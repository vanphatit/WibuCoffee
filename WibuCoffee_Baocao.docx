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A7FFBB" w14:textId="71ADC36C" w:rsidR="009673B0" w:rsidRPr="00354A29" w:rsidRDefault="00AA6D16" w:rsidP="00AA6D16">
      <w:pPr>
        <w:jc w:val="center"/>
        <w:rPr>
          <w:rFonts w:ascii="Times New Roman" w:hAnsi="Times New Roman" w:cs="Times New Roman"/>
          <w:b/>
          <w:sz w:val="28"/>
          <w:szCs w:val="28"/>
        </w:rPr>
      </w:pPr>
      <w:bookmarkStart w:id="0" w:name="_Hlk165181170"/>
      <w:bookmarkEnd w:id="0"/>
      <w:r w:rsidRPr="00354A29">
        <w:rPr>
          <w:rFonts w:ascii="Times New Roman" w:hAnsi="Times New Roman" w:cs="Times New Roman"/>
          <w:b/>
          <w:sz w:val="28"/>
          <w:szCs w:val="28"/>
        </w:rPr>
        <w:t>TRƯỜNG ĐẠI HỌC SƯ PHẠM KỸ THUẬT THÀNH PHỐ HỒ CHÍ MINH</w:t>
      </w:r>
    </w:p>
    <w:p w14:paraId="51EE5ECF" w14:textId="2332AEF2" w:rsidR="00AA6D16" w:rsidRPr="00354A29" w:rsidRDefault="00AA6D16" w:rsidP="00AA6D16">
      <w:pPr>
        <w:jc w:val="center"/>
        <w:rPr>
          <w:rFonts w:ascii="Times New Roman" w:hAnsi="Times New Roman" w:cs="Times New Roman"/>
          <w:b/>
          <w:sz w:val="28"/>
          <w:szCs w:val="28"/>
        </w:rPr>
      </w:pPr>
      <w:r w:rsidRPr="00354A29">
        <w:rPr>
          <w:rFonts w:ascii="Times New Roman" w:hAnsi="Times New Roman" w:cs="Times New Roman"/>
          <w:b/>
          <w:sz w:val="28"/>
          <w:szCs w:val="28"/>
        </w:rPr>
        <w:t>KHOA CÔNG NGHỆ THÔNG TIN</w:t>
      </w:r>
    </w:p>
    <w:p w14:paraId="1FCA6743" w14:textId="4C838131" w:rsidR="00AA6D16" w:rsidRPr="00354A29" w:rsidRDefault="00AA6D16" w:rsidP="00AA6D16">
      <w:pPr>
        <w:jc w:val="center"/>
        <w:rPr>
          <w:rFonts w:ascii="Times New Roman" w:hAnsi="Times New Roman" w:cs="Times New Roman"/>
          <w:b/>
          <w:sz w:val="28"/>
          <w:szCs w:val="28"/>
        </w:rPr>
      </w:pPr>
      <w:r w:rsidRPr="00354A29">
        <w:rPr>
          <w:rFonts w:ascii="Times New Roman" w:hAnsi="Times New Roman" w:cs="Times New Roman"/>
          <w:b/>
          <w:sz w:val="28"/>
          <w:szCs w:val="28"/>
        </w:rPr>
        <w:t>BỘ MÔN HỆ THỐNG THÔNG TIN</w:t>
      </w:r>
    </w:p>
    <w:p w14:paraId="5907DDB5" w14:textId="2C1C2FC1" w:rsidR="00AA6D16" w:rsidRPr="00354A29" w:rsidRDefault="00AA6D16" w:rsidP="00AA6D16">
      <w:pPr>
        <w:jc w:val="center"/>
        <w:rPr>
          <w:rFonts w:ascii="Times New Roman" w:hAnsi="Times New Roman" w:cs="Times New Roman"/>
          <w:b/>
          <w:sz w:val="28"/>
          <w:szCs w:val="28"/>
        </w:rPr>
      </w:pPr>
      <w:r w:rsidRPr="00354A29">
        <w:rPr>
          <w:rFonts w:ascii="Times New Roman" w:hAnsi="Times New Roman" w:cs="Times New Roman"/>
          <w:b/>
          <w:sz w:val="28"/>
          <w:szCs w:val="28"/>
        </w:rPr>
        <w:t>-----….-----</w:t>
      </w:r>
    </w:p>
    <w:p w14:paraId="2EFF93D9" w14:textId="157459C6" w:rsidR="00AA6D16" w:rsidRPr="00354A29" w:rsidRDefault="00AA6D16" w:rsidP="00AA6D16">
      <w:pPr>
        <w:jc w:val="center"/>
        <w:rPr>
          <w:rFonts w:ascii="Times New Roman" w:hAnsi="Times New Roman" w:cs="Times New Roman"/>
          <w:b/>
          <w:bCs/>
          <w:sz w:val="28"/>
          <w:szCs w:val="28"/>
        </w:rPr>
      </w:pPr>
      <w:r w:rsidRPr="00354A29">
        <w:rPr>
          <w:rFonts w:ascii="Times New Roman" w:hAnsi="Times New Roman" w:cs="Times New Roman"/>
          <w:b/>
          <w:sz w:val="28"/>
          <w:szCs w:val="28"/>
        </w:rPr>
        <w:drawing>
          <wp:inline distT="0" distB="0" distL="0" distR="0" wp14:anchorId="6662DFBD" wp14:editId="4C0A5D5E">
            <wp:extent cx="2436223" cy="1996660"/>
            <wp:effectExtent l="0" t="0" r="2540" b="3810"/>
            <wp:docPr id="440112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46602" cy="2005166"/>
                    </a:xfrm>
                    <a:prstGeom prst="rect">
                      <a:avLst/>
                    </a:prstGeom>
                    <a:noFill/>
                    <a:ln>
                      <a:noFill/>
                    </a:ln>
                  </pic:spPr>
                </pic:pic>
              </a:graphicData>
            </a:graphic>
          </wp:inline>
        </w:drawing>
      </w:r>
    </w:p>
    <w:p w14:paraId="67104D8C" w14:textId="77777777" w:rsidR="00AA6D16" w:rsidRPr="00354A29" w:rsidRDefault="00AA6D16" w:rsidP="00AA6D16">
      <w:pPr>
        <w:jc w:val="center"/>
        <w:rPr>
          <w:rFonts w:ascii="Times New Roman" w:hAnsi="Times New Roman" w:cs="Times New Roman"/>
          <w:b/>
          <w:bCs/>
          <w:sz w:val="28"/>
          <w:szCs w:val="28"/>
        </w:rPr>
      </w:pPr>
    </w:p>
    <w:p w14:paraId="23BF27DC" w14:textId="38491751" w:rsidR="00AA6D16" w:rsidRPr="00354A29" w:rsidRDefault="00AA6D16" w:rsidP="00AA6D16">
      <w:pPr>
        <w:jc w:val="center"/>
        <w:rPr>
          <w:rFonts w:ascii="Times New Roman" w:hAnsi="Times New Roman" w:cs="Times New Roman"/>
          <w:b/>
          <w:bCs/>
          <w:sz w:val="28"/>
          <w:szCs w:val="28"/>
        </w:rPr>
      </w:pPr>
      <w:r w:rsidRPr="00354A29">
        <w:rPr>
          <w:rFonts w:ascii="Times New Roman" w:hAnsi="Times New Roman" w:cs="Times New Roman"/>
          <w:b/>
          <w:bCs/>
          <w:sz w:val="28"/>
          <w:szCs w:val="28"/>
        </w:rPr>
        <w:t>ĐỀ TÀI CUỐI KÌ MÔN HỆ QUẢN TRỊ CSDL</w:t>
      </w:r>
    </w:p>
    <w:p w14:paraId="75F5101D" w14:textId="77777777" w:rsidR="00AA6D16" w:rsidRPr="00354A29" w:rsidRDefault="00AA6D16" w:rsidP="00AA6D16">
      <w:pPr>
        <w:rPr>
          <w:rFonts w:ascii="Times New Roman" w:hAnsi="Times New Roman" w:cs="Times New Roman"/>
          <w:b/>
          <w:bCs/>
          <w:sz w:val="28"/>
          <w:szCs w:val="28"/>
          <w:u w:val="single"/>
        </w:rPr>
      </w:pPr>
    </w:p>
    <w:p w14:paraId="683AE7E6" w14:textId="2EDD2C31" w:rsidR="00AA6D16" w:rsidRPr="00354A29" w:rsidRDefault="00AA6D16" w:rsidP="00AA6D16">
      <w:pPr>
        <w:rPr>
          <w:rFonts w:ascii="Times New Roman" w:hAnsi="Times New Roman" w:cs="Times New Roman"/>
          <w:b/>
          <w:bCs/>
          <w:sz w:val="28"/>
          <w:szCs w:val="28"/>
          <w:u w:val="single"/>
        </w:rPr>
      </w:pPr>
      <w:r w:rsidRPr="00354A29">
        <w:rPr>
          <w:rFonts w:ascii="Times New Roman" w:hAnsi="Times New Roman" w:cs="Times New Roman"/>
          <w:b/>
          <w:bCs/>
          <w:sz w:val="28"/>
          <w:szCs w:val="28"/>
          <w:u w:val="single"/>
        </w:rPr>
        <w:t>TÊN ĐỀ TÀI:</w:t>
      </w:r>
    </w:p>
    <w:p w14:paraId="4DCA375B" w14:textId="1CDC0A2C" w:rsidR="00AA6D16" w:rsidRPr="00354A29" w:rsidRDefault="00AA6D16" w:rsidP="00AA6D16">
      <w:pPr>
        <w:jc w:val="center"/>
        <w:rPr>
          <w:rFonts w:ascii="Times New Roman" w:hAnsi="Times New Roman" w:cs="Times New Roman"/>
          <w:b/>
          <w:bCs/>
          <w:sz w:val="28"/>
          <w:szCs w:val="28"/>
        </w:rPr>
      </w:pPr>
      <w:r w:rsidRPr="00354A29">
        <w:rPr>
          <w:rFonts w:ascii="Times New Roman" w:hAnsi="Times New Roman" w:cs="Times New Roman"/>
          <w:b/>
          <w:bCs/>
          <w:sz w:val="28"/>
          <w:szCs w:val="28"/>
        </w:rPr>
        <w:t>QUẢN LÝ QUÁN CAFÉ “WIBU COFFEE”</w:t>
      </w:r>
    </w:p>
    <w:p w14:paraId="64484CEB" w14:textId="016D1865" w:rsidR="00AA6D16" w:rsidRPr="00354A29" w:rsidRDefault="00AA6D16" w:rsidP="00AA6D16">
      <w:pPr>
        <w:tabs>
          <w:tab w:val="left" w:pos="4770"/>
        </w:tabs>
        <w:rPr>
          <w:rFonts w:ascii="Times New Roman" w:hAnsi="Times New Roman" w:cs="Times New Roman"/>
          <w:b/>
          <w:bCs/>
          <w:sz w:val="28"/>
          <w:szCs w:val="28"/>
        </w:rPr>
      </w:pPr>
      <w:r w:rsidRPr="00354A29">
        <w:rPr>
          <w:rFonts w:ascii="Times New Roman" w:hAnsi="Times New Roman" w:cs="Times New Roman"/>
          <w:b/>
          <w:bCs/>
          <w:sz w:val="28"/>
          <w:szCs w:val="28"/>
        </w:rPr>
        <w:tab/>
        <w:t xml:space="preserve">GVHD: </w:t>
      </w:r>
      <w:r w:rsidRPr="00354A29">
        <w:rPr>
          <w:rFonts w:ascii="Times New Roman" w:hAnsi="Times New Roman" w:cs="Times New Roman"/>
          <w:i/>
          <w:iCs/>
          <w:sz w:val="28"/>
          <w:szCs w:val="28"/>
        </w:rPr>
        <w:t>TS. Nguyễn Thành Sơn</w:t>
      </w:r>
    </w:p>
    <w:p w14:paraId="695D299B" w14:textId="6EA4E39A" w:rsidR="00AA6D16" w:rsidRPr="00354A29" w:rsidRDefault="00AA6D16" w:rsidP="00AA6D16">
      <w:pPr>
        <w:tabs>
          <w:tab w:val="left" w:pos="4770"/>
        </w:tabs>
        <w:rPr>
          <w:rFonts w:ascii="Times New Roman" w:hAnsi="Times New Roman" w:cs="Times New Roman"/>
          <w:b/>
          <w:bCs/>
          <w:sz w:val="28"/>
          <w:szCs w:val="28"/>
        </w:rPr>
      </w:pPr>
      <w:r w:rsidRPr="00354A29">
        <w:rPr>
          <w:rFonts w:ascii="Times New Roman" w:hAnsi="Times New Roman" w:cs="Times New Roman"/>
          <w:b/>
          <w:bCs/>
          <w:sz w:val="28"/>
          <w:szCs w:val="28"/>
        </w:rPr>
        <w:tab/>
        <w:t xml:space="preserve">Lớp HP: </w:t>
      </w:r>
      <w:r w:rsidRPr="00354A29">
        <w:rPr>
          <w:rFonts w:ascii="Times New Roman" w:hAnsi="Times New Roman" w:cs="Times New Roman"/>
          <w:i/>
          <w:iCs/>
          <w:sz w:val="28"/>
          <w:szCs w:val="28"/>
        </w:rPr>
        <w:t>DBMS330284_23_2_03CLC</w:t>
      </w:r>
    </w:p>
    <w:p w14:paraId="2B523EC8" w14:textId="0D2FBE58" w:rsidR="00AA6D16" w:rsidRPr="00354A29" w:rsidRDefault="00AA6D16" w:rsidP="00AA6D16">
      <w:pPr>
        <w:tabs>
          <w:tab w:val="left" w:pos="4770"/>
        </w:tabs>
        <w:rPr>
          <w:rFonts w:ascii="Times New Roman" w:hAnsi="Times New Roman" w:cs="Times New Roman"/>
          <w:b/>
          <w:bCs/>
          <w:sz w:val="28"/>
          <w:szCs w:val="28"/>
        </w:rPr>
      </w:pPr>
      <w:r w:rsidRPr="00354A29">
        <w:rPr>
          <w:rFonts w:ascii="Times New Roman" w:hAnsi="Times New Roman" w:cs="Times New Roman"/>
          <w:b/>
          <w:bCs/>
          <w:sz w:val="28"/>
          <w:szCs w:val="28"/>
        </w:rPr>
        <w:tab/>
        <w:t xml:space="preserve">Nhóm thực hiện: </w:t>
      </w:r>
      <w:r w:rsidRPr="00354A29">
        <w:rPr>
          <w:rFonts w:ascii="Times New Roman" w:hAnsi="Times New Roman" w:cs="Times New Roman"/>
          <w:i/>
          <w:iCs/>
          <w:sz w:val="28"/>
          <w:szCs w:val="28"/>
        </w:rPr>
        <w:t>Nhóm 02</w:t>
      </w:r>
    </w:p>
    <w:p w14:paraId="2A1E67E0" w14:textId="720E4911" w:rsidR="00AA6D16" w:rsidRPr="00354A29" w:rsidRDefault="00AA6D16" w:rsidP="00AA6D16">
      <w:pPr>
        <w:tabs>
          <w:tab w:val="left" w:pos="4770"/>
        </w:tabs>
        <w:rPr>
          <w:rFonts w:ascii="Times New Roman" w:hAnsi="Times New Roman" w:cs="Times New Roman"/>
          <w:b/>
          <w:bCs/>
          <w:sz w:val="28"/>
          <w:szCs w:val="28"/>
        </w:rPr>
      </w:pPr>
      <w:r w:rsidRPr="00354A29">
        <w:rPr>
          <w:rFonts w:ascii="Times New Roman" w:hAnsi="Times New Roman" w:cs="Times New Roman"/>
          <w:b/>
          <w:bCs/>
          <w:sz w:val="28"/>
          <w:szCs w:val="28"/>
        </w:rPr>
        <w:tab/>
        <w:t xml:space="preserve">Học kỳ: </w:t>
      </w:r>
      <w:r w:rsidRPr="00354A29">
        <w:rPr>
          <w:rFonts w:ascii="Times New Roman" w:hAnsi="Times New Roman" w:cs="Times New Roman"/>
          <w:i/>
          <w:iCs/>
          <w:sz w:val="28"/>
          <w:szCs w:val="28"/>
        </w:rPr>
        <w:t>2</w:t>
      </w:r>
    </w:p>
    <w:p w14:paraId="4AA3563B" w14:textId="14D9D558" w:rsidR="00AA6D16" w:rsidRPr="00354A29" w:rsidRDefault="00AA6D16" w:rsidP="00AA6D16">
      <w:pPr>
        <w:tabs>
          <w:tab w:val="left" w:pos="4770"/>
        </w:tabs>
        <w:rPr>
          <w:rFonts w:ascii="Times New Roman" w:hAnsi="Times New Roman" w:cs="Times New Roman"/>
          <w:b/>
          <w:bCs/>
          <w:sz w:val="28"/>
          <w:szCs w:val="28"/>
        </w:rPr>
      </w:pPr>
      <w:r w:rsidRPr="00354A29">
        <w:rPr>
          <w:rFonts w:ascii="Times New Roman" w:hAnsi="Times New Roman" w:cs="Times New Roman"/>
          <w:b/>
          <w:bCs/>
          <w:sz w:val="28"/>
          <w:szCs w:val="28"/>
        </w:rPr>
        <w:tab/>
        <w:t xml:space="preserve">Năm học: </w:t>
      </w:r>
      <w:r w:rsidRPr="00354A29">
        <w:rPr>
          <w:rFonts w:ascii="Times New Roman" w:hAnsi="Times New Roman" w:cs="Times New Roman"/>
          <w:i/>
          <w:iCs/>
          <w:sz w:val="28"/>
          <w:szCs w:val="28"/>
        </w:rPr>
        <w:t>2023 – 2024</w:t>
      </w:r>
    </w:p>
    <w:p w14:paraId="66612804" w14:textId="77777777" w:rsidR="00AA6D16" w:rsidRPr="00354A29" w:rsidRDefault="00AA6D16" w:rsidP="00AA6D16">
      <w:pPr>
        <w:tabs>
          <w:tab w:val="left" w:pos="4770"/>
        </w:tabs>
        <w:rPr>
          <w:rFonts w:ascii="Times New Roman" w:hAnsi="Times New Roman" w:cs="Times New Roman"/>
          <w:b/>
          <w:bCs/>
          <w:sz w:val="28"/>
          <w:szCs w:val="28"/>
        </w:rPr>
      </w:pPr>
    </w:p>
    <w:p w14:paraId="7F047DB7" w14:textId="77777777" w:rsidR="00AA6D16" w:rsidRPr="00354A29" w:rsidRDefault="00AA6D16" w:rsidP="00AA6D16">
      <w:pPr>
        <w:tabs>
          <w:tab w:val="left" w:pos="4770"/>
        </w:tabs>
        <w:rPr>
          <w:rFonts w:ascii="Times New Roman" w:hAnsi="Times New Roman" w:cs="Times New Roman"/>
          <w:b/>
          <w:bCs/>
          <w:sz w:val="28"/>
          <w:szCs w:val="28"/>
        </w:rPr>
      </w:pPr>
    </w:p>
    <w:p w14:paraId="45D0165B" w14:textId="77777777" w:rsidR="00AA6D16" w:rsidRPr="00354A29" w:rsidRDefault="00AA6D16" w:rsidP="00AA6D16">
      <w:pPr>
        <w:tabs>
          <w:tab w:val="left" w:pos="4770"/>
        </w:tabs>
        <w:rPr>
          <w:rFonts w:ascii="Times New Roman" w:hAnsi="Times New Roman" w:cs="Times New Roman"/>
          <w:b/>
          <w:bCs/>
          <w:sz w:val="28"/>
          <w:szCs w:val="28"/>
        </w:rPr>
      </w:pPr>
    </w:p>
    <w:p w14:paraId="3AAAD430" w14:textId="77777777" w:rsidR="00AA6D16" w:rsidRPr="00354A29" w:rsidRDefault="00AA6D16" w:rsidP="00AA6D16">
      <w:pPr>
        <w:tabs>
          <w:tab w:val="left" w:pos="4770"/>
        </w:tabs>
        <w:rPr>
          <w:rFonts w:ascii="Times New Roman" w:hAnsi="Times New Roman" w:cs="Times New Roman"/>
          <w:b/>
          <w:bCs/>
          <w:sz w:val="28"/>
          <w:szCs w:val="28"/>
        </w:rPr>
      </w:pPr>
    </w:p>
    <w:p w14:paraId="0CF2C790" w14:textId="58750D56" w:rsidR="00AA6D16" w:rsidRPr="00354A29" w:rsidRDefault="00AA6D16" w:rsidP="00AA6D16">
      <w:pPr>
        <w:tabs>
          <w:tab w:val="left" w:pos="4770"/>
        </w:tabs>
        <w:jc w:val="center"/>
        <w:rPr>
          <w:rFonts w:ascii="Times New Roman" w:hAnsi="Times New Roman" w:cs="Times New Roman"/>
          <w:sz w:val="28"/>
          <w:szCs w:val="28"/>
        </w:rPr>
      </w:pPr>
      <w:r w:rsidRPr="00354A29">
        <w:rPr>
          <w:rFonts w:ascii="Times New Roman" w:hAnsi="Times New Roman" w:cs="Times New Roman"/>
          <w:sz w:val="28"/>
          <w:szCs w:val="28"/>
        </w:rPr>
        <w:t xml:space="preserve">Thành phố Hồ Chí Minh, tháng </w:t>
      </w:r>
      <w:r w:rsidR="00B76B0C">
        <w:rPr>
          <w:rFonts w:ascii="Times New Roman" w:hAnsi="Times New Roman" w:cs="Times New Roman"/>
          <w:sz w:val="28"/>
          <w:szCs w:val="28"/>
          <w:lang w:val="en-US"/>
        </w:rPr>
        <w:t>5</w:t>
      </w:r>
      <w:r w:rsidRPr="00354A29">
        <w:rPr>
          <w:rFonts w:ascii="Times New Roman" w:hAnsi="Times New Roman" w:cs="Times New Roman"/>
          <w:sz w:val="28"/>
          <w:szCs w:val="28"/>
        </w:rPr>
        <w:t>, năm 2024</w:t>
      </w:r>
    </w:p>
    <w:p w14:paraId="48435112" w14:textId="598A0D88" w:rsidR="00AA6D16" w:rsidRPr="00354A29" w:rsidRDefault="00AA6D16">
      <w:pPr>
        <w:rPr>
          <w:rFonts w:ascii="Times New Roman" w:hAnsi="Times New Roman" w:cs="Times New Roman"/>
          <w:sz w:val="28"/>
          <w:szCs w:val="28"/>
        </w:rPr>
      </w:pPr>
      <w:r w:rsidRPr="00354A29">
        <w:rPr>
          <w:rFonts w:ascii="Times New Roman" w:hAnsi="Times New Roman" w:cs="Times New Roman"/>
          <w:sz w:val="28"/>
          <w:szCs w:val="28"/>
        </w:rPr>
        <w:lastRenderedPageBreak/>
        <w:br w:type="page"/>
      </w:r>
    </w:p>
    <w:p w14:paraId="20360D20" w14:textId="5613D906" w:rsidR="00AA6D16" w:rsidRPr="00354A29" w:rsidRDefault="00AA6D16" w:rsidP="00AA6D16">
      <w:pPr>
        <w:tabs>
          <w:tab w:val="left" w:pos="4770"/>
        </w:tabs>
        <w:jc w:val="center"/>
        <w:rPr>
          <w:rFonts w:ascii="Times New Roman" w:hAnsi="Times New Roman" w:cs="Times New Roman"/>
          <w:b/>
          <w:bCs/>
          <w:sz w:val="28"/>
          <w:szCs w:val="28"/>
        </w:rPr>
      </w:pPr>
      <w:r w:rsidRPr="00354A29">
        <w:rPr>
          <w:rFonts w:ascii="Times New Roman" w:hAnsi="Times New Roman" w:cs="Times New Roman"/>
          <w:b/>
          <w:bCs/>
          <w:sz w:val="28"/>
          <w:szCs w:val="28"/>
        </w:rPr>
        <w:lastRenderedPageBreak/>
        <w:t>DANH SÁCH SINH VIÊN NHÓM THỰC HIỆN</w:t>
      </w:r>
    </w:p>
    <w:p w14:paraId="1C681D3A" w14:textId="417F31B5" w:rsidR="00AA6D16" w:rsidRPr="00354A29" w:rsidRDefault="00AA6D16" w:rsidP="00AA6D16">
      <w:pPr>
        <w:tabs>
          <w:tab w:val="left" w:pos="4770"/>
        </w:tabs>
        <w:jc w:val="center"/>
        <w:rPr>
          <w:rFonts w:ascii="Times New Roman" w:hAnsi="Times New Roman" w:cs="Times New Roman"/>
          <w:b/>
          <w:bCs/>
          <w:sz w:val="28"/>
          <w:szCs w:val="28"/>
        </w:rPr>
      </w:pPr>
      <w:r w:rsidRPr="00354A29">
        <w:rPr>
          <w:rFonts w:ascii="Times New Roman" w:hAnsi="Times New Roman" w:cs="Times New Roman"/>
          <w:b/>
          <w:bCs/>
          <w:sz w:val="28"/>
          <w:szCs w:val="28"/>
        </w:rPr>
        <w:t>Học kì 2 NĂM HỌC 2023 – 2024</w:t>
      </w:r>
    </w:p>
    <w:p w14:paraId="4B8F7C8B" w14:textId="7C1AD841" w:rsidR="00AA6D16" w:rsidRPr="00354A29" w:rsidRDefault="00AA6D16" w:rsidP="00AA6D16">
      <w:pPr>
        <w:tabs>
          <w:tab w:val="left" w:pos="4770"/>
        </w:tabs>
        <w:jc w:val="center"/>
        <w:rPr>
          <w:rFonts w:ascii="Times New Roman" w:hAnsi="Times New Roman" w:cs="Times New Roman"/>
          <w:b/>
          <w:bCs/>
          <w:sz w:val="28"/>
          <w:szCs w:val="28"/>
        </w:rPr>
      </w:pPr>
      <w:r w:rsidRPr="00354A29">
        <w:rPr>
          <w:rFonts w:ascii="Times New Roman" w:hAnsi="Times New Roman" w:cs="Times New Roman"/>
          <w:b/>
          <w:bCs/>
          <w:sz w:val="28"/>
          <w:szCs w:val="28"/>
        </w:rPr>
        <w:t>Nhóm 02</w:t>
      </w:r>
    </w:p>
    <w:p w14:paraId="3BDD721F" w14:textId="497B6F58" w:rsidR="00AA6D16" w:rsidRPr="00354A29" w:rsidRDefault="00AA6D16" w:rsidP="00AA6D16">
      <w:pPr>
        <w:tabs>
          <w:tab w:val="left" w:pos="4770"/>
        </w:tabs>
        <w:rPr>
          <w:rFonts w:ascii="Times New Roman" w:hAnsi="Times New Roman" w:cs="Times New Roman"/>
          <w:b/>
          <w:bCs/>
          <w:i/>
          <w:iCs/>
          <w:sz w:val="28"/>
          <w:szCs w:val="28"/>
        </w:rPr>
      </w:pPr>
      <w:r w:rsidRPr="00354A29">
        <w:rPr>
          <w:rFonts w:ascii="Times New Roman" w:hAnsi="Times New Roman" w:cs="Times New Roman"/>
          <w:b/>
          <w:bCs/>
          <w:i/>
          <w:iCs/>
          <w:sz w:val="28"/>
          <w:szCs w:val="28"/>
        </w:rPr>
        <w:t>Đề tài: Quản lý quán café “Wibu Coffee”</w:t>
      </w:r>
    </w:p>
    <w:tbl>
      <w:tblPr>
        <w:tblStyle w:val="TableGrid"/>
        <w:tblW w:w="0" w:type="auto"/>
        <w:tblLook w:val="04A0" w:firstRow="1" w:lastRow="0" w:firstColumn="1" w:lastColumn="0" w:noHBand="0" w:noVBand="1"/>
      </w:tblPr>
      <w:tblGrid>
        <w:gridCol w:w="2245"/>
        <w:gridCol w:w="3330"/>
      </w:tblGrid>
      <w:tr w:rsidR="00AA6D16" w:rsidRPr="00354A29" w14:paraId="43EABE3B" w14:textId="77777777" w:rsidTr="00AA6D16">
        <w:tc>
          <w:tcPr>
            <w:tcW w:w="2245" w:type="dxa"/>
            <w:vAlign w:val="center"/>
          </w:tcPr>
          <w:p w14:paraId="4D812CAD" w14:textId="6C6B6427" w:rsidR="00AA6D16" w:rsidRPr="00354A29" w:rsidRDefault="00AA6D16" w:rsidP="00AA6D16">
            <w:pPr>
              <w:tabs>
                <w:tab w:val="left" w:pos="4770"/>
              </w:tabs>
              <w:spacing w:before="120" w:after="120"/>
              <w:jc w:val="center"/>
              <w:rPr>
                <w:rFonts w:ascii="Times New Roman" w:hAnsi="Times New Roman" w:cs="Times New Roman"/>
                <w:sz w:val="28"/>
                <w:szCs w:val="28"/>
              </w:rPr>
            </w:pPr>
            <w:r w:rsidRPr="00354A29">
              <w:rPr>
                <w:rFonts w:ascii="Times New Roman" w:hAnsi="Times New Roman" w:cs="Times New Roman"/>
                <w:sz w:val="28"/>
                <w:szCs w:val="28"/>
              </w:rPr>
              <w:t>22110205</w:t>
            </w:r>
          </w:p>
        </w:tc>
        <w:tc>
          <w:tcPr>
            <w:tcW w:w="3330" w:type="dxa"/>
            <w:vAlign w:val="center"/>
          </w:tcPr>
          <w:p w14:paraId="6F9BB7E5" w14:textId="289B7D09" w:rsidR="00AA6D16" w:rsidRPr="00354A29" w:rsidRDefault="00AA6D16" w:rsidP="00AA6D16">
            <w:pPr>
              <w:tabs>
                <w:tab w:val="left" w:pos="4770"/>
              </w:tabs>
              <w:spacing w:before="120" w:after="120"/>
              <w:jc w:val="center"/>
              <w:rPr>
                <w:rFonts w:ascii="Times New Roman" w:hAnsi="Times New Roman" w:cs="Times New Roman"/>
                <w:sz w:val="28"/>
                <w:szCs w:val="28"/>
              </w:rPr>
            </w:pPr>
            <w:r w:rsidRPr="00354A29">
              <w:rPr>
                <w:rFonts w:ascii="Times New Roman" w:hAnsi="Times New Roman" w:cs="Times New Roman"/>
                <w:sz w:val="28"/>
                <w:szCs w:val="28"/>
              </w:rPr>
              <w:t>Lê Duy Phương</w:t>
            </w:r>
          </w:p>
        </w:tc>
      </w:tr>
      <w:tr w:rsidR="00AA6D16" w:rsidRPr="00354A29" w14:paraId="39E6BF08" w14:textId="77777777" w:rsidTr="00AA6D16">
        <w:tc>
          <w:tcPr>
            <w:tcW w:w="2245" w:type="dxa"/>
            <w:vAlign w:val="center"/>
          </w:tcPr>
          <w:p w14:paraId="1F90C8F5" w14:textId="3D33035B" w:rsidR="00AA6D16" w:rsidRPr="00354A29" w:rsidRDefault="00AA6D16" w:rsidP="00AA6D16">
            <w:pPr>
              <w:tabs>
                <w:tab w:val="left" w:pos="4770"/>
              </w:tabs>
              <w:spacing w:before="120" w:after="120"/>
              <w:jc w:val="center"/>
              <w:rPr>
                <w:rFonts w:ascii="Times New Roman" w:hAnsi="Times New Roman" w:cs="Times New Roman"/>
                <w:sz w:val="28"/>
                <w:szCs w:val="28"/>
              </w:rPr>
            </w:pPr>
            <w:r w:rsidRPr="00354A29">
              <w:rPr>
                <w:rFonts w:ascii="Times New Roman" w:hAnsi="Times New Roman" w:cs="Times New Roman"/>
                <w:sz w:val="28"/>
                <w:szCs w:val="28"/>
              </w:rPr>
              <w:t>22110196</w:t>
            </w:r>
          </w:p>
        </w:tc>
        <w:tc>
          <w:tcPr>
            <w:tcW w:w="3330" w:type="dxa"/>
            <w:vAlign w:val="center"/>
          </w:tcPr>
          <w:p w14:paraId="107A2B95" w14:textId="1DA4B2B0" w:rsidR="00AA6D16" w:rsidRPr="00354A29" w:rsidRDefault="00AA6D16" w:rsidP="00AA6D16">
            <w:pPr>
              <w:tabs>
                <w:tab w:val="left" w:pos="4770"/>
              </w:tabs>
              <w:spacing w:before="120" w:after="120"/>
              <w:jc w:val="center"/>
              <w:rPr>
                <w:rFonts w:ascii="Times New Roman" w:hAnsi="Times New Roman" w:cs="Times New Roman"/>
                <w:sz w:val="28"/>
                <w:szCs w:val="28"/>
              </w:rPr>
            </w:pPr>
            <w:r w:rsidRPr="00354A29">
              <w:rPr>
                <w:rFonts w:ascii="Times New Roman" w:hAnsi="Times New Roman" w:cs="Times New Roman"/>
                <w:sz w:val="28"/>
                <w:szCs w:val="28"/>
              </w:rPr>
              <w:t>Lê Văn Phát</w:t>
            </w:r>
          </w:p>
        </w:tc>
      </w:tr>
      <w:tr w:rsidR="00AA6D16" w:rsidRPr="00354A29" w14:paraId="72C6B6BA" w14:textId="77777777" w:rsidTr="00AA6D16">
        <w:tc>
          <w:tcPr>
            <w:tcW w:w="2245" w:type="dxa"/>
            <w:vAlign w:val="center"/>
          </w:tcPr>
          <w:p w14:paraId="643B6FD1" w14:textId="3D429027" w:rsidR="00AA6D16" w:rsidRPr="00354A29" w:rsidRDefault="00AA6D16" w:rsidP="00AA6D16">
            <w:pPr>
              <w:tabs>
                <w:tab w:val="left" w:pos="4770"/>
              </w:tabs>
              <w:spacing w:before="120" w:after="120"/>
              <w:jc w:val="center"/>
              <w:rPr>
                <w:rFonts w:ascii="Times New Roman" w:hAnsi="Times New Roman" w:cs="Times New Roman"/>
                <w:sz w:val="28"/>
                <w:szCs w:val="28"/>
              </w:rPr>
            </w:pPr>
            <w:r w:rsidRPr="00354A29">
              <w:rPr>
                <w:rFonts w:ascii="Times New Roman" w:hAnsi="Times New Roman" w:cs="Times New Roman"/>
                <w:sz w:val="28"/>
                <w:szCs w:val="28"/>
              </w:rPr>
              <w:t>22110118</w:t>
            </w:r>
          </w:p>
        </w:tc>
        <w:tc>
          <w:tcPr>
            <w:tcW w:w="3330" w:type="dxa"/>
            <w:vAlign w:val="center"/>
          </w:tcPr>
          <w:p w14:paraId="573DA3EE" w14:textId="632EE13D" w:rsidR="00AA6D16" w:rsidRPr="00354A29" w:rsidRDefault="00AA6D16" w:rsidP="00AA6D16">
            <w:pPr>
              <w:tabs>
                <w:tab w:val="left" w:pos="4770"/>
              </w:tabs>
              <w:spacing w:before="120" w:after="120"/>
              <w:jc w:val="center"/>
              <w:rPr>
                <w:rFonts w:ascii="Times New Roman" w:hAnsi="Times New Roman" w:cs="Times New Roman"/>
                <w:sz w:val="28"/>
                <w:szCs w:val="28"/>
              </w:rPr>
            </w:pPr>
            <w:r w:rsidRPr="00354A29">
              <w:rPr>
                <w:rFonts w:ascii="Times New Roman" w:hAnsi="Times New Roman" w:cs="Times New Roman"/>
                <w:sz w:val="28"/>
                <w:szCs w:val="28"/>
              </w:rPr>
              <w:t>Huỳnh Thanh Duy</w:t>
            </w:r>
          </w:p>
        </w:tc>
      </w:tr>
      <w:tr w:rsidR="00AA6D16" w:rsidRPr="00354A29" w14:paraId="09ADCF9C" w14:textId="77777777" w:rsidTr="00AA6D16">
        <w:tc>
          <w:tcPr>
            <w:tcW w:w="2245" w:type="dxa"/>
            <w:vAlign w:val="center"/>
          </w:tcPr>
          <w:p w14:paraId="4C5CF288" w14:textId="3E9B6D84" w:rsidR="00AA6D16" w:rsidRPr="00354A29" w:rsidRDefault="00AA6D16" w:rsidP="00AA6D16">
            <w:pPr>
              <w:tabs>
                <w:tab w:val="left" w:pos="4770"/>
              </w:tabs>
              <w:spacing w:before="120" w:after="120"/>
              <w:jc w:val="center"/>
              <w:rPr>
                <w:rFonts w:ascii="Times New Roman" w:hAnsi="Times New Roman" w:cs="Times New Roman"/>
                <w:sz w:val="28"/>
                <w:szCs w:val="28"/>
              </w:rPr>
            </w:pPr>
            <w:r w:rsidRPr="00354A29">
              <w:rPr>
                <w:rFonts w:ascii="Times New Roman" w:hAnsi="Times New Roman" w:cs="Times New Roman"/>
                <w:sz w:val="28"/>
                <w:szCs w:val="28"/>
              </w:rPr>
              <w:t>22110138</w:t>
            </w:r>
          </w:p>
        </w:tc>
        <w:tc>
          <w:tcPr>
            <w:tcW w:w="3330" w:type="dxa"/>
            <w:vAlign w:val="center"/>
          </w:tcPr>
          <w:p w14:paraId="24D13A14" w14:textId="209AB683" w:rsidR="00AA6D16" w:rsidRPr="00354A29" w:rsidRDefault="00AA6D16" w:rsidP="00AA6D16">
            <w:pPr>
              <w:tabs>
                <w:tab w:val="left" w:pos="4770"/>
              </w:tabs>
              <w:spacing w:before="120" w:after="120"/>
              <w:jc w:val="center"/>
              <w:rPr>
                <w:rFonts w:ascii="Times New Roman" w:hAnsi="Times New Roman" w:cs="Times New Roman"/>
                <w:sz w:val="28"/>
                <w:szCs w:val="28"/>
              </w:rPr>
            </w:pPr>
            <w:r w:rsidRPr="00354A29">
              <w:rPr>
                <w:rFonts w:ascii="Times New Roman" w:hAnsi="Times New Roman" w:cs="Times New Roman"/>
                <w:sz w:val="28"/>
                <w:szCs w:val="28"/>
              </w:rPr>
              <w:t>Nguyễn Trung Hiếu</w:t>
            </w:r>
          </w:p>
        </w:tc>
      </w:tr>
    </w:tbl>
    <w:p w14:paraId="76415272" w14:textId="7D91F2CF" w:rsidR="00AA6D16" w:rsidRPr="00354A29" w:rsidRDefault="00AA6D16" w:rsidP="00AA6D16">
      <w:pPr>
        <w:tabs>
          <w:tab w:val="left" w:pos="4770"/>
        </w:tabs>
        <w:rPr>
          <w:rFonts w:ascii="Times New Roman" w:hAnsi="Times New Roman" w:cs="Times New Roman"/>
          <w:sz w:val="28"/>
          <w:szCs w:val="28"/>
        </w:rPr>
      </w:pPr>
    </w:p>
    <w:p w14:paraId="3E988E25" w14:textId="6EE7DD19" w:rsidR="00AA6D16" w:rsidRPr="00354A29" w:rsidRDefault="00AA6D16" w:rsidP="00AA6D16">
      <w:pPr>
        <w:tabs>
          <w:tab w:val="center" w:pos="6660"/>
        </w:tabs>
        <w:rPr>
          <w:rFonts w:ascii="Times New Roman" w:hAnsi="Times New Roman" w:cs="Times New Roman"/>
          <w:b/>
          <w:bCs/>
          <w:sz w:val="28"/>
          <w:szCs w:val="28"/>
        </w:rPr>
      </w:pPr>
      <w:r w:rsidRPr="00354A29">
        <w:rPr>
          <w:rFonts w:ascii="Times New Roman" w:hAnsi="Times New Roman" w:cs="Times New Roman"/>
          <w:sz w:val="28"/>
          <w:szCs w:val="28"/>
        </w:rPr>
        <w:tab/>
      </w:r>
      <w:r w:rsidRPr="00354A29">
        <w:rPr>
          <w:rFonts w:ascii="Times New Roman" w:hAnsi="Times New Roman" w:cs="Times New Roman"/>
          <w:b/>
          <w:bCs/>
          <w:sz w:val="28"/>
          <w:szCs w:val="28"/>
        </w:rPr>
        <w:t>NHẬN XÉT CỦA GV</w:t>
      </w:r>
    </w:p>
    <w:p w14:paraId="08158E04" w14:textId="1CF4A968" w:rsidR="007E4B1E" w:rsidRPr="00354A29" w:rsidRDefault="00AA6D16" w:rsidP="007E4B1E">
      <w:pPr>
        <w:tabs>
          <w:tab w:val="center" w:pos="6660"/>
        </w:tabs>
        <w:rPr>
          <w:rFonts w:ascii="Times New Roman" w:hAnsi="Times New Roman" w:cs="Times New Roman"/>
          <w:sz w:val="28"/>
          <w:szCs w:val="28"/>
        </w:rPr>
      </w:pPr>
      <w:r w:rsidRPr="00354A29">
        <w:rPr>
          <w:rFonts w:ascii="Times New Roman" w:hAnsi="Times New Roman" w:cs="Times New Roman"/>
          <w:b/>
          <w:bCs/>
          <w:sz w:val="28"/>
          <w:szCs w:val="28"/>
        </w:rPr>
        <w:tab/>
      </w:r>
      <w:r w:rsidR="007E4B1E" w:rsidRPr="00354A29">
        <w:rPr>
          <w:rFonts w:ascii="Times New Roman" w:hAnsi="Times New Roman" w:cs="Times New Roman"/>
          <w:sz w:val="28"/>
          <w:szCs w:val="28"/>
        </w:rPr>
        <w:t>Tp. Hồ Chí Minh, ngày 15, tháng 03, năm 2024</w:t>
      </w:r>
    </w:p>
    <w:p w14:paraId="6DE493C2" w14:textId="77777777" w:rsidR="007E4B1E" w:rsidRPr="00354A29" w:rsidRDefault="007E4B1E" w:rsidP="007E4B1E">
      <w:pPr>
        <w:tabs>
          <w:tab w:val="center" w:pos="6660"/>
        </w:tabs>
        <w:rPr>
          <w:rFonts w:ascii="Times New Roman" w:hAnsi="Times New Roman" w:cs="Times New Roman"/>
          <w:sz w:val="28"/>
          <w:szCs w:val="28"/>
        </w:rPr>
      </w:pPr>
      <w:r w:rsidRPr="00354A29">
        <w:rPr>
          <w:rFonts w:ascii="Times New Roman" w:hAnsi="Times New Roman" w:cs="Times New Roman"/>
          <w:sz w:val="28"/>
          <w:szCs w:val="28"/>
        </w:rPr>
        <w:tab/>
      </w:r>
    </w:p>
    <w:p w14:paraId="6BA17668" w14:textId="77777777" w:rsidR="007E4B1E" w:rsidRPr="00354A29" w:rsidRDefault="007E4B1E" w:rsidP="007E4B1E">
      <w:pPr>
        <w:tabs>
          <w:tab w:val="center" w:pos="6660"/>
        </w:tabs>
        <w:rPr>
          <w:rFonts w:ascii="Times New Roman" w:hAnsi="Times New Roman" w:cs="Times New Roman"/>
          <w:sz w:val="28"/>
          <w:szCs w:val="28"/>
        </w:rPr>
      </w:pPr>
    </w:p>
    <w:p w14:paraId="79DE2C89" w14:textId="77777777" w:rsidR="007E4B1E" w:rsidRPr="00354A29" w:rsidRDefault="007E4B1E" w:rsidP="007E4B1E">
      <w:pPr>
        <w:tabs>
          <w:tab w:val="center" w:pos="6660"/>
        </w:tabs>
        <w:rPr>
          <w:rFonts w:ascii="Times New Roman" w:hAnsi="Times New Roman" w:cs="Times New Roman"/>
          <w:sz w:val="28"/>
          <w:szCs w:val="28"/>
        </w:rPr>
      </w:pPr>
      <w:r w:rsidRPr="00354A29">
        <w:rPr>
          <w:rFonts w:ascii="Times New Roman" w:hAnsi="Times New Roman" w:cs="Times New Roman"/>
          <w:sz w:val="28"/>
          <w:szCs w:val="28"/>
        </w:rPr>
        <w:tab/>
      </w:r>
    </w:p>
    <w:p w14:paraId="10527A91" w14:textId="69A7112A" w:rsidR="00876275" w:rsidRPr="00354A29" w:rsidRDefault="007E4B1E" w:rsidP="007E4B1E">
      <w:pPr>
        <w:tabs>
          <w:tab w:val="center" w:pos="6660"/>
        </w:tabs>
        <w:rPr>
          <w:rFonts w:ascii="Times New Roman" w:hAnsi="Times New Roman" w:cs="Times New Roman"/>
          <w:sz w:val="28"/>
          <w:szCs w:val="28"/>
        </w:rPr>
      </w:pPr>
      <w:r w:rsidRPr="00354A29">
        <w:rPr>
          <w:rFonts w:ascii="Times New Roman" w:hAnsi="Times New Roman" w:cs="Times New Roman"/>
          <w:sz w:val="28"/>
          <w:szCs w:val="28"/>
        </w:rPr>
        <w:tab/>
        <w:t>Giảng viên chấm điểm</w:t>
      </w:r>
    </w:p>
    <w:p w14:paraId="494A5E9C" w14:textId="77777777" w:rsidR="00876275" w:rsidRPr="00354A29" w:rsidRDefault="00876275">
      <w:pPr>
        <w:rPr>
          <w:rFonts w:ascii="Times New Roman" w:hAnsi="Times New Roman" w:cs="Times New Roman"/>
          <w:sz w:val="28"/>
          <w:szCs w:val="28"/>
        </w:rPr>
      </w:pPr>
      <w:r w:rsidRPr="00354A29">
        <w:rPr>
          <w:rFonts w:ascii="Times New Roman" w:hAnsi="Times New Roman" w:cs="Times New Roman"/>
          <w:sz w:val="28"/>
          <w:szCs w:val="28"/>
        </w:rPr>
        <w:br w:type="page"/>
      </w:r>
    </w:p>
    <w:sdt>
      <w:sdtPr>
        <w:rPr>
          <w:rFonts w:ascii="Times New Roman" w:eastAsiaTheme="minorHAnsi" w:hAnsi="Times New Roman" w:cs="Times New Roman"/>
          <w:b/>
          <w:bCs/>
          <w:noProof/>
          <w:color w:val="auto"/>
          <w:kern w:val="2"/>
          <w:sz w:val="28"/>
          <w:szCs w:val="28"/>
          <w:lang w:val="vi-VN"/>
          <w14:ligatures w14:val="standardContextual"/>
        </w:rPr>
        <w:id w:val="187951820"/>
        <w:docPartObj>
          <w:docPartGallery w:val="Table of Contents"/>
          <w:docPartUnique/>
        </w:docPartObj>
      </w:sdtPr>
      <w:sdtEndPr>
        <w:rPr>
          <w:rFonts w:asciiTheme="minorHAnsi" w:hAnsiTheme="minorHAnsi" w:cstheme="minorBidi"/>
          <w:sz w:val="22"/>
          <w:szCs w:val="22"/>
        </w:rPr>
      </w:sdtEndPr>
      <w:sdtContent>
        <w:p w14:paraId="4BC92ED8" w14:textId="3FDA32E1" w:rsidR="00A0113C" w:rsidRPr="00B76B0C" w:rsidRDefault="00A0113C" w:rsidP="00A0113C">
          <w:pPr>
            <w:pStyle w:val="TOCHeading"/>
            <w:jc w:val="center"/>
            <w:rPr>
              <w:rFonts w:ascii="Times New Roman" w:hAnsi="Times New Roman" w:cs="Times New Roman"/>
              <w:b/>
              <w:bCs/>
              <w:color w:val="auto"/>
              <w:sz w:val="28"/>
              <w:szCs w:val="28"/>
            </w:rPr>
          </w:pPr>
          <w:r w:rsidRPr="00B76B0C">
            <w:rPr>
              <w:rFonts w:ascii="Times New Roman" w:hAnsi="Times New Roman" w:cs="Times New Roman"/>
              <w:b/>
              <w:bCs/>
              <w:color w:val="auto"/>
              <w:sz w:val="28"/>
              <w:szCs w:val="28"/>
              <w:lang w:val="vi-VN"/>
            </w:rPr>
            <w:t>MỤC LỤC</w:t>
          </w:r>
        </w:p>
        <w:p w14:paraId="42902BBA" w14:textId="77777777" w:rsidR="00BA4E97" w:rsidRPr="00B76B0C" w:rsidRDefault="00BA4E97" w:rsidP="00BA4E97">
          <w:pPr>
            <w:rPr>
              <w:sz w:val="28"/>
              <w:szCs w:val="28"/>
              <w:lang w:val="en-US"/>
            </w:rPr>
          </w:pPr>
        </w:p>
        <w:p w14:paraId="39AB1DBB" w14:textId="1D522C7F" w:rsidR="00B76B0C" w:rsidRPr="00B76B0C" w:rsidRDefault="00A0113C">
          <w:pPr>
            <w:pStyle w:val="TOC1"/>
            <w:tabs>
              <w:tab w:val="right" w:leader="dot" w:pos="9350"/>
            </w:tabs>
            <w:rPr>
              <w:rFonts w:eastAsiaTheme="minorEastAsia"/>
              <w:sz w:val="28"/>
              <w:szCs w:val="28"/>
              <w:lang w:val="en-US"/>
            </w:rPr>
          </w:pPr>
          <w:r w:rsidRPr="00B76B0C">
            <w:rPr>
              <w:sz w:val="28"/>
              <w:szCs w:val="28"/>
            </w:rPr>
            <w:fldChar w:fldCharType="begin"/>
          </w:r>
          <w:r w:rsidRPr="00B76B0C">
            <w:rPr>
              <w:sz w:val="28"/>
              <w:szCs w:val="28"/>
            </w:rPr>
            <w:instrText xml:space="preserve"> TOC \o "1-3" \h \z \u </w:instrText>
          </w:r>
          <w:r w:rsidRPr="00B76B0C">
            <w:rPr>
              <w:sz w:val="28"/>
              <w:szCs w:val="28"/>
            </w:rPr>
            <w:fldChar w:fldCharType="separate"/>
          </w:r>
          <w:hyperlink w:anchor="_Toc165362067" w:history="1">
            <w:r w:rsidR="00B76B0C" w:rsidRPr="00B76B0C">
              <w:rPr>
                <w:rStyle w:val="Hyperlink"/>
                <w:rFonts w:ascii="Times New Roman" w:hAnsi="Times New Roman" w:cs="Times New Roman"/>
                <w:b/>
                <w:bCs/>
                <w:sz w:val="28"/>
                <w:szCs w:val="28"/>
              </w:rPr>
              <w:t>CHƯƠNG 1: TỔNG QUAN VỀ HỆ THỐNG</w:t>
            </w:r>
            <w:r w:rsidR="00B76B0C" w:rsidRPr="00B76B0C">
              <w:rPr>
                <w:webHidden/>
                <w:sz w:val="28"/>
                <w:szCs w:val="28"/>
              </w:rPr>
              <w:tab/>
            </w:r>
            <w:r w:rsidR="00B76B0C" w:rsidRPr="00B76B0C">
              <w:rPr>
                <w:webHidden/>
                <w:sz w:val="28"/>
                <w:szCs w:val="28"/>
              </w:rPr>
              <w:fldChar w:fldCharType="begin"/>
            </w:r>
            <w:r w:rsidR="00B76B0C" w:rsidRPr="00B76B0C">
              <w:rPr>
                <w:webHidden/>
                <w:sz w:val="28"/>
                <w:szCs w:val="28"/>
              </w:rPr>
              <w:instrText xml:space="preserve"> PAGEREF _Toc165362067 \h </w:instrText>
            </w:r>
            <w:r w:rsidR="00B76B0C" w:rsidRPr="00B76B0C">
              <w:rPr>
                <w:webHidden/>
                <w:sz w:val="28"/>
                <w:szCs w:val="28"/>
              </w:rPr>
            </w:r>
            <w:r w:rsidR="00B76B0C" w:rsidRPr="00B76B0C">
              <w:rPr>
                <w:webHidden/>
                <w:sz w:val="28"/>
                <w:szCs w:val="28"/>
              </w:rPr>
              <w:fldChar w:fldCharType="separate"/>
            </w:r>
            <w:r w:rsidR="00B76B0C" w:rsidRPr="00B76B0C">
              <w:rPr>
                <w:webHidden/>
                <w:sz w:val="28"/>
                <w:szCs w:val="28"/>
              </w:rPr>
              <w:t>1</w:t>
            </w:r>
            <w:r w:rsidR="00B76B0C" w:rsidRPr="00B76B0C">
              <w:rPr>
                <w:webHidden/>
                <w:sz w:val="28"/>
                <w:szCs w:val="28"/>
              </w:rPr>
              <w:fldChar w:fldCharType="end"/>
            </w:r>
          </w:hyperlink>
        </w:p>
        <w:p w14:paraId="74A05690" w14:textId="2A7EBC1F" w:rsidR="00B76B0C" w:rsidRPr="00B76B0C" w:rsidRDefault="00B76B0C">
          <w:pPr>
            <w:pStyle w:val="TOC2"/>
            <w:tabs>
              <w:tab w:val="left" w:pos="720"/>
              <w:tab w:val="right" w:leader="dot" w:pos="9350"/>
            </w:tabs>
            <w:rPr>
              <w:rFonts w:eastAsiaTheme="minorEastAsia"/>
              <w:sz w:val="28"/>
              <w:szCs w:val="28"/>
              <w:lang w:val="en-US"/>
            </w:rPr>
          </w:pPr>
          <w:hyperlink w:anchor="_Toc165362068" w:history="1">
            <w:r w:rsidRPr="00B76B0C">
              <w:rPr>
                <w:rStyle w:val="Hyperlink"/>
                <w:rFonts w:ascii="Times New Roman" w:hAnsi="Times New Roman" w:cs="Times New Roman"/>
                <w:b/>
                <w:bCs/>
                <w:sz w:val="28"/>
                <w:szCs w:val="28"/>
              </w:rPr>
              <w:t>1.</w:t>
            </w:r>
            <w:r w:rsidRPr="00B76B0C">
              <w:rPr>
                <w:rFonts w:eastAsiaTheme="minorEastAsia"/>
                <w:sz w:val="28"/>
                <w:szCs w:val="28"/>
                <w:lang w:val="en-US"/>
              </w:rPr>
              <w:tab/>
            </w:r>
            <w:r w:rsidRPr="00B76B0C">
              <w:rPr>
                <w:rStyle w:val="Hyperlink"/>
                <w:rFonts w:ascii="Times New Roman" w:hAnsi="Times New Roman" w:cs="Times New Roman"/>
                <w:b/>
                <w:bCs/>
                <w:sz w:val="28"/>
                <w:szCs w:val="28"/>
              </w:rPr>
              <w:t>Đặc tả đề tài</w:t>
            </w:r>
            <w:r w:rsidRPr="00B76B0C">
              <w:rPr>
                <w:webHidden/>
                <w:sz w:val="28"/>
                <w:szCs w:val="28"/>
              </w:rPr>
              <w:tab/>
            </w:r>
            <w:r w:rsidRPr="00B76B0C">
              <w:rPr>
                <w:webHidden/>
                <w:sz w:val="28"/>
                <w:szCs w:val="28"/>
              </w:rPr>
              <w:fldChar w:fldCharType="begin"/>
            </w:r>
            <w:r w:rsidRPr="00B76B0C">
              <w:rPr>
                <w:webHidden/>
                <w:sz w:val="28"/>
                <w:szCs w:val="28"/>
              </w:rPr>
              <w:instrText xml:space="preserve"> PAGEREF _Toc165362068 \h </w:instrText>
            </w:r>
            <w:r w:rsidRPr="00B76B0C">
              <w:rPr>
                <w:webHidden/>
                <w:sz w:val="28"/>
                <w:szCs w:val="28"/>
              </w:rPr>
            </w:r>
            <w:r w:rsidRPr="00B76B0C">
              <w:rPr>
                <w:webHidden/>
                <w:sz w:val="28"/>
                <w:szCs w:val="28"/>
              </w:rPr>
              <w:fldChar w:fldCharType="separate"/>
            </w:r>
            <w:r w:rsidRPr="00B76B0C">
              <w:rPr>
                <w:webHidden/>
                <w:sz w:val="28"/>
                <w:szCs w:val="28"/>
              </w:rPr>
              <w:t>1</w:t>
            </w:r>
            <w:r w:rsidRPr="00B76B0C">
              <w:rPr>
                <w:webHidden/>
                <w:sz w:val="28"/>
                <w:szCs w:val="28"/>
              </w:rPr>
              <w:fldChar w:fldCharType="end"/>
            </w:r>
          </w:hyperlink>
        </w:p>
        <w:p w14:paraId="4625C507" w14:textId="6DFA73F5" w:rsidR="00B76B0C" w:rsidRPr="00B76B0C" w:rsidRDefault="00B76B0C">
          <w:pPr>
            <w:pStyle w:val="TOC3"/>
            <w:tabs>
              <w:tab w:val="left" w:pos="1200"/>
              <w:tab w:val="right" w:leader="dot" w:pos="9350"/>
            </w:tabs>
            <w:rPr>
              <w:rFonts w:eastAsiaTheme="minorEastAsia"/>
              <w:sz w:val="28"/>
              <w:szCs w:val="28"/>
              <w:lang w:val="en-US"/>
            </w:rPr>
          </w:pPr>
          <w:hyperlink w:anchor="_Toc165362069" w:history="1">
            <w:r w:rsidRPr="00B76B0C">
              <w:rPr>
                <w:rStyle w:val="Hyperlink"/>
                <w:rFonts w:ascii="Times New Roman" w:hAnsi="Times New Roman" w:cs="Times New Roman"/>
                <w:b/>
                <w:bCs/>
                <w:sz w:val="28"/>
                <w:szCs w:val="28"/>
              </w:rPr>
              <w:t>1.1.</w:t>
            </w:r>
            <w:r w:rsidRPr="00B76B0C">
              <w:rPr>
                <w:rFonts w:eastAsiaTheme="minorEastAsia"/>
                <w:sz w:val="28"/>
                <w:szCs w:val="28"/>
                <w:lang w:val="en-US"/>
              </w:rPr>
              <w:tab/>
            </w:r>
            <w:r w:rsidRPr="00B76B0C">
              <w:rPr>
                <w:rStyle w:val="Hyperlink"/>
                <w:rFonts w:ascii="Times New Roman" w:hAnsi="Times New Roman" w:cs="Times New Roman"/>
                <w:b/>
                <w:bCs/>
                <w:sz w:val="28"/>
                <w:szCs w:val="28"/>
              </w:rPr>
              <w:t>Mô tả bài toán</w:t>
            </w:r>
            <w:r w:rsidRPr="00B76B0C">
              <w:rPr>
                <w:webHidden/>
                <w:sz w:val="28"/>
                <w:szCs w:val="28"/>
              </w:rPr>
              <w:tab/>
            </w:r>
            <w:r w:rsidRPr="00B76B0C">
              <w:rPr>
                <w:webHidden/>
                <w:sz w:val="28"/>
                <w:szCs w:val="28"/>
              </w:rPr>
              <w:fldChar w:fldCharType="begin"/>
            </w:r>
            <w:r w:rsidRPr="00B76B0C">
              <w:rPr>
                <w:webHidden/>
                <w:sz w:val="28"/>
                <w:szCs w:val="28"/>
              </w:rPr>
              <w:instrText xml:space="preserve"> PAGEREF _Toc165362069 \h </w:instrText>
            </w:r>
            <w:r w:rsidRPr="00B76B0C">
              <w:rPr>
                <w:webHidden/>
                <w:sz w:val="28"/>
                <w:szCs w:val="28"/>
              </w:rPr>
            </w:r>
            <w:r w:rsidRPr="00B76B0C">
              <w:rPr>
                <w:webHidden/>
                <w:sz w:val="28"/>
                <w:szCs w:val="28"/>
              </w:rPr>
              <w:fldChar w:fldCharType="separate"/>
            </w:r>
            <w:r w:rsidRPr="00B76B0C">
              <w:rPr>
                <w:webHidden/>
                <w:sz w:val="28"/>
                <w:szCs w:val="28"/>
              </w:rPr>
              <w:t>1</w:t>
            </w:r>
            <w:r w:rsidRPr="00B76B0C">
              <w:rPr>
                <w:webHidden/>
                <w:sz w:val="28"/>
                <w:szCs w:val="28"/>
              </w:rPr>
              <w:fldChar w:fldCharType="end"/>
            </w:r>
          </w:hyperlink>
        </w:p>
        <w:p w14:paraId="32047AFB" w14:textId="67E7BCAA" w:rsidR="00B76B0C" w:rsidRPr="00B76B0C" w:rsidRDefault="00B76B0C">
          <w:pPr>
            <w:pStyle w:val="TOC3"/>
            <w:tabs>
              <w:tab w:val="left" w:pos="1200"/>
              <w:tab w:val="right" w:leader="dot" w:pos="9350"/>
            </w:tabs>
            <w:rPr>
              <w:rFonts w:eastAsiaTheme="minorEastAsia"/>
              <w:sz w:val="28"/>
              <w:szCs w:val="28"/>
              <w:lang w:val="en-US"/>
            </w:rPr>
          </w:pPr>
          <w:hyperlink w:anchor="_Toc165362070" w:history="1">
            <w:r w:rsidRPr="00B76B0C">
              <w:rPr>
                <w:rStyle w:val="Hyperlink"/>
                <w:rFonts w:ascii="Times New Roman" w:hAnsi="Times New Roman" w:cs="Times New Roman"/>
                <w:b/>
                <w:bCs/>
                <w:sz w:val="28"/>
                <w:szCs w:val="28"/>
              </w:rPr>
              <w:t>1.2.</w:t>
            </w:r>
            <w:r w:rsidRPr="00B76B0C">
              <w:rPr>
                <w:rFonts w:eastAsiaTheme="minorEastAsia"/>
                <w:sz w:val="28"/>
                <w:szCs w:val="28"/>
                <w:lang w:val="en-US"/>
              </w:rPr>
              <w:tab/>
            </w:r>
            <w:r w:rsidRPr="00B76B0C">
              <w:rPr>
                <w:rStyle w:val="Hyperlink"/>
                <w:rFonts w:ascii="Times New Roman" w:hAnsi="Times New Roman" w:cs="Times New Roman"/>
                <w:b/>
                <w:bCs/>
                <w:sz w:val="28"/>
                <w:szCs w:val="28"/>
              </w:rPr>
              <w:t>Nghiệp vụ bài toán</w:t>
            </w:r>
            <w:r w:rsidRPr="00B76B0C">
              <w:rPr>
                <w:webHidden/>
                <w:sz w:val="28"/>
                <w:szCs w:val="28"/>
              </w:rPr>
              <w:tab/>
            </w:r>
            <w:r w:rsidRPr="00B76B0C">
              <w:rPr>
                <w:webHidden/>
                <w:sz w:val="28"/>
                <w:szCs w:val="28"/>
              </w:rPr>
              <w:fldChar w:fldCharType="begin"/>
            </w:r>
            <w:r w:rsidRPr="00B76B0C">
              <w:rPr>
                <w:webHidden/>
                <w:sz w:val="28"/>
                <w:szCs w:val="28"/>
              </w:rPr>
              <w:instrText xml:space="preserve"> PAGEREF _Toc165362070 \h </w:instrText>
            </w:r>
            <w:r w:rsidRPr="00B76B0C">
              <w:rPr>
                <w:webHidden/>
                <w:sz w:val="28"/>
                <w:szCs w:val="28"/>
              </w:rPr>
            </w:r>
            <w:r w:rsidRPr="00B76B0C">
              <w:rPr>
                <w:webHidden/>
                <w:sz w:val="28"/>
                <w:szCs w:val="28"/>
              </w:rPr>
              <w:fldChar w:fldCharType="separate"/>
            </w:r>
            <w:r w:rsidRPr="00B76B0C">
              <w:rPr>
                <w:webHidden/>
                <w:sz w:val="28"/>
                <w:szCs w:val="28"/>
              </w:rPr>
              <w:t>4</w:t>
            </w:r>
            <w:r w:rsidRPr="00B76B0C">
              <w:rPr>
                <w:webHidden/>
                <w:sz w:val="28"/>
                <w:szCs w:val="28"/>
              </w:rPr>
              <w:fldChar w:fldCharType="end"/>
            </w:r>
          </w:hyperlink>
        </w:p>
        <w:p w14:paraId="70EEB610" w14:textId="708CF889" w:rsidR="00B76B0C" w:rsidRPr="00B76B0C" w:rsidRDefault="00B76B0C">
          <w:pPr>
            <w:pStyle w:val="TOC3"/>
            <w:tabs>
              <w:tab w:val="left" w:pos="1200"/>
              <w:tab w:val="right" w:leader="dot" w:pos="9350"/>
            </w:tabs>
            <w:rPr>
              <w:rFonts w:eastAsiaTheme="minorEastAsia"/>
              <w:sz w:val="28"/>
              <w:szCs w:val="28"/>
              <w:lang w:val="en-US"/>
            </w:rPr>
          </w:pPr>
          <w:hyperlink w:anchor="_Toc165362071" w:history="1">
            <w:r w:rsidRPr="00B76B0C">
              <w:rPr>
                <w:rStyle w:val="Hyperlink"/>
                <w:rFonts w:ascii="Times New Roman" w:hAnsi="Times New Roman" w:cs="Times New Roman"/>
                <w:b/>
                <w:bCs/>
                <w:sz w:val="28"/>
                <w:szCs w:val="28"/>
              </w:rPr>
              <w:t>1.3.</w:t>
            </w:r>
            <w:r w:rsidRPr="00B76B0C">
              <w:rPr>
                <w:rFonts w:eastAsiaTheme="minorEastAsia"/>
                <w:sz w:val="28"/>
                <w:szCs w:val="28"/>
                <w:lang w:val="en-US"/>
              </w:rPr>
              <w:tab/>
            </w:r>
            <w:r w:rsidRPr="00B76B0C">
              <w:rPr>
                <w:rStyle w:val="Hyperlink"/>
                <w:rFonts w:ascii="Times New Roman" w:hAnsi="Times New Roman" w:cs="Times New Roman"/>
                <w:b/>
                <w:bCs/>
                <w:sz w:val="28"/>
                <w:szCs w:val="28"/>
              </w:rPr>
              <w:t>Mô tả chức năng của bài toán</w:t>
            </w:r>
            <w:r w:rsidRPr="00B76B0C">
              <w:rPr>
                <w:webHidden/>
                <w:sz w:val="28"/>
                <w:szCs w:val="28"/>
              </w:rPr>
              <w:tab/>
            </w:r>
            <w:r w:rsidRPr="00B76B0C">
              <w:rPr>
                <w:webHidden/>
                <w:sz w:val="28"/>
                <w:szCs w:val="28"/>
              </w:rPr>
              <w:fldChar w:fldCharType="begin"/>
            </w:r>
            <w:r w:rsidRPr="00B76B0C">
              <w:rPr>
                <w:webHidden/>
                <w:sz w:val="28"/>
                <w:szCs w:val="28"/>
              </w:rPr>
              <w:instrText xml:space="preserve"> PAGEREF _Toc165362071 \h </w:instrText>
            </w:r>
            <w:r w:rsidRPr="00B76B0C">
              <w:rPr>
                <w:webHidden/>
                <w:sz w:val="28"/>
                <w:szCs w:val="28"/>
              </w:rPr>
            </w:r>
            <w:r w:rsidRPr="00B76B0C">
              <w:rPr>
                <w:webHidden/>
                <w:sz w:val="28"/>
                <w:szCs w:val="28"/>
              </w:rPr>
              <w:fldChar w:fldCharType="separate"/>
            </w:r>
            <w:r w:rsidRPr="00B76B0C">
              <w:rPr>
                <w:webHidden/>
                <w:sz w:val="28"/>
                <w:szCs w:val="28"/>
              </w:rPr>
              <w:t>9</w:t>
            </w:r>
            <w:r w:rsidRPr="00B76B0C">
              <w:rPr>
                <w:webHidden/>
                <w:sz w:val="28"/>
                <w:szCs w:val="28"/>
              </w:rPr>
              <w:fldChar w:fldCharType="end"/>
            </w:r>
          </w:hyperlink>
        </w:p>
        <w:p w14:paraId="10CB7D93" w14:textId="282A9CCD" w:rsidR="00B76B0C" w:rsidRPr="00B76B0C" w:rsidRDefault="00B76B0C">
          <w:pPr>
            <w:pStyle w:val="TOC3"/>
            <w:tabs>
              <w:tab w:val="left" w:pos="1200"/>
              <w:tab w:val="right" w:leader="dot" w:pos="9350"/>
            </w:tabs>
            <w:rPr>
              <w:rFonts w:eastAsiaTheme="minorEastAsia"/>
              <w:sz w:val="28"/>
              <w:szCs w:val="28"/>
              <w:lang w:val="en-US"/>
            </w:rPr>
          </w:pPr>
          <w:hyperlink w:anchor="_Toc165362072" w:history="1">
            <w:r w:rsidRPr="00B76B0C">
              <w:rPr>
                <w:rStyle w:val="Hyperlink"/>
                <w:rFonts w:ascii="Times New Roman" w:hAnsi="Times New Roman" w:cs="Times New Roman"/>
                <w:b/>
                <w:bCs/>
                <w:sz w:val="28"/>
                <w:szCs w:val="28"/>
              </w:rPr>
              <w:t>1.4.</w:t>
            </w:r>
            <w:r w:rsidRPr="00B76B0C">
              <w:rPr>
                <w:rFonts w:eastAsiaTheme="minorEastAsia"/>
                <w:sz w:val="28"/>
                <w:szCs w:val="28"/>
                <w:lang w:val="en-US"/>
              </w:rPr>
              <w:tab/>
            </w:r>
            <w:r w:rsidRPr="00B76B0C">
              <w:rPr>
                <w:rStyle w:val="Hyperlink"/>
                <w:rFonts w:ascii="Times New Roman" w:hAnsi="Times New Roman" w:cs="Times New Roman"/>
                <w:b/>
                <w:bCs/>
                <w:sz w:val="28"/>
                <w:szCs w:val="28"/>
              </w:rPr>
              <w:t>Tính lương nhân viên</w:t>
            </w:r>
            <w:r w:rsidRPr="00B76B0C">
              <w:rPr>
                <w:webHidden/>
                <w:sz w:val="28"/>
                <w:szCs w:val="28"/>
              </w:rPr>
              <w:tab/>
            </w:r>
            <w:r w:rsidRPr="00B76B0C">
              <w:rPr>
                <w:webHidden/>
                <w:sz w:val="28"/>
                <w:szCs w:val="28"/>
              </w:rPr>
              <w:fldChar w:fldCharType="begin"/>
            </w:r>
            <w:r w:rsidRPr="00B76B0C">
              <w:rPr>
                <w:webHidden/>
                <w:sz w:val="28"/>
                <w:szCs w:val="28"/>
              </w:rPr>
              <w:instrText xml:space="preserve"> PAGEREF _Toc165362072 \h </w:instrText>
            </w:r>
            <w:r w:rsidRPr="00B76B0C">
              <w:rPr>
                <w:webHidden/>
                <w:sz w:val="28"/>
                <w:szCs w:val="28"/>
              </w:rPr>
            </w:r>
            <w:r w:rsidRPr="00B76B0C">
              <w:rPr>
                <w:webHidden/>
                <w:sz w:val="28"/>
                <w:szCs w:val="28"/>
              </w:rPr>
              <w:fldChar w:fldCharType="separate"/>
            </w:r>
            <w:r w:rsidRPr="00B76B0C">
              <w:rPr>
                <w:webHidden/>
                <w:sz w:val="28"/>
                <w:szCs w:val="28"/>
              </w:rPr>
              <w:t>11</w:t>
            </w:r>
            <w:r w:rsidRPr="00B76B0C">
              <w:rPr>
                <w:webHidden/>
                <w:sz w:val="28"/>
                <w:szCs w:val="28"/>
              </w:rPr>
              <w:fldChar w:fldCharType="end"/>
            </w:r>
          </w:hyperlink>
        </w:p>
        <w:p w14:paraId="699D2A52" w14:textId="40928F8A" w:rsidR="00B76B0C" w:rsidRPr="00B76B0C" w:rsidRDefault="00B76B0C">
          <w:pPr>
            <w:pStyle w:val="TOC1"/>
            <w:tabs>
              <w:tab w:val="right" w:leader="dot" w:pos="9350"/>
            </w:tabs>
            <w:rPr>
              <w:rFonts w:eastAsiaTheme="minorEastAsia"/>
              <w:sz w:val="28"/>
              <w:szCs w:val="28"/>
              <w:lang w:val="en-US"/>
            </w:rPr>
          </w:pPr>
          <w:hyperlink w:anchor="_Toc165362073" w:history="1">
            <w:r w:rsidRPr="00B76B0C">
              <w:rPr>
                <w:rStyle w:val="Hyperlink"/>
                <w:rFonts w:ascii="Times New Roman" w:hAnsi="Times New Roman" w:cs="Times New Roman"/>
                <w:b/>
                <w:bCs/>
                <w:sz w:val="28"/>
                <w:szCs w:val="28"/>
              </w:rPr>
              <w:t>CHƯƠNG 2: PHÂN TÍCH THIẾT KẾ HỆ THỐNG</w:t>
            </w:r>
            <w:r w:rsidRPr="00B76B0C">
              <w:rPr>
                <w:webHidden/>
                <w:sz w:val="28"/>
                <w:szCs w:val="28"/>
              </w:rPr>
              <w:tab/>
            </w:r>
            <w:r w:rsidRPr="00B76B0C">
              <w:rPr>
                <w:webHidden/>
                <w:sz w:val="28"/>
                <w:szCs w:val="28"/>
              </w:rPr>
              <w:fldChar w:fldCharType="begin"/>
            </w:r>
            <w:r w:rsidRPr="00B76B0C">
              <w:rPr>
                <w:webHidden/>
                <w:sz w:val="28"/>
                <w:szCs w:val="28"/>
              </w:rPr>
              <w:instrText xml:space="preserve"> PAGEREF _Toc165362073 \h </w:instrText>
            </w:r>
            <w:r w:rsidRPr="00B76B0C">
              <w:rPr>
                <w:webHidden/>
                <w:sz w:val="28"/>
                <w:szCs w:val="28"/>
              </w:rPr>
            </w:r>
            <w:r w:rsidRPr="00B76B0C">
              <w:rPr>
                <w:webHidden/>
                <w:sz w:val="28"/>
                <w:szCs w:val="28"/>
              </w:rPr>
              <w:fldChar w:fldCharType="separate"/>
            </w:r>
            <w:r w:rsidRPr="00B76B0C">
              <w:rPr>
                <w:webHidden/>
                <w:sz w:val="28"/>
                <w:szCs w:val="28"/>
              </w:rPr>
              <w:t>13</w:t>
            </w:r>
            <w:r w:rsidRPr="00B76B0C">
              <w:rPr>
                <w:webHidden/>
                <w:sz w:val="28"/>
                <w:szCs w:val="28"/>
              </w:rPr>
              <w:fldChar w:fldCharType="end"/>
            </w:r>
          </w:hyperlink>
        </w:p>
        <w:p w14:paraId="4D6D754A" w14:textId="5B827FA2" w:rsidR="00B76B0C" w:rsidRPr="00B76B0C" w:rsidRDefault="00B76B0C">
          <w:pPr>
            <w:pStyle w:val="TOC2"/>
            <w:tabs>
              <w:tab w:val="left" w:pos="720"/>
              <w:tab w:val="right" w:leader="dot" w:pos="9350"/>
            </w:tabs>
            <w:rPr>
              <w:rFonts w:eastAsiaTheme="minorEastAsia"/>
              <w:sz w:val="28"/>
              <w:szCs w:val="28"/>
              <w:lang w:val="en-US"/>
            </w:rPr>
          </w:pPr>
          <w:hyperlink w:anchor="_Toc165362074" w:history="1">
            <w:r w:rsidRPr="00B76B0C">
              <w:rPr>
                <w:rStyle w:val="Hyperlink"/>
                <w:rFonts w:ascii="Times New Roman" w:hAnsi="Times New Roman" w:cs="Times New Roman"/>
                <w:b/>
                <w:bCs/>
                <w:sz w:val="28"/>
                <w:szCs w:val="28"/>
              </w:rPr>
              <w:t>1.</w:t>
            </w:r>
            <w:r w:rsidRPr="00B76B0C">
              <w:rPr>
                <w:rFonts w:eastAsiaTheme="minorEastAsia"/>
                <w:sz w:val="28"/>
                <w:szCs w:val="28"/>
                <w:lang w:val="en-US"/>
              </w:rPr>
              <w:tab/>
            </w:r>
            <w:r w:rsidRPr="00B76B0C">
              <w:rPr>
                <w:rStyle w:val="Hyperlink"/>
                <w:rFonts w:ascii="Times New Roman" w:hAnsi="Times New Roman" w:cs="Times New Roman"/>
                <w:b/>
                <w:bCs/>
                <w:sz w:val="28"/>
                <w:szCs w:val="28"/>
              </w:rPr>
              <w:t>Thiết kế cơ sở dữ liệu mức quan niệm</w:t>
            </w:r>
            <w:r w:rsidRPr="00B76B0C">
              <w:rPr>
                <w:webHidden/>
                <w:sz w:val="28"/>
                <w:szCs w:val="28"/>
              </w:rPr>
              <w:tab/>
            </w:r>
            <w:r w:rsidRPr="00B76B0C">
              <w:rPr>
                <w:webHidden/>
                <w:sz w:val="28"/>
                <w:szCs w:val="28"/>
              </w:rPr>
              <w:fldChar w:fldCharType="begin"/>
            </w:r>
            <w:r w:rsidRPr="00B76B0C">
              <w:rPr>
                <w:webHidden/>
                <w:sz w:val="28"/>
                <w:szCs w:val="28"/>
              </w:rPr>
              <w:instrText xml:space="preserve"> PAGEREF _Toc165362074 \h </w:instrText>
            </w:r>
            <w:r w:rsidRPr="00B76B0C">
              <w:rPr>
                <w:webHidden/>
                <w:sz w:val="28"/>
                <w:szCs w:val="28"/>
              </w:rPr>
            </w:r>
            <w:r w:rsidRPr="00B76B0C">
              <w:rPr>
                <w:webHidden/>
                <w:sz w:val="28"/>
                <w:szCs w:val="28"/>
              </w:rPr>
              <w:fldChar w:fldCharType="separate"/>
            </w:r>
            <w:r w:rsidRPr="00B76B0C">
              <w:rPr>
                <w:webHidden/>
                <w:sz w:val="28"/>
                <w:szCs w:val="28"/>
              </w:rPr>
              <w:t>13</w:t>
            </w:r>
            <w:r w:rsidRPr="00B76B0C">
              <w:rPr>
                <w:webHidden/>
                <w:sz w:val="28"/>
                <w:szCs w:val="28"/>
              </w:rPr>
              <w:fldChar w:fldCharType="end"/>
            </w:r>
          </w:hyperlink>
        </w:p>
        <w:p w14:paraId="7B396821" w14:textId="26854C0E" w:rsidR="00B76B0C" w:rsidRPr="00B76B0C" w:rsidRDefault="00B76B0C">
          <w:pPr>
            <w:pStyle w:val="TOC2"/>
            <w:tabs>
              <w:tab w:val="left" w:pos="720"/>
              <w:tab w:val="right" w:leader="dot" w:pos="9350"/>
            </w:tabs>
            <w:rPr>
              <w:rFonts w:eastAsiaTheme="minorEastAsia"/>
              <w:sz w:val="28"/>
              <w:szCs w:val="28"/>
              <w:lang w:val="en-US"/>
            </w:rPr>
          </w:pPr>
          <w:hyperlink w:anchor="_Toc165362075" w:history="1">
            <w:r w:rsidRPr="00B76B0C">
              <w:rPr>
                <w:rStyle w:val="Hyperlink"/>
                <w:rFonts w:ascii="Times New Roman" w:hAnsi="Times New Roman" w:cs="Times New Roman"/>
                <w:b/>
                <w:bCs/>
                <w:sz w:val="28"/>
                <w:szCs w:val="28"/>
              </w:rPr>
              <w:t>2.</w:t>
            </w:r>
            <w:r w:rsidRPr="00B76B0C">
              <w:rPr>
                <w:rFonts w:eastAsiaTheme="minorEastAsia"/>
                <w:sz w:val="28"/>
                <w:szCs w:val="28"/>
                <w:lang w:val="en-US"/>
              </w:rPr>
              <w:tab/>
            </w:r>
            <w:r w:rsidRPr="00B76B0C">
              <w:rPr>
                <w:rStyle w:val="Hyperlink"/>
                <w:rFonts w:ascii="Times New Roman" w:hAnsi="Times New Roman" w:cs="Times New Roman"/>
                <w:b/>
                <w:bCs/>
                <w:sz w:val="28"/>
                <w:szCs w:val="28"/>
              </w:rPr>
              <w:t>Thiết kế cơ sở dữ liệu mức logic</w:t>
            </w:r>
            <w:r w:rsidRPr="00B76B0C">
              <w:rPr>
                <w:webHidden/>
                <w:sz w:val="28"/>
                <w:szCs w:val="28"/>
              </w:rPr>
              <w:tab/>
            </w:r>
            <w:r w:rsidRPr="00B76B0C">
              <w:rPr>
                <w:webHidden/>
                <w:sz w:val="28"/>
                <w:szCs w:val="28"/>
              </w:rPr>
              <w:fldChar w:fldCharType="begin"/>
            </w:r>
            <w:r w:rsidRPr="00B76B0C">
              <w:rPr>
                <w:webHidden/>
                <w:sz w:val="28"/>
                <w:szCs w:val="28"/>
              </w:rPr>
              <w:instrText xml:space="preserve"> PAGEREF _Toc165362075 \h </w:instrText>
            </w:r>
            <w:r w:rsidRPr="00B76B0C">
              <w:rPr>
                <w:webHidden/>
                <w:sz w:val="28"/>
                <w:szCs w:val="28"/>
              </w:rPr>
            </w:r>
            <w:r w:rsidRPr="00B76B0C">
              <w:rPr>
                <w:webHidden/>
                <w:sz w:val="28"/>
                <w:szCs w:val="28"/>
              </w:rPr>
              <w:fldChar w:fldCharType="separate"/>
            </w:r>
            <w:r w:rsidRPr="00B76B0C">
              <w:rPr>
                <w:webHidden/>
                <w:sz w:val="28"/>
                <w:szCs w:val="28"/>
              </w:rPr>
              <w:t>15</w:t>
            </w:r>
            <w:r w:rsidRPr="00B76B0C">
              <w:rPr>
                <w:webHidden/>
                <w:sz w:val="28"/>
                <w:szCs w:val="28"/>
              </w:rPr>
              <w:fldChar w:fldCharType="end"/>
            </w:r>
          </w:hyperlink>
        </w:p>
        <w:p w14:paraId="645CA86E" w14:textId="37B249B1" w:rsidR="00B76B0C" w:rsidRPr="00B76B0C" w:rsidRDefault="00B76B0C">
          <w:pPr>
            <w:pStyle w:val="TOC2"/>
            <w:tabs>
              <w:tab w:val="left" w:pos="720"/>
              <w:tab w:val="right" w:leader="dot" w:pos="9350"/>
            </w:tabs>
            <w:rPr>
              <w:rFonts w:eastAsiaTheme="minorEastAsia"/>
              <w:sz w:val="28"/>
              <w:szCs w:val="28"/>
              <w:lang w:val="en-US"/>
            </w:rPr>
          </w:pPr>
          <w:hyperlink w:anchor="_Toc165362076" w:history="1">
            <w:r w:rsidRPr="00B76B0C">
              <w:rPr>
                <w:rStyle w:val="Hyperlink"/>
                <w:rFonts w:ascii="Times New Roman" w:hAnsi="Times New Roman" w:cs="Times New Roman"/>
                <w:b/>
                <w:bCs/>
                <w:sz w:val="28"/>
                <w:szCs w:val="28"/>
              </w:rPr>
              <w:t>3.</w:t>
            </w:r>
            <w:r w:rsidRPr="00B76B0C">
              <w:rPr>
                <w:rFonts w:eastAsiaTheme="minorEastAsia"/>
                <w:sz w:val="28"/>
                <w:szCs w:val="28"/>
                <w:lang w:val="en-US"/>
              </w:rPr>
              <w:tab/>
            </w:r>
            <w:r w:rsidRPr="00B76B0C">
              <w:rPr>
                <w:rStyle w:val="Hyperlink"/>
                <w:rFonts w:ascii="Times New Roman" w:hAnsi="Times New Roman" w:cs="Times New Roman"/>
                <w:b/>
                <w:bCs/>
                <w:sz w:val="28"/>
                <w:szCs w:val="28"/>
              </w:rPr>
              <w:t>Các ràng buộc cần có</w:t>
            </w:r>
            <w:r w:rsidRPr="00B76B0C">
              <w:rPr>
                <w:webHidden/>
                <w:sz w:val="28"/>
                <w:szCs w:val="28"/>
              </w:rPr>
              <w:tab/>
            </w:r>
            <w:r w:rsidRPr="00B76B0C">
              <w:rPr>
                <w:webHidden/>
                <w:sz w:val="28"/>
                <w:szCs w:val="28"/>
              </w:rPr>
              <w:fldChar w:fldCharType="begin"/>
            </w:r>
            <w:r w:rsidRPr="00B76B0C">
              <w:rPr>
                <w:webHidden/>
                <w:sz w:val="28"/>
                <w:szCs w:val="28"/>
              </w:rPr>
              <w:instrText xml:space="preserve"> PAGEREF _Toc165362076 \h </w:instrText>
            </w:r>
            <w:r w:rsidRPr="00B76B0C">
              <w:rPr>
                <w:webHidden/>
                <w:sz w:val="28"/>
                <w:szCs w:val="28"/>
              </w:rPr>
            </w:r>
            <w:r w:rsidRPr="00B76B0C">
              <w:rPr>
                <w:webHidden/>
                <w:sz w:val="28"/>
                <w:szCs w:val="28"/>
              </w:rPr>
              <w:fldChar w:fldCharType="separate"/>
            </w:r>
            <w:r w:rsidRPr="00B76B0C">
              <w:rPr>
                <w:webHidden/>
                <w:sz w:val="28"/>
                <w:szCs w:val="28"/>
              </w:rPr>
              <w:t>16</w:t>
            </w:r>
            <w:r w:rsidRPr="00B76B0C">
              <w:rPr>
                <w:webHidden/>
                <w:sz w:val="28"/>
                <w:szCs w:val="28"/>
              </w:rPr>
              <w:fldChar w:fldCharType="end"/>
            </w:r>
          </w:hyperlink>
        </w:p>
        <w:p w14:paraId="51B67A46" w14:textId="09F131BC" w:rsidR="00B76B0C" w:rsidRPr="00B76B0C" w:rsidRDefault="00B76B0C">
          <w:pPr>
            <w:pStyle w:val="TOC2"/>
            <w:tabs>
              <w:tab w:val="left" w:pos="720"/>
              <w:tab w:val="right" w:leader="dot" w:pos="9350"/>
            </w:tabs>
            <w:rPr>
              <w:rFonts w:eastAsiaTheme="minorEastAsia"/>
              <w:sz w:val="28"/>
              <w:szCs w:val="28"/>
              <w:lang w:val="en-US"/>
            </w:rPr>
          </w:pPr>
          <w:hyperlink w:anchor="_Toc165362077" w:history="1">
            <w:r w:rsidRPr="00B76B0C">
              <w:rPr>
                <w:rStyle w:val="Hyperlink"/>
                <w:rFonts w:ascii="Times New Roman" w:hAnsi="Times New Roman" w:cs="Times New Roman"/>
                <w:b/>
                <w:bCs/>
                <w:sz w:val="28"/>
                <w:szCs w:val="28"/>
              </w:rPr>
              <w:t>4.</w:t>
            </w:r>
            <w:r w:rsidRPr="00B76B0C">
              <w:rPr>
                <w:rFonts w:eastAsiaTheme="minorEastAsia"/>
                <w:sz w:val="28"/>
                <w:szCs w:val="28"/>
                <w:lang w:val="en-US"/>
              </w:rPr>
              <w:tab/>
            </w:r>
            <w:r w:rsidRPr="00B76B0C">
              <w:rPr>
                <w:rStyle w:val="Hyperlink"/>
                <w:rFonts w:ascii="Times New Roman" w:hAnsi="Times New Roman" w:cs="Times New Roman"/>
                <w:b/>
                <w:bCs/>
                <w:sz w:val="28"/>
                <w:szCs w:val="28"/>
              </w:rPr>
              <w:t>Cài đặt các CSDL và các ràng buộc</w:t>
            </w:r>
            <w:r w:rsidRPr="00B76B0C">
              <w:rPr>
                <w:webHidden/>
                <w:sz w:val="28"/>
                <w:szCs w:val="28"/>
              </w:rPr>
              <w:tab/>
            </w:r>
            <w:r w:rsidRPr="00B76B0C">
              <w:rPr>
                <w:webHidden/>
                <w:sz w:val="28"/>
                <w:szCs w:val="28"/>
              </w:rPr>
              <w:fldChar w:fldCharType="begin"/>
            </w:r>
            <w:r w:rsidRPr="00B76B0C">
              <w:rPr>
                <w:webHidden/>
                <w:sz w:val="28"/>
                <w:szCs w:val="28"/>
              </w:rPr>
              <w:instrText xml:space="preserve"> PAGEREF _Toc165362077 \h </w:instrText>
            </w:r>
            <w:r w:rsidRPr="00B76B0C">
              <w:rPr>
                <w:webHidden/>
                <w:sz w:val="28"/>
                <w:szCs w:val="28"/>
              </w:rPr>
            </w:r>
            <w:r w:rsidRPr="00B76B0C">
              <w:rPr>
                <w:webHidden/>
                <w:sz w:val="28"/>
                <w:szCs w:val="28"/>
              </w:rPr>
              <w:fldChar w:fldCharType="separate"/>
            </w:r>
            <w:r w:rsidRPr="00B76B0C">
              <w:rPr>
                <w:webHidden/>
                <w:sz w:val="28"/>
                <w:szCs w:val="28"/>
              </w:rPr>
              <w:t>19</w:t>
            </w:r>
            <w:r w:rsidRPr="00B76B0C">
              <w:rPr>
                <w:webHidden/>
                <w:sz w:val="28"/>
                <w:szCs w:val="28"/>
              </w:rPr>
              <w:fldChar w:fldCharType="end"/>
            </w:r>
          </w:hyperlink>
        </w:p>
        <w:p w14:paraId="607DA200" w14:textId="2643D340" w:rsidR="00B76B0C" w:rsidRPr="00B76B0C" w:rsidRDefault="00B76B0C">
          <w:pPr>
            <w:pStyle w:val="TOC1"/>
            <w:tabs>
              <w:tab w:val="right" w:leader="dot" w:pos="9350"/>
            </w:tabs>
            <w:rPr>
              <w:rFonts w:eastAsiaTheme="minorEastAsia"/>
              <w:sz w:val="28"/>
              <w:szCs w:val="28"/>
              <w:lang w:val="en-US"/>
            </w:rPr>
          </w:pPr>
          <w:hyperlink w:anchor="_Toc165362078" w:history="1">
            <w:r w:rsidRPr="00B76B0C">
              <w:rPr>
                <w:rStyle w:val="Hyperlink"/>
                <w:rFonts w:ascii="Times New Roman" w:hAnsi="Times New Roman" w:cs="Times New Roman"/>
                <w:b/>
                <w:bCs/>
                <w:sz w:val="28"/>
                <w:szCs w:val="28"/>
              </w:rPr>
              <w:t>CHƯƠNG 3: THIẾT KẾ CÁC CHỨC NĂNG</w:t>
            </w:r>
            <w:r w:rsidRPr="00B76B0C">
              <w:rPr>
                <w:webHidden/>
                <w:sz w:val="28"/>
                <w:szCs w:val="28"/>
              </w:rPr>
              <w:tab/>
            </w:r>
            <w:r w:rsidRPr="00B76B0C">
              <w:rPr>
                <w:webHidden/>
                <w:sz w:val="28"/>
                <w:szCs w:val="28"/>
              </w:rPr>
              <w:fldChar w:fldCharType="begin"/>
            </w:r>
            <w:r w:rsidRPr="00B76B0C">
              <w:rPr>
                <w:webHidden/>
                <w:sz w:val="28"/>
                <w:szCs w:val="28"/>
              </w:rPr>
              <w:instrText xml:space="preserve"> PAGEREF _Toc165362078 \h </w:instrText>
            </w:r>
            <w:r w:rsidRPr="00B76B0C">
              <w:rPr>
                <w:webHidden/>
                <w:sz w:val="28"/>
                <w:szCs w:val="28"/>
              </w:rPr>
            </w:r>
            <w:r w:rsidRPr="00B76B0C">
              <w:rPr>
                <w:webHidden/>
                <w:sz w:val="28"/>
                <w:szCs w:val="28"/>
              </w:rPr>
              <w:fldChar w:fldCharType="separate"/>
            </w:r>
            <w:r w:rsidRPr="00B76B0C">
              <w:rPr>
                <w:webHidden/>
                <w:sz w:val="28"/>
                <w:szCs w:val="28"/>
              </w:rPr>
              <w:t>25</w:t>
            </w:r>
            <w:r w:rsidRPr="00B76B0C">
              <w:rPr>
                <w:webHidden/>
                <w:sz w:val="28"/>
                <w:szCs w:val="28"/>
              </w:rPr>
              <w:fldChar w:fldCharType="end"/>
            </w:r>
          </w:hyperlink>
        </w:p>
        <w:p w14:paraId="4EBCBA48" w14:textId="5D5F197E" w:rsidR="00B76B0C" w:rsidRPr="00B76B0C" w:rsidRDefault="00B76B0C">
          <w:pPr>
            <w:pStyle w:val="TOC2"/>
            <w:tabs>
              <w:tab w:val="left" w:pos="720"/>
              <w:tab w:val="right" w:leader="dot" w:pos="9350"/>
            </w:tabs>
            <w:rPr>
              <w:rFonts w:eastAsiaTheme="minorEastAsia"/>
              <w:sz w:val="28"/>
              <w:szCs w:val="28"/>
              <w:lang w:val="en-US"/>
            </w:rPr>
          </w:pPr>
          <w:hyperlink w:anchor="_Toc165362079" w:history="1">
            <w:r w:rsidRPr="00B76B0C">
              <w:rPr>
                <w:rStyle w:val="Hyperlink"/>
                <w:rFonts w:ascii="Times New Roman" w:hAnsi="Times New Roman" w:cs="Times New Roman"/>
                <w:b/>
                <w:bCs/>
                <w:sz w:val="28"/>
                <w:szCs w:val="28"/>
                <w:lang w:val="en-US"/>
              </w:rPr>
              <w:t>1.</w:t>
            </w:r>
            <w:r w:rsidRPr="00B76B0C">
              <w:rPr>
                <w:rFonts w:eastAsiaTheme="minorEastAsia"/>
                <w:sz w:val="28"/>
                <w:szCs w:val="28"/>
                <w:lang w:val="en-US"/>
              </w:rPr>
              <w:tab/>
            </w:r>
            <w:r w:rsidRPr="00B76B0C">
              <w:rPr>
                <w:rStyle w:val="Hyperlink"/>
                <w:rFonts w:ascii="Times New Roman" w:hAnsi="Times New Roman" w:cs="Times New Roman"/>
                <w:b/>
                <w:bCs/>
                <w:sz w:val="28"/>
                <w:szCs w:val="28"/>
                <w:lang w:val="en-US"/>
              </w:rPr>
              <w:t>Kết nối Cơ sở dữ liệu:</w:t>
            </w:r>
            <w:r w:rsidRPr="00B76B0C">
              <w:rPr>
                <w:webHidden/>
                <w:sz w:val="28"/>
                <w:szCs w:val="28"/>
              </w:rPr>
              <w:tab/>
            </w:r>
            <w:r w:rsidRPr="00B76B0C">
              <w:rPr>
                <w:webHidden/>
                <w:sz w:val="28"/>
                <w:szCs w:val="28"/>
              </w:rPr>
              <w:fldChar w:fldCharType="begin"/>
            </w:r>
            <w:r w:rsidRPr="00B76B0C">
              <w:rPr>
                <w:webHidden/>
                <w:sz w:val="28"/>
                <w:szCs w:val="28"/>
              </w:rPr>
              <w:instrText xml:space="preserve"> PAGEREF _Toc165362079 \h </w:instrText>
            </w:r>
            <w:r w:rsidRPr="00B76B0C">
              <w:rPr>
                <w:webHidden/>
                <w:sz w:val="28"/>
                <w:szCs w:val="28"/>
              </w:rPr>
            </w:r>
            <w:r w:rsidRPr="00B76B0C">
              <w:rPr>
                <w:webHidden/>
                <w:sz w:val="28"/>
                <w:szCs w:val="28"/>
              </w:rPr>
              <w:fldChar w:fldCharType="separate"/>
            </w:r>
            <w:r w:rsidRPr="00B76B0C">
              <w:rPr>
                <w:webHidden/>
                <w:sz w:val="28"/>
                <w:szCs w:val="28"/>
              </w:rPr>
              <w:t>25</w:t>
            </w:r>
            <w:r w:rsidRPr="00B76B0C">
              <w:rPr>
                <w:webHidden/>
                <w:sz w:val="28"/>
                <w:szCs w:val="28"/>
              </w:rPr>
              <w:fldChar w:fldCharType="end"/>
            </w:r>
          </w:hyperlink>
        </w:p>
        <w:p w14:paraId="394345A8" w14:textId="397A31ED" w:rsidR="00B76B0C" w:rsidRPr="00B76B0C" w:rsidRDefault="00B76B0C">
          <w:pPr>
            <w:pStyle w:val="TOC2"/>
            <w:tabs>
              <w:tab w:val="left" w:pos="720"/>
              <w:tab w:val="right" w:leader="dot" w:pos="9350"/>
            </w:tabs>
            <w:rPr>
              <w:rFonts w:eastAsiaTheme="minorEastAsia"/>
              <w:sz w:val="28"/>
              <w:szCs w:val="28"/>
              <w:lang w:val="en-US"/>
            </w:rPr>
          </w:pPr>
          <w:hyperlink w:anchor="_Toc165362080" w:history="1">
            <w:r w:rsidRPr="00B76B0C">
              <w:rPr>
                <w:rStyle w:val="Hyperlink"/>
                <w:rFonts w:ascii="Times New Roman" w:hAnsi="Times New Roman" w:cs="Times New Roman"/>
                <w:b/>
                <w:bCs/>
                <w:sz w:val="28"/>
                <w:szCs w:val="28"/>
                <w:lang w:val="en-US"/>
              </w:rPr>
              <w:t>2.</w:t>
            </w:r>
            <w:r w:rsidRPr="00B76B0C">
              <w:rPr>
                <w:rFonts w:eastAsiaTheme="minorEastAsia"/>
                <w:sz w:val="28"/>
                <w:szCs w:val="28"/>
                <w:lang w:val="en-US"/>
              </w:rPr>
              <w:tab/>
            </w:r>
            <w:r w:rsidRPr="00B76B0C">
              <w:rPr>
                <w:rStyle w:val="Hyperlink"/>
                <w:rFonts w:ascii="Times New Roman" w:hAnsi="Times New Roman" w:cs="Times New Roman"/>
                <w:b/>
                <w:bCs/>
                <w:sz w:val="28"/>
                <w:szCs w:val="28"/>
                <w:lang w:val="en-US"/>
              </w:rPr>
              <w:t>Các chức năng của chương trình:</w:t>
            </w:r>
            <w:r w:rsidRPr="00B76B0C">
              <w:rPr>
                <w:webHidden/>
                <w:sz w:val="28"/>
                <w:szCs w:val="28"/>
              </w:rPr>
              <w:tab/>
            </w:r>
            <w:r w:rsidRPr="00B76B0C">
              <w:rPr>
                <w:webHidden/>
                <w:sz w:val="28"/>
                <w:szCs w:val="28"/>
              </w:rPr>
              <w:fldChar w:fldCharType="begin"/>
            </w:r>
            <w:r w:rsidRPr="00B76B0C">
              <w:rPr>
                <w:webHidden/>
                <w:sz w:val="28"/>
                <w:szCs w:val="28"/>
              </w:rPr>
              <w:instrText xml:space="preserve"> PAGEREF _Toc165362080 \h </w:instrText>
            </w:r>
            <w:r w:rsidRPr="00B76B0C">
              <w:rPr>
                <w:webHidden/>
                <w:sz w:val="28"/>
                <w:szCs w:val="28"/>
              </w:rPr>
            </w:r>
            <w:r w:rsidRPr="00B76B0C">
              <w:rPr>
                <w:webHidden/>
                <w:sz w:val="28"/>
                <w:szCs w:val="28"/>
              </w:rPr>
              <w:fldChar w:fldCharType="separate"/>
            </w:r>
            <w:r w:rsidRPr="00B76B0C">
              <w:rPr>
                <w:webHidden/>
                <w:sz w:val="28"/>
                <w:szCs w:val="28"/>
              </w:rPr>
              <w:t>30</w:t>
            </w:r>
            <w:r w:rsidRPr="00B76B0C">
              <w:rPr>
                <w:webHidden/>
                <w:sz w:val="28"/>
                <w:szCs w:val="28"/>
              </w:rPr>
              <w:fldChar w:fldCharType="end"/>
            </w:r>
          </w:hyperlink>
        </w:p>
        <w:p w14:paraId="64D40E47" w14:textId="276BEA15" w:rsidR="00B76B0C" w:rsidRPr="00B76B0C" w:rsidRDefault="00B76B0C">
          <w:pPr>
            <w:pStyle w:val="TOC3"/>
            <w:tabs>
              <w:tab w:val="left" w:pos="1200"/>
              <w:tab w:val="right" w:leader="dot" w:pos="9350"/>
            </w:tabs>
            <w:rPr>
              <w:rFonts w:eastAsiaTheme="minorEastAsia"/>
              <w:sz w:val="28"/>
              <w:szCs w:val="28"/>
              <w:lang w:val="en-US"/>
            </w:rPr>
          </w:pPr>
          <w:hyperlink w:anchor="_Toc165362083" w:history="1">
            <w:r w:rsidRPr="00B76B0C">
              <w:rPr>
                <w:rStyle w:val="Hyperlink"/>
                <w:rFonts w:ascii="Times New Roman" w:hAnsi="Times New Roman" w:cs="Times New Roman"/>
                <w:b/>
                <w:bCs/>
                <w:sz w:val="28"/>
                <w:szCs w:val="28"/>
                <w:lang w:val="en-US"/>
              </w:rPr>
              <w:t>2.1.</w:t>
            </w:r>
            <w:r w:rsidRPr="00B76B0C">
              <w:rPr>
                <w:rFonts w:eastAsiaTheme="minorEastAsia"/>
                <w:sz w:val="28"/>
                <w:szCs w:val="28"/>
                <w:lang w:val="en-US"/>
              </w:rPr>
              <w:tab/>
            </w:r>
            <w:r w:rsidRPr="00B76B0C">
              <w:rPr>
                <w:rStyle w:val="Hyperlink"/>
                <w:rFonts w:ascii="Times New Roman" w:hAnsi="Times New Roman" w:cs="Times New Roman"/>
                <w:b/>
                <w:bCs/>
                <w:sz w:val="28"/>
                <w:szCs w:val="28"/>
                <w:lang w:val="en-US"/>
              </w:rPr>
              <w:t>Dashboard</w:t>
            </w:r>
            <w:r w:rsidRPr="00B76B0C">
              <w:rPr>
                <w:webHidden/>
                <w:sz w:val="28"/>
                <w:szCs w:val="28"/>
              </w:rPr>
              <w:tab/>
            </w:r>
            <w:r w:rsidRPr="00B76B0C">
              <w:rPr>
                <w:webHidden/>
                <w:sz w:val="28"/>
                <w:szCs w:val="28"/>
              </w:rPr>
              <w:fldChar w:fldCharType="begin"/>
            </w:r>
            <w:r w:rsidRPr="00B76B0C">
              <w:rPr>
                <w:webHidden/>
                <w:sz w:val="28"/>
                <w:szCs w:val="28"/>
              </w:rPr>
              <w:instrText xml:space="preserve"> PAGEREF _Toc165362083 \h </w:instrText>
            </w:r>
            <w:r w:rsidRPr="00B76B0C">
              <w:rPr>
                <w:webHidden/>
                <w:sz w:val="28"/>
                <w:szCs w:val="28"/>
              </w:rPr>
            </w:r>
            <w:r w:rsidRPr="00B76B0C">
              <w:rPr>
                <w:webHidden/>
                <w:sz w:val="28"/>
                <w:szCs w:val="28"/>
              </w:rPr>
              <w:fldChar w:fldCharType="separate"/>
            </w:r>
            <w:r w:rsidRPr="00B76B0C">
              <w:rPr>
                <w:webHidden/>
                <w:sz w:val="28"/>
                <w:szCs w:val="28"/>
              </w:rPr>
              <w:t>30</w:t>
            </w:r>
            <w:r w:rsidRPr="00B76B0C">
              <w:rPr>
                <w:webHidden/>
                <w:sz w:val="28"/>
                <w:szCs w:val="28"/>
              </w:rPr>
              <w:fldChar w:fldCharType="end"/>
            </w:r>
          </w:hyperlink>
        </w:p>
        <w:p w14:paraId="3634A83D" w14:textId="41F6D905" w:rsidR="00B76B0C" w:rsidRPr="00B76B0C" w:rsidRDefault="00B76B0C">
          <w:pPr>
            <w:pStyle w:val="TOC3"/>
            <w:tabs>
              <w:tab w:val="left" w:pos="1200"/>
              <w:tab w:val="right" w:leader="dot" w:pos="9350"/>
            </w:tabs>
            <w:rPr>
              <w:rFonts w:eastAsiaTheme="minorEastAsia"/>
              <w:sz w:val="28"/>
              <w:szCs w:val="28"/>
              <w:lang w:val="en-US"/>
            </w:rPr>
          </w:pPr>
          <w:hyperlink w:anchor="_Toc165362084" w:history="1">
            <w:r w:rsidRPr="00B76B0C">
              <w:rPr>
                <w:rStyle w:val="Hyperlink"/>
                <w:rFonts w:ascii="Times New Roman" w:hAnsi="Times New Roman" w:cs="Times New Roman"/>
                <w:b/>
                <w:bCs/>
                <w:sz w:val="28"/>
                <w:szCs w:val="28"/>
                <w:lang w:val="en-US"/>
              </w:rPr>
              <w:t>2.2.</w:t>
            </w:r>
            <w:r w:rsidRPr="00B76B0C">
              <w:rPr>
                <w:rFonts w:eastAsiaTheme="minorEastAsia"/>
                <w:sz w:val="28"/>
                <w:szCs w:val="28"/>
                <w:lang w:val="en-US"/>
              </w:rPr>
              <w:tab/>
            </w:r>
            <w:r w:rsidRPr="00B76B0C">
              <w:rPr>
                <w:rStyle w:val="Hyperlink"/>
                <w:rFonts w:ascii="Times New Roman" w:hAnsi="Times New Roman" w:cs="Times New Roman"/>
                <w:b/>
                <w:bCs/>
                <w:sz w:val="28"/>
                <w:szCs w:val="28"/>
                <w:lang w:val="en-US"/>
              </w:rPr>
              <w:t>Chức năng Order:</w:t>
            </w:r>
            <w:r w:rsidRPr="00B76B0C">
              <w:rPr>
                <w:webHidden/>
                <w:sz w:val="28"/>
                <w:szCs w:val="28"/>
              </w:rPr>
              <w:tab/>
            </w:r>
            <w:r w:rsidRPr="00B76B0C">
              <w:rPr>
                <w:webHidden/>
                <w:sz w:val="28"/>
                <w:szCs w:val="28"/>
              </w:rPr>
              <w:fldChar w:fldCharType="begin"/>
            </w:r>
            <w:r w:rsidRPr="00B76B0C">
              <w:rPr>
                <w:webHidden/>
                <w:sz w:val="28"/>
                <w:szCs w:val="28"/>
              </w:rPr>
              <w:instrText xml:space="preserve"> PAGEREF _Toc165362084 \h </w:instrText>
            </w:r>
            <w:r w:rsidRPr="00B76B0C">
              <w:rPr>
                <w:webHidden/>
                <w:sz w:val="28"/>
                <w:szCs w:val="28"/>
              </w:rPr>
            </w:r>
            <w:r w:rsidRPr="00B76B0C">
              <w:rPr>
                <w:webHidden/>
                <w:sz w:val="28"/>
                <w:szCs w:val="28"/>
              </w:rPr>
              <w:fldChar w:fldCharType="separate"/>
            </w:r>
            <w:r w:rsidRPr="00B76B0C">
              <w:rPr>
                <w:webHidden/>
                <w:sz w:val="28"/>
                <w:szCs w:val="28"/>
              </w:rPr>
              <w:t>41</w:t>
            </w:r>
            <w:r w:rsidRPr="00B76B0C">
              <w:rPr>
                <w:webHidden/>
                <w:sz w:val="28"/>
                <w:szCs w:val="28"/>
              </w:rPr>
              <w:fldChar w:fldCharType="end"/>
            </w:r>
          </w:hyperlink>
        </w:p>
        <w:p w14:paraId="1D26FBF6" w14:textId="4B439A27" w:rsidR="00B76B0C" w:rsidRPr="00B76B0C" w:rsidRDefault="00B76B0C">
          <w:pPr>
            <w:pStyle w:val="TOC3"/>
            <w:tabs>
              <w:tab w:val="left" w:pos="1200"/>
              <w:tab w:val="right" w:leader="dot" w:pos="9350"/>
            </w:tabs>
            <w:rPr>
              <w:rFonts w:eastAsiaTheme="minorEastAsia"/>
              <w:sz w:val="28"/>
              <w:szCs w:val="28"/>
              <w:lang w:val="en-US"/>
            </w:rPr>
          </w:pPr>
          <w:hyperlink w:anchor="_Toc165362085" w:history="1">
            <w:r w:rsidRPr="00B76B0C">
              <w:rPr>
                <w:rStyle w:val="Hyperlink"/>
                <w:rFonts w:ascii="Times New Roman" w:hAnsi="Times New Roman" w:cs="Times New Roman"/>
                <w:b/>
                <w:bCs/>
                <w:sz w:val="28"/>
                <w:szCs w:val="28"/>
                <w:lang w:val="en-US"/>
              </w:rPr>
              <w:t>2.3.</w:t>
            </w:r>
            <w:r w:rsidRPr="00B76B0C">
              <w:rPr>
                <w:rFonts w:eastAsiaTheme="minorEastAsia"/>
                <w:sz w:val="28"/>
                <w:szCs w:val="28"/>
                <w:lang w:val="en-US"/>
              </w:rPr>
              <w:tab/>
            </w:r>
            <w:r w:rsidRPr="00B76B0C">
              <w:rPr>
                <w:rStyle w:val="Hyperlink"/>
                <w:rFonts w:ascii="Times New Roman" w:hAnsi="Times New Roman" w:cs="Times New Roman"/>
                <w:b/>
                <w:bCs/>
                <w:sz w:val="28"/>
                <w:szCs w:val="28"/>
                <w:lang w:val="en-US"/>
              </w:rPr>
              <w:t>Chức năng Employee:</w:t>
            </w:r>
            <w:r w:rsidRPr="00B76B0C">
              <w:rPr>
                <w:webHidden/>
                <w:sz w:val="28"/>
                <w:szCs w:val="28"/>
              </w:rPr>
              <w:tab/>
            </w:r>
            <w:r w:rsidRPr="00B76B0C">
              <w:rPr>
                <w:webHidden/>
                <w:sz w:val="28"/>
                <w:szCs w:val="28"/>
              </w:rPr>
              <w:fldChar w:fldCharType="begin"/>
            </w:r>
            <w:r w:rsidRPr="00B76B0C">
              <w:rPr>
                <w:webHidden/>
                <w:sz w:val="28"/>
                <w:szCs w:val="28"/>
              </w:rPr>
              <w:instrText xml:space="preserve"> PAGEREF _Toc165362085 \h </w:instrText>
            </w:r>
            <w:r w:rsidRPr="00B76B0C">
              <w:rPr>
                <w:webHidden/>
                <w:sz w:val="28"/>
                <w:szCs w:val="28"/>
              </w:rPr>
            </w:r>
            <w:r w:rsidRPr="00B76B0C">
              <w:rPr>
                <w:webHidden/>
                <w:sz w:val="28"/>
                <w:szCs w:val="28"/>
              </w:rPr>
              <w:fldChar w:fldCharType="separate"/>
            </w:r>
            <w:r w:rsidRPr="00B76B0C">
              <w:rPr>
                <w:webHidden/>
                <w:sz w:val="28"/>
                <w:szCs w:val="28"/>
              </w:rPr>
              <w:t>79</w:t>
            </w:r>
            <w:r w:rsidRPr="00B76B0C">
              <w:rPr>
                <w:webHidden/>
                <w:sz w:val="28"/>
                <w:szCs w:val="28"/>
              </w:rPr>
              <w:fldChar w:fldCharType="end"/>
            </w:r>
          </w:hyperlink>
        </w:p>
        <w:p w14:paraId="7B9CD100" w14:textId="36205BA9" w:rsidR="00B76B0C" w:rsidRPr="00B76B0C" w:rsidRDefault="00B76B0C">
          <w:pPr>
            <w:pStyle w:val="TOC3"/>
            <w:tabs>
              <w:tab w:val="left" w:pos="1200"/>
              <w:tab w:val="right" w:leader="dot" w:pos="9350"/>
            </w:tabs>
            <w:rPr>
              <w:rFonts w:eastAsiaTheme="minorEastAsia"/>
              <w:sz w:val="28"/>
              <w:szCs w:val="28"/>
              <w:lang w:val="en-US"/>
            </w:rPr>
          </w:pPr>
          <w:hyperlink w:anchor="_Toc165362086" w:history="1">
            <w:r w:rsidRPr="00B76B0C">
              <w:rPr>
                <w:rStyle w:val="Hyperlink"/>
                <w:rFonts w:ascii="Times New Roman" w:hAnsi="Times New Roman" w:cs="Times New Roman"/>
                <w:b/>
                <w:bCs/>
                <w:sz w:val="28"/>
                <w:szCs w:val="28"/>
                <w:lang w:val="en-US"/>
              </w:rPr>
              <w:t>2.4.</w:t>
            </w:r>
            <w:r w:rsidRPr="00B76B0C">
              <w:rPr>
                <w:rFonts w:eastAsiaTheme="minorEastAsia"/>
                <w:sz w:val="28"/>
                <w:szCs w:val="28"/>
                <w:lang w:val="en-US"/>
              </w:rPr>
              <w:tab/>
            </w:r>
            <w:r w:rsidRPr="00B76B0C">
              <w:rPr>
                <w:rStyle w:val="Hyperlink"/>
                <w:rFonts w:ascii="Times New Roman" w:hAnsi="Times New Roman" w:cs="Times New Roman"/>
                <w:b/>
                <w:bCs/>
                <w:sz w:val="28"/>
                <w:szCs w:val="28"/>
                <w:lang w:val="en-US"/>
              </w:rPr>
              <w:t>Chức năng Product:</w:t>
            </w:r>
            <w:r w:rsidRPr="00B76B0C">
              <w:rPr>
                <w:webHidden/>
                <w:sz w:val="28"/>
                <w:szCs w:val="28"/>
              </w:rPr>
              <w:tab/>
            </w:r>
            <w:r w:rsidRPr="00B76B0C">
              <w:rPr>
                <w:webHidden/>
                <w:sz w:val="28"/>
                <w:szCs w:val="28"/>
              </w:rPr>
              <w:fldChar w:fldCharType="begin"/>
            </w:r>
            <w:r w:rsidRPr="00B76B0C">
              <w:rPr>
                <w:webHidden/>
                <w:sz w:val="28"/>
                <w:szCs w:val="28"/>
              </w:rPr>
              <w:instrText xml:space="preserve"> PAGEREF _Toc165362086 \h </w:instrText>
            </w:r>
            <w:r w:rsidRPr="00B76B0C">
              <w:rPr>
                <w:webHidden/>
                <w:sz w:val="28"/>
                <w:szCs w:val="28"/>
              </w:rPr>
            </w:r>
            <w:r w:rsidRPr="00B76B0C">
              <w:rPr>
                <w:webHidden/>
                <w:sz w:val="28"/>
                <w:szCs w:val="28"/>
              </w:rPr>
              <w:fldChar w:fldCharType="separate"/>
            </w:r>
            <w:r w:rsidRPr="00B76B0C">
              <w:rPr>
                <w:webHidden/>
                <w:sz w:val="28"/>
                <w:szCs w:val="28"/>
              </w:rPr>
              <w:t>105</w:t>
            </w:r>
            <w:r w:rsidRPr="00B76B0C">
              <w:rPr>
                <w:webHidden/>
                <w:sz w:val="28"/>
                <w:szCs w:val="28"/>
              </w:rPr>
              <w:fldChar w:fldCharType="end"/>
            </w:r>
          </w:hyperlink>
        </w:p>
        <w:p w14:paraId="4A0AD586" w14:textId="29004A75" w:rsidR="00B76B0C" w:rsidRPr="00B76B0C" w:rsidRDefault="00B76B0C">
          <w:pPr>
            <w:pStyle w:val="TOC3"/>
            <w:tabs>
              <w:tab w:val="left" w:pos="1200"/>
              <w:tab w:val="right" w:leader="dot" w:pos="9350"/>
            </w:tabs>
            <w:rPr>
              <w:rFonts w:eastAsiaTheme="minorEastAsia"/>
              <w:sz w:val="28"/>
              <w:szCs w:val="28"/>
              <w:lang w:val="en-US"/>
            </w:rPr>
          </w:pPr>
          <w:hyperlink w:anchor="_Toc165362087" w:history="1">
            <w:r w:rsidRPr="00B76B0C">
              <w:rPr>
                <w:rStyle w:val="Hyperlink"/>
                <w:rFonts w:ascii="Times New Roman" w:hAnsi="Times New Roman" w:cs="Times New Roman"/>
                <w:b/>
                <w:bCs/>
                <w:sz w:val="28"/>
                <w:szCs w:val="28"/>
                <w:lang w:val="en-US"/>
              </w:rPr>
              <w:t>2.5.</w:t>
            </w:r>
            <w:r w:rsidRPr="00B76B0C">
              <w:rPr>
                <w:rFonts w:eastAsiaTheme="minorEastAsia"/>
                <w:sz w:val="28"/>
                <w:szCs w:val="28"/>
                <w:lang w:val="en-US"/>
              </w:rPr>
              <w:tab/>
            </w:r>
            <w:r w:rsidRPr="00B76B0C">
              <w:rPr>
                <w:rStyle w:val="Hyperlink"/>
                <w:rFonts w:ascii="Times New Roman" w:hAnsi="Times New Roman" w:cs="Times New Roman"/>
                <w:b/>
                <w:bCs/>
                <w:sz w:val="28"/>
                <w:szCs w:val="28"/>
                <w:lang w:val="en-US"/>
              </w:rPr>
              <w:t>Chức năng Material:</w:t>
            </w:r>
            <w:r w:rsidRPr="00B76B0C">
              <w:rPr>
                <w:webHidden/>
                <w:sz w:val="28"/>
                <w:szCs w:val="28"/>
              </w:rPr>
              <w:tab/>
            </w:r>
            <w:r w:rsidRPr="00B76B0C">
              <w:rPr>
                <w:webHidden/>
                <w:sz w:val="28"/>
                <w:szCs w:val="28"/>
              </w:rPr>
              <w:fldChar w:fldCharType="begin"/>
            </w:r>
            <w:r w:rsidRPr="00B76B0C">
              <w:rPr>
                <w:webHidden/>
                <w:sz w:val="28"/>
                <w:szCs w:val="28"/>
              </w:rPr>
              <w:instrText xml:space="preserve"> PAGEREF _Toc165362087 \h </w:instrText>
            </w:r>
            <w:r w:rsidRPr="00B76B0C">
              <w:rPr>
                <w:webHidden/>
                <w:sz w:val="28"/>
                <w:szCs w:val="28"/>
              </w:rPr>
            </w:r>
            <w:r w:rsidRPr="00B76B0C">
              <w:rPr>
                <w:webHidden/>
                <w:sz w:val="28"/>
                <w:szCs w:val="28"/>
              </w:rPr>
              <w:fldChar w:fldCharType="separate"/>
            </w:r>
            <w:r w:rsidRPr="00B76B0C">
              <w:rPr>
                <w:webHidden/>
                <w:sz w:val="28"/>
                <w:szCs w:val="28"/>
              </w:rPr>
              <w:t>122</w:t>
            </w:r>
            <w:r w:rsidRPr="00B76B0C">
              <w:rPr>
                <w:webHidden/>
                <w:sz w:val="28"/>
                <w:szCs w:val="28"/>
              </w:rPr>
              <w:fldChar w:fldCharType="end"/>
            </w:r>
          </w:hyperlink>
        </w:p>
        <w:p w14:paraId="1CAE5E82" w14:textId="5F292956" w:rsidR="00B76B0C" w:rsidRPr="00B76B0C" w:rsidRDefault="00B76B0C">
          <w:pPr>
            <w:pStyle w:val="TOC3"/>
            <w:tabs>
              <w:tab w:val="left" w:pos="1200"/>
              <w:tab w:val="right" w:leader="dot" w:pos="9350"/>
            </w:tabs>
            <w:rPr>
              <w:rFonts w:eastAsiaTheme="minorEastAsia"/>
              <w:sz w:val="28"/>
              <w:szCs w:val="28"/>
              <w:lang w:val="en-US"/>
            </w:rPr>
          </w:pPr>
          <w:hyperlink w:anchor="_Toc165362088" w:history="1">
            <w:r w:rsidRPr="00B76B0C">
              <w:rPr>
                <w:rStyle w:val="Hyperlink"/>
                <w:rFonts w:ascii="Times New Roman" w:hAnsi="Times New Roman" w:cs="Times New Roman"/>
                <w:b/>
                <w:bCs/>
                <w:sz w:val="28"/>
                <w:szCs w:val="28"/>
                <w:lang w:val="en-US"/>
              </w:rPr>
              <w:t>2.6.</w:t>
            </w:r>
            <w:r w:rsidRPr="00B76B0C">
              <w:rPr>
                <w:rFonts w:eastAsiaTheme="minorEastAsia"/>
                <w:sz w:val="28"/>
                <w:szCs w:val="28"/>
                <w:lang w:val="en-US"/>
              </w:rPr>
              <w:tab/>
            </w:r>
            <w:r w:rsidRPr="00B76B0C">
              <w:rPr>
                <w:rStyle w:val="Hyperlink"/>
                <w:rFonts w:ascii="Times New Roman" w:hAnsi="Times New Roman" w:cs="Times New Roman"/>
                <w:b/>
                <w:bCs/>
                <w:sz w:val="28"/>
                <w:szCs w:val="28"/>
                <w:lang w:val="en-US"/>
              </w:rPr>
              <w:t>Chức năng Supplier:</w:t>
            </w:r>
            <w:r w:rsidRPr="00B76B0C">
              <w:rPr>
                <w:webHidden/>
                <w:sz w:val="28"/>
                <w:szCs w:val="28"/>
              </w:rPr>
              <w:tab/>
            </w:r>
            <w:r w:rsidRPr="00B76B0C">
              <w:rPr>
                <w:webHidden/>
                <w:sz w:val="28"/>
                <w:szCs w:val="28"/>
              </w:rPr>
              <w:fldChar w:fldCharType="begin"/>
            </w:r>
            <w:r w:rsidRPr="00B76B0C">
              <w:rPr>
                <w:webHidden/>
                <w:sz w:val="28"/>
                <w:szCs w:val="28"/>
              </w:rPr>
              <w:instrText xml:space="preserve"> PAGEREF _Toc165362088 \h </w:instrText>
            </w:r>
            <w:r w:rsidRPr="00B76B0C">
              <w:rPr>
                <w:webHidden/>
                <w:sz w:val="28"/>
                <w:szCs w:val="28"/>
              </w:rPr>
            </w:r>
            <w:r w:rsidRPr="00B76B0C">
              <w:rPr>
                <w:webHidden/>
                <w:sz w:val="28"/>
                <w:szCs w:val="28"/>
              </w:rPr>
              <w:fldChar w:fldCharType="separate"/>
            </w:r>
            <w:r w:rsidRPr="00B76B0C">
              <w:rPr>
                <w:webHidden/>
                <w:sz w:val="28"/>
                <w:szCs w:val="28"/>
              </w:rPr>
              <w:t>124</w:t>
            </w:r>
            <w:r w:rsidRPr="00B76B0C">
              <w:rPr>
                <w:webHidden/>
                <w:sz w:val="28"/>
                <w:szCs w:val="28"/>
              </w:rPr>
              <w:fldChar w:fldCharType="end"/>
            </w:r>
          </w:hyperlink>
        </w:p>
        <w:p w14:paraId="686C591F" w14:textId="3E21AC34" w:rsidR="00B76B0C" w:rsidRPr="00B76B0C" w:rsidRDefault="00B76B0C">
          <w:pPr>
            <w:pStyle w:val="TOC3"/>
            <w:tabs>
              <w:tab w:val="left" w:pos="1200"/>
              <w:tab w:val="right" w:leader="dot" w:pos="9350"/>
            </w:tabs>
            <w:rPr>
              <w:rFonts w:eastAsiaTheme="minorEastAsia"/>
              <w:sz w:val="28"/>
              <w:szCs w:val="28"/>
              <w:lang w:val="en-US"/>
            </w:rPr>
          </w:pPr>
          <w:hyperlink w:anchor="_Toc165362089" w:history="1">
            <w:r w:rsidRPr="00B76B0C">
              <w:rPr>
                <w:rStyle w:val="Hyperlink"/>
                <w:rFonts w:ascii="Times New Roman" w:hAnsi="Times New Roman" w:cs="Times New Roman"/>
                <w:b/>
                <w:bCs/>
                <w:sz w:val="28"/>
                <w:szCs w:val="28"/>
                <w:lang w:val="en-US"/>
              </w:rPr>
              <w:t>2.7.</w:t>
            </w:r>
            <w:r w:rsidRPr="00B76B0C">
              <w:rPr>
                <w:rFonts w:eastAsiaTheme="minorEastAsia"/>
                <w:sz w:val="28"/>
                <w:szCs w:val="28"/>
                <w:lang w:val="en-US"/>
              </w:rPr>
              <w:tab/>
            </w:r>
            <w:r w:rsidRPr="00B76B0C">
              <w:rPr>
                <w:rStyle w:val="Hyperlink"/>
                <w:rFonts w:ascii="Times New Roman" w:hAnsi="Times New Roman" w:cs="Times New Roman"/>
                <w:b/>
                <w:bCs/>
                <w:sz w:val="28"/>
                <w:szCs w:val="28"/>
                <w:lang w:val="en-US"/>
              </w:rPr>
              <w:t>Chức năng Expense Bill</w:t>
            </w:r>
            <w:r w:rsidRPr="00B76B0C">
              <w:rPr>
                <w:webHidden/>
                <w:sz w:val="28"/>
                <w:szCs w:val="28"/>
              </w:rPr>
              <w:tab/>
            </w:r>
            <w:r w:rsidRPr="00B76B0C">
              <w:rPr>
                <w:webHidden/>
                <w:sz w:val="28"/>
                <w:szCs w:val="28"/>
              </w:rPr>
              <w:fldChar w:fldCharType="begin"/>
            </w:r>
            <w:r w:rsidRPr="00B76B0C">
              <w:rPr>
                <w:webHidden/>
                <w:sz w:val="28"/>
                <w:szCs w:val="28"/>
              </w:rPr>
              <w:instrText xml:space="preserve"> PAGEREF _Toc165362089 \h </w:instrText>
            </w:r>
            <w:r w:rsidRPr="00B76B0C">
              <w:rPr>
                <w:webHidden/>
                <w:sz w:val="28"/>
                <w:szCs w:val="28"/>
              </w:rPr>
            </w:r>
            <w:r w:rsidRPr="00B76B0C">
              <w:rPr>
                <w:webHidden/>
                <w:sz w:val="28"/>
                <w:szCs w:val="28"/>
              </w:rPr>
              <w:fldChar w:fldCharType="separate"/>
            </w:r>
            <w:r w:rsidRPr="00B76B0C">
              <w:rPr>
                <w:webHidden/>
                <w:sz w:val="28"/>
                <w:szCs w:val="28"/>
              </w:rPr>
              <w:t>128</w:t>
            </w:r>
            <w:r w:rsidRPr="00B76B0C">
              <w:rPr>
                <w:webHidden/>
                <w:sz w:val="28"/>
                <w:szCs w:val="28"/>
              </w:rPr>
              <w:fldChar w:fldCharType="end"/>
            </w:r>
          </w:hyperlink>
        </w:p>
        <w:p w14:paraId="1FA3E76F" w14:textId="4D9C7893" w:rsidR="00B76B0C" w:rsidRPr="00B76B0C" w:rsidRDefault="00B76B0C">
          <w:pPr>
            <w:pStyle w:val="TOC3"/>
            <w:tabs>
              <w:tab w:val="left" w:pos="1200"/>
              <w:tab w:val="right" w:leader="dot" w:pos="9350"/>
            </w:tabs>
            <w:rPr>
              <w:rFonts w:eastAsiaTheme="minorEastAsia"/>
              <w:sz w:val="28"/>
              <w:szCs w:val="28"/>
              <w:lang w:val="en-US"/>
            </w:rPr>
          </w:pPr>
          <w:hyperlink w:anchor="_Toc165362090" w:history="1">
            <w:r w:rsidRPr="00B76B0C">
              <w:rPr>
                <w:rStyle w:val="Hyperlink"/>
                <w:rFonts w:ascii="Times New Roman" w:hAnsi="Times New Roman" w:cs="Times New Roman"/>
                <w:b/>
                <w:bCs/>
                <w:sz w:val="28"/>
                <w:szCs w:val="28"/>
                <w:lang w:val="en-US"/>
              </w:rPr>
              <w:t>2.8.</w:t>
            </w:r>
            <w:r w:rsidRPr="00B76B0C">
              <w:rPr>
                <w:rFonts w:eastAsiaTheme="minorEastAsia"/>
                <w:sz w:val="28"/>
                <w:szCs w:val="28"/>
                <w:lang w:val="en-US"/>
              </w:rPr>
              <w:tab/>
            </w:r>
            <w:r w:rsidRPr="00B76B0C">
              <w:rPr>
                <w:rStyle w:val="Hyperlink"/>
                <w:rFonts w:ascii="Times New Roman" w:hAnsi="Times New Roman" w:cs="Times New Roman"/>
                <w:b/>
                <w:bCs/>
                <w:sz w:val="28"/>
                <w:szCs w:val="28"/>
                <w:lang w:val="en-US"/>
              </w:rPr>
              <w:t>Chức năng ReceiptNote</w:t>
            </w:r>
            <w:r w:rsidRPr="00B76B0C">
              <w:rPr>
                <w:webHidden/>
                <w:sz w:val="28"/>
                <w:szCs w:val="28"/>
              </w:rPr>
              <w:tab/>
            </w:r>
            <w:r w:rsidRPr="00B76B0C">
              <w:rPr>
                <w:webHidden/>
                <w:sz w:val="28"/>
                <w:szCs w:val="28"/>
              </w:rPr>
              <w:fldChar w:fldCharType="begin"/>
            </w:r>
            <w:r w:rsidRPr="00B76B0C">
              <w:rPr>
                <w:webHidden/>
                <w:sz w:val="28"/>
                <w:szCs w:val="28"/>
              </w:rPr>
              <w:instrText xml:space="preserve"> PAGEREF _Toc165362090 \h </w:instrText>
            </w:r>
            <w:r w:rsidRPr="00B76B0C">
              <w:rPr>
                <w:webHidden/>
                <w:sz w:val="28"/>
                <w:szCs w:val="28"/>
              </w:rPr>
            </w:r>
            <w:r w:rsidRPr="00B76B0C">
              <w:rPr>
                <w:webHidden/>
                <w:sz w:val="28"/>
                <w:szCs w:val="28"/>
              </w:rPr>
              <w:fldChar w:fldCharType="separate"/>
            </w:r>
            <w:r w:rsidRPr="00B76B0C">
              <w:rPr>
                <w:webHidden/>
                <w:sz w:val="28"/>
                <w:szCs w:val="28"/>
              </w:rPr>
              <w:t>133</w:t>
            </w:r>
            <w:r w:rsidRPr="00B76B0C">
              <w:rPr>
                <w:webHidden/>
                <w:sz w:val="28"/>
                <w:szCs w:val="28"/>
              </w:rPr>
              <w:fldChar w:fldCharType="end"/>
            </w:r>
          </w:hyperlink>
        </w:p>
        <w:p w14:paraId="6DF259C0" w14:textId="183AA2C8" w:rsidR="00B76B0C" w:rsidRPr="00B76B0C" w:rsidRDefault="00B76B0C">
          <w:pPr>
            <w:pStyle w:val="TOC2"/>
            <w:tabs>
              <w:tab w:val="left" w:pos="720"/>
              <w:tab w:val="right" w:leader="dot" w:pos="9350"/>
            </w:tabs>
            <w:rPr>
              <w:rFonts w:eastAsiaTheme="minorEastAsia"/>
              <w:sz w:val="28"/>
              <w:szCs w:val="28"/>
              <w:lang w:val="en-US"/>
            </w:rPr>
          </w:pPr>
          <w:hyperlink w:anchor="_Toc165362091" w:history="1">
            <w:r w:rsidRPr="00B76B0C">
              <w:rPr>
                <w:rStyle w:val="Hyperlink"/>
                <w:rFonts w:ascii="Times New Roman" w:hAnsi="Times New Roman" w:cs="Times New Roman"/>
                <w:b/>
                <w:bCs/>
                <w:sz w:val="28"/>
                <w:szCs w:val="28"/>
                <w:lang w:val="en-US"/>
              </w:rPr>
              <w:t>3.</w:t>
            </w:r>
            <w:r w:rsidRPr="00B76B0C">
              <w:rPr>
                <w:rFonts w:eastAsiaTheme="minorEastAsia"/>
                <w:sz w:val="28"/>
                <w:szCs w:val="28"/>
                <w:lang w:val="en-US"/>
              </w:rPr>
              <w:tab/>
            </w:r>
            <w:r w:rsidRPr="00B76B0C">
              <w:rPr>
                <w:rStyle w:val="Hyperlink"/>
                <w:rFonts w:ascii="Times New Roman" w:hAnsi="Times New Roman" w:cs="Times New Roman"/>
                <w:b/>
                <w:bCs/>
                <w:sz w:val="28"/>
                <w:szCs w:val="28"/>
                <w:lang w:val="en-US"/>
              </w:rPr>
              <w:t>Tạo user và phân quyền truy cập</w:t>
            </w:r>
            <w:r w:rsidRPr="00B76B0C">
              <w:rPr>
                <w:webHidden/>
                <w:sz w:val="28"/>
                <w:szCs w:val="28"/>
              </w:rPr>
              <w:tab/>
            </w:r>
            <w:r w:rsidRPr="00B76B0C">
              <w:rPr>
                <w:webHidden/>
                <w:sz w:val="28"/>
                <w:szCs w:val="28"/>
              </w:rPr>
              <w:fldChar w:fldCharType="begin"/>
            </w:r>
            <w:r w:rsidRPr="00B76B0C">
              <w:rPr>
                <w:webHidden/>
                <w:sz w:val="28"/>
                <w:szCs w:val="28"/>
              </w:rPr>
              <w:instrText xml:space="preserve"> PAGEREF _Toc165362091 \h </w:instrText>
            </w:r>
            <w:r w:rsidRPr="00B76B0C">
              <w:rPr>
                <w:webHidden/>
                <w:sz w:val="28"/>
                <w:szCs w:val="28"/>
              </w:rPr>
            </w:r>
            <w:r w:rsidRPr="00B76B0C">
              <w:rPr>
                <w:webHidden/>
                <w:sz w:val="28"/>
                <w:szCs w:val="28"/>
              </w:rPr>
              <w:fldChar w:fldCharType="separate"/>
            </w:r>
            <w:r w:rsidRPr="00B76B0C">
              <w:rPr>
                <w:webHidden/>
                <w:sz w:val="28"/>
                <w:szCs w:val="28"/>
              </w:rPr>
              <w:t>149</w:t>
            </w:r>
            <w:r w:rsidRPr="00B76B0C">
              <w:rPr>
                <w:webHidden/>
                <w:sz w:val="28"/>
                <w:szCs w:val="28"/>
              </w:rPr>
              <w:fldChar w:fldCharType="end"/>
            </w:r>
          </w:hyperlink>
        </w:p>
        <w:p w14:paraId="0569FF15" w14:textId="2050A99E" w:rsidR="00B76B0C" w:rsidRPr="00B76B0C" w:rsidRDefault="00B76B0C">
          <w:pPr>
            <w:pStyle w:val="TOC1"/>
            <w:tabs>
              <w:tab w:val="right" w:leader="dot" w:pos="9350"/>
            </w:tabs>
            <w:rPr>
              <w:rFonts w:eastAsiaTheme="minorEastAsia"/>
              <w:sz w:val="28"/>
              <w:szCs w:val="28"/>
              <w:lang w:val="en-US"/>
            </w:rPr>
          </w:pPr>
          <w:hyperlink w:anchor="_Toc165362092" w:history="1">
            <w:r w:rsidRPr="00B76B0C">
              <w:rPr>
                <w:rStyle w:val="Hyperlink"/>
                <w:rFonts w:ascii="Times New Roman" w:hAnsi="Times New Roman" w:cs="Times New Roman"/>
                <w:b/>
                <w:bCs/>
                <w:sz w:val="28"/>
                <w:szCs w:val="28"/>
              </w:rPr>
              <w:t>CHƯƠNG 4: THIẾT KẾ GIAO DIỆN HỆ THỐNG</w:t>
            </w:r>
            <w:r w:rsidRPr="00B76B0C">
              <w:rPr>
                <w:webHidden/>
                <w:sz w:val="28"/>
                <w:szCs w:val="28"/>
              </w:rPr>
              <w:tab/>
            </w:r>
            <w:r w:rsidRPr="00B76B0C">
              <w:rPr>
                <w:webHidden/>
                <w:sz w:val="28"/>
                <w:szCs w:val="28"/>
              </w:rPr>
              <w:fldChar w:fldCharType="begin"/>
            </w:r>
            <w:r w:rsidRPr="00B76B0C">
              <w:rPr>
                <w:webHidden/>
                <w:sz w:val="28"/>
                <w:szCs w:val="28"/>
              </w:rPr>
              <w:instrText xml:space="preserve"> PAGEREF _Toc165362092 \h </w:instrText>
            </w:r>
            <w:r w:rsidRPr="00B76B0C">
              <w:rPr>
                <w:webHidden/>
                <w:sz w:val="28"/>
                <w:szCs w:val="28"/>
              </w:rPr>
            </w:r>
            <w:r w:rsidRPr="00B76B0C">
              <w:rPr>
                <w:webHidden/>
                <w:sz w:val="28"/>
                <w:szCs w:val="28"/>
              </w:rPr>
              <w:fldChar w:fldCharType="separate"/>
            </w:r>
            <w:r w:rsidRPr="00B76B0C">
              <w:rPr>
                <w:webHidden/>
                <w:sz w:val="28"/>
                <w:szCs w:val="28"/>
              </w:rPr>
              <w:t>155</w:t>
            </w:r>
            <w:r w:rsidRPr="00B76B0C">
              <w:rPr>
                <w:webHidden/>
                <w:sz w:val="28"/>
                <w:szCs w:val="28"/>
              </w:rPr>
              <w:fldChar w:fldCharType="end"/>
            </w:r>
          </w:hyperlink>
        </w:p>
        <w:p w14:paraId="0016E8C4" w14:textId="4E6B847F" w:rsidR="00A0113C" w:rsidRPr="00354A29" w:rsidRDefault="00A0113C">
          <w:r w:rsidRPr="00B76B0C">
            <w:rPr>
              <w:b/>
              <w:bCs/>
              <w:sz w:val="28"/>
              <w:szCs w:val="28"/>
            </w:rPr>
            <w:fldChar w:fldCharType="end"/>
          </w:r>
        </w:p>
      </w:sdtContent>
    </w:sdt>
    <w:p w14:paraId="4D845B15" w14:textId="77777777" w:rsidR="007E4B1E" w:rsidRPr="00354A29" w:rsidRDefault="007E4B1E" w:rsidP="007E4B1E">
      <w:pPr>
        <w:tabs>
          <w:tab w:val="center" w:pos="6660"/>
        </w:tabs>
        <w:rPr>
          <w:rFonts w:ascii="Times New Roman" w:hAnsi="Times New Roman" w:cs="Times New Roman"/>
          <w:sz w:val="28"/>
          <w:szCs w:val="28"/>
        </w:rPr>
      </w:pPr>
    </w:p>
    <w:p w14:paraId="46298C12" w14:textId="77777777" w:rsidR="007E4B1E" w:rsidRPr="00354A29" w:rsidRDefault="007E4B1E">
      <w:pPr>
        <w:rPr>
          <w:rFonts w:ascii="Times New Roman" w:hAnsi="Times New Roman" w:cs="Times New Roman"/>
          <w:sz w:val="28"/>
          <w:szCs w:val="28"/>
        </w:rPr>
      </w:pPr>
      <w:r w:rsidRPr="00354A29">
        <w:rPr>
          <w:rFonts w:ascii="Times New Roman" w:hAnsi="Times New Roman" w:cs="Times New Roman"/>
          <w:sz w:val="28"/>
          <w:szCs w:val="28"/>
        </w:rPr>
        <w:lastRenderedPageBreak/>
        <w:br w:type="page"/>
      </w:r>
    </w:p>
    <w:p w14:paraId="165DED40" w14:textId="77777777" w:rsidR="007E4B1E" w:rsidRPr="00354A29" w:rsidRDefault="007E4B1E" w:rsidP="007E4B1E">
      <w:pPr>
        <w:tabs>
          <w:tab w:val="center" w:pos="6660"/>
        </w:tabs>
        <w:jc w:val="center"/>
        <w:rPr>
          <w:rFonts w:ascii="Times New Roman" w:hAnsi="Times New Roman" w:cs="Times New Roman"/>
          <w:b/>
          <w:bCs/>
          <w:sz w:val="28"/>
          <w:szCs w:val="28"/>
        </w:rPr>
      </w:pPr>
      <w:r w:rsidRPr="00354A29">
        <w:rPr>
          <w:rFonts w:ascii="Times New Roman" w:hAnsi="Times New Roman" w:cs="Times New Roman"/>
          <w:b/>
          <w:bCs/>
          <w:sz w:val="28"/>
          <w:szCs w:val="28"/>
        </w:rPr>
        <w:lastRenderedPageBreak/>
        <w:t>LỜI CẢM ƠN</w:t>
      </w:r>
    </w:p>
    <w:p w14:paraId="60FC2B1B" w14:textId="27311ACB" w:rsidR="005554CD" w:rsidRPr="00354A29" w:rsidRDefault="007E4B1E" w:rsidP="00A439C5">
      <w:pPr>
        <w:spacing w:after="0" w:line="360" w:lineRule="auto"/>
        <w:jc w:val="both"/>
        <w:rPr>
          <w:rFonts w:ascii="Times New Roman" w:hAnsi="Times New Roman" w:cs="Times New Roman"/>
          <w:sz w:val="28"/>
          <w:szCs w:val="28"/>
        </w:rPr>
      </w:pPr>
      <w:r w:rsidRPr="00354A29">
        <w:rPr>
          <w:rFonts w:ascii="Times New Roman" w:hAnsi="Times New Roman" w:cs="Times New Roman"/>
          <w:sz w:val="28"/>
          <w:szCs w:val="28"/>
        </w:rPr>
        <w:t>Kính thưa thầy Nguyễn Thành Sơn,</w:t>
      </w:r>
    </w:p>
    <w:p w14:paraId="7DA1F4F8" w14:textId="77777777" w:rsidR="007E4B1E" w:rsidRPr="00354A29" w:rsidRDefault="007E4B1E" w:rsidP="00A439C5">
      <w:pPr>
        <w:spacing w:after="0" w:line="360" w:lineRule="auto"/>
        <w:jc w:val="both"/>
        <w:rPr>
          <w:rFonts w:ascii="Times New Roman" w:hAnsi="Times New Roman" w:cs="Times New Roman"/>
          <w:sz w:val="28"/>
          <w:szCs w:val="28"/>
        </w:rPr>
      </w:pPr>
      <w:r w:rsidRPr="00354A29">
        <w:rPr>
          <w:rFonts w:ascii="Times New Roman" w:hAnsi="Times New Roman" w:cs="Times New Roman"/>
          <w:sz w:val="28"/>
          <w:szCs w:val="28"/>
        </w:rPr>
        <w:t>Nhóm em xin gửi lời cảm ơn chân thành đến thầy vì đã hướng dẫn và giúp đỡ</w:t>
      </w:r>
    </w:p>
    <w:p w14:paraId="493FCD9F" w14:textId="77777777" w:rsidR="007E4B1E" w:rsidRPr="00354A29" w:rsidRDefault="007E4B1E" w:rsidP="00A439C5">
      <w:pPr>
        <w:spacing w:after="0" w:line="360" w:lineRule="auto"/>
        <w:jc w:val="both"/>
        <w:rPr>
          <w:rFonts w:ascii="Times New Roman" w:hAnsi="Times New Roman" w:cs="Times New Roman"/>
          <w:sz w:val="28"/>
          <w:szCs w:val="28"/>
        </w:rPr>
      </w:pPr>
      <w:r w:rsidRPr="00354A29">
        <w:rPr>
          <w:rFonts w:ascii="Times New Roman" w:hAnsi="Times New Roman" w:cs="Times New Roman"/>
          <w:sz w:val="28"/>
          <w:szCs w:val="28"/>
        </w:rPr>
        <w:t>chúng em trong quá trình hoàn thiện đồ án môn Hệ quản trị cơ sở dữ liệu.</w:t>
      </w:r>
    </w:p>
    <w:p w14:paraId="7519A50A" w14:textId="6BC9BA8D" w:rsidR="007E4B1E" w:rsidRPr="00354A29" w:rsidRDefault="007E4B1E" w:rsidP="00A439C5">
      <w:pPr>
        <w:spacing w:after="0" w:line="360" w:lineRule="auto"/>
        <w:jc w:val="both"/>
        <w:rPr>
          <w:rFonts w:ascii="Times New Roman" w:hAnsi="Times New Roman" w:cs="Times New Roman"/>
          <w:sz w:val="28"/>
          <w:szCs w:val="28"/>
        </w:rPr>
      </w:pPr>
      <w:r w:rsidRPr="00354A29">
        <w:rPr>
          <w:rFonts w:ascii="Times New Roman" w:hAnsi="Times New Roman" w:cs="Times New Roman"/>
          <w:sz w:val="28"/>
          <w:szCs w:val="28"/>
        </w:rPr>
        <w:t>Nhờ vào sự chỉ dẫn và giúp đỡ của thầy, nhóm em đã có thể hoàn thành đồ án một cách hiệu quả và đạt được kết quả như mong đợi. Chúng em rất biết ơn thầy đã dành thời gian và tâm huyết để truyền đạt kiến thức và kinh nghiệm cho nhóm.</w:t>
      </w:r>
    </w:p>
    <w:p w14:paraId="73DD5CE7" w14:textId="77777777" w:rsidR="007E4B1E" w:rsidRPr="00354A29" w:rsidRDefault="007E4B1E" w:rsidP="00A439C5">
      <w:pPr>
        <w:spacing w:after="0" w:line="360" w:lineRule="auto"/>
        <w:jc w:val="both"/>
        <w:rPr>
          <w:rFonts w:ascii="Times New Roman" w:hAnsi="Times New Roman" w:cs="Times New Roman"/>
          <w:sz w:val="28"/>
          <w:szCs w:val="28"/>
        </w:rPr>
      </w:pPr>
      <w:r w:rsidRPr="00354A29">
        <w:rPr>
          <w:rFonts w:ascii="Times New Roman" w:hAnsi="Times New Roman" w:cs="Times New Roman"/>
          <w:sz w:val="28"/>
          <w:szCs w:val="28"/>
        </w:rPr>
        <w:t>Thầy đã giúp chúng em có được những kiến thức và kỹ năng cần thiết để làm</w:t>
      </w:r>
    </w:p>
    <w:p w14:paraId="1382FBEE" w14:textId="5D12AEDC" w:rsidR="007E4B1E" w:rsidRPr="00354A29" w:rsidRDefault="007E4B1E" w:rsidP="00A439C5">
      <w:pPr>
        <w:spacing w:after="0" w:line="360" w:lineRule="auto"/>
        <w:jc w:val="both"/>
        <w:rPr>
          <w:rFonts w:ascii="Times New Roman" w:hAnsi="Times New Roman" w:cs="Times New Roman"/>
          <w:sz w:val="28"/>
          <w:szCs w:val="28"/>
        </w:rPr>
      </w:pPr>
      <w:r w:rsidRPr="00354A29">
        <w:rPr>
          <w:rFonts w:ascii="Times New Roman" w:hAnsi="Times New Roman" w:cs="Times New Roman"/>
          <w:sz w:val="28"/>
          <w:szCs w:val="28"/>
        </w:rPr>
        <w:t>việc với cơ sở dữ liệu một cách hiệu quả, và nhóm em sẽ sử dụng những kiến thức này để phát triển bản thân và đóng góp vào công việc sau này.</w:t>
      </w:r>
    </w:p>
    <w:p w14:paraId="74B67959" w14:textId="7B680DCE" w:rsidR="007E4B1E" w:rsidRPr="00354A29" w:rsidRDefault="007E4B1E" w:rsidP="00A439C5">
      <w:pPr>
        <w:spacing w:after="0" w:line="360" w:lineRule="auto"/>
        <w:jc w:val="both"/>
        <w:rPr>
          <w:rFonts w:ascii="Times New Roman" w:hAnsi="Times New Roman" w:cs="Times New Roman"/>
          <w:sz w:val="28"/>
          <w:szCs w:val="28"/>
        </w:rPr>
      </w:pPr>
      <w:r w:rsidRPr="00354A29">
        <w:rPr>
          <w:rFonts w:ascii="Times New Roman" w:hAnsi="Times New Roman" w:cs="Times New Roman"/>
          <w:sz w:val="28"/>
          <w:szCs w:val="28"/>
        </w:rPr>
        <w:t>Một lần nữa, nhóm em xin chân thành cảm ơn thầy Nguyễn Thành Sơn vì sự giúp đỡ và hướng dẫn của thầy trong quá trình học tập của nhóm.</w:t>
      </w:r>
    </w:p>
    <w:p w14:paraId="175A3595" w14:textId="7104109C" w:rsidR="007E4B1E" w:rsidRPr="00354A29" w:rsidRDefault="007E4B1E" w:rsidP="007E4B1E">
      <w:pPr>
        <w:tabs>
          <w:tab w:val="right" w:pos="9180"/>
        </w:tabs>
        <w:spacing w:after="0" w:line="360" w:lineRule="auto"/>
        <w:rPr>
          <w:rFonts w:ascii="Times New Roman" w:hAnsi="Times New Roman" w:cs="Times New Roman"/>
          <w:sz w:val="28"/>
          <w:szCs w:val="28"/>
        </w:rPr>
      </w:pPr>
      <w:r w:rsidRPr="00354A29">
        <w:rPr>
          <w:rFonts w:ascii="Times New Roman" w:hAnsi="Times New Roman" w:cs="Times New Roman"/>
          <w:sz w:val="28"/>
          <w:szCs w:val="28"/>
        </w:rPr>
        <w:tab/>
        <w:t>Trân trọng,</w:t>
      </w:r>
    </w:p>
    <w:p w14:paraId="5AD2136F" w14:textId="1B9E5149" w:rsidR="007E4B1E" w:rsidRPr="00354A29" w:rsidRDefault="007E4B1E" w:rsidP="007E4B1E">
      <w:pPr>
        <w:tabs>
          <w:tab w:val="right" w:pos="9180"/>
        </w:tabs>
        <w:spacing w:after="0" w:line="360" w:lineRule="auto"/>
        <w:rPr>
          <w:rFonts w:ascii="Times New Roman" w:hAnsi="Times New Roman" w:cs="Times New Roman"/>
          <w:sz w:val="28"/>
          <w:szCs w:val="28"/>
        </w:rPr>
      </w:pPr>
      <w:r w:rsidRPr="00354A29">
        <w:rPr>
          <w:rFonts w:ascii="Times New Roman" w:hAnsi="Times New Roman" w:cs="Times New Roman"/>
          <w:sz w:val="28"/>
          <w:szCs w:val="28"/>
        </w:rPr>
        <w:tab/>
        <w:t>Huỳnh Thanh Duy</w:t>
      </w:r>
    </w:p>
    <w:p w14:paraId="48405F6B" w14:textId="23A1198A" w:rsidR="007E4B1E" w:rsidRPr="00354A29" w:rsidRDefault="007E4B1E" w:rsidP="007E4B1E">
      <w:pPr>
        <w:tabs>
          <w:tab w:val="right" w:pos="9180"/>
        </w:tabs>
        <w:spacing w:after="0" w:line="360" w:lineRule="auto"/>
        <w:rPr>
          <w:rFonts w:ascii="Times New Roman" w:hAnsi="Times New Roman" w:cs="Times New Roman"/>
          <w:sz w:val="28"/>
          <w:szCs w:val="28"/>
        </w:rPr>
      </w:pPr>
      <w:r w:rsidRPr="00354A29">
        <w:rPr>
          <w:rFonts w:ascii="Times New Roman" w:hAnsi="Times New Roman" w:cs="Times New Roman"/>
          <w:sz w:val="28"/>
          <w:szCs w:val="28"/>
        </w:rPr>
        <w:tab/>
        <w:t>Nguyễn Trung Hiếu</w:t>
      </w:r>
    </w:p>
    <w:p w14:paraId="68995A65" w14:textId="765D8990" w:rsidR="007E4B1E" w:rsidRPr="00354A29" w:rsidRDefault="007E4B1E" w:rsidP="007E4B1E">
      <w:pPr>
        <w:tabs>
          <w:tab w:val="right" w:pos="9180"/>
        </w:tabs>
        <w:spacing w:after="0" w:line="360" w:lineRule="auto"/>
        <w:rPr>
          <w:rFonts w:ascii="Times New Roman" w:hAnsi="Times New Roman" w:cs="Times New Roman"/>
          <w:sz w:val="28"/>
          <w:szCs w:val="28"/>
        </w:rPr>
      </w:pPr>
      <w:r w:rsidRPr="00354A29">
        <w:rPr>
          <w:rFonts w:ascii="Times New Roman" w:hAnsi="Times New Roman" w:cs="Times New Roman"/>
          <w:sz w:val="28"/>
          <w:szCs w:val="28"/>
        </w:rPr>
        <w:tab/>
        <w:t>Lê Văn Phát</w:t>
      </w:r>
    </w:p>
    <w:p w14:paraId="03CCE463" w14:textId="7D734F9F" w:rsidR="007E4B1E" w:rsidRPr="00354A29" w:rsidRDefault="007E4B1E" w:rsidP="007E4B1E">
      <w:pPr>
        <w:tabs>
          <w:tab w:val="right" w:pos="9180"/>
        </w:tabs>
        <w:spacing w:after="0" w:line="360" w:lineRule="auto"/>
        <w:rPr>
          <w:rFonts w:ascii="Times New Roman" w:hAnsi="Times New Roman" w:cs="Times New Roman"/>
          <w:sz w:val="28"/>
          <w:szCs w:val="28"/>
        </w:rPr>
      </w:pPr>
      <w:r w:rsidRPr="00354A29">
        <w:rPr>
          <w:rFonts w:ascii="Times New Roman" w:hAnsi="Times New Roman" w:cs="Times New Roman"/>
          <w:sz w:val="28"/>
          <w:szCs w:val="28"/>
        </w:rPr>
        <w:tab/>
        <w:t>Lê Duy Phương</w:t>
      </w:r>
    </w:p>
    <w:p w14:paraId="7FAC8FE4" w14:textId="1A190A2D" w:rsidR="007E4B1E" w:rsidRPr="00354A29" w:rsidRDefault="007E4B1E">
      <w:pPr>
        <w:rPr>
          <w:rFonts w:ascii="Times New Roman" w:hAnsi="Times New Roman" w:cs="Times New Roman"/>
          <w:sz w:val="28"/>
          <w:szCs w:val="28"/>
        </w:rPr>
      </w:pPr>
      <w:r w:rsidRPr="00354A29">
        <w:rPr>
          <w:rFonts w:ascii="Times New Roman" w:hAnsi="Times New Roman" w:cs="Times New Roman"/>
          <w:sz w:val="28"/>
          <w:szCs w:val="28"/>
        </w:rPr>
        <w:br w:type="page"/>
      </w:r>
    </w:p>
    <w:p w14:paraId="0B6F967C" w14:textId="77777777" w:rsidR="007E4B1E" w:rsidRPr="00354A29" w:rsidRDefault="007E4B1E" w:rsidP="007E4B1E">
      <w:pPr>
        <w:tabs>
          <w:tab w:val="right" w:pos="9180"/>
        </w:tabs>
        <w:jc w:val="center"/>
        <w:rPr>
          <w:rFonts w:ascii="Times New Roman" w:hAnsi="Times New Roman" w:cs="Times New Roman"/>
          <w:b/>
          <w:bCs/>
          <w:sz w:val="28"/>
          <w:szCs w:val="28"/>
        </w:rPr>
      </w:pPr>
      <w:r w:rsidRPr="00354A29">
        <w:rPr>
          <w:rFonts w:ascii="Times New Roman" w:hAnsi="Times New Roman" w:cs="Times New Roman"/>
          <w:b/>
          <w:bCs/>
          <w:sz w:val="28"/>
          <w:szCs w:val="28"/>
        </w:rPr>
        <w:lastRenderedPageBreak/>
        <w:t>LỜI NÓI ĐẦU</w:t>
      </w:r>
    </w:p>
    <w:p w14:paraId="52ECD68E" w14:textId="77777777" w:rsidR="007E4B1E" w:rsidRPr="00354A29" w:rsidRDefault="007E4B1E" w:rsidP="007E4B1E">
      <w:pPr>
        <w:tabs>
          <w:tab w:val="right" w:pos="9180"/>
        </w:tabs>
        <w:spacing w:after="0" w:line="360" w:lineRule="auto"/>
        <w:jc w:val="both"/>
        <w:rPr>
          <w:rFonts w:ascii="Times New Roman" w:hAnsi="Times New Roman" w:cs="Times New Roman"/>
          <w:sz w:val="28"/>
          <w:szCs w:val="28"/>
        </w:rPr>
      </w:pPr>
      <w:r w:rsidRPr="00354A29">
        <w:rPr>
          <w:rFonts w:ascii="Times New Roman" w:hAnsi="Times New Roman" w:cs="Times New Roman"/>
          <w:sz w:val="28"/>
          <w:szCs w:val="28"/>
        </w:rPr>
        <w:t>Xin chào thầy và các bạn,</w:t>
      </w:r>
    </w:p>
    <w:p w14:paraId="1A22D79D" w14:textId="6E271F7A" w:rsidR="007E4B1E" w:rsidRPr="00354A29" w:rsidRDefault="007E4B1E" w:rsidP="007E4B1E">
      <w:pPr>
        <w:tabs>
          <w:tab w:val="right" w:pos="9180"/>
        </w:tabs>
        <w:spacing w:after="0" w:line="360" w:lineRule="auto"/>
        <w:jc w:val="both"/>
        <w:rPr>
          <w:rFonts w:ascii="Times New Roman" w:hAnsi="Times New Roman" w:cs="Times New Roman"/>
          <w:sz w:val="28"/>
          <w:szCs w:val="28"/>
        </w:rPr>
      </w:pPr>
      <w:r w:rsidRPr="00354A29">
        <w:rPr>
          <w:rFonts w:ascii="Times New Roman" w:hAnsi="Times New Roman" w:cs="Times New Roman"/>
          <w:sz w:val="28"/>
          <w:szCs w:val="28"/>
        </w:rPr>
        <w:t>Đồ án quản lý quán café “Wibu Coffee” là kết quả của nhóm em sau một thời gian học tập và thực hành môn học Hệ quản trị cơ sở dữ liệu. Đây là một đồ án đầy thử thách và hứa hẹn đem lại cho chúng ta những kiến thức và kinh nghiệm quý giá.</w:t>
      </w:r>
    </w:p>
    <w:p w14:paraId="30BA5E05" w14:textId="46D6A851" w:rsidR="007E4B1E" w:rsidRPr="00354A29" w:rsidRDefault="007E4B1E" w:rsidP="007E4B1E">
      <w:pPr>
        <w:tabs>
          <w:tab w:val="right" w:pos="9180"/>
        </w:tabs>
        <w:spacing w:after="0" w:line="360" w:lineRule="auto"/>
        <w:jc w:val="both"/>
        <w:rPr>
          <w:rFonts w:ascii="Times New Roman" w:hAnsi="Times New Roman" w:cs="Times New Roman"/>
          <w:sz w:val="28"/>
          <w:szCs w:val="28"/>
        </w:rPr>
      </w:pPr>
      <w:r w:rsidRPr="00354A29">
        <w:rPr>
          <w:rFonts w:ascii="Times New Roman" w:hAnsi="Times New Roman" w:cs="Times New Roman"/>
          <w:sz w:val="28"/>
          <w:szCs w:val="28"/>
        </w:rPr>
        <w:t>Trong quá trình hoàn thành đồ án, nhóm em đã đối mặt với rất nhiều khó khăn và thách thức. Tuy nhiên, với sự hướng dẫn và hỗ trợ tận tình của giáo viên hướng dẫn cùng với sự nỗ lực không ngừng của chúng em, đồ án đã được hoàn thành một cách thật sự tốt đẹp.</w:t>
      </w:r>
    </w:p>
    <w:p w14:paraId="4ED17EF4" w14:textId="69BB0E24" w:rsidR="007E4B1E" w:rsidRPr="00354A29" w:rsidRDefault="007E4B1E" w:rsidP="007E4B1E">
      <w:pPr>
        <w:tabs>
          <w:tab w:val="right" w:pos="9180"/>
        </w:tabs>
        <w:spacing w:after="0" w:line="360" w:lineRule="auto"/>
        <w:jc w:val="both"/>
        <w:rPr>
          <w:rFonts w:ascii="Times New Roman" w:hAnsi="Times New Roman" w:cs="Times New Roman"/>
          <w:sz w:val="28"/>
          <w:szCs w:val="28"/>
        </w:rPr>
      </w:pPr>
      <w:r w:rsidRPr="00354A29">
        <w:rPr>
          <w:rFonts w:ascii="Times New Roman" w:hAnsi="Times New Roman" w:cs="Times New Roman"/>
          <w:sz w:val="28"/>
          <w:szCs w:val="28"/>
        </w:rPr>
        <w:t>Đồ án quản lý quán cà phê là một ứng dụng thực tiễn, nhằm mục đích giúp chủ quán cà phê có thể quản lý hoạt động của quán một cách dễ dàng và hiệu quả hơn. Bằng việc áp dụng những kiến thức về hệ quản trị cơ sở dữ liệu, chúng em đã xây dựng được một hệ thống quản lý hoàn chỉnh, bao gồm các chức năng quản lý khách hàng, quản lý nhân viên, quản lý thực đơn và các hoạt động kinh doanh khác.</w:t>
      </w:r>
    </w:p>
    <w:p w14:paraId="0DAF20BC" w14:textId="3395F7D4" w:rsidR="007E4B1E" w:rsidRPr="00354A29" w:rsidRDefault="007E4B1E" w:rsidP="007E4B1E">
      <w:pPr>
        <w:tabs>
          <w:tab w:val="right" w:pos="9180"/>
        </w:tabs>
        <w:spacing w:after="0" w:line="360" w:lineRule="auto"/>
        <w:jc w:val="both"/>
        <w:rPr>
          <w:rFonts w:ascii="Times New Roman" w:hAnsi="Times New Roman" w:cs="Times New Roman"/>
          <w:sz w:val="28"/>
          <w:szCs w:val="28"/>
        </w:rPr>
      </w:pPr>
      <w:r w:rsidRPr="00354A29">
        <w:rPr>
          <w:rFonts w:ascii="Times New Roman" w:hAnsi="Times New Roman" w:cs="Times New Roman"/>
          <w:sz w:val="28"/>
          <w:szCs w:val="28"/>
        </w:rPr>
        <w:t>Nhóm em hy vọng rằng đồ án của chúng em sẽ đem lại cho quý thầy cô và các bạn sinh viên những kiến thức và trải nghiệm thực tế hữu ích. Chúng em cũng mong muốn rằng đồ án này sẽ có thể truyền cảm hứng và khơi gợi những ý tưởng sáng tạo cho các bạn sinh viên khác trong việc ứng dụng hệ quản trị cơ sở dữ liệu vào thực tế.</w:t>
      </w:r>
    </w:p>
    <w:p w14:paraId="6468A396" w14:textId="5D5F32C4" w:rsidR="007E4B1E" w:rsidRPr="00354A29" w:rsidRDefault="007E4B1E" w:rsidP="007E4B1E">
      <w:pPr>
        <w:tabs>
          <w:tab w:val="right" w:pos="9180"/>
        </w:tabs>
        <w:spacing w:after="0" w:line="360" w:lineRule="auto"/>
        <w:jc w:val="both"/>
        <w:rPr>
          <w:rFonts w:ascii="Times New Roman" w:hAnsi="Times New Roman" w:cs="Times New Roman"/>
          <w:sz w:val="28"/>
          <w:szCs w:val="28"/>
        </w:rPr>
      </w:pPr>
      <w:r w:rsidRPr="00354A29">
        <w:rPr>
          <w:rFonts w:ascii="Times New Roman" w:hAnsi="Times New Roman" w:cs="Times New Roman"/>
          <w:sz w:val="28"/>
          <w:szCs w:val="28"/>
        </w:rPr>
        <w:t>Cảm ơn quý thầy cô và các bạn sinh viên đã theo dõi và đóng góp ý kiến cho đồ án của chúng em.</w:t>
      </w:r>
    </w:p>
    <w:p w14:paraId="282B782C" w14:textId="77777777" w:rsidR="007E4B1E" w:rsidRPr="00354A29" w:rsidRDefault="007E4B1E">
      <w:pPr>
        <w:rPr>
          <w:rFonts w:ascii="Times New Roman" w:hAnsi="Times New Roman" w:cs="Times New Roman"/>
          <w:sz w:val="28"/>
          <w:szCs w:val="28"/>
        </w:rPr>
      </w:pPr>
      <w:r w:rsidRPr="00354A29">
        <w:rPr>
          <w:rFonts w:ascii="Times New Roman" w:hAnsi="Times New Roman" w:cs="Times New Roman"/>
          <w:sz w:val="28"/>
          <w:szCs w:val="28"/>
        </w:rPr>
        <w:br w:type="page"/>
      </w:r>
    </w:p>
    <w:p w14:paraId="74DF81B7" w14:textId="77777777" w:rsidR="009C7E7A" w:rsidRPr="00354A29" w:rsidRDefault="009C7E7A" w:rsidP="009C7E7A">
      <w:pPr>
        <w:pStyle w:val="Heading1"/>
        <w:jc w:val="center"/>
        <w:rPr>
          <w:rFonts w:ascii="Times New Roman" w:hAnsi="Times New Roman" w:cs="Times New Roman"/>
          <w:b/>
          <w:bCs/>
          <w:color w:val="auto"/>
          <w:sz w:val="28"/>
          <w:szCs w:val="28"/>
        </w:rPr>
        <w:sectPr w:rsidR="009C7E7A" w:rsidRPr="00354A29" w:rsidSect="00C8704E">
          <w:footerReference w:type="default" r:id="rId9"/>
          <w:footerReference w:type="first" r:id="rId10"/>
          <w:pgSz w:w="12240" w:h="15840"/>
          <w:pgMar w:top="1440" w:right="1440" w:bottom="1440" w:left="1440" w:header="720" w:footer="720" w:gutter="0"/>
          <w:cols w:space="720"/>
          <w:docGrid w:linePitch="360"/>
        </w:sectPr>
      </w:pPr>
    </w:p>
    <w:p w14:paraId="43EFB0D2" w14:textId="7C609E00" w:rsidR="007E4B1E" w:rsidRPr="00354A29" w:rsidRDefault="007E4B1E" w:rsidP="009C7E7A">
      <w:pPr>
        <w:pStyle w:val="Heading1"/>
        <w:jc w:val="center"/>
        <w:rPr>
          <w:rFonts w:ascii="Times New Roman" w:hAnsi="Times New Roman" w:cs="Times New Roman"/>
          <w:b/>
          <w:bCs/>
          <w:color w:val="auto"/>
          <w:sz w:val="28"/>
          <w:szCs w:val="28"/>
        </w:rPr>
      </w:pPr>
      <w:bookmarkStart w:id="1" w:name="_Toc165362067"/>
      <w:r w:rsidRPr="00354A29">
        <w:rPr>
          <w:rFonts w:ascii="Times New Roman" w:hAnsi="Times New Roman" w:cs="Times New Roman"/>
          <w:b/>
          <w:bCs/>
          <w:color w:val="auto"/>
          <w:sz w:val="28"/>
          <w:szCs w:val="28"/>
        </w:rPr>
        <w:lastRenderedPageBreak/>
        <w:t>CHƯƠNG 1: TỔNG QUAN VỀ HỆ THỐNG</w:t>
      </w:r>
      <w:bookmarkEnd w:id="1"/>
    </w:p>
    <w:p w14:paraId="5DAE2480" w14:textId="6FC8699E" w:rsidR="007E4B1E" w:rsidRPr="00354A29" w:rsidRDefault="007E4B1E" w:rsidP="00F17F8C">
      <w:pPr>
        <w:pStyle w:val="ListParagraph"/>
        <w:numPr>
          <w:ilvl w:val="0"/>
          <w:numId w:val="1"/>
        </w:numPr>
        <w:tabs>
          <w:tab w:val="right" w:pos="9180"/>
        </w:tabs>
        <w:outlineLvl w:val="1"/>
        <w:rPr>
          <w:rFonts w:ascii="Times New Roman" w:hAnsi="Times New Roman" w:cs="Times New Roman"/>
          <w:b/>
          <w:bCs/>
          <w:sz w:val="28"/>
          <w:szCs w:val="28"/>
        </w:rPr>
      </w:pPr>
      <w:bookmarkStart w:id="2" w:name="_Toc165362068"/>
      <w:r w:rsidRPr="00354A29">
        <w:rPr>
          <w:rFonts w:ascii="Times New Roman" w:hAnsi="Times New Roman" w:cs="Times New Roman"/>
          <w:b/>
          <w:bCs/>
          <w:sz w:val="28"/>
          <w:szCs w:val="28"/>
        </w:rPr>
        <w:t>Đặc tả đề tài</w:t>
      </w:r>
      <w:bookmarkEnd w:id="2"/>
    </w:p>
    <w:p w14:paraId="76C854EF" w14:textId="2C634ABA" w:rsidR="007E4B1E" w:rsidRPr="00354A29" w:rsidRDefault="007E4B1E" w:rsidP="00F17F8C">
      <w:pPr>
        <w:pStyle w:val="ListParagraph"/>
        <w:numPr>
          <w:ilvl w:val="1"/>
          <w:numId w:val="1"/>
        </w:numPr>
        <w:tabs>
          <w:tab w:val="right" w:pos="9180"/>
        </w:tabs>
        <w:outlineLvl w:val="2"/>
        <w:rPr>
          <w:rFonts w:ascii="Times New Roman" w:hAnsi="Times New Roman" w:cs="Times New Roman"/>
          <w:b/>
          <w:bCs/>
          <w:sz w:val="28"/>
          <w:szCs w:val="28"/>
        </w:rPr>
      </w:pPr>
      <w:bookmarkStart w:id="3" w:name="_Toc165362069"/>
      <w:r w:rsidRPr="00354A29">
        <w:rPr>
          <w:rFonts w:ascii="Times New Roman" w:hAnsi="Times New Roman" w:cs="Times New Roman"/>
          <w:b/>
          <w:bCs/>
          <w:sz w:val="28"/>
          <w:szCs w:val="28"/>
        </w:rPr>
        <w:t>Mô tả bài toán</w:t>
      </w:r>
      <w:bookmarkEnd w:id="3"/>
    </w:p>
    <w:p w14:paraId="7AC754B3" w14:textId="77777777" w:rsidR="007E4B1E" w:rsidRPr="00354A29" w:rsidRDefault="007E4B1E" w:rsidP="001369F1">
      <w:pPr>
        <w:tabs>
          <w:tab w:val="right" w:pos="9180"/>
        </w:tabs>
        <w:spacing w:after="0" w:line="360" w:lineRule="auto"/>
        <w:ind w:left="360"/>
        <w:jc w:val="both"/>
        <w:rPr>
          <w:rFonts w:ascii="Times New Roman" w:hAnsi="Times New Roman" w:cs="Times New Roman"/>
          <w:sz w:val="28"/>
          <w:szCs w:val="28"/>
        </w:rPr>
      </w:pPr>
      <w:r w:rsidRPr="00354A29">
        <w:rPr>
          <w:rFonts w:ascii="Times New Roman" w:hAnsi="Times New Roman" w:cs="Times New Roman"/>
          <w:sz w:val="28"/>
          <w:szCs w:val="28"/>
        </w:rPr>
        <w:t>Một quán cà phê cần có một hệ thống để quản lý. Chương trình quản lý được xây dựng cho hai đối tượng người dùng là người quản lý và nhân viên với các quyền khác nhau. Đối với người dùng là nhân viên, họ sẽ có quyền truy cập vào các chức năng như bán hàng, xem doanh thu, xem ca làm việc, … Còn với người dùng là người quản lý, họ sẽ có quyền truy cập vào các chức năng như quản lý kho, quản lý doanh thu, quản lý nhân viên, quản lý ca làm việc, … Hệ thống quản lý quán cà phê cần lưu trữ các thông tin sau:</w:t>
      </w:r>
    </w:p>
    <w:p w14:paraId="4C0961F2" w14:textId="77777777" w:rsidR="007E4B1E" w:rsidRPr="00354A29" w:rsidRDefault="007E4B1E" w:rsidP="001369F1">
      <w:pPr>
        <w:tabs>
          <w:tab w:val="right" w:pos="9180"/>
        </w:tabs>
        <w:spacing w:after="0" w:line="360" w:lineRule="auto"/>
        <w:ind w:left="360"/>
        <w:jc w:val="both"/>
        <w:rPr>
          <w:rFonts w:ascii="Times New Roman" w:hAnsi="Times New Roman" w:cs="Times New Roman"/>
          <w:sz w:val="28"/>
          <w:szCs w:val="28"/>
        </w:rPr>
      </w:pPr>
      <w:r w:rsidRPr="00354A29">
        <w:rPr>
          <w:rFonts w:ascii="Times New Roman" w:hAnsi="Times New Roman" w:cs="Times New Roman"/>
          <w:sz w:val="28"/>
          <w:szCs w:val="28"/>
        </w:rPr>
        <w:t>Quán có nhiều nhân viên, một nhân viên chỉ làm một công việc duy nhất, một công việc có thể có nhiều nhân viên cùng làm. Các công việc phân biệt với nhau bằng mã công việc, mỗi công việc gồm các thông tin như mã công việc, tên công việc, lương (theo giờ). Các nhân viên phân biệt với nhau bằng mã nhân viên, mỗi nhân viên gồm các thông tin như mã nhân viên, họ tên, ngày sinh, địa chỉ, sđt, mã công việc, số ca, thưởng, phạt, ngày tuyển dụng.</w:t>
      </w:r>
    </w:p>
    <w:p w14:paraId="1EFF51C4" w14:textId="77777777" w:rsidR="007E4B1E" w:rsidRPr="00354A29" w:rsidRDefault="007E4B1E" w:rsidP="001369F1">
      <w:pPr>
        <w:tabs>
          <w:tab w:val="right" w:pos="9180"/>
        </w:tabs>
        <w:spacing w:after="0" w:line="360" w:lineRule="auto"/>
        <w:ind w:left="360"/>
        <w:jc w:val="both"/>
        <w:rPr>
          <w:rFonts w:ascii="Times New Roman" w:hAnsi="Times New Roman" w:cs="Times New Roman"/>
          <w:sz w:val="28"/>
          <w:szCs w:val="28"/>
        </w:rPr>
      </w:pPr>
      <w:r w:rsidRPr="00354A29">
        <w:rPr>
          <w:rFonts w:ascii="Times New Roman" w:hAnsi="Times New Roman" w:cs="Times New Roman"/>
          <w:sz w:val="28"/>
          <w:szCs w:val="28"/>
        </w:rPr>
        <w:t>Các nhân viên sẽ được chia ca để làm việc. Một nhân viên có thể làm nhiều ca, một ca có thể có nhiều nhân viên. Các ca làm việc được phân biệt với nhau qua mã ca, mỗi ca có các thông tin như mã ca, ngày, giờ bắt đầu, giờ kết thúc.</w:t>
      </w:r>
    </w:p>
    <w:p w14:paraId="43F07F4E" w14:textId="77777777" w:rsidR="007E4B1E" w:rsidRPr="00354A29" w:rsidRDefault="007E4B1E" w:rsidP="001369F1">
      <w:pPr>
        <w:tabs>
          <w:tab w:val="right" w:pos="9180"/>
        </w:tabs>
        <w:spacing w:after="0" w:line="360" w:lineRule="auto"/>
        <w:ind w:left="360"/>
        <w:jc w:val="both"/>
        <w:rPr>
          <w:rFonts w:ascii="Times New Roman" w:hAnsi="Times New Roman" w:cs="Times New Roman"/>
          <w:sz w:val="28"/>
          <w:szCs w:val="28"/>
        </w:rPr>
      </w:pPr>
      <w:r w:rsidRPr="00354A29">
        <w:rPr>
          <w:rFonts w:ascii="Times New Roman" w:hAnsi="Times New Roman" w:cs="Times New Roman"/>
          <w:sz w:val="28"/>
          <w:szCs w:val="28"/>
        </w:rPr>
        <w:t>Khách hàng đến quán sẽ được phân biệt với nhau bằng mã khách hàng, thông tin khách hàng gồm mã khách hàng, họ tên khách hàng, sđt và điểm thưởng (được tích lũy sau mỗi lần order và thanh toán hóa đơn, có giá trị khuyến mãi khi sử dụng dịch vụ tại quán trong những lần tiếp theo).</w:t>
      </w:r>
    </w:p>
    <w:p w14:paraId="7C50A887" w14:textId="77777777" w:rsidR="007E4B1E" w:rsidRPr="00354A29" w:rsidRDefault="007E4B1E" w:rsidP="001369F1">
      <w:pPr>
        <w:tabs>
          <w:tab w:val="right" w:pos="9180"/>
        </w:tabs>
        <w:spacing w:after="0" w:line="360" w:lineRule="auto"/>
        <w:ind w:left="360"/>
        <w:jc w:val="both"/>
        <w:rPr>
          <w:rFonts w:ascii="Times New Roman" w:hAnsi="Times New Roman" w:cs="Times New Roman"/>
          <w:sz w:val="28"/>
          <w:szCs w:val="28"/>
        </w:rPr>
      </w:pPr>
      <w:r w:rsidRPr="00354A29">
        <w:rPr>
          <w:rFonts w:ascii="Times New Roman" w:hAnsi="Times New Roman" w:cs="Times New Roman"/>
          <w:sz w:val="28"/>
          <w:szCs w:val="28"/>
        </w:rPr>
        <w:t>Trong quán cà phê có nhiều bàn khác nhau để khách hàng sử dụng. Các bàn được phân biệt với nhau qua mã bàn, thông tin bàn gồm có mã bàn và trạng thái bàn (đang có người sử dụng hay còn trống).</w:t>
      </w:r>
    </w:p>
    <w:p w14:paraId="3D5E310A" w14:textId="77777777" w:rsidR="007E4B1E" w:rsidRPr="00354A29" w:rsidRDefault="007E4B1E" w:rsidP="001369F1">
      <w:pPr>
        <w:tabs>
          <w:tab w:val="right" w:pos="9180"/>
        </w:tabs>
        <w:spacing w:after="0" w:line="360" w:lineRule="auto"/>
        <w:ind w:left="360"/>
        <w:jc w:val="both"/>
        <w:rPr>
          <w:rFonts w:ascii="Times New Roman" w:hAnsi="Times New Roman" w:cs="Times New Roman"/>
          <w:sz w:val="28"/>
          <w:szCs w:val="28"/>
        </w:rPr>
      </w:pPr>
      <w:r w:rsidRPr="00354A29">
        <w:rPr>
          <w:rFonts w:ascii="Times New Roman" w:hAnsi="Times New Roman" w:cs="Times New Roman"/>
          <w:sz w:val="28"/>
          <w:szCs w:val="28"/>
        </w:rPr>
        <w:lastRenderedPageBreak/>
        <w:t>Sản phẩm được chia thành nhiều loại, các loại sản phẩm phân biệt với nhau bằng mã loại sản phẩm, thông tin loại sản phẩm gồm mã loại sản phẩm, tên loại. Một loại sản phẩm có thể có nhiều sản phẩm, một sản phẩm chỉ thuộc một loại sản phẩm. Các sản phẩm phân biệt với nhau bằng mã sản phẩm. Mỗi sản phẩm có các thông tin như mã sản phẩm, tên sản phẩm, đơn giá, tình trạng, mã loại sản phẩm.</w:t>
      </w:r>
    </w:p>
    <w:p w14:paraId="618C18FC" w14:textId="77777777" w:rsidR="007E4B1E" w:rsidRPr="00354A29" w:rsidRDefault="007E4B1E" w:rsidP="001369F1">
      <w:pPr>
        <w:tabs>
          <w:tab w:val="right" w:pos="9180"/>
        </w:tabs>
        <w:spacing w:after="0" w:line="360" w:lineRule="auto"/>
        <w:ind w:left="360"/>
        <w:jc w:val="both"/>
        <w:rPr>
          <w:rFonts w:ascii="Times New Roman" w:hAnsi="Times New Roman" w:cs="Times New Roman"/>
          <w:sz w:val="28"/>
          <w:szCs w:val="28"/>
        </w:rPr>
      </w:pPr>
      <w:r w:rsidRPr="00354A29">
        <w:rPr>
          <w:rFonts w:ascii="Times New Roman" w:hAnsi="Times New Roman" w:cs="Times New Roman"/>
          <w:sz w:val="28"/>
          <w:szCs w:val="28"/>
        </w:rPr>
        <w:t>Sản phẩm được làm ra từ các nguyên liệu. Một sản phẩm được làm ra từ nhiều nguyên liệu, một nguyên liệu có thể dùng trong nhiều sản phẩm. Các nguyên liệu phân biệt nhau bằng mã nguyên liệu. Mỗi nguyên liệu có các thông tin như mã nguyên liệu, tên nguyên liệu, số lượng.</w:t>
      </w:r>
    </w:p>
    <w:p w14:paraId="56A758E8" w14:textId="77777777" w:rsidR="007E4B1E" w:rsidRPr="00354A29" w:rsidRDefault="007E4B1E" w:rsidP="001369F1">
      <w:pPr>
        <w:tabs>
          <w:tab w:val="right" w:pos="9180"/>
        </w:tabs>
        <w:spacing w:after="0" w:line="360" w:lineRule="auto"/>
        <w:ind w:left="360"/>
        <w:jc w:val="both"/>
        <w:rPr>
          <w:rFonts w:ascii="Times New Roman" w:hAnsi="Times New Roman" w:cs="Times New Roman"/>
          <w:sz w:val="28"/>
          <w:szCs w:val="28"/>
        </w:rPr>
      </w:pPr>
      <w:r w:rsidRPr="00354A29">
        <w:rPr>
          <w:rFonts w:ascii="Times New Roman" w:hAnsi="Times New Roman" w:cs="Times New Roman"/>
          <w:sz w:val="28"/>
          <w:szCs w:val="28"/>
        </w:rPr>
        <w:t>Để quản lý nguyên liệu cần có thông tin của nhà sản xuất nguyên liệu và đơn nhập hàng để đảm bảo luôn có đủ nguyên liệu để sản xuất sản phẩm. Một nhà sản xuất có thể sản xuất ra nhiều nguyên liệu, một nguyên liệu cũng có thể được sản xuất từ nhiều nhà sản xuất. Các nhà sản xuất phân biệt với nhau bằng mã nhà sản xuất. Mỗi nhà sản xuất có các thông tin như mã nhà sản xuất, tên nhà sản xuất, địa chỉ, số điện thoại. Đơn nhập hàng được nhân viên nhập hàng tạo và phân biệt bởi mã đơn nhập hàng, mỗi đơn nhập hàng có các thông tin như mã đơn nhập hàng, ngày nhập hàng, trị giá đơn nhập hàng, nhà cung cấp, nhân viên nhập hàng. Chi tiết đơn nhập hàng gồm có nguyên liệu nhập, số lượng từng nguyên liệu, đơn giá.</w:t>
      </w:r>
    </w:p>
    <w:p w14:paraId="6D0AA28E" w14:textId="77777777" w:rsidR="007E4B1E" w:rsidRPr="00354A29" w:rsidRDefault="007E4B1E" w:rsidP="001369F1">
      <w:pPr>
        <w:tabs>
          <w:tab w:val="right" w:pos="9180"/>
        </w:tabs>
        <w:spacing w:after="0" w:line="360" w:lineRule="auto"/>
        <w:ind w:left="360"/>
        <w:jc w:val="both"/>
        <w:rPr>
          <w:rFonts w:ascii="Times New Roman" w:hAnsi="Times New Roman" w:cs="Times New Roman"/>
          <w:sz w:val="28"/>
          <w:szCs w:val="28"/>
        </w:rPr>
      </w:pPr>
      <w:r w:rsidRPr="00354A29">
        <w:rPr>
          <w:rFonts w:ascii="Times New Roman" w:hAnsi="Times New Roman" w:cs="Times New Roman"/>
          <w:sz w:val="28"/>
          <w:szCs w:val="28"/>
        </w:rPr>
        <w:t xml:space="preserve">Có nhiều loại hóa đơn để phân biệt hóa đơn của khách dùng tại quán hay mang đi hay hóa đơn được đặt qua các ứng dụng online như shopee food, grab food, befood … Một loại hóa đơn có thể bao gồm nhiều hóa đơn, một hóa đơn chỉ thuộc một loại hóa đơn duy nhất. Các loại hóa đơn được phân biệt với nhau qua mã loại hóa đơn, thông tin loại hóa đơn gồm mã loại hóa đơn, tên loại, chiết khấu hóa đơn (lưu thông tin phần trăm chiết khấu khi sản phẩm của quán được đặt qua ứng dụng của bên thứ ba). Các hóa đơn ghi lại đơn mua của khách hàng được phân </w:t>
      </w:r>
      <w:r w:rsidRPr="00354A29">
        <w:rPr>
          <w:rFonts w:ascii="Times New Roman" w:hAnsi="Times New Roman" w:cs="Times New Roman"/>
          <w:sz w:val="28"/>
          <w:szCs w:val="28"/>
        </w:rPr>
        <w:lastRenderedPageBreak/>
        <w:t>biệt với nhau qua mã hóa đơn, thông tin mỗi hóa đơn gồm các thông tin như mã hóa đơn, thời gian xuất, mã loại, mã bàn, mã khách hàng, trị giá hóa đơn, hình thức thanh toán, tiền khách . Chi tiết hóa đơn gồm có các sản phẩm và số lượng từng sản phẩm, số tiền nhận và số tiền thối lại khách.</w:t>
      </w:r>
    </w:p>
    <w:p w14:paraId="181971DD" w14:textId="3161543D" w:rsidR="001369F1" w:rsidRPr="00354A29" w:rsidRDefault="007E4B1E" w:rsidP="001369F1">
      <w:pPr>
        <w:tabs>
          <w:tab w:val="right" w:pos="9180"/>
        </w:tabs>
        <w:spacing w:after="0" w:line="360" w:lineRule="auto"/>
        <w:ind w:left="360"/>
        <w:jc w:val="both"/>
        <w:rPr>
          <w:rFonts w:ascii="Times New Roman" w:hAnsi="Times New Roman" w:cs="Times New Roman"/>
          <w:sz w:val="28"/>
          <w:szCs w:val="28"/>
        </w:rPr>
      </w:pPr>
      <w:r w:rsidRPr="00354A29">
        <w:rPr>
          <w:rFonts w:ascii="Times New Roman" w:hAnsi="Times New Roman" w:cs="Times New Roman"/>
          <w:sz w:val="28"/>
          <w:szCs w:val="28"/>
        </w:rPr>
        <w:t>Phiếu chi để tính tổng tiền chi phí trong quá trình kinh doanh. Các hóa đơn chi sẽ được quản lý tạo và phân biệt qua mã phiếu chi, thông tin phiếu chi sẽ gồm tên chi phí, giá trị phiếu, ngày thanh toán.</w:t>
      </w:r>
    </w:p>
    <w:p w14:paraId="7DE9884A" w14:textId="77777777" w:rsidR="001369F1" w:rsidRPr="00354A29" w:rsidRDefault="001369F1">
      <w:pPr>
        <w:rPr>
          <w:rFonts w:ascii="Times New Roman" w:hAnsi="Times New Roman" w:cs="Times New Roman"/>
          <w:sz w:val="28"/>
          <w:szCs w:val="28"/>
        </w:rPr>
      </w:pPr>
      <w:r w:rsidRPr="00354A29">
        <w:rPr>
          <w:rFonts w:ascii="Times New Roman" w:hAnsi="Times New Roman" w:cs="Times New Roman"/>
          <w:sz w:val="28"/>
          <w:szCs w:val="28"/>
        </w:rPr>
        <w:br w:type="page"/>
      </w:r>
    </w:p>
    <w:p w14:paraId="5D3213A6" w14:textId="09A1BBA7" w:rsidR="007E4B1E" w:rsidRPr="00354A29" w:rsidRDefault="007E4B1E" w:rsidP="00F17F8C">
      <w:pPr>
        <w:pStyle w:val="ListParagraph"/>
        <w:numPr>
          <w:ilvl w:val="1"/>
          <w:numId w:val="1"/>
        </w:numPr>
        <w:tabs>
          <w:tab w:val="right" w:pos="9180"/>
        </w:tabs>
        <w:spacing w:after="0" w:line="360" w:lineRule="auto"/>
        <w:jc w:val="both"/>
        <w:outlineLvl w:val="2"/>
        <w:rPr>
          <w:rFonts w:ascii="Times New Roman" w:hAnsi="Times New Roman" w:cs="Times New Roman"/>
          <w:b/>
          <w:bCs/>
          <w:sz w:val="28"/>
          <w:szCs w:val="28"/>
        </w:rPr>
      </w:pPr>
      <w:bookmarkStart w:id="4" w:name="_Toc165362070"/>
      <w:r w:rsidRPr="00354A29">
        <w:rPr>
          <w:rFonts w:ascii="Times New Roman" w:hAnsi="Times New Roman" w:cs="Times New Roman"/>
          <w:b/>
          <w:bCs/>
          <w:sz w:val="28"/>
          <w:szCs w:val="28"/>
        </w:rPr>
        <w:lastRenderedPageBreak/>
        <w:t>Nghiệp vụ bài toán</w:t>
      </w:r>
      <w:bookmarkEnd w:id="4"/>
    </w:p>
    <w:p w14:paraId="0CA9359F" w14:textId="5FC9D4C0" w:rsidR="001369F1" w:rsidRPr="00354A29" w:rsidRDefault="001369F1" w:rsidP="001369F1">
      <w:pPr>
        <w:tabs>
          <w:tab w:val="right" w:pos="8865"/>
        </w:tabs>
        <w:spacing w:after="0" w:line="360" w:lineRule="auto"/>
        <w:ind w:left="360" w:firstLine="360"/>
        <w:jc w:val="both"/>
        <w:rPr>
          <w:rFonts w:ascii="Times New Roman" w:hAnsi="Times New Roman" w:cs="Times New Roman"/>
          <w:sz w:val="28"/>
          <w:szCs w:val="28"/>
        </w:rPr>
      </w:pPr>
      <w:r w:rsidRPr="00354A29">
        <w:rPr>
          <w:rFonts w:ascii="Times New Roman" w:hAnsi="Times New Roman" w:cs="Times New Roman"/>
          <w:sz w:val="28"/>
          <w:szCs w:val="28"/>
        </w:rPr>
        <w:t>Bài toán quản lý quán cà phê là một yêu cầu cần thiết đối với các chủ doanh nghiệp trong lĩnh vực dịch vụ ăn uống. Để giải quyết hiệu quả những khía cạnh phức tạp của hoạt động kinh doanh này, nhiều quán cafe đang tìm hiểu và đưa đến quyết định sử dụng các phần mềm quản lý chuyên nghiệp. Điều này không chỉ giúp tối ưu hóa quy trình làm việc mà còn nâng cao trải nghiệm của khách hàng. Vì vậy cần xây dựng tài liệu đào tạo nghiệp vụ cho nhân viên về quy trình tác nghiệp, văn hóa phục vụ, cách ứng xử, xử lý tình huống, …</w:t>
      </w:r>
    </w:p>
    <w:p w14:paraId="0419F7C4" w14:textId="77777777" w:rsidR="001369F1" w:rsidRPr="00354A29" w:rsidRDefault="001369F1" w:rsidP="001369F1">
      <w:pPr>
        <w:tabs>
          <w:tab w:val="right" w:pos="8865"/>
          <w:tab w:val="right" w:pos="9180"/>
        </w:tabs>
        <w:spacing w:after="0" w:line="360" w:lineRule="auto"/>
        <w:ind w:left="360"/>
        <w:jc w:val="both"/>
        <w:rPr>
          <w:rFonts w:ascii="Times New Roman" w:hAnsi="Times New Roman" w:cs="Times New Roman"/>
          <w:b/>
          <w:bCs/>
          <w:sz w:val="28"/>
          <w:szCs w:val="28"/>
        </w:rPr>
      </w:pPr>
    </w:p>
    <w:p w14:paraId="527ACE9B" w14:textId="63671192" w:rsidR="001369F1" w:rsidRPr="00354A29" w:rsidRDefault="001369F1" w:rsidP="001369F1">
      <w:pPr>
        <w:tabs>
          <w:tab w:val="right" w:pos="8865"/>
          <w:tab w:val="right" w:pos="9180"/>
        </w:tabs>
        <w:spacing w:after="0" w:line="360" w:lineRule="auto"/>
        <w:ind w:left="360"/>
        <w:jc w:val="both"/>
        <w:rPr>
          <w:rFonts w:ascii="Times New Roman" w:hAnsi="Times New Roman" w:cs="Times New Roman"/>
          <w:b/>
          <w:bCs/>
          <w:sz w:val="28"/>
          <w:szCs w:val="28"/>
        </w:rPr>
      </w:pPr>
      <w:r w:rsidRPr="00354A29">
        <w:rPr>
          <w:rFonts w:ascii="Times New Roman" w:hAnsi="Times New Roman" w:cs="Times New Roman"/>
          <w:b/>
          <w:bCs/>
          <w:sz w:val="28"/>
          <w:szCs w:val="28"/>
        </w:rPr>
        <w:t>Quản lý kho và nguyên vật liệu:</w:t>
      </w:r>
    </w:p>
    <w:p w14:paraId="4C54F2D7" w14:textId="22EE41C7" w:rsidR="001369F1" w:rsidRPr="00354A29" w:rsidRDefault="001369F1" w:rsidP="001369F1">
      <w:pPr>
        <w:spacing w:after="0" w:line="360" w:lineRule="auto"/>
        <w:ind w:left="360"/>
        <w:jc w:val="both"/>
        <w:rPr>
          <w:rFonts w:ascii="Times New Roman" w:hAnsi="Times New Roman" w:cs="Times New Roman"/>
          <w:sz w:val="28"/>
          <w:szCs w:val="28"/>
        </w:rPr>
      </w:pPr>
      <w:r w:rsidRPr="00354A29">
        <w:rPr>
          <w:rFonts w:ascii="Times New Roman" w:hAnsi="Times New Roman" w:cs="Times New Roman"/>
          <w:sz w:val="28"/>
          <w:szCs w:val="28"/>
        </w:rPr>
        <w:tab/>
        <w:t xml:space="preserve">Trong một quán cà phê, việc quản lý kho và nguyên vật liệu không chỉ là việc sắp xếp hàng hóa một cách đơn thuần, mà còn là yếu tố quyết định cho chất lượng và sự đồng nhất của mỗi sản phẩm được phục vụ. Bằng cách tổ chức và quản lý kho hàng một cách chặt chẽ, quán không chỉ đảm bảo sự tiện lợi trong công việc mà còn tạo ra niềm tin và sự hài lòng từ phía khách hàng. Đầu tiên phải bắt đầu với việc lập kế hoạch đặt hàng, người quản lý cần phải xác định đâu là những nguyên vật liệu mà quán đang cần như cà phê, sữa, đường, siro, … đảm bảo đủ nguyên liệu để tạo nên các sản phẩm hoàn chỉnh và phải đảm bảo tìm ra nơi cung cấp các nguyên liệu uy tín, chất lượng và giá cả hợp lý. Sau khi lập được kế hoạch đặt hàng và nhập các nguyên vật liệu về, người quản lý cần dựa trên dữ liệu về lượng tiêu thụ và lượng hàng tồn kho qua các ngày, các tuần để cập nhật và đưa ra những quyết định về lượng nhập loại nguyên liệu phù hợp hoặc có thể tinh chỉnh lại kế hoạch nhập hàng hợp lý để tránh tình trạng thiếu hụt hay lãng phí nguyên liệu. Ví dụ như khi một quán cà phê nhận thấy lượng cà phê hạt bắt đầu cạn kiệt, người quản lý sẽ xem xét lịch sử tiêu thụ và dự đoán nhu cầu tiêu thụ trong thời gian tới để đặt hàng kịp thời từ nhà cung cấp, tránh tình trạng thiếu hụt cà phê khiến quán không thể phục vụ khách hàng. Tiếp đến, để đảm bảo chất </w:t>
      </w:r>
      <w:r w:rsidRPr="00354A29">
        <w:rPr>
          <w:rFonts w:ascii="Times New Roman" w:hAnsi="Times New Roman" w:cs="Times New Roman"/>
          <w:sz w:val="28"/>
          <w:szCs w:val="28"/>
        </w:rPr>
        <w:lastRenderedPageBreak/>
        <w:t>lượng của mỗi ly cà phê và các sản phẩm sau những lần nhập đều như nhau thì người nhân viên khi nhận hàng cần kiểm tra kỹ lưỡng chất lượng của cà phê hạt bằng cách kiểm tra mẫu và thử nghiệm pha chế một số ly cà phê để đảm bảo vị và mùi hương đúng chuẩn như ban đầu hay không. Nếu không đúng thì báo lại cho bên cung cấp và quản lý, nếu tình trạng kéo dài có thể đổi nhà cung cấp. Đồng thời nhân viên cần phải ghi chép thông tin về đơn hàng như ngày nhận hàng, số lượng, giá cả và nhà cung cấp trong hệ thống quản lý kho của quán để người quản lý dễ dàng quản lý. Sau khi nhập và đảm bảo các nguyên liệu đạt tiêu chuẩn, nhân viên cần phải tổ chức và sắp xếp các nguyên vật liệu vào kho hàng một cách cẩn thận để dễ dàng tìm kiếm và truy cập (có thể sử dụng hệ thống mã vạch hoặc nhãn dán để đánh dấu và phân loại hàng hóa). Ví dụ như khi nhân viên lưu trữ cà phê vào kho hàng thì cà phê có thể được lưu trữ trong các hộp đậu chứa khô, được gắn nhãn theo nguồn gốc và hạn sử dụng để dễ dàng xác định và sử dụng trước hạn. Cuối mỗi chu kỳ nhập hàng, nhân viên quản lý kho cần thực hiện kiểm kê lượng hàng tồn để xác định lượng nguyên vật liệu còn lại trong kho và so sánh với dự định tiêu thụ để đảm bảo đủ cung cấp cho các đơn hàng và khách hàng trong chu kỳ tới. Song với việc quản lý và kiểm kê nguyên liệu thì việc xử lý hàng tồn cũng là một vấn đề quan trọng trong quá trình giải quyết bài toán quản lý quán cà phê ở mảng quản lý kho. Bên đây là ví dụ về việc giải quyết hàng tồn gần đến hạn, quán có thể sử dụng chúng trong các đồ uống đặc biệt hoặc chương trình khuyến mãi để tiêu thụ nhanh chóng trước khi hết hạn sử dụng, tránh lãng phí và tối ưu hóa lợi ích.</w:t>
      </w:r>
    </w:p>
    <w:p w14:paraId="5465E09F" w14:textId="77777777" w:rsidR="001369F1" w:rsidRPr="00354A29" w:rsidRDefault="001369F1" w:rsidP="001369F1">
      <w:pPr>
        <w:tabs>
          <w:tab w:val="right" w:pos="8865"/>
          <w:tab w:val="right" w:pos="9180"/>
        </w:tabs>
        <w:spacing w:after="0" w:line="360" w:lineRule="auto"/>
        <w:ind w:left="360"/>
        <w:jc w:val="both"/>
        <w:rPr>
          <w:rFonts w:ascii="Times New Roman" w:hAnsi="Times New Roman" w:cs="Times New Roman"/>
          <w:b/>
          <w:bCs/>
          <w:sz w:val="28"/>
          <w:szCs w:val="28"/>
        </w:rPr>
      </w:pPr>
    </w:p>
    <w:p w14:paraId="71F4F679" w14:textId="4B609CA2" w:rsidR="001369F1" w:rsidRPr="00354A29" w:rsidRDefault="001369F1" w:rsidP="001369F1">
      <w:pPr>
        <w:tabs>
          <w:tab w:val="right" w:pos="8865"/>
          <w:tab w:val="right" w:pos="9180"/>
        </w:tabs>
        <w:spacing w:after="0" w:line="360" w:lineRule="auto"/>
        <w:ind w:left="360"/>
        <w:jc w:val="both"/>
        <w:rPr>
          <w:rFonts w:ascii="Times New Roman" w:hAnsi="Times New Roman" w:cs="Times New Roman"/>
          <w:b/>
          <w:bCs/>
          <w:sz w:val="28"/>
          <w:szCs w:val="28"/>
        </w:rPr>
      </w:pPr>
      <w:r w:rsidRPr="00354A29">
        <w:rPr>
          <w:rFonts w:ascii="Times New Roman" w:hAnsi="Times New Roman" w:cs="Times New Roman"/>
          <w:b/>
          <w:bCs/>
          <w:sz w:val="28"/>
          <w:szCs w:val="28"/>
        </w:rPr>
        <w:t>Quản lý nhân sự:</w:t>
      </w:r>
    </w:p>
    <w:p w14:paraId="5DA06E06" w14:textId="77777777" w:rsidR="001369F1" w:rsidRPr="00354A29" w:rsidRDefault="001369F1" w:rsidP="001369F1">
      <w:pPr>
        <w:spacing w:after="0" w:line="360" w:lineRule="auto"/>
        <w:ind w:left="360" w:firstLine="360"/>
        <w:jc w:val="both"/>
        <w:rPr>
          <w:rFonts w:ascii="Times New Roman" w:hAnsi="Times New Roman" w:cs="Times New Roman"/>
          <w:sz w:val="28"/>
          <w:szCs w:val="28"/>
        </w:rPr>
      </w:pPr>
      <w:r w:rsidRPr="00354A29">
        <w:rPr>
          <w:rFonts w:ascii="Times New Roman" w:hAnsi="Times New Roman" w:cs="Times New Roman"/>
          <w:sz w:val="28"/>
          <w:szCs w:val="28"/>
        </w:rPr>
        <w:t xml:space="preserve">Mỗi quán/ cafe cần có một đội ngũ nhân viên chuyên nghiệp để đảm bảo hiệu suất làm việc và chất lượng phục vụ cao. Vì vậy khi tuyển dụng, quán cần đưa ra những yêu cầu và các điều kiện để ứng tuyển vào vị trí (kỹ năng nghiệp vụ, kỹ </w:t>
      </w:r>
      <w:r w:rsidRPr="00354A29">
        <w:rPr>
          <w:rFonts w:ascii="Times New Roman" w:hAnsi="Times New Roman" w:cs="Times New Roman"/>
          <w:sz w:val="28"/>
          <w:szCs w:val="28"/>
        </w:rPr>
        <w:lastRenderedPageBreak/>
        <w:t>năng giao tiếp, tính kỷ luật, sự cam kết, …) đồng thời quán cần chi trả một mức lương hợp lý cho nhân viên. Nhân viên sau khi đáp ứng được những tiêu chí và được tuyển dụng sẽ trải qua quá trình đào tạo về nghiệp vụ và một số kỹ năng cần thiết. Người quản lý cần theo dõi, quan sát và đánh giá hiệu suất làm việc của từng nhân sự thông qua thái độ làm việc, phản hồi của khách hàng về chất lượng phục vụ, tính kỷ luật trong công việc, … Từ đó chỉ ra những thiếu sót và đưa ra góp ý để nhân sự đó khắc phục những thiếu sót, nếu nhân viên vi phạm quy tắc mà quán đã đề ra trong thỏa thuận thì sẽ bị thêm điểm phạt và sẽ trừ vào lương của nhân viên. Bên cạnh đó có thể đưa ra những đánh giá tích cực về nhân sự có những phấn đấu nổi bật trong quá trình làm việc hay thêm tiền thưởng để tạo động lực cho nhân sự. Ngoài ra quản lý còn phải lên lịch trình làm việc phù hợp với tình hình quán và vào các ngày lễ, Tết. Cụ thể là quán có thể gia tăng số lượng nhân viên làm việc (có thể tuyển thêm nhân viên part time) trong các ca cao điểm như cuối tuần và các ngày lễ, Tết. Điều này giúp đảm bảo rằng quán có đủ nhân lực để phục vụ cho nhu cầu tăng cao của khách hàng.</w:t>
      </w:r>
    </w:p>
    <w:p w14:paraId="172D9959" w14:textId="77777777" w:rsidR="001369F1" w:rsidRPr="00354A29" w:rsidRDefault="001369F1" w:rsidP="001369F1">
      <w:pPr>
        <w:tabs>
          <w:tab w:val="right" w:pos="8865"/>
          <w:tab w:val="right" w:pos="9180"/>
        </w:tabs>
        <w:spacing w:after="0" w:line="360" w:lineRule="auto"/>
        <w:ind w:left="360"/>
        <w:jc w:val="both"/>
        <w:rPr>
          <w:rFonts w:ascii="Times New Roman" w:hAnsi="Times New Roman" w:cs="Times New Roman"/>
          <w:b/>
          <w:bCs/>
          <w:sz w:val="28"/>
          <w:szCs w:val="28"/>
        </w:rPr>
      </w:pPr>
    </w:p>
    <w:p w14:paraId="6EA9D5F0" w14:textId="3125EE24" w:rsidR="001369F1" w:rsidRPr="00354A29" w:rsidRDefault="001369F1" w:rsidP="001369F1">
      <w:pPr>
        <w:tabs>
          <w:tab w:val="right" w:pos="8865"/>
          <w:tab w:val="right" w:pos="9180"/>
        </w:tabs>
        <w:spacing w:after="0" w:line="360" w:lineRule="auto"/>
        <w:ind w:left="360"/>
        <w:jc w:val="both"/>
        <w:rPr>
          <w:rFonts w:ascii="Times New Roman" w:hAnsi="Times New Roman" w:cs="Times New Roman"/>
          <w:b/>
          <w:bCs/>
          <w:sz w:val="28"/>
          <w:szCs w:val="28"/>
        </w:rPr>
      </w:pPr>
      <w:r w:rsidRPr="00354A29">
        <w:rPr>
          <w:rFonts w:ascii="Times New Roman" w:hAnsi="Times New Roman" w:cs="Times New Roman"/>
          <w:b/>
          <w:bCs/>
          <w:sz w:val="28"/>
          <w:szCs w:val="28"/>
        </w:rPr>
        <w:t>Quy trình thực hiện khi khách đến quán:</w:t>
      </w:r>
    </w:p>
    <w:p w14:paraId="04813866" w14:textId="07C524EB" w:rsidR="001369F1" w:rsidRPr="00354A29" w:rsidRDefault="001369F1" w:rsidP="001369F1">
      <w:pPr>
        <w:spacing w:after="0" w:line="360" w:lineRule="auto"/>
        <w:ind w:left="360" w:firstLine="360"/>
        <w:jc w:val="both"/>
        <w:rPr>
          <w:rFonts w:ascii="Times New Roman" w:hAnsi="Times New Roman" w:cs="Times New Roman"/>
          <w:sz w:val="28"/>
          <w:szCs w:val="28"/>
        </w:rPr>
      </w:pPr>
      <w:r w:rsidRPr="00354A29">
        <w:rPr>
          <w:rFonts w:ascii="Times New Roman" w:hAnsi="Times New Roman" w:cs="Times New Roman"/>
          <w:sz w:val="28"/>
          <w:szCs w:val="28"/>
        </w:rPr>
        <w:t xml:space="preserve">Đầu tiên, nhân viên sẽ chào khách khi khách bước vào quán. Sau đó nhân viên đứng quầy sẽ bấm tạo đơn hàng trên chương trình. Tiếp theo nhân viên sẽ hỏi khách hàng cần dùng món gì trong menu và có thể tư vấn các món nếu khách hàng có nhu cầu. Sau khi khách chọn được món thì nhân viên tiến hành thêm các món vào đơn hàng vừa tạo. Tiếp theo, nhân viên hỏi khách có đăng ký thành viên của quán chưa, nếu chưa thì xin số điện thoại của khách để đăng ký thành viên. Sau đó, nhân viên nhập số điện thoại của khách hàng vào để tích điểm. Cuối cùng, nhân viên xuất hóa đơn để đưa cho khách thanh toán và đưa cho khách một tấm thẻ số (tượng trưng cho số bàn đã tạo đơn trên chương trình). Khi này, nhân viên pha chế bắt đầu làm những món có trong đơn hàng của khách. Sau khi hoàn thành </w:t>
      </w:r>
      <w:r w:rsidRPr="00354A29">
        <w:rPr>
          <w:rFonts w:ascii="Times New Roman" w:hAnsi="Times New Roman" w:cs="Times New Roman"/>
          <w:sz w:val="28"/>
          <w:szCs w:val="28"/>
        </w:rPr>
        <w:lastRenderedPageBreak/>
        <w:t>các món trong đơn hàng, nhân viên phục vụ đưa món ra cho khách hàng. Nhân viên cần phải kiểm tra đầy đủ các món trong đơn, vật dụng đi kèm với món rồi mới đem đến cho khách hàng.</w:t>
      </w:r>
    </w:p>
    <w:p w14:paraId="752179B6" w14:textId="77777777" w:rsidR="00F17F8C" w:rsidRPr="00354A29" w:rsidRDefault="00F17F8C" w:rsidP="001369F1">
      <w:pPr>
        <w:tabs>
          <w:tab w:val="right" w:pos="8865"/>
          <w:tab w:val="right" w:pos="9180"/>
        </w:tabs>
        <w:spacing w:after="0" w:line="360" w:lineRule="auto"/>
        <w:ind w:left="360"/>
        <w:jc w:val="both"/>
        <w:rPr>
          <w:rFonts w:ascii="Times New Roman" w:hAnsi="Times New Roman" w:cs="Times New Roman"/>
          <w:b/>
          <w:bCs/>
          <w:sz w:val="28"/>
          <w:szCs w:val="28"/>
        </w:rPr>
      </w:pPr>
    </w:p>
    <w:p w14:paraId="6C5D5D38" w14:textId="1C549D41" w:rsidR="001369F1" w:rsidRPr="00354A29" w:rsidRDefault="001369F1" w:rsidP="001369F1">
      <w:pPr>
        <w:tabs>
          <w:tab w:val="right" w:pos="8865"/>
          <w:tab w:val="right" w:pos="9180"/>
        </w:tabs>
        <w:spacing w:after="0" w:line="360" w:lineRule="auto"/>
        <w:ind w:left="360"/>
        <w:jc w:val="both"/>
        <w:rPr>
          <w:rFonts w:ascii="Times New Roman" w:hAnsi="Times New Roman" w:cs="Times New Roman"/>
          <w:b/>
          <w:bCs/>
          <w:sz w:val="28"/>
          <w:szCs w:val="28"/>
        </w:rPr>
      </w:pPr>
      <w:r w:rsidRPr="00354A29">
        <w:rPr>
          <w:rFonts w:ascii="Times New Roman" w:hAnsi="Times New Roman" w:cs="Times New Roman"/>
          <w:b/>
          <w:bCs/>
          <w:sz w:val="28"/>
          <w:szCs w:val="28"/>
        </w:rPr>
        <w:t>Quy trình thực hiện khi có đơn hàng online qua ứng dụng:</w:t>
      </w:r>
    </w:p>
    <w:p w14:paraId="54CE2813" w14:textId="77777777" w:rsidR="001369F1" w:rsidRPr="00354A29" w:rsidRDefault="001369F1" w:rsidP="001369F1">
      <w:pPr>
        <w:tabs>
          <w:tab w:val="right" w:pos="8865"/>
          <w:tab w:val="right" w:pos="9180"/>
        </w:tabs>
        <w:spacing w:after="0" w:line="360" w:lineRule="auto"/>
        <w:ind w:left="360"/>
        <w:jc w:val="both"/>
        <w:rPr>
          <w:rFonts w:ascii="Times New Roman" w:hAnsi="Times New Roman" w:cs="Times New Roman"/>
          <w:sz w:val="28"/>
          <w:szCs w:val="28"/>
        </w:rPr>
      </w:pPr>
      <w:r w:rsidRPr="00354A29">
        <w:rPr>
          <w:rFonts w:ascii="Times New Roman" w:hAnsi="Times New Roman" w:cs="Times New Roman"/>
          <w:sz w:val="28"/>
          <w:szCs w:val="28"/>
        </w:rPr>
        <w:t>Nhân viên quán sẽ có một thiết bị (điện thoại, Ipad) đăng nhập vào các ứng dụng đặt hàng online của bên thứ ba. Khi có đơn hàng được đặt qua các ứng dụng, thiết bị sẽ nhận được thông báo của các đơn hàng. Nhân viên sẽ bấm tạo đơn ở mục đơn hàng trên chương trình, thêm các món có trong đơn hàng qua ứng dụng. Sau đó, người pha chế sẽ chế biến các món có trong đơn hàng. Cuối cùng, nhân viên xuất hóa đơn và đưa cả món lẫn hóa đơn cho người giao hàng của ứng dụng đó.</w:t>
      </w:r>
    </w:p>
    <w:p w14:paraId="6709528D" w14:textId="77777777" w:rsidR="00F17F8C" w:rsidRPr="00354A29" w:rsidRDefault="00F17F8C" w:rsidP="001369F1">
      <w:pPr>
        <w:tabs>
          <w:tab w:val="right" w:pos="8865"/>
          <w:tab w:val="right" w:pos="9180"/>
        </w:tabs>
        <w:spacing w:after="0" w:line="360" w:lineRule="auto"/>
        <w:ind w:left="360"/>
        <w:jc w:val="both"/>
        <w:rPr>
          <w:rFonts w:ascii="Times New Roman" w:hAnsi="Times New Roman" w:cs="Times New Roman"/>
          <w:b/>
          <w:bCs/>
          <w:sz w:val="28"/>
          <w:szCs w:val="28"/>
        </w:rPr>
      </w:pPr>
    </w:p>
    <w:p w14:paraId="03E44F20" w14:textId="204736AD" w:rsidR="001369F1" w:rsidRPr="00354A29" w:rsidRDefault="001369F1" w:rsidP="001369F1">
      <w:pPr>
        <w:tabs>
          <w:tab w:val="right" w:pos="8865"/>
          <w:tab w:val="right" w:pos="9180"/>
        </w:tabs>
        <w:spacing w:after="0" w:line="360" w:lineRule="auto"/>
        <w:ind w:left="360"/>
        <w:jc w:val="both"/>
        <w:rPr>
          <w:rFonts w:ascii="Times New Roman" w:hAnsi="Times New Roman" w:cs="Times New Roman"/>
          <w:b/>
          <w:bCs/>
          <w:sz w:val="28"/>
          <w:szCs w:val="28"/>
        </w:rPr>
      </w:pPr>
      <w:r w:rsidRPr="00354A29">
        <w:rPr>
          <w:rFonts w:ascii="Times New Roman" w:hAnsi="Times New Roman" w:cs="Times New Roman"/>
          <w:b/>
          <w:bCs/>
          <w:sz w:val="28"/>
          <w:szCs w:val="28"/>
        </w:rPr>
        <w:t>Quản lý tài chính:</w:t>
      </w:r>
    </w:p>
    <w:p w14:paraId="68BC3984" w14:textId="77777777" w:rsidR="001369F1" w:rsidRPr="00354A29" w:rsidRDefault="001369F1" w:rsidP="001369F1">
      <w:pPr>
        <w:tabs>
          <w:tab w:val="right" w:pos="8865"/>
          <w:tab w:val="right" w:pos="9180"/>
        </w:tabs>
        <w:spacing w:after="0" w:line="360" w:lineRule="auto"/>
        <w:ind w:left="360"/>
        <w:jc w:val="both"/>
        <w:rPr>
          <w:rFonts w:ascii="Times New Roman" w:hAnsi="Times New Roman" w:cs="Times New Roman"/>
          <w:sz w:val="28"/>
          <w:szCs w:val="28"/>
        </w:rPr>
      </w:pPr>
      <w:r w:rsidRPr="00354A29">
        <w:rPr>
          <w:rFonts w:ascii="Times New Roman" w:hAnsi="Times New Roman" w:cs="Times New Roman"/>
          <w:sz w:val="28"/>
          <w:szCs w:val="28"/>
        </w:rPr>
        <w:t xml:space="preserve">Việc quản lý tài chính là một phần rất quan trọng vì nó quyết định sự duy trì ổn định của quán. Và để giải quyết được bài toán này, người quản lý cần lập kế hoạch ngân sách, cần phải xác định và ghi chép các chi phí cố định và biến đổi như thuê mặt bằng, lương nhân viên, nguyên liệu, tiện ích, và chi phí quảng cáo. Tạo ra một kế hoạch ngân sách hợp lý để quản lý tài chính hiệu quả. Theo dõi doanh thu và chi phí cần sử dụng phần mềm quản lý tài chính hoặc bảng tính để ghi chép và theo dõi doanh thu hàng ngày, hàng tuần và hàng tháng cũng như các chi phí liên quan. Điều này giúp bạn hiểu rõ về hiệu suất kinh doanh và tìm ra cách cải thiện lợi nhuận. Tối ưu hóa quản lý tồn kho cần theo dõi và kiểm soát tồn kho nguyên vật liệu và hàng hóa để tránh lãng phí và thiếu hụt. Điều chỉnh lịch trình đặt hàng và tồn kho để đảm bảo rằng bạn chỉ mua hàng khi cần thiết và không để hàng tồn quá nhiều. Quản lý nợ phải trả và công nợ phải thu bằng cách theo dõi và quản lý các khoản nợ và công nợ để đảm bảo rằng bạn thanh toán các hóa đơn đúng hạn và thu được tiền từ khách hàng kịp thời. Điều này giúp bạn duy trì mối </w:t>
      </w:r>
      <w:r w:rsidRPr="00354A29">
        <w:rPr>
          <w:rFonts w:ascii="Times New Roman" w:hAnsi="Times New Roman" w:cs="Times New Roman"/>
          <w:sz w:val="28"/>
          <w:szCs w:val="28"/>
        </w:rPr>
        <w:lastRenderedPageBreak/>
        <w:t>quan hệ tốt với nhà cung cấp và khách hàng. Tối ưu hóa chi phí vận hành cần xem xét các phương pháp tiết kiệm chi phí như tối ưu hóa sử dụng năng lượng, tái sử dụng và tái chế nguyên liệu, và tối ưu hóa lịch trình làm việc của nhân viên để tránh phí trả cao hơn. Phân tích tài chính định kỳ là việc cần thực hiện phân tích tài chính định kỳ để đánh giá hiệu suất kinh doanh, xác định vấn đề và cơ hội, và đưa ra các chiến lược cải thiện.</w:t>
      </w:r>
    </w:p>
    <w:p w14:paraId="668B6A5A" w14:textId="77777777" w:rsidR="001369F1" w:rsidRPr="00354A29" w:rsidRDefault="001369F1" w:rsidP="001369F1">
      <w:pPr>
        <w:tabs>
          <w:tab w:val="right" w:pos="8865"/>
          <w:tab w:val="right" w:pos="9180"/>
        </w:tabs>
        <w:spacing w:after="0" w:line="360" w:lineRule="auto"/>
        <w:ind w:left="360"/>
        <w:jc w:val="both"/>
        <w:rPr>
          <w:rFonts w:ascii="Times New Roman" w:hAnsi="Times New Roman" w:cs="Times New Roman"/>
          <w:b/>
          <w:bCs/>
          <w:sz w:val="28"/>
          <w:szCs w:val="28"/>
        </w:rPr>
      </w:pPr>
    </w:p>
    <w:p w14:paraId="17F77451" w14:textId="7342D8FD" w:rsidR="001369F1" w:rsidRPr="00354A29" w:rsidRDefault="001369F1" w:rsidP="001369F1">
      <w:pPr>
        <w:tabs>
          <w:tab w:val="right" w:pos="8865"/>
          <w:tab w:val="right" w:pos="9180"/>
        </w:tabs>
        <w:spacing w:after="0" w:line="360" w:lineRule="auto"/>
        <w:ind w:left="360"/>
        <w:jc w:val="both"/>
        <w:rPr>
          <w:rFonts w:ascii="Times New Roman" w:hAnsi="Times New Roman" w:cs="Times New Roman"/>
          <w:b/>
          <w:bCs/>
          <w:sz w:val="28"/>
          <w:szCs w:val="28"/>
        </w:rPr>
      </w:pPr>
      <w:r w:rsidRPr="00354A29">
        <w:rPr>
          <w:rFonts w:ascii="Times New Roman" w:hAnsi="Times New Roman" w:cs="Times New Roman"/>
          <w:b/>
          <w:bCs/>
          <w:sz w:val="28"/>
          <w:szCs w:val="28"/>
        </w:rPr>
        <w:t>Quản lý không gian:</w:t>
      </w:r>
      <w:r w:rsidRPr="00354A29">
        <w:rPr>
          <w:rFonts w:ascii="Times New Roman" w:hAnsi="Times New Roman" w:cs="Times New Roman"/>
          <w:b/>
          <w:bCs/>
          <w:sz w:val="28"/>
          <w:szCs w:val="28"/>
        </w:rPr>
        <w:tab/>
      </w:r>
      <w:r w:rsidRPr="00354A29">
        <w:rPr>
          <w:rFonts w:ascii="Times New Roman" w:hAnsi="Times New Roman" w:cs="Times New Roman"/>
          <w:b/>
          <w:bCs/>
          <w:sz w:val="28"/>
          <w:szCs w:val="28"/>
        </w:rPr>
        <w:tab/>
      </w:r>
    </w:p>
    <w:p w14:paraId="16D426D7" w14:textId="4E84AE5C" w:rsidR="001369F1" w:rsidRPr="00354A29" w:rsidRDefault="001369F1" w:rsidP="001369F1">
      <w:pPr>
        <w:spacing w:after="0" w:line="360" w:lineRule="auto"/>
        <w:ind w:left="360" w:firstLine="360"/>
        <w:jc w:val="both"/>
        <w:rPr>
          <w:rFonts w:ascii="Times New Roman" w:hAnsi="Times New Roman" w:cs="Times New Roman"/>
          <w:sz w:val="28"/>
          <w:szCs w:val="28"/>
        </w:rPr>
      </w:pPr>
      <w:r w:rsidRPr="00354A29">
        <w:rPr>
          <w:rFonts w:ascii="Times New Roman" w:hAnsi="Times New Roman" w:cs="Times New Roman"/>
          <w:sz w:val="28"/>
          <w:szCs w:val="28"/>
        </w:rPr>
        <w:t>Trong việc quản lý không gian của quán cà phê, sự sắp xếp thông minh và linh hoạt là chìa khóa để tạo ra một môi trường thoải mái và thu hút khách hàng. Bằng cách tận dụng mọi khoảng trống, tạo ra các khu vực linh hoạt và sử dụng ánh sáng tự nhiên một cách thông minh, quán cà phê không chỉ là một điểm đến lý tưởng để thưởng thức cà phê mà còn là nơi để thư giãn và tận hưởng không gian xanh giữa lòng thành phố ồn ào. Nhân viên được giao nhiệm vụ theo dõi tình trạng của các bàn trong quán. Nếu một bàn trở nên trống sau khi khách rời đi, nhân viên phục vụ sẽ kiểm tra và dọn sạch bàn đó, chuẩn bị sẵn sàng cho khách hàng tiếp theo sử dụng. Nhân viên cần kiểm tra và dọn dẹp khu vực nhà vệ sinh khoảng 1 - 3 tiếng 1 lần. Điều này giúp duy trì sự sạch sẽ và tạo trải nghiệm tích cực cho khách hàng, đặc biệt là những khách hàng mới. Ngoài ra việc tận dụng không gian ngoài trời nếu có thể, sử dụng không gian ngoài trời để tạo ra một không gian yên tĩnh và thoải mái, đặc biệt là vào những ngày thời tiết đẹp. Ngoài ra việc sử dụng các thiết kế mở trong việc trang trí quán như việc sử dụng các kính cửa sổ lớn hoặc tường ngăn cách bằng kính để tạo cảm giác mở rộng không gian và kết nối với bên ngoài, tạo ra một không gian sáng sủa và thân thiện. Các điều trên tạo nên một không gian quán dễ quản lý và dễ chịu cho khách hàng đến quán lẫn nhân viên trong quá trình phục vụ.</w:t>
      </w:r>
    </w:p>
    <w:p w14:paraId="5321EE2A" w14:textId="77777777" w:rsidR="001369F1" w:rsidRPr="00354A29" w:rsidRDefault="001369F1">
      <w:pPr>
        <w:rPr>
          <w:rFonts w:ascii="Times New Roman" w:hAnsi="Times New Roman" w:cs="Times New Roman"/>
          <w:sz w:val="28"/>
          <w:szCs w:val="28"/>
        </w:rPr>
      </w:pPr>
      <w:r w:rsidRPr="00354A29">
        <w:rPr>
          <w:rFonts w:ascii="Times New Roman" w:hAnsi="Times New Roman" w:cs="Times New Roman"/>
          <w:sz w:val="28"/>
          <w:szCs w:val="28"/>
        </w:rPr>
        <w:br w:type="page"/>
      </w:r>
    </w:p>
    <w:p w14:paraId="0E621720" w14:textId="503AB61D" w:rsidR="007E4B1E" w:rsidRPr="00354A29" w:rsidRDefault="007E4B1E" w:rsidP="00F17F8C">
      <w:pPr>
        <w:pStyle w:val="ListParagraph"/>
        <w:numPr>
          <w:ilvl w:val="1"/>
          <w:numId w:val="1"/>
        </w:numPr>
        <w:tabs>
          <w:tab w:val="right" w:pos="8865"/>
          <w:tab w:val="right" w:pos="9180"/>
        </w:tabs>
        <w:outlineLvl w:val="2"/>
        <w:rPr>
          <w:rFonts w:ascii="Times New Roman" w:hAnsi="Times New Roman" w:cs="Times New Roman"/>
          <w:b/>
          <w:bCs/>
          <w:sz w:val="28"/>
          <w:szCs w:val="28"/>
        </w:rPr>
      </w:pPr>
      <w:bookmarkStart w:id="5" w:name="_Toc165362071"/>
      <w:r w:rsidRPr="00354A29">
        <w:rPr>
          <w:rFonts w:ascii="Times New Roman" w:hAnsi="Times New Roman" w:cs="Times New Roman"/>
          <w:b/>
          <w:bCs/>
          <w:sz w:val="28"/>
          <w:szCs w:val="28"/>
        </w:rPr>
        <w:lastRenderedPageBreak/>
        <w:t>Mô tả chức năng của bài toán</w:t>
      </w:r>
      <w:bookmarkEnd w:id="5"/>
    </w:p>
    <w:p w14:paraId="7C5D2658" w14:textId="77777777" w:rsidR="001369F1" w:rsidRPr="00354A29" w:rsidRDefault="001369F1" w:rsidP="001369F1">
      <w:pPr>
        <w:ind w:left="360" w:firstLine="360"/>
        <w:jc w:val="both"/>
        <w:rPr>
          <w:rFonts w:ascii="Times New Roman" w:hAnsi="Times New Roman" w:cs="Times New Roman"/>
          <w:sz w:val="28"/>
          <w:szCs w:val="28"/>
        </w:rPr>
      </w:pPr>
      <w:r w:rsidRPr="00354A29">
        <w:rPr>
          <w:rFonts w:ascii="Times New Roman" w:hAnsi="Times New Roman" w:cs="Times New Roman"/>
          <w:sz w:val="28"/>
          <w:szCs w:val="28"/>
        </w:rPr>
        <w:t>Phần mềm quản lý quán cafe cung cấp một loạt các tính năng linh hoạt như quản lý hóa đơn, theo dõi tồn kho, và tính toán tự động giá trị hóa đơn. Khả năng ghi chép hóa đơn một cách nhanh chóng và theo dõi tình trạng hóa đơn từ lúc gọi nước cho đến khi thanh toán giúp giảm thời gian chờ đợi của khách hàng và dễ dàng quản lý không gian quán và tăng cường sự linh hoạt trong phục vụ.</w:t>
      </w:r>
    </w:p>
    <w:p w14:paraId="1C94F27C" w14:textId="540ED432" w:rsidR="001369F1" w:rsidRPr="00354A29" w:rsidRDefault="001369F1" w:rsidP="001369F1">
      <w:pPr>
        <w:pStyle w:val="ListParagraph"/>
        <w:numPr>
          <w:ilvl w:val="0"/>
          <w:numId w:val="2"/>
        </w:numPr>
        <w:tabs>
          <w:tab w:val="right" w:pos="8865"/>
          <w:tab w:val="right" w:pos="9180"/>
        </w:tabs>
        <w:ind w:left="1350"/>
        <w:jc w:val="both"/>
        <w:rPr>
          <w:rFonts w:ascii="Times New Roman" w:hAnsi="Times New Roman" w:cs="Times New Roman"/>
          <w:sz w:val="28"/>
          <w:szCs w:val="28"/>
        </w:rPr>
      </w:pPr>
      <w:r w:rsidRPr="00354A29">
        <w:rPr>
          <w:rFonts w:ascii="Times New Roman" w:hAnsi="Times New Roman" w:cs="Times New Roman"/>
          <w:sz w:val="28"/>
          <w:szCs w:val="28"/>
        </w:rPr>
        <w:t>Đối với nhân viên:</w:t>
      </w:r>
    </w:p>
    <w:p w14:paraId="192743E9" w14:textId="77777777" w:rsidR="001369F1" w:rsidRPr="00354A29" w:rsidRDefault="001369F1" w:rsidP="001369F1">
      <w:pPr>
        <w:tabs>
          <w:tab w:val="right" w:pos="8865"/>
          <w:tab w:val="right" w:pos="9180"/>
        </w:tabs>
        <w:ind w:left="360"/>
        <w:jc w:val="both"/>
        <w:rPr>
          <w:rFonts w:ascii="Times New Roman" w:hAnsi="Times New Roman" w:cs="Times New Roman"/>
          <w:sz w:val="28"/>
          <w:szCs w:val="28"/>
        </w:rPr>
      </w:pPr>
      <w:r w:rsidRPr="00354A29">
        <w:rPr>
          <w:rFonts w:ascii="Times New Roman" w:hAnsi="Times New Roman" w:cs="Times New Roman"/>
          <w:b/>
          <w:bCs/>
          <w:sz w:val="28"/>
          <w:szCs w:val="28"/>
        </w:rPr>
        <w:t>Chức năng bán hàng:</w:t>
      </w:r>
      <w:r w:rsidRPr="00354A29">
        <w:rPr>
          <w:rFonts w:ascii="Times New Roman" w:hAnsi="Times New Roman" w:cs="Times New Roman"/>
          <w:sz w:val="28"/>
          <w:szCs w:val="28"/>
        </w:rPr>
        <w:t xml:space="preserve"> cho phép nhân viên chọn bàn, tạo hóa đơn, thêm món, xóa món, xuất hóa đơn thanh toán.</w:t>
      </w:r>
    </w:p>
    <w:p w14:paraId="1264F25A" w14:textId="77777777" w:rsidR="001369F1" w:rsidRPr="00354A29" w:rsidRDefault="001369F1" w:rsidP="001369F1">
      <w:pPr>
        <w:tabs>
          <w:tab w:val="right" w:pos="8865"/>
          <w:tab w:val="right" w:pos="9180"/>
        </w:tabs>
        <w:ind w:left="360"/>
        <w:jc w:val="both"/>
        <w:rPr>
          <w:rFonts w:ascii="Times New Roman" w:hAnsi="Times New Roman" w:cs="Times New Roman"/>
          <w:sz w:val="28"/>
          <w:szCs w:val="28"/>
        </w:rPr>
      </w:pPr>
      <w:r w:rsidRPr="00354A29">
        <w:rPr>
          <w:rFonts w:ascii="Times New Roman" w:hAnsi="Times New Roman" w:cs="Times New Roman"/>
          <w:b/>
          <w:bCs/>
          <w:sz w:val="28"/>
          <w:szCs w:val="28"/>
        </w:rPr>
        <w:t>Quản lý khách hàng:</w:t>
      </w:r>
      <w:r w:rsidRPr="00354A29">
        <w:rPr>
          <w:rFonts w:ascii="Times New Roman" w:hAnsi="Times New Roman" w:cs="Times New Roman"/>
          <w:sz w:val="28"/>
          <w:szCs w:val="28"/>
        </w:rPr>
        <w:t xml:space="preserve"> cho phép nhân viên tạo thẻ thành viên cho khách hàng (khi chưa có), nhập số điện thoại ở bước thanh toán để tích điểm cho khách.</w:t>
      </w:r>
    </w:p>
    <w:p w14:paraId="5D049742" w14:textId="77777777" w:rsidR="001369F1" w:rsidRPr="00354A29" w:rsidRDefault="001369F1" w:rsidP="001369F1">
      <w:pPr>
        <w:tabs>
          <w:tab w:val="right" w:pos="8865"/>
          <w:tab w:val="right" w:pos="9180"/>
        </w:tabs>
        <w:ind w:left="360"/>
        <w:jc w:val="both"/>
        <w:rPr>
          <w:rFonts w:ascii="Times New Roman" w:hAnsi="Times New Roman" w:cs="Times New Roman"/>
          <w:sz w:val="28"/>
          <w:szCs w:val="28"/>
        </w:rPr>
      </w:pPr>
      <w:r w:rsidRPr="00354A29">
        <w:rPr>
          <w:rFonts w:ascii="Times New Roman" w:hAnsi="Times New Roman" w:cs="Times New Roman"/>
          <w:b/>
          <w:bCs/>
          <w:sz w:val="28"/>
          <w:szCs w:val="28"/>
        </w:rPr>
        <w:t xml:space="preserve">Theo dõi doanh thu theo ca: </w:t>
      </w:r>
      <w:r w:rsidRPr="00354A29">
        <w:rPr>
          <w:rFonts w:ascii="Times New Roman" w:hAnsi="Times New Roman" w:cs="Times New Roman"/>
          <w:sz w:val="28"/>
          <w:szCs w:val="28"/>
        </w:rPr>
        <w:t>cho phép theo dõi doanh thu bán hàng trong ca làm việc của mình.</w:t>
      </w:r>
    </w:p>
    <w:p w14:paraId="6980C55A" w14:textId="48DA0442" w:rsidR="001369F1" w:rsidRPr="00354A29" w:rsidRDefault="001369F1" w:rsidP="00F132AD">
      <w:pPr>
        <w:tabs>
          <w:tab w:val="right" w:pos="8865"/>
          <w:tab w:val="right" w:pos="9180"/>
        </w:tabs>
        <w:ind w:left="360"/>
        <w:jc w:val="both"/>
        <w:rPr>
          <w:rFonts w:ascii="Times New Roman" w:hAnsi="Times New Roman" w:cs="Times New Roman"/>
          <w:sz w:val="28"/>
          <w:szCs w:val="28"/>
        </w:rPr>
      </w:pPr>
      <w:r w:rsidRPr="00354A29">
        <w:rPr>
          <w:rFonts w:ascii="Times New Roman" w:hAnsi="Times New Roman" w:cs="Times New Roman"/>
          <w:b/>
          <w:bCs/>
          <w:sz w:val="28"/>
          <w:szCs w:val="28"/>
        </w:rPr>
        <w:t>Theo dõi kho hàng:</w:t>
      </w:r>
      <w:r w:rsidRPr="00354A29">
        <w:rPr>
          <w:rFonts w:ascii="Times New Roman" w:hAnsi="Times New Roman" w:cs="Times New Roman"/>
          <w:sz w:val="28"/>
          <w:szCs w:val="28"/>
        </w:rPr>
        <w:t xml:space="preserve"> cho phép theo dõi số lượng nguyên liệu tồn trong kho, ngày nhập hàng và hạn sử dụng của nguyên liệu, có nhiệm vụ báo lại cho người quản lý nếu nguyên liệu trong kho sắp hết hoặc bị quá hạn.</w:t>
      </w:r>
    </w:p>
    <w:p w14:paraId="0C1FFB2B" w14:textId="77777777" w:rsidR="001369F1" w:rsidRPr="00354A29" w:rsidRDefault="001369F1" w:rsidP="001369F1">
      <w:pPr>
        <w:tabs>
          <w:tab w:val="right" w:pos="8865"/>
          <w:tab w:val="right" w:pos="9180"/>
        </w:tabs>
        <w:ind w:left="360"/>
        <w:jc w:val="both"/>
        <w:rPr>
          <w:rFonts w:ascii="Times New Roman" w:hAnsi="Times New Roman" w:cs="Times New Roman"/>
          <w:sz w:val="28"/>
          <w:szCs w:val="28"/>
        </w:rPr>
      </w:pPr>
      <w:r w:rsidRPr="00354A29">
        <w:rPr>
          <w:rFonts w:ascii="Times New Roman" w:hAnsi="Times New Roman" w:cs="Times New Roman"/>
          <w:b/>
          <w:bCs/>
          <w:sz w:val="28"/>
          <w:szCs w:val="28"/>
        </w:rPr>
        <w:t>Theo dõi tình trạng không gian quán:</w:t>
      </w:r>
      <w:r w:rsidRPr="00354A29">
        <w:rPr>
          <w:rFonts w:ascii="Times New Roman" w:hAnsi="Times New Roman" w:cs="Times New Roman"/>
          <w:sz w:val="28"/>
          <w:szCs w:val="28"/>
        </w:rPr>
        <w:t xml:space="preserve"> cho phép theo dõi tình trạng (có khách/trống) của tất cả các bàn trong quán.</w:t>
      </w:r>
    </w:p>
    <w:p w14:paraId="41F3628F" w14:textId="1226D325" w:rsidR="001369F1" w:rsidRPr="00354A29" w:rsidRDefault="001369F1" w:rsidP="001369F1">
      <w:pPr>
        <w:pStyle w:val="ListParagraph"/>
        <w:numPr>
          <w:ilvl w:val="0"/>
          <w:numId w:val="2"/>
        </w:numPr>
        <w:tabs>
          <w:tab w:val="right" w:pos="8865"/>
          <w:tab w:val="right" w:pos="9180"/>
        </w:tabs>
        <w:ind w:left="1440"/>
        <w:jc w:val="both"/>
        <w:rPr>
          <w:rFonts w:ascii="Times New Roman" w:hAnsi="Times New Roman" w:cs="Times New Roman"/>
          <w:sz w:val="28"/>
          <w:szCs w:val="28"/>
        </w:rPr>
      </w:pPr>
      <w:r w:rsidRPr="00354A29">
        <w:rPr>
          <w:rFonts w:ascii="Times New Roman" w:hAnsi="Times New Roman" w:cs="Times New Roman"/>
          <w:sz w:val="28"/>
          <w:szCs w:val="28"/>
        </w:rPr>
        <w:t>Đối với người quản lý: Bao gồm tất cả các chức năng mà nhân viên có thể làm</w:t>
      </w:r>
    </w:p>
    <w:p w14:paraId="3118DBCC" w14:textId="77777777" w:rsidR="001369F1" w:rsidRPr="00354A29" w:rsidRDefault="001369F1" w:rsidP="001369F1">
      <w:pPr>
        <w:tabs>
          <w:tab w:val="right" w:pos="8865"/>
          <w:tab w:val="right" w:pos="9180"/>
        </w:tabs>
        <w:ind w:left="360"/>
        <w:jc w:val="both"/>
        <w:rPr>
          <w:rFonts w:ascii="Times New Roman" w:hAnsi="Times New Roman" w:cs="Times New Roman"/>
          <w:sz w:val="28"/>
          <w:szCs w:val="28"/>
        </w:rPr>
      </w:pPr>
      <w:r w:rsidRPr="00354A29">
        <w:rPr>
          <w:rFonts w:ascii="Times New Roman" w:hAnsi="Times New Roman" w:cs="Times New Roman"/>
          <w:b/>
          <w:bCs/>
          <w:sz w:val="28"/>
          <w:szCs w:val="28"/>
        </w:rPr>
        <w:t>Quản lý nhân viên:</w:t>
      </w:r>
      <w:r w:rsidRPr="00354A29">
        <w:rPr>
          <w:rFonts w:ascii="Times New Roman" w:hAnsi="Times New Roman" w:cs="Times New Roman"/>
          <w:sz w:val="28"/>
          <w:szCs w:val="28"/>
        </w:rPr>
        <w:t xml:space="preserve"> cho phép người quản lý nhập, thêm, xóa, sửa thông tin của nhân viên (bao gồm cả quyền truy cập, lương thưởng và tiền phạt). Người quản lý có thể xem các thông tin để liên lạc được với nhân viên như số điện thoại.</w:t>
      </w:r>
    </w:p>
    <w:p w14:paraId="21B4DE67" w14:textId="77777777" w:rsidR="001369F1" w:rsidRPr="00354A29" w:rsidRDefault="001369F1" w:rsidP="001369F1">
      <w:pPr>
        <w:tabs>
          <w:tab w:val="right" w:pos="8865"/>
          <w:tab w:val="right" w:pos="9180"/>
        </w:tabs>
        <w:ind w:left="360"/>
        <w:jc w:val="both"/>
        <w:rPr>
          <w:rFonts w:ascii="Times New Roman" w:hAnsi="Times New Roman" w:cs="Times New Roman"/>
          <w:sz w:val="28"/>
          <w:szCs w:val="28"/>
        </w:rPr>
      </w:pPr>
      <w:r w:rsidRPr="00354A29">
        <w:rPr>
          <w:rFonts w:ascii="Times New Roman" w:hAnsi="Times New Roman" w:cs="Times New Roman"/>
          <w:b/>
          <w:bCs/>
          <w:sz w:val="28"/>
          <w:szCs w:val="28"/>
        </w:rPr>
        <w:t xml:space="preserve">Quản lý ca làm việc của nhân viên: </w:t>
      </w:r>
      <w:r w:rsidRPr="00354A29">
        <w:rPr>
          <w:rFonts w:ascii="Times New Roman" w:hAnsi="Times New Roman" w:cs="Times New Roman"/>
          <w:sz w:val="28"/>
          <w:szCs w:val="28"/>
        </w:rPr>
        <w:t>các nhân viên cần đăng ký các ca làm trong tuần với người quản lý và người quản lý sẽ thêm ca làm việc vào bảng phân ca cho nhân viên. Quản lý có quyền thêm, sửa, xóa ca làm việc của nhân viên trong bảng phân ca làm việc.</w:t>
      </w:r>
    </w:p>
    <w:p w14:paraId="32C4DF39" w14:textId="77777777" w:rsidR="001369F1" w:rsidRPr="00354A29" w:rsidRDefault="001369F1" w:rsidP="001369F1">
      <w:pPr>
        <w:tabs>
          <w:tab w:val="right" w:pos="8865"/>
          <w:tab w:val="right" w:pos="9180"/>
        </w:tabs>
        <w:ind w:left="360"/>
        <w:jc w:val="both"/>
        <w:rPr>
          <w:rFonts w:ascii="Times New Roman" w:hAnsi="Times New Roman" w:cs="Times New Roman"/>
          <w:sz w:val="28"/>
          <w:szCs w:val="28"/>
        </w:rPr>
      </w:pPr>
      <w:r w:rsidRPr="00354A29">
        <w:rPr>
          <w:rFonts w:ascii="Times New Roman" w:hAnsi="Times New Roman" w:cs="Times New Roman"/>
          <w:b/>
          <w:bCs/>
          <w:sz w:val="28"/>
          <w:szCs w:val="28"/>
        </w:rPr>
        <w:t>Quản lý thống kê tài chính:</w:t>
      </w:r>
      <w:r w:rsidRPr="00354A29">
        <w:rPr>
          <w:rFonts w:ascii="Times New Roman" w:hAnsi="Times New Roman" w:cs="Times New Roman"/>
          <w:sz w:val="28"/>
          <w:szCs w:val="28"/>
        </w:rPr>
        <w:t xml:space="preserve"> theo dõi, tính toán lượng hàng/nguyên liệu, hóa đơn, doanh thu theo ngày, tuần, tháng hoặc năm, dựa trên thông tin về hóa đơn và giao dịch tài chính.</w:t>
      </w:r>
    </w:p>
    <w:p w14:paraId="45B46453" w14:textId="77777777" w:rsidR="001369F1" w:rsidRPr="00354A29" w:rsidRDefault="001369F1" w:rsidP="001369F1">
      <w:pPr>
        <w:tabs>
          <w:tab w:val="right" w:pos="8865"/>
          <w:tab w:val="right" w:pos="9180"/>
        </w:tabs>
        <w:ind w:left="360"/>
        <w:jc w:val="both"/>
        <w:rPr>
          <w:rFonts w:ascii="Times New Roman" w:hAnsi="Times New Roman" w:cs="Times New Roman"/>
          <w:sz w:val="28"/>
          <w:szCs w:val="28"/>
        </w:rPr>
      </w:pPr>
      <w:r w:rsidRPr="00354A29">
        <w:rPr>
          <w:rFonts w:ascii="Times New Roman" w:hAnsi="Times New Roman" w:cs="Times New Roman"/>
          <w:b/>
          <w:bCs/>
          <w:sz w:val="28"/>
          <w:szCs w:val="28"/>
        </w:rPr>
        <w:t>Quản lý hóa đơn:</w:t>
      </w:r>
      <w:r w:rsidRPr="00354A29">
        <w:rPr>
          <w:rFonts w:ascii="Times New Roman" w:hAnsi="Times New Roman" w:cs="Times New Roman"/>
          <w:sz w:val="28"/>
          <w:szCs w:val="28"/>
        </w:rPr>
        <w:t xml:space="preserve"> cho phép xem, xuất, xóa hóa đơn đã xuất.</w:t>
      </w:r>
    </w:p>
    <w:p w14:paraId="2F8900FA" w14:textId="703A3609" w:rsidR="001369F1" w:rsidRPr="00354A29" w:rsidRDefault="001369F1" w:rsidP="001369F1">
      <w:pPr>
        <w:tabs>
          <w:tab w:val="right" w:pos="8865"/>
          <w:tab w:val="right" w:pos="9180"/>
        </w:tabs>
        <w:ind w:left="360"/>
        <w:jc w:val="both"/>
        <w:rPr>
          <w:rFonts w:ascii="Times New Roman" w:hAnsi="Times New Roman" w:cs="Times New Roman"/>
          <w:sz w:val="28"/>
          <w:szCs w:val="28"/>
        </w:rPr>
      </w:pPr>
      <w:r w:rsidRPr="00354A29">
        <w:rPr>
          <w:rFonts w:ascii="Times New Roman" w:hAnsi="Times New Roman" w:cs="Times New Roman"/>
          <w:b/>
          <w:bCs/>
          <w:sz w:val="28"/>
          <w:szCs w:val="28"/>
        </w:rPr>
        <w:lastRenderedPageBreak/>
        <w:t>Quản lý kho hàng:</w:t>
      </w:r>
      <w:r w:rsidRPr="00354A29">
        <w:rPr>
          <w:rFonts w:ascii="Times New Roman" w:hAnsi="Times New Roman" w:cs="Times New Roman"/>
          <w:sz w:val="28"/>
          <w:szCs w:val="28"/>
        </w:rPr>
        <w:t xml:space="preserve"> cho phép thêm, xóa, sửa đơn nhập hàng.</w:t>
      </w:r>
    </w:p>
    <w:p w14:paraId="0437F8DD" w14:textId="77777777" w:rsidR="001369F1" w:rsidRPr="00354A29" w:rsidRDefault="001369F1">
      <w:pPr>
        <w:rPr>
          <w:rFonts w:ascii="Times New Roman" w:hAnsi="Times New Roman" w:cs="Times New Roman"/>
          <w:sz w:val="28"/>
          <w:szCs w:val="28"/>
        </w:rPr>
      </w:pPr>
      <w:r w:rsidRPr="00354A29">
        <w:rPr>
          <w:rFonts w:ascii="Times New Roman" w:hAnsi="Times New Roman" w:cs="Times New Roman"/>
          <w:sz w:val="28"/>
          <w:szCs w:val="28"/>
        </w:rPr>
        <w:br w:type="page"/>
      </w:r>
    </w:p>
    <w:p w14:paraId="20178F36" w14:textId="24579238" w:rsidR="007E4B1E" w:rsidRPr="00354A29" w:rsidRDefault="007E4B1E" w:rsidP="00AB2939">
      <w:pPr>
        <w:pStyle w:val="ListParagraph"/>
        <w:numPr>
          <w:ilvl w:val="1"/>
          <w:numId w:val="1"/>
        </w:numPr>
        <w:tabs>
          <w:tab w:val="right" w:pos="8865"/>
          <w:tab w:val="right" w:pos="9180"/>
        </w:tabs>
        <w:outlineLvl w:val="2"/>
        <w:rPr>
          <w:rFonts w:ascii="Times New Roman" w:hAnsi="Times New Roman" w:cs="Times New Roman"/>
          <w:b/>
          <w:bCs/>
          <w:sz w:val="28"/>
          <w:szCs w:val="28"/>
        </w:rPr>
      </w:pPr>
      <w:bookmarkStart w:id="6" w:name="_Toc165362072"/>
      <w:r w:rsidRPr="00354A29">
        <w:rPr>
          <w:rFonts w:ascii="Times New Roman" w:hAnsi="Times New Roman" w:cs="Times New Roman"/>
          <w:b/>
          <w:bCs/>
          <w:sz w:val="28"/>
          <w:szCs w:val="28"/>
        </w:rPr>
        <w:lastRenderedPageBreak/>
        <w:t>Tính lương nhân viên</w:t>
      </w:r>
      <w:bookmarkEnd w:id="6"/>
    </w:p>
    <w:p w14:paraId="3E5C1778" w14:textId="77777777" w:rsidR="001369F1" w:rsidRPr="00354A29" w:rsidRDefault="001369F1" w:rsidP="001369F1">
      <w:pPr>
        <w:jc w:val="both"/>
        <w:rPr>
          <w:rFonts w:ascii="Times New Roman" w:hAnsi="Times New Roman" w:cs="Times New Roman"/>
          <w:sz w:val="28"/>
          <w:szCs w:val="28"/>
        </w:rPr>
      </w:pPr>
      <w:r w:rsidRPr="00354A29">
        <w:rPr>
          <w:rFonts w:ascii="Times New Roman" w:hAnsi="Times New Roman" w:cs="Times New Roman"/>
          <w:b/>
          <w:bCs/>
          <w:sz w:val="28"/>
          <w:szCs w:val="28"/>
        </w:rPr>
        <w:t>Lương cơ bản:</w:t>
      </w:r>
      <w:r w:rsidRPr="00354A29">
        <w:rPr>
          <w:rFonts w:ascii="Times New Roman" w:hAnsi="Times New Roman" w:cs="Times New Roman"/>
          <w:sz w:val="28"/>
          <w:szCs w:val="28"/>
        </w:rPr>
        <w:t xml:space="preserve"> Đây là số tiền nhân viên được trả cho công việc cũng như phụ thuộc vào việc là nhân viên bán thời gian hoặc toàn thời gian. Đây là số tiền mà nhân viên sẽ chắc chắn được trả hàng tháng (tính theo giờ).</w:t>
      </w:r>
    </w:p>
    <w:p w14:paraId="6DFD2724" w14:textId="77777777" w:rsidR="001369F1" w:rsidRPr="00354A29" w:rsidRDefault="001369F1" w:rsidP="001369F1">
      <w:pPr>
        <w:jc w:val="both"/>
        <w:rPr>
          <w:rFonts w:ascii="Times New Roman" w:hAnsi="Times New Roman" w:cs="Times New Roman"/>
          <w:sz w:val="28"/>
          <w:szCs w:val="28"/>
        </w:rPr>
      </w:pPr>
      <w:r w:rsidRPr="00354A29">
        <w:rPr>
          <w:rFonts w:ascii="Times New Roman" w:hAnsi="Times New Roman" w:cs="Times New Roman"/>
          <w:b/>
          <w:bCs/>
          <w:sz w:val="28"/>
          <w:szCs w:val="28"/>
        </w:rPr>
        <w:t>Loại nhân viên:</w:t>
      </w:r>
      <w:r w:rsidRPr="00354A29">
        <w:rPr>
          <w:rFonts w:ascii="Times New Roman" w:hAnsi="Times New Roman" w:cs="Times New Roman"/>
          <w:sz w:val="28"/>
          <w:szCs w:val="28"/>
        </w:rPr>
        <w:t xml:space="preserve"> Mỗi loại nhân viên sẽ có lương cơ bản cũng như thời gian làm khác nhau.</w:t>
      </w:r>
    </w:p>
    <w:p w14:paraId="23D37F80" w14:textId="77777777" w:rsidR="001369F1" w:rsidRPr="00354A29" w:rsidRDefault="001369F1" w:rsidP="001369F1">
      <w:pPr>
        <w:jc w:val="both"/>
        <w:rPr>
          <w:rFonts w:ascii="Times New Roman" w:hAnsi="Times New Roman" w:cs="Times New Roman"/>
          <w:sz w:val="28"/>
          <w:szCs w:val="28"/>
        </w:rPr>
      </w:pPr>
      <w:r w:rsidRPr="00354A29">
        <w:rPr>
          <w:rFonts w:ascii="Times New Roman" w:hAnsi="Times New Roman" w:cs="Times New Roman"/>
          <w:b/>
          <w:bCs/>
          <w:sz w:val="28"/>
          <w:szCs w:val="28"/>
        </w:rPr>
        <w:t xml:space="preserve">Thời gian làm việc: </w:t>
      </w:r>
      <w:r w:rsidRPr="00354A29">
        <w:rPr>
          <w:rFonts w:ascii="Times New Roman" w:hAnsi="Times New Roman" w:cs="Times New Roman"/>
          <w:sz w:val="28"/>
          <w:szCs w:val="28"/>
        </w:rPr>
        <w:t>Là thời gian mà nhân viên làm việc trong tháng (được tính bằng giờ). Đối với mỗi loại nhân viên sẽ có yêu cầu về thời gian hàng tháng khác nhau.</w:t>
      </w:r>
    </w:p>
    <w:p w14:paraId="03CF08E0" w14:textId="77777777" w:rsidR="001369F1" w:rsidRPr="00354A29" w:rsidRDefault="001369F1" w:rsidP="001369F1">
      <w:pPr>
        <w:jc w:val="both"/>
        <w:rPr>
          <w:rFonts w:ascii="Times New Roman" w:hAnsi="Times New Roman" w:cs="Times New Roman"/>
          <w:sz w:val="28"/>
          <w:szCs w:val="28"/>
        </w:rPr>
      </w:pPr>
      <w:r w:rsidRPr="00354A29">
        <w:rPr>
          <w:rFonts w:ascii="Times New Roman" w:hAnsi="Times New Roman" w:cs="Times New Roman"/>
          <w:b/>
          <w:bCs/>
          <w:sz w:val="28"/>
          <w:szCs w:val="28"/>
        </w:rPr>
        <w:t>Lương theo giờ:</w:t>
      </w:r>
      <w:r w:rsidRPr="00354A29">
        <w:rPr>
          <w:rFonts w:ascii="Times New Roman" w:hAnsi="Times New Roman" w:cs="Times New Roman"/>
          <w:sz w:val="28"/>
          <w:szCs w:val="28"/>
        </w:rPr>
        <w:t xml:space="preserve"> Được tính bằng thời gian làm * lương cơ bản.</w:t>
      </w:r>
    </w:p>
    <w:p w14:paraId="389435C5" w14:textId="77777777" w:rsidR="001369F1" w:rsidRPr="00354A29" w:rsidRDefault="001369F1" w:rsidP="001369F1">
      <w:pPr>
        <w:jc w:val="both"/>
        <w:rPr>
          <w:rFonts w:ascii="Times New Roman" w:hAnsi="Times New Roman" w:cs="Times New Roman"/>
          <w:sz w:val="28"/>
          <w:szCs w:val="28"/>
        </w:rPr>
      </w:pPr>
      <w:r w:rsidRPr="00354A29">
        <w:rPr>
          <w:rFonts w:ascii="Times New Roman" w:hAnsi="Times New Roman" w:cs="Times New Roman"/>
          <w:b/>
          <w:bCs/>
          <w:sz w:val="28"/>
          <w:szCs w:val="28"/>
        </w:rPr>
        <w:t>Lương thưởng:</w:t>
      </w:r>
      <w:r w:rsidRPr="00354A29">
        <w:rPr>
          <w:rFonts w:ascii="Times New Roman" w:hAnsi="Times New Roman" w:cs="Times New Roman"/>
          <w:sz w:val="28"/>
          <w:szCs w:val="28"/>
        </w:rPr>
        <w:t xml:space="preserve"> Lương này là lương thưởng thêm, không cố định. Mỗi nhân viên khi làm đủ số giờ quy định trong một tháng sẽ có lương thưởng. Lương thưởng được tính bằng 5% * lương cố định đối với nhân viên toàn thời gian, mức thưởng cố định cho nhân viên bán thời gian (cụ thể là 200000 đồng).</w:t>
      </w:r>
    </w:p>
    <w:p w14:paraId="28DF897B" w14:textId="77777777" w:rsidR="001369F1" w:rsidRPr="00354A29" w:rsidRDefault="001369F1" w:rsidP="001369F1">
      <w:pPr>
        <w:jc w:val="both"/>
        <w:rPr>
          <w:rFonts w:ascii="Times New Roman" w:hAnsi="Times New Roman" w:cs="Times New Roman"/>
          <w:sz w:val="28"/>
          <w:szCs w:val="28"/>
        </w:rPr>
      </w:pPr>
      <w:r w:rsidRPr="00354A29">
        <w:rPr>
          <w:rFonts w:ascii="Times New Roman" w:hAnsi="Times New Roman" w:cs="Times New Roman"/>
          <w:b/>
          <w:bCs/>
          <w:sz w:val="28"/>
          <w:szCs w:val="28"/>
        </w:rPr>
        <w:t>Điểm phạt:</w:t>
      </w:r>
      <w:r w:rsidRPr="00354A29">
        <w:rPr>
          <w:rFonts w:ascii="Times New Roman" w:hAnsi="Times New Roman" w:cs="Times New Roman"/>
          <w:sz w:val="28"/>
          <w:szCs w:val="28"/>
        </w:rPr>
        <w:t xml:space="preserve"> Đây cũng là điểm không cố định. Mỗi khi nhân viên vi phạm các quy tắc mà quán đề ra sẽ bị tích một điểm. Số tiền phạt sẽ phụ thuộc vào điểm phạt của từng nhân viên. Với 1 điểm phạt thì trừ số tiền tương ứng với  1 giờ làm của nhân viên.</w:t>
      </w:r>
    </w:p>
    <w:p w14:paraId="22A9EF07" w14:textId="77777777" w:rsidR="001369F1" w:rsidRPr="00354A29" w:rsidRDefault="001369F1" w:rsidP="001369F1">
      <w:pPr>
        <w:jc w:val="both"/>
        <w:rPr>
          <w:rFonts w:ascii="Times New Roman" w:hAnsi="Times New Roman" w:cs="Times New Roman"/>
          <w:sz w:val="28"/>
          <w:szCs w:val="28"/>
        </w:rPr>
      </w:pPr>
      <w:r w:rsidRPr="00354A29">
        <w:rPr>
          <w:rFonts w:ascii="Times New Roman" w:hAnsi="Times New Roman" w:cs="Times New Roman"/>
          <w:b/>
          <w:bCs/>
          <w:sz w:val="28"/>
          <w:szCs w:val="28"/>
        </w:rPr>
        <w:t>Tiền lương 1 tháng của nhân viên</w:t>
      </w:r>
      <w:r w:rsidRPr="00354A29">
        <w:rPr>
          <w:rFonts w:ascii="Times New Roman" w:hAnsi="Times New Roman" w:cs="Times New Roman"/>
          <w:sz w:val="28"/>
          <w:szCs w:val="28"/>
        </w:rPr>
        <w:t xml:space="preserve"> = (Số giờ làm – điểm phạt) * lương +  lương thưởng</w:t>
      </w:r>
    </w:p>
    <w:p w14:paraId="6C43B3FC" w14:textId="77777777" w:rsidR="001369F1" w:rsidRPr="00354A29" w:rsidRDefault="001369F1" w:rsidP="001369F1">
      <w:pPr>
        <w:jc w:val="both"/>
        <w:rPr>
          <w:rFonts w:ascii="Times New Roman" w:hAnsi="Times New Roman" w:cs="Times New Roman"/>
          <w:b/>
          <w:bCs/>
          <w:sz w:val="28"/>
          <w:szCs w:val="28"/>
        </w:rPr>
      </w:pPr>
      <w:r w:rsidRPr="00354A29">
        <w:rPr>
          <w:rFonts w:ascii="Times New Roman" w:hAnsi="Times New Roman" w:cs="Times New Roman"/>
          <w:b/>
          <w:bCs/>
          <w:sz w:val="28"/>
          <w:szCs w:val="28"/>
        </w:rPr>
        <w:t>Các mức lương cơ bản:</w:t>
      </w:r>
    </w:p>
    <w:p w14:paraId="7C5CBF95" w14:textId="77777777" w:rsidR="001369F1" w:rsidRPr="00354A29" w:rsidRDefault="001369F1" w:rsidP="001369F1">
      <w:pPr>
        <w:jc w:val="both"/>
        <w:rPr>
          <w:rFonts w:ascii="Times New Roman" w:hAnsi="Times New Roman" w:cs="Times New Roman"/>
          <w:sz w:val="28"/>
          <w:szCs w:val="28"/>
        </w:rPr>
      </w:pPr>
      <w:r w:rsidRPr="00354A29">
        <w:rPr>
          <w:rFonts w:ascii="Times New Roman" w:hAnsi="Times New Roman" w:cs="Times New Roman"/>
          <w:sz w:val="28"/>
          <w:szCs w:val="28"/>
        </w:rPr>
        <w:t>Bồi bàn:  23000 đồng/giờ.</w:t>
      </w:r>
    </w:p>
    <w:p w14:paraId="0D2EACD8" w14:textId="77777777" w:rsidR="001369F1" w:rsidRPr="00354A29" w:rsidRDefault="001369F1" w:rsidP="001369F1">
      <w:pPr>
        <w:jc w:val="both"/>
        <w:rPr>
          <w:rFonts w:ascii="Times New Roman" w:hAnsi="Times New Roman" w:cs="Times New Roman"/>
          <w:sz w:val="28"/>
          <w:szCs w:val="28"/>
        </w:rPr>
      </w:pPr>
      <w:r w:rsidRPr="00354A29">
        <w:rPr>
          <w:rFonts w:ascii="Times New Roman" w:hAnsi="Times New Roman" w:cs="Times New Roman"/>
          <w:sz w:val="28"/>
          <w:szCs w:val="28"/>
        </w:rPr>
        <w:t>Pha chế: 24000 đồng/giờ.</w:t>
      </w:r>
    </w:p>
    <w:p w14:paraId="52A99BBB" w14:textId="77777777" w:rsidR="001369F1" w:rsidRPr="00354A29" w:rsidRDefault="001369F1" w:rsidP="001369F1">
      <w:pPr>
        <w:jc w:val="both"/>
        <w:rPr>
          <w:rFonts w:ascii="Times New Roman" w:hAnsi="Times New Roman" w:cs="Times New Roman"/>
          <w:sz w:val="28"/>
          <w:szCs w:val="28"/>
        </w:rPr>
      </w:pPr>
      <w:r w:rsidRPr="00354A29">
        <w:rPr>
          <w:rFonts w:ascii="Times New Roman" w:hAnsi="Times New Roman" w:cs="Times New Roman"/>
          <w:sz w:val="28"/>
          <w:szCs w:val="28"/>
        </w:rPr>
        <w:t>Bấm bill: 25000 đồng/giờ.</w:t>
      </w:r>
    </w:p>
    <w:p w14:paraId="36C23C81" w14:textId="77777777" w:rsidR="001369F1" w:rsidRPr="00354A29" w:rsidRDefault="001369F1" w:rsidP="001369F1">
      <w:pPr>
        <w:jc w:val="both"/>
        <w:rPr>
          <w:rFonts w:ascii="Times New Roman" w:hAnsi="Times New Roman" w:cs="Times New Roman"/>
          <w:sz w:val="28"/>
          <w:szCs w:val="28"/>
        </w:rPr>
      </w:pPr>
    </w:p>
    <w:p w14:paraId="4FC836CA" w14:textId="3D8F1FC2" w:rsidR="001369F1" w:rsidRPr="00354A29" w:rsidRDefault="001369F1" w:rsidP="001369F1">
      <w:pPr>
        <w:jc w:val="both"/>
        <w:rPr>
          <w:rFonts w:ascii="Times New Roman" w:hAnsi="Times New Roman" w:cs="Times New Roman"/>
          <w:b/>
          <w:bCs/>
          <w:sz w:val="28"/>
          <w:szCs w:val="28"/>
        </w:rPr>
      </w:pPr>
      <w:r w:rsidRPr="00354A29">
        <w:rPr>
          <w:rFonts w:ascii="Times New Roman" w:hAnsi="Times New Roman" w:cs="Times New Roman"/>
          <w:b/>
          <w:bCs/>
          <w:sz w:val="28"/>
          <w:szCs w:val="28"/>
        </w:rPr>
        <w:t>Ví dụ:</w:t>
      </w:r>
    </w:p>
    <w:p w14:paraId="4EEAC5C3" w14:textId="77777777" w:rsidR="001369F1" w:rsidRPr="00354A29" w:rsidRDefault="001369F1" w:rsidP="001369F1">
      <w:pPr>
        <w:jc w:val="both"/>
        <w:rPr>
          <w:rFonts w:ascii="Times New Roman" w:hAnsi="Times New Roman" w:cs="Times New Roman"/>
          <w:sz w:val="28"/>
          <w:szCs w:val="28"/>
        </w:rPr>
      </w:pPr>
      <w:r w:rsidRPr="00354A29">
        <w:rPr>
          <w:rFonts w:ascii="Times New Roman" w:hAnsi="Times New Roman" w:cs="Times New Roman"/>
          <w:sz w:val="28"/>
          <w:szCs w:val="28"/>
        </w:rPr>
        <w:t>Có 3 nhân viên lần lượt như sau:</w:t>
      </w:r>
    </w:p>
    <w:p w14:paraId="1FB1B6A3" w14:textId="474502F4" w:rsidR="001369F1" w:rsidRPr="00354A29" w:rsidRDefault="001369F1" w:rsidP="001369F1">
      <w:pPr>
        <w:jc w:val="both"/>
        <w:rPr>
          <w:rFonts w:ascii="Times New Roman" w:hAnsi="Times New Roman" w:cs="Times New Roman"/>
          <w:sz w:val="28"/>
          <w:szCs w:val="28"/>
        </w:rPr>
      </w:pPr>
      <w:r w:rsidRPr="00354A29">
        <w:rPr>
          <w:rFonts w:ascii="Times New Roman" w:hAnsi="Times New Roman" w:cs="Times New Roman"/>
          <w:sz w:val="28"/>
          <w:szCs w:val="28"/>
        </w:rPr>
        <w:t>- Anh P bồi bàn là nhân viên part time.(Mức lương 1 giờ là 23000 đồng). Anh D là nhân viên pha chế full time (Mức lương 1 giờ là 24000 đồng). Anh H là nhân viên thanh toán (Mức lương 1 giờ là 25000 đồng).</w:t>
      </w:r>
    </w:p>
    <w:p w14:paraId="7FB85B29" w14:textId="77777777" w:rsidR="001369F1" w:rsidRPr="00354A29" w:rsidRDefault="001369F1" w:rsidP="001369F1">
      <w:pPr>
        <w:jc w:val="both"/>
        <w:rPr>
          <w:rFonts w:ascii="Times New Roman" w:hAnsi="Times New Roman" w:cs="Times New Roman"/>
          <w:sz w:val="28"/>
          <w:szCs w:val="28"/>
        </w:rPr>
      </w:pPr>
      <w:r w:rsidRPr="00354A29">
        <w:rPr>
          <w:rFonts w:ascii="Times New Roman" w:hAnsi="Times New Roman" w:cs="Times New Roman"/>
          <w:sz w:val="28"/>
          <w:szCs w:val="28"/>
        </w:rPr>
        <w:lastRenderedPageBreak/>
        <w:t>- Chỉ tiêu nhân viên part-time phải trung bình làm 4 tiếng một ngày, quán làm việc cả tháng(trung bình 30 ngày 1 tháng). 4*30 = 120 tiếng một tháng.</w:t>
      </w:r>
    </w:p>
    <w:p w14:paraId="5E8E2CD4" w14:textId="77777777" w:rsidR="001369F1" w:rsidRPr="00354A29" w:rsidRDefault="001369F1" w:rsidP="001369F1">
      <w:pPr>
        <w:jc w:val="both"/>
        <w:rPr>
          <w:rFonts w:ascii="Times New Roman" w:hAnsi="Times New Roman" w:cs="Times New Roman"/>
          <w:sz w:val="28"/>
          <w:szCs w:val="28"/>
        </w:rPr>
      </w:pPr>
      <w:r w:rsidRPr="00354A29">
        <w:rPr>
          <w:rFonts w:ascii="Times New Roman" w:hAnsi="Times New Roman" w:cs="Times New Roman"/>
          <w:sz w:val="28"/>
          <w:szCs w:val="28"/>
        </w:rPr>
        <w:t>- Chỉ tiêu nhân viên full-time phải trung bình làm 8 tiếng một ngày, quán làm việc cả tháng (trung bình 30 ngày 1 tháng). 8 * 30 = 240 tiếng một tháng.</w:t>
      </w:r>
    </w:p>
    <w:p w14:paraId="0F5AA174" w14:textId="75A72502" w:rsidR="001369F1" w:rsidRPr="00354A29" w:rsidRDefault="001369F1" w:rsidP="001369F1">
      <w:pPr>
        <w:jc w:val="both"/>
        <w:rPr>
          <w:rFonts w:ascii="Times New Roman" w:hAnsi="Times New Roman" w:cs="Times New Roman"/>
          <w:sz w:val="28"/>
          <w:szCs w:val="28"/>
        </w:rPr>
      </w:pPr>
      <w:r w:rsidRPr="00354A29">
        <w:rPr>
          <w:rFonts w:ascii="Times New Roman" w:hAnsi="Times New Roman" w:cs="Times New Roman"/>
          <w:sz w:val="28"/>
          <w:szCs w:val="28"/>
        </w:rPr>
        <w:t>- Anh P làm được 121 giờ trong tháng vừa qua, có 1 điểm phạt. Như vậy mức lương của anh ấy sẽ là: (121-1)*23000 + 150000 = 2910000 đồng.</w:t>
      </w:r>
    </w:p>
    <w:p w14:paraId="22F089DA" w14:textId="322DBAE7" w:rsidR="001369F1" w:rsidRPr="00354A29" w:rsidRDefault="001369F1" w:rsidP="001369F1">
      <w:pPr>
        <w:jc w:val="both"/>
        <w:rPr>
          <w:rFonts w:ascii="Times New Roman" w:hAnsi="Times New Roman" w:cs="Times New Roman"/>
          <w:sz w:val="28"/>
          <w:szCs w:val="28"/>
        </w:rPr>
      </w:pPr>
      <w:r w:rsidRPr="00354A29">
        <w:rPr>
          <w:rFonts w:ascii="Times New Roman" w:hAnsi="Times New Roman" w:cs="Times New Roman"/>
          <w:sz w:val="28"/>
          <w:szCs w:val="28"/>
        </w:rPr>
        <w:t>- Anh D làm được 235 giờ trong tháng vừa qua, có 0 điểm phạt. Như vậy mức lương của anh D sẽ là: 235*24000 = 5640000 đồng.</w:t>
      </w:r>
    </w:p>
    <w:p w14:paraId="6B9DAE40" w14:textId="2D2993DF" w:rsidR="001369F1" w:rsidRPr="00354A29" w:rsidRDefault="001369F1" w:rsidP="001369F1">
      <w:pPr>
        <w:jc w:val="both"/>
        <w:rPr>
          <w:rFonts w:ascii="Times New Roman" w:hAnsi="Times New Roman" w:cs="Times New Roman"/>
          <w:sz w:val="28"/>
          <w:szCs w:val="28"/>
        </w:rPr>
      </w:pPr>
      <w:r w:rsidRPr="00354A29">
        <w:rPr>
          <w:rFonts w:ascii="Times New Roman" w:hAnsi="Times New Roman" w:cs="Times New Roman"/>
          <w:sz w:val="28"/>
          <w:szCs w:val="28"/>
        </w:rPr>
        <w:t>- Anh H làm được 240 giờ trong tháng vừa qua, có 0 điểm phạt. Như vậy mức lương của anh H sẽ là: (240*25000) + (240*25000*5%) = 6300000 đồng.</w:t>
      </w:r>
    </w:p>
    <w:p w14:paraId="2F1A97C5" w14:textId="77777777" w:rsidR="001369F1" w:rsidRPr="00354A29" w:rsidRDefault="001369F1">
      <w:pPr>
        <w:rPr>
          <w:rFonts w:ascii="Times New Roman" w:hAnsi="Times New Roman" w:cs="Times New Roman"/>
          <w:sz w:val="28"/>
          <w:szCs w:val="28"/>
        </w:rPr>
      </w:pPr>
      <w:r w:rsidRPr="00354A29">
        <w:rPr>
          <w:rFonts w:ascii="Times New Roman" w:hAnsi="Times New Roman" w:cs="Times New Roman"/>
          <w:sz w:val="28"/>
          <w:szCs w:val="28"/>
        </w:rPr>
        <w:br w:type="page"/>
      </w:r>
    </w:p>
    <w:p w14:paraId="6C02C74F" w14:textId="77777777" w:rsidR="001369F1" w:rsidRPr="00354A29" w:rsidRDefault="001369F1" w:rsidP="001369F1">
      <w:pPr>
        <w:jc w:val="both"/>
        <w:rPr>
          <w:rFonts w:ascii="Times New Roman" w:hAnsi="Times New Roman" w:cs="Times New Roman"/>
          <w:sz w:val="28"/>
          <w:szCs w:val="28"/>
        </w:rPr>
        <w:sectPr w:rsidR="001369F1" w:rsidRPr="00354A29" w:rsidSect="00C8704E">
          <w:footerReference w:type="default" r:id="rId11"/>
          <w:type w:val="continuous"/>
          <w:pgSz w:w="12240" w:h="15840"/>
          <w:pgMar w:top="1440" w:right="1440" w:bottom="1440" w:left="1440" w:header="720" w:footer="720" w:gutter="0"/>
          <w:pgNumType w:start="1"/>
          <w:cols w:space="720"/>
          <w:titlePg/>
          <w:docGrid w:linePitch="360"/>
        </w:sectPr>
      </w:pPr>
    </w:p>
    <w:p w14:paraId="64124D3A" w14:textId="2C67A036" w:rsidR="007E4B1E" w:rsidRPr="00354A29" w:rsidRDefault="001369F1" w:rsidP="00F17F8C">
      <w:pPr>
        <w:pStyle w:val="Heading1"/>
        <w:jc w:val="center"/>
        <w:rPr>
          <w:rFonts w:ascii="Times New Roman" w:hAnsi="Times New Roman" w:cs="Times New Roman"/>
          <w:b/>
          <w:bCs/>
          <w:color w:val="auto"/>
          <w:sz w:val="28"/>
          <w:szCs w:val="28"/>
        </w:rPr>
      </w:pPr>
      <w:bookmarkStart w:id="7" w:name="_Toc165362073"/>
      <w:r w:rsidRPr="00354A29">
        <w:rPr>
          <w:rFonts w:ascii="Times New Roman" w:hAnsi="Times New Roman" w:cs="Times New Roman"/>
          <w:b/>
          <w:bCs/>
          <w:color w:val="auto"/>
          <w:sz w:val="28"/>
          <w:szCs w:val="28"/>
        </w:rPr>
        <w:lastRenderedPageBreak/>
        <w:t>CHƯƠNG 2: PHÂN TÍCH THIẾT KẾ HỆ THỐNG</w:t>
      </w:r>
      <w:bookmarkEnd w:id="7"/>
    </w:p>
    <w:p w14:paraId="539FC081" w14:textId="4B9BCA39" w:rsidR="003412DF" w:rsidRPr="00354A29" w:rsidRDefault="001369F1" w:rsidP="006678F3">
      <w:pPr>
        <w:pStyle w:val="ListParagraph"/>
        <w:numPr>
          <w:ilvl w:val="0"/>
          <w:numId w:val="3"/>
        </w:numPr>
        <w:outlineLvl w:val="1"/>
        <w:rPr>
          <w:rFonts w:ascii="Times New Roman" w:hAnsi="Times New Roman" w:cs="Times New Roman"/>
          <w:b/>
          <w:bCs/>
          <w:sz w:val="28"/>
          <w:szCs w:val="28"/>
        </w:rPr>
      </w:pPr>
      <w:bookmarkStart w:id="8" w:name="_Toc165362074"/>
      <w:r w:rsidRPr="00354A29">
        <w:rPr>
          <w:rFonts w:ascii="Times New Roman" w:hAnsi="Times New Roman" w:cs="Times New Roman"/>
          <w:b/>
          <w:bCs/>
          <w:sz w:val="28"/>
          <w:szCs w:val="28"/>
        </w:rPr>
        <w:t>Thiết kế cơ sở dữ liệu mức quan niệm</w:t>
      </w:r>
      <w:bookmarkEnd w:id="8"/>
    </w:p>
    <w:p w14:paraId="20AEFEB6" w14:textId="2560CDF9" w:rsidR="0012371E" w:rsidRPr="00354A29" w:rsidRDefault="00DA42A4" w:rsidP="00206EC2">
      <w:pPr>
        <w:pStyle w:val="NormalWeb"/>
        <w:numPr>
          <w:ilvl w:val="1"/>
          <w:numId w:val="3"/>
        </w:numPr>
        <w:tabs>
          <w:tab w:val="right" w:pos="990"/>
        </w:tabs>
        <w:rPr>
          <w:b/>
          <w:bCs/>
          <w:sz w:val="28"/>
          <w:szCs w:val="28"/>
          <w:lang w:val="vi-VN"/>
        </w:rPr>
      </w:pPr>
      <w:r w:rsidRPr="00354A29">
        <w:rPr>
          <w:b/>
          <w:bCs/>
          <w:sz w:val="28"/>
          <w:szCs w:val="28"/>
          <w:lang w:val="vi-VN"/>
        </w:rPr>
        <w:t>Các tập thực thể</w:t>
      </w:r>
    </w:p>
    <w:p w14:paraId="5EF5578D" w14:textId="55AB81C0" w:rsidR="00DA42A4" w:rsidRPr="00354A29" w:rsidRDefault="00946B0B" w:rsidP="0012371E">
      <w:pPr>
        <w:pStyle w:val="NormalWeb"/>
        <w:rPr>
          <w:lang w:val="vi-VN"/>
        </w:rPr>
      </w:pPr>
      <w:r>
        <w:rPr>
          <w:noProof/>
          <w:lang w:val="vi-VN"/>
          <w14:ligatures w14:val="standardContextual"/>
        </w:rPr>
        <w:drawing>
          <wp:inline distT="0" distB="0" distL="0" distR="0" wp14:anchorId="2F9D96BE" wp14:editId="52B26725">
            <wp:extent cx="5943600" cy="3641725"/>
            <wp:effectExtent l="0" t="0" r="0" b="0"/>
            <wp:docPr id="1520898320" name="Picture 1"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98320" name="Picture 1" descr="A diagram of a company&#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943600" cy="3641725"/>
                    </a:xfrm>
                    <a:prstGeom prst="rect">
                      <a:avLst/>
                    </a:prstGeom>
                  </pic:spPr>
                </pic:pic>
              </a:graphicData>
            </a:graphic>
          </wp:inline>
        </w:drawing>
      </w:r>
    </w:p>
    <w:p w14:paraId="071B35CE" w14:textId="491FF7CF" w:rsidR="002666AE" w:rsidRPr="00354A29" w:rsidRDefault="00DA42A4" w:rsidP="00206EC2">
      <w:pPr>
        <w:pStyle w:val="NormalWeb"/>
        <w:numPr>
          <w:ilvl w:val="1"/>
          <w:numId w:val="3"/>
        </w:numPr>
        <w:tabs>
          <w:tab w:val="right" w:pos="900"/>
        </w:tabs>
        <w:rPr>
          <w:b/>
          <w:bCs/>
          <w:sz w:val="28"/>
          <w:szCs w:val="28"/>
          <w:lang w:val="vi-VN"/>
        </w:rPr>
      </w:pPr>
      <w:r w:rsidRPr="00354A29">
        <w:rPr>
          <w:b/>
          <w:bCs/>
          <w:sz w:val="28"/>
          <w:szCs w:val="28"/>
          <w:lang w:val="vi-VN"/>
        </w:rPr>
        <w:t xml:space="preserve"> Mối quan hệ các tập thực thể</w:t>
      </w:r>
    </w:p>
    <w:p w14:paraId="46E8D664" w14:textId="145BC5DF" w:rsidR="002666AE" w:rsidRPr="00946B0B" w:rsidRDefault="00D03978" w:rsidP="00946B0B">
      <w:pPr>
        <w:pStyle w:val="NormalWeb"/>
        <w:tabs>
          <w:tab w:val="right" w:pos="900"/>
        </w:tabs>
        <w:ind w:left="360"/>
        <w:rPr>
          <w:sz w:val="28"/>
          <w:szCs w:val="28"/>
        </w:rPr>
      </w:pPr>
      <w:r w:rsidRPr="00354A29">
        <w:rPr>
          <w:sz w:val="28"/>
          <w:szCs w:val="28"/>
          <w:lang w:val="vi-VN"/>
        </w:rPr>
        <w:t xml:space="preserve">Từ các tập thực thể ở 1.1, </w:t>
      </w:r>
      <w:r w:rsidR="00354A29" w:rsidRPr="00354A29">
        <w:rPr>
          <w:sz w:val="28"/>
          <w:szCs w:val="28"/>
          <w:lang w:val="vi-VN"/>
        </w:rPr>
        <w:t>ta có sơ đồ thực thể kết hợp (ERD):</w:t>
      </w:r>
    </w:p>
    <w:p w14:paraId="376F1AD7" w14:textId="70141000" w:rsidR="00946B0B" w:rsidRPr="00946B0B" w:rsidRDefault="00946B0B" w:rsidP="006678F3">
      <w:pPr>
        <w:rPr>
          <w:rFonts w:ascii="Times New Roman" w:hAnsi="Times New Roman" w:cs="Times New Roman"/>
          <w:b/>
          <w:bCs/>
          <w:sz w:val="28"/>
          <w:szCs w:val="28"/>
          <w:lang w:val="en-US"/>
        </w:rPr>
        <w:sectPr w:rsidR="00946B0B" w:rsidRPr="00946B0B" w:rsidSect="00C8704E">
          <w:pgSz w:w="12240" w:h="15840"/>
          <w:pgMar w:top="1350" w:right="1440" w:bottom="180" w:left="1440" w:header="720" w:footer="720" w:gutter="0"/>
          <w:cols w:space="720"/>
          <w:docGrid w:linePitch="360"/>
        </w:sectPr>
      </w:pPr>
      <w:r>
        <w:rPr>
          <w:rFonts w:ascii="Times New Roman" w:hAnsi="Times New Roman" w:cs="Times New Roman"/>
          <w:b/>
          <w:bCs/>
          <w:sz w:val="28"/>
          <w:szCs w:val="28"/>
          <w:lang w:val="en-US"/>
        </w:rPr>
        <w:lastRenderedPageBreak/>
        <w:drawing>
          <wp:inline distT="0" distB="0" distL="0" distR="0" wp14:anchorId="4CB6BDB2" wp14:editId="1FC2C2D2">
            <wp:extent cx="5943600" cy="2948940"/>
            <wp:effectExtent l="0" t="0" r="0" b="3810"/>
            <wp:docPr id="244614387"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614387" name="Picture 2" descr="A diagram of a flow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48940"/>
                    </a:xfrm>
                    <a:prstGeom prst="rect">
                      <a:avLst/>
                    </a:prstGeom>
                  </pic:spPr>
                </pic:pic>
              </a:graphicData>
            </a:graphic>
          </wp:inline>
        </w:drawing>
      </w:r>
    </w:p>
    <w:p w14:paraId="614CEDDA" w14:textId="77777777" w:rsidR="003412DF" w:rsidRPr="00354A29" w:rsidRDefault="003412DF" w:rsidP="003412DF">
      <w:pPr>
        <w:pStyle w:val="ListParagraph"/>
        <w:rPr>
          <w:rFonts w:ascii="Times New Roman" w:hAnsi="Times New Roman" w:cs="Times New Roman"/>
          <w:b/>
          <w:bCs/>
          <w:sz w:val="28"/>
          <w:szCs w:val="28"/>
        </w:rPr>
      </w:pPr>
    </w:p>
    <w:p w14:paraId="755E1A2A" w14:textId="1A3E40E9" w:rsidR="001369F1" w:rsidRPr="00354A29" w:rsidRDefault="003412DF" w:rsidP="00AB2939">
      <w:pPr>
        <w:pStyle w:val="ListParagraph"/>
        <w:numPr>
          <w:ilvl w:val="0"/>
          <w:numId w:val="3"/>
        </w:numPr>
        <w:outlineLvl w:val="1"/>
        <w:rPr>
          <w:rFonts w:ascii="Times New Roman" w:hAnsi="Times New Roman" w:cs="Times New Roman"/>
          <w:b/>
          <w:bCs/>
          <w:sz w:val="28"/>
          <w:szCs w:val="28"/>
        </w:rPr>
      </w:pPr>
      <w:bookmarkStart w:id="9" w:name="_Toc165362075"/>
      <w:r w:rsidRPr="00354A29">
        <w:rPr>
          <w:rFonts w:ascii="Times New Roman" w:hAnsi="Times New Roman" w:cs="Times New Roman"/>
          <w:b/>
          <w:bCs/>
          <w:sz w:val="28"/>
          <w:szCs w:val="28"/>
        </w:rPr>
        <w:t>Thiết kế cơ sở dữ liệu mức logic</w:t>
      </w:r>
      <w:bookmarkEnd w:id="9"/>
    </w:p>
    <w:p w14:paraId="057B51A7" w14:textId="3CA59523" w:rsidR="003412DF" w:rsidRPr="00354A29" w:rsidRDefault="003412DF" w:rsidP="003412DF">
      <w:pPr>
        <w:ind w:left="360"/>
        <w:rPr>
          <w:rFonts w:ascii="Times New Roman" w:hAnsi="Times New Roman" w:cs="Times New Roman"/>
          <w:sz w:val="28"/>
          <w:szCs w:val="28"/>
        </w:rPr>
      </w:pPr>
      <w:r w:rsidRPr="00354A29">
        <w:rPr>
          <w:rFonts w:ascii="Times New Roman" w:hAnsi="Times New Roman" w:cs="Times New Roman"/>
          <w:sz w:val="28"/>
          <w:szCs w:val="28"/>
        </w:rPr>
        <w:t>Từ sơ đồ thực thể kết hợp (ERD), ta có các lược đồ quan hệ:</w:t>
      </w:r>
    </w:p>
    <w:p w14:paraId="4E114C2E" w14:textId="31777B20" w:rsidR="003412DF" w:rsidRPr="00354A29" w:rsidRDefault="003412DF" w:rsidP="003412DF">
      <w:pPr>
        <w:pStyle w:val="ListParagraph"/>
        <w:numPr>
          <w:ilvl w:val="0"/>
          <w:numId w:val="2"/>
        </w:numPr>
        <w:spacing w:line="360" w:lineRule="auto"/>
        <w:rPr>
          <w:rFonts w:ascii="Times New Roman" w:hAnsi="Times New Roman" w:cs="Times New Roman"/>
          <w:sz w:val="28"/>
          <w:szCs w:val="28"/>
        </w:rPr>
      </w:pPr>
      <w:r w:rsidRPr="00354A29">
        <w:rPr>
          <w:rFonts w:ascii="Times New Roman" w:hAnsi="Times New Roman" w:cs="Times New Roman"/>
          <w:sz w:val="28"/>
          <w:szCs w:val="28"/>
        </w:rPr>
        <w:t>Employee(</w:t>
      </w:r>
      <w:r w:rsidRPr="00354A29">
        <w:rPr>
          <w:rFonts w:ascii="Times New Roman" w:hAnsi="Times New Roman" w:cs="Times New Roman"/>
          <w:sz w:val="28"/>
          <w:szCs w:val="28"/>
          <w:u w:val="single"/>
        </w:rPr>
        <w:t>ID</w:t>
      </w:r>
      <w:r w:rsidRPr="00354A29">
        <w:rPr>
          <w:rFonts w:ascii="Times New Roman" w:hAnsi="Times New Roman" w:cs="Times New Roman"/>
          <w:sz w:val="28"/>
          <w:szCs w:val="28"/>
        </w:rPr>
        <w:t xml:space="preserve">, name, birthDate, address, </w:t>
      </w:r>
      <w:r w:rsidR="005C635A" w:rsidRPr="00354A29">
        <w:rPr>
          <w:rFonts w:ascii="Times New Roman" w:hAnsi="Times New Roman" w:cs="Times New Roman"/>
          <w:sz w:val="28"/>
          <w:szCs w:val="28"/>
        </w:rPr>
        <w:t>phone</w:t>
      </w:r>
      <w:r w:rsidRPr="00354A29">
        <w:rPr>
          <w:rFonts w:ascii="Times New Roman" w:hAnsi="Times New Roman" w:cs="Times New Roman"/>
          <w:sz w:val="28"/>
          <w:szCs w:val="28"/>
        </w:rPr>
        <w:t xml:space="preserve">, recruitmentDate, </w:t>
      </w:r>
      <w:r w:rsidRPr="00354A29">
        <w:rPr>
          <w:rFonts w:ascii="Times New Roman" w:hAnsi="Times New Roman" w:cs="Times New Roman"/>
          <w:sz w:val="28"/>
          <w:szCs w:val="28"/>
          <w:u w:val="double"/>
        </w:rPr>
        <w:t>jobID</w:t>
      </w:r>
      <w:r w:rsidRPr="00354A29">
        <w:rPr>
          <w:rFonts w:ascii="Times New Roman" w:hAnsi="Times New Roman" w:cs="Times New Roman"/>
          <w:sz w:val="28"/>
          <w:szCs w:val="28"/>
        </w:rPr>
        <w:t>, penaltyPoint, bonusPoint, numberOfShift)</w:t>
      </w:r>
    </w:p>
    <w:p w14:paraId="2260F9D9" w14:textId="03987321" w:rsidR="003412DF" w:rsidRPr="00354A29" w:rsidRDefault="003412DF" w:rsidP="003412DF">
      <w:pPr>
        <w:pStyle w:val="ListParagraph"/>
        <w:numPr>
          <w:ilvl w:val="0"/>
          <w:numId w:val="2"/>
        </w:numPr>
        <w:spacing w:line="360" w:lineRule="auto"/>
        <w:rPr>
          <w:rFonts w:ascii="Times New Roman" w:hAnsi="Times New Roman" w:cs="Times New Roman"/>
          <w:sz w:val="28"/>
          <w:szCs w:val="28"/>
        </w:rPr>
      </w:pPr>
      <w:r w:rsidRPr="00354A29">
        <w:rPr>
          <w:rFonts w:ascii="Times New Roman" w:hAnsi="Times New Roman" w:cs="Times New Roman"/>
          <w:sz w:val="28"/>
          <w:szCs w:val="28"/>
        </w:rPr>
        <w:t>Job(</w:t>
      </w:r>
      <w:r w:rsidRPr="00354A29">
        <w:rPr>
          <w:rFonts w:ascii="Times New Roman" w:hAnsi="Times New Roman" w:cs="Times New Roman"/>
          <w:sz w:val="28"/>
          <w:szCs w:val="28"/>
          <w:u w:val="single"/>
        </w:rPr>
        <w:t>ID</w:t>
      </w:r>
      <w:r w:rsidRPr="00354A29">
        <w:rPr>
          <w:rFonts w:ascii="Times New Roman" w:hAnsi="Times New Roman" w:cs="Times New Roman"/>
          <w:sz w:val="28"/>
          <w:szCs w:val="28"/>
        </w:rPr>
        <w:t>, jobDetail, salary)</w:t>
      </w:r>
    </w:p>
    <w:p w14:paraId="100D6782" w14:textId="0785263C" w:rsidR="003412DF" w:rsidRPr="00354A29" w:rsidRDefault="003412DF" w:rsidP="003412DF">
      <w:pPr>
        <w:pStyle w:val="ListParagraph"/>
        <w:numPr>
          <w:ilvl w:val="0"/>
          <w:numId w:val="2"/>
        </w:numPr>
        <w:spacing w:line="360" w:lineRule="auto"/>
        <w:rPr>
          <w:rFonts w:ascii="Times New Roman" w:hAnsi="Times New Roman" w:cs="Times New Roman"/>
          <w:sz w:val="28"/>
          <w:szCs w:val="28"/>
        </w:rPr>
      </w:pPr>
      <w:r w:rsidRPr="00354A29">
        <w:rPr>
          <w:rFonts w:ascii="Times New Roman" w:hAnsi="Times New Roman" w:cs="Times New Roman"/>
          <w:sz w:val="28"/>
          <w:szCs w:val="28"/>
        </w:rPr>
        <w:t>Shift(</w:t>
      </w:r>
      <w:r w:rsidRPr="00354A29">
        <w:rPr>
          <w:rFonts w:ascii="Times New Roman" w:hAnsi="Times New Roman" w:cs="Times New Roman"/>
          <w:sz w:val="28"/>
          <w:szCs w:val="28"/>
          <w:u w:val="single"/>
        </w:rPr>
        <w:t>ID</w:t>
      </w:r>
      <w:r w:rsidRPr="00354A29">
        <w:rPr>
          <w:rFonts w:ascii="Times New Roman" w:hAnsi="Times New Roman" w:cs="Times New Roman"/>
          <w:sz w:val="28"/>
          <w:szCs w:val="28"/>
        </w:rPr>
        <w:t>, startTime, endTime)</w:t>
      </w:r>
    </w:p>
    <w:p w14:paraId="1828BE71" w14:textId="1F478A88" w:rsidR="003412DF" w:rsidRPr="00354A29" w:rsidRDefault="003412DF" w:rsidP="003412DF">
      <w:pPr>
        <w:pStyle w:val="ListParagraph"/>
        <w:numPr>
          <w:ilvl w:val="0"/>
          <w:numId w:val="2"/>
        </w:numPr>
        <w:spacing w:line="360" w:lineRule="auto"/>
        <w:rPr>
          <w:rFonts w:ascii="Times New Roman" w:hAnsi="Times New Roman" w:cs="Times New Roman"/>
          <w:sz w:val="28"/>
          <w:szCs w:val="28"/>
        </w:rPr>
      </w:pPr>
      <w:r w:rsidRPr="00354A29">
        <w:rPr>
          <w:rFonts w:ascii="Times New Roman" w:hAnsi="Times New Roman" w:cs="Times New Roman"/>
          <w:sz w:val="28"/>
          <w:szCs w:val="28"/>
        </w:rPr>
        <w:t>On_Duty(</w:t>
      </w:r>
      <w:r w:rsidRPr="00354A29">
        <w:rPr>
          <w:rFonts w:ascii="Times New Roman" w:hAnsi="Times New Roman" w:cs="Times New Roman"/>
          <w:sz w:val="28"/>
          <w:szCs w:val="28"/>
          <w:u w:val="single"/>
        </w:rPr>
        <w:t>empID, shiftID</w:t>
      </w:r>
      <w:r w:rsidR="008861D2">
        <w:rPr>
          <w:rFonts w:ascii="Times New Roman" w:hAnsi="Times New Roman" w:cs="Times New Roman"/>
          <w:sz w:val="28"/>
          <w:szCs w:val="28"/>
          <w:lang w:val="en-US"/>
        </w:rPr>
        <w:t>, date</w:t>
      </w:r>
      <w:r w:rsidRPr="00354A29">
        <w:rPr>
          <w:rFonts w:ascii="Times New Roman" w:hAnsi="Times New Roman" w:cs="Times New Roman"/>
          <w:sz w:val="28"/>
          <w:szCs w:val="28"/>
        </w:rPr>
        <w:t>)</w:t>
      </w:r>
    </w:p>
    <w:p w14:paraId="29901094" w14:textId="54024B82" w:rsidR="003412DF" w:rsidRPr="00354A29" w:rsidRDefault="003412DF" w:rsidP="003412DF">
      <w:pPr>
        <w:pStyle w:val="ListParagraph"/>
        <w:numPr>
          <w:ilvl w:val="0"/>
          <w:numId w:val="2"/>
        </w:numPr>
        <w:spacing w:line="360" w:lineRule="auto"/>
        <w:rPr>
          <w:rFonts w:ascii="Times New Roman" w:hAnsi="Times New Roman" w:cs="Times New Roman"/>
          <w:sz w:val="28"/>
          <w:szCs w:val="28"/>
        </w:rPr>
      </w:pPr>
      <w:r w:rsidRPr="00354A29">
        <w:rPr>
          <w:rFonts w:ascii="Times New Roman" w:hAnsi="Times New Roman" w:cs="Times New Roman"/>
          <w:sz w:val="28"/>
          <w:szCs w:val="28"/>
        </w:rPr>
        <w:t>Table(</w:t>
      </w:r>
      <w:r w:rsidRPr="00354A29">
        <w:rPr>
          <w:rFonts w:ascii="Times New Roman" w:hAnsi="Times New Roman" w:cs="Times New Roman"/>
          <w:sz w:val="28"/>
          <w:szCs w:val="28"/>
          <w:u w:val="single"/>
        </w:rPr>
        <w:t>ID</w:t>
      </w:r>
      <w:r w:rsidRPr="00354A29">
        <w:rPr>
          <w:rFonts w:ascii="Times New Roman" w:hAnsi="Times New Roman" w:cs="Times New Roman"/>
          <w:sz w:val="28"/>
          <w:szCs w:val="28"/>
        </w:rPr>
        <w:t>, name, status)</w:t>
      </w:r>
    </w:p>
    <w:p w14:paraId="1544C478" w14:textId="606AAD7D" w:rsidR="003412DF" w:rsidRPr="00354A29" w:rsidRDefault="003412DF" w:rsidP="003412DF">
      <w:pPr>
        <w:pStyle w:val="ListParagraph"/>
        <w:numPr>
          <w:ilvl w:val="0"/>
          <w:numId w:val="2"/>
        </w:numPr>
        <w:spacing w:line="360" w:lineRule="auto"/>
        <w:rPr>
          <w:rFonts w:ascii="Times New Roman" w:hAnsi="Times New Roman" w:cs="Times New Roman"/>
          <w:sz w:val="28"/>
          <w:szCs w:val="28"/>
        </w:rPr>
      </w:pPr>
      <w:r w:rsidRPr="00354A29">
        <w:rPr>
          <w:rFonts w:ascii="Times New Roman" w:hAnsi="Times New Roman" w:cs="Times New Roman"/>
          <w:sz w:val="28"/>
          <w:szCs w:val="28"/>
        </w:rPr>
        <w:t>Customer(</w:t>
      </w:r>
      <w:r w:rsidRPr="00354A29">
        <w:rPr>
          <w:rFonts w:ascii="Times New Roman" w:hAnsi="Times New Roman" w:cs="Times New Roman"/>
          <w:sz w:val="28"/>
          <w:szCs w:val="28"/>
          <w:u w:val="single"/>
        </w:rPr>
        <w:t>ID</w:t>
      </w:r>
      <w:r w:rsidRPr="00354A29">
        <w:rPr>
          <w:rFonts w:ascii="Times New Roman" w:hAnsi="Times New Roman" w:cs="Times New Roman"/>
          <w:sz w:val="28"/>
          <w:szCs w:val="28"/>
        </w:rPr>
        <w:t xml:space="preserve">, name, </w:t>
      </w:r>
      <w:r w:rsidR="005C635A" w:rsidRPr="00354A29">
        <w:rPr>
          <w:rFonts w:ascii="Times New Roman" w:hAnsi="Times New Roman" w:cs="Times New Roman"/>
          <w:sz w:val="28"/>
          <w:szCs w:val="28"/>
        </w:rPr>
        <w:t>phone</w:t>
      </w:r>
      <w:r w:rsidRPr="00354A29">
        <w:rPr>
          <w:rFonts w:ascii="Times New Roman" w:hAnsi="Times New Roman" w:cs="Times New Roman"/>
          <w:sz w:val="28"/>
          <w:szCs w:val="28"/>
        </w:rPr>
        <w:t>, bonusPoint)</w:t>
      </w:r>
    </w:p>
    <w:p w14:paraId="39A41B66" w14:textId="00EA816D" w:rsidR="003412DF" w:rsidRPr="00354A29" w:rsidRDefault="003412DF" w:rsidP="003412DF">
      <w:pPr>
        <w:pStyle w:val="ListParagraph"/>
        <w:numPr>
          <w:ilvl w:val="0"/>
          <w:numId w:val="2"/>
        </w:numPr>
        <w:spacing w:line="360" w:lineRule="auto"/>
        <w:rPr>
          <w:rFonts w:ascii="Times New Roman" w:hAnsi="Times New Roman" w:cs="Times New Roman"/>
          <w:sz w:val="28"/>
          <w:szCs w:val="28"/>
        </w:rPr>
      </w:pPr>
      <w:r w:rsidRPr="00354A29">
        <w:rPr>
          <w:rFonts w:ascii="Times New Roman" w:hAnsi="Times New Roman" w:cs="Times New Roman"/>
          <w:sz w:val="28"/>
          <w:szCs w:val="28"/>
        </w:rPr>
        <w:t>BillCategory(</w:t>
      </w:r>
      <w:r w:rsidRPr="00354A29">
        <w:rPr>
          <w:rFonts w:ascii="Times New Roman" w:hAnsi="Times New Roman" w:cs="Times New Roman"/>
          <w:sz w:val="28"/>
          <w:szCs w:val="28"/>
          <w:u w:val="single"/>
        </w:rPr>
        <w:t>ID</w:t>
      </w:r>
      <w:r w:rsidRPr="00354A29">
        <w:rPr>
          <w:rFonts w:ascii="Times New Roman" w:hAnsi="Times New Roman" w:cs="Times New Roman"/>
          <w:sz w:val="28"/>
          <w:szCs w:val="28"/>
        </w:rPr>
        <w:t>, name, discount)</w:t>
      </w:r>
    </w:p>
    <w:p w14:paraId="2DB7CCD5" w14:textId="122586D8" w:rsidR="003412DF" w:rsidRPr="00354A29" w:rsidRDefault="003412DF" w:rsidP="003412DF">
      <w:pPr>
        <w:pStyle w:val="ListParagraph"/>
        <w:numPr>
          <w:ilvl w:val="0"/>
          <w:numId w:val="2"/>
        </w:numPr>
        <w:spacing w:line="360" w:lineRule="auto"/>
        <w:rPr>
          <w:rFonts w:ascii="Times New Roman" w:hAnsi="Times New Roman" w:cs="Times New Roman"/>
          <w:sz w:val="28"/>
          <w:szCs w:val="28"/>
        </w:rPr>
      </w:pPr>
      <w:r w:rsidRPr="00354A29">
        <w:rPr>
          <w:rFonts w:ascii="Times New Roman" w:hAnsi="Times New Roman" w:cs="Times New Roman"/>
          <w:sz w:val="28"/>
          <w:szCs w:val="28"/>
        </w:rPr>
        <w:t>Bill(</w:t>
      </w:r>
      <w:r w:rsidRPr="00354A29">
        <w:rPr>
          <w:rFonts w:ascii="Times New Roman" w:hAnsi="Times New Roman" w:cs="Times New Roman"/>
          <w:sz w:val="28"/>
          <w:szCs w:val="28"/>
          <w:u w:val="single"/>
        </w:rPr>
        <w:t>ID</w:t>
      </w:r>
      <w:r w:rsidRPr="00354A29">
        <w:rPr>
          <w:rFonts w:ascii="Times New Roman" w:hAnsi="Times New Roman" w:cs="Times New Roman"/>
          <w:sz w:val="28"/>
          <w:szCs w:val="28"/>
        </w:rPr>
        <w:t xml:space="preserve">, dateTime, </w:t>
      </w:r>
      <w:r w:rsidRPr="00354A29">
        <w:rPr>
          <w:rFonts w:ascii="Times New Roman" w:hAnsi="Times New Roman" w:cs="Times New Roman"/>
          <w:sz w:val="28"/>
          <w:szCs w:val="28"/>
          <w:u w:val="double"/>
        </w:rPr>
        <w:t>tableID</w:t>
      </w:r>
      <w:r w:rsidRPr="00354A29">
        <w:rPr>
          <w:rFonts w:ascii="Times New Roman" w:hAnsi="Times New Roman" w:cs="Times New Roman"/>
          <w:sz w:val="28"/>
          <w:szCs w:val="28"/>
        </w:rPr>
        <w:t xml:space="preserve">, </w:t>
      </w:r>
      <w:r w:rsidRPr="00354A29">
        <w:rPr>
          <w:rFonts w:ascii="Times New Roman" w:hAnsi="Times New Roman" w:cs="Times New Roman"/>
          <w:sz w:val="28"/>
          <w:szCs w:val="28"/>
          <w:u w:val="double"/>
        </w:rPr>
        <w:t>customerID</w:t>
      </w:r>
      <w:r w:rsidRPr="00354A29">
        <w:rPr>
          <w:rFonts w:ascii="Times New Roman" w:hAnsi="Times New Roman" w:cs="Times New Roman"/>
          <w:sz w:val="28"/>
          <w:szCs w:val="28"/>
        </w:rPr>
        <w:t xml:space="preserve">, </w:t>
      </w:r>
      <w:r w:rsidRPr="00354A29">
        <w:rPr>
          <w:rFonts w:ascii="Times New Roman" w:hAnsi="Times New Roman" w:cs="Times New Roman"/>
          <w:sz w:val="28"/>
          <w:szCs w:val="28"/>
          <w:u w:val="double"/>
        </w:rPr>
        <w:t>categoryID</w:t>
      </w:r>
      <w:r w:rsidRPr="00354A29">
        <w:rPr>
          <w:rFonts w:ascii="Times New Roman" w:hAnsi="Times New Roman" w:cs="Times New Roman"/>
          <w:sz w:val="28"/>
          <w:szCs w:val="28"/>
        </w:rPr>
        <w:t xml:space="preserve">, </w:t>
      </w:r>
      <w:r w:rsidRPr="00354A29">
        <w:rPr>
          <w:rFonts w:ascii="Times New Roman" w:hAnsi="Times New Roman" w:cs="Times New Roman"/>
          <w:sz w:val="28"/>
          <w:szCs w:val="28"/>
          <w:u w:val="double"/>
        </w:rPr>
        <w:t>empID</w:t>
      </w:r>
      <w:r w:rsidRPr="00354A29">
        <w:rPr>
          <w:rFonts w:ascii="Times New Roman" w:hAnsi="Times New Roman" w:cs="Times New Roman"/>
          <w:sz w:val="28"/>
          <w:szCs w:val="28"/>
        </w:rPr>
        <w:t>, receiptMoney)</w:t>
      </w:r>
    </w:p>
    <w:p w14:paraId="6ACCAFA7" w14:textId="61BAB190" w:rsidR="003412DF" w:rsidRPr="00354A29" w:rsidRDefault="003412DF" w:rsidP="003412DF">
      <w:pPr>
        <w:pStyle w:val="ListParagraph"/>
        <w:numPr>
          <w:ilvl w:val="0"/>
          <w:numId w:val="2"/>
        </w:numPr>
        <w:spacing w:line="360" w:lineRule="auto"/>
        <w:rPr>
          <w:rFonts w:ascii="Times New Roman" w:hAnsi="Times New Roman" w:cs="Times New Roman"/>
          <w:sz w:val="28"/>
          <w:szCs w:val="28"/>
        </w:rPr>
      </w:pPr>
      <w:r w:rsidRPr="00354A29">
        <w:rPr>
          <w:rFonts w:ascii="Times New Roman" w:hAnsi="Times New Roman" w:cs="Times New Roman"/>
          <w:sz w:val="28"/>
          <w:szCs w:val="28"/>
        </w:rPr>
        <w:t>ProductCategory(</w:t>
      </w:r>
      <w:r w:rsidRPr="00354A29">
        <w:rPr>
          <w:rFonts w:ascii="Times New Roman" w:hAnsi="Times New Roman" w:cs="Times New Roman"/>
          <w:sz w:val="28"/>
          <w:szCs w:val="28"/>
          <w:u w:val="single"/>
        </w:rPr>
        <w:t>ID</w:t>
      </w:r>
      <w:r w:rsidRPr="00354A29">
        <w:rPr>
          <w:rFonts w:ascii="Times New Roman" w:hAnsi="Times New Roman" w:cs="Times New Roman"/>
          <w:sz w:val="28"/>
          <w:szCs w:val="28"/>
        </w:rPr>
        <w:t>, name)</w:t>
      </w:r>
    </w:p>
    <w:p w14:paraId="212A870B" w14:textId="1053AA44" w:rsidR="003412DF" w:rsidRPr="00354A29" w:rsidRDefault="003412DF" w:rsidP="003412DF">
      <w:pPr>
        <w:pStyle w:val="ListParagraph"/>
        <w:numPr>
          <w:ilvl w:val="0"/>
          <w:numId w:val="2"/>
        </w:numPr>
        <w:spacing w:line="360" w:lineRule="auto"/>
        <w:rPr>
          <w:rFonts w:ascii="Times New Roman" w:hAnsi="Times New Roman" w:cs="Times New Roman"/>
          <w:sz w:val="28"/>
          <w:szCs w:val="28"/>
        </w:rPr>
      </w:pPr>
      <w:r w:rsidRPr="00354A29">
        <w:rPr>
          <w:rFonts w:ascii="Times New Roman" w:hAnsi="Times New Roman" w:cs="Times New Roman"/>
          <w:sz w:val="28"/>
          <w:szCs w:val="28"/>
        </w:rPr>
        <w:t>Product(</w:t>
      </w:r>
      <w:r w:rsidRPr="00354A29">
        <w:rPr>
          <w:rFonts w:ascii="Times New Roman" w:hAnsi="Times New Roman" w:cs="Times New Roman"/>
          <w:sz w:val="28"/>
          <w:szCs w:val="28"/>
          <w:u w:val="single"/>
        </w:rPr>
        <w:t>ID</w:t>
      </w:r>
      <w:r w:rsidRPr="00354A29">
        <w:rPr>
          <w:rFonts w:ascii="Times New Roman" w:hAnsi="Times New Roman" w:cs="Times New Roman"/>
          <w:sz w:val="28"/>
          <w:szCs w:val="28"/>
        </w:rPr>
        <w:t xml:space="preserve">, name, </w:t>
      </w:r>
      <w:r w:rsidRPr="00354A29">
        <w:rPr>
          <w:rFonts w:ascii="Times New Roman" w:hAnsi="Times New Roman" w:cs="Times New Roman"/>
          <w:sz w:val="28"/>
          <w:szCs w:val="28"/>
          <w:u w:val="double"/>
        </w:rPr>
        <w:t>categoryID</w:t>
      </w:r>
      <w:r w:rsidRPr="00354A29">
        <w:rPr>
          <w:rFonts w:ascii="Times New Roman" w:hAnsi="Times New Roman" w:cs="Times New Roman"/>
          <w:sz w:val="28"/>
          <w:szCs w:val="28"/>
        </w:rPr>
        <w:t>, price, status)</w:t>
      </w:r>
    </w:p>
    <w:p w14:paraId="3C0FCB4F" w14:textId="102BDE48" w:rsidR="003412DF" w:rsidRPr="00354A29" w:rsidRDefault="003412DF" w:rsidP="003412DF">
      <w:pPr>
        <w:pStyle w:val="ListParagraph"/>
        <w:numPr>
          <w:ilvl w:val="0"/>
          <w:numId w:val="2"/>
        </w:numPr>
        <w:spacing w:line="360" w:lineRule="auto"/>
        <w:rPr>
          <w:rFonts w:ascii="Times New Roman" w:hAnsi="Times New Roman" w:cs="Times New Roman"/>
          <w:sz w:val="28"/>
          <w:szCs w:val="28"/>
        </w:rPr>
      </w:pPr>
      <w:r w:rsidRPr="00354A29">
        <w:rPr>
          <w:rFonts w:ascii="Times New Roman" w:hAnsi="Times New Roman" w:cs="Times New Roman"/>
          <w:sz w:val="28"/>
          <w:szCs w:val="28"/>
        </w:rPr>
        <w:t>BillInfo(</w:t>
      </w:r>
      <w:r w:rsidRPr="00354A29">
        <w:rPr>
          <w:rFonts w:ascii="Times New Roman" w:hAnsi="Times New Roman" w:cs="Times New Roman"/>
          <w:sz w:val="28"/>
          <w:szCs w:val="28"/>
          <w:u w:val="single"/>
        </w:rPr>
        <w:t>billID, productID</w:t>
      </w:r>
      <w:r w:rsidRPr="00354A29">
        <w:rPr>
          <w:rFonts w:ascii="Times New Roman" w:hAnsi="Times New Roman" w:cs="Times New Roman"/>
          <w:sz w:val="28"/>
          <w:szCs w:val="28"/>
        </w:rPr>
        <w:t>, quantity)</w:t>
      </w:r>
    </w:p>
    <w:p w14:paraId="606B363D" w14:textId="3F2D4134" w:rsidR="003412DF" w:rsidRPr="00354A29" w:rsidRDefault="003412DF" w:rsidP="003412DF">
      <w:pPr>
        <w:pStyle w:val="ListParagraph"/>
        <w:numPr>
          <w:ilvl w:val="0"/>
          <w:numId w:val="2"/>
        </w:numPr>
        <w:spacing w:line="360" w:lineRule="auto"/>
        <w:rPr>
          <w:rFonts w:ascii="Times New Roman" w:hAnsi="Times New Roman" w:cs="Times New Roman"/>
          <w:sz w:val="28"/>
          <w:szCs w:val="28"/>
        </w:rPr>
      </w:pPr>
      <w:r w:rsidRPr="00354A29">
        <w:rPr>
          <w:rFonts w:ascii="Times New Roman" w:hAnsi="Times New Roman" w:cs="Times New Roman"/>
          <w:sz w:val="28"/>
          <w:szCs w:val="28"/>
        </w:rPr>
        <w:t>Material(</w:t>
      </w:r>
      <w:r w:rsidRPr="00354A29">
        <w:rPr>
          <w:rFonts w:ascii="Times New Roman" w:hAnsi="Times New Roman" w:cs="Times New Roman"/>
          <w:sz w:val="28"/>
          <w:szCs w:val="28"/>
          <w:u w:val="single"/>
        </w:rPr>
        <w:t>ID</w:t>
      </w:r>
      <w:r w:rsidRPr="00354A29">
        <w:rPr>
          <w:rFonts w:ascii="Times New Roman" w:hAnsi="Times New Roman" w:cs="Times New Roman"/>
          <w:sz w:val="28"/>
          <w:szCs w:val="28"/>
        </w:rPr>
        <w:t>, name, status)</w:t>
      </w:r>
    </w:p>
    <w:p w14:paraId="5D3661BC" w14:textId="380235EB" w:rsidR="003412DF" w:rsidRPr="00354A29" w:rsidRDefault="003412DF" w:rsidP="003412DF">
      <w:pPr>
        <w:pStyle w:val="ListParagraph"/>
        <w:numPr>
          <w:ilvl w:val="0"/>
          <w:numId w:val="2"/>
        </w:numPr>
        <w:spacing w:line="360" w:lineRule="auto"/>
        <w:rPr>
          <w:rFonts w:ascii="Times New Roman" w:hAnsi="Times New Roman" w:cs="Times New Roman"/>
          <w:sz w:val="28"/>
          <w:szCs w:val="28"/>
        </w:rPr>
      </w:pPr>
      <w:r w:rsidRPr="00354A29">
        <w:rPr>
          <w:rFonts w:ascii="Times New Roman" w:hAnsi="Times New Roman" w:cs="Times New Roman"/>
          <w:sz w:val="28"/>
          <w:szCs w:val="28"/>
        </w:rPr>
        <w:t>Product_Material(</w:t>
      </w:r>
      <w:r w:rsidRPr="00354A29">
        <w:rPr>
          <w:rFonts w:ascii="Times New Roman" w:hAnsi="Times New Roman" w:cs="Times New Roman"/>
          <w:sz w:val="28"/>
          <w:szCs w:val="28"/>
          <w:u w:val="single"/>
        </w:rPr>
        <w:t>productID, materialID</w:t>
      </w:r>
      <w:r w:rsidRPr="00354A29">
        <w:rPr>
          <w:rFonts w:ascii="Times New Roman" w:hAnsi="Times New Roman" w:cs="Times New Roman"/>
          <w:sz w:val="28"/>
          <w:szCs w:val="28"/>
        </w:rPr>
        <w:t>, quantity)</w:t>
      </w:r>
    </w:p>
    <w:p w14:paraId="0A506143" w14:textId="77777777" w:rsidR="003412DF" w:rsidRPr="00354A29" w:rsidRDefault="003412DF" w:rsidP="003412DF">
      <w:pPr>
        <w:pStyle w:val="ListParagraph"/>
        <w:numPr>
          <w:ilvl w:val="0"/>
          <w:numId w:val="2"/>
        </w:numPr>
        <w:spacing w:line="360" w:lineRule="auto"/>
        <w:rPr>
          <w:rFonts w:ascii="Times New Roman" w:hAnsi="Times New Roman" w:cs="Times New Roman"/>
          <w:sz w:val="28"/>
          <w:szCs w:val="28"/>
        </w:rPr>
      </w:pPr>
      <w:r w:rsidRPr="00354A29">
        <w:rPr>
          <w:rFonts w:ascii="Times New Roman" w:hAnsi="Times New Roman" w:cs="Times New Roman"/>
          <w:sz w:val="28"/>
          <w:szCs w:val="28"/>
        </w:rPr>
        <w:t>ReceiptNote(</w:t>
      </w:r>
      <w:r w:rsidRPr="00354A29">
        <w:rPr>
          <w:rFonts w:ascii="Times New Roman" w:hAnsi="Times New Roman" w:cs="Times New Roman"/>
          <w:sz w:val="28"/>
          <w:szCs w:val="28"/>
          <w:u w:val="single"/>
        </w:rPr>
        <w:t>ID</w:t>
      </w:r>
      <w:r w:rsidRPr="00354A29">
        <w:rPr>
          <w:rFonts w:ascii="Times New Roman" w:hAnsi="Times New Roman" w:cs="Times New Roman"/>
          <w:sz w:val="28"/>
          <w:szCs w:val="28"/>
        </w:rPr>
        <w:t xml:space="preserve">, date, price, </w:t>
      </w:r>
      <w:r w:rsidRPr="00E911C6">
        <w:rPr>
          <w:rFonts w:ascii="Times New Roman" w:hAnsi="Times New Roman" w:cs="Times New Roman"/>
          <w:sz w:val="28"/>
          <w:szCs w:val="28"/>
          <w:u w:val="double"/>
        </w:rPr>
        <w:t>supplierID</w:t>
      </w:r>
      <w:r w:rsidRPr="00354A29">
        <w:rPr>
          <w:rFonts w:ascii="Times New Roman" w:hAnsi="Times New Roman" w:cs="Times New Roman"/>
          <w:sz w:val="28"/>
          <w:szCs w:val="28"/>
        </w:rPr>
        <w:t xml:space="preserve">, </w:t>
      </w:r>
      <w:r w:rsidRPr="00354A29">
        <w:rPr>
          <w:rFonts w:ascii="Times New Roman" w:hAnsi="Times New Roman" w:cs="Times New Roman"/>
          <w:sz w:val="28"/>
          <w:szCs w:val="28"/>
          <w:u w:val="double"/>
        </w:rPr>
        <w:t>empID</w:t>
      </w:r>
      <w:r w:rsidRPr="00354A29">
        <w:rPr>
          <w:rFonts w:ascii="Times New Roman" w:hAnsi="Times New Roman" w:cs="Times New Roman"/>
          <w:sz w:val="28"/>
          <w:szCs w:val="28"/>
        </w:rPr>
        <w:t>)</w:t>
      </w:r>
    </w:p>
    <w:p w14:paraId="65E0D4CB" w14:textId="1AE0CB84" w:rsidR="003412DF" w:rsidRPr="00354A29" w:rsidRDefault="003412DF" w:rsidP="003412DF">
      <w:pPr>
        <w:pStyle w:val="ListParagraph"/>
        <w:numPr>
          <w:ilvl w:val="0"/>
          <w:numId w:val="2"/>
        </w:numPr>
        <w:spacing w:line="360" w:lineRule="auto"/>
        <w:rPr>
          <w:rFonts w:ascii="Times New Roman" w:hAnsi="Times New Roman" w:cs="Times New Roman"/>
          <w:sz w:val="28"/>
          <w:szCs w:val="28"/>
        </w:rPr>
      </w:pPr>
      <w:r w:rsidRPr="00354A29">
        <w:rPr>
          <w:rFonts w:ascii="Times New Roman" w:hAnsi="Times New Roman" w:cs="Times New Roman"/>
          <w:sz w:val="28"/>
          <w:szCs w:val="28"/>
        </w:rPr>
        <w:t>ReceiptNoteDetail(</w:t>
      </w:r>
      <w:r w:rsidRPr="00354A29">
        <w:rPr>
          <w:rFonts w:ascii="Times New Roman" w:hAnsi="Times New Roman" w:cs="Times New Roman"/>
          <w:sz w:val="28"/>
          <w:szCs w:val="28"/>
          <w:u w:val="single"/>
        </w:rPr>
        <w:t>rNoteID, materialID</w:t>
      </w:r>
      <w:r w:rsidRPr="00354A29">
        <w:rPr>
          <w:rFonts w:ascii="Times New Roman" w:hAnsi="Times New Roman" w:cs="Times New Roman"/>
          <w:sz w:val="28"/>
          <w:szCs w:val="28"/>
        </w:rPr>
        <w:t>, quantity, unitPrice)</w:t>
      </w:r>
    </w:p>
    <w:p w14:paraId="2BFDD685" w14:textId="77777777" w:rsidR="00E911C6" w:rsidRPr="00E911C6" w:rsidRDefault="003412DF" w:rsidP="003412DF">
      <w:pPr>
        <w:pStyle w:val="ListParagraph"/>
        <w:numPr>
          <w:ilvl w:val="0"/>
          <w:numId w:val="2"/>
        </w:numPr>
        <w:spacing w:line="360" w:lineRule="auto"/>
        <w:rPr>
          <w:rFonts w:ascii="Times New Roman" w:hAnsi="Times New Roman" w:cs="Times New Roman"/>
          <w:sz w:val="28"/>
          <w:szCs w:val="28"/>
        </w:rPr>
      </w:pPr>
      <w:r w:rsidRPr="00354A29">
        <w:rPr>
          <w:rFonts w:ascii="Times New Roman" w:hAnsi="Times New Roman" w:cs="Times New Roman"/>
          <w:sz w:val="28"/>
          <w:szCs w:val="28"/>
        </w:rPr>
        <w:t>Supplier(</w:t>
      </w:r>
      <w:r w:rsidRPr="00354A29">
        <w:rPr>
          <w:rFonts w:ascii="Times New Roman" w:hAnsi="Times New Roman" w:cs="Times New Roman"/>
          <w:sz w:val="28"/>
          <w:szCs w:val="28"/>
          <w:u w:val="single"/>
        </w:rPr>
        <w:t>ID</w:t>
      </w:r>
      <w:r w:rsidRPr="00354A29">
        <w:rPr>
          <w:rFonts w:ascii="Times New Roman" w:hAnsi="Times New Roman" w:cs="Times New Roman"/>
          <w:sz w:val="28"/>
          <w:szCs w:val="28"/>
        </w:rPr>
        <w:t xml:space="preserve">, name, address, </w:t>
      </w:r>
      <w:r w:rsidR="005C635A" w:rsidRPr="00354A29">
        <w:rPr>
          <w:rFonts w:ascii="Times New Roman" w:hAnsi="Times New Roman" w:cs="Times New Roman"/>
          <w:sz w:val="28"/>
          <w:szCs w:val="28"/>
        </w:rPr>
        <w:t>phone</w:t>
      </w:r>
      <w:r w:rsidRPr="00354A29">
        <w:rPr>
          <w:rFonts w:ascii="Times New Roman" w:hAnsi="Times New Roman" w:cs="Times New Roman"/>
          <w:sz w:val="28"/>
          <w:szCs w:val="28"/>
        </w:rPr>
        <w:t>)</w:t>
      </w:r>
    </w:p>
    <w:p w14:paraId="1056E0CD" w14:textId="58CEC439" w:rsidR="003412DF" w:rsidRPr="00354A29" w:rsidRDefault="00E911C6" w:rsidP="003412DF">
      <w:pPr>
        <w:pStyle w:val="ListParagraph"/>
        <w:numPr>
          <w:ilvl w:val="0"/>
          <w:numId w:val="2"/>
        </w:numPr>
        <w:spacing w:line="360" w:lineRule="auto"/>
        <w:rPr>
          <w:rFonts w:ascii="Times New Roman" w:hAnsi="Times New Roman" w:cs="Times New Roman"/>
          <w:sz w:val="28"/>
          <w:szCs w:val="28"/>
        </w:rPr>
      </w:pPr>
      <w:r>
        <w:rPr>
          <w:rFonts w:ascii="Times New Roman" w:hAnsi="Times New Roman" w:cs="Times New Roman"/>
          <w:sz w:val="28"/>
          <w:szCs w:val="28"/>
          <w:lang w:val="en-US"/>
        </w:rPr>
        <w:t>Delivery(</w:t>
      </w:r>
      <w:r w:rsidRPr="00E911C6">
        <w:rPr>
          <w:rFonts w:ascii="Times New Roman" w:hAnsi="Times New Roman" w:cs="Times New Roman"/>
          <w:sz w:val="28"/>
          <w:szCs w:val="28"/>
          <w:u w:val="single"/>
          <w:lang w:val="en-US"/>
        </w:rPr>
        <w:t>materialID, supplierID</w:t>
      </w:r>
      <w:r>
        <w:rPr>
          <w:rFonts w:ascii="Times New Roman" w:hAnsi="Times New Roman" w:cs="Times New Roman"/>
          <w:sz w:val="28"/>
          <w:szCs w:val="28"/>
          <w:lang w:val="en-US"/>
        </w:rPr>
        <w:t>)</w:t>
      </w:r>
      <w:r w:rsidR="003412DF" w:rsidRPr="00354A29">
        <w:rPr>
          <w:rFonts w:ascii="Times New Roman" w:hAnsi="Times New Roman" w:cs="Times New Roman"/>
          <w:sz w:val="28"/>
          <w:szCs w:val="28"/>
        </w:rPr>
        <w:tab/>
      </w:r>
    </w:p>
    <w:p w14:paraId="025B075E" w14:textId="0F1C7882" w:rsidR="003412DF" w:rsidRPr="00354A29" w:rsidRDefault="003412DF" w:rsidP="003412DF">
      <w:pPr>
        <w:pStyle w:val="ListParagraph"/>
        <w:numPr>
          <w:ilvl w:val="0"/>
          <w:numId w:val="2"/>
        </w:numPr>
        <w:spacing w:line="360" w:lineRule="auto"/>
        <w:rPr>
          <w:rFonts w:ascii="Times New Roman" w:hAnsi="Times New Roman" w:cs="Times New Roman"/>
          <w:sz w:val="28"/>
          <w:szCs w:val="28"/>
        </w:rPr>
      </w:pPr>
      <w:r w:rsidRPr="00354A29">
        <w:rPr>
          <w:rFonts w:ascii="Times New Roman" w:hAnsi="Times New Roman" w:cs="Times New Roman"/>
          <w:sz w:val="28"/>
          <w:szCs w:val="28"/>
        </w:rPr>
        <w:t>ExpenseBill(</w:t>
      </w:r>
      <w:r w:rsidRPr="00354A29">
        <w:rPr>
          <w:rFonts w:ascii="Times New Roman" w:hAnsi="Times New Roman" w:cs="Times New Roman"/>
          <w:sz w:val="28"/>
          <w:szCs w:val="28"/>
          <w:u w:val="single"/>
        </w:rPr>
        <w:t>ID</w:t>
      </w:r>
      <w:r w:rsidRPr="00354A29">
        <w:rPr>
          <w:rFonts w:ascii="Times New Roman" w:hAnsi="Times New Roman" w:cs="Times New Roman"/>
          <w:sz w:val="28"/>
          <w:szCs w:val="28"/>
        </w:rPr>
        <w:t>, detail, price, date)</w:t>
      </w:r>
    </w:p>
    <w:p w14:paraId="2A5B9656" w14:textId="52E0FA36" w:rsidR="008C47D2" w:rsidRPr="00354A29" w:rsidRDefault="003412DF" w:rsidP="003412DF">
      <w:pPr>
        <w:pStyle w:val="ListParagraph"/>
        <w:numPr>
          <w:ilvl w:val="0"/>
          <w:numId w:val="2"/>
        </w:numPr>
        <w:spacing w:line="360" w:lineRule="auto"/>
        <w:rPr>
          <w:rFonts w:ascii="Times New Roman" w:hAnsi="Times New Roman" w:cs="Times New Roman"/>
          <w:sz w:val="28"/>
          <w:szCs w:val="28"/>
        </w:rPr>
      </w:pPr>
      <w:r w:rsidRPr="00354A29">
        <w:rPr>
          <w:rFonts w:ascii="Times New Roman" w:hAnsi="Times New Roman" w:cs="Times New Roman"/>
          <w:sz w:val="28"/>
          <w:szCs w:val="28"/>
        </w:rPr>
        <w:t>Account(</w:t>
      </w:r>
      <w:r w:rsidRPr="00354A29">
        <w:rPr>
          <w:rFonts w:ascii="Times New Roman" w:hAnsi="Times New Roman" w:cs="Times New Roman"/>
          <w:sz w:val="28"/>
          <w:szCs w:val="28"/>
          <w:u w:val="single"/>
        </w:rPr>
        <w:t>userName</w:t>
      </w:r>
      <w:r w:rsidRPr="00354A29">
        <w:rPr>
          <w:rFonts w:ascii="Times New Roman" w:hAnsi="Times New Roman" w:cs="Times New Roman"/>
          <w:sz w:val="28"/>
          <w:szCs w:val="28"/>
        </w:rPr>
        <w:t>, password, role)</w:t>
      </w:r>
    </w:p>
    <w:p w14:paraId="1BEBBB71" w14:textId="77777777" w:rsidR="008C47D2" w:rsidRPr="00354A29" w:rsidRDefault="008C47D2">
      <w:pPr>
        <w:rPr>
          <w:rFonts w:ascii="Times New Roman" w:hAnsi="Times New Roman" w:cs="Times New Roman"/>
          <w:sz w:val="28"/>
          <w:szCs w:val="28"/>
        </w:rPr>
      </w:pPr>
      <w:r w:rsidRPr="00354A29">
        <w:rPr>
          <w:rFonts w:ascii="Times New Roman" w:hAnsi="Times New Roman" w:cs="Times New Roman"/>
          <w:sz w:val="28"/>
          <w:szCs w:val="28"/>
        </w:rPr>
        <w:br w:type="page"/>
      </w:r>
    </w:p>
    <w:p w14:paraId="14C7DFCA" w14:textId="2C900DC7" w:rsidR="003412DF" w:rsidRPr="00354A29" w:rsidRDefault="008C47D2" w:rsidP="00AB2939">
      <w:pPr>
        <w:pStyle w:val="ListParagraph"/>
        <w:numPr>
          <w:ilvl w:val="0"/>
          <w:numId w:val="3"/>
        </w:numPr>
        <w:spacing w:line="360" w:lineRule="auto"/>
        <w:outlineLvl w:val="1"/>
        <w:rPr>
          <w:rFonts w:ascii="Times New Roman" w:hAnsi="Times New Roman" w:cs="Times New Roman"/>
          <w:b/>
          <w:bCs/>
          <w:sz w:val="28"/>
          <w:szCs w:val="28"/>
        </w:rPr>
      </w:pPr>
      <w:bookmarkStart w:id="10" w:name="_Toc165362076"/>
      <w:r w:rsidRPr="00354A29">
        <w:rPr>
          <w:rFonts w:ascii="Times New Roman" w:hAnsi="Times New Roman" w:cs="Times New Roman"/>
          <w:b/>
          <w:bCs/>
          <w:sz w:val="28"/>
          <w:szCs w:val="28"/>
        </w:rPr>
        <w:lastRenderedPageBreak/>
        <w:t>Các ràng buộc cần có</w:t>
      </w:r>
      <w:bookmarkEnd w:id="10"/>
    </w:p>
    <w:tbl>
      <w:tblPr>
        <w:tblW w:w="9530" w:type="dxa"/>
        <w:tblCellMar>
          <w:top w:w="15" w:type="dxa"/>
          <w:left w:w="15" w:type="dxa"/>
          <w:bottom w:w="15" w:type="dxa"/>
          <w:right w:w="15" w:type="dxa"/>
        </w:tblCellMar>
        <w:tblLook w:val="04A0" w:firstRow="1" w:lastRow="0" w:firstColumn="1" w:lastColumn="0" w:noHBand="0" w:noVBand="1"/>
      </w:tblPr>
      <w:tblGrid>
        <w:gridCol w:w="730"/>
        <w:gridCol w:w="2410"/>
        <w:gridCol w:w="6390"/>
      </w:tblGrid>
      <w:tr w:rsidR="00290E16" w:rsidRPr="00290E16" w14:paraId="660010E9" w14:textId="77777777" w:rsidTr="00290E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144489" w14:textId="77777777" w:rsidR="00290E16" w:rsidRPr="00290E16" w:rsidRDefault="00290E16" w:rsidP="00290E16">
            <w:pPr>
              <w:spacing w:after="0" w:line="240" w:lineRule="auto"/>
              <w:jc w:val="center"/>
              <w:rPr>
                <w:rFonts w:ascii="Times New Roman" w:eastAsia="Times New Roman" w:hAnsi="Times New Roman" w:cs="Times New Roman"/>
                <w:noProof w:val="0"/>
                <w:kern w:val="0"/>
                <w:sz w:val="28"/>
                <w:szCs w:val="28"/>
                <w14:ligatures w14:val="none"/>
              </w:rPr>
            </w:pPr>
            <w:r w:rsidRPr="00290E16">
              <w:rPr>
                <w:rFonts w:ascii="Times New Roman" w:eastAsia="Times New Roman" w:hAnsi="Times New Roman" w:cs="Times New Roman"/>
                <w:b/>
                <w:bCs/>
                <w:noProof w:val="0"/>
                <w:color w:val="000000"/>
                <w:kern w:val="0"/>
                <w:sz w:val="28"/>
                <w:szCs w:val="28"/>
                <w14:ligatures w14:val="none"/>
              </w:rPr>
              <w:t>STT</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E962FFD" w14:textId="77777777" w:rsidR="00290E16" w:rsidRPr="00290E16" w:rsidRDefault="00290E16" w:rsidP="00290E16">
            <w:pPr>
              <w:spacing w:after="0" w:line="240" w:lineRule="auto"/>
              <w:jc w:val="center"/>
              <w:rPr>
                <w:rFonts w:ascii="Times New Roman" w:eastAsia="Times New Roman" w:hAnsi="Times New Roman" w:cs="Times New Roman"/>
                <w:noProof w:val="0"/>
                <w:kern w:val="0"/>
                <w:sz w:val="28"/>
                <w:szCs w:val="28"/>
                <w14:ligatures w14:val="none"/>
              </w:rPr>
            </w:pPr>
            <w:r w:rsidRPr="00290E16">
              <w:rPr>
                <w:rFonts w:ascii="Times New Roman" w:eastAsia="Times New Roman" w:hAnsi="Times New Roman" w:cs="Times New Roman"/>
                <w:b/>
                <w:bCs/>
                <w:noProof w:val="0"/>
                <w:color w:val="000000"/>
                <w:kern w:val="0"/>
                <w:sz w:val="28"/>
                <w:szCs w:val="28"/>
                <w14:ligatures w14:val="none"/>
              </w:rPr>
              <w:t>Quan hệ</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BBB449" w14:textId="77777777" w:rsidR="00290E16" w:rsidRPr="00290E16" w:rsidRDefault="00290E16" w:rsidP="00290E16">
            <w:pPr>
              <w:spacing w:after="0" w:line="240" w:lineRule="auto"/>
              <w:jc w:val="center"/>
              <w:rPr>
                <w:rFonts w:ascii="Times New Roman" w:eastAsia="Times New Roman" w:hAnsi="Times New Roman" w:cs="Times New Roman"/>
                <w:noProof w:val="0"/>
                <w:kern w:val="0"/>
                <w:sz w:val="28"/>
                <w:szCs w:val="28"/>
                <w14:ligatures w14:val="none"/>
              </w:rPr>
            </w:pPr>
            <w:r w:rsidRPr="00290E16">
              <w:rPr>
                <w:rFonts w:ascii="Times New Roman" w:eastAsia="Times New Roman" w:hAnsi="Times New Roman" w:cs="Times New Roman"/>
                <w:b/>
                <w:bCs/>
                <w:noProof w:val="0"/>
                <w:color w:val="000000"/>
                <w:kern w:val="0"/>
                <w:sz w:val="28"/>
                <w:szCs w:val="28"/>
                <w14:ligatures w14:val="none"/>
              </w:rPr>
              <w:t>Ràng buộc</w:t>
            </w:r>
          </w:p>
        </w:tc>
      </w:tr>
      <w:tr w:rsidR="00290E16" w:rsidRPr="00290E16" w14:paraId="0379067B" w14:textId="77777777" w:rsidTr="00290E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95A3EC" w14:textId="77777777" w:rsidR="00290E16" w:rsidRPr="00290E16" w:rsidRDefault="00290E16" w:rsidP="00290E16">
            <w:pPr>
              <w:spacing w:after="0" w:line="240" w:lineRule="auto"/>
              <w:jc w:val="center"/>
              <w:rPr>
                <w:rFonts w:ascii="Times New Roman" w:eastAsia="Times New Roman" w:hAnsi="Times New Roman" w:cs="Times New Roman"/>
                <w:noProof w:val="0"/>
                <w:kern w:val="0"/>
                <w:sz w:val="28"/>
                <w:szCs w:val="28"/>
                <w14:ligatures w14:val="none"/>
              </w:rPr>
            </w:pPr>
            <w:r w:rsidRPr="00290E16">
              <w:rPr>
                <w:rFonts w:ascii="Times New Roman" w:eastAsia="Times New Roman" w:hAnsi="Times New Roman" w:cs="Times New Roman"/>
                <w:noProof w:val="0"/>
                <w:color w:val="000000"/>
                <w:kern w:val="0"/>
                <w:sz w:val="28"/>
                <w:szCs w:val="28"/>
                <w14:ligatures w14:val="none"/>
              </w:rPr>
              <w:t>1</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BE5014" w14:textId="77777777" w:rsidR="00290E16" w:rsidRPr="00290E16" w:rsidRDefault="00290E16" w:rsidP="00290E16">
            <w:pPr>
              <w:spacing w:after="0" w:line="240" w:lineRule="auto"/>
              <w:jc w:val="center"/>
              <w:rPr>
                <w:rFonts w:ascii="Times New Roman" w:eastAsia="Times New Roman" w:hAnsi="Times New Roman" w:cs="Times New Roman"/>
                <w:noProof w:val="0"/>
                <w:kern w:val="0"/>
                <w:sz w:val="28"/>
                <w:szCs w:val="28"/>
                <w14:ligatures w14:val="none"/>
              </w:rPr>
            </w:pPr>
            <w:r w:rsidRPr="00290E16">
              <w:rPr>
                <w:rFonts w:ascii="Times New Roman" w:eastAsia="Times New Roman" w:hAnsi="Times New Roman" w:cs="Times New Roman"/>
                <w:noProof w:val="0"/>
                <w:color w:val="000000"/>
                <w:kern w:val="0"/>
                <w:sz w:val="28"/>
                <w:szCs w:val="28"/>
                <w14:ligatures w14:val="none"/>
              </w:rPr>
              <w:t>Employee</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2E3B5" w14:textId="77777777" w:rsidR="00290E16" w:rsidRPr="00290E16" w:rsidRDefault="00290E16" w:rsidP="00290E16">
            <w:pPr>
              <w:spacing w:after="0" w:line="240" w:lineRule="auto"/>
              <w:rPr>
                <w:rFonts w:ascii="Times New Roman" w:eastAsia="Times New Roman" w:hAnsi="Times New Roman" w:cs="Times New Roman"/>
                <w:noProof w:val="0"/>
                <w:kern w:val="0"/>
                <w:sz w:val="28"/>
                <w:szCs w:val="28"/>
                <w14:ligatures w14:val="none"/>
              </w:rPr>
            </w:pPr>
            <w:r w:rsidRPr="00290E16">
              <w:rPr>
                <w:rFonts w:ascii="Times New Roman" w:eastAsia="Times New Roman" w:hAnsi="Times New Roman" w:cs="Times New Roman"/>
                <w:noProof w:val="0"/>
                <w:color w:val="000000"/>
                <w:kern w:val="0"/>
                <w:sz w:val="28"/>
                <w:szCs w:val="28"/>
                <w14:ligatures w14:val="none"/>
              </w:rPr>
              <w:t>Khóa chính ID,</w:t>
            </w:r>
          </w:p>
          <w:p w14:paraId="65B68BCA" w14:textId="77777777" w:rsidR="00290E16" w:rsidRPr="00290E16" w:rsidRDefault="00290E16" w:rsidP="00290E16">
            <w:pPr>
              <w:spacing w:after="0" w:line="240" w:lineRule="auto"/>
              <w:rPr>
                <w:rFonts w:ascii="Times New Roman" w:eastAsia="Times New Roman" w:hAnsi="Times New Roman" w:cs="Times New Roman"/>
                <w:noProof w:val="0"/>
                <w:kern w:val="0"/>
                <w:sz w:val="28"/>
                <w:szCs w:val="28"/>
                <w14:ligatures w14:val="none"/>
              </w:rPr>
            </w:pPr>
            <w:r w:rsidRPr="00290E16">
              <w:rPr>
                <w:rFonts w:ascii="Times New Roman" w:eastAsia="Times New Roman" w:hAnsi="Times New Roman" w:cs="Times New Roman"/>
                <w:noProof w:val="0"/>
                <w:color w:val="000000"/>
                <w:kern w:val="0"/>
                <w:sz w:val="28"/>
                <w:szCs w:val="28"/>
                <w14:ligatures w14:val="none"/>
              </w:rPr>
              <w:t>khoá ngoại jobID đến Job.ID,</w:t>
            </w:r>
          </w:p>
          <w:p w14:paraId="271DBA19" w14:textId="77777777" w:rsidR="00290E16" w:rsidRDefault="00290E16" w:rsidP="00290E16">
            <w:pPr>
              <w:spacing w:after="0" w:line="240" w:lineRule="auto"/>
              <w:rPr>
                <w:rFonts w:ascii="Times New Roman" w:eastAsia="Times New Roman" w:hAnsi="Times New Roman" w:cs="Times New Roman"/>
                <w:noProof w:val="0"/>
                <w:color w:val="000000"/>
                <w:kern w:val="0"/>
                <w:sz w:val="28"/>
                <w:szCs w:val="28"/>
                <w:lang w:val="en-US"/>
                <w14:ligatures w14:val="none"/>
              </w:rPr>
            </w:pPr>
            <w:r w:rsidRPr="00290E16">
              <w:rPr>
                <w:rFonts w:ascii="Times New Roman" w:eastAsia="Times New Roman" w:hAnsi="Times New Roman" w:cs="Times New Roman"/>
                <w:noProof w:val="0"/>
                <w:color w:val="000000"/>
                <w:kern w:val="0"/>
                <w:sz w:val="28"/>
                <w:szCs w:val="28"/>
                <w14:ligatures w14:val="none"/>
              </w:rPr>
              <w:t>name NOT NULL,</w:t>
            </w:r>
          </w:p>
          <w:p w14:paraId="4C07AD40" w14:textId="5A6424D7" w:rsidR="00A479C9" w:rsidRDefault="00A479C9" w:rsidP="00290E16">
            <w:pPr>
              <w:spacing w:after="0" w:line="240" w:lineRule="auto"/>
              <w:rPr>
                <w:rFonts w:ascii="Times New Roman" w:eastAsia="Times New Roman" w:hAnsi="Times New Roman" w:cs="Times New Roman"/>
                <w:noProof w:val="0"/>
                <w:color w:val="000000"/>
                <w:kern w:val="0"/>
                <w:sz w:val="28"/>
                <w:szCs w:val="28"/>
                <w:lang w:val="en-US"/>
                <w14:ligatures w14:val="none"/>
              </w:rPr>
            </w:pPr>
            <w:r>
              <w:rPr>
                <w:rFonts w:ascii="Times New Roman" w:eastAsia="Times New Roman" w:hAnsi="Times New Roman" w:cs="Times New Roman"/>
                <w:noProof w:val="0"/>
                <w:color w:val="000000"/>
                <w:kern w:val="0"/>
                <w:sz w:val="28"/>
                <w:szCs w:val="28"/>
                <w:lang w:val="en-US"/>
                <w14:ligatures w14:val="none"/>
              </w:rPr>
              <w:t>check (name &lt;&gt; ‘’),</w:t>
            </w:r>
          </w:p>
          <w:p w14:paraId="72D99214" w14:textId="5F210D12" w:rsidR="00A479C9" w:rsidRDefault="00A479C9" w:rsidP="00290E16">
            <w:pPr>
              <w:spacing w:after="0" w:line="240" w:lineRule="auto"/>
              <w:rPr>
                <w:rFonts w:ascii="Times New Roman" w:eastAsia="Times New Roman" w:hAnsi="Times New Roman" w:cs="Times New Roman"/>
                <w:noProof w:val="0"/>
                <w:kern w:val="0"/>
                <w:sz w:val="28"/>
                <w:szCs w:val="28"/>
                <w:lang w:val="en-US"/>
                <w14:ligatures w14:val="none"/>
              </w:rPr>
            </w:pPr>
            <w:proofErr w:type="spellStart"/>
            <w:r>
              <w:rPr>
                <w:rFonts w:ascii="Times New Roman" w:eastAsia="Times New Roman" w:hAnsi="Times New Roman" w:cs="Times New Roman"/>
                <w:noProof w:val="0"/>
                <w:kern w:val="0"/>
                <w:sz w:val="28"/>
                <w:szCs w:val="28"/>
                <w:lang w:val="en-US"/>
                <w14:ligatures w14:val="none"/>
              </w:rPr>
              <w:t>birthDate</w:t>
            </w:r>
            <w:proofErr w:type="spellEnd"/>
            <w:r>
              <w:rPr>
                <w:rFonts w:ascii="Times New Roman" w:eastAsia="Times New Roman" w:hAnsi="Times New Roman" w:cs="Times New Roman"/>
                <w:noProof w:val="0"/>
                <w:kern w:val="0"/>
                <w:sz w:val="28"/>
                <w:szCs w:val="28"/>
                <w:lang w:val="en-US"/>
                <w14:ligatures w14:val="none"/>
              </w:rPr>
              <w:t xml:space="preserve"> NOT NULL,</w:t>
            </w:r>
          </w:p>
          <w:p w14:paraId="0BA1EE8F" w14:textId="0266D069" w:rsidR="00A479C9" w:rsidRPr="00A479C9" w:rsidRDefault="00A479C9" w:rsidP="00290E16">
            <w:pPr>
              <w:spacing w:after="0" w:line="240" w:lineRule="auto"/>
              <w:rPr>
                <w:rFonts w:ascii="Times New Roman" w:eastAsia="Times New Roman" w:hAnsi="Times New Roman" w:cs="Times New Roman"/>
                <w:noProof w:val="0"/>
                <w:kern w:val="0"/>
                <w:sz w:val="28"/>
                <w:szCs w:val="28"/>
                <w:lang w:val="en-US"/>
                <w14:ligatures w14:val="none"/>
              </w:rPr>
            </w:pPr>
            <w:r>
              <w:rPr>
                <w:rFonts w:ascii="Times New Roman" w:eastAsia="Times New Roman" w:hAnsi="Times New Roman" w:cs="Times New Roman"/>
                <w:noProof w:val="0"/>
                <w:kern w:val="0"/>
                <w:sz w:val="28"/>
                <w:szCs w:val="28"/>
                <w:lang w:val="en-US"/>
                <w14:ligatures w14:val="none"/>
              </w:rPr>
              <w:t>address NOT NULL,</w:t>
            </w:r>
          </w:p>
          <w:p w14:paraId="3A791245" w14:textId="37B5510B" w:rsidR="00290E16" w:rsidRPr="00290E16" w:rsidRDefault="005C635A" w:rsidP="00290E16">
            <w:pPr>
              <w:spacing w:after="0" w:line="240" w:lineRule="auto"/>
              <w:rPr>
                <w:rFonts w:ascii="Times New Roman" w:eastAsia="Times New Roman" w:hAnsi="Times New Roman" w:cs="Times New Roman"/>
                <w:noProof w:val="0"/>
                <w:kern w:val="0"/>
                <w:sz w:val="28"/>
                <w:szCs w:val="28"/>
                <w14:ligatures w14:val="none"/>
              </w:rPr>
            </w:pPr>
            <w:r w:rsidRPr="00354A29">
              <w:rPr>
                <w:rFonts w:ascii="Times New Roman" w:eastAsia="Times New Roman" w:hAnsi="Times New Roman" w:cs="Times New Roman"/>
                <w:noProof w:val="0"/>
                <w:color w:val="000000"/>
                <w:kern w:val="0"/>
                <w:sz w:val="28"/>
                <w:szCs w:val="28"/>
                <w14:ligatures w14:val="none"/>
              </w:rPr>
              <w:t>phone</w:t>
            </w:r>
            <w:r w:rsidR="00290E16" w:rsidRPr="00290E16">
              <w:rPr>
                <w:rFonts w:ascii="Times New Roman" w:eastAsia="Times New Roman" w:hAnsi="Times New Roman" w:cs="Times New Roman"/>
                <w:noProof w:val="0"/>
                <w:color w:val="000000"/>
                <w:kern w:val="0"/>
                <w:sz w:val="28"/>
                <w:szCs w:val="28"/>
                <w14:ligatures w14:val="none"/>
              </w:rPr>
              <w:t xml:space="preserve"> NOT NULL,</w:t>
            </w:r>
          </w:p>
          <w:p w14:paraId="1D3D6625" w14:textId="3D55F3EF" w:rsidR="00290E16" w:rsidRPr="00290E16" w:rsidRDefault="00290E16" w:rsidP="00A479C9">
            <w:pPr>
              <w:spacing w:after="0" w:line="240" w:lineRule="auto"/>
              <w:rPr>
                <w:rFonts w:ascii="Times New Roman" w:eastAsia="Times New Roman" w:hAnsi="Times New Roman" w:cs="Times New Roman"/>
                <w:noProof w:val="0"/>
                <w:kern w:val="0"/>
                <w:sz w:val="28"/>
                <w:szCs w:val="28"/>
                <w14:ligatures w14:val="none"/>
              </w:rPr>
            </w:pPr>
            <w:r w:rsidRPr="00290E16">
              <w:rPr>
                <w:rFonts w:ascii="Times New Roman" w:eastAsia="Times New Roman" w:hAnsi="Times New Roman" w:cs="Times New Roman"/>
                <w:noProof w:val="0"/>
                <w:color w:val="000000"/>
                <w:kern w:val="0"/>
                <w:sz w:val="28"/>
                <w:szCs w:val="28"/>
                <w14:ligatures w14:val="none"/>
              </w:rPr>
              <w:t>check LENGTH(</w:t>
            </w:r>
            <w:r w:rsidR="005C635A" w:rsidRPr="00354A29">
              <w:rPr>
                <w:rFonts w:ascii="Times New Roman" w:eastAsia="Times New Roman" w:hAnsi="Times New Roman" w:cs="Times New Roman"/>
                <w:noProof w:val="0"/>
                <w:color w:val="000000"/>
                <w:kern w:val="0"/>
                <w:sz w:val="28"/>
                <w:szCs w:val="28"/>
                <w14:ligatures w14:val="none"/>
              </w:rPr>
              <w:t>phone</w:t>
            </w:r>
            <w:r w:rsidRPr="00290E16">
              <w:rPr>
                <w:rFonts w:ascii="Times New Roman" w:eastAsia="Times New Roman" w:hAnsi="Times New Roman" w:cs="Times New Roman"/>
                <w:noProof w:val="0"/>
                <w:color w:val="000000"/>
                <w:kern w:val="0"/>
                <w:sz w:val="28"/>
                <w:szCs w:val="28"/>
                <w14:ligatures w14:val="none"/>
              </w:rPr>
              <w:t>) = 10,</w:t>
            </w:r>
          </w:p>
          <w:p w14:paraId="57845F80" w14:textId="77777777" w:rsidR="00290E16" w:rsidRDefault="00290E16" w:rsidP="00290E16">
            <w:pPr>
              <w:spacing w:after="0" w:line="240" w:lineRule="auto"/>
              <w:rPr>
                <w:rFonts w:ascii="Times New Roman" w:eastAsia="Times New Roman" w:hAnsi="Times New Roman" w:cs="Times New Roman"/>
                <w:noProof w:val="0"/>
                <w:color w:val="000000"/>
                <w:kern w:val="0"/>
                <w:sz w:val="28"/>
                <w:szCs w:val="28"/>
                <w:lang w:val="en-US"/>
                <w14:ligatures w14:val="none"/>
              </w:rPr>
            </w:pPr>
            <w:r w:rsidRPr="00290E16">
              <w:rPr>
                <w:rFonts w:ascii="Times New Roman" w:eastAsia="Times New Roman" w:hAnsi="Times New Roman" w:cs="Times New Roman"/>
                <w:noProof w:val="0"/>
                <w:color w:val="000000"/>
                <w:kern w:val="0"/>
                <w:sz w:val="28"/>
                <w:szCs w:val="28"/>
                <w14:ligatures w14:val="none"/>
              </w:rPr>
              <w:t>jobID NOT NULL,</w:t>
            </w:r>
          </w:p>
          <w:p w14:paraId="3DE4EB79" w14:textId="542036DE" w:rsidR="009F2996" w:rsidRPr="009F2996" w:rsidRDefault="009F2996" w:rsidP="00290E16">
            <w:pPr>
              <w:spacing w:after="0" w:line="240" w:lineRule="auto"/>
              <w:rPr>
                <w:rFonts w:ascii="Times New Roman" w:eastAsia="Times New Roman" w:hAnsi="Times New Roman" w:cs="Times New Roman"/>
                <w:noProof w:val="0"/>
                <w:kern w:val="0"/>
                <w:sz w:val="28"/>
                <w:szCs w:val="28"/>
                <w:lang w:val="en-US"/>
                <w14:ligatures w14:val="none"/>
              </w:rPr>
            </w:pPr>
            <w:r>
              <w:rPr>
                <w:rFonts w:ascii="Times New Roman" w:eastAsia="Times New Roman" w:hAnsi="Times New Roman" w:cs="Times New Roman"/>
                <w:noProof w:val="0"/>
                <w:color w:val="000000"/>
                <w:kern w:val="0"/>
                <w:sz w:val="28"/>
                <w:szCs w:val="28"/>
                <w:lang w:val="en-US"/>
                <w14:ligatures w14:val="none"/>
              </w:rPr>
              <w:t>check (</w:t>
            </w:r>
            <w:proofErr w:type="spellStart"/>
            <w:r>
              <w:rPr>
                <w:rFonts w:ascii="Times New Roman" w:eastAsia="Times New Roman" w:hAnsi="Times New Roman" w:cs="Times New Roman"/>
                <w:noProof w:val="0"/>
                <w:color w:val="000000"/>
                <w:kern w:val="0"/>
                <w:sz w:val="28"/>
                <w:szCs w:val="28"/>
                <w:lang w:val="en-US"/>
                <w14:ligatures w14:val="none"/>
              </w:rPr>
              <w:t>jobID</w:t>
            </w:r>
            <w:proofErr w:type="spellEnd"/>
            <w:r>
              <w:rPr>
                <w:rFonts w:ascii="Times New Roman" w:eastAsia="Times New Roman" w:hAnsi="Times New Roman" w:cs="Times New Roman"/>
                <w:noProof w:val="0"/>
                <w:color w:val="000000"/>
                <w:kern w:val="0"/>
                <w:sz w:val="28"/>
                <w:szCs w:val="28"/>
                <w:lang w:val="en-US"/>
                <w14:ligatures w14:val="none"/>
              </w:rPr>
              <w:t xml:space="preserve"> &lt;&gt; ‘’),</w:t>
            </w:r>
          </w:p>
          <w:p w14:paraId="0C5084F9" w14:textId="77777777" w:rsidR="00290E16" w:rsidRPr="00290E16" w:rsidRDefault="00290E16" w:rsidP="00290E16">
            <w:pPr>
              <w:spacing w:after="0" w:line="240" w:lineRule="auto"/>
              <w:rPr>
                <w:rFonts w:ascii="Times New Roman" w:eastAsia="Times New Roman" w:hAnsi="Times New Roman" w:cs="Times New Roman"/>
                <w:noProof w:val="0"/>
                <w:kern w:val="0"/>
                <w:sz w:val="28"/>
                <w:szCs w:val="28"/>
                <w14:ligatures w14:val="none"/>
              </w:rPr>
            </w:pPr>
            <w:r w:rsidRPr="00290E16">
              <w:rPr>
                <w:rFonts w:ascii="Times New Roman" w:eastAsia="Times New Roman" w:hAnsi="Times New Roman" w:cs="Times New Roman"/>
                <w:noProof w:val="0"/>
                <w:color w:val="000000"/>
                <w:kern w:val="0"/>
                <w:sz w:val="28"/>
                <w:szCs w:val="28"/>
                <w14:ligatures w14:val="none"/>
              </w:rPr>
              <w:t>numberOfShift NOT NULL,</w:t>
            </w:r>
          </w:p>
          <w:p w14:paraId="080A0546" w14:textId="77777777" w:rsidR="00290E16" w:rsidRPr="00290E16" w:rsidRDefault="00290E16" w:rsidP="00290E16">
            <w:pPr>
              <w:spacing w:after="0" w:line="240" w:lineRule="auto"/>
              <w:rPr>
                <w:rFonts w:ascii="Times New Roman" w:eastAsia="Times New Roman" w:hAnsi="Times New Roman" w:cs="Times New Roman"/>
                <w:noProof w:val="0"/>
                <w:kern w:val="0"/>
                <w:sz w:val="28"/>
                <w:szCs w:val="28"/>
                <w14:ligatures w14:val="none"/>
              </w:rPr>
            </w:pPr>
            <w:r w:rsidRPr="00290E16">
              <w:rPr>
                <w:rFonts w:ascii="Times New Roman" w:eastAsia="Times New Roman" w:hAnsi="Times New Roman" w:cs="Times New Roman"/>
                <w:noProof w:val="0"/>
                <w:color w:val="000000"/>
                <w:kern w:val="0"/>
                <w:sz w:val="28"/>
                <w:szCs w:val="28"/>
                <w14:ligatures w14:val="none"/>
              </w:rPr>
              <w:t>recruitmentDate NOT NULL</w:t>
            </w:r>
          </w:p>
        </w:tc>
      </w:tr>
      <w:tr w:rsidR="00290E16" w:rsidRPr="00290E16" w14:paraId="793021BE" w14:textId="77777777" w:rsidTr="00290E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FA4B10" w14:textId="77777777" w:rsidR="00290E16" w:rsidRPr="00290E16" w:rsidRDefault="00290E16" w:rsidP="00290E16">
            <w:pPr>
              <w:spacing w:after="0" w:line="240" w:lineRule="auto"/>
              <w:jc w:val="center"/>
              <w:rPr>
                <w:rFonts w:ascii="Times New Roman" w:eastAsia="Times New Roman" w:hAnsi="Times New Roman" w:cs="Times New Roman"/>
                <w:noProof w:val="0"/>
                <w:kern w:val="0"/>
                <w:sz w:val="28"/>
                <w:szCs w:val="28"/>
                <w14:ligatures w14:val="none"/>
              </w:rPr>
            </w:pPr>
            <w:r w:rsidRPr="00290E16">
              <w:rPr>
                <w:rFonts w:ascii="Times New Roman" w:eastAsia="Times New Roman" w:hAnsi="Times New Roman" w:cs="Times New Roman"/>
                <w:noProof w:val="0"/>
                <w:color w:val="000000"/>
                <w:kern w:val="0"/>
                <w:sz w:val="28"/>
                <w:szCs w:val="28"/>
                <w14:ligatures w14:val="none"/>
              </w:rPr>
              <w:t>2</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11E8F5D" w14:textId="77777777" w:rsidR="00290E16" w:rsidRPr="00290E16" w:rsidRDefault="00290E16" w:rsidP="00290E16">
            <w:pPr>
              <w:spacing w:after="0" w:line="240" w:lineRule="auto"/>
              <w:jc w:val="center"/>
              <w:rPr>
                <w:rFonts w:ascii="Times New Roman" w:eastAsia="Times New Roman" w:hAnsi="Times New Roman" w:cs="Times New Roman"/>
                <w:noProof w:val="0"/>
                <w:kern w:val="0"/>
                <w:sz w:val="28"/>
                <w:szCs w:val="28"/>
                <w14:ligatures w14:val="none"/>
              </w:rPr>
            </w:pPr>
            <w:r w:rsidRPr="00290E16">
              <w:rPr>
                <w:rFonts w:ascii="Times New Roman" w:eastAsia="Times New Roman" w:hAnsi="Times New Roman" w:cs="Times New Roman"/>
                <w:noProof w:val="0"/>
                <w:color w:val="000000"/>
                <w:kern w:val="0"/>
                <w:sz w:val="28"/>
                <w:szCs w:val="28"/>
                <w14:ligatures w14:val="none"/>
              </w:rPr>
              <w:t>Job</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6EA180" w14:textId="77777777" w:rsidR="00290E16" w:rsidRPr="00290E16" w:rsidRDefault="00290E16" w:rsidP="00290E16">
            <w:pPr>
              <w:spacing w:after="0" w:line="240" w:lineRule="auto"/>
              <w:rPr>
                <w:rFonts w:ascii="Times New Roman" w:eastAsia="Times New Roman" w:hAnsi="Times New Roman" w:cs="Times New Roman"/>
                <w:noProof w:val="0"/>
                <w:kern w:val="0"/>
                <w:sz w:val="28"/>
                <w:szCs w:val="28"/>
                <w14:ligatures w14:val="none"/>
              </w:rPr>
            </w:pPr>
            <w:r w:rsidRPr="00290E16">
              <w:rPr>
                <w:rFonts w:ascii="Times New Roman" w:eastAsia="Times New Roman" w:hAnsi="Times New Roman" w:cs="Times New Roman"/>
                <w:noProof w:val="0"/>
                <w:color w:val="000000"/>
                <w:kern w:val="0"/>
                <w:sz w:val="28"/>
                <w:szCs w:val="28"/>
                <w14:ligatures w14:val="none"/>
              </w:rPr>
              <w:t>Khóa chính ID,</w:t>
            </w:r>
          </w:p>
          <w:p w14:paraId="2B36869D" w14:textId="77777777" w:rsidR="00290E16" w:rsidRPr="00290E16" w:rsidRDefault="00290E16" w:rsidP="00290E16">
            <w:pPr>
              <w:spacing w:after="0" w:line="240" w:lineRule="auto"/>
              <w:rPr>
                <w:rFonts w:ascii="Times New Roman" w:eastAsia="Times New Roman" w:hAnsi="Times New Roman" w:cs="Times New Roman"/>
                <w:noProof w:val="0"/>
                <w:kern w:val="0"/>
                <w:sz w:val="28"/>
                <w:szCs w:val="28"/>
                <w14:ligatures w14:val="none"/>
              </w:rPr>
            </w:pPr>
            <w:r w:rsidRPr="00290E16">
              <w:rPr>
                <w:rFonts w:ascii="Times New Roman" w:eastAsia="Times New Roman" w:hAnsi="Times New Roman" w:cs="Times New Roman"/>
                <w:noProof w:val="0"/>
                <w:color w:val="000000"/>
                <w:kern w:val="0"/>
                <w:sz w:val="28"/>
                <w:szCs w:val="28"/>
                <w14:ligatures w14:val="none"/>
              </w:rPr>
              <w:t>jobDetail NOT NULL,</w:t>
            </w:r>
          </w:p>
          <w:p w14:paraId="65D70A14" w14:textId="77777777" w:rsidR="00290E16" w:rsidRPr="00290E16" w:rsidRDefault="00290E16" w:rsidP="00290E16">
            <w:pPr>
              <w:spacing w:after="0" w:line="240" w:lineRule="auto"/>
              <w:rPr>
                <w:rFonts w:ascii="Times New Roman" w:eastAsia="Times New Roman" w:hAnsi="Times New Roman" w:cs="Times New Roman"/>
                <w:noProof w:val="0"/>
                <w:kern w:val="0"/>
                <w:sz w:val="28"/>
                <w:szCs w:val="28"/>
                <w14:ligatures w14:val="none"/>
              </w:rPr>
            </w:pPr>
            <w:r w:rsidRPr="00290E16">
              <w:rPr>
                <w:rFonts w:ascii="Times New Roman" w:eastAsia="Times New Roman" w:hAnsi="Times New Roman" w:cs="Times New Roman"/>
                <w:noProof w:val="0"/>
                <w:color w:val="000000"/>
                <w:kern w:val="0"/>
                <w:sz w:val="28"/>
                <w:szCs w:val="28"/>
                <w14:ligatures w14:val="none"/>
              </w:rPr>
              <w:t>salary NOT NULL,</w:t>
            </w:r>
          </w:p>
          <w:p w14:paraId="05AA8154" w14:textId="77777777" w:rsidR="00290E16" w:rsidRPr="00290E16" w:rsidRDefault="00290E16" w:rsidP="00290E16">
            <w:pPr>
              <w:spacing w:after="0" w:line="240" w:lineRule="auto"/>
              <w:rPr>
                <w:rFonts w:ascii="Times New Roman" w:eastAsia="Times New Roman" w:hAnsi="Times New Roman" w:cs="Times New Roman"/>
                <w:noProof w:val="0"/>
                <w:kern w:val="0"/>
                <w:sz w:val="28"/>
                <w:szCs w:val="28"/>
                <w14:ligatures w14:val="none"/>
              </w:rPr>
            </w:pPr>
            <w:r w:rsidRPr="00290E16">
              <w:rPr>
                <w:rFonts w:ascii="Times New Roman" w:eastAsia="Times New Roman" w:hAnsi="Times New Roman" w:cs="Times New Roman"/>
                <w:noProof w:val="0"/>
                <w:color w:val="000000"/>
                <w:kern w:val="0"/>
                <w:sz w:val="28"/>
                <w:szCs w:val="28"/>
                <w14:ligatures w14:val="none"/>
              </w:rPr>
              <w:t>check salary &gt; 0</w:t>
            </w:r>
          </w:p>
        </w:tc>
      </w:tr>
      <w:tr w:rsidR="00290E16" w:rsidRPr="00290E16" w14:paraId="428183EC" w14:textId="77777777" w:rsidTr="00290E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8B78FF" w14:textId="77777777" w:rsidR="00290E16" w:rsidRPr="00290E16" w:rsidRDefault="00290E16" w:rsidP="00290E16">
            <w:pPr>
              <w:spacing w:after="0" w:line="240" w:lineRule="auto"/>
              <w:jc w:val="center"/>
              <w:rPr>
                <w:rFonts w:ascii="Times New Roman" w:eastAsia="Times New Roman" w:hAnsi="Times New Roman" w:cs="Times New Roman"/>
                <w:noProof w:val="0"/>
                <w:kern w:val="0"/>
                <w:sz w:val="28"/>
                <w:szCs w:val="28"/>
                <w14:ligatures w14:val="none"/>
              </w:rPr>
            </w:pPr>
            <w:r w:rsidRPr="00290E16">
              <w:rPr>
                <w:rFonts w:ascii="Times New Roman" w:eastAsia="Times New Roman" w:hAnsi="Times New Roman" w:cs="Times New Roman"/>
                <w:noProof w:val="0"/>
                <w:color w:val="000000"/>
                <w:kern w:val="0"/>
                <w:sz w:val="28"/>
                <w:szCs w:val="28"/>
                <w14:ligatures w14:val="none"/>
              </w:rPr>
              <w:t>3</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ADBBF4" w14:textId="77777777" w:rsidR="00290E16" w:rsidRPr="00290E16" w:rsidRDefault="00290E16" w:rsidP="00290E16">
            <w:pPr>
              <w:spacing w:after="0" w:line="240" w:lineRule="auto"/>
              <w:jc w:val="center"/>
              <w:rPr>
                <w:rFonts w:ascii="Times New Roman" w:eastAsia="Times New Roman" w:hAnsi="Times New Roman" w:cs="Times New Roman"/>
                <w:noProof w:val="0"/>
                <w:kern w:val="0"/>
                <w:sz w:val="28"/>
                <w:szCs w:val="28"/>
                <w14:ligatures w14:val="none"/>
              </w:rPr>
            </w:pPr>
            <w:r w:rsidRPr="00290E16">
              <w:rPr>
                <w:rFonts w:ascii="Times New Roman" w:eastAsia="Times New Roman" w:hAnsi="Times New Roman" w:cs="Times New Roman"/>
                <w:noProof w:val="0"/>
                <w:color w:val="000000"/>
                <w:kern w:val="0"/>
                <w:sz w:val="28"/>
                <w:szCs w:val="28"/>
                <w14:ligatures w14:val="none"/>
              </w:rPr>
              <w:t>Shift</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97262" w14:textId="6FC36FDE" w:rsidR="00290E16" w:rsidRPr="00290E16" w:rsidRDefault="00290E16" w:rsidP="00290E16">
            <w:pPr>
              <w:spacing w:after="0" w:line="240" w:lineRule="auto"/>
              <w:rPr>
                <w:rFonts w:ascii="Times New Roman" w:eastAsia="Times New Roman" w:hAnsi="Times New Roman" w:cs="Times New Roman"/>
                <w:noProof w:val="0"/>
                <w:kern w:val="0"/>
                <w:sz w:val="28"/>
                <w:szCs w:val="28"/>
                <w14:ligatures w14:val="none"/>
              </w:rPr>
            </w:pPr>
            <w:r w:rsidRPr="00290E16">
              <w:rPr>
                <w:rFonts w:ascii="Times New Roman" w:eastAsia="Times New Roman" w:hAnsi="Times New Roman" w:cs="Times New Roman"/>
                <w:noProof w:val="0"/>
                <w:color w:val="000000"/>
                <w:kern w:val="0"/>
                <w:sz w:val="28"/>
                <w:szCs w:val="28"/>
                <w14:ligatures w14:val="none"/>
              </w:rPr>
              <w:t>Khóa chính ID,</w:t>
            </w:r>
          </w:p>
          <w:p w14:paraId="1E460A85" w14:textId="77777777" w:rsidR="00290E16" w:rsidRPr="00290E16" w:rsidRDefault="00290E16" w:rsidP="00290E16">
            <w:pPr>
              <w:spacing w:after="0" w:line="240" w:lineRule="auto"/>
              <w:rPr>
                <w:rFonts w:ascii="Times New Roman" w:eastAsia="Times New Roman" w:hAnsi="Times New Roman" w:cs="Times New Roman"/>
                <w:noProof w:val="0"/>
                <w:kern w:val="0"/>
                <w:sz w:val="28"/>
                <w:szCs w:val="28"/>
                <w14:ligatures w14:val="none"/>
              </w:rPr>
            </w:pPr>
            <w:r w:rsidRPr="00290E16">
              <w:rPr>
                <w:rFonts w:ascii="Times New Roman" w:eastAsia="Times New Roman" w:hAnsi="Times New Roman" w:cs="Times New Roman"/>
                <w:noProof w:val="0"/>
                <w:color w:val="000000"/>
                <w:kern w:val="0"/>
                <w:sz w:val="28"/>
                <w:szCs w:val="28"/>
                <w14:ligatures w14:val="none"/>
              </w:rPr>
              <w:t>startTime NOT NULL,</w:t>
            </w:r>
          </w:p>
          <w:p w14:paraId="000E5FE5" w14:textId="77777777" w:rsidR="00290E16" w:rsidRPr="00290E16" w:rsidRDefault="00290E16" w:rsidP="00290E16">
            <w:pPr>
              <w:spacing w:after="0" w:line="240" w:lineRule="auto"/>
              <w:rPr>
                <w:rFonts w:ascii="Times New Roman" w:eastAsia="Times New Roman" w:hAnsi="Times New Roman" w:cs="Times New Roman"/>
                <w:noProof w:val="0"/>
                <w:kern w:val="0"/>
                <w:sz w:val="28"/>
                <w:szCs w:val="28"/>
                <w14:ligatures w14:val="none"/>
              </w:rPr>
            </w:pPr>
            <w:r w:rsidRPr="00290E16">
              <w:rPr>
                <w:rFonts w:ascii="Times New Roman" w:eastAsia="Times New Roman" w:hAnsi="Times New Roman" w:cs="Times New Roman"/>
                <w:noProof w:val="0"/>
                <w:color w:val="000000"/>
                <w:kern w:val="0"/>
                <w:sz w:val="28"/>
                <w:szCs w:val="28"/>
                <w14:ligatures w14:val="none"/>
              </w:rPr>
              <w:t>endTime NOT NULL</w:t>
            </w:r>
          </w:p>
        </w:tc>
      </w:tr>
      <w:tr w:rsidR="00290E16" w:rsidRPr="00290E16" w14:paraId="58231DA8" w14:textId="77777777" w:rsidTr="00290E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AEC342" w14:textId="77777777" w:rsidR="00290E16" w:rsidRPr="00290E16" w:rsidRDefault="00290E16" w:rsidP="00290E16">
            <w:pPr>
              <w:spacing w:after="0" w:line="240" w:lineRule="auto"/>
              <w:jc w:val="center"/>
              <w:rPr>
                <w:rFonts w:ascii="Times New Roman" w:eastAsia="Times New Roman" w:hAnsi="Times New Roman" w:cs="Times New Roman"/>
                <w:noProof w:val="0"/>
                <w:kern w:val="0"/>
                <w:sz w:val="28"/>
                <w:szCs w:val="28"/>
                <w14:ligatures w14:val="none"/>
              </w:rPr>
            </w:pPr>
            <w:r w:rsidRPr="00290E16">
              <w:rPr>
                <w:rFonts w:ascii="Times New Roman" w:eastAsia="Times New Roman" w:hAnsi="Times New Roman" w:cs="Times New Roman"/>
                <w:noProof w:val="0"/>
                <w:color w:val="000000"/>
                <w:kern w:val="0"/>
                <w:sz w:val="28"/>
                <w:szCs w:val="28"/>
                <w14:ligatures w14:val="none"/>
              </w:rPr>
              <w:t>4</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85B03E" w14:textId="77777777" w:rsidR="00290E16" w:rsidRPr="00290E16" w:rsidRDefault="00290E16" w:rsidP="00290E16">
            <w:pPr>
              <w:spacing w:after="0" w:line="240" w:lineRule="auto"/>
              <w:jc w:val="center"/>
              <w:rPr>
                <w:rFonts w:ascii="Times New Roman" w:eastAsia="Times New Roman" w:hAnsi="Times New Roman" w:cs="Times New Roman"/>
                <w:noProof w:val="0"/>
                <w:kern w:val="0"/>
                <w:sz w:val="28"/>
                <w:szCs w:val="28"/>
                <w14:ligatures w14:val="none"/>
              </w:rPr>
            </w:pPr>
            <w:r w:rsidRPr="00290E16">
              <w:rPr>
                <w:rFonts w:ascii="Times New Roman" w:eastAsia="Times New Roman" w:hAnsi="Times New Roman" w:cs="Times New Roman"/>
                <w:noProof w:val="0"/>
                <w:color w:val="000000"/>
                <w:kern w:val="0"/>
                <w:sz w:val="28"/>
                <w:szCs w:val="28"/>
                <w14:ligatures w14:val="none"/>
              </w:rPr>
              <w:t>On_Duty</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6F858" w14:textId="77777777" w:rsidR="00290E16" w:rsidRPr="00290E16" w:rsidRDefault="00290E16" w:rsidP="00290E16">
            <w:pPr>
              <w:spacing w:after="0" w:line="240" w:lineRule="auto"/>
              <w:rPr>
                <w:rFonts w:ascii="Times New Roman" w:eastAsia="Times New Roman" w:hAnsi="Times New Roman" w:cs="Times New Roman"/>
                <w:noProof w:val="0"/>
                <w:kern w:val="0"/>
                <w:sz w:val="28"/>
                <w:szCs w:val="28"/>
                <w14:ligatures w14:val="none"/>
              </w:rPr>
            </w:pPr>
            <w:r w:rsidRPr="00290E16">
              <w:rPr>
                <w:rFonts w:ascii="Times New Roman" w:eastAsia="Times New Roman" w:hAnsi="Times New Roman" w:cs="Times New Roman"/>
                <w:noProof w:val="0"/>
                <w:color w:val="000000"/>
                <w:kern w:val="0"/>
                <w:sz w:val="28"/>
                <w:szCs w:val="28"/>
                <w14:ligatures w14:val="none"/>
              </w:rPr>
              <w:t>Khóa ngoại empID đến Employee.ID,</w:t>
            </w:r>
          </w:p>
          <w:p w14:paraId="1673E8D0" w14:textId="77777777" w:rsidR="009F2996" w:rsidRDefault="00290E16" w:rsidP="009F2996">
            <w:pPr>
              <w:spacing w:after="0" w:line="240" w:lineRule="auto"/>
              <w:rPr>
                <w:rFonts w:ascii="Times New Roman" w:eastAsia="Times New Roman" w:hAnsi="Times New Roman" w:cs="Times New Roman"/>
                <w:noProof w:val="0"/>
                <w:color w:val="000000"/>
                <w:kern w:val="0"/>
                <w:sz w:val="28"/>
                <w:szCs w:val="28"/>
                <w:lang w:val="en-US"/>
                <w14:ligatures w14:val="none"/>
              </w:rPr>
            </w:pPr>
            <w:r w:rsidRPr="00290E16">
              <w:rPr>
                <w:rFonts w:ascii="Times New Roman" w:eastAsia="Times New Roman" w:hAnsi="Times New Roman" w:cs="Times New Roman"/>
                <w:noProof w:val="0"/>
                <w:color w:val="000000"/>
                <w:kern w:val="0"/>
                <w:sz w:val="28"/>
                <w:szCs w:val="28"/>
                <w14:ligatures w14:val="none"/>
              </w:rPr>
              <w:t>Khóa ngoại shiftID đến Shift.ID,</w:t>
            </w:r>
          </w:p>
          <w:p w14:paraId="52B07FC9" w14:textId="6A77F160" w:rsidR="00290E16" w:rsidRPr="00290E16" w:rsidRDefault="00290E16" w:rsidP="009F2996">
            <w:pPr>
              <w:spacing w:after="0" w:line="240" w:lineRule="auto"/>
              <w:rPr>
                <w:rFonts w:ascii="Times New Roman" w:eastAsia="Times New Roman" w:hAnsi="Times New Roman" w:cs="Times New Roman"/>
                <w:noProof w:val="0"/>
                <w:kern w:val="0"/>
                <w:sz w:val="28"/>
                <w:szCs w:val="28"/>
                <w14:ligatures w14:val="none"/>
              </w:rPr>
            </w:pPr>
            <w:r w:rsidRPr="00290E16">
              <w:rPr>
                <w:rFonts w:ascii="Times New Roman" w:eastAsia="Times New Roman" w:hAnsi="Times New Roman" w:cs="Times New Roman"/>
                <w:noProof w:val="0"/>
                <w:color w:val="000000"/>
                <w:kern w:val="0"/>
                <w:sz w:val="28"/>
                <w:szCs w:val="28"/>
                <w14:ligatures w14:val="none"/>
              </w:rPr>
              <w:t>Khoá chính (empID, shiftID</w:t>
            </w:r>
            <w:r w:rsidR="009F2996">
              <w:rPr>
                <w:rFonts w:ascii="Times New Roman" w:eastAsia="Times New Roman" w:hAnsi="Times New Roman" w:cs="Times New Roman"/>
                <w:noProof w:val="0"/>
                <w:color w:val="000000"/>
                <w:kern w:val="0"/>
                <w:sz w:val="28"/>
                <w:szCs w:val="28"/>
                <w:lang w:val="en-US"/>
                <w14:ligatures w14:val="none"/>
              </w:rPr>
              <w:t>, date</w:t>
            </w:r>
            <w:r w:rsidRPr="00290E16">
              <w:rPr>
                <w:rFonts w:ascii="Times New Roman" w:eastAsia="Times New Roman" w:hAnsi="Times New Roman" w:cs="Times New Roman"/>
                <w:noProof w:val="0"/>
                <w:color w:val="000000"/>
                <w:kern w:val="0"/>
                <w:sz w:val="28"/>
                <w:szCs w:val="28"/>
                <w14:ligatures w14:val="none"/>
              </w:rPr>
              <w:t>)</w:t>
            </w:r>
          </w:p>
        </w:tc>
      </w:tr>
      <w:tr w:rsidR="00290E16" w:rsidRPr="00290E16" w14:paraId="5370956E" w14:textId="77777777" w:rsidTr="00290E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35957D" w14:textId="77777777" w:rsidR="00290E16" w:rsidRPr="00290E16" w:rsidRDefault="00290E16" w:rsidP="00290E16">
            <w:pPr>
              <w:spacing w:after="0" w:line="240" w:lineRule="auto"/>
              <w:jc w:val="center"/>
              <w:rPr>
                <w:rFonts w:ascii="Times New Roman" w:eastAsia="Times New Roman" w:hAnsi="Times New Roman" w:cs="Times New Roman"/>
                <w:noProof w:val="0"/>
                <w:kern w:val="0"/>
                <w:sz w:val="28"/>
                <w:szCs w:val="28"/>
                <w14:ligatures w14:val="none"/>
              </w:rPr>
            </w:pPr>
            <w:r w:rsidRPr="00290E16">
              <w:rPr>
                <w:rFonts w:ascii="Times New Roman" w:eastAsia="Times New Roman" w:hAnsi="Times New Roman" w:cs="Times New Roman"/>
                <w:noProof w:val="0"/>
                <w:color w:val="000000"/>
                <w:kern w:val="0"/>
                <w:sz w:val="28"/>
                <w:szCs w:val="28"/>
                <w14:ligatures w14:val="none"/>
              </w:rPr>
              <w:t>5</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0B4C5FC" w14:textId="77777777" w:rsidR="00290E16" w:rsidRPr="00290E16" w:rsidRDefault="00290E16" w:rsidP="00290E16">
            <w:pPr>
              <w:spacing w:after="0" w:line="240" w:lineRule="auto"/>
              <w:jc w:val="center"/>
              <w:rPr>
                <w:rFonts w:ascii="Times New Roman" w:eastAsia="Times New Roman" w:hAnsi="Times New Roman" w:cs="Times New Roman"/>
                <w:noProof w:val="0"/>
                <w:kern w:val="0"/>
                <w:sz w:val="28"/>
                <w:szCs w:val="28"/>
                <w14:ligatures w14:val="none"/>
              </w:rPr>
            </w:pPr>
            <w:r w:rsidRPr="00290E16">
              <w:rPr>
                <w:rFonts w:ascii="Times New Roman" w:eastAsia="Times New Roman" w:hAnsi="Times New Roman" w:cs="Times New Roman"/>
                <w:noProof w:val="0"/>
                <w:color w:val="000000"/>
                <w:kern w:val="0"/>
                <w:sz w:val="28"/>
                <w:szCs w:val="28"/>
                <w14:ligatures w14:val="none"/>
              </w:rPr>
              <w:t>Table</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C2BC4" w14:textId="77777777" w:rsidR="00290E16" w:rsidRDefault="00290E16" w:rsidP="00290E16">
            <w:pPr>
              <w:spacing w:after="0" w:line="240" w:lineRule="auto"/>
              <w:rPr>
                <w:rFonts w:ascii="Times New Roman" w:eastAsia="Times New Roman" w:hAnsi="Times New Roman" w:cs="Times New Roman"/>
                <w:noProof w:val="0"/>
                <w:color w:val="000000"/>
                <w:kern w:val="0"/>
                <w:sz w:val="28"/>
                <w:szCs w:val="28"/>
                <w:lang w:val="en-US"/>
                <w14:ligatures w14:val="none"/>
              </w:rPr>
            </w:pPr>
            <w:r w:rsidRPr="00290E16">
              <w:rPr>
                <w:rFonts w:ascii="Times New Roman" w:eastAsia="Times New Roman" w:hAnsi="Times New Roman" w:cs="Times New Roman"/>
                <w:noProof w:val="0"/>
                <w:color w:val="000000"/>
                <w:kern w:val="0"/>
                <w:sz w:val="28"/>
                <w:szCs w:val="28"/>
                <w14:ligatures w14:val="none"/>
              </w:rPr>
              <w:t>Khóa chính ID,</w:t>
            </w:r>
          </w:p>
          <w:p w14:paraId="5C649FC1" w14:textId="56D858F1" w:rsidR="00156A3C" w:rsidRPr="00156A3C" w:rsidRDefault="00156A3C" w:rsidP="00290E16">
            <w:pPr>
              <w:spacing w:after="0" w:line="240" w:lineRule="auto"/>
              <w:rPr>
                <w:rFonts w:ascii="Times New Roman" w:eastAsia="Times New Roman" w:hAnsi="Times New Roman" w:cs="Times New Roman"/>
                <w:noProof w:val="0"/>
                <w:kern w:val="0"/>
                <w:sz w:val="28"/>
                <w:szCs w:val="28"/>
                <w:lang w:val="en-US"/>
                <w14:ligatures w14:val="none"/>
              </w:rPr>
            </w:pPr>
            <w:r>
              <w:rPr>
                <w:rFonts w:ascii="Times New Roman" w:eastAsia="Times New Roman" w:hAnsi="Times New Roman" w:cs="Times New Roman"/>
                <w:noProof w:val="0"/>
                <w:color w:val="000000"/>
                <w:kern w:val="0"/>
                <w:sz w:val="28"/>
                <w:szCs w:val="28"/>
                <w:lang w:val="en-US"/>
                <w14:ligatures w14:val="none"/>
              </w:rPr>
              <w:t xml:space="preserve">name NOT NULL check (name &lt;&gt; </w:t>
            </w:r>
            <w:proofErr w:type="gramStart"/>
            <w:r>
              <w:rPr>
                <w:rFonts w:ascii="Times New Roman" w:eastAsia="Times New Roman" w:hAnsi="Times New Roman" w:cs="Times New Roman"/>
                <w:noProof w:val="0"/>
                <w:color w:val="000000"/>
                <w:kern w:val="0"/>
                <w:sz w:val="28"/>
                <w:szCs w:val="28"/>
                <w:lang w:val="en-US"/>
                <w14:ligatures w14:val="none"/>
              </w:rPr>
              <w:t>N‘</w:t>
            </w:r>
            <w:proofErr w:type="gramEnd"/>
            <w:r>
              <w:rPr>
                <w:rFonts w:ascii="Times New Roman" w:eastAsia="Times New Roman" w:hAnsi="Times New Roman" w:cs="Times New Roman"/>
                <w:noProof w:val="0"/>
                <w:color w:val="000000"/>
                <w:kern w:val="0"/>
                <w:sz w:val="28"/>
                <w:szCs w:val="28"/>
                <w:lang w:val="en-US"/>
                <w14:ligatures w14:val="none"/>
              </w:rPr>
              <w:t>’),</w:t>
            </w:r>
          </w:p>
          <w:p w14:paraId="5DC7C229" w14:textId="44D90618" w:rsidR="00290E16" w:rsidRPr="00156A3C" w:rsidRDefault="00290E16" w:rsidP="00290E16">
            <w:pPr>
              <w:spacing w:after="0" w:line="240" w:lineRule="auto"/>
              <w:rPr>
                <w:rFonts w:ascii="Times New Roman" w:eastAsia="Times New Roman" w:hAnsi="Times New Roman" w:cs="Times New Roman"/>
                <w:noProof w:val="0"/>
                <w:kern w:val="0"/>
                <w:sz w:val="28"/>
                <w:szCs w:val="28"/>
                <w:lang w:val="en-US"/>
                <w14:ligatures w14:val="none"/>
              </w:rPr>
            </w:pPr>
            <w:r w:rsidRPr="00290E16">
              <w:rPr>
                <w:rFonts w:ascii="Times New Roman" w:eastAsia="Times New Roman" w:hAnsi="Times New Roman" w:cs="Times New Roman"/>
                <w:noProof w:val="0"/>
                <w:color w:val="000000"/>
                <w:kern w:val="0"/>
                <w:sz w:val="28"/>
                <w:szCs w:val="28"/>
                <w14:ligatures w14:val="none"/>
              </w:rPr>
              <w:t>status NOT NULL</w:t>
            </w:r>
            <w:r w:rsidR="00156A3C">
              <w:rPr>
                <w:rFonts w:ascii="Times New Roman" w:eastAsia="Times New Roman" w:hAnsi="Times New Roman" w:cs="Times New Roman"/>
                <w:noProof w:val="0"/>
                <w:color w:val="000000"/>
                <w:kern w:val="0"/>
                <w:sz w:val="28"/>
                <w:szCs w:val="28"/>
                <w:lang w:val="en-US"/>
                <w14:ligatures w14:val="none"/>
              </w:rPr>
              <w:t xml:space="preserve"> check (status &lt;&gt; N‘’)</w:t>
            </w:r>
          </w:p>
        </w:tc>
      </w:tr>
      <w:tr w:rsidR="00290E16" w:rsidRPr="00290E16" w14:paraId="2DE2AE40" w14:textId="77777777" w:rsidTr="00290E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1218470" w14:textId="77777777" w:rsidR="00290E16" w:rsidRPr="00290E16" w:rsidRDefault="00290E16" w:rsidP="00290E16">
            <w:pPr>
              <w:spacing w:after="0" w:line="240" w:lineRule="auto"/>
              <w:jc w:val="center"/>
              <w:rPr>
                <w:rFonts w:ascii="Times New Roman" w:eastAsia="Times New Roman" w:hAnsi="Times New Roman" w:cs="Times New Roman"/>
                <w:noProof w:val="0"/>
                <w:kern w:val="0"/>
                <w:sz w:val="28"/>
                <w:szCs w:val="28"/>
                <w14:ligatures w14:val="none"/>
              </w:rPr>
            </w:pPr>
            <w:r w:rsidRPr="00290E16">
              <w:rPr>
                <w:rFonts w:ascii="Times New Roman" w:eastAsia="Times New Roman" w:hAnsi="Times New Roman" w:cs="Times New Roman"/>
                <w:noProof w:val="0"/>
                <w:color w:val="000000"/>
                <w:kern w:val="0"/>
                <w:sz w:val="28"/>
                <w:szCs w:val="28"/>
                <w14:ligatures w14:val="none"/>
              </w:rPr>
              <w:t>6</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E2909C" w14:textId="77777777" w:rsidR="00290E16" w:rsidRPr="00290E16" w:rsidRDefault="00290E16" w:rsidP="00290E16">
            <w:pPr>
              <w:spacing w:after="0" w:line="240" w:lineRule="auto"/>
              <w:jc w:val="center"/>
              <w:rPr>
                <w:rFonts w:ascii="Times New Roman" w:eastAsia="Times New Roman" w:hAnsi="Times New Roman" w:cs="Times New Roman"/>
                <w:noProof w:val="0"/>
                <w:kern w:val="0"/>
                <w:sz w:val="28"/>
                <w:szCs w:val="28"/>
                <w14:ligatures w14:val="none"/>
              </w:rPr>
            </w:pPr>
            <w:r w:rsidRPr="00290E16">
              <w:rPr>
                <w:rFonts w:ascii="Times New Roman" w:eastAsia="Times New Roman" w:hAnsi="Times New Roman" w:cs="Times New Roman"/>
                <w:noProof w:val="0"/>
                <w:color w:val="000000"/>
                <w:kern w:val="0"/>
                <w:sz w:val="28"/>
                <w:szCs w:val="28"/>
                <w14:ligatures w14:val="none"/>
              </w:rPr>
              <w:t>Customer</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274EF" w14:textId="77777777" w:rsidR="00290E16" w:rsidRPr="00290E16" w:rsidRDefault="00290E16" w:rsidP="00290E16">
            <w:pPr>
              <w:spacing w:after="0" w:line="240" w:lineRule="auto"/>
              <w:rPr>
                <w:rFonts w:ascii="Times New Roman" w:eastAsia="Times New Roman" w:hAnsi="Times New Roman" w:cs="Times New Roman"/>
                <w:noProof w:val="0"/>
                <w:kern w:val="0"/>
                <w:sz w:val="28"/>
                <w:szCs w:val="28"/>
                <w14:ligatures w14:val="none"/>
              </w:rPr>
            </w:pPr>
            <w:r w:rsidRPr="00290E16">
              <w:rPr>
                <w:rFonts w:ascii="Times New Roman" w:eastAsia="Times New Roman" w:hAnsi="Times New Roman" w:cs="Times New Roman"/>
                <w:noProof w:val="0"/>
                <w:color w:val="000000"/>
                <w:kern w:val="0"/>
                <w:sz w:val="28"/>
                <w:szCs w:val="28"/>
                <w14:ligatures w14:val="none"/>
              </w:rPr>
              <w:t>Khóa chính ID,</w:t>
            </w:r>
          </w:p>
          <w:p w14:paraId="7FDCBA81" w14:textId="3F31268E" w:rsidR="00290E16" w:rsidRPr="00290E16" w:rsidRDefault="00290E16" w:rsidP="00290E16">
            <w:pPr>
              <w:spacing w:after="0" w:line="240" w:lineRule="auto"/>
              <w:rPr>
                <w:rFonts w:ascii="Times New Roman" w:eastAsia="Times New Roman" w:hAnsi="Times New Roman" w:cs="Times New Roman"/>
                <w:noProof w:val="0"/>
                <w:kern w:val="0"/>
                <w:sz w:val="28"/>
                <w:szCs w:val="28"/>
                <w14:ligatures w14:val="none"/>
              </w:rPr>
            </w:pPr>
            <w:r w:rsidRPr="00290E16">
              <w:rPr>
                <w:rFonts w:ascii="Times New Roman" w:eastAsia="Times New Roman" w:hAnsi="Times New Roman" w:cs="Times New Roman"/>
                <w:noProof w:val="0"/>
                <w:color w:val="000000"/>
                <w:kern w:val="0"/>
                <w:sz w:val="28"/>
                <w:szCs w:val="28"/>
                <w14:ligatures w14:val="none"/>
              </w:rPr>
              <w:t>name NOT NULL</w:t>
            </w:r>
            <w:r w:rsidR="00156A3C">
              <w:rPr>
                <w:rFonts w:ascii="Times New Roman" w:eastAsia="Times New Roman" w:hAnsi="Times New Roman" w:cs="Times New Roman"/>
                <w:noProof w:val="0"/>
                <w:color w:val="000000"/>
                <w:kern w:val="0"/>
                <w:sz w:val="28"/>
                <w:szCs w:val="28"/>
                <w:lang w:val="en-US"/>
                <w14:ligatures w14:val="none"/>
              </w:rPr>
              <w:t xml:space="preserve"> check (name &lt;&gt; N‘’)</w:t>
            </w:r>
            <w:r w:rsidRPr="00290E16">
              <w:rPr>
                <w:rFonts w:ascii="Times New Roman" w:eastAsia="Times New Roman" w:hAnsi="Times New Roman" w:cs="Times New Roman"/>
                <w:noProof w:val="0"/>
                <w:color w:val="000000"/>
                <w:kern w:val="0"/>
                <w:sz w:val="28"/>
                <w:szCs w:val="28"/>
                <w14:ligatures w14:val="none"/>
              </w:rPr>
              <w:t>,</w:t>
            </w:r>
          </w:p>
          <w:p w14:paraId="619F0DD6" w14:textId="7FC82670" w:rsidR="00290E16" w:rsidRPr="00156A3C" w:rsidRDefault="005C635A" w:rsidP="00156A3C">
            <w:pPr>
              <w:spacing w:after="0" w:line="240" w:lineRule="auto"/>
              <w:rPr>
                <w:rFonts w:ascii="Times New Roman" w:eastAsia="Times New Roman" w:hAnsi="Times New Roman" w:cs="Times New Roman"/>
                <w:noProof w:val="0"/>
                <w:kern w:val="0"/>
                <w:sz w:val="28"/>
                <w:szCs w:val="28"/>
                <w:lang w:val="en-US"/>
                <w14:ligatures w14:val="none"/>
              </w:rPr>
            </w:pPr>
            <w:r w:rsidRPr="00354A29">
              <w:rPr>
                <w:rFonts w:ascii="Times New Roman" w:eastAsia="Times New Roman" w:hAnsi="Times New Roman" w:cs="Times New Roman"/>
                <w:noProof w:val="0"/>
                <w:color w:val="000000"/>
                <w:kern w:val="0"/>
                <w:sz w:val="28"/>
                <w:szCs w:val="28"/>
                <w14:ligatures w14:val="none"/>
              </w:rPr>
              <w:t>phone</w:t>
            </w:r>
            <w:r w:rsidR="00290E16" w:rsidRPr="00290E16">
              <w:rPr>
                <w:rFonts w:ascii="Times New Roman" w:eastAsia="Times New Roman" w:hAnsi="Times New Roman" w:cs="Times New Roman"/>
                <w:noProof w:val="0"/>
                <w:color w:val="000000"/>
                <w:kern w:val="0"/>
                <w:sz w:val="28"/>
                <w:szCs w:val="28"/>
                <w14:ligatures w14:val="none"/>
              </w:rPr>
              <w:t xml:space="preserve"> NOT NULL</w:t>
            </w:r>
            <w:r w:rsidR="00156A3C">
              <w:rPr>
                <w:rFonts w:ascii="Times New Roman" w:eastAsia="Times New Roman" w:hAnsi="Times New Roman" w:cs="Times New Roman"/>
                <w:noProof w:val="0"/>
                <w:color w:val="000000"/>
                <w:kern w:val="0"/>
                <w:sz w:val="28"/>
                <w:szCs w:val="28"/>
                <w:lang w:val="en-US"/>
                <w14:ligatures w14:val="none"/>
              </w:rPr>
              <w:t xml:space="preserve"> check (LEN(phone) = 10)</w:t>
            </w:r>
          </w:p>
        </w:tc>
      </w:tr>
      <w:tr w:rsidR="00290E16" w:rsidRPr="00290E16" w14:paraId="046B092C" w14:textId="77777777" w:rsidTr="00290E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C43891E" w14:textId="77777777" w:rsidR="00290E16" w:rsidRPr="00290E16" w:rsidRDefault="00290E16" w:rsidP="00290E16">
            <w:pPr>
              <w:spacing w:after="0" w:line="240" w:lineRule="auto"/>
              <w:jc w:val="center"/>
              <w:rPr>
                <w:rFonts w:ascii="Times New Roman" w:eastAsia="Times New Roman" w:hAnsi="Times New Roman" w:cs="Times New Roman"/>
                <w:noProof w:val="0"/>
                <w:kern w:val="0"/>
                <w:sz w:val="28"/>
                <w:szCs w:val="28"/>
                <w14:ligatures w14:val="none"/>
              </w:rPr>
            </w:pPr>
            <w:r w:rsidRPr="00290E16">
              <w:rPr>
                <w:rFonts w:ascii="Times New Roman" w:eastAsia="Times New Roman" w:hAnsi="Times New Roman" w:cs="Times New Roman"/>
                <w:noProof w:val="0"/>
                <w:color w:val="000000"/>
                <w:kern w:val="0"/>
                <w:sz w:val="28"/>
                <w:szCs w:val="28"/>
                <w14:ligatures w14:val="none"/>
              </w:rPr>
              <w:t>7</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5F022C1" w14:textId="77777777" w:rsidR="00290E16" w:rsidRPr="00290E16" w:rsidRDefault="00290E16" w:rsidP="00290E16">
            <w:pPr>
              <w:spacing w:after="0" w:line="240" w:lineRule="auto"/>
              <w:jc w:val="center"/>
              <w:rPr>
                <w:rFonts w:ascii="Times New Roman" w:eastAsia="Times New Roman" w:hAnsi="Times New Roman" w:cs="Times New Roman"/>
                <w:noProof w:val="0"/>
                <w:kern w:val="0"/>
                <w:sz w:val="28"/>
                <w:szCs w:val="28"/>
                <w14:ligatures w14:val="none"/>
              </w:rPr>
            </w:pPr>
            <w:r w:rsidRPr="00290E16">
              <w:rPr>
                <w:rFonts w:ascii="Times New Roman" w:eastAsia="Times New Roman" w:hAnsi="Times New Roman" w:cs="Times New Roman"/>
                <w:noProof w:val="0"/>
                <w:color w:val="000000"/>
                <w:kern w:val="0"/>
                <w:sz w:val="28"/>
                <w:szCs w:val="28"/>
                <w14:ligatures w14:val="none"/>
              </w:rPr>
              <w:t>BillCategory</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244D2" w14:textId="77777777" w:rsidR="00290E16" w:rsidRPr="00290E16" w:rsidRDefault="00290E16" w:rsidP="00290E16">
            <w:pPr>
              <w:spacing w:after="0" w:line="240" w:lineRule="auto"/>
              <w:rPr>
                <w:rFonts w:ascii="Times New Roman" w:eastAsia="Times New Roman" w:hAnsi="Times New Roman" w:cs="Times New Roman"/>
                <w:noProof w:val="0"/>
                <w:kern w:val="0"/>
                <w:sz w:val="28"/>
                <w:szCs w:val="28"/>
                <w14:ligatures w14:val="none"/>
              </w:rPr>
            </w:pPr>
            <w:r w:rsidRPr="00290E16">
              <w:rPr>
                <w:rFonts w:ascii="Times New Roman" w:eastAsia="Times New Roman" w:hAnsi="Times New Roman" w:cs="Times New Roman"/>
                <w:noProof w:val="0"/>
                <w:color w:val="000000"/>
                <w:kern w:val="0"/>
                <w:sz w:val="28"/>
                <w:szCs w:val="28"/>
                <w14:ligatures w14:val="none"/>
              </w:rPr>
              <w:t>Khóa chính ID,</w:t>
            </w:r>
          </w:p>
          <w:p w14:paraId="72C6E5C2" w14:textId="7942C21C" w:rsidR="00290E16" w:rsidRPr="00290E16" w:rsidRDefault="00290E16" w:rsidP="00290E16">
            <w:pPr>
              <w:spacing w:after="0" w:line="240" w:lineRule="auto"/>
              <w:rPr>
                <w:rFonts w:ascii="Times New Roman" w:eastAsia="Times New Roman" w:hAnsi="Times New Roman" w:cs="Times New Roman"/>
                <w:noProof w:val="0"/>
                <w:kern w:val="0"/>
                <w:sz w:val="28"/>
                <w:szCs w:val="28"/>
                <w14:ligatures w14:val="none"/>
              </w:rPr>
            </w:pPr>
            <w:r w:rsidRPr="00290E16">
              <w:rPr>
                <w:rFonts w:ascii="Times New Roman" w:eastAsia="Times New Roman" w:hAnsi="Times New Roman" w:cs="Times New Roman"/>
                <w:noProof w:val="0"/>
                <w:color w:val="000000"/>
                <w:kern w:val="0"/>
                <w:sz w:val="28"/>
                <w:szCs w:val="28"/>
                <w14:ligatures w14:val="none"/>
              </w:rPr>
              <w:t>name NOT NULL</w:t>
            </w:r>
            <w:r w:rsidR="00156A3C">
              <w:rPr>
                <w:rFonts w:ascii="Times New Roman" w:eastAsia="Times New Roman" w:hAnsi="Times New Roman" w:cs="Times New Roman"/>
                <w:noProof w:val="0"/>
                <w:color w:val="000000"/>
                <w:kern w:val="0"/>
                <w:sz w:val="28"/>
                <w:szCs w:val="28"/>
                <w:lang w:val="en-US"/>
                <w14:ligatures w14:val="none"/>
              </w:rPr>
              <w:t xml:space="preserve"> check (name &lt;&gt; N‘’)</w:t>
            </w:r>
            <w:r w:rsidRPr="00290E16">
              <w:rPr>
                <w:rFonts w:ascii="Times New Roman" w:eastAsia="Times New Roman" w:hAnsi="Times New Roman" w:cs="Times New Roman"/>
                <w:noProof w:val="0"/>
                <w:color w:val="000000"/>
                <w:kern w:val="0"/>
                <w:sz w:val="28"/>
                <w:szCs w:val="28"/>
                <w14:ligatures w14:val="none"/>
              </w:rPr>
              <w:t>,</w:t>
            </w:r>
          </w:p>
          <w:p w14:paraId="53692987" w14:textId="77777777" w:rsidR="00290E16" w:rsidRPr="00290E16" w:rsidRDefault="00290E16" w:rsidP="00290E16">
            <w:pPr>
              <w:spacing w:after="0" w:line="240" w:lineRule="auto"/>
              <w:rPr>
                <w:rFonts w:ascii="Times New Roman" w:eastAsia="Times New Roman" w:hAnsi="Times New Roman" w:cs="Times New Roman"/>
                <w:noProof w:val="0"/>
                <w:kern w:val="0"/>
                <w:sz w:val="28"/>
                <w:szCs w:val="28"/>
                <w14:ligatures w14:val="none"/>
              </w:rPr>
            </w:pPr>
            <w:r w:rsidRPr="00290E16">
              <w:rPr>
                <w:rFonts w:ascii="Times New Roman" w:eastAsia="Times New Roman" w:hAnsi="Times New Roman" w:cs="Times New Roman"/>
                <w:noProof w:val="0"/>
                <w:color w:val="000000"/>
                <w:kern w:val="0"/>
                <w:sz w:val="28"/>
                <w:szCs w:val="28"/>
                <w14:ligatures w14:val="none"/>
              </w:rPr>
              <w:t>discount NOT NULL</w:t>
            </w:r>
          </w:p>
        </w:tc>
      </w:tr>
      <w:tr w:rsidR="00290E16" w:rsidRPr="00290E16" w14:paraId="3D5F9FA3" w14:textId="77777777" w:rsidTr="00290E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94B8A65" w14:textId="77777777" w:rsidR="00290E16" w:rsidRPr="00290E16" w:rsidRDefault="00290E16" w:rsidP="00290E16">
            <w:pPr>
              <w:spacing w:after="0" w:line="240" w:lineRule="auto"/>
              <w:jc w:val="center"/>
              <w:rPr>
                <w:rFonts w:ascii="Times New Roman" w:eastAsia="Times New Roman" w:hAnsi="Times New Roman" w:cs="Times New Roman"/>
                <w:noProof w:val="0"/>
                <w:kern w:val="0"/>
                <w:sz w:val="28"/>
                <w:szCs w:val="28"/>
                <w14:ligatures w14:val="none"/>
              </w:rPr>
            </w:pPr>
            <w:r w:rsidRPr="00290E16">
              <w:rPr>
                <w:rFonts w:ascii="Times New Roman" w:eastAsia="Times New Roman" w:hAnsi="Times New Roman" w:cs="Times New Roman"/>
                <w:noProof w:val="0"/>
                <w:color w:val="000000"/>
                <w:kern w:val="0"/>
                <w:sz w:val="28"/>
                <w:szCs w:val="28"/>
                <w14:ligatures w14:val="none"/>
              </w:rPr>
              <w:t>8</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208FB05" w14:textId="77777777" w:rsidR="00290E16" w:rsidRPr="00290E16" w:rsidRDefault="00290E16" w:rsidP="00290E16">
            <w:pPr>
              <w:spacing w:after="0" w:line="240" w:lineRule="auto"/>
              <w:jc w:val="center"/>
              <w:rPr>
                <w:rFonts w:ascii="Times New Roman" w:eastAsia="Times New Roman" w:hAnsi="Times New Roman" w:cs="Times New Roman"/>
                <w:noProof w:val="0"/>
                <w:kern w:val="0"/>
                <w:sz w:val="28"/>
                <w:szCs w:val="28"/>
                <w14:ligatures w14:val="none"/>
              </w:rPr>
            </w:pPr>
            <w:r w:rsidRPr="00290E16">
              <w:rPr>
                <w:rFonts w:ascii="Times New Roman" w:eastAsia="Times New Roman" w:hAnsi="Times New Roman" w:cs="Times New Roman"/>
                <w:noProof w:val="0"/>
                <w:color w:val="000000"/>
                <w:kern w:val="0"/>
                <w:sz w:val="28"/>
                <w:szCs w:val="28"/>
                <w14:ligatures w14:val="none"/>
              </w:rPr>
              <w:t>Bill</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29661" w14:textId="77777777" w:rsidR="00290E16" w:rsidRPr="00290E16" w:rsidRDefault="00290E16" w:rsidP="00290E16">
            <w:pPr>
              <w:spacing w:after="0" w:line="240" w:lineRule="auto"/>
              <w:rPr>
                <w:rFonts w:ascii="Times New Roman" w:eastAsia="Times New Roman" w:hAnsi="Times New Roman" w:cs="Times New Roman"/>
                <w:noProof w:val="0"/>
                <w:kern w:val="0"/>
                <w:sz w:val="28"/>
                <w:szCs w:val="28"/>
                <w14:ligatures w14:val="none"/>
              </w:rPr>
            </w:pPr>
            <w:r w:rsidRPr="00290E16">
              <w:rPr>
                <w:rFonts w:ascii="Times New Roman" w:eastAsia="Times New Roman" w:hAnsi="Times New Roman" w:cs="Times New Roman"/>
                <w:noProof w:val="0"/>
                <w:color w:val="000000"/>
                <w:kern w:val="0"/>
                <w:sz w:val="28"/>
                <w:szCs w:val="28"/>
                <w14:ligatures w14:val="none"/>
              </w:rPr>
              <w:t>Khóa chính ID,</w:t>
            </w:r>
          </w:p>
          <w:p w14:paraId="6B9FDD7B" w14:textId="77777777" w:rsidR="00290E16" w:rsidRPr="00290E16" w:rsidRDefault="00290E16" w:rsidP="00290E16">
            <w:pPr>
              <w:spacing w:after="0" w:line="240" w:lineRule="auto"/>
              <w:rPr>
                <w:rFonts w:ascii="Times New Roman" w:eastAsia="Times New Roman" w:hAnsi="Times New Roman" w:cs="Times New Roman"/>
                <w:noProof w:val="0"/>
                <w:kern w:val="0"/>
                <w:sz w:val="28"/>
                <w:szCs w:val="28"/>
                <w14:ligatures w14:val="none"/>
              </w:rPr>
            </w:pPr>
            <w:r w:rsidRPr="00290E16">
              <w:rPr>
                <w:rFonts w:ascii="Times New Roman" w:eastAsia="Times New Roman" w:hAnsi="Times New Roman" w:cs="Times New Roman"/>
                <w:noProof w:val="0"/>
                <w:color w:val="000000"/>
                <w:kern w:val="0"/>
                <w:sz w:val="28"/>
                <w:szCs w:val="28"/>
                <w14:ligatures w14:val="none"/>
              </w:rPr>
              <w:t>khóa ngoại tableID đến Table.ID,</w:t>
            </w:r>
          </w:p>
          <w:p w14:paraId="6F00AB25" w14:textId="77777777" w:rsidR="00290E16" w:rsidRDefault="00290E16" w:rsidP="00290E16">
            <w:pPr>
              <w:spacing w:after="0" w:line="240" w:lineRule="auto"/>
              <w:rPr>
                <w:rFonts w:ascii="Times New Roman" w:eastAsia="Times New Roman" w:hAnsi="Times New Roman" w:cs="Times New Roman"/>
                <w:noProof w:val="0"/>
                <w:color w:val="000000"/>
                <w:kern w:val="0"/>
                <w:sz w:val="28"/>
                <w:szCs w:val="28"/>
                <w:lang w:val="en-US"/>
                <w14:ligatures w14:val="none"/>
              </w:rPr>
            </w:pPr>
            <w:r w:rsidRPr="00290E16">
              <w:rPr>
                <w:rFonts w:ascii="Times New Roman" w:eastAsia="Times New Roman" w:hAnsi="Times New Roman" w:cs="Times New Roman"/>
                <w:noProof w:val="0"/>
                <w:color w:val="000000"/>
                <w:kern w:val="0"/>
                <w:sz w:val="28"/>
                <w:szCs w:val="28"/>
                <w14:ligatures w14:val="none"/>
              </w:rPr>
              <w:t>khoá ngoại categoryID đến BillCategory.ID,</w:t>
            </w:r>
          </w:p>
          <w:p w14:paraId="5A4AD2F9" w14:textId="190C633B" w:rsidR="00563BC7" w:rsidRPr="00563BC7" w:rsidRDefault="00563BC7" w:rsidP="00290E16">
            <w:pPr>
              <w:spacing w:after="0" w:line="240" w:lineRule="auto"/>
              <w:rPr>
                <w:rFonts w:ascii="Times New Roman" w:eastAsia="Times New Roman" w:hAnsi="Times New Roman" w:cs="Times New Roman"/>
                <w:noProof w:val="0"/>
                <w:kern w:val="0"/>
                <w:sz w:val="28"/>
                <w:szCs w:val="28"/>
                <w:lang w:val="en-US"/>
                <w14:ligatures w14:val="none"/>
              </w:rPr>
            </w:pPr>
            <w:proofErr w:type="spellStart"/>
            <w:r>
              <w:rPr>
                <w:rFonts w:ascii="Times New Roman" w:eastAsia="Times New Roman" w:hAnsi="Times New Roman" w:cs="Times New Roman"/>
                <w:noProof w:val="0"/>
                <w:kern w:val="0"/>
                <w:sz w:val="28"/>
                <w:szCs w:val="28"/>
                <w:lang w:val="en-US"/>
                <w14:ligatures w14:val="none"/>
              </w:rPr>
              <w:lastRenderedPageBreak/>
              <w:t>khóa</w:t>
            </w:r>
            <w:proofErr w:type="spellEnd"/>
            <w:r>
              <w:rPr>
                <w:rFonts w:ascii="Times New Roman" w:eastAsia="Times New Roman" w:hAnsi="Times New Roman" w:cs="Times New Roman"/>
                <w:noProof w:val="0"/>
                <w:kern w:val="0"/>
                <w:sz w:val="28"/>
                <w:szCs w:val="28"/>
                <w:lang w:val="en-US"/>
                <w14:ligatures w14:val="none"/>
              </w:rPr>
              <w:t xml:space="preserve"> </w:t>
            </w:r>
            <w:proofErr w:type="spellStart"/>
            <w:r>
              <w:rPr>
                <w:rFonts w:ascii="Times New Roman" w:eastAsia="Times New Roman" w:hAnsi="Times New Roman" w:cs="Times New Roman"/>
                <w:noProof w:val="0"/>
                <w:kern w:val="0"/>
                <w:sz w:val="28"/>
                <w:szCs w:val="28"/>
                <w:lang w:val="en-US"/>
                <w14:ligatures w14:val="none"/>
              </w:rPr>
              <w:t>ngoại</w:t>
            </w:r>
            <w:proofErr w:type="spellEnd"/>
            <w:r>
              <w:rPr>
                <w:rFonts w:ascii="Times New Roman" w:eastAsia="Times New Roman" w:hAnsi="Times New Roman" w:cs="Times New Roman"/>
                <w:noProof w:val="0"/>
                <w:kern w:val="0"/>
                <w:sz w:val="28"/>
                <w:szCs w:val="28"/>
                <w:lang w:val="en-US"/>
                <w14:ligatures w14:val="none"/>
              </w:rPr>
              <w:t xml:space="preserve"> </w:t>
            </w:r>
            <w:proofErr w:type="spellStart"/>
            <w:r>
              <w:rPr>
                <w:rFonts w:ascii="Times New Roman" w:eastAsia="Times New Roman" w:hAnsi="Times New Roman" w:cs="Times New Roman"/>
                <w:noProof w:val="0"/>
                <w:kern w:val="0"/>
                <w:sz w:val="28"/>
                <w:szCs w:val="28"/>
                <w:lang w:val="en-US"/>
                <w14:ligatures w14:val="none"/>
              </w:rPr>
              <w:t>customerID</w:t>
            </w:r>
            <w:proofErr w:type="spellEnd"/>
            <w:r>
              <w:rPr>
                <w:rFonts w:ascii="Times New Roman" w:eastAsia="Times New Roman" w:hAnsi="Times New Roman" w:cs="Times New Roman"/>
                <w:noProof w:val="0"/>
                <w:kern w:val="0"/>
                <w:sz w:val="28"/>
                <w:szCs w:val="28"/>
                <w:lang w:val="en-US"/>
                <w14:ligatures w14:val="none"/>
              </w:rPr>
              <w:t xml:space="preserve"> </w:t>
            </w:r>
            <w:proofErr w:type="spellStart"/>
            <w:r>
              <w:rPr>
                <w:rFonts w:ascii="Times New Roman" w:eastAsia="Times New Roman" w:hAnsi="Times New Roman" w:cs="Times New Roman"/>
                <w:noProof w:val="0"/>
                <w:kern w:val="0"/>
                <w:sz w:val="28"/>
                <w:szCs w:val="28"/>
                <w:lang w:val="en-US"/>
                <w14:ligatures w14:val="none"/>
              </w:rPr>
              <w:t>đến</w:t>
            </w:r>
            <w:proofErr w:type="spellEnd"/>
            <w:r>
              <w:rPr>
                <w:rFonts w:ascii="Times New Roman" w:eastAsia="Times New Roman" w:hAnsi="Times New Roman" w:cs="Times New Roman"/>
                <w:noProof w:val="0"/>
                <w:kern w:val="0"/>
                <w:sz w:val="28"/>
                <w:szCs w:val="28"/>
                <w:lang w:val="en-US"/>
                <w14:ligatures w14:val="none"/>
              </w:rPr>
              <w:t xml:space="preserve"> Customer.ID,</w:t>
            </w:r>
          </w:p>
          <w:p w14:paraId="07B2A733" w14:textId="77777777" w:rsidR="00290E16" w:rsidRDefault="00290E16" w:rsidP="00290E16">
            <w:pPr>
              <w:spacing w:after="0" w:line="240" w:lineRule="auto"/>
              <w:rPr>
                <w:rFonts w:ascii="Times New Roman" w:eastAsia="Times New Roman" w:hAnsi="Times New Roman" w:cs="Times New Roman"/>
                <w:noProof w:val="0"/>
                <w:color w:val="000000"/>
                <w:kern w:val="0"/>
                <w:sz w:val="28"/>
                <w:szCs w:val="28"/>
                <w:lang w:val="en-US"/>
                <w14:ligatures w14:val="none"/>
              </w:rPr>
            </w:pPr>
            <w:r w:rsidRPr="00290E16">
              <w:rPr>
                <w:rFonts w:ascii="Times New Roman" w:eastAsia="Times New Roman" w:hAnsi="Times New Roman" w:cs="Times New Roman"/>
                <w:noProof w:val="0"/>
                <w:color w:val="000000"/>
                <w:kern w:val="0"/>
                <w:sz w:val="28"/>
                <w:szCs w:val="28"/>
                <w14:ligatures w14:val="none"/>
              </w:rPr>
              <w:t>khoá ngoại empID đến Employee.ID,</w:t>
            </w:r>
          </w:p>
          <w:p w14:paraId="539CDECE" w14:textId="67825B8D" w:rsidR="00563BC7" w:rsidRPr="00563BC7" w:rsidRDefault="00563BC7" w:rsidP="00290E16">
            <w:pPr>
              <w:spacing w:after="0" w:line="240" w:lineRule="auto"/>
              <w:rPr>
                <w:rFonts w:ascii="Times New Roman" w:eastAsia="Times New Roman" w:hAnsi="Times New Roman" w:cs="Times New Roman"/>
                <w:noProof w:val="0"/>
                <w:kern w:val="0"/>
                <w:sz w:val="28"/>
                <w:szCs w:val="28"/>
                <w:lang w:val="en-US"/>
                <w14:ligatures w14:val="none"/>
              </w:rPr>
            </w:pPr>
            <w:proofErr w:type="spellStart"/>
            <w:r>
              <w:rPr>
                <w:rFonts w:ascii="Times New Roman" w:eastAsia="Times New Roman" w:hAnsi="Times New Roman" w:cs="Times New Roman"/>
                <w:noProof w:val="0"/>
                <w:color w:val="000000"/>
                <w:kern w:val="0"/>
                <w:sz w:val="28"/>
                <w:szCs w:val="28"/>
                <w:lang w:val="en-US"/>
                <w14:ligatures w14:val="none"/>
              </w:rPr>
              <w:t>dateTime</w:t>
            </w:r>
            <w:proofErr w:type="spellEnd"/>
            <w:r>
              <w:rPr>
                <w:rFonts w:ascii="Times New Roman" w:eastAsia="Times New Roman" w:hAnsi="Times New Roman" w:cs="Times New Roman"/>
                <w:noProof w:val="0"/>
                <w:color w:val="000000"/>
                <w:kern w:val="0"/>
                <w:sz w:val="28"/>
                <w:szCs w:val="28"/>
                <w:lang w:val="en-US"/>
                <w14:ligatures w14:val="none"/>
              </w:rPr>
              <w:t xml:space="preserve"> NOT NULL,</w:t>
            </w:r>
          </w:p>
          <w:p w14:paraId="6BC513A3" w14:textId="77777777" w:rsidR="00290E16" w:rsidRDefault="00290E16" w:rsidP="00290E16">
            <w:pPr>
              <w:spacing w:after="0" w:line="240" w:lineRule="auto"/>
              <w:rPr>
                <w:rFonts w:ascii="Times New Roman" w:eastAsia="Times New Roman" w:hAnsi="Times New Roman" w:cs="Times New Roman"/>
                <w:noProof w:val="0"/>
                <w:color w:val="000000"/>
                <w:kern w:val="0"/>
                <w:sz w:val="28"/>
                <w:szCs w:val="28"/>
                <w:lang w:val="en-US"/>
                <w14:ligatures w14:val="none"/>
              </w:rPr>
            </w:pPr>
            <w:r w:rsidRPr="00290E16">
              <w:rPr>
                <w:rFonts w:ascii="Times New Roman" w:eastAsia="Times New Roman" w:hAnsi="Times New Roman" w:cs="Times New Roman"/>
                <w:noProof w:val="0"/>
                <w:color w:val="000000"/>
                <w:kern w:val="0"/>
                <w:sz w:val="28"/>
                <w:szCs w:val="28"/>
                <w14:ligatures w14:val="none"/>
              </w:rPr>
              <w:t>tableID NOT NULL,</w:t>
            </w:r>
          </w:p>
          <w:p w14:paraId="6D8D274E" w14:textId="2EBB1262" w:rsidR="00563BC7" w:rsidRPr="00563BC7" w:rsidRDefault="00563BC7" w:rsidP="00290E16">
            <w:pPr>
              <w:spacing w:after="0" w:line="240" w:lineRule="auto"/>
              <w:rPr>
                <w:rFonts w:ascii="Times New Roman" w:eastAsia="Times New Roman" w:hAnsi="Times New Roman" w:cs="Times New Roman"/>
                <w:noProof w:val="0"/>
                <w:kern w:val="0"/>
                <w:sz w:val="28"/>
                <w:szCs w:val="28"/>
                <w:lang w:val="en-US"/>
                <w14:ligatures w14:val="none"/>
              </w:rPr>
            </w:pPr>
            <w:proofErr w:type="spellStart"/>
            <w:r>
              <w:rPr>
                <w:rFonts w:ascii="Times New Roman" w:eastAsia="Times New Roman" w:hAnsi="Times New Roman" w:cs="Times New Roman"/>
                <w:noProof w:val="0"/>
                <w:kern w:val="0"/>
                <w:sz w:val="28"/>
                <w:szCs w:val="28"/>
                <w:lang w:val="en-US"/>
                <w14:ligatures w14:val="none"/>
              </w:rPr>
              <w:t>customerID</w:t>
            </w:r>
            <w:proofErr w:type="spellEnd"/>
            <w:r>
              <w:rPr>
                <w:rFonts w:ascii="Times New Roman" w:eastAsia="Times New Roman" w:hAnsi="Times New Roman" w:cs="Times New Roman"/>
                <w:noProof w:val="0"/>
                <w:kern w:val="0"/>
                <w:sz w:val="28"/>
                <w:szCs w:val="28"/>
                <w:lang w:val="en-US"/>
                <w14:ligatures w14:val="none"/>
              </w:rPr>
              <w:t xml:space="preserve"> NOT NULL,</w:t>
            </w:r>
          </w:p>
          <w:p w14:paraId="028F3254" w14:textId="77777777" w:rsidR="00290E16" w:rsidRPr="00290E16" w:rsidRDefault="00290E16" w:rsidP="00290E16">
            <w:pPr>
              <w:spacing w:after="0" w:line="240" w:lineRule="auto"/>
              <w:rPr>
                <w:rFonts w:ascii="Times New Roman" w:eastAsia="Times New Roman" w:hAnsi="Times New Roman" w:cs="Times New Roman"/>
                <w:noProof w:val="0"/>
                <w:kern w:val="0"/>
                <w:sz w:val="28"/>
                <w:szCs w:val="28"/>
                <w14:ligatures w14:val="none"/>
              </w:rPr>
            </w:pPr>
            <w:r w:rsidRPr="00290E16">
              <w:rPr>
                <w:rFonts w:ascii="Times New Roman" w:eastAsia="Times New Roman" w:hAnsi="Times New Roman" w:cs="Times New Roman"/>
                <w:noProof w:val="0"/>
                <w:color w:val="000000"/>
                <w:kern w:val="0"/>
                <w:sz w:val="28"/>
                <w:szCs w:val="28"/>
                <w14:ligatures w14:val="none"/>
              </w:rPr>
              <w:t>categoryID NOT NULL,</w:t>
            </w:r>
          </w:p>
          <w:p w14:paraId="4A8A7963" w14:textId="77777777" w:rsidR="00290E16" w:rsidRPr="00290E16" w:rsidRDefault="00290E16" w:rsidP="00290E16">
            <w:pPr>
              <w:spacing w:after="0" w:line="240" w:lineRule="auto"/>
              <w:rPr>
                <w:rFonts w:ascii="Times New Roman" w:eastAsia="Times New Roman" w:hAnsi="Times New Roman" w:cs="Times New Roman"/>
                <w:noProof w:val="0"/>
                <w:kern w:val="0"/>
                <w:sz w:val="28"/>
                <w:szCs w:val="28"/>
                <w14:ligatures w14:val="none"/>
              </w:rPr>
            </w:pPr>
            <w:r w:rsidRPr="00290E16">
              <w:rPr>
                <w:rFonts w:ascii="Times New Roman" w:eastAsia="Times New Roman" w:hAnsi="Times New Roman" w:cs="Times New Roman"/>
                <w:noProof w:val="0"/>
                <w:color w:val="000000"/>
                <w:kern w:val="0"/>
                <w:sz w:val="28"/>
                <w:szCs w:val="28"/>
                <w14:ligatures w14:val="none"/>
              </w:rPr>
              <w:t>empID NOT NULL</w:t>
            </w:r>
          </w:p>
        </w:tc>
      </w:tr>
      <w:tr w:rsidR="00290E16" w:rsidRPr="00290E16" w14:paraId="2D450D74" w14:textId="77777777" w:rsidTr="00290E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7C0470" w14:textId="77777777" w:rsidR="00290E16" w:rsidRPr="00290E16" w:rsidRDefault="00290E16" w:rsidP="00290E16">
            <w:pPr>
              <w:spacing w:after="0" w:line="240" w:lineRule="auto"/>
              <w:jc w:val="center"/>
              <w:rPr>
                <w:rFonts w:ascii="Times New Roman" w:eastAsia="Times New Roman" w:hAnsi="Times New Roman" w:cs="Times New Roman"/>
                <w:noProof w:val="0"/>
                <w:kern w:val="0"/>
                <w:sz w:val="28"/>
                <w:szCs w:val="28"/>
                <w14:ligatures w14:val="none"/>
              </w:rPr>
            </w:pPr>
            <w:r w:rsidRPr="00290E16">
              <w:rPr>
                <w:rFonts w:ascii="Times New Roman" w:eastAsia="Times New Roman" w:hAnsi="Times New Roman" w:cs="Times New Roman"/>
                <w:noProof w:val="0"/>
                <w:color w:val="000000"/>
                <w:kern w:val="0"/>
                <w:sz w:val="28"/>
                <w:szCs w:val="28"/>
                <w14:ligatures w14:val="none"/>
              </w:rPr>
              <w:lastRenderedPageBreak/>
              <w:t>9</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C2F674" w14:textId="77777777" w:rsidR="00290E16" w:rsidRPr="00290E16" w:rsidRDefault="00290E16" w:rsidP="00290E16">
            <w:pPr>
              <w:spacing w:after="0" w:line="240" w:lineRule="auto"/>
              <w:jc w:val="center"/>
              <w:rPr>
                <w:rFonts w:ascii="Times New Roman" w:eastAsia="Times New Roman" w:hAnsi="Times New Roman" w:cs="Times New Roman"/>
                <w:noProof w:val="0"/>
                <w:kern w:val="0"/>
                <w:sz w:val="28"/>
                <w:szCs w:val="28"/>
                <w14:ligatures w14:val="none"/>
              </w:rPr>
            </w:pPr>
            <w:r w:rsidRPr="00290E16">
              <w:rPr>
                <w:rFonts w:ascii="Times New Roman" w:eastAsia="Times New Roman" w:hAnsi="Times New Roman" w:cs="Times New Roman"/>
                <w:noProof w:val="0"/>
                <w:color w:val="000000"/>
                <w:kern w:val="0"/>
                <w:sz w:val="28"/>
                <w:szCs w:val="28"/>
                <w14:ligatures w14:val="none"/>
              </w:rPr>
              <w:t>ProductCategory</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75C212" w14:textId="77777777" w:rsidR="00290E16" w:rsidRPr="00290E16" w:rsidRDefault="00290E16" w:rsidP="00290E16">
            <w:pPr>
              <w:spacing w:after="0" w:line="240" w:lineRule="auto"/>
              <w:rPr>
                <w:rFonts w:ascii="Times New Roman" w:eastAsia="Times New Roman" w:hAnsi="Times New Roman" w:cs="Times New Roman"/>
                <w:noProof w:val="0"/>
                <w:kern w:val="0"/>
                <w:sz w:val="28"/>
                <w:szCs w:val="28"/>
                <w14:ligatures w14:val="none"/>
              </w:rPr>
            </w:pPr>
            <w:r w:rsidRPr="00290E16">
              <w:rPr>
                <w:rFonts w:ascii="Times New Roman" w:eastAsia="Times New Roman" w:hAnsi="Times New Roman" w:cs="Times New Roman"/>
                <w:noProof w:val="0"/>
                <w:color w:val="000000"/>
                <w:kern w:val="0"/>
                <w:sz w:val="28"/>
                <w:szCs w:val="28"/>
                <w14:ligatures w14:val="none"/>
              </w:rPr>
              <w:t>Khoá chính ID,</w:t>
            </w:r>
          </w:p>
          <w:p w14:paraId="32A2DEAB" w14:textId="4B1CB9D8" w:rsidR="00290E16" w:rsidRPr="00763F2B" w:rsidRDefault="00290E16" w:rsidP="00290E16">
            <w:pPr>
              <w:spacing w:after="0" w:line="240" w:lineRule="auto"/>
              <w:rPr>
                <w:rFonts w:ascii="Times New Roman" w:eastAsia="Times New Roman" w:hAnsi="Times New Roman" w:cs="Times New Roman"/>
                <w:noProof w:val="0"/>
                <w:kern w:val="0"/>
                <w:sz w:val="28"/>
                <w:szCs w:val="28"/>
                <w:lang w:val="en-US"/>
                <w14:ligatures w14:val="none"/>
              </w:rPr>
            </w:pPr>
            <w:r w:rsidRPr="00290E16">
              <w:rPr>
                <w:rFonts w:ascii="Times New Roman" w:eastAsia="Times New Roman" w:hAnsi="Times New Roman" w:cs="Times New Roman"/>
                <w:noProof w:val="0"/>
                <w:color w:val="000000"/>
                <w:kern w:val="0"/>
                <w:sz w:val="28"/>
                <w:szCs w:val="28"/>
                <w14:ligatures w14:val="none"/>
              </w:rPr>
              <w:t>name NOT NULL</w:t>
            </w:r>
            <w:r w:rsidR="00763F2B">
              <w:rPr>
                <w:rFonts w:ascii="Times New Roman" w:eastAsia="Times New Roman" w:hAnsi="Times New Roman" w:cs="Times New Roman"/>
                <w:noProof w:val="0"/>
                <w:color w:val="000000"/>
                <w:kern w:val="0"/>
                <w:sz w:val="28"/>
                <w:szCs w:val="28"/>
                <w:lang w:val="en-US"/>
                <w14:ligatures w14:val="none"/>
              </w:rPr>
              <w:t xml:space="preserve"> check (name &lt;&gt; N‘’)</w:t>
            </w:r>
          </w:p>
        </w:tc>
      </w:tr>
      <w:tr w:rsidR="00290E16" w:rsidRPr="00290E16" w14:paraId="58D8B65E" w14:textId="77777777" w:rsidTr="00290E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21F1FB" w14:textId="77777777" w:rsidR="00290E16" w:rsidRPr="00290E16" w:rsidRDefault="00290E16" w:rsidP="00290E16">
            <w:pPr>
              <w:spacing w:after="0" w:line="240" w:lineRule="auto"/>
              <w:jc w:val="center"/>
              <w:rPr>
                <w:rFonts w:ascii="Times New Roman" w:eastAsia="Times New Roman" w:hAnsi="Times New Roman" w:cs="Times New Roman"/>
                <w:noProof w:val="0"/>
                <w:kern w:val="0"/>
                <w:sz w:val="28"/>
                <w:szCs w:val="28"/>
                <w14:ligatures w14:val="none"/>
              </w:rPr>
            </w:pPr>
            <w:r w:rsidRPr="00290E16">
              <w:rPr>
                <w:rFonts w:ascii="Times New Roman" w:eastAsia="Times New Roman" w:hAnsi="Times New Roman" w:cs="Times New Roman"/>
                <w:noProof w:val="0"/>
                <w:color w:val="000000"/>
                <w:kern w:val="0"/>
                <w:sz w:val="28"/>
                <w:szCs w:val="28"/>
                <w14:ligatures w14:val="none"/>
              </w:rPr>
              <w:t>10</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4D1808" w14:textId="77777777" w:rsidR="00290E16" w:rsidRPr="00290E16" w:rsidRDefault="00290E16" w:rsidP="00290E16">
            <w:pPr>
              <w:spacing w:after="0" w:line="240" w:lineRule="auto"/>
              <w:jc w:val="center"/>
              <w:rPr>
                <w:rFonts w:ascii="Times New Roman" w:eastAsia="Times New Roman" w:hAnsi="Times New Roman" w:cs="Times New Roman"/>
                <w:noProof w:val="0"/>
                <w:kern w:val="0"/>
                <w:sz w:val="28"/>
                <w:szCs w:val="28"/>
                <w14:ligatures w14:val="none"/>
              </w:rPr>
            </w:pPr>
            <w:r w:rsidRPr="00290E16">
              <w:rPr>
                <w:rFonts w:ascii="Times New Roman" w:eastAsia="Times New Roman" w:hAnsi="Times New Roman" w:cs="Times New Roman"/>
                <w:noProof w:val="0"/>
                <w:color w:val="000000"/>
                <w:kern w:val="0"/>
                <w:sz w:val="28"/>
                <w:szCs w:val="28"/>
                <w14:ligatures w14:val="none"/>
              </w:rPr>
              <w:t>Product</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9FA952" w14:textId="77777777" w:rsidR="00290E16" w:rsidRPr="00290E16" w:rsidRDefault="00290E16" w:rsidP="00290E16">
            <w:pPr>
              <w:spacing w:after="0" w:line="240" w:lineRule="auto"/>
              <w:rPr>
                <w:rFonts w:ascii="Times New Roman" w:eastAsia="Times New Roman" w:hAnsi="Times New Roman" w:cs="Times New Roman"/>
                <w:noProof w:val="0"/>
                <w:kern w:val="0"/>
                <w:sz w:val="28"/>
                <w:szCs w:val="28"/>
                <w14:ligatures w14:val="none"/>
              </w:rPr>
            </w:pPr>
            <w:r w:rsidRPr="00290E16">
              <w:rPr>
                <w:rFonts w:ascii="Times New Roman" w:eastAsia="Times New Roman" w:hAnsi="Times New Roman" w:cs="Times New Roman"/>
                <w:noProof w:val="0"/>
                <w:color w:val="000000"/>
                <w:kern w:val="0"/>
                <w:sz w:val="28"/>
                <w:szCs w:val="28"/>
                <w14:ligatures w14:val="none"/>
              </w:rPr>
              <w:t>Khoá chính ID,</w:t>
            </w:r>
          </w:p>
          <w:p w14:paraId="0A2F9465" w14:textId="77777777" w:rsidR="00290E16" w:rsidRPr="00290E16" w:rsidRDefault="00290E16" w:rsidP="00290E16">
            <w:pPr>
              <w:spacing w:after="0" w:line="240" w:lineRule="auto"/>
              <w:rPr>
                <w:rFonts w:ascii="Times New Roman" w:eastAsia="Times New Roman" w:hAnsi="Times New Roman" w:cs="Times New Roman"/>
                <w:noProof w:val="0"/>
                <w:kern w:val="0"/>
                <w:sz w:val="28"/>
                <w:szCs w:val="28"/>
                <w14:ligatures w14:val="none"/>
              </w:rPr>
            </w:pPr>
            <w:r w:rsidRPr="00290E16">
              <w:rPr>
                <w:rFonts w:ascii="Times New Roman" w:eastAsia="Times New Roman" w:hAnsi="Times New Roman" w:cs="Times New Roman"/>
                <w:noProof w:val="0"/>
                <w:color w:val="000000"/>
                <w:kern w:val="0"/>
                <w:sz w:val="28"/>
                <w:szCs w:val="28"/>
                <w14:ligatures w14:val="none"/>
              </w:rPr>
              <w:t>khoá ngoại categoryID đến ProductCategory.ID,</w:t>
            </w:r>
          </w:p>
          <w:p w14:paraId="5E5CA5DB" w14:textId="2C840A1B" w:rsidR="00290E16" w:rsidRPr="00290E16" w:rsidRDefault="00290E16" w:rsidP="00290E16">
            <w:pPr>
              <w:spacing w:after="0" w:line="240" w:lineRule="auto"/>
              <w:rPr>
                <w:rFonts w:ascii="Times New Roman" w:eastAsia="Times New Roman" w:hAnsi="Times New Roman" w:cs="Times New Roman"/>
                <w:noProof w:val="0"/>
                <w:kern w:val="0"/>
                <w:sz w:val="28"/>
                <w:szCs w:val="28"/>
                <w14:ligatures w14:val="none"/>
              </w:rPr>
            </w:pPr>
            <w:r w:rsidRPr="00290E16">
              <w:rPr>
                <w:rFonts w:ascii="Times New Roman" w:eastAsia="Times New Roman" w:hAnsi="Times New Roman" w:cs="Times New Roman"/>
                <w:noProof w:val="0"/>
                <w:color w:val="000000"/>
                <w:kern w:val="0"/>
                <w:sz w:val="28"/>
                <w:szCs w:val="28"/>
                <w14:ligatures w14:val="none"/>
              </w:rPr>
              <w:t>name NOT NULL</w:t>
            </w:r>
            <w:r w:rsidR="00763F2B">
              <w:rPr>
                <w:rFonts w:ascii="Times New Roman" w:eastAsia="Times New Roman" w:hAnsi="Times New Roman" w:cs="Times New Roman"/>
                <w:noProof w:val="0"/>
                <w:color w:val="000000"/>
                <w:kern w:val="0"/>
                <w:sz w:val="28"/>
                <w:szCs w:val="28"/>
                <w:lang w:val="en-US"/>
                <w14:ligatures w14:val="none"/>
              </w:rPr>
              <w:t xml:space="preserve"> check (name &lt;&gt; N‘’)</w:t>
            </w:r>
            <w:r w:rsidRPr="00290E16">
              <w:rPr>
                <w:rFonts w:ascii="Times New Roman" w:eastAsia="Times New Roman" w:hAnsi="Times New Roman" w:cs="Times New Roman"/>
                <w:noProof w:val="0"/>
                <w:color w:val="000000"/>
                <w:kern w:val="0"/>
                <w:sz w:val="28"/>
                <w:szCs w:val="28"/>
                <w14:ligatures w14:val="none"/>
              </w:rPr>
              <w:t>,</w:t>
            </w:r>
          </w:p>
          <w:p w14:paraId="2353A11F" w14:textId="57B67894" w:rsidR="00290E16" w:rsidRPr="00290E16" w:rsidRDefault="00290E16" w:rsidP="00290E16">
            <w:pPr>
              <w:spacing w:after="0" w:line="240" w:lineRule="auto"/>
              <w:rPr>
                <w:rFonts w:ascii="Times New Roman" w:eastAsia="Times New Roman" w:hAnsi="Times New Roman" w:cs="Times New Roman"/>
                <w:noProof w:val="0"/>
                <w:kern w:val="0"/>
                <w:sz w:val="28"/>
                <w:szCs w:val="28"/>
                <w14:ligatures w14:val="none"/>
              </w:rPr>
            </w:pPr>
            <w:r w:rsidRPr="00290E16">
              <w:rPr>
                <w:rFonts w:ascii="Times New Roman" w:eastAsia="Times New Roman" w:hAnsi="Times New Roman" w:cs="Times New Roman"/>
                <w:noProof w:val="0"/>
                <w:color w:val="000000"/>
                <w:kern w:val="0"/>
                <w:sz w:val="28"/>
                <w:szCs w:val="28"/>
                <w14:ligatures w14:val="none"/>
              </w:rPr>
              <w:t>categoryID NOT NULL,</w:t>
            </w:r>
          </w:p>
          <w:p w14:paraId="5A58DE94" w14:textId="77777777" w:rsidR="00290E16" w:rsidRPr="00290E16" w:rsidRDefault="00290E16" w:rsidP="00290E16">
            <w:pPr>
              <w:spacing w:after="0" w:line="240" w:lineRule="auto"/>
              <w:rPr>
                <w:rFonts w:ascii="Times New Roman" w:eastAsia="Times New Roman" w:hAnsi="Times New Roman" w:cs="Times New Roman"/>
                <w:noProof w:val="0"/>
                <w:kern w:val="0"/>
                <w:sz w:val="28"/>
                <w:szCs w:val="28"/>
                <w14:ligatures w14:val="none"/>
              </w:rPr>
            </w:pPr>
            <w:r w:rsidRPr="00290E16">
              <w:rPr>
                <w:rFonts w:ascii="Times New Roman" w:eastAsia="Times New Roman" w:hAnsi="Times New Roman" w:cs="Times New Roman"/>
                <w:noProof w:val="0"/>
                <w:color w:val="000000"/>
                <w:kern w:val="0"/>
                <w:sz w:val="28"/>
                <w:szCs w:val="28"/>
                <w14:ligatures w14:val="none"/>
              </w:rPr>
              <w:t>price NOT NULL,</w:t>
            </w:r>
          </w:p>
          <w:p w14:paraId="1E5FB613" w14:textId="77777777" w:rsidR="00290E16" w:rsidRPr="00290E16" w:rsidRDefault="00290E16" w:rsidP="00290E16">
            <w:pPr>
              <w:spacing w:after="0" w:line="240" w:lineRule="auto"/>
              <w:rPr>
                <w:rFonts w:ascii="Times New Roman" w:eastAsia="Times New Roman" w:hAnsi="Times New Roman" w:cs="Times New Roman"/>
                <w:noProof w:val="0"/>
                <w:kern w:val="0"/>
                <w:sz w:val="28"/>
                <w:szCs w:val="28"/>
                <w14:ligatures w14:val="none"/>
              </w:rPr>
            </w:pPr>
            <w:r w:rsidRPr="00290E16">
              <w:rPr>
                <w:rFonts w:ascii="Times New Roman" w:eastAsia="Times New Roman" w:hAnsi="Times New Roman" w:cs="Times New Roman"/>
                <w:noProof w:val="0"/>
                <w:color w:val="000000"/>
                <w:kern w:val="0"/>
                <w:sz w:val="28"/>
                <w:szCs w:val="28"/>
                <w14:ligatures w14:val="none"/>
              </w:rPr>
              <w:t>status NOT NULL</w:t>
            </w:r>
          </w:p>
        </w:tc>
      </w:tr>
      <w:tr w:rsidR="00290E16" w:rsidRPr="00290E16" w14:paraId="23962A10" w14:textId="77777777" w:rsidTr="00290E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D90839" w14:textId="77777777" w:rsidR="00290E16" w:rsidRPr="00290E16" w:rsidRDefault="00290E16" w:rsidP="00290E16">
            <w:pPr>
              <w:spacing w:after="0" w:line="240" w:lineRule="auto"/>
              <w:jc w:val="center"/>
              <w:rPr>
                <w:rFonts w:ascii="Times New Roman" w:eastAsia="Times New Roman" w:hAnsi="Times New Roman" w:cs="Times New Roman"/>
                <w:noProof w:val="0"/>
                <w:kern w:val="0"/>
                <w:sz w:val="28"/>
                <w:szCs w:val="28"/>
                <w14:ligatures w14:val="none"/>
              </w:rPr>
            </w:pPr>
            <w:r w:rsidRPr="00290E16">
              <w:rPr>
                <w:rFonts w:ascii="Times New Roman" w:eastAsia="Times New Roman" w:hAnsi="Times New Roman" w:cs="Times New Roman"/>
                <w:noProof w:val="0"/>
                <w:color w:val="000000"/>
                <w:kern w:val="0"/>
                <w:sz w:val="28"/>
                <w:szCs w:val="28"/>
                <w14:ligatures w14:val="none"/>
              </w:rPr>
              <w:t>11</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1D1E89" w14:textId="77777777" w:rsidR="00290E16" w:rsidRPr="00290E16" w:rsidRDefault="00290E16" w:rsidP="00290E16">
            <w:pPr>
              <w:spacing w:after="0" w:line="240" w:lineRule="auto"/>
              <w:jc w:val="center"/>
              <w:rPr>
                <w:rFonts w:ascii="Times New Roman" w:eastAsia="Times New Roman" w:hAnsi="Times New Roman" w:cs="Times New Roman"/>
                <w:noProof w:val="0"/>
                <w:kern w:val="0"/>
                <w:sz w:val="28"/>
                <w:szCs w:val="28"/>
                <w14:ligatures w14:val="none"/>
              </w:rPr>
            </w:pPr>
            <w:r w:rsidRPr="00290E16">
              <w:rPr>
                <w:rFonts w:ascii="Times New Roman" w:eastAsia="Times New Roman" w:hAnsi="Times New Roman" w:cs="Times New Roman"/>
                <w:noProof w:val="0"/>
                <w:color w:val="000000"/>
                <w:kern w:val="0"/>
                <w:sz w:val="28"/>
                <w:szCs w:val="28"/>
                <w14:ligatures w14:val="none"/>
              </w:rPr>
              <w:t>BillInfo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977F0" w14:textId="77777777" w:rsidR="00290E16" w:rsidRPr="00290E16" w:rsidRDefault="00290E16" w:rsidP="00290E16">
            <w:pPr>
              <w:spacing w:after="0" w:line="240" w:lineRule="auto"/>
              <w:rPr>
                <w:rFonts w:ascii="Times New Roman" w:eastAsia="Times New Roman" w:hAnsi="Times New Roman" w:cs="Times New Roman"/>
                <w:noProof w:val="0"/>
                <w:kern w:val="0"/>
                <w:sz w:val="28"/>
                <w:szCs w:val="28"/>
                <w14:ligatures w14:val="none"/>
              </w:rPr>
            </w:pPr>
            <w:r w:rsidRPr="00290E16">
              <w:rPr>
                <w:rFonts w:ascii="Times New Roman" w:eastAsia="Times New Roman" w:hAnsi="Times New Roman" w:cs="Times New Roman"/>
                <w:noProof w:val="0"/>
                <w:color w:val="000000"/>
                <w:kern w:val="0"/>
                <w:sz w:val="28"/>
                <w:szCs w:val="28"/>
                <w14:ligatures w14:val="none"/>
              </w:rPr>
              <w:t>khoá ngoại billID đến Bill.ID,</w:t>
            </w:r>
          </w:p>
          <w:p w14:paraId="0EEB09EF" w14:textId="77777777" w:rsidR="00290E16" w:rsidRPr="00290E16" w:rsidRDefault="00290E16" w:rsidP="00290E16">
            <w:pPr>
              <w:spacing w:after="0" w:line="240" w:lineRule="auto"/>
              <w:rPr>
                <w:rFonts w:ascii="Times New Roman" w:eastAsia="Times New Roman" w:hAnsi="Times New Roman" w:cs="Times New Roman"/>
                <w:noProof w:val="0"/>
                <w:kern w:val="0"/>
                <w:sz w:val="28"/>
                <w:szCs w:val="28"/>
                <w14:ligatures w14:val="none"/>
              </w:rPr>
            </w:pPr>
            <w:r w:rsidRPr="00290E16">
              <w:rPr>
                <w:rFonts w:ascii="Times New Roman" w:eastAsia="Times New Roman" w:hAnsi="Times New Roman" w:cs="Times New Roman"/>
                <w:noProof w:val="0"/>
                <w:color w:val="000000"/>
                <w:kern w:val="0"/>
                <w:sz w:val="28"/>
                <w:szCs w:val="28"/>
                <w14:ligatures w14:val="none"/>
              </w:rPr>
              <w:t>khoá ngoại productID đến Product.ID,</w:t>
            </w:r>
          </w:p>
          <w:p w14:paraId="69E8BDD5" w14:textId="77777777" w:rsidR="00290E16" w:rsidRPr="00290E16" w:rsidRDefault="00290E16" w:rsidP="00290E16">
            <w:pPr>
              <w:spacing w:after="0" w:line="240" w:lineRule="auto"/>
              <w:rPr>
                <w:rFonts w:ascii="Times New Roman" w:eastAsia="Times New Roman" w:hAnsi="Times New Roman" w:cs="Times New Roman"/>
                <w:noProof w:val="0"/>
                <w:kern w:val="0"/>
                <w:sz w:val="28"/>
                <w:szCs w:val="28"/>
                <w14:ligatures w14:val="none"/>
              </w:rPr>
            </w:pPr>
            <w:r w:rsidRPr="00290E16">
              <w:rPr>
                <w:rFonts w:ascii="Times New Roman" w:eastAsia="Times New Roman" w:hAnsi="Times New Roman" w:cs="Times New Roman"/>
                <w:noProof w:val="0"/>
                <w:color w:val="000000"/>
                <w:kern w:val="0"/>
                <w:sz w:val="28"/>
                <w:szCs w:val="28"/>
                <w14:ligatures w14:val="none"/>
              </w:rPr>
              <w:t>khoá chính (billID, productID),</w:t>
            </w:r>
          </w:p>
          <w:p w14:paraId="20C7946F" w14:textId="77777777" w:rsidR="00290E16" w:rsidRPr="00290E16" w:rsidRDefault="00290E16" w:rsidP="00290E16">
            <w:pPr>
              <w:spacing w:after="0" w:line="240" w:lineRule="auto"/>
              <w:rPr>
                <w:rFonts w:ascii="Times New Roman" w:eastAsia="Times New Roman" w:hAnsi="Times New Roman" w:cs="Times New Roman"/>
                <w:noProof w:val="0"/>
                <w:kern w:val="0"/>
                <w:sz w:val="28"/>
                <w:szCs w:val="28"/>
                <w14:ligatures w14:val="none"/>
              </w:rPr>
            </w:pPr>
            <w:r w:rsidRPr="00290E16">
              <w:rPr>
                <w:rFonts w:ascii="Times New Roman" w:eastAsia="Times New Roman" w:hAnsi="Times New Roman" w:cs="Times New Roman"/>
                <w:noProof w:val="0"/>
                <w:color w:val="000000"/>
                <w:kern w:val="0"/>
                <w:sz w:val="28"/>
                <w:szCs w:val="28"/>
                <w14:ligatures w14:val="none"/>
              </w:rPr>
              <w:t>quantity NOT NULL</w:t>
            </w:r>
          </w:p>
        </w:tc>
      </w:tr>
      <w:tr w:rsidR="00290E16" w:rsidRPr="00290E16" w14:paraId="3289FEC9" w14:textId="77777777" w:rsidTr="00290E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D86314" w14:textId="77777777" w:rsidR="00290E16" w:rsidRPr="00290E16" w:rsidRDefault="00290E16" w:rsidP="00290E16">
            <w:pPr>
              <w:spacing w:after="0" w:line="240" w:lineRule="auto"/>
              <w:jc w:val="center"/>
              <w:rPr>
                <w:rFonts w:ascii="Times New Roman" w:eastAsia="Times New Roman" w:hAnsi="Times New Roman" w:cs="Times New Roman"/>
                <w:noProof w:val="0"/>
                <w:kern w:val="0"/>
                <w:sz w:val="28"/>
                <w:szCs w:val="28"/>
                <w14:ligatures w14:val="none"/>
              </w:rPr>
            </w:pPr>
            <w:r w:rsidRPr="00290E16">
              <w:rPr>
                <w:rFonts w:ascii="Times New Roman" w:eastAsia="Times New Roman" w:hAnsi="Times New Roman" w:cs="Times New Roman"/>
                <w:noProof w:val="0"/>
                <w:color w:val="000000"/>
                <w:kern w:val="0"/>
                <w:sz w:val="28"/>
                <w:szCs w:val="28"/>
                <w14:ligatures w14:val="none"/>
              </w:rPr>
              <w:t>12</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5DEA1B" w14:textId="77777777" w:rsidR="00290E16" w:rsidRPr="00290E16" w:rsidRDefault="00290E16" w:rsidP="00290E16">
            <w:pPr>
              <w:spacing w:after="0" w:line="240" w:lineRule="auto"/>
              <w:jc w:val="center"/>
              <w:rPr>
                <w:rFonts w:ascii="Times New Roman" w:eastAsia="Times New Roman" w:hAnsi="Times New Roman" w:cs="Times New Roman"/>
                <w:noProof w:val="0"/>
                <w:kern w:val="0"/>
                <w:sz w:val="28"/>
                <w:szCs w:val="28"/>
                <w14:ligatures w14:val="none"/>
              </w:rPr>
            </w:pPr>
            <w:r w:rsidRPr="00290E16">
              <w:rPr>
                <w:rFonts w:ascii="Times New Roman" w:eastAsia="Times New Roman" w:hAnsi="Times New Roman" w:cs="Times New Roman"/>
                <w:noProof w:val="0"/>
                <w:color w:val="000000"/>
                <w:kern w:val="0"/>
                <w:sz w:val="28"/>
                <w:szCs w:val="28"/>
                <w14:ligatures w14:val="none"/>
              </w:rPr>
              <w:t>Material</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AE09A" w14:textId="77777777" w:rsidR="00290E16" w:rsidRPr="00290E16" w:rsidRDefault="00290E16" w:rsidP="00290E16">
            <w:pPr>
              <w:spacing w:after="0" w:line="240" w:lineRule="auto"/>
              <w:rPr>
                <w:rFonts w:ascii="Times New Roman" w:eastAsia="Times New Roman" w:hAnsi="Times New Roman" w:cs="Times New Roman"/>
                <w:noProof w:val="0"/>
                <w:kern w:val="0"/>
                <w:sz w:val="28"/>
                <w:szCs w:val="28"/>
                <w14:ligatures w14:val="none"/>
              </w:rPr>
            </w:pPr>
            <w:r w:rsidRPr="00290E16">
              <w:rPr>
                <w:rFonts w:ascii="Times New Roman" w:eastAsia="Times New Roman" w:hAnsi="Times New Roman" w:cs="Times New Roman"/>
                <w:noProof w:val="0"/>
                <w:color w:val="000000"/>
                <w:kern w:val="0"/>
                <w:sz w:val="28"/>
                <w:szCs w:val="28"/>
                <w14:ligatures w14:val="none"/>
              </w:rPr>
              <w:t>Khoá chính ID,</w:t>
            </w:r>
          </w:p>
          <w:p w14:paraId="08B76923" w14:textId="1D7874B7" w:rsidR="00290E16" w:rsidRPr="00290E16" w:rsidRDefault="00290E16" w:rsidP="00290E16">
            <w:pPr>
              <w:spacing w:after="0" w:line="240" w:lineRule="auto"/>
              <w:rPr>
                <w:rFonts w:ascii="Times New Roman" w:eastAsia="Times New Roman" w:hAnsi="Times New Roman" w:cs="Times New Roman"/>
                <w:noProof w:val="0"/>
                <w:kern w:val="0"/>
                <w:sz w:val="28"/>
                <w:szCs w:val="28"/>
                <w14:ligatures w14:val="none"/>
              </w:rPr>
            </w:pPr>
            <w:r w:rsidRPr="00290E16">
              <w:rPr>
                <w:rFonts w:ascii="Times New Roman" w:eastAsia="Times New Roman" w:hAnsi="Times New Roman" w:cs="Times New Roman"/>
                <w:noProof w:val="0"/>
                <w:color w:val="000000"/>
                <w:kern w:val="0"/>
                <w:sz w:val="28"/>
                <w:szCs w:val="28"/>
                <w14:ligatures w14:val="none"/>
              </w:rPr>
              <w:t>name NOT NULL</w:t>
            </w:r>
            <w:r w:rsidR="00763F2B">
              <w:rPr>
                <w:rFonts w:ascii="Times New Roman" w:eastAsia="Times New Roman" w:hAnsi="Times New Roman" w:cs="Times New Roman"/>
                <w:noProof w:val="0"/>
                <w:color w:val="000000"/>
                <w:kern w:val="0"/>
                <w:sz w:val="28"/>
                <w:szCs w:val="28"/>
                <w:lang w:val="en-US"/>
                <w14:ligatures w14:val="none"/>
              </w:rPr>
              <w:t xml:space="preserve"> check (name &lt;&gt; N‘’)</w:t>
            </w:r>
            <w:r w:rsidRPr="00290E16">
              <w:rPr>
                <w:rFonts w:ascii="Times New Roman" w:eastAsia="Times New Roman" w:hAnsi="Times New Roman" w:cs="Times New Roman"/>
                <w:noProof w:val="0"/>
                <w:color w:val="000000"/>
                <w:kern w:val="0"/>
                <w:sz w:val="28"/>
                <w:szCs w:val="28"/>
                <w14:ligatures w14:val="none"/>
              </w:rPr>
              <w:t>,</w:t>
            </w:r>
          </w:p>
          <w:p w14:paraId="7F491A7C" w14:textId="77777777" w:rsidR="00290E16" w:rsidRPr="00290E16" w:rsidRDefault="00290E16" w:rsidP="00290E16">
            <w:pPr>
              <w:spacing w:after="0" w:line="240" w:lineRule="auto"/>
              <w:rPr>
                <w:rFonts w:ascii="Times New Roman" w:eastAsia="Times New Roman" w:hAnsi="Times New Roman" w:cs="Times New Roman"/>
                <w:noProof w:val="0"/>
                <w:kern w:val="0"/>
                <w:sz w:val="28"/>
                <w:szCs w:val="28"/>
                <w14:ligatures w14:val="none"/>
              </w:rPr>
            </w:pPr>
            <w:r w:rsidRPr="00290E16">
              <w:rPr>
                <w:rFonts w:ascii="Times New Roman" w:eastAsia="Times New Roman" w:hAnsi="Times New Roman" w:cs="Times New Roman"/>
                <w:noProof w:val="0"/>
                <w:color w:val="000000"/>
                <w:kern w:val="0"/>
                <w:sz w:val="28"/>
                <w:szCs w:val="28"/>
                <w14:ligatures w14:val="none"/>
              </w:rPr>
              <w:t>status NOT NULL</w:t>
            </w:r>
          </w:p>
        </w:tc>
      </w:tr>
      <w:tr w:rsidR="00290E16" w:rsidRPr="00290E16" w14:paraId="58FF6064" w14:textId="77777777" w:rsidTr="00290E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0022AF" w14:textId="77777777" w:rsidR="00290E16" w:rsidRPr="00290E16" w:rsidRDefault="00290E16" w:rsidP="00290E16">
            <w:pPr>
              <w:spacing w:after="0" w:line="240" w:lineRule="auto"/>
              <w:jc w:val="center"/>
              <w:rPr>
                <w:rFonts w:ascii="Times New Roman" w:eastAsia="Times New Roman" w:hAnsi="Times New Roman" w:cs="Times New Roman"/>
                <w:noProof w:val="0"/>
                <w:kern w:val="0"/>
                <w:sz w:val="28"/>
                <w:szCs w:val="28"/>
                <w14:ligatures w14:val="none"/>
              </w:rPr>
            </w:pPr>
            <w:r w:rsidRPr="00290E16">
              <w:rPr>
                <w:rFonts w:ascii="Times New Roman" w:eastAsia="Times New Roman" w:hAnsi="Times New Roman" w:cs="Times New Roman"/>
                <w:noProof w:val="0"/>
                <w:color w:val="000000"/>
                <w:kern w:val="0"/>
                <w:sz w:val="28"/>
                <w:szCs w:val="28"/>
                <w14:ligatures w14:val="none"/>
              </w:rPr>
              <w:t>13</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73F8038" w14:textId="77777777" w:rsidR="00290E16" w:rsidRPr="00290E16" w:rsidRDefault="00290E16" w:rsidP="00290E16">
            <w:pPr>
              <w:spacing w:after="0" w:line="240" w:lineRule="auto"/>
              <w:jc w:val="center"/>
              <w:rPr>
                <w:rFonts w:ascii="Times New Roman" w:eastAsia="Times New Roman" w:hAnsi="Times New Roman" w:cs="Times New Roman"/>
                <w:noProof w:val="0"/>
                <w:kern w:val="0"/>
                <w:sz w:val="28"/>
                <w:szCs w:val="28"/>
                <w14:ligatures w14:val="none"/>
              </w:rPr>
            </w:pPr>
            <w:r w:rsidRPr="00290E16">
              <w:rPr>
                <w:rFonts w:ascii="Times New Roman" w:eastAsia="Times New Roman" w:hAnsi="Times New Roman" w:cs="Times New Roman"/>
                <w:noProof w:val="0"/>
                <w:color w:val="000000"/>
                <w:kern w:val="0"/>
                <w:sz w:val="28"/>
                <w:szCs w:val="28"/>
                <w14:ligatures w14:val="none"/>
              </w:rPr>
              <w:t>Product_Material</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26CCDF" w14:textId="77777777" w:rsidR="00290E16" w:rsidRPr="00290E16" w:rsidRDefault="00290E16" w:rsidP="00290E16">
            <w:pPr>
              <w:spacing w:after="0" w:line="240" w:lineRule="auto"/>
              <w:rPr>
                <w:rFonts w:ascii="Times New Roman" w:eastAsia="Times New Roman" w:hAnsi="Times New Roman" w:cs="Times New Roman"/>
                <w:noProof w:val="0"/>
                <w:kern w:val="0"/>
                <w:sz w:val="28"/>
                <w:szCs w:val="28"/>
                <w14:ligatures w14:val="none"/>
              </w:rPr>
            </w:pPr>
            <w:r w:rsidRPr="00290E16">
              <w:rPr>
                <w:rFonts w:ascii="Times New Roman" w:eastAsia="Times New Roman" w:hAnsi="Times New Roman" w:cs="Times New Roman"/>
                <w:noProof w:val="0"/>
                <w:color w:val="000000"/>
                <w:kern w:val="0"/>
                <w:sz w:val="28"/>
                <w:szCs w:val="28"/>
                <w14:ligatures w14:val="none"/>
              </w:rPr>
              <w:t>khoá ngoại productID đến product.ID,</w:t>
            </w:r>
          </w:p>
          <w:p w14:paraId="0D8E4967" w14:textId="77777777" w:rsidR="00290E16" w:rsidRPr="00290E16" w:rsidRDefault="00290E16" w:rsidP="00290E16">
            <w:pPr>
              <w:spacing w:after="0" w:line="240" w:lineRule="auto"/>
              <w:rPr>
                <w:rFonts w:ascii="Times New Roman" w:eastAsia="Times New Roman" w:hAnsi="Times New Roman" w:cs="Times New Roman"/>
                <w:noProof w:val="0"/>
                <w:kern w:val="0"/>
                <w:sz w:val="28"/>
                <w:szCs w:val="28"/>
                <w14:ligatures w14:val="none"/>
              </w:rPr>
            </w:pPr>
            <w:r w:rsidRPr="00290E16">
              <w:rPr>
                <w:rFonts w:ascii="Times New Roman" w:eastAsia="Times New Roman" w:hAnsi="Times New Roman" w:cs="Times New Roman"/>
                <w:noProof w:val="0"/>
                <w:color w:val="000000"/>
                <w:kern w:val="0"/>
                <w:sz w:val="28"/>
                <w:szCs w:val="28"/>
                <w14:ligatures w14:val="none"/>
              </w:rPr>
              <w:t>khoá ngoại materialID đến Material.ID,</w:t>
            </w:r>
          </w:p>
          <w:p w14:paraId="26A2A559" w14:textId="77777777" w:rsidR="00290E16" w:rsidRPr="00290E16" w:rsidRDefault="00290E16" w:rsidP="00290E16">
            <w:pPr>
              <w:spacing w:after="0" w:line="240" w:lineRule="auto"/>
              <w:rPr>
                <w:rFonts w:ascii="Times New Roman" w:eastAsia="Times New Roman" w:hAnsi="Times New Roman" w:cs="Times New Roman"/>
                <w:noProof w:val="0"/>
                <w:kern w:val="0"/>
                <w:sz w:val="28"/>
                <w:szCs w:val="28"/>
                <w14:ligatures w14:val="none"/>
              </w:rPr>
            </w:pPr>
            <w:r w:rsidRPr="00290E16">
              <w:rPr>
                <w:rFonts w:ascii="Times New Roman" w:eastAsia="Times New Roman" w:hAnsi="Times New Roman" w:cs="Times New Roman"/>
                <w:noProof w:val="0"/>
                <w:color w:val="000000"/>
                <w:kern w:val="0"/>
                <w:sz w:val="28"/>
                <w:szCs w:val="28"/>
                <w14:ligatures w14:val="none"/>
              </w:rPr>
              <w:t>khoá chính (productID, materialID),</w:t>
            </w:r>
          </w:p>
          <w:p w14:paraId="48AE1243" w14:textId="77777777" w:rsidR="00290E16" w:rsidRPr="00290E16" w:rsidRDefault="00290E16" w:rsidP="00290E16">
            <w:pPr>
              <w:spacing w:after="0" w:line="240" w:lineRule="auto"/>
              <w:rPr>
                <w:rFonts w:ascii="Times New Roman" w:eastAsia="Times New Roman" w:hAnsi="Times New Roman" w:cs="Times New Roman"/>
                <w:noProof w:val="0"/>
                <w:kern w:val="0"/>
                <w:sz w:val="28"/>
                <w:szCs w:val="28"/>
                <w14:ligatures w14:val="none"/>
              </w:rPr>
            </w:pPr>
            <w:r w:rsidRPr="00290E16">
              <w:rPr>
                <w:rFonts w:ascii="Times New Roman" w:eastAsia="Times New Roman" w:hAnsi="Times New Roman" w:cs="Times New Roman"/>
                <w:noProof w:val="0"/>
                <w:color w:val="000000"/>
                <w:kern w:val="0"/>
                <w:sz w:val="28"/>
                <w:szCs w:val="28"/>
                <w14:ligatures w14:val="none"/>
              </w:rPr>
              <w:t>quantity NOT NULL</w:t>
            </w:r>
          </w:p>
        </w:tc>
      </w:tr>
      <w:tr w:rsidR="00290E16" w:rsidRPr="00290E16" w14:paraId="00A9BB30" w14:textId="77777777" w:rsidTr="00290E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21C42D" w14:textId="77777777" w:rsidR="00290E16" w:rsidRPr="00290E16" w:rsidRDefault="00290E16" w:rsidP="00290E16">
            <w:pPr>
              <w:spacing w:after="0" w:line="240" w:lineRule="auto"/>
              <w:jc w:val="center"/>
              <w:rPr>
                <w:rFonts w:ascii="Times New Roman" w:eastAsia="Times New Roman" w:hAnsi="Times New Roman" w:cs="Times New Roman"/>
                <w:noProof w:val="0"/>
                <w:kern w:val="0"/>
                <w:sz w:val="28"/>
                <w:szCs w:val="28"/>
                <w14:ligatures w14:val="none"/>
              </w:rPr>
            </w:pPr>
            <w:r w:rsidRPr="00290E16">
              <w:rPr>
                <w:rFonts w:ascii="Times New Roman" w:eastAsia="Times New Roman" w:hAnsi="Times New Roman" w:cs="Times New Roman"/>
                <w:noProof w:val="0"/>
                <w:color w:val="000000"/>
                <w:kern w:val="0"/>
                <w:sz w:val="28"/>
                <w:szCs w:val="28"/>
                <w14:ligatures w14:val="none"/>
              </w:rPr>
              <w:t>14</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6FE91C" w14:textId="77777777" w:rsidR="00290E16" w:rsidRPr="00290E16" w:rsidRDefault="00290E16" w:rsidP="00290E16">
            <w:pPr>
              <w:spacing w:after="0" w:line="240" w:lineRule="auto"/>
              <w:jc w:val="center"/>
              <w:rPr>
                <w:rFonts w:ascii="Times New Roman" w:eastAsia="Times New Roman" w:hAnsi="Times New Roman" w:cs="Times New Roman"/>
                <w:noProof w:val="0"/>
                <w:kern w:val="0"/>
                <w:sz w:val="28"/>
                <w:szCs w:val="28"/>
                <w14:ligatures w14:val="none"/>
              </w:rPr>
            </w:pPr>
            <w:r w:rsidRPr="00290E16">
              <w:rPr>
                <w:rFonts w:ascii="Times New Roman" w:eastAsia="Times New Roman" w:hAnsi="Times New Roman" w:cs="Times New Roman"/>
                <w:noProof w:val="0"/>
                <w:color w:val="000000"/>
                <w:kern w:val="0"/>
                <w:sz w:val="28"/>
                <w:szCs w:val="28"/>
                <w14:ligatures w14:val="none"/>
              </w:rPr>
              <w:t>ReceiptNote</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EAD31" w14:textId="77777777" w:rsidR="00290E16" w:rsidRPr="00290E16" w:rsidRDefault="00290E16" w:rsidP="00290E16">
            <w:pPr>
              <w:spacing w:after="0" w:line="240" w:lineRule="auto"/>
              <w:rPr>
                <w:rFonts w:ascii="Times New Roman" w:eastAsia="Times New Roman" w:hAnsi="Times New Roman" w:cs="Times New Roman"/>
                <w:noProof w:val="0"/>
                <w:kern w:val="0"/>
                <w:sz w:val="28"/>
                <w:szCs w:val="28"/>
                <w14:ligatures w14:val="none"/>
              </w:rPr>
            </w:pPr>
            <w:r w:rsidRPr="00290E16">
              <w:rPr>
                <w:rFonts w:ascii="Times New Roman" w:eastAsia="Times New Roman" w:hAnsi="Times New Roman" w:cs="Times New Roman"/>
                <w:noProof w:val="0"/>
                <w:color w:val="000000"/>
                <w:kern w:val="0"/>
                <w:sz w:val="28"/>
                <w:szCs w:val="28"/>
                <w14:ligatures w14:val="none"/>
              </w:rPr>
              <w:t>khoá chính ID,</w:t>
            </w:r>
          </w:p>
          <w:p w14:paraId="7756F85B" w14:textId="77777777" w:rsidR="00290E16" w:rsidRPr="00290E16" w:rsidRDefault="00290E16" w:rsidP="00290E16">
            <w:pPr>
              <w:spacing w:after="0" w:line="240" w:lineRule="auto"/>
              <w:rPr>
                <w:rFonts w:ascii="Times New Roman" w:eastAsia="Times New Roman" w:hAnsi="Times New Roman" w:cs="Times New Roman"/>
                <w:noProof w:val="0"/>
                <w:kern w:val="0"/>
                <w:sz w:val="28"/>
                <w:szCs w:val="28"/>
                <w14:ligatures w14:val="none"/>
              </w:rPr>
            </w:pPr>
            <w:r w:rsidRPr="00290E16">
              <w:rPr>
                <w:rFonts w:ascii="Times New Roman" w:eastAsia="Times New Roman" w:hAnsi="Times New Roman" w:cs="Times New Roman"/>
                <w:noProof w:val="0"/>
                <w:color w:val="000000"/>
                <w:kern w:val="0"/>
                <w:sz w:val="28"/>
                <w:szCs w:val="28"/>
                <w14:ligatures w14:val="none"/>
              </w:rPr>
              <w:t>khoá ngoại supplierID đến Supplier.ID,</w:t>
            </w:r>
          </w:p>
          <w:p w14:paraId="5E82A6CE" w14:textId="77777777" w:rsidR="00290E16" w:rsidRPr="00290E16" w:rsidRDefault="00290E16" w:rsidP="00290E16">
            <w:pPr>
              <w:spacing w:after="0" w:line="240" w:lineRule="auto"/>
              <w:rPr>
                <w:rFonts w:ascii="Times New Roman" w:eastAsia="Times New Roman" w:hAnsi="Times New Roman" w:cs="Times New Roman"/>
                <w:noProof w:val="0"/>
                <w:kern w:val="0"/>
                <w:sz w:val="28"/>
                <w:szCs w:val="28"/>
                <w14:ligatures w14:val="none"/>
              </w:rPr>
            </w:pPr>
            <w:r w:rsidRPr="00290E16">
              <w:rPr>
                <w:rFonts w:ascii="Times New Roman" w:eastAsia="Times New Roman" w:hAnsi="Times New Roman" w:cs="Times New Roman"/>
                <w:noProof w:val="0"/>
                <w:color w:val="000000"/>
                <w:kern w:val="0"/>
                <w:sz w:val="28"/>
                <w:szCs w:val="28"/>
                <w14:ligatures w14:val="none"/>
              </w:rPr>
              <w:t>khoá ngoại empID đến Employee.ID,</w:t>
            </w:r>
          </w:p>
          <w:p w14:paraId="7BA5DF11" w14:textId="1906C81C" w:rsidR="00290E16" w:rsidRPr="00763F2B" w:rsidRDefault="00290E16" w:rsidP="00290E16">
            <w:pPr>
              <w:spacing w:after="0" w:line="240" w:lineRule="auto"/>
              <w:rPr>
                <w:rFonts w:ascii="Times New Roman" w:eastAsia="Times New Roman" w:hAnsi="Times New Roman" w:cs="Times New Roman"/>
                <w:noProof w:val="0"/>
                <w:kern w:val="0"/>
                <w:sz w:val="28"/>
                <w:szCs w:val="28"/>
                <w:lang w:val="en-US"/>
                <w14:ligatures w14:val="none"/>
              </w:rPr>
            </w:pPr>
            <w:r w:rsidRPr="00290E16">
              <w:rPr>
                <w:rFonts w:ascii="Times New Roman" w:eastAsia="Times New Roman" w:hAnsi="Times New Roman" w:cs="Times New Roman"/>
                <w:noProof w:val="0"/>
                <w:color w:val="000000"/>
                <w:kern w:val="0"/>
                <w:sz w:val="28"/>
                <w:szCs w:val="28"/>
                <w14:ligatures w14:val="none"/>
              </w:rPr>
              <w:t>date NOT NULL,</w:t>
            </w:r>
          </w:p>
          <w:p w14:paraId="256B8856" w14:textId="77777777" w:rsidR="00290E16" w:rsidRPr="00290E16" w:rsidRDefault="00290E16" w:rsidP="00290E16">
            <w:pPr>
              <w:spacing w:after="0" w:line="240" w:lineRule="auto"/>
              <w:rPr>
                <w:rFonts w:ascii="Times New Roman" w:eastAsia="Times New Roman" w:hAnsi="Times New Roman" w:cs="Times New Roman"/>
                <w:noProof w:val="0"/>
                <w:kern w:val="0"/>
                <w:sz w:val="28"/>
                <w:szCs w:val="28"/>
                <w14:ligatures w14:val="none"/>
              </w:rPr>
            </w:pPr>
            <w:r w:rsidRPr="00290E16">
              <w:rPr>
                <w:rFonts w:ascii="Times New Roman" w:eastAsia="Times New Roman" w:hAnsi="Times New Roman" w:cs="Times New Roman"/>
                <w:noProof w:val="0"/>
                <w:color w:val="000000"/>
                <w:kern w:val="0"/>
                <w:sz w:val="28"/>
                <w:szCs w:val="28"/>
                <w14:ligatures w14:val="none"/>
              </w:rPr>
              <w:t>supplierID NOT NULL,</w:t>
            </w:r>
          </w:p>
          <w:p w14:paraId="295A1A25" w14:textId="77777777" w:rsidR="00290E16" w:rsidRPr="00290E16" w:rsidRDefault="00290E16" w:rsidP="00290E16">
            <w:pPr>
              <w:spacing w:after="0" w:line="240" w:lineRule="auto"/>
              <w:rPr>
                <w:rFonts w:ascii="Times New Roman" w:eastAsia="Times New Roman" w:hAnsi="Times New Roman" w:cs="Times New Roman"/>
                <w:noProof w:val="0"/>
                <w:kern w:val="0"/>
                <w:sz w:val="28"/>
                <w:szCs w:val="28"/>
                <w14:ligatures w14:val="none"/>
              </w:rPr>
            </w:pPr>
            <w:r w:rsidRPr="00290E16">
              <w:rPr>
                <w:rFonts w:ascii="Times New Roman" w:eastAsia="Times New Roman" w:hAnsi="Times New Roman" w:cs="Times New Roman"/>
                <w:noProof w:val="0"/>
                <w:color w:val="000000"/>
                <w:kern w:val="0"/>
                <w:sz w:val="28"/>
                <w:szCs w:val="28"/>
                <w14:ligatures w14:val="none"/>
              </w:rPr>
              <w:t>empID NOT NULL</w:t>
            </w:r>
          </w:p>
        </w:tc>
      </w:tr>
      <w:tr w:rsidR="00290E16" w:rsidRPr="00290E16" w14:paraId="7314D457" w14:textId="77777777" w:rsidTr="00290E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A7EC754" w14:textId="77777777" w:rsidR="00290E16" w:rsidRPr="00290E16" w:rsidRDefault="00290E16" w:rsidP="00290E16">
            <w:pPr>
              <w:spacing w:after="0" w:line="240" w:lineRule="auto"/>
              <w:jc w:val="center"/>
              <w:rPr>
                <w:rFonts w:ascii="Times New Roman" w:eastAsia="Times New Roman" w:hAnsi="Times New Roman" w:cs="Times New Roman"/>
                <w:noProof w:val="0"/>
                <w:kern w:val="0"/>
                <w:sz w:val="28"/>
                <w:szCs w:val="28"/>
                <w14:ligatures w14:val="none"/>
              </w:rPr>
            </w:pPr>
            <w:r w:rsidRPr="00290E16">
              <w:rPr>
                <w:rFonts w:ascii="Times New Roman" w:eastAsia="Times New Roman" w:hAnsi="Times New Roman" w:cs="Times New Roman"/>
                <w:noProof w:val="0"/>
                <w:color w:val="000000"/>
                <w:kern w:val="0"/>
                <w:sz w:val="28"/>
                <w:szCs w:val="28"/>
                <w14:ligatures w14:val="none"/>
              </w:rPr>
              <w:t>15</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CB19F68" w14:textId="77777777" w:rsidR="00290E16" w:rsidRPr="00290E16" w:rsidRDefault="00290E16" w:rsidP="00290E16">
            <w:pPr>
              <w:spacing w:after="0" w:line="240" w:lineRule="auto"/>
              <w:jc w:val="center"/>
              <w:rPr>
                <w:rFonts w:ascii="Times New Roman" w:eastAsia="Times New Roman" w:hAnsi="Times New Roman" w:cs="Times New Roman"/>
                <w:noProof w:val="0"/>
                <w:kern w:val="0"/>
                <w:sz w:val="28"/>
                <w:szCs w:val="28"/>
                <w14:ligatures w14:val="none"/>
              </w:rPr>
            </w:pPr>
            <w:r w:rsidRPr="00290E16">
              <w:rPr>
                <w:rFonts w:ascii="Times New Roman" w:eastAsia="Times New Roman" w:hAnsi="Times New Roman" w:cs="Times New Roman"/>
                <w:noProof w:val="0"/>
                <w:color w:val="000000"/>
                <w:kern w:val="0"/>
                <w:sz w:val="28"/>
                <w:szCs w:val="28"/>
                <w14:ligatures w14:val="none"/>
              </w:rPr>
              <w:t>ReceiptNoteDetail</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D3F79" w14:textId="77777777" w:rsidR="00290E16" w:rsidRPr="00290E16" w:rsidRDefault="00290E16" w:rsidP="00290E16">
            <w:pPr>
              <w:spacing w:after="0" w:line="240" w:lineRule="auto"/>
              <w:rPr>
                <w:rFonts w:ascii="Times New Roman" w:eastAsia="Times New Roman" w:hAnsi="Times New Roman" w:cs="Times New Roman"/>
                <w:noProof w:val="0"/>
                <w:kern w:val="0"/>
                <w:sz w:val="28"/>
                <w:szCs w:val="28"/>
                <w14:ligatures w14:val="none"/>
              </w:rPr>
            </w:pPr>
            <w:r w:rsidRPr="00290E16">
              <w:rPr>
                <w:rFonts w:ascii="Times New Roman" w:eastAsia="Times New Roman" w:hAnsi="Times New Roman" w:cs="Times New Roman"/>
                <w:noProof w:val="0"/>
                <w:color w:val="000000"/>
                <w:kern w:val="0"/>
                <w:sz w:val="28"/>
                <w:szCs w:val="28"/>
                <w14:ligatures w14:val="none"/>
              </w:rPr>
              <w:t>khoá ngoại rNoteID đến ReceiptNote.ID,</w:t>
            </w:r>
          </w:p>
          <w:p w14:paraId="19B8C94B" w14:textId="77777777" w:rsidR="00290E16" w:rsidRPr="00290E16" w:rsidRDefault="00290E16" w:rsidP="00290E16">
            <w:pPr>
              <w:spacing w:after="0" w:line="240" w:lineRule="auto"/>
              <w:rPr>
                <w:rFonts w:ascii="Times New Roman" w:eastAsia="Times New Roman" w:hAnsi="Times New Roman" w:cs="Times New Roman"/>
                <w:noProof w:val="0"/>
                <w:kern w:val="0"/>
                <w:sz w:val="28"/>
                <w:szCs w:val="28"/>
                <w14:ligatures w14:val="none"/>
              </w:rPr>
            </w:pPr>
            <w:r w:rsidRPr="00290E16">
              <w:rPr>
                <w:rFonts w:ascii="Times New Roman" w:eastAsia="Times New Roman" w:hAnsi="Times New Roman" w:cs="Times New Roman"/>
                <w:noProof w:val="0"/>
                <w:color w:val="000000"/>
                <w:kern w:val="0"/>
                <w:sz w:val="28"/>
                <w:szCs w:val="28"/>
                <w14:ligatures w14:val="none"/>
              </w:rPr>
              <w:t>khoá ngoại materialID đến Material.ID,</w:t>
            </w:r>
          </w:p>
          <w:p w14:paraId="610F0EE5" w14:textId="77777777" w:rsidR="00290E16" w:rsidRPr="00290E16" w:rsidRDefault="00290E16" w:rsidP="00290E16">
            <w:pPr>
              <w:spacing w:after="0" w:line="240" w:lineRule="auto"/>
              <w:rPr>
                <w:rFonts w:ascii="Times New Roman" w:eastAsia="Times New Roman" w:hAnsi="Times New Roman" w:cs="Times New Roman"/>
                <w:noProof w:val="0"/>
                <w:kern w:val="0"/>
                <w:sz w:val="28"/>
                <w:szCs w:val="28"/>
                <w14:ligatures w14:val="none"/>
              </w:rPr>
            </w:pPr>
            <w:r w:rsidRPr="00290E16">
              <w:rPr>
                <w:rFonts w:ascii="Times New Roman" w:eastAsia="Times New Roman" w:hAnsi="Times New Roman" w:cs="Times New Roman"/>
                <w:noProof w:val="0"/>
                <w:color w:val="000000"/>
                <w:kern w:val="0"/>
                <w:sz w:val="28"/>
                <w:szCs w:val="28"/>
                <w14:ligatures w14:val="none"/>
              </w:rPr>
              <w:t>khoá chính (rNoteID, materialID),</w:t>
            </w:r>
          </w:p>
          <w:p w14:paraId="19BB606E" w14:textId="77777777" w:rsidR="00290E16" w:rsidRPr="00290E16" w:rsidRDefault="00290E16" w:rsidP="00290E16">
            <w:pPr>
              <w:spacing w:after="0" w:line="240" w:lineRule="auto"/>
              <w:rPr>
                <w:rFonts w:ascii="Times New Roman" w:eastAsia="Times New Roman" w:hAnsi="Times New Roman" w:cs="Times New Roman"/>
                <w:noProof w:val="0"/>
                <w:kern w:val="0"/>
                <w:sz w:val="28"/>
                <w:szCs w:val="28"/>
                <w14:ligatures w14:val="none"/>
              </w:rPr>
            </w:pPr>
            <w:r w:rsidRPr="00290E16">
              <w:rPr>
                <w:rFonts w:ascii="Times New Roman" w:eastAsia="Times New Roman" w:hAnsi="Times New Roman" w:cs="Times New Roman"/>
                <w:noProof w:val="0"/>
                <w:color w:val="000000"/>
                <w:kern w:val="0"/>
                <w:sz w:val="28"/>
                <w:szCs w:val="28"/>
                <w14:ligatures w14:val="none"/>
              </w:rPr>
              <w:t>quantity NOT NULL,</w:t>
            </w:r>
          </w:p>
          <w:p w14:paraId="446F0B64" w14:textId="77777777" w:rsidR="00290E16" w:rsidRPr="00290E16" w:rsidRDefault="00290E16" w:rsidP="00290E16">
            <w:pPr>
              <w:spacing w:after="0" w:line="240" w:lineRule="auto"/>
              <w:rPr>
                <w:rFonts w:ascii="Times New Roman" w:eastAsia="Times New Roman" w:hAnsi="Times New Roman" w:cs="Times New Roman"/>
                <w:noProof w:val="0"/>
                <w:kern w:val="0"/>
                <w:sz w:val="28"/>
                <w:szCs w:val="28"/>
                <w14:ligatures w14:val="none"/>
              </w:rPr>
            </w:pPr>
            <w:r w:rsidRPr="00290E16">
              <w:rPr>
                <w:rFonts w:ascii="Times New Roman" w:eastAsia="Times New Roman" w:hAnsi="Times New Roman" w:cs="Times New Roman"/>
                <w:noProof w:val="0"/>
                <w:color w:val="000000"/>
                <w:kern w:val="0"/>
                <w:sz w:val="28"/>
                <w:szCs w:val="28"/>
                <w14:ligatures w14:val="none"/>
              </w:rPr>
              <w:t>unitPrice NOT NULL</w:t>
            </w:r>
          </w:p>
        </w:tc>
      </w:tr>
      <w:tr w:rsidR="00290E16" w:rsidRPr="00290E16" w14:paraId="1ECA1487" w14:textId="77777777" w:rsidTr="00290E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12305B8" w14:textId="77777777" w:rsidR="00290E16" w:rsidRPr="00290E16" w:rsidRDefault="00290E16" w:rsidP="00290E16">
            <w:pPr>
              <w:spacing w:after="0" w:line="240" w:lineRule="auto"/>
              <w:jc w:val="center"/>
              <w:rPr>
                <w:rFonts w:ascii="Times New Roman" w:eastAsia="Times New Roman" w:hAnsi="Times New Roman" w:cs="Times New Roman"/>
                <w:noProof w:val="0"/>
                <w:kern w:val="0"/>
                <w:sz w:val="28"/>
                <w:szCs w:val="28"/>
                <w14:ligatures w14:val="none"/>
              </w:rPr>
            </w:pPr>
            <w:r w:rsidRPr="00290E16">
              <w:rPr>
                <w:rFonts w:ascii="Times New Roman" w:eastAsia="Times New Roman" w:hAnsi="Times New Roman" w:cs="Times New Roman"/>
                <w:noProof w:val="0"/>
                <w:color w:val="000000"/>
                <w:kern w:val="0"/>
                <w:sz w:val="28"/>
                <w:szCs w:val="28"/>
                <w14:ligatures w14:val="none"/>
              </w:rPr>
              <w:lastRenderedPageBreak/>
              <w:t>16</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9F1DEA" w14:textId="77777777" w:rsidR="00290E16" w:rsidRPr="00290E16" w:rsidRDefault="00290E16" w:rsidP="00290E16">
            <w:pPr>
              <w:spacing w:after="0" w:line="240" w:lineRule="auto"/>
              <w:jc w:val="center"/>
              <w:rPr>
                <w:rFonts w:ascii="Times New Roman" w:eastAsia="Times New Roman" w:hAnsi="Times New Roman" w:cs="Times New Roman"/>
                <w:noProof w:val="0"/>
                <w:kern w:val="0"/>
                <w:sz w:val="28"/>
                <w:szCs w:val="28"/>
                <w14:ligatures w14:val="none"/>
              </w:rPr>
            </w:pPr>
            <w:r w:rsidRPr="00290E16">
              <w:rPr>
                <w:rFonts w:ascii="Times New Roman" w:eastAsia="Times New Roman" w:hAnsi="Times New Roman" w:cs="Times New Roman"/>
                <w:noProof w:val="0"/>
                <w:color w:val="000000"/>
                <w:kern w:val="0"/>
                <w:sz w:val="28"/>
                <w:szCs w:val="28"/>
                <w14:ligatures w14:val="none"/>
              </w:rPr>
              <w:t>Supplier</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B6B14" w14:textId="77777777" w:rsidR="00290E16" w:rsidRPr="00290E16" w:rsidRDefault="00290E16" w:rsidP="00290E16">
            <w:pPr>
              <w:spacing w:after="0" w:line="240" w:lineRule="auto"/>
              <w:rPr>
                <w:rFonts w:ascii="Times New Roman" w:eastAsia="Times New Roman" w:hAnsi="Times New Roman" w:cs="Times New Roman"/>
                <w:noProof w:val="0"/>
                <w:kern w:val="0"/>
                <w:sz w:val="28"/>
                <w:szCs w:val="28"/>
                <w14:ligatures w14:val="none"/>
              </w:rPr>
            </w:pPr>
            <w:r w:rsidRPr="00290E16">
              <w:rPr>
                <w:rFonts w:ascii="Times New Roman" w:eastAsia="Times New Roman" w:hAnsi="Times New Roman" w:cs="Times New Roman"/>
                <w:noProof w:val="0"/>
                <w:color w:val="000000"/>
                <w:kern w:val="0"/>
                <w:sz w:val="28"/>
                <w:szCs w:val="28"/>
                <w14:ligatures w14:val="none"/>
              </w:rPr>
              <w:t>khoá chính ID,</w:t>
            </w:r>
          </w:p>
          <w:p w14:paraId="5E57D819" w14:textId="3024F0D4" w:rsidR="00290E16" w:rsidRPr="00290E16" w:rsidRDefault="00290E16" w:rsidP="00290E16">
            <w:pPr>
              <w:spacing w:after="0" w:line="240" w:lineRule="auto"/>
              <w:rPr>
                <w:rFonts w:ascii="Times New Roman" w:eastAsia="Times New Roman" w:hAnsi="Times New Roman" w:cs="Times New Roman"/>
                <w:noProof w:val="0"/>
                <w:kern w:val="0"/>
                <w:sz w:val="28"/>
                <w:szCs w:val="28"/>
                <w14:ligatures w14:val="none"/>
              </w:rPr>
            </w:pPr>
            <w:r w:rsidRPr="00290E16">
              <w:rPr>
                <w:rFonts w:ascii="Times New Roman" w:eastAsia="Times New Roman" w:hAnsi="Times New Roman" w:cs="Times New Roman"/>
                <w:noProof w:val="0"/>
                <w:color w:val="000000"/>
                <w:kern w:val="0"/>
                <w:sz w:val="28"/>
                <w:szCs w:val="28"/>
                <w14:ligatures w14:val="none"/>
              </w:rPr>
              <w:t>name NOT NULL</w:t>
            </w:r>
            <w:r w:rsidR="009615BD">
              <w:rPr>
                <w:rFonts w:ascii="Times New Roman" w:eastAsia="Times New Roman" w:hAnsi="Times New Roman" w:cs="Times New Roman"/>
                <w:noProof w:val="0"/>
                <w:color w:val="000000"/>
                <w:kern w:val="0"/>
                <w:sz w:val="28"/>
                <w:szCs w:val="28"/>
                <w:lang w:val="en-US"/>
                <w14:ligatures w14:val="none"/>
              </w:rPr>
              <w:t xml:space="preserve"> check (name &lt;&gt; N‘’)</w:t>
            </w:r>
            <w:r w:rsidRPr="00290E16">
              <w:rPr>
                <w:rFonts w:ascii="Times New Roman" w:eastAsia="Times New Roman" w:hAnsi="Times New Roman" w:cs="Times New Roman"/>
                <w:noProof w:val="0"/>
                <w:color w:val="000000"/>
                <w:kern w:val="0"/>
                <w:sz w:val="28"/>
                <w:szCs w:val="28"/>
                <w14:ligatures w14:val="none"/>
              </w:rPr>
              <w:t>,</w:t>
            </w:r>
          </w:p>
          <w:p w14:paraId="6B0A1E68" w14:textId="510A91FF" w:rsidR="00290E16" w:rsidRPr="00290E16" w:rsidRDefault="00290E16" w:rsidP="00290E16">
            <w:pPr>
              <w:spacing w:after="0" w:line="240" w:lineRule="auto"/>
              <w:rPr>
                <w:rFonts w:ascii="Times New Roman" w:eastAsia="Times New Roman" w:hAnsi="Times New Roman" w:cs="Times New Roman"/>
                <w:noProof w:val="0"/>
                <w:kern w:val="0"/>
                <w:sz w:val="28"/>
                <w:szCs w:val="28"/>
                <w14:ligatures w14:val="none"/>
              </w:rPr>
            </w:pPr>
            <w:r w:rsidRPr="00290E16">
              <w:rPr>
                <w:rFonts w:ascii="Times New Roman" w:eastAsia="Times New Roman" w:hAnsi="Times New Roman" w:cs="Times New Roman"/>
                <w:noProof w:val="0"/>
                <w:color w:val="000000"/>
                <w:kern w:val="0"/>
                <w:sz w:val="28"/>
                <w:szCs w:val="28"/>
                <w14:ligatures w14:val="none"/>
              </w:rPr>
              <w:t>address NOT NULL</w:t>
            </w:r>
            <w:r w:rsidR="009615BD">
              <w:rPr>
                <w:rFonts w:ascii="Times New Roman" w:eastAsia="Times New Roman" w:hAnsi="Times New Roman" w:cs="Times New Roman"/>
                <w:noProof w:val="0"/>
                <w:color w:val="000000"/>
                <w:kern w:val="0"/>
                <w:sz w:val="28"/>
                <w:szCs w:val="28"/>
                <w:lang w:val="en-US"/>
                <w14:ligatures w14:val="none"/>
              </w:rPr>
              <w:t xml:space="preserve"> check (address &lt;&gt; N‘’)</w:t>
            </w:r>
            <w:r w:rsidRPr="00290E16">
              <w:rPr>
                <w:rFonts w:ascii="Times New Roman" w:eastAsia="Times New Roman" w:hAnsi="Times New Roman" w:cs="Times New Roman"/>
                <w:noProof w:val="0"/>
                <w:color w:val="000000"/>
                <w:kern w:val="0"/>
                <w:sz w:val="28"/>
                <w:szCs w:val="28"/>
                <w14:ligatures w14:val="none"/>
              </w:rPr>
              <w:t>,</w:t>
            </w:r>
          </w:p>
          <w:p w14:paraId="14D086A5" w14:textId="4BB5D0F1" w:rsidR="00290E16" w:rsidRPr="00290E16" w:rsidRDefault="005C635A" w:rsidP="00290E16">
            <w:pPr>
              <w:spacing w:after="0" w:line="240" w:lineRule="auto"/>
              <w:rPr>
                <w:rFonts w:ascii="Times New Roman" w:eastAsia="Times New Roman" w:hAnsi="Times New Roman" w:cs="Times New Roman"/>
                <w:noProof w:val="0"/>
                <w:kern w:val="0"/>
                <w:sz w:val="28"/>
                <w:szCs w:val="28"/>
                <w14:ligatures w14:val="none"/>
              </w:rPr>
            </w:pPr>
            <w:r w:rsidRPr="00354A29">
              <w:rPr>
                <w:rFonts w:ascii="Times New Roman" w:eastAsia="Times New Roman" w:hAnsi="Times New Roman" w:cs="Times New Roman"/>
                <w:noProof w:val="0"/>
                <w:color w:val="000000"/>
                <w:kern w:val="0"/>
                <w:sz w:val="28"/>
                <w:szCs w:val="28"/>
                <w14:ligatures w14:val="none"/>
              </w:rPr>
              <w:t>phone</w:t>
            </w:r>
            <w:r w:rsidR="00290E16" w:rsidRPr="00290E16">
              <w:rPr>
                <w:rFonts w:ascii="Times New Roman" w:eastAsia="Times New Roman" w:hAnsi="Times New Roman" w:cs="Times New Roman"/>
                <w:noProof w:val="0"/>
                <w:color w:val="000000"/>
                <w:kern w:val="0"/>
                <w:sz w:val="28"/>
                <w:szCs w:val="28"/>
                <w14:ligatures w14:val="none"/>
              </w:rPr>
              <w:t xml:space="preserve"> NOT NULL</w:t>
            </w:r>
            <w:r w:rsidR="009615BD">
              <w:rPr>
                <w:rFonts w:ascii="Times New Roman" w:eastAsia="Times New Roman" w:hAnsi="Times New Roman" w:cs="Times New Roman"/>
                <w:noProof w:val="0"/>
                <w:color w:val="000000"/>
                <w:kern w:val="0"/>
                <w:sz w:val="28"/>
                <w:szCs w:val="28"/>
                <w:lang w:val="en-US"/>
                <w14:ligatures w14:val="none"/>
              </w:rPr>
              <w:t xml:space="preserve"> </w:t>
            </w:r>
            <w:r w:rsidR="00290E16" w:rsidRPr="00290E16">
              <w:rPr>
                <w:rFonts w:ascii="Times New Roman" w:eastAsia="Times New Roman" w:hAnsi="Times New Roman" w:cs="Times New Roman"/>
                <w:noProof w:val="0"/>
                <w:color w:val="000000"/>
                <w:kern w:val="0"/>
                <w:sz w:val="28"/>
                <w:szCs w:val="28"/>
                <w14:ligatures w14:val="none"/>
              </w:rPr>
              <w:t>check LEN(</w:t>
            </w:r>
            <w:r w:rsidRPr="00354A29">
              <w:rPr>
                <w:rFonts w:ascii="Times New Roman" w:eastAsia="Times New Roman" w:hAnsi="Times New Roman" w:cs="Times New Roman"/>
                <w:noProof w:val="0"/>
                <w:color w:val="000000"/>
                <w:kern w:val="0"/>
                <w:sz w:val="28"/>
                <w:szCs w:val="28"/>
                <w14:ligatures w14:val="none"/>
              </w:rPr>
              <w:t>phone</w:t>
            </w:r>
            <w:r w:rsidR="00290E16" w:rsidRPr="00290E16">
              <w:rPr>
                <w:rFonts w:ascii="Times New Roman" w:eastAsia="Times New Roman" w:hAnsi="Times New Roman" w:cs="Times New Roman"/>
                <w:noProof w:val="0"/>
                <w:color w:val="000000"/>
                <w:kern w:val="0"/>
                <w:sz w:val="28"/>
                <w:szCs w:val="28"/>
                <w14:ligatures w14:val="none"/>
              </w:rPr>
              <w:t>) = 10</w:t>
            </w:r>
          </w:p>
        </w:tc>
      </w:tr>
      <w:tr w:rsidR="00053B3D" w:rsidRPr="00290E16" w14:paraId="5C802C89" w14:textId="77777777" w:rsidTr="00290E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1CC69D5" w14:textId="03BFADB2" w:rsidR="00053B3D" w:rsidRPr="00053B3D" w:rsidRDefault="00053B3D" w:rsidP="00290E16">
            <w:pPr>
              <w:spacing w:after="0" w:line="240" w:lineRule="auto"/>
              <w:jc w:val="center"/>
              <w:rPr>
                <w:rFonts w:ascii="Times New Roman" w:eastAsia="Times New Roman" w:hAnsi="Times New Roman" w:cs="Times New Roman"/>
                <w:noProof w:val="0"/>
                <w:color w:val="000000"/>
                <w:kern w:val="0"/>
                <w:sz w:val="28"/>
                <w:szCs w:val="28"/>
                <w:lang w:val="en-US"/>
                <w14:ligatures w14:val="none"/>
              </w:rPr>
            </w:pPr>
            <w:r>
              <w:rPr>
                <w:rFonts w:ascii="Times New Roman" w:eastAsia="Times New Roman" w:hAnsi="Times New Roman" w:cs="Times New Roman"/>
                <w:noProof w:val="0"/>
                <w:color w:val="000000"/>
                <w:kern w:val="0"/>
                <w:sz w:val="28"/>
                <w:szCs w:val="28"/>
                <w:lang w:val="en-US"/>
                <w14:ligatures w14:val="none"/>
              </w:rPr>
              <w:t>17</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A04F981" w14:textId="76EB3CD0" w:rsidR="00053B3D" w:rsidRPr="00053B3D" w:rsidRDefault="00053B3D" w:rsidP="00290E16">
            <w:pPr>
              <w:spacing w:after="0" w:line="240" w:lineRule="auto"/>
              <w:jc w:val="center"/>
              <w:rPr>
                <w:rFonts w:ascii="Times New Roman" w:eastAsia="Times New Roman" w:hAnsi="Times New Roman" w:cs="Times New Roman"/>
                <w:noProof w:val="0"/>
                <w:color w:val="000000"/>
                <w:kern w:val="0"/>
                <w:sz w:val="28"/>
                <w:szCs w:val="28"/>
                <w:lang w:val="en-US"/>
                <w14:ligatures w14:val="none"/>
              </w:rPr>
            </w:pPr>
            <w:r>
              <w:rPr>
                <w:rFonts w:ascii="Times New Roman" w:eastAsia="Times New Roman" w:hAnsi="Times New Roman" w:cs="Times New Roman"/>
                <w:noProof w:val="0"/>
                <w:color w:val="000000"/>
                <w:kern w:val="0"/>
                <w:sz w:val="28"/>
                <w:szCs w:val="28"/>
                <w:lang w:val="en-US"/>
                <w14:ligatures w14:val="none"/>
              </w:rPr>
              <w:t>Delivery</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2C8FB3" w14:textId="77777777" w:rsidR="00053B3D" w:rsidRDefault="00053B3D" w:rsidP="00290E16">
            <w:pPr>
              <w:spacing w:after="0" w:line="240" w:lineRule="auto"/>
              <w:rPr>
                <w:rFonts w:ascii="Times New Roman" w:eastAsia="Times New Roman" w:hAnsi="Times New Roman" w:cs="Times New Roman"/>
                <w:noProof w:val="0"/>
                <w:color w:val="000000"/>
                <w:kern w:val="0"/>
                <w:sz w:val="28"/>
                <w:szCs w:val="28"/>
                <w:lang w:val="en-US"/>
                <w14:ligatures w14:val="none"/>
              </w:rPr>
            </w:pPr>
            <w:proofErr w:type="spellStart"/>
            <w:r>
              <w:rPr>
                <w:rFonts w:ascii="Times New Roman" w:eastAsia="Times New Roman" w:hAnsi="Times New Roman" w:cs="Times New Roman"/>
                <w:noProof w:val="0"/>
                <w:color w:val="000000"/>
                <w:kern w:val="0"/>
                <w:sz w:val="28"/>
                <w:szCs w:val="28"/>
                <w:lang w:val="en-US"/>
                <w14:ligatures w14:val="none"/>
              </w:rPr>
              <w:t>Khóa</w:t>
            </w:r>
            <w:proofErr w:type="spellEnd"/>
            <w:r>
              <w:rPr>
                <w:rFonts w:ascii="Times New Roman" w:eastAsia="Times New Roman" w:hAnsi="Times New Roman" w:cs="Times New Roman"/>
                <w:noProof w:val="0"/>
                <w:color w:val="000000"/>
                <w:kern w:val="0"/>
                <w:sz w:val="28"/>
                <w:szCs w:val="28"/>
                <w:lang w:val="en-US"/>
                <w14:ligatures w14:val="none"/>
              </w:rPr>
              <w:t xml:space="preserve"> </w:t>
            </w:r>
            <w:proofErr w:type="spellStart"/>
            <w:r>
              <w:rPr>
                <w:rFonts w:ascii="Times New Roman" w:eastAsia="Times New Roman" w:hAnsi="Times New Roman" w:cs="Times New Roman"/>
                <w:noProof w:val="0"/>
                <w:color w:val="000000"/>
                <w:kern w:val="0"/>
                <w:sz w:val="28"/>
                <w:szCs w:val="28"/>
                <w:lang w:val="en-US"/>
                <w14:ligatures w14:val="none"/>
              </w:rPr>
              <w:t>ngoại</w:t>
            </w:r>
            <w:proofErr w:type="spellEnd"/>
            <w:r>
              <w:rPr>
                <w:rFonts w:ascii="Times New Roman" w:eastAsia="Times New Roman" w:hAnsi="Times New Roman" w:cs="Times New Roman"/>
                <w:noProof w:val="0"/>
                <w:color w:val="000000"/>
                <w:kern w:val="0"/>
                <w:sz w:val="28"/>
                <w:szCs w:val="28"/>
                <w:lang w:val="en-US"/>
                <w14:ligatures w14:val="none"/>
              </w:rPr>
              <w:t xml:space="preserve"> </w:t>
            </w:r>
            <w:proofErr w:type="spellStart"/>
            <w:r w:rsidR="00C03CF8">
              <w:rPr>
                <w:rFonts w:ascii="Times New Roman" w:eastAsia="Times New Roman" w:hAnsi="Times New Roman" w:cs="Times New Roman"/>
                <w:noProof w:val="0"/>
                <w:color w:val="000000"/>
                <w:kern w:val="0"/>
                <w:sz w:val="28"/>
                <w:szCs w:val="28"/>
                <w:lang w:val="en-US"/>
                <w14:ligatures w14:val="none"/>
              </w:rPr>
              <w:t>materialID</w:t>
            </w:r>
            <w:proofErr w:type="spellEnd"/>
            <w:r w:rsidR="00C03CF8">
              <w:rPr>
                <w:rFonts w:ascii="Times New Roman" w:eastAsia="Times New Roman" w:hAnsi="Times New Roman" w:cs="Times New Roman"/>
                <w:noProof w:val="0"/>
                <w:color w:val="000000"/>
                <w:kern w:val="0"/>
                <w:sz w:val="28"/>
                <w:szCs w:val="28"/>
                <w:lang w:val="en-US"/>
                <w14:ligatures w14:val="none"/>
              </w:rPr>
              <w:t xml:space="preserve"> </w:t>
            </w:r>
            <w:proofErr w:type="spellStart"/>
            <w:r w:rsidR="00C03CF8">
              <w:rPr>
                <w:rFonts w:ascii="Times New Roman" w:eastAsia="Times New Roman" w:hAnsi="Times New Roman" w:cs="Times New Roman"/>
                <w:noProof w:val="0"/>
                <w:color w:val="000000"/>
                <w:kern w:val="0"/>
                <w:sz w:val="28"/>
                <w:szCs w:val="28"/>
                <w:lang w:val="en-US"/>
                <w14:ligatures w14:val="none"/>
              </w:rPr>
              <w:t>đến</w:t>
            </w:r>
            <w:proofErr w:type="spellEnd"/>
            <w:r w:rsidR="00C03CF8">
              <w:rPr>
                <w:rFonts w:ascii="Times New Roman" w:eastAsia="Times New Roman" w:hAnsi="Times New Roman" w:cs="Times New Roman"/>
                <w:noProof w:val="0"/>
                <w:color w:val="000000"/>
                <w:kern w:val="0"/>
                <w:sz w:val="28"/>
                <w:szCs w:val="28"/>
                <w:lang w:val="en-US"/>
                <w14:ligatures w14:val="none"/>
              </w:rPr>
              <w:t xml:space="preserve"> Material.ID,</w:t>
            </w:r>
          </w:p>
          <w:p w14:paraId="6C7B8D09" w14:textId="77777777" w:rsidR="00C03CF8" w:rsidRDefault="00C03CF8" w:rsidP="00290E16">
            <w:pPr>
              <w:spacing w:after="0" w:line="240" w:lineRule="auto"/>
              <w:rPr>
                <w:rFonts w:ascii="Times New Roman" w:eastAsia="Times New Roman" w:hAnsi="Times New Roman" w:cs="Times New Roman"/>
                <w:noProof w:val="0"/>
                <w:color w:val="000000"/>
                <w:kern w:val="0"/>
                <w:sz w:val="28"/>
                <w:szCs w:val="28"/>
                <w:lang w:val="en-US"/>
                <w14:ligatures w14:val="none"/>
              </w:rPr>
            </w:pPr>
            <w:proofErr w:type="spellStart"/>
            <w:r>
              <w:rPr>
                <w:rFonts w:ascii="Times New Roman" w:eastAsia="Times New Roman" w:hAnsi="Times New Roman" w:cs="Times New Roman"/>
                <w:noProof w:val="0"/>
                <w:color w:val="000000"/>
                <w:kern w:val="0"/>
                <w:sz w:val="28"/>
                <w:szCs w:val="28"/>
                <w:lang w:val="en-US"/>
                <w14:ligatures w14:val="none"/>
              </w:rPr>
              <w:t>Khóa</w:t>
            </w:r>
            <w:proofErr w:type="spellEnd"/>
            <w:r>
              <w:rPr>
                <w:rFonts w:ascii="Times New Roman" w:eastAsia="Times New Roman" w:hAnsi="Times New Roman" w:cs="Times New Roman"/>
                <w:noProof w:val="0"/>
                <w:color w:val="000000"/>
                <w:kern w:val="0"/>
                <w:sz w:val="28"/>
                <w:szCs w:val="28"/>
                <w:lang w:val="en-US"/>
                <w14:ligatures w14:val="none"/>
              </w:rPr>
              <w:t xml:space="preserve"> </w:t>
            </w:r>
            <w:proofErr w:type="spellStart"/>
            <w:r>
              <w:rPr>
                <w:rFonts w:ascii="Times New Roman" w:eastAsia="Times New Roman" w:hAnsi="Times New Roman" w:cs="Times New Roman"/>
                <w:noProof w:val="0"/>
                <w:color w:val="000000"/>
                <w:kern w:val="0"/>
                <w:sz w:val="28"/>
                <w:szCs w:val="28"/>
                <w:lang w:val="en-US"/>
                <w14:ligatures w14:val="none"/>
              </w:rPr>
              <w:t>ngoại</w:t>
            </w:r>
            <w:proofErr w:type="spellEnd"/>
            <w:r>
              <w:rPr>
                <w:rFonts w:ascii="Times New Roman" w:eastAsia="Times New Roman" w:hAnsi="Times New Roman" w:cs="Times New Roman"/>
                <w:noProof w:val="0"/>
                <w:color w:val="000000"/>
                <w:kern w:val="0"/>
                <w:sz w:val="28"/>
                <w:szCs w:val="28"/>
                <w:lang w:val="en-US"/>
                <w14:ligatures w14:val="none"/>
              </w:rPr>
              <w:t xml:space="preserve"> </w:t>
            </w:r>
            <w:proofErr w:type="spellStart"/>
            <w:r w:rsidR="00F15521">
              <w:rPr>
                <w:rFonts w:ascii="Times New Roman" w:eastAsia="Times New Roman" w:hAnsi="Times New Roman" w:cs="Times New Roman"/>
                <w:noProof w:val="0"/>
                <w:color w:val="000000"/>
                <w:kern w:val="0"/>
                <w:sz w:val="28"/>
                <w:szCs w:val="28"/>
                <w:lang w:val="en-US"/>
                <w14:ligatures w14:val="none"/>
              </w:rPr>
              <w:t>supplierID</w:t>
            </w:r>
            <w:proofErr w:type="spellEnd"/>
            <w:r w:rsidR="00F15521">
              <w:rPr>
                <w:rFonts w:ascii="Times New Roman" w:eastAsia="Times New Roman" w:hAnsi="Times New Roman" w:cs="Times New Roman"/>
                <w:noProof w:val="0"/>
                <w:color w:val="000000"/>
                <w:kern w:val="0"/>
                <w:sz w:val="28"/>
                <w:szCs w:val="28"/>
                <w:lang w:val="en-US"/>
                <w14:ligatures w14:val="none"/>
              </w:rPr>
              <w:t xml:space="preserve"> </w:t>
            </w:r>
            <w:proofErr w:type="spellStart"/>
            <w:r w:rsidR="00F15521">
              <w:rPr>
                <w:rFonts w:ascii="Times New Roman" w:eastAsia="Times New Roman" w:hAnsi="Times New Roman" w:cs="Times New Roman"/>
                <w:noProof w:val="0"/>
                <w:color w:val="000000"/>
                <w:kern w:val="0"/>
                <w:sz w:val="28"/>
                <w:szCs w:val="28"/>
                <w:lang w:val="en-US"/>
                <w14:ligatures w14:val="none"/>
              </w:rPr>
              <w:t>đến</w:t>
            </w:r>
            <w:proofErr w:type="spellEnd"/>
            <w:r w:rsidR="00F15521">
              <w:rPr>
                <w:rFonts w:ascii="Times New Roman" w:eastAsia="Times New Roman" w:hAnsi="Times New Roman" w:cs="Times New Roman"/>
                <w:noProof w:val="0"/>
                <w:color w:val="000000"/>
                <w:kern w:val="0"/>
                <w:sz w:val="28"/>
                <w:szCs w:val="28"/>
                <w:lang w:val="en-US"/>
                <w14:ligatures w14:val="none"/>
              </w:rPr>
              <w:t xml:space="preserve"> Supplier.ID,</w:t>
            </w:r>
          </w:p>
          <w:p w14:paraId="0BE49DA3" w14:textId="44A6B15F" w:rsidR="00F15521" w:rsidRPr="00053B3D" w:rsidRDefault="00F15521" w:rsidP="00290E16">
            <w:pPr>
              <w:spacing w:after="0" w:line="240" w:lineRule="auto"/>
              <w:rPr>
                <w:rFonts w:ascii="Times New Roman" w:eastAsia="Times New Roman" w:hAnsi="Times New Roman" w:cs="Times New Roman"/>
                <w:noProof w:val="0"/>
                <w:color w:val="000000"/>
                <w:kern w:val="0"/>
                <w:sz w:val="28"/>
                <w:szCs w:val="28"/>
                <w:lang w:val="en-US"/>
                <w14:ligatures w14:val="none"/>
              </w:rPr>
            </w:pPr>
            <w:proofErr w:type="spellStart"/>
            <w:r>
              <w:rPr>
                <w:rFonts w:ascii="Times New Roman" w:eastAsia="Times New Roman" w:hAnsi="Times New Roman" w:cs="Times New Roman"/>
                <w:noProof w:val="0"/>
                <w:color w:val="000000"/>
                <w:kern w:val="0"/>
                <w:sz w:val="28"/>
                <w:szCs w:val="28"/>
                <w:lang w:val="en-US"/>
                <w14:ligatures w14:val="none"/>
              </w:rPr>
              <w:t>Khóa</w:t>
            </w:r>
            <w:proofErr w:type="spellEnd"/>
            <w:r>
              <w:rPr>
                <w:rFonts w:ascii="Times New Roman" w:eastAsia="Times New Roman" w:hAnsi="Times New Roman" w:cs="Times New Roman"/>
                <w:noProof w:val="0"/>
                <w:color w:val="000000"/>
                <w:kern w:val="0"/>
                <w:sz w:val="28"/>
                <w:szCs w:val="28"/>
                <w:lang w:val="en-US"/>
                <w14:ligatures w14:val="none"/>
              </w:rPr>
              <w:t xml:space="preserve"> </w:t>
            </w:r>
            <w:proofErr w:type="spellStart"/>
            <w:r>
              <w:rPr>
                <w:rFonts w:ascii="Times New Roman" w:eastAsia="Times New Roman" w:hAnsi="Times New Roman" w:cs="Times New Roman"/>
                <w:noProof w:val="0"/>
                <w:color w:val="000000"/>
                <w:kern w:val="0"/>
                <w:sz w:val="28"/>
                <w:szCs w:val="28"/>
                <w:lang w:val="en-US"/>
                <w14:ligatures w14:val="none"/>
              </w:rPr>
              <w:t>chính</w:t>
            </w:r>
            <w:proofErr w:type="spellEnd"/>
            <w:r>
              <w:rPr>
                <w:rFonts w:ascii="Times New Roman" w:eastAsia="Times New Roman" w:hAnsi="Times New Roman" w:cs="Times New Roman"/>
                <w:noProof w:val="0"/>
                <w:color w:val="000000"/>
                <w:kern w:val="0"/>
                <w:sz w:val="28"/>
                <w:szCs w:val="28"/>
                <w:lang w:val="en-US"/>
                <w14:ligatures w14:val="none"/>
              </w:rPr>
              <w:t xml:space="preserve"> (</w:t>
            </w:r>
            <w:proofErr w:type="spellStart"/>
            <w:r>
              <w:rPr>
                <w:rFonts w:ascii="Times New Roman" w:eastAsia="Times New Roman" w:hAnsi="Times New Roman" w:cs="Times New Roman"/>
                <w:noProof w:val="0"/>
                <w:color w:val="000000"/>
                <w:kern w:val="0"/>
                <w:sz w:val="28"/>
                <w:szCs w:val="28"/>
                <w:lang w:val="en-US"/>
                <w14:ligatures w14:val="none"/>
              </w:rPr>
              <w:t>materialID</w:t>
            </w:r>
            <w:proofErr w:type="spellEnd"/>
            <w:r>
              <w:rPr>
                <w:rFonts w:ascii="Times New Roman" w:eastAsia="Times New Roman" w:hAnsi="Times New Roman" w:cs="Times New Roman"/>
                <w:noProof w:val="0"/>
                <w:color w:val="000000"/>
                <w:kern w:val="0"/>
                <w:sz w:val="28"/>
                <w:szCs w:val="28"/>
                <w:lang w:val="en-US"/>
                <w14:ligatures w14:val="none"/>
              </w:rPr>
              <w:t xml:space="preserve">, </w:t>
            </w:r>
            <w:proofErr w:type="spellStart"/>
            <w:r>
              <w:rPr>
                <w:rFonts w:ascii="Times New Roman" w:eastAsia="Times New Roman" w:hAnsi="Times New Roman" w:cs="Times New Roman"/>
                <w:noProof w:val="0"/>
                <w:color w:val="000000"/>
                <w:kern w:val="0"/>
                <w:sz w:val="28"/>
                <w:szCs w:val="28"/>
                <w:lang w:val="en-US"/>
                <w14:ligatures w14:val="none"/>
              </w:rPr>
              <w:t>supplierID</w:t>
            </w:r>
            <w:proofErr w:type="spellEnd"/>
            <w:r>
              <w:rPr>
                <w:rFonts w:ascii="Times New Roman" w:eastAsia="Times New Roman" w:hAnsi="Times New Roman" w:cs="Times New Roman"/>
                <w:noProof w:val="0"/>
                <w:color w:val="000000"/>
                <w:kern w:val="0"/>
                <w:sz w:val="28"/>
                <w:szCs w:val="28"/>
                <w:lang w:val="en-US"/>
                <w14:ligatures w14:val="none"/>
              </w:rPr>
              <w:t>)</w:t>
            </w:r>
          </w:p>
        </w:tc>
      </w:tr>
      <w:tr w:rsidR="00290E16" w:rsidRPr="00290E16" w14:paraId="1DD84D43" w14:textId="77777777" w:rsidTr="00290E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9823571" w14:textId="626F5E13" w:rsidR="00290E16" w:rsidRPr="00290E16" w:rsidRDefault="00290E16" w:rsidP="00290E16">
            <w:pPr>
              <w:spacing w:after="0" w:line="240" w:lineRule="auto"/>
              <w:jc w:val="center"/>
              <w:rPr>
                <w:rFonts w:ascii="Times New Roman" w:eastAsia="Times New Roman" w:hAnsi="Times New Roman" w:cs="Times New Roman"/>
                <w:noProof w:val="0"/>
                <w:kern w:val="0"/>
                <w:sz w:val="28"/>
                <w:szCs w:val="28"/>
                <w:lang w:val="en-US"/>
                <w14:ligatures w14:val="none"/>
              </w:rPr>
            </w:pPr>
            <w:r w:rsidRPr="00290E16">
              <w:rPr>
                <w:rFonts w:ascii="Times New Roman" w:eastAsia="Times New Roman" w:hAnsi="Times New Roman" w:cs="Times New Roman"/>
                <w:noProof w:val="0"/>
                <w:color w:val="000000"/>
                <w:kern w:val="0"/>
                <w:sz w:val="28"/>
                <w:szCs w:val="28"/>
                <w14:ligatures w14:val="none"/>
              </w:rPr>
              <w:t>1</w:t>
            </w:r>
            <w:r w:rsidR="00C03CF8">
              <w:rPr>
                <w:rFonts w:ascii="Times New Roman" w:eastAsia="Times New Roman" w:hAnsi="Times New Roman" w:cs="Times New Roman"/>
                <w:noProof w:val="0"/>
                <w:color w:val="000000"/>
                <w:kern w:val="0"/>
                <w:sz w:val="28"/>
                <w:szCs w:val="28"/>
                <w:lang w:val="en-US"/>
                <w14:ligatures w14:val="none"/>
              </w:rPr>
              <w:t>8</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34904F2" w14:textId="77777777" w:rsidR="00290E16" w:rsidRPr="00290E16" w:rsidRDefault="00290E16" w:rsidP="00290E16">
            <w:pPr>
              <w:spacing w:after="0" w:line="240" w:lineRule="auto"/>
              <w:jc w:val="center"/>
              <w:rPr>
                <w:rFonts w:ascii="Times New Roman" w:eastAsia="Times New Roman" w:hAnsi="Times New Roman" w:cs="Times New Roman"/>
                <w:noProof w:val="0"/>
                <w:kern w:val="0"/>
                <w:sz w:val="28"/>
                <w:szCs w:val="28"/>
                <w14:ligatures w14:val="none"/>
              </w:rPr>
            </w:pPr>
            <w:r w:rsidRPr="00290E16">
              <w:rPr>
                <w:rFonts w:ascii="Times New Roman" w:eastAsia="Times New Roman" w:hAnsi="Times New Roman" w:cs="Times New Roman"/>
                <w:noProof w:val="0"/>
                <w:color w:val="000000"/>
                <w:kern w:val="0"/>
                <w:sz w:val="28"/>
                <w:szCs w:val="28"/>
                <w14:ligatures w14:val="none"/>
              </w:rPr>
              <w:t>ExpenseBill</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4F8A09" w14:textId="77777777" w:rsidR="00290E16" w:rsidRPr="00290E16" w:rsidRDefault="00290E16" w:rsidP="00290E16">
            <w:pPr>
              <w:spacing w:after="0" w:line="240" w:lineRule="auto"/>
              <w:rPr>
                <w:rFonts w:ascii="Times New Roman" w:eastAsia="Times New Roman" w:hAnsi="Times New Roman" w:cs="Times New Roman"/>
                <w:noProof w:val="0"/>
                <w:kern w:val="0"/>
                <w:sz w:val="28"/>
                <w:szCs w:val="28"/>
                <w14:ligatures w14:val="none"/>
              </w:rPr>
            </w:pPr>
            <w:r w:rsidRPr="00290E16">
              <w:rPr>
                <w:rFonts w:ascii="Times New Roman" w:eastAsia="Times New Roman" w:hAnsi="Times New Roman" w:cs="Times New Roman"/>
                <w:noProof w:val="0"/>
                <w:color w:val="000000"/>
                <w:kern w:val="0"/>
                <w:sz w:val="28"/>
                <w:szCs w:val="28"/>
                <w14:ligatures w14:val="none"/>
              </w:rPr>
              <w:t>khoá chính ID,</w:t>
            </w:r>
          </w:p>
          <w:p w14:paraId="5D6F581B" w14:textId="2357450C" w:rsidR="00290E16" w:rsidRPr="00290E16" w:rsidRDefault="00290E16" w:rsidP="00290E16">
            <w:pPr>
              <w:spacing w:after="0" w:line="240" w:lineRule="auto"/>
              <w:rPr>
                <w:rFonts w:ascii="Times New Roman" w:eastAsia="Times New Roman" w:hAnsi="Times New Roman" w:cs="Times New Roman"/>
                <w:noProof w:val="0"/>
                <w:kern w:val="0"/>
                <w:sz w:val="28"/>
                <w:szCs w:val="28"/>
                <w14:ligatures w14:val="none"/>
              </w:rPr>
            </w:pPr>
            <w:r w:rsidRPr="00290E16">
              <w:rPr>
                <w:rFonts w:ascii="Times New Roman" w:eastAsia="Times New Roman" w:hAnsi="Times New Roman" w:cs="Times New Roman"/>
                <w:noProof w:val="0"/>
                <w:color w:val="000000"/>
                <w:kern w:val="0"/>
                <w:sz w:val="28"/>
                <w:szCs w:val="28"/>
                <w14:ligatures w14:val="none"/>
              </w:rPr>
              <w:t>detail NOT NULL</w:t>
            </w:r>
            <w:r w:rsidR="004E21AE">
              <w:rPr>
                <w:rFonts w:ascii="Times New Roman" w:eastAsia="Times New Roman" w:hAnsi="Times New Roman" w:cs="Times New Roman"/>
                <w:noProof w:val="0"/>
                <w:color w:val="000000"/>
                <w:kern w:val="0"/>
                <w:sz w:val="28"/>
                <w:szCs w:val="28"/>
                <w:lang w:val="en-US"/>
                <w14:ligatures w14:val="none"/>
              </w:rPr>
              <w:t xml:space="preserve"> check (detail &lt;&gt; N‘’)</w:t>
            </w:r>
            <w:r w:rsidRPr="00290E16">
              <w:rPr>
                <w:rFonts w:ascii="Times New Roman" w:eastAsia="Times New Roman" w:hAnsi="Times New Roman" w:cs="Times New Roman"/>
                <w:noProof w:val="0"/>
                <w:color w:val="000000"/>
                <w:kern w:val="0"/>
                <w:sz w:val="28"/>
                <w:szCs w:val="28"/>
                <w14:ligatures w14:val="none"/>
              </w:rPr>
              <w:t>,</w:t>
            </w:r>
          </w:p>
          <w:p w14:paraId="1393DFAC" w14:textId="77777777" w:rsidR="00290E16" w:rsidRPr="00290E16" w:rsidRDefault="00290E16" w:rsidP="00290E16">
            <w:pPr>
              <w:spacing w:after="0" w:line="240" w:lineRule="auto"/>
              <w:rPr>
                <w:rFonts w:ascii="Times New Roman" w:eastAsia="Times New Roman" w:hAnsi="Times New Roman" w:cs="Times New Roman"/>
                <w:noProof w:val="0"/>
                <w:kern w:val="0"/>
                <w:sz w:val="28"/>
                <w:szCs w:val="28"/>
                <w14:ligatures w14:val="none"/>
              </w:rPr>
            </w:pPr>
            <w:r w:rsidRPr="00290E16">
              <w:rPr>
                <w:rFonts w:ascii="Times New Roman" w:eastAsia="Times New Roman" w:hAnsi="Times New Roman" w:cs="Times New Roman"/>
                <w:noProof w:val="0"/>
                <w:color w:val="000000"/>
                <w:kern w:val="0"/>
                <w:sz w:val="28"/>
                <w:szCs w:val="28"/>
                <w14:ligatures w14:val="none"/>
              </w:rPr>
              <w:t>price NOT NULL,</w:t>
            </w:r>
          </w:p>
          <w:p w14:paraId="2AF8977D" w14:textId="77777777" w:rsidR="00290E16" w:rsidRPr="00290E16" w:rsidRDefault="00290E16" w:rsidP="00290E16">
            <w:pPr>
              <w:spacing w:after="0" w:line="240" w:lineRule="auto"/>
              <w:rPr>
                <w:rFonts w:ascii="Times New Roman" w:eastAsia="Times New Roman" w:hAnsi="Times New Roman" w:cs="Times New Roman"/>
                <w:noProof w:val="0"/>
                <w:kern w:val="0"/>
                <w:sz w:val="28"/>
                <w:szCs w:val="28"/>
                <w14:ligatures w14:val="none"/>
              </w:rPr>
            </w:pPr>
            <w:r w:rsidRPr="00290E16">
              <w:rPr>
                <w:rFonts w:ascii="Times New Roman" w:eastAsia="Times New Roman" w:hAnsi="Times New Roman" w:cs="Times New Roman"/>
                <w:noProof w:val="0"/>
                <w:color w:val="000000"/>
                <w:kern w:val="0"/>
                <w:sz w:val="28"/>
                <w:szCs w:val="28"/>
                <w14:ligatures w14:val="none"/>
              </w:rPr>
              <w:t>date NOT NULL</w:t>
            </w:r>
          </w:p>
        </w:tc>
      </w:tr>
      <w:tr w:rsidR="00290E16" w:rsidRPr="00290E16" w14:paraId="3B8F765D" w14:textId="77777777" w:rsidTr="00290E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E18B552" w14:textId="6808C3BA" w:rsidR="00290E16" w:rsidRPr="00290E16" w:rsidRDefault="00290E16" w:rsidP="00290E16">
            <w:pPr>
              <w:spacing w:after="0" w:line="240" w:lineRule="auto"/>
              <w:jc w:val="center"/>
              <w:rPr>
                <w:rFonts w:ascii="Times New Roman" w:eastAsia="Times New Roman" w:hAnsi="Times New Roman" w:cs="Times New Roman"/>
                <w:noProof w:val="0"/>
                <w:kern w:val="0"/>
                <w:sz w:val="28"/>
                <w:szCs w:val="28"/>
                <w:lang w:val="en-US"/>
                <w14:ligatures w14:val="none"/>
              </w:rPr>
            </w:pPr>
            <w:r w:rsidRPr="00290E16">
              <w:rPr>
                <w:rFonts w:ascii="Times New Roman" w:eastAsia="Times New Roman" w:hAnsi="Times New Roman" w:cs="Times New Roman"/>
                <w:noProof w:val="0"/>
                <w:color w:val="000000"/>
                <w:kern w:val="0"/>
                <w:sz w:val="28"/>
                <w:szCs w:val="28"/>
                <w14:ligatures w14:val="none"/>
              </w:rPr>
              <w:t>1</w:t>
            </w:r>
            <w:r w:rsidR="00C03CF8">
              <w:rPr>
                <w:rFonts w:ascii="Times New Roman" w:eastAsia="Times New Roman" w:hAnsi="Times New Roman" w:cs="Times New Roman"/>
                <w:noProof w:val="0"/>
                <w:color w:val="000000"/>
                <w:kern w:val="0"/>
                <w:sz w:val="28"/>
                <w:szCs w:val="28"/>
                <w:lang w:val="en-US"/>
                <w14:ligatures w14:val="none"/>
              </w:rPr>
              <w:t>9</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F0C42F" w14:textId="77777777" w:rsidR="00290E16" w:rsidRPr="00290E16" w:rsidRDefault="00290E16" w:rsidP="00290E16">
            <w:pPr>
              <w:spacing w:after="0" w:line="240" w:lineRule="auto"/>
              <w:jc w:val="center"/>
              <w:rPr>
                <w:rFonts w:ascii="Times New Roman" w:eastAsia="Times New Roman" w:hAnsi="Times New Roman" w:cs="Times New Roman"/>
                <w:noProof w:val="0"/>
                <w:kern w:val="0"/>
                <w:sz w:val="28"/>
                <w:szCs w:val="28"/>
                <w14:ligatures w14:val="none"/>
              </w:rPr>
            </w:pPr>
            <w:r w:rsidRPr="00290E16">
              <w:rPr>
                <w:rFonts w:ascii="Times New Roman" w:eastAsia="Times New Roman" w:hAnsi="Times New Roman" w:cs="Times New Roman"/>
                <w:noProof w:val="0"/>
                <w:color w:val="000000"/>
                <w:kern w:val="0"/>
                <w:sz w:val="28"/>
                <w:szCs w:val="28"/>
                <w14:ligatures w14:val="none"/>
              </w:rPr>
              <w:t>Account</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31E2A" w14:textId="77777777" w:rsidR="00290E16" w:rsidRPr="00290E16" w:rsidRDefault="00290E16" w:rsidP="00290E16">
            <w:pPr>
              <w:spacing w:after="0" w:line="240" w:lineRule="auto"/>
              <w:rPr>
                <w:rFonts w:ascii="Times New Roman" w:eastAsia="Times New Roman" w:hAnsi="Times New Roman" w:cs="Times New Roman"/>
                <w:noProof w:val="0"/>
                <w:kern w:val="0"/>
                <w:sz w:val="28"/>
                <w:szCs w:val="28"/>
                <w14:ligatures w14:val="none"/>
              </w:rPr>
            </w:pPr>
            <w:r w:rsidRPr="00290E16">
              <w:rPr>
                <w:rFonts w:ascii="Times New Roman" w:eastAsia="Times New Roman" w:hAnsi="Times New Roman" w:cs="Times New Roman"/>
                <w:noProof w:val="0"/>
                <w:color w:val="000000"/>
                <w:kern w:val="0"/>
                <w:sz w:val="28"/>
                <w:szCs w:val="28"/>
                <w14:ligatures w14:val="none"/>
              </w:rPr>
              <w:t>khóa chính userName,</w:t>
            </w:r>
          </w:p>
          <w:p w14:paraId="23C8D1A1" w14:textId="4744EB3B" w:rsidR="00290E16" w:rsidRPr="00290E16" w:rsidRDefault="00290E16" w:rsidP="00290E16">
            <w:pPr>
              <w:spacing w:after="0" w:line="240" w:lineRule="auto"/>
              <w:rPr>
                <w:rFonts w:ascii="Times New Roman" w:eastAsia="Times New Roman" w:hAnsi="Times New Roman" w:cs="Times New Roman"/>
                <w:noProof w:val="0"/>
                <w:kern w:val="0"/>
                <w:sz w:val="28"/>
                <w:szCs w:val="28"/>
                <w14:ligatures w14:val="none"/>
              </w:rPr>
            </w:pPr>
            <w:r w:rsidRPr="00290E16">
              <w:rPr>
                <w:rFonts w:ascii="Times New Roman" w:eastAsia="Times New Roman" w:hAnsi="Times New Roman" w:cs="Times New Roman"/>
                <w:noProof w:val="0"/>
                <w:color w:val="000000"/>
                <w:kern w:val="0"/>
                <w:sz w:val="28"/>
                <w:szCs w:val="28"/>
                <w14:ligatures w14:val="none"/>
              </w:rPr>
              <w:t>pass NOT NULL</w:t>
            </w:r>
            <w:r w:rsidR="00DB7B37">
              <w:rPr>
                <w:rFonts w:ascii="Times New Roman" w:eastAsia="Times New Roman" w:hAnsi="Times New Roman" w:cs="Times New Roman"/>
                <w:noProof w:val="0"/>
                <w:color w:val="000000"/>
                <w:kern w:val="0"/>
                <w:sz w:val="28"/>
                <w:szCs w:val="28"/>
                <w:lang w:val="en-US"/>
                <w14:ligatures w14:val="none"/>
              </w:rPr>
              <w:t xml:space="preserve"> check (pass &lt;&gt; ‘’)</w:t>
            </w:r>
            <w:r w:rsidRPr="00290E16">
              <w:rPr>
                <w:rFonts w:ascii="Times New Roman" w:eastAsia="Times New Roman" w:hAnsi="Times New Roman" w:cs="Times New Roman"/>
                <w:noProof w:val="0"/>
                <w:color w:val="000000"/>
                <w:kern w:val="0"/>
                <w:sz w:val="28"/>
                <w:szCs w:val="28"/>
                <w14:ligatures w14:val="none"/>
              </w:rPr>
              <w:t>,</w:t>
            </w:r>
          </w:p>
          <w:p w14:paraId="6A1ED2F2" w14:textId="77777777" w:rsidR="00290E16" w:rsidRPr="00290E16" w:rsidRDefault="00290E16" w:rsidP="00290E16">
            <w:pPr>
              <w:spacing w:after="0" w:line="240" w:lineRule="auto"/>
              <w:rPr>
                <w:rFonts w:ascii="Times New Roman" w:eastAsia="Times New Roman" w:hAnsi="Times New Roman" w:cs="Times New Roman"/>
                <w:noProof w:val="0"/>
                <w:kern w:val="0"/>
                <w:sz w:val="28"/>
                <w:szCs w:val="28"/>
                <w14:ligatures w14:val="none"/>
              </w:rPr>
            </w:pPr>
            <w:r w:rsidRPr="00290E16">
              <w:rPr>
                <w:rFonts w:ascii="Times New Roman" w:eastAsia="Times New Roman" w:hAnsi="Times New Roman" w:cs="Times New Roman"/>
                <w:noProof w:val="0"/>
                <w:color w:val="000000"/>
                <w:kern w:val="0"/>
                <w:sz w:val="28"/>
                <w:szCs w:val="28"/>
                <w14:ligatures w14:val="none"/>
              </w:rPr>
              <w:t>role NOT NULL check (role &gt;=0 AND role &lt;=1)</w:t>
            </w:r>
          </w:p>
        </w:tc>
      </w:tr>
    </w:tbl>
    <w:p w14:paraId="590FB80C" w14:textId="31E3BE89" w:rsidR="00826ED1" w:rsidRPr="00354A29" w:rsidRDefault="00826ED1" w:rsidP="008C47D2">
      <w:pPr>
        <w:spacing w:line="360" w:lineRule="auto"/>
        <w:ind w:left="360"/>
        <w:rPr>
          <w:rFonts w:ascii="Times New Roman" w:hAnsi="Times New Roman" w:cs="Times New Roman"/>
          <w:sz w:val="28"/>
          <w:szCs w:val="28"/>
        </w:rPr>
      </w:pPr>
    </w:p>
    <w:p w14:paraId="09115BC6" w14:textId="77777777" w:rsidR="00826ED1" w:rsidRPr="00354A29" w:rsidRDefault="00826ED1">
      <w:pPr>
        <w:rPr>
          <w:rFonts w:ascii="Times New Roman" w:hAnsi="Times New Roman" w:cs="Times New Roman"/>
          <w:sz w:val="28"/>
          <w:szCs w:val="28"/>
        </w:rPr>
      </w:pPr>
      <w:r w:rsidRPr="00354A29">
        <w:rPr>
          <w:rFonts w:ascii="Times New Roman" w:hAnsi="Times New Roman" w:cs="Times New Roman"/>
          <w:sz w:val="28"/>
          <w:szCs w:val="28"/>
        </w:rPr>
        <w:br w:type="page"/>
      </w:r>
    </w:p>
    <w:p w14:paraId="669451A6" w14:textId="0B398DF2" w:rsidR="009315D7" w:rsidRPr="00354A29" w:rsidRDefault="00826ED1" w:rsidP="00AB2939">
      <w:pPr>
        <w:pStyle w:val="ListParagraph"/>
        <w:numPr>
          <w:ilvl w:val="0"/>
          <w:numId w:val="3"/>
        </w:numPr>
        <w:spacing w:line="360" w:lineRule="auto"/>
        <w:outlineLvl w:val="1"/>
        <w:rPr>
          <w:rFonts w:ascii="Times New Roman" w:hAnsi="Times New Roman" w:cs="Times New Roman"/>
          <w:b/>
          <w:bCs/>
          <w:sz w:val="28"/>
          <w:szCs w:val="28"/>
        </w:rPr>
      </w:pPr>
      <w:bookmarkStart w:id="11" w:name="_Toc165362077"/>
      <w:r w:rsidRPr="00354A29">
        <w:rPr>
          <w:rFonts w:ascii="Times New Roman" w:hAnsi="Times New Roman" w:cs="Times New Roman"/>
          <w:b/>
          <w:bCs/>
          <w:sz w:val="28"/>
          <w:szCs w:val="28"/>
        </w:rPr>
        <w:lastRenderedPageBreak/>
        <w:t>Cài đặt các CSDL và các ràng buộc</w:t>
      </w:r>
      <w:bookmarkEnd w:id="11"/>
    </w:p>
    <w:p w14:paraId="7B244A85" w14:textId="77777777" w:rsidR="009315D7" w:rsidRPr="00354A29" w:rsidRDefault="009315D7" w:rsidP="00CF53B3">
      <w:pPr>
        <w:spacing w:after="0" w:line="360" w:lineRule="auto"/>
        <w:ind w:left="360"/>
        <w:rPr>
          <w:rFonts w:ascii="Times New Roman" w:hAnsi="Times New Roman" w:cs="Times New Roman"/>
          <w:b/>
          <w:bCs/>
          <w:i/>
          <w:iCs/>
          <w:sz w:val="28"/>
          <w:szCs w:val="28"/>
        </w:rPr>
      </w:pPr>
      <w:r w:rsidRPr="00354A29">
        <w:rPr>
          <w:rFonts w:ascii="Times New Roman" w:hAnsi="Times New Roman" w:cs="Times New Roman"/>
          <w:b/>
          <w:bCs/>
          <w:i/>
          <w:iCs/>
          <w:sz w:val="28"/>
          <w:szCs w:val="28"/>
        </w:rPr>
        <w:t>Bảng công việc</w:t>
      </w:r>
    </w:p>
    <w:tbl>
      <w:tblPr>
        <w:tblStyle w:val="TableGrid"/>
        <w:tblW w:w="0" w:type="auto"/>
        <w:tblInd w:w="360" w:type="dxa"/>
        <w:tblLook w:val="04A0" w:firstRow="1" w:lastRow="0" w:firstColumn="1" w:lastColumn="0" w:noHBand="0" w:noVBand="1"/>
      </w:tblPr>
      <w:tblGrid>
        <w:gridCol w:w="8656"/>
      </w:tblGrid>
      <w:tr w:rsidR="009315D7" w:rsidRPr="00354A29" w14:paraId="193A4034" w14:textId="77777777" w:rsidTr="004F07DC">
        <w:tc>
          <w:tcPr>
            <w:tcW w:w="9350" w:type="dxa"/>
          </w:tcPr>
          <w:p w14:paraId="76A4ADD6"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FF"/>
                <w:kern w:val="0"/>
                <w:sz w:val="24"/>
                <w:szCs w:val="24"/>
                <w:lang w:val="en-US"/>
              </w:rPr>
              <w:t>CREATE</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TABLE</w:t>
            </w:r>
            <w:r w:rsidRPr="007477E8">
              <w:rPr>
                <w:rFonts w:ascii="Consolas" w:hAnsi="Consolas" w:cs="Consolas"/>
                <w:noProof w:val="0"/>
                <w:color w:val="000000"/>
                <w:kern w:val="0"/>
                <w:sz w:val="24"/>
                <w:szCs w:val="24"/>
                <w:lang w:val="en-US"/>
              </w:rPr>
              <w:t xml:space="preserve"> Job</w:t>
            </w:r>
            <w:r w:rsidRPr="007477E8">
              <w:rPr>
                <w:rFonts w:ascii="Consolas" w:hAnsi="Consolas" w:cs="Consolas"/>
                <w:noProof w:val="0"/>
                <w:color w:val="0000FF"/>
                <w:kern w:val="0"/>
                <w:sz w:val="24"/>
                <w:szCs w:val="24"/>
                <w:lang w:val="en-US"/>
              </w:rPr>
              <w:t xml:space="preserve"> </w:t>
            </w:r>
            <w:r w:rsidRPr="007477E8">
              <w:rPr>
                <w:rFonts w:ascii="Consolas" w:hAnsi="Consolas" w:cs="Consolas"/>
                <w:noProof w:val="0"/>
                <w:color w:val="808080"/>
                <w:kern w:val="0"/>
                <w:sz w:val="24"/>
                <w:szCs w:val="24"/>
                <w:lang w:val="en-US"/>
              </w:rPr>
              <w:t>(</w:t>
            </w:r>
          </w:p>
          <w:p w14:paraId="26ADE69A"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00"/>
                <w:kern w:val="0"/>
                <w:sz w:val="24"/>
                <w:szCs w:val="24"/>
                <w:lang w:val="en-US"/>
              </w:rPr>
              <w:t xml:space="preserve">    ID </w:t>
            </w:r>
            <w:proofErr w:type="gramStart"/>
            <w:r w:rsidRPr="007477E8">
              <w:rPr>
                <w:rFonts w:ascii="Consolas" w:hAnsi="Consolas" w:cs="Consolas"/>
                <w:noProof w:val="0"/>
                <w:color w:val="0000FF"/>
                <w:kern w:val="0"/>
                <w:sz w:val="24"/>
                <w:szCs w:val="24"/>
                <w:lang w:val="en-US"/>
              </w:rPr>
              <w:t>VARCHAR</w:t>
            </w:r>
            <w:r w:rsidRPr="007477E8">
              <w:rPr>
                <w:rFonts w:ascii="Consolas" w:hAnsi="Consolas" w:cs="Consolas"/>
                <w:noProof w:val="0"/>
                <w:color w:val="808080"/>
                <w:kern w:val="0"/>
                <w:sz w:val="24"/>
                <w:szCs w:val="24"/>
                <w:lang w:val="en-US"/>
              </w:rPr>
              <w:t>(</w:t>
            </w:r>
            <w:proofErr w:type="gramEnd"/>
            <w:r w:rsidRPr="007477E8">
              <w:rPr>
                <w:rFonts w:ascii="Consolas" w:hAnsi="Consolas" w:cs="Consolas"/>
                <w:noProof w:val="0"/>
                <w:color w:val="000000"/>
                <w:kern w:val="0"/>
                <w:sz w:val="24"/>
                <w:szCs w:val="24"/>
                <w:lang w:val="en-US"/>
              </w:rPr>
              <w:t>3</w:t>
            </w:r>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PRIMARY</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KEY</w:t>
            </w:r>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8000"/>
                <w:kern w:val="0"/>
                <w:sz w:val="24"/>
                <w:szCs w:val="24"/>
                <w:lang w:val="en-US"/>
              </w:rPr>
              <w:t>-- J01, J02, ...</w:t>
            </w:r>
          </w:p>
          <w:p w14:paraId="78745F29"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00"/>
                <w:kern w:val="0"/>
                <w:sz w:val="24"/>
                <w:szCs w:val="24"/>
                <w:lang w:val="en-US"/>
              </w:rPr>
              <w:t xml:space="preserve">    </w:t>
            </w:r>
            <w:proofErr w:type="spellStart"/>
            <w:r w:rsidRPr="007477E8">
              <w:rPr>
                <w:rFonts w:ascii="Consolas" w:hAnsi="Consolas" w:cs="Consolas"/>
                <w:noProof w:val="0"/>
                <w:color w:val="000000"/>
                <w:kern w:val="0"/>
                <w:sz w:val="24"/>
                <w:szCs w:val="24"/>
                <w:lang w:val="en-US"/>
              </w:rPr>
              <w:t>jobDetail</w:t>
            </w:r>
            <w:proofErr w:type="spellEnd"/>
            <w:r w:rsidRPr="007477E8">
              <w:rPr>
                <w:rFonts w:ascii="Consolas" w:hAnsi="Consolas" w:cs="Consolas"/>
                <w:noProof w:val="0"/>
                <w:color w:val="000000"/>
                <w:kern w:val="0"/>
                <w:sz w:val="24"/>
                <w:szCs w:val="24"/>
                <w:lang w:val="en-US"/>
              </w:rPr>
              <w:t xml:space="preserve"> </w:t>
            </w:r>
            <w:proofErr w:type="gramStart"/>
            <w:r w:rsidRPr="007477E8">
              <w:rPr>
                <w:rFonts w:ascii="Consolas" w:hAnsi="Consolas" w:cs="Consolas"/>
                <w:noProof w:val="0"/>
                <w:color w:val="0000FF"/>
                <w:kern w:val="0"/>
                <w:sz w:val="24"/>
                <w:szCs w:val="24"/>
                <w:lang w:val="en-US"/>
              </w:rPr>
              <w:t>NVARCHAR</w:t>
            </w:r>
            <w:r w:rsidRPr="007477E8">
              <w:rPr>
                <w:rFonts w:ascii="Consolas" w:hAnsi="Consolas" w:cs="Consolas"/>
                <w:noProof w:val="0"/>
                <w:color w:val="808080"/>
                <w:kern w:val="0"/>
                <w:sz w:val="24"/>
                <w:szCs w:val="24"/>
                <w:lang w:val="en-US"/>
              </w:rPr>
              <w:t>(</w:t>
            </w:r>
            <w:proofErr w:type="gramEnd"/>
            <w:r w:rsidRPr="007477E8">
              <w:rPr>
                <w:rFonts w:ascii="Consolas" w:hAnsi="Consolas" w:cs="Consolas"/>
                <w:noProof w:val="0"/>
                <w:color w:val="FF00FF"/>
                <w:kern w:val="0"/>
                <w:sz w:val="24"/>
                <w:szCs w:val="24"/>
                <w:lang w:val="en-US"/>
              </w:rPr>
              <w:t>max</w:t>
            </w:r>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808080"/>
                <w:kern w:val="0"/>
                <w:sz w:val="24"/>
                <w:szCs w:val="24"/>
                <w:lang w:val="en-US"/>
              </w:rPr>
              <w:t>NOT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808080"/>
                <w:kern w:val="0"/>
                <w:sz w:val="24"/>
                <w:szCs w:val="24"/>
                <w:lang w:val="en-US"/>
              </w:rPr>
              <w:t>NULL,</w:t>
            </w:r>
          </w:p>
          <w:p w14:paraId="23739119"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00"/>
                <w:kern w:val="0"/>
                <w:sz w:val="24"/>
                <w:szCs w:val="24"/>
                <w:lang w:val="en-US"/>
              </w:rPr>
              <w:t xml:space="preserve">    salary </w:t>
            </w:r>
            <w:proofErr w:type="gramStart"/>
            <w:r w:rsidRPr="007477E8">
              <w:rPr>
                <w:rFonts w:ascii="Consolas" w:hAnsi="Consolas" w:cs="Consolas"/>
                <w:noProof w:val="0"/>
                <w:color w:val="0000FF"/>
                <w:kern w:val="0"/>
                <w:sz w:val="24"/>
                <w:szCs w:val="24"/>
                <w:lang w:val="en-US"/>
              </w:rPr>
              <w:t>DECIMAL</w:t>
            </w:r>
            <w:r w:rsidRPr="007477E8">
              <w:rPr>
                <w:rFonts w:ascii="Consolas" w:hAnsi="Consolas" w:cs="Consolas"/>
                <w:noProof w:val="0"/>
                <w:color w:val="808080"/>
                <w:kern w:val="0"/>
                <w:sz w:val="24"/>
                <w:szCs w:val="24"/>
                <w:lang w:val="en-US"/>
              </w:rPr>
              <w:t>(</w:t>
            </w:r>
            <w:proofErr w:type="gramEnd"/>
            <w:r w:rsidRPr="007477E8">
              <w:rPr>
                <w:rFonts w:ascii="Consolas" w:hAnsi="Consolas" w:cs="Consolas"/>
                <w:noProof w:val="0"/>
                <w:color w:val="000000"/>
                <w:kern w:val="0"/>
                <w:sz w:val="24"/>
                <w:szCs w:val="24"/>
                <w:lang w:val="en-US"/>
              </w:rPr>
              <w:t>10</w:t>
            </w:r>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 xml:space="preserve"> 2</w:t>
            </w:r>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808080"/>
                <w:kern w:val="0"/>
                <w:sz w:val="24"/>
                <w:szCs w:val="24"/>
                <w:lang w:val="en-US"/>
              </w:rPr>
              <w:t>NOT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808080"/>
                <w:kern w:val="0"/>
                <w:sz w:val="24"/>
                <w:szCs w:val="24"/>
                <w:lang w:val="en-US"/>
              </w:rPr>
              <w:t>NULL</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 xml:space="preserve">CHECK </w:t>
            </w:r>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 xml:space="preserve">salary </w:t>
            </w:r>
            <w:r w:rsidRPr="007477E8">
              <w:rPr>
                <w:rFonts w:ascii="Consolas" w:hAnsi="Consolas" w:cs="Consolas"/>
                <w:noProof w:val="0"/>
                <w:color w:val="808080"/>
                <w:kern w:val="0"/>
                <w:sz w:val="24"/>
                <w:szCs w:val="24"/>
                <w:lang w:val="en-US"/>
              </w:rPr>
              <w:t>&gt;</w:t>
            </w:r>
            <w:r w:rsidRPr="007477E8">
              <w:rPr>
                <w:rFonts w:ascii="Consolas" w:hAnsi="Consolas" w:cs="Consolas"/>
                <w:noProof w:val="0"/>
                <w:color w:val="000000"/>
                <w:kern w:val="0"/>
                <w:sz w:val="24"/>
                <w:szCs w:val="24"/>
                <w:lang w:val="en-US"/>
              </w:rPr>
              <w:t xml:space="preserve"> 0</w:t>
            </w:r>
            <w:r w:rsidRPr="007477E8">
              <w:rPr>
                <w:rFonts w:ascii="Consolas" w:hAnsi="Consolas" w:cs="Consolas"/>
                <w:noProof w:val="0"/>
                <w:color w:val="808080"/>
                <w:kern w:val="0"/>
                <w:sz w:val="24"/>
                <w:szCs w:val="24"/>
                <w:lang w:val="en-US"/>
              </w:rPr>
              <w:t>)</w:t>
            </w:r>
          </w:p>
          <w:p w14:paraId="52BC3496" w14:textId="23922075" w:rsidR="009315D7" w:rsidRPr="00354A29" w:rsidRDefault="007477E8" w:rsidP="007477E8">
            <w:pPr>
              <w:autoSpaceDE w:val="0"/>
              <w:autoSpaceDN w:val="0"/>
              <w:adjustRightInd w:val="0"/>
              <w:spacing w:line="276" w:lineRule="auto"/>
              <w:rPr>
                <w:rFonts w:ascii="Times New Roman" w:hAnsi="Times New Roman" w:cs="Times New Roman"/>
                <w:noProof w:val="0"/>
                <w:color w:val="000000"/>
                <w:kern w:val="0"/>
                <w:sz w:val="26"/>
                <w:szCs w:val="26"/>
              </w:rPr>
            </w:pPr>
            <w:r w:rsidRPr="007477E8">
              <w:rPr>
                <w:rFonts w:ascii="Consolas" w:hAnsi="Consolas" w:cs="Consolas"/>
                <w:noProof w:val="0"/>
                <w:color w:val="808080"/>
                <w:kern w:val="0"/>
                <w:sz w:val="24"/>
                <w:szCs w:val="24"/>
                <w:lang w:val="en-US"/>
              </w:rPr>
              <w:t>);</w:t>
            </w:r>
          </w:p>
        </w:tc>
      </w:tr>
    </w:tbl>
    <w:p w14:paraId="2853148A" w14:textId="77777777" w:rsidR="00B36C8B" w:rsidRPr="00354A29" w:rsidRDefault="00B36C8B" w:rsidP="00CF53B3">
      <w:pPr>
        <w:spacing w:after="0" w:line="360" w:lineRule="auto"/>
        <w:ind w:left="360"/>
        <w:rPr>
          <w:rFonts w:ascii="Times New Roman" w:hAnsi="Times New Roman" w:cs="Times New Roman"/>
          <w:b/>
          <w:bCs/>
          <w:i/>
          <w:iCs/>
          <w:sz w:val="28"/>
          <w:szCs w:val="28"/>
        </w:rPr>
      </w:pPr>
    </w:p>
    <w:p w14:paraId="3B33CF22" w14:textId="144EA66B" w:rsidR="00492659" w:rsidRPr="00354A29" w:rsidRDefault="00492659" w:rsidP="00CF53B3">
      <w:pPr>
        <w:spacing w:after="0" w:line="360" w:lineRule="auto"/>
        <w:ind w:left="360"/>
        <w:rPr>
          <w:rFonts w:ascii="Times New Roman" w:hAnsi="Times New Roman" w:cs="Times New Roman"/>
          <w:b/>
          <w:bCs/>
          <w:i/>
          <w:iCs/>
          <w:sz w:val="28"/>
          <w:szCs w:val="28"/>
        </w:rPr>
      </w:pPr>
      <w:r w:rsidRPr="00354A29">
        <w:rPr>
          <w:rFonts w:ascii="Times New Roman" w:hAnsi="Times New Roman" w:cs="Times New Roman"/>
          <w:b/>
          <w:bCs/>
          <w:i/>
          <w:iCs/>
          <w:sz w:val="28"/>
          <w:szCs w:val="28"/>
        </w:rPr>
        <w:t xml:space="preserve">Bảng </w:t>
      </w:r>
      <w:r w:rsidR="00A023C9" w:rsidRPr="00354A29">
        <w:rPr>
          <w:rFonts w:ascii="Times New Roman" w:hAnsi="Times New Roman" w:cs="Times New Roman"/>
          <w:b/>
          <w:bCs/>
          <w:i/>
          <w:iCs/>
          <w:sz w:val="28"/>
          <w:szCs w:val="28"/>
        </w:rPr>
        <w:t>nhân viên</w:t>
      </w:r>
    </w:p>
    <w:tbl>
      <w:tblPr>
        <w:tblStyle w:val="TableGrid"/>
        <w:tblW w:w="0" w:type="auto"/>
        <w:tblInd w:w="360" w:type="dxa"/>
        <w:tblLook w:val="04A0" w:firstRow="1" w:lastRow="0" w:firstColumn="1" w:lastColumn="0" w:noHBand="0" w:noVBand="1"/>
      </w:tblPr>
      <w:tblGrid>
        <w:gridCol w:w="8656"/>
      </w:tblGrid>
      <w:tr w:rsidR="00492659" w:rsidRPr="00354A29" w14:paraId="6C317AFF" w14:textId="77777777" w:rsidTr="00BC64EC">
        <w:tc>
          <w:tcPr>
            <w:tcW w:w="8990" w:type="dxa"/>
          </w:tcPr>
          <w:p w14:paraId="30F57E1F"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FF"/>
                <w:kern w:val="0"/>
                <w:sz w:val="24"/>
                <w:szCs w:val="24"/>
                <w:lang w:val="en-US"/>
              </w:rPr>
              <w:t>CREATE</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TABLE</w:t>
            </w:r>
            <w:r w:rsidRPr="007477E8">
              <w:rPr>
                <w:rFonts w:ascii="Consolas" w:hAnsi="Consolas" w:cs="Consolas"/>
                <w:noProof w:val="0"/>
                <w:color w:val="000000"/>
                <w:kern w:val="0"/>
                <w:sz w:val="24"/>
                <w:szCs w:val="24"/>
                <w:lang w:val="en-US"/>
              </w:rPr>
              <w:t xml:space="preserve"> Employee</w:t>
            </w:r>
            <w:r w:rsidRPr="007477E8">
              <w:rPr>
                <w:rFonts w:ascii="Consolas" w:hAnsi="Consolas" w:cs="Consolas"/>
                <w:noProof w:val="0"/>
                <w:color w:val="0000FF"/>
                <w:kern w:val="0"/>
                <w:sz w:val="24"/>
                <w:szCs w:val="24"/>
                <w:lang w:val="en-US"/>
              </w:rPr>
              <w:t xml:space="preserve"> </w:t>
            </w:r>
            <w:r w:rsidRPr="007477E8">
              <w:rPr>
                <w:rFonts w:ascii="Consolas" w:hAnsi="Consolas" w:cs="Consolas"/>
                <w:noProof w:val="0"/>
                <w:color w:val="808080"/>
                <w:kern w:val="0"/>
                <w:sz w:val="24"/>
                <w:szCs w:val="24"/>
                <w:lang w:val="en-US"/>
              </w:rPr>
              <w:t>(</w:t>
            </w:r>
          </w:p>
          <w:p w14:paraId="54F42E66"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00"/>
                <w:kern w:val="0"/>
                <w:sz w:val="24"/>
                <w:szCs w:val="24"/>
                <w:lang w:val="en-US"/>
              </w:rPr>
              <w:t xml:space="preserve">    ID </w:t>
            </w:r>
            <w:proofErr w:type="gramStart"/>
            <w:r w:rsidRPr="007477E8">
              <w:rPr>
                <w:rFonts w:ascii="Consolas" w:hAnsi="Consolas" w:cs="Consolas"/>
                <w:noProof w:val="0"/>
                <w:color w:val="0000FF"/>
                <w:kern w:val="0"/>
                <w:sz w:val="24"/>
                <w:szCs w:val="24"/>
                <w:lang w:val="en-US"/>
              </w:rPr>
              <w:t>VARCHAR</w:t>
            </w:r>
            <w:r w:rsidRPr="007477E8">
              <w:rPr>
                <w:rFonts w:ascii="Consolas" w:hAnsi="Consolas" w:cs="Consolas"/>
                <w:noProof w:val="0"/>
                <w:color w:val="808080"/>
                <w:kern w:val="0"/>
                <w:sz w:val="24"/>
                <w:szCs w:val="24"/>
                <w:lang w:val="en-US"/>
              </w:rPr>
              <w:t>(</w:t>
            </w:r>
            <w:proofErr w:type="gramEnd"/>
            <w:r w:rsidRPr="007477E8">
              <w:rPr>
                <w:rFonts w:ascii="Consolas" w:hAnsi="Consolas" w:cs="Consolas"/>
                <w:noProof w:val="0"/>
                <w:color w:val="000000"/>
                <w:kern w:val="0"/>
                <w:sz w:val="24"/>
                <w:szCs w:val="24"/>
                <w:lang w:val="en-US"/>
              </w:rPr>
              <w:t>4</w:t>
            </w:r>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PRIMARY</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KEY</w:t>
            </w:r>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8000"/>
                <w:kern w:val="0"/>
                <w:sz w:val="24"/>
                <w:szCs w:val="24"/>
                <w:lang w:val="en-US"/>
              </w:rPr>
              <w:t>-- E01, E02, ...</w:t>
            </w:r>
          </w:p>
          <w:p w14:paraId="36A4CF4E"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name</w:t>
            </w:r>
            <w:r w:rsidRPr="007477E8">
              <w:rPr>
                <w:rFonts w:ascii="Consolas" w:hAnsi="Consolas" w:cs="Consolas"/>
                <w:noProof w:val="0"/>
                <w:color w:val="000000"/>
                <w:kern w:val="0"/>
                <w:sz w:val="24"/>
                <w:szCs w:val="24"/>
                <w:lang w:val="en-US"/>
              </w:rPr>
              <w:t xml:space="preserve"> </w:t>
            </w:r>
            <w:proofErr w:type="gramStart"/>
            <w:r w:rsidRPr="007477E8">
              <w:rPr>
                <w:rFonts w:ascii="Consolas" w:hAnsi="Consolas" w:cs="Consolas"/>
                <w:noProof w:val="0"/>
                <w:color w:val="0000FF"/>
                <w:kern w:val="0"/>
                <w:sz w:val="24"/>
                <w:szCs w:val="24"/>
                <w:lang w:val="en-US"/>
              </w:rPr>
              <w:t>NVARCHAR</w:t>
            </w:r>
            <w:r w:rsidRPr="007477E8">
              <w:rPr>
                <w:rFonts w:ascii="Consolas" w:hAnsi="Consolas" w:cs="Consolas"/>
                <w:noProof w:val="0"/>
                <w:color w:val="808080"/>
                <w:kern w:val="0"/>
                <w:sz w:val="24"/>
                <w:szCs w:val="24"/>
                <w:lang w:val="en-US"/>
              </w:rPr>
              <w:t>(</w:t>
            </w:r>
            <w:proofErr w:type="gramEnd"/>
            <w:r w:rsidRPr="007477E8">
              <w:rPr>
                <w:rFonts w:ascii="Consolas" w:hAnsi="Consolas" w:cs="Consolas"/>
                <w:noProof w:val="0"/>
                <w:color w:val="FF00FF"/>
                <w:kern w:val="0"/>
                <w:sz w:val="24"/>
                <w:szCs w:val="24"/>
                <w:lang w:val="en-US"/>
              </w:rPr>
              <w:t>max</w:t>
            </w:r>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808080"/>
                <w:kern w:val="0"/>
                <w:sz w:val="24"/>
                <w:szCs w:val="24"/>
                <w:lang w:val="en-US"/>
              </w:rPr>
              <w:t>NOT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808080"/>
                <w:kern w:val="0"/>
                <w:sz w:val="24"/>
                <w:szCs w:val="24"/>
                <w:lang w:val="en-US"/>
              </w:rPr>
              <w:t>NULL</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 xml:space="preserve">CHECK </w:t>
            </w:r>
            <w:r w:rsidRPr="007477E8">
              <w:rPr>
                <w:rFonts w:ascii="Consolas" w:hAnsi="Consolas" w:cs="Consolas"/>
                <w:noProof w:val="0"/>
                <w:color w:val="808080"/>
                <w:kern w:val="0"/>
                <w:sz w:val="24"/>
                <w:szCs w:val="24"/>
                <w:lang w:val="en-US"/>
              </w:rPr>
              <w:t>(</w:t>
            </w:r>
            <w:r w:rsidRPr="007477E8">
              <w:rPr>
                <w:rFonts w:ascii="Consolas" w:hAnsi="Consolas" w:cs="Consolas"/>
                <w:noProof w:val="0"/>
                <w:color w:val="0000FF"/>
                <w:kern w:val="0"/>
                <w:sz w:val="24"/>
                <w:szCs w:val="24"/>
                <w:lang w:val="en-US"/>
              </w:rPr>
              <w:t>name</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FF0000"/>
                <w:kern w:val="0"/>
                <w:sz w:val="24"/>
                <w:szCs w:val="24"/>
                <w:lang w:val="en-US"/>
              </w:rPr>
              <w:t>''</w:t>
            </w:r>
            <w:r w:rsidRPr="007477E8">
              <w:rPr>
                <w:rFonts w:ascii="Consolas" w:hAnsi="Consolas" w:cs="Consolas"/>
                <w:noProof w:val="0"/>
                <w:color w:val="808080"/>
                <w:kern w:val="0"/>
                <w:sz w:val="24"/>
                <w:szCs w:val="24"/>
                <w:lang w:val="en-US"/>
              </w:rPr>
              <w:t>),</w:t>
            </w:r>
          </w:p>
          <w:p w14:paraId="6BB1AB6A"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00"/>
                <w:kern w:val="0"/>
                <w:sz w:val="24"/>
                <w:szCs w:val="24"/>
                <w:lang w:val="en-US"/>
              </w:rPr>
              <w:t xml:space="preserve">    </w:t>
            </w:r>
            <w:proofErr w:type="spellStart"/>
            <w:r w:rsidRPr="007477E8">
              <w:rPr>
                <w:rFonts w:ascii="Consolas" w:hAnsi="Consolas" w:cs="Consolas"/>
                <w:noProof w:val="0"/>
                <w:color w:val="000000"/>
                <w:kern w:val="0"/>
                <w:sz w:val="24"/>
                <w:szCs w:val="24"/>
                <w:lang w:val="en-US"/>
              </w:rPr>
              <w:t>birthDate</w:t>
            </w:r>
            <w:proofErr w:type="spellEnd"/>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DATE</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808080"/>
                <w:kern w:val="0"/>
                <w:sz w:val="24"/>
                <w:szCs w:val="24"/>
                <w:lang w:val="en-US"/>
              </w:rPr>
              <w:t>NOT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808080"/>
                <w:kern w:val="0"/>
                <w:sz w:val="24"/>
                <w:szCs w:val="24"/>
                <w:lang w:val="en-US"/>
              </w:rPr>
              <w:t>NULL,</w:t>
            </w:r>
          </w:p>
          <w:p w14:paraId="1A09F7AC"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address</w:t>
            </w:r>
            <w:r w:rsidRPr="007477E8">
              <w:rPr>
                <w:rFonts w:ascii="Consolas" w:hAnsi="Consolas" w:cs="Consolas"/>
                <w:noProof w:val="0"/>
                <w:color w:val="000000"/>
                <w:kern w:val="0"/>
                <w:sz w:val="24"/>
                <w:szCs w:val="24"/>
                <w:lang w:val="en-US"/>
              </w:rPr>
              <w:t xml:space="preserve"> </w:t>
            </w:r>
            <w:proofErr w:type="gramStart"/>
            <w:r w:rsidRPr="007477E8">
              <w:rPr>
                <w:rFonts w:ascii="Consolas" w:hAnsi="Consolas" w:cs="Consolas"/>
                <w:noProof w:val="0"/>
                <w:color w:val="0000FF"/>
                <w:kern w:val="0"/>
                <w:sz w:val="24"/>
                <w:szCs w:val="24"/>
                <w:lang w:val="en-US"/>
              </w:rPr>
              <w:t>NVARCHAR</w:t>
            </w:r>
            <w:r w:rsidRPr="007477E8">
              <w:rPr>
                <w:rFonts w:ascii="Consolas" w:hAnsi="Consolas" w:cs="Consolas"/>
                <w:noProof w:val="0"/>
                <w:color w:val="808080"/>
                <w:kern w:val="0"/>
                <w:sz w:val="24"/>
                <w:szCs w:val="24"/>
                <w:lang w:val="en-US"/>
              </w:rPr>
              <w:t>(</w:t>
            </w:r>
            <w:proofErr w:type="gramEnd"/>
            <w:r w:rsidRPr="007477E8">
              <w:rPr>
                <w:rFonts w:ascii="Consolas" w:hAnsi="Consolas" w:cs="Consolas"/>
                <w:noProof w:val="0"/>
                <w:color w:val="FF00FF"/>
                <w:kern w:val="0"/>
                <w:sz w:val="24"/>
                <w:szCs w:val="24"/>
                <w:lang w:val="en-US"/>
              </w:rPr>
              <w:t>max</w:t>
            </w:r>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808080"/>
                <w:kern w:val="0"/>
                <w:sz w:val="24"/>
                <w:szCs w:val="24"/>
                <w:lang w:val="en-US"/>
              </w:rPr>
              <w:t>NOT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808080"/>
                <w:kern w:val="0"/>
                <w:sz w:val="24"/>
                <w:szCs w:val="24"/>
                <w:lang w:val="en-US"/>
              </w:rPr>
              <w:t>NULL,</w:t>
            </w:r>
          </w:p>
          <w:p w14:paraId="0B6F4632"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00"/>
                <w:kern w:val="0"/>
                <w:sz w:val="24"/>
                <w:szCs w:val="24"/>
                <w:lang w:val="en-US"/>
              </w:rPr>
              <w:t xml:space="preserve">    phone </w:t>
            </w:r>
            <w:proofErr w:type="gramStart"/>
            <w:r w:rsidRPr="007477E8">
              <w:rPr>
                <w:rFonts w:ascii="Consolas" w:hAnsi="Consolas" w:cs="Consolas"/>
                <w:noProof w:val="0"/>
                <w:color w:val="0000FF"/>
                <w:kern w:val="0"/>
                <w:sz w:val="24"/>
                <w:szCs w:val="24"/>
                <w:lang w:val="en-US"/>
              </w:rPr>
              <w:t>VARCHAR</w:t>
            </w:r>
            <w:r w:rsidRPr="007477E8">
              <w:rPr>
                <w:rFonts w:ascii="Consolas" w:hAnsi="Consolas" w:cs="Consolas"/>
                <w:noProof w:val="0"/>
                <w:color w:val="808080"/>
                <w:kern w:val="0"/>
                <w:sz w:val="24"/>
                <w:szCs w:val="24"/>
                <w:lang w:val="en-US"/>
              </w:rPr>
              <w:t>(</w:t>
            </w:r>
            <w:proofErr w:type="gramEnd"/>
            <w:r w:rsidRPr="007477E8">
              <w:rPr>
                <w:rFonts w:ascii="Consolas" w:hAnsi="Consolas" w:cs="Consolas"/>
                <w:noProof w:val="0"/>
                <w:color w:val="000000"/>
                <w:kern w:val="0"/>
                <w:sz w:val="24"/>
                <w:szCs w:val="24"/>
                <w:lang w:val="en-US"/>
              </w:rPr>
              <w:t>10</w:t>
            </w:r>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808080"/>
                <w:kern w:val="0"/>
                <w:sz w:val="24"/>
                <w:szCs w:val="24"/>
                <w:lang w:val="en-US"/>
              </w:rPr>
              <w:t>NOT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808080"/>
                <w:kern w:val="0"/>
                <w:sz w:val="24"/>
                <w:szCs w:val="24"/>
                <w:lang w:val="en-US"/>
              </w:rPr>
              <w:t>NULL</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 xml:space="preserve">CHECK </w:t>
            </w:r>
            <w:r w:rsidRPr="007477E8">
              <w:rPr>
                <w:rFonts w:ascii="Consolas" w:hAnsi="Consolas" w:cs="Consolas"/>
                <w:noProof w:val="0"/>
                <w:color w:val="808080"/>
                <w:kern w:val="0"/>
                <w:sz w:val="24"/>
                <w:szCs w:val="24"/>
                <w:lang w:val="en-US"/>
              </w:rPr>
              <w:t>(</w:t>
            </w:r>
            <w:r w:rsidRPr="007477E8">
              <w:rPr>
                <w:rFonts w:ascii="Consolas" w:hAnsi="Consolas" w:cs="Consolas"/>
                <w:noProof w:val="0"/>
                <w:color w:val="FF00FF"/>
                <w:kern w:val="0"/>
                <w:sz w:val="24"/>
                <w:szCs w:val="24"/>
                <w:lang w:val="en-US"/>
              </w:rPr>
              <w:t>LEN</w:t>
            </w:r>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phone</w:t>
            </w:r>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 xml:space="preserve"> 10</w:t>
            </w:r>
            <w:r w:rsidRPr="007477E8">
              <w:rPr>
                <w:rFonts w:ascii="Consolas" w:hAnsi="Consolas" w:cs="Consolas"/>
                <w:noProof w:val="0"/>
                <w:color w:val="808080"/>
                <w:kern w:val="0"/>
                <w:sz w:val="24"/>
                <w:szCs w:val="24"/>
                <w:lang w:val="en-US"/>
              </w:rPr>
              <w:t>),</w:t>
            </w:r>
          </w:p>
          <w:p w14:paraId="46E4B54B"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00"/>
                <w:kern w:val="0"/>
                <w:sz w:val="24"/>
                <w:szCs w:val="24"/>
                <w:lang w:val="en-US"/>
              </w:rPr>
              <w:t xml:space="preserve">    </w:t>
            </w:r>
            <w:proofErr w:type="spellStart"/>
            <w:r w:rsidRPr="007477E8">
              <w:rPr>
                <w:rFonts w:ascii="Consolas" w:hAnsi="Consolas" w:cs="Consolas"/>
                <w:noProof w:val="0"/>
                <w:color w:val="000000"/>
                <w:kern w:val="0"/>
                <w:sz w:val="24"/>
                <w:szCs w:val="24"/>
                <w:lang w:val="en-US"/>
              </w:rPr>
              <w:t>recruitmentDate</w:t>
            </w:r>
            <w:proofErr w:type="spellEnd"/>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DATE</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808080"/>
                <w:kern w:val="0"/>
                <w:sz w:val="24"/>
                <w:szCs w:val="24"/>
                <w:lang w:val="en-US"/>
              </w:rPr>
              <w:t>NOT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808080"/>
                <w:kern w:val="0"/>
                <w:sz w:val="24"/>
                <w:szCs w:val="24"/>
                <w:lang w:val="en-US"/>
              </w:rPr>
              <w:t>NULL,</w:t>
            </w:r>
          </w:p>
          <w:p w14:paraId="4F0BE2E0"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00"/>
                <w:kern w:val="0"/>
                <w:sz w:val="24"/>
                <w:szCs w:val="24"/>
                <w:lang w:val="en-US"/>
              </w:rPr>
              <w:t xml:space="preserve">    </w:t>
            </w:r>
            <w:proofErr w:type="spellStart"/>
            <w:r w:rsidRPr="007477E8">
              <w:rPr>
                <w:rFonts w:ascii="Consolas" w:hAnsi="Consolas" w:cs="Consolas"/>
                <w:noProof w:val="0"/>
                <w:color w:val="000000"/>
                <w:kern w:val="0"/>
                <w:sz w:val="24"/>
                <w:szCs w:val="24"/>
                <w:lang w:val="en-US"/>
              </w:rPr>
              <w:t>jobID</w:t>
            </w:r>
            <w:proofErr w:type="spellEnd"/>
            <w:r w:rsidRPr="007477E8">
              <w:rPr>
                <w:rFonts w:ascii="Consolas" w:hAnsi="Consolas" w:cs="Consolas"/>
                <w:noProof w:val="0"/>
                <w:color w:val="000000"/>
                <w:kern w:val="0"/>
                <w:sz w:val="24"/>
                <w:szCs w:val="24"/>
                <w:lang w:val="en-US"/>
              </w:rPr>
              <w:t xml:space="preserve"> </w:t>
            </w:r>
            <w:proofErr w:type="gramStart"/>
            <w:r w:rsidRPr="007477E8">
              <w:rPr>
                <w:rFonts w:ascii="Consolas" w:hAnsi="Consolas" w:cs="Consolas"/>
                <w:noProof w:val="0"/>
                <w:color w:val="0000FF"/>
                <w:kern w:val="0"/>
                <w:sz w:val="24"/>
                <w:szCs w:val="24"/>
                <w:lang w:val="en-US"/>
              </w:rPr>
              <w:t>VARCHAR</w:t>
            </w:r>
            <w:r w:rsidRPr="007477E8">
              <w:rPr>
                <w:rFonts w:ascii="Consolas" w:hAnsi="Consolas" w:cs="Consolas"/>
                <w:noProof w:val="0"/>
                <w:color w:val="808080"/>
                <w:kern w:val="0"/>
                <w:sz w:val="24"/>
                <w:szCs w:val="24"/>
                <w:lang w:val="en-US"/>
              </w:rPr>
              <w:t>(</w:t>
            </w:r>
            <w:proofErr w:type="gramEnd"/>
            <w:r w:rsidRPr="007477E8">
              <w:rPr>
                <w:rFonts w:ascii="Consolas" w:hAnsi="Consolas" w:cs="Consolas"/>
                <w:noProof w:val="0"/>
                <w:color w:val="000000"/>
                <w:kern w:val="0"/>
                <w:sz w:val="24"/>
                <w:szCs w:val="24"/>
                <w:lang w:val="en-US"/>
              </w:rPr>
              <w:t>3</w:t>
            </w:r>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808080"/>
                <w:kern w:val="0"/>
                <w:sz w:val="24"/>
                <w:szCs w:val="24"/>
                <w:lang w:val="en-US"/>
              </w:rPr>
              <w:t>NOT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808080"/>
                <w:kern w:val="0"/>
                <w:sz w:val="24"/>
                <w:szCs w:val="24"/>
                <w:lang w:val="en-US"/>
              </w:rPr>
              <w:t>NULL</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 xml:space="preserve">CHECK </w:t>
            </w:r>
            <w:r w:rsidRPr="007477E8">
              <w:rPr>
                <w:rFonts w:ascii="Consolas" w:hAnsi="Consolas" w:cs="Consolas"/>
                <w:noProof w:val="0"/>
                <w:color w:val="808080"/>
                <w:kern w:val="0"/>
                <w:sz w:val="24"/>
                <w:szCs w:val="24"/>
                <w:lang w:val="en-US"/>
              </w:rPr>
              <w:t>(</w:t>
            </w:r>
            <w:proofErr w:type="spellStart"/>
            <w:r w:rsidRPr="007477E8">
              <w:rPr>
                <w:rFonts w:ascii="Consolas" w:hAnsi="Consolas" w:cs="Consolas"/>
                <w:noProof w:val="0"/>
                <w:color w:val="000000"/>
                <w:kern w:val="0"/>
                <w:sz w:val="24"/>
                <w:szCs w:val="24"/>
                <w:lang w:val="en-US"/>
              </w:rPr>
              <w:t>jobID</w:t>
            </w:r>
            <w:proofErr w:type="spellEnd"/>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FF0000"/>
                <w:kern w:val="0"/>
                <w:sz w:val="24"/>
                <w:szCs w:val="24"/>
                <w:lang w:val="en-US"/>
              </w:rPr>
              <w:t>''</w:t>
            </w:r>
            <w:r w:rsidRPr="007477E8">
              <w:rPr>
                <w:rFonts w:ascii="Consolas" w:hAnsi="Consolas" w:cs="Consolas"/>
                <w:noProof w:val="0"/>
                <w:color w:val="808080"/>
                <w:kern w:val="0"/>
                <w:sz w:val="24"/>
                <w:szCs w:val="24"/>
                <w:lang w:val="en-US"/>
              </w:rPr>
              <w:t>),</w:t>
            </w:r>
          </w:p>
          <w:p w14:paraId="160B830B"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00"/>
                <w:kern w:val="0"/>
                <w:sz w:val="24"/>
                <w:szCs w:val="24"/>
                <w:lang w:val="en-US"/>
              </w:rPr>
              <w:t xml:space="preserve">    </w:t>
            </w:r>
            <w:proofErr w:type="spellStart"/>
            <w:r w:rsidRPr="007477E8">
              <w:rPr>
                <w:rFonts w:ascii="Consolas" w:hAnsi="Consolas" w:cs="Consolas"/>
                <w:noProof w:val="0"/>
                <w:color w:val="000000"/>
                <w:kern w:val="0"/>
                <w:sz w:val="24"/>
                <w:szCs w:val="24"/>
                <w:lang w:val="en-US"/>
              </w:rPr>
              <w:t>penaltyPoint</w:t>
            </w:r>
            <w:proofErr w:type="spellEnd"/>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INT</w:t>
            </w:r>
            <w:r w:rsidRPr="007477E8">
              <w:rPr>
                <w:rFonts w:ascii="Consolas" w:hAnsi="Consolas" w:cs="Consolas"/>
                <w:noProof w:val="0"/>
                <w:color w:val="808080"/>
                <w:kern w:val="0"/>
                <w:sz w:val="24"/>
                <w:szCs w:val="24"/>
                <w:lang w:val="en-US"/>
              </w:rPr>
              <w:t>,</w:t>
            </w:r>
          </w:p>
          <w:p w14:paraId="52AF0467"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00"/>
                <w:kern w:val="0"/>
                <w:sz w:val="24"/>
                <w:szCs w:val="24"/>
                <w:lang w:val="en-US"/>
              </w:rPr>
              <w:t xml:space="preserve">    </w:t>
            </w:r>
            <w:proofErr w:type="spellStart"/>
            <w:r w:rsidRPr="007477E8">
              <w:rPr>
                <w:rFonts w:ascii="Consolas" w:hAnsi="Consolas" w:cs="Consolas"/>
                <w:noProof w:val="0"/>
                <w:color w:val="000000"/>
                <w:kern w:val="0"/>
                <w:sz w:val="24"/>
                <w:szCs w:val="24"/>
                <w:lang w:val="en-US"/>
              </w:rPr>
              <w:t>bonusPoint</w:t>
            </w:r>
            <w:proofErr w:type="spellEnd"/>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INT</w:t>
            </w:r>
            <w:r w:rsidRPr="007477E8">
              <w:rPr>
                <w:rFonts w:ascii="Consolas" w:hAnsi="Consolas" w:cs="Consolas"/>
                <w:noProof w:val="0"/>
                <w:color w:val="808080"/>
                <w:kern w:val="0"/>
                <w:sz w:val="24"/>
                <w:szCs w:val="24"/>
                <w:lang w:val="en-US"/>
              </w:rPr>
              <w:t>,</w:t>
            </w:r>
          </w:p>
          <w:p w14:paraId="1F48C13B"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00"/>
                <w:kern w:val="0"/>
                <w:sz w:val="24"/>
                <w:szCs w:val="24"/>
                <w:lang w:val="en-US"/>
              </w:rPr>
              <w:t xml:space="preserve">    </w:t>
            </w:r>
            <w:proofErr w:type="spellStart"/>
            <w:r w:rsidRPr="007477E8">
              <w:rPr>
                <w:rFonts w:ascii="Consolas" w:hAnsi="Consolas" w:cs="Consolas"/>
                <w:noProof w:val="0"/>
                <w:color w:val="000000"/>
                <w:kern w:val="0"/>
                <w:sz w:val="24"/>
                <w:szCs w:val="24"/>
                <w:lang w:val="en-US"/>
              </w:rPr>
              <w:t>numberOfShift</w:t>
            </w:r>
            <w:proofErr w:type="spellEnd"/>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INT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808080"/>
                <w:kern w:val="0"/>
                <w:sz w:val="24"/>
                <w:szCs w:val="24"/>
                <w:lang w:val="en-US"/>
              </w:rPr>
              <w:t>NOT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808080"/>
                <w:kern w:val="0"/>
                <w:sz w:val="24"/>
                <w:szCs w:val="24"/>
                <w:lang w:val="en-US"/>
              </w:rPr>
              <w:t>NULL,</w:t>
            </w:r>
          </w:p>
          <w:p w14:paraId="4529B7CB"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FOREIGN</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 xml:space="preserve">KEY </w:t>
            </w:r>
            <w:r w:rsidRPr="007477E8">
              <w:rPr>
                <w:rFonts w:ascii="Consolas" w:hAnsi="Consolas" w:cs="Consolas"/>
                <w:noProof w:val="0"/>
                <w:color w:val="808080"/>
                <w:kern w:val="0"/>
                <w:sz w:val="24"/>
                <w:szCs w:val="24"/>
                <w:lang w:val="en-US"/>
              </w:rPr>
              <w:t>(</w:t>
            </w:r>
            <w:proofErr w:type="spellStart"/>
            <w:r w:rsidRPr="007477E8">
              <w:rPr>
                <w:rFonts w:ascii="Consolas" w:hAnsi="Consolas" w:cs="Consolas"/>
                <w:noProof w:val="0"/>
                <w:color w:val="000000"/>
                <w:kern w:val="0"/>
                <w:sz w:val="24"/>
                <w:szCs w:val="24"/>
                <w:lang w:val="en-US"/>
              </w:rPr>
              <w:t>jobID</w:t>
            </w:r>
            <w:proofErr w:type="spellEnd"/>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REFERENCES</w:t>
            </w:r>
            <w:r w:rsidRPr="007477E8">
              <w:rPr>
                <w:rFonts w:ascii="Consolas" w:hAnsi="Consolas" w:cs="Consolas"/>
                <w:noProof w:val="0"/>
                <w:color w:val="000000"/>
                <w:kern w:val="0"/>
                <w:sz w:val="24"/>
                <w:szCs w:val="24"/>
                <w:lang w:val="en-US"/>
              </w:rPr>
              <w:t xml:space="preserve"> </w:t>
            </w:r>
            <w:proofErr w:type="gramStart"/>
            <w:r w:rsidRPr="007477E8">
              <w:rPr>
                <w:rFonts w:ascii="Consolas" w:hAnsi="Consolas" w:cs="Consolas"/>
                <w:noProof w:val="0"/>
                <w:color w:val="000000"/>
                <w:kern w:val="0"/>
                <w:sz w:val="24"/>
                <w:szCs w:val="24"/>
                <w:lang w:val="en-US"/>
              </w:rPr>
              <w:t>Job</w:t>
            </w:r>
            <w:r w:rsidRPr="007477E8">
              <w:rPr>
                <w:rFonts w:ascii="Consolas" w:hAnsi="Consolas" w:cs="Consolas"/>
                <w:noProof w:val="0"/>
                <w:color w:val="808080"/>
                <w:kern w:val="0"/>
                <w:sz w:val="24"/>
                <w:szCs w:val="24"/>
                <w:lang w:val="en-US"/>
              </w:rPr>
              <w:t>(</w:t>
            </w:r>
            <w:proofErr w:type="gramEnd"/>
            <w:r w:rsidRPr="007477E8">
              <w:rPr>
                <w:rFonts w:ascii="Consolas" w:hAnsi="Consolas" w:cs="Consolas"/>
                <w:noProof w:val="0"/>
                <w:color w:val="000000"/>
                <w:kern w:val="0"/>
                <w:sz w:val="24"/>
                <w:szCs w:val="24"/>
                <w:lang w:val="en-US"/>
              </w:rPr>
              <w:t>ID</w:t>
            </w:r>
            <w:r w:rsidRPr="007477E8">
              <w:rPr>
                <w:rFonts w:ascii="Consolas" w:hAnsi="Consolas" w:cs="Consolas"/>
                <w:noProof w:val="0"/>
                <w:color w:val="808080"/>
                <w:kern w:val="0"/>
                <w:sz w:val="24"/>
                <w:szCs w:val="24"/>
                <w:lang w:val="en-US"/>
              </w:rPr>
              <w:t>)</w:t>
            </w:r>
          </w:p>
          <w:p w14:paraId="6C7CCBE6"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00"/>
                <w:kern w:val="0"/>
                <w:sz w:val="24"/>
                <w:szCs w:val="24"/>
                <w:lang w:val="en-US"/>
              </w:rPr>
              <w:tab/>
            </w:r>
            <w:r w:rsidRPr="007477E8">
              <w:rPr>
                <w:rFonts w:ascii="Consolas" w:hAnsi="Consolas" w:cs="Consolas"/>
                <w:noProof w:val="0"/>
                <w:color w:val="000000"/>
                <w:kern w:val="0"/>
                <w:sz w:val="24"/>
                <w:szCs w:val="24"/>
                <w:lang w:val="en-US"/>
              </w:rPr>
              <w:tab/>
            </w:r>
            <w:r w:rsidRPr="007477E8">
              <w:rPr>
                <w:rFonts w:ascii="Consolas" w:hAnsi="Consolas" w:cs="Consolas"/>
                <w:noProof w:val="0"/>
                <w:color w:val="0000FF"/>
                <w:kern w:val="0"/>
                <w:sz w:val="24"/>
                <w:szCs w:val="24"/>
                <w:lang w:val="en-US"/>
              </w:rPr>
              <w:t>ON</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FF00FF"/>
                <w:kern w:val="0"/>
                <w:sz w:val="24"/>
                <w:szCs w:val="24"/>
                <w:lang w:val="en-US"/>
              </w:rPr>
              <w:t>UPDATE</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CASCADE</w:t>
            </w:r>
          </w:p>
          <w:p w14:paraId="797A8446" w14:textId="0AA718A4" w:rsidR="00492659" w:rsidRPr="00354A29" w:rsidRDefault="007477E8" w:rsidP="007477E8">
            <w:pPr>
              <w:autoSpaceDE w:val="0"/>
              <w:autoSpaceDN w:val="0"/>
              <w:adjustRightInd w:val="0"/>
              <w:spacing w:line="276" w:lineRule="auto"/>
              <w:rPr>
                <w:rFonts w:ascii="Times New Roman" w:hAnsi="Times New Roman" w:cs="Times New Roman"/>
                <w:noProof w:val="0"/>
                <w:color w:val="000000"/>
                <w:kern w:val="0"/>
                <w:sz w:val="26"/>
                <w:szCs w:val="26"/>
              </w:rPr>
            </w:pPr>
            <w:r w:rsidRPr="007477E8">
              <w:rPr>
                <w:rFonts w:ascii="Consolas" w:hAnsi="Consolas" w:cs="Consolas"/>
                <w:noProof w:val="0"/>
                <w:color w:val="808080"/>
                <w:kern w:val="0"/>
                <w:sz w:val="24"/>
                <w:szCs w:val="24"/>
                <w:lang w:val="en-US"/>
              </w:rPr>
              <w:t>);</w:t>
            </w:r>
          </w:p>
        </w:tc>
      </w:tr>
    </w:tbl>
    <w:p w14:paraId="587AA2E2" w14:textId="77777777" w:rsidR="00B36C8B" w:rsidRPr="00354A29" w:rsidRDefault="00B36C8B" w:rsidP="00CF53B3">
      <w:pPr>
        <w:spacing w:after="0" w:line="360" w:lineRule="auto"/>
        <w:ind w:left="360"/>
        <w:rPr>
          <w:rFonts w:ascii="Times New Roman" w:hAnsi="Times New Roman" w:cs="Times New Roman"/>
          <w:b/>
          <w:bCs/>
          <w:i/>
          <w:iCs/>
          <w:sz w:val="28"/>
          <w:szCs w:val="28"/>
        </w:rPr>
      </w:pPr>
    </w:p>
    <w:p w14:paraId="3DA7CC42" w14:textId="39534B46" w:rsidR="00BC64EC" w:rsidRPr="00354A29" w:rsidRDefault="00BC64EC" w:rsidP="00CF53B3">
      <w:pPr>
        <w:spacing w:after="0" w:line="360" w:lineRule="auto"/>
        <w:ind w:left="360"/>
        <w:rPr>
          <w:rFonts w:ascii="Times New Roman" w:hAnsi="Times New Roman" w:cs="Times New Roman"/>
          <w:b/>
          <w:bCs/>
          <w:i/>
          <w:iCs/>
          <w:sz w:val="28"/>
          <w:szCs w:val="28"/>
        </w:rPr>
      </w:pPr>
      <w:r w:rsidRPr="00354A29">
        <w:rPr>
          <w:rFonts w:ascii="Times New Roman" w:hAnsi="Times New Roman" w:cs="Times New Roman"/>
          <w:b/>
          <w:bCs/>
          <w:i/>
          <w:iCs/>
          <w:sz w:val="28"/>
          <w:szCs w:val="28"/>
        </w:rPr>
        <w:t xml:space="preserve">Bảng </w:t>
      </w:r>
      <w:r w:rsidR="006B26A2" w:rsidRPr="00354A29">
        <w:rPr>
          <w:rFonts w:ascii="Times New Roman" w:hAnsi="Times New Roman" w:cs="Times New Roman"/>
          <w:b/>
          <w:bCs/>
          <w:i/>
          <w:iCs/>
          <w:sz w:val="28"/>
          <w:szCs w:val="28"/>
        </w:rPr>
        <w:t>ca làm việc</w:t>
      </w:r>
    </w:p>
    <w:tbl>
      <w:tblPr>
        <w:tblStyle w:val="TableGrid"/>
        <w:tblW w:w="0" w:type="auto"/>
        <w:tblInd w:w="360" w:type="dxa"/>
        <w:tblLook w:val="04A0" w:firstRow="1" w:lastRow="0" w:firstColumn="1" w:lastColumn="0" w:noHBand="0" w:noVBand="1"/>
      </w:tblPr>
      <w:tblGrid>
        <w:gridCol w:w="8656"/>
      </w:tblGrid>
      <w:tr w:rsidR="00BC64EC" w:rsidRPr="00354A29" w14:paraId="09CF9763" w14:textId="77777777" w:rsidTr="00BC64EC">
        <w:tc>
          <w:tcPr>
            <w:tcW w:w="9350" w:type="dxa"/>
            <w:tcBorders>
              <w:top w:val="single" w:sz="4" w:space="0" w:color="auto"/>
              <w:left w:val="single" w:sz="4" w:space="0" w:color="auto"/>
              <w:bottom w:val="single" w:sz="4" w:space="0" w:color="auto"/>
              <w:right w:val="single" w:sz="4" w:space="0" w:color="auto"/>
            </w:tcBorders>
            <w:hideMark/>
          </w:tcPr>
          <w:p w14:paraId="63F8099A"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FF"/>
                <w:kern w:val="0"/>
                <w:sz w:val="24"/>
                <w:szCs w:val="24"/>
                <w:lang w:val="en-US"/>
              </w:rPr>
              <w:t>CREATE</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TABLE</w:t>
            </w:r>
            <w:r w:rsidRPr="007477E8">
              <w:rPr>
                <w:rFonts w:ascii="Consolas" w:hAnsi="Consolas" w:cs="Consolas"/>
                <w:noProof w:val="0"/>
                <w:color w:val="000000"/>
                <w:kern w:val="0"/>
                <w:sz w:val="24"/>
                <w:szCs w:val="24"/>
                <w:lang w:val="en-US"/>
              </w:rPr>
              <w:t xml:space="preserve"> [Shift]</w:t>
            </w:r>
            <w:r w:rsidRPr="007477E8">
              <w:rPr>
                <w:rFonts w:ascii="Consolas" w:hAnsi="Consolas" w:cs="Consolas"/>
                <w:noProof w:val="0"/>
                <w:color w:val="0000FF"/>
                <w:kern w:val="0"/>
                <w:sz w:val="24"/>
                <w:szCs w:val="24"/>
                <w:lang w:val="en-US"/>
              </w:rPr>
              <w:t xml:space="preserve"> </w:t>
            </w:r>
            <w:r w:rsidRPr="007477E8">
              <w:rPr>
                <w:rFonts w:ascii="Consolas" w:hAnsi="Consolas" w:cs="Consolas"/>
                <w:noProof w:val="0"/>
                <w:color w:val="808080"/>
                <w:kern w:val="0"/>
                <w:sz w:val="24"/>
                <w:szCs w:val="24"/>
                <w:lang w:val="en-US"/>
              </w:rPr>
              <w:t>(</w:t>
            </w:r>
          </w:p>
          <w:p w14:paraId="3D954990"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00"/>
                <w:kern w:val="0"/>
                <w:sz w:val="24"/>
                <w:szCs w:val="24"/>
                <w:lang w:val="en-US"/>
              </w:rPr>
              <w:t xml:space="preserve">    ID </w:t>
            </w:r>
            <w:proofErr w:type="gramStart"/>
            <w:r w:rsidRPr="007477E8">
              <w:rPr>
                <w:rFonts w:ascii="Consolas" w:hAnsi="Consolas" w:cs="Consolas"/>
                <w:noProof w:val="0"/>
                <w:color w:val="0000FF"/>
                <w:kern w:val="0"/>
                <w:sz w:val="24"/>
                <w:szCs w:val="24"/>
                <w:lang w:val="en-US"/>
              </w:rPr>
              <w:t>VARCHAR</w:t>
            </w:r>
            <w:r w:rsidRPr="007477E8">
              <w:rPr>
                <w:rFonts w:ascii="Consolas" w:hAnsi="Consolas" w:cs="Consolas"/>
                <w:noProof w:val="0"/>
                <w:color w:val="808080"/>
                <w:kern w:val="0"/>
                <w:sz w:val="24"/>
                <w:szCs w:val="24"/>
                <w:lang w:val="en-US"/>
              </w:rPr>
              <w:t>(</w:t>
            </w:r>
            <w:proofErr w:type="gramEnd"/>
            <w:r w:rsidRPr="007477E8">
              <w:rPr>
                <w:rFonts w:ascii="Consolas" w:hAnsi="Consolas" w:cs="Consolas"/>
                <w:noProof w:val="0"/>
                <w:color w:val="000000"/>
                <w:kern w:val="0"/>
                <w:sz w:val="24"/>
                <w:szCs w:val="24"/>
                <w:lang w:val="en-US"/>
              </w:rPr>
              <w:t>5</w:t>
            </w:r>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PRIMARY</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KEY</w:t>
            </w:r>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8000"/>
                <w:kern w:val="0"/>
                <w:sz w:val="24"/>
                <w:szCs w:val="24"/>
                <w:lang w:val="en-US"/>
              </w:rPr>
              <w:t>-- S0001, S0002, ...</w:t>
            </w:r>
          </w:p>
          <w:p w14:paraId="2333F361"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00"/>
                <w:kern w:val="0"/>
                <w:sz w:val="24"/>
                <w:szCs w:val="24"/>
                <w:lang w:val="en-US"/>
              </w:rPr>
              <w:t xml:space="preserve">    </w:t>
            </w:r>
            <w:proofErr w:type="spellStart"/>
            <w:r w:rsidRPr="007477E8">
              <w:rPr>
                <w:rFonts w:ascii="Consolas" w:hAnsi="Consolas" w:cs="Consolas"/>
                <w:noProof w:val="0"/>
                <w:color w:val="000000"/>
                <w:kern w:val="0"/>
                <w:sz w:val="24"/>
                <w:szCs w:val="24"/>
                <w:lang w:val="en-US"/>
              </w:rPr>
              <w:t>startTime</w:t>
            </w:r>
            <w:proofErr w:type="spellEnd"/>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TIME</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808080"/>
                <w:kern w:val="0"/>
                <w:sz w:val="24"/>
                <w:szCs w:val="24"/>
                <w:lang w:val="en-US"/>
              </w:rPr>
              <w:t>NOT</w:t>
            </w:r>
            <w:r w:rsidRPr="007477E8">
              <w:rPr>
                <w:rFonts w:ascii="Consolas" w:hAnsi="Consolas" w:cs="Consolas"/>
                <w:noProof w:val="0"/>
                <w:color w:val="000000"/>
                <w:kern w:val="0"/>
                <w:sz w:val="24"/>
                <w:szCs w:val="24"/>
                <w:lang w:val="en-US"/>
              </w:rPr>
              <w:t xml:space="preserve"> </w:t>
            </w:r>
            <w:proofErr w:type="gramStart"/>
            <w:r w:rsidRPr="007477E8">
              <w:rPr>
                <w:rFonts w:ascii="Consolas" w:hAnsi="Consolas" w:cs="Consolas"/>
                <w:noProof w:val="0"/>
                <w:color w:val="808080"/>
                <w:kern w:val="0"/>
                <w:sz w:val="24"/>
                <w:szCs w:val="24"/>
                <w:lang w:val="en-US"/>
              </w:rPr>
              <w:t>NULL</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808080"/>
                <w:kern w:val="0"/>
                <w:sz w:val="24"/>
                <w:szCs w:val="24"/>
                <w:lang w:val="en-US"/>
              </w:rPr>
              <w:t>,</w:t>
            </w:r>
            <w:proofErr w:type="gramEnd"/>
          </w:p>
          <w:p w14:paraId="1B0C9074"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00"/>
                <w:kern w:val="0"/>
                <w:sz w:val="24"/>
                <w:szCs w:val="24"/>
                <w:lang w:val="en-US"/>
              </w:rPr>
              <w:t xml:space="preserve">    </w:t>
            </w:r>
            <w:proofErr w:type="spellStart"/>
            <w:r w:rsidRPr="007477E8">
              <w:rPr>
                <w:rFonts w:ascii="Consolas" w:hAnsi="Consolas" w:cs="Consolas"/>
                <w:noProof w:val="0"/>
                <w:color w:val="000000"/>
                <w:kern w:val="0"/>
                <w:sz w:val="24"/>
                <w:szCs w:val="24"/>
                <w:lang w:val="en-US"/>
              </w:rPr>
              <w:t>endTime</w:t>
            </w:r>
            <w:proofErr w:type="spellEnd"/>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TIME</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808080"/>
                <w:kern w:val="0"/>
                <w:sz w:val="24"/>
                <w:szCs w:val="24"/>
                <w:lang w:val="en-US"/>
              </w:rPr>
              <w:t>NOT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808080"/>
                <w:kern w:val="0"/>
                <w:sz w:val="24"/>
                <w:szCs w:val="24"/>
                <w:lang w:val="en-US"/>
              </w:rPr>
              <w:t>NULL</w:t>
            </w:r>
          </w:p>
          <w:p w14:paraId="74A21A15" w14:textId="4C0E7F2B" w:rsidR="00BC64EC" w:rsidRPr="00354A29" w:rsidRDefault="007477E8" w:rsidP="007477E8">
            <w:pPr>
              <w:autoSpaceDE w:val="0"/>
              <w:autoSpaceDN w:val="0"/>
              <w:adjustRightInd w:val="0"/>
              <w:spacing w:line="276" w:lineRule="auto"/>
              <w:rPr>
                <w:rFonts w:ascii="Times New Roman" w:hAnsi="Times New Roman" w:cs="Times New Roman"/>
                <w:noProof w:val="0"/>
                <w:color w:val="000000"/>
                <w:kern w:val="0"/>
                <w:sz w:val="26"/>
                <w:szCs w:val="26"/>
              </w:rPr>
            </w:pPr>
            <w:r w:rsidRPr="007477E8">
              <w:rPr>
                <w:rFonts w:ascii="Consolas" w:hAnsi="Consolas" w:cs="Consolas"/>
                <w:noProof w:val="0"/>
                <w:color w:val="808080"/>
                <w:kern w:val="0"/>
                <w:sz w:val="24"/>
                <w:szCs w:val="24"/>
                <w:lang w:val="en-US"/>
              </w:rPr>
              <w:t>);</w:t>
            </w:r>
          </w:p>
        </w:tc>
      </w:tr>
    </w:tbl>
    <w:p w14:paraId="4C098753" w14:textId="77777777" w:rsidR="00E419E0" w:rsidRPr="00354A29" w:rsidRDefault="00E419E0" w:rsidP="00CF53B3">
      <w:pPr>
        <w:spacing w:after="0" w:line="360" w:lineRule="auto"/>
        <w:ind w:left="360"/>
        <w:rPr>
          <w:rFonts w:ascii="Times New Roman" w:hAnsi="Times New Roman" w:cs="Times New Roman"/>
          <w:b/>
          <w:bCs/>
          <w:i/>
          <w:iCs/>
          <w:sz w:val="28"/>
          <w:szCs w:val="28"/>
        </w:rPr>
      </w:pPr>
    </w:p>
    <w:p w14:paraId="20E02B53" w14:textId="4EC3E3DD" w:rsidR="006B26A2" w:rsidRPr="00354A29" w:rsidRDefault="006B26A2" w:rsidP="00CF53B3">
      <w:pPr>
        <w:spacing w:after="0" w:line="360" w:lineRule="auto"/>
        <w:ind w:left="360"/>
        <w:rPr>
          <w:rFonts w:ascii="Times New Roman" w:hAnsi="Times New Roman" w:cs="Times New Roman"/>
          <w:b/>
          <w:bCs/>
          <w:i/>
          <w:iCs/>
          <w:sz w:val="28"/>
          <w:szCs w:val="28"/>
        </w:rPr>
      </w:pPr>
      <w:r w:rsidRPr="00354A29">
        <w:rPr>
          <w:rFonts w:ascii="Times New Roman" w:hAnsi="Times New Roman" w:cs="Times New Roman"/>
          <w:b/>
          <w:bCs/>
          <w:i/>
          <w:iCs/>
          <w:sz w:val="28"/>
          <w:szCs w:val="28"/>
        </w:rPr>
        <w:t xml:space="preserve">Bảng </w:t>
      </w:r>
      <w:r w:rsidR="009475B9" w:rsidRPr="00354A29">
        <w:rPr>
          <w:rFonts w:ascii="Times New Roman" w:hAnsi="Times New Roman" w:cs="Times New Roman"/>
          <w:b/>
          <w:bCs/>
          <w:i/>
          <w:iCs/>
          <w:sz w:val="28"/>
          <w:szCs w:val="28"/>
        </w:rPr>
        <w:t>nhà cung cấp</w:t>
      </w:r>
    </w:p>
    <w:tbl>
      <w:tblPr>
        <w:tblStyle w:val="TableGrid"/>
        <w:tblW w:w="0" w:type="auto"/>
        <w:tblInd w:w="360" w:type="dxa"/>
        <w:tblLook w:val="04A0" w:firstRow="1" w:lastRow="0" w:firstColumn="1" w:lastColumn="0" w:noHBand="0" w:noVBand="1"/>
      </w:tblPr>
      <w:tblGrid>
        <w:gridCol w:w="8656"/>
      </w:tblGrid>
      <w:tr w:rsidR="006B26A2" w:rsidRPr="00354A29" w14:paraId="2AD80C43" w14:textId="77777777" w:rsidTr="006B26A2">
        <w:tc>
          <w:tcPr>
            <w:tcW w:w="9350" w:type="dxa"/>
            <w:tcBorders>
              <w:top w:val="single" w:sz="4" w:space="0" w:color="auto"/>
              <w:left w:val="single" w:sz="4" w:space="0" w:color="auto"/>
              <w:bottom w:val="single" w:sz="4" w:space="0" w:color="auto"/>
              <w:right w:val="single" w:sz="4" w:space="0" w:color="auto"/>
            </w:tcBorders>
            <w:hideMark/>
          </w:tcPr>
          <w:p w14:paraId="559794B9"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FF"/>
                <w:kern w:val="0"/>
                <w:sz w:val="24"/>
                <w:szCs w:val="24"/>
                <w:lang w:val="en-US"/>
              </w:rPr>
              <w:t>CREATE</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TABLE</w:t>
            </w:r>
            <w:r w:rsidRPr="007477E8">
              <w:rPr>
                <w:rFonts w:ascii="Consolas" w:hAnsi="Consolas" w:cs="Consolas"/>
                <w:noProof w:val="0"/>
                <w:color w:val="000000"/>
                <w:kern w:val="0"/>
                <w:sz w:val="24"/>
                <w:szCs w:val="24"/>
                <w:lang w:val="en-US"/>
              </w:rPr>
              <w:t xml:space="preserve"> Supplier</w:t>
            </w:r>
            <w:r w:rsidRPr="007477E8">
              <w:rPr>
                <w:rFonts w:ascii="Consolas" w:hAnsi="Consolas" w:cs="Consolas"/>
                <w:noProof w:val="0"/>
                <w:color w:val="0000FF"/>
                <w:kern w:val="0"/>
                <w:sz w:val="24"/>
                <w:szCs w:val="24"/>
                <w:lang w:val="en-US"/>
              </w:rPr>
              <w:t xml:space="preserve"> </w:t>
            </w:r>
            <w:r w:rsidRPr="007477E8">
              <w:rPr>
                <w:rFonts w:ascii="Consolas" w:hAnsi="Consolas" w:cs="Consolas"/>
                <w:noProof w:val="0"/>
                <w:color w:val="808080"/>
                <w:kern w:val="0"/>
                <w:sz w:val="24"/>
                <w:szCs w:val="24"/>
                <w:lang w:val="en-US"/>
              </w:rPr>
              <w:t>(</w:t>
            </w:r>
          </w:p>
          <w:p w14:paraId="333153AD"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00"/>
                <w:kern w:val="0"/>
                <w:sz w:val="24"/>
                <w:szCs w:val="24"/>
                <w:lang w:val="en-US"/>
              </w:rPr>
              <w:t xml:space="preserve">    ID </w:t>
            </w:r>
            <w:proofErr w:type="gramStart"/>
            <w:r w:rsidRPr="007477E8">
              <w:rPr>
                <w:rFonts w:ascii="Consolas" w:hAnsi="Consolas" w:cs="Consolas"/>
                <w:noProof w:val="0"/>
                <w:color w:val="0000FF"/>
                <w:kern w:val="0"/>
                <w:sz w:val="24"/>
                <w:szCs w:val="24"/>
                <w:lang w:val="en-US"/>
              </w:rPr>
              <w:t>VARCHAR</w:t>
            </w:r>
            <w:r w:rsidRPr="007477E8">
              <w:rPr>
                <w:rFonts w:ascii="Consolas" w:hAnsi="Consolas" w:cs="Consolas"/>
                <w:noProof w:val="0"/>
                <w:color w:val="808080"/>
                <w:kern w:val="0"/>
                <w:sz w:val="24"/>
                <w:szCs w:val="24"/>
                <w:lang w:val="en-US"/>
              </w:rPr>
              <w:t>(</w:t>
            </w:r>
            <w:proofErr w:type="gramEnd"/>
            <w:r w:rsidRPr="007477E8">
              <w:rPr>
                <w:rFonts w:ascii="Consolas" w:hAnsi="Consolas" w:cs="Consolas"/>
                <w:noProof w:val="0"/>
                <w:color w:val="000000"/>
                <w:kern w:val="0"/>
                <w:sz w:val="24"/>
                <w:szCs w:val="24"/>
                <w:lang w:val="en-US"/>
              </w:rPr>
              <w:t>4</w:t>
            </w:r>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PRIMARY</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KEY</w:t>
            </w:r>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8000"/>
                <w:kern w:val="0"/>
                <w:sz w:val="24"/>
                <w:szCs w:val="24"/>
                <w:lang w:val="en-US"/>
              </w:rPr>
              <w:t>-- SP01, SP02, ...</w:t>
            </w:r>
          </w:p>
          <w:p w14:paraId="0663DEDB"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name</w:t>
            </w:r>
            <w:r w:rsidRPr="007477E8">
              <w:rPr>
                <w:rFonts w:ascii="Consolas" w:hAnsi="Consolas" w:cs="Consolas"/>
                <w:noProof w:val="0"/>
                <w:color w:val="000000"/>
                <w:kern w:val="0"/>
                <w:sz w:val="24"/>
                <w:szCs w:val="24"/>
                <w:lang w:val="en-US"/>
              </w:rPr>
              <w:t xml:space="preserve"> </w:t>
            </w:r>
            <w:proofErr w:type="gramStart"/>
            <w:r w:rsidRPr="007477E8">
              <w:rPr>
                <w:rFonts w:ascii="Consolas" w:hAnsi="Consolas" w:cs="Consolas"/>
                <w:noProof w:val="0"/>
                <w:color w:val="0000FF"/>
                <w:kern w:val="0"/>
                <w:sz w:val="24"/>
                <w:szCs w:val="24"/>
                <w:lang w:val="en-US"/>
              </w:rPr>
              <w:t>NVARCHAR</w:t>
            </w:r>
            <w:r w:rsidRPr="007477E8">
              <w:rPr>
                <w:rFonts w:ascii="Consolas" w:hAnsi="Consolas" w:cs="Consolas"/>
                <w:noProof w:val="0"/>
                <w:color w:val="808080"/>
                <w:kern w:val="0"/>
                <w:sz w:val="24"/>
                <w:szCs w:val="24"/>
                <w:lang w:val="en-US"/>
              </w:rPr>
              <w:t>(</w:t>
            </w:r>
            <w:proofErr w:type="gramEnd"/>
            <w:r w:rsidRPr="007477E8">
              <w:rPr>
                <w:rFonts w:ascii="Consolas" w:hAnsi="Consolas" w:cs="Consolas"/>
                <w:noProof w:val="0"/>
                <w:color w:val="FF00FF"/>
                <w:kern w:val="0"/>
                <w:sz w:val="24"/>
                <w:szCs w:val="24"/>
                <w:lang w:val="en-US"/>
              </w:rPr>
              <w:t>max</w:t>
            </w:r>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808080"/>
                <w:kern w:val="0"/>
                <w:sz w:val="24"/>
                <w:szCs w:val="24"/>
                <w:lang w:val="en-US"/>
              </w:rPr>
              <w:t>NOT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808080"/>
                <w:kern w:val="0"/>
                <w:sz w:val="24"/>
                <w:szCs w:val="24"/>
                <w:lang w:val="en-US"/>
              </w:rPr>
              <w:t>NULL</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 xml:space="preserve">CHECK </w:t>
            </w:r>
            <w:r w:rsidRPr="007477E8">
              <w:rPr>
                <w:rFonts w:ascii="Consolas" w:hAnsi="Consolas" w:cs="Consolas"/>
                <w:noProof w:val="0"/>
                <w:color w:val="808080"/>
                <w:kern w:val="0"/>
                <w:sz w:val="24"/>
                <w:szCs w:val="24"/>
                <w:lang w:val="en-US"/>
              </w:rPr>
              <w:t>(</w:t>
            </w:r>
            <w:r w:rsidRPr="007477E8">
              <w:rPr>
                <w:rFonts w:ascii="Consolas" w:hAnsi="Consolas" w:cs="Consolas"/>
                <w:noProof w:val="0"/>
                <w:color w:val="0000FF"/>
                <w:kern w:val="0"/>
                <w:sz w:val="24"/>
                <w:szCs w:val="24"/>
                <w:lang w:val="en-US"/>
              </w:rPr>
              <w:t>name</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FF0000"/>
                <w:kern w:val="0"/>
                <w:sz w:val="24"/>
                <w:szCs w:val="24"/>
                <w:lang w:val="en-US"/>
              </w:rPr>
              <w:t>N''</w:t>
            </w:r>
            <w:r w:rsidRPr="007477E8">
              <w:rPr>
                <w:rFonts w:ascii="Consolas" w:hAnsi="Consolas" w:cs="Consolas"/>
                <w:noProof w:val="0"/>
                <w:color w:val="808080"/>
                <w:kern w:val="0"/>
                <w:sz w:val="24"/>
                <w:szCs w:val="24"/>
                <w:lang w:val="en-US"/>
              </w:rPr>
              <w:t>),</w:t>
            </w:r>
          </w:p>
          <w:p w14:paraId="40692437"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address</w:t>
            </w:r>
            <w:r w:rsidRPr="007477E8">
              <w:rPr>
                <w:rFonts w:ascii="Consolas" w:hAnsi="Consolas" w:cs="Consolas"/>
                <w:noProof w:val="0"/>
                <w:color w:val="000000"/>
                <w:kern w:val="0"/>
                <w:sz w:val="24"/>
                <w:szCs w:val="24"/>
                <w:lang w:val="en-US"/>
              </w:rPr>
              <w:t xml:space="preserve"> </w:t>
            </w:r>
            <w:proofErr w:type="gramStart"/>
            <w:r w:rsidRPr="007477E8">
              <w:rPr>
                <w:rFonts w:ascii="Consolas" w:hAnsi="Consolas" w:cs="Consolas"/>
                <w:noProof w:val="0"/>
                <w:color w:val="0000FF"/>
                <w:kern w:val="0"/>
                <w:sz w:val="24"/>
                <w:szCs w:val="24"/>
                <w:lang w:val="en-US"/>
              </w:rPr>
              <w:t>NVARCHAR</w:t>
            </w:r>
            <w:r w:rsidRPr="007477E8">
              <w:rPr>
                <w:rFonts w:ascii="Consolas" w:hAnsi="Consolas" w:cs="Consolas"/>
                <w:noProof w:val="0"/>
                <w:color w:val="808080"/>
                <w:kern w:val="0"/>
                <w:sz w:val="24"/>
                <w:szCs w:val="24"/>
                <w:lang w:val="en-US"/>
              </w:rPr>
              <w:t>(</w:t>
            </w:r>
            <w:proofErr w:type="gramEnd"/>
            <w:r w:rsidRPr="007477E8">
              <w:rPr>
                <w:rFonts w:ascii="Consolas" w:hAnsi="Consolas" w:cs="Consolas"/>
                <w:noProof w:val="0"/>
                <w:color w:val="FF00FF"/>
                <w:kern w:val="0"/>
                <w:sz w:val="24"/>
                <w:szCs w:val="24"/>
                <w:lang w:val="en-US"/>
              </w:rPr>
              <w:t>max</w:t>
            </w:r>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808080"/>
                <w:kern w:val="0"/>
                <w:sz w:val="24"/>
                <w:szCs w:val="24"/>
                <w:lang w:val="en-US"/>
              </w:rPr>
              <w:t>NOT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808080"/>
                <w:kern w:val="0"/>
                <w:sz w:val="24"/>
                <w:szCs w:val="24"/>
                <w:lang w:val="en-US"/>
              </w:rPr>
              <w:t>NULL</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 xml:space="preserve">CHECK </w:t>
            </w:r>
            <w:r w:rsidRPr="007477E8">
              <w:rPr>
                <w:rFonts w:ascii="Consolas" w:hAnsi="Consolas" w:cs="Consolas"/>
                <w:noProof w:val="0"/>
                <w:color w:val="808080"/>
                <w:kern w:val="0"/>
                <w:sz w:val="24"/>
                <w:szCs w:val="24"/>
                <w:lang w:val="en-US"/>
              </w:rPr>
              <w:t>(</w:t>
            </w:r>
            <w:r w:rsidRPr="007477E8">
              <w:rPr>
                <w:rFonts w:ascii="Consolas" w:hAnsi="Consolas" w:cs="Consolas"/>
                <w:noProof w:val="0"/>
                <w:color w:val="0000FF"/>
                <w:kern w:val="0"/>
                <w:sz w:val="24"/>
                <w:szCs w:val="24"/>
                <w:lang w:val="en-US"/>
              </w:rPr>
              <w:t>address</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FF0000"/>
                <w:kern w:val="0"/>
                <w:sz w:val="24"/>
                <w:szCs w:val="24"/>
                <w:lang w:val="en-US"/>
              </w:rPr>
              <w:t>N''</w:t>
            </w:r>
            <w:r w:rsidRPr="007477E8">
              <w:rPr>
                <w:rFonts w:ascii="Consolas" w:hAnsi="Consolas" w:cs="Consolas"/>
                <w:noProof w:val="0"/>
                <w:color w:val="808080"/>
                <w:kern w:val="0"/>
                <w:sz w:val="24"/>
                <w:szCs w:val="24"/>
                <w:lang w:val="en-US"/>
              </w:rPr>
              <w:t>),</w:t>
            </w:r>
          </w:p>
          <w:p w14:paraId="1C9F35B6"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00"/>
                <w:kern w:val="0"/>
                <w:sz w:val="24"/>
                <w:szCs w:val="24"/>
                <w:lang w:val="en-US"/>
              </w:rPr>
              <w:t xml:space="preserve">    phone </w:t>
            </w:r>
            <w:proofErr w:type="gramStart"/>
            <w:r w:rsidRPr="007477E8">
              <w:rPr>
                <w:rFonts w:ascii="Consolas" w:hAnsi="Consolas" w:cs="Consolas"/>
                <w:noProof w:val="0"/>
                <w:color w:val="0000FF"/>
                <w:kern w:val="0"/>
                <w:sz w:val="24"/>
                <w:szCs w:val="24"/>
                <w:lang w:val="en-US"/>
              </w:rPr>
              <w:t>VARCHAR</w:t>
            </w:r>
            <w:r w:rsidRPr="007477E8">
              <w:rPr>
                <w:rFonts w:ascii="Consolas" w:hAnsi="Consolas" w:cs="Consolas"/>
                <w:noProof w:val="0"/>
                <w:color w:val="808080"/>
                <w:kern w:val="0"/>
                <w:sz w:val="24"/>
                <w:szCs w:val="24"/>
                <w:lang w:val="en-US"/>
              </w:rPr>
              <w:t>(</w:t>
            </w:r>
            <w:proofErr w:type="gramEnd"/>
            <w:r w:rsidRPr="007477E8">
              <w:rPr>
                <w:rFonts w:ascii="Consolas" w:hAnsi="Consolas" w:cs="Consolas"/>
                <w:noProof w:val="0"/>
                <w:color w:val="000000"/>
                <w:kern w:val="0"/>
                <w:sz w:val="24"/>
                <w:szCs w:val="24"/>
                <w:lang w:val="en-US"/>
              </w:rPr>
              <w:t>10</w:t>
            </w:r>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 xml:space="preserve">CHECK </w:t>
            </w:r>
            <w:r w:rsidRPr="007477E8">
              <w:rPr>
                <w:rFonts w:ascii="Consolas" w:hAnsi="Consolas" w:cs="Consolas"/>
                <w:noProof w:val="0"/>
                <w:color w:val="808080"/>
                <w:kern w:val="0"/>
                <w:sz w:val="24"/>
                <w:szCs w:val="24"/>
                <w:lang w:val="en-US"/>
              </w:rPr>
              <w:t>(</w:t>
            </w:r>
            <w:r w:rsidRPr="007477E8">
              <w:rPr>
                <w:rFonts w:ascii="Consolas" w:hAnsi="Consolas" w:cs="Consolas"/>
                <w:noProof w:val="0"/>
                <w:color w:val="FF00FF"/>
                <w:kern w:val="0"/>
                <w:sz w:val="24"/>
                <w:szCs w:val="24"/>
                <w:lang w:val="en-US"/>
              </w:rPr>
              <w:t>LEN</w:t>
            </w:r>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phone</w:t>
            </w:r>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 xml:space="preserve"> 10</w:t>
            </w:r>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808080"/>
                <w:kern w:val="0"/>
                <w:sz w:val="24"/>
                <w:szCs w:val="24"/>
                <w:lang w:val="en-US"/>
              </w:rPr>
              <w:t>NOT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808080"/>
                <w:kern w:val="0"/>
                <w:sz w:val="24"/>
                <w:szCs w:val="24"/>
                <w:lang w:val="en-US"/>
              </w:rPr>
              <w:t>NULL</w:t>
            </w:r>
          </w:p>
          <w:p w14:paraId="2B894B41" w14:textId="373D0611" w:rsidR="007477E8" w:rsidRPr="007477E8" w:rsidRDefault="007477E8" w:rsidP="007477E8">
            <w:pPr>
              <w:autoSpaceDE w:val="0"/>
              <w:autoSpaceDN w:val="0"/>
              <w:adjustRightInd w:val="0"/>
              <w:spacing w:line="276" w:lineRule="auto"/>
              <w:rPr>
                <w:rFonts w:ascii="Times New Roman" w:hAnsi="Times New Roman" w:cs="Times New Roman"/>
                <w:noProof w:val="0"/>
                <w:color w:val="000000"/>
                <w:kern w:val="0"/>
                <w:sz w:val="24"/>
                <w:szCs w:val="24"/>
                <w:lang w:val="en-US"/>
              </w:rPr>
            </w:pPr>
            <w:r w:rsidRPr="007477E8">
              <w:rPr>
                <w:rFonts w:ascii="Consolas" w:hAnsi="Consolas" w:cs="Consolas"/>
                <w:noProof w:val="0"/>
                <w:color w:val="808080"/>
                <w:kern w:val="0"/>
                <w:sz w:val="24"/>
                <w:szCs w:val="24"/>
                <w:lang w:val="en-US"/>
              </w:rPr>
              <w:t>);</w:t>
            </w:r>
          </w:p>
          <w:p w14:paraId="207104F6" w14:textId="54372C9C" w:rsidR="006B26A2" w:rsidRPr="00354A29" w:rsidRDefault="006B26A2" w:rsidP="00CF53B3">
            <w:pPr>
              <w:autoSpaceDE w:val="0"/>
              <w:autoSpaceDN w:val="0"/>
              <w:adjustRightInd w:val="0"/>
              <w:spacing w:line="360" w:lineRule="auto"/>
              <w:rPr>
                <w:rFonts w:ascii="Times New Roman" w:hAnsi="Times New Roman" w:cs="Times New Roman"/>
                <w:noProof w:val="0"/>
                <w:color w:val="000000"/>
                <w:kern w:val="0"/>
                <w:sz w:val="26"/>
                <w:szCs w:val="26"/>
              </w:rPr>
            </w:pPr>
          </w:p>
        </w:tc>
      </w:tr>
    </w:tbl>
    <w:p w14:paraId="2BFF07AF" w14:textId="77777777" w:rsidR="00E419E0" w:rsidRPr="00354A29" w:rsidRDefault="00E419E0" w:rsidP="00CF53B3">
      <w:pPr>
        <w:spacing w:after="0" w:line="360" w:lineRule="auto"/>
        <w:ind w:left="360"/>
        <w:rPr>
          <w:rFonts w:ascii="Times New Roman" w:hAnsi="Times New Roman" w:cs="Times New Roman"/>
          <w:b/>
          <w:bCs/>
          <w:i/>
          <w:iCs/>
          <w:sz w:val="28"/>
          <w:szCs w:val="28"/>
        </w:rPr>
      </w:pPr>
    </w:p>
    <w:p w14:paraId="43D12BC3" w14:textId="24996687" w:rsidR="006B26A2" w:rsidRPr="00354A29" w:rsidRDefault="006B26A2" w:rsidP="00CF53B3">
      <w:pPr>
        <w:spacing w:after="0" w:line="360" w:lineRule="auto"/>
        <w:ind w:left="360"/>
        <w:rPr>
          <w:rFonts w:ascii="Times New Roman" w:hAnsi="Times New Roman" w:cs="Times New Roman"/>
          <w:b/>
          <w:bCs/>
          <w:i/>
          <w:iCs/>
          <w:sz w:val="28"/>
          <w:szCs w:val="28"/>
        </w:rPr>
      </w:pPr>
      <w:r w:rsidRPr="00354A29">
        <w:rPr>
          <w:rFonts w:ascii="Times New Roman" w:hAnsi="Times New Roman" w:cs="Times New Roman"/>
          <w:b/>
          <w:bCs/>
          <w:i/>
          <w:iCs/>
          <w:sz w:val="28"/>
          <w:szCs w:val="28"/>
        </w:rPr>
        <w:t>Bảng</w:t>
      </w:r>
      <w:r w:rsidR="00B36C8B" w:rsidRPr="00354A29">
        <w:rPr>
          <w:rFonts w:ascii="Times New Roman" w:hAnsi="Times New Roman" w:cs="Times New Roman"/>
          <w:b/>
          <w:bCs/>
          <w:i/>
          <w:iCs/>
          <w:sz w:val="28"/>
          <w:szCs w:val="28"/>
        </w:rPr>
        <w:t xml:space="preserve"> phân công ca làm việc</w:t>
      </w:r>
    </w:p>
    <w:tbl>
      <w:tblPr>
        <w:tblStyle w:val="TableGrid"/>
        <w:tblW w:w="0" w:type="auto"/>
        <w:tblInd w:w="360" w:type="dxa"/>
        <w:tblLook w:val="04A0" w:firstRow="1" w:lastRow="0" w:firstColumn="1" w:lastColumn="0" w:noHBand="0" w:noVBand="1"/>
      </w:tblPr>
      <w:tblGrid>
        <w:gridCol w:w="8656"/>
      </w:tblGrid>
      <w:tr w:rsidR="006B26A2" w:rsidRPr="00354A29" w14:paraId="1ABDD42C" w14:textId="77777777" w:rsidTr="006B26A2">
        <w:tc>
          <w:tcPr>
            <w:tcW w:w="9350" w:type="dxa"/>
            <w:tcBorders>
              <w:top w:val="single" w:sz="4" w:space="0" w:color="auto"/>
              <w:left w:val="single" w:sz="4" w:space="0" w:color="auto"/>
              <w:bottom w:val="single" w:sz="4" w:space="0" w:color="auto"/>
              <w:right w:val="single" w:sz="4" w:space="0" w:color="auto"/>
            </w:tcBorders>
            <w:hideMark/>
          </w:tcPr>
          <w:p w14:paraId="1AEAD910"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FF"/>
                <w:kern w:val="0"/>
                <w:sz w:val="24"/>
                <w:szCs w:val="24"/>
                <w:lang w:val="en-US"/>
              </w:rPr>
              <w:t>CREATE</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TABLE</w:t>
            </w:r>
            <w:r w:rsidRPr="007477E8">
              <w:rPr>
                <w:rFonts w:ascii="Consolas" w:hAnsi="Consolas" w:cs="Consolas"/>
                <w:noProof w:val="0"/>
                <w:color w:val="000000"/>
                <w:kern w:val="0"/>
                <w:sz w:val="24"/>
                <w:szCs w:val="24"/>
                <w:lang w:val="en-US"/>
              </w:rPr>
              <w:t xml:space="preserve"> </w:t>
            </w:r>
            <w:proofErr w:type="spellStart"/>
            <w:r w:rsidRPr="007477E8">
              <w:rPr>
                <w:rFonts w:ascii="Consolas" w:hAnsi="Consolas" w:cs="Consolas"/>
                <w:noProof w:val="0"/>
                <w:color w:val="000000"/>
                <w:kern w:val="0"/>
                <w:sz w:val="24"/>
                <w:szCs w:val="24"/>
                <w:lang w:val="en-US"/>
              </w:rPr>
              <w:t>On_Duty</w:t>
            </w:r>
            <w:proofErr w:type="spellEnd"/>
            <w:r w:rsidRPr="007477E8">
              <w:rPr>
                <w:rFonts w:ascii="Consolas" w:hAnsi="Consolas" w:cs="Consolas"/>
                <w:noProof w:val="0"/>
                <w:color w:val="0000FF"/>
                <w:kern w:val="0"/>
                <w:sz w:val="24"/>
                <w:szCs w:val="24"/>
                <w:lang w:val="en-US"/>
              </w:rPr>
              <w:t xml:space="preserve"> </w:t>
            </w:r>
            <w:r w:rsidRPr="007477E8">
              <w:rPr>
                <w:rFonts w:ascii="Consolas" w:hAnsi="Consolas" w:cs="Consolas"/>
                <w:noProof w:val="0"/>
                <w:color w:val="808080"/>
                <w:kern w:val="0"/>
                <w:sz w:val="24"/>
                <w:szCs w:val="24"/>
                <w:lang w:val="en-US"/>
              </w:rPr>
              <w:t>(</w:t>
            </w:r>
          </w:p>
          <w:p w14:paraId="3E960B70"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00"/>
                <w:kern w:val="0"/>
                <w:sz w:val="24"/>
                <w:szCs w:val="24"/>
                <w:lang w:val="en-US"/>
              </w:rPr>
              <w:t xml:space="preserve">    </w:t>
            </w:r>
            <w:proofErr w:type="spellStart"/>
            <w:r w:rsidRPr="007477E8">
              <w:rPr>
                <w:rFonts w:ascii="Consolas" w:hAnsi="Consolas" w:cs="Consolas"/>
                <w:noProof w:val="0"/>
                <w:color w:val="000000"/>
                <w:kern w:val="0"/>
                <w:sz w:val="24"/>
                <w:szCs w:val="24"/>
                <w:lang w:val="en-US"/>
              </w:rPr>
              <w:t>empID</w:t>
            </w:r>
            <w:proofErr w:type="spellEnd"/>
            <w:r w:rsidRPr="007477E8">
              <w:rPr>
                <w:rFonts w:ascii="Consolas" w:hAnsi="Consolas" w:cs="Consolas"/>
                <w:noProof w:val="0"/>
                <w:color w:val="000000"/>
                <w:kern w:val="0"/>
                <w:sz w:val="24"/>
                <w:szCs w:val="24"/>
                <w:lang w:val="en-US"/>
              </w:rPr>
              <w:t xml:space="preserve"> </w:t>
            </w:r>
            <w:proofErr w:type="gramStart"/>
            <w:r w:rsidRPr="007477E8">
              <w:rPr>
                <w:rFonts w:ascii="Consolas" w:hAnsi="Consolas" w:cs="Consolas"/>
                <w:noProof w:val="0"/>
                <w:color w:val="0000FF"/>
                <w:kern w:val="0"/>
                <w:sz w:val="24"/>
                <w:szCs w:val="24"/>
                <w:lang w:val="en-US"/>
              </w:rPr>
              <w:t>VARCHAR</w:t>
            </w:r>
            <w:r w:rsidRPr="007477E8">
              <w:rPr>
                <w:rFonts w:ascii="Consolas" w:hAnsi="Consolas" w:cs="Consolas"/>
                <w:noProof w:val="0"/>
                <w:color w:val="808080"/>
                <w:kern w:val="0"/>
                <w:sz w:val="24"/>
                <w:szCs w:val="24"/>
                <w:lang w:val="en-US"/>
              </w:rPr>
              <w:t>(</w:t>
            </w:r>
            <w:proofErr w:type="gramEnd"/>
            <w:r w:rsidRPr="007477E8">
              <w:rPr>
                <w:rFonts w:ascii="Consolas" w:hAnsi="Consolas" w:cs="Consolas"/>
                <w:noProof w:val="0"/>
                <w:color w:val="000000"/>
                <w:kern w:val="0"/>
                <w:sz w:val="24"/>
                <w:szCs w:val="24"/>
                <w:lang w:val="en-US"/>
              </w:rPr>
              <w:t>4</w:t>
            </w:r>
            <w:r w:rsidRPr="007477E8">
              <w:rPr>
                <w:rFonts w:ascii="Consolas" w:hAnsi="Consolas" w:cs="Consolas"/>
                <w:noProof w:val="0"/>
                <w:color w:val="808080"/>
                <w:kern w:val="0"/>
                <w:sz w:val="24"/>
                <w:szCs w:val="24"/>
                <w:lang w:val="en-US"/>
              </w:rPr>
              <w:t>),</w:t>
            </w:r>
          </w:p>
          <w:p w14:paraId="1D418C40"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00"/>
                <w:kern w:val="0"/>
                <w:sz w:val="24"/>
                <w:szCs w:val="24"/>
                <w:lang w:val="en-US"/>
              </w:rPr>
              <w:t xml:space="preserve">    </w:t>
            </w:r>
            <w:proofErr w:type="spellStart"/>
            <w:r w:rsidRPr="007477E8">
              <w:rPr>
                <w:rFonts w:ascii="Consolas" w:hAnsi="Consolas" w:cs="Consolas"/>
                <w:noProof w:val="0"/>
                <w:color w:val="000000"/>
                <w:kern w:val="0"/>
                <w:sz w:val="24"/>
                <w:szCs w:val="24"/>
                <w:lang w:val="en-US"/>
              </w:rPr>
              <w:t>shiftID</w:t>
            </w:r>
            <w:proofErr w:type="spellEnd"/>
            <w:r w:rsidRPr="007477E8">
              <w:rPr>
                <w:rFonts w:ascii="Consolas" w:hAnsi="Consolas" w:cs="Consolas"/>
                <w:noProof w:val="0"/>
                <w:color w:val="000000"/>
                <w:kern w:val="0"/>
                <w:sz w:val="24"/>
                <w:szCs w:val="24"/>
                <w:lang w:val="en-US"/>
              </w:rPr>
              <w:t xml:space="preserve"> </w:t>
            </w:r>
            <w:proofErr w:type="gramStart"/>
            <w:r w:rsidRPr="007477E8">
              <w:rPr>
                <w:rFonts w:ascii="Consolas" w:hAnsi="Consolas" w:cs="Consolas"/>
                <w:noProof w:val="0"/>
                <w:color w:val="0000FF"/>
                <w:kern w:val="0"/>
                <w:sz w:val="24"/>
                <w:szCs w:val="24"/>
                <w:lang w:val="en-US"/>
              </w:rPr>
              <w:t>VARCHAR</w:t>
            </w:r>
            <w:r w:rsidRPr="007477E8">
              <w:rPr>
                <w:rFonts w:ascii="Consolas" w:hAnsi="Consolas" w:cs="Consolas"/>
                <w:noProof w:val="0"/>
                <w:color w:val="808080"/>
                <w:kern w:val="0"/>
                <w:sz w:val="24"/>
                <w:szCs w:val="24"/>
                <w:lang w:val="en-US"/>
              </w:rPr>
              <w:t>(</w:t>
            </w:r>
            <w:proofErr w:type="gramEnd"/>
            <w:r w:rsidRPr="007477E8">
              <w:rPr>
                <w:rFonts w:ascii="Consolas" w:hAnsi="Consolas" w:cs="Consolas"/>
                <w:noProof w:val="0"/>
                <w:color w:val="000000"/>
                <w:kern w:val="0"/>
                <w:sz w:val="24"/>
                <w:szCs w:val="24"/>
                <w:lang w:val="en-US"/>
              </w:rPr>
              <w:t>5</w:t>
            </w:r>
            <w:r w:rsidRPr="007477E8">
              <w:rPr>
                <w:rFonts w:ascii="Consolas" w:hAnsi="Consolas" w:cs="Consolas"/>
                <w:noProof w:val="0"/>
                <w:color w:val="808080"/>
                <w:kern w:val="0"/>
                <w:sz w:val="24"/>
                <w:szCs w:val="24"/>
                <w:lang w:val="en-US"/>
              </w:rPr>
              <w:t>),</w:t>
            </w:r>
          </w:p>
          <w:p w14:paraId="76AE2E71"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date</w:t>
            </w:r>
            <w:r w:rsidRPr="007477E8">
              <w:rPr>
                <w:rFonts w:ascii="Consolas" w:hAnsi="Consolas" w:cs="Consolas"/>
                <w:noProof w:val="0"/>
                <w:color w:val="000000"/>
                <w:kern w:val="0"/>
                <w:sz w:val="24"/>
                <w:szCs w:val="24"/>
                <w:lang w:val="en-US"/>
              </w:rPr>
              <w:t xml:space="preserve"> </w:t>
            </w:r>
            <w:proofErr w:type="spellStart"/>
            <w:r w:rsidRPr="007477E8">
              <w:rPr>
                <w:rFonts w:ascii="Consolas" w:hAnsi="Consolas" w:cs="Consolas"/>
                <w:noProof w:val="0"/>
                <w:color w:val="0000FF"/>
                <w:kern w:val="0"/>
                <w:sz w:val="24"/>
                <w:szCs w:val="24"/>
                <w:lang w:val="en-US"/>
              </w:rPr>
              <w:t>DATE</w:t>
            </w:r>
            <w:proofErr w:type="spellEnd"/>
            <w:r w:rsidRPr="007477E8">
              <w:rPr>
                <w:rFonts w:ascii="Consolas" w:hAnsi="Consolas" w:cs="Consolas"/>
                <w:noProof w:val="0"/>
                <w:color w:val="808080"/>
                <w:kern w:val="0"/>
                <w:sz w:val="24"/>
                <w:szCs w:val="24"/>
                <w:lang w:val="en-US"/>
              </w:rPr>
              <w:t>,</w:t>
            </w:r>
          </w:p>
          <w:p w14:paraId="133891ED"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FOREIGN</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 xml:space="preserve">KEY </w:t>
            </w:r>
            <w:r w:rsidRPr="007477E8">
              <w:rPr>
                <w:rFonts w:ascii="Consolas" w:hAnsi="Consolas" w:cs="Consolas"/>
                <w:noProof w:val="0"/>
                <w:color w:val="808080"/>
                <w:kern w:val="0"/>
                <w:sz w:val="24"/>
                <w:szCs w:val="24"/>
                <w:lang w:val="en-US"/>
              </w:rPr>
              <w:t>(</w:t>
            </w:r>
            <w:proofErr w:type="spellStart"/>
            <w:r w:rsidRPr="007477E8">
              <w:rPr>
                <w:rFonts w:ascii="Consolas" w:hAnsi="Consolas" w:cs="Consolas"/>
                <w:noProof w:val="0"/>
                <w:color w:val="000000"/>
                <w:kern w:val="0"/>
                <w:sz w:val="24"/>
                <w:szCs w:val="24"/>
                <w:lang w:val="en-US"/>
              </w:rPr>
              <w:t>empID</w:t>
            </w:r>
            <w:proofErr w:type="spellEnd"/>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REFERENCES</w:t>
            </w:r>
            <w:r w:rsidRPr="007477E8">
              <w:rPr>
                <w:rFonts w:ascii="Consolas" w:hAnsi="Consolas" w:cs="Consolas"/>
                <w:noProof w:val="0"/>
                <w:color w:val="000000"/>
                <w:kern w:val="0"/>
                <w:sz w:val="24"/>
                <w:szCs w:val="24"/>
                <w:lang w:val="en-US"/>
              </w:rPr>
              <w:t xml:space="preserve"> </w:t>
            </w:r>
            <w:proofErr w:type="gramStart"/>
            <w:r w:rsidRPr="007477E8">
              <w:rPr>
                <w:rFonts w:ascii="Consolas" w:hAnsi="Consolas" w:cs="Consolas"/>
                <w:noProof w:val="0"/>
                <w:color w:val="000000"/>
                <w:kern w:val="0"/>
                <w:sz w:val="24"/>
                <w:szCs w:val="24"/>
                <w:lang w:val="en-US"/>
              </w:rPr>
              <w:t>Employee</w:t>
            </w:r>
            <w:r w:rsidRPr="007477E8">
              <w:rPr>
                <w:rFonts w:ascii="Consolas" w:hAnsi="Consolas" w:cs="Consolas"/>
                <w:noProof w:val="0"/>
                <w:color w:val="808080"/>
                <w:kern w:val="0"/>
                <w:sz w:val="24"/>
                <w:szCs w:val="24"/>
                <w:lang w:val="en-US"/>
              </w:rPr>
              <w:t>(</w:t>
            </w:r>
            <w:proofErr w:type="gramEnd"/>
            <w:r w:rsidRPr="007477E8">
              <w:rPr>
                <w:rFonts w:ascii="Consolas" w:hAnsi="Consolas" w:cs="Consolas"/>
                <w:noProof w:val="0"/>
                <w:color w:val="000000"/>
                <w:kern w:val="0"/>
                <w:sz w:val="24"/>
                <w:szCs w:val="24"/>
                <w:lang w:val="en-US"/>
              </w:rPr>
              <w:t>ID</w:t>
            </w:r>
            <w:r w:rsidRPr="007477E8">
              <w:rPr>
                <w:rFonts w:ascii="Consolas" w:hAnsi="Consolas" w:cs="Consolas"/>
                <w:noProof w:val="0"/>
                <w:color w:val="808080"/>
                <w:kern w:val="0"/>
                <w:sz w:val="24"/>
                <w:szCs w:val="24"/>
                <w:lang w:val="en-US"/>
              </w:rPr>
              <w:t>)</w:t>
            </w:r>
          </w:p>
          <w:p w14:paraId="7C42E1B9"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00"/>
                <w:kern w:val="0"/>
                <w:sz w:val="24"/>
                <w:szCs w:val="24"/>
                <w:lang w:val="en-US"/>
              </w:rPr>
              <w:tab/>
            </w:r>
            <w:r w:rsidRPr="007477E8">
              <w:rPr>
                <w:rFonts w:ascii="Consolas" w:hAnsi="Consolas" w:cs="Consolas"/>
                <w:noProof w:val="0"/>
                <w:color w:val="000000"/>
                <w:kern w:val="0"/>
                <w:sz w:val="24"/>
                <w:szCs w:val="24"/>
                <w:lang w:val="en-US"/>
              </w:rPr>
              <w:tab/>
            </w:r>
            <w:r w:rsidRPr="007477E8">
              <w:rPr>
                <w:rFonts w:ascii="Consolas" w:hAnsi="Consolas" w:cs="Consolas"/>
                <w:noProof w:val="0"/>
                <w:color w:val="0000FF"/>
                <w:kern w:val="0"/>
                <w:sz w:val="24"/>
                <w:szCs w:val="24"/>
                <w:lang w:val="en-US"/>
              </w:rPr>
              <w:t>ON</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FF00FF"/>
                <w:kern w:val="0"/>
                <w:sz w:val="24"/>
                <w:szCs w:val="24"/>
                <w:lang w:val="en-US"/>
              </w:rPr>
              <w:t>UPDATE</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CASCADE</w:t>
            </w:r>
            <w:r w:rsidRPr="007477E8">
              <w:rPr>
                <w:rFonts w:ascii="Consolas" w:hAnsi="Consolas" w:cs="Consolas"/>
                <w:noProof w:val="0"/>
                <w:color w:val="808080"/>
                <w:kern w:val="0"/>
                <w:sz w:val="24"/>
                <w:szCs w:val="24"/>
                <w:lang w:val="en-US"/>
              </w:rPr>
              <w:t>,</w:t>
            </w:r>
          </w:p>
          <w:p w14:paraId="2CDA71FD"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FOREIGN</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 xml:space="preserve">KEY </w:t>
            </w:r>
            <w:r w:rsidRPr="007477E8">
              <w:rPr>
                <w:rFonts w:ascii="Consolas" w:hAnsi="Consolas" w:cs="Consolas"/>
                <w:noProof w:val="0"/>
                <w:color w:val="808080"/>
                <w:kern w:val="0"/>
                <w:sz w:val="24"/>
                <w:szCs w:val="24"/>
                <w:lang w:val="en-US"/>
              </w:rPr>
              <w:t>(</w:t>
            </w:r>
            <w:proofErr w:type="spellStart"/>
            <w:r w:rsidRPr="007477E8">
              <w:rPr>
                <w:rFonts w:ascii="Consolas" w:hAnsi="Consolas" w:cs="Consolas"/>
                <w:noProof w:val="0"/>
                <w:color w:val="000000"/>
                <w:kern w:val="0"/>
                <w:sz w:val="24"/>
                <w:szCs w:val="24"/>
                <w:lang w:val="en-US"/>
              </w:rPr>
              <w:t>shiftID</w:t>
            </w:r>
            <w:proofErr w:type="spellEnd"/>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REFERENCES</w:t>
            </w:r>
            <w:r w:rsidRPr="007477E8">
              <w:rPr>
                <w:rFonts w:ascii="Consolas" w:hAnsi="Consolas" w:cs="Consolas"/>
                <w:noProof w:val="0"/>
                <w:color w:val="000000"/>
                <w:kern w:val="0"/>
                <w:sz w:val="24"/>
                <w:szCs w:val="24"/>
                <w:lang w:val="en-US"/>
              </w:rPr>
              <w:t xml:space="preserve"> [Shift]</w:t>
            </w:r>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ID</w:t>
            </w:r>
            <w:r w:rsidRPr="007477E8">
              <w:rPr>
                <w:rFonts w:ascii="Consolas" w:hAnsi="Consolas" w:cs="Consolas"/>
                <w:noProof w:val="0"/>
                <w:color w:val="808080"/>
                <w:kern w:val="0"/>
                <w:sz w:val="24"/>
                <w:szCs w:val="24"/>
                <w:lang w:val="en-US"/>
              </w:rPr>
              <w:t>)</w:t>
            </w:r>
          </w:p>
          <w:p w14:paraId="5353D372"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00"/>
                <w:kern w:val="0"/>
                <w:sz w:val="24"/>
                <w:szCs w:val="24"/>
                <w:lang w:val="en-US"/>
              </w:rPr>
              <w:tab/>
            </w:r>
            <w:r w:rsidRPr="007477E8">
              <w:rPr>
                <w:rFonts w:ascii="Consolas" w:hAnsi="Consolas" w:cs="Consolas"/>
                <w:noProof w:val="0"/>
                <w:color w:val="000000"/>
                <w:kern w:val="0"/>
                <w:sz w:val="24"/>
                <w:szCs w:val="24"/>
                <w:lang w:val="en-US"/>
              </w:rPr>
              <w:tab/>
            </w:r>
            <w:r w:rsidRPr="007477E8">
              <w:rPr>
                <w:rFonts w:ascii="Consolas" w:hAnsi="Consolas" w:cs="Consolas"/>
                <w:noProof w:val="0"/>
                <w:color w:val="0000FF"/>
                <w:kern w:val="0"/>
                <w:sz w:val="24"/>
                <w:szCs w:val="24"/>
                <w:lang w:val="en-US"/>
              </w:rPr>
              <w:t>ON</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FF00FF"/>
                <w:kern w:val="0"/>
                <w:sz w:val="24"/>
                <w:szCs w:val="24"/>
                <w:lang w:val="en-US"/>
              </w:rPr>
              <w:t>UPDATE</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CASCADE</w:t>
            </w:r>
            <w:r w:rsidRPr="007477E8">
              <w:rPr>
                <w:rFonts w:ascii="Consolas" w:hAnsi="Consolas" w:cs="Consolas"/>
                <w:noProof w:val="0"/>
                <w:color w:val="808080"/>
                <w:kern w:val="0"/>
                <w:sz w:val="24"/>
                <w:szCs w:val="24"/>
                <w:lang w:val="en-US"/>
              </w:rPr>
              <w:t>,</w:t>
            </w:r>
          </w:p>
          <w:p w14:paraId="51E3A2C4"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PRIMARY</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 xml:space="preserve">KEY </w:t>
            </w:r>
            <w:r w:rsidRPr="007477E8">
              <w:rPr>
                <w:rFonts w:ascii="Consolas" w:hAnsi="Consolas" w:cs="Consolas"/>
                <w:noProof w:val="0"/>
                <w:color w:val="808080"/>
                <w:kern w:val="0"/>
                <w:sz w:val="24"/>
                <w:szCs w:val="24"/>
                <w:lang w:val="en-US"/>
              </w:rPr>
              <w:t>(</w:t>
            </w:r>
            <w:proofErr w:type="spellStart"/>
            <w:r w:rsidRPr="007477E8">
              <w:rPr>
                <w:rFonts w:ascii="Consolas" w:hAnsi="Consolas" w:cs="Consolas"/>
                <w:noProof w:val="0"/>
                <w:color w:val="000000"/>
                <w:kern w:val="0"/>
                <w:sz w:val="24"/>
                <w:szCs w:val="24"/>
                <w:lang w:val="en-US"/>
              </w:rPr>
              <w:t>empID</w:t>
            </w:r>
            <w:proofErr w:type="spellEnd"/>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 xml:space="preserve"> </w:t>
            </w:r>
            <w:proofErr w:type="spellStart"/>
            <w:r w:rsidRPr="007477E8">
              <w:rPr>
                <w:rFonts w:ascii="Consolas" w:hAnsi="Consolas" w:cs="Consolas"/>
                <w:noProof w:val="0"/>
                <w:color w:val="000000"/>
                <w:kern w:val="0"/>
                <w:sz w:val="24"/>
                <w:szCs w:val="24"/>
                <w:lang w:val="en-US"/>
              </w:rPr>
              <w:t>shiftID</w:t>
            </w:r>
            <w:proofErr w:type="spellEnd"/>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date</w:t>
            </w:r>
            <w:r w:rsidRPr="007477E8">
              <w:rPr>
                <w:rFonts w:ascii="Consolas" w:hAnsi="Consolas" w:cs="Consolas"/>
                <w:noProof w:val="0"/>
                <w:color w:val="808080"/>
                <w:kern w:val="0"/>
                <w:sz w:val="24"/>
                <w:szCs w:val="24"/>
                <w:lang w:val="en-US"/>
              </w:rPr>
              <w:t>)</w:t>
            </w:r>
          </w:p>
          <w:p w14:paraId="18AF5E35" w14:textId="24E817B1" w:rsidR="006B26A2" w:rsidRPr="00354A29" w:rsidRDefault="007477E8" w:rsidP="007477E8">
            <w:pPr>
              <w:autoSpaceDE w:val="0"/>
              <w:autoSpaceDN w:val="0"/>
              <w:adjustRightInd w:val="0"/>
              <w:spacing w:line="276" w:lineRule="auto"/>
              <w:rPr>
                <w:rFonts w:ascii="Times New Roman" w:hAnsi="Times New Roman" w:cs="Times New Roman"/>
                <w:noProof w:val="0"/>
                <w:color w:val="000000"/>
                <w:kern w:val="0"/>
                <w:sz w:val="26"/>
                <w:szCs w:val="26"/>
              </w:rPr>
            </w:pPr>
            <w:r w:rsidRPr="007477E8">
              <w:rPr>
                <w:rFonts w:ascii="Consolas" w:hAnsi="Consolas" w:cs="Consolas"/>
                <w:noProof w:val="0"/>
                <w:color w:val="808080"/>
                <w:kern w:val="0"/>
                <w:sz w:val="24"/>
                <w:szCs w:val="24"/>
                <w:lang w:val="en-US"/>
              </w:rPr>
              <w:t>);</w:t>
            </w:r>
          </w:p>
        </w:tc>
      </w:tr>
    </w:tbl>
    <w:p w14:paraId="629311D5" w14:textId="77777777" w:rsidR="00E419E0" w:rsidRPr="00354A29" w:rsidRDefault="00E419E0" w:rsidP="00780326">
      <w:pPr>
        <w:spacing w:after="0" w:line="360" w:lineRule="auto"/>
        <w:rPr>
          <w:rFonts w:ascii="Times New Roman" w:hAnsi="Times New Roman" w:cs="Times New Roman"/>
          <w:b/>
          <w:bCs/>
          <w:i/>
          <w:iCs/>
          <w:sz w:val="28"/>
          <w:szCs w:val="28"/>
        </w:rPr>
      </w:pPr>
    </w:p>
    <w:p w14:paraId="79CE6655" w14:textId="72A94398" w:rsidR="006B26A2" w:rsidRPr="00354A29" w:rsidRDefault="006B26A2" w:rsidP="00CF53B3">
      <w:pPr>
        <w:spacing w:after="0" w:line="360" w:lineRule="auto"/>
        <w:ind w:left="360"/>
        <w:rPr>
          <w:rFonts w:ascii="Times New Roman" w:hAnsi="Times New Roman" w:cs="Times New Roman"/>
          <w:b/>
          <w:bCs/>
          <w:i/>
          <w:iCs/>
          <w:sz w:val="28"/>
          <w:szCs w:val="28"/>
        </w:rPr>
      </w:pPr>
      <w:r w:rsidRPr="00354A29">
        <w:rPr>
          <w:rFonts w:ascii="Times New Roman" w:hAnsi="Times New Roman" w:cs="Times New Roman"/>
          <w:b/>
          <w:bCs/>
          <w:i/>
          <w:iCs/>
          <w:sz w:val="28"/>
          <w:szCs w:val="28"/>
        </w:rPr>
        <w:t xml:space="preserve">Bảng </w:t>
      </w:r>
      <w:r w:rsidR="00912BF5" w:rsidRPr="00354A29">
        <w:rPr>
          <w:rFonts w:ascii="Times New Roman" w:hAnsi="Times New Roman" w:cs="Times New Roman"/>
          <w:b/>
          <w:bCs/>
          <w:i/>
          <w:iCs/>
          <w:sz w:val="28"/>
          <w:szCs w:val="28"/>
        </w:rPr>
        <w:t>thông tin bàn</w:t>
      </w:r>
    </w:p>
    <w:tbl>
      <w:tblPr>
        <w:tblStyle w:val="TableGrid"/>
        <w:tblW w:w="0" w:type="auto"/>
        <w:tblInd w:w="360" w:type="dxa"/>
        <w:tblLook w:val="04A0" w:firstRow="1" w:lastRow="0" w:firstColumn="1" w:lastColumn="0" w:noHBand="0" w:noVBand="1"/>
      </w:tblPr>
      <w:tblGrid>
        <w:gridCol w:w="8656"/>
      </w:tblGrid>
      <w:tr w:rsidR="006B26A2" w:rsidRPr="00354A29" w14:paraId="789B1652" w14:textId="77777777" w:rsidTr="006B26A2">
        <w:tc>
          <w:tcPr>
            <w:tcW w:w="9350" w:type="dxa"/>
            <w:tcBorders>
              <w:top w:val="single" w:sz="4" w:space="0" w:color="auto"/>
              <w:left w:val="single" w:sz="4" w:space="0" w:color="auto"/>
              <w:bottom w:val="single" w:sz="4" w:space="0" w:color="auto"/>
              <w:right w:val="single" w:sz="4" w:space="0" w:color="auto"/>
            </w:tcBorders>
            <w:hideMark/>
          </w:tcPr>
          <w:p w14:paraId="52C09C86"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FF"/>
                <w:kern w:val="0"/>
                <w:sz w:val="24"/>
                <w:szCs w:val="24"/>
                <w:lang w:val="en-US"/>
              </w:rPr>
              <w:t>CREATE</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TABLE</w:t>
            </w:r>
            <w:r w:rsidRPr="007477E8">
              <w:rPr>
                <w:rFonts w:ascii="Consolas" w:hAnsi="Consolas" w:cs="Consolas"/>
                <w:noProof w:val="0"/>
                <w:color w:val="000000"/>
                <w:kern w:val="0"/>
                <w:sz w:val="24"/>
                <w:szCs w:val="24"/>
                <w:lang w:val="en-US"/>
              </w:rPr>
              <w:t xml:space="preserve"> [Table]</w:t>
            </w:r>
            <w:r w:rsidRPr="007477E8">
              <w:rPr>
                <w:rFonts w:ascii="Consolas" w:hAnsi="Consolas" w:cs="Consolas"/>
                <w:noProof w:val="0"/>
                <w:color w:val="0000FF"/>
                <w:kern w:val="0"/>
                <w:sz w:val="24"/>
                <w:szCs w:val="24"/>
                <w:lang w:val="en-US"/>
              </w:rPr>
              <w:t xml:space="preserve"> </w:t>
            </w:r>
            <w:r w:rsidRPr="007477E8">
              <w:rPr>
                <w:rFonts w:ascii="Consolas" w:hAnsi="Consolas" w:cs="Consolas"/>
                <w:noProof w:val="0"/>
                <w:color w:val="808080"/>
                <w:kern w:val="0"/>
                <w:sz w:val="24"/>
                <w:szCs w:val="24"/>
                <w:lang w:val="en-US"/>
              </w:rPr>
              <w:t>(</w:t>
            </w:r>
          </w:p>
          <w:p w14:paraId="424196D9"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00"/>
                <w:kern w:val="0"/>
                <w:sz w:val="24"/>
                <w:szCs w:val="24"/>
                <w:lang w:val="en-US"/>
              </w:rPr>
              <w:t xml:space="preserve">    ID </w:t>
            </w:r>
            <w:proofErr w:type="gramStart"/>
            <w:r w:rsidRPr="007477E8">
              <w:rPr>
                <w:rFonts w:ascii="Consolas" w:hAnsi="Consolas" w:cs="Consolas"/>
                <w:noProof w:val="0"/>
                <w:color w:val="0000FF"/>
                <w:kern w:val="0"/>
                <w:sz w:val="24"/>
                <w:szCs w:val="24"/>
                <w:lang w:val="en-US"/>
              </w:rPr>
              <w:t>VARCHAR</w:t>
            </w:r>
            <w:r w:rsidRPr="007477E8">
              <w:rPr>
                <w:rFonts w:ascii="Consolas" w:hAnsi="Consolas" w:cs="Consolas"/>
                <w:noProof w:val="0"/>
                <w:color w:val="808080"/>
                <w:kern w:val="0"/>
                <w:sz w:val="24"/>
                <w:szCs w:val="24"/>
                <w:lang w:val="en-US"/>
              </w:rPr>
              <w:t>(</w:t>
            </w:r>
            <w:proofErr w:type="gramEnd"/>
            <w:r w:rsidRPr="007477E8">
              <w:rPr>
                <w:rFonts w:ascii="Consolas" w:hAnsi="Consolas" w:cs="Consolas"/>
                <w:noProof w:val="0"/>
                <w:color w:val="000000"/>
                <w:kern w:val="0"/>
                <w:sz w:val="24"/>
                <w:szCs w:val="24"/>
                <w:lang w:val="en-US"/>
              </w:rPr>
              <w:t>3</w:t>
            </w:r>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PRIMARY</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KEY</w:t>
            </w:r>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8000"/>
                <w:kern w:val="0"/>
                <w:sz w:val="24"/>
                <w:szCs w:val="24"/>
                <w:lang w:val="en-US"/>
              </w:rPr>
              <w:t>-- T01, T02, ...</w:t>
            </w:r>
          </w:p>
          <w:p w14:paraId="6944D853"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name</w:t>
            </w:r>
            <w:r w:rsidRPr="007477E8">
              <w:rPr>
                <w:rFonts w:ascii="Consolas" w:hAnsi="Consolas" w:cs="Consolas"/>
                <w:noProof w:val="0"/>
                <w:color w:val="000000"/>
                <w:kern w:val="0"/>
                <w:sz w:val="24"/>
                <w:szCs w:val="24"/>
                <w:lang w:val="en-US"/>
              </w:rPr>
              <w:t xml:space="preserve"> </w:t>
            </w:r>
            <w:proofErr w:type="gramStart"/>
            <w:r w:rsidRPr="007477E8">
              <w:rPr>
                <w:rFonts w:ascii="Consolas" w:hAnsi="Consolas" w:cs="Consolas"/>
                <w:noProof w:val="0"/>
                <w:color w:val="0000FF"/>
                <w:kern w:val="0"/>
                <w:sz w:val="24"/>
                <w:szCs w:val="24"/>
                <w:lang w:val="en-US"/>
              </w:rPr>
              <w:t>NVARCHAR</w:t>
            </w:r>
            <w:r w:rsidRPr="007477E8">
              <w:rPr>
                <w:rFonts w:ascii="Consolas" w:hAnsi="Consolas" w:cs="Consolas"/>
                <w:noProof w:val="0"/>
                <w:color w:val="808080"/>
                <w:kern w:val="0"/>
                <w:sz w:val="24"/>
                <w:szCs w:val="24"/>
                <w:lang w:val="en-US"/>
              </w:rPr>
              <w:t>(</w:t>
            </w:r>
            <w:proofErr w:type="gramEnd"/>
            <w:r w:rsidRPr="007477E8">
              <w:rPr>
                <w:rFonts w:ascii="Consolas" w:hAnsi="Consolas" w:cs="Consolas"/>
                <w:noProof w:val="0"/>
                <w:color w:val="FF00FF"/>
                <w:kern w:val="0"/>
                <w:sz w:val="24"/>
                <w:szCs w:val="24"/>
                <w:lang w:val="en-US"/>
              </w:rPr>
              <w:t>max</w:t>
            </w:r>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808080"/>
                <w:kern w:val="0"/>
                <w:sz w:val="24"/>
                <w:szCs w:val="24"/>
                <w:lang w:val="en-US"/>
              </w:rPr>
              <w:t>NOT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808080"/>
                <w:kern w:val="0"/>
                <w:sz w:val="24"/>
                <w:szCs w:val="24"/>
                <w:lang w:val="en-US"/>
              </w:rPr>
              <w:t>NULL</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 xml:space="preserve">CHECK </w:t>
            </w:r>
            <w:r w:rsidRPr="007477E8">
              <w:rPr>
                <w:rFonts w:ascii="Consolas" w:hAnsi="Consolas" w:cs="Consolas"/>
                <w:noProof w:val="0"/>
                <w:color w:val="808080"/>
                <w:kern w:val="0"/>
                <w:sz w:val="24"/>
                <w:szCs w:val="24"/>
                <w:lang w:val="en-US"/>
              </w:rPr>
              <w:t>(</w:t>
            </w:r>
            <w:r w:rsidRPr="007477E8">
              <w:rPr>
                <w:rFonts w:ascii="Consolas" w:hAnsi="Consolas" w:cs="Consolas"/>
                <w:noProof w:val="0"/>
                <w:color w:val="0000FF"/>
                <w:kern w:val="0"/>
                <w:sz w:val="24"/>
                <w:szCs w:val="24"/>
                <w:lang w:val="en-US"/>
              </w:rPr>
              <w:t>name</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FF0000"/>
                <w:kern w:val="0"/>
                <w:sz w:val="24"/>
                <w:szCs w:val="24"/>
                <w:lang w:val="en-US"/>
              </w:rPr>
              <w:t>N''</w:t>
            </w:r>
            <w:r w:rsidRPr="007477E8">
              <w:rPr>
                <w:rFonts w:ascii="Consolas" w:hAnsi="Consolas" w:cs="Consolas"/>
                <w:noProof w:val="0"/>
                <w:color w:val="808080"/>
                <w:kern w:val="0"/>
                <w:sz w:val="24"/>
                <w:szCs w:val="24"/>
                <w:lang w:val="en-US"/>
              </w:rPr>
              <w:t>),</w:t>
            </w:r>
          </w:p>
          <w:p w14:paraId="112BCBA9"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status</w:t>
            </w:r>
            <w:r w:rsidRPr="007477E8">
              <w:rPr>
                <w:rFonts w:ascii="Consolas" w:hAnsi="Consolas" w:cs="Consolas"/>
                <w:noProof w:val="0"/>
                <w:color w:val="000000"/>
                <w:kern w:val="0"/>
                <w:sz w:val="24"/>
                <w:szCs w:val="24"/>
                <w:lang w:val="en-US"/>
              </w:rPr>
              <w:t xml:space="preserve"> </w:t>
            </w:r>
            <w:proofErr w:type="gramStart"/>
            <w:r w:rsidRPr="007477E8">
              <w:rPr>
                <w:rFonts w:ascii="Consolas" w:hAnsi="Consolas" w:cs="Consolas"/>
                <w:noProof w:val="0"/>
                <w:color w:val="0000FF"/>
                <w:kern w:val="0"/>
                <w:sz w:val="24"/>
                <w:szCs w:val="24"/>
                <w:lang w:val="en-US"/>
              </w:rPr>
              <w:t>NVARCHAR</w:t>
            </w:r>
            <w:r w:rsidRPr="007477E8">
              <w:rPr>
                <w:rFonts w:ascii="Consolas" w:hAnsi="Consolas" w:cs="Consolas"/>
                <w:noProof w:val="0"/>
                <w:color w:val="808080"/>
                <w:kern w:val="0"/>
                <w:sz w:val="24"/>
                <w:szCs w:val="24"/>
                <w:lang w:val="en-US"/>
              </w:rPr>
              <w:t>(</w:t>
            </w:r>
            <w:proofErr w:type="gramEnd"/>
            <w:r w:rsidRPr="007477E8">
              <w:rPr>
                <w:rFonts w:ascii="Consolas" w:hAnsi="Consolas" w:cs="Consolas"/>
                <w:noProof w:val="0"/>
                <w:color w:val="FF00FF"/>
                <w:kern w:val="0"/>
                <w:sz w:val="24"/>
                <w:szCs w:val="24"/>
                <w:lang w:val="en-US"/>
              </w:rPr>
              <w:t>max</w:t>
            </w:r>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808080"/>
                <w:kern w:val="0"/>
                <w:sz w:val="24"/>
                <w:szCs w:val="24"/>
                <w:lang w:val="en-US"/>
              </w:rPr>
              <w:t>NOT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808080"/>
                <w:kern w:val="0"/>
                <w:sz w:val="24"/>
                <w:szCs w:val="24"/>
                <w:lang w:val="en-US"/>
              </w:rPr>
              <w:t>NULL</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 xml:space="preserve">CHECK </w:t>
            </w:r>
            <w:r w:rsidRPr="007477E8">
              <w:rPr>
                <w:rFonts w:ascii="Consolas" w:hAnsi="Consolas" w:cs="Consolas"/>
                <w:noProof w:val="0"/>
                <w:color w:val="808080"/>
                <w:kern w:val="0"/>
                <w:sz w:val="24"/>
                <w:szCs w:val="24"/>
                <w:lang w:val="en-US"/>
              </w:rPr>
              <w:t>(</w:t>
            </w:r>
            <w:r w:rsidRPr="007477E8">
              <w:rPr>
                <w:rFonts w:ascii="Consolas" w:hAnsi="Consolas" w:cs="Consolas"/>
                <w:noProof w:val="0"/>
                <w:color w:val="0000FF"/>
                <w:kern w:val="0"/>
                <w:sz w:val="24"/>
                <w:szCs w:val="24"/>
                <w:lang w:val="en-US"/>
              </w:rPr>
              <w:t>status</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FF0000"/>
                <w:kern w:val="0"/>
                <w:sz w:val="24"/>
                <w:szCs w:val="24"/>
                <w:lang w:val="en-US"/>
              </w:rPr>
              <w:t>N''</w:t>
            </w:r>
            <w:r w:rsidRPr="007477E8">
              <w:rPr>
                <w:rFonts w:ascii="Consolas" w:hAnsi="Consolas" w:cs="Consolas"/>
                <w:noProof w:val="0"/>
                <w:color w:val="808080"/>
                <w:kern w:val="0"/>
                <w:sz w:val="24"/>
                <w:szCs w:val="24"/>
                <w:lang w:val="en-US"/>
              </w:rPr>
              <w:t>)</w:t>
            </w:r>
          </w:p>
          <w:p w14:paraId="2BFBDEB2" w14:textId="5830CE43" w:rsidR="006B26A2" w:rsidRPr="007477E8" w:rsidRDefault="007477E8" w:rsidP="007477E8">
            <w:pPr>
              <w:autoSpaceDE w:val="0"/>
              <w:autoSpaceDN w:val="0"/>
              <w:adjustRightInd w:val="0"/>
              <w:spacing w:line="276" w:lineRule="auto"/>
              <w:rPr>
                <w:rFonts w:ascii="Times New Roman" w:hAnsi="Times New Roman" w:cs="Times New Roman"/>
                <w:noProof w:val="0"/>
                <w:color w:val="000000"/>
                <w:kern w:val="0"/>
                <w:sz w:val="26"/>
                <w:szCs w:val="26"/>
                <w:lang w:val="en-US"/>
              </w:rPr>
            </w:pPr>
            <w:r w:rsidRPr="007477E8">
              <w:rPr>
                <w:rFonts w:ascii="Consolas" w:hAnsi="Consolas" w:cs="Consolas"/>
                <w:noProof w:val="0"/>
                <w:color w:val="808080"/>
                <w:kern w:val="0"/>
                <w:sz w:val="24"/>
                <w:szCs w:val="24"/>
                <w:lang w:val="en-US"/>
              </w:rPr>
              <w:t>);</w:t>
            </w:r>
          </w:p>
        </w:tc>
      </w:tr>
    </w:tbl>
    <w:p w14:paraId="515CD5C7" w14:textId="77777777" w:rsidR="003F7A4E" w:rsidRPr="007477E8" w:rsidRDefault="003F7A4E" w:rsidP="007477E8">
      <w:pPr>
        <w:spacing w:after="0" w:line="360" w:lineRule="auto"/>
        <w:rPr>
          <w:rFonts w:ascii="Times New Roman" w:hAnsi="Times New Roman" w:cs="Times New Roman"/>
          <w:b/>
          <w:bCs/>
          <w:i/>
          <w:iCs/>
          <w:sz w:val="28"/>
          <w:szCs w:val="28"/>
          <w:lang w:val="en-US"/>
        </w:rPr>
      </w:pPr>
    </w:p>
    <w:p w14:paraId="371B9BB6" w14:textId="21A1A5A8" w:rsidR="006B26A2" w:rsidRPr="00354A29" w:rsidRDefault="006B26A2" w:rsidP="00CF53B3">
      <w:pPr>
        <w:spacing w:after="0" w:line="360" w:lineRule="auto"/>
        <w:ind w:left="360"/>
        <w:rPr>
          <w:rFonts w:ascii="Times New Roman" w:hAnsi="Times New Roman" w:cs="Times New Roman"/>
          <w:b/>
          <w:bCs/>
          <w:i/>
          <w:iCs/>
          <w:sz w:val="28"/>
          <w:szCs w:val="28"/>
        </w:rPr>
      </w:pPr>
      <w:r w:rsidRPr="00354A29">
        <w:rPr>
          <w:rFonts w:ascii="Times New Roman" w:hAnsi="Times New Roman" w:cs="Times New Roman"/>
          <w:b/>
          <w:bCs/>
          <w:i/>
          <w:iCs/>
          <w:sz w:val="28"/>
          <w:szCs w:val="28"/>
        </w:rPr>
        <w:t xml:space="preserve">Bảng </w:t>
      </w:r>
      <w:r w:rsidR="00AA6357" w:rsidRPr="00354A29">
        <w:rPr>
          <w:rFonts w:ascii="Times New Roman" w:hAnsi="Times New Roman" w:cs="Times New Roman"/>
          <w:b/>
          <w:bCs/>
          <w:i/>
          <w:iCs/>
          <w:sz w:val="28"/>
          <w:szCs w:val="28"/>
        </w:rPr>
        <w:t>khách hàng</w:t>
      </w:r>
    </w:p>
    <w:tbl>
      <w:tblPr>
        <w:tblStyle w:val="TableGrid"/>
        <w:tblW w:w="0" w:type="auto"/>
        <w:tblInd w:w="360" w:type="dxa"/>
        <w:tblLook w:val="04A0" w:firstRow="1" w:lastRow="0" w:firstColumn="1" w:lastColumn="0" w:noHBand="0" w:noVBand="1"/>
      </w:tblPr>
      <w:tblGrid>
        <w:gridCol w:w="8656"/>
      </w:tblGrid>
      <w:tr w:rsidR="006B26A2" w:rsidRPr="00354A29" w14:paraId="2314256F" w14:textId="77777777" w:rsidTr="006B26A2">
        <w:tc>
          <w:tcPr>
            <w:tcW w:w="9350" w:type="dxa"/>
            <w:tcBorders>
              <w:top w:val="single" w:sz="4" w:space="0" w:color="auto"/>
              <w:left w:val="single" w:sz="4" w:space="0" w:color="auto"/>
              <w:bottom w:val="single" w:sz="4" w:space="0" w:color="auto"/>
              <w:right w:val="single" w:sz="4" w:space="0" w:color="auto"/>
            </w:tcBorders>
            <w:hideMark/>
          </w:tcPr>
          <w:p w14:paraId="113D7FCC"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FF"/>
                <w:kern w:val="0"/>
                <w:sz w:val="24"/>
                <w:szCs w:val="24"/>
                <w:lang w:val="en-US"/>
              </w:rPr>
              <w:t>CREATE</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TABLE</w:t>
            </w:r>
            <w:r w:rsidRPr="007477E8">
              <w:rPr>
                <w:rFonts w:ascii="Consolas" w:hAnsi="Consolas" w:cs="Consolas"/>
                <w:noProof w:val="0"/>
                <w:color w:val="000000"/>
                <w:kern w:val="0"/>
                <w:sz w:val="24"/>
                <w:szCs w:val="24"/>
                <w:lang w:val="en-US"/>
              </w:rPr>
              <w:t xml:space="preserve"> Customer</w:t>
            </w:r>
            <w:r w:rsidRPr="007477E8">
              <w:rPr>
                <w:rFonts w:ascii="Consolas" w:hAnsi="Consolas" w:cs="Consolas"/>
                <w:noProof w:val="0"/>
                <w:color w:val="0000FF"/>
                <w:kern w:val="0"/>
                <w:sz w:val="24"/>
                <w:szCs w:val="24"/>
                <w:lang w:val="en-US"/>
              </w:rPr>
              <w:t xml:space="preserve"> </w:t>
            </w:r>
            <w:r w:rsidRPr="007477E8">
              <w:rPr>
                <w:rFonts w:ascii="Consolas" w:hAnsi="Consolas" w:cs="Consolas"/>
                <w:noProof w:val="0"/>
                <w:color w:val="808080"/>
                <w:kern w:val="0"/>
                <w:sz w:val="24"/>
                <w:szCs w:val="24"/>
                <w:lang w:val="en-US"/>
              </w:rPr>
              <w:t>(</w:t>
            </w:r>
          </w:p>
          <w:p w14:paraId="7F5C7F96"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00"/>
                <w:kern w:val="0"/>
                <w:sz w:val="24"/>
                <w:szCs w:val="24"/>
                <w:lang w:val="en-US"/>
              </w:rPr>
              <w:t xml:space="preserve">    ID </w:t>
            </w:r>
            <w:proofErr w:type="gramStart"/>
            <w:r w:rsidRPr="007477E8">
              <w:rPr>
                <w:rFonts w:ascii="Consolas" w:hAnsi="Consolas" w:cs="Consolas"/>
                <w:noProof w:val="0"/>
                <w:color w:val="0000FF"/>
                <w:kern w:val="0"/>
                <w:sz w:val="24"/>
                <w:szCs w:val="24"/>
                <w:lang w:val="en-US"/>
              </w:rPr>
              <w:t>VARCHAR</w:t>
            </w:r>
            <w:r w:rsidRPr="007477E8">
              <w:rPr>
                <w:rFonts w:ascii="Consolas" w:hAnsi="Consolas" w:cs="Consolas"/>
                <w:noProof w:val="0"/>
                <w:color w:val="808080"/>
                <w:kern w:val="0"/>
                <w:sz w:val="24"/>
                <w:szCs w:val="24"/>
                <w:lang w:val="en-US"/>
              </w:rPr>
              <w:t>(</w:t>
            </w:r>
            <w:proofErr w:type="gramEnd"/>
            <w:r w:rsidRPr="007477E8">
              <w:rPr>
                <w:rFonts w:ascii="Consolas" w:hAnsi="Consolas" w:cs="Consolas"/>
                <w:noProof w:val="0"/>
                <w:color w:val="000000"/>
                <w:kern w:val="0"/>
                <w:sz w:val="24"/>
                <w:szCs w:val="24"/>
                <w:lang w:val="en-US"/>
              </w:rPr>
              <w:t>5</w:t>
            </w:r>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PRIMARY</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KEY</w:t>
            </w:r>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8000"/>
                <w:kern w:val="0"/>
                <w:sz w:val="24"/>
                <w:szCs w:val="24"/>
                <w:lang w:val="en-US"/>
              </w:rPr>
              <w:t>-- C0001, C0002, ...</w:t>
            </w:r>
          </w:p>
          <w:p w14:paraId="1A978C77"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name</w:t>
            </w:r>
            <w:r w:rsidRPr="007477E8">
              <w:rPr>
                <w:rFonts w:ascii="Consolas" w:hAnsi="Consolas" w:cs="Consolas"/>
                <w:noProof w:val="0"/>
                <w:color w:val="000000"/>
                <w:kern w:val="0"/>
                <w:sz w:val="24"/>
                <w:szCs w:val="24"/>
                <w:lang w:val="en-US"/>
              </w:rPr>
              <w:t xml:space="preserve"> </w:t>
            </w:r>
            <w:proofErr w:type="gramStart"/>
            <w:r w:rsidRPr="007477E8">
              <w:rPr>
                <w:rFonts w:ascii="Consolas" w:hAnsi="Consolas" w:cs="Consolas"/>
                <w:noProof w:val="0"/>
                <w:color w:val="0000FF"/>
                <w:kern w:val="0"/>
                <w:sz w:val="24"/>
                <w:szCs w:val="24"/>
                <w:lang w:val="en-US"/>
              </w:rPr>
              <w:t>NVARCHAR</w:t>
            </w:r>
            <w:r w:rsidRPr="007477E8">
              <w:rPr>
                <w:rFonts w:ascii="Consolas" w:hAnsi="Consolas" w:cs="Consolas"/>
                <w:noProof w:val="0"/>
                <w:color w:val="808080"/>
                <w:kern w:val="0"/>
                <w:sz w:val="24"/>
                <w:szCs w:val="24"/>
                <w:lang w:val="en-US"/>
              </w:rPr>
              <w:t>(</w:t>
            </w:r>
            <w:proofErr w:type="gramEnd"/>
            <w:r w:rsidRPr="007477E8">
              <w:rPr>
                <w:rFonts w:ascii="Consolas" w:hAnsi="Consolas" w:cs="Consolas"/>
                <w:noProof w:val="0"/>
                <w:color w:val="FF00FF"/>
                <w:kern w:val="0"/>
                <w:sz w:val="24"/>
                <w:szCs w:val="24"/>
                <w:lang w:val="en-US"/>
              </w:rPr>
              <w:t>max</w:t>
            </w:r>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808080"/>
                <w:kern w:val="0"/>
                <w:sz w:val="24"/>
                <w:szCs w:val="24"/>
                <w:lang w:val="en-US"/>
              </w:rPr>
              <w:t>NOT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808080"/>
                <w:kern w:val="0"/>
                <w:sz w:val="24"/>
                <w:szCs w:val="24"/>
                <w:lang w:val="en-US"/>
              </w:rPr>
              <w:t>NULL</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 xml:space="preserve">CHECK </w:t>
            </w:r>
            <w:r w:rsidRPr="007477E8">
              <w:rPr>
                <w:rFonts w:ascii="Consolas" w:hAnsi="Consolas" w:cs="Consolas"/>
                <w:noProof w:val="0"/>
                <w:color w:val="808080"/>
                <w:kern w:val="0"/>
                <w:sz w:val="24"/>
                <w:szCs w:val="24"/>
                <w:lang w:val="en-US"/>
              </w:rPr>
              <w:t>(</w:t>
            </w:r>
            <w:r w:rsidRPr="007477E8">
              <w:rPr>
                <w:rFonts w:ascii="Consolas" w:hAnsi="Consolas" w:cs="Consolas"/>
                <w:noProof w:val="0"/>
                <w:color w:val="0000FF"/>
                <w:kern w:val="0"/>
                <w:sz w:val="24"/>
                <w:szCs w:val="24"/>
                <w:lang w:val="en-US"/>
              </w:rPr>
              <w:t>name</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FF0000"/>
                <w:kern w:val="0"/>
                <w:sz w:val="24"/>
                <w:szCs w:val="24"/>
                <w:lang w:val="en-US"/>
              </w:rPr>
              <w:t>N''</w:t>
            </w:r>
            <w:r w:rsidRPr="007477E8">
              <w:rPr>
                <w:rFonts w:ascii="Consolas" w:hAnsi="Consolas" w:cs="Consolas"/>
                <w:noProof w:val="0"/>
                <w:color w:val="808080"/>
                <w:kern w:val="0"/>
                <w:sz w:val="24"/>
                <w:szCs w:val="24"/>
                <w:lang w:val="en-US"/>
              </w:rPr>
              <w:t>),</w:t>
            </w:r>
          </w:p>
          <w:p w14:paraId="42F46528"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00"/>
                <w:kern w:val="0"/>
                <w:sz w:val="24"/>
                <w:szCs w:val="24"/>
                <w:lang w:val="en-US"/>
              </w:rPr>
              <w:t xml:space="preserve">    phone </w:t>
            </w:r>
            <w:proofErr w:type="gramStart"/>
            <w:r w:rsidRPr="007477E8">
              <w:rPr>
                <w:rFonts w:ascii="Consolas" w:hAnsi="Consolas" w:cs="Consolas"/>
                <w:noProof w:val="0"/>
                <w:color w:val="0000FF"/>
                <w:kern w:val="0"/>
                <w:sz w:val="24"/>
                <w:szCs w:val="24"/>
                <w:lang w:val="en-US"/>
              </w:rPr>
              <w:t>VARCHAR</w:t>
            </w:r>
            <w:r w:rsidRPr="007477E8">
              <w:rPr>
                <w:rFonts w:ascii="Consolas" w:hAnsi="Consolas" w:cs="Consolas"/>
                <w:noProof w:val="0"/>
                <w:color w:val="808080"/>
                <w:kern w:val="0"/>
                <w:sz w:val="24"/>
                <w:szCs w:val="24"/>
                <w:lang w:val="en-US"/>
              </w:rPr>
              <w:t>(</w:t>
            </w:r>
            <w:proofErr w:type="gramEnd"/>
            <w:r w:rsidRPr="007477E8">
              <w:rPr>
                <w:rFonts w:ascii="Consolas" w:hAnsi="Consolas" w:cs="Consolas"/>
                <w:noProof w:val="0"/>
                <w:color w:val="000000"/>
                <w:kern w:val="0"/>
                <w:sz w:val="24"/>
                <w:szCs w:val="24"/>
                <w:lang w:val="en-US"/>
              </w:rPr>
              <w:t>10</w:t>
            </w:r>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808080"/>
                <w:kern w:val="0"/>
                <w:sz w:val="24"/>
                <w:szCs w:val="24"/>
                <w:lang w:val="en-US"/>
              </w:rPr>
              <w:t>NOT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808080"/>
                <w:kern w:val="0"/>
                <w:sz w:val="24"/>
                <w:szCs w:val="24"/>
                <w:lang w:val="en-US"/>
              </w:rPr>
              <w:t>NULL</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 xml:space="preserve">CHECK </w:t>
            </w:r>
            <w:r w:rsidRPr="007477E8">
              <w:rPr>
                <w:rFonts w:ascii="Consolas" w:hAnsi="Consolas" w:cs="Consolas"/>
                <w:noProof w:val="0"/>
                <w:color w:val="808080"/>
                <w:kern w:val="0"/>
                <w:sz w:val="24"/>
                <w:szCs w:val="24"/>
                <w:lang w:val="en-US"/>
              </w:rPr>
              <w:t>(</w:t>
            </w:r>
            <w:r w:rsidRPr="007477E8">
              <w:rPr>
                <w:rFonts w:ascii="Consolas" w:hAnsi="Consolas" w:cs="Consolas"/>
                <w:noProof w:val="0"/>
                <w:color w:val="FF00FF"/>
                <w:kern w:val="0"/>
                <w:sz w:val="24"/>
                <w:szCs w:val="24"/>
                <w:lang w:val="en-US"/>
              </w:rPr>
              <w:t>LEN</w:t>
            </w:r>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phone</w:t>
            </w:r>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 xml:space="preserve"> 10</w:t>
            </w:r>
            <w:r w:rsidRPr="007477E8">
              <w:rPr>
                <w:rFonts w:ascii="Consolas" w:hAnsi="Consolas" w:cs="Consolas"/>
                <w:noProof w:val="0"/>
                <w:color w:val="808080"/>
                <w:kern w:val="0"/>
                <w:sz w:val="24"/>
                <w:szCs w:val="24"/>
                <w:lang w:val="en-US"/>
              </w:rPr>
              <w:t>),</w:t>
            </w:r>
          </w:p>
          <w:p w14:paraId="34D984A7"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00"/>
                <w:kern w:val="0"/>
                <w:sz w:val="24"/>
                <w:szCs w:val="24"/>
                <w:lang w:val="en-US"/>
              </w:rPr>
              <w:t xml:space="preserve">    </w:t>
            </w:r>
            <w:proofErr w:type="spellStart"/>
            <w:r w:rsidRPr="007477E8">
              <w:rPr>
                <w:rFonts w:ascii="Consolas" w:hAnsi="Consolas" w:cs="Consolas"/>
                <w:noProof w:val="0"/>
                <w:color w:val="000000"/>
                <w:kern w:val="0"/>
                <w:sz w:val="24"/>
                <w:szCs w:val="24"/>
                <w:lang w:val="en-US"/>
              </w:rPr>
              <w:t>bonusPoint</w:t>
            </w:r>
            <w:proofErr w:type="spellEnd"/>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INT</w:t>
            </w:r>
          </w:p>
          <w:p w14:paraId="26303954" w14:textId="17C2BB55" w:rsidR="006B26A2" w:rsidRPr="007477E8" w:rsidRDefault="007477E8" w:rsidP="007477E8">
            <w:pPr>
              <w:autoSpaceDE w:val="0"/>
              <w:autoSpaceDN w:val="0"/>
              <w:adjustRightInd w:val="0"/>
              <w:spacing w:line="276" w:lineRule="auto"/>
              <w:rPr>
                <w:rFonts w:ascii="Times New Roman" w:hAnsi="Times New Roman" w:cs="Times New Roman"/>
                <w:noProof w:val="0"/>
                <w:color w:val="000000"/>
                <w:kern w:val="0"/>
                <w:sz w:val="24"/>
                <w:szCs w:val="24"/>
              </w:rPr>
            </w:pPr>
            <w:r w:rsidRPr="007477E8">
              <w:rPr>
                <w:rFonts w:ascii="Consolas" w:hAnsi="Consolas" w:cs="Consolas"/>
                <w:noProof w:val="0"/>
                <w:color w:val="808080"/>
                <w:kern w:val="0"/>
                <w:sz w:val="24"/>
                <w:szCs w:val="24"/>
                <w:lang w:val="en-US"/>
              </w:rPr>
              <w:t>);</w:t>
            </w:r>
          </w:p>
        </w:tc>
      </w:tr>
    </w:tbl>
    <w:p w14:paraId="0B7D02D3" w14:textId="77777777" w:rsidR="003348C9" w:rsidRPr="00354A29" w:rsidRDefault="003348C9" w:rsidP="00CF53B3">
      <w:pPr>
        <w:spacing w:after="0" w:line="360" w:lineRule="auto"/>
        <w:rPr>
          <w:rFonts w:ascii="Times New Roman" w:hAnsi="Times New Roman" w:cs="Times New Roman"/>
          <w:b/>
          <w:bCs/>
          <w:i/>
          <w:iCs/>
          <w:sz w:val="28"/>
          <w:szCs w:val="28"/>
        </w:rPr>
      </w:pPr>
    </w:p>
    <w:p w14:paraId="6BCFC253" w14:textId="1A918A22" w:rsidR="006B26A2" w:rsidRPr="00354A29" w:rsidRDefault="006B26A2" w:rsidP="00CF53B3">
      <w:pPr>
        <w:spacing w:after="0" w:line="360" w:lineRule="auto"/>
        <w:ind w:left="360"/>
        <w:rPr>
          <w:rFonts w:ascii="Times New Roman" w:hAnsi="Times New Roman" w:cs="Times New Roman"/>
          <w:b/>
          <w:bCs/>
          <w:i/>
          <w:iCs/>
          <w:sz w:val="28"/>
          <w:szCs w:val="28"/>
        </w:rPr>
      </w:pPr>
      <w:r w:rsidRPr="00354A29">
        <w:rPr>
          <w:rFonts w:ascii="Times New Roman" w:hAnsi="Times New Roman" w:cs="Times New Roman"/>
          <w:b/>
          <w:bCs/>
          <w:i/>
          <w:iCs/>
          <w:sz w:val="28"/>
          <w:szCs w:val="28"/>
        </w:rPr>
        <w:t xml:space="preserve">Bảng </w:t>
      </w:r>
      <w:r w:rsidR="00E64E80" w:rsidRPr="00354A29">
        <w:rPr>
          <w:rFonts w:ascii="Times New Roman" w:hAnsi="Times New Roman" w:cs="Times New Roman"/>
          <w:b/>
          <w:bCs/>
          <w:i/>
          <w:iCs/>
          <w:sz w:val="28"/>
          <w:szCs w:val="28"/>
        </w:rPr>
        <w:t>loại hóa đơn</w:t>
      </w:r>
    </w:p>
    <w:tbl>
      <w:tblPr>
        <w:tblStyle w:val="TableGrid"/>
        <w:tblW w:w="0" w:type="auto"/>
        <w:tblInd w:w="360" w:type="dxa"/>
        <w:tblLook w:val="04A0" w:firstRow="1" w:lastRow="0" w:firstColumn="1" w:lastColumn="0" w:noHBand="0" w:noVBand="1"/>
      </w:tblPr>
      <w:tblGrid>
        <w:gridCol w:w="8656"/>
      </w:tblGrid>
      <w:tr w:rsidR="006B26A2" w:rsidRPr="00354A29" w14:paraId="2C666FD3" w14:textId="77777777" w:rsidTr="00E64E80">
        <w:tc>
          <w:tcPr>
            <w:tcW w:w="8656" w:type="dxa"/>
            <w:tcBorders>
              <w:top w:val="single" w:sz="4" w:space="0" w:color="auto"/>
              <w:left w:val="single" w:sz="4" w:space="0" w:color="auto"/>
              <w:bottom w:val="single" w:sz="4" w:space="0" w:color="auto"/>
              <w:right w:val="single" w:sz="4" w:space="0" w:color="auto"/>
            </w:tcBorders>
            <w:hideMark/>
          </w:tcPr>
          <w:p w14:paraId="29A420C8"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FF"/>
                <w:kern w:val="0"/>
                <w:sz w:val="24"/>
                <w:szCs w:val="24"/>
                <w:lang w:val="en-US"/>
              </w:rPr>
              <w:t>CREATE</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TABLE</w:t>
            </w:r>
            <w:r w:rsidRPr="007477E8">
              <w:rPr>
                <w:rFonts w:ascii="Consolas" w:hAnsi="Consolas" w:cs="Consolas"/>
                <w:noProof w:val="0"/>
                <w:color w:val="000000"/>
                <w:kern w:val="0"/>
                <w:sz w:val="24"/>
                <w:szCs w:val="24"/>
                <w:lang w:val="en-US"/>
              </w:rPr>
              <w:t xml:space="preserve"> </w:t>
            </w:r>
            <w:proofErr w:type="spellStart"/>
            <w:r w:rsidRPr="007477E8">
              <w:rPr>
                <w:rFonts w:ascii="Consolas" w:hAnsi="Consolas" w:cs="Consolas"/>
                <w:noProof w:val="0"/>
                <w:color w:val="000000"/>
                <w:kern w:val="0"/>
                <w:sz w:val="24"/>
                <w:szCs w:val="24"/>
                <w:lang w:val="en-US"/>
              </w:rPr>
              <w:t>BillCategory</w:t>
            </w:r>
            <w:proofErr w:type="spellEnd"/>
            <w:r w:rsidRPr="007477E8">
              <w:rPr>
                <w:rFonts w:ascii="Consolas" w:hAnsi="Consolas" w:cs="Consolas"/>
                <w:noProof w:val="0"/>
                <w:color w:val="0000FF"/>
                <w:kern w:val="0"/>
                <w:sz w:val="24"/>
                <w:szCs w:val="24"/>
                <w:lang w:val="en-US"/>
              </w:rPr>
              <w:t xml:space="preserve"> </w:t>
            </w:r>
            <w:r w:rsidRPr="007477E8">
              <w:rPr>
                <w:rFonts w:ascii="Consolas" w:hAnsi="Consolas" w:cs="Consolas"/>
                <w:noProof w:val="0"/>
                <w:color w:val="808080"/>
                <w:kern w:val="0"/>
                <w:sz w:val="24"/>
                <w:szCs w:val="24"/>
                <w:lang w:val="en-US"/>
              </w:rPr>
              <w:t>(</w:t>
            </w:r>
          </w:p>
          <w:p w14:paraId="188A5D12"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00"/>
                <w:kern w:val="0"/>
                <w:sz w:val="24"/>
                <w:szCs w:val="24"/>
                <w:lang w:val="en-US"/>
              </w:rPr>
              <w:t xml:space="preserve">    ID </w:t>
            </w:r>
            <w:proofErr w:type="gramStart"/>
            <w:r w:rsidRPr="007477E8">
              <w:rPr>
                <w:rFonts w:ascii="Consolas" w:hAnsi="Consolas" w:cs="Consolas"/>
                <w:noProof w:val="0"/>
                <w:color w:val="0000FF"/>
                <w:kern w:val="0"/>
                <w:sz w:val="24"/>
                <w:szCs w:val="24"/>
                <w:lang w:val="en-US"/>
              </w:rPr>
              <w:t>VARCHAR</w:t>
            </w:r>
            <w:r w:rsidRPr="007477E8">
              <w:rPr>
                <w:rFonts w:ascii="Consolas" w:hAnsi="Consolas" w:cs="Consolas"/>
                <w:noProof w:val="0"/>
                <w:color w:val="808080"/>
                <w:kern w:val="0"/>
                <w:sz w:val="24"/>
                <w:szCs w:val="24"/>
                <w:lang w:val="en-US"/>
              </w:rPr>
              <w:t>(</w:t>
            </w:r>
            <w:proofErr w:type="gramEnd"/>
            <w:r w:rsidRPr="007477E8">
              <w:rPr>
                <w:rFonts w:ascii="Consolas" w:hAnsi="Consolas" w:cs="Consolas"/>
                <w:noProof w:val="0"/>
                <w:color w:val="000000"/>
                <w:kern w:val="0"/>
                <w:sz w:val="24"/>
                <w:szCs w:val="24"/>
                <w:lang w:val="en-US"/>
              </w:rPr>
              <w:t>4</w:t>
            </w:r>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PRIMARY</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KEY</w:t>
            </w:r>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8000"/>
                <w:kern w:val="0"/>
                <w:sz w:val="24"/>
                <w:szCs w:val="24"/>
                <w:lang w:val="en-US"/>
              </w:rPr>
              <w:t>-- BC01, ...</w:t>
            </w:r>
          </w:p>
          <w:p w14:paraId="0F2128CD"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name</w:t>
            </w:r>
            <w:r w:rsidRPr="007477E8">
              <w:rPr>
                <w:rFonts w:ascii="Consolas" w:hAnsi="Consolas" w:cs="Consolas"/>
                <w:noProof w:val="0"/>
                <w:color w:val="000000"/>
                <w:kern w:val="0"/>
                <w:sz w:val="24"/>
                <w:szCs w:val="24"/>
                <w:lang w:val="en-US"/>
              </w:rPr>
              <w:t xml:space="preserve"> </w:t>
            </w:r>
            <w:proofErr w:type="gramStart"/>
            <w:r w:rsidRPr="007477E8">
              <w:rPr>
                <w:rFonts w:ascii="Consolas" w:hAnsi="Consolas" w:cs="Consolas"/>
                <w:noProof w:val="0"/>
                <w:color w:val="0000FF"/>
                <w:kern w:val="0"/>
                <w:sz w:val="24"/>
                <w:szCs w:val="24"/>
                <w:lang w:val="en-US"/>
              </w:rPr>
              <w:t>NVARCHAR</w:t>
            </w:r>
            <w:r w:rsidRPr="007477E8">
              <w:rPr>
                <w:rFonts w:ascii="Consolas" w:hAnsi="Consolas" w:cs="Consolas"/>
                <w:noProof w:val="0"/>
                <w:color w:val="808080"/>
                <w:kern w:val="0"/>
                <w:sz w:val="24"/>
                <w:szCs w:val="24"/>
                <w:lang w:val="en-US"/>
              </w:rPr>
              <w:t>(</w:t>
            </w:r>
            <w:proofErr w:type="gramEnd"/>
            <w:r w:rsidRPr="007477E8">
              <w:rPr>
                <w:rFonts w:ascii="Consolas" w:hAnsi="Consolas" w:cs="Consolas"/>
                <w:noProof w:val="0"/>
                <w:color w:val="FF00FF"/>
                <w:kern w:val="0"/>
                <w:sz w:val="24"/>
                <w:szCs w:val="24"/>
                <w:lang w:val="en-US"/>
              </w:rPr>
              <w:t>max</w:t>
            </w:r>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808080"/>
                <w:kern w:val="0"/>
                <w:sz w:val="24"/>
                <w:szCs w:val="24"/>
                <w:lang w:val="en-US"/>
              </w:rPr>
              <w:t>NOT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808080"/>
                <w:kern w:val="0"/>
                <w:sz w:val="24"/>
                <w:szCs w:val="24"/>
                <w:lang w:val="en-US"/>
              </w:rPr>
              <w:t>NULL</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 xml:space="preserve">CHECK </w:t>
            </w:r>
            <w:r w:rsidRPr="007477E8">
              <w:rPr>
                <w:rFonts w:ascii="Consolas" w:hAnsi="Consolas" w:cs="Consolas"/>
                <w:noProof w:val="0"/>
                <w:color w:val="808080"/>
                <w:kern w:val="0"/>
                <w:sz w:val="24"/>
                <w:szCs w:val="24"/>
                <w:lang w:val="en-US"/>
              </w:rPr>
              <w:t>(</w:t>
            </w:r>
            <w:r w:rsidRPr="007477E8">
              <w:rPr>
                <w:rFonts w:ascii="Consolas" w:hAnsi="Consolas" w:cs="Consolas"/>
                <w:noProof w:val="0"/>
                <w:color w:val="0000FF"/>
                <w:kern w:val="0"/>
                <w:sz w:val="24"/>
                <w:szCs w:val="24"/>
                <w:lang w:val="en-US"/>
              </w:rPr>
              <w:t>name</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FF0000"/>
                <w:kern w:val="0"/>
                <w:sz w:val="24"/>
                <w:szCs w:val="24"/>
                <w:lang w:val="en-US"/>
              </w:rPr>
              <w:t>N''</w:t>
            </w:r>
            <w:r w:rsidRPr="007477E8">
              <w:rPr>
                <w:rFonts w:ascii="Consolas" w:hAnsi="Consolas" w:cs="Consolas"/>
                <w:noProof w:val="0"/>
                <w:color w:val="808080"/>
                <w:kern w:val="0"/>
                <w:sz w:val="24"/>
                <w:szCs w:val="24"/>
                <w:lang w:val="en-US"/>
              </w:rPr>
              <w:t>),</w:t>
            </w:r>
          </w:p>
          <w:p w14:paraId="0626E8DD"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00"/>
                <w:kern w:val="0"/>
                <w:sz w:val="24"/>
                <w:szCs w:val="24"/>
                <w:lang w:val="en-US"/>
              </w:rPr>
              <w:t xml:space="preserve">    discount </w:t>
            </w:r>
            <w:proofErr w:type="gramStart"/>
            <w:r w:rsidRPr="007477E8">
              <w:rPr>
                <w:rFonts w:ascii="Consolas" w:hAnsi="Consolas" w:cs="Consolas"/>
                <w:noProof w:val="0"/>
                <w:color w:val="0000FF"/>
                <w:kern w:val="0"/>
                <w:sz w:val="24"/>
                <w:szCs w:val="24"/>
                <w:lang w:val="en-US"/>
              </w:rPr>
              <w:t>DECIMAL</w:t>
            </w:r>
            <w:r w:rsidRPr="007477E8">
              <w:rPr>
                <w:rFonts w:ascii="Consolas" w:hAnsi="Consolas" w:cs="Consolas"/>
                <w:noProof w:val="0"/>
                <w:color w:val="808080"/>
                <w:kern w:val="0"/>
                <w:sz w:val="24"/>
                <w:szCs w:val="24"/>
                <w:lang w:val="en-US"/>
              </w:rPr>
              <w:t>(</w:t>
            </w:r>
            <w:proofErr w:type="gramEnd"/>
            <w:r w:rsidRPr="007477E8">
              <w:rPr>
                <w:rFonts w:ascii="Consolas" w:hAnsi="Consolas" w:cs="Consolas"/>
                <w:noProof w:val="0"/>
                <w:color w:val="000000"/>
                <w:kern w:val="0"/>
                <w:sz w:val="24"/>
                <w:szCs w:val="24"/>
                <w:lang w:val="en-US"/>
              </w:rPr>
              <w:t>5</w:t>
            </w:r>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 xml:space="preserve"> 2</w:t>
            </w:r>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808080"/>
                <w:kern w:val="0"/>
                <w:sz w:val="24"/>
                <w:szCs w:val="24"/>
                <w:lang w:val="en-US"/>
              </w:rPr>
              <w:t>NOT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808080"/>
                <w:kern w:val="0"/>
                <w:sz w:val="24"/>
                <w:szCs w:val="24"/>
                <w:lang w:val="en-US"/>
              </w:rPr>
              <w:t>NULL</w:t>
            </w:r>
          </w:p>
          <w:p w14:paraId="279C25E4" w14:textId="1DC01618" w:rsidR="006B26A2" w:rsidRPr="00354A29" w:rsidRDefault="007477E8" w:rsidP="007477E8">
            <w:pPr>
              <w:autoSpaceDE w:val="0"/>
              <w:autoSpaceDN w:val="0"/>
              <w:adjustRightInd w:val="0"/>
              <w:spacing w:line="276" w:lineRule="auto"/>
              <w:rPr>
                <w:rFonts w:ascii="Times New Roman" w:hAnsi="Times New Roman" w:cs="Times New Roman"/>
                <w:noProof w:val="0"/>
                <w:color w:val="000000"/>
                <w:kern w:val="0"/>
                <w:sz w:val="26"/>
                <w:szCs w:val="26"/>
              </w:rPr>
            </w:pPr>
            <w:r w:rsidRPr="007477E8">
              <w:rPr>
                <w:rFonts w:ascii="Consolas" w:hAnsi="Consolas" w:cs="Consolas"/>
                <w:noProof w:val="0"/>
                <w:color w:val="808080"/>
                <w:kern w:val="0"/>
                <w:sz w:val="24"/>
                <w:szCs w:val="24"/>
                <w:lang w:val="en-US"/>
              </w:rPr>
              <w:t>);</w:t>
            </w:r>
          </w:p>
        </w:tc>
      </w:tr>
    </w:tbl>
    <w:p w14:paraId="22CAEDF1" w14:textId="77777777" w:rsidR="005A611A" w:rsidRDefault="005A611A" w:rsidP="003F7A4E">
      <w:pPr>
        <w:spacing w:after="0" w:line="360" w:lineRule="auto"/>
        <w:rPr>
          <w:rFonts w:ascii="Times New Roman" w:hAnsi="Times New Roman" w:cs="Times New Roman"/>
          <w:b/>
          <w:bCs/>
          <w:i/>
          <w:iCs/>
          <w:sz w:val="28"/>
          <w:szCs w:val="28"/>
          <w:lang w:val="en-US"/>
        </w:rPr>
      </w:pPr>
    </w:p>
    <w:p w14:paraId="1EE80283" w14:textId="77777777" w:rsidR="007477E8" w:rsidRDefault="007477E8" w:rsidP="003F7A4E">
      <w:pPr>
        <w:spacing w:after="0" w:line="360" w:lineRule="auto"/>
        <w:rPr>
          <w:rFonts w:ascii="Times New Roman" w:hAnsi="Times New Roman" w:cs="Times New Roman"/>
          <w:b/>
          <w:bCs/>
          <w:i/>
          <w:iCs/>
          <w:sz w:val="28"/>
          <w:szCs w:val="28"/>
          <w:lang w:val="en-US"/>
        </w:rPr>
      </w:pPr>
    </w:p>
    <w:p w14:paraId="5270DE69" w14:textId="77777777" w:rsidR="007477E8" w:rsidRPr="007477E8" w:rsidRDefault="007477E8" w:rsidP="003F7A4E">
      <w:pPr>
        <w:spacing w:after="0" w:line="360" w:lineRule="auto"/>
        <w:rPr>
          <w:rFonts w:ascii="Times New Roman" w:hAnsi="Times New Roman" w:cs="Times New Roman"/>
          <w:b/>
          <w:bCs/>
          <w:i/>
          <w:iCs/>
          <w:sz w:val="28"/>
          <w:szCs w:val="28"/>
          <w:lang w:val="en-US"/>
        </w:rPr>
      </w:pPr>
    </w:p>
    <w:p w14:paraId="32743BF2" w14:textId="491E19A7" w:rsidR="006B26A2" w:rsidRPr="00354A29" w:rsidRDefault="006B26A2" w:rsidP="00CF53B3">
      <w:pPr>
        <w:spacing w:after="0" w:line="360" w:lineRule="auto"/>
        <w:ind w:left="360"/>
        <w:rPr>
          <w:rFonts w:ascii="Times New Roman" w:hAnsi="Times New Roman" w:cs="Times New Roman"/>
          <w:b/>
          <w:bCs/>
          <w:i/>
          <w:iCs/>
          <w:sz w:val="28"/>
          <w:szCs w:val="28"/>
        </w:rPr>
      </w:pPr>
      <w:r w:rsidRPr="00354A29">
        <w:rPr>
          <w:rFonts w:ascii="Times New Roman" w:hAnsi="Times New Roman" w:cs="Times New Roman"/>
          <w:b/>
          <w:bCs/>
          <w:i/>
          <w:iCs/>
          <w:sz w:val="28"/>
          <w:szCs w:val="28"/>
        </w:rPr>
        <w:lastRenderedPageBreak/>
        <w:t xml:space="preserve">Bảng </w:t>
      </w:r>
      <w:r w:rsidR="00E64E80" w:rsidRPr="00354A29">
        <w:rPr>
          <w:rFonts w:ascii="Times New Roman" w:hAnsi="Times New Roman" w:cs="Times New Roman"/>
          <w:b/>
          <w:bCs/>
          <w:i/>
          <w:iCs/>
          <w:sz w:val="28"/>
          <w:szCs w:val="28"/>
        </w:rPr>
        <w:t>hóa đơn</w:t>
      </w:r>
    </w:p>
    <w:tbl>
      <w:tblPr>
        <w:tblStyle w:val="TableGrid"/>
        <w:tblW w:w="0" w:type="auto"/>
        <w:tblInd w:w="360" w:type="dxa"/>
        <w:tblLook w:val="04A0" w:firstRow="1" w:lastRow="0" w:firstColumn="1" w:lastColumn="0" w:noHBand="0" w:noVBand="1"/>
      </w:tblPr>
      <w:tblGrid>
        <w:gridCol w:w="8656"/>
      </w:tblGrid>
      <w:tr w:rsidR="006B26A2" w:rsidRPr="00354A29" w14:paraId="74BDC1EF" w14:textId="77777777" w:rsidTr="006B26A2">
        <w:tc>
          <w:tcPr>
            <w:tcW w:w="9350" w:type="dxa"/>
            <w:tcBorders>
              <w:top w:val="single" w:sz="4" w:space="0" w:color="auto"/>
              <w:left w:val="single" w:sz="4" w:space="0" w:color="auto"/>
              <w:bottom w:val="single" w:sz="4" w:space="0" w:color="auto"/>
              <w:right w:val="single" w:sz="4" w:space="0" w:color="auto"/>
            </w:tcBorders>
            <w:hideMark/>
          </w:tcPr>
          <w:p w14:paraId="636A9198"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FF"/>
                <w:kern w:val="0"/>
                <w:sz w:val="24"/>
                <w:szCs w:val="24"/>
                <w:lang w:val="en-US"/>
              </w:rPr>
              <w:t>CREATE</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TABLE</w:t>
            </w:r>
            <w:r w:rsidRPr="007477E8">
              <w:rPr>
                <w:rFonts w:ascii="Consolas" w:hAnsi="Consolas" w:cs="Consolas"/>
                <w:noProof w:val="0"/>
                <w:color w:val="000000"/>
                <w:kern w:val="0"/>
                <w:sz w:val="24"/>
                <w:szCs w:val="24"/>
                <w:lang w:val="en-US"/>
              </w:rPr>
              <w:t xml:space="preserve"> Bill</w:t>
            </w:r>
            <w:r w:rsidRPr="007477E8">
              <w:rPr>
                <w:rFonts w:ascii="Consolas" w:hAnsi="Consolas" w:cs="Consolas"/>
                <w:noProof w:val="0"/>
                <w:color w:val="0000FF"/>
                <w:kern w:val="0"/>
                <w:sz w:val="24"/>
                <w:szCs w:val="24"/>
                <w:lang w:val="en-US"/>
              </w:rPr>
              <w:t xml:space="preserve"> </w:t>
            </w:r>
            <w:r w:rsidRPr="007477E8">
              <w:rPr>
                <w:rFonts w:ascii="Consolas" w:hAnsi="Consolas" w:cs="Consolas"/>
                <w:noProof w:val="0"/>
                <w:color w:val="808080"/>
                <w:kern w:val="0"/>
                <w:sz w:val="24"/>
                <w:szCs w:val="24"/>
                <w:lang w:val="en-US"/>
              </w:rPr>
              <w:t>(</w:t>
            </w:r>
          </w:p>
          <w:p w14:paraId="0A6063F1"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00"/>
                <w:kern w:val="0"/>
                <w:sz w:val="24"/>
                <w:szCs w:val="24"/>
                <w:lang w:val="en-US"/>
              </w:rPr>
              <w:t xml:space="preserve">    ID </w:t>
            </w:r>
            <w:proofErr w:type="gramStart"/>
            <w:r w:rsidRPr="007477E8">
              <w:rPr>
                <w:rFonts w:ascii="Consolas" w:hAnsi="Consolas" w:cs="Consolas"/>
                <w:noProof w:val="0"/>
                <w:color w:val="0000FF"/>
                <w:kern w:val="0"/>
                <w:sz w:val="24"/>
                <w:szCs w:val="24"/>
                <w:lang w:val="en-US"/>
              </w:rPr>
              <w:t>VARCHAR</w:t>
            </w:r>
            <w:r w:rsidRPr="007477E8">
              <w:rPr>
                <w:rFonts w:ascii="Consolas" w:hAnsi="Consolas" w:cs="Consolas"/>
                <w:noProof w:val="0"/>
                <w:color w:val="808080"/>
                <w:kern w:val="0"/>
                <w:sz w:val="24"/>
                <w:szCs w:val="24"/>
                <w:lang w:val="en-US"/>
              </w:rPr>
              <w:t>(</w:t>
            </w:r>
            <w:proofErr w:type="gramEnd"/>
            <w:r w:rsidRPr="007477E8">
              <w:rPr>
                <w:rFonts w:ascii="Consolas" w:hAnsi="Consolas" w:cs="Consolas"/>
                <w:noProof w:val="0"/>
                <w:color w:val="000000"/>
                <w:kern w:val="0"/>
                <w:sz w:val="24"/>
                <w:szCs w:val="24"/>
                <w:lang w:val="en-US"/>
              </w:rPr>
              <w:t>7</w:t>
            </w:r>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PRIMARY</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KEY</w:t>
            </w:r>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8000"/>
                <w:kern w:val="0"/>
                <w:sz w:val="24"/>
                <w:szCs w:val="24"/>
                <w:lang w:val="en-US"/>
              </w:rPr>
              <w:t>-- B000001</w:t>
            </w:r>
          </w:p>
          <w:p w14:paraId="2EE6C15C"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00"/>
                <w:kern w:val="0"/>
                <w:sz w:val="24"/>
                <w:szCs w:val="24"/>
                <w:lang w:val="en-US"/>
              </w:rPr>
              <w:t xml:space="preserve">    </w:t>
            </w:r>
            <w:proofErr w:type="spellStart"/>
            <w:r w:rsidRPr="007477E8">
              <w:rPr>
                <w:rFonts w:ascii="Consolas" w:hAnsi="Consolas" w:cs="Consolas"/>
                <w:noProof w:val="0"/>
                <w:color w:val="0000FF"/>
                <w:kern w:val="0"/>
                <w:sz w:val="24"/>
                <w:szCs w:val="24"/>
                <w:lang w:val="en-US"/>
              </w:rPr>
              <w:t>dateTime</w:t>
            </w:r>
            <w:proofErr w:type="spellEnd"/>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DATETIME</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808080"/>
                <w:kern w:val="0"/>
                <w:sz w:val="24"/>
                <w:szCs w:val="24"/>
                <w:lang w:val="en-US"/>
              </w:rPr>
              <w:t>NOT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808080"/>
                <w:kern w:val="0"/>
                <w:sz w:val="24"/>
                <w:szCs w:val="24"/>
                <w:lang w:val="en-US"/>
              </w:rPr>
              <w:t>NULL,</w:t>
            </w:r>
          </w:p>
          <w:p w14:paraId="6594B1B9"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00"/>
                <w:kern w:val="0"/>
                <w:sz w:val="24"/>
                <w:szCs w:val="24"/>
                <w:lang w:val="en-US"/>
              </w:rPr>
              <w:t xml:space="preserve">    </w:t>
            </w:r>
            <w:proofErr w:type="spellStart"/>
            <w:r w:rsidRPr="007477E8">
              <w:rPr>
                <w:rFonts w:ascii="Consolas" w:hAnsi="Consolas" w:cs="Consolas"/>
                <w:noProof w:val="0"/>
                <w:color w:val="000000"/>
                <w:kern w:val="0"/>
                <w:sz w:val="24"/>
                <w:szCs w:val="24"/>
                <w:lang w:val="en-US"/>
              </w:rPr>
              <w:t>tableID</w:t>
            </w:r>
            <w:proofErr w:type="spellEnd"/>
            <w:r w:rsidRPr="007477E8">
              <w:rPr>
                <w:rFonts w:ascii="Consolas" w:hAnsi="Consolas" w:cs="Consolas"/>
                <w:noProof w:val="0"/>
                <w:color w:val="000000"/>
                <w:kern w:val="0"/>
                <w:sz w:val="24"/>
                <w:szCs w:val="24"/>
                <w:lang w:val="en-US"/>
              </w:rPr>
              <w:t xml:space="preserve"> </w:t>
            </w:r>
            <w:proofErr w:type="gramStart"/>
            <w:r w:rsidRPr="007477E8">
              <w:rPr>
                <w:rFonts w:ascii="Consolas" w:hAnsi="Consolas" w:cs="Consolas"/>
                <w:noProof w:val="0"/>
                <w:color w:val="0000FF"/>
                <w:kern w:val="0"/>
                <w:sz w:val="24"/>
                <w:szCs w:val="24"/>
                <w:lang w:val="en-US"/>
              </w:rPr>
              <w:t>VARCHAR</w:t>
            </w:r>
            <w:r w:rsidRPr="007477E8">
              <w:rPr>
                <w:rFonts w:ascii="Consolas" w:hAnsi="Consolas" w:cs="Consolas"/>
                <w:noProof w:val="0"/>
                <w:color w:val="808080"/>
                <w:kern w:val="0"/>
                <w:sz w:val="24"/>
                <w:szCs w:val="24"/>
                <w:lang w:val="en-US"/>
              </w:rPr>
              <w:t>(</w:t>
            </w:r>
            <w:proofErr w:type="gramEnd"/>
            <w:r w:rsidRPr="007477E8">
              <w:rPr>
                <w:rFonts w:ascii="Consolas" w:hAnsi="Consolas" w:cs="Consolas"/>
                <w:noProof w:val="0"/>
                <w:color w:val="000000"/>
                <w:kern w:val="0"/>
                <w:sz w:val="24"/>
                <w:szCs w:val="24"/>
                <w:lang w:val="en-US"/>
              </w:rPr>
              <w:t>3</w:t>
            </w:r>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808080"/>
                <w:kern w:val="0"/>
                <w:sz w:val="24"/>
                <w:szCs w:val="24"/>
                <w:lang w:val="en-US"/>
              </w:rPr>
              <w:t>NOT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808080"/>
                <w:kern w:val="0"/>
                <w:sz w:val="24"/>
                <w:szCs w:val="24"/>
                <w:lang w:val="en-US"/>
              </w:rPr>
              <w:t>NULL,</w:t>
            </w:r>
          </w:p>
          <w:p w14:paraId="1472F51B"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00"/>
                <w:kern w:val="0"/>
                <w:sz w:val="24"/>
                <w:szCs w:val="24"/>
                <w:lang w:val="en-US"/>
              </w:rPr>
              <w:t xml:space="preserve">    </w:t>
            </w:r>
            <w:proofErr w:type="spellStart"/>
            <w:r w:rsidRPr="007477E8">
              <w:rPr>
                <w:rFonts w:ascii="Consolas" w:hAnsi="Consolas" w:cs="Consolas"/>
                <w:noProof w:val="0"/>
                <w:color w:val="000000"/>
                <w:kern w:val="0"/>
                <w:sz w:val="24"/>
                <w:szCs w:val="24"/>
                <w:lang w:val="en-US"/>
              </w:rPr>
              <w:t>customerID</w:t>
            </w:r>
            <w:proofErr w:type="spellEnd"/>
            <w:r w:rsidRPr="007477E8">
              <w:rPr>
                <w:rFonts w:ascii="Consolas" w:hAnsi="Consolas" w:cs="Consolas"/>
                <w:noProof w:val="0"/>
                <w:color w:val="000000"/>
                <w:kern w:val="0"/>
                <w:sz w:val="24"/>
                <w:szCs w:val="24"/>
                <w:lang w:val="en-US"/>
              </w:rPr>
              <w:t xml:space="preserve"> </w:t>
            </w:r>
            <w:proofErr w:type="gramStart"/>
            <w:r w:rsidRPr="007477E8">
              <w:rPr>
                <w:rFonts w:ascii="Consolas" w:hAnsi="Consolas" w:cs="Consolas"/>
                <w:noProof w:val="0"/>
                <w:color w:val="0000FF"/>
                <w:kern w:val="0"/>
                <w:sz w:val="24"/>
                <w:szCs w:val="24"/>
                <w:lang w:val="en-US"/>
              </w:rPr>
              <w:t>VARCHAR</w:t>
            </w:r>
            <w:r w:rsidRPr="007477E8">
              <w:rPr>
                <w:rFonts w:ascii="Consolas" w:hAnsi="Consolas" w:cs="Consolas"/>
                <w:noProof w:val="0"/>
                <w:color w:val="808080"/>
                <w:kern w:val="0"/>
                <w:sz w:val="24"/>
                <w:szCs w:val="24"/>
                <w:lang w:val="en-US"/>
              </w:rPr>
              <w:t>(</w:t>
            </w:r>
            <w:proofErr w:type="gramEnd"/>
            <w:r w:rsidRPr="007477E8">
              <w:rPr>
                <w:rFonts w:ascii="Consolas" w:hAnsi="Consolas" w:cs="Consolas"/>
                <w:noProof w:val="0"/>
                <w:color w:val="000000"/>
                <w:kern w:val="0"/>
                <w:sz w:val="24"/>
                <w:szCs w:val="24"/>
                <w:lang w:val="en-US"/>
              </w:rPr>
              <w:t>5</w:t>
            </w:r>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808080"/>
                <w:kern w:val="0"/>
                <w:sz w:val="24"/>
                <w:szCs w:val="24"/>
                <w:lang w:val="en-US"/>
              </w:rPr>
              <w:t>NOT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808080"/>
                <w:kern w:val="0"/>
                <w:sz w:val="24"/>
                <w:szCs w:val="24"/>
                <w:lang w:val="en-US"/>
              </w:rPr>
              <w:t>NULL</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 xml:space="preserve">CHECK </w:t>
            </w:r>
            <w:r w:rsidRPr="007477E8">
              <w:rPr>
                <w:rFonts w:ascii="Consolas" w:hAnsi="Consolas" w:cs="Consolas"/>
                <w:noProof w:val="0"/>
                <w:color w:val="808080"/>
                <w:kern w:val="0"/>
                <w:sz w:val="24"/>
                <w:szCs w:val="24"/>
                <w:lang w:val="en-US"/>
              </w:rPr>
              <w:t>(</w:t>
            </w:r>
            <w:proofErr w:type="spellStart"/>
            <w:r w:rsidRPr="007477E8">
              <w:rPr>
                <w:rFonts w:ascii="Consolas" w:hAnsi="Consolas" w:cs="Consolas"/>
                <w:noProof w:val="0"/>
                <w:color w:val="000000"/>
                <w:kern w:val="0"/>
                <w:sz w:val="24"/>
                <w:szCs w:val="24"/>
                <w:lang w:val="en-US"/>
              </w:rPr>
              <w:t>customerID</w:t>
            </w:r>
            <w:proofErr w:type="spellEnd"/>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FF0000"/>
                <w:kern w:val="0"/>
                <w:sz w:val="24"/>
                <w:szCs w:val="24"/>
                <w:lang w:val="en-US"/>
              </w:rPr>
              <w:t>''</w:t>
            </w:r>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 xml:space="preserve"> </w:t>
            </w:r>
          </w:p>
          <w:p w14:paraId="1931B9B1"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00"/>
                <w:kern w:val="0"/>
                <w:sz w:val="24"/>
                <w:szCs w:val="24"/>
                <w:lang w:val="en-US"/>
              </w:rPr>
              <w:t xml:space="preserve">    </w:t>
            </w:r>
            <w:proofErr w:type="spellStart"/>
            <w:r w:rsidRPr="007477E8">
              <w:rPr>
                <w:rFonts w:ascii="Consolas" w:hAnsi="Consolas" w:cs="Consolas"/>
                <w:noProof w:val="0"/>
                <w:color w:val="000000"/>
                <w:kern w:val="0"/>
                <w:sz w:val="24"/>
                <w:szCs w:val="24"/>
                <w:lang w:val="en-US"/>
              </w:rPr>
              <w:t>categoryID</w:t>
            </w:r>
            <w:proofErr w:type="spellEnd"/>
            <w:r w:rsidRPr="007477E8">
              <w:rPr>
                <w:rFonts w:ascii="Consolas" w:hAnsi="Consolas" w:cs="Consolas"/>
                <w:noProof w:val="0"/>
                <w:color w:val="000000"/>
                <w:kern w:val="0"/>
                <w:sz w:val="24"/>
                <w:szCs w:val="24"/>
                <w:lang w:val="en-US"/>
              </w:rPr>
              <w:t xml:space="preserve"> </w:t>
            </w:r>
            <w:proofErr w:type="gramStart"/>
            <w:r w:rsidRPr="007477E8">
              <w:rPr>
                <w:rFonts w:ascii="Consolas" w:hAnsi="Consolas" w:cs="Consolas"/>
                <w:noProof w:val="0"/>
                <w:color w:val="0000FF"/>
                <w:kern w:val="0"/>
                <w:sz w:val="24"/>
                <w:szCs w:val="24"/>
                <w:lang w:val="en-US"/>
              </w:rPr>
              <w:t>VARCHAR</w:t>
            </w:r>
            <w:r w:rsidRPr="007477E8">
              <w:rPr>
                <w:rFonts w:ascii="Consolas" w:hAnsi="Consolas" w:cs="Consolas"/>
                <w:noProof w:val="0"/>
                <w:color w:val="808080"/>
                <w:kern w:val="0"/>
                <w:sz w:val="24"/>
                <w:szCs w:val="24"/>
                <w:lang w:val="en-US"/>
              </w:rPr>
              <w:t>(</w:t>
            </w:r>
            <w:proofErr w:type="gramEnd"/>
            <w:r w:rsidRPr="007477E8">
              <w:rPr>
                <w:rFonts w:ascii="Consolas" w:hAnsi="Consolas" w:cs="Consolas"/>
                <w:noProof w:val="0"/>
                <w:color w:val="000000"/>
                <w:kern w:val="0"/>
                <w:sz w:val="24"/>
                <w:szCs w:val="24"/>
                <w:lang w:val="en-US"/>
              </w:rPr>
              <w:t>4</w:t>
            </w:r>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808080"/>
                <w:kern w:val="0"/>
                <w:sz w:val="24"/>
                <w:szCs w:val="24"/>
                <w:lang w:val="en-US"/>
              </w:rPr>
              <w:t>NOT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808080"/>
                <w:kern w:val="0"/>
                <w:sz w:val="24"/>
                <w:szCs w:val="24"/>
                <w:lang w:val="en-US"/>
              </w:rPr>
              <w:t>NULL</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 xml:space="preserve">CHECK </w:t>
            </w:r>
            <w:r w:rsidRPr="007477E8">
              <w:rPr>
                <w:rFonts w:ascii="Consolas" w:hAnsi="Consolas" w:cs="Consolas"/>
                <w:noProof w:val="0"/>
                <w:color w:val="808080"/>
                <w:kern w:val="0"/>
                <w:sz w:val="24"/>
                <w:szCs w:val="24"/>
                <w:lang w:val="en-US"/>
              </w:rPr>
              <w:t>(</w:t>
            </w:r>
            <w:proofErr w:type="spellStart"/>
            <w:r w:rsidRPr="007477E8">
              <w:rPr>
                <w:rFonts w:ascii="Consolas" w:hAnsi="Consolas" w:cs="Consolas"/>
                <w:noProof w:val="0"/>
                <w:color w:val="000000"/>
                <w:kern w:val="0"/>
                <w:sz w:val="24"/>
                <w:szCs w:val="24"/>
                <w:lang w:val="en-US"/>
              </w:rPr>
              <w:t>categoryID</w:t>
            </w:r>
            <w:proofErr w:type="spellEnd"/>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FF0000"/>
                <w:kern w:val="0"/>
                <w:sz w:val="24"/>
                <w:szCs w:val="24"/>
                <w:lang w:val="en-US"/>
              </w:rPr>
              <w:t>''</w:t>
            </w:r>
            <w:r w:rsidRPr="007477E8">
              <w:rPr>
                <w:rFonts w:ascii="Consolas" w:hAnsi="Consolas" w:cs="Consolas"/>
                <w:noProof w:val="0"/>
                <w:color w:val="808080"/>
                <w:kern w:val="0"/>
                <w:sz w:val="24"/>
                <w:szCs w:val="24"/>
                <w:lang w:val="en-US"/>
              </w:rPr>
              <w:t>),</w:t>
            </w:r>
          </w:p>
          <w:p w14:paraId="23AD8D93"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00"/>
                <w:kern w:val="0"/>
                <w:sz w:val="24"/>
                <w:szCs w:val="24"/>
                <w:lang w:val="en-US"/>
              </w:rPr>
              <w:t xml:space="preserve">    </w:t>
            </w:r>
            <w:proofErr w:type="spellStart"/>
            <w:r w:rsidRPr="007477E8">
              <w:rPr>
                <w:rFonts w:ascii="Consolas" w:hAnsi="Consolas" w:cs="Consolas"/>
                <w:noProof w:val="0"/>
                <w:color w:val="000000"/>
                <w:kern w:val="0"/>
                <w:sz w:val="24"/>
                <w:szCs w:val="24"/>
                <w:lang w:val="en-US"/>
              </w:rPr>
              <w:t>empID</w:t>
            </w:r>
            <w:proofErr w:type="spellEnd"/>
            <w:r w:rsidRPr="007477E8">
              <w:rPr>
                <w:rFonts w:ascii="Consolas" w:hAnsi="Consolas" w:cs="Consolas"/>
                <w:noProof w:val="0"/>
                <w:color w:val="000000"/>
                <w:kern w:val="0"/>
                <w:sz w:val="24"/>
                <w:szCs w:val="24"/>
                <w:lang w:val="en-US"/>
              </w:rPr>
              <w:t xml:space="preserve"> </w:t>
            </w:r>
            <w:proofErr w:type="gramStart"/>
            <w:r w:rsidRPr="007477E8">
              <w:rPr>
                <w:rFonts w:ascii="Consolas" w:hAnsi="Consolas" w:cs="Consolas"/>
                <w:noProof w:val="0"/>
                <w:color w:val="0000FF"/>
                <w:kern w:val="0"/>
                <w:sz w:val="24"/>
                <w:szCs w:val="24"/>
                <w:lang w:val="en-US"/>
              </w:rPr>
              <w:t>VARCHAR</w:t>
            </w:r>
            <w:r w:rsidRPr="007477E8">
              <w:rPr>
                <w:rFonts w:ascii="Consolas" w:hAnsi="Consolas" w:cs="Consolas"/>
                <w:noProof w:val="0"/>
                <w:color w:val="808080"/>
                <w:kern w:val="0"/>
                <w:sz w:val="24"/>
                <w:szCs w:val="24"/>
                <w:lang w:val="en-US"/>
              </w:rPr>
              <w:t>(</w:t>
            </w:r>
            <w:proofErr w:type="gramEnd"/>
            <w:r w:rsidRPr="007477E8">
              <w:rPr>
                <w:rFonts w:ascii="Consolas" w:hAnsi="Consolas" w:cs="Consolas"/>
                <w:noProof w:val="0"/>
                <w:color w:val="000000"/>
                <w:kern w:val="0"/>
                <w:sz w:val="24"/>
                <w:szCs w:val="24"/>
                <w:lang w:val="en-US"/>
              </w:rPr>
              <w:t>4</w:t>
            </w:r>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808080"/>
                <w:kern w:val="0"/>
                <w:sz w:val="24"/>
                <w:szCs w:val="24"/>
                <w:lang w:val="en-US"/>
              </w:rPr>
              <w:t>NOT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808080"/>
                <w:kern w:val="0"/>
                <w:sz w:val="24"/>
                <w:szCs w:val="24"/>
                <w:lang w:val="en-US"/>
              </w:rPr>
              <w:t>NULL</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 xml:space="preserve">CHECK </w:t>
            </w:r>
            <w:r w:rsidRPr="007477E8">
              <w:rPr>
                <w:rFonts w:ascii="Consolas" w:hAnsi="Consolas" w:cs="Consolas"/>
                <w:noProof w:val="0"/>
                <w:color w:val="808080"/>
                <w:kern w:val="0"/>
                <w:sz w:val="24"/>
                <w:szCs w:val="24"/>
                <w:lang w:val="en-US"/>
              </w:rPr>
              <w:t>(</w:t>
            </w:r>
            <w:proofErr w:type="spellStart"/>
            <w:r w:rsidRPr="007477E8">
              <w:rPr>
                <w:rFonts w:ascii="Consolas" w:hAnsi="Consolas" w:cs="Consolas"/>
                <w:noProof w:val="0"/>
                <w:color w:val="000000"/>
                <w:kern w:val="0"/>
                <w:sz w:val="24"/>
                <w:szCs w:val="24"/>
                <w:lang w:val="en-US"/>
              </w:rPr>
              <w:t>empID</w:t>
            </w:r>
            <w:proofErr w:type="spellEnd"/>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FF0000"/>
                <w:kern w:val="0"/>
                <w:sz w:val="24"/>
                <w:szCs w:val="24"/>
                <w:lang w:val="en-US"/>
              </w:rPr>
              <w:t>''</w:t>
            </w:r>
            <w:r w:rsidRPr="007477E8">
              <w:rPr>
                <w:rFonts w:ascii="Consolas" w:hAnsi="Consolas" w:cs="Consolas"/>
                <w:noProof w:val="0"/>
                <w:color w:val="808080"/>
                <w:kern w:val="0"/>
                <w:sz w:val="24"/>
                <w:szCs w:val="24"/>
                <w:lang w:val="en-US"/>
              </w:rPr>
              <w:t>),</w:t>
            </w:r>
          </w:p>
          <w:p w14:paraId="541D04D0"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00"/>
                <w:kern w:val="0"/>
                <w:sz w:val="24"/>
                <w:szCs w:val="24"/>
                <w:lang w:val="en-US"/>
              </w:rPr>
              <w:t xml:space="preserve">    </w:t>
            </w:r>
            <w:proofErr w:type="spellStart"/>
            <w:r w:rsidRPr="007477E8">
              <w:rPr>
                <w:rFonts w:ascii="Consolas" w:hAnsi="Consolas" w:cs="Consolas"/>
                <w:noProof w:val="0"/>
                <w:color w:val="000000"/>
                <w:kern w:val="0"/>
                <w:sz w:val="24"/>
                <w:szCs w:val="24"/>
                <w:lang w:val="en-US"/>
              </w:rPr>
              <w:t>receiptMoney</w:t>
            </w:r>
            <w:proofErr w:type="spellEnd"/>
            <w:r w:rsidRPr="007477E8">
              <w:rPr>
                <w:rFonts w:ascii="Consolas" w:hAnsi="Consolas" w:cs="Consolas"/>
                <w:noProof w:val="0"/>
                <w:color w:val="000000"/>
                <w:kern w:val="0"/>
                <w:sz w:val="24"/>
                <w:szCs w:val="24"/>
                <w:lang w:val="en-US"/>
              </w:rPr>
              <w:t xml:space="preserve"> </w:t>
            </w:r>
            <w:proofErr w:type="gramStart"/>
            <w:r w:rsidRPr="007477E8">
              <w:rPr>
                <w:rFonts w:ascii="Consolas" w:hAnsi="Consolas" w:cs="Consolas"/>
                <w:noProof w:val="0"/>
                <w:color w:val="0000FF"/>
                <w:kern w:val="0"/>
                <w:sz w:val="24"/>
                <w:szCs w:val="24"/>
                <w:lang w:val="en-US"/>
              </w:rPr>
              <w:t>DECIMAL</w:t>
            </w:r>
            <w:r w:rsidRPr="007477E8">
              <w:rPr>
                <w:rFonts w:ascii="Consolas" w:hAnsi="Consolas" w:cs="Consolas"/>
                <w:noProof w:val="0"/>
                <w:color w:val="808080"/>
                <w:kern w:val="0"/>
                <w:sz w:val="24"/>
                <w:szCs w:val="24"/>
                <w:lang w:val="en-US"/>
              </w:rPr>
              <w:t>(</w:t>
            </w:r>
            <w:proofErr w:type="gramEnd"/>
            <w:r w:rsidRPr="007477E8">
              <w:rPr>
                <w:rFonts w:ascii="Consolas" w:hAnsi="Consolas" w:cs="Consolas"/>
                <w:noProof w:val="0"/>
                <w:color w:val="000000"/>
                <w:kern w:val="0"/>
                <w:sz w:val="24"/>
                <w:szCs w:val="24"/>
                <w:lang w:val="en-US"/>
              </w:rPr>
              <w:t>10</w:t>
            </w:r>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 xml:space="preserve"> 2</w:t>
            </w:r>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808080"/>
                <w:kern w:val="0"/>
                <w:sz w:val="24"/>
                <w:szCs w:val="24"/>
                <w:lang w:val="en-US"/>
              </w:rPr>
              <w:t>NOT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808080"/>
                <w:kern w:val="0"/>
                <w:sz w:val="24"/>
                <w:szCs w:val="24"/>
                <w:lang w:val="en-US"/>
              </w:rPr>
              <w:t>NULL,</w:t>
            </w:r>
          </w:p>
          <w:p w14:paraId="784E732E"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FOREIGN</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 xml:space="preserve">KEY </w:t>
            </w:r>
            <w:r w:rsidRPr="007477E8">
              <w:rPr>
                <w:rFonts w:ascii="Consolas" w:hAnsi="Consolas" w:cs="Consolas"/>
                <w:noProof w:val="0"/>
                <w:color w:val="808080"/>
                <w:kern w:val="0"/>
                <w:sz w:val="24"/>
                <w:szCs w:val="24"/>
                <w:lang w:val="en-US"/>
              </w:rPr>
              <w:t>(</w:t>
            </w:r>
            <w:proofErr w:type="spellStart"/>
            <w:r w:rsidRPr="007477E8">
              <w:rPr>
                <w:rFonts w:ascii="Consolas" w:hAnsi="Consolas" w:cs="Consolas"/>
                <w:noProof w:val="0"/>
                <w:color w:val="000000"/>
                <w:kern w:val="0"/>
                <w:sz w:val="24"/>
                <w:szCs w:val="24"/>
                <w:lang w:val="en-US"/>
              </w:rPr>
              <w:t>tableID</w:t>
            </w:r>
            <w:proofErr w:type="spellEnd"/>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REFERENCES</w:t>
            </w:r>
            <w:r w:rsidRPr="007477E8">
              <w:rPr>
                <w:rFonts w:ascii="Consolas" w:hAnsi="Consolas" w:cs="Consolas"/>
                <w:noProof w:val="0"/>
                <w:color w:val="000000"/>
                <w:kern w:val="0"/>
                <w:sz w:val="24"/>
                <w:szCs w:val="24"/>
                <w:lang w:val="en-US"/>
              </w:rPr>
              <w:t xml:space="preserve"> [Table]</w:t>
            </w:r>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ID</w:t>
            </w:r>
            <w:r w:rsidRPr="007477E8">
              <w:rPr>
                <w:rFonts w:ascii="Consolas" w:hAnsi="Consolas" w:cs="Consolas"/>
                <w:noProof w:val="0"/>
                <w:color w:val="808080"/>
                <w:kern w:val="0"/>
                <w:sz w:val="24"/>
                <w:szCs w:val="24"/>
                <w:lang w:val="en-US"/>
              </w:rPr>
              <w:t>)</w:t>
            </w:r>
          </w:p>
          <w:p w14:paraId="74A5A0D2"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00"/>
                <w:kern w:val="0"/>
                <w:sz w:val="24"/>
                <w:szCs w:val="24"/>
                <w:lang w:val="en-US"/>
              </w:rPr>
              <w:tab/>
            </w:r>
            <w:r w:rsidRPr="007477E8">
              <w:rPr>
                <w:rFonts w:ascii="Consolas" w:hAnsi="Consolas" w:cs="Consolas"/>
                <w:noProof w:val="0"/>
                <w:color w:val="000000"/>
                <w:kern w:val="0"/>
                <w:sz w:val="24"/>
                <w:szCs w:val="24"/>
                <w:lang w:val="en-US"/>
              </w:rPr>
              <w:tab/>
            </w:r>
            <w:r w:rsidRPr="007477E8">
              <w:rPr>
                <w:rFonts w:ascii="Consolas" w:hAnsi="Consolas" w:cs="Consolas"/>
                <w:noProof w:val="0"/>
                <w:color w:val="0000FF"/>
                <w:kern w:val="0"/>
                <w:sz w:val="24"/>
                <w:szCs w:val="24"/>
                <w:lang w:val="en-US"/>
              </w:rPr>
              <w:t>ON</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FF00FF"/>
                <w:kern w:val="0"/>
                <w:sz w:val="24"/>
                <w:szCs w:val="24"/>
                <w:lang w:val="en-US"/>
              </w:rPr>
              <w:t>UPDATE</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CASCADE</w:t>
            </w:r>
            <w:r w:rsidRPr="007477E8">
              <w:rPr>
                <w:rFonts w:ascii="Consolas" w:hAnsi="Consolas" w:cs="Consolas"/>
                <w:noProof w:val="0"/>
                <w:color w:val="808080"/>
                <w:kern w:val="0"/>
                <w:sz w:val="24"/>
                <w:szCs w:val="24"/>
                <w:lang w:val="en-US"/>
              </w:rPr>
              <w:t>,</w:t>
            </w:r>
          </w:p>
          <w:p w14:paraId="111794E6"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FOREIGN</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 xml:space="preserve">KEY </w:t>
            </w:r>
            <w:r w:rsidRPr="007477E8">
              <w:rPr>
                <w:rFonts w:ascii="Consolas" w:hAnsi="Consolas" w:cs="Consolas"/>
                <w:noProof w:val="0"/>
                <w:color w:val="808080"/>
                <w:kern w:val="0"/>
                <w:sz w:val="24"/>
                <w:szCs w:val="24"/>
                <w:lang w:val="en-US"/>
              </w:rPr>
              <w:t>(</w:t>
            </w:r>
            <w:proofErr w:type="spellStart"/>
            <w:r w:rsidRPr="007477E8">
              <w:rPr>
                <w:rFonts w:ascii="Consolas" w:hAnsi="Consolas" w:cs="Consolas"/>
                <w:noProof w:val="0"/>
                <w:color w:val="000000"/>
                <w:kern w:val="0"/>
                <w:sz w:val="24"/>
                <w:szCs w:val="24"/>
                <w:lang w:val="en-US"/>
              </w:rPr>
              <w:t>customerID</w:t>
            </w:r>
            <w:proofErr w:type="spellEnd"/>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REFERENCES</w:t>
            </w:r>
            <w:r w:rsidRPr="007477E8">
              <w:rPr>
                <w:rFonts w:ascii="Consolas" w:hAnsi="Consolas" w:cs="Consolas"/>
                <w:noProof w:val="0"/>
                <w:color w:val="000000"/>
                <w:kern w:val="0"/>
                <w:sz w:val="24"/>
                <w:szCs w:val="24"/>
                <w:lang w:val="en-US"/>
              </w:rPr>
              <w:t xml:space="preserve"> </w:t>
            </w:r>
            <w:proofErr w:type="gramStart"/>
            <w:r w:rsidRPr="007477E8">
              <w:rPr>
                <w:rFonts w:ascii="Consolas" w:hAnsi="Consolas" w:cs="Consolas"/>
                <w:noProof w:val="0"/>
                <w:color w:val="000000"/>
                <w:kern w:val="0"/>
                <w:sz w:val="24"/>
                <w:szCs w:val="24"/>
                <w:lang w:val="en-US"/>
              </w:rPr>
              <w:t>Customer</w:t>
            </w:r>
            <w:r w:rsidRPr="007477E8">
              <w:rPr>
                <w:rFonts w:ascii="Consolas" w:hAnsi="Consolas" w:cs="Consolas"/>
                <w:noProof w:val="0"/>
                <w:color w:val="808080"/>
                <w:kern w:val="0"/>
                <w:sz w:val="24"/>
                <w:szCs w:val="24"/>
                <w:lang w:val="en-US"/>
              </w:rPr>
              <w:t>(</w:t>
            </w:r>
            <w:proofErr w:type="gramEnd"/>
            <w:r w:rsidRPr="007477E8">
              <w:rPr>
                <w:rFonts w:ascii="Consolas" w:hAnsi="Consolas" w:cs="Consolas"/>
                <w:noProof w:val="0"/>
                <w:color w:val="000000"/>
                <w:kern w:val="0"/>
                <w:sz w:val="24"/>
                <w:szCs w:val="24"/>
                <w:lang w:val="en-US"/>
              </w:rPr>
              <w:t>ID</w:t>
            </w:r>
            <w:r w:rsidRPr="007477E8">
              <w:rPr>
                <w:rFonts w:ascii="Consolas" w:hAnsi="Consolas" w:cs="Consolas"/>
                <w:noProof w:val="0"/>
                <w:color w:val="808080"/>
                <w:kern w:val="0"/>
                <w:sz w:val="24"/>
                <w:szCs w:val="24"/>
                <w:lang w:val="en-US"/>
              </w:rPr>
              <w:t>)</w:t>
            </w:r>
          </w:p>
          <w:p w14:paraId="50B7F1BA"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00"/>
                <w:kern w:val="0"/>
                <w:sz w:val="24"/>
                <w:szCs w:val="24"/>
                <w:lang w:val="en-US"/>
              </w:rPr>
              <w:tab/>
            </w:r>
            <w:r w:rsidRPr="007477E8">
              <w:rPr>
                <w:rFonts w:ascii="Consolas" w:hAnsi="Consolas" w:cs="Consolas"/>
                <w:noProof w:val="0"/>
                <w:color w:val="000000"/>
                <w:kern w:val="0"/>
                <w:sz w:val="24"/>
                <w:szCs w:val="24"/>
                <w:lang w:val="en-US"/>
              </w:rPr>
              <w:tab/>
            </w:r>
            <w:r w:rsidRPr="007477E8">
              <w:rPr>
                <w:rFonts w:ascii="Consolas" w:hAnsi="Consolas" w:cs="Consolas"/>
                <w:noProof w:val="0"/>
                <w:color w:val="0000FF"/>
                <w:kern w:val="0"/>
                <w:sz w:val="24"/>
                <w:szCs w:val="24"/>
                <w:lang w:val="en-US"/>
              </w:rPr>
              <w:t>ON</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FF00FF"/>
                <w:kern w:val="0"/>
                <w:sz w:val="24"/>
                <w:szCs w:val="24"/>
                <w:lang w:val="en-US"/>
              </w:rPr>
              <w:t>UPDATE</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CASCADE</w:t>
            </w:r>
            <w:r w:rsidRPr="007477E8">
              <w:rPr>
                <w:rFonts w:ascii="Consolas" w:hAnsi="Consolas" w:cs="Consolas"/>
                <w:noProof w:val="0"/>
                <w:color w:val="808080"/>
                <w:kern w:val="0"/>
                <w:sz w:val="24"/>
                <w:szCs w:val="24"/>
                <w:lang w:val="en-US"/>
              </w:rPr>
              <w:t>,</w:t>
            </w:r>
          </w:p>
          <w:p w14:paraId="3BC152EC"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FOREIGN</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 xml:space="preserve">KEY </w:t>
            </w:r>
            <w:r w:rsidRPr="007477E8">
              <w:rPr>
                <w:rFonts w:ascii="Consolas" w:hAnsi="Consolas" w:cs="Consolas"/>
                <w:noProof w:val="0"/>
                <w:color w:val="808080"/>
                <w:kern w:val="0"/>
                <w:sz w:val="24"/>
                <w:szCs w:val="24"/>
                <w:lang w:val="en-US"/>
              </w:rPr>
              <w:t>(</w:t>
            </w:r>
            <w:proofErr w:type="spellStart"/>
            <w:r w:rsidRPr="007477E8">
              <w:rPr>
                <w:rFonts w:ascii="Consolas" w:hAnsi="Consolas" w:cs="Consolas"/>
                <w:noProof w:val="0"/>
                <w:color w:val="000000"/>
                <w:kern w:val="0"/>
                <w:sz w:val="24"/>
                <w:szCs w:val="24"/>
                <w:lang w:val="en-US"/>
              </w:rPr>
              <w:t>categoryID</w:t>
            </w:r>
            <w:proofErr w:type="spellEnd"/>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REFERENCES</w:t>
            </w:r>
            <w:r w:rsidRPr="007477E8">
              <w:rPr>
                <w:rFonts w:ascii="Consolas" w:hAnsi="Consolas" w:cs="Consolas"/>
                <w:noProof w:val="0"/>
                <w:color w:val="000000"/>
                <w:kern w:val="0"/>
                <w:sz w:val="24"/>
                <w:szCs w:val="24"/>
                <w:lang w:val="en-US"/>
              </w:rPr>
              <w:t xml:space="preserve"> </w:t>
            </w:r>
            <w:proofErr w:type="spellStart"/>
            <w:proofErr w:type="gramStart"/>
            <w:r w:rsidRPr="007477E8">
              <w:rPr>
                <w:rFonts w:ascii="Consolas" w:hAnsi="Consolas" w:cs="Consolas"/>
                <w:noProof w:val="0"/>
                <w:color w:val="000000"/>
                <w:kern w:val="0"/>
                <w:sz w:val="24"/>
                <w:szCs w:val="24"/>
                <w:lang w:val="en-US"/>
              </w:rPr>
              <w:t>BillCategory</w:t>
            </w:r>
            <w:proofErr w:type="spellEnd"/>
            <w:r w:rsidRPr="007477E8">
              <w:rPr>
                <w:rFonts w:ascii="Consolas" w:hAnsi="Consolas" w:cs="Consolas"/>
                <w:noProof w:val="0"/>
                <w:color w:val="808080"/>
                <w:kern w:val="0"/>
                <w:sz w:val="24"/>
                <w:szCs w:val="24"/>
                <w:lang w:val="en-US"/>
              </w:rPr>
              <w:t>(</w:t>
            </w:r>
            <w:proofErr w:type="gramEnd"/>
            <w:r w:rsidRPr="007477E8">
              <w:rPr>
                <w:rFonts w:ascii="Consolas" w:hAnsi="Consolas" w:cs="Consolas"/>
                <w:noProof w:val="0"/>
                <w:color w:val="000000"/>
                <w:kern w:val="0"/>
                <w:sz w:val="24"/>
                <w:szCs w:val="24"/>
                <w:lang w:val="en-US"/>
              </w:rPr>
              <w:t>ID</w:t>
            </w:r>
            <w:r w:rsidRPr="007477E8">
              <w:rPr>
                <w:rFonts w:ascii="Consolas" w:hAnsi="Consolas" w:cs="Consolas"/>
                <w:noProof w:val="0"/>
                <w:color w:val="808080"/>
                <w:kern w:val="0"/>
                <w:sz w:val="24"/>
                <w:szCs w:val="24"/>
                <w:lang w:val="en-US"/>
              </w:rPr>
              <w:t>)</w:t>
            </w:r>
          </w:p>
          <w:p w14:paraId="02970639"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00"/>
                <w:kern w:val="0"/>
                <w:sz w:val="24"/>
                <w:szCs w:val="24"/>
                <w:lang w:val="en-US"/>
              </w:rPr>
              <w:tab/>
            </w:r>
            <w:r w:rsidRPr="007477E8">
              <w:rPr>
                <w:rFonts w:ascii="Consolas" w:hAnsi="Consolas" w:cs="Consolas"/>
                <w:noProof w:val="0"/>
                <w:color w:val="000000"/>
                <w:kern w:val="0"/>
                <w:sz w:val="24"/>
                <w:szCs w:val="24"/>
                <w:lang w:val="en-US"/>
              </w:rPr>
              <w:tab/>
            </w:r>
            <w:r w:rsidRPr="007477E8">
              <w:rPr>
                <w:rFonts w:ascii="Consolas" w:hAnsi="Consolas" w:cs="Consolas"/>
                <w:noProof w:val="0"/>
                <w:color w:val="0000FF"/>
                <w:kern w:val="0"/>
                <w:sz w:val="24"/>
                <w:szCs w:val="24"/>
                <w:lang w:val="en-US"/>
              </w:rPr>
              <w:t>ON</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FF00FF"/>
                <w:kern w:val="0"/>
                <w:sz w:val="24"/>
                <w:szCs w:val="24"/>
                <w:lang w:val="en-US"/>
              </w:rPr>
              <w:t>UPDATE</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CASCADE</w:t>
            </w:r>
            <w:r w:rsidRPr="007477E8">
              <w:rPr>
                <w:rFonts w:ascii="Consolas" w:hAnsi="Consolas" w:cs="Consolas"/>
                <w:noProof w:val="0"/>
                <w:color w:val="808080"/>
                <w:kern w:val="0"/>
                <w:sz w:val="24"/>
                <w:szCs w:val="24"/>
                <w:lang w:val="en-US"/>
              </w:rPr>
              <w:t>,</w:t>
            </w:r>
          </w:p>
          <w:p w14:paraId="76D66E0E"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FOREIGN</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 xml:space="preserve">KEY </w:t>
            </w:r>
            <w:r w:rsidRPr="007477E8">
              <w:rPr>
                <w:rFonts w:ascii="Consolas" w:hAnsi="Consolas" w:cs="Consolas"/>
                <w:noProof w:val="0"/>
                <w:color w:val="808080"/>
                <w:kern w:val="0"/>
                <w:sz w:val="24"/>
                <w:szCs w:val="24"/>
                <w:lang w:val="en-US"/>
              </w:rPr>
              <w:t>(</w:t>
            </w:r>
            <w:proofErr w:type="spellStart"/>
            <w:r w:rsidRPr="007477E8">
              <w:rPr>
                <w:rFonts w:ascii="Consolas" w:hAnsi="Consolas" w:cs="Consolas"/>
                <w:noProof w:val="0"/>
                <w:color w:val="000000"/>
                <w:kern w:val="0"/>
                <w:sz w:val="24"/>
                <w:szCs w:val="24"/>
                <w:lang w:val="en-US"/>
              </w:rPr>
              <w:t>empID</w:t>
            </w:r>
            <w:proofErr w:type="spellEnd"/>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REFERENCES</w:t>
            </w:r>
            <w:r w:rsidRPr="007477E8">
              <w:rPr>
                <w:rFonts w:ascii="Consolas" w:hAnsi="Consolas" w:cs="Consolas"/>
                <w:noProof w:val="0"/>
                <w:color w:val="000000"/>
                <w:kern w:val="0"/>
                <w:sz w:val="24"/>
                <w:szCs w:val="24"/>
                <w:lang w:val="en-US"/>
              </w:rPr>
              <w:t xml:space="preserve"> </w:t>
            </w:r>
            <w:proofErr w:type="gramStart"/>
            <w:r w:rsidRPr="007477E8">
              <w:rPr>
                <w:rFonts w:ascii="Consolas" w:hAnsi="Consolas" w:cs="Consolas"/>
                <w:noProof w:val="0"/>
                <w:color w:val="000000"/>
                <w:kern w:val="0"/>
                <w:sz w:val="24"/>
                <w:szCs w:val="24"/>
                <w:lang w:val="en-US"/>
              </w:rPr>
              <w:t>Employee</w:t>
            </w:r>
            <w:r w:rsidRPr="007477E8">
              <w:rPr>
                <w:rFonts w:ascii="Consolas" w:hAnsi="Consolas" w:cs="Consolas"/>
                <w:noProof w:val="0"/>
                <w:color w:val="808080"/>
                <w:kern w:val="0"/>
                <w:sz w:val="24"/>
                <w:szCs w:val="24"/>
                <w:lang w:val="en-US"/>
              </w:rPr>
              <w:t>(</w:t>
            </w:r>
            <w:proofErr w:type="gramEnd"/>
            <w:r w:rsidRPr="007477E8">
              <w:rPr>
                <w:rFonts w:ascii="Consolas" w:hAnsi="Consolas" w:cs="Consolas"/>
                <w:noProof w:val="0"/>
                <w:color w:val="000000"/>
                <w:kern w:val="0"/>
                <w:sz w:val="24"/>
                <w:szCs w:val="24"/>
                <w:lang w:val="en-US"/>
              </w:rPr>
              <w:t>ID</w:t>
            </w:r>
            <w:r w:rsidRPr="007477E8">
              <w:rPr>
                <w:rFonts w:ascii="Consolas" w:hAnsi="Consolas" w:cs="Consolas"/>
                <w:noProof w:val="0"/>
                <w:color w:val="808080"/>
                <w:kern w:val="0"/>
                <w:sz w:val="24"/>
                <w:szCs w:val="24"/>
                <w:lang w:val="en-US"/>
              </w:rPr>
              <w:t>)</w:t>
            </w:r>
          </w:p>
          <w:p w14:paraId="1B48F585"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00"/>
                <w:kern w:val="0"/>
                <w:sz w:val="24"/>
                <w:szCs w:val="24"/>
                <w:lang w:val="en-US"/>
              </w:rPr>
              <w:tab/>
            </w:r>
            <w:r w:rsidRPr="007477E8">
              <w:rPr>
                <w:rFonts w:ascii="Consolas" w:hAnsi="Consolas" w:cs="Consolas"/>
                <w:noProof w:val="0"/>
                <w:color w:val="000000"/>
                <w:kern w:val="0"/>
                <w:sz w:val="24"/>
                <w:szCs w:val="24"/>
                <w:lang w:val="en-US"/>
              </w:rPr>
              <w:tab/>
            </w:r>
            <w:r w:rsidRPr="007477E8">
              <w:rPr>
                <w:rFonts w:ascii="Consolas" w:hAnsi="Consolas" w:cs="Consolas"/>
                <w:noProof w:val="0"/>
                <w:color w:val="0000FF"/>
                <w:kern w:val="0"/>
                <w:sz w:val="24"/>
                <w:szCs w:val="24"/>
                <w:lang w:val="en-US"/>
              </w:rPr>
              <w:t>ON</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FF00FF"/>
                <w:kern w:val="0"/>
                <w:sz w:val="24"/>
                <w:szCs w:val="24"/>
                <w:lang w:val="en-US"/>
              </w:rPr>
              <w:t>UPDATE</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CASCADE</w:t>
            </w:r>
          </w:p>
          <w:p w14:paraId="23AB1127" w14:textId="58FF9F0B" w:rsidR="006B26A2" w:rsidRPr="00354A29" w:rsidRDefault="007477E8" w:rsidP="007477E8">
            <w:pPr>
              <w:autoSpaceDE w:val="0"/>
              <w:autoSpaceDN w:val="0"/>
              <w:adjustRightInd w:val="0"/>
              <w:spacing w:line="276" w:lineRule="auto"/>
              <w:rPr>
                <w:rFonts w:ascii="Times New Roman" w:hAnsi="Times New Roman" w:cs="Times New Roman"/>
                <w:noProof w:val="0"/>
                <w:color w:val="000000"/>
                <w:kern w:val="0"/>
                <w:sz w:val="26"/>
                <w:szCs w:val="26"/>
              </w:rPr>
            </w:pPr>
            <w:r w:rsidRPr="007477E8">
              <w:rPr>
                <w:rFonts w:ascii="Consolas" w:hAnsi="Consolas" w:cs="Consolas"/>
                <w:noProof w:val="0"/>
                <w:color w:val="808080"/>
                <w:kern w:val="0"/>
                <w:sz w:val="24"/>
                <w:szCs w:val="24"/>
                <w:lang w:val="en-US"/>
              </w:rPr>
              <w:t>);</w:t>
            </w:r>
          </w:p>
        </w:tc>
      </w:tr>
    </w:tbl>
    <w:p w14:paraId="260D99B7" w14:textId="77777777" w:rsidR="003F7A4E" w:rsidRPr="007477E8" w:rsidRDefault="003F7A4E" w:rsidP="007477E8">
      <w:pPr>
        <w:spacing w:after="0" w:line="360" w:lineRule="auto"/>
        <w:rPr>
          <w:rFonts w:ascii="Times New Roman" w:hAnsi="Times New Roman" w:cs="Times New Roman"/>
          <w:b/>
          <w:bCs/>
          <w:i/>
          <w:iCs/>
          <w:sz w:val="28"/>
          <w:szCs w:val="28"/>
          <w:lang w:val="en-US"/>
        </w:rPr>
      </w:pPr>
    </w:p>
    <w:p w14:paraId="7D95CAC3" w14:textId="71821286" w:rsidR="006B26A2" w:rsidRPr="00354A29" w:rsidRDefault="006B26A2" w:rsidP="00CF53B3">
      <w:pPr>
        <w:spacing w:after="0" w:line="360" w:lineRule="auto"/>
        <w:ind w:left="360"/>
        <w:rPr>
          <w:rFonts w:ascii="Times New Roman" w:hAnsi="Times New Roman" w:cs="Times New Roman"/>
          <w:b/>
          <w:bCs/>
          <w:i/>
          <w:iCs/>
          <w:sz w:val="28"/>
          <w:szCs w:val="28"/>
        </w:rPr>
      </w:pPr>
      <w:r w:rsidRPr="00354A29">
        <w:rPr>
          <w:rFonts w:ascii="Times New Roman" w:hAnsi="Times New Roman" w:cs="Times New Roman"/>
          <w:b/>
          <w:bCs/>
          <w:i/>
          <w:iCs/>
          <w:sz w:val="28"/>
          <w:szCs w:val="28"/>
        </w:rPr>
        <w:t xml:space="preserve">Bảng </w:t>
      </w:r>
      <w:r w:rsidR="00A718D0" w:rsidRPr="00354A29">
        <w:rPr>
          <w:rFonts w:ascii="Times New Roman" w:hAnsi="Times New Roman" w:cs="Times New Roman"/>
          <w:b/>
          <w:bCs/>
          <w:i/>
          <w:iCs/>
          <w:sz w:val="28"/>
          <w:szCs w:val="28"/>
        </w:rPr>
        <w:t xml:space="preserve">loại </w:t>
      </w:r>
      <w:r w:rsidR="00A90485" w:rsidRPr="00354A29">
        <w:rPr>
          <w:rFonts w:ascii="Times New Roman" w:hAnsi="Times New Roman" w:cs="Times New Roman"/>
          <w:b/>
          <w:bCs/>
          <w:i/>
          <w:iCs/>
          <w:sz w:val="28"/>
          <w:szCs w:val="28"/>
        </w:rPr>
        <w:t>món</w:t>
      </w:r>
    </w:p>
    <w:tbl>
      <w:tblPr>
        <w:tblStyle w:val="TableGrid"/>
        <w:tblW w:w="0" w:type="auto"/>
        <w:tblInd w:w="360" w:type="dxa"/>
        <w:tblLook w:val="04A0" w:firstRow="1" w:lastRow="0" w:firstColumn="1" w:lastColumn="0" w:noHBand="0" w:noVBand="1"/>
      </w:tblPr>
      <w:tblGrid>
        <w:gridCol w:w="8656"/>
      </w:tblGrid>
      <w:tr w:rsidR="006B26A2" w:rsidRPr="00354A29" w14:paraId="38C326F3" w14:textId="77777777" w:rsidTr="006B26A2">
        <w:tc>
          <w:tcPr>
            <w:tcW w:w="9350" w:type="dxa"/>
            <w:tcBorders>
              <w:top w:val="single" w:sz="4" w:space="0" w:color="auto"/>
              <w:left w:val="single" w:sz="4" w:space="0" w:color="auto"/>
              <w:bottom w:val="single" w:sz="4" w:space="0" w:color="auto"/>
              <w:right w:val="single" w:sz="4" w:space="0" w:color="auto"/>
            </w:tcBorders>
            <w:hideMark/>
          </w:tcPr>
          <w:p w14:paraId="56CC954C"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FF"/>
                <w:kern w:val="0"/>
                <w:sz w:val="24"/>
                <w:szCs w:val="24"/>
                <w:lang w:val="en-US"/>
              </w:rPr>
              <w:t>CREATE</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TABLE</w:t>
            </w:r>
            <w:r w:rsidRPr="007477E8">
              <w:rPr>
                <w:rFonts w:ascii="Consolas" w:hAnsi="Consolas" w:cs="Consolas"/>
                <w:noProof w:val="0"/>
                <w:color w:val="000000"/>
                <w:kern w:val="0"/>
                <w:sz w:val="24"/>
                <w:szCs w:val="24"/>
                <w:lang w:val="en-US"/>
              </w:rPr>
              <w:t xml:space="preserve"> </w:t>
            </w:r>
            <w:proofErr w:type="spellStart"/>
            <w:r w:rsidRPr="007477E8">
              <w:rPr>
                <w:rFonts w:ascii="Consolas" w:hAnsi="Consolas" w:cs="Consolas"/>
                <w:noProof w:val="0"/>
                <w:color w:val="000000"/>
                <w:kern w:val="0"/>
                <w:sz w:val="24"/>
                <w:szCs w:val="24"/>
                <w:lang w:val="en-US"/>
              </w:rPr>
              <w:t>ProductCategory</w:t>
            </w:r>
            <w:proofErr w:type="spellEnd"/>
            <w:r w:rsidRPr="007477E8">
              <w:rPr>
                <w:rFonts w:ascii="Consolas" w:hAnsi="Consolas" w:cs="Consolas"/>
                <w:noProof w:val="0"/>
                <w:color w:val="0000FF"/>
                <w:kern w:val="0"/>
                <w:sz w:val="24"/>
                <w:szCs w:val="24"/>
                <w:lang w:val="en-US"/>
              </w:rPr>
              <w:t xml:space="preserve"> </w:t>
            </w:r>
            <w:r w:rsidRPr="007477E8">
              <w:rPr>
                <w:rFonts w:ascii="Consolas" w:hAnsi="Consolas" w:cs="Consolas"/>
                <w:noProof w:val="0"/>
                <w:color w:val="808080"/>
                <w:kern w:val="0"/>
                <w:sz w:val="24"/>
                <w:szCs w:val="24"/>
                <w:lang w:val="en-US"/>
              </w:rPr>
              <w:t>(</w:t>
            </w:r>
          </w:p>
          <w:p w14:paraId="01885CF4"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00"/>
                <w:kern w:val="0"/>
                <w:sz w:val="24"/>
                <w:szCs w:val="24"/>
                <w:lang w:val="en-US"/>
              </w:rPr>
              <w:t xml:space="preserve">    ID </w:t>
            </w:r>
            <w:proofErr w:type="gramStart"/>
            <w:r w:rsidRPr="007477E8">
              <w:rPr>
                <w:rFonts w:ascii="Consolas" w:hAnsi="Consolas" w:cs="Consolas"/>
                <w:noProof w:val="0"/>
                <w:color w:val="0000FF"/>
                <w:kern w:val="0"/>
                <w:sz w:val="24"/>
                <w:szCs w:val="24"/>
                <w:lang w:val="en-US"/>
              </w:rPr>
              <w:t>VARCHAR</w:t>
            </w:r>
            <w:r w:rsidRPr="007477E8">
              <w:rPr>
                <w:rFonts w:ascii="Consolas" w:hAnsi="Consolas" w:cs="Consolas"/>
                <w:noProof w:val="0"/>
                <w:color w:val="808080"/>
                <w:kern w:val="0"/>
                <w:sz w:val="24"/>
                <w:szCs w:val="24"/>
                <w:lang w:val="en-US"/>
              </w:rPr>
              <w:t>(</w:t>
            </w:r>
            <w:proofErr w:type="gramEnd"/>
            <w:r w:rsidRPr="007477E8">
              <w:rPr>
                <w:rFonts w:ascii="Consolas" w:hAnsi="Consolas" w:cs="Consolas"/>
                <w:noProof w:val="0"/>
                <w:color w:val="000000"/>
                <w:kern w:val="0"/>
                <w:sz w:val="24"/>
                <w:szCs w:val="24"/>
                <w:lang w:val="en-US"/>
              </w:rPr>
              <w:t>4</w:t>
            </w:r>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PRIMARY</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KEY</w:t>
            </w:r>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8000"/>
                <w:kern w:val="0"/>
                <w:sz w:val="24"/>
                <w:szCs w:val="24"/>
                <w:lang w:val="en-US"/>
              </w:rPr>
              <w:t>-- PC01, PC02, ...</w:t>
            </w:r>
          </w:p>
          <w:p w14:paraId="6762B609"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name</w:t>
            </w:r>
            <w:r w:rsidRPr="007477E8">
              <w:rPr>
                <w:rFonts w:ascii="Consolas" w:hAnsi="Consolas" w:cs="Consolas"/>
                <w:noProof w:val="0"/>
                <w:color w:val="000000"/>
                <w:kern w:val="0"/>
                <w:sz w:val="24"/>
                <w:szCs w:val="24"/>
                <w:lang w:val="en-US"/>
              </w:rPr>
              <w:t xml:space="preserve"> </w:t>
            </w:r>
            <w:proofErr w:type="gramStart"/>
            <w:r w:rsidRPr="007477E8">
              <w:rPr>
                <w:rFonts w:ascii="Consolas" w:hAnsi="Consolas" w:cs="Consolas"/>
                <w:noProof w:val="0"/>
                <w:color w:val="0000FF"/>
                <w:kern w:val="0"/>
                <w:sz w:val="24"/>
                <w:szCs w:val="24"/>
                <w:lang w:val="en-US"/>
              </w:rPr>
              <w:t>VARCHAR</w:t>
            </w:r>
            <w:r w:rsidRPr="007477E8">
              <w:rPr>
                <w:rFonts w:ascii="Consolas" w:hAnsi="Consolas" w:cs="Consolas"/>
                <w:noProof w:val="0"/>
                <w:color w:val="808080"/>
                <w:kern w:val="0"/>
                <w:sz w:val="24"/>
                <w:szCs w:val="24"/>
                <w:lang w:val="en-US"/>
              </w:rPr>
              <w:t>(</w:t>
            </w:r>
            <w:proofErr w:type="gramEnd"/>
            <w:r w:rsidRPr="007477E8">
              <w:rPr>
                <w:rFonts w:ascii="Consolas" w:hAnsi="Consolas" w:cs="Consolas"/>
                <w:noProof w:val="0"/>
                <w:color w:val="FF00FF"/>
                <w:kern w:val="0"/>
                <w:sz w:val="24"/>
                <w:szCs w:val="24"/>
                <w:lang w:val="en-US"/>
              </w:rPr>
              <w:t>max</w:t>
            </w:r>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808080"/>
                <w:kern w:val="0"/>
                <w:sz w:val="24"/>
                <w:szCs w:val="24"/>
                <w:lang w:val="en-US"/>
              </w:rPr>
              <w:t>NOT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808080"/>
                <w:kern w:val="0"/>
                <w:sz w:val="24"/>
                <w:szCs w:val="24"/>
                <w:lang w:val="en-US"/>
              </w:rPr>
              <w:t>NULL</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 xml:space="preserve">CHECK </w:t>
            </w:r>
            <w:r w:rsidRPr="007477E8">
              <w:rPr>
                <w:rFonts w:ascii="Consolas" w:hAnsi="Consolas" w:cs="Consolas"/>
                <w:noProof w:val="0"/>
                <w:color w:val="808080"/>
                <w:kern w:val="0"/>
                <w:sz w:val="24"/>
                <w:szCs w:val="24"/>
                <w:lang w:val="en-US"/>
              </w:rPr>
              <w:t>(</w:t>
            </w:r>
            <w:r w:rsidRPr="007477E8">
              <w:rPr>
                <w:rFonts w:ascii="Consolas" w:hAnsi="Consolas" w:cs="Consolas"/>
                <w:noProof w:val="0"/>
                <w:color w:val="0000FF"/>
                <w:kern w:val="0"/>
                <w:sz w:val="24"/>
                <w:szCs w:val="24"/>
                <w:lang w:val="en-US"/>
              </w:rPr>
              <w:t>name</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FF0000"/>
                <w:kern w:val="0"/>
                <w:sz w:val="24"/>
                <w:szCs w:val="24"/>
                <w:lang w:val="en-US"/>
              </w:rPr>
              <w:t>''</w:t>
            </w:r>
            <w:r w:rsidRPr="007477E8">
              <w:rPr>
                <w:rFonts w:ascii="Consolas" w:hAnsi="Consolas" w:cs="Consolas"/>
                <w:noProof w:val="0"/>
                <w:color w:val="808080"/>
                <w:kern w:val="0"/>
                <w:sz w:val="24"/>
                <w:szCs w:val="24"/>
                <w:lang w:val="en-US"/>
              </w:rPr>
              <w:t>)</w:t>
            </w:r>
          </w:p>
          <w:p w14:paraId="72C633EE" w14:textId="50EE565B" w:rsidR="006B26A2" w:rsidRPr="00354A29" w:rsidRDefault="007477E8" w:rsidP="007477E8">
            <w:pPr>
              <w:autoSpaceDE w:val="0"/>
              <w:autoSpaceDN w:val="0"/>
              <w:adjustRightInd w:val="0"/>
              <w:spacing w:line="276" w:lineRule="auto"/>
              <w:rPr>
                <w:rFonts w:ascii="Times New Roman" w:hAnsi="Times New Roman" w:cs="Times New Roman"/>
                <w:noProof w:val="0"/>
                <w:color w:val="808080"/>
                <w:kern w:val="0"/>
                <w:sz w:val="26"/>
                <w:szCs w:val="26"/>
              </w:rPr>
            </w:pPr>
            <w:r w:rsidRPr="007477E8">
              <w:rPr>
                <w:rFonts w:ascii="Consolas" w:hAnsi="Consolas" w:cs="Consolas"/>
                <w:noProof w:val="0"/>
                <w:color w:val="808080"/>
                <w:kern w:val="0"/>
                <w:sz w:val="24"/>
                <w:szCs w:val="24"/>
                <w:lang w:val="en-US"/>
              </w:rPr>
              <w:t>);</w:t>
            </w:r>
          </w:p>
        </w:tc>
      </w:tr>
    </w:tbl>
    <w:p w14:paraId="1AB9077F" w14:textId="77777777" w:rsidR="006B26A2" w:rsidRPr="00354A29" w:rsidRDefault="006B26A2" w:rsidP="00CF53B3">
      <w:pPr>
        <w:spacing w:after="0" w:line="360" w:lineRule="auto"/>
        <w:rPr>
          <w:rFonts w:ascii="Times New Roman" w:hAnsi="Times New Roman" w:cs="Times New Roman"/>
          <w:sz w:val="28"/>
          <w:szCs w:val="28"/>
        </w:rPr>
      </w:pPr>
    </w:p>
    <w:p w14:paraId="24E1D576" w14:textId="55C9D21D" w:rsidR="006B26A2" w:rsidRPr="00354A29" w:rsidRDefault="006B26A2" w:rsidP="00CF53B3">
      <w:pPr>
        <w:spacing w:after="0" w:line="360" w:lineRule="auto"/>
        <w:ind w:left="360"/>
        <w:rPr>
          <w:rFonts w:ascii="Times New Roman" w:hAnsi="Times New Roman" w:cs="Times New Roman"/>
          <w:b/>
          <w:bCs/>
          <w:i/>
          <w:iCs/>
          <w:sz w:val="28"/>
          <w:szCs w:val="28"/>
        </w:rPr>
      </w:pPr>
      <w:r w:rsidRPr="00354A29">
        <w:rPr>
          <w:rFonts w:ascii="Times New Roman" w:hAnsi="Times New Roman" w:cs="Times New Roman"/>
          <w:b/>
          <w:bCs/>
          <w:i/>
          <w:iCs/>
          <w:sz w:val="28"/>
          <w:szCs w:val="28"/>
        </w:rPr>
        <w:t xml:space="preserve">Bảng </w:t>
      </w:r>
      <w:r w:rsidR="00A90485" w:rsidRPr="00354A29">
        <w:rPr>
          <w:rFonts w:ascii="Times New Roman" w:hAnsi="Times New Roman" w:cs="Times New Roman"/>
          <w:b/>
          <w:bCs/>
          <w:i/>
          <w:iCs/>
          <w:sz w:val="28"/>
          <w:szCs w:val="28"/>
        </w:rPr>
        <w:t>thông tin món</w:t>
      </w:r>
    </w:p>
    <w:tbl>
      <w:tblPr>
        <w:tblStyle w:val="TableGrid"/>
        <w:tblW w:w="0" w:type="auto"/>
        <w:tblInd w:w="360" w:type="dxa"/>
        <w:tblLook w:val="04A0" w:firstRow="1" w:lastRow="0" w:firstColumn="1" w:lastColumn="0" w:noHBand="0" w:noVBand="1"/>
      </w:tblPr>
      <w:tblGrid>
        <w:gridCol w:w="8656"/>
      </w:tblGrid>
      <w:tr w:rsidR="006B26A2" w:rsidRPr="00354A29" w14:paraId="1726A487" w14:textId="77777777" w:rsidTr="00114B08">
        <w:tc>
          <w:tcPr>
            <w:tcW w:w="8990" w:type="dxa"/>
            <w:tcBorders>
              <w:top w:val="single" w:sz="4" w:space="0" w:color="auto"/>
              <w:left w:val="single" w:sz="4" w:space="0" w:color="auto"/>
              <w:bottom w:val="single" w:sz="4" w:space="0" w:color="auto"/>
              <w:right w:val="single" w:sz="4" w:space="0" w:color="auto"/>
            </w:tcBorders>
            <w:hideMark/>
          </w:tcPr>
          <w:p w14:paraId="1602761C"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FF"/>
                <w:kern w:val="0"/>
                <w:sz w:val="24"/>
                <w:szCs w:val="24"/>
                <w:lang w:val="en-US"/>
              </w:rPr>
              <w:t>CREATE</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TABLE</w:t>
            </w:r>
            <w:r w:rsidRPr="007477E8">
              <w:rPr>
                <w:rFonts w:ascii="Consolas" w:hAnsi="Consolas" w:cs="Consolas"/>
                <w:noProof w:val="0"/>
                <w:color w:val="000000"/>
                <w:kern w:val="0"/>
                <w:sz w:val="24"/>
                <w:szCs w:val="24"/>
                <w:lang w:val="en-US"/>
              </w:rPr>
              <w:t xml:space="preserve"> Product</w:t>
            </w:r>
            <w:r w:rsidRPr="007477E8">
              <w:rPr>
                <w:rFonts w:ascii="Consolas" w:hAnsi="Consolas" w:cs="Consolas"/>
                <w:noProof w:val="0"/>
                <w:color w:val="0000FF"/>
                <w:kern w:val="0"/>
                <w:sz w:val="24"/>
                <w:szCs w:val="24"/>
                <w:lang w:val="en-US"/>
              </w:rPr>
              <w:t xml:space="preserve"> </w:t>
            </w:r>
            <w:r w:rsidRPr="007477E8">
              <w:rPr>
                <w:rFonts w:ascii="Consolas" w:hAnsi="Consolas" w:cs="Consolas"/>
                <w:noProof w:val="0"/>
                <w:color w:val="808080"/>
                <w:kern w:val="0"/>
                <w:sz w:val="24"/>
                <w:szCs w:val="24"/>
                <w:lang w:val="en-US"/>
              </w:rPr>
              <w:t>(</w:t>
            </w:r>
          </w:p>
          <w:p w14:paraId="7779DAF2"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00"/>
                <w:kern w:val="0"/>
                <w:sz w:val="24"/>
                <w:szCs w:val="24"/>
                <w:lang w:val="en-US"/>
              </w:rPr>
              <w:t xml:space="preserve">    ID </w:t>
            </w:r>
            <w:proofErr w:type="gramStart"/>
            <w:r w:rsidRPr="007477E8">
              <w:rPr>
                <w:rFonts w:ascii="Consolas" w:hAnsi="Consolas" w:cs="Consolas"/>
                <w:noProof w:val="0"/>
                <w:color w:val="0000FF"/>
                <w:kern w:val="0"/>
                <w:sz w:val="24"/>
                <w:szCs w:val="24"/>
                <w:lang w:val="en-US"/>
              </w:rPr>
              <w:t>VARCHAR</w:t>
            </w:r>
            <w:r w:rsidRPr="007477E8">
              <w:rPr>
                <w:rFonts w:ascii="Consolas" w:hAnsi="Consolas" w:cs="Consolas"/>
                <w:noProof w:val="0"/>
                <w:color w:val="808080"/>
                <w:kern w:val="0"/>
                <w:sz w:val="24"/>
                <w:szCs w:val="24"/>
                <w:lang w:val="en-US"/>
              </w:rPr>
              <w:t>(</w:t>
            </w:r>
            <w:proofErr w:type="gramEnd"/>
            <w:r w:rsidRPr="007477E8">
              <w:rPr>
                <w:rFonts w:ascii="Consolas" w:hAnsi="Consolas" w:cs="Consolas"/>
                <w:noProof w:val="0"/>
                <w:color w:val="000000"/>
                <w:kern w:val="0"/>
                <w:sz w:val="24"/>
                <w:szCs w:val="24"/>
                <w:lang w:val="en-US"/>
              </w:rPr>
              <w:t>3</w:t>
            </w:r>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PRIMARY</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KEY</w:t>
            </w:r>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8000"/>
                <w:kern w:val="0"/>
                <w:sz w:val="24"/>
                <w:szCs w:val="24"/>
                <w:lang w:val="en-US"/>
              </w:rPr>
              <w:t>-- P01, P02, ...</w:t>
            </w:r>
          </w:p>
          <w:p w14:paraId="18D180C2"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name</w:t>
            </w:r>
            <w:r w:rsidRPr="007477E8">
              <w:rPr>
                <w:rFonts w:ascii="Consolas" w:hAnsi="Consolas" w:cs="Consolas"/>
                <w:noProof w:val="0"/>
                <w:color w:val="000000"/>
                <w:kern w:val="0"/>
                <w:sz w:val="24"/>
                <w:szCs w:val="24"/>
                <w:lang w:val="en-US"/>
              </w:rPr>
              <w:t xml:space="preserve"> </w:t>
            </w:r>
            <w:proofErr w:type="gramStart"/>
            <w:r w:rsidRPr="007477E8">
              <w:rPr>
                <w:rFonts w:ascii="Consolas" w:hAnsi="Consolas" w:cs="Consolas"/>
                <w:noProof w:val="0"/>
                <w:color w:val="0000FF"/>
                <w:kern w:val="0"/>
                <w:sz w:val="24"/>
                <w:szCs w:val="24"/>
                <w:lang w:val="en-US"/>
              </w:rPr>
              <w:t>NVARCHAR</w:t>
            </w:r>
            <w:r w:rsidRPr="007477E8">
              <w:rPr>
                <w:rFonts w:ascii="Consolas" w:hAnsi="Consolas" w:cs="Consolas"/>
                <w:noProof w:val="0"/>
                <w:color w:val="808080"/>
                <w:kern w:val="0"/>
                <w:sz w:val="24"/>
                <w:szCs w:val="24"/>
                <w:lang w:val="en-US"/>
              </w:rPr>
              <w:t>(</w:t>
            </w:r>
            <w:proofErr w:type="gramEnd"/>
            <w:r w:rsidRPr="007477E8">
              <w:rPr>
                <w:rFonts w:ascii="Consolas" w:hAnsi="Consolas" w:cs="Consolas"/>
                <w:noProof w:val="0"/>
                <w:color w:val="FF00FF"/>
                <w:kern w:val="0"/>
                <w:sz w:val="24"/>
                <w:szCs w:val="24"/>
                <w:lang w:val="en-US"/>
              </w:rPr>
              <w:t>max</w:t>
            </w:r>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808080"/>
                <w:kern w:val="0"/>
                <w:sz w:val="24"/>
                <w:szCs w:val="24"/>
                <w:lang w:val="en-US"/>
              </w:rPr>
              <w:t>NOT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808080"/>
                <w:kern w:val="0"/>
                <w:sz w:val="24"/>
                <w:szCs w:val="24"/>
                <w:lang w:val="en-US"/>
              </w:rPr>
              <w:t>NULL</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 xml:space="preserve">CHECK </w:t>
            </w:r>
            <w:r w:rsidRPr="007477E8">
              <w:rPr>
                <w:rFonts w:ascii="Consolas" w:hAnsi="Consolas" w:cs="Consolas"/>
                <w:noProof w:val="0"/>
                <w:color w:val="808080"/>
                <w:kern w:val="0"/>
                <w:sz w:val="24"/>
                <w:szCs w:val="24"/>
                <w:lang w:val="en-US"/>
              </w:rPr>
              <w:t>(</w:t>
            </w:r>
            <w:r w:rsidRPr="007477E8">
              <w:rPr>
                <w:rFonts w:ascii="Consolas" w:hAnsi="Consolas" w:cs="Consolas"/>
                <w:noProof w:val="0"/>
                <w:color w:val="0000FF"/>
                <w:kern w:val="0"/>
                <w:sz w:val="24"/>
                <w:szCs w:val="24"/>
                <w:lang w:val="en-US"/>
              </w:rPr>
              <w:t>name</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FF0000"/>
                <w:kern w:val="0"/>
                <w:sz w:val="24"/>
                <w:szCs w:val="24"/>
                <w:lang w:val="en-US"/>
              </w:rPr>
              <w:t>N''</w:t>
            </w:r>
            <w:r w:rsidRPr="007477E8">
              <w:rPr>
                <w:rFonts w:ascii="Consolas" w:hAnsi="Consolas" w:cs="Consolas"/>
                <w:noProof w:val="0"/>
                <w:color w:val="808080"/>
                <w:kern w:val="0"/>
                <w:sz w:val="24"/>
                <w:szCs w:val="24"/>
                <w:lang w:val="en-US"/>
              </w:rPr>
              <w:t>),</w:t>
            </w:r>
          </w:p>
          <w:p w14:paraId="38455C48"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00"/>
                <w:kern w:val="0"/>
                <w:sz w:val="24"/>
                <w:szCs w:val="24"/>
                <w:lang w:val="en-US"/>
              </w:rPr>
              <w:t xml:space="preserve">    </w:t>
            </w:r>
            <w:proofErr w:type="spellStart"/>
            <w:r w:rsidRPr="007477E8">
              <w:rPr>
                <w:rFonts w:ascii="Consolas" w:hAnsi="Consolas" w:cs="Consolas"/>
                <w:noProof w:val="0"/>
                <w:color w:val="000000"/>
                <w:kern w:val="0"/>
                <w:sz w:val="24"/>
                <w:szCs w:val="24"/>
                <w:lang w:val="en-US"/>
              </w:rPr>
              <w:t>categoryID</w:t>
            </w:r>
            <w:proofErr w:type="spellEnd"/>
            <w:r w:rsidRPr="007477E8">
              <w:rPr>
                <w:rFonts w:ascii="Consolas" w:hAnsi="Consolas" w:cs="Consolas"/>
                <w:noProof w:val="0"/>
                <w:color w:val="000000"/>
                <w:kern w:val="0"/>
                <w:sz w:val="24"/>
                <w:szCs w:val="24"/>
                <w:lang w:val="en-US"/>
              </w:rPr>
              <w:t xml:space="preserve"> </w:t>
            </w:r>
            <w:proofErr w:type="gramStart"/>
            <w:r w:rsidRPr="007477E8">
              <w:rPr>
                <w:rFonts w:ascii="Consolas" w:hAnsi="Consolas" w:cs="Consolas"/>
                <w:noProof w:val="0"/>
                <w:color w:val="0000FF"/>
                <w:kern w:val="0"/>
                <w:sz w:val="24"/>
                <w:szCs w:val="24"/>
                <w:lang w:val="en-US"/>
              </w:rPr>
              <w:t>VARCHAR</w:t>
            </w:r>
            <w:r w:rsidRPr="007477E8">
              <w:rPr>
                <w:rFonts w:ascii="Consolas" w:hAnsi="Consolas" w:cs="Consolas"/>
                <w:noProof w:val="0"/>
                <w:color w:val="808080"/>
                <w:kern w:val="0"/>
                <w:sz w:val="24"/>
                <w:szCs w:val="24"/>
                <w:lang w:val="en-US"/>
              </w:rPr>
              <w:t>(</w:t>
            </w:r>
            <w:proofErr w:type="gramEnd"/>
            <w:r w:rsidRPr="007477E8">
              <w:rPr>
                <w:rFonts w:ascii="Consolas" w:hAnsi="Consolas" w:cs="Consolas"/>
                <w:noProof w:val="0"/>
                <w:color w:val="000000"/>
                <w:kern w:val="0"/>
                <w:sz w:val="24"/>
                <w:szCs w:val="24"/>
                <w:lang w:val="en-US"/>
              </w:rPr>
              <w:t>4</w:t>
            </w:r>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808080"/>
                <w:kern w:val="0"/>
                <w:sz w:val="24"/>
                <w:szCs w:val="24"/>
                <w:lang w:val="en-US"/>
              </w:rPr>
              <w:t>NOT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808080"/>
                <w:kern w:val="0"/>
                <w:sz w:val="24"/>
                <w:szCs w:val="24"/>
                <w:lang w:val="en-US"/>
              </w:rPr>
              <w:t>NULL,</w:t>
            </w:r>
          </w:p>
          <w:p w14:paraId="57F20CC6"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00"/>
                <w:kern w:val="0"/>
                <w:sz w:val="24"/>
                <w:szCs w:val="24"/>
                <w:lang w:val="en-US"/>
              </w:rPr>
              <w:t xml:space="preserve">    price </w:t>
            </w:r>
            <w:proofErr w:type="gramStart"/>
            <w:r w:rsidRPr="007477E8">
              <w:rPr>
                <w:rFonts w:ascii="Consolas" w:hAnsi="Consolas" w:cs="Consolas"/>
                <w:noProof w:val="0"/>
                <w:color w:val="0000FF"/>
                <w:kern w:val="0"/>
                <w:sz w:val="24"/>
                <w:szCs w:val="24"/>
                <w:lang w:val="en-US"/>
              </w:rPr>
              <w:t>DECIMAL</w:t>
            </w:r>
            <w:r w:rsidRPr="007477E8">
              <w:rPr>
                <w:rFonts w:ascii="Consolas" w:hAnsi="Consolas" w:cs="Consolas"/>
                <w:noProof w:val="0"/>
                <w:color w:val="808080"/>
                <w:kern w:val="0"/>
                <w:sz w:val="24"/>
                <w:szCs w:val="24"/>
                <w:lang w:val="en-US"/>
              </w:rPr>
              <w:t>(</w:t>
            </w:r>
            <w:proofErr w:type="gramEnd"/>
            <w:r w:rsidRPr="007477E8">
              <w:rPr>
                <w:rFonts w:ascii="Consolas" w:hAnsi="Consolas" w:cs="Consolas"/>
                <w:noProof w:val="0"/>
                <w:color w:val="000000"/>
                <w:kern w:val="0"/>
                <w:sz w:val="24"/>
                <w:szCs w:val="24"/>
                <w:lang w:val="en-US"/>
              </w:rPr>
              <w:t>10</w:t>
            </w:r>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 xml:space="preserve"> 2</w:t>
            </w:r>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808080"/>
                <w:kern w:val="0"/>
                <w:sz w:val="24"/>
                <w:szCs w:val="24"/>
                <w:lang w:val="en-US"/>
              </w:rPr>
              <w:t>NOT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808080"/>
                <w:kern w:val="0"/>
                <w:sz w:val="24"/>
                <w:szCs w:val="24"/>
                <w:lang w:val="en-US"/>
              </w:rPr>
              <w:t>NULL,</w:t>
            </w:r>
          </w:p>
          <w:p w14:paraId="7BE0E0DE"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status</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INT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808080"/>
                <w:kern w:val="0"/>
                <w:sz w:val="24"/>
                <w:szCs w:val="24"/>
                <w:lang w:val="en-US"/>
              </w:rPr>
              <w:t>NOT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808080"/>
                <w:kern w:val="0"/>
                <w:sz w:val="24"/>
                <w:szCs w:val="24"/>
                <w:lang w:val="en-US"/>
              </w:rPr>
              <w:t>NULL,</w:t>
            </w:r>
          </w:p>
          <w:p w14:paraId="7D1F95C9"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FOREIGN</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 xml:space="preserve">KEY </w:t>
            </w:r>
            <w:r w:rsidRPr="007477E8">
              <w:rPr>
                <w:rFonts w:ascii="Consolas" w:hAnsi="Consolas" w:cs="Consolas"/>
                <w:noProof w:val="0"/>
                <w:color w:val="808080"/>
                <w:kern w:val="0"/>
                <w:sz w:val="24"/>
                <w:szCs w:val="24"/>
                <w:lang w:val="en-US"/>
              </w:rPr>
              <w:t>(</w:t>
            </w:r>
            <w:proofErr w:type="spellStart"/>
            <w:r w:rsidRPr="007477E8">
              <w:rPr>
                <w:rFonts w:ascii="Consolas" w:hAnsi="Consolas" w:cs="Consolas"/>
                <w:noProof w:val="0"/>
                <w:color w:val="000000"/>
                <w:kern w:val="0"/>
                <w:sz w:val="24"/>
                <w:szCs w:val="24"/>
                <w:lang w:val="en-US"/>
              </w:rPr>
              <w:t>categoryID</w:t>
            </w:r>
            <w:proofErr w:type="spellEnd"/>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REFERENCES</w:t>
            </w:r>
            <w:r w:rsidRPr="007477E8">
              <w:rPr>
                <w:rFonts w:ascii="Consolas" w:hAnsi="Consolas" w:cs="Consolas"/>
                <w:noProof w:val="0"/>
                <w:color w:val="000000"/>
                <w:kern w:val="0"/>
                <w:sz w:val="24"/>
                <w:szCs w:val="24"/>
                <w:lang w:val="en-US"/>
              </w:rPr>
              <w:t xml:space="preserve"> </w:t>
            </w:r>
            <w:proofErr w:type="spellStart"/>
            <w:proofErr w:type="gramStart"/>
            <w:r w:rsidRPr="007477E8">
              <w:rPr>
                <w:rFonts w:ascii="Consolas" w:hAnsi="Consolas" w:cs="Consolas"/>
                <w:noProof w:val="0"/>
                <w:color w:val="000000"/>
                <w:kern w:val="0"/>
                <w:sz w:val="24"/>
                <w:szCs w:val="24"/>
                <w:lang w:val="en-US"/>
              </w:rPr>
              <w:t>ProductCategory</w:t>
            </w:r>
            <w:proofErr w:type="spellEnd"/>
            <w:r w:rsidRPr="007477E8">
              <w:rPr>
                <w:rFonts w:ascii="Consolas" w:hAnsi="Consolas" w:cs="Consolas"/>
                <w:noProof w:val="0"/>
                <w:color w:val="808080"/>
                <w:kern w:val="0"/>
                <w:sz w:val="24"/>
                <w:szCs w:val="24"/>
                <w:lang w:val="en-US"/>
              </w:rPr>
              <w:t>(</w:t>
            </w:r>
            <w:proofErr w:type="gramEnd"/>
            <w:r w:rsidRPr="007477E8">
              <w:rPr>
                <w:rFonts w:ascii="Consolas" w:hAnsi="Consolas" w:cs="Consolas"/>
                <w:noProof w:val="0"/>
                <w:color w:val="000000"/>
                <w:kern w:val="0"/>
                <w:sz w:val="24"/>
                <w:szCs w:val="24"/>
                <w:lang w:val="en-US"/>
              </w:rPr>
              <w:t>ID</w:t>
            </w:r>
            <w:r w:rsidRPr="007477E8">
              <w:rPr>
                <w:rFonts w:ascii="Consolas" w:hAnsi="Consolas" w:cs="Consolas"/>
                <w:noProof w:val="0"/>
                <w:color w:val="808080"/>
                <w:kern w:val="0"/>
                <w:sz w:val="24"/>
                <w:szCs w:val="24"/>
                <w:lang w:val="en-US"/>
              </w:rPr>
              <w:t>)</w:t>
            </w:r>
          </w:p>
          <w:p w14:paraId="3FC24B03"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00"/>
                <w:kern w:val="0"/>
                <w:sz w:val="24"/>
                <w:szCs w:val="24"/>
                <w:lang w:val="en-US"/>
              </w:rPr>
              <w:tab/>
            </w:r>
            <w:r w:rsidRPr="007477E8">
              <w:rPr>
                <w:rFonts w:ascii="Consolas" w:hAnsi="Consolas" w:cs="Consolas"/>
                <w:noProof w:val="0"/>
                <w:color w:val="000000"/>
                <w:kern w:val="0"/>
                <w:sz w:val="24"/>
                <w:szCs w:val="24"/>
                <w:lang w:val="en-US"/>
              </w:rPr>
              <w:tab/>
            </w:r>
            <w:r w:rsidRPr="007477E8">
              <w:rPr>
                <w:rFonts w:ascii="Consolas" w:hAnsi="Consolas" w:cs="Consolas"/>
                <w:noProof w:val="0"/>
                <w:color w:val="0000FF"/>
                <w:kern w:val="0"/>
                <w:sz w:val="24"/>
                <w:szCs w:val="24"/>
                <w:lang w:val="en-US"/>
              </w:rPr>
              <w:t>ON</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FF00FF"/>
                <w:kern w:val="0"/>
                <w:sz w:val="24"/>
                <w:szCs w:val="24"/>
                <w:lang w:val="en-US"/>
              </w:rPr>
              <w:t>UPDATE</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CASCADE</w:t>
            </w:r>
          </w:p>
          <w:p w14:paraId="60E04792" w14:textId="1BC489D5" w:rsidR="006B26A2" w:rsidRPr="00354A29" w:rsidRDefault="007477E8" w:rsidP="007477E8">
            <w:pPr>
              <w:autoSpaceDE w:val="0"/>
              <w:autoSpaceDN w:val="0"/>
              <w:adjustRightInd w:val="0"/>
              <w:spacing w:line="276" w:lineRule="auto"/>
              <w:rPr>
                <w:rFonts w:ascii="Times New Roman" w:hAnsi="Times New Roman" w:cs="Times New Roman"/>
                <w:noProof w:val="0"/>
                <w:color w:val="000000"/>
                <w:kern w:val="0"/>
                <w:sz w:val="26"/>
                <w:szCs w:val="26"/>
              </w:rPr>
            </w:pPr>
            <w:r w:rsidRPr="007477E8">
              <w:rPr>
                <w:rFonts w:ascii="Consolas" w:hAnsi="Consolas" w:cs="Consolas"/>
                <w:noProof w:val="0"/>
                <w:color w:val="808080"/>
                <w:kern w:val="0"/>
                <w:sz w:val="24"/>
                <w:szCs w:val="24"/>
                <w:lang w:val="en-US"/>
              </w:rPr>
              <w:t>);</w:t>
            </w:r>
          </w:p>
        </w:tc>
      </w:tr>
    </w:tbl>
    <w:p w14:paraId="6DCE8F79" w14:textId="77777777" w:rsidR="00A90485" w:rsidRPr="00354A29" w:rsidRDefault="00A90485" w:rsidP="00CF53B3">
      <w:pPr>
        <w:spacing w:after="0" w:line="360" w:lineRule="auto"/>
        <w:rPr>
          <w:rFonts w:ascii="Times New Roman" w:hAnsi="Times New Roman" w:cs="Times New Roman"/>
          <w:b/>
          <w:bCs/>
          <w:i/>
          <w:iCs/>
          <w:sz w:val="28"/>
          <w:szCs w:val="28"/>
        </w:rPr>
      </w:pPr>
    </w:p>
    <w:p w14:paraId="3C95BB0B" w14:textId="46AD518F" w:rsidR="00114B08" w:rsidRPr="00354A29" w:rsidRDefault="00114B08" w:rsidP="00CF53B3">
      <w:pPr>
        <w:spacing w:after="0" w:line="360" w:lineRule="auto"/>
        <w:ind w:left="360"/>
        <w:rPr>
          <w:rFonts w:ascii="Times New Roman" w:hAnsi="Times New Roman" w:cs="Times New Roman"/>
          <w:b/>
          <w:bCs/>
          <w:i/>
          <w:iCs/>
          <w:sz w:val="28"/>
          <w:szCs w:val="28"/>
        </w:rPr>
      </w:pPr>
      <w:r w:rsidRPr="00354A29">
        <w:rPr>
          <w:rFonts w:ascii="Times New Roman" w:hAnsi="Times New Roman" w:cs="Times New Roman"/>
          <w:b/>
          <w:bCs/>
          <w:i/>
          <w:iCs/>
          <w:sz w:val="28"/>
          <w:szCs w:val="28"/>
        </w:rPr>
        <w:t xml:space="preserve">Bảng </w:t>
      </w:r>
      <w:r w:rsidR="00F715E3" w:rsidRPr="00354A29">
        <w:rPr>
          <w:rFonts w:ascii="Times New Roman" w:hAnsi="Times New Roman" w:cs="Times New Roman"/>
          <w:b/>
          <w:bCs/>
          <w:i/>
          <w:iCs/>
          <w:sz w:val="28"/>
          <w:szCs w:val="28"/>
        </w:rPr>
        <w:t>chi tiết hóa đơn</w:t>
      </w:r>
    </w:p>
    <w:tbl>
      <w:tblPr>
        <w:tblStyle w:val="TableGrid"/>
        <w:tblW w:w="0" w:type="auto"/>
        <w:tblInd w:w="360" w:type="dxa"/>
        <w:tblLook w:val="04A0" w:firstRow="1" w:lastRow="0" w:firstColumn="1" w:lastColumn="0" w:noHBand="0" w:noVBand="1"/>
      </w:tblPr>
      <w:tblGrid>
        <w:gridCol w:w="8656"/>
      </w:tblGrid>
      <w:tr w:rsidR="00114B08" w:rsidRPr="00354A29" w14:paraId="086306FC" w14:textId="77777777" w:rsidTr="00114B08">
        <w:tc>
          <w:tcPr>
            <w:tcW w:w="9350" w:type="dxa"/>
            <w:tcBorders>
              <w:top w:val="single" w:sz="4" w:space="0" w:color="auto"/>
              <w:left w:val="single" w:sz="4" w:space="0" w:color="auto"/>
              <w:bottom w:val="single" w:sz="4" w:space="0" w:color="auto"/>
              <w:right w:val="single" w:sz="4" w:space="0" w:color="auto"/>
            </w:tcBorders>
            <w:hideMark/>
          </w:tcPr>
          <w:p w14:paraId="5506EEEF"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FF"/>
                <w:kern w:val="0"/>
                <w:sz w:val="24"/>
                <w:szCs w:val="24"/>
                <w:lang w:val="en-US"/>
              </w:rPr>
              <w:t>CREATE</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TABLE</w:t>
            </w:r>
            <w:r w:rsidRPr="007477E8">
              <w:rPr>
                <w:rFonts w:ascii="Consolas" w:hAnsi="Consolas" w:cs="Consolas"/>
                <w:noProof w:val="0"/>
                <w:color w:val="000000"/>
                <w:kern w:val="0"/>
                <w:sz w:val="24"/>
                <w:szCs w:val="24"/>
                <w:lang w:val="en-US"/>
              </w:rPr>
              <w:t xml:space="preserve"> </w:t>
            </w:r>
            <w:proofErr w:type="spellStart"/>
            <w:r w:rsidRPr="007477E8">
              <w:rPr>
                <w:rFonts w:ascii="Consolas" w:hAnsi="Consolas" w:cs="Consolas"/>
                <w:noProof w:val="0"/>
                <w:color w:val="000000"/>
                <w:kern w:val="0"/>
                <w:sz w:val="24"/>
                <w:szCs w:val="24"/>
                <w:lang w:val="en-US"/>
              </w:rPr>
              <w:t>BillInfo</w:t>
            </w:r>
            <w:proofErr w:type="spellEnd"/>
            <w:r w:rsidRPr="007477E8">
              <w:rPr>
                <w:rFonts w:ascii="Consolas" w:hAnsi="Consolas" w:cs="Consolas"/>
                <w:noProof w:val="0"/>
                <w:color w:val="0000FF"/>
                <w:kern w:val="0"/>
                <w:sz w:val="24"/>
                <w:szCs w:val="24"/>
                <w:lang w:val="en-US"/>
              </w:rPr>
              <w:t xml:space="preserve"> </w:t>
            </w:r>
            <w:r w:rsidRPr="007477E8">
              <w:rPr>
                <w:rFonts w:ascii="Consolas" w:hAnsi="Consolas" w:cs="Consolas"/>
                <w:noProof w:val="0"/>
                <w:color w:val="808080"/>
                <w:kern w:val="0"/>
                <w:sz w:val="24"/>
                <w:szCs w:val="24"/>
                <w:lang w:val="en-US"/>
              </w:rPr>
              <w:t>(</w:t>
            </w:r>
          </w:p>
          <w:p w14:paraId="06093C3E"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00"/>
                <w:kern w:val="0"/>
                <w:sz w:val="24"/>
                <w:szCs w:val="24"/>
                <w:lang w:val="en-US"/>
              </w:rPr>
              <w:t xml:space="preserve">    </w:t>
            </w:r>
            <w:proofErr w:type="spellStart"/>
            <w:r w:rsidRPr="007477E8">
              <w:rPr>
                <w:rFonts w:ascii="Consolas" w:hAnsi="Consolas" w:cs="Consolas"/>
                <w:noProof w:val="0"/>
                <w:color w:val="000000"/>
                <w:kern w:val="0"/>
                <w:sz w:val="24"/>
                <w:szCs w:val="24"/>
                <w:lang w:val="en-US"/>
              </w:rPr>
              <w:t>billID</w:t>
            </w:r>
            <w:proofErr w:type="spellEnd"/>
            <w:r w:rsidRPr="007477E8">
              <w:rPr>
                <w:rFonts w:ascii="Consolas" w:hAnsi="Consolas" w:cs="Consolas"/>
                <w:noProof w:val="0"/>
                <w:color w:val="000000"/>
                <w:kern w:val="0"/>
                <w:sz w:val="24"/>
                <w:szCs w:val="24"/>
                <w:lang w:val="en-US"/>
              </w:rPr>
              <w:t xml:space="preserve"> </w:t>
            </w:r>
            <w:proofErr w:type="gramStart"/>
            <w:r w:rsidRPr="007477E8">
              <w:rPr>
                <w:rFonts w:ascii="Consolas" w:hAnsi="Consolas" w:cs="Consolas"/>
                <w:noProof w:val="0"/>
                <w:color w:val="0000FF"/>
                <w:kern w:val="0"/>
                <w:sz w:val="24"/>
                <w:szCs w:val="24"/>
                <w:lang w:val="en-US"/>
              </w:rPr>
              <w:t>VARCHAR</w:t>
            </w:r>
            <w:r w:rsidRPr="007477E8">
              <w:rPr>
                <w:rFonts w:ascii="Consolas" w:hAnsi="Consolas" w:cs="Consolas"/>
                <w:noProof w:val="0"/>
                <w:color w:val="808080"/>
                <w:kern w:val="0"/>
                <w:sz w:val="24"/>
                <w:szCs w:val="24"/>
                <w:lang w:val="en-US"/>
              </w:rPr>
              <w:t>(</w:t>
            </w:r>
            <w:proofErr w:type="gramEnd"/>
            <w:r w:rsidRPr="007477E8">
              <w:rPr>
                <w:rFonts w:ascii="Consolas" w:hAnsi="Consolas" w:cs="Consolas"/>
                <w:noProof w:val="0"/>
                <w:color w:val="000000"/>
                <w:kern w:val="0"/>
                <w:sz w:val="24"/>
                <w:szCs w:val="24"/>
                <w:lang w:val="en-US"/>
              </w:rPr>
              <w:t>7</w:t>
            </w:r>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808080"/>
                <w:kern w:val="0"/>
                <w:sz w:val="24"/>
                <w:szCs w:val="24"/>
                <w:lang w:val="en-US"/>
              </w:rPr>
              <w:t>,</w:t>
            </w:r>
          </w:p>
          <w:p w14:paraId="2B58BBD7"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00"/>
                <w:kern w:val="0"/>
                <w:sz w:val="24"/>
                <w:szCs w:val="24"/>
                <w:lang w:val="en-US"/>
              </w:rPr>
              <w:lastRenderedPageBreak/>
              <w:t xml:space="preserve">    </w:t>
            </w:r>
            <w:proofErr w:type="spellStart"/>
            <w:r w:rsidRPr="007477E8">
              <w:rPr>
                <w:rFonts w:ascii="Consolas" w:hAnsi="Consolas" w:cs="Consolas"/>
                <w:noProof w:val="0"/>
                <w:color w:val="000000"/>
                <w:kern w:val="0"/>
                <w:sz w:val="24"/>
                <w:szCs w:val="24"/>
                <w:lang w:val="en-US"/>
              </w:rPr>
              <w:t>productID</w:t>
            </w:r>
            <w:proofErr w:type="spellEnd"/>
            <w:r w:rsidRPr="007477E8">
              <w:rPr>
                <w:rFonts w:ascii="Consolas" w:hAnsi="Consolas" w:cs="Consolas"/>
                <w:noProof w:val="0"/>
                <w:color w:val="000000"/>
                <w:kern w:val="0"/>
                <w:sz w:val="24"/>
                <w:szCs w:val="24"/>
                <w:lang w:val="en-US"/>
              </w:rPr>
              <w:t xml:space="preserve"> </w:t>
            </w:r>
            <w:proofErr w:type="gramStart"/>
            <w:r w:rsidRPr="007477E8">
              <w:rPr>
                <w:rFonts w:ascii="Consolas" w:hAnsi="Consolas" w:cs="Consolas"/>
                <w:noProof w:val="0"/>
                <w:color w:val="0000FF"/>
                <w:kern w:val="0"/>
                <w:sz w:val="24"/>
                <w:szCs w:val="24"/>
                <w:lang w:val="en-US"/>
              </w:rPr>
              <w:t>VARCHAR</w:t>
            </w:r>
            <w:r w:rsidRPr="007477E8">
              <w:rPr>
                <w:rFonts w:ascii="Consolas" w:hAnsi="Consolas" w:cs="Consolas"/>
                <w:noProof w:val="0"/>
                <w:color w:val="808080"/>
                <w:kern w:val="0"/>
                <w:sz w:val="24"/>
                <w:szCs w:val="24"/>
                <w:lang w:val="en-US"/>
              </w:rPr>
              <w:t>(</w:t>
            </w:r>
            <w:proofErr w:type="gramEnd"/>
            <w:r w:rsidRPr="007477E8">
              <w:rPr>
                <w:rFonts w:ascii="Consolas" w:hAnsi="Consolas" w:cs="Consolas"/>
                <w:noProof w:val="0"/>
                <w:color w:val="000000"/>
                <w:kern w:val="0"/>
                <w:sz w:val="24"/>
                <w:szCs w:val="24"/>
                <w:lang w:val="en-US"/>
              </w:rPr>
              <w:t>3</w:t>
            </w:r>
            <w:r w:rsidRPr="007477E8">
              <w:rPr>
                <w:rFonts w:ascii="Consolas" w:hAnsi="Consolas" w:cs="Consolas"/>
                <w:noProof w:val="0"/>
                <w:color w:val="808080"/>
                <w:kern w:val="0"/>
                <w:sz w:val="24"/>
                <w:szCs w:val="24"/>
                <w:lang w:val="en-US"/>
              </w:rPr>
              <w:t>),</w:t>
            </w:r>
          </w:p>
          <w:p w14:paraId="062AEC1E"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00"/>
                <w:kern w:val="0"/>
                <w:sz w:val="24"/>
                <w:szCs w:val="24"/>
                <w:lang w:val="en-US"/>
              </w:rPr>
              <w:t xml:space="preserve">    quantity </w:t>
            </w:r>
            <w:r w:rsidRPr="007477E8">
              <w:rPr>
                <w:rFonts w:ascii="Consolas" w:hAnsi="Consolas" w:cs="Consolas"/>
                <w:noProof w:val="0"/>
                <w:color w:val="0000FF"/>
                <w:kern w:val="0"/>
                <w:sz w:val="24"/>
                <w:szCs w:val="24"/>
                <w:lang w:val="en-US"/>
              </w:rPr>
              <w:t>INT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808080"/>
                <w:kern w:val="0"/>
                <w:sz w:val="24"/>
                <w:szCs w:val="24"/>
                <w:lang w:val="en-US"/>
              </w:rPr>
              <w:t>NOT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808080"/>
                <w:kern w:val="0"/>
                <w:sz w:val="24"/>
                <w:szCs w:val="24"/>
                <w:lang w:val="en-US"/>
              </w:rPr>
              <w:t>NULL,</w:t>
            </w:r>
          </w:p>
          <w:p w14:paraId="37B0F98A"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FOREIGN</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 xml:space="preserve">KEY </w:t>
            </w:r>
            <w:r w:rsidRPr="007477E8">
              <w:rPr>
                <w:rFonts w:ascii="Consolas" w:hAnsi="Consolas" w:cs="Consolas"/>
                <w:noProof w:val="0"/>
                <w:color w:val="808080"/>
                <w:kern w:val="0"/>
                <w:sz w:val="24"/>
                <w:szCs w:val="24"/>
                <w:lang w:val="en-US"/>
              </w:rPr>
              <w:t>(</w:t>
            </w:r>
            <w:proofErr w:type="spellStart"/>
            <w:r w:rsidRPr="007477E8">
              <w:rPr>
                <w:rFonts w:ascii="Consolas" w:hAnsi="Consolas" w:cs="Consolas"/>
                <w:noProof w:val="0"/>
                <w:color w:val="000000"/>
                <w:kern w:val="0"/>
                <w:sz w:val="24"/>
                <w:szCs w:val="24"/>
                <w:lang w:val="en-US"/>
              </w:rPr>
              <w:t>billID</w:t>
            </w:r>
            <w:proofErr w:type="spellEnd"/>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REFERENCES</w:t>
            </w:r>
            <w:r w:rsidRPr="007477E8">
              <w:rPr>
                <w:rFonts w:ascii="Consolas" w:hAnsi="Consolas" w:cs="Consolas"/>
                <w:noProof w:val="0"/>
                <w:color w:val="000000"/>
                <w:kern w:val="0"/>
                <w:sz w:val="24"/>
                <w:szCs w:val="24"/>
                <w:lang w:val="en-US"/>
              </w:rPr>
              <w:t xml:space="preserve"> </w:t>
            </w:r>
            <w:proofErr w:type="gramStart"/>
            <w:r w:rsidRPr="007477E8">
              <w:rPr>
                <w:rFonts w:ascii="Consolas" w:hAnsi="Consolas" w:cs="Consolas"/>
                <w:noProof w:val="0"/>
                <w:color w:val="000000"/>
                <w:kern w:val="0"/>
                <w:sz w:val="24"/>
                <w:szCs w:val="24"/>
                <w:lang w:val="en-US"/>
              </w:rPr>
              <w:t>Bill</w:t>
            </w:r>
            <w:r w:rsidRPr="007477E8">
              <w:rPr>
                <w:rFonts w:ascii="Consolas" w:hAnsi="Consolas" w:cs="Consolas"/>
                <w:noProof w:val="0"/>
                <w:color w:val="808080"/>
                <w:kern w:val="0"/>
                <w:sz w:val="24"/>
                <w:szCs w:val="24"/>
                <w:lang w:val="en-US"/>
              </w:rPr>
              <w:t>(</w:t>
            </w:r>
            <w:proofErr w:type="gramEnd"/>
            <w:r w:rsidRPr="007477E8">
              <w:rPr>
                <w:rFonts w:ascii="Consolas" w:hAnsi="Consolas" w:cs="Consolas"/>
                <w:noProof w:val="0"/>
                <w:color w:val="000000"/>
                <w:kern w:val="0"/>
                <w:sz w:val="24"/>
                <w:szCs w:val="24"/>
                <w:lang w:val="en-US"/>
              </w:rPr>
              <w:t>ID</w:t>
            </w:r>
            <w:r w:rsidRPr="007477E8">
              <w:rPr>
                <w:rFonts w:ascii="Consolas" w:hAnsi="Consolas" w:cs="Consolas"/>
                <w:noProof w:val="0"/>
                <w:color w:val="808080"/>
                <w:kern w:val="0"/>
                <w:sz w:val="24"/>
                <w:szCs w:val="24"/>
                <w:lang w:val="en-US"/>
              </w:rPr>
              <w:t>)</w:t>
            </w:r>
          </w:p>
          <w:p w14:paraId="1B61F748"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00"/>
                <w:kern w:val="0"/>
                <w:sz w:val="24"/>
                <w:szCs w:val="24"/>
                <w:lang w:val="en-US"/>
              </w:rPr>
              <w:tab/>
            </w:r>
            <w:r w:rsidRPr="007477E8">
              <w:rPr>
                <w:rFonts w:ascii="Consolas" w:hAnsi="Consolas" w:cs="Consolas"/>
                <w:noProof w:val="0"/>
                <w:color w:val="000000"/>
                <w:kern w:val="0"/>
                <w:sz w:val="24"/>
                <w:szCs w:val="24"/>
                <w:lang w:val="en-US"/>
              </w:rPr>
              <w:tab/>
            </w:r>
            <w:r w:rsidRPr="007477E8">
              <w:rPr>
                <w:rFonts w:ascii="Consolas" w:hAnsi="Consolas" w:cs="Consolas"/>
                <w:noProof w:val="0"/>
                <w:color w:val="0000FF"/>
                <w:kern w:val="0"/>
                <w:sz w:val="24"/>
                <w:szCs w:val="24"/>
                <w:lang w:val="en-US"/>
              </w:rPr>
              <w:t>ON</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FF00FF"/>
                <w:kern w:val="0"/>
                <w:sz w:val="24"/>
                <w:szCs w:val="24"/>
                <w:lang w:val="en-US"/>
              </w:rPr>
              <w:t>UPDATE</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CASCADE</w:t>
            </w:r>
            <w:r w:rsidRPr="007477E8">
              <w:rPr>
                <w:rFonts w:ascii="Consolas" w:hAnsi="Consolas" w:cs="Consolas"/>
                <w:noProof w:val="0"/>
                <w:color w:val="808080"/>
                <w:kern w:val="0"/>
                <w:sz w:val="24"/>
                <w:szCs w:val="24"/>
                <w:lang w:val="en-US"/>
              </w:rPr>
              <w:t>,</w:t>
            </w:r>
          </w:p>
          <w:p w14:paraId="185837F6"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FOREIGN</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 xml:space="preserve">KEY </w:t>
            </w:r>
            <w:r w:rsidRPr="007477E8">
              <w:rPr>
                <w:rFonts w:ascii="Consolas" w:hAnsi="Consolas" w:cs="Consolas"/>
                <w:noProof w:val="0"/>
                <w:color w:val="808080"/>
                <w:kern w:val="0"/>
                <w:sz w:val="24"/>
                <w:szCs w:val="24"/>
                <w:lang w:val="en-US"/>
              </w:rPr>
              <w:t>(</w:t>
            </w:r>
            <w:proofErr w:type="spellStart"/>
            <w:r w:rsidRPr="007477E8">
              <w:rPr>
                <w:rFonts w:ascii="Consolas" w:hAnsi="Consolas" w:cs="Consolas"/>
                <w:noProof w:val="0"/>
                <w:color w:val="000000"/>
                <w:kern w:val="0"/>
                <w:sz w:val="24"/>
                <w:szCs w:val="24"/>
                <w:lang w:val="en-US"/>
              </w:rPr>
              <w:t>productID</w:t>
            </w:r>
            <w:proofErr w:type="spellEnd"/>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REFERENCES</w:t>
            </w:r>
            <w:r w:rsidRPr="007477E8">
              <w:rPr>
                <w:rFonts w:ascii="Consolas" w:hAnsi="Consolas" w:cs="Consolas"/>
                <w:noProof w:val="0"/>
                <w:color w:val="000000"/>
                <w:kern w:val="0"/>
                <w:sz w:val="24"/>
                <w:szCs w:val="24"/>
                <w:lang w:val="en-US"/>
              </w:rPr>
              <w:t xml:space="preserve"> </w:t>
            </w:r>
            <w:proofErr w:type="gramStart"/>
            <w:r w:rsidRPr="007477E8">
              <w:rPr>
                <w:rFonts w:ascii="Consolas" w:hAnsi="Consolas" w:cs="Consolas"/>
                <w:noProof w:val="0"/>
                <w:color w:val="000000"/>
                <w:kern w:val="0"/>
                <w:sz w:val="24"/>
                <w:szCs w:val="24"/>
                <w:lang w:val="en-US"/>
              </w:rPr>
              <w:t>Product</w:t>
            </w:r>
            <w:r w:rsidRPr="007477E8">
              <w:rPr>
                <w:rFonts w:ascii="Consolas" w:hAnsi="Consolas" w:cs="Consolas"/>
                <w:noProof w:val="0"/>
                <w:color w:val="808080"/>
                <w:kern w:val="0"/>
                <w:sz w:val="24"/>
                <w:szCs w:val="24"/>
                <w:lang w:val="en-US"/>
              </w:rPr>
              <w:t>(</w:t>
            </w:r>
            <w:proofErr w:type="gramEnd"/>
            <w:r w:rsidRPr="007477E8">
              <w:rPr>
                <w:rFonts w:ascii="Consolas" w:hAnsi="Consolas" w:cs="Consolas"/>
                <w:noProof w:val="0"/>
                <w:color w:val="000000"/>
                <w:kern w:val="0"/>
                <w:sz w:val="24"/>
                <w:szCs w:val="24"/>
                <w:lang w:val="en-US"/>
              </w:rPr>
              <w:t>ID</w:t>
            </w:r>
            <w:r w:rsidRPr="007477E8">
              <w:rPr>
                <w:rFonts w:ascii="Consolas" w:hAnsi="Consolas" w:cs="Consolas"/>
                <w:noProof w:val="0"/>
                <w:color w:val="808080"/>
                <w:kern w:val="0"/>
                <w:sz w:val="24"/>
                <w:szCs w:val="24"/>
                <w:lang w:val="en-US"/>
              </w:rPr>
              <w:t>)</w:t>
            </w:r>
          </w:p>
          <w:p w14:paraId="0B6791B1"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00"/>
                <w:kern w:val="0"/>
                <w:sz w:val="24"/>
                <w:szCs w:val="24"/>
                <w:lang w:val="en-US"/>
              </w:rPr>
              <w:tab/>
            </w:r>
            <w:r w:rsidRPr="007477E8">
              <w:rPr>
                <w:rFonts w:ascii="Consolas" w:hAnsi="Consolas" w:cs="Consolas"/>
                <w:noProof w:val="0"/>
                <w:color w:val="000000"/>
                <w:kern w:val="0"/>
                <w:sz w:val="24"/>
                <w:szCs w:val="24"/>
                <w:lang w:val="en-US"/>
              </w:rPr>
              <w:tab/>
            </w:r>
            <w:r w:rsidRPr="007477E8">
              <w:rPr>
                <w:rFonts w:ascii="Consolas" w:hAnsi="Consolas" w:cs="Consolas"/>
                <w:noProof w:val="0"/>
                <w:color w:val="0000FF"/>
                <w:kern w:val="0"/>
                <w:sz w:val="24"/>
                <w:szCs w:val="24"/>
                <w:lang w:val="en-US"/>
              </w:rPr>
              <w:t>ON</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FF00FF"/>
                <w:kern w:val="0"/>
                <w:sz w:val="24"/>
                <w:szCs w:val="24"/>
                <w:lang w:val="en-US"/>
              </w:rPr>
              <w:t>UPDATE</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CASCADE</w:t>
            </w:r>
            <w:r w:rsidRPr="007477E8">
              <w:rPr>
                <w:rFonts w:ascii="Consolas" w:hAnsi="Consolas" w:cs="Consolas"/>
                <w:noProof w:val="0"/>
                <w:color w:val="808080"/>
                <w:kern w:val="0"/>
                <w:sz w:val="24"/>
                <w:szCs w:val="24"/>
                <w:lang w:val="en-US"/>
              </w:rPr>
              <w:t>,</w:t>
            </w:r>
          </w:p>
          <w:p w14:paraId="1F4CE50E"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PRIMARY</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 xml:space="preserve">KEY </w:t>
            </w:r>
            <w:r w:rsidRPr="007477E8">
              <w:rPr>
                <w:rFonts w:ascii="Consolas" w:hAnsi="Consolas" w:cs="Consolas"/>
                <w:noProof w:val="0"/>
                <w:color w:val="808080"/>
                <w:kern w:val="0"/>
                <w:sz w:val="24"/>
                <w:szCs w:val="24"/>
                <w:lang w:val="en-US"/>
              </w:rPr>
              <w:t>(</w:t>
            </w:r>
            <w:proofErr w:type="spellStart"/>
            <w:r w:rsidRPr="007477E8">
              <w:rPr>
                <w:rFonts w:ascii="Consolas" w:hAnsi="Consolas" w:cs="Consolas"/>
                <w:noProof w:val="0"/>
                <w:color w:val="000000"/>
                <w:kern w:val="0"/>
                <w:sz w:val="24"/>
                <w:szCs w:val="24"/>
                <w:lang w:val="en-US"/>
              </w:rPr>
              <w:t>billID</w:t>
            </w:r>
            <w:proofErr w:type="spellEnd"/>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 xml:space="preserve"> </w:t>
            </w:r>
            <w:proofErr w:type="spellStart"/>
            <w:r w:rsidRPr="007477E8">
              <w:rPr>
                <w:rFonts w:ascii="Consolas" w:hAnsi="Consolas" w:cs="Consolas"/>
                <w:noProof w:val="0"/>
                <w:color w:val="000000"/>
                <w:kern w:val="0"/>
                <w:sz w:val="24"/>
                <w:szCs w:val="24"/>
                <w:lang w:val="en-US"/>
              </w:rPr>
              <w:t>productID</w:t>
            </w:r>
            <w:proofErr w:type="spellEnd"/>
            <w:r w:rsidRPr="007477E8">
              <w:rPr>
                <w:rFonts w:ascii="Consolas" w:hAnsi="Consolas" w:cs="Consolas"/>
                <w:noProof w:val="0"/>
                <w:color w:val="808080"/>
                <w:kern w:val="0"/>
                <w:sz w:val="24"/>
                <w:szCs w:val="24"/>
                <w:lang w:val="en-US"/>
              </w:rPr>
              <w:t>)</w:t>
            </w:r>
          </w:p>
          <w:p w14:paraId="5312841C" w14:textId="63FC14F0" w:rsidR="00114B08" w:rsidRPr="00354A29" w:rsidRDefault="007477E8" w:rsidP="007477E8">
            <w:pPr>
              <w:autoSpaceDE w:val="0"/>
              <w:autoSpaceDN w:val="0"/>
              <w:adjustRightInd w:val="0"/>
              <w:spacing w:line="276" w:lineRule="auto"/>
              <w:rPr>
                <w:rFonts w:ascii="Times New Roman" w:hAnsi="Times New Roman" w:cs="Times New Roman"/>
                <w:noProof w:val="0"/>
                <w:color w:val="000000"/>
                <w:kern w:val="0"/>
                <w:sz w:val="26"/>
                <w:szCs w:val="26"/>
              </w:rPr>
            </w:pPr>
            <w:r w:rsidRPr="007477E8">
              <w:rPr>
                <w:rFonts w:ascii="Consolas" w:hAnsi="Consolas" w:cs="Consolas"/>
                <w:noProof w:val="0"/>
                <w:color w:val="808080"/>
                <w:kern w:val="0"/>
                <w:sz w:val="24"/>
                <w:szCs w:val="24"/>
                <w:lang w:val="en-US"/>
              </w:rPr>
              <w:t>);</w:t>
            </w:r>
          </w:p>
        </w:tc>
      </w:tr>
    </w:tbl>
    <w:p w14:paraId="3BEA25D8" w14:textId="77777777" w:rsidR="006B26A2" w:rsidRPr="00354A29" w:rsidRDefault="006B26A2" w:rsidP="00CF53B3">
      <w:pPr>
        <w:spacing w:after="0" w:line="360" w:lineRule="auto"/>
        <w:rPr>
          <w:rFonts w:ascii="Times New Roman" w:hAnsi="Times New Roman" w:cs="Times New Roman"/>
          <w:sz w:val="28"/>
          <w:szCs w:val="28"/>
        </w:rPr>
      </w:pPr>
    </w:p>
    <w:p w14:paraId="36453F15" w14:textId="2376A16B" w:rsidR="00834A52" w:rsidRPr="00354A29" w:rsidRDefault="00834A52" w:rsidP="00CF53B3">
      <w:pPr>
        <w:spacing w:after="0" w:line="360" w:lineRule="auto"/>
        <w:ind w:left="360"/>
        <w:rPr>
          <w:rFonts w:ascii="Times New Roman" w:hAnsi="Times New Roman" w:cs="Times New Roman"/>
          <w:b/>
          <w:bCs/>
          <w:i/>
          <w:iCs/>
          <w:sz w:val="28"/>
          <w:szCs w:val="28"/>
        </w:rPr>
      </w:pPr>
      <w:r w:rsidRPr="00354A29">
        <w:rPr>
          <w:rFonts w:ascii="Times New Roman" w:hAnsi="Times New Roman" w:cs="Times New Roman"/>
          <w:b/>
          <w:bCs/>
          <w:i/>
          <w:iCs/>
          <w:sz w:val="28"/>
          <w:szCs w:val="28"/>
        </w:rPr>
        <w:t xml:space="preserve">Bảng </w:t>
      </w:r>
      <w:r w:rsidR="00F9693D" w:rsidRPr="00354A29">
        <w:rPr>
          <w:rFonts w:ascii="Times New Roman" w:hAnsi="Times New Roman" w:cs="Times New Roman"/>
          <w:b/>
          <w:bCs/>
          <w:i/>
          <w:iCs/>
          <w:sz w:val="28"/>
          <w:szCs w:val="28"/>
        </w:rPr>
        <w:t>nguyên vật liệu</w:t>
      </w:r>
    </w:p>
    <w:tbl>
      <w:tblPr>
        <w:tblStyle w:val="TableGrid"/>
        <w:tblW w:w="0" w:type="auto"/>
        <w:tblInd w:w="360" w:type="dxa"/>
        <w:tblLook w:val="04A0" w:firstRow="1" w:lastRow="0" w:firstColumn="1" w:lastColumn="0" w:noHBand="0" w:noVBand="1"/>
      </w:tblPr>
      <w:tblGrid>
        <w:gridCol w:w="8656"/>
      </w:tblGrid>
      <w:tr w:rsidR="00834A52" w:rsidRPr="00354A29" w14:paraId="76DCA356" w14:textId="77777777" w:rsidTr="004F07DC">
        <w:tc>
          <w:tcPr>
            <w:tcW w:w="9350" w:type="dxa"/>
            <w:tcBorders>
              <w:top w:val="single" w:sz="4" w:space="0" w:color="auto"/>
              <w:left w:val="single" w:sz="4" w:space="0" w:color="auto"/>
              <w:bottom w:val="single" w:sz="4" w:space="0" w:color="auto"/>
              <w:right w:val="single" w:sz="4" w:space="0" w:color="auto"/>
            </w:tcBorders>
            <w:hideMark/>
          </w:tcPr>
          <w:p w14:paraId="5C45E73B"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FF"/>
                <w:kern w:val="0"/>
                <w:sz w:val="24"/>
                <w:szCs w:val="24"/>
                <w:lang w:val="en-US"/>
              </w:rPr>
              <w:t>CREATE</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TABLE</w:t>
            </w:r>
            <w:r w:rsidRPr="007477E8">
              <w:rPr>
                <w:rFonts w:ascii="Consolas" w:hAnsi="Consolas" w:cs="Consolas"/>
                <w:noProof w:val="0"/>
                <w:color w:val="000000"/>
                <w:kern w:val="0"/>
                <w:sz w:val="24"/>
                <w:szCs w:val="24"/>
                <w:lang w:val="en-US"/>
              </w:rPr>
              <w:t xml:space="preserve"> Material</w:t>
            </w:r>
            <w:r w:rsidRPr="007477E8">
              <w:rPr>
                <w:rFonts w:ascii="Consolas" w:hAnsi="Consolas" w:cs="Consolas"/>
                <w:noProof w:val="0"/>
                <w:color w:val="0000FF"/>
                <w:kern w:val="0"/>
                <w:sz w:val="24"/>
                <w:szCs w:val="24"/>
                <w:lang w:val="en-US"/>
              </w:rPr>
              <w:t xml:space="preserve"> </w:t>
            </w:r>
            <w:r w:rsidRPr="007477E8">
              <w:rPr>
                <w:rFonts w:ascii="Consolas" w:hAnsi="Consolas" w:cs="Consolas"/>
                <w:noProof w:val="0"/>
                <w:color w:val="808080"/>
                <w:kern w:val="0"/>
                <w:sz w:val="24"/>
                <w:szCs w:val="24"/>
                <w:lang w:val="en-US"/>
              </w:rPr>
              <w:t>(</w:t>
            </w:r>
          </w:p>
          <w:p w14:paraId="00C498FB"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00"/>
                <w:kern w:val="0"/>
                <w:sz w:val="24"/>
                <w:szCs w:val="24"/>
                <w:lang w:val="en-US"/>
              </w:rPr>
              <w:t xml:space="preserve">    ID </w:t>
            </w:r>
            <w:proofErr w:type="gramStart"/>
            <w:r w:rsidRPr="007477E8">
              <w:rPr>
                <w:rFonts w:ascii="Consolas" w:hAnsi="Consolas" w:cs="Consolas"/>
                <w:noProof w:val="0"/>
                <w:color w:val="0000FF"/>
                <w:kern w:val="0"/>
                <w:sz w:val="24"/>
                <w:szCs w:val="24"/>
                <w:lang w:val="en-US"/>
              </w:rPr>
              <w:t>VARCHAR</w:t>
            </w:r>
            <w:r w:rsidRPr="007477E8">
              <w:rPr>
                <w:rFonts w:ascii="Consolas" w:hAnsi="Consolas" w:cs="Consolas"/>
                <w:noProof w:val="0"/>
                <w:color w:val="808080"/>
                <w:kern w:val="0"/>
                <w:sz w:val="24"/>
                <w:szCs w:val="24"/>
                <w:lang w:val="en-US"/>
              </w:rPr>
              <w:t>(</w:t>
            </w:r>
            <w:proofErr w:type="gramEnd"/>
            <w:r w:rsidRPr="007477E8">
              <w:rPr>
                <w:rFonts w:ascii="Consolas" w:hAnsi="Consolas" w:cs="Consolas"/>
                <w:noProof w:val="0"/>
                <w:color w:val="000000"/>
                <w:kern w:val="0"/>
                <w:sz w:val="24"/>
                <w:szCs w:val="24"/>
                <w:lang w:val="en-US"/>
              </w:rPr>
              <w:t>3</w:t>
            </w:r>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PRIMARY</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KEY</w:t>
            </w:r>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8000"/>
                <w:kern w:val="0"/>
                <w:sz w:val="24"/>
                <w:szCs w:val="24"/>
                <w:lang w:val="en-US"/>
              </w:rPr>
              <w:t>-- M01, M02, ...</w:t>
            </w:r>
          </w:p>
          <w:p w14:paraId="112D80CC"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name</w:t>
            </w:r>
            <w:r w:rsidRPr="007477E8">
              <w:rPr>
                <w:rFonts w:ascii="Consolas" w:hAnsi="Consolas" w:cs="Consolas"/>
                <w:noProof w:val="0"/>
                <w:color w:val="000000"/>
                <w:kern w:val="0"/>
                <w:sz w:val="24"/>
                <w:szCs w:val="24"/>
                <w:lang w:val="en-US"/>
              </w:rPr>
              <w:t xml:space="preserve"> </w:t>
            </w:r>
            <w:proofErr w:type="gramStart"/>
            <w:r w:rsidRPr="007477E8">
              <w:rPr>
                <w:rFonts w:ascii="Consolas" w:hAnsi="Consolas" w:cs="Consolas"/>
                <w:noProof w:val="0"/>
                <w:color w:val="0000FF"/>
                <w:kern w:val="0"/>
                <w:sz w:val="24"/>
                <w:szCs w:val="24"/>
                <w:lang w:val="en-US"/>
              </w:rPr>
              <w:t>NVARCHAR</w:t>
            </w:r>
            <w:r w:rsidRPr="007477E8">
              <w:rPr>
                <w:rFonts w:ascii="Consolas" w:hAnsi="Consolas" w:cs="Consolas"/>
                <w:noProof w:val="0"/>
                <w:color w:val="808080"/>
                <w:kern w:val="0"/>
                <w:sz w:val="24"/>
                <w:szCs w:val="24"/>
                <w:lang w:val="en-US"/>
              </w:rPr>
              <w:t>(</w:t>
            </w:r>
            <w:proofErr w:type="gramEnd"/>
            <w:r w:rsidRPr="007477E8">
              <w:rPr>
                <w:rFonts w:ascii="Consolas" w:hAnsi="Consolas" w:cs="Consolas"/>
                <w:noProof w:val="0"/>
                <w:color w:val="FF00FF"/>
                <w:kern w:val="0"/>
                <w:sz w:val="24"/>
                <w:szCs w:val="24"/>
                <w:lang w:val="en-US"/>
              </w:rPr>
              <w:t>max</w:t>
            </w:r>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808080"/>
                <w:kern w:val="0"/>
                <w:sz w:val="24"/>
                <w:szCs w:val="24"/>
                <w:lang w:val="en-US"/>
              </w:rPr>
              <w:t>NOT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808080"/>
                <w:kern w:val="0"/>
                <w:sz w:val="24"/>
                <w:szCs w:val="24"/>
                <w:lang w:val="en-US"/>
              </w:rPr>
              <w:t>NULL</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 xml:space="preserve">CHECK </w:t>
            </w:r>
            <w:r w:rsidRPr="007477E8">
              <w:rPr>
                <w:rFonts w:ascii="Consolas" w:hAnsi="Consolas" w:cs="Consolas"/>
                <w:noProof w:val="0"/>
                <w:color w:val="808080"/>
                <w:kern w:val="0"/>
                <w:sz w:val="24"/>
                <w:szCs w:val="24"/>
                <w:lang w:val="en-US"/>
              </w:rPr>
              <w:t>(</w:t>
            </w:r>
            <w:r w:rsidRPr="007477E8">
              <w:rPr>
                <w:rFonts w:ascii="Consolas" w:hAnsi="Consolas" w:cs="Consolas"/>
                <w:noProof w:val="0"/>
                <w:color w:val="0000FF"/>
                <w:kern w:val="0"/>
                <w:sz w:val="24"/>
                <w:szCs w:val="24"/>
                <w:lang w:val="en-US"/>
              </w:rPr>
              <w:t>name</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FF0000"/>
                <w:kern w:val="0"/>
                <w:sz w:val="24"/>
                <w:szCs w:val="24"/>
                <w:lang w:val="en-US"/>
              </w:rPr>
              <w:t>''</w:t>
            </w:r>
            <w:r w:rsidRPr="007477E8">
              <w:rPr>
                <w:rFonts w:ascii="Consolas" w:hAnsi="Consolas" w:cs="Consolas"/>
                <w:noProof w:val="0"/>
                <w:color w:val="808080"/>
                <w:kern w:val="0"/>
                <w:sz w:val="24"/>
                <w:szCs w:val="24"/>
                <w:lang w:val="en-US"/>
              </w:rPr>
              <w:t>),</w:t>
            </w:r>
          </w:p>
          <w:p w14:paraId="19B2BAA6"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status</w:t>
            </w:r>
            <w:r w:rsidRPr="007477E8">
              <w:rPr>
                <w:rFonts w:ascii="Consolas" w:hAnsi="Consolas" w:cs="Consolas"/>
                <w:noProof w:val="0"/>
                <w:color w:val="000000"/>
                <w:kern w:val="0"/>
                <w:sz w:val="24"/>
                <w:szCs w:val="24"/>
                <w:lang w:val="en-US"/>
              </w:rPr>
              <w:t xml:space="preserve"> </w:t>
            </w:r>
            <w:proofErr w:type="gramStart"/>
            <w:r w:rsidRPr="007477E8">
              <w:rPr>
                <w:rFonts w:ascii="Consolas" w:hAnsi="Consolas" w:cs="Consolas"/>
                <w:noProof w:val="0"/>
                <w:color w:val="0000FF"/>
                <w:kern w:val="0"/>
                <w:sz w:val="24"/>
                <w:szCs w:val="24"/>
                <w:lang w:val="en-US"/>
              </w:rPr>
              <w:t>DECIMAL</w:t>
            </w:r>
            <w:r w:rsidRPr="007477E8">
              <w:rPr>
                <w:rFonts w:ascii="Consolas" w:hAnsi="Consolas" w:cs="Consolas"/>
                <w:noProof w:val="0"/>
                <w:color w:val="808080"/>
                <w:kern w:val="0"/>
                <w:sz w:val="24"/>
                <w:szCs w:val="24"/>
                <w:lang w:val="en-US"/>
              </w:rPr>
              <w:t>(</w:t>
            </w:r>
            <w:proofErr w:type="gramEnd"/>
            <w:r w:rsidRPr="007477E8">
              <w:rPr>
                <w:rFonts w:ascii="Consolas" w:hAnsi="Consolas" w:cs="Consolas"/>
                <w:noProof w:val="0"/>
                <w:color w:val="000000"/>
                <w:kern w:val="0"/>
                <w:sz w:val="24"/>
                <w:szCs w:val="24"/>
                <w:lang w:val="en-US"/>
              </w:rPr>
              <w:t>10</w:t>
            </w:r>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2</w:t>
            </w:r>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808080"/>
                <w:kern w:val="0"/>
                <w:sz w:val="24"/>
                <w:szCs w:val="24"/>
                <w:lang w:val="en-US"/>
              </w:rPr>
              <w:t>NOT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808080"/>
                <w:kern w:val="0"/>
                <w:sz w:val="24"/>
                <w:szCs w:val="24"/>
                <w:lang w:val="en-US"/>
              </w:rPr>
              <w:t>NULL</w:t>
            </w:r>
          </w:p>
          <w:p w14:paraId="099366D5" w14:textId="78AF3B8B" w:rsidR="00834A52" w:rsidRPr="00354A29" w:rsidRDefault="007477E8" w:rsidP="007477E8">
            <w:pPr>
              <w:autoSpaceDE w:val="0"/>
              <w:autoSpaceDN w:val="0"/>
              <w:adjustRightInd w:val="0"/>
              <w:spacing w:line="276" w:lineRule="auto"/>
              <w:rPr>
                <w:rFonts w:ascii="Times New Roman" w:hAnsi="Times New Roman" w:cs="Times New Roman"/>
                <w:noProof w:val="0"/>
                <w:color w:val="000000"/>
                <w:kern w:val="0"/>
                <w:sz w:val="26"/>
                <w:szCs w:val="26"/>
              </w:rPr>
            </w:pPr>
            <w:r w:rsidRPr="007477E8">
              <w:rPr>
                <w:rFonts w:ascii="Consolas" w:hAnsi="Consolas" w:cs="Consolas"/>
                <w:noProof w:val="0"/>
                <w:color w:val="808080"/>
                <w:kern w:val="0"/>
                <w:sz w:val="24"/>
                <w:szCs w:val="24"/>
                <w:lang w:val="en-US"/>
              </w:rPr>
              <w:t>);</w:t>
            </w:r>
          </w:p>
        </w:tc>
      </w:tr>
    </w:tbl>
    <w:p w14:paraId="09CDB9AA" w14:textId="77777777" w:rsidR="006B26A2" w:rsidRPr="00354A29" w:rsidRDefault="006B26A2" w:rsidP="00CF53B3">
      <w:pPr>
        <w:spacing w:after="0" w:line="360" w:lineRule="auto"/>
        <w:rPr>
          <w:rFonts w:ascii="Times New Roman" w:hAnsi="Times New Roman" w:cs="Times New Roman"/>
          <w:sz w:val="28"/>
          <w:szCs w:val="28"/>
        </w:rPr>
      </w:pPr>
    </w:p>
    <w:p w14:paraId="37162F18" w14:textId="017857F1" w:rsidR="00834A52" w:rsidRPr="00354A29" w:rsidRDefault="00834A52" w:rsidP="00CF53B3">
      <w:pPr>
        <w:spacing w:after="0" w:line="360" w:lineRule="auto"/>
        <w:ind w:left="360"/>
        <w:rPr>
          <w:rFonts w:ascii="Times New Roman" w:hAnsi="Times New Roman" w:cs="Times New Roman"/>
          <w:b/>
          <w:bCs/>
          <w:i/>
          <w:iCs/>
          <w:sz w:val="28"/>
          <w:szCs w:val="28"/>
        </w:rPr>
      </w:pPr>
      <w:r w:rsidRPr="00354A29">
        <w:rPr>
          <w:rFonts w:ascii="Times New Roman" w:hAnsi="Times New Roman" w:cs="Times New Roman"/>
          <w:b/>
          <w:bCs/>
          <w:i/>
          <w:iCs/>
          <w:sz w:val="28"/>
          <w:szCs w:val="28"/>
        </w:rPr>
        <w:t xml:space="preserve">Bảng </w:t>
      </w:r>
      <w:r w:rsidR="007477E8">
        <w:rPr>
          <w:rFonts w:ascii="Times New Roman" w:hAnsi="Times New Roman" w:cs="Times New Roman"/>
          <w:b/>
          <w:bCs/>
          <w:i/>
          <w:iCs/>
          <w:sz w:val="28"/>
          <w:szCs w:val="28"/>
          <w:lang w:val="en-US"/>
        </w:rPr>
        <w:t>Sản phẩm</w:t>
      </w:r>
      <w:r w:rsidR="004A502C" w:rsidRPr="00354A29">
        <w:rPr>
          <w:rFonts w:ascii="Times New Roman" w:hAnsi="Times New Roman" w:cs="Times New Roman"/>
          <w:b/>
          <w:bCs/>
          <w:i/>
          <w:iCs/>
          <w:sz w:val="28"/>
          <w:szCs w:val="28"/>
        </w:rPr>
        <w:t xml:space="preserve"> – Nguyên vật liệu</w:t>
      </w:r>
    </w:p>
    <w:tbl>
      <w:tblPr>
        <w:tblStyle w:val="TableGrid"/>
        <w:tblW w:w="0" w:type="auto"/>
        <w:tblInd w:w="360" w:type="dxa"/>
        <w:tblLook w:val="04A0" w:firstRow="1" w:lastRow="0" w:firstColumn="1" w:lastColumn="0" w:noHBand="0" w:noVBand="1"/>
      </w:tblPr>
      <w:tblGrid>
        <w:gridCol w:w="8656"/>
      </w:tblGrid>
      <w:tr w:rsidR="00834A52" w:rsidRPr="00354A29" w14:paraId="45C8710E" w14:textId="77777777" w:rsidTr="004F07DC">
        <w:tc>
          <w:tcPr>
            <w:tcW w:w="9350" w:type="dxa"/>
            <w:tcBorders>
              <w:top w:val="single" w:sz="4" w:space="0" w:color="auto"/>
              <w:left w:val="single" w:sz="4" w:space="0" w:color="auto"/>
              <w:bottom w:val="single" w:sz="4" w:space="0" w:color="auto"/>
              <w:right w:val="single" w:sz="4" w:space="0" w:color="auto"/>
            </w:tcBorders>
            <w:hideMark/>
          </w:tcPr>
          <w:p w14:paraId="0F4FDE0C"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FF"/>
                <w:kern w:val="0"/>
                <w:sz w:val="24"/>
                <w:szCs w:val="24"/>
                <w:lang w:val="en-US"/>
              </w:rPr>
              <w:t>CREATE</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TABLE</w:t>
            </w:r>
            <w:r w:rsidRPr="007477E8">
              <w:rPr>
                <w:rFonts w:ascii="Consolas" w:hAnsi="Consolas" w:cs="Consolas"/>
                <w:noProof w:val="0"/>
                <w:color w:val="000000"/>
                <w:kern w:val="0"/>
                <w:sz w:val="24"/>
                <w:szCs w:val="24"/>
                <w:lang w:val="en-US"/>
              </w:rPr>
              <w:t xml:space="preserve"> </w:t>
            </w:r>
            <w:proofErr w:type="spellStart"/>
            <w:r w:rsidRPr="007477E8">
              <w:rPr>
                <w:rFonts w:ascii="Consolas" w:hAnsi="Consolas" w:cs="Consolas"/>
                <w:noProof w:val="0"/>
                <w:color w:val="000000"/>
                <w:kern w:val="0"/>
                <w:sz w:val="24"/>
                <w:szCs w:val="24"/>
                <w:lang w:val="en-US"/>
              </w:rPr>
              <w:t>Product_Material</w:t>
            </w:r>
            <w:proofErr w:type="spellEnd"/>
            <w:r w:rsidRPr="007477E8">
              <w:rPr>
                <w:rFonts w:ascii="Consolas" w:hAnsi="Consolas" w:cs="Consolas"/>
                <w:noProof w:val="0"/>
                <w:color w:val="0000FF"/>
                <w:kern w:val="0"/>
                <w:sz w:val="24"/>
                <w:szCs w:val="24"/>
                <w:lang w:val="en-US"/>
              </w:rPr>
              <w:t xml:space="preserve"> </w:t>
            </w:r>
            <w:r w:rsidRPr="007477E8">
              <w:rPr>
                <w:rFonts w:ascii="Consolas" w:hAnsi="Consolas" w:cs="Consolas"/>
                <w:noProof w:val="0"/>
                <w:color w:val="808080"/>
                <w:kern w:val="0"/>
                <w:sz w:val="24"/>
                <w:szCs w:val="24"/>
                <w:lang w:val="en-US"/>
              </w:rPr>
              <w:t>(</w:t>
            </w:r>
          </w:p>
          <w:p w14:paraId="060618BA"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00"/>
                <w:kern w:val="0"/>
                <w:sz w:val="24"/>
                <w:szCs w:val="24"/>
                <w:lang w:val="en-US"/>
              </w:rPr>
              <w:t xml:space="preserve">    </w:t>
            </w:r>
            <w:proofErr w:type="spellStart"/>
            <w:r w:rsidRPr="007477E8">
              <w:rPr>
                <w:rFonts w:ascii="Consolas" w:hAnsi="Consolas" w:cs="Consolas"/>
                <w:noProof w:val="0"/>
                <w:color w:val="000000"/>
                <w:kern w:val="0"/>
                <w:sz w:val="24"/>
                <w:szCs w:val="24"/>
                <w:lang w:val="en-US"/>
              </w:rPr>
              <w:t>productID</w:t>
            </w:r>
            <w:proofErr w:type="spellEnd"/>
            <w:r w:rsidRPr="007477E8">
              <w:rPr>
                <w:rFonts w:ascii="Consolas" w:hAnsi="Consolas" w:cs="Consolas"/>
                <w:noProof w:val="0"/>
                <w:color w:val="000000"/>
                <w:kern w:val="0"/>
                <w:sz w:val="24"/>
                <w:szCs w:val="24"/>
                <w:lang w:val="en-US"/>
              </w:rPr>
              <w:t xml:space="preserve"> </w:t>
            </w:r>
            <w:proofErr w:type="gramStart"/>
            <w:r w:rsidRPr="007477E8">
              <w:rPr>
                <w:rFonts w:ascii="Consolas" w:hAnsi="Consolas" w:cs="Consolas"/>
                <w:noProof w:val="0"/>
                <w:color w:val="0000FF"/>
                <w:kern w:val="0"/>
                <w:sz w:val="24"/>
                <w:szCs w:val="24"/>
                <w:lang w:val="en-US"/>
              </w:rPr>
              <w:t>VARCHAR</w:t>
            </w:r>
            <w:r w:rsidRPr="007477E8">
              <w:rPr>
                <w:rFonts w:ascii="Consolas" w:hAnsi="Consolas" w:cs="Consolas"/>
                <w:noProof w:val="0"/>
                <w:color w:val="808080"/>
                <w:kern w:val="0"/>
                <w:sz w:val="24"/>
                <w:szCs w:val="24"/>
                <w:lang w:val="en-US"/>
              </w:rPr>
              <w:t>(</w:t>
            </w:r>
            <w:proofErr w:type="gramEnd"/>
            <w:r w:rsidRPr="007477E8">
              <w:rPr>
                <w:rFonts w:ascii="Consolas" w:hAnsi="Consolas" w:cs="Consolas"/>
                <w:noProof w:val="0"/>
                <w:color w:val="000000"/>
                <w:kern w:val="0"/>
                <w:sz w:val="24"/>
                <w:szCs w:val="24"/>
                <w:lang w:val="en-US"/>
              </w:rPr>
              <w:t>3</w:t>
            </w:r>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808080"/>
                <w:kern w:val="0"/>
                <w:sz w:val="24"/>
                <w:szCs w:val="24"/>
                <w:lang w:val="en-US"/>
              </w:rPr>
              <w:t>NOT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808080"/>
                <w:kern w:val="0"/>
                <w:sz w:val="24"/>
                <w:szCs w:val="24"/>
                <w:lang w:val="en-US"/>
              </w:rPr>
              <w:t>NULL</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 xml:space="preserve">CHECK </w:t>
            </w:r>
            <w:r w:rsidRPr="007477E8">
              <w:rPr>
                <w:rFonts w:ascii="Consolas" w:hAnsi="Consolas" w:cs="Consolas"/>
                <w:noProof w:val="0"/>
                <w:color w:val="808080"/>
                <w:kern w:val="0"/>
                <w:sz w:val="24"/>
                <w:szCs w:val="24"/>
                <w:lang w:val="en-US"/>
              </w:rPr>
              <w:t>(</w:t>
            </w:r>
            <w:proofErr w:type="spellStart"/>
            <w:r w:rsidRPr="007477E8">
              <w:rPr>
                <w:rFonts w:ascii="Consolas" w:hAnsi="Consolas" w:cs="Consolas"/>
                <w:noProof w:val="0"/>
                <w:color w:val="000000"/>
                <w:kern w:val="0"/>
                <w:sz w:val="24"/>
                <w:szCs w:val="24"/>
                <w:lang w:val="en-US"/>
              </w:rPr>
              <w:t>productID</w:t>
            </w:r>
            <w:proofErr w:type="spellEnd"/>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FF0000"/>
                <w:kern w:val="0"/>
                <w:sz w:val="24"/>
                <w:szCs w:val="24"/>
                <w:lang w:val="en-US"/>
              </w:rPr>
              <w:t>''</w:t>
            </w:r>
            <w:r w:rsidRPr="007477E8">
              <w:rPr>
                <w:rFonts w:ascii="Consolas" w:hAnsi="Consolas" w:cs="Consolas"/>
                <w:noProof w:val="0"/>
                <w:color w:val="808080"/>
                <w:kern w:val="0"/>
                <w:sz w:val="24"/>
                <w:szCs w:val="24"/>
                <w:lang w:val="en-US"/>
              </w:rPr>
              <w:t>),</w:t>
            </w:r>
          </w:p>
          <w:p w14:paraId="32EF4B0C"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00"/>
                <w:kern w:val="0"/>
                <w:sz w:val="24"/>
                <w:szCs w:val="24"/>
                <w:lang w:val="en-US"/>
              </w:rPr>
              <w:t xml:space="preserve">    </w:t>
            </w:r>
            <w:proofErr w:type="spellStart"/>
            <w:r w:rsidRPr="007477E8">
              <w:rPr>
                <w:rFonts w:ascii="Consolas" w:hAnsi="Consolas" w:cs="Consolas"/>
                <w:noProof w:val="0"/>
                <w:color w:val="000000"/>
                <w:kern w:val="0"/>
                <w:sz w:val="24"/>
                <w:szCs w:val="24"/>
                <w:lang w:val="en-US"/>
              </w:rPr>
              <w:t>materialID</w:t>
            </w:r>
            <w:proofErr w:type="spellEnd"/>
            <w:r w:rsidRPr="007477E8">
              <w:rPr>
                <w:rFonts w:ascii="Consolas" w:hAnsi="Consolas" w:cs="Consolas"/>
                <w:noProof w:val="0"/>
                <w:color w:val="000000"/>
                <w:kern w:val="0"/>
                <w:sz w:val="24"/>
                <w:szCs w:val="24"/>
                <w:lang w:val="en-US"/>
              </w:rPr>
              <w:t xml:space="preserve"> </w:t>
            </w:r>
            <w:proofErr w:type="gramStart"/>
            <w:r w:rsidRPr="007477E8">
              <w:rPr>
                <w:rFonts w:ascii="Consolas" w:hAnsi="Consolas" w:cs="Consolas"/>
                <w:noProof w:val="0"/>
                <w:color w:val="0000FF"/>
                <w:kern w:val="0"/>
                <w:sz w:val="24"/>
                <w:szCs w:val="24"/>
                <w:lang w:val="en-US"/>
              </w:rPr>
              <w:t>VARCHAR</w:t>
            </w:r>
            <w:r w:rsidRPr="007477E8">
              <w:rPr>
                <w:rFonts w:ascii="Consolas" w:hAnsi="Consolas" w:cs="Consolas"/>
                <w:noProof w:val="0"/>
                <w:color w:val="808080"/>
                <w:kern w:val="0"/>
                <w:sz w:val="24"/>
                <w:szCs w:val="24"/>
                <w:lang w:val="en-US"/>
              </w:rPr>
              <w:t>(</w:t>
            </w:r>
            <w:proofErr w:type="gramEnd"/>
            <w:r w:rsidRPr="007477E8">
              <w:rPr>
                <w:rFonts w:ascii="Consolas" w:hAnsi="Consolas" w:cs="Consolas"/>
                <w:noProof w:val="0"/>
                <w:color w:val="000000"/>
                <w:kern w:val="0"/>
                <w:sz w:val="24"/>
                <w:szCs w:val="24"/>
                <w:lang w:val="en-US"/>
              </w:rPr>
              <w:t>3</w:t>
            </w:r>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808080"/>
                <w:kern w:val="0"/>
                <w:sz w:val="24"/>
                <w:szCs w:val="24"/>
                <w:lang w:val="en-US"/>
              </w:rPr>
              <w:t>NOT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808080"/>
                <w:kern w:val="0"/>
                <w:sz w:val="24"/>
                <w:szCs w:val="24"/>
                <w:lang w:val="en-US"/>
              </w:rPr>
              <w:t>NULL</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 xml:space="preserve">CHECK </w:t>
            </w:r>
            <w:r w:rsidRPr="007477E8">
              <w:rPr>
                <w:rFonts w:ascii="Consolas" w:hAnsi="Consolas" w:cs="Consolas"/>
                <w:noProof w:val="0"/>
                <w:color w:val="808080"/>
                <w:kern w:val="0"/>
                <w:sz w:val="24"/>
                <w:szCs w:val="24"/>
                <w:lang w:val="en-US"/>
              </w:rPr>
              <w:t>(</w:t>
            </w:r>
            <w:proofErr w:type="spellStart"/>
            <w:r w:rsidRPr="007477E8">
              <w:rPr>
                <w:rFonts w:ascii="Consolas" w:hAnsi="Consolas" w:cs="Consolas"/>
                <w:noProof w:val="0"/>
                <w:color w:val="000000"/>
                <w:kern w:val="0"/>
                <w:sz w:val="24"/>
                <w:szCs w:val="24"/>
                <w:lang w:val="en-US"/>
              </w:rPr>
              <w:t>materialID</w:t>
            </w:r>
            <w:proofErr w:type="spellEnd"/>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FF0000"/>
                <w:kern w:val="0"/>
                <w:sz w:val="24"/>
                <w:szCs w:val="24"/>
                <w:lang w:val="en-US"/>
              </w:rPr>
              <w:t>''</w:t>
            </w:r>
            <w:r w:rsidRPr="007477E8">
              <w:rPr>
                <w:rFonts w:ascii="Consolas" w:hAnsi="Consolas" w:cs="Consolas"/>
                <w:noProof w:val="0"/>
                <w:color w:val="808080"/>
                <w:kern w:val="0"/>
                <w:sz w:val="24"/>
                <w:szCs w:val="24"/>
                <w:lang w:val="en-US"/>
              </w:rPr>
              <w:t>),</w:t>
            </w:r>
          </w:p>
          <w:p w14:paraId="211EDD09"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00"/>
                <w:kern w:val="0"/>
                <w:sz w:val="24"/>
                <w:szCs w:val="24"/>
                <w:lang w:val="en-US"/>
              </w:rPr>
              <w:t xml:space="preserve">    quantity </w:t>
            </w:r>
            <w:r w:rsidRPr="007477E8">
              <w:rPr>
                <w:rFonts w:ascii="Consolas" w:hAnsi="Consolas" w:cs="Consolas"/>
                <w:noProof w:val="0"/>
                <w:color w:val="0000FF"/>
                <w:kern w:val="0"/>
                <w:sz w:val="24"/>
                <w:szCs w:val="24"/>
                <w:lang w:val="en-US"/>
              </w:rPr>
              <w:t>INT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808080"/>
                <w:kern w:val="0"/>
                <w:sz w:val="24"/>
                <w:szCs w:val="24"/>
                <w:lang w:val="en-US"/>
              </w:rPr>
              <w:t>NOT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808080"/>
                <w:kern w:val="0"/>
                <w:sz w:val="24"/>
                <w:szCs w:val="24"/>
                <w:lang w:val="en-US"/>
              </w:rPr>
              <w:t>NULL,</w:t>
            </w:r>
          </w:p>
          <w:p w14:paraId="3812554C"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FOREIGN</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 xml:space="preserve">KEY </w:t>
            </w:r>
            <w:r w:rsidRPr="007477E8">
              <w:rPr>
                <w:rFonts w:ascii="Consolas" w:hAnsi="Consolas" w:cs="Consolas"/>
                <w:noProof w:val="0"/>
                <w:color w:val="808080"/>
                <w:kern w:val="0"/>
                <w:sz w:val="24"/>
                <w:szCs w:val="24"/>
                <w:lang w:val="en-US"/>
              </w:rPr>
              <w:t>(</w:t>
            </w:r>
            <w:proofErr w:type="spellStart"/>
            <w:r w:rsidRPr="007477E8">
              <w:rPr>
                <w:rFonts w:ascii="Consolas" w:hAnsi="Consolas" w:cs="Consolas"/>
                <w:noProof w:val="0"/>
                <w:color w:val="000000"/>
                <w:kern w:val="0"/>
                <w:sz w:val="24"/>
                <w:szCs w:val="24"/>
                <w:lang w:val="en-US"/>
              </w:rPr>
              <w:t>productID</w:t>
            </w:r>
            <w:proofErr w:type="spellEnd"/>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REFERENCES</w:t>
            </w:r>
            <w:r w:rsidRPr="007477E8">
              <w:rPr>
                <w:rFonts w:ascii="Consolas" w:hAnsi="Consolas" w:cs="Consolas"/>
                <w:noProof w:val="0"/>
                <w:color w:val="000000"/>
                <w:kern w:val="0"/>
                <w:sz w:val="24"/>
                <w:szCs w:val="24"/>
                <w:lang w:val="en-US"/>
              </w:rPr>
              <w:t xml:space="preserve"> </w:t>
            </w:r>
            <w:proofErr w:type="gramStart"/>
            <w:r w:rsidRPr="007477E8">
              <w:rPr>
                <w:rFonts w:ascii="Consolas" w:hAnsi="Consolas" w:cs="Consolas"/>
                <w:noProof w:val="0"/>
                <w:color w:val="000000"/>
                <w:kern w:val="0"/>
                <w:sz w:val="24"/>
                <w:szCs w:val="24"/>
                <w:lang w:val="en-US"/>
              </w:rPr>
              <w:t>Product</w:t>
            </w:r>
            <w:r w:rsidRPr="007477E8">
              <w:rPr>
                <w:rFonts w:ascii="Consolas" w:hAnsi="Consolas" w:cs="Consolas"/>
                <w:noProof w:val="0"/>
                <w:color w:val="808080"/>
                <w:kern w:val="0"/>
                <w:sz w:val="24"/>
                <w:szCs w:val="24"/>
                <w:lang w:val="en-US"/>
              </w:rPr>
              <w:t>(</w:t>
            </w:r>
            <w:proofErr w:type="gramEnd"/>
            <w:r w:rsidRPr="007477E8">
              <w:rPr>
                <w:rFonts w:ascii="Consolas" w:hAnsi="Consolas" w:cs="Consolas"/>
                <w:noProof w:val="0"/>
                <w:color w:val="000000"/>
                <w:kern w:val="0"/>
                <w:sz w:val="24"/>
                <w:szCs w:val="24"/>
                <w:lang w:val="en-US"/>
              </w:rPr>
              <w:t>ID</w:t>
            </w:r>
            <w:r w:rsidRPr="007477E8">
              <w:rPr>
                <w:rFonts w:ascii="Consolas" w:hAnsi="Consolas" w:cs="Consolas"/>
                <w:noProof w:val="0"/>
                <w:color w:val="808080"/>
                <w:kern w:val="0"/>
                <w:sz w:val="24"/>
                <w:szCs w:val="24"/>
                <w:lang w:val="en-US"/>
              </w:rPr>
              <w:t>)</w:t>
            </w:r>
          </w:p>
          <w:p w14:paraId="325F12D6"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00"/>
                <w:kern w:val="0"/>
                <w:sz w:val="24"/>
                <w:szCs w:val="24"/>
                <w:lang w:val="en-US"/>
              </w:rPr>
              <w:tab/>
            </w:r>
            <w:r w:rsidRPr="007477E8">
              <w:rPr>
                <w:rFonts w:ascii="Consolas" w:hAnsi="Consolas" w:cs="Consolas"/>
                <w:noProof w:val="0"/>
                <w:color w:val="000000"/>
                <w:kern w:val="0"/>
                <w:sz w:val="24"/>
                <w:szCs w:val="24"/>
                <w:lang w:val="en-US"/>
              </w:rPr>
              <w:tab/>
            </w:r>
            <w:r w:rsidRPr="007477E8">
              <w:rPr>
                <w:rFonts w:ascii="Consolas" w:hAnsi="Consolas" w:cs="Consolas"/>
                <w:noProof w:val="0"/>
                <w:color w:val="0000FF"/>
                <w:kern w:val="0"/>
                <w:sz w:val="24"/>
                <w:szCs w:val="24"/>
                <w:lang w:val="en-US"/>
              </w:rPr>
              <w:t>ON</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FF00FF"/>
                <w:kern w:val="0"/>
                <w:sz w:val="24"/>
                <w:szCs w:val="24"/>
                <w:lang w:val="en-US"/>
              </w:rPr>
              <w:t>UPDATE</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CASCADE</w:t>
            </w:r>
            <w:r w:rsidRPr="007477E8">
              <w:rPr>
                <w:rFonts w:ascii="Consolas" w:hAnsi="Consolas" w:cs="Consolas"/>
                <w:noProof w:val="0"/>
                <w:color w:val="808080"/>
                <w:kern w:val="0"/>
                <w:sz w:val="24"/>
                <w:szCs w:val="24"/>
                <w:lang w:val="en-US"/>
              </w:rPr>
              <w:t>,</w:t>
            </w:r>
          </w:p>
          <w:p w14:paraId="04626780"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FOREIGN</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 xml:space="preserve">KEY </w:t>
            </w:r>
            <w:r w:rsidRPr="007477E8">
              <w:rPr>
                <w:rFonts w:ascii="Consolas" w:hAnsi="Consolas" w:cs="Consolas"/>
                <w:noProof w:val="0"/>
                <w:color w:val="808080"/>
                <w:kern w:val="0"/>
                <w:sz w:val="24"/>
                <w:szCs w:val="24"/>
                <w:lang w:val="en-US"/>
              </w:rPr>
              <w:t>(</w:t>
            </w:r>
            <w:proofErr w:type="spellStart"/>
            <w:r w:rsidRPr="007477E8">
              <w:rPr>
                <w:rFonts w:ascii="Consolas" w:hAnsi="Consolas" w:cs="Consolas"/>
                <w:noProof w:val="0"/>
                <w:color w:val="000000"/>
                <w:kern w:val="0"/>
                <w:sz w:val="24"/>
                <w:szCs w:val="24"/>
                <w:lang w:val="en-US"/>
              </w:rPr>
              <w:t>materialID</w:t>
            </w:r>
            <w:proofErr w:type="spellEnd"/>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REFERENCES</w:t>
            </w:r>
            <w:r w:rsidRPr="007477E8">
              <w:rPr>
                <w:rFonts w:ascii="Consolas" w:hAnsi="Consolas" w:cs="Consolas"/>
                <w:noProof w:val="0"/>
                <w:color w:val="000000"/>
                <w:kern w:val="0"/>
                <w:sz w:val="24"/>
                <w:szCs w:val="24"/>
                <w:lang w:val="en-US"/>
              </w:rPr>
              <w:t xml:space="preserve"> </w:t>
            </w:r>
            <w:proofErr w:type="gramStart"/>
            <w:r w:rsidRPr="007477E8">
              <w:rPr>
                <w:rFonts w:ascii="Consolas" w:hAnsi="Consolas" w:cs="Consolas"/>
                <w:noProof w:val="0"/>
                <w:color w:val="000000"/>
                <w:kern w:val="0"/>
                <w:sz w:val="24"/>
                <w:szCs w:val="24"/>
                <w:lang w:val="en-US"/>
              </w:rPr>
              <w:t>Material</w:t>
            </w:r>
            <w:r w:rsidRPr="007477E8">
              <w:rPr>
                <w:rFonts w:ascii="Consolas" w:hAnsi="Consolas" w:cs="Consolas"/>
                <w:noProof w:val="0"/>
                <w:color w:val="808080"/>
                <w:kern w:val="0"/>
                <w:sz w:val="24"/>
                <w:szCs w:val="24"/>
                <w:lang w:val="en-US"/>
              </w:rPr>
              <w:t>(</w:t>
            </w:r>
            <w:proofErr w:type="gramEnd"/>
            <w:r w:rsidRPr="007477E8">
              <w:rPr>
                <w:rFonts w:ascii="Consolas" w:hAnsi="Consolas" w:cs="Consolas"/>
                <w:noProof w:val="0"/>
                <w:color w:val="000000"/>
                <w:kern w:val="0"/>
                <w:sz w:val="24"/>
                <w:szCs w:val="24"/>
                <w:lang w:val="en-US"/>
              </w:rPr>
              <w:t>ID</w:t>
            </w:r>
            <w:r w:rsidRPr="007477E8">
              <w:rPr>
                <w:rFonts w:ascii="Consolas" w:hAnsi="Consolas" w:cs="Consolas"/>
                <w:noProof w:val="0"/>
                <w:color w:val="808080"/>
                <w:kern w:val="0"/>
                <w:sz w:val="24"/>
                <w:szCs w:val="24"/>
                <w:lang w:val="en-US"/>
              </w:rPr>
              <w:t>)</w:t>
            </w:r>
          </w:p>
          <w:p w14:paraId="4E293F1D"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00"/>
                <w:kern w:val="0"/>
                <w:sz w:val="24"/>
                <w:szCs w:val="24"/>
                <w:lang w:val="en-US"/>
              </w:rPr>
              <w:tab/>
            </w:r>
            <w:r w:rsidRPr="007477E8">
              <w:rPr>
                <w:rFonts w:ascii="Consolas" w:hAnsi="Consolas" w:cs="Consolas"/>
                <w:noProof w:val="0"/>
                <w:color w:val="000000"/>
                <w:kern w:val="0"/>
                <w:sz w:val="24"/>
                <w:szCs w:val="24"/>
                <w:lang w:val="en-US"/>
              </w:rPr>
              <w:tab/>
            </w:r>
            <w:r w:rsidRPr="007477E8">
              <w:rPr>
                <w:rFonts w:ascii="Consolas" w:hAnsi="Consolas" w:cs="Consolas"/>
                <w:noProof w:val="0"/>
                <w:color w:val="0000FF"/>
                <w:kern w:val="0"/>
                <w:sz w:val="24"/>
                <w:szCs w:val="24"/>
                <w:lang w:val="en-US"/>
              </w:rPr>
              <w:t>ON</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FF00FF"/>
                <w:kern w:val="0"/>
                <w:sz w:val="24"/>
                <w:szCs w:val="24"/>
                <w:lang w:val="en-US"/>
              </w:rPr>
              <w:t>UPDATE</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CASCADE</w:t>
            </w:r>
            <w:r w:rsidRPr="007477E8">
              <w:rPr>
                <w:rFonts w:ascii="Consolas" w:hAnsi="Consolas" w:cs="Consolas"/>
                <w:noProof w:val="0"/>
                <w:color w:val="808080"/>
                <w:kern w:val="0"/>
                <w:sz w:val="24"/>
                <w:szCs w:val="24"/>
                <w:lang w:val="en-US"/>
              </w:rPr>
              <w:t>,</w:t>
            </w:r>
          </w:p>
          <w:p w14:paraId="1F671C6B"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PRIMARY</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 xml:space="preserve">KEY </w:t>
            </w:r>
            <w:r w:rsidRPr="007477E8">
              <w:rPr>
                <w:rFonts w:ascii="Consolas" w:hAnsi="Consolas" w:cs="Consolas"/>
                <w:noProof w:val="0"/>
                <w:color w:val="808080"/>
                <w:kern w:val="0"/>
                <w:sz w:val="24"/>
                <w:szCs w:val="24"/>
                <w:lang w:val="en-US"/>
              </w:rPr>
              <w:t>(</w:t>
            </w:r>
            <w:proofErr w:type="spellStart"/>
            <w:r w:rsidRPr="007477E8">
              <w:rPr>
                <w:rFonts w:ascii="Consolas" w:hAnsi="Consolas" w:cs="Consolas"/>
                <w:noProof w:val="0"/>
                <w:color w:val="000000"/>
                <w:kern w:val="0"/>
                <w:sz w:val="24"/>
                <w:szCs w:val="24"/>
                <w:lang w:val="en-US"/>
              </w:rPr>
              <w:t>productID</w:t>
            </w:r>
            <w:proofErr w:type="spellEnd"/>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 xml:space="preserve"> </w:t>
            </w:r>
            <w:proofErr w:type="spellStart"/>
            <w:r w:rsidRPr="007477E8">
              <w:rPr>
                <w:rFonts w:ascii="Consolas" w:hAnsi="Consolas" w:cs="Consolas"/>
                <w:noProof w:val="0"/>
                <w:color w:val="000000"/>
                <w:kern w:val="0"/>
                <w:sz w:val="24"/>
                <w:szCs w:val="24"/>
                <w:lang w:val="en-US"/>
              </w:rPr>
              <w:t>materialID</w:t>
            </w:r>
            <w:proofErr w:type="spellEnd"/>
            <w:r w:rsidRPr="007477E8">
              <w:rPr>
                <w:rFonts w:ascii="Consolas" w:hAnsi="Consolas" w:cs="Consolas"/>
                <w:noProof w:val="0"/>
                <w:color w:val="808080"/>
                <w:kern w:val="0"/>
                <w:sz w:val="24"/>
                <w:szCs w:val="24"/>
                <w:lang w:val="en-US"/>
              </w:rPr>
              <w:t>)</w:t>
            </w:r>
          </w:p>
          <w:p w14:paraId="5C5BB8AB" w14:textId="51BA0964" w:rsidR="00834A52" w:rsidRPr="00354A29" w:rsidRDefault="007477E8" w:rsidP="007477E8">
            <w:pPr>
              <w:autoSpaceDE w:val="0"/>
              <w:autoSpaceDN w:val="0"/>
              <w:adjustRightInd w:val="0"/>
              <w:spacing w:line="276" w:lineRule="auto"/>
              <w:rPr>
                <w:rFonts w:ascii="Times New Roman" w:hAnsi="Times New Roman" w:cs="Times New Roman"/>
                <w:noProof w:val="0"/>
                <w:color w:val="000000"/>
                <w:kern w:val="0"/>
                <w:sz w:val="26"/>
                <w:szCs w:val="26"/>
              </w:rPr>
            </w:pPr>
            <w:r w:rsidRPr="007477E8">
              <w:rPr>
                <w:rFonts w:ascii="Consolas" w:hAnsi="Consolas" w:cs="Consolas"/>
                <w:noProof w:val="0"/>
                <w:color w:val="808080"/>
                <w:kern w:val="0"/>
                <w:sz w:val="24"/>
                <w:szCs w:val="24"/>
                <w:lang w:val="en-US"/>
              </w:rPr>
              <w:t>);</w:t>
            </w:r>
          </w:p>
        </w:tc>
      </w:tr>
    </w:tbl>
    <w:p w14:paraId="047E9CDD" w14:textId="34436ADD" w:rsidR="0065658D" w:rsidRPr="00354A29" w:rsidRDefault="0065658D" w:rsidP="003D7A79">
      <w:pPr>
        <w:spacing w:after="0" w:line="360" w:lineRule="auto"/>
        <w:rPr>
          <w:rFonts w:ascii="Times New Roman" w:hAnsi="Times New Roman" w:cs="Times New Roman"/>
          <w:b/>
          <w:bCs/>
          <w:i/>
          <w:iCs/>
          <w:sz w:val="28"/>
          <w:szCs w:val="28"/>
        </w:rPr>
      </w:pPr>
    </w:p>
    <w:p w14:paraId="0AB44BC1" w14:textId="47403002" w:rsidR="00834A52" w:rsidRPr="00354A29" w:rsidRDefault="00834A52" w:rsidP="00CF53B3">
      <w:pPr>
        <w:spacing w:after="0" w:line="360" w:lineRule="auto"/>
        <w:ind w:left="360"/>
        <w:rPr>
          <w:rFonts w:ascii="Times New Roman" w:hAnsi="Times New Roman" w:cs="Times New Roman"/>
          <w:b/>
          <w:bCs/>
          <w:i/>
          <w:iCs/>
          <w:sz w:val="28"/>
          <w:szCs w:val="28"/>
        </w:rPr>
      </w:pPr>
      <w:r w:rsidRPr="00354A29">
        <w:rPr>
          <w:rFonts w:ascii="Times New Roman" w:hAnsi="Times New Roman" w:cs="Times New Roman"/>
          <w:b/>
          <w:bCs/>
          <w:i/>
          <w:iCs/>
          <w:sz w:val="28"/>
          <w:szCs w:val="28"/>
        </w:rPr>
        <w:t xml:space="preserve">Bảng </w:t>
      </w:r>
      <w:r w:rsidR="008F3EA1" w:rsidRPr="00354A29">
        <w:rPr>
          <w:rFonts w:ascii="Times New Roman" w:hAnsi="Times New Roman" w:cs="Times New Roman"/>
          <w:b/>
          <w:bCs/>
          <w:i/>
          <w:iCs/>
          <w:sz w:val="28"/>
          <w:szCs w:val="28"/>
        </w:rPr>
        <w:t>phiếu nhập</w:t>
      </w:r>
    </w:p>
    <w:tbl>
      <w:tblPr>
        <w:tblStyle w:val="TableGrid"/>
        <w:tblW w:w="0" w:type="auto"/>
        <w:tblInd w:w="360" w:type="dxa"/>
        <w:tblLook w:val="04A0" w:firstRow="1" w:lastRow="0" w:firstColumn="1" w:lastColumn="0" w:noHBand="0" w:noVBand="1"/>
      </w:tblPr>
      <w:tblGrid>
        <w:gridCol w:w="8656"/>
      </w:tblGrid>
      <w:tr w:rsidR="00834A52" w:rsidRPr="00354A29" w14:paraId="09CEF2EC" w14:textId="77777777" w:rsidTr="004F07DC">
        <w:tc>
          <w:tcPr>
            <w:tcW w:w="9350" w:type="dxa"/>
            <w:tcBorders>
              <w:top w:val="single" w:sz="4" w:space="0" w:color="auto"/>
              <w:left w:val="single" w:sz="4" w:space="0" w:color="auto"/>
              <w:bottom w:val="single" w:sz="4" w:space="0" w:color="auto"/>
              <w:right w:val="single" w:sz="4" w:space="0" w:color="auto"/>
            </w:tcBorders>
            <w:hideMark/>
          </w:tcPr>
          <w:p w14:paraId="1435D54E"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FF"/>
                <w:kern w:val="0"/>
                <w:sz w:val="24"/>
                <w:szCs w:val="24"/>
                <w:lang w:val="en-US"/>
              </w:rPr>
              <w:t>CREATE</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TABLE</w:t>
            </w:r>
            <w:r w:rsidRPr="007477E8">
              <w:rPr>
                <w:rFonts w:ascii="Consolas" w:hAnsi="Consolas" w:cs="Consolas"/>
                <w:noProof w:val="0"/>
                <w:color w:val="000000"/>
                <w:kern w:val="0"/>
                <w:sz w:val="24"/>
                <w:szCs w:val="24"/>
                <w:lang w:val="en-US"/>
              </w:rPr>
              <w:t xml:space="preserve"> </w:t>
            </w:r>
            <w:proofErr w:type="spellStart"/>
            <w:r w:rsidRPr="007477E8">
              <w:rPr>
                <w:rFonts w:ascii="Consolas" w:hAnsi="Consolas" w:cs="Consolas"/>
                <w:noProof w:val="0"/>
                <w:color w:val="000000"/>
                <w:kern w:val="0"/>
                <w:sz w:val="24"/>
                <w:szCs w:val="24"/>
                <w:lang w:val="en-US"/>
              </w:rPr>
              <w:t>ReceiptNote</w:t>
            </w:r>
            <w:proofErr w:type="spellEnd"/>
            <w:r w:rsidRPr="007477E8">
              <w:rPr>
                <w:rFonts w:ascii="Consolas" w:hAnsi="Consolas" w:cs="Consolas"/>
                <w:noProof w:val="0"/>
                <w:color w:val="0000FF"/>
                <w:kern w:val="0"/>
                <w:sz w:val="24"/>
                <w:szCs w:val="24"/>
                <w:lang w:val="en-US"/>
              </w:rPr>
              <w:t xml:space="preserve"> </w:t>
            </w:r>
            <w:r w:rsidRPr="007477E8">
              <w:rPr>
                <w:rFonts w:ascii="Consolas" w:hAnsi="Consolas" w:cs="Consolas"/>
                <w:noProof w:val="0"/>
                <w:color w:val="808080"/>
                <w:kern w:val="0"/>
                <w:sz w:val="24"/>
                <w:szCs w:val="24"/>
                <w:lang w:val="en-US"/>
              </w:rPr>
              <w:t>(</w:t>
            </w:r>
          </w:p>
          <w:p w14:paraId="7044CEC6"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00"/>
                <w:kern w:val="0"/>
                <w:sz w:val="24"/>
                <w:szCs w:val="24"/>
                <w:lang w:val="en-US"/>
              </w:rPr>
              <w:t xml:space="preserve">    ID </w:t>
            </w:r>
            <w:proofErr w:type="gramStart"/>
            <w:r w:rsidRPr="007477E8">
              <w:rPr>
                <w:rFonts w:ascii="Consolas" w:hAnsi="Consolas" w:cs="Consolas"/>
                <w:noProof w:val="0"/>
                <w:color w:val="0000FF"/>
                <w:kern w:val="0"/>
                <w:sz w:val="24"/>
                <w:szCs w:val="24"/>
                <w:lang w:val="en-US"/>
              </w:rPr>
              <w:t>VARCHAR</w:t>
            </w:r>
            <w:r w:rsidRPr="007477E8">
              <w:rPr>
                <w:rFonts w:ascii="Consolas" w:hAnsi="Consolas" w:cs="Consolas"/>
                <w:noProof w:val="0"/>
                <w:color w:val="808080"/>
                <w:kern w:val="0"/>
                <w:sz w:val="24"/>
                <w:szCs w:val="24"/>
                <w:lang w:val="en-US"/>
              </w:rPr>
              <w:t>(</w:t>
            </w:r>
            <w:proofErr w:type="gramEnd"/>
            <w:r w:rsidRPr="007477E8">
              <w:rPr>
                <w:rFonts w:ascii="Consolas" w:hAnsi="Consolas" w:cs="Consolas"/>
                <w:noProof w:val="0"/>
                <w:color w:val="000000"/>
                <w:kern w:val="0"/>
                <w:sz w:val="24"/>
                <w:szCs w:val="24"/>
                <w:lang w:val="en-US"/>
              </w:rPr>
              <w:t>7</w:t>
            </w:r>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PRIMARY</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KEY</w:t>
            </w:r>
            <w:r w:rsidRPr="007477E8">
              <w:rPr>
                <w:rFonts w:ascii="Consolas" w:hAnsi="Consolas" w:cs="Consolas"/>
                <w:noProof w:val="0"/>
                <w:color w:val="808080"/>
                <w:kern w:val="0"/>
                <w:sz w:val="24"/>
                <w:szCs w:val="24"/>
                <w:lang w:val="en-US"/>
              </w:rPr>
              <w:t>,</w:t>
            </w:r>
          </w:p>
          <w:p w14:paraId="1ABD8009"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date</w:t>
            </w:r>
            <w:r w:rsidRPr="007477E8">
              <w:rPr>
                <w:rFonts w:ascii="Consolas" w:hAnsi="Consolas" w:cs="Consolas"/>
                <w:noProof w:val="0"/>
                <w:color w:val="000000"/>
                <w:kern w:val="0"/>
                <w:sz w:val="24"/>
                <w:szCs w:val="24"/>
                <w:lang w:val="en-US"/>
              </w:rPr>
              <w:t xml:space="preserve"> </w:t>
            </w:r>
            <w:proofErr w:type="spellStart"/>
            <w:r w:rsidRPr="007477E8">
              <w:rPr>
                <w:rFonts w:ascii="Consolas" w:hAnsi="Consolas" w:cs="Consolas"/>
                <w:noProof w:val="0"/>
                <w:color w:val="0000FF"/>
                <w:kern w:val="0"/>
                <w:sz w:val="24"/>
                <w:szCs w:val="24"/>
                <w:lang w:val="en-US"/>
              </w:rPr>
              <w:t>DATE</w:t>
            </w:r>
            <w:proofErr w:type="spellEnd"/>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808080"/>
                <w:kern w:val="0"/>
                <w:sz w:val="24"/>
                <w:szCs w:val="24"/>
                <w:lang w:val="en-US"/>
              </w:rPr>
              <w:t>NOT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808080"/>
                <w:kern w:val="0"/>
                <w:sz w:val="24"/>
                <w:szCs w:val="24"/>
                <w:lang w:val="en-US"/>
              </w:rPr>
              <w:t>NULL,</w:t>
            </w:r>
          </w:p>
          <w:p w14:paraId="72E5A7B7"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00"/>
                <w:kern w:val="0"/>
                <w:sz w:val="24"/>
                <w:szCs w:val="24"/>
                <w:lang w:val="en-US"/>
              </w:rPr>
              <w:t xml:space="preserve">    price </w:t>
            </w:r>
            <w:proofErr w:type="gramStart"/>
            <w:r w:rsidRPr="007477E8">
              <w:rPr>
                <w:rFonts w:ascii="Consolas" w:hAnsi="Consolas" w:cs="Consolas"/>
                <w:noProof w:val="0"/>
                <w:color w:val="0000FF"/>
                <w:kern w:val="0"/>
                <w:sz w:val="24"/>
                <w:szCs w:val="24"/>
                <w:lang w:val="en-US"/>
              </w:rPr>
              <w:t>DECIMAL</w:t>
            </w:r>
            <w:r w:rsidRPr="007477E8">
              <w:rPr>
                <w:rFonts w:ascii="Consolas" w:hAnsi="Consolas" w:cs="Consolas"/>
                <w:noProof w:val="0"/>
                <w:color w:val="808080"/>
                <w:kern w:val="0"/>
                <w:sz w:val="24"/>
                <w:szCs w:val="24"/>
                <w:lang w:val="en-US"/>
              </w:rPr>
              <w:t>(</w:t>
            </w:r>
            <w:proofErr w:type="gramEnd"/>
            <w:r w:rsidRPr="007477E8">
              <w:rPr>
                <w:rFonts w:ascii="Consolas" w:hAnsi="Consolas" w:cs="Consolas"/>
                <w:noProof w:val="0"/>
                <w:color w:val="000000"/>
                <w:kern w:val="0"/>
                <w:sz w:val="24"/>
                <w:szCs w:val="24"/>
                <w:lang w:val="en-US"/>
              </w:rPr>
              <w:t>10</w:t>
            </w:r>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 xml:space="preserve"> 2</w:t>
            </w:r>
            <w:r w:rsidRPr="007477E8">
              <w:rPr>
                <w:rFonts w:ascii="Consolas" w:hAnsi="Consolas" w:cs="Consolas"/>
                <w:noProof w:val="0"/>
                <w:color w:val="808080"/>
                <w:kern w:val="0"/>
                <w:sz w:val="24"/>
                <w:szCs w:val="24"/>
                <w:lang w:val="en-US"/>
              </w:rPr>
              <w:t>),</w:t>
            </w:r>
          </w:p>
          <w:p w14:paraId="6F601E80"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00"/>
                <w:kern w:val="0"/>
                <w:sz w:val="24"/>
                <w:szCs w:val="24"/>
                <w:lang w:val="en-US"/>
              </w:rPr>
              <w:t xml:space="preserve">    </w:t>
            </w:r>
            <w:proofErr w:type="spellStart"/>
            <w:r w:rsidRPr="007477E8">
              <w:rPr>
                <w:rFonts w:ascii="Consolas" w:hAnsi="Consolas" w:cs="Consolas"/>
                <w:noProof w:val="0"/>
                <w:color w:val="000000"/>
                <w:kern w:val="0"/>
                <w:sz w:val="24"/>
                <w:szCs w:val="24"/>
                <w:lang w:val="en-US"/>
              </w:rPr>
              <w:t>supplierID</w:t>
            </w:r>
            <w:proofErr w:type="spellEnd"/>
            <w:r w:rsidRPr="007477E8">
              <w:rPr>
                <w:rFonts w:ascii="Consolas" w:hAnsi="Consolas" w:cs="Consolas"/>
                <w:noProof w:val="0"/>
                <w:color w:val="000000"/>
                <w:kern w:val="0"/>
                <w:sz w:val="24"/>
                <w:szCs w:val="24"/>
                <w:lang w:val="en-US"/>
              </w:rPr>
              <w:t xml:space="preserve"> </w:t>
            </w:r>
            <w:proofErr w:type="gramStart"/>
            <w:r w:rsidRPr="007477E8">
              <w:rPr>
                <w:rFonts w:ascii="Consolas" w:hAnsi="Consolas" w:cs="Consolas"/>
                <w:noProof w:val="0"/>
                <w:color w:val="0000FF"/>
                <w:kern w:val="0"/>
                <w:sz w:val="24"/>
                <w:szCs w:val="24"/>
                <w:lang w:val="en-US"/>
              </w:rPr>
              <w:t>VARCHAR</w:t>
            </w:r>
            <w:r w:rsidRPr="007477E8">
              <w:rPr>
                <w:rFonts w:ascii="Consolas" w:hAnsi="Consolas" w:cs="Consolas"/>
                <w:noProof w:val="0"/>
                <w:color w:val="808080"/>
                <w:kern w:val="0"/>
                <w:sz w:val="24"/>
                <w:szCs w:val="24"/>
                <w:lang w:val="en-US"/>
              </w:rPr>
              <w:t>(</w:t>
            </w:r>
            <w:proofErr w:type="gramEnd"/>
            <w:r w:rsidRPr="007477E8">
              <w:rPr>
                <w:rFonts w:ascii="Consolas" w:hAnsi="Consolas" w:cs="Consolas"/>
                <w:noProof w:val="0"/>
                <w:color w:val="000000"/>
                <w:kern w:val="0"/>
                <w:sz w:val="24"/>
                <w:szCs w:val="24"/>
                <w:lang w:val="en-US"/>
              </w:rPr>
              <w:t>4</w:t>
            </w:r>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808080"/>
                <w:kern w:val="0"/>
                <w:sz w:val="24"/>
                <w:szCs w:val="24"/>
                <w:lang w:val="en-US"/>
              </w:rPr>
              <w:t>NOT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808080"/>
                <w:kern w:val="0"/>
                <w:sz w:val="24"/>
                <w:szCs w:val="24"/>
                <w:lang w:val="en-US"/>
              </w:rPr>
              <w:t>NULL,</w:t>
            </w:r>
          </w:p>
          <w:p w14:paraId="557EFAA0"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00"/>
                <w:kern w:val="0"/>
                <w:sz w:val="24"/>
                <w:szCs w:val="24"/>
                <w:lang w:val="en-US"/>
              </w:rPr>
              <w:t xml:space="preserve">    </w:t>
            </w:r>
            <w:proofErr w:type="spellStart"/>
            <w:r w:rsidRPr="007477E8">
              <w:rPr>
                <w:rFonts w:ascii="Consolas" w:hAnsi="Consolas" w:cs="Consolas"/>
                <w:noProof w:val="0"/>
                <w:color w:val="000000"/>
                <w:kern w:val="0"/>
                <w:sz w:val="24"/>
                <w:szCs w:val="24"/>
                <w:lang w:val="en-US"/>
              </w:rPr>
              <w:t>empID</w:t>
            </w:r>
            <w:proofErr w:type="spellEnd"/>
            <w:r w:rsidRPr="007477E8">
              <w:rPr>
                <w:rFonts w:ascii="Consolas" w:hAnsi="Consolas" w:cs="Consolas"/>
                <w:noProof w:val="0"/>
                <w:color w:val="000000"/>
                <w:kern w:val="0"/>
                <w:sz w:val="24"/>
                <w:szCs w:val="24"/>
                <w:lang w:val="en-US"/>
              </w:rPr>
              <w:t xml:space="preserve"> </w:t>
            </w:r>
            <w:proofErr w:type="gramStart"/>
            <w:r w:rsidRPr="007477E8">
              <w:rPr>
                <w:rFonts w:ascii="Consolas" w:hAnsi="Consolas" w:cs="Consolas"/>
                <w:noProof w:val="0"/>
                <w:color w:val="0000FF"/>
                <w:kern w:val="0"/>
                <w:sz w:val="24"/>
                <w:szCs w:val="24"/>
                <w:lang w:val="en-US"/>
              </w:rPr>
              <w:t>VARCHAR</w:t>
            </w:r>
            <w:r w:rsidRPr="007477E8">
              <w:rPr>
                <w:rFonts w:ascii="Consolas" w:hAnsi="Consolas" w:cs="Consolas"/>
                <w:noProof w:val="0"/>
                <w:color w:val="808080"/>
                <w:kern w:val="0"/>
                <w:sz w:val="24"/>
                <w:szCs w:val="24"/>
                <w:lang w:val="en-US"/>
              </w:rPr>
              <w:t>(</w:t>
            </w:r>
            <w:proofErr w:type="gramEnd"/>
            <w:r w:rsidRPr="007477E8">
              <w:rPr>
                <w:rFonts w:ascii="Consolas" w:hAnsi="Consolas" w:cs="Consolas"/>
                <w:noProof w:val="0"/>
                <w:color w:val="000000"/>
                <w:kern w:val="0"/>
                <w:sz w:val="24"/>
                <w:szCs w:val="24"/>
                <w:lang w:val="en-US"/>
              </w:rPr>
              <w:t>4</w:t>
            </w:r>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808080"/>
                <w:kern w:val="0"/>
                <w:sz w:val="24"/>
                <w:szCs w:val="24"/>
                <w:lang w:val="en-US"/>
              </w:rPr>
              <w:t>NOT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808080"/>
                <w:kern w:val="0"/>
                <w:sz w:val="24"/>
                <w:szCs w:val="24"/>
                <w:lang w:val="en-US"/>
              </w:rPr>
              <w:t>NULL,</w:t>
            </w:r>
          </w:p>
          <w:p w14:paraId="0361BC26"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FOREIGN</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 xml:space="preserve">KEY </w:t>
            </w:r>
            <w:r w:rsidRPr="007477E8">
              <w:rPr>
                <w:rFonts w:ascii="Consolas" w:hAnsi="Consolas" w:cs="Consolas"/>
                <w:noProof w:val="0"/>
                <w:color w:val="808080"/>
                <w:kern w:val="0"/>
                <w:sz w:val="24"/>
                <w:szCs w:val="24"/>
                <w:lang w:val="en-US"/>
              </w:rPr>
              <w:t>(</w:t>
            </w:r>
            <w:proofErr w:type="spellStart"/>
            <w:r w:rsidRPr="007477E8">
              <w:rPr>
                <w:rFonts w:ascii="Consolas" w:hAnsi="Consolas" w:cs="Consolas"/>
                <w:noProof w:val="0"/>
                <w:color w:val="000000"/>
                <w:kern w:val="0"/>
                <w:sz w:val="24"/>
                <w:szCs w:val="24"/>
                <w:lang w:val="en-US"/>
              </w:rPr>
              <w:t>supplierID</w:t>
            </w:r>
            <w:proofErr w:type="spellEnd"/>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REFERENCES</w:t>
            </w:r>
            <w:r w:rsidRPr="007477E8">
              <w:rPr>
                <w:rFonts w:ascii="Consolas" w:hAnsi="Consolas" w:cs="Consolas"/>
                <w:noProof w:val="0"/>
                <w:color w:val="000000"/>
                <w:kern w:val="0"/>
                <w:sz w:val="24"/>
                <w:szCs w:val="24"/>
                <w:lang w:val="en-US"/>
              </w:rPr>
              <w:t xml:space="preserve"> </w:t>
            </w:r>
            <w:proofErr w:type="gramStart"/>
            <w:r w:rsidRPr="007477E8">
              <w:rPr>
                <w:rFonts w:ascii="Consolas" w:hAnsi="Consolas" w:cs="Consolas"/>
                <w:noProof w:val="0"/>
                <w:color w:val="000000"/>
                <w:kern w:val="0"/>
                <w:sz w:val="24"/>
                <w:szCs w:val="24"/>
                <w:lang w:val="en-US"/>
              </w:rPr>
              <w:t>Supplier</w:t>
            </w:r>
            <w:r w:rsidRPr="007477E8">
              <w:rPr>
                <w:rFonts w:ascii="Consolas" w:hAnsi="Consolas" w:cs="Consolas"/>
                <w:noProof w:val="0"/>
                <w:color w:val="808080"/>
                <w:kern w:val="0"/>
                <w:sz w:val="24"/>
                <w:szCs w:val="24"/>
                <w:lang w:val="en-US"/>
              </w:rPr>
              <w:t>(</w:t>
            </w:r>
            <w:proofErr w:type="gramEnd"/>
            <w:r w:rsidRPr="007477E8">
              <w:rPr>
                <w:rFonts w:ascii="Consolas" w:hAnsi="Consolas" w:cs="Consolas"/>
                <w:noProof w:val="0"/>
                <w:color w:val="000000"/>
                <w:kern w:val="0"/>
                <w:sz w:val="24"/>
                <w:szCs w:val="24"/>
                <w:lang w:val="en-US"/>
              </w:rPr>
              <w:t>ID</w:t>
            </w:r>
            <w:r w:rsidRPr="007477E8">
              <w:rPr>
                <w:rFonts w:ascii="Consolas" w:hAnsi="Consolas" w:cs="Consolas"/>
                <w:noProof w:val="0"/>
                <w:color w:val="808080"/>
                <w:kern w:val="0"/>
                <w:sz w:val="24"/>
                <w:szCs w:val="24"/>
                <w:lang w:val="en-US"/>
              </w:rPr>
              <w:t>)</w:t>
            </w:r>
          </w:p>
          <w:p w14:paraId="577BA01F"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00"/>
                <w:kern w:val="0"/>
                <w:sz w:val="24"/>
                <w:szCs w:val="24"/>
                <w:lang w:val="en-US"/>
              </w:rPr>
              <w:tab/>
            </w:r>
            <w:r w:rsidRPr="007477E8">
              <w:rPr>
                <w:rFonts w:ascii="Consolas" w:hAnsi="Consolas" w:cs="Consolas"/>
                <w:noProof w:val="0"/>
                <w:color w:val="000000"/>
                <w:kern w:val="0"/>
                <w:sz w:val="24"/>
                <w:szCs w:val="24"/>
                <w:lang w:val="en-US"/>
              </w:rPr>
              <w:tab/>
            </w:r>
            <w:r w:rsidRPr="007477E8">
              <w:rPr>
                <w:rFonts w:ascii="Consolas" w:hAnsi="Consolas" w:cs="Consolas"/>
                <w:noProof w:val="0"/>
                <w:color w:val="0000FF"/>
                <w:kern w:val="0"/>
                <w:sz w:val="24"/>
                <w:szCs w:val="24"/>
                <w:lang w:val="en-US"/>
              </w:rPr>
              <w:t>ON</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FF00FF"/>
                <w:kern w:val="0"/>
                <w:sz w:val="24"/>
                <w:szCs w:val="24"/>
                <w:lang w:val="en-US"/>
              </w:rPr>
              <w:t>UPDATE</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CASCADE</w:t>
            </w:r>
            <w:r w:rsidRPr="007477E8">
              <w:rPr>
                <w:rFonts w:ascii="Consolas" w:hAnsi="Consolas" w:cs="Consolas"/>
                <w:noProof w:val="0"/>
                <w:color w:val="808080"/>
                <w:kern w:val="0"/>
                <w:sz w:val="24"/>
                <w:szCs w:val="24"/>
                <w:lang w:val="en-US"/>
              </w:rPr>
              <w:t>,</w:t>
            </w:r>
          </w:p>
          <w:p w14:paraId="3CBAA672"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FOREIGN</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 xml:space="preserve">KEY </w:t>
            </w:r>
            <w:r w:rsidRPr="007477E8">
              <w:rPr>
                <w:rFonts w:ascii="Consolas" w:hAnsi="Consolas" w:cs="Consolas"/>
                <w:noProof w:val="0"/>
                <w:color w:val="808080"/>
                <w:kern w:val="0"/>
                <w:sz w:val="24"/>
                <w:szCs w:val="24"/>
                <w:lang w:val="en-US"/>
              </w:rPr>
              <w:t>(</w:t>
            </w:r>
            <w:proofErr w:type="spellStart"/>
            <w:r w:rsidRPr="007477E8">
              <w:rPr>
                <w:rFonts w:ascii="Consolas" w:hAnsi="Consolas" w:cs="Consolas"/>
                <w:noProof w:val="0"/>
                <w:color w:val="000000"/>
                <w:kern w:val="0"/>
                <w:sz w:val="24"/>
                <w:szCs w:val="24"/>
                <w:lang w:val="en-US"/>
              </w:rPr>
              <w:t>empID</w:t>
            </w:r>
            <w:proofErr w:type="spellEnd"/>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REFERENCES</w:t>
            </w:r>
            <w:r w:rsidRPr="007477E8">
              <w:rPr>
                <w:rFonts w:ascii="Consolas" w:hAnsi="Consolas" w:cs="Consolas"/>
                <w:noProof w:val="0"/>
                <w:color w:val="000000"/>
                <w:kern w:val="0"/>
                <w:sz w:val="24"/>
                <w:szCs w:val="24"/>
                <w:lang w:val="en-US"/>
              </w:rPr>
              <w:t xml:space="preserve"> </w:t>
            </w:r>
            <w:proofErr w:type="gramStart"/>
            <w:r w:rsidRPr="007477E8">
              <w:rPr>
                <w:rFonts w:ascii="Consolas" w:hAnsi="Consolas" w:cs="Consolas"/>
                <w:noProof w:val="0"/>
                <w:color w:val="000000"/>
                <w:kern w:val="0"/>
                <w:sz w:val="24"/>
                <w:szCs w:val="24"/>
                <w:lang w:val="en-US"/>
              </w:rPr>
              <w:t>Employee</w:t>
            </w:r>
            <w:r w:rsidRPr="007477E8">
              <w:rPr>
                <w:rFonts w:ascii="Consolas" w:hAnsi="Consolas" w:cs="Consolas"/>
                <w:noProof w:val="0"/>
                <w:color w:val="808080"/>
                <w:kern w:val="0"/>
                <w:sz w:val="24"/>
                <w:szCs w:val="24"/>
                <w:lang w:val="en-US"/>
              </w:rPr>
              <w:t>(</w:t>
            </w:r>
            <w:proofErr w:type="gramEnd"/>
            <w:r w:rsidRPr="007477E8">
              <w:rPr>
                <w:rFonts w:ascii="Consolas" w:hAnsi="Consolas" w:cs="Consolas"/>
                <w:noProof w:val="0"/>
                <w:color w:val="000000"/>
                <w:kern w:val="0"/>
                <w:sz w:val="24"/>
                <w:szCs w:val="24"/>
                <w:lang w:val="en-US"/>
              </w:rPr>
              <w:t>ID</w:t>
            </w:r>
            <w:r w:rsidRPr="007477E8">
              <w:rPr>
                <w:rFonts w:ascii="Consolas" w:hAnsi="Consolas" w:cs="Consolas"/>
                <w:noProof w:val="0"/>
                <w:color w:val="808080"/>
                <w:kern w:val="0"/>
                <w:sz w:val="24"/>
                <w:szCs w:val="24"/>
                <w:lang w:val="en-US"/>
              </w:rPr>
              <w:t>)</w:t>
            </w:r>
          </w:p>
          <w:p w14:paraId="5F902D71"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00"/>
                <w:kern w:val="0"/>
                <w:sz w:val="24"/>
                <w:szCs w:val="24"/>
                <w:lang w:val="en-US"/>
              </w:rPr>
              <w:tab/>
            </w:r>
            <w:r w:rsidRPr="007477E8">
              <w:rPr>
                <w:rFonts w:ascii="Consolas" w:hAnsi="Consolas" w:cs="Consolas"/>
                <w:noProof w:val="0"/>
                <w:color w:val="000000"/>
                <w:kern w:val="0"/>
                <w:sz w:val="24"/>
                <w:szCs w:val="24"/>
                <w:lang w:val="en-US"/>
              </w:rPr>
              <w:tab/>
            </w:r>
            <w:r w:rsidRPr="007477E8">
              <w:rPr>
                <w:rFonts w:ascii="Consolas" w:hAnsi="Consolas" w:cs="Consolas"/>
                <w:noProof w:val="0"/>
                <w:color w:val="0000FF"/>
                <w:kern w:val="0"/>
                <w:sz w:val="24"/>
                <w:szCs w:val="24"/>
                <w:lang w:val="en-US"/>
              </w:rPr>
              <w:t>ON</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FF00FF"/>
                <w:kern w:val="0"/>
                <w:sz w:val="24"/>
                <w:szCs w:val="24"/>
                <w:lang w:val="en-US"/>
              </w:rPr>
              <w:t>UPDATE</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CASCADE</w:t>
            </w:r>
            <w:r w:rsidRPr="007477E8">
              <w:rPr>
                <w:rFonts w:ascii="Consolas" w:hAnsi="Consolas" w:cs="Consolas"/>
                <w:noProof w:val="0"/>
                <w:color w:val="808080"/>
                <w:kern w:val="0"/>
                <w:sz w:val="24"/>
                <w:szCs w:val="24"/>
                <w:lang w:val="en-US"/>
              </w:rPr>
              <w:t>,</w:t>
            </w:r>
          </w:p>
          <w:p w14:paraId="64A0D9C3" w14:textId="392C3393" w:rsidR="00834A52" w:rsidRPr="00354A29" w:rsidRDefault="007477E8" w:rsidP="007477E8">
            <w:pPr>
              <w:autoSpaceDE w:val="0"/>
              <w:autoSpaceDN w:val="0"/>
              <w:adjustRightInd w:val="0"/>
              <w:spacing w:line="276" w:lineRule="auto"/>
              <w:rPr>
                <w:rFonts w:ascii="Times New Roman" w:hAnsi="Times New Roman" w:cs="Times New Roman"/>
                <w:noProof w:val="0"/>
                <w:color w:val="000000"/>
                <w:kern w:val="0"/>
                <w:sz w:val="26"/>
                <w:szCs w:val="26"/>
              </w:rPr>
            </w:pPr>
            <w:r w:rsidRPr="007477E8">
              <w:rPr>
                <w:rFonts w:ascii="Consolas" w:hAnsi="Consolas" w:cs="Consolas"/>
                <w:noProof w:val="0"/>
                <w:color w:val="808080"/>
                <w:kern w:val="0"/>
                <w:sz w:val="24"/>
                <w:szCs w:val="24"/>
                <w:lang w:val="en-US"/>
              </w:rPr>
              <w:t>);</w:t>
            </w:r>
          </w:p>
        </w:tc>
      </w:tr>
    </w:tbl>
    <w:p w14:paraId="6CC2DD65" w14:textId="77777777" w:rsidR="00834A52" w:rsidRPr="00354A29" w:rsidRDefault="00834A52" w:rsidP="00CF53B3">
      <w:pPr>
        <w:spacing w:after="0" w:line="360" w:lineRule="auto"/>
        <w:rPr>
          <w:rFonts w:ascii="Times New Roman" w:hAnsi="Times New Roman" w:cs="Times New Roman"/>
          <w:sz w:val="28"/>
          <w:szCs w:val="28"/>
        </w:rPr>
      </w:pPr>
    </w:p>
    <w:p w14:paraId="3B6D6742" w14:textId="512F46CF" w:rsidR="003D2D89" w:rsidRPr="00354A29" w:rsidRDefault="003D2D89" w:rsidP="00CF53B3">
      <w:pPr>
        <w:spacing w:after="0" w:line="360" w:lineRule="auto"/>
        <w:ind w:left="360"/>
        <w:rPr>
          <w:rFonts w:ascii="Times New Roman" w:hAnsi="Times New Roman" w:cs="Times New Roman"/>
          <w:b/>
          <w:bCs/>
          <w:i/>
          <w:iCs/>
          <w:sz w:val="28"/>
          <w:szCs w:val="28"/>
        </w:rPr>
      </w:pPr>
      <w:r w:rsidRPr="00354A29">
        <w:rPr>
          <w:rFonts w:ascii="Times New Roman" w:hAnsi="Times New Roman" w:cs="Times New Roman"/>
          <w:b/>
          <w:bCs/>
          <w:i/>
          <w:iCs/>
          <w:sz w:val="28"/>
          <w:szCs w:val="28"/>
        </w:rPr>
        <w:t xml:space="preserve">Bảng chi tiết </w:t>
      </w:r>
      <w:r w:rsidR="00B53F23" w:rsidRPr="00354A29">
        <w:rPr>
          <w:rFonts w:ascii="Times New Roman" w:hAnsi="Times New Roman" w:cs="Times New Roman"/>
          <w:b/>
          <w:bCs/>
          <w:i/>
          <w:iCs/>
          <w:sz w:val="28"/>
          <w:szCs w:val="28"/>
        </w:rPr>
        <w:t>phiếu nhập</w:t>
      </w:r>
    </w:p>
    <w:tbl>
      <w:tblPr>
        <w:tblStyle w:val="TableGrid"/>
        <w:tblW w:w="0" w:type="auto"/>
        <w:tblInd w:w="360" w:type="dxa"/>
        <w:tblLook w:val="04A0" w:firstRow="1" w:lastRow="0" w:firstColumn="1" w:lastColumn="0" w:noHBand="0" w:noVBand="1"/>
      </w:tblPr>
      <w:tblGrid>
        <w:gridCol w:w="8656"/>
      </w:tblGrid>
      <w:tr w:rsidR="00C31DD9" w:rsidRPr="00354A29" w14:paraId="193EC01B" w14:textId="77777777" w:rsidTr="00C31DD9">
        <w:tc>
          <w:tcPr>
            <w:tcW w:w="8656" w:type="dxa"/>
            <w:tcBorders>
              <w:top w:val="single" w:sz="4" w:space="0" w:color="auto"/>
              <w:left w:val="single" w:sz="4" w:space="0" w:color="auto"/>
              <w:bottom w:val="single" w:sz="4" w:space="0" w:color="auto"/>
              <w:right w:val="single" w:sz="4" w:space="0" w:color="auto"/>
            </w:tcBorders>
            <w:hideMark/>
          </w:tcPr>
          <w:p w14:paraId="260B52D0"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FF"/>
                <w:kern w:val="0"/>
                <w:sz w:val="24"/>
                <w:szCs w:val="24"/>
                <w:lang w:val="en-US"/>
              </w:rPr>
              <w:t>CREATE</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TABLE</w:t>
            </w:r>
            <w:r w:rsidRPr="007477E8">
              <w:rPr>
                <w:rFonts w:ascii="Consolas" w:hAnsi="Consolas" w:cs="Consolas"/>
                <w:noProof w:val="0"/>
                <w:color w:val="000000"/>
                <w:kern w:val="0"/>
                <w:sz w:val="24"/>
                <w:szCs w:val="24"/>
                <w:lang w:val="en-US"/>
              </w:rPr>
              <w:t xml:space="preserve"> </w:t>
            </w:r>
            <w:proofErr w:type="spellStart"/>
            <w:r w:rsidRPr="007477E8">
              <w:rPr>
                <w:rFonts w:ascii="Consolas" w:hAnsi="Consolas" w:cs="Consolas"/>
                <w:noProof w:val="0"/>
                <w:color w:val="000000"/>
                <w:kern w:val="0"/>
                <w:sz w:val="24"/>
                <w:szCs w:val="24"/>
                <w:lang w:val="en-US"/>
              </w:rPr>
              <w:t>ReceiptNoteDetail</w:t>
            </w:r>
            <w:proofErr w:type="spellEnd"/>
            <w:r w:rsidRPr="007477E8">
              <w:rPr>
                <w:rFonts w:ascii="Consolas" w:hAnsi="Consolas" w:cs="Consolas"/>
                <w:noProof w:val="0"/>
                <w:color w:val="0000FF"/>
                <w:kern w:val="0"/>
                <w:sz w:val="24"/>
                <w:szCs w:val="24"/>
                <w:lang w:val="en-US"/>
              </w:rPr>
              <w:t xml:space="preserve"> </w:t>
            </w:r>
            <w:r w:rsidRPr="007477E8">
              <w:rPr>
                <w:rFonts w:ascii="Consolas" w:hAnsi="Consolas" w:cs="Consolas"/>
                <w:noProof w:val="0"/>
                <w:color w:val="808080"/>
                <w:kern w:val="0"/>
                <w:sz w:val="24"/>
                <w:szCs w:val="24"/>
                <w:lang w:val="en-US"/>
              </w:rPr>
              <w:t>(</w:t>
            </w:r>
          </w:p>
          <w:p w14:paraId="1B74CA29"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00"/>
                <w:kern w:val="0"/>
                <w:sz w:val="24"/>
                <w:szCs w:val="24"/>
                <w:lang w:val="en-US"/>
              </w:rPr>
              <w:t xml:space="preserve">    </w:t>
            </w:r>
            <w:proofErr w:type="spellStart"/>
            <w:r w:rsidRPr="007477E8">
              <w:rPr>
                <w:rFonts w:ascii="Consolas" w:hAnsi="Consolas" w:cs="Consolas"/>
                <w:noProof w:val="0"/>
                <w:color w:val="000000"/>
                <w:kern w:val="0"/>
                <w:sz w:val="24"/>
                <w:szCs w:val="24"/>
                <w:lang w:val="en-US"/>
              </w:rPr>
              <w:t>rNoteID</w:t>
            </w:r>
            <w:proofErr w:type="spellEnd"/>
            <w:r w:rsidRPr="007477E8">
              <w:rPr>
                <w:rFonts w:ascii="Consolas" w:hAnsi="Consolas" w:cs="Consolas"/>
                <w:noProof w:val="0"/>
                <w:color w:val="000000"/>
                <w:kern w:val="0"/>
                <w:sz w:val="24"/>
                <w:szCs w:val="24"/>
                <w:lang w:val="en-US"/>
              </w:rPr>
              <w:t xml:space="preserve"> </w:t>
            </w:r>
            <w:proofErr w:type="gramStart"/>
            <w:r w:rsidRPr="007477E8">
              <w:rPr>
                <w:rFonts w:ascii="Consolas" w:hAnsi="Consolas" w:cs="Consolas"/>
                <w:noProof w:val="0"/>
                <w:color w:val="0000FF"/>
                <w:kern w:val="0"/>
                <w:sz w:val="24"/>
                <w:szCs w:val="24"/>
                <w:lang w:val="en-US"/>
              </w:rPr>
              <w:t>VARCHAR</w:t>
            </w:r>
            <w:r w:rsidRPr="007477E8">
              <w:rPr>
                <w:rFonts w:ascii="Consolas" w:hAnsi="Consolas" w:cs="Consolas"/>
                <w:noProof w:val="0"/>
                <w:color w:val="808080"/>
                <w:kern w:val="0"/>
                <w:sz w:val="24"/>
                <w:szCs w:val="24"/>
                <w:lang w:val="en-US"/>
              </w:rPr>
              <w:t>(</w:t>
            </w:r>
            <w:proofErr w:type="gramEnd"/>
            <w:r w:rsidRPr="007477E8">
              <w:rPr>
                <w:rFonts w:ascii="Consolas" w:hAnsi="Consolas" w:cs="Consolas"/>
                <w:noProof w:val="0"/>
                <w:color w:val="000000"/>
                <w:kern w:val="0"/>
                <w:sz w:val="24"/>
                <w:szCs w:val="24"/>
                <w:lang w:val="en-US"/>
              </w:rPr>
              <w:t>7</w:t>
            </w:r>
            <w:r w:rsidRPr="007477E8">
              <w:rPr>
                <w:rFonts w:ascii="Consolas" w:hAnsi="Consolas" w:cs="Consolas"/>
                <w:noProof w:val="0"/>
                <w:color w:val="808080"/>
                <w:kern w:val="0"/>
                <w:sz w:val="24"/>
                <w:szCs w:val="24"/>
                <w:lang w:val="en-US"/>
              </w:rPr>
              <w:t>),</w:t>
            </w:r>
          </w:p>
          <w:p w14:paraId="6A7C3D24"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00"/>
                <w:kern w:val="0"/>
                <w:sz w:val="24"/>
                <w:szCs w:val="24"/>
                <w:lang w:val="en-US"/>
              </w:rPr>
              <w:t xml:space="preserve">    </w:t>
            </w:r>
            <w:proofErr w:type="spellStart"/>
            <w:r w:rsidRPr="007477E8">
              <w:rPr>
                <w:rFonts w:ascii="Consolas" w:hAnsi="Consolas" w:cs="Consolas"/>
                <w:noProof w:val="0"/>
                <w:color w:val="000000"/>
                <w:kern w:val="0"/>
                <w:sz w:val="24"/>
                <w:szCs w:val="24"/>
                <w:lang w:val="en-US"/>
              </w:rPr>
              <w:t>materialID</w:t>
            </w:r>
            <w:proofErr w:type="spellEnd"/>
            <w:r w:rsidRPr="007477E8">
              <w:rPr>
                <w:rFonts w:ascii="Consolas" w:hAnsi="Consolas" w:cs="Consolas"/>
                <w:noProof w:val="0"/>
                <w:color w:val="000000"/>
                <w:kern w:val="0"/>
                <w:sz w:val="24"/>
                <w:szCs w:val="24"/>
                <w:lang w:val="en-US"/>
              </w:rPr>
              <w:t xml:space="preserve"> </w:t>
            </w:r>
            <w:proofErr w:type="gramStart"/>
            <w:r w:rsidRPr="007477E8">
              <w:rPr>
                <w:rFonts w:ascii="Consolas" w:hAnsi="Consolas" w:cs="Consolas"/>
                <w:noProof w:val="0"/>
                <w:color w:val="0000FF"/>
                <w:kern w:val="0"/>
                <w:sz w:val="24"/>
                <w:szCs w:val="24"/>
                <w:lang w:val="en-US"/>
              </w:rPr>
              <w:t>VARCHAR</w:t>
            </w:r>
            <w:r w:rsidRPr="007477E8">
              <w:rPr>
                <w:rFonts w:ascii="Consolas" w:hAnsi="Consolas" w:cs="Consolas"/>
                <w:noProof w:val="0"/>
                <w:color w:val="808080"/>
                <w:kern w:val="0"/>
                <w:sz w:val="24"/>
                <w:szCs w:val="24"/>
                <w:lang w:val="en-US"/>
              </w:rPr>
              <w:t>(</w:t>
            </w:r>
            <w:proofErr w:type="gramEnd"/>
            <w:r w:rsidRPr="007477E8">
              <w:rPr>
                <w:rFonts w:ascii="Consolas" w:hAnsi="Consolas" w:cs="Consolas"/>
                <w:noProof w:val="0"/>
                <w:color w:val="000000"/>
                <w:kern w:val="0"/>
                <w:sz w:val="24"/>
                <w:szCs w:val="24"/>
                <w:lang w:val="en-US"/>
              </w:rPr>
              <w:t>3</w:t>
            </w:r>
            <w:r w:rsidRPr="007477E8">
              <w:rPr>
                <w:rFonts w:ascii="Consolas" w:hAnsi="Consolas" w:cs="Consolas"/>
                <w:noProof w:val="0"/>
                <w:color w:val="808080"/>
                <w:kern w:val="0"/>
                <w:sz w:val="24"/>
                <w:szCs w:val="24"/>
                <w:lang w:val="en-US"/>
              </w:rPr>
              <w:t>),</w:t>
            </w:r>
          </w:p>
          <w:p w14:paraId="3B427B66"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00"/>
                <w:kern w:val="0"/>
                <w:sz w:val="24"/>
                <w:szCs w:val="24"/>
                <w:lang w:val="en-US"/>
              </w:rPr>
              <w:t xml:space="preserve">    quantity </w:t>
            </w:r>
            <w:r w:rsidRPr="007477E8">
              <w:rPr>
                <w:rFonts w:ascii="Consolas" w:hAnsi="Consolas" w:cs="Consolas"/>
                <w:noProof w:val="0"/>
                <w:color w:val="0000FF"/>
                <w:kern w:val="0"/>
                <w:sz w:val="24"/>
                <w:szCs w:val="24"/>
                <w:lang w:val="en-US"/>
              </w:rPr>
              <w:t>INT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808080"/>
                <w:kern w:val="0"/>
                <w:sz w:val="24"/>
                <w:szCs w:val="24"/>
                <w:lang w:val="en-US"/>
              </w:rPr>
              <w:t>NOT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808080"/>
                <w:kern w:val="0"/>
                <w:sz w:val="24"/>
                <w:szCs w:val="24"/>
                <w:lang w:val="en-US"/>
              </w:rPr>
              <w:t>NULL</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 xml:space="preserve">CHECK </w:t>
            </w:r>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 xml:space="preserve">quantity </w:t>
            </w:r>
            <w:r w:rsidRPr="007477E8">
              <w:rPr>
                <w:rFonts w:ascii="Consolas" w:hAnsi="Consolas" w:cs="Consolas"/>
                <w:noProof w:val="0"/>
                <w:color w:val="808080"/>
                <w:kern w:val="0"/>
                <w:sz w:val="24"/>
                <w:szCs w:val="24"/>
                <w:lang w:val="en-US"/>
              </w:rPr>
              <w:t>&gt;</w:t>
            </w:r>
            <w:r w:rsidRPr="007477E8">
              <w:rPr>
                <w:rFonts w:ascii="Consolas" w:hAnsi="Consolas" w:cs="Consolas"/>
                <w:noProof w:val="0"/>
                <w:color w:val="000000"/>
                <w:kern w:val="0"/>
                <w:sz w:val="24"/>
                <w:szCs w:val="24"/>
                <w:lang w:val="en-US"/>
              </w:rPr>
              <w:t xml:space="preserve"> 0</w:t>
            </w:r>
            <w:r w:rsidRPr="007477E8">
              <w:rPr>
                <w:rFonts w:ascii="Consolas" w:hAnsi="Consolas" w:cs="Consolas"/>
                <w:noProof w:val="0"/>
                <w:color w:val="808080"/>
                <w:kern w:val="0"/>
                <w:sz w:val="24"/>
                <w:szCs w:val="24"/>
                <w:lang w:val="en-US"/>
              </w:rPr>
              <w:t>),</w:t>
            </w:r>
          </w:p>
          <w:p w14:paraId="0084D26C"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00"/>
                <w:kern w:val="0"/>
                <w:sz w:val="24"/>
                <w:szCs w:val="24"/>
                <w:lang w:val="en-US"/>
              </w:rPr>
              <w:t xml:space="preserve">    </w:t>
            </w:r>
            <w:proofErr w:type="spellStart"/>
            <w:r w:rsidRPr="007477E8">
              <w:rPr>
                <w:rFonts w:ascii="Consolas" w:hAnsi="Consolas" w:cs="Consolas"/>
                <w:noProof w:val="0"/>
                <w:color w:val="000000"/>
                <w:kern w:val="0"/>
                <w:sz w:val="24"/>
                <w:szCs w:val="24"/>
                <w:lang w:val="en-US"/>
              </w:rPr>
              <w:t>unitPrice</w:t>
            </w:r>
            <w:proofErr w:type="spellEnd"/>
            <w:r w:rsidRPr="007477E8">
              <w:rPr>
                <w:rFonts w:ascii="Consolas" w:hAnsi="Consolas" w:cs="Consolas"/>
                <w:noProof w:val="0"/>
                <w:color w:val="000000"/>
                <w:kern w:val="0"/>
                <w:sz w:val="24"/>
                <w:szCs w:val="24"/>
                <w:lang w:val="en-US"/>
              </w:rPr>
              <w:t xml:space="preserve"> </w:t>
            </w:r>
            <w:proofErr w:type="gramStart"/>
            <w:r w:rsidRPr="007477E8">
              <w:rPr>
                <w:rFonts w:ascii="Consolas" w:hAnsi="Consolas" w:cs="Consolas"/>
                <w:noProof w:val="0"/>
                <w:color w:val="0000FF"/>
                <w:kern w:val="0"/>
                <w:sz w:val="24"/>
                <w:szCs w:val="24"/>
                <w:lang w:val="en-US"/>
              </w:rPr>
              <w:t>DECIMAL</w:t>
            </w:r>
            <w:r w:rsidRPr="007477E8">
              <w:rPr>
                <w:rFonts w:ascii="Consolas" w:hAnsi="Consolas" w:cs="Consolas"/>
                <w:noProof w:val="0"/>
                <w:color w:val="808080"/>
                <w:kern w:val="0"/>
                <w:sz w:val="24"/>
                <w:szCs w:val="24"/>
                <w:lang w:val="en-US"/>
              </w:rPr>
              <w:t>(</w:t>
            </w:r>
            <w:proofErr w:type="gramEnd"/>
            <w:r w:rsidRPr="007477E8">
              <w:rPr>
                <w:rFonts w:ascii="Consolas" w:hAnsi="Consolas" w:cs="Consolas"/>
                <w:noProof w:val="0"/>
                <w:color w:val="000000"/>
                <w:kern w:val="0"/>
                <w:sz w:val="24"/>
                <w:szCs w:val="24"/>
                <w:lang w:val="en-US"/>
              </w:rPr>
              <w:t>10</w:t>
            </w:r>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 xml:space="preserve"> 2</w:t>
            </w:r>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808080"/>
                <w:kern w:val="0"/>
                <w:sz w:val="24"/>
                <w:szCs w:val="24"/>
                <w:lang w:val="en-US"/>
              </w:rPr>
              <w:t>NOT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808080"/>
                <w:kern w:val="0"/>
                <w:sz w:val="24"/>
                <w:szCs w:val="24"/>
                <w:lang w:val="en-US"/>
              </w:rPr>
              <w:t>NULL</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 xml:space="preserve">CHECK </w:t>
            </w:r>
            <w:r w:rsidRPr="007477E8">
              <w:rPr>
                <w:rFonts w:ascii="Consolas" w:hAnsi="Consolas" w:cs="Consolas"/>
                <w:noProof w:val="0"/>
                <w:color w:val="808080"/>
                <w:kern w:val="0"/>
                <w:sz w:val="24"/>
                <w:szCs w:val="24"/>
                <w:lang w:val="en-US"/>
              </w:rPr>
              <w:t>(</w:t>
            </w:r>
            <w:proofErr w:type="spellStart"/>
            <w:r w:rsidRPr="007477E8">
              <w:rPr>
                <w:rFonts w:ascii="Consolas" w:hAnsi="Consolas" w:cs="Consolas"/>
                <w:noProof w:val="0"/>
                <w:color w:val="000000"/>
                <w:kern w:val="0"/>
                <w:sz w:val="24"/>
                <w:szCs w:val="24"/>
                <w:lang w:val="en-US"/>
              </w:rPr>
              <w:t>unitPrice</w:t>
            </w:r>
            <w:proofErr w:type="spellEnd"/>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808080"/>
                <w:kern w:val="0"/>
                <w:sz w:val="24"/>
                <w:szCs w:val="24"/>
                <w:lang w:val="en-US"/>
              </w:rPr>
              <w:t>&gt;</w:t>
            </w:r>
            <w:r w:rsidRPr="007477E8">
              <w:rPr>
                <w:rFonts w:ascii="Consolas" w:hAnsi="Consolas" w:cs="Consolas"/>
                <w:noProof w:val="0"/>
                <w:color w:val="000000"/>
                <w:kern w:val="0"/>
                <w:sz w:val="24"/>
                <w:szCs w:val="24"/>
                <w:lang w:val="en-US"/>
              </w:rPr>
              <w:t xml:space="preserve"> 0</w:t>
            </w:r>
            <w:r w:rsidRPr="007477E8">
              <w:rPr>
                <w:rFonts w:ascii="Consolas" w:hAnsi="Consolas" w:cs="Consolas"/>
                <w:noProof w:val="0"/>
                <w:color w:val="808080"/>
                <w:kern w:val="0"/>
                <w:sz w:val="24"/>
                <w:szCs w:val="24"/>
                <w:lang w:val="en-US"/>
              </w:rPr>
              <w:t>),</w:t>
            </w:r>
          </w:p>
          <w:p w14:paraId="02892EF6"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FOREIGN</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 xml:space="preserve">KEY </w:t>
            </w:r>
            <w:r w:rsidRPr="007477E8">
              <w:rPr>
                <w:rFonts w:ascii="Consolas" w:hAnsi="Consolas" w:cs="Consolas"/>
                <w:noProof w:val="0"/>
                <w:color w:val="808080"/>
                <w:kern w:val="0"/>
                <w:sz w:val="24"/>
                <w:szCs w:val="24"/>
                <w:lang w:val="en-US"/>
              </w:rPr>
              <w:t>(</w:t>
            </w:r>
            <w:proofErr w:type="spellStart"/>
            <w:r w:rsidRPr="007477E8">
              <w:rPr>
                <w:rFonts w:ascii="Consolas" w:hAnsi="Consolas" w:cs="Consolas"/>
                <w:noProof w:val="0"/>
                <w:color w:val="000000"/>
                <w:kern w:val="0"/>
                <w:sz w:val="24"/>
                <w:szCs w:val="24"/>
                <w:lang w:val="en-US"/>
              </w:rPr>
              <w:t>rNoteID</w:t>
            </w:r>
            <w:proofErr w:type="spellEnd"/>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REFERENCES</w:t>
            </w:r>
            <w:r w:rsidRPr="007477E8">
              <w:rPr>
                <w:rFonts w:ascii="Consolas" w:hAnsi="Consolas" w:cs="Consolas"/>
                <w:noProof w:val="0"/>
                <w:color w:val="000000"/>
                <w:kern w:val="0"/>
                <w:sz w:val="24"/>
                <w:szCs w:val="24"/>
                <w:lang w:val="en-US"/>
              </w:rPr>
              <w:t xml:space="preserve"> </w:t>
            </w:r>
            <w:proofErr w:type="spellStart"/>
            <w:proofErr w:type="gramStart"/>
            <w:r w:rsidRPr="007477E8">
              <w:rPr>
                <w:rFonts w:ascii="Consolas" w:hAnsi="Consolas" w:cs="Consolas"/>
                <w:noProof w:val="0"/>
                <w:color w:val="000000"/>
                <w:kern w:val="0"/>
                <w:sz w:val="24"/>
                <w:szCs w:val="24"/>
                <w:lang w:val="en-US"/>
              </w:rPr>
              <w:t>ReceiptNote</w:t>
            </w:r>
            <w:proofErr w:type="spellEnd"/>
            <w:r w:rsidRPr="007477E8">
              <w:rPr>
                <w:rFonts w:ascii="Consolas" w:hAnsi="Consolas" w:cs="Consolas"/>
                <w:noProof w:val="0"/>
                <w:color w:val="808080"/>
                <w:kern w:val="0"/>
                <w:sz w:val="24"/>
                <w:szCs w:val="24"/>
                <w:lang w:val="en-US"/>
              </w:rPr>
              <w:t>(</w:t>
            </w:r>
            <w:proofErr w:type="gramEnd"/>
            <w:r w:rsidRPr="007477E8">
              <w:rPr>
                <w:rFonts w:ascii="Consolas" w:hAnsi="Consolas" w:cs="Consolas"/>
                <w:noProof w:val="0"/>
                <w:color w:val="000000"/>
                <w:kern w:val="0"/>
                <w:sz w:val="24"/>
                <w:szCs w:val="24"/>
                <w:lang w:val="en-US"/>
              </w:rPr>
              <w:t>ID</w:t>
            </w:r>
            <w:r w:rsidRPr="007477E8">
              <w:rPr>
                <w:rFonts w:ascii="Consolas" w:hAnsi="Consolas" w:cs="Consolas"/>
                <w:noProof w:val="0"/>
                <w:color w:val="808080"/>
                <w:kern w:val="0"/>
                <w:sz w:val="24"/>
                <w:szCs w:val="24"/>
                <w:lang w:val="en-US"/>
              </w:rPr>
              <w:t>)</w:t>
            </w:r>
          </w:p>
          <w:p w14:paraId="63DB4FE9"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00"/>
                <w:kern w:val="0"/>
                <w:sz w:val="24"/>
                <w:szCs w:val="24"/>
                <w:lang w:val="en-US"/>
              </w:rPr>
              <w:tab/>
            </w:r>
            <w:r w:rsidRPr="007477E8">
              <w:rPr>
                <w:rFonts w:ascii="Consolas" w:hAnsi="Consolas" w:cs="Consolas"/>
                <w:noProof w:val="0"/>
                <w:color w:val="000000"/>
                <w:kern w:val="0"/>
                <w:sz w:val="24"/>
                <w:szCs w:val="24"/>
                <w:lang w:val="en-US"/>
              </w:rPr>
              <w:tab/>
            </w:r>
            <w:r w:rsidRPr="007477E8">
              <w:rPr>
                <w:rFonts w:ascii="Consolas" w:hAnsi="Consolas" w:cs="Consolas"/>
                <w:noProof w:val="0"/>
                <w:color w:val="0000FF"/>
                <w:kern w:val="0"/>
                <w:sz w:val="24"/>
                <w:szCs w:val="24"/>
                <w:lang w:val="en-US"/>
              </w:rPr>
              <w:t>ON</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FF00FF"/>
                <w:kern w:val="0"/>
                <w:sz w:val="24"/>
                <w:szCs w:val="24"/>
                <w:lang w:val="en-US"/>
              </w:rPr>
              <w:t>UPDATE</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CASCADE</w:t>
            </w:r>
            <w:r w:rsidRPr="007477E8">
              <w:rPr>
                <w:rFonts w:ascii="Consolas" w:hAnsi="Consolas" w:cs="Consolas"/>
                <w:noProof w:val="0"/>
                <w:color w:val="808080"/>
                <w:kern w:val="0"/>
                <w:sz w:val="24"/>
                <w:szCs w:val="24"/>
                <w:lang w:val="en-US"/>
              </w:rPr>
              <w:t>,</w:t>
            </w:r>
          </w:p>
          <w:p w14:paraId="6F9579FD"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FOREIGN</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 xml:space="preserve">KEY </w:t>
            </w:r>
            <w:r w:rsidRPr="007477E8">
              <w:rPr>
                <w:rFonts w:ascii="Consolas" w:hAnsi="Consolas" w:cs="Consolas"/>
                <w:noProof w:val="0"/>
                <w:color w:val="808080"/>
                <w:kern w:val="0"/>
                <w:sz w:val="24"/>
                <w:szCs w:val="24"/>
                <w:lang w:val="en-US"/>
              </w:rPr>
              <w:t>(</w:t>
            </w:r>
            <w:proofErr w:type="spellStart"/>
            <w:r w:rsidRPr="007477E8">
              <w:rPr>
                <w:rFonts w:ascii="Consolas" w:hAnsi="Consolas" w:cs="Consolas"/>
                <w:noProof w:val="0"/>
                <w:color w:val="000000"/>
                <w:kern w:val="0"/>
                <w:sz w:val="24"/>
                <w:szCs w:val="24"/>
                <w:lang w:val="en-US"/>
              </w:rPr>
              <w:t>materialID</w:t>
            </w:r>
            <w:proofErr w:type="spellEnd"/>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REFERENCES</w:t>
            </w:r>
            <w:r w:rsidRPr="007477E8">
              <w:rPr>
                <w:rFonts w:ascii="Consolas" w:hAnsi="Consolas" w:cs="Consolas"/>
                <w:noProof w:val="0"/>
                <w:color w:val="000000"/>
                <w:kern w:val="0"/>
                <w:sz w:val="24"/>
                <w:szCs w:val="24"/>
                <w:lang w:val="en-US"/>
              </w:rPr>
              <w:t xml:space="preserve"> </w:t>
            </w:r>
            <w:proofErr w:type="gramStart"/>
            <w:r w:rsidRPr="007477E8">
              <w:rPr>
                <w:rFonts w:ascii="Consolas" w:hAnsi="Consolas" w:cs="Consolas"/>
                <w:noProof w:val="0"/>
                <w:color w:val="000000"/>
                <w:kern w:val="0"/>
                <w:sz w:val="24"/>
                <w:szCs w:val="24"/>
                <w:lang w:val="en-US"/>
              </w:rPr>
              <w:t>Material</w:t>
            </w:r>
            <w:r w:rsidRPr="007477E8">
              <w:rPr>
                <w:rFonts w:ascii="Consolas" w:hAnsi="Consolas" w:cs="Consolas"/>
                <w:noProof w:val="0"/>
                <w:color w:val="808080"/>
                <w:kern w:val="0"/>
                <w:sz w:val="24"/>
                <w:szCs w:val="24"/>
                <w:lang w:val="en-US"/>
              </w:rPr>
              <w:t>(</w:t>
            </w:r>
            <w:proofErr w:type="gramEnd"/>
            <w:r w:rsidRPr="007477E8">
              <w:rPr>
                <w:rFonts w:ascii="Consolas" w:hAnsi="Consolas" w:cs="Consolas"/>
                <w:noProof w:val="0"/>
                <w:color w:val="000000"/>
                <w:kern w:val="0"/>
                <w:sz w:val="24"/>
                <w:szCs w:val="24"/>
                <w:lang w:val="en-US"/>
              </w:rPr>
              <w:t>ID</w:t>
            </w:r>
            <w:r w:rsidRPr="007477E8">
              <w:rPr>
                <w:rFonts w:ascii="Consolas" w:hAnsi="Consolas" w:cs="Consolas"/>
                <w:noProof w:val="0"/>
                <w:color w:val="808080"/>
                <w:kern w:val="0"/>
                <w:sz w:val="24"/>
                <w:szCs w:val="24"/>
                <w:lang w:val="en-US"/>
              </w:rPr>
              <w:t>)</w:t>
            </w:r>
          </w:p>
          <w:p w14:paraId="5475D66B"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00"/>
                <w:kern w:val="0"/>
                <w:sz w:val="24"/>
                <w:szCs w:val="24"/>
                <w:lang w:val="en-US"/>
              </w:rPr>
              <w:tab/>
            </w:r>
            <w:r w:rsidRPr="007477E8">
              <w:rPr>
                <w:rFonts w:ascii="Consolas" w:hAnsi="Consolas" w:cs="Consolas"/>
                <w:noProof w:val="0"/>
                <w:color w:val="000000"/>
                <w:kern w:val="0"/>
                <w:sz w:val="24"/>
                <w:szCs w:val="24"/>
                <w:lang w:val="en-US"/>
              </w:rPr>
              <w:tab/>
            </w:r>
            <w:r w:rsidRPr="007477E8">
              <w:rPr>
                <w:rFonts w:ascii="Consolas" w:hAnsi="Consolas" w:cs="Consolas"/>
                <w:noProof w:val="0"/>
                <w:color w:val="0000FF"/>
                <w:kern w:val="0"/>
                <w:sz w:val="24"/>
                <w:szCs w:val="24"/>
                <w:lang w:val="en-US"/>
              </w:rPr>
              <w:t>ON</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FF00FF"/>
                <w:kern w:val="0"/>
                <w:sz w:val="24"/>
                <w:szCs w:val="24"/>
                <w:lang w:val="en-US"/>
              </w:rPr>
              <w:t>UPDATE</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CASCADE</w:t>
            </w:r>
            <w:r w:rsidRPr="007477E8">
              <w:rPr>
                <w:rFonts w:ascii="Consolas" w:hAnsi="Consolas" w:cs="Consolas"/>
                <w:noProof w:val="0"/>
                <w:color w:val="808080"/>
                <w:kern w:val="0"/>
                <w:sz w:val="24"/>
                <w:szCs w:val="24"/>
                <w:lang w:val="en-US"/>
              </w:rPr>
              <w:t>,</w:t>
            </w:r>
          </w:p>
          <w:p w14:paraId="47AFBC49" w14:textId="77777777" w:rsidR="007477E8" w:rsidRPr="007477E8" w:rsidRDefault="007477E8" w:rsidP="007477E8">
            <w:pPr>
              <w:autoSpaceDE w:val="0"/>
              <w:autoSpaceDN w:val="0"/>
              <w:adjustRightInd w:val="0"/>
              <w:spacing w:line="276" w:lineRule="auto"/>
              <w:rPr>
                <w:rFonts w:ascii="Consolas" w:hAnsi="Consolas" w:cs="Consolas"/>
                <w:noProof w:val="0"/>
                <w:color w:val="000000"/>
                <w:kern w:val="0"/>
                <w:sz w:val="24"/>
                <w:szCs w:val="24"/>
                <w:lang w:val="en-US"/>
              </w:rPr>
            </w:pP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PRIMARY</w:t>
            </w:r>
            <w:r w:rsidRPr="007477E8">
              <w:rPr>
                <w:rFonts w:ascii="Consolas" w:hAnsi="Consolas" w:cs="Consolas"/>
                <w:noProof w:val="0"/>
                <w:color w:val="000000"/>
                <w:kern w:val="0"/>
                <w:sz w:val="24"/>
                <w:szCs w:val="24"/>
                <w:lang w:val="en-US"/>
              </w:rPr>
              <w:t xml:space="preserve"> </w:t>
            </w:r>
            <w:r w:rsidRPr="007477E8">
              <w:rPr>
                <w:rFonts w:ascii="Consolas" w:hAnsi="Consolas" w:cs="Consolas"/>
                <w:noProof w:val="0"/>
                <w:color w:val="0000FF"/>
                <w:kern w:val="0"/>
                <w:sz w:val="24"/>
                <w:szCs w:val="24"/>
                <w:lang w:val="en-US"/>
              </w:rPr>
              <w:t xml:space="preserve">KEY </w:t>
            </w:r>
            <w:r w:rsidRPr="007477E8">
              <w:rPr>
                <w:rFonts w:ascii="Consolas" w:hAnsi="Consolas" w:cs="Consolas"/>
                <w:noProof w:val="0"/>
                <w:color w:val="808080"/>
                <w:kern w:val="0"/>
                <w:sz w:val="24"/>
                <w:szCs w:val="24"/>
                <w:lang w:val="en-US"/>
              </w:rPr>
              <w:t>(</w:t>
            </w:r>
            <w:proofErr w:type="spellStart"/>
            <w:r w:rsidRPr="007477E8">
              <w:rPr>
                <w:rFonts w:ascii="Consolas" w:hAnsi="Consolas" w:cs="Consolas"/>
                <w:noProof w:val="0"/>
                <w:color w:val="000000"/>
                <w:kern w:val="0"/>
                <w:sz w:val="24"/>
                <w:szCs w:val="24"/>
                <w:lang w:val="en-US"/>
              </w:rPr>
              <w:t>rNoteID</w:t>
            </w:r>
            <w:proofErr w:type="spellEnd"/>
            <w:r w:rsidRPr="007477E8">
              <w:rPr>
                <w:rFonts w:ascii="Consolas" w:hAnsi="Consolas" w:cs="Consolas"/>
                <w:noProof w:val="0"/>
                <w:color w:val="808080"/>
                <w:kern w:val="0"/>
                <w:sz w:val="24"/>
                <w:szCs w:val="24"/>
                <w:lang w:val="en-US"/>
              </w:rPr>
              <w:t>,</w:t>
            </w:r>
            <w:r w:rsidRPr="007477E8">
              <w:rPr>
                <w:rFonts w:ascii="Consolas" w:hAnsi="Consolas" w:cs="Consolas"/>
                <w:noProof w:val="0"/>
                <w:color w:val="000000"/>
                <w:kern w:val="0"/>
                <w:sz w:val="24"/>
                <w:szCs w:val="24"/>
                <w:lang w:val="en-US"/>
              </w:rPr>
              <w:t xml:space="preserve"> </w:t>
            </w:r>
            <w:proofErr w:type="spellStart"/>
            <w:r w:rsidRPr="007477E8">
              <w:rPr>
                <w:rFonts w:ascii="Consolas" w:hAnsi="Consolas" w:cs="Consolas"/>
                <w:noProof w:val="0"/>
                <w:color w:val="000000"/>
                <w:kern w:val="0"/>
                <w:sz w:val="24"/>
                <w:szCs w:val="24"/>
                <w:lang w:val="en-US"/>
              </w:rPr>
              <w:t>materialID</w:t>
            </w:r>
            <w:proofErr w:type="spellEnd"/>
            <w:r w:rsidRPr="007477E8">
              <w:rPr>
                <w:rFonts w:ascii="Consolas" w:hAnsi="Consolas" w:cs="Consolas"/>
                <w:noProof w:val="0"/>
                <w:color w:val="808080"/>
                <w:kern w:val="0"/>
                <w:sz w:val="24"/>
                <w:szCs w:val="24"/>
                <w:lang w:val="en-US"/>
              </w:rPr>
              <w:t>)</w:t>
            </w:r>
          </w:p>
          <w:p w14:paraId="546A9E10" w14:textId="3BD70833" w:rsidR="00C31DD9" w:rsidRPr="00354A29" w:rsidRDefault="007477E8" w:rsidP="007477E8">
            <w:pPr>
              <w:autoSpaceDE w:val="0"/>
              <w:autoSpaceDN w:val="0"/>
              <w:adjustRightInd w:val="0"/>
              <w:spacing w:line="276" w:lineRule="auto"/>
              <w:rPr>
                <w:rFonts w:ascii="Times New Roman" w:hAnsi="Times New Roman" w:cs="Times New Roman"/>
                <w:noProof w:val="0"/>
                <w:color w:val="808080"/>
                <w:kern w:val="0"/>
                <w:sz w:val="26"/>
                <w:szCs w:val="26"/>
              </w:rPr>
            </w:pPr>
            <w:r w:rsidRPr="007477E8">
              <w:rPr>
                <w:rFonts w:ascii="Consolas" w:hAnsi="Consolas" w:cs="Consolas"/>
                <w:noProof w:val="0"/>
                <w:color w:val="808080"/>
                <w:kern w:val="0"/>
                <w:sz w:val="24"/>
                <w:szCs w:val="24"/>
                <w:lang w:val="en-US"/>
              </w:rPr>
              <w:t>);</w:t>
            </w:r>
          </w:p>
        </w:tc>
      </w:tr>
    </w:tbl>
    <w:p w14:paraId="301352B6" w14:textId="77777777" w:rsidR="00AC49FA" w:rsidRDefault="00AC49FA" w:rsidP="00CF53B3">
      <w:pPr>
        <w:spacing w:after="0" w:line="360" w:lineRule="auto"/>
        <w:ind w:left="360"/>
        <w:rPr>
          <w:rFonts w:ascii="Times New Roman" w:hAnsi="Times New Roman" w:cs="Times New Roman"/>
          <w:b/>
          <w:bCs/>
          <w:i/>
          <w:iCs/>
          <w:sz w:val="28"/>
          <w:szCs w:val="28"/>
          <w:lang w:val="en-US"/>
        </w:rPr>
      </w:pPr>
    </w:p>
    <w:p w14:paraId="12EC91A9" w14:textId="61720F2E" w:rsidR="000A59ED" w:rsidRPr="006021C5" w:rsidRDefault="000A59ED" w:rsidP="000A59ED">
      <w:pPr>
        <w:spacing w:after="0" w:line="360" w:lineRule="auto"/>
        <w:ind w:left="360"/>
        <w:rPr>
          <w:rFonts w:ascii="Times New Roman" w:hAnsi="Times New Roman" w:cs="Times New Roman"/>
          <w:b/>
          <w:bCs/>
          <w:i/>
          <w:iCs/>
          <w:sz w:val="28"/>
          <w:szCs w:val="28"/>
          <w:lang w:val="en-US"/>
        </w:rPr>
      </w:pPr>
      <w:r w:rsidRPr="00354A29">
        <w:rPr>
          <w:rFonts w:ascii="Times New Roman" w:hAnsi="Times New Roman" w:cs="Times New Roman"/>
          <w:b/>
          <w:bCs/>
          <w:i/>
          <w:iCs/>
          <w:sz w:val="28"/>
          <w:szCs w:val="28"/>
        </w:rPr>
        <w:t xml:space="preserve">Bảng chi tiết </w:t>
      </w:r>
      <w:r w:rsidR="006021C5">
        <w:rPr>
          <w:rFonts w:ascii="Times New Roman" w:hAnsi="Times New Roman" w:cs="Times New Roman"/>
          <w:b/>
          <w:bCs/>
          <w:i/>
          <w:iCs/>
          <w:sz w:val="28"/>
          <w:szCs w:val="28"/>
          <w:lang w:val="en-US"/>
        </w:rPr>
        <w:t>vận chuyển</w:t>
      </w:r>
    </w:p>
    <w:tbl>
      <w:tblPr>
        <w:tblStyle w:val="TableGrid"/>
        <w:tblW w:w="0" w:type="auto"/>
        <w:tblInd w:w="360" w:type="dxa"/>
        <w:tblLook w:val="04A0" w:firstRow="1" w:lastRow="0" w:firstColumn="1" w:lastColumn="0" w:noHBand="0" w:noVBand="1"/>
      </w:tblPr>
      <w:tblGrid>
        <w:gridCol w:w="8656"/>
      </w:tblGrid>
      <w:tr w:rsidR="000A59ED" w:rsidRPr="000A59ED" w14:paraId="1EDEE22E" w14:textId="77777777" w:rsidTr="004F07DC">
        <w:tc>
          <w:tcPr>
            <w:tcW w:w="8656" w:type="dxa"/>
            <w:tcBorders>
              <w:top w:val="single" w:sz="4" w:space="0" w:color="auto"/>
              <w:left w:val="single" w:sz="4" w:space="0" w:color="auto"/>
              <w:bottom w:val="single" w:sz="4" w:space="0" w:color="auto"/>
              <w:right w:val="single" w:sz="4" w:space="0" w:color="auto"/>
            </w:tcBorders>
            <w:hideMark/>
          </w:tcPr>
          <w:p w14:paraId="0E0D116D" w14:textId="77777777" w:rsidR="006021C5" w:rsidRPr="006021C5" w:rsidRDefault="006021C5" w:rsidP="006021C5">
            <w:pPr>
              <w:autoSpaceDE w:val="0"/>
              <w:autoSpaceDN w:val="0"/>
              <w:adjustRightInd w:val="0"/>
              <w:spacing w:line="276" w:lineRule="auto"/>
              <w:rPr>
                <w:rFonts w:ascii="Consolas" w:hAnsi="Consolas" w:cs="Consolas"/>
                <w:noProof w:val="0"/>
                <w:color w:val="000000"/>
                <w:kern w:val="0"/>
                <w:sz w:val="24"/>
                <w:szCs w:val="24"/>
                <w:lang w:val="en-US"/>
              </w:rPr>
            </w:pPr>
            <w:r w:rsidRPr="006021C5">
              <w:rPr>
                <w:rFonts w:ascii="Consolas" w:hAnsi="Consolas" w:cs="Consolas"/>
                <w:noProof w:val="0"/>
                <w:color w:val="0000FF"/>
                <w:kern w:val="0"/>
                <w:sz w:val="24"/>
                <w:szCs w:val="24"/>
                <w:lang w:val="en-US"/>
              </w:rPr>
              <w:t>CREATE</w:t>
            </w:r>
            <w:r w:rsidRPr="006021C5">
              <w:rPr>
                <w:rFonts w:ascii="Consolas" w:hAnsi="Consolas" w:cs="Consolas"/>
                <w:noProof w:val="0"/>
                <w:color w:val="000000"/>
                <w:kern w:val="0"/>
                <w:sz w:val="24"/>
                <w:szCs w:val="24"/>
                <w:lang w:val="en-US"/>
              </w:rPr>
              <w:t xml:space="preserve"> </w:t>
            </w:r>
            <w:r w:rsidRPr="006021C5">
              <w:rPr>
                <w:rFonts w:ascii="Consolas" w:hAnsi="Consolas" w:cs="Consolas"/>
                <w:noProof w:val="0"/>
                <w:color w:val="0000FF"/>
                <w:kern w:val="0"/>
                <w:sz w:val="24"/>
                <w:szCs w:val="24"/>
                <w:lang w:val="en-US"/>
              </w:rPr>
              <w:t>TABLE</w:t>
            </w:r>
            <w:r w:rsidRPr="006021C5">
              <w:rPr>
                <w:rFonts w:ascii="Consolas" w:hAnsi="Consolas" w:cs="Consolas"/>
                <w:noProof w:val="0"/>
                <w:color w:val="000000"/>
                <w:kern w:val="0"/>
                <w:sz w:val="24"/>
                <w:szCs w:val="24"/>
                <w:lang w:val="en-US"/>
              </w:rPr>
              <w:t xml:space="preserve"> Delivery</w:t>
            </w:r>
            <w:r w:rsidRPr="006021C5">
              <w:rPr>
                <w:rFonts w:ascii="Consolas" w:hAnsi="Consolas" w:cs="Consolas"/>
                <w:noProof w:val="0"/>
                <w:color w:val="0000FF"/>
                <w:kern w:val="0"/>
                <w:sz w:val="24"/>
                <w:szCs w:val="24"/>
                <w:lang w:val="en-US"/>
              </w:rPr>
              <w:t xml:space="preserve"> </w:t>
            </w:r>
            <w:r w:rsidRPr="006021C5">
              <w:rPr>
                <w:rFonts w:ascii="Consolas" w:hAnsi="Consolas" w:cs="Consolas"/>
                <w:noProof w:val="0"/>
                <w:color w:val="808080"/>
                <w:kern w:val="0"/>
                <w:sz w:val="24"/>
                <w:szCs w:val="24"/>
                <w:lang w:val="en-US"/>
              </w:rPr>
              <w:t>(</w:t>
            </w:r>
          </w:p>
          <w:p w14:paraId="2662419D" w14:textId="77777777" w:rsidR="006021C5" w:rsidRPr="006021C5" w:rsidRDefault="006021C5" w:rsidP="006021C5">
            <w:pPr>
              <w:autoSpaceDE w:val="0"/>
              <w:autoSpaceDN w:val="0"/>
              <w:adjustRightInd w:val="0"/>
              <w:spacing w:line="276" w:lineRule="auto"/>
              <w:rPr>
                <w:rFonts w:ascii="Consolas" w:hAnsi="Consolas" w:cs="Consolas"/>
                <w:noProof w:val="0"/>
                <w:color w:val="000000"/>
                <w:kern w:val="0"/>
                <w:sz w:val="24"/>
                <w:szCs w:val="24"/>
                <w:lang w:val="en-US"/>
              </w:rPr>
            </w:pPr>
            <w:r w:rsidRPr="006021C5">
              <w:rPr>
                <w:rFonts w:ascii="Consolas" w:hAnsi="Consolas" w:cs="Consolas"/>
                <w:noProof w:val="0"/>
                <w:color w:val="000000"/>
                <w:kern w:val="0"/>
                <w:sz w:val="24"/>
                <w:szCs w:val="24"/>
                <w:lang w:val="en-US"/>
              </w:rPr>
              <w:tab/>
            </w:r>
            <w:proofErr w:type="spellStart"/>
            <w:r w:rsidRPr="006021C5">
              <w:rPr>
                <w:rFonts w:ascii="Consolas" w:hAnsi="Consolas" w:cs="Consolas"/>
                <w:noProof w:val="0"/>
                <w:color w:val="000000"/>
                <w:kern w:val="0"/>
                <w:sz w:val="24"/>
                <w:szCs w:val="24"/>
                <w:lang w:val="en-US"/>
              </w:rPr>
              <w:t>materialID</w:t>
            </w:r>
            <w:proofErr w:type="spellEnd"/>
            <w:r w:rsidRPr="006021C5">
              <w:rPr>
                <w:rFonts w:ascii="Consolas" w:hAnsi="Consolas" w:cs="Consolas"/>
                <w:noProof w:val="0"/>
                <w:color w:val="000000"/>
                <w:kern w:val="0"/>
                <w:sz w:val="24"/>
                <w:szCs w:val="24"/>
                <w:lang w:val="en-US"/>
              </w:rPr>
              <w:t xml:space="preserve"> </w:t>
            </w:r>
            <w:proofErr w:type="gramStart"/>
            <w:r w:rsidRPr="006021C5">
              <w:rPr>
                <w:rFonts w:ascii="Consolas" w:hAnsi="Consolas" w:cs="Consolas"/>
                <w:noProof w:val="0"/>
                <w:color w:val="0000FF"/>
                <w:kern w:val="0"/>
                <w:sz w:val="24"/>
                <w:szCs w:val="24"/>
                <w:lang w:val="en-US"/>
              </w:rPr>
              <w:t>VARCHAR</w:t>
            </w:r>
            <w:r w:rsidRPr="006021C5">
              <w:rPr>
                <w:rFonts w:ascii="Consolas" w:hAnsi="Consolas" w:cs="Consolas"/>
                <w:noProof w:val="0"/>
                <w:color w:val="808080"/>
                <w:kern w:val="0"/>
                <w:sz w:val="24"/>
                <w:szCs w:val="24"/>
                <w:lang w:val="en-US"/>
              </w:rPr>
              <w:t>(</w:t>
            </w:r>
            <w:proofErr w:type="gramEnd"/>
            <w:r w:rsidRPr="006021C5">
              <w:rPr>
                <w:rFonts w:ascii="Consolas" w:hAnsi="Consolas" w:cs="Consolas"/>
                <w:noProof w:val="0"/>
                <w:color w:val="000000"/>
                <w:kern w:val="0"/>
                <w:sz w:val="24"/>
                <w:szCs w:val="24"/>
                <w:lang w:val="en-US"/>
              </w:rPr>
              <w:t>3</w:t>
            </w:r>
            <w:r w:rsidRPr="006021C5">
              <w:rPr>
                <w:rFonts w:ascii="Consolas" w:hAnsi="Consolas" w:cs="Consolas"/>
                <w:noProof w:val="0"/>
                <w:color w:val="808080"/>
                <w:kern w:val="0"/>
                <w:sz w:val="24"/>
                <w:szCs w:val="24"/>
                <w:lang w:val="en-US"/>
              </w:rPr>
              <w:t>),</w:t>
            </w:r>
          </w:p>
          <w:p w14:paraId="227BF4A9" w14:textId="77777777" w:rsidR="006021C5" w:rsidRPr="006021C5" w:rsidRDefault="006021C5" w:rsidP="006021C5">
            <w:pPr>
              <w:autoSpaceDE w:val="0"/>
              <w:autoSpaceDN w:val="0"/>
              <w:adjustRightInd w:val="0"/>
              <w:spacing w:line="276" w:lineRule="auto"/>
              <w:rPr>
                <w:rFonts w:ascii="Consolas" w:hAnsi="Consolas" w:cs="Consolas"/>
                <w:noProof w:val="0"/>
                <w:color w:val="000000"/>
                <w:kern w:val="0"/>
                <w:sz w:val="24"/>
                <w:szCs w:val="24"/>
                <w:lang w:val="en-US"/>
              </w:rPr>
            </w:pPr>
            <w:r w:rsidRPr="006021C5">
              <w:rPr>
                <w:rFonts w:ascii="Consolas" w:hAnsi="Consolas" w:cs="Consolas"/>
                <w:noProof w:val="0"/>
                <w:color w:val="000000"/>
                <w:kern w:val="0"/>
                <w:sz w:val="24"/>
                <w:szCs w:val="24"/>
                <w:lang w:val="en-US"/>
              </w:rPr>
              <w:tab/>
            </w:r>
            <w:proofErr w:type="spellStart"/>
            <w:r w:rsidRPr="006021C5">
              <w:rPr>
                <w:rFonts w:ascii="Consolas" w:hAnsi="Consolas" w:cs="Consolas"/>
                <w:noProof w:val="0"/>
                <w:color w:val="000000"/>
                <w:kern w:val="0"/>
                <w:sz w:val="24"/>
                <w:szCs w:val="24"/>
                <w:lang w:val="en-US"/>
              </w:rPr>
              <w:t>supplierID</w:t>
            </w:r>
            <w:proofErr w:type="spellEnd"/>
            <w:r w:rsidRPr="006021C5">
              <w:rPr>
                <w:rFonts w:ascii="Consolas" w:hAnsi="Consolas" w:cs="Consolas"/>
                <w:noProof w:val="0"/>
                <w:color w:val="000000"/>
                <w:kern w:val="0"/>
                <w:sz w:val="24"/>
                <w:szCs w:val="24"/>
                <w:lang w:val="en-US"/>
              </w:rPr>
              <w:t xml:space="preserve"> </w:t>
            </w:r>
            <w:proofErr w:type="gramStart"/>
            <w:r w:rsidRPr="006021C5">
              <w:rPr>
                <w:rFonts w:ascii="Consolas" w:hAnsi="Consolas" w:cs="Consolas"/>
                <w:noProof w:val="0"/>
                <w:color w:val="0000FF"/>
                <w:kern w:val="0"/>
                <w:sz w:val="24"/>
                <w:szCs w:val="24"/>
                <w:lang w:val="en-US"/>
              </w:rPr>
              <w:t>VARCHAR</w:t>
            </w:r>
            <w:r w:rsidRPr="006021C5">
              <w:rPr>
                <w:rFonts w:ascii="Consolas" w:hAnsi="Consolas" w:cs="Consolas"/>
                <w:noProof w:val="0"/>
                <w:color w:val="808080"/>
                <w:kern w:val="0"/>
                <w:sz w:val="24"/>
                <w:szCs w:val="24"/>
                <w:lang w:val="en-US"/>
              </w:rPr>
              <w:t>(</w:t>
            </w:r>
            <w:proofErr w:type="gramEnd"/>
            <w:r w:rsidRPr="006021C5">
              <w:rPr>
                <w:rFonts w:ascii="Consolas" w:hAnsi="Consolas" w:cs="Consolas"/>
                <w:noProof w:val="0"/>
                <w:color w:val="000000"/>
                <w:kern w:val="0"/>
                <w:sz w:val="24"/>
                <w:szCs w:val="24"/>
                <w:lang w:val="en-US"/>
              </w:rPr>
              <w:t>4</w:t>
            </w:r>
            <w:r w:rsidRPr="006021C5">
              <w:rPr>
                <w:rFonts w:ascii="Consolas" w:hAnsi="Consolas" w:cs="Consolas"/>
                <w:noProof w:val="0"/>
                <w:color w:val="808080"/>
                <w:kern w:val="0"/>
                <w:sz w:val="24"/>
                <w:szCs w:val="24"/>
                <w:lang w:val="en-US"/>
              </w:rPr>
              <w:t>),</w:t>
            </w:r>
          </w:p>
          <w:p w14:paraId="0865BBF5" w14:textId="77777777" w:rsidR="006021C5" w:rsidRPr="006021C5" w:rsidRDefault="006021C5" w:rsidP="006021C5">
            <w:pPr>
              <w:autoSpaceDE w:val="0"/>
              <w:autoSpaceDN w:val="0"/>
              <w:adjustRightInd w:val="0"/>
              <w:spacing w:line="276" w:lineRule="auto"/>
              <w:rPr>
                <w:rFonts w:ascii="Consolas" w:hAnsi="Consolas" w:cs="Consolas"/>
                <w:noProof w:val="0"/>
                <w:color w:val="000000"/>
                <w:kern w:val="0"/>
                <w:sz w:val="24"/>
                <w:szCs w:val="24"/>
                <w:lang w:val="en-US"/>
              </w:rPr>
            </w:pPr>
            <w:r w:rsidRPr="006021C5">
              <w:rPr>
                <w:rFonts w:ascii="Consolas" w:hAnsi="Consolas" w:cs="Consolas"/>
                <w:noProof w:val="0"/>
                <w:color w:val="000000"/>
                <w:kern w:val="0"/>
                <w:sz w:val="24"/>
                <w:szCs w:val="24"/>
                <w:lang w:val="en-US"/>
              </w:rPr>
              <w:tab/>
            </w:r>
            <w:r w:rsidRPr="006021C5">
              <w:rPr>
                <w:rFonts w:ascii="Consolas" w:hAnsi="Consolas" w:cs="Consolas"/>
                <w:noProof w:val="0"/>
                <w:color w:val="0000FF"/>
                <w:kern w:val="0"/>
                <w:sz w:val="24"/>
                <w:szCs w:val="24"/>
                <w:lang w:val="en-US"/>
              </w:rPr>
              <w:t>FOREIGN</w:t>
            </w:r>
            <w:r w:rsidRPr="006021C5">
              <w:rPr>
                <w:rFonts w:ascii="Consolas" w:hAnsi="Consolas" w:cs="Consolas"/>
                <w:noProof w:val="0"/>
                <w:color w:val="000000"/>
                <w:kern w:val="0"/>
                <w:sz w:val="24"/>
                <w:szCs w:val="24"/>
                <w:lang w:val="en-US"/>
              </w:rPr>
              <w:t xml:space="preserve"> </w:t>
            </w:r>
            <w:r w:rsidRPr="006021C5">
              <w:rPr>
                <w:rFonts w:ascii="Consolas" w:hAnsi="Consolas" w:cs="Consolas"/>
                <w:noProof w:val="0"/>
                <w:color w:val="0000FF"/>
                <w:kern w:val="0"/>
                <w:sz w:val="24"/>
                <w:szCs w:val="24"/>
                <w:lang w:val="en-US"/>
              </w:rPr>
              <w:t xml:space="preserve">KEY </w:t>
            </w:r>
            <w:r w:rsidRPr="006021C5">
              <w:rPr>
                <w:rFonts w:ascii="Consolas" w:hAnsi="Consolas" w:cs="Consolas"/>
                <w:noProof w:val="0"/>
                <w:color w:val="808080"/>
                <w:kern w:val="0"/>
                <w:sz w:val="24"/>
                <w:szCs w:val="24"/>
                <w:lang w:val="en-US"/>
              </w:rPr>
              <w:t>(</w:t>
            </w:r>
            <w:proofErr w:type="spellStart"/>
            <w:r w:rsidRPr="006021C5">
              <w:rPr>
                <w:rFonts w:ascii="Consolas" w:hAnsi="Consolas" w:cs="Consolas"/>
                <w:noProof w:val="0"/>
                <w:color w:val="000000"/>
                <w:kern w:val="0"/>
                <w:sz w:val="24"/>
                <w:szCs w:val="24"/>
                <w:lang w:val="en-US"/>
              </w:rPr>
              <w:t>materialID</w:t>
            </w:r>
            <w:proofErr w:type="spellEnd"/>
            <w:r w:rsidRPr="006021C5">
              <w:rPr>
                <w:rFonts w:ascii="Consolas" w:hAnsi="Consolas" w:cs="Consolas"/>
                <w:noProof w:val="0"/>
                <w:color w:val="808080"/>
                <w:kern w:val="0"/>
                <w:sz w:val="24"/>
                <w:szCs w:val="24"/>
                <w:lang w:val="en-US"/>
              </w:rPr>
              <w:t>)</w:t>
            </w:r>
            <w:r w:rsidRPr="006021C5">
              <w:rPr>
                <w:rFonts w:ascii="Consolas" w:hAnsi="Consolas" w:cs="Consolas"/>
                <w:noProof w:val="0"/>
                <w:color w:val="000000"/>
                <w:kern w:val="0"/>
                <w:sz w:val="24"/>
                <w:szCs w:val="24"/>
                <w:lang w:val="en-US"/>
              </w:rPr>
              <w:t xml:space="preserve"> </w:t>
            </w:r>
            <w:r w:rsidRPr="006021C5">
              <w:rPr>
                <w:rFonts w:ascii="Consolas" w:hAnsi="Consolas" w:cs="Consolas"/>
                <w:noProof w:val="0"/>
                <w:color w:val="0000FF"/>
                <w:kern w:val="0"/>
                <w:sz w:val="24"/>
                <w:szCs w:val="24"/>
                <w:lang w:val="en-US"/>
              </w:rPr>
              <w:t>REFERENCES</w:t>
            </w:r>
            <w:r w:rsidRPr="006021C5">
              <w:rPr>
                <w:rFonts w:ascii="Consolas" w:hAnsi="Consolas" w:cs="Consolas"/>
                <w:noProof w:val="0"/>
                <w:color w:val="000000"/>
                <w:kern w:val="0"/>
                <w:sz w:val="24"/>
                <w:szCs w:val="24"/>
                <w:lang w:val="en-US"/>
              </w:rPr>
              <w:t xml:space="preserve"> </w:t>
            </w:r>
            <w:proofErr w:type="gramStart"/>
            <w:r w:rsidRPr="006021C5">
              <w:rPr>
                <w:rFonts w:ascii="Consolas" w:hAnsi="Consolas" w:cs="Consolas"/>
                <w:noProof w:val="0"/>
                <w:color w:val="000000"/>
                <w:kern w:val="0"/>
                <w:sz w:val="24"/>
                <w:szCs w:val="24"/>
                <w:lang w:val="en-US"/>
              </w:rPr>
              <w:t>Material</w:t>
            </w:r>
            <w:r w:rsidRPr="006021C5">
              <w:rPr>
                <w:rFonts w:ascii="Consolas" w:hAnsi="Consolas" w:cs="Consolas"/>
                <w:noProof w:val="0"/>
                <w:color w:val="808080"/>
                <w:kern w:val="0"/>
                <w:sz w:val="24"/>
                <w:szCs w:val="24"/>
                <w:lang w:val="en-US"/>
              </w:rPr>
              <w:t>(</w:t>
            </w:r>
            <w:proofErr w:type="gramEnd"/>
            <w:r w:rsidRPr="006021C5">
              <w:rPr>
                <w:rFonts w:ascii="Consolas" w:hAnsi="Consolas" w:cs="Consolas"/>
                <w:noProof w:val="0"/>
                <w:color w:val="000000"/>
                <w:kern w:val="0"/>
                <w:sz w:val="24"/>
                <w:szCs w:val="24"/>
                <w:lang w:val="en-US"/>
              </w:rPr>
              <w:t>ID</w:t>
            </w:r>
            <w:r w:rsidRPr="006021C5">
              <w:rPr>
                <w:rFonts w:ascii="Consolas" w:hAnsi="Consolas" w:cs="Consolas"/>
                <w:noProof w:val="0"/>
                <w:color w:val="808080"/>
                <w:kern w:val="0"/>
                <w:sz w:val="24"/>
                <w:szCs w:val="24"/>
                <w:lang w:val="en-US"/>
              </w:rPr>
              <w:t>)</w:t>
            </w:r>
          </w:p>
          <w:p w14:paraId="41E86133" w14:textId="77777777" w:rsidR="006021C5" w:rsidRPr="006021C5" w:rsidRDefault="006021C5" w:rsidP="006021C5">
            <w:pPr>
              <w:autoSpaceDE w:val="0"/>
              <w:autoSpaceDN w:val="0"/>
              <w:adjustRightInd w:val="0"/>
              <w:spacing w:line="276" w:lineRule="auto"/>
              <w:rPr>
                <w:rFonts w:ascii="Consolas" w:hAnsi="Consolas" w:cs="Consolas"/>
                <w:noProof w:val="0"/>
                <w:color w:val="000000"/>
                <w:kern w:val="0"/>
                <w:sz w:val="24"/>
                <w:szCs w:val="24"/>
                <w:lang w:val="en-US"/>
              </w:rPr>
            </w:pPr>
            <w:r w:rsidRPr="006021C5">
              <w:rPr>
                <w:rFonts w:ascii="Consolas" w:hAnsi="Consolas" w:cs="Consolas"/>
                <w:noProof w:val="0"/>
                <w:color w:val="000000"/>
                <w:kern w:val="0"/>
                <w:sz w:val="24"/>
                <w:szCs w:val="24"/>
                <w:lang w:val="en-US"/>
              </w:rPr>
              <w:tab/>
            </w:r>
            <w:r w:rsidRPr="006021C5">
              <w:rPr>
                <w:rFonts w:ascii="Consolas" w:hAnsi="Consolas" w:cs="Consolas"/>
                <w:noProof w:val="0"/>
                <w:color w:val="000000"/>
                <w:kern w:val="0"/>
                <w:sz w:val="24"/>
                <w:szCs w:val="24"/>
                <w:lang w:val="en-US"/>
              </w:rPr>
              <w:tab/>
            </w:r>
            <w:r w:rsidRPr="006021C5">
              <w:rPr>
                <w:rFonts w:ascii="Consolas" w:hAnsi="Consolas" w:cs="Consolas"/>
                <w:noProof w:val="0"/>
                <w:color w:val="0000FF"/>
                <w:kern w:val="0"/>
                <w:sz w:val="24"/>
                <w:szCs w:val="24"/>
                <w:lang w:val="en-US"/>
              </w:rPr>
              <w:t>ON</w:t>
            </w:r>
            <w:r w:rsidRPr="006021C5">
              <w:rPr>
                <w:rFonts w:ascii="Consolas" w:hAnsi="Consolas" w:cs="Consolas"/>
                <w:noProof w:val="0"/>
                <w:color w:val="000000"/>
                <w:kern w:val="0"/>
                <w:sz w:val="24"/>
                <w:szCs w:val="24"/>
                <w:lang w:val="en-US"/>
              </w:rPr>
              <w:t xml:space="preserve"> </w:t>
            </w:r>
            <w:r w:rsidRPr="006021C5">
              <w:rPr>
                <w:rFonts w:ascii="Consolas" w:hAnsi="Consolas" w:cs="Consolas"/>
                <w:noProof w:val="0"/>
                <w:color w:val="FF00FF"/>
                <w:kern w:val="0"/>
                <w:sz w:val="24"/>
                <w:szCs w:val="24"/>
                <w:lang w:val="en-US"/>
              </w:rPr>
              <w:t>UPDATE</w:t>
            </w:r>
            <w:r w:rsidRPr="006021C5">
              <w:rPr>
                <w:rFonts w:ascii="Consolas" w:hAnsi="Consolas" w:cs="Consolas"/>
                <w:noProof w:val="0"/>
                <w:color w:val="000000"/>
                <w:kern w:val="0"/>
                <w:sz w:val="24"/>
                <w:szCs w:val="24"/>
                <w:lang w:val="en-US"/>
              </w:rPr>
              <w:t xml:space="preserve"> </w:t>
            </w:r>
            <w:r w:rsidRPr="006021C5">
              <w:rPr>
                <w:rFonts w:ascii="Consolas" w:hAnsi="Consolas" w:cs="Consolas"/>
                <w:noProof w:val="0"/>
                <w:color w:val="0000FF"/>
                <w:kern w:val="0"/>
                <w:sz w:val="24"/>
                <w:szCs w:val="24"/>
                <w:lang w:val="en-US"/>
              </w:rPr>
              <w:t>CASCADE</w:t>
            </w:r>
            <w:r w:rsidRPr="006021C5">
              <w:rPr>
                <w:rFonts w:ascii="Consolas" w:hAnsi="Consolas" w:cs="Consolas"/>
                <w:noProof w:val="0"/>
                <w:color w:val="808080"/>
                <w:kern w:val="0"/>
                <w:sz w:val="24"/>
                <w:szCs w:val="24"/>
                <w:lang w:val="en-US"/>
              </w:rPr>
              <w:t>,</w:t>
            </w:r>
          </w:p>
          <w:p w14:paraId="0AE5A80A" w14:textId="77777777" w:rsidR="006021C5" w:rsidRPr="006021C5" w:rsidRDefault="006021C5" w:rsidP="006021C5">
            <w:pPr>
              <w:autoSpaceDE w:val="0"/>
              <w:autoSpaceDN w:val="0"/>
              <w:adjustRightInd w:val="0"/>
              <w:spacing w:line="276" w:lineRule="auto"/>
              <w:rPr>
                <w:rFonts w:ascii="Consolas" w:hAnsi="Consolas" w:cs="Consolas"/>
                <w:noProof w:val="0"/>
                <w:color w:val="000000"/>
                <w:kern w:val="0"/>
                <w:sz w:val="24"/>
                <w:szCs w:val="24"/>
                <w:lang w:val="en-US"/>
              </w:rPr>
            </w:pPr>
            <w:r w:rsidRPr="006021C5">
              <w:rPr>
                <w:rFonts w:ascii="Consolas" w:hAnsi="Consolas" w:cs="Consolas"/>
                <w:noProof w:val="0"/>
                <w:color w:val="000000"/>
                <w:kern w:val="0"/>
                <w:sz w:val="24"/>
                <w:szCs w:val="24"/>
                <w:lang w:val="en-US"/>
              </w:rPr>
              <w:t xml:space="preserve">    </w:t>
            </w:r>
            <w:r w:rsidRPr="006021C5">
              <w:rPr>
                <w:rFonts w:ascii="Consolas" w:hAnsi="Consolas" w:cs="Consolas"/>
                <w:noProof w:val="0"/>
                <w:color w:val="0000FF"/>
                <w:kern w:val="0"/>
                <w:sz w:val="24"/>
                <w:szCs w:val="24"/>
                <w:lang w:val="en-US"/>
              </w:rPr>
              <w:t>FOREIGN</w:t>
            </w:r>
            <w:r w:rsidRPr="006021C5">
              <w:rPr>
                <w:rFonts w:ascii="Consolas" w:hAnsi="Consolas" w:cs="Consolas"/>
                <w:noProof w:val="0"/>
                <w:color w:val="000000"/>
                <w:kern w:val="0"/>
                <w:sz w:val="24"/>
                <w:szCs w:val="24"/>
                <w:lang w:val="en-US"/>
              </w:rPr>
              <w:t xml:space="preserve"> </w:t>
            </w:r>
            <w:r w:rsidRPr="006021C5">
              <w:rPr>
                <w:rFonts w:ascii="Consolas" w:hAnsi="Consolas" w:cs="Consolas"/>
                <w:noProof w:val="0"/>
                <w:color w:val="0000FF"/>
                <w:kern w:val="0"/>
                <w:sz w:val="24"/>
                <w:szCs w:val="24"/>
                <w:lang w:val="en-US"/>
              </w:rPr>
              <w:t xml:space="preserve">KEY </w:t>
            </w:r>
            <w:r w:rsidRPr="006021C5">
              <w:rPr>
                <w:rFonts w:ascii="Consolas" w:hAnsi="Consolas" w:cs="Consolas"/>
                <w:noProof w:val="0"/>
                <w:color w:val="808080"/>
                <w:kern w:val="0"/>
                <w:sz w:val="24"/>
                <w:szCs w:val="24"/>
                <w:lang w:val="en-US"/>
              </w:rPr>
              <w:t>(</w:t>
            </w:r>
            <w:proofErr w:type="spellStart"/>
            <w:r w:rsidRPr="006021C5">
              <w:rPr>
                <w:rFonts w:ascii="Consolas" w:hAnsi="Consolas" w:cs="Consolas"/>
                <w:noProof w:val="0"/>
                <w:color w:val="000000"/>
                <w:kern w:val="0"/>
                <w:sz w:val="24"/>
                <w:szCs w:val="24"/>
                <w:lang w:val="en-US"/>
              </w:rPr>
              <w:t>supplierID</w:t>
            </w:r>
            <w:proofErr w:type="spellEnd"/>
            <w:r w:rsidRPr="006021C5">
              <w:rPr>
                <w:rFonts w:ascii="Consolas" w:hAnsi="Consolas" w:cs="Consolas"/>
                <w:noProof w:val="0"/>
                <w:color w:val="808080"/>
                <w:kern w:val="0"/>
                <w:sz w:val="24"/>
                <w:szCs w:val="24"/>
                <w:lang w:val="en-US"/>
              </w:rPr>
              <w:t>)</w:t>
            </w:r>
            <w:r w:rsidRPr="006021C5">
              <w:rPr>
                <w:rFonts w:ascii="Consolas" w:hAnsi="Consolas" w:cs="Consolas"/>
                <w:noProof w:val="0"/>
                <w:color w:val="000000"/>
                <w:kern w:val="0"/>
                <w:sz w:val="24"/>
                <w:szCs w:val="24"/>
                <w:lang w:val="en-US"/>
              </w:rPr>
              <w:t xml:space="preserve"> </w:t>
            </w:r>
            <w:r w:rsidRPr="006021C5">
              <w:rPr>
                <w:rFonts w:ascii="Consolas" w:hAnsi="Consolas" w:cs="Consolas"/>
                <w:noProof w:val="0"/>
                <w:color w:val="0000FF"/>
                <w:kern w:val="0"/>
                <w:sz w:val="24"/>
                <w:szCs w:val="24"/>
                <w:lang w:val="en-US"/>
              </w:rPr>
              <w:t>REFERENCES</w:t>
            </w:r>
            <w:r w:rsidRPr="006021C5">
              <w:rPr>
                <w:rFonts w:ascii="Consolas" w:hAnsi="Consolas" w:cs="Consolas"/>
                <w:noProof w:val="0"/>
                <w:color w:val="000000"/>
                <w:kern w:val="0"/>
                <w:sz w:val="24"/>
                <w:szCs w:val="24"/>
                <w:lang w:val="en-US"/>
              </w:rPr>
              <w:t xml:space="preserve"> </w:t>
            </w:r>
            <w:proofErr w:type="gramStart"/>
            <w:r w:rsidRPr="006021C5">
              <w:rPr>
                <w:rFonts w:ascii="Consolas" w:hAnsi="Consolas" w:cs="Consolas"/>
                <w:noProof w:val="0"/>
                <w:color w:val="000000"/>
                <w:kern w:val="0"/>
                <w:sz w:val="24"/>
                <w:szCs w:val="24"/>
                <w:lang w:val="en-US"/>
              </w:rPr>
              <w:t>Supplier</w:t>
            </w:r>
            <w:r w:rsidRPr="006021C5">
              <w:rPr>
                <w:rFonts w:ascii="Consolas" w:hAnsi="Consolas" w:cs="Consolas"/>
                <w:noProof w:val="0"/>
                <w:color w:val="808080"/>
                <w:kern w:val="0"/>
                <w:sz w:val="24"/>
                <w:szCs w:val="24"/>
                <w:lang w:val="en-US"/>
              </w:rPr>
              <w:t>(</w:t>
            </w:r>
            <w:proofErr w:type="gramEnd"/>
            <w:r w:rsidRPr="006021C5">
              <w:rPr>
                <w:rFonts w:ascii="Consolas" w:hAnsi="Consolas" w:cs="Consolas"/>
                <w:noProof w:val="0"/>
                <w:color w:val="000000"/>
                <w:kern w:val="0"/>
                <w:sz w:val="24"/>
                <w:szCs w:val="24"/>
                <w:lang w:val="en-US"/>
              </w:rPr>
              <w:t>ID</w:t>
            </w:r>
            <w:r w:rsidRPr="006021C5">
              <w:rPr>
                <w:rFonts w:ascii="Consolas" w:hAnsi="Consolas" w:cs="Consolas"/>
                <w:noProof w:val="0"/>
                <w:color w:val="808080"/>
                <w:kern w:val="0"/>
                <w:sz w:val="24"/>
                <w:szCs w:val="24"/>
                <w:lang w:val="en-US"/>
              </w:rPr>
              <w:t>)</w:t>
            </w:r>
          </w:p>
          <w:p w14:paraId="276C3830" w14:textId="77777777" w:rsidR="006021C5" w:rsidRPr="006021C5" w:rsidRDefault="006021C5" w:rsidP="006021C5">
            <w:pPr>
              <w:autoSpaceDE w:val="0"/>
              <w:autoSpaceDN w:val="0"/>
              <w:adjustRightInd w:val="0"/>
              <w:spacing w:line="276" w:lineRule="auto"/>
              <w:rPr>
                <w:rFonts w:ascii="Consolas" w:hAnsi="Consolas" w:cs="Consolas"/>
                <w:noProof w:val="0"/>
                <w:color w:val="000000"/>
                <w:kern w:val="0"/>
                <w:sz w:val="24"/>
                <w:szCs w:val="24"/>
                <w:lang w:val="en-US"/>
              </w:rPr>
            </w:pPr>
            <w:r w:rsidRPr="006021C5">
              <w:rPr>
                <w:rFonts w:ascii="Consolas" w:hAnsi="Consolas" w:cs="Consolas"/>
                <w:noProof w:val="0"/>
                <w:color w:val="000000"/>
                <w:kern w:val="0"/>
                <w:sz w:val="24"/>
                <w:szCs w:val="24"/>
                <w:lang w:val="en-US"/>
              </w:rPr>
              <w:tab/>
            </w:r>
            <w:r w:rsidRPr="006021C5">
              <w:rPr>
                <w:rFonts w:ascii="Consolas" w:hAnsi="Consolas" w:cs="Consolas"/>
                <w:noProof w:val="0"/>
                <w:color w:val="000000"/>
                <w:kern w:val="0"/>
                <w:sz w:val="24"/>
                <w:szCs w:val="24"/>
                <w:lang w:val="en-US"/>
              </w:rPr>
              <w:tab/>
            </w:r>
            <w:r w:rsidRPr="006021C5">
              <w:rPr>
                <w:rFonts w:ascii="Consolas" w:hAnsi="Consolas" w:cs="Consolas"/>
                <w:noProof w:val="0"/>
                <w:color w:val="0000FF"/>
                <w:kern w:val="0"/>
                <w:sz w:val="24"/>
                <w:szCs w:val="24"/>
                <w:lang w:val="en-US"/>
              </w:rPr>
              <w:t>ON</w:t>
            </w:r>
            <w:r w:rsidRPr="006021C5">
              <w:rPr>
                <w:rFonts w:ascii="Consolas" w:hAnsi="Consolas" w:cs="Consolas"/>
                <w:noProof w:val="0"/>
                <w:color w:val="000000"/>
                <w:kern w:val="0"/>
                <w:sz w:val="24"/>
                <w:szCs w:val="24"/>
                <w:lang w:val="en-US"/>
              </w:rPr>
              <w:t xml:space="preserve"> </w:t>
            </w:r>
            <w:r w:rsidRPr="006021C5">
              <w:rPr>
                <w:rFonts w:ascii="Consolas" w:hAnsi="Consolas" w:cs="Consolas"/>
                <w:noProof w:val="0"/>
                <w:color w:val="FF00FF"/>
                <w:kern w:val="0"/>
                <w:sz w:val="24"/>
                <w:szCs w:val="24"/>
                <w:lang w:val="en-US"/>
              </w:rPr>
              <w:t>UPDATE</w:t>
            </w:r>
            <w:r w:rsidRPr="006021C5">
              <w:rPr>
                <w:rFonts w:ascii="Consolas" w:hAnsi="Consolas" w:cs="Consolas"/>
                <w:noProof w:val="0"/>
                <w:color w:val="000000"/>
                <w:kern w:val="0"/>
                <w:sz w:val="24"/>
                <w:szCs w:val="24"/>
                <w:lang w:val="en-US"/>
              </w:rPr>
              <w:t xml:space="preserve"> </w:t>
            </w:r>
            <w:r w:rsidRPr="006021C5">
              <w:rPr>
                <w:rFonts w:ascii="Consolas" w:hAnsi="Consolas" w:cs="Consolas"/>
                <w:noProof w:val="0"/>
                <w:color w:val="0000FF"/>
                <w:kern w:val="0"/>
                <w:sz w:val="24"/>
                <w:szCs w:val="24"/>
                <w:lang w:val="en-US"/>
              </w:rPr>
              <w:t>CASCADE</w:t>
            </w:r>
            <w:r w:rsidRPr="006021C5">
              <w:rPr>
                <w:rFonts w:ascii="Consolas" w:hAnsi="Consolas" w:cs="Consolas"/>
                <w:noProof w:val="0"/>
                <w:color w:val="808080"/>
                <w:kern w:val="0"/>
                <w:sz w:val="24"/>
                <w:szCs w:val="24"/>
                <w:lang w:val="en-US"/>
              </w:rPr>
              <w:t>,</w:t>
            </w:r>
          </w:p>
          <w:p w14:paraId="7DB457E2" w14:textId="77777777" w:rsidR="006021C5" w:rsidRPr="006021C5" w:rsidRDefault="006021C5" w:rsidP="006021C5">
            <w:pPr>
              <w:autoSpaceDE w:val="0"/>
              <w:autoSpaceDN w:val="0"/>
              <w:adjustRightInd w:val="0"/>
              <w:spacing w:line="276" w:lineRule="auto"/>
              <w:rPr>
                <w:rFonts w:ascii="Consolas" w:hAnsi="Consolas" w:cs="Consolas"/>
                <w:noProof w:val="0"/>
                <w:color w:val="000000"/>
                <w:kern w:val="0"/>
                <w:sz w:val="24"/>
                <w:szCs w:val="24"/>
                <w:lang w:val="en-US"/>
              </w:rPr>
            </w:pPr>
            <w:r w:rsidRPr="006021C5">
              <w:rPr>
                <w:rFonts w:ascii="Consolas" w:hAnsi="Consolas" w:cs="Consolas"/>
                <w:noProof w:val="0"/>
                <w:color w:val="000000"/>
                <w:kern w:val="0"/>
                <w:sz w:val="24"/>
                <w:szCs w:val="24"/>
                <w:lang w:val="en-US"/>
              </w:rPr>
              <w:tab/>
            </w:r>
            <w:r w:rsidRPr="006021C5">
              <w:rPr>
                <w:rFonts w:ascii="Consolas" w:hAnsi="Consolas" w:cs="Consolas"/>
                <w:noProof w:val="0"/>
                <w:color w:val="0000FF"/>
                <w:kern w:val="0"/>
                <w:sz w:val="24"/>
                <w:szCs w:val="24"/>
                <w:lang w:val="en-US"/>
              </w:rPr>
              <w:t>PRIMARY</w:t>
            </w:r>
            <w:r w:rsidRPr="006021C5">
              <w:rPr>
                <w:rFonts w:ascii="Consolas" w:hAnsi="Consolas" w:cs="Consolas"/>
                <w:noProof w:val="0"/>
                <w:color w:val="000000"/>
                <w:kern w:val="0"/>
                <w:sz w:val="24"/>
                <w:szCs w:val="24"/>
                <w:lang w:val="en-US"/>
              </w:rPr>
              <w:t xml:space="preserve"> </w:t>
            </w:r>
            <w:r w:rsidRPr="006021C5">
              <w:rPr>
                <w:rFonts w:ascii="Consolas" w:hAnsi="Consolas" w:cs="Consolas"/>
                <w:noProof w:val="0"/>
                <w:color w:val="0000FF"/>
                <w:kern w:val="0"/>
                <w:sz w:val="24"/>
                <w:szCs w:val="24"/>
                <w:lang w:val="en-US"/>
              </w:rPr>
              <w:t xml:space="preserve">KEY </w:t>
            </w:r>
            <w:r w:rsidRPr="006021C5">
              <w:rPr>
                <w:rFonts w:ascii="Consolas" w:hAnsi="Consolas" w:cs="Consolas"/>
                <w:noProof w:val="0"/>
                <w:color w:val="808080"/>
                <w:kern w:val="0"/>
                <w:sz w:val="24"/>
                <w:szCs w:val="24"/>
                <w:lang w:val="en-US"/>
              </w:rPr>
              <w:t>(</w:t>
            </w:r>
            <w:proofErr w:type="spellStart"/>
            <w:r w:rsidRPr="006021C5">
              <w:rPr>
                <w:rFonts w:ascii="Consolas" w:hAnsi="Consolas" w:cs="Consolas"/>
                <w:noProof w:val="0"/>
                <w:color w:val="000000"/>
                <w:kern w:val="0"/>
                <w:sz w:val="24"/>
                <w:szCs w:val="24"/>
                <w:lang w:val="en-US"/>
              </w:rPr>
              <w:t>materialID</w:t>
            </w:r>
            <w:proofErr w:type="spellEnd"/>
            <w:r w:rsidRPr="006021C5">
              <w:rPr>
                <w:rFonts w:ascii="Consolas" w:hAnsi="Consolas" w:cs="Consolas"/>
                <w:noProof w:val="0"/>
                <w:color w:val="808080"/>
                <w:kern w:val="0"/>
                <w:sz w:val="24"/>
                <w:szCs w:val="24"/>
                <w:lang w:val="en-US"/>
              </w:rPr>
              <w:t>,</w:t>
            </w:r>
            <w:r w:rsidRPr="006021C5">
              <w:rPr>
                <w:rFonts w:ascii="Consolas" w:hAnsi="Consolas" w:cs="Consolas"/>
                <w:noProof w:val="0"/>
                <w:color w:val="000000"/>
                <w:kern w:val="0"/>
                <w:sz w:val="24"/>
                <w:szCs w:val="24"/>
                <w:lang w:val="en-US"/>
              </w:rPr>
              <w:t xml:space="preserve"> </w:t>
            </w:r>
            <w:proofErr w:type="spellStart"/>
            <w:r w:rsidRPr="006021C5">
              <w:rPr>
                <w:rFonts w:ascii="Consolas" w:hAnsi="Consolas" w:cs="Consolas"/>
                <w:noProof w:val="0"/>
                <w:color w:val="000000"/>
                <w:kern w:val="0"/>
                <w:sz w:val="24"/>
                <w:szCs w:val="24"/>
                <w:lang w:val="en-US"/>
              </w:rPr>
              <w:t>supplierID</w:t>
            </w:r>
            <w:proofErr w:type="spellEnd"/>
            <w:r w:rsidRPr="006021C5">
              <w:rPr>
                <w:rFonts w:ascii="Consolas" w:hAnsi="Consolas" w:cs="Consolas"/>
                <w:noProof w:val="0"/>
                <w:color w:val="808080"/>
                <w:kern w:val="0"/>
                <w:sz w:val="24"/>
                <w:szCs w:val="24"/>
                <w:lang w:val="en-US"/>
              </w:rPr>
              <w:t>)</w:t>
            </w:r>
          </w:p>
          <w:p w14:paraId="4A7252CA" w14:textId="0A9C8020" w:rsidR="000A59ED" w:rsidRPr="000A59ED" w:rsidRDefault="006021C5" w:rsidP="006021C5">
            <w:pPr>
              <w:autoSpaceDE w:val="0"/>
              <w:autoSpaceDN w:val="0"/>
              <w:adjustRightInd w:val="0"/>
              <w:spacing w:line="276" w:lineRule="auto"/>
              <w:rPr>
                <w:rFonts w:ascii="Times New Roman" w:hAnsi="Times New Roman" w:cs="Times New Roman"/>
                <w:noProof w:val="0"/>
                <w:color w:val="808080"/>
                <w:kern w:val="0"/>
                <w:sz w:val="26"/>
                <w:szCs w:val="26"/>
              </w:rPr>
            </w:pPr>
            <w:r w:rsidRPr="006021C5">
              <w:rPr>
                <w:rFonts w:ascii="Consolas" w:hAnsi="Consolas" w:cs="Consolas"/>
                <w:noProof w:val="0"/>
                <w:color w:val="808080"/>
                <w:kern w:val="0"/>
                <w:sz w:val="24"/>
                <w:szCs w:val="24"/>
                <w:lang w:val="en-US"/>
              </w:rPr>
              <w:t>);</w:t>
            </w:r>
          </w:p>
        </w:tc>
      </w:tr>
    </w:tbl>
    <w:p w14:paraId="23B5DD03" w14:textId="77777777" w:rsidR="000A59ED" w:rsidRPr="000A59ED" w:rsidRDefault="000A59ED" w:rsidP="00CF53B3">
      <w:pPr>
        <w:spacing w:after="0" w:line="360" w:lineRule="auto"/>
        <w:ind w:left="360"/>
        <w:rPr>
          <w:rFonts w:ascii="Times New Roman" w:hAnsi="Times New Roman" w:cs="Times New Roman"/>
          <w:b/>
          <w:bCs/>
          <w:i/>
          <w:iCs/>
          <w:sz w:val="28"/>
          <w:szCs w:val="28"/>
          <w:lang w:val="en-US"/>
        </w:rPr>
      </w:pPr>
    </w:p>
    <w:p w14:paraId="6BBB2D90" w14:textId="48FE806B" w:rsidR="003D2D89" w:rsidRPr="00354A29" w:rsidRDefault="003D2D89" w:rsidP="00CF53B3">
      <w:pPr>
        <w:spacing w:after="0" w:line="360" w:lineRule="auto"/>
        <w:ind w:left="360"/>
        <w:rPr>
          <w:rFonts w:ascii="Times New Roman" w:hAnsi="Times New Roman" w:cs="Times New Roman"/>
          <w:b/>
          <w:bCs/>
          <w:i/>
          <w:iCs/>
          <w:sz w:val="28"/>
          <w:szCs w:val="28"/>
        </w:rPr>
      </w:pPr>
      <w:r w:rsidRPr="00354A29">
        <w:rPr>
          <w:rFonts w:ascii="Times New Roman" w:hAnsi="Times New Roman" w:cs="Times New Roman"/>
          <w:b/>
          <w:bCs/>
          <w:i/>
          <w:iCs/>
          <w:sz w:val="28"/>
          <w:szCs w:val="28"/>
        </w:rPr>
        <w:t xml:space="preserve">Bảng </w:t>
      </w:r>
      <w:r w:rsidR="009A178B" w:rsidRPr="00354A29">
        <w:rPr>
          <w:rFonts w:ascii="Times New Roman" w:hAnsi="Times New Roman" w:cs="Times New Roman"/>
          <w:b/>
          <w:bCs/>
          <w:i/>
          <w:iCs/>
          <w:sz w:val="28"/>
          <w:szCs w:val="28"/>
        </w:rPr>
        <w:t>phiếu chi</w:t>
      </w:r>
    </w:p>
    <w:tbl>
      <w:tblPr>
        <w:tblStyle w:val="TableGrid"/>
        <w:tblW w:w="0" w:type="auto"/>
        <w:tblInd w:w="360" w:type="dxa"/>
        <w:tblLook w:val="04A0" w:firstRow="1" w:lastRow="0" w:firstColumn="1" w:lastColumn="0" w:noHBand="0" w:noVBand="1"/>
      </w:tblPr>
      <w:tblGrid>
        <w:gridCol w:w="8656"/>
      </w:tblGrid>
      <w:tr w:rsidR="003D2D89" w:rsidRPr="00354A29" w14:paraId="532470D2" w14:textId="77777777" w:rsidTr="004F07DC">
        <w:tc>
          <w:tcPr>
            <w:tcW w:w="9350" w:type="dxa"/>
            <w:tcBorders>
              <w:top w:val="single" w:sz="4" w:space="0" w:color="auto"/>
              <w:left w:val="single" w:sz="4" w:space="0" w:color="auto"/>
              <w:bottom w:val="single" w:sz="4" w:space="0" w:color="auto"/>
              <w:right w:val="single" w:sz="4" w:space="0" w:color="auto"/>
            </w:tcBorders>
            <w:hideMark/>
          </w:tcPr>
          <w:p w14:paraId="2C025B52" w14:textId="77777777" w:rsidR="006021C5" w:rsidRPr="006021C5" w:rsidRDefault="006021C5" w:rsidP="006021C5">
            <w:pPr>
              <w:autoSpaceDE w:val="0"/>
              <w:autoSpaceDN w:val="0"/>
              <w:adjustRightInd w:val="0"/>
              <w:spacing w:line="276" w:lineRule="auto"/>
              <w:rPr>
                <w:rFonts w:ascii="Consolas" w:hAnsi="Consolas" w:cs="Consolas"/>
                <w:noProof w:val="0"/>
                <w:color w:val="000000"/>
                <w:kern w:val="0"/>
                <w:sz w:val="24"/>
                <w:szCs w:val="24"/>
                <w:lang w:val="en-US"/>
              </w:rPr>
            </w:pPr>
            <w:r w:rsidRPr="006021C5">
              <w:rPr>
                <w:rFonts w:ascii="Consolas" w:hAnsi="Consolas" w:cs="Consolas"/>
                <w:noProof w:val="0"/>
                <w:color w:val="0000FF"/>
                <w:kern w:val="0"/>
                <w:sz w:val="24"/>
                <w:szCs w:val="24"/>
                <w:lang w:val="en-US"/>
              </w:rPr>
              <w:t>CREATE</w:t>
            </w:r>
            <w:r w:rsidRPr="006021C5">
              <w:rPr>
                <w:rFonts w:ascii="Consolas" w:hAnsi="Consolas" w:cs="Consolas"/>
                <w:noProof w:val="0"/>
                <w:color w:val="000000"/>
                <w:kern w:val="0"/>
                <w:sz w:val="24"/>
                <w:szCs w:val="24"/>
                <w:lang w:val="en-US"/>
              </w:rPr>
              <w:t xml:space="preserve"> </w:t>
            </w:r>
            <w:r w:rsidRPr="006021C5">
              <w:rPr>
                <w:rFonts w:ascii="Consolas" w:hAnsi="Consolas" w:cs="Consolas"/>
                <w:noProof w:val="0"/>
                <w:color w:val="0000FF"/>
                <w:kern w:val="0"/>
                <w:sz w:val="24"/>
                <w:szCs w:val="24"/>
                <w:lang w:val="en-US"/>
              </w:rPr>
              <w:t>TABLE</w:t>
            </w:r>
            <w:r w:rsidRPr="006021C5">
              <w:rPr>
                <w:rFonts w:ascii="Consolas" w:hAnsi="Consolas" w:cs="Consolas"/>
                <w:noProof w:val="0"/>
                <w:color w:val="000000"/>
                <w:kern w:val="0"/>
                <w:sz w:val="24"/>
                <w:szCs w:val="24"/>
                <w:lang w:val="en-US"/>
              </w:rPr>
              <w:t xml:space="preserve"> </w:t>
            </w:r>
            <w:proofErr w:type="spellStart"/>
            <w:r w:rsidRPr="006021C5">
              <w:rPr>
                <w:rFonts w:ascii="Consolas" w:hAnsi="Consolas" w:cs="Consolas"/>
                <w:noProof w:val="0"/>
                <w:color w:val="000000"/>
                <w:kern w:val="0"/>
                <w:sz w:val="24"/>
                <w:szCs w:val="24"/>
                <w:lang w:val="en-US"/>
              </w:rPr>
              <w:t>ExpenseBill</w:t>
            </w:r>
            <w:proofErr w:type="spellEnd"/>
            <w:r w:rsidRPr="006021C5">
              <w:rPr>
                <w:rFonts w:ascii="Consolas" w:hAnsi="Consolas" w:cs="Consolas"/>
                <w:noProof w:val="0"/>
                <w:color w:val="0000FF"/>
                <w:kern w:val="0"/>
                <w:sz w:val="24"/>
                <w:szCs w:val="24"/>
                <w:lang w:val="en-US"/>
              </w:rPr>
              <w:t xml:space="preserve"> </w:t>
            </w:r>
            <w:r w:rsidRPr="006021C5">
              <w:rPr>
                <w:rFonts w:ascii="Consolas" w:hAnsi="Consolas" w:cs="Consolas"/>
                <w:noProof w:val="0"/>
                <w:color w:val="808080"/>
                <w:kern w:val="0"/>
                <w:sz w:val="24"/>
                <w:szCs w:val="24"/>
                <w:lang w:val="en-US"/>
              </w:rPr>
              <w:t>(</w:t>
            </w:r>
          </w:p>
          <w:p w14:paraId="717635D9" w14:textId="77777777" w:rsidR="006021C5" w:rsidRPr="006021C5" w:rsidRDefault="006021C5" w:rsidP="006021C5">
            <w:pPr>
              <w:autoSpaceDE w:val="0"/>
              <w:autoSpaceDN w:val="0"/>
              <w:adjustRightInd w:val="0"/>
              <w:spacing w:line="276" w:lineRule="auto"/>
              <w:rPr>
                <w:rFonts w:ascii="Consolas" w:hAnsi="Consolas" w:cs="Consolas"/>
                <w:noProof w:val="0"/>
                <w:color w:val="000000"/>
                <w:kern w:val="0"/>
                <w:sz w:val="24"/>
                <w:szCs w:val="24"/>
                <w:lang w:val="en-US"/>
              </w:rPr>
            </w:pPr>
            <w:r w:rsidRPr="006021C5">
              <w:rPr>
                <w:rFonts w:ascii="Consolas" w:hAnsi="Consolas" w:cs="Consolas"/>
                <w:noProof w:val="0"/>
                <w:color w:val="000000"/>
                <w:kern w:val="0"/>
                <w:sz w:val="24"/>
                <w:szCs w:val="24"/>
                <w:lang w:val="en-US"/>
              </w:rPr>
              <w:t xml:space="preserve">    ID </w:t>
            </w:r>
            <w:proofErr w:type="gramStart"/>
            <w:r w:rsidRPr="006021C5">
              <w:rPr>
                <w:rFonts w:ascii="Consolas" w:hAnsi="Consolas" w:cs="Consolas"/>
                <w:noProof w:val="0"/>
                <w:color w:val="0000FF"/>
                <w:kern w:val="0"/>
                <w:sz w:val="24"/>
                <w:szCs w:val="24"/>
                <w:lang w:val="en-US"/>
              </w:rPr>
              <w:t>VARCHAR</w:t>
            </w:r>
            <w:r w:rsidRPr="006021C5">
              <w:rPr>
                <w:rFonts w:ascii="Consolas" w:hAnsi="Consolas" w:cs="Consolas"/>
                <w:noProof w:val="0"/>
                <w:color w:val="808080"/>
                <w:kern w:val="0"/>
                <w:sz w:val="24"/>
                <w:szCs w:val="24"/>
                <w:lang w:val="en-US"/>
              </w:rPr>
              <w:t>(</w:t>
            </w:r>
            <w:proofErr w:type="gramEnd"/>
            <w:r w:rsidRPr="006021C5">
              <w:rPr>
                <w:rFonts w:ascii="Consolas" w:hAnsi="Consolas" w:cs="Consolas"/>
                <w:noProof w:val="0"/>
                <w:color w:val="000000"/>
                <w:kern w:val="0"/>
                <w:sz w:val="24"/>
                <w:szCs w:val="24"/>
                <w:lang w:val="en-US"/>
              </w:rPr>
              <w:t>7</w:t>
            </w:r>
            <w:r w:rsidRPr="006021C5">
              <w:rPr>
                <w:rFonts w:ascii="Consolas" w:hAnsi="Consolas" w:cs="Consolas"/>
                <w:noProof w:val="0"/>
                <w:color w:val="808080"/>
                <w:kern w:val="0"/>
                <w:sz w:val="24"/>
                <w:szCs w:val="24"/>
                <w:lang w:val="en-US"/>
              </w:rPr>
              <w:t>)</w:t>
            </w:r>
            <w:r w:rsidRPr="006021C5">
              <w:rPr>
                <w:rFonts w:ascii="Consolas" w:hAnsi="Consolas" w:cs="Consolas"/>
                <w:noProof w:val="0"/>
                <w:color w:val="000000"/>
                <w:kern w:val="0"/>
                <w:sz w:val="24"/>
                <w:szCs w:val="24"/>
                <w:lang w:val="en-US"/>
              </w:rPr>
              <w:t xml:space="preserve"> </w:t>
            </w:r>
            <w:r w:rsidRPr="006021C5">
              <w:rPr>
                <w:rFonts w:ascii="Consolas" w:hAnsi="Consolas" w:cs="Consolas"/>
                <w:noProof w:val="0"/>
                <w:color w:val="0000FF"/>
                <w:kern w:val="0"/>
                <w:sz w:val="24"/>
                <w:szCs w:val="24"/>
                <w:lang w:val="en-US"/>
              </w:rPr>
              <w:t>PRIMARY</w:t>
            </w:r>
            <w:r w:rsidRPr="006021C5">
              <w:rPr>
                <w:rFonts w:ascii="Consolas" w:hAnsi="Consolas" w:cs="Consolas"/>
                <w:noProof w:val="0"/>
                <w:color w:val="000000"/>
                <w:kern w:val="0"/>
                <w:sz w:val="24"/>
                <w:szCs w:val="24"/>
                <w:lang w:val="en-US"/>
              </w:rPr>
              <w:t xml:space="preserve"> </w:t>
            </w:r>
            <w:r w:rsidRPr="006021C5">
              <w:rPr>
                <w:rFonts w:ascii="Consolas" w:hAnsi="Consolas" w:cs="Consolas"/>
                <w:noProof w:val="0"/>
                <w:color w:val="0000FF"/>
                <w:kern w:val="0"/>
                <w:sz w:val="24"/>
                <w:szCs w:val="24"/>
                <w:lang w:val="en-US"/>
              </w:rPr>
              <w:t>KEY</w:t>
            </w:r>
            <w:r w:rsidRPr="006021C5">
              <w:rPr>
                <w:rFonts w:ascii="Consolas" w:hAnsi="Consolas" w:cs="Consolas"/>
                <w:noProof w:val="0"/>
                <w:color w:val="808080"/>
                <w:kern w:val="0"/>
                <w:sz w:val="24"/>
                <w:szCs w:val="24"/>
                <w:lang w:val="en-US"/>
              </w:rPr>
              <w:t>,</w:t>
            </w:r>
            <w:r w:rsidRPr="006021C5">
              <w:rPr>
                <w:rFonts w:ascii="Consolas" w:hAnsi="Consolas" w:cs="Consolas"/>
                <w:noProof w:val="0"/>
                <w:color w:val="000000"/>
                <w:kern w:val="0"/>
                <w:sz w:val="24"/>
                <w:szCs w:val="24"/>
                <w:lang w:val="en-US"/>
              </w:rPr>
              <w:t xml:space="preserve"> </w:t>
            </w:r>
            <w:r w:rsidRPr="006021C5">
              <w:rPr>
                <w:rFonts w:ascii="Consolas" w:hAnsi="Consolas" w:cs="Consolas"/>
                <w:noProof w:val="0"/>
                <w:color w:val="008000"/>
                <w:kern w:val="0"/>
                <w:sz w:val="24"/>
                <w:szCs w:val="24"/>
                <w:lang w:val="en-US"/>
              </w:rPr>
              <w:t>-- EX00001, EX00002</w:t>
            </w:r>
          </w:p>
          <w:p w14:paraId="5EFCB699" w14:textId="77777777" w:rsidR="006021C5" w:rsidRPr="006021C5" w:rsidRDefault="006021C5" w:rsidP="006021C5">
            <w:pPr>
              <w:autoSpaceDE w:val="0"/>
              <w:autoSpaceDN w:val="0"/>
              <w:adjustRightInd w:val="0"/>
              <w:spacing w:line="276" w:lineRule="auto"/>
              <w:rPr>
                <w:rFonts w:ascii="Consolas" w:hAnsi="Consolas" w:cs="Consolas"/>
                <w:noProof w:val="0"/>
                <w:color w:val="000000"/>
                <w:kern w:val="0"/>
                <w:sz w:val="24"/>
                <w:szCs w:val="24"/>
                <w:lang w:val="en-US"/>
              </w:rPr>
            </w:pPr>
            <w:r w:rsidRPr="006021C5">
              <w:rPr>
                <w:rFonts w:ascii="Consolas" w:hAnsi="Consolas" w:cs="Consolas"/>
                <w:noProof w:val="0"/>
                <w:color w:val="000000"/>
                <w:kern w:val="0"/>
                <w:sz w:val="24"/>
                <w:szCs w:val="24"/>
                <w:lang w:val="en-US"/>
              </w:rPr>
              <w:t xml:space="preserve">    detail </w:t>
            </w:r>
            <w:proofErr w:type="gramStart"/>
            <w:r w:rsidRPr="006021C5">
              <w:rPr>
                <w:rFonts w:ascii="Consolas" w:hAnsi="Consolas" w:cs="Consolas"/>
                <w:noProof w:val="0"/>
                <w:color w:val="0000FF"/>
                <w:kern w:val="0"/>
                <w:sz w:val="24"/>
                <w:szCs w:val="24"/>
                <w:lang w:val="en-US"/>
              </w:rPr>
              <w:t>NVARCHAR</w:t>
            </w:r>
            <w:r w:rsidRPr="006021C5">
              <w:rPr>
                <w:rFonts w:ascii="Consolas" w:hAnsi="Consolas" w:cs="Consolas"/>
                <w:noProof w:val="0"/>
                <w:color w:val="808080"/>
                <w:kern w:val="0"/>
                <w:sz w:val="24"/>
                <w:szCs w:val="24"/>
                <w:lang w:val="en-US"/>
              </w:rPr>
              <w:t>(</w:t>
            </w:r>
            <w:proofErr w:type="gramEnd"/>
            <w:r w:rsidRPr="006021C5">
              <w:rPr>
                <w:rFonts w:ascii="Consolas" w:hAnsi="Consolas" w:cs="Consolas"/>
                <w:noProof w:val="0"/>
                <w:color w:val="FF00FF"/>
                <w:kern w:val="0"/>
                <w:sz w:val="24"/>
                <w:szCs w:val="24"/>
                <w:lang w:val="en-US"/>
              </w:rPr>
              <w:t>max</w:t>
            </w:r>
            <w:r w:rsidRPr="006021C5">
              <w:rPr>
                <w:rFonts w:ascii="Consolas" w:hAnsi="Consolas" w:cs="Consolas"/>
                <w:noProof w:val="0"/>
                <w:color w:val="808080"/>
                <w:kern w:val="0"/>
                <w:sz w:val="24"/>
                <w:szCs w:val="24"/>
                <w:lang w:val="en-US"/>
              </w:rPr>
              <w:t>)</w:t>
            </w:r>
            <w:r w:rsidRPr="006021C5">
              <w:rPr>
                <w:rFonts w:ascii="Consolas" w:hAnsi="Consolas" w:cs="Consolas"/>
                <w:noProof w:val="0"/>
                <w:color w:val="000000"/>
                <w:kern w:val="0"/>
                <w:sz w:val="24"/>
                <w:szCs w:val="24"/>
                <w:lang w:val="en-US"/>
              </w:rPr>
              <w:t xml:space="preserve"> </w:t>
            </w:r>
            <w:r w:rsidRPr="006021C5">
              <w:rPr>
                <w:rFonts w:ascii="Consolas" w:hAnsi="Consolas" w:cs="Consolas"/>
                <w:noProof w:val="0"/>
                <w:color w:val="808080"/>
                <w:kern w:val="0"/>
                <w:sz w:val="24"/>
                <w:szCs w:val="24"/>
                <w:lang w:val="en-US"/>
              </w:rPr>
              <w:t>NOT</w:t>
            </w:r>
            <w:r w:rsidRPr="006021C5">
              <w:rPr>
                <w:rFonts w:ascii="Consolas" w:hAnsi="Consolas" w:cs="Consolas"/>
                <w:noProof w:val="0"/>
                <w:color w:val="000000"/>
                <w:kern w:val="0"/>
                <w:sz w:val="24"/>
                <w:szCs w:val="24"/>
                <w:lang w:val="en-US"/>
              </w:rPr>
              <w:t xml:space="preserve"> </w:t>
            </w:r>
            <w:r w:rsidRPr="006021C5">
              <w:rPr>
                <w:rFonts w:ascii="Consolas" w:hAnsi="Consolas" w:cs="Consolas"/>
                <w:noProof w:val="0"/>
                <w:color w:val="808080"/>
                <w:kern w:val="0"/>
                <w:sz w:val="24"/>
                <w:szCs w:val="24"/>
                <w:lang w:val="en-US"/>
              </w:rPr>
              <w:t>NULL</w:t>
            </w:r>
            <w:r w:rsidRPr="006021C5">
              <w:rPr>
                <w:rFonts w:ascii="Consolas" w:hAnsi="Consolas" w:cs="Consolas"/>
                <w:noProof w:val="0"/>
                <w:color w:val="000000"/>
                <w:kern w:val="0"/>
                <w:sz w:val="24"/>
                <w:szCs w:val="24"/>
                <w:lang w:val="en-US"/>
              </w:rPr>
              <w:t xml:space="preserve"> </w:t>
            </w:r>
            <w:r w:rsidRPr="006021C5">
              <w:rPr>
                <w:rFonts w:ascii="Consolas" w:hAnsi="Consolas" w:cs="Consolas"/>
                <w:noProof w:val="0"/>
                <w:color w:val="0000FF"/>
                <w:kern w:val="0"/>
                <w:sz w:val="24"/>
                <w:szCs w:val="24"/>
                <w:lang w:val="en-US"/>
              </w:rPr>
              <w:t xml:space="preserve">CHECK </w:t>
            </w:r>
            <w:r w:rsidRPr="006021C5">
              <w:rPr>
                <w:rFonts w:ascii="Consolas" w:hAnsi="Consolas" w:cs="Consolas"/>
                <w:noProof w:val="0"/>
                <w:color w:val="808080"/>
                <w:kern w:val="0"/>
                <w:sz w:val="24"/>
                <w:szCs w:val="24"/>
                <w:lang w:val="en-US"/>
              </w:rPr>
              <w:t>(</w:t>
            </w:r>
            <w:r w:rsidRPr="006021C5">
              <w:rPr>
                <w:rFonts w:ascii="Consolas" w:hAnsi="Consolas" w:cs="Consolas"/>
                <w:noProof w:val="0"/>
                <w:color w:val="000000"/>
                <w:kern w:val="0"/>
                <w:sz w:val="24"/>
                <w:szCs w:val="24"/>
                <w:lang w:val="en-US"/>
              </w:rPr>
              <w:t xml:space="preserve">detail </w:t>
            </w:r>
            <w:r w:rsidRPr="006021C5">
              <w:rPr>
                <w:rFonts w:ascii="Consolas" w:hAnsi="Consolas" w:cs="Consolas"/>
                <w:noProof w:val="0"/>
                <w:color w:val="808080"/>
                <w:kern w:val="0"/>
                <w:sz w:val="24"/>
                <w:szCs w:val="24"/>
                <w:lang w:val="en-US"/>
              </w:rPr>
              <w:t>!=</w:t>
            </w:r>
            <w:r w:rsidRPr="006021C5">
              <w:rPr>
                <w:rFonts w:ascii="Consolas" w:hAnsi="Consolas" w:cs="Consolas"/>
                <w:noProof w:val="0"/>
                <w:color w:val="000000"/>
                <w:kern w:val="0"/>
                <w:sz w:val="24"/>
                <w:szCs w:val="24"/>
                <w:lang w:val="en-US"/>
              </w:rPr>
              <w:t xml:space="preserve"> </w:t>
            </w:r>
            <w:r w:rsidRPr="006021C5">
              <w:rPr>
                <w:rFonts w:ascii="Consolas" w:hAnsi="Consolas" w:cs="Consolas"/>
                <w:noProof w:val="0"/>
                <w:color w:val="FF0000"/>
                <w:kern w:val="0"/>
                <w:sz w:val="24"/>
                <w:szCs w:val="24"/>
                <w:lang w:val="en-US"/>
              </w:rPr>
              <w:t>N''</w:t>
            </w:r>
            <w:r w:rsidRPr="006021C5">
              <w:rPr>
                <w:rFonts w:ascii="Consolas" w:hAnsi="Consolas" w:cs="Consolas"/>
                <w:noProof w:val="0"/>
                <w:color w:val="808080"/>
                <w:kern w:val="0"/>
                <w:sz w:val="24"/>
                <w:szCs w:val="24"/>
                <w:lang w:val="en-US"/>
              </w:rPr>
              <w:t>),</w:t>
            </w:r>
          </w:p>
          <w:p w14:paraId="1FF5F3A9" w14:textId="77777777" w:rsidR="006021C5" w:rsidRPr="006021C5" w:rsidRDefault="006021C5" w:rsidP="006021C5">
            <w:pPr>
              <w:autoSpaceDE w:val="0"/>
              <w:autoSpaceDN w:val="0"/>
              <w:adjustRightInd w:val="0"/>
              <w:spacing w:line="276" w:lineRule="auto"/>
              <w:rPr>
                <w:rFonts w:ascii="Consolas" w:hAnsi="Consolas" w:cs="Consolas"/>
                <w:noProof w:val="0"/>
                <w:color w:val="000000"/>
                <w:kern w:val="0"/>
                <w:sz w:val="24"/>
                <w:szCs w:val="24"/>
                <w:lang w:val="en-US"/>
              </w:rPr>
            </w:pPr>
            <w:r w:rsidRPr="006021C5">
              <w:rPr>
                <w:rFonts w:ascii="Consolas" w:hAnsi="Consolas" w:cs="Consolas"/>
                <w:noProof w:val="0"/>
                <w:color w:val="000000"/>
                <w:kern w:val="0"/>
                <w:sz w:val="24"/>
                <w:szCs w:val="24"/>
                <w:lang w:val="en-US"/>
              </w:rPr>
              <w:t xml:space="preserve">    price </w:t>
            </w:r>
            <w:proofErr w:type="gramStart"/>
            <w:r w:rsidRPr="006021C5">
              <w:rPr>
                <w:rFonts w:ascii="Consolas" w:hAnsi="Consolas" w:cs="Consolas"/>
                <w:noProof w:val="0"/>
                <w:color w:val="0000FF"/>
                <w:kern w:val="0"/>
                <w:sz w:val="24"/>
                <w:szCs w:val="24"/>
                <w:lang w:val="en-US"/>
              </w:rPr>
              <w:t>DECIMAL</w:t>
            </w:r>
            <w:r w:rsidRPr="006021C5">
              <w:rPr>
                <w:rFonts w:ascii="Consolas" w:hAnsi="Consolas" w:cs="Consolas"/>
                <w:noProof w:val="0"/>
                <w:color w:val="808080"/>
                <w:kern w:val="0"/>
                <w:sz w:val="24"/>
                <w:szCs w:val="24"/>
                <w:lang w:val="en-US"/>
              </w:rPr>
              <w:t>(</w:t>
            </w:r>
            <w:proofErr w:type="gramEnd"/>
            <w:r w:rsidRPr="006021C5">
              <w:rPr>
                <w:rFonts w:ascii="Consolas" w:hAnsi="Consolas" w:cs="Consolas"/>
                <w:noProof w:val="0"/>
                <w:color w:val="000000"/>
                <w:kern w:val="0"/>
                <w:sz w:val="24"/>
                <w:szCs w:val="24"/>
                <w:lang w:val="en-US"/>
              </w:rPr>
              <w:t>18</w:t>
            </w:r>
            <w:r w:rsidRPr="006021C5">
              <w:rPr>
                <w:rFonts w:ascii="Consolas" w:hAnsi="Consolas" w:cs="Consolas"/>
                <w:noProof w:val="0"/>
                <w:color w:val="808080"/>
                <w:kern w:val="0"/>
                <w:sz w:val="24"/>
                <w:szCs w:val="24"/>
                <w:lang w:val="en-US"/>
              </w:rPr>
              <w:t>,</w:t>
            </w:r>
            <w:r w:rsidRPr="006021C5">
              <w:rPr>
                <w:rFonts w:ascii="Consolas" w:hAnsi="Consolas" w:cs="Consolas"/>
                <w:noProof w:val="0"/>
                <w:color w:val="000000"/>
                <w:kern w:val="0"/>
                <w:sz w:val="24"/>
                <w:szCs w:val="24"/>
                <w:lang w:val="en-US"/>
              </w:rPr>
              <w:t xml:space="preserve"> 2</w:t>
            </w:r>
            <w:r w:rsidRPr="006021C5">
              <w:rPr>
                <w:rFonts w:ascii="Consolas" w:hAnsi="Consolas" w:cs="Consolas"/>
                <w:noProof w:val="0"/>
                <w:color w:val="808080"/>
                <w:kern w:val="0"/>
                <w:sz w:val="24"/>
                <w:szCs w:val="24"/>
                <w:lang w:val="en-US"/>
              </w:rPr>
              <w:t>)</w:t>
            </w:r>
            <w:r w:rsidRPr="006021C5">
              <w:rPr>
                <w:rFonts w:ascii="Consolas" w:hAnsi="Consolas" w:cs="Consolas"/>
                <w:noProof w:val="0"/>
                <w:color w:val="000000"/>
                <w:kern w:val="0"/>
                <w:sz w:val="24"/>
                <w:szCs w:val="24"/>
                <w:lang w:val="en-US"/>
              </w:rPr>
              <w:t xml:space="preserve"> </w:t>
            </w:r>
            <w:r w:rsidRPr="006021C5">
              <w:rPr>
                <w:rFonts w:ascii="Consolas" w:hAnsi="Consolas" w:cs="Consolas"/>
                <w:noProof w:val="0"/>
                <w:color w:val="808080"/>
                <w:kern w:val="0"/>
                <w:sz w:val="24"/>
                <w:szCs w:val="24"/>
                <w:lang w:val="en-US"/>
              </w:rPr>
              <w:t>NOT</w:t>
            </w:r>
            <w:r w:rsidRPr="006021C5">
              <w:rPr>
                <w:rFonts w:ascii="Consolas" w:hAnsi="Consolas" w:cs="Consolas"/>
                <w:noProof w:val="0"/>
                <w:color w:val="000000"/>
                <w:kern w:val="0"/>
                <w:sz w:val="24"/>
                <w:szCs w:val="24"/>
                <w:lang w:val="en-US"/>
              </w:rPr>
              <w:t xml:space="preserve"> </w:t>
            </w:r>
            <w:r w:rsidRPr="006021C5">
              <w:rPr>
                <w:rFonts w:ascii="Consolas" w:hAnsi="Consolas" w:cs="Consolas"/>
                <w:noProof w:val="0"/>
                <w:color w:val="808080"/>
                <w:kern w:val="0"/>
                <w:sz w:val="24"/>
                <w:szCs w:val="24"/>
                <w:lang w:val="en-US"/>
              </w:rPr>
              <w:t>NULL</w:t>
            </w:r>
            <w:r w:rsidRPr="006021C5">
              <w:rPr>
                <w:rFonts w:ascii="Consolas" w:hAnsi="Consolas" w:cs="Consolas"/>
                <w:noProof w:val="0"/>
                <w:color w:val="000000"/>
                <w:kern w:val="0"/>
                <w:sz w:val="24"/>
                <w:szCs w:val="24"/>
                <w:lang w:val="en-US"/>
              </w:rPr>
              <w:t xml:space="preserve"> </w:t>
            </w:r>
            <w:r w:rsidRPr="006021C5">
              <w:rPr>
                <w:rFonts w:ascii="Consolas" w:hAnsi="Consolas" w:cs="Consolas"/>
                <w:noProof w:val="0"/>
                <w:color w:val="0000FF"/>
                <w:kern w:val="0"/>
                <w:sz w:val="24"/>
                <w:szCs w:val="24"/>
                <w:lang w:val="en-US"/>
              </w:rPr>
              <w:t xml:space="preserve">CHECK </w:t>
            </w:r>
            <w:r w:rsidRPr="006021C5">
              <w:rPr>
                <w:rFonts w:ascii="Consolas" w:hAnsi="Consolas" w:cs="Consolas"/>
                <w:noProof w:val="0"/>
                <w:color w:val="808080"/>
                <w:kern w:val="0"/>
                <w:sz w:val="24"/>
                <w:szCs w:val="24"/>
                <w:lang w:val="en-US"/>
              </w:rPr>
              <w:t>(</w:t>
            </w:r>
            <w:r w:rsidRPr="006021C5">
              <w:rPr>
                <w:rFonts w:ascii="Consolas" w:hAnsi="Consolas" w:cs="Consolas"/>
                <w:noProof w:val="0"/>
                <w:color w:val="000000"/>
                <w:kern w:val="0"/>
                <w:sz w:val="24"/>
                <w:szCs w:val="24"/>
                <w:lang w:val="en-US"/>
              </w:rPr>
              <w:t xml:space="preserve">price </w:t>
            </w:r>
            <w:r w:rsidRPr="006021C5">
              <w:rPr>
                <w:rFonts w:ascii="Consolas" w:hAnsi="Consolas" w:cs="Consolas"/>
                <w:noProof w:val="0"/>
                <w:color w:val="808080"/>
                <w:kern w:val="0"/>
                <w:sz w:val="24"/>
                <w:szCs w:val="24"/>
                <w:lang w:val="en-US"/>
              </w:rPr>
              <w:t>&gt;</w:t>
            </w:r>
            <w:r w:rsidRPr="006021C5">
              <w:rPr>
                <w:rFonts w:ascii="Consolas" w:hAnsi="Consolas" w:cs="Consolas"/>
                <w:noProof w:val="0"/>
                <w:color w:val="000000"/>
                <w:kern w:val="0"/>
                <w:sz w:val="24"/>
                <w:szCs w:val="24"/>
                <w:lang w:val="en-US"/>
              </w:rPr>
              <w:t xml:space="preserve"> 0</w:t>
            </w:r>
            <w:r w:rsidRPr="006021C5">
              <w:rPr>
                <w:rFonts w:ascii="Consolas" w:hAnsi="Consolas" w:cs="Consolas"/>
                <w:noProof w:val="0"/>
                <w:color w:val="808080"/>
                <w:kern w:val="0"/>
                <w:sz w:val="24"/>
                <w:szCs w:val="24"/>
                <w:lang w:val="en-US"/>
              </w:rPr>
              <w:t>),</w:t>
            </w:r>
          </w:p>
          <w:p w14:paraId="39915956" w14:textId="77777777" w:rsidR="006021C5" w:rsidRPr="006021C5" w:rsidRDefault="006021C5" w:rsidP="006021C5">
            <w:pPr>
              <w:autoSpaceDE w:val="0"/>
              <w:autoSpaceDN w:val="0"/>
              <w:adjustRightInd w:val="0"/>
              <w:spacing w:line="276" w:lineRule="auto"/>
              <w:rPr>
                <w:rFonts w:ascii="Consolas" w:hAnsi="Consolas" w:cs="Consolas"/>
                <w:noProof w:val="0"/>
                <w:color w:val="000000"/>
                <w:kern w:val="0"/>
                <w:sz w:val="24"/>
                <w:szCs w:val="24"/>
                <w:lang w:val="en-US"/>
              </w:rPr>
            </w:pPr>
            <w:r w:rsidRPr="006021C5">
              <w:rPr>
                <w:rFonts w:ascii="Consolas" w:hAnsi="Consolas" w:cs="Consolas"/>
                <w:noProof w:val="0"/>
                <w:color w:val="000000"/>
                <w:kern w:val="0"/>
                <w:sz w:val="24"/>
                <w:szCs w:val="24"/>
                <w:lang w:val="en-US"/>
              </w:rPr>
              <w:t xml:space="preserve">    </w:t>
            </w:r>
            <w:r w:rsidRPr="006021C5">
              <w:rPr>
                <w:rFonts w:ascii="Consolas" w:hAnsi="Consolas" w:cs="Consolas"/>
                <w:noProof w:val="0"/>
                <w:color w:val="0000FF"/>
                <w:kern w:val="0"/>
                <w:sz w:val="24"/>
                <w:szCs w:val="24"/>
                <w:lang w:val="en-US"/>
              </w:rPr>
              <w:t>date</w:t>
            </w:r>
            <w:r w:rsidRPr="006021C5">
              <w:rPr>
                <w:rFonts w:ascii="Consolas" w:hAnsi="Consolas" w:cs="Consolas"/>
                <w:noProof w:val="0"/>
                <w:color w:val="000000"/>
                <w:kern w:val="0"/>
                <w:sz w:val="24"/>
                <w:szCs w:val="24"/>
                <w:lang w:val="en-US"/>
              </w:rPr>
              <w:t xml:space="preserve"> </w:t>
            </w:r>
            <w:proofErr w:type="spellStart"/>
            <w:r w:rsidRPr="006021C5">
              <w:rPr>
                <w:rFonts w:ascii="Consolas" w:hAnsi="Consolas" w:cs="Consolas"/>
                <w:noProof w:val="0"/>
                <w:color w:val="0000FF"/>
                <w:kern w:val="0"/>
                <w:sz w:val="24"/>
                <w:szCs w:val="24"/>
                <w:lang w:val="en-US"/>
              </w:rPr>
              <w:t>DATE</w:t>
            </w:r>
            <w:proofErr w:type="spellEnd"/>
            <w:r w:rsidRPr="006021C5">
              <w:rPr>
                <w:rFonts w:ascii="Consolas" w:hAnsi="Consolas" w:cs="Consolas"/>
                <w:noProof w:val="0"/>
                <w:color w:val="000000"/>
                <w:kern w:val="0"/>
                <w:sz w:val="24"/>
                <w:szCs w:val="24"/>
                <w:lang w:val="en-US"/>
              </w:rPr>
              <w:t xml:space="preserve"> </w:t>
            </w:r>
            <w:r w:rsidRPr="006021C5">
              <w:rPr>
                <w:rFonts w:ascii="Consolas" w:hAnsi="Consolas" w:cs="Consolas"/>
                <w:noProof w:val="0"/>
                <w:color w:val="808080"/>
                <w:kern w:val="0"/>
                <w:sz w:val="24"/>
                <w:szCs w:val="24"/>
                <w:lang w:val="en-US"/>
              </w:rPr>
              <w:t>NOT</w:t>
            </w:r>
            <w:r w:rsidRPr="006021C5">
              <w:rPr>
                <w:rFonts w:ascii="Consolas" w:hAnsi="Consolas" w:cs="Consolas"/>
                <w:noProof w:val="0"/>
                <w:color w:val="000000"/>
                <w:kern w:val="0"/>
                <w:sz w:val="24"/>
                <w:szCs w:val="24"/>
                <w:lang w:val="en-US"/>
              </w:rPr>
              <w:t xml:space="preserve"> </w:t>
            </w:r>
            <w:r w:rsidRPr="006021C5">
              <w:rPr>
                <w:rFonts w:ascii="Consolas" w:hAnsi="Consolas" w:cs="Consolas"/>
                <w:noProof w:val="0"/>
                <w:color w:val="808080"/>
                <w:kern w:val="0"/>
                <w:sz w:val="24"/>
                <w:szCs w:val="24"/>
                <w:lang w:val="en-US"/>
              </w:rPr>
              <w:t>NULL</w:t>
            </w:r>
          </w:p>
          <w:p w14:paraId="3FCA68D4" w14:textId="181D01E6" w:rsidR="003D2D89" w:rsidRPr="00354A29" w:rsidRDefault="006021C5" w:rsidP="006021C5">
            <w:pPr>
              <w:autoSpaceDE w:val="0"/>
              <w:autoSpaceDN w:val="0"/>
              <w:adjustRightInd w:val="0"/>
              <w:spacing w:line="276" w:lineRule="auto"/>
              <w:rPr>
                <w:rFonts w:ascii="Times New Roman" w:hAnsi="Times New Roman" w:cs="Times New Roman"/>
                <w:noProof w:val="0"/>
                <w:color w:val="000000"/>
                <w:kern w:val="0"/>
                <w:sz w:val="28"/>
                <w:szCs w:val="28"/>
              </w:rPr>
            </w:pPr>
            <w:r w:rsidRPr="006021C5">
              <w:rPr>
                <w:rFonts w:ascii="Consolas" w:hAnsi="Consolas" w:cs="Consolas"/>
                <w:noProof w:val="0"/>
                <w:color w:val="808080"/>
                <w:kern w:val="0"/>
                <w:sz w:val="24"/>
                <w:szCs w:val="24"/>
                <w:lang w:val="en-US"/>
              </w:rPr>
              <w:t>);</w:t>
            </w:r>
          </w:p>
        </w:tc>
      </w:tr>
    </w:tbl>
    <w:p w14:paraId="52002C95" w14:textId="77777777" w:rsidR="003D2D89" w:rsidRPr="00354A29" w:rsidRDefault="003D2D89" w:rsidP="00CF53B3">
      <w:pPr>
        <w:spacing w:after="0" w:line="360" w:lineRule="auto"/>
        <w:rPr>
          <w:rFonts w:ascii="Times New Roman" w:hAnsi="Times New Roman" w:cs="Times New Roman"/>
          <w:sz w:val="28"/>
          <w:szCs w:val="28"/>
        </w:rPr>
      </w:pPr>
    </w:p>
    <w:p w14:paraId="39304503" w14:textId="1226D720" w:rsidR="003D2D89" w:rsidRPr="00354A29" w:rsidRDefault="003D2D89" w:rsidP="00CF53B3">
      <w:pPr>
        <w:spacing w:after="0" w:line="360" w:lineRule="auto"/>
        <w:ind w:left="360"/>
        <w:rPr>
          <w:rFonts w:ascii="Times New Roman" w:hAnsi="Times New Roman" w:cs="Times New Roman"/>
          <w:b/>
          <w:bCs/>
          <w:i/>
          <w:iCs/>
          <w:sz w:val="28"/>
          <w:szCs w:val="28"/>
        </w:rPr>
      </w:pPr>
      <w:r w:rsidRPr="00354A29">
        <w:rPr>
          <w:rFonts w:ascii="Times New Roman" w:hAnsi="Times New Roman" w:cs="Times New Roman"/>
          <w:b/>
          <w:bCs/>
          <w:i/>
          <w:iCs/>
          <w:sz w:val="28"/>
          <w:szCs w:val="28"/>
        </w:rPr>
        <w:t xml:space="preserve">Bảng </w:t>
      </w:r>
      <w:r w:rsidR="00F4065F" w:rsidRPr="00354A29">
        <w:rPr>
          <w:rFonts w:ascii="Times New Roman" w:hAnsi="Times New Roman" w:cs="Times New Roman"/>
          <w:b/>
          <w:bCs/>
          <w:i/>
          <w:iCs/>
          <w:sz w:val="28"/>
          <w:szCs w:val="28"/>
        </w:rPr>
        <w:t>tài khoản</w:t>
      </w:r>
    </w:p>
    <w:tbl>
      <w:tblPr>
        <w:tblStyle w:val="TableGrid"/>
        <w:tblW w:w="0" w:type="auto"/>
        <w:tblInd w:w="360" w:type="dxa"/>
        <w:tblLook w:val="04A0" w:firstRow="1" w:lastRow="0" w:firstColumn="1" w:lastColumn="0" w:noHBand="0" w:noVBand="1"/>
      </w:tblPr>
      <w:tblGrid>
        <w:gridCol w:w="8656"/>
      </w:tblGrid>
      <w:tr w:rsidR="003D2D89" w:rsidRPr="00354A29" w14:paraId="3D4163E5" w14:textId="77777777" w:rsidTr="004F07DC">
        <w:tc>
          <w:tcPr>
            <w:tcW w:w="9350" w:type="dxa"/>
            <w:tcBorders>
              <w:top w:val="single" w:sz="4" w:space="0" w:color="auto"/>
              <w:left w:val="single" w:sz="4" w:space="0" w:color="auto"/>
              <w:bottom w:val="single" w:sz="4" w:space="0" w:color="auto"/>
              <w:right w:val="single" w:sz="4" w:space="0" w:color="auto"/>
            </w:tcBorders>
            <w:hideMark/>
          </w:tcPr>
          <w:p w14:paraId="6ADADBAD" w14:textId="77777777" w:rsidR="006021C5" w:rsidRPr="006021C5" w:rsidRDefault="006021C5" w:rsidP="006021C5">
            <w:pPr>
              <w:autoSpaceDE w:val="0"/>
              <w:autoSpaceDN w:val="0"/>
              <w:adjustRightInd w:val="0"/>
              <w:spacing w:line="276" w:lineRule="auto"/>
              <w:rPr>
                <w:rFonts w:ascii="Consolas" w:hAnsi="Consolas" w:cs="Consolas"/>
                <w:noProof w:val="0"/>
                <w:color w:val="000000"/>
                <w:kern w:val="0"/>
                <w:sz w:val="24"/>
                <w:szCs w:val="24"/>
                <w:lang w:val="en-US"/>
              </w:rPr>
            </w:pPr>
            <w:r w:rsidRPr="006021C5">
              <w:rPr>
                <w:rFonts w:ascii="Consolas" w:hAnsi="Consolas" w:cs="Consolas"/>
                <w:noProof w:val="0"/>
                <w:color w:val="0000FF"/>
                <w:kern w:val="0"/>
                <w:sz w:val="24"/>
                <w:szCs w:val="24"/>
                <w:lang w:val="en-US"/>
              </w:rPr>
              <w:t>CREATE</w:t>
            </w:r>
            <w:r w:rsidRPr="006021C5">
              <w:rPr>
                <w:rFonts w:ascii="Consolas" w:hAnsi="Consolas" w:cs="Consolas"/>
                <w:noProof w:val="0"/>
                <w:color w:val="000000"/>
                <w:kern w:val="0"/>
                <w:sz w:val="24"/>
                <w:szCs w:val="24"/>
                <w:lang w:val="en-US"/>
              </w:rPr>
              <w:t xml:space="preserve"> </w:t>
            </w:r>
            <w:r w:rsidRPr="006021C5">
              <w:rPr>
                <w:rFonts w:ascii="Consolas" w:hAnsi="Consolas" w:cs="Consolas"/>
                <w:noProof w:val="0"/>
                <w:color w:val="0000FF"/>
                <w:kern w:val="0"/>
                <w:sz w:val="24"/>
                <w:szCs w:val="24"/>
                <w:lang w:val="en-US"/>
              </w:rPr>
              <w:t>TABLE</w:t>
            </w:r>
            <w:r w:rsidRPr="006021C5">
              <w:rPr>
                <w:rFonts w:ascii="Consolas" w:hAnsi="Consolas" w:cs="Consolas"/>
                <w:noProof w:val="0"/>
                <w:color w:val="000000"/>
                <w:kern w:val="0"/>
                <w:sz w:val="24"/>
                <w:szCs w:val="24"/>
                <w:lang w:val="en-US"/>
              </w:rPr>
              <w:t xml:space="preserve"> Account</w:t>
            </w:r>
            <w:r w:rsidRPr="006021C5">
              <w:rPr>
                <w:rFonts w:ascii="Consolas" w:hAnsi="Consolas" w:cs="Consolas"/>
                <w:noProof w:val="0"/>
                <w:color w:val="0000FF"/>
                <w:kern w:val="0"/>
                <w:sz w:val="24"/>
                <w:szCs w:val="24"/>
                <w:lang w:val="en-US"/>
              </w:rPr>
              <w:t xml:space="preserve"> </w:t>
            </w:r>
            <w:r w:rsidRPr="006021C5">
              <w:rPr>
                <w:rFonts w:ascii="Consolas" w:hAnsi="Consolas" w:cs="Consolas"/>
                <w:noProof w:val="0"/>
                <w:color w:val="808080"/>
                <w:kern w:val="0"/>
                <w:sz w:val="24"/>
                <w:szCs w:val="24"/>
                <w:lang w:val="en-US"/>
              </w:rPr>
              <w:t>(</w:t>
            </w:r>
          </w:p>
          <w:p w14:paraId="692A789A" w14:textId="77777777" w:rsidR="006021C5" w:rsidRPr="006021C5" w:rsidRDefault="006021C5" w:rsidP="006021C5">
            <w:pPr>
              <w:autoSpaceDE w:val="0"/>
              <w:autoSpaceDN w:val="0"/>
              <w:adjustRightInd w:val="0"/>
              <w:spacing w:line="276" w:lineRule="auto"/>
              <w:rPr>
                <w:rFonts w:ascii="Consolas" w:hAnsi="Consolas" w:cs="Consolas"/>
                <w:noProof w:val="0"/>
                <w:color w:val="000000"/>
                <w:kern w:val="0"/>
                <w:sz w:val="24"/>
                <w:szCs w:val="24"/>
                <w:lang w:val="en-US"/>
              </w:rPr>
            </w:pPr>
            <w:r w:rsidRPr="006021C5">
              <w:rPr>
                <w:rFonts w:ascii="Consolas" w:hAnsi="Consolas" w:cs="Consolas"/>
                <w:noProof w:val="0"/>
                <w:color w:val="000000"/>
                <w:kern w:val="0"/>
                <w:sz w:val="24"/>
                <w:szCs w:val="24"/>
                <w:lang w:val="en-US"/>
              </w:rPr>
              <w:tab/>
            </w:r>
            <w:proofErr w:type="spellStart"/>
            <w:r w:rsidRPr="006021C5">
              <w:rPr>
                <w:rFonts w:ascii="Consolas" w:hAnsi="Consolas" w:cs="Consolas"/>
                <w:noProof w:val="0"/>
                <w:color w:val="000000"/>
                <w:kern w:val="0"/>
                <w:sz w:val="24"/>
                <w:szCs w:val="24"/>
                <w:lang w:val="en-US"/>
              </w:rPr>
              <w:t>userName</w:t>
            </w:r>
            <w:proofErr w:type="spellEnd"/>
            <w:r w:rsidRPr="006021C5">
              <w:rPr>
                <w:rFonts w:ascii="Consolas" w:hAnsi="Consolas" w:cs="Consolas"/>
                <w:noProof w:val="0"/>
                <w:color w:val="000000"/>
                <w:kern w:val="0"/>
                <w:sz w:val="24"/>
                <w:szCs w:val="24"/>
                <w:lang w:val="en-US"/>
              </w:rPr>
              <w:t xml:space="preserve"> </w:t>
            </w:r>
            <w:proofErr w:type="gramStart"/>
            <w:r w:rsidRPr="006021C5">
              <w:rPr>
                <w:rFonts w:ascii="Consolas" w:hAnsi="Consolas" w:cs="Consolas"/>
                <w:noProof w:val="0"/>
                <w:color w:val="0000FF"/>
                <w:kern w:val="0"/>
                <w:sz w:val="24"/>
                <w:szCs w:val="24"/>
                <w:lang w:val="en-US"/>
              </w:rPr>
              <w:t>VARCHAR</w:t>
            </w:r>
            <w:r w:rsidRPr="006021C5">
              <w:rPr>
                <w:rFonts w:ascii="Consolas" w:hAnsi="Consolas" w:cs="Consolas"/>
                <w:noProof w:val="0"/>
                <w:color w:val="808080"/>
                <w:kern w:val="0"/>
                <w:sz w:val="24"/>
                <w:szCs w:val="24"/>
                <w:lang w:val="en-US"/>
              </w:rPr>
              <w:t>(</w:t>
            </w:r>
            <w:proofErr w:type="gramEnd"/>
            <w:r w:rsidRPr="006021C5">
              <w:rPr>
                <w:rFonts w:ascii="Consolas" w:hAnsi="Consolas" w:cs="Consolas"/>
                <w:noProof w:val="0"/>
                <w:color w:val="000000"/>
                <w:kern w:val="0"/>
                <w:sz w:val="24"/>
                <w:szCs w:val="24"/>
                <w:lang w:val="en-US"/>
              </w:rPr>
              <w:t>10</w:t>
            </w:r>
            <w:r w:rsidRPr="006021C5">
              <w:rPr>
                <w:rFonts w:ascii="Consolas" w:hAnsi="Consolas" w:cs="Consolas"/>
                <w:noProof w:val="0"/>
                <w:color w:val="808080"/>
                <w:kern w:val="0"/>
                <w:sz w:val="24"/>
                <w:szCs w:val="24"/>
                <w:lang w:val="en-US"/>
              </w:rPr>
              <w:t>)</w:t>
            </w:r>
            <w:r w:rsidRPr="006021C5">
              <w:rPr>
                <w:rFonts w:ascii="Consolas" w:hAnsi="Consolas" w:cs="Consolas"/>
                <w:noProof w:val="0"/>
                <w:color w:val="000000"/>
                <w:kern w:val="0"/>
                <w:sz w:val="24"/>
                <w:szCs w:val="24"/>
                <w:lang w:val="en-US"/>
              </w:rPr>
              <w:t xml:space="preserve"> </w:t>
            </w:r>
            <w:r w:rsidRPr="006021C5">
              <w:rPr>
                <w:rFonts w:ascii="Consolas" w:hAnsi="Consolas" w:cs="Consolas"/>
                <w:noProof w:val="0"/>
                <w:color w:val="0000FF"/>
                <w:kern w:val="0"/>
                <w:sz w:val="24"/>
                <w:szCs w:val="24"/>
                <w:lang w:val="en-US"/>
              </w:rPr>
              <w:t>PRIMARY</w:t>
            </w:r>
            <w:r w:rsidRPr="006021C5">
              <w:rPr>
                <w:rFonts w:ascii="Consolas" w:hAnsi="Consolas" w:cs="Consolas"/>
                <w:noProof w:val="0"/>
                <w:color w:val="000000"/>
                <w:kern w:val="0"/>
                <w:sz w:val="24"/>
                <w:szCs w:val="24"/>
                <w:lang w:val="en-US"/>
              </w:rPr>
              <w:t xml:space="preserve"> </w:t>
            </w:r>
            <w:r w:rsidRPr="006021C5">
              <w:rPr>
                <w:rFonts w:ascii="Consolas" w:hAnsi="Consolas" w:cs="Consolas"/>
                <w:noProof w:val="0"/>
                <w:color w:val="0000FF"/>
                <w:kern w:val="0"/>
                <w:sz w:val="24"/>
                <w:szCs w:val="24"/>
                <w:lang w:val="en-US"/>
              </w:rPr>
              <w:t>KEY</w:t>
            </w:r>
            <w:r w:rsidRPr="006021C5">
              <w:rPr>
                <w:rFonts w:ascii="Consolas" w:hAnsi="Consolas" w:cs="Consolas"/>
                <w:noProof w:val="0"/>
                <w:color w:val="808080"/>
                <w:kern w:val="0"/>
                <w:sz w:val="24"/>
                <w:szCs w:val="24"/>
                <w:lang w:val="en-US"/>
              </w:rPr>
              <w:t>,</w:t>
            </w:r>
          </w:p>
          <w:p w14:paraId="1D61966C" w14:textId="77777777" w:rsidR="006021C5" w:rsidRPr="006021C5" w:rsidRDefault="006021C5" w:rsidP="006021C5">
            <w:pPr>
              <w:autoSpaceDE w:val="0"/>
              <w:autoSpaceDN w:val="0"/>
              <w:adjustRightInd w:val="0"/>
              <w:spacing w:line="276" w:lineRule="auto"/>
              <w:rPr>
                <w:rFonts w:ascii="Consolas" w:hAnsi="Consolas" w:cs="Consolas"/>
                <w:noProof w:val="0"/>
                <w:color w:val="000000"/>
                <w:kern w:val="0"/>
                <w:sz w:val="24"/>
                <w:szCs w:val="24"/>
                <w:lang w:val="en-US"/>
              </w:rPr>
            </w:pPr>
            <w:r w:rsidRPr="006021C5">
              <w:rPr>
                <w:rFonts w:ascii="Consolas" w:hAnsi="Consolas" w:cs="Consolas"/>
                <w:noProof w:val="0"/>
                <w:color w:val="000000"/>
                <w:kern w:val="0"/>
                <w:sz w:val="24"/>
                <w:szCs w:val="24"/>
                <w:lang w:val="en-US"/>
              </w:rPr>
              <w:tab/>
              <w:t xml:space="preserve">pass </w:t>
            </w:r>
            <w:proofErr w:type="gramStart"/>
            <w:r w:rsidRPr="006021C5">
              <w:rPr>
                <w:rFonts w:ascii="Consolas" w:hAnsi="Consolas" w:cs="Consolas"/>
                <w:noProof w:val="0"/>
                <w:color w:val="0000FF"/>
                <w:kern w:val="0"/>
                <w:sz w:val="24"/>
                <w:szCs w:val="24"/>
                <w:lang w:val="en-US"/>
              </w:rPr>
              <w:t>VARCHAR</w:t>
            </w:r>
            <w:r w:rsidRPr="006021C5">
              <w:rPr>
                <w:rFonts w:ascii="Consolas" w:hAnsi="Consolas" w:cs="Consolas"/>
                <w:noProof w:val="0"/>
                <w:color w:val="808080"/>
                <w:kern w:val="0"/>
                <w:sz w:val="24"/>
                <w:szCs w:val="24"/>
                <w:lang w:val="en-US"/>
              </w:rPr>
              <w:t>(</w:t>
            </w:r>
            <w:proofErr w:type="gramEnd"/>
            <w:r w:rsidRPr="006021C5">
              <w:rPr>
                <w:rFonts w:ascii="Consolas" w:hAnsi="Consolas" w:cs="Consolas"/>
                <w:noProof w:val="0"/>
                <w:color w:val="FF00FF"/>
                <w:kern w:val="0"/>
                <w:sz w:val="24"/>
                <w:szCs w:val="24"/>
                <w:lang w:val="en-US"/>
              </w:rPr>
              <w:t>max</w:t>
            </w:r>
            <w:r w:rsidRPr="006021C5">
              <w:rPr>
                <w:rFonts w:ascii="Consolas" w:hAnsi="Consolas" w:cs="Consolas"/>
                <w:noProof w:val="0"/>
                <w:color w:val="808080"/>
                <w:kern w:val="0"/>
                <w:sz w:val="24"/>
                <w:szCs w:val="24"/>
                <w:lang w:val="en-US"/>
              </w:rPr>
              <w:t>)</w:t>
            </w:r>
            <w:r w:rsidRPr="006021C5">
              <w:rPr>
                <w:rFonts w:ascii="Consolas" w:hAnsi="Consolas" w:cs="Consolas"/>
                <w:noProof w:val="0"/>
                <w:color w:val="000000"/>
                <w:kern w:val="0"/>
                <w:sz w:val="24"/>
                <w:szCs w:val="24"/>
                <w:lang w:val="en-US"/>
              </w:rPr>
              <w:t xml:space="preserve"> </w:t>
            </w:r>
            <w:r w:rsidRPr="006021C5">
              <w:rPr>
                <w:rFonts w:ascii="Consolas" w:hAnsi="Consolas" w:cs="Consolas"/>
                <w:noProof w:val="0"/>
                <w:color w:val="808080"/>
                <w:kern w:val="0"/>
                <w:sz w:val="24"/>
                <w:szCs w:val="24"/>
                <w:lang w:val="en-US"/>
              </w:rPr>
              <w:t>NOT</w:t>
            </w:r>
            <w:r w:rsidRPr="006021C5">
              <w:rPr>
                <w:rFonts w:ascii="Consolas" w:hAnsi="Consolas" w:cs="Consolas"/>
                <w:noProof w:val="0"/>
                <w:color w:val="000000"/>
                <w:kern w:val="0"/>
                <w:sz w:val="24"/>
                <w:szCs w:val="24"/>
                <w:lang w:val="en-US"/>
              </w:rPr>
              <w:t xml:space="preserve"> </w:t>
            </w:r>
            <w:r w:rsidRPr="006021C5">
              <w:rPr>
                <w:rFonts w:ascii="Consolas" w:hAnsi="Consolas" w:cs="Consolas"/>
                <w:noProof w:val="0"/>
                <w:color w:val="808080"/>
                <w:kern w:val="0"/>
                <w:sz w:val="24"/>
                <w:szCs w:val="24"/>
                <w:lang w:val="en-US"/>
              </w:rPr>
              <w:t>NULL</w:t>
            </w:r>
            <w:r w:rsidRPr="006021C5">
              <w:rPr>
                <w:rFonts w:ascii="Consolas" w:hAnsi="Consolas" w:cs="Consolas"/>
                <w:noProof w:val="0"/>
                <w:color w:val="000000"/>
                <w:kern w:val="0"/>
                <w:sz w:val="24"/>
                <w:szCs w:val="24"/>
                <w:lang w:val="en-US"/>
              </w:rPr>
              <w:t xml:space="preserve"> </w:t>
            </w:r>
            <w:r w:rsidRPr="006021C5">
              <w:rPr>
                <w:rFonts w:ascii="Consolas" w:hAnsi="Consolas" w:cs="Consolas"/>
                <w:noProof w:val="0"/>
                <w:color w:val="0000FF"/>
                <w:kern w:val="0"/>
                <w:sz w:val="24"/>
                <w:szCs w:val="24"/>
                <w:lang w:val="en-US"/>
              </w:rPr>
              <w:t xml:space="preserve">CHECK </w:t>
            </w:r>
            <w:r w:rsidRPr="006021C5">
              <w:rPr>
                <w:rFonts w:ascii="Consolas" w:hAnsi="Consolas" w:cs="Consolas"/>
                <w:noProof w:val="0"/>
                <w:color w:val="808080"/>
                <w:kern w:val="0"/>
                <w:sz w:val="24"/>
                <w:szCs w:val="24"/>
                <w:lang w:val="en-US"/>
              </w:rPr>
              <w:t>(</w:t>
            </w:r>
            <w:r w:rsidRPr="006021C5">
              <w:rPr>
                <w:rFonts w:ascii="Consolas" w:hAnsi="Consolas" w:cs="Consolas"/>
                <w:noProof w:val="0"/>
                <w:color w:val="000000"/>
                <w:kern w:val="0"/>
                <w:sz w:val="24"/>
                <w:szCs w:val="24"/>
                <w:lang w:val="en-US"/>
              </w:rPr>
              <w:t xml:space="preserve">pass </w:t>
            </w:r>
            <w:r w:rsidRPr="006021C5">
              <w:rPr>
                <w:rFonts w:ascii="Consolas" w:hAnsi="Consolas" w:cs="Consolas"/>
                <w:noProof w:val="0"/>
                <w:color w:val="808080"/>
                <w:kern w:val="0"/>
                <w:sz w:val="24"/>
                <w:szCs w:val="24"/>
                <w:lang w:val="en-US"/>
              </w:rPr>
              <w:t>!=</w:t>
            </w:r>
            <w:r w:rsidRPr="006021C5">
              <w:rPr>
                <w:rFonts w:ascii="Consolas" w:hAnsi="Consolas" w:cs="Consolas"/>
                <w:noProof w:val="0"/>
                <w:color w:val="000000"/>
                <w:kern w:val="0"/>
                <w:sz w:val="24"/>
                <w:szCs w:val="24"/>
                <w:lang w:val="en-US"/>
              </w:rPr>
              <w:t xml:space="preserve"> </w:t>
            </w:r>
            <w:r w:rsidRPr="006021C5">
              <w:rPr>
                <w:rFonts w:ascii="Consolas" w:hAnsi="Consolas" w:cs="Consolas"/>
                <w:noProof w:val="0"/>
                <w:color w:val="FF0000"/>
                <w:kern w:val="0"/>
                <w:sz w:val="24"/>
                <w:szCs w:val="24"/>
                <w:lang w:val="en-US"/>
              </w:rPr>
              <w:t>''</w:t>
            </w:r>
            <w:r w:rsidRPr="006021C5">
              <w:rPr>
                <w:rFonts w:ascii="Consolas" w:hAnsi="Consolas" w:cs="Consolas"/>
                <w:noProof w:val="0"/>
                <w:color w:val="808080"/>
                <w:kern w:val="0"/>
                <w:sz w:val="24"/>
                <w:szCs w:val="24"/>
                <w:lang w:val="en-US"/>
              </w:rPr>
              <w:t>),</w:t>
            </w:r>
            <w:r w:rsidRPr="006021C5">
              <w:rPr>
                <w:rFonts w:ascii="Consolas" w:hAnsi="Consolas" w:cs="Consolas"/>
                <w:noProof w:val="0"/>
                <w:color w:val="000000"/>
                <w:kern w:val="0"/>
                <w:sz w:val="24"/>
                <w:szCs w:val="24"/>
                <w:lang w:val="en-US"/>
              </w:rPr>
              <w:t xml:space="preserve"> </w:t>
            </w:r>
          </w:p>
          <w:p w14:paraId="7AC045C4" w14:textId="77C5CD40" w:rsidR="003D2D89" w:rsidRPr="006021C5" w:rsidRDefault="006021C5" w:rsidP="006021C5">
            <w:pPr>
              <w:autoSpaceDE w:val="0"/>
              <w:autoSpaceDN w:val="0"/>
              <w:adjustRightInd w:val="0"/>
              <w:spacing w:line="276" w:lineRule="auto"/>
              <w:rPr>
                <w:rFonts w:ascii="Consolas" w:hAnsi="Consolas" w:cs="Consolas"/>
                <w:noProof w:val="0"/>
                <w:color w:val="000000"/>
                <w:kern w:val="0"/>
                <w:sz w:val="24"/>
                <w:szCs w:val="24"/>
                <w:lang w:val="en-US"/>
              </w:rPr>
            </w:pPr>
            <w:r w:rsidRPr="006021C5">
              <w:rPr>
                <w:rFonts w:ascii="Consolas" w:hAnsi="Consolas" w:cs="Consolas"/>
                <w:noProof w:val="0"/>
                <w:color w:val="000000"/>
                <w:kern w:val="0"/>
                <w:sz w:val="24"/>
                <w:szCs w:val="24"/>
                <w:lang w:val="en-US"/>
              </w:rPr>
              <w:tab/>
            </w:r>
            <w:proofErr w:type="spellStart"/>
            <w:r w:rsidRPr="006021C5">
              <w:rPr>
                <w:rFonts w:ascii="Consolas" w:hAnsi="Consolas" w:cs="Consolas"/>
                <w:noProof w:val="0"/>
                <w:color w:val="000000"/>
                <w:kern w:val="0"/>
                <w:sz w:val="24"/>
                <w:szCs w:val="24"/>
                <w:lang w:val="en-US"/>
              </w:rPr>
              <w:t>userRole</w:t>
            </w:r>
            <w:proofErr w:type="spellEnd"/>
            <w:r w:rsidRPr="006021C5">
              <w:rPr>
                <w:rFonts w:ascii="Consolas" w:hAnsi="Consolas" w:cs="Consolas"/>
                <w:noProof w:val="0"/>
                <w:color w:val="000000"/>
                <w:kern w:val="0"/>
                <w:sz w:val="24"/>
                <w:szCs w:val="24"/>
                <w:lang w:val="en-US"/>
              </w:rPr>
              <w:t xml:space="preserve"> </w:t>
            </w:r>
            <w:r w:rsidRPr="006021C5">
              <w:rPr>
                <w:rFonts w:ascii="Consolas" w:hAnsi="Consolas" w:cs="Consolas"/>
                <w:noProof w:val="0"/>
                <w:color w:val="0000FF"/>
                <w:kern w:val="0"/>
                <w:sz w:val="24"/>
                <w:szCs w:val="24"/>
                <w:lang w:val="en-US"/>
              </w:rPr>
              <w:t>INT</w:t>
            </w:r>
            <w:r w:rsidRPr="006021C5">
              <w:rPr>
                <w:rFonts w:ascii="Consolas" w:hAnsi="Consolas" w:cs="Consolas"/>
                <w:noProof w:val="0"/>
                <w:color w:val="000000"/>
                <w:kern w:val="0"/>
                <w:sz w:val="24"/>
                <w:szCs w:val="24"/>
                <w:lang w:val="en-US"/>
              </w:rPr>
              <w:t xml:space="preserve"> </w:t>
            </w:r>
            <w:r w:rsidRPr="006021C5">
              <w:rPr>
                <w:rFonts w:ascii="Consolas" w:hAnsi="Consolas" w:cs="Consolas"/>
                <w:noProof w:val="0"/>
                <w:color w:val="808080"/>
                <w:kern w:val="0"/>
                <w:sz w:val="24"/>
                <w:szCs w:val="24"/>
                <w:lang w:val="en-US"/>
              </w:rPr>
              <w:t>NOT</w:t>
            </w:r>
            <w:r w:rsidRPr="006021C5">
              <w:rPr>
                <w:rFonts w:ascii="Consolas" w:hAnsi="Consolas" w:cs="Consolas"/>
                <w:noProof w:val="0"/>
                <w:color w:val="000000"/>
                <w:kern w:val="0"/>
                <w:sz w:val="24"/>
                <w:szCs w:val="24"/>
                <w:lang w:val="en-US"/>
              </w:rPr>
              <w:t xml:space="preserve"> </w:t>
            </w:r>
            <w:r w:rsidRPr="006021C5">
              <w:rPr>
                <w:rFonts w:ascii="Consolas" w:hAnsi="Consolas" w:cs="Consolas"/>
                <w:noProof w:val="0"/>
                <w:color w:val="808080"/>
                <w:kern w:val="0"/>
                <w:sz w:val="24"/>
                <w:szCs w:val="24"/>
                <w:lang w:val="en-US"/>
              </w:rPr>
              <w:t>NULL</w:t>
            </w:r>
            <w:r w:rsidRPr="006021C5">
              <w:rPr>
                <w:rFonts w:ascii="Consolas" w:hAnsi="Consolas" w:cs="Consolas"/>
                <w:noProof w:val="0"/>
                <w:color w:val="000000"/>
                <w:kern w:val="0"/>
                <w:sz w:val="24"/>
                <w:szCs w:val="24"/>
                <w:lang w:val="en-US"/>
              </w:rPr>
              <w:t xml:space="preserve"> </w:t>
            </w:r>
            <w:r w:rsidRPr="006021C5">
              <w:rPr>
                <w:rFonts w:ascii="Consolas" w:hAnsi="Consolas" w:cs="Consolas"/>
                <w:noProof w:val="0"/>
                <w:color w:val="0000FF"/>
                <w:kern w:val="0"/>
                <w:sz w:val="24"/>
                <w:szCs w:val="24"/>
                <w:lang w:val="en-US"/>
              </w:rPr>
              <w:t xml:space="preserve">CHECK </w:t>
            </w:r>
            <w:r w:rsidRPr="006021C5">
              <w:rPr>
                <w:rFonts w:ascii="Consolas" w:hAnsi="Consolas" w:cs="Consolas"/>
                <w:noProof w:val="0"/>
                <w:color w:val="808080"/>
                <w:kern w:val="0"/>
                <w:sz w:val="24"/>
                <w:szCs w:val="24"/>
                <w:lang w:val="en-US"/>
              </w:rPr>
              <w:t>(</w:t>
            </w:r>
            <w:proofErr w:type="spellStart"/>
            <w:r w:rsidRPr="006021C5">
              <w:rPr>
                <w:rFonts w:ascii="Consolas" w:hAnsi="Consolas" w:cs="Consolas"/>
                <w:noProof w:val="0"/>
                <w:color w:val="000000"/>
                <w:kern w:val="0"/>
                <w:sz w:val="24"/>
                <w:szCs w:val="24"/>
                <w:lang w:val="en-US"/>
              </w:rPr>
              <w:t>userRole</w:t>
            </w:r>
            <w:proofErr w:type="spellEnd"/>
            <w:r w:rsidRPr="006021C5">
              <w:rPr>
                <w:rFonts w:ascii="Consolas" w:hAnsi="Consolas" w:cs="Consolas"/>
                <w:noProof w:val="0"/>
                <w:color w:val="000000"/>
                <w:kern w:val="0"/>
                <w:sz w:val="24"/>
                <w:szCs w:val="24"/>
                <w:lang w:val="en-US"/>
              </w:rPr>
              <w:t xml:space="preserve"> </w:t>
            </w:r>
            <w:r w:rsidRPr="006021C5">
              <w:rPr>
                <w:rFonts w:ascii="Consolas" w:hAnsi="Consolas" w:cs="Consolas"/>
                <w:noProof w:val="0"/>
                <w:color w:val="808080"/>
                <w:kern w:val="0"/>
                <w:sz w:val="24"/>
                <w:szCs w:val="24"/>
                <w:lang w:val="en-US"/>
              </w:rPr>
              <w:t>&gt;=</w:t>
            </w:r>
            <w:r w:rsidRPr="006021C5">
              <w:rPr>
                <w:rFonts w:ascii="Consolas" w:hAnsi="Consolas" w:cs="Consolas"/>
                <w:noProof w:val="0"/>
                <w:color w:val="000000"/>
                <w:kern w:val="0"/>
                <w:sz w:val="24"/>
                <w:szCs w:val="24"/>
                <w:lang w:val="en-US"/>
              </w:rPr>
              <w:t xml:space="preserve"> 0 </w:t>
            </w:r>
            <w:r w:rsidRPr="006021C5">
              <w:rPr>
                <w:rFonts w:ascii="Consolas" w:hAnsi="Consolas" w:cs="Consolas"/>
                <w:noProof w:val="0"/>
                <w:color w:val="808080"/>
                <w:kern w:val="0"/>
                <w:sz w:val="24"/>
                <w:szCs w:val="24"/>
                <w:lang w:val="en-US"/>
              </w:rPr>
              <w:t>AND</w:t>
            </w:r>
            <w:r w:rsidRPr="006021C5">
              <w:rPr>
                <w:rFonts w:ascii="Consolas" w:hAnsi="Consolas" w:cs="Consolas"/>
                <w:noProof w:val="0"/>
                <w:color w:val="000000"/>
                <w:kern w:val="0"/>
                <w:sz w:val="24"/>
                <w:szCs w:val="24"/>
                <w:lang w:val="en-US"/>
              </w:rPr>
              <w:t xml:space="preserve"> </w:t>
            </w:r>
            <w:proofErr w:type="spellStart"/>
            <w:r w:rsidRPr="006021C5">
              <w:rPr>
                <w:rFonts w:ascii="Consolas" w:hAnsi="Consolas" w:cs="Consolas"/>
                <w:noProof w:val="0"/>
                <w:color w:val="000000"/>
                <w:kern w:val="0"/>
                <w:sz w:val="24"/>
                <w:szCs w:val="24"/>
                <w:lang w:val="en-US"/>
              </w:rPr>
              <w:t>userRole</w:t>
            </w:r>
            <w:proofErr w:type="spellEnd"/>
            <w:r w:rsidRPr="006021C5">
              <w:rPr>
                <w:rFonts w:ascii="Consolas" w:hAnsi="Consolas" w:cs="Consolas"/>
                <w:noProof w:val="0"/>
                <w:color w:val="000000"/>
                <w:kern w:val="0"/>
                <w:sz w:val="24"/>
                <w:szCs w:val="24"/>
                <w:lang w:val="en-US"/>
              </w:rPr>
              <w:t xml:space="preserve"> </w:t>
            </w:r>
            <w:r w:rsidRPr="006021C5">
              <w:rPr>
                <w:rFonts w:ascii="Consolas" w:hAnsi="Consolas" w:cs="Consolas"/>
                <w:noProof w:val="0"/>
                <w:color w:val="808080"/>
                <w:kern w:val="0"/>
                <w:sz w:val="24"/>
                <w:szCs w:val="24"/>
                <w:lang w:val="en-US"/>
              </w:rPr>
              <w:t>&lt;=</w:t>
            </w:r>
            <w:r w:rsidRPr="006021C5">
              <w:rPr>
                <w:rFonts w:ascii="Consolas" w:hAnsi="Consolas" w:cs="Consolas"/>
                <w:noProof w:val="0"/>
                <w:color w:val="000000"/>
                <w:kern w:val="0"/>
                <w:sz w:val="24"/>
                <w:szCs w:val="24"/>
                <w:lang w:val="en-US"/>
              </w:rPr>
              <w:t xml:space="preserve"> 1</w:t>
            </w:r>
            <w:r w:rsidRPr="006021C5">
              <w:rPr>
                <w:rFonts w:ascii="Consolas" w:hAnsi="Consolas" w:cs="Consolas"/>
                <w:noProof w:val="0"/>
                <w:color w:val="808080"/>
                <w:kern w:val="0"/>
                <w:sz w:val="24"/>
                <w:szCs w:val="24"/>
                <w:lang w:val="en-US"/>
              </w:rPr>
              <w:t>));</w:t>
            </w:r>
          </w:p>
        </w:tc>
      </w:tr>
    </w:tbl>
    <w:p w14:paraId="23ED21FF" w14:textId="5517286A" w:rsidR="00A8262E" w:rsidRPr="00354A29" w:rsidRDefault="00A8262E" w:rsidP="00CF53B3">
      <w:pPr>
        <w:spacing w:after="0" w:line="360" w:lineRule="auto"/>
        <w:rPr>
          <w:rFonts w:ascii="Times New Roman" w:hAnsi="Times New Roman" w:cs="Times New Roman"/>
          <w:b/>
          <w:bCs/>
          <w:i/>
          <w:iCs/>
          <w:sz w:val="28"/>
          <w:szCs w:val="28"/>
        </w:rPr>
      </w:pPr>
      <w:r w:rsidRPr="00354A29">
        <w:rPr>
          <w:rFonts w:ascii="Times New Roman" w:hAnsi="Times New Roman" w:cs="Times New Roman"/>
          <w:b/>
          <w:bCs/>
          <w:i/>
          <w:iCs/>
          <w:sz w:val="28"/>
          <w:szCs w:val="28"/>
        </w:rPr>
        <w:lastRenderedPageBreak/>
        <w:t>Diagram:</w:t>
      </w:r>
    </w:p>
    <w:p w14:paraId="4AD2CDB2" w14:textId="5D08BBC5" w:rsidR="008976B3" w:rsidRDefault="00202226" w:rsidP="008976B3">
      <w:pPr>
        <w:spacing w:after="0" w:line="360" w:lineRule="auto"/>
        <w:rPr>
          <w:rFonts w:ascii="Times New Roman" w:hAnsi="Times New Roman" w:cs="Times New Roman"/>
          <w:sz w:val="28"/>
          <w:szCs w:val="28"/>
          <w:lang w:val="en-US"/>
        </w:rPr>
      </w:pPr>
      <w:r w:rsidRPr="00202226">
        <w:rPr>
          <w:rFonts w:ascii="Times New Roman" w:hAnsi="Times New Roman" w:cs="Times New Roman"/>
          <w:sz w:val="28"/>
          <w:szCs w:val="28"/>
        </w:rPr>
        <w:drawing>
          <wp:inline distT="0" distB="0" distL="0" distR="0" wp14:anchorId="3E075091" wp14:editId="7B5C8B92">
            <wp:extent cx="6169466" cy="4232366"/>
            <wp:effectExtent l="0" t="0" r="3175" b="0"/>
            <wp:docPr id="12845508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550877" name="Picture 1" descr="A screenshot of a computer&#10;&#10;Description automatically generated"/>
                    <pic:cNvPicPr/>
                  </pic:nvPicPr>
                  <pic:blipFill>
                    <a:blip r:embed="rId14"/>
                    <a:stretch>
                      <a:fillRect/>
                    </a:stretch>
                  </pic:blipFill>
                  <pic:spPr>
                    <a:xfrm>
                      <a:off x="0" y="0"/>
                      <a:ext cx="6183637" cy="4242088"/>
                    </a:xfrm>
                    <a:prstGeom prst="rect">
                      <a:avLst/>
                    </a:prstGeom>
                  </pic:spPr>
                </pic:pic>
              </a:graphicData>
            </a:graphic>
          </wp:inline>
        </w:drawing>
      </w:r>
    </w:p>
    <w:p w14:paraId="48310A2F" w14:textId="1C60863E" w:rsidR="008976B3" w:rsidRDefault="008976B3">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0ABDAD0E" w14:textId="7C40E049" w:rsidR="002D5E33" w:rsidRPr="00450A0F" w:rsidRDefault="002D5E33" w:rsidP="00450A0F">
      <w:pPr>
        <w:pStyle w:val="Heading1"/>
        <w:jc w:val="center"/>
        <w:rPr>
          <w:rFonts w:ascii="Times New Roman" w:hAnsi="Times New Roman" w:cs="Times New Roman"/>
          <w:b/>
          <w:bCs/>
          <w:color w:val="auto"/>
          <w:sz w:val="28"/>
          <w:szCs w:val="28"/>
        </w:rPr>
      </w:pPr>
      <w:bookmarkStart w:id="12" w:name="_Toc165362078"/>
      <w:r w:rsidRPr="00450A0F">
        <w:rPr>
          <w:rFonts w:ascii="Times New Roman" w:hAnsi="Times New Roman" w:cs="Times New Roman"/>
          <w:b/>
          <w:bCs/>
          <w:color w:val="auto"/>
          <w:sz w:val="28"/>
          <w:szCs w:val="28"/>
        </w:rPr>
        <w:lastRenderedPageBreak/>
        <w:t xml:space="preserve">CHƯƠNG 3: </w:t>
      </w:r>
      <w:r w:rsidR="00450A0F" w:rsidRPr="00450A0F">
        <w:rPr>
          <w:rFonts w:ascii="Times New Roman" w:hAnsi="Times New Roman" w:cs="Times New Roman"/>
          <w:b/>
          <w:bCs/>
          <w:color w:val="auto"/>
          <w:sz w:val="28"/>
          <w:szCs w:val="28"/>
        </w:rPr>
        <w:t>THIẾT KẾ CÁC CHỨC NĂNG</w:t>
      </w:r>
      <w:bookmarkEnd w:id="12"/>
    </w:p>
    <w:p w14:paraId="3E0AB1D8" w14:textId="35CCBEBA" w:rsidR="008976B3" w:rsidRDefault="008976B3" w:rsidP="002D5E33">
      <w:pPr>
        <w:pStyle w:val="ListParagraph"/>
        <w:numPr>
          <w:ilvl w:val="0"/>
          <w:numId w:val="43"/>
        </w:numPr>
        <w:spacing w:after="0" w:line="360" w:lineRule="auto"/>
        <w:outlineLvl w:val="1"/>
        <w:rPr>
          <w:rFonts w:ascii="Times New Roman" w:hAnsi="Times New Roman" w:cs="Times New Roman"/>
          <w:b/>
          <w:bCs/>
          <w:sz w:val="28"/>
          <w:szCs w:val="28"/>
          <w:lang w:val="en-US"/>
        </w:rPr>
      </w:pPr>
      <w:bookmarkStart w:id="13" w:name="_Toc165362079"/>
      <w:r w:rsidRPr="003102FA">
        <w:rPr>
          <w:rFonts w:ascii="Times New Roman" w:hAnsi="Times New Roman" w:cs="Times New Roman"/>
          <w:b/>
          <w:bCs/>
          <w:sz w:val="28"/>
          <w:szCs w:val="28"/>
          <w:lang w:val="en-US"/>
        </w:rPr>
        <w:t>Kết nối Cơ sở dữ liệu</w:t>
      </w:r>
      <w:r w:rsidR="00FF519B">
        <w:rPr>
          <w:rFonts w:ascii="Times New Roman" w:hAnsi="Times New Roman" w:cs="Times New Roman"/>
          <w:b/>
          <w:bCs/>
          <w:sz w:val="28"/>
          <w:szCs w:val="28"/>
          <w:lang w:val="en-US"/>
        </w:rPr>
        <w:t>:</w:t>
      </w:r>
      <w:bookmarkEnd w:id="13"/>
    </w:p>
    <w:p w14:paraId="07E2F61F" w14:textId="77777777" w:rsidR="003845E6" w:rsidRDefault="003845E6" w:rsidP="003845E6">
      <w:pPr>
        <w:pStyle w:val="ListParagraph"/>
        <w:spacing w:after="0" w:line="360" w:lineRule="auto"/>
        <w:ind w:left="1584"/>
        <w:rPr>
          <w:rFonts w:ascii="Times New Roman" w:hAnsi="Times New Roman" w:cs="Times New Roman"/>
          <w:sz w:val="28"/>
          <w:szCs w:val="28"/>
          <w:u w:val="single"/>
          <w:lang w:val="en-US"/>
        </w:rPr>
      </w:pPr>
      <w:r w:rsidRPr="00E6737D">
        <w:rPr>
          <w:rFonts w:ascii="Times New Roman" w:hAnsi="Times New Roman" w:cs="Times New Roman"/>
          <w:sz w:val="28"/>
          <w:szCs w:val="28"/>
          <w:u w:val="single"/>
          <w:lang w:val="en-US"/>
        </w:rPr>
        <w:t>SQL:</w:t>
      </w:r>
    </w:p>
    <w:p w14:paraId="2908A581" w14:textId="77777777" w:rsidR="003845E6" w:rsidRPr="00694F8E" w:rsidRDefault="003845E6" w:rsidP="003845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694F8E">
        <w:rPr>
          <w:rFonts w:ascii="Consolas" w:hAnsi="Consolas" w:cs="Consolas"/>
          <w:noProof w:val="0"/>
          <w:color w:val="008000"/>
          <w:kern w:val="0"/>
          <w:sz w:val="24"/>
          <w:szCs w:val="24"/>
          <w:lang w:val="en-US"/>
        </w:rPr>
        <w:t>/* CHECK LOGIN */</w:t>
      </w:r>
    </w:p>
    <w:p w14:paraId="4BC22014" w14:textId="77777777" w:rsidR="003845E6" w:rsidRPr="00694F8E" w:rsidRDefault="003845E6" w:rsidP="003845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694F8E">
        <w:rPr>
          <w:rFonts w:ascii="Consolas" w:hAnsi="Consolas" w:cs="Consolas"/>
          <w:noProof w:val="0"/>
          <w:color w:val="0000FF"/>
          <w:kern w:val="0"/>
          <w:sz w:val="24"/>
          <w:szCs w:val="24"/>
          <w:lang w:val="en-US"/>
        </w:rPr>
        <w:t>CREATE</w:t>
      </w:r>
      <w:r w:rsidRPr="00694F8E">
        <w:rPr>
          <w:rFonts w:ascii="Consolas" w:hAnsi="Consolas" w:cs="Consolas"/>
          <w:noProof w:val="0"/>
          <w:color w:val="000000"/>
          <w:kern w:val="0"/>
          <w:sz w:val="24"/>
          <w:szCs w:val="24"/>
          <w:lang w:val="en-US"/>
        </w:rPr>
        <w:t xml:space="preserve"> </w:t>
      </w:r>
      <w:r w:rsidRPr="00694F8E">
        <w:rPr>
          <w:rFonts w:ascii="Consolas" w:hAnsi="Consolas" w:cs="Consolas"/>
          <w:noProof w:val="0"/>
          <w:color w:val="0000FF"/>
          <w:kern w:val="0"/>
          <w:sz w:val="24"/>
          <w:szCs w:val="24"/>
          <w:lang w:val="en-US"/>
        </w:rPr>
        <w:t>FUNCTION</w:t>
      </w:r>
      <w:r w:rsidRPr="00694F8E">
        <w:rPr>
          <w:rFonts w:ascii="Consolas" w:hAnsi="Consolas" w:cs="Consolas"/>
          <w:noProof w:val="0"/>
          <w:color w:val="000000"/>
          <w:kern w:val="0"/>
          <w:sz w:val="24"/>
          <w:szCs w:val="24"/>
          <w:lang w:val="en-US"/>
        </w:rPr>
        <w:t xml:space="preserve"> </w:t>
      </w:r>
      <w:proofErr w:type="spellStart"/>
      <w:proofErr w:type="gramStart"/>
      <w:r w:rsidRPr="00694F8E">
        <w:rPr>
          <w:rFonts w:ascii="Consolas" w:hAnsi="Consolas" w:cs="Consolas"/>
          <w:noProof w:val="0"/>
          <w:color w:val="000000"/>
          <w:kern w:val="0"/>
          <w:sz w:val="24"/>
          <w:szCs w:val="24"/>
          <w:lang w:val="en-US"/>
        </w:rPr>
        <w:t>checkLogin</w:t>
      </w:r>
      <w:proofErr w:type="spellEnd"/>
      <w:proofErr w:type="gramEnd"/>
    </w:p>
    <w:p w14:paraId="71556D6A" w14:textId="77777777" w:rsidR="003845E6" w:rsidRPr="00694F8E" w:rsidRDefault="003845E6" w:rsidP="003845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694F8E">
        <w:rPr>
          <w:rFonts w:ascii="Consolas" w:hAnsi="Consolas" w:cs="Consolas"/>
          <w:noProof w:val="0"/>
          <w:color w:val="0000FF"/>
          <w:kern w:val="0"/>
          <w:sz w:val="24"/>
          <w:szCs w:val="24"/>
          <w:lang w:val="en-US"/>
        </w:rPr>
        <w:t xml:space="preserve">    </w:t>
      </w:r>
      <w:r w:rsidRPr="00694F8E">
        <w:rPr>
          <w:rFonts w:ascii="Consolas" w:hAnsi="Consolas" w:cs="Consolas"/>
          <w:noProof w:val="0"/>
          <w:color w:val="808080"/>
          <w:kern w:val="0"/>
          <w:sz w:val="24"/>
          <w:szCs w:val="24"/>
          <w:lang w:val="en-US"/>
        </w:rPr>
        <w:t>(</w:t>
      </w:r>
      <w:r w:rsidRPr="00694F8E">
        <w:rPr>
          <w:rFonts w:ascii="Consolas" w:hAnsi="Consolas" w:cs="Consolas"/>
          <w:noProof w:val="0"/>
          <w:color w:val="000000"/>
          <w:kern w:val="0"/>
          <w:sz w:val="24"/>
          <w:szCs w:val="24"/>
          <w:lang w:val="en-US"/>
        </w:rPr>
        <w:t xml:space="preserve">@userName </w:t>
      </w:r>
      <w:proofErr w:type="gramStart"/>
      <w:r w:rsidRPr="00694F8E">
        <w:rPr>
          <w:rFonts w:ascii="Consolas" w:hAnsi="Consolas" w:cs="Consolas"/>
          <w:noProof w:val="0"/>
          <w:color w:val="0000FF"/>
          <w:kern w:val="0"/>
          <w:sz w:val="24"/>
          <w:szCs w:val="24"/>
          <w:lang w:val="en-US"/>
        </w:rPr>
        <w:t>VARCHAR</w:t>
      </w:r>
      <w:r w:rsidRPr="00694F8E">
        <w:rPr>
          <w:rFonts w:ascii="Consolas" w:hAnsi="Consolas" w:cs="Consolas"/>
          <w:noProof w:val="0"/>
          <w:color w:val="808080"/>
          <w:kern w:val="0"/>
          <w:sz w:val="24"/>
          <w:szCs w:val="24"/>
          <w:lang w:val="en-US"/>
        </w:rPr>
        <w:t>(</w:t>
      </w:r>
      <w:proofErr w:type="gramEnd"/>
      <w:r w:rsidRPr="00694F8E">
        <w:rPr>
          <w:rFonts w:ascii="Consolas" w:hAnsi="Consolas" w:cs="Consolas"/>
          <w:noProof w:val="0"/>
          <w:color w:val="000000"/>
          <w:kern w:val="0"/>
          <w:sz w:val="24"/>
          <w:szCs w:val="24"/>
          <w:lang w:val="en-US"/>
        </w:rPr>
        <w:t>10</w:t>
      </w:r>
      <w:r w:rsidRPr="00694F8E">
        <w:rPr>
          <w:rFonts w:ascii="Consolas" w:hAnsi="Consolas" w:cs="Consolas"/>
          <w:noProof w:val="0"/>
          <w:color w:val="808080"/>
          <w:kern w:val="0"/>
          <w:sz w:val="24"/>
          <w:szCs w:val="24"/>
          <w:lang w:val="en-US"/>
        </w:rPr>
        <w:t>),</w:t>
      </w:r>
    </w:p>
    <w:p w14:paraId="755366A7" w14:textId="77777777" w:rsidR="003845E6" w:rsidRPr="00694F8E" w:rsidRDefault="003845E6" w:rsidP="003845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694F8E">
        <w:rPr>
          <w:rFonts w:ascii="Consolas" w:hAnsi="Consolas" w:cs="Consolas"/>
          <w:noProof w:val="0"/>
          <w:color w:val="000000"/>
          <w:kern w:val="0"/>
          <w:sz w:val="24"/>
          <w:szCs w:val="24"/>
          <w:lang w:val="en-US"/>
        </w:rPr>
        <w:t xml:space="preserve">     @pass </w:t>
      </w:r>
      <w:r w:rsidRPr="00694F8E">
        <w:rPr>
          <w:rFonts w:ascii="Consolas" w:hAnsi="Consolas" w:cs="Consolas"/>
          <w:noProof w:val="0"/>
          <w:color w:val="0000FF"/>
          <w:kern w:val="0"/>
          <w:sz w:val="24"/>
          <w:szCs w:val="24"/>
          <w:lang w:val="en-US"/>
        </w:rPr>
        <w:t>VARCHAR</w:t>
      </w:r>
      <w:r w:rsidRPr="00694F8E">
        <w:rPr>
          <w:rFonts w:ascii="Consolas" w:hAnsi="Consolas" w:cs="Consolas"/>
          <w:noProof w:val="0"/>
          <w:color w:val="808080"/>
          <w:kern w:val="0"/>
          <w:sz w:val="24"/>
          <w:szCs w:val="24"/>
          <w:lang w:val="en-US"/>
        </w:rPr>
        <w:t>(</w:t>
      </w:r>
      <w:r w:rsidRPr="00694F8E">
        <w:rPr>
          <w:rFonts w:ascii="Consolas" w:hAnsi="Consolas" w:cs="Consolas"/>
          <w:noProof w:val="0"/>
          <w:color w:val="FF00FF"/>
          <w:kern w:val="0"/>
          <w:sz w:val="24"/>
          <w:szCs w:val="24"/>
          <w:lang w:val="en-US"/>
        </w:rPr>
        <w:t>MAX</w:t>
      </w:r>
      <w:r w:rsidRPr="00694F8E">
        <w:rPr>
          <w:rFonts w:ascii="Consolas" w:hAnsi="Consolas" w:cs="Consolas"/>
          <w:noProof w:val="0"/>
          <w:color w:val="808080"/>
          <w:kern w:val="0"/>
          <w:sz w:val="24"/>
          <w:szCs w:val="24"/>
          <w:lang w:val="en-US"/>
        </w:rPr>
        <w:t>))</w:t>
      </w:r>
    </w:p>
    <w:p w14:paraId="1B960B48" w14:textId="77777777" w:rsidR="003845E6" w:rsidRPr="00694F8E" w:rsidRDefault="003845E6" w:rsidP="003845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694F8E">
        <w:rPr>
          <w:rFonts w:ascii="Consolas" w:hAnsi="Consolas" w:cs="Consolas"/>
          <w:noProof w:val="0"/>
          <w:color w:val="0000FF"/>
          <w:kern w:val="0"/>
          <w:sz w:val="24"/>
          <w:szCs w:val="24"/>
          <w:lang w:val="en-US"/>
        </w:rPr>
        <w:t>RETURNS</w:t>
      </w:r>
      <w:r w:rsidRPr="00694F8E">
        <w:rPr>
          <w:rFonts w:ascii="Consolas" w:hAnsi="Consolas" w:cs="Consolas"/>
          <w:noProof w:val="0"/>
          <w:color w:val="000000"/>
          <w:kern w:val="0"/>
          <w:sz w:val="24"/>
          <w:szCs w:val="24"/>
          <w:lang w:val="en-US"/>
        </w:rPr>
        <w:t xml:space="preserve"> </w:t>
      </w:r>
      <w:r w:rsidRPr="00694F8E">
        <w:rPr>
          <w:rFonts w:ascii="Consolas" w:hAnsi="Consolas" w:cs="Consolas"/>
          <w:noProof w:val="0"/>
          <w:color w:val="0000FF"/>
          <w:kern w:val="0"/>
          <w:sz w:val="24"/>
          <w:szCs w:val="24"/>
          <w:lang w:val="en-US"/>
        </w:rPr>
        <w:t>VARCHAR</w:t>
      </w:r>
      <w:r w:rsidRPr="00694F8E">
        <w:rPr>
          <w:rFonts w:ascii="Consolas" w:hAnsi="Consolas" w:cs="Consolas"/>
          <w:noProof w:val="0"/>
          <w:color w:val="808080"/>
          <w:kern w:val="0"/>
          <w:sz w:val="24"/>
          <w:szCs w:val="24"/>
          <w:lang w:val="en-US"/>
        </w:rPr>
        <w:t>(</w:t>
      </w:r>
      <w:r w:rsidRPr="00694F8E">
        <w:rPr>
          <w:rFonts w:ascii="Consolas" w:hAnsi="Consolas" w:cs="Consolas"/>
          <w:noProof w:val="0"/>
          <w:color w:val="FF00FF"/>
          <w:kern w:val="0"/>
          <w:sz w:val="24"/>
          <w:szCs w:val="24"/>
          <w:lang w:val="en-US"/>
        </w:rPr>
        <w:t>MAX</w:t>
      </w:r>
      <w:r w:rsidRPr="00694F8E">
        <w:rPr>
          <w:rFonts w:ascii="Consolas" w:hAnsi="Consolas" w:cs="Consolas"/>
          <w:noProof w:val="0"/>
          <w:color w:val="808080"/>
          <w:kern w:val="0"/>
          <w:sz w:val="24"/>
          <w:szCs w:val="24"/>
          <w:lang w:val="en-US"/>
        </w:rPr>
        <w:t>)</w:t>
      </w:r>
    </w:p>
    <w:p w14:paraId="663B914F" w14:textId="77777777" w:rsidR="003845E6" w:rsidRPr="00694F8E" w:rsidRDefault="003845E6" w:rsidP="003845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694F8E">
        <w:rPr>
          <w:rFonts w:ascii="Consolas" w:hAnsi="Consolas" w:cs="Consolas"/>
          <w:noProof w:val="0"/>
          <w:color w:val="0000FF"/>
          <w:kern w:val="0"/>
          <w:sz w:val="24"/>
          <w:szCs w:val="24"/>
          <w:lang w:val="en-US"/>
        </w:rPr>
        <w:t>AS</w:t>
      </w:r>
    </w:p>
    <w:p w14:paraId="164280D5" w14:textId="77777777" w:rsidR="003845E6" w:rsidRPr="00694F8E" w:rsidRDefault="003845E6" w:rsidP="003845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694F8E">
        <w:rPr>
          <w:rFonts w:ascii="Consolas" w:hAnsi="Consolas" w:cs="Consolas"/>
          <w:noProof w:val="0"/>
          <w:color w:val="0000FF"/>
          <w:kern w:val="0"/>
          <w:sz w:val="24"/>
          <w:szCs w:val="24"/>
          <w:lang w:val="en-US"/>
        </w:rPr>
        <w:t>BEGIN</w:t>
      </w:r>
    </w:p>
    <w:p w14:paraId="10552BE5" w14:textId="77777777" w:rsidR="003845E6" w:rsidRPr="00694F8E" w:rsidRDefault="003845E6" w:rsidP="003845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694F8E">
        <w:rPr>
          <w:rFonts w:ascii="Consolas" w:hAnsi="Consolas" w:cs="Consolas"/>
          <w:noProof w:val="0"/>
          <w:color w:val="000000"/>
          <w:kern w:val="0"/>
          <w:sz w:val="24"/>
          <w:szCs w:val="24"/>
          <w:lang w:val="en-US"/>
        </w:rPr>
        <w:t xml:space="preserve">    </w:t>
      </w:r>
      <w:r w:rsidRPr="00694F8E">
        <w:rPr>
          <w:rFonts w:ascii="Consolas" w:hAnsi="Consolas" w:cs="Consolas"/>
          <w:noProof w:val="0"/>
          <w:color w:val="0000FF"/>
          <w:kern w:val="0"/>
          <w:sz w:val="24"/>
          <w:szCs w:val="24"/>
          <w:lang w:val="en-US"/>
        </w:rPr>
        <w:t>DECLARE</w:t>
      </w:r>
      <w:r w:rsidRPr="00694F8E">
        <w:rPr>
          <w:rFonts w:ascii="Consolas" w:hAnsi="Consolas" w:cs="Consolas"/>
          <w:noProof w:val="0"/>
          <w:color w:val="000000"/>
          <w:kern w:val="0"/>
          <w:sz w:val="24"/>
          <w:szCs w:val="24"/>
          <w:lang w:val="en-US"/>
        </w:rPr>
        <w:t xml:space="preserve"> @userRole </w:t>
      </w:r>
      <w:r w:rsidRPr="00694F8E">
        <w:rPr>
          <w:rFonts w:ascii="Consolas" w:hAnsi="Consolas" w:cs="Consolas"/>
          <w:noProof w:val="0"/>
          <w:color w:val="0000FF"/>
          <w:kern w:val="0"/>
          <w:sz w:val="24"/>
          <w:szCs w:val="24"/>
          <w:lang w:val="en-US"/>
        </w:rPr>
        <w:t>VARCHAR</w:t>
      </w:r>
      <w:r w:rsidRPr="00694F8E">
        <w:rPr>
          <w:rFonts w:ascii="Consolas" w:hAnsi="Consolas" w:cs="Consolas"/>
          <w:noProof w:val="0"/>
          <w:color w:val="808080"/>
          <w:kern w:val="0"/>
          <w:sz w:val="24"/>
          <w:szCs w:val="24"/>
          <w:lang w:val="en-US"/>
        </w:rPr>
        <w:t>(</w:t>
      </w:r>
      <w:r w:rsidRPr="00694F8E">
        <w:rPr>
          <w:rFonts w:ascii="Consolas" w:hAnsi="Consolas" w:cs="Consolas"/>
          <w:noProof w:val="0"/>
          <w:color w:val="FF00FF"/>
          <w:kern w:val="0"/>
          <w:sz w:val="24"/>
          <w:szCs w:val="24"/>
          <w:lang w:val="en-US"/>
        </w:rPr>
        <w:t>MAX</w:t>
      </w:r>
      <w:r w:rsidRPr="00694F8E">
        <w:rPr>
          <w:rFonts w:ascii="Consolas" w:hAnsi="Consolas" w:cs="Consolas"/>
          <w:noProof w:val="0"/>
          <w:color w:val="808080"/>
          <w:kern w:val="0"/>
          <w:sz w:val="24"/>
          <w:szCs w:val="24"/>
          <w:lang w:val="en-US"/>
        </w:rPr>
        <w:t>)</w:t>
      </w:r>
    </w:p>
    <w:p w14:paraId="2E81B2BB" w14:textId="77777777" w:rsidR="003845E6" w:rsidRPr="00694F8E" w:rsidRDefault="003845E6" w:rsidP="003845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p>
    <w:p w14:paraId="40B26ECC" w14:textId="77777777" w:rsidR="003845E6" w:rsidRPr="00694F8E" w:rsidRDefault="003845E6" w:rsidP="003845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694F8E">
        <w:rPr>
          <w:rFonts w:ascii="Consolas" w:hAnsi="Consolas" w:cs="Consolas"/>
          <w:noProof w:val="0"/>
          <w:color w:val="000000"/>
          <w:kern w:val="0"/>
          <w:sz w:val="24"/>
          <w:szCs w:val="24"/>
          <w:lang w:val="en-US"/>
        </w:rPr>
        <w:t xml:space="preserve">    </w:t>
      </w:r>
      <w:r w:rsidRPr="00694F8E">
        <w:rPr>
          <w:rFonts w:ascii="Consolas" w:hAnsi="Consolas" w:cs="Consolas"/>
          <w:noProof w:val="0"/>
          <w:color w:val="0000FF"/>
          <w:kern w:val="0"/>
          <w:sz w:val="24"/>
          <w:szCs w:val="24"/>
          <w:lang w:val="en-US"/>
        </w:rPr>
        <w:t>IF</w:t>
      </w:r>
      <w:r w:rsidRPr="00694F8E">
        <w:rPr>
          <w:rFonts w:ascii="Consolas" w:hAnsi="Consolas" w:cs="Consolas"/>
          <w:noProof w:val="0"/>
          <w:color w:val="000000"/>
          <w:kern w:val="0"/>
          <w:sz w:val="24"/>
          <w:szCs w:val="24"/>
          <w:lang w:val="en-US"/>
        </w:rPr>
        <w:t xml:space="preserve"> </w:t>
      </w:r>
      <w:r w:rsidRPr="00694F8E">
        <w:rPr>
          <w:rFonts w:ascii="Consolas" w:hAnsi="Consolas" w:cs="Consolas"/>
          <w:noProof w:val="0"/>
          <w:color w:val="808080"/>
          <w:kern w:val="0"/>
          <w:sz w:val="24"/>
          <w:szCs w:val="24"/>
          <w:lang w:val="en-US"/>
        </w:rPr>
        <w:t>EXISTS</w:t>
      </w:r>
      <w:r w:rsidRPr="00694F8E">
        <w:rPr>
          <w:rFonts w:ascii="Consolas" w:hAnsi="Consolas" w:cs="Consolas"/>
          <w:noProof w:val="0"/>
          <w:color w:val="0000FF"/>
          <w:kern w:val="0"/>
          <w:sz w:val="24"/>
          <w:szCs w:val="24"/>
          <w:lang w:val="en-US"/>
        </w:rPr>
        <w:t xml:space="preserve"> </w:t>
      </w:r>
      <w:r w:rsidRPr="00694F8E">
        <w:rPr>
          <w:rFonts w:ascii="Consolas" w:hAnsi="Consolas" w:cs="Consolas"/>
          <w:noProof w:val="0"/>
          <w:color w:val="808080"/>
          <w:kern w:val="0"/>
          <w:sz w:val="24"/>
          <w:szCs w:val="24"/>
          <w:lang w:val="en-US"/>
        </w:rPr>
        <w:t>(</w:t>
      </w:r>
      <w:r w:rsidRPr="00694F8E">
        <w:rPr>
          <w:rFonts w:ascii="Consolas" w:hAnsi="Consolas" w:cs="Consolas"/>
          <w:noProof w:val="0"/>
          <w:color w:val="0000FF"/>
          <w:kern w:val="0"/>
          <w:sz w:val="24"/>
          <w:szCs w:val="24"/>
          <w:lang w:val="en-US"/>
        </w:rPr>
        <w:t>SELECT</w:t>
      </w:r>
      <w:r w:rsidRPr="00694F8E">
        <w:rPr>
          <w:rFonts w:ascii="Consolas" w:hAnsi="Consolas" w:cs="Consolas"/>
          <w:noProof w:val="0"/>
          <w:color w:val="000000"/>
          <w:kern w:val="0"/>
          <w:sz w:val="24"/>
          <w:szCs w:val="24"/>
          <w:lang w:val="en-US"/>
        </w:rPr>
        <w:t xml:space="preserve"> </w:t>
      </w:r>
      <w:r w:rsidRPr="00694F8E">
        <w:rPr>
          <w:rFonts w:ascii="Consolas" w:hAnsi="Consolas" w:cs="Consolas"/>
          <w:noProof w:val="0"/>
          <w:color w:val="808080"/>
          <w:kern w:val="0"/>
          <w:sz w:val="24"/>
          <w:szCs w:val="24"/>
          <w:lang w:val="en-US"/>
        </w:rPr>
        <w:t>*</w:t>
      </w:r>
      <w:r w:rsidRPr="00694F8E">
        <w:rPr>
          <w:rFonts w:ascii="Consolas" w:hAnsi="Consolas" w:cs="Consolas"/>
          <w:noProof w:val="0"/>
          <w:color w:val="000000"/>
          <w:kern w:val="0"/>
          <w:sz w:val="24"/>
          <w:szCs w:val="24"/>
          <w:lang w:val="en-US"/>
        </w:rPr>
        <w:t xml:space="preserve"> </w:t>
      </w:r>
      <w:r w:rsidRPr="00694F8E">
        <w:rPr>
          <w:rFonts w:ascii="Consolas" w:hAnsi="Consolas" w:cs="Consolas"/>
          <w:noProof w:val="0"/>
          <w:color w:val="0000FF"/>
          <w:kern w:val="0"/>
          <w:sz w:val="24"/>
          <w:szCs w:val="24"/>
          <w:lang w:val="en-US"/>
        </w:rPr>
        <w:t>FROM</w:t>
      </w:r>
      <w:r w:rsidRPr="00694F8E">
        <w:rPr>
          <w:rFonts w:ascii="Consolas" w:hAnsi="Consolas" w:cs="Consolas"/>
          <w:noProof w:val="0"/>
          <w:color w:val="000000"/>
          <w:kern w:val="0"/>
          <w:sz w:val="24"/>
          <w:szCs w:val="24"/>
          <w:lang w:val="en-US"/>
        </w:rPr>
        <w:t xml:space="preserve"> Account </w:t>
      </w:r>
      <w:r w:rsidRPr="00694F8E">
        <w:rPr>
          <w:rFonts w:ascii="Consolas" w:hAnsi="Consolas" w:cs="Consolas"/>
          <w:noProof w:val="0"/>
          <w:color w:val="0000FF"/>
          <w:kern w:val="0"/>
          <w:sz w:val="24"/>
          <w:szCs w:val="24"/>
          <w:lang w:val="en-US"/>
        </w:rPr>
        <w:t>WHERE</w:t>
      </w:r>
      <w:r w:rsidRPr="00694F8E">
        <w:rPr>
          <w:rFonts w:ascii="Consolas" w:hAnsi="Consolas" w:cs="Consolas"/>
          <w:noProof w:val="0"/>
          <w:color w:val="000000"/>
          <w:kern w:val="0"/>
          <w:sz w:val="24"/>
          <w:szCs w:val="24"/>
          <w:lang w:val="en-US"/>
        </w:rPr>
        <w:t xml:space="preserve"> </w:t>
      </w:r>
      <w:proofErr w:type="spellStart"/>
      <w:r w:rsidRPr="00694F8E">
        <w:rPr>
          <w:rFonts w:ascii="Consolas" w:hAnsi="Consolas" w:cs="Consolas"/>
          <w:noProof w:val="0"/>
          <w:color w:val="000000"/>
          <w:kern w:val="0"/>
          <w:sz w:val="24"/>
          <w:szCs w:val="24"/>
          <w:lang w:val="en-US"/>
        </w:rPr>
        <w:t>userName</w:t>
      </w:r>
      <w:proofErr w:type="spellEnd"/>
      <w:r w:rsidRPr="00694F8E">
        <w:rPr>
          <w:rFonts w:ascii="Consolas" w:hAnsi="Consolas" w:cs="Consolas"/>
          <w:noProof w:val="0"/>
          <w:color w:val="000000"/>
          <w:kern w:val="0"/>
          <w:sz w:val="24"/>
          <w:szCs w:val="24"/>
          <w:lang w:val="en-US"/>
        </w:rPr>
        <w:t xml:space="preserve"> </w:t>
      </w:r>
      <w:r w:rsidRPr="00694F8E">
        <w:rPr>
          <w:rFonts w:ascii="Consolas" w:hAnsi="Consolas" w:cs="Consolas"/>
          <w:noProof w:val="0"/>
          <w:color w:val="808080"/>
          <w:kern w:val="0"/>
          <w:sz w:val="24"/>
          <w:szCs w:val="24"/>
          <w:lang w:val="en-US"/>
        </w:rPr>
        <w:t>=</w:t>
      </w:r>
      <w:r w:rsidRPr="00694F8E">
        <w:rPr>
          <w:rFonts w:ascii="Consolas" w:hAnsi="Consolas" w:cs="Consolas"/>
          <w:noProof w:val="0"/>
          <w:color w:val="000000"/>
          <w:kern w:val="0"/>
          <w:sz w:val="24"/>
          <w:szCs w:val="24"/>
          <w:lang w:val="en-US"/>
        </w:rPr>
        <w:t xml:space="preserve"> @userName </w:t>
      </w:r>
      <w:r w:rsidRPr="00694F8E">
        <w:rPr>
          <w:rFonts w:ascii="Consolas" w:hAnsi="Consolas" w:cs="Consolas"/>
          <w:noProof w:val="0"/>
          <w:color w:val="808080"/>
          <w:kern w:val="0"/>
          <w:sz w:val="24"/>
          <w:szCs w:val="24"/>
          <w:lang w:val="en-US"/>
        </w:rPr>
        <w:t>AND</w:t>
      </w:r>
      <w:r w:rsidRPr="00694F8E">
        <w:rPr>
          <w:rFonts w:ascii="Consolas" w:hAnsi="Consolas" w:cs="Consolas"/>
          <w:noProof w:val="0"/>
          <w:color w:val="000000"/>
          <w:kern w:val="0"/>
          <w:sz w:val="24"/>
          <w:szCs w:val="24"/>
          <w:lang w:val="en-US"/>
        </w:rPr>
        <w:t xml:space="preserve"> pass </w:t>
      </w:r>
      <w:r w:rsidRPr="00694F8E">
        <w:rPr>
          <w:rFonts w:ascii="Consolas" w:hAnsi="Consolas" w:cs="Consolas"/>
          <w:noProof w:val="0"/>
          <w:color w:val="808080"/>
          <w:kern w:val="0"/>
          <w:sz w:val="24"/>
          <w:szCs w:val="24"/>
          <w:lang w:val="en-US"/>
        </w:rPr>
        <w:t>=</w:t>
      </w:r>
      <w:r w:rsidRPr="00694F8E">
        <w:rPr>
          <w:rFonts w:ascii="Consolas" w:hAnsi="Consolas" w:cs="Consolas"/>
          <w:noProof w:val="0"/>
          <w:color w:val="000000"/>
          <w:kern w:val="0"/>
          <w:sz w:val="24"/>
          <w:szCs w:val="24"/>
          <w:lang w:val="en-US"/>
        </w:rPr>
        <w:t xml:space="preserve"> @pass</w:t>
      </w:r>
      <w:r w:rsidRPr="00694F8E">
        <w:rPr>
          <w:rFonts w:ascii="Consolas" w:hAnsi="Consolas" w:cs="Consolas"/>
          <w:noProof w:val="0"/>
          <w:color w:val="808080"/>
          <w:kern w:val="0"/>
          <w:sz w:val="24"/>
          <w:szCs w:val="24"/>
          <w:lang w:val="en-US"/>
        </w:rPr>
        <w:t>)</w:t>
      </w:r>
    </w:p>
    <w:p w14:paraId="18517129" w14:textId="77777777" w:rsidR="003845E6" w:rsidRPr="00694F8E" w:rsidRDefault="003845E6" w:rsidP="003845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694F8E">
        <w:rPr>
          <w:rFonts w:ascii="Consolas" w:hAnsi="Consolas" w:cs="Consolas"/>
          <w:noProof w:val="0"/>
          <w:color w:val="000000"/>
          <w:kern w:val="0"/>
          <w:sz w:val="24"/>
          <w:szCs w:val="24"/>
          <w:lang w:val="en-US"/>
        </w:rPr>
        <w:t xml:space="preserve">        </w:t>
      </w:r>
      <w:r w:rsidRPr="00694F8E">
        <w:rPr>
          <w:rFonts w:ascii="Consolas" w:hAnsi="Consolas" w:cs="Consolas"/>
          <w:noProof w:val="0"/>
          <w:color w:val="0000FF"/>
          <w:kern w:val="0"/>
          <w:sz w:val="24"/>
          <w:szCs w:val="24"/>
          <w:lang w:val="en-US"/>
        </w:rPr>
        <w:t>SELECT</w:t>
      </w:r>
      <w:r w:rsidRPr="00694F8E">
        <w:rPr>
          <w:rFonts w:ascii="Consolas" w:hAnsi="Consolas" w:cs="Consolas"/>
          <w:noProof w:val="0"/>
          <w:color w:val="000000"/>
          <w:kern w:val="0"/>
          <w:sz w:val="24"/>
          <w:szCs w:val="24"/>
          <w:lang w:val="en-US"/>
        </w:rPr>
        <w:t xml:space="preserve"> @userRole </w:t>
      </w:r>
      <w:r w:rsidRPr="00694F8E">
        <w:rPr>
          <w:rFonts w:ascii="Consolas" w:hAnsi="Consolas" w:cs="Consolas"/>
          <w:noProof w:val="0"/>
          <w:color w:val="808080"/>
          <w:kern w:val="0"/>
          <w:sz w:val="24"/>
          <w:szCs w:val="24"/>
          <w:lang w:val="en-US"/>
        </w:rPr>
        <w:t>=</w:t>
      </w:r>
      <w:r w:rsidRPr="00694F8E">
        <w:rPr>
          <w:rFonts w:ascii="Consolas" w:hAnsi="Consolas" w:cs="Consolas"/>
          <w:noProof w:val="0"/>
          <w:color w:val="000000"/>
          <w:kern w:val="0"/>
          <w:sz w:val="24"/>
          <w:szCs w:val="24"/>
          <w:lang w:val="en-US"/>
        </w:rPr>
        <w:t xml:space="preserve"> </w:t>
      </w:r>
      <w:proofErr w:type="spellStart"/>
      <w:r w:rsidRPr="00694F8E">
        <w:rPr>
          <w:rFonts w:ascii="Consolas" w:hAnsi="Consolas" w:cs="Consolas"/>
          <w:noProof w:val="0"/>
          <w:color w:val="000000"/>
          <w:kern w:val="0"/>
          <w:sz w:val="24"/>
          <w:szCs w:val="24"/>
          <w:lang w:val="en-US"/>
        </w:rPr>
        <w:t>userRole</w:t>
      </w:r>
      <w:proofErr w:type="spellEnd"/>
      <w:r w:rsidRPr="00694F8E">
        <w:rPr>
          <w:rFonts w:ascii="Consolas" w:hAnsi="Consolas" w:cs="Consolas"/>
          <w:noProof w:val="0"/>
          <w:color w:val="000000"/>
          <w:kern w:val="0"/>
          <w:sz w:val="24"/>
          <w:szCs w:val="24"/>
          <w:lang w:val="en-US"/>
        </w:rPr>
        <w:t xml:space="preserve"> </w:t>
      </w:r>
      <w:r w:rsidRPr="00694F8E">
        <w:rPr>
          <w:rFonts w:ascii="Consolas" w:hAnsi="Consolas" w:cs="Consolas"/>
          <w:noProof w:val="0"/>
          <w:color w:val="0000FF"/>
          <w:kern w:val="0"/>
          <w:sz w:val="24"/>
          <w:szCs w:val="24"/>
          <w:lang w:val="en-US"/>
        </w:rPr>
        <w:t>FROM</w:t>
      </w:r>
      <w:r w:rsidRPr="00694F8E">
        <w:rPr>
          <w:rFonts w:ascii="Consolas" w:hAnsi="Consolas" w:cs="Consolas"/>
          <w:noProof w:val="0"/>
          <w:color w:val="000000"/>
          <w:kern w:val="0"/>
          <w:sz w:val="24"/>
          <w:szCs w:val="24"/>
          <w:lang w:val="en-US"/>
        </w:rPr>
        <w:t xml:space="preserve"> Account </w:t>
      </w:r>
      <w:r w:rsidRPr="00694F8E">
        <w:rPr>
          <w:rFonts w:ascii="Consolas" w:hAnsi="Consolas" w:cs="Consolas"/>
          <w:noProof w:val="0"/>
          <w:color w:val="0000FF"/>
          <w:kern w:val="0"/>
          <w:sz w:val="24"/>
          <w:szCs w:val="24"/>
          <w:lang w:val="en-US"/>
        </w:rPr>
        <w:t>WHERE</w:t>
      </w:r>
      <w:r w:rsidRPr="00694F8E">
        <w:rPr>
          <w:rFonts w:ascii="Consolas" w:hAnsi="Consolas" w:cs="Consolas"/>
          <w:noProof w:val="0"/>
          <w:color w:val="000000"/>
          <w:kern w:val="0"/>
          <w:sz w:val="24"/>
          <w:szCs w:val="24"/>
          <w:lang w:val="en-US"/>
        </w:rPr>
        <w:t xml:space="preserve"> </w:t>
      </w:r>
      <w:proofErr w:type="spellStart"/>
      <w:r w:rsidRPr="00694F8E">
        <w:rPr>
          <w:rFonts w:ascii="Consolas" w:hAnsi="Consolas" w:cs="Consolas"/>
          <w:noProof w:val="0"/>
          <w:color w:val="000000"/>
          <w:kern w:val="0"/>
          <w:sz w:val="24"/>
          <w:szCs w:val="24"/>
          <w:lang w:val="en-US"/>
        </w:rPr>
        <w:t>userName</w:t>
      </w:r>
      <w:proofErr w:type="spellEnd"/>
      <w:r w:rsidRPr="00694F8E">
        <w:rPr>
          <w:rFonts w:ascii="Consolas" w:hAnsi="Consolas" w:cs="Consolas"/>
          <w:noProof w:val="0"/>
          <w:color w:val="000000"/>
          <w:kern w:val="0"/>
          <w:sz w:val="24"/>
          <w:szCs w:val="24"/>
          <w:lang w:val="en-US"/>
        </w:rPr>
        <w:t xml:space="preserve"> </w:t>
      </w:r>
      <w:r w:rsidRPr="00694F8E">
        <w:rPr>
          <w:rFonts w:ascii="Consolas" w:hAnsi="Consolas" w:cs="Consolas"/>
          <w:noProof w:val="0"/>
          <w:color w:val="808080"/>
          <w:kern w:val="0"/>
          <w:sz w:val="24"/>
          <w:szCs w:val="24"/>
          <w:lang w:val="en-US"/>
        </w:rPr>
        <w:t>=</w:t>
      </w:r>
      <w:r w:rsidRPr="00694F8E">
        <w:rPr>
          <w:rFonts w:ascii="Consolas" w:hAnsi="Consolas" w:cs="Consolas"/>
          <w:noProof w:val="0"/>
          <w:color w:val="000000"/>
          <w:kern w:val="0"/>
          <w:sz w:val="24"/>
          <w:szCs w:val="24"/>
          <w:lang w:val="en-US"/>
        </w:rPr>
        <w:t xml:space="preserve"> @userName</w:t>
      </w:r>
    </w:p>
    <w:p w14:paraId="076EFEB3" w14:textId="77777777" w:rsidR="003845E6" w:rsidRPr="00694F8E" w:rsidRDefault="003845E6" w:rsidP="003845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p>
    <w:p w14:paraId="482DD379" w14:textId="77777777" w:rsidR="003845E6" w:rsidRPr="00694F8E" w:rsidRDefault="003845E6" w:rsidP="003845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694F8E">
        <w:rPr>
          <w:rFonts w:ascii="Consolas" w:hAnsi="Consolas" w:cs="Consolas"/>
          <w:noProof w:val="0"/>
          <w:color w:val="000000"/>
          <w:kern w:val="0"/>
          <w:sz w:val="24"/>
          <w:szCs w:val="24"/>
          <w:lang w:val="en-US"/>
        </w:rPr>
        <w:t xml:space="preserve">    </w:t>
      </w:r>
      <w:r w:rsidRPr="00694F8E">
        <w:rPr>
          <w:rFonts w:ascii="Consolas" w:hAnsi="Consolas" w:cs="Consolas"/>
          <w:noProof w:val="0"/>
          <w:color w:val="0000FF"/>
          <w:kern w:val="0"/>
          <w:sz w:val="24"/>
          <w:szCs w:val="24"/>
          <w:lang w:val="en-US"/>
        </w:rPr>
        <w:t>RETURN</w:t>
      </w:r>
      <w:r w:rsidRPr="00694F8E">
        <w:rPr>
          <w:rFonts w:ascii="Consolas" w:hAnsi="Consolas" w:cs="Consolas"/>
          <w:noProof w:val="0"/>
          <w:color w:val="000000"/>
          <w:kern w:val="0"/>
          <w:sz w:val="24"/>
          <w:szCs w:val="24"/>
          <w:lang w:val="en-US"/>
        </w:rPr>
        <w:t xml:space="preserve"> </w:t>
      </w:r>
      <w:proofErr w:type="gramStart"/>
      <w:r w:rsidRPr="00694F8E">
        <w:rPr>
          <w:rFonts w:ascii="Consolas" w:hAnsi="Consolas" w:cs="Consolas"/>
          <w:noProof w:val="0"/>
          <w:color w:val="FF00FF"/>
          <w:kern w:val="0"/>
          <w:sz w:val="24"/>
          <w:szCs w:val="24"/>
          <w:lang w:val="en-US"/>
        </w:rPr>
        <w:t>ISNULL</w:t>
      </w:r>
      <w:r w:rsidRPr="00694F8E">
        <w:rPr>
          <w:rFonts w:ascii="Consolas" w:hAnsi="Consolas" w:cs="Consolas"/>
          <w:noProof w:val="0"/>
          <w:color w:val="808080"/>
          <w:kern w:val="0"/>
          <w:sz w:val="24"/>
          <w:szCs w:val="24"/>
          <w:lang w:val="en-US"/>
        </w:rPr>
        <w:t>(</w:t>
      </w:r>
      <w:proofErr w:type="gramEnd"/>
      <w:r w:rsidRPr="00694F8E">
        <w:rPr>
          <w:rFonts w:ascii="Consolas" w:hAnsi="Consolas" w:cs="Consolas"/>
          <w:noProof w:val="0"/>
          <w:color w:val="000000"/>
          <w:kern w:val="0"/>
          <w:sz w:val="24"/>
          <w:szCs w:val="24"/>
          <w:lang w:val="en-US"/>
        </w:rPr>
        <w:t>@userRole</w:t>
      </w:r>
      <w:r w:rsidRPr="00694F8E">
        <w:rPr>
          <w:rFonts w:ascii="Consolas" w:hAnsi="Consolas" w:cs="Consolas"/>
          <w:noProof w:val="0"/>
          <w:color w:val="808080"/>
          <w:kern w:val="0"/>
          <w:sz w:val="24"/>
          <w:szCs w:val="24"/>
          <w:lang w:val="en-US"/>
        </w:rPr>
        <w:t>,</w:t>
      </w:r>
      <w:r w:rsidRPr="00694F8E">
        <w:rPr>
          <w:rFonts w:ascii="Consolas" w:hAnsi="Consolas" w:cs="Consolas"/>
          <w:noProof w:val="0"/>
          <w:color w:val="000000"/>
          <w:kern w:val="0"/>
          <w:sz w:val="24"/>
          <w:szCs w:val="24"/>
          <w:lang w:val="en-US"/>
        </w:rPr>
        <w:t xml:space="preserve"> </w:t>
      </w:r>
      <w:r w:rsidRPr="00694F8E">
        <w:rPr>
          <w:rFonts w:ascii="Consolas" w:hAnsi="Consolas" w:cs="Consolas"/>
          <w:noProof w:val="0"/>
          <w:color w:val="FF0000"/>
          <w:kern w:val="0"/>
          <w:sz w:val="24"/>
          <w:szCs w:val="24"/>
          <w:lang w:val="en-US"/>
        </w:rPr>
        <w:t>'Invalid'</w:t>
      </w:r>
      <w:r w:rsidRPr="00694F8E">
        <w:rPr>
          <w:rFonts w:ascii="Consolas" w:hAnsi="Consolas" w:cs="Consolas"/>
          <w:noProof w:val="0"/>
          <w:color w:val="808080"/>
          <w:kern w:val="0"/>
          <w:sz w:val="24"/>
          <w:szCs w:val="24"/>
          <w:lang w:val="en-US"/>
        </w:rPr>
        <w:t>)</w:t>
      </w:r>
    </w:p>
    <w:p w14:paraId="21169683" w14:textId="77777777" w:rsidR="003845E6" w:rsidRPr="00694F8E" w:rsidRDefault="003845E6" w:rsidP="003845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694F8E">
        <w:rPr>
          <w:rFonts w:ascii="Consolas" w:hAnsi="Consolas" w:cs="Consolas"/>
          <w:noProof w:val="0"/>
          <w:color w:val="0000FF"/>
          <w:kern w:val="0"/>
          <w:sz w:val="24"/>
          <w:szCs w:val="24"/>
          <w:lang w:val="en-US"/>
        </w:rPr>
        <w:t>END</w:t>
      </w:r>
    </w:p>
    <w:p w14:paraId="7A98D2FD" w14:textId="77777777" w:rsidR="003845E6" w:rsidRPr="00694F8E" w:rsidRDefault="003845E6" w:rsidP="003845E6">
      <w:pPr>
        <w:pBdr>
          <w:top w:val="single" w:sz="4" w:space="1" w:color="auto"/>
          <w:left w:val="single" w:sz="4" w:space="4" w:color="auto"/>
          <w:bottom w:val="single" w:sz="4" w:space="1" w:color="auto"/>
          <w:right w:val="single" w:sz="4" w:space="4" w:color="auto"/>
        </w:pBdr>
        <w:spacing w:after="0" w:line="360" w:lineRule="auto"/>
        <w:rPr>
          <w:rFonts w:ascii="Consolas" w:hAnsi="Consolas" w:cs="Consolas"/>
          <w:noProof w:val="0"/>
          <w:color w:val="0000FF"/>
          <w:kern w:val="0"/>
          <w:sz w:val="24"/>
          <w:szCs w:val="24"/>
          <w:lang w:val="en-US"/>
        </w:rPr>
      </w:pPr>
      <w:r w:rsidRPr="00694F8E">
        <w:rPr>
          <w:rFonts w:ascii="Consolas" w:hAnsi="Consolas" w:cs="Consolas"/>
          <w:noProof w:val="0"/>
          <w:color w:val="0000FF"/>
          <w:kern w:val="0"/>
          <w:sz w:val="24"/>
          <w:szCs w:val="24"/>
          <w:lang w:val="en-US"/>
        </w:rPr>
        <w:t>GO</w:t>
      </w:r>
    </w:p>
    <w:p w14:paraId="53E324FA" w14:textId="77777777" w:rsidR="003845E6" w:rsidRDefault="003845E6" w:rsidP="003845E6">
      <w:pPr>
        <w:spacing w:after="0" w:line="360" w:lineRule="auto"/>
        <w:rPr>
          <w:rFonts w:ascii="Consolas" w:hAnsi="Consolas" w:cs="Consolas"/>
          <w:noProof w:val="0"/>
          <w:color w:val="0000FF"/>
          <w:kern w:val="0"/>
          <w:sz w:val="19"/>
          <w:szCs w:val="19"/>
          <w:lang w:val="en-US"/>
        </w:rPr>
      </w:pPr>
    </w:p>
    <w:p w14:paraId="4C0E6868" w14:textId="77777777" w:rsidR="003845E6" w:rsidRPr="00A52F2B" w:rsidRDefault="003845E6" w:rsidP="003845E6">
      <w:pPr>
        <w:pStyle w:val="ListParagraph"/>
        <w:spacing w:after="0" w:line="360" w:lineRule="auto"/>
        <w:ind w:left="1584"/>
        <w:rPr>
          <w:rFonts w:ascii="Times New Roman" w:hAnsi="Times New Roman" w:cs="Times New Roman"/>
          <w:sz w:val="28"/>
          <w:szCs w:val="28"/>
          <w:u w:val="single"/>
          <w:lang w:val="en-US"/>
        </w:rPr>
      </w:pPr>
      <w:r w:rsidRPr="00A52F2B">
        <w:rPr>
          <w:rFonts w:ascii="Times New Roman" w:hAnsi="Times New Roman" w:cs="Times New Roman"/>
          <w:sz w:val="28"/>
          <w:szCs w:val="28"/>
          <w:u w:val="single"/>
          <w:lang w:val="en-US"/>
        </w:rPr>
        <w:t xml:space="preserve">C# code: </w:t>
      </w:r>
    </w:p>
    <w:p w14:paraId="5FC83299" w14:textId="77777777" w:rsidR="003845E6" w:rsidRPr="00694F8E" w:rsidRDefault="003845E6" w:rsidP="003845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public </w:t>
      </w:r>
      <w:proofErr w:type="gramStart"/>
      <w:r w:rsidRPr="00694F8E">
        <w:rPr>
          <w:rFonts w:ascii="Cascadia Mono" w:hAnsi="Cascadia Mono" w:cs="Cascadia Mono"/>
          <w:noProof w:val="0"/>
          <w:color w:val="000000"/>
          <w:kern w:val="0"/>
          <w:sz w:val="24"/>
          <w:szCs w:val="24"/>
          <w:lang w:val="en-US"/>
        </w:rPr>
        <w:t>Login(</w:t>
      </w:r>
      <w:proofErr w:type="gramEnd"/>
      <w:r w:rsidRPr="00694F8E">
        <w:rPr>
          <w:rFonts w:ascii="Cascadia Mono" w:hAnsi="Cascadia Mono" w:cs="Cascadia Mono"/>
          <w:noProof w:val="0"/>
          <w:color w:val="000000"/>
          <w:kern w:val="0"/>
          <w:sz w:val="24"/>
          <w:szCs w:val="24"/>
          <w:lang w:val="en-US"/>
        </w:rPr>
        <w:t>)</w:t>
      </w:r>
    </w:p>
    <w:p w14:paraId="1E4A091A" w14:textId="77777777" w:rsidR="003845E6" w:rsidRPr="00694F8E" w:rsidRDefault="003845E6" w:rsidP="003845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w:t>
      </w:r>
    </w:p>
    <w:p w14:paraId="194BE50B" w14:textId="77777777" w:rsidR="003845E6" w:rsidRPr="00694F8E" w:rsidRDefault="003845E6" w:rsidP="003845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roofErr w:type="spellStart"/>
      <w:proofErr w:type="gramStart"/>
      <w:r w:rsidRPr="00694F8E">
        <w:rPr>
          <w:rFonts w:ascii="Cascadia Mono" w:hAnsi="Cascadia Mono" w:cs="Cascadia Mono"/>
          <w:noProof w:val="0"/>
          <w:color w:val="000000"/>
          <w:kern w:val="0"/>
          <w:sz w:val="24"/>
          <w:szCs w:val="24"/>
          <w:lang w:val="en-US"/>
        </w:rPr>
        <w:t>InitializeComponent</w:t>
      </w:r>
      <w:proofErr w:type="spellEnd"/>
      <w:r w:rsidRPr="00694F8E">
        <w:rPr>
          <w:rFonts w:ascii="Cascadia Mono" w:hAnsi="Cascadia Mono" w:cs="Cascadia Mono"/>
          <w:noProof w:val="0"/>
          <w:color w:val="000000"/>
          <w:kern w:val="0"/>
          <w:sz w:val="24"/>
          <w:szCs w:val="24"/>
          <w:lang w:val="en-US"/>
        </w:rPr>
        <w:t>(</w:t>
      </w:r>
      <w:proofErr w:type="gramEnd"/>
      <w:r w:rsidRPr="00694F8E">
        <w:rPr>
          <w:rFonts w:ascii="Cascadia Mono" w:hAnsi="Cascadia Mono" w:cs="Cascadia Mono"/>
          <w:noProof w:val="0"/>
          <w:color w:val="000000"/>
          <w:kern w:val="0"/>
          <w:sz w:val="24"/>
          <w:szCs w:val="24"/>
          <w:lang w:val="en-US"/>
        </w:rPr>
        <w:t>);</w:t>
      </w:r>
    </w:p>
    <w:p w14:paraId="0F9E8C20" w14:textId="77777777" w:rsidR="003845E6" w:rsidRPr="00694F8E" w:rsidRDefault="003845E6" w:rsidP="003845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 find the servername.txt file in the same directory as the executable file, if not found, enable the </w:t>
      </w:r>
      <w:proofErr w:type="spellStart"/>
      <w:r w:rsidRPr="00694F8E">
        <w:rPr>
          <w:rFonts w:ascii="Cascadia Mono" w:hAnsi="Cascadia Mono" w:cs="Cascadia Mono"/>
          <w:noProof w:val="0"/>
          <w:color w:val="000000"/>
          <w:kern w:val="0"/>
          <w:sz w:val="24"/>
          <w:szCs w:val="24"/>
          <w:lang w:val="en-US"/>
        </w:rPr>
        <w:t>txbServerName</w:t>
      </w:r>
      <w:proofErr w:type="spellEnd"/>
      <w:r w:rsidRPr="00694F8E">
        <w:rPr>
          <w:rFonts w:ascii="Cascadia Mono" w:hAnsi="Cascadia Mono" w:cs="Cascadia Mono"/>
          <w:noProof w:val="0"/>
          <w:color w:val="000000"/>
          <w:kern w:val="0"/>
          <w:sz w:val="24"/>
          <w:szCs w:val="24"/>
          <w:lang w:val="en-US"/>
        </w:rPr>
        <w:t xml:space="preserve"> to input the </w:t>
      </w:r>
      <w:proofErr w:type="gramStart"/>
      <w:r w:rsidRPr="00694F8E">
        <w:rPr>
          <w:rFonts w:ascii="Cascadia Mono" w:hAnsi="Cascadia Mono" w:cs="Cascadia Mono"/>
          <w:noProof w:val="0"/>
          <w:color w:val="000000"/>
          <w:kern w:val="0"/>
          <w:sz w:val="24"/>
          <w:szCs w:val="24"/>
          <w:lang w:val="en-US"/>
        </w:rPr>
        <w:t>server</w:t>
      </w:r>
      <w:proofErr w:type="gramEnd"/>
      <w:r w:rsidRPr="00694F8E">
        <w:rPr>
          <w:rFonts w:ascii="Cascadia Mono" w:hAnsi="Cascadia Mono" w:cs="Cascadia Mono"/>
          <w:noProof w:val="0"/>
          <w:color w:val="000000"/>
          <w:kern w:val="0"/>
          <w:sz w:val="24"/>
          <w:szCs w:val="24"/>
          <w:lang w:val="en-US"/>
        </w:rPr>
        <w:t xml:space="preserve"> name</w:t>
      </w:r>
    </w:p>
    <w:p w14:paraId="507252C8" w14:textId="77777777" w:rsidR="003845E6" w:rsidRPr="00694F8E" w:rsidRDefault="003845E6" w:rsidP="003845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if </w:t>
      </w:r>
      <w:proofErr w:type="gramStart"/>
      <w:r w:rsidRPr="00694F8E">
        <w:rPr>
          <w:rFonts w:ascii="Cascadia Mono" w:hAnsi="Cascadia Mono" w:cs="Cascadia Mono"/>
          <w:noProof w:val="0"/>
          <w:color w:val="000000"/>
          <w:kern w:val="0"/>
          <w:sz w:val="24"/>
          <w:szCs w:val="24"/>
          <w:lang w:val="en-US"/>
        </w:rPr>
        <w:t>(!</w:t>
      </w:r>
      <w:proofErr w:type="spellStart"/>
      <w:r w:rsidRPr="00694F8E">
        <w:rPr>
          <w:rFonts w:ascii="Cascadia Mono" w:hAnsi="Cascadia Mono" w:cs="Cascadia Mono"/>
          <w:noProof w:val="0"/>
          <w:color w:val="000000"/>
          <w:kern w:val="0"/>
          <w:sz w:val="24"/>
          <w:szCs w:val="24"/>
          <w:lang w:val="en-US"/>
        </w:rPr>
        <w:t>System.IO.File</w:t>
      </w:r>
      <w:proofErr w:type="gramEnd"/>
      <w:r w:rsidRPr="00694F8E">
        <w:rPr>
          <w:rFonts w:ascii="Cascadia Mono" w:hAnsi="Cascadia Mono" w:cs="Cascadia Mono"/>
          <w:noProof w:val="0"/>
          <w:color w:val="000000"/>
          <w:kern w:val="0"/>
          <w:sz w:val="24"/>
          <w:szCs w:val="24"/>
          <w:lang w:val="en-US"/>
        </w:rPr>
        <w:t>.Exists</w:t>
      </w:r>
      <w:proofErr w:type="spellEnd"/>
      <w:r w:rsidRPr="00694F8E">
        <w:rPr>
          <w:rFonts w:ascii="Cascadia Mono" w:hAnsi="Cascadia Mono" w:cs="Cascadia Mono"/>
          <w:noProof w:val="0"/>
          <w:color w:val="000000"/>
          <w:kern w:val="0"/>
          <w:sz w:val="24"/>
          <w:szCs w:val="24"/>
          <w:lang w:val="en-US"/>
        </w:rPr>
        <w:t>("servername.txt"))</w:t>
      </w:r>
    </w:p>
    <w:p w14:paraId="4CDEB479" w14:textId="77777777" w:rsidR="003845E6" w:rsidRPr="00694F8E" w:rsidRDefault="003845E6" w:rsidP="003845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
    <w:p w14:paraId="16BE5C6D" w14:textId="77777777" w:rsidR="003845E6" w:rsidRPr="00694F8E" w:rsidRDefault="003845E6" w:rsidP="003845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roofErr w:type="spellStart"/>
      <w:r w:rsidRPr="00694F8E">
        <w:rPr>
          <w:rFonts w:ascii="Cascadia Mono" w:hAnsi="Cascadia Mono" w:cs="Cascadia Mono"/>
          <w:noProof w:val="0"/>
          <w:color w:val="000000"/>
          <w:kern w:val="0"/>
          <w:sz w:val="24"/>
          <w:szCs w:val="24"/>
          <w:lang w:val="en-US"/>
        </w:rPr>
        <w:t>pnlServerName.Enabled</w:t>
      </w:r>
      <w:proofErr w:type="spellEnd"/>
      <w:r w:rsidRPr="00694F8E">
        <w:rPr>
          <w:rFonts w:ascii="Cascadia Mono" w:hAnsi="Cascadia Mono" w:cs="Cascadia Mono"/>
          <w:noProof w:val="0"/>
          <w:color w:val="000000"/>
          <w:kern w:val="0"/>
          <w:sz w:val="24"/>
          <w:szCs w:val="24"/>
          <w:lang w:val="en-US"/>
        </w:rPr>
        <w:t xml:space="preserve"> = </w:t>
      </w:r>
      <w:proofErr w:type="gramStart"/>
      <w:r w:rsidRPr="00694F8E">
        <w:rPr>
          <w:rFonts w:ascii="Cascadia Mono" w:hAnsi="Cascadia Mono" w:cs="Cascadia Mono"/>
          <w:noProof w:val="0"/>
          <w:color w:val="000000"/>
          <w:kern w:val="0"/>
          <w:sz w:val="24"/>
          <w:szCs w:val="24"/>
          <w:lang w:val="en-US"/>
        </w:rPr>
        <w:t>true;</w:t>
      </w:r>
      <w:proofErr w:type="gramEnd"/>
    </w:p>
    <w:p w14:paraId="1FEC8C9A" w14:textId="77777777" w:rsidR="003845E6" w:rsidRPr="00694F8E" w:rsidRDefault="003845E6" w:rsidP="003845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
    <w:p w14:paraId="50DAC2F7" w14:textId="77777777" w:rsidR="003845E6" w:rsidRPr="00694F8E" w:rsidRDefault="003845E6" w:rsidP="003845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else</w:t>
      </w:r>
    </w:p>
    <w:p w14:paraId="73766175" w14:textId="77777777" w:rsidR="003845E6" w:rsidRPr="00694F8E" w:rsidRDefault="003845E6" w:rsidP="003845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
    <w:p w14:paraId="1F85BCA4" w14:textId="77777777" w:rsidR="003845E6" w:rsidRPr="00694F8E" w:rsidRDefault="003845E6" w:rsidP="003845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roofErr w:type="spellStart"/>
      <w:r w:rsidRPr="00694F8E">
        <w:rPr>
          <w:rFonts w:ascii="Cascadia Mono" w:hAnsi="Cascadia Mono" w:cs="Cascadia Mono"/>
          <w:noProof w:val="0"/>
          <w:color w:val="000000"/>
          <w:kern w:val="0"/>
          <w:sz w:val="24"/>
          <w:szCs w:val="24"/>
          <w:lang w:val="en-US"/>
        </w:rPr>
        <w:t>pnlServerName.Enabled</w:t>
      </w:r>
      <w:proofErr w:type="spellEnd"/>
      <w:r w:rsidRPr="00694F8E">
        <w:rPr>
          <w:rFonts w:ascii="Cascadia Mono" w:hAnsi="Cascadia Mono" w:cs="Cascadia Mono"/>
          <w:noProof w:val="0"/>
          <w:color w:val="000000"/>
          <w:kern w:val="0"/>
          <w:sz w:val="24"/>
          <w:szCs w:val="24"/>
          <w:lang w:val="en-US"/>
        </w:rPr>
        <w:t xml:space="preserve"> = </w:t>
      </w:r>
      <w:proofErr w:type="gramStart"/>
      <w:r w:rsidRPr="00694F8E">
        <w:rPr>
          <w:rFonts w:ascii="Cascadia Mono" w:hAnsi="Cascadia Mono" w:cs="Cascadia Mono"/>
          <w:noProof w:val="0"/>
          <w:color w:val="000000"/>
          <w:kern w:val="0"/>
          <w:sz w:val="24"/>
          <w:szCs w:val="24"/>
          <w:lang w:val="en-US"/>
        </w:rPr>
        <w:t>false;</w:t>
      </w:r>
      <w:proofErr w:type="gramEnd"/>
    </w:p>
    <w:p w14:paraId="68A2B239" w14:textId="77777777" w:rsidR="003845E6" w:rsidRPr="00694F8E" w:rsidRDefault="003845E6" w:rsidP="003845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
    <w:p w14:paraId="449C1BF5" w14:textId="77777777" w:rsidR="003845E6" w:rsidRPr="00694F8E" w:rsidRDefault="003845E6" w:rsidP="003845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p>
    <w:p w14:paraId="33E96B62" w14:textId="77777777" w:rsidR="003845E6" w:rsidRPr="00694F8E" w:rsidRDefault="003845E6" w:rsidP="003845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roofErr w:type="gramStart"/>
      <w:r w:rsidRPr="00694F8E">
        <w:rPr>
          <w:rFonts w:ascii="Cascadia Mono" w:hAnsi="Cascadia Mono" w:cs="Cascadia Mono"/>
          <w:noProof w:val="0"/>
          <w:color w:val="000000"/>
          <w:kern w:val="0"/>
          <w:sz w:val="24"/>
          <w:szCs w:val="24"/>
          <w:lang w:val="en-US"/>
        </w:rPr>
        <w:t>if(</w:t>
      </w:r>
      <w:proofErr w:type="spellStart"/>
      <w:proofErr w:type="gramEnd"/>
      <w:r w:rsidRPr="00694F8E">
        <w:rPr>
          <w:rFonts w:ascii="Cascadia Mono" w:hAnsi="Cascadia Mono" w:cs="Cascadia Mono"/>
          <w:noProof w:val="0"/>
          <w:color w:val="000000"/>
          <w:kern w:val="0"/>
          <w:sz w:val="24"/>
          <w:szCs w:val="24"/>
          <w:lang w:val="en-US"/>
        </w:rPr>
        <w:t>System.IO.File.Exists</w:t>
      </w:r>
      <w:proofErr w:type="spellEnd"/>
      <w:r w:rsidRPr="00694F8E">
        <w:rPr>
          <w:rFonts w:ascii="Cascadia Mono" w:hAnsi="Cascadia Mono" w:cs="Cascadia Mono"/>
          <w:noProof w:val="0"/>
          <w:color w:val="000000"/>
          <w:kern w:val="0"/>
          <w:sz w:val="24"/>
          <w:szCs w:val="24"/>
          <w:lang w:val="en-US"/>
        </w:rPr>
        <w:t xml:space="preserve">("servername.txt") &amp;&amp; </w:t>
      </w:r>
      <w:proofErr w:type="spellStart"/>
      <w:r w:rsidRPr="00694F8E">
        <w:rPr>
          <w:rFonts w:ascii="Cascadia Mono" w:hAnsi="Cascadia Mono" w:cs="Cascadia Mono"/>
          <w:noProof w:val="0"/>
          <w:color w:val="000000"/>
          <w:kern w:val="0"/>
          <w:sz w:val="24"/>
          <w:szCs w:val="24"/>
          <w:lang w:val="en-US"/>
        </w:rPr>
        <w:t>System.IO.File.ReadAllText</w:t>
      </w:r>
      <w:proofErr w:type="spellEnd"/>
      <w:r w:rsidRPr="00694F8E">
        <w:rPr>
          <w:rFonts w:ascii="Cascadia Mono" w:hAnsi="Cascadia Mono" w:cs="Cascadia Mono"/>
          <w:noProof w:val="0"/>
          <w:color w:val="000000"/>
          <w:kern w:val="0"/>
          <w:sz w:val="24"/>
          <w:szCs w:val="24"/>
          <w:lang w:val="en-US"/>
        </w:rPr>
        <w:t>("servername.txt").Length &gt; 0)</w:t>
      </w:r>
    </w:p>
    <w:p w14:paraId="1CC95F3A" w14:textId="77777777" w:rsidR="003845E6" w:rsidRPr="00694F8E" w:rsidRDefault="003845E6" w:rsidP="003845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
    <w:p w14:paraId="7456F8A0" w14:textId="77777777" w:rsidR="003845E6" w:rsidRPr="00694F8E" w:rsidRDefault="003845E6" w:rsidP="003845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roofErr w:type="spellStart"/>
      <w:r w:rsidRPr="00694F8E">
        <w:rPr>
          <w:rFonts w:ascii="Cascadia Mono" w:hAnsi="Cascadia Mono" w:cs="Cascadia Mono"/>
          <w:noProof w:val="0"/>
          <w:color w:val="000000"/>
          <w:kern w:val="0"/>
          <w:sz w:val="24"/>
          <w:szCs w:val="24"/>
          <w:lang w:val="en-US"/>
        </w:rPr>
        <w:t>txbServerName.Text</w:t>
      </w:r>
      <w:proofErr w:type="spellEnd"/>
      <w:r w:rsidRPr="00694F8E">
        <w:rPr>
          <w:rFonts w:ascii="Cascadia Mono" w:hAnsi="Cascadia Mono" w:cs="Cascadia Mono"/>
          <w:noProof w:val="0"/>
          <w:color w:val="000000"/>
          <w:kern w:val="0"/>
          <w:sz w:val="24"/>
          <w:szCs w:val="24"/>
          <w:lang w:val="en-US"/>
        </w:rPr>
        <w:t xml:space="preserve"> = </w:t>
      </w:r>
      <w:proofErr w:type="spellStart"/>
      <w:proofErr w:type="gramStart"/>
      <w:r w:rsidRPr="00694F8E">
        <w:rPr>
          <w:rFonts w:ascii="Cascadia Mono" w:hAnsi="Cascadia Mono" w:cs="Cascadia Mono"/>
          <w:noProof w:val="0"/>
          <w:color w:val="000000"/>
          <w:kern w:val="0"/>
          <w:sz w:val="24"/>
          <w:szCs w:val="24"/>
          <w:lang w:val="en-US"/>
        </w:rPr>
        <w:t>System.IO.File.ReadAllText</w:t>
      </w:r>
      <w:proofErr w:type="spellEnd"/>
      <w:proofErr w:type="gramEnd"/>
      <w:r w:rsidRPr="00694F8E">
        <w:rPr>
          <w:rFonts w:ascii="Cascadia Mono" w:hAnsi="Cascadia Mono" w:cs="Cascadia Mono"/>
          <w:noProof w:val="0"/>
          <w:color w:val="000000"/>
          <w:kern w:val="0"/>
          <w:sz w:val="24"/>
          <w:szCs w:val="24"/>
          <w:lang w:val="en-US"/>
        </w:rPr>
        <w:t>("servername.txt");</w:t>
      </w:r>
    </w:p>
    <w:p w14:paraId="478D1A0B" w14:textId="77777777" w:rsidR="003845E6" w:rsidRPr="00694F8E" w:rsidRDefault="003845E6" w:rsidP="003845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
    <w:p w14:paraId="0B2D0505" w14:textId="77777777" w:rsidR="003845E6" w:rsidRPr="00694F8E" w:rsidRDefault="003845E6" w:rsidP="003845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else </w:t>
      </w:r>
      <w:proofErr w:type="gramStart"/>
      <w:r w:rsidRPr="00694F8E">
        <w:rPr>
          <w:rFonts w:ascii="Cascadia Mono" w:hAnsi="Cascadia Mono" w:cs="Cascadia Mono"/>
          <w:noProof w:val="0"/>
          <w:color w:val="000000"/>
          <w:kern w:val="0"/>
          <w:sz w:val="24"/>
          <w:szCs w:val="24"/>
          <w:lang w:val="en-US"/>
        </w:rPr>
        <w:t>if(</w:t>
      </w:r>
      <w:proofErr w:type="spellStart"/>
      <w:proofErr w:type="gramEnd"/>
      <w:r w:rsidRPr="00694F8E">
        <w:rPr>
          <w:rFonts w:ascii="Cascadia Mono" w:hAnsi="Cascadia Mono" w:cs="Cascadia Mono"/>
          <w:noProof w:val="0"/>
          <w:color w:val="000000"/>
          <w:kern w:val="0"/>
          <w:sz w:val="24"/>
          <w:szCs w:val="24"/>
          <w:lang w:val="en-US"/>
        </w:rPr>
        <w:t>System.IO.File.Exists</w:t>
      </w:r>
      <w:proofErr w:type="spellEnd"/>
      <w:r w:rsidRPr="00694F8E">
        <w:rPr>
          <w:rFonts w:ascii="Cascadia Mono" w:hAnsi="Cascadia Mono" w:cs="Cascadia Mono"/>
          <w:noProof w:val="0"/>
          <w:color w:val="000000"/>
          <w:kern w:val="0"/>
          <w:sz w:val="24"/>
          <w:szCs w:val="24"/>
          <w:lang w:val="en-US"/>
        </w:rPr>
        <w:t xml:space="preserve">("servername.txt") &amp;&amp; </w:t>
      </w:r>
      <w:proofErr w:type="spellStart"/>
      <w:r w:rsidRPr="00694F8E">
        <w:rPr>
          <w:rFonts w:ascii="Cascadia Mono" w:hAnsi="Cascadia Mono" w:cs="Cascadia Mono"/>
          <w:noProof w:val="0"/>
          <w:color w:val="000000"/>
          <w:kern w:val="0"/>
          <w:sz w:val="24"/>
          <w:szCs w:val="24"/>
          <w:lang w:val="en-US"/>
        </w:rPr>
        <w:t>System.IO.File.ReadAllText</w:t>
      </w:r>
      <w:proofErr w:type="spellEnd"/>
      <w:r w:rsidRPr="00694F8E">
        <w:rPr>
          <w:rFonts w:ascii="Cascadia Mono" w:hAnsi="Cascadia Mono" w:cs="Cascadia Mono"/>
          <w:noProof w:val="0"/>
          <w:color w:val="000000"/>
          <w:kern w:val="0"/>
          <w:sz w:val="24"/>
          <w:szCs w:val="24"/>
          <w:lang w:val="en-US"/>
        </w:rPr>
        <w:t>("servername.txt").Length == 0)</w:t>
      </w:r>
    </w:p>
    <w:p w14:paraId="59264F4E" w14:textId="77777777" w:rsidR="003845E6" w:rsidRPr="00694F8E" w:rsidRDefault="003845E6" w:rsidP="003845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
    <w:p w14:paraId="2DBD4FE9" w14:textId="77777777" w:rsidR="003845E6" w:rsidRPr="00694F8E" w:rsidRDefault="003845E6" w:rsidP="003845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lastRenderedPageBreak/>
        <w:t xml:space="preserve">        </w:t>
      </w:r>
      <w:proofErr w:type="spellStart"/>
      <w:r w:rsidRPr="00694F8E">
        <w:rPr>
          <w:rFonts w:ascii="Cascadia Mono" w:hAnsi="Cascadia Mono" w:cs="Cascadia Mono"/>
          <w:noProof w:val="0"/>
          <w:color w:val="000000"/>
          <w:kern w:val="0"/>
          <w:sz w:val="24"/>
          <w:szCs w:val="24"/>
          <w:lang w:val="en-US"/>
        </w:rPr>
        <w:t>pnlServerName.Enabled</w:t>
      </w:r>
      <w:proofErr w:type="spellEnd"/>
      <w:r w:rsidRPr="00694F8E">
        <w:rPr>
          <w:rFonts w:ascii="Cascadia Mono" w:hAnsi="Cascadia Mono" w:cs="Cascadia Mono"/>
          <w:noProof w:val="0"/>
          <w:color w:val="000000"/>
          <w:kern w:val="0"/>
          <w:sz w:val="24"/>
          <w:szCs w:val="24"/>
          <w:lang w:val="en-US"/>
        </w:rPr>
        <w:t xml:space="preserve"> = </w:t>
      </w:r>
      <w:proofErr w:type="gramStart"/>
      <w:r w:rsidRPr="00694F8E">
        <w:rPr>
          <w:rFonts w:ascii="Cascadia Mono" w:hAnsi="Cascadia Mono" w:cs="Cascadia Mono"/>
          <w:noProof w:val="0"/>
          <w:color w:val="000000"/>
          <w:kern w:val="0"/>
          <w:sz w:val="24"/>
          <w:szCs w:val="24"/>
          <w:lang w:val="en-US"/>
        </w:rPr>
        <w:t>true;</w:t>
      </w:r>
      <w:proofErr w:type="gramEnd"/>
    </w:p>
    <w:p w14:paraId="52AF58B0" w14:textId="77777777" w:rsidR="003845E6" w:rsidRPr="00694F8E" w:rsidRDefault="003845E6" w:rsidP="003845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
    <w:p w14:paraId="2BEA36E0" w14:textId="77777777" w:rsidR="003845E6" w:rsidRPr="00694F8E" w:rsidRDefault="003845E6" w:rsidP="003845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w:t>
      </w:r>
    </w:p>
    <w:p w14:paraId="5347E82B" w14:textId="77777777" w:rsidR="003845E6" w:rsidRPr="00694F8E" w:rsidRDefault="003845E6" w:rsidP="003845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p>
    <w:p w14:paraId="08A2ADB0" w14:textId="77777777" w:rsidR="003845E6" w:rsidRPr="00694F8E" w:rsidRDefault="003845E6" w:rsidP="003845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Event handler for login</w:t>
      </w:r>
    </w:p>
    <w:p w14:paraId="63EDFA46" w14:textId="77777777" w:rsidR="003845E6" w:rsidRPr="00694F8E" w:rsidRDefault="003845E6" w:rsidP="003845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private void </w:t>
      </w:r>
      <w:proofErr w:type="spellStart"/>
      <w:r w:rsidRPr="00694F8E">
        <w:rPr>
          <w:rFonts w:ascii="Cascadia Mono" w:hAnsi="Cascadia Mono" w:cs="Cascadia Mono"/>
          <w:noProof w:val="0"/>
          <w:color w:val="000000"/>
          <w:kern w:val="0"/>
          <w:sz w:val="24"/>
          <w:szCs w:val="24"/>
          <w:lang w:val="en-US"/>
        </w:rPr>
        <w:t>btnLogin_</w:t>
      </w:r>
      <w:proofErr w:type="gramStart"/>
      <w:r w:rsidRPr="00694F8E">
        <w:rPr>
          <w:rFonts w:ascii="Cascadia Mono" w:hAnsi="Cascadia Mono" w:cs="Cascadia Mono"/>
          <w:noProof w:val="0"/>
          <w:color w:val="000000"/>
          <w:kern w:val="0"/>
          <w:sz w:val="24"/>
          <w:szCs w:val="24"/>
          <w:lang w:val="en-US"/>
        </w:rPr>
        <w:t>Click</w:t>
      </w:r>
      <w:proofErr w:type="spellEnd"/>
      <w:r w:rsidRPr="00694F8E">
        <w:rPr>
          <w:rFonts w:ascii="Cascadia Mono" w:hAnsi="Cascadia Mono" w:cs="Cascadia Mono"/>
          <w:noProof w:val="0"/>
          <w:color w:val="000000"/>
          <w:kern w:val="0"/>
          <w:sz w:val="24"/>
          <w:szCs w:val="24"/>
          <w:lang w:val="en-US"/>
        </w:rPr>
        <w:t>(</w:t>
      </w:r>
      <w:proofErr w:type="gramEnd"/>
      <w:r w:rsidRPr="00694F8E">
        <w:rPr>
          <w:rFonts w:ascii="Cascadia Mono" w:hAnsi="Cascadia Mono" w:cs="Cascadia Mono"/>
          <w:noProof w:val="0"/>
          <w:color w:val="000000"/>
          <w:kern w:val="0"/>
          <w:sz w:val="24"/>
          <w:szCs w:val="24"/>
          <w:lang w:val="en-US"/>
        </w:rPr>
        <w:t xml:space="preserve">object sender, </w:t>
      </w:r>
      <w:proofErr w:type="spellStart"/>
      <w:r w:rsidRPr="00694F8E">
        <w:rPr>
          <w:rFonts w:ascii="Cascadia Mono" w:hAnsi="Cascadia Mono" w:cs="Cascadia Mono"/>
          <w:noProof w:val="0"/>
          <w:color w:val="000000"/>
          <w:kern w:val="0"/>
          <w:sz w:val="24"/>
          <w:szCs w:val="24"/>
          <w:lang w:val="en-US"/>
        </w:rPr>
        <w:t>EventArgs</w:t>
      </w:r>
      <w:proofErr w:type="spellEnd"/>
      <w:r w:rsidRPr="00694F8E">
        <w:rPr>
          <w:rFonts w:ascii="Cascadia Mono" w:hAnsi="Cascadia Mono" w:cs="Cascadia Mono"/>
          <w:noProof w:val="0"/>
          <w:color w:val="000000"/>
          <w:kern w:val="0"/>
          <w:sz w:val="24"/>
          <w:szCs w:val="24"/>
          <w:lang w:val="en-US"/>
        </w:rPr>
        <w:t xml:space="preserve"> e)</w:t>
      </w:r>
    </w:p>
    <w:p w14:paraId="3BA73841" w14:textId="77777777" w:rsidR="003845E6" w:rsidRPr="00694F8E" w:rsidRDefault="003845E6" w:rsidP="003845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w:t>
      </w:r>
    </w:p>
    <w:p w14:paraId="1925F3E0" w14:textId="77777777" w:rsidR="003845E6" w:rsidRPr="00694F8E" w:rsidRDefault="003845E6" w:rsidP="003845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object </w:t>
      </w:r>
      <w:proofErr w:type="gramStart"/>
      <w:r w:rsidRPr="00694F8E">
        <w:rPr>
          <w:rFonts w:ascii="Cascadia Mono" w:hAnsi="Cascadia Mono" w:cs="Cascadia Mono"/>
          <w:noProof w:val="0"/>
          <w:color w:val="000000"/>
          <w:kern w:val="0"/>
          <w:sz w:val="24"/>
          <w:szCs w:val="24"/>
          <w:lang w:val="en-US"/>
        </w:rPr>
        <w:t>result;</w:t>
      </w:r>
      <w:proofErr w:type="gramEnd"/>
    </w:p>
    <w:p w14:paraId="60099F2E" w14:textId="77777777" w:rsidR="003845E6" w:rsidRPr="00694F8E" w:rsidRDefault="003845E6" w:rsidP="003845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p>
    <w:p w14:paraId="6C2C9A80" w14:textId="77777777" w:rsidR="003845E6" w:rsidRPr="00694F8E" w:rsidRDefault="003845E6" w:rsidP="003845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try</w:t>
      </w:r>
    </w:p>
    <w:p w14:paraId="063004D5" w14:textId="77777777" w:rsidR="003845E6" w:rsidRPr="00694F8E" w:rsidRDefault="003845E6" w:rsidP="003845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
    <w:p w14:paraId="7B361B3E" w14:textId="77777777" w:rsidR="003845E6" w:rsidRPr="00694F8E" w:rsidRDefault="003845E6" w:rsidP="003845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if (</w:t>
      </w:r>
      <w:proofErr w:type="spellStart"/>
      <w:r w:rsidRPr="00694F8E">
        <w:rPr>
          <w:rFonts w:ascii="Cascadia Mono" w:hAnsi="Cascadia Mono" w:cs="Cascadia Mono"/>
          <w:noProof w:val="0"/>
          <w:color w:val="000000"/>
          <w:kern w:val="0"/>
          <w:sz w:val="24"/>
          <w:szCs w:val="24"/>
          <w:lang w:val="en-US"/>
        </w:rPr>
        <w:t>pnlServerName.Enabled</w:t>
      </w:r>
      <w:proofErr w:type="spellEnd"/>
      <w:r w:rsidRPr="00694F8E">
        <w:rPr>
          <w:rFonts w:ascii="Cascadia Mono" w:hAnsi="Cascadia Mono" w:cs="Cascadia Mono"/>
          <w:noProof w:val="0"/>
          <w:color w:val="000000"/>
          <w:kern w:val="0"/>
          <w:sz w:val="24"/>
          <w:szCs w:val="24"/>
          <w:lang w:val="en-US"/>
        </w:rPr>
        <w:t>)</w:t>
      </w:r>
    </w:p>
    <w:p w14:paraId="65C01EBE" w14:textId="77777777" w:rsidR="003845E6" w:rsidRPr="00694F8E" w:rsidRDefault="003845E6" w:rsidP="003845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
    <w:p w14:paraId="16685DBB" w14:textId="77777777" w:rsidR="003845E6" w:rsidRPr="00694F8E" w:rsidRDefault="003845E6" w:rsidP="003845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string </w:t>
      </w:r>
      <w:proofErr w:type="spellStart"/>
      <w:r w:rsidRPr="00694F8E">
        <w:rPr>
          <w:rFonts w:ascii="Cascadia Mono" w:hAnsi="Cascadia Mono" w:cs="Cascadia Mono"/>
          <w:noProof w:val="0"/>
          <w:color w:val="000000"/>
          <w:kern w:val="0"/>
          <w:sz w:val="24"/>
          <w:szCs w:val="24"/>
          <w:lang w:val="en-US"/>
        </w:rPr>
        <w:t>serverName</w:t>
      </w:r>
      <w:proofErr w:type="spellEnd"/>
      <w:r w:rsidRPr="00694F8E">
        <w:rPr>
          <w:rFonts w:ascii="Cascadia Mono" w:hAnsi="Cascadia Mono" w:cs="Cascadia Mono"/>
          <w:noProof w:val="0"/>
          <w:color w:val="000000"/>
          <w:kern w:val="0"/>
          <w:sz w:val="24"/>
          <w:szCs w:val="24"/>
          <w:lang w:val="en-US"/>
        </w:rPr>
        <w:t xml:space="preserve"> = </w:t>
      </w:r>
      <w:proofErr w:type="spellStart"/>
      <w:r w:rsidRPr="00694F8E">
        <w:rPr>
          <w:rFonts w:ascii="Cascadia Mono" w:hAnsi="Cascadia Mono" w:cs="Cascadia Mono"/>
          <w:noProof w:val="0"/>
          <w:color w:val="000000"/>
          <w:kern w:val="0"/>
          <w:sz w:val="24"/>
          <w:szCs w:val="24"/>
          <w:lang w:val="en-US"/>
        </w:rPr>
        <w:t>txbServerName.</w:t>
      </w:r>
      <w:proofErr w:type="gramStart"/>
      <w:r w:rsidRPr="00694F8E">
        <w:rPr>
          <w:rFonts w:ascii="Cascadia Mono" w:hAnsi="Cascadia Mono" w:cs="Cascadia Mono"/>
          <w:noProof w:val="0"/>
          <w:color w:val="000000"/>
          <w:kern w:val="0"/>
          <w:sz w:val="24"/>
          <w:szCs w:val="24"/>
          <w:lang w:val="en-US"/>
        </w:rPr>
        <w:t>Text</w:t>
      </w:r>
      <w:proofErr w:type="spellEnd"/>
      <w:r w:rsidRPr="00694F8E">
        <w:rPr>
          <w:rFonts w:ascii="Cascadia Mono" w:hAnsi="Cascadia Mono" w:cs="Cascadia Mono"/>
          <w:noProof w:val="0"/>
          <w:color w:val="000000"/>
          <w:kern w:val="0"/>
          <w:sz w:val="24"/>
          <w:szCs w:val="24"/>
          <w:lang w:val="en-US"/>
        </w:rPr>
        <w:t>;</w:t>
      </w:r>
      <w:proofErr w:type="gramEnd"/>
    </w:p>
    <w:p w14:paraId="3CE08854" w14:textId="77777777" w:rsidR="003845E6" w:rsidRPr="00694F8E" w:rsidRDefault="003845E6" w:rsidP="003845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 write the </w:t>
      </w:r>
      <w:proofErr w:type="gramStart"/>
      <w:r w:rsidRPr="00694F8E">
        <w:rPr>
          <w:rFonts w:ascii="Cascadia Mono" w:hAnsi="Cascadia Mono" w:cs="Cascadia Mono"/>
          <w:noProof w:val="0"/>
          <w:color w:val="000000"/>
          <w:kern w:val="0"/>
          <w:sz w:val="24"/>
          <w:szCs w:val="24"/>
          <w:lang w:val="en-US"/>
        </w:rPr>
        <w:t>server</w:t>
      </w:r>
      <w:proofErr w:type="gramEnd"/>
      <w:r w:rsidRPr="00694F8E">
        <w:rPr>
          <w:rFonts w:ascii="Cascadia Mono" w:hAnsi="Cascadia Mono" w:cs="Cascadia Mono"/>
          <w:noProof w:val="0"/>
          <w:color w:val="000000"/>
          <w:kern w:val="0"/>
          <w:sz w:val="24"/>
          <w:szCs w:val="24"/>
          <w:lang w:val="en-US"/>
        </w:rPr>
        <w:t xml:space="preserve"> name to the servername.txt file</w:t>
      </w:r>
    </w:p>
    <w:p w14:paraId="0CDADD9A" w14:textId="77777777" w:rsidR="003845E6" w:rsidRPr="00694F8E" w:rsidRDefault="003845E6" w:rsidP="003845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roofErr w:type="spellStart"/>
      <w:proofErr w:type="gramStart"/>
      <w:r w:rsidRPr="00694F8E">
        <w:rPr>
          <w:rFonts w:ascii="Cascadia Mono" w:hAnsi="Cascadia Mono" w:cs="Cascadia Mono"/>
          <w:noProof w:val="0"/>
          <w:color w:val="000000"/>
          <w:kern w:val="0"/>
          <w:sz w:val="24"/>
          <w:szCs w:val="24"/>
          <w:lang w:val="en-US"/>
        </w:rPr>
        <w:t>System.IO.File.WriteAllText</w:t>
      </w:r>
      <w:proofErr w:type="spellEnd"/>
      <w:proofErr w:type="gramEnd"/>
      <w:r w:rsidRPr="00694F8E">
        <w:rPr>
          <w:rFonts w:ascii="Cascadia Mono" w:hAnsi="Cascadia Mono" w:cs="Cascadia Mono"/>
          <w:noProof w:val="0"/>
          <w:color w:val="000000"/>
          <w:kern w:val="0"/>
          <w:sz w:val="24"/>
          <w:szCs w:val="24"/>
          <w:lang w:val="en-US"/>
        </w:rPr>
        <w:t xml:space="preserve">("servername.txt", </w:t>
      </w:r>
      <w:proofErr w:type="spellStart"/>
      <w:r w:rsidRPr="00694F8E">
        <w:rPr>
          <w:rFonts w:ascii="Cascadia Mono" w:hAnsi="Cascadia Mono" w:cs="Cascadia Mono"/>
          <w:noProof w:val="0"/>
          <w:color w:val="000000"/>
          <w:kern w:val="0"/>
          <w:sz w:val="24"/>
          <w:szCs w:val="24"/>
          <w:lang w:val="en-US"/>
        </w:rPr>
        <w:t>serverName</w:t>
      </w:r>
      <w:proofErr w:type="spellEnd"/>
      <w:r w:rsidRPr="00694F8E">
        <w:rPr>
          <w:rFonts w:ascii="Cascadia Mono" w:hAnsi="Cascadia Mono" w:cs="Cascadia Mono"/>
          <w:noProof w:val="0"/>
          <w:color w:val="000000"/>
          <w:kern w:val="0"/>
          <w:sz w:val="24"/>
          <w:szCs w:val="24"/>
          <w:lang w:val="en-US"/>
        </w:rPr>
        <w:t>);</w:t>
      </w:r>
    </w:p>
    <w:p w14:paraId="437423AE" w14:textId="77777777" w:rsidR="003845E6" w:rsidRPr="00694F8E" w:rsidRDefault="003845E6" w:rsidP="003845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
    <w:p w14:paraId="59898FAB" w14:textId="77777777" w:rsidR="003845E6" w:rsidRPr="00694F8E" w:rsidRDefault="003845E6" w:rsidP="003845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p>
    <w:p w14:paraId="0D597B93" w14:textId="77777777" w:rsidR="003845E6" w:rsidRPr="00694F8E" w:rsidRDefault="003845E6" w:rsidP="003845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if (</w:t>
      </w:r>
      <w:proofErr w:type="spellStart"/>
      <w:proofErr w:type="gramStart"/>
      <w:r w:rsidRPr="00694F8E">
        <w:rPr>
          <w:rFonts w:ascii="Cascadia Mono" w:hAnsi="Cascadia Mono" w:cs="Cascadia Mono"/>
          <w:noProof w:val="0"/>
          <w:color w:val="000000"/>
          <w:kern w:val="0"/>
          <w:sz w:val="24"/>
          <w:szCs w:val="24"/>
          <w:lang w:val="en-US"/>
        </w:rPr>
        <w:t>System.IO.File.Exists</w:t>
      </w:r>
      <w:proofErr w:type="spellEnd"/>
      <w:proofErr w:type="gramEnd"/>
      <w:r w:rsidRPr="00694F8E">
        <w:rPr>
          <w:rFonts w:ascii="Cascadia Mono" w:hAnsi="Cascadia Mono" w:cs="Cascadia Mono"/>
          <w:noProof w:val="0"/>
          <w:color w:val="000000"/>
          <w:kern w:val="0"/>
          <w:sz w:val="24"/>
          <w:szCs w:val="24"/>
          <w:lang w:val="en-US"/>
        </w:rPr>
        <w:t xml:space="preserve">("servername.txt") &amp;&amp; </w:t>
      </w:r>
      <w:proofErr w:type="spellStart"/>
      <w:r w:rsidRPr="00694F8E">
        <w:rPr>
          <w:rFonts w:ascii="Cascadia Mono" w:hAnsi="Cascadia Mono" w:cs="Cascadia Mono"/>
          <w:noProof w:val="0"/>
          <w:color w:val="000000"/>
          <w:kern w:val="0"/>
          <w:sz w:val="24"/>
          <w:szCs w:val="24"/>
          <w:lang w:val="en-US"/>
        </w:rPr>
        <w:t>System.IO.File.ReadAllText</w:t>
      </w:r>
      <w:proofErr w:type="spellEnd"/>
      <w:r w:rsidRPr="00694F8E">
        <w:rPr>
          <w:rFonts w:ascii="Cascadia Mono" w:hAnsi="Cascadia Mono" w:cs="Cascadia Mono"/>
          <w:noProof w:val="0"/>
          <w:color w:val="000000"/>
          <w:kern w:val="0"/>
          <w:sz w:val="24"/>
          <w:szCs w:val="24"/>
          <w:lang w:val="en-US"/>
        </w:rPr>
        <w:t>("servername.txt").Length &gt; 0)</w:t>
      </w:r>
    </w:p>
    <w:p w14:paraId="3CE671D2" w14:textId="77777777" w:rsidR="003845E6" w:rsidRPr="00694F8E" w:rsidRDefault="003845E6" w:rsidP="003845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
    <w:p w14:paraId="6FA960B3" w14:textId="77777777" w:rsidR="003845E6" w:rsidRPr="00694F8E" w:rsidRDefault="003845E6" w:rsidP="003845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try</w:t>
      </w:r>
    </w:p>
    <w:p w14:paraId="4FEFA3F2" w14:textId="77777777" w:rsidR="003845E6" w:rsidRPr="00694F8E" w:rsidRDefault="003845E6" w:rsidP="003845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
    <w:p w14:paraId="37714A90" w14:textId="77777777" w:rsidR="003845E6" w:rsidRPr="00694F8E" w:rsidRDefault="003845E6" w:rsidP="003845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string username = </w:t>
      </w:r>
      <w:proofErr w:type="spellStart"/>
      <w:r w:rsidRPr="00694F8E">
        <w:rPr>
          <w:rFonts w:ascii="Cascadia Mono" w:hAnsi="Cascadia Mono" w:cs="Cascadia Mono"/>
          <w:noProof w:val="0"/>
          <w:color w:val="000000"/>
          <w:kern w:val="0"/>
          <w:sz w:val="24"/>
          <w:szCs w:val="24"/>
          <w:lang w:val="en-US"/>
        </w:rPr>
        <w:t>txbUserName.</w:t>
      </w:r>
      <w:proofErr w:type="gramStart"/>
      <w:r w:rsidRPr="00694F8E">
        <w:rPr>
          <w:rFonts w:ascii="Cascadia Mono" w:hAnsi="Cascadia Mono" w:cs="Cascadia Mono"/>
          <w:noProof w:val="0"/>
          <w:color w:val="000000"/>
          <w:kern w:val="0"/>
          <w:sz w:val="24"/>
          <w:szCs w:val="24"/>
          <w:lang w:val="en-US"/>
        </w:rPr>
        <w:t>Text</w:t>
      </w:r>
      <w:proofErr w:type="spellEnd"/>
      <w:r w:rsidRPr="00694F8E">
        <w:rPr>
          <w:rFonts w:ascii="Cascadia Mono" w:hAnsi="Cascadia Mono" w:cs="Cascadia Mono"/>
          <w:noProof w:val="0"/>
          <w:color w:val="000000"/>
          <w:kern w:val="0"/>
          <w:sz w:val="24"/>
          <w:szCs w:val="24"/>
          <w:lang w:val="en-US"/>
        </w:rPr>
        <w:t>;</w:t>
      </w:r>
      <w:proofErr w:type="gramEnd"/>
    </w:p>
    <w:p w14:paraId="10465360" w14:textId="77777777" w:rsidR="003845E6" w:rsidRPr="00694F8E" w:rsidRDefault="003845E6" w:rsidP="003845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string password = </w:t>
      </w:r>
      <w:proofErr w:type="spellStart"/>
      <w:r w:rsidRPr="00694F8E">
        <w:rPr>
          <w:rFonts w:ascii="Cascadia Mono" w:hAnsi="Cascadia Mono" w:cs="Cascadia Mono"/>
          <w:noProof w:val="0"/>
          <w:color w:val="000000"/>
          <w:kern w:val="0"/>
          <w:sz w:val="24"/>
          <w:szCs w:val="24"/>
          <w:lang w:val="en-US"/>
        </w:rPr>
        <w:t>txbPassword.</w:t>
      </w:r>
      <w:proofErr w:type="gramStart"/>
      <w:r w:rsidRPr="00694F8E">
        <w:rPr>
          <w:rFonts w:ascii="Cascadia Mono" w:hAnsi="Cascadia Mono" w:cs="Cascadia Mono"/>
          <w:noProof w:val="0"/>
          <w:color w:val="000000"/>
          <w:kern w:val="0"/>
          <w:sz w:val="24"/>
          <w:szCs w:val="24"/>
          <w:lang w:val="en-US"/>
        </w:rPr>
        <w:t>Text</w:t>
      </w:r>
      <w:proofErr w:type="spellEnd"/>
      <w:r w:rsidRPr="00694F8E">
        <w:rPr>
          <w:rFonts w:ascii="Cascadia Mono" w:hAnsi="Cascadia Mono" w:cs="Cascadia Mono"/>
          <w:noProof w:val="0"/>
          <w:color w:val="000000"/>
          <w:kern w:val="0"/>
          <w:sz w:val="24"/>
          <w:szCs w:val="24"/>
          <w:lang w:val="en-US"/>
        </w:rPr>
        <w:t>;</w:t>
      </w:r>
      <w:proofErr w:type="gramEnd"/>
    </w:p>
    <w:p w14:paraId="74F95447" w14:textId="77777777" w:rsidR="003845E6" w:rsidRPr="00694F8E" w:rsidRDefault="003845E6" w:rsidP="003845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p>
    <w:p w14:paraId="1C230FCC" w14:textId="77777777" w:rsidR="003845E6" w:rsidRPr="00694F8E" w:rsidRDefault="003845E6" w:rsidP="003845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 write the </w:t>
      </w:r>
      <w:proofErr w:type="gramStart"/>
      <w:r w:rsidRPr="00694F8E">
        <w:rPr>
          <w:rFonts w:ascii="Cascadia Mono" w:hAnsi="Cascadia Mono" w:cs="Cascadia Mono"/>
          <w:noProof w:val="0"/>
          <w:color w:val="000000"/>
          <w:kern w:val="0"/>
          <w:sz w:val="24"/>
          <w:szCs w:val="24"/>
          <w:lang w:val="en-US"/>
        </w:rPr>
        <w:t>user name</w:t>
      </w:r>
      <w:proofErr w:type="gramEnd"/>
      <w:r w:rsidRPr="00694F8E">
        <w:rPr>
          <w:rFonts w:ascii="Cascadia Mono" w:hAnsi="Cascadia Mono" w:cs="Cascadia Mono"/>
          <w:noProof w:val="0"/>
          <w:color w:val="000000"/>
          <w:kern w:val="0"/>
          <w:sz w:val="24"/>
          <w:szCs w:val="24"/>
          <w:lang w:val="en-US"/>
        </w:rPr>
        <w:t xml:space="preserve"> to the username.txt file</w:t>
      </w:r>
    </w:p>
    <w:p w14:paraId="0821BD16" w14:textId="77777777" w:rsidR="003845E6" w:rsidRPr="00694F8E" w:rsidRDefault="003845E6" w:rsidP="003845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roofErr w:type="spellStart"/>
      <w:proofErr w:type="gramStart"/>
      <w:r w:rsidRPr="00694F8E">
        <w:rPr>
          <w:rFonts w:ascii="Cascadia Mono" w:hAnsi="Cascadia Mono" w:cs="Cascadia Mono"/>
          <w:noProof w:val="0"/>
          <w:color w:val="000000"/>
          <w:kern w:val="0"/>
          <w:sz w:val="24"/>
          <w:szCs w:val="24"/>
          <w:lang w:val="en-US"/>
        </w:rPr>
        <w:t>System.IO.File.WriteAllText</w:t>
      </w:r>
      <w:proofErr w:type="spellEnd"/>
      <w:proofErr w:type="gramEnd"/>
      <w:r w:rsidRPr="00694F8E">
        <w:rPr>
          <w:rFonts w:ascii="Cascadia Mono" w:hAnsi="Cascadia Mono" w:cs="Cascadia Mono"/>
          <w:noProof w:val="0"/>
          <w:color w:val="000000"/>
          <w:kern w:val="0"/>
          <w:sz w:val="24"/>
          <w:szCs w:val="24"/>
          <w:lang w:val="en-US"/>
        </w:rPr>
        <w:t>("username.txt", username);</w:t>
      </w:r>
    </w:p>
    <w:p w14:paraId="115F9C68" w14:textId="77777777" w:rsidR="003845E6" w:rsidRPr="00694F8E" w:rsidRDefault="003845E6" w:rsidP="003845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 write the password to the password.txt file</w:t>
      </w:r>
    </w:p>
    <w:p w14:paraId="1C000A17" w14:textId="77777777" w:rsidR="003845E6" w:rsidRPr="00694F8E" w:rsidRDefault="003845E6" w:rsidP="003845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roofErr w:type="spellStart"/>
      <w:proofErr w:type="gramStart"/>
      <w:r w:rsidRPr="00694F8E">
        <w:rPr>
          <w:rFonts w:ascii="Cascadia Mono" w:hAnsi="Cascadia Mono" w:cs="Cascadia Mono"/>
          <w:noProof w:val="0"/>
          <w:color w:val="000000"/>
          <w:kern w:val="0"/>
          <w:sz w:val="24"/>
          <w:szCs w:val="24"/>
          <w:lang w:val="en-US"/>
        </w:rPr>
        <w:t>System.IO.File.WriteAllText</w:t>
      </w:r>
      <w:proofErr w:type="spellEnd"/>
      <w:proofErr w:type="gramEnd"/>
      <w:r w:rsidRPr="00694F8E">
        <w:rPr>
          <w:rFonts w:ascii="Cascadia Mono" w:hAnsi="Cascadia Mono" w:cs="Cascadia Mono"/>
          <w:noProof w:val="0"/>
          <w:color w:val="000000"/>
          <w:kern w:val="0"/>
          <w:sz w:val="24"/>
          <w:szCs w:val="24"/>
          <w:lang w:val="en-US"/>
        </w:rPr>
        <w:t>("password.txt", password);</w:t>
      </w:r>
    </w:p>
    <w:p w14:paraId="488FD2B2" w14:textId="77777777" w:rsidR="003845E6" w:rsidRPr="00694F8E" w:rsidRDefault="003845E6" w:rsidP="003845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p>
    <w:p w14:paraId="5092D54C" w14:textId="77777777" w:rsidR="003845E6" w:rsidRPr="00694F8E" w:rsidRDefault="003845E6" w:rsidP="003845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bool </w:t>
      </w:r>
      <w:proofErr w:type="spellStart"/>
      <w:r w:rsidRPr="00694F8E">
        <w:rPr>
          <w:rFonts w:ascii="Cascadia Mono" w:hAnsi="Cascadia Mono" w:cs="Cascadia Mono"/>
          <w:noProof w:val="0"/>
          <w:color w:val="000000"/>
          <w:kern w:val="0"/>
          <w:sz w:val="24"/>
          <w:szCs w:val="24"/>
          <w:lang w:val="en-US"/>
        </w:rPr>
        <w:t>isAdmin</w:t>
      </w:r>
      <w:proofErr w:type="spellEnd"/>
      <w:r w:rsidRPr="00694F8E">
        <w:rPr>
          <w:rFonts w:ascii="Cascadia Mono" w:hAnsi="Cascadia Mono" w:cs="Cascadia Mono"/>
          <w:noProof w:val="0"/>
          <w:color w:val="000000"/>
          <w:kern w:val="0"/>
          <w:sz w:val="24"/>
          <w:szCs w:val="24"/>
          <w:lang w:val="en-US"/>
        </w:rPr>
        <w:t xml:space="preserve"> = </w:t>
      </w:r>
      <w:proofErr w:type="gramStart"/>
      <w:r w:rsidRPr="00694F8E">
        <w:rPr>
          <w:rFonts w:ascii="Cascadia Mono" w:hAnsi="Cascadia Mono" w:cs="Cascadia Mono"/>
          <w:noProof w:val="0"/>
          <w:color w:val="000000"/>
          <w:kern w:val="0"/>
          <w:sz w:val="24"/>
          <w:szCs w:val="24"/>
          <w:lang w:val="en-US"/>
        </w:rPr>
        <w:t>false;</w:t>
      </w:r>
      <w:proofErr w:type="gramEnd"/>
    </w:p>
    <w:p w14:paraId="2C0DAE43" w14:textId="77777777" w:rsidR="003845E6" w:rsidRPr="00694F8E" w:rsidRDefault="003845E6" w:rsidP="003845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result = </w:t>
      </w:r>
      <w:proofErr w:type="spellStart"/>
      <w:proofErr w:type="gramStart"/>
      <w:r w:rsidRPr="00694F8E">
        <w:rPr>
          <w:rFonts w:ascii="Cascadia Mono" w:hAnsi="Cascadia Mono" w:cs="Cascadia Mono"/>
          <w:noProof w:val="0"/>
          <w:color w:val="000000"/>
          <w:kern w:val="0"/>
          <w:sz w:val="24"/>
          <w:szCs w:val="24"/>
          <w:lang w:val="en-US"/>
        </w:rPr>
        <w:t>DataProvider.Instance.ExecuteScalar</w:t>
      </w:r>
      <w:proofErr w:type="spellEnd"/>
      <w:proofErr w:type="gramEnd"/>
      <w:r w:rsidRPr="00694F8E">
        <w:rPr>
          <w:rFonts w:ascii="Cascadia Mono" w:hAnsi="Cascadia Mono" w:cs="Cascadia Mono"/>
          <w:noProof w:val="0"/>
          <w:color w:val="000000"/>
          <w:kern w:val="0"/>
          <w:sz w:val="24"/>
          <w:szCs w:val="24"/>
          <w:lang w:val="en-US"/>
        </w:rPr>
        <w:t xml:space="preserve">("SELECT </w:t>
      </w:r>
      <w:proofErr w:type="spellStart"/>
      <w:r w:rsidRPr="00694F8E">
        <w:rPr>
          <w:rFonts w:ascii="Cascadia Mono" w:hAnsi="Cascadia Mono" w:cs="Cascadia Mono"/>
          <w:noProof w:val="0"/>
          <w:color w:val="000000"/>
          <w:kern w:val="0"/>
          <w:sz w:val="24"/>
          <w:szCs w:val="24"/>
          <w:lang w:val="en-US"/>
        </w:rPr>
        <w:t>dbo.checkLogin</w:t>
      </w:r>
      <w:proofErr w:type="spellEnd"/>
      <w:r w:rsidRPr="00694F8E">
        <w:rPr>
          <w:rFonts w:ascii="Cascadia Mono" w:hAnsi="Cascadia Mono" w:cs="Cascadia Mono"/>
          <w:noProof w:val="0"/>
          <w:color w:val="000000"/>
          <w:kern w:val="0"/>
          <w:sz w:val="24"/>
          <w:szCs w:val="24"/>
          <w:lang w:val="en-US"/>
        </w:rPr>
        <w:t>( @username , @password )", new object[] { username, password });</w:t>
      </w:r>
    </w:p>
    <w:p w14:paraId="23E2F82A" w14:textId="77777777" w:rsidR="003845E6" w:rsidRPr="00694F8E" w:rsidRDefault="003845E6" w:rsidP="003845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if (</w:t>
      </w:r>
      <w:proofErr w:type="spellStart"/>
      <w:proofErr w:type="gramStart"/>
      <w:r w:rsidRPr="00694F8E">
        <w:rPr>
          <w:rFonts w:ascii="Cascadia Mono" w:hAnsi="Cascadia Mono" w:cs="Cascadia Mono"/>
          <w:noProof w:val="0"/>
          <w:color w:val="000000"/>
          <w:kern w:val="0"/>
          <w:sz w:val="24"/>
          <w:szCs w:val="24"/>
          <w:lang w:val="en-US"/>
        </w:rPr>
        <w:t>result.ToString</w:t>
      </w:r>
      <w:proofErr w:type="spellEnd"/>
      <w:proofErr w:type="gramEnd"/>
      <w:r w:rsidRPr="00694F8E">
        <w:rPr>
          <w:rFonts w:ascii="Cascadia Mono" w:hAnsi="Cascadia Mono" w:cs="Cascadia Mono"/>
          <w:noProof w:val="0"/>
          <w:color w:val="000000"/>
          <w:kern w:val="0"/>
          <w:sz w:val="24"/>
          <w:szCs w:val="24"/>
          <w:lang w:val="en-US"/>
        </w:rPr>
        <w:t>() != "Invalid")</w:t>
      </w:r>
    </w:p>
    <w:p w14:paraId="55572319" w14:textId="77777777" w:rsidR="003845E6" w:rsidRPr="00694F8E" w:rsidRDefault="003845E6" w:rsidP="003845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
    <w:p w14:paraId="0AEA46A2" w14:textId="77777777" w:rsidR="003845E6" w:rsidRPr="00694F8E" w:rsidRDefault="003845E6" w:rsidP="003845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if (</w:t>
      </w:r>
      <w:proofErr w:type="spellStart"/>
      <w:proofErr w:type="gramStart"/>
      <w:r w:rsidRPr="00694F8E">
        <w:rPr>
          <w:rFonts w:ascii="Cascadia Mono" w:hAnsi="Cascadia Mono" w:cs="Cascadia Mono"/>
          <w:noProof w:val="0"/>
          <w:color w:val="000000"/>
          <w:kern w:val="0"/>
          <w:sz w:val="24"/>
          <w:szCs w:val="24"/>
          <w:lang w:val="en-US"/>
        </w:rPr>
        <w:t>result.Equals</w:t>
      </w:r>
      <w:proofErr w:type="spellEnd"/>
      <w:proofErr w:type="gramEnd"/>
      <w:r w:rsidRPr="00694F8E">
        <w:rPr>
          <w:rFonts w:ascii="Cascadia Mono" w:hAnsi="Cascadia Mono" w:cs="Cascadia Mono"/>
          <w:noProof w:val="0"/>
          <w:color w:val="000000"/>
          <w:kern w:val="0"/>
          <w:sz w:val="24"/>
          <w:szCs w:val="24"/>
          <w:lang w:val="en-US"/>
        </w:rPr>
        <w:t>("0"))</w:t>
      </w:r>
    </w:p>
    <w:p w14:paraId="58A47271" w14:textId="77777777" w:rsidR="003845E6" w:rsidRPr="00694F8E" w:rsidRDefault="003845E6" w:rsidP="003845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
    <w:p w14:paraId="37C73EBB" w14:textId="77777777" w:rsidR="003845E6" w:rsidRPr="00694F8E" w:rsidRDefault="003845E6" w:rsidP="003845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roofErr w:type="spellStart"/>
      <w:r w:rsidRPr="00694F8E">
        <w:rPr>
          <w:rFonts w:ascii="Cascadia Mono" w:hAnsi="Cascadia Mono" w:cs="Cascadia Mono"/>
          <w:noProof w:val="0"/>
          <w:color w:val="000000"/>
          <w:kern w:val="0"/>
          <w:sz w:val="24"/>
          <w:szCs w:val="24"/>
          <w:lang w:val="en-US"/>
        </w:rPr>
        <w:t>isAdmin</w:t>
      </w:r>
      <w:proofErr w:type="spellEnd"/>
      <w:r w:rsidRPr="00694F8E">
        <w:rPr>
          <w:rFonts w:ascii="Cascadia Mono" w:hAnsi="Cascadia Mono" w:cs="Cascadia Mono"/>
          <w:noProof w:val="0"/>
          <w:color w:val="000000"/>
          <w:kern w:val="0"/>
          <w:sz w:val="24"/>
          <w:szCs w:val="24"/>
          <w:lang w:val="en-US"/>
        </w:rPr>
        <w:t xml:space="preserve"> = </w:t>
      </w:r>
      <w:proofErr w:type="gramStart"/>
      <w:r w:rsidRPr="00694F8E">
        <w:rPr>
          <w:rFonts w:ascii="Cascadia Mono" w:hAnsi="Cascadia Mono" w:cs="Cascadia Mono"/>
          <w:noProof w:val="0"/>
          <w:color w:val="000000"/>
          <w:kern w:val="0"/>
          <w:sz w:val="24"/>
          <w:szCs w:val="24"/>
          <w:lang w:val="en-US"/>
        </w:rPr>
        <w:t>true;</w:t>
      </w:r>
      <w:proofErr w:type="gramEnd"/>
    </w:p>
    <w:p w14:paraId="71BE5210" w14:textId="77777777" w:rsidR="003845E6" w:rsidRPr="00694F8E" w:rsidRDefault="003845E6" w:rsidP="003845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
    <w:p w14:paraId="2D5F309E" w14:textId="77777777" w:rsidR="003845E6" w:rsidRPr="00694F8E" w:rsidRDefault="003845E6" w:rsidP="003845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else if (</w:t>
      </w:r>
      <w:proofErr w:type="spellStart"/>
      <w:proofErr w:type="gramStart"/>
      <w:r w:rsidRPr="00694F8E">
        <w:rPr>
          <w:rFonts w:ascii="Cascadia Mono" w:hAnsi="Cascadia Mono" w:cs="Cascadia Mono"/>
          <w:noProof w:val="0"/>
          <w:color w:val="000000"/>
          <w:kern w:val="0"/>
          <w:sz w:val="24"/>
          <w:szCs w:val="24"/>
          <w:lang w:val="en-US"/>
        </w:rPr>
        <w:t>result.Equals</w:t>
      </w:r>
      <w:proofErr w:type="spellEnd"/>
      <w:proofErr w:type="gramEnd"/>
      <w:r w:rsidRPr="00694F8E">
        <w:rPr>
          <w:rFonts w:ascii="Cascadia Mono" w:hAnsi="Cascadia Mono" w:cs="Cascadia Mono"/>
          <w:noProof w:val="0"/>
          <w:color w:val="000000"/>
          <w:kern w:val="0"/>
          <w:sz w:val="24"/>
          <w:szCs w:val="24"/>
          <w:lang w:val="en-US"/>
        </w:rPr>
        <w:t>("1"))</w:t>
      </w:r>
    </w:p>
    <w:p w14:paraId="37D8DA2B" w14:textId="77777777" w:rsidR="003845E6" w:rsidRPr="00694F8E" w:rsidRDefault="003845E6" w:rsidP="003845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
    <w:p w14:paraId="15366303" w14:textId="77777777" w:rsidR="003845E6" w:rsidRPr="00694F8E" w:rsidRDefault="003845E6" w:rsidP="003845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roofErr w:type="spellStart"/>
      <w:r w:rsidRPr="00694F8E">
        <w:rPr>
          <w:rFonts w:ascii="Cascadia Mono" w:hAnsi="Cascadia Mono" w:cs="Cascadia Mono"/>
          <w:noProof w:val="0"/>
          <w:color w:val="000000"/>
          <w:kern w:val="0"/>
          <w:sz w:val="24"/>
          <w:szCs w:val="24"/>
          <w:lang w:val="en-US"/>
        </w:rPr>
        <w:t>isAdmin</w:t>
      </w:r>
      <w:proofErr w:type="spellEnd"/>
      <w:r w:rsidRPr="00694F8E">
        <w:rPr>
          <w:rFonts w:ascii="Cascadia Mono" w:hAnsi="Cascadia Mono" w:cs="Cascadia Mono"/>
          <w:noProof w:val="0"/>
          <w:color w:val="000000"/>
          <w:kern w:val="0"/>
          <w:sz w:val="24"/>
          <w:szCs w:val="24"/>
          <w:lang w:val="en-US"/>
        </w:rPr>
        <w:t xml:space="preserve"> = </w:t>
      </w:r>
      <w:proofErr w:type="gramStart"/>
      <w:r w:rsidRPr="00694F8E">
        <w:rPr>
          <w:rFonts w:ascii="Cascadia Mono" w:hAnsi="Cascadia Mono" w:cs="Cascadia Mono"/>
          <w:noProof w:val="0"/>
          <w:color w:val="000000"/>
          <w:kern w:val="0"/>
          <w:sz w:val="24"/>
          <w:szCs w:val="24"/>
          <w:lang w:val="en-US"/>
        </w:rPr>
        <w:t>false;</w:t>
      </w:r>
      <w:proofErr w:type="gramEnd"/>
    </w:p>
    <w:p w14:paraId="62813730" w14:textId="77777777" w:rsidR="003845E6" w:rsidRPr="00694F8E" w:rsidRDefault="003845E6" w:rsidP="003845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
    <w:p w14:paraId="122F291F" w14:textId="77777777" w:rsidR="003845E6" w:rsidRPr="00694F8E" w:rsidRDefault="003845E6" w:rsidP="003845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p>
    <w:p w14:paraId="36494754" w14:textId="77777777" w:rsidR="003845E6" w:rsidRPr="00694F8E" w:rsidRDefault="003845E6" w:rsidP="003845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roofErr w:type="spellStart"/>
      <w:proofErr w:type="gramStart"/>
      <w:r w:rsidRPr="00694F8E">
        <w:rPr>
          <w:rFonts w:ascii="Cascadia Mono" w:hAnsi="Cascadia Mono" w:cs="Cascadia Mono"/>
          <w:noProof w:val="0"/>
          <w:color w:val="000000"/>
          <w:kern w:val="0"/>
          <w:sz w:val="24"/>
          <w:szCs w:val="24"/>
          <w:lang w:val="en-US"/>
        </w:rPr>
        <w:t>this.Hide</w:t>
      </w:r>
      <w:proofErr w:type="spellEnd"/>
      <w:proofErr w:type="gramEnd"/>
      <w:r w:rsidRPr="00694F8E">
        <w:rPr>
          <w:rFonts w:ascii="Cascadia Mono" w:hAnsi="Cascadia Mono" w:cs="Cascadia Mono"/>
          <w:noProof w:val="0"/>
          <w:color w:val="000000"/>
          <w:kern w:val="0"/>
          <w:sz w:val="24"/>
          <w:szCs w:val="24"/>
          <w:lang w:val="en-US"/>
        </w:rPr>
        <w:t>();</w:t>
      </w:r>
    </w:p>
    <w:p w14:paraId="34423CC8" w14:textId="77777777" w:rsidR="003845E6" w:rsidRPr="00694F8E" w:rsidRDefault="003845E6" w:rsidP="003845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lastRenderedPageBreak/>
        <w:t xml:space="preserve">                    </w:t>
      </w:r>
      <w:proofErr w:type="spellStart"/>
      <w:r w:rsidRPr="00694F8E">
        <w:rPr>
          <w:rFonts w:ascii="Cascadia Mono" w:hAnsi="Cascadia Mono" w:cs="Cascadia Mono"/>
          <w:noProof w:val="0"/>
          <w:color w:val="000000"/>
          <w:kern w:val="0"/>
          <w:sz w:val="24"/>
          <w:szCs w:val="24"/>
          <w:lang w:val="en-US"/>
        </w:rPr>
        <w:t>MainWindow</w:t>
      </w:r>
      <w:proofErr w:type="spellEnd"/>
      <w:r w:rsidRPr="00694F8E">
        <w:rPr>
          <w:rFonts w:ascii="Cascadia Mono" w:hAnsi="Cascadia Mono" w:cs="Cascadia Mono"/>
          <w:noProof w:val="0"/>
          <w:color w:val="000000"/>
          <w:kern w:val="0"/>
          <w:sz w:val="24"/>
          <w:szCs w:val="24"/>
          <w:lang w:val="en-US"/>
        </w:rPr>
        <w:t xml:space="preserve"> </w:t>
      </w:r>
      <w:proofErr w:type="spellStart"/>
      <w:r w:rsidRPr="00694F8E">
        <w:rPr>
          <w:rFonts w:ascii="Cascadia Mono" w:hAnsi="Cascadia Mono" w:cs="Cascadia Mono"/>
          <w:noProof w:val="0"/>
          <w:color w:val="000000"/>
          <w:kern w:val="0"/>
          <w:sz w:val="24"/>
          <w:szCs w:val="24"/>
          <w:lang w:val="en-US"/>
        </w:rPr>
        <w:t>mainWindow</w:t>
      </w:r>
      <w:proofErr w:type="spellEnd"/>
      <w:r w:rsidRPr="00694F8E">
        <w:rPr>
          <w:rFonts w:ascii="Cascadia Mono" w:hAnsi="Cascadia Mono" w:cs="Cascadia Mono"/>
          <w:noProof w:val="0"/>
          <w:color w:val="000000"/>
          <w:kern w:val="0"/>
          <w:sz w:val="24"/>
          <w:szCs w:val="24"/>
          <w:lang w:val="en-US"/>
        </w:rPr>
        <w:t xml:space="preserve"> = new </w:t>
      </w:r>
      <w:proofErr w:type="spellStart"/>
      <w:r w:rsidRPr="00694F8E">
        <w:rPr>
          <w:rFonts w:ascii="Cascadia Mono" w:hAnsi="Cascadia Mono" w:cs="Cascadia Mono"/>
          <w:noProof w:val="0"/>
          <w:color w:val="000000"/>
          <w:kern w:val="0"/>
          <w:sz w:val="24"/>
          <w:szCs w:val="24"/>
          <w:lang w:val="en-US"/>
        </w:rPr>
        <w:t>MainWindow</w:t>
      </w:r>
      <w:proofErr w:type="spellEnd"/>
      <w:r w:rsidRPr="00694F8E">
        <w:rPr>
          <w:rFonts w:ascii="Cascadia Mono" w:hAnsi="Cascadia Mono" w:cs="Cascadia Mono"/>
          <w:noProof w:val="0"/>
          <w:color w:val="000000"/>
          <w:kern w:val="0"/>
          <w:sz w:val="24"/>
          <w:szCs w:val="24"/>
          <w:lang w:val="en-US"/>
        </w:rPr>
        <w:t>(</w:t>
      </w:r>
      <w:proofErr w:type="spellStart"/>
      <w:r w:rsidRPr="00694F8E">
        <w:rPr>
          <w:rFonts w:ascii="Cascadia Mono" w:hAnsi="Cascadia Mono" w:cs="Cascadia Mono"/>
          <w:noProof w:val="0"/>
          <w:color w:val="000000"/>
          <w:kern w:val="0"/>
          <w:sz w:val="24"/>
          <w:szCs w:val="24"/>
          <w:lang w:val="en-US"/>
        </w:rPr>
        <w:t>isAdmin</w:t>
      </w:r>
      <w:proofErr w:type="spellEnd"/>
      <w:proofErr w:type="gramStart"/>
      <w:r w:rsidRPr="00694F8E">
        <w:rPr>
          <w:rFonts w:ascii="Cascadia Mono" w:hAnsi="Cascadia Mono" w:cs="Cascadia Mono"/>
          <w:noProof w:val="0"/>
          <w:color w:val="000000"/>
          <w:kern w:val="0"/>
          <w:sz w:val="24"/>
          <w:szCs w:val="24"/>
          <w:lang w:val="en-US"/>
        </w:rPr>
        <w:t>);</w:t>
      </w:r>
      <w:proofErr w:type="gramEnd"/>
    </w:p>
    <w:p w14:paraId="6C228145" w14:textId="77777777" w:rsidR="003845E6" w:rsidRPr="00694F8E" w:rsidRDefault="003845E6" w:rsidP="003845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roofErr w:type="spellStart"/>
      <w:r w:rsidRPr="00694F8E">
        <w:rPr>
          <w:rFonts w:ascii="Cascadia Mono" w:hAnsi="Cascadia Mono" w:cs="Cascadia Mono"/>
          <w:noProof w:val="0"/>
          <w:color w:val="000000"/>
          <w:kern w:val="0"/>
          <w:sz w:val="24"/>
          <w:szCs w:val="24"/>
          <w:lang w:val="en-US"/>
        </w:rPr>
        <w:t>mainWindow.Show</w:t>
      </w:r>
      <w:proofErr w:type="spellEnd"/>
      <w:r w:rsidRPr="00694F8E">
        <w:rPr>
          <w:rFonts w:ascii="Cascadia Mono" w:hAnsi="Cascadia Mono" w:cs="Cascadia Mono"/>
          <w:noProof w:val="0"/>
          <w:color w:val="000000"/>
          <w:kern w:val="0"/>
          <w:sz w:val="24"/>
          <w:szCs w:val="24"/>
          <w:lang w:val="en-US"/>
        </w:rPr>
        <w:t>(</w:t>
      </w:r>
      <w:proofErr w:type="gramStart"/>
      <w:r w:rsidRPr="00694F8E">
        <w:rPr>
          <w:rFonts w:ascii="Cascadia Mono" w:hAnsi="Cascadia Mono" w:cs="Cascadia Mono"/>
          <w:noProof w:val="0"/>
          <w:color w:val="000000"/>
          <w:kern w:val="0"/>
          <w:sz w:val="24"/>
          <w:szCs w:val="24"/>
          <w:lang w:val="en-US"/>
        </w:rPr>
        <w:t>);</w:t>
      </w:r>
      <w:proofErr w:type="gramEnd"/>
    </w:p>
    <w:p w14:paraId="02C63240" w14:textId="77777777" w:rsidR="003845E6" w:rsidRPr="00694F8E" w:rsidRDefault="003845E6" w:rsidP="003845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
    <w:p w14:paraId="0882703C" w14:textId="77777777" w:rsidR="003845E6" w:rsidRPr="00694F8E" w:rsidRDefault="003845E6" w:rsidP="003845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else</w:t>
      </w:r>
    </w:p>
    <w:p w14:paraId="0F185D02" w14:textId="77777777" w:rsidR="003845E6" w:rsidRPr="00694F8E" w:rsidRDefault="003845E6" w:rsidP="003845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
    <w:p w14:paraId="34B4CA78" w14:textId="77777777" w:rsidR="003845E6" w:rsidRPr="00694F8E" w:rsidRDefault="003845E6" w:rsidP="003845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roofErr w:type="spellStart"/>
      <w:r w:rsidRPr="00694F8E">
        <w:rPr>
          <w:rFonts w:ascii="Cascadia Mono" w:hAnsi="Cascadia Mono" w:cs="Cascadia Mono"/>
          <w:noProof w:val="0"/>
          <w:color w:val="000000"/>
          <w:kern w:val="0"/>
          <w:sz w:val="24"/>
          <w:szCs w:val="24"/>
          <w:lang w:val="en-US"/>
        </w:rPr>
        <w:t>MessageBox.Show</w:t>
      </w:r>
      <w:proofErr w:type="spellEnd"/>
      <w:r w:rsidRPr="00694F8E">
        <w:rPr>
          <w:rFonts w:ascii="Cascadia Mono" w:hAnsi="Cascadia Mono" w:cs="Cascadia Mono"/>
          <w:noProof w:val="0"/>
          <w:color w:val="000000"/>
          <w:kern w:val="0"/>
          <w:sz w:val="24"/>
          <w:szCs w:val="24"/>
          <w:lang w:val="en-US"/>
        </w:rPr>
        <w:t xml:space="preserve">("Sai </w:t>
      </w:r>
      <w:proofErr w:type="spellStart"/>
      <w:r w:rsidRPr="00694F8E">
        <w:rPr>
          <w:rFonts w:ascii="Cascadia Mono" w:hAnsi="Cascadia Mono" w:cs="Cascadia Mono"/>
          <w:noProof w:val="0"/>
          <w:color w:val="000000"/>
          <w:kern w:val="0"/>
          <w:sz w:val="24"/>
          <w:szCs w:val="24"/>
          <w:lang w:val="en-US"/>
        </w:rPr>
        <w:t>tên</w:t>
      </w:r>
      <w:proofErr w:type="spellEnd"/>
      <w:r w:rsidRPr="00694F8E">
        <w:rPr>
          <w:rFonts w:ascii="Cascadia Mono" w:hAnsi="Cascadia Mono" w:cs="Cascadia Mono"/>
          <w:noProof w:val="0"/>
          <w:color w:val="000000"/>
          <w:kern w:val="0"/>
          <w:sz w:val="24"/>
          <w:szCs w:val="24"/>
          <w:lang w:val="en-US"/>
        </w:rPr>
        <w:t xml:space="preserve"> </w:t>
      </w:r>
      <w:proofErr w:type="spellStart"/>
      <w:r w:rsidRPr="00694F8E">
        <w:rPr>
          <w:rFonts w:ascii="Cascadia Mono" w:hAnsi="Cascadia Mono" w:cs="Cascadia Mono"/>
          <w:noProof w:val="0"/>
          <w:color w:val="000000"/>
          <w:kern w:val="0"/>
          <w:sz w:val="24"/>
          <w:szCs w:val="24"/>
          <w:lang w:val="en-US"/>
        </w:rPr>
        <w:t>đăng</w:t>
      </w:r>
      <w:proofErr w:type="spellEnd"/>
      <w:r w:rsidRPr="00694F8E">
        <w:rPr>
          <w:rFonts w:ascii="Cascadia Mono" w:hAnsi="Cascadia Mono" w:cs="Cascadia Mono"/>
          <w:noProof w:val="0"/>
          <w:color w:val="000000"/>
          <w:kern w:val="0"/>
          <w:sz w:val="24"/>
          <w:szCs w:val="24"/>
          <w:lang w:val="en-US"/>
        </w:rPr>
        <w:t xml:space="preserve"> </w:t>
      </w:r>
      <w:proofErr w:type="spellStart"/>
      <w:r w:rsidRPr="00694F8E">
        <w:rPr>
          <w:rFonts w:ascii="Cascadia Mono" w:hAnsi="Cascadia Mono" w:cs="Cascadia Mono"/>
          <w:noProof w:val="0"/>
          <w:color w:val="000000"/>
          <w:kern w:val="0"/>
          <w:sz w:val="24"/>
          <w:szCs w:val="24"/>
          <w:lang w:val="en-US"/>
        </w:rPr>
        <w:t>nhập</w:t>
      </w:r>
      <w:proofErr w:type="spellEnd"/>
      <w:r w:rsidRPr="00694F8E">
        <w:rPr>
          <w:rFonts w:ascii="Cascadia Mono" w:hAnsi="Cascadia Mono" w:cs="Cascadia Mono"/>
          <w:noProof w:val="0"/>
          <w:color w:val="000000"/>
          <w:kern w:val="0"/>
          <w:sz w:val="24"/>
          <w:szCs w:val="24"/>
          <w:lang w:val="en-US"/>
        </w:rPr>
        <w:t xml:space="preserve"> </w:t>
      </w:r>
      <w:proofErr w:type="spellStart"/>
      <w:r w:rsidRPr="00694F8E">
        <w:rPr>
          <w:rFonts w:ascii="Cascadia Mono" w:hAnsi="Cascadia Mono" w:cs="Cascadia Mono"/>
          <w:noProof w:val="0"/>
          <w:color w:val="000000"/>
          <w:kern w:val="0"/>
          <w:sz w:val="24"/>
          <w:szCs w:val="24"/>
          <w:lang w:val="en-US"/>
        </w:rPr>
        <w:t>hoặc</w:t>
      </w:r>
      <w:proofErr w:type="spellEnd"/>
      <w:r w:rsidRPr="00694F8E">
        <w:rPr>
          <w:rFonts w:ascii="Cascadia Mono" w:hAnsi="Cascadia Mono" w:cs="Cascadia Mono"/>
          <w:noProof w:val="0"/>
          <w:color w:val="000000"/>
          <w:kern w:val="0"/>
          <w:sz w:val="24"/>
          <w:szCs w:val="24"/>
          <w:lang w:val="en-US"/>
        </w:rPr>
        <w:t xml:space="preserve"> </w:t>
      </w:r>
      <w:proofErr w:type="spellStart"/>
      <w:r w:rsidRPr="00694F8E">
        <w:rPr>
          <w:rFonts w:ascii="Cascadia Mono" w:hAnsi="Cascadia Mono" w:cs="Cascadia Mono"/>
          <w:noProof w:val="0"/>
          <w:color w:val="000000"/>
          <w:kern w:val="0"/>
          <w:sz w:val="24"/>
          <w:szCs w:val="24"/>
          <w:lang w:val="en-US"/>
        </w:rPr>
        <w:t>mật</w:t>
      </w:r>
      <w:proofErr w:type="spellEnd"/>
      <w:r w:rsidRPr="00694F8E">
        <w:rPr>
          <w:rFonts w:ascii="Cascadia Mono" w:hAnsi="Cascadia Mono" w:cs="Cascadia Mono"/>
          <w:noProof w:val="0"/>
          <w:color w:val="000000"/>
          <w:kern w:val="0"/>
          <w:sz w:val="24"/>
          <w:szCs w:val="24"/>
          <w:lang w:val="en-US"/>
        </w:rPr>
        <w:t xml:space="preserve"> </w:t>
      </w:r>
      <w:proofErr w:type="spellStart"/>
      <w:r w:rsidRPr="00694F8E">
        <w:rPr>
          <w:rFonts w:ascii="Cascadia Mono" w:hAnsi="Cascadia Mono" w:cs="Cascadia Mono"/>
          <w:noProof w:val="0"/>
          <w:color w:val="000000"/>
          <w:kern w:val="0"/>
          <w:sz w:val="24"/>
          <w:szCs w:val="24"/>
          <w:lang w:val="en-US"/>
        </w:rPr>
        <w:t>khẩu</w:t>
      </w:r>
      <w:proofErr w:type="spellEnd"/>
      <w:r w:rsidRPr="00694F8E">
        <w:rPr>
          <w:rFonts w:ascii="Cascadia Mono" w:hAnsi="Cascadia Mono" w:cs="Cascadia Mono"/>
          <w:noProof w:val="0"/>
          <w:color w:val="000000"/>
          <w:kern w:val="0"/>
          <w:sz w:val="24"/>
          <w:szCs w:val="24"/>
          <w:lang w:val="en-US"/>
        </w:rPr>
        <w:t>!"</w:t>
      </w:r>
      <w:proofErr w:type="gramStart"/>
      <w:r w:rsidRPr="00694F8E">
        <w:rPr>
          <w:rFonts w:ascii="Cascadia Mono" w:hAnsi="Cascadia Mono" w:cs="Cascadia Mono"/>
          <w:noProof w:val="0"/>
          <w:color w:val="000000"/>
          <w:kern w:val="0"/>
          <w:sz w:val="24"/>
          <w:szCs w:val="24"/>
          <w:lang w:val="en-US"/>
        </w:rPr>
        <w:t>);</w:t>
      </w:r>
      <w:proofErr w:type="gramEnd"/>
    </w:p>
    <w:p w14:paraId="16C82364" w14:textId="77777777" w:rsidR="003845E6" w:rsidRPr="00694F8E" w:rsidRDefault="003845E6" w:rsidP="003845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
    <w:p w14:paraId="17028198" w14:textId="77777777" w:rsidR="003845E6" w:rsidRPr="00694F8E" w:rsidRDefault="003845E6" w:rsidP="003845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
    <w:p w14:paraId="56326046" w14:textId="77777777" w:rsidR="003845E6" w:rsidRPr="00694F8E" w:rsidRDefault="003845E6" w:rsidP="003845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catch (</w:t>
      </w:r>
      <w:proofErr w:type="spellStart"/>
      <w:r w:rsidRPr="00694F8E">
        <w:rPr>
          <w:rFonts w:ascii="Cascadia Mono" w:hAnsi="Cascadia Mono" w:cs="Cascadia Mono"/>
          <w:noProof w:val="0"/>
          <w:color w:val="000000"/>
          <w:kern w:val="0"/>
          <w:sz w:val="24"/>
          <w:szCs w:val="24"/>
          <w:lang w:val="en-US"/>
        </w:rPr>
        <w:t>SqlException</w:t>
      </w:r>
      <w:proofErr w:type="spellEnd"/>
      <w:r w:rsidRPr="00694F8E">
        <w:rPr>
          <w:rFonts w:ascii="Cascadia Mono" w:hAnsi="Cascadia Mono" w:cs="Cascadia Mono"/>
          <w:noProof w:val="0"/>
          <w:color w:val="000000"/>
          <w:kern w:val="0"/>
          <w:sz w:val="24"/>
          <w:szCs w:val="24"/>
          <w:lang w:val="en-US"/>
        </w:rPr>
        <w:t xml:space="preserve"> err)</w:t>
      </w:r>
    </w:p>
    <w:p w14:paraId="65A43A87" w14:textId="77777777" w:rsidR="003845E6" w:rsidRPr="00694F8E" w:rsidRDefault="003845E6" w:rsidP="003845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
    <w:p w14:paraId="68662E26" w14:textId="77777777" w:rsidR="003845E6" w:rsidRPr="00694F8E" w:rsidRDefault="003845E6" w:rsidP="003845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roofErr w:type="spellStart"/>
      <w:r w:rsidRPr="00694F8E">
        <w:rPr>
          <w:rFonts w:ascii="Cascadia Mono" w:hAnsi="Cascadia Mono" w:cs="Cascadia Mono"/>
          <w:noProof w:val="0"/>
          <w:color w:val="000000"/>
          <w:kern w:val="0"/>
          <w:sz w:val="24"/>
          <w:szCs w:val="24"/>
          <w:lang w:val="en-US"/>
        </w:rPr>
        <w:t>MessageBox.Show</w:t>
      </w:r>
      <w:proofErr w:type="spellEnd"/>
      <w:r w:rsidRPr="00694F8E">
        <w:rPr>
          <w:rFonts w:ascii="Cascadia Mono" w:hAnsi="Cascadia Mono" w:cs="Cascadia Mono"/>
          <w:noProof w:val="0"/>
          <w:color w:val="000000"/>
          <w:kern w:val="0"/>
          <w:sz w:val="24"/>
          <w:szCs w:val="24"/>
          <w:lang w:val="en-US"/>
        </w:rPr>
        <w:t xml:space="preserve">(Text = "Error from </w:t>
      </w:r>
      <w:proofErr w:type="gramStart"/>
      <w:r w:rsidRPr="00694F8E">
        <w:rPr>
          <w:rFonts w:ascii="Cascadia Mono" w:hAnsi="Cascadia Mono" w:cs="Cascadia Mono"/>
          <w:noProof w:val="0"/>
          <w:color w:val="000000"/>
          <w:kern w:val="0"/>
          <w:sz w:val="24"/>
          <w:szCs w:val="24"/>
          <w:lang w:val="en-US"/>
        </w:rPr>
        <w:t>SQL!\</w:t>
      </w:r>
      <w:proofErr w:type="gramEnd"/>
      <w:r w:rsidRPr="00694F8E">
        <w:rPr>
          <w:rFonts w:ascii="Cascadia Mono" w:hAnsi="Cascadia Mono" w:cs="Cascadia Mono"/>
          <w:noProof w:val="0"/>
          <w:color w:val="000000"/>
          <w:kern w:val="0"/>
          <w:sz w:val="24"/>
          <w:szCs w:val="24"/>
          <w:lang w:val="en-US"/>
        </w:rPr>
        <w:t xml:space="preserve">n" + </w:t>
      </w:r>
      <w:proofErr w:type="spellStart"/>
      <w:r w:rsidRPr="00694F8E">
        <w:rPr>
          <w:rFonts w:ascii="Cascadia Mono" w:hAnsi="Cascadia Mono" w:cs="Cascadia Mono"/>
          <w:noProof w:val="0"/>
          <w:color w:val="000000"/>
          <w:kern w:val="0"/>
          <w:sz w:val="24"/>
          <w:szCs w:val="24"/>
          <w:lang w:val="en-US"/>
        </w:rPr>
        <w:t>err.Message</w:t>
      </w:r>
      <w:proofErr w:type="spellEnd"/>
      <w:r w:rsidRPr="00694F8E">
        <w:rPr>
          <w:rFonts w:ascii="Cascadia Mono" w:hAnsi="Cascadia Mono" w:cs="Cascadia Mono"/>
          <w:noProof w:val="0"/>
          <w:color w:val="000000"/>
          <w:kern w:val="0"/>
          <w:sz w:val="24"/>
          <w:szCs w:val="24"/>
          <w:lang w:val="en-US"/>
        </w:rPr>
        <w:t>);</w:t>
      </w:r>
    </w:p>
    <w:p w14:paraId="3305513B" w14:textId="77777777" w:rsidR="003845E6" w:rsidRPr="00694F8E" w:rsidRDefault="003845E6" w:rsidP="003845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
    <w:p w14:paraId="6E0A0DB6" w14:textId="77777777" w:rsidR="003845E6" w:rsidRPr="00694F8E" w:rsidRDefault="003845E6" w:rsidP="003845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
    <w:p w14:paraId="12BCF1B0" w14:textId="77777777" w:rsidR="003845E6" w:rsidRPr="00694F8E" w:rsidRDefault="003845E6" w:rsidP="003845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
    <w:p w14:paraId="75909612" w14:textId="77777777" w:rsidR="003845E6" w:rsidRPr="00694F8E" w:rsidRDefault="003845E6" w:rsidP="003845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else</w:t>
      </w:r>
    </w:p>
    <w:p w14:paraId="46DA2607" w14:textId="77777777" w:rsidR="003845E6" w:rsidRPr="00694F8E" w:rsidRDefault="003845E6" w:rsidP="003845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
    <w:p w14:paraId="39F1AD31" w14:textId="77777777" w:rsidR="003845E6" w:rsidRPr="00694F8E" w:rsidRDefault="003845E6" w:rsidP="003845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roofErr w:type="spellStart"/>
      <w:r w:rsidRPr="00694F8E">
        <w:rPr>
          <w:rFonts w:ascii="Cascadia Mono" w:hAnsi="Cascadia Mono" w:cs="Cascadia Mono"/>
          <w:noProof w:val="0"/>
          <w:color w:val="000000"/>
          <w:kern w:val="0"/>
          <w:sz w:val="24"/>
          <w:szCs w:val="24"/>
          <w:lang w:val="en-US"/>
        </w:rPr>
        <w:t>MessageBox.Show</w:t>
      </w:r>
      <w:proofErr w:type="spellEnd"/>
      <w:r w:rsidRPr="00694F8E">
        <w:rPr>
          <w:rFonts w:ascii="Cascadia Mono" w:hAnsi="Cascadia Mono" w:cs="Cascadia Mono"/>
          <w:noProof w:val="0"/>
          <w:color w:val="000000"/>
          <w:kern w:val="0"/>
          <w:sz w:val="24"/>
          <w:szCs w:val="24"/>
          <w:lang w:val="en-US"/>
        </w:rPr>
        <w:t>("</w:t>
      </w:r>
      <w:proofErr w:type="spellStart"/>
      <w:r w:rsidRPr="00694F8E">
        <w:rPr>
          <w:rFonts w:ascii="Cascadia Mono" w:hAnsi="Cascadia Mono" w:cs="Cascadia Mono"/>
          <w:noProof w:val="0"/>
          <w:color w:val="000000"/>
          <w:kern w:val="0"/>
          <w:sz w:val="24"/>
          <w:szCs w:val="24"/>
          <w:lang w:val="en-US"/>
        </w:rPr>
        <w:t>Không</w:t>
      </w:r>
      <w:proofErr w:type="spellEnd"/>
      <w:r w:rsidRPr="00694F8E">
        <w:rPr>
          <w:rFonts w:ascii="Cascadia Mono" w:hAnsi="Cascadia Mono" w:cs="Cascadia Mono"/>
          <w:noProof w:val="0"/>
          <w:color w:val="000000"/>
          <w:kern w:val="0"/>
          <w:sz w:val="24"/>
          <w:szCs w:val="24"/>
          <w:lang w:val="en-US"/>
        </w:rPr>
        <w:t xml:space="preserve"> </w:t>
      </w:r>
      <w:proofErr w:type="spellStart"/>
      <w:r w:rsidRPr="00694F8E">
        <w:rPr>
          <w:rFonts w:ascii="Cascadia Mono" w:hAnsi="Cascadia Mono" w:cs="Cascadia Mono"/>
          <w:noProof w:val="0"/>
          <w:color w:val="000000"/>
          <w:kern w:val="0"/>
          <w:sz w:val="24"/>
          <w:szCs w:val="24"/>
          <w:lang w:val="en-US"/>
        </w:rPr>
        <w:t>tìm</w:t>
      </w:r>
      <w:proofErr w:type="spellEnd"/>
      <w:r w:rsidRPr="00694F8E">
        <w:rPr>
          <w:rFonts w:ascii="Cascadia Mono" w:hAnsi="Cascadia Mono" w:cs="Cascadia Mono"/>
          <w:noProof w:val="0"/>
          <w:color w:val="000000"/>
          <w:kern w:val="0"/>
          <w:sz w:val="24"/>
          <w:szCs w:val="24"/>
          <w:lang w:val="en-US"/>
        </w:rPr>
        <w:t xml:space="preserve"> </w:t>
      </w:r>
      <w:proofErr w:type="spellStart"/>
      <w:r w:rsidRPr="00694F8E">
        <w:rPr>
          <w:rFonts w:ascii="Cascadia Mono" w:hAnsi="Cascadia Mono" w:cs="Cascadia Mono"/>
          <w:noProof w:val="0"/>
          <w:color w:val="000000"/>
          <w:kern w:val="0"/>
          <w:sz w:val="24"/>
          <w:szCs w:val="24"/>
          <w:lang w:val="en-US"/>
        </w:rPr>
        <w:t>thấy</w:t>
      </w:r>
      <w:proofErr w:type="spellEnd"/>
      <w:r w:rsidRPr="00694F8E">
        <w:rPr>
          <w:rFonts w:ascii="Cascadia Mono" w:hAnsi="Cascadia Mono" w:cs="Cascadia Mono"/>
          <w:noProof w:val="0"/>
          <w:color w:val="000000"/>
          <w:kern w:val="0"/>
          <w:sz w:val="24"/>
          <w:szCs w:val="24"/>
          <w:lang w:val="en-US"/>
        </w:rPr>
        <w:t xml:space="preserve"> file servername.txt"</w:t>
      </w:r>
      <w:proofErr w:type="gramStart"/>
      <w:r w:rsidRPr="00694F8E">
        <w:rPr>
          <w:rFonts w:ascii="Cascadia Mono" w:hAnsi="Cascadia Mono" w:cs="Cascadia Mono"/>
          <w:noProof w:val="0"/>
          <w:color w:val="000000"/>
          <w:kern w:val="0"/>
          <w:sz w:val="24"/>
          <w:szCs w:val="24"/>
          <w:lang w:val="en-US"/>
        </w:rPr>
        <w:t>);</w:t>
      </w:r>
      <w:proofErr w:type="gramEnd"/>
    </w:p>
    <w:p w14:paraId="078DF1B1" w14:textId="77777777" w:rsidR="003845E6" w:rsidRPr="00694F8E" w:rsidRDefault="003845E6" w:rsidP="003845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roofErr w:type="gramStart"/>
      <w:r w:rsidRPr="00694F8E">
        <w:rPr>
          <w:rFonts w:ascii="Cascadia Mono" w:hAnsi="Cascadia Mono" w:cs="Cascadia Mono"/>
          <w:noProof w:val="0"/>
          <w:color w:val="000000"/>
          <w:kern w:val="0"/>
          <w:sz w:val="24"/>
          <w:szCs w:val="24"/>
          <w:lang w:val="en-US"/>
        </w:rPr>
        <w:t>return;</w:t>
      </w:r>
      <w:proofErr w:type="gramEnd"/>
    </w:p>
    <w:p w14:paraId="6B7DD250" w14:textId="77777777" w:rsidR="003845E6" w:rsidRPr="00694F8E" w:rsidRDefault="003845E6" w:rsidP="003845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
    <w:p w14:paraId="54FA3E0C" w14:textId="77777777" w:rsidR="003845E6" w:rsidRPr="00694F8E" w:rsidRDefault="003845E6" w:rsidP="003845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
    <w:p w14:paraId="1F2B3D49" w14:textId="77777777" w:rsidR="003845E6" w:rsidRPr="00694F8E" w:rsidRDefault="003845E6" w:rsidP="003845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
    <w:p w14:paraId="58DAD4B6" w14:textId="77777777" w:rsidR="003845E6" w:rsidRPr="00694F8E" w:rsidRDefault="003845E6" w:rsidP="003845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catch (</w:t>
      </w:r>
      <w:proofErr w:type="spellStart"/>
      <w:r w:rsidRPr="00694F8E">
        <w:rPr>
          <w:rFonts w:ascii="Cascadia Mono" w:hAnsi="Cascadia Mono" w:cs="Cascadia Mono"/>
          <w:noProof w:val="0"/>
          <w:color w:val="000000"/>
          <w:kern w:val="0"/>
          <w:sz w:val="24"/>
          <w:szCs w:val="24"/>
          <w:lang w:val="en-US"/>
        </w:rPr>
        <w:t>SqlException</w:t>
      </w:r>
      <w:proofErr w:type="spellEnd"/>
      <w:r w:rsidRPr="00694F8E">
        <w:rPr>
          <w:rFonts w:ascii="Cascadia Mono" w:hAnsi="Cascadia Mono" w:cs="Cascadia Mono"/>
          <w:noProof w:val="0"/>
          <w:color w:val="000000"/>
          <w:kern w:val="0"/>
          <w:sz w:val="24"/>
          <w:szCs w:val="24"/>
          <w:lang w:val="en-US"/>
        </w:rPr>
        <w:t xml:space="preserve"> err)</w:t>
      </w:r>
    </w:p>
    <w:p w14:paraId="5E1F36FD" w14:textId="77777777" w:rsidR="003845E6" w:rsidRPr="00694F8E" w:rsidRDefault="003845E6" w:rsidP="003845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
    <w:p w14:paraId="6E8D5ED3" w14:textId="77777777" w:rsidR="003845E6" w:rsidRPr="00694F8E" w:rsidRDefault="003845E6" w:rsidP="003845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roofErr w:type="spellStart"/>
      <w:r w:rsidRPr="00694F8E">
        <w:rPr>
          <w:rFonts w:ascii="Cascadia Mono" w:hAnsi="Cascadia Mono" w:cs="Cascadia Mono"/>
          <w:noProof w:val="0"/>
          <w:color w:val="000000"/>
          <w:kern w:val="0"/>
          <w:sz w:val="24"/>
          <w:szCs w:val="24"/>
          <w:lang w:val="en-US"/>
        </w:rPr>
        <w:t>MessageBox.Show</w:t>
      </w:r>
      <w:proofErr w:type="spellEnd"/>
      <w:r w:rsidRPr="00694F8E">
        <w:rPr>
          <w:rFonts w:ascii="Cascadia Mono" w:hAnsi="Cascadia Mono" w:cs="Cascadia Mono"/>
          <w:noProof w:val="0"/>
          <w:color w:val="000000"/>
          <w:kern w:val="0"/>
          <w:sz w:val="24"/>
          <w:szCs w:val="24"/>
          <w:lang w:val="en-US"/>
        </w:rPr>
        <w:t xml:space="preserve">("Error from </w:t>
      </w:r>
      <w:proofErr w:type="gramStart"/>
      <w:r w:rsidRPr="00694F8E">
        <w:rPr>
          <w:rFonts w:ascii="Cascadia Mono" w:hAnsi="Cascadia Mono" w:cs="Cascadia Mono"/>
          <w:noProof w:val="0"/>
          <w:color w:val="000000"/>
          <w:kern w:val="0"/>
          <w:sz w:val="24"/>
          <w:szCs w:val="24"/>
          <w:lang w:val="en-US"/>
        </w:rPr>
        <w:t>SQL!\</w:t>
      </w:r>
      <w:proofErr w:type="gramEnd"/>
      <w:r w:rsidRPr="00694F8E">
        <w:rPr>
          <w:rFonts w:ascii="Cascadia Mono" w:hAnsi="Cascadia Mono" w:cs="Cascadia Mono"/>
          <w:noProof w:val="0"/>
          <w:color w:val="000000"/>
          <w:kern w:val="0"/>
          <w:sz w:val="24"/>
          <w:szCs w:val="24"/>
          <w:lang w:val="en-US"/>
        </w:rPr>
        <w:t xml:space="preserve">n" + </w:t>
      </w:r>
      <w:proofErr w:type="spellStart"/>
      <w:r w:rsidRPr="00694F8E">
        <w:rPr>
          <w:rFonts w:ascii="Cascadia Mono" w:hAnsi="Cascadia Mono" w:cs="Cascadia Mono"/>
          <w:noProof w:val="0"/>
          <w:color w:val="000000"/>
          <w:kern w:val="0"/>
          <w:sz w:val="24"/>
          <w:szCs w:val="24"/>
          <w:lang w:val="en-US"/>
        </w:rPr>
        <w:t>err.Message</w:t>
      </w:r>
      <w:proofErr w:type="spellEnd"/>
      <w:r w:rsidRPr="00694F8E">
        <w:rPr>
          <w:rFonts w:ascii="Cascadia Mono" w:hAnsi="Cascadia Mono" w:cs="Cascadia Mono"/>
          <w:noProof w:val="0"/>
          <w:color w:val="000000"/>
          <w:kern w:val="0"/>
          <w:sz w:val="24"/>
          <w:szCs w:val="24"/>
          <w:lang w:val="en-US"/>
        </w:rPr>
        <w:t>);</w:t>
      </w:r>
    </w:p>
    <w:p w14:paraId="407BB977" w14:textId="77777777" w:rsidR="003845E6" w:rsidRPr="00694F8E" w:rsidRDefault="003845E6" w:rsidP="003845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 delete the servername.txt file</w:t>
      </w:r>
    </w:p>
    <w:p w14:paraId="6586EAF6" w14:textId="77777777" w:rsidR="003845E6" w:rsidRPr="00694F8E" w:rsidRDefault="003845E6" w:rsidP="003845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roofErr w:type="spellStart"/>
      <w:proofErr w:type="gramStart"/>
      <w:r w:rsidRPr="00694F8E">
        <w:rPr>
          <w:rFonts w:ascii="Cascadia Mono" w:hAnsi="Cascadia Mono" w:cs="Cascadia Mono"/>
          <w:noProof w:val="0"/>
          <w:color w:val="000000"/>
          <w:kern w:val="0"/>
          <w:sz w:val="24"/>
          <w:szCs w:val="24"/>
          <w:lang w:val="en-US"/>
        </w:rPr>
        <w:t>System.IO.File.Delete</w:t>
      </w:r>
      <w:proofErr w:type="spellEnd"/>
      <w:proofErr w:type="gramEnd"/>
      <w:r w:rsidRPr="00694F8E">
        <w:rPr>
          <w:rFonts w:ascii="Cascadia Mono" w:hAnsi="Cascadia Mono" w:cs="Cascadia Mono"/>
          <w:noProof w:val="0"/>
          <w:color w:val="000000"/>
          <w:kern w:val="0"/>
          <w:sz w:val="24"/>
          <w:szCs w:val="24"/>
          <w:lang w:val="en-US"/>
        </w:rPr>
        <w:t>("servername.txt");</w:t>
      </w:r>
    </w:p>
    <w:p w14:paraId="03F0CC51" w14:textId="77777777" w:rsidR="003845E6" w:rsidRPr="00694F8E" w:rsidRDefault="003845E6" w:rsidP="003845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roofErr w:type="spellStart"/>
      <w:r w:rsidRPr="00694F8E">
        <w:rPr>
          <w:rFonts w:ascii="Cascadia Mono" w:hAnsi="Cascadia Mono" w:cs="Cascadia Mono"/>
          <w:noProof w:val="0"/>
          <w:color w:val="000000"/>
          <w:kern w:val="0"/>
          <w:sz w:val="24"/>
          <w:szCs w:val="24"/>
          <w:lang w:val="en-US"/>
        </w:rPr>
        <w:t>pnlServerName.Enabled</w:t>
      </w:r>
      <w:proofErr w:type="spellEnd"/>
      <w:r w:rsidRPr="00694F8E">
        <w:rPr>
          <w:rFonts w:ascii="Cascadia Mono" w:hAnsi="Cascadia Mono" w:cs="Cascadia Mono"/>
          <w:noProof w:val="0"/>
          <w:color w:val="000000"/>
          <w:kern w:val="0"/>
          <w:sz w:val="24"/>
          <w:szCs w:val="24"/>
          <w:lang w:val="en-US"/>
        </w:rPr>
        <w:t xml:space="preserve"> = </w:t>
      </w:r>
      <w:proofErr w:type="gramStart"/>
      <w:r w:rsidRPr="00694F8E">
        <w:rPr>
          <w:rFonts w:ascii="Cascadia Mono" w:hAnsi="Cascadia Mono" w:cs="Cascadia Mono"/>
          <w:noProof w:val="0"/>
          <w:color w:val="000000"/>
          <w:kern w:val="0"/>
          <w:sz w:val="24"/>
          <w:szCs w:val="24"/>
          <w:lang w:val="en-US"/>
        </w:rPr>
        <w:t>true;</w:t>
      </w:r>
      <w:proofErr w:type="gramEnd"/>
    </w:p>
    <w:p w14:paraId="47DAF6F3" w14:textId="77777777" w:rsidR="003845E6" w:rsidRPr="00694F8E" w:rsidRDefault="003845E6" w:rsidP="003845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roofErr w:type="gramStart"/>
      <w:r w:rsidRPr="00694F8E">
        <w:rPr>
          <w:rFonts w:ascii="Cascadia Mono" w:hAnsi="Cascadia Mono" w:cs="Cascadia Mono"/>
          <w:noProof w:val="0"/>
          <w:color w:val="000000"/>
          <w:kern w:val="0"/>
          <w:sz w:val="24"/>
          <w:szCs w:val="24"/>
          <w:lang w:val="en-US"/>
        </w:rPr>
        <w:t>return;</w:t>
      </w:r>
      <w:proofErr w:type="gramEnd"/>
    </w:p>
    <w:p w14:paraId="3640929B" w14:textId="77777777" w:rsidR="003845E6" w:rsidRPr="00694F8E" w:rsidRDefault="003845E6" w:rsidP="003845E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
    <w:p w14:paraId="66452557" w14:textId="77777777" w:rsidR="003845E6" w:rsidRPr="00694F8E" w:rsidRDefault="003845E6" w:rsidP="003845E6">
      <w:pPr>
        <w:pBdr>
          <w:top w:val="single" w:sz="4" w:space="1" w:color="auto"/>
          <w:left w:val="single" w:sz="4" w:space="1" w:color="auto"/>
          <w:bottom w:val="single" w:sz="4" w:space="1" w:color="auto"/>
          <w:right w:val="single" w:sz="4" w:space="1" w:color="auto"/>
        </w:pBdr>
        <w:spacing w:after="0" w:line="360" w:lineRule="auto"/>
        <w:rPr>
          <w:rFonts w:ascii="Times New Roman" w:hAnsi="Times New Roman" w:cs="Times New Roman"/>
          <w:sz w:val="24"/>
          <w:szCs w:val="24"/>
          <w:lang w:val="en-US"/>
        </w:rPr>
      </w:pPr>
      <w:r w:rsidRPr="00694F8E">
        <w:rPr>
          <w:rFonts w:ascii="Cascadia Mono" w:hAnsi="Cascadia Mono" w:cs="Cascadia Mono"/>
          <w:noProof w:val="0"/>
          <w:color w:val="000000"/>
          <w:kern w:val="0"/>
          <w:sz w:val="24"/>
          <w:szCs w:val="24"/>
          <w:lang w:val="en-US"/>
        </w:rPr>
        <w:t>}</w:t>
      </w:r>
    </w:p>
    <w:p w14:paraId="34F40B9A" w14:textId="11F8D57B" w:rsidR="00453ED6" w:rsidRPr="005A63A4" w:rsidRDefault="003845E6" w:rsidP="00C07422">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0F829F48" w14:textId="34EE587F" w:rsidR="000E6111" w:rsidRPr="000E6111" w:rsidRDefault="000E6111" w:rsidP="000E6111">
      <w:pPr>
        <w:autoSpaceDE w:val="0"/>
        <w:autoSpaceDN w:val="0"/>
        <w:adjustRightInd w:val="0"/>
        <w:spacing w:after="0" w:line="240" w:lineRule="auto"/>
        <w:ind w:firstLine="720"/>
        <w:rPr>
          <w:rFonts w:ascii="Cascadia Mono" w:hAnsi="Cascadia Mono" w:cs="Cascadia Mono"/>
          <w:b/>
          <w:bCs/>
          <w:noProof w:val="0"/>
          <w:color w:val="000000"/>
          <w:kern w:val="0"/>
          <w:sz w:val="28"/>
          <w:szCs w:val="28"/>
          <w:lang w:val="en-US"/>
        </w:rPr>
      </w:pPr>
      <w:proofErr w:type="spellStart"/>
      <w:r w:rsidRPr="000E6111">
        <w:rPr>
          <w:rFonts w:ascii="Cascadia Mono" w:hAnsi="Cascadia Mono" w:cs="Cascadia Mono"/>
          <w:b/>
          <w:bCs/>
          <w:noProof w:val="0"/>
          <w:color w:val="000000"/>
          <w:kern w:val="0"/>
          <w:sz w:val="28"/>
          <w:szCs w:val="28"/>
          <w:lang w:val="en-US"/>
        </w:rPr>
        <w:lastRenderedPageBreak/>
        <w:t>DataProvider</w:t>
      </w:r>
      <w:proofErr w:type="spellEnd"/>
      <w:r w:rsidRPr="000E6111">
        <w:rPr>
          <w:rFonts w:ascii="Cascadia Mono" w:hAnsi="Cascadia Mono" w:cs="Cascadia Mono"/>
          <w:b/>
          <w:bCs/>
          <w:noProof w:val="0"/>
          <w:color w:val="000000"/>
          <w:kern w:val="0"/>
          <w:sz w:val="28"/>
          <w:szCs w:val="28"/>
          <w:lang w:val="en-US"/>
        </w:rPr>
        <w:t>:</w:t>
      </w:r>
    </w:p>
    <w:p w14:paraId="4C3B68F0" w14:textId="4E759284"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get the </w:t>
      </w:r>
      <w:proofErr w:type="gramStart"/>
      <w:r w:rsidRPr="00694F8E">
        <w:rPr>
          <w:rFonts w:ascii="Cascadia Mono" w:hAnsi="Cascadia Mono" w:cs="Cascadia Mono"/>
          <w:noProof w:val="0"/>
          <w:color w:val="000000"/>
          <w:kern w:val="0"/>
          <w:sz w:val="24"/>
          <w:szCs w:val="24"/>
          <w:lang w:val="en-US"/>
        </w:rPr>
        <w:t>server</w:t>
      </w:r>
      <w:proofErr w:type="gramEnd"/>
      <w:r w:rsidRPr="00694F8E">
        <w:rPr>
          <w:rFonts w:ascii="Cascadia Mono" w:hAnsi="Cascadia Mono" w:cs="Cascadia Mono"/>
          <w:noProof w:val="0"/>
          <w:color w:val="000000"/>
          <w:kern w:val="0"/>
          <w:sz w:val="24"/>
          <w:szCs w:val="24"/>
          <w:lang w:val="en-US"/>
        </w:rPr>
        <w:t xml:space="preserve"> name from the servername.txt file</w:t>
      </w:r>
    </w:p>
    <w:p w14:paraId="1E3591FC"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private static string </w:t>
      </w:r>
      <w:proofErr w:type="spellStart"/>
      <w:r w:rsidRPr="00694F8E">
        <w:rPr>
          <w:rFonts w:ascii="Cascadia Mono" w:hAnsi="Cascadia Mono" w:cs="Cascadia Mono"/>
          <w:noProof w:val="0"/>
          <w:color w:val="000000"/>
          <w:kern w:val="0"/>
          <w:sz w:val="24"/>
          <w:szCs w:val="24"/>
          <w:lang w:val="en-US"/>
        </w:rPr>
        <w:t>dataSource</w:t>
      </w:r>
      <w:proofErr w:type="spellEnd"/>
      <w:r w:rsidRPr="00694F8E">
        <w:rPr>
          <w:rFonts w:ascii="Cascadia Mono" w:hAnsi="Cascadia Mono" w:cs="Cascadia Mono"/>
          <w:noProof w:val="0"/>
          <w:color w:val="000000"/>
          <w:kern w:val="0"/>
          <w:sz w:val="24"/>
          <w:szCs w:val="24"/>
          <w:lang w:val="en-US"/>
        </w:rPr>
        <w:t xml:space="preserve"> = </w:t>
      </w:r>
      <w:proofErr w:type="spellStart"/>
      <w:proofErr w:type="gramStart"/>
      <w:r w:rsidRPr="00694F8E">
        <w:rPr>
          <w:rFonts w:ascii="Cascadia Mono" w:hAnsi="Cascadia Mono" w:cs="Cascadia Mono"/>
          <w:noProof w:val="0"/>
          <w:color w:val="000000"/>
          <w:kern w:val="0"/>
          <w:sz w:val="24"/>
          <w:szCs w:val="24"/>
          <w:lang w:val="en-US"/>
        </w:rPr>
        <w:t>System.IO.File.ReadAllText</w:t>
      </w:r>
      <w:proofErr w:type="spellEnd"/>
      <w:proofErr w:type="gramEnd"/>
      <w:r w:rsidRPr="00694F8E">
        <w:rPr>
          <w:rFonts w:ascii="Cascadia Mono" w:hAnsi="Cascadia Mono" w:cs="Cascadia Mono"/>
          <w:noProof w:val="0"/>
          <w:color w:val="000000"/>
          <w:kern w:val="0"/>
          <w:sz w:val="24"/>
          <w:szCs w:val="24"/>
          <w:lang w:val="en-US"/>
        </w:rPr>
        <w:t>("servername.txt");</w:t>
      </w:r>
    </w:p>
    <w:p w14:paraId="082E3F60"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p>
    <w:p w14:paraId="7141FCA5"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private static string user = </w:t>
      </w:r>
      <w:proofErr w:type="spellStart"/>
      <w:proofErr w:type="gramStart"/>
      <w:r w:rsidRPr="00694F8E">
        <w:rPr>
          <w:rFonts w:ascii="Cascadia Mono" w:hAnsi="Cascadia Mono" w:cs="Cascadia Mono"/>
          <w:noProof w:val="0"/>
          <w:color w:val="000000"/>
          <w:kern w:val="0"/>
          <w:sz w:val="24"/>
          <w:szCs w:val="24"/>
          <w:lang w:val="en-US"/>
        </w:rPr>
        <w:t>System.IO.File.ReadAllText</w:t>
      </w:r>
      <w:proofErr w:type="spellEnd"/>
      <w:proofErr w:type="gramEnd"/>
      <w:r w:rsidRPr="00694F8E">
        <w:rPr>
          <w:rFonts w:ascii="Cascadia Mono" w:hAnsi="Cascadia Mono" w:cs="Cascadia Mono"/>
          <w:noProof w:val="0"/>
          <w:color w:val="000000"/>
          <w:kern w:val="0"/>
          <w:sz w:val="24"/>
          <w:szCs w:val="24"/>
          <w:lang w:val="en-US"/>
        </w:rPr>
        <w:t>("username.txt");</w:t>
      </w:r>
    </w:p>
    <w:p w14:paraId="0B863DAE"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private static string pass = </w:t>
      </w:r>
      <w:proofErr w:type="spellStart"/>
      <w:proofErr w:type="gramStart"/>
      <w:r w:rsidRPr="00694F8E">
        <w:rPr>
          <w:rFonts w:ascii="Cascadia Mono" w:hAnsi="Cascadia Mono" w:cs="Cascadia Mono"/>
          <w:noProof w:val="0"/>
          <w:color w:val="000000"/>
          <w:kern w:val="0"/>
          <w:sz w:val="24"/>
          <w:szCs w:val="24"/>
          <w:lang w:val="en-US"/>
        </w:rPr>
        <w:t>System.IO.File.ReadAllText</w:t>
      </w:r>
      <w:proofErr w:type="spellEnd"/>
      <w:proofErr w:type="gramEnd"/>
      <w:r w:rsidRPr="00694F8E">
        <w:rPr>
          <w:rFonts w:ascii="Cascadia Mono" w:hAnsi="Cascadia Mono" w:cs="Cascadia Mono"/>
          <w:noProof w:val="0"/>
          <w:color w:val="000000"/>
          <w:kern w:val="0"/>
          <w:sz w:val="24"/>
          <w:szCs w:val="24"/>
          <w:lang w:val="en-US"/>
        </w:rPr>
        <w:t>("password.txt");</w:t>
      </w:r>
    </w:p>
    <w:p w14:paraId="37F8F9E1"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p>
    <w:p w14:paraId="6596F305"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public static string </w:t>
      </w:r>
      <w:proofErr w:type="spellStart"/>
      <w:r w:rsidRPr="00694F8E">
        <w:rPr>
          <w:rFonts w:ascii="Cascadia Mono" w:hAnsi="Cascadia Mono" w:cs="Cascadia Mono"/>
          <w:noProof w:val="0"/>
          <w:color w:val="000000"/>
          <w:kern w:val="0"/>
          <w:sz w:val="24"/>
          <w:szCs w:val="24"/>
          <w:lang w:val="en-US"/>
        </w:rPr>
        <w:t>connectionString</w:t>
      </w:r>
      <w:proofErr w:type="spellEnd"/>
      <w:r w:rsidRPr="00694F8E">
        <w:rPr>
          <w:rFonts w:ascii="Cascadia Mono" w:hAnsi="Cascadia Mono" w:cs="Cascadia Mono"/>
          <w:noProof w:val="0"/>
          <w:color w:val="000000"/>
          <w:kern w:val="0"/>
          <w:sz w:val="24"/>
          <w:szCs w:val="24"/>
          <w:lang w:val="en-US"/>
        </w:rPr>
        <w:t xml:space="preserve"> = "Data Source=" + </w:t>
      </w:r>
      <w:proofErr w:type="spellStart"/>
      <w:r w:rsidRPr="00694F8E">
        <w:rPr>
          <w:rFonts w:ascii="Cascadia Mono" w:hAnsi="Cascadia Mono" w:cs="Cascadia Mono"/>
          <w:noProof w:val="0"/>
          <w:color w:val="000000"/>
          <w:kern w:val="0"/>
          <w:sz w:val="24"/>
          <w:szCs w:val="24"/>
          <w:lang w:val="en-US"/>
        </w:rPr>
        <w:t>dataSource</w:t>
      </w:r>
      <w:proofErr w:type="spellEnd"/>
      <w:r w:rsidRPr="00694F8E">
        <w:rPr>
          <w:rFonts w:ascii="Cascadia Mono" w:hAnsi="Cascadia Mono" w:cs="Cascadia Mono"/>
          <w:noProof w:val="0"/>
          <w:color w:val="000000"/>
          <w:kern w:val="0"/>
          <w:sz w:val="24"/>
          <w:szCs w:val="24"/>
          <w:lang w:val="en-US"/>
        </w:rPr>
        <w:t xml:space="preserve"> + </w:t>
      </w:r>
      <w:proofErr w:type="gramStart"/>
      <w:r w:rsidRPr="00694F8E">
        <w:rPr>
          <w:rFonts w:ascii="Cascadia Mono" w:hAnsi="Cascadia Mono" w:cs="Cascadia Mono"/>
          <w:noProof w:val="0"/>
          <w:color w:val="000000"/>
          <w:kern w:val="0"/>
          <w:sz w:val="24"/>
          <w:szCs w:val="24"/>
          <w:lang w:val="en-US"/>
        </w:rPr>
        <w:t>";Initial</w:t>
      </w:r>
      <w:proofErr w:type="gramEnd"/>
      <w:r w:rsidRPr="00694F8E">
        <w:rPr>
          <w:rFonts w:ascii="Cascadia Mono" w:hAnsi="Cascadia Mono" w:cs="Cascadia Mono"/>
          <w:noProof w:val="0"/>
          <w:color w:val="000000"/>
          <w:kern w:val="0"/>
          <w:sz w:val="24"/>
          <w:szCs w:val="24"/>
          <w:lang w:val="en-US"/>
        </w:rPr>
        <w:t xml:space="preserve"> Catalog=</w:t>
      </w:r>
      <w:proofErr w:type="spellStart"/>
      <w:r w:rsidRPr="00694F8E">
        <w:rPr>
          <w:rFonts w:ascii="Cascadia Mono" w:hAnsi="Cascadia Mono" w:cs="Cascadia Mono"/>
          <w:noProof w:val="0"/>
          <w:color w:val="000000"/>
          <w:kern w:val="0"/>
          <w:sz w:val="24"/>
          <w:szCs w:val="24"/>
          <w:lang w:val="en-US"/>
        </w:rPr>
        <w:t>WibuCoffee;User</w:t>
      </w:r>
      <w:proofErr w:type="spellEnd"/>
      <w:r w:rsidRPr="00694F8E">
        <w:rPr>
          <w:rFonts w:ascii="Cascadia Mono" w:hAnsi="Cascadia Mono" w:cs="Cascadia Mono"/>
          <w:noProof w:val="0"/>
          <w:color w:val="000000"/>
          <w:kern w:val="0"/>
          <w:sz w:val="24"/>
          <w:szCs w:val="24"/>
          <w:lang w:val="en-US"/>
        </w:rPr>
        <w:t xml:space="preserve"> ID=" + user + ";Password=" + pass;</w:t>
      </w:r>
    </w:p>
    <w:p w14:paraId="6AF5EF30"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p>
    <w:p w14:paraId="77E6059C"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private static </w:t>
      </w:r>
      <w:proofErr w:type="spellStart"/>
      <w:r w:rsidRPr="00694F8E">
        <w:rPr>
          <w:rFonts w:ascii="Cascadia Mono" w:hAnsi="Cascadia Mono" w:cs="Cascadia Mono"/>
          <w:noProof w:val="0"/>
          <w:color w:val="000000"/>
          <w:kern w:val="0"/>
          <w:sz w:val="24"/>
          <w:szCs w:val="24"/>
          <w:lang w:val="en-US"/>
        </w:rPr>
        <w:t>DataProvider</w:t>
      </w:r>
      <w:proofErr w:type="spellEnd"/>
      <w:r w:rsidRPr="00694F8E">
        <w:rPr>
          <w:rFonts w:ascii="Cascadia Mono" w:hAnsi="Cascadia Mono" w:cs="Cascadia Mono"/>
          <w:noProof w:val="0"/>
          <w:color w:val="000000"/>
          <w:kern w:val="0"/>
          <w:sz w:val="24"/>
          <w:szCs w:val="24"/>
          <w:lang w:val="en-US"/>
        </w:rPr>
        <w:t xml:space="preserve"> </w:t>
      </w:r>
      <w:proofErr w:type="gramStart"/>
      <w:r w:rsidRPr="00694F8E">
        <w:rPr>
          <w:rFonts w:ascii="Cascadia Mono" w:hAnsi="Cascadia Mono" w:cs="Cascadia Mono"/>
          <w:noProof w:val="0"/>
          <w:color w:val="000000"/>
          <w:kern w:val="0"/>
          <w:sz w:val="24"/>
          <w:szCs w:val="24"/>
          <w:lang w:val="en-US"/>
        </w:rPr>
        <w:t>instance;</w:t>
      </w:r>
      <w:proofErr w:type="gramEnd"/>
    </w:p>
    <w:p w14:paraId="4E723791"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public static </w:t>
      </w:r>
      <w:proofErr w:type="spellStart"/>
      <w:r w:rsidRPr="00694F8E">
        <w:rPr>
          <w:rFonts w:ascii="Cascadia Mono" w:hAnsi="Cascadia Mono" w:cs="Cascadia Mono"/>
          <w:noProof w:val="0"/>
          <w:color w:val="000000"/>
          <w:kern w:val="0"/>
          <w:sz w:val="24"/>
          <w:szCs w:val="24"/>
          <w:lang w:val="en-US"/>
        </w:rPr>
        <w:t>DataProvider</w:t>
      </w:r>
      <w:proofErr w:type="spellEnd"/>
      <w:r w:rsidRPr="00694F8E">
        <w:rPr>
          <w:rFonts w:ascii="Cascadia Mono" w:hAnsi="Cascadia Mono" w:cs="Cascadia Mono"/>
          <w:noProof w:val="0"/>
          <w:color w:val="000000"/>
          <w:kern w:val="0"/>
          <w:sz w:val="24"/>
          <w:szCs w:val="24"/>
          <w:lang w:val="en-US"/>
        </w:rPr>
        <w:t xml:space="preserve"> Instance</w:t>
      </w:r>
    </w:p>
    <w:p w14:paraId="0ECAA64C"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
    <w:p w14:paraId="0F5A6550"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get</w:t>
      </w:r>
    </w:p>
    <w:p w14:paraId="19ED6E47"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
    <w:p w14:paraId="44AC66D2"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if (instance == null)</w:t>
      </w:r>
    </w:p>
    <w:p w14:paraId="24F155A4"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instance = new </w:t>
      </w:r>
      <w:proofErr w:type="spellStart"/>
      <w:proofErr w:type="gramStart"/>
      <w:r w:rsidRPr="00694F8E">
        <w:rPr>
          <w:rFonts w:ascii="Cascadia Mono" w:hAnsi="Cascadia Mono" w:cs="Cascadia Mono"/>
          <w:noProof w:val="0"/>
          <w:color w:val="000000"/>
          <w:kern w:val="0"/>
          <w:sz w:val="24"/>
          <w:szCs w:val="24"/>
          <w:lang w:val="en-US"/>
        </w:rPr>
        <w:t>DataProvider</w:t>
      </w:r>
      <w:proofErr w:type="spellEnd"/>
      <w:r w:rsidRPr="00694F8E">
        <w:rPr>
          <w:rFonts w:ascii="Cascadia Mono" w:hAnsi="Cascadia Mono" w:cs="Cascadia Mono"/>
          <w:noProof w:val="0"/>
          <w:color w:val="000000"/>
          <w:kern w:val="0"/>
          <w:sz w:val="24"/>
          <w:szCs w:val="24"/>
          <w:lang w:val="en-US"/>
        </w:rPr>
        <w:t>(</w:t>
      </w:r>
      <w:proofErr w:type="gramEnd"/>
      <w:r w:rsidRPr="00694F8E">
        <w:rPr>
          <w:rFonts w:ascii="Cascadia Mono" w:hAnsi="Cascadia Mono" w:cs="Cascadia Mono"/>
          <w:noProof w:val="0"/>
          <w:color w:val="000000"/>
          <w:kern w:val="0"/>
          <w:sz w:val="24"/>
          <w:szCs w:val="24"/>
          <w:lang w:val="en-US"/>
        </w:rPr>
        <w:t>);</w:t>
      </w:r>
    </w:p>
    <w:p w14:paraId="596F35C4"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return </w:t>
      </w:r>
      <w:proofErr w:type="spellStart"/>
      <w:r w:rsidRPr="00694F8E">
        <w:rPr>
          <w:rFonts w:ascii="Cascadia Mono" w:hAnsi="Cascadia Mono" w:cs="Cascadia Mono"/>
          <w:noProof w:val="0"/>
          <w:color w:val="000000"/>
          <w:kern w:val="0"/>
          <w:sz w:val="24"/>
          <w:szCs w:val="24"/>
          <w:lang w:val="en-US"/>
        </w:rPr>
        <w:t>DataProvider.</w:t>
      </w:r>
      <w:proofErr w:type="gramStart"/>
      <w:r w:rsidRPr="00694F8E">
        <w:rPr>
          <w:rFonts w:ascii="Cascadia Mono" w:hAnsi="Cascadia Mono" w:cs="Cascadia Mono"/>
          <w:noProof w:val="0"/>
          <w:color w:val="000000"/>
          <w:kern w:val="0"/>
          <w:sz w:val="24"/>
          <w:szCs w:val="24"/>
          <w:lang w:val="en-US"/>
        </w:rPr>
        <w:t>instance</w:t>
      </w:r>
      <w:proofErr w:type="spellEnd"/>
      <w:r w:rsidRPr="00694F8E">
        <w:rPr>
          <w:rFonts w:ascii="Cascadia Mono" w:hAnsi="Cascadia Mono" w:cs="Cascadia Mono"/>
          <w:noProof w:val="0"/>
          <w:color w:val="000000"/>
          <w:kern w:val="0"/>
          <w:sz w:val="24"/>
          <w:szCs w:val="24"/>
          <w:lang w:val="en-US"/>
        </w:rPr>
        <w:t>;</w:t>
      </w:r>
      <w:proofErr w:type="gramEnd"/>
    </w:p>
    <w:p w14:paraId="1A6E7B18"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
    <w:p w14:paraId="1B7507DC"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p>
    <w:p w14:paraId="73BB48FA"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private set</w:t>
      </w:r>
    </w:p>
    <w:p w14:paraId="72EB98A7"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
    <w:p w14:paraId="534C25FE"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roofErr w:type="spellStart"/>
      <w:r w:rsidRPr="00694F8E">
        <w:rPr>
          <w:rFonts w:ascii="Cascadia Mono" w:hAnsi="Cascadia Mono" w:cs="Cascadia Mono"/>
          <w:noProof w:val="0"/>
          <w:color w:val="000000"/>
          <w:kern w:val="0"/>
          <w:sz w:val="24"/>
          <w:szCs w:val="24"/>
          <w:lang w:val="en-US"/>
        </w:rPr>
        <w:t>DataProvider.instance</w:t>
      </w:r>
      <w:proofErr w:type="spellEnd"/>
      <w:r w:rsidRPr="00694F8E">
        <w:rPr>
          <w:rFonts w:ascii="Cascadia Mono" w:hAnsi="Cascadia Mono" w:cs="Cascadia Mono"/>
          <w:noProof w:val="0"/>
          <w:color w:val="000000"/>
          <w:kern w:val="0"/>
          <w:sz w:val="24"/>
          <w:szCs w:val="24"/>
          <w:lang w:val="en-US"/>
        </w:rPr>
        <w:t xml:space="preserve"> = </w:t>
      </w:r>
      <w:proofErr w:type="gramStart"/>
      <w:r w:rsidRPr="00694F8E">
        <w:rPr>
          <w:rFonts w:ascii="Cascadia Mono" w:hAnsi="Cascadia Mono" w:cs="Cascadia Mono"/>
          <w:noProof w:val="0"/>
          <w:color w:val="000000"/>
          <w:kern w:val="0"/>
          <w:sz w:val="24"/>
          <w:szCs w:val="24"/>
          <w:lang w:val="en-US"/>
        </w:rPr>
        <w:t>value;</w:t>
      </w:r>
      <w:proofErr w:type="gramEnd"/>
    </w:p>
    <w:p w14:paraId="2B5A6DB2"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
    <w:p w14:paraId="472F1922"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
    <w:p w14:paraId="74E41486"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p>
    <w:p w14:paraId="6CF45D73"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private </w:t>
      </w:r>
      <w:proofErr w:type="spellStart"/>
      <w:proofErr w:type="gramStart"/>
      <w:r w:rsidRPr="00694F8E">
        <w:rPr>
          <w:rFonts w:ascii="Cascadia Mono" w:hAnsi="Cascadia Mono" w:cs="Cascadia Mono"/>
          <w:noProof w:val="0"/>
          <w:color w:val="000000"/>
          <w:kern w:val="0"/>
          <w:sz w:val="24"/>
          <w:szCs w:val="24"/>
          <w:lang w:val="en-US"/>
        </w:rPr>
        <w:t>DataProvider</w:t>
      </w:r>
      <w:proofErr w:type="spellEnd"/>
      <w:r w:rsidRPr="00694F8E">
        <w:rPr>
          <w:rFonts w:ascii="Cascadia Mono" w:hAnsi="Cascadia Mono" w:cs="Cascadia Mono"/>
          <w:noProof w:val="0"/>
          <w:color w:val="000000"/>
          <w:kern w:val="0"/>
          <w:sz w:val="24"/>
          <w:szCs w:val="24"/>
          <w:lang w:val="en-US"/>
        </w:rPr>
        <w:t>(</w:t>
      </w:r>
      <w:proofErr w:type="gramEnd"/>
      <w:r w:rsidRPr="00694F8E">
        <w:rPr>
          <w:rFonts w:ascii="Cascadia Mono" w:hAnsi="Cascadia Mono" w:cs="Cascadia Mono"/>
          <w:noProof w:val="0"/>
          <w:color w:val="000000"/>
          <w:kern w:val="0"/>
          <w:sz w:val="24"/>
          <w:szCs w:val="24"/>
          <w:lang w:val="en-US"/>
        </w:rPr>
        <w:t>) { }</w:t>
      </w:r>
    </w:p>
    <w:p w14:paraId="75B1FFE2"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p>
    <w:p w14:paraId="48B26BB9"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public </w:t>
      </w:r>
      <w:proofErr w:type="spellStart"/>
      <w:r w:rsidRPr="00694F8E">
        <w:rPr>
          <w:rFonts w:ascii="Cascadia Mono" w:hAnsi="Cascadia Mono" w:cs="Cascadia Mono"/>
          <w:noProof w:val="0"/>
          <w:color w:val="000000"/>
          <w:kern w:val="0"/>
          <w:sz w:val="24"/>
          <w:szCs w:val="24"/>
          <w:lang w:val="en-US"/>
        </w:rPr>
        <w:t>DataTable</w:t>
      </w:r>
      <w:proofErr w:type="spellEnd"/>
      <w:r w:rsidRPr="00694F8E">
        <w:rPr>
          <w:rFonts w:ascii="Cascadia Mono" w:hAnsi="Cascadia Mono" w:cs="Cascadia Mono"/>
          <w:noProof w:val="0"/>
          <w:color w:val="000000"/>
          <w:kern w:val="0"/>
          <w:sz w:val="24"/>
          <w:szCs w:val="24"/>
          <w:lang w:val="en-US"/>
        </w:rPr>
        <w:t xml:space="preserve"> </w:t>
      </w:r>
      <w:proofErr w:type="spellStart"/>
      <w:proofErr w:type="gramStart"/>
      <w:r w:rsidRPr="00694F8E">
        <w:rPr>
          <w:rFonts w:ascii="Cascadia Mono" w:hAnsi="Cascadia Mono" w:cs="Cascadia Mono"/>
          <w:noProof w:val="0"/>
          <w:color w:val="000000"/>
          <w:kern w:val="0"/>
          <w:sz w:val="24"/>
          <w:szCs w:val="24"/>
          <w:lang w:val="en-US"/>
        </w:rPr>
        <w:t>ExecuteQuery</w:t>
      </w:r>
      <w:proofErr w:type="spellEnd"/>
      <w:r w:rsidRPr="00694F8E">
        <w:rPr>
          <w:rFonts w:ascii="Cascadia Mono" w:hAnsi="Cascadia Mono" w:cs="Cascadia Mono"/>
          <w:noProof w:val="0"/>
          <w:color w:val="000000"/>
          <w:kern w:val="0"/>
          <w:sz w:val="24"/>
          <w:szCs w:val="24"/>
          <w:lang w:val="en-US"/>
        </w:rPr>
        <w:t>(</w:t>
      </w:r>
      <w:proofErr w:type="gramEnd"/>
      <w:r w:rsidRPr="00694F8E">
        <w:rPr>
          <w:rFonts w:ascii="Cascadia Mono" w:hAnsi="Cascadia Mono" w:cs="Cascadia Mono"/>
          <w:noProof w:val="0"/>
          <w:color w:val="000000"/>
          <w:kern w:val="0"/>
          <w:sz w:val="24"/>
          <w:szCs w:val="24"/>
          <w:lang w:val="en-US"/>
        </w:rPr>
        <w:t>string query, object[] para = null)</w:t>
      </w:r>
    </w:p>
    <w:p w14:paraId="7FDB8453"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
    <w:p w14:paraId="2370687A"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roofErr w:type="spellStart"/>
      <w:r w:rsidRPr="00694F8E">
        <w:rPr>
          <w:rFonts w:ascii="Cascadia Mono" w:hAnsi="Cascadia Mono" w:cs="Cascadia Mono"/>
          <w:noProof w:val="0"/>
          <w:color w:val="000000"/>
          <w:kern w:val="0"/>
          <w:sz w:val="24"/>
          <w:szCs w:val="24"/>
          <w:lang w:val="en-US"/>
        </w:rPr>
        <w:t>DataTable</w:t>
      </w:r>
      <w:proofErr w:type="spellEnd"/>
      <w:r w:rsidRPr="00694F8E">
        <w:rPr>
          <w:rFonts w:ascii="Cascadia Mono" w:hAnsi="Cascadia Mono" w:cs="Cascadia Mono"/>
          <w:noProof w:val="0"/>
          <w:color w:val="000000"/>
          <w:kern w:val="0"/>
          <w:sz w:val="24"/>
          <w:szCs w:val="24"/>
          <w:lang w:val="en-US"/>
        </w:rPr>
        <w:t xml:space="preserve"> data = new </w:t>
      </w:r>
      <w:proofErr w:type="spellStart"/>
      <w:proofErr w:type="gramStart"/>
      <w:r w:rsidRPr="00694F8E">
        <w:rPr>
          <w:rFonts w:ascii="Cascadia Mono" w:hAnsi="Cascadia Mono" w:cs="Cascadia Mono"/>
          <w:noProof w:val="0"/>
          <w:color w:val="000000"/>
          <w:kern w:val="0"/>
          <w:sz w:val="24"/>
          <w:szCs w:val="24"/>
          <w:lang w:val="en-US"/>
        </w:rPr>
        <w:t>DataTable</w:t>
      </w:r>
      <w:proofErr w:type="spellEnd"/>
      <w:r w:rsidRPr="00694F8E">
        <w:rPr>
          <w:rFonts w:ascii="Cascadia Mono" w:hAnsi="Cascadia Mono" w:cs="Cascadia Mono"/>
          <w:noProof w:val="0"/>
          <w:color w:val="000000"/>
          <w:kern w:val="0"/>
          <w:sz w:val="24"/>
          <w:szCs w:val="24"/>
          <w:lang w:val="en-US"/>
        </w:rPr>
        <w:t>(</w:t>
      </w:r>
      <w:proofErr w:type="gramEnd"/>
      <w:r w:rsidRPr="00694F8E">
        <w:rPr>
          <w:rFonts w:ascii="Cascadia Mono" w:hAnsi="Cascadia Mono" w:cs="Cascadia Mono"/>
          <w:noProof w:val="0"/>
          <w:color w:val="000000"/>
          <w:kern w:val="0"/>
          <w:sz w:val="24"/>
          <w:szCs w:val="24"/>
          <w:lang w:val="en-US"/>
        </w:rPr>
        <w:t>);</w:t>
      </w:r>
    </w:p>
    <w:p w14:paraId="2A64E1C5"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p>
    <w:p w14:paraId="7B36070C"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using (</w:t>
      </w:r>
      <w:proofErr w:type="spellStart"/>
      <w:r w:rsidRPr="00694F8E">
        <w:rPr>
          <w:rFonts w:ascii="Cascadia Mono" w:hAnsi="Cascadia Mono" w:cs="Cascadia Mono"/>
          <w:noProof w:val="0"/>
          <w:color w:val="000000"/>
          <w:kern w:val="0"/>
          <w:sz w:val="24"/>
          <w:szCs w:val="24"/>
          <w:lang w:val="en-US"/>
        </w:rPr>
        <w:t>SqlConnection</w:t>
      </w:r>
      <w:proofErr w:type="spellEnd"/>
      <w:r w:rsidRPr="00694F8E">
        <w:rPr>
          <w:rFonts w:ascii="Cascadia Mono" w:hAnsi="Cascadia Mono" w:cs="Cascadia Mono"/>
          <w:noProof w:val="0"/>
          <w:color w:val="000000"/>
          <w:kern w:val="0"/>
          <w:sz w:val="24"/>
          <w:szCs w:val="24"/>
          <w:lang w:val="en-US"/>
        </w:rPr>
        <w:t xml:space="preserve"> connection = new </w:t>
      </w:r>
      <w:proofErr w:type="spellStart"/>
      <w:r w:rsidRPr="00694F8E">
        <w:rPr>
          <w:rFonts w:ascii="Cascadia Mono" w:hAnsi="Cascadia Mono" w:cs="Cascadia Mono"/>
          <w:noProof w:val="0"/>
          <w:color w:val="000000"/>
          <w:kern w:val="0"/>
          <w:sz w:val="24"/>
          <w:szCs w:val="24"/>
          <w:lang w:val="en-US"/>
        </w:rPr>
        <w:t>SqlConnection</w:t>
      </w:r>
      <w:proofErr w:type="spellEnd"/>
      <w:r w:rsidRPr="00694F8E">
        <w:rPr>
          <w:rFonts w:ascii="Cascadia Mono" w:hAnsi="Cascadia Mono" w:cs="Cascadia Mono"/>
          <w:noProof w:val="0"/>
          <w:color w:val="000000"/>
          <w:kern w:val="0"/>
          <w:sz w:val="24"/>
          <w:szCs w:val="24"/>
          <w:lang w:val="en-US"/>
        </w:rPr>
        <w:t>(</w:t>
      </w:r>
      <w:proofErr w:type="spellStart"/>
      <w:r w:rsidRPr="00694F8E">
        <w:rPr>
          <w:rFonts w:ascii="Cascadia Mono" w:hAnsi="Cascadia Mono" w:cs="Cascadia Mono"/>
          <w:noProof w:val="0"/>
          <w:color w:val="000000"/>
          <w:kern w:val="0"/>
          <w:sz w:val="24"/>
          <w:szCs w:val="24"/>
          <w:lang w:val="en-US"/>
        </w:rPr>
        <w:t>connectionString</w:t>
      </w:r>
      <w:proofErr w:type="spellEnd"/>
      <w:r w:rsidRPr="00694F8E">
        <w:rPr>
          <w:rFonts w:ascii="Cascadia Mono" w:hAnsi="Cascadia Mono" w:cs="Cascadia Mono"/>
          <w:noProof w:val="0"/>
          <w:color w:val="000000"/>
          <w:kern w:val="0"/>
          <w:sz w:val="24"/>
          <w:szCs w:val="24"/>
          <w:lang w:val="en-US"/>
        </w:rPr>
        <w:t>))</w:t>
      </w:r>
    </w:p>
    <w:p w14:paraId="62B9584F"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
    <w:p w14:paraId="7B7DBFC3"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roofErr w:type="spellStart"/>
      <w:proofErr w:type="gramStart"/>
      <w:r w:rsidRPr="00694F8E">
        <w:rPr>
          <w:rFonts w:ascii="Cascadia Mono" w:hAnsi="Cascadia Mono" w:cs="Cascadia Mono"/>
          <w:noProof w:val="0"/>
          <w:color w:val="000000"/>
          <w:kern w:val="0"/>
          <w:sz w:val="24"/>
          <w:szCs w:val="24"/>
          <w:lang w:val="en-US"/>
        </w:rPr>
        <w:t>connection.Open</w:t>
      </w:r>
      <w:proofErr w:type="spellEnd"/>
      <w:proofErr w:type="gramEnd"/>
      <w:r w:rsidRPr="00694F8E">
        <w:rPr>
          <w:rFonts w:ascii="Cascadia Mono" w:hAnsi="Cascadia Mono" w:cs="Cascadia Mono"/>
          <w:noProof w:val="0"/>
          <w:color w:val="000000"/>
          <w:kern w:val="0"/>
          <w:sz w:val="24"/>
          <w:szCs w:val="24"/>
          <w:lang w:val="en-US"/>
        </w:rPr>
        <w:t>();</w:t>
      </w:r>
    </w:p>
    <w:p w14:paraId="22329FB7"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p>
    <w:p w14:paraId="0B25FD56"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roofErr w:type="spellStart"/>
      <w:r w:rsidRPr="00694F8E">
        <w:rPr>
          <w:rFonts w:ascii="Cascadia Mono" w:hAnsi="Cascadia Mono" w:cs="Cascadia Mono"/>
          <w:noProof w:val="0"/>
          <w:color w:val="000000"/>
          <w:kern w:val="0"/>
          <w:sz w:val="24"/>
          <w:szCs w:val="24"/>
          <w:lang w:val="en-US"/>
        </w:rPr>
        <w:t>SqlCommand</w:t>
      </w:r>
      <w:proofErr w:type="spellEnd"/>
      <w:r w:rsidRPr="00694F8E">
        <w:rPr>
          <w:rFonts w:ascii="Cascadia Mono" w:hAnsi="Cascadia Mono" w:cs="Cascadia Mono"/>
          <w:noProof w:val="0"/>
          <w:color w:val="000000"/>
          <w:kern w:val="0"/>
          <w:sz w:val="24"/>
          <w:szCs w:val="24"/>
          <w:lang w:val="en-US"/>
        </w:rPr>
        <w:t xml:space="preserve"> command = new </w:t>
      </w:r>
      <w:proofErr w:type="spellStart"/>
      <w:proofErr w:type="gramStart"/>
      <w:r w:rsidRPr="00694F8E">
        <w:rPr>
          <w:rFonts w:ascii="Cascadia Mono" w:hAnsi="Cascadia Mono" w:cs="Cascadia Mono"/>
          <w:noProof w:val="0"/>
          <w:color w:val="000000"/>
          <w:kern w:val="0"/>
          <w:sz w:val="24"/>
          <w:szCs w:val="24"/>
          <w:lang w:val="en-US"/>
        </w:rPr>
        <w:t>SqlCommand</w:t>
      </w:r>
      <w:proofErr w:type="spellEnd"/>
      <w:r w:rsidRPr="00694F8E">
        <w:rPr>
          <w:rFonts w:ascii="Cascadia Mono" w:hAnsi="Cascadia Mono" w:cs="Cascadia Mono"/>
          <w:noProof w:val="0"/>
          <w:color w:val="000000"/>
          <w:kern w:val="0"/>
          <w:sz w:val="24"/>
          <w:szCs w:val="24"/>
          <w:lang w:val="en-US"/>
        </w:rPr>
        <w:t>(</w:t>
      </w:r>
      <w:proofErr w:type="gramEnd"/>
      <w:r w:rsidRPr="00694F8E">
        <w:rPr>
          <w:rFonts w:ascii="Cascadia Mono" w:hAnsi="Cascadia Mono" w:cs="Cascadia Mono"/>
          <w:noProof w:val="0"/>
          <w:color w:val="000000"/>
          <w:kern w:val="0"/>
          <w:sz w:val="24"/>
          <w:szCs w:val="24"/>
          <w:lang w:val="en-US"/>
        </w:rPr>
        <w:t>query, connection);</w:t>
      </w:r>
    </w:p>
    <w:p w14:paraId="4B747527"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roofErr w:type="gramStart"/>
      <w:r w:rsidRPr="00694F8E">
        <w:rPr>
          <w:rFonts w:ascii="Cascadia Mono" w:hAnsi="Cascadia Mono" w:cs="Cascadia Mono"/>
          <w:noProof w:val="0"/>
          <w:color w:val="000000"/>
          <w:kern w:val="0"/>
          <w:sz w:val="24"/>
          <w:szCs w:val="24"/>
          <w:lang w:val="en-US"/>
        </w:rPr>
        <w:t>if(</w:t>
      </w:r>
      <w:proofErr w:type="gramEnd"/>
      <w:r w:rsidRPr="00694F8E">
        <w:rPr>
          <w:rFonts w:ascii="Cascadia Mono" w:hAnsi="Cascadia Mono" w:cs="Cascadia Mono"/>
          <w:noProof w:val="0"/>
          <w:color w:val="000000"/>
          <w:kern w:val="0"/>
          <w:sz w:val="24"/>
          <w:szCs w:val="24"/>
          <w:lang w:val="en-US"/>
        </w:rPr>
        <w:t>para != null)</w:t>
      </w:r>
    </w:p>
    <w:p w14:paraId="4DBF39C0"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
    <w:p w14:paraId="3C1759C2"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roofErr w:type="gramStart"/>
      <w:r w:rsidRPr="00694F8E">
        <w:rPr>
          <w:rFonts w:ascii="Cascadia Mono" w:hAnsi="Cascadia Mono" w:cs="Cascadia Mono"/>
          <w:noProof w:val="0"/>
          <w:color w:val="000000"/>
          <w:kern w:val="0"/>
          <w:sz w:val="24"/>
          <w:szCs w:val="24"/>
          <w:lang w:val="en-US"/>
        </w:rPr>
        <w:t>string[</w:t>
      </w:r>
      <w:proofErr w:type="gramEnd"/>
      <w:r w:rsidRPr="00694F8E">
        <w:rPr>
          <w:rFonts w:ascii="Cascadia Mono" w:hAnsi="Cascadia Mono" w:cs="Cascadia Mono"/>
          <w:noProof w:val="0"/>
          <w:color w:val="000000"/>
          <w:kern w:val="0"/>
          <w:sz w:val="24"/>
          <w:szCs w:val="24"/>
          <w:lang w:val="en-US"/>
        </w:rPr>
        <w:t xml:space="preserve">] </w:t>
      </w:r>
      <w:proofErr w:type="spellStart"/>
      <w:r w:rsidRPr="00694F8E">
        <w:rPr>
          <w:rFonts w:ascii="Cascadia Mono" w:hAnsi="Cascadia Mono" w:cs="Cascadia Mono"/>
          <w:noProof w:val="0"/>
          <w:color w:val="000000"/>
          <w:kern w:val="0"/>
          <w:sz w:val="24"/>
          <w:szCs w:val="24"/>
          <w:lang w:val="en-US"/>
        </w:rPr>
        <w:t>listPara</w:t>
      </w:r>
      <w:proofErr w:type="spellEnd"/>
      <w:r w:rsidRPr="00694F8E">
        <w:rPr>
          <w:rFonts w:ascii="Cascadia Mono" w:hAnsi="Cascadia Mono" w:cs="Cascadia Mono"/>
          <w:noProof w:val="0"/>
          <w:color w:val="000000"/>
          <w:kern w:val="0"/>
          <w:sz w:val="24"/>
          <w:szCs w:val="24"/>
          <w:lang w:val="en-US"/>
        </w:rPr>
        <w:t xml:space="preserve"> = </w:t>
      </w:r>
      <w:proofErr w:type="spellStart"/>
      <w:r w:rsidRPr="00694F8E">
        <w:rPr>
          <w:rFonts w:ascii="Cascadia Mono" w:hAnsi="Cascadia Mono" w:cs="Cascadia Mono"/>
          <w:noProof w:val="0"/>
          <w:color w:val="000000"/>
          <w:kern w:val="0"/>
          <w:sz w:val="24"/>
          <w:szCs w:val="24"/>
          <w:lang w:val="en-US"/>
        </w:rPr>
        <w:t>query.Split</w:t>
      </w:r>
      <w:proofErr w:type="spellEnd"/>
      <w:r w:rsidRPr="00694F8E">
        <w:rPr>
          <w:rFonts w:ascii="Cascadia Mono" w:hAnsi="Cascadia Mono" w:cs="Cascadia Mono"/>
          <w:noProof w:val="0"/>
          <w:color w:val="000000"/>
          <w:kern w:val="0"/>
          <w:sz w:val="24"/>
          <w:szCs w:val="24"/>
          <w:lang w:val="en-US"/>
        </w:rPr>
        <w:t>(' ');</w:t>
      </w:r>
    </w:p>
    <w:p w14:paraId="66DB4D9A"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int </w:t>
      </w:r>
      <w:proofErr w:type="spellStart"/>
      <w:r w:rsidRPr="00694F8E">
        <w:rPr>
          <w:rFonts w:ascii="Cascadia Mono" w:hAnsi="Cascadia Mono" w:cs="Cascadia Mono"/>
          <w:noProof w:val="0"/>
          <w:color w:val="000000"/>
          <w:kern w:val="0"/>
          <w:sz w:val="24"/>
          <w:szCs w:val="24"/>
          <w:lang w:val="en-US"/>
        </w:rPr>
        <w:t>i</w:t>
      </w:r>
      <w:proofErr w:type="spellEnd"/>
      <w:r w:rsidRPr="00694F8E">
        <w:rPr>
          <w:rFonts w:ascii="Cascadia Mono" w:hAnsi="Cascadia Mono" w:cs="Cascadia Mono"/>
          <w:noProof w:val="0"/>
          <w:color w:val="000000"/>
          <w:kern w:val="0"/>
          <w:sz w:val="24"/>
          <w:szCs w:val="24"/>
          <w:lang w:val="en-US"/>
        </w:rPr>
        <w:t xml:space="preserve"> = </w:t>
      </w:r>
      <w:proofErr w:type="gramStart"/>
      <w:r w:rsidRPr="00694F8E">
        <w:rPr>
          <w:rFonts w:ascii="Cascadia Mono" w:hAnsi="Cascadia Mono" w:cs="Cascadia Mono"/>
          <w:noProof w:val="0"/>
          <w:color w:val="000000"/>
          <w:kern w:val="0"/>
          <w:sz w:val="24"/>
          <w:szCs w:val="24"/>
          <w:lang w:val="en-US"/>
        </w:rPr>
        <w:t>0;</w:t>
      </w:r>
      <w:proofErr w:type="gramEnd"/>
    </w:p>
    <w:p w14:paraId="063CFCE4"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roofErr w:type="gramStart"/>
      <w:r w:rsidRPr="00694F8E">
        <w:rPr>
          <w:rFonts w:ascii="Cascadia Mono" w:hAnsi="Cascadia Mono" w:cs="Cascadia Mono"/>
          <w:noProof w:val="0"/>
          <w:color w:val="000000"/>
          <w:kern w:val="0"/>
          <w:sz w:val="24"/>
          <w:szCs w:val="24"/>
          <w:lang w:val="en-US"/>
        </w:rPr>
        <w:t>foreach(</w:t>
      </w:r>
      <w:proofErr w:type="gramEnd"/>
      <w:r w:rsidRPr="00694F8E">
        <w:rPr>
          <w:rFonts w:ascii="Cascadia Mono" w:hAnsi="Cascadia Mono" w:cs="Cascadia Mono"/>
          <w:noProof w:val="0"/>
          <w:color w:val="000000"/>
          <w:kern w:val="0"/>
          <w:sz w:val="24"/>
          <w:szCs w:val="24"/>
          <w:lang w:val="en-US"/>
        </w:rPr>
        <w:t xml:space="preserve">string item in </w:t>
      </w:r>
      <w:proofErr w:type="spellStart"/>
      <w:r w:rsidRPr="00694F8E">
        <w:rPr>
          <w:rFonts w:ascii="Cascadia Mono" w:hAnsi="Cascadia Mono" w:cs="Cascadia Mono"/>
          <w:noProof w:val="0"/>
          <w:color w:val="000000"/>
          <w:kern w:val="0"/>
          <w:sz w:val="24"/>
          <w:szCs w:val="24"/>
          <w:lang w:val="en-US"/>
        </w:rPr>
        <w:t>listPara</w:t>
      </w:r>
      <w:proofErr w:type="spellEnd"/>
      <w:r w:rsidRPr="00694F8E">
        <w:rPr>
          <w:rFonts w:ascii="Cascadia Mono" w:hAnsi="Cascadia Mono" w:cs="Cascadia Mono"/>
          <w:noProof w:val="0"/>
          <w:color w:val="000000"/>
          <w:kern w:val="0"/>
          <w:sz w:val="24"/>
          <w:szCs w:val="24"/>
          <w:lang w:val="en-US"/>
        </w:rPr>
        <w:t>)</w:t>
      </w:r>
    </w:p>
    <w:p w14:paraId="6CBE788A"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
    <w:p w14:paraId="62232B6F"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if(</w:t>
      </w:r>
      <w:proofErr w:type="spellStart"/>
      <w:proofErr w:type="gramStart"/>
      <w:r w:rsidRPr="00694F8E">
        <w:rPr>
          <w:rFonts w:ascii="Cascadia Mono" w:hAnsi="Cascadia Mono" w:cs="Cascadia Mono"/>
          <w:noProof w:val="0"/>
          <w:color w:val="000000"/>
          <w:kern w:val="0"/>
          <w:sz w:val="24"/>
          <w:szCs w:val="24"/>
          <w:lang w:val="en-US"/>
        </w:rPr>
        <w:t>item.Contains</w:t>
      </w:r>
      <w:proofErr w:type="spellEnd"/>
      <w:proofErr w:type="gramEnd"/>
      <w:r w:rsidRPr="00694F8E">
        <w:rPr>
          <w:rFonts w:ascii="Cascadia Mono" w:hAnsi="Cascadia Mono" w:cs="Cascadia Mono"/>
          <w:noProof w:val="0"/>
          <w:color w:val="000000"/>
          <w:kern w:val="0"/>
          <w:sz w:val="24"/>
          <w:szCs w:val="24"/>
          <w:lang w:val="en-US"/>
        </w:rPr>
        <w:t>('@'))</w:t>
      </w:r>
    </w:p>
    <w:p w14:paraId="7A463157"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lastRenderedPageBreak/>
        <w:t xml:space="preserve">                 {</w:t>
      </w:r>
    </w:p>
    <w:p w14:paraId="71DFC5A6"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roofErr w:type="spellStart"/>
      <w:proofErr w:type="gramStart"/>
      <w:r w:rsidRPr="00694F8E">
        <w:rPr>
          <w:rFonts w:ascii="Cascadia Mono" w:hAnsi="Cascadia Mono" w:cs="Cascadia Mono"/>
          <w:noProof w:val="0"/>
          <w:color w:val="000000"/>
          <w:kern w:val="0"/>
          <w:sz w:val="24"/>
          <w:szCs w:val="24"/>
          <w:lang w:val="en-US"/>
        </w:rPr>
        <w:t>command.Parameters.AddWithValue</w:t>
      </w:r>
      <w:proofErr w:type="spellEnd"/>
      <w:proofErr w:type="gramEnd"/>
      <w:r w:rsidRPr="00694F8E">
        <w:rPr>
          <w:rFonts w:ascii="Cascadia Mono" w:hAnsi="Cascadia Mono" w:cs="Cascadia Mono"/>
          <w:noProof w:val="0"/>
          <w:color w:val="000000"/>
          <w:kern w:val="0"/>
          <w:sz w:val="24"/>
          <w:szCs w:val="24"/>
          <w:lang w:val="en-US"/>
        </w:rPr>
        <w:t>(item, para[</w:t>
      </w:r>
      <w:proofErr w:type="spellStart"/>
      <w:r w:rsidRPr="00694F8E">
        <w:rPr>
          <w:rFonts w:ascii="Cascadia Mono" w:hAnsi="Cascadia Mono" w:cs="Cascadia Mono"/>
          <w:noProof w:val="0"/>
          <w:color w:val="000000"/>
          <w:kern w:val="0"/>
          <w:sz w:val="24"/>
          <w:szCs w:val="24"/>
          <w:lang w:val="en-US"/>
        </w:rPr>
        <w:t>i</w:t>
      </w:r>
      <w:proofErr w:type="spellEnd"/>
      <w:r w:rsidRPr="00694F8E">
        <w:rPr>
          <w:rFonts w:ascii="Cascadia Mono" w:hAnsi="Cascadia Mono" w:cs="Cascadia Mono"/>
          <w:noProof w:val="0"/>
          <w:color w:val="000000"/>
          <w:kern w:val="0"/>
          <w:sz w:val="24"/>
          <w:szCs w:val="24"/>
          <w:lang w:val="en-US"/>
        </w:rPr>
        <w:t>]);</w:t>
      </w:r>
    </w:p>
    <w:p w14:paraId="30AE52A3"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roofErr w:type="spellStart"/>
      <w:r w:rsidRPr="00694F8E">
        <w:rPr>
          <w:rFonts w:ascii="Cascadia Mono" w:hAnsi="Cascadia Mono" w:cs="Cascadia Mono"/>
          <w:noProof w:val="0"/>
          <w:color w:val="000000"/>
          <w:kern w:val="0"/>
          <w:sz w:val="24"/>
          <w:szCs w:val="24"/>
          <w:lang w:val="en-US"/>
        </w:rPr>
        <w:t>i</w:t>
      </w:r>
      <w:proofErr w:type="spellEnd"/>
      <w:r w:rsidRPr="00694F8E">
        <w:rPr>
          <w:rFonts w:ascii="Cascadia Mono" w:hAnsi="Cascadia Mono" w:cs="Cascadia Mono"/>
          <w:noProof w:val="0"/>
          <w:color w:val="000000"/>
          <w:kern w:val="0"/>
          <w:sz w:val="24"/>
          <w:szCs w:val="24"/>
          <w:lang w:val="en-US"/>
        </w:rPr>
        <w:t>+</w:t>
      </w:r>
      <w:proofErr w:type="gramStart"/>
      <w:r w:rsidRPr="00694F8E">
        <w:rPr>
          <w:rFonts w:ascii="Cascadia Mono" w:hAnsi="Cascadia Mono" w:cs="Cascadia Mono"/>
          <w:noProof w:val="0"/>
          <w:color w:val="000000"/>
          <w:kern w:val="0"/>
          <w:sz w:val="24"/>
          <w:szCs w:val="24"/>
          <w:lang w:val="en-US"/>
        </w:rPr>
        <w:t>+;</w:t>
      </w:r>
      <w:proofErr w:type="gramEnd"/>
    </w:p>
    <w:p w14:paraId="2AA50F42"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
    <w:p w14:paraId="19471ADD"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
    <w:p w14:paraId="57DE597D"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
    <w:p w14:paraId="081BFC03"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p>
    <w:p w14:paraId="349FAC46"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roofErr w:type="spellStart"/>
      <w:r w:rsidRPr="00694F8E">
        <w:rPr>
          <w:rFonts w:ascii="Cascadia Mono" w:hAnsi="Cascadia Mono" w:cs="Cascadia Mono"/>
          <w:noProof w:val="0"/>
          <w:color w:val="000000"/>
          <w:kern w:val="0"/>
          <w:sz w:val="24"/>
          <w:szCs w:val="24"/>
          <w:lang w:val="en-US"/>
        </w:rPr>
        <w:t>SqlDataAdapter</w:t>
      </w:r>
      <w:proofErr w:type="spellEnd"/>
      <w:r w:rsidRPr="00694F8E">
        <w:rPr>
          <w:rFonts w:ascii="Cascadia Mono" w:hAnsi="Cascadia Mono" w:cs="Cascadia Mono"/>
          <w:noProof w:val="0"/>
          <w:color w:val="000000"/>
          <w:kern w:val="0"/>
          <w:sz w:val="24"/>
          <w:szCs w:val="24"/>
          <w:lang w:val="en-US"/>
        </w:rPr>
        <w:t xml:space="preserve"> adapter = new </w:t>
      </w:r>
      <w:proofErr w:type="spellStart"/>
      <w:r w:rsidRPr="00694F8E">
        <w:rPr>
          <w:rFonts w:ascii="Cascadia Mono" w:hAnsi="Cascadia Mono" w:cs="Cascadia Mono"/>
          <w:noProof w:val="0"/>
          <w:color w:val="000000"/>
          <w:kern w:val="0"/>
          <w:sz w:val="24"/>
          <w:szCs w:val="24"/>
          <w:lang w:val="en-US"/>
        </w:rPr>
        <w:t>SqlDataAdapter</w:t>
      </w:r>
      <w:proofErr w:type="spellEnd"/>
      <w:r w:rsidRPr="00694F8E">
        <w:rPr>
          <w:rFonts w:ascii="Cascadia Mono" w:hAnsi="Cascadia Mono" w:cs="Cascadia Mono"/>
          <w:noProof w:val="0"/>
          <w:color w:val="000000"/>
          <w:kern w:val="0"/>
          <w:sz w:val="24"/>
          <w:szCs w:val="24"/>
          <w:lang w:val="en-US"/>
        </w:rPr>
        <w:t>(command</w:t>
      </w:r>
      <w:proofErr w:type="gramStart"/>
      <w:r w:rsidRPr="00694F8E">
        <w:rPr>
          <w:rFonts w:ascii="Cascadia Mono" w:hAnsi="Cascadia Mono" w:cs="Cascadia Mono"/>
          <w:noProof w:val="0"/>
          <w:color w:val="000000"/>
          <w:kern w:val="0"/>
          <w:sz w:val="24"/>
          <w:szCs w:val="24"/>
          <w:lang w:val="en-US"/>
        </w:rPr>
        <w:t>);</w:t>
      </w:r>
      <w:proofErr w:type="gramEnd"/>
    </w:p>
    <w:p w14:paraId="6CA0C135"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roofErr w:type="spellStart"/>
      <w:proofErr w:type="gramStart"/>
      <w:r w:rsidRPr="00694F8E">
        <w:rPr>
          <w:rFonts w:ascii="Cascadia Mono" w:hAnsi="Cascadia Mono" w:cs="Cascadia Mono"/>
          <w:noProof w:val="0"/>
          <w:color w:val="000000"/>
          <w:kern w:val="0"/>
          <w:sz w:val="24"/>
          <w:szCs w:val="24"/>
          <w:lang w:val="en-US"/>
        </w:rPr>
        <w:t>adapter.Fill</w:t>
      </w:r>
      <w:proofErr w:type="spellEnd"/>
      <w:proofErr w:type="gramEnd"/>
      <w:r w:rsidRPr="00694F8E">
        <w:rPr>
          <w:rFonts w:ascii="Cascadia Mono" w:hAnsi="Cascadia Mono" w:cs="Cascadia Mono"/>
          <w:noProof w:val="0"/>
          <w:color w:val="000000"/>
          <w:kern w:val="0"/>
          <w:sz w:val="24"/>
          <w:szCs w:val="24"/>
          <w:lang w:val="en-US"/>
        </w:rPr>
        <w:t>(data);</w:t>
      </w:r>
    </w:p>
    <w:p w14:paraId="6E210EE7"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p>
    <w:p w14:paraId="0545AF7B"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roofErr w:type="spellStart"/>
      <w:proofErr w:type="gramStart"/>
      <w:r w:rsidRPr="00694F8E">
        <w:rPr>
          <w:rFonts w:ascii="Cascadia Mono" w:hAnsi="Cascadia Mono" w:cs="Cascadia Mono"/>
          <w:noProof w:val="0"/>
          <w:color w:val="000000"/>
          <w:kern w:val="0"/>
          <w:sz w:val="24"/>
          <w:szCs w:val="24"/>
          <w:lang w:val="en-US"/>
        </w:rPr>
        <w:t>connection.Close</w:t>
      </w:r>
      <w:proofErr w:type="spellEnd"/>
      <w:proofErr w:type="gramEnd"/>
      <w:r w:rsidRPr="00694F8E">
        <w:rPr>
          <w:rFonts w:ascii="Cascadia Mono" w:hAnsi="Cascadia Mono" w:cs="Cascadia Mono"/>
          <w:noProof w:val="0"/>
          <w:color w:val="000000"/>
          <w:kern w:val="0"/>
          <w:sz w:val="24"/>
          <w:szCs w:val="24"/>
          <w:lang w:val="en-US"/>
        </w:rPr>
        <w:t>();</w:t>
      </w:r>
    </w:p>
    <w:p w14:paraId="5D69A306"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
    <w:p w14:paraId="38A016DD"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p>
    <w:p w14:paraId="7099F586"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return </w:t>
      </w:r>
      <w:proofErr w:type="gramStart"/>
      <w:r w:rsidRPr="00694F8E">
        <w:rPr>
          <w:rFonts w:ascii="Cascadia Mono" w:hAnsi="Cascadia Mono" w:cs="Cascadia Mono"/>
          <w:noProof w:val="0"/>
          <w:color w:val="000000"/>
          <w:kern w:val="0"/>
          <w:sz w:val="24"/>
          <w:szCs w:val="24"/>
          <w:lang w:val="en-US"/>
        </w:rPr>
        <w:t>data;</w:t>
      </w:r>
      <w:proofErr w:type="gramEnd"/>
    </w:p>
    <w:p w14:paraId="5D6CFC54"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
    <w:p w14:paraId="39191D06"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p>
    <w:p w14:paraId="137B4859"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public int </w:t>
      </w:r>
      <w:proofErr w:type="spellStart"/>
      <w:proofErr w:type="gramStart"/>
      <w:r w:rsidRPr="00694F8E">
        <w:rPr>
          <w:rFonts w:ascii="Cascadia Mono" w:hAnsi="Cascadia Mono" w:cs="Cascadia Mono"/>
          <w:noProof w:val="0"/>
          <w:color w:val="000000"/>
          <w:kern w:val="0"/>
          <w:sz w:val="24"/>
          <w:szCs w:val="24"/>
          <w:lang w:val="en-US"/>
        </w:rPr>
        <w:t>ExecuteNonQuery</w:t>
      </w:r>
      <w:proofErr w:type="spellEnd"/>
      <w:r w:rsidRPr="00694F8E">
        <w:rPr>
          <w:rFonts w:ascii="Cascadia Mono" w:hAnsi="Cascadia Mono" w:cs="Cascadia Mono"/>
          <w:noProof w:val="0"/>
          <w:color w:val="000000"/>
          <w:kern w:val="0"/>
          <w:sz w:val="24"/>
          <w:szCs w:val="24"/>
          <w:lang w:val="en-US"/>
        </w:rPr>
        <w:t>(</w:t>
      </w:r>
      <w:proofErr w:type="gramEnd"/>
      <w:r w:rsidRPr="00694F8E">
        <w:rPr>
          <w:rFonts w:ascii="Cascadia Mono" w:hAnsi="Cascadia Mono" w:cs="Cascadia Mono"/>
          <w:noProof w:val="0"/>
          <w:color w:val="000000"/>
          <w:kern w:val="0"/>
          <w:sz w:val="24"/>
          <w:szCs w:val="24"/>
          <w:lang w:val="en-US"/>
        </w:rPr>
        <w:t>string query, object[] para = null)</w:t>
      </w:r>
    </w:p>
    <w:p w14:paraId="7B9337A6"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
    <w:p w14:paraId="59CAD9C8"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int data = </w:t>
      </w:r>
      <w:proofErr w:type="gramStart"/>
      <w:r w:rsidRPr="00694F8E">
        <w:rPr>
          <w:rFonts w:ascii="Cascadia Mono" w:hAnsi="Cascadia Mono" w:cs="Cascadia Mono"/>
          <w:noProof w:val="0"/>
          <w:color w:val="000000"/>
          <w:kern w:val="0"/>
          <w:sz w:val="24"/>
          <w:szCs w:val="24"/>
          <w:lang w:val="en-US"/>
        </w:rPr>
        <w:t>0;</w:t>
      </w:r>
      <w:proofErr w:type="gramEnd"/>
    </w:p>
    <w:p w14:paraId="5611BEDF"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p>
    <w:p w14:paraId="01D45C77"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using (</w:t>
      </w:r>
      <w:proofErr w:type="spellStart"/>
      <w:r w:rsidRPr="00694F8E">
        <w:rPr>
          <w:rFonts w:ascii="Cascadia Mono" w:hAnsi="Cascadia Mono" w:cs="Cascadia Mono"/>
          <w:noProof w:val="0"/>
          <w:color w:val="000000"/>
          <w:kern w:val="0"/>
          <w:sz w:val="24"/>
          <w:szCs w:val="24"/>
          <w:lang w:val="en-US"/>
        </w:rPr>
        <w:t>SqlConnection</w:t>
      </w:r>
      <w:proofErr w:type="spellEnd"/>
      <w:r w:rsidRPr="00694F8E">
        <w:rPr>
          <w:rFonts w:ascii="Cascadia Mono" w:hAnsi="Cascadia Mono" w:cs="Cascadia Mono"/>
          <w:noProof w:val="0"/>
          <w:color w:val="000000"/>
          <w:kern w:val="0"/>
          <w:sz w:val="24"/>
          <w:szCs w:val="24"/>
          <w:lang w:val="en-US"/>
        </w:rPr>
        <w:t xml:space="preserve"> connection = new </w:t>
      </w:r>
      <w:proofErr w:type="spellStart"/>
      <w:r w:rsidRPr="00694F8E">
        <w:rPr>
          <w:rFonts w:ascii="Cascadia Mono" w:hAnsi="Cascadia Mono" w:cs="Cascadia Mono"/>
          <w:noProof w:val="0"/>
          <w:color w:val="000000"/>
          <w:kern w:val="0"/>
          <w:sz w:val="24"/>
          <w:szCs w:val="24"/>
          <w:lang w:val="en-US"/>
        </w:rPr>
        <w:t>SqlConnection</w:t>
      </w:r>
      <w:proofErr w:type="spellEnd"/>
      <w:r w:rsidRPr="00694F8E">
        <w:rPr>
          <w:rFonts w:ascii="Cascadia Mono" w:hAnsi="Cascadia Mono" w:cs="Cascadia Mono"/>
          <w:noProof w:val="0"/>
          <w:color w:val="000000"/>
          <w:kern w:val="0"/>
          <w:sz w:val="24"/>
          <w:szCs w:val="24"/>
          <w:lang w:val="en-US"/>
        </w:rPr>
        <w:t>(</w:t>
      </w:r>
      <w:proofErr w:type="spellStart"/>
      <w:r w:rsidRPr="00694F8E">
        <w:rPr>
          <w:rFonts w:ascii="Cascadia Mono" w:hAnsi="Cascadia Mono" w:cs="Cascadia Mono"/>
          <w:noProof w:val="0"/>
          <w:color w:val="000000"/>
          <w:kern w:val="0"/>
          <w:sz w:val="24"/>
          <w:szCs w:val="24"/>
          <w:lang w:val="en-US"/>
        </w:rPr>
        <w:t>connectionString</w:t>
      </w:r>
      <w:proofErr w:type="spellEnd"/>
      <w:r w:rsidRPr="00694F8E">
        <w:rPr>
          <w:rFonts w:ascii="Cascadia Mono" w:hAnsi="Cascadia Mono" w:cs="Cascadia Mono"/>
          <w:noProof w:val="0"/>
          <w:color w:val="000000"/>
          <w:kern w:val="0"/>
          <w:sz w:val="24"/>
          <w:szCs w:val="24"/>
          <w:lang w:val="en-US"/>
        </w:rPr>
        <w:t>))</w:t>
      </w:r>
    </w:p>
    <w:p w14:paraId="4AEBE07A"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
    <w:p w14:paraId="560F7858"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roofErr w:type="spellStart"/>
      <w:proofErr w:type="gramStart"/>
      <w:r w:rsidRPr="00694F8E">
        <w:rPr>
          <w:rFonts w:ascii="Cascadia Mono" w:hAnsi="Cascadia Mono" w:cs="Cascadia Mono"/>
          <w:noProof w:val="0"/>
          <w:color w:val="000000"/>
          <w:kern w:val="0"/>
          <w:sz w:val="24"/>
          <w:szCs w:val="24"/>
          <w:lang w:val="en-US"/>
        </w:rPr>
        <w:t>connection.Open</w:t>
      </w:r>
      <w:proofErr w:type="spellEnd"/>
      <w:proofErr w:type="gramEnd"/>
      <w:r w:rsidRPr="00694F8E">
        <w:rPr>
          <w:rFonts w:ascii="Cascadia Mono" w:hAnsi="Cascadia Mono" w:cs="Cascadia Mono"/>
          <w:noProof w:val="0"/>
          <w:color w:val="000000"/>
          <w:kern w:val="0"/>
          <w:sz w:val="24"/>
          <w:szCs w:val="24"/>
          <w:lang w:val="en-US"/>
        </w:rPr>
        <w:t>();</w:t>
      </w:r>
    </w:p>
    <w:p w14:paraId="2A88B883"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p>
    <w:p w14:paraId="5A1B4CAF"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roofErr w:type="spellStart"/>
      <w:r w:rsidRPr="00694F8E">
        <w:rPr>
          <w:rFonts w:ascii="Cascadia Mono" w:hAnsi="Cascadia Mono" w:cs="Cascadia Mono"/>
          <w:noProof w:val="0"/>
          <w:color w:val="000000"/>
          <w:kern w:val="0"/>
          <w:sz w:val="24"/>
          <w:szCs w:val="24"/>
          <w:lang w:val="en-US"/>
        </w:rPr>
        <w:t>SqlCommand</w:t>
      </w:r>
      <w:proofErr w:type="spellEnd"/>
      <w:r w:rsidRPr="00694F8E">
        <w:rPr>
          <w:rFonts w:ascii="Cascadia Mono" w:hAnsi="Cascadia Mono" w:cs="Cascadia Mono"/>
          <w:noProof w:val="0"/>
          <w:color w:val="000000"/>
          <w:kern w:val="0"/>
          <w:sz w:val="24"/>
          <w:szCs w:val="24"/>
          <w:lang w:val="en-US"/>
        </w:rPr>
        <w:t xml:space="preserve"> command = new </w:t>
      </w:r>
      <w:proofErr w:type="spellStart"/>
      <w:proofErr w:type="gramStart"/>
      <w:r w:rsidRPr="00694F8E">
        <w:rPr>
          <w:rFonts w:ascii="Cascadia Mono" w:hAnsi="Cascadia Mono" w:cs="Cascadia Mono"/>
          <w:noProof w:val="0"/>
          <w:color w:val="000000"/>
          <w:kern w:val="0"/>
          <w:sz w:val="24"/>
          <w:szCs w:val="24"/>
          <w:lang w:val="en-US"/>
        </w:rPr>
        <w:t>SqlCommand</w:t>
      </w:r>
      <w:proofErr w:type="spellEnd"/>
      <w:r w:rsidRPr="00694F8E">
        <w:rPr>
          <w:rFonts w:ascii="Cascadia Mono" w:hAnsi="Cascadia Mono" w:cs="Cascadia Mono"/>
          <w:noProof w:val="0"/>
          <w:color w:val="000000"/>
          <w:kern w:val="0"/>
          <w:sz w:val="24"/>
          <w:szCs w:val="24"/>
          <w:lang w:val="en-US"/>
        </w:rPr>
        <w:t>(</w:t>
      </w:r>
      <w:proofErr w:type="gramEnd"/>
      <w:r w:rsidRPr="00694F8E">
        <w:rPr>
          <w:rFonts w:ascii="Cascadia Mono" w:hAnsi="Cascadia Mono" w:cs="Cascadia Mono"/>
          <w:noProof w:val="0"/>
          <w:color w:val="000000"/>
          <w:kern w:val="0"/>
          <w:sz w:val="24"/>
          <w:szCs w:val="24"/>
          <w:lang w:val="en-US"/>
        </w:rPr>
        <w:t>query, connection);</w:t>
      </w:r>
    </w:p>
    <w:p w14:paraId="6459C045"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if (</w:t>
      </w:r>
      <w:proofErr w:type="gramStart"/>
      <w:r w:rsidRPr="00694F8E">
        <w:rPr>
          <w:rFonts w:ascii="Cascadia Mono" w:hAnsi="Cascadia Mono" w:cs="Cascadia Mono"/>
          <w:noProof w:val="0"/>
          <w:color w:val="000000"/>
          <w:kern w:val="0"/>
          <w:sz w:val="24"/>
          <w:szCs w:val="24"/>
          <w:lang w:val="en-US"/>
        </w:rPr>
        <w:t>para !</w:t>
      </w:r>
      <w:proofErr w:type="gramEnd"/>
      <w:r w:rsidRPr="00694F8E">
        <w:rPr>
          <w:rFonts w:ascii="Cascadia Mono" w:hAnsi="Cascadia Mono" w:cs="Cascadia Mono"/>
          <w:noProof w:val="0"/>
          <w:color w:val="000000"/>
          <w:kern w:val="0"/>
          <w:sz w:val="24"/>
          <w:szCs w:val="24"/>
          <w:lang w:val="en-US"/>
        </w:rPr>
        <w:t>= null)</w:t>
      </w:r>
    </w:p>
    <w:p w14:paraId="62320A14"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
    <w:p w14:paraId="34B99A80"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roofErr w:type="gramStart"/>
      <w:r w:rsidRPr="00694F8E">
        <w:rPr>
          <w:rFonts w:ascii="Cascadia Mono" w:hAnsi="Cascadia Mono" w:cs="Cascadia Mono"/>
          <w:noProof w:val="0"/>
          <w:color w:val="000000"/>
          <w:kern w:val="0"/>
          <w:sz w:val="24"/>
          <w:szCs w:val="24"/>
          <w:lang w:val="en-US"/>
        </w:rPr>
        <w:t>string[</w:t>
      </w:r>
      <w:proofErr w:type="gramEnd"/>
      <w:r w:rsidRPr="00694F8E">
        <w:rPr>
          <w:rFonts w:ascii="Cascadia Mono" w:hAnsi="Cascadia Mono" w:cs="Cascadia Mono"/>
          <w:noProof w:val="0"/>
          <w:color w:val="000000"/>
          <w:kern w:val="0"/>
          <w:sz w:val="24"/>
          <w:szCs w:val="24"/>
          <w:lang w:val="en-US"/>
        </w:rPr>
        <w:t xml:space="preserve">] </w:t>
      </w:r>
      <w:proofErr w:type="spellStart"/>
      <w:r w:rsidRPr="00694F8E">
        <w:rPr>
          <w:rFonts w:ascii="Cascadia Mono" w:hAnsi="Cascadia Mono" w:cs="Cascadia Mono"/>
          <w:noProof w:val="0"/>
          <w:color w:val="000000"/>
          <w:kern w:val="0"/>
          <w:sz w:val="24"/>
          <w:szCs w:val="24"/>
          <w:lang w:val="en-US"/>
        </w:rPr>
        <w:t>listPara</w:t>
      </w:r>
      <w:proofErr w:type="spellEnd"/>
      <w:r w:rsidRPr="00694F8E">
        <w:rPr>
          <w:rFonts w:ascii="Cascadia Mono" w:hAnsi="Cascadia Mono" w:cs="Cascadia Mono"/>
          <w:noProof w:val="0"/>
          <w:color w:val="000000"/>
          <w:kern w:val="0"/>
          <w:sz w:val="24"/>
          <w:szCs w:val="24"/>
          <w:lang w:val="en-US"/>
        </w:rPr>
        <w:t xml:space="preserve"> = </w:t>
      </w:r>
      <w:proofErr w:type="spellStart"/>
      <w:r w:rsidRPr="00694F8E">
        <w:rPr>
          <w:rFonts w:ascii="Cascadia Mono" w:hAnsi="Cascadia Mono" w:cs="Cascadia Mono"/>
          <w:noProof w:val="0"/>
          <w:color w:val="000000"/>
          <w:kern w:val="0"/>
          <w:sz w:val="24"/>
          <w:szCs w:val="24"/>
          <w:lang w:val="en-US"/>
        </w:rPr>
        <w:t>query.Split</w:t>
      </w:r>
      <w:proofErr w:type="spellEnd"/>
      <w:r w:rsidRPr="00694F8E">
        <w:rPr>
          <w:rFonts w:ascii="Cascadia Mono" w:hAnsi="Cascadia Mono" w:cs="Cascadia Mono"/>
          <w:noProof w:val="0"/>
          <w:color w:val="000000"/>
          <w:kern w:val="0"/>
          <w:sz w:val="24"/>
          <w:szCs w:val="24"/>
          <w:lang w:val="en-US"/>
        </w:rPr>
        <w:t>(' ');</w:t>
      </w:r>
    </w:p>
    <w:p w14:paraId="4F68F64B"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int </w:t>
      </w:r>
      <w:proofErr w:type="spellStart"/>
      <w:r w:rsidRPr="00694F8E">
        <w:rPr>
          <w:rFonts w:ascii="Cascadia Mono" w:hAnsi="Cascadia Mono" w:cs="Cascadia Mono"/>
          <w:noProof w:val="0"/>
          <w:color w:val="000000"/>
          <w:kern w:val="0"/>
          <w:sz w:val="24"/>
          <w:szCs w:val="24"/>
          <w:lang w:val="en-US"/>
        </w:rPr>
        <w:t>i</w:t>
      </w:r>
      <w:proofErr w:type="spellEnd"/>
      <w:r w:rsidRPr="00694F8E">
        <w:rPr>
          <w:rFonts w:ascii="Cascadia Mono" w:hAnsi="Cascadia Mono" w:cs="Cascadia Mono"/>
          <w:noProof w:val="0"/>
          <w:color w:val="000000"/>
          <w:kern w:val="0"/>
          <w:sz w:val="24"/>
          <w:szCs w:val="24"/>
          <w:lang w:val="en-US"/>
        </w:rPr>
        <w:t xml:space="preserve"> = </w:t>
      </w:r>
      <w:proofErr w:type="gramStart"/>
      <w:r w:rsidRPr="00694F8E">
        <w:rPr>
          <w:rFonts w:ascii="Cascadia Mono" w:hAnsi="Cascadia Mono" w:cs="Cascadia Mono"/>
          <w:noProof w:val="0"/>
          <w:color w:val="000000"/>
          <w:kern w:val="0"/>
          <w:sz w:val="24"/>
          <w:szCs w:val="24"/>
          <w:lang w:val="en-US"/>
        </w:rPr>
        <w:t>0;</w:t>
      </w:r>
      <w:proofErr w:type="gramEnd"/>
    </w:p>
    <w:p w14:paraId="08BD7444"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foreach (string item in </w:t>
      </w:r>
      <w:proofErr w:type="spellStart"/>
      <w:r w:rsidRPr="00694F8E">
        <w:rPr>
          <w:rFonts w:ascii="Cascadia Mono" w:hAnsi="Cascadia Mono" w:cs="Cascadia Mono"/>
          <w:noProof w:val="0"/>
          <w:color w:val="000000"/>
          <w:kern w:val="0"/>
          <w:sz w:val="24"/>
          <w:szCs w:val="24"/>
          <w:lang w:val="en-US"/>
        </w:rPr>
        <w:t>listPara</w:t>
      </w:r>
      <w:proofErr w:type="spellEnd"/>
      <w:r w:rsidRPr="00694F8E">
        <w:rPr>
          <w:rFonts w:ascii="Cascadia Mono" w:hAnsi="Cascadia Mono" w:cs="Cascadia Mono"/>
          <w:noProof w:val="0"/>
          <w:color w:val="000000"/>
          <w:kern w:val="0"/>
          <w:sz w:val="24"/>
          <w:szCs w:val="24"/>
          <w:lang w:val="en-US"/>
        </w:rPr>
        <w:t>)</w:t>
      </w:r>
    </w:p>
    <w:p w14:paraId="67220016"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
    <w:p w14:paraId="1E6A2C5A"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if (</w:t>
      </w:r>
      <w:proofErr w:type="spellStart"/>
      <w:proofErr w:type="gramStart"/>
      <w:r w:rsidRPr="00694F8E">
        <w:rPr>
          <w:rFonts w:ascii="Cascadia Mono" w:hAnsi="Cascadia Mono" w:cs="Cascadia Mono"/>
          <w:noProof w:val="0"/>
          <w:color w:val="000000"/>
          <w:kern w:val="0"/>
          <w:sz w:val="24"/>
          <w:szCs w:val="24"/>
          <w:lang w:val="en-US"/>
        </w:rPr>
        <w:t>item.Contains</w:t>
      </w:r>
      <w:proofErr w:type="spellEnd"/>
      <w:proofErr w:type="gramEnd"/>
      <w:r w:rsidRPr="00694F8E">
        <w:rPr>
          <w:rFonts w:ascii="Cascadia Mono" w:hAnsi="Cascadia Mono" w:cs="Cascadia Mono"/>
          <w:noProof w:val="0"/>
          <w:color w:val="000000"/>
          <w:kern w:val="0"/>
          <w:sz w:val="24"/>
          <w:szCs w:val="24"/>
          <w:lang w:val="en-US"/>
        </w:rPr>
        <w:t>('@'))</w:t>
      </w:r>
    </w:p>
    <w:p w14:paraId="6A3442CC"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
    <w:p w14:paraId="71F37E99"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roofErr w:type="spellStart"/>
      <w:proofErr w:type="gramStart"/>
      <w:r w:rsidRPr="00694F8E">
        <w:rPr>
          <w:rFonts w:ascii="Cascadia Mono" w:hAnsi="Cascadia Mono" w:cs="Cascadia Mono"/>
          <w:noProof w:val="0"/>
          <w:color w:val="000000"/>
          <w:kern w:val="0"/>
          <w:sz w:val="24"/>
          <w:szCs w:val="24"/>
          <w:lang w:val="en-US"/>
        </w:rPr>
        <w:t>command.Parameters.AddWithValue</w:t>
      </w:r>
      <w:proofErr w:type="spellEnd"/>
      <w:proofErr w:type="gramEnd"/>
      <w:r w:rsidRPr="00694F8E">
        <w:rPr>
          <w:rFonts w:ascii="Cascadia Mono" w:hAnsi="Cascadia Mono" w:cs="Cascadia Mono"/>
          <w:noProof w:val="0"/>
          <w:color w:val="000000"/>
          <w:kern w:val="0"/>
          <w:sz w:val="24"/>
          <w:szCs w:val="24"/>
          <w:lang w:val="en-US"/>
        </w:rPr>
        <w:t>(item, para[</w:t>
      </w:r>
      <w:proofErr w:type="spellStart"/>
      <w:r w:rsidRPr="00694F8E">
        <w:rPr>
          <w:rFonts w:ascii="Cascadia Mono" w:hAnsi="Cascadia Mono" w:cs="Cascadia Mono"/>
          <w:noProof w:val="0"/>
          <w:color w:val="000000"/>
          <w:kern w:val="0"/>
          <w:sz w:val="24"/>
          <w:szCs w:val="24"/>
          <w:lang w:val="en-US"/>
        </w:rPr>
        <w:t>i</w:t>
      </w:r>
      <w:proofErr w:type="spellEnd"/>
      <w:r w:rsidRPr="00694F8E">
        <w:rPr>
          <w:rFonts w:ascii="Cascadia Mono" w:hAnsi="Cascadia Mono" w:cs="Cascadia Mono"/>
          <w:noProof w:val="0"/>
          <w:color w:val="000000"/>
          <w:kern w:val="0"/>
          <w:sz w:val="24"/>
          <w:szCs w:val="24"/>
          <w:lang w:val="en-US"/>
        </w:rPr>
        <w:t>]);</w:t>
      </w:r>
    </w:p>
    <w:p w14:paraId="254CA267"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roofErr w:type="spellStart"/>
      <w:r w:rsidRPr="00694F8E">
        <w:rPr>
          <w:rFonts w:ascii="Cascadia Mono" w:hAnsi="Cascadia Mono" w:cs="Cascadia Mono"/>
          <w:noProof w:val="0"/>
          <w:color w:val="000000"/>
          <w:kern w:val="0"/>
          <w:sz w:val="24"/>
          <w:szCs w:val="24"/>
          <w:lang w:val="en-US"/>
        </w:rPr>
        <w:t>i</w:t>
      </w:r>
      <w:proofErr w:type="spellEnd"/>
      <w:r w:rsidRPr="00694F8E">
        <w:rPr>
          <w:rFonts w:ascii="Cascadia Mono" w:hAnsi="Cascadia Mono" w:cs="Cascadia Mono"/>
          <w:noProof w:val="0"/>
          <w:color w:val="000000"/>
          <w:kern w:val="0"/>
          <w:sz w:val="24"/>
          <w:szCs w:val="24"/>
          <w:lang w:val="en-US"/>
        </w:rPr>
        <w:t>+</w:t>
      </w:r>
      <w:proofErr w:type="gramStart"/>
      <w:r w:rsidRPr="00694F8E">
        <w:rPr>
          <w:rFonts w:ascii="Cascadia Mono" w:hAnsi="Cascadia Mono" w:cs="Cascadia Mono"/>
          <w:noProof w:val="0"/>
          <w:color w:val="000000"/>
          <w:kern w:val="0"/>
          <w:sz w:val="24"/>
          <w:szCs w:val="24"/>
          <w:lang w:val="en-US"/>
        </w:rPr>
        <w:t>+;</w:t>
      </w:r>
      <w:proofErr w:type="gramEnd"/>
    </w:p>
    <w:p w14:paraId="07FF15C6"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
    <w:p w14:paraId="5FF303ED"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
    <w:p w14:paraId="08EA8161"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
    <w:p w14:paraId="27721765"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p>
    <w:p w14:paraId="5EF83729"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data = </w:t>
      </w:r>
      <w:proofErr w:type="spellStart"/>
      <w:proofErr w:type="gramStart"/>
      <w:r w:rsidRPr="00694F8E">
        <w:rPr>
          <w:rFonts w:ascii="Cascadia Mono" w:hAnsi="Cascadia Mono" w:cs="Cascadia Mono"/>
          <w:noProof w:val="0"/>
          <w:color w:val="000000"/>
          <w:kern w:val="0"/>
          <w:sz w:val="24"/>
          <w:szCs w:val="24"/>
          <w:lang w:val="en-US"/>
        </w:rPr>
        <w:t>command.ExecuteNonQuery</w:t>
      </w:r>
      <w:proofErr w:type="spellEnd"/>
      <w:proofErr w:type="gramEnd"/>
      <w:r w:rsidRPr="00694F8E">
        <w:rPr>
          <w:rFonts w:ascii="Cascadia Mono" w:hAnsi="Cascadia Mono" w:cs="Cascadia Mono"/>
          <w:noProof w:val="0"/>
          <w:color w:val="000000"/>
          <w:kern w:val="0"/>
          <w:sz w:val="24"/>
          <w:szCs w:val="24"/>
          <w:lang w:val="en-US"/>
        </w:rPr>
        <w:t>();</w:t>
      </w:r>
    </w:p>
    <w:p w14:paraId="736905F2"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p>
    <w:p w14:paraId="1F15FDE4"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roofErr w:type="spellStart"/>
      <w:proofErr w:type="gramStart"/>
      <w:r w:rsidRPr="00694F8E">
        <w:rPr>
          <w:rFonts w:ascii="Cascadia Mono" w:hAnsi="Cascadia Mono" w:cs="Cascadia Mono"/>
          <w:noProof w:val="0"/>
          <w:color w:val="000000"/>
          <w:kern w:val="0"/>
          <w:sz w:val="24"/>
          <w:szCs w:val="24"/>
          <w:lang w:val="en-US"/>
        </w:rPr>
        <w:t>connection.Close</w:t>
      </w:r>
      <w:proofErr w:type="spellEnd"/>
      <w:proofErr w:type="gramEnd"/>
      <w:r w:rsidRPr="00694F8E">
        <w:rPr>
          <w:rFonts w:ascii="Cascadia Mono" w:hAnsi="Cascadia Mono" w:cs="Cascadia Mono"/>
          <w:noProof w:val="0"/>
          <w:color w:val="000000"/>
          <w:kern w:val="0"/>
          <w:sz w:val="24"/>
          <w:szCs w:val="24"/>
          <w:lang w:val="en-US"/>
        </w:rPr>
        <w:t>();</w:t>
      </w:r>
    </w:p>
    <w:p w14:paraId="29B9D9BD"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
    <w:p w14:paraId="59E2ED31"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p>
    <w:p w14:paraId="71B26037"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return </w:t>
      </w:r>
      <w:proofErr w:type="gramStart"/>
      <w:r w:rsidRPr="00694F8E">
        <w:rPr>
          <w:rFonts w:ascii="Cascadia Mono" w:hAnsi="Cascadia Mono" w:cs="Cascadia Mono"/>
          <w:noProof w:val="0"/>
          <w:color w:val="000000"/>
          <w:kern w:val="0"/>
          <w:sz w:val="24"/>
          <w:szCs w:val="24"/>
          <w:lang w:val="en-US"/>
        </w:rPr>
        <w:t>data;</w:t>
      </w:r>
      <w:proofErr w:type="gramEnd"/>
    </w:p>
    <w:p w14:paraId="63222201"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
    <w:p w14:paraId="2F7F5C4D"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p>
    <w:p w14:paraId="4404CAF1"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lastRenderedPageBreak/>
        <w:t xml:space="preserve"> public object </w:t>
      </w:r>
      <w:proofErr w:type="spellStart"/>
      <w:proofErr w:type="gramStart"/>
      <w:r w:rsidRPr="00694F8E">
        <w:rPr>
          <w:rFonts w:ascii="Cascadia Mono" w:hAnsi="Cascadia Mono" w:cs="Cascadia Mono"/>
          <w:noProof w:val="0"/>
          <w:color w:val="000000"/>
          <w:kern w:val="0"/>
          <w:sz w:val="24"/>
          <w:szCs w:val="24"/>
          <w:lang w:val="en-US"/>
        </w:rPr>
        <w:t>ExecuteScalar</w:t>
      </w:r>
      <w:proofErr w:type="spellEnd"/>
      <w:r w:rsidRPr="00694F8E">
        <w:rPr>
          <w:rFonts w:ascii="Cascadia Mono" w:hAnsi="Cascadia Mono" w:cs="Cascadia Mono"/>
          <w:noProof w:val="0"/>
          <w:color w:val="000000"/>
          <w:kern w:val="0"/>
          <w:sz w:val="24"/>
          <w:szCs w:val="24"/>
          <w:lang w:val="en-US"/>
        </w:rPr>
        <w:t>(</w:t>
      </w:r>
      <w:proofErr w:type="gramEnd"/>
      <w:r w:rsidRPr="00694F8E">
        <w:rPr>
          <w:rFonts w:ascii="Cascadia Mono" w:hAnsi="Cascadia Mono" w:cs="Cascadia Mono"/>
          <w:noProof w:val="0"/>
          <w:color w:val="000000"/>
          <w:kern w:val="0"/>
          <w:sz w:val="24"/>
          <w:szCs w:val="24"/>
          <w:lang w:val="en-US"/>
        </w:rPr>
        <w:t>string query, object[] para = null)</w:t>
      </w:r>
    </w:p>
    <w:p w14:paraId="06EA58A5"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
    <w:p w14:paraId="6757644B"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object data = </w:t>
      </w:r>
      <w:proofErr w:type="gramStart"/>
      <w:r w:rsidRPr="00694F8E">
        <w:rPr>
          <w:rFonts w:ascii="Cascadia Mono" w:hAnsi="Cascadia Mono" w:cs="Cascadia Mono"/>
          <w:noProof w:val="0"/>
          <w:color w:val="000000"/>
          <w:kern w:val="0"/>
          <w:sz w:val="24"/>
          <w:szCs w:val="24"/>
          <w:lang w:val="en-US"/>
        </w:rPr>
        <w:t>0;</w:t>
      </w:r>
      <w:proofErr w:type="gramEnd"/>
    </w:p>
    <w:p w14:paraId="1EAF6D7C"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p>
    <w:p w14:paraId="4B07F886"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using (</w:t>
      </w:r>
      <w:proofErr w:type="spellStart"/>
      <w:r w:rsidRPr="00694F8E">
        <w:rPr>
          <w:rFonts w:ascii="Cascadia Mono" w:hAnsi="Cascadia Mono" w:cs="Cascadia Mono"/>
          <w:noProof w:val="0"/>
          <w:color w:val="000000"/>
          <w:kern w:val="0"/>
          <w:sz w:val="24"/>
          <w:szCs w:val="24"/>
          <w:lang w:val="en-US"/>
        </w:rPr>
        <w:t>SqlConnection</w:t>
      </w:r>
      <w:proofErr w:type="spellEnd"/>
      <w:r w:rsidRPr="00694F8E">
        <w:rPr>
          <w:rFonts w:ascii="Cascadia Mono" w:hAnsi="Cascadia Mono" w:cs="Cascadia Mono"/>
          <w:noProof w:val="0"/>
          <w:color w:val="000000"/>
          <w:kern w:val="0"/>
          <w:sz w:val="24"/>
          <w:szCs w:val="24"/>
          <w:lang w:val="en-US"/>
        </w:rPr>
        <w:t xml:space="preserve"> connection = new </w:t>
      </w:r>
      <w:proofErr w:type="spellStart"/>
      <w:r w:rsidRPr="00694F8E">
        <w:rPr>
          <w:rFonts w:ascii="Cascadia Mono" w:hAnsi="Cascadia Mono" w:cs="Cascadia Mono"/>
          <w:noProof w:val="0"/>
          <w:color w:val="000000"/>
          <w:kern w:val="0"/>
          <w:sz w:val="24"/>
          <w:szCs w:val="24"/>
          <w:lang w:val="en-US"/>
        </w:rPr>
        <w:t>SqlConnection</w:t>
      </w:r>
      <w:proofErr w:type="spellEnd"/>
      <w:r w:rsidRPr="00694F8E">
        <w:rPr>
          <w:rFonts w:ascii="Cascadia Mono" w:hAnsi="Cascadia Mono" w:cs="Cascadia Mono"/>
          <w:noProof w:val="0"/>
          <w:color w:val="000000"/>
          <w:kern w:val="0"/>
          <w:sz w:val="24"/>
          <w:szCs w:val="24"/>
          <w:lang w:val="en-US"/>
        </w:rPr>
        <w:t>(</w:t>
      </w:r>
      <w:proofErr w:type="spellStart"/>
      <w:r w:rsidRPr="00694F8E">
        <w:rPr>
          <w:rFonts w:ascii="Cascadia Mono" w:hAnsi="Cascadia Mono" w:cs="Cascadia Mono"/>
          <w:noProof w:val="0"/>
          <w:color w:val="000000"/>
          <w:kern w:val="0"/>
          <w:sz w:val="24"/>
          <w:szCs w:val="24"/>
          <w:lang w:val="en-US"/>
        </w:rPr>
        <w:t>connectionString</w:t>
      </w:r>
      <w:proofErr w:type="spellEnd"/>
      <w:r w:rsidRPr="00694F8E">
        <w:rPr>
          <w:rFonts w:ascii="Cascadia Mono" w:hAnsi="Cascadia Mono" w:cs="Cascadia Mono"/>
          <w:noProof w:val="0"/>
          <w:color w:val="000000"/>
          <w:kern w:val="0"/>
          <w:sz w:val="24"/>
          <w:szCs w:val="24"/>
          <w:lang w:val="en-US"/>
        </w:rPr>
        <w:t>))</w:t>
      </w:r>
    </w:p>
    <w:p w14:paraId="0BD61BA7"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
    <w:p w14:paraId="2FEF8985"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roofErr w:type="spellStart"/>
      <w:proofErr w:type="gramStart"/>
      <w:r w:rsidRPr="00694F8E">
        <w:rPr>
          <w:rFonts w:ascii="Cascadia Mono" w:hAnsi="Cascadia Mono" w:cs="Cascadia Mono"/>
          <w:noProof w:val="0"/>
          <w:color w:val="000000"/>
          <w:kern w:val="0"/>
          <w:sz w:val="24"/>
          <w:szCs w:val="24"/>
          <w:lang w:val="en-US"/>
        </w:rPr>
        <w:t>connection.Open</w:t>
      </w:r>
      <w:proofErr w:type="spellEnd"/>
      <w:proofErr w:type="gramEnd"/>
      <w:r w:rsidRPr="00694F8E">
        <w:rPr>
          <w:rFonts w:ascii="Cascadia Mono" w:hAnsi="Cascadia Mono" w:cs="Cascadia Mono"/>
          <w:noProof w:val="0"/>
          <w:color w:val="000000"/>
          <w:kern w:val="0"/>
          <w:sz w:val="24"/>
          <w:szCs w:val="24"/>
          <w:lang w:val="en-US"/>
        </w:rPr>
        <w:t>();</w:t>
      </w:r>
    </w:p>
    <w:p w14:paraId="137B8178"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p>
    <w:p w14:paraId="04229D62"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roofErr w:type="spellStart"/>
      <w:r w:rsidRPr="00694F8E">
        <w:rPr>
          <w:rFonts w:ascii="Cascadia Mono" w:hAnsi="Cascadia Mono" w:cs="Cascadia Mono"/>
          <w:noProof w:val="0"/>
          <w:color w:val="000000"/>
          <w:kern w:val="0"/>
          <w:sz w:val="24"/>
          <w:szCs w:val="24"/>
          <w:lang w:val="en-US"/>
        </w:rPr>
        <w:t>SqlCommand</w:t>
      </w:r>
      <w:proofErr w:type="spellEnd"/>
      <w:r w:rsidRPr="00694F8E">
        <w:rPr>
          <w:rFonts w:ascii="Cascadia Mono" w:hAnsi="Cascadia Mono" w:cs="Cascadia Mono"/>
          <w:noProof w:val="0"/>
          <w:color w:val="000000"/>
          <w:kern w:val="0"/>
          <w:sz w:val="24"/>
          <w:szCs w:val="24"/>
          <w:lang w:val="en-US"/>
        </w:rPr>
        <w:t xml:space="preserve"> command = new </w:t>
      </w:r>
      <w:proofErr w:type="spellStart"/>
      <w:proofErr w:type="gramStart"/>
      <w:r w:rsidRPr="00694F8E">
        <w:rPr>
          <w:rFonts w:ascii="Cascadia Mono" w:hAnsi="Cascadia Mono" w:cs="Cascadia Mono"/>
          <w:noProof w:val="0"/>
          <w:color w:val="000000"/>
          <w:kern w:val="0"/>
          <w:sz w:val="24"/>
          <w:szCs w:val="24"/>
          <w:lang w:val="en-US"/>
        </w:rPr>
        <w:t>SqlCommand</w:t>
      </w:r>
      <w:proofErr w:type="spellEnd"/>
      <w:r w:rsidRPr="00694F8E">
        <w:rPr>
          <w:rFonts w:ascii="Cascadia Mono" w:hAnsi="Cascadia Mono" w:cs="Cascadia Mono"/>
          <w:noProof w:val="0"/>
          <w:color w:val="000000"/>
          <w:kern w:val="0"/>
          <w:sz w:val="24"/>
          <w:szCs w:val="24"/>
          <w:lang w:val="en-US"/>
        </w:rPr>
        <w:t>(</w:t>
      </w:r>
      <w:proofErr w:type="gramEnd"/>
      <w:r w:rsidRPr="00694F8E">
        <w:rPr>
          <w:rFonts w:ascii="Cascadia Mono" w:hAnsi="Cascadia Mono" w:cs="Cascadia Mono"/>
          <w:noProof w:val="0"/>
          <w:color w:val="000000"/>
          <w:kern w:val="0"/>
          <w:sz w:val="24"/>
          <w:szCs w:val="24"/>
          <w:lang w:val="en-US"/>
        </w:rPr>
        <w:t>query, connection);</w:t>
      </w:r>
    </w:p>
    <w:p w14:paraId="3EFC6256"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if (</w:t>
      </w:r>
      <w:proofErr w:type="gramStart"/>
      <w:r w:rsidRPr="00694F8E">
        <w:rPr>
          <w:rFonts w:ascii="Cascadia Mono" w:hAnsi="Cascadia Mono" w:cs="Cascadia Mono"/>
          <w:noProof w:val="0"/>
          <w:color w:val="000000"/>
          <w:kern w:val="0"/>
          <w:sz w:val="24"/>
          <w:szCs w:val="24"/>
          <w:lang w:val="en-US"/>
        </w:rPr>
        <w:t>para !</w:t>
      </w:r>
      <w:proofErr w:type="gramEnd"/>
      <w:r w:rsidRPr="00694F8E">
        <w:rPr>
          <w:rFonts w:ascii="Cascadia Mono" w:hAnsi="Cascadia Mono" w:cs="Cascadia Mono"/>
          <w:noProof w:val="0"/>
          <w:color w:val="000000"/>
          <w:kern w:val="0"/>
          <w:sz w:val="24"/>
          <w:szCs w:val="24"/>
          <w:lang w:val="en-US"/>
        </w:rPr>
        <w:t>= null)</w:t>
      </w:r>
    </w:p>
    <w:p w14:paraId="73555DBF"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
    <w:p w14:paraId="2CFA66CB"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roofErr w:type="gramStart"/>
      <w:r w:rsidRPr="00694F8E">
        <w:rPr>
          <w:rFonts w:ascii="Cascadia Mono" w:hAnsi="Cascadia Mono" w:cs="Cascadia Mono"/>
          <w:noProof w:val="0"/>
          <w:color w:val="000000"/>
          <w:kern w:val="0"/>
          <w:sz w:val="24"/>
          <w:szCs w:val="24"/>
          <w:lang w:val="en-US"/>
        </w:rPr>
        <w:t>string[</w:t>
      </w:r>
      <w:proofErr w:type="gramEnd"/>
      <w:r w:rsidRPr="00694F8E">
        <w:rPr>
          <w:rFonts w:ascii="Cascadia Mono" w:hAnsi="Cascadia Mono" w:cs="Cascadia Mono"/>
          <w:noProof w:val="0"/>
          <w:color w:val="000000"/>
          <w:kern w:val="0"/>
          <w:sz w:val="24"/>
          <w:szCs w:val="24"/>
          <w:lang w:val="en-US"/>
        </w:rPr>
        <w:t xml:space="preserve">] </w:t>
      </w:r>
      <w:proofErr w:type="spellStart"/>
      <w:r w:rsidRPr="00694F8E">
        <w:rPr>
          <w:rFonts w:ascii="Cascadia Mono" w:hAnsi="Cascadia Mono" w:cs="Cascadia Mono"/>
          <w:noProof w:val="0"/>
          <w:color w:val="000000"/>
          <w:kern w:val="0"/>
          <w:sz w:val="24"/>
          <w:szCs w:val="24"/>
          <w:lang w:val="en-US"/>
        </w:rPr>
        <w:t>listPara</w:t>
      </w:r>
      <w:proofErr w:type="spellEnd"/>
      <w:r w:rsidRPr="00694F8E">
        <w:rPr>
          <w:rFonts w:ascii="Cascadia Mono" w:hAnsi="Cascadia Mono" w:cs="Cascadia Mono"/>
          <w:noProof w:val="0"/>
          <w:color w:val="000000"/>
          <w:kern w:val="0"/>
          <w:sz w:val="24"/>
          <w:szCs w:val="24"/>
          <w:lang w:val="en-US"/>
        </w:rPr>
        <w:t xml:space="preserve"> = </w:t>
      </w:r>
      <w:proofErr w:type="spellStart"/>
      <w:r w:rsidRPr="00694F8E">
        <w:rPr>
          <w:rFonts w:ascii="Cascadia Mono" w:hAnsi="Cascadia Mono" w:cs="Cascadia Mono"/>
          <w:noProof w:val="0"/>
          <w:color w:val="000000"/>
          <w:kern w:val="0"/>
          <w:sz w:val="24"/>
          <w:szCs w:val="24"/>
          <w:lang w:val="en-US"/>
        </w:rPr>
        <w:t>query.Split</w:t>
      </w:r>
      <w:proofErr w:type="spellEnd"/>
      <w:r w:rsidRPr="00694F8E">
        <w:rPr>
          <w:rFonts w:ascii="Cascadia Mono" w:hAnsi="Cascadia Mono" w:cs="Cascadia Mono"/>
          <w:noProof w:val="0"/>
          <w:color w:val="000000"/>
          <w:kern w:val="0"/>
          <w:sz w:val="24"/>
          <w:szCs w:val="24"/>
          <w:lang w:val="en-US"/>
        </w:rPr>
        <w:t>(' ');</w:t>
      </w:r>
    </w:p>
    <w:p w14:paraId="1D463DB5"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int </w:t>
      </w:r>
      <w:proofErr w:type="spellStart"/>
      <w:r w:rsidRPr="00694F8E">
        <w:rPr>
          <w:rFonts w:ascii="Cascadia Mono" w:hAnsi="Cascadia Mono" w:cs="Cascadia Mono"/>
          <w:noProof w:val="0"/>
          <w:color w:val="000000"/>
          <w:kern w:val="0"/>
          <w:sz w:val="24"/>
          <w:szCs w:val="24"/>
          <w:lang w:val="en-US"/>
        </w:rPr>
        <w:t>i</w:t>
      </w:r>
      <w:proofErr w:type="spellEnd"/>
      <w:r w:rsidRPr="00694F8E">
        <w:rPr>
          <w:rFonts w:ascii="Cascadia Mono" w:hAnsi="Cascadia Mono" w:cs="Cascadia Mono"/>
          <w:noProof w:val="0"/>
          <w:color w:val="000000"/>
          <w:kern w:val="0"/>
          <w:sz w:val="24"/>
          <w:szCs w:val="24"/>
          <w:lang w:val="en-US"/>
        </w:rPr>
        <w:t xml:space="preserve"> = </w:t>
      </w:r>
      <w:proofErr w:type="gramStart"/>
      <w:r w:rsidRPr="00694F8E">
        <w:rPr>
          <w:rFonts w:ascii="Cascadia Mono" w:hAnsi="Cascadia Mono" w:cs="Cascadia Mono"/>
          <w:noProof w:val="0"/>
          <w:color w:val="000000"/>
          <w:kern w:val="0"/>
          <w:sz w:val="24"/>
          <w:szCs w:val="24"/>
          <w:lang w:val="en-US"/>
        </w:rPr>
        <w:t>0;</w:t>
      </w:r>
      <w:proofErr w:type="gramEnd"/>
    </w:p>
    <w:p w14:paraId="2ABA18EE"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foreach (string item in </w:t>
      </w:r>
      <w:proofErr w:type="spellStart"/>
      <w:r w:rsidRPr="00694F8E">
        <w:rPr>
          <w:rFonts w:ascii="Cascadia Mono" w:hAnsi="Cascadia Mono" w:cs="Cascadia Mono"/>
          <w:noProof w:val="0"/>
          <w:color w:val="000000"/>
          <w:kern w:val="0"/>
          <w:sz w:val="24"/>
          <w:szCs w:val="24"/>
          <w:lang w:val="en-US"/>
        </w:rPr>
        <w:t>listPara</w:t>
      </w:r>
      <w:proofErr w:type="spellEnd"/>
      <w:r w:rsidRPr="00694F8E">
        <w:rPr>
          <w:rFonts w:ascii="Cascadia Mono" w:hAnsi="Cascadia Mono" w:cs="Cascadia Mono"/>
          <w:noProof w:val="0"/>
          <w:color w:val="000000"/>
          <w:kern w:val="0"/>
          <w:sz w:val="24"/>
          <w:szCs w:val="24"/>
          <w:lang w:val="en-US"/>
        </w:rPr>
        <w:t>)</w:t>
      </w:r>
    </w:p>
    <w:p w14:paraId="405B2393"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
    <w:p w14:paraId="03709253"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if (</w:t>
      </w:r>
      <w:proofErr w:type="spellStart"/>
      <w:proofErr w:type="gramStart"/>
      <w:r w:rsidRPr="00694F8E">
        <w:rPr>
          <w:rFonts w:ascii="Cascadia Mono" w:hAnsi="Cascadia Mono" w:cs="Cascadia Mono"/>
          <w:noProof w:val="0"/>
          <w:color w:val="000000"/>
          <w:kern w:val="0"/>
          <w:sz w:val="24"/>
          <w:szCs w:val="24"/>
          <w:lang w:val="en-US"/>
        </w:rPr>
        <w:t>item.Contains</w:t>
      </w:r>
      <w:proofErr w:type="spellEnd"/>
      <w:proofErr w:type="gramEnd"/>
      <w:r w:rsidRPr="00694F8E">
        <w:rPr>
          <w:rFonts w:ascii="Cascadia Mono" w:hAnsi="Cascadia Mono" w:cs="Cascadia Mono"/>
          <w:noProof w:val="0"/>
          <w:color w:val="000000"/>
          <w:kern w:val="0"/>
          <w:sz w:val="24"/>
          <w:szCs w:val="24"/>
          <w:lang w:val="en-US"/>
        </w:rPr>
        <w:t>('@'))</w:t>
      </w:r>
    </w:p>
    <w:p w14:paraId="10AA3E6A"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
    <w:p w14:paraId="6E292E30"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roofErr w:type="spellStart"/>
      <w:proofErr w:type="gramStart"/>
      <w:r w:rsidRPr="00694F8E">
        <w:rPr>
          <w:rFonts w:ascii="Cascadia Mono" w:hAnsi="Cascadia Mono" w:cs="Cascadia Mono"/>
          <w:noProof w:val="0"/>
          <w:color w:val="000000"/>
          <w:kern w:val="0"/>
          <w:sz w:val="24"/>
          <w:szCs w:val="24"/>
          <w:lang w:val="en-US"/>
        </w:rPr>
        <w:t>command.Parameters.AddWithValue</w:t>
      </w:r>
      <w:proofErr w:type="spellEnd"/>
      <w:proofErr w:type="gramEnd"/>
      <w:r w:rsidRPr="00694F8E">
        <w:rPr>
          <w:rFonts w:ascii="Cascadia Mono" w:hAnsi="Cascadia Mono" w:cs="Cascadia Mono"/>
          <w:noProof w:val="0"/>
          <w:color w:val="000000"/>
          <w:kern w:val="0"/>
          <w:sz w:val="24"/>
          <w:szCs w:val="24"/>
          <w:lang w:val="en-US"/>
        </w:rPr>
        <w:t>(item, para[</w:t>
      </w:r>
      <w:proofErr w:type="spellStart"/>
      <w:r w:rsidRPr="00694F8E">
        <w:rPr>
          <w:rFonts w:ascii="Cascadia Mono" w:hAnsi="Cascadia Mono" w:cs="Cascadia Mono"/>
          <w:noProof w:val="0"/>
          <w:color w:val="000000"/>
          <w:kern w:val="0"/>
          <w:sz w:val="24"/>
          <w:szCs w:val="24"/>
          <w:lang w:val="en-US"/>
        </w:rPr>
        <w:t>i</w:t>
      </w:r>
      <w:proofErr w:type="spellEnd"/>
      <w:r w:rsidRPr="00694F8E">
        <w:rPr>
          <w:rFonts w:ascii="Cascadia Mono" w:hAnsi="Cascadia Mono" w:cs="Cascadia Mono"/>
          <w:noProof w:val="0"/>
          <w:color w:val="000000"/>
          <w:kern w:val="0"/>
          <w:sz w:val="24"/>
          <w:szCs w:val="24"/>
          <w:lang w:val="en-US"/>
        </w:rPr>
        <w:t>]);</w:t>
      </w:r>
    </w:p>
    <w:p w14:paraId="3CDDE4CB"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roofErr w:type="spellStart"/>
      <w:r w:rsidRPr="00694F8E">
        <w:rPr>
          <w:rFonts w:ascii="Cascadia Mono" w:hAnsi="Cascadia Mono" w:cs="Cascadia Mono"/>
          <w:noProof w:val="0"/>
          <w:color w:val="000000"/>
          <w:kern w:val="0"/>
          <w:sz w:val="24"/>
          <w:szCs w:val="24"/>
          <w:lang w:val="en-US"/>
        </w:rPr>
        <w:t>i</w:t>
      </w:r>
      <w:proofErr w:type="spellEnd"/>
      <w:r w:rsidRPr="00694F8E">
        <w:rPr>
          <w:rFonts w:ascii="Cascadia Mono" w:hAnsi="Cascadia Mono" w:cs="Cascadia Mono"/>
          <w:noProof w:val="0"/>
          <w:color w:val="000000"/>
          <w:kern w:val="0"/>
          <w:sz w:val="24"/>
          <w:szCs w:val="24"/>
          <w:lang w:val="en-US"/>
        </w:rPr>
        <w:t>+</w:t>
      </w:r>
      <w:proofErr w:type="gramStart"/>
      <w:r w:rsidRPr="00694F8E">
        <w:rPr>
          <w:rFonts w:ascii="Cascadia Mono" w:hAnsi="Cascadia Mono" w:cs="Cascadia Mono"/>
          <w:noProof w:val="0"/>
          <w:color w:val="000000"/>
          <w:kern w:val="0"/>
          <w:sz w:val="24"/>
          <w:szCs w:val="24"/>
          <w:lang w:val="en-US"/>
        </w:rPr>
        <w:t>+;</w:t>
      </w:r>
      <w:proofErr w:type="gramEnd"/>
    </w:p>
    <w:p w14:paraId="279F153E"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
    <w:p w14:paraId="1CFEA8AB"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
    <w:p w14:paraId="709963FC"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
    <w:p w14:paraId="479DBFC5"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p>
    <w:p w14:paraId="09D2C0E9"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data = </w:t>
      </w:r>
      <w:proofErr w:type="spellStart"/>
      <w:proofErr w:type="gramStart"/>
      <w:r w:rsidRPr="00694F8E">
        <w:rPr>
          <w:rFonts w:ascii="Cascadia Mono" w:hAnsi="Cascadia Mono" w:cs="Cascadia Mono"/>
          <w:noProof w:val="0"/>
          <w:color w:val="000000"/>
          <w:kern w:val="0"/>
          <w:sz w:val="24"/>
          <w:szCs w:val="24"/>
          <w:lang w:val="en-US"/>
        </w:rPr>
        <w:t>command.ExecuteScalar</w:t>
      </w:r>
      <w:proofErr w:type="spellEnd"/>
      <w:proofErr w:type="gramEnd"/>
      <w:r w:rsidRPr="00694F8E">
        <w:rPr>
          <w:rFonts w:ascii="Cascadia Mono" w:hAnsi="Cascadia Mono" w:cs="Cascadia Mono"/>
          <w:noProof w:val="0"/>
          <w:color w:val="000000"/>
          <w:kern w:val="0"/>
          <w:sz w:val="24"/>
          <w:szCs w:val="24"/>
          <w:lang w:val="en-US"/>
        </w:rPr>
        <w:t>();</w:t>
      </w:r>
    </w:p>
    <w:p w14:paraId="753F6409"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p>
    <w:p w14:paraId="1BEDB2B8"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roofErr w:type="spellStart"/>
      <w:proofErr w:type="gramStart"/>
      <w:r w:rsidRPr="00694F8E">
        <w:rPr>
          <w:rFonts w:ascii="Cascadia Mono" w:hAnsi="Cascadia Mono" w:cs="Cascadia Mono"/>
          <w:noProof w:val="0"/>
          <w:color w:val="000000"/>
          <w:kern w:val="0"/>
          <w:sz w:val="24"/>
          <w:szCs w:val="24"/>
          <w:lang w:val="en-US"/>
        </w:rPr>
        <w:t>connection.Close</w:t>
      </w:r>
      <w:proofErr w:type="spellEnd"/>
      <w:proofErr w:type="gramEnd"/>
      <w:r w:rsidRPr="00694F8E">
        <w:rPr>
          <w:rFonts w:ascii="Cascadia Mono" w:hAnsi="Cascadia Mono" w:cs="Cascadia Mono"/>
          <w:noProof w:val="0"/>
          <w:color w:val="000000"/>
          <w:kern w:val="0"/>
          <w:sz w:val="24"/>
          <w:szCs w:val="24"/>
          <w:lang w:val="en-US"/>
        </w:rPr>
        <w:t>();</w:t>
      </w:r>
    </w:p>
    <w:p w14:paraId="08EE03A8"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w:t>
      </w:r>
    </w:p>
    <w:p w14:paraId="2E0EEA19"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p>
    <w:p w14:paraId="0D377F0D" w14:textId="77777777" w:rsidR="000E6111" w:rsidRPr="00694F8E" w:rsidRDefault="000E6111" w:rsidP="00694F8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694F8E">
        <w:rPr>
          <w:rFonts w:ascii="Cascadia Mono" w:hAnsi="Cascadia Mono" w:cs="Cascadia Mono"/>
          <w:noProof w:val="0"/>
          <w:color w:val="000000"/>
          <w:kern w:val="0"/>
          <w:sz w:val="24"/>
          <w:szCs w:val="24"/>
          <w:lang w:val="en-US"/>
        </w:rPr>
        <w:t xml:space="preserve">     return </w:t>
      </w:r>
      <w:proofErr w:type="gramStart"/>
      <w:r w:rsidRPr="00694F8E">
        <w:rPr>
          <w:rFonts w:ascii="Cascadia Mono" w:hAnsi="Cascadia Mono" w:cs="Cascadia Mono"/>
          <w:noProof w:val="0"/>
          <w:color w:val="000000"/>
          <w:kern w:val="0"/>
          <w:sz w:val="24"/>
          <w:szCs w:val="24"/>
          <w:lang w:val="en-US"/>
        </w:rPr>
        <w:t>data;</w:t>
      </w:r>
      <w:proofErr w:type="gramEnd"/>
    </w:p>
    <w:p w14:paraId="5FCA050E" w14:textId="2511D184" w:rsidR="00EC6F78" w:rsidRPr="00694F8E" w:rsidRDefault="000E6111" w:rsidP="00694F8E">
      <w:pPr>
        <w:pBdr>
          <w:top w:val="single" w:sz="4" w:space="1" w:color="auto"/>
          <w:left w:val="single" w:sz="4" w:space="1" w:color="auto"/>
          <w:bottom w:val="single" w:sz="4" w:space="1" w:color="auto"/>
          <w:right w:val="single" w:sz="4" w:space="1" w:color="auto"/>
        </w:pBdr>
        <w:rPr>
          <w:rFonts w:ascii="Times New Roman" w:hAnsi="Times New Roman" w:cs="Times New Roman"/>
          <w:b/>
          <w:bCs/>
          <w:sz w:val="24"/>
          <w:szCs w:val="24"/>
          <w:lang w:val="en-US"/>
        </w:rPr>
      </w:pPr>
      <w:r w:rsidRPr="00694F8E">
        <w:rPr>
          <w:rFonts w:ascii="Cascadia Mono" w:hAnsi="Cascadia Mono" w:cs="Cascadia Mono"/>
          <w:noProof w:val="0"/>
          <w:color w:val="000000"/>
          <w:kern w:val="0"/>
          <w:sz w:val="24"/>
          <w:szCs w:val="24"/>
          <w:lang w:val="en-US"/>
        </w:rPr>
        <w:t xml:space="preserve"> }</w:t>
      </w:r>
    </w:p>
    <w:p w14:paraId="5B5D6224" w14:textId="77777777" w:rsidR="000E6111" w:rsidRPr="005A63A4" w:rsidRDefault="000E6111" w:rsidP="00C07422">
      <w:pPr>
        <w:rPr>
          <w:rFonts w:ascii="Times New Roman" w:hAnsi="Times New Roman" w:cs="Times New Roman"/>
          <w:b/>
          <w:bCs/>
          <w:sz w:val="28"/>
          <w:szCs w:val="28"/>
          <w:lang w:val="en-US"/>
        </w:rPr>
      </w:pPr>
    </w:p>
    <w:p w14:paraId="08A22551" w14:textId="37A364BD" w:rsidR="008976B3" w:rsidRPr="003102FA" w:rsidRDefault="008976B3" w:rsidP="002D5E33">
      <w:pPr>
        <w:pStyle w:val="ListParagraph"/>
        <w:numPr>
          <w:ilvl w:val="0"/>
          <w:numId w:val="43"/>
        </w:numPr>
        <w:spacing w:after="0" w:line="360" w:lineRule="auto"/>
        <w:outlineLvl w:val="1"/>
        <w:rPr>
          <w:rFonts w:ascii="Times New Roman" w:hAnsi="Times New Roman" w:cs="Times New Roman"/>
          <w:b/>
          <w:bCs/>
          <w:sz w:val="28"/>
          <w:szCs w:val="28"/>
          <w:lang w:val="en-US"/>
        </w:rPr>
      </w:pPr>
      <w:bookmarkStart w:id="14" w:name="_Toc165362080"/>
      <w:r w:rsidRPr="003102FA">
        <w:rPr>
          <w:rFonts w:ascii="Times New Roman" w:hAnsi="Times New Roman" w:cs="Times New Roman"/>
          <w:b/>
          <w:bCs/>
          <w:sz w:val="28"/>
          <w:szCs w:val="28"/>
          <w:lang w:val="en-US"/>
        </w:rPr>
        <w:t>Các chức năng của chương trình</w:t>
      </w:r>
      <w:r w:rsidR="00FF519B">
        <w:rPr>
          <w:rFonts w:ascii="Times New Roman" w:hAnsi="Times New Roman" w:cs="Times New Roman"/>
          <w:b/>
          <w:bCs/>
          <w:sz w:val="28"/>
          <w:szCs w:val="28"/>
          <w:lang w:val="en-US"/>
        </w:rPr>
        <w:t>:</w:t>
      </w:r>
      <w:bookmarkEnd w:id="14"/>
    </w:p>
    <w:p w14:paraId="1AA655FA" w14:textId="77777777" w:rsidR="00450A0F" w:rsidRPr="00450A0F" w:rsidRDefault="00450A0F" w:rsidP="00450A0F">
      <w:pPr>
        <w:pStyle w:val="ListParagraph"/>
        <w:numPr>
          <w:ilvl w:val="0"/>
          <w:numId w:val="7"/>
        </w:numPr>
        <w:spacing w:after="0" w:line="360" w:lineRule="auto"/>
        <w:outlineLvl w:val="2"/>
        <w:rPr>
          <w:rFonts w:ascii="Times New Roman" w:hAnsi="Times New Roman" w:cs="Times New Roman"/>
          <w:b/>
          <w:bCs/>
          <w:vanish/>
          <w:sz w:val="28"/>
          <w:szCs w:val="28"/>
          <w:lang w:val="en-US"/>
        </w:rPr>
      </w:pPr>
      <w:bookmarkStart w:id="15" w:name="_Toc164993501"/>
      <w:bookmarkStart w:id="16" w:name="_Toc164993527"/>
      <w:bookmarkStart w:id="17" w:name="_Toc165362081"/>
      <w:bookmarkEnd w:id="15"/>
      <w:bookmarkEnd w:id="16"/>
      <w:bookmarkEnd w:id="17"/>
    </w:p>
    <w:p w14:paraId="1265DA1B" w14:textId="77777777" w:rsidR="00450A0F" w:rsidRPr="00450A0F" w:rsidRDefault="00450A0F" w:rsidP="00450A0F">
      <w:pPr>
        <w:pStyle w:val="ListParagraph"/>
        <w:numPr>
          <w:ilvl w:val="0"/>
          <w:numId w:val="7"/>
        </w:numPr>
        <w:spacing w:after="0" w:line="360" w:lineRule="auto"/>
        <w:outlineLvl w:val="2"/>
        <w:rPr>
          <w:rFonts w:ascii="Times New Roman" w:hAnsi="Times New Roman" w:cs="Times New Roman"/>
          <w:b/>
          <w:bCs/>
          <w:vanish/>
          <w:sz w:val="28"/>
          <w:szCs w:val="28"/>
          <w:lang w:val="en-US"/>
        </w:rPr>
      </w:pPr>
      <w:bookmarkStart w:id="18" w:name="_Toc164993502"/>
      <w:bookmarkStart w:id="19" w:name="_Toc164993528"/>
      <w:bookmarkStart w:id="20" w:name="_Toc165362082"/>
      <w:bookmarkEnd w:id="18"/>
      <w:bookmarkEnd w:id="19"/>
      <w:bookmarkEnd w:id="20"/>
    </w:p>
    <w:p w14:paraId="27EC67C1" w14:textId="7A3D07EC" w:rsidR="00C55698" w:rsidRDefault="00971245" w:rsidP="00450A0F">
      <w:pPr>
        <w:pStyle w:val="ListParagraph"/>
        <w:numPr>
          <w:ilvl w:val="1"/>
          <w:numId w:val="7"/>
        </w:numPr>
        <w:spacing w:after="0" w:line="360" w:lineRule="auto"/>
        <w:outlineLvl w:val="2"/>
        <w:rPr>
          <w:rFonts w:ascii="Times New Roman" w:hAnsi="Times New Roman" w:cs="Times New Roman"/>
          <w:b/>
          <w:bCs/>
          <w:sz w:val="28"/>
          <w:szCs w:val="28"/>
          <w:lang w:val="en-US"/>
        </w:rPr>
      </w:pPr>
      <w:bookmarkStart w:id="21" w:name="_Toc165362083"/>
      <w:r>
        <w:rPr>
          <w:rFonts w:ascii="Times New Roman" w:hAnsi="Times New Roman" w:cs="Times New Roman"/>
          <w:b/>
          <w:bCs/>
          <w:sz w:val="28"/>
          <w:szCs w:val="28"/>
          <w:lang w:val="en-US"/>
        </w:rPr>
        <w:t>Dashboard</w:t>
      </w:r>
      <w:bookmarkEnd w:id="21"/>
    </w:p>
    <w:p w14:paraId="3D83DFEE" w14:textId="75FB3A8A" w:rsidR="00971245" w:rsidRDefault="002A7FB6" w:rsidP="00892FA2">
      <w:pPr>
        <w:pStyle w:val="ListParagraph"/>
        <w:numPr>
          <w:ilvl w:val="2"/>
          <w:numId w:val="7"/>
        </w:numPr>
        <w:spacing w:after="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Views:</w:t>
      </w:r>
    </w:p>
    <w:p w14:paraId="58A3F055" w14:textId="12327014" w:rsidR="002A7FB6" w:rsidRDefault="002A7FB6" w:rsidP="002A7FB6">
      <w:pPr>
        <w:pStyle w:val="ListParagraph"/>
        <w:numPr>
          <w:ilvl w:val="0"/>
          <w:numId w:val="31"/>
        </w:numPr>
        <w:spacing w:after="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View hiển thị danh sách tổng hóa đơn: </w:t>
      </w:r>
      <w:r w:rsidR="00244D02">
        <w:rPr>
          <w:rFonts w:ascii="Times New Roman" w:hAnsi="Times New Roman" w:cs="Times New Roman"/>
          <w:b/>
          <w:bCs/>
          <w:sz w:val="28"/>
          <w:szCs w:val="28"/>
          <w:lang w:val="en-US"/>
        </w:rPr>
        <w:t xml:space="preserve">Mã hóa đơn, mã loại hóa đơn, </w:t>
      </w:r>
      <w:r w:rsidR="00D0310B">
        <w:rPr>
          <w:rFonts w:ascii="Times New Roman" w:hAnsi="Times New Roman" w:cs="Times New Roman"/>
          <w:b/>
          <w:bCs/>
          <w:sz w:val="28"/>
          <w:szCs w:val="28"/>
          <w:lang w:val="en-US"/>
        </w:rPr>
        <w:t xml:space="preserve">ngày xuất hóa đơn, </w:t>
      </w:r>
      <w:r w:rsidR="00716946">
        <w:rPr>
          <w:rFonts w:ascii="Times New Roman" w:hAnsi="Times New Roman" w:cs="Times New Roman"/>
          <w:b/>
          <w:bCs/>
          <w:sz w:val="28"/>
          <w:szCs w:val="28"/>
          <w:lang w:val="en-US"/>
        </w:rPr>
        <w:t>tổng giá trị hóa đơn, chiết khấu</w:t>
      </w:r>
    </w:p>
    <w:p w14:paraId="70AE97B9" w14:textId="77777777" w:rsidR="00716946" w:rsidRDefault="00716946" w:rsidP="00716946">
      <w:pPr>
        <w:pStyle w:val="ListParagraph"/>
        <w:spacing w:after="0" w:line="360" w:lineRule="auto"/>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SQL:</w:t>
      </w:r>
    </w:p>
    <w:p w14:paraId="641EB811" w14:textId="77777777" w:rsidR="00694F8E" w:rsidRPr="000E0400" w:rsidRDefault="00694F8E" w:rsidP="00694F8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hanging="1584"/>
        <w:rPr>
          <w:rFonts w:ascii="Consolas" w:hAnsi="Consolas" w:cs="Consolas"/>
          <w:noProof w:val="0"/>
          <w:color w:val="000000"/>
          <w:kern w:val="0"/>
          <w:sz w:val="24"/>
          <w:szCs w:val="24"/>
          <w:lang w:val="en-US"/>
        </w:rPr>
      </w:pPr>
      <w:r w:rsidRPr="000E0400">
        <w:rPr>
          <w:rFonts w:ascii="Consolas" w:hAnsi="Consolas" w:cs="Consolas"/>
          <w:noProof w:val="0"/>
          <w:color w:val="0000FF"/>
          <w:kern w:val="0"/>
          <w:sz w:val="24"/>
          <w:szCs w:val="24"/>
          <w:lang w:val="en-US"/>
        </w:rPr>
        <w:t>CREATE</w:t>
      </w:r>
      <w:r w:rsidRPr="000E0400">
        <w:rPr>
          <w:rFonts w:ascii="Consolas" w:hAnsi="Consolas" w:cs="Consolas"/>
          <w:noProof w:val="0"/>
          <w:color w:val="000000"/>
          <w:kern w:val="0"/>
          <w:sz w:val="24"/>
          <w:szCs w:val="24"/>
          <w:lang w:val="en-US"/>
        </w:rPr>
        <w:t xml:space="preserve"> </w:t>
      </w:r>
      <w:r w:rsidRPr="000E0400">
        <w:rPr>
          <w:rFonts w:ascii="Consolas" w:hAnsi="Consolas" w:cs="Consolas"/>
          <w:noProof w:val="0"/>
          <w:color w:val="0000FF"/>
          <w:kern w:val="0"/>
          <w:sz w:val="24"/>
          <w:szCs w:val="24"/>
          <w:lang w:val="en-US"/>
        </w:rPr>
        <w:t>VIEW</w:t>
      </w:r>
      <w:r w:rsidRPr="000E0400">
        <w:rPr>
          <w:rFonts w:ascii="Consolas" w:hAnsi="Consolas" w:cs="Consolas"/>
          <w:noProof w:val="0"/>
          <w:color w:val="000000"/>
          <w:kern w:val="0"/>
          <w:sz w:val="24"/>
          <w:szCs w:val="24"/>
          <w:lang w:val="en-US"/>
        </w:rPr>
        <w:t xml:space="preserve"> </w:t>
      </w:r>
      <w:proofErr w:type="spellStart"/>
      <w:r w:rsidRPr="000E0400">
        <w:rPr>
          <w:rFonts w:ascii="Consolas" w:hAnsi="Consolas" w:cs="Consolas"/>
          <w:noProof w:val="0"/>
          <w:color w:val="000000"/>
          <w:kern w:val="0"/>
          <w:sz w:val="24"/>
          <w:szCs w:val="24"/>
          <w:lang w:val="en-US"/>
        </w:rPr>
        <w:t>BillDetailView</w:t>
      </w:r>
      <w:proofErr w:type="spellEnd"/>
    </w:p>
    <w:p w14:paraId="0988632F" w14:textId="77777777" w:rsidR="00694F8E" w:rsidRPr="000E0400" w:rsidRDefault="00694F8E" w:rsidP="00694F8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0E0400">
        <w:rPr>
          <w:rFonts w:ascii="Consolas" w:hAnsi="Consolas" w:cs="Consolas"/>
          <w:noProof w:val="0"/>
          <w:color w:val="0000FF"/>
          <w:kern w:val="0"/>
          <w:sz w:val="24"/>
          <w:szCs w:val="24"/>
          <w:lang w:val="en-US"/>
        </w:rPr>
        <w:t>AS</w:t>
      </w:r>
    </w:p>
    <w:p w14:paraId="5051B0FB" w14:textId="77777777" w:rsidR="00694F8E" w:rsidRPr="000E0400" w:rsidRDefault="00694F8E" w:rsidP="00694F8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hanging="1584"/>
        <w:rPr>
          <w:rFonts w:ascii="Consolas" w:hAnsi="Consolas" w:cs="Consolas"/>
          <w:noProof w:val="0"/>
          <w:color w:val="000000"/>
          <w:kern w:val="0"/>
          <w:sz w:val="24"/>
          <w:szCs w:val="24"/>
          <w:lang w:val="en-US"/>
        </w:rPr>
      </w:pPr>
      <w:proofErr w:type="gramStart"/>
      <w:r w:rsidRPr="000E0400">
        <w:rPr>
          <w:rFonts w:ascii="Consolas" w:hAnsi="Consolas" w:cs="Consolas"/>
          <w:noProof w:val="0"/>
          <w:color w:val="0000FF"/>
          <w:kern w:val="0"/>
          <w:sz w:val="24"/>
          <w:szCs w:val="24"/>
          <w:lang w:val="en-US"/>
        </w:rPr>
        <w:t>SELECT</w:t>
      </w:r>
      <w:r w:rsidRPr="000E0400">
        <w:rPr>
          <w:rFonts w:ascii="Consolas" w:hAnsi="Consolas" w:cs="Consolas"/>
          <w:noProof w:val="0"/>
          <w:color w:val="000000"/>
          <w:kern w:val="0"/>
          <w:sz w:val="24"/>
          <w:szCs w:val="24"/>
          <w:lang w:val="en-US"/>
        </w:rPr>
        <w:t xml:space="preserve">  </w:t>
      </w:r>
      <w:proofErr w:type="spellStart"/>
      <w:r w:rsidRPr="000E0400">
        <w:rPr>
          <w:rFonts w:ascii="Consolas" w:hAnsi="Consolas" w:cs="Consolas"/>
          <w:noProof w:val="0"/>
          <w:color w:val="000000"/>
          <w:kern w:val="0"/>
          <w:sz w:val="24"/>
          <w:szCs w:val="24"/>
          <w:lang w:val="en-US"/>
        </w:rPr>
        <w:t>BillInfo</w:t>
      </w:r>
      <w:r w:rsidRPr="000E0400">
        <w:rPr>
          <w:rFonts w:ascii="Consolas" w:hAnsi="Consolas" w:cs="Consolas"/>
          <w:noProof w:val="0"/>
          <w:color w:val="808080"/>
          <w:kern w:val="0"/>
          <w:sz w:val="24"/>
          <w:szCs w:val="24"/>
          <w:lang w:val="en-US"/>
        </w:rPr>
        <w:t>.</w:t>
      </w:r>
      <w:r w:rsidRPr="000E0400">
        <w:rPr>
          <w:rFonts w:ascii="Consolas" w:hAnsi="Consolas" w:cs="Consolas"/>
          <w:noProof w:val="0"/>
          <w:color w:val="000000"/>
          <w:kern w:val="0"/>
          <w:sz w:val="24"/>
          <w:szCs w:val="24"/>
          <w:lang w:val="en-US"/>
        </w:rPr>
        <w:t>billID</w:t>
      </w:r>
      <w:proofErr w:type="spellEnd"/>
      <w:proofErr w:type="gramEnd"/>
      <w:r w:rsidRPr="000E0400">
        <w:rPr>
          <w:rFonts w:ascii="Consolas" w:hAnsi="Consolas" w:cs="Consolas"/>
          <w:noProof w:val="0"/>
          <w:color w:val="808080"/>
          <w:kern w:val="0"/>
          <w:sz w:val="24"/>
          <w:szCs w:val="24"/>
          <w:lang w:val="en-US"/>
        </w:rPr>
        <w:t>,</w:t>
      </w:r>
    </w:p>
    <w:p w14:paraId="68FF5BC8" w14:textId="77777777" w:rsidR="00694F8E" w:rsidRPr="000E0400" w:rsidRDefault="00694F8E" w:rsidP="00694F8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hanging="1584"/>
        <w:rPr>
          <w:rFonts w:ascii="Consolas" w:hAnsi="Consolas" w:cs="Consolas"/>
          <w:noProof w:val="0"/>
          <w:color w:val="000000"/>
          <w:kern w:val="0"/>
          <w:sz w:val="24"/>
          <w:szCs w:val="24"/>
          <w:lang w:val="en-US"/>
        </w:rPr>
      </w:pPr>
      <w:r w:rsidRPr="000E0400">
        <w:rPr>
          <w:rFonts w:ascii="Consolas" w:hAnsi="Consolas" w:cs="Consolas"/>
          <w:noProof w:val="0"/>
          <w:color w:val="000000"/>
          <w:kern w:val="0"/>
          <w:sz w:val="24"/>
          <w:szCs w:val="24"/>
          <w:lang w:val="en-US"/>
        </w:rPr>
        <w:tab/>
      </w:r>
      <w:r w:rsidRPr="000E0400">
        <w:rPr>
          <w:rFonts w:ascii="Consolas" w:hAnsi="Consolas" w:cs="Consolas"/>
          <w:noProof w:val="0"/>
          <w:color w:val="000000"/>
          <w:kern w:val="0"/>
          <w:sz w:val="24"/>
          <w:szCs w:val="24"/>
          <w:lang w:val="en-US"/>
        </w:rPr>
        <w:tab/>
        <w:t>Product</w:t>
      </w:r>
      <w:r w:rsidRPr="000E0400">
        <w:rPr>
          <w:rFonts w:ascii="Consolas" w:hAnsi="Consolas" w:cs="Consolas"/>
          <w:noProof w:val="0"/>
          <w:color w:val="808080"/>
          <w:kern w:val="0"/>
          <w:sz w:val="24"/>
          <w:szCs w:val="24"/>
          <w:lang w:val="en-US"/>
        </w:rPr>
        <w:t>.</w:t>
      </w:r>
      <w:r w:rsidRPr="000E0400">
        <w:rPr>
          <w:rFonts w:ascii="Consolas" w:hAnsi="Consolas" w:cs="Consolas"/>
          <w:noProof w:val="0"/>
          <w:color w:val="0000FF"/>
          <w:kern w:val="0"/>
          <w:sz w:val="24"/>
          <w:szCs w:val="24"/>
          <w:lang w:val="en-US"/>
        </w:rPr>
        <w:t>name</w:t>
      </w:r>
      <w:r w:rsidRPr="000E0400">
        <w:rPr>
          <w:rFonts w:ascii="Consolas" w:hAnsi="Consolas" w:cs="Consolas"/>
          <w:noProof w:val="0"/>
          <w:color w:val="808080"/>
          <w:kern w:val="0"/>
          <w:sz w:val="24"/>
          <w:szCs w:val="24"/>
          <w:lang w:val="en-US"/>
        </w:rPr>
        <w:t>,</w:t>
      </w:r>
      <w:r w:rsidRPr="000E0400">
        <w:rPr>
          <w:rFonts w:ascii="Consolas" w:hAnsi="Consolas" w:cs="Consolas"/>
          <w:noProof w:val="0"/>
          <w:color w:val="000000"/>
          <w:kern w:val="0"/>
          <w:sz w:val="24"/>
          <w:szCs w:val="24"/>
          <w:lang w:val="en-US"/>
        </w:rPr>
        <w:t xml:space="preserve"> </w:t>
      </w:r>
    </w:p>
    <w:p w14:paraId="2770F641" w14:textId="77777777" w:rsidR="00694F8E" w:rsidRPr="000E0400" w:rsidRDefault="00694F8E" w:rsidP="00694F8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hanging="1584"/>
        <w:rPr>
          <w:rFonts w:ascii="Consolas" w:hAnsi="Consolas" w:cs="Consolas"/>
          <w:noProof w:val="0"/>
          <w:color w:val="000000"/>
          <w:kern w:val="0"/>
          <w:sz w:val="24"/>
          <w:szCs w:val="24"/>
          <w:lang w:val="en-US"/>
        </w:rPr>
      </w:pPr>
      <w:r w:rsidRPr="000E0400">
        <w:rPr>
          <w:rFonts w:ascii="Consolas" w:hAnsi="Consolas" w:cs="Consolas"/>
          <w:noProof w:val="0"/>
          <w:color w:val="000000"/>
          <w:kern w:val="0"/>
          <w:sz w:val="24"/>
          <w:szCs w:val="24"/>
          <w:lang w:val="en-US"/>
        </w:rPr>
        <w:tab/>
      </w:r>
      <w:r w:rsidRPr="000E0400">
        <w:rPr>
          <w:rFonts w:ascii="Consolas" w:hAnsi="Consolas" w:cs="Consolas"/>
          <w:noProof w:val="0"/>
          <w:color w:val="000000"/>
          <w:kern w:val="0"/>
          <w:sz w:val="24"/>
          <w:szCs w:val="24"/>
          <w:lang w:val="en-US"/>
        </w:rPr>
        <w:tab/>
      </w:r>
      <w:proofErr w:type="spellStart"/>
      <w:r w:rsidRPr="000E0400">
        <w:rPr>
          <w:rFonts w:ascii="Consolas" w:hAnsi="Consolas" w:cs="Consolas"/>
          <w:noProof w:val="0"/>
          <w:color w:val="000000"/>
          <w:kern w:val="0"/>
          <w:sz w:val="24"/>
          <w:szCs w:val="24"/>
          <w:lang w:val="en-US"/>
        </w:rPr>
        <w:t>BillInfo</w:t>
      </w:r>
      <w:r w:rsidRPr="000E0400">
        <w:rPr>
          <w:rFonts w:ascii="Consolas" w:hAnsi="Consolas" w:cs="Consolas"/>
          <w:noProof w:val="0"/>
          <w:color w:val="808080"/>
          <w:kern w:val="0"/>
          <w:sz w:val="24"/>
          <w:szCs w:val="24"/>
          <w:lang w:val="en-US"/>
        </w:rPr>
        <w:t>.</w:t>
      </w:r>
      <w:r w:rsidRPr="000E0400">
        <w:rPr>
          <w:rFonts w:ascii="Consolas" w:hAnsi="Consolas" w:cs="Consolas"/>
          <w:noProof w:val="0"/>
          <w:color w:val="000000"/>
          <w:kern w:val="0"/>
          <w:sz w:val="24"/>
          <w:szCs w:val="24"/>
          <w:lang w:val="en-US"/>
        </w:rPr>
        <w:t>quantity</w:t>
      </w:r>
      <w:proofErr w:type="spellEnd"/>
      <w:r w:rsidRPr="000E0400">
        <w:rPr>
          <w:rFonts w:ascii="Consolas" w:hAnsi="Consolas" w:cs="Consolas"/>
          <w:noProof w:val="0"/>
          <w:color w:val="808080"/>
          <w:kern w:val="0"/>
          <w:sz w:val="24"/>
          <w:szCs w:val="24"/>
          <w:lang w:val="en-US"/>
        </w:rPr>
        <w:t>,</w:t>
      </w:r>
      <w:r w:rsidRPr="000E0400">
        <w:rPr>
          <w:rFonts w:ascii="Consolas" w:hAnsi="Consolas" w:cs="Consolas"/>
          <w:noProof w:val="0"/>
          <w:color w:val="000000"/>
          <w:kern w:val="0"/>
          <w:sz w:val="24"/>
          <w:szCs w:val="24"/>
          <w:lang w:val="en-US"/>
        </w:rPr>
        <w:t xml:space="preserve"> </w:t>
      </w:r>
    </w:p>
    <w:p w14:paraId="33A3D2FD" w14:textId="77777777" w:rsidR="00694F8E" w:rsidRPr="000E0400" w:rsidRDefault="00694F8E" w:rsidP="00694F8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hanging="1584"/>
        <w:rPr>
          <w:rFonts w:ascii="Consolas" w:hAnsi="Consolas" w:cs="Consolas"/>
          <w:noProof w:val="0"/>
          <w:color w:val="000000"/>
          <w:kern w:val="0"/>
          <w:sz w:val="24"/>
          <w:szCs w:val="24"/>
          <w:lang w:val="en-US"/>
        </w:rPr>
      </w:pPr>
      <w:r w:rsidRPr="000E0400">
        <w:rPr>
          <w:rFonts w:ascii="Consolas" w:hAnsi="Consolas" w:cs="Consolas"/>
          <w:noProof w:val="0"/>
          <w:color w:val="000000"/>
          <w:kern w:val="0"/>
          <w:sz w:val="24"/>
          <w:szCs w:val="24"/>
          <w:lang w:val="en-US"/>
        </w:rPr>
        <w:lastRenderedPageBreak/>
        <w:tab/>
      </w:r>
      <w:r w:rsidRPr="000E0400">
        <w:rPr>
          <w:rFonts w:ascii="Consolas" w:hAnsi="Consolas" w:cs="Consolas"/>
          <w:noProof w:val="0"/>
          <w:color w:val="000000"/>
          <w:kern w:val="0"/>
          <w:sz w:val="24"/>
          <w:szCs w:val="24"/>
          <w:lang w:val="en-US"/>
        </w:rPr>
        <w:tab/>
      </w:r>
      <w:proofErr w:type="spellStart"/>
      <w:r w:rsidRPr="000E0400">
        <w:rPr>
          <w:rFonts w:ascii="Consolas" w:hAnsi="Consolas" w:cs="Consolas"/>
          <w:noProof w:val="0"/>
          <w:color w:val="000000"/>
          <w:kern w:val="0"/>
          <w:sz w:val="24"/>
          <w:szCs w:val="24"/>
          <w:lang w:val="en-US"/>
        </w:rPr>
        <w:t>Product</w:t>
      </w:r>
      <w:r w:rsidRPr="000E0400">
        <w:rPr>
          <w:rFonts w:ascii="Consolas" w:hAnsi="Consolas" w:cs="Consolas"/>
          <w:noProof w:val="0"/>
          <w:color w:val="808080"/>
          <w:kern w:val="0"/>
          <w:sz w:val="24"/>
          <w:szCs w:val="24"/>
          <w:lang w:val="en-US"/>
        </w:rPr>
        <w:t>.</w:t>
      </w:r>
      <w:r w:rsidRPr="000E0400">
        <w:rPr>
          <w:rFonts w:ascii="Consolas" w:hAnsi="Consolas" w:cs="Consolas"/>
          <w:noProof w:val="0"/>
          <w:color w:val="000000"/>
          <w:kern w:val="0"/>
          <w:sz w:val="24"/>
          <w:szCs w:val="24"/>
          <w:lang w:val="en-US"/>
        </w:rPr>
        <w:t>price</w:t>
      </w:r>
      <w:proofErr w:type="spellEnd"/>
      <w:r w:rsidRPr="000E0400">
        <w:rPr>
          <w:rFonts w:ascii="Consolas" w:hAnsi="Consolas" w:cs="Consolas"/>
          <w:noProof w:val="0"/>
          <w:color w:val="000000"/>
          <w:kern w:val="0"/>
          <w:sz w:val="24"/>
          <w:szCs w:val="24"/>
          <w:lang w:val="en-US"/>
        </w:rPr>
        <w:t xml:space="preserve"> </w:t>
      </w:r>
      <w:r w:rsidRPr="000E0400">
        <w:rPr>
          <w:rFonts w:ascii="Consolas" w:hAnsi="Consolas" w:cs="Consolas"/>
          <w:noProof w:val="0"/>
          <w:color w:val="808080"/>
          <w:kern w:val="0"/>
          <w:sz w:val="24"/>
          <w:szCs w:val="24"/>
          <w:lang w:val="en-US"/>
        </w:rPr>
        <w:t>*</w:t>
      </w:r>
      <w:r w:rsidRPr="000E0400">
        <w:rPr>
          <w:rFonts w:ascii="Consolas" w:hAnsi="Consolas" w:cs="Consolas"/>
          <w:noProof w:val="0"/>
          <w:color w:val="000000"/>
          <w:kern w:val="0"/>
          <w:sz w:val="24"/>
          <w:szCs w:val="24"/>
          <w:lang w:val="en-US"/>
        </w:rPr>
        <w:t xml:space="preserve"> </w:t>
      </w:r>
      <w:proofErr w:type="spellStart"/>
      <w:r w:rsidRPr="000E0400">
        <w:rPr>
          <w:rFonts w:ascii="Consolas" w:hAnsi="Consolas" w:cs="Consolas"/>
          <w:noProof w:val="0"/>
          <w:color w:val="000000"/>
          <w:kern w:val="0"/>
          <w:sz w:val="24"/>
          <w:szCs w:val="24"/>
          <w:lang w:val="en-US"/>
        </w:rPr>
        <w:t>BillInfo</w:t>
      </w:r>
      <w:r w:rsidRPr="000E0400">
        <w:rPr>
          <w:rFonts w:ascii="Consolas" w:hAnsi="Consolas" w:cs="Consolas"/>
          <w:noProof w:val="0"/>
          <w:color w:val="808080"/>
          <w:kern w:val="0"/>
          <w:sz w:val="24"/>
          <w:szCs w:val="24"/>
          <w:lang w:val="en-US"/>
        </w:rPr>
        <w:t>.</w:t>
      </w:r>
      <w:r w:rsidRPr="000E0400">
        <w:rPr>
          <w:rFonts w:ascii="Consolas" w:hAnsi="Consolas" w:cs="Consolas"/>
          <w:noProof w:val="0"/>
          <w:color w:val="000000"/>
          <w:kern w:val="0"/>
          <w:sz w:val="24"/>
          <w:szCs w:val="24"/>
          <w:lang w:val="en-US"/>
        </w:rPr>
        <w:t>quantity</w:t>
      </w:r>
      <w:proofErr w:type="spellEnd"/>
      <w:r w:rsidRPr="000E0400">
        <w:rPr>
          <w:rFonts w:ascii="Consolas" w:hAnsi="Consolas" w:cs="Consolas"/>
          <w:noProof w:val="0"/>
          <w:color w:val="000000"/>
          <w:kern w:val="0"/>
          <w:sz w:val="24"/>
          <w:szCs w:val="24"/>
          <w:lang w:val="en-US"/>
        </w:rPr>
        <w:t xml:space="preserve"> </w:t>
      </w:r>
      <w:r w:rsidRPr="000E0400">
        <w:rPr>
          <w:rFonts w:ascii="Consolas" w:hAnsi="Consolas" w:cs="Consolas"/>
          <w:noProof w:val="0"/>
          <w:color w:val="0000FF"/>
          <w:kern w:val="0"/>
          <w:sz w:val="24"/>
          <w:szCs w:val="24"/>
          <w:lang w:val="en-US"/>
        </w:rPr>
        <w:t>AS</w:t>
      </w:r>
      <w:r w:rsidRPr="000E0400">
        <w:rPr>
          <w:rFonts w:ascii="Consolas" w:hAnsi="Consolas" w:cs="Consolas"/>
          <w:noProof w:val="0"/>
          <w:color w:val="000000"/>
          <w:kern w:val="0"/>
          <w:sz w:val="24"/>
          <w:szCs w:val="24"/>
          <w:lang w:val="en-US"/>
        </w:rPr>
        <w:t xml:space="preserve"> </w:t>
      </w:r>
      <w:proofErr w:type="spellStart"/>
      <w:r w:rsidRPr="000E0400">
        <w:rPr>
          <w:rFonts w:ascii="Consolas" w:hAnsi="Consolas" w:cs="Consolas"/>
          <w:noProof w:val="0"/>
          <w:color w:val="000000"/>
          <w:kern w:val="0"/>
          <w:sz w:val="24"/>
          <w:szCs w:val="24"/>
          <w:lang w:val="en-US"/>
        </w:rPr>
        <w:t>totalPrice</w:t>
      </w:r>
      <w:proofErr w:type="spellEnd"/>
    </w:p>
    <w:p w14:paraId="2EE1F04E" w14:textId="77777777" w:rsidR="00694F8E" w:rsidRPr="000E0400" w:rsidRDefault="00694F8E" w:rsidP="00694F8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hanging="1584"/>
        <w:rPr>
          <w:rFonts w:ascii="Consolas" w:hAnsi="Consolas" w:cs="Consolas"/>
          <w:noProof w:val="0"/>
          <w:color w:val="000000"/>
          <w:kern w:val="0"/>
          <w:sz w:val="24"/>
          <w:szCs w:val="24"/>
          <w:lang w:val="en-US"/>
        </w:rPr>
      </w:pPr>
      <w:r w:rsidRPr="000E0400">
        <w:rPr>
          <w:rFonts w:ascii="Consolas" w:hAnsi="Consolas" w:cs="Consolas"/>
          <w:noProof w:val="0"/>
          <w:color w:val="0000FF"/>
          <w:kern w:val="0"/>
          <w:sz w:val="24"/>
          <w:szCs w:val="24"/>
          <w:lang w:val="en-US"/>
        </w:rPr>
        <w:t>FROM</w:t>
      </w:r>
      <w:r w:rsidRPr="000E0400">
        <w:rPr>
          <w:rFonts w:ascii="Consolas" w:hAnsi="Consolas" w:cs="Consolas"/>
          <w:noProof w:val="0"/>
          <w:color w:val="000000"/>
          <w:kern w:val="0"/>
          <w:sz w:val="24"/>
          <w:szCs w:val="24"/>
          <w:lang w:val="en-US"/>
        </w:rPr>
        <w:t xml:space="preserve"> </w:t>
      </w:r>
      <w:proofErr w:type="spellStart"/>
      <w:r w:rsidRPr="000E0400">
        <w:rPr>
          <w:rFonts w:ascii="Consolas" w:hAnsi="Consolas" w:cs="Consolas"/>
          <w:noProof w:val="0"/>
          <w:color w:val="000000"/>
          <w:kern w:val="0"/>
          <w:sz w:val="24"/>
          <w:szCs w:val="24"/>
          <w:lang w:val="en-US"/>
        </w:rPr>
        <w:t>BillInfo</w:t>
      </w:r>
      <w:proofErr w:type="spellEnd"/>
      <w:r w:rsidRPr="000E0400">
        <w:rPr>
          <w:rFonts w:ascii="Consolas" w:hAnsi="Consolas" w:cs="Consolas"/>
          <w:noProof w:val="0"/>
          <w:color w:val="808080"/>
          <w:kern w:val="0"/>
          <w:sz w:val="24"/>
          <w:szCs w:val="24"/>
          <w:lang w:val="en-US"/>
        </w:rPr>
        <w:t>,</w:t>
      </w:r>
      <w:r w:rsidRPr="000E0400">
        <w:rPr>
          <w:rFonts w:ascii="Consolas" w:hAnsi="Consolas" w:cs="Consolas"/>
          <w:noProof w:val="0"/>
          <w:color w:val="000000"/>
          <w:kern w:val="0"/>
          <w:sz w:val="24"/>
          <w:szCs w:val="24"/>
          <w:lang w:val="en-US"/>
        </w:rPr>
        <w:t xml:space="preserve"> Product</w:t>
      </w:r>
    </w:p>
    <w:p w14:paraId="2CCCA340" w14:textId="77777777" w:rsidR="00694F8E" w:rsidRPr="000E0400" w:rsidRDefault="00694F8E" w:rsidP="00694F8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hanging="1584"/>
        <w:rPr>
          <w:rFonts w:ascii="Consolas" w:hAnsi="Consolas" w:cs="Consolas"/>
          <w:noProof w:val="0"/>
          <w:color w:val="000000"/>
          <w:kern w:val="0"/>
          <w:sz w:val="24"/>
          <w:szCs w:val="24"/>
          <w:lang w:val="en-US"/>
        </w:rPr>
      </w:pPr>
      <w:r w:rsidRPr="000E0400">
        <w:rPr>
          <w:rFonts w:ascii="Consolas" w:hAnsi="Consolas" w:cs="Consolas"/>
          <w:noProof w:val="0"/>
          <w:color w:val="0000FF"/>
          <w:kern w:val="0"/>
          <w:sz w:val="24"/>
          <w:szCs w:val="24"/>
          <w:lang w:val="en-US"/>
        </w:rPr>
        <w:t>WHERE</w:t>
      </w:r>
      <w:r w:rsidRPr="000E0400">
        <w:rPr>
          <w:rFonts w:ascii="Consolas" w:hAnsi="Consolas" w:cs="Consolas"/>
          <w:noProof w:val="0"/>
          <w:color w:val="000000"/>
          <w:kern w:val="0"/>
          <w:sz w:val="24"/>
          <w:szCs w:val="24"/>
          <w:lang w:val="en-US"/>
        </w:rPr>
        <w:t xml:space="preserve"> </w:t>
      </w:r>
      <w:proofErr w:type="spellStart"/>
      <w:r w:rsidRPr="000E0400">
        <w:rPr>
          <w:rFonts w:ascii="Consolas" w:hAnsi="Consolas" w:cs="Consolas"/>
          <w:noProof w:val="0"/>
          <w:color w:val="000000"/>
          <w:kern w:val="0"/>
          <w:sz w:val="24"/>
          <w:szCs w:val="24"/>
          <w:lang w:val="en-US"/>
        </w:rPr>
        <w:t>BillInfo</w:t>
      </w:r>
      <w:r w:rsidRPr="000E0400">
        <w:rPr>
          <w:rFonts w:ascii="Consolas" w:hAnsi="Consolas" w:cs="Consolas"/>
          <w:noProof w:val="0"/>
          <w:color w:val="808080"/>
          <w:kern w:val="0"/>
          <w:sz w:val="24"/>
          <w:szCs w:val="24"/>
          <w:lang w:val="en-US"/>
        </w:rPr>
        <w:t>.</w:t>
      </w:r>
      <w:r w:rsidRPr="000E0400">
        <w:rPr>
          <w:rFonts w:ascii="Consolas" w:hAnsi="Consolas" w:cs="Consolas"/>
          <w:noProof w:val="0"/>
          <w:color w:val="000000"/>
          <w:kern w:val="0"/>
          <w:sz w:val="24"/>
          <w:szCs w:val="24"/>
          <w:lang w:val="en-US"/>
        </w:rPr>
        <w:t>productID</w:t>
      </w:r>
      <w:proofErr w:type="spellEnd"/>
      <w:r w:rsidRPr="000E0400">
        <w:rPr>
          <w:rFonts w:ascii="Consolas" w:hAnsi="Consolas" w:cs="Consolas"/>
          <w:noProof w:val="0"/>
          <w:color w:val="000000"/>
          <w:kern w:val="0"/>
          <w:sz w:val="24"/>
          <w:szCs w:val="24"/>
          <w:lang w:val="en-US"/>
        </w:rPr>
        <w:t xml:space="preserve"> </w:t>
      </w:r>
      <w:r w:rsidRPr="000E0400">
        <w:rPr>
          <w:rFonts w:ascii="Consolas" w:hAnsi="Consolas" w:cs="Consolas"/>
          <w:noProof w:val="0"/>
          <w:color w:val="808080"/>
          <w:kern w:val="0"/>
          <w:sz w:val="24"/>
          <w:szCs w:val="24"/>
          <w:lang w:val="en-US"/>
        </w:rPr>
        <w:t>=</w:t>
      </w:r>
      <w:r w:rsidRPr="000E0400">
        <w:rPr>
          <w:rFonts w:ascii="Consolas" w:hAnsi="Consolas" w:cs="Consolas"/>
          <w:noProof w:val="0"/>
          <w:color w:val="000000"/>
          <w:kern w:val="0"/>
          <w:sz w:val="24"/>
          <w:szCs w:val="24"/>
          <w:lang w:val="en-US"/>
        </w:rPr>
        <w:t xml:space="preserve"> Product</w:t>
      </w:r>
      <w:r w:rsidRPr="000E0400">
        <w:rPr>
          <w:rFonts w:ascii="Consolas" w:hAnsi="Consolas" w:cs="Consolas"/>
          <w:noProof w:val="0"/>
          <w:color w:val="808080"/>
          <w:kern w:val="0"/>
          <w:sz w:val="24"/>
          <w:szCs w:val="24"/>
          <w:lang w:val="en-US"/>
        </w:rPr>
        <w:t>.</w:t>
      </w:r>
      <w:r w:rsidRPr="000E0400">
        <w:rPr>
          <w:rFonts w:ascii="Consolas" w:hAnsi="Consolas" w:cs="Consolas"/>
          <w:noProof w:val="0"/>
          <w:color w:val="000000"/>
          <w:kern w:val="0"/>
          <w:sz w:val="24"/>
          <w:szCs w:val="24"/>
          <w:lang w:val="en-US"/>
        </w:rPr>
        <w:t>ID</w:t>
      </w:r>
    </w:p>
    <w:p w14:paraId="419F8998" w14:textId="77777777" w:rsidR="00694F8E" w:rsidRPr="000E0400" w:rsidRDefault="00694F8E" w:rsidP="00694F8E">
      <w:pPr>
        <w:pStyle w:val="ListParagraph"/>
        <w:pBdr>
          <w:top w:val="single" w:sz="4" w:space="1" w:color="auto"/>
          <w:left w:val="single" w:sz="4" w:space="4" w:color="auto"/>
          <w:bottom w:val="single" w:sz="4" w:space="1" w:color="auto"/>
          <w:right w:val="single" w:sz="4" w:space="4" w:color="auto"/>
        </w:pBdr>
        <w:spacing w:after="0" w:line="360" w:lineRule="auto"/>
        <w:ind w:left="1584" w:hanging="1584"/>
        <w:rPr>
          <w:rFonts w:ascii="Times New Roman" w:hAnsi="Times New Roman" w:cs="Times New Roman"/>
          <w:sz w:val="24"/>
          <w:szCs w:val="24"/>
          <w:u w:val="single"/>
          <w:lang w:val="en-US"/>
        </w:rPr>
      </w:pPr>
      <w:r w:rsidRPr="000E0400">
        <w:rPr>
          <w:rFonts w:ascii="Consolas" w:hAnsi="Consolas" w:cs="Consolas"/>
          <w:noProof w:val="0"/>
          <w:color w:val="0000FF"/>
          <w:kern w:val="0"/>
          <w:sz w:val="24"/>
          <w:szCs w:val="24"/>
          <w:lang w:val="en-US"/>
        </w:rPr>
        <w:t>GO</w:t>
      </w:r>
    </w:p>
    <w:p w14:paraId="5D39A78C" w14:textId="77777777" w:rsidR="00694F8E" w:rsidRDefault="00694F8E" w:rsidP="00B926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8000"/>
          <w:kern w:val="0"/>
          <w:sz w:val="24"/>
          <w:szCs w:val="24"/>
          <w:lang w:val="en-US"/>
        </w:rPr>
      </w:pPr>
    </w:p>
    <w:p w14:paraId="5A196970" w14:textId="77777777" w:rsidR="00694F8E" w:rsidRDefault="00694F8E" w:rsidP="00B926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8000"/>
          <w:kern w:val="0"/>
          <w:sz w:val="24"/>
          <w:szCs w:val="24"/>
          <w:lang w:val="en-US"/>
        </w:rPr>
      </w:pPr>
    </w:p>
    <w:p w14:paraId="13C4F475" w14:textId="07DD913C" w:rsidR="00B926B5" w:rsidRPr="003434E9" w:rsidRDefault="00B926B5" w:rsidP="00B926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3434E9">
        <w:rPr>
          <w:rFonts w:ascii="Consolas" w:hAnsi="Consolas" w:cs="Consolas"/>
          <w:color w:val="008000"/>
          <w:kern w:val="0"/>
          <w:sz w:val="24"/>
          <w:szCs w:val="24"/>
          <w:lang w:val="en-US"/>
        </w:rPr>
        <w:t xml:space="preserve">/* VIEW TÍNH VÀ HIỂN THỊ TỔNG TIỀN VÀ CHIẾC KHẤU CỦA TỪNG HÓA ĐƠN. </w:t>
      </w:r>
    </w:p>
    <w:p w14:paraId="05E2F304" w14:textId="77777777" w:rsidR="00B926B5" w:rsidRPr="003434E9" w:rsidRDefault="00B926B5" w:rsidP="00B926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3434E9">
        <w:rPr>
          <w:rFonts w:ascii="Consolas" w:hAnsi="Consolas" w:cs="Consolas"/>
          <w:color w:val="008000"/>
          <w:kern w:val="0"/>
          <w:sz w:val="24"/>
          <w:szCs w:val="24"/>
          <w:lang w:val="en-US"/>
        </w:rPr>
        <w:t xml:space="preserve">NẾU HÓA ĐƠN LÀ BC01 VÀ BC02 THÌ CĂN CỨ THEO ID KHÁCH HÀNG TÌM RA BONUSPOINT CỦA HỌ </w:t>
      </w:r>
    </w:p>
    <w:p w14:paraId="6E919101" w14:textId="77777777" w:rsidR="00B926B5" w:rsidRPr="003434E9" w:rsidRDefault="00B926B5" w:rsidP="00B926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3434E9">
        <w:rPr>
          <w:rFonts w:ascii="Consolas" w:hAnsi="Consolas" w:cs="Consolas"/>
          <w:color w:val="008000"/>
          <w:kern w:val="0"/>
          <w:sz w:val="24"/>
          <w:szCs w:val="24"/>
          <w:lang w:val="en-US"/>
        </w:rPr>
        <w:t>KHI BONUSPOINT BẰNG 200đ = chiết khấu 5% tổng bill</w:t>
      </w:r>
    </w:p>
    <w:p w14:paraId="6174C82D" w14:textId="77777777" w:rsidR="00B926B5" w:rsidRPr="003434E9" w:rsidRDefault="00B926B5" w:rsidP="00B926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3434E9">
        <w:rPr>
          <w:rFonts w:ascii="Consolas" w:hAnsi="Consolas" w:cs="Consolas"/>
          <w:color w:val="008000"/>
          <w:kern w:val="0"/>
          <w:sz w:val="24"/>
          <w:szCs w:val="24"/>
          <w:lang w:val="en-US"/>
        </w:rPr>
        <w:t>400đ = chiết khấu 10% tổng bill</w:t>
      </w:r>
    </w:p>
    <w:p w14:paraId="58304714" w14:textId="77777777" w:rsidR="00B926B5" w:rsidRPr="003434E9" w:rsidRDefault="00B926B5" w:rsidP="00B926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3434E9">
        <w:rPr>
          <w:rFonts w:ascii="Consolas" w:hAnsi="Consolas" w:cs="Consolas"/>
          <w:color w:val="008000"/>
          <w:kern w:val="0"/>
          <w:sz w:val="24"/>
          <w:szCs w:val="24"/>
          <w:lang w:val="en-US"/>
        </w:rPr>
        <w:t>500đ = chiết khấu 15% tổng bill</w:t>
      </w:r>
    </w:p>
    <w:p w14:paraId="4F23B736" w14:textId="77777777" w:rsidR="00B926B5" w:rsidRPr="003434E9" w:rsidRDefault="00B926B5" w:rsidP="00B926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3434E9">
        <w:rPr>
          <w:rFonts w:ascii="Consolas" w:hAnsi="Consolas" w:cs="Consolas"/>
          <w:color w:val="008000"/>
          <w:kern w:val="0"/>
          <w:sz w:val="24"/>
          <w:szCs w:val="24"/>
          <w:lang w:val="en-US"/>
        </w:rPr>
        <w:t>NẾU HÓA ĐƠN LÀ BC03 VÀ BC04 THÌ CĂN CỨ VÀO DISCOUNT TRONG BILLCATEGORY</w:t>
      </w:r>
    </w:p>
    <w:p w14:paraId="51155B24" w14:textId="578D9EEA" w:rsidR="00B926B5" w:rsidRPr="003434E9" w:rsidRDefault="00B926B5" w:rsidP="00B926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3434E9">
        <w:rPr>
          <w:rFonts w:ascii="Consolas" w:hAnsi="Consolas" w:cs="Consolas"/>
          <w:color w:val="008000"/>
          <w:kern w:val="0"/>
          <w:sz w:val="24"/>
          <w:szCs w:val="24"/>
          <w:lang w:val="en-US"/>
        </w:rPr>
        <w:t>CUỐI CÙNG LẤY DISCOUNT NHÂN VỚI TỔNG GIÁ TIỀN ĐỂ RA CHIẾC KHẤU*/</w:t>
      </w:r>
    </w:p>
    <w:p w14:paraId="4592ED3B" w14:textId="77777777" w:rsidR="003E2A34" w:rsidRPr="003434E9" w:rsidRDefault="003E2A34" w:rsidP="00B926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p>
    <w:p w14:paraId="3B566645" w14:textId="77777777" w:rsidR="00B926B5" w:rsidRPr="003434E9" w:rsidRDefault="00B926B5" w:rsidP="00B926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3434E9">
        <w:rPr>
          <w:rFonts w:ascii="Consolas" w:hAnsi="Consolas" w:cs="Consolas"/>
          <w:color w:val="0000FF"/>
          <w:kern w:val="0"/>
          <w:sz w:val="24"/>
          <w:szCs w:val="24"/>
          <w:lang w:val="en-US"/>
        </w:rPr>
        <w:t>CREATE</w:t>
      </w:r>
      <w:r w:rsidRPr="003434E9">
        <w:rPr>
          <w:rFonts w:ascii="Consolas" w:hAnsi="Consolas" w:cs="Consolas"/>
          <w:color w:val="000000"/>
          <w:kern w:val="0"/>
          <w:sz w:val="24"/>
          <w:szCs w:val="24"/>
          <w:lang w:val="en-US"/>
        </w:rPr>
        <w:t xml:space="preserve"> </w:t>
      </w:r>
      <w:r w:rsidRPr="003434E9">
        <w:rPr>
          <w:rFonts w:ascii="Consolas" w:hAnsi="Consolas" w:cs="Consolas"/>
          <w:color w:val="0000FF"/>
          <w:kern w:val="0"/>
          <w:sz w:val="24"/>
          <w:szCs w:val="24"/>
          <w:lang w:val="en-US"/>
        </w:rPr>
        <w:t>VIEW</w:t>
      </w:r>
      <w:r w:rsidRPr="003434E9">
        <w:rPr>
          <w:rFonts w:ascii="Consolas" w:hAnsi="Consolas" w:cs="Consolas"/>
          <w:color w:val="000000"/>
          <w:kern w:val="0"/>
          <w:sz w:val="24"/>
          <w:szCs w:val="24"/>
          <w:lang w:val="en-US"/>
        </w:rPr>
        <w:t xml:space="preserve"> BillTotalPriceView</w:t>
      </w:r>
    </w:p>
    <w:p w14:paraId="7C9E3802" w14:textId="77777777" w:rsidR="00B926B5" w:rsidRPr="003434E9" w:rsidRDefault="00B926B5" w:rsidP="00B926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3434E9">
        <w:rPr>
          <w:rFonts w:ascii="Consolas" w:hAnsi="Consolas" w:cs="Consolas"/>
          <w:color w:val="0000FF"/>
          <w:kern w:val="0"/>
          <w:sz w:val="24"/>
          <w:szCs w:val="24"/>
          <w:lang w:val="en-US"/>
        </w:rPr>
        <w:t>AS</w:t>
      </w:r>
    </w:p>
    <w:p w14:paraId="5CD7A7DA" w14:textId="77777777" w:rsidR="00B926B5" w:rsidRPr="003434E9" w:rsidRDefault="00B926B5" w:rsidP="00B926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3434E9">
        <w:rPr>
          <w:rFonts w:ascii="Consolas" w:hAnsi="Consolas" w:cs="Consolas"/>
          <w:color w:val="0000FF"/>
          <w:kern w:val="0"/>
          <w:sz w:val="24"/>
          <w:szCs w:val="24"/>
          <w:lang w:val="en-US"/>
        </w:rPr>
        <w:t>SELECT</w:t>
      </w:r>
      <w:r w:rsidRPr="003434E9">
        <w:rPr>
          <w:rFonts w:ascii="Consolas" w:hAnsi="Consolas" w:cs="Consolas"/>
          <w:color w:val="000000"/>
          <w:kern w:val="0"/>
          <w:sz w:val="24"/>
          <w:szCs w:val="24"/>
          <w:lang w:val="en-US"/>
        </w:rPr>
        <w:t xml:space="preserve">  Bill</w:t>
      </w:r>
      <w:r w:rsidRPr="003434E9">
        <w:rPr>
          <w:rFonts w:ascii="Consolas" w:hAnsi="Consolas" w:cs="Consolas"/>
          <w:color w:val="808080"/>
          <w:kern w:val="0"/>
          <w:sz w:val="24"/>
          <w:szCs w:val="24"/>
          <w:lang w:val="en-US"/>
        </w:rPr>
        <w:t>.</w:t>
      </w:r>
      <w:r w:rsidRPr="003434E9">
        <w:rPr>
          <w:rFonts w:ascii="Consolas" w:hAnsi="Consolas" w:cs="Consolas"/>
          <w:color w:val="000000"/>
          <w:kern w:val="0"/>
          <w:sz w:val="24"/>
          <w:szCs w:val="24"/>
          <w:lang w:val="en-US"/>
        </w:rPr>
        <w:t>ID</w:t>
      </w:r>
      <w:r w:rsidRPr="003434E9">
        <w:rPr>
          <w:rFonts w:ascii="Consolas" w:hAnsi="Consolas" w:cs="Consolas"/>
          <w:color w:val="808080"/>
          <w:kern w:val="0"/>
          <w:sz w:val="24"/>
          <w:szCs w:val="24"/>
          <w:lang w:val="en-US"/>
        </w:rPr>
        <w:t>,</w:t>
      </w:r>
      <w:r w:rsidRPr="003434E9">
        <w:rPr>
          <w:rFonts w:ascii="Consolas" w:hAnsi="Consolas" w:cs="Consolas"/>
          <w:color w:val="000000"/>
          <w:kern w:val="0"/>
          <w:sz w:val="24"/>
          <w:szCs w:val="24"/>
          <w:lang w:val="en-US"/>
        </w:rPr>
        <w:t xml:space="preserve"> </w:t>
      </w:r>
    </w:p>
    <w:p w14:paraId="584F2B3D" w14:textId="77777777" w:rsidR="00B926B5" w:rsidRPr="003434E9" w:rsidRDefault="00B926B5" w:rsidP="00B926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3434E9">
        <w:rPr>
          <w:rFonts w:ascii="Consolas" w:hAnsi="Consolas" w:cs="Consolas"/>
          <w:color w:val="000000"/>
          <w:kern w:val="0"/>
          <w:sz w:val="24"/>
          <w:szCs w:val="24"/>
          <w:lang w:val="en-US"/>
        </w:rPr>
        <w:tab/>
      </w:r>
      <w:r w:rsidRPr="003434E9">
        <w:rPr>
          <w:rFonts w:ascii="Consolas" w:hAnsi="Consolas" w:cs="Consolas"/>
          <w:color w:val="000000"/>
          <w:kern w:val="0"/>
          <w:sz w:val="24"/>
          <w:szCs w:val="24"/>
          <w:lang w:val="en-US"/>
        </w:rPr>
        <w:tab/>
        <w:t>Bill</w:t>
      </w:r>
      <w:r w:rsidRPr="003434E9">
        <w:rPr>
          <w:rFonts w:ascii="Consolas" w:hAnsi="Consolas" w:cs="Consolas"/>
          <w:color w:val="808080"/>
          <w:kern w:val="0"/>
          <w:sz w:val="24"/>
          <w:szCs w:val="24"/>
          <w:lang w:val="en-US"/>
        </w:rPr>
        <w:t>.</w:t>
      </w:r>
      <w:r w:rsidRPr="003434E9">
        <w:rPr>
          <w:rFonts w:ascii="Consolas" w:hAnsi="Consolas" w:cs="Consolas"/>
          <w:color w:val="000000"/>
          <w:kern w:val="0"/>
          <w:sz w:val="24"/>
          <w:szCs w:val="24"/>
          <w:lang w:val="en-US"/>
        </w:rPr>
        <w:t>categoryID</w:t>
      </w:r>
      <w:r w:rsidRPr="003434E9">
        <w:rPr>
          <w:rFonts w:ascii="Consolas" w:hAnsi="Consolas" w:cs="Consolas"/>
          <w:color w:val="808080"/>
          <w:kern w:val="0"/>
          <w:sz w:val="24"/>
          <w:szCs w:val="24"/>
          <w:lang w:val="en-US"/>
        </w:rPr>
        <w:t>,</w:t>
      </w:r>
    </w:p>
    <w:p w14:paraId="703AA337" w14:textId="77777777" w:rsidR="00B926B5" w:rsidRPr="003434E9" w:rsidRDefault="00B926B5" w:rsidP="00B926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3434E9">
        <w:rPr>
          <w:rFonts w:ascii="Consolas" w:hAnsi="Consolas" w:cs="Consolas"/>
          <w:color w:val="000000"/>
          <w:kern w:val="0"/>
          <w:sz w:val="24"/>
          <w:szCs w:val="24"/>
          <w:lang w:val="en-US"/>
        </w:rPr>
        <w:tab/>
      </w:r>
      <w:r w:rsidRPr="003434E9">
        <w:rPr>
          <w:rFonts w:ascii="Consolas" w:hAnsi="Consolas" w:cs="Consolas"/>
          <w:color w:val="000000"/>
          <w:kern w:val="0"/>
          <w:sz w:val="24"/>
          <w:szCs w:val="24"/>
          <w:lang w:val="en-US"/>
        </w:rPr>
        <w:tab/>
        <w:t>Bill</w:t>
      </w:r>
      <w:r w:rsidRPr="003434E9">
        <w:rPr>
          <w:rFonts w:ascii="Consolas" w:hAnsi="Consolas" w:cs="Consolas"/>
          <w:color w:val="808080"/>
          <w:kern w:val="0"/>
          <w:sz w:val="24"/>
          <w:szCs w:val="24"/>
          <w:lang w:val="en-US"/>
        </w:rPr>
        <w:t>.</w:t>
      </w:r>
      <w:r w:rsidRPr="003434E9">
        <w:rPr>
          <w:rFonts w:ascii="Consolas" w:hAnsi="Consolas" w:cs="Consolas"/>
          <w:color w:val="0000FF"/>
          <w:kern w:val="0"/>
          <w:sz w:val="24"/>
          <w:szCs w:val="24"/>
          <w:lang w:val="en-US"/>
        </w:rPr>
        <w:t>dateTime</w:t>
      </w:r>
      <w:r w:rsidRPr="003434E9">
        <w:rPr>
          <w:rFonts w:ascii="Consolas" w:hAnsi="Consolas" w:cs="Consolas"/>
          <w:color w:val="808080"/>
          <w:kern w:val="0"/>
          <w:sz w:val="24"/>
          <w:szCs w:val="24"/>
          <w:lang w:val="en-US"/>
        </w:rPr>
        <w:t>,</w:t>
      </w:r>
    </w:p>
    <w:p w14:paraId="14946FF1" w14:textId="77777777" w:rsidR="00B926B5" w:rsidRPr="003434E9" w:rsidRDefault="00B926B5" w:rsidP="00B926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3434E9">
        <w:rPr>
          <w:rFonts w:ascii="Consolas" w:hAnsi="Consolas" w:cs="Consolas"/>
          <w:color w:val="000000"/>
          <w:kern w:val="0"/>
          <w:sz w:val="24"/>
          <w:szCs w:val="24"/>
          <w:lang w:val="en-US"/>
        </w:rPr>
        <w:tab/>
      </w:r>
      <w:r w:rsidRPr="003434E9">
        <w:rPr>
          <w:rFonts w:ascii="Consolas" w:hAnsi="Consolas" w:cs="Consolas"/>
          <w:color w:val="000000"/>
          <w:kern w:val="0"/>
          <w:sz w:val="24"/>
          <w:szCs w:val="24"/>
          <w:lang w:val="en-US"/>
        </w:rPr>
        <w:tab/>
      </w:r>
      <w:r w:rsidRPr="003434E9">
        <w:rPr>
          <w:rFonts w:ascii="Consolas" w:hAnsi="Consolas" w:cs="Consolas"/>
          <w:color w:val="FF00FF"/>
          <w:kern w:val="0"/>
          <w:sz w:val="24"/>
          <w:szCs w:val="24"/>
          <w:lang w:val="en-US"/>
        </w:rPr>
        <w:t>SUM</w:t>
      </w:r>
      <w:r w:rsidRPr="003434E9">
        <w:rPr>
          <w:rFonts w:ascii="Consolas" w:hAnsi="Consolas" w:cs="Consolas"/>
          <w:color w:val="808080"/>
          <w:kern w:val="0"/>
          <w:sz w:val="24"/>
          <w:szCs w:val="24"/>
          <w:lang w:val="en-US"/>
        </w:rPr>
        <w:t>(</w:t>
      </w:r>
      <w:r w:rsidRPr="003434E9">
        <w:rPr>
          <w:rFonts w:ascii="Consolas" w:hAnsi="Consolas" w:cs="Consolas"/>
          <w:color w:val="000000"/>
          <w:kern w:val="0"/>
          <w:sz w:val="24"/>
          <w:szCs w:val="24"/>
          <w:lang w:val="en-US"/>
        </w:rPr>
        <w:t>totalPrice</w:t>
      </w:r>
      <w:r w:rsidRPr="003434E9">
        <w:rPr>
          <w:rFonts w:ascii="Consolas" w:hAnsi="Consolas" w:cs="Consolas"/>
          <w:color w:val="808080"/>
          <w:kern w:val="0"/>
          <w:sz w:val="24"/>
          <w:szCs w:val="24"/>
          <w:lang w:val="en-US"/>
        </w:rPr>
        <w:t>)</w:t>
      </w:r>
      <w:r w:rsidRPr="003434E9">
        <w:rPr>
          <w:rFonts w:ascii="Consolas" w:hAnsi="Consolas" w:cs="Consolas"/>
          <w:color w:val="000000"/>
          <w:kern w:val="0"/>
          <w:sz w:val="24"/>
          <w:szCs w:val="24"/>
          <w:lang w:val="en-US"/>
        </w:rPr>
        <w:t xml:space="preserve"> </w:t>
      </w:r>
      <w:r w:rsidRPr="003434E9">
        <w:rPr>
          <w:rFonts w:ascii="Consolas" w:hAnsi="Consolas" w:cs="Consolas"/>
          <w:color w:val="0000FF"/>
          <w:kern w:val="0"/>
          <w:sz w:val="24"/>
          <w:szCs w:val="24"/>
          <w:lang w:val="en-US"/>
        </w:rPr>
        <w:t>AS</w:t>
      </w:r>
      <w:r w:rsidRPr="003434E9">
        <w:rPr>
          <w:rFonts w:ascii="Consolas" w:hAnsi="Consolas" w:cs="Consolas"/>
          <w:color w:val="000000"/>
          <w:kern w:val="0"/>
          <w:sz w:val="24"/>
          <w:szCs w:val="24"/>
          <w:lang w:val="en-US"/>
        </w:rPr>
        <w:t xml:space="preserve"> totalPrice</w:t>
      </w:r>
      <w:r w:rsidRPr="003434E9">
        <w:rPr>
          <w:rFonts w:ascii="Consolas" w:hAnsi="Consolas" w:cs="Consolas"/>
          <w:color w:val="808080"/>
          <w:kern w:val="0"/>
          <w:sz w:val="24"/>
          <w:szCs w:val="24"/>
          <w:lang w:val="en-US"/>
        </w:rPr>
        <w:t>,</w:t>
      </w:r>
      <w:r w:rsidRPr="003434E9">
        <w:rPr>
          <w:rFonts w:ascii="Consolas" w:hAnsi="Consolas" w:cs="Consolas"/>
          <w:color w:val="000000"/>
          <w:kern w:val="0"/>
          <w:sz w:val="24"/>
          <w:szCs w:val="24"/>
          <w:lang w:val="en-US"/>
        </w:rPr>
        <w:t xml:space="preserve"> </w:t>
      </w:r>
    </w:p>
    <w:p w14:paraId="1D9726E0" w14:textId="77777777" w:rsidR="00B926B5" w:rsidRPr="003434E9" w:rsidRDefault="00B926B5" w:rsidP="00B926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3434E9">
        <w:rPr>
          <w:rFonts w:ascii="Consolas" w:hAnsi="Consolas" w:cs="Consolas"/>
          <w:color w:val="000000"/>
          <w:kern w:val="0"/>
          <w:sz w:val="24"/>
          <w:szCs w:val="24"/>
          <w:lang w:val="en-US"/>
        </w:rPr>
        <w:tab/>
      </w:r>
      <w:r w:rsidRPr="003434E9">
        <w:rPr>
          <w:rFonts w:ascii="Consolas" w:hAnsi="Consolas" w:cs="Consolas"/>
          <w:color w:val="000000"/>
          <w:kern w:val="0"/>
          <w:sz w:val="24"/>
          <w:szCs w:val="24"/>
          <w:lang w:val="en-US"/>
        </w:rPr>
        <w:tab/>
      </w:r>
      <w:r w:rsidRPr="003434E9">
        <w:rPr>
          <w:rFonts w:ascii="Consolas" w:hAnsi="Consolas" w:cs="Consolas"/>
          <w:color w:val="0000FF"/>
          <w:kern w:val="0"/>
          <w:sz w:val="24"/>
          <w:szCs w:val="24"/>
          <w:lang w:val="en-US"/>
        </w:rPr>
        <w:t>CASE</w:t>
      </w:r>
      <w:r w:rsidRPr="003434E9">
        <w:rPr>
          <w:rFonts w:ascii="Consolas" w:hAnsi="Consolas" w:cs="Consolas"/>
          <w:color w:val="000000"/>
          <w:kern w:val="0"/>
          <w:sz w:val="24"/>
          <w:szCs w:val="24"/>
          <w:lang w:val="en-US"/>
        </w:rPr>
        <w:t xml:space="preserve"> </w:t>
      </w:r>
    </w:p>
    <w:p w14:paraId="4ABB2D4D" w14:textId="77777777" w:rsidR="00B926B5" w:rsidRPr="003434E9" w:rsidRDefault="00B926B5" w:rsidP="00B926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3434E9">
        <w:rPr>
          <w:rFonts w:ascii="Consolas" w:hAnsi="Consolas" w:cs="Consolas"/>
          <w:color w:val="000000"/>
          <w:kern w:val="0"/>
          <w:sz w:val="24"/>
          <w:szCs w:val="24"/>
          <w:lang w:val="en-US"/>
        </w:rPr>
        <w:tab/>
      </w:r>
      <w:r w:rsidRPr="003434E9">
        <w:rPr>
          <w:rFonts w:ascii="Consolas" w:hAnsi="Consolas" w:cs="Consolas"/>
          <w:color w:val="000000"/>
          <w:kern w:val="0"/>
          <w:sz w:val="24"/>
          <w:szCs w:val="24"/>
          <w:lang w:val="en-US"/>
        </w:rPr>
        <w:tab/>
      </w:r>
      <w:r w:rsidRPr="003434E9">
        <w:rPr>
          <w:rFonts w:ascii="Consolas" w:hAnsi="Consolas" w:cs="Consolas"/>
          <w:color w:val="000000"/>
          <w:kern w:val="0"/>
          <w:sz w:val="24"/>
          <w:szCs w:val="24"/>
          <w:lang w:val="en-US"/>
        </w:rPr>
        <w:tab/>
      </w:r>
      <w:r w:rsidRPr="003434E9">
        <w:rPr>
          <w:rFonts w:ascii="Consolas" w:hAnsi="Consolas" w:cs="Consolas"/>
          <w:color w:val="0000FF"/>
          <w:kern w:val="0"/>
          <w:sz w:val="24"/>
          <w:szCs w:val="24"/>
          <w:lang w:val="en-US"/>
        </w:rPr>
        <w:t>WHEN</w:t>
      </w:r>
      <w:r w:rsidRPr="003434E9">
        <w:rPr>
          <w:rFonts w:ascii="Consolas" w:hAnsi="Consolas" w:cs="Consolas"/>
          <w:color w:val="000000"/>
          <w:kern w:val="0"/>
          <w:sz w:val="24"/>
          <w:szCs w:val="24"/>
          <w:lang w:val="en-US"/>
        </w:rPr>
        <w:t xml:space="preserve"> Bill</w:t>
      </w:r>
      <w:r w:rsidRPr="003434E9">
        <w:rPr>
          <w:rFonts w:ascii="Consolas" w:hAnsi="Consolas" w:cs="Consolas"/>
          <w:color w:val="808080"/>
          <w:kern w:val="0"/>
          <w:sz w:val="24"/>
          <w:szCs w:val="24"/>
          <w:lang w:val="en-US"/>
        </w:rPr>
        <w:t>.</w:t>
      </w:r>
      <w:r w:rsidRPr="003434E9">
        <w:rPr>
          <w:rFonts w:ascii="Consolas" w:hAnsi="Consolas" w:cs="Consolas"/>
          <w:color w:val="000000"/>
          <w:kern w:val="0"/>
          <w:sz w:val="24"/>
          <w:szCs w:val="24"/>
          <w:lang w:val="en-US"/>
        </w:rPr>
        <w:t xml:space="preserve">categoryID </w:t>
      </w:r>
      <w:r w:rsidRPr="003434E9">
        <w:rPr>
          <w:rFonts w:ascii="Consolas" w:hAnsi="Consolas" w:cs="Consolas"/>
          <w:color w:val="808080"/>
          <w:kern w:val="0"/>
          <w:sz w:val="24"/>
          <w:szCs w:val="24"/>
          <w:lang w:val="en-US"/>
        </w:rPr>
        <w:t>=</w:t>
      </w:r>
      <w:r w:rsidRPr="003434E9">
        <w:rPr>
          <w:rFonts w:ascii="Consolas" w:hAnsi="Consolas" w:cs="Consolas"/>
          <w:color w:val="000000"/>
          <w:kern w:val="0"/>
          <w:sz w:val="24"/>
          <w:szCs w:val="24"/>
          <w:lang w:val="en-US"/>
        </w:rPr>
        <w:t xml:space="preserve"> </w:t>
      </w:r>
      <w:r w:rsidRPr="003434E9">
        <w:rPr>
          <w:rFonts w:ascii="Consolas" w:hAnsi="Consolas" w:cs="Consolas"/>
          <w:color w:val="FF0000"/>
          <w:kern w:val="0"/>
          <w:sz w:val="24"/>
          <w:szCs w:val="24"/>
          <w:lang w:val="en-US"/>
        </w:rPr>
        <w:t>'BC01'</w:t>
      </w:r>
      <w:r w:rsidRPr="003434E9">
        <w:rPr>
          <w:rFonts w:ascii="Consolas" w:hAnsi="Consolas" w:cs="Consolas"/>
          <w:color w:val="000000"/>
          <w:kern w:val="0"/>
          <w:sz w:val="24"/>
          <w:szCs w:val="24"/>
          <w:lang w:val="en-US"/>
        </w:rPr>
        <w:t xml:space="preserve"> </w:t>
      </w:r>
      <w:r w:rsidRPr="003434E9">
        <w:rPr>
          <w:rFonts w:ascii="Consolas" w:hAnsi="Consolas" w:cs="Consolas"/>
          <w:color w:val="808080"/>
          <w:kern w:val="0"/>
          <w:sz w:val="24"/>
          <w:szCs w:val="24"/>
          <w:lang w:val="en-US"/>
        </w:rPr>
        <w:t>OR</w:t>
      </w:r>
      <w:r w:rsidRPr="003434E9">
        <w:rPr>
          <w:rFonts w:ascii="Consolas" w:hAnsi="Consolas" w:cs="Consolas"/>
          <w:color w:val="000000"/>
          <w:kern w:val="0"/>
          <w:sz w:val="24"/>
          <w:szCs w:val="24"/>
          <w:lang w:val="en-US"/>
        </w:rPr>
        <w:t xml:space="preserve"> Bill</w:t>
      </w:r>
      <w:r w:rsidRPr="003434E9">
        <w:rPr>
          <w:rFonts w:ascii="Consolas" w:hAnsi="Consolas" w:cs="Consolas"/>
          <w:color w:val="808080"/>
          <w:kern w:val="0"/>
          <w:sz w:val="24"/>
          <w:szCs w:val="24"/>
          <w:lang w:val="en-US"/>
        </w:rPr>
        <w:t>.</w:t>
      </w:r>
      <w:r w:rsidRPr="003434E9">
        <w:rPr>
          <w:rFonts w:ascii="Consolas" w:hAnsi="Consolas" w:cs="Consolas"/>
          <w:color w:val="000000"/>
          <w:kern w:val="0"/>
          <w:sz w:val="24"/>
          <w:szCs w:val="24"/>
          <w:lang w:val="en-US"/>
        </w:rPr>
        <w:t xml:space="preserve">categoryID </w:t>
      </w:r>
      <w:r w:rsidRPr="003434E9">
        <w:rPr>
          <w:rFonts w:ascii="Consolas" w:hAnsi="Consolas" w:cs="Consolas"/>
          <w:color w:val="808080"/>
          <w:kern w:val="0"/>
          <w:sz w:val="24"/>
          <w:szCs w:val="24"/>
          <w:lang w:val="en-US"/>
        </w:rPr>
        <w:t>=</w:t>
      </w:r>
      <w:r w:rsidRPr="003434E9">
        <w:rPr>
          <w:rFonts w:ascii="Consolas" w:hAnsi="Consolas" w:cs="Consolas"/>
          <w:color w:val="000000"/>
          <w:kern w:val="0"/>
          <w:sz w:val="24"/>
          <w:szCs w:val="24"/>
          <w:lang w:val="en-US"/>
        </w:rPr>
        <w:t xml:space="preserve"> </w:t>
      </w:r>
      <w:r w:rsidRPr="003434E9">
        <w:rPr>
          <w:rFonts w:ascii="Consolas" w:hAnsi="Consolas" w:cs="Consolas"/>
          <w:color w:val="FF0000"/>
          <w:kern w:val="0"/>
          <w:sz w:val="24"/>
          <w:szCs w:val="24"/>
          <w:lang w:val="en-US"/>
        </w:rPr>
        <w:t>'BC02'</w:t>
      </w:r>
      <w:r w:rsidRPr="003434E9">
        <w:rPr>
          <w:rFonts w:ascii="Consolas" w:hAnsi="Consolas" w:cs="Consolas"/>
          <w:color w:val="000000"/>
          <w:kern w:val="0"/>
          <w:sz w:val="24"/>
          <w:szCs w:val="24"/>
          <w:lang w:val="en-US"/>
        </w:rPr>
        <w:t xml:space="preserve"> </w:t>
      </w:r>
      <w:r w:rsidRPr="003434E9">
        <w:rPr>
          <w:rFonts w:ascii="Consolas" w:hAnsi="Consolas" w:cs="Consolas"/>
          <w:color w:val="0000FF"/>
          <w:kern w:val="0"/>
          <w:sz w:val="24"/>
          <w:szCs w:val="24"/>
          <w:lang w:val="en-US"/>
        </w:rPr>
        <w:t>THEN</w:t>
      </w:r>
      <w:r w:rsidRPr="003434E9">
        <w:rPr>
          <w:rFonts w:ascii="Consolas" w:hAnsi="Consolas" w:cs="Consolas"/>
          <w:color w:val="000000"/>
          <w:kern w:val="0"/>
          <w:sz w:val="24"/>
          <w:szCs w:val="24"/>
          <w:lang w:val="en-US"/>
        </w:rPr>
        <w:t xml:space="preserve"> </w:t>
      </w:r>
    </w:p>
    <w:p w14:paraId="09C5B938" w14:textId="77777777" w:rsidR="00B926B5" w:rsidRPr="003434E9" w:rsidRDefault="00B926B5" w:rsidP="00B926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3434E9">
        <w:rPr>
          <w:rFonts w:ascii="Consolas" w:hAnsi="Consolas" w:cs="Consolas"/>
          <w:color w:val="000000"/>
          <w:kern w:val="0"/>
          <w:sz w:val="24"/>
          <w:szCs w:val="24"/>
          <w:lang w:val="en-US"/>
        </w:rPr>
        <w:tab/>
      </w:r>
      <w:r w:rsidRPr="003434E9">
        <w:rPr>
          <w:rFonts w:ascii="Consolas" w:hAnsi="Consolas" w:cs="Consolas"/>
          <w:color w:val="000000"/>
          <w:kern w:val="0"/>
          <w:sz w:val="24"/>
          <w:szCs w:val="24"/>
          <w:lang w:val="en-US"/>
        </w:rPr>
        <w:tab/>
      </w:r>
      <w:r w:rsidRPr="003434E9">
        <w:rPr>
          <w:rFonts w:ascii="Consolas" w:hAnsi="Consolas" w:cs="Consolas"/>
          <w:color w:val="000000"/>
          <w:kern w:val="0"/>
          <w:sz w:val="24"/>
          <w:szCs w:val="24"/>
          <w:lang w:val="en-US"/>
        </w:rPr>
        <w:tab/>
      </w:r>
      <w:r w:rsidRPr="003434E9">
        <w:rPr>
          <w:rFonts w:ascii="Consolas" w:hAnsi="Consolas" w:cs="Consolas"/>
          <w:color w:val="000000"/>
          <w:kern w:val="0"/>
          <w:sz w:val="24"/>
          <w:szCs w:val="24"/>
          <w:lang w:val="en-US"/>
        </w:rPr>
        <w:tab/>
      </w:r>
      <w:r w:rsidRPr="003434E9">
        <w:rPr>
          <w:rFonts w:ascii="Consolas" w:hAnsi="Consolas" w:cs="Consolas"/>
          <w:color w:val="0000FF"/>
          <w:kern w:val="0"/>
          <w:sz w:val="24"/>
          <w:szCs w:val="24"/>
          <w:lang w:val="en-US"/>
        </w:rPr>
        <w:t>CASE</w:t>
      </w:r>
      <w:r w:rsidRPr="003434E9">
        <w:rPr>
          <w:rFonts w:ascii="Consolas" w:hAnsi="Consolas" w:cs="Consolas"/>
          <w:color w:val="000000"/>
          <w:kern w:val="0"/>
          <w:sz w:val="24"/>
          <w:szCs w:val="24"/>
          <w:lang w:val="en-US"/>
        </w:rPr>
        <w:t xml:space="preserve"> </w:t>
      </w:r>
    </w:p>
    <w:p w14:paraId="015F4F72" w14:textId="77777777" w:rsidR="00B926B5" w:rsidRPr="003434E9" w:rsidRDefault="00B926B5" w:rsidP="00B926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3434E9">
        <w:rPr>
          <w:rFonts w:ascii="Consolas" w:hAnsi="Consolas" w:cs="Consolas"/>
          <w:color w:val="000000"/>
          <w:kern w:val="0"/>
          <w:sz w:val="24"/>
          <w:szCs w:val="24"/>
          <w:lang w:val="en-US"/>
        </w:rPr>
        <w:tab/>
      </w:r>
      <w:r w:rsidRPr="003434E9">
        <w:rPr>
          <w:rFonts w:ascii="Consolas" w:hAnsi="Consolas" w:cs="Consolas"/>
          <w:color w:val="000000"/>
          <w:kern w:val="0"/>
          <w:sz w:val="24"/>
          <w:szCs w:val="24"/>
          <w:lang w:val="en-US"/>
        </w:rPr>
        <w:tab/>
      </w:r>
      <w:r w:rsidRPr="003434E9">
        <w:rPr>
          <w:rFonts w:ascii="Consolas" w:hAnsi="Consolas" w:cs="Consolas"/>
          <w:color w:val="000000"/>
          <w:kern w:val="0"/>
          <w:sz w:val="24"/>
          <w:szCs w:val="24"/>
          <w:lang w:val="en-US"/>
        </w:rPr>
        <w:tab/>
      </w:r>
      <w:r w:rsidRPr="003434E9">
        <w:rPr>
          <w:rFonts w:ascii="Consolas" w:hAnsi="Consolas" w:cs="Consolas"/>
          <w:color w:val="000000"/>
          <w:kern w:val="0"/>
          <w:sz w:val="24"/>
          <w:szCs w:val="24"/>
          <w:lang w:val="en-US"/>
        </w:rPr>
        <w:tab/>
      </w:r>
      <w:r w:rsidRPr="003434E9">
        <w:rPr>
          <w:rFonts w:ascii="Consolas" w:hAnsi="Consolas" w:cs="Consolas"/>
          <w:color w:val="000000"/>
          <w:kern w:val="0"/>
          <w:sz w:val="24"/>
          <w:szCs w:val="24"/>
          <w:lang w:val="en-US"/>
        </w:rPr>
        <w:tab/>
      </w:r>
      <w:r w:rsidRPr="003434E9">
        <w:rPr>
          <w:rFonts w:ascii="Consolas" w:hAnsi="Consolas" w:cs="Consolas"/>
          <w:color w:val="0000FF"/>
          <w:kern w:val="0"/>
          <w:sz w:val="24"/>
          <w:szCs w:val="24"/>
          <w:lang w:val="en-US"/>
        </w:rPr>
        <w:t>WHEN</w:t>
      </w:r>
      <w:r w:rsidRPr="003434E9">
        <w:rPr>
          <w:rFonts w:ascii="Consolas" w:hAnsi="Consolas" w:cs="Consolas"/>
          <w:color w:val="000000"/>
          <w:kern w:val="0"/>
          <w:sz w:val="24"/>
          <w:szCs w:val="24"/>
          <w:lang w:val="en-US"/>
        </w:rPr>
        <w:t xml:space="preserve"> Customer</w:t>
      </w:r>
      <w:r w:rsidRPr="003434E9">
        <w:rPr>
          <w:rFonts w:ascii="Consolas" w:hAnsi="Consolas" w:cs="Consolas"/>
          <w:color w:val="808080"/>
          <w:kern w:val="0"/>
          <w:sz w:val="24"/>
          <w:szCs w:val="24"/>
          <w:lang w:val="en-US"/>
        </w:rPr>
        <w:t>.</w:t>
      </w:r>
      <w:r w:rsidRPr="003434E9">
        <w:rPr>
          <w:rFonts w:ascii="Consolas" w:hAnsi="Consolas" w:cs="Consolas"/>
          <w:color w:val="000000"/>
          <w:kern w:val="0"/>
          <w:sz w:val="24"/>
          <w:szCs w:val="24"/>
          <w:lang w:val="en-US"/>
        </w:rPr>
        <w:t xml:space="preserve">bonusPoint </w:t>
      </w:r>
      <w:r w:rsidRPr="003434E9">
        <w:rPr>
          <w:rFonts w:ascii="Consolas" w:hAnsi="Consolas" w:cs="Consolas"/>
          <w:color w:val="808080"/>
          <w:kern w:val="0"/>
          <w:sz w:val="24"/>
          <w:szCs w:val="24"/>
          <w:lang w:val="en-US"/>
        </w:rPr>
        <w:t>&lt;</w:t>
      </w:r>
      <w:r w:rsidRPr="003434E9">
        <w:rPr>
          <w:rFonts w:ascii="Consolas" w:hAnsi="Consolas" w:cs="Consolas"/>
          <w:color w:val="000000"/>
          <w:kern w:val="0"/>
          <w:sz w:val="24"/>
          <w:szCs w:val="24"/>
          <w:lang w:val="en-US"/>
        </w:rPr>
        <w:t xml:space="preserve"> 200 </w:t>
      </w:r>
      <w:r w:rsidRPr="003434E9">
        <w:rPr>
          <w:rFonts w:ascii="Consolas" w:hAnsi="Consolas" w:cs="Consolas"/>
          <w:color w:val="0000FF"/>
          <w:kern w:val="0"/>
          <w:sz w:val="24"/>
          <w:szCs w:val="24"/>
          <w:lang w:val="en-US"/>
        </w:rPr>
        <w:t>THEN</w:t>
      </w:r>
      <w:r w:rsidRPr="003434E9">
        <w:rPr>
          <w:rFonts w:ascii="Consolas" w:hAnsi="Consolas" w:cs="Consolas"/>
          <w:color w:val="000000"/>
          <w:kern w:val="0"/>
          <w:sz w:val="24"/>
          <w:szCs w:val="24"/>
          <w:lang w:val="en-US"/>
        </w:rPr>
        <w:t xml:space="preserve"> 0</w:t>
      </w:r>
    </w:p>
    <w:p w14:paraId="4077816F" w14:textId="77777777" w:rsidR="00B926B5" w:rsidRPr="003434E9" w:rsidRDefault="00B926B5" w:rsidP="00B926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3434E9">
        <w:rPr>
          <w:rFonts w:ascii="Consolas" w:hAnsi="Consolas" w:cs="Consolas"/>
          <w:color w:val="000000"/>
          <w:kern w:val="0"/>
          <w:sz w:val="24"/>
          <w:szCs w:val="24"/>
          <w:lang w:val="en-US"/>
        </w:rPr>
        <w:tab/>
      </w:r>
      <w:r w:rsidRPr="003434E9">
        <w:rPr>
          <w:rFonts w:ascii="Consolas" w:hAnsi="Consolas" w:cs="Consolas"/>
          <w:color w:val="000000"/>
          <w:kern w:val="0"/>
          <w:sz w:val="24"/>
          <w:szCs w:val="24"/>
          <w:lang w:val="en-US"/>
        </w:rPr>
        <w:tab/>
      </w:r>
      <w:r w:rsidRPr="003434E9">
        <w:rPr>
          <w:rFonts w:ascii="Consolas" w:hAnsi="Consolas" w:cs="Consolas"/>
          <w:color w:val="000000"/>
          <w:kern w:val="0"/>
          <w:sz w:val="24"/>
          <w:szCs w:val="24"/>
          <w:lang w:val="en-US"/>
        </w:rPr>
        <w:tab/>
      </w:r>
      <w:r w:rsidRPr="003434E9">
        <w:rPr>
          <w:rFonts w:ascii="Consolas" w:hAnsi="Consolas" w:cs="Consolas"/>
          <w:color w:val="000000"/>
          <w:kern w:val="0"/>
          <w:sz w:val="24"/>
          <w:szCs w:val="24"/>
          <w:lang w:val="en-US"/>
        </w:rPr>
        <w:tab/>
      </w:r>
      <w:r w:rsidRPr="003434E9">
        <w:rPr>
          <w:rFonts w:ascii="Consolas" w:hAnsi="Consolas" w:cs="Consolas"/>
          <w:color w:val="000000"/>
          <w:kern w:val="0"/>
          <w:sz w:val="24"/>
          <w:szCs w:val="24"/>
          <w:lang w:val="en-US"/>
        </w:rPr>
        <w:tab/>
      </w:r>
      <w:r w:rsidRPr="003434E9">
        <w:rPr>
          <w:rFonts w:ascii="Consolas" w:hAnsi="Consolas" w:cs="Consolas"/>
          <w:color w:val="0000FF"/>
          <w:kern w:val="0"/>
          <w:sz w:val="24"/>
          <w:szCs w:val="24"/>
          <w:lang w:val="en-US"/>
        </w:rPr>
        <w:t>WHEN</w:t>
      </w:r>
      <w:r w:rsidRPr="003434E9">
        <w:rPr>
          <w:rFonts w:ascii="Consolas" w:hAnsi="Consolas" w:cs="Consolas"/>
          <w:color w:val="000000"/>
          <w:kern w:val="0"/>
          <w:sz w:val="24"/>
          <w:szCs w:val="24"/>
          <w:lang w:val="en-US"/>
        </w:rPr>
        <w:t xml:space="preserve"> Customer</w:t>
      </w:r>
      <w:r w:rsidRPr="003434E9">
        <w:rPr>
          <w:rFonts w:ascii="Consolas" w:hAnsi="Consolas" w:cs="Consolas"/>
          <w:color w:val="808080"/>
          <w:kern w:val="0"/>
          <w:sz w:val="24"/>
          <w:szCs w:val="24"/>
          <w:lang w:val="en-US"/>
        </w:rPr>
        <w:t>.</w:t>
      </w:r>
      <w:r w:rsidRPr="003434E9">
        <w:rPr>
          <w:rFonts w:ascii="Consolas" w:hAnsi="Consolas" w:cs="Consolas"/>
          <w:color w:val="000000"/>
          <w:kern w:val="0"/>
          <w:sz w:val="24"/>
          <w:szCs w:val="24"/>
          <w:lang w:val="en-US"/>
        </w:rPr>
        <w:t xml:space="preserve">bonusPoint </w:t>
      </w:r>
      <w:r w:rsidRPr="003434E9">
        <w:rPr>
          <w:rFonts w:ascii="Consolas" w:hAnsi="Consolas" w:cs="Consolas"/>
          <w:color w:val="808080"/>
          <w:kern w:val="0"/>
          <w:sz w:val="24"/>
          <w:szCs w:val="24"/>
          <w:lang w:val="en-US"/>
        </w:rPr>
        <w:t>&gt;=</w:t>
      </w:r>
      <w:r w:rsidRPr="003434E9">
        <w:rPr>
          <w:rFonts w:ascii="Consolas" w:hAnsi="Consolas" w:cs="Consolas"/>
          <w:color w:val="000000"/>
          <w:kern w:val="0"/>
          <w:sz w:val="24"/>
          <w:szCs w:val="24"/>
          <w:lang w:val="en-US"/>
        </w:rPr>
        <w:t xml:space="preserve"> 200 </w:t>
      </w:r>
      <w:r w:rsidRPr="003434E9">
        <w:rPr>
          <w:rFonts w:ascii="Consolas" w:hAnsi="Consolas" w:cs="Consolas"/>
          <w:color w:val="808080"/>
          <w:kern w:val="0"/>
          <w:sz w:val="24"/>
          <w:szCs w:val="24"/>
          <w:lang w:val="en-US"/>
        </w:rPr>
        <w:t>AND</w:t>
      </w:r>
      <w:r w:rsidRPr="003434E9">
        <w:rPr>
          <w:rFonts w:ascii="Consolas" w:hAnsi="Consolas" w:cs="Consolas"/>
          <w:color w:val="000000"/>
          <w:kern w:val="0"/>
          <w:sz w:val="24"/>
          <w:szCs w:val="24"/>
          <w:lang w:val="en-US"/>
        </w:rPr>
        <w:t xml:space="preserve"> Customer</w:t>
      </w:r>
      <w:r w:rsidRPr="003434E9">
        <w:rPr>
          <w:rFonts w:ascii="Consolas" w:hAnsi="Consolas" w:cs="Consolas"/>
          <w:color w:val="808080"/>
          <w:kern w:val="0"/>
          <w:sz w:val="24"/>
          <w:szCs w:val="24"/>
          <w:lang w:val="en-US"/>
        </w:rPr>
        <w:t>.</w:t>
      </w:r>
      <w:r w:rsidRPr="003434E9">
        <w:rPr>
          <w:rFonts w:ascii="Consolas" w:hAnsi="Consolas" w:cs="Consolas"/>
          <w:color w:val="000000"/>
          <w:kern w:val="0"/>
          <w:sz w:val="24"/>
          <w:szCs w:val="24"/>
          <w:lang w:val="en-US"/>
        </w:rPr>
        <w:t xml:space="preserve">bonusPoint </w:t>
      </w:r>
      <w:r w:rsidRPr="003434E9">
        <w:rPr>
          <w:rFonts w:ascii="Consolas" w:hAnsi="Consolas" w:cs="Consolas"/>
          <w:color w:val="808080"/>
          <w:kern w:val="0"/>
          <w:sz w:val="24"/>
          <w:szCs w:val="24"/>
          <w:lang w:val="en-US"/>
        </w:rPr>
        <w:t>&lt;</w:t>
      </w:r>
      <w:r w:rsidRPr="003434E9">
        <w:rPr>
          <w:rFonts w:ascii="Consolas" w:hAnsi="Consolas" w:cs="Consolas"/>
          <w:color w:val="000000"/>
          <w:kern w:val="0"/>
          <w:sz w:val="24"/>
          <w:szCs w:val="24"/>
          <w:lang w:val="en-US"/>
        </w:rPr>
        <w:t xml:space="preserve"> 400 </w:t>
      </w:r>
      <w:r w:rsidRPr="003434E9">
        <w:rPr>
          <w:rFonts w:ascii="Consolas" w:hAnsi="Consolas" w:cs="Consolas"/>
          <w:color w:val="0000FF"/>
          <w:kern w:val="0"/>
          <w:sz w:val="24"/>
          <w:szCs w:val="24"/>
          <w:lang w:val="en-US"/>
        </w:rPr>
        <w:t>THEN</w:t>
      </w:r>
      <w:r w:rsidRPr="003434E9">
        <w:rPr>
          <w:rFonts w:ascii="Consolas" w:hAnsi="Consolas" w:cs="Consolas"/>
          <w:color w:val="000000"/>
          <w:kern w:val="0"/>
          <w:sz w:val="24"/>
          <w:szCs w:val="24"/>
          <w:lang w:val="en-US"/>
        </w:rPr>
        <w:t xml:space="preserve"> </w:t>
      </w:r>
      <w:r w:rsidRPr="003434E9">
        <w:rPr>
          <w:rFonts w:ascii="Consolas" w:hAnsi="Consolas" w:cs="Consolas"/>
          <w:color w:val="FF00FF"/>
          <w:kern w:val="0"/>
          <w:sz w:val="24"/>
          <w:szCs w:val="24"/>
          <w:lang w:val="en-US"/>
        </w:rPr>
        <w:t>SUM</w:t>
      </w:r>
      <w:r w:rsidRPr="003434E9">
        <w:rPr>
          <w:rFonts w:ascii="Consolas" w:hAnsi="Consolas" w:cs="Consolas"/>
          <w:color w:val="808080"/>
          <w:kern w:val="0"/>
          <w:sz w:val="24"/>
          <w:szCs w:val="24"/>
          <w:lang w:val="en-US"/>
        </w:rPr>
        <w:t>(</w:t>
      </w:r>
      <w:r w:rsidRPr="003434E9">
        <w:rPr>
          <w:rFonts w:ascii="Consolas" w:hAnsi="Consolas" w:cs="Consolas"/>
          <w:color w:val="000000"/>
          <w:kern w:val="0"/>
          <w:sz w:val="24"/>
          <w:szCs w:val="24"/>
          <w:lang w:val="en-US"/>
        </w:rPr>
        <w:t>totalPrice</w:t>
      </w:r>
      <w:r w:rsidRPr="003434E9">
        <w:rPr>
          <w:rFonts w:ascii="Consolas" w:hAnsi="Consolas" w:cs="Consolas"/>
          <w:color w:val="808080"/>
          <w:kern w:val="0"/>
          <w:sz w:val="24"/>
          <w:szCs w:val="24"/>
          <w:lang w:val="en-US"/>
        </w:rPr>
        <w:t>)</w:t>
      </w:r>
      <w:r w:rsidRPr="003434E9">
        <w:rPr>
          <w:rFonts w:ascii="Consolas" w:hAnsi="Consolas" w:cs="Consolas"/>
          <w:color w:val="000000"/>
          <w:kern w:val="0"/>
          <w:sz w:val="24"/>
          <w:szCs w:val="24"/>
          <w:lang w:val="en-US"/>
        </w:rPr>
        <w:t xml:space="preserve"> </w:t>
      </w:r>
      <w:r w:rsidRPr="003434E9">
        <w:rPr>
          <w:rFonts w:ascii="Consolas" w:hAnsi="Consolas" w:cs="Consolas"/>
          <w:color w:val="808080"/>
          <w:kern w:val="0"/>
          <w:sz w:val="24"/>
          <w:szCs w:val="24"/>
          <w:lang w:val="en-US"/>
        </w:rPr>
        <w:t>*</w:t>
      </w:r>
      <w:r w:rsidRPr="003434E9">
        <w:rPr>
          <w:rFonts w:ascii="Consolas" w:hAnsi="Consolas" w:cs="Consolas"/>
          <w:color w:val="000000"/>
          <w:kern w:val="0"/>
          <w:sz w:val="24"/>
          <w:szCs w:val="24"/>
          <w:lang w:val="en-US"/>
        </w:rPr>
        <w:t xml:space="preserve"> 0.05</w:t>
      </w:r>
    </w:p>
    <w:p w14:paraId="43AD61EE" w14:textId="77777777" w:rsidR="00B926B5" w:rsidRPr="003434E9" w:rsidRDefault="00B926B5" w:rsidP="00B926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3434E9">
        <w:rPr>
          <w:rFonts w:ascii="Consolas" w:hAnsi="Consolas" w:cs="Consolas"/>
          <w:color w:val="000000"/>
          <w:kern w:val="0"/>
          <w:sz w:val="24"/>
          <w:szCs w:val="24"/>
          <w:lang w:val="en-US"/>
        </w:rPr>
        <w:tab/>
      </w:r>
      <w:r w:rsidRPr="003434E9">
        <w:rPr>
          <w:rFonts w:ascii="Consolas" w:hAnsi="Consolas" w:cs="Consolas"/>
          <w:color w:val="000000"/>
          <w:kern w:val="0"/>
          <w:sz w:val="24"/>
          <w:szCs w:val="24"/>
          <w:lang w:val="en-US"/>
        </w:rPr>
        <w:tab/>
      </w:r>
      <w:r w:rsidRPr="003434E9">
        <w:rPr>
          <w:rFonts w:ascii="Consolas" w:hAnsi="Consolas" w:cs="Consolas"/>
          <w:color w:val="000000"/>
          <w:kern w:val="0"/>
          <w:sz w:val="24"/>
          <w:szCs w:val="24"/>
          <w:lang w:val="en-US"/>
        </w:rPr>
        <w:tab/>
      </w:r>
      <w:r w:rsidRPr="003434E9">
        <w:rPr>
          <w:rFonts w:ascii="Consolas" w:hAnsi="Consolas" w:cs="Consolas"/>
          <w:color w:val="000000"/>
          <w:kern w:val="0"/>
          <w:sz w:val="24"/>
          <w:szCs w:val="24"/>
          <w:lang w:val="en-US"/>
        </w:rPr>
        <w:tab/>
      </w:r>
      <w:r w:rsidRPr="003434E9">
        <w:rPr>
          <w:rFonts w:ascii="Consolas" w:hAnsi="Consolas" w:cs="Consolas"/>
          <w:color w:val="000000"/>
          <w:kern w:val="0"/>
          <w:sz w:val="24"/>
          <w:szCs w:val="24"/>
          <w:lang w:val="en-US"/>
        </w:rPr>
        <w:tab/>
      </w:r>
      <w:r w:rsidRPr="003434E9">
        <w:rPr>
          <w:rFonts w:ascii="Consolas" w:hAnsi="Consolas" w:cs="Consolas"/>
          <w:color w:val="0000FF"/>
          <w:kern w:val="0"/>
          <w:sz w:val="24"/>
          <w:szCs w:val="24"/>
          <w:lang w:val="en-US"/>
        </w:rPr>
        <w:t>WHEN</w:t>
      </w:r>
      <w:r w:rsidRPr="003434E9">
        <w:rPr>
          <w:rFonts w:ascii="Consolas" w:hAnsi="Consolas" w:cs="Consolas"/>
          <w:color w:val="000000"/>
          <w:kern w:val="0"/>
          <w:sz w:val="24"/>
          <w:szCs w:val="24"/>
          <w:lang w:val="en-US"/>
        </w:rPr>
        <w:t xml:space="preserve"> Customer</w:t>
      </w:r>
      <w:r w:rsidRPr="003434E9">
        <w:rPr>
          <w:rFonts w:ascii="Consolas" w:hAnsi="Consolas" w:cs="Consolas"/>
          <w:color w:val="808080"/>
          <w:kern w:val="0"/>
          <w:sz w:val="24"/>
          <w:szCs w:val="24"/>
          <w:lang w:val="en-US"/>
        </w:rPr>
        <w:t>.</w:t>
      </w:r>
      <w:r w:rsidRPr="003434E9">
        <w:rPr>
          <w:rFonts w:ascii="Consolas" w:hAnsi="Consolas" w:cs="Consolas"/>
          <w:color w:val="000000"/>
          <w:kern w:val="0"/>
          <w:sz w:val="24"/>
          <w:szCs w:val="24"/>
          <w:lang w:val="en-US"/>
        </w:rPr>
        <w:t xml:space="preserve">bonusPoint </w:t>
      </w:r>
      <w:r w:rsidRPr="003434E9">
        <w:rPr>
          <w:rFonts w:ascii="Consolas" w:hAnsi="Consolas" w:cs="Consolas"/>
          <w:color w:val="808080"/>
          <w:kern w:val="0"/>
          <w:sz w:val="24"/>
          <w:szCs w:val="24"/>
          <w:lang w:val="en-US"/>
        </w:rPr>
        <w:t>&gt;=</w:t>
      </w:r>
      <w:r w:rsidRPr="003434E9">
        <w:rPr>
          <w:rFonts w:ascii="Consolas" w:hAnsi="Consolas" w:cs="Consolas"/>
          <w:color w:val="000000"/>
          <w:kern w:val="0"/>
          <w:sz w:val="24"/>
          <w:szCs w:val="24"/>
          <w:lang w:val="en-US"/>
        </w:rPr>
        <w:t xml:space="preserve"> 400 </w:t>
      </w:r>
      <w:r w:rsidRPr="003434E9">
        <w:rPr>
          <w:rFonts w:ascii="Consolas" w:hAnsi="Consolas" w:cs="Consolas"/>
          <w:color w:val="808080"/>
          <w:kern w:val="0"/>
          <w:sz w:val="24"/>
          <w:szCs w:val="24"/>
          <w:lang w:val="en-US"/>
        </w:rPr>
        <w:t>AND</w:t>
      </w:r>
      <w:r w:rsidRPr="003434E9">
        <w:rPr>
          <w:rFonts w:ascii="Consolas" w:hAnsi="Consolas" w:cs="Consolas"/>
          <w:color w:val="000000"/>
          <w:kern w:val="0"/>
          <w:sz w:val="24"/>
          <w:szCs w:val="24"/>
          <w:lang w:val="en-US"/>
        </w:rPr>
        <w:t xml:space="preserve"> Customer</w:t>
      </w:r>
      <w:r w:rsidRPr="003434E9">
        <w:rPr>
          <w:rFonts w:ascii="Consolas" w:hAnsi="Consolas" w:cs="Consolas"/>
          <w:color w:val="808080"/>
          <w:kern w:val="0"/>
          <w:sz w:val="24"/>
          <w:szCs w:val="24"/>
          <w:lang w:val="en-US"/>
        </w:rPr>
        <w:t>.</w:t>
      </w:r>
      <w:r w:rsidRPr="003434E9">
        <w:rPr>
          <w:rFonts w:ascii="Consolas" w:hAnsi="Consolas" w:cs="Consolas"/>
          <w:color w:val="000000"/>
          <w:kern w:val="0"/>
          <w:sz w:val="24"/>
          <w:szCs w:val="24"/>
          <w:lang w:val="en-US"/>
        </w:rPr>
        <w:t xml:space="preserve">bonusPoint </w:t>
      </w:r>
      <w:r w:rsidRPr="003434E9">
        <w:rPr>
          <w:rFonts w:ascii="Consolas" w:hAnsi="Consolas" w:cs="Consolas"/>
          <w:color w:val="808080"/>
          <w:kern w:val="0"/>
          <w:sz w:val="24"/>
          <w:szCs w:val="24"/>
          <w:lang w:val="en-US"/>
        </w:rPr>
        <w:t>&lt;</w:t>
      </w:r>
      <w:r w:rsidRPr="003434E9">
        <w:rPr>
          <w:rFonts w:ascii="Consolas" w:hAnsi="Consolas" w:cs="Consolas"/>
          <w:color w:val="000000"/>
          <w:kern w:val="0"/>
          <w:sz w:val="24"/>
          <w:szCs w:val="24"/>
          <w:lang w:val="en-US"/>
        </w:rPr>
        <w:t xml:space="preserve"> 500 </w:t>
      </w:r>
      <w:r w:rsidRPr="003434E9">
        <w:rPr>
          <w:rFonts w:ascii="Consolas" w:hAnsi="Consolas" w:cs="Consolas"/>
          <w:color w:val="0000FF"/>
          <w:kern w:val="0"/>
          <w:sz w:val="24"/>
          <w:szCs w:val="24"/>
          <w:lang w:val="en-US"/>
        </w:rPr>
        <w:t>THEN</w:t>
      </w:r>
      <w:r w:rsidRPr="003434E9">
        <w:rPr>
          <w:rFonts w:ascii="Consolas" w:hAnsi="Consolas" w:cs="Consolas"/>
          <w:color w:val="000000"/>
          <w:kern w:val="0"/>
          <w:sz w:val="24"/>
          <w:szCs w:val="24"/>
          <w:lang w:val="en-US"/>
        </w:rPr>
        <w:t xml:space="preserve"> </w:t>
      </w:r>
      <w:r w:rsidRPr="003434E9">
        <w:rPr>
          <w:rFonts w:ascii="Consolas" w:hAnsi="Consolas" w:cs="Consolas"/>
          <w:color w:val="FF00FF"/>
          <w:kern w:val="0"/>
          <w:sz w:val="24"/>
          <w:szCs w:val="24"/>
          <w:lang w:val="en-US"/>
        </w:rPr>
        <w:t>SUM</w:t>
      </w:r>
      <w:r w:rsidRPr="003434E9">
        <w:rPr>
          <w:rFonts w:ascii="Consolas" w:hAnsi="Consolas" w:cs="Consolas"/>
          <w:color w:val="808080"/>
          <w:kern w:val="0"/>
          <w:sz w:val="24"/>
          <w:szCs w:val="24"/>
          <w:lang w:val="en-US"/>
        </w:rPr>
        <w:t>(</w:t>
      </w:r>
      <w:r w:rsidRPr="003434E9">
        <w:rPr>
          <w:rFonts w:ascii="Consolas" w:hAnsi="Consolas" w:cs="Consolas"/>
          <w:color w:val="000000"/>
          <w:kern w:val="0"/>
          <w:sz w:val="24"/>
          <w:szCs w:val="24"/>
          <w:lang w:val="en-US"/>
        </w:rPr>
        <w:t>totalPrice</w:t>
      </w:r>
      <w:r w:rsidRPr="003434E9">
        <w:rPr>
          <w:rFonts w:ascii="Consolas" w:hAnsi="Consolas" w:cs="Consolas"/>
          <w:color w:val="808080"/>
          <w:kern w:val="0"/>
          <w:sz w:val="24"/>
          <w:szCs w:val="24"/>
          <w:lang w:val="en-US"/>
        </w:rPr>
        <w:t>)</w:t>
      </w:r>
      <w:r w:rsidRPr="003434E9">
        <w:rPr>
          <w:rFonts w:ascii="Consolas" w:hAnsi="Consolas" w:cs="Consolas"/>
          <w:color w:val="000000"/>
          <w:kern w:val="0"/>
          <w:sz w:val="24"/>
          <w:szCs w:val="24"/>
          <w:lang w:val="en-US"/>
        </w:rPr>
        <w:t xml:space="preserve"> </w:t>
      </w:r>
      <w:r w:rsidRPr="003434E9">
        <w:rPr>
          <w:rFonts w:ascii="Consolas" w:hAnsi="Consolas" w:cs="Consolas"/>
          <w:color w:val="808080"/>
          <w:kern w:val="0"/>
          <w:sz w:val="24"/>
          <w:szCs w:val="24"/>
          <w:lang w:val="en-US"/>
        </w:rPr>
        <w:t>*</w:t>
      </w:r>
      <w:r w:rsidRPr="003434E9">
        <w:rPr>
          <w:rFonts w:ascii="Consolas" w:hAnsi="Consolas" w:cs="Consolas"/>
          <w:color w:val="000000"/>
          <w:kern w:val="0"/>
          <w:sz w:val="24"/>
          <w:szCs w:val="24"/>
          <w:lang w:val="en-US"/>
        </w:rPr>
        <w:t xml:space="preserve"> 0.1</w:t>
      </w:r>
    </w:p>
    <w:p w14:paraId="6D92CE43" w14:textId="77777777" w:rsidR="00B926B5" w:rsidRPr="003434E9" w:rsidRDefault="00B926B5" w:rsidP="00B926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3434E9">
        <w:rPr>
          <w:rFonts w:ascii="Consolas" w:hAnsi="Consolas" w:cs="Consolas"/>
          <w:color w:val="000000"/>
          <w:kern w:val="0"/>
          <w:sz w:val="24"/>
          <w:szCs w:val="24"/>
          <w:lang w:val="en-US"/>
        </w:rPr>
        <w:tab/>
      </w:r>
      <w:r w:rsidRPr="003434E9">
        <w:rPr>
          <w:rFonts w:ascii="Consolas" w:hAnsi="Consolas" w:cs="Consolas"/>
          <w:color w:val="000000"/>
          <w:kern w:val="0"/>
          <w:sz w:val="24"/>
          <w:szCs w:val="24"/>
          <w:lang w:val="en-US"/>
        </w:rPr>
        <w:tab/>
      </w:r>
      <w:r w:rsidRPr="003434E9">
        <w:rPr>
          <w:rFonts w:ascii="Consolas" w:hAnsi="Consolas" w:cs="Consolas"/>
          <w:color w:val="000000"/>
          <w:kern w:val="0"/>
          <w:sz w:val="24"/>
          <w:szCs w:val="24"/>
          <w:lang w:val="en-US"/>
        </w:rPr>
        <w:tab/>
      </w:r>
      <w:r w:rsidRPr="003434E9">
        <w:rPr>
          <w:rFonts w:ascii="Consolas" w:hAnsi="Consolas" w:cs="Consolas"/>
          <w:color w:val="000000"/>
          <w:kern w:val="0"/>
          <w:sz w:val="24"/>
          <w:szCs w:val="24"/>
          <w:lang w:val="en-US"/>
        </w:rPr>
        <w:tab/>
      </w:r>
      <w:r w:rsidRPr="003434E9">
        <w:rPr>
          <w:rFonts w:ascii="Consolas" w:hAnsi="Consolas" w:cs="Consolas"/>
          <w:color w:val="000000"/>
          <w:kern w:val="0"/>
          <w:sz w:val="24"/>
          <w:szCs w:val="24"/>
          <w:lang w:val="en-US"/>
        </w:rPr>
        <w:tab/>
      </w:r>
      <w:r w:rsidRPr="003434E9">
        <w:rPr>
          <w:rFonts w:ascii="Consolas" w:hAnsi="Consolas" w:cs="Consolas"/>
          <w:color w:val="0000FF"/>
          <w:kern w:val="0"/>
          <w:sz w:val="24"/>
          <w:szCs w:val="24"/>
          <w:lang w:val="en-US"/>
        </w:rPr>
        <w:t>WHEN</w:t>
      </w:r>
      <w:r w:rsidRPr="003434E9">
        <w:rPr>
          <w:rFonts w:ascii="Consolas" w:hAnsi="Consolas" w:cs="Consolas"/>
          <w:color w:val="000000"/>
          <w:kern w:val="0"/>
          <w:sz w:val="24"/>
          <w:szCs w:val="24"/>
          <w:lang w:val="en-US"/>
        </w:rPr>
        <w:t xml:space="preserve"> Customer</w:t>
      </w:r>
      <w:r w:rsidRPr="003434E9">
        <w:rPr>
          <w:rFonts w:ascii="Consolas" w:hAnsi="Consolas" w:cs="Consolas"/>
          <w:color w:val="808080"/>
          <w:kern w:val="0"/>
          <w:sz w:val="24"/>
          <w:szCs w:val="24"/>
          <w:lang w:val="en-US"/>
        </w:rPr>
        <w:t>.</w:t>
      </w:r>
      <w:r w:rsidRPr="003434E9">
        <w:rPr>
          <w:rFonts w:ascii="Consolas" w:hAnsi="Consolas" w:cs="Consolas"/>
          <w:color w:val="000000"/>
          <w:kern w:val="0"/>
          <w:sz w:val="24"/>
          <w:szCs w:val="24"/>
          <w:lang w:val="en-US"/>
        </w:rPr>
        <w:t xml:space="preserve">bonusPoint </w:t>
      </w:r>
      <w:r w:rsidRPr="003434E9">
        <w:rPr>
          <w:rFonts w:ascii="Consolas" w:hAnsi="Consolas" w:cs="Consolas"/>
          <w:color w:val="808080"/>
          <w:kern w:val="0"/>
          <w:sz w:val="24"/>
          <w:szCs w:val="24"/>
          <w:lang w:val="en-US"/>
        </w:rPr>
        <w:t>&gt;=</w:t>
      </w:r>
      <w:r w:rsidRPr="003434E9">
        <w:rPr>
          <w:rFonts w:ascii="Consolas" w:hAnsi="Consolas" w:cs="Consolas"/>
          <w:color w:val="000000"/>
          <w:kern w:val="0"/>
          <w:sz w:val="24"/>
          <w:szCs w:val="24"/>
          <w:lang w:val="en-US"/>
        </w:rPr>
        <w:t xml:space="preserve"> 500 </w:t>
      </w:r>
      <w:r w:rsidRPr="003434E9">
        <w:rPr>
          <w:rFonts w:ascii="Consolas" w:hAnsi="Consolas" w:cs="Consolas"/>
          <w:color w:val="0000FF"/>
          <w:kern w:val="0"/>
          <w:sz w:val="24"/>
          <w:szCs w:val="24"/>
          <w:lang w:val="en-US"/>
        </w:rPr>
        <w:t>THEN</w:t>
      </w:r>
      <w:r w:rsidRPr="003434E9">
        <w:rPr>
          <w:rFonts w:ascii="Consolas" w:hAnsi="Consolas" w:cs="Consolas"/>
          <w:color w:val="000000"/>
          <w:kern w:val="0"/>
          <w:sz w:val="24"/>
          <w:szCs w:val="24"/>
          <w:lang w:val="en-US"/>
        </w:rPr>
        <w:t xml:space="preserve"> </w:t>
      </w:r>
      <w:r w:rsidRPr="003434E9">
        <w:rPr>
          <w:rFonts w:ascii="Consolas" w:hAnsi="Consolas" w:cs="Consolas"/>
          <w:color w:val="FF00FF"/>
          <w:kern w:val="0"/>
          <w:sz w:val="24"/>
          <w:szCs w:val="24"/>
          <w:lang w:val="en-US"/>
        </w:rPr>
        <w:t>SUM</w:t>
      </w:r>
      <w:r w:rsidRPr="003434E9">
        <w:rPr>
          <w:rFonts w:ascii="Consolas" w:hAnsi="Consolas" w:cs="Consolas"/>
          <w:color w:val="808080"/>
          <w:kern w:val="0"/>
          <w:sz w:val="24"/>
          <w:szCs w:val="24"/>
          <w:lang w:val="en-US"/>
        </w:rPr>
        <w:t>(</w:t>
      </w:r>
      <w:r w:rsidRPr="003434E9">
        <w:rPr>
          <w:rFonts w:ascii="Consolas" w:hAnsi="Consolas" w:cs="Consolas"/>
          <w:color w:val="000000"/>
          <w:kern w:val="0"/>
          <w:sz w:val="24"/>
          <w:szCs w:val="24"/>
          <w:lang w:val="en-US"/>
        </w:rPr>
        <w:t>totalPrice</w:t>
      </w:r>
      <w:r w:rsidRPr="003434E9">
        <w:rPr>
          <w:rFonts w:ascii="Consolas" w:hAnsi="Consolas" w:cs="Consolas"/>
          <w:color w:val="808080"/>
          <w:kern w:val="0"/>
          <w:sz w:val="24"/>
          <w:szCs w:val="24"/>
          <w:lang w:val="en-US"/>
        </w:rPr>
        <w:t>)</w:t>
      </w:r>
      <w:r w:rsidRPr="003434E9">
        <w:rPr>
          <w:rFonts w:ascii="Consolas" w:hAnsi="Consolas" w:cs="Consolas"/>
          <w:color w:val="000000"/>
          <w:kern w:val="0"/>
          <w:sz w:val="24"/>
          <w:szCs w:val="24"/>
          <w:lang w:val="en-US"/>
        </w:rPr>
        <w:t xml:space="preserve"> </w:t>
      </w:r>
      <w:r w:rsidRPr="003434E9">
        <w:rPr>
          <w:rFonts w:ascii="Consolas" w:hAnsi="Consolas" w:cs="Consolas"/>
          <w:color w:val="808080"/>
          <w:kern w:val="0"/>
          <w:sz w:val="24"/>
          <w:szCs w:val="24"/>
          <w:lang w:val="en-US"/>
        </w:rPr>
        <w:t>*</w:t>
      </w:r>
      <w:r w:rsidRPr="003434E9">
        <w:rPr>
          <w:rFonts w:ascii="Consolas" w:hAnsi="Consolas" w:cs="Consolas"/>
          <w:color w:val="000000"/>
          <w:kern w:val="0"/>
          <w:sz w:val="24"/>
          <w:szCs w:val="24"/>
          <w:lang w:val="en-US"/>
        </w:rPr>
        <w:t xml:space="preserve"> 0.15</w:t>
      </w:r>
    </w:p>
    <w:p w14:paraId="33FFC246" w14:textId="77777777" w:rsidR="00B926B5" w:rsidRPr="003434E9" w:rsidRDefault="00B926B5" w:rsidP="00B926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3434E9">
        <w:rPr>
          <w:rFonts w:ascii="Consolas" w:hAnsi="Consolas" w:cs="Consolas"/>
          <w:color w:val="000000"/>
          <w:kern w:val="0"/>
          <w:sz w:val="24"/>
          <w:szCs w:val="24"/>
          <w:lang w:val="en-US"/>
        </w:rPr>
        <w:tab/>
      </w:r>
      <w:r w:rsidRPr="003434E9">
        <w:rPr>
          <w:rFonts w:ascii="Consolas" w:hAnsi="Consolas" w:cs="Consolas"/>
          <w:color w:val="000000"/>
          <w:kern w:val="0"/>
          <w:sz w:val="24"/>
          <w:szCs w:val="24"/>
          <w:lang w:val="en-US"/>
        </w:rPr>
        <w:tab/>
      </w:r>
      <w:r w:rsidRPr="003434E9">
        <w:rPr>
          <w:rFonts w:ascii="Consolas" w:hAnsi="Consolas" w:cs="Consolas"/>
          <w:color w:val="000000"/>
          <w:kern w:val="0"/>
          <w:sz w:val="24"/>
          <w:szCs w:val="24"/>
          <w:lang w:val="en-US"/>
        </w:rPr>
        <w:tab/>
      </w:r>
      <w:r w:rsidRPr="003434E9">
        <w:rPr>
          <w:rFonts w:ascii="Consolas" w:hAnsi="Consolas" w:cs="Consolas"/>
          <w:color w:val="000000"/>
          <w:kern w:val="0"/>
          <w:sz w:val="24"/>
          <w:szCs w:val="24"/>
          <w:lang w:val="en-US"/>
        </w:rPr>
        <w:tab/>
      </w:r>
      <w:r w:rsidRPr="003434E9">
        <w:rPr>
          <w:rFonts w:ascii="Consolas" w:hAnsi="Consolas" w:cs="Consolas"/>
          <w:color w:val="0000FF"/>
          <w:kern w:val="0"/>
          <w:sz w:val="24"/>
          <w:szCs w:val="24"/>
          <w:lang w:val="en-US"/>
        </w:rPr>
        <w:t>END</w:t>
      </w:r>
    </w:p>
    <w:p w14:paraId="75CCBA7D" w14:textId="77777777" w:rsidR="00B926B5" w:rsidRPr="003434E9" w:rsidRDefault="00B926B5" w:rsidP="00B926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3434E9">
        <w:rPr>
          <w:rFonts w:ascii="Consolas" w:hAnsi="Consolas" w:cs="Consolas"/>
          <w:color w:val="000000"/>
          <w:kern w:val="0"/>
          <w:sz w:val="24"/>
          <w:szCs w:val="24"/>
          <w:lang w:val="en-US"/>
        </w:rPr>
        <w:tab/>
      </w:r>
      <w:r w:rsidRPr="003434E9">
        <w:rPr>
          <w:rFonts w:ascii="Consolas" w:hAnsi="Consolas" w:cs="Consolas"/>
          <w:color w:val="000000"/>
          <w:kern w:val="0"/>
          <w:sz w:val="24"/>
          <w:szCs w:val="24"/>
          <w:lang w:val="en-US"/>
        </w:rPr>
        <w:tab/>
      </w:r>
      <w:r w:rsidRPr="003434E9">
        <w:rPr>
          <w:rFonts w:ascii="Consolas" w:hAnsi="Consolas" w:cs="Consolas"/>
          <w:color w:val="000000"/>
          <w:kern w:val="0"/>
          <w:sz w:val="24"/>
          <w:szCs w:val="24"/>
          <w:lang w:val="en-US"/>
        </w:rPr>
        <w:tab/>
      </w:r>
      <w:r w:rsidRPr="003434E9">
        <w:rPr>
          <w:rFonts w:ascii="Consolas" w:hAnsi="Consolas" w:cs="Consolas"/>
          <w:color w:val="0000FF"/>
          <w:kern w:val="0"/>
          <w:sz w:val="24"/>
          <w:szCs w:val="24"/>
          <w:lang w:val="en-US"/>
        </w:rPr>
        <w:t>WHEN</w:t>
      </w:r>
      <w:r w:rsidRPr="003434E9">
        <w:rPr>
          <w:rFonts w:ascii="Consolas" w:hAnsi="Consolas" w:cs="Consolas"/>
          <w:color w:val="000000"/>
          <w:kern w:val="0"/>
          <w:sz w:val="24"/>
          <w:szCs w:val="24"/>
          <w:lang w:val="en-US"/>
        </w:rPr>
        <w:t xml:space="preserve"> Bill</w:t>
      </w:r>
      <w:r w:rsidRPr="003434E9">
        <w:rPr>
          <w:rFonts w:ascii="Consolas" w:hAnsi="Consolas" w:cs="Consolas"/>
          <w:color w:val="808080"/>
          <w:kern w:val="0"/>
          <w:sz w:val="24"/>
          <w:szCs w:val="24"/>
          <w:lang w:val="en-US"/>
        </w:rPr>
        <w:t>.</w:t>
      </w:r>
      <w:r w:rsidRPr="003434E9">
        <w:rPr>
          <w:rFonts w:ascii="Consolas" w:hAnsi="Consolas" w:cs="Consolas"/>
          <w:color w:val="000000"/>
          <w:kern w:val="0"/>
          <w:sz w:val="24"/>
          <w:szCs w:val="24"/>
          <w:lang w:val="en-US"/>
        </w:rPr>
        <w:t xml:space="preserve">categoryID </w:t>
      </w:r>
      <w:r w:rsidRPr="003434E9">
        <w:rPr>
          <w:rFonts w:ascii="Consolas" w:hAnsi="Consolas" w:cs="Consolas"/>
          <w:color w:val="808080"/>
          <w:kern w:val="0"/>
          <w:sz w:val="24"/>
          <w:szCs w:val="24"/>
          <w:lang w:val="en-US"/>
        </w:rPr>
        <w:t>=</w:t>
      </w:r>
      <w:r w:rsidRPr="003434E9">
        <w:rPr>
          <w:rFonts w:ascii="Consolas" w:hAnsi="Consolas" w:cs="Consolas"/>
          <w:color w:val="000000"/>
          <w:kern w:val="0"/>
          <w:sz w:val="24"/>
          <w:szCs w:val="24"/>
          <w:lang w:val="en-US"/>
        </w:rPr>
        <w:t xml:space="preserve"> </w:t>
      </w:r>
      <w:r w:rsidRPr="003434E9">
        <w:rPr>
          <w:rFonts w:ascii="Consolas" w:hAnsi="Consolas" w:cs="Consolas"/>
          <w:color w:val="FF0000"/>
          <w:kern w:val="0"/>
          <w:sz w:val="24"/>
          <w:szCs w:val="24"/>
          <w:lang w:val="en-US"/>
        </w:rPr>
        <w:t>'BC03'</w:t>
      </w:r>
      <w:r w:rsidRPr="003434E9">
        <w:rPr>
          <w:rFonts w:ascii="Consolas" w:hAnsi="Consolas" w:cs="Consolas"/>
          <w:color w:val="000000"/>
          <w:kern w:val="0"/>
          <w:sz w:val="24"/>
          <w:szCs w:val="24"/>
          <w:lang w:val="en-US"/>
        </w:rPr>
        <w:t xml:space="preserve"> </w:t>
      </w:r>
      <w:r w:rsidRPr="003434E9">
        <w:rPr>
          <w:rFonts w:ascii="Consolas" w:hAnsi="Consolas" w:cs="Consolas"/>
          <w:color w:val="808080"/>
          <w:kern w:val="0"/>
          <w:sz w:val="24"/>
          <w:szCs w:val="24"/>
          <w:lang w:val="en-US"/>
        </w:rPr>
        <w:t>OR</w:t>
      </w:r>
      <w:r w:rsidRPr="003434E9">
        <w:rPr>
          <w:rFonts w:ascii="Consolas" w:hAnsi="Consolas" w:cs="Consolas"/>
          <w:color w:val="000000"/>
          <w:kern w:val="0"/>
          <w:sz w:val="24"/>
          <w:szCs w:val="24"/>
          <w:lang w:val="en-US"/>
        </w:rPr>
        <w:t xml:space="preserve"> Bill</w:t>
      </w:r>
      <w:r w:rsidRPr="003434E9">
        <w:rPr>
          <w:rFonts w:ascii="Consolas" w:hAnsi="Consolas" w:cs="Consolas"/>
          <w:color w:val="808080"/>
          <w:kern w:val="0"/>
          <w:sz w:val="24"/>
          <w:szCs w:val="24"/>
          <w:lang w:val="en-US"/>
        </w:rPr>
        <w:t>.</w:t>
      </w:r>
      <w:r w:rsidRPr="003434E9">
        <w:rPr>
          <w:rFonts w:ascii="Consolas" w:hAnsi="Consolas" w:cs="Consolas"/>
          <w:color w:val="000000"/>
          <w:kern w:val="0"/>
          <w:sz w:val="24"/>
          <w:szCs w:val="24"/>
          <w:lang w:val="en-US"/>
        </w:rPr>
        <w:t xml:space="preserve">categoryID </w:t>
      </w:r>
      <w:r w:rsidRPr="003434E9">
        <w:rPr>
          <w:rFonts w:ascii="Consolas" w:hAnsi="Consolas" w:cs="Consolas"/>
          <w:color w:val="808080"/>
          <w:kern w:val="0"/>
          <w:sz w:val="24"/>
          <w:szCs w:val="24"/>
          <w:lang w:val="en-US"/>
        </w:rPr>
        <w:t>=</w:t>
      </w:r>
      <w:r w:rsidRPr="003434E9">
        <w:rPr>
          <w:rFonts w:ascii="Consolas" w:hAnsi="Consolas" w:cs="Consolas"/>
          <w:color w:val="000000"/>
          <w:kern w:val="0"/>
          <w:sz w:val="24"/>
          <w:szCs w:val="24"/>
          <w:lang w:val="en-US"/>
        </w:rPr>
        <w:t xml:space="preserve"> </w:t>
      </w:r>
      <w:r w:rsidRPr="003434E9">
        <w:rPr>
          <w:rFonts w:ascii="Consolas" w:hAnsi="Consolas" w:cs="Consolas"/>
          <w:color w:val="FF0000"/>
          <w:kern w:val="0"/>
          <w:sz w:val="24"/>
          <w:szCs w:val="24"/>
          <w:lang w:val="en-US"/>
        </w:rPr>
        <w:t>'BC04'</w:t>
      </w:r>
      <w:r w:rsidRPr="003434E9">
        <w:rPr>
          <w:rFonts w:ascii="Consolas" w:hAnsi="Consolas" w:cs="Consolas"/>
          <w:color w:val="000000"/>
          <w:kern w:val="0"/>
          <w:sz w:val="24"/>
          <w:szCs w:val="24"/>
          <w:lang w:val="en-US"/>
        </w:rPr>
        <w:t xml:space="preserve"> </w:t>
      </w:r>
      <w:r w:rsidRPr="003434E9">
        <w:rPr>
          <w:rFonts w:ascii="Consolas" w:hAnsi="Consolas" w:cs="Consolas"/>
          <w:color w:val="0000FF"/>
          <w:kern w:val="0"/>
          <w:sz w:val="24"/>
          <w:szCs w:val="24"/>
          <w:lang w:val="en-US"/>
        </w:rPr>
        <w:t>THEN</w:t>
      </w:r>
      <w:r w:rsidRPr="003434E9">
        <w:rPr>
          <w:rFonts w:ascii="Consolas" w:hAnsi="Consolas" w:cs="Consolas"/>
          <w:color w:val="000000"/>
          <w:kern w:val="0"/>
          <w:sz w:val="24"/>
          <w:szCs w:val="24"/>
          <w:lang w:val="en-US"/>
        </w:rPr>
        <w:t xml:space="preserve"> </w:t>
      </w:r>
      <w:r w:rsidRPr="003434E9">
        <w:rPr>
          <w:rFonts w:ascii="Consolas" w:hAnsi="Consolas" w:cs="Consolas"/>
          <w:color w:val="FF00FF"/>
          <w:kern w:val="0"/>
          <w:sz w:val="24"/>
          <w:szCs w:val="24"/>
          <w:lang w:val="en-US"/>
        </w:rPr>
        <w:t>SUM</w:t>
      </w:r>
      <w:r w:rsidRPr="003434E9">
        <w:rPr>
          <w:rFonts w:ascii="Consolas" w:hAnsi="Consolas" w:cs="Consolas"/>
          <w:color w:val="808080"/>
          <w:kern w:val="0"/>
          <w:sz w:val="24"/>
          <w:szCs w:val="24"/>
          <w:lang w:val="en-US"/>
        </w:rPr>
        <w:t>(</w:t>
      </w:r>
      <w:r w:rsidRPr="003434E9">
        <w:rPr>
          <w:rFonts w:ascii="Consolas" w:hAnsi="Consolas" w:cs="Consolas"/>
          <w:color w:val="000000"/>
          <w:kern w:val="0"/>
          <w:sz w:val="24"/>
          <w:szCs w:val="24"/>
          <w:lang w:val="en-US"/>
        </w:rPr>
        <w:t>totalPrice</w:t>
      </w:r>
      <w:r w:rsidRPr="003434E9">
        <w:rPr>
          <w:rFonts w:ascii="Consolas" w:hAnsi="Consolas" w:cs="Consolas"/>
          <w:color w:val="808080"/>
          <w:kern w:val="0"/>
          <w:sz w:val="24"/>
          <w:szCs w:val="24"/>
          <w:lang w:val="en-US"/>
        </w:rPr>
        <w:t>)</w:t>
      </w:r>
      <w:r w:rsidRPr="003434E9">
        <w:rPr>
          <w:rFonts w:ascii="Consolas" w:hAnsi="Consolas" w:cs="Consolas"/>
          <w:color w:val="000000"/>
          <w:kern w:val="0"/>
          <w:sz w:val="24"/>
          <w:szCs w:val="24"/>
          <w:lang w:val="en-US"/>
        </w:rPr>
        <w:t xml:space="preserve"> </w:t>
      </w:r>
      <w:r w:rsidRPr="003434E9">
        <w:rPr>
          <w:rFonts w:ascii="Consolas" w:hAnsi="Consolas" w:cs="Consolas"/>
          <w:color w:val="808080"/>
          <w:kern w:val="0"/>
          <w:sz w:val="24"/>
          <w:szCs w:val="24"/>
          <w:lang w:val="en-US"/>
        </w:rPr>
        <w:t>*</w:t>
      </w:r>
      <w:r w:rsidRPr="003434E9">
        <w:rPr>
          <w:rFonts w:ascii="Consolas" w:hAnsi="Consolas" w:cs="Consolas"/>
          <w:color w:val="000000"/>
          <w:kern w:val="0"/>
          <w:sz w:val="24"/>
          <w:szCs w:val="24"/>
          <w:lang w:val="en-US"/>
        </w:rPr>
        <w:t xml:space="preserve"> BillCategory</w:t>
      </w:r>
      <w:r w:rsidRPr="003434E9">
        <w:rPr>
          <w:rFonts w:ascii="Consolas" w:hAnsi="Consolas" w:cs="Consolas"/>
          <w:color w:val="808080"/>
          <w:kern w:val="0"/>
          <w:sz w:val="24"/>
          <w:szCs w:val="24"/>
          <w:lang w:val="en-US"/>
        </w:rPr>
        <w:t>.</w:t>
      </w:r>
      <w:r w:rsidRPr="003434E9">
        <w:rPr>
          <w:rFonts w:ascii="Consolas" w:hAnsi="Consolas" w:cs="Consolas"/>
          <w:color w:val="000000"/>
          <w:kern w:val="0"/>
          <w:sz w:val="24"/>
          <w:szCs w:val="24"/>
          <w:lang w:val="en-US"/>
        </w:rPr>
        <w:t>discount</w:t>
      </w:r>
    </w:p>
    <w:p w14:paraId="4A1B3D0E" w14:textId="77777777" w:rsidR="00B926B5" w:rsidRPr="003434E9" w:rsidRDefault="00B926B5" w:rsidP="00B926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3434E9">
        <w:rPr>
          <w:rFonts w:ascii="Consolas" w:hAnsi="Consolas" w:cs="Consolas"/>
          <w:color w:val="000000"/>
          <w:kern w:val="0"/>
          <w:sz w:val="24"/>
          <w:szCs w:val="24"/>
          <w:lang w:val="en-US"/>
        </w:rPr>
        <w:tab/>
      </w:r>
      <w:r w:rsidRPr="003434E9">
        <w:rPr>
          <w:rFonts w:ascii="Consolas" w:hAnsi="Consolas" w:cs="Consolas"/>
          <w:color w:val="000000"/>
          <w:kern w:val="0"/>
          <w:sz w:val="24"/>
          <w:szCs w:val="24"/>
          <w:lang w:val="en-US"/>
        </w:rPr>
        <w:tab/>
      </w:r>
      <w:r w:rsidRPr="003434E9">
        <w:rPr>
          <w:rFonts w:ascii="Consolas" w:hAnsi="Consolas" w:cs="Consolas"/>
          <w:color w:val="0000FF"/>
          <w:kern w:val="0"/>
          <w:sz w:val="24"/>
          <w:szCs w:val="24"/>
          <w:lang w:val="en-US"/>
        </w:rPr>
        <w:t>END</w:t>
      </w:r>
      <w:r w:rsidRPr="003434E9">
        <w:rPr>
          <w:rFonts w:ascii="Consolas" w:hAnsi="Consolas" w:cs="Consolas"/>
          <w:color w:val="000000"/>
          <w:kern w:val="0"/>
          <w:sz w:val="24"/>
          <w:szCs w:val="24"/>
          <w:lang w:val="en-US"/>
        </w:rPr>
        <w:t xml:space="preserve"> </w:t>
      </w:r>
      <w:r w:rsidRPr="003434E9">
        <w:rPr>
          <w:rFonts w:ascii="Consolas" w:hAnsi="Consolas" w:cs="Consolas"/>
          <w:color w:val="0000FF"/>
          <w:kern w:val="0"/>
          <w:sz w:val="24"/>
          <w:szCs w:val="24"/>
          <w:lang w:val="en-US"/>
        </w:rPr>
        <w:t>AS</w:t>
      </w:r>
      <w:r w:rsidRPr="003434E9">
        <w:rPr>
          <w:rFonts w:ascii="Consolas" w:hAnsi="Consolas" w:cs="Consolas"/>
          <w:color w:val="000000"/>
          <w:kern w:val="0"/>
          <w:sz w:val="24"/>
          <w:szCs w:val="24"/>
          <w:lang w:val="en-US"/>
        </w:rPr>
        <w:t xml:space="preserve"> discount</w:t>
      </w:r>
    </w:p>
    <w:p w14:paraId="12020E71" w14:textId="77777777" w:rsidR="00B926B5" w:rsidRPr="003434E9" w:rsidRDefault="00B926B5" w:rsidP="00B926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3434E9">
        <w:rPr>
          <w:rFonts w:ascii="Consolas" w:hAnsi="Consolas" w:cs="Consolas"/>
          <w:color w:val="0000FF"/>
          <w:kern w:val="0"/>
          <w:sz w:val="24"/>
          <w:szCs w:val="24"/>
          <w:lang w:val="en-US"/>
        </w:rPr>
        <w:t>FROM</w:t>
      </w:r>
      <w:r w:rsidRPr="003434E9">
        <w:rPr>
          <w:rFonts w:ascii="Consolas" w:hAnsi="Consolas" w:cs="Consolas"/>
          <w:color w:val="000000"/>
          <w:kern w:val="0"/>
          <w:sz w:val="24"/>
          <w:szCs w:val="24"/>
          <w:lang w:val="en-US"/>
        </w:rPr>
        <w:t xml:space="preserve"> Bill</w:t>
      </w:r>
      <w:r w:rsidRPr="003434E9">
        <w:rPr>
          <w:rFonts w:ascii="Consolas" w:hAnsi="Consolas" w:cs="Consolas"/>
          <w:color w:val="808080"/>
          <w:kern w:val="0"/>
          <w:sz w:val="24"/>
          <w:szCs w:val="24"/>
          <w:lang w:val="en-US"/>
        </w:rPr>
        <w:t>,</w:t>
      </w:r>
      <w:r w:rsidRPr="003434E9">
        <w:rPr>
          <w:rFonts w:ascii="Consolas" w:hAnsi="Consolas" w:cs="Consolas"/>
          <w:color w:val="000000"/>
          <w:kern w:val="0"/>
          <w:sz w:val="24"/>
          <w:szCs w:val="24"/>
          <w:lang w:val="en-US"/>
        </w:rPr>
        <w:t xml:space="preserve"> BillDetailView</w:t>
      </w:r>
      <w:r w:rsidRPr="003434E9">
        <w:rPr>
          <w:rFonts w:ascii="Consolas" w:hAnsi="Consolas" w:cs="Consolas"/>
          <w:color w:val="808080"/>
          <w:kern w:val="0"/>
          <w:sz w:val="24"/>
          <w:szCs w:val="24"/>
          <w:lang w:val="en-US"/>
        </w:rPr>
        <w:t>,</w:t>
      </w:r>
      <w:r w:rsidRPr="003434E9">
        <w:rPr>
          <w:rFonts w:ascii="Consolas" w:hAnsi="Consolas" w:cs="Consolas"/>
          <w:color w:val="000000"/>
          <w:kern w:val="0"/>
          <w:sz w:val="24"/>
          <w:szCs w:val="24"/>
          <w:lang w:val="en-US"/>
        </w:rPr>
        <w:t xml:space="preserve"> Customer</w:t>
      </w:r>
      <w:r w:rsidRPr="003434E9">
        <w:rPr>
          <w:rFonts w:ascii="Consolas" w:hAnsi="Consolas" w:cs="Consolas"/>
          <w:color w:val="808080"/>
          <w:kern w:val="0"/>
          <w:sz w:val="24"/>
          <w:szCs w:val="24"/>
          <w:lang w:val="en-US"/>
        </w:rPr>
        <w:t>,</w:t>
      </w:r>
      <w:r w:rsidRPr="003434E9">
        <w:rPr>
          <w:rFonts w:ascii="Consolas" w:hAnsi="Consolas" w:cs="Consolas"/>
          <w:color w:val="000000"/>
          <w:kern w:val="0"/>
          <w:sz w:val="24"/>
          <w:szCs w:val="24"/>
          <w:lang w:val="en-US"/>
        </w:rPr>
        <w:t xml:space="preserve"> BillCategory</w:t>
      </w:r>
    </w:p>
    <w:p w14:paraId="73F0BC0C" w14:textId="77777777" w:rsidR="00B926B5" w:rsidRPr="003434E9" w:rsidRDefault="00B926B5" w:rsidP="00B926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3434E9">
        <w:rPr>
          <w:rFonts w:ascii="Consolas" w:hAnsi="Consolas" w:cs="Consolas"/>
          <w:color w:val="0000FF"/>
          <w:kern w:val="0"/>
          <w:sz w:val="24"/>
          <w:szCs w:val="24"/>
          <w:lang w:val="en-US"/>
        </w:rPr>
        <w:t>WHERE</w:t>
      </w:r>
      <w:r w:rsidRPr="003434E9">
        <w:rPr>
          <w:rFonts w:ascii="Consolas" w:hAnsi="Consolas" w:cs="Consolas"/>
          <w:color w:val="000000"/>
          <w:kern w:val="0"/>
          <w:sz w:val="24"/>
          <w:szCs w:val="24"/>
          <w:lang w:val="en-US"/>
        </w:rPr>
        <w:t xml:space="preserve"> Bill</w:t>
      </w:r>
      <w:r w:rsidRPr="003434E9">
        <w:rPr>
          <w:rFonts w:ascii="Consolas" w:hAnsi="Consolas" w:cs="Consolas"/>
          <w:color w:val="808080"/>
          <w:kern w:val="0"/>
          <w:sz w:val="24"/>
          <w:szCs w:val="24"/>
          <w:lang w:val="en-US"/>
        </w:rPr>
        <w:t>.</w:t>
      </w:r>
      <w:r w:rsidRPr="003434E9">
        <w:rPr>
          <w:rFonts w:ascii="Consolas" w:hAnsi="Consolas" w:cs="Consolas"/>
          <w:color w:val="000000"/>
          <w:kern w:val="0"/>
          <w:sz w:val="24"/>
          <w:szCs w:val="24"/>
          <w:lang w:val="en-US"/>
        </w:rPr>
        <w:t xml:space="preserve">ID </w:t>
      </w:r>
      <w:r w:rsidRPr="003434E9">
        <w:rPr>
          <w:rFonts w:ascii="Consolas" w:hAnsi="Consolas" w:cs="Consolas"/>
          <w:color w:val="808080"/>
          <w:kern w:val="0"/>
          <w:sz w:val="24"/>
          <w:szCs w:val="24"/>
          <w:lang w:val="en-US"/>
        </w:rPr>
        <w:t>=</w:t>
      </w:r>
      <w:r w:rsidRPr="003434E9">
        <w:rPr>
          <w:rFonts w:ascii="Consolas" w:hAnsi="Consolas" w:cs="Consolas"/>
          <w:color w:val="000000"/>
          <w:kern w:val="0"/>
          <w:sz w:val="24"/>
          <w:szCs w:val="24"/>
          <w:lang w:val="en-US"/>
        </w:rPr>
        <w:t xml:space="preserve"> BillDetailView</w:t>
      </w:r>
      <w:r w:rsidRPr="003434E9">
        <w:rPr>
          <w:rFonts w:ascii="Consolas" w:hAnsi="Consolas" w:cs="Consolas"/>
          <w:color w:val="808080"/>
          <w:kern w:val="0"/>
          <w:sz w:val="24"/>
          <w:szCs w:val="24"/>
          <w:lang w:val="en-US"/>
        </w:rPr>
        <w:t>.</w:t>
      </w:r>
      <w:r w:rsidRPr="003434E9">
        <w:rPr>
          <w:rFonts w:ascii="Consolas" w:hAnsi="Consolas" w:cs="Consolas"/>
          <w:color w:val="000000"/>
          <w:kern w:val="0"/>
          <w:sz w:val="24"/>
          <w:szCs w:val="24"/>
          <w:lang w:val="en-US"/>
        </w:rPr>
        <w:t xml:space="preserve">billID </w:t>
      </w:r>
    </w:p>
    <w:p w14:paraId="756AFEA2" w14:textId="77777777" w:rsidR="00B926B5" w:rsidRPr="003434E9" w:rsidRDefault="00B926B5" w:rsidP="00B926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rPr>
          <w:rFonts w:ascii="Consolas" w:hAnsi="Consolas" w:cs="Consolas"/>
          <w:color w:val="000000"/>
          <w:kern w:val="0"/>
          <w:sz w:val="24"/>
          <w:szCs w:val="24"/>
          <w:lang w:val="en-US"/>
        </w:rPr>
      </w:pPr>
      <w:r w:rsidRPr="003434E9">
        <w:rPr>
          <w:rFonts w:ascii="Consolas" w:hAnsi="Consolas" w:cs="Consolas"/>
          <w:color w:val="808080"/>
          <w:kern w:val="0"/>
          <w:sz w:val="24"/>
          <w:szCs w:val="24"/>
          <w:lang w:val="en-US"/>
        </w:rPr>
        <w:t>AND</w:t>
      </w:r>
      <w:r w:rsidRPr="003434E9">
        <w:rPr>
          <w:rFonts w:ascii="Consolas" w:hAnsi="Consolas" w:cs="Consolas"/>
          <w:color w:val="000000"/>
          <w:kern w:val="0"/>
          <w:sz w:val="24"/>
          <w:szCs w:val="24"/>
          <w:lang w:val="en-US"/>
        </w:rPr>
        <w:t xml:space="preserve"> Bill</w:t>
      </w:r>
      <w:r w:rsidRPr="003434E9">
        <w:rPr>
          <w:rFonts w:ascii="Consolas" w:hAnsi="Consolas" w:cs="Consolas"/>
          <w:color w:val="808080"/>
          <w:kern w:val="0"/>
          <w:sz w:val="24"/>
          <w:szCs w:val="24"/>
          <w:lang w:val="en-US"/>
        </w:rPr>
        <w:t>.</w:t>
      </w:r>
      <w:r w:rsidRPr="003434E9">
        <w:rPr>
          <w:rFonts w:ascii="Consolas" w:hAnsi="Consolas" w:cs="Consolas"/>
          <w:color w:val="000000"/>
          <w:kern w:val="0"/>
          <w:sz w:val="24"/>
          <w:szCs w:val="24"/>
          <w:lang w:val="en-US"/>
        </w:rPr>
        <w:t xml:space="preserve">customerID </w:t>
      </w:r>
      <w:r w:rsidRPr="003434E9">
        <w:rPr>
          <w:rFonts w:ascii="Consolas" w:hAnsi="Consolas" w:cs="Consolas"/>
          <w:color w:val="808080"/>
          <w:kern w:val="0"/>
          <w:sz w:val="24"/>
          <w:szCs w:val="24"/>
          <w:lang w:val="en-US"/>
        </w:rPr>
        <w:t>=</w:t>
      </w:r>
      <w:r w:rsidRPr="003434E9">
        <w:rPr>
          <w:rFonts w:ascii="Consolas" w:hAnsi="Consolas" w:cs="Consolas"/>
          <w:color w:val="000000"/>
          <w:kern w:val="0"/>
          <w:sz w:val="24"/>
          <w:szCs w:val="24"/>
          <w:lang w:val="en-US"/>
        </w:rPr>
        <w:t xml:space="preserve"> Customer</w:t>
      </w:r>
      <w:r w:rsidRPr="003434E9">
        <w:rPr>
          <w:rFonts w:ascii="Consolas" w:hAnsi="Consolas" w:cs="Consolas"/>
          <w:color w:val="808080"/>
          <w:kern w:val="0"/>
          <w:sz w:val="24"/>
          <w:szCs w:val="24"/>
          <w:lang w:val="en-US"/>
        </w:rPr>
        <w:t>.</w:t>
      </w:r>
      <w:r w:rsidRPr="003434E9">
        <w:rPr>
          <w:rFonts w:ascii="Consolas" w:hAnsi="Consolas" w:cs="Consolas"/>
          <w:color w:val="000000"/>
          <w:kern w:val="0"/>
          <w:sz w:val="24"/>
          <w:szCs w:val="24"/>
          <w:lang w:val="en-US"/>
        </w:rPr>
        <w:t xml:space="preserve">ID </w:t>
      </w:r>
    </w:p>
    <w:p w14:paraId="24B78ACF" w14:textId="77777777" w:rsidR="00B926B5" w:rsidRPr="003434E9" w:rsidRDefault="00B926B5" w:rsidP="00B926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rPr>
          <w:rFonts w:ascii="Consolas" w:hAnsi="Consolas" w:cs="Consolas"/>
          <w:color w:val="000000"/>
          <w:kern w:val="0"/>
          <w:sz w:val="24"/>
          <w:szCs w:val="24"/>
          <w:lang w:val="en-US"/>
        </w:rPr>
      </w:pPr>
      <w:r w:rsidRPr="003434E9">
        <w:rPr>
          <w:rFonts w:ascii="Consolas" w:hAnsi="Consolas" w:cs="Consolas"/>
          <w:color w:val="808080"/>
          <w:kern w:val="0"/>
          <w:sz w:val="24"/>
          <w:szCs w:val="24"/>
          <w:lang w:val="en-US"/>
        </w:rPr>
        <w:t>AND</w:t>
      </w:r>
      <w:r w:rsidRPr="003434E9">
        <w:rPr>
          <w:rFonts w:ascii="Consolas" w:hAnsi="Consolas" w:cs="Consolas"/>
          <w:color w:val="000000"/>
          <w:kern w:val="0"/>
          <w:sz w:val="24"/>
          <w:szCs w:val="24"/>
          <w:lang w:val="en-US"/>
        </w:rPr>
        <w:t xml:space="preserve"> Bill</w:t>
      </w:r>
      <w:r w:rsidRPr="003434E9">
        <w:rPr>
          <w:rFonts w:ascii="Consolas" w:hAnsi="Consolas" w:cs="Consolas"/>
          <w:color w:val="808080"/>
          <w:kern w:val="0"/>
          <w:sz w:val="24"/>
          <w:szCs w:val="24"/>
          <w:lang w:val="en-US"/>
        </w:rPr>
        <w:t>.</w:t>
      </w:r>
      <w:r w:rsidRPr="003434E9">
        <w:rPr>
          <w:rFonts w:ascii="Consolas" w:hAnsi="Consolas" w:cs="Consolas"/>
          <w:color w:val="000000"/>
          <w:kern w:val="0"/>
          <w:sz w:val="24"/>
          <w:szCs w:val="24"/>
          <w:lang w:val="en-US"/>
        </w:rPr>
        <w:t xml:space="preserve">categoryID </w:t>
      </w:r>
      <w:r w:rsidRPr="003434E9">
        <w:rPr>
          <w:rFonts w:ascii="Consolas" w:hAnsi="Consolas" w:cs="Consolas"/>
          <w:color w:val="808080"/>
          <w:kern w:val="0"/>
          <w:sz w:val="24"/>
          <w:szCs w:val="24"/>
          <w:lang w:val="en-US"/>
        </w:rPr>
        <w:t>=</w:t>
      </w:r>
      <w:r w:rsidRPr="003434E9">
        <w:rPr>
          <w:rFonts w:ascii="Consolas" w:hAnsi="Consolas" w:cs="Consolas"/>
          <w:color w:val="000000"/>
          <w:kern w:val="0"/>
          <w:sz w:val="24"/>
          <w:szCs w:val="24"/>
          <w:lang w:val="en-US"/>
        </w:rPr>
        <w:t xml:space="preserve"> BillCategory</w:t>
      </w:r>
      <w:r w:rsidRPr="003434E9">
        <w:rPr>
          <w:rFonts w:ascii="Consolas" w:hAnsi="Consolas" w:cs="Consolas"/>
          <w:color w:val="808080"/>
          <w:kern w:val="0"/>
          <w:sz w:val="24"/>
          <w:szCs w:val="24"/>
          <w:lang w:val="en-US"/>
        </w:rPr>
        <w:t>.</w:t>
      </w:r>
      <w:r w:rsidRPr="003434E9">
        <w:rPr>
          <w:rFonts w:ascii="Consolas" w:hAnsi="Consolas" w:cs="Consolas"/>
          <w:color w:val="000000"/>
          <w:kern w:val="0"/>
          <w:sz w:val="24"/>
          <w:szCs w:val="24"/>
          <w:lang w:val="en-US"/>
        </w:rPr>
        <w:t>ID</w:t>
      </w:r>
    </w:p>
    <w:p w14:paraId="3054E7B7" w14:textId="77777777" w:rsidR="00B926B5" w:rsidRPr="003434E9" w:rsidRDefault="00B926B5" w:rsidP="00B926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3434E9">
        <w:rPr>
          <w:rFonts w:ascii="Consolas" w:hAnsi="Consolas" w:cs="Consolas"/>
          <w:color w:val="0000FF"/>
          <w:kern w:val="0"/>
          <w:sz w:val="24"/>
          <w:szCs w:val="24"/>
          <w:lang w:val="en-US"/>
        </w:rPr>
        <w:t>GROUP</w:t>
      </w:r>
      <w:r w:rsidRPr="003434E9">
        <w:rPr>
          <w:rFonts w:ascii="Consolas" w:hAnsi="Consolas" w:cs="Consolas"/>
          <w:color w:val="000000"/>
          <w:kern w:val="0"/>
          <w:sz w:val="24"/>
          <w:szCs w:val="24"/>
          <w:lang w:val="en-US"/>
        </w:rPr>
        <w:t xml:space="preserve"> </w:t>
      </w:r>
      <w:r w:rsidRPr="003434E9">
        <w:rPr>
          <w:rFonts w:ascii="Consolas" w:hAnsi="Consolas" w:cs="Consolas"/>
          <w:color w:val="0000FF"/>
          <w:kern w:val="0"/>
          <w:sz w:val="24"/>
          <w:szCs w:val="24"/>
          <w:lang w:val="en-US"/>
        </w:rPr>
        <w:t>BY</w:t>
      </w:r>
      <w:r w:rsidRPr="003434E9">
        <w:rPr>
          <w:rFonts w:ascii="Consolas" w:hAnsi="Consolas" w:cs="Consolas"/>
          <w:color w:val="000000"/>
          <w:kern w:val="0"/>
          <w:sz w:val="24"/>
          <w:szCs w:val="24"/>
          <w:lang w:val="en-US"/>
        </w:rPr>
        <w:t xml:space="preserve"> Bill</w:t>
      </w:r>
      <w:r w:rsidRPr="003434E9">
        <w:rPr>
          <w:rFonts w:ascii="Consolas" w:hAnsi="Consolas" w:cs="Consolas"/>
          <w:color w:val="808080"/>
          <w:kern w:val="0"/>
          <w:sz w:val="24"/>
          <w:szCs w:val="24"/>
          <w:lang w:val="en-US"/>
        </w:rPr>
        <w:t>.</w:t>
      </w:r>
      <w:r w:rsidRPr="003434E9">
        <w:rPr>
          <w:rFonts w:ascii="Consolas" w:hAnsi="Consolas" w:cs="Consolas"/>
          <w:color w:val="000000"/>
          <w:kern w:val="0"/>
          <w:sz w:val="24"/>
          <w:szCs w:val="24"/>
          <w:lang w:val="en-US"/>
        </w:rPr>
        <w:t>ID</w:t>
      </w:r>
      <w:r w:rsidRPr="003434E9">
        <w:rPr>
          <w:rFonts w:ascii="Consolas" w:hAnsi="Consolas" w:cs="Consolas"/>
          <w:color w:val="808080"/>
          <w:kern w:val="0"/>
          <w:sz w:val="24"/>
          <w:szCs w:val="24"/>
          <w:lang w:val="en-US"/>
        </w:rPr>
        <w:t>,</w:t>
      </w:r>
      <w:r w:rsidRPr="003434E9">
        <w:rPr>
          <w:rFonts w:ascii="Consolas" w:hAnsi="Consolas" w:cs="Consolas"/>
          <w:color w:val="000000"/>
          <w:kern w:val="0"/>
          <w:sz w:val="24"/>
          <w:szCs w:val="24"/>
          <w:lang w:val="en-US"/>
        </w:rPr>
        <w:t xml:space="preserve"> Bill</w:t>
      </w:r>
      <w:r w:rsidRPr="003434E9">
        <w:rPr>
          <w:rFonts w:ascii="Consolas" w:hAnsi="Consolas" w:cs="Consolas"/>
          <w:color w:val="808080"/>
          <w:kern w:val="0"/>
          <w:sz w:val="24"/>
          <w:szCs w:val="24"/>
          <w:lang w:val="en-US"/>
        </w:rPr>
        <w:t>.</w:t>
      </w:r>
      <w:r w:rsidRPr="003434E9">
        <w:rPr>
          <w:rFonts w:ascii="Consolas" w:hAnsi="Consolas" w:cs="Consolas"/>
          <w:color w:val="000000"/>
          <w:kern w:val="0"/>
          <w:sz w:val="24"/>
          <w:szCs w:val="24"/>
          <w:lang w:val="en-US"/>
        </w:rPr>
        <w:t>categoryID</w:t>
      </w:r>
      <w:r w:rsidRPr="003434E9">
        <w:rPr>
          <w:rFonts w:ascii="Consolas" w:hAnsi="Consolas" w:cs="Consolas"/>
          <w:color w:val="808080"/>
          <w:kern w:val="0"/>
          <w:sz w:val="24"/>
          <w:szCs w:val="24"/>
          <w:lang w:val="en-US"/>
        </w:rPr>
        <w:t>,</w:t>
      </w:r>
      <w:r w:rsidRPr="003434E9">
        <w:rPr>
          <w:rFonts w:ascii="Consolas" w:hAnsi="Consolas" w:cs="Consolas"/>
          <w:color w:val="000000"/>
          <w:kern w:val="0"/>
          <w:sz w:val="24"/>
          <w:szCs w:val="24"/>
          <w:lang w:val="en-US"/>
        </w:rPr>
        <w:t xml:space="preserve"> Bill</w:t>
      </w:r>
      <w:r w:rsidRPr="003434E9">
        <w:rPr>
          <w:rFonts w:ascii="Consolas" w:hAnsi="Consolas" w:cs="Consolas"/>
          <w:color w:val="808080"/>
          <w:kern w:val="0"/>
          <w:sz w:val="24"/>
          <w:szCs w:val="24"/>
          <w:lang w:val="en-US"/>
        </w:rPr>
        <w:t>.</w:t>
      </w:r>
      <w:r w:rsidRPr="003434E9">
        <w:rPr>
          <w:rFonts w:ascii="Consolas" w:hAnsi="Consolas" w:cs="Consolas"/>
          <w:color w:val="0000FF"/>
          <w:kern w:val="0"/>
          <w:sz w:val="24"/>
          <w:szCs w:val="24"/>
          <w:lang w:val="en-US"/>
        </w:rPr>
        <w:t>dateTime</w:t>
      </w:r>
      <w:r w:rsidRPr="003434E9">
        <w:rPr>
          <w:rFonts w:ascii="Consolas" w:hAnsi="Consolas" w:cs="Consolas"/>
          <w:color w:val="808080"/>
          <w:kern w:val="0"/>
          <w:sz w:val="24"/>
          <w:szCs w:val="24"/>
          <w:lang w:val="en-US"/>
        </w:rPr>
        <w:t>,</w:t>
      </w:r>
      <w:r w:rsidRPr="003434E9">
        <w:rPr>
          <w:rFonts w:ascii="Consolas" w:hAnsi="Consolas" w:cs="Consolas"/>
          <w:color w:val="000000"/>
          <w:kern w:val="0"/>
          <w:sz w:val="24"/>
          <w:szCs w:val="24"/>
          <w:lang w:val="en-US"/>
        </w:rPr>
        <w:t xml:space="preserve"> Customer</w:t>
      </w:r>
      <w:r w:rsidRPr="003434E9">
        <w:rPr>
          <w:rFonts w:ascii="Consolas" w:hAnsi="Consolas" w:cs="Consolas"/>
          <w:color w:val="808080"/>
          <w:kern w:val="0"/>
          <w:sz w:val="24"/>
          <w:szCs w:val="24"/>
          <w:lang w:val="en-US"/>
        </w:rPr>
        <w:t>.</w:t>
      </w:r>
      <w:r w:rsidRPr="003434E9">
        <w:rPr>
          <w:rFonts w:ascii="Consolas" w:hAnsi="Consolas" w:cs="Consolas"/>
          <w:color w:val="000000"/>
          <w:kern w:val="0"/>
          <w:sz w:val="24"/>
          <w:szCs w:val="24"/>
          <w:lang w:val="en-US"/>
        </w:rPr>
        <w:t>bonusPoint</w:t>
      </w:r>
      <w:r w:rsidRPr="003434E9">
        <w:rPr>
          <w:rFonts w:ascii="Consolas" w:hAnsi="Consolas" w:cs="Consolas"/>
          <w:color w:val="808080"/>
          <w:kern w:val="0"/>
          <w:sz w:val="24"/>
          <w:szCs w:val="24"/>
          <w:lang w:val="en-US"/>
        </w:rPr>
        <w:t>,</w:t>
      </w:r>
      <w:r w:rsidRPr="003434E9">
        <w:rPr>
          <w:rFonts w:ascii="Consolas" w:hAnsi="Consolas" w:cs="Consolas"/>
          <w:color w:val="000000"/>
          <w:kern w:val="0"/>
          <w:sz w:val="24"/>
          <w:szCs w:val="24"/>
          <w:lang w:val="en-US"/>
        </w:rPr>
        <w:t xml:space="preserve"> BillCategory</w:t>
      </w:r>
      <w:r w:rsidRPr="003434E9">
        <w:rPr>
          <w:rFonts w:ascii="Consolas" w:hAnsi="Consolas" w:cs="Consolas"/>
          <w:color w:val="808080"/>
          <w:kern w:val="0"/>
          <w:sz w:val="24"/>
          <w:szCs w:val="24"/>
          <w:lang w:val="en-US"/>
        </w:rPr>
        <w:t>.</w:t>
      </w:r>
      <w:r w:rsidRPr="003434E9">
        <w:rPr>
          <w:rFonts w:ascii="Consolas" w:hAnsi="Consolas" w:cs="Consolas"/>
          <w:color w:val="000000"/>
          <w:kern w:val="0"/>
          <w:sz w:val="24"/>
          <w:szCs w:val="24"/>
          <w:lang w:val="en-US"/>
        </w:rPr>
        <w:t>discount</w:t>
      </w:r>
    </w:p>
    <w:p w14:paraId="5C42114C" w14:textId="444A1A04" w:rsidR="00716946" w:rsidRPr="003434E9" w:rsidRDefault="00B926B5" w:rsidP="00B926B5">
      <w:pPr>
        <w:pBdr>
          <w:top w:val="single" w:sz="4" w:space="1" w:color="auto"/>
          <w:left w:val="single" w:sz="4" w:space="4" w:color="auto"/>
          <w:bottom w:val="single" w:sz="4" w:space="1" w:color="auto"/>
          <w:right w:val="single" w:sz="4" w:space="4" w:color="auto"/>
        </w:pBdr>
        <w:spacing w:after="0" w:line="360" w:lineRule="auto"/>
        <w:rPr>
          <w:rFonts w:ascii="Times New Roman" w:hAnsi="Times New Roman" w:cs="Times New Roman"/>
          <w:b/>
          <w:sz w:val="40"/>
          <w:szCs w:val="40"/>
          <w:lang w:val="en-US"/>
        </w:rPr>
      </w:pPr>
      <w:r w:rsidRPr="003434E9">
        <w:rPr>
          <w:rFonts w:ascii="Consolas" w:hAnsi="Consolas" w:cs="Consolas"/>
          <w:color w:val="0000FF"/>
          <w:kern w:val="0"/>
          <w:sz w:val="24"/>
          <w:szCs w:val="24"/>
          <w:lang w:val="en-US"/>
        </w:rPr>
        <w:t>GO</w:t>
      </w:r>
    </w:p>
    <w:p w14:paraId="660A4B3F" w14:textId="4B08F116" w:rsidR="00B926B5" w:rsidRDefault="00504945" w:rsidP="00B926B5">
      <w:pPr>
        <w:pStyle w:val="ListParagraph"/>
        <w:numPr>
          <w:ilvl w:val="0"/>
          <w:numId w:val="31"/>
        </w:numPr>
        <w:spacing w:after="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View </w:t>
      </w:r>
      <w:r w:rsidR="00AE02F6">
        <w:rPr>
          <w:rFonts w:ascii="Times New Roman" w:hAnsi="Times New Roman" w:cs="Times New Roman"/>
          <w:b/>
          <w:bCs/>
          <w:sz w:val="28"/>
          <w:szCs w:val="28"/>
          <w:lang w:val="en-US"/>
        </w:rPr>
        <w:t>hiển thị top 5 món bán chạy nhất</w:t>
      </w:r>
    </w:p>
    <w:p w14:paraId="57173F51" w14:textId="77777777" w:rsidR="00AE02F6" w:rsidRDefault="00AE02F6" w:rsidP="00AE02F6">
      <w:pPr>
        <w:pStyle w:val="ListParagraph"/>
        <w:spacing w:after="0" w:line="360" w:lineRule="auto"/>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SQL:</w:t>
      </w:r>
    </w:p>
    <w:p w14:paraId="402D52CE" w14:textId="77777777" w:rsidR="000F4C22" w:rsidRPr="00500B9C" w:rsidRDefault="000F4C22" w:rsidP="000F4C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500B9C">
        <w:rPr>
          <w:rFonts w:ascii="Consolas" w:hAnsi="Consolas" w:cs="Consolas"/>
          <w:color w:val="0000FF"/>
          <w:kern w:val="0"/>
          <w:sz w:val="24"/>
          <w:szCs w:val="24"/>
          <w:lang w:val="en-US"/>
        </w:rPr>
        <w:t>CREATE</w:t>
      </w:r>
      <w:r w:rsidRPr="00500B9C">
        <w:rPr>
          <w:rFonts w:ascii="Consolas" w:hAnsi="Consolas" w:cs="Consolas"/>
          <w:color w:val="000000"/>
          <w:kern w:val="0"/>
          <w:sz w:val="24"/>
          <w:szCs w:val="24"/>
          <w:lang w:val="en-US"/>
        </w:rPr>
        <w:t xml:space="preserve"> </w:t>
      </w:r>
      <w:r w:rsidRPr="00500B9C">
        <w:rPr>
          <w:rFonts w:ascii="Consolas" w:hAnsi="Consolas" w:cs="Consolas"/>
          <w:color w:val="0000FF"/>
          <w:kern w:val="0"/>
          <w:sz w:val="24"/>
          <w:szCs w:val="24"/>
          <w:lang w:val="en-US"/>
        </w:rPr>
        <w:t>VIEW</w:t>
      </w:r>
      <w:r w:rsidRPr="00500B9C">
        <w:rPr>
          <w:rFonts w:ascii="Consolas" w:hAnsi="Consolas" w:cs="Consolas"/>
          <w:color w:val="000000"/>
          <w:kern w:val="0"/>
          <w:sz w:val="24"/>
          <w:szCs w:val="24"/>
          <w:lang w:val="en-US"/>
        </w:rPr>
        <w:t xml:space="preserve"> MostPopularProducts</w:t>
      </w:r>
    </w:p>
    <w:p w14:paraId="25CE7DBB" w14:textId="77777777" w:rsidR="000F4C22" w:rsidRPr="00500B9C" w:rsidRDefault="000F4C22" w:rsidP="000F4C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500B9C">
        <w:rPr>
          <w:rFonts w:ascii="Consolas" w:hAnsi="Consolas" w:cs="Consolas"/>
          <w:color w:val="0000FF"/>
          <w:kern w:val="0"/>
          <w:sz w:val="24"/>
          <w:szCs w:val="24"/>
          <w:lang w:val="en-US"/>
        </w:rPr>
        <w:lastRenderedPageBreak/>
        <w:t>AS</w:t>
      </w:r>
    </w:p>
    <w:p w14:paraId="7DBA410D" w14:textId="77777777" w:rsidR="000F4C22" w:rsidRPr="00500B9C" w:rsidRDefault="000F4C22" w:rsidP="000F4C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500B9C">
        <w:rPr>
          <w:rFonts w:ascii="Consolas" w:hAnsi="Consolas" w:cs="Consolas"/>
          <w:color w:val="0000FF"/>
          <w:kern w:val="0"/>
          <w:sz w:val="24"/>
          <w:szCs w:val="24"/>
          <w:lang w:val="en-US"/>
        </w:rPr>
        <w:t>SELECT</w:t>
      </w:r>
      <w:r w:rsidRPr="00500B9C">
        <w:rPr>
          <w:rFonts w:ascii="Consolas" w:hAnsi="Consolas" w:cs="Consolas"/>
          <w:color w:val="000000"/>
          <w:kern w:val="0"/>
          <w:sz w:val="24"/>
          <w:szCs w:val="24"/>
          <w:lang w:val="en-US"/>
        </w:rPr>
        <w:t xml:space="preserve"> </w:t>
      </w:r>
      <w:r w:rsidRPr="00500B9C">
        <w:rPr>
          <w:rFonts w:ascii="Consolas" w:hAnsi="Consolas" w:cs="Consolas"/>
          <w:color w:val="0000FF"/>
          <w:kern w:val="0"/>
          <w:sz w:val="24"/>
          <w:szCs w:val="24"/>
          <w:lang w:val="en-US"/>
        </w:rPr>
        <w:t>TOP</w:t>
      </w:r>
      <w:r w:rsidRPr="00500B9C">
        <w:rPr>
          <w:rFonts w:ascii="Consolas" w:hAnsi="Consolas" w:cs="Consolas"/>
          <w:color w:val="000000"/>
          <w:kern w:val="0"/>
          <w:sz w:val="24"/>
          <w:szCs w:val="24"/>
          <w:lang w:val="en-US"/>
        </w:rPr>
        <w:t xml:space="preserve"> 5 p</w:t>
      </w:r>
      <w:r w:rsidRPr="00500B9C">
        <w:rPr>
          <w:rFonts w:ascii="Consolas" w:hAnsi="Consolas" w:cs="Consolas"/>
          <w:color w:val="808080"/>
          <w:kern w:val="0"/>
          <w:sz w:val="24"/>
          <w:szCs w:val="24"/>
          <w:lang w:val="en-US"/>
        </w:rPr>
        <w:t>.</w:t>
      </w:r>
      <w:r w:rsidRPr="00500B9C">
        <w:rPr>
          <w:rFonts w:ascii="Consolas" w:hAnsi="Consolas" w:cs="Consolas"/>
          <w:color w:val="000000"/>
          <w:kern w:val="0"/>
          <w:sz w:val="24"/>
          <w:szCs w:val="24"/>
          <w:lang w:val="en-US"/>
        </w:rPr>
        <w:t>ID</w:t>
      </w:r>
      <w:r w:rsidRPr="00500B9C">
        <w:rPr>
          <w:rFonts w:ascii="Consolas" w:hAnsi="Consolas" w:cs="Consolas"/>
          <w:color w:val="808080"/>
          <w:kern w:val="0"/>
          <w:sz w:val="24"/>
          <w:szCs w:val="24"/>
          <w:lang w:val="en-US"/>
        </w:rPr>
        <w:t>,</w:t>
      </w:r>
      <w:r w:rsidRPr="00500B9C">
        <w:rPr>
          <w:rFonts w:ascii="Consolas" w:hAnsi="Consolas" w:cs="Consolas"/>
          <w:color w:val="000000"/>
          <w:kern w:val="0"/>
          <w:sz w:val="24"/>
          <w:szCs w:val="24"/>
          <w:lang w:val="en-US"/>
        </w:rPr>
        <w:t xml:space="preserve"> p</w:t>
      </w:r>
      <w:r w:rsidRPr="00500B9C">
        <w:rPr>
          <w:rFonts w:ascii="Consolas" w:hAnsi="Consolas" w:cs="Consolas"/>
          <w:color w:val="808080"/>
          <w:kern w:val="0"/>
          <w:sz w:val="24"/>
          <w:szCs w:val="24"/>
          <w:lang w:val="en-US"/>
        </w:rPr>
        <w:t>.</w:t>
      </w:r>
      <w:r w:rsidRPr="00500B9C">
        <w:rPr>
          <w:rFonts w:ascii="Consolas" w:hAnsi="Consolas" w:cs="Consolas"/>
          <w:color w:val="0000FF"/>
          <w:kern w:val="0"/>
          <w:sz w:val="24"/>
          <w:szCs w:val="24"/>
          <w:lang w:val="en-US"/>
        </w:rPr>
        <w:t>name</w:t>
      </w:r>
      <w:r w:rsidRPr="00500B9C">
        <w:rPr>
          <w:rFonts w:ascii="Consolas" w:hAnsi="Consolas" w:cs="Consolas"/>
          <w:color w:val="808080"/>
          <w:kern w:val="0"/>
          <w:sz w:val="24"/>
          <w:szCs w:val="24"/>
          <w:lang w:val="en-US"/>
        </w:rPr>
        <w:t>,</w:t>
      </w:r>
      <w:r w:rsidRPr="00500B9C">
        <w:rPr>
          <w:rFonts w:ascii="Consolas" w:hAnsi="Consolas" w:cs="Consolas"/>
          <w:color w:val="000000"/>
          <w:kern w:val="0"/>
          <w:sz w:val="24"/>
          <w:szCs w:val="24"/>
          <w:lang w:val="en-US"/>
        </w:rPr>
        <w:t xml:space="preserve"> p</w:t>
      </w:r>
      <w:r w:rsidRPr="00500B9C">
        <w:rPr>
          <w:rFonts w:ascii="Consolas" w:hAnsi="Consolas" w:cs="Consolas"/>
          <w:color w:val="808080"/>
          <w:kern w:val="0"/>
          <w:sz w:val="24"/>
          <w:szCs w:val="24"/>
          <w:lang w:val="en-US"/>
        </w:rPr>
        <w:t>.</w:t>
      </w:r>
      <w:r w:rsidRPr="00500B9C">
        <w:rPr>
          <w:rFonts w:ascii="Consolas" w:hAnsi="Consolas" w:cs="Consolas"/>
          <w:color w:val="000000"/>
          <w:kern w:val="0"/>
          <w:sz w:val="24"/>
          <w:szCs w:val="24"/>
          <w:lang w:val="en-US"/>
        </w:rPr>
        <w:t>price</w:t>
      </w:r>
      <w:r w:rsidRPr="00500B9C">
        <w:rPr>
          <w:rFonts w:ascii="Consolas" w:hAnsi="Consolas" w:cs="Consolas"/>
          <w:color w:val="808080"/>
          <w:kern w:val="0"/>
          <w:sz w:val="24"/>
          <w:szCs w:val="24"/>
          <w:lang w:val="en-US"/>
        </w:rPr>
        <w:t>,</w:t>
      </w:r>
      <w:r w:rsidRPr="00500B9C">
        <w:rPr>
          <w:rFonts w:ascii="Consolas" w:hAnsi="Consolas" w:cs="Consolas"/>
          <w:color w:val="000000"/>
          <w:kern w:val="0"/>
          <w:sz w:val="24"/>
          <w:szCs w:val="24"/>
          <w:lang w:val="en-US"/>
        </w:rPr>
        <w:t xml:space="preserve"> </w:t>
      </w:r>
      <w:r w:rsidRPr="00500B9C">
        <w:rPr>
          <w:rFonts w:ascii="Consolas" w:hAnsi="Consolas" w:cs="Consolas"/>
          <w:color w:val="FF00FF"/>
          <w:kern w:val="0"/>
          <w:sz w:val="24"/>
          <w:szCs w:val="24"/>
          <w:lang w:val="en-US"/>
        </w:rPr>
        <w:t>SUM</w:t>
      </w:r>
      <w:r w:rsidRPr="00500B9C">
        <w:rPr>
          <w:rFonts w:ascii="Consolas" w:hAnsi="Consolas" w:cs="Consolas"/>
          <w:color w:val="808080"/>
          <w:kern w:val="0"/>
          <w:sz w:val="24"/>
          <w:szCs w:val="24"/>
          <w:lang w:val="en-US"/>
        </w:rPr>
        <w:t>(</w:t>
      </w:r>
      <w:r w:rsidRPr="00500B9C">
        <w:rPr>
          <w:rFonts w:ascii="Consolas" w:hAnsi="Consolas" w:cs="Consolas"/>
          <w:color w:val="000000"/>
          <w:kern w:val="0"/>
          <w:sz w:val="24"/>
          <w:szCs w:val="24"/>
          <w:lang w:val="en-US"/>
        </w:rPr>
        <w:t>bi</w:t>
      </w:r>
      <w:r w:rsidRPr="00500B9C">
        <w:rPr>
          <w:rFonts w:ascii="Consolas" w:hAnsi="Consolas" w:cs="Consolas"/>
          <w:color w:val="808080"/>
          <w:kern w:val="0"/>
          <w:sz w:val="24"/>
          <w:szCs w:val="24"/>
          <w:lang w:val="en-US"/>
        </w:rPr>
        <w:t>.</w:t>
      </w:r>
      <w:r w:rsidRPr="00500B9C">
        <w:rPr>
          <w:rFonts w:ascii="Consolas" w:hAnsi="Consolas" w:cs="Consolas"/>
          <w:color w:val="000000"/>
          <w:kern w:val="0"/>
          <w:sz w:val="24"/>
          <w:szCs w:val="24"/>
          <w:lang w:val="en-US"/>
        </w:rPr>
        <w:t>quantity</w:t>
      </w:r>
      <w:r w:rsidRPr="00500B9C">
        <w:rPr>
          <w:rFonts w:ascii="Consolas" w:hAnsi="Consolas" w:cs="Consolas"/>
          <w:color w:val="808080"/>
          <w:kern w:val="0"/>
          <w:sz w:val="24"/>
          <w:szCs w:val="24"/>
          <w:lang w:val="en-US"/>
        </w:rPr>
        <w:t>)</w:t>
      </w:r>
      <w:r w:rsidRPr="00500B9C">
        <w:rPr>
          <w:rFonts w:ascii="Consolas" w:hAnsi="Consolas" w:cs="Consolas"/>
          <w:color w:val="000000"/>
          <w:kern w:val="0"/>
          <w:sz w:val="24"/>
          <w:szCs w:val="24"/>
          <w:lang w:val="en-US"/>
        </w:rPr>
        <w:t xml:space="preserve"> </w:t>
      </w:r>
      <w:r w:rsidRPr="00500B9C">
        <w:rPr>
          <w:rFonts w:ascii="Consolas" w:hAnsi="Consolas" w:cs="Consolas"/>
          <w:color w:val="0000FF"/>
          <w:kern w:val="0"/>
          <w:sz w:val="24"/>
          <w:szCs w:val="24"/>
          <w:lang w:val="en-US"/>
        </w:rPr>
        <w:t>as</w:t>
      </w:r>
      <w:r w:rsidRPr="00500B9C">
        <w:rPr>
          <w:rFonts w:ascii="Consolas" w:hAnsi="Consolas" w:cs="Consolas"/>
          <w:color w:val="000000"/>
          <w:kern w:val="0"/>
          <w:sz w:val="24"/>
          <w:szCs w:val="24"/>
          <w:lang w:val="en-US"/>
        </w:rPr>
        <w:t xml:space="preserve"> totalQuantity</w:t>
      </w:r>
    </w:p>
    <w:p w14:paraId="6D5E92EB" w14:textId="77777777" w:rsidR="000F4C22" w:rsidRPr="00500B9C" w:rsidRDefault="000F4C22" w:rsidP="000F4C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500B9C">
        <w:rPr>
          <w:rFonts w:ascii="Consolas" w:hAnsi="Consolas" w:cs="Consolas"/>
          <w:color w:val="0000FF"/>
          <w:kern w:val="0"/>
          <w:sz w:val="24"/>
          <w:szCs w:val="24"/>
          <w:lang w:val="en-US"/>
        </w:rPr>
        <w:t>FROM</w:t>
      </w:r>
      <w:r w:rsidRPr="00500B9C">
        <w:rPr>
          <w:rFonts w:ascii="Consolas" w:hAnsi="Consolas" w:cs="Consolas"/>
          <w:color w:val="000000"/>
          <w:kern w:val="0"/>
          <w:sz w:val="24"/>
          <w:szCs w:val="24"/>
          <w:lang w:val="en-US"/>
        </w:rPr>
        <w:t xml:space="preserve"> Product p</w:t>
      </w:r>
    </w:p>
    <w:p w14:paraId="603743AB" w14:textId="77777777" w:rsidR="000F4C22" w:rsidRPr="00500B9C" w:rsidRDefault="000F4C22" w:rsidP="000F4C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500B9C">
        <w:rPr>
          <w:rFonts w:ascii="Consolas" w:hAnsi="Consolas" w:cs="Consolas"/>
          <w:color w:val="808080"/>
          <w:kern w:val="0"/>
          <w:sz w:val="24"/>
          <w:szCs w:val="24"/>
          <w:lang w:val="en-US"/>
        </w:rPr>
        <w:t>JOIN</w:t>
      </w:r>
      <w:r w:rsidRPr="00500B9C">
        <w:rPr>
          <w:rFonts w:ascii="Consolas" w:hAnsi="Consolas" w:cs="Consolas"/>
          <w:color w:val="000000"/>
          <w:kern w:val="0"/>
          <w:sz w:val="24"/>
          <w:szCs w:val="24"/>
          <w:lang w:val="en-US"/>
        </w:rPr>
        <w:t xml:space="preserve"> BillInfo bi</w:t>
      </w:r>
    </w:p>
    <w:p w14:paraId="432BF287" w14:textId="77777777" w:rsidR="000F4C22" w:rsidRPr="00500B9C" w:rsidRDefault="000F4C22" w:rsidP="000F4C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500B9C">
        <w:rPr>
          <w:rFonts w:ascii="Consolas" w:hAnsi="Consolas" w:cs="Consolas"/>
          <w:color w:val="0000FF"/>
          <w:kern w:val="0"/>
          <w:sz w:val="24"/>
          <w:szCs w:val="24"/>
          <w:lang w:val="en-US"/>
        </w:rPr>
        <w:t>ON</w:t>
      </w:r>
      <w:r w:rsidRPr="00500B9C">
        <w:rPr>
          <w:rFonts w:ascii="Consolas" w:hAnsi="Consolas" w:cs="Consolas"/>
          <w:color w:val="000000"/>
          <w:kern w:val="0"/>
          <w:sz w:val="24"/>
          <w:szCs w:val="24"/>
          <w:lang w:val="en-US"/>
        </w:rPr>
        <w:t xml:space="preserve"> p</w:t>
      </w:r>
      <w:r w:rsidRPr="00500B9C">
        <w:rPr>
          <w:rFonts w:ascii="Consolas" w:hAnsi="Consolas" w:cs="Consolas"/>
          <w:color w:val="808080"/>
          <w:kern w:val="0"/>
          <w:sz w:val="24"/>
          <w:szCs w:val="24"/>
          <w:lang w:val="en-US"/>
        </w:rPr>
        <w:t>.</w:t>
      </w:r>
      <w:r w:rsidRPr="00500B9C">
        <w:rPr>
          <w:rFonts w:ascii="Consolas" w:hAnsi="Consolas" w:cs="Consolas"/>
          <w:color w:val="000000"/>
          <w:kern w:val="0"/>
          <w:sz w:val="24"/>
          <w:szCs w:val="24"/>
          <w:lang w:val="en-US"/>
        </w:rPr>
        <w:t xml:space="preserve">ID </w:t>
      </w:r>
      <w:r w:rsidRPr="00500B9C">
        <w:rPr>
          <w:rFonts w:ascii="Consolas" w:hAnsi="Consolas" w:cs="Consolas"/>
          <w:color w:val="808080"/>
          <w:kern w:val="0"/>
          <w:sz w:val="24"/>
          <w:szCs w:val="24"/>
          <w:lang w:val="en-US"/>
        </w:rPr>
        <w:t>=</w:t>
      </w:r>
      <w:r w:rsidRPr="00500B9C">
        <w:rPr>
          <w:rFonts w:ascii="Consolas" w:hAnsi="Consolas" w:cs="Consolas"/>
          <w:color w:val="000000"/>
          <w:kern w:val="0"/>
          <w:sz w:val="24"/>
          <w:szCs w:val="24"/>
          <w:lang w:val="en-US"/>
        </w:rPr>
        <w:t xml:space="preserve"> bi</w:t>
      </w:r>
      <w:r w:rsidRPr="00500B9C">
        <w:rPr>
          <w:rFonts w:ascii="Consolas" w:hAnsi="Consolas" w:cs="Consolas"/>
          <w:color w:val="808080"/>
          <w:kern w:val="0"/>
          <w:sz w:val="24"/>
          <w:szCs w:val="24"/>
          <w:lang w:val="en-US"/>
        </w:rPr>
        <w:t>.</w:t>
      </w:r>
      <w:r w:rsidRPr="00500B9C">
        <w:rPr>
          <w:rFonts w:ascii="Consolas" w:hAnsi="Consolas" w:cs="Consolas"/>
          <w:color w:val="000000"/>
          <w:kern w:val="0"/>
          <w:sz w:val="24"/>
          <w:szCs w:val="24"/>
          <w:lang w:val="en-US"/>
        </w:rPr>
        <w:t>productID</w:t>
      </w:r>
    </w:p>
    <w:p w14:paraId="0804051B" w14:textId="77777777" w:rsidR="000F4C22" w:rsidRPr="00500B9C" w:rsidRDefault="000F4C22" w:rsidP="000F4C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500B9C">
        <w:rPr>
          <w:rFonts w:ascii="Consolas" w:hAnsi="Consolas" w:cs="Consolas"/>
          <w:color w:val="0000FF"/>
          <w:kern w:val="0"/>
          <w:sz w:val="24"/>
          <w:szCs w:val="24"/>
          <w:lang w:val="en-US"/>
        </w:rPr>
        <w:t>GROUP</w:t>
      </w:r>
      <w:r w:rsidRPr="00500B9C">
        <w:rPr>
          <w:rFonts w:ascii="Consolas" w:hAnsi="Consolas" w:cs="Consolas"/>
          <w:color w:val="000000"/>
          <w:kern w:val="0"/>
          <w:sz w:val="24"/>
          <w:szCs w:val="24"/>
          <w:lang w:val="en-US"/>
        </w:rPr>
        <w:t xml:space="preserve"> </w:t>
      </w:r>
      <w:r w:rsidRPr="00500B9C">
        <w:rPr>
          <w:rFonts w:ascii="Consolas" w:hAnsi="Consolas" w:cs="Consolas"/>
          <w:color w:val="0000FF"/>
          <w:kern w:val="0"/>
          <w:sz w:val="24"/>
          <w:szCs w:val="24"/>
          <w:lang w:val="en-US"/>
        </w:rPr>
        <w:t>BY</w:t>
      </w:r>
      <w:r w:rsidRPr="00500B9C">
        <w:rPr>
          <w:rFonts w:ascii="Consolas" w:hAnsi="Consolas" w:cs="Consolas"/>
          <w:color w:val="000000"/>
          <w:kern w:val="0"/>
          <w:sz w:val="24"/>
          <w:szCs w:val="24"/>
          <w:lang w:val="en-US"/>
        </w:rPr>
        <w:t xml:space="preserve"> p</w:t>
      </w:r>
      <w:r w:rsidRPr="00500B9C">
        <w:rPr>
          <w:rFonts w:ascii="Consolas" w:hAnsi="Consolas" w:cs="Consolas"/>
          <w:color w:val="808080"/>
          <w:kern w:val="0"/>
          <w:sz w:val="24"/>
          <w:szCs w:val="24"/>
          <w:lang w:val="en-US"/>
        </w:rPr>
        <w:t>.</w:t>
      </w:r>
      <w:r w:rsidRPr="00500B9C">
        <w:rPr>
          <w:rFonts w:ascii="Consolas" w:hAnsi="Consolas" w:cs="Consolas"/>
          <w:color w:val="000000"/>
          <w:kern w:val="0"/>
          <w:sz w:val="24"/>
          <w:szCs w:val="24"/>
          <w:lang w:val="en-US"/>
        </w:rPr>
        <w:t>ID</w:t>
      </w:r>
      <w:r w:rsidRPr="00500B9C">
        <w:rPr>
          <w:rFonts w:ascii="Consolas" w:hAnsi="Consolas" w:cs="Consolas"/>
          <w:color w:val="808080"/>
          <w:kern w:val="0"/>
          <w:sz w:val="24"/>
          <w:szCs w:val="24"/>
          <w:lang w:val="en-US"/>
        </w:rPr>
        <w:t>,</w:t>
      </w:r>
      <w:r w:rsidRPr="00500B9C">
        <w:rPr>
          <w:rFonts w:ascii="Consolas" w:hAnsi="Consolas" w:cs="Consolas"/>
          <w:color w:val="000000"/>
          <w:kern w:val="0"/>
          <w:sz w:val="24"/>
          <w:szCs w:val="24"/>
          <w:lang w:val="en-US"/>
        </w:rPr>
        <w:t xml:space="preserve"> p</w:t>
      </w:r>
      <w:r w:rsidRPr="00500B9C">
        <w:rPr>
          <w:rFonts w:ascii="Consolas" w:hAnsi="Consolas" w:cs="Consolas"/>
          <w:color w:val="808080"/>
          <w:kern w:val="0"/>
          <w:sz w:val="24"/>
          <w:szCs w:val="24"/>
          <w:lang w:val="en-US"/>
        </w:rPr>
        <w:t>.</w:t>
      </w:r>
      <w:r w:rsidRPr="00500B9C">
        <w:rPr>
          <w:rFonts w:ascii="Consolas" w:hAnsi="Consolas" w:cs="Consolas"/>
          <w:color w:val="0000FF"/>
          <w:kern w:val="0"/>
          <w:sz w:val="24"/>
          <w:szCs w:val="24"/>
          <w:lang w:val="en-US"/>
        </w:rPr>
        <w:t>name</w:t>
      </w:r>
      <w:r w:rsidRPr="00500B9C">
        <w:rPr>
          <w:rFonts w:ascii="Consolas" w:hAnsi="Consolas" w:cs="Consolas"/>
          <w:color w:val="808080"/>
          <w:kern w:val="0"/>
          <w:sz w:val="24"/>
          <w:szCs w:val="24"/>
          <w:lang w:val="en-US"/>
        </w:rPr>
        <w:t>,</w:t>
      </w:r>
      <w:r w:rsidRPr="00500B9C">
        <w:rPr>
          <w:rFonts w:ascii="Consolas" w:hAnsi="Consolas" w:cs="Consolas"/>
          <w:color w:val="000000"/>
          <w:kern w:val="0"/>
          <w:sz w:val="24"/>
          <w:szCs w:val="24"/>
          <w:lang w:val="en-US"/>
        </w:rPr>
        <w:t xml:space="preserve"> p</w:t>
      </w:r>
      <w:r w:rsidRPr="00500B9C">
        <w:rPr>
          <w:rFonts w:ascii="Consolas" w:hAnsi="Consolas" w:cs="Consolas"/>
          <w:color w:val="808080"/>
          <w:kern w:val="0"/>
          <w:sz w:val="24"/>
          <w:szCs w:val="24"/>
          <w:lang w:val="en-US"/>
        </w:rPr>
        <w:t>.</w:t>
      </w:r>
      <w:r w:rsidRPr="00500B9C">
        <w:rPr>
          <w:rFonts w:ascii="Consolas" w:hAnsi="Consolas" w:cs="Consolas"/>
          <w:color w:val="000000"/>
          <w:kern w:val="0"/>
          <w:sz w:val="24"/>
          <w:szCs w:val="24"/>
          <w:lang w:val="en-US"/>
        </w:rPr>
        <w:t>price</w:t>
      </w:r>
    </w:p>
    <w:p w14:paraId="1D448B0B" w14:textId="77777777" w:rsidR="000F4C22" w:rsidRPr="00500B9C" w:rsidRDefault="000F4C22" w:rsidP="000F4C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500B9C">
        <w:rPr>
          <w:rFonts w:ascii="Consolas" w:hAnsi="Consolas" w:cs="Consolas"/>
          <w:color w:val="0000FF"/>
          <w:kern w:val="0"/>
          <w:sz w:val="24"/>
          <w:szCs w:val="24"/>
          <w:lang w:val="en-US"/>
        </w:rPr>
        <w:t>ORDER</w:t>
      </w:r>
      <w:r w:rsidRPr="00500B9C">
        <w:rPr>
          <w:rFonts w:ascii="Consolas" w:hAnsi="Consolas" w:cs="Consolas"/>
          <w:color w:val="000000"/>
          <w:kern w:val="0"/>
          <w:sz w:val="24"/>
          <w:szCs w:val="24"/>
          <w:lang w:val="en-US"/>
        </w:rPr>
        <w:t xml:space="preserve"> </w:t>
      </w:r>
      <w:r w:rsidRPr="00500B9C">
        <w:rPr>
          <w:rFonts w:ascii="Consolas" w:hAnsi="Consolas" w:cs="Consolas"/>
          <w:color w:val="0000FF"/>
          <w:kern w:val="0"/>
          <w:sz w:val="24"/>
          <w:szCs w:val="24"/>
          <w:lang w:val="en-US"/>
        </w:rPr>
        <w:t>BY</w:t>
      </w:r>
      <w:r w:rsidRPr="00500B9C">
        <w:rPr>
          <w:rFonts w:ascii="Consolas" w:hAnsi="Consolas" w:cs="Consolas"/>
          <w:color w:val="000000"/>
          <w:kern w:val="0"/>
          <w:sz w:val="24"/>
          <w:szCs w:val="24"/>
          <w:lang w:val="en-US"/>
        </w:rPr>
        <w:t xml:space="preserve"> totalQuantity </w:t>
      </w:r>
      <w:r w:rsidRPr="00500B9C">
        <w:rPr>
          <w:rFonts w:ascii="Consolas" w:hAnsi="Consolas" w:cs="Consolas"/>
          <w:color w:val="0000FF"/>
          <w:kern w:val="0"/>
          <w:sz w:val="24"/>
          <w:szCs w:val="24"/>
          <w:lang w:val="en-US"/>
        </w:rPr>
        <w:t>DESC</w:t>
      </w:r>
      <w:r w:rsidRPr="00500B9C">
        <w:rPr>
          <w:rFonts w:ascii="Consolas" w:hAnsi="Consolas" w:cs="Consolas"/>
          <w:color w:val="808080"/>
          <w:kern w:val="0"/>
          <w:sz w:val="24"/>
          <w:szCs w:val="24"/>
          <w:lang w:val="en-US"/>
        </w:rPr>
        <w:t>;</w:t>
      </w:r>
    </w:p>
    <w:p w14:paraId="6996DB3E" w14:textId="77777777" w:rsidR="000F4C22" w:rsidRPr="00500B9C" w:rsidRDefault="000F4C22" w:rsidP="000F4C22">
      <w:pPr>
        <w:pBdr>
          <w:top w:val="single" w:sz="4" w:space="1" w:color="auto"/>
          <w:left w:val="single" w:sz="4" w:space="4" w:color="auto"/>
          <w:bottom w:val="single" w:sz="4" w:space="1" w:color="auto"/>
          <w:right w:val="single" w:sz="4" w:space="4" w:color="auto"/>
        </w:pBdr>
        <w:spacing w:after="0" w:line="360" w:lineRule="auto"/>
        <w:rPr>
          <w:rFonts w:ascii="Times New Roman" w:hAnsi="Times New Roman" w:cs="Times New Roman"/>
          <w:b/>
          <w:sz w:val="24"/>
          <w:szCs w:val="24"/>
          <w:lang w:val="en-US"/>
        </w:rPr>
      </w:pPr>
      <w:r w:rsidRPr="00500B9C">
        <w:rPr>
          <w:rFonts w:ascii="Consolas" w:hAnsi="Consolas" w:cs="Consolas"/>
          <w:color w:val="0000FF"/>
          <w:kern w:val="0"/>
          <w:sz w:val="24"/>
          <w:szCs w:val="24"/>
          <w:lang w:val="en-US"/>
        </w:rPr>
        <w:t>GO</w:t>
      </w:r>
    </w:p>
    <w:p w14:paraId="48C8C40E" w14:textId="75E34B5C" w:rsidR="000B3723" w:rsidRPr="003E745E" w:rsidRDefault="003E745E" w:rsidP="003E745E">
      <w:pPr>
        <w:pStyle w:val="ListParagraph"/>
        <w:spacing w:after="0" w:line="360" w:lineRule="auto"/>
        <w:ind w:left="1584"/>
        <w:rPr>
          <w:rFonts w:ascii="Times New Roman" w:hAnsi="Times New Roman" w:cs="Times New Roman"/>
          <w:sz w:val="28"/>
          <w:szCs w:val="28"/>
          <w:u w:val="single"/>
          <w:lang w:val="en-US"/>
        </w:rPr>
      </w:pPr>
      <w:r w:rsidRPr="003E745E">
        <w:rPr>
          <w:rFonts w:ascii="Times New Roman" w:hAnsi="Times New Roman" w:cs="Times New Roman"/>
          <w:sz w:val="28"/>
          <w:szCs w:val="28"/>
          <w:u w:val="single"/>
          <w:lang w:val="en-US"/>
        </w:rPr>
        <w:t>C# code:</w:t>
      </w:r>
    </w:p>
    <w:p w14:paraId="51EFED34" w14:textId="533F91CA" w:rsidR="000B3723" w:rsidRPr="00500B9C" w:rsidRDefault="000B3723" w:rsidP="003E74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500B9C">
        <w:rPr>
          <w:rFonts w:ascii="Cascadia Mono" w:hAnsi="Cascadia Mono" w:cs="Cascadia Mono"/>
          <w:color w:val="000000"/>
          <w:kern w:val="0"/>
          <w:sz w:val="24"/>
          <w:szCs w:val="24"/>
          <w:lang w:val="en-US"/>
        </w:rPr>
        <w:t>try</w:t>
      </w:r>
    </w:p>
    <w:p w14:paraId="7C6BB7BB" w14:textId="77777777" w:rsidR="000B3723" w:rsidRPr="00500B9C" w:rsidRDefault="000B3723" w:rsidP="003E74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500B9C">
        <w:rPr>
          <w:rFonts w:ascii="Cascadia Mono" w:hAnsi="Cascadia Mono" w:cs="Cascadia Mono"/>
          <w:color w:val="000000"/>
          <w:kern w:val="0"/>
          <w:sz w:val="24"/>
          <w:szCs w:val="24"/>
          <w:lang w:val="en-US"/>
        </w:rPr>
        <w:t>{</w:t>
      </w:r>
    </w:p>
    <w:p w14:paraId="4B748AF3" w14:textId="77777777" w:rsidR="000B3723" w:rsidRPr="00500B9C" w:rsidRDefault="000B3723" w:rsidP="003E74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500B9C">
        <w:rPr>
          <w:rFonts w:ascii="Cascadia Mono" w:hAnsi="Cascadia Mono" w:cs="Cascadia Mono"/>
          <w:color w:val="000000"/>
          <w:kern w:val="0"/>
          <w:sz w:val="24"/>
          <w:szCs w:val="24"/>
          <w:lang w:val="en-US"/>
        </w:rPr>
        <w:t xml:space="preserve">    // get view MostPopularProducts from database and set to topProducts</w:t>
      </w:r>
    </w:p>
    <w:p w14:paraId="51037C98" w14:textId="77777777" w:rsidR="000B3723" w:rsidRPr="00500B9C" w:rsidRDefault="000B3723" w:rsidP="003E74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500B9C">
        <w:rPr>
          <w:rFonts w:ascii="Cascadia Mono" w:hAnsi="Cascadia Mono" w:cs="Cascadia Mono"/>
          <w:color w:val="000000"/>
          <w:kern w:val="0"/>
          <w:sz w:val="24"/>
          <w:szCs w:val="24"/>
          <w:lang w:val="en-US"/>
        </w:rPr>
        <w:t xml:space="preserve">    top5Products = DataProvider.Instance.ExecuteQuery("SELECT * FROM dbo.MostPopularProducts");</w:t>
      </w:r>
    </w:p>
    <w:p w14:paraId="566AAAA0" w14:textId="77777777" w:rsidR="00211B99" w:rsidRDefault="000B3723" w:rsidP="003E74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500B9C">
        <w:rPr>
          <w:rFonts w:ascii="Cascadia Mono" w:hAnsi="Cascadia Mono" w:cs="Cascadia Mono"/>
          <w:color w:val="000000"/>
          <w:kern w:val="0"/>
          <w:sz w:val="24"/>
          <w:szCs w:val="24"/>
          <w:lang w:val="en-US"/>
        </w:rPr>
        <w:t xml:space="preserve">    </w:t>
      </w:r>
    </w:p>
    <w:p w14:paraId="0DCFB7C7" w14:textId="6CF03694" w:rsidR="000B3723" w:rsidRPr="00500B9C" w:rsidRDefault="000B3723" w:rsidP="00211B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rPr>
          <w:rFonts w:ascii="Cascadia Mono" w:hAnsi="Cascadia Mono" w:cs="Cascadia Mono"/>
          <w:color w:val="000000"/>
          <w:kern w:val="0"/>
          <w:sz w:val="24"/>
          <w:szCs w:val="24"/>
          <w:lang w:val="en-US"/>
        </w:rPr>
      </w:pPr>
      <w:r w:rsidRPr="00500B9C">
        <w:rPr>
          <w:rFonts w:ascii="Cascadia Mono" w:hAnsi="Cascadia Mono" w:cs="Cascadia Mono"/>
          <w:color w:val="000000"/>
          <w:kern w:val="0"/>
          <w:sz w:val="24"/>
          <w:szCs w:val="24"/>
          <w:lang w:val="en-US"/>
        </w:rPr>
        <w:t>// Check if there are enough rows returned</w:t>
      </w:r>
    </w:p>
    <w:p w14:paraId="74C9F7A0" w14:textId="77777777" w:rsidR="000B3723" w:rsidRPr="00500B9C" w:rsidRDefault="000B3723" w:rsidP="003E74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500B9C">
        <w:rPr>
          <w:rFonts w:ascii="Cascadia Mono" w:hAnsi="Cascadia Mono" w:cs="Cascadia Mono"/>
          <w:color w:val="000000"/>
          <w:kern w:val="0"/>
          <w:sz w:val="24"/>
          <w:szCs w:val="24"/>
          <w:lang w:val="en-US"/>
        </w:rPr>
        <w:t xml:space="preserve">    if (top5Products.Rows.Count &gt;= 5)</w:t>
      </w:r>
    </w:p>
    <w:p w14:paraId="032DA705" w14:textId="77777777" w:rsidR="000B3723" w:rsidRPr="00500B9C" w:rsidRDefault="000B3723" w:rsidP="003E74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500B9C">
        <w:rPr>
          <w:rFonts w:ascii="Cascadia Mono" w:hAnsi="Cascadia Mono" w:cs="Cascadia Mono"/>
          <w:color w:val="000000"/>
          <w:kern w:val="0"/>
          <w:sz w:val="24"/>
          <w:szCs w:val="24"/>
          <w:lang w:val="en-US"/>
        </w:rPr>
        <w:t xml:space="preserve">    {</w:t>
      </w:r>
    </w:p>
    <w:p w14:paraId="096D21E4" w14:textId="77777777" w:rsidR="000B3723" w:rsidRPr="00500B9C" w:rsidRDefault="000B3723" w:rsidP="003E74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500B9C">
        <w:rPr>
          <w:rFonts w:ascii="Cascadia Mono" w:hAnsi="Cascadia Mono" w:cs="Cascadia Mono"/>
          <w:color w:val="000000"/>
          <w:kern w:val="0"/>
          <w:sz w:val="24"/>
          <w:szCs w:val="24"/>
          <w:lang w:val="en-US"/>
        </w:rPr>
        <w:t xml:space="preserve">        // Set the text for lbTop1, lbTop2, lbTop3, lbTop4, lbTop5 from top5Products with format: "Quantity - Price - Product Name"</w:t>
      </w:r>
    </w:p>
    <w:p w14:paraId="3AB9EEB7" w14:textId="77777777" w:rsidR="000B3723" w:rsidRPr="00500B9C" w:rsidRDefault="000B3723" w:rsidP="003E74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500B9C">
        <w:rPr>
          <w:rFonts w:ascii="Cascadia Mono" w:hAnsi="Cascadia Mono" w:cs="Cascadia Mono"/>
          <w:color w:val="000000"/>
          <w:kern w:val="0"/>
          <w:sz w:val="24"/>
          <w:szCs w:val="24"/>
          <w:lang w:val="en-US"/>
        </w:rPr>
        <w:t xml:space="preserve">        lbTop1.Text = top5Products.Rows[0]["ID"] + " - " + top5Products.Rows[0]["name"].ToString() + " - "</w:t>
      </w:r>
    </w:p>
    <w:p w14:paraId="0A07A682" w14:textId="77777777" w:rsidR="000B3723" w:rsidRPr="00500B9C" w:rsidRDefault="000B3723" w:rsidP="003E74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500B9C">
        <w:rPr>
          <w:rFonts w:ascii="Cascadia Mono" w:hAnsi="Cascadia Mono" w:cs="Cascadia Mono"/>
          <w:color w:val="000000"/>
          <w:kern w:val="0"/>
          <w:sz w:val="24"/>
          <w:szCs w:val="24"/>
          <w:lang w:val="en-US"/>
        </w:rPr>
        <w:t xml:space="preserve">            + top5Products.Rows[0]["price"] + "VNĐ - Đã bán: " + top5Products.Rows[0]["totalQuantity"].ToString();</w:t>
      </w:r>
    </w:p>
    <w:p w14:paraId="628B9115" w14:textId="77777777" w:rsidR="000B3723" w:rsidRPr="00500B9C" w:rsidRDefault="000B3723" w:rsidP="003E74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500B9C">
        <w:rPr>
          <w:rFonts w:ascii="Cascadia Mono" w:hAnsi="Cascadia Mono" w:cs="Cascadia Mono"/>
          <w:color w:val="000000"/>
          <w:kern w:val="0"/>
          <w:sz w:val="24"/>
          <w:szCs w:val="24"/>
          <w:lang w:val="en-US"/>
        </w:rPr>
        <w:t xml:space="preserve">        lbTop2.Text = top5Products.Rows[1]["ID"] + " - " + top5Products.Rows[1]["name"].ToString() + " - "</w:t>
      </w:r>
    </w:p>
    <w:p w14:paraId="1F49B3E3" w14:textId="77777777" w:rsidR="000B3723" w:rsidRPr="00500B9C" w:rsidRDefault="000B3723" w:rsidP="003E74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500B9C">
        <w:rPr>
          <w:rFonts w:ascii="Cascadia Mono" w:hAnsi="Cascadia Mono" w:cs="Cascadia Mono"/>
          <w:color w:val="000000"/>
          <w:kern w:val="0"/>
          <w:sz w:val="24"/>
          <w:szCs w:val="24"/>
          <w:lang w:val="en-US"/>
        </w:rPr>
        <w:t xml:space="preserve">            + top5Products.Rows[1]["price"] + "VNĐ - Đã bán: " + top5Products.Rows[1]["totalQuantity"].ToString();</w:t>
      </w:r>
    </w:p>
    <w:p w14:paraId="6986DC76" w14:textId="77777777" w:rsidR="000B3723" w:rsidRPr="00500B9C" w:rsidRDefault="000B3723" w:rsidP="003E74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500B9C">
        <w:rPr>
          <w:rFonts w:ascii="Cascadia Mono" w:hAnsi="Cascadia Mono" w:cs="Cascadia Mono"/>
          <w:color w:val="000000"/>
          <w:kern w:val="0"/>
          <w:sz w:val="24"/>
          <w:szCs w:val="24"/>
          <w:lang w:val="en-US"/>
        </w:rPr>
        <w:t xml:space="preserve">        lbTop3.Text = top5Products.Rows[2]["ID"] + " - " + top5Products.Rows[2]["name"].ToString() + " - "</w:t>
      </w:r>
    </w:p>
    <w:p w14:paraId="75C48244" w14:textId="77777777" w:rsidR="000B3723" w:rsidRPr="00500B9C" w:rsidRDefault="000B3723" w:rsidP="003E74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500B9C">
        <w:rPr>
          <w:rFonts w:ascii="Cascadia Mono" w:hAnsi="Cascadia Mono" w:cs="Cascadia Mono"/>
          <w:color w:val="000000"/>
          <w:kern w:val="0"/>
          <w:sz w:val="24"/>
          <w:szCs w:val="24"/>
          <w:lang w:val="en-US"/>
        </w:rPr>
        <w:t xml:space="preserve">            + top5Products.Rows[2]["price"] + "VNĐ - Đã bán: " + top5Products.Rows[2]["totalQuantity"].ToString();</w:t>
      </w:r>
    </w:p>
    <w:p w14:paraId="0EC65E05" w14:textId="77777777" w:rsidR="000B3723" w:rsidRPr="00500B9C" w:rsidRDefault="000B3723" w:rsidP="003E74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500B9C">
        <w:rPr>
          <w:rFonts w:ascii="Cascadia Mono" w:hAnsi="Cascadia Mono" w:cs="Cascadia Mono"/>
          <w:color w:val="000000"/>
          <w:kern w:val="0"/>
          <w:sz w:val="24"/>
          <w:szCs w:val="24"/>
          <w:lang w:val="en-US"/>
        </w:rPr>
        <w:t xml:space="preserve">        lbTop4.Text = top5Products.Rows[3]["ID"] + " - " + top5Products.Rows[3]["name"].ToString() + " - "</w:t>
      </w:r>
    </w:p>
    <w:p w14:paraId="6B11AE45" w14:textId="77777777" w:rsidR="000B3723" w:rsidRPr="00500B9C" w:rsidRDefault="000B3723" w:rsidP="003E74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500B9C">
        <w:rPr>
          <w:rFonts w:ascii="Cascadia Mono" w:hAnsi="Cascadia Mono" w:cs="Cascadia Mono"/>
          <w:color w:val="000000"/>
          <w:kern w:val="0"/>
          <w:sz w:val="24"/>
          <w:szCs w:val="24"/>
          <w:lang w:val="en-US"/>
        </w:rPr>
        <w:t xml:space="preserve">            + top5Products.Rows[3]["price"] + "VNĐ - Đã bán: " + top5Products.Rows[3]["totalQuantity"].ToString();</w:t>
      </w:r>
    </w:p>
    <w:p w14:paraId="20577FB5" w14:textId="77777777" w:rsidR="000B3723" w:rsidRPr="00500B9C" w:rsidRDefault="000B3723" w:rsidP="003E74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500B9C">
        <w:rPr>
          <w:rFonts w:ascii="Cascadia Mono" w:hAnsi="Cascadia Mono" w:cs="Cascadia Mono"/>
          <w:color w:val="000000"/>
          <w:kern w:val="0"/>
          <w:sz w:val="24"/>
          <w:szCs w:val="24"/>
          <w:lang w:val="en-US"/>
        </w:rPr>
        <w:t xml:space="preserve">        lbTop5.Text = top5Products.Rows[4]["ID"] + " - " + top5Products.Rows[4]["name"].ToString() + " - "</w:t>
      </w:r>
    </w:p>
    <w:p w14:paraId="57CB194C" w14:textId="77777777" w:rsidR="000B3723" w:rsidRPr="00500B9C" w:rsidRDefault="000B3723" w:rsidP="003E74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500B9C">
        <w:rPr>
          <w:rFonts w:ascii="Cascadia Mono" w:hAnsi="Cascadia Mono" w:cs="Cascadia Mono"/>
          <w:color w:val="000000"/>
          <w:kern w:val="0"/>
          <w:sz w:val="24"/>
          <w:szCs w:val="24"/>
          <w:lang w:val="en-US"/>
        </w:rPr>
        <w:t xml:space="preserve">            + top5Products.Rows[4]["price"] + "VNĐ - Đã bán:  " + top5Products.Rows[4]["totalQuantity"].ToString();</w:t>
      </w:r>
    </w:p>
    <w:p w14:paraId="25964A95" w14:textId="77777777" w:rsidR="000B3723" w:rsidRPr="00500B9C" w:rsidRDefault="000B3723" w:rsidP="003E74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500B9C">
        <w:rPr>
          <w:rFonts w:ascii="Cascadia Mono" w:hAnsi="Cascadia Mono" w:cs="Cascadia Mono"/>
          <w:color w:val="000000"/>
          <w:kern w:val="0"/>
          <w:sz w:val="24"/>
          <w:szCs w:val="24"/>
          <w:lang w:val="en-US"/>
        </w:rPr>
        <w:t xml:space="preserve">    }</w:t>
      </w:r>
    </w:p>
    <w:p w14:paraId="11B80508" w14:textId="77777777" w:rsidR="000B3723" w:rsidRPr="00500B9C" w:rsidRDefault="000B3723" w:rsidP="003E74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500B9C">
        <w:rPr>
          <w:rFonts w:ascii="Cascadia Mono" w:hAnsi="Cascadia Mono" w:cs="Cascadia Mono"/>
          <w:color w:val="000000"/>
          <w:kern w:val="0"/>
          <w:sz w:val="24"/>
          <w:szCs w:val="24"/>
          <w:lang w:val="en-US"/>
        </w:rPr>
        <w:t xml:space="preserve">    else</w:t>
      </w:r>
    </w:p>
    <w:p w14:paraId="5BA5C1A5" w14:textId="77777777" w:rsidR="000B3723" w:rsidRPr="00500B9C" w:rsidRDefault="000B3723" w:rsidP="003E74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500B9C">
        <w:rPr>
          <w:rFonts w:ascii="Cascadia Mono" w:hAnsi="Cascadia Mono" w:cs="Cascadia Mono"/>
          <w:color w:val="000000"/>
          <w:kern w:val="0"/>
          <w:sz w:val="24"/>
          <w:szCs w:val="24"/>
          <w:lang w:val="en-US"/>
        </w:rPr>
        <w:t xml:space="preserve">    {</w:t>
      </w:r>
    </w:p>
    <w:p w14:paraId="0102CA8F" w14:textId="77777777" w:rsidR="000B3723" w:rsidRPr="00500B9C" w:rsidRDefault="000B3723" w:rsidP="003E74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500B9C">
        <w:rPr>
          <w:rFonts w:ascii="Cascadia Mono" w:hAnsi="Cascadia Mono" w:cs="Cascadia Mono"/>
          <w:color w:val="000000"/>
          <w:kern w:val="0"/>
          <w:sz w:val="24"/>
          <w:szCs w:val="24"/>
          <w:lang w:val="en-US"/>
        </w:rPr>
        <w:t xml:space="preserve">        // Handle the case where less than 5 products are returned</w:t>
      </w:r>
    </w:p>
    <w:p w14:paraId="63218DD7" w14:textId="77777777" w:rsidR="000B3723" w:rsidRPr="00500B9C" w:rsidRDefault="000B3723" w:rsidP="003E74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500B9C">
        <w:rPr>
          <w:rFonts w:ascii="Cascadia Mono" w:hAnsi="Cascadia Mono" w:cs="Cascadia Mono"/>
          <w:color w:val="000000"/>
          <w:kern w:val="0"/>
          <w:sz w:val="24"/>
          <w:szCs w:val="24"/>
          <w:lang w:val="en-US"/>
        </w:rPr>
        <w:lastRenderedPageBreak/>
        <w:t xml:space="preserve">        // You may want to clear the labels or set them to a default text like "N/A"</w:t>
      </w:r>
    </w:p>
    <w:p w14:paraId="194B4C4C" w14:textId="77777777" w:rsidR="000B3723" w:rsidRPr="00500B9C" w:rsidRDefault="000B3723" w:rsidP="003E74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500B9C">
        <w:rPr>
          <w:rFonts w:ascii="Cascadia Mono" w:hAnsi="Cascadia Mono" w:cs="Cascadia Mono"/>
          <w:color w:val="000000"/>
          <w:kern w:val="0"/>
          <w:sz w:val="24"/>
          <w:szCs w:val="24"/>
          <w:lang w:val="en-US"/>
        </w:rPr>
        <w:t xml:space="preserve">        lbTop1.Text = lbTop2.Text = lbTop3.Text = lbTop4.Text = lbTop5.Text = "N/A";</w:t>
      </w:r>
    </w:p>
    <w:p w14:paraId="78BAC0B8" w14:textId="77777777" w:rsidR="000B3723" w:rsidRPr="00500B9C" w:rsidRDefault="000B3723" w:rsidP="003E74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500B9C">
        <w:rPr>
          <w:rFonts w:ascii="Cascadia Mono" w:hAnsi="Cascadia Mono" w:cs="Cascadia Mono"/>
          <w:color w:val="000000"/>
          <w:kern w:val="0"/>
          <w:sz w:val="24"/>
          <w:szCs w:val="24"/>
          <w:lang w:val="en-US"/>
        </w:rPr>
        <w:t xml:space="preserve">    }</w:t>
      </w:r>
    </w:p>
    <w:p w14:paraId="2F804D21" w14:textId="77777777" w:rsidR="000B3723" w:rsidRPr="00500B9C" w:rsidRDefault="000B3723" w:rsidP="003E74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500B9C">
        <w:rPr>
          <w:rFonts w:ascii="Cascadia Mono" w:hAnsi="Cascadia Mono" w:cs="Cascadia Mono"/>
          <w:color w:val="000000"/>
          <w:kern w:val="0"/>
          <w:sz w:val="24"/>
          <w:szCs w:val="24"/>
          <w:lang w:val="en-US"/>
        </w:rPr>
        <w:t>}</w:t>
      </w:r>
    </w:p>
    <w:p w14:paraId="681BAF3F" w14:textId="77777777" w:rsidR="000B3723" w:rsidRPr="00500B9C" w:rsidRDefault="000B3723" w:rsidP="003E74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500B9C">
        <w:rPr>
          <w:rFonts w:ascii="Cascadia Mono" w:hAnsi="Cascadia Mono" w:cs="Cascadia Mono"/>
          <w:color w:val="000000"/>
          <w:kern w:val="0"/>
          <w:sz w:val="24"/>
          <w:szCs w:val="24"/>
          <w:lang w:val="en-US"/>
        </w:rPr>
        <w:t>catch (SqlException err)</w:t>
      </w:r>
    </w:p>
    <w:p w14:paraId="091EEFF0" w14:textId="77777777" w:rsidR="000B3723" w:rsidRPr="00500B9C" w:rsidRDefault="000B3723" w:rsidP="003E74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500B9C">
        <w:rPr>
          <w:rFonts w:ascii="Cascadia Mono" w:hAnsi="Cascadia Mono" w:cs="Cascadia Mono"/>
          <w:color w:val="000000"/>
          <w:kern w:val="0"/>
          <w:sz w:val="24"/>
          <w:szCs w:val="24"/>
          <w:lang w:val="en-US"/>
        </w:rPr>
        <w:t>{</w:t>
      </w:r>
    </w:p>
    <w:p w14:paraId="02E77AD2" w14:textId="77777777" w:rsidR="000B3723" w:rsidRPr="00500B9C" w:rsidRDefault="000B3723" w:rsidP="003E74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500B9C">
        <w:rPr>
          <w:rFonts w:ascii="Cascadia Mono" w:hAnsi="Cascadia Mono" w:cs="Cascadia Mono"/>
          <w:color w:val="000000"/>
          <w:kern w:val="0"/>
          <w:sz w:val="24"/>
          <w:szCs w:val="24"/>
          <w:lang w:val="en-US"/>
        </w:rPr>
        <w:t xml:space="preserve">    MessageBox.Show(err.Message);</w:t>
      </w:r>
    </w:p>
    <w:p w14:paraId="2BD68A31" w14:textId="055F7959" w:rsidR="000F4C22" w:rsidRPr="00500B9C" w:rsidRDefault="000B3723" w:rsidP="003E745E">
      <w:pPr>
        <w:pBdr>
          <w:top w:val="single" w:sz="4" w:space="1" w:color="auto"/>
          <w:left w:val="single" w:sz="4" w:space="4" w:color="auto"/>
          <w:bottom w:val="single" w:sz="4" w:space="1" w:color="auto"/>
          <w:right w:val="single" w:sz="4" w:space="4" w:color="auto"/>
        </w:pBdr>
        <w:spacing w:after="0" w:line="360" w:lineRule="auto"/>
        <w:rPr>
          <w:rFonts w:ascii="Times New Roman" w:hAnsi="Times New Roman" w:cs="Times New Roman"/>
          <w:sz w:val="24"/>
          <w:szCs w:val="24"/>
          <w:u w:val="single"/>
          <w:lang w:val="en-US"/>
        </w:rPr>
      </w:pPr>
      <w:r w:rsidRPr="00500B9C">
        <w:rPr>
          <w:rFonts w:ascii="Cascadia Mono" w:hAnsi="Cascadia Mono" w:cs="Cascadia Mono"/>
          <w:color w:val="000000"/>
          <w:kern w:val="0"/>
          <w:sz w:val="24"/>
          <w:szCs w:val="24"/>
          <w:lang w:val="en-US"/>
        </w:rPr>
        <w:t>}</w:t>
      </w:r>
    </w:p>
    <w:p w14:paraId="16068A30" w14:textId="5120D039" w:rsidR="000B3723" w:rsidRDefault="003F7BB8" w:rsidP="003F7BB8">
      <w:pPr>
        <w:pStyle w:val="ListParagraph"/>
        <w:numPr>
          <w:ilvl w:val="0"/>
          <w:numId w:val="31"/>
        </w:numPr>
        <w:spacing w:after="0" w:line="360" w:lineRule="auto"/>
        <w:rPr>
          <w:rFonts w:ascii="Times New Roman" w:hAnsi="Times New Roman" w:cs="Times New Roman"/>
          <w:b/>
          <w:bCs/>
          <w:sz w:val="28"/>
          <w:szCs w:val="28"/>
          <w:lang w:val="en-US"/>
        </w:rPr>
      </w:pPr>
      <w:r w:rsidRPr="007C5198">
        <w:rPr>
          <w:rFonts w:ascii="Times New Roman" w:hAnsi="Times New Roman" w:cs="Times New Roman"/>
          <w:b/>
          <w:bCs/>
          <w:sz w:val="28"/>
          <w:szCs w:val="28"/>
          <w:lang w:val="en-US"/>
        </w:rPr>
        <w:t xml:space="preserve">View </w:t>
      </w:r>
      <w:r w:rsidR="001F261B" w:rsidRPr="007C5198">
        <w:rPr>
          <w:rFonts w:ascii="Times New Roman" w:hAnsi="Times New Roman" w:cs="Times New Roman"/>
          <w:b/>
          <w:bCs/>
          <w:sz w:val="28"/>
          <w:szCs w:val="28"/>
          <w:lang w:val="en-US"/>
        </w:rPr>
        <w:t xml:space="preserve">hiển thị tổng thu chi trong 7 ngày gần nhất. Dùng để vẽ biểu đồ </w:t>
      </w:r>
    </w:p>
    <w:p w14:paraId="003A9876" w14:textId="77777777" w:rsidR="007C5198" w:rsidRDefault="007C5198" w:rsidP="007C5198">
      <w:pPr>
        <w:pStyle w:val="ListParagraph"/>
        <w:spacing w:after="0" w:line="360" w:lineRule="auto"/>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SQL:</w:t>
      </w:r>
    </w:p>
    <w:p w14:paraId="432150A7" w14:textId="77777777" w:rsidR="00C9091A" w:rsidRPr="00C9091A" w:rsidRDefault="00C9091A" w:rsidP="00C909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C9091A">
        <w:rPr>
          <w:rFonts w:ascii="Consolas" w:hAnsi="Consolas" w:cs="Consolas"/>
          <w:noProof w:val="0"/>
          <w:color w:val="0000FF"/>
          <w:kern w:val="0"/>
          <w:sz w:val="24"/>
          <w:szCs w:val="24"/>
          <w:lang w:val="en-US"/>
        </w:rPr>
        <w:t>CREATE</w:t>
      </w:r>
      <w:r w:rsidRPr="00C9091A">
        <w:rPr>
          <w:rFonts w:ascii="Consolas" w:hAnsi="Consolas" w:cs="Consolas"/>
          <w:noProof w:val="0"/>
          <w:color w:val="000000"/>
          <w:kern w:val="0"/>
          <w:sz w:val="24"/>
          <w:szCs w:val="24"/>
          <w:lang w:val="en-US"/>
        </w:rPr>
        <w:t xml:space="preserve"> </w:t>
      </w:r>
      <w:r w:rsidRPr="00C9091A">
        <w:rPr>
          <w:rFonts w:ascii="Consolas" w:hAnsi="Consolas" w:cs="Consolas"/>
          <w:noProof w:val="0"/>
          <w:color w:val="0000FF"/>
          <w:kern w:val="0"/>
          <w:sz w:val="24"/>
          <w:szCs w:val="24"/>
          <w:lang w:val="en-US"/>
        </w:rPr>
        <w:t>VIEW</w:t>
      </w:r>
      <w:r w:rsidRPr="00C9091A">
        <w:rPr>
          <w:rFonts w:ascii="Consolas" w:hAnsi="Consolas" w:cs="Consolas"/>
          <w:noProof w:val="0"/>
          <w:color w:val="000000"/>
          <w:kern w:val="0"/>
          <w:sz w:val="24"/>
          <w:szCs w:val="24"/>
          <w:lang w:val="en-US"/>
        </w:rPr>
        <w:t xml:space="preserve"> BillExpenseCount7DaysAgo</w:t>
      </w:r>
    </w:p>
    <w:p w14:paraId="701FF0CE" w14:textId="77777777" w:rsidR="00C9091A" w:rsidRPr="00C9091A" w:rsidRDefault="00C9091A" w:rsidP="00C909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C9091A">
        <w:rPr>
          <w:rFonts w:ascii="Consolas" w:hAnsi="Consolas" w:cs="Consolas"/>
          <w:noProof w:val="0"/>
          <w:color w:val="0000FF"/>
          <w:kern w:val="0"/>
          <w:sz w:val="24"/>
          <w:szCs w:val="24"/>
          <w:lang w:val="en-US"/>
        </w:rPr>
        <w:t>AS</w:t>
      </w:r>
    </w:p>
    <w:p w14:paraId="1465FC62" w14:textId="67A69F6E" w:rsidR="00C9091A" w:rsidRPr="00C9091A" w:rsidRDefault="00C9091A" w:rsidP="00C909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C9091A">
        <w:rPr>
          <w:rFonts w:ascii="Consolas" w:hAnsi="Consolas" w:cs="Consolas"/>
          <w:noProof w:val="0"/>
          <w:color w:val="008000"/>
          <w:kern w:val="0"/>
          <w:sz w:val="24"/>
          <w:szCs w:val="24"/>
          <w:lang w:val="en-US"/>
        </w:rPr>
        <w:t xml:space="preserve">-- Định </w:t>
      </w:r>
      <w:proofErr w:type="spellStart"/>
      <w:r w:rsidRPr="00C9091A">
        <w:rPr>
          <w:rFonts w:ascii="Consolas" w:hAnsi="Consolas" w:cs="Consolas"/>
          <w:noProof w:val="0"/>
          <w:color w:val="008000"/>
          <w:kern w:val="0"/>
          <w:sz w:val="24"/>
          <w:szCs w:val="24"/>
          <w:lang w:val="en-US"/>
        </w:rPr>
        <w:t>nghĩa</w:t>
      </w:r>
      <w:proofErr w:type="spellEnd"/>
      <w:r w:rsidRPr="00C9091A">
        <w:rPr>
          <w:rFonts w:ascii="Consolas" w:hAnsi="Consolas" w:cs="Consolas"/>
          <w:noProof w:val="0"/>
          <w:color w:val="008000"/>
          <w:kern w:val="0"/>
          <w:sz w:val="24"/>
          <w:szCs w:val="24"/>
          <w:lang w:val="en-US"/>
        </w:rPr>
        <w:t xml:space="preserve"> CTE</w:t>
      </w:r>
      <w:r w:rsidR="00C07097">
        <w:rPr>
          <w:rFonts w:ascii="Consolas" w:hAnsi="Consolas" w:cs="Consolas"/>
          <w:noProof w:val="0"/>
          <w:color w:val="008000"/>
          <w:kern w:val="0"/>
          <w:sz w:val="24"/>
          <w:szCs w:val="24"/>
          <w:lang w:val="en-US"/>
        </w:rPr>
        <w:t xml:space="preserve"> (</w:t>
      </w:r>
      <w:r w:rsidR="00C07097" w:rsidRPr="00C07097">
        <w:rPr>
          <w:rFonts w:ascii="Consolas" w:hAnsi="Consolas" w:cs="Consolas"/>
          <w:noProof w:val="0"/>
          <w:color w:val="008000"/>
          <w:kern w:val="0"/>
          <w:sz w:val="24"/>
          <w:szCs w:val="24"/>
          <w:lang w:val="en-US"/>
        </w:rPr>
        <w:t>Common Table Expression</w:t>
      </w:r>
      <w:r w:rsidR="00C07097">
        <w:rPr>
          <w:rFonts w:ascii="Consolas" w:hAnsi="Consolas" w:cs="Consolas"/>
          <w:noProof w:val="0"/>
          <w:color w:val="008000"/>
          <w:kern w:val="0"/>
          <w:sz w:val="24"/>
          <w:szCs w:val="24"/>
          <w:lang w:val="en-US"/>
        </w:rPr>
        <w:t xml:space="preserve">, </w:t>
      </w:r>
      <w:proofErr w:type="spellStart"/>
      <w:r w:rsidR="00257848" w:rsidRPr="00257848">
        <w:rPr>
          <w:rFonts w:ascii="Consolas" w:hAnsi="Consolas" w:cs="Consolas"/>
          <w:noProof w:val="0"/>
          <w:color w:val="008000"/>
          <w:kern w:val="0"/>
          <w:sz w:val="24"/>
          <w:szCs w:val="24"/>
          <w:lang w:val="en-US"/>
        </w:rPr>
        <w:t>dùng</w:t>
      </w:r>
      <w:proofErr w:type="spellEnd"/>
      <w:r w:rsidR="00257848" w:rsidRPr="00257848">
        <w:rPr>
          <w:rFonts w:ascii="Consolas" w:hAnsi="Consolas" w:cs="Consolas"/>
          <w:noProof w:val="0"/>
          <w:color w:val="008000"/>
          <w:kern w:val="0"/>
          <w:sz w:val="24"/>
          <w:szCs w:val="24"/>
          <w:lang w:val="en-US"/>
        </w:rPr>
        <w:t xml:space="preserve"> </w:t>
      </w:r>
      <w:proofErr w:type="spellStart"/>
      <w:r w:rsidR="00257848" w:rsidRPr="00257848">
        <w:rPr>
          <w:rFonts w:ascii="Consolas" w:hAnsi="Consolas" w:cs="Consolas"/>
          <w:noProof w:val="0"/>
          <w:color w:val="008000"/>
          <w:kern w:val="0"/>
          <w:sz w:val="24"/>
          <w:szCs w:val="24"/>
          <w:lang w:val="en-US"/>
        </w:rPr>
        <w:t>để</w:t>
      </w:r>
      <w:proofErr w:type="spellEnd"/>
      <w:r w:rsidR="00257848" w:rsidRPr="00257848">
        <w:rPr>
          <w:rFonts w:ascii="Consolas" w:hAnsi="Consolas" w:cs="Consolas"/>
          <w:noProof w:val="0"/>
          <w:color w:val="008000"/>
          <w:kern w:val="0"/>
          <w:sz w:val="24"/>
          <w:szCs w:val="24"/>
          <w:lang w:val="en-US"/>
        </w:rPr>
        <w:t xml:space="preserve"> </w:t>
      </w:r>
      <w:proofErr w:type="spellStart"/>
      <w:r w:rsidR="00257848" w:rsidRPr="00257848">
        <w:rPr>
          <w:rFonts w:ascii="Consolas" w:hAnsi="Consolas" w:cs="Consolas"/>
          <w:noProof w:val="0"/>
          <w:color w:val="008000"/>
          <w:kern w:val="0"/>
          <w:sz w:val="24"/>
          <w:szCs w:val="24"/>
          <w:lang w:val="en-US"/>
        </w:rPr>
        <w:t>tạo</w:t>
      </w:r>
      <w:proofErr w:type="spellEnd"/>
      <w:r w:rsidR="00257848" w:rsidRPr="00257848">
        <w:rPr>
          <w:rFonts w:ascii="Consolas" w:hAnsi="Consolas" w:cs="Consolas"/>
          <w:noProof w:val="0"/>
          <w:color w:val="008000"/>
          <w:kern w:val="0"/>
          <w:sz w:val="24"/>
          <w:szCs w:val="24"/>
          <w:lang w:val="en-US"/>
        </w:rPr>
        <w:t xml:space="preserve"> </w:t>
      </w:r>
      <w:proofErr w:type="spellStart"/>
      <w:r w:rsidR="00257848" w:rsidRPr="00257848">
        <w:rPr>
          <w:rFonts w:ascii="Consolas" w:hAnsi="Consolas" w:cs="Consolas"/>
          <w:noProof w:val="0"/>
          <w:color w:val="008000"/>
          <w:kern w:val="0"/>
          <w:sz w:val="24"/>
          <w:szCs w:val="24"/>
          <w:lang w:val="en-US"/>
        </w:rPr>
        <w:t>một</w:t>
      </w:r>
      <w:proofErr w:type="spellEnd"/>
      <w:r w:rsidR="00257848" w:rsidRPr="00257848">
        <w:rPr>
          <w:rFonts w:ascii="Consolas" w:hAnsi="Consolas" w:cs="Consolas"/>
          <w:noProof w:val="0"/>
          <w:color w:val="008000"/>
          <w:kern w:val="0"/>
          <w:sz w:val="24"/>
          <w:szCs w:val="24"/>
          <w:lang w:val="en-US"/>
        </w:rPr>
        <w:t xml:space="preserve"> </w:t>
      </w:r>
      <w:proofErr w:type="spellStart"/>
      <w:r w:rsidR="00257848" w:rsidRPr="00257848">
        <w:rPr>
          <w:rFonts w:ascii="Consolas" w:hAnsi="Consolas" w:cs="Consolas"/>
          <w:noProof w:val="0"/>
          <w:color w:val="008000"/>
          <w:kern w:val="0"/>
          <w:sz w:val="24"/>
          <w:szCs w:val="24"/>
          <w:lang w:val="en-US"/>
        </w:rPr>
        <w:t>bảng</w:t>
      </w:r>
      <w:proofErr w:type="spellEnd"/>
      <w:r w:rsidR="00257848" w:rsidRPr="00257848">
        <w:rPr>
          <w:rFonts w:ascii="Consolas" w:hAnsi="Consolas" w:cs="Consolas"/>
          <w:noProof w:val="0"/>
          <w:color w:val="008000"/>
          <w:kern w:val="0"/>
          <w:sz w:val="24"/>
          <w:szCs w:val="24"/>
          <w:lang w:val="en-US"/>
        </w:rPr>
        <w:t xml:space="preserve"> </w:t>
      </w:r>
      <w:proofErr w:type="spellStart"/>
      <w:r w:rsidR="00257848" w:rsidRPr="00257848">
        <w:rPr>
          <w:rFonts w:ascii="Consolas" w:hAnsi="Consolas" w:cs="Consolas"/>
          <w:noProof w:val="0"/>
          <w:color w:val="008000"/>
          <w:kern w:val="0"/>
          <w:sz w:val="24"/>
          <w:szCs w:val="24"/>
          <w:lang w:val="en-US"/>
        </w:rPr>
        <w:t>tạm</w:t>
      </w:r>
      <w:proofErr w:type="spellEnd"/>
      <w:r w:rsidR="00257848" w:rsidRPr="00257848">
        <w:rPr>
          <w:rFonts w:ascii="Consolas" w:hAnsi="Consolas" w:cs="Consolas"/>
          <w:noProof w:val="0"/>
          <w:color w:val="008000"/>
          <w:kern w:val="0"/>
          <w:sz w:val="24"/>
          <w:szCs w:val="24"/>
          <w:lang w:val="en-US"/>
        </w:rPr>
        <w:t xml:space="preserve"> </w:t>
      </w:r>
      <w:proofErr w:type="spellStart"/>
      <w:r w:rsidR="00257848" w:rsidRPr="00257848">
        <w:rPr>
          <w:rFonts w:ascii="Consolas" w:hAnsi="Consolas" w:cs="Consolas"/>
          <w:noProof w:val="0"/>
          <w:color w:val="008000"/>
          <w:kern w:val="0"/>
          <w:sz w:val="24"/>
          <w:szCs w:val="24"/>
          <w:lang w:val="en-US"/>
        </w:rPr>
        <w:t>thờ</w:t>
      </w:r>
      <w:r w:rsidR="00257848">
        <w:rPr>
          <w:rFonts w:ascii="Consolas" w:hAnsi="Consolas" w:cs="Consolas"/>
          <w:noProof w:val="0"/>
          <w:color w:val="008000"/>
          <w:kern w:val="0"/>
          <w:sz w:val="24"/>
          <w:szCs w:val="24"/>
          <w:lang w:val="en-US"/>
        </w:rPr>
        <w:t>i</w:t>
      </w:r>
      <w:proofErr w:type="spellEnd"/>
      <w:r w:rsidR="00257848">
        <w:rPr>
          <w:rFonts w:ascii="Consolas" w:hAnsi="Consolas" w:cs="Consolas"/>
          <w:noProof w:val="0"/>
          <w:color w:val="008000"/>
          <w:kern w:val="0"/>
          <w:sz w:val="24"/>
          <w:szCs w:val="24"/>
          <w:lang w:val="en-US"/>
        </w:rPr>
        <w:t>)</w:t>
      </w:r>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đầu</w:t>
      </w:r>
      <w:proofErr w:type="spell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tiên</w:t>
      </w:r>
      <w:proofErr w:type="spell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để</w:t>
      </w:r>
      <w:proofErr w:type="spell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tạo</w:t>
      </w:r>
      <w:proofErr w:type="spell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một</w:t>
      </w:r>
      <w:proofErr w:type="spell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dãy</w:t>
      </w:r>
      <w:proofErr w:type="spell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số</w:t>
      </w:r>
      <w:proofErr w:type="spell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từ</w:t>
      </w:r>
      <w:proofErr w:type="spellEnd"/>
      <w:r w:rsidRPr="00C9091A">
        <w:rPr>
          <w:rFonts w:ascii="Consolas" w:hAnsi="Consolas" w:cs="Consolas"/>
          <w:noProof w:val="0"/>
          <w:color w:val="008000"/>
          <w:kern w:val="0"/>
          <w:sz w:val="24"/>
          <w:szCs w:val="24"/>
          <w:lang w:val="en-US"/>
        </w:rPr>
        <w:t xml:space="preserve"> 0 </w:t>
      </w:r>
      <w:proofErr w:type="spellStart"/>
      <w:r w:rsidRPr="00C9091A">
        <w:rPr>
          <w:rFonts w:ascii="Consolas" w:hAnsi="Consolas" w:cs="Consolas"/>
          <w:noProof w:val="0"/>
          <w:color w:val="008000"/>
          <w:kern w:val="0"/>
          <w:sz w:val="24"/>
          <w:szCs w:val="24"/>
          <w:lang w:val="en-US"/>
        </w:rPr>
        <w:t>đến</w:t>
      </w:r>
      <w:proofErr w:type="spellEnd"/>
      <w:r w:rsidRPr="00C9091A">
        <w:rPr>
          <w:rFonts w:ascii="Consolas" w:hAnsi="Consolas" w:cs="Consolas"/>
          <w:noProof w:val="0"/>
          <w:color w:val="008000"/>
          <w:kern w:val="0"/>
          <w:sz w:val="24"/>
          <w:szCs w:val="24"/>
          <w:lang w:val="en-US"/>
        </w:rPr>
        <w:t xml:space="preserve"> 6</w:t>
      </w:r>
    </w:p>
    <w:p w14:paraId="279004A9" w14:textId="77777777" w:rsidR="00C9091A" w:rsidRPr="00C9091A" w:rsidRDefault="00C9091A" w:rsidP="00C909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C9091A">
        <w:rPr>
          <w:rFonts w:ascii="Consolas" w:hAnsi="Consolas" w:cs="Consolas"/>
          <w:noProof w:val="0"/>
          <w:color w:val="0000FF"/>
          <w:kern w:val="0"/>
          <w:sz w:val="24"/>
          <w:szCs w:val="24"/>
          <w:lang w:val="en-US"/>
        </w:rPr>
        <w:t>WITH</w:t>
      </w:r>
      <w:r w:rsidRPr="00C9091A">
        <w:rPr>
          <w:rFonts w:ascii="Consolas" w:hAnsi="Consolas" w:cs="Consolas"/>
          <w:noProof w:val="0"/>
          <w:color w:val="000000"/>
          <w:kern w:val="0"/>
          <w:sz w:val="24"/>
          <w:szCs w:val="24"/>
          <w:lang w:val="en-US"/>
        </w:rPr>
        <w:t xml:space="preserve"> </w:t>
      </w:r>
      <w:proofErr w:type="spellStart"/>
      <w:r w:rsidRPr="00C9091A">
        <w:rPr>
          <w:rFonts w:ascii="Consolas" w:hAnsi="Consolas" w:cs="Consolas"/>
          <w:noProof w:val="0"/>
          <w:color w:val="000000"/>
          <w:kern w:val="0"/>
          <w:sz w:val="24"/>
          <w:szCs w:val="24"/>
          <w:lang w:val="en-US"/>
        </w:rPr>
        <w:t>NumberSeries</w:t>
      </w:r>
      <w:proofErr w:type="spellEnd"/>
      <w:r w:rsidRPr="00C9091A">
        <w:rPr>
          <w:rFonts w:ascii="Consolas" w:hAnsi="Consolas" w:cs="Consolas"/>
          <w:noProof w:val="0"/>
          <w:color w:val="000000"/>
          <w:kern w:val="0"/>
          <w:sz w:val="24"/>
          <w:szCs w:val="24"/>
          <w:lang w:val="en-US"/>
        </w:rPr>
        <w:t xml:space="preserve"> </w:t>
      </w:r>
      <w:r w:rsidRPr="00C9091A">
        <w:rPr>
          <w:rFonts w:ascii="Consolas" w:hAnsi="Consolas" w:cs="Consolas"/>
          <w:noProof w:val="0"/>
          <w:color w:val="0000FF"/>
          <w:kern w:val="0"/>
          <w:sz w:val="24"/>
          <w:szCs w:val="24"/>
          <w:lang w:val="en-US"/>
        </w:rPr>
        <w:t xml:space="preserve">AS </w:t>
      </w:r>
      <w:r w:rsidRPr="00C9091A">
        <w:rPr>
          <w:rFonts w:ascii="Consolas" w:hAnsi="Consolas" w:cs="Consolas"/>
          <w:noProof w:val="0"/>
          <w:color w:val="808080"/>
          <w:kern w:val="0"/>
          <w:sz w:val="24"/>
          <w:szCs w:val="24"/>
          <w:lang w:val="en-US"/>
        </w:rPr>
        <w:t>(</w:t>
      </w:r>
    </w:p>
    <w:p w14:paraId="5B0F7EB1" w14:textId="77777777" w:rsidR="00C9091A" w:rsidRPr="00C9091A" w:rsidRDefault="00C9091A" w:rsidP="00C909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C9091A">
        <w:rPr>
          <w:rFonts w:ascii="Consolas" w:hAnsi="Consolas" w:cs="Consolas"/>
          <w:noProof w:val="0"/>
          <w:color w:val="000000"/>
          <w:kern w:val="0"/>
          <w:sz w:val="24"/>
          <w:szCs w:val="24"/>
          <w:lang w:val="en-US"/>
        </w:rPr>
        <w:t xml:space="preserve">    </w:t>
      </w:r>
      <w:r w:rsidRPr="00C9091A">
        <w:rPr>
          <w:rFonts w:ascii="Consolas" w:hAnsi="Consolas" w:cs="Consolas"/>
          <w:noProof w:val="0"/>
          <w:color w:val="0000FF"/>
          <w:kern w:val="0"/>
          <w:sz w:val="24"/>
          <w:szCs w:val="24"/>
          <w:lang w:val="en-US"/>
        </w:rPr>
        <w:t>SELECT</w:t>
      </w:r>
      <w:r w:rsidRPr="00C9091A">
        <w:rPr>
          <w:rFonts w:ascii="Consolas" w:hAnsi="Consolas" w:cs="Consolas"/>
          <w:noProof w:val="0"/>
          <w:color w:val="000000"/>
          <w:kern w:val="0"/>
          <w:sz w:val="24"/>
          <w:szCs w:val="24"/>
          <w:lang w:val="en-US"/>
        </w:rPr>
        <w:t xml:space="preserve"> 0 </w:t>
      </w:r>
      <w:r w:rsidRPr="00C9091A">
        <w:rPr>
          <w:rFonts w:ascii="Consolas" w:hAnsi="Consolas" w:cs="Consolas"/>
          <w:noProof w:val="0"/>
          <w:color w:val="0000FF"/>
          <w:kern w:val="0"/>
          <w:sz w:val="24"/>
          <w:szCs w:val="24"/>
          <w:lang w:val="en-US"/>
        </w:rPr>
        <w:t>AS</w:t>
      </w:r>
      <w:r w:rsidRPr="00C9091A">
        <w:rPr>
          <w:rFonts w:ascii="Consolas" w:hAnsi="Consolas" w:cs="Consolas"/>
          <w:noProof w:val="0"/>
          <w:color w:val="000000"/>
          <w:kern w:val="0"/>
          <w:sz w:val="24"/>
          <w:szCs w:val="24"/>
          <w:lang w:val="en-US"/>
        </w:rPr>
        <w:t xml:space="preserve"> </w:t>
      </w:r>
      <w:proofErr w:type="gramStart"/>
      <w:r w:rsidRPr="00C9091A">
        <w:rPr>
          <w:rFonts w:ascii="Consolas" w:hAnsi="Consolas" w:cs="Consolas"/>
          <w:noProof w:val="0"/>
          <w:color w:val="000000"/>
          <w:kern w:val="0"/>
          <w:sz w:val="24"/>
          <w:szCs w:val="24"/>
          <w:lang w:val="en-US"/>
        </w:rPr>
        <w:t xml:space="preserve">Number  </w:t>
      </w:r>
      <w:r w:rsidRPr="00C9091A">
        <w:rPr>
          <w:rFonts w:ascii="Consolas" w:hAnsi="Consolas" w:cs="Consolas"/>
          <w:noProof w:val="0"/>
          <w:color w:val="008000"/>
          <w:kern w:val="0"/>
          <w:sz w:val="24"/>
          <w:szCs w:val="24"/>
          <w:lang w:val="en-US"/>
        </w:rPr>
        <w:t>--</w:t>
      </w:r>
      <w:proofErr w:type="gram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Bắt</w:t>
      </w:r>
      <w:proofErr w:type="spell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đầu</w:t>
      </w:r>
      <w:proofErr w:type="spell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dãy</w:t>
      </w:r>
      <w:proofErr w:type="spell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số</w:t>
      </w:r>
      <w:proofErr w:type="spell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với</w:t>
      </w:r>
      <w:proofErr w:type="spellEnd"/>
      <w:r w:rsidRPr="00C9091A">
        <w:rPr>
          <w:rFonts w:ascii="Consolas" w:hAnsi="Consolas" w:cs="Consolas"/>
          <w:noProof w:val="0"/>
          <w:color w:val="008000"/>
          <w:kern w:val="0"/>
          <w:sz w:val="24"/>
          <w:szCs w:val="24"/>
          <w:lang w:val="en-US"/>
        </w:rPr>
        <w:t xml:space="preserve"> 0</w:t>
      </w:r>
    </w:p>
    <w:p w14:paraId="7C7C2816" w14:textId="77777777" w:rsidR="00C9091A" w:rsidRPr="00C9091A" w:rsidRDefault="00C9091A" w:rsidP="00C909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C9091A">
        <w:rPr>
          <w:rFonts w:ascii="Consolas" w:hAnsi="Consolas" w:cs="Consolas"/>
          <w:noProof w:val="0"/>
          <w:color w:val="000000"/>
          <w:kern w:val="0"/>
          <w:sz w:val="24"/>
          <w:szCs w:val="24"/>
          <w:lang w:val="en-US"/>
        </w:rPr>
        <w:t xml:space="preserve">    </w:t>
      </w:r>
      <w:r w:rsidRPr="00C9091A">
        <w:rPr>
          <w:rFonts w:ascii="Consolas" w:hAnsi="Consolas" w:cs="Consolas"/>
          <w:noProof w:val="0"/>
          <w:color w:val="0000FF"/>
          <w:kern w:val="0"/>
          <w:sz w:val="24"/>
          <w:szCs w:val="24"/>
          <w:lang w:val="en-US"/>
        </w:rPr>
        <w:t>UNION</w:t>
      </w:r>
      <w:r w:rsidRPr="00C9091A">
        <w:rPr>
          <w:rFonts w:ascii="Consolas" w:hAnsi="Consolas" w:cs="Consolas"/>
          <w:noProof w:val="0"/>
          <w:color w:val="000000"/>
          <w:kern w:val="0"/>
          <w:sz w:val="24"/>
          <w:szCs w:val="24"/>
          <w:lang w:val="en-US"/>
        </w:rPr>
        <w:t xml:space="preserve"> </w:t>
      </w:r>
      <w:r w:rsidRPr="00C9091A">
        <w:rPr>
          <w:rFonts w:ascii="Consolas" w:hAnsi="Consolas" w:cs="Consolas"/>
          <w:noProof w:val="0"/>
          <w:color w:val="808080"/>
          <w:kern w:val="0"/>
          <w:sz w:val="24"/>
          <w:szCs w:val="24"/>
          <w:lang w:val="en-US"/>
        </w:rPr>
        <w:t>ALL</w:t>
      </w:r>
      <w:r w:rsidRPr="00C9091A">
        <w:rPr>
          <w:rFonts w:ascii="Consolas" w:hAnsi="Consolas" w:cs="Consolas"/>
          <w:noProof w:val="0"/>
          <w:color w:val="000000"/>
          <w:kern w:val="0"/>
          <w:sz w:val="24"/>
          <w:szCs w:val="24"/>
          <w:lang w:val="en-US"/>
        </w:rPr>
        <w:t xml:space="preserve"> </w:t>
      </w:r>
      <w:r w:rsidRPr="00C9091A">
        <w:rPr>
          <w:rFonts w:ascii="Consolas" w:hAnsi="Consolas" w:cs="Consolas"/>
          <w:noProof w:val="0"/>
          <w:color w:val="0000FF"/>
          <w:kern w:val="0"/>
          <w:sz w:val="24"/>
          <w:szCs w:val="24"/>
          <w:lang w:val="en-US"/>
        </w:rPr>
        <w:t>SELECT</w:t>
      </w:r>
      <w:r w:rsidRPr="00C9091A">
        <w:rPr>
          <w:rFonts w:ascii="Consolas" w:hAnsi="Consolas" w:cs="Consolas"/>
          <w:noProof w:val="0"/>
          <w:color w:val="000000"/>
          <w:kern w:val="0"/>
          <w:sz w:val="24"/>
          <w:szCs w:val="24"/>
          <w:lang w:val="en-US"/>
        </w:rPr>
        <w:t xml:space="preserve"> </w:t>
      </w:r>
      <w:proofErr w:type="gramStart"/>
      <w:r w:rsidRPr="00C9091A">
        <w:rPr>
          <w:rFonts w:ascii="Consolas" w:hAnsi="Consolas" w:cs="Consolas"/>
          <w:noProof w:val="0"/>
          <w:color w:val="000000"/>
          <w:kern w:val="0"/>
          <w:sz w:val="24"/>
          <w:szCs w:val="24"/>
          <w:lang w:val="en-US"/>
        </w:rPr>
        <w:t xml:space="preserve">1  </w:t>
      </w:r>
      <w:r w:rsidRPr="00C9091A">
        <w:rPr>
          <w:rFonts w:ascii="Consolas" w:hAnsi="Consolas" w:cs="Consolas"/>
          <w:noProof w:val="0"/>
          <w:color w:val="008000"/>
          <w:kern w:val="0"/>
          <w:sz w:val="24"/>
          <w:szCs w:val="24"/>
          <w:lang w:val="en-US"/>
        </w:rPr>
        <w:t>--</w:t>
      </w:r>
      <w:proofErr w:type="gram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Thêm</w:t>
      </w:r>
      <w:proofErr w:type="spell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số</w:t>
      </w:r>
      <w:proofErr w:type="spellEnd"/>
      <w:r w:rsidRPr="00C9091A">
        <w:rPr>
          <w:rFonts w:ascii="Consolas" w:hAnsi="Consolas" w:cs="Consolas"/>
          <w:noProof w:val="0"/>
          <w:color w:val="008000"/>
          <w:kern w:val="0"/>
          <w:sz w:val="24"/>
          <w:szCs w:val="24"/>
          <w:lang w:val="en-US"/>
        </w:rPr>
        <w:t xml:space="preserve"> 1 </w:t>
      </w:r>
      <w:proofErr w:type="spellStart"/>
      <w:r w:rsidRPr="00C9091A">
        <w:rPr>
          <w:rFonts w:ascii="Consolas" w:hAnsi="Consolas" w:cs="Consolas"/>
          <w:noProof w:val="0"/>
          <w:color w:val="008000"/>
          <w:kern w:val="0"/>
          <w:sz w:val="24"/>
          <w:szCs w:val="24"/>
          <w:lang w:val="en-US"/>
        </w:rPr>
        <w:t>vào</w:t>
      </w:r>
      <w:proofErr w:type="spell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dãy</w:t>
      </w:r>
      <w:proofErr w:type="spellEnd"/>
    </w:p>
    <w:p w14:paraId="421AC163" w14:textId="77777777" w:rsidR="00C9091A" w:rsidRPr="00C9091A" w:rsidRDefault="00C9091A" w:rsidP="00C909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C9091A">
        <w:rPr>
          <w:rFonts w:ascii="Consolas" w:hAnsi="Consolas" w:cs="Consolas"/>
          <w:noProof w:val="0"/>
          <w:color w:val="000000"/>
          <w:kern w:val="0"/>
          <w:sz w:val="24"/>
          <w:szCs w:val="24"/>
          <w:lang w:val="en-US"/>
        </w:rPr>
        <w:t xml:space="preserve">    </w:t>
      </w:r>
      <w:r w:rsidRPr="00C9091A">
        <w:rPr>
          <w:rFonts w:ascii="Consolas" w:hAnsi="Consolas" w:cs="Consolas"/>
          <w:noProof w:val="0"/>
          <w:color w:val="0000FF"/>
          <w:kern w:val="0"/>
          <w:sz w:val="24"/>
          <w:szCs w:val="24"/>
          <w:lang w:val="en-US"/>
        </w:rPr>
        <w:t>UNION</w:t>
      </w:r>
      <w:r w:rsidRPr="00C9091A">
        <w:rPr>
          <w:rFonts w:ascii="Consolas" w:hAnsi="Consolas" w:cs="Consolas"/>
          <w:noProof w:val="0"/>
          <w:color w:val="000000"/>
          <w:kern w:val="0"/>
          <w:sz w:val="24"/>
          <w:szCs w:val="24"/>
          <w:lang w:val="en-US"/>
        </w:rPr>
        <w:t xml:space="preserve"> </w:t>
      </w:r>
      <w:r w:rsidRPr="00C9091A">
        <w:rPr>
          <w:rFonts w:ascii="Consolas" w:hAnsi="Consolas" w:cs="Consolas"/>
          <w:noProof w:val="0"/>
          <w:color w:val="808080"/>
          <w:kern w:val="0"/>
          <w:sz w:val="24"/>
          <w:szCs w:val="24"/>
          <w:lang w:val="en-US"/>
        </w:rPr>
        <w:t>ALL</w:t>
      </w:r>
      <w:r w:rsidRPr="00C9091A">
        <w:rPr>
          <w:rFonts w:ascii="Consolas" w:hAnsi="Consolas" w:cs="Consolas"/>
          <w:noProof w:val="0"/>
          <w:color w:val="000000"/>
          <w:kern w:val="0"/>
          <w:sz w:val="24"/>
          <w:szCs w:val="24"/>
          <w:lang w:val="en-US"/>
        </w:rPr>
        <w:t xml:space="preserve"> </w:t>
      </w:r>
      <w:r w:rsidRPr="00C9091A">
        <w:rPr>
          <w:rFonts w:ascii="Consolas" w:hAnsi="Consolas" w:cs="Consolas"/>
          <w:noProof w:val="0"/>
          <w:color w:val="0000FF"/>
          <w:kern w:val="0"/>
          <w:sz w:val="24"/>
          <w:szCs w:val="24"/>
          <w:lang w:val="en-US"/>
        </w:rPr>
        <w:t>SELECT</w:t>
      </w:r>
      <w:r w:rsidRPr="00C9091A">
        <w:rPr>
          <w:rFonts w:ascii="Consolas" w:hAnsi="Consolas" w:cs="Consolas"/>
          <w:noProof w:val="0"/>
          <w:color w:val="000000"/>
          <w:kern w:val="0"/>
          <w:sz w:val="24"/>
          <w:szCs w:val="24"/>
          <w:lang w:val="en-US"/>
        </w:rPr>
        <w:t xml:space="preserve"> </w:t>
      </w:r>
      <w:proofErr w:type="gramStart"/>
      <w:r w:rsidRPr="00C9091A">
        <w:rPr>
          <w:rFonts w:ascii="Consolas" w:hAnsi="Consolas" w:cs="Consolas"/>
          <w:noProof w:val="0"/>
          <w:color w:val="000000"/>
          <w:kern w:val="0"/>
          <w:sz w:val="24"/>
          <w:szCs w:val="24"/>
          <w:lang w:val="en-US"/>
        </w:rPr>
        <w:t xml:space="preserve">2  </w:t>
      </w:r>
      <w:r w:rsidRPr="00C9091A">
        <w:rPr>
          <w:rFonts w:ascii="Consolas" w:hAnsi="Consolas" w:cs="Consolas"/>
          <w:noProof w:val="0"/>
          <w:color w:val="008000"/>
          <w:kern w:val="0"/>
          <w:sz w:val="24"/>
          <w:szCs w:val="24"/>
          <w:lang w:val="en-US"/>
        </w:rPr>
        <w:t>--</w:t>
      </w:r>
      <w:proofErr w:type="gram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Thêm</w:t>
      </w:r>
      <w:proofErr w:type="spell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số</w:t>
      </w:r>
      <w:proofErr w:type="spellEnd"/>
      <w:r w:rsidRPr="00C9091A">
        <w:rPr>
          <w:rFonts w:ascii="Consolas" w:hAnsi="Consolas" w:cs="Consolas"/>
          <w:noProof w:val="0"/>
          <w:color w:val="008000"/>
          <w:kern w:val="0"/>
          <w:sz w:val="24"/>
          <w:szCs w:val="24"/>
          <w:lang w:val="en-US"/>
        </w:rPr>
        <w:t xml:space="preserve"> 2 </w:t>
      </w:r>
      <w:proofErr w:type="spellStart"/>
      <w:r w:rsidRPr="00C9091A">
        <w:rPr>
          <w:rFonts w:ascii="Consolas" w:hAnsi="Consolas" w:cs="Consolas"/>
          <w:noProof w:val="0"/>
          <w:color w:val="008000"/>
          <w:kern w:val="0"/>
          <w:sz w:val="24"/>
          <w:szCs w:val="24"/>
          <w:lang w:val="en-US"/>
        </w:rPr>
        <w:t>vào</w:t>
      </w:r>
      <w:proofErr w:type="spell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dãy</w:t>
      </w:r>
      <w:proofErr w:type="spellEnd"/>
    </w:p>
    <w:p w14:paraId="1779D44D" w14:textId="77777777" w:rsidR="00C9091A" w:rsidRPr="00C9091A" w:rsidRDefault="00C9091A" w:rsidP="00C909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C9091A">
        <w:rPr>
          <w:rFonts w:ascii="Consolas" w:hAnsi="Consolas" w:cs="Consolas"/>
          <w:noProof w:val="0"/>
          <w:color w:val="000000"/>
          <w:kern w:val="0"/>
          <w:sz w:val="24"/>
          <w:szCs w:val="24"/>
          <w:lang w:val="en-US"/>
        </w:rPr>
        <w:t xml:space="preserve">    </w:t>
      </w:r>
      <w:r w:rsidRPr="00C9091A">
        <w:rPr>
          <w:rFonts w:ascii="Consolas" w:hAnsi="Consolas" w:cs="Consolas"/>
          <w:noProof w:val="0"/>
          <w:color w:val="0000FF"/>
          <w:kern w:val="0"/>
          <w:sz w:val="24"/>
          <w:szCs w:val="24"/>
          <w:lang w:val="en-US"/>
        </w:rPr>
        <w:t>UNION</w:t>
      </w:r>
      <w:r w:rsidRPr="00C9091A">
        <w:rPr>
          <w:rFonts w:ascii="Consolas" w:hAnsi="Consolas" w:cs="Consolas"/>
          <w:noProof w:val="0"/>
          <w:color w:val="000000"/>
          <w:kern w:val="0"/>
          <w:sz w:val="24"/>
          <w:szCs w:val="24"/>
          <w:lang w:val="en-US"/>
        </w:rPr>
        <w:t xml:space="preserve"> </w:t>
      </w:r>
      <w:r w:rsidRPr="00C9091A">
        <w:rPr>
          <w:rFonts w:ascii="Consolas" w:hAnsi="Consolas" w:cs="Consolas"/>
          <w:noProof w:val="0"/>
          <w:color w:val="808080"/>
          <w:kern w:val="0"/>
          <w:sz w:val="24"/>
          <w:szCs w:val="24"/>
          <w:lang w:val="en-US"/>
        </w:rPr>
        <w:t>ALL</w:t>
      </w:r>
      <w:r w:rsidRPr="00C9091A">
        <w:rPr>
          <w:rFonts w:ascii="Consolas" w:hAnsi="Consolas" w:cs="Consolas"/>
          <w:noProof w:val="0"/>
          <w:color w:val="000000"/>
          <w:kern w:val="0"/>
          <w:sz w:val="24"/>
          <w:szCs w:val="24"/>
          <w:lang w:val="en-US"/>
        </w:rPr>
        <w:t xml:space="preserve"> </w:t>
      </w:r>
      <w:r w:rsidRPr="00C9091A">
        <w:rPr>
          <w:rFonts w:ascii="Consolas" w:hAnsi="Consolas" w:cs="Consolas"/>
          <w:noProof w:val="0"/>
          <w:color w:val="0000FF"/>
          <w:kern w:val="0"/>
          <w:sz w:val="24"/>
          <w:szCs w:val="24"/>
          <w:lang w:val="en-US"/>
        </w:rPr>
        <w:t>SELECT</w:t>
      </w:r>
      <w:r w:rsidRPr="00C9091A">
        <w:rPr>
          <w:rFonts w:ascii="Consolas" w:hAnsi="Consolas" w:cs="Consolas"/>
          <w:noProof w:val="0"/>
          <w:color w:val="000000"/>
          <w:kern w:val="0"/>
          <w:sz w:val="24"/>
          <w:szCs w:val="24"/>
          <w:lang w:val="en-US"/>
        </w:rPr>
        <w:t xml:space="preserve"> </w:t>
      </w:r>
      <w:proofErr w:type="gramStart"/>
      <w:r w:rsidRPr="00C9091A">
        <w:rPr>
          <w:rFonts w:ascii="Consolas" w:hAnsi="Consolas" w:cs="Consolas"/>
          <w:noProof w:val="0"/>
          <w:color w:val="000000"/>
          <w:kern w:val="0"/>
          <w:sz w:val="24"/>
          <w:szCs w:val="24"/>
          <w:lang w:val="en-US"/>
        </w:rPr>
        <w:t xml:space="preserve">3  </w:t>
      </w:r>
      <w:r w:rsidRPr="00C9091A">
        <w:rPr>
          <w:rFonts w:ascii="Consolas" w:hAnsi="Consolas" w:cs="Consolas"/>
          <w:noProof w:val="0"/>
          <w:color w:val="008000"/>
          <w:kern w:val="0"/>
          <w:sz w:val="24"/>
          <w:szCs w:val="24"/>
          <w:lang w:val="en-US"/>
        </w:rPr>
        <w:t>--</w:t>
      </w:r>
      <w:proofErr w:type="gram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Thêm</w:t>
      </w:r>
      <w:proofErr w:type="spell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số</w:t>
      </w:r>
      <w:proofErr w:type="spellEnd"/>
      <w:r w:rsidRPr="00C9091A">
        <w:rPr>
          <w:rFonts w:ascii="Consolas" w:hAnsi="Consolas" w:cs="Consolas"/>
          <w:noProof w:val="0"/>
          <w:color w:val="008000"/>
          <w:kern w:val="0"/>
          <w:sz w:val="24"/>
          <w:szCs w:val="24"/>
          <w:lang w:val="en-US"/>
        </w:rPr>
        <w:t xml:space="preserve"> 3 </w:t>
      </w:r>
      <w:proofErr w:type="spellStart"/>
      <w:r w:rsidRPr="00C9091A">
        <w:rPr>
          <w:rFonts w:ascii="Consolas" w:hAnsi="Consolas" w:cs="Consolas"/>
          <w:noProof w:val="0"/>
          <w:color w:val="008000"/>
          <w:kern w:val="0"/>
          <w:sz w:val="24"/>
          <w:szCs w:val="24"/>
          <w:lang w:val="en-US"/>
        </w:rPr>
        <w:t>vào</w:t>
      </w:r>
      <w:proofErr w:type="spell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dãy</w:t>
      </w:r>
      <w:proofErr w:type="spellEnd"/>
    </w:p>
    <w:p w14:paraId="37D23F93" w14:textId="77777777" w:rsidR="00C9091A" w:rsidRPr="00C9091A" w:rsidRDefault="00C9091A" w:rsidP="00C909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C9091A">
        <w:rPr>
          <w:rFonts w:ascii="Consolas" w:hAnsi="Consolas" w:cs="Consolas"/>
          <w:noProof w:val="0"/>
          <w:color w:val="000000"/>
          <w:kern w:val="0"/>
          <w:sz w:val="24"/>
          <w:szCs w:val="24"/>
          <w:lang w:val="en-US"/>
        </w:rPr>
        <w:t xml:space="preserve">    </w:t>
      </w:r>
      <w:r w:rsidRPr="00C9091A">
        <w:rPr>
          <w:rFonts w:ascii="Consolas" w:hAnsi="Consolas" w:cs="Consolas"/>
          <w:noProof w:val="0"/>
          <w:color w:val="0000FF"/>
          <w:kern w:val="0"/>
          <w:sz w:val="24"/>
          <w:szCs w:val="24"/>
          <w:lang w:val="en-US"/>
        </w:rPr>
        <w:t>UNION</w:t>
      </w:r>
      <w:r w:rsidRPr="00C9091A">
        <w:rPr>
          <w:rFonts w:ascii="Consolas" w:hAnsi="Consolas" w:cs="Consolas"/>
          <w:noProof w:val="0"/>
          <w:color w:val="000000"/>
          <w:kern w:val="0"/>
          <w:sz w:val="24"/>
          <w:szCs w:val="24"/>
          <w:lang w:val="en-US"/>
        </w:rPr>
        <w:t xml:space="preserve"> </w:t>
      </w:r>
      <w:r w:rsidRPr="00C9091A">
        <w:rPr>
          <w:rFonts w:ascii="Consolas" w:hAnsi="Consolas" w:cs="Consolas"/>
          <w:noProof w:val="0"/>
          <w:color w:val="808080"/>
          <w:kern w:val="0"/>
          <w:sz w:val="24"/>
          <w:szCs w:val="24"/>
          <w:lang w:val="en-US"/>
        </w:rPr>
        <w:t>ALL</w:t>
      </w:r>
      <w:r w:rsidRPr="00C9091A">
        <w:rPr>
          <w:rFonts w:ascii="Consolas" w:hAnsi="Consolas" w:cs="Consolas"/>
          <w:noProof w:val="0"/>
          <w:color w:val="000000"/>
          <w:kern w:val="0"/>
          <w:sz w:val="24"/>
          <w:szCs w:val="24"/>
          <w:lang w:val="en-US"/>
        </w:rPr>
        <w:t xml:space="preserve"> </w:t>
      </w:r>
      <w:r w:rsidRPr="00C9091A">
        <w:rPr>
          <w:rFonts w:ascii="Consolas" w:hAnsi="Consolas" w:cs="Consolas"/>
          <w:noProof w:val="0"/>
          <w:color w:val="0000FF"/>
          <w:kern w:val="0"/>
          <w:sz w:val="24"/>
          <w:szCs w:val="24"/>
          <w:lang w:val="en-US"/>
        </w:rPr>
        <w:t>SELECT</w:t>
      </w:r>
      <w:r w:rsidRPr="00C9091A">
        <w:rPr>
          <w:rFonts w:ascii="Consolas" w:hAnsi="Consolas" w:cs="Consolas"/>
          <w:noProof w:val="0"/>
          <w:color w:val="000000"/>
          <w:kern w:val="0"/>
          <w:sz w:val="24"/>
          <w:szCs w:val="24"/>
          <w:lang w:val="en-US"/>
        </w:rPr>
        <w:t xml:space="preserve"> </w:t>
      </w:r>
      <w:proofErr w:type="gramStart"/>
      <w:r w:rsidRPr="00C9091A">
        <w:rPr>
          <w:rFonts w:ascii="Consolas" w:hAnsi="Consolas" w:cs="Consolas"/>
          <w:noProof w:val="0"/>
          <w:color w:val="000000"/>
          <w:kern w:val="0"/>
          <w:sz w:val="24"/>
          <w:szCs w:val="24"/>
          <w:lang w:val="en-US"/>
        </w:rPr>
        <w:t xml:space="preserve">4  </w:t>
      </w:r>
      <w:r w:rsidRPr="00C9091A">
        <w:rPr>
          <w:rFonts w:ascii="Consolas" w:hAnsi="Consolas" w:cs="Consolas"/>
          <w:noProof w:val="0"/>
          <w:color w:val="008000"/>
          <w:kern w:val="0"/>
          <w:sz w:val="24"/>
          <w:szCs w:val="24"/>
          <w:lang w:val="en-US"/>
        </w:rPr>
        <w:t>--</w:t>
      </w:r>
      <w:proofErr w:type="gram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Thêm</w:t>
      </w:r>
      <w:proofErr w:type="spell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số</w:t>
      </w:r>
      <w:proofErr w:type="spellEnd"/>
      <w:r w:rsidRPr="00C9091A">
        <w:rPr>
          <w:rFonts w:ascii="Consolas" w:hAnsi="Consolas" w:cs="Consolas"/>
          <w:noProof w:val="0"/>
          <w:color w:val="008000"/>
          <w:kern w:val="0"/>
          <w:sz w:val="24"/>
          <w:szCs w:val="24"/>
          <w:lang w:val="en-US"/>
        </w:rPr>
        <w:t xml:space="preserve"> 4 </w:t>
      </w:r>
      <w:proofErr w:type="spellStart"/>
      <w:r w:rsidRPr="00C9091A">
        <w:rPr>
          <w:rFonts w:ascii="Consolas" w:hAnsi="Consolas" w:cs="Consolas"/>
          <w:noProof w:val="0"/>
          <w:color w:val="008000"/>
          <w:kern w:val="0"/>
          <w:sz w:val="24"/>
          <w:szCs w:val="24"/>
          <w:lang w:val="en-US"/>
        </w:rPr>
        <w:t>vào</w:t>
      </w:r>
      <w:proofErr w:type="spell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dãy</w:t>
      </w:r>
      <w:proofErr w:type="spellEnd"/>
    </w:p>
    <w:p w14:paraId="17DDCDAF" w14:textId="77777777" w:rsidR="00C9091A" w:rsidRPr="00C9091A" w:rsidRDefault="00C9091A" w:rsidP="00C909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C9091A">
        <w:rPr>
          <w:rFonts w:ascii="Consolas" w:hAnsi="Consolas" w:cs="Consolas"/>
          <w:noProof w:val="0"/>
          <w:color w:val="000000"/>
          <w:kern w:val="0"/>
          <w:sz w:val="24"/>
          <w:szCs w:val="24"/>
          <w:lang w:val="en-US"/>
        </w:rPr>
        <w:t xml:space="preserve">    </w:t>
      </w:r>
      <w:r w:rsidRPr="00C9091A">
        <w:rPr>
          <w:rFonts w:ascii="Consolas" w:hAnsi="Consolas" w:cs="Consolas"/>
          <w:noProof w:val="0"/>
          <w:color w:val="0000FF"/>
          <w:kern w:val="0"/>
          <w:sz w:val="24"/>
          <w:szCs w:val="24"/>
          <w:lang w:val="en-US"/>
        </w:rPr>
        <w:t>UNION</w:t>
      </w:r>
      <w:r w:rsidRPr="00C9091A">
        <w:rPr>
          <w:rFonts w:ascii="Consolas" w:hAnsi="Consolas" w:cs="Consolas"/>
          <w:noProof w:val="0"/>
          <w:color w:val="000000"/>
          <w:kern w:val="0"/>
          <w:sz w:val="24"/>
          <w:szCs w:val="24"/>
          <w:lang w:val="en-US"/>
        </w:rPr>
        <w:t xml:space="preserve"> </w:t>
      </w:r>
      <w:r w:rsidRPr="00C9091A">
        <w:rPr>
          <w:rFonts w:ascii="Consolas" w:hAnsi="Consolas" w:cs="Consolas"/>
          <w:noProof w:val="0"/>
          <w:color w:val="808080"/>
          <w:kern w:val="0"/>
          <w:sz w:val="24"/>
          <w:szCs w:val="24"/>
          <w:lang w:val="en-US"/>
        </w:rPr>
        <w:t>ALL</w:t>
      </w:r>
      <w:r w:rsidRPr="00C9091A">
        <w:rPr>
          <w:rFonts w:ascii="Consolas" w:hAnsi="Consolas" w:cs="Consolas"/>
          <w:noProof w:val="0"/>
          <w:color w:val="000000"/>
          <w:kern w:val="0"/>
          <w:sz w:val="24"/>
          <w:szCs w:val="24"/>
          <w:lang w:val="en-US"/>
        </w:rPr>
        <w:t xml:space="preserve"> </w:t>
      </w:r>
      <w:r w:rsidRPr="00C9091A">
        <w:rPr>
          <w:rFonts w:ascii="Consolas" w:hAnsi="Consolas" w:cs="Consolas"/>
          <w:noProof w:val="0"/>
          <w:color w:val="0000FF"/>
          <w:kern w:val="0"/>
          <w:sz w:val="24"/>
          <w:szCs w:val="24"/>
          <w:lang w:val="en-US"/>
        </w:rPr>
        <w:t>SELECT</w:t>
      </w:r>
      <w:r w:rsidRPr="00C9091A">
        <w:rPr>
          <w:rFonts w:ascii="Consolas" w:hAnsi="Consolas" w:cs="Consolas"/>
          <w:noProof w:val="0"/>
          <w:color w:val="000000"/>
          <w:kern w:val="0"/>
          <w:sz w:val="24"/>
          <w:szCs w:val="24"/>
          <w:lang w:val="en-US"/>
        </w:rPr>
        <w:t xml:space="preserve"> </w:t>
      </w:r>
      <w:proofErr w:type="gramStart"/>
      <w:r w:rsidRPr="00C9091A">
        <w:rPr>
          <w:rFonts w:ascii="Consolas" w:hAnsi="Consolas" w:cs="Consolas"/>
          <w:noProof w:val="0"/>
          <w:color w:val="000000"/>
          <w:kern w:val="0"/>
          <w:sz w:val="24"/>
          <w:szCs w:val="24"/>
          <w:lang w:val="en-US"/>
        </w:rPr>
        <w:t xml:space="preserve">5  </w:t>
      </w:r>
      <w:r w:rsidRPr="00C9091A">
        <w:rPr>
          <w:rFonts w:ascii="Consolas" w:hAnsi="Consolas" w:cs="Consolas"/>
          <w:noProof w:val="0"/>
          <w:color w:val="008000"/>
          <w:kern w:val="0"/>
          <w:sz w:val="24"/>
          <w:szCs w:val="24"/>
          <w:lang w:val="en-US"/>
        </w:rPr>
        <w:t>--</w:t>
      </w:r>
      <w:proofErr w:type="gram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Thêm</w:t>
      </w:r>
      <w:proofErr w:type="spell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số</w:t>
      </w:r>
      <w:proofErr w:type="spellEnd"/>
      <w:r w:rsidRPr="00C9091A">
        <w:rPr>
          <w:rFonts w:ascii="Consolas" w:hAnsi="Consolas" w:cs="Consolas"/>
          <w:noProof w:val="0"/>
          <w:color w:val="008000"/>
          <w:kern w:val="0"/>
          <w:sz w:val="24"/>
          <w:szCs w:val="24"/>
          <w:lang w:val="en-US"/>
        </w:rPr>
        <w:t xml:space="preserve"> 5 </w:t>
      </w:r>
      <w:proofErr w:type="spellStart"/>
      <w:r w:rsidRPr="00C9091A">
        <w:rPr>
          <w:rFonts w:ascii="Consolas" w:hAnsi="Consolas" w:cs="Consolas"/>
          <w:noProof w:val="0"/>
          <w:color w:val="008000"/>
          <w:kern w:val="0"/>
          <w:sz w:val="24"/>
          <w:szCs w:val="24"/>
          <w:lang w:val="en-US"/>
        </w:rPr>
        <w:t>vào</w:t>
      </w:r>
      <w:proofErr w:type="spell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dãy</w:t>
      </w:r>
      <w:proofErr w:type="spellEnd"/>
    </w:p>
    <w:p w14:paraId="33287FE7" w14:textId="77777777" w:rsidR="00C9091A" w:rsidRPr="00C9091A" w:rsidRDefault="00C9091A" w:rsidP="00C909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C9091A">
        <w:rPr>
          <w:rFonts w:ascii="Consolas" w:hAnsi="Consolas" w:cs="Consolas"/>
          <w:noProof w:val="0"/>
          <w:color w:val="000000"/>
          <w:kern w:val="0"/>
          <w:sz w:val="24"/>
          <w:szCs w:val="24"/>
          <w:lang w:val="en-US"/>
        </w:rPr>
        <w:t xml:space="preserve">    </w:t>
      </w:r>
      <w:r w:rsidRPr="00C9091A">
        <w:rPr>
          <w:rFonts w:ascii="Consolas" w:hAnsi="Consolas" w:cs="Consolas"/>
          <w:noProof w:val="0"/>
          <w:color w:val="0000FF"/>
          <w:kern w:val="0"/>
          <w:sz w:val="24"/>
          <w:szCs w:val="24"/>
          <w:lang w:val="en-US"/>
        </w:rPr>
        <w:t>UNION</w:t>
      </w:r>
      <w:r w:rsidRPr="00C9091A">
        <w:rPr>
          <w:rFonts w:ascii="Consolas" w:hAnsi="Consolas" w:cs="Consolas"/>
          <w:noProof w:val="0"/>
          <w:color w:val="000000"/>
          <w:kern w:val="0"/>
          <w:sz w:val="24"/>
          <w:szCs w:val="24"/>
          <w:lang w:val="en-US"/>
        </w:rPr>
        <w:t xml:space="preserve"> </w:t>
      </w:r>
      <w:r w:rsidRPr="00C9091A">
        <w:rPr>
          <w:rFonts w:ascii="Consolas" w:hAnsi="Consolas" w:cs="Consolas"/>
          <w:noProof w:val="0"/>
          <w:color w:val="808080"/>
          <w:kern w:val="0"/>
          <w:sz w:val="24"/>
          <w:szCs w:val="24"/>
          <w:lang w:val="en-US"/>
        </w:rPr>
        <w:t>ALL</w:t>
      </w:r>
      <w:r w:rsidRPr="00C9091A">
        <w:rPr>
          <w:rFonts w:ascii="Consolas" w:hAnsi="Consolas" w:cs="Consolas"/>
          <w:noProof w:val="0"/>
          <w:color w:val="000000"/>
          <w:kern w:val="0"/>
          <w:sz w:val="24"/>
          <w:szCs w:val="24"/>
          <w:lang w:val="en-US"/>
        </w:rPr>
        <w:t xml:space="preserve"> </w:t>
      </w:r>
      <w:r w:rsidRPr="00C9091A">
        <w:rPr>
          <w:rFonts w:ascii="Consolas" w:hAnsi="Consolas" w:cs="Consolas"/>
          <w:noProof w:val="0"/>
          <w:color w:val="0000FF"/>
          <w:kern w:val="0"/>
          <w:sz w:val="24"/>
          <w:szCs w:val="24"/>
          <w:lang w:val="en-US"/>
        </w:rPr>
        <w:t>SELECT</w:t>
      </w:r>
      <w:r w:rsidRPr="00C9091A">
        <w:rPr>
          <w:rFonts w:ascii="Consolas" w:hAnsi="Consolas" w:cs="Consolas"/>
          <w:noProof w:val="0"/>
          <w:color w:val="000000"/>
          <w:kern w:val="0"/>
          <w:sz w:val="24"/>
          <w:szCs w:val="24"/>
          <w:lang w:val="en-US"/>
        </w:rPr>
        <w:t xml:space="preserve"> </w:t>
      </w:r>
      <w:proofErr w:type="gramStart"/>
      <w:r w:rsidRPr="00C9091A">
        <w:rPr>
          <w:rFonts w:ascii="Consolas" w:hAnsi="Consolas" w:cs="Consolas"/>
          <w:noProof w:val="0"/>
          <w:color w:val="000000"/>
          <w:kern w:val="0"/>
          <w:sz w:val="24"/>
          <w:szCs w:val="24"/>
          <w:lang w:val="en-US"/>
        </w:rPr>
        <w:t xml:space="preserve">6  </w:t>
      </w:r>
      <w:r w:rsidRPr="00C9091A">
        <w:rPr>
          <w:rFonts w:ascii="Consolas" w:hAnsi="Consolas" w:cs="Consolas"/>
          <w:noProof w:val="0"/>
          <w:color w:val="008000"/>
          <w:kern w:val="0"/>
          <w:sz w:val="24"/>
          <w:szCs w:val="24"/>
          <w:lang w:val="en-US"/>
        </w:rPr>
        <w:t>--</w:t>
      </w:r>
      <w:proofErr w:type="gram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Thêm</w:t>
      </w:r>
      <w:proofErr w:type="spell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số</w:t>
      </w:r>
      <w:proofErr w:type="spellEnd"/>
      <w:r w:rsidRPr="00C9091A">
        <w:rPr>
          <w:rFonts w:ascii="Consolas" w:hAnsi="Consolas" w:cs="Consolas"/>
          <w:noProof w:val="0"/>
          <w:color w:val="008000"/>
          <w:kern w:val="0"/>
          <w:sz w:val="24"/>
          <w:szCs w:val="24"/>
          <w:lang w:val="en-US"/>
        </w:rPr>
        <w:t xml:space="preserve"> 6 </w:t>
      </w:r>
      <w:proofErr w:type="spellStart"/>
      <w:r w:rsidRPr="00C9091A">
        <w:rPr>
          <w:rFonts w:ascii="Consolas" w:hAnsi="Consolas" w:cs="Consolas"/>
          <w:noProof w:val="0"/>
          <w:color w:val="008000"/>
          <w:kern w:val="0"/>
          <w:sz w:val="24"/>
          <w:szCs w:val="24"/>
          <w:lang w:val="en-US"/>
        </w:rPr>
        <w:t>vào</w:t>
      </w:r>
      <w:proofErr w:type="spell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dãy</w:t>
      </w:r>
      <w:proofErr w:type="spell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hoàn</w:t>
      </w:r>
      <w:proofErr w:type="spell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thành</w:t>
      </w:r>
      <w:proofErr w:type="spell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dãy</w:t>
      </w:r>
      <w:proofErr w:type="spell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số</w:t>
      </w:r>
      <w:proofErr w:type="spell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từ</w:t>
      </w:r>
      <w:proofErr w:type="spellEnd"/>
      <w:r w:rsidRPr="00C9091A">
        <w:rPr>
          <w:rFonts w:ascii="Consolas" w:hAnsi="Consolas" w:cs="Consolas"/>
          <w:noProof w:val="0"/>
          <w:color w:val="008000"/>
          <w:kern w:val="0"/>
          <w:sz w:val="24"/>
          <w:szCs w:val="24"/>
          <w:lang w:val="en-US"/>
        </w:rPr>
        <w:t xml:space="preserve"> 0 </w:t>
      </w:r>
      <w:proofErr w:type="spellStart"/>
      <w:r w:rsidRPr="00C9091A">
        <w:rPr>
          <w:rFonts w:ascii="Consolas" w:hAnsi="Consolas" w:cs="Consolas"/>
          <w:noProof w:val="0"/>
          <w:color w:val="008000"/>
          <w:kern w:val="0"/>
          <w:sz w:val="24"/>
          <w:szCs w:val="24"/>
          <w:lang w:val="en-US"/>
        </w:rPr>
        <w:t>đến</w:t>
      </w:r>
      <w:proofErr w:type="spellEnd"/>
      <w:r w:rsidRPr="00C9091A">
        <w:rPr>
          <w:rFonts w:ascii="Consolas" w:hAnsi="Consolas" w:cs="Consolas"/>
          <w:noProof w:val="0"/>
          <w:color w:val="008000"/>
          <w:kern w:val="0"/>
          <w:sz w:val="24"/>
          <w:szCs w:val="24"/>
          <w:lang w:val="en-US"/>
        </w:rPr>
        <w:t xml:space="preserve"> 6</w:t>
      </w:r>
    </w:p>
    <w:p w14:paraId="33BF85C7" w14:textId="77777777" w:rsidR="00C9091A" w:rsidRPr="00C9091A" w:rsidRDefault="00C9091A" w:rsidP="00C909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C9091A">
        <w:rPr>
          <w:rFonts w:ascii="Consolas" w:hAnsi="Consolas" w:cs="Consolas"/>
          <w:noProof w:val="0"/>
          <w:color w:val="808080"/>
          <w:kern w:val="0"/>
          <w:sz w:val="24"/>
          <w:szCs w:val="24"/>
          <w:lang w:val="en-US"/>
        </w:rPr>
        <w:t>),</w:t>
      </w:r>
    </w:p>
    <w:p w14:paraId="557BFA5C" w14:textId="77777777" w:rsidR="00C9091A" w:rsidRPr="00C9091A" w:rsidRDefault="00C9091A" w:rsidP="00C909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C9091A">
        <w:rPr>
          <w:rFonts w:ascii="Consolas" w:hAnsi="Consolas" w:cs="Consolas"/>
          <w:noProof w:val="0"/>
          <w:color w:val="008000"/>
          <w:kern w:val="0"/>
          <w:sz w:val="24"/>
          <w:szCs w:val="24"/>
          <w:lang w:val="en-US"/>
        </w:rPr>
        <w:t xml:space="preserve">-- Định </w:t>
      </w:r>
      <w:proofErr w:type="spellStart"/>
      <w:r w:rsidRPr="00C9091A">
        <w:rPr>
          <w:rFonts w:ascii="Consolas" w:hAnsi="Consolas" w:cs="Consolas"/>
          <w:noProof w:val="0"/>
          <w:color w:val="008000"/>
          <w:kern w:val="0"/>
          <w:sz w:val="24"/>
          <w:szCs w:val="24"/>
          <w:lang w:val="en-US"/>
        </w:rPr>
        <w:t>nghĩa</w:t>
      </w:r>
      <w:proofErr w:type="spellEnd"/>
      <w:r w:rsidRPr="00C9091A">
        <w:rPr>
          <w:rFonts w:ascii="Consolas" w:hAnsi="Consolas" w:cs="Consolas"/>
          <w:noProof w:val="0"/>
          <w:color w:val="008000"/>
          <w:kern w:val="0"/>
          <w:sz w:val="24"/>
          <w:szCs w:val="24"/>
          <w:lang w:val="en-US"/>
        </w:rPr>
        <w:t xml:space="preserve"> CTE </w:t>
      </w:r>
      <w:proofErr w:type="spellStart"/>
      <w:r w:rsidRPr="00C9091A">
        <w:rPr>
          <w:rFonts w:ascii="Consolas" w:hAnsi="Consolas" w:cs="Consolas"/>
          <w:noProof w:val="0"/>
          <w:color w:val="008000"/>
          <w:kern w:val="0"/>
          <w:sz w:val="24"/>
          <w:szCs w:val="24"/>
          <w:lang w:val="en-US"/>
        </w:rPr>
        <w:t>thứ</w:t>
      </w:r>
      <w:proofErr w:type="spell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hai</w:t>
      </w:r>
      <w:proofErr w:type="spell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để</w:t>
      </w:r>
      <w:proofErr w:type="spell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tạo</w:t>
      </w:r>
      <w:proofErr w:type="spell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chuỗi</w:t>
      </w:r>
      <w:proofErr w:type="spell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ngày</w:t>
      </w:r>
      <w:proofErr w:type="spell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từ</w:t>
      </w:r>
      <w:proofErr w:type="spell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ngày</w:t>
      </w:r>
      <w:proofErr w:type="spell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hiện</w:t>
      </w:r>
      <w:proofErr w:type="spell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tại</w:t>
      </w:r>
      <w:proofErr w:type="spell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trở</w:t>
      </w:r>
      <w:proofErr w:type="spell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về</w:t>
      </w:r>
      <w:proofErr w:type="spell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trước</w:t>
      </w:r>
      <w:proofErr w:type="spellEnd"/>
      <w:r w:rsidRPr="00C9091A">
        <w:rPr>
          <w:rFonts w:ascii="Consolas" w:hAnsi="Consolas" w:cs="Consolas"/>
          <w:noProof w:val="0"/>
          <w:color w:val="008000"/>
          <w:kern w:val="0"/>
          <w:sz w:val="24"/>
          <w:szCs w:val="24"/>
          <w:lang w:val="en-US"/>
        </w:rPr>
        <w:t xml:space="preserve"> 6 </w:t>
      </w:r>
      <w:proofErr w:type="spellStart"/>
      <w:r w:rsidRPr="00C9091A">
        <w:rPr>
          <w:rFonts w:ascii="Consolas" w:hAnsi="Consolas" w:cs="Consolas"/>
          <w:noProof w:val="0"/>
          <w:color w:val="008000"/>
          <w:kern w:val="0"/>
          <w:sz w:val="24"/>
          <w:szCs w:val="24"/>
          <w:lang w:val="en-US"/>
        </w:rPr>
        <w:t>ngày</w:t>
      </w:r>
      <w:proofErr w:type="spellEnd"/>
    </w:p>
    <w:p w14:paraId="104077D0" w14:textId="77777777" w:rsidR="00C9091A" w:rsidRPr="00C9091A" w:rsidRDefault="00C9091A" w:rsidP="00C909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proofErr w:type="spellStart"/>
      <w:r w:rsidRPr="00C9091A">
        <w:rPr>
          <w:rFonts w:ascii="Consolas" w:hAnsi="Consolas" w:cs="Consolas"/>
          <w:noProof w:val="0"/>
          <w:color w:val="000000"/>
          <w:kern w:val="0"/>
          <w:sz w:val="24"/>
          <w:szCs w:val="24"/>
          <w:lang w:val="en-US"/>
        </w:rPr>
        <w:t>DateSeries</w:t>
      </w:r>
      <w:proofErr w:type="spellEnd"/>
      <w:r w:rsidRPr="00C9091A">
        <w:rPr>
          <w:rFonts w:ascii="Consolas" w:hAnsi="Consolas" w:cs="Consolas"/>
          <w:noProof w:val="0"/>
          <w:color w:val="000000"/>
          <w:kern w:val="0"/>
          <w:sz w:val="24"/>
          <w:szCs w:val="24"/>
          <w:lang w:val="en-US"/>
        </w:rPr>
        <w:t xml:space="preserve"> </w:t>
      </w:r>
      <w:r w:rsidRPr="00C9091A">
        <w:rPr>
          <w:rFonts w:ascii="Consolas" w:hAnsi="Consolas" w:cs="Consolas"/>
          <w:noProof w:val="0"/>
          <w:color w:val="0000FF"/>
          <w:kern w:val="0"/>
          <w:sz w:val="24"/>
          <w:szCs w:val="24"/>
          <w:lang w:val="en-US"/>
        </w:rPr>
        <w:t xml:space="preserve">AS </w:t>
      </w:r>
      <w:r w:rsidRPr="00C9091A">
        <w:rPr>
          <w:rFonts w:ascii="Consolas" w:hAnsi="Consolas" w:cs="Consolas"/>
          <w:noProof w:val="0"/>
          <w:color w:val="808080"/>
          <w:kern w:val="0"/>
          <w:sz w:val="24"/>
          <w:szCs w:val="24"/>
          <w:lang w:val="en-US"/>
        </w:rPr>
        <w:t>(</w:t>
      </w:r>
    </w:p>
    <w:p w14:paraId="1441189E" w14:textId="77777777" w:rsidR="00C9091A" w:rsidRPr="00C9091A" w:rsidRDefault="00C9091A" w:rsidP="00C909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C9091A">
        <w:rPr>
          <w:rFonts w:ascii="Consolas" w:hAnsi="Consolas" w:cs="Consolas"/>
          <w:noProof w:val="0"/>
          <w:color w:val="000000"/>
          <w:kern w:val="0"/>
          <w:sz w:val="24"/>
          <w:szCs w:val="24"/>
          <w:lang w:val="en-US"/>
        </w:rPr>
        <w:t xml:space="preserve">    </w:t>
      </w:r>
      <w:r w:rsidRPr="00C9091A">
        <w:rPr>
          <w:rFonts w:ascii="Consolas" w:hAnsi="Consolas" w:cs="Consolas"/>
          <w:noProof w:val="0"/>
          <w:color w:val="0000FF"/>
          <w:kern w:val="0"/>
          <w:sz w:val="24"/>
          <w:szCs w:val="24"/>
          <w:lang w:val="en-US"/>
        </w:rPr>
        <w:t>SELECT</w:t>
      </w:r>
      <w:r w:rsidRPr="00C9091A">
        <w:rPr>
          <w:rFonts w:ascii="Consolas" w:hAnsi="Consolas" w:cs="Consolas"/>
          <w:noProof w:val="0"/>
          <w:color w:val="000000"/>
          <w:kern w:val="0"/>
          <w:sz w:val="24"/>
          <w:szCs w:val="24"/>
          <w:lang w:val="en-US"/>
        </w:rPr>
        <w:t xml:space="preserve"> </w:t>
      </w:r>
      <w:proofErr w:type="gramStart"/>
      <w:r w:rsidRPr="00C9091A">
        <w:rPr>
          <w:rFonts w:ascii="Consolas" w:hAnsi="Consolas" w:cs="Consolas"/>
          <w:noProof w:val="0"/>
          <w:color w:val="FF00FF"/>
          <w:kern w:val="0"/>
          <w:sz w:val="24"/>
          <w:szCs w:val="24"/>
          <w:lang w:val="en-US"/>
        </w:rPr>
        <w:t>CAST</w:t>
      </w:r>
      <w:r w:rsidRPr="00C9091A">
        <w:rPr>
          <w:rFonts w:ascii="Consolas" w:hAnsi="Consolas" w:cs="Consolas"/>
          <w:noProof w:val="0"/>
          <w:color w:val="808080"/>
          <w:kern w:val="0"/>
          <w:sz w:val="24"/>
          <w:szCs w:val="24"/>
          <w:lang w:val="en-US"/>
        </w:rPr>
        <w:t>(</w:t>
      </w:r>
      <w:proofErr w:type="gramEnd"/>
      <w:r w:rsidRPr="00C9091A">
        <w:rPr>
          <w:rFonts w:ascii="Consolas" w:hAnsi="Consolas" w:cs="Consolas"/>
          <w:noProof w:val="0"/>
          <w:color w:val="FF00FF"/>
          <w:kern w:val="0"/>
          <w:sz w:val="24"/>
          <w:szCs w:val="24"/>
          <w:lang w:val="en-US"/>
        </w:rPr>
        <w:t>DATEADD</w:t>
      </w:r>
      <w:r w:rsidRPr="00C9091A">
        <w:rPr>
          <w:rFonts w:ascii="Consolas" w:hAnsi="Consolas" w:cs="Consolas"/>
          <w:noProof w:val="0"/>
          <w:color w:val="808080"/>
          <w:kern w:val="0"/>
          <w:sz w:val="24"/>
          <w:szCs w:val="24"/>
          <w:lang w:val="en-US"/>
        </w:rPr>
        <w:t>(</w:t>
      </w:r>
      <w:r w:rsidRPr="00C9091A">
        <w:rPr>
          <w:rFonts w:ascii="Consolas" w:hAnsi="Consolas" w:cs="Consolas"/>
          <w:noProof w:val="0"/>
          <w:color w:val="FF00FF"/>
          <w:kern w:val="0"/>
          <w:sz w:val="24"/>
          <w:szCs w:val="24"/>
          <w:lang w:val="en-US"/>
        </w:rPr>
        <w:t>DAY</w:t>
      </w:r>
      <w:r w:rsidRPr="00C9091A">
        <w:rPr>
          <w:rFonts w:ascii="Consolas" w:hAnsi="Consolas" w:cs="Consolas"/>
          <w:noProof w:val="0"/>
          <w:color w:val="808080"/>
          <w:kern w:val="0"/>
          <w:sz w:val="24"/>
          <w:szCs w:val="24"/>
          <w:lang w:val="en-US"/>
        </w:rPr>
        <w:t>,</w:t>
      </w:r>
      <w:r w:rsidRPr="00C9091A">
        <w:rPr>
          <w:rFonts w:ascii="Consolas" w:hAnsi="Consolas" w:cs="Consolas"/>
          <w:noProof w:val="0"/>
          <w:color w:val="000000"/>
          <w:kern w:val="0"/>
          <w:sz w:val="24"/>
          <w:szCs w:val="24"/>
          <w:lang w:val="en-US"/>
        </w:rPr>
        <w:t xml:space="preserve"> </w:t>
      </w:r>
      <w:r w:rsidRPr="00C9091A">
        <w:rPr>
          <w:rFonts w:ascii="Consolas" w:hAnsi="Consolas" w:cs="Consolas"/>
          <w:noProof w:val="0"/>
          <w:color w:val="808080"/>
          <w:kern w:val="0"/>
          <w:sz w:val="24"/>
          <w:szCs w:val="24"/>
          <w:lang w:val="en-US"/>
        </w:rPr>
        <w:t>-</w:t>
      </w:r>
      <w:r w:rsidRPr="00C9091A">
        <w:rPr>
          <w:rFonts w:ascii="Consolas" w:hAnsi="Consolas" w:cs="Consolas"/>
          <w:noProof w:val="0"/>
          <w:color w:val="000000"/>
          <w:kern w:val="0"/>
          <w:sz w:val="24"/>
          <w:szCs w:val="24"/>
          <w:lang w:val="en-US"/>
        </w:rPr>
        <w:t>Number</w:t>
      </w:r>
      <w:r w:rsidRPr="00C9091A">
        <w:rPr>
          <w:rFonts w:ascii="Consolas" w:hAnsi="Consolas" w:cs="Consolas"/>
          <w:noProof w:val="0"/>
          <w:color w:val="808080"/>
          <w:kern w:val="0"/>
          <w:sz w:val="24"/>
          <w:szCs w:val="24"/>
          <w:lang w:val="en-US"/>
        </w:rPr>
        <w:t>,</w:t>
      </w:r>
      <w:r w:rsidRPr="00C9091A">
        <w:rPr>
          <w:rFonts w:ascii="Consolas" w:hAnsi="Consolas" w:cs="Consolas"/>
          <w:noProof w:val="0"/>
          <w:color w:val="000000"/>
          <w:kern w:val="0"/>
          <w:sz w:val="24"/>
          <w:szCs w:val="24"/>
          <w:lang w:val="en-US"/>
        </w:rPr>
        <w:t xml:space="preserve"> </w:t>
      </w:r>
      <w:r w:rsidRPr="00C9091A">
        <w:rPr>
          <w:rFonts w:ascii="Consolas" w:hAnsi="Consolas" w:cs="Consolas"/>
          <w:noProof w:val="0"/>
          <w:color w:val="FF00FF"/>
          <w:kern w:val="0"/>
          <w:sz w:val="24"/>
          <w:szCs w:val="24"/>
          <w:lang w:val="en-US"/>
        </w:rPr>
        <w:t>GETDATE</w:t>
      </w:r>
      <w:r w:rsidRPr="00C9091A">
        <w:rPr>
          <w:rFonts w:ascii="Consolas" w:hAnsi="Consolas" w:cs="Consolas"/>
          <w:noProof w:val="0"/>
          <w:color w:val="808080"/>
          <w:kern w:val="0"/>
          <w:sz w:val="24"/>
          <w:szCs w:val="24"/>
          <w:lang w:val="en-US"/>
        </w:rPr>
        <w:t>())</w:t>
      </w:r>
      <w:r w:rsidRPr="00C9091A">
        <w:rPr>
          <w:rFonts w:ascii="Consolas" w:hAnsi="Consolas" w:cs="Consolas"/>
          <w:noProof w:val="0"/>
          <w:color w:val="000000"/>
          <w:kern w:val="0"/>
          <w:sz w:val="24"/>
          <w:szCs w:val="24"/>
          <w:lang w:val="en-US"/>
        </w:rPr>
        <w:t xml:space="preserve"> </w:t>
      </w:r>
      <w:r w:rsidRPr="00C9091A">
        <w:rPr>
          <w:rFonts w:ascii="Consolas" w:hAnsi="Consolas" w:cs="Consolas"/>
          <w:noProof w:val="0"/>
          <w:color w:val="0000FF"/>
          <w:kern w:val="0"/>
          <w:sz w:val="24"/>
          <w:szCs w:val="24"/>
          <w:lang w:val="en-US"/>
        </w:rPr>
        <w:t>AS</w:t>
      </w:r>
      <w:r w:rsidRPr="00C9091A">
        <w:rPr>
          <w:rFonts w:ascii="Consolas" w:hAnsi="Consolas" w:cs="Consolas"/>
          <w:noProof w:val="0"/>
          <w:color w:val="000000"/>
          <w:kern w:val="0"/>
          <w:sz w:val="24"/>
          <w:szCs w:val="24"/>
          <w:lang w:val="en-US"/>
        </w:rPr>
        <w:t xml:space="preserve"> </w:t>
      </w:r>
      <w:r w:rsidRPr="00C9091A">
        <w:rPr>
          <w:rFonts w:ascii="Consolas" w:hAnsi="Consolas" w:cs="Consolas"/>
          <w:noProof w:val="0"/>
          <w:color w:val="0000FF"/>
          <w:kern w:val="0"/>
          <w:sz w:val="24"/>
          <w:szCs w:val="24"/>
          <w:lang w:val="en-US"/>
        </w:rPr>
        <w:t>DATE</w:t>
      </w:r>
      <w:r w:rsidRPr="00C9091A">
        <w:rPr>
          <w:rFonts w:ascii="Consolas" w:hAnsi="Consolas" w:cs="Consolas"/>
          <w:noProof w:val="0"/>
          <w:color w:val="808080"/>
          <w:kern w:val="0"/>
          <w:sz w:val="24"/>
          <w:szCs w:val="24"/>
          <w:lang w:val="en-US"/>
        </w:rPr>
        <w:t>)</w:t>
      </w:r>
      <w:r w:rsidRPr="00C9091A">
        <w:rPr>
          <w:rFonts w:ascii="Consolas" w:hAnsi="Consolas" w:cs="Consolas"/>
          <w:noProof w:val="0"/>
          <w:color w:val="000000"/>
          <w:kern w:val="0"/>
          <w:sz w:val="24"/>
          <w:szCs w:val="24"/>
          <w:lang w:val="en-US"/>
        </w:rPr>
        <w:t xml:space="preserve"> </w:t>
      </w:r>
      <w:r w:rsidRPr="00C9091A">
        <w:rPr>
          <w:rFonts w:ascii="Consolas" w:hAnsi="Consolas" w:cs="Consolas"/>
          <w:noProof w:val="0"/>
          <w:color w:val="0000FF"/>
          <w:kern w:val="0"/>
          <w:sz w:val="24"/>
          <w:szCs w:val="24"/>
          <w:lang w:val="en-US"/>
        </w:rPr>
        <w:t>AS</w:t>
      </w:r>
      <w:r w:rsidRPr="00C9091A">
        <w:rPr>
          <w:rFonts w:ascii="Consolas" w:hAnsi="Consolas" w:cs="Consolas"/>
          <w:noProof w:val="0"/>
          <w:color w:val="000000"/>
          <w:kern w:val="0"/>
          <w:sz w:val="24"/>
          <w:szCs w:val="24"/>
          <w:lang w:val="en-US"/>
        </w:rPr>
        <w:t xml:space="preserve"> </w:t>
      </w:r>
      <w:proofErr w:type="spellStart"/>
      <w:r w:rsidRPr="00C9091A">
        <w:rPr>
          <w:rFonts w:ascii="Consolas" w:hAnsi="Consolas" w:cs="Consolas"/>
          <w:noProof w:val="0"/>
          <w:color w:val="000000"/>
          <w:kern w:val="0"/>
          <w:sz w:val="24"/>
          <w:szCs w:val="24"/>
          <w:lang w:val="en-US"/>
        </w:rPr>
        <w:t>DateValue</w:t>
      </w:r>
      <w:proofErr w:type="spellEnd"/>
      <w:r w:rsidRPr="00C9091A">
        <w:rPr>
          <w:rFonts w:ascii="Consolas" w:hAnsi="Consolas" w:cs="Consolas"/>
          <w:noProof w:val="0"/>
          <w:color w:val="000000"/>
          <w:kern w:val="0"/>
          <w:sz w:val="24"/>
          <w:szCs w:val="24"/>
          <w:lang w:val="en-US"/>
        </w:rPr>
        <w:t xml:space="preserve">  </w:t>
      </w:r>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Tính</w:t>
      </w:r>
      <w:proofErr w:type="spell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toán</w:t>
      </w:r>
      <w:proofErr w:type="spell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ngày</w:t>
      </w:r>
      <w:proofErr w:type="spell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bằng</w:t>
      </w:r>
      <w:proofErr w:type="spell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cách</w:t>
      </w:r>
      <w:proofErr w:type="spell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trừ</w:t>
      </w:r>
      <w:proofErr w:type="spell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số</w:t>
      </w:r>
      <w:proofErr w:type="spell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ngày</w:t>
      </w:r>
      <w:proofErr w:type="spellEnd"/>
      <w:r w:rsidRPr="00C9091A">
        <w:rPr>
          <w:rFonts w:ascii="Consolas" w:hAnsi="Consolas" w:cs="Consolas"/>
          <w:noProof w:val="0"/>
          <w:color w:val="008000"/>
          <w:kern w:val="0"/>
          <w:sz w:val="24"/>
          <w:szCs w:val="24"/>
          <w:lang w:val="en-US"/>
        </w:rPr>
        <w:t xml:space="preserve"> (Number) </w:t>
      </w:r>
      <w:proofErr w:type="spellStart"/>
      <w:r w:rsidRPr="00C9091A">
        <w:rPr>
          <w:rFonts w:ascii="Consolas" w:hAnsi="Consolas" w:cs="Consolas"/>
          <w:noProof w:val="0"/>
          <w:color w:val="008000"/>
          <w:kern w:val="0"/>
          <w:sz w:val="24"/>
          <w:szCs w:val="24"/>
          <w:lang w:val="en-US"/>
        </w:rPr>
        <w:t>từ</w:t>
      </w:r>
      <w:proofErr w:type="spell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ngày</w:t>
      </w:r>
      <w:proofErr w:type="spell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hiện</w:t>
      </w:r>
      <w:proofErr w:type="spell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tại</w:t>
      </w:r>
      <w:proofErr w:type="spellEnd"/>
    </w:p>
    <w:p w14:paraId="205A25C4" w14:textId="77777777" w:rsidR="00C9091A" w:rsidRPr="00C9091A" w:rsidRDefault="00C9091A" w:rsidP="00C909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C9091A">
        <w:rPr>
          <w:rFonts w:ascii="Consolas" w:hAnsi="Consolas" w:cs="Consolas"/>
          <w:noProof w:val="0"/>
          <w:color w:val="000000"/>
          <w:kern w:val="0"/>
          <w:sz w:val="24"/>
          <w:szCs w:val="24"/>
          <w:lang w:val="en-US"/>
        </w:rPr>
        <w:t xml:space="preserve">    </w:t>
      </w:r>
      <w:r w:rsidRPr="00C9091A">
        <w:rPr>
          <w:rFonts w:ascii="Consolas" w:hAnsi="Consolas" w:cs="Consolas"/>
          <w:noProof w:val="0"/>
          <w:color w:val="0000FF"/>
          <w:kern w:val="0"/>
          <w:sz w:val="24"/>
          <w:szCs w:val="24"/>
          <w:lang w:val="en-US"/>
        </w:rPr>
        <w:t>FROM</w:t>
      </w:r>
      <w:r w:rsidRPr="00C9091A">
        <w:rPr>
          <w:rFonts w:ascii="Consolas" w:hAnsi="Consolas" w:cs="Consolas"/>
          <w:noProof w:val="0"/>
          <w:color w:val="000000"/>
          <w:kern w:val="0"/>
          <w:sz w:val="24"/>
          <w:szCs w:val="24"/>
          <w:lang w:val="en-US"/>
        </w:rPr>
        <w:t xml:space="preserve"> </w:t>
      </w:r>
      <w:proofErr w:type="spellStart"/>
      <w:proofErr w:type="gramStart"/>
      <w:r w:rsidRPr="00C9091A">
        <w:rPr>
          <w:rFonts w:ascii="Consolas" w:hAnsi="Consolas" w:cs="Consolas"/>
          <w:noProof w:val="0"/>
          <w:color w:val="000000"/>
          <w:kern w:val="0"/>
          <w:sz w:val="24"/>
          <w:szCs w:val="24"/>
          <w:lang w:val="en-US"/>
        </w:rPr>
        <w:t>NumberSeries</w:t>
      </w:r>
      <w:proofErr w:type="spellEnd"/>
      <w:r w:rsidRPr="00C9091A">
        <w:rPr>
          <w:rFonts w:ascii="Consolas" w:hAnsi="Consolas" w:cs="Consolas"/>
          <w:noProof w:val="0"/>
          <w:color w:val="000000"/>
          <w:kern w:val="0"/>
          <w:sz w:val="24"/>
          <w:szCs w:val="24"/>
          <w:lang w:val="en-US"/>
        </w:rPr>
        <w:t xml:space="preserve">  </w:t>
      </w:r>
      <w:r w:rsidRPr="00C9091A">
        <w:rPr>
          <w:rFonts w:ascii="Consolas" w:hAnsi="Consolas" w:cs="Consolas"/>
          <w:noProof w:val="0"/>
          <w:color w:val="008000"/>
          <w:kern w:val="0"/>
          <w:sz w:val="24"/>
          <w:szCs w:val="24"/>
          <w:lang w:val="en-US"/>
        </w:rPr>
        <w:t>--</w:t>
      </w:r>
      <w:proofErr w:type="gram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Sử</w:t>
      </w:r>
      <w:proofErr w:type="spell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dụng</w:t>
      </w:r>
      <w:proofErr w:type="spell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dãy</w:t>
      </w:r>
      <w:proofErr w:type="spell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số</w:t>
      </w:r>
      <w:proofErr w:type="spell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đã</w:t>
      </w:r>
      <w:proofErr w:type="spell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tạo</w:t>
      </w:r>
      <w:proofErr w:type="spellEnd"/>
      <w:r w:rsidRPr="00C9091A">
        <w:rPr>
          <w:rFonts w:ascii="Consolas" w:hAnsi="Consolas" w:cs="Consolas"/>
          <w:noProof w:val="0"/>
          <w:color w:val="008000"/>
          <w:kern w:val="0"/>
          <w:sz w:val="24"/>
          <w:szCs w:val="24"/>
          <w:lang w:val="en-US"/>
        </w:rPr>
        <w:t xml:space="preserve"> ở CTE </w:t>
      </w:r>
      <w:proofErr w:type="spellStart"/>
      <w:r w:rsidRPr="00C9091A">
        <w:rPr>
          <w:rFonts w:ascii="Consolas" w:hAnsi="Consolas" w:cs="Consolas"/>
          <w:noProof w:val="0"/>
          <w:color w:val="008000"/>
          <w:kern w:val="0"/>
          <w:sz w:val="24"/>
          <w:szCs w:val="24"/>
          <w:lang w:val="en-US"/>
        </w:rPr>
        <w:t>trên</w:t>
      </w:r>
      <w:proofErr w:type="spell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để</w:t>
      </w:r>
      <w:proofErr w:type="spell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tính</w:t>
      </w:r>
      <w:proofErr w:type="spell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ngày</w:t>
      </w:r>
      <w:proofErr w:type="spellEnd"/>
    </w:p>
    <w:p w14:paraId="3D6784CE" w14:textId="77777777" w:rsidR="00C9091A" w:rsidRPr="00C9091A" w:rsidRDefault="00C9091A" w:rsidP="00C909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C9091A">
        <w:rPr>
          <w:rFonts w:ascii="Consolas" w:hAnsi="Consolas" w:cs="Consolas"/>
          <w:noProof w:val="0"/>
          <w:color w:val="808080"/>
          <w:kern w:val="0"/>
          <w:sz w:val="24"/>
          <w:szCs w:val="24"/>
          <w:lang w:val="en-US"/>
        </w:rPr>
        <w:t>)</w:t>
      </w:r>
    </w:p>
    <w:p w14:paraId="475E99F1" w14:textId="77777777" w:rsidR="00C9091A" w:rsidRPr="00C9091A" w:rsidRDefault="00C9091A" w:rsidP="00C909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Chọn</w:t>
      </w:r>
      <w:proofErr w:type="spell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ngày</w:t>
      </w:r>
      <w:proofErr w:type="spell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và</w:t>
      </w:r>
      <w:proofErr w:type="spell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tính</w:t>
      </w:r>
      <w:proofErr w:type="spell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tổng</w:t>
      </w:r>
      <w:proofErr w:type="spell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giá</w:t>
      </w:r>
      <w:proofErr w:type="spell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trị</w:t>
      </w:r>
      <w:proofErr w:type="spell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hóa</w:t>
      </w:r>
      <w:proofErr w:type="spell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đơn</w:t>
      </w:r>
      <w:proofErr w:type="spell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và</w:t>
      </w:r>
      <w:proofErr w:type="spellEnd"/>
      <w:r w:rsidRPr="00C9091A">
        <w:rPr>
          <w:rFonts w:ascii="Consolas" w:hAnsi="Consolas" w:cs="Consolas"/>
          <w:noProof w:val="0"/>
          <w:color w:val="008000"/>
          <w:kern w:val="0"/>
          <w:sz w:val="24"/>
          <w:szCs w:val="24"/>
          <w:lang w:val="en-US"/>
        </w:rPr>
        <w:t xml:space="preserve"> chi </w:t>
      </w:r>
      <w:proofErr w:type="spellStart"/>
      <w:r w:rsidRPr="00C9091A">
        <w:rPr>
          <w:rFonts w:ascii="Consolas" w:hAnsi="Consolas" w:cs="Consolas"/>
          <w:noProof w:val="0"/>
          <w:color w:val="008000"/>
          <w:kern w:val="0"/>
          <w:sz w:val="24"/>
          <w:szCs w:val="24"/>
          <w:lang w:val="en-US"/>
        </w:rPr>
        <w:t>phí</w:t>
      </w:r>
      <w:proofErr w:type="spell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cho</w:t>
      </w:r>
      <w:proofErr w:type="spell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mỗi</w:t>
      </w:r>
      <w:proofErr w:type="spell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ngày</w:t>
      </w:r>
      <w:proofErr w:type="spell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trong</w:t>
      </w:r>
      <w:proofErr w:type="spell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khoảng</w:t>
      </w:r>
      <w:proofErr w:type="spellEnd"/>
      <w:r w:rsidRPr="00C9091A">
        <w:rPr>
          <w:rFonts w:ascii="Consolas" w:hAnsi="Consolas" w:cs="Consolas"/>
          <w:noProof w:val="0"/>
          <w:color w:val="008000"/>
          <w:kern w:val="0"/>
          <w:sz w:val="24"/>
          <w:szCs w:val="24"/>
          <w:lang w:val="en-US"/>
        </w:rPr>
        <w:t xml:space="preserve"> 7 </w:t>
      </w:r>
      <w:proofErr w:type="spellStart"/>
      <w:r w:rsidRPr="00C9091A">
        <w:rPr>
          <w:rFonts w:ascii="Consolas" w:hAnsi="Consolas" w:cs="Consolas"/>
          <w:noProof w:val="0"/>
          <w:color w:val="008000"/>
          <w:kern w:val="0"/>
          <w:sz w:val="24"/>
          <w:szCs w:val="24"/>
          <w:lang w:val="en-US"/>
        </w:rPr>
        <w:t>ngày</w:t>
      </w:r>
      <w:proofErr w:type="spellEnd"/>
    </w:p>
    <w:p w14:paraId="13449ADB" w14:textId="77777777" w:rsidR="00C9091A" w:rsidRPr="00C9091A" w:rsidRDefault="00C9091A" w:rsidP="00C909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C9091A">
        <w:rPr>
          <w:rFonts w:ascii="Consolas" w:hAnsi="Consolas" w:cs="Consolas"/>
          <w:noProof w:val="0"/>
          <w:color w:val="0000FF"/>
          <w:kern w:val="0"/>
          <w:sz w:val="24"/>
          <w:szCs w:val="24"/>
          <w:lang w:val="en-US"/>
        </w:rPr>
        <w:t>SELECT</w:t>
      </w:r>
    </w:p>
    <w:p w14:paraId="49F5710A" w14:textId="77777777" w:rsidR="00C9091A" w:rsidRPr="00C9091A" w:rsidRDefault="00C9091A" w:rsidP="00C909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C9091A">
        <w:rPr>
          <w:rFonts w:ascii="Consolas" w:hAnsi="Consolas" w:cs="Consolas"/>
          <w:noProof w:val="0"/>
          <w:color w:val="000000"/>
          <w:kern w:val="0"/>
          <w:sz w:val="24"/>
          <w:szCs w:val="24"/>
          <w:lang w:val="en-US"/>
        </w:rPr>
        <w:t xml:space="preserve">    </w:t>
      </w:r>
      <w:proofErr w:type="spellStart"/>
      <w:proofErr w:type="gramStart"/>
      <w:r w:rsidRPr="00C9091A">
        <w:rPr>
          <w:rFonts w:ascii="Consolas" w:hAnsi="Consolas" w:cs="Consolas"/>
          <w:noProof w:val="0"/>
          <w:color w:val="000000"/>
          <w:kern w:val="0"/>
          <w:sz w:val="24"/>
          <w:szCs w:val="24"/>
          <w:lang w:val="en-US"/>
        </w:rPr>
        <w:t>ds</w:t>
      </w:r>
      <w:r w:rsidRPr="00C9091A">
        <w:rPr>
          <w:rFonts w:ascii="Consolas" w:hAnsi="Consolas" w:cs="Consolas"/>
          <w:noProof w:val="0"/>
          <w:color w:val="808080"/>
          <w:kern w:val="0"/>
          <w:sz w:val="24"/>
          <w:szCs w:val="24"/>
          <w:lang w:val="en-US"/>
        </w:rPr>
        <w:t>.</w:t>
      </w:r>
      <w:r w:rsidRPr="00C9091A">
        <w:rPr>
          <w:rFonts w:ascii="Consolas" w:hAnsi="Consolas" w:cs="Consolas"/>
          <w:noProof w:val="0"/>
          <w:color w:val="000000"/>
          <w:kern w:val="0"/>
          <w:sz w:val="24"/>
          <w:szCs w:val="24"/>
          <w:lang w:val="en-US"/>
        </w:rPr>
        <w:t>DateValue</w:t>
      </w:r>
      <w:proofErr w:type="spellEnd"/>
      <w:proofErr w:type="gramEnd"/>
      <w:r w:rsidRPr="00C9091A">
        <w:rPr>
          <w:rFonts w:ascii="Consolas" w:hAnsi="Consolas" w:cs="Consolas"/>
          <w:noProof w:val="0"/>
          <w:color w:val="000000"/>
          <w:kern w:val="0"/>
          <w:sz w:val="24"/>
          <w:szCs w:val="24"/>
          <w:lang w:val="en-US"/>
        </w:rPr>
        <w:t xml:space="preserve"> </w:t>
      </w:r>
      <w:r w:rsidRPr="00C9091A">
        <w:rPr>
          <w:rFonts w:ascii="Consolas" w:hAnsi="Consolas" w:cs="Consolas"/>
          <w:noProof w:val="0"/>
          <w:color w:val="0000FF"/>
          <w:kern w:val="0"/>
          <w:sz w:val="24"/>
          <w:szCs w:val="24"/>
          <w:lang w:val="en-US"/>
        </w:rPr>
        <w:t>AS</w:t>
      </w:r>
      <w:r w:rsidRPr="00C9091A">
        <w:rPr>
          <w:rFonts w:ascii="Consolas" w:hAnsi="Consolas" w:cs="Consolas"/>
          <w:noProof w:val="0"/>
          <w:color w:val="000000"/>
          <w:kern w:val="0"/>
          <w:sz w:val="24"/>
          <w:szCs w:val="24"/>
          <w:lang w:val="en-US"/>
        </w:rPr>
        <w:t xml:space="preserve"> [Date]</w:t>
      </w:r>
      <w:r w:rsidRPr="00C9091A">
        <w:rPr>
          <w:rFonts w:ascii="Consolas" w:hAnsi="Consolas" w:cs="Consolas"/>
          <w:noProof w:val="0"/>
          <w:color w:val="808080"/>
          <w:kern w:val="0"/>
          <w:sz w:val="24"/>
          <w:szCs w:val="24"/>
          <w:lang w:val="en-US"/>
        </w:rPr>
        <w:t>,</w:t>
      </w:r>
      <w:r w:rsidRPr="00C9091A">
        <w:rPr>
          <w:rFonts w:ascii="Consolas" w:hAnsi="Consolas" w:cs="Consolas"/>
          <w:noProof w:val="0"/>
          <w:color w:val="000000"/>
          <w:kern w:val="0"/>
          <w:sz w:val="24"/>
          <w:szCs w:val="24"/>
          <w:lang w:val="en-US"/>
        </w:rPr>
        <w:t xml:space="preserve">  </w:t>
      </w:r>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Lấy</w:t>
      </w:r>
      <w:proofErr w:type="spell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giá</w:t>
      </w:r>
      <w:proofErr w:type="spell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trị</w:t>
      </w:r>
      <w:proofErr w:type="spell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ngày</w:t>
      </w:r>
      <w:proofErr w:type="spell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từ</w:t>
      </w:r>
      <w:proofErr w:type="spellEnd"/>
      <w:r w:rsidRPr="00C9091A">
        <w:rPr>
          <w:rFonts w:ascii="Consolas" w:hAnsi="Consolas" w:cs="Consolas"/>
          <w:noProof w:val="0"/>
          <w:color w:val="008000"/>
          <w:kern w:val="0"/>
          <w:sz w:val="24"/>
          <w:szCs w:val="24"/>
          <w:lang w:val="en-US"/>
        </w:rPr>
        <w:t xml:space="preserve"> CTE </w:t>
      </w:r>
      <w:proofErr w:type="spellStart"/>
      <w:r w:rsidRPr="00C9091A">
        <w:rPr>
          <w:rFonts w:ascii="Consolas" w:hAnsi="Consolas" w:cs="Consolas"/>
          <w:noProof w:val="0"/>
          <w:color w:val="008000"/>
          <w:kern w:val="0"/>
          <w:sz w:val="24"/>
          <w:szCs w:val="24"/>
          <w:lang w:val="en-US"/>
        </w:rPr>
        <w:t>DateSeries</w:t>
      </w:r>
      <w:proofErr w:type="spellEnd"/>
    </w:p>
    <w:p w14:paraId="67FE7049" w14:textId="77777777" w:rsidR="00C9091A" w:rsidRPr="00C9091A" w:rsidRDefault="00C9091A" w:rsidP="00C909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C9091A">
        <w:rPr>
          <w:rFonts w:ascii="Consolas" w:hAnsi="Consolas" w:cs="Consolas"/>
          <w:noProof w:val="0"/>
          <w:color w:val="000000"/>
          <w:kern w:val="0"/>
          <w:sz w:val="24"/>
          <w:szCs w:val="24"/>
          <w:lang w:val="en-US"/>
        </w:rPr>
        <w:t xml:space="preserve">    </w:t>
      </w:r>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Tính</w:t>
      </w:r>
      <w:proofErr w:type="spell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tổng</w:t>
      </w:r>
      <w:proofErr w:type="spell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giá</w:t>
      </w:r>
      <w:proofErr w:type="spell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trị</w:t>
      </w:r>
      <w:proofErr w:type="spell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hóa</w:t>
      </w:r>
      <w:proofErr w:type="spell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đơn</w:t>
      </w:r>
      <w:proofErr w:type="spell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cho</w:t>
      </w:r>
      <w:proofErr w:type="spell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mỗi</w:t>
      </w:r>
      <w:proofErr w:type="spell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ngày</w:t>
      </w:r>
      <w:proofErr w:type="spell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nếu</w:t>
      </w:r>
      <w:proofErr w:type="spell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không</w:t>
      </w:r>
      <w:proofErr w:type="spell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có</w:t>
      </w:r>
      <w:proofErr w:type="spell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hóa</w:t>
      </w:r>
      <w:proofErr w:type="spell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đơn</w:t>
      </w:r>
      <w:proofErr w:type="spell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thì</w:t>
      </w:r>
      <w:proofErr w:type="spell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trả</w:t>
      </w:r>
      <w:proofErr w:type="spell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về</w:t>
      </w:r>
      <w:proofErr w:type="spellEnd"/>
      <w:r w:rsidRPr="00C9091A">
        <w:rPr>
          <w:rFonts w:ascii="Consolas" w:hAnsi="Consolas" w:cs="Consolas"/>
          <w:noProof w:val="0"/>
          <w:color w:val="008000"/>
          <w:kern w:val="0"/>
          <w:sz w:val="24"/>
          <w:szCs w:val="24"/>
          <w:lang w:val="en-US"/>
        </w:rPr>
        <w:t xml:space="preserve"> 0</w:t>
      </w:r>
    </w:p>
    <w:p w14:paraId="272690B0" w14:textId="77777777" w:rsidR="00C9091A" w:rsidRPr="00C9091A" w:rsidRDefault="00C9091A" w:rsidP="00C909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C9091A">
        <w:rPr>
          <w:rFonts w:ascii="Consolas" w:hAnsi="Consolas" w:cs="Consolas"/>
          <w:noProof w:val="0"/>
          <w:color w:val="0000FF"/>
          <w:kern w:val="0"/>
          <w:sz w:val="24"/>
          <w:szCs w:val="24"/>
          <w:lang w:val="en-US"/>
        </w:rPr>
        <w:t xml:space="preserve">    </w:t>
      </w:r>
      <w:r w:rsidRPr="00C9091A">
        <w:rPr>
          <w:rFonts w:ascii="Consolas" w:hAnsi="Consolas" w:cs="Consolas"/>
          <w:noProof w:val="0"/>
          <w:color w:val="808080"/>
          <w:kern w:val="0"/>
          <w:sz w:val="24"/>
          <w:szCs w:val="24"/>
          <w:lang w:val="en-US"/>
        </w:rPr>
        <w:t>(</w:t>
      </w:r>
      <w:r w:rsidRPr="00C9091A">
        <w:rPr>
          <w:rFonts w:ascii="Consolas" w:hAnsi="Consolas" w:cs="Consolas"/>
          <w:noProof w:val="0"/>
          <w:color w:val="0000FF"/>
          <w:kern w:val="0"/>
          <w:sz w:val="24"/>
          <w:szCs w:val="24"/>
          <w:lang w:val="en-US"/>
        </w:rPr>
        <w:t>SELECT</w:t>
      </w:r>
      <w:r w:rsidRPr="00C9091A">
        <w:rPr>
          <w:rFonts w:ascii="Consolas" w:hAnsi="Consolas" w:cs="Consolas"/>
          <w:noProof w:val="0"/>
          <w:color w:val="000000"/>
          <w:kern w:val="0"/>
          <w:sz w:val="24"/>
          <w:szCs w:val="24"/>
          <w:lang w:val="en-US"/>
        </w:rPr>
        <w:t xml:space="preserve"> </w:t>
      </w:r>
      <w:r w:rsidRPr="00C9091A">
        <w:rPr>
          <w:rFonts w:ascii="Consolas" w:hAnsi="Consolas" w:cs="Consolas"/>
          <w:noProof w:val="0"/>
          <w:color w:val="FF00FF"/>
          <w:kern w:val="0"/>
          <w:sz w:val="24"/>
          <w:szCs w:val="24"/>
          <w:lang w:val="en-US"/>
        </w:rPr>
        <w:t>ISNULL</w:t>
      </w:r>
      <w:r w:rsidRPr="00C9091A">
        <w:rPr>
          <w:rFonts w:ascii="Consolas" w:hAnsi="Consolas" w:cs="Consolas"/>
          <w:noProof w:val="0"/>
          <w:color w:val="808080"/>
          <w:kern w:val="0"/>
          <w:sz w:val="24"/>
          <w:szCs w:val="24"/>
          <w:lang w:val="en-US"/>
        </w:rPr>
        <w:t>(</w:t>
      </w:r>
      <w:proofErr w:type="gramStart"/>
      <w:r w:rsidRPr="00C9091A">
        <w:rPr>
          <w:rFonts w:ascii="Consolas" w:hAnsi="Consolas" w:cs="Consolas"/>
          <w:noProof w:val="0"/>
          <w:color w:val="FF00FF"/>
          <w:kern w:val="0"/>
          <w:sz w:val="24"/>
          <w:szCs w:val="24"/>
          <w:lang w:val="en-US"/>
        </w:rPr>
        <w:t>SUM</w:t>
      </w:r>
      <w:r w:rsidRPr="00C9091A">
        <w:rPr>
          <w:rFonts w:ascii="Consolas" w:hAnsi="Consolas" w:cs="Consolas"/>
          <w:noProof w:val="0"/>
          <w:color w:val="808080"/>
          <w:kern w:val="0"/>
          <w:sz w:val="24"/>
          <w:szCs w:val="24"/>
          <w:lang w:val="en-US"/>
        </w:rPr>
        <w:t>(</w:t>
      </w:r>
      <w:proofErr w:type="spellStart"/>
      <w:proofErr w:type="gramEnd"/>
      <w:r w:rsidRPr="00C9091A">
        <w:rPr>
          <w:rFonts w:ascii="Consolas" w:hAnsi="Consolas" w:cs="Consolas"/>
          <w:noProof w:val="0"/>
          <w:color w:val="000000"/>
          <w:kern w:val="0"/>
          <w:sz w:val="24"/>
          <w:szCs w:val="24"/>
          <w:lang w:val="en-US"/>
        </w:rPr>
        <w:t>totalPrice</w:t>
      </w:r>
      <w:proofErr w:type="spellEnd"/>
      <w:r w:rsidRPr="00C9091A">
        <w:rPr>
          <w:rFonts w:ascii="Consolas" w:hAnsi="Consolas" w:cs="Consolas"/>
          <w:noProof w:val="0"/>
          <w:color w:val="808080"/>
          <w:kern w:val="0"/>
          <w:sz w:val="24"/>
          <w:szCs w:val="24"/>
          <w:lang w:val="en-US"/>
        </w:rPr>
        <w:t>),</w:t>
      </w:r>
      <w:r w:rsidRPr="00C9091A">
        <w:rPr>
          <w:rFonts w:ascii="Consolas" w:hAnsi="Consolas" w:cs="Consolas"/>
          <w:noProof w:val="0"/>
          <w:color w:val="000000"/>
          <w:kern w:val="0"/>
          <w:sz w:val="24"/>
          <w:szCs w:val="24"/>
          <w:lang w:val="en-US"/>
        </w:rPr>
        <w:t xml:space="preserve"> 0</w:t>
      </w:r>
      <w:r w:rsidRPr="00C9091A">
        <w:rPr>
          <w:rFonts w:ascii="Consolas" w:hAnsi="Consolas" w:cs="Consolas"/>
          <w:noProof w:val="0"/>
          <w:color w:val="808080"/>
          <w:kern w:val="0"/>
          <w:sz w:val="24"/>
          <w:szCs w:val="24"/>
          <w:lang w:val="en-US"/>
        </w:rPr>
        <w:t>)</w:t>
      </w:r>
      <w:r w:rsidRPr="00C9091A">
        <w:rPr>
          <w:rFonts w:ascii="Consolas" w:hAnsi="Consolas" w:cs="Consolas"/>
          <w:noProof w:val="0"/>
          <w:color w:val="000000"/>
          <w:kern w:val="0"/>
          <w:sz w:val="24"/>
          <w:szCs w:val="24"/>
          <w:lang w:val="en-US"/>
        </w:rPr>
        <w:t xml:space="preserve"> </w:t>
      </w:r>
      <w:r w:rsidRPr="00C9091A">
        <w:rPr>
          <w:rFonts w:ascii="Consolas" w:hAnsi="Consolas" w:cs="Consolas"/>
          <w:noProof w:val="0"/>
          <w:color w:val="0000FF"/>
          <w:kern w:val="0"/>
          <w:sz w:val="24"/>
          <w:szCs w:val="24"/>
          <w:lang w:val="en-US"/>
        </w:rPr>
        <w:t>FROM</w:t>
      </w:r>
      <w:r w:rsidRPr="00C9091A">
        <w:rPr>
          <w:rFonts w:ascii="Consolas" w:hAnsi="Consolas" w:cs="Consolas"/>
          <w:noProof w:val="0"/>
          <w:color w:val="000000"/>
          <w:kern w:val="0"/>
          <w:sz w:val="24"/>
          <w:szCs w:val="24"/>
          <w:lang w:val="en-US"/>
        </w:rPr>
        <w:t xml:space="preserve"> </w:t>
      </w:r>
      <w:proofErr w:type="spellStart"/>
      <w:r w:rsidRPr="00C9091A">
        <w:rPr>
          <w:rFonts w:ascii="Consolas" w:hAnsi="Consolas" w:cs="Consolas"/>
          <w:noProof w:val="0"/>
          <w:color w:val="000000"/>
          <w:kern w:val="0"/>
          <w:sz w:val="24"/>
          <w:szCs w:val="24"/>
          <w:lang w:val="en-US"/>
        </w:rPr>
        <w:t>BillTotalPriceView</w:t>
      </w:r>
      <w:proofErr w:type="spellEnd"/>
      <w:r w:rsidRPr="00C9091A">
        <w:rPr>
          <w:rFonts w:ascii="Consolas" w:hAnsi="Consolas" w:cs="Consolas"/>
          <w:noProof w:val="0"/>
          <w:color w:val="000000"/>
          <w:kern w:val="0"/>
          <w:sz w:val="24"/>
          <w:szCs w:val="24"/>
          <w:lang w:val="en-US"/>
        </w:rPr>
        <w:t xml:space="preserve"> </w:t>
      </w:r>
      <w:r w:rsidRPr="00C9091A">
        <w:rPr>
          <w:rFonts w:ascii="Consolas" w:hAnsi="Consolas" w:cs="Consolas"/>
          <w:noProof w:val="0"/>
          <w:color w:val="0000FF"/>
          <w:kern w:val="0"/>
          <w:sz w:val="24"/>
          <w:szCs w:val="24"/>
          <w:lang w:val="en-US"/>
        </w:rPr>
        <w:t>WHERE</w:t>
      </w:r>
      <w:r w:rsidRPr="00C9091A">
        <w:rPr>
          <w:rFonts w:ascii="Consolas" w:hAnsi="Consolas" w:cs="Consolas"/>
          <w:noProof w:val="0"/>
          <w:color w:val="000000"/>
          <w:kern w:val="0"/>
          <w:sz w:val="24"/>
          <w:szCs w:val="24"/>
          <w:lang w:val="en-US"/>
        </w:rPr>
        <w:t xml:space="preserve"> </w:t>
      </w:r>
      <w:r w:rsidRPr="00C9091A">
        <w:rPr>
          <w:rFonts w:ascii="Consolas" w:hAnsi="Consolas" w:cs="Consolas"/>
          <w:noProof w:val="0"/>
          <w:color w:val="FF00FF"/>
          <w:kern w:val="0"/>
          <w:sz w:val="24"/>
          <w:szCs w:val="24"/>
          <w:lang w:val="en-US"/>
        </w:rPr>
        <w:t>CAST</w:t>
      </w:r>
      <w:r w:rsidRPr="00C9091A">
        <w:rPr>
          <w:rFonts w:ascii="Consolas" w:hAnsi="Consolas" w:cs="Consolas"/>
          <w:noProof w:val="0"/>
          <w:color w:val="808080"/>
          <w:kern w:val="0"/>
          <w:sz w:val="24"/>
          <w:szCs w:val="24"/>
          <w:lang w:val="en-US"/>
        </w:rPr>
        <w:t>(</w:t>
      </w:r>
      <w:proofErr w:type="spellStart"/>
      <w:r w:rsidRPr="00C9091A">
        <w:rPr>
          <w:rFonts w:ascii="Consolas" w:hAnsi="Consolas" w:cs="Consolas"/>
          <w:noProof w:val="0"/>
          <w:color w:val="0000FF"/>
          <w:kern w:val="0"/>
          <w:sz w:val="24"/>
          <w:szCs w:val="24"/>
          <w:lang w:val="en-US"/>
        </w:rPr>
        <w:t>dateTime</w:t>
      </w:r>
      <w:proofErr w:type="spellEnd"/>
      <w:r w:rsidRPr="00C9091A">
        <w:rPr>
          <w:rFonts w:ascii="Consolas" w:hAnsi="Consolas" w:cs="Consolas"/>
          <w:noProof w:val="0"/>
          <w:color w:val="000000"/>
          <w:kern w:val="0"/>
          <w:sz w:val="24"/>
          <w:szCs w:val="24"/>
          <w:lang w:val="en-US"/>
        </w:rPr>
        <w:t xml:space="preserve"> </w:t>
      </w:r>
      <w:r w:rsidRPr="00C9091A">
        <w:rPr>
          <w:rFonts w:ascii="Consolas" w:hAnsi="Consolas" w:cs="Consolas"/>
          <w:noProof w:val="0"/>
          <w:color w:val="0000FF"/>
          <w:kern w:val="0"/>
          <w:sz w:val="24"/>
          <w:szCs w:val="24"/>
          <w:lang w:val="en-US"/>
        </w:rPr>
        <w:t>AS</w:t>
      </w:r>
      <w:r w:rsidRPr="00C9091A">
        <w:rPr>
          <w:rFonts w:ascii="Consolas" w:hAnsi="Consolas" w:cs="Consolas"/>
          <w:noProof w:val="0"/>
          <w:color w:val="000000"/>
          <w:kern w:val="0"/>
          <w:sz w:val="24"/>
          <w:szCs w:val="24"/>
          <w:lang w:val="en-US"/>
        </w:rPr>
        <w:t xml:space="preserve"> </w:t>
      </w:r>
      <w:r w:rsidRPr="00C9091A">
        <w:rPr>
          <w:rFonts w:ascii="Consolas" w:hAnsi="Consolas" w:cs="Consolas"/>
          <w:noProof w:val="0"/>
          <w:color w:val="0000FF"/>
          <w:kern w:val="0"/>
          <w:sz w:val="24"/>
          <w:szCs w:val="24"/>
          <w:lang w:val="en-US"/>
        </w:rPr>
        <w:t>DATE</w:t>
      </w:r>
      <w:r w:rsidRPr="00C9091A">
        <w:rPr>
          <w:rFonts w:ascii="Consolas" w:hAnsi="Consolas" w:cs="Consolas"/>
          <w:noProof w:val="0"/>
          <w:color w:val="808080"/>
          <w:kern w:val="0"/>
          <w:sz w:val="24"/>
          <w:szCs w:val="24"/>
          <w:lang w:val="en-US"/>
        </w:rPr>
        <w:t>)</w:t>
      </w:r>
      <w:r w:rsidRPr="00C9091A">
        <w:rPr>
          <w:rFonts w:ascii="Consolas" w:hAnsi="Consolas" w:cs="Consolas"/>
          <w:noProof w:val="0"/>
          <w:color w:val="000000"/>
          <w:kern w:val="0"/>
          <w:sz w:val="24"/>
          <w:szCs w:val="24"/>
          <w:lang w:val="en-US"/>
        </w:rPr>
        <w:t xml:space="preserve"> </w:t>
      </w:r>
      <w:r w:rsidRPr="00C9091A">
        <w:rPr>
          <w:rFonts w:ascii="Consolas" w:hAnsi="Consolas" w:cs="Consolas"/>
          <w:noProof w:val="0"/>
          <w:color w:val="808080"/>
          <w:kern w:val="0"/>
          <w:sz w:val="24"/>
          <w:szCs w:val="24"/>
          <w:lang w:val="en-US"/>
        </w:rPr>
        <w:t>=</w:t>
      </w:r>
      <w:r w:rsidRPr="00C9091A">
        <w:rPr>
          <w:rFonts w:ascii="Consolas" w:hAnsi="Consolas" w:cs="Consolas"/>
          <w:noProof w:val="0"/>
          <w:color w:val="000000"/>
          <w:kern w:val="0"/>
          <w:sz w:val="24"/>
          <w:szCs w:val="24"/>
          <w:lang w:val="en-US"/>
        </w:rPr>
        <w:t xml:space="preserve"> </w:t>
      </w:r>
      <w:proofErr w:type="spellStart"/>
      <w:r w:rsidRPr="00C9091A">
        <w:rPr>
          <w:rFonts w:ascii="Consolas" w:hAnsi="Consolas" w:cs="Consolas"/>
          <w:noProof w:val="0"/>
          <w:color w:val="000000"/>
          <w:kern w:val="0"/>
          <w:sz w:val="24"/>
          <w:szCs w:val="24"/>
          <w:lang w:val="en-US"/>
        </w:rPr>
        <w:t>ds</w:t>
      </w:r>
      <w:r w:rsidRPr="00C9091A">
        <w:rPr>
          <w:rFonts w:ascii="Consolas" w:hAnsi="Consolas" w:cs="Consolas"/>
          <w:noProof w:val="0"/>
          <w:color w:val="808080"/>
          <w:kern w:val="0"/>
          <w:sz w:val="24"/>
          <w:szCs w:val="24"/>
          <w:lang w:val="en-US"/>
        </w:rPr>
        <w:t>.</w:t>
      </w:r>
      <w:r w:rsidRPr="00C9091A">
        <w:rPr>
          <w:rFonts w:ascii="Consolas" w:hAnsi="Consolas" w:cs="Consolas"/>
          <w:noProof w:val="0"/>
          <w:color w:val="000000"/>
          <w:kern w:val="0"/>
          <w:sz w:val="24"/>
          <w:szCs w:val="24"/>
          <w:lang w:val="en-US"/>
        </w:rPr>
        <w:t>DateValue</w:t>
      </w:r>
      <w:proofErr w:type="spellEnd"/>
      <w:r w:rsidRPr="00C9091A">
        <w:rPr>
          <w:rFonts w:ascii="Consolas" w:hAnsi="Consolas" w:cs="Consolas"/>
          <w:noProof w:val="0"/>
          <w:color w:val="808080"/>
          <w:kern w:val="0"/>
          <w:sz w:val="24"/>
          <w:szCs w:val="24"/>
          <w:lang w:val="en-US"/>
        </w:rPr>
        <w:t>)</w:t>
      </w:r>
      <w:r w:rsidRPr="00C9091A">
        <w:rPr>
          <w:rFonts w:ascii="Consolas" w:hAnsi="Consolas" w:cs="Consolas"/>
          <w:noProof w:val="0"/>
          <w:color w:val="000000"/>
          <w:kern w:val="0"/>
          <w:sz w:val="24"/>
          <w:szCs w:val="24"/>
          <w:lang w:val="en-US"/>
        </w:rPr>
        <w:t xml:space="preserve"> </w:t>
      </w:r>
      <w:r w:rsidRPr="00C9091A">
        <w:rPr>
          <w:rFonts w:ascii="Consolas" w:hAnsi="Consolas" w:cs="Consolas"/>
          <w:noProof w:val="0"/>
          <w:color w:val="0000FF"/>
          <w:kern w:val="0"/>
          <w:sz w:val="24"/>
          <w:szCs w:val="24"/>
          <w:lang w:val="en-US"/>
        </w:rPr>
        <w:t>AS</w:t>
      </w:r>
      <w:r w:rsidRPr="00C9091A">
        <w:rPr>
          <w:rFonts w:ascii="Consolas" w:hAnsi="Consolas" w:cs="Consolas"/>
          <w:noProof w:val="0"/>
          <w:color w:val="000000"/>
          <w:kern w:val="0"/>
          <w:sz w:val="24"/>
          <w:szCs w:val="24"/>
          <w:lang w:val="en-US"/>
        </w:rPr>
        <w:t xml:space="preserve"> </w:t>
      </w:r>
      <w:proofErr w:type="spellStart"/>
      <w:r w:rsidRPr="00C9091A">
        <w:rPr>
          <w:rFonts w:ascii="Consolas" w:hAnsi="Consolas" w:cs="Consolas"/>
          <w:noProof w:val="0"/>
          <w:color w:val="000000"/>
          <w:kern w:val="0"/>
          <w:sz w:val="24"/>
          <w:szCs w:val="24"/>
          <w:lang w:val="en-US"/>
        </w:rPr>
        <w:t>TotalBill</w:t>
      </w:r>
      <w:proofErr w:type="spellEnd"/>
      <w:r w:rsidRPr="00C9091A">
        <w:rPr>
          <w:rFonts w:ascii="Consolas" w:hAnsi="Consolas" w:cs="Consolas"/>
          <w:noProof w:val="0"/>
          <w:color w:val="808080"/>
          <w:kern w:val="0"/>
          <w:sz w:val="24"/>
          <w:szCs w:val="24"/>
          <w:lang w:val="en-US"/>
        </w:rPr>
        <w:t>,</w:t>
      </w:r>
    </w:p>
    <w:p w14:paraId="0D89868F" w14:textId="77777777" w:rsidR="00C9091A" w:rsidRPr="00C9091A" w:rsidRDefault="00C9091A" w:rsidP="00C909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C9091A">
        <w:rPr>
          <w:rFonts w:ascii="Consolas" w:hAnsi="Consolas" w:cs="Consolas"/>
          <w:noProof w:val="0"/>
          <w:color w:val="000000"/>
          <w:kern w:val="0"/>
          <w:sz w:val="24"/>
          <w:szCs w:val="24"/>
          <w:lang w:val="en-US"/>
        </w:rPr>
        <w:t xml:space="preserve">    </w:t>
      </w:r>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Tính</w:t>
      </w:r>
      <w:proofErr w:type="spell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tổng</w:t>
      </w:r>
      <w:proofErr w:type="spellEnd"/>
      <w:r w:rsidRPr="00C9091A">
        <w:rPr>
          <w:rFonts w:ascii="Consolas" w:hAnsi="Consolas" w:cs="Consolas"/>
          <w:noProof w:val="0"/>
          <w:color w:val="008000"/>
          <w:kern w:val="0"/>
          <w:sz w:val="24"/>
          <w:szCs w:val="24"/>
          <w:lang w:val="en-US"/>
        </w:rPr>
        <w:t xml:space="preserve"> chi </w:t>
      </w:r>
      <w:proofErr w:type="spellStart"/>
      <w:r w:rsidRPr="00C9091A">
        <w:rPr>
          <w:rFonts w:ascii="Consolas" w:hAnsi="Consolas" w:cs="Consolas"/>
          <w:noProof w:val="0"/>
          <w:color w:val="008000"/>
          <w:kern w:val="0"/>
          <w:sz w:val="24"/>
          <w:szCs w:val="24"/>
          <w:lang w:val="en-US"/>
        </w:rPr>
        <w:t>phí</w:t>
      </w:r>
      <w:proofErr w:type="spell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cho</w:t>
      </w:r>
      <w:proofErr w:type="spell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mỗi</w:t>
      </w:r>
      <w:proofErr w:type="spell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ngày</w:t>
      </w:r>
      <w:proofErr w:type="spell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nếu</w:t>
      </w:r>
      <w:proofErr w:type="spell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không</w:t>
      </w:r>
      <w:proofErr w:type="spell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có</w:t>
      </w:r>
      <w:proofErr w:type="spellEnd"/>
      <w:r w:rsidRPr="00C9091A">
        <w:rPr>
          <w:rFonts w:ascii="Consolas" w:hAnsi="Consolas" w:cs="Consolas"/>
          <w:noProof w:val="0"/>
          <w:color w:val="008000"/>
          <w:kern w:val="0"/>
          <w:sz w:val="24"/>
          <w:szCs w:val="24"/>
          <w:lang w:val="en-US"/>
        </w:rPr>
        <w:t xml:space="preserve"> chi </w:t>
      </w:r>
      <w:proofErr w:type="spellStart"/>
      <w:r w:rsidRPr="00C9091A">
        <w:rPr>
          <w:rFonts w:ascii="Consolas" w:hAnsi="Consolas" w:cs="Consolas"/>
          <w:noProof w:val="0"/>
          <w:color w:val="008000"/>
          <w:kern w:val="0"/>
          <w:sz w:val="24"/>
          <w:szCs w:val="24"/>
          <w:lang w:val="en-US"/>
        </w:rPr>
        <w:t>phí</w:t>
      </w:r>
      <w:proofErr w:type="spell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thì</w:t>
      </w:r>
      <w:proofErr w:type="spell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trả</w:t>
      </w:r>
      <w:proofErr w:type="spell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về</w:t>
      </w:r>
      <w:proofErr w:type="spellEnd"/>
      <w:r w:rsidRPr="00C9091A">
        <w:rPr>
          <w:rFonts w:ascii="Consolas" w:hAnsi="Consolas" w:cs="Consolas"/>
          <w:noProof w:val="0"/>
          <w:color w:val="008000"/>
          <w:kern w:val="0"/>
          <w:sz w:val="24"/>
          <w:szCs w:val="24"/>
          <w:lang w:val="en-US"/>
        </w:rPr>
        <w:t xml:space="preserve"> 0</w:t>
      </w:r>
    </w:p>
    <w:p w14:paraId="6FFBCE86" w14:textId="77777777" w:rsidR="00C9091A" w:rsidRPr="00C9091A" w:rsidRDefault="00C9091A" w:rsidP="00C909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C9091A">
        <w:rPr>
          <w:rFonts w:ascii="Consolas" w:hAnsi="Consolas" w:cs="Consolas"/>
          <w:noProof w:val="0"/>
          <w:color w:val="0000FF"/>
          <w:kern w:val="0"/>
          <w:sz w:val="24"/>
          <w:szCs w:val="24"/>
          <w:lang w:val="en-US"/>
        </w:rPr>
        <w:lastRenderedPageBreak/>
        <w:t xml:space="preserve">    </w:t>
      </w:r>
      <w:r w:rsidRPr="00C9091A">
        <w:rPr>
          <w:rFonts w:ascii="Consolas" w:hAnsi="Consolas" w:cs="Consolas"/>
          <w:noProof w:val="0"/>
          <w:color w:val="808080"/>
          <w:kern w:val="0"/>
          <w:sz w:val="24"/>
          <w:szCs w:val="24"/>
          <w:lang w:val="en-US"/>
        </w:rPr>
        <w:t>(</w:t>
      </w:r>
      <w:r w:rsidRPr="00C9091A">
        <w:rPr>
          <w:rFonts w:ascii="Consolas" w:hAnsi="Consolas" w:cs="Consolas"/>
          <w:noProof w:val="0"/>
          <w:color w:val="0000FF"/>
          <w:kern w:val="0"/>
          <w:sz w:val="24"/>
          <w:szCs w:val="24"/>
          <w:lang w:val="en-US"/>
        </w:rPr>
        <w:t>SELECT</w:t>
      </w:r>
      <w:r w:rsidRPr="00C9091A">
        <w:rPr>
          <w:rFonts w:ascii="Consolas" w:hAnsi="Consolas" w:cs="Consolas"/>
          <w:noProof w:val="0"/>
          <w:color w:val="000000"/>
          <w:kern w:val="0"/>
          <w:sz w:val="24"/>
          <w:szCs w:val="24"/>
          <w:lang w:val="en-US"/>
        </w:rPr>
        <w:t xml:space="preserve"> </w:t>
      </w:r>
      <w:r w:rsidRPr="00C9091A">
        <w:rPr>
          <w:rFonts w:ascii="Consolas" w:hAnsi="Consolas" w:cs="Consolas"/>
          <w:noProof w:val="0"/>
          <w:color w:val="FF00FF"/>
          <w:kern w:val="0"/>
          <w:sz w:val="24"/>
          <w:szCs w:val="24"/>
          <w:lang w:val="en-US"/>
        </w:rPr>
        <w:t>ISNULL</w:t>
      </w:r>
      <w:r w:rsidRPr="00C9091A">
        <w:rPr>
          <w:rFonts w:ascii="Consolas" w:hAnsi="Consolas" w:cs="Consolas"/>
          <w:noProof w:val="0"/>
          <w:color w:val="808080"/>
          <w:kern w:val="0"/>
          <w:sz w:val="24"/>
          <w:szCs w:val="24"/>
          <w:lang w:val="en-US"/>
        </w:rPr>
        <w:t>(</w:t>
      </w:r>
      <w:proofErr w:type="gramStart"/>
      <w:r w:rsidRPr="00C9091A">
        <w:rPr>
          <w:rFonts w:ascii="Consolas" w:hAnsi="Consolas" w:cs="Consolas"/>
          <w:noProof w:val="0"/>
          <w:color w:val="FF00FF"/>
          <w:kern w:val="0"/>
          <w:sz w:val="24"/>
          <w:szCs w:val="24"/>
          <w:lang w:val="en-US"/>
        </w:rPr>
        <w:t>SUM</w:t>
      </w:r>
      <w:r w:rsidRPr="00C9091A">
        <w:rPr>
          <w:rFonts w:ascii="Consolas" w:hAnsi="Consolas" w:cs="Consolas"/>
          <w:noProof w:val="0"/>
          <w:color w:val="808080"/>
          <w:kern w:val="0"/>
          <w:sz w:val="24"/>
          <w:szCs w:val="24"/>
          <w:lang w:val="en-US"/>
        </w:rPr>
        <w:t>(</w:t>
      </w:r>
      <w:proofErr w:type="gramEnd"/>
      <w:r w:rsidRPr="00C9091A">
        <w:rPr>
          <w:rFonts w:ascii="Consolas" w:hAnsi="Consolas" w:cs="Consolas"/>
          <w:noProof w:val="0"/>
          <w:color w:val="000000"/>
          <w:kern w:val="0"/>
          <w:sz w:val="24"/>
          <w:szCs w:val="24"/>
          <w:lang w:val="en-US"/>
        </w:rPr>
        <w:t>price</w:t>
      </w:r>
      <w:r w:rsidRPr="00C9091A">
        <w:rPr>
          <w:rFonts w:ascii="Consolas" w:hAnsi="Consolas" w:cs="Consolas"/>
          <w:noProof w:val="0"/>
          <w:color w:val="808080"/>
          <w:kern w:val="0"/>
          <w:sz w:val="24"/>
          <w:szCs w:val="24"/>
          <w:lang w:val="en-US"/>
        </w:rPr>
        <w:t>),</w:t>
      </w:r>
      <w:r w:rsidRPr="00C9091A">
        <w:rPr>
          <w:rFonts w:ascii="Consolas" w:hAnsi="Consolas" w:cs="Consolas"/>
          <w:noProof w:val="0"/>
          <w:color w:val="000000"/>
          <w:kern w:val="0"/>
          <w:sz w:val="24"/>
          <w:szCs w:val="24"/>
          <w:lang w:val="en-US"/>
        </w:rPr>
        <w:t>0</w:t>
      </w:r>
      <w:r w:rsidRPr="00C9091A">
        <w:rPr>
          <w:rFonts w:ascii="Consolas" w:hAnsi="Consolas" w:cs="Consolas"/>
          <w:noProof w:val="0"/>
          <w:color w:val="808080"/>
          <w:kern w:val="0"/>
          <w:sz w:val="24"/>
          <w:szCs w:val="24"/>
          <w:lang w:val="en-US"/>
        </w:rPr>
        <w:t>)</w:t>
      </w:r>
      <w:r w:rsidRPr="00C9091A">
        <w:rPr>
          <w:rFonts w:ascii="Consolas" w:hAnsi="Consolas" w:cs="Consolas"/>
          <w:noProof w:val="0"/>
          <w:color w:val="000000"/>
          <w:kern w:val="0"/>
          <w:sz w:val="24"/>
          <w:szCs w:val="24"/>
          <w:lang w:val="en-US"/>
        </w:rPr>
        <w:t xml:space="preserve"> </w:t>
      </w:r>
      <w:r w:rsidRPr="00C9091A">
        <w:rPr>
          <w:rFonts w:ascii="Consolas" w:hAnsi="Consolas" w:cs="Consolas"/>
          <w:noProof w:val="0"/>
          <w:color w:val="0000FF"/>
          <w:kern w:val="0"/>
          <w:sz w:val="24"/>
          <w:szCs w:val="24"/>
          <w:lang w:val="en-US"/>
        </w:rPr>
        <w:t>FROM</w:t>
      </w:r>
      <w:r w:rsidRPr="00C9091A">
        <w:rPr>
          <w:rFonts w:ascii="Consolas" w:hAnsi="Consolas" w:cs="Consolas"/>
          <w:noProof w:val="0"/>
          <w:color w:val="000000"/>
          <w:kern w:val="0"/>
          <w:sz w:val="24"/>
          <w:szCs w:val="24"/>
          <w:lang w:val="en-US"/>
        </w:rPr>
        <w:t xml:space="preserve"> </w:t>
      </w:r>
      <w:proofErr w:type="spellStart"/>
      <w:r w:rsidRPr="00C9091A">
        <w:rPr>
          <w:rFonts w:ascii="Consolas" w:hAnsi="Consolas" w:cs="Consolas"/>
          <w:noProof w:val="0"/>
          <w:color w:val="000000"/>
          <w:kern w:val="0"/>
          <w:sz w:val="24"/>
          <w:szCs w:val="24"/>
          <w:lang w:val="en-US"/>
        </w:rPr>
        <w:t>ExpenseBill</w:t>
      </w:r>
      <w:proofErr w:type="spellEnd"/>
      <w:r w:rsidRPr="00C9091A">
        <w:rPr>
          <w:rFonts w:ascii="Consolas" w:hAnsi="Consolas" w:cs="Consolas"/>
          <w:noProof w:val="0"/>
          <w:color w:val="000000"/>
          <w:kern w:val="0"/>
          <w:sz w:val="24"/>
          <w:szCs w:val="24"/>
          <w:lang w:val="en-US"/>
        </w:rPr>
        <w:t xml:space="preserve"> </w:t>
      </w:r>
      <w:r w:rsidRPr="00C9091A">
        <w:rPr>
          <w:rFonts w:ascii="Consolas" w:hAnsi="Consolas" w:cs="Consolas"/>
          <w:noProof w:val="0"/>
          <w:color w:val="0000FF"/>
          <w:kern w:val="0"/>
          <w:sz w:val="24"/>
          <w:szCs w:val="24"/>
          <w:lang w:val="en-US"/>
        </w:rPr>
        <w:t>WHERE</w:t>
      </w:r>
      <w:r w:rsidRPr="00C9091A">
        <w:rPr>
          <w:rFonts w:ascii="Consolas" w:hAnsi="Consolas" w:cs="Consolas"/>
          <w:noProof w:val="0"/>
          <w:color w:val="000000"/>
          <w:kern w:val="0"/>
          <w:sz w:val="24"/>
          <w:szCs w:val="24"/>
          <w:lang w:val="en-US"/>
        </w:rPr>
        <w:t xml:space="preserve"> </w:t>
      </w:r>
      <w:r w:rsidRPr="00C9091A">
        <w:rPr>
          <w:rFonts w:ascii="Consolas" w:hAnsi="Consolas" w:cs="Consolas"/>
          <w:noProof w:val="0"/>
          <w:color w:val="FF00FF"/>
          <w:kern w:val="0"/>
          <w:sz w:val="24"/>
          <w:szCs w:val="24"/>
          <w:lang w:val="en-US"/>
        </w:rPr>
        <w:t>CAST</w:t>
      </w:r>
      <w:r w:rsidRPr="00C9091A">
        <w:rPr>
          <w:rFonts w:ascii="Consolas" w:hAnsi="Consolas" w:cs="Consolas"/>
          <w:noProof w:val="0"/>
          <w:color w:val="808080"/>
          <w:kern w:val="0"/>
          <w:sz w:val="24"/>
          <w:szCs w:val="24"/>
          <w:lang w:val="en-US"/>
        </w:rPr>
        <w:t>(</w:t>
      </w:r>
      <w:r w:rsidRPr="00C9091A">
        <w:rPr>
          <w:rFonts w:ascii="Consolas" w:hAnsi="Consolas" w:cs="Consolas"/>
          <w:noProof w:val="0"/>
          <w:color w:val="0000FF"/>
          <w:kern w:val="0"/>
          <w:sz w:val="24"/>
          <w:szCs w:val="24"/>
          <w:lang w:val="en-US"/>
        </w:rPr>
        <w:t>date</w:t>
      </w:r>
      <w:r w:rsidRPr="00C9091A">
        <w:rPr>
          <w:rFonts w:ascii="Consolas" w:hAnsi="Consolas" w:cs="Consolas"/>
          <w:noProof w:val="0"/>
          <w:color w:val="000000"/>
          <w:kern w:val="0"/>
          <w:sz w:val="24"/>
          <w:szCs w:val="24"/>
          <w:lang w:val="en-US"/>
        </w:rPr>
        <w:t xml:space="preserve"> </w:t>
      </w:r>
      <w:r w:rsidRPr="00C9091A">
        <w:rPr>
          <w:rFonts w:ascii="Consolas" w:hAnsi="Consolas" w:cs="Consolas"/>
          <w:noProof w:val="0"/>
          <w:color w:val="0000FF"/>
          <w:kern w:val="0"/>
          <w:sz w:val="24"/>
          <w:szCs w:val="24"/>
          <w:lang w:val="en-US"/>
        </w:rPr>
        <w:t>AS</w:t>
      </w:r>
      <w:r w:rsidRPr="00C9091A">
        <w:rPr>
          <w:rFonts w:ascii="Consolas" w:hAnsi="Consolas" w:cs="Consolas"/>
          <w:noProof w:val="0"/>
          <w:color w:val="000000"/>
          <w:kern w:val="0"/>
          <w:sz w:val="24"/>
          <w:szCs w:val="24"/>
          <w:lang w:val="en-US"/>
        </w:rPr>
        <w:t xml:space="preserve"> </w:t>
      </w:r>
      <w:r w:rsidRPr="00C9091A">
        <w:rPr>
          <w:rFonts w:ascii="Consolas" w:hAnsi="Consolas" w:cs="Consolas"/>
          <w:noProof w:val="0"/>
          <w:color w:val="0000FF"/>
          <w:kern w:val="0"/>
          <w:sz w:val="24"/>
          <w:szCs w:val="24"/>
          <w:lang w:val="en-US"/>
        </w:rPr>
        <w:t>DATE</w:t>
      </w:r>
      <w:r w:rsidRPr="00C9091A">
        <w:rPr>
          <w:rFonts w:ascii="Consolas" w:hAnsi="Consolas" w:cs="Consolas"/>
          <w:noProof w:val="0"/>
          <w:color w:val="808080"/>
          <w:kern w:val="0"/>
          <w:sz w:val="24"/>
          <w:szCs w:val="24"/>
          <w:lang w:val="en-US"/>
        </w:rPr>
        <w:t>)</w:t>
      </w:r>
      <w:r w:rsidRPr="00C9091A">
        <w:rPr>
          <w:rFonts w:ascii="Consolas" w:hAnsi="Consolas" w:cs="Consolas"/>
          <w:noProof w:val="0"/>
          <w:color w:val="000000"/>
          <w:kern w:val="0"/>
          <w:sz w:val="24"/>
          <w:szCs w:val="24"/>
          <w:lang w:val="en-US"/>
        </w:rPr>
        <w:t xml:space="preserve"> </w:t>
      </w:r>
      <w:r w:rsidRPr="00C9091A">
        <w:rPr>
          <w:rFonts w:ascii="Consolas" w:hAnsi="Consolas" w:cs="Consolas"/>
          <w:noProof w:val="0"/>
          <w:color w:val="808080"/>
          <w:kern w:val="0"/>
          <w:sz w:val="24"/>
          <w:szCs w:val="24"/>
          <w:lang w:val="en-US"/>
        </w:rPr>
        <w:t>=</w:t>
      </w:r>
      <w:r w:rsidRPr="00C9091A">
        <w:rPr>
          <w:rFonts w:ascii="Consolas" w:hAnsi="Consolas" w:cs="Consolas"/>
          <w:noProof w:val="0"/>
          <w:color w:val="000000"/>
          <w:kern w:val="0"/>
          <w:sz w:val="24"/>
          <w:szCs w:val="24"/>
          <w:lang w:val="en-US"/>
        </w:rPr>
        <w:t xml:space="preserve"> </w:t>
      </w:r>
      <w:proofErr w:type="spellStart"/>
      <w:r w:rsidRPr="00C9091A">
        <w:rPr>
          <w:rFonts w:ascii="Consolas" w:hAnsi="Consolas" w:cs="Consolas"/>
          <w:noProof w:val="0"/>
          <w:color w:val="000000"/>
          <w:kern w:val="0"/>
          <w:sz w:val="24"/>
          <w:szCs w:val="24"/>
          <w:lang w:val="en-US"/>
        </w:rPr>
        <w:t>ds</w:t>
      </w:r>
      <w:r w:rsidRPr="00C9091A">
        <w:rPr>
          <w:rFonts w:ascii="Consolas" w:hAnsi="Consolas" w:cs="Consolas"/>
          <w:noProof w:val="0"/>
          <w:color w:val="808080"/>
          <w:kern w:val="0"/>
          <w:sz w:val="24"/>
          <w:szCs w:val="24"/>
          <w:lang w:val="en-US"/>
        </w:rPr>
        <w:t>.</w:t>
      </w:r>
      <w:r w:rsidRPr="00C9091A">
        <w:rPr>
          <w:rFonts w:ascii="Consolas" w:hAnsi="Consolas" w:cs="Consolas"/>
          <w:noProof w:val="0"/>
          <w:color w:val="000000"/>
          <w:kern w:val="0"/>
          <w:sz w:val="24"/>
          <w:szCs w:val="24"/>
          <w:lang w:val="en-US"/>
        </w:rPr>
        <w:t>DateValue</w:t>
      </w:r>
      <w:proofErr w:type="spellEnd"/>
      <w:r w:rsidRPr="00C9091A">
        <w:rPr>
          <w:rFonts w:ascii="Consolas" w:hAnsi="Consolas" w:cs="Consolas"/>
          <w:noProof w:val="0"/>
          <w:color w:val="808080"/>
          <w:kern w:val="0"/>
          <w:sz w:val="24"/>
          <w:szCs w:val="24"/>
          <w:lang w:val="en-US"/>
        </w:rPr>
        <w:t>)</w:t>
      </w:r>
      <w:r w:rsidRPr="00C9091A">
        <w:rPr>
          <w:rFonts w:ascii="Consolas" w:hAnsi="Consolas" w:cs="Consolas"/>
          <w:noProof w:val="0"/>
          <w:color w:val="000000"/>
          <w:kern w:val="0"/>
          <w:sz w:val="24"/>
          <w:szCs w:val="24"/>
          <w:lang w:val="en-US"/>
        </w:rPr>
        <w:t xml:space="preserve"> </w:t>
      </w:r>
      <w:r w:rsidRPr="00C9091A">
        <w:rPr>
          <w:rFonts w:ascii="Consolas" w:hAnsi="Consolas" w:cs="Consolas"/>
          <w:noProof w:val="0"/>
          <w:color w:val="0000FF"/>
          <w:kern w:val="0"/>
          <w:sz w:val="24"/>
          <w:szCs w:val="24"/>
          <w:lang w:val="en-US"/>
        </w:rPr>
        <w:t>AS</w:t>
      </w:r>
      <w:r w:rsidRPr="00C9091A">
        <w:rPr>
          <w:rFonts w:ascii="Consolas" w:hAnsi="Consolas" w:cs="Consolas"/>
          <w:noProof w:val="0"/>
          <w:color w:val="000000"/>
          <w:kern w:val="0"/>
          <w:sz w:val="24"/>
          <w:szCs w:val="24"/>
          <w:lang w:val="en-US"/>
        </w:rPr>
        <w:t xml:space="preserve"> </w:t>
      </w:r>
      <w:proofErr w:type="spellStart"/>
      <w:r w:rsidRPr="00C9091A">
        <w:rPr>
          <w:rFonts w:ascii="Consolas" w:hAnsi="Consolas" w:cs="Consolas"/>
          <w:noProof w:val="0"/>
          <w:color w:val="000000"/>
          <w:kern w:val="0"/>
          <w:sz w:val="24"/>
          <w:szCs w:val="24"/>
          <w:lang w:val="en-US"/>
        </w:rPr>
        <w:t>TotalExpense</w:t>
      </w:r>
      <w:proofErr w:type="spellEnd"/>
    </w:p>
    <w:p w14:paraId="2A2EDBD3" w14:textId="77777777" w:rsidR="00C9091A" w:rsidRPr="00C9091A" w:rsidRDefault="00C9091A" w:rsidP="00C909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C9091A">
        <w:rPr>
          <w:rFonts w:ascii="Consolas" w:hAnsi="Consolas" w:cs="Consolas"/>
          <w:noProof w:val="0"/>
          <w:color w:val="0000FF"/>
          <w:kern w:val="0"/>
          <w:sz w:val="24"/>
          <w:szCs w:val="24"/>
          <w:lang w:val="en-US"/>
        </w:rPr>
        <w:t>FROM</w:t>
      </w:r>
    </w:p>
    <w:p w14:paraId="62B3EBEA" w14:textId="77777777" w:rsidR="00C9091A" w:rsidRPr="00C9091A" w:rsidRDefault="00C9091A" w:rsidP="00C909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C9091A">
        <w:rPr>
          <w:rFonts w:ascii="Consolas" w:hAnsi="Consolas" w:cs="Consolas"/>
          <w:noProof w:val="0"/>
          <w:color w:val="000000"/>
          <w:kern w:val="0"/>
          <w:sz w:val="24"/>
          <w:szCs w:val="24"/>
          <w:lang w:val="en-US"/>
        </w:rPr>
        <w:t xml:space="preserve">    </w:t>
      </w:r>
      <w:proofErr w:type="spellStart"/>
      <w:r w:rsidRPr="00C9091A">
        <w:rPr>
          <w:rFonts w:ascii="Consolas" w:hAnsi="Consolas" w:cs="Consolas"/>
          <w:noProof w:val="0"/>
          <w:color w:val="000000"/>
          <w:kern w:val="0"/>
          <w:sz w:val="24"/>
          <w:szCs w:val="24"/>
          <w:lang w:val="en-US"/>
        </w:rPr>
        <w:t>DateSeries</w:t>
      </w:r>
      <w:proofErr w:type="spellEnd"/>
      <w:r w:rsidRPr="00C9091A">
        <w:rPr>
          <w:rFonts w:ascii="Consolas" w:hAnsi="Consolas" w:cs="Consolas"/>
          <w:noProof w:val="0"/>
          <w:color w:val="000000"/>
          <w:kern w:val="0"/>
          <w:sz w:val="24"/>
          <w:szCs w:val="24"/>
          <w:lang w:val="en-US"/>
        </w:rPr>
        <w:t xml:space="preserve"> </w:t>
      </w:r>
      <w:proofErr w:type="gramStart"/>
      <w:r w:rsidRPr="00C9091A">
        <w:rPr>
          <w:rFonts w:ascii="Consolas" w:hAnsi="Consolas" w:cs="Consolas"/>
          <w:noProof w:val="0"/>
          <w:color w:val="000000"/>
          <w:kern w:val="0"/>
          <w:sz w:val="24"/>
          <w:szCs w:val="24"/>
          <w:lang w:val="en-US"/>
        </w:rPr>
        <w:t>ds</w:t>
      </w:r>
      <w:r w:rsidRPr="00C9091A">
        <w:rPr>
          <w:rFonts w:ascii="Consolas" w:hAnsi="Consolas" w:cs="Consolas"/>
          <w:noProof w:val="0"/>
          <w:color w:val="808080"/>
          <w:kern w:val="0"/>
          <w:sz w:val="24"/>
          <w:szCs w:val="24"/>
          <w:lang w:val="en-US"/>
        </w:rPr>
        <w:t>;</w:t>
      </w:r>
      <w:r w:rsidRPr="00C9091A">
        <w:rPr>
          <w:rFonts w:ascii="Consolas" w:hAnsi="Consolas" w:cs="Consolas"/>
          <w:noProof w:val="0"/>
          <w:color w:val="000000"/>
          <w:kern w:val="0"/>
          <w:sz w:val="24"/>
          <w:szCs w:val="24"/>
          <w:lang w:val="en-US"/>
        </w:rPr>
        <w:t xml:space="preserve">  </w:t>
      </w:r>
      <w:r w:rsidRPr="00C9091A">
        <w:rPr>
          <w:rFonts w:ascii="Consolas" w:hAnsi="Consolas" w:cs="Consolas"/>
          <w:noProof w:val="0"/>
          <w:color w:val="008000"/>
          <w:kern w:val="0"/>
          <w:sz w:val="24"/>
          <w:szCs w:val="24"/>
          <w:lang w:val="en-US"/>
        </w:rPr>
        <w:t>--</w:t>
      </w:r>
      <w:proofErr w:type="gram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Sử</w:t>
      </w:r>
      <w:proofErr w:type="spell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dụng</w:t>
      </w:r>
      <w:proofErr w:type="spellEnd"/>
      <w:r w:rsidRPr="00C9091A">
        <w:rPr>
          <w:rFonts w:ascii="Consolas" w:hAnsi="Consolas" w:cs="Consolas"/>
          <w:noProof w:val="0"/>
          <w:color w:val="008000"/>
          <w:kern w:val="0"/>
          <w:sz w:val="24"/>
          <w:szCs w:val="24"/>
          <w:lang w:val="en-US"/>
        </w:rPr>
        <w:t xml:space="preserve"> CTE </w:t>
      </w:r>
      <w:proofErr w:type="spellStart"/>
      <w:r w:rsidRPr="00C9091A">
        <w:rPr>
          <w:rFonts w:ascii="Consolas" w:hAnsi="Consolas" w:cs="Consolas"/>
          <w:noProof w:val="0"/>
          <w:color w:val="008000"/>
          <w:kern w:val="0"/>
          <w:sz w:val="24"/>
          <w:szCs w:val="24"/>
          <w:lang w:val="en-US"/>
        </w:rPr>
        <w:t>DateSeries</w:t>
      </w:r>
      <w:proofErr w:type="spell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để</w:t>
      </w:r>
      <w:proofErr w:type="spell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lặp</w:t>
      </w:r>
      <w:proofErr w:type="spellEnd"/>
      <w:r w:rsidRPr="00C9091A">
        <w:rPr>
          <w:rFonts w:ascii="Consolas" w:hAnsi="Consolas" w:cs="Consolas"/>
          <w:noProof w:val="0"/>
          <w:color w:val="008000"/>
          <w:kern w:val="0"/>
          <w:sz w:val="24"/>
          <w:szCs w:val="24"/>
          <w:lang w:val="en-US"/>
        </w:rPr>
        <w:t xml:space="preserve"> qua </w:t>
      </w:r>
      <w:proofErr w:type="spellStart"/>
      <w:r w:rsidRPr="00C9091A">
        <w:rPr>
          <w:rFonts w:ascii="Consolas" w:hAnsi="Consolas" w:cs="Consolas"/>
          <w:noProof w:val="0"/>
          <w:color w:val="008000"/>
          <w:kern w:val="0"/>
          <w:sz w:val="24"/>
          <w:szCs w:val="24"/>
          <w:lang w:val="en-US"/>
        </w:rPr>
        <w:t>từng</w:t>
      </w:r>
      <w:proofErr w:type="spellEnd"/>
      <w:r w:rsidRPr="00C9091A">
        <w:rPr>
          <w:rFonts w:ascii="Consolas" w:hAnsi="Consolas" w:cs="Consolas"/>
          <w:noProof w:val="0"/>
          <w:color w:val="008000"/>
          <w:kern w:val="0"/>
          <w:sz w:val="24"/>
          <w:szCs w:val="24"/>
          <w:lang w:val="en-US"/>
        </w:rPr>
        <w:t xml:space="preserve"> </w:t>
      </w:r>
      <w:proofErr w:type="spellStart"/>
      <w:r w:rsidRPr="00C9091A">
        <w:rPr>
          <w:rFonts w:ascii="Consolas" w:hAnsi="Consolas" w:cs="Consolas"/>
          <w:noProof w:val="0"/>
          <w:color w:val="008000"/>
          <w:kern w:val="0"/>
          <w:sz w:val="24"/>
          <w:szCs w:val="24"/>
          <w:lang w:val="en-US"/>
        </w:rPr>
        <w:t>ngày</w:t>
      </w:r>
      <w:proofErr w:type="spellEnd"/>
    </w:p>
    <w:p w14:paraId="69EB4F43" w14:textId="2B6E6E0A" w:rsidR="007373F9" w:rsidRPr="00C9091A" w:rsidRDefault="00C9091A" w:rsidP="00C9091A">
      <w:pPr>
        <w:pBdr>
          <w:top w:val="single" w:sz="4" w:space="1" w:color="auto"/>
          <w:left w:val="single" w:sz="4" w:space="4" w:color="auto"/>
          <w:bottom w:val="single" w:sz="4" w:space="1" w:color="auto"/>
          <w:right w:val="single" w:sz="4" w:space="4" w:color="auto"/>
        </w:pBdr>
        <w:spacing w:after="0" w:line="360" w:lineRule="auto"/>
        <w:rPr>
          <w:rFonts w:ascii="Consolas" w:hAnsi="Consolas" w:cs="Consolas"/>
          <w:noProof w:val="0"/>
          <w:color w:val="0000FF"/>
          <w:kern w:val="0"/>
          <w:sz w:val="24"/>
          <w:szCs w:val="24"/>
          <w:lang w:val="en-US"/>
        </w:rPr>
      </w:pPr>
      <w:r w:rsidRPr="00C9091A">
        <w:rPr>
          <w:rFonts w:ascii="Consolas" w:hAnsi="Consolas" w:cs="Consolas"/>
          <w:noProof w:val="0"/>
          <w:color w:val="0000FF"/>
          <w:kern w:val="0"/>
          <w:sz w:val="24"/>
          <w:szCs w:val="24"/>
          <w:lang w:val="en-US"/>
        </w:rPr>
        <w:t>GO</w:t>
      </w:r>
    </w:p>
    <w:p w14:paraId="3B20BD0D" w14:textId="77777777" w:rsidR="007373F9" w:rsidRPr="003E745E" w:rsidRDefault="007373F9" w:rsidP="007373F9">
      <w:pPr>
        <w:pStyle w:val="ListParagraph"/>
        <w:spacing w:after="0" w:line="360" w:lineRule="auto"/>
        <w:ind w:left="1584"/>
        <w:rPr>
          <w:rFonts w:ascii="Times New Roman" w:hAnsi="Times New Roman" w:cs="Times New Roman"/>
          <w:sz w:val="28"/>
          <w:szCs w:val="28"/>
          <w:u w:val="single"/>
          <w:lang w:val="en-US"/>
        </w:rPr>
      </w:pPr>
      <w:bookmarkStart w:id="22" w:name="_Hlk164929485"/>
      <w:r w:rsidRPr="003E745E">
        <w:rPr>
          <w:rFonts w:ascii="Times New Roman" w:hAnsi="Times New Roman" w:cs="Times New Roman"/>
          <w:sz w:val="28"/>
          <w:szCs w:val="28"/>
          <w:u w:val="single"/>
          <w:lang w:val="en-US"/>
        </w:rPr>
        <w:t>C# code:</w:t>
      </w:r>
    </w:p>
    <w:bookmarkEnd w:id="22"/>
    <w:p w14:paraId="089E1D19" w14:textId="77777777" w:rsidR="0016159D" w:rsidRPr="00C9494D" w:rsidRDefault="0016159D" w:rsidP="001615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C9494D">
        <w:rPr>
          <w:rFonts w:ascii="Cascadia Mono" w:hAnsi="Cascadia Mono" w:cs="Cascadia Mono"/>
          <w:color w:val="000000"/>
          <w:kern w:val="0"/>
          <w:sz w:val="24"/>
          <w:szCs w:val="24"/>
          <w:lang w:val="en-US"/>
        </w:rPr>
        <w:t>try</w:t>
      </w:r>
    </w:p>
    <w:p w14:paraId="34CF08BF" w14:textId="77777777" w:rsidR="0016159D" w:rsidRPr="00C9494D" w:rsidRDefault="0016159D" w:rsidP="001615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C9494D">
        <w:rPr>
          <w:rFonts w:ascii="Cascadia Mono" w:hAnsi="Cascadia Mono" w:cs="Cascadia Mono"/>
          <w:color w:val="000000"/>
          <w:kern w:val="0"/>
          <w:sz w:val="24"/>
          <w:szCs w:val="24"/>
          <w:lang w:val="en-US"/>
        </w:rPr>
        <w:t>{</w:t>
      </w:r>
    </w:p>
    <w:p w14:paraId="058F57DD" w14:textId="77777777" w:rsidR="0016159D" w:rsidRPr="00C9494D" w:rsidRDefault="0016159D" w:rsidP="001615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C9494D">
        <w:rPr>
          <w:rFonts w:ascii="Cascadia Mono" w:hAnsi="Cascadia Mono" w:cs="Cascadia Mono"/>
          <w:color w:val="000000"/>
          <w:kern w:val="0"/>
          <w:sz w:val="24"/>
          <w:szCs w:val="24"/>
          <w:lang w:val="en-US"/>
        </w:rPr>
        <w:t xml:space="preserve">    moneyRecents = DataProvider.Instance.ExecuteQuery("SELECT * FROM dbo.BillExpenseCount7DaysAgo");</w:t>
      </w:r>
    </w:p>
    <w:p w14:paraId="672A6FE8" w14:textId="77777777" w:rsidR="0016159D" w:rsidRPr="00C9494D" w:rsidRDefault="0016159D" w:rsidP="001615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p>
    <w:p w14:paraId="62140114" w14:textId="77777777" w:rsidR="0016159D" w:rsidRPr="00C9494D" w:rsidRDefault="0016159D" w:rsidP="001615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C9494D">
        <w:rPr>
          <w:rFonts w:ascii="Cascadia Mono" w:hAnsi="Cascadia Mono" w:cs="Cascadia Mono"/>
          <w:color w:val="000000"/>
          <w:kern w:val="0"/>
          <w:sz w:val="24"/>
          <w:szCs w:val="24"/>
          <w:lang w:val="en-US"/>
        </w:rPr>
        <w:t xml:space="preserve">    if (moneyRecents.Rows.Count &gt;= 7)</w:t>
      </w:r>
    </w:p>
    <w:p w14:paraId="347A4863" w14:textId="77777777" w:rsidR="0016159D" w:rsidRPr="00C9494D" w:rsidRDefault="0016159D" w:rsidP="001615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C9494D">
        <w:rPr>
          <w:rFonts w:ascii="Cascadia Mono" w:hAnsi="Cascadia Mono" w:cs="Cascadia Mono"/>
          <w:color w:val="000000"/>
          <w:kern w:val="0"/>
          <w:sz w:val="24"/>
          <w:szCs w:val="24"/>
          <w:lang w:val="en-US"/>
        </w:rPr>
        <w:t xml:space="preserve">    {</w:t>
      </w:r>
    </w:p>
    <w:p w14:paraId="5237DBED" w14:textId="77777777" w:rsidR="0016159D" w:rsidRPr="00C9494D" w:rsidRDefault="0016159D" w:rsidP="001615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C9494D">
        <w:rPr>
          <w:rFonts w:ascii="Cascadia Mono" w:hAnsi="Cascadia Mono" w:cs="Cascadia Mono"/>
          <w:color w:val="000000"/>
          <w:kern w:val="0"/>
          <w:sz w:val="24"/>
          <w:szCs w:val="24"/>
          <w:lang w:val="en-US"/>
        </w:rPr>
        <w:t xml:space="preserve">        // get the Date of the first row in moneyRecents and set to lbDate1, lbDate2, lbDate3, lbDate4, lbDate5, lbDate6, lbDate7</w:t>
      </w:r>
    </w:p>
    <w:p w14:paraId="43FCE465" w14:textId="77777777" w:rsidR="0016159D" w:rsidRPr="00C9494D" w:rsidRDefault="0016159D" w:rsidP="001615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C9494D">
        <w:rPr>
          <w:rFonts w:ascii="Cascadia Mono" w:hAnsi="Cascadia Mono" w:cs="Cascadia Mono"/>
          <w:color w:val="000000"/>
          <w:kern w:val="0"/>
          <w:sz w:val="24"/>
          <w:szCs w:val="24"/>
          <w:lang w:val="en-US"/>
        </w:rPr>
        <w:t xml:space="preserve">        lbDate1.Text = ((DateTime)moneyRecents.Rows[0]["Date"]).ToString("dd/MM/yyyy");</w:t>
      </w:r>
    </w:p>
    <w:p w14:paraId="57D2D39A" w14:textId="77777777" w:rsidR="0016159D" w:rsidRPr="00C9494D" w:rsidRDefault="0016159D" w:rsidP="001615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C9494D">
        <w:rPr>
          <w:rFonts w:ascii="Cascadia Mono" w:hAnsi="Cascadia Mono" w:cs="Cascadia Mono"/>
          <w:color w:val="000000"/>
          <w:kern w:val="0"/>
          <w:sz w:val="24"/>
          <w:szCs w:val="24"/>
          <w:lang w:val="en-US"/>
        </w:rPr>
        <w:t xml:space="preserve">        lbDate2.Text = ((DateTime)moneyRecents.Rows[1]["Date"]).ToString("dd/MM/yyyy");</w:t>
      </w:r>
    </w:p>
    <w:p w14:paraId="4E0C9DC6" w14:textId="77777777" w:rsidR="0016159D" w:rsidRPr="00C9494D" w:rsidRDefault="0016159D" w:rsidP="001615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C9494D">
        <w:rPr>
          <w:rFonts w:ascii="Cascadia Mono" w:hAnsi="Cascadia Mono" w:cs="Cascadia Mono"/>
          <w:color w:val="000000"/>
          <w:kern w:val="0"/>
          <w:sz w:val="24"/>
          <w:szCs w:val="24"/>
          <w:lang w:val="en-US"/>
        </w:rPr>
        <w:t xml:space="preserve">        lbDate3.Text = ((DateTime)moneyRecents.Rows[2]["Date"]).ToString("dd/MM/yyyy");</w:t>
      </w:r>
    </w:p>
    <w:p w14:paraId="550DA52C" w14:textId="77777777" w:rsidR="0016159D" w:rsidRPr="00C9494D" w:rsidRDefault="0016159D" w:rsidP="001615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C9494D">
        <w:rPr>
          <w:rFonts w:ascii="Cascadia Mono" w:hAnsi="Cascadia Mono" w:cs="Cascadia Mono"/>
          <w:color w:val="000000"/>
          <w:kern w:val="0"/>
          <w:sz w:val="24"/>
          <w:szCs w:val="24"/>
          <w:lang w:val="en-US"/>
        </w:rPr>
        <w:t xml:space="preserve">        lbDate4.Text = ((DateTime)moneyRecents.Rows[3]["Date"]).ToString("dd/MM/yyyy");</w:t>
      </w:r>
    </w:p>
    <w:p w14:paraId="07866693" w14:textId="77777777" w:rsidR="0016159D" w:rsidRPr="00C9494D" w:rsidRDefault="0016159D" w:rsidP="001615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C9494D">
        <w:rPr>
          <w:rFonts w:ascii="Cascadia Mono" w:hAnsi="Cascadia Mono" w:cs="Cascadia Mono"/>
          <w:color w:val="000000"/>
          <w:kern w:val="0"/>
          <w:sz w:val="24"/>
          <w:szCs w:val="24"/>
          <w:lang w:val="en-US"/>
        </w:rPr>
        <w:t xml:space="preserve">        lbDate5.Text = ((DateTime)moneyRecents.Rows[4]["Date"]).ToString("dd/MM/yyyy");</w:t>
      </w:r>
    </w:p>
    <w:p w14:paraId="4A19C3DC" w14:textId="77777777" w:rsidR="0016159D" w:rsidRPr="00C9494D" w:rsidRDefault="0016159D" w:rsidP="001615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C9494D">
        <w:rPr>
          <w:rFonts w:ascii="Cascadia Mono" w:hAnsi="Cascadia Mono" w:cs="Cascadia Mono"/>
          <w:color w:val="000000"/>
          <w:kern w:val="0"/>
          <w:sz w:val="24"/>
          <w:szCs w:val="24"/>
          <w:lang w:val="en-US"/>
        </w:rPr>
        <w:t xml:space="preserve">        lbDate6.Text = ((DateTime)moneyRecents.Rows[5]["Date"]).ToString("dd/MM/yyyy");</w:t>
      </w:r>
    </w:p>
    <w:p w14:paraId="597B9A13" w14:textId="77777777" w:rsidR="0016159D" w:rsidRPr="00C9494D" w:rsidRDefault="0016159D" w:rsidP="001615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C9494D">
        <w:rPr>
          <w:rFonts w:ascii="Cascadia Mono" w:hAnsi="Cascadia Mono" w:cs="Cascadia Mono"/>
          <w:color w:val="000000"/>
          <w:kern w:val="0"/>
          <w:sz w:val="24"/>
          <w:szCs w:val="24"/>
          <w:lang w:val="en-US"/>
        </w:rPr>
        <w:t xml:space="preserve">        lbDate7.Text = ((DateTime)moneyRecents.Rows[6]["Date"]).ToString("dd/MM/yyyy");</w:t>
      </w:r>
    </w:p>
    <w:p w14:paraId="75D2ABDB" w14:textId="77777777" w:rsidR="0016159D" w:rsidRPr="00C9494D" w:rsidRDefault="0016159D" w:rsidP="001615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p>
    <w:p w14:paraId="2E17F269" w14:textId="77777777" w:rsidR="0016159D" w:rsidRPr="00C9494D" w:rsidRDefault="0016159D" w:rsidP="001615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C9494D">
        <w:rPr>
          <w:rFonts w:ascii="Cascadia Mono" w:hAnsi="Cascadia Mono" w:cs="Cascadia Mono"/>
          <w:color w:val="000000"/>
          <w:kern w:val="0"/>
          <w:sz w:val="24"/>
          <w:szCs w:val="24"/>
          <w:lang w:val="en-US"/>
        </w:rPr>
        <w:t xml:space="preserve">        int max = 550;</w:t>
      </w:r>
    </w:p>
    <w:p w14:paraId="67BB77BD" w14:textId="77777777" w:rsidR="0016159D" w:rsidRPr="00C9494D" w:rsidRDefault="0016159D" w:rsidP="001615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C9494D">
        <w:rPr>
          <w:rFonts w:ascii="Cascadia Mono" w:hAnsi="Cascadia Mono" w:cs="Cascadia Mono"/>
          <w:color w:val="000000"/>
          <w:kern w:val="0"/>
          <w:sz w:val="24"/>
          <w:szCs w:val="24"/>
          <w:lang w:val="en-US"/>
        </w:rPr>
        <w:t xml:space="preserve">        for (int i = 0; i &lt; 7; i++)</w:t>
      </w:r>
    </w:p>
    <w:p w14:paraId="1DED8672" w14:textId="77777777" w:rsidR="0016159D" w:rsidRPr="00C9494D" w:rsidRDefault="0016159D" w:rsidP="001615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C9494D">
        <w:rPr>
          <w:rFonts w:ascii="Cascadia Mono" w:hAnsi="Cascadia Mono" w:cs="Cascadia Mono"/>
          <w:color w:val="000000"/>
          <w:kern w:val="0"/>
          <w:sz w:val="24"/>
          <w:szCs w:val="24"/>
          <w:lang w:val="en-US"/>
        </w:rPr>
        <w:t xml:space="preserve">        {</w:t>
      </w:r>
    </w:p>
    <w:p w14:paraId="3C4B95C3" w14:textId="77777777" w:rsidR="0016159D" w:rsidRPr="00C9494D" w:rsidRDefault="0016159D" w:rsidP="001615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C9494D">
        <w:rPr>
          <w:rFonts w:ascii="Cascadia Mono" w:hAnsi="Cascadia Mono" w:cs="Cascadia Mono"/>
          <w:color w:val="000000"/>
          <w:kern w:val="0"/>
          <w:sz w:val="24"/>
          <w:szCs w:val="24"/>
          <w:lang w:val="en-US"/>
        </w:rPr>
        <w:t xml:space="preserve">            decimal totalBill = Convert.ToDecimal(moneyRecents.Rows[i]["TotalBill"]);</w:t>
      </w:r>
    </w:p>
    <w:p w14:paraId="3ABD2538" w14:textId="77777777" w:rsidR="0016159D" w:rsidRPr="00C9494D" w:rsidRDefault="0016159D" w:rsidP="001615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C9494D">
        <w:rPr>
          <w:rFonts w:ascii="Cascadia Mono" w:hAnsi="Cascadia Mono" w:cs="Cascadia Mono"/>
          <w:color w:val="000000"/>
          <w:kern w:val="0"/>
          <w:sz w:val="24"/>
          <w:szCs w:val="24"/>
          <w:lang w:val="en-US"/>
        </w:rPr>
        <w:t xml:space="preserve">            decimal totalExpense = Convert.ToDecimal(moneyRecents.Rows[i]["TotalExpense"]);</w:t>
      </w:r>
    </w:p>
    <w:p w14:paraId="0549A4D9" w14:textId="77777777" w:rsidR="0016159D" w:rsidRPr="00C9494D" w:rsidRDefault="0016159D" w:rsidP="001615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C9494D">
        <w:rPr>
          <w:rFonts w:ascii="Cascadia Mono" w:hAnsi="Cascadia Mono" w:cs="Cascadia Mono"/>
          <w:color w:val="000000"/>
          <w:kern w:val="0"/>
          <w:sz w:val="24"/>
          <w:szCs w:val="24"/>
          <w:lang w:val="en-US"/>
        </w:rPr>
        <w:t xml:space="preserve">            decimal total = totalBill + totalExpense;</w:t>
      </w:r>
    </w:p>
    <w:p w14:paraId="7545C197" w14:textId="77777777" w:rsidR="0016159D" w:rsidRPr="00C9494D" w:rsidRDefault="0016159D" w:rsidP="001615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p>
    <w:p w14:paraId="1020B6DE" w14:textId="77777777" w:rsidR="0016159D" w:rsidRPr="00C9494D" w:rsidRDefault="0016159D" w:rsidP="001615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C9494D">
        <w:rPr>
          <w:rFonts w:ascii="Cascadia Mono" w:hAnsi="Cascadia Mono" w:cs="Cascadia Mono"/>
          <w:color w:val="000000"/>
          <w:kern w:val="0"/>
          <w:sz w:val="24"/>
          <w:szCs w:val="24"/>
          <w:lang w:val="en-US"/>
        </w:rPr>
        <w:t xml:space="preserve">            int incomeWidth = (total &gt; 0) ? (int)((totalBill / total) * max) : 0;</w:t>
      </w:r>
    </w:p>
    <w:p w14:paraId="5214239C" w14:textId="77777777" w:rsidR="0016159D" w:rsidRPr="00C9494D" w:rsidRDefault="0016159D" w:rsidP="001615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C9494D">
        <w:rPr>
          <w:rFonts w:ascii="Cascadia Mono" w:hAnsi="Cascadia Mono" w:cs="Cascadia Mono"/>
          <w:color w:val="000000"/>
          <w:kern w:val="0"/>
          <w:sz w:val="24"/>
          <w:szCs w:val="24"/>
          <w:lang w:val="en-US"/>
        </w:rPr>
        <w:t xml:space="preserve">            int expenseWidth = (total &gt; 0) ? (int)((totalExpense / total) * max) : 0;</w:t>
      </w:r>
    </w:p>
    <w:p w14:paraId="69A70404" w14:textId="77777777" w:rsidR="0016159D" w:rsidRPr="00C9494D" w:rsidRDefault="0016159D" w:rsidP="001615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p>
    <w:p w14:paraId="47520051" w14:textId="77777777" w:rsidR="0016159D" w:rsidRPr="00C9494D" w:rsidRDefault="0016159D" w:rsidP="001615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C9494D">
        <w:rPr>
          <w:rFonts w:ascii="Cascadia Mono" w:hAnsi="Cascadia Mono" w:cs="Cascadia Mono"/>
          <w:color w:val="000000"/>
          <w:kern w:val="0"/>
          <w:sz w:val="24"/>
          <w:szCs w:val="24"/>
          <w:lang w:val="en-US"/>
        </w:rPr>
        <w:t xml:space="preserve">            if (incomeWidth + expenseWidth &gt;= max)</w:t>
      </w:r>
    </w:p>
    <w:p w14:paraId="2FE30EB9" w14:textId="77777777" w:rsidR="0016159D" w:rsidRPr="00C9494D" w:rsidRDefault="0016159D" w:rsidP="001615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C9494D">
        <w:rPr>
          <w:rFonts w:ascii="Cascadia Mono" w:hAnsi="Cascadia Mono" w:cs="Cascadia Mono"/>
          <w:color w:val="000000"/>
          <w:kern w:val="0"/>
          <w:sz w:val="24"/>
          <w:szCs w:val="24"/>
          <w:lang w:val="en-US"/>
        </w:rPr>
        <w:t xml:space="preserve">            {</w:t>
      </w:r>
    </w:p>
    <w:p w14:paraId="34B8AD3E" w14:textId="77777777" w:rsidR="0016159D" w:rsidRPr="00C9494D" w:rsidRDefault="0016159D" w:rsidP="001615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C9494D">
        <w:rPr>
          <w:rFonts w:ascii="Cascadia Mono" w:hAnsi="Cascadia Mono" w:cs="Cascadia Mono"/>
          <w:color w:val="000000"/>
          <w:kern w:val="0"/>
          <w:sz w:val="24"/>
          <w:szCs w:val="24"/>
          <w:lang w:val="en-US"/>
        </w:rPr>
        <w:t xml:space="preserve">                double scaleFactor = (double)max / (incomeWidth + expenseWidth);</w:t>
      </w:r>
    </w:p>
    <w:p w14:paraId="2BDAFBCA" w14:textId="77777777" w:rsidR="0016159D" w:rsidRPr="00C9494D" w:rsidRDefault="0016159D" w:rsidP="001615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C9494D">
        <w:rPr>
          <w:rFonts w:ascii="Cascadia Mono" w:hAnsi="Cascadia Mono" w:cs="Cascadia Mono"/>
          <w:color w:val="000000"/>
          <w:kern w:val="0"/>
          <w:sz w:val="24"/>
          <w:szCs w:val="24"/>
          <w:lang w:val="en-US"/>
        </w:rPr>
        <w:lastRenderedPageBreak/>
        <w:t xml:space="preserve">                incomeWidth = (int)(incomeWidth * scaleFactor);</w:t>
      </w:r>
    </w:p>
    <w:p w14:paraId="0AFA4D2D" w14:textId="77777777" w:rsidR="0016159D" w:rsidRPr="00C9494D" w:rsidRDefault="0016159D" w:rsidP="001615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C9494D">
        <w:rPr>
          <w:rFonts w:ascii="Cascadia Mono" w:hAnsi="Cascadia Mono" w:cs="Cascadia Mono"/>
          <w:color w:val="000000"/>
          <w:kern w:val="0"/>
          <w:sz w:val="24"/>
          <w:szCs w:val="24"/>
          <w:lang w:val="en-US"/>
        </w:rPr>
        <w:t xml:space="preserve">                expenseWidth = (int)(expenseWidth * scaleFactor);</w:t>
      </w:r>
    </w:p>
    <w:p w14:paraId="3F6F7431" w14:textId="77777777" w:rsidR="0016159D" w:rsidRPr="00C9494D" w:rsidRDefault="0016159D" w:rsidP="001615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C9494D">
        <w:rPr>
          <w:rFonts w:ascii="Cascadia Mono" w:hAnsi="Cascadia Mono" w:cs="Cascadia Mono"/>
          <w:color w:val="000000"/>
          <w:kern w:val="0"/>
          <w:sz w:val="24"/>
          <w:szCs w:val="24"/>
          <w:lang w:val="en-US"/>
        </w:rPr>
        <w:t xml:space="preserve">            }</w:t>
      </w:r>
    </w:p>
    <w:p w14:paraId="31C94229" w14:textId="77777777" w:rsidR="0016159D" w:rsidRPr="00C9494D" w:rsidRDefault="0016159D" w:rsidP="001615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p>
    <w:p w14:paraId="10FBE7E1" w14:textId="77777777" w:rsidR="0016159D" w:rsidRPr="00C9494D" w:rsidRDefault="0016159D" w:rsidP="001615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C9494D">
        <w:rPr>
          <w:rFonts w:ascii="Cascadia Mono" w:hAnsi="Cascadia Mono" w:cs="Cascadia Mono"/>
          <w:color w:val="000000"/>
          <w:kern w:val="0"/>
          <w:sz w:val="24"/>
          <w:szCs w:val="24"/>
          <w:lang w:val="en-US"/>
        </w:rPr>
        <w:t xml:space="preserve">            string tooltipText = $"Total Bill: {totalBill} VNĐ\nTotal Expense: {totalExpense} VNĐ";</w:t>
      </w:r>
    </w:p>
    <w:p w14:paraId="2AFB5312" w14:textId="77777777" w:rsidR="0016159D" w:rsidRPr="00C9494D" w:rsidRDefault="0016159D" w:rsidP="001615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C9494D">
        <w:rPr>
          <w:rFonts w:ascii="Cascadia Mono" w:hAnsi="Cascadia Mono" w:cs="Cascadia Mono"/>
          <w:color w:val="000000"/>
          <w:kern w:val="0"/>
          <w:sz w:val="24"/>
          <w:szCs w:val="24"/>
          <w:lang w:val="en-US"/>
        </w:rPr>
        <w:t xml:space="preserve">            btnToolTip.SetToolTip(btnMoneyChart_Income[i], tooltipText);</w:t>
      </w:r>
    </w:p>
    <w:p w14:paraId="06AE9316" w14:textId="77777777" w:rsidR="0016159D" w:rsidRPr="00C9494D" w:rsidRDefault="0016159D" w:rsidP="001615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C9494D">
        <w:rPr>
          <w:rFonts w:ascii="Cascadia Mono" w:hAnsi="Cascadia Mono" w:cs="Cascadia Mono"/>
          <w:color w:val="000000"/>
          <w:kern w:val="0"/>
          <w:sz w:val="24"/>
          <w:szCs w:val="24"/>
          <w:lang w:val="en-US"/>
        </w:rPr>
        <w:t xml:space="preserve">            btnToolTip.SetToolTip(btnMoneyChart_Expense[i], tooltipText);</w:t>
      </w:r>
    </w:p>
    <w:p w14:paraId="724D79A6" w14:textId="77777777" w:rsidR="0016159D" w:rsidRPr="00C9494D" w:rsidRDefault="0016159D" w:rsidP="001615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p>
    <w:p w14:paraId="2140BA29" w14:textId="77777777" w:rsidR="0016159D" w:rsidRPr="00C9494D" w:rsidRDefault="0016159D" w:rsidP="001615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C9494D">
        <w:rPr>
          <w:rFonts w:ascii="Cascadia Mono" w:hAnsi="Cascadia Mono" w:cs="Cascadia Mono"/>
          <w:color w:val="000000"/>
          <w:kern w:val="0"/>
          <w:sz w:val="24"/>
          <w:szCs w:val="24"/>
          <w:lang w:val="en-US"/>
        </w:rPr>
        <w:t xml:space="preserve">            // Set width and position of income button</w:t>
      </w:r>
    </w:p>
    <w:p w14:paraId="4B327D40" w14:textId="77777777" w:rsidR="0016159D" w:rsidRPr="00C9494D" w:rsidRDefault="0016159D" w:rsidP="001615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C9494D">
        <w:rPr>
          <w:rFonts w:ascii="Cascadia Mono" w:hAnsi="Cascadia Mono" w:cs="Cascadia Mono"/>
          <w:color w:val="000000"/>
          <w:kern w:val="0"/>
          <w:sz w:val="24"/>
          <w:szCs w:val="24"/>
          <w:lang w:val="en-US"/>
        </w:rPr>
        <w:t xml:space="preserve">            btnMoneyChart_Income[i].Width = incomeWidth;</w:t>
      </w:r>
    </w:p>
    <w:p w14:paraId="6AFBEF97" w14:textId="77777777" w:rsidR="0016159D" w:rsidRPr="00C9494D" w:rsidRDefault="0016159D" w:rsidP="001615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p>
    <w:p w14:paraId="5E2370E9" w14:textId="77777777" w:rsidR="0016159D" w:rsidRPr="00C9494D" w:rsidRDefault="0016159D" w:rsidP="001615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C9494D">
        <w:rPr>
          <w:rFonts w:ascii="Cascadia Mono" w:hAnsi="Cascadia Mono" w:cs="Cascadia Mono"/>
          <w:color w:val="000000"/>
          <w:kern w:val="0"/>
          <w:sz w:val="24"/>
          <w:szCs w:val="24"/>
          <w:lang w:val="en-US"/>
        </w:rPr>
        <w:t xml:space="preserve">            // Set width and position of expense button</w:t>
      </w:r>
    </w:p>
    <w:p w14:paraId="10AF7AA2" w14:textId="77777777" w:rsidR="0016159D" w:rsidRPr="00C9494D" w:rsidRDefault="0016159D" w:rsidP="001615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C9494D">
        <w:rPr>
          <w:rFonts w:ascii="Cascadia Mono" w:hAnsi="Cascadia Mono" w:cs="Cascadia Mono"/>
          <w:color w:val="000000"/>
          <w:kern w:val="0"/>
          <w:sz w:val="24"/>
          <w:szCs w:val="24"/>
          <w:lang w:val="en-US"/>
        </w:rPr>
        <w:t xml:space="preserve">            btnMoneyChart_Expense[i].Width = expenseWidth;</w:t>
      </w:r>
    </w:p>
    <w:p w14:paraId="3700401D" w14:textId="77777777" w:rsidR="0016159D" w:rsidRPr="00C9494D" w:rsidRDefault="0016159D" w:rsidP="001615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C9494D">
        <w:rPr>
          <w:rFonts w:ascii="Cascadia Mono" w:hAnsi="Cascadia Mono" w:cs="Cascadia Mono"/>
          <w:color w:val="000000"/>
          <w:kern w:val="0"/>
          <w:sz w:val="24"/>
          <w:szCs w:val="24"/>
          <w:lang w:val="en-US"/>
        </w:rPr>
        <w:t xml:space="preserve">            btnMoneyChart_Expense[i].Left = btnMoneyChart_Income[i].Left + btnMoneyChart_Income[i].Width;</w:t>
      </w:r>
    </w:p>
    <w:p w14:paraId="1FA87945" w14:textId="77777777" w:rsidR="0016159D" w:rsidRPr="00C9494D" w:rsidRDefault="0016159D" w:rsidP="001615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C9494D">
        <w:rPr>
          <w:rFonts w:ascii="Cascadia Mono" w:hAnsi="Cascadia Mono" w:cs="Cascadia Mono"/>
          <w:color w:val="000000"/>
          <w:kern w:val="0"/>
          <w:sz w:val="24"/>
          <w:szCs w:val="24"/>
          <w:lang w:val="en-US"/>
        </w:rPr>
        <w:t xml:space="preserve">        }</w:t>
      </w:r>
    </w:p>
    <w:p w14:paraId="1D4112A7" w14:textId="77777777" w:rsidR="0016159D" w:rsidRPr="00C9494D" w:rsidRDefault="0016159D" w:rsidP="001615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C9494D">
        <w:rPr>
          <w:rFonts w:ascii="Cascadia Mono" w:hAnsi="Cascadia Mono" w:cs="Cascadia Mono"/>
          <w:color w:val="000000"/>
          <w:kern w:val="0"/>
          <w:sz w:val="24"/>
          <w:szCs w:val="24"/>
          <w:lang w:val="en-US"/>
        </w:rPr>
        <w:t xml:space="preserve">    }</w:t>
      </w:r>
    </w:p>
    <w:p w14:paraId="64754830" w14:textId="77777777" w:rsidR="0016159D" w:rsidRPr="00C9494D" w:rsidRDefault="0016159D" w:rsidP="001615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C9494D">
        <w:rPr>
          <w:rFonts w:ascii="Cascadia Mono" w:hAnsi="Cascadia Mono" w:cs="Cascadia Mono"/>
          <w:color w:val="000000"/>
          <w:kern w:val="0"/>
          <w:sz w:val="24"/>
          <w:szCs w:val="24"/>
          <w:lang w:val="en-US"/>
        </w:rPr>
        <w:t>}</w:t>
      </w:r>
    </w:p>
    <w:p w14:paraId="025F4A22" w14:textId="77777777" w:rsidR="0016159D" w:rsidRPr="00C9494D" w:rsidRDefault="0016159D" w:rsidP="001615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C9494D">
        <w:rPr>
          <w:rFonts w:ascii="Cascadia Mono" w:hAnsi="Cascadia Mono" w:cs="Cascadia Mono"/>
          <w:color w:val="000000"/>
          <w:kern w:val="0"/>
          <w:sz w:val="24"/>
          <w:szCs w:val="24"/>
          <w:lang w:val="en-US"/>
        </w:rPr>
        <w:t>catch (SqlException err)</w:t>
      </w:r>
    </w:p>
    <w:p w14:paraId="1CABB506" w14:textId="77777777" w:rsidR="0016159D" w:rsidRPr="00C9494D" w:rsidRDefault="0016159D" w:rsidP="001615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C9494D">
        <w:rPr>
          <w:rFonts w:ascii="Cascadia Mono" w:hAnsi="Cascadia Mono" w:cs="Cascadia Mono"/>
          <w:color w:val="000000"/>
          <w:kern w:val="0"/>
          <w:sz w:val="24"/>
          <w:szCs w:val="24"/>
          <w:lang w:val="en-US"/>
        </w:rPr>
        <w:t>{</w:t>
      </w:r>
    </w:p>
    <w:p w14:paraId="024C6347" w14:textId="77777777" w:rsidR="0016159D" w:rsidRPr="00C9494D" w:rsidRDefault="0016159D" w:rsidP="001615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C9494D">
        <w:rPr>
          <w:rFonts w:ascii="Cascadia Mono" w:hAnsi="Cascadia Mono" w:cs="Cascadia Mono"/>
          <w:color w:val="000000"/>
          <w:kern w:val="0"/>
          <w:sz w:val="24"/>
          <w:szCs w:val="24"/>
          <w:lang w:val="en-US"/>
        </w:rPr>
        <w:t xml:space="preserve">    MessageBox.Show(err.Message);</w:t>
      </w:r>
    </w:p>
    <w:p w14:paraId="2F83CC87" w14:textId="478958D5" w:rsidR="007373F9" w:rsidRPr="00C9494D" w:rsidRDefault="0016159D" w:rsidP="0016159D">
      <w:pPr>
        <w:pBdr>
          <w:top w:val="single" w:sz="4" w:space="1" w:color="auto"/>
          <w:left w:val="single" w:sz="4" w:space="4" w:color="auto"/>
          <w:bottom w:val="single" w:sz="4" w:space="1" w:color="auto"/>
          <w:right w:val="single" w:sz="4" w:space="4" w:color="auto"/>
        </w:pBdr>
        <w:spacing w:after="0" w:line="360" w:lineRule="auto"/>
        <w:rPr>
          <w:rFonts w:ascii="Consolas" w:hAnsi="Consolas" w:cs="Consolas"/>
          <w:color w:val="0000FF"/>
          <w:kern w:val="0"/>
          <w:sz w:val="24"/>
          <w:szCs w:val="24"/>
          <w:lang w:val="en-US"/>
        </w:rPr>
      </w:pPr>
      <w:r w:rsidRPr="00C9494D">
        <w:rPr>
          <w:rFonts w:ascii="Cascadia Mono" w:hAnsi="Cascadia Mono" w:cs="Cascadia Mono"/>
          <w:color w:val="000000"/>
          <w:kern w:val="0"/>
          <w:sz w:val="24"/>
          <w:szCs w:val="24"/>
          <w:lang w:val="en-US"/>
        </w:rPr>
        <w:t>}</w:t>
      </w:r>
    </w:p>
    <w:p w14:paraId="2BA7804B" w14:textId="77777777" w:rsidR="007373F9" w:rsidRDefault="007373F9" w:rsidP="007373F9">
      <w:pPr>
        <w:spacing w:after="0" w:line="360" w:lineRule="auto"/>
        <w:rPr>
          <w:rFonts w:ascii="Times New Roman" w:hAnsi="Times New Roman" w:cs="Times New Roman"/>
          <w:b/>
          <w:bCs/>
          <w:sz w:val="28"/>
          <w:szCs w:val="28"/>
          <w:lang w:val="en-US"/>
        </w:rPr>
      </w:pPr>
    </w:p>
    <w:p w14:paraId="6FEF515B" w14:textId="1137BF48" w:rsidR="00D62C6E" w:rsidRDefault="00D62C6E" w:rsidP="00D62C6E">
      <w:pPr>
        <w:pStyle w:val="ListParagraph"/>
        <w:numPr>
          <w:ilvl w:val="0"/>
          <w:numId w:val="31"/>
        </w:numPr>
        <w:spacing w:after="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View hiển thị </w:t>
      </w:r>
      <w:r w:rsidR="000F466E">
        <w:rPr>
          <w:rFonts w:ascii="Times New Roman" w:hAnsi="Times New Roman" w:cs="Times New Roman"/>
          <w:b/>
          <w:bCs/>
          <w:sz w:val="28"/>
          <w:szCs w:val="28"/>
          <w:lang w:val="en-US"/>
        </w:rPr>
        <w:t xml:space="preserve">tổng thu nhập </w:t>
      </w:r>
      <w:r w:rsidR="00E93C03">
        <w:rPr>
          <w:rFonts w:ascii="Times New Roman" w:hAnsi="Times New Roman" w:cs="Times New Roman"/>
          <w:b/>
          <w:bCs/>
          <w:sz w:val="28"/>
          <w:szCs w:val="28"/>
          <w:lang w:val="en-US"/>
        </w:rPr>
        <w:t>theo 12 tháng trong năm hiện tại</w:t>
      </w:r>
    </w:p>
    <w:p w14:paraId="46E33796" w14:textId="7287539C" w:rsidR="00BB454A" w:rsidRPr="00BB454A" w:rsidRDefault="00BB454A" w:rsidP="00BB454A">
      <w:pPr>
        <w:pStyle w:val="ListParagraph"/>
        <w:spacing w:after="0" w:line="360" w:lineRule="auto"/>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SQL:</w:t>
      </w:r>
    </w:p>
    <w:p w14:paraId="3128341E" w14:textId="77777777" w:rsidR="0083175B" w:rsidRPr="0083175B" w:rsidRDefault="0083175B" w:rsidP="008317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83175B">
        <w:rPr>
          <w:rFonts w:ascii="Consolas" w:hAnsi="Consolas" w:cs="Consolas"/>
          <w:noProof w:val="0"/>
          <w:color w:val="0000FF"/>
          <w:kern w:val="0"/>
          <w:sz w:val="24"/>
          <w:szCs w:val="24"/>
          <w:lang w:val="en-US"/>
        </w:rPr>
        <w:t>CREATE</w:t>
      </w:r>
      <w:r w:rsidRPr="0083175B">
        <w:rPr>
          <w:rFonts w:ascii="Consolas" w:hAnsi="Consolas" w:cs="Consolas"/>
          <w:noProof w:val="0"/>
          <w:color w:val="000000"/>
          <w:kern w:val="0"/>
          <w:sz w:val="24"/>
          <w:szCs w:val="24"/>
          <w:lang w:val="en-US"/>
        </w:rPr>
        <w:t xml:space="preserve"> </w:t>
      </w:r>
      <w:r w:rsidRPr="0083175B">
        <w:rPr>
          <w:rFonts w:ascii="Consolas" w:hAnsi="Consolas" w:cs="Consolas"/>
          <w:noProof w:val="0"/>
          <w:color w:val="0000FF"/>
          <w:kern w:val="0"/>
          <w:sz w:val="24"/>
          <w:szCs w:val="24"/>
          <w:lang w:val="en-US"/>
        </w:rPr>
        <w:t>VIEW</w:t>
      </w:r>
      <w:r w:rsidRPr="0083175B">
        <w:rPr>
          <w:rFonts w:ascii="Consolas" w:hAnsi="Consolas" w:cs="Consolas"/>
          <w:noProof w:val="0"/>
          <w:color w:val="000000"/>
          <w:kern w:val="0"/>
          <w:sz w:val="24"/>
          <w:szCs w:val="24"/>
          <w:lang w:val="en-US"/>
        </w:rPr>
        <w:t xml:space="preserve"> </w:t>
      </w:r>
      <w:proofErr w:type="spellStart"/>
      <w:r w:rsidRPr="0083175B">
        <w:rPr>
          <w:rFonts w:ascii="Consolas" w:hAnsi="Consolas" w:cs="Consolas"/>
          <w:noProof w:val="0"/>
          <w:color w:val="000000"/>
          <w:kern w:val="0"/>
          <w:sz w:val="24"/>
          <w:szCs w:val="24"/>
          <w:lang w:val="en-US"/>
        </w:rPr>
        <w:t>MonthlyTotalPriceBillView</w:t>
      </w:r>
      <w:proofErr w:type="spellEnd"/>
    </w:p>
    <w:p w14:paraId="6E643192" w14:textId="77777777" w:rsidR="0083175B" w:rsidRPr="0083175B" w:rsidRDefault="0083175B" w:rsidP="008317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83175B">
        <w:rPr>
          <w:rFonts w:ascii="Consolas" w:hAnsi="Consolas" w:cs="Consolas"/>
          <w:noProof w:val="0"/>
          <w:color w:val="0000FF"/>
          <w:kern w:val="0"/>
          <w:sz w:val="24"/>
          <w:szCs w:val="24"/>
          <w:lang w:val="en-US"/>
        </w:rPr>
        <w:t>AS</w:t>
      </w:r>
    </w:p>
    <w:p w14:paraId="14CEA39B" w14:textId="77777777" w:rsidR="0083175B" w:rsidRPr="0083175B" w:rsidRDefault="0083175B" w:rsidP="008317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83175B">
        <w:rPr>
          <w:rFonts w:ascii="Consolas" w:hAnsi="Consolas" w:cs="Consolas"/>
          <w:noProof w:val="0"/>
          <w:color w:val="000000"/>
          <w:kern w:val="0"/>
          <w:sz w:val="24"/>
          <w:szCs w:val="24"/>
          <w:lang w:val="en-US"/>
        </w:rPr>
        <w:t xml:space="preserve">    </w:t>
      </w:r>
      <w:r w:rsidRPr="0083175B">
        <w:rPr>
          <w:rFonts w:ascii="Consolas" w:hAnsi="Consolas" w:cs="Consolas"/>
          <w:noProof w:val="0"/>
          <w:color w:val="008000"/>
          <w:kern w:val="0"/>
          <w:sz w:val="24"/>
          <w:szCs w:val="24"/>
          <w:lang w:val="en-US"/>
        </w:rPr>
        <w:t xml:space="preserve">-- Định </w:t>
      </w:r>
      <w:proofErr w:type="spellStart"/>
      <w:r w:rsidRPr="0083175B">
        <w:rPr>
          <w:rFonts w:ascii="Consolas" w:hAnsi="Consolas" w:cs="Consolas"/>
          <w:noProof w:val="0"/>
          <w:color w:val="008000"/>
          <w:kern w:val="0"/>
          <w:sz w:val="24"/>
          <w:szCs w:val="24"/>
          <w:lang w:val="en-US"/>
        </w:rPr>
        <w:t>nghĩa</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một</w:t>
      </w:r>
      <w:proofErr w:type="spellEnd"/>
      <w:r w:rsidRPr="0083175B">
        <w:rPr>
          <w:rFonts w:ascii="Consolas" w:hAnsi="Consolas" w:cs="Consolas"/>
          <w:noProof w:val="0"/>
          <w:color w:val="008000"/>
          <w:kern w:val="0"/>
          <w:sz w:val="24"/>
          <w:szCs w:val="24"/>
          <w:lang w:val="en-US"/>
        </w:rPr>
        <w:t xml:space="preserve"> CTE </w:t>
      </w:r>
      <w:proofErr w:type="spellStart"/>
      <w:r w:rsidRPr="0083175B">
        <w:rPr>
          <w:rFonts w:ascii="Consolas" w:hAnsi="Consolas" w:cs="Consolas"/>
          <w:noProof w:val="0"/>
          <w:color w:val="008000"/>
          <w:kern w:val="0"/>
          <w:sz w:val="24"/>
          <w:szCs w:val="24"/>
          <w:lang w:val="en-US"/>
        </w:rPr>
        <w:t>để</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tạo</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ra</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một</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dãy</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số</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từ</w:t>
      </w:r>
      <w:proofErr w:type="spellEnd"/>
      <w:r w:rsidRPr="0083175B">
        <w:rPr>
          <w:rFonts w:ascii="Consolas" w:hAnsi="Consolas" w:cs="Consolas"/>
          <w:noProof w:val="0"/>
          <w:color w:val="008000"/>
          <w:kern w:val="0"/>
          <w:sz w:val="24"/>
          <w:szCs w:val="24"/>
          <w:lang w:val="en-US"/>
        </w:rPr>
        <w:t xml:space="preserve"> 0 </w:t>
      </w:r>
      <w:proofErr w:type="spellStart"/>
      <w:r w:rsidRPr="0083175B">
        <w:rPr>
          <w:rFonts w:ascii="Consolas" w:hAnsi="Consolas" w:cs="Consolas"/>
          <w:noProof w:val="0"/>
          <w:color w:val="008000"/>
          <w:kern w:val="0"/>
          <w:sz w:val="24"/>
          <w:szCs w:val="24"/>
          <w:lang w:val="en-US"/>
        </w:rPr>
        <w:t>đến</w:t>
      </w:r>
      <w:proofErr w:type="spellEnd"/>
      <w:r w:rsidRPr="0083175B">
        <w:rPr>
          <w:rFonts w:ascii="Consolas" w:hAnsi="Consolas" w:cs="Consolas"/>
          <w:noProof w:val="0"/>
          <w:color w:val="008000"/>
          <w:kern w:val="0"/>
          <w:sz w:val="24"/>
          <w:szCs w:val="24"/>
          <w:lang w:val="en-US"/>
        </w:rPr>
        <w:t xml:space="preserve"> 11</w:t>
      </w:r>
    </w:p>
    <w:p w14:paraId="566724A2" w14:textId="77777777" w:rsidR="0083175B" w:rsidRPr="0083175B" w:rsidRDefault="0083175B" w:rsidP="008317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83175B">
        <w:rPr>
          <w:rFonts w:ascii="Consolas" w:hAnsi="Consolas" w:cs="Consolas"/>
          <w:noProof w:val="0"/>
          <w:color w:val="000000"/>
          <w:kern w:val="0"/>
          <w:sz w:val="24"/>
          <w:szCs w:val="24"/>
          <w:lang w:val="en-US"/>
        </w:rPr>
        <w:t xml:space="preserve">    </w:t>
      </w:r>
      <w:r w:rsidRPr="0083175B">
        <w:rPr>
          <w:rFonts w:ascii="Consolas" w:hAnsi="Consolas" w:cs="Consolas"/>
          <w:noProof w:val="0"/>
          <w:color w:val="0000FF"/>
          <w:kern w:val="0"/>
          <w:sz w:val="24"/>
          <w:szCs w:val="24"/>
          <w:lang w:val="en-US"/>
        </w:rPr>
        <w:t>WITH</w:t>
      </w:r>
      <w:r w:rsidRPr="0083175B">
        <w:rPr>
          <w:rFonts w:ascii="Consolas" w:hAnsi="Consolas" w:cs="Consolas"/>
          <w:noProof w:val="0"/>
          <w:color w:val="000000"/>
          <w:kern w:val="0"/>
          <w:sz w:val="24"/>
          <w:szCs w:val="24"/>
          <w:lang w:val="en-US"/>
        </w:rPr>
        <w:t xml:space="preserve"> </w:t>
      </w:r>
      <w:proofErr w:type="spellStart"/>
      <w:r w:rsidRPr="0083175B">
        <w:rPr>
          <w:rFonts w:ascii="Consolas" w:hAnsi="Consolas" w:cs="Consolas"/>
          <w:noProof w:val="0"/>
          <w:color w:val="000000"/>
          <w:kern w:val="0"/>
          <w:sz w:val="24"/>
          <w:szCs w:val="24"/>
          <w:lang w:val="en-US"/>
        </w:rPr>
        <w:t>NumberSeries</w:t>
      </w:r>
      <w:proofErr w:type="spellEnd"/>
      <w:r w:rsidRPr="0083175B">
        <w:rPr>
          <w:rFonts w:ascii="Consolas" w:hAnsi="Consolas" w:cs="Consolas"/>
          <w:noProof w:val="0"/>
          <w:color w:val="000000"/>
          <w:kern w:val="0"/>
          <w:sz w:val="24"/>
          <w:szCs w:val="24"/>
          <w:lang w:val="en-US"/>
        </w:rPr>
        <w:t xml:space="preserve"> </w:t>
      </w:r>
      <w:r w:rsidRPr="0083175B">
        <w:rPr>
          <w:rFonts w:ascii="Consolas" w:hAnsi="Consolas" w:cs="Consolas"/>
          <w:noProof w:val="0"/>
          <w:color w:val="0000FF"/>
          <w:kern w:val="0"/>
          <w:sz w:val="24"/>
          <w:szCs w:val="24"/>
          <w:lang w:val="en-US"/>
        </w:rPr>
        <w:t xml:space="preserve">AS </w:t>
      </w:r>
      <w:r w:rsidRPr="0083175B">
        <w:rPr>
          <w:rFonts w:ascii="Consolas" w:hAnsi="Consolas" w:cs="Consolas"/>
          <w:noProof w:val="0"/>
          <w:color w:val="808080"/>
          <w:kern w:val="0"/>
          <w:sz w:val="24"/>
          <w:szCs w:val="24"/>
          <w:lang w:val="en-US"/>
        </w:rPr>
        <w:t>(</w:t>
      </w:r>
    </w:p>
    <w:p w14:paraId="4DF544F3" w14:textId="77777777" w:rsidR="0083175B" w:rsidRPr="0083175B" w:rsidRDefault="0083175B" w:rsidP="008317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83175B">
        <w:rPr>
          <w:rFonts w:ascii="Consolas" w:hAnsi="Consolas" w:cs="Consolas"/>
          <w:noProof w:val="0"/>
          <w:color w:val="000000"/>
          <w:kern w:val="0"/>
          <w:sz w:val="24"/>
          <w:szCs w:val="24"/>
          <w:lang w:val="en-US"/>
        </w:rPr>
        <w:t xml:space="preserve">        </w:t>
      </w:r>
      <w:r w:rsidRPr="0083175B">
        <w:rPr>
          <w:rFonts w:ascii="Consolas" w:hAnsi="Consolas" w:cs="Consolas"/>
          <w:noProof w:val="0"/>
          <w:color w:val="0000FF"/>
          <w:kern w:val="0"/>
          <w:sz w:val="24"/>
          <w:szCs w:val="24"/>
          <w:lang w:val="en-US"/>
        </w:rPr>
        <w:t>SELECT</w:t>
      </w:r>
      <w:r w:rsidRPr="0083175B">
        <w:rPr>
          <w:rFonts w:ascii="Consolas" w:hAnsi="Consolas" w:cs="Consolas"/>
          <w:noProof w:val="0"/>
          <w:color w:val="000000"/>
          <w:kern w:val="0"/>
          <w:sz w:val="24"/>
          <w:szCs w:val="24"/>
          <w:lang w:val="en-US"/>
        </w:rPr>
        <w:t xml:space="preserve"> 0 </w:t>
      </w:r>
      <w:r w:rsidRPr="0083175B">
        <w:rPr>
          <w:rFonts w:ascii="Consolas" w:hAnsi="Consolas" w:cs="Consolas"/>
          <w:noProof w:val="0"/>
          <w:color w:val="0000FF"/>
          <w:kern w:val="0"/>
          <w:sz w:val="24"/>
          <w:szCs w:val="24"/>
          <w:lang w:val="en-US"/>
        </w:rPr>
        <w:t>AS</w:t>
      </w:r>
      <w:r w:rsidRPr="0083175B">
        <w:rPr>
          <w:rFonts w:ascii="Consolas" w:hAnsi="Consolas" w:cs="Consolas"/>
          <w:noProof w:val="0"/>
          <w:color w:val="000000"/>
          <w:kern w:val="0"/>
          <w:sz w:val="24"/>
          <w:szCs w:val="24"/>
          <w:lang w:val="en-US"/>
        </w:rPr>
        <w:t xml:space="preserve"> Number </w:t>
      </w:r>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Đại</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diện</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cho</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tháng</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đầu</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tiên</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của</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năm</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hiện</w:t>
      </w:r>
      <w:proofErr w:type="spellEnd"/>
      <w:r w:rsidRPr="0083175B">
        <w:rPr>
          <w:rFonts w:ascii="Consolas" w:hAnsi="Consolas" w:cs="Consolas"/>
          <w:noProof w:val="0"/>
          <w:color w:val="008000"/>
          <w:kern w:val="0"/>
          <w:sz w:val="24"/>
          <w:szCs w:val="24"/>
          <w:lang w:val="en-US"/>
        </w:rPr>
        <w:t xml:space="preserve"> </w:t>
      </w:r>
      <w:proofErr w:type="spellStart"/>
      <w:proofErr w:type="gramStart"/>
      <w:r w:rsidRPr="0083175B">
        <w:rPr>
          <w:rFonts w:ascii="Consolas" w:hAnsi="Consolas" w:cs="Consolas"/>
          <w:noProof w:val="0"/>
          <w:color w:val="008000"/>
          <w:kern w:val="0"/>
          <w:sz w:val="24"/>
          <w:szCs w:val="24"/>
          <w:lang w:val="en-US"/>
        </w:rPr>
        <w:t>tại</w:t>
      </w:r>
      <w:proofErr w:type="spellEnd"/>
      <w:proofErr w:type="gramEnd"/>
    </w:p>
    <w:p w14:paraId="5562FFE8" w14:textId="77777777" w:rsidR="0083175B" w:rsidRPr="0083175B" w:rsidRDefault="0083175B" w:rsidP="008317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83175B">
        <w:rPr>
          <w:rFonts w:ascii="Consolas" w:hAnsi="Consolas" w:cs="Consolas"/>
          <w:noProof w:val="0"/>
          <w:color w:val="000000"/>
          <w:kern w:val="0"/>
          <w:sz w:val="24"/>
          <w:szCs w:val="24"/>
          <w:lang w:val="en-US"/>
        </w:rPr>
        <w:t xml:space="preserve">        </w:t>
      </w:r>
      <w:r w:rsidRPr="0083175B">
        <w:rPr>
          <w:rFonts w:ascii="Consolas" w:hAnsi="Consolas" w:cs="Consolas"/>
          <w:noProof w:val="0"/>
          <w:color w:val="0000FF"/>
          <w:kern w:val="0"/>
          <w:sz w:val="24"/>
          <w:szCs w:val="24"/>
          <w:lang w:val="en-US"/>
        </w:rPr>
        <w:t>UNION</w:t>
      </w:r>
      <w:r w:rsidRPr="0083175B">
        <w:rPr>
          <w:rFonts w:ascii="Consolas" w:hAnsi="Consolas" w:cs="Consolas"/>
          <w:noProof w:val="0"/>
          <w:color w:val="000000"/>
          <w:kern w:val="0"/>
          <w:sz w:val="24"/>
          <w:szCs w:val="24"/>
          <w:lang w:val="en-US"/>
        </w:rPr>
        <w:t xml:space="preserve"> </w:t>
      </w:r>
      <w:r w:rsidRPr="0083175B">
        <w:rPr>
          <w:rFonts w:ascii="Consolas" w:hAnsi="Consolas" w:cs="Consolas"/>
          <w:noProof w:val="0"/>
          <w:color w:val="808080"/>
          <w:kern w:val="0"/>
          <w:sz w:val="24"/>
          <w:szCs w:val="24"/>
          <w:lang w:val="en-US"/>
        </w:rPr>
        <w:t>ALL</w:t>
      </w:r>
      <w:r w:rsidRPr="0083175B">
        <w:rPr>
          <w:rFonts w:ascii="Consolas" w:hAnsi="Consolas" w:cs="Consolas"/>
          <w:noProof w:val="0"/>
          <w:color w:val="000000"/>
          <w:kern w:val="0"/>
          <w:sz w:val="24"/>
          <w:szCs w:val="24"/>
          <w:lang w:val="en-US"/>
        </w:rPr>
        <w:t xml:space="preserve"> </w:t>
      </w:r>
      <w:r w:rsidRPr="0083175B">
        <w:rPr>
          <w:rFonts w:ascii="Consolas" w:hAnsi="Consolas" w:cs="Consolas"/>
          <w:noProof w:val="0"/>
          <w:color w:val="0000FF"/>
          <w:kern w:val="0"/>
          <w:sz w:val="24"/>
          <w:szCs w:val="24"/>
          <w:lang w:val="en-US"/>
        </w:rPr>
        <w:t>SELECT</w:t>
      </w:r>
      <w:r w:rsidRPr="0083175B">
        <w:rPr>
          <w:rFonts w:ascii="Consolas" w:hAnsi="Consolas" w:cs="Consolas"/>
          <w:noProof w:val="0"/>
          <w:color w:val="000000"/>
          <w:kern w:val="0"/>
          <w:sz w:val="24"/>
          <w:szCs w:val="24"/>
          <w:lang w:val="en-US"/>
        </w:rPr>
        <w:t xml:space="preserve"> 1</w:t>
      </w:r>
    </w:p>
    <w:p w14:paraId="52005B1F" w14:textId="77777777" w:rsidR="0083175B" w:rsidRPr="0083175B" w:rsidRDefault="0083175B" w:rsidP="008317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83175B">
        <w:rPr>
          <w:rFonts w:ascii="Consolas" w:hAnsi="Consolas" w:cs="Consolas"/>
          <w:noProof w:val="0"/>
          <w:color w:val="000000"/>
          <w:kern w:val="0"/>
          <w:sz w:val="24"/>
          <w:szCs w:val="24"/>
          <w:lang w:val="en-US"/>
        </w:rPr>
        <w:t xml:space="preserve">        </w:t>
      </w:r>
      <w:r w:rsidRPr="0083175B">
        <w:rPr>
          <w:rFonts w:ascii="Consolas" w:hAnsi="Consolas" w:cs="Consolas"/>
          <w:noProof w:val="0"/>
          <w:color w:val="0000FF"/>
          <w:kern w:val="0"/>
          <w:sz w:val="24"/>
          <w:szCs w:val="24"/>
          <w:lang w:val="en-US"/>
        </w:rPr>
        <w:t>UNION</w:t>
      </w:r>
      <w:r w:rsidRPr="0083175B">
        <w:rPr>
          <w:rFonts w:ascii="Consolas" w:hAnsi="Consolas" w:cs="Consolas"/>
          <w:noProof w:val="0"/>
          <w:color w:val="000000"/>
          <w:kern w:val="0"/>
          <w:sz w:val="24"/>
          <w:szCs w:val="24"/>
          <w:lang w:val="en-US"/>
        </w:rPr>
        <w:t xml:space="preserve"> </w:t>
      </w:r>
      <w:r w:rsidRPr="0083175B">
        <w:rPr>
          <w:rFonts w:ascii="Consolas" w:hAnsi="Consolas" w:cs="Consolas"/>
          <w:noProof w:val="0"/>
          <w:color w:val="808080"/>
          <w:kern w:val="0"/>
          <w:sz w:val="24"/>
          <w:szCs w:val="24"/>
          <w:lang w:val="en-US"/>
        </w:rPr>
        <w:t>ALL</w:t>
      </w:r>
      <w:r w:rsidRPr="0083175B">
        <w:rPr>
          <w:rFonts w:ascii="Consolas" w:hAnsi="Consolas" w:cs="Consolas"/>
          <w:noProof w:val="0"/>
          <w:color w:val="000000"/>
          <w:kern w:val="0"/>
          <w:sz w:val="24"/>
          <w:szCs w:val="24"/>
          <w:lang w:val="en-US"/>
        </w:rPr>
        <w:t xml:space="preserve"> </w:t>
      </w:r>
      <w:r w:rsidRPr="0083175B">
        <w:rPr>
          <w:rFonts w:ascii="Consolas" w:hAnsi="Consolas" w:cs="Consolas"/>
          <w:noProof w:val="0"/>
          <w:color w:val="0000FF"/>
          <w:kern w:val="0"/>
          <w:sz w:val="24"/>
          <w:szCs w:val="24"/>
          <w:lang w:val="en-US"/>
        </w:rPr>
        <w:t>SELECT</w:t>
      </w:r>
      <w:r w:rsidRPr="0083175B">
        <w:rPr>
          <w:rFonts w:ascii="Consolas" w:hAnsi="Consolas" w:cs="Consolas"/>
          <w:noProof w:val="0"/>
          <w:color w:val="000000"/>
          <w:kern w:val="0"/>
          <w:sz w:val="24"/>
          <w:szCs w:val="24"/>
          <w:lang w:val="en-US"/>
        </w:rPr>
        <w:t xml:space="preserve"> 2</w:t>
      </w:r>
    </w:p>
    <w:p w14:paraId="72B4870E" w14:textId="77777777" w:rsidR="0083175B" w:rsidRPr="0083175B" w:rsidRDefault="0083175B" w:rsidP="008317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83175B">
        <w:rPr>
          <w:rFonts w:ascii="Consolas" w:hAnsi="Consolas" w:cs="Consolas"/>
          <w:noProof w:val="0"/>
          <w:color w:val="000000"/>
          <w:kern w:val="0"/>
          <w:sz w:val="24"/>
          <w:szCs w:val="24"/>
          <w:lang w:val="en-US"/>
        </w:rPr>
        <w:t xml:space="preserve">        </w:t>
      </w:r>
      <w:r w:rsidRPr="0083175B">
        <w:rPr>
          <w:rFonts w:ascii="Consolas" w:hAnsi="Consolas" w:cs="Consolas"/>
          <w:noProof w:val="0"/>
          <w:color w:val="0000FF"/>
          <w:kern w:val="0"/>
          <w:sz w:val="24"/>
          <w:szCs w:val="24"/>
          <w:lang w:val="en-US"/>
        </w:rPr>
        <w:t>UNION</w:t>
      </w:r>
      <w:r w:rsidRPr="0083175B">
        <w:rPr>
          <w:rFonts w:ascii="Consolas" w:hAnsi="Consolas" w:cs="Consolas"/>
          <w:noProof w:val="0"/>
          <w:color w:val="000000"/>
          <w:kern w:val="0"/>
          <w:sz w:val="24"/>
          <w:szCs w:val="24"/>
          <w:lang w:val="en-US"/>
        </w:rPr>
        <w:t xml:space="preserve"> </w:t>
      </w:r>
      <w:r w:rsidRPr="0083175B">
        <w:rPr>
          <w:rFonts w:ascii="Consolas" w:hAnsi="Consolas" w:cs="Consolas"/>
          <w:noProof w:val="0"/>
          <w:color w:val="808080"/>
          <w:kern w:val="0"/>
          <w:sz w:val="24"/>
          <w:szCs w:val="24"/>
          <w:lang w:val="en-US"/>
        </w:rPr>
        <w:t>ALL</w:t>
      </w:r>
      <w:r w:rsidRPr="0083175B">
        <w:rPr>
          <w:rFonts w:ascii="Consolas" w:hAnsi="Consolas" w:cs="Consolas"/>
          <w:noProof w:val="0"/>
          <w:color w:val="000000"/>
          <w:kern w:val="0"/>
          <w:sz w:val="24"/>
          <w:szCs w:val="24"/>
          <w:lang w:val="en-US"/>
        </w:rPr>
        <w:t xml:space="preserve"> </w:t>
      </w:r>
      <w:r w:rsidRPr="0083175B">
        <w:rPr>
          <w:rFonts w:ascii="Consolas" w:hAnsi="Consolas" w:cs="Consolas"/>
          <w:noProof w:val="0"/>
          <w:color w:val="0000FF"/>
          <w:kern w:val="0"/>
          <w:sz w:val="24"/>
          <w:szCs w:val="24"/>
          <w:lang w:val="en-US"/>
        </w:rPr>
        <w:t>SELECT</w:t>
      </w:r>
      <w:r w:rsidRPr="0083175B">
        <w:rPr>
          <w:rFonts w:ascii="Consolas" w:hAnsi="Consolas" w:cs="Consolas"/>
          <w:noProof w:val="0"/>
          <w:color w:val="000000"/>
          <w:kern w:val="0"/>
          <w:sz w:val="24"/>
          <w:szCs w:val="24"/>
          <w:lang w:val="en-US"/>
        </w:rPr>
        <w:t xml:space="preserve"> 3</w:t>
      </w:r>
    </w:p>
    <w:p w14:paraId="12AE1947" w14:textId="77777777" w:rsidR="0083175B" w:rsidRPr="0083175B" w:rsidRDefault="0083175B" w:rsidP="008317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83175B">
        <w:rPr>
          <w:rFonts w:ascii="Consolas" w:hAnsi="Consolas" w:cs="Consolas"/>
          <w:noProof w:val="0"/>
          <w:color w:val="000000"/>
          <w:kern w:val="0"/>
          <w:sz w:val="24"/>
          <w:szCs w:val="24"/>
          <w:lang w:val="en-US"/>
        </w:rPr>
        <w:t xml:space="preserve">        </w:t>
      </w:r>
      <w:r w:rsidRPr="0083175B">
        <w:rPr>
          <w:rFonts w:ascii="Consolas" w:hAnsi="Consolas" w:cs="Consolas"/>
          <w:noProof w:val="0"/>
          <w:color w:val="0000FF"/>
          <w:kern w:val="0"/>
          <w:sz w:val="24"/>
          <w:szCs w:val="24"/>
          <w:lang w:val="en-US"/>
        </w:rPr>
        <w:t>UNION</w:t>
      </w:r>
      <w:r w:rsidRPr="0083175B">
        <w:rPr>
          <w:rFonts w:ascii="Consolas" w:hAnsi="Consolas" w:cs="Consolas"/>
          <w:noProof w:val="0"/>
          <w:color w:val="000000"/>
          <w:kern w:val="0"/>
          <w:sz w:val="24"/>
          <w:szCs w:val="24"/>
          <w:lang w:val="en-US"/>
        </w:rPr>
        <w:t xml:space="preserve"> </w:t>
      </w:r>
      <w:r w:rsidRPr="0083175B">
        <w:rPr>
          <w:rFonts w:ascii="Consolas" w:hAnsi="Consolas" w:cs="Consolas"/>
          <w:noProof w:val="0"/>
          <w:color w:val="808080"/>
          <w:kern w:val="0"/>
          <w:sz w:val="24"/>
          <w:szCs w:val="24"/>
          <w:lang w:val="en-US"/>
        </w:rPr>
        <w:t>ALL</w:t>
      </w:r>
      <w:r w:rsidRPr="0083175B">
        <w:rPr>
          <w:rFonts w:ascii="Consolas" w:hAnsi="Consolas" w:cs="Consolas"/>
          <w:noProof w:val="0"/>
          <w:color w:val="000000"/>
          <w:kern w:val="0"/>
          <w:sz w:val="24"/>
          <w:szCs w:val="24"/>
          <w:lang w:val="en-US"/>
        </w:rPr>
        <w:t xml:space="preserve"> </w:t>
      </w:r>
      <w:r w:rsidRPr="0083175B">
        <w:rPr>
          <w:rFonts w:ascii="Consolas" w:hAnsi="Consolas" w:cs="Consolas"/>
          <w:noProof w:val="0"/>
          <w:color w:val="0000FF"/>
          <w:kern w:val="0"/>
          <w:sz w:val="24"/>
          <w:szCs w:val="24"/>
          <w:lang w:val="en-US"/>
        </w:rPr>
        <w:t>SELECT</w:t>
      </w:r>
      <w:r w:rsidRPr="0083175B">
        <w:rPr>
          <w:rFonts w:ascii="Consolas" w:hAnsi="Consolas" w:cs="Consolas"/>
          <w:noProof w:val="0"/>
          <w:color w:val="000000"/>
          <w:kern w:val="0"/>
          <w:sz w:val="24"/>
          <w:szCs w:val="24"/>
          <w:lang w:val="en-US"/>
        </w:rPr>
        <w:t xml:space="preserve"> 4</w:t>
      </w:r>
    </w:p>
    <w:p w14:paraId="3C0C6F91" w14:textId="77777777" w:rsidR="0083175B" w:rsidRPr="0083175B" w:rsidRDefault="0083175B" w:rsidP="008317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83175B">
        <w:rPr>
          <w:rFonts w:ascii="Consolas" w:hAnsi="Consolas" w:cs="Consolas"/>
          <w:noProof w:val="0"/>
          <w:color w:val="000000"/>
          <w:kern w:val="0"/>
          <w:sz w:val="24"/>
          <w:szCs w:val="24"/>
          <w:lang w:val="en-US"/>
        </w:rPr>
        <w:t xml:space="preserve">        </w:t>
      </w:r>
      <w:r w:rsidRPr="0083175B">
        <w:rPr>
          <w:rFonts w:ascii="Consolas" w:hAnsi="Consolas" w:cs="Consolas"/>
          <w:noProof w:val="0"/>
          <w:color w:val="0000FF"/>
          <w:kern w:val="0"/>
          <w:sz w:val="24"/>
          <w:szCs w:val="24"/>
          <w:lang w:val="en-US"/>
        </w:rPr>
        <w:t>UNION</w:t>
      </w:r>
      <w:r w:rsidRPr="0083175B">
        <w:rPr>
          <w:rFonts w:ascii="Consolas" w:hAnsi="Consolas" w:cs="Consolas"/>
          <w:noProof w:val="0"/>
          <w:color w:val="000000"/>
          <w:kern w:val="0"/>
          <w:sz w:val="24"/>
          <w:szCs w:val="24"/>
          <w:lang w:val="en-US"/>
        </w:rPr>
        <w:t xml:space="preserve"> </w:t>
      </w:r>
      <w:r w:rsidRPr="0083175B">
        <w:rPr>
          <w:rFonts w:ascii="Consolas" w:hAnsi="Consolas" w:cs="Consolas"/>
          <w:noProof w:val="0"/>
          <w:color w:val="808080"/>
          <w:kern w:val="0"/>
          <w:sz w:val="24"/>
          <w:szCs w:val="24"/>
          <w:lang w:val="en-US"/>
        </w:rPr>
        <w:t>ALL</w:t>
      </w:r>
      <w:r w:rsidRPr="0083175B">
        <w:rPr>
          <w:rFonts w:ascii="Consolas" w:hAnsi="Consolas" w:cs="Consolas"/>
          <w:noProof w:val="0"/>
          <w:color w:val="000000"/>
          <w:kern w:val="0"/>
          <w:sz w:val="24"/>
          <w:szCs w:val="24"/>
          <w:lang w:val="en-US"/>
        </w:rPr>
        <w:t xml:space="preserve"> </w:t>
      </w:r>
      <w:r w:rsidRPr="0083175B">
        <w:rPr>
          <w:rFonts w:ascii="Consolas" w:hAnsi="Consolas" w:cs="Consolas"/>
          <w:noProof w:val="0"/>
          <w:color w:val="0000FF"/>
          <w:kern w:val="0"/>
          <w:sz w:val="24"/>
          <w:szCs w:val="24"/>
          <w:lang w:val="en-US"/>
        </w:rPr>
        <w:t>SELECT</w:t>
      </w:r>
      <w:r w:rsidRPr="0083175B">
        <w:rPr>
          <w:rFonts w:ascii="Consolas" w:hAnsi="Consolas" w:cs="Consolas"/>
          <w:noProof w:val="0"/>
          <w:color w:val="000000"/>
          <w:kern w:val="0"/>
          <w:sz w:val="24"/>
          <w:szCs w:val="24"/>
          <w:lang w:val="en-US"/>
        </w:rPr>
        <w:t xml:space="preserve"> 5</w:t>
      </w:r>
    </w:p>
    <w:p w14:paraId="4420DF0C" w14:textId="77777777" w:rsidR="0083175B" w:rsidRPr="0083175B" w:rsidRDefault="0083175B" w:rsidP="008317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83175B">
        <w:rPr>
          <w:rFonts w:ascii="Consolas" w:hAnsi="Consolas" w:cs="Consolas"/>
          <w:noProof w:val="0"/>
          <w:color w:val="000000"/>
          <w:kern w:val="0"/>
          <w:sz w:val="24"/>
          <w:szCs w:val="24"/>
          <w:lang w:val="en-US"/>
        </w:rPr>
        <w:t xml:space="preserve">        </w:t>
      </w:r>
      <w:r w:rsidRPr="0083175B">
        <w:rPr>
          <w:rFonts w:ascii="Consolas" w:hAnsi="Consolas" w:cs="Consolas"/>
          <w:noProof w:val="0"/>
          <w:color w:val="0000FF"/>
          <w:kern w:val="0"/>
          <w:sz w:val="24"/>
          <w:szCs w:val="24"/>
          <w:lang w:val="en-US"/>
        </w:rPr>
        <w:t>UNION</w:t>
      </w:r>
      <w:r w:rsidRPr="0083175B">
        <w:rPr>
          <w:rFonts w:ascii="Consolas" w:hAnsi="Consolas" w:cs="Consolas"/>
          <w:noProof w:val="0"/>
          <w:color w:val="000000"/>
          <w:kern w:val="0"/>
          <w:sz w:val="24"/>
          <w:szCs w:val="24"/>
          <w:lang w:val="en-US"/>
        </w:rPr>
        <w:t xml:space="preserve"> </w:t>
      </w:r>
      <w:r w:rsidRPr="0083175B">
        <w:rPr>
          <w:rFonts w:ascii="Consolas" w:hAnsi="Consolas" w:cs="Consolas"/>
          <w:noProof w:val="0"/>
          <w:color w:val="808080"/>
          <w:kern w:val="0"/>
          <w:sz w:val="24"/>
          <w:szCs w:val="24"/>
          <w:lang w:val="en-US"/>
        </w:rPr>
        <w:t>ALL</w:t>
      </w:r>
      <w:r w:rsidRPr="0083175B">
        <w:rPr>
          <w:rFonts w:ascii="Consolas" w:hAnsi="Consolas" w:cs="Consolas"/>
          <w:noProof w:val="0"/>
          <w:color w:val="000000"/>
          <w:kern w:val="0"/>
          <w:sz w:val="24"/>
          <w:szCs w:val="24"/>
          <w:lang w:val="en-US"/>
        </w:rPr>
        <w:t xml:space="preserve"> </w:t>
      </w:r>
      <w:r w:rsidRPr="0083175B">
        <w:rPr>
          <w:rFonts w:ascii="Consolas" w:hAnsi="Consolas" w:cs="Consolas"/>
          <w:noProof w:val="0"/>
          <w:color w:val="0000FF"/>
          <w:kern w:val="0"/>
          <w:sz w:val="24"/>
          <w:szCs w:val="24"/>
          <w:lang w:val="en-US"/>
        </w:rPr>
        <w:t>SELECT</w:t>
      </w:r>
      <w:r w:rsidRPr="0083175B">
        <w:rPr>
          <w:rFonts w:ascii="Consolas" w:hAnsi="Consolas" w:cs="Consolas"/>
          <w:noProof w:val="0"/>
          <w:color w:val="000000"/>
          <w:kern w:val="0"/>
          <w:sz w:val="24"/>
          <w:szCs w:val="24"/>
          <w:lang w:val="en-US"/>
        </w:rPr>
        <w:t xml:space="preserve"> 6</w:t>
      </w:r>
    </w:p>
    <w:p w14:paraId="3C19B33D" w14:textId="77777777" w:rsidR="0083175B" w:rsidRPr="0083175B" w:rsidRDefault="0083175B" w:rsidP="008317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83175B">
        <w:rPr>
          <w:rFonts w:ascii="Consolas" w:hAnsi="Consolas" w:cs="Consolas"/>
          <w:noProof w:val="0"/>
          <w:color w:val="000000"/>
          <w:kern w:val="0"/>
          <w:sz w:val="24"/>
          <w:szCs w:val="24"/>
          <w:lang w:val="en-US"/>
        </w:rPr>
        <w:t xml:space="preserve">        </w:t>
      </w:r>
      <w:r w:rsidRPr="0083175B">
        <w:rPr>
          <w:rFonts w:ascii="Consolas" w:hAnsi="Consolas" w:cs="Consolas"/>
          <w:noProof w:val="0"/>
          <w:color w:val="0000FF"/>
          <w:kern w:val="0"/>
          <w:sz w:val="24"/>
          <w:szCs w:val="24"/>
          <w:lang w:val="en-US"/>
        </w:rPr>
        <w:t>UNION</w:t>
      </w:r>
      <w:r w:rsidRPr="0083175B">
        <w:rPr>
          <w:rFonts w:ascii="Consolas" w:hAnsi="Consolas" w:cs="Consolas"/>
          <w:noProof w:val="0"/>
          <w:color w:val="000000"/>
          <w:kern w:val="0"/>
          <w:sz w:val="24"/>
          <w:szCs w:val="24"/>
          <w:lang w:val="en-US"/>
        </w:rPr>
        <w:t xml:space="preserve"> </w:t>
      </w:r>
      <w:r w:rsidRPr="0083175B">
        <w:rPr>
          <w:rFonts w:ascii="Consolas" w:hAnsi="Consolas" w:cs="Consolas"/>
          <w:noProof w:val="0"/>
          <w:color w:val="808080"/>
          <w:kern w:val="0"/>
          <w:sz w:val="24"/>
          <w:szCs w:val="24"/>
          <w:lang w:val="en-US"/>
        </w:rPr>
        <w:t>ALL</w:t>
      </w:r>
      <w:r w:rsidRPr="0083175B">
        <w:rPr>
          <w:rFonts w:ascii="Consolas" w:hAnsi="Consolas" w:cs="Consolas"/>
          <w:noProof w:val="0"/>
          <w:color w:val="000000"/>
          <w:kern w:val="0"/>
          <w:sz w:val="24"/>
          <w:szCs w:val="24"/>
          <w:lang w:val="en-US"/>
        </w:rPr>
        <w:t xml:space="preserve"> </w:t>
      </w:r>
      <w:r w:rsidRPr="0083175B">
        <w:rPr>
          <w:rFonts w:ascii="Consolas" w:hAnsi="Consolas" w:cs="Consolas"/>
          <w:noProof w:val="0"/>
          <w:color w:val="0000FF"/>
          <w:kern w:val="0"/>
          <w:sz w:val="24"/>
          <w:szCs w:val="24"/>
          <w:lang w:val="en-US"/>
        </w:rPr>
        <w:t>SELECT</w:t>
      </w:r>
      <w:r w:rsidRPr="0083175B">
        <w:rPr>
          <w:rFonts w:ascii="Consolas" w:hAnsi="Consolas" w:cs="Consolas"/>
          <w:noProof w:val="0"/>
          <w:color w:val="000000"/>
          <w:kern w:val="0"/>
          <w:sz w:val="24"/>
          <w:szCs w:val="24"/>
          <w:lang w:val="en-US"/>
        </w:rPr>
        <w:t xml:space="preserve"> 7</w:t>
      </w:r>
    </w:p>
    <w:p w14:paraId="40FE09DF" w14:textId="77777777" w:rsidR="0083175B" w:rsidRPr="0083175B" w:rsidRDefault="0083175B" w:rsidP="008317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83175B">
        <w:rPr>
          <w:rFonts w:ascii="Consolas" w:hAnsi="Consolas" w:cs="Consolas"/>
          <w:noProof w:val="0"/>
          <w:color w:val="000000"/>
          <w:kern w:val="0"/>
          <w:sz w:val="24"/>
          <w:szCs w:val="24"/>
          <w:lang w:val="en-US"/>
        </w:rPr>
        <w:t xml:space="preserve">        </w:t>
      </w:r>
      <w:r w:rsidRPr="0083175B">
        <w:rPr>
          <w:rFonts w:ascii="Consolas" w:hAnsi="Consolas" w:cs="Consolas"/>
          <w:noProof w:val="0"/>
          <w:color w:val="0000FF"/>
          <w:kern w:val="0"/>
          <w:sz w:val="24"/>
          <w:szCs w:val="24"/>
          <w:lang w:val="en-US"/>
        </w:rPr>
        <w:t>UNION</w:t>
      </w:r>
      <w:r w:rsidRPr="0083175B">
        <w:rPr>
          <w:rFonts w:ascii="Consolas" w:hAnsi="Consolas" w:cs="Consolas"/>
          <w:noProof w:val="0"/>
          <w:color w:val="000000"/>
          <w:kern w:val="0"/>
          <w:sz w:val="24"/>
          <w:szCs w:val="24"/>
          <w:lang w:val="en-US"/>
        </w:rPr>
        <w:t xml:space="preserve"> </w:t>
      </w:r>
      <w:r w:rsidRPr="0083175B">
        <w:rPr>
          <w:rFonts w:ascii="Consolas" w:hAnsi="Consolas" w:cs="Consolas"/>
          <w:noProof w:val="0"/>
          <w:color w:val="808080"/>
          <w:kern w:val="0"/>
          <w:sz w:val="24"/>
          <w:szCs w:val="24"/>
          <w:lang w:val="en-US"/>
        </w:rPr>
        <w:t>ALL</w:t>
      </w:r>
      <w:r w:rsidRPr="0083175B">
        <w:rPr>
          <w:rFonts w:ascii="Consolas" w:hAnsi="Consolas" w:cs="Consolas"/>
          <w:noProof w:val="0"/>
          <w:color w:val="000000"/>
          <w:kern w:val="0"/>
          <w:sz w:val="24"/>
          <w:szCs w:val="24"/>
          <w:lang w:val="en-US"/>
        </w:rPr>
        <w:t xml:space="preserve"> </w:t>
      </w:r>
      <w:r w:rsidRPr="0083175B">
        <w:rPr>
          <w:rFonts w:ascii="Consolas" w:hAnsi="Consolas" w:cs="Consolas"/>
          <w:noProof w:val="0"/>
          <w:color w:val="0000FF"/>
          <w:kern w:val="0"/>
          <w:sz w:val="24"/>
          <w:szCs w:val="24"/>
          <w:lang w:val="en-US"/>
        </w:rPr>
        <w:t>SELECT</w:t>
      </w:r>
      <w:r w:rsidRPr="0083175B">
        <w:rPr>
          <w:rFonts w:ascii="Consolas" w:hAnsi="Consolas" w:cs="Consolas"/>
          <w:noProof w:val="0"/>
          <w:color w:val="000000"/>
          <w:kern w:val="0"/>
          <w:sz w:val="24"/>
          <w:szCs w:val="24"/>
          <w:lang w:val="en-US"/>
        </w:rPr>
        <w:t xml:space="preserve"> 8</w:t>
      </w:r>
    </w:p>
    <w:p w14:paraId="6CCD7A43" w14:textId="77777777" w:rsidR="0083175B" w:rsidRPr="0083175B" w:rsidRDefault="0083175B" w:rsidP="008317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83175B">
        <w:rPr>
          <w:rFonts w:ascii="Consolas" w:hAnsi="Consolas" w:cs="Consolas"/>
          <w:noProof w:val="0"/>
          <w:color w:val="000000"/>
          <w:kern w:val="0"/>
          <w:sz w:val="24"/>
          <w:szCs w:val="24"/>
          <w:lang w:val="en-US"/>
        </w:rPr>
        <w:t xml:space="preserve">        </w:t>
      </w:r>
      <w:r w:rsidRPr="0083175B">
        <w:rPr>
          <w:rFonts w:ascii="Consolas" w:hAnsi="Consolas" w:cs="Consolas"/>
          <w:noProof w:val="0"/>
          <w:color w:val="0000FF"/>
          <w:kern w:val="0"/>
          <w:sz w:val="24"/>
          <w:szCs w:val="24"/>
          <w:lang w:val="en-US"/>
        </w:rPr>
        <w:t>UNION</w:t>
      </w:r>
      <w:r w:rsidRPr="0083175B">
        <w:rPr>
          <w:rFonts w:ascii="Consolas" w:hAnsi="Consolas" w:cs="Consolas"/>
          <w:noProof w:val="0"/>
          <w:color w:val="000000"/>
          <w:kern w:val="0"/>
          <w:sz w:val="24"/>
          <w:szCs w:val="24"/>
          <w:lang w:val="en-US"/>
        </w:rPr>
        <w:t xml:space="preserve"> </w:t>
      </w:r>
      <w:r w:rsidRPr="0083175B">
        <w:rPr>
          <w:rFonts w:ascii="Consolas" w:hAnsi="Consolas" w:cs="Consolas"/>
          <w:noProof w:val="0"/>
          <w:color w:val="808080"/>
          <w:kern w:val="0"/>
          <w:sz w:val="24"/>
          <w:szCs w:val="24"/>
          <w:lang w:val="en-US"/>
        </w:rPr>
        <w:t>ALL</w:t>
      </w:r>
      <w:r w:rsidRPr="0083175B">
        <w:rPr>
          <w:rFonts w:ascii="Consolas" w:hAnsi="Consolas" w:cs="Consolas"/>
          <w:noProof w:val="0"/>
          <w:color w:val="000000"/>
          <w:kern w:val="0"/>
          <w:sz w:val="24"/>
          <w:szCs w:val="24"/>
          <w:lang w:val="en-US"/>
        </w:rPr>
        <w:t xml:space="preserve"> </w:t>
      </w:r>
      <w:r w:rsidRPr="0083175B">
        <w:rPr>
          <w:rFonts w:ascii="Consolas" w:hAnsi="Consolas" w:cs="Consolas"/>
          <w:noProof w:val="0"/>
          <w:color w:val="0000FF"/>
          <w:kern w:val="0"/>
          <w:sz w:val="24"/>
          <w:szCs w:val="24"/>
          <w:lang w:val="en-US"/>
        </w:rPr>
        <w:t>SELECT</w:t>
      </w:r>
      <w:r w:rsidRPr="0083175B">
        <w:rPr>
          <w:rFonts w:ascii="Consolas" w:hAnsi="Consolas" w:cs="Consolas"/>
          <w:noProof w:val="0"/>
          <w:color w:val="000000"/>
          <w:kern w:val="0"/>
          <w:sz w:val="24"/>
          <w:szCs w:val="24"/>
          <w:lang w:val="en-US"/>
        </w:rPr>
        <w:t xml:space="preserve"> 9</w:t>
      </w:r>
    </w:p>
    <w:p w14:paraId="21D85CC5" w14:textId="77777777" w:rsidR="0083175B" w:rsidRPr="0083175B" w:rsidRDefault="0083175B" w:rsidP="008317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83175B">
        <w:rPr>
          <w:rFonts w:ascii="Consolas" w:hAnsi="Consolas" w:cs="Consolas"/>
          <w:noProof w:val="0"/>
          <w:color w:val="000000"/>
          <w:kern w:val="0"/>
          <w:sz w:val="24"/>
          <w:szCs w:val="24"/>
          <w:lang w:val="en-US"/>
        </w:rPr>
        <w:t xml:space="preserve">        </w:t>
      </w:r>
      <w:r w:rsidRPr="0083175B">
        <w:rPr>
          <w:rFonts w:ascii="Consolas" w:hAnsi="Consolas" w:cs="Consolas"/>
          <w:noProof w:val="0"/>
          <w:color w:val="0000FF"/>
          <w:kern w:val="0"/>
          <w:sz w:val="24"/>
          <w:szCs w:val="24"/>
          <w:lang w:val="en-US"/>
        </w:rPr>
        <w:t>UNION</w:t>
      </w:r>
      <w:r w:rsidRPr="0083175B">
        <w:rPr>
          <w:rFonts w:ascii="Consolas" w:hAnsi="Consolas" w:cs="Consolas"/>
          <w:noProof w:val="0"/>
          <w:color w:val="000000"/>
          <w:kern w:val="0"/>
          <w:sz w:val="24"/>
          <w:szCs w:val="24"/>
          <w:lang w:val="en-US"/>
        </w:rPr>
        <w:t xml:space="preserve"> </w:t>
      </w:r>
      <w:r w:rsidRPr="0083175B">
        <w:rPr>
          <w:rFonts w:ascii="Consolas" w:hAnsi="Consolas" w:cs="Consolas"/>
          <w:noProof w:val="0"/>
          <w:color w:val="808080"/>
          <w:kern w:val="0"/>
          <w:sz w:val="24"/>
          <w:szCs w:val="24"/>
          <w:lang w:val="en-US"/>
        </w:rPr>
        <w:t>ALL</w:t>
      </w:r>
      <w:r w:rsidRPr="0083175B">
        <w:rPr>
          <w:rFonts w:ascii="Consolas" w:hAnsi="Consolas" w:cs="Consolas"/>
          <w:noProof w:val="0"/>
          <w:color w:val="000000"/>
          <w:kern w:val="0"/>
          <w:sz w:val="24"/>
          <w:szCs w:val="24"/>
          <w:lang w:val="en-US"/>
        </w:rPr>
        <w:t xml:space="preserve"> </w:t>
      </w:r>
      <w:r w:rsidRPr="0083175B">
        <w:rPr>
          <w:rFonts w:ascii="Consolas" w:hAnsi="Consolas" w:cs="Consolas"/>
          <w:noProof w:val="0"/>
          <w:color w:val="0000FF"/>
          <w:kern w:val="0"/>
          <w:sz w:val="24"/>
          <w:szCs w:val="24"/>
          <w:lang w:val="en-US"/>
        </w:rPr>
        <w:t>SELECT</w:t>
      </w:r>
      <w:r w:rsidRPr="0083175B">
        <w:rPr>
          <w:rFonts w:ascii="Consolas" w:hAnsi="Consolas" w:cs="Consolas"/>
          <w:noProof w:val="0"/>
          <w:color w:val="000000"/>
          <w:kern w:val="0"/>
          <w:sz w:val="24"/>
          <w:szCs w:val="24"/>
          <w:lang w:val="en-US"/>
        </w:rPr>
        <w:t xml:space="preserve"> 10</w:t>
      </w:r>
    </w:p>
    <w:p w14:paraId="046BB1EF" w14:textId="77777777" w:rsidR="0083175B" w:rsidRPr="0083175B" w:rsidRDefault="0083175B" w:rsidP="008317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83175B">
        <w:rPr>
          <w:rFonts w:ascii="Consolas" w:hAnsi="Consolas" w:cs="Consolas"/>
          <w:noProof w:val="0"/>
          <w:color w:val="000000"/>
          <w:kern w:val="0"/>
          <w:sz w:val="24"/>
          <w:szCs w:val="24"/>
          <w:lang w:val="en-US"/>
        </w:rPr>
        <w:t xml:space="preserve">        </w:t>
      </w:r>
      <w:r w:rsidRPr="0083175B">
        <w:rPr>
          <w:rFonts w:ascii="Consolas" w:hAnsi="Consolas" w:cs="Consolas"/>
          <w:noProof w:val="0"/>
          <w:color w:val="0000FF"/>
          <w:kern w:val="0"/>
          <w:sz w:val="24"/>
          <w:szCs w:val="24"/>
          <w:lang w:val="en-US"/>
        </w:rPr>
        <w:t>UNION</w:t>
      </w:r>
      <w:r w:rsidRPr="0083175B">
        <w:rPr>
          <w:rFonts w:ascii="Consolas" w:hAnsi="Consolas" w:cs="Consolas"/>
          <w:noProof w:val="0"/>
          <w:color w:val="000000"/>
          <w:kern w:val="0"/>
          <w:sz w:val="24"/>
          <w:szCs w:val="24"/>
          <w:lang w:val="en-US"/>
        </w:rPr>
        <w:t xml:space="preserve"> </w:t>
      </w:r>
      <w:r w:rsidRPr="0083175B">
        <w:rPr>
          <w:rFonts w:ascii="Consolas" w:hAnsi="Consolas" w:cs="Consolas"/>
          <w:noProof w:val="0"/>
          <w:color w:val="808080"/>
          <w:kern w:val="0"/>
          <w:sz w:val="24"/>
          <w:szCs w:val="24"/>
          <w:lang w:val="en-US"/>
        </w:rPr>
        <w:t>ALL</w:t>
      </w:r>
      <w:r w:rsidRPr="0083175B">
        <w:rPr>
          <w:rFonts w:ascii="Consolas" w:hAnsi="Consolas" w:cs="Consolas"/>
          <w:noProof w:val="0"/>
          <w:color w:val="000000"/>
          <w:kern w:val="0"/>
          <w:sz w:val="24"/>
          <w:szCs w:val="24"/>
          <w:lang w:val="en-US"/>
        </w:rPr>
        <w:t xml:space="preserve"> </w:t>
      </w:r>
      <w:r w:rsidRPr="0083175B">
        <w:rPr>
          <w:rFonts w:ascii="Consolas" w:hAnsi="Consolas" w:cs="Consolas"/>
          <w:noProof w:val="0"/>
          <w:color w:val="0000FF"/>
          <w:kern w:val="0"/>
          <w:sz w:val="24"/>
          <w:szCs w:val="24"/>
          <w:lang w:val="en-US"/>
        </w:rPr>
        <w:t>SELECT</w:t>
      </w:r>
      <w:r w:rsidRPr="0083175B">
        <w:rPr>
          <w:rFonts w:ascii="Consolas" w:hAnsi="Consolas" w:cs="Consolas"/>
          <w:noProof w:val="0"/>
          <w:color w:val="000000"/>
          <w:kern w:val="0"/>
          <w:sz w:val="24"/>
          <w:szCs w:val="24"/>
          <w:lang w:val="en-US"/>
        </w:rPr>
        <w:t xml:space="preserve"> 11 </w:t>
      </w:r>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Đại</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diện</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cho</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tháng</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cuối</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cùng</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của</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năm</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hiện</w:t>
      </w:r>
      <w:proofErr w:type="spellEnd"/>
      <w:r w:rsidRPr="0083175B">
        <w:rPr>
          <w:rFonts w:ascii="Consolas" w:hAnsi="Consolas" w:cs="Consolas"/>
          <w:noProof w:val="0"/>
          <w:color w:val="008000"/>
          <w:kern w:val="0"/>
          <w:sz w:val="24"/>
          <w:szCs w:val="24"/>
          <w:lang w:val="en-US"/>
        </w:rPr>
        <w:t xml:space="preserve"> </w:t>
      </w:r>
      <w:proofErr w:type="spellStart"/>
      <w:proofErr w:type="gramStart"/>
      <w:r w:rsidRPr="0083175B">
        <w:rPr>
          <w:rFonts w:ascii="Consolas" w:hAnsi="Consolas" w:cs="Consolas"/>
          <w:noProof w:val="0"/>
          <w:color w:val="008000"/>
          <w:kern w:val="0"/>
          <w:sz w:val="24"/>
          <w:szCs w:val="24"/>
          <w:lang w:val="en-US"/>
        </w:rPr>
        <w:t>tại</w:t>
      </w:r>
      <w:proofErr w:type="spellEnd"/>
      <w:proofErr w:type="gramEnd"/>
    </w:p>
    <w:p w14:paraId="3295D26D" w14:textId="77777777" w:rsidR="0083175B" w:rsidRPr="0083175B" w:rsidRDefault="0083175B" w:rsidP="008317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83175B">
        <w:rPr>
          <w:rFonts w:ascii="Consolas" w:hAnsi="Consolas" w:cs="Consolas"/>
          <w:noProof w:val="0"/>
          <w:color w:val="000000"/>
          <w:kern w:val="0"/>
          <w:sz w:val="24"/>
          <w:szCs w:val="24"/>
          <w:lang w:val="en-US"/>
        </w:rPr>
        <w:lastRenderedPageBreak/>
        <w:t xml:space="preserve">    </w:t>
      </w:r>
      <w:r w:rsidRPr="0083175B">
        <w:rPr>
          <w:rFonts w:ascii="Consolas" w:hAnsi="Consolas" w:cs="Consolas"/>
          <w:noProof w:val="0"/>
          <w:color w:val="808080"/>
          <w:kern w:val="0"/>
          <w:sz w:val="24"/>
          <w:szCs w:val="24"/>
          <w:lang w:val="en-US"/>
        </w:rPr>
        <w:t>),</w:t>
      </w:r>
    </w:p>
    <w:p w14:paraId="38B666B5" w14:textId="77777777" w:rsidR="0083175B" w:rsidRPr="0083175B" w:rsidRDefault="0083175B" w:rsidP="008317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83175B">
        <w:rPr>
          <w:rFonts w:ascii="Consolas" w:hAnsi="Consolas" w:cs="Consolas"/>
          <w:noProof w:val="0"/>
          <w:color w:val="000000"/>
          <w:kern w:val="0"/>
          <w:sz w:val="24"/>
          <w:szCs w:val="24"/>
          <w:lang w:val="en-US"/>
        </w:rPr>
        <w:t xml:space="preserve">    </w:t>
      </w:r>
      <w:r w:rsidRPr="0083175B">
        <w:rPr>
          <w:rFonts w:ascii="Consolas" w:hAnsi="Consolas" w:cs="Consolas"/>
          <w:noProof w:val="0"/>
          <w:color w:val="008000"/>
          <w:kern w:val="0"/>
          <w:sz w:val="24"/>
          <w:szCs w:val="24"/>
          <w:lang w:val="en-US"/>
        </w:rPr>
        <w:t xml:space="preserve">-- Định </w:t>
      </w:r>
      <w:proofErr w:type="spellStart"/>
      <w:r w:rsidRPr="0083175B">
        <w:rPr>
          <w:rFonts w:ascii="Consolas" w:hAnsi="Consolas" w:cs="Consolas"/>
          <w:noProof w:val="0"/>
          <w:color w:val="008000"/>
          <w:kern w:val="0"/>
          <w:sz w:val="24"/>
          <w:szCs w:val="24"/>
          <w:lang w:val="en-US"/>
        </w:rPr>
        <w:t>nghĩa</w:t>
      </w:r>
      <w:proofErr w:type="spellEnd"/>
      <w:r w:rsidRPr="0083175B">
        <w:rPr>
          <w:rFonts w:ascii="Consolas" w:hAnsi="Consolas" w:cs="Consolas"/>
          <w:noProof w:val="0"/>
          <w:color w:val="008000"/>
          <w:kern w:val="0"/>
          <w:sz w:val="24"/>
          <w:szCs w:val="24"/>
          <w:lang w:val="en-US"/>
        </w:rPr>
        <w:t xml:space="preserve"> CTE </w:t>
      </w:r>
      <w:proofErr w:type="spellStart"/>
      <w:r w:rsidRPr="0083175B">
        <w:rPr>
          <w:rFonts w:ascii="Consolas" w:hAnsi="Consolas" w:cs="Consolas"/>
          <w:noProof w:val="0"/>
          <w:color w:val="008000"/>
          <w:kern w:val="0"/>
          <w:sz w:val="24"/>
          <w:szCs w:val="24"/>
          <w:lang w:val="en-US"/>
        </w:rPr>
        <w:t>thứ</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hai</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để</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tạo</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ra</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một</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chuỗi</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các</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giá</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trị</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tháng</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từ</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số</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đã</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cho</w:t>
      </w:r>
      <w:proofErr w:type="spellEnd"/>
    </w:p>
    <w:p w14:paraId="488EEFB1" w14:textId="77777777" w:rsidR="0083175B" w:rsidRPr="0083175B" w:rsidRDefault="0083175B" w:rsidP="008317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83175B">
        <w:rPr>
          <w:rFonts w:ascii="Consolas" w:hAnsi="Consolas" w:cs="Consolas"/>
          <w:noProof w:val="0"/>
          <w:color w:val="000000"/>
          <w:kern w:val="0"/>
          <w:sz w:val="24"/>
          <w:szCs w:val="24"/>
          <w:lang w:val="en-US"/>
        </w:rPr>
        <w:t xml:space="preserve">    </w:t>
      </w:r>
      <w:proofErr w:type="spellStart"/>
      <w:r w:rsidRPr="0083175B">
        <w:rPr>
          <w:rFonts w:ascii="Consolas" w:hAnsi="Consolas" w:cs="Consolas"/>
          <w:noProof w:val="0"/>
          <w:color w:val="000000"/>
          <w:kern w:val="0"/>
          <w:sz w:val="24"/>
          <w:szCs w:val="24"/>
          <w:lang w:val="en-US"/>
        </w:rPr>
        <w:t>MonthSeries</w:t>
      </w:r>
      <w:proofErr w:type="spellEnd"/>
      <w:r w:rsidRPr="0083175B">
        <w:rPr>
          <w:rFonts w:ascii="Consolas" w:hAnsi="Consolas" w:cs="Consolas"/>
          <w:noProof w:val="0"/>
          <w:color w:val="000000"/>
          <w:kern w:val="0"/>
          <w:sz w:val="24"/>
          <w:szCs w:val="24"/>
          <w:lang w:val="en-US"/>
        </w:rPr>
        <w:t xml:space="preserve"> </w:t>
      </w:r>
      <w:r w:rsidRPr="0083175B">
        <w:rPr>
          <w:rFonts w:ascii="Consolas" w:hAnsi="Consolas" w:cs="Consolas"/>
          <w:noProof w:val="0"/>
          <w:color w:val="0000FF"/>
          <w:kern w:val="0"/>
          <w:sz w:val="24"/>
          <w:szCs w:val="24"/>
          <w:lang w:val="en-US"/>
        </w:rPr>
        <w:t xml:space="preserve">AS </w:t>
      </w:r>
      <w:r w:rsidRPr="0083175B">
        <w:rPr>
          <w:rFonts w:ascii="Consolas" w:hAnsi="Consolas" w:cs="Consolas"/>
          <w:noProof w:val="0"/>
          <w:color w:val="808080"/>
          <w:kern w:val="0"/>
          <w:sz w:val="24"/>
          <w:szCs w:val="24"/>
          <w:lang w:val="en-US"/>
        </w:rPr>
        <w:t>(</w:t>
      </w:r>
    </w:p>
    <w:p w14:paraId="2E8E2D26" w14:textId="77777777" w:rsidR="0083175B" w:rsidRPr="0083175B" w:rsidRDefault="0083175B" w:rsidP="008317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83175B">
        <w:rPr>
          <w:rFonts w:ascii="Consolas" w:hAnsi="Consolas" w:cs="Consolas"/>
          <w:noProof w:val="0"/>
          <w:color w:val="000000"/>
          <w:kern w:val="0"/>
          <w:sz w:val="24"/>
          <w:szCs w:val="24"/>
          <w:lang w:val="en-US"/>
        </w:rPr>
        <w:t xml:space="preserve">        </w:t>
      </w:r>
      <w:r w:rsidRPr="0083175B">
        <w:rPr>
          <w:rFonts w:ascii="Consolas" w:hAnsi="Consolas" w:cs="Consolas"/>
          <w:noProof w:val="0"/>
          <w:color w:val="0000FF"/>
          <w:kern w:val="0"/>
          <w:sz w:val="24"/>
          <w:szCs w:val="24"/>
          <w:lang w:val="en-US"/>
        </w:rPr>
        <w:t>SELECT</w:t>
      </w:r>
      <w:r w:rsidRPr="0083175B">
        <w:rPr>
          <w:rFonts w:ascii="Consolas" w:hAnsi="Consolas" w:cs="Consolas"/>
          <w:noProof w:val="0"/>
          <w:color w:val="000000"/>
          <w:kern w:val="0"/>
          <w:sz w:val="24"/>
          <w:szCs w:val="24"/>
          <w:lang w:val="en-US"/>
        </w:rPr>
        <w:t xml:space="preserve"> </w:t>
      </w:r>
      <w:proofErr w:type="gramStart"/>
      <w:r w:rsidRPr="0083175B">
        <w:rPr>
          <w:rFonts w:ascii="Consolas" w:hAnsi="Consolas" w:cs="Consolas"/>
          <w:noProof w:val="0"/>
          <w:color w:val="FF00FF"/>
          <w:kern w:val="0"/>
          <w:sz w:val="24"/>
          <w:szCs w:val="24"/>
          <w:lang w:val="en-US"/>
        </w:rPr>
        <w:t>DATEADD</w:t>
      </w:r>
      <w:r w:rsidRPr="0083175B">
        <w:rPr>
          <w:rFonts w:ascii="Consolas" w:hAnsi="Consolas" w:cs="Consolas"/>
          <w:noProof w:val="0"/>
          <w:color w:val="808080"/>
          <w:kern w:val="0"/>
          <w:sz w:val="24"/>
          <w:szCs w:val="24"/>
          <w:lang w:val="en-US"/>
        </w:rPr>
        <w:t>(</w:t>
      </w:r>
      <w:proofErr w:type="gramEnd"/>
      <w:r w:rsidRPr="0083175B">
        <w:rPr>
          <w:rFonts w:ascii="Consolas" w:hAnsi="Consolas" w:cs="Consolas"/>
          <w:noProof w:val="0"/>
          <w:color w:val="FF00FF"/>
          <w:kern w:val="0"/>
          <w:sz w:val="24"/>
          <w:szCs w:val="24"/>
          <w:lang w:val="en-US"/>
        </w:rPr>
        <w:t>MONTH</w:t>
      </w:r>
      <w:r w:rsidRPr="0083175B">
        <w:rPr>
          <w:rFonts w:ascii="Consolas" w:hAnsi="Consolas" w:cs="Consolas"/>
          <w:noProof w:val="0"/>
          <w:color w:val="808080"/>
          <w:kern w:val="0"/>
          <w:sz w:val="24"/>
          <w:szCs w:val="24"/>
          <w:lang w:val="en-US"/>
        </w:rPr>
        <w:t>,</w:t>
      </w:r>
      <w:r w:rsidRPr="0083175B">
        <w:rPr>
          <w:rFonts w:ascii="Consolas" w:hAnsi="Consolas" w:cs="Consolas"/>
          <w:noProof w:val="0"/>
          <w:color w:val="000000"/>
          <w:kern w:val="0"/>
          <w:sz w:val="24"/>
          <w:szCs w:val="24"/>
          <w:lang w:val="en-US"/>
        </w:rPr>
        <w:t xml:space="preserve"> Number</w:t>
      </w:r>
      <w:r w:rsidRPr="0083175B">
        <w:rPr>
          <w:rFonts w:ascii="Consolas" w:hAnsi="Consolas" w:cs="Consolas"/>
          <w:noProof w:val="0"/>
          <w:color w:val="808080"/>
          <w:kern w:val="0"/>
          <w:sz w:val="24"/>
          <w:szCs w:val="24"/>
          <w:lang w:val="en-US"/>
        </w:rPr>
        <w:t>,</w:t>
      </w:r>
      <w:r w:rsidRPr="0083175B">
        <w:rPr>
          <w:rFonts w:ascii="Consolas" w:hAnsi="Consolas" w:cs="Consolas"/>
          <w:noProof w:val="0"/>
          <w:color w:val="000000"/>
          <w:kern w:val="0"/>
          <w:sz w:val="24"/>
          <w:szCs w:val="24"/>
          <w:lang w:val="en-US"/>
        </w:rPr>
        <w:t xml:space="preserve"> </w:t>
      </w:r>
      <w:r w:rsidRPr="0083175B">
        <w:rPr>
          <w:rFonts w:ascii="Consolas" w:hAnsi="Consolas" w:cs="Consolas"/>
          <w:noProof w:val="0"/>
          <w:color w:val="FF00FF"/>
          <w:kern w:val="0"/>
          <w:sz w:val="24"/>
          <w:szCs w:val="24"/>
          <w:lang w:val="en-US"/>
        </w:rPr>
        <w:t>DATEADD</w:t>
      </w:r>
      <w:r w:rsidRPr="0083175B">
        <w:rPr>
          <w:rFonts w:ascii="Consolas" w:hAnsi="Consolas" w:cs="Consolas"/>
          <w:noProof w:val="0"/>
          <w:color w:val="808080"/>
          <w:kern w:val="0"/>
          <w:sz w:val="24"/>
          <w:szCs w:val="24"/>
          <w:lang w:val="en-US"/>
        </w:rPr>
        <w:t>(</w:t>
      </w:r>
      <w:r w:rsidRPr="0083175B">
        <w:rPr>
          <w:rFonts w:ascii="Consolas" w:hAnsi="Consolas" w:cs="Consolas"/>
          <w:noProof w:val="0"/>
          <w:color w:val="FF00FF"/>
          <w:kern w:val="0"/>
          <w:sz w:val="24"/>
          <w:szCs w:val="24"/>
          <w:lang w:val="en-US"/>
        </w:rPr>
        <w:t>YEAR</w:t>
      </w:r>
      <w:r w:rsidRPr="0083175B">
        <w:rPr>
          <w:rFonts w:ascii="Consolas" w:hAnsi="Consolas" w:cs="Consolas"/>
          <w:noProof w:val="0"/>
          <w:color w:val="808080"/>
          <w:kern w:val="0"/>
          <w:sz w:val="24"/>
          <w:szCs w:val="24"/>
          <w:lang w:val="en-US"/>
        </w:rPr>
        <w:t>,</w:t>
      </w:r>
      <w:r w:rsidRPr="0083175B">
        <w:rPr>
          <w:rFonts w:ascii="Consolas" w:hAnsi="Consolas" w:cs="Consolas"/>
          <w:noProof w:val="0"/>
          <w:color w:val="000000"/>
          <w:kern w:val="0"/>
          <w:sz w:val="24"/>
          <w:szCs w:val="24"/>
          <w:lang w:val="en-US"/>
        </w:rPr>
        <w:t xml:space="preserve"> </w:t>
      </w:r>
      <w:r w:rsidRPr="0083175B">
        <w:rPr>
          <w:rFonts w:ascii="Consolas" w:hAnsi="Consolas" w:cs="Consolas"/>
          <w:noProof w:val="0"/>
          <w:color w:val="FF00FF"/>
          <w:kern w:val="0"/>
          <w:sz w:val="24"/>
          <w:szCs w:val="24"/>
          <w:lang w:val="en-US"/>
        </w:rPr>
        <w:t>DATEDIFF</w:t>
      </w:r>
      <w:r w:rsidRPr="0083175B">
        <w:rPr>
          <w:rFonts w:ascii="Consolas" w:hAnsi="Consolas" w:cs="Consolas"/>
          <w:noProof w:val="0"/>
          <w:color w:val="808080"/>
          <w:kern w:val="0"/>
          <w:sz w:val="24"/>
          <w:szCs w:val="24"/>
          <w:lang w:val="en-US"/>
        </w:rPr>
        <w:t>(</w:t>
      </w:r>
      <w:r w:rsidRPr="0083175B">
        <w:rPr>
          <w:rFonts w:ascii="Consolas" w:hAnsi="Consolas" w:cs="Consolas"/>
          <w:noProof w:val="0"/>
          <w:color w:val="FF00FF"/>
          <w:kern w:val="0"/>
          <w:sz w:val="24"/>
          <w:szCs w:val="24"/>
          <w:lang w:val="en-US"/>
        </w:rPr>
        <w:t>YEAR</w:t>
      </w:r>
      <w:r w:rsidRPr="0083175B">
        <w:rPr>
          <w:rFonts w:ascii="Consolas" w:hAnsi="Consolas" w:cs="Consolas"/>
          <w:noProof w:val="0"/>
          <w:color w:val="808080"/>
          <w:kern w:val="0"/>
          <w:sz w:val="24"/>
          <w:szCs w:val="24"/>
          <w:lang w:val="en-US"/>
        </w:rPr>
        <w:t>,</w:t>
      </w:r>
      <w:r w:rsidRPr="0083175B">
        <w:rPr>
          <w:rFonts w:ascii="Consolas" w:hAnsi="Consolas" w:cs="Consolas"/>
          <w:noProof w:val="0"/>
          <w:color w:val="000000"/>
          <w:kern w:val="0"/>
          <w:sz w:val="24"/>
          <w:szCs w:val="24"/>
          <w:lang w:val="en-US"/>
        </w:rPr>
        <w:t xml:space="preserve"> 0</w:t>
      </w:r>
      <w:r w:rsidRPr="0083175B">
        <w:rPr>
          <w:rFonts w:ascii="Consolas" w:hAnsi="Consolas" w:cs="Consolas"/>
          <w:noProof w:val="0"/>
          <w:color w:val="808080"/>
          <w:kern w:val="0"/>
          <w:sz w:val="24"/>
          <w:szCs w:val="24"/>
          <w:lang w:val="en-US"/>
        </w:rPr>
        <w:t>,</w:t>
      </w:r>
      <w:r w:rsidRPr="0083175B">
        <w:rPr>
          <w:rFonts w:ascii="Consolas" w:hAnsi="Consolas" w:cs="Consolas"/>
          <w:noProof w:val="0"/>
          <w:color w:val="000000"/>
          <w:kern w:val="0"/>
          <w:sz w:val="24"/>
          <w:szCs w:val="24"/>
          <w:lang w:val="en-US"/>
        </w:rPr>
        <w:t xml:space="preserve"> </w:t>
      </w:r>
      <w:r w:rsidRPr="0083175B">
        <w:rPr>
          <w:rFonts w:ascii="Consolas" w:hAnsi="Consolas" w:cs="Consolas"/>
          <w:noProof w:val="0"/>
          <w:color w:val="FF00FF"/>
          <w:kern w:val="0"/>
          <w:sz w:val="24"/>
          <w:szCs w:val="24"/>
          <w:lang w:val="en-US"/>
        </w:rPr>
        <w:t>GETDATE</w:t>
      </w:r>
      <w:r w:rsidRPr="0083175B">
        <w:rPr>
          <w:rFonts w:ascii="Consolas" w:hAnsi="Consolas" w:cs="Consolas"/>
          <w:noProof w:val="0"/>
          <w:color w:val="808080"/>
          <w:kern w:val="0"/>
          <w:sz w:val="24"/>
          <w:szCs w:val="24"/>
          <w:lang w:val="en-US"/>
        </w:rPr>
        <w:t>()),</w:t>
      </w:r>
      <w:r w:rsidRPr="0083175B">
        <w:rPr>
          <w:rFonts w:ascii="Consolas" w:hAnsi="Consolas" w:cs="Consolas"/>
          <w:noProof w:val="0"/>
          <w:color w:val="000000"/>
          <w:kern w:val="0"/>
          <w:sz w:val="24"/>
          <w:szCs w:val="24"/>
          <w:lang w:val="en-US"/>
        </w:rPr>
        <w:t xml:space="preserve"> 0</w:t>
      </w:r>
      <w:r w:rsidRPr="0083175B">
        <w:rPr>
          <w:rFonts w:ascii="Consolas" w:hAnsi="Consolas" w:cs="Consolas"/>
          <w:noProof w:val="0"/>
          <w:color w:val="808080"/>
          <w:kern w:val="0"/>
          <w:sz w:val="24"/>
          <w:szCs w:val="24"/>
          <w:lang w:val="en-US"/>
        </w:rPr>
        <w:t>))</w:t>
      </w:r>
      <w:r w:rsidRPr="0083175B">
        <w:rPr>
          <w:rFonts w:ascii="Consolas" w:hAnsi="Consolas" w:cs="Consolas"/>
          <w:noProof w:val="0"/>
          <w:color w:val="000000"/>
          <w:kern w:val="0"/>
          <w:sz w:val="24"/>
          <w:szCs w:val="24"/>
          <w:lang w:val="en-US"/>
        </w:rPr>
        <w:t xml:space="preserve"> </w:t>
      </w:r>
      <w:r w:rsidRPr="0083175B">
        <w:rPr>
          <w:rFonts w:ascii="Consolas" w:hAnsi="Consolas" w:cs="Consolas"/>
          <w:noProof w:val="0"/>
          <w:color w:val="0000FF"/>
          <w:kern w:val="0"/>
          <w:sz w:val="24"/>
          <w:szCs w:val="24"/>
          <w:lang w:val="en-US"/>
        </w:rPr>
        <w:t>AS</w:t>
      </w:r>
      <w:r w:rsidRPr="0083175B">
        <w:rPr>
          <w:rFonts w:ascii="Consolas" w:hAnsi="Consolas" w:cs="Consolas"/>
          <w:noProof w:val="0"/>
          <w:color w:val="000000"/>
          <w:kern w:val="0"/>
          <w:sz w:val="24"/>
          <w:szCs w:val="24"/>
          <w:lang w:val="en-US"/>
        </w:rPr>
        <w:t xml:space="preserve"> </w:t>
      </w:r>
      <w:proofErr w:type="spellStart"/>
      <w:r w:rsidRPr="0083175B">
        <w:rPr>
          <w:rFonts w:ascii="Consolas" w:hAnsi="Consolas" w:cs="Consolas"/>
          <w:noProof w:val="0"/>
          <w:color w:val="000000"/>
          <w:kern w:val="0"/>
          <w:sz w:val="24"/>
          <w:szCs w:val="24"/>
          <w:lang w:val="en-US"/>
        </w:rPr>
        <w:t>MonthValue</w:t>
      </w:r>
      <w:proofErr w:type="spellEnd"/>
    </w:p>
    <w:p w14:paraId="1F66C819" w14:textId="77777777" w:rsidR="0083175B" w:rsidRPr="0083175B" w:rsidRDefault="0083175B" w:rsidP="008317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83175B">
        <w:rPr>
          <w:rFonts w:ascii="Consolas" w:hAnsi="Consolas" w:cs="Consolas"/>
          <w:noProof w:val="0"/>
          <w:color w:val="000000"/>
          <w:kern w:val="0"/>
          <w:sz w:val="24"/>
          <w:szCs w:val="24"/>
          <w:lang w:val="en-US"/>
        </w:rPr>
        <w:t xml:space="preserve">        </w:t>
      </w:r>
      <w:r w:rsidRPr="0083175B">
        <w:rPr>
          <w:rFonts w:ascii="Consolas" w:hAnsi="Consolas" w:cs="Consolas"/>
          <w:noProof w:val="0"/>
          <w:color w:val="0000FF"/>
          <w:kern w:val="0"/>
          <w:sz w:val="24"/>
          <w:szCs w:val="24"/>
          <w:lang w:val="en-US"/>
        </w:rPr>
        <w:t>FROM</w:t>
      </w:r>
      <w:r w:rsidRPr="0083175B">
        <w:rPr>
          <w:rFonts w:ascii="Consolas" w:hAnsi="Consolas" w:cs="Consolas"/>
          <w:noProof w:val="0"/>
          <w:color w:val="000000"/>
          <w:kern w:val="0"/>
          <w:sz w:val="24"/>
          <w:szCs w:val="24"/>
          <w:lang w:val="en-US"/>
        </w:rPr>
        <w:t xml:space="preserve"> </w:t>
      </w:r>
      <w:proofErr w:type="spellStart"/>
      <w:r w:rsidRPr="0083175B">
        <w:rPr>
          <w:rFonts w:ascii="Consolas" w:hAnsi="Consolas" w:cs="Consolas"/>
          <w:noProof w:val="0"/>
          <w:color w:val="000000"/>
          <w:kern w:val="0"/>
          <w:sz w:val="24"/>
          <w:szCs w:val="24"/>
          <w:lang w:val="en-US"/>
        </w:rPr>
        <w:t>NumberSeries</w:t>
      </w:r>
      <w:proofErr w:type="spellEnd"/>
      <w:r w:rsidRPr="0083175B">
        <w:rPr>
          <w:rFonts w:ascii="Consolas" w:hAnsi="Consolas" w:cs="Consolas"/>
          <w:noProof w:val="0"/>
          <w:color w:val="000000"/>
          <w:kern w:val="0"/>
          <w:sz w:val="24"/>
          <w:szCs w:val="24"/>
          <w:lang w:val="en-US"/>
        </w:rPr>
        <w:t xml:space="preserve"> </w:t>
      </w:r>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Thêm</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mỗi</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giá</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trị</w:t>
      </w:r>
      <w:proofErr w:type="spellEnd"/>
      <w:r w:rsidRPr="0083175B">
        <w:rPr>
          <w:rFonts w:ascii="Consolas" w:hAnsi="Consolas" w:cs="Consolas"/>
          <w:noProof w:val="0"/>
          <w:color w:val="008000"/>
          <w:kern w:val="0"/>
          <w:sz w:val="24"/>
          <w:szCs w:val="24"/>
          <w:lang w:val="en-US"/>
        </w:rPr>
        <w:t xml:space="preserve"> Number </w:t>
      </w:r>
      <w:proofErr w:type="spellStart"/>
      <w:r w:rsidRPr="0083175B">
        <w:rPr>
          <w:rFonts w:ascii="Consolas" w:hAnsi="Consolas" w:cs="Consolas"/>
          <w:noProof w:val="0"/>
          <w:color w:val="008000"/>
          <w:kern w:val="0"/>
          <w:sz w:val="24"/>
          <w:szCs w:val="24"/>
          <w:lang w:val="en-US"/>
        </w:rPr>
        <w:t>vào</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đầu</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năm</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hiện</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tại</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để</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tạo</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ra</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một</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ngày</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trong</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từng</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tháng</w:t>
      </w:r>
      <w:proofErr w:type="spellEnd"/>
    </w:p>
    <w:p w14:paraId="451730E3" w14:textId="77777777" w:rsidR="0083175B" w:rsidRPr="0083175B" w:rsidRDefault="0083175B" w:rsidP="008317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83175B">
        <w:rPr>
          <w:rFonts w:ascii="Consolas" w:hAnsi="Consolas" w:cs="Consolas"/>
          <w:noProof w:val="0"/>
          <w:color w:val="000000"/>
          <w:kern w:val="0"/>
          <w:sz w:val="24"/>
          <w:szCs w:val="24"/>
          <w:lang w:val="en-US"/>
        </w:rPr>
        <w:t xml:space="preserve">    </w:t>
      </w:r>
      <w:r w:rsidRPr="0083175B">
        <w:rPr>
          <w:rFonts w:ascii="Consolas" w:hAnsi="Consolas" w:cs="Consolas"/>
          <w:noProof w:val="0"/>
          <w:color w:val="808080"/>
          <w:kern w:val="0"/>
          <w:sz w:val="24"/>
          <w:szCs w:val="24"/>
          <w:lang w:val="en-US"/>
        </w:rPr>
        <w:t>)</w:t>
      </w:r>
    </w:p>
    <w:p w14:paraId="25BB4B15" w14:textId="77777777" w:rsidR="0083175B" w:rsidRPr="0083175B" w:rsidRDefault="0083175B" w:rsidP="008317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83175B">
        <w:rPr>
          <w:rFonts w:ascii="Consolas" w:hAnsi="Consolas" w:cs="Consolas"/>
          <w:noProof w:val="0"/>
          <w:color w:val="000000"/>
          <w:kern w:val="0"/>
          <w:sz w:val="24"/>
          <w:szCs w:val="24"/>
          <w:lang w:val="en-US"/>
        </w:rPr>
        <w:t xml:space="preserve">    </w:t>
      </w:r>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Thực</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hiện</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truy</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vấn</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để</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lấy</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tổng</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giá</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trị</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hóa</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đơn</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cho</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mỗi</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tháng</w:t>
      </w:r>
      <w:proofErr w:type="spellEnd"/>
    </w:p>
    <w:p w14:paraId="1D3C3D92" w14:textId="77777777" w:rsidR="0083175B" w:rsidRPr="0083175B" w:rsidRDefault="0083175B" w:rsidP="008317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83175B">
        <w:rPr>
          <w:rFonts w:ascii="Consolas" w:hAnsi="Consolas" w:cs="Consolas"/>
          <w:noProof w:val="0"/>
          <w:color w:val="000000"/>
          <w:kern w:val="0"/>
          <w:sz w:val="24"/>
          <w:szCs w:val="24"/>
          <w:lang w:val="en-US"/>
        </w:rPr>
        <w:t xml:space="preserve">    </w:t>
      </w:r>
      <w:r w:rsidRPr="0083175B">
        <w:rPr>
          <w:rFonts w:ascii="Consolas" w:hAnsi="Consolas" w:cs="Consolas"/>
          <w:noProof w:val="0"/>
          <w:color w:val="0000FF"/>
          <w:kern w:val="0"/>
          <w:sz w:val="24"/>
          <w:szCs w:val="24"/>
          <w:lang w:val="en-US"/>
        </w:rPr>
        <w:t>SELECT</w:t>
      </w:r>
    </w:p>
    <w:p w14:paraId="2B12D4D2" w14:textId="77777777" w:rsidR="0083175B" w:rsidRPr="0083175B" w:rsidRDefault="0083175B" w:rsidP="008317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83175B">
        <w:rPr>
          <w:rFonts w:ascii="Consolas" w:hAnsi="Consolas" w:cs="Consolas"/>
          <w:noProof w:val="0"/>
          <w:color w:val="000000"/>
          <w:kern w:val="0"/>
          <w:sz w:val="24"/>
          <w:szCs w:val="24"/>
          <w:lang w:val="en-US"/>
        </w:rPr>
        <w:t xml:space="preserve">        </w:t>
      </w:r>
      <w:proofErr w:type="gramStart"/>
      <w:r w:rsidRPr="0083175B">
        <w:rPr>
          <w:rFonts w:ascii="Consolas" w:hAnsi="Consolas" w:cs="Consolas"/>
          <w:noProof w:val="0"/>
          <w:color w:val="FF00FF"/>
          <w:kern w:val="0"/>
          <w:sz w:val="24"/>
          <w:szCs w:val="24"/>
          <w:lang w:val="en-US"/>
        </w:rPr>
        <w:t>MONTH</w:t>
      </w:r>
      <w:r w:rsidRPr="0083175B">
        <w:rPr>
          <w:rFonts w:ascii="Consolas" w:hAnsi="Consolas" w:cs="Consolas"/>
          <w:noProof w:val="0"/>
          <w:color w:val="808080"/>
          <w:kern w:val="0"/>
          <w:sz w:val="24"/>
          <w:szCs w:val="24"/>
          <w:lang w:val="en-US"/>
        </w:rPr>
        <w:t>(</w:t>
      </w:r>
      <w:proofErr w:type="spellStart"/>
      <w:proofErr w:type="gramEnd"/>
      <w:r w:rsidRPr="0083175B">
        <w:rPr>
          <w:rFonts w:ascii="Consolas" w:hAnsi="Consolas" w:cs="Consolas"/>
          <w:noProof w:val="0"/>
          <w:color w:val="000000"/>
          <w:kern w:val="0"/>
          <w:sz w:val="24"/>
          <w:szCs w:val="24"/>
          <w:lang w:val="en-US"/>
        </w:rPr>
        <w:t>ms</w:t>
      </w:r>
      <w:r w:rsidRPr="0083175B">
        <w:rPr>
          <w:rFonts w:ascii="Consolas" w:hAnsi="Consolas" w:cs="Consolas"/>
          <w:noProof w:val="0"/>
          <w:color w:val="808080"/>
          <w:kern w:val="0"/>
          <w:sz w:val="24"/>
          <w:szCs w:val="24"/>
          <w:lang w:val="en-US"/>
        </w:rPr>
        <w:t>.</w:t>
      </w:r>
      <w:r w:rsidRPr="0083175B">
        <w:rPr>
          <w:rFonts w:ascii="Consolas" w:hAnsi="Consolas" w:cs="Consolas"/>
          <w:noProof w:val="0"/>
          <w:color w:val="000000"/>
          <w:kern w:val="0"/>
          <w:sz w:val="24"/>
          <w:szCs w:val="24"/>
          <w:lang w:val="en-US"/>
        </w:rPr>
        <w:t>MonthValue</w:t>
      </w:r>
      <w:proofErr w:type="spellEnd"/>
      <w:r w:rsidRPr="0083175B">
        <w:rPr>
          <w:rFonts w:ascii="Consolas" w:hAnsi="Consolas" w:cs="Consolas"/>
          <w:noProof w:val="0"/>
          <w:color w:val="808080"/>
          <w:kern w:val="0"/>
          <w:sz w:val="24"/>
          <w:szCs w:val="24"/>
          <w:lang w:val="en-US"/>
        </w:rPr>
        <w:t>)</w:t>
      </w:r>
      <w:r w:rsidRPr="0083175B">
        <w:rPr>
          <w:rFonts w:ascii="Consolas" w:hAnsi="Consolas" w:cs="Consolas"/>
          <w:noProof w:val="0"/>
          <w:color w:val="000000"/>
          <w:kern w:val="0"/>
          <w:sz w:val="24"/>
          <w:szCs w:val="24"/>
          <w:lang w:val="en-US"/>
        </w:rPr>
        <w:t xml:space="preserve"> </w:t>
      </w:r>
      <w:r w:rsidRPr="0083175B">
        <w:rPr>
          <w:rFonts w:ascii="Consolas" w:hAnsi="Consolas" w:cs="Consolas"/>
          <w:noProof w:val="0"/>
          <w:color w:val="0000FF"/>
          <w:kern w:val="0"/>
          <w:sz w:val="24"/>
          <w:szCs w:val="24"/>
          <w:lang w:val="en-US"/>
        </w:rPr>
        <w:t>AS</w:t>
      </w:r>
      <w:r w:rsidRPr="0083175B">
        <w:rPr>
          <w:rFonts w:ascii="Consolas" w:hAnsi="Consolas" w:cs="Consolas"/>
          <w:noProof w:val="0"/>
          <w:color w:val="000000"/>
          <w:kern w:val="0"/>
          <w:sz w:val="24"/>
          <w:szCs w:val="24"/>
          <w:lang w:val="en-US"/>
        </w:rPr>
        <w:t xml:space="preserve"> [Month]</w:t>
      </w:r>
      <w:r w:rsidRPr="0083175B">
        <w:rPr>
          <w:rFonts w:ascii="Consolas" w:hAnsi="Consolas" w:cs="Consolas"/>
          <w:noProof w:val="0"/>
          <w:color w:val="808080"/>
          <w:kern w:val="0"/>
          <w:sz w:val="24"/>
          <w:szCs w:val="24"/>
          <w:lang w:val="en-US"/>
        </w:rPr>
        <w:t>,</w:t>
      </w:r>
      <w:r w:rsidRPr="0083175B">
        <w:rPr>
          <w:rFonts w:ascii="Consolas" w:hAnsi="Consolas" w:cs="Consolas"/>
          <w:noProof w:val="0"/>
          <w:color w:val="000000"/>
          <w:kern w:val="0"/>
          <w:sz w:val="24"/>
          <w:szCs w:val="24"/>
          <w:lang w:val="en-US"/>
        </w:rPr>
        <w:t xml:space="preserve"> </w:t>
      </w:r>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Lấy</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số</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tháng</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từ</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giá</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trị</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ngày</w:t>
      </w:r>
      <w:proofErr w:type="spellEnd"/>
    </w:p>
    <w:p w14:paraId="0C7B3A68" w14:textId="77777777" w:rsidR="0083175B" w:rsidRPr="0083175B" w:rsidRDefault="0083175B" w:rsidP="008317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83175B">
        <w:rPr>
          <w:rFonts w:ascii="Consolas" w:hAnsi="Consolas" w:cs="Consolas"/>
          <w:noProof w:val="0"/>
          <w:color w:val="000000"/>
          <w:kern w:val="0"/>
          <w:sz w:val="24"/>
          <w:szCs w:val="24"/>
          <w:lang w:val="en-US"/>
        </w:rPr>
        <w:t xml:space="preserve">        </w:t>
      </w:r>
      <w:r w:rsidRPr="0083175B">
        <w:rPr>
          <w:rFonts w:ascii="Consolas" w:hAnsi="Consolas" w:cs="Consolas"/>
          <w:noProof w:val="0"/>
          <w:color w:val="008000"/>
          <w:kern w:val="0"/>
          <w:sz w:val="24"/>
          <w:szCs w:val="24"/>
          <w:lang w:val="en-US"/>
        </w:rPr>
        <w:t xml:space="preserve">-- Subquery </w:t>
      </w:r>
      <w:proofErr w:type="spellStart"/>
      <w:r w:rsidRPr="0083175B">
        <w:rPr>
          <w:rFonts w:ascii="Consolas" w:hAnsi="Consolas" w:cs="Consolas"/>
          <w:noProof w:val="0"/>
          <w:color w:val="008000"/>
          <w:kern w:val="0"/>
          <w:sz w:val="24"/>
          <w:szCs w:val="24"/>
          <w:lang w:val="en-US"/>
        </w:rPr>
        <w:t>để</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tính</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tổng</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giá</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trị</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hóa</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đơn</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cho</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mỗi</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tháng</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tương</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ứng</w:t>
      </w:r>
      <w:proofErr w:type="spellEnd"/>
    </w:p>
    <w:p w14:paraId="6E7C7182" w14:textId="77777777" w:rsidR="0083175B" w:rsidRPr="0083175B" w:rsidRDefault="0083175B" w:rsidP="008317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83175B">
        <w:rPr>
          <w:rFonts w:ascii="Consolas" w:hAnsi="Consolas" w:cs="Consolas"/>
          <w:noProof w:val="0"/>
          <w:color w:val="0000FF"/>
          <w:kern w:val="0"/>
          <w:sz w:val="24"/>
          <w:szCs w:val="24"/>
          <w:lang w:val="en-US"/>
        </w:rPr>
        <w:t xml:space="preserve">        </w:t>
      </w:r>
      <w:r w:rsidRPr="0083175B">
        <w:rPr>
          <w:rFonts w:ascii="Consolas" w:hAnsi="Consolas" w:cs="Consolas"/>
          <w:noProof w:val="0"/>
          <w:color w:val="808080"/>
          <w:kern w:val="0"/>
          <w:sz w:val="24"/>
          <w:szCs w:val="24"/>
          <w:lang w:val="en-US"/>
        </w:rPr>
        <w:t>(</w:t>
      </w:r>
      <w:r w:rsidRPr="0083175B">
        <w:rPr>
          <w:rFonts w:ascii="Consolas" w:hAnsi="Consolas" w:cs="Consolas"/>
          <w:noProof w:val="0"/>
          <w:color w:val="0000FF"/>
          <w:kern w:val="0"/>
          <w:sz w:val="24"/>
          <w:szCs w:val="24"/>
          <w:lang w:val="en-US"/>
        </w:rPr>
        <w:t>SELECT</w:t>
      </w:r>
      <w:r w:rsidRPr="0083175B">
        <w:rPr>
          <w:rFonts w:ascii="Consolas" w:hAnsi="Consolas" w:cs="Consolas"/>
          <w:noProof w:val="0"/>
          <w:color w:val="000000"/>
          <w:kern w:val="0"/>
          <w:sz w:val="24"/>
          <w:szCs w:val="24"/>
          <w:lang w:val="en-US"/>
        </w:rPr>
        <w:t xml:space="preserve"> </w:t>
      </w:r>
      <w:r w:rsidRPr="0083175B">
        <w:rPr>
          <w:rFonts w:ascii="Consolas" w:hAnsi="Consolas" w:cs="Consolas"/>
          <w:noProof w:val="0"/>
          <w:color w:val="FF00FF"/>
          <w:kern w:val="0"/>
          <w:sz w:val="24"/>
          <w:szCs w:val="24"/>
          <w:lang w:val="en-US"/>
        </w:rPr>
        <w:t>ISNULL</w:t>
      </w:r>
      <w:r w:rsidRPr="0083175B">
        <w:rPr>
          <w:rFonts w:ascii="Consolas" w:hAnsi="Consolas" w:cs="Consolas"/>
          <w:noProof w:val="0"/>
          <w:color w:val="808080"/>
          <w:kern w:val="0"/>
          <w:sz w:val="24"/>
          <w:szCs w:val="24"/>
          <w:lang w:val="en-US"/>
        </w:rPr>
        <w:t>(</w:t>
      </w:r>
      <w:proofErr w:type="gramStart"/>
      <w:r w:rsidRPr="0083175B">
        <w:rPr>
          <w:rFonts w:ascii="Consolas" w:hAnsi="Consolas" w:cs="Consolas"/>
          <w:noProof w:val="0"/>
          <w:color w:val="FF00FF"/>
          <w:kern w:val="0"/>
          <w:sz w:val="24"/>
          <w:szCs w:val="24"/>
          <w:lang w:val="en-US"/>
        </w:rPr>
        <w:t>SUM</w:t>
      </w:r>
      <w:r w:rsidRPr="0083175B">
        <w:rPr>
          <w:rFonts w:ascii="Consolas" w:hAnsi="Consolas" w:cs="Consolas"/>
          <w:noProof w:val="0"/>
          <w:color w:val="808080"/>
          <w:kern w:val="0"/>
          <w:sz w:val="24"/>
          <w:szCs w:val="24"/>
          <w:lang w:val="en-US"/>
        </w:rPr>
        <w:t>(</w:t>
      </w:r>
      <w:proofErr w:type="spellStart"/>
      <w:proofErr w:type="gramEnd"/>
      <w:r w:rsidRPr="0083175B">
        <w:rPr>
          <w:rFonts w:ascii="Consolas" w:hAnsi="Consolas" w:cs="Consolas"/>
          <w:noProof w:val="0"/>
          <w:color w:val="000000"/>
          <w:kern w:val="0"/>
          <w:sz w:val="24"/>
          <w:szCs w:val="24"/>
          <w:lang w:val="en-US"/>
        </w:rPr>
        <w:t>totalPrice</w:t>
      </w:r>
      <w:proofErr w:type="spellEnd"/>
      <w:r w:rsidRPr="0083175B">
        <w:rPr>
          <w:rFonts w:ascii="Consolas" w:hAnsi="Consolas" w:cs="Consolas"/>
          <w:noProof w:val="0"/>
          <w:color w:val="808080"/>
          <w:kern w:val="0"/>
          <w:sz w:val="24"/>
          <w:szCs w:val="24"/>
          <w:lang w:val="en-US"/>
        </w:rPr>
        <w:t>),</w:t>
      </w:r>
      <w:r w:rsidRPr="0083175B">
        <w:rPr>
          <w:rFonts w:ascii="Consolas" w:hAnsi="Consolas" w:cs="Consolas"/>
          <w:noProof w:val="0"/>
          <w:color w:val="000000"/>
          <w:kern w:val="0"/>
          <w:sz w:val="24"/>
          <w:szCs w:val="24"/>
          <w:lang w:val="en-US"/>
        </w:rPr>
        <w:t xml:space="preserve"> 0</w:t>
      </w:r>
      <w:r w:rsidRPr="0083175B">
        <w:rPr>
          <w:rFonts w:ascii="Consolas" w:hAnsi="Consolas" w:cs="Consolas"/>
          <w:noProof w:val="0"/>
          <w:color w:val="808080"/>
          <w:kern w:val="0"/>
          <w:sz w:val="24"/>
          <w:szCs w:val="24"/>
          <w:lang w:val="en-US"/>
        </w:rPr>
        <w:t>)</w:t>
      </w:r>
      <w:r w:rsidRPr="0083175B">
        <w:rPr>
          <w:rFonts w:ascii="Consolas" w:hAnsi="Consolas" w:cs="Consolas"/>
          <w:noProof w:val="0"/>
          <w:color w:val="000000"/>
          <w:kern w:val="0"/>
          <w:sz w:val="24"/>
          <w:szCs w:val="24"/>
          <w:lang w:val="en-US"/>
        </w:rPr>
        <w:t xml:space="preserve"> </w:t>
      </w:r>
    </w:p>
    <w:p w14:paraId="371B7E3D" w14:textId="77777777" w:rsidR="0083175B" w:rsidRPr="0083175B" w:rsidRDefault="0083175B" w:rsidP="008317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83175B">
        <w:rPr>
          <w:rFonts w:ascii="Consolas" w:hAnsi="Consolas" w:cs="Consolas"/>
          <w:noProof w:val="0"/>
          <w:color w:val="000000"/>
          <w:kern w:val="0"/>
          <w:sz w:val="24"/>
          <w:szCs w:val="24"/>
          <w:lang w:val="en-US"/>
        </w:rPr>
        <w:t xml:space="preserve">            </w:t>
      </w:r>
      <w:r w:rsidRPr="0083175B">
        <w:rPr>
          <w:rFonts w:ascii="Consolas" w:hAnsi="Consolas" w:cs="Consolas"/>
          <w:noProof w:val="0"/>
          <w:color w:val="0000FF"/>
          <w:kern w:val="0"/>
          <w:sz w:val="24"/>
          <w:szCs w:val="24"/>
          <w:lang w:val="en-US"/>
        </w:rPr>
        <w:t>FROM</w:t>
      </w:r>
      <w:r w:rsidRPr="0083175B">
        <w:rPr>
          <w:rFonts w:ascii="Consolas" w:hAnsi="Consolas" w:cs="Consolas"/>
          <w:noProof w:val="0"/>
          <w:color w:val="000000"/>
          <w:kern w:val="0"/>
          <w:sz w:val="24"/>
          <w:szCs w:val="24"/>
          <w:lang w:val="en-US"/>
        </w:rPr>
        <w:t xml:space="preserve"> </w:t>
      </w:r>
      <w:proofErr w:type="spellStart"/>
      <w:r w:rsidRPr="0083175B">
        <w:rPr>
          <w:rFonts w:ascii="Consolas" w:hAnsi="Consolas" w:cs="Consolas"/>
          <w:noProof w:val="0"/>
          <w:color w:val="000000"/>
          <w:kern w:val="0"/>
          <w:sz w:val="24"/>
          <w:szCs w:val="24"/>
          <w:lang w:val="en-US"/>
        </w:rPr>
        <w:t>BillTotalPriceView</w:t>
      </w:r>
      <w:proofErr w:type="spellEnd"/>
      <w:r w:rsidRPr="0083175B">
        <w:rPr>
          <w:rFonts w:ascii="Consolas" w:hAnsi="Consolas" w:cs="Consolas"/>
          <w:noProof w:val="0"/>
          <w:color w:val="000000"/>
          <w:kern w:val="0"/>
          <w:sz w:val="24"/>
          <w:szCs w:val="24"/>
          <w:lang w:val="en-US"/>
        </w:rPr>
        <w:t xml:space="preserve"> </w:t>
      </w:r>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Sử</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dụng</w:t>
      </w:r>
      <w:proofErr w:type="spellEnd"/>
      <w:r w:rsidRPr="0083175B">
        <w:rPr>
          <w:rFonts w:ascii="Consolas" w:hAnsi="Consolas" w:cs="Consolas"/>
          <w:noProof w:val="0"/>
          <w:color w:val="008000"/>
          <w:kern w:val="0"/>
          <w:sz w:val="24"/>
          <w:szCs w:val="24"/>
          <w:lang w:val="en-US"/>
        </w:rPr>
        <w:t xml:space="preserve"> VIEW </w:t>
      </w:r>
      <w:proofErr w:type="spellStart"/>
      <w:r w:rsidRPr="0083175B">
        <w:rPr>
          <w:rFonts w:ascii="Consolas" w:hAnsi="Consolas" w:cs="Consolas"/>
          <w:noProof w:val="0"/>
          <w:color w:val="008000"/>
          <w:kern w:val="0"/>
          <w:sz w:val="24"/>
          <w:szCs w:val="24"/>
          <w:lang w:val="en-US"/>
        </w:rPr>
        <w:t>lưu</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trữ</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tổng</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giá</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trị</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của</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các</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hóa</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đơn</w:t>
      </w:r>
      <w:proofErr w:type="spellEnd"/>
    </w:p>
    <w:p w14:paraId="34C6C74C" w14:textId="77777777" w:rsidR="0083175B" w:rsidRPr="0083175B" w:rsidRDefault="0083175B" w:rsidP="008317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83175B">
        <w:rPr>
          <w:rFonts w:ascii="Consolas" w:hAnsi="Consolas" w:cs="Consolas"/>
          <w:noProof w:val="0"/>
          <w:color w:val="000000"/>
          <w:kern w:val="0"/>
          <w:sz w:val="24"/>
          <w:szCs w:val="24"/>
          <w:lang w:val="en-US"/>
        </w:rPr>
        <w:t xml:space="preserve">            </w:t>
      </w:r>
      <w:r w:rsidRPr="0083175B">
        <w:rPr>
          <w:rFonts w:ascii="Consolas" w:hAnsi="Consolas" w:cs="Consolas"/>
          <w:noProof w:val="0"/>
          <w:color w:val="0000FF"/>
          <w:kern w:val="0"/>
          <w:sz w:val="24"/>
          <w:szCs w:val="24"/>
          <w:lang w:val="en-US"/>
        </w:rPr>
        <w:t>WHERE</w:t>
      </w:r>
      <w:r w:rsidRPr="0083175B">
        <w:rPr>
          <w:rFonts w:ascii="Consolas" w:hAnsi="Consolas" w:cs="Consolas"/>
          <w:noProof w:val="0"/>
          <w:color w:val="000000"/>
          <w:kern w:val="0"/>
          <w:sz w:val="24"/>
          <w:szCs w:val="24"/>
          <w:lang w:val="en-US"/>
        </w:rPr>
        <w:t xml:space="preserve"> </w:t>
      </w:r>
      <w:proofErr w:type="gramStart"/>
      <w:r w:rsidRPr="0083175B">
        <w:rPr>
          <w:rFonts w:ascii="Consolas" w:hAnsi="Consolas" w:cs="Consolas"/>
          <w:noProof w:val="0"/>
          <w:color w:val="FF00FF"/>
          <w:kern w:val="0"/>
          <w:sz w:val="24"/>
          <w:szCs w:val="24"/>
          <w:lang w:val="en-US"/>
        </w:rPr>
        <w:t>MONTH</w:t>
      </w:r>
      <w:r w:rsidRPr="0083175B">
        <w:rPr>
          <w:rFonts w:ascii="Consolas" w:hAnsi="Consolas" w:cs="Consolas"/>
          <w:noProof w:val="0"/>
          <w:color w:val="808080"/>
          <w:kern w:val="0"/>
          <w:sz w:val="24"/>
          <w:szCs w:val="24"/>
          <w:lang w:val="en-US"/>
        </w:rPr>
        <w:t>(</w:t>
      </w:r>
      <w:proofErr w:type="spellStart"/>
      <w:proofErr w:type="gramEnd"/>
      <w:r w:rsidRPr="0083175B">
        <w:rPr>
          <w:rFonts w:ascii="Consolas" w:hAnsi="Consolas" w:cs="Consolas"/>
          <w:noProof w:val="0"/>
          <w:color w:val="0000FF"/>
          <w:kern w:val="0"/>
          <w:sz w:val="24"/>
          <w:szCs w:val="24"/>
          <w:lang w:val="en-US"/>
        </w:rPr>
        <w:t>dateTime</w:t>
      </w:r>
      <w:proofErr w:type="spellEnd"/>
      <w:r w:rsidRPr="0083175B">
        <w:rPr>
          <w:rFonts w:ascii="Consolas" w:hAnsi="Consolas" w:cs="Consolas"/>
          <w:noProof w:val="0"/>
          <w:color w:val="808080"/>
          <w:kern w:val="0"/>
          <w:sz w:val="24"/>
          <w:szCs w:val="24"/>
          <w:lang w:val="en-US"/>
        </w:rPr>
        <w:t>)</w:t>
      </w:r>
      <w:r w:rsidRPr="0083175B">
        <w:rPr>
          <w:rFonts w:ascii="Consolas" w:hAnsi="Consolas" w:cs="Consolas"/>
          <w:noProof w:val="0"/>
          <w:color w:val="000000"/>
          <w:kern w:val="0"/>
          <w:sz w:val="24"/>
          <w:szCs w:val="24"/>
          <w:lang w:val="en-US"/>
        </w:rPr>
        <w:t xml:space="preserve"> </w:t>
      </w:r>
      <w:r w:rsidRPr="0083175B">
        <w:rPr>
          <w:rFonts w:ascii="Consolas" w:hAnsi="Consolas" w:cs="Consolas"/>
          <w:noProof w:val="0"/>
          <w:color w:val="808080"/>
          <w:kern w:val="0"/>
          <w:sz w:val="24"/>
          <w:szCs w:val="24"/>
          <w:lang w:val="en-US"/>
        </w:rPr>
        <w:t>=</w:t>
      </w:r>
      <w:r w:rsidRPr="0083175B">
        <w:rPr>
          <w:rFonts w:ascii="Consolas" w:hAnsi="Consolas" w:cs="Consolas"/>
          <w:noProof w:val="0"/>
          <w:color w:val="000000"/>
          <w:kern w:val="0"/>
          <w:sz w:val="24"/>
          <w:szCs w:val="24"/>
          <w:lang w:val="en-US"/>
        </w:rPr>
        <w:t xml:space="preserve"> </w:t>
      </w:r>
      <w:r w:rsidRPr="0083175B">
        <w:rPr>
          <w:rFonts w:ascii="Consolas" w:hAnsi="Consolas" w:cs="Consolas"/>
          <w:noProof w:val="0"/>
          <w:color w:val="FF00FF"/>
          <w:kern w:val="0"/>
          <w:sz w:val="24"/>
          <w:szCs w:val="24"/>
          <w:lang w:val="en-US"/>
        </w:rPr>
        <w:t>MONTH</w:t>
      </w:r>
      <w:r w:rsidRPr="0083175B">
        <w:rPr>
          <w:rFonts w:ascii="Consolas" w:hAnsi="Consolas" w:cs="Consolas"/>
          <w:noProof w:val="0"/>
          <w:color w:val="808080"/>
          <w:kern w:val="0"/>
          <w:sz w:val="24"/>
          <w:szCs w:val="24"/>
          <w:lang w:val="en-US"/>
        </w:rPr>
        <w:t>(</w:t>
      </w:r>
      <w:proofErr w:type="spellStart"/>
      <w:r w:rsidRPr="0083175B">
        <w:rPr>
          <w:rFonts w:ascii="Consolas" w:hAnsi="Consolas" w:cs="Consolas"/>
          <w:noProof w:val="0"/>
          <w:color w:val="000000"/>
          <w:kern w:val="0"/>
          <w:sz w:val="24"/>
          <w:szCs w:val="24"/>
          <w:lang w:val="en-US"/>
        </w:rPr>
        <w:t>ms</w:t>
      </w:r>
      <w:r w:rsidRPr="0083175B">
        <w:rPr>
          <w:rFonts w:ascii="Consolas" w:hAnsi="Consolas" w:cs="Consolas"/>
          <w:noProof w:val="0"/>
          <w:color w:val="808080"/>
          <w:kern w:val="0"/>
          <w:sz w:val="24"/>
          <w:szCs w:val="24"/>
          <w:lang w:val="en-US"/>
        </w:rPr>
        <w:t>.</w:t>
      </w:r>
      <w:r w:rsidRPr="0083175B">
        <w:rPr>
          <w:rFonts w:ascii="Consolas" w:hAnsi="Consolas" w:cs="Consolas"/>
          <w:noProof w:val="0"/>
          <w:color w:val="000000"/>
          <w:kern w:val="0"/>
          <w:sz w:val="24"/>
          <w:szCs w:val="24"/>
          <w:lang w:val="en-US"/>
        </w:rPr>
        <w:t>MonthValue</w:t>
      </w:r>
      <w:proofErr w:type="spellEnd"/>
      <w:r w:rsidRPr="0083175B">
        <w:rPr>
          <w:rFonts w:ascii="Consolas" w:hAnsi="Consolas" w:cs="Consolas"/>
          <w:noProof w:val="0"/>
          <w:color w:val="808080"/>
          <w:kern w:val="0"/>
          <w:sz w:val="24"/>
          <w:szCs w:val="24"/>
          <w:lang w:val="en-US"/>
        </w:rPr>
        <w:t>)</w:t>
      </w:r>
      <w:r w:rsidRPr="0083175B">
        <w:rPr>
          <w:rFonts w:ascii="Consolas" w:hAnsi="Consolas" w:cs="Consolas"/>
          <w:noProof w:val="0"/>
          <w:color w:val="000000"/>
          <w:kern w:val="0"/>
          <w:sz w:val="24"/>
          <w:szCs w:val="24"/>
          <w:lang w:val="en-US"/>
        </w:rPr>
        <w:t xml:space="preserve"> </w:t>
      </w:r>
      <w:r w:rsidRPr="0083175B">
        <w:rPr>
          <w:rFonts w:ascii="Consolas" w:hAnsi="Consolas" w:cs="Consolas"/>
          <w:noProof w:val="0"/>
          <w:color w:val="008000"/>
          <w:kern w:val="0"/>
          <w:sz w:val="24"/>
          <w:szCs w:val="24"/>
          <w:lang w:val="en-US"/>
        </w:rPr>
        <w:t xml:space="preserve">-- So </w:t>
      </w:r>
      <w:proofErr w:type="spellStart"/>
      <w:r w:rsidRPr="0083175B">
        <w:rPr>
          <w:rFonts w:ascii="Consolas" w:hAnsi="Consolas" w:cs="Consolas"/>
          <w:noProof w:val="0"/>
          <w:color w:val="008000"/>
          <w:kern w:val="0"/>
          <w:sz w:val="24"/>
          <w:szCs w:val="24"/>
          <w:lang w:val="en-US"/>
        </w:rPr>
        <w:t>sánh</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tháng</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của</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hóa</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đơn</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với</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tháng</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hiện</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tại</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của</w:t>
      </w:r>
      <w:proofErr w:type="spellEnd"/>
      <w:r w:rsidRPr="0083175B">
        <w:rPr>
          <w:rFonts w:ascii="Consolas" w:hAnsi="Consolas" w:cs="Consolas"/>
          <w:noProof w:val="0"/>
          <w:color w:val="008000"/>
          <w:kern w:val="0"/>
          <w:sz w:val="24"/>
          <w:szCs w:val="24"/>
          <w:lang w:val="en-US"/>
        </w:rPr>
        <w:t xml:space="preserve"> CTE</w:t>
      </w:r>
    </w:p>
    <w:p w14:paraId="48D87FFB" w14:textId="77777777" w:rsidR="0083175B" w:rsidRPr="0083175B" w:rsidRDefault="0083175B" w:rsidP="008317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83175B">
        <w:rPr>
          <w:rFonts w:ascii="Consolas" w:hAnsi="Consolas" w:cs="Consolas"/>
          <w:noProof w:val="0"/>
          <w:color w:val="000000"/>
          <w:kern w:val="0"/>
          <w:sz w:val="24"/>
          <w:szCs w:val="24"/>
          <w:lang w:val="en-US"/>
        </w:rPr>
        <w:t xml:space="preserve">                  </w:t>
      </w:r>
      <w:r w:rsidRPr="0083175B">
        <w:rPr>
          <w:rFonts w:ascii="Consolas" w:hAnsi="Consolas" w:cs="Consolas"/>
          <w:noProof w:val="0"/>
          <w:color w:val="808080"/>
          <w:kern w:val="0"/>
          <w:sz w:val="24"/>
          <w:szCs w:val="24"/>
          <w:lang w:val="en-US"/>
        </w:rPr>
        <w:t>AND</w:t>
      </w:r>
      <w:r w:rsidRPr="0083175B">
        <w:rPr>
          <w:rFonts w:ascii="Consolas" w:hAnsi="Consolas" w:cs="Consolas"/>
          <w:noProof w:val="0"/>
          <w:color w:val="000000"/>
          <w:kern w:val="0"/>
          <w:sz w:val="24"/>
          <w:szCs w:val="24"/>
          <w:lang w:val="en-US"/>
        </w:rPr>
        <w:t xml:space="preserve"> </w:t>
      </w:r>
      <w:proofErr w:type="gramStart"/>
      <w:r w:rsidRPr="0083175B">
        <w:rPr>
          <w:rFonts w:ascii="Consolas" w:hAnsi="Consolas" w:cs="Consolas"/>
          <w:noProof w:val="0"/>
          <w:color w:val="FF00FF"/>
          <w:kern w:val="0"/>
          <w:sz w:val="24"/>
          <w:szCs w:val="24"/>
          <w:lang w:val="en-US"/>
        </w:rPr>
        <w:t>YEAR</w:t>
      </w:r>
      <w:r w:rsidRPr="0083175B">
        <w:rPr>
          <w:rFonts w:ascii="Consolas" w:hAnsi="Consolas" w:cs="Consolas"/>
          <w:noProof w:val="0"/>
          <w:color w:val="808080"/>
          <w:kern w:val="0"/>
          <w:sz w:val="24"/>
          <w:szCs w:val="24"/>
          <w:lang w:val="en-US"/>
        </w:rPr>
        <w:t>(</w:t>
      </w:r>
      <w:proofErr w:type="spellStart"/>
      <w:proofErr w:type="gramEnd"/>
      <w:r w:rsidRPr="0083175B">
        <w:rPr>
          <w:rFonts w:ascii="Consolas" w:hAnsi="Consolas" w:cs="Consolas"/>
          <w:noProof w:val="0"/>
          <w:color w:val="0000FF"/>
          <w:kern w:val="0"/>
          <w:sz w:val="24"/>
          <w:szCs w:val="24"/>
          <w:lang w:val="en-US"/>
        </w:rPr>
        <w:t>dateTime</w:t>
      </w:r>
      <w:proofErr w:type="spellEnd"/>
      <w:r w:rsidRPr="0083175B">
        <w:rPr>
          <w:rFonts w:ascii="Consolas" w:hAnsi="Consolas" w:cs="Consolas"/>
          <w:noProof w:val="0"/>
          <w:color w:val="808080"/>
          <w:kern w:val="0"/>
          <w:sz w:val="24"/>
          <w:szCs w:val="24"/>
          <w:lang w:val="en-US"/>
        </w:rPr>
        <w:t>)</w:t>
      </w:r>
      <w:r w:rsidRPr="0083175B">
        <w:rPr>
          <w:rFonts w:ascii="Consolas" w:hAnsi="Consolas" w:cs="Consolas"/>
          <w:noProof w:val="0"/>
          <w:color w:val="000000"/>
          <w:kern w:val="0"/>
          <w:sz w:val="24"/>
          <w:szCs w:val="24"/>
          <w:lang w:val="en-US"/>
        </w:rPr>
        <w:t xml:space="preserve"> </w:t>
      </w:r>
      <w:r w:rsidRPr="0083175B">
        <w:rPr>
          <w:rFonts w:ascii="Consolas" w:hAnsi="Consolas" w:cs="Consolas"/>
          <w:noProof w:val="0"/>
          <w:color w:val="808080"/>
          <w:kern w:val="0"/>
          <w:sz w:val="24"/>
          <w:szCs w:val="24"/>
          <w:lang w:val="en-US"/>
        </w:rPr>
        <w:t>=</w:t>
      </w:r>
      <w:r w:rsidRPr="0083175B">
        <w:rPr>
          <w:rFonts w:ascii="Consolas" w:hAnsi="Consolas" w:cs="Consolas"/>
          <w:noProof w:val="0"/>
          <w:color w:val="000000"/>
          <w:kern w:val="0"/>
          <w:sz w:val="24"/>
          <w:szCs w:val="24"/>
          <w:lang w:val="en-US"/>
        </w:rPr>
        <w:t xml:space="preserve"> </w:t>
      </w:r>
      <w:r w:rsidRPr="0083175B">
        <w:rPr>
          <w:rFonts w:ascii="Consolas" w:hAnsi="Consolas" w:cs="Consolas"/>
          <w:noProof w:val="0"/>
          <w:color w:val="FF00FF"/>
          <w:kern w:val="0"/>
          <w:sz w:val="24"/>
          <w:szCs w:val="24"/>
          <w:lang w:val="en-US"/>
        </w:rPr>
        <w:t>YEAR</w:t>
      </w:r>
      <w:r w:rsidRPr="0083175B">
        <w:rPr>
          <w:rFonts w:ascii="Consolas" w:hAnsi="Consolas" w:cs="Consolas"/>
          <w:noProof w:val="0"/>
          <w:color w:val="808080"/>
          <w:kern w:val="0"/>
          <w:sz w:val="24"/>
          <w:szCs w:val="24"/>
          <w:lang w:val="en-US"/>
        </w:rPr>
        <w:t>(</w:t>
      </w:r>
      <w:proofErr w:type="spellStart"/>
      <w:r w:rsidRPr="0083175B">
        <w:rPr>
          <w:rFonts w:ascii="Consolas" w:hAnsi="Consolas" w:cs="Consolas"/>
          <w:noProof w:val="0"/>
          <w:color w:val="000000"/>
          <w:kern w:val="0"/>
          <w:sz w:val="24"/>
          <w:szCs w:val="24"/>
          <w:lang w:val="en-US"/>
        </w:rPr>
        <w:t>ms</w:t>
      </w:r>
      <w:r w:rsidRPr="0083175B">
        <w:rPr>
          <w:rFonts w:ascii="Consolas" w:hAnsi="Consolas" w:cs="Consolas"/>
          <w:noProof w:val="0"/>
          <w:color w:val="808080"/>
          <w:kern w:val="0"/>
          <w:sz w:val="24"/>
          <w:szCs w:val="24"/>
          <w:lang w:val="en-US"/>
        </w:rPr>
        <w:t>.</w:t>
      </w:r>
      <w:r w:rsidRPr="0083175B">
        <w:rPr>
          <w:rFonts w:ascii="Consolas" w:hAnsi="Consolas" w:cs="Consolas"/>
          <w:noProof w:val="0"/>
          <w:color w:val="000000"/>
          <w:kern w:val="0"/>
          <w:sz w:val="24"/>
          <w:szCs w:val="24"/>
          <w:lang w:val="en-US"/>
        </w:rPr>
        <w:t>MonthValue</w:t>
      </w:r>
      <w:proofErr w:type="spellEnd"/>
      <w:r w:rsidRPr="0083175B">
        <w:rPr>
          <w:rFonts w:ascii="Consolas" w:hAnsi="Consolas" w:cs="Consolas"/>
          <w:noProof w:val="0"/>
          <w:color w:val="808080"/>
          <w:kern w:val="0"/>
          <w:sz w:val="24"/>
          <w:szCs w:val="24"/>
          <w:lang w:val="en-US"/>
        </w:rPr>
        <w:t>)</w:t>
      </w:r>
      <w:r w:rsidRPr="0083175B">
        <w:rPr>
          <w:rFonts w:ascii="Consolas" w:hAnsi="Consolas" w:cs="Consolas"/>
          <w:noProof w:val="0"/>
          <w:color w:val="000000"/>
          <w:kern w:val="0"/>
          <w:sz w:val="24"/>
          <w:szCs w:val="24"/>
          <w:lang w:val="en-US"/>
        </w:rPr>
        <w:t xml:space="preserve"> </w:t>
      </w:r>
      <w:r w:rsidRPr="0083175B">
        <w:rPr>
          <w:rFonts w:ascii="Consolas" w:hAnsi="Consolas" w:cs="Consolas"/>
          <w:noProof w:val="0"/>
          <w:color w:val="008000"/>
          <w:kern w:val="0"/>
          <w:sz w:val="24"/>
          <w:szCs w:val="24"/>
          <w:lang w:val="en-US"/>
        </w:rPr>
        <w:t xml:space="preserve">-- So </w:t>
      </w:r>
      <w:proofErr w:type="spellStart"/>
      <w:r w:rsidRPr="0083175B">
        <w:rPr>
          <w:rFonts w:ascii="Consolas" w:hAnsi="Consolas" w:cs="Consolas"/>
          <w:noProof w:val="0"/>
          <w:color w:val="008000"/>
          <w:kern w:val="0"/>
          <w:sz w:val="24"/>
          <w:szCs w:val="24"/>
          <w:lang w:val="en-US"/>
        </w:rPr>
        <w:t>sánh</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năm</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của</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hóa</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đơn</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với</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năm</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của</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ngày</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trong</w:t>
      </w:r>
      <w:proofErr w:type="spellEnd"/>
      <w:r w:rsidRPr="0083175B">
        <w:rPr>
          <w:rFonts w:ascii="Consolas" w:hAnsi="Consolas" w:cs="Consolas"/>
          <w:noProof w:val="0"/>
          <w:color w:val="008000"/>
          <w:kern w:val="0"/>
          <w:sz w:val="24"/>
          <w:szCs w:val="24"/>
          <w:lang w:val="en-US"/>
        </w:rPr>
        <w:t xml:space="preserve"> CTE</w:t>
      </w:r>
    </w:p>
    <w:p w14:paraId="34B2A410" w14:textId="77777777" w:rsidR="0083175B" w:rsidRPr="0083175B" w:rsidRDefault="0083175B" w:rsidP="008317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83175B">
        <w:rPr>
          <w:rFonts w:ascii="Consolas" w:hAnsi="Consolas" w:cs="Consolas"/>
          <w:noProof w:val="0"/>
          <w:color w:val="000000"/>
          <w:kern w:val="0"/>
          <w:sz w:val="24"/>
          <w:szCs w:val="24"/>
          <w:lang w:val="en-US"/>
        </w:rPr>
        <w:t xml:space="preserve">            </w:t>
      </w:r>
      <w:r w:rsidRPr="0083175B">
        <w:rPr>
          <w:rFonts w:ascii="Consolas" w:hAnsi="Consolas" w:cs="Consolas"/>
          <w:noProof w:val="0"/>
          <w:color w:val="808080"/>
          <w:kern w:val="0"/>
          <w:sz w:val="24"/>
          <w:szCs w:val="24"/>
          <w:lang w:val="en-US"/>
        </w:rPr>
        <w:t>)</w:t>
      </w:r>
      <w:r w:rsidRPr="0083175B">
        <w:rPr>
          <w:rFonts w:ascii="Consolas" w:hAnsi="Consolas" w:cs="Consolas"/>
          <w:noProof w:val="0"/>
          <w:color w:val="000000"/>
          <w:kern w:val="0"/>
          <w:sz w:val="24"/>
          <w:szCs w:val="24"/>
          <w:lang w:val="en-US"/>
        </w:rPr>
        <w:t xml:space="preserve"> </w:t>
      </w:r>
      <w:r w:rsidRPr="0083175B">
        <w:rPr>
          <w:rFonts w:ascii="Consolas" w:hAnsi="Consolas" w:cs="Consolas"/>
          <w:noProof w:val="0"/>
          <w:color w:val="0000FF"/>
          <w:kern w:val="0"/>
          <w:sz w:val="24"/>
          <w:szCs w:val="24"/>
          <w:lang w:val="en-US"/>
        </w:rPr>
        <w:t>AS</w:t>
      </w:r>
      <w:r w:rsidRPr="0083175B">
        <w:rPr>
          <w:rFonts w:ascii="Consolas" w:hAnsi="Consolas" w:cs="Consolas"/>
          <w:noProof w:val="0"/>
          <w:color w:val="000000"/>
          <w:kern w:val="0"/>
          <w:sz w:val="24"/>
          <w:szCs w:val="24"/>
          <w:lang w:val="en-US"/>
        </w:rPr>
        <w:t xml:space="preserve"> </w:t>
      </w:r>
      <w:proofErr w:type="spellStart"/>
      <w:r w:rsidRPr="0083175B">
        <w:rPr>
          <w:rFonts w:ascii="Consolas" w:hAnsi="Consolas" w:cs="Consolas"/>
          <w:noProof w:val="0"/>
          <w:color w:val="000000"/>
          <w:kern w:val="0"/>
          <w:sz w:val="24"/>
          <w:szCs w:val="24"/>
          <w:lang w:val="en-US"/>
        </w:rPr>
        <w:t>TotalPrice</w:t>
      </w:r>
      <w:proofErr w:type="spellEnd"/>
    </w:p>
    <w:p w14:paraId="444CD886" w14:textId="77777777" w:rsidR="0083175B" w:rsidRPr="0083175B" w:rsidRDefault="0083175B" w:rsidP="008317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83175B">
        <w:rPr>
          <w:rFonts w:ascii="Consolas" w:hAnsi="Consolas" w:cs="Consolas"/>
          <w:noProof w:val="0"/>
          <w:color w:val="000000"/>
          <w:kern w:val="0"/>
          <w:sz w:val="24"/>
          <w:szCs w:val="24"/>
          <w:lang w:val="en-US"/>
        </w:rPr>
        <w:t xml:space="preserve">    </w:t>
      </w:r>
      <w:r w:rsidRPr="0083175B">
        <w:rPr>
          <w:rFonts w:ascii="Consolas" w:hAnsi="Consolas" w:cs="Consolas"/>
          <w:noProof w:val="0"/>
          <w:color w:val="0000FF"/>
          <w:kern w:val="0"/>
          <w:sz w:val="24"/>
          <w:szCs w:val="24"/>
          <w:lang w:val="en-US"/>
        </w:rPr>
        <w:t>FROM</w:t>
      </w:r>
      <w:r w:rsidRPr="0083175B">
        <w:rPr>
          <w:rFonts w:ascii="Consolas" w:hAnsi="Consolas" w:cs="Consolas"/>
          <w:noProof w:val="0"/>
          <w:color w:val="000000"/>
          <w:kern w:val="0"/>
          <w:sz w:val="24"/>
          <w:szCs w:val="24"/>
          <w:lang w:val="en-US"/>
        </w:rPr>
        <w:t xml:space="preserve"> </w:t>
      </w:r>
      <w:proofErr w:type="spellStart"/>
      <w:r w:rsidRPr="0083175B">
        <w:rPr>
          <w:rFonts w:ascii="Consolas" w:hAnsi="Consolas" w:cs="Consolas"/>
          <w:noProof w:val="0"/>
          <w:color w:val="000000"/>
          <w:kern w:val="0"/>
          <w:sz w:val="24"/>
          <w:szCs w:val="24"/>
          <w:lang w:val="en-US"/>
        </w:rPr>
        <w:t>MonthSeries</w:t>
      </w:r>
      <w:proofErr w:type="spellEnd"/>
      <w:r w:rsidRPr="0083175B">
        <w:rPr>
          <w:rFonts w:ascii="Consolas" w:hAnsi="Consolas" w:cs="Consolas"/>
          <w:noProof w:val="0"/>
          <w:color w:val="000000"/>
          <w:kern w:val="0"/>
          <w:sz w:val="24"/>
          <w:szCs w:val="24"/>
          <w:lang w:val="en-US"/>
        </w:rPr>
        <w:t xml:space="preserve"> </w:t>
      </w:r>
      <w:proofErr w:type="spellStart"/>
      <w:r w:rsidRPr="0083175B">
        <w:rPr>
          <w:rFonts w:ascii="Consolas" w:hAnsi="Consolas" w:cs="Consolas"/>
          <w:noProof w:val="0"/>
          <w:color w:val="000000"/>
          <w:kern w:val="0"/>
          <w:sz w:val="24"/>
          <w:szCs w:val="24"/>
          <w:lang w:val="en-US"/>
        </w:rPr>
        <w:t>ms</w:t>
      </w:r>
      <w:proofErr w:type="spellEnd"/>
      <w:r w:rsidRPr="0083175B">
        <w:rPr>
          <w:rFonts w:ascii="Consolas" w:hAnsi="Consolas" w:cs="Consolas"/>
          <w:noProof w:val="0"/>
          <w:color w:val="808080"/>
          <w:kern w:val="0"/>
          <w:sz w:val="24"/>
          <w:szCs w:val="24"/>
          <w:lang w:val="en-US"/>
        </w:rPr>
        <w:t>;</w:t>
      </w:r>
      <w:r w:rsidRPr="0083175B">
        <w:rPr>
          <w:rFonts w:ascii="Consolas" w:hAnsi="Consolas" w:cs="Consolas"/>
          <w:noProof w:val="0"/>
          <w:color w:val="000000"/>
          <w:kern w:val="0"/>
          <w:sz w:val="24"/>
          <w:szCs w:val="24"/>
          <w:lang w:val="en-US"/>
        </w:rPr>
        <w:t xml:space="preserve"> </w:t>
      </w:r>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Lặp</w:t>
      </w:r>
      <w:proofErr w:type="spellEnd"/>
      <w:r w:rsidRPr="0083175B">
        <w:rPr>
          <w:rFonts w:ascii="Consolas" w:hAnsi="Consolas" w:cs="Consolas"/>
          <w:noProof w:val="0"/>
          <w:color w:val="008000"/>
          <w:kern w:val="0"/>
          <w:sz w:val="24"/>
          <w:szCs w:val="24"/>
          <w:lang w:val="en-US"/>
        </w:rPr>
        <w:t xml:space="preserve"> qua </w:t>
      </w:r>
      <w:proofErr w:type="spellStart"/>
      <w:r w:rsidRPr="0083175B">
        <w:rPr>
          <w:rFonts w:ascii="Consolas" w:hAnsi="Consolas" w:cs="Consolas"/>
          <w:noProof w:val="0"/>
          <w:color w:val="008000"/>
          <w:kern w:val="0"/>
          <w:sz w:val="24"/>
          <w:szCs w:val="24"/>
          <w:lang w:val="en-US"/>
        </w:rPr>
        <w:t>mỗi</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giá</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trị</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tháng</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trong</w:t>
      </w:r>
      <w:proofErr w:type="spellEnd"/>
      <w:r w:rsidRPr="0083175B">
        <w:rPr>
          <w:rFonts w:ascii="Consolas" w:hAnsi="Consolas" w:cs="Consolas"/>
          <w:noProof w:val="0"/>
          <w:color w:val="008000"/>
          <w:kern w:val="0"/>
          <w:sz w:val="24"/>
          <w:szCs w:val="24"/>
          <w:lang w:val="en-US"/>
        </w:rPr>
        <w:t xml:space="preserve"> </w:t>
      </w:r>
      <w:proofErr w:type="spellStart"/>
      <w:r w:rsidRPr="0083175B">
        <w:rPr>
          <w:rFonts w:ascii="Consolas" w:hAnsi="Consolas" w:cs="Consolas"/>
          <w:noProof w:val="0"/>
          <w:color w:val="008000"/>
          <w:kern w:val="0"/>
          <w:sz w:val="24"/>
          <w:szCs w:val="24"/>
          <w:lang w:val="en-US"/>
        </w:rPr>
        <w:t>MonthSeries</w:t>
      </w:r>
      <w:proofErr w:type="spellEnd"/>
    </w:p>
    <w:p w14:paraId="0D618002" w14:textId="531B56EF" w:rsidR="00322679" w:rsidRPr="0083175B" w:rsidRDefault="0083175B" w:rsidP="0083175B">
      <w:pPr>
        <w:pBdr>
          <w:top w:val="single" w:sz="4" w:space="1" w:color="auto"/>
          <w:left w:val="single" w:sz="4" w:space="4" w:color="auto"/>
          <w:bottom w:val="single" w:sz="4" w:space="1" w:color="auto"/>
          <w:right w:val="single" w:sz="4" w:space="4" w:color="auto"/>
        </w:pBdr>
        <w:spacing w:after="0" w:line="360" w:lineRule="auto"/>
        <w:rPr>
          <w:rFonts w:ascii="Times New Roman" w:hAnsi="Times New Roman" w:cs="Times New Roman"/>
          <w:sz w:val="40"/>
          <w:szCs w:val="40"/>
          <w:u w:val="single"/>
          <w:lang w:val="en-US"/>
        </w:rPr>
      </w:pPr>
      <w:r w:rsidRPr="0083175B">
        <w:rPr>
          <w:rFonts w:ascii="Consolas" w:hAnsi="Consolas" w:cs="Consolas"/>
          <w:noProof w:val="0"/>
          <w:color w:val="0000FF"/>
          <w:kern w:val="0"/>
          <w:sz w:val="24"/>
          <w:szCs w:val="24"/>
          <w:lang w:val="en-US"/>
        </w:rPr>
        <w:t>GO</w:t>
      </w:r>
    </w:p>
    <w:p w14:paraId="4E26B3BD" w14:textId="77777777" w:rsidR="00322679" w:rsidRDefault="00322679" w:rsidP="00231146">
      <w:pPr>
        <w:pStyle w:val="ListParagraph"/>
        <w:spacing w:after="0" w:line="360" w:lineRule="auto"/>
        <w:ind w:left="1584"/>
        <w:rPr>
          <w:rFonts w:ascii="Times New Roman" w:hAnsi="Times New Roman" w:cs="Times New Roman"/>
          <w:sz w:val="28"/>
          <w:szCs w:val="28"/>
          <w:u w:val="single"/>
          <w:lang w:val="en-US"/>
        </w:rPr>
      </w:pPr>
    </w:p>
    <w:p w14:paraId="6F89058B" w14:textId="77777777" w:rsidR="00231146" w:rsidRPr="003E745E" w:rsidRDefault="00231146" w:rsidP="00231146">
      <w:pPr>
        <w:pStyle w:val="ListParagraph"/>
        <w:spacing w:after="0" w:line="360" w:lineRule="auto"/>
        <w:ind w:left="1584"/>
        <w:rPr>
          <w:rFonts w:ascii="Times New Roman" w:hAnsi="Times New Roman" w:cs="Times New Roman"/>
          <w:sz w:val="28"/>
          <w:szCs w:val="28"/>
          <w:u w:val="single"/>
          <w:lang w:val="en-US"/>
        </w:rPr>
      </w:pPr>
      <w:r w:rsidRPr="003E745E">
        <w:rPr>
          <w:rFonts w:ascii="Times New Roman" w:hAnsi="Times New Roman" w:cs="Times New Roman"/>
          <w:sz w:val="28"/>
          <w:szCs w:val="28"/>
          <w:u w:val="single"/>
          <w:lang w:val="en-US"/>
        </w:rPr>
        <w:t>C# code:</w:t>
      </w:r>
    </w:p>
    <w:p w14:paraId="7C4407F8" w14:textId="77777777" w:rsidR="00B54A2F" w:rsidRPr="00C738DA" w:rsidRDefault="00B54A2F" w:rsidP="00B54A2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C738DA">
        <w:rPr>
          <w:rFonts w:ascii="Cascadia Mono" w:hAnsi="Cascadia Mono" w:cs="Cascadia Mono"/>
          <w:color w:val="000000"/>
          <w:kern w:val="0"/>
          <w:sz w:val="24"/>
          <w:szCs w:val="24"/>
          <w:lang w:val="en-US"/>
        </w:rPr>
        <w:t>try</w:t>
      </w:r>
    </w:p>
    <w:p w14:paraId="58F2B778" w14:textId="77777777" w:rsidR="00B54A2F" w:rsidRPr="00C738DA" w:rsidRDefault="00B54A2F" w:rsidP="00B54A2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C738DA">
        <w:rPr>
          <w:rFonts w:ascii="Cascadia Mono" w:hAnsi="Cascadia Mono" w:cs="Cascadia Mono"/>
          <w:color w:val="000000"/>
          <w:kern w:val="0"/>
          <w:sz w:val="24"/>
          <w:szCs w:val="24"/>
          <w:lang w:val="en-US"/>
        </w:rPr>
        <w:t>{</w:t>
      </w:r>
    </w:p>
    <w:p w14:paraId="72755287" w14:textId="77777777" w:rsidR="00B54A2F" w:rsidRPr="00C738DA" w:rsidRDefault="00B54A2F" w:rsidP="00B54A2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C738DA">
        <w:rPr>
          <w:rFonts w:ascii="Cascadia Mono" w:hAnsi="Cascadia Mono" w:cs="Cascadia Mono"/>
          <w:color w:val="000000"/>
          <w:kern w:val="0"/>
          <w:sz w:val="24"/>
          <w:szCs w:val="24"/>
          <w:lang w:val="en-US"/>
        </w:rPr>
        <w:t xml:space="preserve">    incomeMonthly = DataProvider.Instance.ExecuteQuery("SELECT * FROM dbo.MonthlyTotalPriceBillView");</w:t>
      </w:r>
    </w:p>
    <w:p w14:paraId="19EC0061" w14:textId="77777777" w:rsidR="00B54A2F" w:rsidRPr="00C738DA" w:rsidRDefault="00B54A2F" w:rsidP="00B54A2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p>
    <w:p w14:paraId="0DD73C1E" w14:textId="77777777" w:rsidR="00B54A2F" w:rsidRPr="00C738DA" w:rsidRDefault="00B54A2F" w:rsidP="00B54A2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C738DA">
        <w:rPr>
          <w:rFonts w:ascii="Cascadia Mono" w:hAnsi="Cascadia Mono" w:cs="Cascadia Mono"/>
          <w:color w:val="000000"/>
          <w:kern w:val="0"/>
          <w:sz w:val="24"/>
          <w:szCs w:val="24"/>
          <w:lang w:val="en-US"/>
        </w:rPr>
        <w:t xml:space="preserve">    //find max value of incomeMonthly</w:t>
      </w:r>
    </w:p>
    <w:p w14:paraId="152A0B31" w14:textId="77777777" w:rsidR="00B54A2F" w:rsidRPr="00C738DA" w:rsidRDefault="00B54A2F" w:rsidP="00B54A2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C738DA">
        <w:rPr>
          <w:rFonts w:ascii="Cascadia Mono" w:hAnsi="Cascadia Mono" w:cs="Cascadia Mono"/>
          <w:color w:val="000000"/>
          <w:kern w:val="0"/>
          <w:sz w:val="24"/>
          <w:szCs w:val="24"/>
          <w:lang w:val="en-US"/>
        </w:rPr>
        <w:t xml:space="preserve">    decimal maxIncome = 0;</w:t>
      </w:r>
    </w:p>
    <w:p w14:paraId="08FC0470" w14:textId="77777777" w:rsidR="00B54A2F" w:rsidRPr="00C738DA" w:rsidRDefault="00B54A2F" w:rsidP="00B54A2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C738DA">
        <w:rPr>
          <w:rFonts w:ascii="Cascadia Mono" w:hAnsi="Cascadia Mono" w:cs="Cascadia Mono"/>
          <w:color w:val="000000"/>
          <w:kern w:val="0"/>
          <w:sz w:val="24"/>
          <w:szCs w:val="24"/>
          <w:lang w:val="en-US"/>
        </w:rPr>
        <w:t xml:space="preserve">    for (int i = 0; i &lt; 12; i++)</w:t>
      </w:r>
    </w:p>
    <w:p w14:paraId="4742E18D" w14:textId="77777777" w:rsidR="00B54A2F" w:rsidRPr="00C738DA" w:rsidRDefault="00B54A2F" w:rsidP="00B54A2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C738DA">
        <w:rPr>
          <w:rFonts w:ascii="Cascadia Mono" w:hAnsi="Cascadia Mono" w:cs="Cascadia Mono"/>
          <w:color w:val="000000"/>
          <w:kern w:val="0"/>
          <w:sz w:val="24"/>
          <w:szCs w:val="24"/>
          <w:lang w:val="en-US"/>
        </w:rPr>
        <w:t xml:space="preserve">    {</w:t>
      </w:r>
    </w:p>
    <w:p w14:paraId="6BD3C625" w14:textId="77777777" w:rsidR="00B54A2F" w:rsidRPr="00C738DA" w:rsidRDefault="00B54A2F" w:rsidP="00B54A2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C738DA">
        <w:rPr>
          <w:rFonts w:ascii="Cascadia Mono" w:hAnsi="Cascadia Mono" w:cs="Cascadia Mono"/>
          <w:color w:val="000000"/>
          <w:kern w:val="0"/>
          <w:sz w:val="24"/>
          <w:szCs w:val="24"/>
          <w:lang w:val="en-US"/>
        </w:rPr>
        <w:t xml:space="preserve">        decimal total = Convert.ToDecimal(incomeMonthly.Rows[i]["TotalPrice"]);</w:t>
      </w:r>
    </w:p>
    <w:p w14:paraId="3665772C" w14:textId="77777777" w:rsidR="00B54A2F" w:rsidRPr="00C738DA" w:rsidRDefault="00B54A2F" w:rsidP="00B54A2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C738DA">
        <w:rPr>
          <w:rFonts w:ascii="Cascadia Mono" w:hAnsi="Cascadia Mono" w:cs="Cascadia Mono"/>
          <w:color w:val="000000"/>
          <w:kern w:val="0"/>
          <w:sz w:val="24"/>
          <w:szCs w:val="24"/>
          <w:lang w:val="en-US"/>
        </w:rPr>
        <w:t xml:space="preserve">        if (total &gt; maxIncome)</w:t>
      </w:r>
    </w:p>
    <w:p w14:paraId="6D99A507" w14:textId="77777777" w:rsidR="00B54A2F" w:rsidRPr="00C738DA" w:rsidRDefault="00B54A2F" w:rsidP="00B54A2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C738DA">
        <w:rPr>
          <w:rFonts w:ascii="Cascadia Mono" w:hAnsi="Cascadia Mono" w:cs="Cascadia Mono"/>
          <w:color w:val="000000"/>
          <w:kern w:val="0"/>
          <w:sz w:val="24"/>
          <w:szCs w:val="24"/>
          <w:lang w:val="en-US"/>
        </w:rPr>
        <w:t xml:space="preserve">        {</w:t>
      </w:r>
    </w:p>
    <w:p w14:paraId="3A5CF9C6" w14:textId="77777777" w:rsidR="00B54A2F" w:rsidRPr="00C738DA" w:rsidRDefault="00B54A2F" w:rsidP="00B54A2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C738DA">
        <w:rPr>
          <w:rFonts w:ascii="Cascadia Mono" w:hAnsi="Cascadia Mono" w:cs="Cascadia Mono"/>
          <w:color w:val="000000"/>
          <w:kern w:val="0"/>
          <w:sz w:val="24"/>
          <w:szCs w:val="24"/>
          <w:lang w:val="en-US"/>
        </w:rPr>
        <w:t xml:space="preserve">            maxIncome = total;</w:t>
      </w:r>
    </w:p>
    <w:p w14:paraId="1BE70111" w14:textId="77777777" w:rsidR="00B54A2F" w:rsidRPr="00C738DA" w:rsidRDefault="00B54A2F" w:rsidP="00B54A2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C738DA">
        <w:rPr>
          <w:rFonts w:ascii="Cascadia Mono" w:hAnsi="Cascadia Mono" w:cs="Cascadia Mono"/>
          <w:color w:val="000000"/>
          <w:kern w:val="0"/>
          <w:sz w:val="24"/>
          <w:szCs w:val="24"/>
          <w:lang w:val="en-US"/>
        </w:rPr>
        <w:t xml:space="preserve">        }</w:t>
      </w:r>
    </w:p>
    <w:p w14:paraId="08209E61" w14:textId="77777777" w:rsidR="00B54A2F" w:rsidRPr="00C738DA" w:rsidRDefault="00B54A2F" w:rsidP="00B54A2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C738DA">
        <w:rPr>
          <w:rFonts w:ascii="Cascadia Mono" w:hAnsi="Cascadia Mono" w:cs="Cascadia Mono"/>
          <w:color w:val="000000"/>
          <w:kern w:val="0"/>
          <w:sz w:val="24"/>
          <w:szCs w:val="24"/>
          <w:lang w:val="en-US"/>
        </w:rPr>
        <w:t xml:space="preserve">    }</w:t>
      </w:r>
    </w:p>
    <w:p w14:paraId="6668A15D" w14:textId="77777777" w:rsidR="00B54A2F" w:rsidRPr="00C738DA" w:rsidRDefault="00B54A2F" w:rsidP="00B54A2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C738DA">
        <w:rPr>
          <w:rFonts w:ascii="Cascadia Mono" w:hAnsi="Cascadia Mono" w:cs="Cascadia Mono"/>
          <w:color w:val="000000"/>
          <w:kern w:val="0"/>
          <w:sz w:val="24"/>
          <w:szCs w:val="24"/>
          <w:lang w:val="en-US"/>
        </w:rPr>
        <w:t xml:space="preserve">    if (incomeMonthly.Rows.Count &gt;= 12)</w:t>
      </w:r>
    </w:p>
    <w:p w14:paraId="57035A7B" w14:textId="77777777" w:rsidR="00B54A2F" w:rsidRPr="00C738DA" w:rsidRDefault="00B54A2F" w:rsidP="00B54A2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C738DA">
        <w:rPr>
          <w:rFonts w:ascii="Cascadia Mono" w:hAnsi="Cascadia Mono" w:cs="Cascadia Mono"/>
          <w:color w:val="000000"/>
          <w:kern w:val="0"/>
          <w:sz w:val="24"/>
          <w:szCs w:val="24"/>
          <w:lang w:val="en-US"/>
        </w:rPr>
        <w:t xml:space="preserve">    {</w:t>
      </w:r>
    </w:p>
    <w:p w14:paraId="36B2F787" w14:textId="77777777" w:rsidR="00B54A2F" w:rsidRPr="00C738DA" w:rsidRDefault="00B54A2F" w:rsidP="00B54A2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C738DA">
        <w:rPr>
          <w:rFonts w:ascii="Cascadia Mono" w:hAnsi="Cascadia Mono" w:cs="Cascadia Mono"/>
          <w:color w:val="000000"/>
          <w:kern w:val="0"/>
          <w:sz w:val="24"/>
          <w:szCs w:val="24"/>
          <w:lang w:val="en-US"/>
        </w:rPr>
        <w:t xml:space="preserve">        int max = 200;</w:t>
      </w:r>
    </w:p>
    <w:p w14:paraId="0ACEBD87" w14:textId="77777777" w:rsidR="00B54A2F" w:rsidRPr="00C738DA" w:rsidRDefault="00B54A2F" w:rsidP="00B54A2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C738DA">
        <w:rPr>
          <w:rFonts w:ascii="Cascadia Mono" w:hAnsi="Cascadia Mono" w:cs="Cascadia Mono"/>
          <w:color w:val="000000"/>
          <w:kern w:val="0"/>
          <w:sz w:val="24"/>
          <w:szCs w:val="24"/>
          <w:lang w:val="en-US"/>
        </w:rPr>
        <w:lastRenderedPageBreak/>
        <w:t xml:space="preserve">        for (int i = 0; i &lt; 12; i++)</w:t>
      </w:r>
    </w:p>
    <w:p w14:paraId="3849A276" w14:textId="77777777" w:rsidR="00B54A2F" w:rsidRPr="00C738DA" w:rsidRDefault="00B54A2F" w:rsidP="00B54A2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C738DA">
        <w:rPr>
          <w:rFonts w:ascii="Cascadia Mono" w:hAnsi="Cascadia Mono" w:cs="Cascadia Mono"/>
          <w:color w:val="000000"/>
          <w:kern w:val="0"/>
          <w:sz w:val="24"/>
          <w:szCs w:val="24"/>
          <w:lang w:val="en-US"/>
        </w:rPr>
        <w:t xml:space="preserve">        {</w:t>
      </w:r>
    </w:p>
    <w:p w14:paraId="7BEA481A" w14:textId="77777777" w:rsidR="00B54A2F" w:rsidRPr="00C738DA" w:rsidRDefault="00B54A2F" w:rsidP="00B54A2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C738DA">
        <w:rPr>
          <w:rFonts w:ascii="Cascadia Mono" w:hAnsi="Cascadia Mono" w:cs="Cascadia Mono"/>
          <w:color w:val="000000"/>
          <w:kern w:val="0"/>
          <w:sz w:val="24"/>
          <w:szCs w:val="24"/>
          <w:lang w:val="en-US"/>
        </w:rPr>
        <w:t xml:space="preserve">            decimal total = Convert.ToDecimal(incomeMonthly.Rows[i]["TotalPrice"]);</w:t>
      </w:r>
    </w:p>
    <w:p w14:paraId="65DD1956" w14:textId="77777777" w:rsidR="00B54A2F" w:rsidRPr="00C738DA" w:rsidRDefault="00B54A2F" w:rsidP="00B54A2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C738DA">
        <w:rPr>
          <w:rFonts w:ascii="Cascadia Mono" w:hAnsi="Cascadia Mono" w:cs="Cascadia Mono"/>
          <w:color w:val="000000"/>
          <w:kern w:val="0"/>
          <w:sz w:val="24"/>
          <w:szCs w:val="24"/>
          <w:lang w:val="en-US"/>
        </w:rPr>
        <w:t xml:space="preserve">            int height = (maxIncome &gt; 0) ? (int)(total / maxIncome * max) : 0;</w:t>
      </w:r>
    </w:p>
    <w:p w14:paraId="6E21D6E0" w14:textId="77777777" w:rsidR="00B54A2F" w:rsidRPr="00C738DA" w:rsidRDefault="00B54A2F" w:rsidP="00B54A2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C738DA">
        <w:rPr>
          <w:rFonts w:ascii="Cascadia Mono" w:hAnsi="Cascadia Mono" w:cs="Cascadia Mono"/>
          <w:color w:val="000000"/>
          <w:kern w:val="0"/>
          <w:sz w:val="24"/>
          <w:szCs w:val="24"/>
          <w:lang w:val="en-US"/>
        </w:rPr>
        <w:t xml:space="preserve">            btnIncomeChart[i].Location = new Point(btnIncomeChart_point[i].X, 726 - height);</w:t>
      </w:r>
    </w:p>
    <w:p w14:paraId="233D3907" w14:textId="77777777" w:rsidR="00B54A2F" w:rsidRPr="00C738DA" w:rsidRDefault="00B54A2F" w:rsidP="00B54A2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C738DA">
        <w:rPr>
          <w:rFonts w:ascii="Cascadia Mono" w:hAnsi="Cascadia Mono" w:cs="Cascadia Mono"/>
          <w:color w:val="000000"/>
          <w:kern w:val="0"/>
          <w:sz w:val="24"/>
          <w:szCs w:val="24"/>
          <w:lang w:val="en-US"/>
        </w:rPr>
        <w:t xml:space="preserve">            btnIncomeChart[i].Height = height;</w:t>
      </w:r>
    </w:p>
    <w:p w14:paraId="7EC17983" w14:textId="77777777" w:rsidR="00B54A2F" w:rsidRPr="00C738DA" w:rsidRDefault="00B54A2F" w:rsidP="00B54A2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p>
    <w:p w14:paraId="5F5F8ABA" w14:textId="77777777" w:rsidR="00B54A2F" w:rsidRPr="00C738DA" w:rsidRDefault="00B54A2F" w:rsidP="00B54A2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C738DA">
        <w:rPr>
          <w:rFonts w:ascii="Cascadia Mono" w:hAnsi="Cascadia Mono" w:cs="Cascadia Mono"/>
          <w:color w:val="000000"/>
          <w:kern w:val="0"/>
          <w:sz w:val="24"/>
          <w:szCs w:val="24"/>
          <w:lang w:val="en-US"/>
        </w:rPr>
        <w:t xml:space="preserve">            if (height == 0)</w:t>
      </w:r>
    </w:p>
    <w:p w14:paraId="6F59F063" w14:textId="77777777" w:rsidR="00B54A2F" w:rsidRPr="00C738DA" w:rsidRDefault="00B54A2F" w:rsidP="00B54A2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C738DA">
        <w:rPr>
          <w:rFonts w:ascii="Cascadia Mono" w:hAnsi="Cascadia Mono" w:cs="Cascadia Mono"/>
          <w:color w:val="000000"/>
          <w:kern w:val="0"/>
          <w:sz w:val="24"/>
          <w:szCs w:val="24"/>
          <w:lang w:val="en-US"/>
        </w:rPr>
        <w:t xml:space="preserve">            {</w:t>
      </w:r>
    </w:p>
    <w:p w14:paraId="6867F89A" w14:textId="77777777" w:rsidR="00B54A2F" w:rsidRPr="00C738DA" w:rsidRDefault="00B54A2F" w:rsidP="00B54A2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C738DA">
        <w:rPr>
          <w:rFonts w:ascii="Cascadia Mono" w:hAnsi="Cascadia Mono" w:cs="Cascadia Mono"/>
          <w:color w:val="000000"/>
          <w:kern w:val="0"/>
          <w:sz w:val="24"/>
          <w:szCs w:val="24"/>
          <w:lang w:val="en-US"/>
        </w:rPr>
        <w:t xml:space="preserve">                lbIncomeChart[i].Location = btnIncomeChart_point[i];</w:t>
      </w:r>
    </w:p>
    <w:p w14:paraId="77B928D9" w14:textId="77777777" w:rsidR="00B54A2F" w:rsidRPr="00C738DA" w:rsidRDefault="00B54A2F" w:rsidP="00B54A2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C738DA">
        <w:rPr>
          <w:rFonts w:ascii="Cascadia Mono" w:hAnsi="Cascadia Mono" w:cs="Cascadia Mono"/>
          <w:color w:val="000000"/>
          <w:kern w:val="0"/>
          <w:sz w:val="24"/>
          <w:szCs w:val="24"/>
          <w:lang w:val="en-US"/>
        </w:rPr>
        <w:t xml:space="preserve">                lbIncomeChart[i].Text = "0 VNĐ";</w:t>
      </w:r>
    </w:p>
    <w:p w14:paraId="1561052B" w14:textId="77777777" w:rsidR="00B54A2F" w:rsidRPr="00C738DA" w:rsidRDefault="00B54A2F" w:rsidP="00B54A2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C738DA">
        <w:rPr>
          <w:rFonts w:ascii="Cascadia Mono" w:hAnsi="Cascadia Mono" w:cs="Cascadia Mono"/>
          <w:color w:val="000000"/>
          <w:kern w:val="0"/>
          <w:sz w:val="24"/>
          <w:szCs w:val="24"/>
          <w:lang w:val="en-US"/>
        </w:rPr>
        <w:t xml:space="preserve">            }</w:t>
      </w:r>
    </w:p>
    <w:p w14:paraId="461011AC" w14:textId="77777777" w:rsidR="00B54A2F" w:rsidRPr="00C738DA" w:rsidRDefault="00B54A2F" w:rsidP="00B54A2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C738DA">
        <w:rPr>
          <w:rFonts w:ascii="Cascadia Mono" w:hAnsi="Cascadia Mono" w:cs="Cascadia Mono"/>
          <w:color w:val="000000"/>
          <w:kern w:val="0"/>
          <w:sz w:val="24"/>
          <w:szCs w:val="24"/>
          <w:lang w:val="en-US"/>
        </w:rPr>
        <w:t xml:space="preserve">            else</w:t>
      </w:r>
    </w:p>
    <w:p w14:paraId="7182BF29" w14:textId="77777777" w:rsidR="00B54A2F" w:rsidRPr="00C738DA" w:rsidRDefault="00B54A2F" w:rsidP="00B54A2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C738DA">
        <w:rPr>
          <w:rFonts w:ascii="Cascadia Mono" w:hAnsi="Cascadia Mono" w:cs="Cascadia Mono"/>
          <w:color w:val="000000"/>
          <w:kern w:val="0"/>
          <w:sz w:val="24"/>
          <w:szCs w:val="24"/>
          <w:lang w:val="en-US"/>
        </w:rPr>
        <w:t xml:space="preserve">            {</w:t>
      </w:r>
    </w:p>
    <w:p w14:paraId="3FEC7344" w14:textId="77777777" w:rsidR="00B54A2F" w:rsidRPr="00C738DA" w:rsidRDefault="00B54A2F" w:rsidP="00B54A2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C738DA">
        <w:rPr>
          <w:rFonts w:ascii="Cascadia Mono" w:hAnsi="Cascadia Mono" w:cs="Cascadia Mono"/>
          <w:color w:val="000000"/>
          <w:kern w:val="0"/>
          <w:sz w:val="24"/>
          <w:szCs w:val="24"/>
          <w:lang w:val="en-US"/>
        </w:rPr>
        <w:t xml:space="preserve">                // Set the location of the lbIncomeChart[i] to the top of the btnIncomeChart[i]</w:t>
      </w:r>
    </w:p>
    <w:p w14:paraId="6D0EDCC7" w14:textId="77777777" w:rsidR="00B54A2F" w:rsidRPr="00C738DA" w:rsidRDefault="00B54A2F" w:rsidP="00B54A2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C738DA">
        <w:rPr>
          <w:rFonts w:ascii="Cascadia Mono" w:hAnsi="Cascadia Mono" w:cs="Cascadia Mono"/>
          <w:color w:val="000000"/>
          <w:kern w:val="0"/>
          <w:sz w:val="24"/>
          <w:szCs w:val="24"/>
          <w:lang w:val="en-US"/>
        </w:rPr>
        <w:t xml:space="preserve">                lbIncomeChart[i].Top = btnIncomeChart[i].Top - lbIncomeChart[i].Height;</w:t>
      </w:r>
    </w:p>
    <w:p w14:paraId="6E38BFC4" w14:textId="77777777" w:rsidR="00B54A2F" w:rsidRPr="00C738DA" w:rsidRDefault="00B54A2F" w:rsidP="00B54A2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C738DA">
        <w:rPr>
          <w:rFonts w:ascii="Cascadia Mono" w:hAnsi="Cascadia Mono" w:cs="Cascadia Mono"/>
          <w:color w:val="000000"/>
          <w:kern w:val="0"/>
          <w:sz w:val="24"/>
          <w:szCs w:val="24"/>
          <w:lang w:val="en-US"/>
        </w:rPr>
        <w:t xml:space="preserve">                lbIncomeChart[i].Text = ((int)(total / 100)).ToString() + "k";</w:t>
      </w:r>
    </w:p>
    <w:p w14:paraId="1221BD9D" w14:textId="77777777" w:rsidR="00B54A2F" w:rsidRPr="00C738DA" w:rsidRDefault="00B54A2F" w:rsidP="00B54A2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C738DA">
        <w:rPr>
          <w:rFonts w:ascii="Cascadia Mono" w:hAnsi="Cascadia Mono" w:cs="Cascadia Mono"/>
          <w:color w:val="000000"/>
          <w:kern w:val="0"/>
          <w:sz w:val="24"/>
          <w:szCs w:val="24"/>
          <w:lang w:val="en-US"/>
        </w:rPr>
        <w:t xml:space="preserve">            }</w:t>
      </w:r>
    </w:p>
    <w:p w14:paraId="3373E9CE" w14:textId="77777777" w:rsidR="00B54A2F" w:rsidRPr="00C738DA" w:rsidRDefault="00B54A2F" w:rsidP="00B54A2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C738DA">
        <w:rPr>
          <w:rFonts w:ascii="Cascadia Mono" w:hAnsi="Cascadia Mono" w:cs="Cascadia Mono"/>
          <w:color w:val="000000"/>
          <w:kern w:val="0"/>
          <w:sz w:val="24"/>
          <w:szCs w:val="24"/>
          <w:lang w:val="en-US"/>
        </w:rPr>
        <w:t xml:space="preserve">        }</w:t>
      </w:r>
    </w:p>
    <w:p w14:paraId="00DD5F67" w14:textId="77777777" w:rsidR="00B54A2F" w:rsidRPr="00C738DA" w:rsidRDefault="00B54A2F" w:rsidP="00B54A2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C738DA">
        <w:rPr>
          <w:rFonts w:ascii="Cascadia Mono" w:hAnsi="Cascadia Mono" w:cs="Cascadia Mono"/>
          <w:color w:val="000000"/>
          <w:kern w:val="0"/>
          <w:sz w:val="24"/>
          <w:szCs w:val="24"/>
          <w:lang w:val="en-US"/>
        </w:rPr>
        <w:t xml:space="preserve">    }</w:t>
      </w:r>
    </w:p>
    <w:p w14:paraId="47A1A48B" w14:textId="77777777" w:rsidR="00B54A2F" w:rsidRPr="00C738DA" w:rsidRDefault="00B54A2F" w:rsidP="00B54A2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C738DA">
        <w:rPr>
          <w:rFonts w:ascii="Cascadia Mono" w:hAnsi="Cascadia Mono" w:cs="Cascadia Mono"/>
          <w:color w:val="000000"/>
          <w:kern w:val="0"/>
          <w:sz w:val="24"/>
          <w:szCs w:val="24"/>
          <w:lang w:val="en-US"/>
        </w:rPr>
        <w:t>}</w:t>
      </w:r>
    </w:p>
    <w:p w14:paraId="1F325632" w14:textId="77777777" w:rsidR="00B54A2F" w:rsidRPr="00C738DA" w:rsidRDefault="00B54A2F" w:rsidP="00B54A2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C738DA">
        <w:rPr>
          <w:rFonts w:ascii="Cascadia Mono" w:hAnsi="Cascadia Mono" w:cs="Cascadia Mono"/>
          <w:color w:val="000000"/>
          <w:kern w:val="0"/>
          <w:sz w:val="24"/>
          <w:szCs w:val="24"/>
          <w:lang w:val="en-US"/>
        </w:rPr>
        <w:t>catch (SqlException err)</w:t>
      </w:r>
    </w:p>
    <w:p w14:paraId="6921781B" w14:textId="77777777" w:rsidR="00B54A2F" w:rsidRPr="00C738DA" w:rsidRDefault="00B54A2F" w:rsidP="00B54A2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C738DA">
        <w:rPr>
          <w:rFonts w:ascii="Cascadia Mono" w:hAnsi="Cascadia Mono" w:cs="Cascadia Mono"/>
          <w:color w:val="000000"/>
          <w:kern w:val="0"/>
          <w:sz w:val="24"/>
          <w:szCs w:val="24"/>
          <w:lang w:val="en-US"/>
        </w:rPr>
        <w:t>{</w:t>
      </w:r>
    </w:p>
    <w:p w14:paraId="440989A3" w14:textId="77777777" w:rsidR="00B54A2F" w:rsidRPr="00C738DA" w:rsidRDefault="00B54A2F" w:rsidP="00B54A2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C738DA">
        <w:rPr>
          <w:rFonts w:ascii="Cascadia Mono" w:hAnsi="Cascadia Mono" w:cs="Cascadia Mono"/>
          <w:color w:val="000000"/>
          <w:kern w:val="0"/>
          <w:sz w:val="24"/>
          <w:szCs w:val="24"/>
          <w:lang w:val="en-US"/>
        </w:rPr>
        <w:t xml:space="preserve">    MessageBox.Show(err.Message);</w:t>
      </w:r>
    </w:p>
    <w:p w14:paraId="2661A480" w14:textId="3CF20649" w:rsidR="00231146" w:rsidRPr="00C738DA" w:rsidRDefault="00B54A2F" w:rsidP="00B54A2F">
      <w:pPr>
        <w:pBdr>
          <w:top w:val="single" w:sz="4" w:space="1" w:color="auto"/>
          <w:left w:val="single" w:sz="4" w:space="4" w:color="auto"/>
          <w:bottom w:val="single" w:sz="4" w:space="1" w:color="auto"/>
          <w:right w:val="single" w:sz="4" w:space="4" w:color="auto"/>
        </w:pBdr>
        <w:spacing w:after="0" w:line="360" w:lineRule="auto"/>
        <w:rPr>
          <w:rFonts w:ascii="Times New Roman" w:hAnsi="Times New Roman" w:cs="Times New Roman"/>
          <w:b/>
          <w:sz w:val="40"/>
          <w:szCs w:val="40"/>
          <w:lang w:val="en-US"/>
        </w:rPr>
      </w:pPr>
      <w:r w:rsidRPr="00C738DA">
        <w:rPr>
          <w:rFonts w:ascii="Cascadia Mono" w:hAnsi="Cascadia Mono" w:cs="Cascadia Mono"/>
          <w:color w:val="000000"/>
          <w:kern w:val="0"/>
          <w:sz w:val="24"/>
          <w:szCs w:val="24"/>
          <w:lang w:val="en-US"/>
        </w:rPr>
        <w:t>}</w:t>
      </w:r>
    </w:p>
    <w:p w14:paraId="566A5B2E" w14:textId="77777777" w:rsidR="00231146" w:rsidRDefault="00231146" w:rsidP="00231146">
      <w:pPr>
        <w:spacing w:after="0" w:line="360" w:lineRule="auto"/>
        <w:rPr>
          <w:rFonts w:ascii="Times New Roman" w:hAnsi="Times New Roman" w:cs="Times New Roman"/>
          <w:b/>
          <w:bCs/>
          <w:sz w:val="28"/>
          <w:szCs w:val="28"/>
          <w:lang w:val="en-US"/>
        </w:rPr>
      </w:pPr>
    </w:p>
    <w:p w14:paraId="0258D243" w14:textId="49F50EC2" w:rsidR="001C77DF" w:rsidRDefault="00A879CF" w:rsidP="001C77DF">
      <w:pPr>
        <w:pStyle w:val="ListParagraph"/>
        <w:numPr>
          <w:ilvl w:val="2"/>
          <w:numId w:val="7"/>
        </w:numPr>
        <w:spacing w:after="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Functions</w:t>
      </w:r>
    </w:p>
    <w:p w14:paraId="0D7DF3E2" w14:textId="1500C96F" w:rsidR="00A879CF" w:rsidRPr="008074E9" w:rsidRDefault="0019764D" w:rsidP="008074E9">
      <w:pPr>
        <w:spacing w:after="0" w:line="360" w:lineRule="auto"/>
        <w:rPr>
          <w:rFonts w:ascii="Times New Roman" w:hAnsi="Times New Roman" w:cs="Times New Roman"/>
          <w:b/>
          <w:bCs/>
          <w:sz w:val="28"/>
          <w:szCs w:val="28"/>
          <w:lang w:val="en-US"/>
        </w:rPr>
      </w:pPr>
      <w:r w:rsidRPr="008074E9">
        <w:rPr>
          <w:rFonts w:ascii="Times New Roman" w:hAnsi="Times New Roman" w:cs="Times New Roman"/>
          <w:b/>
          <w:bCs/>
          <w:sz w:val="28"/>
          <w:szCs w:val="28"/>
          <w:lang w:val="en-US"/>
        </w:rPr>
        <w:t xml:space="preserve">Function tính tổng thu nhập </w:t>
      </w:r>
      <w:r w:rsidR="005C227D" w:rsidRPr="008074E9">
        <w:rPr>
          <w:rFonts w:ascii="Times New Roman" w:hAnsi="Times New Roman" w:cs="Times New Roman"/>
          <w:b/>
          <w:bCs/>
          <w:sz w:val="28"/>
          <w:szCs w:val="28"/>
          <w:lang w:val="en-US"/>
        </w:rPr>
        <w:t xml:space="preserve">theo ngày, tổng chi tiêu theo ngày, tổng lợi nhuận </w:t>
      </w:r>
      <w:r w:rsidR="00BD5EFB" w:rsidRPr="008074E9">
        <w:rPr>
          <w:rFonts w:ascii="Times New Roman" w:hAnsi="Times New Roman" w:cs="Times New Roman"/>
          <w:b/>
          <w:bCs/>
          <w:sz w:val="28"/>
          <w:szCs w:val="28"/>
          <w:lang w:val="en-US"/>
        </w:rPr>
        <w:t>tháng</w:t>
      </w:r>
      <w:r w:rsidR="003B0F0D" w:rsidRPr="008074E9">
        <w:rPr>
          <w:rFonts w:ascii="Times New Roman" w:hAnsi="Times New Roman" w:cs="Times New Roman"/>
          <w:b/>
          <w:bCs/>
          <w:sz w:val="28"/>
          <w:szCs w:val="28"/>
          <w:lang w:val="en-US"/>
        </w:rPr>
        <w:t xml:space="preserve"> hiện tại</w:t>
      </w:r>
      <w:r w:rsidR="005C227D" w:rsidRPr="008074E9">
        <w:rPr>
          <w:rFonts w:ascii="Times New Roman" w:hAnsi="Times New Roman" w:cs="Times New Roman"/>
          <w:b/>
          <w:bCs/>
          <w:sz w:val="28"/>
          <w:szCs w:val="28"/>
          <w:lang w:val="en-US"/>
        </w:rPr>
        <w:t xml:space="preserve"> và số bàn trống hiện tại</w:t>
      </w:r>
    </w:p>
    <w:p w14:paraId="13E17ED4" w14:textId="77777777" w:rsidR="00BB454A" w:rsidRDefault="00BB454A" w:rsidP="00BB454A">
      <w:pPr>
        <w:pStyle w:val="ListParagraph"/>
        <w:spacing w:after="0" w:line="360" w:lineRule="auto"/>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SQL:</w:t>
      </w:r>
    </w:p>
    <w:p w14:paraId="1340B963" w14:textId="6C335EDE" w:rsidR="00E619B6" w:rsidRPr="00442F80" w:rsidRDefault="00E619B6" w:rsidP="00E619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FF"/>
          <w:kern w:val="0"/>
          <w:sz w:val="24"/>
          <w:szCs w:val="24"/>
          <w:lang w:val="en-US"/>
        </w:rPr>
        <w:t>CREATE</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FUNCTION</w:t>
      </w:r>
      <w:r w:rsidRPr="00442F80">
        <w:rPr>
          <w:rFonts w:ascii="Consolas" w:hAnsi="Consolas" w:cs="Consolas"/>
          <w:color w:val="000000"/>
          <w:kern w:val="0"/>
          <w:sz w:val="24"/>
          <w:szCs w:val="24"/>
          <w:lang w:val="en-US"/>
        </w:rPr>
        <w:t xml:space="preserve"> getTotalPriceBillbyDate</w:t>
      </w:r>
    </w:p>
    <w:p w14:paraId="3514B3F4" w14:textId="77777777" w:rsidR="00E619B6" w:rsidRPr="00442F80" w:rsidRDefault="00E619B6" w:rsidP="00E619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@date </w:t>
      </w:r>
      <w:r w:rsidRPr="00442F80">
        <w:rPr>
          <w:rFonts w:ascii="Consolas" w:hAnsi="Consolas" w:cs="Consolas"/>
          <w:color w:val="0000FF"/>
          <w:kern w:val="0"/>
          <w:sz w:val="24"/>
          <w:szCs w:val="24"/>
          <w:lang w:val="en-US"/>
        </w:rPr>
        <w:t>date</w:t>
      </w:r>
      <w:r w:rsidRPr="00442F80">
        <w:rPr>
          <w:rFonts w:ascii="Consolas" w:hAnsi="Consolas" w:cs="Consolas"/>
          <w:color w:val="808080"/>
          <w:kern w:val="0"/>
          <w:sz w:val="24"/>
          <w:szCs w:val="24"/>
          <w:lang w:val="en-US"/>
        </w:rPr>
        <w:t>)</w:t>
      </w:r>
    </w:p>
    <w:p w14:paraId="764858D3" w14:textId="77777777" w:rsidR="00E619B6" w:rsidRPr="00442F80" w:rsidRDefault="00E619B6" w:rsidP="00E619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FF"/>
          <w:kern w:val="0"/>
          <w:sz w:val="24"/>
          <w:szCs w:val="24"/>
          <w:lang w:val="en-US"/>
        </w:rPr>
        <w:t>RETURNS</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DECIMAL</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10</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0</w:t>
      </w:r>
      <w:r w:rsidRPr="00442F80">
        <w:rPr>
          <w:rFonts w:ascii="Consolas" w:hAnsi="Consolas" w:cs="Consolas"/>
          <w:color w:val="808080"/>
          <w:kern w:val="0"/>
          <w:sz w:val="24"/>
          <w:szCs w:val="24"/>
          <w:lang w:val="en-US"/>
        </w:rPr>
        <w:t>)</w:t>
      </w:r>
    </w:p>
    <w:p w14:paraId="508497E7" w14:textId="77777777" w:rsidR="00E619B6" w:rsidRPr="00442F80" w:rsidRDefault="00E619B6" w:rsidP="00E619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FF"/>
          <w:kern w:val="0"/>
          <w:sz w:val="24"/>
          <w:szCs w:val="24"/>
          <w:lang w:val="en-US"/>
        </w:rPr>
        <w:t>BEGIN</w:t>
      </w:r>
    </w:p>
    <w:p w14:paraId="09C45F80" w14:textId="77777777" w:rsidR="00E619B6" w:rsidRPr="00442F80" w:rsidRDefault="00E619B6" w:rsidP="00E619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DECLARE</w:t>
      </w:r>
      <w:r w:rsidRPr="00442F80">
        <w:rPr>
          <w:rFonts w:ascii="Consolas" w:hAnsi="Consolas" w:cs="Consolas"/>
          <w:color w:val="000000"/>
          <w:kern w:val="0"/>
          <w:sz w:val="24"/>
          <w:szCs w:val="24"/>
          <w:lang w:val="en-US"/>
        </w:rPr>
        <w:t xml:space="preserve"> @total </w:t>
      </w:r>
      <w:r w:rsidRPr="00442F80">
        <w:rPr>
          <w:rFonts w:ascii="Consolas" w:hAnsi="Consolas" w:cs="Consolas"/>
          <w:color w:val="0000FF"/>
          <w:kern w:val="0"/>
          <w:sz w:val="24"/>
          <w:szCs w:val="24"/>
          <w:lang w:val="en-US"/>
        </w:rPr>
        <w:t>DECIMAL</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10</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0</w:t>
      </w:r>
      <w:r w:rsidRPr="00442F80">
        <w:rPr>
          <w:rFonts w:ascii="Consolas" w:hAnsi="Consolas" w:cs="Consolas"/>
          <w:color w:val="808080"/>
          <w:kern w:val="0"/>
          <w:sz w:val="24"/>
          <w:szCs w:val="24"/>
          <w:lang w:val="en-US"/>
        </w:rPr>
        <w:t>);</w:t>
      </w:r>
    </w:p>
    <w:p w14:paraId="4D90582A" w14:textId="77777777" w:rsidR="00E619B6" w:rsidRPr="00442F80" w:rsidRDefault="00E619B6" w:rsidP="00E619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SELECT</w:t>
      </w:r>
      <w:r w:rsidRPr="00442F80">
        <w:rPr>
          <w:rFonts w:ascii="Consolas" w:hAnsi="Consolas" w:cs="Consolas"/>
          <w:color w:val="000000"/>
          <w:kern w:val="0"/>
          <w:sz w:val="24"/>
          <w:szCs w:val="24"/>
          <w:lang w:val="en-US"/>
        </w:rPr>
        <w:t xml:space="preserve"> @total </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FF00FF"/>
          <w:kern w:val="0"/>
          <w:sz w:val="24"/>
          <w:szCs w:val="24"/>
          <w:lang w:val="en-US"/>
        </w:rPr>
        <w:t>SUM</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totalPrice</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p>
    <w:p w14:paraId="3593129C" w14:textId="77777777" w:rsidR="00E619B6" w:rsidRPr="00442F80" w:rsidRDefault="00E619B6" w:rsidP="00E619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FROM</w:t>
      </w:r>
      <w:r w:rsidRPr="00442F80">
        <w:rPr>
          <w:rFonts w:ascii="Consolas" w:hAnsi="Consolas" w:cs="Consolas"/>
          <w:color w:val="000000"/>
          <w:kern w:val="0"/>
          <w:sz w:val="24"/>
          <w:szCs w:val="24"/>
          <w:lang w:val="en-US"/>
        </w:rPr>
        <w:t xml:space="preserve"> BillTotalPriceView</w:t>
      </w:r>
    </w:p>
    <w:p w14:paraId="663DABDC" w14:textId="77777777" w:rsidR="00E619B6" w:rsidRPr="00442F80" w:rsidRDefault="00E619B6" w:rsidP="00E619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WHERE</w:t>
      </w:r>
      <w:r w:rsidRPr="00442F80">
        <w:rPr>
          <w:rFonts w:ascii="Consolas" w:hAnsi="Consolas" w:cs="Consolas"/>
          <w:color w:val="000000"/>
          <w:kern w:val="0"/>
          <w:sz w:val="24"/>
          <w:szCs w:val="24"/>
          <w:lang w:val="en-US"/>
        </w:rPr>
        <w:t xml:space="preserve"> </w:t>
      </w:r>
      <w:r w:rsidRPr="00442F80">
        <w:rPr>
          <w:rFonts w:ascii="Consolas" w:hAnsi="Consolas" w:cs="Consolas"/>
          <w:color w:val="FF00FF"/>
          <w:kern w:val="0"/>
          <w:sz w:val="24"/>
          <w:szCs w:val="24"/>
          <w:lang w:val="en-US"/>
        </w:rPr>
        <w:t>CAST</w:t>
      </w:r>
      <w:r w:rsidRPr="00442F80">
        <w:rPr>
          <w:rFonts w:ascii="Consolas" w:hAnsi="Consolas" w:cs="Consolas"/>
          <w:color w:val="808080"/>
          <w:kern w:val="0"/>
          <w:sz w:val="24"/>
          <w:szCs w:val="24"/>
          <w:lang w:val="en-US"/>
        </w:rPr>
        <w:t>(</w:t>
      </w:r>
      <w:r w:rsidRPr="00442F80">
        <w:rPr>
          <w:rFonts w:ascii="Consolas" w:hAnsi="Consolas" w:cs="Consolas"/>
          <w:color w:val="0000FF"/>
          <w:kern w:val="0"/>
          <w:sz w:val="24"/>
          <w:szCs w:val="24"/>
          <w:lang w:val="en-US"/>
        </w:rPr>
        <w:t>dateTime</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AS</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date</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@date</w:t>
      </w:r>
      <w:r w:rsidRPr="00442F80">
        <w:rPr>
          <w:rFonts w:ascii="Consolas" w:hAnsi="Consolas" w:cs="Consolas"/>
          <w:color w:val="808080"/>
          <w:kern w:val="0"/>
          <w:sz w:val="24"/>
          <w:szCs w:val="24"/>
          <w:lang w:val="en-US"/>
        </w:rPr>
        <w:t>;</w:t>
      </w:r>
    </w:p>
    <w:p w14:paraId="66F6F1CF" w14:textId="77777777" w:rsidR="00E619B6" w:rsidRPr="00442F80" w:rsidRDefault="00E619B6" w:rsidP="00E619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lastRenderedPageBreak/>
        <w:t xml:space="preserve">  </w:t>
      </w:r>
      <w:r w:rsidRPr="00442F80">
        <w:rPr>
          <w:rFonts w:ascii="Consolas" w:hAnsi="Consolas" w:cs="Consolas"/>
          <w:color w:val="0000FF"/>
          <w:kern w:val="0"/>
          <w:sz w:val="24"/>
          <w:szCs w:val="24"/>
          <w:lang w:val="en-US"/>
        </w:rPr>
        <w:t>RETURN</w:t>
      </w:r>
      <w:r w:rsidRPr="00442F80">
        <w:rPr>
          <w:rFonts w:ascii="Consolas" w:hAnsi="Consolas" w:cs="Consolas"/>
          <w:color w:val="000000"/>
          <w:kern w:val="0"/>
          <w:sz w:val="24"/>
          <w:szCs w:val="24"/>
          <w:lang w:val="en-US"/>
        </w:rPr>
        <w:t xml:space="preserve"> </w:t>
      </w:r>
      <w:r w:rsidRPr="00442F80">
        <w:rPr>
          <w:rFonts w:ascii="Consolas" w:hAnsi="Consolas" w:cs="Consolas"/>
          <w:color w:val="FF00FF"/>
          <w:kern w:val="0"/>
          <w:sz w:val="24"/>
          <w:szCs w:val="24"/>
          <w:lang w:val="en-US"/>
        </w:rPr>
        <w:t>ISNULL</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@total</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0</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008000"/>
          <w:kern w:val="0"/>
          <w:sz w:val="24"/>
          <w:szCs w:val="24"/>
          <w:lang w:val="en-US"/>
        </w:rPr>
        <w:t>-- Trả về 0 nếu không có dữ liệu</w:t>
      </w:r>
    </w:p>
    <w:p w14:paraId="2AA778B4" w14:textId="77777777" w:rsidR="00E619B6" w:rsidRPr="00442F80" w:rsidRDefault="00E619B6" w:rsidP="00E619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FF"/>
          <w:kern w:val="0"/>
          <w:sz w:val="24"/>
          <w:szCs w:val="24"/>
          <w:lang w:val="en-US"/>
        </w:rPr>
        <w:t>END</w:t>
      </w:r>
      <w:r w:rsidRPr="00442F80">
        <w:rPr>
          <w:rFonts w:ascii="Consolas" w:hAnsi="Consolas" w:cs="Consolas"/>
          <w:color w:val="808080"/>
          <w:kern w:val="0"/>
          <w:sz w:val="24"/>
          <w:szCs w:val="24"/>
          <w:lang w:val="en-US"/>
        </w:rPr>
        <w:t>;</w:t>
      </w:r>
    </w:p>
    <w:p w14:paraId="0BFF04CD" w14:textId="75CE5772" w:rsidR="005C227D" w:rsidRPr="00442F80" w:rsidRDefault="00E619B6" w:rsidP="00E619B6">
      <w:pPr>
        <w:pBdr>
          <w:top w:val="single" w:sz="4" w:space="1" w:color="auto"/>
          <w:left w:val="single" w:sz="4" w:space="4" w:color="auto"/>
          <w:bottom w:val="single" w:sz="4" w:space="1" w:color="auto"/>
          <w:right w:val="single" w:sz="4" w:space="4" w:color="auto"/>
        </w:pBdr>
        <w:spacing w:after="0" w:line="360" w:lineRule="auto"/>
        <w:rPr>
          <w:rFonts w:ascii="Consolas" w:hAnsi="Consolas" w:cs="Consolas"/>
          <w:color w:val="0000FF"/>
          <w:kern w:val="0"/>
          <w:sz w:val="24"/>
          <w:szCs w:val="24"/>
          <w:lang w:val="en-US"/>
        </w:rPr>
      </w:pPr>
      <w:r w:rsidRPr="00442F80">
        <w:rPr>
          <w:rFonts w:ascii="Consolas" w:hAnsi="Consolas" w:cs="Consolas"/>
          <w:color w:val="0000FF"/>
          <w:kern w:val="0"/>
          <w:sz w:val="24"/>
          <w:szCs w:val="24"/>
          <w:lang w:val="en-US"/>
        </w:rPr>
        <w:t>GO</w:t>
      </w:r>
    </w:p>
    <w:p w14:paraId="49E67F89" w14:textId="77777777" w:rsidR="001A03A5" w:rsidRPr="00442F80" w:rsidRDefault="001A03A5" w:rsidP="001A03A5">
      <w:pPr>
        <w:autoSpaceDE w:val="0"/>
        <w:autoSpaceDN w:val="0"/>
        <w:adjustRightInd w:val="0"/>
        <w:spacing w:after="0" w:line="240" w:lineRule="auto"/>
        <w:rPr>
          <w:rFonts w:ascii="Consolas" w:hAnsi="Consolas" w:cs="Consolas"/>
          <w:color w:val="0000FF"/>
          <w:kern w:val="0"/>
          <w:sz w:val="24"/>
          <w:szCs w:val="24"/>
          <w:lang w:val="en-US"/>
        </w:rPr>
      </w:pPr>
    </w:p>
    <w:p w14:paraId="1E834DEB" w14:textId="5C2D1E0B" w:rsidR="001A03A5" w:rsidRPr="00442F80" w:rsidRDefault="001A03A5" w:rsidP="001A03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FF"/>
          <w:kern w:val="0"/>
          <w:sz w:val="24"/>
          <w:szCs w:val="24"/>
          <w:lang w:val="en-US"/>
        </w:rPr>
        <w:t>CREATE</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FUNCTION</w:t>
      </w:r>
      <w:r w:rsidRPr="00442F80">
        <w:rPr>
          <w:rFonts w:ascii="Consolas" w:hAnsi="Consolas" w:cs="Consolas"/>
          <w:color w:val="000000"/>
          <w:kern w:val="0"/>
          <w:sz w:val="24"/>
          <w:szCs w:val="24"/>
          <w:lang w:val="en-US"/>
        </w:rPr>
        <w:t xml:space="preserve"> getTotalExpensebyDate</w:t>
      </w:r>
    </w:p>
    <w:p w14:paraId="2E50FE86" w14:textId="77777777" w:rsidR="001A03A5" w:rsidRPr="00442F80" w:rsidRDefault="001A03A5" w:rsidP="001A03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@date </w:t>
      </w:r>
      <w:r w:rsidRPr="00442F80">
        <w:rPr>
          <w:rFonts w:ascii="Consolas" w:hAnsi="Consolas" w:cs="Consolas"/>
          <w:color w:val="0000FF"/>
          <w:kern w:val="0"/>
          <w:sz w:val="24"/>
          <w:szCs w:val="24"/>
          <w:lang w:val="en-US"/>
        </w:rPr>
        <w:t>date</w:t>
      </w:r>
      <w:r w:rsidRPr="00442F80">
        <w:rPr>
          <w:rFonts w:ascii="Consolas" w:hAnsi="Consolas" w:cs="Consolas"/>
          <w:color w:val="808080"/>
          <w:kern w:val="0"/>
          <w:sz w:val="24"/>
          <w:szCs w:val="24"/>
          <w:lang w:val="en-US"/>
        </w:rPr>
        <w:t>)</w:t>
      </w:r>
    </w:p>
    <w:p w14:paraId="74411F76" w14:textId="77777777" w:rsidR="001A03A5" w:rsidRPr="00442F80" w:rsidRDefault="001A03A5" w:rsidP="001A03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FF"/>
          <w:kern w:val="0"/>
          <w:sz w:val="24"/>
          <w:szCs w:val="24"/>
          <w:lang w:val="en-US"/>
        </w:rPr>
        <w:t>RETURNS</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DECIMAL</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10</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0</w:t>
      </w:r>
      <w:r w:rsidRPr="00442F80">
        <w:rPr>
          <w:rFonts w:ascii="Consolas" w:hAnsi="Consolas" w:cs="Consolas"/>
          <w:color w:val="808080"/>
          <w:kern w:val="0"/>
          <w:sz w:val="24"/>
          <w:szCs w:val="24"/>
          <w:lang w:val="en-US"/>
        </w:rPr>
        <w:t>)</w:t>
      </w:r>
    </w:p>
    <w:p w14:paraId="0160E855" w14:textId="77777777" w:rsidR="001A03A5" w:rsidRPr="00442F80" w:rsidRDefault="001A03A5" w:rsidP="001A03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FF"/>
          <w:kern w:val="0"/>
          <w:sz w:val="24"/>
          <w:szCs w:val="24"/>
          <w:lang w:val="en-US"/>
        </w:rPr>
        <w:t>AS</w:t>
      </w:r>
    </w:p>
    <w:p w14:paraId="7DBDBF18" w14:textId="77777777" w:rsidR="001A03A5" w:rsidRPr="00442F80" w:rsidRDefault="001A03A5" w:rsidP="001A03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FF"/>
          <w:kern w:val="0"/>
          <w:sz w:val="24"/>
          <w:szCs w:val="24"/>
          <w:lang w:val="en-US"/>
        </w:rPr>
        <w:t>BEGIN</w:t>
      </w:r>
    </w:p>
    <w:p w14:paraId="73590117" w14:textId="77777777" w:rsidR="001A03A5" w:rsidRPr="00442F80" w:rsidRDefault="001A03A5" w:rsidP="001A03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DECLARE</w:t>
      </w:r>
      <w:r w:rsidRPr="00442F80">
        <w:rPr>
          <w:rFonts w:ascii="Consolas" w:hAnsi="Consolas" w:cs="Consolas"/>
          <w:color w:val="000000"/>
          <w:kern w:val="0"/>
          <w:sz w:val="24"/>
          <w:szCs w:val="24"/>
          <w:lang w:val="en-US"/>
        </w:rPr>
        <w:t xml:space="preserve"> @total </w:t>
      </w:r>
      <w:r w:rsidRPr="00442F80">
        <w:rPr>
          <w:rFonts w:ascii="Consolas" w:hAnsi="Consolas" w:cs="Consolas"/>
          <w:color w:val="0000FF"/>
          <w:kern w:val="0"/>
          <w:sz w:val="24"/>
          <w:szCs w:val="24"/>
          <w:lang w:val="en-US"/>
        </w:rPr>
        <w:t>DECIMAL</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10</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0</w:t>
      </w:r>
      <w:r w:rsidRPr="00442F80">
        <w:rPr>
          <w:rFonts w:ascii="Consolas" w:hAnsi="Consolas" w:cs="Consolas"/>
          <w:color w:val="808080"/>
          <w:kern w:val="0"/>
          <w:sz w:val="24"/>
          <w:szCs w:val="24"/>
          <w:lang w:val="en-US"/>
        </w:rPr>
        <w:t>);</w:t>
      </w:r>
    </w:p>
    <w:p w14:paraId="388BC106" w14:textId="77777777" w:rsidR="001A03A5" w:rsidRPr="00442F80" w:rsidRDefault="001A03A5" w:rsidP="001A03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p>
    <w:p w14:paraId="6478CBC9" w14:textId="77777777" w:rsidR="001A03A5" w:rsidRPr="00442F80" w:rsidRDefault="001A03A5" w:rsidP="001A03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SELECT</w:t>
      </w:r>
      <w:r w:rsidRPr="00442F80">
        <w:rPr>
          <w:rFonts w:ascii="Consolas" w:hAnsi="Consolas" w:cs="Consolas"/>
          <w:color w:val="000000"/>
          <w:kern w:val="0"/>
          <w:sz w:val="24"/>
          <w:szCs w:val="24"/>
          <w:lang w:val="en-US"/>
        </w:rPr>
        <w:t xml:space="preserve"> @total </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FF00FF"/>
          <w:kern w:val="0"/>
          <w:sz w:val="24"/>
          <w:szCs w:val="24"/>
          <w:lang w:val="en-US"/>
        </w:rPr>
        <w:t>SUM</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price</w:t>
      </w:r>
      <w:r w:rsidRPr="00442F80">
        <w:rPr>
          <w:rFonts w:ascii="Consolas" w:hAnsi="Consolas" w:cs="Consolas"/>
          <w:color w:val="808080"/>
          <w:kern w:val="0"/>
          <w:sz w:val="24"/>
          <w:szCs w:val="24"/>
          <w:lang w:val="en-US"/>
        </w:rPr>
        <w:t>)</w:t>
      </w:r>
    </w:p>
    <w:p w14:paraId="092EB83D" w14:textId="77777777" w:rsidR="001A03A5" w:rsidRPr="00442F80" w:rsidRDefault="001A03A5" w:rsidP="001A03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FROM</w:t>
      </w:r>
      <w:r w:rsidRPr="00442F80">
        <w:rPr>
          <w:rFonts w:ascii="Consolas" w:hAnsi="Consolas" w:cs="Consolas"/>
          <w:color w:val="000000"/>
          <w:kern w:val="0"/>
          <w:sz w:val="24"/>
          <w:szCs w:val="24"/>
          <w:lang w:val="en-US"/>
        </w:rPr>
        <w:t xml:space="preserve"> ExpenseBill</w:t>
      </w:r>
    </w:p>
    <w:p w14:paraId="605EA3F2" w14:textId="77777777" w:rsidR="001A03A5" w:rsidRPr="00442F80" w:rsidRDefault="001A03A5" w:rsidP="001A03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WHERE</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date</w:t>
      </w:r>
      <w:r w:rsidRPr="00442F80">
        <w:rPr>
          <w:rFonts w:ascii="Consolas" w:hAnsi="Consolas" w:cs="Consolas"/>
          <w:color w:val="000000"/>
          <w:kern w:val="0"/>
          <w:sz w:val="24"/>
          <w:szCs w:val="24"/>
          <w:lang w:val="en-US"/>
        </w:rPr>
        <w:t xml:space="preserve"> </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@date</w:t>
      </w:r>
      <w:r w:rsidRPr="00442F80">
        <w:rPr>
          <w:rFonts w:ascii="Consolas" w:hAnsi="Consolas" w:cs="Consolas"/>
          <w:color w:val="808080"/>
          <w:kern w:val="0"/>
          <w:sz w:val="24"/>
          <w:szCs w:val="24"/>
          <w:lang w:val="en-US"/>
        </w:rPr>
        <w:t>;</w:t>
      </w:r>
    </w:p>
    <w:p w14:paraId="29C46610" w14:textId="77777777" w:rsidR="001A03A5" w:rsidRPr="00442F80" w:rsidRDefault="001A03A5" w:rsidP="001A03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RETURN</w:t>
      </w:r>
      <w:r w:rsidRPr="00442F80">
        <w:rPr>
          <w:rFonts w:ascii="Consolas" w:hAnsi="Consolas" w:cs="Consolas"/>
          <w:color w:val="000000"/>
          <w:kern w:val="0"/>
          <w:sz w:val="24"/>
          <w:szCs w:val="24"/>
          <w:lang w:val="en-US"/>
        </w:rPr>
        <w:t xml:space="preserve"> </w:t>
      </w:r>
      <w:r w:rsidRPr="00442F80">
        <w:rPr>
          <w:rFonts w:ascii="Consolas" w:hAnsi="Consolas" w:cs="Consolas"/>
          <w:color w:val="FF00FF"/>
          <w:kern w:val="0"/>
          <w:sz w:val="24"/>
          <w:szCs w:val="24"/>
          <w:lang w:val="en-US"/>
        </w:rPr>
        <w:t>ISNULL</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@total</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0</w:t>
      </w:r>
      <w:r w:rsidRPr="00442F80">
        <w:rPr>
          <w:rFonts w:ascii="Consolas" w:hAnsi="Consolas" w:cs="Consolas"/>
          <w:color w:val="808080"/>
          <w:kern w:val="0"/>
          <w:sz w:val="24"/>
          <w:szCs w:val="24"/>
          <w:lang w:val="en-US"/>
        </w:rPr>
        <w:t>);</w:t>
      </w:r>
    </w:p>
    <w:p w14:paraId="6E8C43E9" w14:textId="77777777" w:rsidR="001A03A5" w:rsidRPr="00442F80" w:rsidRDefault="001A03A5" w:rsidP="001A03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FF"/>
          <w:kern w:val="0"/>
          <w:sz w:val="24"/>
          <w:szCs w:val="24"/>
          <w:lang w:val="en-US"/>
        </w:rPr>
        <w:t>END</w:t>
      </w:r>
      <w:r w:rsidRPr="00442F80">
        <w:rPr>
          <w:rFonts w:ascii="Consolas" w:hAnsi="Consolas" w:cs="Consolas"/>
          <w:color w:val="808080"/>
          <w:kern w:val="0"/>
          <w:sz w:val="24"/>
          <w:szCs w:val="24"/>
          <w:lang w:val="en-US"/>
        </w:rPr>
        <w:t>;</w:t>
      </w:r>
    </w:p>
    <w:p w14:paraId="5845879B" w14:textId="16162228" w:rsidR="00E619B6" w:rsidRPr="00442F80" w:rsidRDefault="001A03A5" w:rsidP="001A03A5">
      <w:pPr>
        <w:pBdr>
          <w:top w:val="single" w:sz="4" w:space="1" w:color="auto"/>
          <w:left w:val="single" w:sz="4" w:space="4" w:color="auto"/>
          <w:bottom w:val="single" w:sz="4" w:space="1" w:color="auto"/>
          <w:right w:val="single" w:sz="4" w:space="4" w:color="auto"/>
        </w:pBdr>
        <w:spacing w:after="0" w:line="360" w:lineRule="auto"/>
        <w:rPr>
          <w:rFonts w:ascii="Times New Roman" w:hAnsi="Times New Roman" w:cs="Times New Roman"/>
          <w:b/>
          <w:sz w:val="24"/>
          <w:szCs w:val="24"/>
          <w:lang w:val="en-US"/>
        </w:rPr>
      </w:pPr>
      <w:r w:rsidRPr="00442F80">
        <w:rPr>
          <w:rFonts w:ascii="Consolas" w:hAnsi="Consolas" w:cs="Consolas"/>
          <w:color w:val="0000FF"/>
          <w:kern w:val="0"/>
          <w:sz w:val="24"/>
          <w:szCs w:val="24"/>
          <w:lang w:val="en-US"/>
        </w:rPr>
        <w:t>GO</w:t>
      </w:r>
    </w:p>
    <w:p w14:paraId="43BB44BE" w14:textId="77777777" w:rsidR="001A03A5" w:rsidRPr="00442F80" w:rsidRDefault="001A03A5" w:rsidP="00BD5EFB">
      <w:pPr>
        <w:autoSpaceDE w:val="0"/>
        <w:autoSpaceDN w:val="0"/>
        <w:adjustRightInd w:val="0"/>
        <w:spacing w:after="0" w:line="240" w:lineRule="auto"/>
        <w:rPr>
          <w:rFonts w:ascii="Times New Roman" w:hAnsi="Times New Roman" w:cs="Times New Roman"/>
          <w:sz w:val="24"/>
          <w:szCs w:val="24"/>
          <w:u w:val="single"/>
          <w:lang w:val="en-US"/>
        </w:rPr>
      </w:pPr>
    </w:p>
    <w:p w14:paraId="16ECA495" w14:textId="77777777" w:rsidR="00BD5EFB" w:rsidRPr="00442F80" w:rsidRDefault="00BD5EFB" w:rsidP="00BD5E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FF"/>
          <w:kern w:val="0"/>
          <w:sz w:val="24"/>
          <w:szCs w:val="24"/>
          <w:lang w:val="en-US"/>
        </w:rPr>
        <w:t>CREATE</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FUNCTION</w:t>
      </w:r>
      <w:r w:rsidRPr="00442F80">
        <w:rPr>
          <w:rFonts w:ascii="Consolas" w:hAnsi="Consolas" w:cs="Consolas"/>
          <w:color w:val="000000"/>
          <w:kern w:val="0"/>
          <w:sz w:val="24"/>
          <w:szCs w:val="24"/>
          <w:lang w:val="en-US"/>
        </w:rPr>
        <w:t xml:space="preserve"> getTotalRevenue1MonthAgo</w:t>
      </w:r>
      <w:r w:rsidRPr="00442F80">
        <w:rPr>
          <w:rFonts w:ascii="Consolas" w:hAnsi="Consolas" w:cs="Consolas"/>
          <w:color w:val="808080"/>
          <w:kern w:val="0"/>
          <w:sz w:val="24"/>
          <w:szCs w:val="24"/>
          <w:lang w:val="en-US"/>
        </w:rPr>
        <w:t>()</w:t>
      </w:r>
    </w:p>
    <w:p w14:paraId="0F729BFC" w14:textId="77777777" w:rsidR="00BD5EFB" w:rsidRPr="00442F80" w:rsidRDefault="00BD5EFB" w:rsidP="00BD5E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FF"/>
          <w:kern w:val="0"/>
          <w:sz w:val="24"/>
          <w:szCs w:val="24"/>
          <w:lang w:val="en-US"/>
        </w:rPr>
        <w:t>RETURNS</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DECIMAL</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18</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2</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008000"/>
          <w:kern w:val="0"/>
          <w:sz w:val="24"/>
          <w:szCs w:val="24"/>
          <w:lang w:val="en-US"/>
        </w:rPr>
        <w:t>-- Increased precision for financial calculations</w:t>
      </w:r>
    </w:p>
    <w:p w14:paraId="3AD6BA56" w14:textId="77777777" w:rsidR="00BD5EFB" w:rsidRPr="00442F80" w:rsidRDefault="00BD5EFB" w:rsidP="00BD5E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FF"/>
          <w:kern w:val="0"/>
          <w:sz w:val="24"/>
          <w:szCs w:val="24"/>
          <w:lang w:val="en-US"/>
        </w:rPr>
        <w:t>AS</w:t>
      </w:r>
    </w:p>
    <w:p w14:paraId="5AB73A06" w14:textId="77777777" w:rsidR="00BD5EFB" w:rsidRPr="00442F80" w:rsidRDefault="00BD5EFB" w:rsidP="00BD5E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FF"/>
          <w:kern w:val="0"/>
          <w:sz w:val="24"/>
          <w:szCs w:val="24"/>
          <w:lang w:val="en-US"/>
        </w:rPr>
        <w:t>BEGIN</w:t>
      </w:r>
    </w:p>
    <w:p w14:paraId="4239EEA4" w14:textId="77777777" w:rsidR="00BD5EFB" w:rsidRPr="00442F80" w:rsidRDefault="00BD5EFB" w:rsidP="00BD5E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DECLARE</w:t>
      </w:r>
      <w:r w:rsidRPr="00442F80">
        <w:rPr>
          <w:rFonts w:ascii="Consolas" w:hAnsi="Consolas" w:cs="Consolas"/>
          <w:color w:val="000000"/>
          <w:kern w:val="0"/>
          <w:sz w:val="24"/>
          <w:szCs w:val="24"/>
          <w:lang w:val="en-US"/>
        </w:rPr>
        <w:t xml:space="preserve"> @totalRevenue </w:t>
      </w:r>
      <w:r w:rsidRPr="00442F80">
        <w:rPr>
          <w:rFonts w:ascii="Consolas" w:hAnsi="Consolas" w:cs="Consolas"/>
          <w:color w:val="0000FF"/>
          <w:kern w:val="0"/>
          <w:sz w:val="24"/>
          <w:szCs w:val="24"/>
          <w:lang w:val="en-US"/>
        </w:rPr>
        <w:t>DECIMAL</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18</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2</w:t>
      </w:r>
      <w:r w:rsidRPr="00442F80">
        <w:rPr>
          <w:rFonts w:ascii="Consolas" w:hAnsi="Consolas" w:cs="Consolas"/>
          <w:color w:val="808080"/>
          <w:kern w:val="0"/>
          <w:sz w:val="24"/>
          <w:szCs w:val="24"/>
          <w:lang w:val="en-US"/>
        </w:rPr>
        <w:t>);</w:t>
      </w:r>
    </w:p>
    <w:p w14:paraId="4384EA16" w14:textId="77777777" w:rsidR="00BD5EFB" w:rsidRPr="00442F80" w:rsidRDefault="00BD5EFB" w:rsidP="00BD5E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DECLARE</w:t>
      </w:r>
      <w:r w:rsidRPr="00442F80">
        <w:rPr>
          <w:rFonts w:ascii="Consolas" w:hAnsi="Consolas" w:cs="Consolas"/>
          <w:color w:val="000000"/>
          <w:kern w:val="0"/>
          <w:sz w:val="24"/>
          <w:szCs w:val="24"/>
          <w:lang w:val="en-US"/>
        </w:rPr>
        <w:t xml:space="preserve"> @totalBills </w:t>
      </w:r>
      <w:r w:rsidRPr="00442F80">
        <w:rPr>
          <w:rFonts w:ascii="Consolas" w:hAnsi="Consolas" w:cs="Consolas"/>
          <w:color w:val="0000FF"/>
          <w:kern w:val="0"/>
          <w:sz w:val="24"/>
          <w:szCs w:val="24"/>
          <w:lang w:val="en-US"/>
        </w:rPr>
        <w:t>DECIMAL</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18</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2</w:t>
      </w:r>
      <w:r w:rsidRPr="00442F80">
        <w:rPr>
          <w:rFonts w:ascii="Consolas" w:hAnsi="Consolas" w:cs="Consolas"/>
          <w:color w:val="808080"/>
          <w:kern w:val="0"/>
          <w:sz w:val="24"/>
          <w:szCs w:val="24"/>
          <w:lang w:val="en-US"/>
        </w:rPr>
        <w:t>);</w:t>
      </w:r>
    </w:p>
    <w:p w14:paraId="5D152608" w14:textId="77777777" w:rsidR="00BD5EFB" w:rsidRPr="00442F80" w:rsidRDefault="00BD5EFB" w:rsidP="00BD5E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DECLARE</w:t>
      </w:r>
      <w:r w:rsidRPr="00442F80">
        <w:rPr>
          <w:rFonts w:ascii="Consolas" w:hAnsi="Consolas" w:cs="Consolas"/>
          <w:color w:val="000000"/>
          <w:kern w:val="0"/>
          <w:sz w:val="24"/>
          <w:szCs w:val="24"/>
          <w:lang w:val="en-US"/>
        </w:rPr>
        <w:t xml:space="preserve"> @totalExpenses </w:t>
      </w:r>
      <w:r w:rsidRPr="00442F80">
        <w:rPr>
          <w:rFonts w:ascii="Consolas" w:hAnsi="Consolas" w:cs="Consolas"/>
          <w:color w:val="0000FF"/>
          <w:kern w:val="0"/>
          <w:sz w:val="24"/>
          <w:szCs w:val="24"/>
          <w:lang w:val="en-US"/>
        </w:rPr>
        <w:t>DECIMAL</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18</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2</w:t>
      </w:r>
      <w:r w:rsidRPr="00442F80">
        <w:rPr>
          <w:rFonts w:ascii="Consolas" w:hAnsi="Consolas" w:cs="Consolas"/>
          <w:color w:val="808080"/>
          <w:kern w:val="0"/>
          <w:sz w:val="24"/>
          <w:szCs w:val="24"/>
          <w:lang w:val="en-US"/>
        </w:rPr>
        <w:t>);</w:t>
      </w:r>
    </w:p>
    <w:p w14:paraId="0F60EB28" w14:textId="77777777" w:rsidR="00BD5EFB" w:rsidRPr="00442F80" w:rsidRDefault="00BD5EFB" w:rsidP="00BD5E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DECLARE</w:t>
      </w:r>
      <w:r w:rsidRPr="00442F80">
        <w:rPr>
          <w:rFonts w:ascii="Consolas" w:hAnsi="Consolas" w:cs="Consolas"/>
          <w:color w:val="000000"/>
          <w:kern w:val="0"/>
          <w:sz w:val="24"/>
          <w:szCs w:val="24"/>
          <w:lang w:val="en-US"/>
        </w:rPr>
        <w:t xml:space="preserve"> @totalReceiptNotes </w:t>
      </w:r>
      <w:r w:rsidRPr="00442F80">
        <w:rPr>
          <w:rFonts w:ascii="Consolas" w:hAnsi="Consolas" w:cs="Consolas"/>
          <w:color w:val="0000FF"/>
          <w:kern w:val="0"/>
          <w:sz w:val="24"/>
          <w:szCs w:val="24"/>
          <w:lang w:val="en-US"/>
        </w:rPr>
        <w:t>DECIMAL</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18</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2</w:t>
      </w:r>
      <w:r w:rsidRPr="00442F80">
        <w:rPr>
          <w:rFonts w:ascii="Consolas" w:hAnsi="Consolas" w:cs="Consolas"/>
          <w:color w:val="808080"/>
          <w:kern w:val="0"/>
          <w:sz w:val="24"/>
          <w:szCs w:val="24"/>
          <w:lang w:val="en-US"/>
        </w:rPr>
        <w:t>);</w:t>
      </w:r>
    </w:p>
    <w:p w14:paraId="142A26BD" w14:textId="77777777" w:rsidR="00BD5EFB" w:rsidRPr="00442F80" w:rsidRDefault="00BD5EFB" w:rsidP="00BD5E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p>
    <w:p w14:paraId="301CE5E5" w14:textId="77777777" w:rsidR="00BD5EFB" w:rsidRPr="00442F80" w:rsidRDefault="00BD5EFB" w:rsidP="00BD5E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8000"/>
          <w:kern w:val="0"/>
          <w:sz w:val="24"/>
          <w:szCs w:val="24"/>
          <w:lang w:val="en-US"/>
        </w:rPr>
        <w:t>-- Calculate total price from bills in the current month</w:t>
      </w:r>
    </w:p>
    <w:p w14:paraId="5FAC55BC" w14:textId="77777777" w:rsidR="00BD5EFB" w:rsidRPr="00442F80" w:rsidRDefault="00BD5EFB" w:rsidP="00BD5E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SELECT</w:t>
      </w:r>
      <w:r w:rsidRPr="00442F80">
        <w:rPr>
          <w:rFonts w:ascii="Consolas" w:hAnsi="Consolas" w:cs="Consolas"/>
          <w:color w:val="000000"/>
          <w:kern w:val="0"/>
          <w:sz w:val="24"/>
          <w:szCs w:val="24"/>
          <w:lang w:val="en-US"/>
        </w:rPr>
        <w:t xml:space="preserve"> @totalBills </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FF00FF"/>
          <w:kern w:val="0"/>
          <w:sz w:val="24"/>
          <w:szCs w:val="24"/>
          <w:lang w:val="en-US"/>
        </w:rPr>
        <w:t>ISNULL</w:t>
      </w:r>
      <w:r w:rsidRPr="00442F80">
        <w:rPr>
          <w:rFonts w:ascii="Consolas" w:hAnsi="Consolas" w:cs="Consolas"/>
          <w:color w:val="808080"/>
          <w:kern w:val="0"/>
          <w:sz w:val="24"/>
          <w:szCs w:val="24"/>
          <w:lang w:val="en-US"/>
        </w:rPr>
        <w:t>(</w:t>
      </w:r>
      <w:r w:rsidRPr="00442F80">
        <w:rPr>
          <w:rFonts w:ascii="Consolas" w:hAnsi="Consolas" w:cs="Consolas"/>
          <w:color w:val="FF00FF"/>
          <w:kern w:val="0"/>
          <w:sz w:val="24"/>
          <w:szCs w:val="24"/>
          <w:lang w:val="en-US"/>
        </w:rPr>
        <w:t>SUM</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totalPrice</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0</w:t>
      </w:r>
      <w:r w:rsidRPr="00442F80">
        <w:rPr>
          <w:rFonts w:ascii="Consolas" w:hAnsi="Consolas" w:cs="Consolas"/>
          <w:color w:val="808080"/>
          <w:kern w:val="0"/>
          <w:sz w:val="24"/>
          <w:szCs w:val="24"/>
          <w:lang w:val="en-US"/>
        </w:rPr>
        <w:t>)</w:t>
      </w:r>
    </w:p>
    <w:p w14:paraId="7161FB70" w14:textId="77777777" w:rsidR="00BD5EFB" w:rsidRPr="00442F80" w:rsidRDefault="00BD5EFB" w:rsidP="00BD5E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FROM</w:t>
      </w:r>
      <w:r w:rsidRPr="00442F80">
        <w:rPr>
          <w:rFonts w:ascii="Consolas" w:hAnsi="Consolas" w:cs="Consolas"/>
          <w:color w:val="000000"/>
          <w:kern w:val="0"/>
          <w:sz w:val="24"/>
          <w:szCs w:val="24"/>
          <w:lang w:val="en-US"/>
        </w:rPr>
        <w:t xml:space="preserve"> BillTotalPriceView</w:t>
      </w:r>
    </w:p>
    <w:p w14:paraId="56F7F857" w14:textId="77777777" w:rsidR="00BD5EFB" w:rsidRPr="00442F80" w:rsidRDefault="00BD5EFB" w:rsidP="00BD5E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WHERE</w:t>
      </w:r>
      <w:r w:rsidRPr="00442F80">
        <w:rPr>
          <w:rFonts w:ascii="Consolas" w:hAnsi="Consolas" w:cs="Consolas"/>
          <w:color w:val="000000"/>
          <w:kern w:val="0"/>
          <w:sz w:val="24"/>
          <w:szCs w:val="24"/>
          <w:lang w:val="en-US"/>
        </w:rPr>
        <w:t xml:space="preserve"> </w:t>
      </w:r>
      <w:r w:rsidRPr="00442F80">
        <w:rPr>
          <w:rFonts w:ascii="Consolas" w:hAnsi="Consolas" w:cs="Consolas"/>
          <w:color w:val="FF00FF"/>
          <w:kern w:val="0"/>
          <w:sz w:val="24"/>
          <w:szCs w:val="24"/>
          <w:lang w:val="en-US"/>
        </w:rPr>
        <w:t>MONTH</w:t>
      </w:r>
      <w:r w:rsidRPr="00442F80">
        <w:rPr>
          <w:rFonts w:ascii="Consolas" w:hAnsi="Consolas" w:cs="Consolas"/>
          <w:color w:val="808080"/>
          <w:kern w:val="0"/>
          <w:sz w:val="24"/>
          <w:szCs w:val="24"/>
          <w:lang w:val="en-US"/>
        </w:rPr>
        <w:t>(</w:t>
      </w:r>
      <w:r w:rsidRPr="00442F80">
        <w:rPr>
          <w:rFonts w:ascii="Consolas" w:hAnsi="Consolas" w:cs="Consolas"/>
          <w:color w:val="0000FF"/>
          <w:kern w:val="0"/>
          <w:sz w:val="24"/>
          <w:szCs w:val="24"/>
          <w:lang w:val="en-US"/>
        </w:rPr>
        <w:t>dateTime</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FF00FF"/>
          <w:kern w:val="0"/>
          <w:sz w:val="24"/>
          <w:szCs w:val="24"/>
          <w:lang w:val="en-US"/>
        </w:rPr>
        <w:t>MONTH</w:t>
      </w:r>
      <w:r w:rsidRPr="00442F80">
        <w:rPr>
          <w:rFonts w:ascii="Consolas" w:hAnsi="Consolas" w:cs="Consolas"/>
          <w:color w:val="808080"/>
          <w:kern w:val="0"/>
          <w:sz w:val="24"/>
          <w:szCs w:val="24"/>
          <w:lang w:val="en-US"/>
        </w:rPr>
        <w:t>(</w:t>
      </w:r>
      <w:r w:rsidRPr="00442F80">
        <w:rPr>
          <w:rFonts w:ascii="Consolas" w:hAnsi="Consolas" w:cs="Consolas"/>
          <w:color w:val="FF00FF"/>
          <w:kern w:val="0"/>
          <w:sz w:val="24"/>
          <w:szCs w:val="24"/>
          <w:lang w:val="en-US"/>
        </w:rPr>
        <w:t>GETDATE</w:t>
      </w:r>
      <w:r w:rsidRPr="00442F80">
        <w:rPr>
          <w:rFonts w:ascii="Consolas" w:hAnsi="Consolas" w:cs="Consolas"/>
          <w:color w:val="808080"/>
          <w:kern w:val="0"/>
          <w:sz w:val="24"/>
          <w:szCs w:val="24"/>
          <w:lang w:val="en-US"/>
        </w:rPr>
        <w:t>())</w:t>
      </w:r>
    </w:p>
    <w:p w14:paraId="01FEF6CE" w14:textId="77777777" w:rsidR="00BD5EFB" w:rsidRPr="00442F80" w:rsidRDefault="00BD5EFB" w:rsidP="00BD5E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808080"/>
          <w:kern w:val="0"/>
          <w:sz w:val="24"/>
          <w:szCs w:val="24"/>
          <w:lang w:val="en-US"/>
        </w:rPr>
        <w:t>AND</w:t>
      </w:r>
      <w:r w:rsidRPr="00442F80">
        <w:rPr>
          <w:rFonts w:ascii="Consolas" w:hAnsi="Consolas" w:cs="Consolas"/>
          <w:color w:val="000000"/>
          <w:kern w:val="0"/>
          <w:sz w:val="24"/>
          <w:szCs w:val="24"/>
          <w:lang w:val="en-US"/>
        </w:rPr>
        <w:t xml:space="preserve"> </w:t>
      </w:r>
      <w:r w:rsidRPr="00442F80">
        <w:rPr>
          <w:rFonts w:ascii="Consolas" w:hAnsi="Consolas" w:cs="Consolas"/>
          <w:color w:val="FF00FF"/>
          <w:kern w:val="0"/>
          <w:sz w:val="24"/>
          <w:szCs w:val="24"/>
          <w:lang w:val="en-US"/>
        </w:rPr>
        <w:t>YEAR</w:t>
      </w:r>
      <w:r w:rsidRPr="00442F80">
        <w:rPr>
          <w:rFonts w:ascii="Consolas" w:hAnsi="Consolas" w:cs="Consolas"/>
          <w:color w:val="808080"/>
          <w:kern w:val="0"/>
          <w:sz w:val="24"/>
          <w:szCs w:val="24"/>
          <w:lang w:val="en-US"/>
        </w:rPr>
        <w:t>(</w:t>
      </w:r>
      <w:r w:rsidRPr="00442F80">
        <w:rPr>
          <w:rFonts w:ascii="Consolas" w:hAnsi="Consolas" w:cs="Consolas"/>
          <w:color w:val="0000FF"/>
          <w:kern w:val="0"/>
          <w:sz w:val="24"/>
          <w:szCs w:val="24"/>
          <w:lang w:val="en-US"/>
        </w:rPr>
        <w:t>dateTime</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FF00FF"/>
          <w:kern w:val="0"/>
          <w:sz w:val="24"/>
          <w:szCs w:val="24"/>
          <w:lang w:val="en-US"/>
        </w:rPr>
        <w:t>YEAR</w:t>
      </w:r>
      <w:r w:rsidRPr="00442F80">
        <w:rPr>
          <w:rFonts w:ascii="Consolas" w:hAnsi="Consolas" w:cs="Consolas"/>
          <w:color w:val="808080"/>
          <w:kern w:val="0"/>
          <w:sz w:val="24"/>
          <w:szCs w:val="24"/>
          <w:lang w:val="en-US"/>
        </w:rPr>
        <w:t>(</w:t>
      </w:r>
      <w:r w:rsidRPr="00442F80">
        <w:rPr>
          <w:rFonts w:ascii="Consolas" w:hAnsi="Consolas" w:cs="Consolas"/>
          <w:color w:val="FF00FF"/>
          <w:kern w:val="0"/>
          <w:sz w:val="24"/>
          <w:szCs w:val="24"/>
          <w:lang w:val="en-US"/>
        </w:rPr>
        <w:t>GETDATE</w:t>
      </w:r>
      <w:r w:rsidRPr="00442F80">
        <w:rPr>
          <w:rFonts w:ascii="Consolas" w:hAnsi="Consolas" w:cs="Consolas"/>
          <w:color w:val="808080"/>
          <w:kern w:val="0"/>
          <w:sz w:val="24"/>
          <w:szCs w:val="24"/>
          <w:lang w:val="en-US"/>
        </w:rPr>
        <w:t>());</w:t>
      </w:r>
    </w:p>
    <w:p w14:paraId="2D4EDE1B" w14:textId="77777777" w:rsidR="00BD5EFB" w:rsidRPr="00442F80" w:rsidRDefault="00BD5EFB" w:rsidP="00BD5E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p>
    <w:p w14:paraId="45AB7E2A" w14:textId="77777777" w:rsidR="00BD5EFB" w:rsidRPr="00442F80" w:rsidRDefault="00BD5EFB" w:rsidP="00BD5E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8000"/>
          <w:kern w:val="0"/>
          <w:sz w:val="24"/>
          <w:szCs w:val="24"/>
          <w:lang w:val="en-US"/>
        </w:rPr>
        <w:t>-- Calculate total price from expense bills in the current month</w:t>
      </w:r>
    </w:p>
    <w:p w14:paraId="5F13DF42" w14:textId="77777777" w:rsidR="00BD5EFB" w:rsidRPr="00442F80" w:rsidRDefault="00BD5EFB" w:rsidP="00BD5E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SELECT</w:t>
      </w:r>
      <w:r w:rsidRPr="00442F80">
        <w:rPr>
          <w:rFonts w:ascii="Consolas" w:hAnsi="Consolas" w:cs="Consolas"/>
          <w:color w:val="000000"/>
          <w:kern w:val="0"/>
          <w:sz w:val="24"/>
          <w:szCs w:val="24"/>
          <w:lang w:val="en-US"/>
        </w:rPr>
        <w:t xml:space="preserve"> @totalExpenses </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FF00FF"/>
          <w:kern w:val="0"/>
          <w:sz w:val="24"/>
          <w:szCs w:val="24"/>
          <w:lang w:val="en-US"/>
        </w:rPr>
        <w:t>ISNULL</w:t>
      </w:r>
      <w:r w:rsidRPr="00442F80">
        <w:rPr>
          <w:rFonts w:ascii="Consolas" w:hAnsi="Consolas" w:cs="Consolas"/>
          <w:color w:val="808080"/>
          <w:kern w:val="0"/>
          <w:sz w:val="24"/>
          <w:szCs w:val="24"/>
          <w:lang w:val="en-US"/>
        </w:rPr>
        <w:t>(</w:t>
      </w:r>
      <w:r w:rsidRPr="00442F80">
        <w:rPr>
          <w:rFonts w:ascii="Consolas" w:hAnsi="Consolas" w:cs="Consolas"/>
          <w:color w:val="FF00FF"/>
          <w:kern w:val="0"/>
          <w:sz w:val="24"/>
          <w:szCs w:val="24"/>
          <w:lang w:val="en-US"/>
        </w:rPr>
        <w:t>SUM</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price</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0</w:t>
      </w:r>
      <w:r w:rsidRPr="00442F80">
        <w:rPr>
          <w:rFonts w:ascii="Consolas" w:hAnsi="Consolas" w:cs="Consolas"/>
          <w:color w:val="808080"/>
          <w:kern w:val="0"/>
          <w:sz w:val="24"/>
          <w:szCs w:val="24"/>
          <w:lang w:val="en-US"/>
        </w:rPr>
        <w:t>)</w:t>
      </w:r>
    </w:p>
    <w:p w14:paraId="1868C431" w14:textId="77777777" w:rsidR="00BD5EFB" w:rsidRPr="00442F80" w:rsidRDefault="00BD5EFB" w:rsidP="00BD5E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FROM</w:t>
      </w:r>
      <w:r w:rsidRPr="00442F80">
        <w:rPr>
          <w:rFonts w:ascii="Consolas" w:hAnsi="Consolas" w:cs="Consolas"/>
          <w:color w:val="000000"/>
          <w:kern w:val="0"/>
          <w:sz w:val="24"/>
          <w:szCs w:val="24"/>
          <w:lang w:val="en-US"/>
        </w:rPr>
        <w:t xml:space="preserve"> ExpenseBill</w:t>
      </w:r>
    </w:p>
    <w:p w14:paraId="063B3DC8" w14:textId="77777777" w:rsidR="00BD5EFB" w:rsidRPr="00442F80" w:rsidRDefault="00BD5EFB" w:rsidP="00BD5E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WHERE</w:t>
      </w:r>
      <w:r w:rsidRPr="00442F80">
        <w:rPr>
          <w:rFonts w:ascii="Consolas" w:hAnsi="Consolas" w:cs="Consolas"/>
          <w:color w:val="000000"/>
          <w:kern w:val="0"/>
          <w:sz w:val="24"/>
          <w:szCs w:val="24"/>
          <w:lang w:val="en-US"/>
        </w:rPr>
        <w:t xml:space="preserve"> </w:t>
      </w:r>
      <w:r w:rsidRPr="00442F80">
        <w:rPr>
          <w:rFonts w:ascii="Consolas" w:hAnsi="Consolas" w:cs="Consolas"/>
          <w:color w:val="FF00FF"/>
          <w:kern w:val="0"/>
          <w:sz w:val="24"/>
          <w:szCs w:val="24"/>
          <w:lang w:val="en-US"/>
        </w:rPr>
        <w:t>MONTH</w:t>
      </w:r>
      <w:r w:rsidRPr="00442F80">
        <w:rPr>
          <w:rFonts w:ascii="Consolas" w:hAnsi="Consolas" w:cs="Consolas"/>
          <w:color w:val="808080"/>
          <w:kern w:val="0"/>
          <w:sz w:val="24"/>
          <w:szCs w:val="24"/>
          <w:lang w:val="en-US"/>
        </w:rPr>
        <w:t>(</w:t>
      </w:r>
      <w:r w:rsidRPr="00442F80">
        <w:rPr>
          <w:rFonts w:ascii="Consolas" w:hAnsi="Consolas" w:cs="Consolas"/>
          <w:color w:val="0000FF"/>
          <w:kern w:val="0"/>
          <w:sz w:val="24"/>
          <w:szCs w:val="24"/>
          <w:lang w:val="en-US"/>
        </w:rPr>
        <w:t>date</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FF00FF"/>
          <w:kern w:val="0"/>
          <w:sz w:val="24"/>
          <w:szCs w:val="24"/>
          <w:lang w:val="en-US"/>
        </w:rPr>
        <w:t>MONTH</w:t>
      </w:r>
      <w:r w:rsidRPr="00442F80">
        <w:rPr>
          <w:rFonts w:ascii="Consolas" w:hAnsi="Consolas" w:cs="Consolas"/>
          <w:color w:val="808080"/>
          <w:kern w:val="0"/>
          <w:sz w:val="24"/>
          <w:szCs w:val="24"/>
          <w:lang w:val="en-US"/>
        </w:rPr>
        <w:t>(</w:t>
      </w:r>
      <w:r w:rsidRPr="00442F80">
        <w:rPr>
          <w:rFonts w:ascii="Consolas" w:hAnsi="Consolas" w:cs="Consolas"/>
          <w:color w:val="FF00FF"/>
          <w:kern w:val="0"/>
          <w:sz w:val="24"/>
          <w:szCs w:val="24"/>
          <w:lang w:val="en-US"/>
        </w:rPr>
        <w:t>GETDATE</w:t>
      </w:r>
      <w:r w:rsidRPr="00442F80">
        <w:rPr>
          <w:rFonts w:ascii="Consolas" w:hAnsi="Consolas" w:cs="Consolas"/>
          <w:color w:val="808080"/>
          <w:kern w:val="0"/>
          <w:sz w:val="24"/>
          <w:szCs w:val="24"/>
          <w:lang w:val="en-US"/>
        </w:rPr>
        <w:t>())</w:t>
      </w:r>
    </w:p>
    <w:p w14:paraId="29BDDB0E" w14:textId="77777777" w:rsidR="00BD5EFB" w:rsidRPr="00442F80" w:rsidRDefault="00BD5EFB" w:rsidP="00BD5E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808080"/>
          <w:kern w:val="0"/>
          <w:sz w:val="24"/>
          <w:szCs w:val="24"/>
          <w:lang w:val="en-US"/>
        </w:rPr>
        <w:t>AND</w:t>
      </w:r>
      <w:r w:rsidRPr="00442F80">
        <w:rPr>
          <w:rFonts w:ascii="Consolas" w:hAnsi="Consolas" w:cs="Consolas"/>
          <w:color w:val="000000"/>
          <w:kern w:val="0"/>
          <w:sz w:val="24"/>
          <w:szCs w:val="24"/>
          <w:lang w:val="en-US"/>
        </w:rPr>
        <w:t xml:space="preserve"> </w:t>
      </w:r>
      <w:r w:rsidRPr="00442F80">
        <w:rPr>
          <w:rFonts w:ascii="Consolas" w:hAnsi="Consolas" w:cs="Consolas"/>
          <w:color w:val="FF00FF"/>
          <w:kern w:val="0"/>
          <w:sz w:val="24"/>
          <w:szCs w:val="24"/>
          <w:lang w:val="en-US"/>
        </w:rPr>
        <w:t>YEAR</w:t>
      </w:r>
      <w:r w:rsidRPr="00442F80">
        <w:rPr>
          <w:rFonts w:ascii="Consolas" w:hAnsi="Consolas" w:cs="Consolas"/>
          <w:color w:val="808080"/>
          <w:kern w:val="0"/>
          <w:sz w:val="24"/>
          <w:szCs w:val="24"/>
          <w:lang w:val="en-US"/>
        </w:rPr>
        <w:t>(</w:t>
      </w:r>
      <w:r w:rsidRPr="00442F80">
        <w:rPr>
          <w:rFonts w:ascii="Consolas" w:hAnsi="Consolas" w:cs="Consolas"/>
          <w:color w:val="0000FF"/>
          <w:kern w:val="0"/>
          <w:sz w:val="24"/>
          <w:szCs w:val="24"/>
          <w:lang w:val="en-US"/>
        </w:rPr>
        <w:t>date</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FF00FF"/>
          <w:kern w:val="0"/>
          <w:sz w:val="24"/>
          <w:szCs w:val="24"/>
          <w:lang w:val="en-US"/>
        </w:rPr>
        <w:t>YEAR</w:t>
      </w:r>
      <w:r w:rsidRPr="00442F80">
        <w:rPr>
          <w:rFonts w:ascii="Consolas" w:hAnsi="Consolas" w:cs="Consolas"/>
          <w:color w:val="808080"/>
          <w:kern w:val="0"/>
          <w:sz w:val="24"/>
          <w:szCs w:val="24"/>
          <w:lang w:val="en-US"/>
        </w:rPr>
        <w:t>(</w:t>
      </w:r>
      <w:r w:rsidRPr="00442F80">
        <w:rPr>
          <w:rFonts w:ascii="Consolas" w:hAnsi="Consolas" w:cs="Consolas"/>
          <w:color w:val="FF00FF"/>
          <w:kern w:val="0"/>
          <w:sz w:val="24"/>
          <w:szCs w:val="24"/>
          <w:lang w:val="en-US"/>
        </w:rPr>
        <w:t>GETDATE</w:t>
      </w:r>
      <w:r w:rsidRPr="00442F80">
        <w:rPr>
          <w:rFonts w:ascii="Consolas" w:hAnsi="Consolas" w:cs="Consolas"/>
          <w:color w:val="808080"/>
          <w:kern w:val="0"/>
          <w:sz w:val="24"/>
          <w:szCs w:val="24"/>
          <w:lang w:val="en-US"/>
        </w:rPr>
        <w:t>());</w:t>
      </w:r>
    </w:p>
    <w:p w14:paraId="738960CE" w14:textId="77777777" w:rsidR="00BD5EFB" w:rsidRPr="00442F80" w:rsidRDefault="00BD5EFB" w:rsidP="00BD5E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p>
    <w:p w14:paraId="7853ABEE" w14:textId="77777777" w:rsidR="00BD5EFB" w:rsidRPr="00442F80" w:rsidRDefault="00BD5EFB" w:rsidP="00BD5E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8000"/>
          <w:kern w:val="0"/>
          <w:sz w:val="24"/>
          <w:szCs w:val="24"/>
          <w:lang w:val="en-US"/>
        </w:rPr>
        <w:t>-- Calculate total price from receipt notes in the current month</w:t>
      </w:r>
    </w:p>
    <w:p w14:paraId="3CF7B549" w14:textId="77777777" w:rsidR="00BD5EFB" w:rsidRPr="00442F80" w:rsidRDefault="00BD5EFB" w:rsidP="00BD5E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SELECT</w:t>
      </w:r>
      <w:r w:rsidRPr="00442F80">
        <w:rPr>
          <w:rFonts w:ascii="Consolas" w:hAnsi="Consolas" w:cs="Consolas"/>
          <w:color w:val="000000"/>
          <w:kern w:val="0"/>
          <w:sz w:val="24"/>
          <w:szCs w:val="24"/>
          <w:lang w:val="en-US"/>
        </w:rPr>
        <w:t xml:space="preserve"> @totalReceiptNotes </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FF00FF"/>
          <w:kern w:val="0"/>
          <w:sz w:val="24"/>
          <w:szCs w:val="24"/>
          <w:lang w:val="en-US"/>
        </w:rPr>
        <w:t>ISNULL</w:t>
      </w:r>
      <w:r w:rsidRPr="00442F80">
        <w:rPr>
          <w:rFonts w:ascii="Consolas" w:hAnsi="Consolas" w:cs="Consolas"/>
          <w:color w:val="808080"/>
          <w:kern w:val="0"/>
          <w:sz w:val="24"/>
          <w:szCs w:val="24"/>
          <w:lang w:val="en-US"/>
        </w:rPr>
        <w:t>(</w:t>
      </w:r>
      <w:r w:rsidRPr="00442F80">
        <w:rPr>
          <w:rFonts w:ascii="Consolas" w:hAnsi="Consolas" w:cs="Consolas"/>
          <w:color w:val="FF00FF"/>
          <w:kern w:val="0"/>
          <w:sz w:val="24"/>
          <w:szCs w:val="24"/>
          <w:lang w:val="en-US"/>
        </w:rPr>
        <w:t>SUM</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unitPrice </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quantity</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0</w:t>
      </w:r>
      <w:r w:rsidRPr="00442F80">
        <w:rPr>
          <w:rFonts w:ascii="Consolas" w:hAnsi="Consolas" w:cs="Consolas"/>
          <w:color w:val="808080"/>
          <w:kern w:val="0"/>
          <w:sz w:val="24"/>
          <w:szCs w:val="24"/>
          <w:lang w:val="en-US"/>
        </w:rPr>
        <w:t>)</w:t>
      </w:r>
    </w:p>
    <w:p w14:paraId="05F273AF" w14:textId="77777777" w:rsidR="00BD5EFB" w:rsidRPr="00442F80" w:rsidRDefault="00BD5EFB" w:rsidP="00BD5E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FROM</w:t>
      </w:r>
      <w:r w:rsidRPr="00442F80">
        <w:rPr>
          <w:rFonts w:ascii="Consolas" w:hAnsi="Consolas" w:cs="Consolas"/>
          <w:color w:val="000000"/>
          <w:kern w:val="0"/>
          <w:sz w:val="24"/>
          <w:szCs w:val="24"/>
          <w:lang w:val="en-US"/>
        </w:rPr>
        <w:t xml:space="preserve"> ReceiptNoteDetail</w:t>
      </w:r>
    </w:p>
    <w:p w14:paraId="414CC2F6" w14:textId="77777777" w:rsidR="00BD5EFB" w:rsidRPr="00442F80" w:rsidRDefault="00BD5EFB" w:rsidP="00BD5E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808080"/>
          <w:kern w:val="0"/>
          <w:sz w:val="24"/>
          <w:szCs w:val="24"/>
          <w:lang w:val="en-US"/>
        </w:rPr>
        <w:t>JOIN</w:t>
      </w:r>
      <w:r w:rsidRPr="00442F80">
        <w:rPr>
          <w:rFonts w:ascii="Consolas" w:hAnsi="Consolas" w:cs="Consolas"/>
          <w:color w:val="000000"/>
          <w:kern w:val="0"/>
          <w:sz w:val="24"/>
          <w:szCs w:val="24"/>
          <w:lang w:val="en-US"/>
        </w:rPr>
        <w:t xml:space="preserve"> ReceiptNote </w:t>
      </w:r>
      <w:r w:rsidRPr="00442F80">
        <w:rPr>
          <w:rFonts w:ascii="Consolas" w:hAnsi="Consolas" w:cs="Consolas"/>
          <w:color w:val="0000FF"/>
          <w:kern w:val="0"/>
          <w:sz w:val="24"/>
          <w:szCs w:val="24"/>
          <w:lang w:val="en-US"/>
        </w:rPr>
        <w:t>ON</w:t>
      </w:r>
      <w:r w:rsidRPr="00442F80">
        <w:rPr>
          <w:rFonts w:ascii="Consolas" w:hAnsi="Consolas" w:cs="Consolas"/>
          <w:color w:val="000000"/>
          <w:kern w:val="0"/>
          <w:sz w:val="24"/>
          <w:szCs w:val="24"/>
          <w:lang w:val="en-US"/>
        </w:rPr>
        <w:t xml:space="preserve"> ReceiptNoteDetail</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rNoteID </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ReceiptNote</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ID</w:t>
      </w:r>
    </w:p>
    <w:p w14:paraId="38E02EA9" w14:textId="77777777" w:rsidR="00BD5EFB" w:rsidRPr="00442F80" w:rsidRDefault="00BD5EFB" w:rsidP="00BD5E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WHERE</w:t>
      </w:r>
      <w:r w:rsidRPr="00442F80">
        <w:rPr>
          <w:rFonts w:ascii="Consolas" w:hAnsi="Consolas" w:cs="Consolas"/>
          <w:color w:val="000000"/>
          <w:kern w:val="0"/>
          <w:sz w:val="24"/>
          <w:szCs w:val="24"/>
          <w:lang w:val="en-US"/>
        </w:rPr>
        <w:t xml:space="preserve"> </w:t>
      </w:r>
      <w:r w:rsidRPr="00442F80">
        <w:rPr>
          <w:rFonts w:ascii="Consolas" w:hAnsi="Consolas" w:cs="Consolas"/>
          <w:color w:val="FF00FF"/>
          <w:kern w:val="0"/>
          <w:sz w:val="24"/>
          <w:szCs w:val="24"/>
          <w:lang w:val="en-US"/>
        </w:rPr>
        <w:t>MONTH</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ReceiptNote</w:t>
      </w:r>
      <w:r w:rsidRPr="00442F80">
        <w:rPr>
          <w:rFonts w:ascii="Consolas" w:hAnsi="Consolas" w:cs="Consolas"/>
          <w:color w:val="808080"/>
          <w:kern w:val="0"/>
          <w:sz w:val="24"/>
          <w:szCs w:val="24"/>
          <w:lang w:val="en-US"/>
        </w:rPr>
        <w:t>.</w:t>
      </w:r>
      <w:r w:rsidRPr="00442F80">
        <w:rPr>
          <w:rFonts w:ascii="Consolas" w:hAnsi="Consolas" w:cs="Consolas"/>
          <w:color w:val="0000FF"/>
          <w:kern w:val="0"/>
          <w:sz w:val="24"/>
          <w:szCs w:val="24"/>
          <w:lang w:val="en-US"/>
        </w:rPr>
        <w:t>date</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FF00FF"/>
          <w:kern w:val="0"/>
          <w:sz w:val="24"/>
          <w:szCs w:val="24"/>
          <w:lang w:val="en-US"/>
        </w:rPr>
        <w:t>MONTH</w:t>
      </w:r>
      <w:r w:rsidRPr="00442F80">
        <w:rPr>
          <w:rFonts w:ascii="Consolas" w:hAnsi="Consolas" w:cs="Consolas"/>
          <w:color w:val="808080"/>
          <w:kern w:val="0"/>
          <w:sz w:val="24"/>
          <w:szCs w:val="24"/>
          <w:lang w:val="en-US"/>
        </w:rPr>
        <w:t>(</w:t>
      </w:r>
      <w:r w:rsidRPr="00442F80">
        <w:rPr>
          <w:rFonts w:ascii="Consolas" w:hAnsi="Consolas" w:cs="Consolas"/>
          <w:color w:val="FF00FF"/>
          <w:kern w:val="0"/>
          <w:sz w:val="24"/>
          <w:szCs w:val="24"/>
          <w:lang w:val="en-US"/>
        </w:rPr>
        <w:t>GETDATE</w:t>
      </w:r>
      <w:r w:rsidRPr="00442F80">
        <w:rPr>
          <w:rFonts w:ascii="Consolas" w:hAnsi="Consolas" w:cs="Consolas"/>
          <w:color w:val="808080"/>
          <w:kern w:val="0"/>
          <w:sz w:val="24"/>
          <w:szCs w:val="24"/>
          <w:lang w:val="en-US"/>
        </w:rPr>
        <w:t>())</w:t>
      </w:r>
    </w:p>
    <w:p w14:paraId="0B6AD454" w14:textId="77777777" w:rsidR="00BD5EFB" w:rsidRPr="00442F80" w:rsidRDefault="00BD5EFB" w:rsidP="00BD5E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808080"/>
          <w:kern w:val="0"/>
          <w:sz w:val="24"/>
          <w:szCs w:val="24"/>
          <w:lang w:val="en-US"/>
        </w:rPr>
        <w:t>AND</w:t>
      </w:r>
      <w:r w:rsidRPr="00442F80">
        <w:rPr>
          <w:rFonts w:ascii="Consolas" w:hAnsi="Consolas" w:cs="Consolas"/>
          <w:color w:val="000000"/>
          <w:kern w:val="0"/>
          <w:sz w:val="24"/>
          <w:szCs w:val="24"/>
          <w:lang w:val="en-US"/>
        </w:rPr>
        <w:t xml:space="preserve"> </w:t>
      </w:r>
      <w:r w:rsidRPr="00442F80">
        <w:rPr>
          <w:rFonts w:ascii="Consolas" w:hAnsi="Consolas" w:cs="Consolas"/>
          <w:color w:val="FF00FF"/>
          <w:kern w:val="0"/>
          <w:sz w:val="24"/>
          <w:szCs w:val="24"/>
          <w:lang w:val="en-US"/>
        </w:rPr>
        <w:t>YEAR</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ReceiptNote</w:t>
      </w:r>
      <w:r w:rsidRPr="00442F80">
        <w:rPr>
          <w:rFonts w:ascii="Consolas" w:hAnsi="Consolas" w:cs="Consolas"/>
          <w:color w:val="808080"/>
          <w:kern w:val="0"/>
          <w:sz w:val="24"/>
          <w:szCs w:val="24"/>
          <w:lang w:val="en-US"/>
        </w:rPr>
        <w:t>.</w:t>
      </w:r>
      <w:r w:rsidRPr="00442F80">
        <w:rPr>
          <w:rFonts w:ascii="Consolas" w:hAnsi="Consolas" w:cs="Consolas"/>
          <w:color w:val="0000FF"/>
          <w:kern w:val="0"/>
          <w:sz w:val="24"/>
          <w:szCs w:val="24"/>
          <w:lang w:val="en-US"/>
        </w:rPr>
        <w:t>date</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FF00FF"/>
          <w:kern w:val="0"/>
          <w:sz w:val="24"/>
          <w:szCs w:val="24"/>
          <w:lang w:val="en-US"/>
        </w:rPr>
        <w:t>YEAR</w:t>
      </w:r>
      <w:r w:rsidRPr="00442F80">
        <w:rPr>
          <w:rFonts w:ascii="Consolas" w:hAnsi="Consolas" w:cs="Consolas"/>
          <w:color w:val="808080"/>
          <w:kern w:val="0"/>
          <w:sz w:val="24"/>
          <w:szCs w:val="24"/>
          <w:lang w:val="en-US"/>
        </w:rPr>
        <w:t>(</w:t>
      </w:r>
      <w:r w:rsidRPr="00442F80">
        <w:rPr>
          <w:rFonts w:ascii="Consolas" w:hAnsi="Consolas" w:cs="Consolas"/>
          <w:color w:val="FF00FF"/>
          <w:kern w:val="0"/>
          <w:sz w:val="24"/>
          <w:szCs w:val="24"/>
          <w:lang w:val="en-US"/>
        </w:rPr>
        <w:t>GETDATE</w:t>
      </w:r>
      <w:r w:rsidRPr="00442F80">
        <w:rPr>
          <w:rFonts w:ascii="Consolas" w:hAnsi="Consolas" w:cs="Consolas"/>
          <w:color w:val="808080"/>
          <w:kern w:val="0"/>
          <w:sz w:val="24"/>
          <w:szCs w:val="24"/>
          <w:lang w:val="en-US"/>
        </w:rPr>
        <w:t>());</w:t>
      </w:r>
    </w:p>
    <w:p w14:paraId="1C604035" w14:textId="77777777" w:rsidR="00BD5EFB" w:rsidRPr="00442F80" w:rsidRDefault="00BD5EFB" w:rsidP="00BD5E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p>
    <w:p w14:paraId="338BF2BE" w14:textId="77777777" w:rsidR="00BD5EFB" w:rsidRPr="00442F80" w:rsidRDefault="00BD5EFB" w:rsidP="00BD5E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8000"/>
          <w:kern w:val="0"/>
          <w:sz w:val="24"/>
          <w:szCs w:val="24"/>
          <w:lang w:val="en-US"/>
        </w:rPr>
        <w:t>-- Calculate total revenue</w:t>
      </w:r>
    </w:p>
    <w:p w14:paraId="1AEC336D" w14:textId="77777777" w:rsidR="00BD5EFB" w:rsidRPr="00442F80" w:rsidRDefault="00BD5EFB" w:rsidP="00BD5E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lastRenderedPageBreak/>
        <w:t xml:space="preserve">    </w:t>
      </w:r>
      <w:r w:rsidRPr="00442F80">
        <w:rPr>
          <w:rFonts w:ascii="Consolas" w:hAnsi="Consolas" w:cs="Consolas"/>
          <w:color w:val="0000FF"/>
          <w:kern w:val="0"/>
          <w:sz w:val="24"/>
          <w:szCs w:val="24"/>
          <w:lang w:val="en-US"/>
        </w:rPr>
        <w:t>SET</w:t>
      </w:r>
      <w:r w:rsidRPr="00442F80">
        <w:rPr>
          <w:rFonts w:ascii="Consolas" w:hAnsi="Consolas" w:cs="Consolas"/>
          <w:color w:val="000000"/>
          <w:kern w:val="0"/>
          <w:sz w:val="24"/>
          <w:szCs w:val="24"/>
          <w:lang w:val="en-US"/>
        </w:rPr>
        <w:t xml:space="preserve"> @totalRevenue </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@totalBills </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@totalExpenses </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@totalReceiptNotes</w:t>
      </w:r>
      <w:r w:rsidRPr="00442F80">
        <w:rPr>
          <w:rFonts w:ascii="Consolas" w:hAnsi="Consolas" w:cs="Consolas"/>
          <w:color w:val="808080"/>
          <w:kern w:val="0"/>
          <w:sz w:val="24"/>
          <w:szCs w:val="24"/>
          <w:lang w:val="en-US"/>
        </w:rPr>
        <w:t>;</w:t>
      </w:r>
    </w:p>
    <w:p w14:paraId="727D8C40" w14:textId="77777777" w:rsidR="00BD5EFB" w:rsidRPr="00442F80" w:rsidRDefault="00BD5EFB" w:rsidP="00BD5E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p>
    <w:p w14:paraId="557A612B" w14:textId="77777777" w:rsidR="00BD5EFB" w:rsidRPr="00442F80" w:rsidRDefault="00BD5EFB" w:rsidP="00BD5E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RETURN</w:t>
      </w:r>
      <w:r w:rsidRPr="00442F80">
        <w:rPr>
          <w:rFonts w:ascii="Consolas" w:hAnsi="Consolas" w:cs="Consolas"/>
          <w:color w:val="000000"/>
          <w:kern w:val="0"/>
          <w:sz w:val="24"/>
          <w:szCs w:val="24"/>
          <w:lang w:val="en-US"/>
        </w:rPr>
        <w:t xml:space="preserve"> @totalRevenue</w:t>
      </w:r>
      <w:r w:rsidRPr="00442F80">
        <w:rPr>
          <w:rFonts w:ascii="Consolas" w:hAnsi="Consolas" w:cs="Consolas"/>
          <w:color w:val="808080"/>
          <w:kern w:val="0"/>
          <w:sz w:val="24"/>
          <w:szCs w:val="24"/>
          <w:lang w:val="en-US"/>
        </w:rPr>
        <w:t>;</w:t>
      </w:r>
    </w:p>
    <w:p w14:paraId="52EE9A71" w14:textId="77777777" w:rsidR="00BD5EFB" w:rsidRPr="00442F80" w:rsidRDefault="00BD5EFB" w:rsidP="00BD5E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FF"/>
          <w:kern w:val="0"/>
          <w:sz w:val="24"/>
          <w:szCs w:val="24"/>
          <w:lang w:val="en-US"/>
        </w:rPr>
        <w:t>END</w:t>
      </w:r>
      <w:r w:rsidRPr="00442F80">
        <w:rPr>
          <w:rFonts w:ascii="Consolas" w:hAnsi="Consolas" w:cs="Consolas"/>
          <w:color w:val="808080"/>
          <w:kern w:val="0"/>
          <w:sz w:val="24"/>
          <w:szCs w:val="24"/>
          <w:lang w:val="en-US"/>
        </w:rPr>
        <w:t>;</w:t>
      </w:r>
    </w:p>
    <w:p w14:paraId="357F0955" w14:textId="26A7C981" w:rsidR="001A03A5" w:rsidRPr="00442F80" w:rsidRDefault="00BD5EFB" w:rsidP="00BD5EFB">
      <w:pPr>
        <w:pBdr>
          <w:top w:val="single" w:sz="4" w:space="1" w:color="auto"/>
          <w:left w:val="single" w:sz="4" w:space="4" w:color="auto"/>
          <w:bottom w:val="single" w:sz="4" w:space="1" w:color="auto"/>
          <w:right w:val="single" w:sz="4" w:space="4" w:color="auto"/>
        </w:pBdr>
        <w:spacing w:after="0" w:line="360" w:lineRule="auto"/>
        <w:rPr>
          <w:rFonts w:ascii="Times New Roman" w:hAnsi="Times New Roman" w:cs="Times New Roman"/>
          <w:sz w:val="24"/>
          <w:szCs w:val="24"/>
          <w:u w:val="single"/>
          <w:lang w:val="en-US"/>
        </w:rPr>
      </w:pPr>
      <w:r w:rsidRPr="00442F80">
        <w:rPr>
          <w:rFonts w:ascii="Consolas" w:hAnsi="Consolas" w:cs="Consolas"/>
          <w:color w:val="0000FF"/>
          <w:kern w:val="0"/>
          <w:sz w:val="24"/>
          <w:szCs w:val="24"/>
          <w:lang w:val="en-US"/>
        </w:rPr>
        <w:t>GO</w:t>
      </w:r>
    </w:p>
    <w:p w14:paraId="410F7408" w14:textId="77777777" w:rsidR="001A03A5" w:rsidRPr="00442F80" w:rsidRDefault="001A03A5" w:rsidP="001A03A5">
      <w:pPr>
        <w:spacing w:after="0" w:line="360" w:lineRule="auto"/>
        <w:rPr>
          <w:rFonts w:ascii="Times New Roman" w:hAnsi="Times New Roman" w:cs="Times New Roman"/>
          <w:sz w:val="24"/>
          <w:szCs w:val="24"/>
          <w:u w:val="single"/>
          <w:lang w:val="en-US"/>
        </w:rPr>
      </w:pPr>
    </w:p>
    <w:p w14:paraId="36F8A56F" w14:textId="77777777" w:rsidR="00BB03AF" w:rsidRPr="00442F80" w:rsidRDefault="00BB03AF" w:rsidP="00BB03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FF"/>
          <w:kern w:val="0"/>
          <w:sz w:val="24"/>
          <w:szCs w:val="24"/>
          <w:lang w:val="en-US"/>
        </w:rPr>
        <w:t>CREATE</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FUNCTION</w:t>
      </w:r>
      <w:r w:rsidRPr="00442F80">
        <w:rPr>
          <w:rFonts w:ascii="Consolas" w:hAnsi="Consolas" w:cs="Consolas"/>
          <w:color w:val="000000"/>
          <w:kern w:val="0"/>
          <w:sz w:val="24"/>
          <w:szCs w:val="24"/>
          <w:lang w:val="en-US"/>
        </w:rPr>
        <w:t xml:space="preserve"> getEmptyTableCount</w:t>
      </w:r>
      <w:r w:rsidRPr="00442F80">
        <w:rPr>
          <w:rFonts w:ascii="Consolas" w:hAnsi="Consolas" w:cs="Consolas"/>
          <w:color w:val="808080"/>
          <w:kern w:val="0"/>
          <w:sz w:val="24"/>
          <w:szCs w:val="24"/>
          <w:lang w:val="en-US"/>
        </w:rPr>
        <w:t>()</w:t>
      </w:r>
    </w:p>
    <w:p w14:paraId="7BEF6D16" w14:textId="77777777" w:rsidR="00BB03AF" w:rsidRPr="00442F80" w:rsidRDefault="00BB03AF" w:rsidP="00BB03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FF"/>
          <w:kern w:val="0"/>
          <w:sz w:val="24"/>
          <w:szCs w:val="24"/>
          <w:lang w:val="en-US"/>
        </w:rPr>
        <w:t>RETURNS</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INT</w:t>
      </w:r>
    </w:p>
    <w:p w14:paraId="2B38D610" w14:textId="77777777" w:rsidR="00BB03AF" w:rsidRPr="00442F80" w:rsidRDefault="00BB03AF" w:rsidP="00BB03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FF"/>
          <w:kern w:val="0"/>
          <w:sz w:val="24"/>
          <w:szCs w:val="24"/>
          <w:lang w:val="en-US"/>
        </w:rPr>
        <w:t>AS</w:t>
      </w:r>
    </w:p>
    <w:p w14:paraId="3E78DB09" w14:textId="77777777" w:rsidR="00BB03AF" w:rsidRPr="00442F80" w:rsidRDefault="00BB03AF" w:rsidP="00BB03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FF"/>
          <w:kern w:val="0"/>
          <w:sz w:val="24"/>
          <w:szCs w:val="24"/>
          <w:lang w:val="en-US"/>
        </w:rPr>
        <w:t>BEGIN</w:t>
      </w:r>
    </w:p>
    <w:p w14:paraId="3D77BD17" w14:textId="77777777" w:rsidR="00BB03AF" w:rsidRPr="00442F80" w:rsidRDefault="00BB03AF" w:rsidP="00BB03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DECLARE</w:t>
      </w:r>
      <w:r w:rsidRPr="00442F80">
        <w:rPr>
          <w:rFonts w:ascii="Consolas" w:hAnsi="Consolas" w:cs="Consolas"/>
          <w:color w:val="000000"/>
          <w:kern w:val="0"/>
          <w:sz w:val="24"/>
          <w:szCs w:val="24"/>
          <w:lang w:val="en-US"/>
        </w:rPr>
        <w:t xml:space="preserve"> @avail </w:t>
      </w:r>
      <w:r w:rsidRPr="00442F80">
        <w:rPr>
          <w:rFonts w:ascii="Consolas" w:hAnsi="Consolas" w:cs="Consolas"/>
          <w:color w:val="0000FF"/>
          <w:kern w:val="0"/>
          <w:sz w:val="24"/>
          <w:szCs w:val="24"/>
          <w:lang w:val="en-US"/>
        </w:rPr>
        <w:t>INT</w:t>
      </w:r>
      <w:r w:rsidRPr="00442F80">
        <w:rPr>
          <w:rFonts w:ascii="Consolas" w:hAnsi="Consolas" w:cs="Consolas"/>
          <w:color w:val="808080"/>
          <w:kern w:val="0"/>
          <w:sz w:val="24"/>
          <w:szCs w:val="24"/>
          <w:lang w:val="en-US"/>
        </w:rPr>
        <w:t>;</w:t>
      </w:r>
    </w:p>
    <w:p w14:paraId="359DE682" w14:textId="77777777" w:rsidR="00BB03AF" w:rsidRPr="00442F80" w:rsidRDefault="00BB03AF" w:rsidP="00BB03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p>
    <w:p w14:paraId="05A0EA30" w14:textId="77777777" w:rsidR="00BB03AF" w:rsidRPr="00442F80" w:rsidRDefault="00BB03AF" w:rsidP="00BB03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SELECT</w:t>
      </w:r>
      <w:r w:rsidRPr="00442F80">
        <w:rPr>
          <w:rFonts w:ascii="Consolas" w:hAnsi="Consolas" w:cs="Consolas"/>
          <w:color w:val="000000"/>
          <w:kern w:val="0"/>
          <w:sz w:val="24"/>
          <w:szCs w:val="24"/>
          <w:lang w:val="en-US"/>
        </w:rPr>
        <w:t xml:space="preserve"> @avail </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FF00FF"/>
          <w:kern w:val="0"/>
          <w:sz w:val="24"/>
          <w:szCs w:val="24"/>
          <w:lang w:val="en-US"/>
        </w:rPr>
        <w:t>COUNT</w:t>
      </w:r>
      <w:r w:rsidRPr="00442F80">
        <w:rPr>
          <w:rFonts w:ascii="Consolas" w:hAnsi="Consolas" w:cs="Consolas"/>
          <w:color w:val="808080"/>
          <w:kern w:val="0"/>
          <w:sz w:val="24"/>
          <w:szCs w:val="24"/>
          <w:lang w:val="en-US"/>
        </w:rPr>
        <w:t>(*)</w:t>
      </w:r>
    </w:p>
    <w:p w14:paraId="0944E891" w14:textId="77777777" w:rsidR="00BB03AF" w:rsidRPr="00442F80" w:rsidRDefault="00BB03AF" w:rsidP="00BB03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FROM</w:t>
      </w:r>
      <w:r w:rsidRPr="00442F80">
        <w:rPr>
          <w:rFonts w:ascii="Consolas" w:hAnsi="Consolas" w:cs="Consolas"/>
          <w:color w:val="000000"/>
          <w:kern w:val="0"/>
          <w:sz w:val="24"/>
          <w:szCs w:val="24"/>
          <w:lang w:val="en-US"/>
        </w:rPr>
        <w:t xml:space="preserve"> dbo</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[Table]</w:t>
      </w:r>
    </w:p>
    <w:p w14:paraId="339AADD6" w14:textId="77777777" w:rsidR="00BB03AF" w:rsidRPr="00442F80" w:rsidRDefault="00BB03AF" w:rsidP="00BB03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WHERE</w:t>
      </w:r>
      <w:r w:rsidRPr="00442F80">
        <w:rPr>
          <w:rFonts w:ascii="Consolas" w:hAnsi="Consolas" w:cs="Consolas"/>
          <w:color w:val="000000"/>
          <w:kern w:val="0"/>
          <w:sz w:val="24"/>
          <w:szCs w:val="24"/>
          <w:lang w:val="en-US"/>
        </w:rPr>
        <w:t xml:space="preserve"> [status] </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FF0000"/>
          <w:kern w:val="0"/>
          <w:sz w:val="24"/>
          <w:szCs w:val="24"/>
          <w:lang w:val="en-US"/>
        </w:rPr>
        <w:t>'Available'</w:t>
      </w:r>
      <w:r w:rsidRPr="00442F80">
        <w:rPr>
          <w:rFonts w:ascii="Consolas" w:hAnsi="Consolas" w:cs="Consolas"/>
          <w:color w:val="808080"/>
          <w:kern w:val="0"/>
          <w:sz w:val="24"/>
          <w:szCs w:val="24"/>
          <w:lang w:val="en-US"/>
        </w:rPr>
        <w:t>;</w:t>
      </w:r>
    </w:p>
    <w:p w14:paraId="500BB632" w14:textId="77777777" w:rsidR="00BB03AF" w:rsidRPr="00442F80" w:rsidRDefault="00BB03AF" w:rsidP="00BB03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p>
    <w:p w14:paraId="6C5972A1" w14:textId="77777777" w:rsidR="00BB03AF" w:rsidRPr="00442F80" w:rsidRDefault="00BB03AF" w:rsidP="00BB03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RETURN</w:t>
      </w:r>
      <w:r w:rsidRPr="00442F80">
        <w:rPr>
          <w:rFonts w:ascii="Consolas" w:hAnsi="Consolas" w:cs="Consolas"/>
          <w:color w:val="000000"/>
          <w:kern w:val="0"/>
          <w:sz w:val="24"/>
          <w:szCs w:val="24"/>
          <w:lang w:val="en-US"/>
        </w:rPr>
        <w:t xml:space="preserve"> </w:t>
      </w:r>
      <w:r w:rsidRPr="00442F80">
        <w:rPr>
          <w:rFonts w:ascii="Consolas" w:hAnsi="Consolas" w:cs="Consolas"/>
          <w:color w:val="FF00FF"/>
          <w:kern w:val="0"/>
          <w:sz w:val="24"/>
          <w:szCs w:val="24"/>
          <w:lang w:val="en-US"/>
        </w:rPr>
        <w:t>ISNULL</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@avail</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0</w:t>
      </w:r>
      <w:r w:rsidRPr="00442F80">
        <w:rPr>
          <w:rFonts w:ascii="Consolas" w:hAnsi="Consolas" w:cs="Consolas"/>
          <w:color w:val="808080"/>
          <w:kern w:val="0"/>
          <w:sz w:val="24"/>
          <w:szCs w:val="24"/>
          <w:lang w:val="en-US"/>
        </w:rPr>
        <w:t>);</w:t>
      </w:r>
    </w:p>
    <w:p w14:paraId="3E8F7BDB" w14:textId="77777777" w:rsidR="00BB03AF" w:rsidRPr="00442F80" w:rsidRDefault="00BB03AF" w:rsidP="00BB03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FF"/>
          <w:kern w:val="0"/>
          <w:sz w:val="24"/>
          <w:szCs w:val="24"/>
          <w:lang w:val="en-US"/>
        </w:rPr>
        <w:t>END</w:t>
      </w:r>
      <w:r w:rsidRPr="00442F80">
        <w:rPr>
          <w:rFonts w:ascii="Consolas" w:hAnsi="Consolas" w:cs="Consolas"/>
          <w:color w:val="808080"/>
          <w:kern w:val="0"/>
          <w:sz w:val="24"/>
          <w:szCs w:val="24"/>
          <w:lang w:val="en-US"/>
        </w:rPr>
        <w:t>;</w:t>
      </w:r>
    </w:p>
    <w:p w14:paraId="5A1DA901" w14:textId="218F53A8" w:rsidR="003B0F0D" w:rsidRPr="00442F80" w:rsidRDefault="00BB03AF" w:rsidP="00BB03AF">
      <w:pPr>
        <w:pBdr>
          <w:top w:val="single" w:sz="4" w:space="1" w:color="auto"/>
          <w:left w:val="single" w:sz="4" w:space="4" w:color="auto"/>
          <w:bottom w:val="single" w:sz="4" w:space="1" w:color="auto"/>
          <w:right w:val="single" w:sz="4" w:space="4" w:color="auto"/>
        </w:pBdr>
        <w:spacing w:after="0" w:line="360" w:lineRule="auto"/>
        <w:rPr>
          <w:rFonts w:ascii="Times New Roman" w:hAnsi="Times New Roman" w:cs="Times New Roman"/>
          <w:sz w:val="24"/>
          <w:szCs w:val="24"/>
          <w:u w:val="single"/>
          <w:lang w:val="en-US"/>
        </w:rPr>
      </w:pPr>
      <w:r w:rsidRPr="00442F80">
        <w:rPr>
          <w:rFonts w:ascii="Consolas" w:hAnsi="Consolas" w:cs="Consolas"/>
          <w:color w:val="0000FF"/>
          <w:kern w:val="0"/>
          <w:sz w:val="24"/>
          <w:szCs w:val="24"/>
          <w:lang w:val="en-US"/>
        </w:rPr>
        <w:t>GO</w:t>
      </w:r>
    </w:p>
    <w:p w14:paraId="3A3AE1F7" w14:textId="2AB7880F" w:rsidR="00BB454A" w:rsidRPr="003E745E" w:rsidRDefault="00BB454A" w:rsidP="00BB454A">
      <w:pPr>
        <w:pStyle w:val="ListParagraph"/>
        <w:spacing w:after="0" w:line="360" w:lineRule="auto"/>
        <w:ind w:left="1584"/>
        <w:rPr>
          <w:rFonts w:ascii="Times New Roman" w:hAnsi="Times New Roman" w:cs="Times New Roman"/>
          <w:sz w:val="28"/>
          <w:szCs w:val="28"/>
          <w:u w:val="single"/>
          <w:lang w:val="en-US"/>
        </w:rPr>
      </w:pPr>
      <w:r w:rsidRPr="003E745E">
        <w:rPr>
          <w:rFonts w:ascii="Times New Roman" w:hAnsi="Times New Roman" w:cs="Times New Roman"/>
          <w:sz w:val="28"/>
          <w:szCs w:val="28"/>
          <w:u w:val="single"/>
          <w:lang w:val="en-US"/>
        </w:rPr>
        <w:t>C# code:</w:t>
      </w:r>
    </w:p>
    <w:p w14:paraId="17461223" w14:textId="77777777" w:rsidR="00380C46" w:rsidRPr="00442F80" w:rsidRDefault="00380C46" w:rsidP="00380C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get today date</w:t>
      </w:r>
    </w:p>
    <w:p w14:paraId="76327A64" w14:textId="77777777" w:rsidR="00380C46" w:rsidRPr="00442F80" w:rsidRDefault="00380C46" w:rsidP="00380C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DateTime today = DateTime.Now;</w:t>
      </w:r>
    </w:p>
    <w:p w14:paraId="098E3895" w14:textId="77777777" w:rsidR="00380C46" w:rsidRPr="00442F80" w:rsidRDefault="00380C46" w:rsidP="00380C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p>
    <w:p w14:paraId="301D4F1F" w14:textId="77777777" w:rsidR="00380C46" w:rsidRPr="00442F80" w:rsidRDefault="00380C46" w:rsidP="00380C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decimal todayIncome = 0;</w:t>
      </w:r>
    </w:p>
    <w:p w14:paraId="6F712B6E" w14:textId="77777777" w:rsidR="00380C46" w:rsidRPr="00442F80" w:rsidRDefault="00380C46" w:rsidP="00380C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decimal todayExpense = 0;</w:t>
      </w:r>
    </w:p>
    <w:p w14:paraId="639C0CA0" w14:textId="77777777" w:rsidR="00380C46" w:rsidRPr="00442F80" w:rsidRDefault="00380C46" w:rsidP="00380C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decimal monthRevenue = 0;</w:t>
      </w:r>
    </w:p>
    <w:p w14:paraId="749D4517" w14:textId="77777777" w:rsidR="00380C46" w:rsidRPr="00442F80" w:rsidRDefault="00380C46" w:rsidP="00380C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int emptyTable = 0;</w:t>
      </w:r>
    </w:p>
    <w:p w14:paraId="507083EF" w14:textId="77777777" w:rsidR="00380C46" w:rsidRPr="00442F80" w:rsidRDefault="00380C46" w:rsidP="00380C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try</w:t>
      </w:r>
    </w:p>
    <w:p w14:paraId="078235FA" w14:textId="77777777" w:rsidR="00380C46" w:rsidRPr="00442F80" w:rsidRDefault="00380C46" w:rsidP="00380C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w:t>
      </w:r>
    </w:p>
    <w:p w14:paraId="295D7C9B" w14:textId="77777777" w:rsidR="00380C46" w:rsidRPr="00442F80" w:rsidRDefault="00380C46" w:rsidP="00380C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 get today income</w:t>
      </w:r>
    </w:p>
    <w:p w14:paraId="02821669" w14:textId="77777777" w:rsidR="00380C46" w:rsidRPr="00442F80" w:rsidRDefault="00380C46" w:rsidP="00380C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todayIncome = (decimal)DataProvider.Instance.ExecuteScalar("SELECT dbo.getTotalPriceBillbyDate ( @date )", new object[] { today.Date.ToString("yyyy-MM-dd") });</w:t>
      </w:r>
    </w:p>
    <w:p w14:paraId="53A2744A" w14:textId="0F255F1D" w:rsidR="00380C46" w:rsidRPr="00442F80" w:rsidRDefault="00380C46" w:rsidP="00380C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w:t>
      </w:r>
      <w:r w:rsidR="001E7F51" w:rsidRPr="00442F80">
        <w:rPr>
          <w:rFonts w:ascii="Cascadia Mono" w:hAnsi="Cascadia Mono" w:cs="Cascadia Mono"/>
          <w:color w:val="000000"/>
          <w:kern w:val="0"/>
          <w:sz w:val="24"/>
          <w:szCs w:val="24"/>
          <w:lang w:val="en-US"/>
        </w:rPr>
        <w:t xml:space="preserve">todayExpense </w:t>
      </w:r>
      <w:r w:rsidRPr="00442F80">
        <w:rPr>
          <w:rFonts w:ascii="Cascadia Mono" w:hAnsi="Cascadia Mono" w:cs="Cascadia Mono"/>
          <w:color w:val="000000"/>
          <w:kern w:val="0"/>
          <w:sz w:val="24"/>
          <w:szCs w:val="24"/>
          <w:lang w:val="en-US"/>
        </w:rPr>
        <w:t>= (decimal)DataProvider.Instance.ExecuteScalar("SELECT dbo.getTotalExpensebyDate ( @date )", new object[] { today.Date.ToString("yyyy-MM-dd") });</w:t>
      </w:r>
    </w:p>
    <w:p w14:paraId="1A5412EE" w14:textId="77777777" w:rsidR="00380C46" w:rsidRPr="00442F80" w:rsidRDefault="00380C46" w:rsidP="00380C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monthRevenue = (decimal)DataProvider.Instance.ExecuteScalar("SELECT dbo.getTotalRevenue1MonthAgo ()");</w:t>
      </w:r>
    </w:p>
    <w:p w14:paraId="2666E8FD" w14:textId="77777777" w:rsidR="00380C46" w:rsidRPr="00442F80" w:rsidRDefault="00380C46" w:rsidP="00380C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emptyTable = (int)DataProvider.Instance.ExecuteScalar("SELECT dbo.getEmptyTableCount ()");</w:t>
      </w:r>
    </w:p>
    <w:p w14:paraId="5504F20C" w14:textId="77777777" w:rsidR="00380C46" w:rsidRPr="00442F80" w:rsidRDefault="00380C46" w:rsidP="00380C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w:t>
      </w:r>
    </w:p>
    <w:p w14:paraId="39C6A2C8" w14:textId="77777777" w:rsidR="00380C46" w:rsidRPr="00442F80" w:rsidRDefault="00380C46" w:rsidP="00380C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catch (SqlException err)</w:t>
      </w:r>
    </w:p>
    <w:p w14:paraId="145FA621" w14:textId="77777777" w:rsidR="00380C46" w:rsidRPr="00442F80" w:rsidRDefault="00380C46" w:rsidP="00380C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lastRenderedPageBreak/>
        <w:t>{</w:t>
      </w:r>
    </w:p>
    <w:p w14:paraId="347500CD" w14:textId="77777777" w:rsidR="00380C46" w:rsidRPr="00442F80" w:rsidRDefault="00380C46" w:rsidP="00380C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MessageBox.Show(err.Message);</w:t>
      </w:r>
    </w:p>
    <w:p w14:paraId="7FB45102" w14:textId="07AC96E3" w:rsidR="00BB454A" w:rsidRPr="00442F80" w:rsidRDefault="00380C46" w:rsidP="00380C46">
      <w:pPr>
        <w:pBdr>
          <w:top w:val="single" w:sz="4" w:space="1" w:color="auto"/>
          <w:left w:val="single" w:sz="4" w:space="4" w:color="auto"/>
          <w:bottom w:val="single" w:sz="4" w:space="1" w:color="auto"/>
          <w:right w:val="single" w:sz="4" w:space="4" w:color="auto"/>
        </w:pBdr>
        <w:spacing w:after="0" w:line="360" w:lineRule="auto"/>
        <w:rPr>
          <w:rFonts w:ascii="Times New Roman" w:hAnsi="Times New Roman" w:cs="Times New Roman"/>
          <w:b/>
          <w:sz w:val="24"/>
          <w:szCs w:val="24"/>
          <w:lang w:val="en-US"/>
        </w:rPr>
      </w:pPr>
      <w:r w:rsidRPr="00442F80">
        <w:rPr>
          <w:rFonts w:ascii="Cascadia Mono" w:hAnsi="Cascadia Mono" w:cs="Cascadia Mono"/>
          <w:color w:val="000000"/>
          <w:kern w:val="0"/>
          <w:sz w:val="24"/>
          <w:szCs w:val="24"/>
          <w:lang w:val="en-US"/>
        </w:rPr>
        <w:t>}</w:t>
      </w:r>
    </w:p>
    <w:p w14:paraId="5E64F4C0" w14:textId="77777777" w:rsidR="00BB03AF" w:rsidRDefault="00BB03AF" w:rsidP="00BB454A">
      <w:pPr>
        <w:pStyle w:val="ListParagraph"/>
        <w:spacing w:after="0" w:line="360" w:lineRule="auto"/>
        <w:ind w:left="1584"/>
        <w:rPr>
          <w:rFonts w:ascii="Times New Roman" w:hAnsi="Times New Roman" w:cs="Times New Roman"/>
          <w:b/>
          <w:bCs/>
          <w:sz w:val="28"/>
          <w:szCs w:val="28"/>
          <w:lang w:val="en-US"/>
        </w:rPr>
      </w:pPr>
    </w:p>
    <w:p w14:paraId="483DCEB9" w14:textId="77777777" w:rsidR="00231146" w:rsidRDefault="00231146">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747CF002" w14:textId="0AF0857D" w:rsidR="00FF519B" w:rsidRDefault="00FF519B" w:rsidP="00DB6E80">
      <w:pPr>
        <w:pStyle w:val="ListParagraph"/>
        <w:numPr>
          <w:ilvl w:val="1"/>
          <w:numId w:val="7"/>
        </w:numPr>
        <w:spacing w:after="0" w:line="360" w:lineRule="auto"/>
        <w:outlineLvl w:val="2"/>
        <w:rPr>
          <w:rFonts w:ascii="Times New Roman" w:hAnsi="Times New Roman" w:cs="Times New Roman"/>
          <w:b/>
          <w:bCs/>
          <w:sz w:val="28"/>
          <w:szCs w:val="28"/>
          <w:lang w:val="en-US"/>
        </w:rPr>
      </w:pPr>
      <w:bookmarkStart w:id="23" w:name="_Toc165362084"/>
      <w:r>
        <w:rPr>
          <w:rFonts w:ascii="Times New Roman" w:hAnsi="Times New Roman" w:cs="Times New Roman"/>
          <w:b/>
          <w:bCs/>
          <w:sz w:val="28"/>
          <w:szCs w:val="28"/>
          <w:lang w:val="en-US"/>
        </w:rPr>
        <w:lastRenderedPageBreak/>
        <w:t>Chức năng Order:</w:t>
      </w:r>
      <w:bookmarkEnd w:id="23"/>
    </w:p>
    <w:p w14:paraId="4A5A640E" w14:textId="68362723" w:rsidR="00FF519B" w:rsidRDefault="00FF519B" w:rsidP="00FF519B">
      <w:pPr>
        <w:pStyle w:val="ListParagraph"/>
        <w:numPr>
          <w:ilvl w:val="2"/>
          <w:numId w:val="7"/>
        </w:numPr>
        <w:spacing w:after="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View:</w:t>
      </w:r>
    </w:p>
    <w:p w14:paraId="591AAE45" w14:textId="07CF7FA0" w:rsidR="00EA4D76" w:rsidRDefault="00EA4D76" w:rsidP="00C55698">
      <w:pPr>
        <w:pStyle w:val="ListParagraph"/>
        <w:numPr>
          <w:ilvl w:val="0"/>
          <w:numId w:val="18"/>
        </w:numPr>
        <w:spacing w:after="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View hiển thị danh sách hóa đơn:</w:t>
      </w:r>
    </w:p>
    <w:p w14:paraId="7C7F195D" w14:textId="56395CCB" w:rsidR="00EA4D76" w:rsidRDefault="00EA4D76" w:rsidP="00EA4D76">
      <w:pPr>
        <w:pStyle w:val="ListParagraph"/>
        <w:spacing w:after="0" w:line="360" w:lineRule="auto"/>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SQL:</w:t>
      </w:r>
    </w:p>
    <w:p w14:paraId="5DB2F0E1" w14:textId="77777777" w:rsidR="00EA4D76" w:rsidRPr="000E0400" w:rsidRDefault="00EA4D76" w:rsidP="00EA4D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onsolas" w:hAnsi="Consolas" w:cs="Consolas"/>
          <w:noProof w:val="0"/>
          <w:color w:val="000000"/>
          <w:kern w:val="0"/>
          <w:sz w:val="24"/>
          <w:szCs w:val="24"/>
          <w:lang w:val="en-US"/>
        </w:rPr>
      </w:pPr>
      <w:r w:rsidRPr="000E0400">
        <w:rPr>
          <w:rFonts w:ascii="Consolas" w:hAnsi="Consolas" w:cs="Consolas"/>
          <w:noProof w:val="0"/>
          <w:color w:val="0000FF"/>
          <w:kern w:val="0"/>
          <w:sz w:val="24"/>
          <w:szCs w:val="24"/>
          <w:lang w:val="en-US"/>
        </w:rPr>
        <w:t>CREATE</w:t>
      </w:r>
      <w:r w:rsidRPr="000E0400">
        <w:rPr>
          <w:rFonts w:ascii="Consolas" w:hAnsi="Consolas" w:cs="Consolas"/>
          <w:noProof w:val="0"/>
          <w:color w:val="000000"/>
          <w:kern w:val="0"/>
          <w:sz w:val="24"/>
          <w:szCs w:val="24"/>
          <w:lang w:val="en-US"/>
        </w:rPr>
        <w:t xml:space="preserve"> </w:t>
      </w:r>
      <w:r w:rsidRPr="000E0400">
        <w:rPr>
          <w:rFonts w:ascii="Consolas" w:hAnsi="Consolas" w:cs="Consolas"/>
          <w:noProof w:val="0"/>
          <w:color w:val="0000FF"/>
          <w:kern w:val="0"/>
          <w:sz w:val="24"/>
          <w:szCs w:val="24"/>
          <w:lang w:val="en-US"/>
        </w:rPr>
        <w:t>VIEW</w:t>
      </w:r>
      <w:r w:rsidRPr="000E0400">
        <w:rPr>
          <w:rFonts w:ascii="Consolas" w:hAnsi="Consolas" w:cs="Consolas"/>
          <w:noProof w:val="0"/>
          <w:color w:val="000000"/>
          <w:kern w:val="0"/>
          <w:sz w:val="24"/>
          <w:szCs w:val="24"/>
          <w:lang w:val="en-US"/>
        </w:rPr>
        <w:t xml:space="preserve"> </w:t>
      </w:r>
      <w:proofErr w:type="spellStart"/>
      <w:r w:rsidRPr="000E0400">
        <w:rPr>
          <w:rFonts w:ascii="Consolas" w:hAnsi="Consolas" w:cs="Consolas"/>
          <w:noProof w:val="0"/>
          <w:color w:val="000000"/>
          <w:kern w:val="0"/>
          <w:sz w:val="24"/>
          <w:szCs w:val="24"/>
          <w:lang w:val="en-US"/>
        </w:rPr>
        <w:t>BillView</w:t>
      </w:r>
      <w:proofErr w:type="spellEnd"/>
    </w:p>
    <w:p w14:paraId="34CFC03B" w14:textId="77777777" w:rsidR="00EA4D76" w:rsidRPr="000E0400" w:rsidRDefault="00EA4D76" w:rsidP="00EA4D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onsolas" w:hAnsi="Consolas" w:cs="Consolas"/>
          <w:noProof w:val="0"/>
          <w:color w:val="000000"/>
          <w:kern w:val="0"/>
          <w:sz w:val="24"/>
          <w:szCs w:val="24"/>
          <w:lang w:val="en-US"/>
        </w:rPr>
      </w:pPr>
      <w:r w:rsidRPr="000E0400">
        <w:rPr>
          <w:rFonts w:ascii="Consolas" w:hAnsi="Consolas" w:cs="Consolas"/>
          <w:noProof w:val="0"/>
          <w:color w:val="0000FF"/>
          <w:kern w:val="0"/>
          <w:sz w:val="24"/>
          <w:szCs w:val="24"/>
          <w:lang w:val="en-US"/>
        </w:rPr>
        <w:t>AS</w:t>
      </w:r>
    </w:p>
    <w:p w14:paraId="210E5EC4" w14:textId="77777777" w:rsidR="00EA4D76" w:rsidRPr="000E0400" w:rsidRDefault="00EA4D76" w:rsidP="00EA4D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onsolas" w:hAnsi="Consolas" w:cs="Consolas"/>
          <w:noProof w:val="0"/>
          <w:color w:val="000000"/>
          <w:kern w:val="0"/>
          <w:sz w:val="24"/>
          <w:szCs w:val="24"/>
          <w:lang w:val="en-US"/>
        </w:rPr>
      </w:pPr>
      <w:r w:rsidRPr="000E0400">
        <w:rPr>
          <w:rFonts w:ascii="Consolas" w:hAnsi="Consolas" w:cs="Consolas"/>
          <w:noProof w:val="0"/>
          <w:color w:val="0000FF"/>
          <w:kern w:val="0"/>
          <w:sz w:val="24"/>
          <w:szCs w:val="24"/>
          <w:lang w:val="en-US"/>
        </w:rPr>
        <w:t>SELECT</w:t>
      </w:r>
      <w:r w:rsidRPr="000E0400">
        <w:rPr>
          <w:rFonts w:ascii="Consolas" w:hAnsi="Consolas" w:cs="Consolas"/>
          <w:noProof w:val="0"/>
          <w:color w:val="000000"/>
          <w:kern w:val="0"/>
          <w:sz w:val="24"/>
          <w:szCs w:val="24"/>
          <w:lang w:val="en-US"/>
        </w:rPr>
        <w:t xml:space="preserve"> Bill</w:t>
      </w:r>
      <w:r w:rsidRPr="000E0400">
        <w:rPr>
          <w:rFonts w:ascii="Consolas" w:hAnsi="Consolas" w:cs="Consolas"/>
          <w:noProof w:val="0"/>
          <w:color w:val="808080"/>
          <w:kern w:val="0"/>
          <w:sz w:val="24"/>
          <w:szCs w:val="24"/>
          <w:lang w:val="en-US"/>
        </w:rPr>
        <w:t>.</w:t>
      </w:r>
      <w:r w:rsidRPr="000E0400">
        <w:rPr>
          <w:rFonts w:ascii="Consolas" w:hAnsi="Consolas" w:cs="Consolas"/>
          <w:noProof w:val="0"/>
          <w:color w:val="000000"/>
          <w:kern w:val="0"/>
          <w:sz w:val="24"/>
          <w:szCs w:val="24"/>
          <w:lang w:val="en-US"/>
        </w:rPr>
        <w:t>ID</w:t>
      </w:r>
      <w:r w:rsidRPr="000E0400">
        <w:rPr>
          <w:rFonts w:ascii="Consolas" w:hAnsi="Consolas" w:cs="Consolas"/>
          <w:noProof w:val="0"/>
          <w:color w:val="808080"/>
          <w:kern w:val="0"/>
          <w:sz w:val="24"/>
          <w:szCs w:val="24"/>
          <w:lang w:val="en-US"/>
        </w:rPr>
        <w:t>,</w:t>
      </w:r>
      <w:r w:rsidRPr="000E0400">
        <w:rPr>
          <w:rFonts w:ascii="Consolas" w:hAnsi="Consolas" w:cs="Consolas"/>
          <w:noProof w:val="0"/>
          <w:color w:val="000000"/>
          <w:kern w:val="0"/>
          <w:sz w:val="24"/>
          <w:szCs w:val="24"/>
          <w:lang w:val="en-US"/>
        </w:rPr>
        <w:t xml:space="preserve"> </w:t>
      </w:r>
      <w:proofErr w:type="spellStart"/>
      <w:r w:rsidRPr="000E0400">
        <w:rPr>
          <w:rFonts w:ascii="Consolas" w:hAnsi="Consolas" w:cs="Consolas"/>
          <w:noProof w:val="0"/>
          <w:color w:val="000000"/>
          <w:kern w:val="0"/>
          <w:sz w:val="24"/>
          <w:szCs w:val="24"/>
          <w:lang w:val="en-US"/>
        </w:rPr>
        <w:t>Bill</w:t>
      </w:r>
      <w:r w:rsidRPr="000E0400">
        <w:rPr>
          <w:rFonts w:ascii="Consolas" w:hAnsi="Consolas" w:cs="Consolas"/>
          <w:noProof w:val="0"/>
          <w:color w:val="808080"/>
          <w:kern w:val="0"/>
          <w:sz w:val="24"/>
          <w:szCs w:val="24"/>
          <w:lang w:val="en-US"/>
        </w:rPr>
        <w:t>.</w:t>
      </w:r>
      <w:r w:rsidRPr="000E0400">
        <w:rPr>
          <w:rFonts w:ascii="Consolas" w:hAnsi="Consolas" w:cs="Consolas"/>
          <w:noProof w:val="0"/>
          <w:color w:val="0000FF"/>
          <w:kern w:val="0"/>
          <w:sz w:val="24"/>
          <w:szCs w:val="24"/>
          <w:lang w:val="en-US"/>
        </w:rPr>
        <w:t>dateTime</w:t>
      </w:r>
      <w:proofErr w:type="spellEnd"/>
      <w:r w:rsidRPr="000E0400">
        <w:rPr>
          <w:rFonts w:ascii="Consolas" w:hAnsi="Consolas" w:cs="Consolas"/>
          <w:noProof w:val="0"/>
          <w:color w:val="808080"/>
          <w:kern w:val="0"/>
          <w:sz w:val="24"/>
          <w:szCs w:val="24"/>
          <w:lang w:val="en-US"/>
        </w:rPr>
        <w:t>,</w:t>
      </w:r>
      <w:r w:rsidRPr="000E0400">
        <w:rPr>
          <w:rFonts w:ascii="Consolas" w:hAnsi="Consolas" w:cs="Consolas"/>
          <w:noProof w:val="0"/>
          <w:color w:val="000000"/>
          <w:kern w:val="0"/>
          <w:sz w:val="24"/>
          <w:szCs w:val="24"/>
          <w:lang w:val="en-US"/>
        </w:rPr>
        <w:t xml:space="preserve"> BillCategory</w:t>
      </w:r>
      <w:r w:rsidRPr="000E0400">
        <w:rPr>
          <w:rFonts w:ascii="Consolas" w:hAnsi="Consolas" w:cs="Consolas"/>
          <w:noProof w:val="0"/>
          <w:color w:val="808080"/>
          <w:kern w:val="0"/>
          <w:sz w:val="24"/>
          <w:szCs w:val="24"/>
          <w:lang w:val="en-US"/>
        </w:rPr>
        <w:t>.</w:t>
      </w:r>
      <w:r w:rsidRPr="000E0400">
        <w:rPr>
          <w:rFonts w:ascii="Consolas" w:hAnsi="Consolas" w:cs="Consolas"/>
          <w:noProof w:val="0"/>
          <w:color w:val="0000FF"/>
          <w:kern w:val="0"/>
          <w:sz w:val="24"/>
          <w:szCs w:val="24"/>
          <w:lang w:val="en-US"/>
        </w:rPr>
        <w:t>name</w:t>
      </w:r>
      <w:r w:rsidRPr="000E0400">
        <w:rPr>
          <w:rFonts w:ascii="Consolas" w:hAnsi="Consolas" w:cs="Consolas"/>
          <w:noProof w:val="0"/>
          <w:color w:val="808080"/>
          <w:kern w:val="0"/>
          <w:sz w:val="24"/>
          <w:szCs w:val="24"/>
          <w:lang w:val="en-US"/>
        </w:rPr>
        <w:t>,</w:t>
      </w:r>
      <w:r w:rsidRPr="000E0400">
        <w:rPr>
          <w:rFonts w:ascii="Consolas" w:hAnsi="Consolas" w:cs="Consolas"/>
          <w:noProof w:val="0"/>
          <w:color w:val="000000"/>
          <w:kern w:val="0"/>
          <w:sz w:val="24"/>
          <w:szCs w:val="24"/>
          <w:lang w:val="en-US"/>
        </w:rPr>
        <w:t xml:space="preserve"> </w:t>
      </w:r>
      <w:proofErr w:type="spellStart"/>
      <w:r w:rsidRPr="000E0400">
        <w:rPr>
          <w:rFonts w:ascii="Consolas" w:hAnsi="Consolas" w:cs="Consolas"/>
          <w:noProof w:val="0"/>
          <w:color w:val="000000"/>
          <w:kern w:val="0"/>
          <w:sz w:val="24"/>
          <w:szCs w:val="24"/>
          <w:lang w:val="en-US"/>
        </w:rPr>
        <w:t>Bill</w:t>
      </w:r>
      <w:r w:rsidRPr="000E0400">
        <w:rPr>
          <w:rFonts w:ascii="Consolas" w:hAnsi="Consolas" w:cs="Consolas"/>
          <w:noProof w:val="0"/>
          <w:color w:val="808080"/>
          <w:kern w:val="0"/>
          <w:sz w:val="24"/>
          <w:szCs w:val="24"/>
          <w:lang w:val="en-US"/>
        </w:rPr>
        <w:t>.</w:t>
      </w:r>
      <w:r w:rsidRPr="000E0400">
        <w:rPr>
          <w:rFonts w:ascii="Consolas" w:hAnsi="Consolas" w:cs="Consolas"/>
          <w:noProof w:val="0"/>
          <w:color w:val="000000"/>
          <w:kern w:val="0"/>
          <w:sz w:val="24"/>
          <w:szCs w:val="24"/>
          <w:lang w:val="en-US"/>
        </w:rPr>
        <w:t>receiptMoney</w:t>
      </w:r>
      <w:proofErr w:type="spellEnd"/>
    </w:p>
    <w:p w14:paraId="3F565C0C" w14:textId="77777777" w:rsidR="00EA4D76" w:rsidRPr="000E0400" w:rsidRDefault="00EA4D76" w:rsidP="00EA4D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onsolas" w:hAnsi="Consolas" w:cs="Consolas"/>
          <w:noProof w:val="0"/>
          <w:color w:val="000000"/>
          <w:kern w:val="0"/>
          <w:sz w:val="24"/>
          <w:szCs w:val="24"/>
          <w:lang w:val="en-US"/>
        </w:rPr>
      </w:pPr>
      <w:r w:rsidRPr="000E0400">
        <w:rPr>
          <w:rFonts w:ascii="Consolas" w:hAnsi="Consolas" w:cs="Consolas"/>
          <w:noProof w:val="0"/>
          <w:color w:val="0000FF"/>
          <w:kern w:val="0"/>
          <w:sz w:val="24"/>
          <w:szCs w:val="24"/>
          <w:lang w:val="en-US"/>
        </w:rPr>
        <w:t>FROM</w:t>
      </w:r>
      <w:r w:rsidRPr="000E0400">
        <w:rPr>
          <w:rFonts w:ascii="Consolas" w:hAnsi="Consolas" w:cs="Consolas"/>
          <w:noProof w:val="0"/>
          <w:color w:val="000000"/>
          <w:kern w:val="0"/>
          <w:sz w:val="24"/>
          <w:szCs w:val="24"/>
          <w:lang w:val="en-US"/>
        </w:rPr>
        <w:t xml:space="preserve"> Bill</w:t>
      </w:r>
      <w:r w:rsidRPr="000E0400">
        <w:rPr>
          <w:rFonts w:ascii="Consolas" w:hAnsi="Consolas" w:cs="Consolas"/>
          <w:noProof w:val="0"/>
          <w:color w:val="808080"/>
          <w:kern w:val="0"/>
          <w:sz w:val="24"/>
          <w:szCs w:val="24"/>
          <w:lang w:val="en-US"/>
        </w:rPr>
        <w:t>,</w:t>
      </w:r>
      <w:r w:rsidRPr="000E0400">
        <w:rPr>
          <w:rFonts w:ascii="Consolas" w:hAnsi="Consolas" w:cs="Consolas"/>
          <w:noProof w:val="0"/>
          <w:color w:val="000000"/>
          <w:kern w:val="0"/>
          <w:sz w:val="24"/>
          <w:szCs w:val="24"/>
          <w:lang w:val="en-US"/>
        </w:rPr>
        <w:t xml:space="preserve"> </w:t>
      </w:r>
      <w:proofErr w:type="spellStart"/>
      <w:r w:rsidRPr="000E0400">
        <w:rPr>
          <w:rFonts w:ascii="Consolas" w:hAnsi="Consolas" w:cs="Consolas"/>
          <w:noProof w:val="0"/>
          <w:color w:val="000000"/>
          <w:kern w:val="0"/>
          <w:sz w:val="24"/>
          <w:szCs w:val="24"/>
          <w:lang w:val="en-US"/>
        </w:rPr>
        <w:t>BillCategory</w:t>
      </w:r>
      <w:proofErr w:type="spellEnd"/>
    </w:p>
    <w:p w14:paraId="6F15FFD7" w14:textId="77777777" w:rsidR="00EA4D76" w:rsidRPr="000E0400" w:rsidRDefault="00EA4D76" w:rsidP="00EA4D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onsolas" w:hAnsi="Consolas" w:cs="Consolas"/>
          <w:noProof w:val="0"/>
          <w:color w:val="000000"/>
          <w:kern w:val="0"/>
          <w:sz w:val="24"/>
          <w:szCs w:val="24"/>
          <w:lang w:val="en-US"/>
        </w:rPr>
      </w:pPr>
      <w:r w:rsidRPr="000E0400">
        <w:rPr>
          <w:rFonts w:ascii="Consolas" w:hAnsi="Consolas" w:cs="Consolas"/>
          <w:noProof w:val="0"/>
          <w:color w:val="0000FF"/>
          <w:kern w:val="0"/>
          <w:sz w:val="24"/>
          <w:szCs w:val="24"/>
          <w:lang w:val="en-US"/>
        </w:rPr>
        <w:t>WHERE</w:t>
      </w:r>
      <w:r w:rsidRPr="000E0400">
        <w:rPr>
          <w:rFonts w:ascii="Consolas" w:hAnsi="Consolas" w:cs="Consolas"/>
          <w:noProof w:val="0"/>
          <w:color w:val="000000"/>
          <w:kern w:val="0"/>
          <w:sz w:val="24"/>
          <w:szCs w:val="24"/>
          <w:lang w:val="en-US"/>
        </w:rPr>
        <w:t xml:space="preserve"> </w:t>
      </w:r>
      <w:proofErr w:type="spellStart"/>
      <w:r w:rsidRPr="000E0400">
        <w:rPr>
          <w:rFonts w:ascii="Consolas" w:hAnsi="Consolas" w:cs="Consolas"/>
          <w:noProof w:val="0"/>
          <w:color w:val="000000"/>
          <w:kern w:val="0"/>
          <w:sz w:val="24"/>
          <w:szCs w:val="24"/>
          <w:lang w:val="en-US"/>
        </w:rPr>
        <w:t>Bill</w:t>
      </w:r>
      <w:r w:rsidRPr="000E0400">
        <w:rPr>
          <w:rFonts w:ascii="Consolas" w:hAnsi="Consolas" w:cs="Consolas"/>
          <w:noProof w:val="0"/>
          <w:color w:val="808080"/>
          <w:kern w:val="0"/>
          <w:sz w:val="24"/>
          <w:szCs w:val="24"/>
          <w:lang w:val="en-US"/>
        </w:rPr>
        <w:t>.</w:t>
      </w:r>
      <w:r w:rsidRPr="000E0400">
        <w:rPr>
          <w:rFonts w:ascii="Consolas" w:hAnsi="Consolas" w:cs="Consolas"/>
          <w:noProof w:val="0"/>
          <w:color w:val="000000"/>
          <w:kern w:val="0"/>
          <w:sz w:val="24"/>
          <w:szCs w:val="24"/>
          <w:lang w:val="en-US"/>
        </w:rPr>
        <w:t>categoryID</w:t>
      </w:r>
      <w:proofErr w:type="spellEnd"/>
      <w:r w:rsidRPr="000E0400">
        <w:rPr>
          <w:rFonts w:ascii="Consolas" w:hAnsi="Consolas" w:cs="Consolas"/>
          <w:noProof w:val="0"/>
          <w:color w:val="000000"/>
          <w:kern w:val="0"/>
          <w:sz w:val="24"/>
          <w:szCs w:val="24"/>
          <w:lang w:val="en-US"/>
        </w:rPr>
        <w:t xml:space="preserve"> </w:t>
      </w:r>
      <w:r w:rsidRPr="000E0400">
        <w:rPr>
          <w:rFonts w:ascii="Consolas" w:hAnsi="Consolas" w:cs="Consolas"/>
          <w:noProof w:val="0"/>
          <w:color w:val="808080"/>
          <w:kern w:val="0"/>
          <w:sz w:val="24"/>
          <w:szCs w:val="24"/>
          <w:lang w:val="en-US"/>
        </w:rPr>
        <w:t>=</w:t>
      </w:r>
      <w:r w:rsidRPr="000E0400">
        <w:rPr>
          <w:rFonts w:ascii="Consolas" w:hAnsi="Consolas" w:cs="Consolas"/>
          <w:noProof w:val="0"/>
          <w:color w:val="000000"/>
          <w:kern w:val="0"/>
          <w:sz w:val="24"/>
          <w:szCs w:val="24"/>
          <w:lang w:val="en-US"/>
        </w:rPr>
        <w:t xml:space="preserve"> BillCategory</w:t>
      </w:r>
      <w:r w:rsidRPr="000E0400">
        <w:rPr>
          <w:rFonts w:ascii="Consolas" w:hAnsi="Consolas" w:cs="Consolas"/>
          <w:noProof w:val="0"/>
          <w:color w:val="808080"/>
          <w:kern w:val="0"/>
          <w:sz w:val="24"/>
          <w:szCs w:val="24"/>
          <w:lang w:val="en-US"/>
        </w:rPr>
        <w:t>.</w:t>
      </w:r>
      <w:r w:rsidRPr="000E0400">
        <w:rPr>
          <w:rFonts w:ascii="Consolas" w:hAnsi="Consolas" w:cs="Consolas"/>
          <w:noProof w:val="0"/>
          <w:color w:val="000000"/>
          <w:kern w:val="0"/>
          <w:sz w:val="24"/>
          <w:szCs w:val="24"/>
          <w:lang w:val="en-US"/>
        </w:rPr>
        <w:t>ID</w:t>
      </w:r>
    </w:p>
    <w:p w14:paraId="1556A172" w14:textId="3A04BFE2" w:rsidR="00EA4D76" w:rsidRDefault="00EA4D76" w:rsidP="00EA4D76">
      <w:pPr>
        <w:pStyle w:val="ListParagraph"/>
        <w:pBdr>
          <w:top w:val="single" w:sz="4" w:space="1" w:color="auto"/>
          <w:left w:val="single" w:sz="4" w:space="4" w:color="auto"/>
          <w:bottom w:val="single" w:sz="4" w:space="1" w:color="auto"/>
          <w:right w:val="single" w:sz="4" w:space="4" w:color="auto"/>
        </w:pBdr>
        <w:spacing w:after="0" w:line="360" w:lineRule="auto"/>
        <w:ind w:left="1584"/>
        <w:rPr>
          <w:rFonts w:ascii="Times New Roman" w:hAnsi="Times New Roman" w:cs="Times New Roman"/>
          <w:sz w:val="28"/>
          <w:szCs w:val="28"/>
          <w:u w:val="single"/>
          <w:lang w:val="en-US"/>
        </w:rPr>
      </w:pPr>
      <w:r w:rsidRPr="000E0400">
        <w:rPr>
          <w:rFonts w:ascii="Consolas" w:hAnsi="Consolas" w:cs="Consolas"/>
          <w:noProof w:val="0"/>
          <w:color w:val="0000FF"/>
          <w:kern w:val="0"/>
          <w:sz w:val="24"/>
          <w:szCs w:val="24"/>
          <w:lang w:val="en-US"/>
        </w:rPr>
        <w:t>GO</w:t>
      </w:r>
    </w:p>
    <w:p w14:paraId="43EA5A10" w14:textId="77777777" w:rsidR="00EA4D76" w:rsidRPr="00EA4D76" w:rsidRDefault="00EA4D76" w:rsidP="00EA4D76">
      <w:pPr>
        <w:pStyle w:val="ListParagraph"/>
        <w:spacing w:after="0" w:line="360" w:lineRule="auto"/>
        <w:ind w:left="1584"/>
        <w:rPr>
          <w:rFonts w:ascii="Times New Roman" w:hAnsi="Times New Roman" w:cs="Times New Roman"/>
          <w:sz w:val="28"/>
          <w:szCs w:val="28"/>
          <w:u w:val="single"/>
          <w:lang w:val="en-US"/>
        </w:rPr>
      </w:pPr>
    </w:p>
    <w:p w14:paraId="5E7F98DE" w14:textId="6BB35041" w:rsidR="007B24D2" w:rsidRDefault="00C55698" w:rsidP="00C55698">
      <w:pPr>
        <w:pStyle w:val="ListParagraph"/>
        <w:numPr>
          <w:ilvl w:val="0"/>
          <w:numId w:val="18"/>
        </w:numPr>
        <w:spacing w:after="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007B24D2">
        <w:rPr>
          <w:rFonts w:ascii="Times New Roman" w:hAnsi="Times New Roman" w:cs="Times New Roman"/>
          <w:b/>
          <w:bCs/>
          <w:sz w:val="28"/>
          <w:szCs w:val="28"/>
          <w:lang w:val="en-US"/>
        </w:rPr>
        <w:t>View hiển thị chi tiết hóa đơn khi biết mã hóa đơn:</w:t>
      </w:r>
    </w:p>
    <w:p w14:paraId="22B5716F" w14:textId="345FEEC1" w:rsidR="007B24D2" w:rsidRDefault="007B24D2" w:rsidP="008E7EB0">
      <w:pPr>
        <w:pStyle w:val="ListParagraph"/>
        <w:spacing w:after="0" w:line="360" w:lineRule="auto"/>
        <w:ind w:left="1584"/>
        <w:rPr>
          <w:rFonts w:ascii="Times New Roman" w:hAnsi="Times New Roman" w:cs="Times New Roman"/>
          <w:sz w:val="28"/>
          <w:szCs w:val="28"/>
          <w:lang w:val="en-US"/>
        </w:rPr>
      </w:pPr>
      <w:r>
        <w:rPr>
          <w:rFonts w:ascii="Times New Roman" w:hAnsi="Times New Roman" w:cs="Times New Roman"/>
          <w:sz w:val="28"/>
          <w:szCs w:val="28"/>
          <w:lang w:val="en-US"/>
        </w:rPr>
        <w:t>View hiển thị chi tiết hóa đơn gồm: Tên sản phẩm, số lượng, thành tiền khi biết mã hóa đơn.</w:t>
      </w:r>
    </w:p>
    <w:p w14:paraId="2C31B752" w14:textId="47F8216F" w:rsidR="007B24D2" w:rsidRDefault="007B24D2" w:rsidP="007B24D2">
      <w:pPr>
        <w:pStyle w:val="ListParagraph"/>
        <w:spacing w:after="0" w:line="360" w:lineRule="auto"/>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SQL:</w:t>
      </w:r>
    </w:p>
    <w:p w14:paraId="5C587A05" w14:textId="77777777" w:rsidR="007B24D2" w:rsidRPr="000E0400" w:rsidRDefault="007B24D2" w:rsidP="007B24D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onsolas" w:hAnsi="Consolas" w:cs="Consolas"/>
          <w:noProof w:val="0"/>
          <w:color w:val="000000"/>
          <w:kern w:val="0"/>
          <w:sz w:val="24"/>
          <w:szCs w:val="24"/>
          <w:lang w:val="en-US"/>
        </w:rPr>
      </w:pPr>
      <w:r w:rsidRPr="000E0400">
        <w:rPr>
          <w:rFonts w:ascii="Consolas" w:hAnsi="Consolas" w:cs="Consolas"/>
          <w:noProof w:val="0"/>
          <w:color w:val="0000FF"/>
          <w:kern w:val="0"/>
          <w:sz w:val="24"/>
          <w:szCs w:val="24"/>
          <w:lang w:val="en-US"/>
        </w:rPr>
        <w:t>DROP</w:t>
      </w:r>
      <w:r w:rsidRPr="000E0400">
        <w:rPr>
          <w:rFonts w:ascii="Consolas" w:hAnsi="Consolas" w:cs="Consolas"/>
          <w:noProof w:val="0"/>
          <w:color w:val="000000"/>
          <w:kern w:val="0"/>
          <w:sz w:val="24"/>
          <w:szCs w:val="24"/>
          <w:lang w:val="en-US"/>
        </w:rPr>
        <w:t xml:space="preserve"> </w:t>
      </w:r>
      <w:r w:rsidRPr="000E0400">
        <w:rPr>
          <w:rFonts w:ascii="Consolas" w:hAnsi="Consolas" w:cs="Consolas"/>
          <w:noProof w:val="0"/>
          <w:color w:val="0000FF"/>
          <w:kern w:val="0"/>
          <w:sz w:val="24"/>
          <w:szCs w:val="24"/>
          <w:lang w:val="en-US"/>
        </w:rPr>
        <w:t>VIEW</w:t>
      </w:r>
      <w:r w:rsidRPr="000E0400">
        <w:rPr>
          <w:rFonts w:ascii="Consolas" w:hAnsi="Consolas" w:cs="Consolas"/>
          <w:noProof w:val="0"/>
          <w:color w:val="000000"/>
          <w:kern w:val="0"/>
          <w:sz w:val="24"/>
          <w:szCs w:val="24"/>
          <w:lang w:val="en-US"/>
        </w:rPr>
        <w:t xml:space="preserve"> </w:t>
      </w:r>
      <w:r w:rsidRPr="000E0400">
        <w:rPr>
          <w:rFonts w:ascii="Consolas" w:hAnsi="Consolas" w:cs="Consolas"/>
          <w:noProof w:val="0"/>
          <w:color w:val="0000FF"/>
          <w:kern w:val="0"/>
          <w:sz w:val="24"/>
          <w:szCs w:val="24"/>
          <w:lang w:val="en-US"/>
        </w:rPr>
        <w:t>IF</w:t>
      </w:r>
      <w:r w:rsidRPr="000E0400">
        <w:rPr>
          <w:rFonts w:ascii="Consolas" w:hAnsi="Consolas" w:cs="Consolas"/>
          <w:noProof w:val="0"/>
          <w:color w:val="000000"/>
          <w:kern w:val="0"/>
          <w:sz w:val="24"/>
          <w:szCs w:val="24"/>
          <w:lang w:val="en-US"/>
        </w:rPr>
        <w:t xml:space="preserve"> </w:t>
      </w:r>
      <w:r w:rsidRPr="000E0400">
        <w:rPr>
          <w:rFonts w:ascii="Consolas" w:hAnsi="Consolas" w:cs="Consolas"/>
          <w:noProof w:val="0"/>
          <w:color w:val="808080"/>
          <w:kern w:val="0"/>
          <w:sz w:val="24"/>
          <w:szCs w:val="24"/>
          <w:lang w:val="en-US"/>
        </w:rPr>
        <w:t>EXISTS</w:t>
      </w:r>
      <w:r w:rsidRPr="000E0400">
        <w:rPr>
          <w:rFonts w:ascii="Consolas" w:hAnsi="Consolas" w:cs="Consolas"/>
          <w:noProof w:val="0"/>
          <w:color w:val="000000"/>
          <w:kern w:val="0"/>
          <w:sz w:val="24"/>
          <w:szCs w:val="24"/>
          <w:lang w:val="en-US"/>
        </w:rPr>
        <w:t xml:space="preserve"> </w:t>
      </w:r>
      <w:proofErr w:type="spellStart"/>
      <w:r w:rsidRPr="000E0400">
        <w:rPr>
          <w:rFonts w:ascii="Consolas" w:hAnsi="Consolas" w:cs="Consolas"/>
          <w:noProof w:val="0"/>
          <w:color w:val="000000"/>
          <w:kern w:val="0"/>
          <w:sz w:val="24"/>
          <w:szCs w:val="24"/>
          <w:lang w:val="en-US"/>
        </w:rPr>
        <w:t>BillDetailView</w:t>
      </w:r>
      <w:proofErr w:type="spellEnd"/>
    </w:p>
    <w:p w14:paraId="494DE955" w14:textId="77777777" w:rsidR="007B24D2" w:rsidRPr="000E0400" w:rsidRDefault="007B24D2" w:rsidP="007B24D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onsolas" w:hAnsi="Consolas" w:cs="Consolas"/>
          <w:noProof w:val="0"/>
          <w:color w:val="000000"/>
          <w:kern w:val="0"/>
          <w:sz w:val="24"/>
          <w:szCs w:val="24"/>
          <w:lang w:val="en-US"/>
        </w:rPr>
      </w:pPr>
      <w:r w:rsidRPr="000E0400">
        <w:rPr>
          <w:rFonts w:ascii="Consolas" w:hAnsi="Consolas" w:cs="Consolas"/>
          <w:noProof w:val="0"/>
          <w:color w:val="0000FF"/>
          <w:kern w:val="0"/>
          <w:sz w:val="24"/>
          <w:szCs w:val="24"/>
          <w:lang w:val="en-US"/>
        </w:rPr>
        <w:t>GO</w:t>
      </w:r>
    </w:p>
    <w:p w14:paraId="4CFD41B6" w14:textId="77777777" w:rsidR="007B24D2" w:rsidRPr="000E0400" w:rsidRDefault="007B24D2" w:rsidP="007B24D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onsolas" w:hAnsi="Consolas" w:cs="Consolas"/>
          <w:noProof w:val="0"/>
          <w:color w:val="000000"/>
          <w:kern w:val="0"/>
          <w:sz w:val="24"/>
          <w:szCs w:val="24"/>
          <w:lang w:val="en-US"/>
        </w:rPr>
      </w:pPr>
    </w:p>
    <w:p w14:paraId="2ACEC92C" w14:textId="77777777" w:rsidR="007B24D2" w:rsidRPr="000E0400" w:rsidRDefault="007B24D2" w:rsidP="007B24D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onsolas" w:hAnsi="Consolas" w:cs="Consolas"/>
          <w:noProof w:val="0"/>
          <w:color w:val="000000"/>
          <w:kern w:val="0"/>
          <w:sz w:val="24"/>
          <w:szCs w:val="24"/>
          <w:lang w:val="en-US"/>
        </w:rPr>
      </w:pPr>
      <w:bookmarkStart w:id="24" w:name="_Hlk164993622"/>
      <w:r w:rsidRPr="000E0400">
        <w:rPr>
          <w:rFonts w:ascii="Consolas" w:hAnsi="Consolas" w:cs="Consolas"/>
          <w:noProof w:val="0"/>
          <w:color w:val="0000FF"/>
          <w:kern w:val="0"/>
          <w:sz w:val="24"/>
          <w:szCs w:val="24"/>
          <w:lang w:val="en-US"/>
        </w:rPr>
        <w:t>CREATE</w:t>
      </w:r>
      <w:r w:rsidRPr="000E0400">
        <w:rPr>
          <w:rFonts w:ascii="Consolas" w:hAnsi="Consolas" w:cs="Consolas"/>
          <w:noProof w:val="0"/>
          <w:color w:val="000000"/>
          <w:kern w:val="0"/>
          <w:sz w:val="24"/>
          <w:szCs w:val="24"/>
          <w:lang w:val="en-US"/>
        </w:rPr>
        <w:t xml:space="preserve"> </w:t>
      </w:r>
      <w:r w:rsidRPr="000E0400">
        <w:rPr>
          <w:rFonts w:ascii="Consolas" w:hAnsi="Consolas" w:cs="Consolas"/>
          <w:noProof w:val="0"/>
          <w:color w:val="0000FF"/>
          <w:kern w:val="0"/>
          <w:sz w:val="24"/>
          <w:szCs w:val="24"/>
          <w:lang w:val="en-US"/>
        </w:rPr>
        <w:t>VIEW</w:t>
      </w:r>
      <w:r w:rsidRPr="000E0400">
        <w:rPr>
          <w:rFonts w:ascii="Consolas" w:hAnsi="Consolas" w:cs="Consolas"/>
          <w:noProof w:val="0"/>
          <w:color w:val="000000"/>
          <w:kern w:val="0"/>
          <w:sz w:val="24"/>
          <w:szCs w:val="24"/>
          <w:lang w:val="en-US"/>
        </w:rPr>
        <w:t xml:space="preserve"> </w:t>
      </w:r>
      <w:proofErr w:type="spellStart"/>
      <w:r w:rsidRPr="000E0400">
        <w:rPr>
          <w:rFonts w:ascii="Consolas" w:hAnsi="Consolas" w:cs="Consolas"/>
          <w:noProof w:val="0"/>
          <w:color w:val="000000"/>
          <w:kern w:val="0"/>
          <w:sz w:val="24"/>
          <w:szCs w:val="24"/>
          <w:lang w:val="en-US"/>
        </w:rPr>
        <w:t>BillDetailView</w:t>
      </w:r>
      <w:proofErr w:type="spellEnd"/>
    </w:p>
    <w:p w14:paraId="5A085F98" w14:textId="77777777" w:rsidR="007B24D2" w:rsidRPr="000E0400" w:rsidRDefault="007B24D2" w:rsidP="007B24D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onsolas" w:hAnsi="Consolas" w:cs="Consolas"/>
          <w:noProof w:val="0"/>
          <w:color w:val="000000"/>
          <w:kern w:val="0"/>
          <w:sz w:val="24"/>
          <w:szCs w:val="24"/>
          <w:lang w:val="en-US"/>
        </w:rPr>
      </w:pPr>
      <w:r w:rsidRPr="000E0400">
        <w:rPr>
          <w:rFonts w:ascii="Consolas" w:hAnsi="Consolas" w:cs="Consolas"/>
          <w:noProof w:val="0"/>
          <w:color w:val="0000FF"/>
          <w:kern w:val="0"/>
          <w:sz w:val="24"/>
          <w:szCs w:val="24"/>
          <w:lang w:val="en-US"/>
        </w:rPr>
        <w:t>AS</w:t>
      </w:r>
    </w:p>
    <w:p w14:paraId="0E48366B" w14:textId="77777777" w:rsidR="007B24D2" w:rsidRPr="000E0400" w:rsidRDefault="007B24D2" w:rsidP="007B24D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onsolas" w:hAnsi="Consolas" w:cs="Consolas"/>
          <w:noProof w:val="0"/>
          <w:color w:val="000000"/>
          <w:kern w:val="0"/>
          <w:sz w:val="24"/>
          <w:szCs w:val="24"/>
          <w:lang w:val="en-US"/>
        </w:rPr>
      </w:pPr>
      <w:proofErr w:type="gramStart"/>
      <w:r w:rsidRPr="000E0400">
        <w:rPr>
          <w:rFonts w:ascii="Consolas" w:hAnsi="Consolas" w:cs="Consolas"/>
          <w:noProof w:val="0"/>
          <w:color w:val="0000FF"/>
          <w:kern w:val="0"/>
          <w:sz w:val="24"/>
          <w:szCs w:val="24"/>
          <w:lang w:val="en-US"/>
        </w:rPr>
        <w:t>SELECT</w:t>
      </w:r>
      <w:r w:rsidRPr="000E0400">
        <w:rPr>
          <w:rFonts w:ascii="Consolas" w:hAnsi="Consolas" w:cs="Consolas"/>
          <w:noProof w:val="0"/>
          <w:color w:val="000000"/>
          <w:kern w:val="0"/>
          <w:sz w:val="24"/>
          <w:szCs w:val="24"/>
          <w:lang w:val="en-US"/>
        </w:rPr>
        <w:t xml:space="preserve">  </w:t>
      </w:r>
      <w:proofErr w:type="spellStart"/>
      <w:r w:rsidRPr="000E0400">
        <w:rPr>
          <w:rFonts w:ascii="Consolas" w:hAnsi="Consolas" w:cs="Consolas"/>
          <w:noProof w:val="0"/>
          <w:color w:val="000000"/>
          <w:kern w:val="0"/>
          <w:sz w:val="24"/>
          <w:szCs w:val="24"/>
          <w:lang w:val="en-US"/>
        </w:rPr>
        <w:t>BillInfo</w:t>
      </w:r>
      <w:r w:rsidRPr="000E0400">
        <w:rPr>
          <w:rFonts w:ascii="Consolas" w:hAnsi="Consolas" w:cs="Consolas"/>
          <w:noProof w:val="0"/>
          <w:color w:val="808080"/>
          <w:kern w:val="0"/>
          <w:sz w:val="24"/>
          <w:szCs w:val="24"/>
          <w:lang w:val="en-US"/>
        </w:rPr>
        <w:t>.</w:t>
      </w:r>
      <w:r w:rsidRPr="000E0400">
        <w:rPr>
          <w:rFonts w:ascii="Consolas" w:hAnsi="Consolas" w:cs="Consolas"/>
          <w:noProof w:val="0"/>
          <w:color w:val="000000"/>
          <w:kern w:val="0"/>
          <w:sz w:val="24"/>
          <w:szCs w:val="24"/>
          <w:lang w:val="en-US"/>
        </w:rPr>
        <w:t>billID</w:t>
      </w:r>
      <w:proofErr w:type="spellEnd"/>
      <w:proofErr w:type="gramEnd"/>
      <w:r w:rsidRPr="000E0400">
        <w:rPr>
          <w:rFonts w:ascii="Consolas" w:hAnsi="Consolas" w:cs="Consolas"/>
          <w:noProof w:val="0"/>
          <w:color w:val="808080"/>
          <w:kern w:val="0"/>
          <w:sz w:val="24"/>
          <w:szCs w:val="24"/>
          <w:lang w:val="en-US"/>
        </w:rPr>
        <w:t>,</w:t>
      </w:r>
    </w:p>
    <w:p w14:paraId="035C6571" w14:textId="77777777" w:rsidR="007B24D2" w:rsidRPr="000E0400" w:rsidRDefault="007B24D2" w:rsidP="007B24D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onsolas" w:hAnsi="Consolas" w:cs="Consolas"/>
          <w:noProof w:val="0"/>
          <w:color w:val="000000"/>
          <w:kern w:val="0"/>
          <w:sz w:val="24"/>
          <w:szCs w:val="24"/>
          <w:lang w:val="en-US"/>
        </w:rPr>
      </w:pPr>
      <w:r w:rsidRPr="000E0400">
        <w:rPr>
          <w:rFonts w:ascii="Consolas" w:hAnsi="Consolas" w:cs="Consolas"/>
          <w:noProof w:val="0"/>
          <w:color w:val="000000"/>
          <w:kern w:val="0"/>
          <w:sz w:val="24"/>
          <w:szCs w:val="24"/>
          <w:lang w:val="en-US"/>
        </w:rPr>
        <w:tab/>
      </w:r>
      <w:r w:rsidRPr="000E0400">
        <w:rPr>
          <w:rFonts w:ascii="Consolas" w:hAnsi="Consolas" w:cs="Consolas"/>
          <w:noProof w:val="0"/>
          <w:color w:val="000000"/>
          <w:kern w:val="0"/>
          <w:sz w:val="24"/>
          <w:szCs w:val="24"/>
          <w:lang w:val="en-US"/>
        </w:rPr>
        <w:tab/>
        <w:t>Product</w:t>
      </w:r>
      <w:r w:rsidRPr="000E0400">
        <w:rPr>
          <w:rFonts w:ascii="Consolas" w:hAnsi="Consolas" w:cs="Consolas"/>
          <w:noProof w:val="0"/>
          <w:color w:val="808080"/>
          <w:kern w:val="0"/>
          <w:sz w:val="24"/>
          <w:szCs w:val="24"/>
          <w:lang w:val="en-US"/>
        </w:rPr>
        <w:t>.</w:t>
      </w:r>
      <w:r w:rsidRPr="000E0400">
        <w:rPr>
          <w:rFonts w:ascii="Consolas" w:hAnsi="Consolas" w:cs="Consolas"/>
          <w:noProof w:val="0"/>
          <w:color w:val="0000FF"/>
          <w:kern w:val="0"/>
          <w:sz w:val="24"/>
          <w:szCs w:val="24"/>
          <w:lang w:val="en-US"/>
        </w:rPr>
        <w:t>name</w:t>
      </w:r>
      <w:r w:rsidRPr="000E0400">
        <w:rPr>
          <w:rFonts w:ascii="Consolas" w:hAnsi="Consolas" w:cs="Consolas"/>
          <w:noProof w:val="0"/>
          <w:color w:val="808080"/>
          <w:kern w:val="0"/>
          <w:sz w:val="24"/>
          <w:szCs w:val="24"/>
          <w:lang w:val="en-US"/>
        </w:rPr>
        <w:t>,</w:t>
      </w:r>
      <w:r w:rsidRPr="000E0400">
        <w:rPr>
          <w:rFonts w:ascii="Consolas" w:hAnsi="Consolas" w:cs="Consolas"/>
          <w:noProof w:val="0"/>
          <w:color w:val="000000"/>
          <w:kern w:val="0"/>
          <w:sz w:val="24"/>
          <w:szCs w:val="24"/>
          <w:lang w:val="en-US"/>
        </w:rPr>
        <w:t xml:space="preserve"> </w:t>
      </w:r>
    </w:p>
    <w:p w14:paraId="0AAC46DE" w14:textId="77777777" w:rsidR="007B24D2" w:rsidRPr="000E0400" w:rsidRDefault="007B24D2" w:rsidP="007B24D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onsolas" w:hAnsi="Consolas" w:cs="Consolas"/>
          <w:noProof w:val="0"/>
          <w:color w:val="000000"/>
          <w:kern w:val="0"/>
          <w:sz w:val="24"/>
          <w:szCs w:val="24"/>
          <w:lang w:val="en-US"/>
        </w:rPr>
      </w:pPr>
      <w:r w:rsidRPr="000E0400">
        <w:rPr>
          <w:rFonts w:ascii="Consolas" w:hAnsi="Consolas" w:cs="Consolas"/>
          <w:noProof w:val="0"/>
          <w:color w:val="000000"/>
          <w:kern w:val="0"/>
          <w:sz w:val="24"/>
          <w:szCs w:val="24"/>
          <w:lang w:val="en-US"/>
        </w:rPr>
        <w:tab/>
      </w:r>
      <w:r w:rsidRPr="000E0400">
        <w:rPr>
          <w:rFonts w:ascii="Consolas" w:hAnsi="Consolas" w:cs="Consolas"/>
          <w:noProof w:val="0"/>
          <w:color w:val="000000"/>
          <w:kern w:val="0"/>
          <w:sz w:val="24"/>
          <w:szCs w:val="24"/>
          <w:lang w:val="en-US"/>
        </w:rPr>
        <w:tab/>
      </w:r>
      <w:proofErr w:type="spellStart"/>
      <w:r w:rsidRPr="000E0400">
        <w:rPr>
          <w:rFonts w:ascii="Consolas" w:hAnsi="Consolas" w:cs="Consolas"/>
          <w:noProof w:val="0"/>
          <w:color w:val="000000"/>
          <w:kern w:val="0"/>
          <w:sz w:val="24"/>
          <w:szCs w:val="24"/>
          <w:lang w:val="en-US"/>
        </w:rPr>
        <w:t>BillInfo</w:t>
      </w:r>
      <w:r w:rsidRPr="000E0400">
        <w:rPr>
          <w:rFonts w:ascii="Consolas" w:hAnsi="Consolas" w:cs="Consolas"/>
          <w:noProof w:val="0"/>
          <w:color w:val="808080"/>
          <w:kern w:val="0"/>
          <w:sz w:val="24"/>
          <w:szCs w:val="24"/>
          <w:lang w:val="en-US"/>
        </w:rPr>
        <w:t>.</w:t>
      </w:r>
      <w:r w:rsidRPr="000E0400">
        <w:rPr>
          <w:rFonts w:ascii="Consolas" w:hAnsi="Consolas" w:cs="Consolas"/>
          <w:noProof w:val="0"/>
          <w:color w:val="000000"/>
          <w:kern w:val="0"/>
          <w:sz w:val="24"/>
          <w:szCs w:val="24"/>
          <w:lang w:val="en-US"/>
        </w:rPr>
        <w:t>quantity</w:t>
      </w:r>
      <w:proofErr w:type="spellEnd"/>
      <w:r w:rsidRPr="000E0400">
        <w:rPr>
          <w:rFonts w:ascii="Consolas" w:hAnsi="Consolas" w:cs="Consolas"/>
          <w:noProof w:val="0"/>
          <w:color w:val="808080"/>
          <w:kern w:val="0"/>
          <w:sz w:val="24"/>
          <w:szCs w:val="24"/>
          <w:lang w:val="en-US"/>
        </w:rPr>
        <w:t>,</w:t>
      </w:r>
      <w:r w:rsidRPr="000E0400">
        <w:rPr>
          <w:rFonts w:ascii="Consolas" w:hAnsi="Consolas" w:cs="Consolas"/>
          <w:noProof w:val="0"/>
          <w:color w:val="000000"/>
          <w:kern w:val="0"/>
          <w:sz w:val="24"/>
          <w:szCs w:val="24"/>
          <w:lang w:val="en-US"/>
        </w:rPr>
        <w:t xml:space="preserve"> </w:t>
      </w:r>
    </w:p>
    <w:p w14:paraId="0E276993" w14:textId="77777777" w:rsidR="007B24D2" w:rsidRPr="000E0400" w:rsidRDefault="007B24D2" w:rsidP="007B24D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onsolas" w:hAnsi="Consolas" w:cs="Consolas"/>
          <w:noProof w:val="0"/>
          <w:color w:val="000000"/>
          <w:kern w:val="0"/>
          <w:sz w:val="24"/>
          <w:szCs w:val="24"/>
          <w:lang w:val="en-US"/>
        </w:rPr>
      </w:pPr>
      <w:r w:rsidRPr="000E0400">
        <w:rPr>
          <w:rFonts w:ascii="Consolas" w:hAnsi="Consolas" w:cs="Consolas"/>
          <w:noProof w:val="0"/>
          <w:color w:val="000000"/>
          <w:kern w:val="0"/>
          <w:sz w:val="24"/>
          <w:szCs w:val="24"/>
          <w:lang w:val="en-US"/>
        </w:rPr>
        <w:tab/>
      </w:r>
      <w:r w:rsidRPr="000E0400">
        <w:rPr>
          <w:rFonts w:ascii="Consolas" w:hAnsi="Consolas" w:cs="Consolas"/>
          <w:noProof w:val="0"/>
          <w:color w:val="000000"/>
          <w:kern w:val="0"/>
          <w:sz w:val="24"/>
          <w:szCs w:val="24"/>
          <w:lang w:val="en-US"/>
        </w:rPr>
        <w:tab/>
      </w:r>
      <w:proofErr w:type="spellStart"/>
      <w:r w:rsidRPr="000E0400">
        <w:rPr>
          <w:rFonts w:ascii="Consolas" w:hAnsi="Consolas" w:cs="Consolas"/>
          <w:noProof w:val="0"/>
          <w:color w:val="000000"/>
          <w:kern w:val="0"/>
          <w:sz w:val="24"/>
          <w:szCs w:val="24"/>
          <w:lang w:val="en-US"/>
        </w:rPr>
        <w:t>Product</w:t>
      </w:r>
      <w:r w:rsidRPr="000E0400">
        <w:rPr>
          <w:rFonts w:ascii="Consolas" w:hAnsi="Consolas" w:cs="Consolas"/>
          <w:noProof w:val="0"/>
          <w:color w:val="808080"/>
          <w:kern w:val="0"/>
          <w:sz w:val="24"/>
          <w:szCs w:val="24"/>
          <w:lang w:val="en-US"/>
        </w:rPr>
        <w:t>.</w:t>
      </w:r>
      <w:r w:rsidRPr="000E0400">
        <w:rPr>
          <w:rFonts w:ascii="Consolas" w:hAnsi="Consolas" w:cs="Consolas"/>
          <w:noProof w:val="0"/>
          <w:color w:val="000000"/>
          <w:kern w:val="0"/>
          <w:sz w:val="24"/>
          <w:szCs w:val="24"/>
          <w:lang w:val="en-US"/>
        </w:rPr>
        <w:t>price</w:t>
      </w:r>
      <w:proofErr w:type="spellEnd"/>
      <w:r w:rsidRPr="000E0400">
        <w:rPr>
          <w:rFonts w:ascii="Consolas" w:hAnsi="Consolas" w:cs="Consolas"/>
          <w:noProof w:val="0"/>
          <w:color w:val="000000"/>
          <w:kern w:val="0"/>
          <w:sz w:val="24"/>
          <w:szCs w:val="24"/>
          <w:lang w:val="en-US"/>
        </w:rPr>
        <w:t xml:space="preserve"> </w:t>
      </w:r>
      <w:r w:rsidRPr="000E0400">
        <w:rPr>
          <w:rFonts w:ascii="Consolas" w:hAnsi="Consolas" w:cs="Consolas"/>
          <w:noProof w:val="0"/>
          <w:color w:val="808080"/>
          <w:kern w:val="0"/>
          <w:sz w:val="24"/>
          <w:szCs w:val="24"/>
          <w:lang w:val="en-US"/>
        </w:rPr>
        <w:t>*</w:t>
      </w:r>
      <w:r w:rsidRPr="000E0400">
        <w:rPr>
          <w:rFonts w:ascii="Consolas" w:hAnsi="Consolas" w:cs="Consolas"/>
          <w:noProof w:val="0"/>
          <w:color w:val="000000"/>
          <w:kern w:val="0"/>
          <w:sz w:val="24"/>
          <w:szCs w:val="24"/>
          <w:lang w:val="en-US"/>
        </w:rPr>
        <w:t xml:space="preserve"> </w:t>
      </w:r>
      <w:proofErr w:type="spellStart"/>
      <w:r w:rsidRPr="000E0400">
        <w:rPr>
          <w:rFonts w:ascii="Consolas" w:hAnsi="Consolas" w:cs="Consolas"/>
          <w:noProof w:val="0"/>
          <w:color w:val="000000"/>
          <w:kern w:val="0"/>
          <w:sz w:val="24"/>
          <w:szCs w:val="24"/>
          <w:lang w:val="en-US"/>
        </w:rPr>
        <w:t>BillInfo</w:t>
      </w:r>
      <w:r w:rsidRPr="000E0400">
        <w:rPr>
          <w:rFonts w:ascii="Consolas" w:hAnsi="Consolas" w:cs="Consolas"/>
          <w:noProof w:val="0"/>
          <w:color w:val="808080"/>
          <w:kern w:val="0"/>
          <w:sz w:val="24"/>
          <w:szCs w:val="24"/>
          <w:lang w:val="en-US"/>
        </w:rPr>
        <w:t>.</w:t>
      </w:r>
      <w:r w:rsidRPr="000E0400">
        <w:rPr>
          <w:rFonts w:ascii="Consolas" w:hAnsi="Consolas" w:cs="Consolas"/>
          <w:noProof w:val="0"/>
          <w:color w:val="000000"/>
          <w:kern w:val="0"/>
          <w:sz w:val="24"/>
          <w:szCs w:val="24"/>
          <w:lang w:val="en-US"/>
        </w:rPr>
        <w:t>quantity</w:t>
      </w:r>
      <w:proofErr w:type="spellEnd"/>
      <w:r w:rsidRPr="000E0400">
        <w:rPr>
          <w:rFonts w:ascii="Consolas" w:hAnsi="Consolas" w:cs="Consolas"/>
          <w:noProof w:val="0"/>
          <w:color w:val="000000"/>
          <w:kern w:val="0"/>
          <w:sz w:val="24"/>
          <w:szCs w:val="24"/>
          <w:lang w:val="en-US"/>
        </w:rPr>
        <w:t xml:space="preserve"> </w:t>
      </w:r>
      <w:r w:rsidRPr="000E0400">
        <w:rPr>
          <w:rFonts w:ascii="Consolas" w:hAnsi="Consolas" w:cs="Consolas"/>
          <w:noProof w:val="0"/>
          <w:color w:val="0000FF"/>
          <w:kern w:val="0"/>
          <w:sz w:val="24"/>
          <w:szCs w:val="24"/>
          <w:lang w:val="en-US"/>
        </w:rPr>
        <w:t>AS</w:t>
      </w:r>
      <w:r w:rsidRPr="000E0400">
        <w:rPr>
          <w:rFonts w:ascii="Consolas" w:hAnsi="Consolas" w:cs="Consolas"/>
          <w:noProof w:val="0"/>
          <w:color w:val="000000"/>
          <w:kern w:val="0"/>
          <w:sz w:val="24"/>
          <w:szCs w:val="24"/>
          <w:lang w:val="en-US"/>
        </w:rPr>
        <w:t xml:space="preserve"> </w:t>
      </w:r>
      <w:proofErr w:type="spellStart"/>
      <w:r w:rsidRPr="000E0400">
        <w:rPr>
          <w:rFonts w:ascii="Consolas" w:hAnsi="Consolas" w:cs="Consolas"/>
          <w:noProof w:val="0"/>
          <w:color w:val="000000"/>
          <w:kern w:val="0"/>
          <w:sz w:val="24"/>
          <w:szCs w:val="24"/>
          <w:lang w:val="en-US"/>
        </w:rPr>
        <w:t>totalPrice</w:t>
      </w:r>
      <w:proofErr w:type="spellEnd"/>
    </w:p>
    <w:p w14:paraId="1909E55A" w14:textId="77777777" w:rsidR="007B24D2" w:rsidRPr="000E0400" w:rsidRDefault="007B24D2" w:rsidP="007B24D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onsolas" w:hAnsi="Consolas" w:cs="Consolas"/>
          <w:noProof w:val="0"/>
          <w:color w:val="000000"/>
          <w:kern w:val="0"/>
          <w:sz w:val="24"/>
          <w:szCs w:val="24"/>
          <w:lang w:val="en-US"/>
        </w:rPr>
      </w:pPr>
      <w:r w:rsidRPr="000E0400">
        <w:rPr>
          <w:rFonts w:ascii="Consolas" w:hAnsi="Consolas" w:cs="Consolas"/>
          <w:noProof w:val="0"/>
          <w:color w:val="0000FF"/>
          <w:kern w:val="0"/>
          <w:sz w:val="24"/>
          <w:szCs w:val="24"/>
          <w:lang w:val="en-US"/>
        </w:rPr>
        <w:t>FROM</w:t>
      </w:r>
      <w:r w:rsidRPr="000E0400">
        <w:rPr>
          <w:rFonts w:ascii="Consolas" w:hAnsi="Consolas" w:cs="Consolas"/>
          <w:noProof w:val="0"/>
          <w:color w:val="000000"/>
          <w:kern w:val="0"/>
          <w:sz w:val="24"/>
          <w:szCs w:val="24"/>
          <w:lang w:val="en-US"/>
        </w:rPr>
        <w:t xml:space="preserve"> </w:t>
      </w:r>
      <w:proofErr w:type="spellStart"/>
      <w:r w:rsidRPr="000E0400">
        <w:rPr>
          <w:rFonts w:ascii="Consolas" w:hAnsi="Consolas" w:cs="Consolas"/>
          <w:noProof w:val="0"/>
          <w:color w:val="000000"/>
          <w:kern w:val="0"/>
          <w:sz w:val="24"/>
          <w:szCs w:val="24"/>
          <w:lang w:val="en-US"/>
        </w:rPr>
        <w:t>BillInfo</w:t>
      </w:r>
      <w:proofErr w:type="spellEnd"/>
      <w:r w:rsidRPr="000E0400">
        <w:rPr>
          <w:rFonts w:ascii="Consolas" w:hAnsi="Consolas" w:cs="Consolas"/>
          <w:noProof w:val="0"/>
          <w:color w:val="808080"/>
          <w:kern w:val="0"/>
          <w:sz w:val="24"/>
          <w:szCs w:val="24"/>
          <w:lang w:val="en-US"/>
        </w:rPr>
        <w:t>,</w:t>
      </w:r>
      <w:r w:rsidRPr="000E0400">
        <w:rPr>
          <w:rFonts w:ascii="Consolas" w:hAnsi="Consolas" w:cs="Consolas"/>
          <w:noProof w:val="0"/>
          <w:color w:val="000000"/>
          <w:kern w:val="0"/>
          <w:sz w:val="24"/>
          <w:szCs w:val="24"/>
          <w:lang w:val="en-US"/>
        </w:rPr>
        <w:t xml:space="preserve"> Product</w:t>
      </w:r>
    </w:p>
    <w:p w14:paraId="2BB062F9" w14:textId="77777777" w:rsidR="007B24D2" w:rsidRPr="000E0400" w:rsidRDefault="007B24D2" w:rsidP="007B24D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onsolas" w:hAnsi="Consolas" w:cs="Consolas"/>
          <w:noProof w:val="0"/>
          <w:color w:val="000000"/>
          <w:kern w:val="0"/>
          <w:sz w:val="24"/>
          <w:szCs w:val="24"/>
          <w:lang w:val="en-US"/>
        </w:rPr>
      </w:pPr>
      <w:r w:rsidRPr="000E0400">
        <w:rPr>
          <w:rFonts w:ascii="Consolas" w:hAnsi="Consolas" w:cs="Consolas"/>
          <w:noProof w:val="0"/>
          <w:color w:val="0000FF"/>
          <w:kern w:val="0"/>
          <w:sz w:val="24"/>
          <w:szCs w:val="24"/>
          <w:lang w:val="en-US"/>
        </w:rPr>
        <w:t>WHERE</w:t>
      </w:r>
      <w:r w:rsidRPr="000E0400">
        <w:rPr>
          <w:rFonts w:ascii="Consolas" w:hAnsi="Consolas" w:cs="Consolas"/>
          <w:noProof w:val="0"/>
          <w:color w:val="000000"/>
          <w:kern w:val="0"/>
          <w:sz w:val="24"/>
          <w:szCs w:val="24"/>
          <w:lang w:val="en-US"/>
        </w:rPr>
        <w:t xml:space="preserve"> </w:t>
      </w:r>
      <w:proofErr w:type="spellStart"/>
      <w:r w:rsidRPr="000E0400">
        <w:rPr>
          <w:rFonts w:ascii="Consolas" w:hAnsi="Consolas" w:cs="Consolas"/>
          <w:noProof w:val="0"/>
          <w:color w:val="000000"/>
          <w:kern w:val="0"/>
          <w:sz w:val="24"/>
          <w:szCs w:val="24"/>
          <w:lang w:val="en-US"/>
        </w:rPr>
        <w:t>BillInfo</w:t>
      </w:r>
      <w:r w:rsidRPr="000E0400">
        <w:rPr>
          <w:rFonts w:ascii="Consolas" w:hAnsi="Consolas" w:cs="Consolas"/>
          <w:noProof w:val="0"/>
          <w:color w:val="808080"/>
          <w:kern w:val="0"/>
          <w:sz w:val="24"/>
          <w:szCs w:val="24"/>
          <w:lang w:val="en-US"/>
        </w:rPr>
        <w:t>.</w:t>
      </w:r>
      <w:r w:rsidRPr="000E0400">
        <w:rPr>
          <w:rFonts w:ascii="Consolas" w:hAnsi="Consolas" w:cs="Consolas"/>
          <w:noProof w:val="0"/>
          <w:color w:val="000000"/>
          <w:kern w:val="0"/>
          <w:sz w:val="24"/>
          <w:szCs w:val="24"/>
          <w:lang w:val="en-US"/>
        </w:rPr>
        <w:t>productID</w:t>
      </w:r>
      <w:proofErr w:type="spellEnd"/>
      <w:r w:rsidRPr="000E0400">
        <w:rPr>
          <w:rFonts w:ascii="Consolas" w:hAnsi="Consolas" w:cs="Consolas"/>
          <w:noProof w:val="0"/>
          <w:color w:val="000000"/>
          <w:kern w:val="0"/>
          <w:sz w:val="24"/>
          <w:szCs w:val="24"/>
          <w:lang w:val="en-US"/>
        </w:rPr>
        <w:t xml:space="preserve"> </w:t>
      </w:r>
      <w:r w:rsidRPr="000E0400">
        <w:rPr>
          <w:rFonts w:ascii="Consolas" w:hAnsi="Consolas" w:cs="Consolas"/>
          <w:noProof w:val="0"/>
          <w:color w:val="808080"/>
          <w:kern w:val="0"/>
          <w:sz w:val="24"/>
          <w:szCs w:val="24"/>
          <w:lang w:val="en-US"/>
        </w:rPr>
        <w:t>=</w:t>
      </w:r>
      <w:r w:rsidRPr="000E0400">
        <w:rPr>
          <w:rFonts w:ascii="Consolas" w:hAnsi="Consolas" w:cs="Consolas"/>
          <w:noProof w:val="0"/>
          <w:color w:val="000000"/>
          <w:kern w:val="0"/>
          <w:sz w:val="24"/>
          <w:szCs w:val="24"/>
          <w:lang w:val="en-US"/>
        </w:rPr>
        <w:t xml:space="preserve"> Product</w:t>
      </w:r>
      <w:r w:rsidRPr="000E0400">
        <w:rPr>
          <w:rFonts w:ascii="Consolas" w:hAnsi="Consolas" w:cs="Consolas"/>
          <w:noProof w:val="0"/>
          <w:color w:val="808080"/>
          <w:kern w:val="0"/>
          <w:sz w:val="24"/>
          <w:szCs w:val="24"/>
          <w:lang w:val="en-US"/>
        </w:rPr>
        <w:t>.</w:t>
      </w:r>
      <w:r w:rsidRPr="000E0400">
        <w:rPr>
          <w:rFonts w:ascii="Consolas" w:hAnsi="Consolas" w:cs="Consolas"/>
          <w:noProof w:val="0"/>
          <w:color w:val="000000"/>
          <w:kern w:val="0"/>
          <w:sz w:val="24"/>
          <w:szCs w:val="24"/>
          <w:lang w:val="en-US"/>
        </w:rPr>
        <w:t>ID</w:t>
      </w:r>
    </w:p>
    <w:p w14:paraId="24A845B8" w14:textId="28D1A38E" w:rsidR="007B24D2" w:rsidRPr="000E0400" w:rsidRDefault="007B24D2" w:rsidP="007B24D2">
      <w:pPr>
        <w:pStyle w:val="ListParagraph"/>
        <w:pBdr>
          <w:top w:val="single" w:sz="4" w:space="1" w:color="auto"/>
          <w:left w:val="single" w:sz="4" w:space="4" w:color="auto"/>
          <w:bottom w:val="single" w:sz="4" w:space="1" w:color="auto"/>
          <w:right w:val="single" w:sz="4" w:space="4" w:color="auto"/>
        </w:pBdr>
        <w:spacing w:after="0" w:line="360" w:lineRule="auto"/>
        <w:ind w:left="1584"/>
        <w:rPr>
          <w:rFonts w:ascii="Times New Roman" w:hAnsi="Times New Roman" w:cs="Times New Roman"/>
          <w:sz w:val="24"/>
          <w:szCs w:val="24"/>
          <w:u w:val="single"/>
          <w:lang w:val="en-US"/>
        </w:rPr>
      </w:pPr>
      <w:r w:rsidRPr="000E0400">
        <w:rPr>
          <w:rFonts w:ascii="Consolas" w:hAnsi="Consolas" w:cs="Consolas"/>
          <w:noProof w:val="0"/>
          <w:color w:val="0000FF"/>
          <w:kern w:val="0"/>
          <w:sz w:val="24"/>
          <w:szCs w:val="24"/>
          <w:lang w:val="en-US"/>
        </w:rPr>
        <w:t>GO</w:t>
      </w:r>
    </w:p>
    <w:bookmarkEnd w:id="24"/>
    <w:p w14:paraId="7D740031" w14:textId="77777777" w:rsidR="007B24D2" w:rsidRPr="007B24D2" w:rsidRDefault="007B24D2" w:rsidP="007B24D2">
      <w:pPr>
        <w:pStyle w:val="ListParagraph"/>
        <w:spacing w:after="0" w:line="360" w:lineRule="auto"/>
        <w:ind w:left="1584"/>
        <w:rPr>
          <w:rFonts w:ascii="Times New Roman" w:hAnsi="Times New Roman" w:cs="Times New Roman"/>
          <w:sz w:val="28"/>
          <w:szCs w:val="28"/>
          <w:u w:val="single"/>
          <w:lang w:val="en-US"/>
        </w:rPr>
      </w:pPr>
    </w:p>
    <w:p w14:paraId="2FDF37BE" w14:textId="6FE926BA" w:rsidR="00C55698" w:rsidRDefault="00C55698" w:rsidP="00C55698">
      <w:pPr>
        <w:pStyle w:val="ListParagraph"/>
        <w:numPr>
          <w:ilvl w:val="0"/>
          <w:numId w:val="18"/>
        </w:numPr>
        <w:spacing w:after="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View hiển thị danh sách trạng thái bàn:</w:t>
      </w:r>
    </w:p>
    <w:p w14:paraId="360318F9" w14:textId="421376D4" w:rsidR="00C55698" w:rsidRDefault="00C55698" w:rsidP="00C55698">
      <w:pPr>
        <w:pStyle w:val="ListParagraph"/>
        <w:spacing w:after="0" w:line="360" w:lineRule="auto"/>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SQL:</w:t>
      </w:r>
    </w:p>
    <w:p w14:paraId="48E3E3F2" w14:textId="77777777" w:rsidR="00C55698" w:rsidRPr="000E0400" w:rsidRDefault="00C55698" w:rsidP="00C5569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onsolas" w:hAnsi="Consolas" w:cs="Consolas"/>
          <w:noProof w:val="0"/>
          <w:color w:val="000000"/>
          <w:kern w:val="0"/>
          <w:sz w:val="24"/>
          <w:szCs w:val="24"/>
          <w:lang w:val="en-US"/>
        </w:rPr>
      </w:pPr>
      <w:r w:rsidRPr="000E0400">
        <w:rPr>
          <w:rFonts w:ascii="Consolas" w:hAnsi="Consolas" w:cs="Consolas"/>
          <w:noProof w:val="0"/>
          <w:color w:val="0000FF"/>
          <w:kern w:val="0"/>
          <w:sz w:val="24"/>
          <w:szCs w:val="24"/>
          <w:lang w:val="en-US"/>
        </w:rPr>
        <w:t>DROP</w:t>
      </w:r>
      <w:r w:rsidRPr="000E0400">
        <w:rPr>
          <w:rFonts w:ascii="Consolas" w:hAnsi="Consolas" w:cs="Consolas"/>
          <w:noProof w:val="0"/>
          <w:color w:val="000000"/>
          <w:kern w:val="0"/>
          <w:sz w:val="24"/>
          <w:szCs w:val="24"/>
          <w:lang w:val="en-US"/>
        </w:rPr>
        <w:t xml:space="preserve"> </w:t>
      </w:r>
      <w:r w:rsidRPr="000E0400">
        <w:rPr>
          <w:rFonts w:ascii="Consolas" w:hAnsi="Consolas" w:cs="Consolas"/>
          <w:noProof w:val="0"/>
          <w:color w:val="0000FF"/>
          <w:kern w:val="0"/>
          <w:sz w:val="24"/>
          <w:szCs w:val="24"/>
          <w:lang w:val="en-US"/>
        </w:rPr>
        <w:t>VIEW</w:t>
      </w:r>
      <w:r w:rsidRPr="000E0400">
        <w:rPr>
          <w:rFonts w:ascii="Consolas" w:hAnsi="Consolas" w:cs="Consolas"/>
          <w:noProof w:val="0"/>
          <w:color w:val="000000"/>
          <w:kern w:val="0"/>
          <w:sz w:val="24"/>
          <w:szCs w:val="24"/>
          <w:lang w:val="en-US"/>
        </w:rPr>
        <w:t xml:space="preserve"> </w:t>
      </w:r>
      <w:r w:rsidRPr="000E0400">
        <w:rPr>
          <w:rFonts w:ascii="Consolas" w:hAnsi="Consolas" w:cs="Consolas"/>
          <w:noProof w:val="0"/>
          <w:color w:val="0000FF"/>
          <w:kern w:val="0"/>
          <w:sz w:val="24"/>
          <w:szCs w:val="24"/>
          <w:lang w:val="en-US"/>
        </w:rPr>
        <w:t>IF</w:t>
      </w:r>
      <w:r w:rsidRPr="000E0400">
        <w:rPr>
          <w:rFonts w:ascii="Consolas" w:hAnsi="Consolas" w:cs="Consolas"/>
          <w:noProof w:val="0"/>
          <w:color w:val="000000"/>
          <w:kern w:val="0"/>
          <w:sz w:val="24"/>
          <w:szCs w:val="24"/>
          <w:lang w:val="en-US"/>
        </w:rPr>
        <w:t xml:space="preserve"> </w:t>
      </w:r>
      <w:r w:rsidRPr="000E0400">
        <w:rPr>
          <w:rFonts w:ascii="Consolas" w:hAnsi="Consolas" w:cs="Consolas"/>
          <w:noProof w:val="0"/>
          <w:color w:val="808080"/>
          <w:kern w:val="0"/>
          <w:sz w:val="24"/>
          <w:szCs w:val="24"/>
          <w:lang w:val="en-US"/>
        </w:rPr>
        <w:t>EXISTS</w:t>
      </w:r>
      <w:r w:rsidRPr="000E0400">
        <w:rPr>
          <w:rFonts w:ascii="Consolas" w:hAnsi="Consolas" w:cs="Consolas"/>
          <w:noProof w:val="0"/>
          <w:color w:val="000000"/>
          <w:kern w:val="0"/>
          <w:sz w:val="24"/>
          <w:szCs w:val="24"/>
          <w:lang w:val="en-US"/>
        </w:rPr>
        <w:t xml:space="preserve"> </w:t>
      </w:r>
      <w:proofErr w:type="spellStart"/>
      <w:r w:rsidRPr="000E0400">
        <w:rPr>
          <w:rFonts w:ascii="Consolas" w:hAnsi="Consolas" w:cs="Consolas"/>
          <w:noProof w:val="0"/>
          <w:color w:val="000000"/>
          <w:kern w:val="0"/>
          <w:sz w:val="24"/>
          <w:szCs w:val="24"/>
          <w:lang w:val="en-US"/>
        </w:rPr>
        <w:t>TableStatusView</w:t>
      </w:r>
      <w:proofErr w:type="spellEnd"/>
    </w:p>
    <w:p w14:paraId="69AC871D" w14:textId="77777777" w:rsidR="00C55698" w:rsidRPr="000E0400" w:rsidRDefault="00C55698" w:rsidP="00C5569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onsolas" w:hAnsi="Consolas" w:cs="Consolas"/>
          <w:noProof w:val="0"/>
          <w:color w:val="000000"/>
          <w:kern w:val="0"/>
          <w:sz w:val="24"/>
          <w:szCs w:val="24"/>
          <w:lang w:val="en-US"/>
        </w:rPr>
      </w:pPr>
      <w:r w:rsidRPr="000E0400">
        <w:rPr>
          <w:rFonts w:ascii="Consolas" w:hAnsi="Consolas" w:cs="Consolas"/>
          <w:noProof w:val="0"/>
          <w:color w:val="0000FF"/>
          <w:kern w:val="0"/>
          <w:sz w:val="24"/>
          <w:szCs w:val="24"/>
          <w:lang w:val="en-US"/>
        </w:rPr>
        <w:t>GO</w:t>
      </w:r>
    </w:p>
    <w:p w14:paraId="1AC85953" w14:textId="77777777" w:rsidR="00C55698" w:rsidRPr="000E0400" w:rsidRDefault="00C55698" w:rsidP="00C5569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onsolas" w:hAnsi="Consolas" w:cs="Consolas"/>
          <w:noProof w:val="0"/>
          <w:color w:val="000000"/>
          <w:kern w:val="0"/>
          <w:sz w:val="24"/>
          <w:szCs w:val="24"/>
          <w:lang w:val="en-US"/>
        </w:rPr>
      </w:pPr>
    </w:p>
    <w:p w14:paraId="13178D50" w14:textId="77777777" w:rsidR="00C55698" w:rsidRPr="000E0400" w:rsidRDefault="00C55698" w:rsidP="00C5569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onsolas" w:hAnsi="Consolas" w:cs="Consolas"/>
          <w:noProof w:val="0"/>
          <w:color w:val="000000"/>
          <w:kern w:val="0"/>
          <w:sz w:val="24"/>
          <w:szCs w:val="24"/>
          <w:lang w:val="en-US"/>
        </w:rPr>
      </w:pPr>
      <w:r w:rsidRPr="000E0400">
        <w:rPr>
          <w:rFonts w:ascii="Consolas" w:hAnsi="Consolas" w:cs="Consolas"/>
          <w:noProof w:val="0"/>
          <w:color w:val="0000FF"/>
          <w:kern w:val="0"/>
          <w:sz w:val="24"/>
          <w:szCs w:val="24"/>
          <w:lang w:val="en-US"/>
        </w:rPr>
        <w:t>CREATE</w:t>
      </w:r>
      <w:r w:rsidRPr="000E0400">
        <w:rPr>
          <w:rFonts w:ascii="Consolas" w:hAnsi="Consolas" w:cs="Consolas"/>
          <w:noProof w:val="0"/>
          <w:color w:val="000000"/>
          <w:kern w:val="0"/>
          <w:sz w:val="24"/>
          <w:szCs w:val="24"/>
          <w:lang w:val="en-US"/>
        </w:rPr>
        <w:t xml:space="preserve"> </w:t>
      </w:r>
      <w:r w:rsidRPr="000E0400">
        <w:rPr>
          <w:rFonts w:ascii="Consolas" w:hAnsi="Consolas" w:cs="Consolas"/>
          <w:noProof w:val="0"/>
          <w:color w:val="0000FF"/>
          <w:kern w:val="0"/>
          <w:sz w:val="24"/>
          <w:szCs w:val="24"/>
          <w:lang w:val="en-US"/>
        </w:rPr>
        <w:t>VIEW</w:t>
      </w:r>
      <w:r w:rsidRPr="000E0400">
        <w:rPr>
          <w:rFonts w:ascii="Consolas" w:hAnsi="Consolas" w:cs="Consolas"/>
          <w:noProof w:val="0"/>
          <w:color w:val="000000"/>
          <w:kern w:val="0"/>
          <w:sz w:val="24"/>
          <w:szCs w:val="24"/>
          <w:lang w:val="en-US"/>
        </w:rPr>
        <w:t xml:space="preserve"> </w:t>
      </w:r>
      <w:proofErr w:type="spellStart"/>
      <w:r w:rsidRPr="000E0400">
        <w:rPr>
          <w:rFonts w:ascii="Consolas" w:hAnsi="Consolas" w:cs="Consolas"/>
          <w:noProof w:val="0"/>
          <w:color w:val="000000"/>
          <w:kern w:val="0"/>
          <w:sz w:val="24"/>
          <w:szCs w:val="24"/>
          <w:lang w:val="en-US"/>
        </w:rPr>
        <w:t>TableStatusView</w:t>
      </w:r>
      <w:proofErr w:type="spellEnd"/>
    </w:p>
    <w:p w14:paraId="0994E678" w14:textId="77777777" w:rsidR="00C55698" w:rsidRPr="000E0400" w:rsidRDefault="00C55698" w:rsidP="00C5569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onsolas" w:hAnsi="Consolas" w:cs="Consolas"/>
          <w:noProof w:val="0"/>
          <w:color w:val="000000"/>
          <w:kern w:val="0"/>
          <w:sz w:val="24"/>
          <w:szCs w:val="24"/>
          <w:lang w:val="en-US"/>
        </w:rPr>
      </w:pPr>
      <w:r w:rsidRPr="000E0400">
        <w:rPr>
          <w:rFonts w:ascii="Consolas" w:hAnsi="Consolas" w:cs="Consolas"/>
          <w:noProof w:val="0"/>
          <w:color w:val="0000FF"/>
          <w:kern w:val="0"/>
          <w:sz w:val="24"/>
          <w:szCs w:val="24"/>
          <w:lang w:val="en-US"/>
        </w:rPr>
        <w:t>AS</w:t>
      </w:r>
    </w:p>
    <w:p w14:paraId="305A4A1C" w14:textId="77777777" w:rsidR="00C55698" w:rsidRPr="000E0400" w:rsidRDefault="00C55698" w:rsidP="00C5569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onsolas" w:hAnsi="Consolas" w:cs="Consolas"/>
          <w:noProof w:val="0"/>
          <w:color w:val="000000"/>
          <w:kern w:val="0"/>
          <w:sz w:val="24"/>
          <w:szCs w:val="24"/>
          <w:lang w:val="en-US"/>
        </w:rPr>
      </w:pPr>
      <w:r w:rsidRPr="000E0400">
        <w:rPr>
          <w:rFonts w:ascii="Consolas" w:hAnsi="Consolas" w:cs="Consolas"/>
          <w:noProof w:val="0"/>
          <w:color w:val="0000FF"/>
          <w:kern w:val="0"/>
          <w:sz w:val="24"/>
          <w:szCs w:val="24"/>
          <w:lang w:val="en-US"/>
        </w:rPr>
        <w:t>SELECT</w:t>
      </w:r>
      <w:r w:rsidRPr="000E0400">
        <w:rPr>
          <w:rFonts w:ascii="Consolas" w:hAnsi="Consolas" w:cs="Consolas"/>
          <w:noProof w:val="0"/>
          <w:color w:val="000000"/>
          <w:kern w:val="0"/>
          <w:sz w:val="24"/>
          <w:szCs w:val="24"/>
          <w:lang w:val="en-US"/>
        </w:rPr>
        <w:t xml:space="preserve"> ID</w:t>
      </w:r>
      <w:r w:rsidRPr="000E0400">
        <w:rPr>
          <w:rFonts w:ascii="Consolas" w:hAnsi="Consolas" w:cs="Consolas"/>
          <w:noProof w:val="0"/>
          <w:color w:val="808080"/>
          <w:kern w:val="0"/>
          <w:sz w:val="24"/>
          <w:szCs w:val="24"/>
          <w:lang w:val="en-US"/>
        </w:rPr>
        <w:t>,</w:t>
      </w:r>
      <w:r w:rsidRPr="000E0400">
        <w:rPr>
          <w:rFonts w:ascii="Consolas" w:hAnsi="Consolas" w:cs="Consolas"/>
          <w:noProof w:val="0"/>
          <w:color w:val="000000"/>
          <w:kern w:val="0"/>
          <w:sz w:val="24"/>
          <w:szCs w:val="24"/>
          <w:lang w:val="en-US"/>
        </w:rPr>
        <w:t xml:space="preserve"> </w:t>
      </w:r>
      <w:proofErr w:type="gramStart"/>
      <w:r w:rsidRPr="000E0400">
        <w:rPr>
          <w:rFonts w:ascii="Consolas" w:hAnsi="Consolas" w:cs="Consolas"/>
          <w:noProof w:val="0"/>
          <w:color w:val="0000FF"/>
          <w:kern w:val="0"/>
          <w:sz w:val="24"/>
          <w:szCs w:val="24"/>
          <w:lang w:val="en-US"/>
        </w:rPr>
        <w:t>status</w:t>
      </w:r>
      <w:proofErr w:type="gramEnd"/>
    </w:p>
    <w:p w14:paraId="12D9D6B6" w14:textId="77777777" w:rsidR="00C55698" w:rsidRPr="000E0400" w:rsidRDefault="00C55698" w:rsidP="00C5569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onsolas" w:hAnsi="Consolas" w:cs="Consolas"/>
          <w:noProof w:val="0"/>
          <w:color w:val="000000"/>
          <w:kern w:val="0"/>
          <w:sz w:val="24"/>
          <w:szCs w:val="24"/>
          <w:lang w:val="en-US"/>
        </w:rPr>
      </w:pPr>
      <w:r w:rsidRPr="000E0400">
        <w:rPr>
          <w:rFonts w:ascii="Consolas" w:hAnsi="Consolas" w:cs="Consolas"/>
          <w:noProof w:val="0"/>
          <w:color w:val="0000FF"/>
          <w:kern w:val="0"/>
          <w:sz w:val="24"/>
          <w:szCs w:val="24"/>
          <w:lang w:val="en-US"/>
        </w:rPr>
        <w:t>FROM</w:t>
      </w:r>
      <w:r w:rsidRPr="000E0400">
        <w:rPr>
          <w:rFonts w:ascii="Consolas" w:hAnsi="Consolas" w:cs="Consolas"/>
          <w:noProof w:val="0"/>
          <w:color w:val="000000"/>
          <w:kern w:val="0"/>
          <w:sz w:val="24"/>
          <w:szCs w:val="24"/>
          <w:lang w:val="en-US"/>
        </w:rPr>
        <w:t xml:space="preserve"> [Table]</w:t>
      </w:r>
    </w:p>
    <w:p w14:paraId="6045D15F" w14:textId="4A0EC2FB" w:rsidR="00C55698" w:rsidRPr="000E0400" w:rsidRDefault="00C55698" w:rsidP="00C55698">
      <w:pPr>
        <w:pStyle w:val="ListParagraph"/>
        <w:pBdr>
          <w:top w:val="single" w:sz="4" w:space="1" w:color="auto"/>
          <w:left w:val="single" w:sz="4" w:space="4" w:color="auto"/>
          <w:bottom w:val="single" w:sz="4" w:space="1" w:color="auto"/>
          <w:right w:val="single" w:sz="4" w:space="4" w:color="auto"/>
        </w:pBdr>
        <w:spacing w:after="0" w:line="360" w:lineRule="auto"/>
        <w:ind w:left="1584"/>
        <w:rPr>
          <w:rFonts w:ascii="Consolas" w:hAnsi="Consolas" w:cs="Consolas"/>
          <w:noProof w:val="0"/>
          <w:color w:val="0000FF"/>
          <w:kern w:val="0"/>
          <w:sz w:val="24"/>
          <w:szCs w:val="24"/>
          <w:lang w:val="en-US"/>
        </w:rPr>
      </w:pPr>
      <w:r w:rsidRPr="000E0400">
        <w:rPr>
          <w:rFonts w:ascii="Consolas" w:hAnsi="Consolas" w:cs="Consolas"/>
          <w:noProof w:val="0"/>
          <w:color w:val="0000FF"/>
          <w:kern w:val="0"/>
          <w:sz w:val="24"/>
          <w:szCs w:val="24"/>
          <w:lang w:val="en-US"/>
        </w:rPr>
        <w:lastRenderedPageBreak/>
        <w:t>GO</w:t>
      </w:r>
    </w:p>
    <w:p w14:paraId="35A189D9" w14:textId="77777777" w:rsidR="00C55698" w:rsidRDefault="00C55698" w:rsidP="00C55698">
      <w:pPr>
        <w:pStyle w:val="ListParagraph"/>
        <w:spacing w:after="0" w:line="360" w:lineRule="auto"/>
        <w:ind w:left="1584"/>
        <w:rPr>
          <w:rFonts w:ascii="Times New Roman" w:hAnsi="Times New Roman" w:cs="Times New Roman"/>
          <w:sz w:val="28"/>
          <w:szCs w:val="28"/>
          <w:u w:val="single"/>
          <w:lang w:val="en-US"/>
        </w:rPr>
      </w:pPr>
    </w:p>
    <w:p w14:paraId="1B09F1BC" w14:textId="2C39849F" w:rsidR="00C55698" w:rsidRDefault="00C55698" w:rsidP="00C55698">
      <w:pPr>
        <w:pStyle w:val="ListParagraph"/>
        <w:spacing w:after="0" w:line="360" w:lineRule="auto"/>
        <w:ind w:left="1584"/>
        <w:rPr>
          <w:rFonts w:ascii="Times New Roman" w:hAnsi="Times New Roman" w:cs="Times New Roman"/>
          <w:sz w:val="28"/>
          <w:szCs w:val="28"/>
          <w:lang w:val="en-US"/>
        </w:rPr>
      </w:pPr>
      <w:r>
        <w:rPr>
          <w:rFonts w:ascii="Times New Roman" w:hAnsi="Times New Roman" w:cs="Times New Roman"/>
          <w:sz w:val="28"/>
          <w:szCs w:val="28"/>
          <w:u w:val="single"/>
          <w:lang w:val="en-US"/>
        </w:rPr>
        <w:t>C# code:</w:t>
      </w:r>
    </w:p>
    <w:p w14:paraId="37F20025" w14:textId="77777777" w:rsidR="000218C9" w:rsidRPr="000E0400" w:rsidRDefault="000218C9" w:rsidP="000218C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0400">
        <w:rPr>
          <w:rFonts w:ascii="Cascadia Mono" w:hAnsi="Cascadia Mono" w:cs="Cascadia Mono"/>
          <w:noProof w:val="0"/>
          <w:color w:val="000000"/>
          <w:kern w:val="0"/>
          <w:sz w:val="24"/>
          <w:szCs w:val="24"/>
          <w:lang w:val="en-US"/>
        </w:rPr>
        <w:t>try</w:t>
      </w:r>
    </w:p>
    <w:p w14:paraId="59FC4E6E" w14:textId="77777777" w:rsidR="000218C9" w:rsidRPr="000E0400" w:rsidRDefault="000218C9" w:rsidP="000218C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0400">
        <w:rPr>
          <w:rFonts w:ascii="Cascadia Mono" w:hAnsi="Cascadia Mono" w:cs="Cascadia Mono"/>
          <w:noProof w:val="0"/>
          <w:color w:val="000000"/>
          <w:kern w:val="0"/>
          <w:sz w:val="24"/>
          <w:szCs w:val="24"/>
          <w:lang w:val="en-US"/>
        </w:rPr>
        <w:t>{</w:t>
      </w:r>
    </w:p>
    <w:p w14:paraId="3F59AB47" w14:textId="77777777" w:rsidR="000218C9" w:rsidRPr="000E0400" w:rsidRDefault="000218C9" w:rsidP="000218C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0400">
        <w:rPr>
          <w:rFonts w:ascii="Cascadia Mono" w:hAnsi="Cascadia Mono" w:cs="Cascadia Mono"/>
          <w:noProof w:val="0"/>
          <w:color w:val="000000"/>
          <w:kern w:val="0"/>
          <w:sz w:val="24"/>
          <w:szCs w:val="24"/>
          <w:lang w:val="en-US"/>
        </w:rPr>
        <w:t xml:space="preserve">    </w:t>
      </w:r>
      <w:proofErr w:type="spellStart"/>
      <w:proofErr w:type="gramStart"/>
      <w:r w:rsidRPr="000E0400">
        <w:rPr>
          <w:rFonts w:ascii="Cascadia Mono" w:hAnsi="Cascadia Mono" w:cs="Cascadia Mono"/>
          <w:noProof w:val="0"/>
          <w:color w:val="000000"/>
          <w:kern w:val="0"/>
          <w:sz w:val="24"/>
          <w:szCs w:val="24"/>
          <w:lang w:val="en-US"/>
        </w:rPr>
        <w:t>data.Clear</w:t>
      </w:r>
      <w:proofErr w:type="spellEnd"/>
      <w:proofErr w:type="gramEnd"/>
      <w:r w:rsidRPr="000E0400">
        <w:rPr>
          <w:rFonts w:ascii="Cascadia Mono" w:hAnsi="Cascadia Mono" w:cs="Cascadia Mono"/>
          <w:noProof w:val="0"/>
          <w:color w:val="000000"/>
          <w:kern w:val="0"/>
          <w:sz w:val="24"/>
          <w:szCs w:val="24"/>
          <w:lang w:val="en-US"/>
        </w:rPr>
        <w:t>();</w:t>
      </w:r>
    </w:p>
    <w:p w14:paraId="6E0C8A0C" w14:textId="77777777" w:rsidR="000218C9" w:rsidRPr="000E0400" w:rsidRDefault="000218C9" w:rsidP="000218C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0400">
        <w:rPr>
          <w:rFonts w:ascii="Cascadia Mono" w:hAnsi="Cascadia Mono" w:cs="Cascadia Mono"/>
          <w:noProof w:val="0"/>
          <w:color w:val="000000"/>
          <w:kern w:val="0"/>
          <w:sz w:val="24"/>
          <w:szCs w:val="24"/>
          <w:lang w:val="en-US"/>
        </w:rPr>
        <w:t xml:space="preserve">    </w:t>
      </w:r>
      <w:proofErr w:type="spellStart"/>
      <w:r w:rsidRPr="000E0400">
        <w:rPr>
          <w:rFonts w:ascii="Cascadia Mono" w:hAnsi="Cascadia Mono" w:cs="Cascadia Mono"/>
          <w:noProof w:val="0"/>
          <w:color w:val="000000"/>
          <w:kern w:val="0"/>
          <w:sz w:val="24"/>
          <w:szCs w:val="24"/>
          <w:lang w:val="en-US"/>
        </w:rPr>
        <w:t>dataProduct.Clear</w:t>
      </w:r>
      <w:proofErr w:type="spellEnd"/>
      <w:r w:rsidRPr="000E0400">
        <w:rPr>
          <w:rFonts w:ascii="Cascadia Mono" w:hAnsi="Cascadia Mono" w:cs="Cascadia Mono"/>
          <w:noProof w:val="0"/>
          <w:color w:val="000000"/>
          <w:kern w:val="0"/>
          <w:sz w:val="24"/>
          <w:szCs w:val="24"/>
          <w:lang w:val="en-US"/>
        </w:rPr>
        <w:t>(</w:t>
      </w:r>
      <w:proofErr w:type="gramStart"/>
      <w:r w:rsidRPr="000E0400">
        <w:rPr>
          <w:rFonts w:ascii="Cascadia Mono" w:hAnsi="Cascadia Mono" w:cs="Cascadia Mono"/>
          <w:noProof w:val="0"/>
          <w:color w:val="000000"/>
          <w:kern w:val="0"/>
          <w:sz w:val="24"/>
          <w:szCs w:val="24"/>
          <w:lang w:val="en-US"/>
        </w:rPr>
        <w:t>);</w:t>
      </w:r>
      <w:proofErr w:type="gramEnd"/>
    </w:p>
    <w:p w14:paraId="7218E498" w14:textId="77777777" w:rsidR="000218C9" w:rsidRPr="000E0400" w:rsidRDefault="000218C9" w:rsidP="000218C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0400">
        <w:rPr>
          <w:rFonts w:ascii="Cascadia Mono" w:hAnsi="Cascadia Mono" w:cs="Cascadia Mono"/>
          <w:noProof w:val="0"/>
          <w:color w:val="000000"/>
          <w:kern w:val="0"/>
          <w:sz w:val="24"/>
          <w:szCs w:val="24"/>
          <w:lang w:val="en-US"/>
        </w:rPr>
        <w:t xml:space="preserve">    </w:t>
      </w:r>
      <w:proofErr w:type="spellStart"/>
      <w:r w:rsidRPr="000E0400">
        <w:rPr>
          <w:rFonts w:ascii="Cascadia Mono" w:hAnsi="Cascadia Mono" w:cs="Cascadia Mono"/>
          <w:noProof w:val="0"/>
          <w:color w:val="000000"/>
          <w:kern w:val="0"/>
          <w:sz w:val="24"/>
          <w:szCs w:val="24"/>
          <w:lang w:val="en-US"/>
        </w:rPr>
        <w:t>dataCategories.Clear</w:t>
      </w:r>
      <w:proofErr w:type="spellEnd"/>
      <w:r w:rsidRPr="000E0400">
        <w:rPr>
          <w:rFonts w:ascii="Cascadia Mono" w:hAnsi="Cascadia Mono" w:cs="Cascadia Mono"/>
          <w:noProof w:val="0"/>
          <w:color w:val="000000"/>
          <w:kern w:val="0"/>
          <w:sz w:val="24"/>
          <w:szCs w:val="24"/>
          <w:lang w:val="en-US"/>
        </w:rPr>
        <w:t>(</w:t>
      </w:r>
      <w:proofErr w:type="gramStart"/>
      <w:r w:rsidRPr="000E0400">
        <w:rPr>
          <w:rFonts w:ascii="Cascadia Mono" w:hAnsi="Cascadia Mono" w:cs="Cascadia Mono"/>
          <w:noProof w:val="0"/>
          <w:color w:val="000000"/>
          <w:kern w:val="0"/>
          <w:sz w:val="24"/>
          <w:szCs w:val="24"/>
          <w:lang w:val="en-US"/>
        </w:rPr>
        <w:t>);</w:t>
      </w:r>
      <w:proofErr w:type="gramEnd"/>
    </w:p>
    <w:p w14:paraId="40068D56" w14:textId="77777777" w:rsidR="000218C9" w:rsidRPr="000E0400" w:rsidRDefault="000218C9" w:rsidP="000218C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p>
    <w:p w14:paraId="5668E84B" w14:textId="77777777" w:rsidR="000218C9" w:rsidRPr="000E0400" w:rsidRDefault="000218C9" w:rsidP="000218C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0400">
        <w:rPr>
          <w:rFonts w:ascii="Cascadia Mono" w:hAnsi="Cascadia Mono" w:cs="Cascadia Mono"/>
          <w:noProof w:val="0"/>
          <w:color w:val="000000"/>
          <w:kern w:val="0"/>
          <w:sz w:val="24"/>
          <w:szCs w:val="24"/>
          <w:lang w:val="en-US"/>
        </w:rPr>
        <w:t xml:space="preserve">    data = </w:t>
      </w:r>
      <w:proofErr w:type="spellStart"/>
      <w:proofErr w:type="gramStart"/>
      <w:r w:rsidRPr="000E0400">
        <w:rPr>
          <w:rFonts w:ascii="Cascadia Mono" w:hAnsi="Cascadia Mono" w:cs="Cascadia Mono"/>
          <w:noProof w:val="0"/>
          <w:color w:val="000000"/>
          <w:kern w:val="0"/>
          <w:sz w:val="24"/>
          <w:szCs w:val="24"/>
          <w:lang w:val="en-US"/>
        </w:rPr>
        <w:t>DataProvider.Instance.ExecuteQuery</w:t>
      </w:r>
      <w:proofErr w:type="spellEnd"/>
      <w:proofErr w:type="gramEnd"/>
      <w:r w:rsidRPr="000E0400">
        <w:rPr>
          <w:rFonts w:ascii="Cascadia Mono" w:hAnsi="Cascadia Mono" w:cs="Cascadia Mono"/>
          <w:noProof w:val="0"/>
          <w:color w:val="000000"/>
          <w:kern w:val="0"/>
          <w:sz w:val="24"/>
          <w:szCs w:val="24"/>
          <w:lang w:val="en-US"/>
        </w:rPr>
        <w:t xml:space="preserve">("SELECT * FROM </w:t>
      </w:r>
      <w:proofErr w:type="spellStart"/>
      <w:r w:rsidRPr="000E0400">
        <w:rPr>
          <w:rFonts w:ascii="Cascadia Mono" w:hAnsi="Cascadia Mono" w:cs="Cascadia Mono"/>
          <w:noProof w:val="0"/>
          <w:color w:val="000000"/>
          <w:kern w:val="0"/>
          <w:sz w:val="24"/>
          <w:szCs w:val="24"/>
          <w:lang w:val="en-US"/>
        </w:rPr>
        <w:t>dbo.TableStatusView</w:t>
      </w:r>
      <w:proofErr w:type="spellEnd"/>
      <w:r w:rsidRPr="000E0400">
        <w:rPr>
          <w:rFonts w:ascii="Cascadia Mono" w:hAnsi="Cascadia Mono" w:cs="Cascadia Mono"/>
          <w:noProof w:val="0"/>
          <w:color w:val="000000"/>
          <w:kern w:val="0"/>
          <w:sz w:val="24"/>
          <w:szCs w:val="24"/>
          <w:lang w:val="en-US"/>
        </w:rPr>
        <w:t>");</w:t>
      </w:r>
    </w:p>
    <w:p w14:paraId="11A46D1A" w14:textId="77777777" w:rsidR="000218C9" w:rsidRPr="000E0400" w:rsidRDefault="000218C9" w:rsidP="000218C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0400">
        <w:rPr>
          <w:rFonts w:ascii="Cascadia Mono" w:hAnsi="Cascadia Mono" w:cs="Cascadia Mono"/>
          <w:noProof w:val="0"/>
          <w:color w:val="000000"/>
          <w:kern w:val="0"/>
          <w:sz w:val="24"/>
          <w:szCs w:val="24"/>
          <w:lang w:val="en-US"/>
        </w:rPr>
        <w:t xml:space="preserve">    </w:t>
      </w:r>
      <w:proofErr w:type="spellStart"/>
      <w:r w:rsidRPr="000E0400">
        <w:rPr>
          <w:rFonts w:ascii="Cascadia Mono" w:hAnsi="Cascadia Mono" w:cs="Cascadia Mono"/>
          <w:noProof w:val="0"/>
          <w:color w:val="000000"/>
          <w:kern w:val="0"/>
          <w:sz w:val="24"/>
          <w:szCs w:val="24"/>
          <w:lang w:val="en-US"/>
        </w:rPr>
        <w:t>dataProduct</w:t>
      </w:r>
      <w:proofErr w:type="spellEnd"/>
      <w:r w:rsidRPr="000E0400">
        <w:rPr>
          <w:rFonts w:ascii="Cascadia Mono" w:hAnsi="Cascadia Mono" w:cs="Cascadia Mono"/>
          <w:noProof w:val="0"/>
          <w:color w:val="000000"/>
          <w:kern w:val="0"/>
          <w:sz w:val="24"/>
          <w:szCs w:val="24"/>
          <w:lang w:val="en-US"/>
        </w:rPr>
        <w:t xml:space="preserve"> = </w:t>
      </w:r>
      <w:proofErr w:type="spellStart"/>
      <w:proofErr w:type="gramStart"/>
      <w:r w:rsidRPr="000E0400">
        <w:rPr>
          <w:rFonts w:ascii="Cascadia Mono" w:hAnsi="Cascadia Mono" w:cs="Cascadia Mono"/>
          <w:noProof w:val="0"/>
          <w:color w:val="000000"/>
          <w:kern w:val="0"/>
          <w:sz w:val="24"/>
          <w:szCs w:val="24"/>
          <w:lang w:val="en-US"/>
        </w:rPr>
        <w:t>DataProvider.Instance.ExecuteQuery</w:t>
      </w:r>
      <w:proofErr w:type="spellEnd"/>
      <w:proofErr w:type="gramEnd"/>
      <w:r w:rsidRPr="000E0400">
        <w:rPr>
          <w:rFonts w:ascii="Cascadia Mono" w:hAnsi="Cascadia Mono" w:cs="Cascadia Mono"/>
          <w:noProof w:val="0"/>
          <w:color w:val="000000"/>
          <w:kern w:val="0"/>
          <w:sz w:val="24"/>
          <w:szCs w:val="24"/>
          <w:lang w:val="en-US"/>
        </w:rPr>
        <w:t xml:space="preserve">("EXEC </w:t>
      </w:r>
      <w:proofErr w:type="spellStart"/>
      <w:r w:rsidRPr="000E0400">
        <w:rPr>
          <w:rFonts w:ascii="Cascadia Mono" w:hAnsi="Cascadia Mono" w:cs="Cascadia Mono"/>
          <w:noProof w:val="0"/>
          <w:color w:val="000000"/>
          <w:kern w:val="0"/>
          <w:sz w:val="24"/>
          <w:szCs w:val="24"/>
          <w:lang w:val="en-US"/>
        </w:rPr>
        <w:t>dbo.selectAllProduct</w:t>
      </w:r>
      <w:proofErr w:type="spellEnd"/>
      <w:r w:rsidRPr="000E0400">
        <w:rPr>
          <w:rFonts w:ascii="Cascadia Mono" w:hAnsi="Cascadia Mono" w:cs="Cascadia Mono"/>
          <w:noProof w:val="0"/>
          <w:color w:val="000000"/>
          <w:kern w:val="0"/>
          <w:sz w:val="24"/>
          <w:szCs w:val="24"/>
          <w:lang w:val="en-US"/>
        </w:rPr>
        <w:t>");</w:t>
      </w:r>
    </w:p>
    <w:p w14:paraId="6BFA287A" w14:textId="77777777" w:rsidR="000218C9" w:rsidRPr="000E0400" w:rsidRDefault="000218C9" w:rsidP="000218C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0400">
        <w:rPr>
          <w:rFonts w:ascii="Cascadia Mono" w:hAnsi="Cascadia Mono" w:cs="Cascadia Mono"/>
          <w:noProof w:val="0"/>
          <w:color w:val="000000"/>
          <w:kern w:val="0"/>
          <w:sz w:val="24"/>
          <w:szCs w:val="24"/>
          <w:lang w:val="en-US"/>
        </w:rPr>
        <w:t xml:space="preserve">    </w:t>
      </w:r>
      <w:proofErr w:type="spellStart"/>
      <w:r w:rsidRPr="000E0400">
        <w:rPr>
          <w:rFonts w:ascii="Cascadia Mono" w:hAnsi="Cascadia Mono" w:cs="Cascadia Mono"/>
          <w:noProof w:val="0"/>
          <w:color w:val="000000"/>
          <w:kern w:val="0"/>
          <w:sz w:val="24"/>
          <w:szCs w:val="24"/>
          <w:lang w:val="en-US"/>
        </w:rPr>
        <w:t>dataCategories</w:t>
      </w:r>
      <w:proofErr w:type="spellEnd"/>
      <w:r w:rsidRPr="000E0400">
        <w:rPr>
          <w:rFonts w:ascii="Cascadia Mono" w:hAnsi="Cascadia Mono" w:cs="Cascadia Mono"/>
          <w:noProof w:val="0"/>
          <w:color w:val="000000"/>
          <w:kern w:val="0"/>
          <w:sz w:val="24"/>
          <w:szCs w:val="24"/>
          <w:lang w:val="en-US"/>
        </w:rPr>
        <w:t xml:space="preserve"> = </w:t>
      </w:r>
      <w:proofErr w:type="spellStart"/>
      <w:proofErr w:type="gramStart"/>
      <w:r w:rsidRPr="000E0400">
        <w:rPr>
          <w:rFonts w:ascii="Cascadia Mono" w:hAnsi="Cascadia Mono" w:cs="Cascadia Mono"/>
          <w:noProof w:val="0"/>
          <w:color w:val="000000"/>
          <w:kern w:val="0"/>
          <w:sz w:val="24"/>
          <w:szCs w:val="24"/>
          <w:lang w:val="en-US"/>
        </w:rPr>
        <w:t>DataProvider.Instance.ExecuteQuery</w:t>
      </w:r>
      <w:proofErr w:type="spellEnd"/>
      <w:proofErr w:type="gramEnd"/>
      <w:r w:rsidRPr="000E0400">
        <w:rPr>
          <w:rFonts w:ascii="Cascadia Mono" w:hAnsi="Cascadia Mono" w:cs="Cascadia Mono"/>
          <w:noProof w:val="0"/>
          <w:color w:val="000000"/>
          <w:kern w:val="0"/>
          <w:sz w:val="24"/>
          <w:szCs w:val="24"/>
          <w:lang w:val="en-US"/>
        </w:rPr>
        <w:t xml:space="preserve">("SELECT * FROM </w:t>
      </w:r>
      <w:proofErr w:type="spellStart"/>
      <w:r w:rsidRPr="000E0400">
        <w:rPr>
          <w:rFonts w:ascii="Cascadia Mono" w:hAnsi="Cascadia Mono" w:cs="Cascadia Mono"/>
          <w:noProof w:val="0"/>
          <w:color w:val="000000"/>
          <w:kern w:val="0"/>
          <w:sz w:val="24"/>
          <w:szCs w:val="24"/>
          <w:lang w:val="en-US"/>
        </w:rPr>
        <w:t>dbo.BillCategory</w:t>
      </w:r>
      <w:proofErr w:type="spellEnd"/>
      <w:r w:rsidRPr="000E0400">
        <w:rPr>
          <w:rFonts w:ascii="Cascadia Mono" w:hAnsi="Cascadia Mono" w:cs="Cascadia Mono"/>
          <w:noProof w:val="0"/>
          <w:color w:val="000000"/>
          <w:kern w:val="0"/>
          <w:sz w:val="24"/>
          <w:szCs w:val="24"/>
          <w:lang w:val="en-US"/>
        </w:rPr>
        <w:t>");</w:t>
      </w:r>
    </w:p>
    <w:p w14:paraId="76EFCCB3" w14:textId="77777777" w:rsidR="000218C9" w:rsidRPr="000E0400" w:rsidRDefault="000218C9" w:rsidP="000218C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0400">
        <w:rPr>
          <w:rFonts w:ascii="Cascadia Mono" w:hAnsi="Cascadia Mono" w:cs="Cascadia Mono"/>
          <w:noProof w:val="0"/>
          <w:color w:val="000000"/>
          <w:kern w:val="0"/>
          <w:sz w:val="24"/>
          <w:szCs w:val="24"/>
          <w:lang w:val="en-US"/>
        </w:rPr>
        <w:t>}</w:t>
      </w:r>
    </w:p>
    <w:p w14:paraId="688CDCF2" w14:textId="77777777" w:rsidR="000218C9" w:rsidRPr="000E0400" w:rsidRDefault="000218C9" w:rsidP="000218C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0400">
        <w:rPr>
          <w:rFonts w:ascii="Cascadia Mono" w:hAnsi="Cascadia Mono" w:cs="Cascadia Mono"/>
          <w:noProof w:val="0"/>
          <w:color w:val="000000"/>
          <w:kern w:val="0"/>
          <w:sz w:val="24"/>
          <w:szCs w:val="24"/>
          <w:lang w:val="en-US"/>
        </w:rPr>
        <w:t>catch (</w:t>
      </w:r>
      <w:proofErr w:type="spellStart"/>
      <w:r w:rsidRPr="000E0400">
        <w:rPr>
          <w:rFonts w:ascii="Cascadia Mono" w:hAnsi="Cascadia Mono" w:cs="Cascadia Mono"/>
          <w:noProof w:val="0"/>
          <w:color w:val="000000"/>
          <w:kern w:val="0"/>
          <w:sz w:val="24"/>
          <w:szCs w:val="24"/>
          <w:lang w:val="en-US"/>
        </w:rPr>
        <w:t>SqlException</w:t>
      </w:r>
      <w:proofErr w:type="spellEnd"/>
      <w:r w:rsidRPr="000E0400">
        <w:rPr>
          <w:rFonts w:ascii="Cascadia Mono" w:hAnsi="Cascadia Mono" w:cs="Cascadia Mono"/>
          <w:noProof w:val="0"/>
          <w:color w:val="000000"/>
          <w:kern w:val="0"/>
          <w:sz w:val="24"/>
          <w:szCs w:val="24"/>
          <w:lang w:val="en-US"/>
        </w:rPr>
        <w:t xml:space="preserve"> </w:t>
      </w:r>
      <w:proofErr w:type="spellStart"/>
      <w:r w:rsidRPr="000E0400">
        <w:rPr>
          <w:rFonts w:ascii="Cascadia Mono" w:hAnsi="Cascadia Mono" w:cs="Cascadia Mono"/>
          <w:noProof w:val="0"/>
          <w:color w:val="000000"/>
          <w:kern w:val="0"/>
          <w:sz w:val="24"/>
          <w:szCs w:val="24"/>
          <w:lang w:val="en-US"/>
        </w:rPr>
        <w:t>ev</w:t>
      </w:r>
      <w:proofErr w:type="spellEnd"/>
      <w:r w:rsidRPr="000E0400">
        <w:rPr>
          <w:rFonts w:ascii="Cascadia Mono" w:hAnsi="Cascadia Mono" w:cs="Cascadia Mono"/>
          <w:noProof w:val="0"/>
          <w:color w:val="000000"/>
          <w:kern w:val="0"/>
          <w:sz w:val="24"/>
          <w:szCs w:val="24"/>
          <w:lang w:val="en-US"/>
        </w:rPr>
        <w:t>)</w:t>
      </w:r>
    </w:p>
    <w:p w14:paraId="7F051BBB" w14:textId="77777777" w:rsidR="000218C9" w:rsidRPr="000E0400" w:rsidRDefault="000218C9" w:rsidP="000218C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0400">
        <w:rPr>
          <w:rFonts w:ascii="Cascadia Mono" w:hAnsi="Cascadia Mono" w:cs="Cascadia Mono"/>
          <w:noProof w:val="0"/>
          <w:color w:val="000000"/>
          <w:kern w:val="0"/>
          <w:sz w:val="24"/>
          <w:szCs w:val="24"/>
          <w:lang w:val="en-US"/>
        </w:rPr>
        <w:t>{</w:t>
      </w:r>
    </w:p>
    <w:p w14:paraId="0205E3C0" w14:textId="77777777" w:rsidR="000218C9" w:rsidRPr="000E0400" w:rsidRDefault="000218C9" w:rsidP="000218C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0400">
        <w:rPr>
          <w:rFonts w:ascii="Cascadia Mono" w:hAnsi="Cascadia Mono" w:cs="Cascadia Mono"/>
          <w:noProof w:val="0"/>
          <w:color w:val="000000"/>
          <w:kern w:val="0"/>
          <w:sz w:val="24"/>
          <w:szCs w:val="24"/>
          <w:lang w:val="en-US"/>
        </w:rPr>
        <w:t xml:space="preserve">    </w:t>
      </w:r>
      <w:proofErr w:type="spellStart"/>
      <w:r w:rsidRPr="000E0400">
        <w:rPr>
          <w:rFonts w:ascii="Cascadia Mono" w:hAnsi="Cascadia Mono" w:cs="Cascadia Mono"/>
          <w:noProof w:val="0"/>
          <w:color w:val="000000"/>
          <w:kern w:val="0"/>
          <w:sz w:val="24"/>
          <w:szCs w:val="24"/>
          <w:lang w:val="en-US"/>
        </w:rPr>
        <w:t>MessageBox.Show</w:t>
      </w:r>
      <w:proofErr w:type="spellEnd"/>
      <w:r w:rsidRPr="000E0400">
        <w:rPr>
          <w:rFonts w:ascii="Cascadia Mono" w:hAnsi="Cascadia Mono" w:cs="Cascadia Mono"/>
          <w:noProof w:val="0"/>
          <w:color w:val="000000"/>
          <w:kern w:val="0"/>
          <w:sz w:val="24"/>
          <w:szCs w:val="24"/>
          <w:lang w:val="en-US"/>
        </w:rPr>
        <w:t xml:space="preserve">("Load </w:t>
      </w:r>
      <w:proofErr w:type="spellStart"/>
      <w:r w:rsidRPr="000E0400">
        <w:rPr>
          <w:rFonts w:ascii="Cascadia Mono" w:hAnsi="Cascadia Mono" w:cs="Cascadia Mono"/>
          <w:noProof w:val="0"/>
          <w:color w:val="000000"/>
          <w:kern w:val="0"/>
          <w:sz w:val="24"/>
          <w:szCs w:val="24"/>
          <w:lang w:val="en-US"/>
        </w:rPr>
        <w:t>dữ</w:t>
      </w:r>
      <w:proofErr w:type="spellEnd"/>
      <w:r w:rsidRPr="000E0400">
        <w:rPr>
          <w:rFonts w:ascii="Cascadia Mono" w:hAnsi="Cascadia Mono" w:cs="Cascadia Mono"/>
          <w:noProof w:val="0"/>
          <w:color w:val="000000"/>
          <w:kern w:val="0"/>
          <w:sz w:val="24"/>
          <w:szCs w:val="24"/>
          <w:lang w:val="en-US"/>
        </w:rPr>
        <w:t xml:space="preserve"> </w:t>
      </w:r>
      <w:proofErr w:type="spellStart"/>
      <w:r w:rsidRPr="000E0400">
        <w:rPr>
          <w:rFonts w:ascii="Cascadia Mono" w:hAnsi="Cascadia Mono" w:cs="Cascadia Mono"/>
          <w:noProof w:val="0"/>
          <w:color w:val="000000"/>
          <w:kern w:val="0"/>
          <w:sz w:val="24"/>
          <w:szCs w:val="24"/>
          <w:lang w:val="en-US"/>
        </w:rPr>
        <w:t>liệu</w:t>
      </w:r>
      <w:proofErr w:type="spellEnd"/>
      <w:r w:rsidRPr="000E0400">
        <w:rPr>
          <w:rFonts w:ascii="Cascadia Mono" w:hAnsi="Cascadia Mono" w:cs="Cascadia Mono"/>
          <w:noProof w:val="0"/>
          <w:color w:val="000000"/>
          <w:kern w:val="0"/>
          <w:sz w:val="24"/>
          <w:szCs w:val="24"/>
          <w:lang w:val="en-US"/>
        </w:rPr>
        <w:t xml:space="preserve"> </w:t>
      </w:r>
      <w:proofErr w:type="spellStart"/>
      <w:r w:rsidRPr="000E0400">
        <w:rPr>
          <w:rFonts w:ascii="Cascadia Mono" w:hAnsi="Cascadia Mono" w:cs="Cascadia Mono"/>
          <w:noProof w:val="0"/>
          <w:color w:val="000000"/>
          <w:kern w:val="0"/>
          <w:sz w:val="24"/>
          <w:szCs w:val="24"/>
          <w:lang w:val="en-US"/>
        </w:rPr>
        <w:t>thất</w:t>
      </w:r>
      <w:proofErr w:type="spellEnd"/>
      <w:r w:rsidRPr="000E0400">
        <w:rPr>
          <w:rFonts w:ascii="Cascadia Mono" w:hAnsi="Cascadia Mono" w:cs="Cascadia Mono"/>
          <w:noProof w:val="0"/>
          <w:color w:val="000000"/>
          <w:kern w:val="0"/>
          <w:sz w:val="24"/>
          <w:szCs w:val="24"/>
          <w:lang w:val="en-US"/>
        </w:rPr>
        <w:t xml:space="preserve"> </w:t>
      </w:r>
      <w:proofErr w:type="spellStart"/>
      <w:r w:rsidRPr="000E0400">
        <w:rPr>
          <w:rFonts w:ascii="Cascadia Mono" w:hAnsi="Cascadia Mono" w:cs="Cascadia Mono"/>
          <w:noProof w:val="0"/>
          <w:color w:val="000000"/>
          <w:kern w:val="0"/>
          <w:sz w:val="24"/>
          <w:szCs w:val="24"/>
          <w:lang w:val="en-US"/>
        </w:rPr>
        <w:t>bại</w:t>
      </w:r>
      <w:proofErr w:type="spellEnd"/>
      <w:r w:rsidRPr="000E0400">
        <w:rPr>
          <w:rFonts w:ascii="Cascadia Mono" w:hAnsi="Cascadia Mono" w:cs="Cascadia Mono"/>
          <w:noProof w:val="0"/>
          <w:color w:val="000000"/>
          <w:kern w:val="0"/>
          <w:sz w:val="24"/>
          <w:szCs w:val="24"/>
          <w:lang w:val="en-US"/>
        </w:rPr>
        <w:t xml:space="preserve">! \n Do: \n" + </w:t>
      </w:r>
      <w:proofErr w:type="spellStart"/>
      <w:proofErr w:type="gramStart"/>
      <w:r w:rsidRPr="000E0400">
        <w:rPr>
          <w:rFonts w:ascii="Cascadia Mono" w:hAnsi="Cascadia Mono" w:cs="Cascadia Mono"/>
          <w:noProof w:val="0"/>
          <w:color w:val="000000"/>
          <w:kern w:val="0"/>
          <w:sz w:val="24"/>
          <w:szCs w:val="24"/>
          <w:lang w:val="en-US"/>
        </w:rPr>
        <w:t>ev.Message</w:t>
      </w:r>
      <w:proofErr w:type="spellEnd"/>
      <w:proofErr w:type="gramEnd"/>
      <w:r w:rsidRPr="000E0400">
        <w:rPr>
          <w:rFonts w:ascii="Cascadia Mono" w:hAnsi="Cascadia Mono" w:cs="Cascadia Mono"/>
          <w:noProof w:val="0"/>
          <w:color w:val="000000"/>
          <w:kern w:val="0"/>
          <w:sz w:val="24"/>
          <w:szCs w:val="24"/>
          <w:lang w:val="en-US"/>
        </w:rPr>
        <w:t xml:space="preserve">, "Thông </w:t>
      </w:r>
      <w:proofErr w:type="spellStart"/>
      <w:r w:rsidRPr="000E0400">
        <w:rPr>
          <w:rFonts w:ascii="Cascadia Mono" w:hAnsi="Cascadia Mono" w:cs="Cascadia Mono"/>
          <w:noProof w:val="0"/>
          <w:color w:val="000000"/>
          <w:kern w:val="0"/>
          <w:sz w:val="24"/>
          <w:szCs w:val="24"/>
          <w:lang w:val="en-US"/>
        </w:rPr>
        <w:t>báo</w:t>
      </w:r>
      <w:proofErr w:type="spellEnd"/>
      <w:r w:rsidRPr="000E0400">
        <w:rPr>
          <w:rFonts w:ascii="Cascadia Mono" w:hAnsi="Cascadia Mono" w:cs="Cascadia Mono"/>
          <w:noProof w:val="0"/>
          <w:color w:val="000000"/>
          <w:kern w:val="0"/>
          <w:sz w:val="24"/>
          <w:szCs w:val="24"/>
          <w:lang w:val="en-US"/>
        </w:rPr>
        <w:t xml:space="preserve">", </w:t>
      </w:r>
      <w:proofErr w:type="spellStart"/>
      <w:r w:rsidRPr="000E0400">
        <w:rPr>
          <w:rFonts w:ascii="Cascadia Mono" w:hAnsi="Cascadia Mono" w:cs="Cascadia Mono"/>
          <w:noProof w:val="0"/>
          <w:color w:val="000000"/>
          <w:kern w:val="0"/>
          <w:sz w:val="24"/>
          <w:szCs w:val="24"/>
          <w:lang w:val="en-US"/>
        </w:rPr>
        <w:t>MessageBoxButtons.OK</w:t>
      </w:r>
      <w:proofErr w:type="spellEnd"/>
      <w:r w:rsidRPr="000E0400">
        <w:rPr>
          <w:rFonts w:ascii="Cascadia Mono" w:hAnsi="Cascadia Mono" w:cs="Cascadia Mono"/>
          <w:noProof w:val="0"/>
          <w:color w:val="000000"/>
          <w:kern w:val="0"/>
          <w:sz w:val="24"/>
          <w:szCs w:val="24"/>
          <w:lang w:val="en-US"/>
        </w:rPr>
        <w:t xml:space="preserve">, </w:t>
      </w:r>
      <w:proofErr w:type="spellStart"/>
      <w:r w:rsidRPr="000E0400">
        <w:rPr>
          <w:rFonts w:ascii="Cascadia Mono" w:hAnsi="Cascadia Mono" w:cs="Cascadia Mono"/>
          <w:noProof w:val="0"/>
          <w:color w:val="000000"/>
          <w:kern w:val="0"/>
          <w:sz w:val="24"/>
          <w:szCs w:val="24"/>
          <w:lang w:val="en-US"/>
        </w:rPr>
        <w:t>MessageBoxIcon.Error</w:t>
      </w:r>
      <w:proofErr w:type="spellEnd"/>
      <w:r w:rsidRPr="000E0400">
        <w:rPr>
          <w:rFonts w:ascii="Cascadia Mono" w:hAnsi="Cascadia Mono" w:cs="Cascadia Mono"/>
          <w:noProof w:val="0"/>
          <w:color w:val="000000"/>
          <w:kern w:val="0"/>
          <w:sz w:val="24"/>
          <w:szCs w:val="24"/>
          <w:lang w:val="en-US"/>
        </w:rPr>
        <w:t>);</w:t>
      </w:r>
    </w:p>
    <w:p w14:paraId="7C480831" w14:textId="36FEF852" w:rsidR="00C55698" w:rsidRDefault="000218C9" w:rsidP="000218C9">
      <w:pPr>
        <w:pBdr>
          <w:top w:val="single" w:sz="4" w:space="1" w:color="auto"/>
          <w:left w:val="single" w:sz="4" w:space="4" w:color="auto"/>
          <w:bottom w:val="single" w:sz="4" w:space="1" w:color="auto"/>
          <w:right w:val="single" w:sz="4" w:space="4" w:color="auto"/>
        </w:pBdr>
        <w:spacing w:after="0" w:line="360" w:lineRule="auto"/>
        <w:ind w:left="1584"/>
        <w:rPr>
          <w:rFonts w:ascii="Cascadia Mono" w:hAnsi="Cascadia Mono" w:cs="Cascadia Mono"/>
          <w:noProof w:val="0"/>
          <w:color w:val="000000"/>
          <w:kern w:val="0"/>
          <w:sz w:val="19"/>
          <w:szCs w:val="19"/>
          <w:lang w:val="en-US"/>
        </w:rPr>
      </w:pPr>
      <w:r w:rsidRPr="000E0400">
        <w:rPr>
          <w:rFonts w:ascii="Cascadia Mono" w:hAnsi="Cascadia Mono" w:cs="Cascadia Mono"/>
          <w:noProof w:val="0"/>
          <w:color w:val="000000"/>
          <w:kern w:val="0"/>
          <w:sz w:val="24"/>
          <w:szCs w:val="24"/>
          <w:lang w:val="en-US"/>
        </w:rPr>
        <w:t>};</w:t>
      </w:r>
    </w:p>
    <w:p w14:paraId="4CBD5237" w14:textId="77777777" w:rsidR="000218C9" w:rsidRPr="00C55698" w:rsidRDefault="000218C9" w:rsidP="000218C9">
      <w:pPr>
        <w:spacing w:after="0" w:line="360" w:lineRule="auto"/>
        <w:rPr>
          <w:rFonts w:ascii="Times New Roman" w:hAnsi="Times New Roman" w:cs="Times New Roman"/>
          <w:sz w:val="28"/>
          <w:szCs w:val="28"/>
          <w:lang w:val="en-US"/>
        </w:rPr>
      </w:pPr>
    </w:p>
    <w:p w14:paraId="4863830E" w14:textId="7C3FD3C3" w:rsidR="008E7EB0" w:rsidRDefault="00C55698" w:rsidP="00C55698">
      <w:pPr>
        <w:pStyle w:val="ListParagraph"/>
        <w:numPr>
          <w:ilvl w:val="0"/>
          <w:numId w:val="18"/>
        </w:numPr>
        <w:spacing w:after="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008E7EB0">
        <w:rPr>
          <w:rFonts w:ascii="Times New Roman" w:hAnsi="Times New Roman" w:cs="Times New Roman"/>
          <w:b/>
          <w:bCs/>
          <w:sz w:val="28"/>
          <w:szCs w:val="28"/>
          <w:lang w:val="en-US"/>
        </w:rPr>
        <w:t>View hiển thị danh sách bàn đang trống:</w:t>
      </w:r>
    </w:p>
    <w:p w14:paraId="4B061B76" w14:textId="152E70B9" w:rsidR="008E7EB0" w:rsidRDefault="008E7EB0" w:rsidP="008E7EB0">
      <w:pPr>
        <w:pStyle w:val="ListParagraph"/>
        <w:spacing w:after="0" w:line="360" w:lineRule="auto"/>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SQL:</w:t>
      </w:r>
    </w:p>
    <w:p w14:paraId="5F4E0093" w14:textId="77777777" w:rsidR="008E7EB0" w:rsidRPr="000E0400" w:rsidRDefault="008E7EB0" w:rsidP="008E7E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onsolas" w:hAnsi="Consolas" w:cs="Consolas"/>
          <w:noProof w:val="0"/>
          <w:color w:val="000000"/>
          <w:kern w:val="0"/>
          <w:sz w:val="24"/>
          <w:szCs w:val="24"/>
          <w:lang w:val="en-US"/>
        </w:rPr>
      </w:pPr>
      <w:r w:rsidRPr="000E0400">
        <w:rPr>
          <w:rFonts w:ascii="Consolas" w:hAnsi="Consolas" w:cs="Consolas"/>
          <w:noProof w:val="0"/>
          <w:color w:val="0000FF"/>
          <w:kern w:val="0"/>
          <w:sz w:val="24"/>
          <w:szCs w:val="24"/>
          <w:lang w:val="en-US"/>
        </w:rPr>
        <w:t>DROP</w:t>
      </w:r>
      <w:r w:rsidRPr="000E0400">
        <w:rPr>
          <w:rFonts w:ascii="Consolas" w:hAnsi="Consolas" w:cs="Consolas"/>
          <w:noProof w:val="0"/>
          <w:color w:val="000000"/>
          <w:kern w:val="0"/>
          <w:sz w:val="24"/>
          <w:szCs w:val="24"/>
          <w:lang w:val="en-US"/>
        </w:rPr>
        <w:t xml:space="preserve"> </w:t>
      </w:r>
      <w:r w:rsidRPr="000E0400">
        <w:rPr>
          <w:rFonts w:ascii="Consolas" w:hAnsi="Consolas" w:cs="Consolas"/>
          <w:noProof w:val="0"/>
          <w:color w:val="0000FF"/>
          <w:kern w:val="0"/>
          <w:sz w:val="24"/>
          <w:szCs w:val="24"/>
          <w:lang w:val="en-US"/>
        </w:rPr>
        <w:t>VIEW</w:t>
      </w:r>
      <w:r w:rsidRPr="000E0400">
        <w:rPr>
          <w:rFonts w:ascii="Consolas" w:hAnsi="Consolas" w:cs="Consolas"/>
          <w:noProof w:val="0"/>
          <w:color w:val="000000"/>
          <w:kern w:val="0"/>
          <w:sz w:val="24"/>
          <w:szCs w:val="24"/>
          <w:lang w:val="en-US"/>
        </w:rPr>
        <w:t xml:space="preserve"> </w:t>
      </w:r>
      <w:r w:rsidRPr="000E0400">
        <w:rPr>
          <w:rFonts w:ascii="Consolas" w:hAnsi="Consolas" w:cs="Consolas"/>
          <w:noProof w:val="0"/>
          <w:color w:val="0000FF"/>
          <w:kern w:val="0"/>
          <w:sz w:val="24"/>
          <w:szCs w:val="24"/>
          <w:lang w:val="en-US"/>
        </w:rPr>
        <w:t>IF</w:t>
      </w:r>
      <w:r w:rsidRPr="000E0400">
        <w:rPr>
          <w:rFonts w:ascii="Consolas" w:hAnsi="Consolas" w:cs="Consolas"/>
          <w:noProof w:val="0"/>
          <w:color w:val="000000"/>
          <w:kern w:val="0"/>
          <w:sz w:val="24"/>
          <w:szCs w:val="24"/>
          <w:lang w:val="en-US"/>
        </w:rPr>
        <w:t xml:space="preserve"> </w:t>
      </w:r>
      <w:r w:rsidRPr="000E0400">
        <w:rPr>
          <w:rFonts w:ascii="Consolas" w:hAnsi="Consolas" w:cs="Consolas"/>
          <w:noProof w:val="0"/>
          <w:color w:val="808080"/>
          <w:kern w:val="0"/>
          <w:sz w:val="24"/>
          <w:szCs w:val="24"/>
          <w:lang w:val="en-US"/>
        </w:rPr>
        <w:t>EXISTS</w:t>
      </w:r>
      <w:r w:rsidRPr="000E0400">
        <w:rPr>
          <w:rFonts w:ascii="Consolas" w:hAnsi="Consolas" w:cs="Consolas"/>
          <w:noProof w:val="0"/>
          <w:color w:val="000000"/>
          <w:kern w:val="0"/>
          <w:sz w:val="24"/>
          <w:szCs w:val="24"/>
          <w:lang w:val="en-US"/>
        </w:rPr>
        <w:t xml:space="preserve"> </w:t>
      </w:r>
      <w:proofErr w:type="spellStart"/>
      <w:r w:rsidRPr="000E0400">
        <w:rPr>
          <w:rFonts w:ascii="Consolas" w:hAnsi="Consolas" w:cs="Consolas"/>
          <w:noProof w:val="0"/>
          <w:color w:val="000000"/>
          <w:kern w:val="0"/>
          <w:sz w:val="24"/>
          <w:szCs w:val="24"/>
          <w:lang w:val="en-US"/>
        </w:rPr>
        <w:t>TableAvailableView</w:t>
      </w:r>
      <w:proofErr w:type="spellEnd"/>
    </w:p>
    <w:p w14:paraId="4E78E33A" w14:textId="77777777" w:rsidR="008E7EB0" w:rsidRPr="000E0400" w:rsidRDefault="008E7EB0" w:rsidP="008E7E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onsolas" w:hAnsi="Consolas" w:cs="Consolas"/>
          <w:noProof w:val="0"/>
          <w:color w:val="000000"/>
          <w:kern w:val="0"/>
          <w:sz w:val="24"/>
          <w:szCs w:val="24"/>
          <w:lang w:val="en-US"/>
        </w:rPr>
      </w:pPr>
      <w:r w:rsidRPr="000E0400">
        <w:rPr>
          <w:rFonts w:ascii="Consolas" w:hAnsi="Consolas" w:cs="Consolas"/>
          <w:noProof w:val="0"/>
          <w:color w:val="0000FF"/>
          <w:kern w:val="0"/>
          <w:sz w:val="24"/>
          <w:szCs w:val="24"/>
          <w:lang w:val="en-US"/>
        </w:rPr>
        <w:t>GO</w:t>
      </w:r>
    </w:p>
    <w:p w14:paraId="0EB205BC" w14:textId="77777777" w:rsidR="008E7EB0" w:rsidRPr="000E0400" w:rsidRDefault="008E7EB0" w:rsidP="008E7E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onsolas" w:hAnsi="Consolas" w:cs="Consolas"/>
          <w:noProof w:val="0"/>
          <w:color w:val="000000"/>
          <w:kern w:val="0"/>
          <w:sz w:val="24"/>
          <w:szCs w:val="24"/>
          <w:lang w:val="en-US"/>
        </w:rPr>
      </w:pPr>
    </w:p>
    <w:p w14:paraId="5E92B2B8" w14:textId="77777777" w:rsidR="008E7EB0" w:rsidRPr="000E0400" w:rsidRDefault="008E7EB0" w:rsidP="008E7E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onsolas" w:hAnsi="Consolas" w:cs="Consolas"/>
          <w:noProof w:val="0"/>
          <w:color w:val="000000"/>
          <w:kern w:val="0"/>
          <w:sz w:val="24"/>
          <w:szCs w:val="24"/>
          <w:lang w:val="en-US"/>
        </w:rPr>
      </w:pPr>
      <w:r w:rsidRPr="000E0400">
        <w:rPr>
          <w:rFonts w:ascii="Consolas" w:hAnsi="Consolas" w:cs="Consolas"/>
          <w:noProof w:val="0"/>
          <w:color w:val="0000FF"/>
          <w:kern w:val="0"/>
          <w:sz w:val="24"/>
          <w:szCs w:val="24"/>
          <w:lang w:val="en-US"/>
        </w:rPr>
        <w:t>CREATE</w:t>
      </w:r>
      <w:r w:rsidRPr="000E0400">
        <w:rPr>
          <w:rFonts w:ascii="Consolas" w:hAnsi="Consolas" w:cs="Consolas"/>
          <w:noProof w:val="0"/>
          <w:color w:val="000000"/>
          <w:kern w:val="0"/>
          <w:sz w:val="24"/>
          <w:szCs w:val="24"/>
          <w:lang w:val="en-US"/>
        </w:rPr>
        <w:t xml:space="preserve"> </w:t>
      </w:r>
      <w:r w:rsidRPr="000E0400">
        <w:rPr>
          <w:rFonts w:ascii="Consolas" w:hAnsi="Consolas" w:cs="Consolas"/>
          <w:noProof w:val="0"/>
          <w:color w:val="0000FF"/>
          <w:kern w:val="0"/>
          <w:sz w:val="24"/>
          <w:szCs w:val="24"/>
          <w:lang w:val="en-US"/>
        </w:rPr>
        <w:t>VIEW</w:t>
      </w:r>
      <w:r w:rsidRPr="000E0400">
        <w:rPr>
          <w:rFonts w:ascii="Consolas" w:hAnsi="Consolas" w:cs="Consolas"/>
          <w:noProof w:val="0"/>
          <w:color w:val="000000"/>
          <w:kern w:val="0"/>
          <w:sz w:val="24"/>
          <w:szCs w:val="24"/>
          <w:lang w:val="en-US"/>
        </w:rPr>
        <w:t xml:space="preserve"> </w:t>
      </w:r>
      <w:proofErr w:type="spellStart"/>
      <w:r w:rsidRPr="000E0400">
        <w:rPr>
          <w:rFonts w:ascii="Consolas" w:hAnsi="Consolas" w:cs="Consolas"/>
          <w:noProof w:val="0"/>
          <w:color w:val="000000"/>
          <w:kern w:val="0"/>
          <w:sz w:val="24"/>
          <w:szCs w:val="24"/>
          <w:lang w:val="en-US"/>
        </w:rPr>
        <w:t>TableAvailableView</w:t>
      </w:r>
      <w:proofErr w:type="spellEnd"/>
    </w:p>
    <w:p w14:paraId="3CDF2A3D" w14:textId="77777777" w:rsidR="008E7EB0" w:rsidRPr="000E0400" w:rsidRDefault="008E7EB0" w:rsidP="008E7E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onsolas" w:hAnsi="Consolas" w:cs="Consolas"/>
          <w:noProof w:val="0"/>
          <w:color w:val="000000"/>
          <w:kern w:val="0"/>
          <w:sz w:val="24"/>
          <w:szCs w:val="24"/>
          <w:lang w:val="en-US"/>
        </w:rPr>
      </w:pPr>
      <w:r w:rsidRPr="000E0400">
        <w:rPr>
          <w:rFonts w:ascii="Consolas" w:hAnsi="Consolas" w:cs="Consolas"/>
          <w:noProof w:val="0"/>
          <w:color w:val="0000FF"/>
          <w:kern w:val="0"/>
          <w:sz w:val="24"/>
          <w:szCs w:val="24"/>
          <w:lang w:val="en-US"/>
        </w:rPr>
        <w:t>AS</w:t>
      </w:r>
    </w:p>
    <w:p w14:paraId="5864477E" w14:textId="77777777" w:rsidR="008E7EB0" w:rsidRPr="000E0400" w:rsidRDefault="008E7EB0" w:rsidP="008E7E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onsolas" w:hAnsi="Consolas" w:cs="Consolas"/>
          <w:noProof w:val="0"/>
          <w:color w:val="000000"/>
          <w:kern w:val="0"/>
          <w:sz w:val="24"/>
          <w:szCs w:val="24"/>
          <w:lang w:val="en-US"/>
        </w:rPr>
      </w:pPr>
      <w:r w:rsidRPr="000E0400">
        <w:rPr>
          <w:rFonts w:ascii="Consolas" w:hAnsi="Consolas" w:cs="Consolas"/>
          <w:noProof w:val="0"/>
          <w:color w:val="0000FF"/>
          <w:kern w:val="0"/>
          <w:sz w:val="24"/>
          <w:szCs w:val="24"/>
          <w:lang w:val="en-US"/>
        </w:rPr>
        <w:t>SELECT</w:t>
      </w:r>
      <w:r w:rsidRPr="000E0400">
        <w:rPr>
          <w:rFonts w:ascii="Consolas" w:hAnsi="Consolas" w:cs="Consolas"/>
          <w:noProof w:val="0"/>
          <w:color w:val="000000"/>
          <w:kern w:val="0"/>
          <w:sz w:val="24"/>
          <w:szCs w:val="24"/>
          <w:lang w:val="en-US"/>
        </w:rPr>
        <w:t xml:space="preserve"> ID</w:t>
      </w:r>
      <w:r w:rsidRPr="000E0400">
        <w:rPr>
          <w:rFonts w:ascii="Consolas" w:hAnsi="Consolas" w:cs="Consolas"/>
          <w:noProof w:val="0"/>
          <w:color w:val="808080"/>
          <w:kern w:val="0"/>
          <w:sz w:val="24"/>
          <w:szCs w:val="24"/>
          <w:lang w:val="en-US"/>
        </w:rPr>
        <w:t>,</w:t>
      </w:r>
      <w:r w:rsidRPr="000E0400">
        <w:rPr>
          <w:rFonts w:ascii="Consolas" w:hAnsi="Consolas" w:cs="Consolas"/>
          <w:noProof w:val="0"/>
          <w:color w:val="000000"/>
          <w:kern w:val="0"/>
          <w:sz w:val="24"/>
          <w:szCs w:val="24"/>
          <w:lang w:val="en-US"/>
        </w:rPr>
        <w:t xml:space="preserve"> </w:t>
      </w:r>
      <w:proofErr w:type="gramStart"/>
      <w:r w:rsidRPr="000E0400">
        <w:rPr>
          <w:rFonts w:ascii="Consolas" w:hAnsi="Consolas" w:cs="Consolas"/>
          <w:noProof w:val="0"/>
          <w:color w:val="0000FF"/>
          <w:kern w:val="0"/>
          <w:sz w:val="24"/>
          <w:szCs w:val="24"/>
          <w:lang w:val="en-US"/>
        </w:rPr>
        <w:t>status</w:t>
      </w:r>
      <w:proofErr w:type="gramEnd"/>
    </w:p>
    <w:p w14:paraId="1A1784BE" w14:textId="77777777" w:rsidR="008E7EB0" w:rsidRPr="000E0400" w:rsidRDefault="008E7EB0" w:rsidP="008E7E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onsolas" w:hAnsi="Consolas" w:cs="Consolas"/>
          <w:noProof w:val="0"/>
          <w:color w:val="000000"/>
          <w:kern w:val="0"/>
          <w:sz w:val="24"/>
          <w:szCs w:val="24"/>
          <w:lang w:val="en-US"/>
        </w:rPr>
      </w:pPr>
      <w:r w:rsidRPr="000E0400">
        <w:rPr>
          <w:rFonts w:ascii="Consolas" w:hAnsi="Consolas" w:cs="Consolas"/>
          <w:noProof w:val="0"/>
          <w:color w:val="0000FF"/>
          <w:kern w:val="0"/>
          <w:sz w:val="24"/>
          <w:szCs w:val="24"/>
          <w:lang w:val="en-US"/>
        </w:rPr>
        <w:t>FROM</w:t>
      </w:r>
      <w:r w:rsidRPr="000E0400">
        <w:rPr>
          <w:rFonts w:ascii="Consolas" w:hAnsi="Consolas" w:cs="Consolas"/>
          <w:noProof w:val="0"/>
          <w:color w:val="000000"/>
          <w:kern w:val="0"/>
          <w:sz w:val="24"/>
          <w:szCs w:val="24"/>
          <w:lang w:val="en-US"/>
        </w:rPr>
        <w:t xml:space="preserve"> [Table]</w:t>
      </w:r>
    </w:p>
    <w:p w14:paraId="134C29F1" w14:textId="77777777" w:rsidR="008E7EB0" w:rsidRPr="000E0400" w:rsidRDefault="008E7EB0" w:rsidP="008E7E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onsolas" w:hAnsi="Consolas" w:cs="Consolas"/>
          <w:noProof w:val="0"/>
          <w:color w:val="000000"/>
          <w:kern w:val="0"/>
          <w:sz w:val="24"/>
          <w:szCs w:val="24"/>
          <w:lang w:val="en-US"/>
        </w:rPr>
      </w:pPr>
      <w:r w:rsidRPr="000E0400">
        <w:rPr>
          <w:rFonts w:ascii="Consolas" w:hAnsi="Consolas" w:cs="Consolas"/>
          <w:noProof w:val="0"/>
          <w:color w:val="0000FF"/>
          <w:kern w:val="0"/>
          <w:sz w:val="24"/>
          <w:szCs w:val="24"/>
          <w:lang w:val="en-US"/>
        </w:rPr>
        <w:t>WHERE</w:t>
      </w:r>
      <w:r w:rsidRPr="000E0400">
        <w:rPr>
          <w:rFonts w:ascii="Consolas" w:hAnsi="Consolas" w:cs="Consolas"/>
          <w:noProof w:val="0"/>
          <w:color w:val="000000"/>
          <w:kern w:val="0"/>
          <w:sz w:val="24"/>
          <w:szCs w:val="24"/>
          <w:lang w:val="en-US"/>
        </w:rPr>
        <w:t xml:space="preserve"> </w:t>
      </w:r>
      <w:r w:rsidRPr="000E0400">
        <w:rPr>
          <w:rFonts w:ascii="Consolas" w:hAnsi="Consolas" w:cs="Consolas"/>
          <w:noProof w:val="0"/>
          <w:color w:val="0000FF"/>
          <w:kern w:val="0"/>
          <w:sz w:val="24"/>
          <w:szCs w:val="24"/>
          <w:lang w:val="en-US"/>
        </w:rPr>
        <w:t>status</w:t>
      </w:r>
      <w:r w:rsidRPr="000E0400">
        <w:rPr>
          <w:rFonts w:ascii="Consolas" w:hAnsi="Consolas" w:cs="Consolas"/>
          <w:noProof w:val="0"/>
          <w:color w:val="000000"/>
          <w:kern w:val="0"/>
          <w:sz w:val="24"/>
          <w:szCs w:val="24"/>
          <w:lang w:val="en-US"/>
        </w:rPr>
        <w:t xml:space="preserve"> </w:t>
      </w:r>
      <w:r w:rsidRPr="000E0400">
        <w:rPr>
          <w:rFonts w:ascii="Consolas" w:hAnsi="Consolas" w:cs="Consolas"/>
          <w:noProof w:val="0"/>
          <w:color w:val="808080"/>
          <w:kern w:val="0"/>
          <w:sz w:val="24"/>
          <w:szCs w:val="24"/>
          <w:lang w:val="en-US"/>
        </w:rPr>
        <w:t>=</w:t>
      </w:r>
      <w:r w:rsidRPr="000E0400">
        <w:rPr>
          <w:rFonts w:ascii="Consolas" w:hAnsi="Consolas" w:cs="Consolas"/>
          <w:noProof w:val="0"/>
          <w:color w:val="000000"/>
          <w:kern w:val="0"/>
          <w:sz w:val="24"/>
          <w:szCs w:val="24"/>
          <w:lang w:val="en-US"/>
        </w:rPr>
        <w:t xml:space="preserve"> </w:t>
      </w:r>
      <w:r w:rsidRPr="000E0400">
        <w:rPr>
          <w:rFonts w:ascii="Consolas" w:hAnsi="Consolas" w:cs="Consolas"/>
          <w:noProof w:val="0"/>
          <w:color w:val="FF0000"/>
          <w:kern w:val="0"/>
          <w:sz w:val="24"/>
          <w:szCs w:val="24"/>
          <w:lang w:val="en-US"/>
        </w:rPr>
        <w:t>'Available'</w:t>
      </w:r>
    </w:p>
    <w:p w14:paraId="6BF1CFE0" w14:textId="77777777" w:rsidR="008E7EB0" w:rsidRPr="000E0400" w:rsidRDefault="008E7EB0" w:rsidP="008E7E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onsolas" w:hAnsi="Consolas" w:cs="Consolas"/>
          <w:noProof w:val="0"/>
          <w:color w:val="000000"/>
          <w:kern w:val="0"/>
          <w:sz w:val="24"/>
          <w:szCs w:val="24"/>
          <w:lang w:val="en-US"/>
        </w:rPr>
      </w:pPr>
      <w:r w:rsidRPr="000E0400">
        <w:rPr>
          <w:rFonts w:ascii="Consolas" w:hAnsi="Consolas" w:cs="Consolas"/>
          <w:noProof w:val="0"/>
          <w:color w:val="0000FF"/>
          <w:kern w:val="0"/>
          <w:sz w:val="24"/>
          <w:szCs w:val="24"/>
          <w:lang w:val="en-US"/>
        </w:rPr>
        <w:t>GO</w:t>
      </w:r>
    </w:p>
    <w:p w14:paraId="7DFE9E60" w14:textId="77777777" w:rsidR="008E7EB0" w:rsidRPr="008E7EB0" w:rsidRDefault="008E7EB0" w:rsidP="008E7EB0">
      <w:pPr>
        <w:spacing w:after="0" w:line="360" w:lineRule="auto"/>
        <w:rPr>
          <w:rFonts w:ascii="Times New Roman" w:hAnsi="Times New Roman" w:cs="Times New Roman"/>
          <w:sz w:val="28"/>
          <w:szCs w:val="28"/>
          <w:u w:val="single"/>
          <w:lang w:val="en-US"/>
        </w:rPr>
      </w:pPr>
    </w:p>
    <w:p w14:paraId="61F6EAC4" w14:textId="6C7B11B7" w:rsidR="00C55698" w:rsidRDefault="00C55698" w:rsidP="00C55698">
      <w:pPr>
        <w:pStyle w:val="ListParagraph"/>
        <w:numPr>
          <w:ilvl w:val="0"/>
          <w:numId w:val="18"/>
        </w:numPr>
        <w:spacing w:after="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View hiển thị danh sách tên các nhân viên đang trong ca trực của ngày hiện tại:</w:t>
      </w:r>
    </w:p>
    <w:p w14:paraId="159FE65A" w14:textId="44BB0024" w:rsidR="00C55698" w:rsidRDefault="00C55698" w:rsidP="00C55698">
      <w:pPr>
        <w:pStyle w:val="ListParagraph"/>
        <w:spacing w:after="0" w:line="360" w:lineRule="auto"/>
        <w:ind w:left="1584"/>
        <w:rPr>
          <w:rFonts w:ascii="Times New Roman" w:hAnsi="Times New Roman" w:cs="Times New Roman"/>
          <w:sz w:val="28"/>
          <w:szCs w:val="28"/>
          <w:lang w:val="en-US"/>
        </w:rPr>
      </w:pPr>
      <w:r>
        <w:rPr>
          <w:rFonts w:ascii="Times New Roman" w:hAnsi="Times New Roman" w:cs="Times New Roman"/>
          <w:sz w:val="28"/>
          <w:szCs w:val="28"/>
          <w:lang w:val="en-US"/>
        </w:rPr>
        <w:t>View hiển thị danh sách gồm: Tên nhân viên, chi tiết công việc, số điện thoại. ID ca trực, ngày trực. Và sắp xếp theo ngày trực.</w:t>
      </w:r>
    </w:p>
    <w:p w14:paraId="2C16CC33" w14:textId="6087A624" w:rsidR="00C55698" w:rsidRDefault="00C55698" w:rsidP="00C55698">
      <w:pPr>
        <w:pStyle w:val="ListParagraph"/>
        <w:spacing w:after="0" w:line="360" w:lineRule="auto"/>
        <w:ind w:left="1584"/>
        <w:rPr>
          <w:rFonts w:ascii="Times New Roman" w:hAnsi="Times New Roman" w:cs="Times New Roman"/>
          <w:sz w:val="28"/>
          <w:szCs w:val="28"/>
          <w:lang w:val="en-US"/>
        </w:rPr>
      </w:pPr>
      <w:r>
        <w:rPr>
          <w:rFonts w:ascii="Times New Roman" w:hAnsi="Times New Roman" w:cs="Times New Roman"/>
          <w:sz w:val="28"/>
          <w:szCs w:val="28"/>
          <w:u w:val="single"/>
          <w:lang w:val="en-US"/>
        </w:rPr>
        <w:lastRenderedPageBreak/>
        <w:t>SQL:</w:t>
      </w:r>
    </w:p>
    <w:p w14:paraId="33DF10D8" w14:textId="77777777" w:rsidR="007B24D2" w:rsidRPr="000E0400" w:rsidRDefault="007B24D2" w:rsidP="007B24D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onsolas" w:hAnsi="Consolas" w:cs="Consolas"/>
          <w:noProof w:val="0"/>
          <w:color w:val="000000"/>
          <w:kern w:val="0"/>
          <w:sz w:val="24"/>
          <w:szCs w:val="24"/>
          <w:lang w:val="en-US"/>
        </w:rPr>
      </w:pPr>
      <w:r w:rsidRPr="000E0400">
        <w:rPr>
          <w:rFonts w:ascii="Consolas" w:hAnsi="Consolas" w:cs="Consolas"/>
          <w:noProof w:val="0"/>
          <w:color w:val="0000FF"/>
          <w:kern w:val="0"/>
          <w:sz w:val="24"/>
          <w:szCs w:val="24"/>
          <w:lang w:val="en-US"/>
        </w:rPr>
        <w:t>DROP</w:t>
      </w:r>
      <w:r w:rsidRPr="000E0400">
        <w:rPr>
          <w:rFonts w:ascii="Consolas" w:hAnsi="Consolas" w:cs="Consolas"/>
          <w:noProof w:val="0"/>
          <w:color w:val="000000"/>
          <w:kern w:val="0"/>
          <w:sz w:val="24"/>
          <w:szCs w:val="24"/>
          <w:lang w:val="en-US"/>
        </w:rPr>
        <w:t xml:space="preserve"> </w:t>
      </w:r>
      <w:r w:rsidRPr="000E0400">
        <w:rPr>
          <w:rFonts w:ascii="Consolas" w:hAnsi="Consolas" w:cs="Consolas"/>
          <w:noProof w:val="0"/>
          <w:color w:val="0000FF"/>
          <w:kern w:val="0"/>
          <w:sz w:val="24"/>
          <w:szCs w:val="24"/>
          <w:lang w:val="en-US"/>
        </w:rPr>
        <w:t>VIEW</w:t>
      </w:r>
      <w:r w:rsidRPr="000E0400">
        <w:rPr>
          <w:rFonts w:ascii="Consolas" w:hAnsi="Consolas" w:cs="Consolas"/>
          <w:noProof w:val="0"/>
          <w:color w:val="000000"/>
          <w:kern w:val="0"/>
          <w:sz w:val="24"/>
          <w:szCs w:val="24"/>
          <w:lang w:val="en-US"/>
        </w:rPr>
        <w:t xml:space="preserve"> </w:t>
      </w:r>
      <w:r w:rsidRPr="000E0400">
        <w:rPr>
          <w:rFonts w:ascii="Consolas" w:hAnsi="Consolas" w:cs="Consolas"/>
          <w:noProof w:val="0"/>
          <w:color w:val="0000FF"/>
          <w:kern w:val="0"/>
          <w:sz w:val="24"/>
          <w:szCs w:val="24"/>
          <w:lang w:val="en-US"/>
        </w:rPr>
        <w:t>IF</w:t>
      </w:r>
      <w:r w:rsidRPr="000E0400">
        <w:rPr>
          <w:rFonts w:ascii="Consolas" w:hAnsi="Consolas" w:cs="Consolas"/>
          <w:noProof w:val="0"/>
          <w:color w:val="000000"/>
          <w:kern w:val="0"/>
          <w:sz w:val="24"/>
          <w:szCs w:val="24"/>
          <w:lang w:val="en-US"/>
        </w:rPr>
        <w:t xml:space="preserve"> </w:t>
      </w:r>
      <w:r w:rsidRPr="000E0400">
        <w:rPr>
          <w:rFonts w:ascii="Consolas" w:hAnsi="Consolas" w:cs="Consolas"/>
          <w:noProof w:val="0"/>
          <w:color w:val="808080"/>
          <w:kern w:val="0"/>
          <w:sz w:val="24"/>
          <w:szCs w:val="24"/>
          <w:lang w:val="en-US"/>
        </w:rPr>
        <w:t>EXISTS</w:t>
      </w:r>
      <w:r w:rsidRPr="000E0400">
        <w:rPr>
          <w:rFonts w:ascii="Consolas" w:hAnsi="Consolas" w:cs="Consolas"/>
          <w:noProof w:val="0"/>
          <w:color w:val="000000"/>
          <w:kern w:val="0"/>
          <w:sz w:val="24"/>
          <w:szCs w:val="24"/>
          <w:lang w:val="en-US"/>
        </w:rPr>
        <w:t xml:space="preserve"> </w:t>
      </w:r>
      <w:proofErr w:type="spellStart"/>
      <w:r w:rsidRPr="000E0400">
        <w:rPr>
          <w:rFonts w:ascii="Consolas" w:hAnsi="Consolas" w:cs="Consolas"/>
          <w:noProof w:val="0"/>
          <w:color w:val="000000"/>
          <w:kern w:val="0"/>
          <w:sz w:val="24"/>
          <w:szCs w:val="24"/>
          <w:lang w:val="en-US"/>
        </w:rPr>
        <w:t>EmployeeShiftView</w:t>
      </w:r>
      <w:proofErr w:type="spellEnd"/>
    </w:p>
    <w:p w14:paraId="0F9601A4" w14:textId="77777777" w:rsidR="007B24D2" w:rsidRPr="000E0400" w:rsidRDefault="007B24D2" w:rsidP="007B24D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onsolas" w:hAnsi="Consolas" w:cs="Consolas"/>
          <w:noProof w:val="0"/>
          <w:color w:val="000000"/>
          <w:kern w:val="0"/>
          <w:sz w:val="24"/>
          <w:szCs w:val="24"/>
          <w:lang w:val="en-US"/>
        </w:rPr>
      </w:pPr>
      <w:r w:rsidRPr="000E0400">
        <w:rPr>
          <w:rFonts w:ascii="Consolas" w:hAnsi="Consolas" w:cs="Consolas"/>
          <w:noProof w:val="0"/>
          <w:color w:val="0000FF"/>
          <w:kern w:val="0"/>
          <w:sz w:val="24"/>
          <w:szCs w:val="24"/>
          <w:lang w:val="en-US"/>
        </w:rPr>
        <w:t>GO</w:t>
      </w:r>
    </w:p>
    <w:p w14:paraId="08C9BBE2" w14:textId="77777777" w:rsidR="007B24D2" w:rsidRPr="000E0400" w:rsidRDefault="007B24D2" w:rsidP="007B24D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onsolas" w:hAnsi="Consolas" w:cs="Consolas"/>
          <w:noProof w:val="0"/>
          <w:color w:val="000000"/>
          <w:kern w:val="0"/>
          <w:sz w:val="24"/>
          <w:szCs w:val="24"/>
          <w:lang w:val="en-US"/>
        </w:rPr>
      </w:pPr>
    </w:p>
    <w:p w14:paraId="3E3995A2" w14:textId="77777777" w:rsidR="007B24D2" w:rsidRPr="000E0400" w:rsidRDefault="007B24D2" w:rsidP="007B24D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onsolas" w:hAnsi="Consolas" w:cs="Consolas"/>
          <w:noProof w:val="0"/>
          <w:color w:val="000000"/>
          <w:kern w:val="0"/>
          <w:sz w:val="24"/>
          <w:szCs w:val="24"/>
          <w:lang w:val="en-US"/>
        </w:rPr>
      </w:pPr>
      <w:r w:rsidRPr="000E0400">
        <w:rPr>
          <w:rFonts w:ascii="Consolas" w:hAnsi="Consolas" w:cs="Consolas"/>
          <w:noProof w:val="0"/>
          <w:color w:val="0000FF"/>
          <w:kern w:val="0"/>
          <w:sz w:val="24"/>
          <w:szCs w:val="24"/>
          <w:lang w:val="en-US"/>
        </w:rPr>
        <w:t>CREATE</w:t>
      </w:r>
      <w:r w:rsidRPr="000E0400">
        <w:rPr>
          <w:rFonts w:ascii="Consolas" w:hAnsi="Consolas" w:cs="Consolas"/>
          <w:noProof w:val="0"/>
          <w:color w:val="000000"/>
          <w:kern w:val="0"/>
          <w:sz w:val="24"/>
          <w:szCs w:val="24"/>
          <w:lang w:val="en-US"/>
        </w:rPr>
        <w:t xml:space="preserve"> </w:t>
      </w:r>
      <w:r w:rsidRPr="000E0400">
        <w:rPr>
          <w:rFonts w:ascii="Consolas" w:hAnsi="Consolas" w:cs="Consolas"/>
          <w:noProof w:val="0"/>
          <w:color w:val="0000FF"/>
          <w:kern w:val="0"/>
          <w:sz w:val="24"/>
          <w:szCs w:val="24"/>
          <w:lang w:val="en-US"/>
        </w:rPr>
        <w:t>VIEW</w:t>
      </w:r>
      <w:r w:rsidRPr="000E0400">
        <w:rPr>
          <w:rFonts w:ascii="Consolas" w:hAnsi="Consolas" w:cs="Consolas"/>
          <w:noProof w:val="0"/>
          <w:color w:val="000000"/>
          <w:kern w:val="0"/>
          <w:sz w:val="24"/>
          <w:szCs w:val="24"/>
          <w:lang w:val="en-US"/>
        </w:rPr>
        <w:t xml:space="preserve"> </w:t>
      </w:r>
      <w:proofErr w:type="spellStart"/>
      <w:r w:rsidRPr="000E0400">
        <w:rPr>
          <w:rFonts w:ascii="Consolas" w:hAnsi="Consolas" w:cs="Consolas"/>
          <w:noProof w:val="0"/>
          <w:color w:val="000000"/>
          <w:kern w:val="0"/>
          <w:sz w:val="24"/>
          <w:szCs w:val="24"/>
          <w:lang w:val="en-US"/>
        </w:rPr>
        <w:t>EmployeeShiftView</w:t>
      </w:r>
      <w:proofErr w:type="spellEnd"/>
    </w:p>
    <w:p w14:paraId="422E3B19" w14:textId="77777777" w:rsidR="007B24D2" w:rsidRPr="000E0400" w:rsidRDefault="007B24D2" w:rsidP="007B24D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onsolas" w:hAnsi="Consolas" w:cs="Consolas"/>
          <w:noProof w:val="0"/>
          <w:color w:val="000000"/>
          <w:kern w:val="0"/>
          <w:sz w:val="24"/>
          <w:szCs w:val="24"/>
          <w:lang w:val="en-US"/>
        </w:rPr>
      </w:pPr>
      <w:r w:rsidRPr="000E0400">
        <w:rPr>
          <w:rFonts w:ascii="Consolas" w:hAnsi="Consolas" w:cs="Consolas"/>
          <w:noProof w:val="0"/>
          <w:color w:val="0000FF"/>
          <w:kern w:val="0"/>
          <w:sz w:val="24"/>
          <w:szCs w:val="24"/>
          <w:lang w:val="en-US"/>
        </w:rPr>
        <w:t>AS</w:t>
      </w:r>
    </w:p>
    <w:p w14:paraId="029E005B" w14:textId="77777777" w:rsidR="007B24D2" w:rsidRPr="000E0400" w:rsidRDefault="007B24D2" w:rsidP="007B24D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onsolas" w:hAnsi="Consolas" w:cs="Consolas"/>
          <w:noProof w:val="0"/>
          <w:color w:val="000000"/>
          <w:kern w:val="0"/>
          <w:sz w:val="24"/>
          <w:szCs w:val="24"/>
          <w:lang w:val="en-US"/>
        </w:rPr>
      </w:pPr>
      <w:proofErr w:type="gramStart"/>
      <w:r w:rsidRPr="000E0400">
        <w:rPr>
          <w:rFonts w:ascii="Consolas" w:hAnsi="Consolas" w:cs="Consolas"/>
          <w:noProof w:val="0"/>
          <w:color w:val="0000FF"/>
          <w:kern w:val="0"/>
          <w:sz w:val="24"/>
          <w:szCs w:val="24"/>
          <w:lang w:val="en-US"/>
        </w:rPr>
        <w:t>SELECT</w:t>
      </w:r>
      <w:r w:rsidRPr="000E0400">
        <w:rPr>
          <w:rFonts w:ascii="Consolas" w:hAnsi="Consolas" w:cs="Consolas"/>
          <w:noProof w:val="0"/>
          <w:color w:val="000000"/>
          <w:kern w:val="0"/>
          <w:sz w:val="24"/>
          <w:szCs w:val="24"/>
          <w:lang w:val="en-US"/>
        </w:rPr>
        <w:t xml:space="preserve">  Employee</w:t>
      </w:r>
      <w:r w:rsidRPr="000E0400">
        <w:rPr>
          <w:rFonts w:ascii="Consolas" w:hAnsi="Consolas" w:cs="Consolas"/>
          <w:noProof w:val="0"/>
          <w:color w:val="808080"/>
          <w:kern w:val="0"/>
          <w:sz w:val="24"/>
          <w:szCs w:val="24"/>
          <w:lang w:val="en-US"/>
        </w:rPr>
        <w:t>.</w:t>
      </w:r>
      <w:r w:rsidRPr="000E0400">
        <w:rPr>
          <w:rFonts w:ascii="Consolas" w:hAnsi="Consolas" w:cs="Consolas"/>
          <w:noProof w:val="0"/>
          <w:color w:val="0000FF"/>
          <w:kern w:val="0"/>
          <w:sz w:val="24"/>
          <w:szCs w:val="24"/>
          <w:lang w:val="en-US"/>
        </w:rPr>
        <w:t>name</w:t>
      </w:r>
      <w:proofErr w:type="gramEnd"/>
      <w:r w:rsidRPr="000E0400">
        <w:rPr>
          <w:rFonts w:ascii="Consolas" w:hAnsi="Consolas" w:cs="Consolas"/>
          <w:noProof w:val="0"/>
          <w:color w:val="808080"/>
          <w:kern w:val="0"/>
          <w:sz w:val="24"/>
          <w:szCs w:val="24"/>
          <w:lang w:val="en-US"/>
        </w:rPr>
        <w:t>,</w:t>
      </w:r>
      <w:r w:rsidRPr="000E0400">
        <w:rPr>
          <w:rFonts w:ascii="Consolas" w:hAnsi="Consolas" w:cs="Consolas"/>
          <w:noProof w:val="0"/>
          <w:color w:val="000000"/>
          <w:kern w:val="0"/>
          <w:sz w:val="24"/>
          <w:szCs w:val="24"/>
          <w:lang w:val="en-US"/>
        </w:rPr>
        <w:t xml:space="preserve"> </w:t>
      </w:r>
    </w:p>
    <w:p w14:paraId="02806779" w14:textId="77777777" w:rsidR="007B24D2" w:rsidRPr="000E0400" w:rsidRDefault="007B24D2" w:rsidP="007B24D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onsolas" w:hAnsi="Consolas" w:cs="Consolas"/>
          <w:noProof w:val="0"/>
          <w:color w:val="000000"/>
          <w:kern w:val="0"/>
          <w:sz w:val="24"/>
          <w:szCs w:val="24"/>
          <w:lang w:val="en-US"/>
        </w:rPr>
      </w:pPr>
      <w:r w:rsidRPr="000E0400">
        <w:rPr>
          <w:rFonts w:ascii="Consolas" w:hAnsi="Consolas" w:cs="Consolas"/>
          <w:noProof w:val="0"/>
          <w:color w:val="000000"/>
          <w:kern w:val="0"/>
          <w:sz w:val="24"/>
          <w:szCs w:val="24"/>
          <w:lang w:val="en-US"/>
        </w:rPr>
        <w:tab/>
      </w:r>
      <w:r w:rsidRPr="000E0400">
        <w:rPr>
          <w:rFonts w:ascii="Consolas" w:hAnsi="Consolas" w:cs="Consolas"/>
          <w:noProof w:val="0"/>
          <w:color w:val="000000"/>
          <w:kern w:val="0"/>
          <w:sz w:val="24"/>
          <w:szCs w:val="24"/>
          <w:lang w:val="en-US"/>
        </w:rPr>
        <w:tab/>
      </w:r>
      <w:proofErr w:type="spellStart"/>
      <w:r w:rsidRPr="000E0400">
        <w:rPr>
          <w:rFonts w:ascii="Consolas" w:hAnsi="Consolas" w:cs="Consolas"/>
          <w:noProof w:val="0"/>
          <w:color w:val="000000"/>
          <w:kern w:val="0"/>
          <w:sz w:val="24"/>
          <w:szCs w:val="24"/>
          <w:lang w:val="en-US"/>
        </w:rPr>
        <w:t>Job</w:t>
      </w:r>
      <w:r w:rsidRPr="000E0400">
        <w:rPr>
          <w:rFonts w:ascii="Consolas" w:hAnsi="Consolas" w:cs="Consolas"/>
          <w:noProof w:val="0"/>
          <w:color w:val="808080"/>
          <w:kern w:val="0"/>
          <w:sz w:val="24"/>
          <w:szCs w:val="24"/>
          <w:lang w:val="en-US"/>
        </w:rPr>
        <w:t>.</w:t>
      </w:r>
      <w:r w:rsidRPr="000E0400">
        <w:rPr>
          <w:rFonts w:ascii="Consolas" w:hAnsi="Consolas" w:cs="Consolas"/>
          <w:noProof w:val="0"/>
          <w:color w:val="000000"/>
          <w:kern w:val="0"/>
          <w:sz w:val="24"/>
          <w:szCs w:val="24"/>
          <w:lang w:val="en-US"/>
        </w:rPr>
        <w:t>jobDetail</w:t>
      </w:r>
      <w:proofErr w:type="spellEnd"/>
      <w:r w:rsidRPr="000E0400">
        <w:rPr>
          <w:rFonts w:ascii="Consolas" w:hAnsi="Consolas" w:cs="Consolas"/>
          <w:noProof w:val="0"/>
          <w:color w:val="808080"/>
          <w:kern w:val="0"/>
          <w:sz w:val="24"/>
          <w:szCs w:val="24"/>
          <w:lang w:val="en-US"/>
        </w:rPr>
        <w:t>,</w:t>
      </w:r>
      <w:r w:rsidRPr="000E0400">
        <w:rPr>
          <w:rFonts w:ascii="Consolas" w:hAnsi="Consolas" w:cs="Consolas"/>
          <w:noProof w:val="0"/>
          <w:color w:val="000000"/>
          <w:kern w:val="0"/>
          <w:sz w:val="24"/>
          <w:szCs w:val="24"/>
          <w:lang w:val="en-US"/>
        </w:rPr>
        <w:t xml:space="preserve"> </w:t>
      </w:r>
    </w:p>
    <w:p w14:paraId="130E3A38" w14:textId="77777777" w:rsidR="007B24D2" w:rsidRPr="000E0400" w:rsidRDefault="007B24D2" w:rsidP="007B24D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onsolas" w:hAnsi="Consolas" w:cs="Consolas"/>
          <w:noProof w:val="0"/>
          <w:color w:val="000000"/>
          <w:kern w:val="0"/>
          <w:sz w:val="24"/>
          <w:szCs w:val="24"/>
          <w:lang w:val="en-US"/>
        </w:rPr>
      </w:pPr>
      <w:r w:rsidRPr="000E0400">
        <w:rPr>
          <w:rFonts w:ascii="Consolas" w:hAnsi="Consolas" w:cs="Consolas"/>
          <w:noProof w:val="0"/>
          <w:color w:val="000000"/>
          <w:kern w:val="0"/>
          <w:sz w:val="24"/>
          <w:szCs w:val="24"/>
          <w:lang w:val="en-US"/>
        </w:rPr>
        <w:tab/>
      </w:r>
      <w:r w:rsidRPr="000E0400">
        <w:rPr>
          <w:rFonts w:ascii="Consolas" w:hAnsi="Consolas" w:cs="Consolas"/>
          <w:noProof w:val="0"/>
          <w:color w:val="000000"/>
          <w:kern w:val="0"/>
          <w:sz w:val="24"/>
          <w:szCs w:val="24"/>
          <w:lang w:val="en-US"/>
        </w:rPr>
        <w:tab/>
      </w:r>
      <w:proofErr w:type="spellStart"/>
      <w:r w:rsidRPr="000E0400">
        <w:rPr>
          <w:rFonts w:ascii="Consolas" w:hAnsi="Consolas" w:cs="Consolas"/>
          <w:noProof w:val="0"/>
          <w:color w:val="000000"/>
          <w:kern w:val="0"/>
          <w:sz w:val="24"/>
          <w:szCs w:val="24"/>
          <w:lang w:val="en-US"/>
        </w:rPr>
        <w:t>Employee</w:t>
      </w:r>
      <w:r w:rsidRPr="000E0400">
        <w:rPr>
          <w:rFonts w:ascii="Consolas" w:hAnsi="Consolas" w:cs="Consolas"/>
          <w:noProof w:val="0"/>
          <w:color w:val="808080"/>
          <w:kern w:val="0"/>
          <w:sz w:val="24"/>
          <w:szCs w:val="24"/>
          <w:lang w:val="en-US"/>
        </w:rPr>
        <w:t>.</w:t>
      </w:r>
      <w:r w:rsidRPr="000E0400">
        <w:rPr>
          <w:rFonts w:ascii="Consolas" w:hAnsi="Consolas" w:cs="Consolas"/>
          <w:noProof w:val="0"/>
          <w:color w:val="000000"/>
          <w:kern w:val="0"/>
          <w:sz w:val="24"/>
          <w:szCs w:val="24"/>
          <w:lang w:val="en-US"/>
        </w:rPr>
        <w:t>phone</w:t>
      </w:r>
      <w:proofErr w:type="spellEnd"/>
      <w:r w:rsidRPr="000E0400">
        <w:rPr>
          <w:rFonts w:ascii="Consolas" w:hAnsi="Consolas" w:cs="Consolas"/>
          <w:noProof w:val="0"/>
          <w:color w:val="808080"/>
          <w:kern w:val="0"/>
          <w:sz w:val="24"/>
          <w:szCs w:val="24"/>
          <w:lang w:val="en-US"/>
        </w:rPr>
        <w:t>,</w:t>
      </w:r>
      <w:r w:rsidRPr="000E0400">
        <w:rPr>
          <w:rFonts w:ascii="Consolas" w:hAnsi="Consolas" w:cs="Consolas"/>
          <w:noProof w:val="0"/>
          <w:color w:val="000000"/>
          <w:kern w:val="0"/>
          <w:sz w:val="24"/>
          <w:szCs w:val="24"/>
          <w:lang w:val="en-US"/>
        </w:rPr>
        <w:t xml:space="preserve"> </w:t>
      </w:r>
    </w:p>
    <w:p w14:paraId="23DC35BB" w14:textId="77777777" w:rsidR="007B24D2" w:rsidRPr="000E0400" w:rsidRDefault="007B24D2" w:rsidP="007B24D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onsolas" w:hAnsi="Consolas" w:cs="Consolas"/>
          <w:noProof w:val="0"/>
          <w:color w:val="000000"/>
          <w:kern w:val="0"/>
          <w:sz w:val="24"/>
          <w:szCs w:val="24"/>
          <w:lang w:val="en-US"/>
        </w:rPr>
      </w:pPr>
      <w:r w:rsidRPr="000E0400">
        <w:rPr>
          <w:rFonts w:ascii="Consolas" w:hAnsi="Consolas" w:cs="Consolas"/>
          <w:noProof w:val="0"/>
          <w:color w:val="000000"/>
          <w:kern w:val="0"/>
          <w:sz w:val="24"/>
          <w:szCs w:val="24"/>
          <w:lang w:val="en-US"/>
        </w:rPr>
        <w:tab/>
      </w:r>
      <w:r w:rsidRPr="000E0400">
        <w:rPr>
          <w:rFonts w:ascii="Consolas" w:hAnsi="Consolas" w:cs="Consolas"/>
          <w:noProof w:val="0"/>
          <w:color w:val="000000"/>
          <w:kern w:val="0"/>
          <w:sz w:val="24"/>
          <w:szCs w:val="24"/>
          <w:lang w:val="en-US"/>
        </w:rPr>
        <w:tab/>
      </w:r>
      <w:r w:rsidRPr="000E0400">
        <w:rPr>
          <w:rFonts w:ascii="Consolas" w:hAnsi="Consolas" w:cs="Consolas"/>
          <w:noProof w:val="0"/>
          <w:color w:val="FF00FF"/>
          <w:kern w:val="0"/>
          <w:sz w:val="24"/>
          <w:szCs w:val="24"/>
          <w:lang w:val="en-US"/>
        </w:rPr>
        <w:t>Shift</w:t>
      </w:r>
      <w:r w:rsidRPr="000E0400">
        <w:rPr>
          <w:rFonts w:ascii="Consolas" w:hAnsi="Consolas" w:cs="Consolas"/>
          <w:noProof w:val="0"/>
          <w:color w:val="808080"/>
          <w:kern w:val="0"/>
          <w:sz w:val="24"/>
          <w:szCs w:val="24"/>
          <w:lang w:val="en-US"/>
        </w:rPr>
        <w:t>.</w:t>
      </w:r>
      <w:r w:rsidRPr="000E0400">
        <w:rPr>
          <w:rFonts w:ascii="Consolas" w:hAnsi="Consolas" w:cs="Consolas"/>
          <w:noProof w:val="0"/>
          <w:color w:val="000000"/>
          <w:kern w:val="0"/>
          <w:sz w:val="24"/>
          <w:szCs w:val="24"/>
          <w:lang w:val="en-US"/>
        </w:rPr>
        <w:t>ID</w:t>
      </w:r>
      <w:r w:rsidRPr="000E0400">
        <w:rPr>
          <w:rFonts w:ascii="Consolas" w:hAnsi="Consolas" w:cs="Consolas"/>
          <w:noProof w:val="0"/>
          <w:color w:val="808080"/>
          <w:kern w:val="0"/>
          <w:sz w:val="24"/>
          <w:szCs w:val="24"/>
          <w:lang w:val="en-US"/>
        </w:rPr>
        <w:t>,</w:t>
      </w:r>
      <w:r w:rsidRPr="000E0400">
        <w:rPr>
          <w:rFonts w:ascii="Consolas" w:hAnsi="Consolas" w:cs="Consolas"/>
          <w:noProof w:val="0"/>
          <w:color w:val="000000"/>
          <w:kern w:val="0"/>
          <w:sz w:val="24"/>
          <w:szCs w:val="24"/>
          <w:lang w:val="en-US"/>
        </w:rPr>
        <w:t xml:space="preserve"> </w:t>
      </w:r>
    </w:p>
    <w:p w14:paraId="52060C69" w14:textId="77777777" w:rsidR="007B24D2" w:rsidRPr="000E0400" w:rsidRDefault="007B24D2" w:rsidP="007B24D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onsolas" w:hAnsi="Consolas" w:cs="Consolas"/>
          <w:noProof w:val="0"/>
          <w:color w:val="000000"/>
          <w:kern w:val="0"/>
          <w:sz w:val="24"/>
          <w:szCs w:val="24"/>
          <w:lang w:val="en-US"/>
        </w:rPr>
      </w:pPr>
      <w:r w:rsidRPr="000E0400">
        <w:rPr>
          <w:rFonts w:ascii="Consolas" w:hAnsi="Consolas" w:cs="Consolas"/>
          <w:noProof w:val="0"/>
          <w:color w:val="000000"/>
          <w:kern w:val="0"/>
          <w:sz w:val="24"/>
          <w:szCs w:val="24"/>
          <w:lang w:val="en-US"/>
        </w:rPr>
        <w:tab/>
      </w:r>
      <w:r w:rsidRPr="000E0400">
        <w:rPr>
          <w:rFonts w:ascii="Consolas" w:hAnsi="Consolas" w:cs="Consolas"/>
          <w:noProof w:val="0"/>
          <w:color w:val="000000"/>
          <w:kern w:val="0"/>
          <w:sz w:val="24"/>
          <w:szCs w:val="24"/>
          <w:lang w:val="en-US"/>
        </w:rPr>
        <w:tab/>
      </w:r>
      <w:proofErr w:type="spellStart"/>
      <w:r w:rsidRPr="000E0400">
        <w:rPr>
          <w:rFonts w:ascii="Consolas" w:hAnsi="Consolas" w:cs="Consolas"/>
          <w:noProof w:val="0"/>
          <w:color w:val="000000"/>
          <w:kern w:val="0"/>
          <w:sz w:val="24"/>
          <w:szCs w:val="24"/>
          <w:lang w:val="en-US"/>
        </w:rPr>
        <w:t>On_Duty</w:t>
      </w:r>
      <w:r w:rsidRPr="000E0400">
        <w:rPr>
          <w:rFonts w:ascii="Consolas" w:hAnsi="Consolas" w:cs="Consolas"/>
          <w:noProof w:val="0"/>
          <w:color w:val="808080"/>
          <w:kern w:val="0"/>
          <w:sz w:val="24"/>
          <w:szCs w:val="24"/>
          <w:lang w:val="en-US"/>
        </w:rPr>
        <w:t>.</w:t>
      </w:r>
      <w:r w:rsidRPr="000E0400">
        <w:rPr>
          <w:rFonts w:ascii="Consolas" w:hAnsi="Consolas" w:cs="Consolas"/>
          <w:noProof w:val="0"/>
          <w:color w:val="0000FF"/>
          <w:kern w:val="0"/>
          <w:sz w:val="24"/>
          <w:szCs w:val="24"/>
          <w:lang w:val="en-US"/>
        </w:rPr>
        <w:t>date</w:t>
      </w:r>
      <w:proofErr w:type="spellEnd"/>
    </w:p>
    <w:p w14:paraId="4D16F8BA" w14:textId="77777777" w:rsidR="007B24D2" w:rsidRPr="000E0400" w:rsidRDefault="007B24D2" w:rsidP="007B24D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onsolas" w:hAnsi="Consolas" w:cs="Consolas"/>
          <w:noProof w:val="0"/>
          <w:color w:val="000000"/>
          <w:kern w:val="0"/>
          <w:sz w:val="24"/>
          <w:szCs w:val="24"/>
          <w:lang w:val="en-US"/>
        </w:rPr>
      </w:pPr>
      <w:r w:rsidRPr="000E0400">
        <w:rPr>
          <w:rFonts w:ascii="Consolas" w:hAnsi="Consolas" w:cs="Consolas"/>
          <w:noProof w:val="0"/>
          <w:color w:val="0000FF"/>
          <w:kern w:val="0"/>
          <w:sz w:val="24"/>
          <w:szCs w:val="24"/>
          <w:lang w:val="en-US"/>
        </w:rPr>
        <w:t>FROM</w:t>
      </w:r>
      <w:r w:rsidRPr="000E0400">
        <w:rPr>
          <w:rFonts w:ascii="Consolas" w:hAnsi="Consolas" w:cs="Consolas"/>
          <w:noProof w:val="0"/>
          <w:color w:val="000000"/>
          <w:kern w:val="0"/>
          <w:sz w:val="24"/>
          <w:szCs w:val="24"/>
          <w:lang w:val="en-US"/>
        </w:rPr>
        <w:t xml:space="preserve"> Employee</w:t>
      </w:r>
      <w:r w:rsidRPr="000E0400">
        <w:rPr>
          <w:rFonts w:ascii="Consolas" w:hAnsi="Consolas" w:cs="Consolas"/>
          <w:noProof w:val="0"/>
          <w:color w:val="808080"/>
          <w:kern w:val="0"/>
          <w:sz w:val="24"/>
          <w:szCs w:val="24"/>
          <w:lang w:val="en-US"/>
        </w:rPr>
        <w:t>,</w:t>
      </w:r>
      <w:r w:rsidRPr="000E0400">
        <w:rPr>
          <w:rFonts w:ascii="Consolas" w:hAnsi="Consolas" w:cs="Consolas"/>
          <w:noProof w:val="0"/>
          <w:color w:val="000000"/>
          <w:kern w:val="0"/>
          <w:sz w:val="24"/>
          <w:szCs w:val="24"/>
          <w:lang w:val="en-US"/>
        </w:rPr>
        <w:t xml:space="preserve"> Job</w:t>
      </w:r>
      <w:r w:rsidRPr="000E0400">
        <w:rPr>
          <w:rFonts w:ascii="Consolas" w:hAnsi="Consolas" w:cs="Consolas"/>
          <w:noProof w:val="0"/>
          <w:color w:val="808080"/>
          <w:kern w:val="0"/>
          <w:sz w:val="24"/>
          <w:szCs w:val="24"/>
          <w:lang w:val="en-US"/>
        </w:rPr>
        <w:t>,</w:t>
      </w:r>
      <w:r w:rsidRPr="000E0400">
        <w:rPr>
          <w:rFonts w:ascii="Consolas" w:hAnsi="Consolas" w:cs="Consolas"/>
          <w:noProof w:val="0"/>
          <w:color w:val="000000"/>
          <w:kern w:val="0"/>
          <w:sz w:val="24"/>
          <w:szCs w:val="24"/>
          <w:lang w:val="en-US"/>
        </w:rPr>
        <w:t xml:space="preserve"> </w:t>
      </w:r>
      <w:r w:rsidRPr="000E0400">
        <w:rPr>
          <w:rFonts w:ascii="Consolas" w:hAnsi="Consolas" w:cs="Consolas"/>
          <w:noProof w:val="0"/>
          <w:color w:val="FF00FF"/>
          <w:kern w:val="0"/>
          <w:sz w:val="24"/>
          <w:szCs w:val="24"/>
          <w:lang w:val="en-US"/>
        </w:rPr>
        <w:t>Shift</w:t>
      </w:r>
      <w:r w:rsidRPr="000E0400">
        <w:rPr>
          <w:rFonts w:ascii="Consolas" w:hAnsi="Consolas" w:cs="Consolas"/>
          <w:noProof w:val="0"/>
          <w:color w:val="808080"/>
          <w:kern w:val="0"/>
          <w:sz w:val="24"/>
          <w:szCs w:val="24"/>
          <w:lang w:val="en-US"/>
        </w:rPr>
        <w:t>,</w:t>
      </w:r>
      <w:r w:rsidRPr="000E0400">
        <w:rPr>
          <w:rFonts w:ascii="Consolas" w:hAnsi="Consolas" w:cs="Consolas"/>
          <w:noProof w:val="0"/>
          <w:color w:val="000000"/>
          <w:kern w:val="0"/>
          <w:sz w:val="24"/>
          <w:szCs w:val="24"/>
          <w:lang w:val="en-US"/>
        </w:rPr>
        <w:t xml:space="preserve"> </w:t>
      </w:r>
      <w:proofErr w:type="spellStart"/>
      <w:r w:rsidRPr="000E0400">
        <w:rPr>
          <w:rFonts w:ascii="Consolas" w:hAnsi="Consolas" w:cs="Consolas"/>
          <w:noProof w:val="0"/>
          <w:color w:val="000000"/>
          <w:kern w:val="0"/>
          <w:sz w:val="24"/>
          <w:szCs w:val="24"/>
          <w:lang w:val="en-US"/>
        </w:rPr>
        <w:t>On_Duty</w:t>
      </w:r>
      <w:proofErr w:type="spellEnd"/>
    </w:p>
    <w:p w14:paraId="0550D695" w14:textId="77777777" w:rsidR="007B24D2" w:rsidRPr="000E0400" w:rsidRDefault="007B24D2" w:rsidP="007B24D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onsolas" w:hAnsi="Consolas" w:cs="Consolas"/>
          <w:noProof w:val="0"/>
          <w:color w:val="000000"/>
          <w:kern w:val="0"/>
          <w:sz w:val="24"/>
          <w:szCs w:val="24"/>
          <w:lang w:val="en-US"/>
        </w:rPr>
      </w:pPr>
      <w:r w:rsidRPr="000E0400">
        <w:rPr>
          <w:rFonts w:ascii="Consolas" w:hAnsi="Consolas" w:cs="Consolas"/>
          <w:noProof w:val="0"/>
          <w:color w:val="0000FF"/>
          <w:kern w:val="0"/>
          <w:sz w:val="24"/>
          <w:szCs w:val="24"/>
          <w:lang w:val="en-US"/>
        </w:rPr>
        <w:t>WHERE</w:t>
      </w:r>
      <w:r w:rsidRPr="000E0400">
        <w:rPr>
          <w:rFonts w:ascii="Consolas" w:hAnsi="Consolas" w:cs="Consolas"/>
          <w:noProof w:val="0"/>
          <w:color w:val="000000"/>
          <w:kern w:val="0"/>
          <w:sz w:val="24"/>
          <w:szCs w:val="24"/>
          <w:lang w:val="en-US"/>
        </w:rPr>
        <w:t xml:space="preserve"> Employee</w:t>
      </w:r>
      <w:r w:rsidRPr="000E0400">
        <w:rPr>
          <w:rFonts w:ascii="Consolas" w:hAnsi="Consolas" w:cs="Consolas"/>
          <w:noProof w:val="0"/>
          <w:color w:val="808080"/>
          <w:kern w:val="0"/>
          <w:sz w:val="24"/>
          <w:szCs w:val="24"/>
          <w:lang w:val="en-US"/>
        </w:rPr>
        <w:t>.</w:t>
      </w:r>
      <w:r w:rsidRPr="000E0400">
        <w:rPr>
          <w:rFonts w:ascii="Consolas" w:hAnsi="Consolas" w:cs="Consolas"/>
          <w:noProof w:val="0"/>
          <w:color w:val="0000FF"/>
          <w:kern w:val="0"/>
          <w:sz w:val="24"/>
          <w:szCs w:val="24"/>
          <w:lang w:val="en-US"/>
        </w:rPr>
        <w:t>name</w:t>
      </w:r>
      <w:r w:rsidRPr="000E0400">
        <w:rPr>
          <w:rFonts w:ascii="Consolas" w:hAnsi="Consolas" w:cs="Consolas"/>
          <w:noProof w:val="0"/>
          <w:color w:val="000000"/>
          <w:kern w:val="0"/>
          <w:sz w:val="24"/>
          <w:szCs w:val="24"/>
          <w:lang w:val="en-US"/>
        </w:rPr>
        <w:t xml:space="preserve"> </w:t>
      </w:r>
      <w:r w:rsidRPr="000E0400">
        <w:rPr>
          <w:rFonts w:ascii="Consolas" w:hAnsi="Consolas" w:cs="Consolas"/>
          <w:noProof w:val="0"/>
          <w:color w:val="808080"/>
          <w:kern w:val="0"/>
          <w:sz w:val="24"/>
          <w:szCs w:val="24"/>
          <w:lang w:val="en-US"/>
        </w:rPr>
        <w:t>&lt;&gt;</w:t>
      </w:r>
      <w:r w:rsidRPr="000E0400">
        <w:rPr>
          <w:rFonts w:ascii="Consolas" w:hAnsi="Consolas" w:cs="Consolas"/>
          <w:noProof w:val="0"/>
          <w:color w:val="000000"/>
          <w:kern w:val="0"/>
          <w:sz w:val="24"/>
          <w:szCs w:val="24"/>
          <w:lang w:val="en-US"/>
        </w:rPr>
        <w:t xml:space="preserve"> </w:t>
      </w:r>
      <w:r w:rsidRPr="000E0400">
        <w:rPr>
          <w:rFonts w:ascii="Consolas" w:hAnsi="Consolas" w:cs="Consolas"/>
          <w:noProof w:val="0"/>
          <w:color w:val="FF0000"/>
          <w:kern w:val="0"/>
          <w:sz w:val="24"/>
          <w:szCs w:val="24"/>
          <w:lang w:val="en-US"/>
        </w:rPr>
        <w:t>'NA'</w:t>
      </w:r>
      <w:r w:rsidRPr="000E0400">
        <w:rPr>
          <w:rFonts w:ascii="Consolas" w:hAnsi="Consolas" w:cs="Consolas"/>
          <w:noProof w:val="0"/>
          <w:color w:val="000000"/>
          <w:kern w:val="0"/>
          <w:sz w:val="24"/>
          <w:szCs w:val="24"/>
          <w:lang w:val="en-US"/>
        </w:rPr>
        <w:t xml:space="preserve"> </w:t>
      </w:r>
      <w:r w:rsidRPr="000E0400">
        <w:rPr>
          <w:rFonts w:ascii="Consolas" w:hAnsi="Consolas" w:cs="Consolas"/>
          <w:noProof w:val="0"/>
          <w:color w:val="808080"/>
          <w:kern w:val="0"/>
          <w:sz w:val="24"/>
          <w:szCs w:val="24"/>
          <w:lang w:val="en-US"/>
        </w:rPr>
        <w:t>AND</w:t>
      </w:r>
      <w:r w:rsidRPr="000E0400">
        <w:rPr>
          <w:rFonts w:ascii="Consolas" w:hAnsi="Consolas" w:cs="Consolas"/>
          <w:noProof w:val="0"/>
          <w:color w:val="000000"/>
          <w:kern w:val="0"/>
          <w:sz w:val="24"/>
          <w:szCs w:val="24"/>
          <w:lang w:val="en-US"/>
        </w:rPr>
        <w:t xml:space="preserve"> </w:t>
      </w:r>
      <w:proofErr w:type="spellStart"/>
      <w:r w:rsidRPr="000E0400">
        <w:rPr>
          <w:rFonts w:ascii="Consolas" w:hAnsi="Consolas" w:cs="Consolas"/>
          <w:noProof w:val="0"/>
          <w:color w:val="000000"/>
          <w:kern w:val="0"/>
          <w:sz w:val="24"/>
          <w:szCs w:val="24"/>
          <w:lang w:val="en-US"/>
        </w:rPr>
        <w:t>Employee</w:t>
      </w:r>
      <w:r w:rsidRPr="000E0400">
        <w:rPr>
          <w:rFonts w:ascii="Consolas" w:hAnsi="Consolas" w:cs="Consolas"/>
          <w:noProof w:val="0"/>
          <w:color w:val="808080"/>
          <w:kern w:val="0"/>
          <w:sz w:val="24"/>
          <w:szCs w:val="24"/>
          <w:lang w:val="en-US"/>
        </w:rPr>
        <w:t>.</w:t>
      </w:r>
      <w:r w:rsidRPr="000E0400">
        <w:rPr>
          <w:rFonts w:ascii="Consolas" w:hAnsi="Consolas" w:cs="Consolas"/>
          <w:noProof w:val="0"/>
          <w:color w:val="000000"/>
          <w:kern w:val="0"/>
          <w:sz w:val="24"/>
          <w:szCs w:val="24"/>
          <w:lang w:val="en-US"/>
        </w:rPr>
        <w:t>jobID</w:t>
      </w:r>
      <w:proofErr w:type="spellEnd"/>
      <w:r w:rsidRPr="000E0400">
        <w:rPr>
          <w:rFonts w:ascii="Consolas" w:hAnsi="Consolas" w:cs="Consolas"/>
          <w:noProof w:val="0"/>
          <w:color w:val="000000"/>
          <w:kern w:val="0"/>
          <w:sz w:val="24"/>
          <w:szCs w:val="24"/>
          <w:lang w:val="en-US"/>
        </w:rPr>
        <w:t xml:space="preserve"> </w:t>
      </w:r>
      <w:r w:rsidRPr="000E0400">
        <w:rPr>
          <w:rFonts w:ascii="Consolas" w:hAnsi="Consolas" w:cs="Consolas"/>
          <w:noProof w:val="0"/>
          <w:color w:val="808080"/>
          <w:kern w:val="0"/>
          <w:sz w:val="24"/>
          <w:szCs w:val="24"/>
          <w:lang w:val="en-US"/>
        </w:rPr>
        <w:t>=</w:t>
      </w:r>
      <w:r w:rsidRPr="000E0400">
        <w:rPr>
          <w:rFonts w:ascii="Consolas" w:hAnsi="Consolas" w:cs="Consolas"/>
          <w:noProof w:val="0"/>
          <w:color w:val="000000"/>
          <w:kern w:val="0"/>
          <w:sz w:val="24"/>
          <w:szCs w:val="24"/>
          <w:lang w:val="en-US"/>
        </w:rPr>
        <w:t xml:space="preserve"> Job</w:t>
      </w:r>
      <w:r w:rsidRPr="000E0400">
        <w:rPr>
          <w:rFonts w:ascii="Consolas" w:hAnsi="Consolas" w:cs="Consolas"/>
          <w:noProof w:val="0"/>
          <w:color w:val="808080"/>
          <w:kern w:val="0"/>
          <w:sz w:val="24"/>
          <w:szCs w:val="24"/>
          <w:lang w:val="en-US"/>
        </w:rPr>
        <w:t>.</w:t>
      </w:r>
      <w:r w:rsidRPr="000E0400">
        <w:rPr>
          <w:rFonts w:ascii="Consolas" w:hAnsi="Consolas" w:cs="Consolas"/>
          <w:noProof w:val="0"/>
          <w:color w:val="000000"/>
          <w:kern w:val="0"/>
          <w:sz w:val="24"/>
          <w:szCs w:val="24"/>
          <w:lang w:val="en-US"/>
        </w:rPr>
        <w:t xml:space="preserve">ID </w:t>
      </w:r>
      <w:r w:rsidRPr="000E0400">
        <w:rPr>
          <w:rFonts w:ascii="Consolas" w:hAnsi="Consolas" w:cs="Consolas"/>
          <w:noProof w:val="0"/>
          <w:color w:val="808080"/>
          <w:kern w:val="0"/>
          <w:sz w:val="24"/>
          <w:szCs w:val="24"/>
          <w:lang w:val="en-US"/>
        </w:rPr>
        <w:t>AND</w:t>
      </w:r>
      <w:r w:rsidRPr="000E0400">
        <w:rPr>
          <w:rFonts w:ascii="Consolas" w:hAnsi="Consolas" w:cs="Consolas"/>
          <w:noProof w:val="0"/>
          <w:color w:val="000000"/>
          <w:kern w:val="0"/>
          <w:sz w:val="24"/>
          <w:szCs w:val="24"/>
          <w:lang w:val="en-US"/>
        </w:rPr>
        <w:t xml:space="preserve"> Employee</w:t>
      </w:r>
      <w:r w:rsidRPr="000E0400">
        <w:rPr>
          <w:rFonts w:ascii="Consolas" w:hAnsi="Consolas" w:cs="Consolas"/>
          <w:noProof w:val="0"/>
          <w:color w:val="808080"/>
          <w:kern w:val="0"/>
          <w:sz w:val="24"/>
          <w:szCs w:val="24"/>
          <w:lang w:val="en-US"/>
        </w:rPr>
        <w:t>.</w:t>
      </w:r>
      <w:r w:rsidRPr="000E0400">
        <w:rPr>
          <w:rFonts w:ascii="Consolas" w:hAnsi="Consolas" w:cs="Consolas"/>
          <w:noProof w:val="0"/>
          <w:color w:val="000000"/>
          <w:kern w:val="0"/>
          <w:sz w:val="24"/>
          <w:szCs w:val="24"/>
          <w:lang w:val="en-US"/>
        </w:rPr>
        <w:t xml:space="preserve">ID </w:t>
      </w:r>
      <w:r w:rsidRPr="000E0400">
        <w:rPr>
          <w:rFonts w:ascii="Consolas" w:hAnsi="Consolas" w:cs="Consolas"/>
          <w:noProof w:val="0"/>
          <w:color w:val="808080"/>
          <w:kern w:val="0"/>
          <w:sz w:val="24"/>
          <w:szCs w:val="24"/>
          <w:lang w:val="en-US"/>
        </w:rPr>
        <w:t>=</w:t>
      </w:r>
      <w:r w:rsidRPr="000E0400">
        <w:rPr>
          <w:rFonts w:ascii="Consolas" w:hAnsi="Consolas" w:cs="Consolas"/>
          <w:noProof w:val="0"/>
          <w:color w:val="000000"/>
          <w:kern w:val="0"/>
          <w:sz w:val="24"/>
          <w:szCs w:val="24"/>
          <w:lang w:val="en-US"/>
        </w:rPr>
        <w:t xml:space="preserve"> </w:t>
      </w:r>
      <w:proofErr w:type="spellStart"/>
      <w:r w:rsidRPr="000E0400">
        <w:rPr>
          <w:rFonts w:ascii="Consolas" w:hAnsi="Consolas" w:cs="Consolas"/>
          <w:noProof w:val="0"/>
          <w:color w:val="000000"/>
          <w:kern w:val="0"/>
          <w:sz w:val="24"/>
          <w:szCs w:val="24"/>
          <w:lang w:val="en-US"/>
        </w:rPr>
        <w:t>On_Duty</w:t>
      </w:r>
      <w:r w:rsidRPr="000E0400">
        <w:rPr>
          <w:rFonts w:ascii="Consolas" w:hAnsi="Consolas" w:cs="Consolas"/>
          <w:noProof w:val="0"/>
          <w:color w:val="808080"/>
          <w:kern w:val="0"/>
          <w:sz w:val="24"/>
          <w:szCs w:val="24"/>
          <w:lang w:val="en-US"/>
        </w:rPr>
        <w:t>.</w:t>
      </w:r>
      <w:r w:rsidRPr="000E0400">
        <w:rPr>
          <w:rFonts w:ascii="Consolas" w:hAnsi="Consolas" w:cs="Consolas"/>
          <w:noProof w:val="0"/>
          <w:color w:val="000000"/>
          <w:kern w:val="0"/>
          <w:sz w:val="24"/>
          <w:szCs w:val="24"/>
          <w:lang w:val="en-US"/>
        </w:rPr>
        <w:t>empID</w:t>
      </w:r>
      <w:proofErr w:type="spellEnd"/>
      <w:r w:rsidRPr="000E0400">
        <w:rPr>
          <w:rFonts w:ascii="Consolas" w:hAnsi="Consolas" w:cs="Consolas"/>
          <w:noProof w:val="0"/>
          <w:color w:val="000000"/>
          <w:kern w:val="0"/>
          <w:sz w:val="24"/>
          <w:szCs w:val="24"/>
          <w:lang w:val="en-US"/>
        </w:rPr>
        <w:t xml:space="preserve"> </w:t>
      </w:r>
      <w:r w:rsidRPr="000E0400">
        <w:rPr>
          <w:rFonts w:ascii="Consolas" w:hAnsi="Consolas" w:cs="Consolas"/>
          <w:noProof w:val="0"/>
          <w:color w:val="808080"/>
          <w:kern w:val="0"/>
          <w:sz w:val="24"/>
          <w:szCs w:val="24"/>
          <w:lang w:val="en-US"/>
        </w:rPr>
        <w:t>AND</w:t>
      </w:r>
      <w:r w:rsidRPr="000E0400">
        <w:rPr>
          <w:rFonts w:ascii="Consolas" w:hAnsi="Consolas" w:cs="Consolas"/>
          <w:noProof w:val="0"/>
          <w:color w:val="000000"/>
          <w:kern w:val="0"/>
          <w:sz w:val="24"/>
          <w:szCs w:val="24"/>
          <w:lang w:val="en-US"/>
        </w:rPr>
        <w:t xml:space="preserve"> </w:t>
      </w:r>
      <w:proofErr w:type="spellStart"/>
      <w:r w:rsidRPr="000E0400">
        <w:rPr>
          <w:rFonts w:ascii="Consolas" w:hAnsi="Consolas" w:cs="Consolas"/>
          <w:noProof w:val="0"/>
          <w:color w:val="000000"/>
          <w:kern w:val="0"/>
          <w:sz w:val="24"/>
          <w:szCs w:val="24"/>
          <w:lang w:val="en-US"/>
        </w:rPr>
        <w:t>On_Duty</w:t>
      </w:r>
      <w:r w:rsidRPr="000E0400">
        <w:rPr>
          <w:rFonts w:ascii="Consolas" w:hAnsi="Consolas" w:cs="Consolas"/>
          <w:noProof w:val="0"/>
          <w:color w:val="808080"/>
          <w:kern w:val="0"/>
          <w:sz w:val="24"/>
          <w:szCs w:val="24"/>
          <w:lang w:val="en-US"/>
        </w:rPr>
        <w:t>.</w:t>
      </w:r>
      <w:r w:rsidRPr="000E0400">
        <w:rPr>
          <w:rFonts w:ascii="Consolas" w:hAnsi="Consolas" w:cs="Consolas"/>
          <w:noProof w:val="0"/>
          <w:color w:val="000000"/>
          <w:kern w:val="0"/>
          <w:sz w:val="24"/>
          <w:szCs w:val="24"/>
          <w:lang w:val="en-US"/>
        </w:rPr>
        <w:t>shiftID</w:t>
      </w:r>
      <w:proofErr w:type="spellEnd"/>
      <w:r w:rsidRPr="000E0400">
        <w:rPr>
          <w:rFonts w:ascii="Consolas" w:hAnsi="Consolas" w:cs="Consolas"/>
          <w:noProof w:val="0"/>
          <w:color w:val="000000"/>
          <w:kern w:val="0"/>
          <w:sz w:val="24"/>
          <w:szCs w:val="24"/>
          <w:lang w:val="en-US"/>
        </w:rPr>
        <w:t xml:space="preserve"> </w:t>
      </w:r>
      <w:r w:rsidRPr="000E0400">
        <w:rPr>
          <w:rFonts w:ascii="Consolas" w:hAnsi="Consolas" w:cs="Consolas"/>
          <w:noProof w:val="0"/>
          <w:color w:val="808080"/>
          <w:kern w:val="0"/>
          <w:sz w:val="24"/>
          <w:szCs w:val="24"/>
          <w:lang w:val="en-US"/>
        </w:rPr>
        <w:t>=</w:t>
      </w:r>
      <w:r w:rsidRPr="000E0400">
        <w:rPr>
          <w:rFonts w:ascii="Consolas" w:hAnsi="Consolas" w:cs="Consolas"/>
          <w:noProof w:val="0"/>
          <w:color w:val="000000"/>
          <w:kern w:val="0"/>
          <w:sz w:val="24"/>
          <w:szCs w:val="24"/>
          <w:lang w:val="en-US"/>
        </w:rPr>
        <w:t xml:space="preserve"> </w:t>
      </w:r>
      <w:r w:rsidRPr="000E0400">
        <w:rPr>
          <w:rFonts w:ascii="Consolas" w:hAnsi="Consolas" w:cs="Consolas"/>
          <w:noProof w:val="0"/>
          <w:color w:val="FF00FF"/>
          <w:kern w:val="0"/>
          <w:sz w:val="24"/>
          <w:szCs w:val="24"/>
          <w:lang w:val="en-US"/>
        </w:rPr>
        <w:t>Shift</w:t>
      </w:r>
      <w:r w:rsidRPr="000E0400">
        <w:rPr>
          <w:rFonts w:ascii="Consolas" w:hAnsi="Consolas" w:cs="Consolas"/>
          <w:noProof w:val="0"/>
          <w:color w:val="808080"/>
          <w:kern w:val="0"/>
          <w:sz w:val="24"/>
          <w:szCs w:val="24"/>
          <w:lang w:val="en-US"/>
        </w:rPr>
        <w:t>.</w:t>
      </w:r>
      <w:r w:rsidRPr="000E0400">
        <w:rPr>
          <w:rFonts w:ascii="Consolas" w:hAnsi="Consolas" w:cs="Consolas"/>
          <w:noProof w:val="0"/>
          <w:color w:val="000000"/>
          <w:kern w:val="0"/>
          <w:sz w:val="24"/>
          <w:szCs w:val="24"/>
          <w:lang w:val="en-US"/>
        </w:rPr>
        <w:t>ID</w:t>
      </w:r>
    </w:p>
    <w:p w14:paraId="46E507AA" w14:textId="370D7178" w:rsidR="007B24D2" w:rsidRPr="000E0400" w:rsidRDefault="007B24D2" w:rsidP="007B24D2">
      <w:pPr>
        <w:pStyle w:val="ListParagraph"/>
        <w:pBdr>
          <w:top w:val="single" w:sz="4" w:space="1" w:color="auto"/>
          <w:left w:val="single" w:sz="4" w:space="4" w:color="auto"/>
          <w:bottom w:val="single" w:sz="4" w:space="1" w:color="auto"/>
          <w:right w:val="single" w:sz="4" w:space="4" w:color="auto"/>
        </w:pBdr>
        <w:spacing w:after="0" w:line="360" w:lineRule="auto"/>
        <w:ind w:left="1584"/>
        <w:rPr>
          <w:rFonts w:ascii="Consolas" w:hAnsi="Consolas" w:cs="Consolas"/>
          <w:noProof w:val="0"/>
          <w:color w:val="0000FF"/>
          <w:kern w:val="0"/>
          <w:sz w:val="24"/>
          <w:szCs w:val="24"/>
          <w:lang w:val="en-US"/>
        </w:rPr>
      </w:pPr>
      <w:r w:rsidRPr="000E0400">
        <w:rPr>
          <w:rFonts w:ascii="Consolas" w:hAnsi="Consolas" w:cs="Consolas"/>
          <w:noProof w:val="0"/>
          <w:color w:val="0000FF"/>
          <w:kern w:val="0"/>
          <w:sz w:val="24"/>
          <w:szCs w:val="24"/>
          <w:lang w:val="en-US"/>
        </w:rPr>
        <w:t>GO</w:t>
      </w:r>
    </w:p>
    <w:p w14:paraId="438B5B81" w14:textId="77777777" w:rsidR="007B24D2" w:rsidRPr="007B24D2" w:rsidRDefault="007B24D2" w:rsidP="007B24D2">
      <w:pPr>
        <w:spacing w:after="0" w:line="360" w:lineRule="auto"/>
        <w:ind w:left="1620"/>
        <w:rPr>
          <w:rFonts w:ascii="Times New Roman" w:hAnsi="Times New Roman" w:cs="Times New Roman"/>
          <w:sz w:val="28"/>
          <w:szCs w:val="28"/>
          <w:u w:val="single"/>
          <w:lang w:val="en-US"/>
        </w:rPr>
      </w:pPr>
    </w:p>
    <w:p w14:paraId="3FA365E6" w14:textId="0F8AAE7C" w:rsidR="007B24D2" w:rsidRDefault="00C55698" w:rsidP="007B24D2">
      <w:pPr>
        <w:pStyle w:val="ListParagraph"/>
        <w:numPr>
          <w:ilvl w:val="0"/>
          <w:numId w:val="18"/>
        </w:numPr>
        <w:spacing w:after="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007B24D2">
        <w:rPr>
          <w:rFonts w:ascii="Times New Roman" w:hAnsi="Times New Roman" w:cs="Times New Roman"/>
          <w:b/>
          <w:bCs/>
          <w:sz w:val="28"/>
          <w:szCs w:val="28"/>
          <w:lang w:val="en-US"/>
        </w:rPr>
        <w:t>View hiển thị tổng tiền và chiếc khấu của từng hóa đơn:</w:t>
      </w:r>
    </w:p>
    <w:p w14:paraId="10ABC851" w14:textId="5157E7AE" w:rsidR="008E7EB0" w:rsidRDefault="007B24D2" w:rsidP="008E7EB0">
      <w:pPr>
        <w:pStyle w:val="ListParagraph"/>
        <w:spacing w:after="0" w:line="360" w:lineRule="auto"/>
        <w:ind w:left="1584"/>
        <w:rPr>
          <w:rFonts w:ascii="Times New Roman" w:hAnsi="Times New Roman" w:cs="Times New Roman"/>
          <w:sz w:val="28"/>
          <w:szCs w:val="28"/>
          <w:lang w:val="en-US"/>
        </w:rPr>
      </w:pPr>
      <w:r>
        <w:rPr>
          <w:rFonts w:ascii="Times New Roman" w:hAnsi="Times New Roman" w:cs="Times New Roman"/>
          <w:sz w:val="28"/>
          <w:szCs w:val="28"/>
          <w:lang w:val="en-US"/>
        </w:rPr>
        <w:t>View tính và hiển thị</w:t>
      </w:r>
      <w:r w:rsidR="008E7EB0">
        <w:rPr>
          <w:rFonts w:ascii="Times New Roman" w:hAnsi="Times New Roman" w:cs="Times New Roman"/>
          <w:sz w:val="28"/>
          <w:szCs w:val="28"/>
          <w:lang w:val="en-US"/>
        </w:rPr>
        <w:t xml:space="preserve"> danh sách các hóa đơn gồm: Tổng tiền và chiếc khấu.</w:t>
      </w:r>
    </w:p>
    <w:p w14:paraId="2FA11CF4" w14:textId="710A2050" w:rsidR="008E7EB0" w:rsidRDefault="008E7EB0" w:rsidP="008E7EB0">
      <w:pPr>
        <w:pStyle w:val="ListParagraph"/>
        <w:spacing w:after="0" w:line="360" w:lineRule="auto"/>
        <w:ind w:left="1584"/>
        <w:rPr>
          <w:rFonts w:ascii="Times New Roman" w:hAnsi="Times New Roman" w:cs="Times New Roman"/>
          <w:sz w:val="28"/>
          <w:szCs w:val="28"/>
          <w:lang w:val="en-US"/>
        </w:rPr>
      </w:pPr>
      <w:r>
        <w:rPr>
          <w:rFonts w:ascii="Times New Roman" w:hAnsi="Times New Roman" w:cs="Times New Roman"/>
          <w:sz w:val="28"/>
          <w:szCs w:val="28"/>
          <w:u w:val="single"/>
          <w:lang w:val="en-US"/>
        </w:rPr>
        <w:t>SQL:</w:t>
      </w:r>
    </w:p>
    <w:p w14:paraId="3B7B91B2" w14:textId="77777777" w:rsidR="008E7EB0" w:rsidRPr="000E0400" w:rsidRDefault="008E7EB0" w:rsidP="008E7E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onsolas" w:hAnsi="Consolas" w:cs="Consolas"/>
          <w:noProof w:val="0"/>
          <w:color w:val="000000"/>
          <w:kern w:val="0"/>
          <w:sz w:val="24"/>
          <w:szCs w:val="24"/>
          <w:lang w:val="en-US"/>
        </w:rPr>
      </w:pPr>
      <w:r w:rsidRPr="000E0400">
        <w:rPr>
          <w:rFonts w:ascii="Consolas" w:hAnsi="Consolas" w:cs="Consolas"/>
          <w:noProof w:val="0"/>
          <w:color w:val="0000FF"/>
          <w:kern w:val="0"/>
          <w:sz w:val="24"/>
          <w:szCs w:val="24"/>
          <w:lang w:val="en-US"/>
        </w:rPr>
        <w:t>DROP</w:t>
      </w:r>
      <w:r w:rsidRPr="000E0400">
        <w:rPr>
          <w:rFonts w:ascii="Consolas" w:hAnsi="Consolas" w:cs="Consolas"/>
          <w:noProof w:val="0"/>
          <w:color w:val="000000"/>
          <w:kern w:val="0"/>
          <w:sz w:val="24"/>
          <w:szCs w:val="24"/>
          <w:lang w:val="en-US"/>
        </w:rPr>
        <w:t xml:space="preserve"> </w:t>
      </w:r>
      <w:r w:rsidRPr="000E0400">
        <w:rPr>
          <w:rFonts w:ascii="Consolas" w:hAnsi="Consolas" w:cs="Consolas"/>
          <w:noProof w:val="0"/>
          <w:color w:val="0000FF"/>
          <w:kern w:val="0"/>
          <w:sz w:val="24"/>
          <w:szCs w:val="24"/>
          <w:lang w:val="en-US"/>
        </w:rPr>
        <w:t>VIEW</w:t>
      </w:r>
      <w:r w:rsidRPr="000E0400">
        <w:rPr>
          <w:rFonts w:ascii="Consolas" w:hAnsi="Consolas" w:cs="Consolas"/>
          <w:noProof w:val="0"/>
          <w:color w:val="000000"/>
          <w:kern w:val="0"/>
          <w:sz w:val="24"/>
          <w:szCs w:val="24"/>
          <w:lang w:val="en-US"/>
        </w:rPr>
        <w:t xml:space="preserve"> </w:t>
      </w:r>
      <w:r w:rsidRPr="000E0400">
        <w:rPr>
          <w:rFonts w:ascii="Consolas" w:hAnsi="Consolas" w:cs="Consolas"/>
          <w:noProof w:val="0"/>
          <w:color w:val="0000FF"/>
          <w:kern w:val="0"/>
          <w:sz w:val="24"/>
          <w:szCs w:val="24"/>
          <w:lang w:val="en-US"/>
        </w:rPr>
        <w:t>IF</w:t>
      </w:r>
      <w:r w:rsidRPr="000E0400">
        <w:rPr>
          <w:rFonts w:ascii="Consolas" w:hAnsi="Consolas" w:cs="Consolas"/>
          <w:noProof w:val="0"/>
          <w:color w:val="000000"/>
          <w:kern w:val="0"/>
          <w:sz w:val="24"/>
          <w:szCs w:val="24"/>
          <w:lang w:val="en-US"/>
        </w:rPr>
        <w:t xml:space="preserve"> </w:t>
      </w:r>
      <w:r w:rsidRPr="000E0400">
        <w:rPr>
          <w:rFonts w:ascii="Consolas" w:hAnsi="Consolas" w:cs="Consolas"/>
          <w:noProof w:val="0"/>
          <w:color w:val="808080"/>
          <w:kern w:val="0"/>
          <w:sz w:val="24"/>
          <w:szCs w:val="24"/>
          <w:lang w:val="en-US"/>
        </w:rPr>
        <w:t>EXISTS</w:t>
      </w:r>
      <w:r w:rsidRPr="000E0400">
        <w:rPr>
          <w:rFonts w:ascii="Consolas" w:hAnsi="Consolas" w:cs="Consolas"/>
          <w:noProof w:val="0"/>
          <w:color w:val="000000"/>
          <w:kern w:val="0"/>
          <w:sz w:val="24"/>
          <w:szCs w:val="24"/>
          <w:lang w:val="en-US"/>
        </w:rPr>
        <w:t xml:space="preserve"> </w:t>
      </w:r>
      <w:proofErr w:type="spellStart"/>
      <w:r w:rsidRPr="000E0400">
        <w:rPr>
          <w:rFonts w:ascii="Consolas" w:hAnsi="Consolas" w:cs="Consolas"/>
          <w:noProof w:val="0"/>
          <w:color w:val="000000"/>
          <w:kern w:val="0"/>
          <w:sz w:val="24"/>
          <w:szCs w:val="24"/>
          <w:lang w:val="en-US"/>
        </w:rPr>
        <w:t>BillTotalPriceView</w:t>
      </w:r>
      <w:proofErr w:type="spellEnd"/>
    </w:p>
    <w:p w14:paraId="0E911AA1" w14:textId="77777777" w:rsidR="008E7EB0" w:rsidRPr="000E0400" w:rsidRDefault="008E7EB0" w:rsidP="008E7E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onsolas" w:hAnsi="Consolas" w:cs="Consolas"/>
          <w:noProof w:val="0"/>
          <w:color w:val="000000"/>
          <w:kern w:val="0"/>
          <w:sz w:val="24"/>
          <w:szCs w:val="24"/>
          <w:lang w:val="en-US"/>
        </w:rPr>
      </w:pPr>
      <w:r w:rsidRPr="000E0400">
        <w:rPr>
          <w:rFonts w:ascii="Consolas" w:hAnsi="Consolas" w:cs="Consolas"/>
          <w:noProof w:val="0"/>
          <w:color w:val="0000FF"/>
          <w:kern w:val="0"/>
          <w:sz w:val="24"/>
          <w:szCs w:val="24"/>
          <w:lang w:val="en-US"/>
        </w:rPr>
        <w:t>GO</w:t>
      </w:r>
    </w:p>
    <w:p w14:paraId="6FB75878" w14:textId="77777777" w:rsidR="008E7EB0" w:rsidRPr="000E0400" w:rsidRDefault="008E7EB0" w:rsidP="008E7E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onsolas" w:hAnsi="Consolas" w:cs="Consolas"/>
          <w:noProof w:val="0"/>
          <w:color w:val="000000"/>
          <w:kern w:val="0"/>
          <w:sz w:val="24"/>
          <w:szCs w:val="24"/>
          <w:lang w:val="en-US"/>
        </w:rPr>
      </w:pPr>
    </w:p>
    <w:p w14:paraId="67C9E675" w14:textId="77777777" w:rsidR="008E7EB0" w:rsidRPr="000E0400" w:rsidRDefault="008E7EB0" w:rsidP="008E7E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onsolas" w:hAnsi="Consolas" w:cs="Consolas"/>
          <w:noProof w:val="0"/>
          <w:color w:val="000000"/>
          <w:kern w:val="0"/>
          <w:sz w:val="24"/>
          <w:szCs w:val="24"/>
          <w:lang w:val="en-US"/>
        </w:rPr>
      </w:pPr>
      <w:r w:rsidRPr="000E0400">
        <w:rPr>
          <w:rFonts w:ascii="Consolas" w:hAnsi="Consolas" w:cs="Consolas"/>
          <w:noProof w:val="0"/>
          <w:color w:val="0000FF"/>
          <w:kern w:val="0"/>
          <w:sz w:val="24"/>
          <w:szCs w:val="24"/>
          <w:lang w:val="en-US"/>
        </w:rPr>
        <w:t>CREATE</w:t>
      </w:r>
      <w:r w:rsidRPr="000E0400">
        <w:rPr>
          <w:rFonts w:ascii="Consolas" w:hAnsi="Consolas" w:cs="Consolas"/>
          <w:noProof w:val="0"/>
          <w:color w:val="000000"/>
          <w:kern w:val="0"/>
          <w:sz w:val="24"/>
          <w:szCs w:val="24"/>
          <w:lang w:val="en-US"/>
        </w:rPr>
        <w:t xml:space="preserve"> </w:t>
      </w:r>
      <w:r w:rsidRPr="000E0400">
        <w:rPr>
          <w:rFonts w:ascii="Consolas" w:hAnsi="Consolas" w:cs="Consolas"/>
          <w:noProof w:val="0"/>
          <w:color w:val="0000FF"/>
          <w:kern w:val="0"/>
          <w:sz w:val="24"/>
          <w:szCs w:val="24"/>
          <w:lang w:val="en-US"/>
        </w:rPr>
        <w:t>VIEW</w:t>
      </w:r>
      <w:r w:rsidRPr="000E0400">
        <w:rPr>
          <w:rFonts w:ascii="Consolas" w:hAnsi="Consolas" w:cs="Consolas"/>
          <w:noProof w:val="0"/>
          <w:color w:val="000000"/>
          <w:kern w:val="0"/>
          <w:sz w:val="24"/>
          <w:szCs w:val="24"/>
          <w:lang w:val="en-US"/>
        </w:rPr>
        <w:t xml:space="preserve"> </w:t>
      </w:r>
      <w:proofErr w:type="spellStart"/>
      <w:r w:rsidRPr="000E0400">
        <w:rPr>
          <w:rFonts w:ascii="Consolas" w:hAnsi="Consolas" w:cs="Consolas"/>
          <w:noProof w:val="0"/>
          <w:color w:val="000000"/>
          <w:kern w:val="0"/>
          <w:sz w:val="24"/>
          <w:szCs w:val="24"/>
          <w:lang w:val="en-US"/>
        </w:rPr>
        <w:t>BillTotalPriceView</w:t>
      </w:r>
      <w:proofErr w:type="spellEnd"/>
    </w:p>
    <w:p w14:paraId="479B01E0" w14:textId="77777777" w:rsidR="008E7EB0" w:rsidRPr="000E0400" w:rsidRDefault="008E7EB0" w:rsidP="008E7E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onsolas" w:hAnsi="Consolas" w:cs="Consolas"/>
          <w:noProof w:val="0"/>
          <w:color w:val="000000"/>
          <w:kern w:val="0"/>
          <w:sz w:val="24"/>
          <w:szCs w:val="24"/>
          <w:lang w:val="en-US"/>
        </w:rPr>
      </w:pPr>
      <w:r w:rsidRPr="000E0400">
        <w:rPr>
          <w:rFonts w:ascii="Consolas" w:hAnsi="Consolas" w:cs="Consolas"/>
          <w:noProof w:val="0"/>
          <w:color w:val="0000FF"/>
          <w:kern w:val="0"/>
          <w:sz w:val="24"/>
          <w:szCs w:val="24"/>
          <w:lang w:val="en-US"/>
        </w:rPr>
        <w:t>AS</w:t>
      </w:r>
    </w:p>
    <w:p w14:paraId="20A3D361" w14:textId="77777777" w:rsidR="008E7EB0" w:rsidRPr="000E0400" w:rsidRDefault="008E7EB0" w:rsidP="008E7E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onsolas" w:hAnsi="Consolas" w:cs="Consolas"/>
          <w:noProof w:val="0"/>
          <w:color w:val="000000"/>
          <w:kern w:val="0"/>
          <w:sz w:val="24"/>
          <w:szCs w:val="24"/>
          <w:lang w:val="en-US"/>
        </w:rPr>
      </w:pPr>
      <w:proofErr w:type="gramStart"/>
      <w:r w:rsidRPr="000E0400">
        <w:rPr>
          <w:rFonts w:ascii="Consolas" w:hAnsi="Consolas" w:cs="Consolas"/>
          <w:noProof w:val="0"/>
          <w:color w:val="0000FF"/>
          <w:kern w:val="0"/>
          <w:sz w:val="24"/>
          <w:szCs w:val="24"/>
          <w:lang w:val="en-US"/>
        </w:rPr>
        <w:t>SELECT</w:t>
      </w:r>
      <w:r w:rsidRPr="000E0400">
        <w:rPr>
          <w:rFonts w:ascii="Consolas" w:hAnsi="Consolas" w:cs="Consolas"/>
          <w:noProof w:val="0"/>
          <w:color w:val="000000"/>
          <w:kern w:val="0"/>
          <w:sz w:val="24"/>
          <w:szCs w:val="24"/>
          <w:lang w:val="en-US"/>
        </w:rPr>
        <w:t xml:space="preserve">  Bill</w:t>
      </w:r>
      <w:r w:rsidRPr="000E0400">
        <w:rPr>
          <w:rFonts w:ascii="Consolas" w:hAnsi="Consolas" w:cs="Consolas"/>
          <w:noProof w:val="0"/>
          <w:color w:val="808080"/>
          <w:kern w:val="0"/>
          <w:sz w:val="24"/>
          <w:szCs w:val="24"/>
          <w:lang w:val="en-US"/>
        </w:rPr>
        <w:t>.</w:t>
      </w:r>
      <w:r w:rsidRPr="000E0400">
        <w:rPr>
          <w:rFonts w:ascii="Consolas" w:hAnsi="Consolas" w:cs="Consolas"/>
          <w:noProof w:val="0"/>
          <w:color w:val="000000"/>
          <w:kern w:val="0"/>
          <w:sz w:val="24"/>
          <w:szCs w:val="24"/>
          <w:lang w:val="en-US"/>
        </w:rPr>
        <w:t>ID</w:t>
      </w:r>
      <w:proofErr w:type="gramEnd"/>
      <w:r w:rsidRPr="000E0400">
        <w:rPr>
          <w:rFonts w:ascii="Consolas" w:hAnsi="Consolas" w:cs="Consolas"/>
          <w:noProof w:val="0"/>
          <w:color w:val="808080"/>
          <w:kern w:val="0"/>
          <w:sz w:val="24"/>
          <w:szCs w:val="24"/>
          <w:lang w:val="en-US"/>
        </w:rPr>
        <w:t>,</w:t>
      </w:r>
      <w:r w:rsidRPr="000E0400">
        <w:rPr>
          <w:rFonts w:ascii="Consolas" w:hAnsi="Consolas" w:cs="Consolas"/>
          <w:noProof w:val="0"/>
          <w:color w:val="000000"/>
          <w:kern w:val="0"/>
          <w:sz w:val="24"/>
          <w:szCs w:val="24"/>
          <w:lang w:val="en-US"/>
        </w:rPr>
        <w:t xml:space="preserve"> </w:t>
      </w:r>
    </w:p>
    <w:p w14:paraId="47F10462" w14:textId="77777777" w:rsidR="008E7EB0" w:rsidRPr="000E0400" w:rsidRDefault="008E7EB0" w:rsidP="008E7E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onsolas" w:hAnsi="Consolas" w:cs="Consolas"/>
          <w:noProof w:val="0"/>
          <w:color w:val="000000"/>
          <w:kern w:val="0"/>
          <w:sz w:val="24"/>
          <w:szCs w:val="24"/>
          <w:lang w:val="en-US"/>
        </w:rPr>
      </w:pPr>
      <w:r w:rsidRPr="000E0400">
        <w:rPr>
          <w:rFonts w:ascii="Consolas" w:hAnsi="Consolas" w:cs="Consolas"/>
          <w:noProof w:val="0"/>
          <w:color w:val="000000"/>
          <w:kern w:val="0"/>
          <w:sz w:val="24"/>
          <w:szCs w:val="24"/>
          <w:lang w:val="en-US"/>
        </w:rPr>
        <w:tab/>
      </w:r>
      <w:r w:rsidRPr="000E0400">
        <w:rPr>
          <w:rFonts w:ascii="Consolas" w:hAnsi="Consolas" w:cs="Consolas"/>
          <w:noProof w:val="0"/>
          <w:color w:val="000000"/>
          <w:kern w:val="0"/>
          <w:sz w:val="24"/>
          <w:szCs w:val="24"/>
          <w:lang w:val="en-US"/>
        </w:rPr>
        <w:tab/>
      </w:r>
      <w:proofErr w:type="spellStart"/>
      <w:r w:rsidRPr="000E0400">
        <w:rPr>
          <w:rFonts w:ascii="Consolas" w:hAnsi="Consolas" w:cs="Consolas"/>
          <w:noProof w:val="0"/>
          <w:color w:val="000000"/>
          <w:kern w:val="0"/>
          <w:sz w:val="24"/>
          <w:szCs w:val="24"/>
          <w:lang w:val="en-US"/>
        </w:rPr>
        <w:t>Bill</w:t>
      </w:r>
      <w:r w:rsidRPr="000E0400">
        <w:rPr>
          <w:rFonts w:ascii="Consolas" w:hAnsi="Consolas" w:cs="Consolas"/>
          <w:noProof w:val="0"/>
          <w:color w:val="808080"/>
          <w:kern w:val="0"/>
          <w:sz w:val="24"/>
          <w:szCs w:val="24"/>
          <w:lang w:val="en-US"/>
        </w:rPr>
        <w:t>.</w:t>
      </w:r>
      <w:r w:rsidRPr="000E0400">
        <w:rPr>
          <w:rFonts w:ascii="Consolas" w:hAnsi="Consolas" w:cs="Consolas"/>
          <w:noProof w:val="0"/>
          <w:color w:val="000000"/>
          <w:kern w:val="0"/>
          <w:sz w:val="24"/>
          <w:szCs w:val="24"/>
          <w:lang w:val="en-US"/>
        </w:rPr>
        <w:t>categoryID</w:t>
      </w:r>
      <w:proofErr w:type="spellEnd"/>
      <w:r w:rsidRPr="000E0400">
        <w:rPr>
          <w:rFonts w:ascii="Consolas" w:hAnsi="Consolas" w:cs="Consolas"/>
          <w:noProof w:val="0"/>
          <w:color w:val="808080"/>
          <w:kern w:val="0"/>
          <w:sz w:val="24"/>
          <w:szCs w:val="24"/>
          <w:lang w:val="en-US"/>
        </w:rPr>
        <w:t>,</w:t>
      </w:r>
    </w:p>
    <w:p w14:paraId="0441FCC5" w14:textId="77777777" w:rsidR="008E7EB0" w:rsidRPr="000E0400" w:rsidRDefault="008E7EB0" w:rsidP="008E7E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onsolas" w:hAnsi="Consolas" w:cs="Consolas"/>
          <w:noProof w:val="0"/>
          <w:color w:val="000000"/>
          <w:kern w:val="0"/>
          <w:sz w:val="24"/>
          <w:szCs w:val="24"/>
          <w:lang w:val="en-US"/>
        </w:rPr>
      </w:pPr>
      <w:r w:rsidRPr="000E0400">
        <w:rPr>
          <w:rFonts w:ascii="Consolas" w:hAnsi="Consolas" w:cs="Consolas"/>
          <w:noProof w:val="0"/>
          <w:color w:val="000000"/>
          <w:kern w:val="0"/>
          <w:sz w:val="24"/>
          <w:szCs w:val="24"/>
          <w:lang w:val="en-US"/>
        </w:rPr>
        <w:tab/>
      </w:r>
      <w:r w:rsidRPr="000E0400">
        <w:rPr>
          <w:rFonts w:ascii="Consolas" w:hAnsi="Consolas" w:cs="Consolas"/>
          <w:noProof w:val="0"/>
          <w:color w:val="000000"/>
          <w:kern w:val="0"/>
          <w:sz w:val="24"/>
          <w:szCs w:val="24"/>
          <w:lang w:val="en-US"/>
        </w:rPr>
        <w:tab/>
      </w:r>
      <w:proofErr w:type="spellStart"/>
      <w:r w:rsidRPr="000E0400">
        <w:rPr>
          <w:rFonts w:ascii="Consolas" w:hAnsi="Consolas" w:cs="Consolas"/>
          <w:noProof w:val="0"/>
          <w:color w:val="000000"/>
          <w:kern w:val="0"/>
          <w:sz w:val="24"/>
          <w:szCs w:val="24"/>
          <w:lang w:val="en-US"/>
        </w:rPr>
        <w:t>Bill</w:t>
      </w:r>
      <w:r w:rsidRPr="000E0400">
        <w:rPr>
          <w:rFonts w:ascii="Consolas" w:hAnsi="Consolas" w:cs="Consolas"/>
          <w:noProof w:val="0"/>
          <w:color w:val="808080"/>
          <w:kern w:val="0"/>
          <w:sz w:val="24"/>
          <w:szCs w:val="24"/>
          <w:lang w:val="en-US"/>
        </w:rPr>
        <w:t>.</w:t>
      </w:r>
      <w:r w:rsidRPr="000E0400">
        <w:rPr>
          <w:rFonts w:ascii="Consolas" w:hAnsi="Consolas" w:cs="Consolas"/>
          <w:noProof w:val="0"/>
          <w:color w:val="0000FF"/>
          <w:kern w:val="0"/>
          <w:sz w:val="24"/>
          <w:szCs w:val="24"/>
          <w:lang w:val="en-US"/>
        </w:rPr>
        <w:t>dateTime</w:t>
      </w:r>
      <w:proofErr w:type="spellEnd"/>
      <w:r w:rsidRPr="000E0400">
        <w:rPr>
          <w:rFonts w:ascii="Consolas" w:hAnsi="Consolas" w:cs="Consolas"/>
          <w:noProof w:val="0"/>
          <w:color w:val="808080"/>
          <w:kern w:val="0"/>
          <w:sz w:val="24"/>
          <w:szCs w:val="24"/>
          <w:lang w:val="en-US"/>
        </w:rPr>
        <w:t>,</w:t>
      </w:r>
    </w:p>
    <w:p w14:paraId="728ACAE2" w14:textId="77777777" w:rsidR="008E7EB0" w:rsidRPr="000E0400" w:rsidRDefault="008E7EB0" w:rsidP="008E7E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onsolas" w:hAnsi="Consolas" w:cs="Consolas"/>
          <w:noProof w:val="0"/>
          <w:color w:val="000000"/>
          <w:kern w:val="0"/>
          <w:sz w:val="24"/>
          <w:szCs w:val="24"/>
          <w:lang w:val="en-US"/>
        </w:rPr>
      </w:pPr>
      <w:r w:rsidRPr="000E0400">
        <w:rPr>
          <w:rFonts w:ascii="Consolas" w:hAnsi="Consolas" w:cs="Consolas"/>
          <w:noProof w:val="0"/>
          <w:color w:val="000000"/>
          <w:kern w:val="0"/>
          <w:sz w:val="24"/>
          <w:szCs w:val="24"/>
          <w:lang w:val="en-US"/>
        </w:rPr>
        <w:tab/>
      </w:r>
      <w:r w:rsidRPr="000E0400">
        <w:rPr>
          <w:rFonts w:ascii="Consolas" w:hAnsi="Consolas" w:cs="Consolas"/>
          <w:noProof w:val="0"/>
          <w:color w:val="000000"/>
          <w:kern w:val="0"/>
          <w:sz w:val="24"/>
          <w:szCs w:val="24"/>
          <w:lang w:val="en-US"/>
        </w:rPr>
        <w:tab/>
      </w:r>
      <w:proofErr w:type="gramStart"/>
      <w:r w:rsidRPr="000E0400">
        <w:rPr>
          <w:rFonts w:ascii="Consolas" w:hAnsi="Consolas" w:cs="Consolas"/>
          <w:noProof w:val="0"/>
          <w:color w:val="FF00FF"/>
          <w:kern w:val="0"/>
          <w:sz w:val="24"/>
          <w:szCs w:val="24"/>
          <w:lang w:val="en-US"/>
        </w:rPr>
        <w:t>SUM</w:t>
      </w:r>
      <w:r w:rsidRPr="000E0400">
        <w:rPr>
          <w:rFonts w:ascii="Consolas" w:hAnsi="Consolas" w:cs="Consolas"/>
          <w:noProof w:val="0"/>
          <w:color w:val="808080"/>
          <w:kern w:val="0"/>
          <w:sz w:val="24"/>
          <w:szCs w:val="24"/>
          <w:lang w:val="en-US"/>
        </w:rPr>
        <w:t>(</w:t>
      </w:r>
      <w:proofErr w:type="spellStart"/>
      <w:proofErr w:type="gramEnd"/>
      <w:r w:rsidRPr="000E0400">
        <w:rPr>
          <w:rFonts w:ascii="Consolas" w:hAnsi="Consolas" w:cs="Consolas"/>
          <w:noProof w:val="0"/>
          <w:color w:val="000000"/>
          <w:kern w:val="0"/>
          <w:sz w:val="24"/>
          <w:szCs w:val="24"/>
          <w:lang w:val="en-US"/>
        </w:rPr>
        <w:t>totalPrice</w:t>
      </w:r>
      <w:proofErr w:type="spellEnd"/>
      <w:r w:rsidRPr="000E0400">
        <w:rPr>
          <w:rFonts w:ascii="Consolas" w:hAnsi="Consolas" w:cs="Consolas"/>
          <w:noProof w:val="0"/>
          <w:color w:val="808080"/>
          <w:kern w:val="0"/>
          <w:sz w:val="24"/>
          <w:szCs w:val="24"/>
          <w:lang w:val="en-US"/>
        </w:rPr>
        <w:t>)</w:t>
      </w:r>
      <w:r w:rsidRPr="000E0400">
        <w:rPr>
          <w:rFonts w:ascii="Consolas" w:hAnsi="Consolas" w:cs="Consolas"/>
          <w:noProof w:val="0"/>
          <w:color w:val="000000"/>
          <w:kern w:val="0"/>
          <w:sz w:val="24"/>
          <w:szCs w:val="24"/>
          <w:lang w:val="en-US"/>
        </w:rPr>
        <w:t xml:space="preserve"> </w:t>
      </w:r>
      <w:r w:rsidRPr="000E0400">
        <w:rPr>
          <w:rFonts w:ascii="Consolas" w:hAnsi="Consolas" w:cs="Consolas"/>
          <w:noProof w:val="0"/>
          <w:color w:val="0000FF"/>
          <w:kern w:val="0"/>
          <w:sz w:val="24"/>
          <w:szCs w:val="24"/>
          <w:lang w:val="en-US"/>
        </w:rPr>
        <w:t>AS</w:t>
      </w:r>
      <w:r w:rsidRPr="000E0400">
        <w:rPr>
          <w:rFonts w:ascii="Consolas" w:hAnsi="Consolas" w:cs="Consolas"/>
          <w:noProof w:val="0"/>
          <w:color w:val="000000"/>
          <w:kern w:val="0"/>
          <w:sz w:val="24"/>
          <w:szCs w:val="24"/>
          <w:lang w:val="en-US"/>
        </w:rPr>
        <w:t xml:space="preserve"> </w:t>
      </w:r>
      <w:proofErr w:type="spellStart"/>
      <w:r w:rsidRPr="000E0400">
        <w:rPr>
          <w:rFonts w:ascii="Consolas" w:hAnsi="Consolas" w:cs="Consolas"/>
          <w:noProof w:val="0"/>
          <w:color w:val="000000"/>
          <w:kern w:val="0"/>
          <w:sz w:val="24"/>
          <w:szCs w:val="24"/>
          <w:lang w:val="en-US"/>
        </w:rPr>
        <w:t>totalPrice</w:t>
      </w:r>
      <w:proofErr w:type="spellEnd"/>
      <w:r w:rsidRPr="000E0400">
        <w:rPr>
          <w:rFonts w:ascii="Consolas" w:hAnsi="Consolas" w:cs="Consolas"/>
          <w:noProof w:val="0"/>
          <w:color w:val="808080"/>
          <w:kern w:val="0"/>
          <w:sz w:val="24"/>
          <w:szCs w:val="24"/>
          <w:lang w:val="en-US"/>
        </w:rPr>
        <w:t>,</w:t>
      </w:r>
      <w:r w:rsidRPr="000E0400">
        <w:rPr>
          <w:rFonts w:ascii="Consolas" w:hAnsi="Consolas" w:cs="Consolas"/>
          <w:noProof w:val="0"/>
          <w:color w:val="000000"/>
          <w:kern w:val="0"/>
          <w:sz w:val="24"/>
          <w:szCs w:val="24"/>
          <w:lang w:val="en-US"/>
        </w:rPr>
        <w:t xml:space="preserve"> </w:t>
      </w:r>
    </w:p>
    <w:p w14:paraId="51963E94" w14:textId="77777777" w:rsidR="008E7EB0" w:rsidRPr="000E0400" w:rsidRDefault="008E7EB0" w:rsidP="008E7E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onsolas" w:hAnsi="Consolas" w:cs="Consolas"/>
          <w:noProof w:val="0"/>
          <w:color w:val="000000"/>
          <w:kern w:val="0"/>
          <w:sz w:val="24"/>
          <w:szCs w:val="24"/>
          <w:lang w:val="en-US"/>
        </w:rPr>
      </w:pPr>
      <w:r w:rsidRPr="000E0400">
        <w:rPr>
          <w:rFonts w:ascii="Consolas" w:hAnsi="Consolas" w:cs="Consolas"/>
          <w:noProof w:val="0"/>
          <w:color w:val="000000"/>
          <w:kern w:val="0"/>
          <w:sz w:val="24"/>
          <w:szCs w:val="24"/>
          <w:lang w:val="en-US"/>
        </w:rPr>
        <w:tab/>
      </w:r>
      <w:r w:rsidRPr="000E0400">
        <w:rPr>
          <w:rFonts w:ascii="Consolas" w:hAnsi="Consolas" w:cs="Consolas"/>
          <w:noProof w:val="0"/>
          <w:color w:val="000000"/>
          <w:kern w:val="0"/>
          <w:sz w:val="24"/>
          <w:szCs w:val="24"/>
          <w:lang w:val="en-US"/>
        </w:rPr>
        <w:tab/>
      </w:r>
      <w:r w:rsidRPr="000E0400">
        <w:rPr>
          <w:rFonts w:ascii="Consolas" w:hAnsi="Consolas" w:cs="Consolas"/>
          <w:noProof w:val="0"/>
          <w:color w:val="0000FF"/>
          <w:kern w:val="0"/>
          <w:sz w:val="24"/>
          <w:szCs w:val="24"/>
          <w:lang w:val="en-US"/>
        </w:rPr>
        <w:t>CASE</w:t>
      </w:r>
      <w:r w:rsidRPr="000E0400">
        <w:rPr>
          <w:rFonts w:ascii="Consolas" w:hAnsi="Consolas" w:cs="Consolas"/>
          <w:noProof w:val="0"/>
          <w:color w:val="000000"/>
          <w:kern w:val="0"/>
          <w:sz w:val="24"/>
          <w:szCs w:val="24"/>
          <w:lang w:val="en-US"/>
        </w:rPr>
        <w:t xml:space="preserve"> </w:t>
      </w:r>
    </w:p>
    <w:p w14:paraId="0BEBA4FC" w14:textId="77777777" w:rsidR="008E7EB0" w:rsidRPr="000E0400" w:rsidRDefault="008E7EB0" w:rsidP="008E7E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onsolas" w:hAnsi="Consolas" w:cs="Consolas"/>
          <w:noProof w:val="0"/>
          <w:color w:val="000000"/>
          <w:kern w:val="0"/>
          <w:sz w:val="24"/>
          <w:szCs w:val="24"/>
          <w:lang w:val="en-US"/>
        </w:rPr>
      </w:pPr>
      <w:r w:rsidRPr="000E0400">
        <w:rPr>
          <w:rFonts w:ascii="Consolas" w:hAnsi="Consolas" w:cs="Consolas"/>
          <w:noProof w:val="0"/>
          <w:color w:val="000000"/>
          <w:kern w:val="0"/>
          <w:sz w:val="24"/>
          <w:szCs w:val="24"/>
          <w:lang w:val="en-US"/>
        </w:rPr>
        <w:tab/>
      </w:r>
      <w:r w:rsidRPr="000E0400">
        <w:rPr>
          <w:rFonts w:ascii="Consolas" w:hAnsi="Consolas" w:cs="Consolas"/>
          <w:noProof w:val="0"/>
          <w:color w:val="000000"/>
          <w:kern w:val="0"/>
          <w:sz w:val="24"/>
          <w:szCs w:val="24"/>
          <w:lang w:val="en-US"/>
        </w:rPr>
        <w:tab/>
      </w:r>
      <w:r w:rsidRPr="000E0400">
        <w:rPr>
          <w:rFonts w:ascii="Consolas" w:hAnsi="Consolas" w:cs="Consolas"/>
          <w:noProof w:val="0"/>
          <w:color w:val="000000"/>
          <w:kern w:val="0"/>
          <w:sz w:val="24"/>
          <w:szCs w:val="24"/>
          <w:lang w:val="en-US"/>
        </w:rPr>
        <w:tab/>
      </w:r>
      <w:r w:rsidRPr="000E0400">
        <w:rPr>
          <w:rFonts w:ascii="Consolas" w:hAnsi="Consolas" w:cs="Consolas"/>
          <w:noProof w:val="0"/>
          <w:color w:val="0000FF"/>
          <w:kern w:val="0"/>
          <w:sz w:val="24"/>
          <w:szCs w:val="24"/>
          <w:lang w:val="en-US"/>
        </w:rPr>
        <w:t>WHEN</w:t>
      </w:r>
      <w:r w:rsidRPr="000E0400">
        <w:rPr>
          <w:rFonts w:ascii="Consolas" w:hAnsi="Consolas" w:cs="Consolas"/>
          <w:noProof w:val="0"/>
          <w:color w:val="000000"/>
          <w:kern w:val="0"/>
          <w:sz w:val="24"/>
          <w:szCs w:val="24"/>
          <w:lang w:val="en-US"/>
        </w:rPr>
        <w:t xml:space="preserve"> </w:t>
      </w:r>
      <w:proofErr w:type="spellStart"/>
      <w:r w:rsidRPr="000E0400">
        <w:rPr>
          <w:rFonts w:ascii="Consolas" w:hAnsi="Consolas" w:cs="Consolas"/>
          <w:noProof w:val="0"/>
          <w:color w:val="000000"/>
          <w:kern w:val="0"/>
          <w:sz w:val="24"/>
          <w:szCs w:val="24"/>
          <w:lang w:val="en-US"/>
        </w:rPr>
        <w:t>Bill</w:t>
      </w:r>
      <w:r w:rsidRPr="000E0400">
        <w:rPr>
          <w:rFonts w:ascii="Consolas" w:hAnsi="Consolas" w:cs="Consolas"/>
          <w:noProof w:val="0"/>
          <w:color w:val="808080"/>
          <w:kern w:val="0"/>
          <w:sz w:val="24"/>
          <w:szCs w:val="24"/>
          <w:lang w:val="en-US"/>
        </w:rPr>
        <w:t>.</w:t>
      </w:r>
      <w:r w:rsidRPr="000E0400">
        <w:rPr>
          <w:rFonts w:ascii="Consolas" w:hAnsi="Consolas" w:cs="Consolas"/>
          <w:noProof w:val="0"/>
          <w:color w:val="000000"/>
          <w:kern w:val="0"/>
          <w:sz w:val="24"/>
          <w:szCs w:val="24"/>
          <w:lang w:val="en-US"/>
        </w:rPr>
        <w:t>categoryID</w:t>
      </w:r>
      <w:proofErr w:type="spellEnd"/>
      <w:r w:rsidRPr="000E0400">
        <w:rPr>
          <w:rFonts w:ascii="Consolas" w:hAnsi="Consolas" w:cs="Consolas"/>
          <w:noProof w:val="0"/>
          <w:color w:val="000000"/>
          <w:kern w:val="0"/>
          <w:sz w:val="24"/>
          <w:szCs w:val="24"/>
          <w:lang w:val="en-US"/>
        </w:rPr>
        <w:t xml:space="preserve"> </w:t>
      </w:r>
      <w:r w:rsidRPr="000E0400">
        <w:rPr>
          <w:rFonts w:ascii="Consolas" w:hAnsi="Consolas" w:cs="Consolas"/>
          <w:noProof w:val="0"/>
          <w:color w:val="808080"/>
          <w:kern w:val="0"/>
          <w:sz w:val="24"/>
          <w:szCs w:val="24"/>
          <w:lang w:val="en-US"/>
        </w:rPr>
        <w:t>=</w:t>
      </w:r>
      <w:r w:rsidRPr="000E0400">
        <w:rPr>
          <w:rFonts w:ascii="Consolas" w:hAnsi="Consolas" w:cs="Consolas"/>
          <w:noProof w:val="0"/>
          <w:color w:val="000000"/>
          <w:kern w:val="0"/>
          <w:sz w:val="24"/>
          <w:szCs w:val="24"/>
          <w:lang w:val="en-US"/>
        </w:rPr>
        <w:t xml:space="preserve"> </w:t>
      </w:r>
      <w:r w:rsidRPr="000E0400">
        <w:rPr>
          <w:rFonts w:ascii="Consolas" w:hAnsi="Consolas" w:cs="Consolas"/>
          <w:noProof w:val="0"/>
          <w:color w:val="FF0000"/>
          <w:kern w:val="0"/>
          <w:sz w:val="24"/>
          <w:szCs w:val="24"/>
          <w:lang w:val="en-US"/>
        </w:rPr>
        <w:t>'BC01'</w:t>
      </w:r>
      <w:r w:rsidRPr="000E0400">
        <w:rPr>
          <w:rFonts w:ascii="Consolas" w:hAnsi="Consolas" w:cs="Consolas"/>
          <w:noProof w:val="0"/>
          <w:color w:val="000000"/>
          <w:kern w:val="0"/>
          <w:sz w:val="24"/>
          <w:szCs w:val="24"/>
          <w:lang w:val="en-US"/>
        </w:rPr>
        <w:t xml:space="preserve"> </w:t>
      </w:r>
      <w:r w:rsidRPr="000E0400">
        <w:rPr>
          <w:rFonts w:ascii="Consolas" w:hAnsi="Consolas" w:cs="Consolas"/>
          <w:noProof w:val="0"/>
          <w:color w:val="808080"/>
          <w:kern w:val="0"/>
          <w:sz w:val="24"/>
          <w:szCs w:val="24"/>
          <w:lang w:val="en-US"/>
        </w:rPr>
        <w:t>OR</w:t>
      </w:r>
      <w:r w:rsidRPr="000E0400">
        <w:rPr>
          <w:rFonts w:ascii="Consolas" w:hAnsi="Consolas" w:cs="Consolas"/>
          <w:noProof w:val="0"/>
          <w:color w:val="000000"/>
          <w:kern w:val="0"/>
          <w:sz w:val="24"/>
          <w:szCs w:val="24"/>
          <w:lang w:val="en-US"/>
        </w:rPr>
        <w:t xml:space="preserve"> </w:t>
      </w:r>
      <w:proofErr w:type="spellStart"/>
      <w:r w:rsidRPr="000E0400">
        <w:rPr>
          <w:rFonts w:ascii="Consolas" w:hAnsi="Consolas" w:cs="Consolas"/>
          <w:noProof w:val="0"/>
          <w:color w:val="000000"/>
          <w:kern w:val="0"/>
          <w:sz w:val="24"/>
          <w:szCs w:val="24"/>
          <w:lang w:val="en-US"/>
        </w:rPr>
        <w:t>Bill</w:t>
      </w:r>
      <w:r w:rsidRPr="000E0400">
        <w:rPr>
          <w:rFonts w:ascii="Consolas" w:hAnsi="Consolas" w:cs="Consolas"/>
          <w:noProof w:val="0"/>
          <w:color w:val="808080"/>
          <w:kern w:val="0"/>
          <w:sz w:val="24"/>
          <w:szCs w:val="24"/>
          <w:lang w:val="en-US"/>
        </w:rPr>
        <w:t>.</w:t>
      </w:r>
      <w:r w:rsidRPr="000E0400">
        <w:rPr>
          <w:rFonts w:ascii="Consolas" w:hAnsi="Consolas" w:cs="Consolas"/>
          <w:noProof w:val="0"/>
          <w:color w:val="000000"/>
          <w:kern w:val="0"/>
          <w:sz w:val="24"/>
          <w:szCs w:val="24"/>
          <w:lang w:val="en-US"/>
        </w:rPr>
        <w:t>categoryID</w:t>
      </w:r>
      <w:proofErr w:type="spellEnd"/>
      <w:r w:rsidRPr="000E0400">
        <w:rPr>
          <w:rFonts w:ascii="Consolas" w:hAnsi="Consolas" w:cs="Consolas"/>
          <w:noProof w:val="0"/>
          <w:color w:val="000000"/>
          <w:kern w:val="0"/>
          <w:sz w:val="24"/>
          <w:szCs w:val="24"/>
          <w:lang w:val="en-US"/>
        </w:rPr>
        <w:t xml:space="preserve"> </w:t>
      </w:r>
      <w:r w:rsidRPr="000E0400">
        <w:rPr>
          <w:rFonts w:ascii="Consolas" w:hAnsi="Consolas" w:cs="Consolas"/>
          <w:noProof w:val="0"/>
          <w:color w:val="808080"/>
          <w:kern w:val="0"/>
          <w:sz w:val="24"/>
          <w:szCs w:val="24"/>
          <w:lang w:val="en-US"/>
        </w:rPr>
        <w:t>=</w:t>
      </w:r>
      <w:r w:rsidRPr="000E0400">
        <w:rPr>
          <w:rFonts w:ascii="Consolas" w:hAnsi="Consolas" w:cs="Consolas"/>
          <w:noProof w:val="0"/>
          <w:color w:val="000000"/>
          <w:kern w:val="0"/>
          <w:sz w:val="24"/>
          <w:szCs w:val="24"/>
          <w:lang w:val="en-US"/>
        </w:rPr>
        <w:t xml:space="preserve"> </w:t>
      </w:r>
      <w:r w:rsidRPr="000E0400">
        <w:rPr>
          <w:rFonts w:ascii="Consolas" w:hAnsi="Consolas" w:cs="Consolas"/>
          <w:noProof w:val="0"/>
          <w:color w:val="FF0000"/>
          <w:kern w:val="0"/>
          <w:sz w:val="24"/>
          <w:szCs w:val="24"/>
          <w:lang w:val="en-US"/>
        </w:rPr>
        <w:t>'BC02'</w:t>
      </w:r>
      <w:r w:rsidRPr="000E0400">
        <w:rPr>
          <w:rFonts w:ascii="Consolas" w:hAnsi="Consolas" w:cs="Consolas"/>
          <w:noProof w:val="0"/>
          <w:color w:val="000000"/>
          <w:kern w:val="0"/>
          <w:sz w:val="24"/>
          <w:szCs w:val="24"/>
          <w:lang w:val="en-US"/>
        </w:rPr>
        <w:t xml:space="preserve"> </w:t>
      </w:r>
      <w:r w:rsidRPr="000E0400">
        <w:rPr>
          <w:rFonts w:ascii="Consolas" w:hAnsi="Consolas" w:cs="Consolas"/>
          <w:noProof w:val="0"/>
          <w:color w:val="0000FF"/>
          <w:kern w:val="0"/>
          <w:sz w:val="24"/>
          <w:szCs w:val="24"/>
          <w:lang w:val="en-US"/>
        </w:rPr>
        <w:t>THEN</w:t>
      </w:r>
      <w:r w:rsidRPr="000E0400">
        <w:rPr>
          <w:rFonts w:ascii="Consolas" w:hAnsi="Consolas" w:cs="Consolas"/>
          <w:noProof w:val="0"/>
          <w:color w:val="000000"/>
          <w:kern w:val="0"/>
          <w:sz w:val="24"/>
          <w:szCs w:val="24"/>
          <w:lang w:val="en-US"/>
        </w:rPr>
        <w:t xml:space="preserve"> </w:t>
      </w:r>
    </w:p>
    <w:p w14:paraId="6A251CA1" w14:textId="77777777" w:rsidR="008E7EB0" w:rsidRPr="000E0400" w:rsidRDefault="008E7EB0" w:rsidP="008E7E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onsolas" w:hAnsi="Consolas" w:cs="Consolas"/>
          <w:noProof w:val="0"/>
          <w:color w:val="000000"/>
          <w:kern w:val="0"/>
          <w:sz w:val="24"/>
          <w:szCs w:val="24"/>
          <w:lang w:val="en-US"/>
        </w:rPr>
      </w:pPr>
      <w:r w:rsidRPr="000E0400">
        <w:rPr>
          <w:rFonts w:ascii="Consolas" w:hAnsi="Consolas" w:cs="Consolas"/>
          <w:noProof w:val="0"/>
          <w:color w:val="000000"/>
          <w:kern w:val="0"/>
          <w:sz w:val="24"/>
          <w:szCs w:val="24"/>
          <w:lang w:val="en-US"/>
        </w:rPr>
        <w:tab/>
      </w:r>
      <w:r w:rsidRPr="000E0400">
        <w:rPr>
          <w:rFonts w:ascii="Consolas" w:hAnsi="Consolas" w:cs="Consolas"/>
          <w:noProof w:val="0"/>
          <w:color w:val="000000"/>
          <w:kern w:val="0"/>
          <w:sz w:val="24"/>
          <w:szCs w:val="24"/>
          <w:lang w:val="en-US"/>
        </w:rPr>
        <w:tab/>
      </w:r>
      <w:r w:rsidRPr="000E0400">
        <w:rPr>
          <w:rFonts w:ascii="Consolas" w:hAnsi="Consolas" w:cs="Consolas"/>
          <w:noProof w:val="0"/>
          <w:color w:val="000000"/>
          <w:kern w:val="0"/>
          <w:sz w:val="24"/>
          <w:szCs w:val="24"/>
          <w:lang w:val="en-US"/>
        </w:rPr>
        <w:tab/>
      </w:r>
      <w:r w:rsidRPr="000E0400">
        <w:rPr>
          <w:rFonts w:ascii="Consolas" w:hAnsi="Consolas" w:cs="Consolas"/>
          <w:noProof w:val="0"/>
          <w:color w:val="000000"/>
          <w:kern w:val="0"/>
          <w:sz w:val="24"/>
          <w:szCs w:val="24"/>
          <w:lang w:val="en-US"/>
        </w:rPr>
        <w:tab/>
      </w:r>
      <w:r w:rsidRPr="000E0400">
        <w:rPr>
          <w:rFonts w:ascii="Consolas" w:hAnsi="Consolas" w:cs="Consolas"/>
          <w:noProof w:val="0"/>
          <w:color w:val="0000FF"/>
          <w:kern w:val="0"/>
          <w:sz w:val="24"/>
          <w:szCs w:val="24"/>
          <w:lang w:val="en-US"/>
        </w:rPr>
        <w:t>CASE</w:t>
      </w:r>
      <w:r w:rsidRPr="000E0400">
        <w:rPr>
          <w:rFonts w:ascii="Consolas" w:hAnsi="Consolas" w:cs="Consolas"/>
          <w:noProof w:val="0"/>
          <w:color w:val="000000"/>
          <w:kern w:val="0"/>
          <w:sz w:val="24"/>
          <w:szCs w:val="24"/>
          <w:lang w:val="en-US"/>
        </w:rPr>
        <w:t xml:space="preserve"> </w:t>
      </w:r>
    </w:p>
    <w:p w14:paraId="2CC83876" w14:textId="77777777" w:rsidR="008E7EB0" w:rsidRPr="000E0400" w:rsidRDefault="008E7EB0" w:rsidP="008E7E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onsolas" w:hAnsi="Consolas" w:cs="Consolas"/>
          <w:noProof w:val="0"/>
          <w:color w:val="000000"/>
          <w:kern w:val="0"/>
          <w:sz w:val="24"/>
          <w:szCs w:val="24"/>
          <w:lang w:val="en-US"/>
        </w:rPr>
      </w:pPr>
      <w:r w:rsidRPr="000E0400">
        <w:rPr>
          <w:rFonts w:ascii="Consolas" w:hAnsi="Consolas" w:cs="Consolas"/>
          <w:noProof w:val="0"/>
          <w:color w:val="000000"/>
          <w:kern w:val="0"/>
          <w:sz w:val="24"/>
          <w:szCs w:val="24"/>
          <w:lang w:val="en-US"/>
        </w:rPr>
        <w:tab/>
      </w:r>
      <w:r w:rsidRPr="000E0400">
        <w:rPr>
          <w:rFonts w:ascii="Consolas" w:hAnsi="Consolas" w:cs="Consolas"/>
          <w:noProof w:val="0"/>
          <w:color w:val="000000"/>
          <w:kern w:val="0"/>
          <w:sz w:val="24"/>
          <w:szCs w:val="24"/>
          <w:lang w:val="en-US"/>
        </w:rPr>
        <w:tab/>
      </w:r>
      <w:r w:rsidRPr="000E0400">
        <w:rPr>
          <w:rFonts w:ascii="Consolas" w:hAnsi="Consolas" w:cs="Consolas"/>
          <w:noProof w:val="0"/>
          <w:color w:val="000000"/>
          <w:kern w:val="0"/>
          <w:sz w:val="24"/>
          <w:szCs w:val="24"/>
          <w:lang w:val="en-US"/>
        </w:rPr>
        <w:tab/>
      </w:r>
      <w:r w:rsidRPr="000E0400">
        <w:rPr>
          <w:rFonts w:ascii="Consolas" w:hAnsi="Consolas" w:cs="Consolas"/>
          <w:noProof w:val="0"/>
          <w:color w:val="000000"/>
          <w:kern w:val="0"/>
          <w:sz w:val="24"/>
          <w:szCs w:val="24"/>
          <w:lang w:val="en-US"/>
        </w:rPr>
        <w:tab/>
      </w:r>
      <w:r w:rsidRPr="000E0400">
        <w:rPr>
          <w:rFonts w:ascii="Consolas" w:hAnsi="Consolas" w:cs="Consolas"/>
          <w:noProof w:val="0"/>
          <w:color w:val="000000"/>
          <w:kern w:val="0"/>
          <w:sz w:val="24"/>
          <w:szCs w:val="24"/>
          <w:lang w:val="en-US"/>
        </w:rPr>
        <w:tab/>
      </w:r>
      <w:r w:rsidRPr="000E0400">
        <w:rPr>
          <w:rFonts w:ascii="Consolas" w:hAnsi="Consolas" w:cs="Consolas"/>
          <w:noProof w:val="0"/>
          <w:color w:val="0000FF"/>
          <w:kern w:val="0"/>
          <w:sz w:val="24"/>
          <w:szCs w:val="24"/>
          <w:lang w:val="en-US"/>
        </w:rPr>
        <w:t>WHEN</w:t>
      </w:r>
      <w:r w:rsidRPr="000E0400">
        <w:rPr>
          <w:rFonts w:ascii="Consolas" w:hAnsi="Consolas" w:cs="Consolas"/>
          <w:noProof w:val="0"/>
          <w:color w:val="000000"/>
          <w:kern w:val="0"/>
          <w:sz w:val="24"/>
          <w:szCs w:val="24"/>
          <w:lang w:val="en-US"/>
        </w:rPr>
        <w:t xml:space="preserve"> </w:t>
      </w:r>
      <w:proofErr w:type="spellStart"/>
      <w:r w:rsidRPr="000E0400">
        <w:rPr>
          <w:rFonts w:ascii="Consolas" w:hAnsi="Consolas" w:cs="Consolas"/>
          <w:noProof w:val="0"/>
          <w:color w:val="000000"/>
          <w:kern w:val="0"/>
          <w:sz w:val="24"/>
          <w:szCs w:val="24"/>
          <w:lang w:val="en-US"/>
        </w:rPr>
        <w:t>Customer</w:t>
      </w:r>
      <w:r w:rsidRPr="000E0400">
        <w:rPr>
          <w:rFonts w:ascii="Consolas" w:hAnsi="Consolas" w:cs="Consolas"/>
          <w:noProof w:val="0"/>
          <w:color w:val="808080"/>
          <w:kern w:val="0"/>
          <w:sz w:val="24"/>
          <w:szCs w:val="24"/>
          <w:lang w:val="en-US"/>
        </w:rPr>
        <w:t>.</w:t>
      </w:r>
      <w:r w:rsidRPr="000E0400">
        <w:rPr>
          <w:rFonts w:ascii="Consolas" w:hAnsi="Consolas" w:cs="Consolas"/>
          <w:noProof w:val="0"/>
          <w:color w:val="000000"/>
          <w:kern w:val="0"/>
          <w:sz w:val="24"/>
          <w:szCs w:val="24"/>
          <w:lang w:val="en-US"/>
        </w:rPr>
        <w:t>bonusPoint</w:t>
      </w:r>
      <w:proofErr w:type="spellEnd"/>
      <w:r w:rsidRPr="000E0400">
        <w:rPr>
          <w:rFonts w:ascii="Consolas" w:hAnsi="Consolas" w:cs="Consolas"/>
          <w:noProof w:val="0"/>
          <w:color w:val="000000"/>
          <w:kern w:val="0"/>
          <w:sz w:val="24"/>
          <w:szCs w:val="24"/>
          <w:lang w:val="en-US"/>
        </w:rPr>
        <w:t xml:space="preserve"> </w:t>
      </w:r>
      <w:r w:rsidRPr="000E0400">
        <w:rPr>
          <w:rFonts w:ascii="Consolas" w:hAnsi="Consolas" w:cs="Consolas"/>
          <w:noProof w:val="0"/>
          <w:color w:val="808080"/>
          <w:kern w:val="0"/>
          <w:sz w:val="24"/>
          <w:szCs w:val="24"/>
          <w:lang w:val="en-US"/>
        </w:rPr>
        <w:t>&lt;</w:t>
      </w:r>
      <w:r w:rsidRPr="000E0400">
        <w:rPr>
          <w:rFonts w:ascii="Consolas" w:hAnsi="Consolas" w:cs="Consolas"/>
          <w:noProof w:val="0"/>
          <w:color w:val="000000"/>
          <w:kern w:val="0"/>
          <w:sz w:val="24"/>
          <w:szCs w:val="24"/>
          <w:lang w:val="en-US"/>
        </w:rPr>
        <w:t xml:space="preserve"> 200 </w:t>
      </w:r>
      <w:r w:rsidRPr="000E0400">
        <w:rPr>
          <w:rFonts w:ascii="Consolas" w:hAnsi="Consolas" w:cs="Consolas"/>
          <w:noProof w:val="0"/>
          <w:color w:val="0000FF"/>
          <w:kern w:val="0"/>
          <w:sz w:val="24"/>
          <w:szCs w:val="24"/>
          <w:lang w:val="en-US"/>
        </w:rPr>
        <w:t>THEN</w:t>
      </w:r>
      <w:r w:rsidRPr="000E0400">
        <w:rPr>
          <w:rFonts w:ascii="Consolas" w:hAnsi="Consolas" w:cs="Consolas"/>
          <w:noProof w:val="0"/>
          <w:color w:val="000000"/>
          <w:kern w:val="0"/>
          <w:sz w:val="24"/>
          <w:szCs w:val="24"/>
          <w:lang w:val="en-US"/>
        </w:rPr>
        <w:t xml:space="preserve"> 0</w:t>
      </w:r>
    </w:p>
    <w:p w14:paraId="182AD6E5" w14:textId="77777777" w:rsidR="008E7EB0" w:rsidRPr="000E0400" w:rsidRDefault="008E7EB0" w:rsidP="008E7E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onsolas" w:hAnsi="Consolas" w:cs="Consolas"/>
          <w:noProof w:val="0"/>
          <w:color w:val="000000"/>
          <w:kern w:val="0"/>
          <w:sz w:val="24"/>
          <w:szCs w:val="24"/>
          <w:lang w:val="en-US"/>
        </w:rPr>
      </w:pPr>
      <w:r w:rsidRPr="000E0400">
        <w:rPr>
          <w:rFonts w:ascii="Consolas" w:hAnsi="Consolas" w:cs="Consolas"/>
          <w:noProof w:val="0"/>
          <w:color w:val="000000"/>
          <w:kern w:val="0"/>
          <w:sz w:val="24"/>
          <w:szCs w:val="24"/>
          <w:lang w:val="en-US"/>
        </w:rPr>
        <w:tab/>
      </w:r>
      <w:r w:rsidRPr="000E0400">
        <w:rPr>
          <w:rFonts w:ascii="Consolas" w:hAnsi="Consolas" w:cs="Consolas"/>
          <w:noProof w:val="0"/>
          <w:color w:val="000000"/>
          <w:kern w:val="0"/>
          <w:sz w:val="24"/>
          <w:szCs w:val="24"/>
          <w:lang w:val="en-US"/>
        </w:rPr>
        <w:tab/>
      </w:r>
      <w:r w:rsidRPr="000E0400">
        <w:rPr>
          <w:rFonts w:ascii="Consolas" w:hAnsi="Consolas" w:cs="Consolas"/>
          <w:noProof w:val="0"/>
          <w:color w:val="000000"/>
          <w:kern w:val="0"/>
          <w:sz w:val="24"/>
          <w:szCs w:val="24"/>
          <w:lang w:val="en-US"/>
        </w:rPr>
        <w:tab/>
      </w:r>
      <w:r w:rsidRPr="000E0400">
        <w:rPr>
          <w:rFonts w:ascii="Consolas" w:hAnsi="Consolas" w:cs="Consolas"/>
          <w:noProof w:val="0"/>
          <w:color w:val="000000"/>
          <w:kern w:val="0"/>
          <w:sz w:val="24"/>
          <w:szCs w:val="24"/>
          <w:lang w:val="en-US"/>
        </w:rPr>
        <w:tab/>
      </w:r>
      <w:r w:rsidRPr="000E0400">
        <w:rPr>
          <w:rFonts w:ascii="Consolas" w:hAnsi="Consolas" w:cs="Consolas"/>
          <w:noProof w:val="0"/>
          <w:color w:val="000000"/>
          <w:kern w:val="0"/>
          <w:sz w:val="24"/>
          <w:szCs w:val="24"/>
          <w:lang w:val="en-US"/>
        </w:rPr>
        <w:tab/>
      </w:r>
      <w:r w:rsidRPr="000E0400">
        <w:rPr>
          <w:rFonts w:ascii="Consolas" w:hAnsi="Consolas" w:cs="Consolas"/>
          <w:noProof w:val="0"/>
          <w:color w:val="0000FF"/>
          <w:kern w:val="0"/>
          <w:sz w:val="24"/>
          <w:szCs w:val="24"/>
          <w:lang w:val="en-US"/>
        </w:rPr>
        <w:t>WHEN</w:t>
      </w:r>
      <w:r w:rsidRPr="000E0400">
        <w:rPr>
          <w:rFonts w:ascii="Consolas" w:hAnsi="Consolas" w:cs="Consolas"/>
          <w:noProof w:val="0"/>
          <w:color w:val="000000"/>
          <w:kern w:val="0"/>
          <w:sz w:val="24"/>
          <w:szCs w:val="24"/>
          <w:lang w:val="en-US"/>
        </w:rPr>
        <w:t xml:space="preserve"> </w:t>
      </w:r>
      <w:proofErr w:type="spellStart"/>
      <w:r w:rsidRPr="000E0400">
        <w:rPr>
          <w:rFonts w:ascii="Consolas" w:hAnsi="Consolas" w:cs="Consolas"/>
          <w:noProof w:val="0"/>
          <w:color w:val="000000"/>
          <w:kern w:val="0"/>
          <w:sz w:val="24"/>
          <w:szCs w:val="24"/>
          <w:lang w:val="en-US"/>
        </w:rPr>
        <w:t>Customer</w:t>
      </w:r>
      <w:r w:rsidRPr="000E0400">
        <w:rPr>
          <w:rFonts w:ascii="Consolas" w:hAnsi="Consolas" w:cs="Consolas"/>
          <w:noProof w:val="0"/>
          <w:color w:val="808080"/>
          <w:kern w:val="0"/>
          <w:sz w:val="24"/>
          <w:szCs w:val="24"/>
          <w:lang w:val="en-US"/>
        </w:rPr>
        <w:t>.</w:t>
      </w:r>
      <w:r w:rsidRPr="000E0400">
        <w:rPr>
          <w:rFonts w:ascii="Consolas" w:hAnsi="Consolas" w:cs="Consolas"/>
          <w:noProof w:val="0"/>
          <w:color w:val="000000"/>
          <w:kern w:val="0"/>
          <w:sz w:val="24"/>
          <w:szCs w:val="24"/>
          <w:lang w:val="en-US"/>
        </w:rPr>
        <w:t>bonusPoint</w:t>
      </w:r>
      <w:proofErr w:type="spellEnd"/>
      <w:r w:rsidRPr="000E0400">
        <w:rPr>
          <w:rFonts w:ascii="Consolas" w:hAnsi="Consolas" w:cs="Consolas"/>
          <w:noProof w:val="0"/>
          <w:color w:val="000000"/>
          <w:kern w:val="0"/>
          <w:sz w:val="24"/>
          <w:szCs w:val="24"/>
          <w:lang w:val="en-US"/>
        </w:rPr>
        <w:t xml:space="preserve"> </w:t>
      </w:r>
      <w:r w:rsidRPr="000E0400">
        <w:rPr>
          <w:rFonts w:ascii="Consolas" w:hAnsi="Consolas" w:cs="Consolas"/>
          <w:noProof w:val="0"/>
          <w:color w:val="808080"/>
          <w:kern w:val="0"/>
          <w:sz w:val="24"/>
          <w:szCs w:val="24"/>
          <w:lang w:val="en-US"/>
        </w:rPr>
        <w:t>&gt;=</w:t>
      </w:r>
      <w:r w:rsidRPr="000E0400">
        <w:rPr>
          <w:rFonts w:ascii="Consolas" w:hAnsi="Consolas" w:cs="Consolas"/>
          <w:noProof w:val="0"/>
          <w:color w:val="000000"/>
          <w:kern w:val="0"/>
          <w:sz w:val="24"/>
          <w:szCs w:val="24"/>
          <w:lang w:val="en-US"/>
        </w:rPr>
        <w:t xml:space="preserve"> 200 </w:t>
      </w:r>
      <w:r w:rsidRPr="000E0400">
        <w:rPr>
          <w:rFonts w:ascii="Consolas" w:hAnsi="Consolas" w:cs="Consolas"/>
          <w:noProof w:val="0"/>
          <w:color w:val="808080"/>
          <w:kern w:val="0"/>
          <w:sz w:val="24"/>
          <w:szCs w:val="24"/>
          <w:lang w:val="en-US"/>
        </w:rPr>
        <w:t>AND</w:t>
      </w:r>
      <w:r w:rsidRPr="000E0400">
        <w:rPr>
          <w:rFonts w:ascii="Consolas" w:hAnsi="Consolas" w:cs="Consolas"/>
          <w:noProof w:val="0"/>
          <w:color w:val="000000"/>
          <w:kern w:val="0"/>
          <w:sz w:val="24"/>
          <w:szCs w:val="24"/>
          <w:lang w:val="en-US"/>
        </w:rPr>
        <w:t xml:space="preserve"> </w:t>
      </w:r>
      <w:proofErr w:type="spellStart"/>
      <w:r w:rsidRPr="000E0400">
        <w:rPr>
          <w:rFonts w:ascii="Consolas" w:hAnsi="Consolas" w:cs="Consolas"/>
          <w:noProof w:val="0"/>
          <w:color w:val="000000"/>
          <w:kern w:val="0"/>
          <w:sz w:val="24"/>
          <w:szCs w:val="24"/>
          <w:lang w:val="en-US"/>
        </w:rPr>
        <w:t>Customer</w:t>
      </w:r>
      <w:r w:rsidRPr="000E0400">
        <w:rPr>
          <w:rFonts w:ascii="Consolas" w:hAnsi="Consolas" w:cs="Consolas"/>
          <w:noProof w:val="0"/>
          <w:color w:val="808080"/>
          <w:kern w:val="0"/>
          <w:sz w:val="24"/>
          <w:szCs w:val="24"/>
          <w:lang w:val="en-US"/>
        </w:rPr>
        <w:t>.</w:t>
      </w:r>
      <w:r w:rsidRPr="000E0400">
        <w:rPr>
          <w:rFonts w:ascii="Consolas" w:hAnsi="Consolas" w:cs="Consolas"/>
          <w:noProof w:val="0"/>
          <w:color w:val="000000"/>
          <w:kern w:val="0"/>
          <w:sz w:val="24"/>
          <w:szCs w:val="24"/>
          <w:lang w:val="en-US"/>
        </w:rPr>
        <w:t>bonusPoint</w:t>
      </w:r>
      <w:proofErr w:type="spellEnd"/>
      <w:r w:rsidRPr="000E0400">
        <w:rPr>
          <w:rFonts w:ascii="Consolas" w:hAnsi="Consolas" w:cs="Consolas"/>
          <w:noProof w:val="0"/>
          <w:color w:val="000000"/>
          <w:kern w:val="0"/>
          <w:sz w:val="24"/>
          <w:szCs w:val="24"/>
          <w:lang w:val="en-US"/>
        </w:rPr>
        <w:t xml:space="preserve"> </w:t>
      </w:r>
      <w:r w:rsidRPr="000E0400">
        <w:rPr>
          <w:rFonts w:ascii="Consolas" w:hAnsi="Consolas" w:cs="Consolas"/>
          <w:noProof w:val="0"/>
          <w:color w:val="808080"/>
          <w:kern w:val="0"/>
          <w:sz w:val="24"/>
          <w:szCs w:val="24"/>
          <w:lang w:val="en-US"/>
        </w:rPr>
        <w:t>&lt;</w:t>
      </w:r>
      <w:r w:rsidRPr="000E0400">
        <w:rPr>
          <w:rFonts w:ascii="Consolas" w:hAnsi="Consolas" w:cs="Consolas"/>
          <w:noProof w:val="0"/>
          <w:color w:val="000000"/>
          <w:kern w:val="0"/>
          <w:sz w:val="24"/>
          <w:szCs w:val="24"/>
          <w:lang w:val="en-US"/>
        </w:rPr>
        <w:t xml:space="preserve"> 400 </w:t>
      </w:r>
      <w:r w:rsidRPr="000E0400">
        <w:rPr>
          <w:rFonts w:ascii="Consolas" w:hAnsi="Consolas" w:cs="Consolas"/>
          <w:noProof w:val="0"/>
          <w:color w:val="0000FF"/>
          <w:kern w:val="0"/>
          <w:sz w:val="24"/>
          <w:szCs w:val="24"/>
          <w:lang w:val="en-US"/>
        </w:rPr>
        <w:t>THEN</w:t>
      </w:r>
      <w:r w:rsidRPr="000E0400">
        <w:rPr>
          <w:rFonts w:ascii="Consolas" w:hAnsi="Consolas" w:cs="Consolas"/>
          <w:noProof w:val="0"/>
          <w:color w:val="000000"/>
          <w:kern w:val="0"/>
          <w:sz w:val="24"/>
          <w:szCs w:val="24"/>
          <w:lang w:val="en-US"/>
        </w:rPr>
        <w:t xml:space="preserve"> </w:t>
      </w:r>
      <w:proofErr w:type="gramStart"/>
      <w:r w:rsidRPr="000E0400">
        <w:rPr>
          <w:rFonts w:ascii="Consolas" w:hAnsi="Consolas" w:cs="Consolas"/>
          <w:noProof w:val="0"/>
          <w:color w:val="FF00FF"/>
          <w:kern w:val="0"/>
          <w:sz w:val="24"/>
          <w:szCs w:val="24"/>
          <w:lang w:val="en-US"/>
        </w:rPr>
        <w:t>SUM</w:t>
      </w:r>
      <w:r w:rsidRPr="000E0400">
        <w:rPr>
          <w:rFonts w:ascii="Consolas" w:hAnsi="Consolas" w:cs="Consolas"/>
          <w:noProof w:val="0"/>
          <w:color w:val="808080"/>
          <w:kern w:val="0"/>
          <w:sz w:val="24"/>
          <w:szCs w:val="24"/>
          <w:lang w:val="en-US"/>
        </w:rPr>
        <w:t>(</w:t>
      </w:r>
      <w:proofErr w:type="spellStart"/>
      <w:proofErr w:type="gramEnd"/>
      <w:r w:rsidRPr="000E0400">
        <w:rPr>
          <w:rFonts w:ascii="Consolas" w:hAnsi="Consolas" w:cs="Consolas"/>
          <w:noProof w:val="0"/>
          <w:color w:val="000000"/>
          <w:kern w:val="0"/>
          <w:sz w:val="24"/>
          <w:szCs w:val="24"/>
          <w:lang w:val="en-US"/>
        </w:rPr>
        <w:t>totalPrice</w:t>
      </w:r>
      <w:proofErr w:type="spellEnd"/>
      <w:r w:rsidRPr="000E0400">
        <w:rPr>
          <w:rFonts w:ascii="Consolas" w:hAnsi="Consolas" w:cs="Consolas"/>
          <w:noProof w:val="0"/>
          <w:color w:val="808080"/>
          <w:kern w:val="0"/>
          <w:sz w:val="24"/>
          <w:szCs w:val="24"/>
          <w:lang w:val="en-US"/>
        </w:rPr>
        <w:t>)</w:t>
      </w:r>
      <w:r w:rsidRPr="000E0400">
        <w:rPr>
          <w:rFonts w:ascii="Consolas" w:hAnsi="Consolas" w:cs="Consolas"/>
          <w:noProof w:val="0"/>
          <w:color w:val="000000"/>
          <w:kern w:val="0"/>
          <w:sz w:val="24"/>
          <w:szCs w:val="24"/>
          <w:lang w:val="en-US"/>
        </w:rPr>
        <w:t xml:space="preserve"> </w:t>
      </w:r>
      <w:r w:rsidRPr="000E0400">
        <w:rPr>
          <w:rFonts w:ascii="Consolas" w:hAnsi="Consolas" w:cs="Consolas"/>
          <w:noProof w:val="0"/>
          <w:color w:val="808080"/>
          <w:kern w:val="0"/>
          <w:sz w:val="24"/>
          <w:szCs w:val="24"/>
          <w:lang w:val="en-US"/>
        </w:rPr>
        <w:t>*</w:t>
      </w:r>
      <w:r w:rsidRPr="000E0400">
        <w:rPr>
          <w:rFonts w:ascii="Consolas" w:hAnsi="Consolas" w:cs="Consolas"/>
          <w:noProof w:val="0"/>
          <w:color w:val="000000"/>
          <w:kern w:val="0"/>
          <w:sz w:val="24"/>
          <w:szCs w:val="24"/>
          <w:lang w:val="en-US"/>
        </w:rPr>
        <w:t xml:space="preserve"> 0.05</w:t>
      </w:r>
    </w:p>
    <w:p w14:paraId="3E82C25E" w14:textId="77777777" w:rsidR="008E7EB0" w:rsidRPr="000E0400" w:rsidRDefault="008E7EB0" w:rsidP="008E7E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onsolas" w:hAnsi="Consolas" w:cs="Consolas"/>
          <w:noProof w:val="0"/>
          <w:color w:val="000000"/>
          <w:kern w:val="0"/>
          <w:sz w:val="24"/>
          <w:szCs w:val="24"/>
          <w:lang w:val="en-US"/>
        </w:rPr>
      </w:pPr>
      <w:r w:rsidRPr="000E0400">
        <w:rPr>
          <w:rFonts w:ascii="Consolas" w:hAnsi="Consolas" w:cs="Consolas"/>
          <w:noProof w:val="0"/>
          <w:color w:val="000000"/>
          <w:kern w:val="0"/>
          <w:sz w:val="24"/>
          <w:szCs w:val="24"/>
          <w:lang w:val="en-US"/>
        </w:rPr>
        <w:tab/>
      </w:r>
      <w:r w:rsidRPr="000E0400">
        <w:rPr>
          <w:rFonts w:ascii="Consolas" w:hAnsi="Consolas" w:cs="Consolas"/>
          <w:noProof w:val="0"/>
          <w:color w:val="000000"/>
          <w:kern w:val="0"/>
          <w:sz w:val="24"/>
          <w:szCs w:val="24"/>
          <w:lang w:val="en-US"/>
        </w:rPr>
        <w:tab/>
      </w:r>
      <w:r w:rsidRPr="000E0400">
        <w:rPr>
          <w:rFonts w:ascii="Consolas" w:hAnsi="Consolas" w:cs="Consolas"/>
          <w:noProof w:val="0"/>
          <w:color w:val="000000"/>
          <w:kern w:val="0"/>
          <w:sz w:val="24"/>
          <w:szCs w:val="24"/>
          <w:lang w:val="en-US"/>
        </w:rPr>
        <w:tab/>
      </w:r>
      <w:r w:rsidRPr="000E0400">
        <w:rPr>
          <w:rFonts w:ascii="Consolas" w:hAnsi="Consolas" w:cs="Consolas"/>
          <w:noProof w:val="0"/>
          <w:color w:val="000000"/>
          <w:kern w:val="0"/>
          <w:sz w:val="24"/>
          <w:szCs w:val="24"/>
          <w:lang w:val="en-US"/>
        </w:rPr>
        <w:tab/>
      </w:r>
      <w:r w:rsidRPr="000E0400">
        <w:rPr>
          <w:rFonts w:ascii="Consolas" w:hAnsi="Consolas" w:cs="Consolas"/>
          <w:noProof w:val="0"/>
          <w:color w:val="000000"/>
          <w:kern w:val="0"/>
          <w:sz w:val="24"/>
          <w:szCs w:val="24"/>
          <w:lang w:val="en-US"/>
        </w:rPr>
        <w:tab/>
      </w:r>
      <w:r w:rsidRPr="000E0400">
        <w:rPr>
          <w:rFonts w:ascii="Consolas" w:hAnsi="Consolas" w:cs="Consolas"/>
          <w:noProof w:val="0"/>
          <w:color w:val="0000FF"/>
          <w:kern w:val="0"/>
          <w:sz w:val="24"/>
          <w:szCs w:val="24"/>
          <w:lang w:val="en-US"/>
        </w:rPr>
        <w:t>WHEN</w:t>
      </w:r>
      <w:r w:rsidRPr="000E0400">
        <w:rPr>
          <w:rFonts w:ascii="Consolas" w:hAnsi="Consolas" w:cs="Consolas"/>
          <w:noProof w:val="0"/>
          <w:color w:val="000000"/>
          <w:kern w:val="0"/>
          <w:sz w:val="24"/>
          <w:szCs w:val="24"/>
          <w:lang w:val="en-US"/>
        </w:rPr>
        <w:t xml:space="preserve"> </w:t>
      </w:r>
      <w:proofErr w:type="spellStart"/>
      <w:r w:rsidRPr="000E0400">
        <w:rPr>
          <w:rFonts w:ascii="Consolas" w:hAnsi="Consolas" w:cs="Consolas"/>
          <w:noProof w:val="0"/>
          <w:color w:val="000000"/>
          <w:kern w:val="0"/>
          <w:sz w:val="24"/>
          <w:szCs w:val="24"/>
          <w:lang w:val="en-US"/>
        </w:rPr>
        <w:t>Customer</w:t>
      </w:r>
      <w:r w:rsidRPr="000E0400">
        <w:rPr>
          <w:rFonts w:ascii="Consolas" w:hAnsi="Consolas" w:cs="Consolas"/>
          <w:noProof w:val="0"/>
          <w:color w:val="808080"/>
          <w:kern w:val="0"/>
          <w:sz w:val="24"/>
          <w:szCs w:val="24"/>
          <w:lang w:val="en-US"/>
        </w:rPr>
        <w:t>.</w:t>
      </w:r>
      <w:r w:rsidRPr="000E0400">
        <w:rPr>
          <w:rFonts w:ascii="Consolas" w:hAnsi="Consolas" w:cs="Consolas"/>
          <w:noProof w:val="0"/>
          <w:color w:val="000000"/>
          <w:kern w:val="0"/>
          <w:sz w:val="24"/>
          <w:szCs w:val="24"/>
          <w:lang w:val="en-US"/>
        </w:rPr>
        <w:t>bonusPoint</w:t>
      </w:r>
      <w:proofErr w:type="spellEnd"/>
      <w:r w:rsidRPr="000E0400">
        <w:rPr>
          <w:rFonts w:ascii="Consolas" w:hAnsi="Consolas" w:cs="Consolas"/>
          <w:noProof w:val="0"/>
          <w:color w:val="000000"/>
          <w:kern w:val="0"/>
          <w:sz w:val="24"/>
          <w:szCs w:val="24"/>
          <w:lang w:val="en-US"/>
        </w:rPr>
        <w:t xml:space="preserve"> </w:t>
      </w:r>
      <w:r w:rsidRPr="000E0400">
        <w:rPr>
          <w:rFonts w:ascii="Consolas" w:hAnsi="Consolas" w:cs="Consolas"/>
          <w:noProof w:val="0"/>
          <w:color w:val="808080"/>
          <w:kern w:val="0"/>
          <w:sz w:val="24"/>
          <w:szCs w:val="24"/>
          <w:lang w:val="en-US"/>
        </w:rPr>
        <w:t>&gt;=</w:t>
      </w:r>
      <w:r w:rsidRPr="000E0400">
        <w:rPr>
          <w:rFonts w:ascii="Consolas" w:hAnsi="Consolas" w:cs="Consolas"/>
          <w:noProof w:val="0"/>
          <w:color w:val="000000"/>
          <w:kern w:val="0"/>
          <w:sz w:val="24"/>
          <w:szCs w:val="24"/>
          <w:lang w:val="en-US"/>
        </w:rPr>
        <w:t xml:space="preserve"> 400 </w:t>
      </w:r>
      <w:r w:rsidRPr="000E0400">
        <w:rPr>
          <w:rFonts w:ascii="Consolas" w:hAnsi="Consolas" w:cs="Consolas"/>
          <w:noProof w:val="0"/>
          <w:color w:val="808080"/>
          <w:kern w:val="0"/>
          <w:sz w:val="24"/>
          <w:szCs w:val="24"/>
          <w:lang w:val="en-US"/>
        </w:rPr>
        <w:t>AND</w:t>
      </w:r>
      <w:r w:rsidRPr="000E0400">
        <w:rPr>
          <w:rFonts w:ascii="Consolas" w:hAnsi="Consolas" w:cs="Consolas"/>
          <w:noProof w:val="0"/>
          <w:color w:val="000000"/>
          <w:kern w:val="0"/>
          <w:sz w:val="24"/>
          <w:szCs w:val="24"/>
          <w:lang w:val="en-US"/>
        </w:rPr>
        <w:t xml:space="preserve"> </w:t>
      </w:r>
      <w:proofErr w:type="spellStart"/>
      <w:r w:rsidRPr="000E0400">
        <w:rPr>
          <w:rFonts w:ascii="Consolas" w:hAnsi="Consolas" w:cs="Consolas"/>
          <w:noProof w:val="0"/>
          <w:color w:val="000000"/>
          <w:kern w:val="0"/>
          <w:sz w:val="24"/>
          <w:szCs w:val="24"/>
          <w:lang w:val="en-US"/>
        </w:rPr>
        <w:t>Customer</w:t>
      </w:r>
      <w:r w:rsidRPr="000E0400">
        <w:rPr>
          <w:rFonts w:ascii="Consolas" w:hAnsi="Consolas" w:cs="Consolas"/>
          <w:noProof w:val="0"/>
          <w:color w:val="808080"/>
          <w:kern w:val="0"/>
          <w:sz w:val="24"/>
          <w:szCs w:val="24"/>
          <w:lang w:val="en-US"/>
        </w:rPr>
        <w:t>.</w:t>
      </w:r>
      <w:r w:rsidRPr="000E0400">
        <w:rPr>
          <w:rFonts w:ascii="Consolas" w:hAnsi="Consolas" w:cs="Consolas"/>
          <w:noProof w:val="0"/>
          <w:color w:val="000000"/>
          <w:kern w:val="0"/>
          <w:sz w:val="24"/>
          <w:szCs w:val="24"/>
          <w:lang w:val="en-US"/>
        </w:rPr>
        <w:t>bonusPoint</w:t>
      </w:r>
      <w:proofErr w:type="spellEnd"/>
      <w:r w:rsidRPr="000E0400">
        <w:rPr>
          <w:rFonts w:ascii="Consolas" w:hAnsi="Consolas" w:cs="Consolas"/>
          <w:noProof w:val="0"/>
          <w:color w:val="000000"/>
          <w:kern w:val="0"/>
          <w:sz w:val="24"/>
          <w:szCs w:val="24"/>
          <w:lang w:val="en-US"/>
        </w:rPr>
        <w:t xml:space="preserve"> </w:t>
      </w:r>
      <w:r w:rsidRPr="000E0400">
        <w:rPr>
          <w:rFonts w:ascii="Consolas" w:hAnsi="Consolas" w:cs="Consolas"/>
          <w:noProof w:val="0"/>
          <w:color w:val="808080"/>
          <w:kern w:val="0"/>
          <w:sz w:val="24"/>
          <w:szCs w:val="24"/>
          <w:lang w:val="en-US"/>
        </w:rPr>
        <w:t>&lt;</w:t>
      </w:r>
      <w:r w:rsidRPr="000E0400">
        <w:rPr>
          <w:rFonts w:ascii="Consolas" w:hAnsi="Consolas" w:cs="Consolas"/>
          <w:noProof w:val="0"/>
          <w:color w:val="000000"/>
          <w:kern w:val="0"/>
          <w:sz w:val="24"/>
          <w:szCs w:val="24"/>
          <w:lang w:val="en-US"/>
        </w:rPr>
        <w:t xml:space="preserve"> 500 </w:t>
      </w:r>
      <w:r w:rsidRPr="000E0400">
        <w:rPr>
          <w:rFonts w:ascii="Consolas" w:hAnsi="Consolas" w:cs="Consolas"/>
          <w:noProof w:val="0"/>
          <w:color w:val="0000FF"/>
          <w:kern w:val="0"/>
          <w:sz w:val="24"/>
          <w:szCs w:val="24"/>
          <w:lang w:val="en-US"/>
        </w:rPr>
        <w:t>THEN</w:t>
      </w:r>
      <w:r w:rsidRPr="000E0400">
        <w:rPr>
          <w:rFonts w:ascii="Consolas" w:hAnsi="Consolas" w:cs="Consolas"/>
          <w:noProof w:val="0"/>
          <w:color w:val="000000"/>
          <w:kern w:val="0"/>
          <w:sz w:val="24"/>
          <w:szCs w:val="24"/>
          <w:lang w:val="en-US"/>
        </w:rPr>
        <w:t xml:space="preserve"> </w:t>
      </w:r>
      <w:proofErr w:type="gramStart"/>
      <w:r w:rsidRPr="000E0400">
        <w:rPr>
          <w:rFonts w:ascii="Consolas" w:hAnsi="Consolas" w:cs="Consolas"/>
          <w:noProof w:val="0"/>
          <w:color w:val="FF00FF"/>
          <w:kern w:val="0"/>
          <w:sz w:val="24"/>
          <w:szCs w:val="24"/>
          <w:lang w:val="en-US"/>
        </w:rPr>
        <w:t>SUM</w:t>
      </w:r>
      <w:r w:rsidRPr="000E0400">
        <w:rPr>
          <w:rFonts w:ascii="Consolas" w:hAnsi="Consolas" w:cs="Consolas"/>
          <w:noProof w:val="0"/>
          <w:color w:val="808080"/>
          <w:kern w:val="0"/>
          <w:sz w:val="24"/>
          <w:szCs w:val="24"/>
          <w:lang w:val="en-US"/>
        </w:rPr>
        <w:t>(</w:t>
      </w:r>
      <w:proofErr w:type="spellStart"/>
      <w:proofErr w:type="gramEnd"/>
      <w:r w:rsidRPr="000E0400">
        <w:rPr>
          <w:rFonts w:ascii="Consolas" w:hAnsi="Consolas" w:cs="Consolas"/>
          <w:noProof w:val="0"/>
          <w:color w:val="000000"/>
          <w:kern w:val="0"/>
          <w:sz w:val="24"/>
          <w:szCs w:val="24"/>
          <w:lang w:val="en-US"/>
        </w:rPr>
        <w:t>totalPrice</w:t>
      </w:r>
      <w:proofErr w:type="spellEnd"/>
      <w:r w:rsidRPr="000E0400">
        <w:rPr>
          <w:rFonts w:ascii="Consolas" w:hAnsi="Consolas" w:cs="Consolas"/>
          <w:noProof w:val="0"/>
          <w:color w:val="808080"/>
          <w:kern w:val="0"/>
          <w:sz w:val="24"/>
          <w:szCs w:val="24"/>
          <w:lang w:val="en-US"/>
        </w:rPr>
        <w:t>)</w:t>
      </w:r>
      <w:r w:rsidRPr="000E0400">
        <w:rPr>
          <w:rFonts w:ascii="Consolas" w:hAnsi="Consolas" w:cs="Consolas"/>
          <w:noProof w:val="0"/>
          <w:color w:val="000000"/>
          <w:kern w:val="0"/>
          <w:sz w:val="24"/>
          <w:szCs w:val="24"/>
          <w:lang w:val="en-US"/>
        </w:rPr>
        <w:t xml:space="preserve"> </w:t>
      </w:r>
      <w:r w:rsidRPr="000E0400">
        <w:rPr>
          <w:rFonts w:ascii="Consolas" w:hAnsi="Consolas" w:cs="Consolas"/>
          <w:noProof w:val="0"/>
          <w:color w:val="808080"/>
          <w:kern w:val="0"/>
          <w:sz w:val="24"/>
          <w:szCs w:val="24"/>
          <w:lang w:val="en-US"/>
        </w:rPr>
        <w:t>*</w:t>
      </w:r>
      <w:r w:rsidRPr="000E0400">
        <w:rPr>
          <w:rFonts w:ascii="Consolas" w:hAnsi="Consolas" w:cs="Consolas"/>
          <w:noProof w:val="0"/>
          <w:color w:val="000000"/>
          <w:kern w:val="0"/>
          <w:sz w:val="24"/>
          <w:szCs w:val="24"/>
          <w:lang w:val="en-US"/>
        </w:rPr>
        <w:t xml:space="preserve"> 0.1</w:t>
      </w:r>
    </w:p>
    <w:p w14:paraId="39676C50" w14:textId="77777777" w:rsidR="008E7EB0" w:rsidRPr="000E0400" w:rsidRDefault="008E7EB0" w:rsidP="008E7E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onsolas" w:hAnsi="Consolas" w:cs="Consolas"/>
          <w:noProof w:val="0"/>
          <w:color w:val="000000"/>
          <w:kern w:val="0"/>
          <w:sz w:val="24"/>
          <w:szCs w:val="24"/>
          <w:lang w:val="en-US"/>
        </w:rPr>
      </w:pPr>
      <w:r w:rsidRPr="000E0400">
        <w:rPr>
          <w:rFonts w:ascii="Consolas" w:hAnsi="Consolas" w:cs="Consolas"/>
          <w:noProof w:val="0"/>
          <w:color w:val="000000"/>
          <w:kern w:val="0"/>
          <w:sz w:val="24"/>
          <w:szCs w:val="24"/>
          <w:lang w:val="en-US"/>
        </w:rPr>
        <w:tab/>
      </w:r>
      <w:r w:rsidRPr="000E0400">
        <w:rPr>
          <w:rFonts w:ascii="Consolas" w:hAnsi="Consolas" w:cs="Consolas"/>
          <w:noProof w:val="0"/>
          <w:color w:val="000000"/>
          <w:kern w:val="0"/>
          <w:sz w:val="24"/>
          <w:szCs w:val="24"/>
          <w:lang w:val="en-US"/>
        </w:rPr>
        <w:tab/>
      </w:r>
      <w:r w:rsidRPr="000E0400">
        <w:rPr>
          <w:rFonts w:ascii="Consolas" w:hAnsi="Consolas" w:cs="Consolas"/>
          <w:noProof w:val="0"/>
          <w:color w:val="000000"/>
          <w:kern w:val="0"/>
          <w:sz w:val="24"/>
          <w:szCs w:val="24"/>
          <w:lang w:val="en-US"/>
        </w:rPr>
        <w:tab/>
      </w:r>
      <w:r w:rsidRPr="000E0400">
        <w:rPr>
          <w:rFonts w:ascii="Consolas" w:hAnsi="Consolas" w:cs="Consolas"/>
          <w:noProof w:val="0"/>
          <w:color w:val="000000"/>
          <w:kern w:val="0"/>
          <w:sz w:val="24"/>
          <w:szCs w:val="24"/>
          <w:lang w:val="en-US"/>
        </w:rPr>
        <w:tab/>
      </w:r>
      <w:r w:rsidRPr="000E0400">
        <w:rPr>
          <w:rFonts w:ascii="Consolas" w:hAnsi="Consolas" w:cs="Consolas"/>
          <w:noProof w:val="0"/>
          <w:color w:val="000000"/>
          <w:kern w:val="0"/>
          <w:sz w:val="24"/>
          <w:szCs w:val="24"/>
          <w:lang w:val="en-US"/>
        </w:rPr>
        <w:tab/>
      </w:r>
      <w:r w:rsidRPr="000E0400">
        <w:rPr>
          <w:rFonts w:ascii="Consolas" w:hAnsi="Consolas" w:cs="Consolas"/>
          <w:noProof w:val="0"/>
          <w:color w:val="0000FF"/>
          <w:kern w:val="0"/>
          <w:sz w:val="24"/>
          <w:szCs w:val="24"/>
          <w:lang w:val="en-US"/>
        </w:rPr>
        <w:t>WHEN</w:t>
      </w:r>
      <w:r w:rsidRPr="000E0400">
        <w:rPr>
          <w:rFonts w:ascii="Consolas" w:hAnsi="Consolas" w:cs="Consolas"/>
          <w:noProof w:val="0"/>
          <w:color w:val="000000"/>
          <w:kern w:val="0"/>
          <w:sz w:val="24"/>
          <w:szCs w:val="24"/>
          <w:lang w:val="en-US"/>
        </w:rPr>
        <w:t xml:space="preserve"> </w:t>
      </w:r>
      <w:proofErr w:type="spellStart"/>
      <w:r w:rsidRPr="000E0400">
        <w:rPr>
          <w:rFonts w:ascii="Consolas" w:hAnsi="Consolas" w:cs="Consolas"/>
          <w:noProof w:val="0"/>
          <w:color w:val="000000"/>
          <w:kern w:val="0"/>
          <w:sz w:val="24"/>
          <w:szCs w:val="24"/>
          <w:lang w:val="en-US"/>
        </w:rPr>
        <w:t>Customer</w:t>
      </w:r>
      <w:r w:rsidRPr="000E0400">
        <w:rPr>
          <w:rFonts w:ascii="Consolas" w:hAnsi="Consolas" w:cs="Consolas"/>
          <w:noProof w:val="0"/>
          <w:color w:val="808080"/>
          <w:kern w:val="0"/>
          <w:sz w:val="24"/>
          <w:szCs w:val="24"/>
          <w:lang w:val="en-US"/>
        </w:rPr>
        <w:t>.</w:t>
      </w:r>
      <w:r w:rsidRPr="000E0400">
        <w:rPr>
          <w:rFonts w:ascii="Consolas" w:hAnsi="Consolas" w:cs="Consolas"/>
          <w:noProof w:val="0"/>
          <w:color w:val="000000"/>
          <w:kern w:val="0"/>
          <w:sz w:val="24"/>
          <w:szCs w:val="24"/>
          <w:lang w:val="en-US"/>
        </w:rPr>
        <w:t>bonusPoint</w:t>
      </w:r>
      <w:proofErr w:type="spellEnd"/>
      <w:r w:rsidRPr="000E0400">
        <w:rPr>
          <w:rFonts w:ascii="Consolas" w:hAnsi="Consolas" w:cs="Consolas"/>
          <w:noProof w:val="0"/>
          <w:color w:val="000000"/>
          <w:kern w:val="0"/>
          <w:sz w:val="24"/>
          <w:szCs w:val="24"/>
          <w:lang w:val="en-US"/>
        </w:rPr>
        <w:t xml:space="preserve"> </w:t>
      </w:r>
      <w:r w:rsidRPr="000E0400">
        <w:rPr>
          <w:rFonts w:ascii="Consolas" w:hAnsi="Consolas" w:cs="Consolas"/>
          <w:noProof w:val="0"/>
          <w:color w:val="808080"/>
          <w:kern w:val="0"/>
          <w:sz w:val="24"/>
          <w:szCs w:val="24"/>
          <w:lang w:val="en-US"/>
        </w:rPr>
        <w:t>&gt;=</w:t>
      </w:r>
      <w:r w:rsidRPr="000E0400">
        <w:rPr>
          <w:rFonts w:ascii="Consolas" w:hAnsi="Consolas" w:cs="Consolas"/>
          <w:noProof w:val="0"/>
          <w:color w:val="000000"/>
          <w:kern w:val="0"/>
          <w:sz w:val="24"/>
          <w:szCs w:val="24"/>
          <w:lang w:val="en-US"/>
        </w:rPr>
        <w:t xml:space="preserve"> 500 </w:t>
      </w:r>
      <w:r w:rsidRPr="000E0400">
        <w:rPr>
          <w:rFonts w:ascii="Consolas" w:hAnsi="Consolas" w:cs="Consolas"/>
          <w:noProof w:val="0"/>
          <w:color w:val="0000FF"/>
          <w:kern w:val="0"/>
          <w:sz w:val="24"/>
          <w:szCs w:val="24"/>
          <w:lang w:val="en-US"/>
        </w:rPr>
        <w:t>THEN</w:t>
      </w:r>
      <w:r w:rsidRPr="000E0400">
        <w:rPr>
          <w:rFonts w:ascii="Consolas" w:hAnsi="Consolas" w:cs="Consolas"/>
          <w:noProof w:val="0"/>
          <w:color w:val="000000"/>
          <w:kern w:val="0"/>
          <w:sz w:val="24"/>
          <w:szCs w:val="24"/>
          <w:lang w:val="en-US"/>
        </w:rPr>
        <w:t xml:space="preserve"> </w:t>
      </w:r>
      <w:proofErr w:type="gramStart"/>
      <w:r w:rsidRPr="000E0400">
        <w:rPr>
          <w:rFonts w:ascii="Consolas" w:hAnsi="Consolas" w:cs="Consolas"/>
          <w:noProof w:val="0"/>
          <w:color w:val="FF00FF"/>
          <w:kern w:val="0"/>
          <w:sz w:val="24"/>
          <w:szCs w:val="24"/>
          <w:lang w:val="en-US"/>
        </w:rPr>
        <w:t>SUM</w:t>
      </w:r>
      <w:r w:rsidRPr="000E0400">
        <w:rPr>
          <w:rFonts w:ascii="Consolas" w:hAnsi="Consolas" w:cs="Consolas"/>
          <w:noProof w:val="0"/>
          <w:color w:val="808080"/>
          <w:kern w:val="0"/>
          <w:sz w:val="24"/>
          <w:szCs w:val="24"/>
          <w:lang w:val="en-US"/>
        </w:rPr>
        <w:t>(</w:t>
      </w:r>
      <w:proofErr w:type="spellStart"/>
      <w:proofErr w:type="gramEnd"/>
      <w:r w:rsidRPr="000E0400">
        <w:rPr>
          <w:rFonts w:ascii="Consolas" w:hAnsi="Consolas" w:cs="Consolas"/>
          <w:noProof w:val="0"/>
          <w:color w:val="000000"/>
          <w:kern w:val="0"/>
          <w:sz w:val="24"/>
          <w:szCs w:val="24"/>
          <w:lang w:val="en-US"/>
        </w:rPr>
        <w:t>totalPrice</w:t>
      </w:r>
      <w:proofErr w:type="spellEnd"/>
      <w:r w:rsidRPr="000E0400">
        <w:rPr>
          <w:rFonts w:ascii="Consolas" w:hAnsi="Consolas" w:cs="Consolas"/>
          <w:noProof w:val="0"/>
          <w:color w:val="808080"/>
          <w:kern w:val="0"/>
          <w:sz w:val="24"/>
          <w:szCs w:val="24"/>
          <w:lang w:val="en-US"/>
        </w:rPr>
        <w:t>)</w:t>
      </w:r>
      <w:r w:rsidRPr="000E0400">
        <w:rPr>
          <w:rFonts w:ascii="Consolas" w:hAnsi="Consolas" w:cs="Consolas"/>
          <w:noProof w:val="0"/>
          <w:color w:val="000000"/>
          <w:kern w:val="0"/>
          <w:sz w:val="24"/>
          <w:szCs w:val="24"/>
          <w:lang w:val="en-US"/>
        </w:rPr>
        <w:t xml:space="preserve"> </w:t>
      </w:r>
      <w:r w:rsidRPr="000E0400">
        <w:rPr>
          <w:rFonts w:ascii="Consolas" w:hAnsi="Consolas" w:cs="Consolas"/>
          <w:noProof w:val="0"/>
          <w:color w:val="808080"/>
          <w:kern w:val="0"/>
          <w:sz w:val="24"/>
          <w:szCs w:val="24"/>
          <w:lang w:val="en-US"/>
        </w:rPr>
        <w:t>*</w:t>
      </w:r>
      <w:r w:rsidRPr="000E0400">
        <w:rPr>
          <w:rFonts w:ascii="Consolas" w:hAnsi="Consolas" w:cs="Consolas"/>
          <w:noProof w:val="0"/>
          <w:color w:val="000000"/>
          <w:kern w:val="0"/>
          <w:sz w:val="24"/>
          <w:szCs w:val="24"/>
          <w:lang w:val="en-US"/>
        </w:rPr>
        <w:t xml:space="preserve"> 0.15</w:t>
      </w:r>
    </w:p>
    <w:p w14:paraId="4FB2FC92" w14:textId="77777777" w:rsidR="008E7EB0" w:rsidRPr="000E0400" w:rsidRDefault="008E7EB0" w:rsidP="008E7E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onsolas" w:hAnsi="Consolas" w:cs="Consolas"/>
          <w:noProof w:val="0"/>
          <w:color w:val="000000"/>
          <w:kern w:val="0"/>
          <w:sz w:val="24"/>
          <w:szCs w:val="24"/>
          <w:lang w:val="en-US"/>
        </w:rPr>
      </w:pPr>
      <w:r w:rsidRPr="000E0400">
        <w:rPr>
          <w:rFonts w:ascii="Consolas" w:hAnsi="Consolas" w:cs="Consolas"/>
          <w:noProof w:val="0"/>
          <w:color w:val="000000"/>
          <w:kern w:val="0"/>
          <w:sz w:val="24"/>
          <w:szCs w:val="24"/>
          <w:lang w:val="en-US"/>
        </w:rPr>
        <w:lastRenderedPageBreak/>
        <w:tab/>
      </w:r>
      <w:r w:rsidRPr="000E0400">
        <w:rPr>
          <w:rFonts w:ascii="Consolas" w:hAnsi="Consolas" w:cs="Consolas"/>
          <w:noProof w:val="0"/>
          <w:color w:val="000000"/>
          <w:kern w:val="0"/>
          <w:sz w:val="24"/>
          <w:szCs w:val="24"/>
          <w:lang w:val="en-US"/>
        </w:rPr>
        <w:tab/>
      </w:r>
      <w:r w:rsidRPr="000E0400">
        <w:rPr>
          <w:rFonts w:ascii="Consolas" w:hAnsi="Consolas" w:cs="Consolas"/>
          <w:noProof w:val="0"/>
          <w:color w:val="000000"/>
          <w:kern w:val="0"/>
          <w:sz w:val="24"/>
          <w:szCs w:val="24"/>
          <w:lang w:val="en-US"/>
        </w:rPr>
        <w:tab/>
      </w:r>
      <w:r w:rsidRPr="000E0400">
        <w:rPr>
          <w:rFonts w:ascii="Consolas" w:hAnsi="Consolas" w:cs="Consolas"/>
          <w:noProof w:val="0"/>
          <w:color w:val="000000"/>
          <w:kern w:val="0"/>
          <w:sz w:val="24"/>
          <w:szCs w:val="24"/>
          <w:lang w:val="en-US"/>
        </w:rPr>
        <w:tab/>
      </w:r>
      <w:r w:rsidRPr="000E0400">
        <w:rPr>
          <w:rFonts w:ascii="Consolas" w:hAnsi="Consolas" w:cs="Consolas"/>
          <w:noProof w:val="0"/>
          <w:color w:val="0000FF"/>
          <w:kern w:val="0"/>
          <w:sz w:val="24"/>
          <w:szCs w:val="24"/>
          <w:lang w:val="en-US"/>
        </w:rPr>
        <w:t>END</w:t>
      </w:r>
    </w:p>
    <w:p w14:paraId="20906022" w14:textId="77777777" w:rsidR="008E7EB0" w:rsidRPr="000E0400" w:rsidRDefault="008E7EB0" w:rsidP="008E7E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onsolas" w:hAnsi="Consolas" w:cs="Consolas"/>
          <w:noProof w:val="0"/>
          <w:color w:val="000000"/>
          <w:kern w:val="0"/>
          <w:sz w:val="24"/>
          <w:szCs w:val="24"/>
          <w:lang w:val="en-US"/>
        </w:rPr>
      </w:pPr>
      <w:r w:rsidRPr="000E0400">
        <w:rPr>
          <w:rFonts w:ascii="Consolas" w:hAnsi="Consolas" w:cs="Consolas"/>
          <w:noProof w:val="0"/>
          <w:color w:val="000000"/>
          <w:kern w:val="0"/>
          <w:sz w:val="24"/>
          <w:szCs w:val="24"/>
          <w:lang w:val="en-US"/>
        </w:rPr>
        <w:tab/>
      </w:r>
      <w:r w:rsidRPr="000E0400">
        <w:rPr>
          <w:rFonts w:ascii="Consolas" w:hAnsi="Consolas" w:cs="Consolas"/>
          <w:noProof w:val="0"/>
          <w:color w:val="000000"/>
          <w:kern w:val="0"/>
          <w:sz w:val="24"/>
          <w:szCs w:val="24"/>
          <w:lang w:val="en-US"/>
        </w:rPr>
        <w:tab/>
      </w:r>
      <w:r w:rsidRPr="000E0400">
        <w:rPr>
          <w:rFonts w:ascii="Consolas" w:hAnsi="Consolas" w:cs="Consolas"/>
          <w:noProof w:val="0"/>
          <w:color w:val="000000"/>
          <w:kern w:val="0"/>
          <w:sz w:val="24"/>
          <w:szCs w:val="24"/>
          <w:lang w:val="en-US"/>
        </w:rPr>
        <w:tab/>
      </w:r>
      <w:r w:rsidRPr="000E0400">
        <w:rPr>
          <w:rFonts w:ascii="Consolas" w:hAnsi="Consolas" w:cs="Consolas"/>
          <w:noProof w:val="0"/>
          <w:color w:val="0000FF"/>
          <w:kern w:val="0"/>
          <w:sz w:val="24"/>
          <w:szCs w:val="24"/>
          <w:lang w:val="en-US"/>
        </w:rPr>
        <w:t>WHEN</w:t>
      </w:r>
      <w:r w:rsidRPr="000E0400">
        <w:rPr>
          <w:rFonts w:ascii="Consolas" w:hAnsi="Consolas" w:cs="Consolas"/>
          <w:noProof w:val="0"/>
          <w:color w:val="000000"/>
          <w:kern w:val="0"/>
          <w:sz w:val="24"/>
          <w:szCs w:val="24"/>
          <w:lang w:val="en-US"/>
        </w:rPr>
        <w:t xml:space="preserve"> </w:t>
      </w:r>
      <w:proofErr w:type="spellStart"/>
      <w:r w:rsidRPr="000E0400">
        <w:rPr>
          <w:rFonts w:ascii="Consolas" w:hAnsi="Consolas" w:cs="Consolas"/>
          <w:noProof w:val="0"/>
          <w:color w:val="000000"/>
          <w:kern w:val="0"/>
          <w:sz w:val="24"/>
          <w:szCs w:val="24"/>
          <w:lang w:val="en-US"/>
        </w:rPr>
        <w:t>Bill</w:t>
      </w:r>
      <w:r w:rsidRPr="000E0400">
        <w:rPr>
          <w:rFonts w:ascii="Consolas" w:hAnsi="Consolas" w:cs="Consolas"/>
          <w:noProof w:val="0"/>
          <w:color w:val="808080"/>
          <w:kern w:val="0"/>
          <w:sz w:val="24"/>
          <w:szCs w:val="24"/>
          <w:lang w:val="en-US"/>
        </w:rPr>
        <w:t>.</w:t>
      </w:r>
      <w:r w:rsidRPr="000E0400">
        <w:rPr>
          <w:rFonts w:ascii="Consolas" w:hAnsi="Consolas" w:cs="Consolas"/>
          <w:noProof w:val="0"/>
          <w:color w:val="000000"/>
          <w:kern w:val="0"/>
          <w:sz w:val="24"/>
          <w:szCs w:val="24"/>
          <w:lang w:val="en-US"/>
        </w:rPr>
        <w:t>categoryID</w:t>
      </w:r>
      <w:proofErr w:type="spellEnd"/>
      <w:r w:rsidRPr="000E0400">
        <w:rPr>
          <w:rFonts w:ascii="Consolas" w:hAnsi="Consolas" w:cs="Consolas"/>
          <w:noProof w:val="0"/>
          <w:color w:val="000000"/>
          <w:kern w:val="0"/>
          <w:sz w:val="24"/>
          <w:szCs w:val="24"/>
          <w:lang w:val="en-US"/>
        </w:rPr>
        <w:t xml:space="preserve"> </w:t>
      </w:r>
      <w:r w:rsidRPr="000E0400">
        <w:rPr>
          <w:rFonts w:ascii="Consolas" w:hAnsi="Consolas" w:cs="Consolas"/>
          <w:noProof w:val="0"/>
          <w:color w:val="808080"/>
          <w:kern w:val="0"/>
          <w:sz w:val="24"/>
          <w:szCs w:val="24"/>
          <w:lang w:val="en-US"/>
        </w:rPr>
        <w:t>=</w:t>
      </w:r>
      <w:r w:rsidRPr="000E0400">
        <w:rPr>
          <w:rFonts w:ascii="Consolas" w:hAnsi="Consolas" w:cs="Consolas"/>
          <w:noProof w:val="0"/>
          <w:color w:val="000000"/>
          <w:kern w:val="0"/>
          <w:sz w:val="24"/>
          <w:szCs w:val="24"/>
          <w:lang w:val="en-US"/>
        </w:rPr>
        <w:t xml:space="preserve"> </w:t>
      </w:r>
      <w:r w:rsidRPr="000E0400">
        <w:rPr>
          <w:rFonts w:ascii="Consolas" w:hAnsi="Consolas" w:cs="Consolas"/>
          <w:noProof w:val="0"/>
          <w:color w:val="FF0000"/>
          <w:kern w:val="0"/>
          <w:sz w:val="24"/>
          <w:szCs w:val="24"/>
          <w:lang w:val="en-US"/>
        </w:rPr>
        <w:t>'BC03'</w:t>
      </w:r>
      <w:r w:rsidRPr="000E0400">
        <w:rPr>
          <w:rFonts w:ascii="Consolas" w:hAnsi="Consolas" w:cs="Consolas"/>
          <w:noProof w:val="0"/>
          <w:color w:val="000000"/>
          <w:kern w:val="0"/>
          <w:sz w:val="24"/>
          <w:szCs w:val="24"/>
          <w:lang w:val="en-US"/>
        </w:rPr>
        <w:t xml:space="preserve"> </w:t>
      </w:r>
      <w:r w:rsidRPr="000E0400">
        <w:rPr>
          <w:rFonts w:ascii="Consolas" w:hAnsi="Consolas" w:cs="Consolas"/>
          <w:noProof w:val="0"/>
          <w:color w:val="808080"/>
          <w:kern w:val="0"/>
          <w:sz w:val="24"/>
          <w:szCs w:val="24"/>
          <w:lang w:val="en-US"/>
        </w:rPr>
        <w:t>OR</w:t>
      </w:r>
      <w:r w:rsidRPr="000E0400">
        <w:rPr>
          <w:rFonts w:ascii="Consolas" w:hAnsi="Consolas" w:cs="Consolas"/>
          <w:noProof w:val="0"/>
          <w:color w:val="000000"/>
          <w:kern w:val="0"/>
          <w:sz w:val="24"/>
          <w:szCs w:val="24"/>
          <w:lang w:val="en-US"/>
        </w:rPr>
        <w:t xml:space="preserve"> </w:t>
      </w:r>
      <w:proofErr w:type="spellStart"/>
      <w:r w:rsidRPr="000E0400">
        <w:rPr>
          <w:rFonts w:ascii="Consolas" w:hAnsi="Consolas" w:cs="Consolas"/>
          <w:noProof w:val="0"/>
          <w:color w:val="000000"/>
          <w:kern w:val="0"/>
          <w:sz w:val="24"/>
          <w:szCs w:val="24"/>
          <w:lang w:val="en-US"/>
        </w:rPr>
        <w:t>Bill</w:t>
      </w:r>
      <w:r w:rsidRPr="000E0400">
        <w:rPr>
          <w:rFonts w:ascii="Consolas" w:hAnsi="Consolas" w:cs="Consolas"/>
          <w:noProof w:val="0"/>
          <w:color w:val="808080"/>
          <w:kern w:val="0"/>
          <w:sz w:val="24"/>
          <w:szCs w:val="24"/>
          <w:lang w:val="en-US"/>
        </w:rPr>
        <w:t>.</w:t>
      </w:r>
      <w:r w:rsidRPr="000E0400">
        <w:rPr>
          <w:rFonts w:ascii="Consolas" w:hAnsi="Consolas" w:cs="Consolas"/>
          <w:noProof w:val="0"/>
          <w:color w:val="000000"/>
          <w:kern w:val="0"/>
          <w:sz w:val="24"/>
          <w:szCs w:val="24"/>
          <w:lang w:val="en-US"/>
        </w:rPr>
        <w:t>categoryID</w:t>
      </w:r>
      <w:proofErr w:type="spellEnd"/>
      <w:r w:rsidRPr="000E0400">
        <w:rPr>
          <w:rFonts w:ascii="Consolas" w:hAnsi="Consolas" w:cs="Consolas"/>
          <w:noProof w:val="0"/>
          <w:color w:val="000000"/>
          <w:kern w:val="0"/>
          <w:sz w:val="24"/>
          <w:szCs w:val="24"/>
          <w:lang w:val="en-US"/>
        </w:rPr>
        <w:t xml:space="preserve"> </w:t>
      </w:r>
      <w:r w:rsidRPr="000E0400">
        <w:rPr>
          <w:rFonts w:ascii="Consolas" w:hAnsi="Consolas" w:cs="Consolas"/>
          <w:noProof w:val="0"/>
          <w:color w:val="808080"/>
          <w:kern w:val="0"/>
          <w:sz w:val="24"/>
          <w:szCs w:val="24"/>
          <w:lang w:val="en-US"/>
        </w:rPr>
        <w:t>=</w:t>
      </w:r>
      <w:r w:rsidRPr="000E0400">
        <w:rPr>
          <w:rFonts w:ascii="Consolas" w:hAnsi="Consolas" w:cs="Consolas"/>
          <w:noProof w:val="0"/>
          <w:color w:val="000000"/>
          <w:kern w:val="0"/>
          <w:sz w:val="24"/>
          <w:szCs w:val="24"/>
          <w:lang w:val="en-US"/>
        </w:rPr>
        <w:t xml:space="preserve"> </w:t>
      </w:r>
      <w:r w:rsidRPr="000E0400">
        <w:rPr>
          <w:rFonts w:ascii="Consolas" w:hAnsi="Consolas" w:cs="Consolas"/>
          <w:noProof w:val="0"/>
          <w:color w:val="FF0000"/>
          <w:kern w:val="0"/>
          <w:sz w:val="24"/>
          <w:szCs w:val="24"/>
          <w:lang w:val="en-US"/>
        </w:rPr>
        <w:t>'BC04'</w:t>
      </w:r>
      <w:r w:rsidRPr="000E0400">
        <w:rPr>
          <w:rFonts w:ascii="Consolas" w:hAnsi="Consolas" w:cs="Consolas"/>
          <w:noProof w:val="0"/>
          <w:color w:val="000000"/>
          <w:kern w:val="0"/>
          <w:sz w:val="24"/>
          <w:szCs w:val="24"/>
          <w:lang w:val="en-US"/>
        </w:rPr>
        <w:t xml:space="preserve"> </w:t>
      </w:r>
      <w:r w:rsidRPr="000E0400">
        <w:rPr>
          <w:rFonts w:ascii="Consolas" w:hAnsi="Consolas" w:cs="Consolas"/>
          <w:noProof w:val="0"/>
          <w:color w:val="0000FF"/>
          <w:kern w:val="0"/>
          <w:sz w:val="24"/>
          <w:szCs w:val="24"/>
          <w:lang w:val="en-US"/>
        </w:rPr>
        <w:t>THEN</w:t>
      </w:r>
      <w:r w:rsidRPr="000E0400">
        <w:rPr>
          <w:rFonts w:ascii="Consolas" w:hAnsi="Consolas" w:cs="Consolas"/>
          <w:noProof w:val="0"/>
          <w:color w:val="000000"/>
          <w:kern w:val="0"/>
          <w:sz w:val="24"/>
          <w:szCs w:val="24"/>
          <w:lang w:val="en-US"/>
        </w:rPr>
        <w:t xml:space="preserve"> </w:t>
      </w:r>
      <w:proofErr w:type="gramStart"/>
      <w:r w:rsidRPr="000E0400">
        <w:rPr>
          <w:rFonts w:ascii="Consolas" w:hAnsi="Consolas" w:cs="Consolas"/>
          <w:noProof w:val="0"/>
          <w:color w:val="FF00FF"/>
          <w:kern w:val="0"/>
          <w:sz w:val="24"/>
          <w:szCs w:val="24"/>
          <w:lang w:val="en-US"/>
        </w:rPr>
        <w:t>SUM</w:t>
      </w:r>
      <w:r w:rsidRPr="000E0400">
        <w:rPr>
          <w:rFonts w:ascii="Consolas" w:hAnsi="Consolas" w:cs="Consolas"/>
          <w:noProof w:val="0"/>
          <w:color w:val="808080"/>
          <w:kern w:val="0"/>
          <w:sz w:val="24"/>
          <w:szCs w:val="24"/>
          <w:lang w:val="en-US"/>
        </w:rPr>
        <w:t>(</w:t>
      </w:r>
      <w:proofErr w:type="spellStart"/>
      <w:proofErr w:type="gramEnd"/>
      <w:r w:rsidRPr="000E0400">
        <w:rPr>
          <w:rFonts w:ascii="Consolas" w:hAnsi="Consolas" w:cs="Consolas"/>
          <w:noProof w:val="0"/>
          <w:color w:val="000000"/>
          <w:kern w:val="0"/>
          <w:sz w:val="24"/>
          <w:szCs w:val="24"/>
          <w:lang w:val="en-US"/>
        </w:rPr>
        <w:t>totalPrice</w:t>
      </w:r>
      <w:proofErr w:type="spellEnd"/>
      <w:r w:rsidRPr="000E0400">
        <w:rPr>
          <w:rFonts w:ascii="Consolas" w:hAnsi="Consolas" w:cs="Consolas"/>
          <w:noProof w:val="0"/>
          <w:color w:val="808080"/>
          <w:kern w:val="0"/>
          <w:sz w:val="24"/>
          <w:szCs w:val="24"/>
          <w:lang w:val="en-US"/>
        </w:rPr>
        <w:t>)</w:t>
      </w:r>
      <w:r w:rsidRPr="000E0400">
        <w:rPr>
          <w:rFonts w:ascii="Consolas" w:hAnsi="Consolas" w:cs="Consolas"/>
          <w:noProof w:val="0"/>
          <w:color w:val="000000"/>
          <w:kern w:val="0"/>
          <w:sz w:val="24"/>
          <w:szCs w:val="24"/>
          <w:lang w:val="en-US"/>
        </w:rPr>
        <w:t xml:space="preserve"> </w:t>
      </w:r>
      <w:r w:rsidRPr="000E0400">
        <w:rPr>
          <w:rFonts w:ascii="Consolas" w:hAnsi="Consolas" w:cs="Consolas"/>
          <w:noProof w:val="0"/>
          <w:color w:val="808080"/>
          <w:kern w:val="0"/>
          <w:sz w:val="24"/>
          <w:szCs w:val="24"/>
          <w:lang w:val="en-US"/>
        </w:rPr>
        <w:t>*</w:t>
      </w:r>
      <w:r w:rsidRPr="000E0400">
        <w:rPr>
          <w:rFonts w:ascii="Consolas" w:hAnsi="Consolas" w:cs="Consolas"/>
          <w:noProof w:val="0"/>
          <w:color w:val="000000"/>
          <w:kern w:val="0"/>
          <w:sz w:val="24"/>
          <w:szCs w:val="24"/>
          <w:lang w:val="en-US"/>
        </w:rPr>
        <w:t xml:space="preserve"> </w:t>
      </w:r>
      <w:proofErr w:type="spellStart"/>
      <w:r w:rsidRPr="000E0400">
        <w:rPr>
          <w:rFonts w:ascii="Consolas" w:hAnsi="Consolas" w:cs="Consolas"/>
          <w:noProof w:val="0"/>
          <w:color w:val="000000"/>
          <w:kern w:val="0"/>
          <w:sz w:val="24"/>
          <w:szCs w:val="24"/>
          <w:lang w:val="en-US"/>
        </w:rPr>
        <w:t>BillCategory</w:t>
      </w:r>
      <w:r w:rsidRPr="000E0400">
        <w:rPr>
          <w:rFonts w:ascii="Consolas" w:hAnsi="Consolas" w:cs="Consolas"/>
          <w:noProof w:val="0"/>
          <w:color w:val="808080"/>
          <w:kern w:val="0"/>
          <w:sz w:val="24"/>
          <w:szCs w:val="24"/>
          <w:lang w:val="en-US"/>
        </w:rPr>
        <w:t>.</w:t>
      </w:r>
      <w:r w:rsidRPr="000E0400">
        <w:rPr>
          <w:rFonts w:ascii="Consolas" w:hAnsi="Consolas" w:cs="Consolas"/>
          <w:noProof w:val="0"/>
          <w:color w:val="000000"/>
          <w:kern w:val="0"/>
          <w:sz w:val="24"/>
          <w:szCs w:val="24"/>
          <w:lang w:val="en-US"/>
        </w:rPr>
        <w:t>discount</w:t>
      </w:r>
      <w:proofErr w:type="spellEnd"/>
    </w:p>
    <w:p w14:paraId="5DC4ABD3" w14:textId="77777777" w:rsidR="008E7EB0" w:rsidRPr="000E0400" w:rsidRDefault="008E7EB0" w:rsidP="008E7E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onsolas" w:hAnsi="Consolas" w:cs="Consolas"/>
          <w:noProof w:val="0"/>
          <w:color w:val="000000"/>
          <w:kern w:val="0"/>
          <w:sz w:val="24"/>
          <w:szCs w:val="24"/>
          <w:lang w:val="en-US"/>
        </w:rPr>
      </w:pPr>
      <w:r w:rsidRPr="000E0400">
        <w:rPr>
          <w:rFonts w:ascii="Consolas" w:hAnsi="Consolas" w:cs="Consolas"/>
          <w:noProof w:val="0"/>
          <w:color w:val="000000"/>
          <w:kern w:val="0"/>
          <w:sz w:val="24"/>
          <w:szCs w:val="24"/>
          <w:lang w:val="en-US"/>
        </w:rPr>
        <w:tab/>
      </w:r>
      <w:r w:rsidRPr="000E0400">
        <w:rPr>
          <w:rFonts w:ascii="Consolas" w:hAnsi="Consolas" w:cs="Consolas"/>
          <w:noProof w:val="0"/>
          <w:color w:val="000000"/>
          <w:kern w:val="0"/>
          <w:sz w:val="24"/>
          <w:szCs w:val="24"/>
          <w:lang w:val="en-US"/>
        </w:rPr>
        <w:tab/>
      </w:r>
      <w:r w:rsidRPr="000E0400">
        <w:rPr>
          <w:rFonts w:ascii="Consolas" w:hAnsi="Consolas" w:cs="Consolas"/>
          <w:noProof w:val="0"/>
          <w:color w:val="0000FF"/>
          <w:kern w:val="0"/>
          <w:sz w:val="24"/>
          <w:szCs w:val="24"/>
          <w:lang w:val="en-US"/>
        </w:rPr>
        <w:t>END</w:t>
      </w:r>
      <w:r w:rsidRPr="000E0400">
        <w:rPr>
          <w:rFonts w:ascii="Consolas" w:hAnsi="Consolas" w:cs="Consolas"/>
          <w:noProof w:val="0"/>
          <w:color w:val="000000"/>
          <w:kern w:val="0"/>
          <w:sz w:val="24"/>
          <w:szCs w:val="24"/>
          <w:lang w:val="en-US"/>
        </w:rPr>
        <w:t xml:space="preserve"> </w:t>
      </w:r>
      <w:r w:rsidRPr="000E0400">
        <w:rPr>
          <w:rFonts w:ascii="Consolas" w:hAnsi="Consolas" w:cs="Consolas"/>
          <w:noProof w:val="0"/>
          <w:color w:val="0000FF"/>
          <w:kern w:val="0"/>
          <w:sz w:val="24"/>
          <w:szCs w:val="24"/>
          <w:lang w:val="en-US"/>
        </w:rPr>
        <w:t>AS</w:t>
      </w:r>
      <w:r w:rsidRPr="000E0400">
        <w:rPr>
          <w:rFonts w:ascii="Consolas" w:hAnsi="Consolas" w:cs="Consolas"/>
          <w:noProof w:val="0"/>
          <w:color w:val="000000"/>
          <w:kern w:val="0"/>
          <w:sz w:val="24"/>
          <w:szCs w:val="24"/>
          <w:lang w:val="en-US"/>
        </w:rPr>
        <w:t xml:space="preserve"> </w:t>
      </w:r>
      <w:proofErr w:type="gramStart"/>
      <w:r w:rsidRPr="000E0400">
        <w:rPr>
          <w:rFonts w:ascii="Consolas" w:hAnsi="Consolas" w:cs="Consolas"/>
          <w:noProof w:val="0"/>
          <w:color w:val="000000"/>
          <w:kern w:val="0"/>
          <w:sz w:val="24"/>
          <w:szCs w:val="24"/>
          <w:lang w:val="en-US"/>
        </w:rPr>
        <w:t>discount</w:t>
      </w:r>
      <w:proofErr w:type="gramEnd"/>
    </w:p>
    <w:p w14:paraId="5D00B5B0" w14:textId="77777777" w:rsidR="008E7EB0" w:rsidRPr="000E0400" w:rsidRDefault="008E7EB0" w:rsidP="008E7E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onsolas" w:hAnsi="Consolas" w:cs="Consolas"/>
          <w:noProof w:val="0"/>
          <w:color w:val="000000"/>
          <w:kern w:val="0"/>
          <w:sz w:val="24"/>
          <w:szCs w:val="24"/>
          <w:lang w:val="en-US"/>
        </w:rPr>
      </w:pPr>
      <w:r w:rsidRPr="000E0400">
        <w:rPr>
          <w:rFonts w:ascii="Consolas" w:hAnsi="Consolas" w:cs="Consolas"/>
          <w:noProof w:val="0"/>
          <w:color w:val="0000FF"/>
          <w:kern w:val="0"/>
          <w:sz w:val="24"/>
          <w:szCs w:val="24"/>
          <w:lang w:val="en-US"/>
        </w:rPr>
        <w:t>FROM</w:t>
      </w:r>
      <w:r w:rsidRPr="000E0400">
        <w:rPr>
          <w:rFonts w:ascii="Consolas" w:hAnsi="Consolas" w:cs="Consolas"/>
          <w:noProof w:val="0"/>
          <w:color w:val="000000"/>
          <w:kern w:val="0"/>
          <w:sz w:val="24"/>
          <w:szCs w:val="24"/>
          <w:lang w:val="en-US"/>
        </w:rPr>
        <w:t xml:space="preserve"> Bill</w:t>
      </w:r>
      <w:r w:rsidRPr="000E0400">
        <w:rPr>
          <w:rFonts w:ascii="Consolas" w:hAnsi="Consolas" w:cs="Consolas"/>
          <w:noProof w:val="0"/>
          <w:color w:val="808080"/>
          <w:kern w:val="0"/>
          <w:sz w:val="24"/>
          <w:szCs w:val="24"/>
          <w:lang w:val="en-US"/>
        </w:rPr>
        <w:t>,</w:t>
      </w:r>
      <w:r w:rsidRPr="000E0400">
        <w:rPr>
          <w:rFonts w:ascii="Consolas" w:hAnsi="Consolas" w:cs="Consolas"/>
          <w:noProof w:val="0"/>
          <w:color w:val="000000"/>
          <w:kern w:val="0"/>
          <w:sz w:val="24"/>
          <w:szCs w:val="24"/>
          <w:lang w:val="en-US"/>
        </w:rPr>
        <w:t xml:space="preserve"> </w:t>
      </w:r>
      <w:proofErr w:type="spellStart"/>
      <w:r w:rsidRPr="000E0400">
        <w:rPr>
          <w:rFonts w:ascii="Consolas" w:hAnsi="Consolas" w:cs="Consolas"/>
          <w:noProof w:val="0"/>
          <w:color w:val="000000"/>
          <w:kern w:val="0"/>
          <w:sz w:val="24"/>
          <w:szCs w:val="24"/>
          <w:lang w:val="en-US"/>
        </w:rPr>
        <w:t>BillDetailView</w:t>
      </w:r>
      <w:proofErr w:type="spellEnd"/>
      <w:r w:rsidRPr="000E0400">
        <w:rPr>
          <w:rFonts w:ascii="Consolas" w:hAnsi="Consolas" w:cs="Consolas"/>
          <w:noProof w:val="0"/>
          <w:color w:val="808080"/>
          <w:kern w:val="0"/>
          <w:sz w:val="24"/>
          <w:szCs w:val="24"/>
          <w:lang w:val="en-US"/>
        </w:rPr>
        <w:t>,</w:t>
      </w:r>
      <w:r w:rsidRPr="000E0400">
        <w:rPr>
          <w:rFonts w:ascii="Consolas" w:hAnsi="Consolas" w:cs="Consolas"/>
          <w:noProof w:val="0"/>
          <w:color w:val="000000"/>
          <w:kern w:val="0"/>
          <w:sz w:val="24"/>
          <w:szCs w:val="24"/>
          <w:lang w:val="en-US"/>
        </w:rPr>
        <w:t xml:space="preserve"> Customer</w:t>
      </w:r>
      <w:r w:rsidRPr="000E0400">
        <w:rPr>
          <w:rFonts w:ascii="Consolas" w:hAnsi="Consolas" w:cs="Consolas"/>
          <w:noProof w:val="0"/>
          <w:color w:val="808080"/>
          <w:kern w:val="0"/>
          <w:sz w:val="24"/>
          <w:szCs w:val="24"/>
          <w:lang w:val="en-US"/>
        </w:rPr>
        <w:t>,</w:t>
      </w:r>
      <w:r w:rsidRPr="000E0400">
        <w:rPr>
          <w:rFonts w:ascii="Consolas" w:hAnsi="Consolas" w:cs="Consolas"/>
          <w:noProof w:val="0"/>
          <w:color w:val="000000"/>
          <w:kern w:val="0"/>
          <w:sz w:val="24"/>
          <w:szCs w:val="24"/>
          <w:lang w:val="en-US"/>
        </w:rPr>
        <w:t xml:space="preserve"> </w:t>
      </w:r>
      <w:proofErr w:type="spellStart"/>
      <w:r w:rsidRPr="000E0400">
        <w:rPr>
          <w:rFonts w:ascii="Consolas" w:hAnsi="Consolas" w:cs="Consolas"/>
          <w:noProof w:val="0"/>
          <w:color w:val="000000"/>
          <w:kern w:val="0"/>
          <w:sz w:val="24"/>
          <w:szCs w:val="24"/>
          <w:lang w:val="en-US"/>
        </w:rPr>
        <w:t>BillCategory</w:t>
      </w:r>
      <w:proofErr w:type="spellEnd"/>
    </w:p>
    <w:p w14:paraId="7F46FA53" w14:textId="77777777" w:rsidR="008E7EB0" w:rsidRPr="000E0400" w:rsidRDefault="008E7EB0" w:rsidP="008E7E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onsolas" w:hAnsi="Consolas" w:cs="Consolas"/>
          <w:noProof w:val="0"/>
          <w:color w:val="000000"/>
          <w:kern w:val="0"/>
          <w:sz w:val="24"/>
          <w:szCs w:val="24"/>
          <w:lang w:val="en-US"/>
        </w:rPr>
      </w:pPr>
      <w:r w:rsidRPr="000E0400">
        <w:rPr>
          <w:rFonts w:ascii="Consolas" w:hAnsi="Consolas" w:cs="Consolas"/>
          <w:noProof w:val="0"/>
          <w:color w:val="0000FF"/>
          <w:kern w:val="0"/>
          <w:sz w:val="24"/>
          <w:szCs w:val="24"/>
          <w:lang w:val="en-US"/>
        </w:rPr>
        <w:t>WHERE</w:t>
      </w:r>
      <w:r w:rsidRPr="000E0400">
        <w:rPr>
          <w:rFonts w:ascii="Consolas" w:hAnsi="Consolas" w:cs="Consolas"/>
          <w:noProof w:val="0"/>
          <w:color w:val="000000"/>
          <w:kern w:val="0"/>
          <w:sz w:val="24"/>
          <w:szCs w:val="24"/>
          <w:lang w:val="en-US"/>
        </w:rPr>
        <w:t xml:space="preserve"> Bill</w:t>
      </w:r>
      <w:r w:rsidRPr="000E0400">
        <w:rPr>
          <w:rFonts w:ascii="Consolas" w:hAnsi="Consolas" w:cs="Consolas"/>
          <w:noProof w:val="0"/>
          <w:color w:val="808080"/>
          <w:kern w:val="0"/>
          <w:sz w:val="24"/>
          <w:szCs w:val="24"/>
          <w:lang w:val="en-US"/>
        </w:rPr>
        <w:t>.</w:t>
      </w:r>
      <w:r w:rsidRPr="000E0400">
        <w:rPr>
          <w:rFonts w:ascii="Consolas" w:hAnsi="Consolas" w:cs="Consolas"/>
          <w:noProof w:val="0"/>
          <w:color w:val="000000"/>
          <w:kern w:val="0"/>
          <w:sz w:val="24"/>
          <w:szCs w:val="24"/>
          <w:lang w:val="en-US"/>
        </w:rPr>
        <w:t xml:space="preserve">ID </w:t>
      </w:r>
      <w:r w:rsidRPr="000E0400">
        <w:rPr>
          <w:rFonts w:ascii="Consolas" w:hAnsi="Consolas" w:cs="Consolas"/>
          <w:noProof w:val="0"/>
          <w:color w:val="808080"/>
          <w:kern w:val="0"/>
          <w:sz w:val="24"/>
          <w:szCs w:val="24"/>
          <w:lang w:val="en-US"/>
        </w:rPr>
        <w:t>=</w:t>
      </w:r>
      <w:r w:rsidRPr="000E0400">
        <w:rPr>
          <w:rFonts w:ascii="Consolas" w:hAnsi="Consolas" w:cs="Consolas"/>
          <w:noProof w:val="0"/>
          <w:color w:val="000000"/>
          <w:kern w:val="0"/>
          <w:sz w:val="24"/>
          <w:szCs w:val="24"/>
          <w:lang w:val="en-US"/>
        </w:rPr>
        <w:t xml:space="preserve"> </w:t>
      </w:r>
      <w:proofErr w:type="spellStart"/>
      <w:r w:rsidRPr="000E0400">
        <w:rPr>
          <w:rFonts w:ascii="Consolas" w:hAnsi="Consolas" w:cs="Consolas"/>
          <w:noProof w:val="0"/>
          <w:color w:val="000000"/>
          <w:kern w:val="0"/>
          <w:sz w:val="24"/>
          <w:szCs w:val="24"/>
          <w:lang w:val="en-US"/>
        </w:rPr>
        <w:t>BillDetailView</w:t>
      </w:r>
      <w:r w:rsidRPr="000E0400">
        <w:rPr>
          <w:rFonts w:ascii="Consolas" w:hAnsi="Consolas" w:cs="Consolas"/>
          <w:noProof w:val="0"/>
          <w:color w:val="808080"/>
          <w:kern w:val="0"/>
          <w:sz w:val="24"/>
          <w:szCs w:val="24"/>
          <w:lang w:val="en-US"/>
        </w:rPr>
        <w:t>.</w:t>
      </w:r>
      <w:r w:rsidRPr="000E0400">
        <w:rPr>
          <w:rFonts w:ascii="Consolas" w:hAnsi="Consolas" w:cs="Consolas"/>
          <w:noProof w:val="0"/>
          <w:color w:val="000000"/>
          <w:kern w:val="0"/>
          <w:sz w:val="24"/>
          <w:szCs w:val="24"/>
          <w:lang w:val="en-US"/>
        </w:rPr>
        <w:t>billID</w:t>
      </w:r>
      <w:proofErr w:type="spellEnd"/>
      <w:r w:rsidRPr="000E0400">
        <w:rPr>
          <w:rFonts w:ascii="Consolas" w:hAnsi="Consolas" w:cs="Consolas"/>
          <w:noProof w:val="0"/>
          <w:color w:val="000000"/>
          <w:kern w:val="0"/>
          <w:sz w:val="24"/>
          <w:szCs w:val="24"/>
          <w:lang w:val="en-US"/>
        </w:rPr>
        <w:t xml:space="preserve"> </w:t>
      </w:r>
    </w:p>
    <w:p w14:paraId="60FE36BD" w14:textId="77777777" w:rsidR="008E7EB0" w:rsidRPr="000E0400" w:rsidRDefault="008E7EB0" w:rsidP="008E7E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onsolas" w:hAnsi="Consolas" w:cs="Consolas"/>
          <w:noProof w:val="0"/>
          <w:color w:val="000000"/>
          <w:kern w:val="0"/>
          <w:sz w:val="24"/>
          <w:szCs w:val="24"/>
          <w:lang w:val="en-US"/>
        </w:rPr>
      </w:pPr>
      <w:r w:rsidRPr="000E0400">
        <w:rPr>
          <w:rFonts w:ascii="Consolas" w:hAnsi="Consolas" w:cs="Consolas"/>
          <w:noProof w:val="0"/>
          <w:color w:val="808080"/>
          <w:kern w:val="0"/>
          <w:sz w:val="24"/>
          <w:szCs w:val="24"/>
          <w:lang w:val="en-US"/>
        </w:rPr>
        <w:t>AND</w:t>
      </w:r>
      <w:r w:rsidRPr="000E0400">
        <w:rPr>
          <w:rFonts w:ascii="Consolas" w:hAnsi="Consolas" w:cs="Consolas"/>
          <w:noProof w:val="0"/>
          <w:color w:val="000000"/>
          <w:kern w:val="0"/>
          <w:sz w:val="24"/>
          <w:szCs w:val="24"/>
          <w:lang w:val="en-US"/>
        </w:rPr>
        <w:t xml:space="preserve"> </w:t>
      </w:r>
      <w:proofErr w:type="spellStart"/>
      <w:r w:rsidRPr="000E0400">
        <w:rPr>
          <w:rFonts w:ascii="Consolas" w:hAnsi="Consolas" w:cs="Consolas"/>
          <w:noProof w:val="0"/>
          <w:color w:val="000000"/>
          <w:kern w:val="0"/>
          <w:sz w:val="24"/>
          <w:szCs w:val="24"/>
          <w:lang w:val="en-US"/>
        </w:rPr>
        <w:t>Bill</w:t>
      </w:r>
      <w:r w:rsidRPr="000E0400">
        <w:rPr>
          <w:rFonts w:ascii="Consolas" w:hAnsi="Consolas" w:cs="Consolas"/>
          <w:noProof w:val="0"/>
          <w:color w:val="808080"/>
          <w:kern w:val="0"/>
          <w:sz w:val="24"/>
          <w:szCs w:val="24"/>
          <w:lang w:val="en-US"/>
        </w:rPr>
        <w:t>.</w:t>
      </w:r>
      <w:r w:rsidRPr="000E0400">
        <w:rPr>
          <w:rFonts w:ascii="Consolas" w:hAnsi="Consolas" w:cs="Consolas"/>
          <w:noProof w:val="0"/>
          <w:color w:val="000000"/>
          <w:kern w:val="0"/>
          <w:sz w:val="24"/>
          <w:szCs w:val="24"/>
          <w:lang w:val="en-US"/>
        </w:rPr>
        <w:t>customerID</w:t>
      </w:r>
      <w:proofErr w:type="spellEnd"/>
      <w:r w:rsidRPr="000E0400">
        <w:rPr>
          <w:rFonts w:ascii="Consolas" w:hAnsi="Consolas" w:cs="Consolas"/>
          <w:noProof w:val="0"/>
          <w:color w:val="000000"/>
          <w:kern w:val="0"/>
          <w:sz w:val="24"/>
          <w:szCs w:val="24"/>
          <w:lang w:val="en-US"/>
        </w:rPr>
        <w:t xml:space="preserve"> </w:t>
      </w:r>
      <w:r w:rsidRPr="000E0400">
        <w:rPr>
          <w:rFonts w:ascii="Consolas" w:hAnsi="Consolas" w:cs="Consolas"/>
          <w:noProof w:val="0"/>
          <w:color w:val="808080"/>
          <w:kern w:val="0"/>
          <w:sz w:val="24"/>
          <w:szCs w:val="24"/>
          <w:lang w:val="en-US"/>
        </w:rPr>
        <w:t>=</w:t>
      </w:r>
      <w:r w:rsidRPr="000E0400">
        <w:rPr>
          <w:rFonts w:ascii="Consolas" w:hAnsi="Consolas" w:cs="Consolas"/>
          <w:noProof w:val="0"/>
          <w:color w:val="000000"/>
          <w:kern w:val="0"/>
          <w:sz w:val="24"/>
          <w:szCs w:val="24"/>
          <w:lang w:val="en-US"/>
        </w:rPr>
        <w:t xml:space="preserve"> Customer</w:t>
      </w:r>
      <w:r w:rsidRPr="000E0400">
        <w:rPr>
          <w:rFonts w:ascii="Consolas" w:hAnsi="Consolas" w:cs="Consolas"/>
          <w:noProof w:val="0"/>
          <w:color w:val="808080"/>
          <w:kern w:val="0"/>
          <w:sz w:val="24"/>
          <w:szCs w:val="24"/>
          <w:lang w:val="en-US"/>
        </w:rPr>
        <w:t>.</w:t>
      </w:r>
      <w:r w:rsidRPr="000E0400">
        <w:rPr>
          <w:rFonts w:ascii="Consolas" w:hAnsi="Consolas" w:cs="Consolas"/>
          <w:noProof w:val="0"/>
          <w:color w:val="000000"/>
          <w:kern w:val="0"/>
          <w:sz w:val="24"/>
          <w:szCs w:val="24"/>
          <w:lang w:val="en-US"/>
        </w:rPr>
        <w:t xml:space="preserve">ID </w:t>
      </w:r>
    </w:p>
    <w:p w14:paraId="1386E2C7" w14:textId="77777777" w:rsidR="008E7EB0" w:rsidRPr="000E0400" w:rsidRDefault="008E7EB0" w:rsidP="008E7E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onsolas" w:hAnsi="Consolas" w:cs="Consolas"/>
          <w:noProof w:val="0"/>
          <w:color w:val="000000"/>
          <w:kern w:val="0"/>
          <w:sz w:val="24"/>
          <w:szCs w:val="24"/>
          <w:lang w:val="en-US"/>
        </w:rPr>
      </w:pPr>
      <w:r w:rsidRPr="000E0400">
        <w:rPr>
          <w:rFonts w:ascii="Consolas" w:hAnsi="Consolas" w:cs="Consolas"/>
          <w:noProof w:val="0"/>
          <w:color w:val="808080"/>
          <w:kern w:val="0"/>
          <w:sz w:val="24"/>
          <w:szCs w:val="24"/>
          <w:lang w:val="en-US"/>
        </w:rPr>
        <w:t>AND</w:t>
      </w:r>
      <w:r w:rsidRPr="000E0400">
        <w:rPr>
          <w:rFonts w:ascii="Consolas" w:hAnsi="Consolas" w:cs="Consolas"/>
          <w:noProof w:val="0"/>
          <w:color w:val="000000"/>
          <w:kern w:val="0"/>
          <w:sz w:val="24"/>
          <w:szCs w:val="24"/>
          <w:lang w:val="en-US"/>
        </w:rPr>
        <w:t xml:space="preserve"> </w:t>
      </w:r>
      <w:proofErr w:type="spellStart"/>
      <w:r w:rsidRPr="000E0400">
        <w:rPr>
          <w:rFonts w:ascii="Consolas" w:hAnsi="Consolas" w:cs="Consolas"/>
          <w:noProof w:val="0"/>
          <w:color w:val="000000"/>
          <w:kern w:val="0"/>
          <w:sz w:val="24"/>
          <w:szCs w:val="24"/>
          <w:lang w:val="en-US"/>
        </w:rPr>
        <w:t>Bill</w:t>
      </w:r>
      <w:r w:rsidRPr="000E0400">
        <w:rPr>
          <w:rFonts w:ascii="Consolas" w:hAnsi="Consolas" w:cs="Consolas"/>
          <w:noProof w:val="0"/>
          <w:color w:val="808080"/>
          <w:kern w:val="0"/>
          <w:sz w:val="24"/>
          <w:szCs w:val="24"/>
          <w:lang w:val="en-US"/>
        </w:rPr>
        <w:t>.</w:t>
      </w:r>
      <w:r w:rsidRPr="000E0400">
        <w:rPr>
          <w:rFonts w:ascii="Consolas" w:hAnsi="Consolas" w:cs="Consolas"/>
          <w:noProof w:val="0"/>
          <w:color w:val="000000"/>
          <w:kern w:val="0"/>
          <w:sz w:val="24"/>
          <w:szCs w:val="24"/>
          <w:lang w:val="en-US"/>
        </w:rPr>
        <w:t>categoryID</w:t>
      </w:r>
      <w:proofErr w:type="spellEnd"/>
      <w:r w:rsidRPr="000E0400">
        <w:rPr>
          <w:rFonts w:ascii="Consolas" w:hAnsi="Consolas" w:cs="Consolas"/>
          <w:noProof w:val="0"/>
          <w:color w:val="000000"/>
          <w:kern w:val="0"/>
          <w:sz w:val="24"/>
          <w:szCs w:val="24"/>
          <w:lang w:val="en-US"/>
        </w:rPr>
        <w:t xml:space="preserve"> </w:t>
      </w:r>
      <w:r w:rsidRPr="000E0400">
        <w:rPr>
          <w:rFonts w:ascii="Consolas" w:hAnsi="Consolas" w:cs="Consolas"/>
          <w:noProof w:val="0"/>
          <w:color w:val="808080"/>
          <w:kern w:val="0"/>
          <w:sz w:val="24"/>
          <w:szCs w:val="24"/>
          <w:lang w:val="en-US"/>
        </w:rPr>
        <w:t>=</w:t>
      </w:r>
      <w:r w:rsidRPr="000E0400">
        <w:rPr>
          <w:rFonts w:ascii="Consolas" w:hAnsi="Consolas" w:cs="Consolas"/>
          <w:noProof w:val="0"/>
          <w:color w:val="000000"/>
          <w:kern w:val="0"/>
          <w:sz w:val="24"/>
          <w:szCs w:val="24"/>
          <w:lang w:val="en-US"/>
        </w:rPr>
        <w:t xml:space="preserve"> BillCategory</w:t>
      </w:r>
      <w:r w:rsidRPr="000E0400">
        <w:rPr>
          <w:rFonts w:ascii="Consolas" w:hAnsi="Consolas" w:cs="Consolas"/>
          <w:noProof w:val="0"/>
          <w:color w:val="808080"/>
          <w:kern w:val="0"/>
          <w:sz w:val="24"/>
          <w:szCs w:val="24"/>
          <w:lang w:val="en-US"/>
        </w:rPr>
        <w:t>.</w:t>
      </w:r>
      <w:r w:rsidRPr="000E0400">
        <w:rPr>
          <w:rFonts w:ascii="Consolas" w:hAnsi="Consolas" w:cs="Consolas"/>
          <w:noProof w:val="0"/>
          <w:color w:val="000000"/>
          <w:kern w:val="0"/>
          <w:sz w:val="24"/>
          <w:szCs w:val="24"/>
          <w:lang w:val="en-US"/>
        </w:rPr>
        <w:t>ID</w:t>
      </w:r>
    </w:p>
    <w:p w14:paraId="38B6B845" w14:textId="77777777" w:rsidR="008E7EB0" w:rsidRPr="000E0400" w:rsidRDefault="008E7EB0" w:rsidP="008E7E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onsolas" w:hAnsi="Consolas" w:cs="Consolas"/>
          <w:noProof w:val="0"/>
          <w:color w:val="000000"/>
          <w:kern w:val="0"/>
          <w:sz w:val="24"/>
          <w:szCs w:val="24"/>
          <w:lang w:val="en-US"/>
        </w:rPr>
      </w:pPr>
      <w:r w:rsidRPr="000E0400">
        <w:rPr>
          <w:rFonts w:ascii="Consolas" w:hAnsi="Consolas" w:cs="Consolas"/>
          <w:noProof w:val="0"/>
          <w:color w:val="0000FF"/>
          <w:kern w:val="0"/>
          <w:sz w:val="24"/>
          <w:szCs w:val="24"/>
          <w:lang w:val="en-US"/>
        </w:rPr>
        <w:t>GROUP</w:t>
      </w:r>
      <w:r w:rsidRPr="000E0400">
        <w:rPr>
          <w:rFonts w:ascii="Consolas" w:hAnsi="Consolas" w:cs="Consolas"/>
          <w:noProof w:val="0"/>
          <w:color w:val="000000"/>
          <w:kern w:val="0"/>
          <w:sz w:val="24"/>
          <w:szCs w:val="24"/>
          <w:lang w:val="en-US"/>
        </w:rPr>
        <w:t xml:space="preserve"> </w:t>
      </w:r>
      <w:r w:rsidRPr="000E0400">
        <w:rPr>
          <w:rFonts w:ascii="Consolas" w:hAnsi="Consolas" w:cs="Consolas"/>
          <w:noProof w:val="0"/>
          <w:color w:val="0000FF"/>
          <w:kern w:val="0"/>
          <w:sz w:val="24"/>
          <w:szCs w:val="24"/>
          <w:lang w:val="en-US"/>
        </w:rPr>
        <w:t>BY</w:t>
      </w:r>
      <w:r w:rsidRPr="000E0400">
        <w:rPr>
          <w:rFonts w:ascii="Consolas" w:hAnsi="Consolas" w:cs="Consolas"/>
          <w:noProof w:val="0"/>
          <w:color w:val="000000"/>
          <w:kern w:val="0"/>
          <w:sz w:val="24"/>
          <w:szCs w:val="24"/>
          <w:lang w:val="en-US"/>
        </w:rPr>
        <w:t xml:space="preserve"> Bill</w:t>
      </w:r>
      <w:r w:rsidRPr="000E0400">
        <w:rPr>
          <w:rFonts w:ascii="Consolas" w:hAnsi="Consolas" w:cs="Consolas"/>
          <w:noProof w:val="0"/>
          <w:color w:val="808080"/>
          <w:kern w:val="0"/>
          <w:sz w:val="24"/>
          <w:szCs w:val="24"/>
          <w:lang w:val="en-US"/>
        </w:rPr>
        <w:t>.</w:t>
      </w:r>
      <w:r w:rsidRPr="000E0400">
        <w:rPr>
          <w:rFonts w:ascii="Consolas" w:hAnsi="Consolas" w:cs="Consolas"/>
          <w:noProof w:val="0"/>
          <w:color w:val="000000"/>
          <w:kern w:val="0"/>
          <w:sz w:val="24"/>
          <w:szCs w:val="24"/>
          <w:lang w:val="en-US"/>
        </w:rPr>
        <w:t>ID</w:t>
      </w:r>
      <w:r w:rsidRPr="000E0400">
        <w:rPr>
          <w:rFonts w:ascii="Consolas" w:hAnsi="Consolas" w:cs="Consolas"/>
          <w:noProof w:val="0"/>
          <w:color w:val="808080"/>
          <w:kern w:val="0"/>
          <w:sz w:val="24"/>
          <w:szCs w:val="24"/>
          <w:lang w:val="en-US"/>
        </w:rPr>
        <w:t>,</w:t>
      </w:r>
      <w:r w:rsidRPr="000E0400">
        <w:rPr>
          <w:rFonts w:ascii="Consolas" w:hAnsi="Consolas" w:cs="Consolas"/>
          <w:noProof w:val="0"/>
          <w:color w:val="000000"/>
          <w:kern w:val="0"/>
          <w:sz w:val="24"/>
          <w:szCs w:val="24"/>
          <w:lang w:val="en-US"/>
        </w:rPr>
        <w:t xml:space="preserve"> </w:t>
      </w:r>
      <w:proofErr w:type="spellStart"/>
      <w:r w:rsidRPr="000E0400">
        <w:rPr>
          <w:rFonts w:ascii="Consolas" w:hAnsi="Consolas" w:cs="Consolas"/>
          <w:noProof w:val="0"/>
          <w:color w:val="000000"/>
          <w:kern w:val="0"/>
          <w:sz w:val="24"/>
          <w:szCs w:val="24"/>
          <w:lang w:val="en-US"/>
        </w:rPr>
        <w:t>Bill</w:t>
      </w:r>
      <w:r w:rsidRPr="000E0400">
        <w:rPr>
          <w:rFonts w:ascii="Consolas" w:hAnsi="Consolas" w:cs="Consolas"/>
          <w:noProof w:val="0"/>
          <w:color w:val="808080"/>
          <w:kern w:val="0"/>
          <w:sz w:val="24"/>
          <w:szCs w:val="24"/>
          <w:lang w:val="en-US"/>
        </w:rPr>
        <w:t>.</w:t>
      </w:r>
      <w:r w:rsidRPr="000E0400">
        <w:rPr>
          <w:rFonts w:ascii="Consolas" w:hAnsi="Consolas" w:cs="Consolas"/>
          <w:noProof w:val="0"/>
          <w:color w:val="000000"/>
          <w:kern w:val="0"/>
          <w:sz w:val="24"/>
          <w:szCs w:val="24"/>
          <w:lang w:val="en-US"/>
        </w:rPr>
        <w:t>categoryID</w:t>
      </w:r>
      <w:proofErr w:type="spellEnd"/>
      <w:r w:rsidRPr="000E0400">
        <w:rPr>
          <w:rFonts w:ascii="Consolas" w:hAnsi="Consolas" w:cs="Consolas"/>
          <w:noProof w:val="0"/>
          <w:color w:val="808080"/>
          <w:kern w:val="0"/>
          <w:sz w:val="24"/>
          <w:szCs w:val="24"/>
          <w:lang w:val="en-US"/>
        </w:rPr>
        <w:t>,</w:t>
      </w:r>
      <w:r w:rsidRPr="000E0400">
        <w:rPr>
          <w:rFonts w:ascii="Consolas" w:hAnsi="Consolas" w:cs="Consolas"/>
          <w:noProof w:val="0"/>
          <w:color w:val="000000"/>
          <w:kern w:val="0"/>
          <w:sz w:val="24"/>
          <w:szCs w:val="24"/>
          <w:lang w:val="en-US"/>
        </w:rPr>
        <w:t xml:space="preserve"> </w:t>
      </w:r>
      <w:proofErr w:type="spellStart"/>
      <w:r w:rsidRPr="000E0400">
        <w:rPr>
          <w:rFonts w:ascii="Consolas" w:hAnsi="Consolas" w:cs="Consolas"/>
          <w:noProof w:val="0"/>
          <w:color w:val="000000"/>
          <w:kern w:val="0"/>
          <w:sz w:val="24"/>
          <w:szCs w:val="24"/>
          <w:lang w:val="en-US"/>
        </w:rPr>
        <w:t>Bill</w:t>
      </w:r>
      <w:r w:rsidRPr="000E0400">
        <w:rPr>
          <w:rFonts w:ascii="Consolas" w:hAnsi="Consolas" w:cs="Consolas"/>
          <w:noProof w:val="0"/>
          <w:color w:val="808080"/>
          <w:kern w:val="0"/>
          <w:sz w:val="24"/>
          <w:szCs w:val="24"/>
          <w:lang w:val="en-US"/>
        </w:rPr>
        <w:t>.</w:t>
      </w:r>
      <w:r w:rsidRPr="000E0400">
        <w:rPr>
          <w:rFonts w:ascii="Consolas" w:hAnsi="Consolas" w:cs="Consolas"/>
          <w:noProof w:val="0"/>
          <w:color w:val="0000FF"/>
          <w:kern w:val="0"/>
          <w:sz w:val="24"/>
          <w:szCs w:val="24"/>
          <w:lang w:val="en-US"/>
        </w:rPr>
        <w:t>dateTime</w:t>
      </w:r>
      <w:proofErr w:type="spellEnd"/>
      <w:r w:rsidRPr="000E0400">
        <w:rPr>
          <w:rFonts w:ascii="Consolas" w:hAnsi="Consolas" w:cs="Consolas"/>
          <w:noProof w:val="0"/>
          <w:color w:val="808080"/>
          <w:kern w:val="0"/>
          <w:sz w:val="24"/>
          <w:szCs w:val="24"/>
          <w:lang w:val="en-US"/>
        </w:rPr>
        <w:t>,</w:t>
      </w:r>
      <w:r w:rsidRPr="000E0400">
        <w:rPr>
          <w:rFonts w:ascii="Consolas" w:hAnsi="Consolas" w:cs="Consolas"/>
          <w:noProof w:val="0"/>
          <w:color w:val="000000"/>
          <w:kern w:val="0"/>
          <w:sz w:val="24"/>
          <w:szCs w:val="24"/>
          <w:lang w:val="en-US"/>
        </w:rPr>
        <w:t xml:space="preserve"> </w:t>
      </w:r>
      <w:proofErr w:type="spellStart"/>
      <w:r w:rsidRPr="000E0400">
        <w:rPr>
          <w:rFonts w:ascii="Consolas" w:hAnsi="Consolas" w:cs="Consolas"/>
          <w:noProof w:val="0"/>
          <w:color w:val="000000"/>
          <w:kern w:val="0"/>
          <w:sz w:val="24"/>
          <w:szCs w:val="24"/>
          <w:lang w:val="en-US"/>
        </w:rPr>
        <w:t>Customer</w:t>
      </w:r>
      <w:r w:rsidRPr="000E0400">
        <w:rPr>
          <w:rFonts w:ascii="Consolas" w:hAnsi="Consolas" w:cs="Consolas"/>
          <w:noProof w:val="0"/>
          <w:color w:val="808080"/>
          <w:kern w:val="0"/>
          <w:sz w:val="24"/>
          <w:szCs w:val="24"/>
          <w:lang w:val="en-US"/>
        </w:rPr>
        <w:t>.</w:t>
      </w:r>
      <w:r w:rsidRPr="000E0400">
        <w:rPr>
          <w:rFonts w:ascii="Consolas" w:hAnsi="Consolas" w:cs="Consolas"/>
          <w:noProof w:val="0"/>
          <w:color w:val="000000"/>
          <w:kern w:val="0"/>
          <w:sz w:val="24"/>
          <w:szCs w:val="24"/>
          <w:lang w:val="en-US"/>
        </w:rPr>
        <w:t>bonusPoint</w:t>
      </w:r>
      <w:proofErr w:type="spellEnd"/>
      <w:r w:rsidRPr="000E0400">
        <w:rPr>
          <w:rFonts w:ascii="Consolas" w:hAnsi="Consolas" w:cs="Consolas"/>
          <w:noProof w:val="0"/>
          <w:color w:val="808080"/>
          <w:kern w:val="0"/>
          <w:sz w:val="24"/>
          <w:szCs w:val="24"/>
          <w:lang w:val="en-US"/>
        </w:rPr>
        <w:t>,</w:t>
      </w:r>
      <w:r w:rsidRPr="000E0400">
        <w:rPr>
          <w:rFonts w:ascii="Consolas" w:hAnsi="Consolas" w:cs="Consolas"/>
          <w:noProof w:val="0"/>
          <w:color w:val="000000"/>
          <w:kern w:val="0"/>
          <w:sz w:val="24"/>
          <w:szCs w:val="24"/>
          <w:lang w:val="en-US"/>
        </w:rPr>
        <w:t xml:space="preserve"> </w:t>
      </w:r>
      <w:proofErr w:type="spellStart"/>
      <w:r w:rsidRPr="000E0400">
        <w:rPr>
          <w:rFonts w:ascii="Consolas" w:hAnsi="Consolas" w:cs="Consolas"/>
          <w:noProof w:val="0"/>
          <w:color w:val="000000"/>
          <w:kern w:val="0"/>
          <w:sz w:val="24"/>
          <w:szCs w:val="24"/>
          <w:lang w:val="en-US"/>
        </w:rPr>
        <w:t>BillCategory</w:t>
      </w:r>
      <w:r w:rsidRPr="000E0400">
        <w:rPr>
          <w:rFonts w:ascii="Consolas" w:hAnsi="Consolas" w:cs="Consolas"/>
          <w:noProof w:val="0"/>
          <w:color w:val="808080"/>
          <w:kern w:val="0"/>
          <w:sz w:val="24"/>
          <w:szCs w:val="24"/>
          <w:lang w:val="en-US"/>
        </w:rPr>
        <w:t>.</w:t>
      </w:r>
      <w:r w:rsidRPr="000E0400">
        <w:rPr>
          <w:rFonts w:ascii="Consolas" w:hAnsi="Consolas" w:cs="Consolas"/>
          <w:noProof w:val="0"/>
          <w:color w:val="000000"/>
          <w:kern w:val="0"/>
          <w:sz w:val="24"/>
          <w:szCs w:val="24"/>
          <w:lang w:val="en-US"/>
        </w:rPr>
        <w:t>discount</w:t>
      </w:r>
      <w:proofErr w:type="spellEnd"/>
    </w:p>
    <w:p w14:paraId="1DDD6DB5" w14:textId="3ED0ACA9" w:rsidR="008E7EB0" w:rsidRPr="000E0400" w:rsidRDefault="008E7EB0" w:rsidP="008E7EB0">
      <w:pPr>
        <w:pStyle w:val="ListParagraph"/>
        <w:pBdr>
          <w:top w:val="single" w:sz="4" w:space="1" w:color="auto"/>
          <w:left w:val="single" w:sz="4" w:space="4" w:color="auto"/>
          <w:bottom w:val="single" w:sz="4" w:space="1" w:color="auto"/>
          <w:right w:val="single" w:sz="4" w:space="4" w:color="auto"/>
        </w:pBdr>
        <w:spacing w:after="0" w:line="360" w:lineRule="auto"/>
        <w:ind w:left="1584"/>
        <w:rPr>
          <w:rFonts w:ascii="Times New Roman" w:hAnsi="Times New Roman" w:cs="Times New Roman"/>
          <w:sz w:val="24"/>
          <w:szCs w:val="24"/>
          <w:lang w:val="en-US"/>
        </w:rPr>
      </w:pPr>
      <w:r w:rsidRPr="000E0400">
        <w:rPr>
          <w:rFonts w:ascii="Consolas" w:hAnsi="Consolas" w:cs="Consolas"/>
          <w:noProof w:val="0"/>
          <w:color w:val="0000FF"/>
          <w:kern w:val="0"/>
          <w:sz w:val="24"/>
          <w:szCs w:val="24"/>
          <w:lang w:val="en-US"/>
        </w:rPr>
        <w:t>GO</w:t>
      </w:r>
    </w:p>
    <w:p w14:paraId="3CD16389" w14:textId="77777777" w:rsidR="008E7EB0" w:rsidRPr="008E7EB0" w:rsidRDefault="008E7EB0" w:rsidP="008E7EB0">
      <w:pPr>
        <w:pStyle w:val="ListParagraph"/>
        <w:spacing w:after="0" w:line="360" w:lineRule="auto"/>
        <w:ind w:left="1584"/>
        <w:rPr>
          <w:rFonts w:ascii="Times New Roman" w:hAnsi="Times New Roman" w:cs="Times New Roman"/>
          <w:sz w:val="28"/>
          <w:szCs w:val="28"/>
          <w:lang w:val="en-US"/>
        </w:rPr>
      </w:pPr>
    </w:p>
    <w:p w14:paraId="456A2DDF" w14:textId="6961AA66" w:rsidR="00C55698" w:rsidRDefault="00C55698" w:rsidP="00C55698">
      <w:pPr>
        <w:pStyle w:val="ListParagraph"/>
        <w:numPr>
          <w:ilvl w:val="0"/>
          <w:numId w:val="18"/>
        </w:numPr>
        <w:spacing w:after="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008E7EB0">
        <w:rPr>
          <w:rFonts w:ascii="Times New Roman" w:hAnsi="Times New Roman" w:cs="Times New Roman"/>
          <w:b/>
          <w:bCs/>
          <w:sz w:val="28"/>
          <w:szCs w:val="28"/>
          <w:lang w:val="en-US"/>
        </w:rPr>
        <w:t>View lấy ra thông tin sản phẩm:</w:t>
      </w:r>
    </w:p>
    <w:p w14:paraId="5327AE62" w14:textId="20937339" w:rsidR="008E7EB0" w:rsidRDefault="008E7EB0" w:rsidP="008E7EB0">
      <w:pPr>
        <w:pStyle w:val="ListParagraph"/>
        <w:spacing w:after="0" w:line="360" w:lineRule="auto"/>
        <w:ind w:left="1584"/>
        <w:rPr>
          <w:rFonts w:ascii="Times New Roman" w:hAnsi="Times New Roman" w:cs="Times New Roman"/>
          <w:sz w:val="28"/>
          <w:szCs w:val="28"/>
          <w:lang w:val="en-US"/>
        </w:rPr>
      </w:pPr>
      <w:r>
        <w:rPr>
          <w:rFonts w:ascii="Times New Roman" w:hAnsi="Times New Roman" w:cs="Times New Roman"/>
          <w:sz w:val="28"/>
          <w:szCs w:val="28"/>
          <w:lang w:val="en-US"/>
        </w:rPr>
        <w:t>View hiển thị danh sách thông tin sản phẩm gồm: Mã sản phẩm, tên sản phẩm, trạng thái, giá sản phẩm.</w:t>
      </w:r>
    </w:p>
    <w:p w14:paraId="57215CEF" w14:textId="1B213784" w:rsidR="008E7EB0" w:rsidRDefault="008E7EB0" w:rsidP="008E7EB0">
      <w:pPr>
        <w:pStyle w:val="ListParagraph"/>
        <w:spacing w:after="0" w:line="360" w:lineRule="auto"/>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SQL:</w:t>
      </w:r>
    </w:p>
    <w:p w14:paraId="02056326" w14:textId="77777777" w:rsidR="008E7EB0" w:rsidRPr="000E0400" w:rsidRDefault="008E7EB0" w:rsidP="008E7E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onsolas" w:hAnsi="Consolas" w:cs="Consolas"/>
          <w:noProof w:val="0"/>
          <w:color w:val="000000"/>
          <w:kern w:val="0"/>
          <w:sz w:val="24"/>
          <w:szCs w:val="24"/>
          <w:lang w:val="en-US"/>
        </w:rPr>
      </w:pPr>
      <w:r w:rsidRPr="000E0400">
        <w:rPr>
          <w:rFonts w:ascii="Consolas" w:hAnsi="Consolas" w:cs="Consolas"/>
          <w:noProof w:val="0"/>
          <w:color w:val="0000FF"/>
          <w:kern w:val="0"/>
          <w:sz w:val="24"/>
          <w:szCs w:val="24"/>
          <w:lang w:val="en-US"/>
        </w:rPr>
        <w:t>DROP</w:t>
      </w:r>
      <w:r w:rsidRPr="000E0400">
        <w:rPr>
          <w:rFonts w:ascii="Consolas" w:hAnsi="Consolas" w:cs="Consolas"/>
          <w:noProof w:val="0"/>
          <w:color w:val="000000"/>
          <w:kern w:val="0"/>
          <w:sz w:val="24"/>
          <w:szCs w:val="24"/>
          <w:lang w:val="en-US"/>
        </w:rPr>
        <w:t xml:space="preserve"> </w:t>
      </w:r>
      <w:r w:rsidRPr="000E0400">
        <w:rPr>
          <w:rFonts w:ascii="Consolas" w:hAnsi="Consolas" w:cs="Consolas"/>
          <w:noProof w:val="0"/>
          <w:color w:val="0000FF"/>
          <w:kern w:val="0"/>
          <w:sz w:val="24"/>
          <w:szCs w:val="24"/>
          <w:lang w:val="en-US"/>
        </w:rPr>
        <w:t>VIEW</w:t>
      </w:r>
      <w:r w:rsidRPr="000E0400">
        <w:rPr>
          <w:rFonts w:ascii="Consolas" w:hAnsi="Consolas" w:cs="Consolas"/>
          <w:noProof w:val="0"/>
          <w:color w:val="000000"/>
          <w:kern w:val="0"/>
          <w:sz w:val="24"/>
          <w:szCs w:val="24"/>
          <w:lang w:val="en-US"/>
        </w:rPr>
        <w:t xml:space="preserve"> </w:t>
      </w:r>
      <w:r w:rsidRPr="000E0400">
        <w:rPr>
          <w:rFonts w:ascii="Consolas" w:hAnsi="Consolas" w:cs="Consolas"/>
          <w:noProof w:val="0"/>
          <w:color w:val="0000FF"/>
          <w:kern w:val="0"/>
          <w:sz w:val="24"/>
          <w:szCs w:val="24"/>
          <w:lang w:val="en-US"/>
        </w:rPr>
        <w:t>IF</w:t>
      </w:r>
      <w:r w:rsidRPr="000E0400">
        <w:rPr>
          <w:rFonts w:ascii="Consolas" w:hAnsi="Consolas" w:cs="Consolas"/>
          <w:noProof w:val="0"/>
          <w:color w:val="000000"/>
          <w:kern w:val="0"/>
          <w:sz w:val="24"/>
          <w:szCs w:val="24"/>
          <w:lang w:val="en-US"/>
        </w:rPr>
        <w:t xml:space="preserve"> </w:t>
      </w:r>
      <w:r w:rsidRPr="000E0400">
        <w:rPr>
          <w:rFonts w:ascii="Consolas" w:hAnsi="Consolas" w:cs="Consolas"/>
          <w:noProof w:val="0"/>
          <w:color w:val="808080"/>
          <w:kern w:val="0"/>
          <w:sz w:val="24"/>
          <w:szCs w:val="24"/>
          <w:lang w:val="en-US"/>
        </w:rPr>
        <w:t>EXISTS</w:t>
      </w:r>
      <w:r w:rsidRPr="000E0400">
        <w:rPr>
          <w:rFonts w:ascii="Consolas" w:hAnsi="Consolas" w:cs="Consolas"/>
          <w:noProof w:val="0"/>
          <w:color w:val="000000"/>
          <w:kern w:val="0"/>
          <w:sz w:val="24"/>
          <w:szCs w:val="24"/>
          <w:lang w:val="en-US"/>
        </w:rPr>
        <w:t xml:space="preserve"> </w:t>
      </w:r>
      <w:proofErr w:type="spellStart"/>
      <w:r w:rsidRPr="000E0400">
        <w:rPr>
          <w:rFonts w:ascii="Consolas" w:hAnsi="Consolas" w:cs="Consolas"/>
          <w:noProof w:val="0"/>
          <w:color w:val="000000"/>
          <w:kern w:val="0"/>
          <w:sz w:val="24"/>
          <w:szCs w:val="24"/>
          <w:lang w:val="en-US"/>
        </w:rPr>
        <w:t>ProductView</w:t>
      </w:r>
      <w:proofErr w:type="spellEnd"/>
    </w:p>
    <w:p w14:paraId="23B9534B" w14:textId="77777777" w:rsidR="008E7EB0" w:rsidRPr="000E0400" w:rsidRDefault="008E7EB0" w:rsidP="008E7E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onsolas" w:hAnsi="Consolas" w:cs="Consolas"/>
          <w:noProof w:val="0"/>
          <w:color w:val="000000"/>
          <w:kern w:val="0"/>
          <w:sz w:val="24"/>
          <w:szCs w:val="24"/>
          <w:lang w:val="en-US"/>
        </w:rPr>
      </w:pPr>
      <w:r w:rsidRPr="000E0400">
        <w:rPr>
          <w:rFonts w:ascii="Consolas" w:hAnsi="Consolas" w:cs="Consolas"/>
          <w:noProof w:val="0"/>
          <w:color w:val="0000FF"/>
          <w:kern w:val="0"/>
          <w:sz w:val="24"/>
          <w:szCs w:val="24"/>
          <w:lang w:val="en-US"/>
        </w:rPr>
        <w:t>GO</w:t>
      </w:r>
    </w:p>
    <w:p w14:paraId="17BD175A" w14:textId="77777777" w:rsidR="008E7EB0" w:rsidRPr="000E0400" w:rsidRDefault="008E7EB0" w:rsidP="008E7E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onsolas" w:hAnsi="Consolas" w:cs="Consolas"/>
          <w:noProof w:val="0"/>
          <w:color w:val="000000"/>
          <w:kern w:val="0"/>
          <w:sz w:val="24"/>
          <w:szCs w:val="24"/>
          <w:lang w:val="en-US"/>
        </w:rPr>
      </w:pPr>
    </w:p>
    <w:p w14:paraId="4C359D87" w14:textId="77777777" w:rsidR="008E7EB0" w:rsidRPr="000E0400" w:rsidRDefault="008E7EB0" w:rsidP="008E7E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onsolas" w:hAnsi="Consolas" w:cs="Consolas"/>
          <w:noProof w:val="0"/>
          <w:color w:val="000000"/>
          <w:kern w:val="0"/>
          <w:sz w:val="24"/>
          <w:szCs w:val="24"/>
          <w:lang w:val="en-US"/>
        </w:rPr>
      </w:pPr>
      <w:r w:rsidRPr="000E0400">
        <w:rPr>
          <w:rFonts w:ascii="Consolas" w:hAnsi="Consolas" w:cs="Consolas"/>
          <w:noProof w:val="0"/>
          <w:color w:val="0000FF"/>
          <w:kern w:val="0"/>
          <w:sz w:val="24"/>
          <w:szCs w:val="24"/>
          <w:lang w:val="en-US"/>
        </w:rPr>
        <w:t>CREATE</w:t>
      </w:r>
      <w:r w:rsidRPr="000E0400">
        <w:rPr>
          <w:rFonts w:ascii="Consolas" w:hAnsi="Consolas" w:cs="Consolas"/>
          <w:noProof w:val="0"/>
          <w:color w:val="000000"/>
          <w:kern w:val="0"/>
          <w:sz w:val="24"/>
          <w:szCs w:val="24"/>
          <w:lang w:val="en-US"/>
        </w:rPr>
        <w:t xml:space="preserve"> </w:t>
      </w:r>
      <w:r w:rsidRPr="000E0400">
        <w:rPr>
          <w:rFonts w:ascii="Consolas" w:hAnsi="Consolas" w:cs="Consolas"/>
          <w:noProof w:val="0"/>
          <w:color w:val="0000FF"/>
          <w:kern w:val="0"/>
          <w:sz w:val="24"/>
          <w:szCs w:val="24"/>
          <w:lang w:val="en-US"/>
        </w:rPr>
        <w:t>VIEW</w:t>
      </w:r>
      <w:r w:rsidRPr="000E0400">
        <w:rPr>
          <w:rFonts w:ascii="Consolas" w:hAnsi="Consolas" w:cs="Consolas"/>
          <w:noProof w:val="0"/>
          <w:color w:val="000000"/>
          <w:kern w:val="0"/>
          <w:sz w:val="24"/>
          <w:szCs w:val="24"/>
          <w:lang w:val="en-US"/>
        </w:rPr>
        <w:t xml:space="preserve"> </w:t>
      </w:r>
      <w:proofErr w:type="spellStart"/>
      <w:r w:rsidRPr="000E0400">
        <w:rPr>
          <w:rFonts w:ascii="Consolas" w:hAnsi="Consolas" w:cs="Consolas"/>
          <w:noProof w:val="0"/>
          <w:color w:val="000000"/>
          <w:kern w:val="0"/>
          <w:sz w:val="24"/>
          <w:szCs w:val="24"/>
          <w:lang w:val="en-US"/>
        </w:rPr>
        <w:t>ProductView</w:t>
      </w:r>
      <w:proofErr w:type="spellEnd"/>
    </w:p>
    <w:p w14:paraId="3FE928F9" w14:textId="77777777" w:rsidR="008E7EB0" w:rsidRPr="000E0400" w:rsidRDefault="008E7EB0" w:rsidP="008E7E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onsolas" w:hAnsi="Consolas" w:cs="Consolas"/>
          <w:noProof w:val="0"/>
          <w:color w:val="000000"/>
          <w:kern w:val="0"/>
          <w:sz w:val="24"/>
          <w:szCs w:val="24"/>
          <w:lang w:val="en-US"/>
        </w:rPr>
      </w:pPr>
      <w:r w:rsidRPr="000E0400">
        <w:rPr>
          <w:rFonts w:ascii="Consolas" w:hAnsi="Consolas" w:cs="Consolas"/>
          <w:noProof w:val="0"/>
          <w:color w:val="0000FF"/>
          <w:kern w:val="0"/>
          <w:sz w:val="24"/>
          <w:szCs w:val="24"/>
          <w:lang w:val="en-US"/>
        </w:rPr>
        <w:t>AS</w:t>
      </w:r>
    </w:p>
    <w:p w14:paraId="6ED5A5A1" w14:textId="77777777" w:rsidR="008E7EB0" w:rsidRPr="000E0400" w:rsidRDefault="008E7EB0" w:rsidP="008E7E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onsolas" w:hAnsi="Consolas" w:cs="Consolas"/>
          <w:noProof w:val="0"/>
          <w:color w:val="000000"/>
          <w:kern w:val="0"/>
          <w:sz w:val="24"/>
          <w:szCs w:val="24"/>
          <w:lang w:val="en-US"/>
        </w:rPr>
      </w:pPr>
    </w:p>
    <w:p w14:paraId="15401524" w14:textId="77777777" w:rsidR="008E7EB0" w:rsidRPr="000E0400" w:rsidRDefault="008E7EB0" w:rsidP="008E7E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onsolas" w:hAnsi="Consolas" w:cs="Consolas"/>
          <w:noProof w:val="0"/>
          <w:color w:val="000000"/>
          <w:kern w:val="0"/>
          <w:sz w:val="24"/>
          <w:szCs w:val="24"/>
          <w:lang w:val="en-US"/>
        </w:rPr>
      </w:pPr>
      <w:r w:rsidRPr="000E0400">
        <w:rPr>
          <w:rFonts w:ascii="Consolas" w:hAnsi="Consolas" w:cs="Consolas"/>
          <w:noProof w:val="0"/>
          <w:color w:val="0000FF"/>
          <w:kern w:val="0"/>
          <w:sz w:val="24"/>
          <w:szCs w:val="24"/>
          <w:lang w:val="en-US"/>
        </w:rPr>
        <w:t>SELECT</w:t>
      </w:r>
      <w:r w:rsidRPr="000E0400">
        <w:rPr>
          <w:rFonts w:ascii="Consolas" w:hAnsi="Consolas" w:cs="Consolas"/>
          <w:noProof w:val="0"/>
          <w:color w:val="000000"/>
          <w:kern w:val="0"/>
          <w:sz w:val="24"/>
          <w:szCs w:val="24"/>
          <w:lang w:val="en-US"/>
        </w:rPr>
        <w:t xml:space="preserve"> ID</w:t>
      </w:r>
      <w:r w:rsidRPr="000E0400">
        <w:rPr>
          <w:rFonts w:ascii="Consolas" w:hAnsi="Consolas" w:cs="Consolas"/>
          <w:noProof w:val="0"/>
          <w:color w:val="808080"/>
          <w:kern w:val="0"/>
          <w:sz w:val="24"/>
          <w:szCs w:val="24"/>
          <w:lang w:val="en-US"/>
        </w:rPr>
        <w:t>,</w:t>
      </w:r>
      <w:r w:rsidRPr="000E0400">
        <w:rPr>
          <w:rFonts w:ascii="Consolas" w:hAnsi="Consolas" w:cs="Consolas"/>
          <w:noProof w:val="0"/>
          <w:color w:val="000000"/>
          <w:kern w:val="0"/>
          <w:sz w:val="24"/>
          <w:szCs w:val="24"/>
          <w:lang w:val="en-US"/>
        </w:rPr>
        <w:t xml:space="preserve"> </w:t>
      </w:r>
      <w:r w:rsidRPr="000E0400">
        <w:rPr>
          <w:rFonts w:ascii="Consolas" w:hAnsi="Consolas" w:cs="Consolas"/>
          <w:noProof w:val="0"/>
          <w:color w:val="0000FF"/>
          <w:kern w:val="0"/>
          <w:sz w:val="24"/>
          <w:szCs w:val="24"/>
          <w:lang w:val="en-US"/>
        </w:rPr>
        <w:t>name</w:t>
      </w:r>
      <w:r w:rsidRPr="000E0400">
        <w:rPr>
          <w:rFonts w:ascii="Consolas" w:hAnsi="Consolas" w:cs="Consolas"/>
          <w:noProof w:val="0"/>
          <w:color w:val="808080"/>
          <w:kern w:val="0"/>
          <w:sz w:val="24"/>
          <w:szCs w:val="24"/>
          <w:lang w:val="en-US"/>
        </w:rPr>
        <w:t>,</w:t>
      </w:r>
      <w:r w:rsidRPr="000E0400">
        <w:rPr>
          <w:rFonts w:ascii="Consolas" w:hAnsi="Consolas" w:cs="Consolas"/>
          <w:noProof w:val="0"/>
          <w:color w:val="000000"/>
          <w:kern w:val="0"/>
          <w:sz w:val="24"/>
          <w:szCs w:val="24"/>
          <w:lang w:val="en-US"/>
        </w:rPr>
        <w:t xml:space="preserve"> </w:t>
      </w:r>
      <w:r w:rsidRPr="000E0400">
        <w:rPr>
          <w:rFonts w:ascii="Consolas" w:hAnsi="Consolas" w:cs="Consolas"/>
          <w:noProof w:val="0"/>
          <w:color w:val="0000FF"/>
          <w:kern w:val="0"/>
          <w:sz w:val="24"/>
          <w:szCs w:val="24"/>
          <w:lang w:val="en-US"/>
        </w:rPr>
        <w:t>status</w:t>
      </w:r>
      <w:r w:rsidRPr="000E0400">
        <w:rPr>
          <w:rFonts w:ascii="Consolas" w:hAnsi="Consolas" w:cs="Consolas"/>
          <w:noProof w:val="0"/>
          <w:color w:val="808080"/>
          <w:kern w:val="0"/>
          <w:sz w:val="24"/>
          <w:szCs w:val="24"/>
          <w:lang w:val="en-US"/>
        </w:rPr>
        <w:t>,</w:t>
      </w:r>
      <w:r w:rsidRPr="000E0400">
        <w:rPr>
          <w:rFonts w:ascii="Consolas" w:hAnsi="Consolas" w:cs="Consolas"/>
          <w:noProof w:val="0"/>
          <w:color w:val="000000"/>
          <w:kern w:val="0"/>
          <w:sz w:val="24"/>
          <w:szCs w:val="24"/>
          <w:lang w:val="en-US"/>
        </w:rPr>
        <w:t xml:space="preserve"> </w:t>
      </w:r>
      <w:proofErr w:type="gramStart"/>
      <w:r w:rsidRPr="000E0400">
        <w:rPr>
          <w:rFonts w:ascii="Consolas" w:hAnsi="Consolas" w:cs="Consolas"/>
          <w:noProof w:val="0"/>
          <w:color w:val="000000"/>
          <w:kern w:val="0"/>
          <w:sz w:val="24"/>
          <w:szCs w:val="24"/>
          <w:lang w:val="en-US"/>
        </w:rPr>
        <w:t>price</w:t>
      </w:r>
      <w:proofErr w:type="gramEnd"/>
    </w:p>
    <w:p w14:paraId="5677BF19" w14:textId="77777777" w:rsidR="008E7EB0" w:rsidRPr="000E0400" w:rsidRDefault="008E7EB0" w:rsidP="008E7E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onsolas" w:hAnsi="Consolas" w:cs="Consolas"/>
          <w:noProof w:val="0"/>
          <w:color w:val="000000"/>
          <w:kern w:val="0"/>
          <w:sz w:val="24"/>
          <w:szCs w:val="24"/>
          <w:lang w:val="en-US"/>
        </w:rPr>
      </w:pPr>
      <w:r w:rsidRPr="000E0400">
        <w:rPr>
          <w:rFonts w:ascii="Consolas" w:hAnsi="Consolas" w:cs="Consolas"/>
          <w:noProof w:val="0"/>
          <w:color w:val="0000FF"/>
          <w:kern w:val="0"/>
          <w:sz w:val="24"/>
          <w:szCs w:val="24"/>
          <w:lang w:val="en-US"/>
        </w:rPr>
        <w:t>FROM</w:t>
      </w:r>
      <w:r w:rsidRPr="000E0400">
        <w:rPr>
          <w:rFonts w:ascii="Consolas" w:hAnsi="Consolas" w:cs="Consolas"/>
          <w:noProof w:val="0"/>
          <w:color w:val="000000"/>
          <w:kern w:val="0"/>
          <w:sz w:val="24"/>
          <w:szCs w:val="24"/>
          <w:lang w:val="en-US"/>
        </w:rPr>
        <w:t xml:space="preserve"> Product</w:t>
      </w:r>
    </w:p>
    <w:p w14:paraId="25D7F4BE" w14:textId="4AEB04B0" w:rsidR="008E7EB0" w:rsidRPr="000E0400" w:rsidRDefault="008E7EB0" w:rsidP="008E7EB0">
      <w:pPr>
        <w:pStyle w:val="ListParagraph"/>
        <w:pBdr>
          <w:top w:val="single" w:sz="4" w:space="1" w:color="auto"/>
          <w:left w:val="single" w:sz="4" w:space="4" w:color="auto"/>
          <w:bottom w:val="single" w:sz="4" w:space="1" w:color="auto"/>
          <w:right w:val="single" w:sz="4" w:space="4" w:color="auto"/>
        </w:pBdr>
        <w:spacing w:after="0" w:line="360" w:lineRule="auto"/>
        <w:ind w:left="1584"/>
        <w:rPr>
          <w:rFonts w:ascii="Times New Roman" w:hAnsi="Times New Roman" w:cs="Times New Roman"/>
          <w:sz w:val="24"/>
          <w:szCs w:val="24"/>
          <w:u w:val="single"/>
          <w:lang w:val="en-US"/>
        </w:rPr>
      </w:pPr>
      <w:r w:rsidRPr="000E0400">
        <w:rPr>
          <w:rFonts w:ascii="Consolas" w:hAnsi="Consolas" w:cs="Consolas"/>
          <w:noProof w:val="0"/>
          <w:color w:val="0000FF"/>
          <w:kern w:val="0"/>
          <w:sz w:val="24"/>
          <w:szCs w:val="24"/>
          <w:lang w:val="en-US"/>
        </w:rPr>
        <w:t>GO</w:t>
      </w:r>
    </w:p>
    <w:p w14:paraId="1CBF3B8C" w14:textId="2ED334EB" w:rsidR="00920C4E" w:rsidRPr="000218C9" w:rsidRDefault="00920C4E" w:rsidP="000218C9">
      <w:pPr>
        <w:spacing w:after="0" w:line="360" w:lineRule="auto"/>
        <w:rPr>
          <w:rFonts w:ascii="Times New Roman" w:hAnsi="Times New Roman" w:cs="Times New Roman"/>
          <w:b/>
          <w:bCs/>
          <w:sz w:val="28"/>
          <w:szCs w:val="28"/>
          <w:lang w:val="en-US"/>
        </w:rPr>
      </w:pPr>
    </w:p>
    <w:p w14:paraId="086BDB0D" w14:textId="0FE282F4" w:rsidR="00FF519B" w:rsidRDefault="00FF519B" w:rsidP="00FF519B">
      <w:pPr>
        <w:pStyle w:val="ListParagraph"/>
        <w:numPr>
          <w:ilvl w:val="2"/>
          <w:numId w:val="7"/>
        </w:numPr>
        <w:spacing w:after="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Procedure:</w:t>
      </w:r>
    </w:p>
    <w:p w14:paraId="7A8D26E3" w14:textId="2BA3F031" w:rsidR="008E7EB0" w:rsidRDefault="0079645D" w:rsidP="008E7EB0">
      <w:pPr>
        <w:pStyle w:val="ListParagraph"/>
        <w:numPr>
          <w:ilvl w:val="0"/>
          <w:numId w:val="19"/>
        </w:numPr>
        <w:spacing w:after="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Procedure thêm khách hàng mới:</w:t>
      </w:r>
    </w:p>
    <w:p w14:paraId="48337598" w14:textId="75178BEB" w:rsidR="0079645D" w:rsidRDefault="0079645D" w:rsidP="0079645D">
      <w:pPr>
        <w:pStyle w:val="ListParagraph"/>
        <w:spacing w:after="0" w:line="360" w:lineRule="auto"/>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SQL:</w:t>
      </w:r>
    </w:p>
    <w:p w14:paraId="3A80B468" w14:textId="77777777" w:rsidR="003833E4" w:rsidRPr="000E0400" w:rsidRDefault="003833E4" w:rsidP="00383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0400">
        <w:rPr>
          <w:rFonts w:ascii="Cascadia Mono" w:hAnsi="Cascadia Mono" w:cs="Cascadia Mono"/>
          <w:noProof w:val="0"/>
          <w:color w:val="0000FF"/>
          <w:kern w:val="0"/>
          <w:sz w:val="24"/>
          <w:szCs w:val="24"/>
          <w:lang w:val="en-US"/>
        </w:rPr>
        <w:t>DROP</w:t>
      </w:r>
      <w:r w:rsidRPr="000E0400">
        <w:rPr>
          <w:rFonts w:ascii="Cascadia Mono" w:hAnsi="Cascadia Mono" w:cs="Cascadia Mono"/>
          <w:noProof w:val="0"/>
          <w:color w:val="000000"/>
          <w:kern w:val="0"/>
          <w:sz w:val="24"/>
          <w:szCs w:val="24"/>
          <w:lang w:val="en-US"/>
        </w:rPr>
        <w:t xml:space="preserve"> </w:t>
      </w:r>
      <w:r w:rsidRPr="000E0400">
        <w:rPr>
          <w:rFonts w:ascii="Cascadia Mono" w:hAnsi="Cascadia Mono" w:cs="Cascadia Mono"/>
          <w:noProof w:val="0"/>
          <w:color w:val="0000FF"/>
          <w:kern w:val="0"/>
          <w:sz w:val="24"/>
          <w:szCs w:val="24"/>
          <w:lang w:val="en-US"/>
        </w:rPr>
        <w:t>PROCEDURE</w:t>
      </w:r>
      <w:r w:rsidRPr="000E0400">
        <w:rPr>
          <w:rFonts w:ascii="Cascadia Mono" w:hAnsi="Cascadia Mono" w:cs="Cascadia Mono"/>
          <w:noProof w:val="0"/>
          <w:color w:val="000000"/>
          <w:kern w:val="0"/>
          <w:sz w:val="24"/>
          <w:szCs w:val="24"/>
          <w:lang w:val="en-US"/>
        </w:rPr>
        <w:t xml:space="preserve"> </w:t>
      </w:r>
      <w:r w:rsidRPr="000E0400">
        <w:rPr>
          <w:rFonts w:ascii="Cascadia Mono" w:hAnsi="Cascadia Mono" w:cs="Cascadia Mono"/>
          <w:noProof w:val="0"/>
          <w:color w:val="0000FF"/>
          <w:kern w:val="0"/>
          <w:sz w:val="24"/>
          <w:szCs w:val="24"/>
          <w:lang w:val="en-US"/>
        </w:rPr>
        <w:t>IF</w:t>
      </w:r>
      <w:r w:rsidRPr="000E0400">
        <w:rPr>
          <w:rFonts w:ascii="Cascadia Mono" w:hAnsi="Cascadia Mono" w:cs="Cascadia Mono"/>
          <w:noProof w:val="0"/>
          <w:color w:val="000000"/>
          <w:kern w:val="0"/>
          <w:sz w:val="24"/>
          <w:szCs w:val="24"/>
          <w:lang w:val="en-US"/>
        </w:rPr>
        <w:t xml:space="preserve"> </w:t>
      </w:r>
      <w:r w:rsidRPr="000E0400">
        <w:rPr>
          <w:rFonts w:ascii="Cascadia Mono" w:hAnsi="Cascadia Mono" w:cs="Cascadia Mono"/>
          <w:noProof w:val="0"/>
          <w:color w:val="808080"/>
          <w:kern w:val="0"/>
          <w:sz w:val="24"/>
          <w:szCs w:val="24"/>
          <w:lang w:val="en-US"/>
        </w:rPr>
        <w:t>EXISTS</w:t>
      </w:r>
      <w:r w:rsidRPr="000E0400">
        <w:rPr>
          <w:rFonts w:ascii="Cascadia Mono" w:hAnsi="Cascadia Mono" w:cs="Cascadia Mono"/>
          <w:noProof w:val="0"/>
          <w:color w:val="000000"/>
          <w:kern w:val="0"/>
          <w:sz w:val="24"/>
          <w:szCs w:val="24"/>
          <w:lang w:val="en-US"/>
        </w:rPr>
        <w:t xml:space="preserve"> </w:t>
      </w:r>
      <w:proofErr w:type="spellStart"/>
      <w:proofErr w:type="gramStart"/>
      <w:r w:rsidRPr="000E0400">
        <w:rPr>
          <w:rFonts w:ascii="Cascadia Mono" w:hAnsi="Cascadia Mono" w:cs="Cascadia Mono"/>
          <w:noProof w:val="0"/>
          <w:color w:val="000000"/>
          <w:kern w:val="0"/>
          <w:sz w:val="24"/>
          <w:szCs w:val="24"/>
          <w:lang w:val="en-US"/>
        </w:rPr>
        <w:t>insertCustomer</w:t>
      </w:r>
      <w:proofErr w:type="spellEnd"/>
      <w:proofErr w:type="gramEnd"/>
    </w:p>
    <w:p w14:paraId="7695BF16" w14:textId="77777777" w:rsidR="003833E4" w:rsidRPr="000E0400" w:rsidRDefault="003833E4" w:rsidP="00383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0400">
        <w:rPr>
          <w:rFonts w:ascii="Cascadia Mono" w:hAnsi="Cascadia Mono" w:cs="Cascadia Mono"/>
          <w:noProof w:val="0"/>
          <w:color w:val="0000FF"/>
          <w:kern w:val="0"/>
          <w:sz w:val="24"/>
          <w:szCs w:val="24"/>
          <w:lang w:val="en-US"/>
        </w:rPr>
        <w:t>GO</w:t>
      </w:r>
    </w:p>
    <w:p w14:paraId="69D0AFDE" w14:textId="77777777" w:rsidR="003833E4" w:rsidRPr="000E0400" w:rsidRDefault="003833E4" w:rsidP="00383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p>
    <w:p w14:paraId="05F7C1AD" w14:textId="77777777" w:rsidR="003833E4" w:rsidRPr="000E0400" w:rsidRDefault="003833E4" w:rsidP="00383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0400">
        <w:rPr>
          <w:rFonts w:ascii="Cascadia Mono" w:hAnsi="Cascadia Mono" w:cs="Cascadia Mono"/>
          <w:noProof w:val="0"/>
          <w:color w:val="0000FF"/>
          <w:kern w:val="0"/>
          <w:sz w:val="24"/>
          <w:szCs w:val="24"/>
          <w:lang w:val="en-US"/>
        </w:rPr>
        <w:t>CREATE</w:t>
      </w:r>
      <w:r w:rsidRPr="000E0400">
        <w:rPr>
          <w:rFonts w:ascii="Cascadia Mono" w:hAnsi="Cascadia Mono" w:cs="Cascadia Mono"/>
          <w:noProof w:val="0"/>
          <w:color w:val="000000"/>
          <w:kern w:val="0"/>
          <w:sz w:val="24"/>
          <w:szCs w:val="24"/>
          <w:lang w:val="en-US"/>
        </w:rPr>
        <w:t xml:space="preserve"> </w:t>
      </w:r>
      <w:r w:rsidRPr="000E0400">
        <w:rPr>
          <w:rFonts w:ascii="Cascadia Mono" w:hAnsi="Cascadia Mono" w:cs="Cascadia Mono"/>
          <w:noProof w:val="0"/>
          <w:color w:val="0000FF"/>
          <w:kern w:val="0"/>
          <w:sz w:val="24"/>
          <w:szCs w:val="24"/>
          <w:lang w:val="en-US"/>
        </w:rPr>
        <w:t>PROCEDURE</w:t>
      </w:r>
      <w:r w:rsidRPr="000E0400">
        <w:rPr>
          <w:rFonts w:ascii="Cascadia Mono" w:hAnsi="Cascadia Mono" w:cs="Cascadia Mono"/>
          <w:noProof w:val="0"/>
          <w:color w:val="000000"/>
          <w:kern w:val="0"/>
          <w:sz w:val="24"/>
          <w:szCs w:val="24"/>
          <w:lang w:val="en-US"/>
        </w:rPr>
        <w:t xml:space="preserve"> </w:t>
      </w:r>
      <w:proofErr w:type="spellStart"/>
      <w:proofErr w:type="gramStart"/>
      <w:r w:rsidRPr="000E0400">
        <w:rPr>
          <w:rFonts w:ascii="Cascadia Mono" w:hAnsi="Cascadia Mono" w:cs="Cascadia Mono"/>
          <w:noProof w:val="0"/>
          <w:color w:val="000000"/>
          <w:kern w:val="0"/>
          <w:sz w:val="24"/>
          <w:szCs w:val="24"/>
          <w:lang w:val="en-US"/>
        </w:rPr>
        <w:t>insertCustomer</w:t>
      </w:r>
      <w:proofErr w:type="spellEnd"/>
      <w:proofErr w:type="gramEnd"/>
    </w:p>
    <w:p w14:paraId="0CCDBE27" w14:textId="77777777" w:rsidR="003833E4" w:rsidRPr="000E0400" w:rsidRDefault="003833E4" w:rsidP="00383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0400">
        <w:rPr>
          <w:rFonts w:ascii="Cascadia Mono" w:hAnsi="Cascadia Mono" w:cs="Cascadia Mono"/>
          <w:noProof w:val="0"/>
          <w:color w:val="0000FF"/>
          <w:kern w:val="0"/>
          <w:sz w:val="24"/>
          <w:szCs w:val="24"/>
          <w:lang w:val="en-US"/>
        </w:rPr>
        <w:tab/>
      </w:r>
      <w:r w:rsidRPr="000E0400">
        <w:rPr>
          <w:rFonts w:ascii="Cascadia Mono" w:hAnsi="Cascadia Mono" w:cs="Cascadia Mono"/>
          <w:noProof w:val="0"/>
          <w:color w:val="808080"/>
          <w:kern w:val="0"/>
          <w:sz w:val="24"/>
          <w:szCs w:val="24"/>
          <w:lang w:val="en-US"/>
        </w:rPr>
        <w:t>(</w:t>
      </w:r>
      <w:r w:rsidRPr="000E0400">
        <w:rPr>
          <w:rFonts w:ascii="Cascadia Mono" w:hAnsi="Cascadia Mono" w:cs="Cascadia Mono"/>
          <w:noProof w:val="0"/>
          <w:color w:val="000000"/>
          <w:kern w:val="0"/>
          <w:sz w:val="24"/>
          <w:szCs w:val="24"/>
          <w:lang w:val="en-US"/>
        </w:rPr>
        <w:t xml:space="preserve">@name </w:t>
      </w:r>
      <w:proofErr w:type="gramStart"/>
      <w:r w:rsidRPr="000E0400">
        <w:rPr>
          <w:rFonts w:ascii="Cascadia Mono" w:hAnsi="Cascadia Mono" w:cs="Cascadia Mono"/>
          <w:noProof w:val="0"/>
          <w:color w:val="0000FF"/>
          <w:kern w:val="0"/>
          <w:sz w:val="24"/>
          <w:szCs w:val="24"/>
          <w:lang w:val="en-US"/>
        </w:rPr>
        <w:t>NVARCHAR</w:t>
      </w:r>
      <w:r w:rsidRPr="000E0400">
        <w:rPr>
          <w:rFonts w:ascii="Cascadia Mono" w:hAnsi="Cascadia Mono" w:cs="Cascadia Mono"/>
          <w:noProof w:val="0"/>
          <w:color w:val="808080"/>
          <w:kern w:val="0"/>
          <w:sz w:val="24"/>
          <w:szCs w:val="24"/>
          <w:lang w:val="en-US"/>
        </w:rPr>
        <w:t>(</w:t>
      </w:r>
      <w:proofErr w:type="gramEnd"/>
      <w:r w:rsidRPr="000E0400">
        <w:rPr>
          <w:rFonts w:ascii="Cascadia Mono" w:hAnsi="Cascadia Mono" w:cs="Cascadia Mono"/>
          <w:noProof w:val="0"/>
          <w:color w:val="FF00FF"/>
          <w:kern w:val="0"/>
          <w:sz w:val="24"/>
          <w:szCs w:val="24"/>
          <w:lang w:val="en-US"/>
        </w:rPr>
        <w:t>max</w:t>
      </w:r>
      <w:r w:rsidRPr="000E0400">
        <w:rPr>
          <w:rFonts w:ascii="Cascadia Mono" w:hAnsi="Cascadia Mono" w:cs="Cascadia Mono"/>
          <w:noProof w:val="0"/>
          <w:color w:val="808080"/>
          <w:kern w:val="0"/>
          <w:sz w:val="24"/>
          <w:szCs w:val="24"/>
          <w:lang w:val="en-US"/>
        </w:rPr>
        <w:t>),</w:t>
      </w:r>
      <w:r w:rsidRPr="000E0400">
        <w:rPr>
          <w:rFonts w:ascii="Cascadia Mono" w:hAnsi="Cascadia Mono" w:cs="Cascadia Mono"/>
          <w:noProof w:val="0"/>
          <w:color w:val="000000"/>
          <w:kern w:val="0"/>
          <w:sz w:val="24"/>
          <w:szCs w:val="24"/>
          <w:lang w:val="en-US"/>
        </w:rPr>
        <w:t xml:space="preserve"> </w:t>
      </w:r>
    </w:p>
    <w:p w14:paraId="4C048967" w14:textId="77777777" w:rsidR="003833E4" w:rsidRPr="000E0400" w:rsidRDefault="003833E4" w:rsidP="00383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0400">
        <w:rPr>
          <w:rFonts w:ascii="Cascadia Mono" w:hAnsi="Cascadia Mono" w:cs="Cascadia Mono"/>
          <w:noProof w:val="0"/>
          <w:color w:val="000000"/>
          <w:kern w:val="0"/>
          <w:sz w:val="24"/>
          <w:szCs w:val="24"/>
          <w:lang w:val="en-US"/>
        </w:rPr>
        <w:tab/>
        <w:t xml:space="preserve">@phone </w:t>
      </w:r>
      <w:proofErr w:type="gramStart"/>
      <w:r w:rsidRPr="000E0400">
        <w:rPr>
          <w:rFonts w:ascii="Cascadia Mono" w:hAnsi="Cascadia Mono" w:cs="Cascadia Mono"/>
          <w:noProof w:val="0"/>
          <w:color w:val="0000FF"/>
          <w:kern w:val="0"/>
          <w:sz w:val="24"/>
          <w:szCs w:val="24"/>
          <w:lang w:val="en-US"/>
        </w:rPr>
        <w:t>VARCHAR</w:t>
      </w:r>
      <w:r w:rsidRPr="000E0400">
        <w:rPr>
          <w:rFonts w:ascii="Cascadia Mono" w:hAnsi="Cascadia Mono" w:cs="Cascadia Mono"/>
          <w:noProof w:val="0"/>
          <w:color w:val="808080"/>
          <w:kern w:val="0"/>
          <w:sz w:val="24"/>
          <w:szCs w:val="24"/>
          <w:lang w:val="en-US"/>
        </w:rPr>
        <w:t>(</w:t>
      </w:r>
      <w:proofErr w:type="gramEnd"/>
      <w:r w:rsidRPr="000E0400">
        <w:rPr>
          <w:rFonts w:ascii="Cascadia Mono" w:hAnsi="Cascadia Mono" w:cs="Cascadia Mono"/>
          <w:noProof w:val="0"/>
          <w:color w:val="000000"/>
          <w:kern w:val="0"/>
          <w:sz w:val="24"/>
          <w:szCs w:val="24"/>
          <w:lang w:val="en-US"/>
        </w:rPr>
        <w:t>10</w:t>
      </w:r>
      <w:r w:rsidRPr="000E0400">
        <w:rPr>
          <w:rFonts w:ascii="Cascadia Mono" w:hAnsi="Cascadia Mono" w:cs="Cascadia Mono"/>
          <w:noProof w:val="0"/>
          <w:color w:val="808080"/>
          <w:kern w:val="0"/>
          <w:sz w:val="24"/>
          <w:szCs w:val="24"/>
          <w:lang w:val="en-US"/>
        </w:rPr>
        <w:t>))</w:t>
      </w:r>
    </w:p>
    <w:p w14:paraId="651806D6" w14:textId="77777777" w:rsidR="003833E4" w:rsidRPr="000E0400" w:rsidRDefault="003833E4" w:rsidP="00383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0400">
        <w:rPr>
          <w:rFonts w:ascii="Cascadia Mono" w:hAnsi="Cascadia Mono" w:cs="Cascadia Mono"/>
          <w:noProof w:val="0"/>
          <w:color w:val="0000FF"/>
          <w:kern w:val="0"/>
          <w:sz w:val="24"/>
          <w:szCs w:val="24"/>
          <w:lang w:val="en-US"/>
        </w:rPr>
        <w:t>AS</w:t>
      </w:r>
    </w:p>
    <w:p w14:paraId="65CB3873" w14:textId="77777777" w:rsidR="003833E4" w:rsidRPr="000E0400" w:rsidRDefault="003833E4" w:rsidP="00383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0400">
        <w:rPr>
          <w:rFonts w:ascii="Cascadia Mono" w:hAnsi="Cascadia Mono" w:cs="Cascadia Mono"/>
          <w:noProof w:val="0"/>
          <w:color w:val="0000FF"/>
          <w:kern w:val="0"/>
          <w:sz w:val="24"/>
          <w:szCs w:val="24"/>
          <w:lang w:val="en-US"/>
        </w:rPr>
        <w:t>BEGIN</w:t>
      </w:r>
    </w:p>
    <w:p w14:paraId="40418585" w14:textId="77777777" w:rsidR="003833E4" w:rsidRPr="000E0400" w:rsidRDefault="003833E4" w:rsidP="00383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0400">
        <w:rPr>
          <w:rFonts w:ascii="Cascadia Mono" w:hAnsi="Cascadia Mono" w:cs="Cascadia Mono"/>
          <w:noProof w:val="0"/>
          <w:color w:val="000000"/>
          <w:kern w:val="0"/>
          <w:sz w:val="24"/>
          <w:szCs w:val="24"/>
          <w:lang w:val="en-US"/>
        </w:rPr>
        <w:tab/>
      </w:r>
      <w:r w:rsidRPr="000E0400">
        <w:rPr>
          <w:rFonts w:ascii="Cascadia Mono" w:hAnsi="Cascadia Mono" w:cs="Cascadia Mono"/>
          <w:noProof w:val="0"/>
          <w:color w:val="0000FF"/>
          <w:kern w:val="0"/>
          <w:sz w:val="24"/>
          <w:szCs w:val="24"/>
          <w:lang w:val="en-US"/>
        </w:rPr>
        <w:t>IF</w:t>
      </w:r>
      <w:r w:rsidRPr="000E0400">
        <w:rPr>
          <w:rFonts w:ascii="Cascadia Mono" w:hAnsi="Cascadia Mono" w:cs="Cascadia Mono"/>
          <w:noProof w:val="0"/>
          <w:color w:val="000000"/>
          <w:kern w:val="0"/>
          <w:sz w:val="24"/>
          <w:szCs w:val="24"/>
          <w:lang w:val="en-US"/>
        </w:rPr>
        <w:t xml:space="preserve"> @name </w:t>
      </w:r>
      <w:r w:rsidRPr="000E0400">
        <w:rPr>
          <w:rFonts w:ascii="Cascadia Mono" w:hAnsi="Cascadia Mono" w:cs="Cascadia Mono"/>
          <w:noProof w:val="0"/>
          <w:color w:val="808080"/>
          <w:kern w:val="0"/>
          <w:sz w:val="24"/>
          <w:szCs w:val="24"/>
          <w:lang w:val="en-US"/>
        </w:rPr>
        <w:t>=</w:t>
      </w:r>
      <w:r w:rsidRPr="000E0400">
        <w:rPr>
          <w:rFonts w:ascii="Cascadia Mono" w:hAnsi="Cascadia Mono" w:cs="Cascadia Mono"/>
          <w:noProof w:val="0"/>
          <w:color w:val="000000"/>
          <w:kern w:val="0"/>
          <w:sz w:val="24"/>
          <w:szCs w:val="24"/>
          <w:lang w:val="en-US"/>
        </w:rPr>
        <w:t xml:space="preserve"> </w:t>
      </w:r>
      <w:r w:rsidRPr="000E0400">
        <w:rPr>
          <w:rFonts w:ascii="Cascadia Mono" w:hAnsi="Cascadia Mono" w:cs="Cascadia Mono"/>
          <w:noProof w:val="0"/>
          <w:color w:val="FF0000"/>
          <w:kern w:val="0"/>
          <w:sz w:val="24"/>
          <w:szCs w:val="24"/>
          <w:lang w:val="en-US"/>
        </w:rPr>
        <w:t>''</w:t>
      </w:r>
      <w:r w:rsidRPr="000E0400">
        <w:rPr>
          <w:rFonts w:ascii="Cascadia Mono" w:hAnsi="Cascadia Mono" w:cs="Cascadia Mono"/>
          <w:noProof w:val="0"/>
          <w:color w:val="000000"/>
          <w:kern w:val="0"/>
          <w:sz w:val="24"/>
          <w:szCs w:val="24"/>
          <w:lang w:val="en-US"/>
        </w:rPr>
        <w:t xml:space="preserve"> </w:t>
      </w:r>
      <w:r w:rsidRPr="000E0400">
        <w:rPr>
          <w:rFonts w:ascii="Cascadia Mono" w:hAnsi="Cascadia Mono" w:cs="Cascadia Mono"/>
          <w:noProof w:val="0"/>
          <w:color w:val="808080"/>
          <w:kern w:val="0"/>
          <w:sz w:val="24"/>
          <w:szCs w:val="24"/>
          <w:lang w:val="en-US"/>
        </w:rPr>
        <w:t>OR</w:t>
      </w:r>
      <w:r w:rsidRPr="000E0400">
        <w:rPr>
          <w:rFonts w:ascii="Cascadia Mono" w:hAnsi="Cascadia Mono" w:cs="Cascadia Mono"/>
          <w:noProof w:val="0"/>
          <w:color w:val="000000"/>
          <w:kern w:val="0"/>
          <w:sz w:val="24"/>
          <w:szCs w:val="24"/>
          <w:lang w:val="en-US"/>
        </w:rPr>
        <w:t xml:space="preserve"> @name </w:t>
      </w:r>
      <w:r w:rsidRPr="000E0400">
        <w:rPr>
          <w:rFonts w:ascii="Cascadia Mono" w:hAnsi="Cascadia Mono" w:cs="Cascadia Mono"/>
          <w:noProof w:val="0"/>
          <w:color w:val="808080"/>
          <w:kern w:val="0"/>
          <w:sz w:val="24"/>
          <w:szCs w:val="24"/>
          <w:lang w:val="en-US"/>
        </w:rPr>
        <w:t>=</w:t>
      </w:r>
      <w:r w:rsidRPr="000E0400">
        <w:rPr>
          <w:rFonts w:ascii="Cascadia Mono" w:hAnsi="Cascadia Mono" w:cs="Cascadia Mono"/>
          <w:noProof w:val="0"/>
          <w:color w:val="000000"/>
          <w:kern w:val="0"/>
          <w:sz w:val="24"/>
          <w:szCs w:val="24"/>
          <w:lang w:val="en-US"/>
        </w:rPr>
        <w:t xml:space="preserve"> </w:t>
      </w:r>
      <w:r w:rsidRPr="000E0400">
        <w:rPr>
          <w:rFonts w:ascii="Cascadia Mono" w:hAnsi="Cascadia Mono" w:cs="Cascadia Mono"/>
          <w:noProof w:val="0"/>
          <w:color w:val="FF0000"/>
          <w:kern w:val="0"/>
          <w:sz w:val="24"/>
          <w:szCs w:val="24"/>
          <w:lang w:val="en-US"/>
        </w:rPr>
        <w:t>'CUSTOMER DOES NOT EXIST'</w:t>
      </w:r>
    </w:p>
    <w:p w14:paraId="2CAC0ED1" w14:textId="77777777" w:rsidR="003833E4" w:rsidRPr="000E0400" w:rsidRDefault="003833E4" w:rsidP="00383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0400">
        <w:rPr>
          <w:rFonts w:ascii="Cascadia Mono" w:hAnsi="Cascadia Mono" w:cs="Cascadia Mono"/>
          <w:noProof w:val="0"/>
          <w:color w:val="000000"/>
          <w:kern w:val="0"/>
          <w:sz w:val="24"/>
          <w:szCs w:val="24"/>
          <w:lang w:val="en-US"/>
        </w:rPr>
        <w:tab/>
      </w:r>
      <w:r w:rsidRPr="000E0400">
        <w:rPr>
          <w:rFonts w:ascii="Cascadia Mono" w:hAnsi="Cascadia Mono" w:cs="Cascadia Mono"/>
          <w:noProof w:val="0"/>
          <w:color w:val="000000"/>
          <w:kern w:val="0"/>
          <w:sz w:val="24"/>
          <w:szCs w:val="24"/>
          <w:lang w:val="en-US"/>
        </w:rPr>
        <w:tab/>
      </w:r>
      <w:r w:rsidRPr="000E0400">
        <w:rPr>
          <w:rFonts w:ascii="Cascadia Mono" w:hAnsi="Cascadia Mono" w:cs="Cascadia Mono"/>
          <w:noProof w:val="0"/>
          <w:color w:val="0000FF"/>
          <w:kern w:val="0"/>
          <w:sz w:val="24"/>
          <w:szCs w:val="24"/>
          <w:lang w:val="en-US"/>
        </w:rPr>
        <w:t>THROW</w:t>
      </w:r>
      <w:r w:rsidRPr="000E0400">
        <w:rPr>
          <w:rFonts w:ascii="Cascadia Mono" w:hAnsi="Cascadia Mono" w:cs="Cascadia Mono"/>
          <w:noProof w:val="0"/>
          <w:color w:val="000000"/>
          <w:kern w:val="0"/>
          <w:sz w:val="24"/>
          <w:szCs w:val="24"/>
          <w:lang w:val="en-US"/>
        </w:rPr>
        <w:t xml:space="preserve"> 50000</w:t>
      </w:r>
      <w:r w:rsidRPr="000E0400">
        <w:rPr>
          <w:rFonts w:ascii="Cascadia Mono" w:hAnsi="Cascadia Mono" w:cs="Cascadia Mono"/>
          <w:noProof w:val="0"/>
          <w:color w:val="808080"/>
          <w:kern w:val="0"/>
          <w:sz w:val="24"/>
          <w:szCs w:val="24"/>
          <w:lang w:val="en-US"/>
        </w:rPr>
        <w:t>,</w:t>
      </w:r>
      <w:r w:rsidRPr="000E0400">
        <w:rPr>
          <w:rFonts w:ascii="Cascadia Mono" w:hAnsi="Cascadia Mono" w:cs="Cascadia Mono"/>
          <w:noProof w:val="0"/>
          <w:color w:val="000000"/>
          <w:kern w:val="0"/>
          <w:sz w:val="24"/>
          <w:szCs w:val="24"/>
          <w:lang w:val="en-US"/>
        </w:rPr>
        <w:t xml:space="preserve"> </w:t>
      </w:r>
      <w:r w:rsidRPr="000E0400">
        <w:rPr>
          <w:rFonts w:ascii="Cascadia Mono" w:hAnsi="Cascadia Mono" w:cs="Cascadia Mono"/>
          <w:noProof w:val="0"/>
          <w:color w:val="FF0000"/>
          <w:kern w:val="0"/>
          <w:sz w:val="24"/>
          <w:szCs w:val="24"/>
          <w:lang w:val="en-US"/>
        </w:rPr>
        <w:t>'</w:t>
      </w:r>
      <w:proofErr w:type="spellStart"/>
      <w:r w:rsidRPr="000E0400">
        <w:rPr>
          <w:rFonts w:ascii="Cascadia Mono" w:hAnsi="Cascadia Mono" w:cs="Cascadia Mono"/>
          <w:noProof w:val="0"/>
          <w:color w:val="FF0000"/>
          <w:kern w:val="0"/>
          <w:sz w:val="24"/>
          <w:szCs w:val="24"/>
          <w:lang w:val="en-US"/>
        </w:rPr>
        <w:t>Vui</w:t>
      </w:r>
      <w:proofErr w:type="spellEnd"/>
      <w:r w:rsidRPr="000E0400">
        <w:rPr>
          <w:rFonts w:ascii="Cascadia Mono" w:hAnsi="Cascadia Mono" w:cs="Cascadia Mono"/>
          <w:noProof w:val="0"/>
          <w:color w:val="FF0000"/>
          <w:kern w:val="0"/>
          <w:sz w:val="24"/>
          <w:szCs w:val="24"/>
          <w:lang w:val="en-US"/>
        </w:rPr>
        <w:t xml:space="preserve"> </w:t>
      </w:r>
      <w:proofErr w:type="spellStart"/>
      <w:r w:rsidRPr="000E0400">
        <w:rPr>
          <w:rFonts w:ascii="Cascadia Mono" w:hAnsi="Cascadia Mono" w:cs="Cascadia Mono"/>
          <w:noProof w:val="0"/>
          <w:color w:val="FF0000"/>
          <w:kern w:val="0"/>
          <w:sz w:val="24"/>
          <w:szCs w:val="24"/>
          <w:lang w:val="en-US"/>
        </w:rPr>
        <w:t>lòng</w:t>
      </w:r>
      <w:proofErr w:type="spellEnd"/>
      <w:r w:rsidRPr="000E0400">
        <w:rPr>
          <w:rFonts w:ascii="Cascadia Mono" w:hAnsi="Cascadia Mono" w:cs="Cascadia Mono"/>
          <w:noProof w:val="0"/>
          <w:color w:val="FF0000"/>
          <w:kern w:val="0"/>
          <w:sz w:val="24"/>
          <w:szCs w:val="24"/>
          <w:lang w:val="en-US"/>
        </w:rPr>
        <w:t xml:space="preserve"> </w:t>
      </w:r>
      <w:proofErr w:type="spellStart"/>
      <w:r w:rsidRPr="000E0400">
        <w:rPr>
          <w:rFonts w:ascii="Cascadia Mono" w:hAnsi="Cascadia Mono" w:cs="Cascadia Mono"/>
          <w:noProof w:val="0"/>
          <w:color w:val="FF0000"/>
          <w:kern w:val="0"/>
          <w:sz w:val="24"/>
          <w:szCs w:val="24"/>
          <w:lang w:val="en-US"/>
        </w:rPr>
        <w:t>điền</w:t>
      </w:r>
      <w:proofErr w:type="spellEnd"/>
      <w:r w:rsidRPr="000E0400">
        <w:rPr>
          <w:rFonts w:ascii="Cascadia Mono" w:hAnsi="Cascadia Mono" w:cs="Cascadia Mono"/>
          <w:noProof w:val="0"/>
          <w:color w:val="FF0000"/>
          <w:kern w:val="0"/>
          <w:sz w:val="24"/>
          <w:szCs w:val="24"/>
          <w:lang w:val="en-US"/>
        </w:rPr>
        <w:t xml:space="preserve"> </w:t>
      </w:r>
      <w:proofErr w:type="spellStart"/>
      <w:r w:rsidRPr="000E0400">
        <w:rPr>
          <w:rFonts w:ascii="Cascadia Mono" w:hAnsi="Cascadia Mono" w:cs="Cascadia Mono"/>
          <w:noProof w:val="0"/>
          <w:color w:val="FF0000"/>
          <w:kern w:val="0"/>
          <w:sz w:val="24"/>
          <w:szCs w:val="24"/>
          <w:lang w:val="en-US"/>
        </w:rPr>
        <w:t>tên</w:t>
      </w:r>
      <w:proofErr w:type="spellEnd"/>
      <w:r w:rsidRPr="000E0400">
        <w:rPr>
          <w:rFonts w:ascii="Cascadia Mono" w:hAnsi="Cascadia Mono" w:cs="Cascadia Mono"/>
          <w:noProof w:val="0"/>
          <w:color w:val="FF0000"/>
          <w:kern w:val="0"/>
          <w:sz w:val="24"/>
          <w:szCs w:val="24"/>
          <w:lang w:val="en-US"/>
        </w:rPr>
        <w:t xml:space="preserve"> </w:t>
      </w:r>
      <w:proofErr w:type="spellStart"/>
      <w:r w:rsidRPr="000E0400">
        <w:rPr>
          <w:rFonts w:ascii="Cascadia Mono" w:hAnsi="Cascadia Mono" w:cs="Cascadia Mono"/>
          <w:noProof w:val="0"/>
          <w:color w:val="FF0000"/>
          <w:kern w:val="0"/>
          <w:sz w:val="24"/>
          <w:szCs w:val="24"/>
          <w:lang w:val="en-US"/>
        </w:rPr>
        <w:t>khách</w:t>
      </w:r>
      <w:proofErr w:type="spellEnd"/>
      <w:r w:rsidRPr="000E0400">
        <w:rPr>
          <w:rFonts w:ascii="Cascadia Mono" w:hAnsi="Cascadia Mono" w:cs="Cascadia Mono"/>
          <w:noProof w:val="0"/>
          <w:color w:val="FF0000"/>
          <w:kern w:val="0"/>
          <w:sz w:val="24"/>
          <w:szCs w:val="24"/>
          <w:lang w:val="en-US"/>
        </w:rPr>
        <w:t xml:space="preserve"> </w:t>
      </w:r>
      <w:proofErr w:type="spellStart"/>
      <w:r w:rsidRPr="000E0400">
        <w:rPr>
          <w:rFonts w:ascii="Cascadia Mono" w:hAnsi="Cascadia Mono" w:cs="Cascadia Mono"/>
          <w:noProof w:val="0"/>
          <w:color w:val="FF0000"/>
          <w:kern w:val="0"/>
          <w:sz w:val="24"/>
          <w:szCs w:val="24"/>
          <w:lang w:val="en-US"/>
        </w:rPr>
        <w:t>hàng</w:t>
      </w:r>
      <w:proofErr w:type="spellEnd"/>
      <w:r w:rsidRPr="000E0400">
        <w:rPr>
          <w:rFonts w:ascii="Cascadia Mono" w:hAnsi="Cascadia Mono" w:cs="Cascadia Mono"/>
          <w:noProof w:val="0"/>
          <w:color w:val="FF0000"/>
          <w:kern w:val="0"/>
          <w:sz w:val="24"/>
          <w:szCs w:val="24"/>
          <w:lang w:val="en-US"/>
        </w:rPr>
        <w:t>'</w:t>
      </w:r>
      <w:r w:rsidRPr="000E0400">
        <w:rPr>
          <w:rFonts w:ascii="Cascadia Mono" w:hAnsi="Cascadia Mono" w:cs="Cascadia Mono"/>
          <w:noProof w:val="0"/>
          <w:color w:val="808080"/>
          <w:kern w:val="0"/>
          <w:sz w:val="24"/>
          <w:szCs w:val="24"/>
          <w:lang w:val="en-US"/>
        </w:rPr>
        <w:t>,</w:t>
      </w:r>
      <w:r w:rsidRPr="000E0400">
        <w:rPr>
          <w:rFonts w:ascii="Cascadia Mono" w:hAnsi="Cascadia Mono" w:cs="Cascadia Mono"/>
          <w:noProof w:val="0"/>
          <w:color w:val="000000"/>
          <w:kern w:val="0"/>
          <w:sz w:val="24"/>
          <w:szCs w:val="24"/>
          <w:lang w:val="en-US"/>
        </w:rPr>
        <w:t xml:space="preserve"> </w:t>
      </w:r>
      <w:proofErr w:type="gramStart"/>
      <w:r w:rsidRPr="000E0400">
        <w:rPr>
          <w:rFonts w:ascii="Cascadia Mono" w:hAnsi="Cascadia Mono" w:cs="Cascadia Mono"/>
          <w:noProof w:val="0"/>
          <w:color w:val="000000"/>
          <w:kern w:val="0"/>
          <w:sz w:val="24"/>
          <w:szCs w:val="24"/>
          <w:lang w:val="en-US"/>
        </w:rPr>
        <w:t>1</w:t>
      </w:r>
      <w:proofErr w:type="gramEnd"/>
    </w:p>
    <w:p w14:paraId="5FC1370C" w14:textId="77777777" w:rsidR="003833E4" w:rsidRPr="000E0400" w:rsidRDefault="003833E4" w:rsidP="00383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0400">
        <w:rPr>
          <w:rFonts w:ascii="Cascadia Mono" w:hAnsi="Cascadia Mono" w:cs="Cascadia Mono"/>
          <w:noProof w:val="0"/>
          <w:color w:val="000000"/>
          <w:kern w:val="0"/>
          <w:sz w:val="24"/>
          <w:szCs w:val="24"/>
          <w:lang w:val="en-US"/>
        </w:rPr>
        <w:lastRenderedPageBreak/>
        <w:tab/>
      </w:r>
      <w:r w:rsidRPr="000E0400">
        <w:rPr>
          <w:rFonts w:ascii="Cascadia Mono" w:hAnsi="Cascadia Mono" w:cs="Cascadia Mono"/>
          <w:noProof w:val="0"/>
          <w:color w:val="0000FF"/>
          <w:kern w:val="0"/>
          <w:sz w:val="24"/>
          <w:szCs w:val="24"/>
          <w:lang w:val="en-US"/>
        </w:rPr>
        <w:t>ELSE</w:t>
      </w:r>
      <w:r w:rsidRPr="000E0400">
        <w:rPr>
          <w:rFonts w:ascii="Cascadia Mono" w:hAnsi="Cascadia Mono" w:cs="Cascadia Mono"/>
          <w:noProof w:val="0"/>
          <w:color w:val="000000"/>
          <w:kern w:val="0"/>
          <w:sz w:val="24"/>
          <w:szCs w:val="24"/>
          <w:lang w:val="en-US"/>
        </w:rPr>
        <w:t xml:space="preserve"> </w:t>
      </w:r>
      <w:r w:rsidRPr="000E0400">
        <w:rPr>
          <w:rFonts w:ascii="Cascadia Mono" w:hAnsi="Cascadia Mono" w:cs="Cascadia Mono"/>
          <w:noProof w:val="0"/>
          <w:color w:val="0000FF"/>
          <w:kern w:val="0"/>
          <w:sz w:val="24"/>
          <w:szCs w:val="24"/>
          <w:lang w:val="en-US"/>
        </w:rPr>
        <w:t>IF</w:t>
      </w:r>
      <w:r w:rsidRPr="000E0400">
        <w:rPr>
          <w:rFonts w:ascii="Cascadia Mono" w:hAnsi="Cascadia Mono" w:cs="Cascadia Mono"/>
          <w:noProof w:val="0"/>
          <w:color w:val="000000"/>
          <w:kern w:val="0"/>
          <w:sz w:val="24"/>
          <w:szCs w:val="24"/>
          <w:lang w:val="en-US"/>
        </w:rPr>
        <w:t xml:space="preserve"> @phone </w:t>
      </w:r>
      <w:r w:rsidRPr="000E0400">
        <w:rPr>
          <w:rFonts w:ascii="Cascadia Mono" w:hAnsi="Cascadia Mono" w:cs="Cascadia Mono"/>
          <w:noProof w:val="0"/>
          <w:color w:val="808080"/>
          <w:kern w:val="0"/>
          <w:sz w:val="24"/>
          <w:szCs w:val="24"/>
          <w:lang w:val="en-US"/>
        </w:rPr>
        <w:t>=</w:t>
      </w:r>
      <w:r w:rsidRPr="000E0400">
        <w:rPr>
          <w:rFonts w:ascii="Cascadia Mono" w:hAnsi="Cascadia Mono" w:cs="Cascadia Mono"/>
          <w:noProof w:val="0"/>
          <w:color w:val="000000"/>
          <w:kern w:val="0"/>
          <w:sz w:val="24"/>
          <w:szCs w:val="24"/>
          <w:lang w:val="en-US"/>
        </w:rPr>
        <w:t xml:space="preserve"> </w:t>
      </w:r>
      <w:r w:rsidRPr="000E0400">
        <w:rPr>
          <w:rFonts w:ascii="Cascadia Mono" w:hAnsi="Cascadia Mono" w:cs="Cascadia Mono"/>
          <w:noProof w:val="0"/>
          <w:color w:val="FF0000"/>
          <w:kern w:val="0"/>
          <w:sz w:val="24"/>
          <w:szCs w:val="24"/>
          <w:lang w:val="en-US"/>
        </w:rPr>
        <w:t>''</w:t>
      </w:r>
    </w:p>
    <w:p w14:paraId="1269C05F" w14:textId="77777777" w:rsidR="003833E4" w:rsidRPr="000E0400" w:rsidRDefault="003833E4" w:rsidP="00383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0400">
        <w:rPr>
          <w:rFonts w:ascii="Cascadia Mono" w:hAnsi="Cascadia Mono" w:cs="Cascadia Mono"/>
          <w:noProof w:val="0"/>
          <w:color w:val="000000"/>
          <w:kern w:val="0"/>
          <w:sz w:val="24"/>
          <w:szCs w:val="24"/>
          <w:lang w:val="en-US"/>
        </w:rPr>
        <w:tab/>
      </w:r>
      <w:r w:rsidRPr="000E0400">
        <w:rPr>
          <w:rFonts w:ascii="Cascadia Mono" w:hAnsi="Cascadia Mono" w:cs="Cascadia Mono"/>
          <w:noProof w:val="0"/>
          <w:color w:val="000000"/>
          <w:kern w:val="0"/>
          <w:sz w:val="24"/>
          <w:szCs w:val="24"/>
          <w:lang w:val="en-US"/>
        </w:rPr>
        <w:tab/>
      </w:r>
      <w:r w:rsidRPr="000E0400">
        <w:rPr>
          <w:rFonts w:ascii="Cascadia Mono" w:hAnsi="Cascadia Mono" w:cs="Cascadia Mono"/>
          <w:noProof w:val="0"/>
          <w:color w:val="0000FF"/>
          <w:kern w:val="0"/>
          <w:sz w:val="24"/>
          <w:szCs w:val="24"/>
          <w:lang w:val="en-US"/>
        </w:rPr>
        <w:t>THROW</w:t>
      </w:r>
      <w:r w:rsidRPr="000E0400">
        <w:rPr>
          <w:rFonts w:ascii="Cascadia Mono" w:hAnsi="Cascadia Mono" w:cs="Cascadia Mono"/>
          <w:noProof w:val="0"/>
          <w:color w:val="000000"/>
          <w:kern w:val="0"/>
          <w:sz w:val="24"/>
          <w:szCs w:val="24"/>
          <w:lang w:val="en-US"/>
        </w:rPr>
        <w:t xml:space="preserve"> 50000</w:t>
      </w:r>
      <w:r w:rsidRPr="000E0400">
        <w:rPr>
          <w:rFonts w:ascii="Cascadia Mono" w:hAnsi="Cascadia Mono" w:cs="Cascadia Mono"/>
          <w:noProof w:val="0"/>
          <w:color w:val="808080"/>
          <w:kern w:val="0"/>
          <w:sz w:val="24"/>
          <w:szCs w:val="24"/>
          <w:lang w:val="en-US"/>
        </w:rPr>
        <w:t>,</w:t>
      </w:r>
      <w:r w:rsidRPr="000E0400">
        <w:rPr>
          <w:rFonts w:ascii="Cascadia Mono" w:hAnsi="Cascadia Mono" w:cs="Cascadia Mono"/>
          <w:noProof w:val="0"/>
          <w:color w:val="000000"/>
          <w:kern w:val="0"/>
          <w:sz w:val="24"/>
          <w:szCs w:val="24"/>
          <w:lang w:val="en-US"/>
        </w:rPr>
        <w:t xml:space="preserve"> </w:t>
      </w:r>
      <w:r w:rsidRPr="000E0400">
        <w:rPr>
          <w:rFonts w:ascii="Cascadia Mono" w:hAnsi="Cascadia Mono" w:cs="Cascadia Mono"/>
          <w:noProof w:val="0"/>
          <w:color w:val="FF0000"/>
          <w:kern w:val="0"/>
          <w:sz w:val="24"/>
          <w:szCs w:val="24"/>
          <w:lang w:val="en-US"/>
        </w:rPr>
        <w:t>'</w:t>
      </w:r>
      <w:proofErr w:type="spellStart"/>
      <w:r w:rsidRPr="000E0400">
        <w:rPr>
          <w:rFonts w:ascii="Cascadia Mono" w:hAnsi="Cascadia Mono" w:cs="Cascadia Mono"/>
          <w:noProof w:val="0"/>
          <w:color w:val="FF0000"/>
          <w:kern w:val="0"/>
          <w:sz w:val="24"/>
          <w:szCs w:val="24"/>
          <w:lang w:val="en-US"/>
        </w:rPr>
        <w:t>Vui</w:t>
      </w:r>
      <w:proofErr w:type="spellEnd"/>
      <w:r w:rsidRPr="000E0400">
        <w:rPr>
          <w:rFonts w:ascii="Cascadia Mono" w:hAnsi="Cascadia Mono" w:cs="Cascadia Mono"/>
          <w:noProof w:val="0"/>
          <w:color w:val="FF0000"/>
          <w:kern w:val="0"/>
          <w:sz w:val="24"/>
          <w:szCs w:val="24"/>
          <w:lang w:val="en-US"/>
        </w:rPr>
        <w:t xml:space="preserve"> </w:t>
      </w:r>
      <w:proofErr w:type="spellStart"/>
      <w:r w:rsidRPr="000E0400">
        <w:rPr>
          <w:rFonts w:ascii="Cascadia Mono" w:hAnsi="Cascadia Mono" w:cs="Cascadia Mono"/>
          <w:noProof w:val="0"/>
          <w:color w:val="FF0000"/>
          <w:kern w:val="0"/>
          <w:sz w:val="24"/>
          <w:szCs w:val="24"/>
          <w:lang w:val="en-US"/>
        </w:rPr>
        <w:t>lòng</w:t>
      </w:r>
      <w:proofErr w:type="spellEnd"/>
      <w:r w:rsidRPr="000E0400">
        <w:rPr>
          <w:rFonts w:ascii="Cascadia Mono" w:hAnsi="Cascadia Mono" w:cs="Cascadia Mono"/>
          <w:noProof w:val="0"/>
          <w:color w:val="FF0000"/>
          <w:kern w:val="0"/>
          <w:sz w:val="24"/>
          <w:szCs w:val="24"/>
          <w:lang w:val="en-US"/>
        </w:rPr>
        <w:t xml:space="preserve"> </w:t>
      </w:r>
      <w:proofErr w:type="spellStart"/>
      <w:r w:rsidRPr="000E0400">
        <w:rPr>
          <w:rFonts w:ascii="Cascadia Mono" w:hAnsi="Cascadia Mono" w:cs="Cascadia Mono"/>
          <w:noProof w:val="0"/>
          <w:color w:val="FF0000"/>
          <w:kern w:val="0"/>
          <w:sz w:val="24"/>
          <w:szCs w:val="24"/>
          <w:lang w:val="en-US"/>
        </w:rPr>
        <w:t>điền</w:t>
      </w:r>
      <w:proofErr w:type="spellEnd"/>
      <w:r w:rsidRPr="000E0400">
        <w:rPr>
          <w:rFonts w:ascii="Cascadia Mono" w:hAnsi="Cascadia Mono" w:cs="Cascadia Mono"/>
          <w:noProof w:val="0"/>
          <w:color w:val="FF0000"/>
          <w:kern w:val="0"/>
          <w:sz w:val="24"/>
          <w:szCs w:val="24"/>
          <w:lang w:val="en-US"/>
        </w:rPr>
        <w:t xml:space="preserve"> </w:t>
      </w:r>
      <w:proofErr w:type="spellStart"/>
      <w:r w:rsidRPr="000E0400">
        <w:rPr>
          <w:rFonts w:ascii="Cascadia Mono" w:hAnsi="Cascadia Mono" w:cs="Cascadia Mono"/>
          <w:noProof w:val="0"/>
          <w:color w:val="FF0000"/>
          <w:kern w:val="0"/>
          <w:sz w:val="24"/>
          <w:szCs w:val="24"/>
          <w:lang w:val="en-US"/>
        </w:rPr>
        <w:t>số</w:t>
      </w:r>
      <w:proofErr w:type="spellEnd"/>
      <w:r w:rsidRPr="000E0400">
        <w:rPr>
          <w:rFonts w:ascii="Cascadia Mono" w:hAnsi="Cascadia Mono" w:cs="Cascadia Mono"/>
          <w:noProof w:val="0"/>
          <w:color w:val="FF0000"/>
          <w:kern w:val="0"/>
          <w:sz w:val="24"/>
          <w:szCs w:val="24"/>
          <w:lang w:val="en-US"/>
        </w:rPr>
        <w:t xml:space="preserve"> </w:t>
      </w:r>
      <w:proofErr w:type="spellStart"/>
      <w:r w:rsidRPr="000E0400">
        <w:rPr>
          <w:rFonts w:ascii="Cascadia Mono" w:hAnsi="Cascadia Mono" w:cs="Cascadia Mono"/>
          <w:noProof w:val="0"/>
          <w:color w:val="FF0000"/>
          <w:kern w:val="0"/>
          <w:sz w:val="24"/>
          <w:szCs w:val="24"/>
          <w:lang w:val="en-US"/>
        </w:rPr>
        <w:t>điện</w:t>
      </w:r>
      <w:proofErr w:type="spellEnd"/>
      <w:r w:rsidRPr="000E0400">
        <w:rPr>
          <w:rFonts w:ascii="Cascadia Mono" w:hAnsi="Cascadia Mono" w:cs="Cascadia Mono"/>
          <w:noProof w:val="0"/>
          <w:color w:val="FF0000"/>
          <w:kern w:val="0"/>
          <w:sz w:val="24"/>
          <w:szCs w:val="24"/>
          <w:lang w:val="en-US"/>
        </w:rPr>
        <w:t xml:space="preserve"> </w:t>
      </w:r>
      <w:proofErr w:type="spellStart"/>
      <w:r w:rsidRPr="000E0400">
        <w:rPr>
          <w:rFonts w:ascii="Cascadia Mono" w:hAnsi="Cascadia Mono" w:cs="Cascadia Mono"/>
          <w:noProof w:val="0"/>
          <w:color w:val="FF0000"/>
          <w:kern w:val="0"/>
          <w:sz w:val="24"/>
          <w:szCs w:val="24"/>
          <w:lang w:val="en-US"/>
        </w:rPr>
        <w:t>thoại</w:t>
      </w:r>
      <w:proofErr w:type="spellEnd"/>
      <w:r w:rsidRPr="000E0400">
        <w:rPr>
          <w:rFonts w:ascii="Cascadia Mono" w:hAnsi="Cascadia Mono" w:cs="Cascadia Mono"/>
          <w:noProof w:val="0"/>
          <w:color w:val="FF0000"/>
          <w:kern w:val="0"/>
          <w:sz w:val="24"/>
          <w:szCs w:val="24"/>
          <w:lang w:val="en-US"/>
        </w:rPr>
        <w:t xml:space="preserve"> </w:t>
      </w:r>
      <w:proofErr w:type="spellStart"/>
      <w:r w:rsidRPr="000E0400">
        <w:rPr>
          <w:rFonts w:ascii="Cascadia Mono" w:hAnsi="Cascadia Mono" w:cs="Cascadia Mono"/>
          <w:noProof w:val="0"/>
          <w:color w:val="FF0000"/>
          <w:kern w:val="0"/>
          <w:sz w:val="24"/>
          <w:szCs w:val="24"/>
          <w:lang w:val="en-US"/>
        </w:rPr>
        <w:t>khách</w:t>
      </w:r>
      <w:proofErr w:type="spellEnd"/>
      <w:r w:rsidRPr="000E0400">
        <w:rPr>
          <w:rFonts w:ascii="Cascadia Mono" w:hAnsi="Cascadia Mono" w:cs="Cascadia Mono"/>
          <w:noProof w:val="0"/>
          <w:color w:val="FF0000"/>
          <w:kern w:val="0"/>
          <w:sz w:val="24"/>
          <w:szCs w:val="24"/>
          <w:lang w:val="en-US"/>
        </w:rPr>
        <w:t xml:space="preserve"> </w:t>
      </w:r>
      <w:proofErr w:type="spellStart"/>
      <w:r w:rsidRPr="000E0400">
        <w:rPr>
          <w:rFonts w:ascii="Cascadia Mono" w:hAnsi="Cascadia Mono" w:cs="Cascadia Mono"/>
          <w:noProof w:val="0"/>
          <w:color w:val="FF0000"/>
          <w:kern w:val="0"/>
          <w:sz w:val="24"/>
          <w:szCs w:val="24"/>
          <w:lang w:val="en-US"/>
        </w:rPr>
        <w:t>hàng</w:t>
      </w:r>
      <w:proofErr w:type="spellEnd"/>
      <w:r w:rsidRPr="000E0400">
        <w:rPr>
          <w:rFonts w:ascii="Cascadia Mono" w:hAnsi="Cascadia Mono" w:cs="Cascadia Mono"/>
          <w:noProof w:val="0"/>
          <w:color w:val="FF0000"/>
          <w:kern w:val="0"/>
          <w:sz w:val="24"/>
          <w:szCs w:val="24"/>
          <w:lang w:val="en-US"/>
        </w:rPr>
        <w:t>'</w:t>
      </w:r>
      <w:r w:rsidRPr="000E0400">
        <w:rPr>
          <w:rFonts w:ascii="Cascadia Mono" w:hAnsi="Cascadia Mono" w:cs="Cascadia Mono"/>
          <w:noProof w:val="0"/>
          <w:color w:val="808080"/>
          <w:kern w:val="0"/>
          <w:sz w:val="24"/>
          <w:szCs w:val="24"/>
          <w:lang w:val="en-US"/>
        </w:rPr>
        <w:t>,</w:t>
      </w:r>
      <w:r w:rsidRPr="000E0400">
        <w:rPr>
          <w:rFonts w:ascii="Cascadia Mono" w:hAnsi="Cascadia Mono" w:cs="Cascadia Mono"/>
          <w:noProof w:val="0"/>
          <w:color w:val="000000"/>
          <w:kern w:val="0"/>
          <w:sz w:val="24"/>
          <w:szCs w:val="24"/>
          <w:lang w:val="en-US"/>
        </w:rPr>
        <w:t xml:space="preserve"> </w:t>
      </w:r>
      <w:proofErr w:type="gramStart"/>
      <w:r w:rsidRPr="000E0400">
        <w:rPr>
          <w:rFonts w:ascii="Cascadia Mono" w:hAnsi="Cascadia Mono" w:cs="Cascadia Mono"/>
          <w:noProof w:val="0"/>
          <w:color w:val="000000"/>
          <w:kern w:val="0"/>
          <w:sz w:val="24"/>
          <w:szCs w:val="24"/>
          <w:lang w:val="en-US"/>
        </w:rPr>
        <w:t>1</w:t>
      </w:r>
      <w:proofErr w:type="gramEnd"/>
    </w:p>
    <w:p w14:paraId="7E05BD65" w14:textId="77777777" w:rsidR="003833E4" w:rsidRPr="000E0400" w:rsidRDefault="003833E4" w:rsidP="00383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0400">
        <w:rPr>
          <w:rFonts w:ascii="Cascadia Mono" w:hAnsi="Cascadia Mono" w:cs="Cascadia Mono"/>
          <w:noProof w:val="0"/>
          <w:color w:val="000000"/>
          <w:kern w:val="0"/>
          <w:sz w:val="24"/>
          <w:szCs w:val="24"/>
          <w:lang w:val="en-US"/>
        </w:rPr>
        <w:tab/>
      </w:r>
      <w:r w:rsidRPr="000E0400">
        <w:rPr>
          <w:rFonts w:ascii="Cascadia Mono" w:hAnsi="Cascadia Mono" w:cs="Cascadia Mono"/>
          <w:noProof w:val="0"/>
          <w:color w:val="0000FF"/>
          <w:kern w:val="0"/>
          <w:sz w:val="24"/>
          <w:szCs w:val="24"/>
          <w:lang w:val="en-US"/>
        </w:rPr>
        <w:t>ELSE</w:t>
      </w:r>
      <w:r w:rsidRPr="000E0400">
        <w:rPr>
          <w:rFonts w:ascii="Cascadia Mono" w:hAnsi="Cascadia Mono" w:cs="Cascadia Mono"/>
          <w:noProof w:val="0"/>
          <w:color w:val="000000"/>
          <w:kern w:val="0"/>
          <w:sz w:val="24"/>
          <w:szCs w:val="24"/>
          <w:lang w:val="en-US"/>
        </w:rPr>
        <w:t xml:space="preserve"> </w:t>
      </w:r>
      <w:r w:rsidRPr="000E0400">
        <w:rPr>
          <w:rFonts w:ascii="Cascadia Mono" w:hAnsi="Cascadia Mono" w:cs="Cascadia Mono"/>
          <w:noProof w:val="0"/>
          <w:color w:val="0000FF"/>
          <w:kern w:val="0"/>
          <w:sz w:val="24"/>
          <w:szCs w:val="24"/>
          <w:lang w:val="en-US"/>
        </w:rPr>
        <w:t>IF</w:t>
      </w:r>
      <w:r w:rsidRPr="000E0400">
        <w:rPr>
          <w:rFonts w:ascii="Cascadia Mono" w:hAnsi="Cascadia Mono" w:cs="Cascadia Mono"/>
          <w:noProof w:val="0"/>
          <w:color w:val="000000"/>
          <w:kern w:val="0"/>
          <w:sz w:val="24"/>
          <w:szCs w:val="24"/>
          <w:lang w:val="en-US"/>
        </w:rPr>
        <w:t xml:space="preserve"> </w:t>
      </w:r>
      <w:r w:rsidRPr="000E0400">
        <w:rPr>
          <w:rFonts w:ascii="Cascadia Mono" w:hAnsi="Cascadia Mono" w:cs="Cascadia Mono"/>
          <w:noProof w:val="0"/>
          <w:color w:val="FF00FF"/>
          <w:kern w:val="0"/>
          <w:sz w:val="24"/>
          <w:szCs w:val="24"/>
          <w:lang w:val="en-US"/>
        </w:rPr>
        <w:t>LEN</w:t>
      </w:r>
      <w:r w:rsidRPr="000E0400">
        <w:rPr>
          <w:rFonts w:ascii="Cascadia Mono" w:hAnsi="Cascadia Mono" w:cs="Cascadia Mono"/>
          <w:noProof w:val="0"/>
          <w:color w:val="808080"/>
          <w:kern w:val="0"/>
          <w:sz w:val="24"/>
          <w:szCs w:val="24"/>
          <w:lang w:val="en-US"/>
        </w:rPr>
        <w:t>(</w:t>
      </w:r>
      <w:r w:rsidRPr="000E0400">
        <w:rPr>
          <w:rFonts w:ascii="Cascadia Mono" w:hAnsi="Cascadia Mono" w:cs="Cascadia Mono"/>
          <w:noProof w:val="0"/>
          <w:color w:val="000000"/>
          <w:kern w:val="0"/>
          <w:sz w:val="24"/>
          <w:szCs w:val="24"/>
          <w:lang w:val="en-US"/>
        </w:rPr>
        <w:t>@phone</w:t>
      </w:r>
      <w:proofErr w:type="gramStart"/>
      <w:r w:rsidRPr="000E0400">
        <w:rPr>
          <w:rFonts w:ascii="Cascadia Mono" w:hAnsi="Cascadia Mono" w:cs="Cascadia Mono"/>
          <w:noProof w:val="0"/>
          <w:color w:val="808080"/>
          <w:kern w:val="0"/>
          <w:sz w:val="24"/>
          <w:szCs w:val="24"/>
          <w:lang w:val="en-US"/>
        </w:rPr>
        <w:t>)</w:t>
      </w:r>
      <w:r w:rsidRPr="000E0400">
        <w:rPr>
          <w:rFonts w:ascii="Cascadia Mono" w:hAnsi="Cascadia Mono" w:cs="Cascadia Mono"/>
          <w:noProof w:val="0"/>
          <w:color w:val="000000"/>
          <w:kern w:val="0"/>
          <w:sz w:val="24"/>
          <w:szCs w:val="24"/>
          <w:lang w:val="en-US"/>
        </w:rPr>
        <w:t xml:space="preserve"> </w:t>
      </w:r>
      <w:r w:rsidRPr="000E0400">
        <w:rPr>
          <w:rFonts w:ascii="Cascadia Mono" w:hAnsi="Cascadia Mono" w:cs="Cascadia Mono"/>
          <w:noProof w:val="0"/>
          <w:color w:val="808080"/>
          <w:kern w:val="0"/>
          <w:sz w:val="24"/>
          <w:szCs w:val="24"/>
          <w:lang w:val="en-US"/>
        </w:rPr>
        <w:t>!</w:t>
      </w:r>
      <w:proofErr w:type="gramEnd"/>
      <w:r w:rsidRPr="000E0400">
        <w:rPr>
          <w:rFonts w:ascii="Cascadia Mono" w:hAnsi="Cascadia Mono" w:cs="Cascadia Mono"/>
          <w:noProof w:val="0"/>
          <w:color w:val="808080"/>
          <w:kern w:val="0"/>
          <w:sz w:val="24"/>
          <w:szCs w:val="24"/>
          <w:lang w:val="en-US"/>
        </w:rPr>
        <w:t>=</w:t>
      </w:r>
      <w:r w:rsidRPr="000E0400">
        <w:rPr>
          <w:rFonts w:ascii="Cascadia Mono" w:hAnsi="Cascadia Mono" w:cs="Cascadia Mono"/>
          <w:noProof w:val="0"/>
          <w:color w:val="000000"/>
          <w:kern w:val="0"/>
          <w:sz w:val="24"/>
          <w:szCs w:val="24"/>
          <w:lang w:val="en-US"/>
        </w:rPr>
        <w:t xml:space="preserve"> 10</w:t>
      </w:r>
    </w:p>
    <w:p w14:paraId="3D3FD76F" w14:textId="77777777" w:rsidR="003833E4" w:rsidRPr="000E0400" w:rsidRDefault="003833E4" w:rsidP="00383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0400">
        <w:rPr>
          <w:rFonts w:ascii="Cascadia Mono" w:hAnsi="Cascadia Mono" w:cs="Cascadia Mono"/>
          <w:noProof w:val="0"/>
          <w:color w:val="000000"/>
          <w:kern w:val="0"/>
          <w:sz w:val="24"/>
          <w:szCs w:val="24"/>
          <w:lang w:val="en-US"/>
        </w:rPr>
        <w:tab/>
      </w:r>
      <w:r w:rsidRPr="000E0400">
        <w:rPr>
          <w:rFonts w:ascii="Cascadia Mono" w:hAnsi="Cascadia Mono" w:cs="Cascadia Mono"/>
          <w:noProof w:val="0"/>
          <w:color w:val="000000"/>
          <w:kern w:val="0"/>
          <w:sz w:val="24"/>
          <w:szCs w:val="24"/>
          <w:lang w:val="en-US"/>
        </w:rPr>
        <w:tab/>
      </w:r>
      <w:r w:rsidRPr="000E0400">
        <w:rPr>
          <w:rFonts w:ascii="Cascadia Mono" w:hAnsi="Cascadia Mono" w:cs="Cascadia Mono"/>
          <w:noProof w:val="0"/>
          <w:color w:val="0000FF"/>
          <w:kern w:val="0"/>
          <w:sz w:val="24"/>
          <w:szCs w:val="24"/>
          <w:lang w:val="en-US"/>
        </w:rPr>
        <w:t>THROW</w:t>
      </w:r>
      <w:r w:rsidRPr="000E0400">
        <w:rPr>
          <w:rFonts w:ascii="Cascadia Mono" w:hAnsi="Cascadia Mono" w:cs="Cascadia Mono"/>
          <w:noProof w:val="0"/>
          <w:color w:val="000000"/>
          <w:kern w:val="0"/>
          <w:sz w:val="24"/>
          <w:szCs w:val="24"/>
          <w:lang w:val="en-US"/>
        </w:rPr>
        <w:t xml:space="preserve"> 50000</w:t>
      </w:r>
      <w:r w:rsidRPr="000E0400">
        <w:rPr>
          <w:rFonts w:ascii="Cascadia Mono" w:hAnsi="Cascadia Mono" w:cs="Cascadia Mono"/>
          <w:noProof w:val="0"/>
          <w:color w:val="808080"/>
          <w:kern w:val="0"/>
          <w:sz w:val="24"/>
          <w:szCs w:val="24"/>
          <w:lang w:val="en-US"/>
        </w:rPr>
        <w:t>,</w:t>
      </w:r>
      <w:r w:rsidRPr="000E0400">
        <w:rPr>
          <w:rFonts w:ascii="Cascadia Mono" w:hAnsi="Cascadia Mono" w:cs="Cascadia Mono"/>
          <w:noProof w:val="0"/>
          <w:color w:val="000000"/>
          <w:kern w:val="0"/>
          <w:sz w:val="24"/>
          <w:szCs w:val="24"/>
          <w:lang w:val="en-US"/>
        </w:rPr>
        <w:t xml:space="preserve"> </w:t>
      </w:r>
      <w:r w:rsidRPr="000E0400">
        <w:rPr>
          <w:rFonts w:ascii="Cascadia Mono" w:hAnsi="Cascadia Mono" w:cs="Cascadia Mono"/>
          <w:noProof w:val="0"/>
          <w:color w:val="FF0000"/>
          <w:kern w:val="0"/>
          <w:sz w:val="24"/>
          <w:szCs w:val="24"/>
          <w:lang w:val="en-US"/>
        </w:rPr>
        <w:t>'</w:t>
      </w:r>
      <w:proofErr w:type="spellStart"/>
      <w:r w:rsidRPr="000E0400">
        <w:rPr>
          <w:rFonts w:ascii="Cascadia Mono" w:hAnsi="Cascadia Mono" w:cs="Cascadia Mono"/>
          <w:noProof w:val="0"/>
          <w:color w:val="FF0000"/>
          <w:kern w:val="0"/>
          <w:sz w:val="24"/>
          <w:szCs w:val="24"/>
          <w:lang w:val="en-US"/>
        </w:rPr>
        <w:t>Số</w:t>
      </w:r>
      <w:proofErr w:type="spellEnd"/>
      <w:r w:rsidRPr="000E0400">
        <w:rPr>
          <w:rFonts w:ascii="Cascadia Mono" w:hAnsi="Cascadia Mono" w:cs="Cascadia Mono"/>
          <w:noProof w:val="0"/>
          <w:color w:val="FF0000"/>
          <w:kern w:val="0"/>
          <w:sz w:val="24"/>
          <w:szCs w:val="24"/>
          <w:lang w:val="en-US"/>
        </w:rPr>
        <w:t xml:space="preserve"> </w:t>
      </w:r>
      <w:proofErr w:type="spellStart"/>
      <w:r w:rsidRPr="000E0400">
        <w:rPr>
          <w:rFonts w:ascii="Cascadia Mono" w:hAnsi="Cascadia Mono" w:cs="Cascadia Mono"/>
          <w:noProof w:val="0"/>
          <w:color w:val="FF0000"/>
          <w:kern w:val="0"/>
          <w:sz w:val="24"/>
          <w:szCs w:val="24"/>
          <w:lang w:val="en-US"/>
        </w:rPr>
        <w:t>điện</w:t>
      </w:r>
      <w:proofErr w:type="spellEnd"/>
      <w:r w:rsidRPr="000E0400">
        <w:rPr>
          <w:rFonts w:ascii="Cascadia Mono" w:hAnsi="Cascadia Mono" w:cs="Cascadia Mono"/>
          <w:noProof w:val="0"/>
          <w:color w:val="FF0000"/>
          <w:kern w:val="0"/>
          <w:sz w:val="24"/>
          <w:szCs w:val="24"/>
          <w:lang w:val="en-US"/>
        </w:rPr>
        <w:t xml:space="preserve"> </w:t>
      </w:r>
      <w:proofErr w:type="spellStart"/>
      <w:r w:rsidRPr="000E0400">
        <w:rPr>
          <w:rFonts w:ascii="Cascadia Mono" w:hAnsi="Cascadia Mono" w:cs="Cascadia Mono"/>
          <w:noProof w:val="0"/>
          <w:color w:val="FF0000"/>
          <w:kern w:val="0"/>
          <w:sz w:val="24"/>
          <w:szCs w:val="24"/>
          <w:lang w:val="en-US"/>
        </w:rPr>
        <w:t>thoại</w:t>
      </w:r>
      <w:proofErr w:type="spellEnd"/>
      <w:r w:rsidRPr="000E0400">
        <w:rPr>
          <w:rFonts w:ascii="Cascadia Mono" w:hAnsi="Cascadia Mono" w:cs="Cascadia Mono"/>
          <w:noProof w:val="0"/>
          <w:color w:val="FF0000"/>
          <w:kern w:val="0"/>
          <w:sz w:val="24"/>
          <w:szCs w:val="24"/>
          <w:lang w:val="en-US"/>
        </w:rPr>
        <w:t xml:space="preserve"> </w:t>
      </w:r>
      <w:proofErr w:type="spellStart"/>
      <w:r w:rsidRPr="000E0400">
        <w:rPr>
          <w:rFonts w:ascii="Cascadia Mono" w:hAnsi="Cascadia Mono" w:cs="Cascadia Mono"/>
          <w:noProof w:val="0"/>
          <w:color w:val="FF0000"/>
          <w:kern w:val="0"/>
          <w:sz w:val="24"/>
          <w:szCs w:val="24"/>
          <w:lang w:val="en-US"/>
        </w:rPr>
        <w:t>phải</w:t>
      </w:r>
      <w:proofErr w:type="spellEnd"/>
      <w:r w:rsidRPr="000E0400">
        <w:rPr>
          <w:rFonts w:ascii="Cascadia Mono" w:hAnsi="Cascadia Mono" w:cs="Cascadia Mono"/>
          <w:noProof w:val="0"/>
          <w:color w:val="FF0000"/>
          <w:kern w:val="0"/>
          <w:sz w:val="24"/>
          <w:szCs w:val="24"/>
          <w:lang w:val="en-US"/>
        </w:rPr>
        <w:t xml:space="preserve"> </w:t>
      </w:r>
      <w:proofErr w:type="spellStart"/>
      <w:r w:rsidRPr="000E0400">
        <w:rPr>
          <w:rFonts w:ascii="Cascadia Mono" w:hAnsi="Cascadia Mono" w:cs="Cascadia Mono"/>
          <w:noProof w:val="0"/>
          <w:color w:val="FF0000"/>
          <w:kern w:val="0"/>
          <w:sz w:val="24"/>
          <w:szCs w:val="24"/>
          <w:lang w:val="en-US"/>
        </w:rPr>
        <w:t>có</w:t>
      </w:r>
      <w:proofErr w:type="spellEnd"/>
      <w:r w:rsidRPr="000E0400">
        <w:rPr>
          <w:rFonts w:ascii="Cascadia Mono" w:hAnsi="Cascadia Mono" w:cs="Cascadia Mono"/>
          <w:noProof w:val="0"/>
          <w:color w:val="FF0000"/>
          <w:kern w:val="0"/>
          <w:sz w:val="24"/>
          <w:szCs w:val="24"/>
          <w:lang w:val="en-US"/>
        </w:rPr>
        <w:t xml:space="preserve"> 10 </w:t>
      </w:r>
      <w:proofErr w:type="spellStart"/>
      <w:r w:rsidRPr="000E0400">
        <w:rPr>
          <w:rFonts w:ascii="Cascadia Mono" w:hAnsi="Cascadia Mono" w:cs="Cascadia Mono"/>
          <w:noProof w:val="0"/>
          <w:color w:val="FF0000"/>
          <w:kern w:val="0"/>
          <w:sz w:val="24"/>
          <w:szCs w:val="24"/>
          <w:lang w:val="en-US"/>
        </w:rPr>
        <w:t>chữ</w:t>
      </w:r>
      <w:proofErr w:type="spellEnd"/>
      <w:r w:rsidRPr="000E0400">
        <w:rPr>
          <w:rFonts w:ascii="Cascadia Mono" w:hAnsi="Cascadia Mono" w:cs="Cascadia Mono"/>
          <w:noProof w:val="0"/>
          <w:color w:val="FF0000"/>
          <w:kern w:val="0"/>
          <w:sz w:val="24"/>
          <w:szCs w:val="24"/>
          <w:lang w:val="en-US"/>
        </w:rPr>
        <w:t xml:space="preserve"> </w:t>
      </w:r>
      <w:proofErr w:type="spellStart"/>
      <w:r w:rsidRPr="000E0400">
        <w:rPr>
          <w:rFonts w:ascii="Cascadia Mono" w:hAnsi="Cascadia Mono" w:cs="Cascadia Mono"/>
          <w:noProof w:val="0"/>
          <w:color w:val="FF0000"/>
          <w:kern w:val="0"/>
          <w:sz w:val="24"/>
          <w:szCs w:val="24"/>
          <w:lang w:val="en-US"/>
        </w:rPr>
        <w:t>số</w:t>
      </w:r>
      <w:proofErr w:type="spellEnd"/>
      <w:r w:rsidRPr="000E0400">
        <w:rPr>
          <w:rFonts w:ascii="Cascadia Mono" w:hAnsi="Cascadia Mono" w:cs="Cascadia Mono"/>
          <w:noProof w:val="0"/>
          <w:color w:val="FF0000"/>
          <w:kern w:val="0"/>
          <w:sz w:val="24"/>
          <w:szCs w:val="24"/>
          <w:lang w:val="en-US"/>
        </w:rPr>
        <w:t>'</w:t>
      </w:r>
      <w:r w:rsidRPr="000E0400">
        <w:rPr>
          <w:rFonts w:ascii="Cascadia Mono" w:hAnsi="Cascadia Mono" w:cs="Cascadia Mono"/>
          <w:noProof w:val="0"/>
          <w:color w:val="808080"/>
          <w:kern w:val="0"/>
          <w:sz w:val="24"/>
          <w:szCs w:val="24"/>
          <w:lang w:val="en-US"/>
        </w:rPr>
        <w:t>,</w:t>
      </w:r>
      <w:r w:rsidRPr="000E0400">
        <w:rPr>
          <w:rFonts w:ascii="Cascadia Mono" w:hAnsi="Cascadia Mono" w:cs="Cascadia Mono"/>
          <w:noProof w:val="0"/>
          <w:color w:val="000000"/>
          <w:kern w:val="0"/>
          <w:sz w:val="24"/>
          <w:szCs w:val="24"/>
          <w:lang w:val="en-US"/>
        </w:rPr>
        <w:t xml:space="preserve"> </w:t>
      </w:r>
      <w:proofErr w:type="gramStart"/>
      <w:r w:rsidRPr="000E0400">
        <w:rPr>
          <w:rFonts w:ascii="Cascadia Mono" w:hAnsi="Cascadia Mono" w:cs="Cascadia Mono"/>
          <w:noProof w:val="0"/>
          <w:color w:val="000000"/>
          <w:kern w:val="0"/>
          <w:sz w:val="24"/>
          <w:szCs w:val="24"/>
          <w:lang w:val="en-US"/>
        </w:rPr>
        <w:t>1</w:t>
      </w:r>
      <w:proofErr w:type="gramEnd"/>
    </w:p>
    <w:p w14:paraId="55388E05" w14:textId="77777777" w:rsidR="003833E4" w:rsidRPr="000E0400" w:rsidRDefault="003833E4" w:rsidP="00383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0400">
        <w:rPr>
          <w:rFonts w:ascii="Cascadia Mono" w:hAnsi="Cascadia Mono" w:cs="Cascadia Mono"/>
          <w:noProof w:val="0"/>
          <w:color w:val="000000"/>
          <w:kern w:val="0"/>
          <w:sz w:val="24"/>
          <w:szCs w:val="24"/>
          <w:lang w:val="en-US"/>
        </w:rPr>
        <w:tab/>
      </w:r>
      <w:r w:rsidRPr="000E0400">
        <w:rPr>
          <w:rFonts w:ascii="Cascadia Mono" w:hAnsi="Cascadia Mono" w:cs="Cascadia Mono"/>
          <w:noProof w:val="0"/>
          <w:color w:val="0000FF"/>
          <w:kern w:val="0"/>
          <w:sz w:val="24"/>
          <w:szCs w:val="24"/>
          <w:lang w:val="en-US"/>
        </w:rPr>
        <w:t>ELSE</w:t>
      </w:r>
      <w:r w:rsidRPr="000E0400">
        <w:rPr>
          <w:rFonts w:ascii="Cascadia Mono" w:hAnsi="Cascadia Mono" w:cs="Cascadia Mono"/>
          <w:noProof w:val="0"/>
          <w:color w:val="000000"/>
          <w:kern w:val="0"/>
          <w:sz w:val="24"/>
          <w:szCs w:val="24"/>
          <w:lang w:val="en-US"/>
        </w:rPr>
        <w:t xml:space="preserve"> </w:t>
      </w:r>
      <w:r w:rsidRPr="000E0400">
        <w:rPr>
          <w:rFonts w:ascii="Cascadia Mono" w:hAnsi="Cascadia Mono" w:cs="Cascadia Mono"/>
          <w:noProof w:val="0"/>
          <w:color w:val="0000FF"/>
          <w:kern w:val="0"/>
          <w:sz w:val="24"/>
          <w:szCs w:val="24"/>
          <w:lang w:val="en-US"/>
        </w:rPr>
        <w:t>IF</w:t>
      </w:r>
      <w:r w:rsidRPr="000E0400">
        <w:rPr>
          <w:rFonts w:ascii="Cascadia Mono" w:hAnsi="Cascadia Mono" w:cs="Cascadia Mono"/>
          <w:noProof w:val="0"/>
          <w:color w:val="000000"/>
          <w:kern w:val="0"/>
          <w:sz w:val="24"/>
          <w:szCs w:val="24"/>
          <w:lang w:val="en-US"/>
        </w:rPr>
        <w:t xml:space="preserve"> </w:t>
      </w:r>
      <w:r w:rsidRPr="000E0400">
        <w:rPr>
          <w:rFonts w:ascii="Cascadia Mono" w:hAnsi="Cascadia Mono" w:cs="Cascadia Mono"/>
          <w:noProof w:val="0"/>
          <w:color w:val="808080"/>
          <w:kern w:val="0"/>
          <w:sz w:val="24"/>
          <w:szCs w:val="24"/>
          <w:lang w:val="en-US"/>
        </w:rPr>
        <w:t>EXISTS</w:t>
      </w:r>
      <w:r w:rsidRPr="000E0400">
        <w:rPr>
          <w:rFonts w:ascii="Cascadia Mono" w:hAnsi="Cascadia Mono" w:cs="Cascadia Mono"/>
          <w:noProof w:val="0"/>
          <w:color w:val="0000FF"/>
          <w:kern w:val="0"/>
          <w:sz w:val="24"/>
          <w:szCs w:val="24"/>
          <w:lang w:val="en-US"/>
        </w:rPr>
        <w:t xml:space="preserve"> </w:t>
      </w:r>
      <w:r w:rsidRPr="000E0400">
        <w:rPr>
          <w:rFonts w:ascii="Cascadia Mono" w:hAnsi="Cascadia Mono" w:cs="Cascadia Mono"/>
          <w:noProof w:val="0"/>
          <w:color w:val="808080"/>
          <w:kern w:val="0"/>
          <w:sz w:val="24"/>
          <w:szCs w:val="24"/>
          <w:lang w:val="en-US"/>
        </w:rPr>
        <w:t>(</w:t>
      </w:r>
      <w:r w:rsidRPr="000E0400">
        <w:rPr>
          <w:rFonts w:ascii="Cascadia Mono" w:hAnsi="Cascadia Mono" w:cs="Cascadia Mono"/>
          <w:noProof w:val="0"/>
          <w:color w:val="0000FF"/>
          <w:kern w:val="0"/>
          <w:sz w:val="24"/>
          <w:szCs w:val="24"/>
          <w:lang w:val="en-US"/>
        </w:rPr>
        <w:t>SELECT</w:t>
      </w:r>
      <w:r w:rsidRPr="000E0400">
        <w:rPr>
          <w:rFonts w:ascii="Cascadia Mono" w:hAnsi="Cascadia Mono" w:cs="Cascadia Mono"/>
          <w:noProof w:val="0"/>
          <w:color w:val="000000"/>
          <w:kern w:val="0"/>
          <w:sz w:val="24"/>
          <w:szCs w:val="24"/>
          <w:lang w:val="en-US"/>
        </w:rPr>
        <w:t xml:space="preserve"> </w:t>
      </w:r>
      <w:r w:rsidRPr="000E0400">
        <w:rPr>
          <w:rFonts w:ascii="Cascadia Mono" w:hAnsi="Cascadia Mono" w:cs="Cascadia Mono"/>
          <w:noProof w:val="0"/>
          <w:color w:val="808080"/>
          <w:kern w:val="0"/>
          <w:sz w:val="24"/>
          <w:szCs w:val="24"/>
          <w:lang w:val="en-US"/>
        </w:rPr>
        <w:t>*</w:t>
      </w:r>
      <w:r w:rsidRPr="000E0400">
        <w:rPr>
          <w:rFonts w:ascii="Cascadia Mono" w:hAnsi="Cascadia Mono" w:cs="Cascadia Mono"/>
          <w:noProof w:val="0"/>
          <w:color w:val="000000"/>
          <w:kern w:val="0"/>
          <w:sz w:val="24"/>
          <w:szCs w:val="24"/>
          <w:lang w:val="en-US"/>
        </w:rPr>
        <w:t xml:space="preserve"> </w:t>
      </w:r>
      <w:r w:rsidRPr="000E0400">
        <w:rPr>
          <w:rFonts w:ascii="Cascadia Mono" w:hAnsi="Cascadia Mono" w:cs="Cascadia Mono"/>
          <w:noProof w:val="0"/>
          <w:color w:val="0000FF"/>
          <w:kern w:val="0"/>
          <w:sz w:val="24"/>
          <w:szCs w:val="24"/>
          <w:lang w:val="en-US"/>
        </w:rPr>
        <w:t>FROM</w:t>
      </w:r>
      <w:r w:rsidRPr="000E0400">
        <w:rPr>
          <w:rFonts w:ascii="Cascadia Mono" w:hAnsi="Cascadia Mono" w:cs="Cascadia Mono"/>
          <w:noProof w:val="0"/>
          <w:color w:val="000000"/>
          <w:kern w:val="0"/>
          <w:sz w:val="24"/>
          <w:szCs w:val="24"/>
          <w:lang w:val="en-US"/>
        </w:rPr>
        <w:t xml:space="preserve"> Customer </w:t>
      </w:r>
      <w:r w:rsidRPr="000E0400">
        <w:rPr>
          <w:rFonts w:ascii="Cascadia Mono" w:hAnsi="Cascadia Mono" w:cs="Cascadia Mono"/>
          <w:noProof w:val="0"/>
          <w:color w:val="0000FF"/>
          <w:kern w:val="0"/>
          <w:sz w:val="24"/>
          <w:szCs w:val="24"/>
          <w:lang w:val="en-US"/>
        </w:rPr>
        <w:t>WHERE</w:t>
      </w:r>
      <w:r w:rsidRPr="000E0400">
        <w:rPr>
          <w:rFonts w:ascii="Cascadia Mono" w:hAnsi="Cascadia Mono" w:cs="Cascadia Mono"/>
          <w:noProof w:val="0"/>
          <w:color w:val="000000"/>
          <w:kern w:val="0"/>
          <w:sz w:val="24"/>
          <w:szCs w:val="24"/>
          <w:lang w:val="en-US"/>
        </w:rPr>
        <w:t xml:space="preserve"> phone </w:t>
      </w:r>
      <w:r w:rsidRPr="000E0400">
        <w:rPr>
          <w:rFonts w:ascii="Cascadia Mono" w:hAnsi="Cascadia Mono" w:cs="Cascadia Mono"/>
          <w:noProof w:val="0"/>
          <w:color w:val="808080"/>
          <w:kern w:val="0"/>
          <w:sz w:val="24"/>
          <w:szCs w:val="24"/>
          <w:lang w:val="en-US"/>
        </w:rPr>
        <w:t>=</w:t>
      </w:r>
      <w:r w:rsidRPr="000E0400">
        <w:rPr>
          <w:rFonts w:ascii="Cascadia Mono" w:hAnsi="Cascadia Mono" w:cs="Cascadia Mono"/>
          <w:noProof w:val="0"/>
          <w:color w:val="000000"/>
          <w:kern w:val="0"/>
          <w:sz w:val="24"/>
          <w:szCs w:val="24"/>
          <w:lang w:val="en-US"/>
        </w:rPr>
        <w:t xml:space="preserve"> @phone</w:t>
      </w:r>
      <w:r w:rsidRPr="000E0400">
        <w:rPr>
          <w:rFonts w:ascii="Cascadia Mono" w:hAnsi="Cascadia Mono" w:cs="Cascadia Mono"/>
          <w:noProof w:val="0"/>
          <w:color w:val="808080"/>
          <w:kern w:val="0"/>
          <w:sz w:val="24"/>
          <w:szCs w:val="24"/>
          <w:lang w:val="en-US"/>
        </w:rPr>
        <w:t>)</w:t>
      </w:r>
    </w:p>
    <w:p w14:paraId="75AD47B4" w14:textId="77777777" w:rsidR="003833E4" w:rsidRPr="000E0400" w:rsidRDefault="003833E4" w:rsidP="00383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0400">
        <w:rPr>
          <w:rFonts w:ascii="Cascadia Mono" w:hAnsi="Cascadia Mono" w:cs="Cascadia Mono"/>
          <w:noProof w:val="0"/>
          <w:color w:val="000000"/>
          <w:kern w:val="0"/>
          <w:sz w:val="24"/>
          <w:szCs w:val="24"/>
          <w:lang w:val="en-US"/>
        </w:rPr>
        <w:tab/>
      </w:r>
      <w:r w:rsidRPr="000E0400">
        <w:rPr>
          <w:rFonts w:ascii="Cascadia Mono" w:hAnsi="Cascadia Mono" w:cs="Cascadia Mono"/>
          <w:noProof w:val="0"/>
          <w:color w:val="000000"/>
          <w:kern w:val="0"/>
          <w:sz w:val="24"/>
          <w:szCs w:val="24"/>
          <w:lang w:val="en-US"/>
        </w:rPr>
        <w:tab/>
      </w:r>
      <w:r w:rsidRPr="000E0400">
        <w:rPr>
          <w:rFonts w:ascii="Cascadia Mono" w:hAnsi="Cascadia Mono" w:cs="Cascadia Mono"/>
          <w:noProof w:val="0"/>
          <w:color w:val="0000FF"/>
          <w:kern w:val="0"/>
          <w:sz w:val="24"/>
          <w:szCs w:val="24"/>
          <w:lang w:val="en-US"/>
        </w:rPr>
        <w:t>THROW</w:t>
      </w:r>
      <w:r w:rsidRPr="000E0400">
        <w:rPr>
          <w:rFonts w:ascii="Cascadia Mono" w:hAnsi="Cascadia Mono" w:cs="Cascadia Mono"/>
          <w:noProof w:val="0"/>
          <w:color w:val="000000"/>
          <w:kern w:val="0"/>
          <w:sz w:val="24"/>
          <w:szCs w:val="24"/>
          <w:lang w:val="en-US"/>
        </w:rPr>
        <w:t xml:space="preserve"> 50000</w:t>
      </w:r>
      <w:r w:rsidRPr="000E0400">
        <w:rPr>
          <w:rFonts w:ascii="Cascadia Mono" w:hAnsi="Cascadia Mono" w:cs="Cascadia Mono"/>
          <w:noProof w:val="0"/>
          <w:color w:val="808080"/>
          <w:kern w:val="0"/>
          <w:sz w:val="24"/>
          <w:szCs w:val="24"/>
          <w:lang w:val="en-US"/>
        </w:rPr>
        <w:t>,</w:t>
      </w:r>
      <w:r w:rsidRPr="000E0400">
        <w:rPr>
          <w:rFonts w:ascii="Cascadia Mono" w:hAnsi="Cascadia Mono" w:cs="Cascadia Mono"/>
          <w:noProof w:val="0"/>
          <w:color w:val="000000"/>
          <w:kern w:val="0"/>
          <w:sz w:val="24"/>
          <w:szCs w:val="24"/>
          <w:lang w:val="en-US"/>
        </w:rPr>
        <w:t xml:space="preserve"> </w:t>
      </w:r>
      <w:r w:rsidRPr="000E0400">
        <w:rPr>
          <w:rFonts w:ascii="Cascadia Mono" w:hAnsi="Cascadia Mono" w:cs="Cascadia Mono"/>
          <w:noProof w:val="0"/>
          <w:color w:val="FF0000"/>
          <w:kern w:val="0"/>
          <w:sz w:val="24"/>
          <w:szCs w:val="24"/>
          <w:lang w:val="en-US"/>
        </w:rPr>
        <w:t>'</w:t>
      </w:r>
      <w:proofErr w:type="spellStart"/>
      <w:r w:rsidRPr="000E0400">
        <w:rPr>
          <w:rFonts w:ascii="Cascadia Mono" w:hAnsi="Cascadia Mono" w:cs="Cascadia Mono"/>
          <w:noProof w:val="0"/>
          <w:color w:val="FF0000"/>
          <w:kern w:val="0"/>
          <w:sz w:val="24"/>
          <w:szCs w:val="24"/>
          <w:lang w:val="en-US"/>
        </w:rPr>
        <w:t>Số</w:t>
      </w:r>
      <w:proofErr w:type="spellEnd"/>
      <w:r w:rsidRPr="000E0400">
        <w:rPr>
          <w:rFonts w:ascii="Cascadia Mono" w:hAnsi="Cascadia Mono" w:cs="Cascadia Mono"/>
          <w:noProof w:val="0"/>
          <w:color w:val="FF0000"/>
          <w:kern w:val="0"/>
          <w:sz w:val="24"/>
          <w:szCs w:val="24"/>
          <w:lang w:val="en-US"/>
        </w:rPr>
        <w:t xml:space="preserve"> </w:t>
      </w:r>
      <w:proofErr w:type="spellStart"/>
      <w:r w:rsidRPr="000E0400">
        <w:rPr>
          <w:rFonts w:ascii="Cascadia Mono" w:hAnsi="Cascadia Mono" w:cs="Cascadia Mono"/>
          <w:noProof w:val="0"/>
          <w:color w:val="FF0000"/>
          <w:kern w:val="0"/>
          <w:sz w:val="24"/>
          <w:szCs w:val="24"/>
          <w:lang w:val="en-US"/>
        </w:rPr>
        <w:t>điện</w:t>
      </w:r>
      <w:proofErr w:type="spellEnd"/>
      <w:r w:rsidRPr="000E0400">
        <w:rPr>
          <w:rFonts w:ascii="Cascadia Mono" w:hAnsi="Cascadia Mono" w:cs="Cascadia Mono"/>
          <w:noProof w:val="0"/>
          <w:color w:val="FF0000"/>
          <w:kern w:val="0"/>
          <w:sz w:val="24"/>
          <w:szCs w:val="24"/>
          <w:lang w:val="en-US"/>
        </w:rPr>
        <w:t xml:space="preserve"> </w:t>
      </w:r>
      <w:proofErr w:type="spellStart"/>
      <w:r w:rsidRPr="000E0400">
        <w:rPr>
          <w:rFonts w:ascii="Cascadia Mono" w:hAnsi="Cascadia Mono" w:cs="Cascadia Mono"/>
          <w:noProof w:val="0"/>
          <w:color w:val="FF0000"/>
          <w:kern w:val="0"/>
          <w:sz w:val="24"/>
          <w:szCs w:val="24"/>
          <w:lang w:val="en-US"/>
        </w:rPr>
        <w:t>thoại</w:t>
      </w:r>
      <w:proofErr w:type="spellEnd"/>
      <w:r w:rsidRPr="000E0400">
        <w:rPr>
          <w:rFonts w:ascii="Cascadia Mono" w:hAnsi="Cascadia Mono" w:cs="Cascadia Mono"/>
          <w:noProof w:val="0"/>
          <w:color w:val="FF0000"/>
          <w:kern w:val="0"/>
          <w:sz w:val="24"/>
          <w:szCs w:val="24"/>
          <w:lang w:val="en-US"/>
        </w:rPr>
        <w:t xml:space="preserve"> </w:t>
      </w:r>
      <w:proofErr w:type="spellStart"/>
      <w:r w:rsidRPr="000E0400">
        <w:rPr>
          <w:rFonts w:ascii="Cascadia Mono" w:hAnsi="Cascadia Mono" w:cs="Cascadia Mono"/>
          <w:noProof w:val="0"/>
          <w:color w:val="FF0000"/>
          <w:kern w:val="0"/>
          <w:sz w:val="24"/>
          <w:szCs w:val="24"/>
          <w:lang w:val="en-US"/>
        </w:rPr>
        <w:t>đã</w:t>
      </w:r>
      <w:proofErr w:type="spellEnd"/>
      <w:r w:rsidRPr="000E0400">
        <w:rPr>
          <w:rFonts w:ascii="Cascadia Mono" w:hAnsi="Cascadia Mono" w:cs="Cascadia Mono"/>
          <w:noProof w:val="0"/>
          <w:color w:val="FF0000"/>
          <w:kern w:val="0"/>
          <w:sz w:val="24"/>
          <w:szCs w:val="24"/>
          <w:lang w:val="en-US"/>
        </w:rPr>
        <w:t xml:space="preserve"> </w:t>
      </w:r>
      <w:proofErr w:type="spellStart"/>
      <w:r w:rsidRPr="000E0400">
        <w:rPr>
          <w:rFonts w:ascii="Cascadia Mono" w:hAnsi="Cascadia Mono" w:cs="Cascadia Mono"/>
          <w:noProof w:val="0"/>
          <w:color w:val="FF0000"/>
          <w:kern w:val="0"/>
          <w:sz w:val="24"/>
          <w:szCs w:val="24"/>
          <w:lang w:val="en-US"/>
        </w:rPr>
        <w:t>tồn</w:t>
      </w:r>
      <w:proofErr w:type="spellEnd"/>
      <w:r w:rsidRPr="000E0400">
        <w:rPr>
          <w:rFonts w:ascii="Cascadia Mono" w:hAnsi="Cascadia Mono" w:cs="Cascadia Mono"/>
          <w:noProof w:val="0"/>
          <w:color w:val="FF0000"/>
          <w:kern w:val="0"/>
          <w:sz w:val="24"/>
          <w:szCs w:val="24"/>
          <w:lang w:val="en-US"/>
        </w:rPr>
        <w:t xml:space="preserve"> </w:t>
      </w:r>
      <w:proofErr w:type="spellStart"/>
      <w:r w:rsidRPr="000E0400">
        <w:rPr>
          <w:rFonts w:ascii="Cascadia Mono" w:hAnsi="Cascadia Mono" w:cs="Cascadia Mono"/>
          <w:noProof w:val="0"/>
          <w:color w:val="FF0000"/>
          <w:kern w:val="0"/>
          <w:sz w:val="24"/>
          <w:szCs w:val="24"/>
          <w:lang w:val="en-US"/>
        </w:rPr>
        <w:t>tại</w:t>
      </w:r>
      <w:proofErr w:type="spellEnd"/>
      <w:r w:rsidRPr="000E0400">
        <w:rPr>
          <w:rFonts w:ascii="Cascadia Mono" w:hAnsi="Cascadia Mono" w:cs="Cascadia Mono"/>
          <w:noProof w:val="0"/>
          <w:color w:val="FF0000"/>
          <w:kern w:val="0"/>
          <w:sz w:val="24"/>
          <w:szCs w:val="24"/>
          <w:lang w:val="en-US"/>
        </w:rPr>
        <w:t>'</w:t>
      </w:r>
      <w:r w:rsidRPr="000E0400">
        <w:rPr>
          <w:rFonts w:ascii="Cascadia Mono" w:hAnsi="Cascadia Mono" w:cs="Cascadia Mono"/>
          <w:noProof w:val="0"/>
          <w:color w:val="808080"/>
          <w:kern w:val="0"/>
          <w:sz w:val="24"/>
          <w:szCs w:val="24"/>
          <w:lang w:val="en-US"/>
        </w:rPr>
        <w:t>,</w:t>
      </w:r>
      <w:r w:rsidRPr="000E0400">
        <w:rPr>
          <w:rFonts w:ascii="Cascadia Mono" w:hAnsi="Cascadia Mono" w:cs="Cascadia Mono"/>
          <w:noProof w:val="0"/>
          <w:color w:val="000000"/>
          <w:kern w:val="0"/>
          <w:sz w:val="24"/>
          <w:szCs w:val="24"/>
          <w:lang w:val="en-US"/>
        </w:rPr>
        <w:t xml:space="preserve"> </w:t>
      </w:r>
      <w:proofErr w:type="gramStart"/>
      <w:r w:rsidRPr="000E0400">
        <w:rPr>
          <w:rFonts w:ascii="Cascadia Mono" w:hAnsi="Cascadia Mono" w:cs="Cascadia Mono"/>
          <w:noProof w:val="0"/>
          <w:color w:val="000000"/>
          <w:kern w:val="0"/>
          <w:sz w:val="24"/>
          <w:szCs w:val="24"/>
          <w:lang w:val="en-US"/>
        </w:rPr>
        <w:t>1</w:t>
      </w:r>
      <w:proofErr w:type="gramEnd"/>
    </w:p>
    <w:p w14:paraId="13A4C831" w14:textId="77777777" w:rsidR="003833E4" w:rsidRPr="000E0400" w:rsidRDefault="003833E4" w:rsidP="00383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0400">
        <w:rPr>
          <w:rFonts w:ascii="Cascadia Mono" w:hAnsi="Cascadia Mono" w:cs="Cascadia Mono"/>
          <w:noProof w:val="0"/>
          <w:color w:val="000000"/>
          <w:kern w:val="0"/>
          <w:sz w:val="24"/>
          <w:szCs w:val="24"/>
          <w:lang w:val="en-US"/>
        </w:rPr>
        <w:tab/>
      </w:r>
      <w:r w:rsidRPr="000E0400">
        <w:rPr>
          <w:rFonts w:ascii="Cascadia Mono" w:hAnsi="Cascadia Mono" w:cs="Cascadia Mono"/>
          <w:noProof w:val="0"/>
          <w:color w:val="0000FF"/>
          <w:kern w:val="0"/>
          <w:sz w:val="24"/>
          <w:szCs w:val="24"/>
          <w:lang w:val="en-US"/>
        </w:rPr>
        <w:t>ELSE</w:t>
      </w:r>
    </w:p>
    <w:p w14:paraId="33A0C6C2" w14:textId="77777777" w:rsidR="003833E4" w:rsidRPr="000E0400" w:rsidRDefault="003833E4" w:rsidP="00383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0400">
        <w:rPr>
          <w:rFonts w:ascii="Cascadia Mono" w:hAnsi="Cascadia Mono" w:cs="Cascadia Mono"/>
          <w:noProof w:val="0"/>
          <w:color w:val="000000"/>
          <w:kern w:val="0"/>
          <w:sz w:val="24"/>
          <w:szCs w:val="24"/>
          <w:lang w:val="en-US"/>
        </w:rPr>
        <w:tab/>
      </w:r>
      <w:r w:rsidRPr="000E0400">
        <w:rPr>
          <w:rFonts w:ascii="Cascadia Mono" w:hAnsi="Cascadia Mono" w:cs="Cascadia Mono"/>
          <w:noProof w:val="0"/>
          <w:color w:val="0000FF"/>
          <w:kern w:val="0"/>
          <w:sz w:val="24"/>
          <w:szCs w:val="24"/>
          <w:lang w:val="en-US"/>
        </w:rPr>
        <w:t>BEGIN</w:t>
      </w:r>
      <w:r w:rsidRPr="000E0400">
        <w:rPr>
          <w:rFonts w:ascii="Cascadia Mono" w:hAnsi="Cascadia Mono" w:cs="Cascadia Mono"/>
          <w:noProof w:val="0"/>
          <w:color w:val="000000"/>
          <w:kern w:val="0"/>
          <w:sz w:val="24"/>
          <w:szCs w:val="24"/>
          <w:lang w:val="en-US"/>
        </w:rPr>
        <w:t xml:space="preserve"> </w:t>
      </w:r>
      <w:r w:rsidRPr="000E0400">
        <w:rPr>
          <w:rFonts w:ascii="Cascadia Mono" w:hAnsi="Cascadia Mono" w:cs="Cascadia Mono"/>
          <w:noProof w:val="0"/>
          <w:color w:val="0000FF"/>
          <w:kern w:val="0"/>
          <w:sz w:val="24"/>
          <w:szCs w:val="24"/>
          <w:lang w:val="en-US"/>
        </w:rPr>
        <w:t>TRANSACTION</w:t>
      </w:r>
    </w:p>
    <w:p w14:paraId="39F5DAD7" w14:textId="77777777" w:rsidR="003833E4" w:rsidRPr="000E0400" w:rsidRDefault="003833E4" w:rsidP="00383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0400">
        <w:rPr>
          <w:rFonts w:ascii="Cascadia Mono" w:hAnsi="Cascadia Mono" w:cs="Cascadia Mono"/>
          <w:noProof w:val="0"/>
          <w:color w:val="000000"/>
          <w:kern w:val="0"/>
          <w:sz w:val="24"/>
          <w:szCs w:val="24"/>
          <w:lang w:val="en-US"/>
        </w:rPr>
        <w:tab/>
      </w:r>
      <w:r w:rsidRPr="000E0400">
        <w:rPr>
          <w:rFonts w:ascii="Cascadia Mono" w:hAnsi="Cascadia Mono" w:cs="Cascadia Mono"/>
          <w:noProof w:val="0"/>
          <w:color w:val="000000"/>
          <w:kern w:val="0"/>
          <w:sz w:val="24"/>
          <w:szCs w:val="24"/>
          <w:lang w:val="en-US"/>
        </w:rPr>
        <w:tab/>
      </w:r>
      <w:r w:rsidRPr="000E0400">
        <w:rPr>
          <w:rFonts w:ascii="Cascadia Mono" w:hAnsi="Cascadia Mono" w:cs="Cascadia Mono"/>
          <w:noProof w:val="0"/>
          <w:color w:val="0000FF"/>
          <w:kern w:val="0"/>
          <w:sz w:val="24"/>
          <w:szCs w:val="24"/>
          <w:lang w:val="en-US"/>
        </w:rPr>
        <w:t>DECLARE</w:t>
      </w:r>
      <w:r w:rsidRPr="000E0400">
        <w:rPr>
          <w:rFonts w:ascii="Cascadia Mono" w:hAnsi="Cascadia Mono" w:cs="Cascadia Mono"/>
          <w:noProof w:val="0"/>
          <w:color w:val="000000"/>
          <w:kern w:val="0"/>
          <w:sz w:val="24"/>
          <w:szCs w:val="24"/>
          <w:lang w:val="en-US"/>
        </w:rPr>
        <w:t xml:space="preserve"> @cusID </w:t>
      </w:r>
      <w:proofErr w:type="gramStart"/>
      <w:r w:rsidRPr="000E0400">
        <w:rPr>
          <w:rFonts w:ascii="Cascadia Mono" w:hAnsi="Cascadia Mono" w:cs="Cascadia Mono"/>
          <w:noProof w:val="0"/>
          <w:color w:val="0000FF"/>
          <w:kern w:val="0"/>
          <w:sz w:val="24"/>
          <w:szCs w:val="24"/>
          <w:lang w:val="en-US"/>
        </w:rPr>
        <w:t>VARCHAR</w:t>
      </w:r>
      <w:r w:rsidRPr="000E0400">
        <w:rPr>
          <w:rFonts w:ascii="Cascadia Mono" w:hAnsi="Cascadia Mono" w:cs="Cascadia Mono"/>
          <w:noProof w:val="0"/>
          <w:color w:val="808080"/>
          <w:kern w:val="0"/>
          <w:sz w:val="24"/>
          <w:szCs w:val="24"/>
          <w:lang w:val="en-US"/>
        </w:rPr>
        <w:t>(</w:t>
      </w:r>
      <w:proofErr w:type="gramEnd"/>
      <w:r w:rsidRPr="000E0400">
        <w:rPr>
          <w:rFonts w:ascii="Cascadia Mono" w:hAnsi="Cascadia Mono" w:cs="Cascadia Mono"/>
          <w:noProof w:val="0"/>
          <w:color w:val="000000"/>
          <w:kern w:val="0"/>
          <w:sz w:val="24"/>
          <w:szCs w:val="24"/>
          <w:lang w:val="en-US"/>
        </w:rPr>
        <w:t>7</w:t>
      </w:r>
      <w:r w:rsidRPr="000E0400">
        <w:rPr>
          <w:rFonts w:ascii="Cascadia Mono" w:hAnsi="Cascadia Mono" w:cs="Cascadia Mono"/>
          <w:noProof w:val="0"/>
          <w:color w:val="808080"/>
          <w:kern w:val="0"/>
          <w:sz w:val="24"/>
          <w:szCs w:val="24"/>
          <w:lang w:val="en-US"/>
        </w:rPr>
        <w:t>)</w:t>
      </w:r>
    </w:p>
    <w:p w14:paraId="27D94632" w14:textId="77777777" w:rsidR="003833E4" w:rsidRPr="000E0400" w:rsidRDefault="003833E4" w:rsidP="00383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0400">
        <w:rPr>
          <w:rFonts w:ascii="Cascadia Mono" w:hAnsi="Cascadia Mono" w:cs="Cascadia Mono"/>
          <w:noProof w:val="0"/>
          <w:color w:val="000000"/>
          <w:kern w:val="0"/>
          <w:sz w:val="24"/>
          <w:szCs w:val="24"/>
          <w:lang w:val="en-US"/>
        </w:rPr>
        <w:tab/>
      </w:r>
      <w:r w:rsidRPr="000E0400">
        <w:rPr>
          <w:rFonts w:ascii="Cascadia Mono" w:hAnsi="Cascadia Mono" w:cs="Cascadia Mono"/>
          <w:noProof w:val="0"/>
          <w:color w:val="000000"/>
          <w:kern w:val="0"/>
          <w:sz w:val="24"/>
          <w:szCs w:val="24"/>
          <w:lang w:val="en-US"/>
        </w:rPr>
        <w:tab/>
      </w:r>
      <w:r w:rsidRPr="000E0400">
        <w:rPr>
          <w:rFonts w:ascii="Cascadia Mono" w:hAnsi="Cascadia Mono" w:cs="Cascadia Mono"/>
          <w:noProof w:val="0"/>
          <w:color w:val="008000"/>
          <w:kern w:val="0"/>
          <w:sz w:val="24"/>
          <w:szCs w:val="24"/>
          <w:lang w:val="en-US"/>
        </w:rPr>
        <w:t>--LẤY CUSTOMERID CUỐI CÙNG</w:t>
      </w:r>
    </w:p>
    <w:p w14:paraId="5566A8B5" w14:textId="77777777" w:rsidR="003833E4" w:rsidRPr="000E0400" w:rsidRDefault="003833E4" w:rsidP="00383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0400">
        <w:rPr>
          <w:rFonts w:ascii="Cascadia Mono" w:hAnsi="Cascadia Mono" w:cs="Cascadia Mono"/>
          <w:noProof w:val="0"/>
          <w:color w:val="000000"/>
          <w:kern w:val="0"/>
          <w:sz w:val="24"/>
          <w:szCs w:val="24"/>
          <w:lang w:val="en-US"/>
        </w:rPr>
        <w:tab/>
      </w:r>
      <w:r w:rsidRPr="000E0400">
        <w:rPr>
          <w:rFonts w:ascii="Cascadia Mono" w:hAnsi="Cascadia Mono" w:cs="Cascadia Mono"/>
          <w:noProof w:val="0"/>
          <w:color w:val="000000"/>
          <w:kern w:val="0"/>
          <w:sz w:val="24"/>
          <w:szCs w:val="24"/>
          <w:lang w:val="en-US"/>
        </w:rPr>
        <w:tab/>
      </w:r>
      <w:r w:rsidRPr="000E0400">
        <w:rPr>
          <w:rFonts w:ascii="Cascadia Mono" w:hAnsi="Cascadia Mono" w:cs="Cascadia Mono"/>
          <w:noProof w:val="0"/>
          <w:color w:val="0000FF"/>
          <w:kern w:val="0"/>
          <w:sz w:val="24"/>
          <w:szCs w:val="24"/>
          <w:lang w:val="en-US"/>
        </w:rPr>
        <w:t>DECLARE</w:t>
      </w:r>
      <w:r w:rsidRPr="000E0400">
        <w:rPr>
          <w:rFonts w:ascii="Cascadia Mono" w:hAnsi="Cascadia Mono" w:cs="Cascadia Mono"/>
          <w:noProof w:val="0"/>
          <w:color w:val="000000"/>
          <w:kern w:val="0"/>
          <w:sz w:val="24"/>
          <w:szCs w:val="24"/>
          <w:lang w:val="en-US"/>
        </w:rPr>
        <w:t xml:space="preserve"> @lastCusID </w:t>
      </w:r>
      <w:proofErr w:type="gramStart"/>
      <w:r w:rsidRPr="000E0400">
        <w:rPr>
          <w:rFonts w:ascii="Cascadia Mono" w:hAnsi="Cascadia Mono" w:cs="Cascadia Mono"/>
          <w:noProof w:val="0"/>
          <w:color w:val="0000FF"/>
          <w:kern w:val="0"/>
          <w:sz w:val="24"/>
          <w:szCs w:val="24"/>
          <w:lang w:val="en-US"/>
        </w:rPr>
        <w:t>VARCHAR</w:t>
      </w:r>
      <w:r w:rsidRPr="000E0400">
        <w:rPr>
          <w:rFonts w:ascii="Cascadia Mono" w:hAnsi="Cascadia Mono" w:cs="Cascadia Mono"/>
          <w:noProof w:val="0"/>
          <w:color w:val="808080"/>
          <w:kern w:val="0"/>
          <w:sz w:val="24"/>
          <w:szCs w:val="24"/>
          <w:lang w:val="en-US"/>
        </w:rPr>
        <w:t>(</w:t>
      </w:r>
      <w:proofErr w:type="gramEnd"/>
      <w:r w:rsidRPr="000E0400">
        <w:rPr>
          <w:rFonts w:ascii="Cascadia Mono" w:hAnsi="Cascadia Mono" w:cs="Cascadia Mono"/>
          <w:noProof w:val="0"/>
          <w:color w:val="000000"/>
          <w:kern w:val="0"/>
          <w:sz w:val="24"/>
          <w:szCs w:val="24"/>
          <w:lang w:val="en-US"/>
        </w:rPr>
        <w:t>7</w:t>
      </w:r>
      <w:r w:rsidRPr="000E0400">
        <w:rPr>
          <w:rFonts w:ascii="Cascadia Mono" w:hAnsi="Cascadia Mono" w:cs="Cascadia Mono"/>
          <w:noProof w:val="0"/>
          <w:color w:val="808080"/>
          <w:kern w:val="0"/>
          <w:sz w:val="24"/>
          <w:szCs w:val="24"/>
          <w:lang w:val="en-US"/>
        </w:rPr>
        <w:t>)</w:t>
      </w:r>
    </w:p>
    <w:p w14:paraId="5E62F89A" w14:textId="77777777" w:rsidR="003833E4" w:rsidRPr="000E0400" w:rsidRDefault="003833E4" w:rsidP="00383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0400">
        <w:rPr>
          <w:rFonts w:ascii="Cascadia Mono" w:hAnsi="Cascadia Mono" w:cs="Cascadia Mono"/>
          <w:noProof w:val="0"/>
          <w:color w:val="000000"/>
          <w:kern w:val="0"/>
          <w:sz w:val="24"/>
          <w:szCs w:val="24"/>
          <w:lang w:val="en-US"/>
        </w:rPr>
        <w:tab/>
      </w:r>
      <w:r w:rsidRPr="000E0400">
        <w:rPr>
          <w:rFonts w:ascii="Cascadia Mono" w:hAnsi="Cascadia Mono" w:cs="Cascadia Mono"/>
          <w:noProof w:val="0"/>
          <w:color w:val="000000"/>
          <w:kern w:val="0"/>
          <w:sz w:val="24"/>
          <w:szCs w:val="24"/>
          <w:lang w:val="en-US"/>
        </w:rPr>
        <w:tab/>
      </w:r>
      <w:r w:rsidRPr="000E0400">
        <w:rPr>
          <w:rFonts w:ascii="Cascadia Mono" w:hAnsi="Cascadia Mono" w:cs="Cascadia Mono"/>
          <w:noProof w:val="0"/>
          <w:color w:val="0000FF"/>
          <w:kern w:val="0"/>
          <w:sz w:val="24"/>
          <w:szCs w:val="24"/>
          <w:lang w:val="en-US"/>
        </w:rPr>
        <w:t>SELECT</w:t>
      </w:r>
      <w:r w:rsidRPr="000E0400">
        <w:rPr>
          <w:rFonts w:ascii="Cascadia Mono" w:hAnsi="Cascadia Mono" w:cs="Cascadia Mono"/>
          <w:noProof w:val="0"/>
          <w:color w:val="000000"/>
          <w:kern w:val="0"/>
          <w:sz w:val="24"/>
          <w:szCs w:val="24"/>
          <w:lang w:val="en-US"/>
        </w:rPr>
        <w:t xml:space="preserve"> @lastCusID </w:t>
      </w:r>
      <w:r w:rsidRPr="000E0400">
        <w:rPr>
          <w:rFonts w:ascii="Cascadia Mono" w:hAnsi="Cascadia Mono" w:cs="Cascadia Mono"/>
          <w:noProof w:val="0"/>
          <w:color w:val="808080"/>
          <w:kern w:val="0"/>
          <w:sz w:val="24"/>
          <w:szCs w:val="24"/>
          <w:lang w:val="en-US"/>
        </w:rPr>
        <w:t>=</w:t>
      </w:r>
      <w:r w:rsidRPr="000E0400">
        <w:rPr>
          <w:rFonts w:ascii="Cascadia Mono" w:hAnsi="Cascadia Mono" w:cs="Cascadia Mono"/>
          <w:noProof w:val="0"/>
          <w:color w:val="000000"/>
          <w:kern w:val="0"/>
          <w:sz w:val="24"/>
          <w:szCs w:val="24"/>
          <w:lang w:val="en-US"/>
        </w:rPr>
        <w:t xml:space="preserve"> </w:t>
      </w:r>
      <w:r w:rsidRPr="000E0400">
        <w:rPr>
          <w:rFonts w:ascii="Cascadia Mono" w:hAnsi="Cascadia Mono" w:cs="Cascadia Mono"/>
          <w:noProof w:val="0"/>
          <w:color w:val="FF00FF"/>
          <w:kern w:val="0"/>
          <w:sz w:val="24"/>
          <w:szCs w:val="24"/>
          <w:lang w:val="en-US"/>
        </w:rPr>
        <w:t>MAX</w:t>
      </w:r>
      <w:r w:rsidRPr="000E0400">
        <w:rPr>
          <w:rFonts w:ascii="Cascadia Mono" w:hAnsi="Cascadia Mono" w:cs="Cascadia Mono"/>
          <w:noProof w:val="0"/>
          <w:color w:val="808080"/>
          <w:kern w:val="0"/>
          <w:sz w:val="24"/>
          <w:szCs w:val="24"/>
          <w:lang w:val="en-US"/>
        </w:rPr>
        <w:t>(</w:t>
      </w:r>
      <w:r w:rsidRPr="000E0400">
        <w:rPr>
          <w:rFonts w:ascii="Cascadia Mono" w:hAnsi="Cascadia Mono" w:cs="Cascadia Mono"/>
          <w:noProof w:val="0"/>
          <w:color w:val="000000"/>
          <w:kern w:val="0"/>
          <w:sz w:val="24"/>
          <w:szCs w:val="24"/>
          <w:lang w:val="en-US"/>
        </w:rPr>
        <w:t>ID</w:t>
      </w:r>
      <w:r w:rsidRPr="000E0400">
        <w:rPr>
          <w:rFonts w:ascii="Cascadia Mono" w:hAnsi="Cascadia Mono" w:cs="Cascadia Mono"/>
          <w:noProof w:val="0"/>
          <w:color w:val="808080"/>
          <w:kern w:val="0"/>
          <w:sz w:val="24"/>
          <w:szCs w:val="24"/>
          <w:lang w:val="en-US"/>
        </w:rPr>
        <w:t>)</w:t>
      </w:r>
      <w:r w:rsidRPr="000E0400">
        <w:rPr>
          <w:rFonts w:ascii="Cascadia Mono" w:hAnsi="Cascadia Mono" w:cs="Cascadia Mono"/>
          <w:noProof w:val="0"/>
          <w:color w:val="000000"/>
          <w:kern w:val="0"/>
          <w:sz w:val="24"/>
          <w:szCs w:val="24"/>
          <w:lang w:val="en-US"/>
        </w:rPr>
        <w:t xml:space="preserve"> </w:t>
      </w:r>
      <w:r w:rsidRPr="000E0400">
        <w:rPr>
          <w:rFonts w:ascii="Cascadia Mono" w:hAnsi="Cascadia Mono" w:cs="Cascadia Mono"/>
          <w:noProof w:val="0"/>
          <w:color w:val="0000FF"/>
          <w:kern w:val="0"/>
          <w:sz w:val="24"/>
          <w:szCs w:val="24"/>
          <w:lang w:val="en-US"/>
        </w:rPr>
        <w:t>FROM</w:t>
      </w:r>
      <w:r w:rsidRPr="000E0400">
        <w:rPr>
          <w:rFonts w:ascii="Cascadia Mono" w:hAnsi="Cascadia Mono" w:cs="Cascadia Mono"/>
          <w:noProof w:val="0"/>
          <w:color w:val="000000"/>
          <w:kern w:val="0"/>
          <w:sz w:val="24"/>
          <w:szCs w:val="24"/>
          <w:lang w:val="en-US"/>
        </w:rPr>
        <w:t xml:space="preserve"> Customer</w:t>
      </w:r>
    </w:p>
    <w:p w14:paraId="15E8056A" w14:textId="77777777" w:rsidR="003833E4" w:rsidRPr="000E0400" w:rsidRDefault="003833E4" w:rsidP="00383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0400">
        <w:rPr>
          <w:rFonts w:ascii="Cascadia Mono" w:hAnsi="Cascadia Mono" w:cs="Cascadia Mono"/>
          <w:noProof w:val="0"/>
          <w:color w:val="000000"/>
          <w:kern w:val="0"/>
          <w:sz w:val="24"/>
          <w:szCs w:val="24"/>
          <w:lang w:val="en-US"/>
        </w:rPr>
        <w:tab/>
      </w:r>
      <w:r w:rsidRPr="000E0400">
        <w:rPr>
          <w:rFonts w:ascii="Cascadia Mono" w:hAnsi="Cascadia Mono" w:cs="Cascadia Mono"/>
          <w:noProof w:val="0"/>
          <w:color w:val="000000"/>
          <w:kern w:val="0"/>
          <w:sz w:val="24"/>
          <w:szCs w:val="24"/>
          <w:lang w:val="en-US"/>
        </w:rPr>
        <w:tab/>
      </w:r>
      <w:r w:rsidRPr="000E0400">
        <w:rPr>
          <w:rFonts w:ascii="Cascadia Mono" w:hAnsi="Cascadia Mono" w:cs="Cascadia Mono"/>
          <w:noProof w:val="0"/>
          <w:color w:val="008000"/>
          <w:kern w:val="0"/>
          <w:sz w:val="24"/>
          <w:szCs w:val="24"/>
          <w:lang w:val="en-US"/>
        </w:rPr>
        <w:t>--NẾU CHƯA CÓ CUSTOMER NÀO THÌ CUSTOMERID MỚI LÀ C00001</w:t>
      </w:r>
    </w:p>
    <w:p w14:paraId="01246258" w14:textId="77777777" w:rsidR="003833E4" w:rsidRPr="000E0400" w:rsidRDefault="003833E4" w:rsidP="00383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0400">
        <w:rPr>
          <w:rFonts w:ascii="Cascadia Mono" w:hAnsi="Cascadia Mono" w:cs="Cascadia Mono"/>
          <w:noProof w:val="0"/>
          <w:color w:val="000000"/>
          <w:kern w:val="0"/>
          <w:sz w:val="24"/>
          <w:szCs w:val="24"/>
          <w:lang w:val="en-US"/>
        </w:rPr>
        <w:tab/>
      </w:r>
      <w:r w:rsidRPr="000E0400">
        <w:rPr>
          <w:rFonts w:ascii="Cascadia Mono" w:hAnsi="Cascadia Mono" w:cs="Cascadia Mono"/>
          <w:noProof w:val="0"/>
          <w:color w:val="000000"/>
          <w:kern w:val="0"/>
          <w:sz w:val="24"/>
          <w:szCs w:val="24"/>
          <w:lang w:val="en-US"/>
        </w:rPr>
        <w:tab/>
      </w:r>
      <w:r w:rsidRPr="000E0400">
        <w:rPr>
          <w:rFonts w:ascii="Cascadia Mono" w:hAnsi="Cascadia Mono" w:cs="Cascadia Mono"/>
          <w:noProof w:val="0"/>
          <w:color w:val="0000FF"/>
          <w:kern w:val="0"/>
          <w:sz w:val="24"/>
          <w:szCs w:val="24"/>
          <w:lang w:val="en-US"/>
        </w:rPr>
        <w:t>IF</w:t>
      </w:r>
      <w:r w:rsidRPr="000E0400">
        <w:rPr>
          <w:rFonts w:ascii="Cascadia Mono" w:hAnsi="Cascadia Mono" w:cs="Cascadia Mono"/>
          <w:noProof w:val="0"/>
          <w:color w:val="000000"/>
          <w:kern w:val="0"/>
          <w:sz w:val="24"/>
          <w:szCs w:val="24"/>
          <w:lang w:val="en-US"/>
        </w:rPr>
        <w:t xml:space="preserve"> @lastCusID </w:t>
      </w:r>
      <w:r w:rsidRPr="000E0400">
        <w:rPr>
          <w:rFonts w:ascii="Cascadia Mono" w:hAnsi="Cascadia Mono" w:cs="Cascadia Mono"/>
          <w:noProof w:val="0"/>
          <w:color w:val="808080"/>
          <w:kern w:val="0"/>
          <w:sz w:val="24"/>
          <w:szCs w:val="24"/>
          <w:lang w:val="en-US"/>
        </w:rPr>
        <w:t>IS</w:t>
      </w:r>
      <w:r w:rsidRPr="000E0400">
        <w:rPr>
          <w:rFonts w:ascii="Cascadia Mono" w:hAnsi="Cascadia Mono" w:cs="Cascadia Mono"/>
          <w:noProof w:val="0"/>
          <w:color w:val="000000"/>
          <w:kern w:val="0"/>
          <w:sz w:val="24"/>
          <w:szCs w:val="24"/>
          <w:lang w:val="en-US"/>
        </w:rPr>
        <w:t xml:space="preserve"> </w:t>
      </w:r>
      <w:r w:rsidRPr="000E0400">
        <w:rPr>
          <w:rFonts w:ascii="Cascadia Mono" w:hAnsi="Cascadia Mono" w:cs="Cascadia Mono"/>
          <w:noProof w:val="0"/>
          <w:color w:val="808080"/>
          <w:kern w:val="0"/>
          <w:sz w:val="24"/>
          <w:szCs w:val="24"/>
          <w:lang w:val="en-US"/>
        </w:rPr>
        <w:t>NULL</w:t>
      </w:r>
    </w:p>
    <w:p w14:paraId="6BDD6B3C" w14:textId="77777777" w:rsidR="003833E4" w:rsidRPr="000E0400" w:rsidRDefault="003833E4" w:rsidP="00383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0400">
        <w:rPr>
          <w:rFonts w:ascii="Cascadia Mono" w:hAnsi="Cascadia Mono" w:cs="Cascadia Mono"/>
          <w:noProof w:val="0"/>
          <w:color w:val="000000"/>
          <w:kern w:val="0"/>
          <w:sz w:val="24"/>
          <w:szCs w:val="24"/>
          <w:lang w:val="en-US"/>
        </w:rPr>
        <w:tab/>
      </w:r>
      <w:r w:rsidRPr="000E0400">
        <w:rPr>
          <w:rFonts w:ascii="Cascadia Mono" w:hAnsi="Cascadia Mono" w:cs="Cascadia Mono"/>
          <w:noProof w:val="0"/>
          <w:color w:val="000000"/>
          <w:kern w:val="0"/>
          <w:sz w:val="24"/>
          <w:szCs w:val="24"/>
          <w:lang w:val="en-US"/>
        </w:rPr>
        <w:tab/>
      </w:r>
      <w:r w:rsidRPr="000E0400">
        <w:rPr>
          <w:rFonts w:ascii="Cascadia Mono" w:hAnsi="Cascadia Mono" w:cs="Cascadia Mono"/>
          <w:noProof w:val="0"/>
          <w:color w:val="000000"/>
          <w:kern w:val="0"/>
          <w:sz w:val="24"/>
          <w:szCs w:val="24"/>
          <w:lang w:val="en-US"/>
        </w:rPr>
        <w:tab/>
      </w:r>
      <w:r w:rsidRPr="000E0400">
        <w:rPr>
          <w:rFonts w:ascii="Cascadia Mono" w:hAnsi="Cascadia Mono" w:cs="Cascadia Mono"/>
          <w:noProof w:val="0"/>
          <w:color w:val="0000FF"/>
          <w:kern w:val="0"/>
          <w:sz w:val="24"/>
          <w:szCs w:val="24"/>
          <w:lang w:val="en-US"/>
        </w:rPr>
        <w:t>SET</w:t>
      </w:r>
      <w:r w:rsidRPr="000E0400">
        <w:rPr>
          <w:rFonts w:ascii="Cascadia Mono" w:hAnsi="Cascadia Mono" w:cs="Cascadia Mono"/>
          <w:noProof w:val="0"/>
          <w:color w:val="000000"/>
          <w:kern w:val="0"/>
          <w:sz w:val="24"/>
          <w:szCs w:val="24"/>
          <w:lang w:val="en-US"/>
        </w:rPr>
        <w:t xml:space="preserve"> @cusID </w:t>
      </w:r>
      <w:r w:rsidRPr="000E0400">
        <w:rPr>
          <w:rFonts w:ascii="Cascadia Mono" w:hAnsi="Cascadia Mono" w:cs="Cascadia Mono"/>
          <w:noProof w:val="0"/>
          <w:color w:val="808080"/>
          <w:kern w:val="0"/>
          <w:sz w:val="24"/>
          <w:szCs w:val="24"/>
          <w:lang w:val="en-US"/>
        </w:rPr>
        <w:t>=</w:t>
      </w:r>
      <w:r w:rsidRPr="000E0400">
        <w:rPr>
          <w:rFonts w:ascii="Cascadia Mono" w:hAnsi="Cascadia Mono" w:cs="Cascadia Mono"/>
          <w:noProof w:val="0"/>
          <w:color w:val="000000"/>
          <w:kern w:val="0"/>
          <w:sz w:val="24"/>
          <w:szCs w:val="24"/>
          <w:lang w:val="en-US"/>
        </w:rPr>
        <w:t xml:space="preserve"> </w:t>
      </w:r>
      <w:r w:rsidRPr="000E0400">
        <w:rPr>
          <w:rFonts w:ascii="Cascadia Mono" w:hAnsi="Cascadia Mono" w:cs="Cascadia Mono"/>
          <w:noProof w:val="0"/>
          <w:color w:val="FF0000"/>
          <w:kern w:val="0"/>
          <w:sz w:val="24"/>
          <w:szCs w:val="24"/>
          <w:lang w:val="en-US"/>
        </w:rPr>
        <w:t>'C00001'</w:t>
      </w:r>
    </w:p>
    <w:p w14:paraId="2867CF84" w14:textId="77777777" w:rsidR="003833E4" w:rsidRPr="000E0400" w:rsidRDefault="003833E4" w:rsidP="00383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0400">
        <w:rPr>
          <w:rFonts w:ascii="Cascadia Mono" w:hAnsi="Cascadia Mono" w:cs="Cascadia Mono"/>
          <w:noProof w:val="0"/>
          <w:color w:val="000000"/>
          <w:kern w:val="0"/>
          <w:sz w:val="24"/>
          <w:szCs w:val="24"/>
          <w:lang w:val="en-US"/>
        </w:rPr>
        <w:tab/>
      </w:r>
      <w:r w:rsidRPr="000E0400">
        <w:rPr>
          <w:rFonts w:ascii="Cascadia Mono" w:hAnsi="Cascadia Mono" w:cs="Cascadia Mono"/>
          <w:noProof w:val="0"/>
          <w:color w:val="000000"/>
          <w:kern w:val="0"/>
          <w:sz w:val="24"/>
          <w:szCs w:val="24"/>
          <w:lang w:val="en-US"/>
        </w:rPr>
        <w:tab/>
      </w:r>
      <w:r w:rsidRPr="000E0400">
        <w:rPr>
          <w:rFonts w:ascii="Cascadia Mono" w:hAnsi="Cascadia Mono" w:cs="Cascadia Mono"/>
          <w:noProof w:val="0"/>
          <w:color w:val="0000FF"/>
          <w:kern w:val="0"/>
          <w:sz w:val="24"/>
          <w:szCs w:val="24"/>
          <w:lang w:val="en-US"/>
        </w:rPr>
        <w:t>ELSE</w:t>
      </w:r>
    </w:p>
    <w:p w14:paraId="3190BD91" w14:textId="77777777" w:rsidR="003833E4" w:rsidRPr="000E0400" w:rsidRDefault="003833E4" w:rsidP="00383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0400">
        <w:rPr>
          <w:rFonts w:ascii="Cascadia Mono" w:hAnsi="Cascadia Mono" w:cs="Cascadia Mono"/>
          <w:noProof w:val="0"/>
          <w:color w:val="000000"/>
          <w:kern w:val="0"/>
          <w:sz w:val="24"/>
          <w:szCs w:val="24"/>
          <w:lang w:val="en-US"/>
        </w:rPr>
        <w:tab/>
      </w:r>
      <w:r w:rsidRPr="000E0400">
        <w:rPr>
          <w:rFonts w:ascii="Cascadia Mono" w:hAnsi="Cascadia Mono" w:cs="Cascadia Mono"/>
          <w:noProof w:val="0"/>
          <w:color w:val="000000"/>
          <w:kern w:val="0"/>
          <w:sz w:val="24"/>
          <w:szCs w:val="24"/>
          <w:lang w:val="en-US"/>
        </w:rPr>
        <w:tab/>
      </w:r>
      <w:r w:rsidRPr="000E0400">
        <w:rPr>
          <w:rFonts w:ascii="Cascadia Mono" w:hAnsi="Cascadia Mono" w:cs="Cascadia Mono"/>
          <w:noProof w:val="0"/>
          <w:color w:val="008000"/>
          <w:kern w:val="0"/>
          <w:sz w:val="24"/>
          <w:szCs w:val="24"/>
          <w:lang w:val="en-US"/>
        </w:rPr>
        <w:t>--NẾU ĐÃ CÓ CUSTOMER THÌ CUSTOMERID MỚI LÀ CUSTOMERID CUỐI CÙNG + 1</w:t>
      </w:r>
    </w:p>
    <w:p w14:paraId="18C52983" w14:textId="77777777" w:rsidR="003833E4" w:rsidRPr="000E0400" w:rsidRDefault="003833E4" w:rsidP="00383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0400">
        <w:rPr>
          <w:rFonts w:ascii="Cascadia Mono" w:hAnsi="Cascadia Mono" w:cs="Cascadia Mono"/>
          <w:noProof w:val="0"/>
          <w:color w:val="000000"/>
          <w:kern w:val="0"/>
          <w:sz w:val="24"/>
          <w:szCs w:val="24"/>
          <w:lang w:val="en-US"/>
        </w:rPr>
        <w:tab/>
      </w:r>
      <w:r w:rsidRPr="000E0400">
        <w:rPr>
          <w:rFonts w:ascii="Cascadia Mono" w:hAnsi="Cascadia Mono" w:cs="Cascadia Mono"/>
          <w:noProof w:val="0"/>
          <w:color w:val="000000"/>
          <w:kern w:val="0"/>
          <w:sz w:val="24"/>
          <w:szCs w:val="24"/>
          <w:lang w:val="en-US"/>
        </w:rPr>
        <w:tab/>
      </w:r>
      <w:r w:rsidRPr="000E0400">
        <w:rPr>
          <w:rFonts w:ascii="Cascadia Mono" w:hAnsi="Cascadia Mono" w:cs="Cascadia Mono"/>
          <w:noProof w:val="0"/>
          <w:color w:val="0000FF"/>
          <w:kern w:val="0"/>
          <w:sz w:val="24"/>
          <w:szCs w:val="24"/>
          <w:lang w:val="en-US"/>
        </w:rPr>
        <w:t>BEGIN</w:t>
      </w:r>
    </w:p>
    <w:p w14:paraId="5ED64527" w14:textId="77777777" w:rsidR="003833E4" w:rsidRPr="000E0400" w:rsidRDefault="003833E4" w:rsidP="00383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0400">
        <w:rPr>
          <w:rFonts w:ascii="Cascadia Mono" w:hAnsi="Cascadia Mono" w:cs="Cascadia Mono"/>
          <w:noProof w:val="0"/>
          <w:color w:val="000000"/>
          <w:kern w:val="0"/>
          <w:sz w:val="24"/>
          <w:szCs w:val="24"/>
          <w:lang w:val="en-US"/>
        </w:rPr>
        <w:tab/>
      </w:r>
      <w:r w:rsidRPr="000E0400">
        <w:rPr>
          <w:rFonts w:ascii="Cascadia Mono" w:hAnsi="Cascadia Mono" w:cs="Cascadia Mono"/>
          <w:noProof w:val="0"/>
          <w:color w:val="000000"/>
          <w:kern w:val="0"/>
          <w:sz w:val="24"/>
          <w:szCs w:val="24"/>
          <w:lang w:val="en-US"/>
        </w:rPr>
        <w:tab/>
      </w:r>
      <w:r w:rsidRPr="000E0400">
        <w:rPr>
          <w:rFonts w:ascii="Cascadia Mono" w:hAnsi="Cascadia Mono" w:cs="Cascadia Mono"/>
          <w:noProof w:val="0"/>
          <w:color w:val="000000"/>
          <w:kern w:val="0"/>
          <w:sz w:val="24"/>
          <w:szCs w:val="24"/>
          <w:lang w:val="en-US"/>
        </w:rPr>
        <w:tab/>
      </w:r>
      <w:r w:rsidRPr="000E0400">
        <w:rPr>
          <w:rFonts w:ascii="Cascadia Mono" w:hAnsi="Cascadia Mono" w:cs="Cascadia Mono"/>
          <w:noProof w:val="0"/>
          <w:color w:val="0000FF"/>
          <w:kern w:val="0"/>
          <w:sz w:val="24"/>
          <w:szCs w:val="24"/>
          <w:lang w:val="en-US"/>
        </w:rPr>
        <w:t>DECLARE</w:t>
      </w:r>
      <w:r w:rsidRPr="000E0400">
        <w:rPr>
          <w:rFonts w:ascii="Cascadia Mono" w:hAnsi="Cascadia Mono" w:cs="Cascadia Mono"/>
          <w:noProof w:val="0"/>
          <w:color w:val="000000"/>
          <w:kern w:val="0"/>
          <w:sz w:val="24"/>
          <w:szCs w:val="24"/>
          <w:lang w:val="en-US"/>
        </w:rPr>
        <w:t xml:space="preserve"> @number </w:t>
      </w:r>
      <w:proofErr w:type="gramStart"/>
      <w:r w:rsidRPr="000E0400">
        <w:rPr>
          <w:rFonts w:ascii="Cascadia Mono" w:hAnsi="Cascadia Mono" w:cs="Cascadia Mono"/>
          <w:noProof w:val="0"/>
          <w:color w:val="0000FF"/>
          <w:kern w:val="0"/>
          <w:sz w:val="24"/>
          <w:szCs w:val="24"/>
          <w:lang w:val="en-US"/>
        </w:rPr>
        <w:t>INT</w:t>
      </w:r>
      <w:proofErr w:type="gramEnd"/>
    </w:p>
    <w:p w14:paraId="5D27DCB5" w14:textId="77777777" w:rsidR="003833E4" w:rsidRPr="000E0400" w:rsidRDefault="003833E4" w:rsidP="00383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0400">
        <w:rPr>
          <w:rFonts w:ascii="Cascadia Mono" w:hAnsi="Cascadia Mono" w:cs="Cascadia Mono"/>
          <w:noProof w:val="0"/>
          <w:color w:val="000000"/>
          <w:kern w:val="0"/>
          <w:sz w:val="24"/>
          <w:szCs w:val="24"/>
          <w:lang w:val="en-US"/>
        </w:rPr>
        <w:tab/>
      </w:r>
      <w:r w:rsidRPr="000E0400">
        <w:rPr>
          <w:rFonts w:ascii="Cascadia Mono" w:hAnsi="Cascadia Mono" w:cs="Cascadia Mono"/>
          <w:noProof w:val="0"/>
          <w:color w:val="000000"/>
          <w:kern w:val="0"/>
          <w:sz w:val="24"/>
          <w:szCs w:val="24"/>
          <w:lang w:val="en-US"/>
        </w:rPr>
        <w:tab/>
      </w:r>
      <w:r w:rsidRPr="000E0400">
        <w:rPr>
          <w:rFonts w:ascii="Cascadia Mono" w:hAnsi="Cascadia Mono" w:cs="Cascadia Mono"/>
          <w:noProof w:val="0"/>
          <w:color w:val="000000"/>
          <w:kern w:val="0"/>
          <w:sz w:val="24"/>
          <w:szCs w:val="24"/>
          <w:lang w:val="en-US"/>
        </w:rPr>
        <w:tab/>
      </w:r>
      <w:r w:rsidRPr="000E0400">
        <w:rPr>
          <w:rFonts w:ascii="Cascadia Mono" w:hAnsi="Cascadia Mono" w:cs="Cascadia Mono"/>
          <w:noProof w:val="0"/>
          <w:color w:val="0000FF"/>
          <w:kern w:val="0"/>
          <w:sz w:val="24"/>
          <w:szCs w:val="24"/>
          <w:lang w:val="en-US"/>
        </w:rPr>
        <w:t>SET</w:t>
      </w:r>
      <w:r w:rsidRPr="000E0400">
        <w:rPr>
          <w:rFonts w:ascii="Cascadia Mono" w:hAnsi="Cascadia Mono" w:cs="Cascadia Mono"/>
          <w:noProof w:val="0"/>
          <w:color w:val="000000"/>
          <w:kern w:val="0"/>
          <w:sz w:val="24"/>
          <w:szCs w:val="24"/>
          <w:lang w:val="en-US"/>
        </w:rPr>
        <w:t xml:space="preserve"> @number </w:t>
      </w:r>
      <w:r w:rsidRPr="000E0400">
        <w:rPr>
          <w:rFonts w:ascii="Cascadia Mono" w:hAnsi="Cascadia Mono" w:cs="Cascadia Mono"/>
          <w:noProof w:val="0"/>
          <w:color w:val="808080"/>
          <w:kern w:val="0"/>
          <w:sz w:val="24"/>
          <w:szCs w:val="24"/>
          <w:lang w:val="en-US"/>
        </w:rPr>
        <w:t>=</w:t>
      </w:r>
      <w:r w:rsidRPr="000E0400">
        <w:rPr>
          <w:rFonts w:ascii="Cascadia Mono" w:hAnsi="Cascadia Mono" w:cs="Cascadia Mono"/>
          <w:noProof w:val="0"/>
          <w:color w:val="000000"/>
          <w:kern w:val="0"/>
          <w:sz w:val="24"/>
          <w:szCs w:val="24"/>
          <w:lang w:val="en-US"/>
        </w:rPr>
        <w:t xml:space="preserve"> </w:t>
      </w:r>
      <w:proofErr w:type="gramStart"/>
      <w:r w:rsidRPr="000E0400">
        <w:rPr>
          <w:rFonts w:ascii="Cascadia Mono" w:hAnsi="Cascadia Mono" w:cs="Cascadia Mono"/>
          <w:noProof w:val="0"/>
          <w:color w:val="FF00FF"/>
          <w:kern w:val="0"/>
          <w:sz w:val="24"/>
          <w:szCs w:val="24"/>
          <w:lang w:val="en-US"/>
        </w:rPr>
        <w:t>CAST</w:t>
      </w:r>
      <w:r w:rsidRPr="000E0400">
        <w:rPr>
          <w:rFonts w:ascii="Cascadia Mono" w:hAnsi="Cascadia Mono" w:cs="Cascadia Mono"/>
          <w:noProof w:val="0"/>
          <w:color w:val="808080"/>
          <w:kern w:val="0"/>
          <w:sz w:val="24"/>
          <w:szCs w:val="24"/>
          <w:lang w:val="en-US"/>
        </w:rPr>
        <w:t>(</w:t>
      </w:r>
      <w:proofErr w:type="gramEnd"/>
      <w:r w:rsidRPr="000E0400">
        <w:rPr>
          <w:rFonts w:ascii="Cascadia Mono" w:hAnsi="Cascadia Mono" w:cs="Cascadia Mono"/>
          <w:noProof w:val="0"/>
          <w:color w:val="808080"/>
          <w:kern w:val="0"/>
          <w:sz w:val="24"/>
          <w:szCs w:val="24"/>
          <w:lang w:val="en-US"/>
        </w:rPr>
        <w:t>RIGHT(</w:t>
      </w:r>
      <w:r w:rsidRPr="000E0400">
        <w:rPr>
          <w:rFonts w:ascii="Cascadia Mono" w:hAnsi="Cascadia Mono" w:cs="Cascadia Mono"/>
          <w:noProof w:val="0"/>
          <w:color w:val="000000"/>
          <w:kern w:val="0"/>
          <w:sz w:val="24"/>
          <w:szCs w:val="24"/>
          <w:lang w:val="en-US"/>
        </w:rPr>
        <w:t>@lastCusID</w:t>
      </w:r>
      <w:r w:rsidRPr="000E0400">
        <w:rPr>
          <w:rFonts w:ascii="Cascadia Mono" w:hAnsi="Cascadia Mono" w:cs="Cascadia Mono"/>
          <w:noProof w:val="0"/>
          <w:color w:val="808080"/>
          <w:kern w:val="0"/>
          <w:sz w:val="24"/>
          <w:szCs w:val="24"/>
          <w:lang w:val="en-US"/>
        </w:rPr>
        <w:t>,</w:t>
      </w:r>
      <w:r w:rsidRPr="000E0400">
        <w:rPr>
          <w:rFonts w:ascii="Cascadia Mono" w:hAnsi="Cascadia Mono" w:cs="Cascadia Mono"/>
          <w:noProof w:val="0"/>
          <w:color w:val="000000"/>
          <w:kern w:val="0"/>
          <w:sz w:val="24"/>
          <w:szCs w:val="24"/>
          <w:lang w:val="en-US"/>
        </w:rPr>
        <w:t xml:space="preserve"> 4</w:t>
      </w:r>
      <w:r w:rsidRPr="000E0400">
        <w:rPr>
          <w:rFonts w:ascii="Cascadia Mono" w:hAnsi="Cascadia Mono" w:cs="Cascadia Mono"/>
          <w:noProof w:val="0"/>
          <w:color w:val="808080"/>
          <w:kern w:val="0"/>
          <w:sz w:val="24"/>
          <w:szCs w:val="24"/>
          <w:lang w:val="en-US"/>
        </w:rPr>
        <w:t>)</w:t>
      </w:r>
      <w:r w:rsidRPr="000E0400">
        <w:rPr>
          <w:rFonts w:ascii="Cascadia Mono" w:hAnsi="Cascadia Mono" w:cs="Cascadia Mono"/>
          <w:noProof w:val="0"/>
          <w:color w:val="000000"/>
          <w:kern w:val="0"/>
          <w:sz w:val="24"/>
          <w:szCs w:val="24"/>
          <w:lang w:val="en-US"/>
        </w:rPr>
        <w:t xml:space="preserve"> </w:t>
      </w:r>
      <w:r w:rsidRPr="000E0400">
        <w:rPr>
          <w:rFonts w:ascii="Cascadia Mono" w:hAnsi="Cascadia Mono" w:cs="Cascadia Mono"/>
          <w:noProof w:val="0"/>
          <w:color w:val="0000FF"/>
          <w:kern w:val="0"/>
          <w:sz w:val="24"/>
          <w:szCs w:val="24"/>
          <w:lang w:val="en-US"/>
        </w:rPr>
        <w:t>AS</w:t>
      </w:r>
      <w:r w:rsidRPr="000E0400">
        <w:rPr>
          <w:rFonts w:ascii="Cascadia Mono" w:hAnsi="Cascadia Mono" w:cs="Cascadia Mono"/>
          <w:noProof w:val="0"/>
          <w:color w:val="000000"/>
          <w:kern w:val="0"/>
          <w:sz w:val="24"/>
          <w:szCs w:val="24"/>
          <w:lang w:val="en-US"/>
        </w:rPr>
        <w:t xml:space="preserve"> </w:t>
      </w:r>
      <w:r w:rsidRPr="000E0400">
        <w:rPr>
          <w:rFonts w:ascii="Cascadia Mono" w:hAnsi="Cascadia Mono" w:cs="Cascadia Mono"/>
          <w:noProof w:val="0"/>
          <w:color w:val="0000FF"/>
          <w:kern w:val="0"/>
          <w:sz w:val="24"/>
          <w:szCs w:val="24"/>
          <w:lang w:val="en-US"/>
        </w:rPr>
        <w:t>INT</w:t>
      </w:r>
      <w:r w:rsidRPr="000E0400">
        <w:rPr>
          <w:rFonts w:ascii="Cascadia Mono" w:hAnsi="Cascadia Mono" w:cs="Cascadia Mono"/>
          <w:noProof w:val="0"/>
          <w:color w:val="808080"/>
          <w:kern w:val="0"/>
          <w:sz w:val="24"/>
          <w:szCs w:val="24"/>
          <w:lang w:val="en-US"/>
        </w:rPr>
        <w:t>)</w:t>
      </w:r>
      <w:r w:rsidRPr="000E0400">
        <w:rPr>
          <w:rFonts w:ascii="Cascadia Mono" w:hAnsi="Cascadia Mono" w:cs="Cascadia Mono"/>
          <w:noProof w:val="0"/>
          <w:color w:val="000000"/>
          <w:kern w:val="0"/>
          <w:sz w:val="24"/>
          <w:szCs w:val="24"/>
          <w:lang w:val="en-US"/>
        </w:rPr>
        <w:t xml:space="preserve"> </w:t>
      </w:r>
      <w:r w:rsidRPr="000E0400">
        <w:rPr>
          <w:rFonts w:ascii="Cascadia Mono" w:hAnsi="Cascadia Mono" w:cs="Cascadia Mono"/>
          <w:noProof w:val="0"/>
          <w:color w:val="808080"/>
          <w:kern w:val="0"/>
          <w:sz w:val="24"/>
          <w:szCs w:val="24"/>
          <w:lang w:val="en-US"/>
        </w:rPr>
        <w:t>+</w:t>
      </w:r>
      <w:r w:rsidRPr="000E0400">
        <w:rPr>
          <w:rFonts w:ascii="Cascadia Mono" w:hAnsi="Cascadia Mono" w:cs="Cascadia Mono"/>
          <w:noProof w:val="0"/>
          <w:color w:val="000000"/>
          <w:kern w:val="0"/>
          <w:sz w:val="24"/>
          <w:szCs w:val="24"/>
          <w:lang w:val="en-US"/>
        </w:rPr>
        <w:t xml:space="preserve"> 1</w:t>
      </w:r>
    </w:p>
    <w:p w14:paraId="5D4AE90A" w14:textId="77777777" w:rsidR="003833E4" w:rsidRPr="000E0400" w:rsidRDefault="003833E4" w:rsidP="00383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0400">
        <w:rPr>
          <w:rFonts w:ascii="Cascadia Mono" w:hAnsi="Cascadia Mono" w:cs="Cascadia Mono"/>
          <w:noProof w:val="0"/>
          <w:color w:val="000000"/>
          <w:kern w:val="0"/>
          <w:sz w:val="24"/>
          <w:szCs w:val="24"/>
          <w:lang w:val="en-US"/>
        </w:rPr>
        <w:tab/>
      </w:r>
      <w:r w:rsidRPr="000E0400">
        <w:rPr>
          <w:rFonts w:ascii="Cascadia Mono" w:hAnsi="Cascadia Mono" w:cs="Cascadia Mono"/>
          <w:noProof w:val="0"/>
          <w:color w:val="000000"/>
          <w:kern w:val="0"/>
          <w:sz w:val="24"/>
          <w:szCs w:val="24"/>
          <w:lang w:val="en-US"/>
        </w:rPr>
        <w:tab/>
      </w:r>
      <w:r w:rsidRPr="000E0400">
        <w:rPr>
          <w:rFonts w:ascii="Cascadia Mono" w:hAnsi="Cascadia Mono" w:cs="Cascadia Mono"/>
          <w:noProof w:val="0"/>
          <w:color w:val="000000"/>
          <w:kern w:val="0"/>
          <w:sz w:val="24"/>
          <w:szCs w:val="24"/>
          <w:lang w:val="en-US"/>
        </w:rPr>
        <w:tab/>
      </w:r>
      <w:r w:rsidRPr="000E0400">
        <w:rPr>
          <w:rFonts w:ascii="Cascadia Mono" w:hAnsi="Cascadia Mono" w:cs="Cascadia Mono"/>
          <w:noProof w:val="0"/>
          <w:color w:val="0000FF"/>
          <w:kern w:val="0"/>
          <w:sz w:val="24"/>
          <w:szCs w:val="24"/>
          <w:lang w:val="en-US"/>
        </w:rPr>
        <w:t>SET</w:t>
      </w:r>
      <w:r w:rsidRPr="000E0400">
        <w:rPr>
          <w:rFonts w:ascii="Cascadia Mono" w:hAnsi="Cascadia Mono" w:cs="Cascadia Mono"/>
          <w:noProof w:val="0"/>
          <w:color w:val="000000"/>
          <w:kern w:val="0"/>
          <w:sz w:val="24"/>
          <w:szCs w:val="24"/>
          <w:lang w:val="en-US"/>
        </w:rPr>
        <w:t xml:space="preserve"> @cusID </w:t>
      </w:r>
      <w:r w:rsidRPr="000E0400">
        <w:rPr>
          <w:rFonts w:ascii="Cascadia Mono" w:hAnsi="Cascadia Mono" w:cs="Cascadia Mono"/>
          <w:noProof w:val="0"/>
          <w:color w:val="808080"/>
          <w:kern w:val="0"/>
          <w:sz w:val="24"/>
          <w:szCs w:val="24"/>
          <w:lang w:val="en-US"/>
        </w:rPr>
        <w:t>=</w:t>
      </w:r>
      <w:r w:rsidRPr="000E0400">
        <w:rPr>
          <w:rFonts w:ascii="Cascadia Mono" w:hAnsi="Cascadia Mono" w:cs="Cascadia Mono"/>
          <w:noProof w:val="0"/>
          <w:color w:val="000000"/>
          <w:kern w:val="0"/>
          <w:sz w:val="24"/>
          <w:szCs w:val="24"/>
          <w:lang w:val="en-US"/>
        </w:rPr>
        <w:t xml:space="preserve"> </w:t>
      </w:r>
      <w:r w:rsidRPr="000E0400">
        <w:rPr>
          <w:rFonts w:ascii="Cascadia Mono" w:hAnsi="Cascadia Mono" w:cs="Cascadia Mono"/>
          <w:noProof w:val="0"/>
          <w:color w:val="FF0000"/>
          <w:kern w:val="0"/>
          <w:sz w:val="24"/>
          <w:szCs w:val="24"/>
          <w:lang w:val="en-US"/>
        </w:rPr>
        <w:t>'C'</w:t>
      </w:r>
      <w:r w:rsidRPr="000E0400">
        <w:rPr>
          <w:rFonts w:ascii="Cascadia Mono" w:hAnsi="Cascadia Mono" w:cs="Cascadia Mono"/>
          <w:noProof w:val="0"/>
          <w:color w:val="000000"/>
          <w:kern w:val="0"/>
          <w:sz w:val="24"/>
          <w:szCs w:val="24"/>
          <w:lang w:val="en-US"/>
        </w:rPr>
        <w:t xml:space="preserve"> </w:t>
      </w:r>
      <w:r w:rsidRPr="000E0400">
        <w:rPr>
          <w:rFonts w:ascii="Cascadia Mono" w:hAnsi="Cascadia Mono" w:cs="Cascadia Mono"/>
          <w:noProof w:val="0"/>
          <w:color w:val="808080"/>
          <w:kern w:val="0"/>
          <w:sz w:val="24"/>
          <w:szCs w:val="24"/>
          <w:lang w:val="en-US"/>
        </w:rPr>
        <w:t>+</w:t>
      </w:r>
      <w:r w:rsidRPr="000E0400">
        <w:rPr>
          <w:rFonts w:ascii="Cascadia Mono" w:hAnsi="Cascadia Mono" w:cs="Cascadia Mono"/>
          <w:noProof w:val="0"/>
          <w:color w:val="000000"/>
          <w:kern w:val="0"/>
          <w:sz w:val="24"/>
          <w:szCs w:val="24"/>
          <w:lang w:val="en-US"/>
        </w:rPr>
        <w:t xml:space="preserve"> </w:t>
      </w:r>
      <w:proofErr w:type="gramStart"/>
      <w:r w:rsidRPr="000E0400">
        <w:rPr>
          <w:rFonts w:ascii="Cascadia Mono" w:hAnsi="Cascadia Mono" w:cs="Cascadia Mono"/>
          <w:noProof w:val="0"/>
          <w:color w:val="808080"/>
          <w:kern w:val="0"/>
          <w:sz w:val="24"/>
          <w:szCs w:val="24"/>
          <w:lang w:val="en-US"/>
        </w:rPr>
        <w:t>RIGHT(</w:t>
      </w:r>
      <w:proofErr w:type="gramEnd"/>
      <w:r w:rsidRPr="000E0400">
        <w:rPr>
          <w:rFonts w:ascii="Cascadia Mono" w:hAnsi="Cascadia Mono" w:cs="Cascadia Mono"/>
          <w:noProof w:val="0"/>
          <w:color w:val="FF0000"/>
          <w:kern w:val="0"/>
          <w:sz w:val="24"/>
          <w:szCs w:val="24"/>
          <w:lang w:val="en-US"/>
        </w:rPr>
        <w:t>'0000'</w:t>
      </w:r>
      <w:r w:rsidRPr="000E0400">
        <w:rPr>
          <w:rFonts w:ascii="Cascadia Mono" w:hAnsi="Cascadia Mono" w:cs="Cascadia Mono"/>
          <w:noProof w:val="0"/>
          <w:color w:val="000000"/>
          <w:kern w:val="0"/>
          <w:sz w:val="24"/>
          <w:szCs w:val="24"/>
          <w:lang w:val="en-US"/>
        </w:rPr>
        <w:t xml:space="preserve"> </w:t>
      </w:r>
      <w:r w:rsidRPr="000E0400">
        <w:rPr>
          <w:rFonts w:ascii="Cascadia Mono" w:hAnsi="Cascadia Mono" w:cs="Cascadia Mono"/>
          <w:noProof w:val="0"/>
          <w:color w:val="808080"/>
          <w:kern w:val="0"/>
          <w:sz w:val="24"/>
          <w:szCs w:val="24"/>
          <w:lang w:val="en-US"/>
        </w:rPr>
        <w:t>+</w:t>
      </w:r>
      <w:r w:rsidRPr="000E0400">
        <w:rPr>
          <w:rFonts w:ascii="Cascadia Mono" w:hAnsi="Cascadia Mono" w:cs="Cascadia Mono"/>
          <w:noProof w:val="0"/>
          <w:color w:val="000000"/>
          <w:kern w:val="0"/>
          <w:sz w:val="24"/>
          <w:szCs w:val="24"/>
          <w:lang w:val="en-US"/>
        </w:rPr>
        <w:t xml:space="preserve"> </w:t>
      </w:r>
      <w:r w:rsidRPr="000E0400">
        <w:rPr>
          <w:rFonts w:ascii="Cascadia Mono" w:hAnsi="Cascadia Mono" w:cs="Cascadia Mono"/>
          <w:noProof w:val="0"/>
          <w:color w:val="FF00FF"/>
          <w:kern w:val="0"/>
          <w:sz w:val="24"/>
          <w:szCs w:val="24"/>
          <w:lang w:val="en-US"/>
        </w:rPr>
        <w:t>CAST</w:t>
      </w:r>
      <w:r w:rsidRPr="000E0400">
        <w:rPr>
          <w:rFonts w:ascii="Cascadia Mono" w:hAnsi="Cascadia Mono" w:cs="Cascadia Mono"/>
          <w:noProof w:val="0"/>
          <w:color w:val="808080"/>
          <w:kern w:val="0"/>
          <w:sz w:val="24"/>
          <w:szCs w:val="24"/>
          <w:lang w:val="en-US"/>
        </w:rPr>
        <w:t>(</w:t>
      </w:r>
      <w:r w:rsidRPr="000E0400">
        <w:rPr>
          <w:rFonts w:ascii="Cascadia Mono" w:hAnsi="Cascadia Mono" w:cs="Cascadia Mono"/>
          <w:noProof w:val="0"/>
          <w:color w:val="000000"/>
          <w:kern w:val="0"/>
          <w:sz w:val="24"/>
          <w:szCs w:val="24"/>
          <w:lang w:val="en-US"/>
        </w:rPr>
        <w:t xml:space="preserve">@number </w:t>
      </w:r>
      <w:r w:rsidRPr="000E0400">
        <w:rPr>
          <w:rFonts w:ascii="Cascadia Mono" w:hAnsi="Cascadia Mono" w:cs="Cascadia Mono"/>
          <w:noProof w:val="0"/>
          <w:color w:val="0000FF"/>
          <w:kern w:val="0"/>
          <w:sz w:val="24"/>
          <w:szCs w:val="24"/>
          <w:lang w:val="en-US"/>
        </w:rPr>
        <w:t>AS</w:t>
      </w:r>
      <w:r w:rsidRPr="000E0400">
        <w:rPr>
          <w:rFonts w:ascii="Cascadia Mono" w:hAnsi="Cascadia Mono" w:cs="Cascadia Mono"/>
          <w:noProof w:val="0"/>
          <w:color w:val="000000"/>
          <w:kern w:val="0"/>
          <w:sz w:val="24"/>
          <w:szCs w:val="24"/>
          <w:lang w:val="en-US"/>
        </w:rPr>
        <w:t xml:space="preserve"> </w:t>
      </w:r>
      <w:r w:rsidRPr="000E0400">
        <w:rPr>
          <w:rFonts w:ascii="Cascadia Mono" w:hAnsi="Cascadia Mono" w:cs="Cascadia Mono"/>
          <w:noProof w:val="0"/>
          <w:color w:val="0000FF"/>
          <w:kern w:val="0"/>
          <w:sz w:val="24"/>
          <w:szCs w:val="24"/>
          <w:lang w:val="en-US"/>
        </w:rPr>
        <w:t>VARCHAR</w:t>
      </w:r>
      <w:r w:rsidRPr="000E0400">
        <w:rPr>
          <w:rFonts w:ascii="Cascadia Mono" w:hAnsi="Cascadia Mono" w:cs="Cascadia Mono"/>
          <w:noProof w:val="0"/>
          <w:color w:val="808080"/>
          <w:kern w:val="0"/>
          <w:sz w:val="24"/>
          <w:szCs w:val="24"/>
          <w:lang w:val="en-US"/>
        </w:rPr>
        <w:t>(</w:t>
      </w:r>
      <w:r w:rsidRPr="000E0400">
        <w:rPr>
          <w:rFonts w:ascii="Cascadia Mono" w:hAnsi="Cascadia Mono" w:cs="Cascadia Mono"/>
          <w:noProof w:val="0"/>
          <w:color w:val="000000"/>
          <w:kern w:val="0"/>
          <w:sz w:val="24"/>
          <w:szCs w:val="24"/>
          <w:lang w:val="en-US"/>
        </w:rPr>
        <w:t>4</w:t>
      </w:r>
      <w:r w:rsidRPr="000E0400">
        <w:rPr>
          <w:rFonts w:ascii="Cascadia Mono" w:hAnsi="Cascadia Mono" w:cs="Cascadia Mono"/>
          <w:noProof w:val="0"/>
          <w:color w:val="808080"/>
          <w:kern w:val="0"/>
          <w:sz w:val="24"/>
          <w:szCs w:val="24"/>
          <w:lang w:val="en-US"/>
        </w:rPr>
        <w:t>)),</w:t>
      </w:r>
      <w:r w:rsidRPr="000E0400">
        <w:rPr>
          <w:rFonts w:ascii="Cascadia Mono" w:hAnsi="Cascadia Mono" w:cs="Cascadia Mono"/>
          <w:noProof w:val="0"/>
          <w:color w:val="000000"/>
          <w:kern w:val="0"/>
          <w:sz w:val="24"/>
          <w:szCs w:val="24"/>
          <w:lang w:val="en-US"/>
        </w:rPr>
        <w:t xml:space="preserve"> 4</w:t>
      </w:r>
      <w:r w:rsidRPr="000E0400">
        <w:rPr>
          <w:rFonts w:ascii="Cascadia Mono" w:hAnsi="Cascadia Mono" w:cs="Cascadia Mono"/>
          <w:noProof w:val="0"/>
          <w:color w:val="808080"/>
          <w:kern w:val="0"/>
          <w:sz w:val="24"/>
          <w:szCs w:val="24"/>
          <w:lang w:val="en-US"/>
        </w:rPr>
        <w:t>)</w:t>
      </w:r>
    </w:p>
    <w:p w14:paraId="1DDB03F2" w14:textId="77777777" w:rsidR="003833E4" w:rsidRPr="000E0400" w:rsidRDefault="003833E4" w:rsidP="00383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0400">
        <w:rPr>
          <w:rFonts w:ascii="Cascadia Mono" w:hAnsi="Cascadia Mono" w:cs="Cascadia Mono"/>
          <w:noProof w:val="0"/>
          <w:color w:val="000000"/>
          <w:kern w:val="0"/>
          <w:sz w:val="24"/>
          <w:szCs w:val="24"/>
          <w:lang w:val="en-US"/>
        </w:rPr>
        <w:tab/>
      </w:r>
      <w:r w:rsidRPr="000E0400">
        <w:rPr>
          <w:rFonts w:ascii="Cascadia Mono" w:hAnsi="Cascadia Mono" w:cs="Cascadia Mono"/>
          <w:noProof w:val="0"/>
          <w:color w:val="000000"/>
          <w:kern w:val="0"/>
          <w:sz w:val="24"/>
          <w:szCs w:val="24"/>
          <w:lang w:val="en-US"/>
        </w:rPr>
        <w:tab/>
      </w:r>
      <w:r w:rsidRPr="000E0400">
        <w:rPr>
          <w:rFonts w:ascii="Cascadia Mono" w:hAnsi="Cascadia Mono" w:cs="Cascadia Mono"/>
          <w:noProof w:val="0"/>
          <w:color w:val="0000FF"/>
          <w:kern w:val="0"/>
          <w:sz w:val="24"/>
          <w:szCs w:val="24"/>
          <w:lang w:val="en-US"/>
        </w:rPr>
        <w:t>END</w:t>
      </w:r>
    </w:p>
    <w:p w14:paraId="7633102F" w14:textId="77777777" w:rsidR="003833E4" w:rsidRPr="000E0400" w:rsidRDefault="003833E4" w:rsidP="00383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0400">
        <w:rPr>
          <w:rFonts w:ascii="Cascadia Mono" w:hAnsi="Cascadia Mono" w:cs="Cascadia Mono"/>
          <w:noProof w:val="0"/>
          <w:color w:val="000000"/>
          <w:kern w:val="0"/>
          <w:sz w:val="24"/>
          <w:szCs w:val="24"/>
          <w:lang w:val="en-US"/>
        </w:rPr>
        <w:tab/>
      </w:r>
      <w:r w:rsidRPr="000E0400">
        <w:rPr>
          <w:rFonts w:ascii="Cascadia Mono" w:hAnsi="Cascadia Mono" w:cs="Cascadia Mono"/>
          <w:noProof w:val="0"/>
          <w:color w:val="000000"/>
          <w:kern w:val="0"/>
          <w:sz w:val="24"/>
          <w:szCs w:val="24"/>
          <w:lang w:val="en-US"/>
        </w:rPr>
        <w:tab/>
      </w:r>
      <w:r w:rsidRPr="000E0400">
        <w:rPr>
          <w:rFonts w:ascii="Cascadia Mono" w:hAnsi="Cascadia Mono" w:cs="Cascadia Mono"/>
          <w:noProof w:val="0"/>
          <w:color w:val="008000"/>
          <w:kern w:val="0"/>
          <w:sz w:val="24"/>
          <w:szCs w:val="24"/>
          <w:lang w:val="en-US"/>
        </w:rPr>
        <w:t>--THÊM CUSTOMER MỚI</w:t>
      </w:r>
    </w:p>
    <w:p w14:paraId="2000E0E6" w14:textId="77777777" w:rsidR="003833E4" w:rsidRPr="000E0400" w:rsidRDefault="003833E4" w:rsidP="00383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0400">
        <w:rPr>
          <w:rFonts w:ascii="Cascadia Mono" w:hAnsi="Cascadia Mono" w:cs="Cascadia Mono"/>
          <w:noProof w:val="0"/>
          <w:color w:val="000000"/>
          <w:kern w:val="0"/>
          <w:sz w:val="24"/>
          <w:szCs w:val="24"/>
          <w:lang w:val="en-US"/>
        </w:rPr>
        <w:tab/>
      </w:r>
      <w:r w:rsidRPr="000E0400">
        <w:rPr>
          <w:rFonts w:ascii="Cascadia Mono" w:hAnsi="Cascadia Mono" w:cs="Cascadia Mono"/>
          <w:noProof w:val="0"/>
          <w:color w:val="000000"/>
          <w:kern w:val="0"/>
          <w:sz w:val="24"/>
          <w:szCs w:val="24"/>
          <w:lang w:val="en-US"/>
        </w:rPr>
        <w:tab/>
      </w:r>
      <w:r w:rsidRPr="000E0400">
        <w:rPr>
          <w:rFonts w:ascii="Cascadia Mono" w:hAnsi="Cascadia Mono" w:cs="Cascadia Mono"/>
          <w:noProof w:val="0"/>
          <w:color w:val="0000FF"/>
          <w:kern w:val="0"/>
          <w:sz w:val="24"/>
          <w:szCs w:val="24"/>
          <w:lang w:val="en-US"/>
        </w:rPr>
        <w:t>DECLARE</w:t>
      </w:r>
      <w:r w:rsidRPr="000E0400">
        <w:rPr>
          <w:rFonts w:ascii="Cascadia Mono" w:hAnsi="Cascadia Mono" w:cs="Cascadia Mono"/>
          <w:noProof w:val="0"/>
          <w:color w:val="000000"/>
          <w:kern w:val="0"/>
          <w:sz w:val="24"/>
          <w:szCs w:val="24"/>
          <w:lang w:val="en-US"/>
        </w:rPr>
        <w:t xml:space="preserve"> @errorMessage </w:t>
      </w:r>
      <w:proofErr w:type="gramStart"/>
      <w:r w:rsidRPr="000E0400">
        <w:rPr>
          <w:rFonts w:ascii="Cascadia Mono" w:hAnsi="Cascadia Mono" w:cs="Cascadia Mono"/>
          <w:noProof w:val="0"/>
          <w:color w:val="0000FF"/>
          <w:kern w:val="0"/>
          <w:sz w:val="24"/>
          <w:szCs w:val="24"/>
          <w:lang w:val="en-US"/>
        </w:rPr>
        <w:t>NVARCHAR</w:t>
      </w:r>
      <w:r w:rsidRPr="000E0400">
        <w:rPr>
          <w:rFonts w:ascii="Cascadia Mono" w:hAnsi="Cascadia Mono" w:cs="Cascadia Mono"/>
          <w:noProof w:val="0"/>
          <w:color w:val="808080"/>
          <w:kern w:val="0"/>
          <w:sz w:val="24"/>
          <w:szCs w:val="24"/>
          <w:lang w:val="en-US"/>
        </w:rPr>
        <w:t>(</w:t>
      </w:r>
      <w:proofErr w:type="gramEnd"/>
      <w:r w:rsidRPr="000E0400">
        <w:rPr>
          <w:rFonts w:ascii="Cascadia Mono" w:hAnsi="Cascadia Mono" w:cs="Cascadia Mono"/>
          <w:noProof w:val="0"/>
          <w:color w:val="FF00FF"/>
          <w:kern w:val="0"/>
          <w:sz w:val="24"/>
          <w:szCs w:val="24"/>
          <w:lang w:val="en-US"/>
        </w:rPr>
        <w:t>max</w:t>
      </w:r>
      <w:r w:rsidRPr="000E0400">
        <w:rPr>
          <w:rFonts w:ascii="Cascadia Mono" w:hAnsi="Cascadia Mono" w:cs="Cascadia Mono"/>
          <w:noProof w:val="0"/>
          <w:color w:val="808080"/>
          <w:kern w:val="0"/>
          <w:sz w:val="24"/>
          <w:szCs w:val="24"/>
          <w:lang w:val="en-US"/>
        </w:rPr>
        <w:t>)</w:t>
      </w:r>
    </w:p>
    <w:p w14:paraId="5CC09AEA" w14:textId="77777777" w:rsidR="003833E4" w:rsidRPr="000E0400" w:rsidRDefault="003833E4" w:rsidP="00383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0400">
        <w:rPr>
          <w:rFonts w:ascii="Cascadia Mono" w:hAnsi="Cascadia Mono" w:cs="Cascadia Mono"/>
          <w:noProof w:val="0"/>
          <w:color w:val="000000"/>
          <w:kern w:val="0"/>
          <w:sz w:val="24"/>
          <w:szCs w:val="24"/>
          <w:lang w:val="en-US"/>
        </w:rPr>
        <w:tab/>
      </w:r>
      <w:r w:rsidRPr="000E0400">
        <w:rPr>
          <w:rFonts w:ascii="Cascadia Mono" w:hAnsi="Cascadia Mono" w:cs="Cascadia Mono"/>
          <w:noProof w:val="0"/>
          <w:color w:val="000000"/>
          <w:kern w:val="0"/>
          <w:sz w:val="24"/>
          <w:szCs w:val="24"/>
          <w:lang w:val="en-US"/>
        </w:rPr>
        <w:tab/>
      </w:r>
      <w:r w:rsidRPr="000E0400">
        <w:rPr>
          <w:rFonts w:ascii="Cascadia Mono" w:hAnsi="Cascadia Mono" w:cs="Cascadia Mono"/>
          <w:noProof w:val="0"/>
          <w:color w:val="0000FF"/>
          <w:kern w:val="0"/>
          <w:sz w:val="24"/>
          <w:szCs w:val="24"/>
          <w:lang w:val="en-US"/>
        </w:rPr>
        <w:t>BEGIN</w:t>
      </w:r>
      <w:r w:rsidRPr="000E0400">
        <w:rPr>
          <w:rFonts w:ascii="Cascadia Mono" w:hAnsi="Cascadia Mono" w:cs="Cascadia Mono"/>
          <w:noProof w:val="0"/>
          <w:color w:val="000000"/>
          <w:kern w:val="0"/>
          <w:sz w:val="24"/>
          <w:szCs w:val="24"/>
          <w:lang w:val="en-US"/>
        </w:rPr>
        <w:t xml:space="preserve"> </w:t>
      </w:r>
      <w:r w:rsidRPr="000E0400">
        <w:rPr>
          <w:rFonts w:ascii="Cascadia Mono" w:hAnsi="Cascadia Mono" w:cs="Cascadia Mono"/>
          <w:noProof w:val="0"/>
          <w:color w:val="0000FF"/>
          <w:kern w:val="0"/>
          <w:sz w:val="24"/>
          <w:szCs w:val="24"/>
          <w:lang w:val="en-US"/>
        </w:rPr>
        <w:t>TRY</w:t>
      </w:r>
    </w:p>
    <w:p w14:paraId="6403E829" w14:textId="77777777" w:rsidR="003833E4" w:rsidRPr="000E0400" w:rsidRDefault="003833E4" w:rsidP="00383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0400">
        <w:rPr>
          <w:rFonts w:ascii="Cascadia Mono" w:hAnsi="Cascadia Mono" w:cs="Cascadia Mono"/>
          <w:noProof w:val="0"/>
          <w:color w:val="000000"/>
          <w:kern w:val="0"/>
          <w:sz w:val="24"/>
          <w:szCs w:val="24"/>
          <w:lang w:val="en-US"/>
        </w:rPr>
        <w:tab/>
      </w:r>
      <w:r w:rsidRPr="000E0400">
        <w:rPr>
          <w:rFonts w:ascii="Cascadia Mono" w:hAnsi="Cascadia Mono" w:cs="Cascadia Mono"/>
          <w:noProof w:val="0"/>
          <w:color w:val="000000"/>
          <w:kern w:val="0"/>
          <w:sz w:val="24"/>
          <w:szCs w:val="24"/>
          <w:lang w:val="en-US"/>
        </w:rPr>
        <w:tab/>
      </w:r>
      <w:r w:rsidRPr="000E0400">
        <w:rPr>
          <w:rFonts w:ascii="Cascadia Mono" w:hAnsi="Cascadia Mono" w:cs="Cascadia Mono"/>
          <w:noProof w:val="0"/>
          <w:color w:val="000000"/>
          <w:kern w:val="0"/>
          <w:sz w:val="24"/>
          <w:szCs w:val="24"/>
          <w:lang w:val="en-US"/>
        </w:rPr>
        <w:tab/>
      </w:r>
      <w:r w:rsidRPr="000E0400">
        <w:rPr>
          <w:rFonts w:ascii="Cascadia Mono" w:hAnsi="Cascadia Mono" w:cs="Cascadia Mono"/>
          <w:noProof w:val="0"/>
          <w:color w:val="0000FF"/>
          <w:kern w:val="0"/>
          <w:sz w:val="24"/>
          <w:szCs w:val="24"/>
          <w:lang w:val="en-US"/>
        </w:rPr>
        <w:t>INSERT</w:t>
      </w:r>
      <w:r w:rsidRPr="000E0400">
        <w:rPr>
          <w:rFonts w:ascii="Cascadia Mono" w:hAnsi="Cascadia Mono" w:cs="Cascadia Mono"/>
          <w:noProof w:val="0"/>
          <w:color w:val="000000"/>
          <w:kern w:val="0"/>
          <w:sz w:val="24"/>
          <w:szCs w:val="24"/>
          <w:lang w:val="en-US"/>
        </w:rPr>
        <w:t xml:space="preserve"> </w:t>
      </w:r>
      <w:r w:rsidRPr="000E0400">
        <w:rPr>
          <w:rFonts w:ascii="Cascadia Mono" w:hAnsi="Cascadia Mono" w:cs="Cascadia Mono"/>
          <w:noProof w:val="0"/>
          <w:color w:val="0000FF"/>
          <w:kern w:val="0"/>
          <w:sz w:val="24"/>
          <w:szCs w:val="24"/>
          <w:lang w:val="en-US"/>
        </w:rPr>
        <w:t>INTO</w:t>
      </w:r>
      <w:r w:rsidRPr="000E0400">
        <w:rPr>
          <w:rFonts w:ascii="Cascadia Mono" w:hAnsi="Cascadia Mono" w:cs="Cascadia Mono"/>
          <w:noProof w:val="0"/>
          <w:color w:val="000000"/>
          <w:kern w:val="0"/>
          <w:sz w:val="24"/>
          <w:szCs w:val="24"/>
          <w:lang w:val="en-US"/>
        </w:rPr>
        <w:t xml:space="preserve"> </w:t>
      </w:r>
      <w:proofErr w:type="gramStart"/>
      <w:r w:rsidRPr="000E0400">
        <w:rPr>
          <w:rFonts w:ascii="Cascadia Mono" w:hAnsi="Cascadia Mono" w:cs="Cascadia Mono"/>
          <w:noProof w:val="0"/>
          <w:color w:val="000000"/>
          <w:kern w:val="0"/>
          <w:sz w:val="24"/>
          <w:szCs w:val="24"/>
          <w:lang w:val="en-US"/>
        </w:rPr>
        <w:t>Customer</w:t>
      </w:r>
      <w:r w:rsidRPr="000E0400">
        <w:rPr>
          <w:rFonts w:ascii="Cascadia Mono" w:hAnsi="Cascadia Mono" w:cs="Cascadia Mono"/>
          <w:noProof w:val="0"/>
          <w:color w:val="808080"/>
          <w:kern w:val="0"/>
          <w:sz w:val="24"/>
          <w:szCs w:val="24"/>
          <w:lang w:val="en-US"/>
        </w:rPr>
        <w:t>(</w:t>
      </w:r>
      <w:proofErr w:type="gramEnd"/>
      <w:r w:rsidRPr="000E0400">
        <w:rPr>
          <w:rFonts w:ascii="Cascadia Mono" w:hAnsi="Cascadia Mono" w:cs="Cascadia Mono"/>
          <w:noProof w:val="0"/>
          <w:color w:val="000000"/>
          <w:kern w:val="0"/>
          <w:sz w:val="24"/>
          <w:szCs w:val="24"/>
          <w:lang w:val="en-US"/>
        </w:rPr>
        <w:t>ID</w:t>
      </w:r>
      <w:r w:rsidRPr="000E0400">
        <w:rPr>
          <w:rFonts w:ascii="Cascadia Mono" w:hAnsi="Cascadia Mono" w:cs="Cascadia Mono"/>
          <w:noProof w:val="0"/>
          <w:color w:val="808080"/>
          <w:kern w:val="0"/>
          <w:sz w:val="24"/>
          <w:szCs w:val="24"/>
          <w:lang w:val="en-US"/>
        </w:rPr>
        <w:t>,</w:t>
      </w:r>
      <w:r w:rsidRPr="000E0400">
        <w:rPr>
          <w:rFonts w:ascii="Cascadia Mono" w:hAnsi="Cascadia Mono" w:cs="Cascadia Mono"/>
          <w:noProof w:val="0"/>
          <w:color w:val="000000"/>
          <w:kern w:val="0"/>
          <w:sz w:val="24"/>
          <w:szCs w:val="24"/>
          <w:lang w:val="en-US"/>
        </w:rPr>
        <w:t xml:space="preserve"> </w:t>
      </w:r>
      <w:r w:rsidRPr="000E0400">
        <w:rPr>
          <w:rFonts w:ascii="Cascadia Mono" w:hAnsi="Cascadia Mono" w:cs="Cascadia Mono"/>
          <w:noProof w:val="0"/>
          <w:color w:val="0000FF"/>
          <w:kern w:val="0"/>
          <w:sz w:val="24"/>
          <w:szCs w:val="24"/>
          <w:lang w:val="en-US"/>
        </w:rPr>
        <w:t>name</w:t>
      </w:r>
      <w:r w:rsidRPr="000E0400">
        <w:rPr>
          <w:rFonts w:ascii="Cascadia Mono" w:hAnsi="Cascadia Mono" w:cs="Cascadia Mono"/>
          <w:noProof w:val="0"/>
          <w:color w:val="808080"/>
          <w:kern w:val="0"/>
          <w:sz w:val="24"/>
          <w:szCs w:val="24"/>
          <w:lang w:val="en-US"/>
        </w:rPr>
        <w:t>,</w:t>
      </w:r>
      <w:r w:rsidRPr="000E0400">
        <w:rPr>
          <w:rFonts w:ascii="Cascadia Mono" w:hAnsi="Cascadia Mono" w:cs="Cascadia Mono"/>
          <w:noProof w:val="0"/>
          <w:color w:val="000000"/>
          <w:kern w:val="0"/>
          <w:sz w:val="24"/>
          <w:szCs w:val="24"/>
          <w:lang w:val="en-US"/>
        </w:rPr>
        <w:t xml:space="preserve"> phone</w:t>
      </w:r>
      <w:r w:rsidRPr="000E0400">
        <w:rPr>
          <w:rFonts w:ascii="Cascadia Mono" w:hAnsi="Cascadia Mono" w:cs="Cascadia Mono"/>
          <w:noProof w:val="0"/>
          <w:color w:val="808080"/>
          <w:kern w:val="0"/>
          <w:sz w:val="24"/>
          <w:szCs w:val="24"/>
          <w:lang w:val="en-US"/>
        </w:rPr>
        <w:t>)</w:t>
      </w:r>
    </w:p>
    <w:p w14:paraId="04EE4EFB" w14:textId="77777777" w:rsidR="003833E4" w:rsidRPr="000E0400" w:rsidRDefault="003833E4" w:rsidP="00383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0400">
        <w:rPr>
          <w:rFonts w:ascii="Cascadia Mono" w:hAnsi="Cascadia Mono" w:cs="Cascadia Mono"/>
          <w:noProof w:val="0"/>
          <w:color w:val="000000"/>
          <w:kern w:val="0"/>
          <w:sz w:val="24"/>
          <w:szCs w:val="24"/>
          <w:lang w:val="en-US"/>
        </w:rPr>
        <w:tab/>
      </w:r>
      <w:r w:rsidRPr="000E0400">
        <w:rPr>
          <w:rFonts w:ascii="Cascadia Mono" w:hAnsi="Cascadia Mono" w:cs="Cascadia Mono"/>
          <w:noProof w:val="0"/>
          <w:color w:val="000000"/>
          <w:kern w:val="0"/>
          <w:sz w:val="24"/>
          <w:szCs w:val="24"/>
          <w:lang w:val="en-US"/>
        </w:rPr>
        <w:tab/>
      </w:r>
      <w:r w:rsidRPr="000E0400">
        <w:rPr>
          <w:rFonts w:ascii="Cascadia Mono" w:hAnsi="Cascadia Mono" w:cs="Cascadia Mono"/>
          <w:noProof w:val="0"/>
          <w:color w:val="000000"/>
          <w:kern w:val="0"/>
          <w:sz w:val="24"/>
          <w:szCs w:val="24"/>
          <w:lang w:val="en-US"/>
        </w:rPr>
        <w:tab/>
      </w:r>
      <w:r w:rsidRPr="000E0400">
        <w:rPr>
          <w:rFonts w:ascii="Cascadia Mono" w:hAnsi="Cascadia Mono" w:cs="Cascadia Mono"/>
          <w:noProof w:val="0"/>
          <w:color w:val="0000FF"/>
          <w:kern w:val="0"/>
          <w:sz w:val="24"/>
          <w:szCs w:val="24"/>
          <w:lang w:val="en-US"/>
        </w:rPr>
        <w:t xml:space="preserve">VALUES </w:t>
      </w:r>
      <w:r w:rsidRPr="000E0400">
        <w:rPr>
          <w:rFonts w:ascii="Cascadia Mono" w:hAnsi="Cascadia Mono" w:cs="Cascadia Mono"/>
          <w:noProof w:val="0"/>
          <w:color w:val="808080"/>
          <w:kern w:val="0"/>
          <w:sz w:val="24"/>
          <w:szCs w:val="24"/>
          <w:lang w:val="en-US"/>
        </w:rPr>
        <w:t>(</w:t>
      </w:r>
      <w:r w:rsidRPr="000E0400">
        <w:rPr>
          <w:rFonts w:ascii="Cascadia Mono" w:hAnsi="Cascadia Mono" w:cs="Cascadia Mono"/>
          <w:noProof w:val="0"/>
          <w:color w:val="000000"/>
          <w:kern w:val="0"/>
          <w:sz w:val="24"/>
          <w:szCs w:val="24"/>
          <w:lang w:val="en-US"/>
        </w:rPr>
        <w:t>@cusID</w:t>
      </w:r>
      <w:r w:rsidRPr="000E0400">
        <w:rPr>
          <w:rFonts w:ascii="Cascadia Mono" w:hAnsi="Cascadia Mono" w:cs="Cascadia Mono"/>
          <w:noProof w:val="0"/>
          <w:color w:val="808080"/>
          <w:kern w:val="0"/>
          <w:sz w:val="24"/>
          <w:szCs w:val="24"/>
          <w:lang w:val="en-US"/>
        </w:rPr>
        <w:t>,</w:t>
      </w:r>
      <w:r w:rsidRPr="000E0400">
        <w:rPr>
          <w:rFonts w:ascii="Cascadia Mono" w:hAnsi="Cascadia Mono" w:cs="Cascadia Mono"/>
          <w:noProof w:val="0"/>
          <w:color w:val="000000"/>
          <w:kern w:val="0"/>
          <w:sz w:val="24"/>
          <w:szCs w:val="24"/>
          <w:lang w:val="en-US"/>
        </w:rPr>
        <w:t xml:space="preserve"> @name</w:t>
      </w:r>
      <w:r w:rsidRPr="000E0400">
        <w:rPr>
          <w:rFonts w:ascii="Cascadia Mono" w:hAnsi="Cascadia Mono" w:cs="Cascadia Mono"/>
          <w:noProof w:val="0"/>
          <w:color w:val="808080"/>
          <w:kern w:val="0"/>
          <w:sz w:val="24"/>
          <w:szCs w:val="24"/>
          <w:lang w:val="en-US"/>
        </w:rPr>
        <w:t>,</w:t>
      </w:r>
      <w:r w:rsidRPr="000E0400">
        <w:rPr>
          <w:rFonts w:ascii="Cascadia Mono" w:hAnsi="Cascadia Mono" w:cs="Cascadia Mono"/>
          <w:noProof w:val="0"/>
          <w:color w:val="000000"/>
          <w:kern w:val="0"/>
          <w:sz w:val="24"/>
          <w:szCs w:val="24"/>
          <w:lang w:val="en-US"/>
        </w:rPr>
        <w:t xml:space="preserve"> @phone</w:t>
      </w:r>
      <w:r w:rsidRPr="000E0400">
        <w:rPr>
          <w:rFonts w:ascii="Cascadia Mono" w:hAnsi="Cascadia Mono" w:cs="Cascadia Mono"/>
          <w:noProof w:val="0"/>
          <w:color w:val="808080"/>
          <w:kern w:val="0"/>
          <w:sz w:val="24"/>
          <w:szCs w:val="24"/>
          <w:lang w:val="en-US"/>
        </w:rPr>
        <w:t>)</w:t>
      </w:r>
    </w:p>
    <w:p w14:paraId="45589DBE" w14:textId="77777777" w:rsidR="003833E4" w:rsidRPr="000E0400" w:rsidRDefault="003833E4" w:rsidP="00383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0400">
        <w:rPr>
          <w:rFonts w:ascii="Cascadia Mono" w:hAnsi="Cascadia Mono" w:cs="Cascadia Mono"/>
          <w:noProof w:val="0"/>
          <w:color w:val="000000"/>
          <w:kern w:val="0"/>
          <w:sz w:val="24"/>
          <w:szCs w:val="24"/>
          <w:lang w:val="en-US"/>
        </w:rPr>
        <w:tab/>
      </w:r>
      <w:r w:rsidRPr="000E0400">
        <w:rPr>
          <w:rFonts w:ascii="Cascadia Mono" w:hAnsi="Cascadia Mono" w:cs="Cascadia Mono"/>
          <w:noProof w:val="0"/>
          <w:color w:val="000000"/>
          <w:kern w:val="0"/>
          <w:sz w:val="24"/>
          <w:szCs w:val="24"/>
          <w:lang w:val="en-US"/>
        </w:rPr>
        <w:tab/>
      </w:r>
      <w:r w:rsidRPr="000E0400">
        <w:rPr>
          <w:rFonts w:ascii="Cascadia Mono" w:hAnsi="Cascadia Mono" w:cs="Cascadia Mono"/>
          <w:noProof w:val="0"/>
          <w:color w:val="000000"/>
          <w:kern w:val="0"/>
          <w:sz w:val="24"/>
          <w:szCs w:val="24"/>
          <w:lang w:val="en-US"/>
        </w:rPr>
        <w:tab/>
      </w:r>
      <w:r w:rsidRPr="000E0400">
        <w:rPr>
          <w:rFonts w:ascii="Cascadia Mono" w:hAnsi="Cascadia Mono" w:cs="Cascadia Mono"/>
          <w:noProof w:val="0"/>
          <w:color w:val="0000FF"/>
          <w:kern w:val="0"/>
          <w:sz w:val="24"/>
          <w:szCs w:val="24"/>
          <w:lang w:val="en-US"/>
        </w:rPr>
        <w:t>COMMIT</w:t>
      </w:r>
      <w:r w:rsidRPr="000E0400">
        <w:rPr>
          <w:rFonts w:ascii="Cascadia Mono" w:hAnsi="Cascadia Mono" w:cs="Cascadia Mono"/>
          <w:noProof w:val="0"/>
          <w:color w:val="000000"/>
          <w:kern w:val="0"/>
          <w:sz w:val="24"/>
          <w:szCs w:val="24"/>
          <w:lang w:val="en-US"/>
        </w:rPr>
        <w:t xml:space="preserve"> </w:t>
      </w:r>
      <w:r w:rsidRPr="000E0400">
        <w:rPr>
          <w:rFonts w:ascii="Cascadia Mono" w:hAnsi="Cascadia Mono" w:cs="Cascadia Mono"/>
          <w:noProof w:val="0"/>
          <w:color w:val="0000FF"/>
          <w:kern w:val="0"/>
          <w:sz w:val="24"/>
          <w:szCs w:val="24"/>
          <w:lang w:val="en-US"/>
        </w:rPr>
        <w:t>TRANSACTION</w:t>
      </w:r>
    </w:p>
    <w:p w14:paraId="73A86274" w14:textId="77777777" w:rsidR="003833E4" w:rsidRPr="000E0400" w:rsidRDefault="003833E4" w:rsidP="00383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0400">
        <w:rPr>
          <w:rFonts w:ascii="Cascadia Mono" w:hAnsi="Cascadia Mono" w:cs="Cascadia Mono"/>
          <w:noProof w:val="0"/>
          <w:color w:val="000000"/>
          <w:kern w:val="0"/>
          <w:sz w:val="24"/>
          <w:szCs w:val="24"/>
          <w:lang w:val="en-US"/>
        </w:rPr>
        <w:tab/>
      </w:r>
      <w:r w:rsidRPr="000E0400">
        <w:rPr>
          <w:rFonts w:ascii="Cascadia Mono" w:hAnsi="Cascadia Mono" w:cs="Cascadia Mono"/>
          <w:noProof w:val="0"/>
          <w:color w:val="000000"/>
          <w:kern w:val="0"/>
          <w:sz w:val="24"/>
          <w:szCs w:val="24"/>
          <w:lang w:val="en-US"/>
        </w:rPr>
        <w:tab/>
      </w:r>
      <w:r w:rsidRPr="000E0400">
        <w:rPr>
          <w:rFonts w:ascii="Cascadia Mono" w:hAnsi="Cascadia Mono" w:cs="Cascadia Mono"/>
          <w:noProof w:val="0"/>
          <w:color w:val="0000FF"/>
          <w:kern w:val="0"/>
          <w:sz w:val="24"/>
          <w:szCs w:val="24"/>
          <w:lang w:val="en-US"/>
        </w:rPr>
        <w:t>END</w:t>
      </w:r>
      <w:r w:rsidRPr="000E0400">
        <w:rPr>
          <w:rFonts w:ascii="Cascadia Mono" w:hAnsi="Cascadia Mono" w:cs="Cascadia Mono"/>
          <w:noProof w:val="0"/>
          <w:color w:val="000000"/>
          <w:kern w:val="0"/>
          <w:sz w:val="24"/>
          <w:szCs w:val="24"/>
          <w:lang w:val="en-US"/>
        </w:rPr>
        <w:t xml:space="preserve"> </w:t>
      </w:r>
      <w:r w:rsidRPr="000E0400">
        <w:rPr>
          <w:rFonts w:ascii="Cascadia Mono" w:hAnsi="Cascadia Mono" w:cs="Cascadia Mono"/>
          <w:noProof w:val="0"/>
          <w:color w:val="0000FF"/>
          <w:kern w:val="0"/>
          <w:sz w:val="24"/>
          <w:szCs w:val="24"/>
          <w:lang w:val="en-US"/>
        </w:rPr>
        <w:t>TRY</w:t>
      </w:r>
    </w:p>
    <w:p w14:paraId="1DD5F394" w14:textId="69E6B3B2" w:rsidR="003833E4" w:rsidRPr="000E0400" w:rsidRDefault="003833E4" w:rsidP="00383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0400">
        <w:rPr>
          <w:rFonts w:ascii="Cascadia Mono" w:hAnsi="Cascadia Mono" w:cs="Cascadia Mono"/>
          <w:noProof w:val="0"/>
          <w:color w:val="000000"/>
          <w:kern w:val="0"/>
          <w:sz w:val="24"/>
          <w:szCs w:val="24"/>
          <w:lang w:val="en-US"/>
        </w:rPr>
        <w:tab/>
      </w:r>
      <w:r w:rsidRPr="000E0400">
        <w:rPr>
          <w:rFonts w:ascii="Cascadia Mono" w:hAnsi="Cascadia Mono" w:cs="Cascadia Mono"/>
          <w:noProof w:val="0"/>
          <w:color w:val="000000"/>
          <w:kern w:val="0"/>
          <w:sz w:val="24"/>
          <w:szCs w:val="24"/>
          <w:lang w:val="en-US"/>
        </w:rPr>
        <w:tab/>
      </w:r>
      <w:r w:rsidRPr="000E0400">
        <w:rPr>
          <w:rFonts w:ascii="Cascadia Mono" w:hAnsi="Cascadia Mono" w:cs="Cascadia Mono"/>
          <w:noProof w:val="0"/>
          <w:color w:val="0000FF"/>
          <w:kern w:val="0"/>
          <w:sz w:val="24"/>
          <w:szCs w:val="24"/>
          <w:lang w:val="en-US"/>
        </w:rPr>
        <w:t>BEGIN</w:t>
      </w:r>
      <w:r w:rsidRPr="000E0400">
        <w:rPr>
          <w:rFonts w:ascii="Cascadia Mono" w:hAnsi="Cascadia Mono" w:cs="Cascadia Mono"/>
          <w:noProof w:val="0"/>
          <w:color w:val="000000"/>
          <w:kern w:val="0"/>
          <w:sz w:val="24"/>
          <w:szCs w:val="24"/>
          <w:lang w:val="en-US"/>
        </w:rPr>
        <w:t xml:space="preserve"> </w:t>
      </w:r>
      <w:r w:rsidRPr="000E0400">
        <w:rPr>
          <w:rFonts w:ascii="Cascadia Mono" w:hAnsi="Cascadia Mono" w:cs="Cascadia Mono"/>
          <w:noProof w:val="0"/>
          <w:color w:val="0000FF"/>
          <w:kern w:val="0"/>
          <w:sz w:val="24"/>
          <w:szCs w:val="24"/>
          <w:lang w:val="en-US"/>
        </w:rPr>
        <w:t>CATCH</w:t>
      </w:r>
    </w:p>
    <w:p w14:paraId="33EE3CEC" w14:textId="77777777" w:rsidR="003833E4" w:rsidRPr="000E0400" w:rsidRDefault="003833E4" w:rsidP="00383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0400">
        <w:rPr>
          <w:rFonts w:ascii="Cascadia Mono" w:hAnsi="Cascadia Mono" w:cs="Cascadia Mono"/>
          <w:noProof w:val="0"/>
          <w:color w:val="000000"/>
          <w:kern w:val="0"/>
          <w:sz w:val="24"/>
          <w:szCs w:val="24"/>
          <w:lang w:val="en-US"/>
        </w:rPr>
        <w:tab/>
      </w:r>
      <w:r w:rsidRPr="000E0400">
        <w:rPr>
          <w:rFonts w:ascii="Cascadia Mono" w:hAnsi="Cascadia Mono" w:cs="Cascadia Mono"/>
          <w:noProof w:val="0"/>
          <w:color w:val="000000"/>
          <w:kern w:val="0"/>
          <w:sz w:val="24"/>
          <w:szCs w:val="24"/>
          <w:lang w:val="en-US"/>
        </w:rPr>
        <w:tab/>
      </w:r>
      <w:r w:rsidRPr="000E0400">
        <w:rPr>
          <w:rFonts w:ascii="Cascadia Mono" w:hAnsi="Cascadia Mono" w:cs="Cascadia Mono"/>
          <w:noProof w:val="0"/>
          <w:color w:val="000000"/>
          <w:kern w:val="0"/>
          <w:sz w:val="24"/>
          <w:szCs w:val="24"/>
          <w:lang w:val="en-US"/>
        </w:rPr>
        <w:tab/>
      </w:r>
      <w:r w:rsidRPr="000E0400">
        <w:rPr>
          <w:rFonts w:ascii="Cascadia Mono" w:hAnsi="Cascadia Mono" w:cs="Cascadia Mono"/>
          <w:noProof w:val="0"/>
          <w:color w:val="0000FF"/>
          <w:kern w:val="0"/>
          <w:sz w:val="24"/>
          <w:szCs w:val="24"/>
          <w:lang w:val="en-US"/>
        </w:rPr>
        <w:t>ROLLBACK</w:t>
      </w:r>
      <w:r w:rsidRPr="000E0400">
        <w:rPr>
          <w:rFonts w:ascii="Cascadia Mono" w:hAnsi="Cascadia Mono" w:cs="Cascadia Mono"/>
          <w:noProof w:val="0"/>
          <w:color w:val="000000"/>
          <w:kern w:val="0"/>
          <w:sz w:val="24"/>
          <w:szCs w:val="24"/>
          <w:lang w:val="en-US"/>
        </w:rPr>
        <w:t xml:space="preserve"> </w:t>
      </w:r>
      <w:r w:rsidRPr="000E0400">
        <w:rPr>
          <w:rFonts w:ascii="Cascadia Mono" w:hAnsi="Cascadia Mono" w:cs="Cascadia Mono"/>
          <w:noProof w:val="0"/>
          <w:color w:val="0000FF"/>
          <w:kern w:val="0"/>
          <w:sz w:val="24"/>
          <w:szCs w:val="24"/>
          <w:lang w:val="en-US"/>
        </w:rPr>
        <w:t>TRANSACTION</w:t>
      </w:r>
    </w:p>
    <w:p w14:paraId="55A40080" w14:textId="77777777" w:rsidR="003833E4" w:rsidRPr="000E0400" w:rsidRDefault="003833E4" w:rsidP="00383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0400">
        <w:rPr>
          <w:rFonts w:ascii="Cascadia Mono" w:hAnsi="Cascadia Mono" w:cs="Cascadia Mono"/>
          <w:noProof w:val="0"/>
          <w:color w:val="000000"/>
          <w:kern w:val="0"/>
          <w:sz w:val="24"/>
          <w:szCs w:val="24"/>
          <w:lang w:val="en-US"/>
        </w:rPr>
        <w:tab/>
      </w:r>
      <w:r w:rsidRPr="000E0400">
        <w:rPr>
          <w:rFonts w:ascii="Cascadia Mono" w:hAnsi="Cascadia Mono" w:cs="Cascadia Mono"/>
          <w:noProof w:val="0"/>
          <w:color w:val="000000"/>
          <w:kern w:val="0"/>
          <w:sz w:val="24"/>
          <w:szCs w:val="24"/>
          <w:lang w:val="en-US"/>
        </w:rPr>
        <w:tab/>
      </w:r>
      <w:r w:rsidRPr="000E0400">
        <w:rPr>
          <w:rFonts w:ascii="Cascadia Mono" w:hAnsi="Cascadia Mono" w:cs="Cascadia Mono"/>
          <w:noProof w:val="0"/>
          <w:color w:val="000000"/>
          <w:kern w:val="0"/>
          <w:sz w:val="24"/>
          <w:szCs w:val="24"/>
          <w:lang w:val="en-US"/>
        </w:rPr>
        <w:tab/>
      </w:r>
      <w:r w:rsidRPr="000E0400">
        <w:rPr>
          <w:rFonts w:ascii="Cascadia Mono" w:hAnsi="Cascadia Mono" w:cs="Cascadia Mono"/>
          <w:noProof w:val="0"/>
          <w:color w:val="0000FF"/>
          <w:kern w:val="0"/>
          <w:sz w:val="24"/>
          <w:szCs w:val="24"/>
          <w:lang w:val="en-US"/>
        </w:rPr>
        <w:t>SET</w:t>
      </w:r>
      <w:r w:rsidRPr="000E0400">
        <w:rPr>
          <w:rFonts w:ascii="Cascadia Mono" w:hAnsi="Cascadia Mono" w:cs="Cascadia Mono"/>
          <w:noProof w:val="0"/>
          <w:color w:val="000000"/>
          <w:kern w:val="0"/>
          <w:sz w:val="24"/>
          <w:szCs w:val="24"/>
          <w:lang w:val="en-US"/>
        </w:rPr>
        <w:t xml:space="preserve"> @errorMessage </w:t>
      </w:r>
      <w:r w:rsidRPr="000E0400">
        <w:rPr>
          <w:rFonts w:ascii="Cascadia Mono" w:hAnsi="Cascadia Mono" w:cs="Cascadia Mono"/>
          <w:noProof w:val="0"/>
          <w:color w:val="808080"/>
          <w:kern w:val="0"/>
          <w:sz w:val="24"/>
          <w:szCs w:val="24"/>
          <w:lang w:val="en-US"/>
        </w:rPr>
        <w:t>=</w:t>
      </w:r>
      <w:r w:rsidRPr="000E0400">
        <w:rPr>
          <w:rFonts w:ascii="Cascadia Mono" w:hAnsi="Cascadia Mono" w:cs="Cascadia Mono"/>
          <w:noProof w:val="0"/>
          <w:color w:val="000000"/>
          <w:kern w:val="0"/>
          <w:sz w:val="24"/>
          <w:szCs w:val="24"/>
          <w:lang w:val="en-US"/>
        </w:rPr>
        <w:t xml:space="preserve"> </w:t>
      </w:r>
      <w:r w:rsidRPr="000E0400">
        <w:rPr>
          <w:rFonts w:ascii="Cascadia Mono" w:hAnsi="Cascadia Mono" w:cs="Cascadia Mono"/>
          <w:noProof w:val="0"/>
          <w:color w:val="FF00FF"/>
          <w:kern w:val="0"/>
          <w:sz w:val="24"/>
          <w:szCs w:val="24"/>
          <w:lang w:val="en-US"/>
        </w:rPr>
        <w:t>ERROR_</w:t>
      </w:r>
      <w:proofErr w:type="gramStart"/>
      <w:r w:rsidRPr="000E0400">
        <w:rPr>
          <w:rFonts w:ascii="Cascadia Mono" w:hAnsi="Cascadia Mono" w:cs="Cascadia Mono"/>
          <w:noProof w:val="0"/>
          <w:color w:val="FF00FF"/>
          <w:kern w:val="0"/>
          <w:sz w:val="24"/>
          <w:szCs w:val="24"/>
          <w:lang w:val="en-US"/>
        </w:rPr>
        <w:t>MESSAGE</w:t>
      </w:r>
      <w:r w:rsidRPr="000E0400">
        <w:rPr>
          <w:rFonts w:ascii="Cascadia Mono" w:hAnsi="Cascadia Mono" w:cs="Cascadia Mono"/>
          <w:noProof w:val="0"/>
          <w:color w:val="808080"/>
          <w:kern w:val="0"/>
          <w:sz w:val="24"/>
          <w:szCs w:val="24"/>
          <w:lang w:val="en-US"/>
        </w:rPr>
        <w:t>(</w:t>
      </w:r>
      <w:proofErr w:type="gramEnd"/>
      <w:r w:rsidRPr="000E0400">
        <w:rPr>
          <w:rFonts w:ascii="Cascadia Mono" w:hAnsi="Cascadia Mono" w:cs="Cascadia Mono"/>
          <w:noProof w:val="0"/>
          <w:color w:val="808080"/>
          <w:kern w:val="0"/>
          <w:sz w:val="24"/>
          <w:szCs w:val="24"/>
          <w:lang w:val="en-US"/>
        </w:rPr>
        <w:t>)</w:t>
      </w:r>
    </w:p>
    <w:p w14:paraId="0FB41561" w14:textId="5288AB06" w:rsidR="003833E4" w:rsidRPr="000E0400" w:rsidRDefault="003833E4" w:rsidP="00383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0400">
        <w:rPr>
          <w:rFonts w:ascii="Cascadia Mono" w:hAnsi="Cascadia Mono" w:cs="Cascadia Mono"/>
          <w:noProof w:val="0"/>
          <w:color w:val="000000"/>
          <w:kern w:val="0"/>
          <w:sz w:val="24"/>
          <w:szCs w:val="24"/>
          <w:lang w:val="en-US"/>
        </w:rPr>
        <w:tab/>
      </w:r>
      <w:r w:rsidRPr="000E0400">
        <w:rPr>
          <w:rFonts w:ascii="Cascadia Mono" w:hAnsi="Cascadia Mono" w:cs="Cascadia Mono"/>
          <w:noProof w:val="0"/>
          <w:color w:val="000000"/>
          <w:kern w:val="0"/>
          <w:sz w:val="24"/>
          <w:szCs w:val="24"/>
          <w:lang w:val="en-US"/>
        </w:rPr>
        <w:tab/>
      </w:r>
      <w:r w:rsidRPr="000E0400">
        <w:rPr>
          <w:rFonts w:ascii="Cascadia Mono" w:hAnsi="Cascadia Mono" w:cs="Cascadia Mono"/>
          <w:noProof w:val="0"/>
          <w:color w:val="000000"/>
          <w:kern w:val="0"/>
          <w:sz w:val="24"/>
          <w:szCs w:val="24"/>
          <w:lang w:val="en-US"/>
        </w:rPr>
        <w:tab/>
      </w:r>
      <w:proofErr w:type="gramStart"/>
      <w:r w:rsidRPr="000E0400">
        <w:rPr>
          <w:rFonts w:ascii="Cascadia Mono" w:hAnsi="Cascadia Mono" w:cs="Cascadia Mono"/>
          <w:noProof w:val="0"/>
          <w:color w:val="0000FF"/>
          <w:kern w:val="0"/>
          <w:sz w:val="24"/>
          <w:szCs w:val="24"/>
          <w:lang w:val="en-US"/>
        </w:rPr>
        <w:t>RAISERROR</w:t>
      </w:r>
      <w:r w:rsidRPr="000E0400">
        <w:rPr>
          <w:rFonts w:ascii="Cascadia Mono" w:hAnsi="Cascadia Mono" w:cs="Cascadia Mono"/>
          <w:noProof w:val="0"/>
          <w:color w:val="808080"/>
          <w:kern w:val="0"/>
          <w:sz w:val="24"/>
          <w:szCs w:val="24"/>
          <w:lang w:val="en-US"/>
        </w:rPr>
        <w:t>(</w:t>
      </w:r>
      <w:proofErr w:type="gramEnd"/>
      <w:r w:rsidRPr="000E0400">
        <w:rPr>
          <w:rFonts w:ascii="Cascadia Mono" w:hAnsi="Cascadia Mono" w:cs="Cascadia Mono"/>
          <w:noProof w:val="0"/>
          <w:color w:val="000000"/>
          <w:kern w:val="0"/>
          <w:sz w:val="24"/>
          <w:szCs w:val="24"/>
          <w:lang w:val="en-US"/>
        </w:rPr>
        <w:t>@errorMessage</w:t>
      </w:r>
      <w:r w:rsidRPr="000E0400">
        <w:rPr>
          <w:rFonts w:ascii="Cascadia Mono" w:hAnsi="Cascadia Mono" w:cs="Cascadia Mono"/>
          <w:noProof w:val="0"/>
          <w:color w:val="808080"/>
          <w:kern w:val="0"/>
          <w:sz w:val="24"/>
          <w:szCs w:val="24"/>
          <w:lang w:val="en-US"/>
        </w:rPr>
        <w:t>,</w:t>
      </w:r>
      <w:r w:rsidRPr="000E0400">
        <w:rPr>
          <w:rFonts w:ascii="Cascadia Mono" w:hAnsi="Cascadia Mono" w:cs="Cascadia Mono"/>
          <w:noProof w:val="0"/>
          <w:color w:val="000000"/>
          <w:kern w:val="0"/>
          <w:sz w:val="24"/>
          <w:szCs w:val="24"/>
          <w:lang w:val="en-US"/>
        </w:rPr>
        <w:t xml:space="preserve"> 16</w:t>
      </w:r>
      <w:r w:rsidRPr="000E0400">
        <w:rPr>
          <w:rFonts w:ascii="Cascadia Mono" w:hAnsi="Cascadia Mono" w:cs="Cascadia Mono"/>
          <w:noProof w:val="0"/>
          <w:color w:val="808080"/>
          <w:kern w:val="0"/>
          <w:sz w:val="24"/>
          <w:szCs w:val="24"/>
          <w:lang w:val="en-US"/>
        </w:rPr>
        <w:t>,</w:t>
      </w:r>
      <w:r w:rsidRPr="000E0400">
        <w:rPr>
          <w:rFonts w:ascii="Cascadia Mono" w:hAnsi="Cascadia Mono" w:cs="Cascadia Mono"/>
          <w:noProof w:val="0"/>
          <w:color w:val="000000"/>
          <w:kern w:val="0"/>
          <w:sz w:val="24"/>
          <w:szCs w:val="24"/>
          <w:lang w:val="en-US"/>
        </w:rPr>
        <w:t xml:space="preserve"> 1</w:t>
      </w:r>
      <w:r w:rsidRPr="000E0400">
        <w:rPr>
          <w:rFonts w:ascii="Cascadia Mono" w:hAnsi="Cascadia Mono" w:cs="Cascadia Mono"/>
          <w:noProof w:val="0"/>
          <w:color w:val="808080"/>
          <w:kern w:val="0"/>
          <w:sz w:val="24"/>
          <w:szCs w:val="24"/>
          <w:lang w:val="en-US"/>
        </w:rPr>
        <w:t>)</w:t>
      </w:r>
    </w:p>
    <w:p w14:paraId="0AA4ECC7" w14:textId="77777777" w:rsidR="003833E4" w:rsidRPr="000E0400" w:rsidRDefault="003833E4" w:rsidP="00383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0400">
        <w:rPr>
          <w:rFonts w:ascii="Cascadia Mono" w:hAnsi="Cascadia Mono" w:cs="Cascadia Mono"/>
          <w:noProof w:val="0"/>
          <w:color w:val="000000"/>
          <w:kern w:val="0"/>
          <w:sz w:val="24"/>
          <w:szCs w:val="24"/>
          <w:lang w:val="en-US"/>
        </w:rPr>
        <w:tab/>
      </w:r>
      <w:r w:rsidRPr="000E0400">
        <w:rPr>
          <w:rFonts w:ascii="Cascadia Mono" w:hAnsi="Cascadia Mono" w:cs="Cascadia Mono"/>
          <w:noProof w:val="0"/>
          <w:color w:val="000000"/>
          <w:kern w:val="0"/>
          <w:sz w:val="24"/>
          <w:szCs w:val="24"/>
          <w:lang w:val="en-US"/>
        </w:rPr>
        <w:tab/>
      </w:r>
      <w:r w:rsidRPr="000E0400">
        <w:rPr>
          <w:rFonts w:ascii="Cascadia Mono" w:hAnsi="Cascadia Mono" w:cs="Cascadia Mono"/>
          <w:noProof w:val="0"/>
          <w:color w:val="0000FF"/>
          <w:kern w:val="0"/>
          <w:sz w:val="24"/>
          <w:szCs w:val="24"/>
          <w:lang w:val="en-US"/>
        </w:rPr>
        <w:t>END</w:t>
      </w:r>
      <w:r w:rsidRPr="000E0400">
        <w:rPr>
          <w:rFonts w:ascii="Cascadia Mono" w:hAnsi="Cascadia Mono" w:cs="Cascadia Mono"/>
          <w:noProof w:val="0"/>
          <w:color w:val="000000"/>
          <w:kern w:val="0"/>
          <w:sz w:val="24"/>
          <w:szCs w:val="24"/>
          <w:lang w:val="en-US"/>
        </w:rPr>
        <w:t xml:space="preserve"> </w:t>
      </w:r>
      <w:r w:rsidRPr="000E0400">
        <w:rPr>
          <w:rFonts w:ascii="Cascadia Mono" w:hAnsi="Cascadia Mono" w:cs="Cascadia Mono"/>
          <w:noProof w:val="0"/>
          <w:color w:val="0000FF"/>
          <w:kern w:val="0"/>
          <w:sz w:val="24"/>
          <w:szCs w:val="24"/>
          <w:lang w:val="en-US"/>
        </w:rPr>
        <w:t>CATCH</w:t>
      </w:r>
    </w:p>
    <w:p w14:paraId="741C4D28" w14:textId="77777777" w:rsidR="003833E4" w:rsidRPr="000E0400" w:rsidRDefault="003833E4" w:rsidP="00383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0400">
        <w:rPr>
          <w:rFonts w:ascii="Cascadia Mono" w:hAnsi="Cascadia Mono" w:cs="Cascadia Mono"/>
          <w:noProof w:val="0"/>
          <w:color w:val="0000FF"/>
          <w:kern w:val="0"/>
          <w:sz w:val="24"/>
          <w:szCs w:val="24"/>
          <w:lang w:val="en-US"/>
        </w:rPr>
        <w:t>END</w:t>
      </w:r>
    </w:p>
    <w:p w14:paraId="2AB52E19" w14:textId="7CC8E094" w:rsidR="0079645D" w:rsidRPr="000E0400" w:rsidRDefault="003833E4" w:rsidP="003833E4">
      <w:pPr>
        <w:pStyle w:val="ListParagraph"/>
        <w:pBdr>
          <w:top w:val="single" w:sz="4" w:space="1" w:color="auto"/>
          <w:left w:val="single" w:sz="4" w:space="4" w:color="auto"/>
          <w:bottom w:val="single" w:sz="4" w:space="1" w:color="auto"/>
          <w:right w:val="single" w:sz="4" w:space="4" w:color="auto"/>
        </w:pBdr>
        <w:spacing w:after="0" w:line="360" w:lineRule="auto"/>
        <w:ind w:left="1584"/>
        <w:rPr>
          <w:rFonts w:ascii="Times New Roman" w:hAnsi="Times New Roman" w:cs="Times New Roman"/>
          <w:sz w:val="24"/>
          <w:szCs w:val="24"/>
          <w:u w:val="single"/>
          <w:lang w:val="en-US"/>
        </w:rPr>
      </w:pPr>
      <w:r w:rsidRPr="000E0400">
        <w:rPr>
          <w:rFonts w:ascii="Cascadia Mono" w:hAnsi="Cascadia Mono" w:cs="Cascadia Mono"/>
          <w:noProof w:val="0"/>
          <w:color w:val="0000FF"/>
          <w:kern w:val="0"/>
          <w:sz w:val="24"/>
          <w:szCs w:val="24"/>
          <w:lang w:val="en-US"/>
        </w:rPr>
        <w:t>GO</w:t>
      </w:r>
    </w:p>
    <w:p w14:paraId="714ED75E" w14:textId="77777777" w:rsidR="0079645D" w:rsidRDefault="0079645D" w:rsidP="0079645D">
      <w:pPr>
        <w:pStyle w:val="ListParagraph"/>
        <w:spacing w:after="0" w:line="360" w:lineRule="auto"/>
        <w:ind w:left="1584"/>
        <w:rPr>
          <w:rFonts w:ascii="Times New Roman" w:hAnsi="Times New Roman" w:cs="Times New Roman"/>
          <w:sz w:val="28"/>
          <w:szCs w:val="28"/>
          <w:u w:val="single"/>
          <w:lang w:val="en-US"/>
        </w:rPr>
      </w:pPr>
    </w:p>
    <w:p w14:paraId="01FBFC8F" w14:textId="53D018A8" w:rsidR="0079645D" w:rsidRDefault="0079645D" w:rsidP="0079645D">
      <w:pPr>
        <w:pStyle w:val="ListParagraph"/>
        <w:spacing w:after="0" w:line="360" w:lineRule="auto"/>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C# code:</w:t>
      </w:r>
    </w:p>
    <w:p w14:paraId="3E201C73" w14:textId="77777777" w:rsidR="00533FEB" w:rsidRPr="000E0400" w:rsidRDefault="00533FEB" w:rsidP="00533FE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0400">
        <w:rPr>
          <w:rFonts w:ascii="Cascadia Mono" w:hAnsi="Cascadia Mono" w:cs="Cascadia Mono"/>
          <w:noProof w:val="0"/>
          <w:color w:val="000000"/>
          <w:kern w:val="0"/>
          <w:sz w:val="24"/>
          <w:szCs w:val="24"/>
          <w:lang w:val="en-US"/>
        </w:rPr>
        <w:t>try</w:t>
      </w:r>
    </w:p>
    <w:p w14:paraId="70F030DE" w14:textId="77777777" w:rsidR="00533FEB" w:rsidRPr="000E0400" w:rsidRDefault="00533FEB" w:rsidP="00533FE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0400">
        <w:rPr>
          <w:rFonts w:ascii="Cascadia Mono" w:hAnsi="Cascadia Mono" w:cs="Cascadia Mono"/>
          <w:noProof w:val="0"/>
          <w:color w:val="000000"/>
          <w:kern w:val="0"/>
          <w:sz w:val="24"/>
          <w:szCs w:val="24"/>
          <w:lang w:val="en-US"/>
        </w:rPr>
        <w:t>{</w:t>
      </w:r>
    </w:p>
    <w:p w14:paraId="498FA8F0" w14:textId="77777777" w:rsidR="00533FEB" w:rsidRPr="000E0400" w:rsidRDefault="00533FEB" w:rsidP="00533FE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0400">
        <w:rPr>
          <w:rFonts w:ascii="Cascadia Mono" w:hAnsi="Cascadia Mono" w:cs="Cascadia Mono"/>
          <w:noProof w:val="0"/>
          <w:color w:val="000000"/>
          <w:kern w:val="0"/>
          <w:sz w:val="24"/>
          <w:szCs w:val="24"/>
          <w:lang w:val="en-US"/>
        </w:rPr>
        <w:lastRenderedPageBreak/>
        <w:t xml:space="preserve">    if (</w:t>
      </w:r>
      <w:proofErr w:type="spellStart"/>
      <w:proofErr w:type="gramStart"/>
      <w:r w:rsidRPr="000E0400">
        <w:rPr>
          <w:rFonts w:ascii="Cascadia Mono" w:hAnsi="Cascadia Mono" w:cs="Cascadia Mono"/>
          <w:noProof w:val="0"/>
          <w:color w:val="000000"/>
          <w:kern w:val="0"/>
          <w:sz w:val="24"/>
          <w:szCs w:val="24"/>
          <w:lang w:val="en-US"/>
        </w:rPr>
        <w:t>DataProvider.Instance.ExecuteNonQuery</w:t>
      </w:r>
      <w:proofErr w:type="spellEnd"/>
      <w:proofErr w:type="gramEnd"/>
      <w:r w:rsidRPr="000E0400">
        <w:rPr>
          <w:rFonts w:ascii="Cascadia Mono" w:hAnsi="Cascadia Mono" w:cs="Cascadia Mono"/>
          <w:noProof w:val="0"/>
          <w:color w:val="000000"/>
          <w:kern w:val="0"/>
          <w:sz w:val="24"/>
          <w:szCs w:val="24"/>
          <w:lang w:val="en-US"/>
        </w:rPr>
        <w:t xml:space="preserve">("EXEC </w:t>
      </w:r>
      <w:proofErr w:type="spellStart"/>
      <w:r w:rsidRPr="000E0400">
        <w:rPr>
          <w:rFonts w:ascii="Cascadia Mono" w:hAnsi="Cascadia Mono" w:cs="Cascadia Mono"/>
          <w:noProof w:val="0"/>
          <w:color w:val="000000"/>
          <w:kern w:val="0"/>
          <w:sz w:val="24"/>
          <w:szCs w:val="24"/>
          <w:lang w:val="en-US"/>
        </w:rPr>
        <w:t>insertCustomer</w:t>
      </w:r>
      <w:proofErr w:type="spellEnd"/>
      <w:r w:rsidRPr="000E0400">
        <w:rPr>
          <w:rFonts w:ascii="Cascadia Mono" w:hAnsi="Cascadia Mono" w:cs="Cascadia Mono"/>
          <w:noProof w:val="0"/>
          <w:color w:val="000000"/>
          <w:kern w:val="0"/>
          <w:sz w:val="24"/>
          <w:szCs w:val="24"/>
          <w:lang w:val="en-US"/>
        </w:rPr>
        <w:t xml:space="preserve"> @name , @phone ", new object[] { name, phone }) &gt; 0)</w:t>
      </w:r>
    </w:p>
    <w:p w14:paraId="2750D56F" w14:textId="77777777" w:rsidR="00533FEB" w:rsidRPr="000E0400" w:rsidRDefault="00533FEB" w:rsidP="00533FE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0400">
        <w:rPr>
          <w:rFonts w:ascii="Cascadia Mono" w:hAnsi="Cascadia Mono" w:cs="Cascadia Mono"/>
          <w:noProof w:val="0"/>
          <w:color w:val="000000"/>
          <w:kern w:val="0"/>
          <w:sz w:val="24"/>
          <w:szCs w:val="24"/>
          <w:lang w:val="en-US"/>
        </w:rPr>
        <w:t xml:space="preserve">    {</w:t>
      </w:r>
    </w:p>
    <w:p w14:paraId="6318B96C" w14:textId="77777777" w:rsidR="00533FEB" w:rsidRPr="000E0400" w:rsidRDefault="00533FEB" w:rsidP="00533FE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0400">
        <w:rPr>
          <w:rFonts w:ascii="Cascadia Mono" w:hAnsi="Cascadia Mono" w:cs="Cascadia Mono"/>
          <w:noProof w:val="0"/>
          <w:color w:val="000000"/>
          <w:kern w:val="0"/>
          <w:sz w:val="24"/>
          <w:szCs w:val="24"/>
          <w:lang w:val="en-US"/>
        </w:rPr>
        <w:t xml:space="preserve">        </w:t>
      </w:r>
      <w:proofErr w:type="spellStart"/>
      <w:r w:rsidRPr="000E0400">
        <w:rPr>
          <w:rFonts w:ascii="Cascadia Mono" w:hAnsi="Cascadia Mono" w:cs="Cascadia Mono"/>
          <w:noProof w:val="0"/>
          <w:color w:val="000000"/>
          <w:kern w:val="0"/>
          <w:sz w:val="24"/>
          <w:szCs w:val="24"/>
          <w:lang w:val="en-US"/>
        </w:rPr>
        <w:t>MessageBox.Show</w:t>
      </w:r>
      <w:proofErr w:type="spellEnd"/>
      <w:r w:rsidRPr="000E0400">
        <w:rPr>
          <w:rFonts w:ascii="Cascadia Mono" w:hAnsi="Cascadia Mono" w:cs="Cascadia Mono"/>
          <w:noProof w:val="0"/>
          <w:color w:val="000000"/>
          <w:kern w:val="0"/>
          <w:sz w:val="24"/>
          <w:szCs w:val="24"/>
          <w:lang w:val="en-US"/>
        </w:rPr>
        <w:t>("</w:t>
      </w:r>
      <w:proofErr w:type="spellStart"/>
      <w:r w:rsidRPr="000E0400">
        <w:rPr>
          <w:rFonts w:ascii="Cascadia Mono" w:hAnsi="Cascadia Mono" w:cs="Cascadia Mono"/>
          <w:noProof w:val="0"/>
          <w:color w:val="000000"/>
          <w:kern w:val="0"/>
          <w:sz w:val="24"/>
          <w:szCs w:val="24"/>
          <w:lang w:val="en-US"/>
        </w:rPr>
        <w:t>Thêm</w:t>
      </w:r>
      <w:proofErr w:type="spellEnd"/>
      <w:r w:rsidRPr="000E0400">
        <w:rPr>
          <w:rFonts w:ascii="Cascadia Mono" w:hAnsi="Cascadia Mono" w:cs="Cascadia Mono"/>
          <w:noProof w:val="0"/>
          <w:color w:val="000000"/>
          <w:kern w:val="0"/>
          <w:sz w:val="24"/>
          <w:szCs w:val="24"/>
          <w:lang w:val="en-US"/>
        </w:rPr>
        <w:t xml:space="preserve"> </w:t>
      </w:r>
      <w:proofErr w:type="spellStart"/>
      <w:r w:rsidRPr="000E0400">
        <w:rPr>
          <w:rFonts w:ascii="Cascadia Mono" w:hAnsi="Cascadia Mono" w:cs="Cascadia Mono"/>
          <w:noProof w:val="0"/>
          <w:color w:val="000000"/>
          <w:kern w:val="0"/>
          <w:sz w:val="24"/>
          <w:szCs w:val="24"/>
          <w:lang w:val="en-US"/>
        </w:rPr>
        <w:t>khách</w:t>
      </w:r>
      <w:proofErr w:type="spellEnd"/>
      <w:r w:rsidRPr="000E0400">
        <w:rPr>
          <w:rFonts w:ascii="Cascadia Mono" w:hAnsi="Cascadia Mono" w:cs="Cascadia Mono"/>
          <w:noProof w:val="0"/>
          <w:color w:val="000000"/>
          <w:kern w:val="0"/>
          <w:sz w:val="24"/>
          <w:szCs w:val="24"/>
          <w:lang w:val="en-US"/>
        </w:rPr>
        <w:t xml:space="preserve"> </w:t>
      </w:r>
      <w:proofErr w:type="spellStart"/>
      <w:r w:rsidRPr="000E0400">
        <w:rPr>
          <w:rFonts w:ascii="Cascadia Mono" w:hAnsi="Cascadia Mono" w:cs="Cascadia Mono"/>
          <w:noProof w:val="0"/>
          <w:color w:val="000000"/>
          <w:kern w:val="0"/>
          <w:sz w:val="24"/>
          <w:szCs w:val="24"/>
          <w:lang w:val="en-US"/>
        </w:rPr>
        <w:t>hàng</w:t>
      </w:r>
      <w:proofErr w:type="spellEnd"/>
      <w:r w:rsidRPr="000E0400">
        <w:rPr>
          <w:rFonts w:ascii="Cascadia Mono" w:hAnsi="Cascadia Mono" w:cs="Cascadia Mono"/>
          <w:noProof w:val="0"/>
          <w:color w:val="000000"/>
          <w:kern w:val="0"/>
          <w:sz w:val="24"/>
          <w:szCs w:val="24"/>
          <w:lang w:val="en-US"/>
        </w:rPr>
        <w:t xml:space="preserve"> </w:t>
      </w:r>
      <w:proofErr w:type="spellStart"/>
      <w:r w:rsidRPr="000E0400">
        <w:rPr>
          <w:rFonts w:ascii="Cascadia Mono" w:hAnsi="Cascadia Mono" w:cs="Cascadia Mono"/>
          <w:noProof w:val="0"/>
          <w:color w:val="000000"/>
          <w:kern w:val="0"/>
          <w:sz w:val="24"/>
          <w:szCs w:val="24"/>
          <w:lang w:val="en-US"/>
        </w:rPr>
        <w:t>thành</w:t>
      </w:r>
      <w:proofErr w:type="spellEnd"/>
      <w:r w:rsidRPr="000E0400">
        <w:rPr>
          <w:rFonts w:ascii="Cascadia Mono" w:hAnsi="Cascadia Mono" w:cs="Cascadia Mono"/>
          <w:noProof w:val="0"/>
          <w:color w:val="000000"/>
          <w:kern w:val="0"/>
          <w:sz w:val="24"/>
          <w:szCs w:val="24"/>
          <w:lang w:val="en-US"/>
        </w:rPr>
        <w:t xml:space="preserve"> </w:t>
      </w:r>
      <w:proofErr w:type="spellStart"/>
      <w:r w:rsidRPr="000E0400">
        <w:rPr>
          <w:rFonts w:ascii="Cascadia Mono" w:hAnsi="Cascadia Mono" w:cs="Cascadia Mono"/>
          <w:noProof w:val="0"/>
          <w:color w:val="000000"/>
          <w:kern w:val="0"/>
          <w:sz w:val="24"/>
          <w:szCs w:val="24"/>
          <w:lang w:val="en-US"/>
        </w:rPr>
        <w:t>công</w:t>
      </w:r>
      <w:proofErr w:type="spellEnd"/>
      <w:r w:rsidRPr="000E0400">
        <w:rPr>
          <w:rFonts w:ascii="Cascadia Mono" w:hAnsi="Cascadia Mono" w:cs="Cascadia Mono"/>
          <w:noProof w:val="0"/>
          <w:color w:val="000000"/>
          <w:kern w:val="0"/>
          <w:sz w:val="24"/>
          <w:szCs w:val="24"/>
          <w:lang w:val="en-US"/>
        </w:rPr>
        <w:t>"</w:t>
      </w:r>
      <w:proofErr w:type="gramStart"/>
      <w:r w:rsidRPr="000E0400">
        <w:rPr>
          <w:rFonts w:ascii="Cascadia Mono" w:hAnsi="Cascadia Mono" w:cs="Cascadia Mono"/>
          <w:noProof w:val="0"/>
          <w:color w:val="000000"/>
          <w:kern w:val="0"/>
          <w:sz w:val="24"/>
          <w:szCs w:val="24"/>
          <w:lang w:val="en-US"/>
        </w:rPr>
        <w:t>);</w:t>
      </w:r>
      <w:proofErr w:type="gramEnd"/>
    </w:p>
    <w:p w14:paraId="468E439E" w14:textId="77777777" w:rsidR="00533FEB" w:rsidRPr="000E0400" w:rsidRDefault="00533FEB" w:rsidP="00533FE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0400">
        <w:rPr>
          <w:rFonts w:ascii="Cascadia Mono" w:hAnsi="Cascadia Mono" w:cs="Cascadia Mono"/>
          <w:noProof w:val="0"/>
          <w:color w:val="000000"/>
          <w:kern w:val="0"/>
          <w:sz w:val="24"/>
          <w:szCs w:val="24"/>
          <w:lang w:val="en-US"/>
        </w:rPr>
        <w:t xml:space="preserve">        </w:t>
      </w:r>
      <w:proofErr w:type="spellStart"/>
      <w:r w:rsidRPr="000E0400">
        <w:rPr>
          <w:rFonts w:ascii="Cascadia Mono" w:hAnsi="Cascadia Mono" w:cs="Cascadia Mono"/>
          <w:noProof w:val="0"/>
          <w:color w:val="000000"/>
          <w:kern w:val="0"/>
          <w:sz w:val="24"/>
          <w:szCs w:val="24"/>
          <w:lang w:val="en-US"/>
        </w:rPr>
        <w:t>btnAddCus.Enabled</w:t>
      </w:r>
      <w:proofErr w:type="spellEnd"/>
      <w:r w:rsidRPr="000E0400">
        <w:rPr>
          <w:rFonts w:ascii="Cascadia Mono" w:hAnsi="Cascadia Mono" w:cs="Cascadia Mono"/>
          <w:noProof w:val="0"/>
          <w:color w:val="000000"/>
          <w:kern w:val="0"/>
          <w:sz w:val="24"/>
          <w:szCs w:val="24"/>
          <w:lang w:val="en-US"/>
        </w:rPr>
        <w:t xml:space="preserve"> = </w:t>
      </w:r>
      <w:proofErr w:type="gramStart"/>
      <w:r w:rsidRPr="000E0400">
        <w:rPr>
          <w:rFonts w:ascii="Cascadia Mono" w:hAnsi="Cascadia Mono" w:cs="Cascadia Mono"/>
          <w:noProof w:val="0"/>
          <w:color w:val="000000"/>
          <w:kern w:val="0"/>
          <w:sz w:val="24"/>
          <w:szCs w:val="24"/>
          <w:lang w:val="en-US"/>
        </w:rPr>
        <w:t>false;</w:t>
      </w:r>
      <w:proofErr w:type="gramEnd"/>
    </w:p>
    <w:p w14:paraId="5AC4E701" w14:textId="77777777" w:rsidR="00533FEB" w:rsidRPr="000E0400" w:rsidRDefault="00533FEB" w:rsidP="00533FE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0400">
        <w:rPr>
          <w:rFonts w:ascii="Cascadia Mono" w:hAnsi="Cascadia Mono" w:cs="Cascadia Mono"/>
          <w:noProof w:val="0"/>
          <w:color w:val="000000"/>
          <w:kern w:val="0"/>
          <w:sz w:val="24"/>
          <w:szCs w:val="24"/>
          <w:lang w:val="en-US"/>
        </w:rPr>
        <w:t xml:space="preserve">        </w:t>
      </w:r>
      <w:proofErr w:type="spellStart"/>
      <w:r w:rsidRPr="000E0400">
        <w:rPr>
          <w:rFonts w:ascii="Cascadia Mono" w:hAnsi="Cascadia Mono" w:cs="Cascadia Mono"/>
          <w:noProof w:val="0"/>
          <w:color w:val="000000"/>
          <w:kern w:val="0"/>
          <w:sz w:val="24"/>
          <w:szCs w:val="24"/>
          <w:lang w:val="en-US"/>
        </w:rPr>
        <w:t>btnSearch.Enabled</w:t>
      </w:r>
      <w:proofErr w:type="spellEnd"/>
      <w:r w:rsidRPr="000E0400">
        <w:rPr>
          <w:rFonts w:ascii="Cascadia Mono" w:hAnsi="Cascadia Mono" w:cs="Cascadia Mono"/>
          <w:noProof w:val="0"/>
          <w:color w:val="000000"/>
          <w:kern w:val="0"/>
          <w:sz w:val="24"/>
          <w:szCs w:val="24"/>
          <w:lang w:val="en-US"/>
        </w:rPr>
        <w:t xml:space="preserve"> = </w:t>
      </w:r>
      <w:proofErr w:type="gramStart"/>
      <w:r w:rsidRPr="000E0400">
        <w:rPr>
          <w:rFonts w:ascii="Cascadia Mono" w:hAnsi="Cascadia Mono" w:cs="Cascadia Mono"/>
          <w:noProof w:val="0"/>
          <w:color w:val="000000"/>
          <w:kern w:val="0"/>
          <w:sz w:val="24"/>
          <w:szCs w:val="24"/>
          <w:lang w:val="en-US"/>
        </w:rPr>
        <w:t>false;</w:t>
      </w:r>
      <w:proofErr w:type="gramEnd"/>
    </w:p>
    <w:p w14:paraId="4EDEECB3" w14:textId="77777777" w:rsidR="00533FEB" w:rsidRPr="000E0400" w:rsidRDefault="00533FEB" w:rsidP="00533FE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0400">
        <w:rPr>
          <w:rFonts w:ascii="Cascadia Mono" w:hAnsi="Cascadia Mono" w:cs="Cascadia Mono"/>
          <w:noProof w:val="0"/>
          <w:color w:val="000000"/>
          <w:kern w:val="0"/>
          <w:sz w:val="24"/>
          <w:szCs w:val="24"/>
          <w:lang w:val="en-US"/>
        </w:rPr>
        <w:t xml:space="preserve">        </w:t>
      </w:r>
      <w:proofErr w:type="spellStart"/>
      <w:r w:rsidRPr="000E0400">
        <w:rPr>
          <w:rFonts w:ascii="Cascadia Mono" w:hAnsi="Cascadia Mono" w:cs="Cascadia Mono"/>
          <w:noProof w:val="0"/>
          <w:color w:val="000000"/>
          <w:kern w:val="0"/>
          <w:sz w:val="24"/>
          <w:szCs w:val="24"/>
          <w:lang w:val="en-US"/>
        </w:rPr>
        <w:t>tbxCustomerName.Enabled</w:t>
      </w:r>
      <w:proofErr w:type="spellEnd"/>
      <w:r w:rsidRPr="000E0400">
        <w:rPr>
          <w:rFonts w:ascii="Cascadia Mono" w:hAnsi="Cascadia Mono" w:cs="Cascadia Mono"/>
          <w:noProof w:val="0"/>
          <w:color w:val="000000"/>
          <w:kern w:val="0"/>
          <w:sz w:val="24"/>
          <w:szCs w:val="24"/>
          <w:lang w:val="en-US"/>
        </w:rPr>
        <w:t xml:space="preserve"> = </w:t>
      </w:r>
      <w:proofErr w:type="gramStart"/>
      <w:r w:rsidRPr="000E0400">
        <w:rPr>
          <w:rFonts w:ascii="Cascadia Mono" w:hAnsi="Cascadia Mono" w:cs="Cascadia Mono"/>
          <w:noProof w:val="0"/>
          <w:color w:val="000000"/>
          <w:kern w:val="0"/>
          <w:sz w:val="24"/>
          <w:szCs w:val="24"/>
          <w:lang w:val="en-US"/>
        </w:rPr>
        <w:t>false;</w:t>
      </w:r>
      <w:proofErr w:type="gramEnd"/>
    </w:p>
    <w:p w14:paraId="592B78FA" w14:textId="77777777" w:rsidR="00533FEB" w:rsidRPr="000E0400" w:rsidRDefault="00533FEB" w:rsidP="00533FE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0400">
        <w:rPr>
          <w:rFonts w:ascii="Cascadia Mono" w:hAnsi="Cascadia Mono" w:cs="Cascadia Mono"/>
          <w:noProof w:val="0"/>
          <w:color w:val="000000"/>
          <w:kern w:val="0"/>
          <w:sz w:val="24"/>
          <w:szCs w:val="24"/>
          <w:lang w:val="en-US"/>
        </w:rPr>
        <w:t xml:space="preserve">        </w:t>
      </w:r>
      <w:proofErr w:type="spellStart"/>
      <w:r w:rsidRPr="000E0400">
        <w:rPr>
          <w:rFonts w:ascii="Cascadia Mono" w:hAnsi="Cascadia Mono" w:cs="Cascadia Mono"/>
          <w:noProof w:val="0"/>
          <w:color w:val="000000"/>
          <w:kern w:val="0"/>
          <w:sz w:val="24"/>
          <w:szCs w:val="24"/>
          <w:lang w:val="en-US"/>
        </w:rPr>
        <w:t>tbxPhone.Enabled</w:t>
      </w:r>
      <w:proofErr w:type="spellEnd"/>
      <w:r w:rsidRPr="000E0400">
        <w:rPr>
          <w:rFonts w:ascii="Cascadia Mono" w:hAnsi="Cascadia Mono" w:cs="Cascadia Mono"/>
          <w:noProof w:val="0"/>
          <w:color w:val="000000"/>
          <w:kern w:val="0"/>
          <w:sz w:val="24"/>
          <w:szCs w:val="24"/>
          <w:lang w:val="en-US"/>
        </w:rPr>
        <w:t xml:space="preserve"> = </w:t>
      </w:r>
      <w:proofErr w:type="gramStart"/>
      <w:r w:rsidRPr="000E0400">
        <w:rPr>
          <w:rFonts w:ascii="Cascadia Mono" w:hAnsi="Cascadia Mono" w:cs="Cascadia Mono"/>
          <w:noProof w:val="0"/>
          <w:color w:val="000000"/>
          <w:kern w:val="0"/>
          <w:sz w:val="24"/>
          <w:szCs w:val="24"/>
          <w:lang w:val="en-US"/>
        </w:rPr>
        <w:t>false;</w:t>
      </w:r>
      <w:proofErr w:type="gramEnd"/>
    </w:p>
    <w:p w14:paraId="73CCE283" w14:textId="77777777" w:rsidR="00533FEB" w:rsidRPr="000E0400" w:rsidRDefault="00533FEB" w:rsidP="00533FE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0400">
        <w:rPr>
          <w:rFonts w:ascii="Cascadia Mono" w:hAnsi="Cascadia Mono" w:cs="Cascadia Mono"/>
          <w:noProof w:val="0"/>
          <w:color w:val="000000"/>
          <w:kern w:val="0"/>
          <w:sz w:val="24"/>
          <w:szCs w:val="24"/>
          <w:lang w:val="en-US"/>
        </w:rPr>
        <w:t xml:space="preserve">    }</w:t>
      </w:r>
    </w:p>
    <w:p w14:paraId="161AB7AD" w14:textId="77777777" w:rsidR="00533FEB" w:rsidRPr="000E0400" w:rsidRDefault="00533FEB" w:rsidP="00533FE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0400">
        <w:rPr>
          <w:rFonts w:ascii="Cascadia Mono" w:hAnsi="Cascadia Mono" w:cs="Cascadia Mono"/>
          <w:noProof w:val="0"/>
          <w:color w:val="000000"/>
          <w:kern w:val="0"/>
          <w:sz w:val="24"/>
          <w:szCs w:val="24"/>
          <w:lang w:val="en-US"/>
        </w:rPr>
        <w:t>}</w:t>
      </w:r>
    </w:p>
    <w:p w14:paraId="1A051389" w14:textId="77777777" w:rsidR="00533FEB" w:rsidRPr="000E0400" w:rsidRDefault="00533FEB" w:rsidP="00533FE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0400">
        <w:rPr>
          <w:rFonts w:ascii="Cascadia Mono" w:hAnsi="Cascadia Mono" w:cs="Cascadia Mono"/>
          <w:noProof w:val="0"/>
          <w:color w:val="000000"/>
          <w:kern w:val="0"/>
          <w:sz w:val="24"/>
          <w:szCs w:val="24"/>
          <w:lang w:val="en-US"/>
        </w:rPr>
        <w:t>catch (</w:t>
      </w:r>
      <w:proofErr w:type="spellStart"/>
      <w:r w:rsidRPr="000E0400">
        <w:rPr>
          <w:rFonts w:ascii="Cascadia Mono" w:hAnsi="Cascadia Mono" w:cs="Cascadia Mono"/>
          <w:noProof w:val="0"/>
          <w:color w:val="000000"/>
          <w:kern w:val="0"/>
          <w:sz w:val="24"/>
          <w:szCs w:val="24"/>
          <w:lang w:val="en-US"/>
        </w:rPr>
        <w:t>SqlException</w:t>
      </w:r>
      <w:proofErr w:type="spellEnd"/>
      <w:r w:rsidRPr="000E0400">
        <w:rPr>
          <w:rFonts w:ascii="Cascadia Mono" w:hAnsi="Cascadia Mono" w:cs="Cascadia Mono"/>
          <w:noProof w:val="0"/>
          <w:color w:val="000000"/>
          <w:kern w:val="0"/>
          <w:sz w:val="24"/>
          <w:szCs w:val="24"/>
          <w:lang w:val="en-US"/>
        </w:rPr>
        <w:t xml:space="preserve"> </w:t>
      </w:r>
      <w:proofErr w:type="spellStart"/>
      <w:r w:rsidRPr="000E0400">
        <w:rPr>
          <w:rFonts w:ascii="Cascadia Mono" w:hAnsi="Cascadia Mono" w:cs="Cascadia Mono"/>
          <w:noProof w:val="0"/>
          <w:color w:val="000000"/>
          <w:kern w:val="0"/>
          <w:sz w:val="24"/>
          <w:szCs w:val="24"/>
          <w:lang w:val="en-US"/>
        </w:rPr>
        <w:t>ev</w:t>
      </w:r>
      <w:proofErr w:type="spellEnd"/>
      <w:r w:rsidRPr="000E0400">
        <w:rPr>
          <w:rFonts w:ascii="Cascadia Mono" w:hAnsi="Cascadia Mono" w:cs="Cascadia Mono"/>
          <w:noProof w:val="0"/>
          <w:color w:val="000000"/>
          <w:kern w:val="0"/>
          <w:sz w:val="24"/>
          <w:szCs w:val="24"/>
          <w:lang w:val="en-US"/>
        </w:rPr>
        <w:t>)</w:t>
      </w:r>
    </w:p>
    <w:p w14:paraId="4FCB1E46" w14:textId="77777777" w:rsidR="00533FEB" w:rsidRPr="000E0400" w:rsidRDefault="00533FEB" w:rsidP="00533FE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0400">
        <w:rPr>
          <w:rFonts w:ascii="Cascadia Mono" w:hAnsi="Cascadia Mono" w:cs="Cascadia Mono"/>
          <w:noProof w:val="0"/>
          <w:color w:val="000000"/>
          <w:kern w:val="0"/>
          <w:sz w:val="24"/>
          <w:szCs w:val="24"/>
          <w:lang w:val="en-US"/>
        </w:rPr>
        <w:t>{</w:t>
      </w:r>
    </w:p>
    <w:p w14:paraId="3E55436A" w14:textId="77777777" w:rsidR="00533FEB" w:rsidRPr="000E0400" w:rsidRDefault="00533FEB" w:rsidP="00533FE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0400">
        <w:rPr>
          <w:rFonts w:ascii="Cascadia Mono" w:hAnsi="Cascadia Mono" w:cs="Cascadia Mono"/>
          <w:noProof w:val="0"/>
          <w:color w:val="000000"/>
          <w:kern w:val="0"/>
          <w:sz w:val="24"/>
          <w:szCs w:val="24"/>
          <w:lang w:val="en-US"/>
        </w:rPr>
        <w:t xml:space="preserve">    </w:t>
      </w:r>
      <w:proofErr w:type="spellStart"/>
      <w:r w:rsidRPr="000E0400">
        <w:rPr>
          <w:rFonts w:ascii="Cascadia Mono" w:hAnsi="Cascadia Mono" w:cs="Cascadia Mono"/>
          <w:noProof w:val="0"/>
          <w:color w:val="000000"/>
          <w:kern w:val="0"/>
          <w:sz w:val="24"/>
          <w:szCs w:val="24"/>
          <w:lang w:val="en-US"/>
        </w:rPr>
        <w:t>MessageBox.Show</w:t>
      </w:r>
      <w:proofErr w:type="spellEnd"/>
      <w:r w:rsidRPr="000E0400">
        <w:rPr>
          <w:rFonts w:ascii="Cascadia Mono" w:hAnsi="Cascadia Mono" w:cs="Cascadia Mono"/>
          <w:noProof w:val="0"/>
          <w:color w:val="000000"/>
          <w:kern w:val="0"/>
          <w:sz w:val="24"/>
          <w:szCs w:val="24"/>
          <w:lang w:val="en-US"/>
        </w:rPr>
        <w:t>("</w:t>
      </w:r>
      <w:proofErr w:type="spellStart"/>
      <w:r w:rsidRPr="000E0400">
        <w:rPr>
          <w:rFonts w:ascii="Cascadia Mono" w:hAnsi="Cascadia Mono" w:cs="Cascadia Mono"/>
          <w:noProof w:val="0"/>
          <w:color w:val="000000"/>
          <w:kern w:val="0"/>
          <w:sz w:val="24"/>
          <w:szCs w:val="24"/>
          <w:lang w:val="en-US"/>
        </w:rPr>
        <w:t>Thêm</w:t>
      </w:r>
      <w:proofErr w:type="spellEnd"/>
      <w:r w:rsidRPr="000E0400">
        <w:rPr>
          <w:rFonts w:ascii="Cascadia Mono" w:hAnsi="Cascadia Mono" w:cs="Cascadia Mono"/>
          <w:noProof w:val="0"/>
          <w:color w:val="000000"/>
          <w:kern w:val="0"/>
          <w:sz w:val="24"/>
          <w:szCs w:val="24"/>
          <w:lang w:val="en-US"/>
        </w:rPr>
        <w:t xml:space="preserve"> </w:t>
      </w:r>
      <w:proofErr w:type="spellStart"/>
      <w:r w:rsidRPr="000E0400">
        <w:rPr>
          <w:rFonts w:ascii="Cascadia Mono" w:hAnsi="Cascadia Mono" w:cs="Cascadia Mono"/>
          <w:noProof w:val="0"/>
          <w:color w:val="000000"/>
          <w:kern w:val="0"/>
          <w:sz w:val="24"/>
          <w:szCs w:val="24"/>
          <w:lang w:val="en-US"/>
        </w:rPr>
        <w:t>khách</w:t>
      </w:r>
      <w:proofErr w:type="spellEnd"/>
      <w:r w:rsidRPr="000E0400">
        <w:rPr>
          <w:rFonts w:ascii="Cascadia Mono" w:hAnsi="Cascadia Mono" w:cs="Cascadia Mono"/>
          <w:noProof w:val="0"/>
          <w:color w:val="000000"/>
          <w:kern w:val="0"/>
          <w:sz w:val="24"/>
          <w:szCs w:val="24"/>
          <w:lang w:val="en-US"/>
        </w:rPr>
        <w:t xml:space="preserve"> </w:t>
      </w:r>
      <w:proofErr w:type="spellStart"/>
      <w:r w:rsidRPr="000E0400">
        <w:rPr>
          <w:rFonts w:ascii="Cascadia Mono" w:hAnsi="Cascadia Mono" w:cs="Cascadia Mono"/>
          <w:noProof w:val="0"/>
          <w:color w:val="000000"/>
          <w:kern w:val="0"/>
          <w:sz w:val="24"/>
          <w:szCs w:val="24"/>
          <w:lang w:val="en-US"/>
        </w:rPr>
        <w:t>hàng</w:t>
      </w:r>
      <w:proofErr w:type="spellEnd"/>
      <w:r w:rsidRPr="000E0400">
        <w:rPr>
          <w:rFonts w:ascii="Cascadia Mono" w:hAnsi="Cascadia Mono" w:cs="Cascadia Mono"/>
          <w:noProof w:val="0"/>
          <w:color w:val="000000"/>
          <w:kern w:val="0"/>
          <w:sz w:val="24"/>
          <w:szCs w:val="24"/>
          <w:lang w:val="en-US"/>
        </w:rPr>
        <w:t xml:space="preserve"> </w:t>
      </w:r>
      <w:proofErr w:type="spellStart"/>
      <w:r w:rsidRPr="000E0400">
        <w:rPr>
          <w:rFonts w:ascii="Cascadia Mono" w:hAnsi="Cascadia Mono" w:cs="Cascadia Mono"/>
          <w:noProof w:val="0"/>
          <w:color w:val="000000"/>
          <w:kern w:val="0"/>
          <w:sz w:val="24"/>
          <w:szCs w:val="24"/>
          <w:lang w:val="en-US"/>
        </w:rPr>
        <w:t>thất</w:t>
      </w:r>
      <w:proofErr w:type="spellEnd"/>
      <w:r w:rsidRPr="000E0400">
        <w:rPr>
          <w:rFonts w:ascii="Cascadia Mono" w:hAnsi="Cascadia Mono" w:cs="Cascadia Mono"/>
          <w:noProof w:val="0"/>
          <w:color w:val="000000"/>
          <w:kern w:val="0"/>
          <w:sz w:val="24"/>
          <w:szCs w:val="24"/>
          <w:lang w:val="en-US"/>
        </w:rPr>
        <w:t xml:space="preserve"> </w:t>
      </w:r>
      <w:proofErr w:type="spellStart"/>
      <w:r w:rsidRPr="000E0400">
        <w:rPr>
          <w:rFonts w:ascii="Cascadia Mono" w:hAnsi="Cascadia Mono" w:cs="Cascadia Mono"/>
          <w:noProof w:val="0"/>
          <w:color w:val="000000"/>
          <w:kern w:val="0"/>
          <w:sz w:val="24"/>
          <w:szCs w:val="24"/>
          <w:lang w:val="en-US"/>
        </w:rPr>
        <w:t>bại</w:t>
      </w:r>
      <w:proofErr w:type="spellEnd"/>
      <w:r w:rsidRPr="000E0400">
        <w:rPr>
          <w:rFonts w:ascii="Cascadia Mono" w:hAnsi="Cascadia Mono" w:cs="Cascadia Mono"/>
          <w:noProof w:val="0"/>
          <w:color w:val="000000"/>
          <w:kern w:val="0"/>
          <w:sz w:val="24"/>
          <w:szCs w:val="24"/>
          <w:lang w:val="en-US"/>
        </w:rPr>
        <w:t xml:space="preserve">! \n Do: \n" + </w:t>
      </w:r>
      <w:proofErr w:type="spellStart"/>
      <w:proofErr w:type="gramStart"/>
      <w:r w:rsidRPr="000E0400">
        <w:rPr>
          <w:rFonts w:ascii="Cascadia Mono" w:hAnsi="Cascadia Mono" w:cs="Cascadia Mono"/>
          <w:noProof w:val="0"/>
          <w:color w:val="000000"/>
          <w:kern w:val="0"/>
          <w:sz w:val="24"/>
          <w:szCs w:val="24"/>
          <w:lang w:val="en-US"/>
        </w:rPr>
        <w:t>ev.Message</w:t>
      </w:r>
      <w:proofErr w:type="spellEnd"/>
      <w:proofErr w:type="gramEnd"/>
      <w:r w:rsidRPr="000E0400">
        <w:rPr>
          <w:rFonts w:ascii="Cascadia Mono" w:hAnsi="Cascadia Mono" w:cs="Cascadia Mono"/>
          <w:noProof w:val="0"/>
          <w:color w:val="000000"/>
          <w:kern w:val="0"/>
          <w:sz w:val="24"/>
          <w:szCs w:val="24"/>
          <w:lang w:val="en-US"/>
        </w:rPr>
        <w:t xml:space="preserve">, "Thông </w:t>
      </w:r>
      <w:proofErr w:type="spellStart"/>
      <w:r w:rsidRPr="000E0400">
        <w:rPr>
          <w:rFonts w:ascii="Cascadia Mono" w:hAnsi="Cascadia Mono" w:cs="Cascadia Mono"/>
          <w:noProof w:val="0"/>
          <w:color w:val="000000"/>
          <w:kern w:val="0"/>
          <w:sz w:val="24"/>
          <w:szCs w:val="24"/>
          <w:lang w:val="en-US"/>
        </w:rPr>
        <w:t>báo</w:t>
      </w:r>
      <w:proofErr w:type="spellEnd"/>
      <w:r w:rsidRPr="000E0400">
        <w:rPr>
          <w:rFonts w:ascii="Cascadia Mono" w:hAnsi="Cascadia Mono" w:cs="Cascadia Mono"/>
          <w:noProof w:val="0"/>
          <w:color w:val="000000"/>
          <w:kern w:val="0"/>
          <w:sz w:val="24"/>
          <w:szCs w:val="24"/>
          <w:lang w:val="en-US"/>
        </w:rPr>
        <w:t xml:space="preserve">", </w:t>
      </w:r>
      <w:proofErr w:type="spellStart"/>
      <w:r w:rsidRPr="000E0400">
        <w:rPr>
          <w:rFonts w:ascii="Cascadia Mono" w:hAnsi="Cascadia Mono" w:cs="Cascadia Mono"/>
          <w:noProof w:val="0"/>
          <w:color w:val="000000"/>
          <w:kern w:val="0"/>
          <w:sz w:val="24"/>
          <w:szCs w:val="24"/>
          <w:lang w:val="en-US"/>
        </w:rPr>
        <w:t>MessageBoxButtons.OK</w:t>
      </w:r>
      <w:proofErr w:type="spellEnd"/>
      <w:r w:rsidRPr="000E0400">
        <w:rPr>
          <w:rFonts w:ascii="Cascadia Mono" w:hAnsi="Cascadia Mono" w:cs="Cascadia Mono"/>
          <w:noProof w:val="0"/>
          <w:color w:val="000000"/>
          <w:kern w:val="0"/>
          <w:sz w:val="24"/>
          <w:szCs w:val="24"/>
          <w:lang w:val="en-US"/>
        </w:rPr>
        <w:t xml:space="preserve">, </w:t>
      </w:r>
      <w:proofErr w:type="spellStart"/>
      <w:r w:rsidRPr="000E0400">
        <w:rPr>
          <w:rFonts w:ascii="Cascadia Mono" w:hAnsi="Cascadia Mono" w:cs="Cascadia Mono"/>
          <w:noProof w:val="0"/>
          <w:color w:val="000000"/>
          <w:kern w:val="0"/>
          <w:sz w:val="24"/>
          <w:szCs w:val="24"/>
          <w:lang w:val="en-US"/>
        </w:rPr>
        <w:t>MessageBoxIcon.Error</w:t>
      </w:r>
      <w:proofErr w:type="spellEnd"/>
      <w:r w:rsidRPr="000E0400">
        <w:rPr>
          <w:rFonts w:ascii="Cascadia Mono" w:hAnsi="Cascadia Mono" w:cs="Cascadia Mono"/>
          <w:noProof w:val="0"/>
          <w:color w:val="000000"/>
          <w:kern w:val="0"/>
          <w:sz w:val="24"/>
          <w:szCs w:val="24"/>
          <w:lang w:val="en-US"/>
        </w:rPr>
        <w:t>);</w:t>
      </w:r>
    </w:p>
    <w:p w14:paraId="63526D67" w14:textId="68080722" w:rsidR="0079645D" w:rsidRDefault="00533FEB" w:rsidP="00533FEB">
      <w:pPr>
        <w:pStyle w:val="ListParagraph"/>
        <w:pBdr>
          <w:top w:val="single" w:sz="4" w:space="1" w:color="auto"/>
          <w:left w:val="single" w:sz="4" w:space="4" w:color="auto"/>
          <w:bottom w:val="single" w:sz="4" w:space="1" w:color="auto"/>
          <w:right w:val="single" w:sz="4" w:space="4" w:color="auto"/>
        </w:pBdr>
        <w:spacing w:after="0" w:line="360" w:lineRule="auto"/>
        <w:ind w:left="1584"/>
        <w:rPr>
          <w:rFonts w:ascii="Cascadia Mono" w:hAnsi="Cascadia Mono" w:cs="Cascadia Mono"/>
          <w:noProof w:val="0"/>
          <w:color w:val="000000"/>
          <w:kern w:val="0"/>
          <w:sz w:val="19"/>
          <w:szCs w:val="19"/>
          <w:lang w:val="en-US"/>
        </w:rPr>
      </w:pPr>
      <w:r w:rsidRPr="000E0400">
        <w:rPr>
          <w:rFonts w:ascii="Cascadia Mono" w:hAnsi="Cascadia Mono" w:cs="Cascadia Mono"/>
          <w:noProof w:val="0"/>
          <w:color w:val="000000"/>
          <w:kern w:val="0"/>
          <w:sz w:val="24"/>
          <w:szCs w:val="24"/>
          <w:lang w:val="en-US"/>
        </w:rPr>
        <w:t>}</w:t>
      </w:r>
    </w:p>
    <w:p w14:paraId="251261B7" w14:textId="77777777" w:rsidR="00533FEB" w:rsidRPr="0079645D" w:rsidRDefault="00533FEB" w:rsidP="00533FEB">
      <w:pPr>
        <w:pStyle w:val="ListParagraph"/>
        <w:spacing w:after="0" w:line="360" w:lineRule="auto"/>
        <w:ind w:left="1584"/>
        <w:rPr>
          <w:rFonts w:ascii="Times New Roman" w:hAnsi="Times New Roman" w:cs="Times New Roman"/>
          <w:sz w:val="28"/>
          <w:szCs w:val="28"/>
          <w:u w:val="single"/>
          <w:lang w:val="en-US"/>
        </w:rPr>
      </w:pPr>
    </w:p>
    <w:p w14:paraId="18E109B5" w14:textId="3005C0A4" w:rsidR="0079645D" w:rsidRDefault="0079645D" w:rsidP="0079645D">
      <w:pPr>
        <w:pStyle w:val="ListParagraph"/>
        <w:numPr>
          <w:ilvl w:val="0"/>
          <w:numId w:val="19"/>
        </w:numPr>
        <w:spacing w:after="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Procedure cập nhật trạng thái bàn từ Occupied sang Available:</w:t>
      </w:r>
    </w:p>
    <w:p w14:paraId="376107FA" w14:textId="31491B59" w:rsidR="0079645D" w:rsidRDefault="0079645D" w:rsidP="0079645D">
      <w:pPr>
        <w:pStyle w:val="ListParagraph"/>
        <w:spacing w:after="0" w:line="360" w:lineRule="auto"/>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SQL:</w:t>
      </w:r>
    </w:p>
    <w:p w14:paraId="0F2960EB" w14:textId="77777777" w:rsidR="00020EA5" w:rsidRPr="000E0400" w:rsidRDefault="00020EA5" w:rsidP="00020E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0400">
        <w:rPr>
          <w:rFonts w:ascii="Cascadia Mono" w:hAnsi="Cascadia Mono" w:cs="Cascadia Mono"/>
          <w:noProof w:val="0"/>
          <w:color w:val="0000FF"/>
          <w:kern w:val="0"/>
          <w:sz w:val="24"/>
          <w:szCs w:val="24"/>
          <w:lang w:val="en-US"/>
        </w:rPr>
        <w:t>DROP</w:t>
      </w:r>
      <w:r w:rsidRPr="000E0400">
        <w:rPr>
          <w:rFonts w:ascii="Cascadia Mono" w:hAnsi="Cascadia Mono" w:cs="Cascadia Mono"/>
          <w:noProof w:val="0"/>
          <w:color w:val="000000"/>
          <w:kern w:val="0"/>
          <w:sz w:val="24"/>
          <w:szCs w:val="24"/>
          <w:lang w:val="en-US"/>
        </w:rPr>
        <w:t xml:space="preserve"> </w:t>
      </w:r>
      <w:r w:rsidRPr="000E0400">
        <w:rPr>
          <w:rFonts w:ascii="Cascadia Mono" w:hAnsi="Cascadia Mono" w:cs="Cascadia Mono"/>
          <w:noProof w:val="0"/>
          <w:color w:val="0000FF"/>
          <w:kern w:val="0"/>
          <w:sz w:val="24"/>
          <w:szCs w:val="24"/>
          <w:lang w:val="en-US"/>
        </w:rPr>
        <w:t>PROCEDURE</w:t>
      </w:r>
      <w:r w:rsidRPr="000E0400">
        <w:rPr>
          <w:rFonts w:ascii="Cascadia Mono" w:hAnsi="Cascadia Mono" w:cs="Cascadia Mono"/>
          <w:noProof w:val="0"/>
          <w:color w:val="000000"/>
          <w:kern w:val="0"/>
          <w:sz w:val="24"/>
          <w:szCs w:val="24"/>
          <w:lang w:val="en-US"/>
        </w:rPr>
        <w:t xml:space="preserve"> </w:t>
      </w:r>
      <w:r w:rsidRPr="000E0400">
        <w:rPr>
          <w:rFonts w:ascii="Cascadia Mono" w:hAnsi="Cascadia Mono" w:cs="Cascadia Mono"/>
          <w:noProof w:val="0"/>
          <w:color w:val="0000FF"/>
          <w:kern w:val="0"/>
          <w:sz w:val="24"/>
          <w:szCs w:val="24"/>
          <w:lang w:val="en-US"/>
        </w:rPr>
        <w:t>IF</w:t>
      </w:r>
      <w:r w:rsidRPr="000E0400">
        <w:rPr>
          <w:rFonts w:ascii="Cascadia Mono" w:hAnsi="Cascadia Mono" w:cs="Cascadia Mono"/>
          <w:noProof w:val="0"/>
          <w:color w:val="000000"/>
          <w:kern w:val="0"/>
          <w:sz w:val="24"/>
          <w:szCs w:val="24"/>
          <w:lang w:val="en-US"/>
        </w:rPr>
        <w:t xml:space="preserve"> </w:t>
      </w:r>
      <w:r w:rsidRPr="000E0400">
        <w:rPr>
          <w:rFonts w:ascii="Cascadia Mono" w:hAnsi="Cascadia Mono" w:cs="Cascadia Mono"/>
          <w:noProof w:val="0"/>
          <w:color w:val="808080"/>
          <w:kern w:val="0"/>
          <w:sz w:val="24"/>
          <w:szCs w:val="24"/>
          <w:lang w:val="en-US"/>
        </w:rPr>
        <w:t>EXISTS</w:t>
      </w:r>
      <w:r w:rsidRPr="000E0400">
        <w:rPr>
          <w:rFonts w:ascii="Cascadia Mono" w:hAnsi="Cascadia Mono" w:cs="Cascadia Mono"/>
          <w:noProof w:val="0"/>
          <w:color w:val="000000"/>
          <w:kern w:val="0"/>
          <w:sz w:val="24"/>
          <w:szCs w:val="24"/>
          <w:lang w:val="en-US"/>
        </w:rPr>
        <w:t xml:space="preserve"> </w:t>
      </w:r>
      <w:proofErr w:type="spellStart"/>
      <w:proofErr w:type="gramStart"/>
      <w:r w:rsidRPr="000E0400">
        <w:rPr>
          <w:rFonts w:ascii="Cascadia Mono" w:hAnsi="Cascadia Mono" w:cs="Cascadia Mono"/>
          <w:noProof w:val="0"/>
          <w:color w:val="000000"/>
          <w:kern w:val="0"/>
          <w:sz w:val="24"/>
          <w:szCs w:val="24"/>
          <w:lang w:val="en-US"/>
        </w:rPr>
        <w:t>updateTableStatus</w:t>
      </w:r>
      <w:proofErr w:type="spellEnd"/>
      <w:proofErr w:type="gramEnd"/>
    </w:p>
    <w:p w14:paraId="4177D75C" w14:textId="77777777" w:rsidR="00020EA5" w:rsidRPr="000E0400" w:rsidRDefault="00020EA5" w:rsidP="00020E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0400">
        <w:rPr>
          <w:rFonts w:ascii="Cascadia Mono" w:hAnsi="Cascadia Mono" w:cs="Cascadia Mono"/>
          <w:noProof w:val="0"/>
          <w:color w:val="0000FF"/>
          <w:kern w:val="0"/>
          <w:sz w:val="24"/>
          <w:szCs w:val="24"/>
          <w:lang w:val="en-US"/>
        </w:rPr>
        <w:t>GO</w:t>
      </w:r>
    </w:p>
    <w:p w14:paraId="2D8DC2E8" w14:textId="77777777" w:rsidR="00020EA5" w:rsidRPr="000E0400" w:rsidRDefault="00020EA5" w:rsidP="00020E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p>
    <w:p w14:paraId="327B19FF" w14:textId="77777777" w:rsidR="00020EA5" w:rsidRPr="000E0400" w:rsidRDefault="00020EA5" w:rsidP="00020E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0400">
        <w:rPr>
          <w:rFonts w:ascii="Cascadia Mono" w:hAnsi="Cascadia Mono" w:cs="Cascadia Mono"/>
          <w:noProof w:val="0"/>
          <w:color w:val="0000FF"/>
          <w:kern w:val="0"/>
          <w:sz w:val="24"/>
          <w:szCs w:val="24"/>
          <w:lang w:val="en-US"/>
        </w:rPr>
        <w:t>CREATE</w:t>
      </w:r>
      <w:r w:rsidRPr="000E0400">
        <w:rPr>
          <w:rFonts w:ascii="Cascadia Mono" w:hAnsi="Cascadia Mono" w:cs="Cascadia Mono"/>
          <w:noProof w:val="0"/>
          <w:color w:val="000000"/>
          <w:kern w:val="0"/>
          <w:sz w:val="24"/>
          <w:szCs w:val="24"/>
          <w:lang w:val="en-US"/>
        </w:rPr>
        <w:t xml:space="preserve"> </w:t>
      </w:r>
      <w:r w:rsidRPr="000E0400">
        <w:rPr>
          <w:rFonts w:ascii="Cascadia Mono" w:hAnsi="Cascadia Mono" w:cs="Cascadia Mono"/>
          <w:noProof w:val="0"/>
          <w:color w:val="0000FF"/>
          <w:kern w:val="0"/>
          <w:sz w:val="24"/>
          <w:szCs w:val="24"/>
          <w:lang w:val="en-US"/>
        </w:rPr>
        <w:t>PROCEDURE</w:t>
      </w:r>
      <w:r w:rsidRPr="000E0400">
        <w:rPr>
          <w:rFonts w:ascii="Cascadia Mono" w:hAnsi="Cascadia Mono" w:cs="Cascadia Mono"/>
          <w:noProof w:val="0"/>
          <w:color w:val="000000"/>
          <w:kern w:val="0"/>
          <w:sz w:val="24"/>
          <w:szCs w:val="24"/>
          <w:lang w:val="en-US"/>
        </w:rPr>
        <w:t xml:space="preserve"> </w:t>
      </w:r>
      <w:proofErr w:type="spellStart"/>
      <w:proofErr w:type="gramStart"/>
      <w:r w:rsidRPr="000E0400">
        <w:rPr>
          <w:rFonts w:ascii="Cascadia Mono" w:hAnsi="Cascadia Mono" w:cs="Cascadia Mono"/>
          <w:noProof w:val="0"/>
          <w:color w:val="000000"/>
          <w:kern w:val="0"/>
          <w:sz w:val="24"/>
          <w:szCs w:val="24"/>
          <w:lang w:val="en-US"/>
        </w:rPr>
        <w:t>updateTableStatus</w:t>
      </w:r>
      <w:proofErr w:type="spellEnd"/>
      <w:proofErr w:type="gramEnd"/>
    </w:p>
    <w:p w14:paraId="37A10BB4" w14:textId="77777777" w:rsidR="00020EA5" w:rsidRPr="000E0400" w:rsidRDefault="00020EA5" w:rsidP="00020E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0400">
        <w:rPr>
          <w:rFonts w:ascii="Cascadia Mono" w:hAnsi="Cascadia Mono" w:cs="Cascadia Mono"/>
          <w:noProof w:val="0"/>
          <w:color w:val="0000FF"/>
          <w:kern w:val="0"/>
          <w:sz w:val="24"/>
          <w:szCs w:val="24"/>
          <w:lang w:val="en-US"/>
        </w:rPr>
        <w:tab/>
      </w:r>
      <w:r w:rsidRPr="000E0400">
        <w:rPr>
          <w:rFonts w:ascii="Cascadia Mono" w:hAnsi="Cascadia Mono" w:cs="Cascadia Mono"/>
          <w:noProof w:val="0"/>
          <w:color w:val="808080"/>
          <w:kern w:val="0"/>
          <w:sz w:val="24"/>
          <w:szCs w:val="24"/>
          <w:lang w:val="en-US"/>
        </w:rPr>
        <w:t>(</w:t>
      </w:r>
      <w:r w:rsidRPr="000E0400">
        <w:rPr>
          <w:rFonts w:ascii="Cascadia Mono" w:hAnsi="Cascadia Mono" w:cs="Cascadia Mono"/>
          <w:noProof w:val="0"/>
          <w:color w:val="000000"/>
          <w:kern w:val="0"/>
          <w:sz w:val="24"/>
          <w:szCs w:val="24"/>
          <w:lang w:val="en-US"/>
        </w:rPr>
        <w:t xml:space="preserve">@tableID </w:t>
      </w:r>
      <w:proofErr w:type="gramStart"/>
      <w:r w:rsidRPr="000E0400">
        <w:rPr>
          <w:rFonts w:ascii="Cascadia Mono" w:hAnsi="Cascadia Mono" w:cs="Cascadia Mono"/>
          <w:noProof w:val="0"/>
          <w:color w:val="0000FF"/>
          <w:kern w:val="0"/>
          <w:sz w:val="24"/>
          <w:szCs w:val="24"/>
          <w:lang w:val="en-US"/>
        </w:rPr>
        <w:t>VARCHAR</w:t>
      </w:r>
      <w:r w:rsidRPr="000E0400">
        <w:rPr>
          <w:rFonts w:ascii="Cascadia Mono" w:hAnsi="Cascadia Mono" w:cs="Cascadia Mono"/>
          <w:noProof w:val="0"/>
          <w:color w:val="808080"/>
          <w:kern w:val="0"/>
          <w:sz w:val="24"/>
          <w:szCs w:val="24"/>
          <w:lang w:val="en-US"/>
        </w:rPr>
        <w:t>(</w:t>
      </w:r>
      <w:proofErr w:type="gramEnd"/>
      <w:r w:rsidRPr="000E0400">
        <w:rPr>
          <w:rFonts w:ascii="Cascadia Mono" w:hAnsi="Cascadia Mono" w:cs="Cascadia Mono"/>
          <w:noProof w:val="0"/>
          <w:color w:val="000000"/>
          <w:kern w:val="0"/>
          <w:sz w:val="24"/>
          <w:szCs w:val="24"/>
          <w:lang w:val="en-US"/>
        </w:rPr>
        <w:t>3</w:t>
      </w:r>
      <w:r w:rsidRPr="000E0400">
        <w:rPr>
          <w:rFonts w:ascii="Cascadia Mono" w:hAnsi="Cascadia Mono" w:cs="Cascadia Mono"/>
          <w:noProof w:val="0"/>
          <w:color w:val="808080"/>
          <w:kern w:val="0"/>
          <w:sz w:val="24"/>
          <w:szCs w:val="24"/>
          <w:lang w:val="en-US"/>
        </w:rPr>
        <w:t>))</w:t>
      </w:r>
    </w:p>
    <w:p w14:paraId="384AB77B" w14:textId="77777777" w:rsidR="00020EA5" w:rsidRPr="000E0400" w:rsidRDefault="00020EA5" w:rsidP="00020E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0400">
        <w:rPr>
          <w:rFonts w:ascii="Cascadia Mono" w:hAnsi="Cascadia Mono" w:cs="Cascadia Mono"/>
          <w:noProof w:val="0"/>
          <w:color w:val="0000FF"/>
          <w:kern w:val="0"/>
          <w:sz w:val="24"/>
          <w:szCs w:val="24"/>
          <w:lang w:val="en-US"/>
        </w:rPr>
        <w:t>AS</w:t>
      </w:r>
    </w:p>
    <w:p w14:paraId="256DC147" w14:textId="77777777" w:rsidR="00020EA5" w:rsidRPr="000E0400" w:rsidRDefault="00020EA5" w:rsidP="00020E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0400">
        <w:rPr>
          <w:rFonts w:ascii="Cascadia Mono" w:hAnsi="Cascadia Mono" w:cs="Cascadia Mono"/>
          <w:noProof w:val="0"/>
          <w:color w:val="0000FF"/>
          <w:kern w:val="0"/>
          <w:sz w:val="24"/>
          <w:szCs w:val="24"/>
          <w:lang w:val="en-US"/>
        </w:rPr>
        <w:t>BEGIN</w:t>
      </w:r>
    </w:p>
    <w:p w14:paraId="7E9C813A" w14:textId="77777777" w:rsidR="00020EA5" w:rsidRPr="000E0400" w:rsidRDefault="00020EA5" w:rsidP="00020E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0400">
        <w:rPr>
          <w:rFonts w:ascii="Cascadia Mono" w:hAnsi="Cascadia Mono" w:cs="Cascadia Mono"/>
          <w:noProof w:val="0"/>
          <w:color w:val="000000"/>
          <w:kern w:val="0"/>
          <w:sz w:val="24"/>
          <w:szCs w:val="24"/>
          <w:lang w:val="en-US"/>
        </w:rPr>
        <w:tab/>
      </w:r>
      <w:r w:rsidRPr="000E0400">
        <w:rPr>
          <w:rFonts w:ascii="Cascadia Mono" w:hAnsi="Cascadia Mono" w:cs="Cascadia Mono"/>
          <w:noProof w:val="0"/>
          <w:color w:val="0000FF"/>
          <w:kern w:val="0"/>
          <w:sz w:val="24"/>
          <w:szCs w:val="24"/>
          <w:lang w:val="en-US"/>
        </w:rPr>
        <w:t xml:space="preserve">IF </w:t>
      </w:r>
      <w:r w:rsidRPr="000E0400">
        <w:rPr>
          <w:rFonts w:ascii="Cascadia Mono" w:hAnsi="Cascadia Mono" w:cs="Cascadia Mono"/>
          <w:noProof w:val="0"/>
          <w:color w:val="808080"/>
          <w:kern w:val="0"/>
          <w:sz w:val="24"/>
          <w:szCs w:val="24"/>
          <w:lang w:val="en-US"/>
        </w:rPr>
        <w:t>(</w:t>
      </w:r>
      <w:r w:rsidRPr="000E0400">
        <w:rPr>
          <w:rFonts w:ascii="Cascadia Mono" w:hAnsi="Cascadia Mono" w:cs="Cascadia Mono"/>
          <w:noProof w:val="0"/>
          <w:color w:val="0000FF"/>
          <w:kern w:val="0"/>
          <w:sz w:val="24"/>
          <w:szCs w:val="24"/>
          <w:lang w:val="en-US"/>
        </w:rPr>
        <w:t>SELECT</w:t>
      </w:r>
      <w:r w:rsidRPr="000E0400">
        <w:rPr>
          <w:rFonts w:ascii="Cascadia Mono" w:hAnsi="Cascadia Mono" w:cs="Cascadia Mono"/>
          <w:noProof w:val="0"/>
          <w:color w:val="000000"/>
          <w:kern w:val="0"/>
          <w:sz w:val="24"/>
          <w:szCs w:val="24"/>
          <w:lang w:val="en-US"/>
        </w:rPr>
        <w:t xml:space="preserve"> </w:t>
      </w:r>
      <w:r w:rsidRPr="000E0400">
        <w:rPr>
          <w:rFonts w:ascii="Cascadia Mono" w:hAnsi="Cascadia Mono" w:cs="Cascadia Mono"/>
          <w:noProof w:val="0"/>
          <w:color w:val="0000FF"/>
          <w:kern w:val="0"/>
          <w:sz w:val="24"/>
          <w:szCs w:val="24"/>
          <w:lang w:val="en-US"/>
        </w:rPr>
        <w:t>Status</w:t>
      </w:r>
      <w:r w:rsidRPr="000E0400">
        <w:rPr>
          <w:rFonts w:ascii="Cascadia Mono" w:hAnsi="Cascadia Mono" w:cs="Cascadia Mono"/>
          <w:noProof w:val="0"/>
          <w:color w:val="000000"/>
          <w:kern w:val="0"/>
          <w:sz w:val="24"/>
          <w:szCs w:val="24"/>
          <w:lang w:val="en-US"/>
        </w:rPr>
        <w:t xml:space="preserve"> </w:t>
      </w:r>
      <w:r w:rsidRPr="000E0400">
        <w:rPr>
          <w:rFonts w:ascii="Cascadia Mono" w:hAnsi="Cascadia Mono" w:cs="Cascadia Mono"/>
          <w:noProof w:val="0"/>
          <w:color w:val="0000FF"/>
          <w:kern w:val="0"/>
          <w:sz w:val="24"/>
          <w:szCs w:val="24"/>
          <w:lang w:val="en-US"/>
        </w:rPr>
        <w:t>FROM</w:t>
      </w:r>
      <w:r w:rsidRPr="000E0400">
        <w:rPr>
          <w:rFonts w:ascii="Cascadia Mono" w:hAnsi="Cascadia Mono" w:cs="Cascadia Mono"/>
          <w:noProof w:val="0"/>
          <w:color w:val="000000"/>
          <w:kern w:val="0"/>
          <w:sz w:val="24"/>
          <w:szCs w:val="24"/>
          <w:lang w:val="en-US"/>
        </w:rPr>
        <w:t xml:space="preserve"> </w:t>
      </w:r>
      <w:proofErr w:type="spellStart"/>
      <w:r w:rsidRPr="000E0400">
        <w:rPr>
          <w:rFonts w:ascii="Cascadia Mono" w:hAnsi="Cascadia Mono" w:cs="Cascadia Mono"/>
          <w:noProof w:val="0"/>
          <w:color w:val="000000"/>
          <w:kern w:val="0"/>
          <w:sz w:val="24"/>
          <w:szCs w:val="24"/>
          <w:lang w:val="en-US"/>
        </w:rPr>
        <w:t>TableStatusView</w:t>
      </w:r>
      <w:proofErr w:type="spellEnd"/>
      <w:r w:rsidRPr="000E0400">
        <w:rPr>
          <w:rFonts w:ascii="Cascadia Mono" w:hAnsi="Cascadia Mono" w:cs="Cascadia Mono"/>
          <w:noProof w:val="0"/>
          <w:color w:val="000000"/>
          <w:kern w:val="0"/>
          <w:sz w:val="24"/>
          <w:szCs w:val="24"/>
          <w:lang w:val="en-US"/>
        </w:rPr>
        <w:t xml:space="preserve"> </w:t>
      </w:r>
      <w:r w:rsidRPr="000E0400">
        <w:rPr>
          <w:rFonts w:ascii="Cascadia Mono" w:hAnsi="Cascadia Mono" w:cs="Cascadia Mono"/>
          <w:noProof w:val="0"/>
          <w:color w:val="0000FF"/>
          <w:kern w:val="0"/>
          <w:sz w:val="24"/>
          <w:szCs w:val="24"/>
          <w:lang w:val="en-US"/>
        </w:rPr>
        <w:t>WHERE</w:t>
      </w:r>
      <w:r w:rsidRPr="000E0400">
        <w:rPr>
          <w:rFonts w:ascii="Cascadia Mono" w:hAnsi="Cascadia Mono" w:cs="Cascadia Mono"/>
          <w:noProof w:val="0"/>
          <w:color w:val="000000"/>
          <w:kern w:val="0"/>
          <w:sz w:val="24"/>
          <w:szCs w:val="24"/>
          <w:lang w:val="en-US"/>
        </w:rPr>
        <w:t xml:space="preserve"> ID </w:t>
      </w:r>
      <w:r w:rsidRPr="000E0400">
        <w:rPr>
          <w:rFonts w:ascii="Cascadia Mono" w:hAnsi="Cascadia Mono" w:cs="Cascadia Mono"/>
          <w:noProof w:val="0"/>
          <w:color w:val="808080"/>
          <w:kern w:val="0"/>
          <w:sz w:val="24"/>
          <w:szCs w:val="24"/>
          <w:lang w:val="en-US"/>
        </w:rPr>
        <w:t>=</w:t>
      </w:r>
      <w:r w:rsidRPr="000E0400">
        <w:rPr>
          <w:rFonts w:ascii="Cascadia Mono" w:hAnsi="Cascadia Mono" w:cs="Cascadia Mono"/>
          <w:noProof w:val="0"/>
          <w:color w:val="000000"/>
          <w:kern w:val="0"/>
          <w:sz w:val="24"/>
          <w:szCs w:val="24"/>
          <w:lang w:val="en-US"/>
        </w:rPr>
        <w:t xml:space="preserve"> @tableID</w:t>
      </w:r>
      <w:r w:rsidRPr="000E0400">
        <w:rPr>
          <w:rFonts w:ascii="Cascadia Mono" w:hAnsi="Cascadia Mono" w:cs="Cascadia Mono"/>
          <w:noProof w:val="0"/>
          <w:color w:val="808080"/>
          <w:kern w:val="0"/>
          <w:sz w:val="24"/>
          <w:szCs w:val="24"/>
          <w:lang w:val="en-US"/>
        </w:rPr>
        <w:t>)</w:t>
      </w:r>
      <w:r w:rsidRPr="000E0400">
        <w:rPr>
          <w:rFonts w:ascii="Cascadia Mono" w:hAnsi="Cascadia Mono" w:cs="Cascadia Mono"/>
          <w:noProof w:val="0"/>
          <w:color w:val="000000"/>
          <w:kern w:val="0"/>
          <w:sz w:val="24"/>
          <w:szCs w:val="24"/>
          <w:lang w:val="en-US"/>
        </w:rPr>
        <w:t xml:space="preserve"> </w:t>
      </w:r>
      <w:r w:rsidRPr="000E0400">
        <w:rPr>
          <w:rFonts w:ascii="Cascadia Mono" w:hAnsi="Cascadia Mono" w:cs="Cascadia Mono"/>
          <w:noProof w:val="0"/>
          <w:color w:val="808080"/>
          <w:kern w:val="0"/>
          <w:sz w:val="24"/>
          <w:szCs w:val="24"/>
          <w:lang w:val="en-US"/>
        </w:rPr>
        <w:t>=</w:t>
      </w:r>
      <w:r w:rsidRPr="000E0400">
        <w:rPr>
          <w:rFonts w:ascii="Cascadia Mono" w:hAnsi="Cascadia Mono" w:cs="Cascadia Mono"/>
          <w:noProof w:val="0"/>
          <w:color w:val="000000"/>
          <w:kern w:val="0"/>
          <w:sz w:val="24"/>
          <w:szCs w:val="24"/>
          <w:lang w:val="en-US"/>
        </w:rPr>
        <w:t xml:space="preserve"> </w:t>
      </w:r>
      <w:r w:rsidRPr="000E0400">
        <w:rPr>
          <w:rFonts w:ascii="Cascadia Mono" w:hAnsi="Cascadia Mono" w:cs="Cascadia Mono"/>
          <w:noProof w:val="0"/>
          <w:color w:val="FF0000"/>
          <w:kern w:val="0"/>
          <w:sz w:val="24"/>
          <w:szCs w:val="24"/>
          <w:lang w:val="en-US"/>
        </w:rPr>
        <w:t>'Occupied'</w:t>
      </w:r>
    </w:p>
    <w:p w14:paraId="5516965D" w14:textId="77777777" w:rsidR="00020EA5" w:rsidRPr="000E0400" w:rsidRDefault="00020EA5" w:rsidP="00020E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0400">
        <w:rPr>
          <w:rFonts w:ascii="Cascadia Mono" w:hAnsi="Cascadia Mono" w:cs="Cascadia Mono"/>
          <w:noProof w:val="0"/>
          <w:color w:val="000000"/>
          <w:kern w:val="0"/>
          <w:sz w:val="24"/>
          <w:szCs w:val="24"/>
          <w:lang w:val="en-US"/>
        </w:rPr>
        <w:tab/>
      </w:r>
      <w:r w:rsidRPr="000E0400">
        <w:rPr>
          <w:rFonts w:ascii="Cascadia Mono" w:hAnsi="Cascadia Mono" w:cs="Cascadia Mono"/>
          <w:noProof w:val="0"/>
          <w:color w:val="0000FF"/>
          <w:kern w:val="0"/>
          <w:sz w:val="24"/>
          <w:szCs w:val="24"/>
          <w:lang w:val="en-US"/>
        </w:rPr>
        <w:t>BEGIN</w:t>
      </w:r>
    </w:p>
    <w:p w14:paraId="5E935735" w14:textId="77777777" w:rsidR="00020EA5" w:rsidRPr="000E0400" w:rsidRDefault="00020EA5" w:rsidP="00020E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0400">
        <w:rPr>
          <w:rFonts w:ascii="Cascadia Mono" w:hAnsi="Cascadia Mono" w:cs="Cascadia Mono"/>
          <w:noProof w:val="0"/>
          <w:color w:val="000000"/>
          <w:kern w:val="0"/>
          <w:sz w:val="24"/>
          <w:szCs w:val="24"/>
          <w:lang w:val="en-US"/>
        </w:rPr>
        <w:tab/>
      </w:r>
      <w:r w:rsidRPr="000E0400">
        <w:rPr>
          <w:rFonts w:ascii="Cascadia Mono" w:hAnsi="Cascadia Mono" w:cs="Cascadia Mono"/>
          <w:noProof w:val="0"/>
          <w:color w:val="000000"/>
          <w:kern w:val="0"/>
          <w:sz w:val="24"/>
          <w:szCs w:val="24"/>
          <w:lang w:val="en-US"/>
        </w:rPr>
        <w:tab/>
      </w:r>
      <w:r w:rsidRPr="000E0400">
        <w:rPr>
          <w:rFonts w:ascii="Cascadia Mono" w:hAnsi="Cascadia Mono" w:cs="Cascadia Mono"/>
          <w:noProof w:val="0"/>
          <w:color w:val="0000FF"/>
          <w:kern w:val="0"/>
          <w:sz w:val="24"/>
          <w:szCs w:val="24"/>
          <w:lang w:val="en-US"/>
        </w:rPr>
        <w:t>DECLARE</w:t>
      </w:r>
      <w:r w:rsidRPr="000E0400">
        <w:rPr>
          <w:rFonts w:ascii="Cascadia Mono" w:hAnsi="Cascadia Mono" w:cs="Cascadia Mono"/>
          <w:noProof w:val="0"/>
          <w:color w:val="000000"/>
          <w:kern w:val="0"/>
          <w:sz w:val="24"/>
          <w:szCs w:val="24"/>
          <w:lang w:val="en-US"/>
        </w:rPr>
        <w:t xml:space="preserve"> @errorMessage </w:t>
      </w:r>
      <w:proofErr w:type="gramStart"/>
      <w:r w:rsidRPr="000E0400">
        <w:rPr>
          <w:rFonts w:ascii="Cascadia Mono" w:hAnsi="Cascadia Mono" w:cs="Cascadia Mono"/>
          <w:noProof w:val="0"/>
          <w:color w:val="0000FF"/>
          <w:kern w:val="0"/>
          <w:sz w:val="24"/>
          <w:szCs w:val="24"/>
          <w:lang w:val="en-US"/>
        </w:rPr>
        <w:t>NVARCHAR</w:t>
      </w:r>
      <w:r w:rsidRPr="000E0400">
        <w:rPr>
          <w:rFonts w:ascii="Cascadia Mono" w:hAnsi="Cascadia Mono" w:cs="Cascadia Mono"/>
          <w:noProof w:val="0"/>
          <w:color w:val="808080"/>
          <w:kern w:val="0"/>
          <w:sz w:val="24"/>
          <w:szCs w:val="24"/>
          <w:lang w:val="en-US"/>
        </w:rPr>
        <w:t>(</w:t>
      </w:r>
      <w:proofErr w:type="gramEnd"/>
      <w:r w:rsidRPr="000E0400">
        <w:rPr>
          <w:rFonts w:ascii="Cascadia Mono" w:hAnsi="Cascadia Mono" w:cs="Cascadia Mono"/>
          <w:noProof w:val="0"/>
          <w:color w:val="FF00FF"/>
          <w:kern w:val="0"/>
          <w:sz w:val="24"/>
          <w:szCs w:val="24"/>
          <w:lang w:val="en-US"/>
        </w:rPr>
        <w:t>max</w:t>
      </w:r>
      <w:r w:rsidRPr="000E0400">
        <w:rPr>
          <w:rFonts w:ascii="Cascadia Mono" w:hAnsi="Cascadia Mono" w:cs="Cascadia Mono"/>
          <w:noProof w:val="0"/>
          <w:color w:val="808080"/>
          <w:kern w:val="0"/>
          <w:sz w:val="24"/>
          <w:szCs w:val="24"/>
          <w:lang w:val="en-US"/>
        </w:rPr>
        <w:t>)</w:t>
      </w:r>
    </w:p>
    <w:p w14:paraId="55857BE5" w14:textId="77777777" w:rsidR="00020EA5" w:rsidRPr="000E0400" w:rsidRDefault="00020EA5" w:rsidP="00020E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0400">
        <w:rPr>
          <w:rFonts w:ascii="Cascadia Mono" w:hAnsi="Cascadia Mono" w:cs="Cascadia Mono"/>
          <w:noProof w:val="0"/>
          <w:color w:val="000000"/>
          <w:kern w:val="0"/>
          <w:sz w:val="24"/>
          <w:szCs w:val="24"/>
          <w:lang w:val="en-US"/>
        </w:rPr>
        <w:tab/>
      </w:r>
      <w:r w:rsidRPr="000E0400">
        <w:rPr>
          <w:rFonts w:ascii="Cascadia Mono" w:hAnsi="Cascadia Mono" w:cs="Cascadia Mono"/>
          <w:noProof w:val="0"/>
          <w:color w:val="000000"/>
          <w:kern w:val="0"/>
          <w:sz w:val="24"/>
          <w:szCs w:val="24"/>
          <w:lang w:val="en-US"/>
        </w:rPr>
        <w:tab/>
      </w:r>
      <w:r w:rsidRPr="000E0400">
        <w:rPr>
          <w:rFonts w:ascii="Cascadia Mono" w:hAnsi="Cascadia Mono" w:cs="Cascadia Mono"/>
          <w:noProof w:val="0"/>
          <w:color w:val="0000FF"/>
          <w:kern w:val="0"/>
          <w:sz w:val="24"/>
          <w:szCs w:val="24"/>
          <w:lang w:val="en-US"/>
        </w:rPr>
        <w:t>BEGIN</w:t>
      </w:r>
      <w:r w:rsidRPr="000E0400">
        <w:rPr>
          <w:rFonts w:ascii="Cascadia Mono" w:hAnsi="Cascadia Mono" w:cs="Cascadia Mono"/>
          <w:noProof w:val="0"/>
          <w:color w:val="000000"/>
          <w:kern w:val="0"/>
          <w:sz w:val="24"/>
          <w:szCs w:val="24"/>
          <w:lang w:val="en-US"/>
        </w:rPr>
        <w:t xml:space="preserve"> </w:t>
      </w:r>
      <w:r w:rsidRPr="000E0400">
        <w:rPr>
          <w:rFonts w:ascii="Cascadia Mono" w:hAnsi="Cascadia Mono" w:cs="Cascadia Mono"/>
          <w:noProof w:val="0"/>
          <w:color w:val="0000FF"/>
          <w:kern w:val="0"/>
          <w:sz w:val="24"/>
          <w:szCs w:val="24"/>
          <w:lang w:val="en-US"/>
        </w:rPr>
        <w:t>TRY</w:t>
      </w:r>
    </w:p>
    <w:p w14:paraId="7CEEF2C1" w14:textId="77777777" w:rsidR="00020EA5" w:rsidRPr="000E0400" w:rsidRDefault="00020EA5" w:rsidP="00020E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0400">
        <w:rPr>
          <w:rFonts w:ascii="Cascadia Mono" w:hAnsi="Cascadia Mono" w:cs="Cascadia Mono"/>
          <w:noProof w:val="0"/>
          <w:color w:val="000000"/>
          <w:kern w:val="0"/>
          <w:sz w:val="24"/>
          <w:szCs w:val="24"/>
          <w:lang w:val="en-US"/>
        </w:rPr>
        <w:tab/>
      </w:r>
      <w:r w:rsidRPr="000E0400">
        <w:rPr>
          <w:rFonts w:ascii="Cascadia Mono" w:hAnsi="Cascadia Mono" w:cs="Cascadia Mono"/>
          <w:noProof w:val="0"/>
          <w:color w:val="000000"/>
          <w:kern w:val="0"/>
          <w:sz w:val="24"/>
          <w:szCs w:val="24"/>
          <w:lang w:val="en-US"/>
        </w:rPr>
        <w:tab/>
      </w:r>
      <w:r w:rsidRPr="000E0400">
        <w:rPr>
          <w:rFonts w:ascii="Cascadia Mono" w:hAnsi="Cascadia Mono" w:cs="Cascadia Mono"/>
          <w:noProof w:val="0"/>
          <w:color w:val="000000"/>
          <w:kern w:val="0"/>
          <w:sz w:val="24"/>
          <w:szCs w:val="24"/>
          <w:lang w:val="en-US"/>
        </w:rPr>
        <w:tab/>
      </w:r>
      <w:r w:rsidRPr="000E0400">
        <w:rPr>
          <w:rFonts w:ascii="Cascadia Mono" w:hAnsi="Cascadia Mono" w:cs="Cascadia Mono"/>
          <w:noProof w:val="0"/>
          <w:color w:val="FF00FF"/>
          <w:kern w:val="0"/>
          <w:sz w:val="24"/>
          <w:szCs w:val="24"/>
          <w:lang w:val="en-US"/>
        </w:rPr>
        <w:t>UPDATE</w:t>
      </w:r>
      <w:r w:rsidRPr="000E0400">
        <w:rPr>
          <w:rFonts w:ascii="Cascadia Mono" w:hAnsi="Cascadia Mono" w:cs="Cascadia Mono"/>
          <w:noProof w:val="0"/>
          <w:color w:val="000000"/>
          <w:kern w:val="0"/>
          <w:sz w:val="24"/>
          <w:szCs w:val="24"/>
          <w:lang w:val="en-US"/>
        </w:rPr>
        <w:t xml:space="preserve"> [Table] </w:t>
      </w:r>
      <w:r w:rsidRPr="000E0400">
        <w:rPr>
          <w:rFonts w:ascii="Cascadia Mono" w:hAnsi="Cascadia Mono" w:cs="Cascadia Mono"/>
          <w:noProof w:val="0"/>
          <w:color w:val="0000FF"/>
          <w:kern w:val="0"/>
          <w:sz w:val="24"/>
          <w:szCs w:val="24"/>
          <w:lang w:val="en-US"/>
        </w:rPr>
        <w:t>SET</w:t>
      </w:r>
      <w:r w:rsidRPr="000E0400">
        <w:rPr>
          <w:rFonts w:ascii="Cascadia Mono" w:hAnsi="Cascadia Mono" w:cs="Cascadia Mono"/>
          <w:noProof w:val="0"/>
          <w:color w:val="000000"/>
          <w:kern w:val="0"/>
          <w:sz w:val="24"/>
          <w:szCs w:val="24"/>
          <w:lang w:val="en-US"/>
        </w:rPr>
        <w:t xml:space="preserve"> </w:t>
      </w:r>
      <w:r w:rsidRPr="000E0400">
        <w:rPr>
          <w:rFonts w:ascii="Cascadia Mono" w:hAnsi="Cascadia Mono" w:cs="Cascadia Mono"/>
          <w:noProof w:val="0"/>
          <w:color w:val="0000FF"/>
          <w:kern w:val="0"/>
          <w:sz w:val="24"/>
          <w:szCs w:val="24"/>
          <w:lang w:val="en-US"/>
        </w:rPr>
        <w:t>status</w:t>
      </w:r>
      <w:r w:rsidRPr="000E0400">
        <w:rPr>
          <w:rFonts w:ascii="Cascadia Mono" w:hAnsi="Cascadia Mono" w:cs="Cascadia Mono"/>
          <w:noProof w:val="0"/>
          <w:color w:val="000000"/>
          <w:kern w:val="0"/>
          <w:sz w:val="24"/>
          <w:szCs w:val="24"/>
          <w:lang w:val="en-US"/>
        </w:rPr>
        <w:t xml:space="preserve"> </w:t>
      </w:r>
      <w:r w:rsidRPr="000E0400">
        <w:rPr>
          <w:rFonts w:ascii="Cascadia Mono" w:hAnsi="Cascadia Mono" w:cs="Cascadia Mono"/>
          <w:noProof w:val="0"/>
          <w:color w:val="808080"/>
          <w:kern w:val="0"/>
          <w:sz w:val="24"/>
          <w:szCs w:val="24"/>
          <w:lang w:val="en-US"/>
        </w:rPr>
        <w:t>=</w:t>
      </w:r>
      <w:r w:rsidRPr="000E0400">
        <w:rPr>
          <w:rFonts w:ascii="Cascadia Mono" w:hAnsi="Cascadia Mono" w:cs="Cascadia Mono"/>
          <w:noProof w:val="0"/>
          <w:color w:val="000000"/>
          <w:kern w:val="0"/>
          <w:sz w:val="24"/>
          <w:szCs w:val="24"/>
          <w:lang w:val="en-US"/>
        </w:rPr>
        <w:t xml:space="preserve"> </w:t>
      </w:r>
      <w:r w:rsidRPr="000E0400">
        <w:rPr>
          <w:rFonts w:ascii="Cascadia Mono" w:hAnsi="Cascadia Mono" w:cs="Cascadia Mono"/>
          <w:noProof w:val="0"/>
          <w:color w:val="FF0000"/>
          <w:kern w:val="0"/>
          <w:sz w:val="24"/>
          <w:szCs w:val="24"/>
          <w:lang w:val="en-US"/>
        </w:rPr>
        <w:t>'Available'</w:t>
      </w:r>
      <w:r w:rsidRPr="000E0400">
        <w:rPr>
          <w:rFonts w:ascii="Cascadia Mono" w:hAnsi="Cascadia Mono" w:cs="Cascadia Mono"/>
          <w:noProof w:val="0"/>
          <w:color w:val="000000"/>
          <w:kern w:val="0"/>
          <w:sz w:val="24"/>
          <w:szCs w:val="24"/>
          <w:lang w:val="en-US"/>
        </w:rPr>
        <w:t xml:space="preserve"> </w:t>
      </w:r>
      <w:r w:rsidRPr="000E0400">
        <w:rPr>
          <w:rFonts w:ascii="Cascadia Mono" w:hAnsi="Cascadia Mono" w:cs="Cascadia Mono"/>
          <w:noProof w:val="0"/>
          <w:color w:val="0000FF"/>
          <w:kern w:val="0"/>
          <w:sz w:val="24"/>
          <w:szCs w:val="24"/>
          <w:lang w:val="en-US"/>
        </w:rPr>
        <w:t>WHERE</w:t>
      </w:r>
      <w:r w:rsidRPr="000E0400">
        <w:rPr>
          <w:rFonts w:ascii="Cascadia Mono" w:hAnsi="Cascadia Mono" w:cs="Cascadia Mono"/>
          <w:noProof w:val="0"/>
          <w:color w:val="000000"/>
          <w:kern w:val="0"/>
          <w:sz w:val="24"/>
          <w:szCs w:val="24"/>
          <w:lang w:val="en-US"/>
        </w:rPr>
        <w:t xml:space="preserve"> ID </w:t>
      </w:r>
      <w:r w:rsidRPr="000E0400">
        <w:rPr>
          <w:rFonts w:ascii="Cascadia Mono" w:hAnsi="Cascadia Mono" w:cs="Cascadia Mono"/>
          <w:noProof w:val="0"/>
          <w:color w:val="808080"/>
          <w:kern w:val="0"/>
          <w:sz w:val="24"/>
          <w:szCs w:val="24"/>
          <w:lang w:val="en-US"/>
        </w:rPr>
        <w:t>=</w:t>
      </w:r>
      <w:r w:rsidRPr="000E0400">
        <w:rPr>
          <w:rFonts w:ascii="Cascadia Mono" w:hAnsi="Cascadia Mono" w:cs="Cascadia Mono"/>
          <w:noProof w:val="0"/>
          <w:color w:val="000000"/>
          <w:kern w:val="0"/>
          <w:sz w:val="24"/>
          <w:szCs w:val="24"/>
          <w:lang w:val="en-US"/>
        </w:rPr>
        <w:t xml:space="preserve"> @tableID</w:t>
      </w:r>
    </w:p>
    <w:p w14:paraId="75E3CBE6" w14:textId="77777777" w:rsidR="00020EA5" w:rsidRPr="000E0400" w:rsidRDefault="00020EA5" w:rsidP="00020E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0400">
        <w:rPr>
          <w:rFonts w:ascii="Cascadia Mono" w:hAnsi="Cascadia Mono" w:cs="Cascadia Mono"/>
          <w:noProof w:val="0"/>
          <w:color w:val="000000"/>
          <w:kern w:val="0"/>
          <w:sz w:val="24"/>
          <w:szCs w:val="24"/>
          <w:lang w:val="en-US"/>
        </w:rPr>
        <w:tab/>
      </w:r>
      <w:r w:rsidRPr="000E0400">
        <w:rPr>
          <w:rFonts w:ascii="Cascadia Mono" w:hAnsi="Cascadia Mono" w:cs="Cascadia Mono"/>
          <w:noProof w:val="0"/>
          <w:color w:val="000000"/>
          <w:kern w:val="0"/>
          <w:sz w:val="24"/>
          <w:szCs w:val="24"/>
          <w:lang w:val="en-US"/>
        </w:rPr>
        <w:tab/>
      </w:r>
      <w:r w:rsidRPr="000E0400">
        <w:rPr>
          <w:rFonts w:ascii="Cascadia Mono" w:hAnsi="Cascadia Mono" w:cs="Cascadia Mono"/>
          <w:noProof w:val="0"/>
          <w:color w:val="0000FF"/>
          <w:kern w:val="0"/>
          <w:sz w:val="24"/>
          <w:szCs w:val="24"/>
          <w:lang w:val="en-US"/>
        </w:rPr>
        <w:t>END</w:t>
      </w:r>
      <w:r w:rsidRPr="000E0400">
        <w:rPr>
          <w:rFonts w:ascii="Cascadia Mono" w:hAnsi="Cascadia Mono" w:cs="Cascadia Mono"/>
          <w:noProof w:val="0"/>
          <w:color w:val="000000"/>
          <w:kern w:val="0"/>
          <w:sz w:val="24"/>
          <w:szCs w:val="24"/>
          <w:lang w:val="en-US"/>
        </w:rPr>
        <w:t xml:space="preserve"> </w:t>
      </w:r>
      <w:r w:rsidRPr="000E0400">
        <w:rPr>
          <w:rFonts w:ascii="Cascadia Mono" w:hAnsi="Cascadia Mono" w:cs="Cascadia Mono"/>
          <w:noProof w:val="0"/>
          <w:color w:val="0000FF"/>
          <w:kern w:val="0"/>
          <w:sz w:val="24"/>
          <w:szCs w:val="24"/>
          <w:lang w:val="en-US"/>
        </w:rPr>
        <w:t>TRY</w:t>
      </w:r>
    </w:p>
    <w:p w14:paraId="3F122513" w14:textId="77777777" w:rsidR="00020EA5" w:rsidRPr="000E0400" w:rsidRDefault="00020EA5" w:rsidP="00020E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0400">
        <w:rPr>
          <w:rFonts w:ascii="Cascadia Mono" w:hAnsi="Cascadia Mono" w:cs="Cascadia Mono"/>
          <w:noProof w:val="0"/>
          <w:color w:val="000000"/>
          <w:kern w:val="0"/>
          <w:sz w:val="24"/>
          <w:szCs w:val="24"/>
          <w:lang w:val="en-US"/>
        </w:rPr>
        <w:tab/>
      </w:r>
      <w:r w:rsidRPr="000E0400">
        <w:rPr>
          <w:rFonts w:ascii="Cascadia Mono" w:hAnsi="Cascadia Mono" w:cs="Cascadia Mono"/>
          <w:noProof w:val="0"/>
          <w:color w:val="000000"/>
          <w:kern w:val="0"/>
          <w:sz w:val="24"/>
          <w:szCs w:val="24"/>
          <w:lang w:val="en-US"/>
        </w:rPr>
        <w:tab/>
      </w:r>
      <w:r w:rsidRPr="000E0400">
        <w:rPr>
          <w:rFonts w:ascii="Cascadia Mono" w:hAnsi="Cascadia Mono" w:cs="Cascadia Mono"/>
          <w:noProof w:val="0"/>
          <w:color w:val="0000FF"/>
          <w:kern w:val="0"/>
          <w:sz w:val="24"/>
          <w:szCs w:val="24"/>
          <w:lang w:val="en-US"/>
        </w:rPr>
        <w:t>BEGIN</w:t>
      </w:r>
      <w:r w:rsidRPr="000E0400">
        <w:rPr>
          <w:rFonts w:ascii="Cascadia Mono" w:hAnsi="Cascadia Mono" w:cs="Cascadia Mono"/>
          <w:noProof w:val="0"/>
          <w:color w:val="000000"/>
          <w:kern w:val="0"/>
          <w:sz w:val="24"/>
          <w:szCs w:val="24"/>
          <w:lang w:val="en-US"/>
        </w:rPr>
        <w:t xml:space="preserve"> </w:t>
      </w:r>
      <w:r w:rsidRPr="000E0400">
        <w:rPr>
          <w:rFonts w:ascii="Cascadia Mono" w:hAnsi="Cascadia Mono" w:cs="Cascadia Mono"/>
          <w:noProof w:val="0"/>
          <w:color w:val="0000FF"/>
          <w:kern w:val="0"/>
          <w:sz w:val="24"/>
          <w:szCs w:val="24"/>
          <w:lang w:val="en-US"/>
        </w:rPr>
        <w:t>CATCH</w:t>
      </w:r>
    </w:p>
    <w:p w14:paraId="362520BF" w14:textId="77777777" w:rsidR="00020EA5" w:rsidRPr="000E0400" w:rsidRDefault="00020EA5" w:rsidP="00020E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0400">
        <w:rPr>
          <w:rFonts w:ascii="Cascadia Mono" w:hAnsi="Cascadia Mono" w:cs="Cascadia Mono"/>
          <w:noProof w:val="0"/>
          <w:color w:val="000000"/>
          <w:kern w:val="0"/>
          <w:sz w:val="24"/>
          <w:szCs w:val="24"/>
          <w:lang w:val="en-US"/>
        </w:rPr>
        <w:tab/>
      </w:r>
      <w:r w:rsidRPr="000E0400">
        <w:rPr>
          <w:rFonts w:ascii="Cascadia Mono" w:hAnsi="Cascadia Mono" w:cs="Cascadia Mono"/>
          <w:noProof w:val="0"/>
          <w:color w:val="000000"/>
          <w:kern w:val="0"/>
          <w:sz w:val="24"/>
          <w:szCs w:val="24"/>
          <w:lang w:val="en-US"/>
        </w:rPr>
        <w:tab/>
      </w:r>
      <w:r w:rsidRPr="000E0400">
        <w:rPr>
          <w:rFonts w:ascii="Cascadia Mono" w:hAnsi="Cascadia Mono" w:cs="Cascadia Mono"/>
          <w:noProof w:val="0"/>
          <w:color w:val="000000"/>
          <w:kern w:val="0"/>
          <w:sz w:val="24"/>
          <w:szCs w:val="24"/>
          <w:lang w:val="en-US"/>
        </w:rPr>
        <w:tab/>
      </w:r>
      <w:r w:rsidRPr="000E0400">
        <w:rPr>
          <w:rFonts w:ascii="Cascadia Mono" w:hAnsi="Cascadia Mono" w:cs="Cascadia Mono"/>
          <w:noProof w:val="0"/>
          <w:color w:val="0000FF"/>
          <w:kern w:val="0"/>
          <w:sz w:val="24"/>
          <w:szCs w:val="24"/>
          <w:lang w:val="en-US"/>
        </w:rPr>
        <w:t>SET</w:t>
      </w:r>
      <w:r w:rsidRPr="000E0400">
        <w:rPr>
          <w:rFonts w:ascii="Cascadia Mono" w:hAnsi="Cascadia Mono" w:cs="Cascadia Mono"/>
          <w:noProof w:val="0"/>
          <w:color w:val="000000"/>
          <w:kern w:val="0"/>
          <w:sz w:val="24"/>
          <w:szCs w:val="24"/>
          <w:lang w:val="en-US"/>
        </w:rPr>
        <w:t xml:space="preserve"> @errorMessage </w:t>
      </w:r>
      <w:r w:rsidRPr="000E0400">
        <w:rPr>
          <w:rFonts w:ascii="Cascadia Mono" w:hAnsi="Cascadia Mono" w:cs="Cascadia Mono"/>
          <w:noProof w:val="0"/>
          <w:color w:val="808080"/>
          <w:kern w:val="0"/>
          <w:sz w:val="24"/>
          <w:szCs w:val="24"/>
          <w:lang w:val="en-US"/>
        </w:rPr>
        <w:t>=</w:t>
      </w:r>
      <w:r w:rsidRPr="000E0400">
        <w:rPr>
          <w:rFonts w:ascii="Cascadia Mono" w:hAnsi="Cascadia Mono" w:cs="Cascadia Mono"/>
          <w:noProof w:val="0"/>
          <w:color w:val="000000"/>
          <w:kern w:val="0"/>
          <w:sz w:val="24"/>
          <w:szCs w:val="24"/>
          <w:lang w:val="en-US"/>
        </w:rPr>
        <w:t xml:space="preserve"> </w:t>
      </w:r>
      <w:r w:rsidRPr="000E0400">
        <w:rPr>
          <w:rFonts w:ascii="Cascadia Mono" w:hAnsi="Cascadia Mono" w:cs="Cascadia Mono"/>
          <w:noProof w:val="0"/>
          <w:color w:val="FF00FF"/>
          <w:kern w:val="0"/>
          <w:sz w:val="24"/>
          <w:szCs w:val="24"/>
          <w:lang w:val="en-US"/>
        </w:rPr>
        <w:t>ERROR_</w:t>
      </w:r>
      <w:proofErr w:type="gramStart"/>
      <w:r w:rsidRPr="000E0400">
        <w:rPr>
          <w:rFonts w:ascii="Cascadia Mono" w:hAnsi="Cascadia Mono" w:cs="Cascadia Mono"/>
          <w:noProof w:val="0"/>
          <w:color w:val="FF00FF"/>
          <w:kern w:val="0"/>
          <w:sz w:val="24"/>
          <w:szCs w:val="24"/>
          <w:lang w:val="en-US"/>
        </w:rPr>
        <w:t>MESSAGE</w:t>
      </w:r>
      <w:r w:rsidRPr="000E0400">
        <w:rPr>
          <w:rFonts w:ascii="Cascadia Mono" w:hAnsi="Cascadia Mono" w:cs="Cascadia Mono"/>
          <w:noProof w:val="0"/>
          <w:color w:val="808080"/>
          <w:kern w:val="0"/>
          <w:sz w:val="24"/>
          <w:szCs w:val="24"/>
          <w:lang w:val="en-US"/>
        </w:rPr>
        <w:t>(</w:t>
      </w:r>
      <w:proofErr w:type="gramEnd"/>
      <w:r w:rsidRPr="000E0400">
        <w:rPr>
          <w:rFonts w:ascii="Cascadia Mono" w:hAnsi="Cascadia Mono" w:cs="Cascadia Mono"/>
          <w:noProof w:val="0"/>
          <w:color w:val="808080"/>
          <w:kern w:val="0"/>
          <w:sz w:val="24"/>
          <w:szCs w:val="24"/>
          <w:lang w:val="en-US"/>
        </w:rPr>
        <w:t>)</w:t>
      </w:r>
    </w:p>
    <w:p w14:paraId="496606DE" w14:textId="77777777" w:rsidR="00020EA5" w:rsidRPr="000E0400" w:rsidRDefault="00020EA5" w:rsidP="00020E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0400">
        <w:rPr>
          <w:rFonts w:ascii="Cascadia Mono" w:hAnsi="Cascadia Mono" w:cs="Cascadia Mono"/>
          <w:noProof w:val="0"/>
          <w:color w:val="000000"/>
          <w:kern w:val="0"/>
          <w:sz w:val="24"/>
          <w:szCs w:val="24"/>
          <w:lang w:val="en-US"/>
        </w:rPr>
        <w:tab/>
      </w:r>
      <w:r w:rsidRPr="000E0400">
        <w:rPr>
          <w:rFonts w:ascii="Cascadia Mono" w:hAnsi="Cascadia Mono" w:cs="Cascadia Mono"/>
          <w:noProof w:val="0"/>
          <w:color w:val="000000"/>
          <w:kern w:val="0"/>
          <w:sz w:val="24"/>
          <w:szCs w:val="24"/>
          <w:lang w:val="en-US"/>
        </w:rPr>
        <w:tab/>
      </w:r>
      <w:r w:rsidRPr="000E0400">
        <w:rPr>
          <w:rFonts w:ascii="Cascadia Mono" w:hAnsi="Cascadia Mono" w:cs="Cascadia Mono"/>
          <w:noProof w:val="0"/>
          <w:color w:val="000000"/>
          <w:kern w:val="0"/>
          <w:sz w:val="24"/>
          <w:szCs w:val="24"/>
          <w:lang w:val="en-US"/>
        </w:rPr>
        <w:tab/>
      </w:r>
      <w:proofErr w:type="gramStart"/>
      <w:r w:rsidRPr="000E0400">
        <w:rPr>
          <w:rFonts w:ascii="Cascadia Mono" w:hAnsi="Cascadia Mono" w:cs="Cascadia Mono"/>
          <w:noProof w:val="0"/>
          <w:color w:val="0000FF"/>
          <w:kern w:val="0"/>
          <w:sz w:val="24"/>
          <w:szCs w:val="24"/>
          <w:lang w:val="en-US"/>
        </w:rPr>
        <w:t>RAISERROR</w:t>
      </w:r>
      <w:r w:rsidRPr="000E0400">
        <w:rPr>
          <w:rFonts w:ascii="Cascadia Mono" w:hAnsi="Cascadia Mono" w:cs="Cascadia Mono"/>
          <w:noProof w:val="0"/>
          <w:color w:val="808080"/>
          <w:kern w:val="0"/>
          <w:sz w:val="24"/>
          <w:szCs w:val="24"/>
          <w:lang w:val="en-US"/>
        </w:rPr>
        <w:t>(</w:t>
      </w:r>
      <w:proofErr w:type="gramEnd"/>
      <w:r w:rsidRPr="000E0400">
        <w:rPr>
          <w:rFonts w:ascii="Cascadia Mono" w:hAnsi="Cascadia Mono" w:cs="Cascadia Mono"/>
          <w:noProof w:val="0"/>
          <w:color w:val="000000"/>
          <w:kern w:val="0"/>
          <w:sz w:val="24"/>
          <w:szCs w:val="24"/>
          <w:lang w:val="en-US"/>
        </w:rPr>
        <w:t>@errorMessage</w:t>
      </w:r>
      <w:r w:rsidRPr="000E0400">
        <w:rPr>
          <w:rFonts w:ascii="Cascadia Mono" w:hAnsi="Cascadia Mono" w:cs="Cascadia Mono"/>
          <w:noProof w:val="0"/>
          <w:color w:val="808080"/>
          <w:kern w:val="0"/>
          <w:sz w:val="24"/>
          <w:szCs w:val="24"/>
          <w:lang w:val="en-US"/>
        </w:rPr>
        <w:t>,</w:t>
      </w:r>
      <w:r w:rsidRPr="000E0400">
        <w:rPr>
          <w:rFonts w:ascii="Cascadia Mono" w:hAnsi="Cascadia Mono" w:cs="Cascadia Mono"/>
          <w:noProof w:val="0"/>
          <w:color w:val="000000"/>
          <w:kern w:val="0"/>
          <w:sz w:val="24"/>
          <w:szCs w:val="24"/>
          <w:lang w:val="en-US"/>
        </w:rPr>
        <w:t xml:space="preserve"> 16</w:t>
      </w:r>
      <w:r w:rsidRPr="000E0400">
        <w:rPr>
          <w:rFonts w:ascii="Cascadia Mono" w:hAnsi="Cascadia Mono" w:cs="Cascadia Mono"/>
          <w:noProof w:val="0"/>
          <w:color w:val="808080"/>
          <w:kern w:val="0"/>
          <w:sz w:val="24"/>
          <w:szCs w:val="24"/>
          <w:lang w:val="en-US"/>
        </w:rPr>
        <w:t>,</w:t>
      </w:r>
      <w:r w:rsidRPr="000E0400">
        <w:rPr>
          <w:rFonts w:ascii="Cascadia Mono" w:hAnsi="Cascadia Mono" w:cs="Cascadia Mono"/>
          <w:noProof w:val="0"/>
          <w:color w:val="000000"/>
          <w:kern w:val="0"/>
          <w:sz w:val="24"/>
          <w:szCs w:val="24"/>
          <w:lang w:val="en-US"/>
        </w:rPr>
        <w:t xml:space="preserve"> 1</w:t>
      </w:r>
      <w:r w:rsidRPr="000E0400">
        <w:rPr>
          <w:rFonts w:ascii="Cascadia Mono" w:hAnsi="Cascadia Mono" w:cs="Cascadia Mono"/>
          <w:noProof w:val="0"/>
          <w:color w:val="808080"/>
          <w:kern w:val="0"/>
          <w:sz w:val="24"/>
          <w:szCs w:val="24"/>
          <w:lang w:val="en-US"/>
        </w:rPr>
        <w:t>)</w:t>
      </w:r>
    </w:p>
    <w:p w14:paraId="6A22576D" w14:textId="77777777" w:rsidR="00020EA5" w:rsidRPr="000E0400" w:rsidRDefault="00020EA5" w:rsidP="00020E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0400">
        <w:rPr>
          <w:rFonts w:ascii="Cascadia Mono" w:hAnsi="Cascadia Mono" w:cs="Cascadia Mono"/>
          <w:noProof w:val="0"/>
          <w:color w:val="000000"/>
          <w:kern w:val="0"/>
          <w:sz w:val="24"/>
          <w:szCs w:val="24"/>
          <w:lang w:val="en-US"/>
        </w:rPr>
        <w:tab/>
      </w:r>
      <w:r w:rsidRPr="000E0400">
        <w:rPr>
          <w:rFonts w:ascii="Cascadia Mono" w:hAnsi="Cascadia Mono" w:cs="Cascadia Mono"/>
          <w:noProof w:val="0"/>
          <w:color w:val="000000"/>
          <w:kern w:val="0"/>
          <w:sz w:val="24"/>
          <w:szCs w:val="24"/>
          <w:lang w:val="en-US"/>
        </w:rPr>
        <w:tab/>
      </w:r>
      <w:r w:rsidRPr="000E0400">
        <w:rPr>
          <w:rFonts w:ascii="Cascadia Mono" w:hAnsi="Cascadia Mono" w:cs="Cascadia Mono"/>
          <w:noProof w:val="0"/>
          <w:color w:val="0000FF"/>
          <w:kern w:val="0"/>
          <w:sz w:val="24"/>
          <w:szCs w:val="24"/>
          <w:lang w:val="en-US"/>
        </w:rPr>
        <w:t>END</w:t>
      </w:r>
      <w:r w:rsidRPr="000E0400">
        <w:rPr>
          <w:rFonts w:ascii="Cascadia Mono" w:hAnsi="Cascadia Mono" w:cs="Cascadia Mono"/>
          <w:noProof w:val="0"/>
          <w:color w:val="000000"/>
          <w:kern w:val="0"/>
          <w:sz w:val="24"/>
          <w:szCs w:val="24"/>
          <w:lang w:val="en-US"/>
        </w:rPr>
        <w:t xml:space="preserve"> </w:t>
      </w:r>
      <w:r w:rsidRPr="000E0400">
        <w:rPr>
          <w:rFonts w:ascii="Cascadia Mono" w:hAnsi="Cascadia Mono" w:cs="Cascadia Mono"/>
          <w:noProof w:val="0"/>
          <w:color w:val="0000FF"/>
          <w:kern w:val="0"/>
          <w:sz w:val="24"/>
          <w:szCs w:val="24"/>
          <w:lang w:val="en-US"/>
        </w:rPr>
        <w:t>CATCH</w:t>
      </w:r>
    </w:p>
    <w:p w14:paraId="4280D633" w14:textId="77777777" w:rsidR="00020EA5" w:rsidRPr="000E0400" w:rsidRDefault="00020EA5" w:rsidP="00020E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0400">
        <w:rPr>
          <w:rFonts w:ascii="Cascadia Mono" w:hAnsi="Cascadia Mono" w:cs="Cascadia Mono"/>
          <w:noProof w:val="0"/>
          <w:color w:val="000000"/>
          <w:kern w:val="0"/>
          <w:sz w:val="24"/>
          <w:szCs w:val="24"/>
          <w:lang w:val="en-US"/>
        </w:rPr>
        <w:tab/>
      </w:r>
      <w:r w:rsidRPr="000E0400">
        <w:rPr>
          <w:rFonts w:ascii="Cascadia Mono" w:hAnsi="Cascadia Mono" w:cs="Cascadia Mono"/>
          <w:noProof w:val="0"/>
          <w:color w:val="0000FF"/>
          <w:kern w:val="0"/>
          <w:sz w:val="24"/>
          <w:szCs w:val="24"/>
          <w:lang w:val="en-US"/>
        </w:rPr>
        <w:t>END</w:t>
      </w:r>
    </w:p>
    <w:p w14:paraId="63A6480E" w14:textId="77777777" w:rsidR="00020EA5" w:rsidRPr="000E0400" w:rsidRDefault="00020EA5" w:rsidP="00020E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0400">
        <w:rPr>
          <w:rFonts w:ascii="Cascadia Mono" w:hAnsi="Cascadia Mono" w:cs="Cascadia Mono"/>
          <w:noProof w:val="0"/>
          <w:color w:val="000000"/>
          <w:kern w:val="0"/>
          <w:sz w:val="24"/>
          <w:szCs w:val="24"/>
          <w:lang w:val="en-US"/>
        </w:rPr>
        <w:tab/>
      </w:r>
      <w:r w:rsidRPr="000E0400">
        <w:rPr>
          <w:rFonts w:ascii="Cascadia Mono" w:hAnsi="Cascadia Mono" w:cs="Cascadia Mono"/>
          <w:noProof w:val="0"/>
          <w:color w:val="0000FF"/>
          <w:kern w:val="0"/>
          <w:sz w:val="24"/>
          <w:szCs w:val="24"/>
          <w:lang w:val="en-US"/>
        </w:rPr>
        <w:t>ELSE</w:t>
      </w:r>
    </w:p>
    <w:p w14:paraId="7D271FA4" w14:textId="77777777" w:rsidR="00020EA5" w:rsidRPr="000E0400" w:rsidRDefault="00020EA5" w:rsidP="00020E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0400">
        <w:rPr>
          <w:rFonts w:ascii="Cascadia Mono" w:hAnsi="Cascadia Mono" w:cs="Cascadia Mono"/>
          <w:noProof w:val="0"/>
          <w:color w:val="000000"/>
          <w:kern w:val="0"/>
          <w:sz w:val="24"/>
          <w:szCs w:val="24"/>
          <w:lang w:val="en-US"/>
        </w:rPr>
        <w:tab/>
      </w:r>
      <w:r w:rsidRPr="000E0400">
        <w:rPr>
          <w:rFonts w:ascii="Cascadia Mono" w:hAnsi="Cascadia Mono" w:cs="Cascadia Mono"/>
          <w:noProof w:val="0"/>
          <w:color w:val="000000"/>
          <w:kern w:val="0"/>
          <w:sz w:val="24"/>
          <w:szCs w:val="24"/>
          <w:lang w:val="en-US"/>
        </w:rPr>
        <w:tab/>
      </w:r>
      <w:r w:rsidRPr="000E0400">
        <w:rPr>
          <w:rFonts w:ascii="Cascadia Mono" w:hAnsi="Cascadia Mono" w:cs="Cascadia Mono"/>
          <w:noProof w:val="0"/>
          <w:color w:val="0000FF"/>
          <w:kern w:val="0"/>
          <w:sz w:val="24"/>
          <w:szCs w:val="24"/>
          <w:lang w:val="en-US"/>
        </w:rPr>
        <w:t>THROW</w:t>
      </w:r>
      <w:r w:rsidRPr="000E0400">
        <w:rPr>
          <w:rFonts w:ascii="Cascadia Mono" w:hAnsi="Cascadia Mono" w:cs="Cascadia Mono"/>
          <w:noProof w:val="0"/>
          <w:color w:val="000000"/>
          <w:kern w:val="0"/>
          <w:sz w:val="24"/>
          <w:szCs w:val="24"/>
          <w:lang w:val="en-US"/>
        </w:rPr>
        <w:t xml:space="preserve"> 50000</w:t>
      </w:r>
      <w:r w:rsidRPr="000E0400">
        <w:rPr>
          <w:rFonts w:ascii="Cascadia Mono" w:hAnsi="Cascadia Mono" w:cs="Cascadia Mono"/>
          <w:noProof w:val="0"/>
          <w:color w:val="808080"/>
          <w:kern w:val="0"/>
          <w:sz w:val="24"/>
          <w:szCs w:val="24"/>
          <w:lang w:val="en-US"/>
        </w:rPr>
        <w:t>,</w:t>
      </w:r>
      <w:r w:rsidRPr="000E0400">
        <w:rPr>
          <w:rFonts w:ascii="Cascadia Mono" w:hAnsi="Cascadia Mono" w:cs="Cascadia Mono"/>
          <w:noProof w:val="0"/>
          <w:color w:val="000000"/>
          <w:kern w:val="0"/>
          <w:sz w:val="24"/>
          <w:szCs w:val="24"/>
          <w:lang w:val="en-US"/>
        </w:rPr>
        <w:t xml:space="preserve"> </w:t>
      </w:r>
      <w:r w:rsidRPr="000E0400">
        <w:rPr>
          <w:rFonts w:ascii="Cascadia Mono" w:hAnsi="Cascadia Mono" w:cs="Cascadia Mono"/>
          <w:noProof w:val="0"/>
          <w:color w:val="FF0000"/>
          <w:kern w:val="0"/>
          <w:sz w:val="24"/>
          <w:szCs w:val="24"/>
          <w:lang w:val="en-US"/>
        </w:rPr>
        <w:t>'</w:t>
      </w:r>
      <w:proofErr w:type="spellStart"/>
      <w:r w:rsidRPr="000E0400">
        <w:rPr>
          <w:rFonts w:ascii="Cascadia Mono" w:hAnsi="Cascadia Mono" w:cs="Cascadia Mono"/>
          <w:noProof w:val="0"/>
          <w:color w:val="FF0000"/>
          <w:kern w:val="0"/>
          <w:sz w:val="24"/>
          <w:szCs w:val="24"/>
          <w:lang w:val="en-US"/>
        </w:rPr>
        <w:t>Bàn</w:t>
      </w:r>
      <w:proofErr w:type="spellEnd"/>
      <w:r w:rsidRPr="000E0400">
        <w:rPr>
          <w:rFonts w:ascii="Cascadia Mono" w:hAnsi="Cascadia Mono" w:cs="Cascadia Mono"/>
          <w:noProof w:val="0"/>
          <w:color w:val="FF0000"/>
          <w:kern w:val="0"/>
          <w:sz w:val="24"/>
          <w:szCs w:val="24"/>
          <w:lang w:val="en-US"/>
        </w:rPr>
        <w:t xml:space="preserve"> </w:t>
      </w:r>
      <w:proofErr w:type="spellStart"/>
      <w:r w:rsidRPr="000E0400">
        <w:rPr>
          <w:rFonts w:ascii="Cascadia Mono" w:hAnsi="Cascadia Mono" w:cs="Cascadia Mono"/>
          <w:noProof w:val="0"/>
          <w:color w:val="FF0000"/>
          <w:kern w:val="0"/>
          <w:sz w:val="24"/>
          <w:szCs w:val="24"/>
          <w:lang w:val="en-US"/>
        </w:rPr>
        <w:t>đang</w:t>
      </w:r>
      <w:proofErr w:type="spellEnd"/>
      <w:r w:rsidRPr="000E0400">
        <w:rPr>
          <w:rFonts w:ascii="Cascadia Mono" w:hAnsi="Cascadia Mono" w:cs="Cascadia Mono"/>
          <w:noProof w:val="0"/>
          <w:color w:val="FF0000"/>
          <w:kern w:val="0"/>
          <w:sz w:val="24"/>
          <w:szCs w:val="24"/>
          <w:lang w:val="en-US"/>
        </w:rPr>
        <w:t xml:space="preserve"> </w:t>
      </w:r>
      <w:proofErr w:type="spellStart"/>
      <w:r w:rsidRPr="000E0400">
        <w:rPr>
          <w:rFonts w:ascii="Cascadia Mono" w:hAnsi="Cascadia Mono" w:cs="Cascadia Mono"/>
          <w:noProof w:val="0"/>
          <w:color w:val="FF0000"/>
          <w:kern w:val="0"/>
          <w:sz w:val="24"/>
          <w:szCs w:val="24"/>
          <w:lang w:val="en-US"/>
        </w:rPr>
        <w:t>trống</w:t>
      </w:r>
      <w:proofErr w:type="spellEnd"/>
      <w:r w:rsidRPr="000E0400">
        <w:rPr>
          <w:rFonts w:ascii="Cascadia Mono" w:hAnsi="Cascadia Mono" w:cs="Cascadia Mono"/>
          <w:noProof w:val="0"/>
          <w:color w:val="FF0000"/>
          <w:kern w:val="0"/>
          <w:sz w:val="24"/>
          <w:szCs w:val="24"/>
          <w:lang w:val="en-US"/>
        </w:rPr>
        <w:t>'</w:t>
      </w:r>
      <w:r w:rsidRPr="000E0400">
        <w:rPr>
          <w:rFonts w:ascii="Cascadia Mono" w:hAnsi="Cascadia Mono" w:cs="Cascadia Mono"/>
          <w:noProof w:val="0"/>
          <w:color w:val="808080"/>
          <w:kern w:val="0"/>
          <w:sz w:val="24"/>
          <w:szCs w:val="24"/>
          <w:lang w:val="en-US"/>
        </w:rPr>
        <w:t>,</w:t>
      </w:r>
      <w:r w:rsidRPr="000E0400">
        <w:rPr>
          <w:rFonts w:ascii="Cascadia Mono" w:hAnsi="Cascadia Mono" w:cs="Cascadia Mono"/>
          <w:noProof w:val="0"/>
          <w:color w:val="000000"/>
          <w:kern w:val="0"/>
          <w:sz w:val="24"/>
          <w:szCs w:val="24"/>
          <w:lang w:val="en-US"/>
        </w:rPr>
        <w:t xml:space="preserve"> </w:t>
      </w:r>
      <w:proofErr w:type="gramStart"/>
      <w:r w:rsidRPr="000E0400">
        <w:rPr>
          <w:rFonts w:ascii="Cascadia Mono" w:hAnsi="Cascadia Mono" w:cs="Cascadia Mono"/>
          <w:noProof w:val="0"/>
          <w:color w:val="000000"/>
          <w:kern w:val="0"/>
          <w:sz w:val="24"/>
          <w:szCs w:val="24"/>
          <w:lang w:val="en-US"/>
        </w:rPr>
        <w:t>1</w:t>
      </w:r>
      <w:proofErr w:type="gramEnd"/>
    </w:p>
    <w:p w14:paraId="60F5DF9F" w14:textId="77777777" w:rsidR="00020EA5" w:rsidRPr="000E0400" w:rsidRDefault="00020EA5" w:rsidP="00020E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0400">
        <w:rPr>
          <w:rFonts w:ascii="Cascadia Mono" w:hAnsi="Cascadia Mono" w:cs="Cascadia Mono"/>
          <w:noProof w:val="0"/>
          <w:color w:val="000000"/>
          <w:kern w:val="0"/>
          <w:sz w:val="24"/>
          <w:szCs w:val="24"/>
          <w:lang w:val="en-US"/>
        </w:rPr>
        <w:tab/>
      </w:r>
      <w:r w:rsidRPr="000E0400">
        <w:rPr>
          <w:rFonts w:ascii="Cascadia Mono" w:hAnsi="Cascadia Mono" w:cs="Cascadia Mono"/>
          <w:noProof w:val="0"/>
          <w:color w:val="000000"/>
          <w:kern w:val="0"/>
          <w:sz w:val="24"/>
          <w:szCs w:val="24"/>
          <w:lang w:val="en-US"/>
        </w:rPr>
        <w:tab/>
      </w:r>
      <w:r w:rsidRPr="000E0400">
        <w:rPr>
          <w:rFonts w:ascii="Cascadia Mono" w:hAnsi="Cascadia Mono" w:cs="Cascadia Mono"/>
          <w:noProof w:val="0"/>
          <w:color w:val="0000FF"/>
          <w:kern w:val="0"/>
          <w:sz w:val="24"/>
          <w:szCs w:val="24"/>
          <w:lang w:val="en-US"/>
        </w:rPr>
        <w:t>RETURN</w:t>
      </w:r>
    </w:p>
    <w:p w14:paraId="5390B924" w14:textId="77777777" w:rsidR="00020EA5" w:rsidRPr="000E0400" w:rsidRDefault="00020EA5" w:rsidP="00020E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0400">
        <w:rPr>
          <w:rFonts w:ascii="Cascadia Mono" w:hAnsi="Cascadia Mono" w:cs="Cascadia Mono"/>
          <w:noProof w:val="0"/>
          <w:color w:val="0000FF"/>
          <w:kern w:val="0"/>
          <w:sz w:val="24"/>
          <w:szCs w:val="24"/>
          <w:lang w:val="en-US"/>
        </w:rPr>
        <w:t>END</w:t>
      </w:r>
    </w:p>
    <w:p w14:paraId="225D6296" w14:textId="721B86DF" w:rsidR="0079645D" w:rsidRPr="000E0400" w:rsidRDefault="00020EA5" w:rsidP="00020EA5">
      <w:pPr>
        <w:pStyle w:val="ListParagraph"/>
        <w:pBdr>
          <w:top w:val="single" w:sz="4" w:space="1" w:color="auto"/>
          <w:left w:val="single" w:sz="4" w:space="4" w:color="auto"/>
          <w:bottom w:val="single" w:sz="4" w:space="1" w:color="auto"/>
          <w:right w:val="single" w:sz="4" w:space="4" w:color="auto"/>
        </w:pBdr>
        <w:spacing w:after="0" w:line="360" w:lineRule="auto"/>
        <w:ind w:left="1584"/>
        <w:rPr>
          <w:rFonts w:ascii="Times New Roman" w:hAnsi="Times New Roman" w:cs="Times New Roman"/>
          <w:sz w:val="24"/>
          <w:szCs w:val="24"/>
          <w:u w:val="single"/>
          <w:lang w:val="en-US"/>
        </w:rPr>
      </w:pPr>
      <w:r w:rsidRPr="000E0400">
        <w:rPr>
          <w:rFonts w:ascii="Cascadia Mono" w:hAnsi="Cascadia Mono" w:cs="Cascadia Mono"/>
          <w:noProof w:val="0"/>
          <w:color w:val="0000FF"/>
          <w:kern w:val="0"/>
          <w:sz w:val="24"/>
          <w:szCs w:val="24"/>
          <w:lang w:val="en-US"/>
        </w:rPr>
        <w:lastRenderedPageBreak/>
        <w:t>GO</w:t>
      </w:r>
    </w:p>
    <w:p w14:paraId="3ED3F2E8" w14:textId="77777777" w:rsidR="0079645D" w:rsidRDefault="0079645D" w:rsidP="0079645D">
      <w:pPr>
        <w:pStyle w:val="ListParagraph"/>
        <w:spacing w:after="0" w:line="360" w:lineRule="auto"/>
        <w:ind w:left="1584"/>
        <w:rPr>
          <w:rFonts w:ascii="Times New Roman" w:hAnsi="Times New Roman" w:cs="Times New Roman"/>
          <w:sz w:val="28"/>
          <w:szCs w:val="28"/>
          <w:u w:val="single"/>
          <w:lang w:val="en-US"/>
        </w:rPr>
      </w:pPr>
    </w:p>
    <w:p w14:paraId="0BAAFD09" w14:textId="4B43E3AA" w:rsidR="0079645D" w:rsidRPr="0079645D" w:rsidRDefault="0079645D" w:rsidP="0079645D">
      <w:pPr>
        <w:pStyle w:val="ListParagraph"/>
        <w:spacing w:after="0" w:line="360" w:lineRule="auto"/>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C# code:</w:t>
      </w:r>
    </w:p>
    <w:p w14:paraId="6973138A" w14:textId="77777777" w:rsidR="000E0400" w:rsidRPr="000E0400" w:rsidRDefault="000E0400" w:rsidP="000E04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0400">
        <w:rPr>
          <w:rFonts w:ascii="Cascadia Mono" w:hAnsi="Cascadia Mono" w:cs="Cascadia Mono"/>
          <w:noProof w:val="0"/>
          <w:color w:val="000000"/>
          <w:kern w:val="0"/>
          <w:sz w:val="24"/>
          <w:szCs w:val="24"/>
          <w:lang w:val="en-US"/>
        </w:rPr>
        <w:t>try</w:t>
      </w:r>
    </w:p>
    <w:p w14:paraId="7EC176C3" w14:textId="77777777" w:rsidR="000E0400" w:rsidRPr="000E0400" w:rsidRDefault="000E0400" w:rsidP="000E04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0400">
        <w:rPr>
          <w:rFonts w:ascii="Cascadia Mono" w:hAnsi="Cascadia Mono" w:cs="Cascadia Mono"/>
          <w:noProof w:val="0"/>
          <w:color w:val="000000"/>
          <w:kern w:val="0"/>
          <w:sz w:val="24"/>
          <w:szCs w:val="24"/>
          <w:lang w:val="en-US"/>
        </w:rPr>
        <w:t>{</w:t>
      </w:r>
    </w:p>
    <w:p w14:paraId="5EF60AAD" w14:textId="77777777" w:rsidR="000E0400" w:rsidRPr="000E0400" w:rsidRDefault="000E0400" w:rsidP="000E04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0400">
        <w:rPr>
          <w:rFonts w:ascii="Cascadia Mono" w:hAnsi="Cascadia Mono" w:cs="Cascadia Mono"/>
          <w:noProof w:val="0"/>
          <w:color w:val="000000"/>
          <w:kern w:val="0"/>
          <w:sz w:val="24"/>
          <w:szCs w:val="24"/>
          <w:lang w:val="en-US"/>
        </w:rPr>
        <w:t xml:space="preserve">    if (check)</w:t>
      </w:r>
    </w:p>
    <w:p w14:paraId="20048829" w14:textId="77777777" w:rsidR="000E0400" w:rsidRPr="000E0400" w:rsidRDefault="000E0400" w:rsidP="000E04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0400">
        <w:rPr>
          <w:rFonts w:ascii="Cascadia Mono" w:hAnsi="Cascadia Mono" w:cs="Cascadia Mono"/>
          <w:noProof w:val="0"/>
          <w:color w:val="000000"/>
          <w:kern w:val="0"/>
          <w:sz w:val="24"/>
          <w:szCs w:val="24"/>
          <w:lang w:val="en-US"/>
        </w:rPr>
        <w:t xml:space="preserve">    {</w:t>
      </w:r>
    </w:p>
    <w:p w14:paraId="68E8434A" w14:textId="77777777" w:rsidR="000E0400" w:rsidRPr="000E0400" w:rsidRDefault="000E0400" w:rsidP="000E04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0400">
        <w:rPr>
          <w:rFonts w:ascii="Cascadia Mono" w:hAnsi="Cascadia Mono" w:cs="Cascadia Mono"/>
          <w:noProof w:val="0"/>
          <w:color w:val="000000"/>
          <w:kern w:val="0"/>
          <w:sz w:val="24"/>
          <w:szCs w:val="24"/>
          <w:lang w:val="en-US"/>
        </w:rPr>
        <w:t xml:space="preserve">        if (</w:t>
      </w:r>
      <w:proofErr w:type="spellStart"/>
      <w:proofErr w:type="gramStart"/>
      <w:r w:rsidRPr="000E0400">
        <w:rPr>
          <w:rFonts w:ascii="Cascadia Mono" w:hAnsi="Cascadia Mono" w:cs="Cascadia Mono"/>
          <w:noProof w:val="0"/>
          <w:color w:val="000000"/>
          <w:kern w:val="0"/>
          <w:sz w:val="24"/>
          <w:szCs w:val="24"/>
          <w:lang w:val="en-US"/>
        </w:rPr>
        <w:t>DataProvider.Instance.ExecuteNonQuery</w:t>
      </w:r>
      <w:proofErr w:type="spellEnd"/>
      <w:proofErr w:type="gramEnd"/>
      <w:r w:rsidRPr="000E0400">
        <w:rPr>
          <w:rFonts w:ascii="Cascadia Mono" w:hAnsi="Cascadia Mono" w:cs="Cascadia Mono"/>
          <w:noProof w:val="0"/>
          <w:color w:val="000000"/>
          <w:kern w:val="0"/>
          <w:sz w:val="24"/>
          <w:szCs w:val="24"/>
          <w:lang w:val="en-US"/>
        </w:rPr>
        <w:t xml:space="preserve">("EXEC </w:t>
      </w:r>
      <w:proofErr w:type="spellStart"/>
      <w:r w:rsidRPr="000E0400">
        <w:rPr>
          <w:rFonts w:ascii="Cascadia Mono" w:hAnsi="Cascadia Mono" w:cs="Cascadia Mono"/>
          <w:noProof w:val="0"/>
          <w:color w:val="000000"/>
          <w:kern w:val="0"/>
          <w:sz w:val="24"/>
          <w:szCs w:val="24"/>
          <w:lang w:val="en-US"/>
        </w:rPr>
        <w:t>updateTableStatus</w:t>
      </w:r>
      <w:proofErr w:type="spellEnd"/>
      <w:r w:rsidRPr="000E0400">
        <w:rPr>
          <w:rFonts w:ascii="Cascadia Mono" w:hAnsi="Cascadia Mono" w:cs="Cascadia Mono"/>
          <w:noProof w:val="0"/>
          <w:color w:val="000000"/>
          <w:kern w:val="0"/>
          <w:sz w:val="24"/>
          <w:szCs w:val="24"/>
          <w:lang w:val="en-US"/>
        </w:rPr>
        <w:t xml:space="preserve"> @ID ", new object[] { </w:t>
      </w:r>
      <w:proofErr w:type="spellStart"/>
      <w:r w:rsidRPr="000E0400">
        <w:rPr>
          <w:rFonts w:ascii="Cascadia Mono" w:hAnsi="Cascadia Mono" w:cs="Cascadia Mono"/>
          <w:noProof w:val="0"/>
          <w:color w:val="000000"/>
          <w:kern w:val="0"/>
          <w:sz w:val="24"/>
          <w:szCs w:val="24"/>
          <w:lang w:val="en-US"/>
        </w:rPr>
        <w:t>listButton</w:t>
      </w:r>
      <w:proofErr w:type="spellEnd"/>
      <w:r w:rsidRPr="000E0400">
        <w:rPr>
          <w:rFonts w:ascii="Cascadia Mono" w:hAnsi="Cascadia Mono" w:cs="Cascadia Mono"/>
          <w:noProof w:val="0"/>
          <w:color w:val="000000"/>
          <w:kern w:val="0"/>
          <w:sz w:val="24"/>
          <w:szCs w:val="24"/>
          <w:lang w:val="en-US"/>
        </w:rPr>
        <w:t>[</w:t>
      </w:r>
      <w:proofErr w:type="spellStart"/>
      <w:r w:rsidRPr="000E0400">
        <w:rPr>
          <w:rFonts w:ascii="Cascadia Mono" w:hAnsi="Cascadia Mono" w:cs="Cascadia Mono"/>
          <w:noProof w:val="0"/>
          <w:color w:val="000000"/>
          <w:kern w:val="0"/>
          <w:sz w:val="24"/>
          <w:szCs w:val="24"/>
          <w:lang w:val="en-US"/>
        </w:rPr>
        <w:t>i</w:t>
      </w:r>
      <w:proofErr w:type="spellEnd"/>
      <w:r w:rsidRPr="000E0400">
        <w:rPr>
          <w:rFonts w:ascii="Cascadia Mono" w:hAnsi="Cascadia Mono" w:cs="Cascadia Mono"/>
          <w:noProof w:val="0"/>
          <w:color w:val="000000"/>
          <w:kern w:val="0"/>
          <w:sz w:val="24"/>
          <w:szCs w:val="24"/>
          <w:lang w:val="en-US"/>
        </w:rPr>
        <w:t>].Text }) &gt; 0)</w:t>
      </w:r>
    </w:p>
    <w:p w14:paraId="316A6924" w14:textId="77777777" w:rsidR="000E0400" w:rsidRPr="000E0400" w:rsidRDefault="000E0400" w:rsidP="000E04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0400">
        <w:rPr>
          <w:rFonts w:ascii="Cascadia Mono" w:hAnsi="Cascadia Mono" w:cs="Cascadia Mono"/>
          <w:noProof w:val="0"/>
          <w:color w:val="000000"/>
          <w:kern w:val="0"/>
          <w:sz w:val="24"/>
          <w:szCs w:val="24"/>
          <w:lang w:val="en-US"/>
        </w:rPr>
        <w:t xml:space="preserve">        {</w:t>
      </w:r>
    </w:p>
    <w:p w14:paraId="5A505C33" w14:textId="77777777" w:rsidR="000E0400" w:rsidRPr="000E0400" w:rsidRDefault="000E0400" w:rsidP="000E04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0400">
        <w:rPr>
          <w:rFonts w:ascii="Cascadia Mono" w:hAnsi="Cascadia Mono" w:cs="Cascadia Mono"/>
          <w:noProof w:val="0"/>
          <w:color w:val="000000"/>
          <w:kern w:val="0"/>
          <w:sz w:val="24"/>
          <w:szCs w:val="24"/>
          <w:lang w:val="en-US"/>
        </w:rPr>
        <w:t xml:space="preserve">            </w:t>
      </w:r>
      <w:proofErr w:type="spellStart"/>
      <w:proofErr w:type="gramStart"/>
      <w:r w:rsidRPr="000E0400">
        <w:rPr>
          <w:rFonts w:ascii="Cascadia Mono" w:hAnsi="Cascadia Mono" w:cs="Cascadia Mono"/>
          <w:noProof w:val="0"/>
          <w:color w:val="000000"/>
          <w:kern w:val="0"/>
          <w:sz w:val="24"/>
          <w:szCs w:val="24"/>
          <w:lang w:val="en-US"/>
        </w:rPr>
        <w:t>paintTable</w:t>
      </w:r>
      <w:proofErr w:type="spellEnd"/>
      <w:r w:rsidRPr="000E0400">
        <w:rPr>
          <w:rFonts w:ascii="Cascadia Mono" w:hAnsi="Cascadia Mono" w:cs="Cascadia Mono"/>
          <w:noProof w:val="0"/>
          <w:color w:val="000000"/>
          <w:kern w:val="0"/>
          <w:sz w:val="24"/>
          <w:szCs w:val="24"/>
          <w:lang w:val="en-US"/>
        </w:rPr>
        <w:t>(</w:t>
      </w:r>
      <w:proofErr w:type="gramEnd"/>
      <w:r w:rsidRPr="000E0400">
        <w:rPr>
          <w:rFonts w:ascii="Cascadia Mono" w:hAnsi="Cascadia Mono" w:cs="Cascadia Mono"/>
          <w:noProof w:val="0"/>
          <w:color w:val="000000"/>
          <w:kern w:val="0"/>
          <w:sz w:val="24"/>
          <w:szCs w:val="24"/>
          <w:lang w:val="en-US"/>
        </w:rPr>
        <w:t>);</w:t>
      </w:r>
    </w:p>
    <w:p w14:paraId="57EDED5D" w14:textId="77777777" w:rsidR="000E0400" w:rsidRPr="000E0400" w:rsidRDefault="000E0400" w:rsidP="000E04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0400">
        <w:rPr>
          <w:rFonts w:ascii="Cascadia Mono" w:hAnsi="Cascadia Mono" w:cs="Cascadia Mono"/>
          <w:noProof w:val="0"/>
          <w:color w:val="000000"/>
          <w:kern w:val="0"/>
          <w:sz w:val="24"/>
          <w:szCs w:val="24"/>
          <w:lang w:val="en-US"/>
        </w:rPr>
        <w:t xml:space="preserve">            </w:t>
      </w:r>
      <w:proofErr w:type="spellStart"/>
      <w:proofErr w:type="gramStart"/>
      <w:r w:rsidRPr="000E0400">
        <w:rPr>
          <w:rFonts w:ascii="Cascadia Mono" w:hAnsi="Cascadia Mono" w:cs="Cascadia Mono"/>
          <w:noProof w:val="0"/>
          <w:color w:val="000000"/>
          <w:kern w:val="0"/>
          <w:sz w:val="24"/>
          <w:szCs w:val="24"/>
          <w:lang w:val="en-US"/>
        </w:rPr>
        <w:t>addBtnClick</w:t>
      </w:r>
      <w:proofErr w:type="spellEnd"/>
      <w:r w:rsidRPr="000E0400">
        <w:rPr>
          <w:rFonts w:ascii="Cascadia Mono" w:hAnsi="Cascadia Mono" w:cs="Cascadia Mono"/>
          <w:noProof w:val="0"/>
          <w:color w:val="000000"/>
          <w:kern w:val="0"/>
          <w:sz w:val="24"/>
          <w:szCs w:val="24"/>
          <w:lang w:val="en-US"/>
        </w:rPr>
        <w:t>(</w:t>
      </w:r>
      <w:proofErr w:type="gramEnd"/>
      <w:r w:rsidRPr="000E0400">
        <w:rPr>
          <w:rFonts w:ascii="Cascadia Mono" w:hAnsi="Cascadia Mono" w:cs="Cascadia Mono"/>
          <w:noProof w:val="0"/>
          <w:color w:val="000000"/>
          <w:kern w:val="0"/>
          <w:sz w:val="24"/>
          <w:szCs w:val="24"/>
          <w:lang w:val="en-US"/>
        </w:rPr>
        <w:t>);</w:t>
      </w:r>
    </w:p>
    <w:p w14:paraId="5DB7E4A5" w14:textId="77777777" w:rsidR="000E0400" w:rsidRPr="000E0400" w:rsidRDefault="000E0400" w:rsidP="000E04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0400">
        <w:rPr>
          <w:rFonts w:ascii="Cascadia Mono" w:hAnsi="Cascadia Mono" w:cs="Cascadia Mono"/>
          <w:noProof w:val="0"/>
          <w:color w:val="000000"/>
          <w:kern w:val="0"/>
          <w:sz w:val="24"/>
          <w:szCs w:val="24"/>
          <w:lang w:val="en-US"/>
        </w:rPr>
        <w:t xml:space="preserve">            </w:t>
      </w:r>
      <w:proofErr w:type="gramStart"/>
      <w:r w:rsidRPr="000E0400">
        <w:rPr>
          <w:rFonts w:ascii="Cascadia Mono" w:hAnsi="Cascadia Mono" w:cs="Cascadia Mono"/>
          <w:noProof w:val="0"/>
          <w:color w:val="000000"/>
          <w:kern w:val="0"/>
          <w:sz w:val="24"/>
          <w:szCs w:val="24"/>
          <w:lang w:val="en-US"/>
        </w:rPr>
        <w:t>break;</w:t>
      </w:r>
      <w:proofErr w:type="gramEnd"/>
    </w:p>
    <w:p w14:paraId="72CB824D" w14:textId="77777777" w:rsidR="000E0400" w:rsidRPr="000E0400" w:rsidRDefault="000E0400" w:rsidP="000E04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0400">
        <w:rPr>
          <w:rFonts w:ascii="Cascadia Mono" w:hAnsi="Cascadia Mono" w:cs="Cascadia Mono"/>
          <w:noProof w:val="0"/>
          <w:color w:val="000000"/>
          <w:kern w:val="0"/>
          <w:sz w:val="24"/>
          <w:szCs w:val="24"/>
          <w:lang w:val="en-US"/>
        </w:rPr>
        <w:t xml:space="preserve">        }</w:t>
      </w:r>
    </w:p>
    <w:p w14:paraId="0452C78D" w14:textId="77777777" w:rsidR="000E0400" w:rsidRPr="000E0400" w:rsidRDefault="000E0400" w:rsidP="000E04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0400">
        <w:rPr>
          <w:rFonts w:ascii="Cascadia Mono" w:hAnsi="Cascadia Mono" w:cs="Cascadia Mono"/>
          <w:noProof w:val="0"/>
          <w:color w:val="000000"/>
          <w:kern w:val="0"/>
          <w:sz w:val="24"/>
          <w:szCs w:val="24"/>
          <w:lang w:val="en-US"/>
        </w:rPr>
        <w:t xml:space="preserve">    }</w:t>
      </w:r>
    </w:p>
    <w:p w14:paraId="76BE1E32" w14:textId="77777777" w:rsidR="000E0400" w:rsidRPr="000E0400" w:rsidRDefault="000E0400" w:rsidP="000E04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0400">
        <w:rPr>
          <w:rFonts w:ascii="Cascadia Mono" w:hAnsi="Cascadia Mono" w:cs="Cascadia Mono"/>
          <w:noProof w:val="0"/>
          <w:color w:val="000000"/>
          <w:kern w:val="0"/>
          <w:sz w:val="24"/>
          <w:szCs w:val="24"/>
          <w:lang w:val="en-US"/>
        </w:rPr>
        <w:t>}</w:t>
      </w:r>
    </w:p>
    <w:p w14:paraId="76996A48" w14:textId="77777777" w:rsidR="000E0400" w:rsidRPr="000E0400" w:rsidRDefault="000E0400" w:rsidP="000E04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0400">
        <w:rPr>
          <w:rFonts w:ascii="Cascadia Mono" w:hAnsi="Cascadia Mono" w:cs="Cascadia Mono"/>
          <w:noProof w:val="0"/>
          <w:color w:val="000000"/>
          <w:kern w:val="0"/>
          <w:sz w:val="24"/>
          <w:szCs w:val="24"/>
          <w:lang w:val="en-US"/>
        </w:rPr>
        <w:t>catch (</w:t>
      </w:r>
      <w:proofErr w:type="spellStart"/>
      <w:r w:rsidRPr="000E0400">
        <w:rPr>
          <w:rFonts w:ascii="Cascadia Mono" w:hAnsi="Cascadia Mono" w:cs="Cascadia Mono"/>
          <w:noProof w:val="0"/>
          <w:color w:val="000000"/>
          <w:kern w:val="0"/>
          <w:sz w:val="24"/>
          <w:szCs w:val="24"/>
          <w:lang w:val="en-US"/>
        </w:rPr>
        <w:t>SqlException</w:t>
      </w:r>
      <w:proofErr w:type="spellEnd"/>
      <w:r w:rsidRPr="000E0400">
        <w:rPr>
          <w:rFonts w:ascii="Cascadia Mono" w:hAnsi="Cascadia Mono" w:cs="Cascadia Mono"/>
          <w:noProof w:val="0"/>
          <w:color w:val="000000"/>
          <w:kern w:val="0"/>
          <w:sz w:val="24"/>
          <w:szCs w:val="24"/>
          <w:lang w:val="en-US"/>
        </w:rPr>
        <w:t xml:space="preserve"> </w:t>
      </w:r>
      <w:proofErr w:type="spellStart"/>
      <w:r w:rsidRPr="000E0400">
        <w:rPr>
          <w:rFonts w:ascii="Cascadia Mono" w:hAnsi="Cascadia Mono" w:cs="Cascadia Mono"/>
          <w:noProof w:val="0"/>
          <w:color w:val="000000"/>
          <w:kern w:val="0"/>
          <w:sz w:val="24"/>
          <w:szCs w:val="24"/>
          <w:lang w:val="en-US"/>
        </w:rPr>
        <w:t>ev</w:t>
      </w:r>
      <w:proofErr w:type="spellEnd"/>
      <w:r w:rsidRPr="000E0400">
        <w:rPr>
          <w:rFonts w:ascii="Cascadia Mono" w:hAnsi="Cascadia Mono" w:cs="Cascadia Mono"/>
          <w:noProof w:val="0"/>
          <w:color w:val="000000"/>
          <w:kern w:val="0"/>
          <w:sz w:val="24"/>
          <w:szCs w:val="24"/>
          <w:lang w:val="en-US"/>
        </w:rPr>
        <w:t>)</w:t>
      </w:r>
    </w:p>
    <w:p w14:paraId="768F51C0" w14:textId="77777777" w:rsidR="000E0400" w:rsidRPr="000E0400" w:rsidRDefault="000E0400" w:rsidP="000E04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0400">
        <w:rPr>
          <w:rFonts w:ascii="Cascadia Mono" w:hAnsi="Cascadia Mono" w:cs="Cascadia Mono"/>
          <w:noProof w:val="0"/>
          <w:color w:val="000000"/>
          <w:kern w:val="0"/>
          <w:sz w:val="24"/>
          <w:szCs w:val="24"/>
          <w:lang w:val="en-US"/>
        </w:rPr>
        <w:t>{</w:t>
      </w:r>
    </w:p>
    <w:p w14:paraId="73402DDB" w14:textId="77777777" w:rsidR="000E0400" w:rsidRPr="000E0400" w:rsidRDefault="000E0400" w:rsidP="000E04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0400">
        <w:rPr>
          <w:rFonts w:ascii="Cascadia Mono" w:hAnsi="Cascadia Mono" w:cs="Cascadia Mono"/>
          <w:noProof w:val="0"/>
          <w:color w:val="000000"/>
          <w:kern w:val="0"/>
          <w:sz w:val="24"/>
          <w:szCs w:val="24"/>
          <w:lang w:val="en-US"/>
        </w:rPr>
        <w:t xml:space="preserve">    </w:t>
      </w:r>
      <w:proofErr w:type="spellStart"/>
      <w:r w:rsidRPr="000E0400">
        <w:rPr>
          <w:rFonts w:ascii="Cascadia Mono" w:hAnsi="Cascadia Mono" w:cs="Cascadia Mono"/>
          <w:noProof w:val="0"/>
          <w:color w:val="000000"/>
          <w:kern w:val="0"/>
          <w:sz w:val="24"/>
          <w:szCs w:val="24"/>
          <w:lang w:val="en-US"/>
        </w:rPr>
        <w:t>MessageBox.Show</w:t>
      </w:r>
      <w:proofErr w:type="spellEnd"/>
      <w:r w:rsidRPr="000E0400">
        <w:rPr>
          <w:rFonts w:ascii="Cascadia Mono" w:hAnsi="Cascadia Mono" w:cs="Cascadia Mono"/>
          <w:noProof w:val="0"/>
          <w:color w:val="000000"/>
          <w:kern w:val="0"/>
          <w:sz w:val="24"/>
          <w:szCs w:val="24"/>
          <w:lang w:val="en-US"/>
        </w:rPr>
        <w:t>("</w:t>
      </w:r>
      <w:proofErr w:type="spellStart"/>
      <w:r w:rsidRPr="000E0400">
        <w:rPr>
          <w:rFonts w:ascii="Cascadia Mono" w:hAnsi="Cascadia Mono" w:cs="Cascadia Mono"/>
          <w:noProof w:val="0"/>
          <w:color w:val="000000"/>
          <w:kern w:val="0"/>
          <w:sz w:val="24"/>
          <w:szCs w:val="24"/>
          <w:lang w:val="en-US"/>
        </w:rPr>
        <w:t>Cập</w:t>
      </w:r>
      <w:proofErr w:type="spellEnd"/>
      <w:r w:rsidRPr="000E0400">
        <w:rPr>
          <w:rFonts w:ascii="Cascadia Mono" w:hAnsi="Cascadia Mono" w:cs="Cascadia Mono"/>
          <w:noProof w:val="0"/>
          <w:color w:val="000000"/>
          <w:kern w:val="0"/>
          <w:sz w:val="24"/>
          <w:szCs w:val="24"/>
          <w:lang w:val="en-US"/>
        </w:rPr>
        <w:t xml:space="preserve"> </w:t>
      </w:r>
      <w:proofErr w:type="spellStart"/>
      <w:r w:rsidRPr="000E0400">
        <w:rPr>
          <w:rFonts w:ascii="Cascadia Mono" w:hAnsi="Cascadia Mono" w:cs="Cascadia Mono"/>
          <w:noProof w:val="0"/>
          <w:color w:val="000000"/>
          <w:kern w:val="0"/>
          <w:sz w:val="24"/>
          <w:szCs w:val="24"/>
          <w:lang w:val="en-US"/>
        </w:rPr>
        <w:t>nhật</w:t>
      </w:r>
      <w:proofErr w:type="spellEnd"/>
      <w:r w:rsidRPr="000E0400">
        <w:rPr>
          <w:rFonts w:ascii="Cascadia Mono" w:hAnsi="Cascadia Mono" w:cs="Cascadia Mono"/>
          <w:noProof w:val="0"/>
          <w:color w:val="000000"/>
          <w:kern w:val="0"/>
          <w:sz w:val="24"/>
          <w:szCs w:val="24"/>
          <w:lang w:val="en-US"/>
        </w:rPr>
        <w:t xml:space="preserve"> </w:t>
      </w:r>
      <w:proofErr w:type="spellStart"/>
      <w:r w:rsidRPr="000E0400">
        <w:rPr>
          <w:rFonts w:ascii="Cascadia Mono" w:hAnsi="Cascadia Mono" w:cs="Cascadia Mono"/>
          <w:noProof w:val="0"/>
          <w:color w:val="000000"/>
          <w:kern w:val="0"/>
          <w:sz w:val="24"/>
          <w:szCs w:val="24"/>
          <w:lang w:val="en-US"/>
        </w:rPr>
        <w:t>trạng</w:t>
      </w:r>
      <w:proofErr w:type="spellEnd"/>
      <w:r w:rsidRPr="000E0400">
        <w:rPr>
          <w:rFonts w:ascii="Cascadia Mono" w:hAnsi="Cascadia Mono" w:cs="Cascadia Mono"/>
          <w:noProof w:val="0"/>
          <w:color w:val="000000"/>
          <w:kern w:val="0"/>
          <w:sz w:val="24"/>
          <w:szCs w:val="24"/>
          <w:lang w:val="en-US"/>
        </w:rPr>
        <w:t xml:space="preserve"> </w:t>
      </w:r>
      <w:proofErr w:type="spellStart"/>
      <w:r w:rsidRPr="000E0400">
        <w:rPr>
          <w:rFonts w:ascii="Cascadia Mono" w:hAnsi="Cascadia Mono" w:cs="Cascadia Mono"/>
          <w:noProof w:val="0"/>
          <w:color w:val="000000"/>
          <w:kern w:val="0"/>
          <w:sz w:val="24"/>
          <w:szCs w:val="24"/>
          <w:lang w:val="en-US"/>
        </w:rPr>
        <w:t>thái</w:t>
      </w:r>
      <w:proofErr w:type="spellEnd"/>
      <w:r w:rsidRPr="000E0400">
        <w:rPr>
          <w:rFonts w:ascii="Cascadia Mono" w:hAnsi="Cascadia Mono" w:cs="Cascadia Mono"/>
          <w:noProof w:val="0"/>
          <w:color w:val="000000"/>
          <w:kern w:val="0"/>
          <w:sz w:val="24"/>
          <w:szCs w:val="24"/>
          <w:lang w:val="en-US"/>
        </w:rPr>
        <w:t xml:space="preserve"> </w:t>
      </w:r>
      <w:proofErr w:type="spellStart"/>
      <w:r w:rsidRPr="000E0400">
        <w:rPr>
          <w:rFonts w:ascii="Cascadia Mono" w:hAnsi="Cascadia Mono" w:cs="Cascadia Mono"/>
          <w:noProof w:val="0"/>
          <w:color w:val="000000"/>
          <w:kern w:val="0"/>
          <w:sz w:val="24"/>
          <w:szCs w:val="24"/>
          <w:lang w:val="en-US"/>
        </w:rPr>
        <w:t>bàn</w:t>
      </w:r>
      <w:proofErr w:type="spellEnd"/>
      <w:r w:rsidRPr="000E0400">
        <w:rPr>
          <w:rFonts w:ascii="Cascadia Mono" w:hAnsi="Cascadia Mono" w:cs="Cascadia Mono"/>
          <w:noProof w:val="0"/>
          <w:color w:val="000000"/>
          <w:kern w:val="0"/>
          <w:sz w:val="24"/>
          <w:szCs w:val="24"/>
          <w:lang w:val="en-US"/>
        </w:rPr>
        <w:t xml:space="preserve"> </w:t>
      </w:r>
      <w:proofErr w:type="spellStart"/>
      <w:r w:rsidRPr="000E0400">
        <w:rPr>
          <w:rFonts w:ascii="Cascadia Mono" w:hAnsi="Cascadia Mono" w:cs="Cascadia Mono"/>
          <w:noProof w:val="0"/>
          <w:color w:val="000000"/>
          <w:kern w:val="0"/>
          <w:sz w:val="24"/>
          <w:szCs w:val="24"/>
          <w:lang w:val="en-US"/>
        </w:rPr>
        <w:t>thất</w:t>
      </w:r>
      <w:proofErr w:type="spellEnd"/>
      <w:r w:rsidRPr="000E0400">
        <w:rPr>
          <w:rFonts w:ascii="Cascadia Mono" w:hAnsi="Cascadia Mono" w:cs="Cascadia Mono"/>
          <w:noProof w:val="0"/>
          <w:color w:val="000000"/>
          <w:kern w:val="0"/>
          <w:sz w:val="24"/>
          <w:szCs w:val="24"/>
          <w:lang w:val="en-US"/>
        </w:rPr>
        <w:t xml:space="preserve"> </w:t>
      </w:r>
      <w:proofErr w:type="spellStart"/>
      <w:r w:rsidRPr="000E0400">
        <w:rPr>
          <w:rFonts w:ascii="Cascadia Mono" w:hAnsi="Cascadia Mono" w:cs="Cascadia Mono"/>
          <w:noProof w:val="0"/>
          <w:color w:val="000000"/>
          <w:kern w:val="0"/>
          <w:sz w:val="24"/>
          <w:szCs w:val="24"/>
          <w:lang w:val="en-US"/>
        </w:rPr>
        <w:t>bại</w:t>
      </w:r>
      <w:proofErr w:type="spellEnd"/>
      <w:r w:rsidRPr="000E0400">
        <w:rPr>
          <w:rFonts w:ascii="Cascadia Mono" w:hAnsi="Cascadia Mono" w:cs="Cascadia Mono"/>
          <w:noProof w:val="0"/>
          <w:color w:val="000000"/>
          <w:kern w:val="0"/>
          <w:sz w:val="24"/>
          <w:szCs w:val="24"/>
          <w:lang w:val="en-US"/>
        </w:rPr>
        <w:t xml:space="preserve">! \n Do: \n" + </w:t>
      </w:r>
      <w:proofErr w:type="spellStart"/>
      <w:proofErr w:type="gramStart"/>
      <w:r w:rsidRPr="000E0400">
        <w:rPr>
          <w:rFonts w:ascii="Cascadia Mono" w:hAnsi="Cascadia Mono" w:cs="Cascadia Mono"/>
          <w:noProof w:val="0"/>
          <w:color w:val="000000"/>
          <w:kern w:val="0"/>
          <w:sz w:val="24"/>
          <w:szCs w:val="24"/>
          <w:lang w:val="en-US"/>
        </w:rPr>
        <w:t>ev.Message</w:t>
      </w:r>
      <w:proofErr w:type="spellEnd"/>
      <w:proofErr w:type="gramEnd"/>
      <w:r w:rsidRPr="000E0400">
        <w:rPr>
          <w:rFonts w:ascii="Cascadia Mono" w:hAnsi="Cascadia Mono" w:cs="Cascadia Mono"/>
          <w:noProof w:val="0"/>
          <w:color w:val="000000"/>
          <w:kern w:val="0"/>
          <w:sz w:val="24"/>
          <w:szCs w:val="24"/>
          <w:lang w:val="en-US"/>
        </w:rPr>
        <w:t xml:space="preserve">, "Thông </w:t>
      </w:r>
      <w:proofErr w:type="spellStart"/>
      <w:r w:rsidRPr="000E0400">
        <w:rPr>
          <w:rFonts w:ascii="Cascadia Mono" w:hAnsi="Cascadia Mono" w:cs="Cascadia Mono"/>
          <w:noProof w:val="0"/>
          <w:color w:val="000000"/>
          <w:kern w:val="0"/>
          <w:sz w:val="24"/>
          <w:szCs w:val="24"/>
          <w:lang w:val="en-US"/>
        </w:rPr>
        <w:t>báo</w:t>
      </w:r>
      <w:proofErr w:type="spellEnd"/>
      <w:r w:rsidRPr="000E0400">
        <w:rPr>
          <w:rFonts w:ascii="Cascadia Mono" w:hAnsi="Cascadia Mono" w:cs="Cascadia Mono"/>
          <w:noProof w:val="0"/>
          <w:color w:val="000000"/>
          <w:kern w:val="0"/>
          <w:sz w:val="24"/>
          <w:szCs w:val="24"/>
          <w:lang w:val="en-US"/>
        </w:rPr>
        <w:t xml:space="preserve">", </w:t>
      </w:r>
      <w:proofErr w:type="spellStart"/>
      <w:r w:rsidRPr="000E0400">
        <w:rPr>
          <w:rFonts w:ascii="Cascadia Mono" w:hAnsi="Cascadia Mono" w:cs="Cascadia Mono"/>
          <w:noProof w:val="0"/>
          <w:color w:val="000000"/>
          <w:kern w:val="0"/>
          <w:sz w:val="24"/>
          <w:szCs w:val="24"/>
          <w:lang w:val="en-US"/>
        </w:rPr>
        <w:t>MessageBoxButtons.OK</w:t>
      </w:r>
      <w:proofErr w:type="spellEnd"/>
      <w:r w:rsidRPr="000E0400">
        <w:rPr>
          <w:rFonts w:ascii="Cascadia Mono" w:hAnsi="Cascadia Mono" w:cs="Cascadia Mono"/>
          <w:noProof w:val="0"/>
          <w:color w:val="000000"/>
          <w:kern w:val="0"/>
          <w:sz w:val="24"/>
          <w:szCs w:val="24"/>
          <w:lang w:val="en-US"/>
        </w:rPr>
        <w:t xml:space="preserve">, </w:t>
      </w:r>
      <w:proofErr w:type="spellStart"/>
      <w:r w:rsidRPr="000E0400">
        <w:rPr>
          <w:rFonts w:ascii="Cascadia Mono" w:hAnsi="Cascadia Mono" w:cs="Cascadia Mono"/>
          <w:noProof w:val="0"/>
          <w:color w:val="000000"/>
          <w:kern w:val="0"/>
          <w:sz w:val="24"/>
          <w:szCs w:val="24"/>
          <w:lang w:val="en-US"/>
        </w:rPr>
        <w:t>MessageBoxIcon.Error</w:t>
      </w:r>
      <w:proofErr w:type="spellEnd"/>
      <w:r w:rsidRPr="000E0400">
        <w:rPr>
          <w:rFonts w:ascii="Cascadia Mono" w:hAnsi="Cascadia Mono" w:cs="Cascadia Mono"/>
          <w:noProof w:val="0"/>
          <w:color w:val="000000"/>
          <w:kern w:val="0"/>
          <w:sz w:val="24"/>
          <w:szCs w:val="24"/>
          <w:lang w:val="en-US"/>
        </w:rPr>
        <w:t>);</w:t>
      </w:r>
    </w:p>
    <w:p w14:paraId="531EA979" w14:textId="002C1530" w:rsidR="0079645D" w:rsidRPr="000E0400" w:rsidRDefault="000E0400" w:rsidP="000E0400">
      <w:pPr>
        <w:pStyle w:val="ListParagraph"/>
        <w:pBdr>
          <w:top w:val="single" w:sz="4" w:space="1" w:color="auto"/>
          <w:left w:val="single" w:sz="4" w:space="4" w:color="auto"/>
          <w:bottom w:val="single" w:sz="4" w:space="1" w:color="auto"/>
          <w:right w:val="single" w:sz="4" w:space="4" w:color="auto"/>
        </w:pBdr>
        <w:spacing w:after="0" w:line="360" w:lineRule="auto"/>
        <w:ind w:left="1584"/>
        <w:rPr>
          <w:rFonts w:ascii="Times New Roman" w:hAnsi="Times New Roman" w:cs="Times New Roman"/>
          <w:sz w:val="24"/>
          <w:szCs w:val="24"/>
          <w:u w:val="single"/>
          <w:lang w:val="en-US"/>
        </w:rPr>
      </w:pPr>
      <w:r w:rsidRPr="000E0400">
        <w:rPr>
          <w:rFonts w:ascii="Cascadia Mono" w:hAnsi="Cascadia Mono" w:cs="Cascadia Mono"/>
          <w:noProof w:val="0"/>
          <w:color w:val="000000"/>
          <w:kern w:val="0"/>
          <w:sz w:val="24"/>
          <w:szCs w:val="24"/>
          <w:lang w:val="en-US"/>
        </w:rPr>
        <w:t>}</w:t>
      </w:r>
    </w:p>
    <w:p w14:paraId="4563E31B" w14:textId="77777777" w:rsidR="00EE1849" w:rsidRPr="0079645D" w:rsidRDefault="00EE1849" w:rsidP="0079645D">
      <w:pPr>
        <w:pStyle w:val="ListParagraph"/>
        <w:spacing w:after="0" w:line="360" w:lineRule="auto"/>
        <w:ind w:left="1584"/>
        <w:rPr>
          <w:rFonts w:ascii="Times New Roman" w:hAnsi="Times New Roman" w:cs="Times New Roman"/>
          <w:sz w:val="28"/>
          <w:szCs w:val="28"/>
          <w:u w:val="single"/>
          <w:lang w:val="en-US"/>
        </w:rPr>
      </w:pPr>
    </w:p>
    <w:p w14:paraId="3B59D36C" w14:textId="648A098D" w:rsidR="0079645D" w:rsidRDefault="0079645D" w:rsidP="0079645D">
      <w:pPr>
        <w:pStyle w:val="ListParagraph"/>
        <w:numPr>
          <w:ilvl w:val="0"/>
          <w:numId w:val="19"/>
        </w:numPr>
        <w:spacing w:after="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Procedure thêm bill mới:</w:t>
      </w:r>
    </w:p>
    <w:p w14:paraId="1680A002" w14:textId="1E3A22AF" w:rsidR="0079645D" w:rsidRDefault="0079645D" w:rsidP="0079645D">
      <w:pPr>
        <w:pStyle w:val="ListParagraph"/>
        <w:spacing w:after="0" w:line="360" w:lineRule="auto"/>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SQL:</w:t>
      </w:r>
    </w:p>
    <w:p w14:paraId="60671F43" w14:textId="77777777" w:rsidR="00564EB8" w:rsidRPr="00564EB8" w:rsidRDefault="00564EB8" w:rsidP="00564EB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64EB8">
        <w:rPr>
          <w:rFonts w:ascii="Cascadia Mono" w:hAnsi="Cascadia Mono" w:cs="Cascadia Mono"/>
          <w:noProof w:val="0"/>
          <w:color w:val="0000FF"/>
          <w:kern w:val="0"/>
          <w:sz w:val="24"/>
          <w:szCs w:val="24"/>
          <w:lang w:val="en-US"/>
        </w:rPr>
        <w:t>DROP</w:t>
      </w:r>
      <w:r w:rsidRPr="00564EB8">
        <w:rPr>
          <w:rFonts w:ascii="Cascadia Mono" w:hAnsi="Cascadia Mono" w:cs="Cascadia Mono"/>
          <w:noProof w:val="0"/>
          <w:color w:val="000000"/>
          <w:kern w:val="0"/>
          <w:sz w:val="24"/>
          <w:szCs w:val="24"/>
          <w:lang w:val="en-US"/>
        </w:rPr>
        <w:t xml:space="preserve"> </w:t>
      </w:r>
      <w:r w:rsidRPr="00564EB8">
        <w:rPr>
          <w:rFonts w:ascii="Cascadia Mono" w:hAnsi="Cascadia Mono" w:cs="Cascadia Mono"/>
          <w:noProof w:val="0"/>
          <w:color w:val="0000FF"/>
          <w:kern w:val="0"/>
          <w:sz w:val="24"/>
          <w:szCs w:val="24"/>
          <w:lang w:val="en-US"/>
        </w:rPr>
        <w:t>PROCEDURE</w:t>
      </w:r>
      <w:r w:rsidRPr="00564EB8">
        <w:rPr>
          <w:rFonts w:ascii="Cascadia Mono" w:hAnsi="Cascadia Mono" w:cs="Cascadia Mono"/>
          <w:noProof w:val="0"/>
          <w:color w:val="000000"/>
          <w:kern w:val="0"/>
          <w:sz w:val="24"/>
          <w:szCs w:val="24"/>
          <w:lang w:val="en-US"/>
        </w:rPr>
        <w:t xml:space="preserve"> </w:t>
      </w:r>
      <w:r w:rsidRPr="00564EB8">
        <w:rPr>
          <w:rFonts w:ascii="Cascadia Mono" w:hAnsi="Cascadia Mono" w:cs="Cascadia Mono"/>
          <w:noProof w:val="0"/>
          <w:color w:val="0000FF"/>
          <w:kern w:val="0"/>
          <w:sz w:val="24"/>
          <w:szCs w:val="24"/>
          <w:lang w:val="en-US"/>
        </w:rPr>
        <w:t>IF</w:t>
      </w:r>
      <w:r w:rsidRPr="00564EB8">
        <w:rPr>
          <w:rFonts w:ascii="Cascadia Mono" w:hAnsi="Cascadia Mono" w:cs="Cascadia Mono"/>
          <w:noProof w:val="0"/>
          <w:color w:val="000000"/>
          <w:kern w:val="0"/>
          <w:sz w:val="24"/>
          <w:szCs w:val="24"/>
          <w:lang w:val="en-US"/>
        </w:rPr>
        <w:t xml:space="preserve"> </w:t>
      </w:r>
      <w:r w:rsidRPr="00564EB8">
        <w:rPr>
          <w:rFonts w:ascii="Cascadia Mono" w:hAnsi="Cascadia Mono" w:cs="Cascadia Mono"/>
          <w:noProof w:val="0"/>
          <w:color w:val="808080"/>
          <w:kern w:val="0"/>
          <w:sz w:val="24"/>
          <w:szCs w:val="24"/>
          <w:lang w:val="en-US"/>
        </w:rPr>
        <w:t>EXISTS</w:t>
      </w:r>
      <w:r w:rsidRPr="00564EB8">
        <w:rPr>
          <w:rFonts w:ascii="Cascadia Mono" w:hAnsi="Cascadia Mono" w:cs="Cascadia Mono"/>
          <w:noProof w:val="0"/>
          <w:color w:val="000000"/>
          <w:kern w:val="0"/>
          <w:sz w:val="24"/>
          <w:szCs w:val="24"/>
          <w:lang w:val="en-US"/>
        </w:rPr>
        <w:t xml:space="preserve"> </w:t>
      </w:r>
      <w:proofErr w:type="spellStart"/>
      <w:proofErr w:type="gramStart"/>
      <w:r w:rsidRPr="00564EB8">
        <w:rPr>
          <w:rFonts w:ascii="Cascadia Mono" w:hAnsi="Cascadia Mono" w:cs="Cascadia Mono"/>
          <w:noProof w:val="0"/>
          <w:color w:val="000000"/>
          <w:kern w:val="0"/>
          <w:sz w:val="24"/>
          <w:szCs w:val="24"/>
          <w:lang w:val="en-US"/>
        </w:rPr>
        <w:t>insertBill</w:t>
      </w:r>
      <w:proofErr w:type="spellEnd"/>
      <w:proofErr w:type="gramEnd"/>
    </w:p>
    <w:p w14:paraId="6F27424D" w14:textId="77777777" w:rsidR="00564EB8" w:rsidRPr="00564EB8" w:rsidRDefault="00564EB8" w:rsidP="00564EB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64EB8">
        <w:rPr>
          <w:rFonts w:ascii="Cascadia Mono" w:hAnsi="Cascadia Mono" w:cs="Cascadia Mono"/>
          <w:noProof w:val="0"/>
          <w:color w:val="0000FF"/>
          <w:kern w:val="0"/>
          <w:sz w:val="24"/>
          <w:szCs w:val="24"/>
          <w:lang w:val="en-US"/>
        </w:rPr>
        <w:t>GO</w:t>
      </w:r>
    </w:p>
    <w:p w14:paraId="50277291" w14:textId="77777777" w:rsidR="00564EB8" w:rsidRPr="00564EB8" w:rsidRDefault="00564EB8" w:rsidP="00564EB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p>
    <w:p w14:paraId="1463026A" w14:textId="77777777" w:rsidR="00564EB8" w:rsidRPr="00564EB8" w:rsidRDefault="00564EB8" w:rsidP="00564EB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64EB8">
        <w:rPr>
          <w:rFonts w:ascii="Cascadia Mono" w:hAnsi="Cascadia Mono" w:cs="Cascadia Mono"/>
          <w:noProof w:val="0"/>
          <w:color w:val="0000FF"/>
          <w:kern w:val="0"/>
          <w:sz w:val="24"/>
          <w:szCs w:val="24"/>
          <w:lang w:val="en-US"/>
        </w:rPr>
        <w:t>CREATE</w:t>
      </w:r>
      <w:r w:rsidRPr="00564EB8">
        <w:rPr>
          <w:rFonts w:ascii="Cascadia Mono" w:hAnsi="Cascadia Mono" w:cs="Cascadia Mono"/>
          <w:noProof w:val="0"/>
          <w:color w:val="000000"/>
          <w:kern w:val="0"/>
          <w:sz w:val="24"/>
          <w:szCs w:val="24"/>
          <w:lang w:val="en-US"/>
        </w:rPr>
        <w:t xml:space="preserve"> </w:t>
      </w:r>
      <w:r w:rsidRPr="00564EB8">
        <w:rPr>
          <w:rFonts w:ascii="Cascadia Mono" w:hAnsi="Cascadia Mono" w:cs="Cascadia Mono"/>
          <w:noProof w:val="0"/>
          <w:color w:val="0000FF"/>
          <w:kern w:val="0"/>
          <w:sz w:val="24"/>
          <w:szCs w:val="24"/>
          <w:lang w:val="en-US"/>
        </w:rPr>
        <w:t>PROCEDURE</w:t>
      </w:r>
      <w:r w:rsidRPr="00564EB8">
        <w:rPr>
          <w:rFonts w:ascii="Cascadia Mono" w:hAnsi="Cascadia Mono" w:cs="Cascadia Mono"/>
          <w:noProof w:val="0"/>
          <w:color w:val="000000"/>
          <w:kern w:val="0"/>
          <w:sz w:val="24"/>
          <w:szCs w:val="24"/>
          <w:lang w:val="en-US"/>
        </w:rPr>
        <w:t xml:space="preserve"> </w:t>
      </w:r>
      <w:proofErr w:type="spellStart"/>
      <w:proofErr w:type="gramStart"/>
      <w:r w:rsidRPr="00564EB8">
        <w:rPr>
          <w:rFonts w:ascii="Cascadia Mono" w:hAnsi="Cascadia Mono" w:cs="Cascadia Mono"/>
          <w:noProof w:val="0"/>
          <w:color w:val="000000"/>
          <w:kern w:val="0"/>
          <w:sz w:val="24"/>
          <w:szCs w:val="24"/>
          <w:lang w:val="en-US"/>
        </w:rPr>
        <w:t>insertBill</w:t>
      </w:r>
      <w:proofErr w:type="spellEnd"/>
      <w:proofErr w:type="gramEnd"/>
    </w:p>
    <w:p w14:paraId="356058E7" w14:textId="77777777" w:rsidR="00564EB8" w:rsidRPr="00564EB8" w:rsidRDefault="00564EB8" w:rsidP="00564EB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64EB8">
        <w:rPr>
          <w:rFonts w:ascii="Cascadia Mono" w:hAnsi="Cascadia Mono" w:cs="Cascadia Mono"/>
          <w:noProof w:val="0"/>
          <w:color w:val="000000"/>
          <w:kern w:val="0"/>
          <w:sz w:val="24"/>
          <w:szCs w:val="24"/>
          <w:lang w:val="en-US"/>
        </w:rPr>
        <w:tab/>
        <w:t xml:space="preserve">@ID </w:t>
      </w:r>
      <w:proofErr w:type="gramStart"/>
      <w:r w:rsidRPr="00564EB8">
        <w:rPr>
          <w:rFonts w:ascii="Cascadia Mono" w:hAnsi="Cascadia Mono" w:cs="Cascadia Mono"/>
          <w:noProof w:val="0"/>
          <w:color w:val="0000FF"/>
          <w:kern w:val="0"/>
          <w:sz w:val="24"/>
          <w:szCs w:val="24"/>
          <w:lang w:val="en-US"/>
        </w:rPr>
        <w:t>varchar</w:t>
      </w:r>
      <w:r w:rsidRPr="00564EB8">
        <w:rPr>
          <w:rFonts w:ascii="Cascadia Mono" w:hAnsi="Cascadia Mono" w:cs="Cascadia Mono"/>
          <w:noProof w:val="0"/>
          <w:color w:val="808080"/>
          <w:kern w:val="0"/>
          <w:sz w:val="24"/>
          <w:szCs w:val="24"/>
          <w:lang w:val="en-US"/>
        </w:rPr>
        <w:t>(</w:t>
      </w:r>
      <w:proofErr w:type="gramEnd"/>
      <w:r w:rsidRPr="00564EB8">
        <w:rPr>
          <w:rFonts w:ascii="Cascadia Mono" w:hAnsi="Cascadia Mono" w:cs="Cascadia Mono"/>
          <w:noProof w:val="0"/>
          <w:color w:val="000000"/>
          <w:kern w:val="0"/>
          <w:sz w:val="24"/>
          <w:szCs w:val="24"/>
          <w:lang w:val="en-US"/>
        </w:rPr>
        <w:t>7</w:t>
      </w:r>
      <w:r w:rsidRPr="00564EB8">
        <w:rPr>
          <w:rFonts w:ascii="Cascadia Mono" w:hAnsi="Cascadia Mono" w:cs="Cascadia Mono"/>
          <w:noProof w:val="0"/>
          <w:color w:val="808080"/>
          <w:kern w:val="0"/>
          <w:sz w:val="24"/>
          <w:szCs w:val="24"/>
          <w:lang w:val="en-US"/>
        </w:rPr>
        <w:t>),</w:t>
      </w:r>
    </w:p>
    <w:p w14:paraId="4C3F58D4" w14:textId="77777777" w:rsidR="00564EB8" w:rsidRPr="00564EB8" w:rsidRDefault="00564EB8" w:rsidP="00564EB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64EB8">
        <w:rPr>
          <w:rFonts w:ascii="Cascadia Mono" w:hAnsi="Cascadia Mono" w:cs="Cascadia Mono"/>
          <w:noProof w:val="0"/>
          <w:color w:val="000000"/>
          <w:kern w:val="0"/>
          <w:sz w:val="24"/>
          <w:szCs w:val="24"/>
          <w:lang w:val="en-US"/>
        </w:rPr>
        <w:tab/>
        <w:t xml:space="preserve">@dateTime </w:t>
      </w:r>
      <w:r w:rsidRPr="00564EB8">
        <w:rPr>
          <w:rFonts w:ascii="Cascadia Mono" w:hAnsi="Cascadia Mono" w:cs="Cascadia Mono"/>
          <w:noProof w:val="0"/>
          <w:color w:val="0000FF"/>
          <w:kern w:val="0"/>
          <w:sz w:val="24"/>
          <w:szCs w:val="24"/>
          <w:lang w:val="en-US"/>
        </w:rPr>
        <w:t>varchar</w:t>
      </w:r>
      <w:r w:rsidRPr="00564EB8">
        <w:rPr>
          <w:rFonts w:ascii="Cascadia Mono" w:hAnsi="Cascadia Mono" w:cs="Cascadia Mono"/>
          <w:noProof w:val="0"/>
          <w:color w:val="808080"/>
          <w:kern w:val="0"/>
          <w:sz w:val="24"/>
          <w:szCs w:val="24"/>
          <w:lang w:val="en-US"/>
        </w:rPr>
        <w:t>(</w:t>
      </w:r>
      <w:r w:rsidRPr="00564EB8">
        <w:rPr>
          <w:rFonts w:ascii="Cascadia Mono" w:hAnsi="Cascadia Mono" w:cs="Cascadia Mono"/>
          <w:noProof w:val="0"/>
          <w:color w:val="FF00FF"/>
          <w:kern w:val="0"/>
          <w:sz w:val="24"/>
          <w:szCs w:val="24"/>
          <w:lang w:val="en-US"/>
        </w:rPr>
        <w:t>max</w:t>
      </w:r>
      <w:r w:rsidRPr="00564EB8">
        <w:rPr>
          <w:rFonts w:ascii="Cascadia Mono" w:hAnsi="Cascadia Mono" w:cs="Cascadia Mono"/>
          <w:noProof w:val="0"/>
          <w:color w:val="808080"/>
          <w:kern w:val="0"/>
          <w:sz w:val="24"/>
          <w:szCs w:val="24"/>
          <w:lang w:val="en-US"/>
        </w:rPr>
        <w:t>),</w:t>
      </w:r>
    </w:p>
    <w:p w14:paraId="353F9EB9" w14:textId="77777777" w:rsidR="00564EB8" w:rsidRPr="00564EB8" w:rsidRDefault="00564EB8" w:rsidP="00564EB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64EB8">
        <w:rPr>
          <w:rFonts w:ascii="Cascadia Mono" w:hAnsi="Cascadia Mono" w:cs="Cascadia Mono"/>
          <w:noProof w:val="0"/>
          <w:color w:val="000000"/>
          <w:kern w:val="0"/>
          <w:sz w:val="24"/>
          <w:szCs w:val="24"/>
          <w:lang w:val="en-US"/>
        </w:rPr>
        <w:tab/>
        <w:t xml:space="preserve">@tableID </w:t>
      </w:r>
      <w:proofErr w:type="gramStart"/>
      <w:r w:rsidRPr="00564EB8">
        <w:rPr>
          <w:rFonts w:ascii="Cascadia Mono" w:hAnsi="Cascadia Mono" w:cs="Cascadia Mono"/>
          <w:noProof w:val="0"/>
          <w:color w:val="0000FF"/>
          <w:kern w:val="0"/>
          <w:sz w:val="24"/>
          <w:szCs w:val="24"/>
          <w:lang w:val="en-US"/>
        </w:rPr>
        <w:t>varchar</w:t>
      </w:r>
      <w:r w:rsidRPr="00564EB8">
        <w:rPr>
          <w:rFonts w:ascii="Cascadia Mono" w:hAnsi="Cascadia Mono" w:cs="Cascadia Mono"/>
          <w:noProof w:val="0"/>
          <w:color w:val="808080"/>
          <w:kern w:val="0"/>
          <w:sz w:val="24"/>
          <w:szCs w:val="24"/>
          <w:lang w:val="en-US"/>
        </w:rPr>
        <w:t>(</w:t>
      </w:r>
      <w:proofErr w:type="gramEnd"/>
      <w:r w:rsidRPr="00564EB8">
        <w:rPr>
          <w:rFonts w:ascii="Cascadia Mono" w:hAnsi="Cascadia Mono" w:cs="Cascadia Mono"/>
          <w:noProof w:val="0"/>
          <w:color w:val="000000"/>
          <w:kern w:val="0"/>
          <w:sz w:val="24"/>
          <w:szCs w:val="24"/>
          <w:lang w:val="en-US"/>
        </w:rPr>
        <w:t>3</w:t>
      </w:r>
      <w:r w:rsidRPr="00564EB8">
        <w:rPr>
          <w:rFonts w:ascii="Cascadia Mono" w:hAnsi="Cascadia Mono" w:cs="Cascadia Mono"/>
          <w:noProof w:val="0"/>
          <w:color w:val="808080"/>
          <w:kern w:val="0"/>
          <w:sz w:val="24"/>
          <w:szCs w:val="24"/>
          <w:lang w:val="en-US"/>
        </w:rPr>
        <w:t>),</w:t>
      </w:r>
    </w:p>
    <w:p w14:paraId="64B8F3A6" w14:textId="77777777" w:rsidR="00564EB8" w:rsidRPr="00564EB8" w:rsidRDefault="00564EB8" w:rsidP="00564EB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64EB8">
        <w:rPr>
          <w:rFonts w:ascii="Cascadia Mono" w:hAnsi="Cascadia Mono" w:cs="Cascadia Mono"/>
          <w:noProof w:val="0"/>
          <w:color w:val="000000"/>
          <w:kern w:val="0"/>
          <w:sz w:val="24"/>
          <w:szCs w:val="24"/>
          <w:lang w:val="en-US"/>
        </w:rPr>
        <w:tab/>
        <w:t xml:space="preserve">@customerName </w:t>
      </w:r>
      <w:proofErr w:type="spellStart"/>
      <w:r w:rsidRPr="00564EB8">
        <w:rPr>
          <w:rFonts w:ascii="Cascadia Mono" w:hAnsi="Cascadia Mono" w:cs="Cascadia Mono"/>
          <w:noProof w:val="0"/>
          <w:color w:val="0000FF"/>
          <w:kern w:val="0"/>
          <w:sz w:val="24"/>
          <w:szCs w:val="24"/>
          <w:lang w:val="en-US"/>
        </w:rPr>
        <w:t>nvarchar</w:t>
      </w:r>
      <w:proofErr w:type="spellEnd"/>
      <w:r w:rsidRPr="00564EB8">
        <w:rPr>
          <w:rFonts w:ascii="Cascadia Mono" w:hAnsi="Cascadia Mono" w:cs="Cascadia Mono"/>
          <w:noProof w:val="0"/>
          <w:color w:val="808080"/>
          <w:kern w:val="0"/>
          <w:sz w:val="24"/>
          <w:szCs w:val="24"/>
          <w:lang w:val="en-US"/>
        </w:rPr>
        <w:t>(</w:t>
      </w:r>
      <w:r w:rsidRPr="00564EB8">
        <w:rPr>
          <w:rFonts w:ascii="Cascadia Mono" w:hAnsi="Cascadia Mono" w:cs="Cascadia Mono"/>
          <w:noProof w:val="0"/>
          <w:color w:val="FF00FF"/>
          <w:kern w:val="0"/>
          <w:sz w:val="24"/>
          <w:szCs w:val="24"/>
          <w:lang w:val="en-US"/>
        </w:rPr>
        <w:t>max</w:t>
      </w:r>
      <w:r w:rsidRPr="00564EB8">
        <w:rPr>
          <w:rFonts w:ascii="Cascadia Mono" w:hAnsi="Cascadia Mono" w:cs="Cascadia Mono"/>
          <w:noProof w:val="0"/>
          <w:color w:val="808080"/>
          <w:kern w:val="0"/>
          <w:sz w:val="24"/>
          <w:szCs w:val="24"/>
          <w:lang w:val="en-US"/>
        </w:rPr>
        <w:t>),</w:t>
      </w:r>
    </w:p>
    <w:p w14:paraId="26681C58" w14:textId="77777777" w:rsidR="00564EB8" w:rsidRPr="00564EB8" w:rsidRDefault="00564EB8" w:rsidP="00564EB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64EB8">
        <w:rPr>
          <w:rFonts w:ascii="Cascadia Mono" w:hAnsi="Cascadia Mono" w:cs="Cascadia Mono"/>
          <w:noProof w:val="0"/>
          <w:color w:val="000000"/>
          <w:kern w:val="0"/>
          <w:sz w:val="24"/>
          <w:szCs w:val="24"/>
          <w:lang w:val="en-US"/>
        </w:rPr>
        <w:tab/>
        <w:t xml:space="preserve">@categoryName </w:t>
      </w:r>
      <w:proofErr w:type="spellStart"/>
      <w:r w:rsidRPr="00564EB8">
        <w:rPr>
          <w:rFonts w:ascii="Cascadia Mono" w:hAnsi="Cascadia Mono" w:cs="Cascadia Mono"/>
          <w:noProof w:val="0"/>
          <w:color w:val="0000FF"/>
          <w:kern w:val="0"/>
          <w:sz w:val="24"/>
          <w:szCs w:val="24"/>
          <w:lang w:val="en-US"/>
        </w:rPr>
        <w:t>nvarchar</w:t>
      </w:r>
      <w:proofErr w:type="spellEnd"/>
      <w:r w:rsidRPr="00564EB8">
        <w:rPr>
          <w:rFonts w:ascii="Cascadia Mono" w:hAnsi="Cascadia Mono" w:cs="Cascadia Mono"/>
          <w:noProof w:val="0"/>
          <w:color w:val="808080"/>
          <w:kern w:val="0"/>
          <w:sz w:val="24"/>
          <w:szCs w:val="24"/>
          <w:lang w:val="en-US"/>
        </w:rPr>
        <w:t>(</w:t>
      </w:r>
      <w:r w:rsidRPr="00564EB8">
        <w:rPr>
          <w:rFonts w:ascii="Cascadia Mono" w:hAnsi="Cascadia Mono" w:cs="Cascadia Mono"/>
          <w:noProof w:val="0"/>
          <w:color w:val="FF00FF"/>
          <w:kern w:val="0"/>
          <w:sz w:val="24"/>
          <w:szCs w:val="24"/>
          <w:lang w:val="en-US"/>
        </w:rPr>
        <w:t>max</w:t>
      </w:r>
      <w:r w:rsidRPr="00564EB8">
        <w:rPr>
          <w:rFonts w:ascii="Cascadia Mono" w:hAnsi="Cascadia Mono" w:cs="Cascadia Mono"/>
          <w:noProof w:val="0"/>
          <w:color w:val="808080"/>
          <w:kern w:val="0"/>
          <w:sz w:val="24"/>
          <w:szCs w:val="24"/>
          <w:lang w:val="en-US"/>
        </w:rPr>
        <w:t>),</w:t>
      </w:r>
    </w:p>
    <w:p w14:paraId="03142B2C" w14:textId="77777777" w:rsidR="00564EB8" w:rsidRPr="00564EB8" w:rsidRDefault="00564EB8" w:rsidP="00564EB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64EB8">
        <w:rPr>
          <w:rFonts w:ascii="Cascadia Mono" w:hAnsi="Cascadia Mono" w:cs="Cascadia Mono"/>
          <w:noProof w:val="0"/>
          <w:color w:val="000000"/>
          <w:kern w:val="0"/>
          <w:sz w:val="24"/>
          <w:szCs w:val="24"/>
          <w:lang w:val="en-US"/>
        </w:rPr>
        <w:tab/>
        <w:t xml:space="preserve">@empName </w:t>
      </w:r>
      <w:proofErr w:type="spellStart"/>
      <w:r w:rsidRPr="00564EB8">
        <w:rPr>
          <w:rFonts w:ascii="Cascadia Mono" w:hAnsi="Cascadia Mono" w:cs="Cascadia Mono"/>
          <w:noProof w:val="0"/>
          <w:color w:val="0000FF"/>
          <w:kern w:val="0"/>
          <w:sz w:val="24"/>
          <w:szCs w:val="24"/>
          <w:lang w:val="en-US"/>
        </w:rPr>
        <w:t>nvarchar</w:t>
      </w:r>
      <w:proofErr w:type="spellEnd"/>
      <w:r w:rsidRPr="00564EB8">
        <w:rPr>
          <w:rFonts w:ascii="Cascadia Mono" w:hAnsi="Cascadia Mono" w:cs="Cascadia Mono"/>
          <w:noProof w:val="0"/>
          <w:color w:val="808080"/>
          <w:kern w:val="0"/>
          <w:sz w:val="24"/>
          <w:szCs w:val="24"/>
          <w:lang w:val="en-US"/>
        </w:rPr>
        <w:t>(</w:t>
      </w:r>
      <w:r w:rsidRPr="00564EB8">
        <w:rPr>
          <w:rFonts w:ascii="Cascadia Mono" w:hAnsi="Cascadia Mono" w:cs="Cascadia Mono"/>
          <w:noProof w:val="0"/>
          <w:color w:val="FF00FF"/>
          <w:kern w:val="0"/>
          <w:sz w:val="24"/>
          <w:szCs w:val="24"/>
          <w:lang w:val="en-US"/>
        </w:rPr>
        <w:t>max</w:t>
      </w:r>
      <w:r w:rsidRPr="00564EB8">
        <w:rPr>
          <w:rFonts w:ascii="Cascadia Mono" w:hAnsi="Cascadia Mono" w:cs="Cascadia Mono"/>
          <w:noProof w:val="0"/>
          <w:color w:val="808080"/>
          <w:kern w:val="0"/>
          <w:sz w:val="24"/>
          <w:szCs w:val="24"/>
          <w:lang w:val="en-US"/>
        </w:rPr>
        <w:t>),</w:t>
      </w:r>
    </w:p>
    <w:p w14:paraId="37C8EA3C" w14:textId="77777777" w:rsidR="00564EB8" w:rsidRPr="00564EB8" w:rsidRDefault="00564EB8" w:rsidP="00564EB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64EB8">
        <w:rPr>
          <w:rFonts w:ascii="Cascadia Mono" w:hAnsi="Cascadia Mono" w:cs="Cascadia Mono"/>
          <w:noProof w:val="0"/>
          <w:color w:val="000000"/>
          <w:kern w:val="0"/>
          <w:sz w:val="24"/>
          <w:szCs w:val="24"/>
          <w:lang w:val="en-US"/>
        </w:rPr>
        <w:tab/>
        <w:t xml:space="preserve">@receiptMoney </w:t>
      </w:r>
      <w:proofErr w:type="gramStart"/>
      <w:r w:rsidRPr="00564EB8">
        <w:rPr>
          <w:rFonts w:ascii="Cascadia Mono" w:hAnsi="Cascadia Mono" w:cs="Cascadia Mono"/>
          <w:noProof w:val="0"/>
          <w:color w:val="0000FF"/>
          <w:kern w:val="0"/>
          <w:sz w:val="24"/>
          <w:szCs w:val="24"/>
          <w:lang w:val="en-US"/>
        </w:rPr>
        <w:t>DECIMAL</w:t>
      </w:r>
      <w:r w:rsidRPr="00564EB8">
        <w:rPr>
          <w:rFonts w:ascii="Cascadia Mono" w:hAnsi="Cascadia Mono" w:cs="Cascadia Mono"/>
          <w:noProof w:val="0"/>
          <w:color w:val="808080"/>
          <w:kern w:val="0"/>
          <w:sz w:val="24"/>
          <w:szCs w:val="24"/>
          <w:lang w:val="en-US"/>
        </w:rPr>
        <w:t>(</w:t>
      </w:r>
      <w:proofErr w:type="gramEnd"/>
      <w:r w:rsidRPr="00564EB8">
        <w:rPr>
          <w:rFonts w:ascii="Cascadia Mono" w:hAnsi="Cascadia Mono" w:cs="Cascadia Mono"/>
          <w:noProof w:val="0"/>
          <w:color w:val="000000"/>
          <w:kern w:val="0"/>
          <w:sz w:val="24"/>
          <w:szCs w:val="24"/>
          <w:lang w:val="en-US"/>
        </w:rPr>
        <w:t>10</w:t>
      </w:r>
      <w:r w:rsidRPr="00564EB8">
        <w:rPr>
          <w:rFonts w:ascii="Cascadia Mono" w:hAnsi="Cascadia Mono" w:cs="Cascadia Mono"/>
          <w:noProof w:val="0"/>
          <w:color w:val="808080"/>
          <w:kern w:val="0"/>
          <w:sz w:val="24"/>
          <w:szCs w:val="24"/>
          <w:lang w:val="en-US"/>
        </w:rPr>
        <w:t>,</w:t>
      </w:r>
      <w:r w:rsidRPr="00564EB8">
        <w:rPr>
          <w:rFonts w:ascii="Cascadia Mono" w:hAnsi="Cascadia Mono" w:cs="Cascadia Mono"/>
          <w:noProof w:val="0"/>
          <w:color w:val="000000"/>
          <w:kern w:val="0"/>
          <w:sz w:val="24"/>
          <w:szCs w:val="24"/>
          <w:lang w:val="en-US"/>
        </w:rPr>
        <w:t>2</w:t>
      </w:r>
      <w:r w:rsidRPr="00564EB8">
        <w:rPr>
          <w:rFonts w:ascii="Cascadia Mono" w:hAnsi="Cascadia Mono" w:cs="Cascadia Mono"/>
          <w:noProof w:val="0"/>
          <w:color w:val="808080"/>
          <w:kern w:val="0"/>
          <w:sz w:val="24"/>
          <w:szCs w:val="24"/>
          <w:lang w:val="en-US"/>
        </w:rPr>
        <w:t>)</w:t>
      </w:r>
    </w:p>
    <w:p w14:paraId="31CEE2EE" w14:textId="77777777" w:rsidR="00564EB8" w:rsidRPr="00564EB8" w:rsidRDefault="00564EB8" w:rsidP="00564EB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64EB8">
        <w:rPr>
          <w:rFonts w:ascii="Cascadia Mono" w:hAnsi="Cascadia Mono" w:cs="Cascadia Mono"/>
          <w:noProof w:val="0"/>
          <w:color w:val="0000FF"/>
          <w:kern w:val="0"/>
          <w:sz w:val="24"/>
          <w:szCs w:val="24"/>
          <w:lang w:val="en-US"/>
        </w:rPr>
        <w:t>AS</w:t>
      </w:r>
    </w:p>
    <w:p w14:paraId="68E49ADA" w14:textId="77777777" w:rsidR="00564EB8" w:rsidRPr="00564EB8" w:rsidRDefault="00564EB8" w:rsidP="00564EB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64EB8">
        <w:rPr>
          <w:rFonts w:ascii="Cascadia Mono" w:hAnsi="Cascadia Mono" w:cs="Cascadia Mono"/>
          <w:noProof w:val="0"/>
          <w:color w:val="0000FF"/>
          <w:kern w:val="0"/>
          <w:sz w:val="24"/>
          <w:szCs w:val="24"/>
          <w:lang w:val="en-US"/>
        </w:rPr>
        <w:t>BEGIN</w:t>
      </w:r>
    </w:p>
    <w:p w14:paraId="25158798" w14:textId="77777777" w:rsidR="00564EB8" w:rsidRPr="00564EB8" w:rsidRDefault="00564EB8" w:rsidP="00564EB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64EB8">
        <w:rPr>
          <w:rFonts w:ascii="Cascadia Mono" w:hAnsi="Cascadia Mono" w:cs="Cascadia Mono"/>
          <w:noProof w:val="0"/>
          <w:color w:val="000000"/>
          <w:kern w:val="0"/>
          <w:sz w:val="24"/>
          <w:szCs w:val="24"/>
          <w:lang w:val="en-US"/>
        </w:rPr>
        <w:tab/>
      </w:r>
      <w:r w:rsidRPr="00564EB8">
        <w:rPr>
          <w:rFonts w:ascii="Cascadia Mono" w:hAnsi="Cascadia Mono" w:cs="Cascadia Mono"/>
          <w:noProof w:val="0"/>
          <w:color w:val="0000FF"/>
          <w:kern w:val="0"/>
          <w:sz w:val="24"/>
          <w:szCs w:val="24"/>
          <w:lang w:val="en-US"/>
        </w:rPr>
        <w:t>IF</w:t>
      </w:r>
      <w:r w:rsidRPr="00564EB8">
        <w:rPr>
          <w:rFonts w:ascii="Cascadia Mono" w:hAnsi="Cascadia Mono" w:cs="Cascadia Mono"/>
          <w:noProof w:val="0"/>
          <w:color w:val="000000"/>
          <w:kern w:val="0"/>
          <w:sz w:val="24"/>
          <w:szCs w:val="24"/>
          <w:lang w:val="en-US"/>
        </w:rPr>
        <w:t xml:space="preserve"> @categoryName </w:t>
      </w:r>
      <w:r w:rsidRPr="00564EB8">
        <w:rPr>
          <w:rFonts w:ascii="Cascadia Mono" w:hAnsi="Cascadia Mono" w:cs="Cascadia Mono"/>
          <w:noProof w:val="0"/>
          <w:color w:val="808080"/>
          <w:kern w:val="0"/>
          <w:sz w:val="24"/>
          <w:szCs w:val="24"/>
          <w:lang w:val="en-US"/>
        </w:rPr>
        <w:t>=</w:t>
      </w:r>
      <w:r w:rsidRPr="00564EB8">
        <w:rPr>
          <w:rFonts w:ascii="Cascadia Mono" w:hAnsi="Cascadia Mono" w:cs="Cascadia Mono"/>
          <w:noProof w:val="0"/>
          <w:color w:val="000000"/>
          <w:kern w:val="0"/>
          <w:sz w:val="24"/>
          <w:szCs w:val="24"/>
          <w:lang w:val="en-US"/>
        </w:rPr>
        <w:t xml:space="preserve"> </w:t>
      </w:r>
      <w:r w:rsidRPr="00564EB8">
        <w:rPr>
          <w:rFonts w:ascii="Cascadia Mono" w:hAnsi="Cascadia Mono" w:cs="Cascadia Mono"/>
          <w:noProof w:val="0"/>
          <w:color w:val="FF0000"/>
          <w:kern w:val="0"/>
          <w:sz w:val="24"/>
          <w:szCs w:val="24"/>
          <w:lang w:val="en-US"/>
        </w:rPr>
        <w:t>''</w:t>
      </w:r>
      <w:r w:rsidRPr="00564EB8">
        <w:rPr>
          <w:rFonts w:ascii="Cascadia Mono" w:hAnsi="Cascadia Mono" w:cs="Cascadia Mono"/>
          <w:noProof w:val="0"/>
          <w:color w:val="000000"/>
          <w:kern w:val="0"/>
          <w:sz w:val="24"/>
          <w:szCs w:val="24"/>
          <w:lang w:val="en-US"/>
        </w:rPr>
        <w:t xml:space="preserve"> </w:t>
      </w:r>
    </w:p>
    <w:p w14:paraId="45FFA95C" w14:textId="77777777" w:rsidR="00564EB8" w:rsidRPr="00564EB8" w:rsidRDefault="00564EB8" w:rsidP="00564EB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64EB8">
        <w:rPr>
          <w:rFonts w:ascii="Cascadia Mono" w:hAnsi="Cascadia Mono" w:cs="Cascadia Mono"/>
          <w:noProof w:val="0"/>
          <w:color w:val="000000"/>
          <w:kern w:val="0"/>
          <w:sz w:val="24"/>
          <w:szCs w:val="24"/>
          <w:lang w:val="en-US"/>
        </w:rPr>
        <w:tab/>
      </w:r>
      <w:r w:rsidRPr="00564EB8">
        <w:rPr>
          <w:rFonts w:ascii="Cascadia Mono" w:hAnsi="Cascadia Mono" w:cs="Cascadia Mono"/>
          <w:noProof w:val="0"/>
          <w:color w:val="000000"/>
          <w:kern w:val="0"/>
          <w:sz w:val="24"/>
          <w:szCs w:val="24"/>
          <w:lang w:val="en-US"/>
        </w:rPr>
        <w:tab/>
      </w:r>
      <w:r w:rsidRPr="00564EB8">
        <w:rPr>
          <w:rFonts w:ascii="Cascadia Mono" w:hAnsi="Cascadia Mono" w:cs="Cascadia Mono"/>
          <w:noProof w:val="0"/>
          <w:color w:val="0000FF"/>
          <w:kern w:val="0"/>
          <w:sz w:val="24"/>
          <w:szCs w:val="24"/>
          <w:lang w:val="en-US"/>
        </w:rPr>
        <w:t>THROW</w:t>
      </w:r>
      <w:r w:rsidRPr="00564EB8">
        <w:rPr>
          <w:rFonts w:ascii="Cascadia Mono" w:hAnsi="Cascadia Mono" w:cs="Cascadia Mono"/>
          <w:noProof w:val="0"/>
          <w:color w:val="000000"/>
          <w:kern w:val="0"/>
          <w:sz w:val="24"/>
          <w:szCs w:val="24"/>
          <w:lang w:val="en-US"/>
        </w:rPr>
        <w:t xml:space="preserve"> 50000</w:t>
      </w:r>
      <w:r w:rsidRPr="00564EB8">
        <w:rPr>
          <w:rFonts w:ascii="Cascadia Mono" w:hAnsi="Cascadia Mono" w:cs="Cascadia Mono"/>
          <w:noProof w:val="0"/>
          <w:color w:val="808080"/>
          <w:kern w:val="0"/>
          <w:sz w:val="24"/>
          <w:szCs w:val="24"/>
          <w:lang w:val="en-US"/>
        </w:rPr>
        <w:t>,</w:t>
      </w:r>
      <w:r w:rsidRPr="00564EB8">
        <w:rPr>
          <w:rFonts w:ascii="Cascadia Mono" w:hAnsi="Cascadia Mono" w:cs="Cascadia Mono"/>
          <w:noProof w:val="0"/>
          <w:color w:val="000000"/>
          <w:kern w:val="0"/>
          <w:sz w:val="24"/>
          <w:szCs w:val="24"/>
          <w:lang w:val="en-US"/>
        </w:rPr>
        <w:t xml:space="preserve"> </w:t>
      </w:r>
      <w:r w:rsidRPr="00564EB8">
        <w:rPr>
          <w:rFonts w:ascii="Cascadia Mono" w:hAnsi="Cascadia Mono" w:cs="Cascadia Mono"/>
          <w:noProof w:val="0"/>
          <w:color w:val="FF0000"/>
          <w:kern w:val="0"/>
          <w:sz w:val="24"/>
          <w:szCs w:val="24"/>
          <w:lang w:val="en-US"/>
        </w:rPr>
        <w:t>'</w:t>
      </w:r>
      <w:proofErr w:type="spellStart"/>
      <w:r w:rsidRPr="00564EB8">
        <w:rPr>
          <w:rFonts w:ascii="Cascadia Mono" w:hAnsi="Cascadia Mono" w:cs="Cascadia Mono"/>
          <w:noProof w:val="0"/>
          <w:color w:val="FF0000"/>
          <w:kern w:val="0"/>
          <w:sz w:val="24"/>
          <w:szCs w:val="24"/>
          <w:lang w:val="en-US"/>
        </w:rPr>
        <w:t>Vui</w:t>
      </w:r>
      <w:proofErr w:type="spellEnd"/>
      <w:r w:rsidRPr="00564EB8">
        <w:rPr>
          <w:rFonts w:ascii="Cascadia Mono" w:hAnsi="Cascadia Mono" w:cs="Cascadia Mono"/>
          <w:noProof w:val="0"/>
          <w:color w:val="FF0000"/>
          <w:kern w:val="0"/>
          <w:sz w:val="24"/>
          <w:szCs w:val="24"/>
          <w:lang w:val="en-US"/>
        </w:rPr>
        <w:t xml:space="preserve"> </w:t>
      </w:r>
      <w:proofErr w:type="spellStart"/>
      <w:r w:rsidRPr="00564EB8">
        <w:rPr>
          <w:rFonts w:ascii="Cascadia Mono" w:hAnsi="Cascadia Mono" w:cs="Cascadia Mono"/>
          <w:noProof w:val="0"/>
          <w:color w:val="FF0000"/>
          <w:kern w:val="0"/>
          <w:sz w:val="24"/>
          <w:szCs w:val="24"/>
          <w:lang w:val="en-US"/>
        </w:rPr>
        <w:t>lòng</w:t>
      </w:r>
      <w:proofErr w:type="spellEnd"/>
      <w:r w:rsidRPr="00564EB8">
        <w:rPr>
          <w:rFonts w:ascii="Cascadia Mono" w:hAnsi="Cascadia Mono" w:cs="Cascadia Mono"/>
          <w:noProof w:val="0"/>
          <w:color w:val="FF0000"/>
          <w:kern w:val="0"/>
          <w:sz w:val="24"/>
          <w:szCs w:val="24"/>
          <w:lang w:val="en-US"/>
        </w:rPr>
        <w:t xml:space="preserve"> </w:t>
      </w:r>
      <w:proofErr w:type="spellStart"/>
      <w:r w:rsidRPr="00564EB8">
        <w:rPr>
          <w:rFonts w:ascii="Cascadia Mono" w:hAnsi="Cascadia Mono" w:cs="Cascadia Mono"/>
          <w:noProof w:val="0"/>
          <w:color w:val="FF0000"/>
          <w:kern w:val="0"/>
          <w:sz w:val="24"/>
          <w:szCs w:val="24"/>
          <w:lang w:val="en-US"/>
        </w:rPr>
        <w:t>chọn</w:t>
      </w:r>
      <w:proofErr w:type="spellEnd"/>
      <w:r w:rsidRPr="00564EB8">
        <w:rPr>
          <w:rFonts w:ascii="Cascadia Mono" w:hAnsi="Cascadia Mono" w:cs="Cascadia Mono"/>
          <w:noProof w:val="0"/>
          <w:color w:val="FF0000"/>
          <w:kern w:val="0"/>
          <w:sz w:val="24"/>
          <w:szCs w:val="24"/>
          <w:lang w:val="en-US"/>
        </w:rPr>
        <w:t xml:space="preserve"> </w:t>
      </w:r>
      <w:proofErr w:type="spellStart"/>
      <w:r w:rsidRPr="00564EB8">
        <w:rPr>
          <w:rFonts w:ascii="Cascadia Mono" w:hAnsi="Cascadia Mono" w:cs="Cascadia Mono"/>
          <w:noProof w:val="0"/>
          <w:color w:val="FF0000"/>
          <w:kern w:val="0"/>
          <w:sz w:val="24"/>
          <w:szCs w:val="24"/>
          <w:lang w:val="en-US"/>
        </w:rPr>
        <w:t>loại</w:t>
      </w:r>
      <w:proofErr w:type="spellEnd"/>
      <w:r w:rsidRPr="00564EB8">
        <w:rPr>
          <w:rFonts w:ascii="Cascadia Mono" w:hAnsi="Cascadia Mono" w:cs="Cascadia Mono"/>
          <w:noProof w:val="0"/>
          <w:color w:val="FF0000"/>
          <w:kern w:val="0"/>
          <w:sz w:val="24"/>
          <w:szCs w:val="24"/>
          <w:lang w:val="en-US"/>
        </w:rPr>
        <w:t xml:space="preserve"> </w:t>
      </w:r>
      <w:proofErr w:type="spellStart"/>
      <w:r w:rsidRPr="00564EB8">
        <w:rPr>
          <w:rFonts w:ascii="Cascadia Mono" w:hAnsi="Cascadia Mono" w:cs="Cascadia Mono"/>
          <w:noProof w:val="0"/>
          <w:color w:val="FF0000"/>
          <w:kern w:val="0"/>
          <w:sz w:val="24"/>
          <w:szCs w:val="24"/>
          <w:lang w:val="en-US"/>
        </w:rPr>
        <w:t>hóa</w:t>
      </w:r>
      <w:proofErr w:type="spellEnd"/>
      <w:r w:rsidRPr="00564EB8">
        <w:rPr>
          <w:rFonts w:ascii="Cascadia Mono" w:hAnsi="Cascadia Mono" w:cs="Cascadia Mono"/>
          <w:noProof w:val="0"/>
          <w:color w:val="FF0000"/>
          <w:kern w:val="0"/>
          <w:sz w:val="24"/>
          <w:szCs w:val="24"/>
          <w:lang w:val="en-US"/>
        </w:rPr>
        <w:t xml:space="preserve"> </w:t>
      </w:r>
      <w:proofErr w:type="spellStart"/>
      <w:r w:rsidRPr="00564EB8">
        <w:rPr>
          <w:rFonts w:ascii="Cascadia Mono" w:hAnsi="Cascadia Mono" w:cs="Cascadia Mono"/>
          <w:noProof w:val="0"/>
          <w:color w:val="FF0000"/>
          <w:kern w:val="0"/>
          <w:sz w:val="24"/>
          <w:szCs w:val="24"/>
          <w:lang w:val="en-US"/>
        </w:rPr>
        <w:t>đơn</w:t>
      </w:r>
      <w:proofErr w:type="spellEnd"/>
      <w:r w:rsidRPr="00564EB8">
        <w:rPr>
          <w:rFonts w:ascii="Cascadia Mono" w:hAnsi="Cascadia Mono" w:cs="Cascadia Mono"/>
          <w:noProof w:val="0"/>
          <w:color w:val="FF0000"/>
          <w:kern w:val="0"/>
          <w:sz w:val="24"/>
          <w:szCs w:val="24"/>
          <w:lang w:val="en-US"/>
        </w:rPr>
        <w:t>'</w:t>
      </w:r>
      <w:r w:rsidRPr="00564EB8">
        <w:rPr>
          <w:rFonts w:ascii="Cascadia Mono" w:hAnsi="Cascadia Mono" w:cs="Cascadia Mono"/>
          <w:noProof w:val="0"/>
          <w:color w:val="808080"/>
          <w:kern w:val="0"/>
          <w:sz w:val="24"/>
          <w:szCs w:val="24"/>
          <w:lang w:val="en-US"/>
        </w:rPr>
        <w:t>,</w:t>
      </w:r>
      <w:r w:rsidRPr="00564EB8">
        <w:rPr>
          <w:rFonts w:ascii="Cascadia Mono" w:hAnsi="Cascadia Mono" w:cs="Cascadia Mono"/>
          <w:noProof w:val="0"/>
          <w:color w:val="000000"/>
          <w:kern w:val="0"/>
          <w:sz w:val="24"/>
          <w:szCs w:val="24"/>
          <w:lang w:val="en-US"/>
        </w:rPr>
        <w:t xml:space="preserve"> </w:t>
      </w:r>
      <w:proofErr w:type="gramStart"/>
      <w:r w:rsidRPr="00564EB8">
        <w:rPr>
          <w:rFonts w:ascii="Cascadia Mono" w:hAnsi="Cascadia Mono" w:cs="Cascadia Mono"/>
          <w:noProof w:val="0"/>
          <w:color w:val="000000"/>
          <w:kern w:val="0"/>
          <w:sz w:val="24"/>
          <w:szCs w:val="24"/>
          <w:lang w:val="en-US"/>
        </w:rPr>
        <w:t>1</w:t>
      </w:r>
      <w:proofErr w:type="gramEnd"/>
    </w:p>
    <w:p w14:paraId="7C1111C6" w14:textId="77777777" w:rsidR="00564EB8" w:rsidRPr="00564EB8" w:rsidRDefault="00564EB8" w:rsidP="00564EB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64EB8">
        <w:rPr>
          <w:rFonts w:ascii="Cascadia Mono" w:hAnsi="Cascadia Mono" w:cs="Cascadia Mono"/>
          <w:noProof w:val="0"/>
          <w:color w:val="000000"/>
          <w:kern w:val="0"/>
          <w:sz w:val="24"/>
          <w:szCs w:val="24"/>
          <w:lang w:val="en-US"/>
        </w:rPr>
        <w:tab/>
      </w:r>
      <w:r w:rsidRPr="00564EB8">
        <w:rPr>
          <w:rFonts w:ascii="Cascadia Mono" w:hAnsi="Cascadia Mono" w:cs="Cascadia Mono"/>
          <w:noProof w:val="0"/>
          <w:color w:val="0000FF"/>
          <w:kern w:val="0"/>
          <w:sz w:val="24"/>
          <w:szCs w:val="24"/>
          <w:lang w:val="en-US"/>
        </w:rPr>
        <w:t>ELSE</w:t>
      </w:r>
      <w:r w:rsidRPr="00564EB8">
        <w:rPr>
          <w:rFonts w:ascii="Cascadia Mono" w:hAnsi="Cascadia Mono" w:cs="Cascadia Mono"/>
          <w:noProof w:val="0"/>
          <w:color w:val="000000"/>
          <w:kern w:val="0"/>
          <w:sz w:val="24"/>
          <w:szCs w:val="24"/>
          <w:lang w:val="en-US"/>
        </w:rPr>
        <w:t xml:space="preserve"> </w:t>
      </w:r>
      <w:r w:rsidRPr="00564EB8">
        <w:rPr>
          <w:rFonts w:ascii="Cascadia Mono" w:hAnsi="Cascadia Mono" w:cs="Cascadia Mono"/>
          <w:noProof w:val="0"/>
          <w:color w:val="0000FF"/>
          <w:kern w:val="0"/>
          <w:sz w:val="24"/>
          <w:szCs w:val="24"/>
          <w:lang w:val="en-US"/>
        </w:rPr>
        <w:t>IF</w:t>
      </w:r>
      <w:r w:rsidRPr="00564EB8">
        <w:rPr>
          <w:rFonts w:ascii="Cascadia Mono" w:hAnsi="Cascadia Mono" w:cs="Cascadia Mono"/>
          <w:noProof w:val="0"/>
          <w:color w:val="000000"/>
          <w:kern w:val="0"/>
          <w:sz w:val="24"/>
          <w:szCs w:val="24"/>
          <w:lang w:val="en-US"/>
        </w:rPr>
        <w:t xml:space="preserve"> @customerName </w:t>
      </w:r>
      <w:r w:rsidRPr="00564EB8">
        <w:rPr>
          <w:rFonts w:ascii="Cascadia Mono" w:hAnsi="Cascadia Mono" w:cs="Cascadia Mono"/>
          <w:noProof w:val="0"/>
          <w:color w:val="808080"/>
          <w:kern w:val="0"/>
          <w:sz w:val="24"/>
          <w:szCs w:val="24"/>
          <w:lang w:val="en-US"/>
        </w:rPr>
        <w:t>=</w:t>
      </w:r>
      <w:r w:rsidRPr="00564EB8">
        <w:rPr>
          <w:rFonts w:ascii="Cascadia Mono" w:hAnsi="Cascadia Mono" w:cs="Cascadia Mono"/>
          <w:noProof w:val="0"/>
          <w:color w:val="000000"/>
          <w:kern w:val="0"/>
          <w:sz w:val="24"/>
          <w:szCs w:val="24"/>
          <w:lang w:val="en-US"/>
        </w:rPr>
        <w:t xml:space="preserve"> </w:t>
      </w:r>
      <w:r w:rsidRPr="00564EB8">
        <w:rPr>
          <w:rFonts w:ascii="Cascadia Mono" w:hAnsi="Cascadia Mono" w:cs="Cascadia Mono"/>
          <w:noProof w:val="0"/>
          <w:color w:val="FF0000"/>
          <w:kern w:val="0"/>
          <w:sz w:val="24"/>
          <w:szCs w:val="24"/>
          <w:lang w:val="en-US"/>
        </w:rPr>
        <w:t>''</w:t>
      </w:r>
      <w:r w:rsidRPr="00564EB8">
        <w:rPr>
          <w:rFonts w:ascii="Cascadia Mono" w:hAnsi="Cascadia Mono" w:cs="Cascadia Mono"/>
          <w:noProof w:val="0"/>
          <w:color w:val="000000"/>
          <w:kern w:val="0"/>
          <w:sz w:val="24"/>
          <w:szCs w:val="24"/>
          <w:lang w:val="en-US"/>
        </w:rPr>
        <w:t xml:space="preserve"> </w:t>
      </w:r>
    </w:p>
    <w:p w14:paraId="35E3D397" w14:textId="77777777" w:rsidR="00564EB8" w:rsidRPr="00564EB8" w:rsidRDefault="00564EB8" w:rsidP="00564EB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64EB8">
        <w:rPr>
          <w:rFonts w:ascii="Cascadia Mono" w:hAnsi="Cascadia Mono" w:cs="Cascadia Mono"/>
          <w:noProof w:val="0"/>
          <w:color w:val="000000"/>
          <w:kern w:val="0"/>
          <w:sz w:val="24"/>
          <w:szCs w:val="24"/>
          <w:lang w:val="en-US"/>
        </w:rPr>
        <w:lastRenderedPageBreak/>
        <w:tab/>
      </w:r>
      <w:r w:rsidRPr="00564EB8">
        <w:rPr>
          <w:rFonts w:ascii="Cascadia Mono" w:hAnsi="Cascadia Mono" w:cs="Cascadia Mono"/>
          <w:noProof w:val="0"/>
          <w:color w:val="000000"/>
          <w:kern w:val="0"/>
          <w:sz w:val="24"/>
          <w:szCs w:val="24"/>
          <w:lang w:val="en-US"/>
        </w:rPr>
        <w:tab/>
      </w:r>
      <w:r w:rsidRPr="00564EB8">
        <w:rPr>
          <w:rFonts w:ascii="Cascadia Mono" w:hAnsi="Cascadia Mono" w:cs="Cascadia Mono"/>
          <w:noProof w:val="0"/>
          <w:color w:val="0000FF"/>
          <w:kern w:val="0"/>
          <w:sz w:val="24"/>
          <w:szCs w:val="24"/>
          <w:lang w:val="en-US"/>
        </w:rPr>
        <w:t>THROW</w:t>
      </w:r>
      <w:r w:rsidRPr="00564EB8">
        <w:rPr>
          <w:rFonts w:ascii="Cascadia Mono" w:hAnsi="Cascadia Mono" w:cs="Cascadia Mono"/>
          <w:noProof w:val="0"/>
          <w:color w:val="000000"/>
          <w:kern w:val="0"/>
          <w:sz w:val="24"/>
          <w:szCs w:val="24"/>
          <w:lang w:val="en-US"/>
        </w:rPr>
        <w:t xml:space="preserve"> 50000</w:t>
      </w:r>
      <w:r w:rsidRPr="00564EB8">
        <w:rPr>
          <w:rFonts w:ascii="Cascadia Mono" w:hAnsi="Cascadia Mono" w:cs="Cascadia Mono"/>
          <w:noProof w:val="0"/>
          <w:color w:val="808080"/>
          <w:kern w:val="0"/>
          <w:sz w:val="24"/>
          <w:szCs w:val="24"/>
          <w:lang w:val="en-US"/>
        </w:rPr>
        <w:t>,</w:t>
      </w:r>
      <w:r w:rsidRPr="00564EB8">
        <w:rPr>
          <w:rFonts w:ascii="Cascadia Mono" w:hAnsi="Cascadia Mono" w:cs="Cascadia Mono"/>
          <w:noProof w:val="0"/>
          <w:color w:val="000000"/>
          <w:kern w:val="0"/>
          <w:sz w:val="24"/>
          <w:szCs w:val="24"/>
          <w:lang w:val="en-US"/>
        </w:rPr>
        <w:t xml:space="preserve"> </w:t>
      </w:r>
      <w:r w:rsidRPr="00564EB8">
        <w:rPr>
          <w:rFonts w:ascii="Cascadia Mono" w:hAnsi="Cascadia Mono" w:cs="Cascadia Mono"/>
          <w:noProof w:val="0"/>
          <w:color w:val="FF0000"/>
          <w:kern w:val="0"/>
          <w:sz w:val="24"/>
          <w:szCs w:val="24"/>
          <w:lang w:val="en-US"/>
        </w:rPr>
        <w:t>'</w:t>
      </w:r>
      <w:proofErr w:type="spellStart"/>
      <w:r w:rsidRPr="00564EB8">
        <w:rPr>
          <w:rFonts w:ascii="Cascadia Mono" w:hAnsi="Cascadia Mono" w:cs="Cascadia Mono"/>
          <w:noProof w:val="0"/>
          <w:color w:val="FF0000"/>
          <w:kern w:val="0"/>
          <w:sz w:val="24"/>
          <w:szCs w:val="24"/>
          <w:lang w:val="en-US"/>
        </w:rPr>
        <w:t>Vui</w:t>
      </w:r>
      <w:proofErr w:type="spellEnd"/>
      <w:r w:rsidRPr="00564EB8">
        <w:rPr>
          <w:rFonts w:ascii="Cascadia Mono" w:hAnsi="Cascadia Mono" w:cs="Cascadia Mono"/>
          <w:noProof w:val="0"/>
          <w:color w:val="FF0000"/>
          <w:kern w:val="0"/>
          <w:sz w:val="24"/>
          <w:szCs w:val="24"/>
          <w:lang w:val="en-US"/>
        </w:rPr>
        <w:t xml:space="preserve"> </w:t>
      </w:r>
      <w:proofErr w:type="spellStart"/>
      <w:r w:rsidRPr="00564EB8">
        <w:rPr>
          <w:rFonts w:ascii="Cascadia Mono" w:hAnsi="Cascadia Mono" w:cs="Cascadia Mono"/>
          <w:noProof w:val="0"/>
          <w:color w:val="FF0000"/>
          <w:kern w:val="0"/>
          <w:sz w:val="24"/>
          <w:szCs w:val="24"/>
          <w:lang w:val="en-US"/>
        </w:rPr>
        <w:t>lòng</w:t>
      </w:r>
      <w:proofErr w:type="spellEnd"/>
      <w:r w:rsidRPr="00564EB8">
        <w:rPr>
          <w:rFonts w:ascii="Cascadia Mono" w:hAnsi="Cascadia Mono" w:cs="Cascadia Mono"/>
          <w:noProof w:val="0"/>
          <w:color w:val="FF0000"/>
          <w:kern w:val="0"/>
          <w:sz w:val="24"/>
          <w:szCs w:val="24"/>
          <w:lang w:val="en-US"/>
        </w:rPr>
        <w:t xml:space="preserve"> </w:t>
      </w:r>
      <w:proofErr w:type="spellStart"/>
      <w:r w:rsidRPr="00564EB8">
        <w:rPr>
          <w:rFonts w:ascii="Cascadia Mono" w:hAnsi="Cascadia Mono" w:cs="Cascadia Mono"/>
          <w:noProof w:val="0"/>
          <w:color w:val="FF0000"/>
          <w:kern w:val="0"/>
          <w:sz w:val="24"/>
          <w:szCs w:val="24"/>
          <w:lang w:val="en-US"/>
        </w:rPr>
        <w:t>nhập</w:t>
      </w:r>
      <w:proofErr w:type="spellEnd"/>
      <w:r w:rsidRPr="00564EB8">
        <w:rPr>
          <w:rFonts w:ascii="Cascadia Mono" w:hAnsi="Cascadia Mono" w:cs="Cascadia Mono"/>
          <w:noProof w:val="0"/>
          <w:color w:val="FF0000"/>
          <w:kern w:val="0"/>
          <w:sz w:val="24"/>
          <w:szCs w:val="24"/>
          <w:lang w:val="en-US"/>
        </w:rPr>
        <w:t xml:space="preserve"> </w:t>
      </w:r>
      <w:proofErr w:type="spellStart"/>
      <w:r w:rsidRPr="00564EB8">
        <w:rPr>
          <w:rFonts w:ascii="Cascadia Mono" w:hAnsi="Cascadia Mono" w:cs="Cascadia Mono"/>
          <w:noProof w:val="0"/>
          <w:color w:val="FF0000"/>
          <w:kern w:val="0"/>
          <w:sz w:val="24"/>
          <w:szCs w:val="24"/>
          <w:lang w:val="en-US"/>
        </w:rPr>
        <w:t>số</w:t>
      </w:r>
      <w:proofErr w:type="spellEnd"/>
      <w:r w:rsidRPr="00564EB8">
        <w:rPr>
          <w:rFonts w:ascii="Cascadia Mono" w:hAnsi="Cascadia Mono" w:cs="Cascadia Mono"/>
          <w:noProof w:val="0"/>
          <w:color w:val="FF0000"/>
          <w:kern w:val="0"/>
          <w:sz w:val="24"/>
          <w:szCs w:val="24"/>
          <w:lang w:val="en-US"/>
        </w:rPr>
        <w:t xml:space="preserve"> </w:t>
      </w:r>
      <w:proofErr w:type="spellStart"/>
      <w:r w:rsidRPr="00564EB8">
        <w:rPr>
          <w:rFonts w:ascii="Cascadia Mono" w:hAnsi="Cascadia Mono" w:cs="Cascadia Mono"/>
          <w:noProof w:val="0"/>
          <w:color w:val="FF0000"/>
          <w:kern w:val="0"/>
          <w:sz w:val="24"/>
          <w:szCs w:val="24"/>
          <w:lang w:val="en-US"/>
        </w:rPr>
        <w:t>điện</w:t>
      </w:r>
      <w:proofErr w:type="spellEnd"/>
      <w:r w:rsidRPr="00564EB8">
        <w:rPr>
          <w:rFonts w:ascii="Cascadia Mono" w:hAnsi="Cascadia Mono" w:cs="Cascadia Mono"/>
          <w:noProof w:val="0"/>
          <w:color w:val="FF0000"/>
          <w:kern w:val="0"/>
          <w:sz w:val="24"/>
          <w:szCs w:val="24"/>
          <w:lang w:val="en-US"/>
        </w:rPr>
        <w:t xml:space="preserve"> </w:t>
      </w:r>
      <w:proofErr w:type="spellStart"/>
      <w:r w:rsidRPr="00564EB8">
        <w:rPr>
          <w:rFonts w:ascii="Cascadia Mono" w:hAnsi="Cascadia Mono" w:cs="Cascadia Mono"/>
          <w:noProof w:val="0"/>
          <w:color w:val="FF0000"/>
          <w:kern w:val="0"/>
          <w:sz w:val="24"/>
          <w:szCs w:val="24"/>
          <w:lang w:val="en-US"/>
        </w:rPr>
        <w:t>thoại</w:t>
      </w:r>
      <w:proofErr w:type="spellEnd"/>
      <w:r w:rsidRPr="00564EB8">
        <w:rPr>
          <w:rFonts w:ascii="Cascadia Mono" w:hAnsi="Cascadia Mono" w:cs="Cascadia Mono"/>
          <w:noProof w:val="0"/>
          <w:color w:val="FF0000"/>
          <w:kern w:val="0"/>
          <w:sz w:val="24"/>
          <w:szCs w:val="24"/>
          <w:lang w:val="en-US"/>
        </w:rPr>
        <w:t xml:space="preserve"> </w:t>
      </w:r>
      <w:proofErr w:type="spellStart"/>
      <w:r w:rsidRPr="00564EB8">
        <w:rPr>
          <w:rFonts w:ascii="Cascadia Mono" w:hAnsi="Cascadia Mono" w:cs="Cascadia Mono"/>
          <w:noProof w:val="0"/>
          <w:color w:val="FF0000"/>
          <w:kern w:val="0"/>
          <w:sz w:val="24"/>
          <w:szCs w:val="24"/>
          <w:lang w:val="en-US"/>
        </w:rPr>
        <w:t>và</w:t>
      </w:r>
      <w:proofErr w:type="spellEnd"/>
      <w:r w:rsidRPr="00564EB8">
        <w:rPr>
          <w:rFonts w:ascii="Cascadia Mono" w:hAnsi="Cascadia Mono" w:cs="Cascadia Mono"/>
          <w:noProof w:val="0"/>
          <w:color w:val="FF0000"/>
          <w:kern w:val="0"/>
          <w:sz w:val="24"/>
          <w:szCs w:val="24"/>
          <w:lang w:val="en-US"/>
        </w:rPr>
        <w:t xml:space="preserve"> </w:t>
      </w:r>
      <w:proofErr w:type="spellStart"/>
      <w:r w:rsidRPr="00564EB8">
        <w:rPr>
          <w:rFonts w:ascii="Cascadia Mono" w:hAnsi="Cascadia Mono" w:cs="Cascadia Mono"/>
          <w:noProof w:val="0"/>
          <w:color w:val="FF0000"/>
          <w:kern w:val="0"/>
          <w:sz w:val="24"/>
          <w:szCs w:val="24"/>
          <w:lang w:val="en-US"/>
        </w:rPr>
        <w:t>khách</w:t>
      </w:r>
      <w:proofErr w:type="spellEnd"/>
      <w:r w:rsidRPr="00564EB8">
        <w:rPr>
          <w:rFonts w:ascii="Cascadia Mono" w:hAnsi="Cascadia Mono" w:cs="Cascadia Mono"/>
          <w:noProof w:val="0"/>
          <w:color w:val="FF0000"/>
          <w:kern w:val="0"/>
          <w:sz w:val="24"/>
          <w:szCs w:val="24"/>
          <w:lang w:val="en-US"/>
        </w:rPr>
        <w:t xml:space="preserve"> </w:t>
      </w:r>
      <w:proofErr w:type="spellStart"/>
      <w:r w:rsidRPr="00564EB8">
        <w:rPr>
          <w:rFonts w:ascii="Cascadia Mono" w:hAnsi="Cascadia Mono" w:cs="Cascadia Mono"/>
          <w:noProof w:val="0"/>
          <w:color w:val="FF0000"/>
          <w:kern w:val="0"/>
          <w:sz w:val="24"/>
          <w:szCs w:val="24"/>
          <w:lang w:val="en-US"/>
        </w:rPr>
        <w:t>hàng</w:t>
      </w:r>
      <w:proofErr w:type="spellEnd"/>
      <w:r w:rsidRPr="00564EB8">
        <w:rPr>
          <w:rFonts w:ascii="Cascadia Mono" w:hAnsi="Cascadia Mono" w:cs="Cascadia Mono"/>
          <w:noProof w:val="0"/>
          <w:color w:val="FF0000"/>
          <w:kern w:val="0"/>
          <w:sz w:val="24"/>
          <w:szCs w:val="24"/>
          <w:lang w:val="en-US"/>
        </w:rPr>
        <w:t>'</w:t>
      </w:r>
      <w:r w:rsidRPr="00564EB8">
        <w:rPr>
          <w:rFonts w:ascii="Cascadia Mono" w:hAnsi="Cascadia Mono" w:cs="Cascadia Mono"/>
          <w:noProof w:val="0"/>
          <w:color w:val="808080"/>
          <w:kern w:val="0"/>
          <w:sz w:val="24"/>
          <w:szCs w:val="24"/>
          <w:lang w:val="en-US"/>
        </w:rPr>
        <w:t>,</w:t>
      </w:r>
      <w:r w:rsidRPr="00564EB8">
        <w:rPr>
          <w:rFonts w:ascii="Cascadia Mono" w:hAnsi="Cascadia Mono" w:cs="Cascadia Mono"/>
          <w:noProof w:val="0"/>
          <w:color w:val="000000"/>
          <w:kern w:val="0"/>
          <w:sz w:val="24"/>
          <w:szCs w:val="24"/>
          <w:lang w:val="en-US"/>
        </w:rPr>
        <w:t xml:space="preserve"> </w:t>
      </w:r>
      <w:proofErr w:type="gramStart"/>
      <w:r w:rsidRPr="00564EB8">
        <w:rPr>
          <w:rFonts w:ascii="Cascadia Mono" w:hAnsi="Cascadia Mono" w:cs="Cascadia Mono"/>
          <w:noProof w:val="0"/>
          <w:color w:val="000000"/>
          <w:kern w:val="0"/>
          <w:sz w:val="24"/>
          <w:szCs w:val="24"/>
          <w:lang w:val="en-US"/>
        </w:rPr>
        <w:t>1</w:t>
      </w:r>
      <w:proofErr w:type="gramEnd"/>
    </w:p>
    <w:p w14:paraId="003908AC" w14:textId="77777777" w:rsidR="00564EB8" w:rsidRPr="00564EB8" w:rsidRDefault="00564EB8" w:rsidP="00564EB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64EB8">
        <w:rPr>
          <w:rFonts w:ascii="Cascadia Mono" w:hAnsi="Cascadia Mono" w:cs="Cascadia Mono"/>
          <w:noProof w:val="0"/>
          <w:color w:val="000000"/>
          <w:kern w:val="0"/>
          <w:sz w:val="24"/>
          <w:szCs w:val="24"/>
          <w:lang w:val="en-US"/>
        </w:rPr>
        <w:tab/>
      </w:r>
      <w:r w:rsidRPr="00564EB8">
        <w:rPr>
          <w:rFonts w:ascii="Cascadia Mono" w:hAnsi="Cascadia Mono" w:cs="Cascadia Mono"/>
          <w:noProof w:val="0"/>
          <w:color w:val="0000FF"/>
          <w:kern w:val="0"/>
          <w:sz w:val="24"/>
          <w:szCs w:val="24"/>
          <w:lang w:val="en-US"/>
        </w:rPr>
        <w:t>ELSE</w:t>
      </w:r>
      <w:r w:rsidRPr="00564EB8">
        <w:rPr>
          <w:rFonts w:ascii="Cascadia Mono" w:hAnsi="Cascadia Mono" w:cs="Cascadia Mono"/>
          <w:noProof w:val="0"/>
          <w:color w:val="000000"/>
          <w:kern w:val="0"/>
          <w:sz w:val="24"/>
          <w:szCs w:val="24"/>
          <w:lang w:val="en-US"/>
        </w:rPr>
        <w:t xml:space="preserve"> </w:t>
      </w:r>
      <w:r w:rsidRPr="00564EB8">
        <w:rPr>
          <w:rFonts w:ascii="Cascadia Mono" w:hAnsi="Cascadia Mono" w:cs="Cascadia Mono"/>
          <w:noProof w:val="0"/>
          <w:color w:val="0000FF"/>
          <w:kern w:val="0"/>
          <w:sz w:val="24"/>
          <w:szCs w:val="24"/>
          <w:lang w:val="en-US"/>
        </w:rPr>
        <w:t>IF</w:t>
      </w:r>
      <w:r w:rsidRPr="00564EB8">
        <w:rPr>
          <w:rFonts w:ascii="Cascadia Mono" w:hAnsi="Cascadia Mono" w:cs="Cascadia Mono"/>
          <w:noProof w:val="0"/>
          <w:color w:val="000000"/>
          <w:kern w:val="0"/>
          <w:sz w:val="24"/>
          <w:szCs w:val="24"/>
          <w:lang w:val="en-US"/>
        </w:rPr>
        <w:t xml:space="preserve"> @empName </w:t>
      </w:r>
      <w:r w:rsidRPr="00564EB8">
        <w:rPr>
          <w:rFonts w:ascii="Cascadia Mono" w:hAnsi="Cascadia Mono" w:cs="Cascadia Mono"/>
          <w:noProof w:val="0"/>
          <w:color w:val="808080"/>
          <w:kern w:val="0"/>
          <w:sz w:val="24"/>
          <w:szCs w:val="24"/>
          <w:lang w:val="en-US"/>
        </w:rPr>
        <w:t>=</w:t>
      </w:r>
      <w:r w:rsidRPr="00564EB8">
        <w:rPr>
          <w:rFonts w:ascii="Cascadia Mono" w:hAnsi="Cascadia Mono" w:cs="Cascadia Mono"/>
          <w:noProof w:val="0"/>
          <w:color w:val="000000"/>
          <w:kern w:val="0"/>
          <w:sz w:val="24"/>
          <w:szCs w:val="24"/>
          <w:lang w:val="en-US"/>
        </w:rPr>
        <w:t xml:space="preserve"> </w:t>
      </w:r>
      <w:r w:rsidRPr="00564EB8">
        <w:rPr>
          <w:rFonts w:ascii="Cascadia Mono" w:hAnsi="Cascadia Mono" w:cs="Cascadia Mono"/>
          <w:noProof w:val="0"/>
          <w:color w:val="FF0000"/>
          <w:kern w:val="0"/>
          <w:sz w:val="24"/>
          <w:szCs w:val="24"/>
          <w:lang w:val="en-US"/>
        </w:rPr>
        <w:t>''</w:t>
      </w:r>
      <w:r w:rsidRPr="00564EB8">
        <w:rPr>
          <w:rFonts w:ascii="Cascadia Mono" w:hAnsi="Cascadia Mono" w:cs="Cascadia Mono"/>
          <w:noProof w:val="0"/>
          <w:color w:val="000000"/>
          <w:kern w:val="0"/>
          <w:sz w:val="24"/>
          <w:szCs w:val="24"/>
          <w:lang w:val="en-US"/>
        </w:rPr>
        <w:t xml:space="preserve"> </w:t>
      </w:r>
    </w:p>
    <w:p w14:paraId="270E6688" w14:textId="77777777" w:rsidR="00564EB8" w:rsidRPr="00564EB8" w:rsidRDefault="00564EB8" w:rsidP="00564EB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64EB8">
        <w:rPr>
          <w:rFonts w:ascii="Cascadia Mono" w:hAnsi="Cascadia Mono" w:cs="Cascadia Mono"/>
          <w:noProof w:val="0"/>
          <w:color w:val="000000"/>
          <w:kern w:val="0"/>
          <w:sz w:val="24"/>
          <w:szCs w:val="24"/>
          <w:lang w:val="en-US"/>
        </w:rPr>
        <w:tab/>
      </w:r>
      <w:r w:rsidRPr="00564EB8">
        <w:rPr>
          <w:rFonts w:ascii="Cascadia Mono" w:hAnsi="Cascadia Mono" w:cs="Cascadia Mono"/>
          <w:noProof w:val="0"/>
          <w:color w:val="000000"/>
          <w:kern w:val="0"/>
          <w:sz w:val="24"/>
          <w:szCs w:val="24"/>
          <w:lang w:val="en-US"/>
        </w:rPr>
        <w:tab/>
      </w:r>
      <w:r w:rsidRPr="00564EB8">
        <w:rPr>
          <w:rFonts w:ascii="Cascadia Mono" w:hAnsi="Cascadia Mono" w:cs="Cascadia Mono"/>
          <w:noProof w:val="0"/>
          <w:color w:val="0000FF"/>
          <w:kern w:val="0"/>
          <w:sz w:val="24"/>
          <w:szCs w:val="24"/>
          <w:lang w:val="en-US"/>
        </w:rPr>
        <w:t>THROW</w:t>
      </w:r>
      <w:r w:rsidRPr="00564EB8">
        <w:rPr>
          <w:rFonts w:ascii="Cascadia Mono" w:hAnsi="Cascadia Mono" w:cs="Cascadia Mono"/>
          <w:noProof w:val="0"/>
          <w:color w:val="000000"/>
          <w:kern w:val="0"/>
          <w:sz w:val="24"/>
          <w:szCs w:val="24"/>
          <w:lang w:val="en-US"/>
        </w:rPr>
        <w:t xml:space="preserve"> 50000</w:t>
      </w:r>
      <w:r w:rsidRPr="00564EB8">
        <w:rPr>
          <w:rFonts w:ascii="Cascadia Mono" w:hAnsi="Cascadia Mono" w:cs="Cascadia Mono"/>
          <w:noProof w:val="0"/>
          <w:color w:val="808080"/>
          <w:kern w:val="0"/>
          <w:sz w:val="24"/>
          <w:szCs w:val="24"/>
          <w:lang w:val="en-US"/>
        </w:rPr>
        <w:t>,</w:t>
      </w:r>
      <w:r w:rsidRPr="00564EB8">
        <w:rPr>
          <w:rFonts w:ascii="Cascadia Mono" w:hAnsi="Cascadia Mono" w:cs="Cascadia Mono"/>
          <w:noProof w:val="0"/>
          <w:color w:val="000000"/>
          <w:kern w:val="0"/>
          <w:sz w:val="24"/>
          <w:szCs w:val="24"/>
          <w:lang w:val="en-US"/>
        </w:rPr>
        <w:t xml:space="preserve"> </w:t>
      </w:r>
      <w:r w:rsidRPr="00564EB8">
        <w:rPr>
          <w:rFonts w:ascii="Cascadia Mono" w:hAnsi="Cascadia Mono" w:cs="Cascadia Mono"/>
          <w:noProof w:val="0"/>
          <w:color w:val="FF0000"/>
          <w:kern w:val="0"/>
          <w:sz w:val="24"/>
          <w:szCs w:val="24"/>
          <w:lang w:val="en-US"/>
        </w:rPr>
        <w:t>'</w:t>
      </w:r>
      <w:proofErr w:type="spellStart"/>
      <w:r w:rsidRPr="00564EB8">
        <w:rPr>
          <w:rFonts w:ascii="Cascadia Mono" w:hAnsi="Cascadia Mono" w:cs="Cascadia Mono"/>
          <w:noProof w:val="0"/>
          <w:color w:val="FF0000"/>
          <w:kern w:val="0"/>
          <w:sz w:val="24"/>
          <w:szCs w:val="24"/>
          <w:lang w:val="en-US"/>
        </w:rPr>
        <w:t>Vui</w:t>
      </w:r>
      <w:proofErr w:type="spellEnd"/>
      <w:r w:rsidRPr="00564EB8">
        <w:rPr>
          <w:rFonts w:ascii="Cascadia Mono" w:hAnsi="Cascadia Mono" w:cs="Cascadia Mono"/>
          <w:noProof w:val="0"/>
          <w:color w:val="FF0000"/>
          <w:kern w:val="0"/>
          <w:sz w:val="24"/>
          <w:szCs w:val="24"/>
          <w:lang w:val="en-US"/>
        </w:rPr>
        <w:t xml:space="preserve"> </w:t>
      </w:r>
      <w:proofErr w:type="spellStart"/>
      <w:r w:rsidRPr="00564EB8">
        <w:rPr>
          <w:rFonts w:ascii="Cascadia Mono" w:hAnsi="Cascadia Mono" w:cs="Cascadia Mono"/>
          <w:noProof w:val="0"/>
          <w:color w:val="FF0000"/>
          <w:kern w:val="0"/>
          <w:sz w:val="24"/>
          <w:szCs w:val="24"/>
          <w:lang w:val="en-US"/>
        </w:rPr>
        <w:t>lòng</w:t>
      </w:r>
      <w:proofErr w:type="spellEnd"/>
      <w:r w:rsidRPr="00564EB8">
        <w:rPr>
          <w:rFonts w:ascii="Cascadia Mono" w:hAnsi="Cascadia Mono" w:cs="Cascadia Mono"/>
          <w:noProof w:val="0"/>
          <w:color w:val="FF0000"/>
          <w:kern w:val="0"/>
          <w:sz w:val="24"/>
          <w:szCs w:val="24"/>
          <w:lang w:val="en-US"/>
        </w:rPr>
        <w:t xml:space="preserve"> </w:t>
      </w:r>
      <w:proofErr w:type="spellStart"/>
      <w:r w:rsidRPr="00564EB8">
        <w:rPr>
          <w:rFonts w:ascii="Cascadia Mono" w:hAnsi="Cascadia Mono" w:cs="Cascadia Mono"/>
          <w:noProof w:val="0"/>
          <w:color w:val="FF0000"/>
          <w:kern w:val="0"/>
          <w:sz w:val="24"/>
          <w:szCs w:val="24"/>
          <w:lang w:val="en-US"/>
        </w:rPr>
        <w:t>chọn</w:t>
      </w:r>
      <w:proofErr w:type="spellEnd"/>
      <w:r w:rsidRPr="00564EB8">
        <w:rPr>
          <w:rFonts w:ascii="Cascadia Mono" w:hAnsi="Cascadia Mono" w:cs="Cascadia Mono"/>
          <w:noProof w:val="0"/>
          <w:color w:val="FF0000"/>
          <w:kern w:val="0"/>
          <w:sz w:val="24"/>
          <w:szCs w:val="24"/>
          <w:lang w:val="en-US"/>
        </w:rPr>
        <w:t xml:space="preserve"> </w:t>
      </w:r>
      <w:proofErr w:type="spellStart"/>
      <w:r w:rsidRPr="00564EB8">
        <w:rPr>
          <w:rFonts w:ascii="Cascadia Mono" w:hAnsi="Cascadia Mono" w:cs="Cascadia Mono"/>
          <w:noProof w:val="0"/>
          <w:color w:val="FF0000"/>
          <w:kern w:val="0"/>
          <w:sz w:val="24"/>
          <w:szCs w:val="24"/>
          <w:lang w:val="en-US"/>
        </w:rPr>
        <w:t>tên</w:t>
      </w:r>
      <w:proofErr w:type="spellEnd"/>
      <w:r w:rsidRPr="00564EB8">
        <w:rPr>
          <w:rFonts w:ascii="Cascadia Mono" w:hAnsi="Cascadia Mono" w:cs="Cascadia Mono"/>
          <w:noProof w:val="0"/>
          <w:color w:val="FF0000"/>
          <w:kern w:val="0"/>
          <w:sz w:val="24"/>
          <w:szCs w:val="24"/>
          <w:lang w:val="en-US"/>
        </w:rPr>
        <w:t xml:space="preserve"> </w:t>
      </w:r>
      <w:proofErr w:type="spellStart"/>
      <w:r w:rsidRPr="00564EB8">
        <w:rPr>
          <w:rFonts w:ascii="Cascadia Mono" w:hAnsi="Cascadia Mono" w:cs="Cascadia Mono"/>
          <w:noProof w:val="0"/>
          <w:color w:val="FF0000"/>
          <w:kern w:val="0"/>
          <w:sz w:val="24"/>
          <w:szCs w:val="24"/>
          <w:lang w:val="en-US"/>
        </w:rPr>
        <w:t>nhân</w:t>
      </w:r>
      <w:proofErr w:type="spellEnd"/>
      <w:r w:rsidRPr="00564EB8">
        <w:rPr>
          <w:rFonts w:ascii="Cascadia Mono" w:hAnsi="Cascadia Mono" w:cs="Cascadia Mono"/>
          <w:noProof w:val="0"/>
          <w:color w:val="FF0000"/>
          <w:kern w:val="0"/>
          <w:sz w:val="24"/>
          <w:szCs w:val="24"/>
          <w:lang w:val="en-US"/>
        </w:rPr>
        <w:t xml:space="preserve"> </w:t>
      </w:r>
      <w:proofErr w:type="spellStart"/>
      <w:r w:rsidRPr="00564EB8">
        <w:rPr>
          <w:rFonts w:ascii="Cascadia Mono" w:hAnsi="Cascadia Mono" w:cs="Cascadia Mono"/>
          <w:noProof w:val="0"/>
          <w:color w:val="FF0000"/>
          <w:kern w:val="0"/>
          <w:sz w:val="24"/>
          <w:szCs w:val="24"/>
          <w:lang w:val="en-US"/>
        </w:rPr>
        <w:t>viên</w:t>
      </w:r>
      <w:proofErr w:type="spellEnd"/>
      <w:r w:rsidRPr="00564EB8">
        <w:rPr>
          <w:rFonts w:ascii="Cascadia Mono" w:hAnsi="Cascadia Mono" w:cs="Cascadia Mono"/>
          <w:noProof w:val="0"/>
          <w:color w:val="FF0000"/>
          <w:kern w:val="0"/>
          <w:sz w:val="24"/>
          <w:szCs w:val="24"/>
          <w:lang w:val="en-US"/>
        </w:rPr>
        <w:t>'</w:t>
      </w:r>
      <w:r w:rsidRPr="00564EB8">
        <w:rPr>
          <w:rFonts w:ascii="Cascadia Mono" w:hAnsi="Cascadia Mono" w:cs="Cascadia Mono"/>
          <w:noProof w:val="0"/>
          <w:color w:val="808080"/>
          <w:kern w:val="0"/>
          <w:sz w:val="24"/>
          <w:szCs w:val="24"/>
          <w:lang w:val="en-US"/>
        </w:rPr>
        <w:t>,</w:t>
      </w:r>
      <w:r w:rsidRPr="00564EB8">
        <w:rPr>
          <w:rFonts w:ascii="Cascadia Mono" w:hAnsi="Cascadia Mono" w:cs="Cascadia Mono"/>
          <w:noProof w:val="0"/>
          <w:color w:val="000000"/>
          <w:kern w:val="0"/>
          <w:sz w:val="24"/>
          <w:szCs w:val="24"/>
          <w:lang w:val="en-US"/>
        </w:rPr>
        <w:t xml:space="preserve"> </w:t>
      </w:r>
      <w:proofErr w:type="gramStart"/>
      <w:r w:rsidRPr="00564EB8">
        <w:rPr>
          <w:rFonts w:ascii="Cascadia Mono" w:hAnsi="Cascadia Mono" w:cs="Cascadia Mono"/>
          <w:noProof w:val="0"/>
          <w:color w:val="000000"/>
          <w:kern w:val="0"/>
          <w:sz w:val="24"/>
          <w:szCs w:val="24"/>
          <w:lang w:val="en-US"/>
        </w:rPr>
        <w:t>1</w:t>
      </w:r>
      <w:proofErr w:type="gramEnd"/>
    </w:p>
    <w:p w14:paraId="6E804426" w14:textId="77777777" w:rsidR="00564EB8" w:rsidRPr="00564EB8" w:rsidRDefault="00564EB8" w:rsidP="00564EB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64EB8">
        <w:rPr>
          <w:rFonts w:ascii="Cascadia Mono" w:hAnsi="Cascadia Mono" w:cs="Cascadia Mono"/>
          <w:noProof w:val="0"/>
          <w:color w:val="000000"/>
          <w:kern w:val="0"/>
          <w:sz w:val="24"/>
          <w:szCs w:val="24"/>
          <w:lang w:val="en-US"/>
        </w:rPr>
        <w:tab/>
      </w:r>
      <w:r w:rsidRPr="00564EB8">
        <w:rPr>
          <w:rFonts w:ascii="Cascadia Mono" w:hAnsi="Cascadia Mono" w:cs="Cascadia Mono"/>
          <w:noProof w:val="0"/>
          <w:color w:val="0000FF"/>
          <w:kern w:val="0"/>
          <w:sz w:val="24"/>
          <w:szCs w:val="24"/>
          <w:lang w:val="en-US"/>
        </w:rPr>
        <w:t>ELSE</w:t>
      </w:r>
      <w:r w:rsidRPr="00564EB8">
        <w:rPr>
          <w:rFonts w:ascii="Cascadia Mono" w:hAnsi="Cascadia Mono" w:cs="Cascadia Mono"/>
          <w:noProof w:val="0"/>
          <w:color w:val="000000"/>
          <w:kern w:val="0"/>
          <w:sz w:val="24"/>
          <w:szCs w:val="24"/>
          <w:lang w:val="en-US"/>
        </w:rPr>
        <w:t xml:space="preserve"> </w:t>
      </w:r>
      <w:r w:rsidRPr="00564EB8">
        <w:rPr>
          <w:rFonts w:ascii="Cascadia Mono" w:hAnsi="Cascadia Mono" w:cs="Cascadia Mono"/>
          <w:noProof w:val="0"/>
          <w:color w:val="0000FF"/>
          <w:kern w:val="0"/>
          <w:sz w:val="24"/>
          <w:szCs w:val="24"/>
          <w:lang w:val="en-US"/>
        </w:rPr>
        <w:t>IF</w:t>
      </w:r>
      <w:r w:rsidRPr="00564EB8">
        <w:rPr>
          <w:rFonts w:ascii="Cascadia Mono" w:hAnsi="Cascadia Mono" w:cs="Cascadia Mono"/>
          <w:noProof w:val="0"/>
          <w:color w:val="000000"/>
          <w:kern w:val="0"/>
          <w:sz w:val="24"/>
          <w:szCs w:val="24"/>
          <w:lang w:val="en-US"/>
        </w:rPr>
        <w:t xml:space="preserve"> @tableID </w:t>
      </w:r>
      <w:r w:rsidRPr="00564EB8">
        <w:rPr>
          <w:rFonts w:ascii="Cascadia Mono" w:hAnsi="Cascadia Mono" w:cs="Cascadia Mono"/>
          <w:noProof w:val="0"/>
          <w:color w:val="808080"/>
          <w:kern w:val="0"/>
          <w:sz w:val="24"/>
          <w:szCs w:val="24"/>
          <w:lang w:val="en-US"/>
        </w:rPr>
        <w:t>=</w:t>
      </w:r>
      <w:r w:rsidRPr="00564EB8">
        <w:rPr>
          <w:rFonts w:ascii="Cascadia Mono" w:hAnsi="Cascadia Mono" w:cs="Cascadia Mono"/>
          <w:noProof w:val="0"/>
          <w:color w:val="000000"/>
          <w:kern w:val="0"/>
          <w:sz w:val="24"/>
          <w:szCs w:val="24"/>
          <w:lang w:val="en-US"/>
        </w:rPr>
        <w:t xml:space="preserve"> </w:t>
      </w:r>
      <w:r w:rsidRPr="00564EB8">
        <w:rPr>
          <w:rFonts w:ascii="Cascadia Mono" w:hAnsi="Cascadia Mono" w:cs="Cascadia Mono"/>
          <w:noProof w:val="0"/>
          <w:color w:val="FF0000"/>
          <w:kern w:val="0"/>
          <w:sz w:val="24"/>
          <w:szCs w:val="24"/>
          <w:lang w:val="en-US"/>
        </w:rPr>
        <w:t>''</w:t>
      </w:r>
      <w:r w:rsidRPr="00564EB8">
        <w:rPr>
          <w:rFonts w:ascii="Cascadia Mono" w:hAnsi="Cascadia Mono" w:cs="Cascadia Mono"/>
          <w:noProof w:val="0"/>
          <w:color w:val="000000"/>
          <w:kern w:val="0"/>
          <w:sz w:val="24"/>
          <w:szCs w:val="24"/>
          <w:lang w:val="en-US"/>
        </w:rPr>
        <w:t xml:space="preserve"> </w:t>
      </w:r>
    </w:p>
    <w:p w14:paraId="49C35EBD" w14:textId="77777777" w:rsidR="00564EB8" w:rsidRPr="00564EB8" w:rsidRDefault="00564EB8" w:rsidP="00564EB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64EB8">
        <w:rPr>
          <w:rFonts w:ascii="Cascadia Mono" w:hAnsi="Cascadia Mono" w:cs="Cascadia Mono"/>
          <w:noProof w:val="0"/>
          <w:color w:val="000000"/>
          <w:kern w:val="0"/>
          <w:sz w:val="24"/>
          <w:szCs w:val="24"/>
          <w:lang w:val="en-US"/>
        </w:rPr>
        <w:tab/>
      </w:r>
      <w:r w:rsidRPr="00564EB8">
        <w:rPr>
          <w:rFonts w:ascii="Cascadia Mono" w:hAnsi="Cascadia Mono" w:cs="Cascadia Mono"/>
          <w:noProof w:val="0"/>
          <w:color w:val="000000"/>
          <w:kern w:val="0"/>
          <w:sz w:val="24"/>
          <w:szCs w:val="24"/>
          <w:lang w:val="en-US"/>
        </w:rPr>
        <w:tab/>
      </w:r>
      <w:r w:rsidRPr="00564EB8">
        <w:rPr>
          <w:rFonts w:ascii="Cascadia Mono" w:hAnsi="Cascadia Mono" w:cs="Cascadia Mono"/>
          <w:noProof w:val="0"/>
          <w:color w:val="0000FF"/>
          <w:kern w:val="0"/>
          <w:sz w:val="24"/>
          <w:szCs w:val="24"/>
          <w:lang w:val="en-US"/>
        </w:rPr>
        <w:t>THROW</w:t>
      </w:r>
      <w:r w:rsidRPr="00564EB8">
        <w:rPr>
          <w:rFonts w:ascii="Cascadia Mono" w:hAnsi="Cascadia Mono" w:cs="Cascadia Mono"/>
          <w:noProof w:val="0"/>
          <w:color w:val="000000"/>
          <w:kern w:val="0"/>
          <w:sz w:val="24"/>
          <w:szCs w:val="24"/>
          <w:lang w:val="en-US"/>
        </w:rPr>
        <w:t xml:space="preserve"> 50000</w:t>
      </w:r>
      <w:r w:rsidRPr="00564EB8">
        <w:rPr>
          <w:rFonts w:ascii="Cascadia Mono" w:hAnsi="Cascadia Mono" w:cs="Cascadia Mono"/>
          <w:noProof w:val="0"/>
          <w:color w:val="808080"/>
          <w:kern w:val="0"/>
          <w:sz w:val="24"/>
          <w:szCs w:val="24"/>
          <w:lang w:val="en-US"/>
        </w:rPr>
        <w:t>,</w:t>
      </w:r>
      <w:r w:rsidRPr="00564EB8">
        <w:rPr>
          <w:rFonts w:ascii="Cascadia Mono" w:hAnsi="Cascadia Mono" w:cs="Cascadia Mono"/>
          <w:noProof w:val="0"/>
          <w:color w:val="000000"/>
          <w:kern w:val="0"/>
          <w:sz w:val="24"/>
          <w:szCs w:val="24"/>
          <w:lang w:val="en-US"/>
        </w:rPr>
        <w:t xml:space="preserve"> </w:t>
      </w:r>
      <w:r w:rsidRPr="00564EB8">
        <w:rPr>
          <w:rFonts w:ascii="Cascadia Mono" w:hAnsi="Cascadia Mono" w:cs="Cascadia Mono"/>
          <w:noProof w:val="0"/>
          <w:color w:val="FF0000"/>
          <w:kern w:val="0"/>
          <w:sz w:val="24"/>
          <w:szCs w:val="24"/>
          <w:lang w:val="en-US"/>
        </w:rPr>
        <w:t>'</w:t>
      </w:r>
      <w:proofErr w:type="spellStart"/>
      <w:r w:rsidRPr="00564EB8">
        <w:rPr>
          <w:rFonts w:ascii="Cascadia Mono" w:hAnsi="Cascadia Mono" w:cs="Cascadia Mono"/>
          <w:noProof w:val="0"/>
          <w:color w:val="FF0000"/>
          <w:kern w:val="0"/>
          <w:sz w:val="24"/>
          <w:szCs w:val="24"/>
          <w:lang w:val="en-US"/>
        </w:rPr>
        <w:t>Vui</w:t>
      </w:r>
      <w:proofErr w:type="spellEnd"/>
      <w:r w:rsidRPr="00564EB8">
        <w:rPr>
          <w:rFonts w:ascii="Cascadia Mono" w:hAnsi="Cascadia Mono" w:cs="Cascadia Mono"/>
          <w:noProof w:val="0"/>
          <w:color w:val="FF0000"/>
          <w:kern w:val="0"/>
          <w:sz w:val="24"/>
          <w:szCs w:val="24"/>
          <w:lang w:val="en-US"/>
        </w:rPr>
        <w:t xml:space="preserve"> </w:t>
      </w:r>
      <w:proofErr w:type="spellStart"/>
      <w:r w:rsidRPr="00564EB8">
        <w:rPr>
          <w:rFonts w:ascii="Cascadia Mono" w:hAnsi="Cascadia Mono" w:cs="Cascadia Mono"/>
          <w:noProof w:val="0"/>
          <w:color w:val="FF0000"/>
          <w:kern w:val="0"/>
          <w:sz w:val="24"/>
          <w:szCs w:val="24"/>
          <w:lang w:val="en-US"/>
        </w:rPr>
        <w:t>lòng</w:t>
      </w:r>
      <w:proofErr w:type="spellEnd"/>
      <w:r w:rsidRPr="00564EB8">
        <w:rPr>
          <w:rFonts w:ascii="Cascadia Mono" w:hAnsi="Cascadia Mono" w:cs="Cascadia Mono"/>
          <w:noProof w:val="0"/>
          <w:color w:val="FF0000"/>
          <w:kern w:val="0"/>
          <w:sz w:val="24"/>
          <w:szCs w:val="24"/>
          <w:lang w:val="en-US"/>
        </w:rPr>
        <w:t xml:space="preserve"> </w:t>
      </w:r>
      <w:proofErr w:type="spellStart"/>
      <w:r w:rsidRPr="00564EB8">
        <w:rPr>
          <w:rFonts w:ascii="Cascadia Mono" w:hAnsi="Cascadia Mono" w:cs="Cascadia Mono"/>
          <w:noProof w:val="0"/>
          <w:color w:val="FF0000"/>
          <w:kern w:val="0"/>
          <w:sz w:val="24"/>
          <w:szCs w:val="24"/>
          <w:lang w:val="en-US"/>
        </w:rPr>
        <w:t>chọn</w:t>
      </w:r>
      <w:proofErr w:type="spellEnd"/>
      <w:r w:rsidRPr="00564EB8">
        <w:rPr>
          <w:rFonts w:ascii="Cascadia Mono" w:hAnsi="Cascadia Mono" w:cs="Cascadia Mono"/>
          <w:noProof w:val="0"/>
          <w:color w:val="FF0000"/>
          <w:kern w:val="0"/>
          <w:sz w:val="24"/>
          <w:szCs w:val="24"/>
          <w:lang w:val="en-US"/>
        </w:rPr>
        <w:t xml:space="preserve"> </w:t>
      </w:r>
      <w:proofErr w:type="spellStart"/>
      <w:r w:rsidRPr="00564EB8">
        <w:rPr>
          <w:rFonts w:ascii="Cascadia Mono" w:hAnsi="Cascadia Mono" w:cs="Cascadia Mono"/>
          <w:noProof w:val="0"/>
          <w:color w:val="FF0000"/>
          <w:kern w:val="0"/>
          <w:sz w:val="24"/>
          <w:szCs w:val="24"/>
          <w:lang w:val="en-US"/>
        </w:rPr>
        <w:t>bàn</w:t>
      </w:r>
      <w:proofErr w:type="spellEnd"/>
      <w:r w:rsidRPr="00564EB8">
        <w:rPr>
          <w:rFonts w:ascii="Cascadia Mono" w:hAnsi="Cascadia Mono" w:cs="Cascadia Mono"/>
          <w:noProof w:val="0"/>
          <w:color w:val="FF0000"/>
          <w:kern w:val="0"/>
          <w:sz w:val="24"/>
          <w:szCs w:val="24"/>
          <w:lang w:val="en-US"/>
        </w:rPr>
        <w:t>'</w:t>
      </w:r>
      <w:r w:rsidRPr="00564EB8">
        <w:rPr>
          <w:rFonts w:ascii="Cascadia Mono" w:hAnsi="Cascadia Mono" w:cs="Cascadia Mono"/>
          <w:noProof w:val="0"/>
          <w:color w:val="808080"/>
          <w:kern w:val="0"/>
          <w:sz w:val="24"/>
          <w:szCs w:val="24"/>
          <w:lang w:val="en-US"/>
        </w:rPr>
        <w:t>,</w:t>
      </w:r>
      <w:r w:rsidRPr="00564EB8">
        <w:rPr>
          <w:rFonts w:ascii="Cascadia Mono" w:hAnsi="Cascadia Mono" w:cs="Cascadia Mono"/>
          <w:noProof w:val="0"/>
          <w:color w:val="000000"/>
          <w:kern w:val="0"/>
          <w:sz w:val="24"/>
          <w:szCs w:val="24"/>
          <w:lang w:val="en-US"/>
        </w:rPr>
        <w:t xml:space="preserve"> </w:t>
      </w:r>
      <w:proofErr w:type="gramStart"/>
      <w:r w:rsidRPr="00564EB8">
        <w:rPr>
          <w:rFonts w:ascii="Cascadia Mono" w:hAnsi="Cascadia Mono" w:cs="Cascadia Mono"/>
          <w:noProof w:val="0"/>
          <w:color w:val="000000"/>
          <w:kern w:val="0"/>
          <w:sz w:val="24"/>
          <w:szCs w:val="24"/>
          <w:lang w:val="en-US"/>
        </w:rPr>
        <w:t>1</w:t>
      </w:r>
      <w:proofErr w:type="gramEnd"/>
    </w:p>
    <w:p w14:paraId="67165917" w14:textId="77777777" w:rsidR="00564EB8" w:rsidRPr="00564EB8" w:rsidRDefault="00564EB8" w:rsidP="00564EB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64EB8">
        <w:rPr>
          <w:rFonts w:ascii="Cascadia Mono" w:hAnsi="Cascadia Mono" w:cs="Cascadia Mono"/>
          <w:noProof w:val="0"/>
          <w:color w:val="000000"/>
          <w:kern w:val="0"/>
          <w:sz w:val="24"/>
          <w:szCs w:val="24"/>
          <w:lang w:val="en-US"/>
        </w:rPr>
        <w:tab/>
      </w:r>
      <w:r w:rsidRPr="00564EB8">
        <w:rPr>
          <w:rFonts w:ascii="Cascadia Mono" w:hAnsi="Cascadia Mono" w:cs="Cascadia Mono"/>
          <w:noProof w:val="0"/>
          <w:color w:val="0000FF"/>
          <w:kern w:val="0"/>
          <w:sz w:val="24"/>
          <w:szCs w:val="24"/>
          <w:lang w:val="en-US"/>
        </w:rPr>
        <w:t>ELSE</w:t>
      </w:r>
      <w:r w:rsidRPr="00564EB8">
        <w:rPr>
          <w:rFonts w:ascii="Cascadia Mono" w:hAnsi="Cascadia Mono" w:cs="Cascadia Mono"/>
          <w:noProof w:val="0"/>
          <w:color w:val="000000"/>
          <w:kern w:val="0"/>
          <w:sz w:val="24"/>
          <w:szCs w:val="24"/>
          <w:lang w:val="en-US"/>
        </w:rPr>
        <w:t xml:space="preserve"> </w:t>
      </w:r>
      <w:r w:rsidRPr="00564EB8">
        <w:rPr>
          <w:rFonts w:ascii="Cascadia Mono" w:hAnsi="Cascadia Mono" w:cs="Cascadia Mono"/>
          <w:noProof w:val="0"/>
          <w:color w:val="0000FF"/>
          <w:kern w:val="0"/>
          <w:sz w:val="24"/>
          <w:szCs w:val="24"/>
          <w:lang w:val="en-US"/>
        </w:rPr>
        <w:t>IF</w:t>
      </w:r>
      <w:r w:rsidRPr="00564EB8">
        <w:rPr>
          <w:rFonts w:ascii="Cascadia Mono" w:hAnsi="Cascadia Mono" w:cs="Cascadia Mono"/>
          <w:noProof w:val="0"/>
          <w:color w:val="000000"/>
          <w:kern w:val="0"/>
          <w:sz w:val="24"/>
          <w:szCs w:val="24"/>
          <w:lang w:val="en-US"/>
        </w:rPr>
        <w:t xml:space="preserve"> </w:t>
      </w:r>
      <w:r w:rsidRPr="00564EB8">
        <w:rPr>
          <w:rFonts w:ascii="Cascadia Mono" w:hAnsi="Cascadia Mono" w:cs="Cascadia Mono"/>
          <w:noProof w:val="0"/>
          <w:color w:val="808080"/>
          <w:kern w:val="0"/>
          <w:sz w:val="24"/>
          <w:szCs w:val="24"/>
          <w:lang w:val="en-US"/>
        </w:rPr>
        <w:t>NOT</w:t>
      </w:r>
      <w:r w:rsidRPr="00564EB8">
        <w:rPr>
          <w:rFonts w:ascii="Cascadia Mono" w:hAnsi="Cascadia Mono" w:cs="Cascadia Mono"/>
          <w:noProof w:val="0"/>
          <w:color w:val="000000"/>
          <w:kern w:val="0"/>
          <w:sz w:val="24"/>
          <w:szCs w:val="24"/>
          <w:lang w:val="en-US"/>
        </w:rPr>
        <w:t xml:space="preserve"> </w:t>
      </w:r>
      <w:r w:rsidRPr="00564EB8">
        <w:rPr>
          <w:rFonts w:ascii="Cascadia Mono" w:hAnsi="Cascadia Mono" w:cs="Cascadia Mono"/>
          <w:noProof w:val="0"/>
          <w:color w:val="808080"/>
          <w:kern w:val="0"/>
          <w:sz w:val="24"/>
          <w:szCs w:val="24"/>
          <w:lang w:val="en-US"/>
        </w:rPr>
        <w:t>EXISTS</w:t>
      </w:r>
      <w:r w:rsidRPr="00564EB8">
        <w:rPr>
          <w:rFonts w:ascii="Cascadia Mono" w:hAnsi="Cascadia Mono" w:cs="Cascadia Mono"/>
          <w:noProof w:val="0"/>
          <w:color w:val="0000FF"/>
          <w:kern w:val="0"/>
          <w:sz w:val="24"/>
          <w:szCs w:val="24"/>
          <w:lang w:val="en-US"/>
        </w:rPr>
        <w:t xml:space="preserve"> </w:t>
      </w:r>
      <w:r w:rsidRPr="00564EB8">
        <w:rPr>
          <w:rFonts w:ascii="Cascadia Mono" w:hAnsi="Cascadia Mono" w:cs="Cascadia Mono"/>
          <w:noProof w:val="0"/>
          <w:color w:val="808080"/>
          <w:kern w:val="0"/>
          <w:sz w:val="24"/>
          <w:szCs w:val="24"/>
          <w:lang w:val="en-US"/>
        </w:rPr>
        <w:t>(</w:t>
      </w:r>
      <w:r w:rsidRPr="00564EB8">
        <w:rPr>
          <w:rFonts w:ascii="Cascadia Mono" w:hAnsi="Cascadia Mono" w:cs="Cascadia Mono"/>
          <w:noProof w:val="0"/>
          <w:color w:val="0000FF"/>
          <w:kern w:val="0"/>
          <w:sz w:val="24"/>
          <w:szCs w:val="24"/>
          <w:lang w:val="en-US"/>
        </w:rPr>
        <w:t>SELECT</w:t>
      </w:r>
      <w:r w:rsidRPr="00564EB8">
        <w:rPr>
          <w:rFonts w:ascii="Cascadia Mono" w:hAnsi="Cascadia Mono" w:cs="Cascadia Mono"/>
          <w:noProof w:val="0"/>
          <w:color w:val="000000"/>
          <w:kern w:val="0"/>
          <w:sz w:val="24"/>
          <w:szCs w:val="24"/>
          <w:lang w:val="en-US"/>
        </w:rPr>
        <w:t xml:space="preserve"> </w:t>
      </w:r>
      <w:r w:rsidRPr="00564EB8">
        <w:rPr>
          <w:rFonts w:ascii="Cascadia Mono" w:hAnsi="Cascadia Mono" w:cs="Cascadia Mono"/>
          <w:noProof w:val="0"/>
          <w:color w:val="808080"/>
          <w:kern w:val="0"/>
          <w:sz w:val="24"/>
          <w:szCs w:val="24"/>
          <w:lang w:val="en-US"/>
        </w:rPr>
        <w:t>*</w:t>
      </w:r>
      <w:r w:rsidRPr="00564EB8">
        <w:rPr>
          <w:rFonts w:ascii="Cascadia Mono" w:hAnsi="Cascadia Mono" w:cs="Cascadia Mono"/>
          <w:noProof w:val="0"/>
          <w:color w:val="000000"/>
          <w:kern w:val="0"/>
          <w:sz w:val="24"/>
          <w:szCs w:val="24"/>
          <w:lang w:val="en-US"/>
        </w:rPr>
        <w:t xml:space="preserve"> </w:t>
      </w:r>
      <w:r w:rsidRPr="00564EB8">
        <w:rPr>
          <w:rFonts w:ascii="Cascadia Mono" w:hAnsi="Cascadia Mono" w:cs="Cascadia Mono"/>
          <w:noProof w:val="0"/>
          <w:color w:val="0000FF"/>
          <w:kern w:val="0"/>
          <w:sz w:val="24"/>
          <w:szCs w:val="24"/>
          <w:lang w:val="en-US"/>
        </w:rPr>
        <w:t>FROM</w:t>
      </w:r>
      <w:r w:rsidRPr="00564EB8">
        <w:rPr>
          <w:rFonts w:ascii="Cascadia Mono" w:hAnsi="Cascadia Mono" w:cs="Cascadia Mono"/>
          <w:noProof w:val="0"/>
          <w:color w:val="000000"/>
          <w:kern w:val="0"/>
          <w:sz w:val="24"/>
          <w:szCs w:val="24"/>
          <w:lang w:val="en-US"/>
        </w:rPr>
        <w:t xml:space="preserve"> </w:t>
      </w:r>
      <w:proofErr w:type="spellStart"/>
      <w:r w:rsidRPr="00564EB8">
        <w:rPr>
          <w:rFonts w:ascii="Cascadia Mono" w:hAnsi="Cascadia Mono" w:cs="Cascadia Mono"/>
          <w:noProof w:val="0"/>
          <w:color w:val="000000"/>
          <w:kern w:val="0"/>
          <w:sz w:val="24"/>
          <w:szCs w:val="24"/>
          <w:lang w:val="en-US"/>
        </w:rPr>
        <w:t>TableAvailableView</w:t>
      </w:r>
      <w:proofErr w:type="spellEnd"/>
      <w:r w:rsidRPr="00564EB8">
        <w:rPr>
          <w:rFonts w:ascii="Cascadia Mono" w:hAnsi="Cascadia Mono" w:cs="Cascadia Mono"/>
          <w:noProof w:val="0"/>
          <w:color w:val="000000"/>
          <w:kern w:val="0"/>
          <w:sz w:val="24"/>
          <w:szCs w:val="24"/>
          <w:lang w:val="en-US"/>
        </w:rPr>
        <w:t xml:space="preserve"> </w:t>
      </w:r>
      <w:r w:rsidRPr="00564EB8">
        <w:rPr>
          <w:rFonts w:ascii="Cascadia Mono" w:hAnsi="Cascadia Mono" w:cs="Cascadia Mono"/>
          <w:noProof w:val="0"/>
          <w:color w:val="0000FF"/>
          <w:kern w:val="0"/>
          <w:sz w:val="24"/>
          <w:szCs w:val="24"/>
          <w:lang w:val="en-US"/>
        </w:rPr>
        <w:t>WHERE</w:t>
      </w:r>
      <w:r w:rsidRPr="00564EB8">
        <w:rPr>
          <w:rFonts w:ascii="Cascadia Mono" w:hAnsi="Cascadia Mono" w:cs="Cascadia Mono"/>
          <w:noProof w:val="0"/>
          <w:color w:val="000000"/>
          <w:kern w:val="0"/>
          <w:sz w:val="24"/>
          <w:szCs w:val="24"/>
          <w:lang w:val="en-US"/>
        </w:rPr>
        <w:t xml:space="preserve"> ID </w:t>
      </w:r>
      <w:r w:rsidRPr="00564EB8">
        <w:rPr>
          <w:rFonts w:ascii="Cascadia Mono" w:hAnsi="Cascadia Mono" w:cs="Cascadia Mono"/>
          <w:noProof w:val="0"/>
          <w:color w:val="808080"/>
          <w:kern w:val="0"/>
          <w:sz w:val="24"/>
          <w:szCs w:val="24"/>
          <w:lang w:val="en-US"/>
        </w:rPr>
        <w:t>=</w:t>
      </w:r>
      <w:r w:rsidRPr="00564EB8">
        <w:rPr>
          <w:rFonts w:ascii="Cascadia Mono" w:hAnsi="Cascadia Mono" w:cs="Cascadia Mono"/>
          <w:noProof w:val="0"/>
          <w:color w:val="000000"/>
          <w:kern w:val="0"/>
          <w:sz w:val="24"/>
          <w:szCs w:val="24"/>
          <w:lang w:val="en-US"/>
        </w:rPr>
        <w:t xml:space="preserve"> @tableID</w:t>
      </w:r>
      <w:r w:rsidRPr="00564EB8">
        <w:rPr>
          <w:rFonts w:ascii="Cascadia Mono" w:hAnsi="Cascadia Mono" w:cs="Cascadia Mono"/>
          <w:noProof w:val="0"/>
          <w:color w:val="808080"/>
          <w:kern w:val="0"/>
          <w:sz w:val="24"/>
          <w:szCs w:val="24"/>
          <w:lang w:val="en-US"/>
        </w:rPr>
        <w:t>)</w:t>
      </w:r>
      <w:r w:rsidRPr="00564EB8">
        <w:rPr>
          <w:rFonts w:ascii="Cascadia Mono" w:hAnsi="Cascadia Mono" w:cs="Cascadia Mono"/>
          <w:noProof w:val="0"/>
          <w:color w:val="000000"/>
          <w:kern w:val="0"/>
          <w:sz w:val="24"/>
          <w:szCs w:val="24"/>
          <w:lang w:val="en-US"/>
        </w:rPr>
        <w:t xml:space="preserve"> </w:t>
      </w:r>
      <w:r w:rsidRPr="00564EB8">
        <w:rPr>
          <w:rFonts w:ascii="Cascadia Mono" w:hAnsi="Cascadia Mono" w:cs="Cascadia Mono"/>
          <w:noProof w:val="0"/>
          <w:color w:val="808080"/>
          <w:kern w:val="0"/>
          <w:sz w:val="24"/>
          <w:szCs w:val="24"/>
          <w:lang w:val="en-US"/>
        </w:rPr>
        <w:t>AND</w:t>
      </w:r>
      <w:r w:rsidRPr="00564EB8">
        <w:rPr>
          <w:rFonts w:ascii="Cascadia Mono" w:hAnsi="Cascadia Mono" w:cs="Cascadia Mono"/>
          <w:noProof w:val="0"/>
          <w:color w:val="000000"/>
          <w:kern w:val="0"/>
          <w:sz w:val="24"/>
          <w:szCs w:val="24"/>
          <w:lang w:val="en-US"/>
        </w:rPr>
        <w:t xml:space="preserve"> @tableID </w:t>
      </w:r>
      <w:r w:rsidRPr="00564EB8">
        <w:rPr>
          <w:rFonts w:ascii="Cascadia Mono" w:hAnsi="Cascadia Mono" w:cs="Cascadia Mono"/>
          <w:noProof w:val="0"/>
          <w:color w:val="808080"/>
          <w:kern w:val="0"/>
          <w:sz w:val="24"/>
          <w:szCs w:val="24"/>
          <w:lang w:val="en-US"/>
        </w:rPr>
        <w:t>&lt;&gt;</w:t>
      </w:r>
      <w:r w:rsidRPr="00564EB8">
        <w:rPr>
          <w:rFonts w:ascii="Cascadia Mono" w:hAnsi="Cascadia Mono" w:cs="Cascadia Mono"/>
          <w:noProof w:val="0"/>
          <w:color w:val="000000"/>
          <w:kern w:val="0"/>
          <w:sz w:val="24"/>
          <w:szCs w:val="24"/>
          <w:lang w:val="en-US"/>
        </w:rPr>
        <w:t xml:space="preserve"> </w:t>
      </w:r>
      <w:r w:rsidRPr="00564EB8">
        <w:rPr>
          <w:rFonts w:ascii="Cascadia Mono" w:hAnsi="Cascadia Mono" w:cs="Cascadia Mono"/>
          <w:noProof w:val="0"/>
          <w:color w:val="FF0000"/>
          <w:kern w:val="0"/>
          <w:sz w:val="24"/>
          <w:szCs w:val="24"/>
          <w:lang w:val="en-US"/>
        </w:rPr>
        <w:t>'NA'</w:t>
      </w:r>
    </w:p>
    <w:p w14:paraId="5F64BECA" w14:textId="77777777" w:rsidR="00564EB8" w:rsidRPr="00564EB8" w:rsidRDefault="00564EB8" w:rsidP="00564EB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64EB8">
        <w:rPr>
          <w:rFonts w:ascii="Cascadia Mono" w:hAnsi="Cascadia Mono" w:cs="Cascadia Mono"/>
          <w:noProof w:val="0"/>
          <w:color w:val="000000"/>
          <w:kern w:val="0"/>
          <w:sz w:val="24"/>
          <w:szCs w:val="24"/>
          <w:lang w:val="en-US"/>
        </w:rPr>
        <w:tab/>
      </w:r>
      <w:r w:rsidRPr="00564EB8">
        <w:rPr>
          <w:rFonts w:ascii="Cascadia Mono" w:hAnsi="Cascadia Mono" w:cs="Cascadia Mono"/>
          <w:noProof w:val="0"/>
          <w:color w:val="000000"/>
          <w:kern w:val="0"/>
          <w:sz w:val="24"/>
          <w:szCs w:val="24"/>
          <w:lang w:val="en-US"/>
        </w:rPr>
        <w:tab/>
      </w:r>
      <w:r w:rsidRPr="00564EB8">
        <w:rPr>
          <w:rFonts w:ascii="Cascadia Mono" w:hAnsi="Cascadia Mono" w:cs="Cascadia Mono"/>
          <w:noProof w:val="0"/>
          <w:color w:val="0000FF"/>
          <w:kern w:val="0"/>
          <w:sz w:val="24"/>
          <w:szCs w:val="24"/>
          <w:lang w:val="en-US"/>
        </w:rPr>
        <w:t>THROW</w:t>
      </w:r>
      <w:r w:rsidRPr="00564EB8">
        <w:rPr>
          <w:rFonts w:ascii="Cascadia Mono" w:hAnsi="Cascadia Mono" w:cs="Cascadia Mono"/>
          <w:noProof w:val="0"/>
          <w:color w:val="000000"/>
          <w:kern w:val="0"/>
          <w:sz w:val="24"/>
          <w:szCs w:val="24"/>
          <w:lang w:val="en-US"/>
        </w:rPr>
        <w:t xml:space="preserve"> 50000</w:t>
      </w:r>
      <w:r w:rsidRPr="00564EB8">
        <w:rPr>
          <w:rFonts w:ascii="Cascadia Mono" w:hAnsi="Cascadia Mono" w:cs="Cascadia Mono"/>
          <w:noProof w:val="0"/>
          <w:color w:val="808080"/>
          <w:kern w:val="0"/>
          <w:sz w:val="24"/>
          <w:szCs w:val="24"/>
          <w:lang w:val="en-US"/>
        </w:rPr>
        <w:t>,</w:t>
      </w:r>
      <w:r w:rsidRPr="00564EB8">
        <w:rPr>
          <w:rFonts w:ascii="Cascadia Mono" w:hAnsi="Cascadia Mono" w:cs="Cascadia Mono"/>
          <w:noProof w:val="0"/>
          <w:color w:val="000000"/>
          <w:kern w:val="0"/>
          <w:sz w:val="24"/>
          <w:szCs w:val="24"/>
          <w:lang w:val="en-US"/>
        </w:rPr>
        <w:t xml:space="preserve"> </w:t>
      </w:r>
      <w:r w:rsidRPr="00564EB8">
        <w:rPr>
          <w:rFonts w:ascii="Cascadia Mono" w:hAnsi="Cascadia Mono" w:cs="Cascadia Mono"/>
          <w:noProof w:val="0"/>
          <w:color w:val="FF0000"/>
          <w:kern w:val="0"/>
          <w:sz w:val="24"/>
          <w:szCs w:val="24"/>
          <w:lang w:val="en-US"/>
        </w:rPr>
        <w:t>'</w:t>
      </w:r>
      <w:proofErr w:type="spellStart"/>
      <w:r w:rsidRPr="00564EB8">
        <w:rPr>
          <w:rFonts w:ascii="Cascadia Mono" w:hAnsi="Cascadia Mono" w:cs="Cascadia Mono"/>
          <w:noProof w:val="0"/>
          <w:color w:val="FF0000"/>
          <w:kern w:val="0"/>
          <w:sz w:val="24"/>
          <w:szCs w:val="24"/>
          <w:lang w:val="en-US"/>
        </w:rPr>
        <w:t>Bàn</w:t>
      </w:r>
      <w:proofErr w:type="spellEnd"/>
      <w:r w:rsidRPr="00564EB8">
        <w:rPr>
          <w:rFonts w:ascii="Cascadia Mono" w:hAnsi="Cascadia Mono" w:cs="Cascadia Mono"/>
          <w:noProof w:val="0"/>
          <w:color w:val="FF0000"/>
          <w:kern w:val="0"/>
          <w:sz w:val="24"/>
          <w:szCs w:val="24"/>
          <w:lang w:val="en-US"/>
        </w:rPr>
        <w:t xml:space="preserve"> </w:t>
      </w:r>
      <w:proofErr w:type="spellStart"/>
      <w:r w:rsidRPr="00564EB8">
        <w:rPr>
          <w:rFonts w:ascii="Cascadia Mono" w:hAnsi="Cascadia Mono" w:cs="Cascadia Mono"/>
          <w:noProof w:val="0"/>
          <w:color w:val="FF0000"/>
          <w:kern w:val="0"/>
          <w:sz w:val="24"/>
          <w:szCs w:val="24"/>
          <w:lang w:val="en-US"/>
        </w:rPr>
        <w:t>không</w:t>
      </w:r>
      <w:proofErr w:type="spellEnd"/>
      <w:r w:rsidRPr="00564EB8">
        <w:rPr>
          <w:rFonts w:ascii="Cascadia Mono" w:hAnsi="Cascadia Mono" w:cs="Cascadia Mono"/>
          <w:noProof w:val="0"/>
          <w:color w:val="FF0000"/>
          <w:kern w:val="0"/>
          <w:sz w:val="24"/>
          <w:szCs w:val="24"/>
          <w:lang w:val="en-US"/>
        </w:rPr>
        <w:t xml:space="preserve"> </w:t>
      </w:r>
      <w:proofErr w:type="spellStart"/>
      <w:r w:rsidRPr="00564EB8">
        <w:rPr>
          <w:rFonts w:ascii="Cascadia Mono" w:hAnsi="Cascadia Mono" w:cs="Cascadia Mono"/>
          <w:noProof w:val="0"/>
          <w:color w:val="FF0000"/>
          <w:kern w:val="0"/>
          <w:sz w:val="24"/>
          <w:szCs w:val="24"/>
          <w:lang w:val="en-US"/>
        </w:rPr>
        <w:t>tồn</w:t>
      </w:r>
      <w:proofErr w:type="spellEnd"/>
      <w:r w:rsidRPr="00564EB8">
        <w:rPr>
          <w:rFonts w:ascii="Cascadia Mono" w:hAnsi="Cascadia Mono" w:cs="Cascadia Mono"/>
          <w:noProof w:val="0"/>
          <w:color w:val="FF0000"/>
          <w:kern w:val="0"/>
          <w:sz w:val="24"/>
          <w:szCs w:val="24"/>
          <w:lang w:val="en-US"/>
        </w:rPr>
        <w:t xml:space="preserve"> </w:t>
      </w:r>
      <w:proofErr w:type="spellStart"/>
      <w:r w:rsidRPr="00564EB8">
        <w:rPr>
          <w:rFonts w:ascii="Cascadia Mono" w:hAnsi="Cascadia Mono" w:cs="Cascadia Mono"/>
          <w:noProof w:val="0"/>
          <w:color w:val="FF0000"/>
          <w:kern w:val="0"/>
          <w:sz w:val="24"/>
          <w:szCs w:val="24"/>
          <w:lang w:val="en-US"/>
        </w:rPr>
        <w:t>tại</w:t>
      </w:r>
      <w:proofErr w:type="spellEnd"/>
      <w:r w:rsidRPr="00564EB8">
        <w:rPr>
          <w:rFonts w:ascii="Cascadia Mono" w:hAnsi="Cascadia Mono" w:cs="Cascadia Mono"/>
          <w:noProof w:val="0"/>
          <w:color w:val="FF0000"/>
          <w:kern w:val="0"/>
          <w:sz w:val="24"/>
          <w:szCs w:val="24"/>
          <w:lang w:val="en-US"/>
        </w:rPr>
        <w:t xml:space="preserve"> </w:t>
      </w:r>
      <w:proofErr w:type="spellStart"/>
      <w:r w:rsidRPr="00564EB8">
        <w:rPr>
          <w:rFonts w:ascii="Cascadia Mono" w:hAnsi="Cascadia Mono" w:cs="Cascadia Mono"/>
          <w:noProof w:val="0"/>
          <w:color w:val="FF0000"/>
          <w:kern w:val="0"/>
          <w:sz w:val="24"/>
          <w:szCs w:val="24"/>
          <w:lang w:val="en-US"/>
        </w:rPr>
        <w:t>hoặc</w:t>
      </w:r>
      <w:proofErr w:type="spellEnd"/>
      <w:r w:rsidRPr="00564EB8">
        <w:rPr>
          <w:rFonts w:ascii="Cascadia Mono" w:hAnsi="Cascadia Mono" w:cs="Cascadia Mono"/>
          <w:noProof w:val="0"/>
          <w:color w:val="FF0000"/>
          <w:kern w:val="0"/>
          <w:sz w:val="24"/>
          <w:szCs w:val="24"/>
          <w:lang w:val="en-US"/>
        </w:rPr>
        <w:t xml:space="preserve"> </w:t>
      </w:r>
      <w:proofErr w:type="spellStart"/>
      <w:r w:rsidRPr="00564EB8">
        <w:rPr>
          <w:rFonts w:ascii="Cascadia Mono" w:hAnsi="Cascadia Mono" w:cs="Cascadia Mono"/>
          <w:noProof w:val="0"/>
          <w:color w:val="FF0000"/>
          <w:kern w:val="0"/>
          <w:sz w:val="24"/>
          <w:szCs w:val="24"/>
          <w:lang w:val="en-US"/>
        </w:rPr>
        <w:t>đang</w:t>
      </w:r>
      <w:proofErr w:type="spellEnd"/>
      <w:r w:rsidRPr="00564EB8">
        <w:rPr>
          <w:rFonts w:ascii="Cascadia Mono" w:hAnsi="Cascadia Mono" w:cs="Cascadia Mono"/>
          <w:noProof w:val="0"/>
          <w:color w:val="FF0000"/>
          <w:kern w:val="0"/>
          <w:sz w:val="24"/>
          <w:szCs w:val="24"/>
          <w:lang w:val="en-US"/>
        </w:rPr>
        <w:t xml:space="preserve"> </w:t>
      </w:r>
      <w:proofErr w:type="spellStart"/>
      <w:r w:rsidRPr="00564EB8">
        <w:rPr>
          <w:rFonts w:ascii="Cascadia Mono" w:hAnsi="Cascadia Mono" w:cs="Cascadia Mono"/>
          <w:noProof w:val="0"/>
          <w:color w:val="FF0000"/>
          <w:kern w:val="0"/>
          <w:sz w:val="24"/>
          <w:szCs w:val="24"/>
          <w:lang w:val="en-US"/>
        </w:rPr>
        <w:t>được</w:t>
      </w:r>
      <w:proofErr w:type="spellEnd"/>
      <w:r w:rsidRPr="00564EB8">
        <w:rPr>
          <w:rFonts w:ascii="Cascadia Mono" w:hAnsi="Cascadia Mono" w:cs="Cascadia Mono"/>
          <w:noProof w:val="0"/>
          <w:color w:val="FF0000"/>
          <w:kern w:val="0"/>
          <w:sz w:val="24"/>
          <w:szCs w:val="24"/>
          <w:lang w:val="en-US"/>
        </w:rPr>
        <w:t xml:space="preserve"> </w:t>
      </w:r>
      <w:proofErr w:type="spellStart"/>
      <w:r w:rsidRPr="00564EB8">
        <w:rPr>
          <w:rFonts w:ascii="Cascadia Mono" w:hAnsi="Cascadia Mono" w:cs="Cascadia Mono"/>
          <w:noProof w:val="0"/>
          <w:color w:val="FF0000"/>
          <w:kern w:val="0"/>
          <w:sz w:val="24"/>
          <w:szCs w:val="24"/>
          <w:lang w:val="en-US"/>
        </w:rPr>
        <w:t>sử</w:t>
      </w:r>
      <w:proofErr w:type="spellEnd"/>
      <w:r w:rsidRPr="00564EB8">
        <w:rPr>
          <w:rFonts w:ascii="Cascadia Mono" w:hAnsi="Cascadia Mono" w:cs="Cascadia Mono"/>
          <w:noProof w:val="0"/>
          <w:color w:val="FF0000"/>
          <w:kern w:val="0"/>
          <w:sz w:val="24"/>
          <w:szCs w:val="24"/>
          <w:lang w:val="en-US"/>
        </w:rPr>
        <w:t xml:space="preserve"> </w:t>
      </w:r>
      <w:proofErr w:type="spellStart"/>
      <w:r w:rsidRPr="00564EB8">
        <w:rPr>
          <w:rFonts w:ascii="Cascadia Mono" w:hAnsi="Cascadia Mono" w:cs="Cascadia Mono"/>
          <w:noProof w:val="0"/>
          <w:color w:val="FF0000"/>
          <w:kern w:val="0"/>
          <w:sz w:val="24"/>
          <w:szCs w:val="24"/>
          <w:lang w:val="en-US"/>
        </w:rPr>
        <w:t>dụng</w:t>
      </w:r>
      <w:proofErr w:type="spellEnd"/>
      <w:r w:rsidRPr="00564EB8">
        <w:rPr>
          <w:rFonts w:ascii="Cascadia Mono" w:hAnsi="Cascadia Mono" w:cs="Cascadia Mono"/>
          <w:noProof w:val="0"/>
          <w:color w:val="FF0000"/>
          <w:kern w:val="0"/>
          <w:sz w:val="24"/>
          <w:szCs w:val="24"/>
          <w:lang w:val="en-US"/>
        </w:rPr>
        <w:t>'</w:t>
      </w:r>
      <w:r w:rsidRPr="00564EB8">
        <w:rPr>
          <w:rFonts w:ascii="Cascadia Mono" w:hAnsi="Cascadia Mono" w:cs="Cascadia Mono"/>
          <w:noProof w:val="0"/>
          <w:color w:val="808080"/>
          <w:kern w:val="0"/>
          <w:sz w:val="24"/>
          <w:szCs w:val="24"/>
          <w:lang w:val="en-US"/>
        </w:rPr>
        <w:t>,</w:t>
      </w:r>
      <w:r w:rsidRPr="00564EB8">
        <w:rPr>
          <w:rFonts w:ascii="Cascadia Mono" w:hAnsi="Cascadia Mono" w:cs="Cascadia Mono"/>
          <w:noProof w:val="0"/>
          <w:color w:val="000000"/>
          <w:kern w:val="0"/>
          <w:sz w:val="24"/>
          <w:szCs w:val="24"/>
          <w:lang w:val="en-US"/>
        </w:rPr>
        <w:t xml:space="preserve"> </w:t>
      </w:r>
      <w:proofErr w:type="gramStart"/>
      <w:r w:rsidRPr="00564EB8">
        <w:rPr>
          <w:rFonts w:ascii="Cascadia Mono" w:hAnsi="Cascadia Mono" w:cs="Cascadia Mono"/>
          <w:noProof w:val="0"/>
          <w:color w:val="000000"/>
          <w:kern w:val="0"/>
          <w:sz w:val="24"/>
          <w:szCs w:val="24"/>
          <w:lang w:val="en-US"/>
        </w:rPr>
        <w:t>1</w:t>
      </w:r>
      <w:proofErr w:type="gramEnd"/>
    </w:p>
    <w:p w14:paraId="36F839C1" w14:textId="77777777" w:rsidR="00564EB8" w:rsidRPr="00564EB8" w:rsidRDefault="00564EB8" w:rsidP="00564EB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64EB8">
        <w:rPr>
          <w:rFonts w:ascii="Cascadia Mono" w:hAnsi="Cascadia Mono" w:cs="Cascadia Mono"/>
          <w:noProof w:val="0"/>
          <w:color w:val="000000"/>
          <w:kern w:val="0"/>
          <w:sz w:val="24"/>
          <w:szCs w:val="24"/>
          <w:lang w:val="en-US"/>
        </w:rPr>
        <w:tab/>
      </w:r>
      <w:r w:rsidRPr="00564EB8">
        <w:rPr>
          <w:rFonts w:ascii="Cascadia Mono" w:hAnsi="Cascadia Mono" w:cs="Cascadia Mono"/>
          <w:noProof w:val="0"/>
          <w:color w:val="0000FF"/>
          <w:kern w:val="0"/>
          <w:sz w:val="24"/>
          <w:szCs w:val="24"/>
          <w:lang w:val="en-US"/>
        </w:rPr>
        <w:t>ELSE</w:t>
      </w:r>
    </w:p>
    <w:p w14:paraId="6BCC69F1" w14:textId="77777777" w:rsidR="00564EB8" w:rsidRPr="00564EB8" w:rsidRDefault="00564EB8" w:rsidP="00564EB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64EB8">
        <w:rPr>
          <w:rFonts w:ascii="Cascadia Mono" w:hAnsi="Cascadia Mono" w:cs="Cascadia Mono"/>
          <w:noProof w:val="0"/>
          <w:color w:val="000000"/>
          <w:kern w:val="0"/>
          <w:sz w:val="24"/>
          <w:szCs w:val="24"/>
          <w:lang w:val="en-US"/>
        </w:rPr>
        <w:tab/>
      </w:r>
      <w:r w:rsidRPr="00564EB8">
        <w:rPr>
          <w:rFonts w:ascii="Cascadia Mono" w:hAnsi="Cascadia Mono" w:cs="Cascadia Mono"/>
          <w:noProof w:val="0"/>
          <w:color w:val="0000FF"/>
          <w:kern w:val="0"/>
          <w:sz w:val="24"/>
          <w:szCs w:val="24"/>
          <w:lang w:val="en-US"/>
        </w:rPr>
        <w:t>BEGIN</w:t>
      </w:r>
      <w:r w:rsidRPr="00564EB8">
        <w:rPr>
          <w:rFonts w:ascii="Cascadia Mono" w:hAnsi="Cascadia Mono" w:cs="Cascadia Mono"/>
          <w:noProof w:val="0"/>
          <w:color w:val="000000"/>
          <w:kern w:val="0"/>
          <w:sz w:val="24"/>
          <w:szCs w:val="24"/>
          <w:lang w:val="en-US"/>
        </w:rPr>
        <w:t xml:space="preserve"> </w:t>
      </w:r>
      <w:r w:rsidRPr="00564EB8">
        <w:rPr>
          <w:rFonts w:ascii="Cascadia Mono" w:hAnsi="Cascadia Mono" w:cs="Cascadia Mono"/>
          <w:noProof w:val="0"/>
          <w:color w:val="0000FF"/>
          <w:kern w:val="0"/>
          <w:sz w:val="24"/>
          <w:szCs w:val="24"/>
          <w:lang w:val="en-US"/>
        </w:rPr>
        <w:t>TRANSACTION</w:t>
      </w:r>
    </w:p>
    <w:p w14:paraId="1C0931AC" w14:textId="77777777" w:rsidR="00564EB8" w:rsidRPr="00564EB8" w:rsidRDefault="00564EB8" w:rsidP="00564EB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64EB8">
        <w:rPr>
          <w:rFonts w:ascii="Cascadia Mono" w:hAnsi="Cascadia Mono" w:cs="Cascadia Mono"/>
          <w:noProof w:val="0"/>
          <w:color w:val="000000"/>
          <w:kern w:val="0"/>
          <w:sz w:val="24"/>
          <w:szCs w:val="24"/>
          <w:lang w:val="en-US"/>
        </w:rPr>
        <w:tab/>
      </w:r>
      <w:r w:rsidRPr="00564EB8">
        <w:rPr>
          <w:rFonts w:ascii="Cascadia Mono" w:hAnsi="Cascadia Mono" w:cs="Cascadia Mono"/>
          <w:noProof w:val="0"/>
          <w:color w:val="000000"/>
          <w:kern w:val="0"/>
          <w:sz w:val="24"/>
          <w:szCs w:val="24"/>
          <w:lang w:val="en-US"/>
        </w:rPr>
        <w:tab/>
      </w:r>
      <w:r w:rsidRPr="00564EB8">
        <w:rPr>
          <w:rFonts w:ascii="Cascadia Mono" w:hAnsi="Cascadia Mono" w:cs="Cascadia Mono"/>
          <w:noProof w:val="0"/>
          <w:color w:val="0000FF"/>
          <w:kern w:val="0"/>
          <w:sz w:val="24"/>
          <w:szCs w:val="24"/>
          <w:lang w:val="en-US"/>
        </w:rPr>
        <w:t>DECLARE</w:t>
      </w:r>
      <w:r w:rsidRPr="00564EB8">
        <w:rPr>
          <w:rFonts w:ascii="Cascadia Mono" w:hAnsi="Cascadia Mono" w:cs="Cascadia Mono"/>
          <w:noProof w:val="0"/>
          <w:color w:val="000000"/>
          <w:kern w:val="0"/>
          <w:sz w:val="24"/>
          <w:szCs w:val="24"/>
          <w:lang w:val="en-US"/>
        </w:rPr>
        <w:t xml:space="preserve"> @customerID </w:t>
      </w:r>
      <w:proofErr w:type="gramStart"/>
      <w:r w:rsidRPr="00564EB8">
        <w:rPr>
          <w:rFonts w:ascii="Cascadia Mono" w:hAnsi="Cascadia Mono" w:cs="Cascadia Mono"/>
          <w:noProof w:val="0"/>
          <w:color w:val="0000FF"/>
          <w:kern w:val="0"/>
          <w:sz w:val="24"/>
          <w:szCs w:val="24"/>
          <w:lang w:val="en-US"/>
        </w:rPr>
        <w:t>VARCHAR</w:t>
      </w:r>
      <w:r w:rsidRPr="00564EB8">
        <w:rPr>
          <w:rFonts w:ascii="Cascadia Mono" w:hAnsi="Cascadia Mono" w:cs="Cascadia Mono"/>
          <w:noProof w:val="0"/>
          <w:color w:val="808080"/>
          <w:kern w:val="0"/>
          <w:sz w:val="24"/>
          <w:szCs w:val="24"/>
          <w:lang w:val="en-US"/>
        </w:rPr>
        <w:t>(</w:t>
      </w:r>
      <w:proofErr w:type="gramEnd"/>
      <w:r w:rsidRPr="00564EB8">
        <w:rPr>
          <w:rFonts w:ascii="Cascadia Mono" w:hAnsi="Cascadia Mono" w:cs="Cascadia Mono"/>
          <w:noProof w:val="0"/>
          <w:color w:val="000000"/>
          <w:kern w:val="0"/>
          <w:sz w:val="24"/>
          <w:szCs w:val="24"/>
          <w:lang w:val="en-US"/>
        </w:rPr>
        <w:t>5</w:t>
      </w:r>
      <w:r w:rsidRPr="00564EB8">
        <w:rPr>
          <w:rFonts w:ascii="Cascadia Mono" w:hAnsi="Cascadia Mono" w:cs="Cascadia Mono"/>
          <w:noProof w:val="0"/>
          <w:color w:val="808080"/>
          <w:kern w:val="0"/>
          <w:sz w:val="24"/>
          <w:szCs w:val="24"/>
          <w:lang w:val="en-US"/>
        </w:rPr>
        <w:t>)</w:t>
      </w:r>
    </w:p>
    <w:p w14:paraId="27C35559" w14:textId="77777777" w:rsidR="00564EB8" w:rsidRPr="00564EB8" w:rsidRDefault="00564EB8" w:rsidP="00564EB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64EB8">
        <w:rPr>
          <w:rFonts w:ascii="Cascadia Mono" w:hAnsi="Cascadia Mono" w:cs="Cascadia Mono"/>
          <w:noProof w:val="0"/>
          <w:color w:val="000000"/>
          <w:kern w:val="0"/>
          <w:sz w:val="24"/>
          <w:szCs w:val="24"/>
          <w:lang w:val="en-US"/>
        </w:rPr>
        <w:tab/>
      </w:r>
      <w:r w:rsidRPr="00564EB8">
        <w:rPr>
          <w:rFonts w:ascii="Cascadia Mono" w:hAnsi="Cascadia Mono" w:cs="Cascadia Mono"/>
          <w:noProof w:val="0"/>
          <w:color w:val="000000"/>
          <w:kern w:val="0"/>
          <w:sz w:val="24"/>
          <w:szCs w:val="24"/>
          <w:lang w:val="en-US"/>
        </w:rPr>
        <w:tab/>
      </w:r>
      <w:r w:rsidRPr="00564EB8">
        <w:rPr>
          <w:rFonts w:ascii="Cascadia Mono" w:hAnsi="Cascadia Mono" w:cs="Cascadia Mono"/>
          <w:noProof w:val="0"/>
          <w:color w:val="0000FF"/>
          <w:kern w:val="0"/>
          <w:sz w:val="24"/>
          <w:szCs w:val="24"/>
          <w:lang w:val="en-US"/>
        </w:rPr>
        <w:t>DECLARE</w:t>
      </w:r>
      <w:r w:rsidRPr="00564EB8">
        <w:rPr>
          <w:rFonts w:ascii="Cascadia Mono" w:hAnsi="Cascadia Mono" w:cs="Cascadia Mono"/>
          <w:noProof w:val="0"/>
          <w:color w:val="000000"/>
          <w:kern w:val="0"/>
          <w:sz w:val="24"/>
          <w:szCs w:val="24"/>
          <w:lang w:val="en-US"/>
        </w:rPr>
        <w:t xml:space="preserve"> @categoryID </w:t>
      </w:r>
      <w:proofErr w:type="gramStart"/>
      <w:r w:rsidRPr="00564EB8">
        <w:rPr>
          <w:rFonts w:ascii="Cascadia Mono" w:hAnsi="Cascadia Mono" w:cs="Cascadia Mono"/>
          <w:noProof w:val="0"/>
          <w:color w:val="0000FF"/>
          <w:kern w:val="0"/>
          <w:sz w:val="24"/>
          <w:szCs w:val="24"/>
          <w:lang w:val="en-US"/>
        </w:rPr>
        <w:t>VARCHAR</w:t>
      </w:r>
      <w:r w:rsidRPr="00564EB8">
        <w:rPr>
          <w:rFonts w:ascii="Cascadia Mono" w:hAnsi="Cascadia Mono" w:cs="Cascadia Mono"/>
          <w:noProof w:val="0"/>
          <w:color w:val="808080"/>
          <w:kern w:val="0"/>
          <w:sz w:val="24"/>
          <w:szCs w:val="24"/>
          <w:lang w:val="en-US"/>
        </w:rPr>
        <w:t>(</w:t>
      </w:r>
      <w:proofErr w:type="gramEnd"/>
      <w:r w:rsidRPr="00564EB8">
        <w:rPr>
          <w:rFonts w:ascii="Cascadia Mono" w:hAnsi="Cascadia Mono" w:cs="Cascadia Mono"/>
          <w:noProof w:val="0"/>
          <w:color w:val="000000"/>
          <w:kern w:val="0"/>
          <w:sz w:val="24"/>
          <w:szCs w:val="24"/>
          <w:lang w:val="en-US"/>
        </w:rPr>
        <w:t>4</w:t>
      </w:r>
      <w:r w:rsidRPr="00564EB8">
        <w:rPr>
          <w:rFonts w:ascii="Cascadia Mono" w:hAnsi="Cascadia Mono" w:cs="Cascadia Mono"/>
          <w:noProof w:val="0"/>
          <w:color w:val="808080"/>
          <w:kern w:val="0"/>
          <w:sz w:val="24"/>
          <w:szCs w:val="24"/>
          <w:lang w:val="en-US"/>
        </w:rPr>
        <w:t>)</w:t>
      </w:r>
    </w:p>
    <w:p w14:paraId="0BAE0436" w14:textId="77777777" w:rsidR="00564EB8" w:rsidRPr="00564EB8" w:rsidRDefault="00564EB8" w:rsidP="00564EB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64EB8">
        <w:rPr>
          <w:rFonts w:ascii="Cascadia Mono" w:hAnsi="Cascadia Mono" w:cs="Cascadia Mono"/>
          <w:noProof w:val="0"/>
          <w:color w:val="000000"/>
          <w:kern w:val="0"/>
          <w:sz w:val="24"/>
          <w:szCs w:val="24"/>
          <w:lang w:val="en-US"/>
        </w:rPr>
        <w:tab/>
      </w:r>
      <w:r w:rsidRPr="00564EB8">
        <w:rPr>
          <w:rFonts w:ascii="Cascadia Mono" w:hAnsi="Cascadia Mono" w:cs="Cascadia Mono"/>
          <w:noProof w:val="0"/>
          <w:color w:val="000000"/>
          <w:kern w:val="0"/>
          <w:sz w:val="24"/>
          <w:szCs w:val="24"/>
          <w:lang w:val="en-US"/>
        </w:rPr>
        <w:tab/>
      </w:r>
      <w:r w:rsidRPr="00564EB8">
        <w:rPr>
          <w:rFonts w:ascii="Cascadia Mono" w:hAnsi="Cascadia Mono" w:cs="Cascadia Mono"/>
          <w:noProof w:val="0"/>
          <w:color w:val="0000FF"/>
          <w:kern w:val="0"/>
          <w:sz w:val="24"/>
          <w:szCs w:val="24"/>
          <w:lang w:val="en-US"/>
        </w:rPr>
        <w:t>DECLARE</w:t>
      </w:r>
      <w:r w:rsidRPr="00564EB8">
        <w:rPr>
          <w:rFonts w:ascii="Cascadia Mono" w:hAnsi="Cascadia Mono" w:cs="Cascadia Mono"/>
          <w:noProof w:val="0"/>
          <w:color w:val="000000"/>
          <w:kern w:val="0"/>
          <w:sz w:val="24"/>
          <w:szCs w:val="24"/>
          <w:lang w:val="en-US"/>
        </w:rPr>
        <w:t xml:space="preserve"> @empID </w:t>
      </w:r>
      <w:proofErr w:type="gramStart"/>
      <w:r w:rsidRPr="00564EB8">
        <w:rPr>
          <w:rFonts w:ascii="Cascadia Mono" w:hAnsi="Cascadia Mono" w:cs="Cascadia Mono"/>
          <w:noProof w:val="0"/>
          <w:color w:val="0000FF"/>
          <w:kern w:val="0"/>
          <w:sz w:val="24"/>
          <w:szCs w:val="24"/>
          <w:lang w:val="en-US"/>
        </w:rPr>
        <w:t>VARCHAR</w:t>
      </w:r>
      <w:r w:rsidRPr="00564EB8">
        <w:rPr>
          <w:rFonts w:ascii="Cascadia Mono" w:hAnsi="Cascadia Mono" w:cs="Cascadia Mono"/>
          <w:noProof w:val="0"/>
          <w:color w:val="808080"/>
          <w:kern w:val="0"/>
          <w:sz w:val="24"/>
          <w:szCs w:val="24"/>
          <w:lang w:val="en-US"/>
        </w:rPr>
        <w:t>(</w:t>
      </w:r>
      <w:proofErr w:type="gramEnd"/>
      <w:r w:rsidRPr="00564EB8">
        <w:rPr>
          <w:rFonts w:ascii="Cascadia Mono" w:hAnsi="Cascadia Mono" w:cs="Cascadia Mono"/>
          <w:noProof w:val="0"/>
          <w:color w:val="000000"/>
          <w:kern w:val="0"/>
          <w:sz w:val="24"/>
          <w:szCs w:val="24"/>
          <w:lang w:val="en-US"/>
        </w:rPr>
        <w:t>4</w:t>
      </w:r>
      <w:r w:rsidRPr="00564EB8">
        <w:rPr>
          <w:rFonts w:ascii="Cascadia Mono" w:hAnsi="Cascadia Mono" w:cs="Cascadia Mono"/>
          <w:noProof w:val="0"/>
          <w:color w:val="808080"/>
          <w:kern w:val="0"/>
          <w:sz w:val="24"/>
          <w:szCs w:val="24"/>
          <w:lang w:val="en-US"/>
        </w:rPr>
        <w:t>)</w:t>
      </w:r>
    </w:p>
    <w:p w14:paraId="2DE44D08" w14:textId="77777777" w:rsidR="00564EB8" w:rsidRPr="00564EB8" w:rsidRDefault="00564EB8" w:rsidP="00564EB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64EB8">
        <w:rPr>
          <w:rFonts w:ascii="Cascadia Mono" w:hAnsi="Cascadia Mono" w:cs="Cascadia Mono"/>
          <w:noProof w:val="0"/>
          <w:color w:val="000000"/>
          <w:kern w:val="0"/>
          <w:sz w:val="24"/>
          <w:szCs w:val="24"/>
          <w:lang w:val="en-US"/>
        </w:rPr>
        <w:tab/>
      </w:r>
      <w:r w:rsidRPr="00564EB8">
        <w:rPr>
          <w:rFonts w:ascii="Cascadia Mono" w:hAnsi="Cascadia Mono" w:cs="Cascadia Mono"/>
          <w:noProof w:val="0"/>
          <w:color w:val="000000"/>
          <w:kern w:val="0"/>
          <w:sz w:val="24"/>
          <w:szCs w:val="24"/>
          <w:lang w:val="en-US"/>
        </w:rPr>
        <w:tab/>
      </w:r>
      <w:r w:rsidRPr="00564EB8">
        <w:rPr>
          <w:rFonts w:ascii="Cascadia Mono" w:hAnsi="Cascadia Mono" w:cs="Cascadia Mono"/>
          <w:noProof w:val="0"/>
          <w:color w:val="0000FF"/>
          <w:kern w:val="0"/>
          <w:sz w:val="24"/>
          <w:szCs w:val="24"/>
          <w:lang w:val="en-US"/>
        </w:rPr>
        <w:t>SELECT</w:t>
      </w:r>
      <w:r w:rsidRPr="00564EB8">
        <w:rPr>
          <w:rFonts w:ascii="Cascadia Mono" w:hAnsi="Cascadia Mono" w:cs="Cascadia Mono"/>
          <w:noProof w:val="0"/>
          <w:color w:val="000000"/>
          <w:kern w:val="0"/>
          <w:sz w:val="24"/>
          <w:szCs w:val="24"/>
          <w:lang w:val="en-US"/>
        </w:rPr>
        <w:t xml:space="preserve"> @customerID </w:t>
      </w:r>
      <w:r w:rsidRPr="00564EB8">
        <w:rPr>
          <w:rFonts w:ascii="Cascadia Mono" w:hAnsi="Cascadia Mono" w:cs="Cascadia Mono"/>
          <w:noProof w:val="0"/>
          <w:color w:val="808080"/>
          <w:kern w:val="0"/>
          <w:sz w:val="24"/>
          <w:szCs w:val="24"/>
          <w:lang w:val="en-US"/>
        </w:rPr>
        <w:t>=</w:t>
      </w:r>
      <w:r w:rsidRPr="00564EB8">
        <w:rPr>
          <w:rFonts w:ascii="Cascadia Mono" w:hAnsi="Cascadia Mono" w:cs="Cascadia Mono"/>
          <w:noProof w:val="0"/>
          <w:color w:val="000000"/>
          <w:kern w:val="0"/>
          <w:sz w:val="24"/>
          <w:szCs w:val="24"/>
          <w:lang w:val="en-US"/>
        </w:rPr>
        <w:t xml:space="preserve"> ID </w:t>
      </w:r>
      <w:r w:rsidRPr="00564EB8">
        <w:rPr>
          <w:rFonts w:ascii="Cascadia Mono" w:hAnsi="Cascadia Mono" w:cs="Cascadia Mono"/>
          <w:noProof w:val="0"/>
          <w:color w:val="0000FF"/>
          <w:kern w:val="0"/>
          <w:sz w:val="24"/>
          <w:szCs w:val="24"/>
          <w:lang w:val="en-US"/>
        </w:rPr>
        <w:t>FROM</w:t>
      </w:r>
      <w:r w:rsidRPr="00564EB8">
        <w:rPr>
          <w:rFonts w:ascii="Cascadia Mono" w:hAnsi="Cascadia Mono" w:cs="Cascadia Mono"/>
          <w:noProof w:val="0"/>
          <w:color w:val="000000"/>
          <w:kern w:val="0"/>
          <w:sz w:val="24"/>
          <w:szCs w:val="24"/>
          <w:lang w:val="en-US"/>
        </w:rPr>
        <w:t xml:space="preserve"> Customer </w:t>
      </w:r>
      <w:r w:rsidRPr="00564EB8">
        <w:rPr>
          <w:rFonts w:ascii="Cascadia Mono" w:hAnsi="Cascadia Mono" w:cs="Cascadia Mono"/>
          <w:noProof w:val="0"/>
          <w:color w:val="0000FF"/>
          <w:kern w:val="0"/>
          <w:sz w:val="24"/>
          <w:szCs w:val="24"/>
          <w:lang w:val="en-US"/>
        </w:rPr>
        <w:t>WHERE</w:t>
      </w:r>
      <w:r w:rsidRPr="00564EB8">
        <w:rPr>
          <w:rFonts w:ascii="Cascadia Mono" w:hAnsi="Cascadia Mono" w:cs="Cascadia Mono"/>
          <w:noProof w:val="0"/>
          <w:color w:val="000000"/>
          <w:kern w:val="0"/>
          <w:sz w:val="24"/>
          <w:szCs w:val="24"/>
          <w:lang w:val="en-US"/>
        </w:rPr>
        <w:t xml:space="preserve"> </w:t>
      </w:r>
      <w:r w:rsidRPr="00564EB8">
        <w:rPr>
          <w:rFonts w:ascii="Cascadia Mono" w:hAnsi="Cascadia Mono" w:cs="Cascadia Mono"/>
          <w:noProof w:val="0"/>
          <w:color w:val="0000FF"/>
          <w:kern w:val="0"/>
          <w:sz w:val="24"/>
          <w:szCs w:val="24"/>
          <w:lang w:val="en-US"/>
        </w:rPr>
        <w:t>name</w:t>
      </w:r>
      <w:r w:rsidRPr="00564EB8">
        <w:rPr>
          <w:rFonts w:ascii="Cascadia Mono" w:hAnsi="Cascadia Mono" w:cs="Cascadia Mono"/>
          <w:noProof w:val="0"/>
          <w:color w:val="000000"/>
          <w:kern w:val="0"/>
          <w:sz w:val="24"/>
          <w:szCs w:val="24"/>
          <w:lang w:val="en-US"/>
        </w:rPr>
        <w:t xml:space="preserve"> </w:t>
      </w:r>
      <w:r w:rsidRPr="00564EB8">
        <w:rPr>
          <w:rFonts w:ascii="Cascadia Mono" w:hAnsi="Cascadia Mono" w:cs="Cascadia Mono"/>
          <w:noProof w:val="0"/>
          <w:color w:val="808080"/>
          <w:kern w:val="0"/>
          <w:sz w:val="24"/>
          <w:szCs w:val="24"/>
          <w:lang w:val="en-US"/>
        </w:rPr>
        <w:t>=</w:t>
      </w:r>
      <w:r w:rsidRPr="00564EB8">
        <w:rPr>
          <w:rFonts w:ascii="Cascadia Mono" w:hAnsi="Cascadia Mono" w:cs="Cascadia Mono"/>
          <w:noProof w:val="0"/>
          <w:color w:val="000000"/>
          <w:kern w:val="0"/>
          <w:sz w:val="24"/>
          <w:szCs w:val="24"/>
          <w:lang w:val="en-US"/>
        </w:rPr>
        <w:t xml:space="preserve"> @customerName</w:t>
      </w:r>
    </w:p>
    <w:p w14:paraId="2A6BF556" w14:textId="77777777" w:rsidR="00564EB8" w:rsidRPr="00564EB8" w:rsidRDefault="00564EB8" w:rsidP="00564EB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64EB8">
        <w:rPr>
          <w:rFonts w:ascii="Cascadia Mono" w:hAnsi="Cascadia Mono" w:cs="Cascadia Mono"/>
          <w:noProof w:val="0"/>
          <w:color w:val="000000"/>
          <w:kern w:val="0"/>
          <w:sz w:val="24"/>
          <w:szCs w:val="24"/>
          <w:lang w:val="en-US"/>
        </w:rPr>
        <w:tab/>
      </w:r>
      <w:r w:rsidRPr="00564EB8">
        <w:rPr>
          <w:rFonts w:ascii="Cascadia Mono" w:hAnsi="Cascadia Mono" w:cs="Cascadia Mono"/>
          <w:noProof w:val="0"/>
          <w:color w:val="000000"/>
          <w:kern w:val="0"/>
          <w:sz w:val="24"/>
          <w:szCs w:val="24"/>
          <w:lang w:val="en-US"/>
        </w:rPr>
        <w:tab/>
      </w:r>
      <w:r w:rsidRPr="00564EB8">
        <w:rPr>
          <w:rFonts w:ascii="Cascadia Mono" w:hAnsi="Cascadia Mono" w:cs="Cascadia Mono"/>
          <w:noProof w:val="0"/>
          <w:color w:val="0000FF"/>
          <w:kern w:val="0"/>
          <w:sz w:val="24"/>
          <w:szCs w:val="24"/>
          <w:lang w:val="en-US"/>
        </w:rPr>
        <w:t>SELECT</w:t>
      </w:r>
      <w:r w:rsidRPr="00564EB8">
        <w:rPr>
          <w:rFonts w:ascii="Cascadia Mono" w:hAnsi="Cascadia Mono" w:cs="Cascadia Mono"/>
          <w:noProof w:val="0"/>
          <w:color w:val="000000"/>
          <w:kern w:val="0"/>
          <w:sz w:val="24"/>
          <w:szCs w:val="24"/>
          <w:lang w:val="en-US"/>
        </w:rPr>
        <w:t xml:space="preserve"> @categoryID </w:t>
      </w:r>
      <w:r w:rsidRPr="00564EB8">
        <w:rPr>
          <w:rFonts w:ascii="Cascadia Mono" w:hAnsi="Cascadia Mono" w:cs="Cascadia Mono"/>
          <w:noProof w:val="0"/>
          <w:color w:val="808080"/>
          <w:kern w:val="0"/>
          <w:sz w:val="24"/>
          <w:szCs w:val="24"/>
          <w:lang w:val="en-US"/>
        </w:rPr>
        <w:t>=</w:t>
      </w:r>
      <w:r w:rsidRPr="00564EB8">
        <w:rPr>
          <w:rFonts w:ascii="Cascadia Mono" w:hAnsi="Cascadia Mono" w:cs="Cascadia Mono"/>
          <w:noProof w:val="0"/>
          <w:color w:val="000000"/>
          <w:kern w:val="0"/>
          <w:sz w:val="24"/>
          <w:szCs w:val="24"/>
          <w:lang w:val="en-US"/>
        </w:rPr>
        <w:t xml:space="preserve"> ID </w:t>
      </w:r>
      <w:r w:rsidRPr="00564EB8">
        <w:rPr>
          <w:rFonts w:ascii="Cascadia Mono" w:hAnsi="Cascadia Mono" w:cs="Cascadia Mono"/>
          <w:noProof w:val="0"/>
          <w:color w:val="0000FF"/>
          <w:kern w:val="0"/>
          <w:sz w:val="24"/>
          <w:szCs w:val="24"/>
          <w:lang w:val="en-US"/>
        </w:rPr>
        <w:t>FROM</w:t>
      </w:r>
      <w:r w:rsidRPr="00564EB8">
        <w:rPr>
          <w:rFonts w:ascii="Cascadia Mono" w:hAnsi="Cascadia Mono" w:cs="Cascadia Mono"/>
          <w:noProof w:val="0"/>
          <w:color w:val="000000"/>
          <w:kern w:val="0"/>
          <w:sz w:val="24"/>
          <w:szCs w:val="24"/>
          <w:lang w:val="en-US"/>
        </w:rPr>
        <w:t xml:space="preserve"> </w:t>
      </w:r>
      <w:proofErr w:type="spellStart"/>
      <w:r w:rsidRPr="00564EB8">
        <w:rPr>
          <w:rFonts w:ascii="Cascadia Mono" w:hAnsi="Cascadia Mono" w:cs="Cascadia Mono"/>
          <w:noProof w:val="0"/>
          <w:color w:val="000000"/>
          <w:kern w:val="0"/>
          <w:sz w:val="24"/>
          <w:szCs w:val="24"/>
          <w:lang w:val="en-US"/>
        </w:rPr>
        <w:t>BillCategory</w:t>
      </w:r>
      <w:proofErr w:type="spellEnd"/>
      <w:r w:rsidRPr="00564EB8">
        <w:rPr>
          <w:rFonts w:ascii="Cascadia Mono" w:hAnsi="Cascadia Mono" w:cs="Cascadia Mono"/>
          <w:noProof w:val="0"/>
          <w:color w:val="000000"/>
          <w:kern w:val="0"/>
          <w:sz w:val="24"/>
          <w:szCs w:val="24"/>
          <w:lang w:val="en-US"/>
        </w:rPr>
        <w:t xml:space="preserve"> </w:t>
      </w:r>
      <w:r w:rsidRPr="00564EB8">
        <w:rPr>
          <w:rFonts w:ascii="Cascadia Mono" w:hAnsi="Cascadia Mono" w:cs="Cascadia Mono"/>
          <w:noProof w:val="0"/>
          <w:color w:val="0000FF"/>
          <w:kern w:val="0"/>
          <w:sz w:val="24"/>
          <w:szCs w:val="24"/>
          <w:lang w:val="en-US"/>
        </w:rPr>
        <w:t>WHERE</w:t>
      </w:r>
      <w:r w:rsidRPr="00564EB8">
        <w:rPr>
          <w:rFonts w:ascii="Cascadia Mono" w:hAnsi="Cascadia Mono" w:cs="Cascadia Mono"/>
          <w:noProof w:val="0"/>
          <w:color w:val="000000"/>
          <w:kern w:val="0"/>
          <w:sz w:val="24"/>
          <w:szCs w:val="24"/>
          <w:lang w:val="en-US"/>
        </w:rPr>
        <w:t xml:space="preserve"> </w:t>
      </w:r>
      <w:r w:rsidRPr="00564EB8">
        <w:rPr>
          <w:rFonts w:ascii="Cascadia Mono" w:hAnsi="Cascadia Mono" w:cs="Cascadia Mono"/>
          <w:noProof w:val="0"/>
          <w:color w:val="0000FF"/>
          <w:kern w:val="0"/>
          <w:sz w:val="24"/>
          <w:szCs w:val="24"/>
          <w:lang w:val="en-US"/>
        </w:rPr>
        <w:t>name</w:t>
      </w:r>
      <w:r w:rsidRPr="00564EB8">
        <w:rPr>
          <w:rFonts w:ascii="Cascadia Mono" w:hAnsi="Cascadia Mono" w:cs="Cascadia Mono"/>
          <w:noProof w:val="0"/>
          <w:color w:val="000000"/>
          <w:kern w:val="0"/>
          <w:sz w:val="24"/>
          <w:szCs w:val="24"/>
          <w:lang w:val="en-US"/>
        </w:rPr>
        <w:t xml:space="preserve"> </w:t>
      </w:r>
      <w:r w:rsidRPr="00564EB8">
        <w:rPr>
          <w:rFonts w:ascii="Cascadia Mono" w:hAnsi="Cascadia Mono" w:cs="Cascadia Mono"/>
          <w:noProof w:val="0"/>
          <w:color w:val="808080"/>
          <w:kern w:val="0"/>
          <w:sz w:val="24"/>
          <w:szCs w:val="24"/>
          <w:lang w:val="en-US"/>
        </w:rPr>
        <w:t>=</w:t>
      </w:r>
      <w:r w:rsidRPr="00564EB8">
        <w:rPr>
          <w:rFonts w:ascii="Cascadia Mono" w:hAnsi="Cascadia Mono" w:cs="Cascadia Mono"/>
          <w:noProof w:val="0"/>
          <w:color w:val="000000"/>
          <w:kern w:val="0"/>
          <w:sz w:val="24"/>
          <w:szCs w:val="24"/>
          <w:lang w:val="en-US"/>
        </w:rPr>
        <w:t xml:space="preserve"> @categoryName</w:t>
      </w:r>
    </w:p>
    <w:p w14:paraId="0AAFBE62" w14:textId="77777777" w:rsidR="00564EB8" w:rsidRPr="00564EB8" w:rsidRDefault="00564EB8" w:rsidP="00564EB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64EB8">
        <w:rPr>
          <w:rFonts w:ascii="Cascadia Mono" w:hAnsi="Cascadia Mono" w:cs="Cascadia Mono"/>
          <w:noProof w:val="0"/>
          <w:color w:val="000000"/>
          <w:kern w:val="0"/>
          <w:sz w:val="24"/>
          <w:szCs w:val="24"/>
          <w:lang w:val="en-US"/>
        </w:rPr>
        <w:tab/>
      </w:r>
      <w:r w:rsidRPr="00564EB8">
        <w:rPr>
          <w:rFonts w:ascii="Cascadia Mono" w:hAnsi="Cascadia Mono" w:cs="Cascadia Mono"/>
          <w:noProof w:val="0"/>
          <w:color w:val="000000"/>
          <w:kern w:val="0"/>
          <w:sz w:val="24"/>
          <w:szCs w:val="24"/>
          <w:lang w:val="en-US"/>
        </w:rPr>
        <w:tab/>
      </w:r>
      <w:r w:rsidRPr="00564EB8">
        <w:rPr>
          <w:rFonts w:ascii="Cascadia Mono" w:hAnsi="Cascadia Mono" w:cs="Cascadia Mono"/>
          <w:noProof w:val="0"/>
          <w:color w:val="0000FF"/>
          <w:kern w:val="0"/>
          <w:sz w:val="24"/>
          <w:szCs w:val="24"/>
          <w:lang w:val="en-US"/>
        </w:rPr>
        <w:t>SELECT</w:t>
      </w:r>
      <w:r w:rsidRPr="00564EB8">
        <w:rPr>
          <w:rFonts w:ascii="Cascadia Mono" w:hAnsi="Cascadia Mono" w:cs="Cascadia Mono"/>
          <w:noProof w:val="0"/>
          <w:color w:val="000000"/>
          <w:kern w:val="0"/>
          <w:sz w:val="24"/>
          <w:szCs w:val="24"/>
          <w:lang w:val="en-US"/>
        </w:rPr>
        <w:t xml:space="preserve"> @empID </w:t>
      </w:r>
      <w:r w:rsidRPr="00564EB8">
        <w:rPr>
          <w:rFonts w:ascii="Cascadia Mono" w:hAnsi="Cascadia Mono" w:cs="Cascadia Mono"/>
          <w:noProof w:val="0"/>
          <w:color w:val="808080"/>
          <w:kern w:val="0"/>
          <w:sz w:val="24"/>
          <w:szCs w:val="24"/>
          <w:lang w:val="en-US"/>
        </w:rPr>
        <w:t>=</w:t>
      </w:r>
      <w:r w:rsidRPr="00564EB8">
        <w:rPr>
          <w:rFonts w:ascii="Cascadia Mono" w:hAnsi="Cascadia Mono" w:cs="Cascadia Mono"/>
          <w:noProof w:val="0"/>
          <w:color w:val="000000"/>
          <w:kern w:val="0"/>
          <w:sz w:val="24"/>
          <w:szCs w:val="24"/>
          <w:lang w:val="en-US"/>
        </w:rPr>
        <w:t xml:space="preserve"> ID </w:t>
      </w:r>
      <w:r w:rsidRPr="00564EB8">
        <w:rPr>
          <w:rFonts w:ascii="Cascadia Mono" w:hAnsi="Cascadia Mono" w:cs="Cascadia Mono"/>
          <w:noProof w:val="0"/>
          <w:color w:val="0000FF"/>
          <w:kern w:val="0"/>
          <w:sz w:val="24"/>
          <w:szCs w:val="24"/>
          <w:lang w:val="en-US"/>
        </w:rPr>
        <w:t>FROM</w:t>
      </w:r>
      <w:r w:rsidRPr="00564EB8">
        <w:rPr>
          <w:rFonts w:ascii="Cascadia Mono" w:hAnsi="Cascadia Mono" w:cs="Cascadia Mono"/>
          <w:noProof w:val="0"/>
          <w:color w:val="000000"/>
          <w:kern w:val="0"/>
          <w:sz w:val="24"/>
          <w:szCs w:val="24"/>
          <w:lang w:val="en-US"/>
        </w:rPr>
        <w:t xml:space="preserve"> Employee </w:t>
      </w:r>
      <w:r w:rsidRPr="00564EB8">
        <w:rPr>
          <w:rFonts w:ascii="Cascadia Mono" w:hAnsi="Cascadia Mono" w:cs="Cascadia Mono"/>
          <w:noProof w:val="0"/>
          <w:color w:val="0000FF"/>
          <w:kern w:val="0"/>
          <w:sz w:val="24"/>
          <w:szCs w:val="24"/>
          <w:lang w:val="en-US"/>
        </w:rPr>
        <w:t>WHERE</w:t>
      </w:r>
      <w:r w:rsidRPr="00564EB8">
        <w:rPr>
          <w:rFonts w:ascii="Cascadia Mono" w:hAnsi="Cascadia Mono" w:cs="Cascadia Mono"/>
          <w:noProof w:val="0"/>
          <w:color w:val="000000"/>
          <w:kern w:val="0"/>
          <w:sz w:val="24"/>
          <w:szCs w:val="24"/>
          <w:lang w:val="en-US"/>
        </w:rPr>
        <w:t xml:space="preserve"> </w:t>
      </w:r>
      <w:r w:rsidRPr="00564EB8">
        <w:rPr>
          <w:rFonts w:ascii="Cascadia Mono" w:hAnsi="Cascadia Mono" w:cs="Cascadia Mono"/>
          <w:noProof w:val="0"/>
          <w:color w:val="0000FF"/>
          <w:kern w:val="0"/>
          <w:sz w:val="24"/>
          <w:szCs w:val="24"/>
          <w:lang w:val="en-US"/>
        </w:rPr>
        <w:t>name</w:t>
      </w:r>
      <w:r w:rsidRPr="00564EB8">
        <w:rPr>
          <w:rFonts w:ascii="Cascadia Mono" w:hAnsi="Cascadia Mono" w:cs="Cascadia Mono"/>
          <w:noProof w:val="0"/>
          <w:color w:val="000000"/>
          <w:kern w:val="0"/>
          <w:sz w:val="24"/>
          <w:szCs w:val="24"/>
          <w:lang w:val="en-US"/>
        </w:rPr>
        <w:t xml:space="preserve"> </w:t>
      </w:r>
      <w:r w:rsidRPr="00564EB8">
        <w:rPr>
          <w:rFonts w:ascii="Cascadia Mono" w:hAnsi="Cascadia Mono" w:cs="Cascadia Mono"/>
          <w:noProof w:val="0"/>
          <w:color w:val="808080"/>
          <w:kern w:val="0"/>
          <w:sz w:val="24"/>
          <w:szCs w:val="24"/>
          <w:lang w:val="en-US"/>
        </w:rPr>
        <w:t>=</w:t>
      </w:r>
      <w:r w:rsidRPr="00564EB8">
        <w:rPr>
          <w:rFonts w:ascii="Cascadia Mono" w:hAnsi="Cascadia Mono" w:cs="Cascadia Mono"/>
          <w:noProof w:val="0"/>
          <w:color w:val="000000"/>
          <w:kern w:val="0"/>
          <w:sz w:val="24"/>
          <w:szCs w:val="24"/>
          <w:lang w:val="en-US"/>
        </w:rPr>
        <w:t xml:space="preserve"> @empName</w:t>
      </w:r>
    </w:p>
    <w:p w14:paraId="13277CC9" w14:textId="77777777" w:rsidR="00564EB8" w:rsidRPr="00564EB8" w:rsidRDefault="00564EB8" w:rsidP="00564EB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64EB8">
        <w:rPr>
          <w:rFonts w:ascii="Cascadia Mono" w:hAnsi="Cascadia Mono" w:cs="Cascadia Mono"/>
          <w:noProof w:val="0"/>
          <w:color w:val="000000"/>
          <w:kern w:val="0"/>
          <w:sz w:val="24"/>
          <w:szCs w:val="24"/>
          <w:lang w:val="en-US"/>
        </w:rPr>
        <w:tab/>
      </w:r>
      <w:r w:rsidRPr="00564EB8">
        <w:rPr>
          <w:rFonts w:ascii="Cascadia Mono" w:hAnsi="Cascadia Mono" w:cs="Cascadia Mono"/>
          <w:noProof w:val="0"/>
          <w:color w:val="000000"/>
          <w:kern w:val="0"/>
          <w:sz w:val="24"/>
          <w:szCs w:val="24"/>
          <w:lang w:val="en-US"/>
        </w:rPr>
        <w:tab/>
      </w:r>
      <w:r w:rsidRPr="00564EB8">
        <w:rPr>
          <w:rFonts w:ascii="Cascadia Mono" w:hAnsi="Cascadia Mono" w:cs="Cascadia Mono"/>
          <w:noProof w:val="0"/>
          <w:color w:val="0000FF"/>
          <w:kern w:val="0"/>
          <w:sz w:val="24"/>
          <w:szCs w:val="24"/>
          <w:lang w:val="en-US"/>
        </w:rPr>
        <w:t>DECLARE</w:t>
      </w:r>
      <w:r w:rsidRPr="00564EB8">
        <w:rPr>
          <w:rFonts w:ascii="Cascadia Mono" w:hAnsi="Cascadia Mono" w:cs="Cascadia Mono"/>
          <w:noProof w:val="0"/>
          <w:color w:val="000000"/>
          <w:kern w:val="0"/>
          <w:sz w:val="24"/>
          <w:szCs w:val="24"/>
          <w:lang w:val="en-US"/>
        </w:rPr>
        <w:t xml:space="preserve"> @errorMessage </w:t>
      </w:r>
      <w:proofErr w:type="gramStart"/>
      <w:r w:rsidRPr="00564EB8">
        <w:rPr>
          <w:rFonts w:ascii="Cascadia Mono" w:hAnsi="Cascadia Mono" w:cs="Cascadia Mono"/>
          <w:noProof w:val="0"/>
          <w:color w:val="0000FF"/>
          <w:kern w:val="0"/>
          <w:sz w:val="24"/>
          <w:szCs w:val="24"/>
          <w:lang w:val="en-US"/>
        </w:rPr>
        <w:t>NVARCHAR</w:t>
      </w:r>
      <w:r w:rsidRPr="00564EB8">
        <w:rPr>
          <w:rFonts w:ascii="Cascadia Mono" w:hAnsi="Cascadia Mono" w:cs="Cascadia Mono"/>
          <w:noProof w:val="0"/>
          <w:color w:val="808080"/>
          <w:kern w:val="0"/>
          <w:sz w:val="24"/>
          <w:szCs w:val="24"/>
          <w:lang w:val="en-US"/>
        </w:rPr>
        <w:t>(</w:t>
      </w:r>
      <w:proofErr w:type="gramEnd"/>
      <w:r w:rsidRPr="00564EB8">
        <w:rPr>
          <w:rFonts w:ascii="Cascadia Mono" w:hAnsi="Cascadia Mono" w:cs="Cascadia Mono"/>
          <w:noProof w:val="0"/>
          <w:color w:val="FF00FF"/>
          <w:kern w:val="0"/>
          <w:sz w:val="24"/>
          <w:szCs w:val="24"/>
          <w:lang w:val="en-US"/>
        </w:rPr>
        <w:t>max</w:t>
      </w:r>
      <w:r w:rsidRPr="00564EB8">
        <w:rPr>
          <w:rFonts w:ascii="Cascadia Mono" w:hAnsi="Cascadia Mono" w:cs="Cascadia Mono"/>
          <w:noProof w:val="0"/>
          <w:color w:val="808080"/>
          <w:kern w:val="0"/>
          <w:sz w:val="24"/>
          <w:szCs w:val="24"/>
          <w:lang w:val="en-US"/>
        </w:rPr>
        <w:t>)</w:t>
      </w:r>
    </w:p>
    <w:p w14:paraId="6CEAF3EC" w14:textId="77777777" w:rsidR="00564EB8" w:rsidRPr="00564EB8" w:rsidRDefault="00564EB8" w:rsidP="00564EB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64EB8">
        <w:rPr>
          <w:rFonts w:ascii="Cascadia Mono" w:hAnsi="Cascadia Mono" w:cs="Cascadia Mono"/>
          <w:noProof w:val="0"/>
          <w:color w:val="000000"/>
          <w:kern w:val="0"/>
          <w:sz w:val="24"/>
          <w:szCs w:val="24"/>
          <w:lang w:val="en-US"/>
        </w:rPr>
        <w:tab/>
      </w:r>
      <w:r w:rsidRPr="00564EB8">
        <w:rPr>
          <w:rFonts w:ascii="Cascadia Mono" w:hAnsi="Cascadia Mono" w:cs="Cascadia Mono"/>
          <w:noProof w:val="0"/>
          <w:color w:val="000000"/>
          <w:kern w:val="0"/>
          <w:sz w:val="24"/>
          <w:szCs w:val="24"/>
          <w:lang w:val="en-US"/>
        </w:rPr>
        <w:tab/>
      </w:r>
      <w:r w:rsidRPr="00564EB8">
        <w:rPr>
          <w:rFonts w:ascii="Cascadia Mono" w:hAnsi="Cascadia Mono" w:cs="Cascadia Mono"/>
          <w:noProof w:val="0"/>
          <w:color w:val="0000FF"/>
          <w:kern w:val="0"/>
          <w:sz w:val="24"/>
          <w:szCs w:val="24"/>
          <w:lang w:val="en-US"/>
        </w:rPr>
        <w:t>BEGIN</w:t>
      </w:r>
      <w:r w:rsidRPr="00564EB8">
        <w:rPr>
          <w:rFonts w:ascii="Cascadia Mono" w:hAnsi="Cascadia Mono" w:cs="Cascadia Mono"/>
          <w:noProof w:val="0"/>
          <w:color w:val="000000"/>
          <w:kern w:val="0"/>
          <w:sz w:val="24"/>
          <w:szCs w:val="24"/>
          <w:lang w:val="en-US"/>
        </w:rPr>
        <w:t xml:space="preserve"> </w:t>
      </w:r>
      <w:r w:rsidRPr="00564EB8">
        <w:rPr>
          <w:rFonts w:ascii="Cascadia Mono" w:hAnsi="Cascadia Mono" w:cs="Cascadia Mono"/>
          <w:noProof w:val="0"/>
          <w:color w:val="0000FF"/>
          <w:kern w:val="0"/>
          <w:sz w:val="24"/>
          <w:szCs w:val="24"/>
          <w:lang w:val="en-US"/>
        </w:rPr>
        <w:t>TRY</w:t>
      </w:r>
    </w:p>
    <w:p w14:paraId="0C9C9AD3" w14:textId="77777777" w:rsidR="00564EB8" w:rsidRPr="00564EB8" w:rsidRDefault="00564EB8" w:rsidP="00564EB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64EB8">
        <w:rPr>
          <w:rFonts w:ascii="Cascadia Mono" w:hAnsi="Cascadia Mono" w:cs="Cascadia Mono"/>
          <w:noProof w:val="0"/>
          <w:color w:val="000000"/>
          <w:kern w:val="0"/>
          <w:sz w:val="24"/>
          <w:szCs w:val="24"/>
          <w:lang w:val="en-US"/>
        </w:rPr>
        <w:tab/>
      </w:r>
      <w:r w:rsidRPr="00564EB8">
        <w:rPr>
          <w:rFonts w:ascii="Cascadia Mono" w:hAnsi="Cascadia Mono" w:cs="Cascadia Mono"/>
          <w:noProof w:val="0"/>
          <w:color w:val="000000"/>
          <w:kern w:val="0"/>
          <w:sz w:val="24"/>
          <w:szCs w:val="24"/>
          <w:lang w:val="en-US"/>
        </w:rPr>
        <w:tab/>
      </w:r>
      <w:r w:rsidRPr="00564EB8">
        <w:rPr>
          <w:rFonts w:ascii="Cascadia Mono" w:hAnsi="Cascadia Mono" w:cs="Cascadia Mono"/>
          <w:noProof w:val="0"/>
          <w:color w:val="000000"/>
          <w:kern w:val="0"/>
          <w:sz w:val="24"/>
          <w:szCs w:val="24"/>
          <w:lang w:val="en-US"/>
        </w:rPr>
        <w:tab/>
      </w:r>
      <w:r w:rsidRPr="00564EB8">
        <w:rPr>
          <w:rFonts w:ascii="Cascadia Mono" w:hAnsi="Cascadia Mono" w:cs="Cascadia Mono"/>
          <w:noProof w:val="0"/>
          <w:color w:val="0000FF"/>
          <w:kern w:val="0"/>
          <w:sz w:val="24"/>
          <w:szCs w:val="24"/>
          <w:lang w:val="en-US"/>
        </w:rPr>
        <w:t>INSERT</w:t>
      </w:r>
      <w:r w:rsidRPr="00564EB8">
        <w:rPr>
          <w:rFonts w:ascii="Cascadia Mono" w:hAnsi="Cascadia Mono" w:cs="Cascadia Mono"/>
          <w:noProof w:val="0"/>
          <w:color w:val="000000"/>
          <w:kern w:val="0"/>
          <w:sz w:val="24"/>
          <w:szCs w:val="24"/>
          <w:lang w:val="en-US"/>
        </w:rPr>
        <w:t xml:space="preserve"> </w:t>
      </w:r>
      <w:r w:rsidRPr="00564EB8">
        <w:rPr>
          <w:rFonts w:ascii="Cascadia Mono" w:hAnsi="Cascadia Mono" w:cs="Cascadia Mono"/>
          <w:noProof w:val="0"/>
          <w:color w:val="0000FF"/>
          <w:kern w:val="0"/>
          <w:sz w:val="24"/>
          <w:szCs w:val="24"/>
          <w:lang w:val="en-US"/>
        </w:rPr>
        <w:t>INTO</w:t>
      </w:r>
      <w:r w:rsidRPr="00564EB8">
        <w:rPr>
          <w:rFonts w:ascii="Cascadia Mono" w:hAnsi="Cascadia Mono" w:cs="Cascadia Mono"/>
          <w:noProof w:val="0"/>
          <w:color w:val="000000"/>
          <w:kern w:val="0"/>
          <w:sz w:val="24"/>
          <w:szCs w:val="24"/>
          <w:lang w:val="en-US"/>
        </w:rPr>
        <w:t xml:space="preserve"> </w:t>
      </w:r>
      <w:proofErr w:type="gramStart"/>
      <w:r w:rsidRPr="00564EB8">
        <w:rPr>
          <w:rFonts w:ascii="Cascadia Mono" w:hAnsi="Cascadia Mono" w:cs="Cascadia Mono"/>
          <w:noProof w:val="0"/>
          <w:color w:val="000000"/>
          <w:kern w:val="0"/>
          <w:sz w:val="24"/>
          <w:szCs w:val="24"/>
          <w:lang w:val="en-US"/>
        </w:rPr>
        <w:t>Bill</w:t>
      </w:r>
      <w:r w:rsidRPr="00564EB8">
        <w:rPr>
          <w:rFonts w:ascii="Cascadia Mono" w:hAnsi="Cascadia Mono" w:cs="Cascadia Mono"/>
          <w:noProof w:val="0"/>
          <w:color w:val="808080"/>
          <w:kern w:val="0"/>
          <w:sz w:val="24"/>
          <w:szCs w:val="24"/>
          <w:lang w:val="en-US"/>
        </w:rPr>
        <w:t>(</w:t>
      </w:r>
      <w:proofErr w:type="gramEnd"/>
      <w:r w:rsidRPr="00564EB8">
        <w:rPr>
          <w:rFonts w:ascii="Cascadia Mono" w:hAnsi="Cascadia Mono" w:cs="Cascadia Mono"/>
          <w:noProof w:val="0"/>
          <w:color w:val="000000"/>
          <w:kern w:val="0"/>
          <w:sz w:val="24"/>
          <w:szCs w:val="24"/>
          <w:lang w:val="en-US"/>
        </w:rPr>
        <w:t>ID</w:t>
      </w:r>
      <w:r w:rsidRPr="00564EB8">
        <w:rPr>
          <w:rFonts w:ascii="Cascadia Mono" w:hAnsi="Cascadia Mono" w:cs="Cascadia Mono"/>
          <w:noProof w:val="0"/>
          <w:color w:val="808080"/>
          <w:kern w:val="0"/>
          <w:sz w:val="24"/>
          <w:szCs w:val="24"/>
          <w:lang w:val="en-US"/>
        </w:rPr>
        <w:t>,</w:t>
      </w:r>
      <w:r w:rsidRPr="00564EB8">
        <w:rPr>
          <w:rFonts w:ascii="Cascadia Mono" w:hAnsi="Cascadia Mono" w:cs="Cascadia Mono"/>
          <w:noProof w:val="0"/>
          <w:color w:val="000000"/>
          <w:kern w:val="0"/>
          <w:sz w:val="24"/>
          <w:szCs w:val="24"/>
          <w:lang w:val="en-US"/>
        </w:rPr>
        <w:t xml:space="preserve"> </w:t>
      </w:r>
      <w:proofErr w:type="spellStart"/>
      <w:r w:rsidRPr="00564EB8">
        <w:rPr>
          <w:rFonts w:ascii="Cascadia Mono" w:hAnsi="Cascadia Mono" w:cs="Cascadia Mono"/>
          <w:noProof w:val="0"/>
          <w:color w:val="0000FF"/>
          <w:kern w:val="0"/>
          <w:sz w:val="24"/>
          <w:szCs w:val="24"/>
          <w:lang w:val="en-US"/>
        </w:rPr>
        <w:t>dateTime</w:t>
      </w:r>
      <w:proofErr w:type="spellEnd"/>
      <w:r w:rsidRPr="00564EB8">
        <w:rPr>
          <w:rFonts w:ascii="Cascadia Mono" w:hAnsi="Cascadia Mono" w:cs="Cascadia Mono"/>
          <w:noProof w:val="0"/>
          <w:color w:val="808080"/>
          <w:kern w:val="0"/>
          <w:sz w:val="24"/>
          <w:szCs w:val="24"/>
          <w:lang w:val="en-US"/>
        </w:rPr>
        <w:t>,</w:t>
      </w:r>
      <w:r w:rsidRPr="00564EB8">
        <w:rPr>
          <w:rFonts w:ascii="Cascadia Mono" w:hAnsi="Cascadia Mono" w:cs="Cascadia Mono"/>
          <w:noProof w:val="0"/>
          <w:color w:val="000000"/>
          <w:kern w:val="0"/>
          <w:sz w:val="24"/>
          <w:szCs w:val="24"/>
          <w:lang w:val="en-US"/>
        </w:rPr>
        <w:t xml:space="preserve"> </w:t>
      </w:r>
      <w:proofErr w:type="spellStart"/>
      <w:r w:rsidRPr="00564EB8">
        <w:rPr>
          <w:rFonts w:ascii="Cascadia Mono" w:hAnsi="Cascadia Mono" w:cs="Cascadia Mono"/>
          <w:noProof w:val="0"/>
          <w:color w:val="000000"/>
          <w:kern w:val="0"/>
          <w:sz w:val="24"/>
          <w:szCs w:val="24"/>
          <w:lang w:val="en-US"/>
        </w:rPr>
        <w:t>tableID</w:t>
      </w:r>
      <w:proofErr w:type="spellEnd"/>
      <w:r w:rsidRPr="00564EB8">
        <w:rPr>
          <w:rFonts w:ascii="Cascadia Mono" w:hAnsi="Cascadia Mono" w:cs="Cascadia Mono"/>
          <w:noProof w:val="0"/>
          <w:color w:val="808080"/>
          <w:kern w:val="0"/>
          <w:sz w:val="24"/>
          <w:szCs w:val="24"/>
          <w:lang w:val="en-US"/>
        </w:rPr>
        <w:t>,</w:t>
      </w:r>
      <w:r w:rsidRPr="00564EB8">
        <w:rPr>
          <w:rFonts w:ascii="Cascadia Mono" w:hAnsi="Cascadia Mono" w:cs="Cascadia Mono"/>
          <w:noProof w:val="0"/>
          <w:color w:val="000000"/>
          <w:kern w:val="0"/>
          <w:sz w:val="24"/>
          <w:szCs w:val="24"/>
          <w:lang w:val="en-US"/>
        </w:rPr>
        <w:t xml:space="preserve"> </w:t>
      </w:r>
      <w:proofErr w:type="spellStart"/>
      <w:r w:rsidRPr="00564EB8">
        <w:rPr>
          <w:rFonts w:ascii="Cascadia Mono" w:hAnsi="Cascadia Mono" w:cs="Cascadia Mono"/>
          <w:noProof w:val="0"/>
          <w:color w:val="000000"/>
          <w:kern w:val="0"/>
          <w:sz w:val="24"/>
          <w:szCs w:val="24"/>
          <w:lang w:val="en-US"/>
        </w:rPr>
        <w:t>customerID</w:t>
      </w:r>
      <w:proofErr w:type="spellEnd"/>
      <w:r w:rsidRPr="00564EB8">
        <w:rPr>
          <w:rFonts w:ascii="Cascadia Mono" w:hAnsi="Cascadia Mono" w:cs="Cascadia Mono"/>
          <w:noProof w:val="0"/>
          <w:color w:val="808080"/>
          <w:kern w:val="0"/>
          <w:sz w:val="24"/>
          <w:szCs w:val="24"/>
          <w:lang w:val="en-US"/>
        </w:rPr>
        <w:t>,</w:t>
      </w:r>
      <w:r w:rsidRPr="00564EB8">
        <w:rPr>
          <w:rFonts w:ascii="Cascadia Mono" w:hAnsi="Cascadia Mono" w:cs="Cascadia Mono"/>
          <w:noProof w:val="0"/>
          <w:color w:val="000000"/>
          <w:kern w:val="0"/>
          <w:sz w:val="24"/>
          <w:szCs w:val="24"/>
          <w:lang w:val="en-US"/>
        </w:rPr>
        <w:t xml:space="preserve"> </w:t>
      </w:r>
      <w:proofErr w:type="spellStart"/>
      <w:r w:rsidRPr="00564EB8">
        <w:rPr>
          <w:rFonts w:ascii="Cascadia Mono" w:hAnsi="Cascadia Mono" w:cs="Cascadia Mono"/>
          <w:noProof w:val="0"/>
          <w:color w:val="000000"/>
          <w:kern w:val="0"/>
          <w:sz w:val="24"/>
          <w:szCs w:val="24"/>
          <w:lang w:val="en-US"/>
        </w:rPr>
        <w:t>categoryID</w:t>
      </w:r>
      <w:proofErr w:type="spellEnd"/>
      <w:r w:rsidRPr="00564EB8">
        <w:rPr>
          <w:rFonts w:ascii="Cascadia Mono" w:hAnsi="Cascadia Mono" w:cs="Cascadia Mono"/>
          <w:noProof w:val="0"/>
          <w:color w:val="808080"/>
          <w:kern w:val="0"/>
          <w:sz w:val="24"/>
          <w:szCs w:val="24"/>
          <w:lang w:val="en-US"/>
        </w:rPr>
        <w:t>,</w:t>
      </w:r>
      <w:r w:rsidRPr="00564EB8">
        <w:rPr>
          <w:rFonts w:ascii="Cascadia Mono" w:hAnsi="Cascadia Mono" w:cs="Cascadia Mono"/>
          <w:noProof w:val="0"/>
          <w:color w:val="000000"/>
          <w:kern w:val="0"/>
          <w:sz w:val="24"/>
          <w:szCs w:val="24"/>
          <w:lang w:val="en-US"/>
        </w:rPr>
        <w:t xml:space="preserve"> </w:t>
      </w:r>
      <w:proofErr w:type="spellStart"/>
      <w:r w:rsidRPr="00564EB8">
        <w:rPr>
          <w:rFonts w:ascii="Cascadia Mono" w:hAnsi="Cascadia Mono" w:cs="Cascadia Mono"/>
          <w:noProof w:val="0"/>
          <w:color w:val="000000"/>
          <w:kern w:val="0"/>
          <w:sz w:val="24"/>
          <w:szCs w:val="24"/>
          <w:lang w:val="en-US"/>
        </w:rPr>
        <w:t>empID</w:t>
      </w:r>
      <w:proofErr w:type="spellEnd"/>
      <w:r w:rsidRPr="00564EB8">
        <w:rPr>
          <w:rFonts w:ascii="Cascadia Mono" w:hAnsi="Cascadia Mono" w:cs="Cascadia Mono"/>
          <w:noProof w:val="0"/>
          <w:color w:val="808080"/>
          <w:kern w:val="0"/>
          <w:sz w:val="24"/>
          <w:szCs w:val="24"/>
          <w:lang w:val="en-US"/>
        </w:rPr>
        <w:t>,</w:t>
      </w:r>
      <w:r w:rsidRPr="00564EB8">
        <w:rPr>
          <w:rFonts w:ascii="Cascadia Mono" w:hAnsi="Cascadia Mono" w:cs="Cascadia Mono"/>
          <w:noProof w:val="0"/>
          <w:color w:val="000000"/>
          <w:kern w:val="0"/>
          <w:sz w:val="24"/>
          <w:szCs w:val="24"/>
          <w:lang w:val="en-US"/>
        </w:rPr>
        <w:t xml:space="preserve"> </w:t>
      </w:r>
      <w:proofErr w:type="spellStart"/>
      <w:r w:rsidRPr="00564EB8">
        <w:rPr>
          <w:rFonts w:ascii="Cascadia Mono" w:hAnsi="Cascadia Mono" w:cs="Cascadia Mono"/>
          <w:noProof w:val="0"/>
          <w:color w:val="000000"/>
          <w:kern w:val="0"/>
          <w:sz w:val="24"/>
          <w:szCs w:val="24"/>
          <w:lang w:val="en-US"/>
        </w:rPr>
        <w:t>receiptMoney</w:t>
      </w:r>
      <w:proofErr w:type="spellEnd"/>
      <w:r w:rsidRPr="00564EB8">
        <w:rPr>
          <w:rFonts w:ascii="Cascadia Mono" w:hAnsi="Cascadia Mono" w:cs="Cascadia Mono"/>
          <w:noProof w:val="0"/>
          <w:color w:val="808080"/>
          <w:kern w:val="0"/>
          <w:sz w:val="24"/>
          <w:szCs w:val="24"/>
          <w:lang w:val="en-US"/>
        </w:rPr>
        <w:t>)</w:t>
      </w:r>
    </w:p>
    <w:p w14:paraId="6EEC4E51" w14:textId="77777777" w:rsidR="00564EB8" w:rsidRPr="00564EB8" w:rsidRDefault="00564EB8" w:rsidP="00564EB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64EB8">
        <w:rPr>
          <w:rFonts w:ascii="Cascadia Mono" w:hAnsi="Cascadia Mono" w:cs="Cascadia Mono"/>
          <w:noProof w:val="0"/>
          <w:color w:val="000000"/>
          <w:kern w:val="0"/>
          <w:sz w:val="24"/>
          <w:szCs w:val="24"/>
          <w:lang w:val="en-US"/>
        </w:rPr>
        <w:tab/>
      </w:r>
      <w:r w:rsidRPr="00564EB8">
        <w:rPr>
          <w:rFonts w:ascii="Cascadia Mono" w:hAnsi="Cascadia Mono" w:cs="Cascadia Mono"/>
          <w:noProof w:val="0"/>
          <w:color w:val="000000"/>
          <w:kern w:val="0"/>
          <w:sz w:val="24"/>
          <w:szCs w:val="24"/>
          <w:lang w:val="en-US"/>
        </w:rPr>
        <w:tab/>
      </w:r>
      <w:r w:rsidRPr="00564EB8">
        <w:rPr>
          <w:rFonts w:ascii="Cascadia Mono" w:hAnsi="Cascadia Mono" w:cs="Cascadia Mono"/>
          <w:noProof w:val="0"/>
          <w:color w:val="000000"/>
          <w:kern w:val="0"/>
          <w:sz w:val="24"/>
          <w:szCs w:val="24"/>
          <w:lang w:val="en-US"/>
        </w:rPr>
        <w:tab/>
      </w:r>
      <w:r w:rsidRPr="00564EB8">
        <w:rPr>
          <w:rFonts w:ascii="Cascadia Mono" w:hAnsi="Cascadia Mono" w:cs="Cascadia Mono"/>
          <w:noProof w:val="0"/>
          <w:color w:val="0000FF"/>
          <w:kern w:val="0"/>
          <w:sz w:val="24"/>
          <w:szCs w:val="24"/>
          <w:lang w:val="en-US"/>
        </w:rPr>
        <w:t xml:space="preserve">VALUES </w:t>
      </w:r>
      <w:r w:rsidRPr="00564EB8">
        <w:rPr>
          <w:rFonts w:ascii="Cascadia Mono" w:hAnsi="Cascadia Mono" w:cs="Cascadia Mono"/>
          <w:noProof w:val="0"/>
          <w:color w:val="808080"/>
          <w:kern w:val="0"/>
          <w:sz w:val="24"/>
          <w:szCs w:val="24"/>
          <w:lang w:val="en-US"/>
        </w:rPr>
        <w:t>(</w:t>
      </w:r>
      <w:r w:rsidRPr="00564EB8">
        <w:rPr>
          <w:rFonts w:ascii="Cascadia Mono" w:hAnsi="Cascadia Mono" w:cs="Cascadia Mono"/>
          <w:noProof w:val="0"/>
          <w:color w:val="000000"/>
          <w:kern w:val="0"/>
          <w:sz w:val="24"/>
          <w:szCs w:val="24"/>
          <w:lang w:val="en-US"/>
        </w:rPr>
        <w:t>@ID</w:t>
      </w:r>
      <w:r w:rsidRPr="00564EB8">
        <w:rPr>
          <w:rFonts w:ascii="Cascadia Mono" w:hAnsi="Cascadia Mono" w:cs="Cascadia Mono"/>
          <w:noProof w:val="0"/>
          <w:color w:val="808080"/>
          <w:kern w:val="0"/>
          <w:sz w:val="24"/>
          <w:szCs w:val="24"/>
          <w:lang w:val="en-US"/>
        </w:rPr>
        <w:t>,</w:t>
      </w:r>
      <w:r w:rsidRPr="00564EB8">
        <w:rPr>
          <w:rFonts w:ascii="Cascadia Mono" w:hAnsi="Cascadia Mono" w:cs="Cascadia Mono"/>
          <w:noProof w:val="0"/>
          <w:color w:val="000000"/>
          <w:kern w:val="0"/>
          <w:sz w:val="24"/>
          <w:szCs w:val="24"/>
          <w:lang w:val="en-US"/>
        </w:rPr>
        <w:t xml:space="preserve"> </w:t>
      </w:r>
      <w:proofErr w:type="gramStart"/>
      <w:r w:rsidRPr="00564EB8">
        <w:rPr>
          <w:rFonts w:ascii="Cascadia Mono" w:hAnsi="Cascadia Mono" w:cs="Cascadia Mono"/>
          <w:noProof w:val="0"/>
          <w:color w:val="FF00FF"/>
          <w:kern w:val="0"/>
          <w:sz w:val="24"/>
          <w:szCs w:val="24"/>
          <w:lang w:val="en-US"/>
        </w:rPr>
        <w:t>CAST</w:t>
      </w:r>
      <w:r w:rsidRPr="00564EB8">
        <w:rPr>
          <w:rFonts w:ascii="Cascadia Mono" w:hAnsi="Cascadia Mono" w:cs="Cascadia Mono"/>
          <w:noProof w:val="0"/>
          <w:color w:val="808080"/>
          <w:kern w:val="0"/>
          <w:sz w:val="24"/>
          <w:szCs w:val="24"/>
          <w:lang w:val="en-US"/>
        </w:rPr>
        <w:t>(</w:t>
      </w:r>
      <w:proofErr w:type="gramEnd"/>
      <w:r w:rsidRPr="00564EB8">
        <w:rPr>
          <w:rFonts w:ascii="Cascadia Mono" w:hAnsi="Cascadia Mono" w:cs="Cascadia Mono"/>
          <w:noProof w:val="0"/>
          <w:color w:val="000000"/>
          <w:kern w:val="0"/>
          <w:sz w:val="24"/>
          <w:szCs w:val="24"/>
          <w:lang w:val="en-US"/>
        </w:rPr>
        <w:t xml:space="preserve">@dateTime  </w:t>
      </w:r>
      <w:r w:rsidRPr="00564EB8">
        <w:rPr>
          <w:rFonts w:ascii="Cascadia Mono" w:hAnsi="Cascadia Mono" w:cs="Cascadia Mono"/>
          <w:noProof w:val="0"/>
          <w:color w:val="0000FF"/>
          <w:kern w:val="0"/>
          <w:sz w:val="24"/>
          <w:szCs w:val="24"/>
          <w:lang w:val="en-US"/>
        </w:rPr>
        <w:t>AS</w:t>
      </w:r>
      <w:r w:rsidRPr="00564EB8">
        <w:rPr>
          <w:rFonts w:ascii="Cascadia Mono" w:hAnsi="Cascadia Mono" w:cs="Cascadia Mono"/>
          <w:noProof w:val="0"/>
          <w:color w:val="000000"/>
          <w:kern w:val="0"/>
          <w:sz w:val="24"/>
          <w:szCs w:val="24"/>
          <w:lang w:val="en-US"/>
        </w:rPr>
        <w:t xml:space="preserve"> </w:t>
      </w:r>
      <w:r w:rsidRPr="00564EB8">
        <w:rPr>
          <w:rFonts w:ascii="Cascadia Mono" w:hAnsi="Cascadia Mono" w:cs="Cascadia Mono"/>
          <w:noProof w:val="0"/>
          <w:color w:val="0000FF"/>
          <w:kern w:val="0"/>
          <w:sz w:val="24"/>
          <w:szCs w:val="24"/>
          <w:lang w:val="en-US"/>
        </w:rPr>
        <w:t>DATETIME</w:t>
      </w:r>
      <w:r w:rsidRPr="00564EB8">
        <w:rPr>
          <w:rFonts w:ascii="Cascadia Mono" w:hAnsi="Cascadia Mono" w:cs="Cascadia Mono"/>
          <w:noProof w:val="0"/>
          <w:color w:val="808080"/>
          <w:kern w:val="0"/>
          <w:sz w:val="24"/>
          <w:szCs w:val="24"/>
          <w:lang w:val="en-US"/>
        </w:rPr>
        <w:t>),</w:t>
      </w:r>
      <w:r w:rsidRPr="00564EB8">
        <w:rPr>
          <w:rFonts w:ascii="Cascadia Mono" w:hAnsi="Cascadia Mono" w:cs="Cascadia Mono"/>
          <w:noProof w:val="0"/>
          <w:color w:val="000000"/>
          <w:kern w:val="0"/>
          <w:sz w:val="24"/>
          <w:szCs w:val="24"/>
          <w:lang w:val="en-US"/>
        </w:rPr>
        <w:t xml:space="preserve"> @tableID</w:t>
      </w:r>
      <w:r w:rsidRPr="00564EB8">
        <w:rPr>
          <w:rFonts w:ascii="Cascadia Mono" w:hAnsi="Cascadia Mono" w:cs="Cascadia Mono"/>
          <w:noProof w:val="0"/>
          <w:color w:val="808080"/>
          <w:kern w:val="0"/>
          <w:sz w:val="24"/>
          <w:szCs w:val="24"/>
          <w:lang w:val="en-US"/>
        </w:rPr>
        <w:t>,</w:t>
      </w:r>
      <w:r w:rsidRPr="00564EB8">
        <w:rPr>
          <w:rFonts w:ascii="Cascadia Mono" w:hAnsi="Cascadia Mono" w:cs="Cascadia Mono"/>
          <w:noProof w:val="0"/>
          <w:color w:val="000000"/>
          <w:kern w:val="0"/>
          <w:sz w:val="24"/>
          <w:szCs w:val="24"/>
          <w:lang w:val="en-US"/>
        </w:rPr>
        <w:t xml:space="preserve"> @customerID</w:t>
      </w:r>
      <w:r w:rsidRPr="00564EB8">
        <w:rPr>
          <w:rFonts w:ascii="Cascadia Mono" w:hAnsi="Cascadia Mono" w:cs="Cascadia Mono"/>
          <w:noProof w:val="0"/>
          <w:color w:val="808080"/>
          <w:kern w:val="0"/>
          <w:sz w:val="24"/>
          <w:szCs w:val="24"/>
          <w:lang w:val="en-US"/>
        </w:rPr>
        <w:t>,</w:t>
      </w:r>
      <w:r w:rsidRPr="00564EB8">
        <w:rPr>
          <w:rFonts w:ascii="Cascadia Mono" w:hAnsi="Cascadia Mono" w:cs="Cascadia Mono"/>
          <w:noProof w:val="0"/>
          <w:color w:val="000000"/>
          <w:kern w:val="0"/>
          <w:sz w:val="24"/>
          <w:szCs w:val="24"/>
          <w:lang w:val="en-US"/>
        </w:rPr>
        <w:t xml:space="preserve"> @categoryID</w:t>
      </w:r>
      <w:r w:rsidRPr="00564EB8">
        <w:rPr>
          <w:rFonts w:ascii="Cascadia Mono" w:hAnsi="Cascadia Mono" w:cs="Cascadia Mono"/>
          <w:noProof w:val="0"/>
          <w:color w:val="808080"/>
          <w:kern w:val="0"/>
          <w:sz w:val="24"/>
          <w:szCs w:val="24"/>
          <w:lang w:val="en-US"/>
        </w:rPr>
        <w:t>,</w:t>
      </w:r>
      <w:r w:rsidRPr="00564EB8">
        <w:rPr>
          <w:rFonts w:ascii="Cascadia Mono" w:hAnsi="Cascadia Mono" w:cs="Cascadia Mono"/>
          <w:noProof w:val="0"/>
          <w:color w:val="000000"/>
          <w:kern w:val="0"/>
          <w:sz w:val="24"/>
          <w:szCs w:val="24"/>
          <w:lang w:val="en-US"/>
        </w:rPr>
        <w:t xml:space="preserve"> @empID</w:t>
      </w:r>
      <w:r w:rsidRPr="00564EB8">
        <w:rPr>
          <w:rFonts w:ascii="Cascadia Mono" w:hAnsi="Cascadia Mono" w:cs="Cascadia Mono"/>
          <w:noProof w:val="0"/>
          <w:color w:val="808080"/>
          <w:kern w:val="0"/>
          <w:sz w:val="24"/>
          <w:szCs w:val="24"/>
          <w:lang w:val="en-US"/>
        </w:rPr>
        <w:t>,</w:t>
      </w:r>
      <w:r w:rsidRPr="00564EB8">
        <w:rPr>
          <w:rFonts w:ascii="Cascadia Mono" w:hAnsi="Cascadia Mono" w:cs="Cascadia Mono"/>
          <w:noProof w:val="0"/>
          <w:color w:val="000000"/>
          <w:kern w:val="0"/>
          <w:sz w:val="24"/>
          <w:szCs w:val="24"/>
          <w:lang w:val="en-US"/>
        </w:rPr>
        <w:t xml:space="preserve"> @receiptMoney</w:t>
      </w:r>
      <w:r w:rsidRPr="00564EB8">
        <w:rPr>
          <w:rFonts w:ascii="Cascadia Mono" w:hAnsi="Cascadia Mono" w:cs="Cascadia Mono"/>
          <w:noProof w:val="0"/>
          <w:color w:val="808080"/>
          <w:kern w:val="0"/>
          <w:sz w:val="24"/>
          <w:szCs w:val="24"/>
          <w:lang w:val="en-US"/>
        </w:rPr>
        <w:t>)</w:t>
      </w:r>
    </w:p>
    <w:p w14:paraId="7A856612" w14:textId="77777777" w:rsidR="00564EB8" w:rsidRPr="00564EB8" w:rsidRDefault="00564EB8" w:rsidP="00564EB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64EB8">
        <w:rPr>
          <w:rFonts w:ascii="Cascadia Mono" w:hAnsi="Cascadia Mono" w:cs="Cascadia Mono"/>
          <w:noProof w:val="0"/>
          <w:color w:val="000000"/>
          <w:kern w:val="0"/>
          <w:sz w:val="24"/>
          <w:szCs w:val="24"/>
          <w:lang w:val="en-US"/>
        </w:rPr>
        <w:tab/>
      </w:r>
      <w:r w:rsidRPr="00564EB8">
        <w:rPr>
          <w:rFonts w:ascii="Cascadia Mono" w:hAnsi="Cascadia Mono" w:cs="Cascadia Mono"/>
          <w:noProof w:val="0"/>
          <w:color w:val="000000"/>
          <w:kern w:val="0"/>
          <w:sz w:val="24"/>
          <w:szCs w:val="24"/>
          <w:lang w:val="en-US"/>
        </w:rPr>
        <w:tab/>
      </w:r>
      <w:r w:rsidRPr="00564EB8">
        <w:rPr>
          <w:rFonts w:ascii="Cascadia Mono" w:hAnsi="Cascadia Mono" w:cs="Cascadia Mono"/>
          <w:noProof w:val="0"/>
          <w:color w:val="000000"/>
          <w:kern w:val="0"/>
          <w:sz w:val="24"/>
          <w:szCs w:val="24"/>
          <w:lang w:val="en-US"/>
        </w:rPr>
        <w:tab/>
      </w:r>
      <w:r w:rsidRPr="00564EB8">
        <w:rPr>
          <w:rFonts w:ascii="Cascadia Mono" w:hAnsi="Cascadia Mono" w:cs="Cascadia Mono"/>
          <w:noProof w:val="0"/>
          <w:color w:val="0000FF"/>
          <w:kern w:val="0"/>
          <w:sz w:val="24"/>
          <w:szCs w:val="24"/>
          <w:lang w:val="en-US"/>
        </w:rPr>
        <w:t>COMMIT</w:t>
      </w:r>
      <w:r w:rsidRPr="00564EB8">
        <w:rPr>
          <w:rFonts w:ascii="Cascadia Mono" w:hAnsi="Cascadia Mono" w:cs="Cascadia Mono"/>
          <w:noProof w:val="0"/>
          <w:color w:val="000000"/>
          <w:kern w:val="0"/>
          <w:sz w:val="24"/>
          <w:szCs w:val="24"/>
          <w:lang w:val="en-US"/>
        </w:rPr>
        <w:t xml:space="preserve"> </w:t>
      </w:r>
      <w:r w:rsidRPr="00564EB8">
        <w:rPr>
          <w:rFonts w:ascii="Cascadia Mono" w:hAnsi="Cascadia Mono" w:cs="Cascadia Mono"/>
          <w:noProof w:val="0"/>
          <w:color w:val="0000FF"/>
          <w:kern w:val="0"/>
          <w:sz w:val="24"/>
          <w:szCs w:val="24"/>
          <w:lang w:val="en-US"/>
        </w:rPr>
        <w:t>TRANSACTION</w:t>
      </w:r>
    </w:p>
    <w:p w14:paraId="6AA9A910" w14:textId="77777777" w:rsidR="00564EB8" w:rsidRPr="00564EB8" w:rsidRDefault="00564EB8" w:rsidP="00564EB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64EB8">
        <w:rPr>
          <w:rFonts w:ascii="Cascadia Mono" w:hAnsi="Cascadia Mono" w:cs="Cascadia Mono"/>
          <w:noProof w:val="0"/>
          <w:color w:val="000000"/>
          <w:kern w:val="0"/>
          <w:sz w:val="24"/>
          <w:szCs w:val="24"/>
          <w:lang w:val="en-US"/>
        </w:rPr>
        <w:tab/>
      </w:r>
      <w:r w:rsidRPr="00564EB8">
        <w:rPr>
          <w:rFonts w:ascii="Cascadia Mono" w:hAnsi="Cascadia Mono" w:cs="Cascadia Mono"/>
          <w:noProof w:val="0"/>
          <w:color w:val="000000"/>
          <w:kern w:val="0"/>
          <w:sz w:val="24"/>
          <w:szCs w:val="24"/>
          <w:lang w:val="en-US"/>
        </w:rPr>
        <w:tab/>
      </w:r>
      <w:r w:rsidRPr="00564EB8">
        <w:rPr>
          <w:rFonts w:ascii="Cascadia Mono" w:hAnsi="Cascadia Mono" w:cs="Cascadia Mono"/>
          <w:noProof w:val="0"/>
          <w:color w:val="0000FF"/>
          <w:kern w:val="0"/>
          <w:sz w:val="24"/>
          <w:szCs w:val="24"/>
          <w:lang w:val="en-US"/>
        </w:rPr>
        <w:t>END</w:t>
      </w:r>
      <w:r w:rsidRPr="00564EB8">
        <w:rPr>
          <w:rFonts w:ascii="Cascadia Mono" w:hAnsi="Cascadia Mono" w:cs="Cascadia Mono"/>
          <w:noProof w:val="0"/>
          <w:color w:val="000000"/>
          <w:kern w:val="0"/>
          <w:sz w:val="24"/>
          <w:szCs w:val="24"/>
          <w:lang w:val="en-US"/>
        </w:rPr>
        <w:t xml:space="preserve"> </w:t>
      </w:r>
      <w:r w:rsidRPr="00564EB8">
        <w:rPr>
          <w:rFonts w:ascii="Cascadia Mono" w:hAnsi="Cascadia Mono" w:cs="Cascadia Mono"/>
          <w:noProof w:val="0"/>
          <w:color w:val="0000FF"/>
          <w:kern w:val="0"/>
          <w:sz w:val="24"/>
          <w:szCs w:val="24"/>
          <w:lang w:val="en-US"/>
        </w:rPr>
        <w:t>TRY</w:t>
      </w:r>
    </w:p>
    <w:p w14:paraId="09C7B3A4" w14:textId="77777777" w:rsidR="00564EB8" w:rsidRPr="00564EB8" w:rsidRDefault="00564EB8" w:rsidP="00564EB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64EB8">
        <w:rPr>
          <w:rFonts w:ascii="Cascadia Mono" w:hAnsi="Cascadia Mono" w:cs="Cascadia Mono"/>
          <w:noProof w:val="0"/>
          <w:color w:val="000000"/>
          <w:kern w:val="0"/>
          <w:sz w:val="24"/>
          <w:szCs w:val="24"/>
          <w:lang w:val="en-US"/>
        </w:rPr>
        <w:tab/>
      </w:r>
      <w:r w:rsidRPr="00564EB8">
        <w:rPr>
          <w:rFonts w:ascii="Cascadia Mono" w:hAnsi="Cascadia Mono" w:cs="Cascadia Mono"/>
          <w:noProof w:val="0"/>
          <w:color w:val="000000"/>
          <w:kern w:val="0"/>
          <w:sz w:val="24"/>
          <w:szCs w:val="24"/>
          <w:lang w:val="en-US"/>
        </w:rPr>
        <w:tab/>
      </w:r>
      <w:r w:rsidRPr="00564EB8">
        <w:rPr>
          <w:rFonts w:ascii="Cascadia Mono" w:hAnsi="Cascadia Mono" w:cs="Cascadia Mono"/>
          <w:noProof w:val="0"/>
          <w:color w:val="0000FF"/>
          <w:kern w:val="0"/>
          <w:sz w:val="24"/>
          <w:szCs w:val="24"/>
          <w:lang w:val="en-US"/>
        </w:rPr>
        <w:t>BEGIN</w:t>
      </w:r>
      <w:r w:rsidRPr="00564EB8">
        <w:rPr>
          <w:rFonts w:ascii="Cascadia Mono" w:hAnsi="Cascadia Mono" w:cs="Cascadia Mono"/>
          <w:noProof w:val="0"/>
          <w:color w:val="000000"/>
          <w:kern w:val="0"/>
          <w:sz w:val="24"/>
          <w:szCs w:val="24"/>
          <w:lang w:val="en-US"/>
        </w:rPr>
        <w:t xml:space="preserve"> </w:t>
      </w:r>
      <w:r w:rsidRPr="00564EB8">
        <w:rPr>
          <w:rFonts w:ascii="Cascadia Mono" w:hAnsi="Cascadia Mono" w:cs="Cascadia Mono"/>
          <w:noProof w:val="0"/>
          <w:color w:val="0000FF"/>
          <w:kern w:val="0"/>
          <w:sz w:val="24"/>
          <w:szCs w:val="24"/>
          <w:lang w:val="en-US"/>
        </w:rPr>
        <w:t>CATCH</w:t>
      </w:r>
    </w:p>
    <w:p w14:paraId="4D435279" w14:textId="77777777" w:rsidR="00564EB8" w:rsidRPr="00564EB8" w:rsidRDefault="00564EB8" w:rsidP="00564EB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64EB8">
        <w:rPr>
          <w:rFonts w:ascii="Cascadia Mono" w:hAnsi="Cascadia Mono" w:cs="Cascadia Mono"/>
          <w:noProof w:val="0"/>
          <w:color w:val="000000"/>
          <w:kern w:val="0"/>
          <w:sz w:val="24"/>
          <w:szCs w:val="24"/>
          <w:lang w:val="en-US"/>
        </w:rPr>
        <w:tab/>
      </w:r>
      <w:r w:rsidRPr="00564EB8">
        <w:rPr>
          <w:rFonts w:ascii="Cascadia Mono" w:hAnsi="Cascadia Mono" w:cs="Cascadia Mono"/>
          <w:noProof w:val="0"/>
          <w:color w:val="000000"/>
          <w:kern w:val="0"/>
          <w:sz w:val="24"/>
          <w:szCs w:val="24"/>
          <w:lang w:val="en-US"/>
        </w:rPr>
        <w:tab/>
      </w:r>
      <w:r w:rsidRPr="00564EB8">
        <w:rPr>
          <w:rFonts w:ascii="Cascadia Mono" w:hAnsi="Cascadia Mono" w:cs="Cascadia Mono"/>
          <w:noProof w:val="0"/>
          <w:color w:val="000000"/>
          <w:kern w:val="0"/>
          <w:sz w:val="24"/>
          <w:szCs w:val="24"/>
          <w:lang w:val="en-US"/>
        </w:rPr>
        <w:tab/>
      </w:r>
      <w:r w:rsidRPr="00564EB8">
        <w:rPr>
          <w:rFonts w:ascii="Cascadia Mono" w:hAnsi="Cascadia Mono" w:cs="Cascadia Mono"/>
          <w:noProof w:val="0"/>
          <w:color w:val="0000FF"/>
          <w:kern w:val="0"/>
          <w:sz w:val="24"/>
          <w:szCs w:val="24"/>
          <w:lang w:val="en-US"/>
        </w:rPr>
        <w:t>ROLLBACK</w:t>
      </w:r>
      <w:r w:rsidRPr="00564EB8">
        <w:rPr>
          <w:rFonts w:ascii="Cascadia Mono" w:hAnsi="Cascadia Mono" w:cs="Cascadia Mono"/>
          <w:noProof w:val="0"/>
          <w:color w:val="000000"/>
          <w:kern w:val="0"/>
          <w:sz w:val="24"/>
          <w:szCs w:val="24"/>
          <w:lang w:val="en-US"/>
        </w:rPr>
        <w:t xml:space="preserve"> </w:t>
      </w:r>
      <w:r w:rsidRPr="00564EB8">
        <w:rPr>
          <w:rFonts w:ascii="Cascadia Mono" w:hAnsi="Cascadia Mono" w:cs="Cascadia Mono"/>
          <w:noProof w:val="0"/>
          <w:color w:val="0000FF"/>
          <w:kern w:val="0"/>
          <w:sz w:val="24"/>
          <w:szCs w:val="24"/>
          <w:lang w:val="en-US"/>
        </w:rPr>
        <w:t>TRANSACTION</w:t>
      </w:r>
    </w:p>
    <w:p w14:paraId="2ABFD921" w14:textId="77777777" w:rsidR="00564EB8" w:rsidRPr="00564EB8" w:rsidRDefault="00564EB8" w:rsidP="00564EB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64EB8">
        <w:rPr>
          <w:rFonts w:ascii="Cascadia Mono" w:hAnsi="Cascadia Mono" w:cs="Cascadia Mono"/>
          <w:noProof w:val="0"/>
          <w:color w:val="000000"/>
          <w:kern w:val="0"/>
          <w:sz w:val="24"/>
          <w:szCs w:val="24"/>
          <w:lang w:val="en-US"/>
        </w:rPr>
        <w:tab/>
      </w:r>
      <w:r w:rsidRPr="00564EB8">
        <w:rPr>
          <w:rFonts w:ascii="Cascadia Mono" w:hAnsi="Cascadia Mono" w:cs="Cascadia Mono"/>
          <w:noProof w:val="0"/>
          <w:color w:val="000000"/>
          <w:kern w:val="0"/>
          <w:sz w:val="24"/>
          <w:szCs w:val="24"/>
          <w:lang w:val="en-US"/>
        </w:rPr>
        <w:tab/>
      </w:r>
      <w:r w:rsidRPr="00564EB8">
        <w:rPr>
          <w:rFonts w:ascii="Cascadia Mono" w:hAnsi="Cascadia Mono" w:cs="Cascadia Mono"/>
          <w:noProof w:val="0"/>
          <w:color w:val="000000"/>
          <w:kern w:val="0"/>
          <w:sz w:val="24"/>
          <w:szCs w:val="24"/>
          <w:lang w:val="en-US"/>
        </w:rPr>
        <w:tab/>
      </w:r>
      <w:r w:rsidRPr="00564EB8">
        <w:rPr>
          <w:rFonts w:ascii="Cascadia Mono" w:hAnsi="Cascadia Mono" w:cs="Cascadia Mono"/>
          <w:noProof w:val="0"/>
          <w:color w:val="0000FF"/>
          <w:kern w:val="0"/>
          <w:sz w:val="24"/>
          <w:szCs w:val="24"/>
          <w:lang w:val="en-US"/>
        </w:rPr>
        <w:t>SET</w:t>
      </w:r>
      <w:r w:rsidRPr="00564EB8">
        <w:rPr>
          <w:rFonts w:ascii="Cascadia Mono" w:hAnsi="Cascadia Mono" w:cs="Cascadia Mono"/>
          <w:noProof w:val="0"/>
          <w:color w:val="000000"/>
          <w:kern w:val="0"/>
          <w:sz w:val="24"/>
          <w:szCs w:val="24"/>
          <w:lang w:val="en-US"/>
        </w:rPr>
        <w:t xml:space="preserve"> @errorMessage </w:t>
      </w:r>
      <w:r w:rsidRPr="00564EB8">
        <w:rPr>
          <w:rFonts w:ascii="Cascadia Mono" w:hAnsi="Cascadia Mono" w:cs="Cascadia Mono"/>
          <w:noProof w:val="0"/>
          <w:color w:val="808080"/>
          <w:kern w:val="0"/>
          <w:sz w:val="24"/>
          <w:szCs w:val="24"/>
          <w:lang w:val="en-US"/>
        </w:rPr>
        <w:t>=</w:t>
      </w:r>
      <w:r w:rsidRPr="00564EB8">
        <w:rPr>
          <w:rFonts w:ascii="Cascadia Mono" w:hAnsi="Cascadia Mono" w:cs="Cascadia Mono"/>
          <w:noProof w:val="0"/>
          <w:color w:val="000000"/>
          <w:kern w:val="0"/>
          <w:sz w:val="24"/>
          <w:szCs w:val="24"/>
          <w:lang w:val="en-US"/>
        </w:rPr>
        <w:t xml:space="preserve"> </w:t>
      </w:r>
      <w:r w:rsidRPr="00564EB8">
        <w:rPr>
          <w:rFonts w:ascii="Cascadia Mono" w:hAnsi="Cascadia Mono" w:cs="Cascadia Mono"/>
          <w:noProof w:val="0"/>
          <w:color w:val="FF00FF"/>
          <w:kern w:val="0"/>
          <w:sz w:val="24"/>
          <w:szCs w:val="24"/>
          <w:lang w:val="en-US"/>
        </w:rPr>
        <w:t>ERROR_</w:t>
      </w:r>
      <w:proofErr w:type="gramStart"/>
      <w:r w:rsidRPr="00564EB8">
        <w:rPr>
          <w:rFonts w:ascii="Cascadia Mono" w:hAnsi="Cascadia Mono" w:cs="Cascadia Mono"/>
          <w:noProof w:val="0"/>
          <w:color w:val="FF00FF"/>
          <w:kern w:val="0"/>
          <w:sz w:val="24"/>
          <w:szCs w:val="24"/>
          <w:lang w:val="en-US"/>
        </w:rPr>
        <w:t>MESSAGE</w:t>
      </w:r>
      <w:r w:rsidRPr="00564EB8">
        <w:rPr>
          <w:rFonts w:ascii="Cascadia Mono" w:hAnsi="Cascadia Mono" w:cs="Cascadia Mono"/>
          <w:noProof w:val="0"/>
          <w:color w:val="808080"/>
          <w:kern w:val="0"/>
          <w:sz w:val="24"/>
          <w:szCs w:val="24"/>
          <w:lang w:val="en-US"/>
        </w:rPr>
        <w:t>(</w:t>
      </w:r>
      <w:proofErr w:type="gramEnd"/>
      <w:r w:rsidRPr="00564EB8">
        <w:rPr>
          <w:rFonts w:ascii="Cascadia Mono" w:hAnsi="Cascadia Mono" w:cs="Cascadia Mono"/>
          <w:noProof w:val="0"/>
          <w:color w:val="808080"/>
          <w:kern w:val="0"/>
          <w:sz w:val="24"/>
          <w:szCs w:val="24"/>
          <w:lang w:val="en-US"/>
        </w:rPr>
        <w:t>)</w:t>
      </w:r>
    </w:p>
    <w:p w14:paraId="1CF9936B" w14:textId="77777777" w:rsidR="00564EB8" w:rsidRPr="00564EB8" w:rsidRDefault="00564EB8" w:rsidP="00564EB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64EB8">
        <w:rPr>
          <w:rFonts w:ascii="Cascadia Mono" w:hAnsi="Cascadia Mono" w:cs="Cascadia Mono"/>
          <w:noProof w:val="0"/>
          <w:color w:val="000000"/>
          <w:kern w:val="0"/>
          <w:sz w:val="24"/>
          <w:szCs w:val="24"/>
          <w:lang w:val="en-US"/>
        </w:rPr>
        <w:tab/>
      </w:r>
      <w:r w:rsidRPr="00564EB8">
        <w:rPr>
          <w:rFonts w:ascii="Cascadia Mono" w:hAnsi="Cascadia Mono" w:cs="Cascadia Mono"/>
          <w:noProof w:val="0"/>
          <w:color w:val="000000"/>
          <w:kern w:val="0"/>
          <w:sz w:val="24"/>
          <w:szCs w:val="24"/>
          <w:lang w:val="en-US"/>
        </w:rPr>
        <w:tab/>
      </w:r>
      <w:r w:rsidRPr="00564EB8">
        <w:rPr>
          <w:rFonts w:ascii="Cascadia Mono" w:hAnsi="Cascadia Mono" w:cs="Cascadia Mono"/>
          <w:noProof w:val="0"/>
          <w:color w:val="000000"/>
          <w:kern w:val="0"/>
          <w:sz w:val="24"/>
          <w:szCs w:val="24"/>
          <w:lang w:val="en-US"/>
        </w:rPr>
        <w:tab/>
      </w:r>
      <w:proofErr w:type="gramStart"/>
      <w:r w:rsidRPr="00564EB8">
        <w:rPr>
          <w:rFonts w:ascii="Cascadia Mono" w:hAnsi="Cascadia Mono" w:cs="Cascadia Mono"/>
          <w:noProof w:val="0"/>
          <w:color w:val="0000FF"/>
          <w:kern w:val="0"/>
          <w:sz w:val="24"/>
          <w:szCs w:val="24"/>
          <w:lang w:val="en-US"/>
        </w:rPr>
        <w:t>RAISERROR</w:t>
      </w:r>
      <w:r w:rsidRPr="00564EB8">
        <w:rPr>
          <w:rFonts w:ascii="Cascadia Mono" w:hAnsi="Cascadia Mono" w:cs="Cascadia Mono"/>
          <w:noProof w:val="0"/>
          <w:color w:val="808080"/>
          <w:kern w:val="0"/>
          <w:sz w:val="24"/>
          <w:szCs w:val="24"/>
          <w:lang w:val="en-US"/>
        </w:rPr>
        <w:t>(</w:t>
      </w:r>
      <w:proofErr w:type="gramEnd"/>
      <w:r w:rsidRPr="00564EB8">
        <w:rPr>
          <w:rFonts w:ascii="Cascadia Mono" w:hAnsi="Cascadia Mono" w:cs="Cascadia Mono"/>
          <w:noProof w:val="0"/>
          <w:color w:val="000000"/>
          <w:kern w:val="0"/>
          <w:sz w:val="24"/>
          <w:szCs w:val="24"/>
          <w:lang w:val="en-US"/>
        </w:rPr>
        <w:t>@errorMessage</w:t>
      </w:r>
      <w:r w:rsidRPr="00564EB8">
        <w:rPr>
          <w:rFonts w:ascii="Cascadia Mono" w:hAnsi="Cascadia Mono" w:cs="Cascadia Mono"/>
          <w:noProof w:val="0"/>
          <w:color w:val="808080"/>
          <w:kern w:val="0"/>
          <w:sz w:val="24"/>
          <w:szCs w:val="24"/>
          <w:lang w:val="en-US"/>
        </w:rPr>
        <w:t>,</w:t>
      </w:r>
      <w:r w:rsidRPr="00564EB8">
        <w:rPr>
          <w:rFonts w:ascii="Cascadia Mono" w:hAnsi="Cascadia Mono" w:cs="Cascadia Mono"/>
          <w:noProof w:val="0"/>
          <w:color w:val="000000"/>
          <w:kern w:val="0"/>
          <w:sz w:val="24"/>
          <w:szCs w:val="24"/>
          <w:lang w:val="en-US"/>
        </w:rPr>
        <w:t xml:space="preserve"> 16</w:t>
      </w:r>
      <w:r w:rsidRPr="00564EB8">
        <w:rPr>
          <w:rFonts w:ascii="Cascadia Mono" w:hAnsi="Cascadia Mono" w:cs="Cascadia Mono"/>
          <w:noProof w:val="0"/>
          <w:color w:val="808080"/>
          <w:kern w:val="0"/>
          <w:sz w:val="24"/>
          <w:szCs w:val="24"/>
          <w:lang w:val="en-US"/>
        </w:rPr>
        <w:t>,</w:t>
      </w:r>
      <w:r w:rsidRPr="00564EB8">
        <w:rPr>
          <w:rFonts w:ascii="Cascadia Mono" w:hAnsi="Cascadia Mono" w:cs="Cascadia Mono"/>
          <w:noProof w:val="0"/>
          <w:color w:val="000000"/>
          <w:kern w:val="0"/>
          <w:sz w:val="24"/>
          <w:szCs w:val="24"/>
          <w:lang w:val="en-US"/>
        </w:rPr>
        <w:t xml:space="preserve"> 1</w:t>
      </w:r>
      <w:r w:rsidRPr="00564EB8">
        <w:rPr>
          <w:rFonts w:ascii="Cascadia Mono" w:hAnsi="Cascadia Mono" w:cs="Cascadia Mono"/>
          <w:noProof w:val="0"/>
          <w:color w:val="808080"/>
          <w:kern w:val="0"/>
          <w:sz w:val="24"/>
          <w:szCs w:val="24"/>
          <w:lang w:val="en-US"/>
        </w:rPr>
        <w:t>)</w:t>
      </w:r>
    </w:p>
    <w:p w14:paraId="2D992DD7" w14:textId="77777777" w:rsidR="00564EB8" w:rsidRPr="00564EB8" w:rsidRDefault="00564EB8" w:rsidP="00564EB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64EB8">
        <w:rPr>
          <w:rFonts w:ascii="Cascadia Mono" w:hAnsi="Cascadia Mono" w:cs="Cascadia Mono"/>
          <w:noProof w:val="0"/>
          <w:color w:val="000000"/>
          <w:kern w:val="0"/>
          <w:sz w:val="24"/>
          <w:szCs w:val="24"/>
          <w:lang w:val="en-US"/>
        </w:rPr>
        <w:tab/>
      </w:r>
      <w:r w:rsidRPr="00564EB8">
        <w:rPr>
          <w:rFonts w:ascii="Cascadia Mono" w:hAnsi="Cascadia Mono" w:cs="Cascadia Mono"/>
          <w:noProof w:val="0"/>
          <w:color w:val="000000"/>
          <w:kern w:val="0"/>
          <w:sz w:val="24"/>
          <w:szCs w:val="24"/>
          <w:lang w:val="en-US"/>
        </w:rPr>
        <w:tab/>
      </w:r>
      <w:r w:rsidRPr="00564EB8">
        <w:rPr>
          <w:rFonts w:ascii="Cascadia Mono" w:hAnsi="Cascadia Mono" w:cs="Cascadia Mono"/>
          <w:noProof w:val="0"/>
          <w:color w:val="0000FF"/>
          <w:kern w:val="0"/>
          <w:sz w:val="24"/>
          <w:szCs w:val="24"/>
          <w:lang w:val="en-US"/>
        </w:rPr>
        <w:t>END</w:t>
      </w:r>
      <w:r w:rsidRPr="00564EB8">
        <w:rPr>
          <w:rFonts w:ascii="Cascadia Mono" w:hAnsi="Cascadia Mono" w:cs="Cascadia Mono"/>
          <w:noProof w:val="0"/>
          <w:color w:val="000000"/>
          <w:kern w:val="0"/>
          <w:sz w:val="24"/>
          <w:szCs w:val="24"/>
          <w:lang w:val="en-US"/>
        </w:rPr>
        <w:t xml:space="preserve"> </w:t>
      </w:r>
      <w:r w:rsidRPr="00564EB8">
        <w:rPr>
          <w:rFonts w:ascii="Cascadia Mono" w:hAnsi="Cascadia Mono" w:cs="Cascadia Mono"/>
          <w:noProof w:val="0"/>
          <w:color w:val="0000FF"/>
          <w:kern w:val="0"/>
          <w:sz w:val="24"/>
          <w:szCs w:val="24"/>
          <w:lang w:val="en-US"/>
        </w:rPr>
        <w:t>CATCH</w:t>
      </w:r>
    </w:p>
    <w:p w14:paraId="68804CE5" w14:textId="77777777" w:rsidR="00564EB8" w:rsidRPr="00564EB8" w:rsidRDefault="00564EB8" w:rsidP="00564EB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64EB8">
        <w:rPr>
          <w:rFonts w:ascii="Cascadia Mono" w:hAnsi="Cascadia Mono" w:cs="Cascadia Mono"/>
          <w:noProof w:val="0"/>
          <w:color w:val="0000FF"/>
          <w:kern w:val="0"/>
          <w:sz w:val="24"/>
          <w:szCs w:val="24"/>
          <w:lang w:val="en-US"/>
        </w:rPr>
        <w:t>END</w:t>
      </w:r>
    </w:p>
    <w:p w14:paraId="7C16F40E" w14:textId="1D12EB73" w:rsidR="00365861" w:rsidRPr="00564EB8" w:rsidRDefault="00564EB8" w:rsidP="00564EB8">
      <w:pPr>
        <w:pStyle w:val="ListParagraph"/>
        <w:pBdr>
          <w:top w:val="single" w:sz="4" w:space="1" w:color="auto"/>
          <w:left w:val="single" w:sz="4" w:space="4" w:color="auto"/>
          <w:bottom w:val="single" w:sz="4" w:space="1" w:color="auto"/>
          <w:right w:val="single" w:sz="4" w:space="4" w:color="auto"/>
        </w:pBdr>
        <w:spacing w:after="0" w:line="360" w:lineRule="auto"/>
        <w:ind w:left="1584"/>
        <w:rPr>
          <w:rFonts w:ascii="Cascadia Mono" w:hAnsi="Cascadia Mono" w:cs="Cascadia Mono"/>
          <w:noProof w:val="0"/>
          <w:color w:val="0000FF"/>
          <w:kern w:val="0"/>
          <w:sz w:val="24"/>
          <w:szCs w:val="24"/>
          <w:lang w:val="en-US"/>
        </w:rPr>
      </w:pPr>
      <w:r w:rsidRPr="00564EB8">
        <w:rPr>
          <w:rFonts w:ascii="Cascadia Mono" w:hAnsi="Cascadia Mono" w:cs="Cascadia Mono"/>
          <w:noProof w:val="0"/>
          <w:color w:val="0000FF"/>
          <w:kern w:val="0"/>
          <w:sz w:val="24"/>
          <w:szCs w:val="24"/>
          <w:lang w:val="en-US"/>
        </w:rPr>
        <w:t>GO</w:t>
      </w:r>
    </w:p>
    <w:p w14:paraId="01624161" w14:textId="77777777" w:rsidR="00564EB8" w:rsidRDefault="00564EB8" w:rsidP="00564EB8">
      <w:pPr>
        <w:pStyle w:val="ListParagraph"/>
        <w:spacing w:after="0" w:line="360" w:lineRule="auto"/>
        <w:ind w:left="1584"/>
        <w:rPr>
          <w:rFonts w:ascii="Times New Roman" w:hAnsi="Times New Roman" w:cs="Times New Roman"/>
          <w:sz w:val="28"/>
          <w:szCs w:val="28"/>
          <w:u w:val="single"/>
          <w:lang w:val="en-US"/>
        </w:rPr>
      </w:pPr>
    </w:p>
    <w:p w14:paraId="68B37CB9" w14:textId="70595CE2" w:rsidR="001138DD" w:rsidRDefault="001138DD" w:rsidP="0079645D">
      <w:pPr>
        <w:pStyle w:val="ListParagraph"/>
        <w:spacing w:after="0" w:line="360" w:lineRule="auto"/>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Trigger cập nhật trạng thái bàn sang đang được sử dụng sau khi thêm bill:</w:t>
      </w:r>
    </w:p>
    <w:p w14:paraId="29976B14" w14:textId="77777777" w:rsidR="00414AF7" w:rsidRPr="00414AF7" w:rsidRDefault="00414AF7" w:rsidP="00414A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414AF7">
        <w:rPr>
          <w:rFonts w:ascii="Cascadia Mono" w:hAnsi="Cascadia Mono" w:cs="Cascadia Mono"/>
          <w:noProof w:val="0"/>
          <w:color w:val="0000FF"/>
          <w:kern w:val="0"/>
          <w:sz w:val="24"/>
          <w:szCs w:val="24"/>
          <w:lang w:val="en-US"/>
        </w:rPr>
        <w:t>DROP</w:t>
      </w:r>
      <w:r w:rsidRPr="00414AF7">
        <w:rPr>
          <w:rFonts w:ascii="Cascadia Mono" w:hAnsi="Cascadia Mono" w:cs="Cascadia Mono"/>
          <w:noProof w:val="0"/>
          <w:color w:val="000000"/>
          <w:kern w:val="0"/>
          <w:sz w:val="24"/>
          <w:szCs w:val="24"/>
          <w:lang w:val="en-US"/>
        </w:rPr>
        <w:t xml:space="preserve"> </w:t>
      </w:r>
      <w:r w:rsidRPr="00414AF7">
        <w:rPr>
          <w:rFonts w:ascii="Cascadia Mono" w:hAnsi="Cascadia Mono" w:cs="Cascadia Mono"/>
          <w:noProof w:val="0"/>
          <w:color w:val="0000FF"/>
          <w:kern w:val="0"/>
          <w:sz w:val="24"/>
          <w:szCs w:val="24"/>
          <w:lang w:val="en-US"/>
        </w:rPr>
        <w:t>TRIGGER</w:t>
      </w:r>
      <w:r w:rsidRPr="00414AF7">
        <w:rPr>
          <w:rFonts w:ascii="Cascadia Mono" w:hAnsi="Cascadia Mono" w:cs="Cascadia Mono"/>
          <w:noProof w:val="0"/>
          <w:color w:val="000000"/>
          <w:kern w:val="0"/>
          <w:sz w:val="24"/>
          <w:szCs w:val="24"/>
          <w:lang w:val="en-US"/>
        </w:rPr>
        <w:t xml:space="preserve"> </w:t>
      </w:r>
      <w:r w:rsidRPr="00414AF7">
        <w:rPr>
          <w:rFonts w:ascii="Cascadia Mono" w:hAnsi="Cascadia Mono" w:cs="Cascadia Mono"/>
          <w:noProof w:val="0"/>
          <w:color w:val="0000FF"/>
          <w:kern w:val="0"/>
          <w:sz w:val="24"/>
          <w:szCs w:val="24"/>
          <w:lang w:val="en-US"/>
        </w:rPr>
        <w:t>IF</w:t>
      </w:r>
      <w:r w:rsidRPr="00414AF7">
        <w:rPr>
          <w:rFonts w:ascii="Cascadia Mono" w:hAnsi="Cascadia Mono" w:cs="Cascadia Mono"/>
          <w:noProof w:val="0"/>
          <w:color w:val="000000"/>
          <w:kern w:val="0"/>
          <w:sz w:val="24"/>
          <w:szCs w:val="24"/>
          <w:lang w:val="en-US"/>
        </w:rPr>
        <w:t xml:space="preserve"> </w:t>
      </w:r>
      <w:r w:rsidRPr="00414AF7">
        <w:rPr>
          <w:rFonts w:ascii="Cascadia Mono" w:hAnsi="Cascadia Mono" w:cs="Cascadia Mono"/>
          <w:noProof w:val="0"/>
          <w:color w:val="808080"/>
          <w:kern w:val="0"/>
          <w:sz w:val="24"/>
          <w:szCs w:val="24"/>
          <w:lang w:val="en-US"/>
        </w:rPr>
        <w:t>EXISTS</w:t>
      </w:r>
      <w:r w:rsidRPr="00414AF7">
        <w:rPr>
          <w:rFonts w:ascii="Cascadia Mono" w:hAnsi="Cascadia Mono" w:cs="Cascadia Mono"/>
          <w:noProof w:val="0"/>
          <w:color w:val="000000"/>
          <w:kern w:val="0"/>
          <w:sz w:val="24"/>
          <w:szCs w:val="24"/>
          <w:lang w:val="en-US"/>
        </w:rPr>
        <w:t xml:space="preserve"> </w:t>
      </w:r>
      <w:proofErr w:type="spellStart"/>
      <w:proofErr w:type="gramStart"/>
      <w:r w:rsidRPr="00414AF7">
        <w:rPr>
          <w:rFonts w:ascii="Cascadia Mono" w:hAnsi="Cascadia Mono" w:cs="Cascadia Mono"/>
          <w:noProof w:val="0"/>
          <w:color w:val="000000"/>
          <w:kern w:val="0"/>
          <w:sz w:val="24"/>
          <w:szCs w:val="24"/>
          <w:lang w:val="en-US"/>
        </w:rPr>
        <w:t>updateTableStatusTrigger</w:t>
      </w:r>
      <w:proofErr w:type="spellEnd"/>
      <w:proofErr w:type="gramEnd"/>
    </w:p>
    <w:p w14:paraId="30F3B1BD" w14:textId="77777777" w:rsidR="00414AF7" w:rsidRPr="00414AF7" w:rsidRDefault="00414AF7" w:rsidP="00414A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414AF7">
        <w:rPr>
          <w:rFonts w:ascii="Cascadia Mono" w:hAnsi="Cascadia Mono" w:cs="Cascadia Mono"/>
          <w:noProof w:val="0"/>
          <w:color w:val="0000FF"/>
          <w:kern w:val="0"/>
          <w:sz w:val="24"/>
          <w:szCs w:val="24"/>
          <w:lang w:val="en-US"/>
        </w:rPr>
        <w:t>GO</w:t>
      </w:r>
    </w:p>
    <w:p w14:paraId="0FF6607A" w14:textId="77777777" w:rsidR="00414AF7" w:rsidRPr="00414AF7" w:rsidRDefault="00414AF7" w:rsidP="00414A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p>
    <w:p w14:paraId="79DFE05D" w14:textId="77777777" w:rsidR="00414AF7" w:rsidRPr="00414AF7" w:rsidRDefault="00414AF7" w:rsidP="00414A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414AF7">
        <w:rPr>
          <w:rFonts w:ascii="Cascadia Mono" w:hAnsi="Cascadia Mono" w:cs="Cascadia Mono"/>
          <w:noProof w:val="0"/>
          <w:color w:val="0000FF"/>
          <w:kern w:val="0"/>
          <w:sz w:val="24"/>
          <w:szCs w:val="24"/>
          <w:lang w:val="en-US"/>
        </w:rPr>
        <w:t>CREATE</w:t>
      </w:r>
      <w:r w:rsidRPr="00414AF7">
        <w:rPr>
          <w:rFonts w:ascii="Cascadia Mono" w:hAnsi="Cascadia Mono" w:cs="Cascadia Mono"/>
          <w:noProof w:val="0"/>
          <w:color w:val="000000"/>
          <w:kern w:val="0"/>
          <w:sz w:val="24"/>
          <w:szCs w:val="24"/>
          <w:lang w:val="en-US"/>
        </w:rPr>
        <w:t xml:space="preserve"> </w:t>
      </w:r>
      <w:r w:rsidRPr="00414AF7">
        <w:rPr>
          <w:rFonts w:ascii="Cascadia Mono" w:hAnsi="Cascadia Mono" w:cs="Cascadia Mono"/>
          <w:noProof w:val="0"/>
          <w:color w:val="0000FF"/>
          <w:kern w:val="0"/>
          <w:sz w:val="24"/>
          <w:szCs w:val="24"/>
          <w:lang w:val="en-US"/>
        </w:rPr>
        <w:t>TRIGGER</w:t>
      </w:r>
      <w:r w:rsidRPr="00414AF7">
        <w:rPr>
          <w:rFonts w:ascii="Cascadia Mono" w:hAnsi="Cascadia Mono" w:cs="Cascadia Mono"/>
          <w:noProof w:val="0"/>
          <w:color w:val="000000"/>
          <w:kern w:val="0"/>
          <w:sz w:val="24"/>
          <w:szCs w:val="24"/>
          <w:lang w:val="en-US"/>
        </w:rPr>
        <w:t xml:space="preserve"> </w:t>
      </w:r>
      <w:proofErr w:type="spellStart"/>
      <w:proofErr w:type="gramStart"/>
      <w:r w:rsidRPr="00414AF7">
        <w:rPr>
          <w:rFonts w:ascii="Cascadia Mono" w:hAnsi="Cascadia Mono" w:cs="Cascadia Mono"/>
          <w:noProof w:val="0"/>
          <w:color w:val="000000"/>
          <w:kern w:val="0"/>
          <w:sz w:val="24"/>
          <w:szCs w:val="24"/>
          <w:lang w:val="en-US"/>
        </w:rPr>
        <w:t>updateTableStatusTrigger</w:t>
      </w:r>
      <w:proofErr w:type="spellEnd"/>
      <w:proofErr w:type="gramEnd"/>
    </w:p>
    <w:p w14:paraId="1CAF4AE5" w14:textId="77777777" w:rsidR="00414AF7" w:rsidRPr="00414AF7" w:rsidRDefault="00414AF7" w:rsidP="00414A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414AF7">
        <w:rPr>
          <w:rFonts w:ascii="Cascadia Mono" w:hAnsi="Cascadia Mono" w:cs="Cascadia Mono"/>
          <w:noProof w:val="0"/>
          <w:color w:val="0000FF"/>
          <w:kern w:val="0"/>
          <w:sz w:val="24"/>
          <w:szCs w:val="24"/>
          <w:lang w:val="en-US"/>
        </w:rPr>
        <w:lastRenderedPageBreak/>
        <w:t>ON</w:t>
      </w:r>
      <w:r w:rsidRPr="00414AF7">
        <w:rPr>
          <w:rFonts w:ascii="Cascadia Mono" w:hAnsi="Cascadia Mono" w:cs="Cascadia Mono"/>
          <w:noProof w:val="0"/>
          <w:color w:val="000000"/>
          <w:kern w:val="0"/>
          <w:sz w:val="24"/>
          <w:szCs w:val="24"/>
          <w:lang w:val="en-US"/>
        </w:rPr>
        <w:t xml:space="preserve"> Bill</w:t>
      </w:r>
    </w:p>
    <w:p w14:paraId="0BD8F774" w14:textId="77777777" w:rsidR="00414AF7" w:rsidRPr="00414AF7" w:rsidRDefault="00414AF7" w:rsidP="00414A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414AF7">
        <w:rPr>
          <w:rFonts w:ascii="Cascadia Mono" w:hAnsi="Cascadia Mono" w:cs="Cascadia Mono"/>
          <w:noProof w:val="0"/>
          <w:color w:val="0000FF"/>
          <w:kern w:val="0"/>
          <w:sz w:val="24"/>
          <w:szCs w:val="24"/>
          <w:lang w:val="en-US"/>
        </w:rPr>
        <w:t>AFTER</w:t>
      </w:r>
      <w:r w:rsidRPr="00414AF7">
        <w:rPr>
          <w:rFonts w:ascii="Cascadia Mono" w:hAnsi="Cascadia Mono" w:cs="Cascadia Mono"/>
          <w:noProof w:val="0"/>
          <w:color w:val="000000"/>
          <w:kern w:val="0"/>
          <w:sz w:val="24"/>
          <w:szCs w:val="24"/>
          <w:lang w:val="en-US"/>
        </w:rPr>
        <w:t xml:space="preserve"> </w:t>
      </w:r>
      <w:r w:rsidRPr="00414AF7">
        <w:rPr>
          <w:rFonts w:ascii="Cascadia Mono" w:hAnsi="Cascadia Mono" w:cs="Cascadia Mono"/>
          <w:noProof w:val="0"/>
          <w:color w:val="0000FF"/>
          <w:kern w:val="0"/>
          <w:sz w:val="24"/>
          <w:szCs w:val="24"/>
          <w:lang w:val="en-US"/>
        </w:rPr>
        <w:t>INSERT</w:t>
      </w:r>
    </w:p>
    <w:p w14:paraId="1D99E2D4" w14:textId="77777777" w:rsidR="00414AF7" w:rsidRPr="00414AF7" w:rsidRDefault="00414AF7" w:rsidP="00414A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414AF7">
        <w:rPr>
          <w:rFonts w:ascii="Cascadia Mono" w:hAnsi="Cascadia Mono" w:cs="Cascadia Mono"/>
          <w:noProof w:val="0"/>
          <w:color w:val="0000FF"/>
          <w:kern w:val="0"/>
          <w:sz w:val="24"/>
          <w:szCs w:val="24"/>
          <w:lang w:val="en-US"/>
        </w:rPr>
        <w:t>AS</w:t>
      </w:r>
    </w:p>
    <w:p w14:paraId="339F8FA5" w14:textId="77777777" w:rsidR="00414AF7" w:rsidRPr="00414AF7" w:rsidRDefault="00414AF7" w:rsidP="00414A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414AF7">
        <w:rPr>
          <w:rFonts w:ascii="Cascadia Mono" w:hAnsi="Cascadia Mono" w:cs="Cascadia Mono"/>
          <w:noProof w:val="0"/>
          <w:color w:val="0000FF"/>
          <w:kern w:val="0"/>
          <w:sz w:val="24"/>
          <w:szCs w:val="24"/>
          <w:lang w:val="en-US"/>
        </w:rPr>
        <w:t>BEGIN</w:t>
      </w:r>
    </w:p>
    <w:p w14:paraId="0B56825D" w14:textId="77777777" w:rsidR="00414AF7" w:rsidRPr="00414AF7" w:rsidRDefault="00414AF7" w:rsidP="00414A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414AF7">
        <w:rPr>
          <w:rFonts w:ascii="Cascadia Mono" w:hAnsi="Cascadia Mono" w:cs="Cascadia Mono"/>
          <w:noProof w:val="0"/>
          <w:color w:val="000000"/>
          <w:kern w:val="0"/>
          <w:sz w:val="24"/>
          <w:szCs w:val="24"/>
          <w:lang w:val="en-US"/>
        </w:rPr>
        <w:tab/>
      </w:r>
      <w:r w:rsidRPr="00414AF7">
        <w:rPr>
          <w:rFonts w:ascii="Cascadia Mono" w:hAnsi="Cascadia Mono" w:cs="Cascadia Mono"/>
          <w:noProof w:val="0"/>
          <w:color w:val="0000FF"/>
          <w:kern w:val="0"/>
          <w:sz w:val="24"/>
          <w:szCs w:val="24"/>
          <w:lang w:val="en-US"/>
        </w:rPr>
        <w:t>DECLARE</w:t>
      </w:r>
      <w:r w:rsidRPr="00414AF7">
        <w:rPr>
          <w:rFonts w:ascii="Cascadia Mono" w:hAnsi="Cascadia Mono" w:cs="Cascadia Mono"/>
          <w:noProof w:val="0"/>
          <w:color w:val="000000"/>
          <w:kern w:val="0"/>
          <w:sz w:val="24"/>
          <w:szCs w:val="24"/>
          <w:lang w:val="en-US"/>
        </w:rPr>
        <w:t xml:space="preserve"> @tableID </w:t>
      </w:r>
      <w:proofErr w:type="gramStart"/>
      <w:r w:rsidRPr="00414AF7">
        <w:rPr>
          <w:rFonts w:ascii="Cascadia Mono" w:hAnsi="Cascadia Mono" w:cs="Cascadia Mono"/>
          <w:noProof w:val="0"/>
          <w:color w:val="0000FF"/>
          <w:kern w:val="0"/>
          <w:sz w:val="24"/>
          <w:szCs w:val="24"/>
          <w:lang w:val="en-US"/>
        </w:rPr>
        <w:t>VARCHAR</w:t>
      </w:r>
      <w:r w:rsidRPr="00414AF7">
        <w:rPr>
          <w:rFonts w:ascii="Cascadia Mono" w:hAnsi="Cascadia Mono" w:cs="Cascadia Mono"/>
          <w:noProof w:val="0"/>
          <w:color w:val="808080"/>
          <w:kern w:val="0"/>
          <w:sz w:val="24"/>
          <w:szCs w:val="24"/>
          <w:lang w:val="en-US"/>
        </w:rPr>
        <w:t>(</w:t>
      </w:r>
      <w:proofErr w:type="gramEnd"/>
      <w:r w:rsidRPr="00414AF7">
        <w:rPr>
          <w:rFonts w:ascii="Cascadia Mono" w:hAnsi="Cascadia Mono" w:cs="Cascadia Mono"/>
          <w:noProof w:val="0"/>
          <w:color w:val="000000"/>
          <w:kern w:val="0"/>
          <w:sz w:val="24"/>
          <w:szCs w:val="24"/>
          <w:lang w:val="en-US"/>
        </w:rPr>
        <w:t>3</w:t>
      </w:r>
      <w:r w:rsidRPr="00414AF7">
        <w:rPr>
          <w:rFonts w:ascii="Cascadia Mono" w:hAnsi="Cascadia Mono" w:cs="Cascadia Mono"/>
          <w:noProof w:val="0"/>
          <w:color w:val="808080"/>
          <w:kern w:val="0"/>
          <w:sz w:val="24"/>
          <w:szCs w:val="24"/>
          <w:lang w:val="en-US"/>
        </w:rPr>
        <w:t>)</w:t>
      </w:r>
    </w:p>
    <w:p w14:paraId="10D3DFF6" w14:textId="77777777" w:rsidR="00414AF7" w:rsidRPr="00414AF7" w:rsidRDefault="00414AF7" w:rsidP="00414A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414AF7">
        <w:rPr>
          <w:rFonts w:ascii="Cascadia Mono" w:hAnsi="Cascadia Mono" w:cs="Cascadia Mono"/>
          <w:noProof w:val="0"/>
          <w:color w:val="000000"/>
          <w:kern w:val="0"/>
          <w:sz w:val="24"/>
          <w:szCs w:val="24"/>
          <w:lang w:val="en-US"/>
        </w:rPr>
        <w:tab/>
      </w:r>
      <w:r w:rsidRPr="00414AF7">
        <w:rPr>
          <w:rFonts w:ascii="Cascadia Mono" w:hAnsi="Cascadia Mono" w:cs="Cascadia Mono"/>
          <w:noProof w:val="0"/>
          <w:color w:val="0000FF"/>
          <w:kern w:val="0"/>
          <w:sz w:val="24"/>
          <w:szCs w:val="24"/>
          <w:lang w:val="en-US"/>
        </w:rPr>
        <w:t>DECLARE</w:t>
      </w:r>
      <w:r w:rsidRPr="00414AF7">
        <w:rPr>
          <w:rFonts w:ascii="Cascadia Mono" w:hAnsi="Cascadia Mono" w:cs="Cascadia Mono"/>
          <w:noProof w:val="0"/>
          <w:color w:val="000000"/>
          <w:kern w:val="0"/>
          <w:sz w:val="24"/>
          <w:szCs w:val="24"/>
          <w:lang w:val="en-US"/>
        </w:rPr>
        <w:t xml:space="preserve"> @categoryID </w:t>
      </w:r>
      <w:proofErr w:type="gramStart"/>
      <w:r w:rsidRPr="00414AF7">
        <w:rPr>
          <w:rFonts w:ascii="Cascadia Mono" w:hAnsi="Cascadia Mono" w:cs="Cascadia Mono"/>
          <w:noProof w:val="0"/>
          <w:color w:val="0000FF"/>
          <w:kern w:val="0"/>
          <w:sz w:val="24"/>
          <w:szCs w:val="24"/>
          <w:lang w:val="en-US"/>
        </w:rPr>
        <w:t>VARCHAR</w:t>
      </w:r>
      <w:r w:rsidRPr="00414AF7">
        <w:rPr>
          <w:rFonts w:ascii="Cascadia Mono" w:hAnsi="Cascadia Mono" w:cs="Cascadia Mono"/>
          <w:noProof w:val="0"/>
          <w:color w:val="808080"/>
          <w:kern w:val="0"/>
          <w:sz w:val="24"/>
          <w:szCs w:val="24"/>
          <w:lang w:val="en-US"/>
        </w:rPr>
        <w:t>(</w:t>
      </w:r>
      <w:proofErr w:type="gramEnd"/>
      <w:r w:rsidRPr="00414AF7">
        <w:rPr>
          <w:rFonts w:ascii="Cascadia Mono" w:hAnsi="Cascadia Mono" w:cs="Cascadia Mono"/>
          <w:noProof w:val="0"/>
          <w:color w:val="000000"/>
          <w:kern w:val="0"/>
          <w:sz w:val="24"/>
          <w:szCs w:val="24"/>
          <w:lang w:val="en-US"/>
        </w:rPr>
        <w:t>4</w:t>
      </w:r>
      <w:r w:rsidRPr="00414AF7">
        <w:rPr>
          <w:rFonts w:ascii="Cascadia Mono" w:hAnsi="Cascadia Mono" w:cs="Cascadia Mono"/>
          <w:noProof w:val="0"/>
          <w:color w:val="808080"/>
          <w:kern w:val="0"/>
          <w:sz w:val="24"/>
          <w:szCs w:val="24"/>
          <w:lang w:val="en-US"/>
        </w:rPr>
        <w:t>)</w:t>
      </w:r>
    </w:p>
    <w:p w14:paraId="2B43A05C" w14:textId="77777777" w:rsidR="00414AF7" w:rsidRPr="00414AF7" w:rsidRDefault="00414AF7" w:rsidP="00414A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414AF7">
        <w:rPr>
          <w:rFonts w:ascii="Cascadia Mono" w:hAnsi="Cascadia Mono" w:cs="Cascadia Mono"/>
          <w:noProof w:val="0"/>
          <w:color w:val="000000"/>
          <w:kern w:val="0"/>
          <w:sz w:val="24"/>
          <w:szCs w:val="24"/>
          <w:lang w:val="en-US"/>
        </w:rPr>
        <w:tab/>
      </w:r>
      <w:r w:rsidRPr="00414AF7">
        <w:rPr>
          <w:rFonts w:ascii="Cascadia Mono" w:hAnsi="Cascadia Mono" w:cs="Cascadia Mono"/>
          <w:noProof w:val="0"/>
          <w:color w:val="0000FF"/>
          <w:kern w:val="0"/>
          <w:sz w:val="24"/>
          <w:szCs w:val="24"/>
          <w:lang w:val="en-US"/>
        </w:rPr>
        <w:t>SELECT</w:t>
      </w:r>
      <w:r w:rsidRPr="00414AF7">
        <w:rPr>
          <w:rFonts w:ascii="Cascadia Mono" w:hAnsi="Cascadia Mono" w:cs="Cascadia Mono"/>
          <w:noProof w:val="0"/>
          <w:color w:val="000000"/>
          <w:kern w:val="0"/>
          <w:sz w:val="24"/>
          <w:szCs w:val="24"/>
          <w:lang w:val="en-US"/>
        </w:rPr>
        <w:t xml:space="preserve"> @tableID </w:t>
      </w:r>
      <w:r w:rsidRPr="00414AF7">
        <w:rPr>
          <w:rFonts w:ascii="Cascadia Mono" w:hAnsi="Cascadia Mono" w:cs="Cascadia Mono"/>
          <w:noProof w:val="0"/>
          <w:color w:val="808080"/>
          <w:kern w:val="0"/>
          <w:sz w:val="24"/>
          <w:szCs w:val="24"/>
          <w:lang w:val="en-US"/>
        </w:rPr>
        <w:t>=</w:t>
      </w:r>
      <w:r w:rsidRPr="00414AF7">
        <w:rPr>
          <w:rFonts w:ascii="Cascadia Mono" w:hAnsi="Cascadia Mono" w:cs="Cascadia Mono"/>
          <w:noProof w:val="0"/>
          <w:color w:val="000000"/>
          <w:kern w:val="0"/>
          <w:sz w:val="24"/>
          <w:szCs w:val="24"/>
          <w:lang w:val="en-US"/>
        </w:rPr>
        <w:t xml:space="preserve"> </w:t>
      </w:r>
      <w:proofErr w:type="spellStart"/>
      <w:r w:rsidRPr="00414AF7">
        <w:rPr>
          <w:rFonts w:ascii="Cascadia Mono" w:hAnsi="Cascadia Mono" w:cs="Cascadia Mono"/>
          <w:noProof w:val="0"/>
          <w:color w:val="000000"/>
          <w:kern w:val="0"/>
          <w:sz w:val="24"/>
          <w:szCs w:val="24"/>
          <w:lang w:val="en-US"/>
        </w:rPr>
        <w:t>tableID</w:t>
      </w:r>
      <w:proofErr w:type="spellEnd"/>
      <w:r w:rsidRPr="00414AF7">
        <w:rPr>
          <w:rFonts w:ascii="Cascadia Mono" w:hAnsi="Cascadia Mono" w:cs="Cascadia Mono"/>
          <w:noProof w:val="0"/>
          <w:color w:val="000000"/>
          <w:kern w:val="0"/>
          <w:sz w:val="24"/>
          <w:szCs w:val="24"/>
          <w:lang w:val="en-US"/>
        </w:rPr>
        <w:t xml:space="preserve"> </w:t>
      </w:r>
      <w:r w:rsidRPr="00414AF7">
        <w:rPr>
          <w:rFonts w:ascii="Cascadia Mono" w:hAnsi="Cascadia Mono" w:cs="Cascadia Mono"/>
          <w:noProof w:val="0"/>
          <w:color w:val="0000FF"/>
          <w:kern w:val="0"/>
          <w:sz w:val="24"/>
          <w:szCs w:val="24"/>
          <w:lang w:val="en-US"/>
        </w:rPr>
        <w:t>FROM</w:t>
      </w:r>
      <w:r w:rsidRPr="00414AF7">
        <w:rPr>
          <w:rFonts w:ascii="Cascadia Mono" w:hAnsi="Cascadia Mono" w:cs="Cascadia Mono"/>
          <w:noProof w:val="0"/>
          <w:color w:val="000000"/>
          <w:kern w:val="0"/>
          <w:sz w:val="24"/>
          <w:szCs w:val="24"/>
          <w:lang w:val="en-US"/>
        </w:rPr>
        <w:t xml:space="preserve"> inserted</w:t>
      </w:r>
    </w:p>
    <w:p w14:paraId="5C6BA18B" w14:textId="77777777" w:rsidR="00414AF7" w:rsidRPr="00414AF7" w:rsidRDefault="00414AF7" w:rsidP="00414A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414AF7">
        <w:rPr>
          <w:rFonts w:ascii="Cascadia Mono" w:hAnsi="Cascadia Mono" w:cs="Cascadia Mono"/>
          <w:noProof w:val="0"/>
          <w:color w:val="000000"/>
          <w:kern w:val="0"/>
          <w:sz w:val="24"/>
          <w:szCs w:val="24"/>
          <w:lang w:val="en-US"/>
        </w:rPr>
        <w:tab/>
      </w:r>
      <w:r w:rsidRPr="00414AF7">
        <w:rPr>
          <w:rFonts w:ascii="Cascadia Mono" w:hAnsi="Cascadia Mono" w:cs="Cascadia Mono"/>
          <w:noProof w:val="0"/>
          <w:color w:val="0000FF"/>
          <w:kern w:val="0"/>
          <w:sz w:val="24"/>
          <w:szCs w:val="24"/>
          <w:lang w:val="en-US"/>
        </w:rPr>
        <w:t>SELECT</w:t>
      </w:r>
      <w:r w:rsidRPr="00414AF7">
        <w:rPr>
          <w:rFonts w:ascii="Cascadia Mono" w:hAnsi="Cascadia Mono" w:cs="Cascadia Mono"/>
          <w:noProof w:val="0"/>
          <w:color w:val="000000"/>
          <w:kern w:val="0"/>
          <w:sz w:val="24"/>
          <w:szCs w:val="24"/>
          <w:lang w:val="en-US"/>
        </w:rPr>
        <w:t xml:space="preserve"> @categoryID </w:t>
      </w:r>
      <w:r w:rsidRPr="00414AF7">
        <w:rPr>
          <w:rFonts w:ascii="Cascadia Mono" w:hAnsi="Cascadia Mono" w:cs="Cascadia Mono"/>
          <w:noProof w:val="0"/>
          <w:color w:val="808080"/>
          <w:kern w:val="0"/>
          <w:sz w:val="24"/>
          <w:szCs w:val="24"/>
          <w:lang w:val="en-US"/>
        </w:rPr>
        <w:t>=</w:t>
      </w:r>
      <w:r w:rsidRPr="00414AF7">
        <w:rPr>
          <w:rFonts w:ascii="Cascadia Mono" w:hAnsi="Cascadia Mono" w:cs="Cascadia Mono"/>
          <w:noProof w:val="0"/>
          <w:color w:val="000000"/>
          <w:kern w:val="0"/>
          <w:sz w:val="24"/>
          <w:szCs w:val="24"/>
          <w:lang w:val="en-US"/>
        </w:rPr>
        <w:t xml:space="preserve"> </w:t>
      </w:r>
      <w:proofErr w:type="spellStart"/>
      <w:r w:rsidRPr="00414AF7">
        <w:rPr>
          <w:rFonts w:ascii="Cascadia Mono" w:hAnsi="Cascadia Mono" w:cs="Cascadia Mono"/>
          <w:noProof w:val="0"/>
          <w:color w:val="000000"/>
          <w:kern w:val="0"/>
          <w:sz w:val="24"/>
          <w:szCs w:val="24"/>
          <w:lang w:val="en-US"/>
        </w:rPr>
        <w:t>categoryID</w:t>
      </w:r>
      <w:proofErr w:type="spellEnd"/>
      <w:r w:rsidRPr="00414AF7">
        <w:rPr>
          <w:rFonts w:ascii="Cascadia Mono" w:hAnsi="Cascadia Mono" w:cs="Cascadia Mono"/>
          <w:noProof w:val="0"/>
          <w:color w:val="000000"/>
          <w:kern w:val="0"/>
          <w:sz w:val="24"/>
          <w:szCs w:val="24"/>
          <w:lang w:val="en-US"/>
        </w:rPr>
        <w:t xml:space="preserve"> </w:t>
      </w:r>
      <w:r w:rsidRPr="00414AF7">
        <w:rPr>
          <w:rFonts w:ascii="Cascadia Mono" w:hAnsi="Cascadia Mono" w:cs="Cascadia Mono"/>
          <w:noProof w:val="0"/>
          <w:color w:val="0000FF"/>
          <w:kern w:val="0"/>
          <w:sz w:val="24"/>
          <w:szCs w:val="24"/>
          <w:lang w:val="en-US"/>
        </w:rPr>
        <w:t>FROM</w:t>
      </w:r>
      <w:r w:rsidRPr="00414AF7">
        <w:rPr>
          <w:rFonts w:ascii="Cascadia Mono" w:hAnsi="Cascadia Mono" w:cs="Cascadia Mono"/>
          <w:noProof w:val="0"/>
          <w:color w:val="000000"/>
          <w:kern w:val="0"/>
          <w:sz w:val="24"/>
          <w:szCs w:val="24"/>
          <w:lang w:val="en-US"/>
        </w:rPr>
        <w:t xml:space="preserve"> inserted</w:t>
      </w:r>
    </w:p>
    <w:p w14:paraId="28212D36" w14:textId="77777777" w:rsidR="00414AF7" w:rsidRPr="00414AF7" w:rsidRDefault="00414AF7" w:rsidP="00414A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414AF7">
        <w:rPr>
          <w:rFonts w:ascii="Cascadia Mono" w:hAnsi="Cascadia Mono" w:cs="Cascadia Mono"/>
          <w:noProof w:val="0"/>
          <w:color w:val="000000"/>
          <w:kern w:val="0"/>
          <w:sz w:val="24"/>
          <w:szCs w:val="24"/>
          <w:lang w:val="en-US"/>
        </w:rPr>
        <w:tab/>
      </w:r>
      <w:r w:rsidRPr="00414AF7">
        <w:rPr>
          <w:rFonts w:ascii="Cascadia Mono" w:hAnsi="Cascadia Mono" w:cs="Cascadia Mono"/>
          <w:noProof w:val="0"/>
          <w:color w:val="0000FF"/>
          <w:kern w:val="0"/>
          <w:sz w:val="24"/>
          <w:szCs w:val="24"/>
          <w:lang w:val="en-US"/>
        </w:rPr>
        <w:t>IF</w:t>
      </w:r>
      <w:r w:rsidRPr="00414AF7">
        <w:rPr>
          <w:rFonts w:ascii="Cascadia Mono" w:hAnsi="Cascadia Mono" w:cs="Cascadia Mono"/>
          <w:noProof w:val="0"/>
          <w:color w:val="000000"/>
          <w:kern w:val="0"/>
          <w:sz w:val="24"/>
          <w:szCs w:val="24"/>
          <w:lang w:val="en-US"/>
        </w:rPr>
        <w:t xml:space="preserve"> @categoryID </w:t>
      </w:r>
      <w:r w:rsidRPr="00414AF7">
        <w:rPr>
          <w:rFonts w:ascii="Cascadia Mono" w:hAnsi="Cascadia Mono" w:cs="Cascadia Mono"/>
          <w:noProof w:val="0"/>
          <w:color w:val="808080"/>
          <w:kern w:val="0"/>
          <w:sz w:val="24"/>
          <w:szCs w:val="24"/>
          <w:lang w:val="en-US"/>
        </w:rPr>
        <w:t>=</w:t>
      </w:r>
      <w:r w:rsidRPr="00414AF7">
        <w:rPr>
          <w:rFonts w:ascii="Cascadia Mono" w:hAnsi="Cascadia Mono" w:cs="Cascadia Mono"/>
          <w:noProof w:val="0"/>
          <w:color w:val="000000"/>
          <w:kern w:val="0"/>
          <w:sz w:val="24"/>
          <w:szCs w:val="24"/>
          <w:lang w:val="en-US"/>
        </w:rPr>
        <w:t xml:space="preserve"> </w:t>
      </w:r>
      <w:r w:rsidRPr="00414AF7">
        <w:rPr>
          <w:rFonts w:ascii="Cascadia Mono" w:hAnsi="Cascadia Mono" w:cs="Cascadia Mono"/>
          <w:noProof w:val="0"/>
          <w:color w:val="FF0000"/>
          <w:kern w:val="0"/>
          <w:sz w:val="24"/>
          <w:szCs w:val="24"/>
          <w:lang w:val="en-US"/>
        </w:rPr>
        <w:t>'BC01'</w:t>
      </w:r>
    </w:p>
    <w:p w14:paraId="1BD030AF" w14:textId="77777777" w:rsidR="00414AF7" w:rsidRPr="00414AF7" w:rsidRDefault="00414AF7" w:rsidP="00414A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414AF7">
        <w:rPr>
          <w:rFonts w:ascii="Cascadia Mono" w:hAnsi="Cascadia Mono" w:cs="Cascadia Mono"/>
          <w:noProof w:val="0"/>
          <w:color w:val="000000"/>
          <w:kern w:val="0"/>
          <w:sz w:val="24"/>
          <w:szCs w:val="24"/>
          <w:lang w:val="en-US"/>
        </w:rPr>
        <w:tab/>
      </w:r>
      <w:r w:rsidRPr="00414AF7">
        <w:rPr>
          <w:rFonts w:ascii="Cascadia Mono" w:hAnsi="Cascadia Mono" w:cs="Cascadia Mono"/>
          <w:noProof w:val="0"/>
          <w:color w:val="0000FF"/>
          <w:kern w:val="0"/>
          <w:sz w:val="24"/>
          <w:szCs w:val="24"/>
          <w:lang w:val="en-US"/>
        </w:rPr>
        <w:t>BEGIN</w:t>
      </w:r>
    </w:p>
    <w:p w14:paraId="1CE868AB" w14:textId="77777777" w:rsidR="00414AF7" w:rsidRPr="00414AF7" w:rsidRDefault="00414AF7" w:rsidP="00414A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414AF7">
        <w:rPr>
          <w:rFonts w:ascii="Cascadia Mono" w:hAnsi="Cascadia Mono" w:cs="Cascadia Mono"/>
          <w:noProof w:val="0"/>
          <w:color w:val="000000"/>
          <w:kern w:val="0"/>
          <w:sz w:val="24"/>
          <w:szCs w:val="24"/>
          <w:lang w:val="en-US"/>
        </w:rPr>
        <w:tab/>
      </w:r>
      <w:r w:rsidRPr="00414AF7">
        <w:rPr>
          <w:rFonts w:ascii="Cascadia Mono" w:hAnsi="Cascadia Mono" w:cs="Cascadia Mono"/>
          <w:noProof w:val="0"/>
          <w:color w:val="000000"/>
          <w:kern w:val="0"/>
          <w:sz w:val="24"/>
          <w:szCs w:val="24"/>
          <w:lang w:val="en-US"/>
        </w:rPr>
        <w:tab/>
      </w:r>
      <w:r w:rsidRPr="00414AF7">
        <w:rPr>
          <w:rFonts w:ascii="Cascadia Mono" w:hAnsi="Cascadia Mono" w:cs="Cascadia Mono"/>
          <w:noProof w:val="0"/>
          <w:color w:val="0000FF"/>
          <w:kern w:val="0"/>
          <w:sz w:val="24"/>
          <w:szCs w:val="24"/>
          <w:lang w:val="en-US"/>
        </w:rPr>
        <w:t xml:space="preserve">IF </w:t>
      </w:r>
      <w:r w:rsidRPr="00414AF7">
        <w:rPr>
          <w:rFonts w:ascii="Cascadia Mono" w:hAnsi="Cascadia Mono" w:cs="Cascadia Mono"/>
          <w:noProof w:val="0"/>
          <w:color w:val="808080"/>
          <w:kern w:val="0"/>
          <w:sz w:val="24"/>
          <w:szCs w:val="24"/>
          <w:lang w:val="en-US"/>
        </w:rPr>
        <w:t>(</w:t>
      </w:r>
      <w:r w:rsidRPr="00414AF7">
        <w:rPr>
          <w:rFonts w:ascii="Cascadia Mono" w:hAnsi="Cascadia Mono" w:cs="Cascadia Mono"/>
          <w:noProof w:val="0"/>
          <w:color w:val="0000FF"/>
          <w:kern w:val="0"/>
          <w:sz w:val="24"/>
          <w:szCs w:val="24"/>
          <w:lang w:val="en-US"/>
        </w:rPr>
        <w:t>SELECT</w:t>
      </w:r>
      <w:r w:rsidRPr="00414AF7">
        <w:rPr>
          <w:rFonts w:ascii="Cascadia Mono" w:hAnsi="Cascadia Mono" w:cs="Cascadia Mono"/>
          <w:noProof w:val="0"/>
          <w:color w:val="000000"/>
          <w:kern w:val="0"/>
          <w:sz w:val="24"/>
          <w:szCs w:val="24"/>
          <w:lang w:val="en-US"/>
        </w:rPr>
        <w:t xml:space="preserve"> </w:t>
      </w:r>
      <w:r w:rsidRPr="00414AF7">
        <w:rPr>
          <w:rFonts w:ascii="Cascadia Mono" w:hAnsi="Cascadia Mono" w:cs="Cascadia Mono"/>
          <w:noProof w:val="0"/>
          <w:color w:val="0000FF"/>
          <w:kern w:val="0"/>
          <w:sz w:val="24"/>
          <w:szCs w:val="24"/>
          <w:lang w:val="en-US"/>
        </w:rPr>
        <w:t>status</w:t>
      </w:r>
      <w:r w:rsidRPr="00414AF7">
        <w:rPr>
          <w:rFonts w:ascii="Cascadia Mono" w:hAnsi="Cascadia Mono" w:cs="Cascadia Mono"/>
          <w:noProof w:val="0"/>
          <w:color w:val="000000"/>
          <w:kern w:val="0"/>
          <w:sz w:val="24"/>
          <w:szCs w:val="24"/>
          <w:lang w:val="en-US"/>
        </w:rPr>
        <w:t xml:space="preserve"> </w:t>
      </w:r>
      <w:r w:rsidRPr="00414AF7">
        <w:rPr>
          <w:rFonts w:ascii="Cascadia Mono" w:hAnsi="Cascadia Mono" w:cs="Cascadia Mono"/>
          <w:noProof w:val="0"/>
          <w:color w:val="0000FF"/>
          <w:kern w:val="0"/>
          <w:sz w:val="24"/>
          <w:szCs w:val="24"/>
          <w:lang w:val="en-US"/>
        </w:rPr>
        <w:t>FROM</w:t>
      </w:r>
      <w:r w:rsidRPr="00414AF7">
        <w:rPr>
          <w:rFonts w:ascii="Cascadia Mono" w:hAnsi="Cascadia Mono" w:cs="Cascadia Mono"/>
          <w:noProof w:val="0"/>
          <w:color w:val="000000"/>
          <w:kern w:val="0"/>
          <w:sz w:val="24"/>
          <w:szCs w:val="24"/>
          <w:lang w:val="en-US"/>
        </w:rPr>
        <w:t xml:space="preserve"> [Table] </w:t>
      </w:r>
      <w:r w:rsidRPr="00414AF7">
        <w:rPr>
          <w:rFonts w:ascii="Cascadia Mono" w:hAnsi="Cascadia Mono" w:cs="Cascadia Mono"/>
          <w:noProof w:val="0"/>
          <w:color w:val="0000FF"/>
          <w:kern w:val="0"/>
          <w:sz w:val="24"/>
          <w:szCs w:val="24"/>
          <w:lang w:val="en-US"/>
        </w:rPr>
        <w:t>WHERE</w:t>
      </w:r>
      <w:r w:rsidRPr="00414AF7">
        <w:rPr>
          <w:rFonts w:ascii="Cascadia Mono" w:hAnsi="Cascadia Mono" w:cs="Cascadia Mono"/>
          <w:noProof w:val="0"/>
          <w:color w:val="000000"/>
          <w:kern w:val="0"/>
          <w:sz w:val="24"/>
          <w:szCs w:val="24"/>
          <w:lang w:val="en-US"/>
        </w:rPr>
        <w:t xml:space="preserve"> ID </w:t>
      </w:r>
      <w:r w:rsidRPr="00414AF7">
        <w:rPr>
          <w:rFonts w:ascii="Cascadia Mono" w:hAnsi="Cascadia Mono" w:cs="Cascadia Mono"/>
          <w:noProof w:val="0"/>
          <w:color w:val="808080"/>
          <w:kern w:val="0"/>
          <w:sz w:val="24"/>
          <w:szCs w:val="24"/>
          <w:lang w:val="en-US"/>
        </w:rPr>
        <w:t>=</w:t>
      </w:r>
      <w:r w:rsidRPr="00414AF7">
        <w:rPr>
          <w:rFonts w:ascii="Cascadia Mono" w:hAnsi="Cascadia Mono" w:cs="Cascadia Mono"/>
          <w:noProof w:val="0"/>
          <w:color w:val="000000"/>
          <w:kern w:val="0"/>
          <w:sz w:val="24"/>
          <w:szCs w:val="24"/>
          <w:lang w:val="en-US"/>
        </w:rPr>
        <w:t xml:space="preserve"> @tableID</w:t>
      </w:r>
      <w:r w:rsidRPr="00414AF7">
        <w:rPr>
          <w:rFonts w:ascii="Cascadia Mono" w:hAnsi="Cascadia Mono" w:cs="Cascadia Mono"/>
          <w:noProof w:val="0"/>
          <w:color w:val="808080"/>
          <w:kern w:val="0"/>
          <w:sz w:val="24"/>
          <w:szCs w:val="24"/>
          <w:lang w:val="en-US"/>
        </w:rPr>
        <w:t>)</w:t>
      </w:r>
      <w:r w:rsidRPr="00414AF7">
        <w:rPr>
          <w:rFonts w:ascii="Cascadia Mono" w:hAnsi="Cascadia Mono" w:cs="Cascadia Mono"/>
          <w:noProof w:val="0"/>
          <w:color w:val="000000"/>
          <w:kern w:val="0"/>
          <w:sz w:val="24"/>
          <w:szCs w:val="24"/>
          <w:lang w:val="en-US"/>
        </w:rPr>
        <w:t xml:space="preserve"> </w:t>
      </w:r>
      <w:r w:rsidRPr="00414AF7">
        <w:rPr>
          <w:rFonts w:ascii="Cascadia Mono" w:hAnsi="Cascadia Mono" w:cs="Cascadia Mono"/>
          <w:noProof w:val="0"/>
          <w:color w:val="808080"/>
          <w:kern w:val="0"/>
          <w:sz w:val="24"/>
          <w:szCs w:val="24"/>
          <w:lang w:val="en-US"/>
        </w:rPr>
        <w:t>=</w:t>
      </w:r>
      <w:r w:rsidRPr="00414AF7">
        <w:rPr>
          <w:rFonts w:ascii="Cascadia Mono" w:hAnsi="Cascadia Mono" w:cs="Cascadia Mono"/>
          <w:noProof w:val="0"/>
          <w:color w:val="000000"/>
          <w:kern w:val="0"/>
          <w:sz w:val="24"/>
          <w:szCs w:val="24"/>
          <w:lang w:val="en-US"/>
        </w:rPr>
        <w:t xml:space="preserve"> </w:t>
      </w:r>
      <w:r w:rsidRPr="00414AF7">
        <w:rPr>
          <w:rFonts w:ascii="Cascadia Mono" w:hAnsi="Cascadia Mono" w:cs="Cascadia Mono"/>
          <w:noProof w:val="0"/>
          <w:color w:val="FF0000"/>
          <w:kern w:val="0"/>
          <w:sz w:val="24"/>
          <w:szCs w:val="24"/>
          <w:lang w:val="en-US"/>
        </w:rPr>
        <w:t>'Available'</w:t>
      </w:r>
    </w:p>
    <w:p w14:paraId="1B04195A" w14:textId="33882DF6" w:rsidR="00414AF7" w:rsidRPr="00414AF7" w:rsidRDefault="00414AF7" w:rsidP="00414A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414AF7">
        <w:rPr>
          <w:rFonts w:ascii="Cascadia Mono" w:hAnsi="Cascadia Mono" w:cs="Cascadia Mono"/>
          <w:noProof w:val="0"/>
          <w:color w:val="000000"/>
          <w:kern w:val="0"/>
          <w:sz w:val="24"/>
          <w:szCs w:val="24"/>
          <w:lang w:val="en-US"/>
        </w:rPr>
        <w:tab/>
      </w:r>
      <w:r w:rsidRPr="00414AF7">
        <w:rPr>
          <w:rFonts w:ascii="Cascadia Mono" w:hAnsi="Cascadia Mono" w:cs="Cascadia Mono"/>
          <w:noProof w:val="0"/>
          <w:color w:val="000000"/>
          <w:kern w:val="0"/>
          <w:sz w:val="24"/>
          <w:szCs w:val="24"/>
          <w:lang w:val="en-US"/>
        </w:rPr>
        <w:tab/>
      </w:r>
      <w:r w:rsidRPr="00414AF7">
        <w:rPr>
          <w:rFonts w:ascii="Cascadia Mono" w:hAnsi="Cascadia Mono" w:cs="Cascadia Mono"/>
          <w:noProof w:val="0"/>
          <w:color w:val="000000"/>
          <w:kern w:val="0"/>
          <w:sz w:val="24"/>
          <w:szCs w:val="24"/>
          <w:lang w:val="en-US"/>
        </w:rPr>
        <w:tab/>
      </w:r>
      <w:r w:rsidRPr="00414AF7">
        <w:rPr>
          <w:rFonts w:ascii="Cascadia Mono" w:hAnsi="Cascadia Mono" w:cs="Cascadia Mono"/>
          <w:noProof w:val="0"/>
          <w:color w:val="FF00FF"/>
          <w:kern w:val="0"/>
          <w:sz w:val="24"/>
          <w:szCs w:val="24"/>
          <w:lang w:val="en-US"/>
        </w:rPr>
        <w:t>UPDATE</w:t>
      </w:r>
      <w:r w:rsidRPr="00414AF7">
        <w:rPr>
          <w:rFonts w:ascii="Cascadia Mono" w:hAnsi="Cascadia Mono" w:cs="Cascadia Mono"/>
          <w:noProof w:val="0"/>
          <w:color w:val="000000"/>
          <w:kern w:val="0"/>
          <w:sz w:val="24"/>
          <w:szCs w:val="24"/>
          <w:lang w:val="en-US"/>
        </w:rPr>
        <w:t xml:space="preserve"> [Table] </w:t>
      </w:r>
      <w:r w:rsidRPr="00414AF7">
        <w:rPr>
          <w:rFonts w:ascii="Cascadia Mono" w:hAnsi="Cascadia Mono" w:cs="Cascadia Mono"/>
          <w:noProof w:val="0"/>
          <w:color w:val="0000FF"/>
          <w:kern w:val="0"/>
          <w:sz w:val="24"/>
          <w:szCs w:val="24"/>
          <w:lang w:val="en-US"/>
        </w:rPr>
        <w:t>SET</w:t>
      </w:r>
      <w:r w:rsidRPr="00414AF7">
        <w:rPr>
          <w:rFonts w:ascii="Cascadia Mono" w:hAnsi="Cascadia Mono" w:cs="Cascadia Mono"/>
          <w:noProof w:val="0"/>
          <w:color w:val="000000"/>
          <w:kern w:val="0"/>
          <w:sz w:val="24"/>
          <w:szCs w:val="24"/>
          <w:lang w:val="en-US"/>
        </w:rPr>
        <w:t xml:space="preserve"> </w:t>
      </w:r>
      <w:r w:rsidRPr="00414AF7">
        <w:rPr>
          <w:rFonts w:ascii="Cascadia Mono" w:hAnsi="Cascadia Mono" w:cs="Cascadia Mono"/>
          <w:noProof w:val="0"/>
          <w:color w:val="0000FF"/>
          <w:kern w:val="0"/>
          <w:sz w:val="24"/>
          <w:szCs w:val="24"/>
          <w:lang w:val="en-US"/>
        </w:rPr>
        <w:t>status</w:t>
      </w:r>
      <w:r w:rsidRPr="00414AF7">
        <w:rPr>
          <w:rFonts w:ascii="Cascadia Mono" w:hAnsi="Cascadia Mono" w:cs="Cascadia Mono"/>
          <w:noProof w:val="0"/>
          <w:color w:val="000000"/>
          <w:kern w:val="0"/>
          <w:sz w:val="24"/>
          <w:szCs w:val="24"/>
          <w:lang w:val="en-US"/>
        </w:rPr>
        <w:t xml:space="preserve"> </w:t>
      </w:r>
      <w:r w:rsidRPr="00414AF7">
        <w:rPr>
          <w:rFonts w:ascii="Cascadia Mono" w:hAnsi="Cascadia Mono" w:cs="Cascadia Mono"/>
          <w:noProof w:val="0"/>
          <w:color w:val="808080"/>
          <w:kern w:val="0"/>
          <w:sz w:val="24"/>
          <w:szCs w:val="24"/>
          <w:lang w:val="en-US"/>
        </w:rPr>
        <w:t>=</w:t>
      </w:r>
      <w:r w:rsidRPr="00414AF7">
        <w:rPr>
          <w:rFonts w:ascii="Cascadia Mono" w:hAnsi="Cascadia Mono" w:cs="Cascadia Mono"/>
          <w:noProof w:val="0"/>
          <w:color w:val="000000"/>
          <w:kern w:val="0"/>
          <w:sz w:val="24"/>
          <w:szCs w:val="24"/>
          <w:lang w:val="en-US"/>
        </w:rPr>
        <w:t xml:space="preserve"> </w:t>
      </w:r>
      <w:r w:rsidRPr="00414AF7">
        <w:rPr>
          <w:rFonts w:ascii="Cascadia Mono" w:hAnsi="Cascadia Mono" w:cs="Cascadia Mono"/>
          <w:noProof w:val="0"/>
          <w:color w:val="FF0000"/>
          <w:kern w:val="0"/>
          <w:sz w:val="24"/>
          <w:szCs w:val="24"/>
          <w:lang w:val="en-US"/>
        </w:rPr>
        <w:t>'Occupied'</w:t>
      </w:r>
      <w:r w:rsidRPr="00414AF7">
        <w:rPr>
          <w:rFonts w:ascii="Cascadia Mono" w:hAnsi="Cascadia Mono" w:cs="Cascadia Mono"/>
          <w:noProof w:val="0"/>
          <w:color w:val="000000"/>
          <w:kern w:val="0"/>
          <w:sz w:val="24"/>
          <w:szCs w:val="24"/>
          <w:lang w:val="en-US"/>
        </w:rPr>
        <w:t xml:space="preserve"> </w:t>
      </w:r>
      <w:r w:rsidRPr="00414AF7">
        <w:rPr>
          <w:rFonts w:ascii="Cascadia Mono" w:hAnsi="Cascadia Mono" w:cs="Cascadia Mono"/>
          <w:noProof w:val="0"/>
          <w:color w:val="0000FF"/>
          <w:kern w:val="0"/>
          <w:sz w:val="24"/>
          <w:szCs w:val="24"/>
          <w:lang w:val="en-US"/>
        </w:rPr>
        <w:t>WHERE</w:t>
      </w:r>
      <w:r w:rsidRPr="00414AF7">
        <w:rPr>
          <w:rFonts w:ascii="Cascadia Mono" w:hAnsi="Cascadia Mono" w:cs="Cascadia Mono"/>
          <w:noProof w:val="0"/>
          <w:color w:val="000000"/>
          <w:kern w:val="0"/>
          <w:sz w:val="24"/>
          <w:szCs w:val="24"/>
          <w:lang w:val="en-US"/>
        </w:rPr>
        <w:t xml:space="preserve"> ID </w:t>
      </w:r>
      <w:r w:rsidRPr="00414AF7">
        <w:rPr>
          <w:rFonts w:ascii="Cascadia Mono" w:hAnsi="Cascadia Mono" w:cs="Cascadia Mono"/>
          <w:noProof w:val="0"/>
          <w:color w:val="808080"/>
          <w:kern w:val="0"/>
          <w:sz w:val="24"/>
          <w:szCs w:val="24"/>
          <w:lang w:val="en-US"/>
        </w:rPr>
        <w:t>=</w:t>
      </w:r>
      <w:r w:rsidRPr="00414AF7">
        <w:rPr>
          <w:rFonts w:ascii="Cascadia Mono" w:hAnsi="Cascadia Mono" w:cs="Cascadia Mono"/>
          <w:noProof w:val="0"/>
          <w:color w:val="000000"/>
          <w:kern w:val="0"/>
          <w:sz w:val="24"/>
          <w:szCs w:val="24"/>
          <w:lang w:val="en-US"/>
        </w:rPr>
        <w:t xml:space="preserve"> @ta</w:t>
      </w:r>
      <w:r w:rsidR="00C4637B">
        <w:rPr>
          <w:rFonts w:ascii="Cascadia Mono" w:hAnsi="Cascadia Mono" w:cs="Cascadia Mono"/>
          <w:noProof w:val="0"/>
          <w:color w:val="000000"/>
          <w:kern w:val="0"/>
          <w:sz w:val="24"/>
          <w:szCs w:val="24"/>
          <w:lang w:val="en-US"/>
        </w:rPr>
        <w:t xml:space="preserve"> </w:t>
      </w:r>
      <w:proofErr w:type="spellStart"/>
      <w:r w:rsidRPr="00414AF7">
        <w:rPr>
          <w:rFonts w:ascii="Cascadia Mono" w:hAnsi="Cascadia Mono" w:cs="Cascadia Mono"/>
          <w:noProof w:val="0"/>
          <w:color w:val="000000"/>
          <w:kern w:val="0"/>
          <w:sz w:val="24"/>
          <w:szCs w:val="24"/>
          <w:lang w:val="en-US"/>
        </w:rPr>
        <w:t>bleID</w:t>
      </w:r>
      <w:proofErr w:type="spellEnd"/>
    </w:p>
    <w:p w14:paraId="074D5223" w14:textId="77777777" w:rsidR="00414AF7" w:rsidRPr="00414AF7" w:rsidRDefault="00414AF7" w:rsidP="00414A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414AF7">
        <w:rPr>
          <w:rFonts w:ascii="Cascadia Mono" w:hAnsi="Cascadia Mono" w:cs="Cascadia Mono"/>
          <w:noProof w:val="0"/>
          <w:color w:val="000000"/>
          <w:kern w:val="0"/>
          <w:sz w:val="24"/>
          <w:szCs w:val="24"/>
          <w:lang w:val="en-US"/>
        </w:rPr>
        <w:tab/>
      </w:r>
      <w:r w:rsidRPr="00414AF7">
        <w:rPr>
          <w:rFonts w:ascii="Cascadia Mono" w:hAnsi="Cascadia Mono" w:cs="Cascadia Mono"/>
          <w:noProof w:val="0"/>
          <w:color w:val="000000"/>
          <w:kern w:val="0"/>
          <w:sz w:val="24"/>
          <w:szCs w:val="24"/>
          <w:lang w:val="en-US"/>
        </w:rPr>
        <w:tab/>
      </w:r>
      <w:r w:rsidRPr="00414AF7">
        <w:rPr>
          <w:rFonts w:ascii="Cascadia Mono" w:hAnsi="Cascadia Mono" w:cs="Cascadia Mono"/>
          <w:noProof w:val="0"/>
          <w:color w:val="0000FF"/>
          <w:kern w:val="0"/>
          <w:sz w:val="24"/>
          <w:szCs w:val="24"/>
          <w:lang w:val="en-US"/>
        </w:rPr>
        <w:t>ELSE</w:t>
      </w:r>
    </w:p>
    <w:p w14:paraId="3C54C449" w14:textId="77777777" w:rsidR="00414AF7" w:rsidRPr="00414AF7" w:rsidRDefault="00414AF7" w:rsidP="00414A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414AF7">
        <w:rPr>
          <w:rFonts w:ascii="Cascadia Mono" w:hAnsi="Cascadia Mono" w:cs="Cascadia Mono"/>
          <w:noProof w:val="0"/>
          <w:color w:val="000000"/>
          <w:kern w:val="0"/>
          <w:sz w:val="24"/>
          <w:szCs w:val="24"/>
          <w:lang w:val="en-US"/>
        </w:rPr>
        <w:tab/>
      </w:r>
      <w:r w:rsidRPr="00414AF7">
        <w:rPr>
          <w:rFonts w:ascii="Cascadia Mono" w:hAnsi="Cascadia Mono" w:cs="Cascadia Mono"/>
          <w:noProof w:val="0"/>
          <w:color w:val="000000"/>
          <w:kern w:val="0"/>
          <w:sz w:val="24"/>
          <w:szCs w:val="24"/>
          <w:lang w:val="en-US"/>
        </w:rPr>
        <w:tab/>
      </w:r>
      <w:r w:rsidRPr="00414AF7">
        <w:rPr>
          <w:rFonts w:ascii="Cascadia Mono" w:hAnsi="Cascadia Mono" w:cs="Cascadia Mono"/>
          <w:noProof w:val="0"/>
          <w:color w:val="000000"/>
          <w:kern w:val="0"/>
          <w:sz w:val="24"/>
          <w:szCs w:val="24"/>
          <w:lang w:val="en-US"/>
        </w:rPr>
        <w:tab/>
      </w:r>
      <w:r w:rsidRPr="00414AF7">
        <w:rPr>
          <w:rFonts w:ascii="Cascadia Mono" w:hAnsi="Cascadia Mono" w:cs="Cascadia Mono"/>
          <w:noProof w:val="0"/>
          <w:color w:val="0000FF"/>
          <w:kern w:val="0"/>
          <w:sz w:val="24"/>
          <w:szCs w:val="24"/>
          <w:lang w:val="en-US"/>
        </w:rPr>
        <w:t>THROW</w:t>
      </w:r>
      <w:r w:rsidRPr="00414AF7">
        <w:rPr>
          <w:rFonts w:ascii="Cascadia Mono" w:hAnsi="Cascadia Mono" w:cs="Cascadia Mono"/>
          <w:noProof w:val="0"/>
          <w:color w:val="000000"/>
          <w:kern w:val="0"/>
          <w:sz w:val="24"/>
          <w:szCs w:val="24"/>
          <w:lang w:val="en-US"/>
        </w:rPr>
        <w:t xml:space="preserve"> 50000</w:t>
      </w:r>
      <w:r w:rsidRPr="00414AF7">
        <w:rPr>
          <w:rFonts w:ascii="Cascadia Mono" w:hAnsi="Cascadia Mono" w:cs="Cascadia Mono"/>
          <w:noProof w:val="0"/>
          <w:color w:val="808080"/>
          <w:kern w:val="0"/>
          <w:sz w:val="24"/>
          <w:szCs w:val="24"/>
          <w:lang w:val="en-US"/>
        </w:rPr>
        <w:t>,</w:t>
      </w:r>
      <w:r w:rsidRPr="00414AF7">
        <w:rPr>
          <w:rFonts w:ascii="Cascadia Mono" w:hAnsi="Cascadia Mono" w:cs="Cascadia Mono"/>
          <w:noProof w:val="0"/>
          <w:color w:val="000000"/>
          <w:kern w:val="0"/>
          <w:sz w:val="24"/>
          <w:szCs w:val="24"/>
          <w:lang w:val="en-US"/>
        </w:rPr>
        <w:t xml:space="preserve"> </w:t>
      </w:r>
      <w:r w:rsidRPr="00414AF7">
        <w:rPr>
          <w:rFonts w:ascii="Cascadia Mono" w:hAnsi="Cascadia Mono" w:cs="Cascadia Mono"/>
          <w:noProof w:val="0"/>
          <w:color w:val="FF0000"/>
          <w:kern w:val="0"/>
          <w:sz w:val="24"/>
          <w:szCs w:val="24"/>
          <w:lang w:val="en-US"/>
        </w:rPr>
        <w:t>'TABLE IS OCCUPIED'</w:t>
      </w:r>
      <w:r w:rsidRPr="00414AF7">
        <w:rPr>
          <w:rFonts w:ascii="Cascadia Mono" w:hAnsi="Cascadia Mono" w:cs="Cascadia Mono"/>
          <w:noProof w:val="0"/>
          <w:color w:val="808080"/>
          <w:kern w:val="0"/>
          <w:sz w:val="24"/>
          <w:szCs w:val="24"/>
          <w:lang w:val="en-US"/>
        </w:rPr>
        <w:t>,</w:t>
      </w:r>
      <w:r w:rsidRPr="00414AF7">
        <w:rPr>
          <w:rFonts w:ascii="Cascadia Mono" w:hAnsi="Cascadia Mono" w:cs="Cascadia Mono"/>
          <w:noProof w:val="0"/>
          <w:color w:val="000000"/>
          <w:kern w:val="0"/>
          <w:sz w:val="24"/>
          <w:szCs w:val="24"/>
          <w:lang w:val="en-US"/>
        </w:rPr>
        <w:t xml:space="preserve"> 1</w:t>
      </w:r>
    </w:p>
    <w:p w14:paraId="1AFAE782" w14:textId="77777777" w:rsidR="00414AF7" w:rsidRPr="00414AF7" w:rsidRDefault="00414AF7" w:rsidP="00414A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414AF7">
        <w:rPr>
          <w:rFonts w:ascii="Cascadia Mono" w:hAnsi="Cascadia Mono" w:cs="Cascadia Mono"/>
          <w:noProof w:val="0"/>
          <w:color w:val="000000"/>
          <w:kern w:val="0"/>
          <w:sz w:val="24"/>
          <w:szCs w:val="24"/>
          <w:lang w:val="en-US"/>
        </w:rPr>
        <w:tab/>
      </w:r>
      <w:r w:rsidRPr="00414AF7">
        <w:rPr>
          <w:rFonts w:ascii="Cascadia Mono" w:hAnsi="Cascadia Mono" w:cs="Cascadia Mono"/>
          <w:noProof w:val="0"/>
          <w:color w:val="0000FF"/>
          <w:kern w:val="0"/>
          <w:sz w:val="24"/>
          <w:szCs w:val="24"/>
          <w:lang w:val="en-US"/>
        </w:rPr>
        <w:t>END</w:t>
      </w:r>
    </w:p>
    <w:p w14:paraId="2690288A" w14:textId="77777777" w:rsidR="00414AF7" w:rsidRPr="00414AF7" w:rsidRDefault="00414AF7" w:rsidP="00414A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414AF7">
        <w:rPr>
          <w:rFonts w:ascii="Cascadia Mono" w:hAnsi="Cascadia Mono" w:cs="Cascadia Mono"/>
          <w:noProof w:val="0"/>
          <w:color w:val="000000"/>
          <w:kern w:val="0"/>
          <w:sz w:val="24"/>
          <w:szCs w:val="24"/>
          <w:lang w:val="en-US"/>
        </w:rPr>
        <w:tab/>
      </w:r>
      <w:r w:rsidRPr="00414AF7">
        <w:rPr>
          <w:rFonts w:ascii="Cascadia Mono" w:hAnsi="Cascadia Mono" w:cs="Cascadia Mono"/>
          <w:noProof w:val="0"/>
          <w:color w:val="0000FF"/>
          <w:kern w:val="0"/>
          <w:sz w:val="24"/>
          <w:szCs w:val="24"/>
          <w:lang w:val="en-US"/>
        </w:rPr>
        <w:t>EXEC</w:t>
      </w:r>
      <w:r w:rsidRPr="00414AF7">
        <w:rPr>
          <w:rFonts w:ascii="Cascadia Mono" w:hAnsi="Cascadia Mono" w:cs="Cascadia Mono"/>
          <w:noProof w:val="0"/>
          <w:color w:val="000000"/>
          <w:kern w:val="0"/>
          <w:sz w:val="24"/>
          <w:szCs w:val="24"/>
          <w:lang w:val="en-US"/>
        </w:rPr>
        <w:t xml:space="preserve"> </w:t>
      </w:r>
      <w:proofErr w:type="spellStart"/>
      <w:r w:rsidRPr="00414AF7">
        <w:rPr>
          <w:rFonts w:ascii="Cascadia Mono" w:hAnsi="Cascadia Mono" w:cs="Cascadia Mono"/>
          <w:noProof w:val="0"/>
          <w:color w:val="800000"/>
          <w:kern w:val="0"/>
          <w:sz w:val="24"/>
          <w:szCs w:val="24"/>
          <w:lang w:val="en-US"/>
        </w:rPr>
        <w:t>sp_refreshview</w:t>
      </w:r>
      <w:proofErr w:type="spellEnd"/>
      <w:r w:rsidRPr="00414AF7">
        <w:rPr>
          <w:rFonts w:ascii="Cascadia Mono" w:hAnsi="Cascadia Mono" w:cs="Cascadia Mono"/>
          <w:noProof w:val="0"/>
          <w:color w:val="0000FF"/>
          <w:kern w:val="0"/>
          <w:sz w:val="24"/>
          <w:szCs w:val="24"/>
          <w:lang w:val="en-US"/>
        </w:rPr>
        <w:t xml:space="preserve"> </w:t>
      </w:r>
      <w:proofErr w:type="spellStart"/>
      <w:r w:rsidRPr="00414AF7">
        <w:rPr>
          <w:rFonts w:ascii="Cascadia Mono" w:hAnsi="Cascadia Mono" w:cs="Cascadia Mono"/>
          <w:noProof w:val="0"/>
          <w:color w:val="000000"/>
          <w:kern w:val="0"/>
          <w:sz w:val="24"/>
          <w:szCs w:val="24"/>
          <w:lang w:val="en-US"/>
        </w:rPr>
        <w:t>TableAvailableView</w:t>
      </w:r>
      <w:proofErr w:type="spellEnd"/>
    </w:p>
    <w:p w14:paraId="03700676" w14:textId="77777777" w:rsidR="00414AF7" w:rsidRPr="00414AF7" w:rsidRDefault="00414AF7" w:rsidP="00414A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414AF7">
        <w:rPr>
          <w:rFonts w:ascii="Cascadia Mono" w:hAnsi="Cascadia Mono" w:cs="Cascadia Mono"/>
          <w:noProof w:val="0"/>
          <w:color w:val="0000FF"/>
          <w:kern w:val="0"/>
          <w:sz w:val="24"/>
          <w:szCs w:val="24"/>
          <w:lang w:val="en-US"/>
        </w:rPr>
        <w:t>END</w:t>
      </w:r>
    </w:p>
    <w:p w14:paraId="3EBEB6FC" w14:textId="7BB4858D" w:rsidR="001138DD" w:rsidRPr="00414AF7" w:rsidRDefault="00414AF7" w:rsidP="00414AF7">
      <w:pPr>
        <w:pStyle w:val="ListParagraph"/>
        <w:pBdr>
          <w:top w:val="single" w:sz="4" w:space="1" w:color="auto"/>
          <w:left w:val="single" w:sz="4" w:space="4" w:color="auto"/>
          <w:bottom w:val="single" w:sz="4" w:space="1" w:color="auto"/>
          <w:right w:val="single" w:sz="4" w:space="4" w:color="auto"/>
        </w:pBdr>
        <w:spacing w:after="0" w:line="360" w:lineRule="auto"/>
        <w:ind w:left="1584"/>
        <w:rPr>
          <w:rFonts w:ascii="Times New Roman" w:hAnsi="Times New Roman" w:cs="Times New Roman"/>
          <w:sz w:val="24"/>
          <w:szCs w:val="24"/>
          <w:u w:val="single"/>
          <w:lang w:val="en-US"/>
        </w:rPr>
      </w:pPr>
      <w:r w:rsidRPr="00414AF7">
        <w:rPr>
          <w:rFonts w:ascii="Cascadia Mono" w:hAnsi="Cascadia Mono" w:cs="Cascadia Mono"/>
          <w:noProof w:val="0"/>
          <w:color w:val="0000FF"/>
          <w:kern w:val="0"/>
          <w:sz w:val="24"/>
          <w:szCs w:val="24"/>
          <w:lang w:val="en-US"/>
        </w:rPr>
        <w:t>GO</w:t>
      </w:r>
    </w:p>
    <w:p w14:paraId="576C5337" w14:textId="77777777" w:rsidR="001138DD" w:rsidRDefault="001138DD" w:rsidP="0079645D">
      <w:pPr>
        <w:pStyle w:val="ListParagraph"/>
        <w:spacing w:after="0" w:line="360" w:lineRule="auto"/>
        <w:ind w:left="1584"/>
        <w:rPr>
          <w:rFonts w:ascii="Times New Roman" w:hAnsi="Times New Roman" w:cs="Times New Roman"/>
          <w:sz w:val="28"/>
          <w:szCs w:val="28"/>
          <w:u w:val="single"/>
          <w:lang w:val="en-US"/>
        </w:rPr>
      </w:pPr>
    </w:p>
    <w:p w14:paraId="72F5C470" w14:textId="181516C3" w:rsidR="0079645D" w:rsidRDefault="0079645D" w:rsidP="0079645D">
      <w:pPr>
        <w:pStyle w:val="ListParagraph"/>
        <w:spacing w:after="0" w:line="360" w:lineRule="auto"/>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C# code:</w:t>
      </w:r>
    </w:p>
    <w:p w14:paraId="0D479CFF" w14:textId="77777777" w:rsidR="00DF2136" w:rsidRPr="00DF2136" w:rsidRDefault="00DF2136" w:rsidP="00DF213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F2136">
        <w:rPr>
          <w:rFonts w:ascii="Cascadia Mono" w:hAnsi="Cascadia Mono" w:cs="Cascadia Mono"/>
          <w:noProof w:val="0"/>
          <w:color w:val="000000"/>
          <w:kern w:val="0"/>
          <w:sz w:val="24"/>
          <w:szCs w:val="24"/>
          <w:lang w:val="en-US"/>
        </w:rPr>
        <w:t>try</w:t>
      </w:r>
    </w:p>
    <w:p w14:paraId="0F5E9704" w14:textId="77777777" w:rsidR="00DF2136" w:rsidRPr="00DF2136" w:rsidRDefault="00DF2136" w:rsidP="00DF213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F2136">
        <w:rPr>
          <w:rFonts w:ascii="Cascadia Mono" w:hAnsi="Cascadia Mono" w:cs="Cascadia Mono"/>
          <w:noProof w:val="0"/>
          <w:color w:val="000000"/>
          <w:kern w:val="0"/>
          <w:sz w:val="24"/>
          <w:szCs w:val="24"/>
          <w:lang w:val="en-US"/>
        </w:rPr>
        <w:t>{</w:t>
      </w:r>
    </w:p>
    <w:p w14:paraId="3AD426A8" w14:textId="77777777" w:rsidR="00DF2136" w:rsidRPr="00DF2136" w:rsidRDefault="00DF2136" w:rsidP="00DF213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F2136">
        <w:rPr>
          <w:rFonts w:ascii="Cascadia Mono" w:hAnsi="Cascadia Mono" w:cs="Cascadia Mono"/>
          <w:noProof w:val="0"/>
          <w:color w:val="000000"/>
          <w:kern w:val="0"/>
          <w:sz w:val="24"/>
          <w:szCs w:val="24"/>
          <w:lang w:val="en-US"/>
        </w:rPr>
        <w:t xml:space="preserve">    if (</w:t>
      </w:r>
      <w:proofErr w:type="spellStart"/>
      <w:proofErr w:type="gramStart"/>
      <w:r w:rsidRPr="00DF2136">
        <w:rPr>
          <w:rFonts w:ascii="Cascadia Mono" w:hAnsi="Cascadia Mono" w:cs="Cascadia Mono"/>
          <w:noProof w:val="0"/>
          <w:color w:val="000000"/>
          <w:kern w:val="0"/>
          <w:sz w:val="24"/>
          <w:szCs w:val="24"/>
          <w:lang w:val="en-US"/>
        </w:rPr>
        <w:t>DataProvider.Instance.ExecuteNonQuery</w:t>
      </w:r>
      <w:proofErr w:type="spellEnd"/>
      <w:proofErr w:type="gramEnd"/>
      <w:r w:rsidRPr="00DF2136">
        <w:rPr>
          <w:rFonts w:ascii="Cascadia Mono" w:hAnsi="Cascadia Mono" w:cs="Cascadia Mono"/>
          <w:noProof w:val="0"/>
          <w:color w:val="000000"/>
          <w:kern w:val="0"/>
          <w:sz w:val="24"/>
          <w:szCs w:val="24"/>
          <w:lang w:val="en-US"/>
        </w:rPr>
        <w:t xml:space="preserve">("EXEC </w:t>
      </w:r>
      <w:proofErr w:type="spellStart"/>
      <w:r w:rsidRPr="00DF2136">
        <w:rPr>
          <w:rFonts w:ascii="Cascadia Mono" w:hAnsi="Cascadia Mono" w:cs="Cascadia Mono"/>
          <w:noProof w:val="0"/>
          <w:color w:val="000000"/>
          <w:kern w:val="0"/>
          <w:sz w:val="24"/>
          <w:szCs w:val="24"/>
          <w:lang w:val="en-US"/>
        </w:rPr>
        <w:t>insertBill</w:t>
      </w:r>
      <w:proofErr w:type="spellEnd"/>
      <w:r w:rsidRPr="00DF2136">
        <w:rPr>
          <w:rFonts w:ascii="Cascadia Mono" w:hAnsi="Cascadia Mono" w:cs="Cascadia Mono"/>
          <w:noProof w:val="0"/>
          <w:color w:val="000000"/>
          <w:kern w:val="0"/>
          <w:sz w:val="24"/>
          <w:szCs w:val="24"/>
          <w:lang w:val="en-US"/>
        </w:rPr>
        <w:t xml:space="preserve"> @ID , @date , @tableID , @name , @categories , @emp , @receiptMoney ", new object[] { </w:t>
      </w:r>
      <w:proofErr w:type="spellStart"/>
      <w:r w:rsidRPr="00DF2136">
        <w:rPr>
          <w:rFonts w:ascii="Cascadia Mono" w:hAnsi="Cascadia Mono" w:cs="Cascadia Mono"/>
          <w:noProof w:val="0"/>
          <w:color w:val="000000"/>
          <w:kern w:val="0"/>
          <w:sz w:val="24"/>
          <w:szCs w:val="24"/>
          <w:lang w:val="en-US"/>
        </w:rPr>
        <w:t>billID</w:t>
      </w:r>
      <w:proofErr w:type="spellEnd"/>
      <w:r w:rsidRPr="00DF2136">
        <w:rPr>
          <w:rFonts w:ascii="Cascadia Mono" w:hAnsi="Cascadia Mono" w:cs="Cascadia Mono"/>
          <w:noProof w:val="0"/>
          <w:color w:val="000000"/>
          <w:kern w:val="0"/>
          <w:sz w:val="24"/>
          <w:szCs w:val="24"/>
          <w:lang w:val="en-US"/>
        </w:rPr>
        <w:t xml:space="preserve">, date, </w:t>
      </w:r>
      <w:proofErr w:type="spellStart"/>
      <w:r w:rsidRPr="00DF2136">
        <w:rPr>
          <w:rFonts w:ascii="Cascadia Mono" w:hAnsi="Cascadia Mono" w:cs="Cascadia Mono"/>
          <w:noProof w:val="0"/>
          <w:color w:val="000000"/>
          <w:kern w:val="0"/>
          <w:sz w:val="24"/>
          <w:szCs w:val="24"/>
          <w:lang w:val="en-US"/>
        </w:rPr>
        <w:t>tableID</w:t>
      </w:r>
      <w:proofErr w:type="spellEnd"/>
      <w:r w:rsidRPr="00DF2136">
        <w:rPr>
          <w:rFonts w:ascii="Cascadia Mono" w:hAnsi="Cascadia Mono" w:cs="Cascadia Mono"/>
          <w:noProof w:val="0"/>
          <w:color w:val="000000"/>
          <w:kern w:val="0"/>
          <w:sz w:val="24"/>
          <w:szCs w:val="24"/>
          <w:lang w:val="en-US"/>
        </w:rPr>
        <w:t xml:space="preserve">, name, categories, emp, </w:t>
      </w:r>
      <w:proofErr w:type="spellStart"/>
      <w:r w:rsidRPr="00DF2136">
        <w:rPr>
          <w:rFonts w:ascii="Cascadia Mono" w:hAnsi="Cascadia Mono" w:cs="Cascadia Mono"/>
          <w:noProof w:val="0"/>
          <w:color w:val="000000"/>
          <w:kern w:val="0"/>
          <w:sz w:val="24"/>
          <w:szCs w:val="24"/>
          <w:lang w:val="en-US"/>
        </w:rPr>
        <w:t>receipMoney</w:t>
      </w:r>
      <w:proofErr w:type="spellEnd"/>
      <w:r w:rsidRPr="00DF2136">
        <w:rPr>
          <w:rFonts w:ascii="Cascadia Mono" w:hAnsi="Cascadia Mono" w:cs="Cascadia Mono"/>
          <w:noProof w:val="0"/>
          <w:color w:val="000000"/>
          <w:kern w:val="0"/>
          <w:sz w:val="24"/>
          <w:szCs w:val="24"/>
          <w:lang w:val="en-US"/>
        </w:rPr>
        <w:t xml:space="preserve"> }) &gt; 0)</w:t>
      </w:r>
    </w:p>
    <w:p w14:paraId="77DBC954" w14:textId="77777777" w:rsidR="00DF2136" w:rsidRPr="00DF2136" w:rsidRDefault="00DF2136" w:rsidP="00DF213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F2136">
        <w:rPr>
          <w:rFonts w:ascii="Cascadia Mono" w:hAnsi="Cascadia Mono" w:cs="Cascadia Mono"/>
          <w:noProof w:val="0"/>
          <w:color w:val="000000"/>
          <w:kern w:val="0"/>
          <w:sz w:val="24"/>
          <w:szCs w:val="24"/>
          <w:lang w:val="en-US"/>
        </w:rPr>
        <w:t xml:space="preserve">    {</w:t>
      </w:r>
    </w:p>
    <w:p w14:paraId="45C7949A" w14:textId="77777777" w:rsidR="00DF2136" w:rsidRPr="00DF2136" w:rsidRDefault="00DF2136" w:rsidP="00DF213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F2136">
        <w:rPr>
          <w:rFonts w:ascii="Cascadia Mono" w:hAnsi="Cascadia Mono" w:cs="Cascadia Mono"/>
          <w:noProof w:val="0"/>
          <w:color w:val="000000"/>
          <w:kern w:val="0"/>
          <w:sz w:val="24"/>
          <w:szCs w:val="24"/>
          <w:lang w:val="en-US"/>
        </w:rPr>
        <w:t xml:space="preserve">        </w:t>
      </w:r>
      <w:proofErr w:type="spellStart"/>
      <w:r w:rsidRPr="00DF2136">
        <w:rPr>
          <w:rFonts w:ascii="Cascadia Mono" w:hAnsi="Cascadia Mono" w:cs="Cascadia Mono"/>
          <w:noProof w:val="0"/>
          <w:color w:val="000000"/>
          <w:kern w:val="0"/>
          <w:sz w:val="24"/>
          <w:szCs w:val="24"/>
          <w:lang w:val="en-US"/>
        </w:rPr>
        <w:t>MessageBox.Show</w:t>
      </w:r>
      <w:proofErr w:type="spellEnd"/>
      <w:r w:rsidRPr="00DF2136">
        <w:rPr>
          <w:rFonts w:ascii="Cascadia Mono" w:hAnsi="Cascadia Mono" w:cs="Cascadia Mono"/>
          <w:noProof w:val="0"/>
          <w:color w:val="000000"/>
          <w:kern w:val="0"/>
          <w:sz w:val="24"/>
          <w:szCs w:val="24"/>
          <w:lang w:val="en-US"/>
        </w:rPr>
        <w:t>("</w:t>
      </w:r>
      <w:proofErr w:type="spellStart"/>
      <w:r w:rsidRPr="00DF2136">
        <w:rPr>
          <w:rFonts w:ascii="Cascadia Mono" w:hAnsi="Cascadia Mono" w:cs="Cascadia Mono"/>
          <w:noProof w:val="0"/>
          <w:color w:val="000000"/>
          <w:kern w:val="0"/>
          <w:sz w:val="24"/>
          <w:szCs w:val="24"/>
          <w:lang w:val="en-US"/>
        </w:rPr>
        <w:t>Thêm</w:t>
      </w:r>
      <w:proofErr w:type="spellEnd"/>
      <w:r w:rsidRPr="00DF2136">
        <w:rPr>
          <w:rFonts w:ascii="Cascadia Mono" w:hAnsi="Cascadia Mono" w:cs="Cascadia Mono"/>
          <w:noProof w:val="0"/>
          <w:color w:val="000000"/>
          <w:kern w:val="0"/>
          <w:sz w:val="24"/>
          <w:szCs w:val="24"/>
          <w:lang w:val="en-US"/>
        </w:rPr>
        <w:t xml:space="preserve"> </w:t>
      </w:r>
      <w:proofErr w:type="spellStart"/>
      <w:r w:rsidRPr="00DF2136">
        <w:rPr>
          <w:rFonts w:ascii="Cascadia Mono" w:hAnsi="Cascadia Mono" w:cs="Cascadia Mono"/>
          <w:noProof w:val="0"/>
          <w:color w:val="000000"/>
          <w:kern w:val="0"/>
          <w:sz w:val="24"/>
          <w:szCs w:val="24"/>
          <w:lang w:val="en-US"/>
        </w:rPr>
        <w:t>hóa</w:t>
      </w:r>
      <w:proofErr w:type="spellEnd"/>
      <w:r w:rsidRPr="00DF2136">
        <w:rPr>
          <w:rFonts w:ascii="Cascadia Mono" w:hAnsi="Cascadia Mono" w:cs="Cascadia Mono"/>
          <w:noProof w:val="0"/>
          <w:color w:val="000000"/>
          <w:kern w:val="0"/>
          <w:sz w:val="24"/>
          <w:szCs w:val="24"/>
          <w:lang w:val="en-US"/>
        </w:rPr>
        <w:t xml:space="preserve"> </w:t>
      </w:r>
      <w:proofErr w:type="spellStart"/>
      <w:r w:rsidRPr="00DF2136">
        <w:rPr>
          <w:rFonts w:ascii="Cascadia Mono" w:hAnsi="Cascadia Mono" w:cs="Cascadia Mono"/>
          <w:noProof w:val="0"/>
          <w:color w:val="000000"/>
          <w:kern w:val="0"/>
          <w:sz w:val="24"/>
          <w:szCs w:val="24"/>
          <w:lang w:val="en-US"/>
        </w:rPr>
        <w:t>đơn</w:t>
      </w:r>
      <w:proofErr w:type="spellEnd"/>
      <w:r w:rsidRPr="00DF2136">
        <w:rPr>
          <w:rFonts w:ascii="Cascadia Mono" w:hAnsi="Cascadia Mono" w:cs="Cascadia Mono"/>
          <w:noProof w:val="0"/>
          <w:color w:val="000000"/>
          <w:kern w:val="0"/>
          <w:sz w:val="24"/>
          <w:szCs w:val="24"/>
          <w:lang w:val="en-US"/>
        </w:rPr>
        <w:t xml:space="preserve"> </w:t>
      </w:r>
      <w:proofErr w:type="spellStart"/>
      <w:r w:rsidRPr="00DF2136">
        <w:rPr>
          <w:rFonts w:ascii="Cascadia Mono" w:hAnsi="Cascadia Mono" w:cs="Cascadia Mono"/>
          <w:noProof w:val="0"/>
          <w:color w:val="000000"/>
          <w:kern w:val="0"/>
          <w:sz w:val="24"/>
          <w:szCs w:val="24"/>
          <w:lang w:val="en-US"/>
        </w:rPr>
        <w:t>thành</w:t>
      </w:r>
      <w:proofErr w:type="spellEnd"/>
      <w:r w:rsidRPr="00DF2136">
        <w:rPr>
          <w:rFonts w:ascii="Cascadia Mono" w:hAnsi="Cascadia Mono" w:cs="Cascadia Mono"/>
          <w:noProof w:val="0"/>
          <w:color w:val="000000"/>
          <w:kern w:val="0"/>
          <w:sz w:val="24"/>
          <w:szCs w:val="24"/>
          <w:lang w:val="en-US"/>
        </w:rPr>
        <w:t xml:space="preserve"> </w:t>
      </w:r>
      <w:proofErr w:type="spellStart"/>
      <w:r w:rsidRPr="00DF2136">
        <w:rPr>
          <w:rFonts w:ascii="Cascadia Mono" w:hAnsi="Cascadia Mono" w:cs="Cascadia Mono"/>
          <w:noProof w:val="0"/>
          <w:color w:val="000000"/>
          <w:kern w:val="0"/>
          <w:sz w:val="24"/>
          <w:szCs w:val="24"/>
          <w:lang w:val="en-US"/>
        </w:rPr>
        <w:t>công</w:t>
      </w:r>
      <w:proofErr w:type="spellEnd"/>
      <w:r w:rsidRPr="00DF2136">
        <w:rPr>
          <w:rFonts w:ascii="Cascadia Mono" w:hAnsi="Cascadia Mono" w:cs="Cascadia Mono"/>
          <w:noProof w:val="0"/>
          <w:color w:val="000000"/>
          <w:kern w:val="0"/>
          <w:sz w:val="24"/>
          <w:szCs w:val="24"/>
          <w:lang w:val="en-US"/>
        </w:rPr>
        <w:t>"</w:t>
      </w:r>
      <w:proofErr w:type="gramStart"/>
      <w:r w:rsidRPr="00DF2136">
        <w:rPr>
          <w:rFonts w:ascii="Cascadia Mono" w:hAnsi="Cascadia Mono" w:cs="Cascadia Mono"/>
          <w:noProof w:val="0"/>
          <w:color w:val="000000"/>
          <w:kern w:val="0"/>
          <w:sz w:val="24"/>
          <w:szCs w:val="24"/>
          <w:lang w:val="en-US"/>
        </w:rPr>
        <w:t>);</w:t>
      </w:r>
      <w:proofErr w:type="gramEnd"/>
    </w:p>
    <w:p w14:paraId="149C9FCE" w14:textId="77777777" w:rsidR="00DF2136" w:rsidRPr="00DF2136" w:rsidRDefault="00DF2136" w:rsidP="00DF213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p>
    <w:p w14:paraId="57AB5CBA" w14:textId="77777777" w:rsidR="00DF2136" w:rsidRPr="00DF2136" w:rsidRDefault="00DF2136" w:rsidP="00DF213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F2136">
        <w:rPr>
          <w:rFonts w:ascii="Cascadia Mono" w:hAnsi="Cascadia Mono" w:cs="Cascadia Mono"/>
          <w:noProof w:val="0"/>
          <w:color w:val="000000"/>
          <w:kern w:val="0"/>
          <w:sz w:val="24"/>
          <w:szCs w:val="24"/>
          <w:lang w:val="en-US"/>
        </w:rPr>
        <w:t xml:space="preserve">        </w:t>
      </w:r>
      <w:proofErr w:type="spellStart"/>
      <w:r w:rsidRPr="00DF2136">
        <w:rPr>
          <w:rFonts w:ascii="Cascadia Mono" w:hAnsi="Cascadia Mono" w:cs="Cascadia Mono"/>
          <w:noProof w:val="0"/>
          <w:color w:val="000000"/>
          <w:kern w:val="0"/>
          <w:sz w:val="24"/>
          <w:szCs w:val="24"/>
          <w:lang w:val="en-US"/>
        </w:rPr>
        <w:t>lbShowDis.Text</w:t>
      </w:r>
      <w:proofErr w:type="spellEnd"/>
      <w:r w:rsidRPr="00DF2136">
        <w:rPr>
          <w:rFonts w:ascii="Cascadia Mono" w:hAnsi="Cascadia Mono" w:cs="Cascadia Mono"/>
          <w:noProof w:val="0"/>
          <w:color w:val="000000"/>
          <w:kern w:val="0"/>
          <w:sz w:val="24"/>
          <w:szCs w:val="24"/>
          <w:lang w:val="en-US"/>
        </w:rPr>
        <w:t xml:space="preserve"> = "0 VND</w:t>
      </w:r>
      <w:proofErr w:type="gramStart"/>
      <w:r w:rsidRPr="00DF2136">
        <w:rPr>
          <w:rFonts w:ascii="Cascadia Mono" w:hAnsi="Cascadia Mono" w:cs="Cascadia Mono"/>
          <w:noProof w:val="0"/>
          <w:color w:val="000000"/>
          <w:kern w:val="0"/>
          <w:sz w:val="24"/>
          <w:szCs w:val="24"/>
          <w:lang w:val="en-US"/>
        </w:rPr>
        <w:t>";</w:t>
      </w:r>
      <w:proofErr w:type="gramEnd"/>
    </w:p>
    <w:p w14:paraId="641142EE" w14:textId="77777777" w:rsidR="00DF2136" w:rsidRPr="00DF2136" w:rsidRDefault="00DF2136" w:rsidP="00DF213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F2136">
        <w:rPr>
          <w:rFonts w:ascii="Cascadia Mono" w:hAnsi="Cascadia Mono" w:cs="Cascadia Mono"/>
          <w:noProof w:val="0"/>
          <w:color w:val="000000"/>
          <w:kern w:val="0"/>
          <w:sz w:val="24"/>
          <w:szCs w:val="24"/>
          <w:lang w:val="en-US"/>
        </w:rPr>
        <w:t xml:space="preserve">        </w:t>
      </w:r>
      <w:proofErr w:type="spellStart"/>
      <w:r w:rsidRPr="00DF2136">
        <w:rPr>
          <w:rFonts w:ascii="Cascadia Mono" w:hAnsi="Cascadia Mono" w:cs="Cascadia Mono"/>
          <w:noProof w:val="0"/>
          <w:color w:val="000000"/>
          <w:kern w:val="0"/>
          <w:sz w:val="24"/>
          <w:szCs w:val="24"/>
          <w:lang w:val="en-US"/>
        </w:rPr>
        <w:t>lbTotalPrice.Text</w:t>
      </w:r>
      <w:proofErr w:type="spellEnd"/>
      <w:r w:rsidRPr="00DF2136">
        <w:rPr>
          <w:rFonts w:ascii="Cascadia Mono" w:hAnsi="Cascadia Mono" w:cs="Cascadia Mono"/>
          <w:noProof w:val="0"/>
          <w:color w:val="000000"/>
          <w:kern w:val="0"/>
          <w:sz w:val="24"/>
          <w:szCs w:val="24"/>
          <w:lang w:val="en-US"/>
        </w:rPr>
        <w:t xml:space="preserve"> = "0 VND</w:t>
      </w:r>
      <w:proofErr w:type="gramStart"/>
      <w:r w:rsidRPr="00DF2136">
        <w:rPr>
          <w:rFonts w:ascii="Cascadia Mono" w:hAnsi="Cascadia Mono" w:cs="Cascadia Mono"/>
          <w:noProof w:val="0"/>
          <w:color w:val="000000"/>
          <w:kern w:val="0"/>
          <w:sz w:val="24"/>
          <w:szCs w:val="24"/>
          <w:lang w:val="en-US"/>
        </w:rPr>
        <w:t>";</w:t>
      </w:r>
      <w:proofErr w:type="gramEnd"/>
    </w:p>
    <w:p w14:paraId="05418BDE" w14:textId="77777777" w:rsidR="00DF2136" w:rsidRPr="00DF2136" w:rsidRDefault="00DF2136" w:rsidP="00DF213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p>
    <w:p w14:paraId="3E9F6A3D" w14:textId="77777777" w:rsidR="00DF2136" w:rsidRPr="00DF2136" w:rsidRDefault="00DF2136" w:rsidP="00DF213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F2136">
        <w:rPr>
          <w:rFonts w:ascii="Cascadia Mono" w:hAnsi="Cascadia Mono" w:cs="Cascadia Mono"/>
          <w:noProof w:val="0"/>
          <w:color w:val="000000"/>
          <w:kern w:val="0"/>
          <w:sz w:val="24"/>
          <w:szCs w:val="24"/>
          <w:lang w:val="en-US"/>
        </w:rPr>
        <w:t xml:space="preserve">        </w:t>
      </w:r>
      <w:proofErr w:type="spellStart"/>
      <w:r w:rsidRPr="00DF2136">
        <w:rPr>
          <w:rFonts w:ascii="Cascadia Mono" w:hAnsi="Cascadia Mono" w:cs="Cascadia Mono"/>
          <w:noProof w:val="0"/>
          <w:color w:val="000000"/>
          <w:kern w:val="0"/>
          <w:sz w:val="24"/>
          <w:szCs w:val="24"/>
          <w:lang w:val="en-US"/>
        </w:rPr>
        <w:t>cbxCategories.Enabled</w:t>
      </w:r>
      <w:proofErr w:type="spellEnd"/>
      <w:r w:rsidRPr="00DF2136">
        <w:rPr>
          <w:rFonts w:ascii="Cascadia Mono" w:hAnsi="Cascadia Mono" w:cs="Cascadia Mono"/>
          <w:noProof w:val="0"/>
          <w:color w:val="000000"/>
          <w:kern w:val="0"/>
          <w:sz w:val="24"/>
          <w:szCs w:val="24"/>
          <w:lang w:val="en-US"/>
        </w:rPr>
        <w:t xml:space="preserve"> = </w:t>
      </w:r>
      <w:proofErr w:type="gramStart"/>
      <w:r w:rsidRPr="00DF2136">
        <w:rPr>
          <w:rFonts w:ascii="Cascadia Mono" w:hAnsi="Cascadia Mono" w:cs="Cascadia Mono"/>
          <w:noProof w:val="0"/>
          <w:color w:val="000000"/>
          <w:kern w:val="0"/>
          <w:sz w:val="24"/>
          <w:szCs w:val="24"/>
          <w:lang w:val="en-US"/>
        </w:rPr>
        <w:t>false;</w:t>
      </w:r>
      <w:proofErr w:type="gramEnd"/>
    </w:p>
    <w:p w14:paraId="04BB6E8B" w14:textId="77777777" w:rsidR="00DF2136" w:rsidRPr="00DF2136" w:rsidRDefault="00DF2136" w:rsidP="00DF213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F2136">
        <w:rPr>
          <w:rFonts w:ascii="Cascadia Mono" w:hAnsi="Cascadia Mono" w:cs="Cascadia Mono"/>
          <w:noProof w:val="0"/>
          <w:color w:val="000000"/>
          <w:kern w:val="0"/>
          <w:sz w:val="24"/>
          <w:szCs w:val="24"/>
          <w:lang w:val="en-US"/>
        </w:rPr>
        <w:t xml:space="preserve">        </w:t>
      </w:r>
      <w:proofErr w:type="spellStart"/>
      <w:r w:rsidRPr="00DF2136">
        <w:rPr>
          <w:rFonts w:ascii="Cascadia Mono" w:hAnsi="Cascadia Mono" w:cs="Cascadia Mono"/>
          <w:noProof w:val="0"/>
          <w:color w:val="000000"/>
          <w:kern w:val="0"/>
          <w:sz w:val="24"/>
          <w:szCs w:val="24"/>
          <w:lang w:val="en-US"/>
        </w:rPr>
        <w:t>tbxIDBill.Enabled</w:t>
      </w:r>
      <w:proofErr w:type="spellEnd"/>
      <w:r w:rsidRPr="00DF2136">
        <w:rPr>
          <w:rFonts w:ascii="Cascadia Mono" w:hAnsi="Cascadia Mono" w:cs="Cascadia Mono"/>
          <w:noProof w:val="0"/>
          <w:color w:val="000000"/>
          <w:kern w:val="0"/>
          <w:sz w:val="24"/>
          <w:szCs w:val="24"/>
          <w:lang w:val="en-US"/>
        </w:rPr>
        <w:t xml:space="preserve"> = </w:t>
      </w:r>
      <w:proofErr w:type="gramStart"/>
      <w:r w:rsidRPr="00DF2136">
        <w:rPr>
          <w:rFonts w:ascii="Cascadia Mono" w:hAnsi="Cascadia Mono" w:cs="Cascadia Mono"/>
          <w:noProof w:val="0"/>
          <w:color w:val="000000"/>
          <w:kern w:val="0"/>
          <w:sz w:val="24"/>
          <w:szCs w:val="24"/>
          <w:lang w:val="en-US"/>
        </w:rPr>
        <w:t>false;</w:t>
      </w:r>
      <w:proofErr w:type="gramEnd"/>
    </w:p>
    <w:p w14:paraId="258C8FCF" w14:textId="77777777" w:rsidR="00DF2136" w:rsidRPr="00DF2136" w:rsidRDefault="00DF2136" w:rsidP="00DF213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F2136">
        <w:rPr>
          <w:rFonts w:ascii="Cascadia Mono" w:hAnsi="Cascadia Mono" w:cs="Cascadia Mono"/>
          <w:noProof w:val="0"/>
          <w:color w:val="000000"/>
          <w:kern w:val="0"/>
          <w:sz w:val="24"/>
          <w:szCs w:val="24"/>
          <w:lang w:val="en-US"/>
        </w:rPr>
        <w:t xml:space="preserve">        </w:t>
      </w:r>
      <w:proofErr w:type="spellStart"/>
      <w:r w:rsidRPr="00DF2136">
        <w:rPr>
          <w:rFonts w:ascii="Cascadia Mono" w:hAnsi="Cascadia Mono" w:cs="Cascadia Mono"/>
          <w:noProof w:val="0"/>
          <w:color w:val="000000"/>
          <w:kern w:val="0"/>
          <w:sz w:val="24"/>
          <w:szCs w:val="24"/>
          <w:lang w:val="en-US"/>
        </w:rPr>
        <w:t>tbxDate.Enabled</w:t>
      </w:r>
      <w:proofErr w:type="spellEnd"/>
      <w:r w:rsidRPr="00DF2136">
        <w:rPr>
          <w:rFonts w:ascii="Cascadia Mono" w:hAnsi="Cascadia Mono" w:cs="Cascadia Mono"/>
          <w:noProof w:val="0"/>
          <w:color w:val="000000"/>
          <w:kern w:val="0"/>
          <w:sz w:val="24"/>
          <w:szCs w:val="24"/>
          <w:lang w:val="en-US"/>
        </w:rPr>
        <w:t xml:space="preserve"> = </w:t>
      </w:r>
      <w:proofErr w:type="gramStart"/>
      <w:r w:rsidRPr="00DF2136">
        <w:rPr>
          <w:rFonts w:ascii="Cascadia Mono" w:hAnsi="Cascadia Mono" w:cs="Cascadia Mono"/>
          <w:noProof w:val="0"/>
          <w:color w:val="000000"/>
          <w:kern w:val="0"/>
          <w:sz w:val="24"/>
          <w:szCs w:val="24"/>
          <w:lang w:val="en-US"/>
        </w:rPr>
        <w:t>false;</w:t>
      </w:r>
      <w:proofErr w:type="gramEnd"/>
    </w:p>
    <w:p w14:paraId="1C75AC5A" w14:textId="77777777" w:rsidR="00DF2136" w:rsidRPr="00DF2136" w:rsidRDefault="00DF2136" w:rsidP="00DF213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F2136">
        <w:rPr>
          <w:rFonts w:ascii="Cascadia Mono" w:hAnsi="Cascadia Mono" w:cs="Cascadia Mono"/>
          <w:noProof w:val="0"/>
          <w:color w:val="000000"/>
          <w:kern w:val="0"/>
          <w:sz w:val="24"/>
          <w:szCs w:val="24"/>
          <w:lang w:val="en-US"/>
        </w:rPr>
        <w:t xml:space="preserve">        </w:t>
      </w:r>
      <w:proofErr w:type="spellStart"/>
      <w:r w:rsidRPr="00DF2136">
        <w:rPr>
          <w:rFonts w:ascii="Cascadia Mono" w:hAnsi="Cascadia Mono" w:cs="Cascadia Mono"/>
          <w:noProof w:val="0"/>
          <w:color w:val="000000"/>
          <w:kern w:val="0"/>
          <w:sz w:val="24"/>
          <w:szCs w:val="24"/>
          <w:lang w:val="en-US"/>
        </w:rPr>
        <w:t>tbxPhone.Enabled</w:t>
      </w:r>
      <w:proofErr w:type="spellEnd"/>
      <w:r w:rsidRPr="00DF2136">
        <w:rPr>
          <w:rFonts w:ascii="Cascadia Mono" w:hAnsi="Cascadia Mono" w:cs="Cascadia Mono"/>
          <w:noProof w:val="0"/>
          <w:color w:val="000000"/>
          <w:kern w:val="0"/>
          <w:sz w:val="24"/>
          <w:szCs w:val="24"/>
          <w:lang w:val="en-US"/>
        </w:rPr>
        <w:t xml:space="preserve"> = </w:t>
      </w:r>
      <w:proofErr w:type="gramStart"/>
      <w:r w:rsidRPr="00DF2136">
        <w:rPr>
          <w:rFonts w:ascii="Cascadia Mono" w:hAnsi="Cascadia Mono" w:cs="Cascadia Mono"/>
          <w:noProof w:val="0"/>
          <w:color w:val="000000"/>
          <w:kern w:val="0"/>
          <w:sz w:val="24"/>
          <w:szCs w:val="24"/>
          <w:lang w:val="en-US"/>
        </w:rPr>
        <w:t>false;</w:t>
      </w:r>
      <w:proofErr w:type="gramEnd"/>
    </w:p>
    <w:p w14:paraId="6961BC5A" w14:textId="77777777" w:rsidR="00DF2136" w:rsidRPr="00DF2136" w:rsidRDefault="00DF2136" w:rsidP="00DF213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F2136">
        <w:rPr>
          <w:rFonts w:ascii="Cascadia Mono" w:hAnsi="Cascadia Mono" w:cs="Cascadia Mono"/>
          <w:noProof w:val="0"/>
          <w:color w:val="000000"/>
          <w:kern w:val="0"/>
          <w:sz w:val="24"/>
          <w:szCs w:val="24"/>
          <w:lang w:val="en-US"/>
        </w:rPr>
        <w:t xml:space="preserve">        </w:t>
      </w:r>
      <w:proofErr w:type="spellStart"/>
      <w:r w:rsidRPr="00DF2136">
        <w:rPr>
          <w:rFonts w:ascii="Cascadia Mono" w:hAnsi="Cascadia Mono" w:cs="Cascadia Mono"/>
          <w:noProof w:val="0"/>
          <w:color w:val="000000"/>
          <w:kern w:val="0"/>
          <w:sz w:val="24"/>
          <w:szCs w:val="24"/>
          <w:lang w:val="en-US"/>
        </w:rPr>
        <w:t>tbxCustomerName.Enabled</w:t>
      </w:r>
      <w:proofErr w:type="spellEnd"/>
      <w:r w:rsidRPr="00DF2136">
        <w:rPr>
          <w:rFonts w:ascii="Cascadia Mono" w:hAnsi="Cascadia Mono" w:cs="Cascadia Mono"/>
          <w:noProof w:val="0"/>
          <w:color w:val="000000"/>
          <w:kern w:val="0"/>
          <w:sz w:val="24"/>
          <w:szCs w:val="24"/>
          <w:lang w:val="en-US"/>
        </w:rPr>
        <w:t xml:space="preserve"> = </w:t>
      </w:r>
      <w:proofErr w:type="gramStart"/>
      <w:r w:rsidRPr="00DF2136">
        <w:rPr>
          <w:rFonts w:ascii="Cascadia Mono" w:hAnsi="Cascadia Mono" w:cs="Cascadia Mono"/>
          <w:noProof w:val="0"/>
          <w:color w:val="000000"/>
          <w:kern w:val="0"/>
          <w:sz w:val="24"/>
          <w:szCs w:val="24"/>
          <w:lang w:val="en-US"/>
        </w:rPr>
        <w:t>false;</w:t>
      </w:r>
      <w:proofErr w:type="gramEnd"/>
    </w:p>
    <w:p w14:paraId="6583C9B8" w14:textId="77777777" w:rsidR="00DF2136" w:rsidRPr="00DF2136" w:rsidRDefault="00DF2136" w:rsidP="00DF213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F2136">
        <w:rPr>
          <w:rFonts w:ascii="Cascadia Mono" w:hAnsi="Cascadia Mono" w:cs="Cascadia Mono"/>
          <w:noProof w:val="0"/>
          <w:color w:val="000000"/>
          <w:kern w:val="0"/>
          <w:sz w:val="24"/>
          <w:szCs w:val="24"/>
          <w:lang w:val="en-US"/>
        </w:rPr>
        <w:t xml:space="preserve">        </w:t>
      </w:r>
      <w:proofErr w:type="spellStart"/>
      <w:r w:rsidRPr="00DF2136">
        <w:rPr>
          <w:rFonts w:ascii="Cascadia Mono" w:hAnsi="Cascadia Mono" w:cs="Cascadia Mono"/>
          <w:noProof w:val="0"/>
          <w:color w:val="000000"/>
          <w:kern w:val="0"/>
          <w:sz w:val="24"/>
          <w:szCs w:val="24"/>
          <w:lang w:val="en-US"/>
        </w:rPr>
        <w:t>cbxEmp.Enabled</w:t>
      </w:r>
      <w:proofErr w:type="spellEnd"/>
      <w:r w:rsidRPr="00DF2136">
        <w:rPr>
          <w:rFonts w:ascii="Cascadia Mono" w:hAnsi="Cascadia Mono" w:cs="Cascadia Mono"/>
          <w:noProof w:val="0"/>
          <w:color w:val="000000"/>
          <w:kern w:val="0"/>
          <w:sz w:val="24"/>
          <w:szCs w:val="24"/>
          <w:lang w:val="en-US"/>
        </w:rPr>
        <w:t xml:space="preserve"> = </w:t>
      </w:r>
      <w:proofErr w:type="gramStart"/>
      <w:r w:rsidRPr="00DF2136">
        <w:rPr>
          <w:rFonts w:ascii="Cascadia Mono" w:hAnsi="Cascadia Mono" w:cs="Cascadia Mono"/>
          <w:noProof w:val="0"/>
          <w:color w:val="000000"/>
          <w:kern w:val="0"/>
          <w:sz w:val="24"/>
          <w:szCs w:val="24"/>
          <w:lang w:val="en-US"/>
        </w:rPr>
        <w:t>false;</w:t>
      </w:r>
      <w:proofErr w:type="gramEnd"/>
    </w:p>
    <w:p w14:paraId="0BDE8FCF" w14:textId="77777777" w:rsidR="00DF2136" w:rsidRPr="00DF2136" w:rsidRDefault="00DF2136" w:rsidP="00DF213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p>
    <w:p w14:paraId="743FA441" w14:textId="77777777" w:rsidR="00DF2136" w:rsidRPr="00DF2136" w:rsidRDefault="00DF2136" w:rsidP="00DF213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F2136">
        <w:rPr>
          <w:rFonts w:ascii="Cascadia Mono" w:hAnsi="Cascadia Mono" w:cs="Cascadia Mono"/>
          <w:noProof w:val="0"/>
          <w:color w:val="000000"/>
          <w:kern w:val="0"/>
          <w:sz w:val="24"/>
          <w:szCs w:val="24"/>
          <w:lang w:val="en-US"/>
        </w:rPr>
        <w:t xml:space="preserve">        </w:t>
      </w:r>
      <w:proofErr w:type="spellStart"/>
      <w:r w:rsidRPr="00DF2136">
        <w:rPr>
          <w:rFonts w:ascii="Cascadia Mono" w:hAnsi="Cascadia Mono" w:cs="Cascadia Mono"/>
          <w:noProof w:val="0"/>
          <w:color w:val="000000"/>
          <w:kern w:val="0"/>
          <w:sz w:val="24"/>
          <w:szCs w:val="24"/>
          <w:lang w:val="en-US"/>
        </w:rPr>
        <w:t>btnAdd.Enabled</w:t>
      </w:r>
      <w:proofErr w:type="spellEnd"/>
      <w:r w:rsidRPr="00DF2136">
        <w:rPr>
          <w:rFonts w:ascii="Cascadia Mono" w:hAnsi="Cascadia Mono" w:cs="Cascadia Mono"/>
          <w:noProof w:val="0"/>
          <w:color w:val="000000"/>
          <w:kern w:val="0"/>
          <w:sz w:val="24"/>
          <w:szCs w:val="24"/>
          <w:lang w:val="en-US"/>
        </w:rPr>
        <w:t xml:space="preserve"> = </w:t>
      </w:r>
      <w:proofErr w:type="gramStart"/>
      <w:r w:rsidRPr="00DF2136">
        <w:rPr>
          <w:rFonts w:ascii="Cascadia Mono" w:hAnsi="Cascadia Mono" w:cs="Cascadia Mono"/>
          <w:noProof w:val="0"/>
          <w:color w:val="000000"/>
          <w:kern w:val="0"/>
          <w:sz w:val="24"/>
          <w:szCs w:val="24"/>
          <w:lang w:val="en-US"/>
        </w:rPr>
        <w:t>false;</w:t>
      </w:r>
      <w:proofErr w:type="gramEnd"/>
    </w:p>
    <w:p w14:paraId="488D4A53" w14:textId="77777777" w:rsidR="00DF2136" w:rsidRPr="00DF2136" w:rsidRDefault="00DF2136" w:rsidP="00DF213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p>
    <w:p w14:paraId="6F691D9A" w14:textId="77777777" w:rsidR="00DF2136" w:rsidRPr="00DF2136" w:rsidRDefault="00DF2136" w:rsidP="00DF213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F2136">
        <w:rPr>
          <w:rFonts w:ascii="Cascadia Mono" w:hAnsi="Cascadia Mono" w:cs="Cascadia Mono"/>
          <w:noProof w:val="0"/>
          <w:color w:val="000000"/>
          <w:kern w:val="0"/>
          <w:sz w:val="24"/>
          <w:szCs w:val="24"/>
          <w:lang w:val="en-US"/>
        </w:rPr>
        <w:t xml:space="preserve">        </w:t>
      </w:r>
      <w:proofErr w:type="spellStart"/>
      <w:r w:rsidRPr="00DF2136">
        <w:rPr>
          <w:rFonts w:ascii="Cascadia Mono" w:hAnsi="Cascadia Mono" w:cs="Cascadia Mono"/>
          <w:noProof w:val="0"/>
          <w:color w:val="000000"/>
          <w:kern w:val="0"/>
          <w:sz w:val="24"/>
          <w:szCs w:val="24"/>
          <w:lang w:val="en-US"/>
        </w:rPr>
        <w:t>tbxReceiptMoney.Enabled</w:t>
      </w:r>
      <w:proofErr w:type="spellEnd"/>
      <w:r w:rsidRPr="00DF2136">
        <w:rPr>
          <w:rFonts w:ascii="Cascadia Mono" w:hAnsi="Cascadia Mono" w:cs="Cascadia Mono"/>
          <w:noProof w:val="0"/>
          <w:color w:val="000000"/>
          <w:kern w:val="0"/>
          <w:sz w:val="24"/>
          <w:szCs w:val="24"/>
          <w:lang w:val="en-US"/>
        </w:rPr>
        <w:t xml:space="preserve"> = </w:t>
      </w:r>
      <w:proofErr w:type="gramStart"/>
      <w:r w:rsidRPr="00DF2136">
        <w:rPr>
          <w:rFonts w:ascii="Cascadia Mono" w:hAnsi="Cascadia Mono" w:cs="Cascadia Mono"/>
          <w:noProof w:val="0"/>
          <w:color w:val="000000"/>
          <w:kern w:val="0"/>
          <w:sz w:val="24"/>
          <w:szCs w:val="24"/>
          <w:lang w:val="en-US"/>
        </w:rPr>
        <w:t>true;</w:t>
      </w:r>
      <w:proofErr w:type="gramEnd"/>
    </w:p>
    <w:p w14:paraId="2EA199C7" w14:textId="77777777" w:rsidR="00DF2136" w:rsidRPr="00DF2136" w:rsidRDefault="00DF2136" w:rsidP="00DF213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p>
    <w:p w14:paraId="08953273" w14:textId="77777777" w:rsidR="00DF2136" w:rsidRPr="00DF2136" w:rsidRDefault="00DF2136" w:rsidP="00DF213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F2136">
        <w:rPr>
          <w:rFonts w:ascii="Cascadia Mono" w:hAnsi="Cascadia Mono" w:cs="Cascadia Mono"/>
          <w:noProof w:val="0"/>
          <w:color w:val="000000"/>
          <w:kern w:val="0"/>
          <w:sz w:val="24"/>
          <w:szCs w:val="24"/>
          <w:lang w:val="en-US"/>
        </w:rPr>
        <w:t xml:space="preserve">        </w:t>
      </w:r>
      <w:proofErr w:type="spellStart"/>
      <w:proofErr w:type="gramStart"/>
      <w:r w:rsidRPr="00DF2136">
        <w:rPr>
          <w:rFonts w:ascii="Cascadia Mono" w:hAnsi="Cascadia Mono" w:cs="Cascadia Mono"/>
          <w:noProof w:val="0"/>
          <w:color w:val="000000"/>
          <w:kern w:val="0"/>
          <w:sz w:val="24"/>
          <w:szCs w:val="24"/>
          <w:lang w:val="en-US"/>
        </w:rPr>
        <w:t>paintTable</w:t>
      </w:r>
      <w:proofErr w:type="spellEnd"/>
      <w:r w:rsidRPr="00DF2136">
        <w:rPr>
          <w:rFonts w:ascii="Cascadia Mono" w:hAnsi="Cascadia Mono" w:cs="Cascadia Mono"/>
          <w:noProof w:val="0"/>
          <w:color w:val="000000"/>
          <w:kern w:val="0"/>
          <w:sz w:val="24"/>
          <w:szCs w:val="24"/>
          <w:lang w:val="en-US"/>
        </w:rPr>
        <w:t>(</w:t>
      </w:r>
      <w:proofErr w:type="gramEnd"/>
      <w:r w:rsidRPr="00DF2136">
        <w:rPr>
          <w:rFonts w:ascii="Cascadia Mono" w:hAnsi="Cascadia Mono" w:cs="Cascadia Mono"/>
          <w:noProof w:val="0"/>
          <w:color w:val="000000"/>
          <w:kern w:val="0"/>
          <w:sz w:val="24"/>
          <w:szCs w:val="24"/>
          <w:lang w:val="en-US"/>
        </w:rPr>
        <w:t>);</w:t>
      </w:r>
    </w:p>
    <w:p w14:paraId="5EBD205F" w14:textId="77777777" w:rsidR="00DF2136" w:rsidRPr="00DF2136" w:rsidRDefault="00DF2136" w:rsidP="00DF213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F2136">
        <w:rPr>
          <w:rFonts w:ascii="Cascadia Mono" w:hAnsi="Cascadia Mono" w:cs="Cascadia Mono"/>
          <w:noProof w:val="0"/>
          <w:color w:val="000000"/>
          <w:kern w:val="0"/>
          <w:sz w:val="24"/>
          <w:szCs w:val="24"/>
          <w:lang w:val="en-US"/>
        </w:rPr>
        <w:t xml:space="preserve">        </w:t>
      </w:r>
      <w:proofErr w:type="spellStart"/>
      <w:proofErr w:type="gramStart"/>
      <w:r w:rsidRPr="00DF2136">
        <w:rPr>
          <w:rFonts w:ascii="Cascadia Mono" w:hAnsi="Cascadia Mono" w:cs="Cascadia Mono"/>
          <w:noProof w:val="0"/>
          <w:color w:val="000000"/>
          <w:kern w:val="0"/>
          <w:sz w:val="24"/>
          <w:szCs w:val="24"/>
          <w:lang w:val="en-US"/>
        </w:rPr>
        <w:t>addBtnClick</w:t>
      </w:r>
      <w:proofErr w:type="spellEnd"/>
      <w:r w:rsidRPr="00DF2136">
        <w:rPr>
          <w:rFonts w:ascii="Cascadia Mono" w:hAnsi="Cascadia Mono" w:cs="Cascadia Mono"/>
          <w:noProof w:val="0"/>
          <w:color w:val="000000"/>
          <w:kern w:val="0"/>
          <w:sz w:val="24"/>
          <w:szCs w:val="24"/>
          <w:lang w:val="en-US"/>
        </w:rPr>
        <w:t>(</w:t>
      </w:r>
      <w:proofErr w:type="gramEnd"/>
      <w:r w:rsidRPr="00DF2136">
        <w:rPr>
          <w:rFonts w:ascii="Cascadia Mono" w:hAnsi="Cascadia Mono" w:cs="Cascadia Mono"/>
          <w:noProof w:val="0"/>
          <w:color w:val="000000"/>
          <w:kern w:val="0"/>
          <w:sz w:val="24"/>
          <w:szCs w:val="24"/>
          <w:lang w:val="en-US"/>
        </w:rPr>
        <w:t>);</w:t>
      </w:r>
    </w:p>
    <w:p w14:paraId="188FB800" w14:textId="77777777" w:rsidR="00DF2136" w:rsidRPr="00DF2136" w:rsidRDefault="00DF2136" w:rsidP="00DF213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F2136">
        <w:rPr>
          <w:rFonts w:ascii="Cascadia Mono" w:hAnsi="Cascadia Mono" w:cs="Cascadia Mono"/>
          <w:noProof w:val="0"/>
          <w:color w:val="000000"/>
          <w:kern w:val="0"/>
          <w:sz w:val="24"/>
          <w:szCs w:val="24"/>
          <w:lang w:val="en-US"/>
        </w:rPr>
        <w:lastRenderedPageBreak/>
        <w:t xml:space="preserve">        </w:t>
      </w:r>
      <w:proofErr w:type="gramStart"/>
      <w:r w:rsidRPr="00DF2136">
        <w:rPr>
          <w:rFonts w:ascii="Cascadia Mono" w:hAnsi="Cascadia Mono" w:cs="Cascadia Mono"/>
          <w:noProof w:val="0"/>
          <w:color w:val="000000"/>
          <w:kern w:val="0"/>
          <w:sz w:val="24"/>
          <w:szCs w:val="24"/>
          <w:lang w:val="en-US"/>
        </w:rPr>
        <w:t>break;</w:t>
      </w:r>
      <w:proofErr w:type="gramEnd"/>
    </w:p>
    <w:p w14:paraId="5C92A985" w14:textId="77777777" w:rsidR="00DF2136" w:rsidRPr="00DF2136" w:rsidRDefault="00DF2136" w:rsidP="00DF213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F2136">
        <w:rPr>
          <w:rFonts w:ascii="Cascadia Mono" w:hAnsi="Cascadia Mono" w:cs="Cascadia Mono"/>
          <w:noProof w:val="0"/>
          <w:color w:val="000000"/>
          <w:kern w:val="0"/>
          <w:sz w:val="24"/>
          <w:szCs w:val="24"/>
          <w:lang w:val="en-US"/>
        </w:rPr>
        <w:t xml:space="preserve">    }</w:t>
      </w:r>
    </w:p>
    <w:p w14:paraId="017E4523" w14:textId="77777777" w:rsidR="00DF2136" w:rsidRPr="00DF2136" w:rsidRDefault="00DF2136" w:rsidP="00DF213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F2136">
        <w:rPr>
          <w:rFonts w:ascii="Cascadia Mono" w:hAnsi="Cascadia Mono" w:cs="Cascadia Mono"/>
          <w:noProof w:val="0"/>
          <w:color w:val="000000"/>
          <w:kern w:val="0"/>
          <w:sz w:val="24"/>
          <w:szCs w:val="24"/>
          <w:lang w:val="en-US"/>
        </w:rPr>
        <w:t>}</w:t>
      </w:r>
    </w:p>
    <w:p w14:paraId="642EFFD1" w14:textId="77777777" w:rsidR="00DF2136" w:rsidRPr="00DF2136" w:rsidRDefault="00DF2136" w:rsidP="00DF213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F2136">
        <w:rPr>
          <w:rFonts w:ascii="Cascadia Mono" w:hAnsi="Cascadia Mono" w:cs="Cascadia Mono"/>
          <w:noProof w:val="0"/>
          <w:color w:val="000000"/>
          <w:kern w:val="0"/>
          <w:sz w:val="24"/>
          <w:szCs w:val="24"/>
          <w:lang w:val="en-US"/>
        </w:rPr>
        <w:t>catch (</w:t>
      </w:r>
      <w:proofErr w:type="spellStart"/>
      <w:r w:rsidRPr="00DF2136">
        <w:rPr>
          <w:rFonts w:ascii="Cascadia Mono" w:hAnsi="Cascadia Mono" w:cs="Cascadia Mono"/>
          <w:noProof w:val="0"/>
          <w:color w:val="000000"/>
          <w:kern w:val="0"/>
          <w:sz w:val="24"/>
          <w:szCs w:val="24"/>
          <w:lang w:val="en-US"/>
        </w:rPr>
        <w:t>SqlException</w:t>
      </w:r>
      <w:proofErr w:type="spellEnd"/>
      <w:r w:rsidRPr="00DF2136">
        <w:rPr>
          <w:rFonts w:ascii="Cascadia Mono" w:hAnsi="Cascadia Mono" w:cs="Cascadia Mono"/>
          <w:noProof w:val="0"/>
          <w:color w:val="000000"/>
          <w:kern w:val="0"/>
          <w:sz w:val="24"/>
          <w:szCs w:val="24"/>
          <w:lang w:val="en-US"/>
        </w:rPr>
        <w:t xml:space="preserve"> </w:t>
      </w:r>
      <w:proofErr w:type="spellStart"/>
      <w:r w:rsidRPr="00DF2136">
        <w:rPr>
          <w:rFonts w:ascii="Cascadia Mono" w:hAnsi="Cascadia Mono" w:cs="Cascadia Mono"/>
          <w:noProof w:val="0"/>
          <w:color w:val="000000"/>
          <w:kern w:val="0"/>
          <w:sz w:val="24"/>
          <w:szCs w:val="24"/>
          <w:lang w:val="en-US"/>
        </w:rPr>
        <w:t>ev</w:t>
      </w:r>
      <w:proofErr w:type="spellEnd"/>
      <w:r w:rsidRPr="00DF2136">
        <w:rPr>
          <w:rFonts w:ascii="Cascadia Mono" w:hAnsi="Cascadia Mono" w:cs="Cascadia Mono"/>
          <w:noProof w:val="0"/>
          <w:color w:val="000000"/>
          <w:kern w:val="0"/>
          <w:sz w:val="24"/>
          <w:szCs w:val="24"/>
          <w:lang w:val="en-US"/>
        </w:rPr>
        <w:t>)</w:t>
      </w:r>
    </w:p>
    <w:p w14:paraId="7A18E64A" w14:textId="77777777" w:rsidR="00DF2136" w:rsidRPr="00DF2136" w:rsidRDefault="00DF2136" w:rsidP="00DF213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F2136">
        <w:rPr>
          <w:rFonts w:ascii="Cascadia Mono" w:hAnsi="Cascadia Mono" w:cs="Cascadia Mono"/>
          <w:noProof w:val="0"/>
          <w:color w:val="000000"/>
          <w:kern w:val="0"/>
          <w:sz w:val="24"/>
          <w:szCs w:val="24"/>
          <w:lang w:val="en-US"/>
        </w:rPr>
        <w:t>{</w:t>
      </w:r>
    </w:p>
    <w:p w14:paraId="2847A9BC" w14:textId="77777777" w:rsidR="00DF2136" w:rsidRPr="00DF2136" w:rsidRDefault="00DF2136" w:rsidP="00DF213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F2136">
        <w:rPr>
          <w:rFonts w:ascii="Cascadia Mono" w:hAnsi="Cascadia Mono" w:cs="Cascadia Mono"/>
          <w:noProof w:val="0"/>
          <w:color w:val="000000"/>
          <w:kern w:val="0"/>
          <w:sz w:val="24"/>
          <w:szCs w:val="24"/>
          <w:lang w:val="en-US"/>
        </w:rPr>
        <w:t xml:space="preserve">    </w:t>
      </w:r>
      <w:proofErr w:type="spellStart"/>
      <w:r w:rsidRPr="00DF2136">
        <w:rPr>
          <w:rFonts w:ascii="Cascadia Mono" w:hAnsi="Cascadia Mono" w:cs="Cascadia Mono"/>
          <w:noProof w:val="0"/>
          <w:color w:val="000000"/>
          <w:kern w:val="0"/>
          <w:sz w:val="24"/>
          <w:szCs w:val="24"/>
          <w:lang w:val="en-US"/>
        </w:rPr>
        <w:t>MessageBox.Show</w:t>
      </w:r>
      <w:proofErr w:type="spellEnd"/>
      <w:r w:rsidRPr="00DF2136">
        <w:rPr>
          <w:rFonts w:ascii="Cascadia Mono" w:hAnsi="Cascadia Mono" w:cs="Cascadia Mono"/>
          <w:noProof w:val="0"/>
          <w:color w:val="000000"/>
          <w:kern w:val="0"/>
          <w:sz w:val="24"/>
          <w:szCs w:val="24"/>
          <w:lang w:val="en-US"/>
        </w:rPr>
        <w:t>("</w:t>
      </w:r>
      <w:proofErr w:type="spellStart"/>
      <w:r w:rsidRPr="00DF2136">
        <w:rPr>
          <w:rFonts w:ascii="Cascadia Mono" w:hAnsi="Cascadia Mono" w:cs="Cascadia Mono"/>
          <w:noProof w:val="0"/>
          <w:color w:val="000000"/>
          <w:kern w:val="0"/>
          <w:sz w:val="24"/>
          <w:szCs w:val="24"/>
          <w:lang w:val="en-US"/>
        </w:rPr>
        <w:t>Thêm</w:t>
      </w:r>
      <w:proofErr w:type="spellEnd"/>
      <w:r w:rsidRPr="00DF2136">
        <w:rPr>
          <w:rFonts w:ascii="Cascadia Mono" w:hAnsi="Cascadia Mono" w:cs="Cascadia Mono"/>
          <w:noProof w:val="0"/>
          <w:color w:val="000000"/>
          <w:kern w:val="0"/>
          <w:sz w:val="24"/>
          <w:szCs w:val="24"/>
          <w:lang w:val="en-US"/>
        </w:rPr>
        <w:t xml:space="preserve"> </w:t>
      </w:r>
      <w:proofErr w:type="spellStart"/>
      <w:r w:rsidRPr="00DF2136">
        <w:rPr>
          <w:rFonts w:ascii="Cascadia Mono" w:hAnsi="Cascadia Mono" w:cs="Cascadia Mono"/>
          <w:noProof w:val="0"/>
          <w:color w:val="000000"/>
          <w:kern w:val="0"/>
          <w:sz w:val="24"/>
          <w:szCs w:val="24"/>
          <w:lang w:val="en-US"/>
        </w:rPr>
        <w:t>hóa</w:t>
      </w:r>
      <w:proofErr w:type="spellEnd"/>
      <w:r w:rsidRPr="00DF2136">
        <w:rPr>
          <w:rFonts w:ascii="Cascadia Mono" w:hAnsi="Cascadia Mono" w:cs="Cascadia Mono"/>
          <w:noProof w:val="0"/>
          <w:color w:val="000000"/>
          <w:kern w:val="0"/>
          <w:sz w:val="24"/>
          <w:szCs w:val="24"/>
          <w:lang w:val="en-US"/>
        </w:rPr>
        <w:t xml:space="preserve"> </w:t>
      </w:r>
      <w:proofErr w:type="spellStart"/>
      <w:r w:rsidRPr="00DF2136">
        <w:rPr>
          <w:rFonts w:ascii="Cascadia Mono" w:hAnsi="Cascadia Mono" w:cs="Cascadia Mono"/>
          <w:noProof w:val="0"/>
          <w:color w:val="000000"/>
          <w:kern w:val="0"/>
          <w:sz w:val="24"/>
          <w:szCs w:val="24"/>
          <w:lang w:val="en-US"/>
        </w:rPr>
        <w:t>đơn</w:t>
      </w:r>
      <w:proofErr w:type="spellEnd"/>
      <w:r w:rsidRPr="00DF2136">
        <w:rPr>
          <w:rFonts w:ascii="Cascadia Mono" w:hAnsi="Cascadia Mono" w:cs="Cascadia Mono"/>
          <w:noProof w:val="0"/>
          <w:color w:val="000000"/>
          <w:kern w:val="0"/>
          <w:sz w:val="24"/>
          <w:szCs w:val="24"/>
          <w:lang w:val="en-US"/>
        </w:rPr>
        <w:t xml:space="preserve"> </w:t>
      </w:r>
      <w:proofErr w:type="spellStart"/>
      <w:r w:rsidRPr="00DF2136">
        <w:rPr>
          <w:rFonts w:ascii="Cascadia Mono" w:hAnsi="Cascadia Mono" w:cs="Cascadia Mono"/>
          <w:noProof w:val="0"/>
          <w:color w:val="000000"/>
          <w:kern w:val="0"/>
          <w:sz w:val="24"/>
          <w:szCs w:val="24"/>
          <w:lang w:val="en-US"/>
        </w:rPr>
        <w:t>thất</w:t>
      </w:r>
      <w:proofErr w:type="spellEnd"/>
      <w:r w:rsidRPr="00DF2136">
        <w:rPr>
          <w:rFonts w:ascii="Cascadia Mono" w:hAnsi="Cascadia Mono" w:cs="Cascadia Mono"/>
          <w:noProof w:val="0"/>
          <w:color w:val="000000"/>
          <w:kern w:val="0"/>
          <w:sz w:val="24"/>
          <w:szCs w:val="24"/>
          <w:lang w:val="en-US"/>
        </w:rPr>
        <w:t xml:space="preserve"> </w:t>
      </w:r>
      <w:proofErr w:type="spellStart"/>
      <w:r w:rsidRPr="00DF2136">
        <w:rPr>
          <w:rFonts w:ascii="Cascadia Mono" w:hAnsi="Cascadia Mono" w:cs="Cascadia Mono"/>
          <w:noProof w:val="0"/>
          <w:color w:val="000000"/>
          <w:kern w:val="0"/>
          <w:sz w:val="24"/>
          <w:szCs w:val="24"/>
          <w:lang w:val="en-US"/>
        </w:rPr>
        <w:t>bại</w:t>
      </w:r>
      <w:proofErr w:type="spellEnd"/>
      <w:r w:rsidRPr="00DF2136">
        <w:rPr>
          <w:rFonts w:ascii="Cascadia Mono" w:hAnsi="Cascadia Mono" w:cs="Cascadia Mono"/>
          <w:noProof w:val="0"/>
          <w:color w:val="000000"/>
          <w:kern w:val="0"/>
          <w:sz w:val="24"/>
          <w:szCs w:val="24"/>
          <w:lang w:val="en-US"/>
        </w:rPr>
        <w:t xml:space="preserve">! \n Do: \n" + </w:t>
      </w:r>
      <w:proofErr w:type="spellStart"/>
      <w:proofErr w:type="gramStart"/>
      <w:r w:rsidRPr="00DF2136">
        <w:rPr>
          <w:rFonts w:ascii="Cascadia Mono" w:hAnsi="Cascadia Mono" w:cs="Cascadia Mono"/>
          <w:noProof w:val="0"/>
          <w:color w:val="000000"/>
          <w:kern w:val="0"/>
          <w:sz w:val="24"/>
          <w:szCs w:val="24"/>
          <w:lang w:val="en-US"/>
        </w:rPr>
        <w:t>ev.Message</w:t>
      </w:r>
      <w:proofErr w:type="spellEnd"/>
      <w:proofErr w:type="gramEnd"/>
      <w:r w:rsidRPr="00DF2136">
        <w:rPr>
          <w:rFonts w:ascii="Cascadia Mono" w:hAnsi="Cascadia Mono" w:cs="Cascadia Mono"/>
          <w:noProof w:val="0"/>
          <w:color w:val="000000"/>
          <w:kern w:val="0"/>
          <w:sz w:val="24"/>
          <w:szCs w:val="24"/>
          <w:lang w:val="en-US"/>
        </w:rPr>
        <w:t xml:space="preserve">, "Thông </w:t>
      </w:r>
      <w:proofErr w:type="spellStart"/>
      <w:r w:rsidRPr="00DF2136">
        <w:rPr>
          <w:rFonts w:ascii="Cascadia Mono" w:hAnsi="Cascadia Mono" w:cs="Cascadia Mono"/>
          <w:noProof w:val="0"/>
          <w:color w:val="000000"/>
          <w:kern w:val="0"/>
          <w:sz w:val="24"/>
          <w:szCs w:val="24"/>
          <w:lang w:val="en-US"/>
        </w:rPr>
        <w:t>báo</w:t>
      </w:r>
      <w:proofErr w:type="spellEnd"/>
      <w:r w:rsidRPr="00DF2136">
        <w:rPr>
          <w:rFonts w:ascii="Cascadia Mono" w:hAnsi="Cascadia Mono" w:cs="Cascadia Mono"/>
          <w:noProof w:val="0"/>
          <w:color w:val="000000"/>
          <w:kern w:val="0"/>
          <w:sz w:val="24"/>
          <w:szCs w:val="24"/>
          <w:lang w:val="en-US"/>
        </w:rPr>
        <w:t xml:space="preserve">", </w:t>
      </w:r>
      <w:proofErr w:type="spellStart"/>
      <w:r w:rsidRPr="00DF2136">
        <w:rPr>
          <w:rFonts w:ascii="Cascadia Mono" w:hAnsi="Cascadia Mono" w:cs="Cascadia Mono"/>
          <w:noProof w:val="0"/>
          <w:color w:val="000000"/>
          <w:kern w:val="0"/>
          <w:sz w:val="24"/>
          <w:szCs w:val="24"/>
          <w:lang w:val="en-US"/>
        </w:rPr>
        <w:t>MessageBoxButtons.OK</w:t>
      </w:r>
      <w:proofErr w:type="spellEnd"/>
      <w:r w:rsidRPr="00DF2136">
        <w:rPr>
          <w:rFonts w:ascii="Cascadia Mono" w:hAnsi="Cascadia Mono" w:cs="Cascadia Mono"/>
          <w:noProof w:val="0"/>
          <w:color w:val="000000"/>
          <w:kern w:val="0"/>
          <w:sz w:val="24"/>
          <w:szCs w:val="24"/>
          <w:lang w:val="en-US"/>
        </w:rPr>
        <w:t xml:space="preserve">, </w:t>
      </w:r>
      <w:proofErr w:type="spellStart"/>
      <w:r w:rsidRPr="00DF2136">
        <w:rPr>
          <w:rFonts w:ascii="Cascadia Mono" w:hAnsi="Cascadia Mono" w:cs="Cascadia Mono"/>
          <w:noProof w:val="0"/>
          <w:color w:val="000000"/>
          <w:kern w:val="0"/>
          <w:sz w:val="24"/>
          <w:szCs w:val="24"/>
          <w:lang w:val="en-US"/>
        </w:rPr>
        <w:t>MessageBoxIcon.Error</w:t>
      </w:r>
      <w:proofErr w:type="spellEnd"/>
      <w:r w:rsidRPr="00DF2136">
        <w:rPr>
          <w:rFonts w:ascii="Cascadia Mono" w:hAnsi="Cascadia Mono" w:cs="Cascadia Mono"/>
          <w:noProof w:val="0"/>
          <w:color w:val="000000"/>
          <w:kern w:val="0"/>
          <w:sz w:val="24"/>
          <w:szCs w:val="24"/>
          <w:lang w:val="en-US"/>
        </w:rPr>
        <w:t>);</w:t>
      </w:r>
    </w:p>
    <w:p w14:paraId="604746B8" w14:textId="77777777" w:rsidR="00DF2136" w:rsidRPr="00DF2136" w:rsidRDefault="00DF2136" w:rsidP="00DF213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F2136">
        <w:rPr>
          <w:rFonts w:ascii="Cascadia Mono" w:hAnsi="Cascadia Mono" w:cs="Cascadia Mono"/>
          <w:noProof w:val="0"/>
          <w:color w:val="000000"/>
          <w:kern w:val="0"/>
          <w:sz w:val="24"/>
          <w:szCs w:val="24"/>
          <w:lang w:val="en-US"/>
        </w:rPr>
        <w:t xml:space="preserve">    </w:t>
      </w:r>
      <w:proofErr w:type="gramStart"/>
      <w:r w:rsidRPr="00DF2136">
        <w:rPr>
          <w:rFonts w:ascii="Cascadia Mono" w:hAnsi="Cascadia Mono" w:cs="Cascadia Mono"/>
          <w:noProof w:val="0"/>
          <w:color w:val="000000"/>
          <w:kern w:val="0"/>
          <w:sz w:val="24"/>
          <w:szCs w:val="24"/>
          <w:lang w:val="en-US"/>
        </w:rPr>
        <w:t>break;</w:t>
      </w:r>
      <w:proofErr w:type="gramEnd"/>
    </w:p>
    <w:p w14:paraId="1115AD49" w14:textId="2970EE3E" w:rsidR="0079645D" w:rsidRPr="00DF2136" w:rsidRDefault="00DF2136" w:rsidP="00DF2136">
      <w:pPr>
        <w:pStyle w:val="ListParagraph"/>
        <w:pBdr>
          <w:top w:val="single" w:sz="4" w:space="1" w:color="auto"/>
          <w:left w:val="single" w:sz="4" w:space="4" w:color="auto"/>
          <w:bottom w:val="single" w:sz="4" w:space="1" w:color="auto"/>
          <w:right w:val="single" w:sz="4" w:space="4" w:color="auto"/>
        </w:pBdr>
        <w:spacing w:after="0" w:line="360" w:lineRule="auto"/>
        <w:ind w:left="1584"/>
        <w:rPr>
          <w:rFonts w:ascii="Times New Roman" w:hAnsi="Times New Roman" w:cs="Times New Roman"/>
          <w:sz w:val="24"/>
          <w:szCs w:val="24"/>
          <w:u w:val="single"/>
          <w:lang w:val="en-US"/>
        </w:rPr>
      </w:pPr>
      <w:r w:rsidRPr="00DF2136">
        <w:rPr>
          <w:rFonts w:ascii="Cascadia Mono" w:hAnsi="Cascadia Mono" w:cs="Cascadia Mono"/>
          <w:noProof w:val="0"/>
          <w:color w:val="000000"/>
          <w:kern w:val="0"/>
          <w:sz w:val="24"/>
          <w:szCs w:val="24"/>
          <w:lang w:val="en-US"/>
        </w:rPr>
        <w:t>}</w:t>
      </w:r>
    </w:p>
    <w:p w14:paraId="1CA3BE28" w14:textId="77777777" w:rsidR="001E06F8" w:rsidRDefault="001E06F8" w:rsidP="001E06F8">
      <w:pPr>
        <w:pStyle w:val="ListParagraph"/>
        <w:spacing w:after="0" w:line="360" w:lineRule="auto"/>
        <w:ind w:left="1584"/>
        <w:rPr>
          <w:rFonts w:ascii="Times New Roman" w:hAnsi="Times New Roman" w:cs="Times New Roman"/>
          <w:b/>
          <w:bCs/>
          <w:sz w:val="28"/>
          <w:szCs w:val="28"/>
          <w:lang w:val="en-US"/>
        </w:rPr>
      </w:pPr>
    </w:p>
    <w:p w14:paraId="674A7CAB" w14:textId="463FE793" w:rsidR="0079645D" w:rsidRDefault="0079645D" w:rsidP="0079645D">
      <w:pPr>
        <w:pStyle w:val="ListParagraph"/>
        <w:numPr>
          <w:ilvl w:val="0"/>
          <w:numId w:val="19"/>
        </w:numPr>
        <w:spacing w:after="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Procedure</w:t>
      </w:r>
      <w:r w:rsidR="00365861">
        <w:rPr>
          <w:rFonts w:ascii="Times New Roman" w:hAnsi="Times New Roman" w:cs="Times New Roman"/>
          <w:b/>
          <w:bCs/>
          <w:sz w:val="28"/>
          <w:szCs w:val="28"/>
          <w:lang w:val="en-US"/>
        </w:rPr>
        <w:t xml:space="preserve"> thêm chi tiết hóa đơn mới vào hóa đơn khi biết mã hóa đơn:</w:t>
      </w:r>
    </w:p>
    <w:p w14:paraId="42B8A2AC" w14:textId="662790B5" w:rsidR="00365861" w:rsidRDefault="00365861" w:rsidP="00365861">
      <w:pPr>
        <w:pStyle w:val="ListParagraph"/>
        <w:spacing w:after="0" w:line="360" w:lineRule="auto"/>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SQL:</w:t>
      </w:r>
    </w:p>
    <w:p w14:paraId="7861231D" w14:textId="77777777" w:rsidR="00D22857" w:rsidRPr="00D22857" w:rsidRDefault="00D22857" w:rsidP="00D228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22857">
        <w:rPr>
          <w:rFonts w:ascii="Cascadia Mono" w:hAnsi="Cascadia Mono" w:cs="Cascadia Mono"/>
          <w:noProof w:val="0"/>
          <w:color w:val="0000FF"/>
          <w:kern w:val="0"/>
          <w:sz w:val="24"/>
          <w:szCs w:val="24"/>
          <w:lang w:val="en-US"/>
        </w:rPr>
        <w:t>CREATE</w:t>
      </w:r>
      <w:r w:rsidRPr="00D22857">
        <w:rPr>
          <w:rFonts w:ascii="Cascadia Mono" w:hAnsi="Cascadia Mono" w:cs="Cascadia Mono"/>
          <w:noProof w:val="0"/>
          <w:color w:val="000000"/>
          <w:kern w:val="0"/>
          <w:sz w:val="24"/>
          <w:szCs w:val="24"/>
          <w:lang w:val="en-US"/>
        </w:rPr>
        <w:t xml:space="preserve"> </w:t>
      </w:r>
      <w:r w:rsidRPr="00D22857">
        <w:rPr>
          <w:rFonts w:ascii="Cascadia Mono" w:hAnsi="Cascadia Mono" w:cs="Cascadia Mono"/>
          <w:noProof w:val="0"/>
          <w:color w:val="0000FF"/>
          <w:kern w:val="0"/>
          <w:sz w:val="24"/>
          <w:szCs w:val="24"/>
          <w:lang w:val="en-US"/>
        </w:rPr>
        <w:t>PROCEDURE</w:t>
      </w:r>
      <w:r w:rsidRPr="00D22857">
        <w:rPr>
          <w:rFonts w:ascii="Cascadia Mono" w:hAnsi="Cascadia Mono" w:cs="Cascadia Mono"/>
          <w:noProof w:val="0"/>
          <w:color w:val="000000"/>
          <w:kern w:val="0"/>
          <w:sz w:val="24"/>
          <w:szCs w:val="24"/>
          <w:lang w:val="en-US"/>
        </w:rPr>
        <w:t xml:space="preserve"> </w:t>
      </w:r>
      <w:proofErr w:type="spellStart"/>
      <w:proofErr w:type="gramStart"/>
      <w:r w:rsidRPr="00D22857">
        <w:rPr>
          <w:rFonts w:ascii="Cascadia Mono" w:hAnsi="Cascadia Mono" w:cs="Cascadia Mono"/>
          <w:noProof w:val="0"/>
          <w:color w:val="000000"/>
          <w:kern w:val="0"/>
          <w:sz w:val="24"/>
          <w:szCs w:val="24"/>
          <w:lang w:val="en-US"/>
        </w:rPr>
        <w:t>addBillInfo</w:t>
      </w:r>
      <w:proofErr w:type="spellEnd"/>
      <w:proofErr w:type="gramEnd"/>
    </w:p>
    <w:p w14:paraId="418CFD28" w14:textId="77777777" w:rsidR="00D22857" w:rsidRPr="00D22857" w:rsidRDefault="00D22857" w:rsidP="00D228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22857">
        <w:rPr>
          <w:rFonts w:ascii="Cascadia Mono" w:hAnsi="Cascadia Mono" w:cs="Cascadia Mono"/>
          <w:noProof w:val="0"/>
          <w:color w:val="808080"/>
          <w:kern w:val="0"/>
          <w:sz w:val="24"/>
          <w:szCs w:val="24"/>
          <w:lang w:val="en-US"/>
        </w:rPr>
        <w:t>(</w:t>
      </w:r>
    </w:p>
    <w:p w14:paraId="58D8B77B" w14:textId="77777777" w:rsidR="00D22857" w:rsidRPr="00D22857" w:rsidRDefault="00D22857" w:rsidP="00D228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22857">
        <w:rPr>
          <w:rFonts w:ascii="Cascadia Mono" w:hAnsi="Cascadia Mono" w:cs="Cascadia Mono"/>
          <w:noProof w:val="0"/>
          <w:color w:val="000000"/>
          <w:kern w:val="0"/>
          <w:sz w:val="24"/>
          <w:szCs w:val="24"/>
          <w:lang w:val="en-US"/>
        </w:rPr>
        <w:tab/>
        <w:t xml:space="preserve">@billID </w:t>
      </w:r>
      <w:proofErr w:type="gramStart"/>
      <w:r w:rsidRPr="00D22857">
        <w:rPr>
          <w:rFonts w:ascii="Cascadia Mono" w:hAnsi="Cascadia Mono" w:cs="Cascadia Mono"/>
          <w:noProof w:val="0"/>
          <w:color w:val="0000FF"/>
          <w:kern w:val="0"/>
          <w:sz w:val="24"/>
          <w:szCs w:val="24"/>
          <w:lang w:val="en-US"/>
        </w:rPr>
        <w:t>VARCHAR</w:t>
      </w:r>
      <w:r w:rsidRPr="00D22857">
        <w:rPr>
          <w:rFonts w:ascii="Cascadia Mono" w:hAnsi="Cascadia Mono" w:cs="Cascadia Mono"/>
          <w:noProof w:val="0"/>
          <w:color w:val="808080"/>
          <w:kern w:val="0"/>
          <w:sz w:val="24"/>
          <w:szCs w:val="24"/>
          <w:lang w:val="en-US"/>
        </w:rPr>
        <w:t>(</w:t>
      </w:r>
      <w:proofErr w:type="gramEnd"/>
      <w:r w:rsidRPr="00D22857">
        <w:rPr>
          <w:rFonts w:ascii="Cascadia Mono" w:hAnsi="Cascadia Mono" w:cs="Cascadia Mono"/>
          <w:noProof w:val="0"/>
          <w:color w:val="000000"/>
          <w:kern w:val="0"/>
          <w:sz w:val="24"/>
          <w:szCs w:val="24"/>
          <w:lang w:val="en-US"/>
        </w:rPr>
        <w:t>7</w:t>
      </w:r>
      <w:r w:rsidRPr="00D22857">
        <w:rPr>
          <w:rFonts w:ascii="Cascadia Mono" w:hAnsi="Cascadia Mono" w:cs="Cascadia Mono"/>
          <w:noProof w:val="0"/>
          <w:color w:val="808080"/>
          <w:kern w:val="0"/>
          <w:sz w:val="24"/>
          <w:szCs w:val="24"/>
          <w:lang w:val="en-US"/>
        </w:rPr>
        <w:t>),</w:t>
      </w:r>
      <w:r w:rsidRPr="00D22857">
        <w:rPr>
          <w:rFonts w:ascii="Cascadia Mono" w:hAnsi="Cascadia Mono" w:cs="Cascadia Mono"/>
          <w:noProof w:val="0"/>
          <w:color w:val="000000"/>
          <w:kern w:val="0"/>
          <w:sz w:val="24"/>
          <w:szCs w:val="24"/>
          <w:lang w:val="en-US"/>
        </w:rPr>
        <w:t xml:space="preserve"> </w:t>
      </w:r>
    </w:p>
    <w:p w14:paraId="0D03BC42" w14:textId="77777777" w:rsidR="00D22857" w:rsidRPr="00D22857" w:rsidRDefault="00D22857" w:rsidP="00D228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22857">
        <w:rPr>
          <w:rFonts w:ascii="Cascadia Mono" w:hAnsi="Cascadia Mono" w:cs="Cascadia Mono"/>
          <w:noProof w:val="0"/>
          <w:color w:val="000000"/>
          <w:kern w:val="0"/>
          <w:sz w:val="24"/>
          <w:szCs w:val="24"/>
          <w:lang w:val="en-US"/>
        </w:rPr>
        <w:tab/>
        <w:t xml:space="preserve">@productName </w:t>
      </w:r>
      <w:proofErr w:type="gramStart"/>
      <w:r w:rsidRPr="00D22857">
        <w:rPr>
          <w:rFonts w:ascii="Cascadia Mono" w:hAnsi="Cascadia Mono" w:cs="Cascadia Mono"/>
          <w:noProof w:val="0"/>
          <w:color w:val="0000FF"/>
          <w:kern w:val="0"/>
          <w:sz w:val="24"/>
          <w:szCs w:val="24"/>
          <w:lang w:val="en-US"/>
        </w:rPr>
        <w:t>NVARCHAR</w:t>
      </w:r>
      <w:r w:rsidRPr="00D22857">
        <w:rPr>
          <w:rFonts w:ascii="Cascadia Mono" w:hAnsi="Cascadia Mono" w:cs="Cascadia Mono"/>
          <w:noProof w:val="0"/>
          <w:color w:val="808080"/>
          <w:kern w:val="0"/>
          <w:sz w:val="24"/>
          <w:szCs w:val="24"/>
          <w:lang w:val="en-US"/>
        </w:rPr>
        <w:t>(</w:t>
      </w:r>
      <w:proofErr w:type="gramEnd"/>
      <w:r w:rsidRPr="00D22857">
        <w:rPr>
          <w:rFonts w:ascii="Cascadia Mono" w:hAnsi="Cascadia Mono" w:cs="Cascadia Mono"/>
          <w:noProof w:val="0"/>
          <w:color w:val="FF00FF"/>
          <w:kern w:val="0"/>
          <w:sz w:val="24"/>
          <w:szCs w:val="24"/>
          <w:lang w:val="en-US"/>
        </w:rPr>
        <w:t>max</w:t>
      </w:r>
      <w:r w:rsidRPr="00D22857">
        <w:rPr>
          <w:rFonts w:ascii="Cascadia Mono" w:hAnsi="Cascadia Mono" w:cs="Cascadia Mono"/>
          <w:noProof w:val="0"/>
          <w:color w:val="808080"/>
          <w:kern w:val="0"/>
          <w:sz w:val="24"/>
          <w:szCs w:val="24"/>
          <w:lang w:val="en-US"/>
        </w:rPr>
        <w:t>),</w:t>
      </w:r>
      <w:r w:rsidRPr="00D22857">
        <w:rPr>
          <w:rFonts w:ascii="Cascadia Mono" w:hAnsi="Cascadia Mono" w:cs="Cascadia Mono"/>
          <w:noProof w:val="0"/>
          <w:color w:val="000000"/>
          <w:kern w:val="0"/>
          <w:sz w:val="24"/>
          <w:szCs w:val="24"/>
          <w:lang w:val="en-US"/>
        </w:rPr>
        <w:t xml:space="preserve"> </w:t>
      </w:r>
    </w:p>
    <w:p w14:paraId="6359E9E5" w14:textId="77777777" w:rsidR="00D22857" w:rsidRPr="00D22857" w:rsidRDefault="00D22857" w:rsidP="00D228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22857">
        <w:rPr>
          <w:rFonts w:ascii="Cascadia Mono" w:hAnsi="Cascadia Mono" w:cs="Cascadia Mono"/>
          <w:noProof w:val="0"/>
          <w:color w:val="000000"/>
          <w:kern w:val="0"/>
          <w:sz w:val="24"/>
          <w:szCs w:val="24"/>
          <w:lang w:val="en-US"/>
        </w:rPr>
        <w:tab/>
        <w:t xml:space="preserve">@quantity </w:t>
      </w:r>
      <w:r w:rsidRPr="00D22857">
        <w:rPr>
          <w:rFonts w:ascii="Cascadia Mono" w:hAnsi="Cascadia Mono" w:cs="Cascadia Mono"/>
          <w:noProof w:val="0"/>
          <w:color w:val="0000FF"/>
          <w:kern w:val="0"/>
          <w:sz w:val="24"/>
          <w:szCs w:val="24"/>
          <w:lang w:val="en-US"/>
        </w:rPr>
        <w:t>INT</w:t>
      </w:r>
    </w:p>
    <w:p w14:paraId="0B6EDFB2" w14:textId="77777777" w:rsidR="00D22857" w:rsidRPr="00D22857" w:rsidRDefault="00D22857" w:rsidP="00D228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22857">
        <w:rPr>
          <w:rFonts w:ascii="Cascadia Mono" w:hAnsi="Cascadia Mono" w:cs="Cascadia Mono"/>
          <w:noProof w:val="0"/>
          <w:color w:val="808080"/>
          <w:kern w:val="0"/>
          <w:sz w:val="24"/>
          <w:szCs w:val="24"/>
          <w:lang w:val="en-US"/>
        </w:rPr>
        <w:t>)</w:t>
      </w:r>
    </w:p>
    <w:p w14:paraId="3788598D" w14:textId="77777777" w:rsidR="00D22857" w:rsidRPr="00D22857" w:rsidRDefault="00D22857" w:rsidP="00D228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22857">
        <w:rPr>
          <w:rFonts w:ascii="Cascadia Mono" w:hAnsi="Cascadia Mono" w:cs="Cascadia Mono"/>
          <w:noProof w:val="0"/>
          <w:color w:val="0000FF"/>
          <w:kern w:val="0"/>
          <w:sz w:val="24"/>
          <w:szCs w:val="24"/>
          <w:lang w:val="en-US"/>
        </w:rPr>
        <w:t>AS</w:t>
      </w:r>
    </w:p>
    <w:p w14:paraId="04E03E4F" w14:textId="77777777" w:rsidR="00D22857" w:rsidRPr="00D22857" w:rsidRDefault="00D22857" w:rsidP="00D228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22857">
        <w:rPr>
          <w:rFonts w:ascii="Cascadia Mono" w:hAnsi="Cascadia Mono" w:cs="Cascadia Mono"/>
          <w:noProof w:val="0"/>
          <w:color w:val="0000FF"/>
          <w:kern w:val="0"/>
          <w:sz w:val="24"/>
          <w:szCs w:val="24"/>
          <w:lang w:val="en-US"/>
        </w:rPr>
        <w:t>BEGIN</w:t>
      </w:r>
    </w:p>
    <w:p w14:paraId="29C30623" w14:textId="77777777" w:rsidR="00D22857" w:rsidRPr="00D22857" w:rsidRDefault="00D22857" w:rsidP="00D228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22857">
        <w:rPr>
          <w:rFonts w:ascii="Cascadia Mono" w:hAnsi="Cascadia Mono" w:cs="Cascadia Mono"/>
          <w:noProof w:val="0"/>
          <w:color w:val="000000"/>
          <w:kern w:val="0"/>
          <w:sz w:val="24"/>
          <w:szCs w:val="24"/>
          <w:lang w:val="en-US"/>
        </w:rPr>
        <w:tab/>
      </w:r>
      <w:r w:rsidRPr="00D22857">
        <w:rPr>
          <w:rFonts w:ascii="Cascadia Mono" w:hAnsi="Cascadia Mono" w:cs="Cascadia Mono"/>
          <w:noProof w:val="0"/>
          <w:color w:val="0000FF"/>
          <w:kern w:val="0"/>
          <w:sz w:val="24"/>
          <w:szCs w:val="24"/>
          <w:lang w:val="en-US"/>
        </w:rPr>
        <w:t>IF</w:t>
      </w:r>
      <w:r w:rsidRPr="00D22857">
        <w:rPr>
          <w:rFonts w:ascii="Cascadia Mono" w:hAnsi="Cascadia Mono" w:cs="Cascadia Mono"/>
          <w:noProof w:val="0"/>
          <w:color w:val="000000"/>
          <w:kern w:val="0"/>
          <w:sz w:val="24"/>
          <w:szCs w:val="24"/>
          <w:lang w:val="en-US"/>
        </w:rPr>
        <w:t xml:space="preserve"> @quantity </w:t>
      </w:r>
      <w:r w:rsidRPr="00D22857">
        <w:rPr>
          <w:rFonts w:ascii="Cascadia Mono" w:hAnsi="Cascadia Mono" w:cs="Cascadia Mono"/>
          <w:noProof w:val="0"/>
          <w:color w:val="808080"/>
          <w:kern w:val="0"/>
          <w:sz w:val="24"/>
          <w:szCs w:val="24"/>
          <w:lang w:val="en-US"/>
        </w:rPr>
        <w:t>&lt;=</w:t>
      </w:r>
      <w:r w:rsidRPr="00D22857">
        <w:rPr>
          <w:rFonts w:ascii="Cascadia Mono" w:hAnsi="Cascadia Mono" w:cs="Cascadia Mono"/>
          <w:noProof w:val="0"/>
          <w:color w:val="000000"/>
          <w:kern w:val="0"/>
          <w:sz w:val="24"/>
          <w:szCs w:val="24"/>
          <w:lang w:val="en-US"/>
        </w:rPr>
        <w:t xml:space="preserve"> 0</w:t>
      </w:r>
    </w:p>
    <w:p w14:paraId="39CF315A" w14:textId="77777777" w:rsidR="00D22857" w:rsidRPr="00D22857" w:rsidRDefault="00D22857" w:rsidP="00D228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22857">
        <w:rPr>
          <w:rFonts w:ascii="Cascadia Mono" w:hAnsi="Cascadia Mono" w:cs="Cascadia Mono"/>
          <w:noProof w:val="0"/>
          <w:color w:val="000000"/>
          <w:kern w:val="0"/>
          <w:sz w:val="24"/>
          <w:szCs w:val="24"/>
          <w:lang w:val="en-US"/>
        </w:rPr>
        <w:tab/>
      </w:r>
      <w:r w:rsidRPr="00D22857">
        <w:rPr>
          <w:rFonts w:ascii="Cascadia Mono" w:hAnsi="Cascadia Mono" w:cs="Cascadia Mono"/>
          <w:noProof w:val="0"/>
          <w:color w:val="000000"/>
          <w:kern w:val="0"/>
          <w:sz w:val="24"/>
          <w:szCs w:val="24"/>
          <w:lang w:val="en-US"/>
        </w:rPr>
        <w:tab/>
      </w:r>
      <w:r w:rsidRPr="00D22857">
        <w:rPr>
          <w:rFonts w:ascii="Cascadia Mono" w:hAnsi="Cascadia Mono" w:cs="Cascadia Mono"/>
          <w:noProof w:val="0"/>
          <w:color w:val="0000FF"/>
          <w:kern w:val="0"/>
          <w:sz w:val="24"/>
          <w:szCs w:val="24"/>
          <w:lang w:val="en-US"/>
        </w:rPr>
        <w:t>THROW</w:t>
      </w:r>
      <w:r w:rsidRPr="00D22857">
        <w:rPr>
          <w:rFonts w:ascii="Cascadia Mono" w:hAnsi="Cascadia Mono" w:cs="Cascadia Mono"/>
          <w:noProof w:val="0"/>
          <w:color w:val="000000"/>
          <w:kern w:val="0"/>
          <w:sz w:val="24"/>
          <w:szCs w:val="24"/>
          <w:lang w:val="en-US"/>
        </w:rPr>
        <w:t xml:space="preserve"> 50000</w:t>
      </w:r>
      <w:r w:rsidRPr="00D22857">
        <w:rPr>
          <w:rFonts w:ascii="Cascadia Mono" w:hAnsi="Cascadia Mono" w:cs="Cascadia Mono"/>
          <w:noProof w:val="0"/>
          <w:color w:val="808080"/>
          <w:kern w:val="0"/>
          <w:sz w:val="24"/>
          <w:szCs w:val="24"/>
          <w:lang w:val="en-US"/>
        </w:rPr>
        <w:t>,</w:t>
      </w:r>
      <w:r w:rsidRPr="00D22857">
        <w:rPr>
          <w:rFonts w:ascii="Cascadia Mono" w:hAnsi="Cascadia Mono" w:cs="Cascadia Mono"/>
          <w:noProof w:val="0"/>
          <w:color w:val="000000"/>
          <w:kern w:val="0"/>
          <w:sz w:val="24"/>
          <w:szCs w:val="24"/>
          <w:lang w:val="en-US"/>
        </w:rPr>
        <w:t xml:space="preserve"> </w:t>
      </w:r>
      <w:r w:rsidRPr="00D22857">
        <w:rPr>
          <w:rFonts w:ascii="Cascadia Mono" w:hAnsi="Cascadia Mono" w:cs="Cascadia Mono"/>
          <w:noProof w:val="0"/>
          <w:color w:val="FF0000"/>
          <w:kern w:val="0"/>
          <w:sz w:val="24"/>
          <w:szCs w:val="24"/>
          <w:lang w:val="en-US"/>
        </w:rPr>
        <w:t>'</w:t>
      </w:r>
      <w:proofErr w:type="spellStart"/>
      <w:r w:rsidRPr="00D22857">
        <w:rPr>
          <w:rFonts w:ascii="Cascadia Mono" w:hAnsi="Cascadia Mono" w:cs="Cascadia Mono"/>
          <w:noProof w:val="0"/>
          <w:color w:val="FF0000"/>
          <w:kern w:val="0"/>
          <w:sz w:val="24"/>
          <w:szCs w:val="24"/>
          <w:lang w:val="en-US"/>
        </w:rPr>
        <w:t>Số</w:t>
      </w:r>
      <w:proofErr w:type="spellEnd"/>
      <w:r w:rsidRPr="00D22857">
        <w:rPr>
          <w:rFonts w:ascii="Cascadia Mono" w:hAnsi="Cascadia Mono" w:cs="Cascadia Mono"/>
          <w:noProof w:val="0"/>
          <w:color w:val="FF0000"/>
          <w:kern w:val="0"/>
          <w:sz w:val="24"/>
          <w:szCs w:val="24"/>
          <w:lang w:val="en-US"/>
        </w:rPr>
        <w:t xml:space="preserve"> </w:t>
      </w:r>
      <w:proofErr w:type="spellStart"/>
      <w:r w:rsidRPr="00D22857">
        <w:rPr>
          <w:rFonts w:ascii="Cascadia Mono" w:hAnsi="Cascadia Mono" w:cs="Cascadia Mono"/>
          <w:noProof w:val="0"/>
          <w:color w:val="FF0000"/>
          <w:kern w:val="0"/>
          <w:sz w:val="24"/>
          <w:szCs w:val="24"/>
          <w:lang w:val="en-US"/>
        </w:rPr>
        <w:t>lượng</w:t>
      </w:r>
      <w:proofErr w:type="spellEnd"/>
      <w:r w:rsidRPr="00D22857">
        <w:rPr>
          <w:rFonts w:ascii="Cascadia Mono" w:hAnsi="Cascadia Mono" w:cs="Cascadia Mono"/>
          <w:noProof w:val="0"/>
          <w:color w:val="FF0000"/>
          <w:kern w:val="0"/>
          <w:sz w:val="24"/>
          <w:szCs w:val="24"/>
          <w:lang w:val="en-US"/>
        </w:rPr>
        <w:t xml:space="preserve"> </w:t>
      </w:r>
      <w:proofErr w:type="spellStart"/>
      <w:r w:rsidRPr="00D22857">
        <w:rPr>
          <w:rFonts w:ascii="Cascadia Mono" w:hAnsi="Cascadia Mono" w:cs="Cascadia Mono"/>
          <w:noProof w:val="0"/>
          <w:color w:val="FF0000"/>
          <w:kern w:val="0"/>
          <w:sz w:val="24"/>
          <w:szCs w:val="24"/>
          <w:lang w:val="en-US"/>
        </w:rPr>
        <w:t>không</w:t>
      </w:r>
      <w:proofErr w:type="spellEnd"/>
      <w:r w:rsidRPr="00D22857">
        <w:rPr>
          <w:rFonts w:ascii="Cascadia Mono" w:hAnsi="Cascadia Mono" w:cs="Cascadia Mono"/>
          <w:noProof w:val="0"/>
          <w:color w:val="FF0000"/>
          <w:kern w:val="0"/>
          <w:sz w:val="24"/>
          <w:szCs w:val="24"/>
          <w:lang w:val="en-US"/>
        </w:rPr>
        <w:t xml:space="preserve"> </w:t>
      </w:r>
      <w:proofErr w:type="spellStart"/>
      <w:r w:rsidRPr="00D22857">
        <w:rPr>
          <w:rFonts w:ascii="Cascadia Mono" w:hAnsi="Cascadia Mono" w:cs="Cascadia Mono"/>
          <w:noProof w:val="0"/>
          <w:color w:val="FF0000"/>
          <w:kern w:val="0"/>
          <w:sz w:val="24"/>
          <w:szCs w:val="24"/>
          <w:lang w:val="en-US"/>
        </w:rPr>
        <w:t>hợp</w:t>
      </w:r>
      <w:proofErr w:type="spellEnd"/>
      <w:r w:rsidRPr="00D22857">
        <w:rPr>
          <w:rFonts w:ascii="Cascadia Mono" w:hAnsi="Cascadia Mono" w:cs="Cascadia Mono"/>
          <w:noProof w:val="0"/>
          <w:color w:val="FF0000"/>
          <w:kern w:val="0"/>
          <w:sz w:val="24"/>
          <w:szCs w:val="24"/>
          <w:lang w:val="en-US"/>
        </w:rPr>
        <w:t xml:space="preserve"> </w:t>
      </w:r>
      <w:proofErr w:type="spellStart"/>
      <w:r w:rsidRPr="00D22857">
        <w:rPr>
          <w:rFonts w:ascii="Cascadia Mono" w:hAnsi="Cascadia Mono" w:cs="Cascadia Mono"/>
          <w:noProof w:val="0"/>
          <w:color w:val="FF0000"/>
          <w:kern w:val="0"/>
          <w:sz w:val="24"/>
          <w:szCs w:val="24"/>
          <w:lang w:val="en-US"/>
        </w:rPr>
        <w:t>lệ</w:t>
      </w:r>
      <w:proofErr w:type="spellEnd"/>
      <w:r w:rsidRPr="00D22857">
        <w:rPr>
          <w:rFonts w:ascii="Cascadia Mono" w:hAnsi="Cascadia Mono" w:cs="Cascadia Mono"/>
          <w:noProof w:val="0"/>
          <w:color w:val="FF0000"/>
          <w:kern w:val="0"/>
          <w:sz w:val="24"/>
          <w:szCs w:val="24"/>
          <w:lang w:val="en-US"/>
        </w:rPr>
        <w:t>'</w:t>
      </w:r>
      <w:r w:rsidRPr="00D22857">
        <w:rPr>
          <w:rFonts w:ascii="Cascadia Mono" w:hAnsi="Cascadia Mono" w:cs="Cascadia Mono"/>
          <w:noProof w:val="0"/>
          <w:color w:val="808080"/>
          <w:kern w:val="0"/>
          <w:sz w:val="24"/>
          <w:szCs w:val="24"/>
          <w:lang w:val="en-US"/>
        </w:rPr>
        <w:t>,</w:t>
      </w:r>
      <w:r w:rsidRPr="00D22857">
        <w:rPr>
          <w:rFonts w:ascii="Cascadia Mono" w:hAnsi="Cascadia Mono" w:cs="Cascadia Mono"/>
          <w:noProof w:val="0"/>
          <w:color w:val="000000"/>
          <w:kern w:val="0"/>
          <w:sz w:val="24"/>
          <w:szCs w:val="24"/>
          <w:lang w:val="en-US"/>
        </w:rPr>
        <w:t xml:space="preserve"> </w:t>
      </w:r>
      <w:proofErr w:type="gramStart"/>
      <w:r w:rsidRPr="00D22857">
        <w:rPr>
          <w:rFonts w:ascii="Cascadia Mono" w:hAnsi="Cascadia Mono" w:cs="Cascadia Mono"/>
          <w:noProof w:val="0"/>
          <w:color w:val="000000"/>
          <w:kern w:val="0"/>
          <w:sz w:val="24"/>
          <w:szCs w:val="24"/>
          <w:lang w:val="en-US"/>
        </w:rPr>
        <w:t>1</w:t>
      </w:r>
      <w:proofErr w:type="gramEnd"/>
    </w:p>
    <w:p w14:paraId="5CA50BDB" w14:textId="77777777" w:rsidR="00D22857" w:rsidRPr="00D22857" w:rsidRDefault="00D22857" w:rsidP="00D228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22857">
        <w:rPr>
          <w:rFonts w:ascii="Cascadia Mono" w:hAnsi="Cascadia Mono" w:cs="Cascadia Mono"/>
          <w:noProof w:val="0"/>
          <w:color w:val="000000"/>
          <w:kern w:val="0"/>
          <w:sz w:val="24"/>
          <w:szCs w:val="24"/>
          <w:lang w:val="en-US"/>
        </w:rPr>
        <w:tab/>
      </w:r>
      <w:r w:rsidRPr="00D22857">
        <w:rPr>
          <w:rFonts w:ascii="Cascadia Mono" w:hAnsi="Cascadia Mono" w:cs="Cascadia Mono"/>
          <w:noProof w:val="0"/>
          <w:color w:val="0000FF"/>
          <w:kern w:val="0"/>
          <w:sz w:val="24"/>
          <w:szCs w:val="24"/>
          <w:lang w:val="en-US"/>
        </w:rPr>
        <w:t>ELSE</w:t>
      </w:r>
      <w:r w:rsidRPr="00D22857">
        <w:rPr>
          <w:rFonts w:ascii="Cascadia Mono" w:hAnsi="Cascadia Mono" w:cs="Cascadia Mono"/>
          <w:noProof w:val="0"/>
          <w:color w:val="000000"/>
          <w:kern w:val="0"/>
          <w:sz w:val="24"/>
          <w:szCs w:val="24"/>
          <w:lang w:val="en-US"/>
        </w:rPr>
        <w:t xml:space="preserve"> </w:t>
      </w:r>
      <w:r w:rsidRPr="00D22857">
        <w:rPr>
          <w:rFonts w:ascii="Cascadia Mono" w:hAnsi="Cascadia Mono" w:cs="Cascadia Mono"/>
          <w:noProof w:val="0"/>
          <w:color w:val="0000FF"/>
          <w:kern w:val="0"/>
          <w:sz w:val="24"/>
          <w:szCs w:val="24"/>
          <w:lang w:val="en-US"/>
        </w:rPr>
        <w:t>IF</w:t>
      </w:r>
      <w:r w:rsidRPr="00D22857">
        <w:rPr>
          <w:rFonts w:ascii="Cascadia Mono" w:hAnsi="Cascadia Mono" w:cs="Cascadia Mono"/>
          <w:noProof w:val="0"/>
          <w:color w:val="000000"/>
          <w:kern w:val="0"/>
          <w:sz w:val="24"/>
          <w:szCs w:val="24"/>
          <w:lang w:val="en-US"/>
        </w:rPr>
        <w:t xml:space="preserve"> </w:t>
      </w:r>
      <w:r w:rsidRPr="00D22857">
        <w:rPr>
          <w:rFonts w:ascii="Cascadia Mono" w:hAnsi="Cascadia Mono" w:cs="Cascadia Mono"/>
          <w:noProof w:val="0"/>
          <w:color w:val="808080"/>
          <w:kern w:val="0"/>
          <w:sz w:val="24"/>
          <w:szCs w:val="24"/>
          <w:lang w:val="en-US"/>
        </w:rPr>
        <w:t>NOT</w:t>
      </w:r>
      <w:r w:rsidRPr="00D22857">
        <w:rPr>
          <w:rFonts w:ascii="Cascadia Mono" w:hAnsi="Cascadia Mono" w:cs="Cascadia Mono"/>
          <w:noProof w:val="0"/>
          <w:color w:val="000000"/>
          <w:kern w:val="0"/>
          <w:sz w:val="24"/>
          <w:szCs w:val="24"/>
          <w:lang w:val="en-US"/>
        </w:rPr>
        <w:t xml:space="preserve"> </w:t>
      </w:r>
      <w:r w:rsidRPr="00D22857">
        <w:rPr>
          <w:rFonts w:ascii="Cascadia Mono" w:hAnsi="Cascadia Mono" w:cs="Cascadia Mono"/>
          <w:noProof w:val="0"/>
          <w:color w:val="808080"/>
          <w:kern w:val="0"/>
          <w:sz w:val="24"/>
          <w:szCs w:val="24"/>
          <w:lang w:val="en-US"/>
        </w:rPr>
        <w:t>EXISTS</w:t>
      </w:r>
      <w:r w:rsidRPr="00D22857">
        <w:rPr>
          <w:rFonts w:ascii="Cascadia Mono" w:hAnsi="Cascadia Mono" w:cs="Cascadia Mono"/>
          <w:noProof w:val="0"/>
          <w:color w:val="0000FF"/>
          <w:kern w:val="0"/>
          <w:sz w:val="24"/>
          <w:szCs w:val="24"/>
          <w:lang w:val="en-US"/>
        </w:rPr>
        <w:t xml:space="preserve"> </w:t>
      </w:r>
      <w:r w:rsidRPr="00D22857">
        <w:rPr>
          <w:rFonts w:ascii="Cascadia Mono" w:hAnsi="Cascadia Mono" w:cs="Cascadia Mono"/>
          <w:noProof w:val="0"/>
          <w:color w:val="808080"/>
          <w:kern w:val="0"/>
          <w:sz w:val="24"/>
          <w:szCs w:val="24"/>
          <w:lang w:val="en-US"/>
        </w:rPr>
        <w:t>(</w:t>
      </w:r>
      <w:r w:rsidRPr="00D22857">
        <w:rPr>
          <w:rFonts w:ascii="Cascadia Mono" w:hAnsi="Cascadia Mono" w:cs="Cascadia Mono"/>
          <w:noProof w:val="0"/>
          <w:color w:val="0000FF"/>
          <w:kern w:val="0"/>
          <w:sz w:val="24"/>
          <w:szCs w:val="24"/>
          <w:lang w:val="en-US"/>
        </w:rPr>
        <w:t>SELECT</w:t>
      </w:r>
      <w:r w:rsidRPr="00D22857">
        <w:rPr>
          <w:rFonts w:ascii="Cascadia Mono" w:hAnsi="Cascadia Mono" w:cs="Cascadia Mono"/>
          <w:noProof w:val="0"/>
          <w:color w:val="000000"/>
          <w:kern w:val="0"/>
          <w:sz w:val="24"/>
          <w:szCs w:val="24"/>
          <w:lang w:val="en-US"/>
        </w:rPr>
        <w:t xml:space="preserve"> </w:t>
      </w:r>
      <w:r w:rsidRPr="00D22857">
        <w:rPr>
          <w:rFonts w:ascii="Cascadia Mono" w:hAnsi="Cascadia Mono" w:cs="Cascadia Mono"/>
          <w:noProof w:val="0"/>
          <w:color w:val="808080"/>
          <w:kern w:val="0"/>
          <w:sz w:val="24"/>
          <w:szCs w:val="24"/>
          <w:lang w:val="en-US"/>
        </w:rPr>
        <w:t>*</w:t>
      </w:r>
      <w:r w:rsidRPr="00D22857">
        <w:rPr>
          <w:rFonts w:ascii="Cascadia Mono" w:hAnsi="Cascadia Mono" w:cs="Cascadia Mono"/>
          <w:noProof w:val="0"/>
          <w:color w:val="000000"/>
          <w:kern w:val="0"/>
          <w:sz w:val="24"/>
          <w:szCs w:val="24"/>
          <w:lang w:val="en-US"/>
        </w:rPr>
        <w:t xml:space="preserve"> </w:t>
      </w:r>
      <w:r w:rsidRPr="00D22857">
        <w:rPr>
          <w:rFonts w:ascii="Cascadia Mono" w:hAnsi="Cascadia Mono" w:cs="Cascadia Mono"/>
          <w:noProof w:val="0"/>
          <w:color w:val="0000FF"/>
          <w:kern w:val="0"/>
          <w:sz w:val="24"/>
          <w:szCs w:val="24"/>
          <w:lang w:val="en-US"/>
        </w:rPr>
        <w:t>FROM</w:t>
      </w:r>
      <w:r w:rsidRPr="00D22857">
        <w:rPr>
          <w:rFonts w:ascii="Cascadia Mono" w:hAnsi="Cascadia Mono" w:cs="Cascadia Mono"/>
          <w:noProof w:val="0"/>
          <w:color w:val="000000"/>
          <w:kern w:val="0"/>
          <w:sz w:val="24"/>
          <w:szCs w:val="24"/>
          <w:lang w:val="en-US"/>
        </w:rPr>
        <w:t xml:space="preserve"> Product </w:t>
      </w:r>
      <w:r w:rsidRPr="00D22857">
        <w:rPr>
          <w:rFonts w:ascii="Cascadia Mono" w:hAnsi="Cascadia Mono" w:cs="Cascadia Mono"/>
          <w:noProof w:val="0"/>
          <w:color w:val="0000FF"/>
          <w:kern w:val="0"/>
          <w:sz w:val="24"/>
          <w:szCs w:val="24"/>
          <w:lang w:val="en-US"/>
        </w:rPr>
        <w:t>WHERE</w:t>
      </w:r>
      <w:r w:rsidRPr="00D22857">
        <w:rPr>
          <w:rFonts w:ascii="Cascadia Mono" w:hAnsi="Cascadia Mono" w:cs="Cascadia Mono"/>
          <w:noProof w:val="0"/>
          <w:color w:val="000000"/>
          <w:kern w:val="0"/>
          <w:sz w:val="24"/>
          <w:szCs w:val="24"/>
          <w:lang w:val="en-US"/>
        </w:rPr>
        <w:t xml:space="preserve"> </w:t>
      </w:r>
      <w:r w:rsidRPr="00D22857">
        <w:rPr>
          <w:rFonts w:ascii="Cascadia Mono" w:hAnsi="Cascadia Mono" w:cs="Cascadia Mono"/>
          <w:noProof w:val="0"/>
          <w:color w:val="0000FF"/>
          <w:kern w:val="0"/>
          <w:sz w:val="24"/>
          <w:szCs w:val="24"/>
          <w:lang w:val="en-US"/>
        </w:rPr>
        <w:t>name</w:t>
      </w:r>
      <w:r w:rsidRPr="00D22857">
        <w:rPr>
          <w:rFonts w:ascii="Cascadia Mono" w:hAnsi="Cascadia Mono" w:cs="Cascadia Mono"/>
          <w:noProof w:val="0"/>
          <w:color w:val="000000"/>
          <w:kern w:val="0"/>
          <w:sz w:val="24"/>
          <w:szCs w:val="24"/>
          <w:lang w:val="en-US"/>
        </w:rPr>
        <w:t xml:space="preserve"> </w:t>
      </w:r>
      <w:r w:rsidRPr="00D22857">
        <w:rPr>
          <w:rFonts w:ascii="Cascadia Mono" w:hAnsi="Cascadia Mono" w:cs="Cascadia Mono"/>
          <w:noProof w:val="0"/>
          <w:color w:val="808080"/>
          <w:kern w:val="0"/>
          <w:sz w:val="24"/>
          <w:szCs w:val="24"/>
          <w:lang w:val="en-US"/>
        </w:rPr>
        <w:t>=</w:t>
      </w:r>
      <w:r w:rsidRPr="00D22857">
        <w:rPr>
          <w:rFonts w:ascii="Cascadia Mono" w:hAnsi="Cascadia Mono" w:cs="Cascadia Mono"/>
          <w:noProof w:val="0"/>
          <w:color w:val="000000"/>
          <w:kern w:val="0"/>
          <w:sz w:val="24"/>
          <w:szCs w:val="24"/>
          <w:lang w:val="en-US"/>
        </w:rPr>
        <w:t xml:space="preserve"> @productName</w:t>
      </w:r>
      <w:r w:rsidRPr="00D22857">
        <w:rPr>
          <w:rFonts w:ascii="Cascadia Mono" w:hAnsi="Cascadia Mono" w:cs="Cascadia Mono"/>
          <w:noProof w:val="0"/>
          <w:color w:val="808080"/>
          <w:kern w:val="0"/>
          <w:sz w:val="24"/>
          <w:szCs w:val="24"/>
          <w:lang w:val="en-US"/>
        </w:rPr>
        <w:t>)</w:t>
      </w:r>
    </w:p>
    <w:p w14:paraId="42C4B94F" w14:textId="77777777" w:rsidR="00D22857" w:rsidRPr="00D22857" w:rsidRDefault="00D22857" w:rsidP="00D228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22857">
        <w:rPr>
          <w:rFonts w:ascii="Cascadia Mono" w:hAnsi="Cascadia Mono" w:cs="Cascadia Mono"/>
          <w:noProof w:val="0"/>
          <w:color w:val="000000"/>
          <w:kern w:val="0"/>
          <w:sz w:val="24"/>
          <w:szCs w:val="24"/>
          <w:lang w:val="en-US"/>
        </w:rPr>
        <w:tab/>
      </w:r>
      <w:r w:rsidRPr="00D22857">
        <w:rPr>
          <w:rFonts w:ascii="Cascadia Mono" w:hAnsi="Cascadia Mono" w:cs="Cascadia Mono"/>
          <w:noProof w:val="0"/>
          <w:color w:val="000000"/>
          <w:kern w:val="0"/>
          <w:sz w:val="24"/>
          <w:szCs w:val="24"/>
          <w:lang w:val="en-US"/>
        </w:rPr>
        <w:tab/>
      </w:r>
      <w:r w:rsidRPr="00D22857">
        <w:rPr>
          <w:rFonts w:ascii="Cascadia Mono" w:hAnsi="Cascadia Mono" w:cs="Cascadia Mono"/>
          <w:noProof w:val="0"/>
          <w:color w:val="0000FF"/>
          <w:kern w:val="0"/>
          <w:sz w:val="24"/>
          <w:szCs w:val="24"/>
          <w:lang w:val="en-US"/>
        </w:rPr>
        <w:t>THROW</w:t>
      </w:r>
      <w:r w:rsidRPr="00D22857">
        <w:rPr>
          <w:rFonts w:ascii="Cascadia Mono" w:hAnsi="Cascadia Mono" w:cs="Cascadia Mono"/>
          <w:noProof w:val="0"/>
          <w:color w:val="000000"/>
          <w:kern w:val="0"/>
          <w:sz w:val="24"/>
          <w:szCs w:val="24"/>
          <w:lang w:val="en-US"/>
        </w:rPr>
        <w:t xml:space="preserve"> 50000</w:t>
      </w:r>
      <w:r w:rsidRPr="00D22857">
        <w:rPr>
          <w:rFonts w:ascii="Cascadia Mono" w:hAnsi="Cascadia Mono" w:cs="Cascadia Mono"/>
          <w:noProof w:val="0"/>
          <w:color w:val="808080"/>
          <w:kern w:val="0"/>
          <w:sz w:val="24"/>
          <w:szCs w:val="24"/>
          <w:lang w:val="en-US"/>
        </w:rPr>
        <w:t>,</w:t>
      </w:r>
      <w:r w:rsidRPr="00D22857">
        <w:rPr>
          <w:rFonts w:ascii="Cascadia Mono" w:hAnsi="Cascadia Mono" w:cs="Cascadia Mono"/>
          <w:noProof w:val="0"/>
          <w:color w:val="000000"/>
          <w:kern w:val="0"/>
          <w:sz w:val="24"/>
          <w:szCs w:val="24"/>
          <w:lang w:val="en-US"/>
        </w:rPr>
        <w:t xml:space="preserve"> </w:t>
      </w:r>
      <w:r w:rsidRPr="00D22857">
        <w:rPr>
          <w:rFonts w:ascii="Cascadia Mono" w:hAnsi="Cascadia Mono" w:cs="Cascadia Mono"/>
          <w:noProof w:val="0"/>
          <w:color w:val="FF0000"/>
          <w:kern w:val="0"/>
          <w:sz w:val="24"/>
          <w:szCs w:val="24"/>
          <w:lang w:val="en-US"/>
        </w:rPr>
        <w:t>'</w:t>
      </w:r>
      <w:proofErr w:type="spellStart"/>
      <w:r w:rsidRPr="00D22857">
        <w:rPr>
          <w:rFonts w:ascii="Cascadia Mono" w:hAnsi="Cascadia Mono" w:cs="Cascadia Mono"/>
          <w:noProof w:val="0"/>
          <w:color w:val="FF0000"/>
          <w:kern w:val="0"/>
          <w:sz w:val="24"/>
          <w:szCs w:val="24"/>
          <w:lang w:val="en-US"/>
        </w:rPr>
        <w:t>Sản</w:t>
      </w:r>
      <w:proofErr w:type="spellEnd"/>
      <w:r w:rsidRPr="00D22857">
        <w:rPr>
          <w:rFonts w:ascii="Cascadia Mono" w:hAnsi="Cascadia Mono" w:cs="Cascadia Mono"/>
          <w:noProof w:val="0"/>
          <w:color w:val="FF0000"/>
          <w:kern w:val="0"/>
          <w:sz w:val="24"/>
          <w:szCs w:val="24"/>
          <w:lang w:val="en-US"/>
        </w:rPr>
        <w:t xml:space="preserve"> </w:t>
      </w:r>
      <w:proofErr w:type="spellStart"/>
      <w:r w:rsidRPr="00D22857">
        <w:rPr>
          <w:rFonts w:ascii="Cascadia Mono" w:hAnsi="Cascadia Mono" w:cs="Cascadia Mono"/>
          <w:noProof w:val="0"/>
          <w:color w:val="FF0000"/>
          <w:kern w:val="0"/>
          <w:sz w:val="24"/>
          <w:szCs w:val="24"/>
          <w:lang w:val="en-US"/>
        </w:rPr>
        <w:t>phẩm</w:t>
      </w:r>
      <w:proofErr w:type="spellEnd"/>
      <w:r w:rsidRPr="00D22857">
        <w:rPr>
          <w:rFonts w:ascii="Cascadia Mono" w:hAnsi="Cascadia Mono" w:cs="Cascadia Mono"/>
          <w:noProof w:val="0"/>
          <w:color w:val="FF0000"/>
          <w:kern w:val="0"/>
          <w:sz w:val="24"/>
          <w:szCs w:val="24"/>
          <w:lang w:val="en-US"/>
        </w:rPr>
        <w:t xml:space="preserve"> </w:t>
      </w:r>
      <w:proofErr w:type="spellStart"/>
      <w:r w:rsidRPr="00D22857">
        <w:rPr>
          <w:rFonts w:ascii="Cascadia Mono" w:hAnsi="Cascadia Mono" w:cs="Cascadia Mono"/>
          <w:noProof w:val="0"/>
          <w:color w:val="FF0000"/>
          <w:kern w:val="0"/>
          <w:sz w:val="24"/>
          <w:szCs w:val="24"/>
          <w:lang w:val="en-US"/>
        </w:rPr>
        <w:t>không</w:t>
      </w:r>
      <w:proofErr w:type="spellEnd"/>
      <w:r w:rsidRPr="00D22857">
        <w:rPr>
          <w:rFonts w:ascii="Cascadia Mono" w:hAnsi="Cascadia Mono" w:cs="Cascadia Mono"/>
          <w:noProof w:val="0"/>
          <w:color w:val="FF0000"/>
          <w:kern w:val="0"/>
          <w:sz w:val="24"/>
          <w:szCs w:val="24"/>
          <w:lang w:val="en-US"/>
        </w:rPr>
        <w:t xml:space="preserve"> </w:t>
      </w:r>
      <w:proofErr w:type="spellStart"/>
      <w:r w:rsidRPr="00D22857">
        <w:rPr>
          <w:rFonts w:ascii="Cascadia Mono" w:hAnsi="Cascadia Mono" w:cs="Cascadia Mono"/>
          <w:noProof w:val="0"/>
          <w:color w:val="FF0000"/>
          <w:kern w:val="0"/>
          <w:sz w:val="24"/>
          <w:szCs w:val="24"/>
          <w:lang w:val="en-US"/>
        </w:rPr>
        <w:t>tồn</w:t>
      </w:r>
      <w:proofErr w:type="spellEnd"/>
      <w:r w:rsidRPr="00D22857">
        <w:rPr>
          <w:rFonts w:ascii="Cascadia Mono" w:hAnsi="Cascadia Mono" w:cs="Cascadia Mono"/>
          <w:noProof w:val="0"/>
          <w:color w:val="FF0000"/>
          <w:kern w:val="0"/>
          <w:sz w:val="24"/>
          <w:szCs w:val="24"/>
          <w:lang w:val="en-US"/>
        </w:rPr>
        <w:t xml:space="preserve"> </w:t>
      </w:r>
      <w:proofErr w:type="spellStart"/>
      <w:r w:rsidRPr="00D22857">
        <w:rPr>
          <w:rFonts w:ascii="Cascadia Mono" w:hAnsi="Cascadia Mono" w:cs="Cascadia Mono"/>
          <w:noProof w:val="0"/>
          <w:color w:val="FF0000"/>
          <w:kern w:val="0"/>
          <w:sz w:val="24"/>
          <w:szCs w:val="24"/>
          <w:lang w:val="en-US"/>
        </w:rPr>
        <w:t>tại</w:t>
      </w:r>
      <w:proofErr w:type="spellEnd"/>
      <w:r w:rsidRPr="00D22857">
        <w:rPr>
          <w:rFonts w:ascii="Cascadia Mono" w:hAnsi="Cascadia Mono" w:cs="Cascadia Mono"/>
          <w:noProof w:val="0"/>
          <w:color w:val="FF0000"/>
          <w:kern w:val="0"/>
          <w:sz w:val="24"/>
          <w:szCs w:val="24"/>
          <w:lang w:val="en-US"/>
        </w:rPr>
        <w:t>'</w:t>
      </w:r>
      <w:r w:rsidRPr="00D22857">
        <w:rPr>
          <w:rFonts w:ascii="Cascadia Mono" w:hAnsi="Cascadia Mono" w:cs="Cascadia Mono"/>
          <w:noProof w:val="0"/>
          <w:color w:val="808080"/>
          <w:kern w:val="0"/>
          <w:sz w:val="24"/>
          <w:szCs w:val="24"/>
          <w:lang w:val="en-US"/>
        </w:rPr>
        <w:t>,</w:t>
      </w:r>
      <w:r w:rsidRPr="00D22857">
        <w:rPr>
          <w:rFonts w:ascii="Cascadia Mono" w:hAnsi="Cascadia Mono" w:cs="Cascadia Mono"/>
          <w:noProof w:val="0"/>
          <w:color w:val="000000"/>
          <w:kern w:val="0"/>
          <w:sz w:val="24"/>
          <w:szCs w:val="24"/>
          <w:lang w:val="en-US"/>
        </w:rPr>
        <w:t xml:space="preserve"> </w:t>
      </w:r>
      <w:proofErr w:type="gramStart"/>
      <w:r w:rsidRPr="00D22857">
        <w:rPr>
          <w:rFonts w:ascii="Cascadia Mono" w:hAnsi="Cascadia Mono" w:cs="Cascadia Mono"/>
          <w:noProof w:val="0"/>
          <w:color w:val="000000"/>
          <w:kern w:val="0"/>
          <w:sz w:val="24"/>
          <w:szCs w:val="24"/>
          <w:lang w:val="en-US"/>
        </w:rPr>
        <w:t>1</w:t>
      </w:r>
      <w:proofErr w:type="gramEnd"/>
    </w:p>
    <w:p w14:paraId="1005E2FE" w14:textId="77777777" w:rsidR="00D22857" w:rsidRPr="00D22857" w:rsidRDefault="00D22857" w:rsidP="00D228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22857">
        <w:rPr>
          <w:rFonts w:ascii="Cascadia Mono" w:hAnsi="Cascadia Mono" w:cs="Cascadia Mono"/>
          <w:noProof w:val="0"/>
          <w:color w:val="000000"/>
          <w:kern w:val="0"/>
          <w:sz w:val="24"/>
          <w:szCs w:val="24"/>
          <w:lang w:val="en-US"/>
        </w:rPr>
        <w:tab/>
      </w:r>
      <w:r w:rsidRPr="00D22857">
        <w:rPr>
          <w:rFonts w:ascii="Cascadia Mono" w:hAnsi="Cascadia Mono" w:cs="Cascadia Mono"/>
          <w:noProof w:val="0"/>
          <w:color w:val="0000FF"/>
          <w:kern w:val="0"/>
          <w:sz w:val="24"/>
          <w:szCs w:val="24"/>
          <w:lang w:val="en-US"/>
        </w:rPr>
        <w:t>ELSE</w:t>
      </w:r>
      <w:r w:rsidRPr="00D22857">
        <w:rPr>
          <w:rFonts w:ascii="Cascadia Mono" w:hAnsi="Cascadia Mono" w:cs="Cascadia Mono"/>
          <w:noProof w:val="0"/>
          <w:color w:val="000000"/>
          <w:kern w:val="0"/>
          <w:sz w:val="24"/>
          <w:szCs w:val="24"/>
          <w:lang w:val="en-US"/>
        </w:rPr>
        <w:t xml:space="preserve"> </w:t>
      </w:r>
      <w:r w:rsidRPr="00D22857">
        <w:rPr>
          <w:rFonts w:ascii="Cascadia Mono" w:hAnsi="Cascadia Mono" w:cs="Cascadia Mono"/>
          <w:noProof w:val="0"/>
          <w:color w:val="0000FF"/>
          <w:kern w:val="0"/>
          <w:sz w:val="24"/>
          <w:szCs w:val="24"/>
          <w:lang w:val="en-US"/>
        </w:rPr>
        <w:t>IF</w:t>
      </w:r>
      <w:r w:rsidRPr="00D22857">
        <w:rPr>
          <w:rFonts w:ascii="Cascadia Mono" w:hAnsi="Cascadia Mono" w:cs="Cascadia Mono"/>
          <w:noProof w:val="0"/>
          <w:color w:val="000000"/>
          <w:kern w:val="0"/>
          <w:sz w:val="24"/>
          <w:szCs w:val="24"/>
          <w:lang w:val="en-US"/>
        </w:rPr>
        <w:t xml:space="preserve"> </w:t>
      </w:r>
      <w:r w:rsidRPr="00D22857">
        <w:rPr>
          <w:rFonts w:ascii="Cascadia Mono" w:hAnsi="Cascadia Mono" w:cs="Cascadia Mono"/>
          <w:noProof w:val="0"/>
          <w:color w:val="808080"/>
          <w:kern w:val="0"/>
          <w:sz w:val="24"/>
          <w:szCs w:val="24"/>
          <w:lang w:val="en-US"/>
        </w:rPr>
        <w:t>NOT</w:t>
      </w:r>
      <w:r w:rsidRPr="00D22857">
        <w:rPr>
          <w:rFonts w:ascii="Cascadia Mono" w:hAnsi="Cascadia Mono" w:cs="Cascadia Mono"/>
          <w:noProof w:val="0"/>
          <w:color w:val="000000"/>
          <w:kern w:val="0"/>
          <w:sz w:val="24"/>
          <w:szCs w:val="24"/>
          <w:lang w:val="en-US"/>
        </w:rPr>
        <w:t xml:space="preserve"> </w:t>
      </w:r>
      <w:r w:rsidRPr="00D22857">
        <w:rPr>
          <w:rFonts w:ascii="Cascadia Mono" w:hAnsi="Cascadia Mono" w:cs="Cascadia Mono"/>
          <w:noProof w:val="0"/>
          <w:color w:val="808080"/>
          <w:kern w:val="0"/>
          <w:sz w:val="24"/>
          <w:szCs w:val="24"/>
          <w:lang w:val="en-US"/>
        </w:rPr>
        <w:t>EXISTS</w:t>
      </w:r>
      <w:r w:rsidRPr="00D22857">
        <w:rPr>
          <w:rFonts w:ascii="Cascadia Mono" w:hAnsi="Cascadia Mono" w:cs="Cascadia Mono"/>
          <w:noProof w:val="0"/>
          <w:color w:val="0000FF"/>
          <w:kern w:val="0"/>
          <w:sz w:val="24"/>
          <w:szCs w:val="24"/>
          <w:lang w:val="en-US"/>
        </w:rPr>
        <w:t xml:space="preserve"> </w:t>
      </w:r>
      <w:r w:rsidRPr="00D22857">
        <w:rPr>
          <w:rFonts w:ascii="Cascadia Mono" w:hAnsi="Cascadia Mono" w:cs="Cascadia Mono"/>
          <w:noProof w:val="0"/>
          <w:color w:val="808080"/>
          <w:kern w:val="0"/>
          <w:sz w:val="24"/>
          <w:szCs w:val="24"/>
          <w:lang w:val="en-US"/>
        </w:rPr>
        <w:t>(</w:t>
      </w:r>
      <w:r w:rsidRPr="00D22857">
        <w:rPr>
          <w:rFonts w:ascii="Cascadia Mono" w:hAnsi="Cascadia Mono" w:cs="Cascadia Mono"/>
          <w:noProof w:val="0"/>
          <w:color w:val="0000FF"/>
          <w:kern w:val="0"/>
          <w:sz w:val="24"/>
          <w:szCs w:val="24"/>
          <w:lang w:val="en-US"/>
        </w:rPr>
        <w:t>SELECT</w:t>
      </w:r>
      <w:r w:rsidRPr="00D22857">
        <w:rPr>
          <w:rFonts w:ascii="Cascadia Mono" w:hAnsi="Cascadia Mono" w:cs="Cascadia Mono"/>
          <w:noProof w:val="0"/>
          <w:color w:val="000000"/>
          <w:kern w:val="0"/>
          <w:sz w:val="24"/>
          <w:szCs w:val="24"/>
          <w:lang w:val="en-US"/>
        </w:rPr>
        <w:t xml:space="preserve"> </w:t>
      </w:r>
      <w:r w:rsidRPr="00D22857">
        <w:rPr>
          <w:rFonts w:ascii="Cascadia Mono" w:hAnsi="Cascadia Mono" w:cs="Cascadia Mono"/>
          <w:noProof w:val="0"/>
          <w:color w:val="808080"/>
          <w:kern w:val="0"/>
          <w:sz w:val="24"/>
          <w:szCs w:val="24"/>
          <w:lang w:val="en-US"/>
        </w:rPr>
        <w:t>*</w:t>
      </w:r>
      <w:r w:rsidRPr="00D22857">
        <w:rPr>
          <w:rFonts w:ascii="Cascadia Mono" w:hAnsi="Cascadia Mono" w:cs="Cascadia Mono"/>
          <w:noProof w:val="0"/>
          <w:color w:val="000000"/>
          <w:kern w:val="0"/>
          <w:sz w:val="24"/>
          <w:szCs w:val="24"/>
          <w:lang w:val="en-US"/>
        </w:rPr>
        <w:t xml:space="preserve"> </w:t>
      </w:r>
      <w:r w:rsidRPr="00D22857">
        <w:rPr>
          <w:rFonts w:ascii="Cascadia Mono" w:hAnsi="Cascadia Mono" w:cs="Cascadia Mono"/>
          <w:noProof w:val="0"/>
          <w:color w:val="0000FF"/>
          <w:kern w:val="0"/>
          <w:sz w:val="24"/>
          <w:szCs w:val="24"/>
          <w:lang w:val="en-US"/>
        </w:rPr>
        <w:t>FROM</w:t>
      </w:r>
      <w:r w:rsidRPr="00D22857">
        <w:rPr>
          <w:rFonts w:ascii="Cascadia Mono" w:hAnsi="Cascadia Mono" w:cs="Cascadia Mono"/>
          <w:noProof w:val="0"/>
          <w:color w:val="000000"/>
          <w:kern w:val="0"/>
          <w:sz w:val="24"/>
          <w:szCs w:val="24"/>
          <w:lang w:val="en-US"/>
        </w:rPr>
        <w:t xml:space="preserve"> Bill </w:t>
      </w:r>
      <w:r w:rsidRPr="00D22857">
        <w:rPr>
          <w:rFonts w:ascii="Cascadia Mono" w:hAnsi="Cascadia Mono" w:cs="Cascadia Mono"/>
          <w:noProof w:val="0"/>
          <w:color w:val="0000FF"/>
          <w:kern w:val="0"/>
          <w:sz w:val="24"/>
          <w:szCs w:val="24"/>
          <w:lang w:val="en-US"/>
        </w:rPr>
        <w:t>WHERE</w:t>
      </w:r>
      <w:r w:rsidRPr="00D22857">
        <w:rPr>
          <w:rFonts w:ascii="Cascadia Mono" w:hAnsi="Cascadia Mono" w:cs="Cascadia Mono"/>
          <w:noProof w:val="0"/>
          <w:color w:val="000000"/>
          <w:kern w:val="0"/>
          <w:sz w:val="24"/>
          <w:szCs w:val="24"/>
          <w:lang w:val="en-US"/>
        </w:rPr>
        <w:t xml:space="preserve"> ID </w:t>
      </w:r>
      <w:r w:rsidRPr="00D22857">
        <w:rPr>
          <w:rFonts w:ascii="Cascadia Mono" w:hAnsi="Cascadia Mono" w:cs="Cascadia Mono"/>
          <w:noProof w:val="0"/>
          <w:color w:val="808080"/>
          <w:kern w:val="0"/>
          <w:sz w:val="24"/>
          <w:szCs w:val="24"/>
          <w:lang w:val="en-US"/>
        </w:rPr>
        <w:t>=</w:t>
      </w:r>
      <w:r w:rsidRPr="00D22857">
        <w:rPr>
          <w:rFonts w:ascii="Cascadia Mono" w:hAnsi="Cascadia Mono" w:cs="Cascadia Mono"/>
          <w:noProof w:val="0"/>
          <w:color w:val="000000"/>
          <w:kern w:val="0"/>
          <w:sz w:val="24"/>
          <w:szCs w:val="24"/>
          <w:lang w:val="en-US"/>
        </w:rPr>
        <w:t xml:space="preserve"> @billID</w:t>
      </w:r>
      <w:r w:rsidRPr="00D22857">
        <w:rPr>
          <w:rFonts w:ascii="Cascadia Mono" w:hAnsi="Cascadia Mono" w:cs="Cascadia Mono"/>
          <w:noProof w:val="0"/>
          <w:color w:val="808080"/>
          <w:kern w:val="0"/>
          <w:sz w:val="24"/>
          <w:szCs w:val="24"/>
          <w:lang w:val="en-US"/>
        </w:rPr>
        <w:t>)</w:t>
      </w:r>
    </w:p>
    <w:p w14:paraId="4CE1F534" w14:textId="77777777" w:rsidR="00D22857" w:rsidRPr="00D22857" w:rsidRDefault="00D22857" w:rsidP="00D228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22857">
        <w:rPr>
          <w:rFonts w:ascii="Cascadia Mono" w:hAnsi="Cascadia Mono" w:cs="Cascadia Mono"/>
          <w:noProof w:val="0"/>
          <w:color w:val="000000"/>
          <w:kern w:val="0"/>
          <w:sz w:val="24"/>
          <w:szCs w:val="24"/>
          <w:lang w:val="en-US"/>
        </w:rPr>
        <w:tab/>
      </w:r>
      <w:r w:rsidRPr="00D22857">
        <w:rPr>
          <w:rFonts w:ascii="Cascadia Mono" w:hAnsi="Cascadia Mono" w:cs="Cascadia Mono"/>
          <w:noProof w:val="0"/>
          <w:color w:val="000000"/>
          <w:kern w:val="0"/>
          <w:sz w:val="24"/>
          <w:szCs w:val="24"/>
          <w:lang w:val="en-US"/>
        </w:rPr>
        <w:tab/>
      </w:r>
      <w:r w:rsidRPr="00D22857">
        <w:rPr>
          <w:rFonts w:ascii="Cascadia Mono" w:hAnsi="Cascadia Mono" w:cs="Cascadia Mono"/>
          <w:noProof w:val="0"/>
          <w:color w:val="0000FF"/>
          <w:kern w:val="0"/>
          <w:sz w:val="24"/>
          <w:szCs w:val="24"/>
          <w:lang w:val="en-US"/>
        </w:rPr>
        <w:t>THROW</w:t>
      </w:r>
      <w:r w:rsidRPr="00D22857">
        <w:rPr>
          <w:rFonts w:ascii="Cascadia Mono" w:hAnsi="Cascadia Mono" w:cs="Cascadia Mono"/>
          <w:noProof w:val="0"/>
          <w:color w:val="000000"/>
          <w:kern w:val="0"/>
          <w:sz w:val="24"/>
          <w:szCs w:val="24"/>
          <w:lang w:val="en-US"/>
        </w:rPr>
        <w:t xml:space="preserve"> 50000</w:t>
      </w:r>
      <w:r w:rsidRPr="00D22857">
        <w:rPr>
          <w:rFonts w:ascii="Cascadia Mono" w:hAnsi="Cascadia Mono" w:cs="Cascadia Mono"/>
          <w:noProof w:val="0"/>
          <w:color w:val="808080"/>
          <w:kern w:val="0"/>
          <w:sz w:val="24"/>
          <w:szCs w:val="24"/>
          <w:lang w:val="en-US"/>
        </w:rPr>
        <w:t>,</w:t>
      </w:r>
      <w:r w:rsidRPr="00D22857">
        <w:rPr>
          <w:rFonts w:ascii="Cascadia Mono" w:hAnsi="Cascadia Mono" w:cs="Cascadia Mono"/>
          <w:noProof w:val="0"/>
          <w:color w:val="000000"/>
          <w:kern w:val="0"/>
          <w:sz w:val="24"/>
          <w:szCs w:val="24"/>
          <w:lang w:val="en-US"/>
        </w:rPr>
        <w:t xml:space="preserve"> </w:t>
      </w:r>
      <w:r w:rsidRPr="00D22857">
        <w:rPr>
          <w:rFonts w:ascii="Cascadia Mono" w:hAnsi="Cascadia Mono" w:cs="Cascadia Mono"/>
          <w:noProof w:val="0"/>
          <w:color w:val="FF0000"/>
          <w:kern w:val="0"/>
          <w:sz w:val="24"/>
          <w:szCs w:val="24"/>
          <w:lang w:val="en-US"/>
        </w:rPr>
        <w:t>'</w:t>
      </w:r>
      <w:proofErr w:type="spellStart"/>
      <w:r w:rsidRPr="00D22857">
        <w:rPr>
          <w:rFonts w:ascii="Cascadia Mono" w:hAnsi="Cascadia Mono" w:cs="Cascadia Mono"/>
          <w:noProof w:val="0"/>
          <w:color w:val="FF0000"/>
          <w:kern w:val="0"/>
          <w:sz w:val="24"/>
          <w:szCs w:val="24"/>
          <w:lang w:val="en-US"/>
        </w:rPr>
        <w:t>Hóa</w:t>
      </w:r>
      <w:proofErr w:type="spellEnd"/>
      <w:r w:rsidRPr="00D22857">
        <w:rPr>
          <w:rFonts w:ascii="Cascadia Mono" w:hAnsi="Cascadia Mono" w:cs="Cascadia Mono"/>
          <w:noProof w:val="0"/>
          <w:color w:val="FF0000"/>
          <w:kern w:val="0"/>
          <w:sz w:val="24"/>
          <w:szCs w:val="24"/>
          <w:lang w:val="en-US"/>
        </w:rPr>
        <w:t xml:space="preserve"> </w:t>
      </w:r>
      <w:proofErr w:type="spellStart"/>
      <w:r w:rsidRPr="00D22857">
        <w:rPr>
          <w:rFonts w:ascii="Cascadia Mono" w:hAnsi="Cascadia Mono" w:cs="Cascadia Mono"/>
          <w:noProof w:val="0"/>
          <w:color w:val="FF0000"/>
          <w:kern w:val="0"/>
          <w:sz w:val="24"/>
          <w:szCs w:val="24"/>
          <w:lang w:val="en-US"/>
        </w:rPr>
        <w:t>đơn</w:t>
      </w:r>
      <w:proofErr w:type="spellEnd"/>
      <w:r w:rsidRPr="00D22857">
        <w:rPr>
          <w:rFonts w:ascii="Cascadia Mono" w:hAnsi="Cascadia Mono" w:cs="Cascadia Mono"/>
          <w:noProof w:val="0"/>
          <w:color w:val="FF0000"/>
          <w:kern w:val="0"/>
          <w:sz w:val="24"/>
          <w:szCs w:val="24"/>
          <w:lang w:val="en-US"/>
        </w:rPr>
        <w:t xml:space="preserve"> </w:t>
      </w:r>
      <w:proofErr w:type="spellStart"/>
      <w:r w:rsidRPr="00D22857">
        <w:rPr>
          <w:rFonts w:ascii="Cascadia Mono" w:hAnsi="Cascadia Mono" w:cs="Cascadia Mono"/>
          <w:noProof w:val="0"/>
          <w:color w:val="FF0000"/>
          <w:kern w:val="0"/>
          <w:sz w:val="24"/>
          <w:szCs w:val="24"/>
          <w:lang w:val="en-US"/>
        </w:rPr>
        <w:t>không</w:t>
      </w:r>
      <w:proofErr w:type="spellEnd"/>
      <w:r w:rsidRPr="00D22857">
        <w:rPr>
          <w:rFonts w:ascii="Cascadia Mono" w:hAnsi="Cascadia Mono" w:cs="Cascadia Mono"/>
          <w:noProof w:val="0"/>
          <w:color w:val="FF0000"/>
          <w:kern w:val="0"/>
          <w:sz w:val="24"/>
          <w:szCs w:val="24"/>
          <w:lang w:val="en-US"/>
        </w:rPr>
        <w:t xml:space="preserve"> </w:t>
      </w:r>
      <w:proofErr w:type="spellStart"/>
      <w:r w:rsidRPr="00D22857">
        <w:rPr>
          <w:rFonts w:ascii="Cascadia Mono" w:hAnsi="Cascadia Mono" w:cs="Cascadia Mono"/>
          <w:noProof w:val="0"/>
          <w:color w:val="FF0000"/>
          <w:kern w:val="0"/>
          <w:sz w:val="24"/>
          <w:szCs w:val="24"/>
          <w:lang w:val="en-US"/>
        </w:rPr>
        <w:t>tồn</w:t>
      </w:r>
      <w:proofErr w:type="spellEnd"/>
      <w:r w:rsidRPr="00D22857">
        <w:rPr>
          <w:rFonts w:ascii="Cascadia Mono" w:hAnsi="Cascadia Mono" w:cs="Cascadia Mono"/>
          <w:noProof w:val="0"/>
          <w:color w:val="FF0000"/>
          <w:kern w:val="0"/>
          <w:sz w:val="24"/>
          <w:szCs w:val="24"/>
          <w:lang w:val="en-US"/>
        </w:rPr>
        <w:t xml:space="preserve"> </w:t>
      </w:r>
      <w:proofErr w:type="spellStart"/>
      <w:r w:rsidRPr="00D22857">
        <w:rPr>
          <w:rFonts w:ascii="Cascadia Mono" w:hAnsi="Cascadia Mono" w:cs="Cascadia Mono"/>
          <w:noProof w:val="0"/>
          <w:color w:val="FF0000"/>
          <w:kern w:val="0"/>
          <w:sz w:val="24"/>
          <w:szCs w:val="24"/>
          <w:lang w:val="en-US"/>
        </w:rPr>
        <w:t>tại</w:t>
      </w:r>
      <w:proofErr w:type="spellEnd"/>
      <w:r w:rsidRPr="00D22857">
        <w:rPr>
          <w:rFonts w:ascii="Cascadia Mono" w:hAnsi="Cascadia Mono" w:cs="Cascadia Mono"/>
          <w:noProof w:val="0"/>
          <w:color w:val="FF0000"/>
          <w:kern w:val="0"/>
          <w:sz w:val="24"/>
          <w:szCs w:val="24"/>
          <w:lang w:val="en-US"/>
        </w:rPr>
        <w:t>'</w:t>
      </w:r>
      <w:r w:rsidRPr="00D22857">
        <w:rPr>
          <w:rFonts w:ascii="Cascadia Mono" w:hAnsi="Cascadia Mono" w:cs="Cascadia Mono"/>
          <w:noProof w:val="0"/>
          <w:color w:val="808080"/>
          <w:kern w:val="0"/>
          <w:sz w:val="24"/>
          <w:szCs w:val="24"/>
          <w:lang w:val="en-US"/>
        </w:rPr>
        <w:t>,</w:t>
      </w:r>
      <w:r w:rsidRPr="00D22857">
        <w:rPr>
          <w:rFonts w:ascii="Cascadia Mono" w:hAnsi="Cascadia Mono" w:cs="Cascadia Mono"/>
          <w:noProof w:val="0"/>
          <w:color w:val="000000"/>
          <w:kern w:val="0"/>
          <w:sz w:val="24"/>
          <w:szCs w:val="24"/>
          <w:lang w:val="en-US"/>
        </w:rPr>
        <w:t xml:space="preserve"> </w:t>
      </w:r>
      <w:proofErr w:type="gramStart"/>
      <w:r w:rsidRPr="00D22857">
        <w:rPr>
          <w:rFonts w:ascii="Cascadia Mono" w:hAnsi="Cascadia Mono" w:cs="Cascadia Mono"/>
          <w:noProof w:val="0"/>
          <w:color w:val="000000"/>
          <w:kern w:val="0"/>
          <w:sz w:val="24"/>
          <w:szCs w:val="24"/>
          <w:lang w:val="en-US"/>
        </w:rPr>
        <w:t>1</w:t>
      </w:r>
      <w:proofErr w:type="gramEnd"/>
    </w:p>
    <w:p w14:paraId="138897F2" w14:textId="77777777" w:rsidR="00D22857" w:rsidRPr="00D22857" w:rsidRDefault="00D22857" w:rsidP="00D228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22857">
        <w:rPr>
          <w:rFonts w:ascii="Cascadia Mono" w:hAnsi="Cascadia Mono" w:cs="Cascadia Mono"/>
          <w:noProof w:val="0"/>
          <w:color w:val="000000"/>
          <w:kern w:val="0"/>
          <w:sz w:val="24"/>
          <w:szCs w:val="24"/>
          <w:lang w:val="en-US"/>
        </w:rPr>
        <w:tab/>
      </w:r>
      <w:r w:rsidRPr="00D22857">
        <w:rPr>
          <w:rFonts w:ascii="Cascadia Mono" w:hAnsi="Cascadia Mono" w:cs="Cascadia Mono"/>
          <w:noProof w:val="0"/>
          <w:color w:val="0000FF"/>
          <w:kern w:val="0"/>
          <w:sz w:val="24"/>
          <w:szCs w:val="24"/>
          <w:lang w:val="en-US"/>
        </w:rPr>
        <w:t>ELSE</w:t>
      </w:r>
    </w:p>
    <w:p w14:paraId="3C2CCBB7" w14:textId="77777777" w:rsidR="00D22857" w:rsidRPr="00D22857" w:rsidRDefault="00D22857" w:rsidP="00D228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22857">
        <w:rPr>
          <w:rFonts w:ascii="Cascadia Mono" w:hAnsi="Cascadia Mono" w:cs="Cascadia Mono"/>
          <w:noProof w:val="0"/>
          <w:color w:val="000000"/>
          <w:kern w:val="0"/>
          <w:sz w:val="24"/>
          <w:szCs w:val="24"/>
          <w:lang w:val="en-US"/>
        </w:rPr>
        <w:tab/>
      </w:r>
      <w:r w:rsidRPr="00D22857">
        <w:rPr>
          <w:rFonts w:ascii="Cascadia Mono" w:hAnsi="Cascadia Mono" w:cs="Cascadia Mono"/>
          <w:noProof w:val="0"/>
          <w:color w:val="0000FF"/>
          <w:kern w:val="0"/>
          <w:sz w:val="24"/>
          <w:szCs w:val="24"/>
          <w:lang w:val="en-US"/>
        </w:rPr>
        <w:t>BEGIN</w:t>
      </w:r>
      <w:r w:rsidRPr="00D22857">
        <w:rPr>
          <w:rFonts w:ascii="Cascadia Mono" w:hAnsi="Cascadia Mono" w:cs="Cascadia Mono"/>
          <w:noProof w:val="0"/>
          <w:color w:val="000000"/>
          <w:kern w:val="0"/>
          <w:sz w:val="24"/>
          <w:szCs w:val="24"/>
          <w:lang w:val="en-US"/>
        </w:rPr>
        <w:t xml:space="preserve"> </w:t>
      </w:r>
      <w:r w:rsidRPr="00D22857">
        <w:rPr>
          <w:rFonts w:ascii="Cascadia Mono" w:hAnsi="Cascadia Mono" w:cs="Cascadia Mono"/>
          <w:noProof w:val="0"/>
          <w:color w:val="0000FF"/>
          <w:kern w:val="0"/>
          <w:sz w:val="24"/>
          <w:szCs w:val="24"/>
          <w:lang w:val="en-US"/>
        </w:rPr>
        <w:t>TRANSACTION</w:t>
      </w:r>
    </w:p>
    <w:p w14:paraId="19629FD2" w14:textId="77777777" w:rsidR="00D22857" w:rsidRPr="00D22857" w:rsidRDefault="00D22857" w:rsidP="00D228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22857">
        <w:rPr>
          <w:rFonts w:ascii="Cascadia Mono" w:hAnsi="Cascadia Mono" w:cs="Cascadia Mono"/>
          <w:noProof w:val="0"/>
          <w:color w:val="000000"/>
          <w:kern w:val="0"/>
          <w:sz w:val="24"/>
          <w:szCs w:val="24"/>
          <w:lang w:val="en-US"/>
        </w:rPr>
        <w:tab/>
      </w:r>
      <w:r w:rsidRPr="00D22857">
        <w:rPr>
          <w:rFonts w:ascii="Cascadia Mono" w:hAnsi="Cascadia Mono" w:cs="Cascadia Mono"/>
          <w:noProof w:val="0"/>
          <w:color w:val="000000"/>
          <w:kern w:val="0"/>
          <w:sz w:val="24"/>
          <w:szCs w:val="24"/>
          <w:lang w:val="en-US"/>
        </w:rPr>
        <w:tab/>
      </w:r>
      <w:r w:rsidRPr="00D22857">
        <w:rPr>
          <w:rFonts w:ascii="Cascadia Mono" w:hAnsi="Cascadia Mono" w:cs="Cascadia Mono"/>
          <w:noProof w:val="0"/>
          <w:color w:val="0000FF"/>
          <w:kern w:val="0"/>
          <w:sz w:val="24"/>
          <w:szCs w:val="24"/>
          <w:lang w:val="en-US"/>
        </w:rPr>
        <w:t>DECLARE</w:t>
      </w:r>
      <w:r w:rsidRPr="00D22857">
        <w:rPr>
          <w:rFonts w:ascii="Cascadia Mono" w:hAnsi="Cascadia Mono" w:cs="Cascadia Mono"/>
          <w:noProof w:val="0"/>
          <w:color w:val="000000"/>
          <w:kern w:val="0"/>
          <w:sz w:val="24"/>
          <w:szCs w:val="24"/>
          <w:lang w:val="en-US"/>
        </w:rPr>
        <w:t xml:space="preserve"> @productID </w:t>
      </w:r>
      <w:proofErr w:type="gramStart"/>
      <w:r w:rsidRPr="00D22857">
        <w:rPr>
          <w:rFonts w:ascii="Cascadia Mono" w:hAnsi="Cascadia Mono" w:cs="Cascadia Mono"/>
          <w:noProof w:val="0"/>
          <w:color w:val="0000FF"/>
          <w:kern w:val="0"/>
          <w:sz w:val="24"/>
          <w:szCs w:val="24"/>
          <w:lang w:val="en-US"/>
        </w:rPr>
        <w:t>VARCHAR</w:t>
      </w:r>
      <w:r w:rsidRPr="00D22857">
        <w:rPr>
          <w:rFonts w:ascii="Cascadia Mono" w:hAnsi="Cascadia Mono" w:cs="Cascadia Mono"/>
          <w:noProof w:val="0"/>
          <w:color w:val="808080"/>
          <w:kern w:val="0"/>
          <w:sz w:val="24"/>
          <w:szCs w:val="24"/>
          <w:lang w:val="en-US"/>
        </w:rPr>
        <w:t>(</w:t>
      </w:r>
      <w:proofErr w:type="gramEnd"/>
      <w:r w:rsidRPr="00D22857">
        <w:rPr>
          <w:rFonts w:ascii="Cascadia Mono" w:hAnsi="Cascadia Mono" w:cs="Cascadia Mono"/>
          <w:noProof w:val="0"/>
          <w:color w:val="000000"/>
          <w:kern w:val="0"/>
          <w:sz w:val="24"/>
          <w:szCs w:val="24"/>
          <w:lang w:val="en-US"/>
        </w:rPr>
        <w:t>3</w:t>
      </w:r>
      <w:r w:rsidRPr="00D22857">
        <w:rPr>
          <w:rFonts w:ascii="Cascadia Mono" w:hAnsi="Cascadia Mono" w:cs="Cascadia Mono"/>
          <w:noProof w:val="0"/>
          <w:color w:val="808080"/>
          <w:kern w:val="0"/>
          <w:sz w:val="24"/>
          <w:szCs w:val="24"/>
          <w:lang w:val="en-US"/>
        </w:rPr>
        <w:t>)</w:t>
      </w:r>
    </w:p>
    <w:p w14:paraId="7799EB04" w14:textId="77777777" w:rsidR="00D22857" w:rsidRPr="00D22857" w:rsidRDefault="00D22857" w:rsidP="00D228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22857">
        <w:rPr>
          <w:rFonts w:ascii="Cascadia Mono" w:hAnsi="Cascadia Mono" w:cs="Cascadia Mono"/>
          <w:noProof w:val="0"/>
          <w:color w:val="000000"/>
          <w:kern w:val="0"/>
          <w:sz w:val="24"/>
          <w:szCs w:val="24"/>
          <w:lang w:val="en-US"/>
        </w:rPr>
        <w:tab/>
      </w:r>
      <w:r w:rsidRPr="00D22857">
        <w:rPr>
          <w:rFonts w:ascii="Cascadia Mono" w:hAnsi="Cascadia Mono" w:cs="Cascadia Mono"/>
          <w:noProof w:val="0"/>
          <w:color w:val="000000"/>
          <w:kern w:val="0"/>
          <w:sz w:val="24"/>
          <w:szCs w:val="24"/>
          <w:lang w:val="en-US"/>
        </w:rPr>
        <w:tab/>
      </w:r>
      <w:r w:rsidRPr="00D22857">
        <w:rPr>
          <w:rFonts w:ascii="Cascadia Mono" w:hAnsi="Cascadia Mono" w:cs="Cascadia Mono"/>
          <w:noProof w:val="0"/>
          <w:color w:val="0000FF"/>
          <w:kern w:val="0"/>
          <w:sz w:val="24"/>
          <w:szCs w:val="24"/>
          <w:lang w:val="en-US"/>
        </w:rPr>
        <w:t>DECLARE</w:t>
      </w:r>
      <w:r w:rsidRPr="00D22857">
        <w:rPr>
          <w:rFonts w:ascii="Cascadia Mono" w:hAnsi="Cascadia Mono" w:cs="Cascadia Mono"/>
          <w:noProof w:val="0"/>
          <w:color w:val="000000"/>
          <w:kern w:val="0"/>
          <w:sz w:val="24"/>
          <w:szCs w:val="24"/>
          <w:lang w:val="en-US"/>
        </w:rPr>
        <w:t xml:space="preserve"> @status </w:t>
      </w:r>
      <w:proofErr w:type="gramStart"/>
      <w:r w:rsidRPr="00D22857">
        <w:rPr>
          <w:rFonts w:ascii="Cascadia Mono" w:hAnsi="Cascadia Mono" w:cs="Cascadia Mono"/>
          <w:noProof w:val="0"/>
          <w:color w:val="0000FF"/>
          <w:kern w:val="0"/>
          <w:sz w:val="24"/>
          <w:szCs w:val="24"/>
          <w:lang w:val="en-US"/>
        </w:rPr>
        <w:t>INT</w:t>
      </w:r>
      <w:proofErr w:type="gramEnd"/>
    </w:p>
    <w:p w14:paraId="66D9ED57" w14:textId="77777777" w:rsidR="00D22857" w:rsidRPr="00D22857" w:rsidRDefault="00D22857" w:rsidP="00D228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22857">
        <w:rPr>
          <w:rFonts w:ascii="Cascadia Mono" w:hAnsi="Cascadia Mono" w:cs="Cascadia Mono"/>
          <w:noProof w:val="0"/>
          <w:color w:val="000000"/>
          <w:kern w:val="0"/>
          <w:sz w:val="24"/>
          <w:szCs w:val="24"/>
          <w:lang w:val="en-US"/>
        </w:rPr>
        <w:tab/>
      </w:r>
      <w:r w:rsidRPr="00D22857">
        <w:rPr>
          <w:rFonts w:ascii="Cascadia Mono" w:hAnsi="Cascadia Mono" w:cs="Cascadia Mono"/>
          <w:noProof w:val="0"/>
          <w:color w:val="000000"/>
          <w:kern w:val="0"/>
          <w:sz w:val="24"/>
          <w:szCs w:val="24"/>
          <w:lang w:val="en-US"/>
        </w:rPr>
        <w:tab/>
      </w:r>
      <w:r w:rsidRPr="00D22857">
        <w:rPr>
          <w:rFonts w:ascii="Cascadia Mono" w:hAnsi="Cascadia Mono" w:cs="Cascadia Mono"/>
          <w:noProof w:val="0"/>
          <w:color w:val="0000FF"/>
          <w:kern w:val="0"/>
          <w:sz w:val="24"/>
          <w:szCs w:val="24"/>
          <w:lang w:val="en-US"/>
        </w:rPr>
        <w:t>DECLARE</w:t>
      </w:r>
      <w:r w:rsidRPr="00D22857">
        <w:rPr>
          <w:rFonts w:ascii="Cascadia Mono" w:hAnsi="Cascadia Mono" w:cs="Cascadia Mono"/>
          <w:noProof w:val="0"/>
          <w:color w:val="000000"/>
          <w:kern w:val="0"/>
          <w:sz w:val="24"/>
          <w:szCs w:val="24"/>
          <w:lang w:val="en-US"/>
        </w:rPr>
        <w:t xml:space="preserve"> @quantityProductMaterial </w:t>
      </w:r>
      <w:proofErr w:type="gramStart"/>
      <w:r w:rsidRPr="00D22857">
        <w:rPr>
          <w:rFonts w:ascii="Cascadia Mono" w:hAnsi="Cascadia Mono" w:cs="Cascadia Mono"/>
          <w:noProof w:val="0"/>
          <w:color w:val="0000FF"/>
          <w:kern w:val="0"/>
          <w:sz w:val="24"/>
          <w:szCs w:val="24"/>
          <w:lang w:val="en-US"/>
        </w:rPr>
        <w:t>INT</w:t>
      </w:r>
      <w:proofErr w:type="gramEnd"/>
    </w:p>
    <w:p w14:paraId="51730A3B" w14:textId="77777777" w:rsidR="00D22857" w:rsidRPr="00D22857" w:rsidRDefault="00D22857" w:rsidP="00D228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22857">
        <w:rPr>
          <w:rFonts w:ascii="Cascadia Mono" w:hAnsi="Cascadia Mono" w:cs="Cascadia Mono"/>
          <w:noProof w:val="0"/>
          <w:color w:val="000000"/>
          <w:kern w:val="0"/>
          <w:sz w:val="24"/>
          <w:szCs w:val="24"/>
          <w:lang w:val="en-US"/>
        </w:rPr>
        <w:tab/>
      </w:r>
      <w:r w:rsidRPr="00D22857">
        <w:rPr>
          <w:rFonts w:ascii="Cascadia Mono" w:hAnsi="Cascadia Mono" w:cs="Cascadia Mono"/>
          <w:noProof w:val="0"/>
          <w:color w:val="000000"/>
          <w:kern w:val="0"/>
          <w:sz w:val="24"/>
          <w:szCs w:val="24"/>
          <w:lang w:val="en-US"/>
        </w:rPr>
        <w:tab/>
      </w:r>
      <w:r w:rsidRPr="00D22857">
        <w:rPr>
          <w:rFonts w:ascii="Cascadia Mono" w:hAnsi="Cascadia Mono" w:cs="Cascadia Mono"/>
          <w:noProof w:val="0"/>
          <w:color w:val="0000FF"/>
          <w:kern w:val="0"/>
          <w:sz w:val="24"/>
          <w:szCs w:val="24"/>
          <w:lang w:val="en-US"/>
        </w:rPr>
        <w:t>DECLARE</w:t>
      </w:r>
      <w:r w:rsidRPr="00D22857">
        <w:rPr>
          <w:rFonts w:ascii="Cascadia Mono" w:hAnsi="Cascadia Mono" w:cs="Cascadia Mono"/>
          <w:noProof w:val="0"/>
          <w:color w:val="000000"/>
          <w:kern w:val="0"/>
          <w:sz w:val="24"/>
          <w:szCs w:val="24"/>
          <w:lang w:val="en-US"/>
        </w:rPr>
        <w:t xml:space="preserve"> @materialID </w:t>
      </w:r>
      <w:proofErr w:type="gramStart"/>
      <w:r w:rsidRPr="00D22857">
        <w:rPr>
          <w:rFonts w:ascii="Cascadia Mono" w:hAnsi="Cascadia Mono" w:cs="Cascadia Mono"/>
          <w:noProof w:val="0"/>
          <w:color w:val="0000FF"/>
          <w:kern w:val="0"/>
          <w:sz w:val="24"/>
          <w:szCs w:val="24"/>
          <w:lang w:val="en-US"/>
        </w:rPr>
        <w:t>VARCHAR</w:t>
      </w:r>
      <w:r w:rsidRPr="00D22857">
        <w:rPr>
          <w:rFonts w:ascii="Cascadia Mono" w:hAnsi="Cascadia Mono" w:cs="Cascadia Mono"/>
          <w:noProof w:val="0"/>
          <w:color w:val="808080"/>
          <w:kern w:val="0"/>
          <w:sz w:val="24"/>
          <w:szCs w:val="24"/>
          <w:lang w:val="en-US"/>
        </w:rPr>
        <w:t>(</w:t>
      </w:r>
      <w:proofErr w:type="gramEnd"/>
      <w:r w:rsidRPr="00D22857">
        <w:rPr>
          <w:rFonts w:ascii="Cascadia Mono" w:hAnsi="Cascadia Mono" w:cs="Cascadia Mono"/>
          <w:noProof w:val="0"/>
          <w:color w:val="000000"/>
          <w:kern w:val="0"/>
          <w:sz w:val="24"/>
          <w:szCs w:val="24"/>
          <w:lang w:val="en-US"/>
        </w:rPr>
        <w:t>3</w:t>
      </w:r>
      <w:r w:rsidRPr="00D22857">
        <w:rPr>
          <w:rFonts w:ascii="Cascadia Mono" w:hAnsi="Cascadia Mono" w:cs="Cascadia Mono"/>
          <w:noProof w:val="0"/>
          <w:color w:val="808080"/>
          <w:kern w:val="0"/>
          <w:sz w:val="24"/>
          <w:szCs w:val="24"/>
          <w:lang w:val="en-US"/>
        </w:rPr>
        <w:t>)</w:t>
      </w:r>
    </w:p>
    <w:p w14:paraId="455C5B4A" w14:textId="77777777" w:rsidR="00D22857" w:rsidRPr="00D22857" w:rsidRDefault="00D22857" w:rsidP="00D228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p>
    <w:p w14:paraId="03270845" w14:textId="77777777" w:rsidR="00D22857" w:rsidRPr="00D22857" w:rsidRDefault="00D22857" w:rsidP="00D228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22857">
        <w:rPr>
          <w:rFonts w:ascii="Cascadia Mono" w:hAnsi="Cascadia Mono" w:cs="Cascadia Mono"/>
          <w:noProof w:val="0"/>
          <w:color w:val="000000"/>
          <w:kern w:val="0"/>
          <w:sz w:val="24"/>
          <w:szCs w:val="24"/>
          <w:lang w:val="en-US"/>
        </w:rPr>
        <w:tab/>
      </w:r>
      <w:r w:rsidRPr="00D22857">
        <w:rPr>
          <w:rFonts w:ascii="Cascadia Mono" w:hAnsi="Cascadia Mono" w:cs="Cascadia Mono"/>
          <w:noProof w:val="0"/>
          <w:color w:val="000000"/>
          <w:kern w:val="0"/>
          <w:sz w:val="24"/>
          <w:szCs w:val="24"/>
          <w:lang w:val="en-US"/>
        </w:rPr>
        <w:tab/>
      </w:r>
      <w:r w:rsidRPr="00D22857">
        <w:rPr>
          <w:rFonts w:ascii="Cascadia Mono" w:hAnsi="Cascadia Mono" w:cs="Cascadia Mono"/>
          <w:noProof w:val="0"/>
          <w:color w:val="008000"/>
          <w:kern w:val="0"/>
          <w:sz w:val="24"/>
          <w:szCs w:val="24"/>
          <w:lang w:val="en-US"/>
        </w:rPr>
        <w:t xml:space="preserve">-- </w:t>
      </w:r>
      <w:proofErr w:type="spellStart"/>
      <w:r w:rsidRPr="00D22857">
        <w:rPr>
          <w:rFonts w:ascii="Cascadia Mono" w:hAnsi="Cascadia Mono" w:cs="Cascadia Mono"/>
          <w:noProof w:val="0"/>
          <w:color w:val="008000"/>
          <w:kern w:val="0"/>
          <w:sz w:val="24"/>
          <w:szCs w:val="24"/>
          <w:lang w:val="en-US"/>
        </w:rPr>
        <w:t>Lấy</w:t>
      </w:r>
      <w:proofErr w:type="spellEnd"/>
      <w:r w:rsidRPr="00D22857">
        <w:rPr>
          <w:rFonts w:ascii="Cascadia Mono" w:hAnsi="Cascadia Mono" w:cs="Cascadia Mono"/>
          <w:noProof w:val="0"/>
          <w:color w:val="008000"/>
          <w:kern w:val="0"/>
          <w:sz w:val="24"/>
          <w:szCs w:val="24"/>
          <w:lang w:val="en-US"/>
        </w:rPr>
        <w:t xml:space="preserve"> ID </w:t>
      </w:r>
      <w:proofErr w:type="spellStart"/>
      <w:r w:rsidRPr="00D22857">
        <w:rPr>
          <w:rFonts w:ascii="Cascadia Mono" w:hAnsi="Cascadia Mono" w:cs="Cascadia Mono"/>
          <w:noProof w:val="0"/>
          <w:color w:val="008000"/>
          <w:kern w:val="0"/>
          <w:sz w:val="24"/>
          <w:szCs w:val="24"/>
          <w:lang w:val="en-US"/>
        </w:rPr>
        <w:t>và</w:t>
      </w:r>
      <w:proofErr w:type="spellEnd"/>
      <w:r w:rsidRPr="00D22857">
        <w:rPr>
          <w:rFonts w:ascii="Cascadia Mono" w:hAnsi="Cascadia Mono" w:cs="Cascadia Mono"/>
          <w:noProof w:val="0"/>
          <w:color w:val="008000"/>
          <w:kern w:val="0"/>
          <w:sz w:val="24"/>
          <w:szCs w:val="24"/>
          <w:lang w:val="en-US"/>
        </w:rPr>
        <w:t xml:space="preserve"> </w:t>
      </w:r>
      <w:proofErr w:type="spellStart"/>
      <w:r w:rsidRPr="00D22857">
        <w:rPr>
          <w:rFonts w:ascii="Cascadia Mono" w:hAnsi="Cascadia Mono" w:cs="Cascadia Mono"/>
          <w:noProof w:val="0"/>
          <w:color w:val="008000"/>
          <w:kern w:val="0"/>
          <w:sz w:val="24"/>
          <w:szCs w:val="24"/>
          <w:lang w:val="en-US"/>
        </w:rPr>
        <w:t>trạng</w:t>
      </w:r>
      <w:proofErr w:type="spellEnd"/>
      <w:r w:rsidRPr="00D22857">
        <w:rPr>
          <w:rFonts w:ascii="Cascadia Mono" w:hAnsi="Cascadia Mono" w:cs="Cascadia Mono"/>
          <w:noProof w:val="0"/>
          <w:color w:val="008000"/>
          <w:kern w:val="0"/>
          <w:sz w:val="24"/>
          <w:szCs w:val="24"/>
          <w:lang w:val="en-US"/>
        </w:rPr>
        <w:t xml:space="preserve"> </w:t>
      </w:r>
      <w:proofErr w:type="spellStart"/>
      <w:r w:rsidRPr="00D22857">
        <w:rPr>
          <w:rFonts w:ascii="Cascadia Mono" w:hAnsi="Cascadia Mono" w:cs="Cascadia Mono"/>
          <w:noProof w:val="0"/>
          <w:color w:val="008000"/>
          <w:kern w:val="0"/>
          <w:sz w:val="24"/>
          <w:szCs w:val="24"/>
          <w:lang w:val="en-US"/>
        </w:rPr>
        <w:t>thái</w:t>
      </w:r>
      <w:proofErr w:type="spellEnd"/>
      <w:r w:rsidRPr="00D22857">
        <w:rPr>
          <w:rFonts w:ascii="Cascadia Mono" w:hAnsi="Cascadia Mono" w:cs="Cascadia Mono"/>
          <w:noProof w:val="0"/>
          <w:color w:val="008000"/>
          <w:kern w:val="0"/>
          <w:sz w:val="24"/>
          <w:szCs w:val="24"/>
          <w:lang w:val="en-US"/>
        </w:rPr>
        <w:t xml:space="preserve"> </w:t>
      </w:r>
      <w:proofErr w:type="spellStart"/>
      <w:r w:rsidRPr="00D22857">
        <w:rPr>
          <w:rFonts w:ascii="Cascadia Mono" w:hAnsi="Cascadia Mono" w:cs="Cascadia Mono"/>
          <w:noProof w:val="0"/>
          <w:color w:val="008000"/>
          <w:kern w:val="0"/>
          <w:sz w:val="24"/>
          <w:szCs w:val="24"/>
          <w:lang w:val="en-US"/>
        </w:rPr>
        <w:t>của</w:t>
      </w:r>
      <w:proofErr w:type="spellEnd"/>
      <w:r w:rsidRPr="00D22857">
        <w:rPr>
          <w:rFonts w:ascii="Cascadia Mono" w:hAnsi="Cascadia Mono" w:cs="Cascadia Mono"/>
          <w:noProof w:val="0"/>
          <w:color w:val="008000"/>
          <w:kern w:val="0"/>
          <w:sz w:val="24"/>
          <w:szCs w:val="24"/>
          <w:lang w:val="en-US"/>
        </w:rPr>
        <w:t xml:space="preserve"> </w:t>
      </w:r>
      <w:proofErr w:type="spellStart"/>
      <w:r w:rsidRPr="00D22857">
        <w:rPr>
          <w:rFonts w:ascii="Cascadia Mono" w:hAnsi="Cascadia Mono" w:cs="Cascadia Mono"/>
          <w:noProof w:val="0"/>
          <w:color w:val="008000"/>
          <w:kern w:val="0"/>
          <w:sz w:val="24"/>
          <w:szCs w:val="24"/>
          <w:lang w:val="en-US"/>
        </w:rPr>
        <w:t>sản</w:t>
      </w:r>
      <w:proofErr w:type="spellEnd"/>
      <w:r w:rsidRPr="00D22857">
        <w:rPr>
          <w:rFonts w:ascii="Cascadia Mono" w:hAnsi="Cascadia Mono" w:cs="Cascadia Mono"/>
          <w:noProof w:val="0"/>
          <w:color w:val="008000"/>
          <w:kern w:val="0"/>
          <w:sz w:val="24"/>
          <w:szCs w:val="24"/>
          <w:lang w:val="en-US"/>
        </w:rPr>
        <w:t xml:space="preserve"> </w:t>
      </w:r>
      <w:proofErr w:type="spellStart"/>
      <w:r w:rsidRPr="00D22857">
        <w:rPr>
          <w:rFonts w:ascii="Cascadia Mono" w:hAnsi="Cascadia Mono" w:cs="Cascadia Mono"/>
          <w:noProof w:val="0"/>
          <w:color w:val="008000"/>
          <w:kern w:val="0"/>
          <w:sz w:val="24"/>
          <w:szCs w:val="24"/>
          <w:lang w:val="en-US"/>
        </w:rPr>
        <w:t>phẩm</w:t>
      </w:r>
      <w:proofErr w:type="spellEnd"/>
    </w:p>
    <w:p w14:paraId="0B74DF24" w14:textId="77777777" w:rsidR="00D22857" w:rsidRPr="00D22857" w:rsidRDefault="00D22857" w:rsidP="00D228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22857">
        <w:rPr>
          <w:rFonts w:ascii="Cascadia Mono" w:hAnsi="Cascadia Mono" w:cs="Cascadia Mono"/>
          <w:noProof w:val="0"/>
          <w:color w:val="000000"/>
          <w:kern w:val="0"/>
          <w:sz w:val="24"/>
          <w:szCs w:val="24"/>
          <w:lang w:val="en-US"/>
        </w:rPr>
        <w:tab/>
      </w:r>
      <w:r w:rsidRPr="00D22857">
        <w:rPr>
          <w:rFonts w:ascii="Cascadia Mono" w:hAnsi="Cascadia Mono" w:cs="Cascadia Mono"/>
          <w:noProof w:val="0"/>
          <w:color w:val="000000"/>
          <w:kern w:val="0"/>
          <w:sz w:val="24"/>
          <w:szCs w:val="24"/>
          <w:lang w:val="en-US"/>
        </w:rPr>
        <w:tab/>
      </w:r>
      <w:r w:rsidRPr="00D22857">
        <w:rPr>
          <w:rFonts w:ascii="Cascadia Mono" w:hAnsi="Cascadia Mono" w:cs="Cascadia Mono"/>
          <w:noProof w:val="0"/>
          <w:color w:val="0000FF"/>
          <w:kern w:val="0"/>
          <w:sz w:val="24"/>
          <w:szCs w:val="24"/>
          <w:lang w:val="en-US"/>
        </w:rPr>
        <w:t>SELECT</w:t>
      </w:r>
      <w:r w:rsidRPr="00D22857">
        <w:rPr>
          <w:rFonts w:ascii="Cascadia Mono" w:hAnsi="Cascadia Mono" w:cs="Cascadia Mono"/>
          <w:noProof w:val="0"/>
          <w:color w:val="000000"/>
          <w:kern w:val="0"/>
          <w:sz w:val="24"/>
          <w:szCs w:val="24"/>
          <w:lang w:val="en-US"/>
        </w:rPr>
        <w:t xml:space="preserve"> @productID </w:t>
      </w:r>
      <w:r w:rsidRPr="00D22857">
        <w:rPr>
          <w:rFonts w:ascii="Cascadia Mono" w:hAnsi="Cascadia Mono" w:cs="Cascadia Mono"/>
          <w:noProof w:val="0"/>
          <w:color w:val="808080"/>
          <w:kern w:val="0"/>
          <w:sz w:val="24"/>
          <w:szCs w:val="24"/>
          <w:lang w:val="en-US"/>
        </w:rPr>
        <w:t>=</w:t>
      </w:r>
      <w:r w:rsidRPr="00D22857">
        <w:rPr>
          <w:rFonts w:ascii="Cascadia Mono" w:hAnsi="Cascadia Mono" w:cs="Cascadia Mono"/>
          <w:noProof w:val="0"/>
          <w:color w:val="000000"/>
          <w:kern w:val="0"/>
          <w:sz w:val="24"/>
          <w:szCs w:val="24"/>
          <w:lang w:val="en-US"/>
        </w:rPr>
        <w:t xml:space="preserve"> </w:t>
      </w:r>
      <w:proofErr w:type="gramStart"/>
      <w:r w:rsidRPr="00D22857">
        <w:rPr>
          <w:rFonts w:ascii="Cascadia Mono" w:hAnsi="Cascadia Mono" w:cs="Cascadia Mono"/>
          <w:noProof w:val="0"/>
          <w:color w:val="000000"/>
          <w:kern w:val="0"/>
          <w:sz w:val="24"/>
          <w:szCs w:val="24"/>
          <w:lang w:val="en-US"/>
        </w:rPr>
        <w:t xml:space="preserve">ID </w:t>
      </w:r>
      <w:r w:rsidRPr="00D22857">
        <w:rPr>
          <w:rFonts w:ascii="Cascadia Mono" w:hAnsi="Cascadia Mono" w:cs="Cascadia Mono"/>
          <w:noProof w:val="0"/>
          <w:color w:val="808080"/>
          <w:kern w:val="0"/>
          <w:sz w:val="24"/>
          <w:szCs w:val="24"/>
          <w:lang w:val="en-US"/>
        </w:rPr>
        <w:t>,</w:t>
      </w:r>
      <w:proofErr w:type="gramEnd"/>
      <w:r w:rsidRPr="00D22857">
        <w:rPr>
          <w:rFonts w:ascii="Cascadia Mono" w:hAnsi="Cascadia Mono" w:cs="Cascadia Mono"/>
          <w:noProof w:val="0"/>
          <w:color w:val="000000"/>
          <w:kern w:val="0"/>
          <w:sz w:val="24"/>
          <w:szCs w:val="24"/>
          <w:lang w:val="en-US"/>
        </w:rPr>
        <w:t xml:space="preserve"> @status </w:t>
      </w:r>
      <w:r w:rsidRPr="00D22857">
        <w:rPr>
          <w:rFonts w:ascii="Cascadia Mono" w:hAnsi="Cascadia Mono" w:cs="Cascadia Mono"/>
          <w:noProof w:val="0"/>
          <w:color w:val="808080"/>
          <w:kern w:val="0"/>
          <w:sz w:val="24"/>
          <w:szCs w:val="24"/>
          <w:lang w:val="en-US"/>
        </w:rPr>
        <w:t>=</w:t>
      </w:r>
      <w:r w:rsidRPr="00D22857">
        <w:rPr>
          <w:rFonts w:ascii="Cascadia Mono" w:hAnsi="Cascadia Mono" w:cs="Cascadia Mono"/>
          <w:noProof w:val="0"/>
          <w:color w:val="000000"/>
          <w:kern w:val="0"/>
          <w:sz w:val="24"/>
          <w:szCs w:val="24"/>
          <w:lang w:val="en-US"/>
        </w:rPr>
        <w:t xml:space="preserve"> </w:t>
      </w:r>
      <w:r w:rsidRPr="00D22857">
        <w:rPr>
          <w:rFonts w:ascii="Cascadia Mono" w:hAnsi="Cascadia Mono" w:cs="Cascadia Mono"/>
          <w:noProof w:val="0"/>
          <w:color w:val="0000FF"/>
          <w:kern w:val="0"/>
          <w:sz w:val="24"/>
          <w:szCs w:val="24"/>
          <w:lang w:val="en-US"/>
        </w:rPr>
        <w:t>status</w:t>
      </w:r>
      <w:r w:rsidRPr="00D22857">
        <w:rPr>
          <w:rFonts w:ascii="Cascadia Mono" w:hAnsi="Cascadia Mono" w:cs="Cascadia Mono"/>
          <w:noProof w:val="0"/>
          <w:color w:val="000000"/>
          <w:kern w:val="0"/>
          <w:sz w:val="24"/>
          <w:szCs w:val="24"/>
          <w:lang w:val="en-US"/>
        </w:rPr>
        <w:t xml:space="preserve"> </w:t>
      </w:r>
      <w:r w:rsidRPr="00D22857">
        <w:rPr>
          <w:rFonts w:ascii="Cascadia Mono" w:hAnsi="Cascadia Mono" w:cs="Cascadia Mono"/>
          <w:noProof w:val="0"/>
          <w:color w:val="0000FF"/>
          <w:kern w:val="0"/>
          <w:sz w:val="24"/>
          <w:szCs w:val="24"/>
          <w:lang w:val="en-US"/>
        </w:rPr>
        <w:t>FROM</w:t>
      </w:r>
      <w:r w:rsidRPr="00D22857">
        <w:rPr>
          <w:rFonts w:ascii="Cascadia Mono" w:hAnsi="Cascadia Mono" w:cs="Cascadia Mono"/>
          <w:noProof w:val="0"/>
          <w:color w:val="000000"/>
          <w:kern w:val="0"/>
          <w:sz w:val="24"/>
          <w:szCs w:val="24"/>
          <w:lang w:val="en-US"/>
        </w:rPr>
        <w:t xml:space="preserve"> Product </w:t>
      </w:r>
      <w:r w:rsidRPr="00D22857">
        <w:rPr>
          <w:rFonts w:ascii="Cascadia Mono" w:hAnsi="Cascadia Mono" w:cs="Cascadia Mono"/>
          <w:noProof w:val="0"/>
          <w:color w:val="0000FF"/>
          <w:kern w:val="0"/>
          <w:sz w:val="24"/>
          <w:szCs w:val="24"/>
          <w:lang w:val="en-US"/>
        </w:rPr>
        <w:t>WHERE</w:t>
      </w:r>
      <w:r w:rsidRPr="00D22857">
        <w:rPr>
          <w:rFonts w:ascii="Cascadia Mono" w:hAnsi="Cascadia Mono" w:cs="Cascadia Mono"/>
          <w:noProof w:val="0"/>
          <w:color w:val="000000"/>
          <w:kern w:val="0"/>
          <w:sz w:val="24"/>
          <w:szCs w:val="24"/>
          <w:lang w:val="en-US"/>
        </w:rPr>
        <w:t xml:space="preserve"> </w:t>
      </w:r>
      <w:r w:rsidRPr="00D22857">
        <w:rPr>
          <w:rFonts w:ascii="Cascadia Mono" w:hAnsi="Cascadia Mono" w:cs="Cascadia Mono"/>
          <w:noProof w:val="0"/>
          <w:color w:val="0000FF"/>
          <w:kern w:val="0"/>
          <w:sz w:val="24"/>
          <w:szCs w:val="24"/>
          <w:lang w:val="en-US"/>
        </w:rPr>
        <w:t>name</w:t>
      </w:r>
      <w:r w:rsidRPr="00D22857">
        <w:rPr>
          <w:rFonts w:ascii="Cascadia Mono" w:hAnsi="Cascadia Mono" w:cs="Cascadia Mono"/>
          <w:noProof w:val="0"/>
          <w:color w:val="000000"/>
          <w:kern w:val="0"/>
          <w:sz w:val="24"/>
          <w:szCs w:val="24"/>
          <w:lang w:val="en-US"/>
        </w:rPr>
        <w:t xml:space="preserve"> </w:t>
      </w:r>
      <w:r w:rsidRPr="00D22857">
        <w:rPr>
          <w:rFonts w:ascii="Cascadia Mono" w:hAnsi="Cascadia Mono" w:cs="Cascadia Mono"/>
          <w:noProof w:val="0"/>
          <w:color w:val="808080"/>
          <w:kern w:val="0"/>
          <w:sz w:val="24"/>
          <w:szCs w:val="24"/>
          <w:lang w:val="en-US"/>
        </w:rPr>
        <w:t>=</w:t>
      </w:r>
      <w:r w:rsidRPr="00D22857">
        <w:rPr>
          <w:rFonts w:ascii="Cascadia Mono" w:hAnsi="Cascadia Mono" w:cs="Cascadia Mono"/>
          <w:noProof w:val="0"/>
          <w:color w:val="000000"/>
          <w:kern w:val="0"/>
          <w:sz w:val="24"/>
          <w:szCs w:val="24"/>
          <w:lang w:val="en-US"/>
        </w:rPr>
        <w:t xml:space="preserve"> @productName</w:t>
      </w:r>
    </w:p>
    <w:p w14:paraId="1DA111AB" w14:textId="77777777" w:rsidR="00D22857" w:rsidRPr="00D22857" w:rsidRDefault="00D22857" w:rsidP="00D228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p>
    <w:p w14:paraId="472F9053" w14:textId="77777777" w:rsidR="00D22857" w:rsidRPr="00D22857" w:rsidRDefault="00D22857" w:rsidP="00D228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22857">
        <w:rPr>
          <w:rFonts w:ascii="Cascadia Mono" w:hAnsi="Cascadia Mono" w:cs="Cascadia Mono"/>
          <w:noProof w:val="0"/>
          <w:color w:val="000000"/>
          <w:kern w:val="0"/>
          <w:sz w:val="24"/>
          <w:szCs w:val="24"/>
          <w:lang w:val="en-US"/>
        </w:rPr>
        <w:tab/>
      </w:r>
      <w:r w:rsidRPr="00D22857">
        <w:rPr>
          <w:rFonts w:ascii="Cascadia Mono" w:hAnsi="Cascadia Mono" w:cs="Cascadia Mono"/>
          <w:noProof w:val="0"/>
          <w:color w:val="000000"/>
          <w:kern w:val="0"/>
          <w:sz w:val="24"/>
          <w:szCs w:val="24"/>
          <w:lang w:val="en-US"/>
        </w:rPr>
        <w:tab/>
      </w:r>
      <w:r w:rsidRPr="00D22857">
        <w:rPr>
          <w:rFonts w:ascii="Cascadia Mono" w:hAnsi="Cascadia Mono" w:cs="Cascadia Mono"/>
          <w:noProof w:val="0"/>
          <w:color w:val="008000"/>
          <w:kern w:val="0"/>
          <w:sz w:val="24"/>
          <w:szCs w:val="24"/>
          <w:lang w:val="en-US"/>
        </w:rPr>
        <w:t xml:space="preserve">-- </w:t>
      </w:r>
      <w:proofErr w:type="spellStart"/>
      <w:r w:rsidRPr="00D22857">
        <w:rPr>
          <w:rFonts w:ascii="Cascadia Mono" w:hAnsi="Cascadia Mono" w:cs="Cascadia Mono"/>
          <w:noProof w:val="0"/>
          <w:color w:val="008000"/>
          <w:kern w:val="0"/>
          <w:sz w:val="24"/>
          <w:szCs w:val="24"/>
          <w:lang w:val="en-US"/>
        </w:rPr>
        <w:t>Lấy</w:t>
      </w:r>
      <w:proofErr w:type="spellEnd"/>
      <w:r w:rsidRPr="00D22857">
        <w:rPr>
          <w:rFonts w:ascii="Cascadia Mono" w:hAnsi="Cascadia Mono" w:cs="Cascadia Mono"/>
          <w:noProof w:val="0"/>
          <w:color w:val="008000"/>
          <w:kern w:val="0"/>
          <w:sz w:val="24"/>
          <w:szCs w:val="24"/>
          <w:lang w:val="en-US"/>
        </w:rPr>
        <w:t xml:space="preserve"> </w:t>
      </w:r>
      <w:proofErr w:type="spellStart"/>
      <w:r w:rsidRPr="00D22857">
        <w:rPr>
          <w:rFonts w:ascii="Cascadia Mono" w:hAnsi="Cascadia Mono" w:cs="Cascadia Mono"/>
          <w:noProof w:val="0"/>
          <w:color w:val="008000"/>
          <w:kern w:val="0"/>
          <w:sz w:val="24"/>
          <w:szCs w:val="24"/>
          <w:lang w:val="en-US"/>
        </w:rPr>
        <w:t>số</w:t>
      </w:r>
      <w:proofErr w:type="spellEnd"/>
      <w:r w:rsidRPr="00D22857">
        <w:rPr>
          <w:rFonts w:ascii="Cascadia Mono" w:hAnsi="Cascadia Mono" w:cs="Cascadia Mono"/>
          <w:noProof w:val="0"/>
          <w:color w:val="008000"/>
          <w:kern w:val="0"/>
          <w:sz w:val="24"/>
          <w:szCs w:val="24"/>
          <w:lang w:val="en-US"/>
        </w:rPr>
        <w:t xml:space="preserve"> </w:t>
      </w:r>
      <w:proofErr w:type="spellStart"/>
      <w:r w:rsidRPr="00D22857">
        <w:rPr>
          <w:rFonts w:ascii="Cascadia Mono" w:hAnsi="Cascadia Mono" w:cs="Cascadia Mono"/>
          <w:noProof w:val="0"/>
          <w:color w:val="008000"/>
          <w:kern w:val="0"/>
          <w:sz w:val="24"/>
          <w:szCs w:val="24"/>
          <w:lang w:val="en-US"/>
        </w:rPr>
        <w:t>lượng</w:t>
      </w:r>
      <w:proofErr w:type="spellEnd"/>
      <w:r w:rsidRPr="00D22857">
        <w:rPr>
          <w:rFonts w:ascii="Cascadia Mono" w:hAnsi="Cascadia Mono" w:cs="Cascadia Mono"/>
          <w:noProof w:val="0"/>
          <w:color w:val="008000"/>
          <w:kern w:val="0"/>
          <w:sz w:val="24"/>
          <w:szCs w:val="24"/>
          <w:lang w:val="en-US"/>
        </w:rPr>
        <w:t xml:space="preserve"> </w:t>
      </w:r>
      <w:proofErr w:type="spellStart"/>
      <w:r w:rsidRPr="00D22857">
        <w:rPr>
          <w:rFonts w:ascii="Cascadia Mono" w:hAnsi="Cascadia Mono" w:cs="Cascadia Mono"/>
          <w:noProof w:val="0"/>
          <w:color w:val="008000"/>
          <w:kern w:val="0"/>
          <w:sz w:val="24"/>
          <w:szCs w:val="24"/>
          <w:lang w:val="en-US"/>
        </w:rPr>
        <w:t>nguyên</w:t>
      </w:r>
      <w:proofErr w:type="spellEnd"/>
      <w:r w:rsidRPr="00D22857">
        <w:rPr>
          <w:rFonts w:ascii="Cascadia Mono" w:hAnsi="Cascadia Mono" w:cs="Cascadia Mono"/>
          <w:noProof w:val="0"/>
          <w:color w:val="008000"/>
          <w:kern w:val="0"/>
          <w:sz w:val="24"/>
          <w:szCs w:val="24"/>
          <w:lang w:val="en-US"/>
        </w:rPr>
        <w:t xml:space="preserve"> </w:t>
      </w:r>
      <w:proofErr w:type="spellStart"/>
      <w:r w:rsidRPr="00D22857">
        <w:rPr>
          <w:rFonts w:ascii="Cascadia Mono" w:hAnsi="Cascadia Mono" w:cs="Cascadia Mono"/>
          <w:noProof w:val="0"/>
          <w:color w:val="008000"/>
          <w:kern w:val="0"/>
          <w:sz w:val="24"/>
          <w:szCs w:val="24"/>
          <w:lang w:val="en-US"/>
        </w:rPr>
        <w:t>liệu</w:t>
      </w:r>
      <w:proofErr w:type="spellEnd"/>
      <w:r w:rsidRPr="00D22857">
        <w:rPr>
          <w:rFonts w:ascii="Cascadia Mono" w:hAnsi="Cascadia Mono" w:cs="Cascadia Mono"/>
          <w:noProof w:val="0"/>
          <w:color w:val="008000"/>
          <w:kern w:val="0"/>
          <w:sz w:val="24"/>
          <w:szCs w:val="24"/>
          <w:lang w:val="en-US"/>
        </w:rPr>
        <w:t xml:space="preserve"> </w:t>
      </w:r>
      <w:proofErr w:type="spellStart"/>
      <w:r w:rsidRPr="00D22857">
        <w:rPr>
          <w:rFonts w:ascii="Cascadia Mono" w:hAnsi="Cascadia Mono" w:cs="Cascadia Mono"/>
          <w:noProof w:val="0"/>
          <w:color w:val="008000"/>
          <w:kern w:val="0"/>
          <w:sz w:val="24"/>
          <w:szCs w:val="24"/>
          <w:lang w:val="en-US"/>
        </w:rPr>
        <w:t>cần</w:t>
      </w:r>
      <w:proofErr w:type="spellEnd"/>
      <w:r w:rsidRPr="00D22857">
        <w:rPr>
          <w:rFonts w:ascii="Cascadia Mono" w:hAnsi="Cascadia Mono" w:cs="Cascadia Mono"/>
          <w:noProof w:val="0"/>
          <w:color w:val="008000"/>
          <w:kern w:val="0"/>
          <w:sz w:val="24"/>
          <w:szCs w:val="24"/>
          <w:lang w:val="en-US"/>
        </w:rPr>
        <w:t xml:space="preserve"> </w:t>
      </w:r>
      <w:proofErr w:type="spellStart"/>
      <w:r w:rsidRPr="00D22857">
        <w:rPr>
          <w:rFonts w:ascii="Cascadia Mono" w:hAnsi="Cascadia Mono" w:cs="Cascadia Mono"/>
          <w:noProof w:val="0"/>
          <w:color w:val="008000"/>
          <w:kern w:val="0"/>
          <w:sz w:val="24"/>
          <w:szCs w:val="24"/>
          <w:lang w:val="en-US"/>
        </w:rPr>
        <w:t>cho</w:t>
      </w:r>
      <w:proofErr w:type="spellEnd"/>
      <w:r w:rsidRPr="00D22857">
        <w:rPr>
          <w:rFonts w:ascii="Cascadia Mono" w:hAnsi="Cascadia Mono" w:cs="Cascadia Mono"/>
          <w:noProof w:val="0"/>
          <w:color w:val="008000"/>
          <w:kern w:val="0"/>
          <w:sz w:val="24"/>
          <w:szCs w:val="24"/>
          <w:lang w:val="en-US"/>
        </w:rPr>
        <w:t xml:space="preserve"> </w:t>
      </w:r>
      <w:proofErr w:type="spellStart"/>
      <w:r w:rsidRPr="00D22857">
        <w:rPr>
          <w:rFonts w:ascii="Cascadia Mono" w:hAnsi="Cascadia Mono" w:cs="Cascadia Mono"/>
          <w:noProof w:val="0"/>
          <w:color w:val="008000"/>
          <w:kern w:val="0"/>
          <w:sz w:val="24"/>
          <w:szCs w:val="24"/>
          <w:lang w:val="en-US"/>
        </w:rPr>
        <w:t>sản</w:t>
      </w:r>
      <w:proofErr w:type="spellEnd"/>
      <w:r w:rsidRPr="00D22857">
        <w:rPr>
          <w:rFonts w:ascii="Cascadia Mono" w:hAnsi="Cascadia Mono" w:cs="Cascadia Mono"/>
          <w:noProof w:val="0"/>
          <w:color w:val="008000"/>
          <w:kern w:val="0"/>
          <w:sz w:val="24"/>
          <w:szCs w:val="24"/>
          <w:lang w:val="en-US"/>
        </w:rPr>
        <w:t xml:space="preserve"> </w:t>
      </w:r>
      <w:proofErr w:type="spellStart"/>
      <w:r w:rsidRPr="00D22857">
        <w:rPr>
          <w:rFonts w:ascii="Cascadia Mono" w:hAnsi="Cascadia Mono" w:cs="Cascadia Mono"/>
          <w:noProof w:val="0"/>
          <w:color w:val="008000"/>
          <w:kern w:val="0"/>
          <w:sz w:val="24"/>
          <w:szCs w:val="24"/>
          <w:lang w:val="en-US"/>
        </w:rPr>
        <w:t>phẩm</w:t>
      </w:r>
      <w:proofErr w:type="spellEnd"/>
    </w:p>
    <w:p w14:paraId="06C08820" w14:textId="77777777" w:rsidR="00D22857" w:rsidRPr="00D22857" w:rsidRDefault="00D22857" w:rsidP="00D228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22857">
        <w:rPr>
          <w:rFonts w:ascii="Cascadia Mono" w:hAnsi="Cascadia Mono" w:cs="Cascadia Mono"/>
          <w:noProof w:val="0"/>
          <w:color w:val="000000"/>
          <w:kern w:val="0"/>
          <w:sz w:val="24"/>
          <w:szCs w:val="24"/>
          <w:lang w:val="en-US"/>
        </w:rPr>
        <w:tab/>
      </w:r>
      <w:r w:rsidRPr="00D22857">
        <w:rPr>
          <w:rFonts w:ascii="Cascadia Mono" w:hAnsi="Cascadia Mono" w:cs="Cascadia Mono"/>
          <w:noProof w:val="0"/>
          <w:color w:val="000000"/>
          <w:kern w:val="0"/>
          <w:sz w:val="24"/>
          <w:szCs w:val="24"/>
          <w:lang w:val="en-US"/>
        </w:rPr>
        <w:tab/>
      </w:r>
      <w:r w:rsidRPr="00D22857">
        <w:rPr>
          <w:rFonts w:ascii="Cascadia Mono" w:hAnsi="Cascadia Mono" w:cs="Cascadia Mono"/>
          <w:noProof w:val="0"/>
          <w:color w:val="0000FF"/>
          <w:kern w:val="0"/>
          <w:sz w:val="24"/>
          <w:szCs w:val="24"/>
          <w:lang w:val="en-US"/>
        </w:rPr>
        <w:t>SELECT</w:t>
      </w:r>
      <w:r w:rsidRPr="00D22857">
        <w:rPr>
          <w:rFonts w:ascii="Cascadia Mono" w:hAnsi="Cascadia Mono" w:cs="Cascadia Mono"/>
          <w:noProof w:val="0"/>
          <w:color w:val="000000"/>
          <w:kern w:val="0"/>
          <w:sz w:val="24"/>
          <w:szCs w:val="24"/>
          <w:lang w:val="en-US"/>
        </w:rPr>
        <w:t xml:space="preserve"> @quantityProductMaterial </w:t>
      </w:r>
      <w:r w:rsidRPr="00D22857">
        <w:rPr>
          <w:rFonts w:ascii="Cascadia Mono" w:hAnsi="Cascadia Mono" w:cs="Cascadia Mono"/>
          <w:noProof w:val="0"/>
          <w:color w:val="808080"/>
          <w:kern w:val="0"/>
          <w:sz w:val="24"/>
          <w:szCs w:val="24"/>
          <w:lang w:val="en-US"/>
        </w:rPr>
        <w:t>=</w:t>
      </w:r>
      <w:r w:rsidRPr="00D22857">
        <w:rPr>
          <w:rFonts w:ascii="Cascadia Mono" w:hAnsi="Cascadia Mono" w:cs="Cascadia Mono"/>
          <w:noProof w:val="0"/>
          <w:color w:val="000000"/>
          <w:kern w:val="0"/>
          <w:sz w:val="24"/>
          <w:szCs w:val="24"/>
          <w:lang w:val="en-US"/>
        </w:rPr>
        <w:t xml:space="preserve"> quantity</w:t>
      </w:r>
      <w:r w:rsidRPr="00D22857">
        <w:rPr>
          <w:rFonts w:ascii="Cascadia Mono" w:hAnsi="Cascadia Mono" w:cs="Cascadia Mono"/>
          <w:noProof w:val="0"/>
          <w:color w:val="808080"/>
          <w:kern w:val="0"/>
          <w:sz w:val="24"/>
          <w:szCs w:val="24"/>
          <w:lang w:val="en-US"/>
        </w:rPr>
        <w:t>,</w:t>
      </w:r>
      <w:r w:rsidRPr="00D22857">
        <w:rPr>
          <w:rFonts w:ascii="Cascadia Mono" w:hAnsi="Cascadia Mono" w:cs="Cascadia Mono"/>
          <w:noProof w:val="0"/>
          <w:color w:val="000000"/>
          <w:kern w:val="0"/>
          <w:sz w:val="24"/>
          <w:szCs w:val="24"/>
          <w:lang w:val="en-US"/>
        </w:rPr>
        <w:t xml:space="preserve"> @materialID </w:t>
      </w:r>
      <w:r w:rsidRPr="00D22857">
        <w:rPr>
          <w:rFonts w:ascii="Cascadia Mono" w:hAnsi="Cascadia Mono" w:cs="Cascadia Mono"/>
          <w:noProof w:val="0"/>
          <w:color w:val="808080"/>
          <w:kern w:val="0"/>
          <w:sz w:val="24"/>
          <w:szCs w:val="24"/>
          <w:lang w:val="en-US"/>
        </w:rPr>
        <w:t>=</w:t>
      </w:r>
      <w:r w:rsidRPr="00D22857">
        <w:rPr>
          <w:rFonts w:ascii="Cascadia Mono" w:hAnsi="Cascadia Mono" w:cs="Cascadia Mono"/>
          <w:noProof w:val="0"/>
          <w:color w:val="000000"/>
          <w:kern w:val="0"/>
          <w:sz w:val="24"/>
          <w:szCs w:val="24"/>
          <w:lang w:val="en-US"/>
        </w:rPr>
        <w:t xml:space="preserve"> </w:t>
      </w:r>
      <w:proofErr w:type="spellStart"/>
      <w:r w:rsidRPr="00D22857">
        <w:rPr>
          <w:rFonts w:ascii="Cascadia Mono" w:hAnsi="Cascadia Mono" w:cs="Cascadia Mono"/>
          <w:noProof w:val="0"/>
          <w:color w:val="000000"/>
          <w:kern w:val="0"/>
          <w:sz w:val="24"/>
          <w:szCs w:val="24"/>
          <w:lang w:val="en-US"/>
        </w:rPr>
        <w:t>materialID</w:t>
      </w:r>
      <w:proofErr w:type="spellEnd"/>
      <w:r w:rsidRPr="00D22857">
        <w:rPr>
          <w:rFonts w:ascii="Cascadia Mono" w:hAnsi="Cascadia Mono" w:cs="Cascadia Mono"/>
          <w:noProof w:val="0"/>
          <w:color w:val="000000"/>
          <w:kern w:val="0"/>
          <w:sz w:val="24"/>
          <w:szCs w:val="24"/>
          <w:lang w:val="en-US"/>
        </w:rPr>
        <w:t xml:space="preserve"> </w:t>
      </w:r>
      <w:r w:rsidRPr="00D22857">
        <w:rPr>
          <w:rFonts w:ascii="Cascadia Mono" w:hAnsi="Cascadia Mono" w:cs="Cascadia Mono"/>
          <w:noProof w:val="0"/>
          <w:color w:val="0000FF"/>
          <w:kern w:val="0"/>
          <w:sz w:val="24"/>
          <w:szCs w:val="24"/>
          <w:lang w:val="en-US"/>
        </w:rPr>
        <w:t>FROM</w:t>
      </w:r>
      <w:r w:rsidRPr="00D22857">
        <w:rPr>
          <w:rFonts w:ascii="Cascadia Mono" w:hAnsi="Cascadia Mono" w:cs="Cascadia Mono"/>
          <w:noProof w:val="0"/>
          <w:color w:val="000000"/>
          <w:kern w:val="0"/>
          <w:sz w:val="24"/>
          <w:szCs w:val="24"/>
          <w:lang w:val="en-US"/>
        </w:rPr>
        <w:t xml:space="preserve"> </w:t>
      </w:r>
      <w:proofErr w:type="spellStart"/>
      <w:r w:rsidRPr="00D22857">
        <w:rPr>
          <w:rFonts w:ascii="Cascadia Mono" w:hAnsi="Cascadia Mono" w:cs="Cascadia Mono"/>
          <w:noProof w:val="0"/>
          <w:color w:val="000000"/>
          <w:kern w:val="0"/>
          <w:sz w:val="24"/>
          <w:szCs w:val="24"/>
          <w:lang w:val="en-US"/>
        </w:rPr>
        <w:t>Product_Material</w:t>
      </w:r>
      <w:proofErr w:type="spellEnd"/>
      <w:r w:rsidRPr="00D22857">
        <w:rPr>
          <w:rFonts w:ascii="Cascadia Mono" w:hAnsi="Cascadia Mono" w:cs="Cascadia Mono"/>
          <w:noProof w:val="0"/>
          <w:color w:val="000000"/>
          <w:kern w:val="0"/>
          <w:sz w:val="24"/>
          <w:szCs w:val="24"/>
          <w:lang w:val="en-US"/>
        </w:rPr>
        <w:t xml:space="preserve"> </w:t>
      </w:r>
      <w:r w:rsidRPr="00D22857">
        <w:rPr>
          <w:rFonts w:ascii="Cascadia Mono" w:hAnsi="Cascadia Mono" w:cs="Cascadia Mono"/>
          <w:noProof w:val="0"/>
          <w:color w:val="0000FF"/>
          <w:kern w:val="0"/>
          <w:sz w:val="24"/>
          <w:szCs w:val="24"/>
          <w:lang w:val="en-US"/>
        </w:rPr>
        <w:t>WHERE</w:t>
      </w:r>
      <w:r w:rsidRPr="00D22857">
        <w:rPr>
          <w:rFonts w:ascii="Cascadia Mono" w:hAnsi="Cascadia Mono" w:cs="Cascadia Mono"/>
          <w:noProof w:val="0"/>
          <w:color w:val="000000"/>
          <w:kern w:val="0"/>
          <w:sz w:val="24"/>
          <w:szCs w:val="24"/>
          <w:lang w:val="en-US"/>
        </w:rPr>
        <w:t xml:space="preserve"> </w:t>
      </w:r>
      <w:proofErr w:type="spellStart"/>
      <w:r w:rsidRPr="00D22857">
        <w:rPr>
          <w:rFonts w:ascii="Cascadia Mono" w:hAnsi="Cascadia Mono" w:cs="Cascadia Mono"/>
          <w:noProof w:val="0"/>
          <w:color w:val="000000"/>
          <w:kern w:val="0"/>
          <w:sz w:val="24"/>
          <w:szCs w:val="24"/>
          <w:lang w:val="en-US"/>
        </w:rPr>
        <w:t>productID</w:t>
      </w:r>
      <w:proofErr w:type="spellEnd"/>
      <w:r w:rsidRPr="00D22857">
        <w:rPr>
          <w:rFonts w:ascii="Cascadia Mono" w:hAnsi="Cascadia Mono" w:cs="Cascadia Mono"/>
          <w:noProof w:val="0"/>
          <w:color w:val="000000"/>
          <w:kern w:val="0"/>
          <w:sz w:val="24"/>
          <w:szCs w:val="24"/>
          <w:lang w:val="en-US"/>
        </w:rPr>
        <w:t xml:space="preserve"> </w:t>
      </w:r>
      <w:r w:rsidRPr="00D22857">
        <w:rPr>
          <w:rFonts w:ascii="Cascadia Mono" w:hAnsi="Cascadia Mono" w:cs="Cascadia Mono"/>
          <w:noProof w:val="0"/>
          <w:color w:val="808080"/>
          <w:kern w:val="0"/>
          <w:sz w:val="24"/>
          <w:szCs w:val="24"/>
          <w:lang w:val="en-US"/>
        </w:rPr>
        <w:t>=</w:t>
      </w:r>
      <w:r w:rsidRPr="00D22857">
        <w:rPr>
          <w:rFonts w:ascii="Cascadia Mono" w:hAnsi="Cascadia Mono" w:cs="Cascadia Mono"/>
          <w:noProof w:val="0"/>
          <w:color w:val="000000"/>
          <w:kern w:val="0"/>
          <w:sz w:val="24"/>
          <w:szCs w:val="24"/>
          <w:lang w:val="en-US"/>
        </w:rPr>
        <w:t xml:space="preserve"> @productID</w:t>
      </w:r>
    </w:p>
    <w:p w14:paraId="2332E5D4" w14:textId="77777777" w:rsidR="00D22857" w:rsidRPr="00D22857" w:rsidRDefault="00D22857" w:rsidP="00D228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p>
    <w:p w14:paraId="72A7C450" w14:textId="77777777" w:rsidR="00D22857" w:rsidRPr="00D22857" w:rsidRDefault="00D22857" w:rsidP="00D228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22857">
        <w:rPr>
          <w:rFonts w:ascii="Cascadia Mono" w:hAnsi="Cascadia Mono" w:cs="Cascadia Mono"/>
          <w:noProof w:val="0"/>
          <w:color w:val="000000"/>
          <w:kern w:val="0"/>
          <w:sz w:val="24"/>
          <w:szCs w:val="24"/>
          <w:lang w:val="en-US"/>
        </w:rPr>
        <w:tab/>
      </w:r>
      <w:r w:rsidRPr="00D22857">
        <w:rPr>
          <w:rFonts w:ascii="Cascadia Mono" w:hAnsi="Cascadia Mono" w:cs="Cascadia Mono"/>
          <w:noProof w:val="0"/>
          <w:color w:val="000000"/>
          <w:kern w:val="0"/>
          <w:sz w:val="24"/>
          <w:szCs w:val="24"/>
          <w:lang w:val="en-US"/>
        </w:rPr>
        <w:tab/>
      </w:r>
      <w:r w:rsidRPr="00D22857">
        <w:rPr>
          <w:rFonts w:ascii="Cascadia Mono" w:hAnsi="Cascadia Mono" w:cs="Cascadia Mono"/>
          <w:noProof w:val="0"/>
          <w:color w:val="008000"/>
          <w:kern w:val="0"/>
          <w:sz w:val="24"/>
          <w:szCs w:val="24"/>
          <w:lang w:val="en-US"/>
        </w:rPr>
        <w:t xml:space="preserve">-- </w:t>
      </w:r>
      <w:proofErr w:type="spellStart"/>
      <w:r w:rsidRPr="00D22857">
        <w:rPr>
          <w:rFonts w:ascii="Cascadia Mono" w:hAnsi="Cascadia Mono" w:cs="Cascadia Mono"/>
          <w:noProof w:val="0"/>
          <w:color w:val="008000"/>
          <w:kern w:val="0"/>
          <w:sz w:val="24"/>
          <w:szCs w:val="24"/>
          <w:lang w:val="en-US"/>
        </w:rPr>
        <w:t>Kiểm</w:t>
      </w:r>
      <w:proofErr w:type="spellEnd"/>
      <w:r w:rsidRPr="00D22857">
        <w:rPr>
          <w:rFonts w:ascii="Cascadia Mono" w:hAnsi="Cascadia Mono" w:cs="Cascadia Mono"/>
          <w:noProof w:val="0"/>
          <w:color w:val="008000"/>
          <w:kern w:val="0"/>
          <w:sz w:val="24"/>
          <w:szCs w:val="24"/>
          <w:lang w:val="en-US"/>
        </w:rPr>
        <w:t xml:space="preserve"> </w:t>
      </w:r>
      <w:proofErr w:type="spellStart"/>
      <w:r w:rsidRPr="00D22857">
        <w:rPr>
          <w:rFonts w:ascii="Cascadia Mono" w:hAnsi="Cascadia Mono" w:cs="Cascadia Mono"/>
          <w:noProof w:val="0"/>
          <w:color w:val="008000"/>
          <w:kern w:val="0"/>
          <w:sz w:val="24"/>
          <w:szCs w:val="24"/>
          <w:lang w:val="en-US"/>
        </w:rPr>
        <w:t>tra</w:t>
      </w:r>
      <w:proofErr w:type="spellEnd"/>
      <w:r w:rsidRPr="00D22857">
        <w:rPr>
          <w:rFonts w:ascii="Cascadia Mono" w:hAnsi="Cascadia Mono" w:cs="Cascadia Mono"/>
          <w:noProof w:val="0"/>
          <w:color w:val="008000"/>
          <w:kern w:val="0"/>
          <w:sz w:val="24"/>
          <w:szCs w:val="24"/>
          <w:lang w:val="en-US"/>
        </w:rPr>
        <w:t xml:space="preserve"> </w:t>
      </w:r>
      <w:proofErr w:type="spellStart"/>
      <w:r w:rsidRPr="00D22857">
        <w:rPr>
          <w:rFonts w:ascii="Cascadia Mono" w:hAnsi="Cascadia Mono" w:cs="Cascadia Mono"/>
          <w:noProof w:val="0"/>
          <w:color w:val="008000"/>
          <w:kern w:val="0"/>
          <w:sz w:val="24"/>
          <w:szCs w:val="24"/>
          <w:lang w:val="en-US"/>
        </w:rPr>
        <w:t>số</w:t>
      </w:r>
      <w:proofErr w:type="spellEnd"/>
      <w:r w:rsidRPr="00D22857">
        <w:rPr>
          <w:rFonts w:ascii="Cascadia Mono" w:hAnsi="Cascadia Mono" w:cs="Cascadia Mono"/>
          <w:noProof w:val="0"/>
          <w:color w:val="008000"/>
          <w:kern w:val="0"/>
          <w:sz w:val="24"/>
          <w:szCs w:val="24"/>
          <w:lang w:val="en-US"/>
        </w:rPr>
        <w:t xml:space="preserve"> </w:t>
      </w:r>
      <w:proofErr w:type="spellStart"/>
      <w:r w:rsidRPr="00D22857">
        <w:rPr>
          <w:rFonts w:ascii="Cascadia Mono" w:hAnsi="Cascadia Mono" w:cs="Cascadia Mono"/>
          <w:noProof w:val="0"/>
          <w:color w:val="008000"/>
          <w:kern w:val="0"/>
          <w:sz w:val="24"/>
          <w:szCs w:val="24"/>
          <w:lang w:val="en-US"/>
        </w:rPr>
        <w:t>lượng</w:t>
      </w:r>
      <w:proofErr w:type="spellEnd"/>
      <w:r w:rsidRPr="00D22857">
        <w:rPr>
          <w:rFonts w:ascii="Cascadia Mono" w:hAnsi="Cascadia Mono" w:cs="Cascadia Mono"/>
          <w:noProof w:val="0"/>
          <w:color w:val="008000"/>
          <w:kern w:val="0"/>
          <w:sz w:val="24"/>
          <w:szCs w:val="24"/>
          <w:lang w:val="en-US"/>
        </w:rPr>
        <w:t xml:space="preserve"> </w:t>
      </w:r>
      <w:proofErr w:type="spellStart"/>
      <w:r w:rsidRPr="00D22857">
        <w:rPr>
          <w:rFonts w:ascii="Cascadia Mono" w:hAnsi="Cascadia Mono" w:cs="Cascadia Mono"/>
          <w:noProof w:val="0"/>
          <w:color w:val="008000"/>
          <w:kern w:val="0"/>
          <w:sz w:val="24"/>
          <w:szCs w:val="24"/>
          <w:lang w:val="en-US"/>
        </w:rPr>
        <w:t>tồn</w:t>
      </w:r>
      <w:proofErr w:type="spellEnd"/>
      <w:r w:rsidRPr="00D22857">
        <w:rPr>
          <w:rFonts w:ascii="Cascadia Mono" w:hAnsi="Cascadia Mono" w:cs="Cascadia Mono"/>
          <w:noProof w:val="0"/>
          <w:color w:val="008000"/>
          <w:kern w:val="0"/>
          <w:sz w:val="24"/>
          <w:szCs w:val="24"/>
          <w:lang w:val="en-US"/>
        </w:rPr>
        <w:t xml:space="preserve"> </w:t>
      </w:r>
      <w:proofErr w:type="spellStart"/>
      <w:r w:rsidRPr="00D22857">
        <w:rPr>
          <w:rFonts w:ascii="Cascadia Mono" w:hAnsi="Cascadia Mono" w:cs="Cascadia Mono"/>
          <w:noProof w:val="0"/>
          <w:color w:val="008000"/>
          <w:kern w:val="0"/>
          <w:sz w:val="24"/>
          <w:szCs w:val="24"/>
          <w:lang w:val="en-US"/>
        </w:rPr>
        <w:t>kho</w:t>
      </w:r>
      <w:proofErr w:type="spellEnd"/>
    </w:p>
    <w:p w14:paraId="29232A26" w14:textId="77777777" w:rsidR="00D22857" w:rsidRPr="00D22857" w:rsidRDefault="00D22857" w:rsidP="00D228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22857">
        <w:rPr>
          <w:rFonts w:ascii="Cascadia Mono" w:hAnsi="Cascadia Mono" w:cs="Cascadia Mono"/>
          <w:noProof w:val="0"/>
          <w:color w:val="000000"/>
          <w:kern w:val="0"/>
          <w:sz w:val="24"/>
          <w:szCs w:val="24"/>
          <w:lang w:val="en-US"/>
        </w:rPr>
        <w:tab/>
      </w:r>
      <w:r w:rsidRPr="00D22857">
        <w:rPr>
          <w:rFonts w:ascii="Cascadia Mono" w:hAnsi="Cascadia Mono" w:cs="Cascadia Mono"/>
          <w:noProof w:val="0"/>
          <w:color w:val="000000"/>
          <w:kern w:val="0"/>
          <w:sz w:val="24"/>
          <w:szCs w:val="24"/>
          <w:lang w:val="en-US"/>
        </w:rPr>
        <w:tab/>
      </w:r>
      <w:r w:rsidRPr="00D22857">
        <w:rPr>
          <w:rFonts w:ascii="Cascadia Mono" w:hAnsi="Cascadia Mono" w:cs="Cascadia Mono"/>
          <w:noProof w:val="0"/>
          <w:color w:val="0000FF"/>
          <w:kern w:val="0"/>
          <w:sz w:val="24"/>
          <w:szCs w:val="24"/>
          <w:lang w:val="en-US"/>
        </w:rPr>
        <w:t>IF</w:t>
      </w:r>
      <w:r w:rsidRPr="00D22857">
        <w:rPr>
          <w:rFonts w:ascii="Cascadia Mono" w:hAnsi="Cascadia Mono" w:cs="Cascadia Mono"/>
          <w:noProof w:val="0"/>
          <w:color w:val="000000"/>
          <w:kern w:val="0"/>
          <w:sz w:val="24"/>
          <w:szCs w:val="24"/>
          <w:lang w:val="en-US"/>
        </w:rPr>
        <w:t xml:space="preserve"> @status </w:t>
      </w:r>
      <w:r w:rsidRPr="00D22857">
        <w:rPr>
          <w:rFonts w:ascii="Cascadia Mono" w:hAnsi="Cascadia Mono" w:cs="Cascadia Mono"/>
          <w:noProof w:val="0"/>
          <w:color w:val="808080"/>
          <w:kern w:val="0"/>
          <w:sz w:val="24"/>
          <w:szCs w:val="24"/>
          <w:lang w:val="en-US"/>
        </w:rPr>
        <w:t>&gt;=</w:t>
      </w:r>
      <w:r w:rsidRPr="00D22857">
        <w:rPr>
          <w:rFonts w:ascii="Cascadia Mono" w:hAnsi="Cascadia Mono" w:cs="Cascadia Mono"/>
          <w:noProof w:val="0"/>
          <w:color w:val="000000"/>
          <w:kern w:val="0"/>
          <w:sz w:val="24"/>
          <w:szCs w:val="24"/>
          <w:lang w:val="en-US"/>
        </w:rPr>
        <w:t xml:space="preserve"> @quantity</w:t>
      </w:r>
    </w:p>
    <w:p w14:paraId="4514BBA9" w14:textId="77777777" w:rsidR="00D22857" w:rsidRPr="00D22857" w:rsidRDefault="00D22857" w:rsidP="00D228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22857">
        <w:rPr>
          <w:rFonts w:ascii="Cascadia Mono" w:hAnsi="Cascadia Mono" w:cs="Cascadia Mono"/>
          <w:noProof w:val="0"/>
          <w:color w:val="000000"/>
          <w:kern w:val="0"/>
          <w:sz w:val="24"/>
          <w:szCs w:val="24"/>
          <w:lang w:val="en-US"/>
        </w:rPr>
        <w:tab/>
      </w:r>
      <w:r w:rsidRPr="00D22857">
        <w:rPr>
          <w:rFonts w:ascii="Cascadia Mono" w:hAnsi="Cascadia Mono" w:cs="Cascadia Mono"/>
          <w:noProof w:val="0"/>
          <w:color w:val="000000"/>
          <w:kern w:val="0"/>
          <w:sz w:val="24"/>
          <w:szCs w:val="24"/>
          <w:lang w:val="en-US"/>
        </w:rPr>
        <w:tab/>
      </w:r>
      <w:r w:rsidRPr="00D22857">
        <w:rPr>
          <w:rFonts w:ascii="Cascadia Mono" w:hAnsi="Cascadia Mono" w:cs="Cascadia Mono"/>
          <w:noProof w:val="0"/>
          <w:color w:val="0000FF"/>
          <w:kern w:val="0"/>
          <w:sz w:val="24"/>
          <w:szCs w:val="24"/>
          <w:lang w:val="en-US"/>
        </w:rPr>
        <w:t>BEGIN</w:t>
      </w:r>
    </w:p>
    <w:p w14:paraId="7BC46D0C" w14:textId="77777777" w:rsidR="00D22857" w:rsidRPr="00D22857" w:rsidRDefault="00D22857" w:rsidP="00D228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22857">
        <w:rPr>
          <w:rFonts w:ascii="Cascadia Mono" w:hAnsi="Cascadia Mono" w:cs="Cascadia Mono"/>
          <w:noProof w:val="0"/>
          <w:color w:val="000000"/>
          <w:kern w:val="0"/>
          <w:sz w:val="24"/>
          <w:szCs w:val="24"/>
          <w:lang w:val="en-US"/>
        </w:rPr>
        <w:tab/>
      </w:r>
      <w:r w:rsidRPr="00D22857">
        <w:rPr>
          <w:rFonts w:ascii="Cascadia Mono" w:hAnsi="Cascadia Mono" w:cs="Cascadia Mono"/>
          <w:noProof w:val="0"/>
          <w:color w:val="000000"/>
          <w:kern w:val="0"/>
          <w:sz w:val="24"/>
          <w:szCs w:val="24"/>
          <w:lang w:val="en-US"/>
        </w:rPr>
        <w:tab/>
      </w:r>
      <w:r w:rsidRPr="00D22857">
        <w:rPr>
          <w:rFonts w:ascii="Cascadia Mono" w:hAnsi="Cascadia Mono" w:cs="Cascadia Mono"/>
          <w:noProof w:val="0"/>
          <w:color w:val="000000"/>
          <w:kern w:val="0"/>
          <w:sz w:val="24"/>
          <w:szCs w:val="24"/>
          <w:lang w:val="en-US"/>
        </w:rPr>
        <w:tab/>
      </w:r>
      <w:r w:rsidRPr="00D22857">
        <w:rPr>
          <w:rFonts w:ascii="Cascadia Mono" w:hAnsi="Cascadia Mono" w:cs="Cascadia Mono"/>
          <w:noProof w:val="0"/>
          <w:color w:val="0000FF"/>
          <w:kern w:val="0"/>
          <w:sz w:val="24"/>
          <w:szCs w:val="24"/>
          <w:lang w:val="en-US"/>
        </w:rPr>
        <w:t>DECLARE</w:t>
      </w:r>
      <w:r w:rsidRPr="00D22857">
        <w:rPr>
          <w:rFonts w:ascii="Cascadia Mono" w:hAnsi="Cascadia Mono" w:cs="Cascadia Mono"/>
          <w:noProof w:val="0"/>
          <w:color w:val="000000"/>
          <w:kern w:val="0"/>
          <w:sz w:val="24"/>
          <w:szCs w:val="24"/>
          <w:lang w:val="en-US"/>
        </w:rPr>
        <w:t xml:space="preserve"> @errorMessage </w:t>
      </w:r>
      <w:proofErr w:type="gramStart"/>
      <w:r w:rsidRPr="00D22857">
        <w:rPr>
          <w:rFonts w:ascii="Cascadia Mono" w:hAnsi="Cascadia Mono" w:cs="Cascadia Mono"/>
          <w:noProof w:val="0"/>
          <w:color w:val="0000FF"/>
          <w:kern w:val="0"/>
          <w:sz w:val="24"/>
          <w:szCs w:val="24"/>
          <w:lang w:val="en-US"/>
        </w:rPr>
        <w:t>NVARCHAR</w:t>
      </w:r>
      <w:r w:rsidRPr="00D22857">
        <w:rPr>
          <w:rFonts w:ascii="Cascadia Mono" w:hAnsi="Cascadia Mono" w:cs="Cascadia Mono"/>
          <w:noProof w:val="0"/>
          <w:color w:val="808080"/>
          <w:kern w:val="0"/>
          <w:sz w:val="24"/>
          <w:szCs w:val="24"/>
          <w:lang w:val="en-US"/>
        </w:rPr>
        <w:t>(</w:t>
      </w:r>
      <w:proofErr w:type="gramEnd"/>
      <w:r w:rsidRPr="00D22857">
        <w:rPr>
          <w:rFonts w:ascii="Cascadia Mono" w:hAnsi="Cascadia Mono" w:cs="Cascadia Mono"/>
          <w:noProof w:val="0"/>
          <w:color w:val="FF00FF"/>
          <w:kern w:val="0"/>
          <w:sz w:val="24"/>
          <w:szCs w:val="24"/>
          <w:lang w:val="en-US"/>
        </w:rPr>
        <w:t>max</w:t>
      </w:r>
      <w:r w:rsidRPr="00D22857">
        <w:rPr>
          <w:rFonts w:ascii="Cascadia Mono" w:hAnsi="Cascadia Mono" w:cs="Cascadia Mono"/>
          <w:noProof w:val="0"/>
          <w:color w:val="808080"/>
          <w:kern w:val="0"/>
          <w:sz w:val="24"/>
          <w:szCs w:val="24"/>
          <w:lang w:val="en-US"/>
        </w:rPr>
        <w:t>)</w:t>
      </w:r>
    </w:p>
    <w:p w14:paraId="39985B26" w14:textId="77777777" w:rsidR="00D22857" w:rsidRPr="00D22857" w:rsidRDefault="00D22857" w:rsidP="00D228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22857">
        <w:rPr>
          <w:rFonts w:ascii="Cascadia Mono" w:hAnsi="Cascadia Mono" w:cs="Cascadia Mono"/>
          <w:noProof w:val="0"/>
          <w:color w:val="000000"/>
          <w:kern w:val="0"/>
          <w:sz w:val="24"/>
          <w:szCs w:val="24"/>
          <w:lang w:val="en-US"/>
        </w:rPr>
        <w:tab/>
      </w:r>
      <w:r w:rsidRPr="00D22857">
        <w:rPr>
          <w:rFonts w:ascii="Cascadia Mono" w:hAnsi="Cascadia Mono" w:cs="Cascadia Mono"/>
          <w:noProof w:val="0"/>
          <w:color w:val="000000"/>
          <w:kern w:val="0"/>
          <w:sz w:val="24"/>
          <w:szCs w:val="24"/>
          <w:lang w:val="en-US"/>
        </w:rPr>
        <w:tab/>
      </w:r>
      <w:r w:rsidRPr="00D22857">
        <w:rPr>
          <w:rFonts w:ascii="Cascadia Mono" w:hAnsi="Cascadia Mono" w:cs="Cascadia Mono"/>
          <w:noProof w:val="0"/>
          <w:color w:val="000000"/>
          <w:kern w:val="0"/>
          <w:sz w:val="24"/>
          <w:szCs w:val="24"/>
          <w:lang w:val="en-US"/>
        </w:rPr>
        <w:tab/>
      </w:r>
      <w:r w:rsidRPr="00D22857">
        <w:rPr>
          <w:rFonts w:ascii="Cascadia Mono" w:hAnsi="Cascadia Mono" w:cs="Cascadia Mono"/>
          <w:noProof w:val="0"/>
          <w:color w:val="0000FF"/>
          <w:kern w:val="0"/>
          <w:sz w:val="24"/>
          <w:szCs w:val="24"/>
          <w:lang w:val="en-US"/>
        </w:rPr>
        <w:t>BEGIN</w:t>
      </w:r>
      <w:r w:rsidRPr="00D22857">
        <w:rPr>
          <w:rFonts w:ascii="Cascadia Mono" w:hAnsi="Cascadia Mono" w:cs="Cascadia Mono"/>
          <w:noProof w:val="0"/>
          <w:color w:val="000000"/>
          <w:kern w:val="0"/>
          <w:sz w:val="24"/>
          <w:szCs w:val="24"/>
          <w:lang w:val="en-US"/>
        </w:rPr>
        <w:t xml:space="preserve"> </w:t>
      </w:r>
      <w:r w:rsidRPr="00D22857">
        <w:rPr>
          <w:rFonts w:ascii="Cascadia Mono" w:hAnsi="Cascadia Mono" w:cs="Cascadia Mono"/>
          <w:noProof w:val="0"/>
          <w:color w:val="0000FF"/>
          <w:kern w:val="0"/>
          <w:sz w:val="24"/>
          <w:szCs w:val="24"/>
          <w:lang w:val="en-US"/>
        </w:rPr>
        <w:t>TRY</w:t>
      </w:r>
    </w:p>
    <w:p w14:paraId="24ED88F6" w14:textId="77777777" w:rsidR="00D22857" w:rsidRPr="00D22857" w:rsidRDefault="00D22857" w:rsidP="00D228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22857">
        <w:rPr>
          <w:rFonts w:ascii="Cascadia Mono" w:hAnsi="Cascadia Mono" w:cs="Cascadia Mono"/>
          <w:noProof w:val="0"/>
          <w:color w:val="000000"/>
          <w:kern w:val="0"/>
          <w:sz w:val="24"/>
          <w:szCs w:val="24"/>
          <w:lang w:val="en-US"/>
        </w:rPr>
        <w:tab/>
      </w:r>
      <w:r w:rsidRPr="00D22857">
        <w:rPr>
          <w:rFonts w:ascii="Cascadia Mono" w:hAnsi="Cascadia Mono" w:cs="Cascadia Mono"/>
          <w:noProof w:val="0"/>
          <w:color w:val="000000"/>
          <w:kern w:val="0"/>
          <w:sz w:val="24"/>
          <w:szCs w:val="24"/>
          <w:lang w:val="en-US"/>
        </w:rPr>
        <w:tab/>
      </w:r>
      <w:r w:rsidRPr="00D22857">
        <w:rPr>
          <w:rFonts w:ascii="Cascadia Mono" w:hAnsi="Cascadia Mono" w:cs="Cascadia Mono"/>
          <w:noProof w:val="0"/>
          <w:color w:val="000000"/>
          <w:kern w:val="0"/>
          <w:sz w:val="24"/>
          <w:szCs w:val="24"/>
          <w:lang w:val="en-US"/>
        </w:rPr>
        <w:tab/>
      </w:r>
      <w:r w:rsidRPr="00D22857">
        <w:rPr>
          <w:rFonts w:ascii="Cascadia Mono" w:hAnsi="Cascadia Mono" w:cs="Cascadia Mono"/>
          <w:noProof w:val="0"/>
          <w:color w:val="000000"/>
          <w:kern w:val="0"/>
          <w:sz w:val="24"/>
          <w:szCs w:val="24"/>
          <w:lang w:val="en-US"/>
        </w:rPr>
        <w:tab/>
      </w:r>
      <w:r w:rsidRPr="00D22857">
        <w:rPr>
          <w:rFonts w:ascii="Cascadia Mono" w:hAnsi="Cascadia Mono" w:cs="Cascadia Mono"/>
          <w:noProof w:val="0"/>
          <w:color w:val="008000"/>
          <w:kern w:val="0"/>
          <w:sz w:val="24"/>
          <w:szCs w:val="24"/>
          <w:lang w:val="en-US"/>
        </w:rPr>
        <w:t xml:space="preserve">-- </w:t>
      </w:r>
      <w:proofErr w:type="spellStart"/>
      <w:r w:rsidRPr="00D22857">
        <w:rPr>
          <w:rFonts w:ascii="Cascadia Mono" w:hAnsi="Cascadia Mono" w:cs="Cascadia Mono"/>
          <w:noProof w:val="0"/>
          <w:color w:val="008000"/>
          <w:kern w:val="0"/>
          <w:sz w:val="24"/>
          <w:szCs w:val="24"/>
          <w:lang w:val="en-US"/>
        </w:rPr>
        <w:t>Cập</w:t>
      </w:r>
      <w:proofErr w:type="spellEnd"/>
      <w:r w:rsidRPr="00D22857">
        <w:rPr>
          <w:rFonts w:ascii="Cascadia Mono" w:hAnsi="Cascadia Mono" w:cs="Cascadia Mono"/>
          <w:noProof w:val="0"/>
          <w:color w:val="008000"/>
          <w:kern w:val="0"/>
          <w:sz w:val="24"/>
          <w:szCs w:val="24"/>
          <w:lang w:val="en-US"/>
        </w:rPr>
        <w:t xml:space="preserve"> </w:t>
      </w:r>
      <w:proofErr w:type="spellStart"/>
      <w:r w:rsidRPr="00D22857">
        <w:rPr>
          <w:rFonts w:ascii="Cascadia Mono" w:hAnsi="Cascadia Mono" w:cs="Cascadia Mono"/>
          <w:noProof w:val="0"/>
          <w:color w:val="008000"/>
          <w:kern w:val="0"/>
          <w:sz w:val="24"/>
          <w:szCs w:val="24"/>
          <w:lang w:val="en-US"/>
        </w:rPr>
        <w:t>nhật</w:t>
      </w:r>
      <w:proofErr w:type="spellEnd"/>
      <w:r w:rsidRPr="00D22857">
        <w:rPr>
          <w:rFonts w:ascii="Cascadia Mono" w:hAnsi="Cascadia Mono" w:cs="Cascadia Mono"/>
          <w:noProof w:val="0"/>
          <w:color w:val="008000"/>
          <w:kern w:val="0"/>
          <w:sz w:val="24"/>
          <w:szCs w:val="24"/>
          <w:lang w:val="en-US"/>
        </w:rPr>
        <w:t xml:space="preserve"> </w:t>
      </w:r>
      <w:proofErr w:type="spellStart"/>
      <w:r w:rsidRPr="00D22857">
        <w:rPr>
          <w:rFonts w:ascii="Cascadia Mono" w:hAnsi="Cascadia Mono" w:cs="Cascadia Mono"/>
          <w:noProof w:val="0"/>
          <w:color w:val="008000"/>
          <w:kern w:val="0"/>
          <w:sz w:val="24"/>
          <w:szCs w:val="24"/>
          <w:lang w:val="en-US"/>
        </w:rPr>
        <w:t>số</w:t>
      </w:r>
      <w:proofErr w:type="spellEnd"/>
      <w:r w:rsidRPr="00D22857">
        <w:rPr>
          <w:rFonts w:ascii="Cascadia Mono" w:hAnsi="Cascadia Mono" w:cs="Cascadia Mono"/>
          <w:noProof w:val="0"/>
          <w:color w:val="008000"/>
          <w:kern w:val="0"/>
          <w:sz w:val="24"/>
          <w:szCs w:val="24"/>
          <w:lang w:val="en-US"/>
        </w:rPr>
        <w:t xml:space="preserve"> </w:t>
      </w:r>
      <w:proofErr w:type="spellStart"/>
      <w:r w:rsidRPr="00D22857">
        <w:rPr>
          <w:rFonts w:ascii="Cascadia Mono" w:hAnsi="Cascadia Mono" w:cs="Cascadia Mono"/>
          <w:noProof w:val="0"/>
          <w:color w:val="008000"/>
          <w:kern w:val="0"/>
          <w:sz w:val="24"/>
          <w:szCs w:val="24"/>
          <w:lang w:val="en-US"/>
        </w:rPr>
        <w:t>lượng</w:t>
      </w:r>
      <w:proofErr w:type="spellEnd"/>
      <w:r w:rsidRPr="00D22857">
        <w:rPr>
          <w:rFonts w:ascii="Cascadia Mono" w:hAnsi="Cascadia Mono" w:cs="Cascadia Mono"/>
          <w:noProof w:val="0"/>
          <w:color w:val="008000"/>
          <w:kern w:val="0"/>
          <w:sz w:val="24"/>
          <w:szCs w:val="24"/>
          <w:lang w:val="en-US"/>
        </w:rPr>
        <w:t xml:space="preserve"> </w:t>
      </w:r>
      <w:proofErr w:type="spellStart"/>
      <w:r w:rsidRPr="00D22857">
        <w:rPr>
          <w:rFonts w:ascii="Cascadia Mono" w:hAnsi="Cascadia Mono" w:cs="Cascadia Mono"/>
          <w:noProof w:val="0"/>
          <w:color w:val="008000"/>
          <w:kern w:val="0"/>
          <w:sz w:val="24"/>
          <w:szCs w:val="24"/>
          <w:lang w:val="en-US"/>
        </w:rPr>
        <w:t>nguyên</w:t>
      </w:r>
      <w:proofErr w:type="spellEnd"/>
      <w:r w:rsidRPr="00D22857">
        <w:rPr>
          <w:rFonts w:ascii="Cascadia Mono" w:hAnsi="Cascadia Mono" w:cs="Cascadia Mono"/>
          <w:noProof w:val="0"/>
          <w:color w:val="008000"/>
          <w:kern w:val="0"/>
          <w:sz w:val="24"/>
          <w:szCs w:val="24"/>
          <w:lang w:val="en-US"/>
        </w:rPr>
        <w:t xml:space="preserve"> </w:t>
      </w:r>
      <w:proofErr w:type="spellStart"/>
      <w:r w:rsidRPr="00D22857">
        <w:rPr>
          <w:rFonts w:ascii="Cascadia Mono" w:hAnsi="Cascadia Mono" w:cs="Cascadia Mono"/>
          <w:noProof w:val="0"/>
          <w:color w:val="008000"/>
          <w:kern w:val="0"/>
          <w:sz w:val="24"/>
          <w:szCs w:val="24"/>
          <w:lang w:val="en-US"/>
        </w:rPr>
        <w:t>liệu</w:t>
      </w:r>
      <w:proofErr w:type="spellEnd"/>
    </w:p>
    <w:p w14:paraId="47AC1C22" w14:textId="77777777" w:rsidR="00D22857" w:rsidRPr="00D22857" w:rsidRDefault="00D22857" w:rsidP="00D228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22857">
        <w:rPr>
          <w:rFonts w:ascii="Cascadia Mono" w:hAnsi="Cascadia Mono" w:cs="Cascadia Mono"/>
          <w:noProof w:val="0"/>
          <w:color w:val="000000"/>
          <w:kern w:val="0"/>
          <w:sz w:val="24"/>
          <w:szCs w:val="24"/>
          <w:lang w:val="en-US"/>
        </w:rPr>
        <w:tab/>
      </w:r>
      <w:r w:rsidRPr="00D22857">
        <w:rPr>
          <w:rFonts w:ascii="Cascadia Mono" w:hAnsi="Cascadia Mono" w:cs="Cascadia Mono"/>
          <w:noProof w:val="0"/>
          <w:color w:val="000000"/>
          <w:kern w:val="0"/>
          <w:sz w:val="24"/>
          <w:szCs w:val="24"/>
          <w:lang w:val="en-US"/>
        </w:rPr>
        <w:tab/>
      </w:r>
      <w:r w:rsidRPr="00D22857">
        <w:rPr>
          <w:rFonts w:ascii="Cascadia Mono" w:hAnsi="Cascadia Mono" w:cs="Cascadia Mono"/>
          <w:noProof w:val="0"/>
          <w:color w:val="000000"/>
          <w:kern w:val="0"/>
          <w:sz w:val="24"/>
          <w:szCs w:val="24"/>
          <w:lang w:val="en-US"/>
        </w:rPr>
        <w:tab/>
      </w:r>
      <w:r w:rsidRPr="00D22857">
        <w:rPr>
          <w:rFonts w:ascii="Cascadia Mono" w:hAnsi="Cascadia Mono" w:cs="Cascadia Mono"/>
          <w:noProof w:val="0"/>
          <w:color w:val="000000"/>
          <w:kern w:val="0"/>
          <w:sz w:val="24"/>
          <w:szCs w:val="24"/>
          <w:lang w:val="en-US"/>
        </w:rPr>
        <w:tab/>
      </w:r>
      <w:r w:rsidRPr="00D22857">
        <w:rPr>
          <w:rFonts w:ascii="Cascadia Mono" w:hAnsi="Cascadia Mono" w:cs="Cascadia Mono"/>
          <w:noProof w:val="0"/>
          <w:color w:val="FF00FF"/>
          <w:kern w:val="0"/>
          <w:sz w:val="24"/>
          <w:szCs w:val="24"/>
          <w:lang w:val="en-US"/>
        </w:rPr>
        <w:t>UPDATE</w:t>
      </w:r>
      <w:r w:rsidRPr="00D22857">
        <w:rPr>
          <w:rFonts w:ascii="Cascadia Mono" w:hAnsi="Cascadia Mono" w:cs="Cascadia Mono"/>
          <w:noProof w:val="0"/>
          <w:color w:val="000000"/>
          <w:kern w:val="0"/>
          <w:sz w:val="24"/>
          <w:szCs w:val="24"/>
          <w:lang w:val="en-US"/>
        </w:rPr>
        <w:t xml:space="preserve"> Material </w:t>
      </w:r>
      <w:r w:rsidRPr="00D22857">
        <w:rPr>
          <w:rFonts w:ascii="Cascadia Mono" w:hAnsi="Cascadia Mono" w:cs="Cascadia Mono"/>
          <w:noProof w:val="0"/>
          <w:color w:val="0000FF"/>
          <w:kern w:val="0"/>
          <w:sz w:val="24"/>
          <w:szCs w:val="24"/>
          <w:lang w:val="en-US"/>
        </w:rPr>
        <w:t>SET</w:t>
      </w:r>
      <w:r w:rsidRPr="00D22857">
        <w:rPr>
          <w:rFonts w:ascii="Cascadia Mono" w:hAnsi="Cascadia Mono" w:cs="Cascadia Mono"/>
          <w:noProof w:val="0"/>
          <w:color w:val="000000"/>
          <w:kern w:val="0"/>
          <w:sz w:val="24"/>
          <w:szCs w:val="24"/>
          <w:lang w:val="en-US"/>
        </w:rPr>
        <w:t xml:space="preserve"> </w:t>
      </w:r>
      <w:r w:rsidRPr="00D22857">
        <w:rPr>
          <w:rFonts w:ascii="Cascadia Mono" w:hAnsi="Cascadia Mono" w:cs="Cascadia Mono"/>
          <w:noProof w:val="0"/>
          <w:color w:val="0000FF"/>
          <w:kern w:val="0"/>
          <w:sz w:val="24"/>
          <w:szCs w:val="24"/>
          <w:lang w:val="en-US"/>
        </w:rPr>
        <w:t>status</w:t>
      </w:r>
      <w:r w:rsidRPr="00D22857">
        <w:rPr>
          <w:rFonts w:ascii="Cascadia Mono" w:hAnsi="Cascadia Mono" w:cs="Cascadia Mono"/>
          <w:noProof w:val="0"/>
          <w:color w:val="000000"/>
          <w:kern w:val="0"/>
          <w:sz w:val="24"/>
          <w:szCs w:val="24"/>
          <w:lang w:val="en-US"/>
        </w:rPr>
        <w:t xml:space="preserve"> </w:t>
      </w:r>
      <w:r w:rsidRPr="00D22857">
        <w:rPr>
          <w:rFonts w:ascii="Cascadia Mono" w:hAnsi="Cascadia Mono" w:cs="Cascadia Mono"/>
          <w:noProof w:val="0"/>
          <w:color w:val="808080"/>
          <w:kern w:val="0"/>
          <w:sz w:val="24"/>
          <w:szCs w:val="24"/>
          <w:lang w:val="en-US"/>
        </w:rPr>
        <w:t>=</w:t>
      </w:r>
      <w:r w:rsidRPr="00D22857">
        <w:rPr>
          <w:rFonts w:ascii="Cascadia Mono" w:hAnsi="Cascadia Mono" w:cs="Cascadia Mono"/>
          <w:noProof w:val="0"/>
          <w:color w:val="000000"/>
          <w:kern w:val="0"/>
          <w:sz w:val="24"/>
          <w:szCs w:val="24"/>
          <w:lang w:val="en-US"/>
        </w:rPr>
        <w:t xml:space="preserve"> </w:t>
      </w:r>
      <w:r w:rsidRPr="00D22857">
        <w:rPr>
          <w:rFonts w:ascii="Cascadia Mono" w:hAnsi="Cascadia Mono" w:cs="Cascadia Mono"/>
          <w:noProof w:val="0"/>
          <w:color w:val="0000FF"/>
          <w:kern w:val="0"/>
          <w:sz w:val="24"/>
          <w:szCs w:val="24"/>
          <w:lang w:val="en-US"/>
        </w:rPr>
        <w:t>status</w:t>
      </w:r>
      <w:r w:rsidRPr="00D22857">
        <w:rPr>
          <w:rFonts w:ascii="Cascadia Mono" w:hAnsi="Cascadia Mono" w:cs="Cascadia Mono"/>
          <w:noProof w:val="0"/>
          <w:color w:val="000000"/>
          <w:kern w:val="0"/>
          <w:sz w:val="24"/>
          <w:szCs w:val="24"/>
          <w:lang w:val="en-US"/>
        </w:rPr>
        <w:t xml:space="preserve"> </w:t>
      </w:r>
      <w:r w:rsidRPr="00D22857">
        <w:rPr>
          <w:rFonts w:ascii="Cascadia Mono" w:hAnsi="Cascadia Mono" w:cs="Cascadia Mono"/>
          <w:noProof w:val="0"/>
          <w:color w:val="808080"/>
          <w:kern w:val="0"/>
          <w:sz w:val="24"/>
          <w:szCs w:val="24"/>
          <w:lang w:val="en-US"/>
        </w:rPr>
        <w:t>-</w:t>
      </w:r>
      <w:r w:rsidRPr="00D22857">
        <w:rPr>
          <w:rFonts w:ascii="Cascadia Mono" w:hAnsi="Cascadia Mono" w:cs="Cascadia Mono"/>
          <w:noProof w:val="0"/>
          <w:color w:val="000000"/>
          <w:kern w:val="0"/>
          <w:sz w:val="24"/>
          <w:szCs w:val="24"/>
          <w:lang w:val="en-US"/>
        </w:rPr>
        <w:t xml:space="preserve"> @quantityProductMaterial </w:t>
      </w:r>
      <w:r w:rsidRPr="00D22857">
        <w:rPr>
          <w:rFonts w:ascii="Cascadia Mono" w:hAnsi="Cascadia Mono" w:cs="Cascadia Mono"/>
          <w:noProof w:val="0"/>
          <w:color w:val="808080"/>
          <w:kern w:val="0"/>
          <w:sz w:val="24"/>
          <w:szCs w:val="24"/>
          <w:lang w:val="en-US"/>
        </w:rPr>
        <w:t>*</w:t>
      </w:r>
      <w:r w:rsidRPr="00D22857">
        <w:rPr>
          <w:rFonts w:ascii="Cascadia Mono" w:hAnsi="Cascadia Mono" w:cs="Cascadia Mono"/>
          <w:noProof w:val="0"/>
          <w:color w:val="000000"/>
          <w:kern w:val="0"/>
          <w:sz w:val="24"/>
          <w:szCs w:val="24"/>
          <w:lang w:val="en-US"/>
        </w:rPr>
        <w:t xml:space="preserve"> @quantity </w:t>
      </w:r>
      <w:r w:rsidRPr="00D22857">
        <w:rPr>
          <w:rFonts w:ascii="Cascadia Mono" w:hAnsi="Cascadia Mono" w:cs="Cascadia Mono"/>
          <w:noProof w:val="0"/>
          <w:color w:val="0000FF"/>
          <w:kern w:val="0"/>
          <w:sz w:val="24"/>
          <w:szCs w:val="24"/>
          <w:lang w:val="en-US"/>
        </w:rPr>
        <w:t>WHERE</w:t>
      </w:r>
      <w:r w:rsidRPr="00D22857">
        <w:rPr>
          <w:rFonts w:ascii="Cascadia Mono" w:hAnsi="Cascadia Mono" w:cs="Cascadia Mono"/>
          <w:noProof w:val="0"/>
          <w:color w:val="000000"/>
          <w:kern w:val="0"/>
          <w:sz w:val="24"/>
          <w:szCs w:val="24"/>
          <w:lang w:val="en-US"/>
        </w:rPr>
        <w:t xml:space="preserve"> ID </w:t>
      </w:r>
      <w:r w:rsidRPr="00D22857">
        <w:rPr>
          <w:rFonts w:ascii="Cascadia Mono" w:hAnsi="Cascadia Mono" w:cs="Cascadia Mono"/>
          <w:noProof w:val="0"/>
          <w:color w:val="808080"/>
          <w:kern w:val="0"/>
          <w:sz w:val="24"/>
          <w:szCs w:val="24"/>
          <w:lang w:val="en-US"/>
        </w:rPr>
        <w:t>=</w:t>
      </w:r>
      <w:r w:rsidRPr="00D22857">
        <w:rPr>
          <w:rFonts w:ascii="Cascadia Mono" w:hAnsi="Cascadia Mono" w:cs="Cascadia Mono"/>
          <w:noProof w:val="0"/>
          <w:color w:val="000000"/>
          <w:kern w:val="0"/>
          <w:sz w:val="24"/>
          <w:szCs w:val="24"/>
          <w:lang w:val="en-US"/>
        </w:rPr>
        <w:t xml:space="preserve"> @materialID</w:t>
      </w:r>
    </w:p>
    <w:p w14:paraId="30C02B3B" w14:textId="77777777" w:rsidR="00D22857" w:rsidRPr="00D22857" w:rsidRDefault="00D22857" w:rsidP="00D228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p>
    <w:p w14:paraId="574738F8" w14:textId="77777777" w:rsidR="00D22857" w:rsidRPr="00D22857" w:rsidRDefault="00D22857" w:rsidP="00D228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22857">
        <w:rPr>
          <w:rFonts w:ascii="Cascadia Mono" w:hAnsi="Cascadia Mono" w:cs="Cascadia Mono"/>
          <w:noProof w:val="0"/>
          <w:color w:val="000000"/>
          <w:kern w:val="0"/>
          <w:sz w:val="24"/>
          <w:szCs w:val="24"/>
          <w:lang w:val="en-US"/>
        </w:rPr>
        <w:tab/>
      </w:r>
      <w:r w:rsidRPr="00D22857">
        <w:rPr>
          <w:rFonts w:ascii="Cascadia Mono" w:hAnsi="Cascadia Mono" w:cs="Cascadia Mono"/>
          <w:noProof w:val="0"/>
          <w:color w:val="000000"/>
          <w:kern w:val="0"/>
          <w:sz w:val="24"/>
          <w:szCs w:val="24"/>
          <w:lang w:val="en-US"/>
        </w:rPr>
        <w:tab/>
      </w:r>
      <w:r w:rsidRPr="00D22857">
        <w:rPr>
          <w:rFonts w:ascii="Cascadia Mono" w:hAnsi="Cascadia Mono" w:cs="Cascadia Mono"/>
          <w:noProof w:val="0"/>
          <w:color w:val="000000"/>
          <w:kern w:val="0"/>
          <w:sz w:val="24"/>
          <w:szCs w:val="24"/>
          <w:lang w:val="en-US"/>
        </w:rPr>
        <w:tab/>
      </w:r>
      <w:r w:rsidRPr="00D22857">
        <w:rPr>
          <w:rFonts w:ascii="Cascadia Mono" w:hAnsi="Cascadia Mono" w:cs="Cascadia Mono"/>
          <w:noProof w:val="0"/>
          <w:color w:val="000000"/>
          <w:kern w:val="0"/>
          <w:sz w:val="24"/>
          <w:szCs w:val="24"/>
          <w:lang w:val="en-US"/>
        </w:rPr>
        <w:tab/>
      </w:r>
      <w:r w:rsidRPr="00D22857">
        <w:rPr>
          <w:rFonts w:ascii="Cascadia Mono" w:hAnsi="Cascadia Mono" w:cs="Cascadia Mono"/>
          <w:noProof w:val="0"/>
          <w:color w:val="008000"/>
          <w:kern w:val="0"/>
          <w:sz w:val="24"/>
          <w:szCs w:val="24"/>
          <w:lang w:val="en-US"/>
        </w:rPr>
        <w:t xml:space="preserve">-- </w:t>
      </w:r>
      <w:proofErr w:type="spellStart"/>
      <w:r w:rsidRPr="00D22857">
        <w:rPr>
          <w:rFonts w:ascii="Cascadia Mono" w:hAnsi="Cascadia Mono" w:cs="Cascadia Mono"/>
          <w:noProof w:val="0"/>
          <w:color w:val="008000"/>
          <w:kern w:val="0"/>
          <w:sz w:val="24"/>
          <w:szCs w:val="24"/>
          <w:lang w:val="en-US"/>
        </w:rPr>
        <w:t>Thêm</w:t>
      </w:r>
      <w:proofErr w:type="spellEnd"/>
      <w:r w:rsidRPr="00D22857">
        <w:rPr>
          <w:rFonts w:ascii="Cascadia Mono" w:hAnsi="Cascadia Mono" w:cs="Cascadia Mono"/>
          <w:noProof w:val="0"/>
          <w:color w:val="008000"/>
          <w:kern w:val="0"/>
          <w:sz w:val="24"/>
          <w:szCs w:val="24"/>
          <w:lang w:val="en-US"/>
        </w:rPr>
        <w:t xml:space="preserve"> </w:t>
      </w:r>
      <w:proofErr w:type="spellStart"/>
      <w:r w:rsidRPr="00D22857">
        <w:rPr>
          <w:rFonts w:ascii="Cascadia Mono" w:hAnsi="Cascadia Mono" w:cs="Cascadia Mono"/>
          <w:noProof w:val="0"/>
          <w:color w:val="008000"/>
          <w:kern w:val="0"/>
          <w:sz w:val="24"/>
          <w:szCs w:val="24"/>
          <w:lang w:val="en-US"/>
        </w:rPr>
        <w:t>thông</w:t>
      </w:r>
      <w:proofErr w:type="spellEnd"/>
      <w:r w:rsidRPr="00D22857">
        <w:rPr>
          <w:rFonts w:ascii="Cascadia Mono" w:hAnsi="Cascadia Mono" w:cs="Cascadia Mono"/>
          <w:noProof w:val="0"/>
          <w:color w:val="008000"/>
          <w:kern w:val="0"/>
          <w:sz w:val="24"/>
          <w:szCs w:val="24"/>
          <w:lang w:val="en-US"/>
        </w:rPr>
        <w:t xml:space="preserve"> tin </w:t>
      </w:r>
      <w:proofErr w:type="spellStart"/>
      <w:r w:rsidRPr="00D22857">
        <w:rPr>
          <w:rFonts w:ascii="Cascadia Mono" w:hAnsi="Cascadia Mono" w:cs="Cascadia Mono"/>
          <w:noProof w:val="0"/>
          <w:color w:val="008000"/>
          <w:kern w:val="0"/>
          <w:sz w:val="24"/>
          <w:szCs w:val="24"/>
          <w:lang w:val="en-US"/>
        </w:rPr>
        <w:t>hóa</w:t>
      </w:r>
      <w:proofErr w:type="spellEnd"/>
      <w:r w:rsidRPr="00D22857">
        <w:rPr>
          <w:rFonts w:ascii="Cascadia Mono" w:hAnsi="Cascadia Mono" w:cs="Cascadia Mono"/>
          <w:noProof w:val="0"/>
          <w:color w:val="008000"/>
          <w:kern w:val="0"/>
          <w:sz w:val="24"/>
          <w:szCs w:val="24"/>
          <w:lang w:val="en-US"/>
        </w:rPr>
        <w:t xml:space="preserve"> </w:t>
      </w:r>
      <w:proofErr w:type="spellStart"/>
      <w:r w:rsidRPr="00D22857">
        <w:rPr>
          <w:rFonts w:ascii="Cascadia Mono" w:hAnsi="Cascadia Mono" w:cs="Cascadia Mono"/>
          <w:noProof w:val="0"/>
          <w:color w:val="008000"/>
          <w:kern w:val="0"/>
          <w:sz w:val="24"/>
          <w:szCs w:val="24"/>
          <w:lang w:val="en-US"/>
        </w:rPr>
        <w:t>đơn</w:t>
      </w:r>
      <w:proofErr w:type="spellEnd"/>
    </w:p>
    <w:p w14:paraId="62616752" w14:textId="77777777" w:rsidR="00D22857" w:rsidRPr="00D22857" w:rsidRDefault="00D22857" w:rsidP="00D228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22857">
        <w:rPr>
          <w:rFonts w:ascii="Cascadia Mono" w:hAnsi="Cascadia Mono" w:cs="Cascadia Mono"/>
          <w:noProof w:val="0"/>
          <w:color w:val="000000"/>
          <w:kern w:val="0"/>
          <w:sz w:val="24"/>
          <w:szCs w:val="24"/>
          <w:lang w:val="en-US"/>
        </w:rPr>
        <w:tab/>
      </w:r>
      <w:r w:rsidRPr="00D22857">
        <w:rPr>
          <w:rFonts w:ascii="Cascadia Mono" w:hAnsi="Cascadia Mono" w:cs="Cascadia Mono"/>
          <w:noProof w:val="0"/>
          <w:color w:val="000000"/>
          <w:kern w:val="0"/>
          <w:sz w:val="24"/>
          <w:szCs w:val="24"/>
          <w:lang w:val="en-US"/>
        </w:rPr>
        <w:tab/>
      </w:r>
      <w:r w:rsidRPr="00D22857">
        <w:rPr>
          <w:rFonts w:ascii="Cascadia Mono" w:hAnsi="Cascadia Mono" w:cs="Cascadia Mono"/>
          <w:noProof w:val="0"/>
          <w:color w:val="000000"/>
          <w:kern w:val="0"/>
          <w:sz w:val="24"/>
          <w:szCs w:val="24"/>
          <w:lang w:val="en-US"/>
        </w:rPr>
        <w:tab/>
      </w:r>
      <w:r w:rsidRPr="00D22857">
        <w:rPr>
          <w:rFonts w:ascii="Cascadia Mono" w:hAnsi="Cascadia Mono" w:cs="Cascadia Mono"/>
          <w:noProof w:val="0"/>
          <w:color w:val="000000"/>
          <w:kern w:val="0"/>
          <w:sz w:val="24"/>
          <w:szCs w:val="24"/>
          <w:lang w:val="en-US"/>
        </w:rPr>
        <w:tab/>
      </w:r>
      <w:r w:rsidRPr="00D22857">
        <w:rPr>
          <w:rFonts w:ascii="Cascadia Mono" w:hAnsi="Cascadia Mono" w:cs="Cascadia Mono"/>
          <w:noProof w:val="0"/>
          <w:color w:val="0000FF"/>
          <w:kern w:val="0"/>
          <w:sz w:val="24"/>
          <w:szCs w:val="24"/>
          <w:lang w:val="en-US"/>
        </w:rPr>
        <w:t>INSERT</w:t>
      </w:r>
      <w:r w:rsidRPr="00D22857">
        <w:rPr>
          <w:rFonts w:ascii="Cascadia Mono" w:hAnsi="Cascadia Mono" w:cs="Cascadia Mono"/>
          <w:noProof w:val="0"/>
          <w:color w:val="000000"/>
          <w:kern w:val="0"/>
          <w:sz w:val="24"/>
          <w:szCs w:val="24"/>
          <w:lang w:val="en-US"/>
        </w:rPr>
        <w:t xml:space="preserve"> </w:t>
      </w:r>
      <w:r w:rsidRPr="00D22857">
        <w:rPr>
          <w:rFonts w:ascii="Cascadia Mono" w:hAnsi="Cascadia Mono" w:cs="Cascadia Mono"/>
          <w:noProof w:val="0"/>
          <w:color w:val="0000FF"/>
          <w:kern w:val="0"/>
          <w:sz w:val="24"/>
          <w:szCs w:val="24"/>
          <w:lang w:val="en-US"/>
        </w:rPr>
        <w:t>INTO</w:t>
      </w:r>
      <w:r w:rsidRPr="00D22857">
        <w:rPr>
          <w:rFonts w:ascii="Cascadia Mono" w:hAnsi="Cascadia Mono" w:cs="Cascadia Mono"/>
          <w:noProof w:val="0"/>
          <w:color w:val="000000"/>
          <w:kern w:val="0"/>
          <w:sz w:val="24"/>
          <w:szCs w:val="24"/>
          <w:lang w:val="en-US"/>
        </w:rPr>
        <w:t xml:space="preserve"> </w:t>
      </w:r>
      <w:proofErr w:type="spellStart"/>
      <w:r w:rsidRPr="00D22857">
        <w:rPr>
          <w:rFonts w:ascii="Cascadia Mono" w:hAnsi="Cascadia Mono" w:cs="Cascadia Mono"/>
          <w:noProof w:val="0"/>
          <w:color w:val="000000"/>
          <w:kern w:val="0"/>
          <w:sz w:val="24"/>
          <w:szCs w:val="24"/>
          <w:lang w:val="en-US"/>
        </w:rPr>
        <w:t>BillInfo</w:t>
      </w:r>
      <w:proofErr w:type="spellEnd"/>
      <w:r w:rsidRPr="00D22857">
        <w:rPr>
          <w:rFonts w:ascii="Cascadia Mono" w:hAnsi="Cascadia Mono" w:cs="Cascadia Mono"/>
          <w:noProof w:val="0"/>
          <w:color w:val="000000"/>
          <w:kern w:val="0"/>
          <w:sz w:val="24"/>
          <w:szCs w:val="24"/>
          <w:lang w:val="en-US"/>
        </w:rPr>
        <w:t xml:space="preserve"> </w:t>
      </w:r>
      <w:r w:rsidRPr="00D22857">
        <w:rPr>
          <w:rFonts w:ascii="Cascadia Mono" w:hAnsi="Cascadia Mono" w:cs="Cascadia Mono"/>
          <w:noProof w:val="0"/>
          <w:color w:val="0000FF"/>
          <w:kern w:val="0"/>
          <w:sz w:val="24"/>
          <w:szCs w:val="24"/>
          <w:lang w:val="en-US"/>
        </w:rPr>
        <w:t xml:space="preserve">VALUES </w:t>
      </w:r>
      <w:r w:rsidRPr="00D22857">
        <w:rPr>
          <w:rFonts w:ascii="Cascadia Mono" w:hAnsi="Cascadia Mono" w:cs="Cascadia Mono"/>
          <w:noProof w:val="0"/>
          <w:color w:val="808080"/>
          <w:kern w:val="0"/>
          <w:sz w:val="24"/>
          <w:szCs w:val="24"/>
          <w:lang w:val="en-US"/>
        </w:rPr>
        <w:t>(</w:t>
      </w:r>
      <w:r w:rsidRPr="00D22857">
        <w:rPr>
          <w:rFonts w:ascii="Cascadia Mono" w:hAnsi="Cascadia Mono" w:cs="Cascadia Mono"/>
          <w:noProof w:val="0"/>
          <w:color w:val="000000"/>
          <w:kern w:val="0"/>
          <w:sz w:val="24"/>
          <w:szCs w:val="24"/>
          <w:lang w:val="en-US"/>
        </w:rPr>
        <w:t>@billID</w:t>
      </w:r>
      <w:r w:rsidRPr="00D22857">
        <w:rPr>
          <w:rFonts w:ascii="Cascadia Mono" w:hAnsi="Cascadia Mono" w:cs="Cascadia Mono"/>
          <w:noProof w:val="0"/>
          <w:color w:val="808080"/>
          <w:kern w:val="0"/>
          <w:sz w:val="24"/>
          <w:szCs w:val="24"/>
          <w:lang w:val="en-US"/>
        </w:rPr>
        <w:t>,</w:t>
      </w:r>
      <w:r w:rsidRPr="00D22857">
        <w:rPr>
          <w:rFonts w:ascii="Cascadia Mono" w:hAnsi="Cascadia Mono" w:cs="Cascadia Mono"/>
          <w:noProof w:val="0"/>
          <w:color w:val="000000"/>
          <w:kern w:val="0"/>
          <w:sz w:val="24"/>
          <w:szCs w:val="24"/>
          <w:lang w:val="en-US"/>
        </w:rPr>
        <w:t xml:space="preserve"> @productID</w:t>
      </w:r>
      <w:r w:rsidRPr="00D22857">
        <w:rPr>
          <w:rFonts w:ascii="Cascadia Mono" w:hAnsi="Cascadia Mono" w:cs="Cascadia Mono"/>
          <w:noProof w:val="0"/>
          <w:color w:val="808080"/>
          <w:kern w:val="0"/>
          <w:sz w:val="24"/>
          <w:szCs w:val="24"/>
          <w:lang w:val="en-US"/>
        </w:rPr>
        <w:t>,</w:t>
      </w:r>
      <w:r w:rsidRPr="00D22857">
        <w:rPr>
          <w:rFonts w:ascii="Cascadia Mono" w:hAnsi="Cascadia Mono" w:cs="Cascadia Mono"/>
          <w:noProof w:val="0"/>
          <w:color w:val="000000"/>
          <w:kern w:val="0"/>
          <w:sz w:val="24"/>
          <w:szCs w:val="24"/>
          <w:lang w:val="en-US"/>
        </w:rPr>
        <w:t xml:space="preserve"> @quantity</w:t>
      </w:r>
      <w:r w:rsidRPr="00D22857">
        <w:rPr>
          <w:rFonts w:ascii="Cascadia Mono" w:hAnsi="Cascadia Mono" w:cs="Cascadia Mono"/>
          <w:noProof w:val="0"/>
          <w:color w:val="808080"/>
          <w:kern w:val="0"/>
          <w:sz w:val="24"/>
          <w:szCs w:val="24"/>
          <w:lang w:val="en-US"/>
        </w:rPr>
        <w:t>)</w:t>
      </w:r>
    </w:p>
    <w:p w14:paraId="4DC59DD7" w14:textId="77777777" w:rsidR="00D22857" w:rsidRPr="00D22857" w:rsidRDefault="00D22857" w:rsidP="00D228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p>
    <w:p w14:paraId="31450DE8" w14:textId="77777777" w:rsidR="00D22857" w:rsidRPr="00D22857" w:rsidRDefault="00D22857" w:rsidP="00D228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22857">
        <w:rPr>
          <w:rFonts w:ascii="Cascadia Mono" w:hAnsi="Cascadia Mono" w:cs="Cascadia Mono"/>
          <w:noProof w:val="0"/>
          <w:color w:val="000000"/>
          <w:kern w:val="0"/>
          <w:sz w:val="24"/>
          <w:szCs w:val="24"/>
          <w:lang w:val="en-US"/>
        </w:rPr>
        <w:tab/>
      </w:r>
      <w:r w:rsidRPr="00D22857">
        <w:rPr>
          <w:rFonts w:ascii="Cascadia Mono" w:hAnsi="Cascadia Mono" w:cs="Cascadia Mono"/>
          <w:noProof w:val="0"/>
          <w:color w:val="000000"/>
          <w:kern w:val="0"/>
          <w:sz w:val="24"/>
          <w:szCs w:val="24"/>
          <w:lang w:val="en-US"/>
        </w:rPr>
        <w:tab/>
      </w:r>
      <w:r w:rsidRPr="00D22857">
        <w:rPr>
          <w:rFonts w:ascii="Cascadia Mono" w:hAnsi="Cascadia Mono" w:cs="Cascadia Mono"/>
          <w:noProof w:val="0"/>
          <w:color w:val="000000"/>
          <w:kern w:val="0"/>
          <w:sz w:val="24"/>
          <w:szCs w:val="24"/>
          <w:lang w:val="en-US"/>
        </w:rPr>
        <w:tab/>
      </w:r>
      <w:r w:rsidRPr="00D22857">
        <w:rPr>
          <w:rFonts w:ascii="Cascadia Mono" w:hAnsi="Cascadia Mono" w:cs="Cascadia Mono"/>
          <w:noProof w:val="0"/>
          <w:color w:val="000000"/>
          <w:kern w:val="0"/>
          <w:sz w:val="24"/>
          <w:szCs w:val="24"/>
          <w:lang w:val="en-US"/>
        </w:rPr>
        <w:tab/>
      </w:r>
      <w:r w:rsidRPr="00D22857">
        <w:rPr>
          <w:rFonts w:ascii="Cascadia Mono" w:hAnsi="Cascadia Mono" w:cs="Cascadia Mono"/>
          <w:noProof w:val="0"/>
          <w:color w:val="0000FF"/>
          <w:kern w:val="0"/>
          <w:sz w:val="24"/>
          <w:szCs w:val="24"/>
          <w:lang w:val="en-US"/>
        </w:rPr>
        <w:t>COMMIT</w:t>
      </w:r>
      <w:r w:rsidRPr="00D22857">
        <w:rPr>
          <w:rFonts w:ascii="Cascadia Mono" w:hAnsi="Cascadia Mono" w:cs="Cascadia Mono"/>
          <w:noProof w:val="0"/>
          <w:color w:val="000000"/>
          <w:kern w:val="0"/>
          <w:sz w:val="24"/>
          <w:szCs w:val="24"/>
          <w:lang w:val="en-US"/>
        </w:rPr>
        <w:t xml:space="preserve"> </w:t>
      </w:r>
      <w:r w:rsidRPr="00D22857">
        <w:rPr>
          <w:rFonts w:ascii="Cascadia Mono" w:hAnsi="Cascadia Mono" w:cs="Cascadia Mono"/>
          <w:noProof w:val="0"/>
          <w:color w:val="0000FF"/>
          <w:kern w:val="0"/>
          <w:sz w:val="24"/>
          <w:szCs w:val="24"/>
          <w:lang w:val="en-US"/>
        </w:rPr>
        <w:t>TRANSACTION</w:t>
      </w:r>
    </w:p>
    <w:p w14:paraId="41335E17" w14:textId="77777777" w:rsidR="00D22857" w:rsidRPr="00D22857" w:rsidRDefault="00D22857" w:rsidP="00D228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22857">
        <w:rPr>
          <w:rFonts w:ascii="Cascadia Mono" w:hAnsi="Cascadia Mono" w:cs="Cascadia Mono"/>
          <w:noProof w:val="0"/>
          <w:color w:val="000000"/>
          <w:kern w:val="0"/>
          <w:sz w:val="24"/>
          <w:szCs w:val="24"/>
          <w:lang w:val="en-US"/>
        </w:rPr>
        <w:tab/>
      </w:r>
      <w:r w:rsidRPr="00D22857">
        <w:rPr>
          <w:rFonts w:ascii="Cascadia Mono" w:hAnsi="Cascadia Mono" w:cs="Cascadia Mono"/>
          <w:noProof w:val="0"/>
          <w:color w:val="000000"/>
          <w:kern w:val="0"/>
          <w:sz w:val="24"/>
          <w:szCs w:val="24"/>
          <w:lang w:val="en-US"/>
        </w:rPr>
        <w:tab/>
      </w:r>
      <w:r w:rsidRPr="00D22857">
        <w:rPr>
          <w:rFonts w:ascii="Cascadia Mono" w:hAnsi="Cascadia Mono" w:cs="Cascadia Mono"/>
          <w:noProof w:val="0"/>
          <w:color w:val="000000"/>
          <w:kern w:val="0"/>
          <w:sz w:val="24"/>
          <w:szCs w:val="24"/>
          <w:lang w:val="en-US"/>
        </w:rPr>
        <w:tab/>
      </w:r>
      <w:r w:rsidRPr="00D22857">
        <w:rPr>
          <w:rFonts w:ascii="Cascadia Mono" w:hAnsi="Cascadia Mono" w:cs="Cascadia Mono"/>
          <w:noProof w:val="0"/>
          <w:color w:val="0000FF"/>
          <w:kern w:val="0"/>
          <w:sz w:val="24"/>
          <w:szCs w:val="24"/>
          <w:lang w:val="en-US"/>
        </w:rPr>
        <w:t>END</w:t>
      </w:r>
      <w:r w:rsidRPr="00D22857">
        <w:rPr>
          <w:rFonts w:ascii="Cascadia Mono" w:hAnsi="Cascadia Mono" w:cs="Cascadia Mono"/>
          <w:noProof w:val="0"/>
          <w:color w:val="000000"/>
          <w:kern w:val="0"/>
          <w:sz w:val="24"/>
          <w:szCs w:val="24"/>
          <w:lang w:val="en-US"/>
        </w:rPr>
        <w:t xml:space="preserve"> </w:t>
      </w:r>
      <w:r w:rsidRPr="00D22857">
        <w:rPr>
          <w:rFonts w:ascii="Cascadia Mono" w:hAnsi="Cascadia Mono" w:cs="Cascadia Mono"/>
          <w:noProof w:val="0"/>
          <w:color w:val="0000FF"/>
          <w:kern w:val="0"/>
          <w:sz w:val="24"/>
          <w:szCs w:val="24"/>
          <w:lang w:val="en-US"/>
        </w:rPr>
        <w:t>TRY</w:t>
      </w:r>
    </w:p>
    <w:p w14:paraId="6AAD65E7" w14:textId="77777777" w:rsidR="00D22857" w:rsidRPr="00D22857" w:rsidRDefault="00D22857" w:rsidP="00D228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22857">
        <w:rPr>
          <w:rFonts w:ascii="Cascadia Mono" w:hAnsi="Cascadia Mono" w:cs="Cascadia Mono"/>
          <w:noProof w:val="0"/>
          <w:color w:val="000000"/>
          <w:kern w:val="0"/>
          <w:sz w:val="24"/>
          <w:szCs w:val="24"/>
          <w:lang w:val="en-US"/>
        </w:rPr>
        <w:tab/>
      </w:r>
      <w:r w:rsidRPr="00D22857">
        <w:rPr>
          <w:rFonts w:ascii="Cascadia Mono" w:hAnsi="Cascadia Mono" w:cs="Cascadia Mono"/>
          <w:noProof w:val="0"/>
          <w:color w:val="000000"/>
          <w:kern w:val="0"/>
          <w:sz w:val="24"/>
          <w:szCs w:val="24"/>
          <w:lang w:val="en-US"/>
        </w:rPr>
        <w:tab/>
      </w:r>
      <w:r w:rsidRPr="00D22857">
        <w:rPr>
          <w:rFonts w:ascii="Cascadia Mono" w:hAnsi="Cascadia Mono" w:cs="Cascadia Mono"/>
          <w:noProof w:val="0"/>
          <w:color w:val="000000"/>
          <w:kern w:val="0"/>
          <w:sz w:val="24"/>
          <w:szCs w:val="24"/>
          <w:lang w:val="en-US"/>
        </w:rPr>
        <w:tab/>
      </w:r>
      <w:r w:rsidRPr="00D22857">
        <w:rPr>
          <w:rFonts w:ascii="Cascadia Mono" w:hAnsi="Cascadia Mono" w:cs="Cascadia Mono"/>
          <w:noProof w:val="0"/>
          <w:color w:val="0000FF"/>
          <w:kern w:val="0"/>
          <w:sz w:val="24"/>
          <w:szCs w:val="24"/>
          <w:lang w:val="en-US"/>
        </w:rPr>
        <w:t>BEGIN</w:t>
      </w:r>
      <w:r w:rsidRPr="00D22857">
        <w:rPr>
          <w:rFonts w:ascii="Cascadia Mono" w:hAnsi="Cascadia Mono" w:cs="Cascadia Mono"/>
          <w:noProof w:val="0"/>
          <w:color w:val="000000"/>
          <w:kern w:val="0"/>
          <w:sz w:val="24"/>
          <w:szCs w:val="24"/>
          <w:lang w:val="en-US"/>
        </w:rPr>
        <w:t xml:space="preserve"> </w:t>
      </w:r>
      <w:r w:rsidRPr="00D22857">
        <w:rPr>
          <w:rFonts w:ascii="Cascadia Mono" w:hAnsi="Cascadia Mono" w:cs="Cascadia Mono"/>
          <w:noProof w:val="0"/>
          <w:color w:val="0000FF"/>
          <w:kern w:val="0"/>
          <w:sz w:val="24"/>
          <w:szCs w:val="24"/>
          <w:lang w:val="en-US"/>
        </w:rPr>
        <w:t>CATCH</w:t>
      </w:r>
    </w:p>
    <w:p w14:paraId="192B4F0C" w14:textId="77777777" w:rsidR="00D22857" w:rsidRPr="00D22857" w:rsidRDefault="00D22857" w:rsidP="00D228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22857">
        <w:rPr>
          <w:rFonts w:ascii="Cascadia Mono" w:hAnsi="Cascadia Mono" w:cs="Cascadia Mono"/>
          <w:noProof w:val="0"/>
          <w:color w:val="000000"/>
          <w:kern w:val="0"/>
          <w:sz w:val="24"/>
          <w:szCs w:val="24"/>
          <w:lang w:val="en-US"/>
        </w:rPr>
        <w:tab/>
      </w:r>
      <w:r w:rsidRPr="00D22857">
        <w:rPr>
          <w:rFonts w:ascii="Cascadia Mono" w:hAnsi="Cascadia Mono" w:cs="Cascadia Mono"/>
          <w:noProof w:val="0"/>
          <w:color w:val="000000"/>
          <w:kern w:val="0"/>
          <w:sz w:val="24"/>
          <w:szCs w:val="24"/>
          <w:lang w:val="en-US"/>
        </w:rPr>
        <w:tab/>
      </w:r>
      <w:r w:rsidRPr="00D22857">
        <w:rPr>
          <w:rFonts w:ascii="Cascadia Mono" w:hAnsi="Cascadia Mono" w:cs="Cascadia Mono"/>
          <w:noProof w:val="0"/>
          <w:color w:val="000000"/>
          <w:kern w:val="0"/>
          <w:sz w:val="24"/>
          <w:szCs w:val="24"/>
          <w:lang w:val="en-US"/>
        </w:rPr>
        <w:tab/>
      </w:r>
      <w:r w:rsidRPr="00D22857">
        <w:rPr>
          <w:rFonts w:ascii="Cascadia Mono" w:hAnsi="Cascadia Mono" w:cs="Cascadia Mono"/>
          <w:noProof w:val="0"/>
          <w:color w:val="000000"/>
          <w:kern w:val="0"/>
          <w:sz w:val="24"/>
          <w:szCs w:val="24"/>
          <w:lang w:val="en-US"/>
        </w:rPr>
        <w:tab/>
      </w:r>
      <w:r w:rsidRPr="00D22857">
        <w:rPr>
          <w:rFonts w:ascii="Cascadia Mono" w:hAnsi="Cascadia Mono" w:cs="Cascadia Mono"/>
          <w:noProof w:val="0"/>
          <w:color w:val="0000FF"/>
          <w:kern w:val="0"/>
          <w:sz w:val="24"/>
          <w:szCs w:val="24"/>
          <w:lang w:val="en-US"/>
        </w:rPr>
        <w:t>ROLLBACK</w:t>
      </w:r>
      <w:r w:rsidRPr="00D22857">
        <w:rPr>
          <w:rFonts w:ascii="Cascadia Mono" w:hAnsi="Cascadia Mono" w:cs="Cascadia Mono"/>
          <w:noProof w:val="0"/>
          <w:color w:val="000000"/>
          <w:kern w:val="0"/>
          <w:sz w:val="24"/>
          <w:szCs w:val="24"/>
          <w:lang w:val="en-US"/>
        </w:rPr>
        <w:t xml:space="preserve"> </w:t>
      </w:r>
      <w:r w:rsidRPr="00D22857">
        <w:rPr>
          <w:rFonts w:ascii="Cascadia Mono" w:hAnsi="Cascadia Mono" w:cs="Cascadia Mono"/>
          <w:noProof w:val="0"/>
          <w:color w:val="0000FF"/>
          <w:kern w:val="0"/>
          <w:sz w:val="24"/>
          <w:szCs w:val="24"/>
          <w:lang w:val="en-US"/>
        </w:rPr>
        <w:t>TRANSACTION</w:t>
      </w:r>
    </w:p>
    <w:p w14:paraId="2D844A10" w14:textId="77777777" w:rsidR="00D22857" w:rsidRPr="00D22857" w:rsidRDefault="00D22857" w:rsidP="00D228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22857">
        <w:rPr>
          <w:rFonts w:ascii="Cascadia Mono" w:hAnsi="Cascadia Mono" w:cs="Cascadia Mono"/>
          <w:noProof w:val="0"/>
          <w:color w:val="000000"/>
          <w:kern w:val="0"/>
          <w:sz w:val="24"/>
          <w:szCs w:val="24"/>
          <w:lang w:val="en-US"/>
        </w:rPr>
        <w:tab/>
      </w:r>
      <w:r w:rsidRPr="00D22857">
        <w:rPr>
          <w:rFonts w:ascii="Cascadia Mono" w:hAnsi="Cascadia Mono" w:cs="Cascadia Mono"/>
          <w:noProof w:val="0"/>
          <w:color w:val="000000"/>
          <w:kern w:val="0"/>
          <w:sz w:val="24"/>
          <w:szCs w:val="24"/>
          <w:lang w:val="en-US"/>
        </w:rPr>
        <w:tab/>
      </w:r>
      <w:r w:rsidRPr="00D22857">
        <w:rPr>
          <w:rFonts w:ascii="Cascadia Mono" w:hAnsi="Cascadia Mono" w:cs="Cascadia Mono"/>
          <w:noProof w:val="0"/>
          <w:color w:val="000000"/>
          <w:kern w:val="0"/>
          <w:sz w:val="24"/>
          <w:szCs w:val="24"/>
          <w:lang w:val="en-US"/>
        </w:rPr>
        <w:tab/>
      </w:r>
      <w:r w:rsidRPr="00D22857">
        <w:rPr>
          <w:rFonts w:ascii="Cascadia Mono" w:hAnsi="Cascadia Mono" w:cs="Cascadia Mono"/>
          <w:noProof w:val="0"/>
          <w:color w:val="000000"/>
          <w:kern w:val="0"/>
          <w:sz w:val="24"/>
          <w:szCs w:val="24"/>
          <w:lang w:val="en-US"/>
        </w:rPr>
        <w:tab/>
      </w:r>
      <w:r w:rsidRPr="00D22857">
        <w:rPr>
          <w:rFonts w:ascii="Cascadia Mono" w:hAnsi="Cascadia Mono" w:cs="Cascadia Mono"/>
          <w:noProof w:val="0"/>
          <w:color w:val="0000FF"/>
          <w:kern w:val="0"/>
          <w:sz w:val="24"/>
          <w:szCs w:val="24"/>
          <w:lang w:val="en-US"/>
        </w:rPr>
        <w:t>SET</w:t>
      </w:r>
      <w:r w:rsidRPr="00D22857">
        <w:rPr>
          <w:rFonts w:ascii="Cascadia Mono" w:hAnsi="Cascadia Mono" w:cs="Cascadia Mono"/>
          <w:noProof w:val="0"/>
          <w:color w:val="000000"/>
          <w:kern w:val="0"/>
          <w:sz w:val="24"/>
          <w:szCs w:val="24"/>
          <w:lang w:val="en-US"/>
        </w:rPr>
        <w:t xml:space="preserve"> @errorMessage </w:t>
      </w:r>
      <w:r w:rsidRPr="00D22857">
        <w:rPr>
          <w:rFonts w:ascii="Cascadia Mono" w:hAnsi="Cascadia Mono" w:cs="Cascadia Mono"/>
          <w:noProof w:val="0"/>
          <w:color w:val="808080"/>
          <w:kern w:val="0"/>
          <w:sz w:val="24"/>
          <w:szCs w:val="24"/>
          <w:lang w:val="en-US"/>
        </w:rPr>
        <w:t>=</w:t>
      </w:r>
      <w:r w:rsidRPr="00D22857">
        <w:rPr>
          <w:rFonts w:ascii="Cascadia Mono" w:hAnsi="Cascadia Mono" w:cs="Cascadia Mono"/>
          <w:noProof w:val="0"/>
          <w:color w:val="000000"/>
          <w:kern w:val="0"/>
          <w:sz w:val="24"/>
          <w:szCs w:val="24"/>
          <w:lang w:val="en-US"/>
        </w:rPr>
        <w:t xml:space="preserve"> </w:t>
      </w:r>
      <w:r w:rsidRPr="00D22857">
        <w:rPr>
          <w:rFonts w:ascii="Cascadia Mono" w:hAnsi="Cascadia Mono" w:cs="Cascadia Mono"/>
          <w:noProof w:val="0"/>
          <w:color w:val="FF00FF"/>
          <w:kern w:val="0"/>
          <w:sz w:val="24"/>
          <w:szCs w:val="24"/>
          <w:lang w:val="en-US"/>
        </w:rPr>
        <w:t>ERROR_</w:t>
      </w:r>
      <w:proofErr w:type="gramStart"/>
      <w:r w:rsidRPr="00D22857">
        <w:rPr>
          <w:rFonts w:ascii="Cascadia Mono" w:hAnsi="Cascadia Mono" w:cs="Cascadia Mono"/>
          <w:noProof w:val="0"/>
          <w:color w:val="FF00FF"/>
          <w:kern w:val="0"/>
          <w:sz w:val="24"/>
          <w:szCs w:val="24"/>
          <w:lang w:val="en-US"/>
        </w:rPr>
        <w:t>MESSAGE</w:t>
      </w:r>
      <w:r w:rsidRPr="00D22857">
        <w:rPr>
          <w:rFonts w:ascii="Cascadia Mono" w:hAnsi="Cascadia Mono" w:cs="Cascadia Mono"/>
          <w:noProof w:val="0"/>
          <w:color w:val="808080"/>
          <w:kern w:val="0"/>
          <w:sz w:val="24"/>
          <w:szCs w:val="24"/>
          <w:lang w:val="en-US"/>
        </w:rPr>
        <w:t>(</w:t>
      </w:r>
      <w:proofErr w:type="gramEnd"/>
      <w:r w:rsidRPr="00D22857">
        <w:rPr>
          <w:rFonts w:ascii="Cascadia Mono" w:hAnsi="Cascadia Mono" w:cs="Cascadia Mono"/>
          <w:noProof w:val="0"/>
          <w:color w:val="808080"/>
          <w:kern w:val="0"/>
          <w:sz w:val="24"/>
          <w:szCs w:val="24"/>
          <w:lang w:val="en-US"/>
        </w:rPr>
        <w:t>)</w:t>
      </w:r>
    </w:p>
    <w:p w14:paraId="471A2553" w14:textId="77777777" w:rsidR="00D22857" w:rsidRPr="00D22857" w:rsidRDefault="00D22857" w:rsidP="00D228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22857">
        <w:rPr>
          <w:rFonts w:ascii="Cascadia Mono" w:hAnsi="Cascadia Mono" w:cs="Cascadia Mono"/>
          <w:noProof w:val="0"/>
          <w:color w:val="000000"/>
          <w:kern w:val="0"/>
          <w:sz w:val="24"/>
          <w:szCs w:val="24"/>
          <w:lang w:val="en-US"/>
        </w:rPr>
        <w:tab/>
      </w:r>
      <w:r w:rsidRPr="00D22857">
        <w:rPr>
          <w:rFonts w:ascii="Cascadia Mono" w:hAnsi="Cascadia Mono" w:cs="Cascadia Mono"/>
          <w:noProof w:val="0"/>
          <w:color w:val="000000"/>
          <w:kern w:val="0"/>
          <w:sz w:val="24"/>
          <w:szCs w:val="24"/>
          <w:lang w:val="en-US"/>
        </w:rPr>
        <w:tab/>
      </w:r>
      <w:r w:rsidRPr="00D22857">
        <w:rPr>
          <w:rFonts w:ascii="Cascadia Mono" w:hAnsi="Cascadia Mono" w:cs="Cascadia Mono"/>
          <w:noProof w:val="0"/>
          <w:color w:val="000000"/>
          <w:kern w:val="0"/>
          <w:sz w:val="24"/>
          <w:szCs w:val="24"/>
          <w:lang w:val="en-US"/>
        </w:rPr>
        <w:tab/>
      </w:r>
      <w:r w:rsidRPr="00D22857">
        <w:rPr>
          <w:rFonts w:ascii="Cascadia Mono" w:hAnsi="Cascadia Mono" w:cs="Cascadia Mono"/>
          <w:noProof w:val="0"/>
          <w:color w:val="000000"/>
          <w:kern w:val="0"/>
          <w:sz w:val="24"/>
          <w:szCs w:val="24"/>
          <w:lang w:val="en-US"/>
        </w:rPr>
        <w:tab/>
      </w:r>
      <w:proofErr w:type="gramStart"/>
      <w:r w:rsidRPr="00D22857">
        <w:rPr>
          <w:rFonts w:ascii="Cascadia Mono" w:hAnsi="Cascadia Mono" w:cs="Cascadia Mono"/>
          <w:noProof w:val="0"/>
          <w:color w:val="0000FF"/>
          <w:kern w:val="0"/>
          <w:sz w:val="24"/>
          <w:szCs w:val="24"/>
          <w:lang w:val="en-US"/>
        </w:rPr>
        <w:t>RAISERROR</w:t>
      </w:r>
      <w:r w:rsidRPr="00D22857">
        <w:rPr>
          <w:rFonts w:ascii="Cascadia Mono" w:hAnsi="Cascadia Mono" w:cs="Cascadia Mono"/>
          <w:noProof w:val="0"/>
          <w:color w:val="808080"/>
          <w:kern w:val="0"/>
          <w:sz w:val="24"/>
          <w:szCs w:val="24"/>
          <w:lang w:val="en-US"/>
        </w:rPr>
        <w:t>(</w:t>
      </w:r>
      <w:proofErr w:type="gramEnd"/>
      <w:r w:rsidRPr="00D22857">
        <w:rPr>
          <w:rFonts w:ascii="Cascadia Mono" w:hAnsi="Cascadia Mono" w:cs="Cascadia Mono"/>
          <w:noProof w:val="0"/>
          <w:color w:val="000000"/>
          <w:kern w:val="0"/>
          <w:sz w:val="24"/>
          <w:szCs w:val="24"/>
          <w:lang w:val="en-US"/>
        </w:rPr>
        <w:t>@errorMessage</w:t>
      </w:r>
      <w:r w:rsidRPr="00D22857">
        <w:rPr>
          <w:rFonts w:ascii="Cascadia Mono" w:hAnsi="Cascadia Mono" w:cs="Cascadia Mono"/>
          <w:noProof w:val="0"/>
          <w:color w:val="808080"/>
          <w:kern w:val="0"/>
          <w:sz w:val="24"/>
          <w:szCs w:val="24"/>
          <w:lang w:val="en-US"/>
        </w:rPr>
        <w:t>,</w:t>
      </w:r>
      <w:r w:rsidRPr="00D22857">
        <w:rPr>
          <w:rFonts w:ascii="Cascadia Mono" w:hAnsi="Cascadia Mono" w:cs="Cascadia Mono"/>
          <w:noProof w:val="0"/>
          <w:color w:val="000000"/>
          <w:kern w:val="0"/>
          <w:sz w:val="24"/>
          <w:szCs w:val="24"/>
          <w:lang w:val="en-US"/>
        </w:rPr>
        <w:t xml:space="preserve"> 16</w:t>
      </w:r>
      <w:r w:rsidRPr="00D22857">
        <w:rPr>
          <w:rFonts w:ascii="Cascadia Mono" w:hAnsi="Cascadia Mono" w:cs="Cascadia Mono"/>
          <w:noProof w:val="0"/>
          <w:color w:val="808080"/>
          <w:kern w:val="0"/>
          <w:sz w:val="24"/>
          <w:szCs w:val="24"/>
          <w:lang w:val="en-US"/>
        </w:rPr>
        <w:t>,</w:t>
      </w:r>
      <w:r w:rsidRPr="00D22857">
        <w:rPr>
          <w:rFonts w:ascii="Cascadia Mono" w:hAnsi="Cascadia Mono" w:cs="Cascadia Mono"/>
          <w:noProof w:val="0"/>
          <w:color w:val="000000"/>
          <w:kern w:val="0"/>
          <w:sz w:val="24"/>
          <w:szCs w:val="24"/>
          <w:lang w:val="en-US"/>
        </w:rPr>
        <w:t xml:space="preserve"> 1</w:t>
      </w:r>
      <w:r w:rsidRPr="00D22857">
        <w:rPr>
          <w:rFonts w:ascii="Cascadia Mono" w:hAnsi="Cascadia Mono" w:cs="Cascadia Mono"/>
          <w:noProof w:val="0"/>
          <w:color w:val="808080"/>
          <w:kern w:val="0"/>
          <w:sz w:val="24"/>
          <w:szCs w:val="24"/>
          <w:lang w:val="en-US"/>
        </w:rPr>
        <w:t>)</w:t>
      </w:r>
    </w:p>
    <w:p w14:paraId="5116AF01" w14:textId="77777777" w:rsidR="00D22857" w:rsidRPr="00D22857" w:rsidRDefault="00D22857" w:rsidP="00D228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22857">
        <w:rPr>
          <w:rFonts w:ascii="Cascadia Mono" w:hAnsi="Cascadia Mono" w:cs="Cascadia Mono"/>
          <w:noProof w:val="0"/>
          <w:color w:val="000000"/>
          <w:kern w:val="0"/>
          <w:sz w:val="24"/>
          <w:szCs w:val="24"/>
          <w:lang w:val="en-US"/>
        </w:rPr>
        <w:tab/>
      </w:r>
      <w:r w:rsidRPr="00D22857">
        <w:rPr>
          <w:rFonts w:ascii="Cascadia Mono" w:hAnsi="Cascadia Mono" w:cs="Cascadia Mono"/>
          <w:noProof w:val="0"/>
          <w:color w:val="000000"/>
          <w:kern w:val="0"/>
          <w:sz w:val="24"/>
          <w:szCs w:val="24"/>
          <w:lang w:val="en-US"/>
        </w:rPr>
        <w:tab/>
      </w:r>
      <w:r w:rsidRPr="00D22857">
        <w:rPr>
          <w:rFonts w:ascii="Cascadia Mono" w:hAnsi="Cascadia Mono" w:cs="Cascadia Mono"/>
          <w:noProof w:val="0"/>
          <w:color w:val="000000"/>
          <w:kern w:val="0"/>
          <w:sz w:val="24"/>
          <w:szCs w:val="24"/>
          <w:lang w:val="en-US"/>
        </w:rPr>
        <w:tab/>
      </w:r>
      <w:r w:rsidRPr="00D22857">
        <w:rPr>
          <w:rFonts w:ascii="Cascadia Mono" w:hAnsi="Cascadia Mono" w:cs="Cascadia Mono"/>
          <w:noProof w:val="0"/>
          <w:color w:val="0000FF"/>
          <w:kern w:val="0"/>
          <w:sz w:val="24"/>
          <w:szCs w:val="24"/>
          <w:lang w:val="en-US"/>
        </w:rPr>
        <w:t>END</w:t>
      </w:r>
      <w:r w:rsidRPr="00D22857">
        <w:rPr>
          <w:rFonts w:ascii="Cascadia Mono" w:hAnsi="Cascadia Mono" w:cs="Cascadia Mono"/>
          <w:noProof w:val="0"/>
          <w:color w:val="000000"/>
          <w:kern w:val="0"/>
          <w:sz w:val="24"/>
          <w:szCs w:val="24"/>
          <w:lang w:val="en-US"/>
        </w:rPr>
        <w:t xml:space="preserve"> </w:t>
      </w:r>
      <w:r w:rsidRPr="00D22857">
        <w:rPr>
          <w:rFonts w:ascii="Cascadia Mono" w:hAnsi="Cascadia Mono" w:cs="Cascadia Mono"/>
          <w:noProof w:val="0"/>
          <w:color w:val="0000FF"/>
          <w:kern w:val="0"/>
          <w:sz w:val="24"/>
          <w:szCs w:val="24"/>
          <w:lang w:val="en-US"/>
        </w:rPr>
        <w:t>CATCH</w:t>
      </w:r>
    </w:p>
    <w:p w14:paraId="4136084A" w14:textId="77777777" w:rsidR="00D22857" w:rsidRPr="00D22857" w:rsidRDefault="00D22857" w:rsidP="00D228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22857">
        <w:rPr>
          <w:rFonts w:ascii="Cascadia Mono" w:hAnsi="Cascadia Mono" w:cs="Cascadia Mono"/>
          <w:noProof w:val="0"/>
          <w:color w:val="000000"/>
          <w:kern w:val="0"/>
          <w:sz w:val="24"/>
          <w:szCs w:val="24"/>
          <w:lang w:val="en-US"/>
        </w:rPr>
        <w:tab/>
      </w:r>
      <w:r w:rsidRPr="00D22857">
        <w:rPr>
          <w:rFonts w:ascii="Cascadia Mono" w:hAnsi="Cascadia Mono" w:cs="Cascadia Mono"/>
          <w:noProof w:val="0"/>
          <w:color w:val="000000"/>
          <w:kern w:val="0"/>
          <w:sz w:val="24"/>
          <w:szCs w:val="24"/>
          <w:lang w:val="en-US"/>
        </w:rPr>
        <w:tab/>
      </w:r>
      <w:r w:rsidRPr="00D22857">
        <w:rPr>
          <w:rFonts w:ascii="Cascadia Mono" w:hAnsi="Cascadia Mono" w:cs="Cascadia Mono"/>
          <w:noProof w:val="0"/>
          <w:color w:val="0000FF"/>
          <w:kern w:val="0"/>
          <w:sz w:val="24"/>
          <w:szCs w:val="24"/>
          <w:lang w:val="en-US"/>
        </w:rPr>
        <w:t>END</w:t>
      </w:r>
    </w:p>
    <w:p w14:paraId="50E8D965" w14:textId="77777777" w:rsidR="00D22857" w:rsidRPr="00D22857" w:rsidRDefault="00D22857" w:rsidP="00D228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22857">
        <w:rPr>
          <w:rFonts w:ascii="Cascadia Mono" w:hAnsi="Cascadia Mono" w:cs="Cascadia Mono"/>
          <w:noProof w:val="0"/>
          <w:color w:val="000000"/>
          <w:kern w:val="0"/>
          <w:sz w:val="24"/>
          <w:szCs w:val="24"/>
          <w:lang w:val="en-US"/>
        </w:rPr>
        <w:tab/>
      </w:r>
      <w:r w:rsidRPr="00D22857">
        <w:rPr>
          <w:rFonts w:ascii="Cascadia Mono" w:hAnsi="Cascadia Mono" w:cs="Cascadia Mono"/>
          <w:noProof w:val="0"/>
          <w:color w:val="000000"/>
          <w:kern w:val="0"/>
          <w:sz w:val="24"/>
          <w:szCs w:val="24"/>
          <w:lang w:val="en-US"/>
        </w:rPr>
        <w:tab/>
      </w:r>
      <w:r w:rsidRPr="00D22857">
        <w:rPr>
          <w:rFonts w:ascii="Cascadia Mono" w:hAnsi="Cascadia Mono" w:cs="Cascadia Mono"/>
          <w:noProof w:val="0"/>
          <w:color w:val="0000FF"/>
          <w:kern w:val="0"/>
          <w:sz w:val="24"/>
          <w:szCs w:val="24"/>
          <w:lang w:val="en-US"/>
        </w:rPr>
        <w:t>ELSE</w:t>
      </w:r>
    </w:p>
    <w:p w14:paraId="0FE8E1B8" w14:textId="77777777" w:rsidR="00D22857" w:rsidRPr="00D22857" w:rsidRDefault="00D22857" w:rsidP="00D228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22857">
        <w:rPr>
          <w:rFonts w:ascii="Cascadia Mono" w:hAnsi="Cascadia Mono" w:cs="Cascadia Mono"/>
          <w:noProof w:val="0"/>
          <w:color w:val="000000"/>
          <w:kern w:val="0"/>
          <w:sz w:val="24"/>
          <w:szCs w:val="24"/>
          <w:lang w:val="en-US"/>
        </w:rPr>
        <w:tab/>
      </w:r>
      <w:r w:rsidRPr="00D22857">
        <w:rPr>
          <w:rFonts w:ascii="Cascadia Mono" w:hAnsi="Cascadia Mono" w:cs="Cascadia Mono"/>
          <w:noProof w:val="0"/>
          <w:color w:val="000000"/>
          <w:kern w:val="0"/>
          <w:sz w:val="24"/>
          <w:szCs w:val="24"/>
          <w:lang w:val="en-US"/>
        </w:rPr>
        <w:tab/>
      </w:r>
      <w:r w:rsidRPr="00D22857">
        <w:rPr>
          <w:rFonts w:ascii="Cascadia Mono" w:hAnsi="Cascadia Mono" w:cs="Cascadia Mono"/>
          <w:noProof w:val="0"/>
          <w:color w:val="000000"/>
          <w:kern w:val="0"/>
          <w:sz w:val="24"/>
          <w:szCs w:val="24"/>
          <w:lang w:val="en-US"/>
        </w:rPr>
        <w:tab/>
      </w:r>
      <w:r w:rsidRPr="00D22857">
        <w:rPr>
          <w:rFonts w:ascii="Cascadia Mono" w:hAnsi="Cascadia Mono" w:cs="Cascadia Mono"/>
          <w:noProof w:val="0"/>
          <w:color w:val="0000FF"/>
          <w:kern w:val="0"/>
          <w:sz w:val="24"/>
          <w:szCs w:val="24"/>
          <w:lang w:val="en-US"/>
        </w:rPr>
        <w:t>THROW</w:t>
      </w:r>
      <w:r w:rsidRPr="00D22857">
        <w:rPr>
          <w:rFonts w:ascii="Cascadia Mono" w:hAnsi="Cascadia Mono" w:cs="Cascadia Mono"/>
          <w:noProof w:val="0"/>
          <w:color w:val="000000"/>
          <w:kern w:val="0"/>
          <w:sz w:val="24"/>
          <w:szCs w:val="24"/>
          <w:lang w:val="en-US"/>
        </w:rPr>
        <w:t xml:space="preserve"> 50000</w:t>
      </w:r>
      <w:r w:rsidRPr="00D22857">
        <w:rPr>
          <w:rFonts w:ascii="Cascadia Mono" w:hAnsi="Cascadia Mono" w:cs="Cascadia Mono"/>
          <w:noProof w:val="0"/>
          <w:color w:val="808080"/>
          <w:kern w:val="0"/>
          <w:sz w:val="24"/>
          <w:szCs w:val="24"/>
          <w:lang w:val="en-US"/>
        </w:rPr>
        <w:t>,</w:t>
      </w:r>
      <w:r w:rsidRPr="00D22857">
        <w:rPr>
          <w:rFonts w:ascii="Cascadia Mono" w:hAnsi="Cascadia Mono" w:cs="Cascadia Mono"/>
          <w:noProof w:val="0"/>
          <w:color w:val="000000"/>
          <w:kern w:val="0"/>
          <w:sz w:val="24"/>
          <w:szCs w:val="24"/>
          <w:lang w:val="en-US"/>
        </w:rPr>
        <w:t xml:space="preserve"> </w:t>
      </w:r>
      <w:r w:rsidRPr="00D22857">
        <w:rPr>
          <w:rFonts w:ascii="Cascadia Mono" w:hAnsi="Cascadia Mono" w:cs="Cascadia Mono"/>
          <w:noProof w:val="0"/>
          <w:color w:val="FF0000"/>
          <w:kern w:val="0"/>
          <w:sz w:val="24"/>
          <w:szCs w:val="24"/>
          <w:lang w:val="en-US"/>
        </w:rPr>
        <w:t>'</w:t>
      </w:r>
      <w:proofErr w:type="spellStart"/>
      <w:r w:rsidRPr="00D22857">
        <w:rPr>
          <w:rFonts w:ascii="Cascadia Mono" w:hAnsi="Cascadia Mono" w:cs="Cascadia Mono"/>
          <w:noProof w:val="0"/>
          <w:color w:val="FF0000"/>
          <w:kern w:val="0"/>
          <w:sz w:val="24"/>
          <w:szCs w:val="24"/>
          <w:lang w:val="en-US"/>
        </w:rPr>
        <w:t>Sản</w:t>
      </w:r>
      <w:proofErr w:type="spellEnd"/>
      <w:r w:rsidRPr="00D22857">
        <w:rPr>
          <w:rFonts w:ascii="Cascadia Mono" w:hAnsi="Cascadia Mono" w:cs="Cascadia Mono"/>
          <w:noProof w:val="0"/>
          <w:color w:val="FF0000"/>
          <w:kern w:val="0"/>
          <w:sz w:val="24"/>
          <w:szCs w:val="24"/>
          <w:lang w:val="en-US"/>
        </w:rPr>
        <w:t xml:space="preserve"> </w:t>
      </w:r>
      <w:proofErr w:type="spellStart"/>
      <w:r w:rsidRPr="00D22857">
        <w:rPr>
          <w:rFonts w:ascii="Cascadia Mono" w:hAnsi="Cascadia Mono" w:cs="Cascadia Mono"/>
          <w:noProof w:val="0"/>
          <w:color w:val="FF0000"/>
          <w:kern w:val="0"/>
          <w:sz w:val="24"/>
          <w:szCs w:val="24"/>
          <w:lang w:val="en-US"/>
        </w:rPr>
        <w:t>phẩm</w:t>
      </w:r>
      <w:proofErr w:type="spellEnd"/>
      <w:r w:rsidRPr="00D22857">
        <w:rPr>
          <w:rFonts w:ascii="Cascadia Mono" w:hAnsi="Cascadia Mono" w:cs="Cascadia Mono"/>
          <w:noProof w:val="0"/>
          <w:color w:val="FF0000"/>
          <w:kern w:val="0"/>
          <w:sz w:val="24"/>
          <w:szCs w:val="24"/>
          <w:lang w:val="en-US"/>
        </w:rPr>
        <w:t xml:space="preserve"> </w:t>
      </w:r>
      <w:proofErr w:type="spellStart"/>
      <w:r w:rsidRPr="00D22857">
        <w:rPr>
          <w:rFonts w:ascii="Cascadia Mono" w:hAnsi="Cascadia Mono" w:cs="Cascadia Mono"/>
          <w:noProof w:val="0"/>
          <w:color w:val="FF0000"/>
          <w:kern w:val="0"/>
          <w:sz w:val="24"/>
          <w:szCs w:val="24"/>
          <w:lang w:val="en-US"/>
        </w:rPr>
        <w:t>không</w:t>
      </w:r>
      <w:proofErr w:type="spellEnd"/>
      <w:r w:rsidRPr="00D22857">
        <w:rPr>
          <w:rFonts w:ascii="Cascadia Mono" w:hAnsi="Cascadia Mono" w:cs="Cascadia Mono"/>
          <w:noProof w:val="0"/>
          <w:color w:val="FF0000"/>
          <w:kern w:val="0"/>
          <w:sz w:val="24"/>
          <w:szCs w:val="24"/>
          <w:lang w:val="en-US"/>
        </w:rPr>
        <w:t xml:space="preserve"> </w:t>
      </w:r>
      <w:proofErr w:type="spellStart"/>
      <w:r w:rsidRPr="00D22857">
        <w:rPr>
          <w:rFonts w:ascii="Cascadia Mono" w:hAnsi="Cascadia Mono" w:cs="Cascadia Mono"/>
          <w:noProof w:val="0"/>
          <w:color w:val="FF0000"/>
          <w:kern w:val="0"/>
          <w:sz w:val="24"/>
          <w:szCs w:val="24"/>
          <w:lang w:val="en-US"/>
        </w:rPr>
        <w:t>đủ</w:t>
      </w:r>
      <w:proofErr w:type="spellEnd"/>
      <w:r w:rsidRPr="00D22857">
        <w:rPr>
          <w:rFonts w:ascii="Cascadia Mono" w:hAnsi="Cascadia Mono" w:cs="Cascadia Mono"/>
          <w:noProof w:val="0"/>
          <w:color w:val="FF0000"/>
          <w:kern w:val="0"/>
          <w:sz w:val="24"/>
          <w:szCs w:val="24"/>
          <w:lang w:val="en-US"/>
        </w:rPr>
        <w:t xml:space="preserve"> </w:t>
      </w:r>
      <w:proofErr w:type="spellStart"/>
      <w:r w:rsidRPr="00D22857">
        <w:rPr>
          <w:rFonts w:ascii="Cascadia Mono" w:hAnsi="Cascadia Mono" w:cs="Cascadia Mono"/>
          <w:noProof w:val="0"/>
          <w:color w:val="FF0000"/>
          <w:kern w:val="0"/>
          <w:sz w:val="24"/>
          <w:szCs w:val="24"/>
          <w:lang w:val="en-US"/>
        </w:rPr>
        <w:t>số</w:t>
      </w:r>
      <w:proofErr w:type="spellEnd"/>
      <w:r w:rsidRPr="00D22857">
        <w:rPr>
          <w:rFonts w:ascii="Cascadia Mono" w:hAnsi="Cascadia Mono" w:cs="Cascadia Mono"/>
          <w:noProof w:val="0"/>
          <w:color w:val="FF0000"/>
          <w:kern w:val="0"/>
          <w:sz w:val="24"/>
          <w:szCs w:val="24"/>
          <w:lang w:val="en-US"/>
        </w:rPr>
        <w:t xml:space="preserve"> </w:t>
      </w:r>
      <w:proofErr w:type="spellStart"/>
      <w:r w:rsidRPr="00D22857">
        <w:rPr>
          <w:rFonts w:ascii="Cascadia Mono" w:hAnsi="Cascadia Mono" w:cs="Cascadia Mono"/>
          <w:noProof w:val="0"/>
          <w:color w:val="FF0000"/>
          <w:kern w:val="0"/>
          <w:sz w:val="24"/>
          <w:szCs w:val="24"/>
          <w:lang w:val="en-US"/>
        </w:rPr>
        <w:t>lượng</w:t>
      </w:r>
      <w:proofErr w:type="spellEnd"/>
      <w:r w:rsidRPr="00D22857">
        <w:rPr>
          <w:rFonts w:ascii="Cascadia Mono" w:hAnsi="Cascadia Mono" w:cs="Cascadia Mono"/>
          <w:noProof w:val="0"/>
          <w:color w:val="FF0000"/>
          <w:kern w:val="0"/>
          <w:sz w:val="24"/>
          <w:szCs w:val="24"/>
          <w:lang w:val="en-US"/>
        </w:rPr>
        <w:t xml:space="preserve"> </w:t>
      </w:r>
      <w:proofErr w:type="spellStart"/>
      <w:r w:rsidRPr="00D22857">
        <w:rPr>
          <w:rFonts w:ascii="Cascadia Mono" w:hAnsi="Cascadia Mono" w:cs="Cascadia Mono"/>
          <w:noProof w:val="0"/>
          <w:color w:val="FF0000"/>
          <w:kern w:val="0"/>
          <w:sz w:val="24"/>
          <w:szCs w:val="24"/>
          <w:lang w:val="en-US"/>
        </w:rPr>
        <w:t>mà</w:t>
      </w:r>
      <w:proofErr w:type="spellEnd"/>
      <w:r w:rsidRPr="00D22857">
        <w:rPr>
          <w:rFonts w:ascii="Cascadia Mono" w:hAnsi="Cascadia Mono" w:cs="Cascadia Mono"/>
          <w:noProof w:val="0"/>
          <w:color w:val="FF0000"/>
          <w:kern w:val="0"/>
          <w:sz w:val="24"/>
          <w:szCs w:val="24"/>
          <w:lang w:val="en-US"/>
        </w:rPr>
        <w:t xml:space="preserve"> </w:t>
      </w:r>
      <w:proofErr w:type="spellStart"/>
      <w:r w:rsidRPr="00D22857">
        <w:rPr>
          <w:rFonts w:ascii="Cascadia Mono" w:hAnsi="Cascadia Mono" w:cs="Cascadia Mono"/>
          <w:noProof w:val="0"/>
          <w:color w:val="FF0000"/>
          <w:kern w:val="0"/>
          <w:sz w:val="24"/>
          <w:szCs w:val="24"/>
          <w:lang w:val="en-US"/>
        </w:rPr>
        <w:t>bạn</w:t>
      </w:r>
      <w:proofErr w:type="spellEnd"/>
      <w:r w:rsidRPr="00D22857">
        <w:rPr>
          <w:rFonts w:ascii="Cascadia Mono" w:hAnsi="Cascadia Mono" w:cs="Cascadia Mono"/>
          <w:noProof w:val="0"/>
          <w:color w:val="FF0000"/>
          <w:kern w:val="0"/>
          <w:sz w:val="24"/>
          <w:szCs w:val="24"/>
          <w:lang w:val="en-US"/>
        </w:rPr>
        <w:t xml:space="preserve"> </w:t>
      </w:r>
      <w:proofErr w:type="spellStart"/>
      <w:r w:rsidRPr="00D22857">
        <w:rPr>
          <w:rFonts w:ascii="Cascadia Mono" w:hAnsi="Cascadia Mono" w:cs="Cascadia Mono"/>
          <w:noProof w:val="0"/>
          <w:color w:val="FF0000"/>
          <w:kern w:val="0"/>
          <w:sz w:val="24"/>
          <w:szCs w:val="24"/>
          <w:lang w:val="en-US"/>
        </w:rPr>
        <w:t>yêu</w:t>
      </w:r>
      <w:proofErr w:type="spellEnd"/>
      <w:r w:rsidRPr="00D22857">
        <w:rPr>
          <w:rFonts w:ascii="Cascadia Mono" w:hAnsi="Cascadia Mono" w:cs="Cascadia Mono"/>
          <w:noProof w:val="0"/>
          <w:color w:val="FF0000"/>
          <w:kern w:val="0"/>
          <w:sz w:val="24"/>
          <w:szCs w:val="24"/>
          <w:lang w:val="en-US"/>
        </w:rPr>
        <w:t xml:space="preserve"> </w:t>
      </w:r>
      <w:proofErr w:type="spellStart"/>
      <w:r w:rsidRPr="00D22857">
        <w:rPr>
          <w:rFonts w:ascii="Cascadia Mono" w:hAnsi="Cascadia Mono" w:cs="Cascadia Mono"/>
          <w:noProof w:val="0"/>
          <w:color w:val="FF0000"/>
          <w:kern w:val="0"/>
          <w:sz w:val="24"/>
          <w:szCs w:val="24"/>
          <w:lang w:val="en-US"/>
        </w:rPr>
        <w:t>cầu</w:t>
      </w:r>
      <w:proofErr w:type="spellEnd"/>
      <w:r w:rsidRPr="00D22857">
        <w:rPr>
          <w:rFonts w:ascii="Cascadia Mono" w:hAnsi="Cascadia Mono" w:cs="Cascadia Mono"/>
          <w:noProof w:val="0"/>
          <w:color w:val="FF0000"/>
          <w:kern w:val="0"/>
          <w:sz w:val="24"/>
          <w:szCs w:val="24"/>
          <w:lang w:val="en-US"/>
        </w:rPr>
        <w:t>'</w:t>
      </w:r>
      <w:r w:rsidRPr="00D22857">
        <w:rPr>
          <w:rFonts w:ascii="Cascadia Mono" w:hAnsi="Cascadia Mono" w:cs="Cascadia Mono"/>
          <w:noProof w:val="0"/>
          <w:color w:val="808080"/>
          <w:kern w:val="0"/>
          <w:sz w:val="24"/>
          <w:szCs w:val="24"/>
          <w:lang w:val="en-US"/>
        </w:rPr>
        <w:t>,</w:t>
      </w:r>
      <w:r w:rsidRPr="00D22857">
        <w:rPr>
          <w:rFonts w:ascii="Cascadia Mono" w:hAnsi="Cascadia Mono" w:cs="Cascadia Mono"/>
          <w:noProof w:val="0"/>
          <w:color w:val="000000"/>
          <w:kern w:val="0"/>
          <w:sz w:val="24"/>
          <w:szCs w:val="24"/>
          <w:lang w:val="en-US"/>
        </w:rPr>
        <w:t xml:space="preserve"> </w:t>
      </w:r>
      <w:proofErr w:type="gramStart"/>
      <w:r w:rsidRPr="00D22857">
        <w:rPr>
          <w:rFonts w:ascii="Cascadia Mono" w:hAnsi="Cascadia Mono" w:cs="Cascadia Mono"/>
          <w:noProof w:val="0"/>
          <w:color w:val="000000"/>
          <w:kern w:val="0"/>
          <w:sz w:val="24"/>
          <w:szCs w:val="24"/>
          <w:lang w:val="en-US"/>
        </w:rPr>
        <w:t>1</w:t>
      </w:r>
      <w:proofErr w:type="gramEnd"/>
    </w:p>
    <w:p w14:paraId="3E33D10A" w14:textId="77777777" w:rsidR="00D22857" w:rsidRPr="00D22857" w:rsidRDefault="00D22857" w:rsidP="00D2285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22857">
        <w:rPr>
          <w:rFonts w:ascii="Cascadia Mono" w:hAnsi="Cascadia Mono" w:cs="Cascadia Mono"/>
          <w:noProof w:val="0"/>
          <w:color w:val="0000FF"/>
          <w:kern w:val="0"/>
          <w:sz w:val="24"/>
          <w:szCs w:val="24"/>
          <w:lang w:val="en-US"/>
        </w:rPr>
        <w:t>END</w:t>
      </w:r>
    </w:p>
    <w:p w14:paraId="552C1B03" w14:textId="65BA3303" w:rsidR="00365861" w:rsidRPr="00D22857" w:rsidRDefault="00D22857" w:rsidP="00D22857">
      <w:pPr>
        <w:pStyle w:val="ListParagraph"/>
        <w:pBdr>
          <w:top w:val="single" w:sz="4" w:space="1" w:color="auto"/>
          <w:left w:val="single" w:sz="4" w:space="1" w:color="auto"/>
          <w:bottom w:val="single" w:sz="4" w:space="1" w:color="auto"/>
          <w:right w:val="single" w:sz="4" w:space="1" w:color="auto"/>
        </w:pBdr>
        <w:spacing w:after="0" w:line="360" w:lineRule="auto"/>
        <w:ind w:left="1584"/>
        <w:rPr>
          <w:rFonts w:ascii="Cascadia Mono" w:hAnsi="Cascadia Mono" w:cs="Cascadia Mono"/>
          <w:noProof w:val="0"/>
          <w:color w:val="0000FF"/>
          <w:kern w:val="0"/>
          <w:sz w:val="24"/>
          <w:szCs w:val="24"/>
          <w:lang w:val="en-US"/>
        </w:rPr>
      </w:pPr>
      <w:r w:rsidRPr="00D22857">
        <w:rPr>
          <w:rFonts w:ascii="Cascadia Mono" w:hAnsi="Cascadia Mono" w:cs="Cascadia Mono"/>
          <w:noProof w:val="0"/>
          <w:color w:val="0000FF"/>
          <w:kern w:val="0"/>
          <w:sz w:val="24"/>
          <w:szCs w:val="24"/>
          <w:lang w:val="en-US"/>
        </w:rPr>
        <w:t>GO</w:t>
      </w:r>
    </w:p>
    <w:p w14:paraId="249B63F6" w14:textId="77777777" w:rsidR="00D22857" w:rsidRDefault="00D22857" w:rsidP="00D22857">
      <w:pPr>
        <w:pStyle w:val="ListParagraph"/>
        <w:spacing w:after="0" w:line="360" w:lineRule="auto"/>
        <w:ind w:left="1584"/>
        <w:rPr>
          <w:rFonts w:ascii="Times New Roman" w:hAnsi="Times New Roman" w:cs="Times New Roman"/>
          <w:sz w:val="28"/>
          <w:szCs w:val="28"/>
          <w:u w:val="single"/>
          <w:lang w:val="en-US"/>
        </w:rPr>
      </w:pPr>
    </w:p>
    <w:p w14:paraId="09706EE4" w14:textId="25660074" w:rsidR="00365861" w:rsidRDefault="00365861" w:rsidP="00365861">
      <w:pPr>
        <w:pStyle w:val="ListParagraph"/>
        <w:spacing w:after="0" w:line="360" w:lineRule="auto"/>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C# code:</w:t>
      </w:r>
    </w:p>
    <w:p w14:paraId="70B07EC5" w14:textId="6A51F6D0" w:rsidR="00365861" w:rsidRPr="00DF1FA3" w:rsidRDefault="00365861" w:rsidP="0036586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40"/>
        <w:rPr>
          <w:rFonts w:ascii="Cascadia Mono" w:hAnsi="Cascadia Mono" w:cs="Cascadia Mono"/>
          <w:noProof w:val="0"/>
          <w:color w:val="000000"/>
          <w:kern w:val="0"/>
          <w:sz w:val="24"/>
          <w:szCs w:val="24"/>
          <w:lang w:val="en-US"/>
        </w:rPr>
      </w:pPr>
      <w:r w:rsidRPr="00DF1FA3">
        <w:rPr>
          <w:rFonts w:ascii="Cascadia Mono" w:hAnsi="Cascadia Mono" w:cs="Cascadia Mono"/>
          <w:noProof w:val="0"/>
          <w:color w:val="000000"/>
          <w:kern w:val="0"/>
          <w:sz w:val="24"/>
          <w:szCs w:val="24"/>
          <w:lang w:val="en-US"/>
        </w:rPr>
        <w:t>try</w:t>
      </w:r>
    </w:p>
    <w:p w14:paraId="3DFC2E53" w14:textId="77777777" w:rsidR="00365861" w:rsidRPr="00DF1FA3" w:rsidRDefault="00365861" w:rsidP="0036586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40"/>
        <w:rPr>
          <w:rFonts w:ascii="Cascadia Mono" w:hAnsi="Cascadia Mono" w:cs="Cascadia Mono"/>
          <w:noProof w:val="0"/>
          <w:color w:val="000000"/>
          <w:kern w:val="0"/>
          <w:sz w:val="24"/>
          <w:szCs w:val="24"/>
          <w:lang w:val="en-US"/>
        </w:rPr>
      </w:pPr>
      <w:r w:rsidRPr="00DF1FA3">
        <w:rPr>
          <w:rFonts w:ascii="Cascadia Mono" w:hAnsi="Cascadia Mono" w:cs="Cascadia Mono"/>
          <w:noProof w:val="0"/>
          <w:color w:val="000000"/>
          <w:kern w:val="0"/>
          <w:sz w:val="24"/>
          <w:szCs w:val="24"/>
          <w:lang w:val="en-US"/>
        </w:rPr>
        <w:t>{</w:t>
      </w:r>
    </w:p>
    <w:p w14:paraId="0E89E937" w14:textId="77777777" w:rsidR="00365861" w:rsidRPr="00DF1FA3" w:rsidRDefault="00365861" w:rsidP="0036586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40"/>
        <w:rPr>
          <w:rFonts w:ascii="Cascadia Mono" w:hAnsi="Cascadia Mono" w:cs="Cascadia Mono"/>
          <w:noProof w:val="0"/>
          <w:color w:val="000000"/>
          <w:kern w:val="0"/>
          <w:sz w:val="24"/>
          <w:szCs w:val="24"/>
          <w:lang w:val="en-US"/>
        </w:rPr>
      </w:pPr>
      <w:r w:rsidRPr="00DF1FA3">
        <w:rPr>
          <w:rFonts w:ascii="Cascadia Mono" w:hAnsi="Cascadia Mono" w:cs="Cascadia Mono"/>
          <w:noProof w:val="0"/>
          <w:color w:val="000000"/>
          <w:kern w:val="0"/>
          <w:sz w:val="24"/>
          <w:szCs w:val="24"/>
          <w:lang w:val="en-US"/>
        </w:rPr>
        <w:t xml:space="preserve">    if (</w:t>
      </w:r>
      <w:proofErr w:type="spellStart"/>
      <w:proofErr w:type="gramStart"/>
      <w:r w:rsidRPr="00DF1FA3">
        <w:rPr>
          <w:rFonts w:ascii="Cascadia Mono" w:hAnsi="Cascadia Mono" w:cs="Cascadia Mono"/>
          <w:noProof w:val="0"/>
          <w:color w:val="000000"/>
          <w:kern w:val="0"/>
          <w:sz w:val="24"/>
          <w:szCs w:val="24"/>
          <w:lang w:val="en-US"/>
        </w:rPr>
        <w:t>DataProvider.Instance.ExecuteNonQuery</w:t>
      </w:r>
      <w:proofErr w:type="spellEnd"/>
      <w:proofErr w:type="gramEnd"/>
      <w:r w:rsidRPr="00DF1FA3">
        <w:rPr>
          <w:rFonts w:ascii="Cascadia Mono" w:hAnsi="Cascadia Mono" w:cs="Cascadia Mono"/>
          <w:noProof w:val="0"/>
          <w:color w:val="000000"/>
          <w:kern w:val="0"/>
          <w:sz w:val="24"/>
          <w:szCs w:val="24"/>
          <w:lang w:val="en-US"/>
        </w:rPr>
        <w:t xml:space="preserve">("EXEC </w:t>
      </w:r>
      <w:proofErr w:type="spellStart"/>
      <w:r w:rsidRPr="00DF1FA3">
        <w:rPr>
          <w:rFonts w:ascii="Cascadia Mono" w:hAnsi="Cascadia Mono" w:cs="Cascadia Mono"/>
          <w:noProof w:val="0"/>
          <w:color w:val="000000"/>
          <w:kern w:val="0"/>
          <w:sz w:val="24"/>
          <w:szCs w:val="24"/>
          <w:lang w:val="en-US"/>
        </w:rPr>
        <w:t>addBillInfo</w:t>
      </w:r>
      <w:proofErr w:type="spellEnd"/>
      <w:r w:rsidRPr="00DF1FA3">
        <w:rPr>
          <w:rFonts w:ascii="Cascadia Mono" w:hAnsi="Cascadia Mono" w:cs="Cascadia Mono"/>
          <w:noProof w:val="0"/>
          <w:color w:val="000000"/>
          <w:kern w:val="0"/>
          <w:sz w:val="24"/>
          <w:szCs w:val="24"/>
          <w:lang w:val="en-US"/>
        </w:rPr>
        <w:t xml:space="preserve"> @billID , @productName , @quantity ", new object[] { </w:t>
      </w:r>
      <w:proofErr w:type="spellStart"/>
      <w:r w:rsidRPr="00DF1FA3">
        <w:rPr>
          <w:rFonts w:ascii="Cascadia Mono" w:hAnsi="Cascadia Mono" w:cs="Cascadia Mono"/>
          <w:noProof w:val="0"/>
          <w:color w:val="000000"/>
          <w:kern w:val="0"/>
          <w:sz w:val="24"/>
          <w:szCs w:val="24"/>
          <w:lang w:val="en-US"/>
        </w:rPr>
        <w:t>billID</w:t>
      </w:r>
      <w:proofErr w:type="spellEnd"/>
      <w:r w:rsidRPr="00DF1FA3">
        <w:rPr>
          <w:rFonts w:ascii="Cascadia Mono" w:hAnsi="Cascadia Mono" w:cs="Cascadia Mono"/>
          <w:noProof w:val="0"/>
          <w:color w:val="000000"/>
          <w:kern w:val="0"/>
          <w:sz w:val="24"/>
          <w:szCs w:val="24"/>
          <w:lang w:val="en-US"/>
        </w:rPr>
        <w:t xml:space="preserve">, </w:t>
      </w:r>
      <w:proofErr w:type="spellStart"/>
      <w:r w:rsidRPr="00DF1FA3">
        <w:rPr>
          <w:rFonts w:ascii="Cascadia Mono" w:hAnsi="Cascadia Mono" w:cs="Cascadia Mono"/>
          <w:noProof w:val="0"/>
          <w:color w:val="000000"/>
          <w:kern w:val="0"/>
          <w:sz w:val="24"/>
          <w:szCs w:val="24"/>
          <w:lang w:val="en-US"/>
        </w:rPr>
        <w:t>productName</w:t>
      </w:r>
      <w:proofErr w:type="spellEnd"/>
      <w:r w:rsidRPr="00DF1FA3">
        <w:rPr>
          <w:rFonts w:ascii="Cascadia Mono" w:hAnsi="Cascadia Mono" w:cs="Cascadia Mono"/>
          <w:noProof w:val="0"/>
          <w:color w:val="000000"/>
          <w:kern w:val="0"/>
          <w:sz w:val="24"/>
          <w:szCs w:val="24"/>
          <w:lang w:val="en-US"/>
        </w:rPr>
        <w:t>, quantity }) &gt; 0)</w:t>
      </w:r>
    </w:p>
    <w:p w14:paraId="5BC4AC42" w14:textId="77777777" w:rsidR="00365861" w:rsidRPr="00DF1FA3" w:rsidRDefault="00365861" w:rsidP="0036586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40"/>
        <w:rPr>
          <w:rFonts w:ascii="Cascadia Mono" w:hAnsi="Cascadia Mono" w:cs="Cascadia Mono"/>
          <w:noProof w:val="0"/>
          <w:color w:val="000000"/>
          <w:kern w:val="0"/>
          <w:sz w:val="24"/>
          <w:szCs w:val="24"/>
          <w:lang w:val="en-US"/>
        </w:rPr>
      </w:pPr>
      <w:r w:rsidRPr="00DF1FA3">
        <w:rPr>
          <w:rFonts w:ascii="Cascadia Mono" w:hAnsi="Cascadia Mono" w:cs="Cascadia Mono"/>
          <w:noProof w:val="0"/>
          <w:color w:val="000000"/>
          <w:kern w:val="0"/>
          <w:sz w:val="24"/>
          <w:szCs w:val="24"/>
          <w:lang w:val="en-US"/>
        </w:rPr>
        <w:t xml:space="preserve">    {</w:t>
      </w:r>
    </w:p>
    <w:p w14:paraId="2311528B" w14:textId="77777777" w:rsidR="00365861" w:rsidRPr="00DF1FA3" w:rsidRDefault="00365861" w:rsidP="0036586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40"/>
        <w:rPr>
          <w:rFonts w:ascii="Cascadia Mono" w:hAnsi="Cascadia Mono" w:cs="Cascadia Mono"/>
          <w:noProof w:val="0"/>
          <w:color w:val="000000"/>
          <w:kern w:val="0"/>
          <w:sz w:val="24"/>
          <w:szCs w:val="24"/>
          <w:lang w:val="en-US"/>
        </w:rPr>
      </w:pPr>
      <w:r w:rsidRPr="00DF1FA3">
        <w:rPr>
          <w:rFonts w:ascii="Cascadia Mono" w:hAnsi="Cascadia Mono" w:cs="Cascadia Mono"/>
          <w:noProof w:val="0"/>
          <w:color w:val="000000"/>
          <w:kern w:val="0"/>
          <w:sz w:val="24"/>
          <w:szCs w:val="24"/>
          <w:lang w:val="en-US"/>
        </w:rPr>
        <w:t xml:space="preserve">        </w:t>
      </w:r>
      <w:proofErr w:type="spellStart"/>
      <w:r w:rsidRPr="00DF1FA3">
        <w:rPr>
          <w:rFonts w:ascii="Cascadia Mono" w:hAnsi="Cascadia Mono" w:cs="Cascadia Mono"/>
          <w:noProof w:val="0"/>
          <w:color w:val="000000"/>
          <w:kern w:val="0"/>
          <w:sz w:val="24"/>
          <w:szCs w:val="24"/>
          <w:lang w:val="en-US"/>
        </w:rPr>
        <w:t>MessageBox.Show</w:t>
      </w:r>
      <w:proofErr w:type="spellEnd"/>
      <w:r w:rsidRPr="00DF1FA3">
        <w:rPr>
          <w:rFonts w:ascii="Cascadia Mono" w:hAnsi="Cascadia Mono" w:cs="Cascadia Mono"/>
          <w:noProof w:val="0"/>
          <w:color w:val="000000"/>
          <w:kern w:val="0"/>
          <w:sz w:val="24"/>
          <w:szCs w:val="24"/>
          <w:lang w:val="en-US"/>
        </w:rPr>
        <w:t>("</w:t>
      </w:r>
      <w:proofErr w:type="spellStart"/>
      <w:r w:rsidRPr="00DF1FA3">
        <w:rPr>
          <w:rFonts w:ascii="Cascadia Mono" w:hAnsi="Cascadia Mono" w:cs="Cascadia Mono"/>
          <w:noProof w:val="0"/>
          <w:color w:val="000000"/>
          <w:kern w:val="0"/>
          <w:sz w:val="24"/>
          <w:szCs w:val="24"/>
          <w:lang w:val="en-US"/>
        </w:rPr>
        <w:t>Thêm</w:t>
      </w:r>
      <w:proofErr w:type="spellEnd"/>
      <w:r w:rsidRPr="00DF1FA3">
        <w:rPr>
          <w:rFonts w:ascii="Cascadia Mono" w:hAnsi="Cascadia Mono" w:cs="Cascadia Mono"/>
          <w:noProof w:val="0"/>
          <w:color w:val="000000"/>
          <w:kern w:val="0"/>
          <w:sz w:val="24"/>
          <w:szCs w:val="24"/>
          <w:lang w:val="en-US"/>
        </w:rPr>
        <w:t xml:space="preserve"> </w:t>
      </w:r>
      <w:proofErr w:type="spellStart"/>
      <w:r w:rsidRPr="00DF1FA3">
        <w:rPr>
          <w:rFonts w:ascii="Cascadia Mono" w:hAnsi="Cascadia Mono" w:cs="Cascadia Mono"/>
          <w:noProof w:val="0"/>
          <w:color w:val="000000"/>
          <w:kern w:val="0"/>
          <w:sz w:val="24"/>
          <w:szCs w:val="24"/>
          <w:lang w:val="en-US"/>
        </w:rPr>
        <w:t>sản</w:t>
      </w:r>
      <w:proofErr w:type="spellEnd"/>
      <w:r w:rsidRPr="00DF1FA3">
        <w:rPr>
          <w:rFonts w:ascii="Cascadia Mono" w:hAnsi="Cascadia Mono" w:cs="Cascadia Mono"/>
          <w:noProof w:val="0"/>
          <w:color w:val="000000"/>
          <w:kern w:val="0"/>
          <w:sz w:val="24"/>
          <w:szCs w:val="24"/>
          <w:lang w:val="en-US"/>
        </w:rPr>
        <w:t xml:space="preserve"> </w:t>
      </w:r>
      <w:proofErr w:type="spellStart"/>
      <w:r w:rsidRPr="00DF1FA3">
        <w:rPr>
          <w:rFonts w:ascii="Cascadia Mono" w:hAnsi="Cascadia Mono" w:cs="Cascadia Mono"/>
          <w:noProof w:val="0"/>
          <w:color w:val="000000"/>
          <w:kern w:val="0"/>
          <w:sz w:val="24"/>
          <w:szCs w:val="24"/>
          <w:lang w:val="en-US"/>
        </w:rPr>
        <w:t>phẩm</w:t>
      </w:r>
      <w:proofErr w:type="spellEnd"/>
      <w:r w:rsidRPr="00DF1FA3">
        <w:rPr>
          <w:rFonts w:ascii="Cascadia Mono" w:hAnsi="Cascadia Mono" w:cs="Cascadia Mono"/>
          <w:noProof w:val="0"/>
          <w:color w:val="000000"/>
          <w:kern w:val="0"/>
          <w:sz w:val="24"/>
          <w:szCs w:val="24"/>
          <w:lang w:val="en-US"/>
        </w:rPr>
        <w:t xml:space="preserve"> </w:t>
      </w:r>
      <w:proofErr w:type="spellStart"/>
      <w:r w:rsidRPr="00DF1FA3">
        <w:rPr>
          <w:rFonts w:ascii="Cascadia Mono" w:hAnsi="Cascadia Mono" w:cs="Cascadia Mono"/>
          <w:noProof w:val="0"/>
          <w:color w:val="000000"/>
          <w:kern w:val="0"/>
          <w:sz w:val="24"/>
          <w:szCs w:val="24"/>
          <w:lang w:val="en-US"/>
        </w:rPr>
        <w:t>thành</w:t>
      </w:r>
      <w:proofErr w:type="spellEnd"/>
      <w:r w:rsidRPr="00DF1FA3">
        <w:rPr>
          <w:rFonts w:ascii="Cascadia Mono" w:hAnsi="Cascadia Mono" w:cs="Cascadia Mono"/>
          <w:noProof w:val="0"/>
          <w:color w:val="000000"/>
          <w:kern w:val="0"/>
          <w:sz w:val="24"/>
          <w:szCs w:val="24"/>
          <w:lang w:val="en-US"/>
        </w:rPr>
        <w:t xml:space="preserve"> </w:t>
      </w:r>
      <w:proofErr w:type="spellStart"/>
      <w:r w:rsidRPr="00DF1FA3">
        <w:rPr>
          <w:rFonts w:ascii="Cascadia Mono" w:hAnsi="Cascadia Mono" w:cs="Cascadia Mono"/>
          <w:noProof w:val="0"/>
          <w:color w:val="000000"/>
          <w:kern w:val="0"/>
          <w:sz w:val="24"/>
          <w:szCs w:val="24"/>
          <w:lang w:val="en-US"/>
        </w:rPr>
        <w:t>công</w:t>
      </w:r>
      <w:proofErr w:type="spellEnd"/>
      <w:r w:rsidRPr="00DF1FA3">
        <w:rPr>
          <w:rFonts w:ascii="Cascadia Mono" w:hAnsi="Cascadia Mono" w:cs="Cascadia Mono"/>
          <w:noProof w:val="0"/>
          <w:color w:val="000000"/>
          <w:kern w:val="0"/>
          <w:sz w:val="24"/>
          <w:szCs w:val="24"/>
          <w:lang w:val="en-US"/>
        </w:rPr>
        <w:t>"</w:t>
      </w:r>
      <w:proofErr w:type="gramStart"/>
      <w:r w:rsidRPr="00DF1FA3">
        <w:rPr>
          <w:rFonts w:ascii="Cascadia Mono" w:hAnsi="Cascadia Mono" w:cs="Cascadia Mono"/>
          <w:noProof w:val="0"/>
          <w:color w:val="000000"/>
          <w:kern w:val="0"/>
          <w:sz w:val="24"/>
          <w:szCs w:val="24"/>
          <w:lang w:val="en-US"/>
        </w:rPr>
        <w:t>);</w:t>
      </w:r>
      <w:proofErr w:type="gramEnd"/>
    </w:p>
    <w:p w14:paraId="6A986DEB" w14:textId="77777777" w:rsidR="00365861" w:rsidRPr="00DF1FA3" w:rsidRDefault="00365861" w:rsidP="0036586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40"/>
        <w:rPr>
          <w:rFonts w:ascii="Cascadia Mono" w:hAnsi="Cascadia Mono" w:cs="Cascadia Mono"/>
          <w:noProof w:val="0"/>
          <w:color w:val="000000"/>
          <w:kern w:val="0"/>
          <w:sz w:val="24"/>
          <w:szCs w:val="24"/>
          <w:lang w:val="en-US"/>
        </w:rPr>
      </w:pPr>
      <w:r w:rsidRPr="00DF1FA3">
        <w:rPr>
          <w:rFonts w:ascii="Cascadia Mono" w:hAnsi="Cascadia Mono" w:cs="Cascadia Mono"/>
          <w:noProof w:val="0"/>
          <w:color w:val="000000"/>
          <w:kern w:val="0"/>
          <w:sz w:val="24"/>
          <w:szCs w:val="24"/>
          <w:lang w:val="en-US"/>
        </w:rPr>
        <w:t xml:space="preserve">        </w:t>
      </w:r>
      <w:proofErr w:type="spellStart"/>
      <w:r w:rsidRPr="00DF1FA3">
        <w:rPr>
          <w:rFonts w:ascii="Cascadia Mono" w:hAnsi="Cascadia Mono" w:cs="Cascadia Mono"/>
          <w:noProof w:val="0"/>
          <w:color w:val="000000"/>
          <w:kern w:val="0"/>
          <w:sz w:val="24"/>
          <w:szCs w:val="24"/>
          <w:lang w:val="en-US"/>
        </w:rPr>
        <w:t>tbxAvai.Text</w:t>
      </w:r>
      <w:proofErr w:type="spellEnd"/>
      <w:r w:rsidRPr="00DF1FA3">
        <w:rPr>
          <w:rFonts w:ascii="Cascadia Mono" w:hAnsi="Cascadia Mono" w:cs="Cascadia Mono"/>
          <w:noProof w:val="0"/>
          <w:color w:val="000000"/>
          <w:kern w:val="0"/>
          <w:sz w:val="24"/>
          <w:szCs w:val="24"/>
          <w:lang w:val="en-US"/>
        </w:rPr>
        <w:t xml:space="preserve"> = </w:t>
      </w:r>
      <w:proofErr w:type="spellStart"/>
      <w:proofErr w:type="gramStart"/>
      <w:r w:rsidRPr="00DF1FA3">
        <w:rPr>
          <w:rFonts w:ascii="Cascadia Mono" w:hAnsi="Cascadia Mono" w:cs="Cascadia Mono"/>
          <w:noProof w:val="0"/>
          <w:color w:val="000000"/>
          <w:kern w:val="0"/>
          <w:sz w:val="24"/>
          <w:szCs w:val="24"/>
          <w:lang w:val="en-US"/>
        </w:rPr>
        <w:t>DataProvider.Instance.ExecuteScalar</w:t>
      </w:r>
      <w:proofErr w:type="spellEnd"/>
      <w:proofErr w:type="gramEnd"/>
      <w:r w:rsidRPr="00DF1FA3">
        <w:rPr>
          <w:rFonts w:ascii="Cascadia Mono" w:hAnsi="Cascadia Mono" w:cs="Cascadia Mono"/>
          <w:noProof w:val="0"/>
          <w:color w:val="000000"/>
          <w:kern w:val="0"/>
          <w:sz w:val="24"/>
          <w:szCs w:val="24"/>
          <w:lang w:val="en-US"/>
        </w:rPr>
        <w:t xml:space="preserve">("SELECT </w:t>
      </w:r>
      <w:proofErr w:type="spellStart"/>
      <w:r w:rsidRPr="00DF1FA3">
        <w:rPr>
          <w:rFonts w:ascii="Cascadia Mono" w:hAnsi="Cascadia Mono" w:cs="Cascadia Mono"/>
          <w:noProof w:val="0"/>
          <w:color w:val="000000"/>
          <w:kern w:val="0"/>
          <w:sz w:val="24"/>
          <w:szCs w:val="24"/>
          <w:lang w:val="en-US"/>
        </w:rPr>
        <w:t>dbo.getProductStatus</w:t>
      </w:r>
      <w:proofErr w:type="spellEnd"/>
      <w:r w:rsidRPr="00DF1FA3">
        <w:rPr>
          <w:rFonts w:ascii="Cascadia Mono" w:hAnsi="Cascadia Mono" w:cs="Cascadia Mono"/>
          <w:noProof w:val="0"/>
          <w:color w:val="000000"/>
          <w:kern w:val="0"/>
          <w:sz w:val="24"/>
          <w:szCs w:val="24"/>
          <w:lang w:val="en-US"/>
        </w:rPr>
        <w:t xml:space="preserve"> ( @productName )", new object[] { </w:t>
      </w:r>
      <w:proofErr w:type="spellStart"/>
      <w:r w:rsidRPr="00DF1FA3">
        <w:rPr>
          <w:rFonts w:ascii="Cascadia Mono" w:hAnsi="Cascadia Mono" w:cs="Cascadia Mono"/>
          <w:noProof w:val="0"/>
          <w:color w:val="000000"/>
          <w:kern w:val="0"/>
          <w:sz w:val="24"/>
          <w:szCs w:val="24"/>
          <w:lang w:val="en-US"/>
        </w:rPr>
        <w:t>productName</w:t>
      </w:r>
      <w:proofErr w:type="spellEnd"/>
      <w:r w:rsidRPr="00DF1FA3">
        <w:rPr>
          <w:rFonts w:ascii="Cascadia Mono" w:hAnsi="Cascadia Mono" w:cs="Cascadia Mono"/>
          <w:noProof w:val="0"/>
          <w:color w:val="000000"/>
          <w:kern w:val="0"/>
          <w:sz w:val="24"/>
          <w:szCs w:val="24"/>
          <w:lang w:val="en-US"/>
        </w:rPr>
        <w:t xml:space="preserve"> }).</w:t>
      </w:r>
      <w:proofErr w:type="spellStart"/>
      <w:r w:rsidRPr="00DF1FA3">
        <w:rPr>
          <w:rFonts w:ascii="Cascadia Mono" w:hAnsi="Cascadia Mono" w:cs="Cascadia Mono"/>
          <w:noProof w:val="0"/>
          <w:color w:val="000000"/>
          <w:kern w:val="0"/>
          <w:sz w:val="24"/>
          <w:szCs w:val="24"/>
          <w:lang w:val="en-US"/>
        </w:rPr>
        <w:t>ToString</w:t>
      </w:r>
      <w:proofErr w:type="spellEnd"/>
      <w:r w:rsidRPr="00DF1FA3">
        <w:rPr>
          <w:rFonts w:ascii="Cascadia Mono" w:hAnsi="Cascadia Mono" w:cs="Cascadia Mono"/>
          <w:noProof w:val="0"/>
          <w:color w:val="000000"/>
          <w:kern w:val="0"/>
          <w:sz w:val="24"/>
          <w:szCs w:val="24"/>
          <w:lang w:val="en-US"/>
        </w:rPr>
        <w:t>();</w:t>
      </w:r>
    </w:p>
    <w:p w14:paraId="74BDBEE3" w14:textId="77777777" w:rsidR="00365861" w:rsidRPr="00DF1FA3" w:rsidRDefault="00365861" w:rsidP="0036586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40"/>
        <w:rPr>
          <w:rFonts w:ascii="Cascadia Mono" w:hAnsi="Cascadia Mono" w:cs="Cascadia Mono"/>
          <w:noProof w:val="0"/>
          <w:color w:val="000000"/>
          <w:kern w:val="0"/>
          <w:sz w:val="24"/>
          <w:szCs w:val="24"/>
          <w:lang w:val="en-US"/>
        </w:rPr>
      </w:pPr>
      <w:r w:rsidRPr="00DF1FA3">
        <w:rPr>
          <w:rFonts w:ascii="Cascadia Mono" w:hAnsi="Cascadia Mono" w:cs="Cascadia Mono"/>
          <w:noProof w:val="0"/>
          <w:color w:val="000000"/>
          <w:kern w:val="0"/>
          <w:sz w:val="24"/>
          <w:szCs w:val="24"/>
          <w:lang w:val="en-US"/>
        </w:rPr>
        <w:t xml:space="preserve">        </w:t>
      </w:r>
      <w:proofErr w:type="spellStart"/>
      <w:r w:rsidRPr="00DF1FA3">
        <w:rPr>
          <w:rFonts w:ascii="Cascadia Mono" w:hAnsi="Cascadia Mono" w:cs="Cascadia Mono"/>
          <w:noProof w:val="0"/>
          <w:color w:val="000000"/>
          <w:kern w:val="0"/>
          <w:sz w:val="24"/>
          <w:szCs w:val="24"/>
          <w:lang w:val="en-US"/>
        </w:rPr>
        <w:t>tbxQuantity.Text</w:t>
      </w:r>
      <w:proofErr w:type="spellEnd"/>
      <w:r w:rsidRPr="00DF1FA3">
        <w:rPr>
          <w:rFonts w:ascii="Cascadia Mono" w:hAnsi="Cascadia Mono" w:cs="Cascadia Mono"/>
          <w:noProof w:val="0"/>
          <w:color w:val="000000"/>
          <w:kern w:val="0"/>
          <w:sz w:val="24"/>
          <w:szCs w:val="24"/>
          <w:lang w:val="en-US"/>
        </w:rPr>
        <w:t xml:space="preserve"> = "0</w:t>
      </w:r>
      <w:proofErr w:type="gramStart"/>
      <w:r w:rsidRPr="00DF1FA3">
        <w:rPr>
          <w:rFonts w:ascii="Cascadia Mono" w:hAnsi="Cascadia Mono" w:cs="Cascadia Mono"/>
          <w:noProof w:val="0"/>
          <w:color w:val="000000"/>
          <w:kern w:val="0"/>
          <w:sz w:val="24"/>
          <w:szCs w:val="24"/>
          <w:lang w:val="en-US"/>
        </w:rPr>
        <w:t>";</w:t>
      </w:r>
      <w:proofErr w:type="gramEnd"/>
    </w:p>
    <w:p w14:paraId="2E510799" w14:textId="77777777" w:rsidR="00365861" w:rsidRPr="00DF1FA3" w:rsidRDefault="00365861" w:rsidP="0036586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40"/>
        <w:rPr>
          <w:rFonts w:ascii="Cascadia Mono" w:hAnsi="Cascadia Mono" w:cs="Cascadia Mono"/>
          <w:noProof w:val="0"/>
          <w:color w:val="000000"/>
          <w:kern w:val="0"/>
          <w:sz w:val="24"/>
          <w:szCs w:val="24"/>
          <w:lang w:val="en-US"/>
        </w:rPr>
      </w:pPr>
      <w:r w:rsidRPr="00DF1FA3">
        <w:rPr>
          <w:rFonts w:ascii="Cascadia Mono" w:hAnsi="Cascadia Mono" w:cs="Cascadia Mono"/>
          <w:noProof w:val="0"/>
          <w:color w:val="000000"/>
          <w:kern w:val="0"/>
          <w:sz w:val="24"/>
          <w:szCs w:val="24"/>
          <w:lang w:val="en-US"/>
        </w:rPr>
        <w:t xml:space="preserve">    }</w:t>
      </w:r>
    </w:p>
    <w:p w14:paraId="759D393E" w14:textId="77777777" w:rsidR="00365861" w:rsidRPr="00DF1FA3" w:rsidRDefault="00365861" w:rsidP="0036586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40"/>
        <w:rPr>
          <w:rFonts w:ascii="Cascadia Mono" w:hAnsi="Cascadia Mono" w:cs="Cascadia Mono"/>
          <w:noProof w:val="0"/>
          <w:color w:val="000000"/>
          <w:kern w:val="0"/>
          <w:sz w:val="24"/>
          <w:szCs w:val="24"/>
          <w:lang w:val="en-US"/>
        </w:rPr>
      </w:pPr>
      <w:r w:rsidRPr="00DF1FA3">
        <w:rPr>
          <w:rFonts w:ascii="Cascadia Mono" w:hAnsi="Cascadia Mono" w:cs="Cascadia Mono"/>
          <w:noProof w:val="0"/>
          <w:color w:val="000000"/>
          <w:kern w:val="0"/>
          <w:sz w:val="24"/>
          <w:szCs w:val="24"/>
          <w:lang w:val="en-US"/>
        </w:rPr>
        <w:t>}</w:t>
      </w:r>
    </w:p>
    <w:p w14:paraId="2BA9F65C" w14:textId="77777777" w:rsidR="00365861" w:rsidRPr="00DF1FA3" w:rsidRDefault="00365861" w:rsidP="0036586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40"/>
        <w:rPr>
          <w:rFonts w:ascii="Cascadia Mono" w:hAnsi="Cascadia Mono" w:cs="Cascadia Mono"/>
          <w:noProof w:val="0"/>
          <w:color w:val="000000"/>
          <w:kern w:val="0"/>
          <w:sz w:val="24"/>
          <w:szCs w:val="24"/>
          <w:lang w:val="en-US"/>
        </w:rPr>
      </w:pPr>
      <w:r w:rsidRPr="00DF1FA3">
        <w:rPr>
          <w:rFonts w:ascii="Cascadia Mono" w:hAnsi="Cascadia Mono" w:cs="Cascadia Mono"/>
          <w:noProof w:val="0"/>
          <w:color w:val="000000"/>
          <w:kern w:val="0"/>
          <w:sz w:val="24"/>
          <w:szCs w:val="24"/>
          <w:lang w:val="en-US"/>
        </w:rPr>
        <w:t>catch (</w:t>
      </w:r>
      <w:proofErr w:type="spellStart"/>
      <w:r w:rsidRPr="00DF1FA3">
        <w:rPr>
          <w:rFonts w:ascii="Cascadia Mono" w:hAnsi="Cascadia Mono" w:cs="Cascadia Mono"/>
          <w:noProof w:val="0"/>
          <w:color w:val="000000"/>
          <w:kern w:val="0"/>
          <w:sz w:val="24"/>
          <w:szCs w:val="24"/>
          <w:lang w:val="en-US"/>
        </w:rPr>
        <w:t>SqlException</w:t>
      </w:r>
      <w:proofErr w:type="spellEnd"/>
      <w:r w:rsidRPr="00DF1FA3">
        <w:rPr>
          <w:rFonts w:ascii="Cascadia Mono" w:hAnsi="Cascadia Mono" w:cs="Cascadia Mono"/>
          <w:noProof w:val="0"/>
          <w:color w:val="000000"/>
          <w:kern w:val="0"/>
          <w:sz w:val="24"/>
          <w:szCs w:val="24"/>
          <w:lang w:val="en-US"/>
        </w:rPr>
        <w:t xml:space="preserve"> </w:t>
      </w:r>
      <w:proofErr w:type="spellStart"/>
      <w:r w:rsidRPr="00DF1FA3">
        <w:rPr>
          <w:rFonts w:ascii="Cascadia Mono" w:hAnsi="Cascadia Mono" w:cs="Cascadia Mono"/>
          <w:noProof w:val="0"/>
          <w:color w:val="000000"/>
          <w:kern w:val="0"/>
          <w:sz w:val="24"/>
          <w:szCs w:val="24"/>
          <w:lang w:val="en-US"/>
        </w:rPr>
        <w:t>ev</w:t>
      </w:r>
      <w:proofErr w:type="spellEnd"/>
      <w:r w:rsidRPr="00DF1FA3">
        <w:rPr>
          <w:rFonts w:ascii="Cascadia Mono" w:hAnsi="Cascadia Mono" w:cs="Cascadia Mono"/>
          <w:noProof w:val="0"/>
          <w:color w:val="000000"/>
          <w:kern w:val="0"/>
          <w:sz w:val="24"/>
          <w:szCs w:val="24"/>
          <w:lang w:val="en-US"/>
        </w:rPr>
        <w:t>)</w:t>
      </w:r>
    </w:p>
    <w:p w14:paraId="325D048F" w14:textId="77777777" w:rsidR="00365861" w:rsidRPr="00DF1FA3" w:rsidRDefault="00365861" w:rsidP="0036586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40"/>
        <w:rPr>
          <w:rFonts w:ascii="Cascadia Mono" w:hAnsi="Cascadia Mono" w:cs="Cascadia Mono"/>
          <w:noProof w:val="0"/>
          <w:color w:val="000000"/>
          <w:kern w:val="0"/>
          <w:sz w:val="24"/>
          <w:szCs w:val="24"/>
          <w:lang w:val="en-US"/>
        </w:rPr>
      </w:pPr>
      <w:r w:rsidRPr="00DF1FA3">
        <w:rPr>
          <w:rFonts w:ascii="Cascadia Mono" w:hAnsi="Cascadia Mono" w:cs="Cascadia Mono"/>
          <w:noProof w:val="0"/>
          <w:color w:val="000000"/>
          <w:kern w:val="0"/>
          <w:sz w:val="24"/>
          <w:szCs w:val="24"/>
          <w:lang w:val="en-US"/>
        </w:rPr>
        <w:t>{</w:t>
      </w:r>
    </w:p>
    <w:p w14:paraId="12040514" w14:textId="433B5F72" w:rsidR="00365861" w:rsidRPr="00DF1FA3" w:rsidRDefault="00365861" w:rsidP="0036586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40"/>
        <w:rPr>
          <w:rFonts w:ascii="Cascadia Mono" w:hAnsi="Cascadia Mono" w:cs="Cascadia Mono"/>
          <w:noProof w:val="0"/>
          <w:color w:val="000000"/>
          <w:kern w:val="0"/>
          <w:sz w:val="24"/>
          <w:szCs w:val="24"/>
          <w:lang w:val="en-US"/>
        </w:rPr>
      </w:pPr>
      <w:r w:rsidRPr="00DF1FA3">
        <w:rPr>
          <w:rFonts w:ascii="Cascadia Mono" w:hAnsi="Cascadia Mono" w:cs="Cascadia Mono"/>
          <w:noProof w:val="0"/>
          <w:color w:val="000000"/>
          <w:kern w:val="0"/>
          <w:sz w:val="24"/>
          <w:szCs w:val="24"/>
          <w:lang w:val="en-US"/>
        </w:rPr>
        <w:lastRenderedPageBreak/>
        <w:t xml:space="preserve">    </w:t>
      </w:r>
      <w:proofErr w:type="spellStart"/>
      <w:r w:rsidRPr="00DF1FA3">
        <w:rPr>
          <w:rFonts w:ascii="Cascadia Mono" w:hAnsi="Cascadia Mono" w:cs="Cascadia Mono"/>
          <w:noProof w:val="0"/>
          <w:color w:val="000000"/>
          <w:kern w:val="0"/>
          <w:sz w:val="24"/>
          <w:szCs w:val="24"/>
          <w:lang w:val="en-US"/>
        </w:rPr>
        <w:t>MessageBox.Show</w:t>
      </w:r>
      <w:proofErr w:type="spellEnd"/>
      <w:r w:rsidRPr="00DF1FA3">
        <w:rPr>
          <w:rFonts w:ascii="Cascadia Mono" w:hAnsi="Cascadia Mono" w:cs="Cascadia Mono"/>
          <w:noProof w:val="0"/>
          <w:color w:val="000000"/>
          <w:kern w:val="0"/>
          <w:sz w:val="24"/>
          <w:szCs w:val="24"/>
          <w:lang w:val="en-US"/>
        </w:rPr>
        <w:t>("</w:t>
      </w:r>
      <w:proofErr w:type="spellStart"/>
      <w:r w:rsidRPr="00DF1FA3">
        <w:rPr>
          <w:rFonts w:ascii="Cascadia Mono" w:hAnsi="Cascadia Mono" w:cs="Cascadia Mono"/>
          <w:noProof w:val="0"/>
          <w:color w:val="000000"/>
          <w:kern w:val="0"/>
          <w:sz w:val="24"/>
          <w:szCs w:val="24"/>
          <w:lang w:val="en-US"/>
        </w:rPr>
        <w:t>Thêm</w:t>
      </w:r>
      <w:proofErr w:type="spellEnd"/>
      <w:r w:rsidRPr="00DF1FA3">
        <w:rPr>
          <w:rFonts w:ascii="Cascadia Mono" w:hAnsi="Cascadia Mono" w:cs="Cascadia Mono"/>
          <w:noProof w:val="0"/>
          <w:color w:val="000000"/>
          <w:kern w:val="0"/>
          <w:sz w:val="24"/>
          <w:szCs w:val="24"/>
          <w:lang w:val="en-US"/>
        </w:rPr>
        <w:t xml:space="preserve"> </w:t>
      </w:r>
      <w:proofErr w:type="spellStart"/>
      <w:r w:rsidRPr="00DF1FA3">
        <w:rPr>
          <w:rFonts w:ascii="Cascadia Mono" w:hAnsi="Cascadia Mono" w:cs="Cascadia Mono"/>
          <w:noProof w:val="0"/>
          <w:color w:val="000000"/>
          <w:kern w:val="0"/>
          <w:sz w:val="24"/>
          <w:szCs w:val="24"/>
          <w:lang w:val="en-US"/>
        </w:rPr>
        <w:t>sản</w:t>
      </w:r>
      <w:proofErr w:type="spellEnd"/>
      <w:r w:rsidRPr="00DF1FA3">
        <w:rPr>
          <w:rFonts w:ascii="Cascadia Mono" w:hAnsi="Cascadia Mono" w:cs="Cascadia Mono"/>
          <w:noProof w:val="0"/>
          <w:color w:val="000000"/>
          <w:kern w:val="0"/>
          <w:sz w:val="24"/>
          <w:szCs w:val="24"/>
          <w:lang w:val="en-US"/>
        </w:rPr>
        <w:t xml:space="preserve"> </w:t>
      </w:r>
      <w:proofErr w:type="spellStart"/>
      <w:r w:rsidRPr="00DF1FA3">
        <w:rPr>
          <w:rFonts w:ascii="Cascadia Mono" w:hAnsi="Cascadia Mono" w:cs="Cascadia Mono"/>
          <w:noProof w:val="0"/>
          <w:color w:val="000000"/>
          <w:kern w:val="0"/>
          <w:sz w:val="24"/>
          <w:szCs w:val="24"/>
          <w:lang w:val="en-US"/>
        </w:rPr>
        <w:t>phẩm</w:t>
      </w:r>
      <w:proofErr w:type="spellEnd"/>
      <w:r w:rsidRPr="00DF1FA3">
        <w:rPr>
          <w:rFonts w:ascii="Cascadia Mono" w:hAnsi="Cascadia Mono" w:cs="Cascadia Mono"/>
          <w:noProof w:val="0"/>
          <w:color w:val="000000"/>
          <w:kern w:val="0"/>
          <w:sz w:val="24"/>
          <w:szCs w:val="24"/>
          <w:lang w:val="en-US"/>
        </w:rPr>
        <w:t xml:space="preserve"> </w:t>
      </w:r>
      <w:proofErr w:type="spellStart"/>
      <w:r w:rsidRPr="00DF1FA3">
        <w:rPr>
          <w:rFonts w:ascii="Cascadia Mono" w:hAnsi="Cascadia Mono" w:cs="Cascadia Mono"/>
          <w:noProof w:val="0"/>
          <w:color w:val="000000"/>
          <w:kern w:val="0"/>
          <w:sz w:val="24"/>
          <w:szCs w:val="24"/>
          <w:lang w:val="en-US"/>
        </w:rPr>
        <w:t>thất</w:t>
      </w:r>
      <w:proofErr w:type="spellEnd"/>
      <w:r w:rsidRPr="00DF1FA3">
        <w:rPr>
          <w:rFonts w:ascii="Cascadia Mono" w:hAnsi="Cascadia Mono" w:cs="Cascadia Mono"/>
          <w:noProof w:val="0"/>
          <w:color w:val="000000"/>
          <w:kern w:val="0"/>
          <w:sz w:val="24"/>
          <w:szCs w:val="24"/>
          <w:lang w:val="en-US"/>
        </w:rPr>
        <w:t xml:space="preserve"> </w:t>
      </w:r>
      <w:proofErr w:type="spellStart"/>
      <w:r w:rsidRPr="00DF1FA3">
        <w:rPr>
          <w:rFonts w:ascii="Cascadia Mono" w:hAnsi="Cascadia Mono" w:cs="Cascadia Mono"/>
          <w:noProof w:val="0"/>
          <w:color w:val="000000"/>
          <w:kern w:val="0"/>
          <w:sz w:val="24"/>
          <w:szCs w:val="24"/>
          <w:lang w:val="en-US"/>
        </w:rPr>
        <w:t>bại</w:t>
      </w:r>
      <w:proofErr w:type="spellEnd"/>
      <w:r w:rsidRPr="00DF1FA3">
        <w:rPr>
          <w:rFonts w:ascii="Cascadia Mono" w:hAnsi="Cascadia Mono" w:cs="Cascadia Mono"/>
          <w:noProof w:val="0"/>
          <w:color w:val="000000"/>
          <w:kern w:val="0"/>
          <w:sz w:val="24"/>
          <w:szCs w:val="24"/>
          <w:lang w:val="en-US"/>
        </w:rPr>
        <w:t xml:space="preserve">! \n Do: \n" + </w:t>
      </w:r>
      <w:proofErr w:type="spellStart"/>
      <w:proofErr w:type="gramStart"/>
      <w:r w:rsidRPr="00DF1FA3">
        <w:rPr>
          <w:rFonts w:ascii="Cascadia Mono" w:hAnsi="Cascadia Mono" w:cs="Cascadia Mono"/>
          <w:noProof w:val="0"/>
          <w:color w:val="000000"/>
          <w:kern w:val="0"/>
          <w:sz w:val="24"/>
          <w:szCs w:val="24"/>
          <w:lang w:val="en-US"/>
        </w:rPr>
        <w:t>ev.Message</w:t>
      </w:r>
      <w:proofErr w:type="spellEnd"/>
      <w:proofErr w:type="gramEnd"/>
      <w:r w:rsidRPr="00DF1FA3">
        <w:rPr>
          <w:rFonts w:ascii="Cascadia Mono" w:hAnsi="Cascadia Mono" w:cs="Cascadia Mono"/>
          <w:noProof w:val="0"/>
          <w:color w:val="000000"/>
          <w:kern w:val="0"/>
          <w:sz w:val="24"/>
          <w:szCs w:val="24"/>
          <w:lang w:val="en-US"/>
        </w:rPr>
        <w:t xml:space="preserve">, "Thông </w:t>
      </w:r>
      <w:proofErr w:type="spellStart"/>
      <w:r w:rsidRPr="00DF1FA3">
        <w:rPr>
          <w:rFonts w:ascii="Cascadia Mono" w:hAnsi="Cascadia Mono" w:cs="Cascadia Mono"/>
          <w:noProof w:val="0"/>
          <w:color w:val="000000"/>
          <w:kern w:val="0"/>
          <w:sz w:val="24"/>
          <w:szCs w:val="24"/>
          <w:lang w:val="en-US"/>
        </w:rPr>
        <w:t>báo</w:t>
      </w:r>
      <w:proofErr w:type="spellEnd"/>
      <w:r w:rsidRPr="00DF1FA3">
        <w:rPr>
          <w:rFonts w:ascii="Cascadia Mono" w:hAnsi="Cascadia Mono" w:cs="Cascadia Mono"/>
          <w:noProof w:val="0"/>
          <w:color w:val="000000"/>
          <w:kern w:val="0"/>
          <w:sz w:val="24"/>
          <w:szCs w:val="24"/>
          <w:lang w:val="en-US"/>
        </w:rPr>
        <w:t xml:space="preserve">", </w:t>
      </w:r>
      <w:proofErr w:type="spellStart"/>
      <w:r w:rsidRPr="00DF1FA3">
        <w:rPr>
          <w:rFonts w:ascii="Cascadia Mono" w:hAnsi="Cascadia Mono" w:cs="Cascadia Mono"/>
          <w:noProof w:val="0"/>
          <w:color w:val="000000"/>
          <w:kern w:val="0"/>
          <w:sz w:val="24"/>
          <w:szCs w:val="24"/>
          <w:lang w:val="en-US"/>
        </w:rPr>
        <w:t>MessageBoxButtons.OK</w:t>
      </w:r>
      <w:proofErr w:type="spellEnd"/>
      <w:r w:rsidRPr="00DF1FA3">
        <w:rPr>
          <w:rFonts w:ascii="Cascadia Mono" w:hAnsi="Cascadia Mono" w:cs="Cascadia Mono"/>
          <w:noProof w:val="0"/>
          <w:color w:val="000000"/>
          <w:kern w:val="0"/>
          <w:sz w:val="24"/>
          <w:szCs w:val="24"/>
          <w:lang w:val="en-US"/>
        </w:rPr>
        <w:t xml:space="preserve">, </w:t>
      </w:r>
      <w:proofErr w:type="spellStart"/>
      <w:r w:rsidRPr="00DF1FA3">
        <w:rPr>
          <w:rFonts w:ascii="Cascadia Mono" w:hAnsi="Cascadia Mono" w:cs="Cascadia Mono"/>
          <w:noProof w:val="0"/>
          <w:color w:val="000000"/>
          <w:kern w:val="0"/>
          <w:sz w:val="24"/>
          <w:szCs w:val="24"/>
          <w:lang w:val="en-US"/>
        </w:rPr>
        <w:t>MessageBoxIcon.Error</w:t>
      </w:r>
      <w:proofErr w:type="spellEnd"/>
      <w:r w:rsidRPr="00DF1FA3">
        <w:rPr>
          <w:rFonts w:ascii="Cascadia Mono" w:hAnsi="Cascadia Mono" w:cs="Cascadia Mono"/>
          <w:noProof w:val="0"/>
          <w:color w:val="000000"/>
          <w:kern w:val="0"/>
          <w:sz w:val="24"/>
          <w:szCs w:val="24"/>
          <w:lang w:val="en-US"/>
        </w:rPr>
        <w:t>);</w:t>
      </w:r>
    </w:p>
    <w:p w14:paraId="669874A1" w14:textId="4801060D" w:rsidR="00365861" w:rsidRPr="00DF1FA3" w:rsidRDefault="00365861" w:rsidP="0036586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40"/>
        <w:rPr>
          <w:rFonts w:ascii="Cascadia Mono" w:hAnsi="Cascadia Mono" w:cs="Cascadia Mono"/>
          <w:noProof w:val="0"/>
          <w:color w:val="000000"/>
          <w:kern w:val="0"/>
          <w:sz w:val="24"/>
          <w:szCs w:val="24"/>
          <w:lang w:val="en-US"/>
        </w:rPr>
      </w:pPr>
      <w:r w:rsidRPr="00DF1FA3">
        <w:rPr>
          <w:rFonts w:ascii="Cascadia Mono" w:hAnsi="Cascadia Mono" w:cs="Cascadia Mono"/>
          <w:noProof w:val="0"/>
          <w:color w:val="000000"/>
          <w:kern w:val="0"/>
          <w:sz w:val="24"/>
          <w:szCs w:val="24"/>
          <w:lang w:val="en-US"/>
        </w:rPr>
        <w:t>}</w:t>
      </w:r>
    </w:p>
    <w:p w14:paraId="6D757BA9" w14:textId="77777777" w:rsidR="00365861" w:rsidRPr="00365861" w:rsidRDefault="00365861" w:rsidP="00365861">
      <w:pPr>
        <w:pStyle w:val="ListParagraph"/>
        <w:spacing w:after="0" w:line="360" w:lineRule="auto"/>
        <w:ind w:left="1584"/>
        <w:rPr>
          <w:rFonts w:ascii="Times New Roman" w:hAnsi="Times New Roman" w:cs="Times New Roman"/>
          <w:sz w:val="28"/>
          <w:szCs w:val="28"/>
          <w:u w:val="single"/>
          <w:lang w:val="en-US"/>
        </w:rPr>
      </w:pPr>
    </w:p>
    <w:p w14:paraId="2A84D807" w14:textId="602C535C" w:rsidR="0079645D" w:rsidRDefault="0079645D" w:rsidP="0079645D">
      <w:pPr>
        <w:pStyle w:val="ListParagraph"/>
        <w:numPr>
          <w:ilvl w:val="0"/>
          <w:numId w:val="19"/>
        </w:numPr>
        <w:spacing w:after="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Procedure</w:t>
      </w:r>
      <w:r w:rsidR="00365861">
        <w:rPr>
          <w:rFonts w:ascii="Times New Roman" w:hAnsi="Times New Roman" w:cs="Times New Roman"/>
          <w:b/>
          <w:bCs/>
          <w:sz w:val="28"/>
          <w:szCs w:val="28"/>
          <w:lang w:val="en-US"/>
        </w:rPr>
        <w:t xml:space="preserve"> cập nhật chi tiết hóa đơn khi biết mã hóa đơn:</w:t>
      </w:r>
    </w:p>
    <w:p w14:paraId="16376265" w14:textId="23E3656B" w:rsidR="00365861" w:rsidRDefault="00365861" w:rsidP="00365861">
      <w:pPr>
        <w:pStyle w:val="ListParagraph"/>
        <w:spacing w:after="0" w:line="360" w:lineRule="auto"/>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SQL:</w:t>
      </w:r>
    </w:p>
    <w:p w14:paraId="637FD983" w14:textId="77777777" w:rsidR="006D3235" w:rsidRPr="006D3235" w:rsidRDefault="006D3235" w:rsidP="006D323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6D3235">
        <w:rPr>
          <w:rFonts w:ascii="Cascadia Mono" w:hAnsi="Cascadia Mono" w:cs="Cascadia Mono"/>
          <w:noProof w:val="0"/>
          <w:color w:val="0000FF"/>
          <w:kern w:val="0"/>
          <w:sz w:val="24"/>
          <w:szCs w:val="24"/>
          <w:lang w:val="en-US"/>
        </w:rPr>
        <w:t>DROP</w:t>
      </w:r>
      <w:r w:rsidRPr="006D3235">
        <w:rPr>
          <w:rFonts w:ascii="Cascadia Mono" w:hAnsi="Cascadia Mono" w:cs="Cascadia Mono"/>
          <w:noProof w:val="0"/>
          <w:color w:val="000000"/>
          <w:kern w:val="0"/>
          <w:sz w:val="24"/>
          <w:szCs w:val="24"/>
          <w:lang w:val="en-US"/>
        </w:rPr>
        <w:t xml:space="preserve"> </w:t>
      </w:r>
      <w:r w:rsidRPr="006D3235">
        <w:rPr>
          <w:rFonts w:ascii="Cascadia Mono" w:hAnsi="Cascadia Mono" w:cs="Cascadia Mono"/>
          <w:noProof w:val="0"/>
          <w:color w:val="0000FF"/>
          <w:kern w:val="0"/>
          <w:sz w:val="24"/>
          <w:szCs w:val="24"/>
          <w:lang w:val="en-US"/>
        </w:rPr>
        <w:t>PROCEDURE</w:t>
      </w:r>
      <w:r w:rsidRPr="006D3235">
        <w:rPr>
          <w:rFonts w:ascii="Cascadia Mono" w:hAnsi="Cascadia Mono" w:cs="Cascadia Mono"/>
          <w:noProof w:val="0"/>
          <w:color w:val="000000"/>
          <w:kern w:val="0"/>
          <w:sz w:val="24"/>
          <w:szCs w:val="24"/>
          <w:lang w:val="en-US"/>
        </w:rPr>
        <w:t xml:space="preserve"> </w:t>
      </w:r>
      <w:r w:rsidRPr="006D3235">
        <w:rPr>
          <w:rFonts w:ascii="Cascadia Mono" w:hAnsi="Cascadia Mono" w:cs="Cascadia Mono"/>
          <w:noProof w:val="0"/>
          <w:color w:val="0000FF"/>
          <w:kern w:val="0"/>
          <w:sz w:val="24"/>
          <w:szCs w:val="24"/>
          <w:lang w:val="en-US"/>
        </w:rPr>
        <w:t>IF</w:t>
      </w:r>
      <w:r w:rsidRPr="006D3235">
        <w:rPr>
          <w:rFonts w:ascii="Cascadia Mono" w:hAnsi="Cascadia Mono" w:cs="Cascadia Mono"/>
          <w:noProof w:val="0"/>
          <w:color w:val="000000"/>
          <w:kern w:val="0"/>
          <w:sz w:val="24"/>
          <w:szCs w:val="24"/>
          <w:lang w:val="en-US"/>
        </w:rPr>
        <w:t xml:space="preserve"> </w:t>
      </w:r>
      <w:r w:rsidRPr="006D3235">
        <w:rPr>
          <w:rFonts w:ascii="Cascadia Mono" w:hAnsi="Cascadia Mono" w:cs="Cascadia Mono"/>
          <w:noProof w:val="0"/>
          <w:color w:val="808080"/>
          <w:kern w:val="0"/>
          <w:sz w:val="24"/>
          <w:szCs w:val="24"/>
          <w:lang w:val="en-US"/>
        </w:rPr>
        <w:t>EXISTS</w:t>
      </w:r>
      <w:r w:rsidRPr="006D3235">
        <w:rPr>
          <w:rFonts w:ascii="Cascadia Mono" w:hAnsi="Cascadia Mono" w:cs="Cascadia Mono"/>
          <w:noProof w:val="0"/>
          <w:color w:val="000000"/>
          <w:kern w:val="0"/>
          <w:sz w:val="24"/>
          <w:szCs w:val="24"/>
          <w:lang w:val="en-US"/>
        </w:rPr>
        <w:t xml:space="preserve"> </w:t>
      </w:r>
      <w:proofErr w:type="spellStart"/>
      <w:proofErr w:type="gramStart"/>
      <w:r w:rsidRPr="006D3235">
        <w:rPr>
          <w:rFonts w:ascii="Cascadia Mono" w:hAnsi="Cascadia Mono" w:cs="Cascadia Mono"/>
          <w:noProof w:val="0"/>
          <w:color w:val="000000"/>
          <w:kern w:val="0"/>
          <w:sz w:val="24"/>
          <w:szCs w:val="24"/>
          <w:lang w:val="en-US"/>
        </w:rPr>
        <w:t>updateBillInfo</w:t>
      </w:r>
      <w:proofErr w:type="spellEnd"/>
      <w:proofErr w:type="gramEnd"/>
    </w:p>
    <w:p w14:paraId="3AC85F6A" w14:textId="77777777" w:rsidR="006D3235" w:rsidRPr="006D3235" w:rsidRDefault="006D3235" w:rsidP="006D323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6D3235">
        <w:rPr>
          <w:rFonts w:ascii="Cascadia Mono" w:hAnsi="Cascadia Mono" w:cs="Cascadia Mono"/>
          <w:noProof w:val="0"/>
          <w:color w:val="0000FF"/>
          <w:kern w:val="0"/>
          <w:sz w:val="24"/>
          <w:szCs w:val="24"/>
          <w:lang w:val="en-US"/>
        </w:rPr>
        <w:t>GO</w:t>
      </w:r>
    </w:p>
    <w:p w14:paraId="340143C5" w14:textId="77777777" w:rsidR="006D3235" w:rsidRPr="006D3235" w:rsidRDefault="006D3235" w:rsidP="006D323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p>
    <w:p w14:paraId="2F91A360" w14:textId="77777777" w:rsidR="006D3235" w:rsidRPr="006D3235" w:rsidRDefault="006D3235" w:rsidP="006D323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6D3235">
        <w:rPr>
          <w:rFonts w:ascii="Cascadia Mono" w:hAnsi="Cascadia Mono" w:cs="Cascadia Mono"/>
          <w:noProof w:val="0"/>
          <w:color w:val="0000FF"/>
          <w:kern w:val="0"/>
          <w:sz w:val="24"/>
          <w:szCs w:val="24"/>
          <w:lang w:val="en-US"/>
        </w:rPr>
        <w:t>CREATE</w:t>
      </w:r>
      <w:r w:rsidRPr="006D3235">
        <w:rPr>
          <w:rFonts w:ascii="Cascadia Mono" w:hAnsi="Cascadia Mono" w:cs="Cascadia Mono"/>
          <w:noProof w:val="0"/>
          <w:color w:val="000000"/>
          <w:kern w:val="0"/>
          <w:sz w:val="24"/>
          <w:szCs w:val="24"/>
          <w:lang w:val="en-US"/>
        </w:rPr>
        <w:t xml:space="preserve"> </w:t>
      </w:r>
      <w:r w:rsidRPr="006D3235">
        <w:rPr>
          <w:rFonts w:ascii="Cascadia Mono" w:hAnsi="Cascadia Mono" w:cs="Cascadia Mono"/>
          <w:noProof w:val="0"/>
          <w:color w:val="0000FF"/>
          <w:kern w:val="0"/>
          <w:sz w:val="24"/>
          <w:szCs w:val="24"/>
          <w:lang w:val="en-US"/>
        </w:rPr>
        <w:t>PROCEDURE</w:t>
      </w:r>
      <w:r w:rsidRPr="006D3235">
        <w:rPr>
          <w:rFonts w:ascii="Cascadia Mono" w:hAnsi="Cascadia Mono" w:cs="Cascadia Mono"/>
          <w:noProof w:val="0"/>
          <w:color w:val="000000"/>
          <w:kern w:val="0"/>
          <w:sz w:val="24"/>
          <w:szCs w:val="24"/>
          <w:lang w:val="en-US"/>
        </w:rPr>
        <w:t xml:space="preserve"> </w:t>
      </w:r>
      <w:proofErr w:type="spellStart"/>
      <w:proofErr w:type="gramStart"/>
      <w:r w:rsidRPr="006D3235">
        <w:rPr>
          <w:rFonts w:ascii="Cascadia Mono" w:hAnsi="Cascadia Mono" w:cs="Cascadia Mono"/>
          <w:noProof w:val="0"/>
          <w:color w:val="000000"/>
          <w:kern w:val="0"/>
          <w:sz w:val="24"/>
          <w:szCs w:val="24"/>
          <w:lang w:val="en-US"/>
        </w:rPr>
        <w:t>updateBillInfo</w:t>
      </w:r>
      <w:proofErr w:type="spellEnd"/>
      <w:proofErr w:type="gramEnd"/>
    </w:p>
    <w:p w14:paraId="0135664E" w14:textId="77777777" w:rsidR="006D3235" w:rsidRPr="006D3235" w:rsidRDefault="006D3235" w:rsidP="006D323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6D3235">
        <w:rPr>
          <w:rFonts w:ascii="Cascadia Mono" w:hAnsi="Cascadia Mono" w:cs="Cascadia Mono"/>
          <w:noProof w:val="0"/>
          <w:color w:val="0000FF"/>
          <w:kern w:val="0"/>
          <w:sz w:val="24"/>
          <w:szCs w:val="24"/>
          <w:lang w:val="en-US"/>
        </w:rPr>
        <w:tab/>
      </w:r>
      <w:r w:rsidRPr="006D3235">
        <w:rPr>
          <w:rFonts w:ascii="Cascadia Mono" w:hAnsi="Cascadia Mono" w:cs="Cascadia Mono"/>
          <w:noProof w:val="0"/>
          <w:color w:val="808080"/>
          <w:kern w:val="0"/>
          <w:sz w:val="24"/>
          <w:szCs w:val="24"/>
          <w:lang w:val="en-US"/>
        </w:rPr>
        <w:t>(</w:t>
      </w:r>
      <w:r w:rsidRPr="006D3235">
        <w:rPr>
          <w:rFonts w:ascii="Cascadia Mono" w:hAnsi="Cascadia Mono" w:cs="Cascadia Mono"/>
          <w:noProof w:val="0"/>
          <w:color w:val="000000"/>
          <w:kern w:val="0"/>
          <w:sz w:val="24"/>
          <w:szCs w:val="24"/>
          <w:lang w:val="en-US"/>
        </w:rPr>
        <w:t xml:space="preserve">@billID </w:t>
      </w:r>
      <w:proofErr w:type="gramStart"/>
      <w:r w:rsidRPr="006D3235">
        <w:rPr>
          <w:rFonts w:ascii="Cascadia Mono" w:hAnsi="Cascadia Mono" w:cs="Cascadia Mono"/>
          <w:noProof w:val="0"/>
          <w:color w:val="0000FF"/>
          <w:kern w:val="0"/>
          <w:sz w:val="24"/>
          <w:szCs w:val="24"/>
          <w:lang w:val="en-US"/>
        </w:rPr>
        <w:t>VARCHAR</w:t>
      </w:r>
      <w:r w:rsidRPr="006D3235">
        <w:rPr>
          <w:rFonts w:ascii="Cascadia Mono" w:hAnsi="Cascadia Mono" w:cs="Cascadia Mono"/>
          <w:noProof w:val="0"/>
          <w:color w:val="808080"/>
          <w:kern w:val="0"/>
          <w:sz w:val="24"/>
          <w:szCs w:val="24"/>
          <w:lang w:val="en-US"/>
        </w:rPr>
        <w:t>(</w:t>
      </w:r>
      <w:proofErr w:type="gramEnd"/>
      <w:r w:rsidRPr="006D3235">
        <w:rPr>
          <w:rFonts w:ascii="Cascadia Mono" w:hAnsi="Cascadia Mono" w:cs="Cascadia Mono"/>
          <w:noProof w:val="0"/>
          <w:color w:val="000000"/>
          <w:kern w:val="0"/>
          <w:sz w:val="24"/>
          <w:szCs w:val="24"/>
          <w:lang w:val="en-US"/>
        </w:rPr>
        <w:t>7</w:t>
      </w:r>
      <w:r w:rsidRPr="006D3235">
        <w:rPr>
          <w:rFonts w:ascii="Cascadia Mono" w:hAnsi="Cascadia Mono" w:cs="Cascadia Mono"/>
          <w:noProof w:val="0"/>
          <w:color w:val="808080"/>
          <w:kern w:val="0"/>
          <w:sz w:val="24"/>
          <w:szCs w:val="24"/>
          <w:lang w:val="en-US"/>
        </w:rPr>
        <w:t>),</w:t>
      </w:r>
      <w:r w:rsidRPr="006D3235">
        <w:rPr>
          <w:rFonts w:ascii="Cascadia Mono" w:hAnsi="Cascadia Mono" w:cs="Cascadia Mono"/>
          <w:noProof w:val="0"/>
          <w:color w:val="000000"/>
          <w:kern w:val="0"/>
          <w:sz w:val="24"/>
          <w:szCs w:val="24"/>
          <w:lang w:val="en-US"/>
        </w:rPr>
        <w:t xml:space="preserve"> </w:t>
      </w:r>
    </w:p>
    <w:p w14:paraId="78A27C4C" w14:textId="77777777" w:rsidR="006D3235" w:rsidRPr="006D3235" w:rsidRDefault="006D3235" w:rsidP="006D323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6D3235">
        <w:rPr>
          <w:rFonts w:ascii="Cascadia Mono" w:hAnsi="Cascadia Mono" w:cs="Cascadia Mono"/>
          <w:noProof w:val="0"/>
          <w:color w:val="000000"/>
          <w:kern w:val="0"/>
          <w:sz w:val="24"/>
          <w:szCs w:val="24"/>
          <w:lang w:val="en-US"/>
        </w:rPr>
        <w:tab/>
        <w:t xml:space="preserve">@productName </w:t>
      </w:r>
      <w:proofErr w:type="gramStart"/>
      <w:r w:rsidRPr="006D3235">
        <w:rPr>
          <w:rFonts w:ascii="Cascadia Mono" w:hAnsi="Cascadia Mono" w:cs="Cascadia Mono"/>
          <w:noProof w:val="0"/>
          <w:color w:val="0000FF"/>
          <w:kern w:val="0"/>
          <w:sz w:val="24"/>
          <w:szCs w:val="24"/>
          <w:lang w:val="en-US"/>
        </w:rPr>
        <w:t>NVARCHAR</w:t>
      </w:r>
      <w:r w:rsidRPr="006D3235">
        <w:rPr>
          <w:rFonts w:ascii="Cascadia Mono" w:hAnsi="Cascadia Mono" w:cs="Cascadia Mono"/>
          <w:noProof w:val="0"/>
          <w:color w:val="808080"/>
          <w:kern w:val="0"/>
          <w:sz w:val="24"/>
          <w:szCs w:val="24"/>
          <w:lang w:val="en-US"/>
        </w:rPr>
        <w:t>(</w:t>
      </w:r>
      <w:proofErr w:type="gramEnd"/>
      <w:r w:rsidRPr="006D3235">
        <w:rPr>
          <w:rFonts w:ascii="Cascadia Mono" w:hAnsi="Cascadia Mono" w:cs="Cascadia Mono"/>
          <w:noProof w:val="0"/>
          <w:color w:val="FF00FF"/>
          <w:kern w:val="0"/>
          <w:sz w:val="24"/>
          <w:szCs w:val="24"/>
          <w:lang w:val="en-US"/>
        </w:rPr>
        <w:t>max</w:t>
      </w:r>
      <w:r w:rsidRPr="006D3235">
        <w:rPr>
          <w:rFonts w:ascii="Cascadia Mono" w:hAnsi="Cascadia Mono" w:cs="Cascadia Mono"/>
          <w:noProof w:val="0"/>
          <w:color w:val="808080"/>
          <w:kern w:val="0"/>
          <w:sz w:val="24"/>
          <w:szCs w:val="24"/>
          <w:lang w:val="en-US"/>
        </w:rPr>
        <w:t>),</w:t>
      </w:r>
      <w:r w:rsidRPr="006D3235">
        <w:rPr>
          <w:rFonts w:ascii="Cascadia Mono" w:hAnsi="Cascadia Mono" w:cs="Cascadia Mono"/>
          <w:noProof w:val="0"/>
          <w:color w:val="000000"/>
          <w:kern w:val="0"/>
          <w:sz w:val="24"/>
          <w:szCs w:val="24"/>
          <w:lang w:val="en-US"/>
        </w:rPr>
        <w:t xml:space="preserve"> </w:t>
      </w:r>
    </w:p>
    <w:p w14:paraId="0C877822" w14:textId="77777777" w:rsidR="006D3235" w:rsidRPr="006D3235" w:rsidRDefault="006D3235" w:rsidP="006D323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6D3235">
        <w:rPr>
          <w:rFonts w:ascii="Cascadia Mono" w:hAnsi="Cascadia Mono" w:cs="Cascadia Mono"/>
          <w:noProof w:val="0"/>
          <w:color w:val="000000"/>
          <w:kern w:val="0"/>
          <w:sz w:val="24"/>
          <w:szCs w:val="24"/>
          <w:lang w:val="en-US"/>
        </w:rPr>
        <w:tab/>
        <w:t xml:space="preserve">@quantity </w:t>
      </w:r>
      <w:r w:rsidRPr="006D3235">
        <w:rPr>
          <w:rFonts w:ascii="Cascadia Mono" w:hAnsi="Cascadia Mono" w:cs="Cascadia Mono"/>
          <w:noProof w:val="0"/>
          <w:color w:val="0000FF"/>
          <w:kern w:val="0"/>
          <w:sz w:val="24"/>
          <w:szCs w:val="24"/>
          <w:lang w:val="en-US"/>
        </w:rPr>
        <w:t>INT</w:t>
      </w:r>
      <w:r w:rsidRPr="006D3235">
        <w:rPr>
          <w:rFonts w:ascii="Cascadia Mono" w:hAnsi="Cascadia Mono" w:cs="Cascadia Mono"/>
          <w:noProof w:val="0"/>
          <w:color w:val="808080"/>
          <w:kern w:val="0"/>
          <w:sz w:val="24"/>
          <w:szCs w:val="24"/>
          <w:lang w:val="en-US"/>
        </w:rPr>
        <w:t>)</w:t>
      </w:r>
    </w:p>
    <w:p w14:paraId="44186D6B" w14:textId="77777777" w:rsidR="006D3235" w:rsidRPr="006D3235" w:rsidRDefault="006D3235" w:rsidP="006D323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6D3235">
        <w:rPr>
          <w:rFonts w:ascii="Cascadia Mono" w:hAnsi="Cascadia Mono" w:cs="Cascadia Mono"/>
          <w:noProof w:val="0"/>
          <w:color w:val="0000FF"/>
          <w:kern w:val="0"/>
          <w:sz w:val="24"/>
          <w:szCs w:val="24"/>
          <w:lang w:val="en-US"/>
        </w:rPr>
        <w:t>AS</w:t>
      </w:r>
    </w:p>
    <w:p w14:paraId="782A7D21" w14:textId="77777777" w:rsidR="006D3235" w:rsidRPr="006D3235" w:rsidRDefault="006D3235" w:rsidP="006D323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6D3235">
        <w:rPr>
          <w:rFonts w:ascii="Cascadia Mono" w:hAnsi="Cascadia Mono" w:cs="Cascadia Mono"/>
          <w:noProof w:val="0"/>
          <w:color w:val="0000FF"/>
          <w:kern w:val="0"/>
          <w:sz w:val="24"/>
          <w:szCs w:val="24"/>
          <w:lang w:val="en-US"/>
        </w:rPr>
        <w:t>BEGIN</w:t>
      </w:r>
    </w:p>
    <w:p w14:paraId="110F6456" w14:textId="77777777" w:rsidR="006D3235" w:rsidRPr="006D3235" w:rsidRDefault="006D3235" w:rsidP="006D323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6D3235">
        <w:rPr>
          <w:rFonts w:ascii="Cascadia Mono" w:hAnsi="Cascadia Mono" w:cs="Cascadia Mono"/>
          <w:noProof w:val="0"/>
          <w:color w:val="000000"/>
          <w:kern w:val="0"/>
          <w:sz w:val="24"/>
          <w:szCs w:val="24"/>
          <w:lang w:val="en-US"/>
        </w:rPr>
        <w:tab/>
      </w:r>
      <w:r w:rsidRPr="006D3235">
        <w:rPr>
          <w:rFonts w:ascii="Cascadia Mono" w:hAnsi="Cascadia Mono" w:cs="Cascadia Mono"/>
          <w:noProof w:val="0"/>
          <w:color w:val="0000FF"/>
          <w:kern w:val="0"/>
          <w:sz w:val="24"/>
          <w:szCs w:val="24"/>
          <w:lang w:val="en-US"/>
        </w:rPr>
        <w:t>IF</w:t>
      </w:r>
      <w:r w:rsidRPr="006D3235">
        <w:rPr>
          <w:rFonts w:ascii="Cascadia Mono" w:hAnsi="Cascadia Mono" w:cs="Cascadia Mono"/>
          <w:noProof w:val="0"/>
          <w:color w:val="000000"/>
          <w:kern w:val="0"/>
          <w:sz w:val="24"/>
          <w:szCs w:val="24"/>
          <w:lang w:val="en-US"/>
        </w:rPr>
        <w:t xml:space="preserve"> @quantity </w:t>
      </w:r>
      <w:r w:rsidRPr="006D3235">
        <w:rPr>
          <w:rFonts w:ascii="Cascadia Mono" w:hAnsi="Cascadia Mono" w:cs="Cascadia Mono"/>
          <w:noProof w:val="0"/>
          <w:color w:val="808080"/>
          <w:kern w:val="0"/>
          <w:sz w:val="24"/>
          <w:szCs w:val="24"/>
          <w:lang w:val="en-US"/>
        </w:rPr>
        <w:t>&lt;=</w:t>
      </w:r>
      <w:r w:rsidRPr="006D3235">
        <w:rPr>
          <w:rFonts w:ascii="Cascadia Mono" w:hAnsi="Cascadia Mono" w:cs="Cascadia Mono"/>
          <w:noProof w:val="0"/>
          <w:color w:val="000000"/>
          <w:kern w:val="0"/>
          <w:sz w:val="24"/>
          <w:szCs w:val="24"/>
          <w:lang w:val="en-US"/>
        </w:rPr>
        <w:t xml:space="preserve"> 0</w:t>
      </w:r>
    </w:p>
    <w:p w14:paraId="1688E8C6" w14:textId="77777777" w:rsidR="006D3235" w:rsidRPr="006D3235" w:rsidRDefault="006D3235" w:rsidP="006D323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6D3235">
        <w:rPr>
          <w:rFonts w:ascii="Cascadia Mono" w:hAnsi="Cascadia Mono" w:cs="Cascadia Mono"/>
          <w:noProof w:val="0"/>
          <w:color w:val="000000"/>
          <w:kern w:val="0"/>
          <w:sz w:val="24"/>
          <w:szCs w:val="24"/>
          <w:lang w:val="en-US"/>
        </w:rPr>
        <w:tab/>
      </w:r>
      <w:r w:rsidRPr="006D3235">
        <w:rPr>
          <w:rFonts w:ascii="Cascadia Mono" w:hAnsi="Cascadia Mono" w:cs="Cascadia Mono"/>
          <w:noProof w:val="0"/>
          <w:color w:val="0000FF"/>
          <w:kern w:val="0"/>
          <w:sz w:val="24"/>
          <w:szCs w:val="24"/>
          <w:lang w:val="en-US"/>
        </w:rPr>
        <w:t>THROW</w:t>
      </w:r>
      <w:r w:rsidRPr="006D3235">
        <w:rPr>
          <w:rFonts w:ascii="Cascadia Mono" w:hAnsi="Cascadia Mono" w:cs="Cascadia Mono"/>
          <w:noProof w:val="0"/>
          <w:color w:val="000000"/>
          <w:kern w:val="0"/>
          <w:sz w:val="24"/>
          <w:szCs w:val="24"/>
          <w:lang w:val="en-US"/>
        </w:rPr>
        <w:t xml:space="preserve"> 50000</w:t>
      </w:r>
      <w:r w:rsidRPr="006D3235">
        <w:rPr>
          <w:rFonts w:ascii="Cascadia Mono" w:hAnsi="Cascadia Mono" w:cs="Cascadia Mono"/>
          <w:noProof w:val="0"/>
          <w:color w:val="808080"/>
          <w:kern w:val="0"/>
          <w:sz w:val="24"/>
          <w:szCs w:val="24"/>
          <w:lang w:val="en-US"/>
        </w:rPr>
        <w:t>,</w:t>
      </w:r>
      <w:r w:rsidRPr="006D3235">
        <w:rPr>
          <w:rFonts w:ascii="Cascadia Mono" w:hAnsi="Cascadia Mono" w:cs="Cascadia Mono"/>
          <w:noProof w:val="0"/>
          <w:color w:val="000000"/>
          <w:kern w:val="0"/>
          <w:sz w:val="24"/>
          <w:szCs w:val="24"/>
          <w:lang w:val="en-US"/>
        </w:rPr>
        <w:t xml:space="preserve"> </w:t>
      </w:r>
      <w:r w:rsidRPr="006D3235">
        <w:rPr>
          <w:rFonts w:ascii="Cascadia Mono" w:hAnsi="Cascadia Mono" w:cs="Cascadia Mono"/>
          <w:noProof w:val="0"/>
          <w:color w:val="FF0000"/>
          <w:kern w:val="0"/>
          <w:sz w:val="24"/>
          <w:szCs w:val="24"/>
          <w:lang w:val="en-US"/>
        </w:rPr>
        <w:t>'</w:t>
      </w:r>
      <w:proofErr w:type="spellStart"/>
      <w:r w:rsidRPr="006D3235">
        <w:rPr>
          <w:rFonts w:ascii="Cascadia Mono" w:hAnsi="Cascadia Mono" w:cs="Cascadia Mono"/>
          <w:noProof w:val="0"/>
          <w:color w:val="FF0000"/>
          <w:kern w:val="0"/>
          <w:sz w:val="24"/>
          <w:szCs w:val="24"/>
          <w:lang w:val="en-US"/>
        </w:rPr>
        <w:t>Số</w:t>
      </w:r>
      <w:proofErr w:type="spellEnd"/>
      <w:r w:rsidRPr="006D3235">
        <w:rPr>
          <w:rFonts w:ascii="Cascadia Mono" w:hAnsi="Cascadia Mono" w:cs="Cascadia Mono"/>
          <w:noProof w:val="0"/>
          <w:color w:val="FF0000"/>
          <w:kern w:val="0"/>
          <w:sz w:val="24"/>
          <w:szCs w:val="24"/>
          <w:lang w:val="en-US"/>
        </w:rPr>
        <w:t xml:space="preserve"> </w:t>
      </w:r>
      <w:proofErr w:type="spellStart"/>
      <w:r w:rsidRPr="006D3235">
        <w:rPr>
          <w:rFonts w:ascii="Cascadia Mono" w:hAnsi="Cascadia Mono" w:cs="Cascadia Mono"/>
          <w:noProof w:val="0"/>
          <w:color w:val="FF0000"/>
          <w:kern w:val="0"/>
          <w:sz w:val="24"/>
          <w:szCs w:val="24"/>
          <w:lang w:val="en-US"/>
        </w:rPr>
        <w:t>lượng</w:t>
      </w:r>
      <w:proofErr w:type="spellEnd"/>
      <w:r w:rsidRPr="006D3235">
        <w:rPr>
          <w:rFonts w:ascii="Cascadia Mono" w:hAnsi="Cascadia Mono" w:cs="Cascadia Mono"/>
          <w:noProof w:val="0"/>
          <w:color w:val="FF0000"/>
          <w:kern w:val="0"/>
          <w:sz w:val="24"/>
          <w:szCs w:val="24"/>
          <w:lang w:val="en-US"/>
        </w:rPr>
        <w:t xml:space="preserve"> </w:t>
      </w:r>
      <w:proofErr w:type="spellStart"/>
      <w:r w:rsidRPr="006D3235">
        <w:rPr>
          <w:rFonts w:ascii="Cascadia Mono" w:hAnsi="Cascadia Mono" w:cs="Cascadia Mono"/>
          <w:noProof w:val="0"/>
          <w:color w:val="FF0000"/>
          <w:kern w:val="0"/>
          <w:sz w:val="24"/>
          <w:szCs w:val="24"/>
          <w:lang w:val="en-US"/>
        </w:rPr>
        <w:t>không</w:t>
      </w:r>
      <w:proofErr w:type="spellEnd"/>
      <w:r w:rsidRPr="006D3235">
        <w:rPr>
          <w:rFonts w:ascii="Cascadia Mono" w:hAnsi="Cascadia Mono" w:cs="Cascadia Mono"/>
          <w:noProof w:val="0"/>
          <w:color w:val="FF0000"/>
          <w:kern w:val="0"/>
          <w:sz w:val="24"/>
          <w:szCs w:val="24"/>
          <w:lang w:val="en-US"/>
        </w:rPr>
        <w:t xml:space="preserve"> </w:t>
      </w:r>
      <w:proofErr w:type="spellStart"/>
      <w:r w:rsidRPr="006D3235">
        <w:rPr>
          <w:rFonts w:ascii="Cascadia Mono" w:hAnsi="Cascadia Mono" w:cs="Cascadia Mono"/>
          <w:noProof w:val="0"/>
          <w:color w:val="FF0000"/>
          <w:kern w:val="0"/>
          <w:sz w:val="24"/>
          <w:szCs w:val="24"/>
          <w:lang w:val="en-US"/>
        </w:rPr>
        <w:t>hợp</w:t>
      </w:r>
      <w:proofErr w:type="spellEnd"/>
      <w:r w:rsidRPr="006D3235">
        <w:rPr>
          <w:rFonts w:ascii="Cascadia Mono" w:hAnsi="Cascadia Mono" w:cs="Cascadia Mono"/>
          <w:noProof w:val="0"/>
          <w:color w:val="FF0000"/>
          <w:kern w:val="0"/>
          <w:sz w:val="24"/>
          <w:szCs w:val="24"/>
          <w:lang w:val="en-US"/>
        </w:rPr>
        <w:t xml:space="preserve"> </w:t>
      </w:r>
      <w:proofErr w:type="spellStart"/>
      <w:r w:rsidRPr="006D3235">
        <w:rPr>
          <w:rFonts w:ascii="Cascadia Mono" w:hAnsi="Cascadia Mono" w:cs="Cascadia Mono"/>
          <w:noProof w:val="0"/>
          <w:color w:val="FF0000"/>
          <w:kern w:val="0"/>
          <w:sz w:val="24"/>
          <w:szCs w:val="24"/>
          <w:lang w:val="en-US"/>
        </w:rPr>
        <w:t>lệ</w:t>
      </w:r>
      <w:proofErr w:type="spellEnd"/>
      <w:r w:rsidRPr="006D3235">
        <w:rPr>
          <w:rFonts w:ascii="Cascadia Mono" w:hAnsi="Cascadia Mono" w:cs="Cascadia Mono"/>
          <w:noProof w:val="0"/>
          <w:color w:val="FF0000"/>
          <w:kern w:val="0"/>
          <w:sz w:val="24"/>
          <w:szCs w:val="24"/>
          <w:lang w:val="en-US"/>
        </w:rPr>
        <w:t>'</w:t>
      </w:r>
      <w:r w:rsidRPr="006D3235">
        <w:rPr>
          <w:rFonts w:ascii="Cascadia Mono" w:hAnsi="Cascadia Mono" w:cs="Cascadia Mono"/>
          <w:noProof w:val="0"/>
          <w:color w:val="808080"/>
          <w:kern w:val="0"/>
          <w:sz w:val="24"/>
          <w:szCs w:val="24"/>
          <w:lang w:val="en-US"/>
        </w:rPr>
        <w:t>,</w:t>
      </w:r>
      <w:r w:rsidRPr="006D3235">
        <w:rPr>
          <w:rFonts w:ascii="Cascadia Mono" w:hAnsi="Cascadia Mono" w:cs="Cascadia Mono"/>
          <w:noProof w:val="0"/>
          <w:color w:val="000000"/>
          <w:kern w:val="0"/>
          <w:sz w:val="24"/>
          <w:szCs w:val="24"/>
          <w:lang w:val="en-US"/>
        </w:rPr>
        <w:t xml:space="preserve"> </w:t>
      </w:r>
      <w:proofErr w:type="gramStart"/>
      <w:r w:rsidRPr="006D3235">
        <w:rPr>
          <w:rFonts w:ascii="Cascadia Mono" w:hAnsi="Cascadia Mono" w:cs="Cascadia Mono"/>
          <w:noProof w:val="0"/>
          <w:color w:val="000000"/>
          <w:kern w:val="0"/>
          <w:sz w:val="24"/>
          <w:szCs w:val="24"/>
          <w:lang w:val="en-US"/>
        </w:rPr>
        <w:t>1</w:t>
      </w:r>
      <w:proofErr w:type="gramEnd"/>
    </w:p>
    <w:p w14:paraId="1D56A9E1" w14:textId="77777777" w:rsidR="006D3235" w:rsidRPr="006D3235" w:rsidRDefault="006D3235" w:rsidP="006D323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6D3235">
        <w:rPr>
          <w:rFonts w:ascii="Cascadia Mono" w:hAnsi="Cascadia Mono" w:cs="Cascadia Mono"/>
          <w:noProof w:val="0"/>
          <w:color w:val="000000"/>
          <w:kern w:val="0"/>
          <w:sz w:val="24"/>
          <w:szCs w:val="24"/>
          <w:lang w:val="en-US"/>
        </w:rPr>
        <w:tab/>
      </w:r>
      <w:r w:rsidRPr="006D3235">
        <w:rPr>
          <w:rFonts w:ascii="Cascadia Mono" w:hAnsi="Cascadia Mono" w:cs="Cascadia Mono"/>
          <w:noProof w:val="0"/>
          <w:color w:val="0000FF"/>
          <w:kern w:val="0"/>
          <w:sz w:val="24"/>
          <w:szCs w:val="24"/>
          <w:lang w:val="en-US"/>
        </w:rPr>
        <w:t>ELSE</w:t>
      </w:r>
      <w:r w:rsidRPr="006D3235">
        <w:rPr>
          <w:rFonts w:ascii="Cascadia Mono" w:hAnsi="Cascadia Mono" w:cs="Cascadia Mono"/>
          <w:noProof w:val="0"/>
          <w:color w:val="000000"/>
          <w:kern w:val="0"/>
          <w:sz w:val="24"/>
          <w:szCs w:val="24"/>
          <w:lang w:val="en-US"/>
        </w:rPr>
        <w:t xml:space="preserve"> </w:t>
      </w:r>
      <w:r w:rsidRPr="006D3235">
        <w:rPr>
          <w:rFonts w:ascii="Cascadia Mono" w:hAnsi="Cascadia Mono" w:cs="Cascadia Mono"/>
          <w:noProof w:val="0"/>
          <w:color w:val="0000FF"/>
          <w:kern w:val="0"/>
          <w:sz w:val="24"/>
          <w:szCs w:val="24"/>
          <w:lang w:val="en-US"/>
        </w:rPr>
        <w:t>IF</w:t>
      </w:r>
      <w:r w:rsidRPr="006D3235">
        <w:rPr>
          <w:rFonts w:ascii="Cascadia Mono" w:hAnsi="Cascadia Mono" w:cs="Cascadia Mono"/>
          <w:noProof w:val="0"/>
          <w:color w:val="000000"/>
          <w:kern w:val="0"/>
          <w:sz w:val="24"/>
          <w:szCs w:val="24"/>
          <w:lang w:val="en-US"/>
        </w:rPr>
        <w:t xml:space="preserve"> </w:t>
      </w:r>
      <w:r w:rsidRPr="006D3235">
        <w:rPr>
          <w:rFonts w:ascii="Cascadia Mono" w:hAnsi="Cascadia Mono" w:cs="Cascadia Mono"/>
          <w:noProof w:val="0"/>
          <w:color w:val="808080"/>
          <w:kern w:val="0"/>
          <w:sz w:val="24"/>
          <w:szCs w:val="24"/>
          <w:lang w:val="en-US"/>
        </w:rPr>
        <w:t>NOT</w:t>
      </w:r>
      <w:r w:rsidRPr="006D3235">
        <w:rPr>
          <w:rFonts w:ascii="Cascadia Mono" w:hAnsi="Cascadia Mono" w:cs="Cascadia Mono"/>
          <w:noProof w:val="0"/>
          <w:color w:val="000000"/>
          <w:kern w:val="0"/>
          <w:sz w:val="24"/>
          <w:szCs w:val="24"/>
          <w:lang w:val="en-US"/>
        </w:rPr>
        <w:t xml:space="preserve"> </w:t>
      </w:r>
      <w:r w:rsidRPr="006D3235">
        <w:rPr>
          <w:rFonts w:ascii="Cascadia Mono" w:hAnsi="Cascadia Mono" w:cs="Cascadia Mono"/>
          <w:noProof w:val="0"/>
          <w:color w:val="808080"/>
          <w:kern w:val="0"/>
          <w:sz w:val="24"/>
          <w:szCs w:val="24"/>
          <w:lang w:val="en-US"/>
        </w:rPr>
        <w:t>EXISTS</w:t>
      </w:r>
      <w:r w:rsidRPr="006D3235">
        <w:rPr>
          <w:rFonts w:ascii="Cascadia Mono" w:hAnsi="Cascadia Mono" w:cs="Cascadia Mono"/>
          <w:noProof w:val="0"/>
          <w:color w:val="0000FF"/>
          <w:kern w:val="0"/>
          <w:sz w:val="24"/>
          <w:szCs w:val="24"/>
          <w:lang w:val="en-US"/>
        </w:rPr>
        <w:t xml:space="preserve"> </w:t>
      </w:r>
      <w:r w:rsidRPr="006D3235">
        <w:rPr>
          <w:rFonts w:ascii="Cascadia Mono" w:hAnsi="Cascadia Mono" w:cs="Cascadia Mono"/>
          <w:noProof w:val="0"/>
          <w:color w:val="808080"/>
          <w:kern w:val="0"/>
          <w:sz w:val="24"/>
          <w:szCs w:val="24"/>
          <w:lang w:val="en-US"/>
        </w:rPr>
        <w:t>(</w:t>
      </w:r>
      <w:r w:rsidRPr="006D3235">
        <w:rPr>
          <w:rFonts w:ascii="Cascadia Mono" w:hAnsi="Cascadia Mono" w:cs="Cascadia Mono"/>
          <w:noProof w:val="0"/>
          <w:color w:val="0000FF"/>
          <w:kern w:val="0"/>
          <w:sz w:val="24"/>
          <w:szCs w:val="24"/>
          <w:lang w:val="en-US"/>
        </w:rPr>
        <w:t>SELECT</w:t>
      </w:r>
      <w:r w:rsidRPr="006D3235">
        <w:rPr>
          <w:rFonts w:ascii="Cascadia Mono" w:hAnsi="Cascadia Mono" w:cs="Cascadia Mono"/>
          <w:noProof w:val="0"/>
          <w:color w:val="000000"/>
          <w:kern w:val="0"/>
          <w:sz w:val="24"/>
          <w:szCs w:val="24"/>
          <w:lang w:val="en-US"/>
        </w:rPr>
        <w:t xml:space="preserve"> </w:t>
      </w:r>
      <w:r w:rsidRPr="006D3235">
        <w:rPr>
          <w:rFonts w:ascii="Cascadia Mono" w:hAnsi="Cascadia Mono" w:cs="Cascadia Mono"/>
          <w:noProof w:val="0"/>
          <w:color w:val="808080"/>
          <w:kern w:val="0"/>
          <w:sz w:val="24"/>
          <w:szCs w:val="24"/>
          <w:lang w:val="en-US"/>
        </w:rPr>
        <w:t>*</w:t>
      </w:r>
      <w:r w:rsidRPr="006D3235">
        <w:rPr>
          <w:rFonts w:ascii="Cascadia Mono" w:hAnsi="Cascadia Mono" w:cs="Cascadia Mono"/>
          <w:noProof w:val="0"/>
          <w:color w:val="000000"/>
          <w:kern w:val="0"/>
          <w:sz w:val="24"/>
          <w:szCs w:val="24"/>
          <w:lang w:val="en-US"/>
        </w:rPr>
        <w:t xml:space="preserve"> </w:t>
      </w:r>
      <w:r w:rsidRPr="006D3235">
        <w:rPr>
          <w:rFonts w:ascii="Cascadia Mono" w:hAnsi="Cascadia Mono" w:cs="Cascadia Mono"/>
          <w:noProof w:val="0"/>
          <w:color w:val="0000FF"/>
          <w:kern w:val="0"/>
          <w:sz w:val="24"/>
          <w:szCs w:val="24"/>
          <w:lang w:val="en-US"/>
        </w:rPr>
        <w:t>FROM</w:t>
      </w:r>
      <w:r w:rsidRPr="006D3235">
        <w:rPr>
          <w:rFonts w:ascii="Cascadia Mono" w:hAnsi="Cascadia Mono" w:cs="Cascadia Mono"/>
          <w:noProof w:val="0"/>
          <w:color w:val="000000"/>
          <w:kern w:val="0"/>
          <w:sz w:val="24"/>
          <w:szCs w:val="24"/>
          <w:lang w:val="en-US"/>
        </w:rPr>
        <w:t xml:space="preserve"> Product </w:t>
      </w:r>
      <w:r w:rsidRPr="006D3235">
        <w:rPr>
          <w:rFonts w:ascii="Cascadia Mono" w:hAnsi="Cascadia Mono" w:cs="Cascadia Mono"/>
          <w:noProof w:val="0"/>
          <w:color w:val="0000FF"/>
          <w:kern w:val="0"/>
          <w:sz w:val="24"/>
          <w:szCs w:val="24"/>
          <w:lang w:val="en-US"/>
        </w:rPr>
        <w:t>WHERE</w:t>
      </w:r>
      <w:r w:rsidRPr="006D3235">
        <w:rPr>
          <w:rFonts w:ascii="Cascadia Mono" w:hAnsi="Cascadia Mono" w:cs="Cascadia Mono"/>
          <w:noProof w:val="0"/>
          <w:color w:val="000000"/>
          <w:kern w:val="0"/>
          <w:sz w:val="24"/>
          <w:szCs w:val="24"/>
          <w:lang w:val="en-US"/>
        </w:rPr>
        <w:t xml:space="preserve"> </w:t>
      </w:r>
      <w:r w:rsidRPr="006D3235">
        <w:rPr>
          <w:rFonts w:ascii="Cascadia Mono" w:hAnsi="Cascadia Mono" w:cs="Cascadia Mono"/>
          <w:noProof w:val="0"/>
          <w:color w:val="0000FF"/>
          <w:kern w:val="0"/>
          <w:sz w:val="24"/>
          <w:szCs w:val="24"/>
          <w:lang w:val="en-US"/>
        </w:rPr>
        <w:t>name</w:t>
      </w:r>
      <w:r w:rsidRPr="006D3235">
        <w:rPr>
          <w:rFonts w:ascii="Cascadia Mono" w:hAnsi="Cascadia Mono" w:cs="Cascadia Mono"/>
          <w:noProof w:val="0"/>
          <w:color w:val="000000"/>
          <w:kern w:val="0"/>
          <w:sz w:val="24"/>
          <w:szCs w:val="24"/>
          <w:lang w:val="en-US"/>
        </w:rPr>
        <w:t xml:space="preserve"> </w:t>
      </w:r>
      <w:r w:rsidRPr="006D3235">
        <w:rPr>
          <w:rFonts w:ascii="Cascadia Mono" w:hAnsi="Cascadia Mono" w:cs="Cascadia Mono"/>
          <w:noProof w:val="0"/>
          <w:color w:val="808080"/>
          <w:kern w:val="0"/>
          <w:sz w:val="24"/>
          <w:szCs w:val="24"/>
          <w:lang w:val="en-US"/>
        </w:rPr>
        <w:t>=</w:t>
      </w:r>
      <w:r w:rsidRPr="006D3235">
        <w:rPr>
          <w:rFonts w:ascii="Cascadia Mono" w:hAnsi="Cascadia Mono" w:cs="Cascadia Mono"/>
          <w:noProof w:val="0"/>
          <w:color w:val="000000"/>
          <w:kern w:val="0"/>
          <w:sz w:val="24"/>
          <w:szCs w:val="24"/>
          <w:lang w:val="en-US"/>
        </w:rPr>
        <w:t xml:space="preserve"> @productName</w:t>
      </w:r>
      <w:r w:rsidRPr="006D3235">
        <w:rPr>
          <w:rFonts w:ascii="Cascadia Mono" w:hAnsi="Cascadia Mono" w:cs="Cascadia Mono"/>
          <w:noProof w:val="0"/>
          <w:color w:val="808080"/>
          <w:kern w:val="0"/>
          <w:sz w:val="24"/>
          <w:szCs w:val="24"/>
          <w:lang w:val="en-US"/>
        </w:rPr>
        <w:t>)</w:t>
      </w:r>
    </w:p>
    <w:p w14:paraId="20BFEE30" w14:textId="77777777" w:rsidR="006D3235" w:rsidRPr="006D3235" w:rsidRDefault="006D3235" w:rsidP="006D323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6D3235">
        <w:rPr>
          <w:rFonts w:ascii="Cascadia Mono" w:hAnsi="Cascadia Mono" w:cs="Cascadia Mono"/>
          <w:noProof w:val="0"/>
          <w:color w:val="000000"/>
          <w:kern w:val="0"/>
          <w:sz w:val="24"/>
          <w:szCs w:val="24"/>
          <w:lang w:val="en-US"/>
        </w:rPr>
        <w:tab/>
      </w:r>
      <w:r w:rsidRPr="006D3235">
        <w:rPr>
          <w:rFonts w:ascii="Cascadia Mono" w:hAnsi="Cascadia Mono" w:cs="Cascadia Mono"/>
          <w:noProof w:val="0"/>
          <w:color w:val="000000"/>
          <w:kern w:val="0"/>
          <w:sz w:val="24"/>
          <w:szCs w:val="24"/>
          <w:lang w:val="en-US"/>
        </w:rPr>
        <w:tab/>
      </w:r>
      <w:r w:rsidRPr="006D3235">
        <w:rPr>
          <w:rFonts w:ascii="Cascadia Mono" w:hAnsi="Cascadia Mono" w:cs="Cascadia Mono"/>
          <w:noProof w:val="0"/>
          <w:color w:val="0000FF"/>
          <w:kern w:val="0"/>
          <w:sz w:val="24"/>
          <w:szCs w:val="24"/>
          <w:lang w:val="en-US"/>
        </w:rPr>
        <w:t>THROW</w:t>
      </w:r>
      <w:r w:rsidRPr="006D3235">
        <w:rPr>
          <w:rFonts w:ascii="Cascadia Mono" w:hAnsi="Cascadia Mono" w:cs="Cascadia Mono"/>
          <w:noProof w:val="0"/>
          <w:color w:val="000000"/>
          <w:kern w:val="0"/>
          <w:sz w:val="24"/>
          <w:szCs w:val="24"/>
          <w:lang w:val="en-US"/>
        </w:rPr>
        <w:t xml:space="preserve"> 50000</w:t>
      </w:r>
      <w:r w:rsidRPr="006D3235">
        <w:rPr>
          <w:rFonts w:ascii="Cascadia Mono" w:hAnsi="Cascadia Mono" w:cs="Cascadia Mono"/>
          <w:noProof w:val="0"/>
          <w:color w:val="808080"/>
          <w:kern w:val="0"/>
          <w:sz w:val="24"/>
          <w:szCs w:val="24"/>
          <w:lang w:val="en-US"/>
        </w:rPr>
        <w:t>,</w:t>
      </w:r>
      <w:r w:rsidRPr="006D3235">
        <w:rPr>
          <w:rFonts w:ascii="Cascadia Mono" w:hAnsi="Cascadia Mono" w:cs="Cascadia Mono"/>
          <w:noProof w:val="0"/>
          <w:color w:val="000000"/>
          <w:kern w:val="0"/>
          <w:sz w:val="24"/>
          <w:szCs w:val="24"/>
          <w:lang w:val="en-US"/>
        </w:rPr>
        <w:t xml:space="preserve"> </w:t>
      </w:r>
      <w:r w:rsidRPr="006D3235">
        <w:rPr>
          <w:rFonts w:ascii="Cascadia Mono" w:hAnsi="Cascadia Mono" w:cs="Cascadia Mono"/>
          <w:noProof w:val="0"/>
          <w:color w:val="FF0000"/>
          <w:kern w:val="0"/>
          <w:sz w:val="24"/>
          <w:szCs w:val="24"/>
          <w:lang w:val="en-US"/>
        </w:rPr>
        <w:t>'</w:t>
      </w:r>
      <w:proofErr w:type="spellStart"/>
      <w:r w:rsidRPr="006D3235">
        <w:rPr>
          <w:rFonts w:ascii="Cascadia Mono" w:hAnsi="Cascadia Mono" w:cs="Cascadia Mono"/>
          <w:noProof w:val="0"/>
          <w:color w:val="FF0000"/>
          <w:kern w:val="0"/>
          <w:sz w:val="24"/>
          <w:szCs w:val="24"/>
          <w:lang w:val="en-US"/>
        </w:rPr>
        <w:t>Sản</w:t>
      </w:r>
      <w:proofErr w:type="spellEnd"/>
      <w:r w:rsidRPr="006D3235">
        <w:rPr>
          <w:rFonts w:ascii="Cascadia Mono" w:hAnsi="Cascadia Mono" w:cs="Cascadia Mono"/>
          <w:noProof w:val="0"/>
          <w:color w:val="FF0000"/>
          <w:kern w:val="0"/>
          <w:sz w:val="24"/>
          <w:szCs w:val="24"/>
          <w:lang w:val="en-US"/>
        </w:rPr>
        <w:t xml:space="preserve"> </w:t>
      </w:r>
      <w:proofErr w:type="spellStart"/>
      <w:r w:rsidRPr="006D3235">
        <w:rPr>
          <w:rFonts w:ascii="Cascadia Mono" w:hAnsi="Cascadia Mono" w:cs="Cascadia Mono"/>
          <w:noProof w:val="0"/>
          <w:color w:val="FF0000"/>
          <w:kern w:val="0"/>
          <w:sz w:val="24"/>
          <w:szCs w:val="24"/>
          <w:lang w:val="en-US"/>
        </w:rPr>
        <w:t>phẩm</w:t>
      </w:r>
      <w:proofErr w:type="spellEnd"/>
      <w:r w:rsidRPr="006D3235">
        <w:rPr>
          <w:rFonts w:ascii="Cascadia Mono" w:hAnsi="Cascadia Mono" w:cs="Cascadia Mono"/>
          <w:noProof w:val="0"/>
          <w:color w:val="FF0000"/>
          <w:kern w:val="0"/>
          <w:sz w:val="24"/>
          <w:szCs w:val="24"/>
          <w:lang w:val="en-US"/>
        </w:rPr>
        <w:t xml:space="preserve"> </w:t>
      </w:r>
      <w:proofErr w:type="spellStart"/>
      <w:r w:rsidRPr="006D3235">
        <w:rPr>
          <w:rFonts w:ascii="Cascadia Mono" w:hAnsi="Cascadia Mono" w:cs="Cascadia Mono"/>
          <w:noProof w:val="0"/>
          <w:color w:val="FF0000"/>
          <w:kern w:val="0"/>
          <w:sz w:val="24"/>
          <w:szCs w:val="24"/>
          <w:lang w:val="en-US"/>
        </w:rPr>
        <w:t>không</w:t>
      </w:r>
      <w:proofErr w:type="spellEnd"/>
      <w:r w:rsidRPr="006D3235">
        <w:rPr>
          <w:rFonts w:ascii="Cascadia Mono" w:hAnsi="Cascadia Mono" w:cs="Cascadia Mono"/>
          <w:noProof w:val="0"/>
          <w:color w:val="FF0000"/>
          <w:kern w:val="0"/>
          <w:sz w:val="24"/>
          <w:szCs w:val="24"/>
          <w:lang w:val="en-US"/>
        </w:rPr>
        <w:t xml:space="preserve"> </w:t>
      </w:r>
      <w:proofErr w:type="spellStart"/>
      <w:r w:rsidRPr="006D3235">
        <w:rPr>
          <w:rFonts w:ascii="Cascadia Mono" w:hAnsi="Cascadia Mono" w:cs="Cascadia Mono"/>
          <w:noProof w:val="0"/>
          <w:color w:val="FF0000"/>
          <w:kern w:val="0"/>
          <w:sz w:val="24"/>
          <w:szCs w:val="24"/>
          <w:lang w:val="en-US"/>
        </w:rPr>
        <w:t>tồn</w:t>
      </w:r>
      <w:proofErr w:type="spellEnd"/>
      <w:r w:rsidRPr="006D3235">
        <w:rPr>
          <w:rFonts w:ascii="Cascadia Mono" w:hAnsi="Cascadia Mono" w:cs="Cascadia Mono"/>
          <w:noProof w:val="0"/>
          <w:color w:val="FF0000"/>
          <w:kern w:val="0"/>
          <w:sz w:val="24"/>
          <w:szCs w:val="24"/>
          <w:lang w:val="en-US"/>
        </w:rPr>
        <w:t xml:space="preserve"> </w:t>
      </w:r>
      <w:proofErr w:type="spellStart"/>
      <w:r w:rsidRPr="006D3235">
        <w:rPr>
          <w:rFonts w:ascii="Cascadia Mono" w:hAnsi="Cascadia Mono" w:cs="Cascadia Mono"/>
          <w:noProof w:val="0"/>
          <w:color w:val="FF0000"/>
          <w:kern w:val="0"/>
          <w:sz w:val="24"/>
          <w:szCs w:val="24"/>
          <w:lang w:val="en-US"/>
        </w:rPr>
        <w:t>tại</w:t>
      </w:r>
      <w:proofErr w:type="spellEnd"/>
      <w:r w:rsidRPr="006D3235">
        <w:rPr>
          <w:rFonts w:ascii="Cascadia Mono" w:hAnsi="Cascadia Mono" w:cs="Cascadia Mono"/>
          <w:noProof w:val="0"/>
          <w:color w:val="FF0000"/>
          <w:kern w:val="0"/>
          <w:sz w:val="24"/>
          <w:szCs w:val="24"/>
          <w:lang w:val="en-US"/>
        </w:rPr>
        <w:t>'</w:t>
      </w:r>
      <w:r w:rsidRPr="006D3235">
        <w:rPr>
          <w:rFonts w:ascii="Cascadia Mono" w:hAnsi="Cascadia Mono" w:cs="Cascadia Mono"/>
          <w:noProof w:val="0"/>
          <w:color w:val="808080"/>
          <w:kern w:val="0"/>
          <w:sz w:val="24"/>
          <w:szCs w:val="24"/>
          <w:lang w:val="en-US"/>
        </w:rPr>
        <w:t>,</w:t>
      </w:r>
      <w:r w:rsidRPr="006D3235">
        <w:rPr>
          <w:rFonts w:ascii="Cascadia Mono" w:hAnsi="Cascadia Mono" w:cs="Cascadia Mono"/>
          <w:noProof w:val="0"/>
          <w:color w:val="000000"/>
          <w:kern w:val="0"/>
          <w:sz w:val="24"/>
          <w:szCs w:val="24"/>
          <w:lang w:val="en-US"/>
        </w:rPr>
        <w:t xml:space="preserve"> </w:t>
      </w:r>
      <w:proofErr w:type="gramStart"/>
      <w:r w:rsidRPr="006D3235">
        <w:rPr>
          <w:rFonts w:ascii="Cascadia Mono" w:hAnsi="Cascadia Mono" w:cs="Cascadia Mono"/>
          <w:noProof w:val="0"/>
          <w:color w:val="000000"/>
          <w:kern w:val="0"/>
          <w:sz w:val="24"/>
          <w:szCs w:val="24"/>
          <w:lang w:val="en-US"/>
        </w:rPr>
        <w:t>1</w:t>
      </w:r>
      <w:proofErr w:type="gramEnd"/>
    </w:p>
    <w:p w14:paraId="7E216BEB" w14:textId="77777777" w:rsidR="006D3235" w:rsidRPr="006D3235" w:rsidRDefault="006D3235" w:rsidP="006D323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6D3235">
        <w:rPr>
          <w:rFonts w:ascii="Cascadia Mono" w:hAnsi="Cascadia Mono" w:cs="Cascadia Mono"/>
          <w:noProof w:val="0"/>
          <w:color w:val="000000"/>
          <w:kern w:val="0"/>
          <w:sz w:val="24"/>
          <w:szCs w:val="24"/>
          <w:lang w:val="en-US"/>
        </w:rPr>
        <w:tab/>
      </w:r>
      <w:r w:rsidRPr="006D3235">
        <w:rPr>
          <w:rFonts w:ascii="Cascadia Mono" w:hAnsi="Cascadia Mono" w:cs="Cascadia Mono"/>
          <w:noProof w:val="0"/>
          <w:color w:val="0000FF"/>
          <w:kern w:val="0"/>
          <w:sz w:val="24"/>
          <w:szCs w:val="24"/>
          <w:lang w:val="en-US"/>
        </w:rPr>
        <w:t>ELSE</w:t>
      </w:r>
      <w:r w:rsidRPr="006D3235">
        <w:rPr>
          <w:rFonts w:ascii="Cascadia Mono" w:hAnsi="Cascadia Mono" w:cs="Cascadia Mono"/>
          <w:noProof w:val="0"/>
          <w:color w:val="000000"/>
          <w:kern w:val="0"/>
          <w:sz w:val="24"/>
          <w:szCs w:val="24"/>
          <w:lang w:val="en-US"/>
        </w:rPr>
        <w:t xml:space="preserve"> </w:t>
      </w:r>
      <w:r w:rsidRPr="006D3235">
        <w:rPr>
          <w:rFonts w:ascii="Cascadia Mono" w:hAnsi="Cascadia Mono" w:cs="Cascadia Mono"/>
          <w:noProof w:val="0"/>
          <w:color w:val="0000FF"/>
          <w:kern w:val="0"/>
          <w:sz w:val="24"/>
          <w:szCs w:val="24"/>
          <w:lang w:val="en-US"/>
        </w:rPr>
        <w:t>IF</w:t>
      </w:r>
      <w:r w:rsidRPr="006D3235">
        <w:rPr>
          <w:rFonts w:ascii="Cascadia Mono" w:hAnsi="Cascadia Mono" w:cs="Cascadia Mono"/>
          <w:noProof w:val="0"/>
          <w:color w:val="000000"/>
          <w:kern w:val="0"/>
          <w:sz w:val="24"/>
          <w:szCs w:val="24"/>
          <w:lang w:val="en-US"/>
        </w:rPr>
        <w:t xml:space="preserve"> </w:t>
      </w:r>
      <w:r w:rsidRPr="006D3235">
        <w:rPr>
          <w:rFonts w:ascii="Cascadia Mono" w:hAnsi="Cascadia Mono" w:cs="Cascadia Mono"/>
          <w:noProof w:val="0"/>
          <w:color w:val="808080"/>
          <w:kern w:val="0"/>
          <w:sz w:val="24"/>
          <w:szCs w:val="24"/>
          <w:lang w:val="en-US"/>
        </w:rPr>
        <w:t>NOT</w:t>
      </w:r>
      <w:r w:rsidRPr="006D3235">
        <w:rPr>
          <w:rFonts w:ascii="Cascadia Mono" w:hAnsi="Cascadia Mono" w:cs="Cascadia Mono"/>
          <w:noProof w:val="0"/>
          <w:color w:val="000000"/>
          <w:kern w:val="0"/>
          <w:sz w:val="24"/>
          <w:szCs w:val="24"/>
          <w:lang w:val="en-US"/>
        </w:rPr>
        <w:t xml:space="preserve"> </w:t>
      </w:r>
      <w:r w:rsidRPr="006D3235">
        <w:rPr>
          <w:rFonts w:ascii="Cascadia Mono" w:hAnsi="Cascadia Mono" w:cs="Cascadia Mono"/>
          <w:noProof w:val="0"/>
          <w:color w:val="808080"/>
          <w:kern w:val="0"/>
          <w:sz w:val="24"/>
          <w:szCs w:val="24"/>
          <w:lang w:val="en-US"/>
        </w:rPr>
        <w:t>EXISTS</w:t>
      </w:r>
      <w:r w:rsidRPr="006D3235">
        <w:rPr>
          <w:rFonts w:ascii="Cascadia Mono" w:hAnsi="Cascadia Mono" w:cs="Cascadia Mono"/>
          <w:noProof w:val="0"/>
          <w:color w:val="0000FF"/>
          <w:kern w:val="0"/>
          <w:sz w:val="24"/>
          <w:szCs w:val="24"/>
          <w:lang w:val="en-US"/>
        </w:rPr>
        <w:t xml:space="preserve"> </w:t>
      </w:r>
      <w:r w:rsidRPr="006D3235">
        <w:rPr>
          <w:rFonts w:ascii="Cascadia Mono" w:hAnsi="Cascadia Mono" w:cs="Cascadia Mono"/>
          <w:noProof w:val="0"/>
          <w:color w:val="808080"/>
          <w:kern w:val="0"/>
          <w:sz w:val="24"/>
          <w:szCs w:val="24"/>
          <w:lang w:val="en-US"/>
        </w:rPr>
        <w:t>(</w:t>
      </w:r>
      <w:r w:rsidRPr="006D3235">
        <w:rPr>
          <w:rFonts w:ascii="Cascadia Mono" w:hAnsi="Cascadia Mono" w:cs="Cascadia Mono"/>
          <w:noProof w:val="0"/>
          <w:color w:val="0000FF"/>
          <w:kern w:val="0"/>
          <w:sz w:val="24"/>
          <w:szCs w:val="24"/>
          <w:lang w:val="en-US"/>
        </w:rPr>
        <w:t>SELECT</w:t>
      </w:r>
      <w:r w:rsidRPr="006D3235">
        <w:rPr>
          <w:rFonts w:ascii="Cascadia Mono" w:hAnsi="Cascadia Mono" w:cs="Cascadia Mono"/>
          <w:noProof w:val="0"/>
          <w:color w:val="000000"/>
          <w:kern w:val="0"/>
          <w:sz w:val="24"/>
          <w:szCs w:val="24"/>
          <w:lang w:val="en-US"/>
        </w:rPr>
        <w:t xml:space="preserve"> </w:t>
      </w:r>
      <w:r w:rsidRPr="006D3235">
        <w:rPr>
          <w:rFonts w:ascii="Cascadia Mono" w:hAnsi="Cascadia Mono" w:cs="Cascadia Mono"/>
          <w:noProof w:val="0"/>
          <w:color w:val="808080"/>
          <w:kern w:val="0"/>
          <w:sz w:val="24"/>
          <w:szCs w:val="24"/>
          <w:lang w:val="en-US"/>
        </w:rPr>
        <w:t>*</w:t>
      </w:r>
      <w:r w:rsidRPr="006D3235">
        <w:rPr>
          <w:rFonts w:ascii="Cascadia Mono" w:hAnsi="Cascadia Mono" w:cs="Cascadia Mono"/>
          <w:noProof w:val="0"/>
          <w:color w:val="000000"/>
          <w:kern w:val="0"/>
          <w:sz w:val="24"/>
          <w:szCs w:val="24"/>
          <w:lang w:val="en-US"/>
        </w:rPr>
        <w:t xml:space="preserve"> </w:t>
      </w:r>
      <w:r w:rsidRPr="006D3235">
        <w:rPr>
          <w:rFonts w:ascii="Cascadia Mono" w:hAnsi="Cascadia Mono" w:cs="Cascadia Mono"/>
          <w:noProof w:val="0"/>
          <w:color w:val="0000FF"/>
          <w:kern w:val="0"/>
          <w:sz w:val="24"/>
          <w:szCs w:val="24"/>
          <w:lang w:val="en-US"/>
        </w:rPr>
        <w:t>FROM</w:t>
      </w:r>
      <w:r w:rsidRPr="006D3235">
        <w:rPr>
          <w:rFonts w:ascii="Cascadia Mono" w:hAnsi="Cascadia Mono" w:cs="Cascadia Mono"/>
          <w:noProof w:val="0"/>
          <w:color w:val="000000"/>
          <w:kern w:val="0"/>
          <w:sz w:val="24"/>
          <w:szCs w:val="24"/>
          <w:lang w:val="en-US"/>
        </w:rPr>
        <w:t xml:space="preserve"> Bill </w:t>
      </w:r>
      <w:r w:rsidRPr="006D3235">
        <w:rPr>
          <w:rFonts w:ascii="Cascadia Mono" w:hAnsi="Cascadia Mono" w:cs="Cascadia Mono"/>
          <w:noProof w:val="0"/>
          <w:color w:val="0000FF"/>
          <w:kern w:val="0"/>
          <w:sz w:val="24"/>
          <w:szCs w:val="24"/>
          <w:lang w:val="en-US"/>
        </w:rPr>
        <w:t>WHERE</w:t>
      </w:r>
      <w:r w:rsidRPr="006D3235">
        <w:rPr>
          <w:rFonts w:ascii="Cascadia Mono" w:hAnsi="Cascadia Mono" w:cs="Cascadia Mono"/>
          <w:noProof w:val="0"/>
          <w:color w:val="000000"/>
          <w:kern w:val="0"/>
          <w:sz w:val="24"/>
          <w:szCs w:val="24"/>
          <w:lang w:val="en-US"/>
        </w:rPr>
        <w:t xml:space="preserve"> ID </w:t>
      </w:r>
      <w:r w:rsidRPr="006D3235">
        <w:rPr>
          <w:rFonts w:ascii="Cascadia Mono" w:hAnsi="Cascadia Mono" w:cs="Cascadia Mono"/>
          <w:noProof w:val="0"/>
          <w:color w:val="808080"/>
          <w:kern w:val="0"/>
          <w:sz w:val="24"/>
          <w:szCs w:val="24"/>
          <w:lang w:val="en-US"/>
        </w:rPr>
        <w:t>=</w:t>
      </w:r>
      <w:r w:rsidRPr="006D3235">
        <w:rPr>
          <w:rFonts w:ascii="Cascadia Mono" w:hAnsi="Cascadia Mono" w:cs="Cascadia Mono"/>
          <w:noProof w:val="0"/>
          <w:color w:val="000000"/>
          <w:kern w:val="0"/>
          <w:sz w:val="24"/>
          <w:szCs w:val="24"/>
          <w:lang w:val="en-US"/>
        </w:rPr>
        <w:t xml:space="preserve"> @billID</w:t>
      </w:r>
      <w:r w:rsidRPr="006D3235">
        <w:rPr>
          <w:rFonts w:ascii="Cascadia Mono" w:hAnsi="Cascadia Mono" w:cs="Cascadia Mono"/>
          <w:noProof w:val="0"/>
          <w:color w:val="808080"/>
          <w:kern w:val="0"/>
          <w:sz w:val="24"/>
          <w:szCs w:val="24"/>
          <w:lang w:val="en-US"/>
        </w:rPr>
        <w:t>)</w:t>
      </w:r>
    </w:p>
    <w:p w14:paraId="63361752" w14:textId="77777777" w:rsidR="006D3235" w:rsidRPr="006D3235" w:rsidRDefault="006D3235" w:rsidP="006D323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6D3235">
        <w:rPr>
          <w:rFonts w:ascii="Cascadia Mono" w:hAnsi="Cascadia Mono" w:cs="Cascadia Mono"/>
          <w:noProof w:val="0"/>
          <w:color w:val="000000"/>
          <w:kern w:val="0"/>
          <w:sz w:val="24"/>
          <w:szCs w:val="24"/>
          <w:lang w:val="en-US"/>
        </w:rPr>
        <w:tab/>
      </w:r>
      <w:r w:rsidRPr="006D3235">
        <w:rPr>
          <w:rFonts w:ascii="Cascadia Mono" w:hAnsi="Cascadia Mono" w:cs="Cascadia Mono"/>
          <w:noProof w:val="0"/>
          <w:color w:val="000000"/>
          <w:kern w:val="0"/>
          <w:sz w:val="24"/>
          <w:szCs w:val="24"/>
          <w:lang w:val="en-US"/>
        </w:rPr>
        <w:tab/>
      </w:r>
      <w:r w:rsidRPr="006D3235">
        <w:rPr>
          <w:rFonts w:ascii="Cascadia Mono" w:hAnsi="Cascadia Mono" w:cs="Cascadia Mono"/>
          <w:noProof w:val="0"/>
          <w:color w:val="0000FF"/>
          <w:kern w:val="0"/>
          <w:sz w:val="24"/>
          <w:szCs w:val="24"/>
          <w:lang w:val="en-US"/>
        </w:rPr>
        <w:t>THROW</w:t>
      </w:r>
      <w:r w:rsidRPr="006D3235">
        <w:rPr>
          <w:rFonts w:ascii="Cascadia Mono" w:hAnsi="Cascadia Mono" w:cs="Cascadia Mono"/>
          <w:noProof w:val="0"/>
          <w:color w:val="000000"/>
          <w:kern w:val="0"/>
          <w:sz w:val="24"/>
          <w:szCs w:val="24"/>
          <w:lang w:val="en-US"/>
        </w:rPr>
        <w:t xml:space="preserve"> 50000</w:t>
      </w:r>
      <w:r w:rsidRPr="006D3235">
        <w:rPr>
          <w:rFonts w:ascii="Cascadia Mono" w:hAnsi="Cascadia Mono" w:cs="Cascadia Mono"/>
          <w:noProof w:val="0"/>
          <w:color w:val="808080"/>
          <w:kern w:val="0"/>
          <w:sz w:val="24"/>
          <w:szCs w:val="24"/>
          <w:lang w:val="en-US"/>
        </w:rPr>
        <w:t>,</w:t>
      </w:r>
      <w:r w:rsidRPr="006D3235">
        <w:rPr>
          <w:rFonts w:ascii="Cascadia Mono" w:hAnsi="Cascadia Mono" w:cs="Cascadia Mono"/>
          <w:noProof w:val="0"/>
          <w:color w:val="000000"/>
          <w:kern w:val="0"/>
          <w:sz w:val="24"/>
          <w:szCs w:val="24"/>
          <w:lang w:val="en-US"/>
        </w:rPr>
        <w:t xml:space="preserve"> </w:t>
      </w:r>
      <w:r w:rsidRPr="006D3235">
        <w:rPr>
          <w:rFonts w:ascii="Cascadia Mono" w:hAnsi="Cascadia Mono" w:cs="Cascadia Mono"/>
          <w:noProof w:val="0"/>
          <w:color w:val="FF0000"/>
          <w:kern w:val="0"/>
          <w:sz w:val="24"/>
          <w:szCs w:val="24"/>
          <w:lang w:val="en-US"/>
        </w:rPr>
        <w:t>'</w:t>
      </w:r>
      <w:proofErr w:type="spellStart"/>
      <w:r w:rsidRPr="006D3235">
        <w:rPr>
          <w:rFonts w:ascii="Cascadia Mono" w:hAnsi="Cascadia Mono" w:cs="Cascadia Mono"/>
          <w:noProof w:val="0"/>
          <w:color w:val="FF0000"/>
          <w:kern w:val="0"/>
          <w:sz w:val="24"/>
          <w:szCs w:val="24"/>
          <w:lang w:val="en-US"/>
        </w:rPr>
        <w:t>Hóa</w:t>
      </w:r>
      <w:proofErr w:type="spellEnd"/>
      <w:r w:rsidRPr="006D3235">
        <w:rPr>
          <w:rFonts w:ascii="Cascadia Mono" w:hAnsi="Cascadia Mono" w:cs="Cascadia Mono"/>
          <w:noProof w:val="0"/>
          <w:color w:val="FF0000"/>
          <w:kern w:val="0"/>
          <w:sz w:val="24"/>
          <w:szCs w:val="24"/>
          <w:lang w:val="en-US"/>
        </w:rPr>
        <w:t xml:space="preserve"> </w:t>
      </w:r>
      <w:proofErr w:type="spellStart"/>
      <w:r w:rsidRPr="006D3235">
        <w:rPr>
          <w:rFonts w:ascii="Cascadia Mono" w:hAnsi="Cascadia Mono" w:cs="Cascadia Mono"/>
          <w:noProof w:val="0"/>
          <w:color w:val="FF0000"/>
          <w:kern w:val="0"/>
          <w:sz w:val="24"/>
          <w:szCs w:val="24"/>
          <w:lang w:val="en-US"/>
        </w:rPr>
        <w:t>đơn</w:t>
      </w:r>
      <w:proofErr w:type="spellEnd"/>
      <w:r w:rsidRPr="006D3235">
        <w:rPr>
          <w:rFonts w:ascii="Cascadia Mono" w:hAnsi="Cascadia Mono" w:cs="Cascadia Mono"/>
          <w:noProof w:val="0"/>
          <w:color w:val="FF0000"/>
          <w:kern w:val="0"/>
          <w:sz w:val="24"/>
          <w:szCs w:val="24"/>
          <w:lang w:val="en-US"/>
        </w:rPr>
        <w:t xml:space="preserve"> </w:t>
      </w:r>
      <w:proofErr w:type="spellStart"/>
      <w:r w:rsidRPr="006D3235">
        <w:rPr>
          <w:rFonts w:ascii="Cascadia Mono" w:hAnsi="Cascadia Mono" w:cs="Cascadia Mono"/>
          <w:noProof w:val="0"/>
          <w:color w:val="FF0000"/>
          <w:kern w:val="0"/>
          <w:sz w:val="24"/>
          <w:szCs w:val="24"/>
          <w:lang w:val="en-US"/>
        </w:rPr>
        <w:t>không</w:t>
      </w:r>
      <w:proofErr w:type="spellEnd"/>
      <w:r w:rsidRPr="006D3235">
        <w:rPr>
          <w:rFonts w:ascii="Cascadia Mono" w:hAnsi="Cascadia Mono" w:cs="Cascadia Mono"/>
          <w:noProof w:val="0"/>
          <w:color w:val="FF0000"/>
          <w:kern w:val="0"/>
          <w:sz w:val="24"/>
          <w:szCs w:val="24"/>
          <w:lang w:val="en-US"/>
        </w:rPr>
        <w:t xml:space="preserve"> </w:t>
      </w:r>
      <w:proofErr w:type="spellStart"/>
      <w:r w:rsidRPr="006D3235">
        <w:rPr>
          <w:rFonts w:ascii="Cascadia Mono" w:hAnsi="Cascadia Mono" w:cs="Cascadia Mono"/>
          <w:noProof w:val="0"/>
          <w:color w:val="FF0000"/>
          <w:kern w:val="0"/>
          <w:sz w:val="24"/>
          <w:szCs w:val="24"/>
          <w:lang w:val="en-US"/>
        </w:rPr>
        <w:t>tồn</w:t>
      </w:r>
      <w:proofErr w:type="spellEnd"/>
      <w:r w:rsidRPr="006D3235">
        <w:rPr>
          <w:rFonts w:ascii="Cascadia Mono" w:hAnsi="Cascadia Mono" w:cs="Cascadia Mono"/>
          <w:noProof w:val="0"/>
          <w:color w:val="FF0000"/>
          <w:kern w:val="0"/>
          <w:sz w:val="24"/>
          <w:szCs w:val="24"/>
          <w:lang w:val="en-US"/>
        </w:rPr>
        <w:t xml:space="preserve"> </w:t>
      </w:r>
      <w:proofErr w:type="spellStart"/>
      <w:r w:rsidRPr="006D3235">
        <w:rPr>
          <w:rFonts w:ascii="Cascadia Mono" w:hAnsi="Cascadia Mono" w:cs="Cascadia Mono"/>
          <w:noProof w:val="0"/>
          <w:color w:val="FF0000"/>
          <w:kern w:val="0"/>
          <w:sz w:val="24"/>
          <w:szCs w:val="24"/>
          <w:lang w:val="en-US"/>
        </w:rPr>
        <w:t>tại</w:t>
      </w:r>
      <w:proofErr w:type="spellEnd"/>
      <w:r w:rsidRPr="006D3235">
        <w:rPr>
          <w:rFonts w:ascii="Cascadia Mono" w:hAnsi="Cascadia Mono" w:cs="Cascadia Mono"/>
          <w:noProof w:val="0"/>
          <w:color w:val="FF0000"/>
          <w:kern w:val="0"/>
          <w:sz w:val="24"/>
          <w:szCs w:val="24"/>
          <w:lang w:val="en-US"/>
        </w:rPr>
        <w:t>'</w:t>
      </w:r>
      <w:r w:rsidRPr="006D3235">
        <w:rPr>
          <w:rFonts w:ascii="Cascadia Mono" w:hAnsi="Cascadia Mono" w:cs="Cascadia Mono"/>
          <w:noProof w:val="0"/>
          <w:color w:val="808080"/>
          <w:kern w:val="0"/>
          <w:sz w:val="24"/>
          <w:szCs w:val="24"/>
          <w:lang w:val="en-US"/>
        </w:rPr>
        <w:t>,</w:t>
      </w:r>
      <w:r w:rsidRPr="006D3235">
        <w:rPr>
          <w:rFonts w:ascii="Cascadia Mono" w:hAnsi="Cascadia Mono" w:cs="Cascadia Mono"/>
          <w:noProof w:val="0"/>
          <w:color w:val="000000"/>
          <w:kern w:val="0"/>
          <w:sz w:val="24"/>
          <w:szCs w:val="24"/>
          <w:lang w:val="en-US"/>
        </w:rPr>
        <w:t xml:space="preserve"> </w:t>
      </w:r>
      <w:proofErr w:type="gramStart"/>
      <w:r w:rsidRPr="006D3235">
        <w:rPr>
          <w:rFonts w:ascii="Cascadia Mono" w:hAnsi="Cascadia Mono" w:cs="Cascadia Mono"/>
          <w:noProof w:val="0"/>
          <w:color w:val="000000"/>
          <w:kern w:val="0"/>
          <w:sz w:val="24"/>
          <w:szCs w:val="24"/>
          <w:lang w:val="en-US"/>
        </w:rPr>
        <w:t>1</w:t>
      </w:r>
      <w:proofErr w:type="gramEnd"/>
    </w:p>
    <w:p w14:paraId="2D2995DB" w14:textId="77777777" w:rsidR="006D3235" w:rsidRPr="006D3235" w:rsidRDefault="006D3235" w:rsidP="006D323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6D3235">
        <w:rPr>
          <w:rFonts w:ascii="Cascadia Mono" w:hAnsi="Cascadia Mono" w:cs="Cascadia Mono"/>
          <w:noProof w:val="0"/>
          <w:color w:val="000000"/>
          <w:kern w:val="0"/>
          <w:sz w:val="24"/>
          <w:szCs w:val="24"/>
          <w:lang w:val="en-US"/>
        </w:rPr>
        <w:tab/>
      </w:r>
      <w:r w:rsidRPr="006D3235">
        <w:rPr>
          <w:rFonts w:ascii="Cascadia Mono" w:hAnsi="Cascadia Mono" w:cs="Cascadia Mono"/>
          <w:noProof w:val="0"/>
          <w:color w:val="0000FF"/>
          <w:kern w:val="0"/>
          <w:sz w:val="24"/>
          <w:szCs w:val="24"/>
          <w:lang w:val="en-US"/>
        </w:rPr>
        <w:t>ELSE</w:t>
      </w:r>
    </w:p>
    <w:p w14:paraId="2F66D012" w14:textId="77777777" w:rsidR="006D3235" w:rsidRPr="006D3235" w:rsidRDefault="006D3235" w:rsidP="006D323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6D3235">
        <w:rPr>
          <w:rFonts w:ascii="Cascadia Mono" w:hAnsi="Cascadia Mono" w:cs="Cascadia Mono"/>
          <w:noProof w:val="0"/>
          <w:color w:val="000000"/>
          <w:kern w:val="0"/>
          <w:sz w:val="24"/>
          <w:szCs w:val="24"/>
          <w:lang w:val="en-US"/>
        </w:rPr>
        <w:tab/>
      </w:r>
      <w:r w:rsidRPr="006D3235">
        <w:rPr>
          <w:rFonts w:ascii="Cascadia Mono" w:hAnsi="Cascadia Mono" w:cs="Cascadia Mono"/>
          <w:noProof w:val="0"/>
          <w:color w:val="0000FF"/>
          <w:kern w:val="0"/>
          <w:sz w:val="24"/>
          <w:szCs w:val="24"/>
          <w:lang w:val="en-US"/>
        </w:rPr>
        <w:t>BEGIN</w:t>
      </w:r>
      <w:r w:rsidRPr="006D3235">
        <w:rPr>
          <w:rFonts w:ascii="Cascadia Mono" w:hAnsi="Cascadia Mono" w:cs="Cascadia Mono"/>
          <w:noProof w:val="0"/>
          <w:color w:val="000000"/>
          <w:kern w:val="0"/>
          <w:sz w:val="24"/>
          <w:szCs w:val="24"/>
          <w:lang w:val="en-US"/>
        </w:rPr>
        <w:t xml:space="preserve"> </w:t>
      </w:r>
      <w:r w:rsidRPr="006D3235">
        <w:rPr>
          <w:rFonts w:ascii="Cascadia Mono" w:hAnsi="Cascadia Mono" w:cs="Cascadia Mono"/>
          <w:noProof w:val="0"/>
          <w:color w:val="0000FF"/>
          <w:kern w:val="0"/>
          <w:sz w:val="24"/>
          <w:szCs w:val="24"/>
          <w:lang w:val="en-US"/>
        </w:rPr>
        <w:t>TRANSACTION</w:t>
      </w:r>
    </w:p>
    <w:p w14:paraId="16491064" w14:textId="77777777" w:rsidR="006D3235" w:rsidRPr="006D3235" w:rsidRDefault="006D3235" w:rsidP="006D323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6D3235">
        <w:rPr>
          <w:rFonts w:ascii="Cascadia Mono" w:hAnsi="Cascadia Mono" w:cs="Cascadia Mono"/>
          <w:noProof w:val="0"/>
          <w:color w:val="000000"/>
          <w:kern w:val="0"/>
          <w:sz w:val="24"/>
          <w:szCs w:val="24"/>
          <w:lang w:val="en-US"/>
        </w:rPr>
        <w:tab/>
      </w:r>
      <w:r w:rsidRPr="006D3235">
        <w:rPr>
          <w:rFonts w:ascii="Cascadia Mono" w:hAnsi="Cascadia Mono" w:cs="Cascadia Mono"/>
          <w:noProof w:val="0"/>
          <w:color w:val="000000"/>
          <w:kern w:val="0"/>
          <w:sz w:val="24"/>
          <w:szCs w:val="24"/>
          <w:lang w:val="en-US"/>
        </w:rPr>
        <w:tab/>
      </w:r>
      <w:r w:rsidRPr="006D3235">
        <w:rPr>
          <w:rFonts w:ascii="Cascadia Mono" w:hAnsi="Cascadia Mono" w:cs="Cascadia Mono"/>
          <w:noProof w:val="0"/>
          <w:color w:val="0000FF"/>
          <w:kern w:val="0"/>
          <w:sz w:val="24"/>
          <w:szCs w:val="24"/>
          <w:lang w:val="en-US"/>
        </w:rPr>
        <w:t>DECLARE</w:t>
      </w:r>
      <w:r w:rsidRPr="006D3235">
        <w:rPr>
          <w:rFonts w:ascii="Cascadia Mono" w:hAnsi="Cascadia Mono" w:cs="Cascadia Mono"/>
          <w:noProof w:val="0"/>
          <w:color w:val="000000"/>
          <w:kern w:val="0"/>
          <w:sz w:val="24"/>
          <w:szCs w:val="24"/>
          <w:lang w:val="en-US"/>
        </w:rPr>
        <w:t xml:space="preserve"> @productID </w:t>
      </w:r>
      <w:proofErr w:type="gramStart"/>
      <w:r w:rsidRPr="006D3235">
        <w:rPr>
          <w:rFonts w:ascii="Cascadia Mono" w:hAnsi="Cascadia Mono" w:cs="Cascadia Mono"/>
          <w:noProof w:val="0"/>
          <w:color w:val="0000FF"/>
          <w:kern w:val="0"/>
          <w:sz w:val="24"/>
          <w:szCs w:val="24"/>
          <w:lang w:val="en-US"/>
        </w:rPr>
        <w:t>VARCHAR</w:t>
      </w:r>
      <w:r w:rsidRPr="006D3235">
        <w:rPr>
          <w:rFonts w:ascii="Cascadia Mono" w:hAnsi="Cascadia Mono" w:cs="Cascadia Mono"/>
          <w:noProof w:val="0"/>
          <w:color w:val="808080"/>
          <w:kern w:val="0"/>
          <w:sz w:val="24"/>
          <w:szCs w:val="24"/>
          <w:lang w:val="en-US"/>
        </w:rPr>
        <w:t>(</w:t>
      </w:r>
      <w:proofErr w:type="gramEnd"/>
      <w:r w:rsidRPr="006D3235">
        <w:rPr>
          <w:rFonts w:ascii="Cascadia Mono" w:hAnsi="Cascadia Mono" w:cs="Cascadia Mono"/>
          <w:noProof w:val="0"/>
          <w:color w:val="000000"/>
          <w:kern w:val="0"/>
          <w:sz w:val="24"/>
          <w:szCs w:val="24"/>
          <w:lang w:val="en-US"/>
        </w:rPr>
        <w:t>3</w:t>
      </w:r>
      <w:r w:rsidRPr="006D3235">
        <w:rPr>
          <w:rFonts w:ascii="Cascadia Mono" w:hAnsi="Cascadia Mono" w:cs="Cascadia Mono"/>
          <w:noProof w:val="0"/>
          <w:color w:val="808080"/>
          <w:kern w:val="0"/>
          <w:sz w:val="24"/>
          <w:szCs w:val="24"/>
          <w:lang w:val="en-US"/>
        </w:rPr>
        <w:t>)</w:t>
      </w:r>
    </w:p>
    <w:p w14:paraId="0C069B9B" w14:textId="77777777" w:rsidR="006D3235" w:rsidRPr="006D3235" w:rsidRDefault="006D3235" w:rsidP="006D323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6D3235">
        <w:rPr>
          <w:rFonts w:ascii="Cascadia Mono" w:hAnsi="Cascadia Mono" w:cs="Cascadia Mono"/>
          <w:noProof w:val="0"/>
          <w:color w:val="000000"/>
          <w:kern w:val="0"/>
          <w:sz w:val="24"/>
          <w:szCs w:val="24"/>
          <w:lang w:val="en-US"/>
        </w:rPr>
        <w:tab/>
      </w:r>
      <w:r w:rsidRPr="006D3235">
        <w:rPr>
          <w:rFonts w:ascii="Cascadia Mono" w:hAnsi="Cascadia Mono" w:cs="Cascadia Mono"/>
          <w:noProof w:val="0"/>
          <w:color w:val="000000"/>
          <w:kern w:val="0"/>
          <w:sz w:val="24"/>
          <w:szCs w:val="24"/>
          <w:lang w:val="en-US"/>
        </w:rPr>
        <w:tab/>
      </w:r>
      <w:r w:rsidRPr="006D3235">
        <w:rPr>
          <w:rFonts w:ascii="Cascadia Mono" w:hAnsi="Cascadia Mono" w:cs="Cascadia Mono"/>
          <w:noProof w:val="0"/>
          <w:color w:val="0000FF"/>
          <w:kern w:val="0"/>
          <w:sz w:val="24"/>
          <w:szCs w:val="24"/>
          <w:lang w:val="en-US"/>
        </w:rPr>
        <w:t>DECLARE</w:t>
      </w:r>
      <w:r w:rsidRPr="006D3235">
        <w:rPr>
          <w:rFonts w:ascii="Cascadia Mono" w:hAnsi="Cascadia Mono" w:cs="Cascadia Mono"/>
          <w:noProof w:val="0"/>
          <w:color w:val="000000"/>
          <w:kern w:val="0"/>
          <w:sz w:val="24"/>
          <w:szCs w:val="24"/>
          <w:lang w:val="en-US"/>
        </w:rPr>
        <w:t xml:space="preserve"> @status </w:t>
      </w:r>
      <w:proofErr w:type="gramStart"/>
      <w:r w:rsidRPr="006D3235">
        <w:rPr>
          <w:rFonts w:ascii="Cascadia Mono" w:hAnsi="Cascadia Mono" w:cs="Cascadia Mono"/>
          <w:noProof w:val="0"/>
          <w:color w:val="0000FF"/>
          <w:kern w:val="0"/>
          <w:sz w:val="24"/>
          <w:szCs w:val="24"/>
          <w:lang w:val="en-US"/>
        </w:rPr>
        <w:t>INT</w:t>
      </w:r>
      <w:proofErr w:type="gramEnd"/>
    </w:p>
    <w:p w14:paraId="748C4386" w14:textId="77777777" w:rsidR="006D3235" w:rsidRPr="006D3235" w:rsidRDefault="006D3235" w:rsidP="006D323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6D3235">
        <w:rPr>
          <w:rFonts w:ascii="Cascadia Mono" w:hAnsi="Cascadia Mono" w:cs="Cascadia Mono"/>
          <w:noProof w:val="0"/>
          <w:color w:val="000000"/>
          <w:kern w:val="0"/>
          <w:sz w:val="24"/>
          <w:szCs w:val="24"/>
          <w:lang w:val="en-US"/>
        </w:rPr>
        <w:tab/>
      </w:r>
      <w:r w:rsidRPr="006D3235">
        <w:rPr>
          <w:rFonts w:ascii="Cascadia Mono" w:hAnsi="Cascadia Mono" w:cs="Cascadia Mono"/>
          <w:noProof w:val="0"/>
          <w:color w:val="000000"/>
          <w:kern w:val="0"/>
          <w:sz w:val="24"/>
          <w:szCs w:val="24"/>
          <w:lang w:val="en-US"/>
        </w:rPr>
        <w:tab/>
      </w:r>
      <w:r w:rsidRPr="006D3235">
        <w:rPr>
          <w:rFonts w:ascii="Cascadia Mono" w:hAnsi="Cascadia Mono" w:cs="Cascadia Mono"/>
          <w:noProof w:val="0"/>
          <w:color w:val="0000FF"/>
          <w:kern w:val="0"/>
          <w:sz w:val="24"/>
          <w:szCs w:val="24"/>
          <w:lang w:val="en-US"/>
        </w:rPr>
        <w:t>DECLARE</w:t>
      </w:r>
      <w:r w:rsidRPr="006D3235">
        <w:rPr>
          <w:rFonts w:ascii="Cascadia Mono" w:hAnsi="Cascadia Mono" w:cs="Cascadia Mono"/>
          <w:noProof w:val="0"/>
          <w:color w:val="000000"/>
          <w:kern w:val="0"/>
          <w:sz w:val="24"/>
          <w:szCs w:val="24"/>
          <w:lang w:val="en-US"/>
        </w:rPr>
        <w:t xml:space="preserve"> @quantityProductMaterial </w:t>
      </w:r>
      <w:proofErr w:type="gramStart"/>
      <w:r w:rsidRPr="006D3235">
        <w:rPr>
          <w:rFonts w:ascii="Cascadia Mono" w:hAnsi="Cascadia Mono" w:cs="Cascadia Mono"/>
          <w:noProof w:val="0"/>
          <w:color w:val="0000FF"/>
          <w:kern w:val="0"/>
          <w:sz w:val="24"/>
          <w:szCs w:val="24"/>
          <w:lang w:val="en-US"/>
        </w:rPr>
        <w:t>INT</w:t>
      </w:r>
      <w:proofErr w:type="gramEnd"/>
    </w:p>
    <w:p w14:paraId="4407710D" w14:textId="77777777" w:rsidR="006D3235" w:rsidRPr="006D3235" w:rsidRDefault="006D3235" w:rsidP="006D323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6D3235">
        <w:rPr>
          <w:rFonts w:ascii="Cascadia Mono" w:hAnsi="Cascadia Mono" w:cs="Cascadia Mono"/>
          <w:noProof w:val="0"/>
          <w:color w:val="000000"/>
          <w:kern w:val="0"/>
          <w:sz w:val="24"/>
          <w:szCs w:val="24"/>
          <w:lang w:val="en-US"/>
        </w:rPr>
        <w:tab/>
      </w:r>
      <w:r w:rsidRPr="006D3235">
        <w:rPr>
          <w:rFonts w:ascii="Cascadia Mono" w:hAnsi="Cascadia Mono" w:cs="Cascadia Mono"/>
          <w:noProof w:val="0"/>
          <w:color w:val="000000"/>
          <w:kern w:val="0"/>
          <w:sz w:val="24"/>
          <w:szCs w:val="24"/>
          <w:lang w:val="en-US"/>
        </w:rPr>
        <w:tab/>
      </w:r>
      <w:r w:rsidRPr="006D3235">
        <w:rPr>
          <w:rFonts w:ascii="Cascadia Mono" w:hAnsi="Cascadia Mono" w:cs="Cascadia Mono"/>
          <w:noProof w:val="0"/>
          <w:color w:val="0000FF"/>
          <w:kern w:val="0"/>
          <w:sz w:val="24"/>
          <w:szCs w:val="24"/>
          <w:lang w:val="en-US"/>
        </w:rPr>
        <w:t>DECLARE</w:t>
      </w:r>
      <w:r w:rsidRPr="006D3235">
        <w:rPr>
          <w:rFonts w:ascii="Cascadia Mono" w:hAnsi="Cascadia Mono" w:cs="Cascadia Mono"/>
          <w:noProof w:val="0"/>
          <w:color w:val="000000"/>
          <w:kern w:val="0"/>
          <w:sz w:val="24"/>
          <w:szCs w:val="24"/>
          <w:lang w:val="en-US"/>
        </w:rPr>
        <w:t xml:space="preserve"> @materialID </w:t>
      </w:r>
      <w:proofErr w:type="gramStart"/>
      <w:r w:rsidRPr="006D3235">
        <w:rPr>
          <w:rFonts w:ascii="Cascadia Mono" w:hAnsi="Cascadia Mono" w:cs="Cascadia Mono"/>
          <w:noProof w:val="0"/>
          <w:color w:val="0000FF"/>
          <w:kern w:val="0"/>
          <w:sz w:val="24"/>
          <w:szCs w:val="24"/>
          <w:lang w:val="en-US"/>
        </w:rPr>
        <w:t>VARCHAR</w:t>
      </w:r>
      <w:r w:rsidRPr="006D3235">
        <w:rPr>
          <w:rFonts w:ascii="Cascadia Mono" w:hAnsi="Cascadia Mono" w:cs="Cascadia Mono"/>
          <w:noProof w:val="0"/>
          <w:color w:val="808080"/>
          <w:kern w:val="0"/>
          <w:sz w:val="24"/>
          <w:szCs w:val="24"/>
          <w:lang w:val="en-US"/>
        </w:rPr>
        <w:t>(</w:t>
      </w:r>
      <w:proofErr w:type="gramEnd"/>
      <w:r w:rsidRPr="006D3235">
        <w:rPr>
          <w:rFonts w:ascii="Cascadia Mono" w:hAnsi="Cascadia Mono" w:cs="Cascadia Mono"/>
          <w:noProof w:val="0"/>
          <w:color w:val="000000"/>
          <w:kern w:val="0"/>
          <w:sz w:val="24"/>
          <w:szCs w:val="24"/>
          <w:lang w:val="en-US"/>
        </w:rPr>
        <w:t>3</w:t>
      </w:r>
      <w:r w:rsidRPr="006D3235">
        <w:rPr>
          <w:rFonts w:ascii="Cascadia Mono" w:hAnsi="Cascadia Mono" w:cs="Cascadia Mono"/>
          <w:noProof w:val="0"/>
          <w:color w:val="808080"/>
          <w:kern w:val="0"/>
          <w:sz w:val="24"/>
          <w:szCs w:val="24"/>
          <w:lang w:val="en-US"/>
        </w:rPr>
        <w:t>)</w:t>
      </w:r>
    </w:p>
    <w:p w14:paraId="6C88E5D9" w14:textId="77777777" w:rsidR="006D3235" w:rsidRPr="006D3235" w:rsidRDefault="006D3235" w:rsidP="006D323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p>
    <w:p w14:paraId="5AE6A5C6" w14:textId="77777777" w:rsidR="006D3235" w:rsidRPr="006D3235" w:rsidRDefault="006D3235" w:rsidP="006D323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6D3235">
        <w:rPr>
          <w:rFonts w:ascii="Cascadia Mono" w:hAnsi="Cascadia Mono" w:cs="Cascadia Mono"/>
          <w:noProof w:val="0"/>
          <w:color w:val="000000"/>
          <w:kern w:val="0"/>
          <w:sz w:val="24"/>
          <w:szCs w:val="24"/>
          <w:lang w:val="en-US"/>
        </w:rPr>
        <w:tab/>
      </w:r>
      <w:r w:rsidRPr="006D3235">
        <w:rPr>
          <w:rFonts w:ascii="Cascadia Mono" w:hAnsi="Cascadia Mono" w:cs="Cascadia Mono"/>
          <w:noProof w:val="0"/>
          <w:color w:val="000000"/>
          <w:kern w:val="0"/>
          <w:sz w:val="24"/>
          <w:szCs w:val="24"/>
          <w:lang w:val="en-US"/>
        </w:rPr>
        <w:tab/>
      </w:r>
      <w:r w:rsidRPr="006D3235">
        <w:rPr>
          <w:rFonts w:ascii="Cascadia Mono" w:hAnsi="Cascadia Mono" w:cs="Cascadia Mono"/>
          <w:noProof w:val="0"/>
          <w:color w:val="008000"/>
          <w:kern w:val="0"/>
          <w:sz w:val="24"/>
          <w:szCs w:val="24"/>
          <w:lang w:val="en-US"/>
        </w:rPr>
        <w:t xml:space="preserve">-- </w:t>
      </w:r>
      <w:proofErr w:type="spellStart"/>
      <w:r w:rsidRPr="006D3235">
        <w:rPr>
          <w:rFonts w:ascii="Cascadia Mono" w:hAnsi="Cascadia Mono" w:cs="Cascadia Mono"/>
          <w:noProof w:val="0"/>
          <w:color w:val="008000"/>
          <w:kern w:val="0"/>
          <w:sz w:val="24"/>
          <w:szCs w:val="24"/>
          <w:lang w:val="en-US"/>
        </w:rPr>
        <w:t>Lấy</w:t>
      </w:r>
      <w:proofErr w:type="spellEnd"/>
      <w:r w:rsidRPr="006D3235">
        <w:rPr>
          <w:rFonts w:ascii="Cascadia Mono" w:hAnsi="Cascadia Mono" w:cs="Cascadia Mono"/>
          <w:noProof w:val="0"/>
          <w:color w:val="008000"/>
          <w:kern w:val="0"/>
          <w:sz w:val="24"/>
          <w:szCs w:val="24"/>
          <w:lang w:val="en-US"/>
        </w:rPr>
        <w:t xml:space="preserve"> ID </w:t>
      </w:r>
      <w:proofErr w:type="spellStart"/>
      <w:r w:rsidRPr="006D3235">
        <w:rPr>
          <w:rFonts w:ascii="Cascadia Mono" w:hAnsi="Cascadia Mono" w:cs="Cascadia Mono"/>
          <w:noProof w:val="0"/>
          <w:color w:val="008000"/>
          <w:kern w:val="0"/>
          <w:sz w:val="24"/>
          <w:szCs w:val="24"/>
          <w:lang w:val="en-US"/>
        </w:rPr>
        <w:t>và</w:t>
      </w:r>
      <w:proofErr w:type="spellEnd"/>
      <w:r w:rsidRPr="006D3235">
        <w:rPr>
          <w:rFonts w:ascii="Cascadia Mono" w:hAnsi="Cascadia Mono" w:cs="Cascadia Mono"/>
          <w:noProof w:val="0"/>
          <w:color w:val="008000"/>
          <w:kern w:val="0"/>
          <w:sz w:val="24"/>
          <w:szCs w:val="24"/>
          <w:lang w:val="en-US"/>
        </w:rPr>
        <w:t xml:space="preserve"> </w:t>
      </w:r>
      <w:proofErr w:type="spellStart"/>
      <w:r w:rsidRPr="006D3235">
        <w:rPr>
          <w:rFonts w:ascii="Cascadia Mono" w:hAnsi="Cascadia Mono" w:cs="Cascadia Mono"/>
          <w:noProof w:val="0"/>
          <w:color w:val="008000"/>
          <w:kern w:val="0"/>
          <w:sz w:val="24"/>
          <w:szCs w:val="24"/>
          <w:lang w:val="en-US"/>
        </w:rPr>
        <w:t>trạng</w:t>
      </w:r>
      <w:proofErr w:type="spellEnd"/>
      <w:r w:rsidRPr="006D3235">
        <w:rPr>
          <w:rFonts w:ascii="Cascadia Mono" w:hAnsi="Cascadia Mono" w:cs="Cascadia Mono"/>
          <w:noProof w:val="0"/>
          <w:color w:val="008000"/>
          <w:kern w:val="0"/>
          <w:sz w:val="24"/>
          <w:szCs w:val="24"/>
          <w:lang w:val="en-US"/>
        </w:rPr>
        <w:t xml:space="preserve"> </w:t>
      </w:r>
      <w:proofErr w:type="spellStart"/>
      <w:r w:rsidRPr="006D3235">
        <w:rPr>
          <w:rFonts w:ascii="Cascadia Mono" w:hAnsi="Cascadia Mono" w:cs="Cascadia Mono"/>
          <w:noProof w:val="0"/>
          <w:color w:val="008000"/>
          <w:kern w:val="0"/>
          <w:sz w:val="24"/>
          <w:szCs w:val="24"/>
          <w:lang w:val="en-US"/>
        </w:rPr>
        <w:t>thái</w:t>
      </w:r>
      <w:proofErr w:type="spellEnd"/>
      <w:r w:rsidRPr="006D3235">
        <w:rPr>
          <w:rFonts w:ascii="Cascadia Mono" w:hAnsi="Cascadia Mono" w:cs="Cascadia Mono"/>
          <w:noProof w:val="0"/>
          <w:color w:val="008000"/>
          <w:kern w:val="0"/>
          <w:sz w:val="24"/>
          <w:szCs w:val="24"/>
          <w:lang w:val="en-US"/>
        </w:rPr>
        <w:t xml:space="preserve"> </w:t>
      </w:r>
      <w:proofErr w:type="spellStart"/>
      <w:r w:rsidRPr="006D3235">
        <w:rPr>
          <w:rFonts w:ascii="Cascadia Mono" w:hAnsi="Cascadia Mono" w:cs="Cascadia Mono"/>
          <w:noProof w:val="0"/>
          <w:color w:val="008000"/>
          <w:kern w:val="0"/>
          <w:sz w:val="24"/>
          <w:szCs w:val="24"/>
          <w:lang w:val="en-US"/>
        </w:rPr>
        <w:t>của</w:t>
      </w:r>
      <w:proofErr w:type="spellEnd"/>
      <w:r w:rsidRPr="006D3235">
        <w:rPr>
          <w:rFonts w:ascii="Cascadia Mono" w:hAnsi="Cascadia Mono" w:cs="Cascadia Mono"/>
          <w:noProof w:val="0"/>
          <w:color w:val="008000"/>
          <w:kern w:val="0"/>
          <w:sz w:val="24"/>
          <w:szCs w:val="24"/>
          <w:lang w:val="en-US"/>
        </w:rPr>
        <w:t xml:space="preserve"> </w:t>
      </w:r>
      <w:proofErr w:type="spellStart"/>
      <w:r w:rsidRPr="006D3235">
        <w:rPr>
          <w:rFonts w:ascii="Cascadia Mono" w:hAnsi="Cascadia Mono" w:cs="Cascadia Mono"/>
          <w:noProof w:val="0"/>
          <w:color w:val="008000"/>
          <w:kern w:val="0"/>
          <w:sz w:val="24"/>
          <w:szCs w:val="24"/>
          <w:lang w:val="en-US"/>
        </w:rPr>
        <w:t>sản</w:t>
      </w:r>
      <w:proofErr w:type="spellEnd"/>
      <w:r w:rsidRPr="006D3235">
        <w:rPr>
          <w:rFonts w:ascii="Cascadia Mono" w:hAnsi="Cascadia Mono" w:cs="Cascadia Mono"/>
          <w:noProof w:val="0"/>
          <w:color w:val="008000"/>
          <w:kern w:val="0"/>
          <w:sz w:val="24"/>
          <w:szCs w:val="24"/>
          <w:lang w:val="en-US"/>
        </w:rPr>
        <w:t xml:space="preserve"> </w:t>
      </w:r>
      <w:proofErr w:type="spellStart"/>
      <w:r w:rsidRPr="006D3235">
        <w:rPr>
          <w:rFonts w:ascii="Cascadia Mono" w:hAnsi="Cascadia Mono" w:cs="Cascadia Mono"/>
          <w:noProof w:val="0"/>
          <w:color w:val="008000"/>
          <w:kern w:val="0"/>
          <w:sz w:val="24"/>
          <w:szCs w:val="24"/>
          <w:lang w:val="en-US"/>
        </w:rPr>
        <w:t>phẩm</w:t>
      </w:r>
      <w:proofErr w:type="spellEnd"/>
    </w:p>
    <w:p w14:paraId="5D728527" w14:textId="77777777" w:rsidR="006D3235" w:rsidRPr="006D3235" w:rsidRDefault="006D3235" w:rsidP="006D323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6D3235">
        <w:rPr>
          <w:rFonts w:ascii="Cascadia Mono" w:hAnsi="Cascadia Mono" w:cs="Cascadia Mono"/>
          <w:noProof w:val="0"/>
          <w:color w:val="000000"/>
          <w:kern w:val="0"/>
          <w:sz w:val="24"/>
          <w:szCs w:val="24"/>
          <w:lang w:val="en-US"/>
        </w:rPr>
        <w:tab/>
      </w:r>
      <w:r w:rsidRPr="006D3235">
        <w:rPr>
          <w:rFonts w:ascii="Cascadia Mono" w:hAnsi="Cascadia Mono" w:cs="Cascadia Mono"/>
          <w:noProof w:val="0"/>
          <w:color w:val="000000"/>
          <w:kern w:val="0"/>
          <w:sz w:val="24"/>
          <w:szCs w:val="24"/>
          <w:lang w:val="en-US"/>
        </w:rPr>
        <w:tab/>
      </w:r>
      <w:r w:rsidRPr="006D3235">
        <w:rPr>
          <w:rFonts w:ascii="Cascadia Mono" w:hAnsi="Cascadia Mono" w:cs="Cascadia Mono"/>
          <w:noProof w:val="0"/>
          <w:color w:val="0000FF"/>
          <w:kern w:val="0"/>
          <w:sz w:val="24"/>
          <w:szCs w:val="24"/>
          <w:lang w:val="en-US"/>
        </w:rPr>
        <w:t>SELECT</w:t>
      </w:r>
      <w:r w:rsidRPr="006D3235">
        <w:rPr>
          <w:rFonts w:ascii="Cascadia Mono" w:hAnsi="Cascadia Mono" w:cs="Cascadia Mono"/>
          <w:noProof w:val="0"/>
          <w:color w:val="000000"/>
          <w:kern w:val="0"/>
          <w:sz w:val="24"/>
          <w:szCs w:val="24"/>
          <w:lang w:val="en-US"/>
        </w:rPr>
        <w:t xml:space="preserve"> @productID </w:t>
      </w:r>
      <w:r w:rsidRPr="006D3235">
        <w:rPr>
          <w:rFonts w:ascii="Cascadia Mono" w:hAnsi="Cascadia Mono" w:cs="Cascadia Mono"/>
          <w:noProof w:val="0"/>
          <w:color w:val="808080"/>
          <w:kern w:val="0"/>
          <w:sz w:val="24"/>
          <w:szCs w:val="24"/>
          <w:lang w:val="en-US"/>
        </w:rPr>
        <w:t>=</w:t>
      </w:r>
      <w:r w:rsidRPr="006D3235">
        <w:rPr>
          <w:rFonts w:ascii="Cascadia Mono" w:hAnsi="Cascadia Mono" w:cs="Cascadia Mono"/>
          <w:noProof w:val="0"/>
          <w:color w:val="000000"/>
          <w:kern w:val="0"/>
          <w:sz w:val="24"/>
          <w:szCs w:val="24"/>
          <w:lang w:val="en-US"/>
        </w:rPr>
        <w:t xml:space="preserve"> </w:t>
      </w:r>
      <w:proofErr w:type="gramStart"/>
      <w:r w:rsidRPr="006D3235">
        <w:rPr>
          <w:rFonts w:ascii="Cascadia Mono" w:hAnsi="Cascadia Mono" w:cs="Cascadia Mono"/>
          <w:noProof w:val="0"/>
          <w:color w:val="000000"/>
          <w:kern w:val="0"/>
          <w:sz w:val="24"/>
          <w:szCs w:val="24"/>
          <w:lang w:val="en-US"/>
        </w:rPr>
        <w:t xml:space="preserve">ID </w:t>
      </w:r>
      <w:r w:rsidRPr="006D3235">
        <w:rPr>
          <w:rFonts w:ascii="Cascadia Mono" w:hAnsi="Cascadia Mono" w:cs="Cascadia Mono"/>
          <w:noProof w:val="0"/>
          <w:color w:val="808080"/>
          <w:kern w:val="0"/>
          <w:sz w:val="24"/>
          <w:szCs w:val="24"/>
          <w:lang w:val="en-US"/>
        </w:rPr>
        <w:t>,</w:t>
      </w:r>
      <w:proofErr w:type="gramEnd"/>
      <w:r w:rsidRPr="006D3235">
        <w:rPr>
          <w:rFonts w:ascii="Cascadia Mono" w:hAnsi="Cascadia Mono" w:cs="Cascadia Mono"/>
          <w:noProof w:val="0"/>
          <w:color w:val="000000"/>
          <w:kern w:val="0"/>
          <w:sz w:val="24"/>
          <w:szCs w:val="24"/>
          <w:lang w:val="en-US"/>
        </w:rPr>
        <w:t xml:space="preserve"> @status </w:t>
      </w:r>
      <w:r w:rsidRPr="006D3235">
        <w:rPr>
          <w:rFonts w:ascii="Cascadia Mono" w:hAnsi="Cascadia Mono" w:cs="Cascadia Mono"/>
          <w:noProof w:val="0"/>
          <w:color w:val="808080"/>
          <w:kern w:val="0"/>
          <w:sz w:val="24"/>
          <w:szCs w:val="24"/>
          <w:lang w:val="en-US"/>
        </w:rPr>
        <w:t>=</w:t>
      </w:r>
      <w:r w:rsidRPr="006D3235">
        <w:rPr>
          <w:rFonts w:ascii="Cascadia Mono" w:hAnsi="Cascadia Mono" w:cs="Cascadia Mono"/>
          <w:noProof w:val="0"/>
          <w:color w:val="000000"/>
          <w:kern w:val="0"/>
          <w:sz w:val="24"/>
          <w:szCs w:val="24"/>
          <w:lang w:val="en-US"/>
        </w:rPr>
        <w:t xml:space="preserve"> </w:t>
      </w:r>
      <w:r w:rsidRPr="006D3235">
        <w:rPr>
          <w:rFonts w:ascii="Cascadia Mono" w:hAnsi="Cascadia Mono" w:cs="Cascadia Mono"/>
          <w:noProof w:val="0"/>
          <w:color w:val="0000FF"/>
          <w:kern w:val="0"/>
          <w:sz w:val="24"/>
          <w:szCs w:val="24"/>
          <w:lang w:val="en-US"/>
        </w:rPr>
        <w:t>status</w:t>
      </w:r>
      <w:r w:rsidRPr="006D3235">
        <w:rPr>
          <w:rFonts w:ascii="Cascadia Mono" w:hAnsi="Cascadia Mono" w:cs="Cascadia Mono"/>
          <w:noProof w:val="0"/>
          <w:color w:val="000000"/>
          <w:kern w:val="0"/>
          <w:sz w:val="24"/>
          <w:szCs w:val="24"/>
          <w:lang w:val="en-US"/>
        </w:rPr>
        <w:t xml:space="preserve"> </w:t>
      </w:r>
      <w:r w:rsidRPr="006D3235">
        <w:rPr>
          <w:rFonts w:ascii="Cascadia Mono" w:hAnsi="Cascadia Mono" w:cs="Cascadia Mono"/>
          <w:noProof w:val="0"/>
          <w:color w:val="0000FF"/>
          <w:kern w:val="0"/>
          <w:sz w:val="24"/>
          <w:szCs w:val="24"/>
          <w:lang w:val="en-US"/>
        </w:rPr>
        <w:t>FROM</w:t>
      </w:r>
      <w:r w:rsidRPr="006D3235">
        <w:rPr>
          <w:rFonts w:ascii="Cascadia Mono" w:hAnsi="Cascadia Mono" w:cs="Cascadia Mono"/>
          <w:noProof w:val="0"/>
          <w:color w:val="000000"/>
          <w:kern w:val="0"/>
          <w:sz w:val="24"/>
          <w:szCs w:val="24"/>
          <w:lang w:val="en-US"/>
        </w:rPr>
        <w:t xml:space="preserve"> Product </w:t>
      </w:r>
      <w:r w:rsidRPr="006D3235">
        <w:rPr>
          <w:rFonts w:ascii="Cascadia Mono" w:hAnsi="Cascadia Mono" w:cs="Cascadia Mono"/>
          <w:noProof w:val="0"/>
          <w:color w:val="0000FF"/>
          <w:kern w:val="0"/>
          <w:sz w:val="24"/>
          <w:szCs w:val="24"/>
          <w:lang w:val="en-US"/>
        </w:rPr>
        <w:t>WHERE</w:t>
      </w:r>
      <w:r w:rsidRPr="006D3235">
        <w:rPr>
          <w:rFonts w:ascii="Cascadia Mono" w:hAnsi="Cascadia Mono" w:cs="Cascadia Mono"/>
          <w:noProof w:val="0"/>
          <w:color w:val="000000"/>
          <w:kern w:val="0"/>
          <w:sz w:val="24"/>
          <w:szCs w:val="24"/>
          <w:lang w:val="en-US"/>
        </w:rPr>
        <w:t xml:space="preserve"> </w:t>
      </w:r>
      <w:r w:rsidRPr="006D3235">
        <w:rPr>
          <w:rFonts w:ascii="Cascadia Mono" w:hAnsi="Cascadia Mono" w:cs="Cascadia Mono"/>
          <w:noProof w:val="0"/>
          <w:color w:val="0000FF"/>
          <w:kern w:val="0"/>
          <w:sz w:val="24"/>
          <w:szCs w:val="24"/>
          <w:lang w:val="en-US"/>
        </w:rPr>
        <w:t>name</w:t>
      </w:r>
      <w:r w:rsidRPr="006D3235">
        <w:rPr>
          <w:rFonts w:ascii="Cascadia Mono" w:hAnsi="Cascadia Mono" w:cs="Cascadia Mono"/>
          <w:noProof w:val="0"/>
          <w:color w:val="000000"/>
          <w:kern w:val="0"/>
          <w:sz w:val="24"/>
          <w:szCs w:val="24"/>
          <w:lang w:val="en-US"/>
        </w:rPr>
        <w:t xml:space="preserve"> </w:t>
      </w:r>
      <w:r w:rsidRPr="006D3235">
        <w:rPr>
          <w:rFonts w:ascii="Cascadia Mono" w:hAnsi="Cascadia Mono" w:cs="Cascadia Mono"/>
          <w:noProof w:val="0"/>
          <w:color w:val="808080"/>
          <w:kern w:val="0"/>
          <w:sz w:val="24"/>
          <w:szCs w:val="24"/>
          <w:lang w:val="en-US"/>
        </w:rPr>
        <w:t>=</w:t>
      </w:r>
      <w:r w:rsidRPr="006D3235">
        <w:rPr>
          <w:rFonts w:ascii="Cascadia Mono" w:hAnsi="Cascadia Mono" w:cs="Cascadia Mono"/>
          <w:noProof w:val="0"/>
          <w:color w:val="000000"/>
          <w:kern w:val="0"/>
          <w:sz w:val="24"/>
          <w:szCs w:val="24"/>
          <w:lang w:val="en-US"/>
        </w:rPr>
        <w:t xml:space="preserve"> @productName</w:t>
      </w:r>
    </w:p>
    <w:p w14:paraId="0D6B1C69" w14:textId="77777777" w:rsidR="006D3235" w:rsidRPr="006D3235" w:rsidRDefault="006D3235" w:rsidP="006D323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p>
    <w:p w14:paraId="612DA98E" w14:textId="77777777" w:rsidR="006D3235" w:rsidRPr="006D3235" w:rsidRDefault="006D3235" w:rsidP="006D323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6D3235">
        <w:rPr>
          <w:rFonts w:ascii="Cascadia Mono" w:hAnsi="Cascadia Mono" w:cs="Cascadia Mono"/>
          <w:noProof w:val="0"/>
          <w:color w:val="000000"/>
          <w:kern w:val="0"/>
          <w:sz w:val="24"/>
          <w:szCs w:val="24"/>
          <w:lang w:val="en-US"/>
        </w:rPr>
        <w:tab/>
      </w:r>
      <w:r w:rsidRPr="006D3235">
        <w:rPr>
          <w:rFonts w:ascii="Cascadia Mono" w:hAnsi="Cascadia Mono" w:cs="Cascadia Mono"/>
          <w:noProof w:val="0"/>
          <w:color w:val="000000"/>
          <w:kern w:val="0"/>
          <w:sz w:val="24"/>
          <w:szCs w:val="24"/>
          <w:lang w:val="en-US"/>
        </w:rPr>
        <w:tab/>
      </w:r>
      <w:r w:rsidRPr="006D3235">
        <w:rPr>
          <w:rFonts w:ascii="Cascadia Mono" w:hAnsi="Cascadia Mono" w:cs="Cascadia Mono"/>
          <w:noProof w:val="0"/>
          <w:color w:val="008000"/>
          <w:kern w:val="0"/>
          <w:sz w:val="24"/>
          <w:szCs w:val="24"/>
          <w:lang w:val="en-US"/>
        </w:rPr>
        <w:t xml:space="preserve">-- </w:t>
      </w:r>
      <w:proofErr w:type="spellStart"/>
      <w:r w:rsidRPr="006D3235">
        <w:rPr>
          <w:rFonts w:ascii="Cascadia Mono" w:hAnsi="Cascadia Mono" w:cs="Cascadia Mono"/>
          <w:noProof w:val="0"/>
          <w:color w:val="008000"/>
          <w:kern w:val="0"/>
          <w:sz w:val="24"/>
          <w:szCs w:val="24"/>
          <w:lang w:val="en-US"/>
        </w:rPr>
        <w:t>Lấy</w:t>
      </w:r>
      <w:proofErr w:type="spellEnd"/>
      <w:r w:rsidRPr="006D3235">
        <w:rPr>
          <w:rFonts w:ascii="Cascadia Mono" w:hAnsi="Cascadia Mono" w:cs="Cascadia Mono"/>
          <w:noProof w:val="0"/>
          <w:color w:val="008000"/>
          <w:kern w:val="0"/>
          <w:sz w:val="24"/>
          <w:szCs w:val="24"/>
          <w:lang w:val="en-US"/>
        </w:rPr>
        <w:t xml:space="preserve"> </w:t>
      </w:r>
      <w:proofErr w:type="spellStart"/>
      <w:r w:rsidRPr="006D3235">
        <w:rPr>
          <w:rFonts w:ascii="Cascadia Mono" w:hAnsi="Cascadia Mono" w:cs="Cascadia Mono"/>
          <w:noProof w:val="0"/>
          <w:color w:val="008000"/>
          <w:kern w:val="0"/>
          <w:sz w:val="24"/>
          <w:szCs w:val="24"/>
          <w:lang w:val="en-US"/>
        </w:rPr>
        <w:t>số</w:t>
      </w:r>
      <w:proofErr w:type="spellEnd"/>
      <w:r w:rsidRPr="006D3235">
        <w:rPr>
          <w:rFonts w:ascii="Cascadia Mono" w:hAnsi="Cascadia Mono" w:cs="Cascadia Mono"/>
          <w:noProof w:val="0"/>
          <w:color w:val="008000"/>
          <w:kern w:val="0"/>
          <w:sz w:val="24"/>
          <w:szCs w:val="24"/>
          <w:lang w:val="en-US"/>
        </w:rPr>
        <w:t xml:space="preserve"> </w:t>
      </w:r>
      <w:proofErr w:type="spellStart"/>
      <w:r w:rsidRPr="006D3235">
        <w:rPr>
          <w:rFonts w:ascii="Cascadia Mono" w:hAnsi="Cascadia Mono" w:cs="Cascadia Mono"/>
          <w:noProof w:val="0"/>
          <w:color w:val="008000"/>
          <w:kern w:val="0"/>
          <w:sz w:val="24"/>
          <w:szCs w:val="24"/>
          <w:lang w:val="en-US"/>
        </w:rPr>
        <w:t>lượng</w:t>
      </w:r>
      <w:proofErr w:type="spellEnd"/>
      <w:r w:rsidRPr="006D3235">
        <w:rPr>
          <w:rFonts w:ascii="Cascadia Mono" w:hAnsi="Cascadia Mono" w:cs="Cascadia Mono"/>
          <w:noProof w:val="0"/>
          <w:color w:val="008000"/>
          <w:kern w:val="0"/>
          <w:sz w:val="24"/>
          <w:szCs w:val="24"/>
          <w:lang w:val="en-US"/>
        </w:rPr>
        <w:t xml:space="preserve"> </w:t>
      </w:r>
      <w:proofErr w:type="spellStart"/>
      <w:r w:rsidRPr="006D3235">
        <w:rPr>
          <w:rFonts w:ascii="Cascadia Mono" w:hAnsi="Cascadia Mono" w:cs="Cascadia Mono"/>
          <w:noProof w:val="0"/>
          <w:color w:val="008000"/>
          <w:kern w:val="0"/>
          <w:sz w:val="24"/>
          <w:szCs w:val="24"/>
          <w:lang w:val="en-US"/>
        </w:rPr>
        <w:t>nguyên</w:t>
      </w:r>
      <w:proofErr w:type="spellEnd"/>
      <w:r w:rsidRPr="006D3235">
        <w:rPr>
          <w:rFonts w:ascii="Cascadia Mono" w:hAnsi="Cascadia Mono" w:cs="Cascadia Mono"/>
          <w:noProof w:val="0"/>
          <w:color w:val="008000"/>
          <w:kern w:val="0"/>
          <w:sz w:val="24"/>
          <w:szCs w:val="24"/>
          <w:lang w:val="en-US"/>
        </w:rPr>
        <w:t xml:space="preserve"> </w:t>
      </w:r>
      <w:proofErr w:type="spellStart"/>
      <w:r w:rsidRPr="006D3235">
        <w:rPr>
          <w:rFonts w:ascii="Cascadia Mono" w:hAnsi="Cascadia Mono" w:cs="Cascadia Mono"/>
          <w:noProof w:val="0"/>
          <w:color w:val="008000"/>
          <w:kern w:val="0"/>
          <w:sz w:val="24"/>
          <w:szCs w:val="24"/>
          <w:lang w:val="en-US"/>
        </w:rPr>
        <w:t>liệu</w:t>
      </w:r>
      <w:proofErr w:type="spellEnd"/>
      <w:r w:rsidRPr="006D3235">
        <w:rPr>
          <w:rFonts w:ascii="Cascadia Mono" w:hAnsi="Cascadia Mono" w:cs="Cascadia Mono"/>
          <w:noProof w:val="0"/>
          <w:color w:val="008000"/>
          <w:kern w:val="0"/>
          <w:sz w:val="24"/>
          <w:szCs w:val="24"/>
          <w:lang w:val="en-US"/>
        </w:rPr>
        <w:t xml:space="preserve"> </w:t>
      </w:r>
      <w:proofErr w:type="spellStart"/>
      <w:r w:rsidRPr="006D3235">
        <w:rPr>
          <w:rFonts w:ascii="Cascadia Mono" w:hAnsi="Cascadia Mono" w:cs="Cascadia Mono"/>
          <w:noProof w:val="0"/>
          <w:color w:val="008000"/>
          <w:kern w:val="0"/>
          <w:sz w:val="24"/>
          <w:szCs w:val="24"/>
          <w:lang w:val="en-US"/>
        </w:rPr>
        <w:t>cần</w:t>
      </w:r>
      <w:proofErr w:type="spellEnd"/>
      <w:r w:rsidRPr="006D3235">
        <w:rPr>
          <w:rFonts w:ascii="Cascadia Mono" w:hAnsi="Cascadia Mono" w:cs="Cascadia Mono"/>
          <w:noProof w:val="0"/>
          <w:color w:val="008000"/>
          <w:kern w:val="0"/>
          <w:sz w:val="24"/>
          <w:szCs w:val="24"/>
          <w:lang w:val="en-US"/>
        </w:rPr>
        <w:t xml:space="preserve"> </w:t>
      </w:r>
      <w:proofErr w:type="spellStart"/>
      <w:r w:rsidRPr="006D3235">
        <w:rPr>
          <w:rFonts w:ascii="Cascadia Mono" w:hAnsi="Cascadia Mono" w:cs="Cascadia Mono"/>
          <w:noProof w:val="0"/>
          <w:color w:val="008000"/>
          <w:kern w:val="0"/>
          <w:sz w:val="24"/>
          <w:szCs w:val="24"/>
          <w:lang w:val="en-US"/>
        </w:rPr>
        <w:t>cho</w:t>
      </w:r>
      <w:proofErr w:type="spellEnd"/>
      <w:r w:rsidRPr="006D3235">
        <w:rPr>
          <w:rFonts w:ascii="Cascadia Mono" w:hAnsi="Cascadia Mono" w:cs="Cascadia Mono"/>
          <w:noProof w:val="0"/>
          <w:color w:val="008000"/>
          <w:kern w:val="0"/>
          <w:sz w:val="24"/>
          <w:szCs w:val="24"/>
          <w:lang w:val="en-US"/>
        </w:rPr>
        <w:t xml:space="preserve"> </w:t>
      </w:r>
      <w:proofErr w:type="spellStart"/>
      <w:r w:rsidRPr="006D3235">
        <w:rPr>
          <w:rFonts w:ascii="Cascadia Mono" w:hAnsi="Cascadia Mono" w:cs="Cascadia Mono"/>
          <w:noProof w:val="0"/>
          <w:color w:val="008000"/>
          <w:kern w:val="0"/>
          <w:sz w:val="24"/>
          <w:szCs w:val="24"/>
          <w:lang w:val="en-US"/>
        </w:rPr>
        <w:t>sản</w:t>
      </w:r>
      <w:proofErr w:type="spellEnd"/>
      <w:r w:rsidRPr="006D3235">
        <w:rPr>
          <w:rFonts w:ascii="Cascadia Mono" w:hAnsi="Cascadia Mono" w:cs="Cascadia Mono"/>
          <w:noProof w:val="0"/>
          <w:color w:val="008000"/>
          <w:kern w:val="0"/>
          <w:sz w:val="24"/>
          <w:szCs w:val="24"/>
          <w:lang w:val="en-US"/>
        </w:rPr>
        <w:t xml:space="preserve"> </w:t>
      </w:r>
      <w:proofErr w:type="spellStart"/>
      <w:r w:rsidRPr="006D3235">
        <w:rPr>
          <w:rFonts w:ascii="Cascadia Mono" w:hAnsi="Cascadia Mono" w:cs="Cascadia Mono"/>
          <w:noProof w:val="0"/>
          <w:color w:val="008000"/>
          <w:kern w:val="0"/>
          <w:sz w:val="24"/>
          <w:szCs w:val="24"/>
          <w:lang w:val="en-US"/>
        </w:rPr>
        <w:t>phẩm</w:t>
      </w:r>
      <w:proofErr w:type="spellEnd"/>
    </w:p>
    <w:p w14:paraId="2FCE9C61" w14:textId="77777777" w:rsidR="006D3235" w:rsidRPr="006D3235" w:rsidRDefault="006D3235" w:rsidP="006D323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6D3235">
        <w:rPr>
          <w:rFonts w:ascii="Cascadia Mono" w:hAnsi="Cascadia Mono" w:cs="Cascadia Mono"/>
          <w:noProof w:val="0"/>
          <w:color w:val="000000"/>
          <w:kern w:val="0"/>
          <w:sz w:val="24"/>
          <w:szCs w:val="24"/>
          <w:lang w:val="en-US"/>
        </w:rPr>
        <w:tab/>
      </w:r>
      <w:r w:rsidRPr="006D3235">
        <w:rPr>
          <w:rFonts w:ascii="Cascadia Mono" w:hAnsi="Cascadia Mono" w:cs="Cascadia Mono"/>
          <w:noProof w:val="0"/>
          <w:color w:val="000000"/>
          <w:kern w:val="0"/>
          <w:sz w:val="24"/>
          <w:szCs w:val="24"/>
          <w:lang w:val="en-US"/>
        </w:rPr>
        <w:tab/>
      </w:r>
      <w:r w:rsidRPr="006D3235">
        <w:rPr>
          <w:rFonts w:ascii="Cascadia Mono" w:hAnsi="Cascadia Mono" w:cs="Cascadia Mono"/>
          <w:noProof w:val="0"/>
          <w:color w:val="0000FF"/>
          <w:kern w:val="0"/>
          <w:sz w:val="24"/>
          <w:szCs w:val="24"/>
          <w:lang w:val="en-US"/>
        </w:rPr>
        <w:t>SELECT</w:t>
      </w:r>
      <w:r w:rsidRPr="006D3235">
        <w:rPr>
          <w:rFonts w:ascii="Cascadia Mono" w:hAnsi="Cascadia Mono" w:cs="Cascadia Mono"/>
          <w:noProof w:val="0"/>
          <w:color w:val="000000"/>
          <w:kern w:val="0"/>
          <w:sz w:val="24"/>
          <w:szCs w:val="24"/>
          <w:lang w:val="en-US"/>
        </w:rPr>
        <w:t xml:space="preserve"> @quantityProductMaterial </w:t>
      </w:r>
      <w:r w:rsidRPr="006D3235">
        <w:rPr>
          <w:rFonts w:ascii="Cascadia Mono" w:hAnsi="Cascadia Mono" w:cs="Cascadia Mono"/>
          <w:noProof w:val="0"/>
          <w:color w:val="808080"/>
          <w:kern w:val="0"/>
          <w:sz w:val="24"/>
          <w:szCs w:val="24"/>
          <w:lang w:val="en-US"/>
        </w:rPr>
        <w:t>=</w:t>
      </w:r>
      <w:r w:rsidRPr="006D3235">
        <w:rPr>
          <w:rFonts w:ascii="Cascadia Mono" w:hAnsi="Cascadia Mono" w:cs="Cascadia Mono"/>
          <w:noProof w:val="0"/>
          <w:color w:val="000000"/>
          <w:kern w:val="0"/>
          <w:sz w:val="24"/>
          <w:szCs w:val="24"/>
          <w:lang w:val="en-US"/>
        </w:rPr>
        <w:t xml:space="preserve"> quantity</w:t>
      </w:r>
      <w:r w:rsidRPr="006D3235">
        <w:rPr>
          <w:rFonts w:ascii="Cascadia Mono" w:hAnsi="Cascadia Mono" w:cs="Cascadia Mono"/>
          <w:noProof w:val="0"/>
          <w:color w:val="808080"/>
          <w:kern w:val="0"/>
          <w:sz w:val="24"/>
          <w:szCs w:val="24"/>
          <w:lang w:val="en-US"/>
        </w:rPr>
        <w:t>,</w:t>
      </w:r>
      <w:r w:rsidRPr="006D3235">
        <w:rPr>
          <w:rFonts w:ascii="Cascadia Mono" w:hAnsi="Cascadia Mono" w:cs="Cascadia Mono"/>
          <w:noProof w:val="0"/>
          <w:color w:val="000000"/>
          <w:kern w:val="0"/>
          <w:sz w:val="24"/>
          <w:szCs w:val="24"/>
          <w:lang w:val="en-US"/>
        </w:rPr>
        <w:t xml:space="preserve"> @materialID </w:t>
      </w:r>
      <w:r w:rsidRPr="006D3235">
        <w:rPr>
          <w:rFonts w:ascii="Cascadia Mono" w:hAnsi="Cascadia Mono" w:cs="Cascadia Mono"/>
          <w:noProof w:val="0"/>
          <w:color w:val="808080"/>
          <w:kern w:val="0"/>
          <w:sz w:val="24"/>
          <w:szCs w:val="24"/>
          <w:lang w:val="en-US"/>
        </w:rPr>
        <w:t>=</w:t>
      </w:r>
      <w:r w:rsidRPr="006D3235">
        <w:rPr>
          <w:rFonts w:ascii="Cascadia Mono" w:hAnsi="Cascadia Mono" w:cs="Cascadia Mono"/>
          <w:noProof w:val="0"/>
          <w:color w:val="000000"/>
          <w:kern w:val="0"/>
          <w:sz w:val="24"/>
          <w:szCs w:val="24"/>
          <w:lang w:val="en-US"/>
        </w:rPr>
        <w:t xml:space="preserve"> </w:t>
      </w:r>
      <w:proofErr w:type="spellStart"/>
      <w:r w:rsidRPr="006D3235">
        <w:rPr>
          <w:rFonts w:ascii="Cascadia Mono" w:hAnsi="Cascadia Mono" w:cs="Cascadia Mono"/>
          <w:noProof w:val="0"/>
          <w:color w:val="000000"/>
          <w:kern w:val="0"/>
          <w:sz w:val="24"/>
          <w:szCs w:val="24"/>
          <w:lang w:val="en-US"/>
        </w:rPr>
        <w:t>materialID</w:t>
      </w:r>
      <w:proofErr w:type="spellEnd"/>
      <w:r w:rsidRPr="006D3235">
        <w:rPr>
          <w:rFonts w:ascii="Cascadia Mono" w:hAnsi="Cascadia Mono" w:cs="Cascadia Mono"/>
          <w:noProof w:val="0"/>
          <w:color w:val="000000"/>
          <w:kern w:val="0"/>
          <w:sz w:val="24"/>
          <w:szCs w:val="24"/>
          <w:lang w:val="en-US"/>
        </w:rPr>
        <w:t xml:space="preserve"> </w:t>
      </w:r>
      <w:r w:rsidRPr="006D3235">
        <w:rPr>
          <w:rFonts w:ascii="Cascadia Mono" w:hAnsi="Cascadia Mono" w:cs="Cascadia Mono"/>
          <w:noProof w:val="0"/>
          <w:color w:val="0000FF"/>
          <w:kern w:val="0"/>
          <w:sz w:val="24"/>
          <w:szCs w:val="24"/>
          <w:lang w:val="en-US"/>
        </w:rPr>
        <w:t>FROM</w:t>
      </w:r>
      <w:r w:rsidRPr="006D3235">
        <w:rPr>
          <w:rFonts w:ascii="Cascadia Mono" w:hAnsi="Cascadia Mono" w:cs="Cascadia Mono"/>
          <w:noProof w:val="0"/>
          <w:color w:val="000000"/>
          <w:kern w:val="0"/>
          <w:sz w:val="24"/>
          <w:szCs w:val="24"/>
          <w:lang w:val="en-US"/>
        </w:rPr>
        <w:t xml:space="preserve"> </w:t>
      </w:r>
      <w:proofErr w:type="spellStart"/>
      <w:r w:rsidRPr="006D3235">
        <w:rPr>
          <w:rFonts w:ascii="Cascadia Mono" w:hAnsi="Cascadia Mono" w:cs="Cascadia Mono"/>
          <w:noProof w:val="0"/>
          <w:color w:val="000000"/>
          <w:kern w:val="0"/>
          <w:sz w:val="24"/>
          <w:szCs w:val="24"/>
          <w:lang w:val="en-US"/>
        </w:rPr>
        <w:t>Product_Material</w:t>
      </w:r>
      <w:proofErr w:type="spellEnd"/>
      <w:r w:rsidRPr="006D3235">
        <w:rPr>
          <w:rFonts w:ascii="Cascadia Mono" w:hAnsi="Cascadia Mono" w:cs="Cascadia Mono"/>
          <w:noProof w:val="0"/>
          <w:color w:val="000000"/>
          <w:kern w:val="0"/>
          <w:sz w:val="24"/>
          <w:szCs w:val="24"/>
          <w:lang w:val="en-US"/>
        </w:rPr>
        <w:t xml:space="preserve"> </w:t>
      </w:r>
      <w:r w:rsidRPr="006D3235">
        <w:rPr>
          <w:rFonts w:ascii="Cascadia Mono" w:hAnsi="Cascadia Mono" w:cs="Cascadia Mono"/>
          <w:noProof w:val="0"/>
          <w:color w:val="0000FF"/>
          <w:kern w:val="0"/>
          <w:sz w:val="24"/>
          <w:szCs w:val="24"/>
          <w:lang w:val="en-US"/>
        </w:rPr>
        <w:t>WHERE</w:t>
      </w:r>
      <w:r w:rsidRPr="006D3235">
        <w:rPr>
          <w:rFonts w:ascii="Cascadia Mono" w:hAnsi="Cascadia Mono" w:cs="Cascadia Mono"/>
          <w:noProof w:val="0"/>
          <w:color w:val="000000"/>
          <w:kern w:val="0"/>
          <w:sz w:val="24"/>
          <w:szCs w:val="24"/>
          <w:lang w:val="en-US"/>
        </w:rPr>
        <w:t xml:space="preserve"> </w:t>
      </w:r>
      <w:proofErr w:type="spellStart"/>
      <w:r w:rsidRPr="006D3235">
        <w:rPr>
          <w:rFonts w:ascii="Cascadia Mono" w:hAnsi="Cascadia Mono" w:cs="Cascadia Mono"/>
          <w:noProof w:val="0"/>
          <w:color w:val="000000"/>
          <w:kern w:val="0"/>
          <w:sz w:val="24"/>
          <w:szCs w:val="24"/>
          <w:lang w:val="en-US"/>
        </w:rPr>
        <w:t>productID</w:t>
      </w:r>
      <w:proofErr w:type="spellEnd"/>
      <w:r w:rsidRPr="006D3235">
        <w:rPr>
          <w:rFonts w:ascii="Cascadia Mono" w:hAnsi="Cascadia Mono" w:cs="Cascadia Mono"/>
          <w:noProof w:val="0"/>
          <w:color w:val="000000"/>
          <w:kern w:val="0"/>
          <w:sz w:val="24"/>
          <w:szCs w:val="24"/>
          <w:lang w:val="en-US"/>
        </w:rPr>
        <w:t xml:space="preserve"> </w:t>
      </w:r>
      <w:r w:rsidRPr="006D3235">
        <w:rPr>
          <w:rFonts w:ascii="Cascadia Mono" w:hAnsi="Cascadia Mono" w:cs="Cascadia Mono"/>
          <w:noProof w:val="0"/>
          <w:color w:val="808080"/>
          <w:kern w:val="0"/>
          <w:sz w:val="24"/>
          <w:szCs w:val="24"/>
          <w:lang w:val="en-US"/>
        </w:rPr>
        <w:t>=</w:t>
      </w:r>
      <w:r w:rsidRPr="006D3235">
        <w:rPr>
          <w:rFonts w:ascii="Cascadia Mono" w:hAnsi="Cascadia Mono" w:cs="Cascadia Mono"/>
          <w:noProof w:val="0"/>
          <w:color w:val="000000"/>
          <w:kern w:val="0"/>
          <w:sz w:val="24"/>
          <w:szCs w:val="24"/>
          <w:lang w:val="en-US"/>
        </w:rPr>
        <w:t xml:space="preserve"> @productID</w:t>
      </w:r>
    </w:p>
    <w:p w14:paraId="24520F61" w14:textId="77777777" w:rsidR="006D3235" w:rsidRPr="006D3235" w:rsidRDefault="006D3235" w:rsidP="006D323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p>
    <w:p w14:paraId="7B24C36B" w14:textId="77777777" w:rsidR="006D3235" w:rsidRPr="006D3235" w:rsidRDefault="006D3235" w:rsidP="006D323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6D3235">
        <w:rPr>
          <w:rFonts w:ascii="Cascadia Mono" w:hAnsi="Cascadia Mono" w:cs="Cascadia Mono"/>
          <w:noProof w:val="0"/>
          <w:color w:val="000000"/>
          <w:kern w:val="0"/>
          <w:sz w:val="24"/>
          <w:szCs w:val="24"/>
          <w:lang w:val="en-US"/>
        </w:rPr>
        <w:tab/>
      </w:r>
      <w:r w:rsidRPr="006D3235">
        <w:rPr>
          <w:rFonts w:ascii="Cascadia Mono" w:hAnsi="Cascadia Mono" w:cs="Cascadia Mono"/>
          <w:noProof w:val="0"/>
          <w:color w:val="000000"/>
          <w:kern w:val="0"/>
          <w:sz w:val="24"/>
          <w:szCs w:val="24"/>
          <w:lang w:val="en-US"/>
        </w:rPr>
        <w:tab/>
      </w:r>
      <w:r w:rsidRPr="006D3235">
        <w:rPr>
          <w:rFonts w:ascii="Cascadia Mono" w:hAnsi="Cascadia Mono" w:cs="Cascadia Mono"/>
          <w:noProof w:val="0"/>
          <w:color w:val="008000"/>
          <w:kern w:val="0"/>
          <w:sz w:val="24"/>
          <w:szCs w:val="24"/>
          <w:lang w:val="en-US"/>
        </w:rPr>
        <w:t xml:space="preserve">-- </w:t>
      </w:r>
      <w:proofErr w:type="spellStart"/>
      <w:r w:rsidRPr="006D3235">
        <w:rPr>
          <w:rFonts w:ascii="Cascadia Mono" w:hAnsi="Cascadia Mono" w:cs="Cascadia Mono"/>
          <w:noProof w:val="0"/>
          <w:color w:val="008000"/>
          <w:kern w:val="0"/>
          <w:sz w:val="24"/>
          <w:szCs w:val="24"/>
          <w:lang w:val="en-US"/>
        </w:rPr>
        <w:t>Kiểm</w:t>
      </w:r>
      <w:proofErr w:type="spellEnd"/>
      <w:r w:rsidRPr="006D3235">
        <w:rPr>
          <w:rFonts w:ascii="Cascadia Mono" w:hAnsi="Cascadia Mono" w:cs="Cascadia Mono"/>
          <w:noProof w:val="0"/>
          <w:color w:val="008000"/>
          <w:kern w:val="0"/>
          <w:sz w:val="24"/>
          <w:szCs w:val="24"/>
          <w:lang w:val="en-US"/>
        </w:rPr>
        <w:t xml:space="preserve"> </w:t>
      </w:r>
      <w:proofErr w:type="spellStart"/>
      <w:r w:rsidRPr="006D3235">
        <w:rPr>
          <w:rFonts w:ascii="Cascadia Mono" w:hAnsi="Cascadia Mono" w:cs="Cascadia Mono"/>
          <w:noProof w:val="0"/>
          <w:color w:val="008000"/>
          <w:kern w:val="0"/>
          <w:sz w:val="24"/>
          <w:szCs w:val="24"/>
          <w:lang w:val="en-US"/>
        </w:rPr>
        <w:t>tra</w:t>
      </w:r>
      <w:proofErr w:type="spellEnd"/>
      <w:r w:rsidRPr="006D3235">
        <w:rPr>
          <w:rFonts w:ascii="Cascadia Mono" w:hAnsi="Cascadia Mono" w:cs="Cascadia Mono"/>
          <w:noProof w:val="0"/>
          <w:color w:val="008000"/>
          <w:kern w:val="0"/>
          <w:sz w:val="24"/>
          <w:szCs w:val="24"/>
          <w:lang w:val="en-US"/>
        </w:rPr>
        <w:t xml:space="preserve"> </w:t>
      </w:r>
      <w:proofErr w:type="spellStart"/>
      <w:r w:rsidRPr="006D3235">
        <w:rPr>
          <w:rFonts w:ascii="Cascadia Mono" w:hAnsi="Cascadia Mono" w:cs="Cascadia Mono"/>
          <w:noProof w:val="0"/>
          <w:color w:val="008000"/>
          <w:kern w:val="0"/>
          <w:sz w:val="24"/>
          <w:szCs w:val="24"/>
          <w:lang w:val="en-US"/>
        </w:rPr>
        <w:t>số</w:t>
      </w:r>
      <w:proofErr w:type="spellEnd"/>
      <w:r w:rsidRPr="006D3235">
        <w:rPr>
          <w:rFonts w:ascii="Cascadia Mono" w:hAnsi="Cascadia Mono" w:cs="Cascadia Mono"/>
          <w:noProof w:val="0"/>
          <w:color w:val="008000"/>
          <w:kern w:val="0"/>
          <w:sz w:val="24"/>
          <w:szCs w:val="24"/>
          <w:lang w:val="en-US"/>
        </w:rPr>
        <w:t xml:space="preserve"> </w:t>
      </w:r>
      <w:proofErr w:type="spellStart"/>
      <w:r w:rsidRPr="006D3235">
        <w:rPr>
          <w:rFonts w:ascii="Cascadia Mono" w:hAnsi="Cascadia Mono" w:cs="Cascadia Mono"/>
          <w:noProof w:val="0"/>
          <w:color w:val="008000"/>
          <w:kern w:val="0"/>
          <w:sz w:val="24"/>
          <w:szCs w:val="24"/>
          <w:lang w:val="en-US"/>
        </w:rPr>
        <w:t>lượng</w:t>
      </w:r>
      <w:proofErr w:type="spellEnd"/>
      <w:r w:rsidRPr="006D3235">
        <w:rPr>
          <w:rFonts w:ascii="Cascadia Mono" w:hAnsi="Cascadia Mono" w:cs="Cascadia Mono"/>
          <w:noProof w:val="0"/>
          <w:color w:val="008000"/>
          <w:kern w:val="0"/>
          <w:sz w:val="24"/>
          <w:szCs w:val="24"/>
          <w:lang w:val="en-US"/>
        </w:rPr>
        <w:t xml:space="preserve"> </w:t>
      </w:r>
      <w:proofErr w:type="spellStart"/>
      <w:r w:rsidRPr="006D3235">
        <w:rPr>
          <w:rFonts w:ascii="Cascadia Mono" w:hAnsi="Cascadia Mono" w:cs="Cascadia Mono"/>
          <w:noProof w:val="0"/>
          <w:color w:val="008000"/>
          <w:kern w:val="0"/>
          <w:sz w:val="24"/>
          <w:szCs w:val="24"/>
          <w:lang w:val="en-US"/>
        </w:rPr>
        <w:t>tồn</w:t>
      </w:r>
      <w:proofErr w:type="spellEnd"/>
      <w:r w:rsidRPr="006D3235">
        <w:rPr>
          <w:rFonts w:ascii="Cascadia Mono" w:hAnsi="Cascadia Mono" w:cs="Cascadia Mono"/>
          <w:noProof w:val="0"/>
          <w:color w:val="008000"/>
          <w:kern w:val="0"/>
          <w:sz w:val="24"/>
          <w:szCs w:val="24"/>
          <w:lang w:val="en-US"/>
        </w:rPr>
        <w:t xml:space="preserve"> </w:t>
      </w:r>
      <w:proofErr w:type="spellStart"/>
      <w:r w:rsidRPr="006D3235">
        <w:rPr>
          <w:rFonts w:ascii="Cascadia Mono" w:hAnsi="Cascadia Mono" w:cs="Cascadia Mono"/>
          <w:noProof w:val="0"/>
          <w:color w:val="008000"/>
          <w:kern w:val="0"/>
          <w:sz w:val="24"/>
          <w:szCs w:val="24"/>
          <w:lang w:val="en-US"/>
        </w:rPr>
        <w:t>kho</w:t>
      </w:r>
      <w:proofErr w:type="spellEnd"/>
    </w:p>
    <w:p w14:paraId="4C69CF24" w14:textId="77777777" w:rsidR="006D3235" w:rsidRPr="006D3235" w:rsidRDefault="006D3235" w:rsidP="006D323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6D3235">
        <w:rPr>
          <w:rFonts w:ascii="Cascadia Mono" w:hAnsi="Cascadia Mono" w:cs="Cascadia Mono"/>
          <w:noProof w:val="0"/>
          <w:color w:val="000000"/>
          <w:kern w:val="0"/>
          <w:sz w:val="24"/>
          <w:szCs w:val="24"/>
          <w:lang w:val="en-US"/>
        </w:rPr>
        <w:tab/>
      </w:r>
      <w:r w:rsidRPr="006D3235">
        <w:rPr>
          <w:rFonts w:ascii="Cascadia Mono" w:hAnsi="Cascadia Mono" w:cs="Cascadia Mono"/>
          <w:noProof w:val="0"/>
          <w:color w:val="000000"/>
          <w:kern w:val="0"/>
          <w:sz w:val="24"/>
          <w:szCs w:val="24"/>
          <w:lang w:val="en-US"/>
        </w:rPr>
        <w:tab/>
      </w:r>
      <w:r w:rsidRPr="006D3235">
        <w:rPr>
          <w:rFonts w:ascii="Cascadia Mono" w:hAnsi="Cascadia Mono" w:cs="Cascadia Mono"/>
          <w:noProof w:val="0"/>
          <w:color w:val="0000FF"/>
          <w:kern w:val="0"/>
          <w:sz w:val="24"/>
          <w:szCs w:val="24"/>
          <w:lang w:val="en-US"/>
        </w:rPr>
        <w:t>IF</w:t>
      </w:r>
      <w:r w:rsidRPr="006D3235">
        <w:rPr>
          <w:rFonts w:ascii="Cascadia Mono" w:hAnsi="Cascadia Mono" w:cs="Cascadia Mono"/>
          <w:noProof w:val="0"/>
          <w:color w:val="000000"/>
          <w:kern w:val="0"/>
          <w:sz w:val="24"/>
          <w:szCs w:val="24"/>
          <w:lang w:val="en-US"/>
        </w:rPr>
        <w:t xml:space="preserve"> @status </w:t>
      </w:r>
      <w:r w:rsidRPr="006D3235">
        <w:rPr>
          <w:rFonts w:ascii="Cascadia Mono" w:hAnsi="Cascadia Mono" w:cs="Cascadia Mono"/>
          <w:noProof w:val="0"/>
          <w:color w:val="808080"/>
          <w:kern w:val="0"/>
          <w:sz w:val="24"/>
          <w:szCs w:val="24"/>
          <w:lang w:val="en-US"/>
        </w:rPr>
        <w:t>&gt;=</w:t>
      </w:r>
      <w:r w:rsidRPr="006D3235">
        <w:rPr>
          <w:rFonts w:ascii="Cascadia Mono" w:hAnsi="Cascadia Mono" w:cs="Cascadia Mono"/>
          <w:noProof w:val="0"/>
          <w:color w:val="000000"/>
          <w:kern w:val="0"/>
          <w:sz w:val="24"/>
          <w:szCs w:val="24"/>
          <w:lang w:val="en-US"/>
        </w:rPr>
        <w:t xml:space="preserve"> @quantity</w:t>
      </w:r>
    </w:p>
    <w:p w14:paraId="123C67E1" w14:textId="77777777" w:rsidR="006D3235" w:rsidRPr="006D3235" w:rsidRDefault="006D3235" w:rsidP="006D323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6D3235">
        <w:rPr>
          <w:rFonts w:ascii="Cascadia Mono" w:hAnsi="Cascadia Mono" w:cs="Cascadia Mono"/>
          <w:noProof w:val="0"/>
          <w:color w:val="000000"/>
          <w:kern w:val="0"/>
          <w:sz w:val="24"/>
          <w:szCs w:val="24"/>
          <w:lang w:val="en-US"/>
        </w:rPr>
        <w:tab/>
      </w:r>
      <w:r w:rsidRPr="006D3235">
        <w:rPr>
          <w:rFonts w:ascii="Cascadia Mono" w:hAnsi="Cascadia Mono" w:cs="Cascadia Mono"/>
          <w:noProof w:val="0"/>
          <w:color w:val="000000"/>
          <w:kern w:val="0"/>
          <w:sz w:val="24"/>
          <w:szCs w:val="24"/>
          <w:lang w:val="en-US"/>
        </w:rPr>
        <w:tab/>
      </w:r>
      <w:r w:rsidRPr="006D3235">
        <w:rPr>
          <w:rFonts w:ascii="Cascadia Mono" w:hAnsi="Cascadia Mono" w:cs="Cascadia Mono"/>
          <w:noProof w:val="0"/>
          <w:color w:val="0000FF"/>
          <w:kern w:val="0"/>
          <w:sz w:val="24"/>
          <w:szCs w:val="24"/>
          <w:lang w:val="en-US"/>
        </w:rPr>
        <w:t>BEGIN</w:t>
      </w:r>
    </w:p>
    <w:p w14:paraId="3269E760" w14:textId="77777777" w:rsidR="006D3235" w:rsidRPr="006D3235" w:rsidRDefault="006D3235" w:rsidP="006D323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6D3235">
        <w:rPr>
          <w:rFonts w:ascii="Cascadia Mono" w:hAnsi="Cascadia Mono" w:cs="Cascadia Mono"/>
          <w:noProof w:val="0"/>
          <w:color w:val="000000"/>
          <w:kern w:val="0"/>
          <w:sz w:val="24"/>
          <w:szCs w:val="24"/>
          <w:lang w:val="en-US"/>
        </w:rPr>
        <w:tab/>
      </w:r>
      <w:r w:rsidRPr="006D3235">
        <w:rPr>
          <w:rFonts w:ascii="Cascadia Mono" w:hAnsi="Cascadia Mono" w:cs="Cascadia Mono"/>
          <w:noProof w:val="0"/>
          <w:color w:val="000000"/>
          <w:kern w:val="0"/>
          <w:sz w:val="24"/>
          <w:szCs w:val="24"/>
          <w:lang w:val="en-US"/>
        </w:rPr>
        <w:tab/>
      </w:r>
      <w:r w:rsidRPr="006D3235">
        <w:rPr>
          <w:rFonts w:ascii="Cascadia Mono" w:hAnsi="Cascadia Mono" w:cs="Cascadia Mono"/>
          <w:noProof w:val="0"/>
          <w:color w:val="000000"/>
          <w:kern w:val="0"/>
          <w:sz w:val="24"/>
          <w:szCs w:val="24"/>
          <w:lang w:val="en-US"/>
        </w:rPr>
        <w:tab/>
      </w:r>
      <w:r w:rsidRPr="006D3235">
        <w:rPr>
          <w:rFonts w:ascii="Cascadia Mono" w:hAnsi="Cascadia Mono" w:cs="Cascadia Mono"/>
          <w:noProof w:val="0"/>
          <w:color w:val="0000FF"/>
          <w:kern w:val="0"/>
          <w:sz w:val="24"/>
          <w:szCs w:val="24"/>
          <w:lang w:val="en-US"/>
        </w:rPr>
        <w:t>DECLARE</w:t>
      </w:r>
      <w:r w:rsidRPr="006D3235">
        <w:rPr>
          <w:rFonts w:ascii="Cascadia Mono" w:hAnsi="Cascadia Mono" w:cs="Cascadia Mono"/>
          <w:noProof w:val="0"/>
          <w:color w:val="000000"/>
          <w:kern w:val="0"/>
          <w:sz w:val="24"/>
          <w:szCs w:val="24"/>
          <w:lang w:val="en-US"/>
        </w:rPr>
        <w:t xml:space="preserve"> @errorMessage </w:t>
      </w:r>
      <w:proofErr w:type="gramStart"/>
      <w:r w:rsidRPr="006D3235">
        <w:rPr>
          <w:rFonts w:ascii="Cascadia Mono" w:hAnsi="Cascadia Mono" w:cs="Cascadia Mono"/>
          <w:noProof w:val="0"/>
          <w:color w:val="0000FF"/>
          <w:kern w:val="0"/>
          <w:sz w:val="24"/>
          <w:szCs w:val="24"/>
          <w:lang w:val="en-US"/>
        </w:rPr>
        <w:t>NVARCHAR</w:t>
      </w:r>
      <w:r w:rsidRPr="006D3235">
        <w:rPr>
          <w:rFonts w:ascii="Cascadia Mono" w:hAnsi="Cascadia Mono" w:cs="Cascadia Mono"/>
          <w:noProof w:val="0"/>
          <w:color w:val="808080"/>
          <w:kern w:val="0"/>
          <w:sz w:val="24"/>
          <w:szCs w:val="24"/>
          <w:lang w:val="en-US"/>
        </w:rPr>
        <w:t>(</w:t>
      </w:r>
      <w:proofErr w:type="gramEnd"/>
      <w:r w:rsidRPr="006D3235">
        <w:rPr>
          <w:rFonts w:ascii="Cascadia Mono" w:hAnsi="Cascadia Mono" w:cs="Cascadia Mono"/>
          <w:noProof w:val="0"/>
          <w:color w:val="FF00FF"/>
          <w:kern w:val="0"/>
          <w:sz w:val="24"/>
          <w:szCs w:val="24"/>
          <w:lang w:val="en-US"/>
        </w:rPr>
        <w:t>max</w:t>
      </w:r>
      <w:r w:rsidRPr="006D3235">
        <w:rPr>
          <w:rFonts w:ascii="Cascadia Mono" w:hAnsi="Cascadia Mono" w:cs="Cascadia Mono"/>
          <w:noProof w:val="0"/>
          <w:color w:val="808080"/>
          <w:kern w:val="0"/>
          <w:sz w:val="24"/>
          <w:szCs w:val="24"/>
          <w:lang w:val="en-US"/>
        </w:rPr>
        <w:t>)</w:t>
      </w:r>
    </w:p>
    <w:p w14:paraId="23DE100A" w14:textId="77777777" w:rsidR="006D3235" w:rsidRPr="006D3235" w:rsidRDefault="006D3235" w:rsidP="006D323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6D3235">
        <w:rPr>
          <w:rFonts w:ascii="Cascadia Mono" w:hAnsi="Cascadia Mono" w:cs="Cascadia Mono"/>
          <w:noProof w:val="0"/>
          <w:color w:val="000000"/>
          <w:kern w:val="0"/>
          <w:sz w:val="24"/>
          <w:szCs w:val="24"/>
          <w:lang w:val="en-US"/>
        </w:rPr>
        <w:tab/>
      </w:r>
      <w:r w:rsidRPr="006D3235">
        <w:rPr>
          <w:rFonts w:ascii="Cascadia Mono" w:hAnsi="Cascadia Mono" w:cs="Cascadia Mono"/>
          <w:noProof w:val="0"/>
          <w:color w:val="000000"/>
          <w:kern w:val="0"/>
          <w:sz w:val="24"/>
          <w:szCs w:val="24"/>
          <w:lang w:val="en-US"/>
        </w:rPr>
        <w:tab/>
      </w:r>
      <w:r w:rsidRPr="006D3235">
        <w:rPr>
          <w:rFonts w:ascii="Cascadia Mono" w:hAnsi="Cascadia Mono" w:cs="Cascadia Mono"/>
          <w:noProof w:val="0"/>
          <w:color w:val="000000"/>
          <w:kern w:val="0"/>
          <w:sz w:val="24"/>
          <w:szCs w:val="24"/>
          <w:lang w:val="en-US"/>
        </w:rPr>
        <w:tab/>
      </w:r>
      <w:r w:rsidRPr="006D3235">
        <w:rPr>
          <w:rFonts w:ascii="Cascadia Mono" w:hAnsi="Cascadia Mono" w:cs="Cascadia Mono"/>
          <w:noProof w:val="0"/>
          <w:color w:val="0000FF"/>
          <w:kern w:val="0"/>
          <w:sz w:val="24"/>
          <w:szCs w:val="24"/>
          <w:lang w:val="en-US"/>
        </w:rPr>
        <w:t>BEGIN</w:t>
      </w:r>
      <w:r w:rsidRPr="006D3235">
        <w:rPr>
          <w:rFonts w:ascii="Cascadia Mono" w:hAnsi="Cascadia Mono" w:cs="Cascadia Mono"/>
          <w:noProof w:val="0"/>
          <w:color w:val="000000"/>
          <w:kern w:val="0"/>
          <w:sz w:val="24"/>
          <w:szCs w:val="24"/>
          <w:lang w:val="en-US"/>
        </w:rPr>
        <w:t xml:space="preserve"> </w:t>
      </w:r>
      <w:r w:rsidRPr="006D3235">
        <w:rPr>
          <w:rFonts w:ascii="Cascadia Mono" w:hAnsi="Cascadia Mono" w:cs="Cascadia Mono"/>
          <w:noProof w:val="0"/>
          <w:color w:val="0000FF"/>
          <w:kern w:val="0"/>
          <w:sz w:val="24"/>
          <w:szCs w:val="24"/>
          <w:lang w:val="en-US"/>
        </w:rPr>
        <w:t>TRY</w:t>
      </w:r>
    </w:p>
    <w:p w14:paraId="191A1206" w14:textId="77777777" w:rsidR="006D3235" w:rsidRPr="006D3235" w:rsidRDefault="006D3235" w:rsidP="006D323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6D3235">
        <w:rPr>
          <w:rFonts w:ascii="Cascadia Mono" w:hAnsi="Cascadia Mono" w:cs="Cascadia Mono"/>
          <w:noProof w:val="0"/>
          <w:color w:val="000000"/>
          <w:kern w:val="0"/>
          <w:sz w:val="24"/>
          <w:szCs w:val="24"/>
          <w:lang w:val="en-US"/>
        </w:rPr>
        <w:tab/>
      </w:r>
      <w:r w:rsidRPr="006D3235">
        <w:rPr>
          <w:rFonts w:ascii="Cascadia Mono" w:hAnsi="Cascadia Mono" w:cs="Cascadia Mono"/>
          <w:noProof w:val="0"/>
          <w:color w:val="000000"/>
          <w:kern w:val="0"/>
          <w:sz w:val="24"/>
          <w:szCs w:val="24"/>
          <w:lang w:val="en-US"/>
        </w:rPr>
        <w:tab/>
      </w:r>
      <w:r w:rsidRPr="006D3235">
        <w:rPr>
          <w:rFonts w:ascii="Cascadia Mono" w:hAnsi="Cascadia Mono" w:cs="Cascadia Mono"/>
          <w:noProof w:val="0"/>
          <w:color w:val="000000"/>
          <w:kern w:val="0"/>
          <w:sz w:val="24"/>
          <w:szCs w:val="24"/>
          <w:lang w:val="en-US"/>
        </w:rPr>
        <w:tab/>
      </w:r>
      <w:r w:rsidRPr="006D3235">
        <w:rPr>
          <w:rFonts w:ascii="Cascadia Mono" w:hAnsi="Cascadia Mono" w:cs="Cascadia Mono"/>
          <w:noProof w:val="0"/>
          <w:color w:val="000000"/>
          <w:kern w:val="0"/>
          <w:sz w:val="24"/>
          <w:szCs w:val="24"/>
          <w:lang w:val="en-US"/>
        </w:rPr>
        <w:tab/>
      </w:r>
      <w:r w:rsidRPr="006D3235">
        <w:rPr>
          <w:rFonts w:ascii="Cascadia Mono" w:hAnsi="Cascadia Mono" w:cs="Cascadia Mono"/>
          <w:noProof w:val="0"/>
          <w:color w:val="008000"/>
          <w:kern w:val="0"/>
          <w:sz w:val="24"/>
          <w:szCs w:val="24"/>
          <w:lang w:val="en-US"/>
        </w:rPr>
        <w:t xml:space="preserve">-- </w:t>
      </w:r>
      <w:proofErr w:type="spellStart"/>
      <w:r w:rsidRPr="006D3235">
        <w:rPr>
          <w:rFonts w:ascii="Cascadia Mono" w:hAnsi="Cascadia Mono" w:cs="Cascadia Mono"/>
          <w:noProof w:val="0"/>
          <w:color w:val="008000"/>
          <w:kern w:val="0"/>
          <w:sz w:val="24"/>
          <w:szCs w:val="24"/>
          <w:lang w:val="en-US"/>
        </w:rPr>
        <w:t>Cập</w:t>
      </w:r>
      <w:proofErr w:type="spellEnd"/>
      <w:r w:rsidRPr="006D3235">
        <w:rPr>
          <w:rFonts w:ascii="Cascadia Mono" w:hAnsi="Cascadia Mono" w:cs="Cascadia Mono"/>
          <w:noProof w:val="0"/>
          <w:color w:val="008000"/>
          <w:kern w:val="0"/>
          <w:sz w:val="24"/>
          <w:szCs w:val="24"/>
          <w:lang w:val="en-US"/>
        </w:rPr>
        <w:t xml:space="preserve"> </w:t>
      </w:r>
      <w:proofErr w:type="spellStart"/>
      <w:r w:rsidRPr="006D3235">
        <w:rPr>
          <w:rFonts w:ascii="Cascadia Mono" w:hAnsi="Cascadia Mono" w:cs="Cascadia Mono"/>
          <w:noProof w:val="0"/>
          <w:color w:val="008000"/>
          <w:kern w:val="0"/>
          <w:sz w:val="24"/>
          <w:szCs w:val="24"/>
          <w:lang w:val="en-US"/>
        </w:rPr>
        <w:t>nhật</w:t>
      </w:r>
      <w:proofErr w:type="spellEnd"/>
      <w:r w:rsidRPr="006D3235">
        <w:rPr>
          <w:rFonts w:ascii="Cascadia Mono" w:hAnsi="Cascadia Mono" w:cs="Cascadia Mono"/>
          <w:noProof w:val="0"/>
          <w:color w:val="008000"/>
          <w:kern w:val="0"/>
          <w:sz w:val="24"/>
          <w:szCs w:val="24"/>
          <w:lang w:val="en-US"/>
        </w:rPr>
        <w:t xml:space="preserve"> </w:t>
      </w:r>
      <w:proofErr w:type="spellStart"/>
      <w:r w:rsidRPr="006D3235">
        <w:rPr>
          <w:rFonts w:ascii="Cascadia Mono" w:hAnsi="Cascadia Mono" w:cs="Cascadia Mono"/>
          <w:noProof w:val="0"/>
          <w:color w:val="008000"/>
          <w:kern w:val="0"/>
          <w:sz w:val="24"/>
          <w:szCs w:val="24"/>
          <w:lang w:val="en-US"/>
        </w:rPr>
        <w:t>số</w:t>
      </w:r>
      <w:proofErr w:type="spellEnd"/>
      <w:r w:rsidRPr="006D3235">
        <w:rPr>
          <w:rFonts w:ascii="Cascadia Mono" w:hAnsi="Cascadia Mono" w:cs="Cascadia Mono"/>
          <w:noProof w:val="0"/>
          <w:color w:val="008000"/>
          <w:kern w:val="0"/>
          <w:sz w:val="24"/>
          <w:szCs w:val="24"/>
          <w:lang w:val="en-US"/>
        </w:rPr>
        <w:t xml:space="preserve"> </w:t>
      </w:r>
      <w:proofErr w:type="spellStart"/>
      <w:r w:rsidRPr="006D3235">
        <w:rPr>
          <w:rFonts w:ascii="Cascadia Mono" w:hAnsi="Cascadia Mono" w:cs="Cascadia Mono"/>
          <w:noProof w:val="0"/>
          <w:color w:val="008000"/>
          <w:kern w:val="0"/>
          <w:sz w:val="24"/>
          <w:szCs w:val="24"/>
          <w:lang w:val="en-US"/>
        </w:rPr>
        <w:t>lượng</w:t>
      </w:r>
      <w:proofErr w:type="spellEnd"/>
      <w:r w:rsidRPr="006D3235">
        <w:rPr>
          <w:rFonts w:ascii="Cascadia Mono" w:hAnsi="Cascadia Mono" w:cs="Cascadia Mono"/>
          <w:noProof w:val="0"/>
          <w:color w:val="008000"/>
          <w:kern w:val="0"/>
          <w:sz w:val="24"/>
          <w:szCs w:val="24"/>
          <w:lang w:val="en-US"/>
        </w:rPr>
        <w:t xml:space="preserve"> </w:t>
      </w:r>
      <w:proofErr w:type="spellStart"/>
      <w:r w:rsidRPr="006D3235">
        <w:rPr>
          <w:rFonts w:ascii="Cascadia Mono" w:hAnsi="Cascadia Mono" w:cs="Cascadia Mono"/>
          <w:noProof w:val="0"/>
          <w:color w:val="008000"/>
          <w:kern w:val="0"/>
          <w:sz w:val="24"/>
          <w:szCs w:val="24"/>
          <w:lang w:val="en-US"/>
        </w:rPr>
        <w:t>nguyên</w:t>
      </w:r>
      <w:proofErr w:type="spellEnd"/>
      <w:r w:rsidRPr="006D3235">
        <w:rPr>
          <w:rFonts w:ascii="Cascadia Mono" w:hAnsi="Cascadia Mono" w:cs="Cascadia Mono"/>
          <w:noProof w:val="0"/>
          <w:color w:val="008000"/>
          <w:kern w:val="0"/>
          <w:sz w:val="24"/>
          <w:szCs w:val="24"/>
          <w:lang w:val="en-US"/>
        </w:rPr>
        <w:t xml:space="preserve"> </w:t>
      </w:r>
      <w:proofErr w:type="spellStart"/>
      <w:r w:rsidRPr="006D3235">
        <w:rPr>
          <w:rFonts w:ascii="Cascadia Mono" w:hAnsi="Cascadia Mono" w:cs="Cascadia Mono"/>
          <w:noProof w:val="0"/>
          <w:color w:val="008000"/>
          <w:kern w:val="0"/>
          <w:sz w:val="24"/>
          <w:szCs w:val="24"/>
          <w:lang w:val="en-US"/>
        </w:rPr>
        <w:t>liệu</w:t>
      </w:r>
      <w:proofErr w:type="spellEnd"/>
    </w:p>
    <w:p w14:paraId="1832211C" w14:textId="77777777" w:rsidR="006D3235" w:rsidRPr="006D3235" w:rsidRDefault="006D3235" w:rsidP="006D323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6D3235">
        <w:rPr>
          <w:rFonts w:ascii="Cascadia Mono" w:hAnsi="Cascadia Mono" w:cs="Cascadia Mono"/>
          <w:noProof w:val="0"/>
          <w:color w:val="000000"/>
          <w:kern w:val="0"/>
          <w:sz w:val="24"/>
          <w:szCs w:val="24"/>
          <w:lang w:val="en-US"/>
        </w:rPr>
        <w:lastRenderedPageBreak/>
        <w:tab/>
      </w:r>
      <w:r w:rsidRPr="006D3235">
        <w:rPr>
          <w:rFonts w:ascii="Cascadia Mono" w:hAnsi="Cascadia Mono" w:cs="Cascadia Mono"/>
          <w:noProof w:val="0"/>
          <w:color w:val="000000"/>
          <w:kern w:val="0"/>
          <w:sz w:val="24"/>
          <w:szCs w:val="24"/>
          <w:lang w:val="en-US"/>
        </w:rPr>
        <w:tab/>
      </w:r>
      <w:r w:rsidRPr="006D3235">
        <w:rPr>
          <w:rFonts w:ascii="Cascadia Mono" w:hAnsi="Cascadia Mono" w:cs="Cascadia Mono"/>
          <w:noProof w:val="0"/>
          <w:color w:val="000000"/>
          <w:kern w:val="0"/>
          <w:sz w:val="24"/>
          <w:szCs w:val="24"/>
          <w:lang w:val="en-US"/>
        </w:rPr>
        <w:tab/>
      </w:r>
      <w:r w:rsidRPr="006D3235">
        <w:rPr>
          <w:rFonts w:ascii="Cascadia Mono" w:hAnsi="Cascadia Mono" w:cs="Cascadia Mono"/>
          <w:noProof w:val="0"/>
          <w:color w:val="000000"/>
          <w:kern w:val="0"/>
          <w:sz w:val="24"/>
          <w:szCs w:val="24"/>
          <w:lang w:val="en-US"/>
        </w:rPr>
        <w:tab/>
      </w:r>
      <w:r w:rsidRPr="006D3235">
        <w:rPr>
          <w:rFonts w:ascii="Cascadia Mono" w:hAnsi="Cascadia Mono" w:cs="Cascadia Mono"/>
          <w:noProof w:val="0"/>
          <w:color w:val="FF00FF"/>
          <w:kern w:val="0"/>
          <w:sz w:val="24"/>
          <w:szCs w:val="24"/>
          <w:lang w:val="en-US"/>
        </w:rPr>
        <w:t>UPDATE</w:t>
      </w:r>
      <w:r w:rsidRPr="006D3235">
        <w:rPr>
          <w:rFonts w:ascii="Cascadia Mono" w:hAnsi="Cascadia Mono" w:cs="Cascadia Mono"/>
          <w:noProof w:val="0"/>
          <w:color w:val="000000"/>
          <w:kern w:val="0"/>
          <w:sz w:val="24"/>
          <w:szCs w:val="24"/>
          <w:lang w:val="en-US"/>
        </w:rPr>
        <w:t xml:space="preserve"> Material </w:t>
      </w:r>
      <w:r w:rsidRPr="006D3235">
        <w:rPr>
          <w:rFonts w:ascii="Cascadia Mono" w:hAnsi="Cascadia Mono" w:cs="Cascadia Mono"/>
          <w:noProof w:val="0"/>
          <w:color w:val="0000FF"/>
          <w:kern w:val="0"/>
          <w:sz w:val="24"/>
          <w:szCs w:val="24"/>
          <w:lang w:val="en-US"/>
        </w:rPr>
        <w:t>SET</w:t>
      </w:r>
      <w:r w:rsidRPr="006D3235">
        <w:rPr>
          <w:rFonts w:ascii="Cascadia Mono" w:hAnsi="Cascadia Mono" w:cs="Cascadia Mono"/>
          <w:noProof w:val="0"/>
          <w:color w:val="000000"/>
          <w:kern w:val="0"/>
          <w:sz w:val="24"/>
          <w:szCs w:val="24"/>
          <w:lang w:val="en-US"/>
        </w:rPr>
        <w:t xml:space="preserve"> </w:t>
      </w:r>
      <w:r w:rsidRPr="006D3235">
        <w:rPr>
          <w:rFonts w:ascii="Cascadia Mono" w:hAnsi="Cascadia Mono" w:cs="Cascadia Mono"/>
          <w:noProof w:val="0"/>
          <w:color w:val="0000FF"/>
          <w:kern w:val="0"/>
          <w:sz w:val="24"/>
          <w:szCs w:val="24"/>
          <w:lang w:val="en-US"/>
        </w:rPr>
        <w:t>status</w:t>
      </w:r>
      <w:r w:rsidRPr="006D3235">
        <w:rPr>
          <w:rFonts w:ascii="Cascadia Mono" w:hAnsi="Cascadia Mono" w:cs="Cascadia Mono"/>
          <w:noProof w:val="0"/>
          <w:color w:val="000000"/>
          <w:kern w:val="0"/>
          <w:sz w:val="24"/>
          <w:szCs w:val="24"/>
          <w:lang w:val="en-US"/>
        </w:rPr>
        <w:t xml:space="preserve"> </w:t>
      </w:r>
      <w:r w:rsidRPr="006D3235">
        <w:rPr>
          <w:rFonts w:ascii="Cascadia Mono" w:hAnsi="Cascadia Mono" w:cs="Cascadia Mono"/>
          <w:noProof w:val="0"/>
          <w:color w:val="808080"/>
          <w:kern w:val="0"/>
          <w:sz w:val="24"/>
          <w:szCs w:val="24"/>
          <w:lang w:val="en-US"/>
        </w:rPr>
        <w:t>=</w:t>
      </w:r>
      <w:r w:rsidRPr="006D3235">
        <w:rPr>
          <w:rFonts w:ascii="Cascadia Mono" w:hAnsi="Cascadia Mono" w:cs="Cascadia Mono"/>
          <w:noProof w:val="0"/>
          <w:color w:val="000000"/>
          <w:kern w:val="0"/>
          <w:sz w:val="24"/>
          <w:szCs w:val="24"/>
          <w:lang w:val="en-US"/>
        </w:rPr>
        <w:t xml:space="preserve"> </w:t>
      </w:r>
      <w:r w:rsidRPr="006D3235">
        <w:rPr>
          <w:rFonts w:ascii="Cascadia Mono" w:hAnsi="Cascadia Mono" w:cs="Cascadia Mono"/>
          <w:noProof w:val="0"/>
          <w:color w:val="0000FF"/>
          <w:kern w:val="0"/>
          <w:sz w:val="24"/>
          <w:szCs w:val="24"/>
          <w:lang w:val="en-US"/>
        </w:rPr>
        <w:t>status</w:t>
      </w:r>
      <w:r w:rsidRPr="006D3235">
        <w:rPr>
          <w:rFonts w:ascii="Cascadia Mono" w:hAnsi="Cascadia Mono" w:cs="Cascadia Mono"/>
          <w:noProof w:val="0"/>
          <w:color w:val="000000"/>
          <w:kern w:val="0"/>
          <w:sz w:val="24"/>
          <w:szCs w:val="24"/>
          <w:lang w:val="en-US"/>
        </w:rPr>
        <w:t xml:space="preserve"> </w:t>
      </w:r>
      <w:r w:rsidRPr="006D3235">
        <w:rPr>
          <w:rFonts w:ascii="Cascadia Mono" w:hAnsi="Cascadia Mono" w:cs="Cascadia Mono"/>
          <w:noProof w:val="0"/>
          <w:color w:val="808080"/>
          <w:kern w:val="0"/>
          <w:sz w:val="24"/>
          <w:szCs w:val="24"/>
          <w:lang w:val="en-US"/>
        </w:rPr>
        <w:t>-</w:t>
      </w:r>
      <w:r w:rsidRPr="006D3235">
        <w:rPr>
          <w:rFonts w:ascii="Cascadia Mono" w:hAnsi="Cascadia Mono" w:cs="Cascadia Mono"/>
          <w:noProof w:val="0"/>
          <w:color w:val="000000"/>
          <w:kern w:val="0"/>
          <w:sz w:val="24"/>
          <w:szCs w:val="24"/>
          <w:lang w:val="en-US"/>
        </w:rPr>
        <w:t xml:space="preserve"> @quantityProductMaterial </w:t>
      </w:r>
      <w:r w:rsidRPr="006D3235">
        <w:rPr>
          <w:rFonts w:ascii="Cascadia Mono" w:hAnsi="Cascadia Mono" w:cs="Cascadia Mono"/>
          <w:noProof w:val="0"/>
          <w:color w:val="808080"/>
          <w:kern w:val="0"/>
          <w:sz w:val="24"/>
          <w:szCs w:val="24"/>
          <w:lang w:val="en-US"/>
        </w:rPr>
        <w:t>*</w:t>
      </w:r>
      <w:r w:rsidRPr="006D3235">
        <w:rPr>
          <w:rFonts w:ascii="Cascadia Mono" w:hAnsi="Cascadia Mono" w:cs="Cascadia Mono"/>
          <w:noProof w:val="0"/>
          <w:color w:val="000000"/>
          <w:kern w:val="0"/>
          <w:sz w:val="24"/>
          <w:szCs w:val="24"/>
          <w:lang w:val="en-US"/>
        </w:rPr>
        <w:t xml:space="preserve"> @quantity </w:t>
      </w:r>
      <w:r w:rsidRPr="006D3235">
        <w:rPr>
          <w:rFonts w:ascii="Cascadia Mono" w:hAnsi="Cascadia Mono" w:cs="Cascadia Mono"/>
          <w:noProof w:val="0"/>
          <w:color w:val="0000FF"/>
          <w:kern w:val="0"/>
          <w:sz w:val="24"/>
          <w:szCs w:val="24"/>
          <w:lang w:val="en-US"/>
        </w:rPr>
        <w:t>WHERE</w:t>
      </w:r>
      <w:r w:rsidRPr="006D3235">
        <w:rPr>
          <w:rFonts w:ascii="Cascadia Mono" w:hAnsi="Cascadia Mono" w:cs="Cascadia Mono"/>
          <w:noProof w:val="0"/>
          <w:color w:val="000000"/>
          <w:kern w:val="0"/>
          <w:sz w:val="24"/>
          <w:szCs w:val="24"/>
          <w:lang w:val="en-US"/>
        </w:rPr>
        <w:t xml:space="preserve"> ID </w:t>
      </w:r>
      <w:r w:rsidRPr="006D3235">
        <w:rPr>
          <w:rFonts w:ascii="Cascadia Mono" w:hAnsi="Cascadia Mono" w:cs="Cascadia Mono"/>
          <w:noProof w:val="0"/>
          <w:color w:val="808080"/>
          <w:kern w:val="0"/>
          <w:sz w:val="24"/>
          <w:szCs w:val="24"/>
          <w:lang w:val="en-US"/>
        </w:rPr>
        <w:t>=</w:t>
      </w:r>
      <w:r w:rsidRPr="006D3235">
        <w:rPr>
          <w:rFonts w:ascii="Cascadia Mono" w:hAnsi="Cascadia Mono" w:cs="Cascadia Mono"/>
          <w:noProof w:val="0"/>
          <w:color w:val="000000"/>
          <w:kern w:val="0"/>
          <w:sz w:val="24"/>
          <w:szCs w:val="24"/>
          <w:lang w:val="en-US"/>
        </w:rPr>
        <w:t xml:space="preserve"> @materialID</w:t>
      </w:r>
    </w:p>
    <w:p w14:paraId="562CFA19" w14:textId="77777777" w:rsidR="006D3235" w:rsidRPr="006D3235" w:rsidRDefault="006D3235" w:rsidP="006D323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p>
    <w:p w14:paraId="16838380" w14:textId="77777777" w:rsidR="006D3235" w:rsidRPr="006D3235" w:rsidRDefault="006D3235" w:rsidP="006D323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6D3235">
        <w:rPr>
          <w:rFonts w:ascii="Cascadia Mono" w:hAnsi="Cascadia Mono" w:cs="Cascadia Mono"/>
          <w:noProof w:val="0"/>
          <w:color w:val="000000"/>
          <w:kern w:val="0"/>
          <w:sz w:val="24"/>
          <w:szCs w:val="24"/>
          <w:lang w:val="en-US"/>
        </w:rPr>
        <w:tab/>
      </w:r>
      <w:r w:rsidRPr="006D3235">
        <w:rPr>
          <w:rFonts w:ascii="Cascadia Mono" w:hAnsi="Cascadia Mono" w:cs="Cascadia Mono"/>
          <w:noProof w:val="0"/>
          <w:color w:val="000000"/>
          <w:kern w:val="0"/>
          <w:sz w:val="24"/>
          <w:szCs w:val="24"/>
          <w:lang w:val="en-US"/>
        </w:rPr>
        <w:tab/>
      </w:r>
      <w:r w:rsidRPr="006D3235">
        <w:rPr>
          <w:rFonts w:ascii="Cascadia Mono" w:hAnsi="Cascadia Mono" w:cs="Cascadia Mono"/>
          <w:noProof w:val="0"/>
          <w:color w:val="000000"/>
          <w:kern w:val="0"/>
          <w:sz w:val="24"/>
          <w:szCs w:val="24"/>
          <w:lang w:val="en-US"/>
        </w:rPr>
        <w:tab/>
      </w:r>
      <w:r w:rsidRPr="006D3235">
        <w:rPr>
          <w:rFonts w:ascii="Cascadia Mono" w:hAnsi="Cascadia Mono" w:cs="Cascadia Mono"/>
          <w:noProof w:val="0"/>
          <w:color w:val="000000"/>
          <w:kern w:val="0"/>
          <w:sz w:val="24"/>
          <w:szCs w:val="24"/>
          <w:lang w:val="en-US"/>
        </w:rPr>
        <w:tab/>
      </w:r>
      <w:r w:rsidRPr="006D3235">
        <w:rPr>
          <w:rFonts w:ascii="Cascadia Mono" w:hAnsi="Cascadia Mono" w:cs="Cascadia Mono"/>
          <w:noProof w:val="0"/>
          <w:color w:val="008000"/>
          <w:kern w:val="0"/>
          <w:sz w:val="24"/>
          <w:szCs w:val="24"/>
          <w:lang w:val="en-US"/>
        </w:rPr>
        <w:t xml:space="preserve">-- </w:t>
      </w:r>
      <w:proofErr w:type="spellStart"/>
      <w:r w:rsidRPr="006D3235">
        <w:rPr>
          <w:rFonts w:ascii="Cascadia Mono" w:hAnsi="Cascadia Mono" w:cs="Cascadia Mono"/>
          <w:noProof w:val="0"/>
          <w:color w:val="008000"/>
          <w:kern w:val="0"/>
          <w:sz w:val="24"/>
          <w:szCs w:val="24"/>
          <w:lang w:val="en-US"/>
        </w:rPr>
        <w:t>Cập</w:t>
      </w:r>
      <w:proofErr w:type="spellEnd"/>
      <w:r w:rsidRPr="006D3235">
        <w:rPr>
          <w:rFonts w:ascii="Cascadia Mono" w:hAnsi="Cascadia Mono" w:cs="Cascadia Mono"/>
          <w:noProof w:val="0"/>
          <w:color w:val="008000"/>
          <w:kern w:val="0"/>
          <w:sz w:val="24"/>
          <w:szCs w:val="24"/>
          <w:lang w:val="en-US"/>
        </w:rPr>
        <w:t xml:space="preserve"> </w:t>
      </w:r>
      <w:proofErr w:type="spellStart"/>
      <w:r w:rsidRPr="006D3235">
        <w:rPr>
          <w:rFonts w:ascii="Cascadia Mono" w:hAnsi="Cascadia Mono" w:cs="Cascadia Mono"/>
          <w:noProof w:val="0"/>
          <w:color w:val="008000"/>
          <w:kern w:val="0"/>
          <w:sz w:val="24"/>
          <w:szCs w:val="24"/>
          <w:lang w:val="en-US"/>
        </w:rPr>
        <w:t>nhật</w:t>
      </w:r>
      <w:proofErr w:type="spellEnd"/>
      <w:r w:rsidRPr="006D3235">
        <w:rPr>
          <w:rFonts w:ascii="Cascadia Mono" w:hAnsi="Cascadia Mono" w:cs="Cascadia Mono"/>
          <w:noProof w:val="0"/>
          <w:color w:val="008000"/>
          <w:kern w:val="0"/>
          <w:sz w:val="24"/>
          <w:szCs w:val="24"/>
          <w:lang w:val="en-US"/>
        </w:rPr>
        <w:t xml:space="preserve"> </w:t>
      </w:r>
      <w:proofErr w:type="spellStart"/>
      <w:r w:rsidRPr="006D3235">
        <w:rPr>
          <w:rFonts w:ascii="Cascadia Mono" w:hAnsi="Cascadia Mono" w:cs="Cascadia Mono"/>
          <w:noProof w:val="0"/>
          <w:color w:val="008000"/>
          <w:kern w:val="0"/>
          <w:sz w:val="24"/>
          <w:szCs w:val="24"/>
          <w:lang w:val="en-US"/>
        </w:rPr>
        <w:t>thông</w:t>
      </w:r>
      <w:proofErr w:type="spellEnd"/>
      <w:r w:rsidRPr="006D3235">
        <w:rPr>
          <w:rFonts w:ascii="Cascadia Mono" w:hAnsi="Cascadia Mono" w:cs="Cascadia Mono"/>
          <w:noProof w:val="0"/>
          <w:color w:val="008000"/>
          <w:kern w:val="0"/>
          <w:sz w:val="24"/>
          <w:szCs w:val="24"/>
          <w:lang w:val="en-US"/>
        </w:rPr>
        <w:t xml:space="preserve"> tin </w:t>
      </w:r>
      <w:proofErr w:type="spellStart"/>
      <w:r w:rsidRPr="006D3235">
        <w:rPr>
          <w:rFonts w:ascii="Cascadia Mono" w:hAnsi="Cascadia Mono" w:cs="Cascadia Mono"/>
          <w:noProof w:val="0"/>
          <w:color w:val="008000"/>
          <w:kern w:val="0"/>
          <w:sz w:val="24"/>
          <w:szCs w:val="24"/>
          <w:lang w:val="en-US"/>
        </w:rPr>
        <w:t>hóa</w:t>
      </w:r>
      <w:proofErr w:type="spellEnd"/>
      <w:r w:rsidRPr="006D3235">
        <w:rPr>
          <w:rFonts w:ascii="Cascadia Mono" w:hAnsi="Cascadia Mono" w:cs="Cascadia Mono"/>
          <w:noProof w:val="0"/>
          <w:color w:val="008000"/>
          <w:kern w:val="0"/>
          <w:sz w:val="24"/>
          <w:szCs w:val="24"/>
          <w:lang w:val="en-US"/>
        </w:rPr>
        <w:t xml:space="preserve"> </w:t>
      </w:r>
      <w:proofErr w:type="spellStart"/>
      <w:r w:rsidRPr="006D3235">
        <w:rPr>
          <w:rFonts w:ascii="Cascadia Mono" w:hAnsi="Cascadia Mono" w:cs="Cascadia Mono"/>
          <w:noProof w:val="0"/>
          <w:color w:val="008000"/>
          <w:kern w:val="0"/>
          <w:sz w:val="24"/>
          <w:szCs w:val="24"/>
          <w:lang w:val="en-US"/>
        </w:rPr>
        <w:t>đơn</w:t>
      </w:r>
      <w:proofErr w:type="spellEnd"/>
    </w:p>
    <w:p w14:paraId="4E5886FD" w14:textId="77777777" w:rsidR="006D3235" w:rsidRPr="006D3235" w:rsidRDefault="006D3235" w:rsidP="006D323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6D3235">
        <w:rPr>
          <w:rFonts w:ascii="Cascadia Mono" w:hAnsi="Cascadia Mono" w:cs="Cascadia Mono"/>
          <w:noProof w:val="0"/>
          <w:color w:val="000000"/>
          <w:kern w:val="0"/>
          <w:sz w:val="24"/>
          <w:szCs w:val="24"/>
          <w:lang w:val="en-US"/>
        </w:rPr>
        <w:tab/>
      </w:r>
      <w:r w:rsidRPr="006D3235">
        <w:rPr>
          <w:rFonts w:ascii="Cascadia Mono" w:hAnsi="Cascadia Mono" w:cs="Cascadia Mono"/>
          <w:noProof w:val="0"/>
          <w:color w:val="000000"/>
          <w:kern w:val="0"/>
          <w:sz w:val="24"/>
          <w:szCs w:val="24"/>
          <w:lang w:val="en-US"/>
        </w:rPr>
        <w:tab/>
      </w:r>
      <w:r w:rsidRPr="006D3235">
        <w:rPr>
          <w:rFonts w:ascii="Cascadia Mono" w:hAnsi="Cascadia Mono" w:cs="Cascadia Mono"/>
          <w:noProof w:val="0"/>
          <w:color w:val="000000"/>
          <w:kern w:val="0"/>
          <w:sz w:val="24"/>
          <w:szCs w:val="24"/>
          <w:lang w:val="en-US"/>
        </w:rPr>
        <w:tab/>
      </w:r>
      <w:r w:rsidRPr="006D3235">
        <w:rPr>
          <w:rFonts w:ascii="Cascadia Mono" w:hAnsi="Cascadia Mono" w:cs="Cascadia Mono"/>
          <w:noProof w:val="0"/>
          <w:color w:val="000000"/>
          <w:kern w:val="0"/>
          <w:sz w:val="24"/>
          <w:szCs w:val="24"/>
          <w:lang w:val="en-US"/>
        </w:rPr>
        <w:tab/>
      </w:r>
      <w:r w:rsidRPr="006D3235">
        <w:rPr>
          <w:rFonts w:ascii="Cascadia Mono" w:hAnsi="Cascadia Mono" w:cs="Cascadia Mono"/>
          <w:noProof w:val="0"/>
          <w:color w:val="FF00FF"/>
          <w:kern w:val="0"/>
          <w:sz w:val="24"/>
          <w:szCs w:val="24"/>
          <w:lang w:val="en-US"/>
        </w:rPr>
        <w:t>UPDATE</w:t>
      </w:r>
      <w:r w:rsidRPr="006D3235">
        <w:rPr>
          <w:rFonts w:ascii="Cascadia Mono" w:hAnsi="Cascadia Mono" w:cs="Cascadia Mono"/>
          <w:noProof w:val="0"/>
          <w:color w:val="000000"/>
          <w:kern w:val="0"/>
          <w:sz w:val="24"/>
          <w:szCs w:val="24"/>
          <w:lang w:val="en-US"/>
        </w:rPr>
        <w:t xml:space="preserve"> </w:t>
      </w:r>
      <w:proofErr w:type="spellStart"/>
      <w:r w:rsidRPr="006D3235">
        <w:rPr>
          <w:rFonts w:ascii="Cascadia Mono" w:hAnsi="Cascadia Mono" w:cs="Cascadia Mono"/>
          <w:noProof w:val="0"/>
          <w:color w:val="000000"/>
          <w:kern w:val="0"/>
          <w:sz w:val="24"/>
          <w:szCs w:val="24"/>
          <w:lang w:val="en-US"/>
        </w:rPr>
        <w:t>BillInfo</w:t>
      </w:r>
      <w:proofErr w:type="spellEnd"/>
      <w:r w:rsidRPr="006D3235">
        <w:rPr>
          <w:rFonts w:ascii="Cascadia Mono" w:hAnsi="Cascadia Mono" w:cs="Cascadia Mono"/>
          <w:noProof w:val="0"/>
          <w:color w:val="000000"/>
          <w:kern w:val="0"/>
          <w:sz w:val="24"/>
          <w:szCs w:val="24"/>
          <w:lang w:val="en-US"/>
        </w:rPr>
        <w:t xml:space="preserve"> </w:t>
      </w:r>
      <w:r w:rsidRPr="006D3235">
        <w:rPr>
          <w:rFonts w:ascii="Cascadia Mono" w:hAnsi="Cascadia Mono" w:cs="Cascadia Mono"/>
          <w:noProof w:val="0"/>
          <w:color w:val="0000FF"/>
          <w:kern w:val="0"/>
          <w:sz w:val="24"/>
          <w:szCs w:val="24"/>
          <w:lang w:val="en-US"/>
        </w:rPr>
        <w:t>SET</w:t>
      </w:r>
      <w:r w:rsidRPr="006D3235">
        <w:rPr>
          <w:rFonts w:ascii="Cascadia Mono" w:hAnsi="Cascadia Mono" w:cs="Cascadia Mono"/>
          <w:noProof w:val="0"/>
          <w:color w:val="000000"/>
          <w:kern w:val="0"/>
          <w:sz w:val="24"/>
          <w:szCs w:val="24"/>
          <w:lang w:val="en-US"/>
        </w:rPr>
        <w:t xml:space="preserve"> quantity </w:t>
      </w:r>
      <w:r w:rsidRPr="006D3235">
        <w:rPr>
          <w:rFonts w:ascii="Cascadia Mono" w:hAnsi="Cascadia Mono" w:cs="Cascadia Mono"/>
          <w:noProof w:val="0"/>
          <w:color w:val="808080"/>
          <w:kern w:val="0"/>
          <w:sz w:val="24"/>
          <w:szCs w:val="24"/>
          <w:lang w:val="en-US"/>
        </w:rPr>
        <w:t>=</w:t>
      </w:r>
      <w:r w:rsidRPr="006D3235">
        <w:rPr>
          <w:rFonts w:ascii="Cascadia Mono" w:hAnsi="Cascadia Mono" w:cs="Cascadia Mono"/>
          <w:noProof w:val="0"/>
          <w:color w:val="000000"/>
          <w:kern w:val="0"/>
          <w:sz w:val="24"/>
          <w:szCs w:val="24"/>
          <w:lang w:val="en-US"/>
        </w:rPr>
        <w:t xml:space="preserve"> @quantity </w:t>
      </w:r>
      <w:r w:rsidRPr="006D3235">
        <w:rPr>
          <w:rFonts w:ascii="Cascadia Mono" w:hAnsi="Cascadia Mono" w:cs="Cascadia Mono"/>
          <w:noProof w:val="0"/>
          <w:color w:val="0000FF"/>
          <w:kern w:val="0"/>
          <w:sz w:val="24"/>
          <w:szCs w:val="24"/>
          <w:lang w:val="en-US"/>
        </w:rPr>
        <w:t>WHERE</w:t>
      </w:r>
      <w:r w:rsidRPr="006D3235">
        <w:rPr>
          <w:rFonts w:ascii="Cascadia Mono" w:hAnsi="Cascadia Mono" w:cs="Cascadia Mono"/>
          <w:noProof w:val="0"/>
          <w:color w:val="000000"/>
          <w:kern w:val="0"/>
          <w:sz w:val="24"/>
          <w:szCs w:val="24"/>
          <w:lang w:val="en-US"/>
        </w:rPr>
        <w:t xml:space="preserve"> </w:t>
      </w:r>
      <w:proofErr w:type="spellStart"/>
      <w:r w:rsidRPr="006D3235">
        <w:rPr>
          <w:rFonts w:ascii="Cascadia Mono" w:hAnsi="Cascadia Mono" w:cs="Cascadia Mono"/>
          <w:noProof w:val="0"/>
          <w:color w:val="000000"/>
          <w:kern w:val="0"/>
          <w:sz w:val="24"/>
          <w:szCs w:val="24"/>
          <w:lang w:val="en-US"/>
        </w:rPr>
        <w:t>billID</w:t>
      </w:r>
      <w:proofErr w:type="spellEnd"/>
      <w:r w:rsidRPr="006D3235">
        <w:rPr>
          <w:rFonts w:ascii="Cascadia Mono" w:hAnsi="Cascadia Mono" w:cs="Cascadia Mono"/>
          <w:noProof w:val="0"/>
          <w:color w:val="000000"/>
          <w:kern w:val="0"/>
          <w:sz w:val="24"/>
          <w:szCs w:val="24"/>
          <w:lang w:val="en-US"/>
        </w:rPr>
        <w:t xml:space="preserve"> </w:t>
      </w:r>
      <w:r w:rsidRPr="006D3235">
        <w:rPr>
          <w:rFonts w:ascii="Cascadia Mono" w:hAnsi="Cascadia Mono" w:cs="Cascadia Mono"/>
          <w:noProof w:val="0"/>
          <w:color w:val="808080"/>
          <w:kern w:val="0"/>
          <w:sz w:val="24"/>
          <w:szCs w:val="24"/>
          <w:lang w:val="en-US"/>
        </w:rPr>
        <w:t>=</w:t>
      </w:r>
      <w:r w:rsidRPr="006D3235">
        <w:rPr>
          <w:rFonts w:ascii="Cascadia Mono" w:hAnsi="Cascadia Mono" w:cs="Cascadia Mono"/>
          <w:noProof w:val="0"/>
          <w:color w:val="000000"/>
          <w:kern w:val="0"/>
          <w:sz w:val="24"/>
          <w:szCs w:val="24"/>
          <w:lang w:val="en-US"/>
        </w:rPr>
        <w:t xml:space="preserve"> @billID </w:t>
      </w:r>
      <w:r w:rsidRPr="006D3235">
        <w:rPr>
          <w:rFonts w:ascii="Cascadia Mono" w:hAnsi="Cascadia Mono" w:cs="Cascadia Mono"/>
          <w:noProof w:val="0"/>
          <w:color w:val="808080"/>
          <w:kern w:val="0"/>
          <w:sz w:val="24"/>
          <w:szCs w:val="24"/>
          <w:lang w:val="en-US"/>
        </w:rPr>
        <w:t>AND</w:t>
      </w:r>
      <w:r w:rsidRPr="006D3235">
        <w:rPr>
          <w:rFonts w:ascii="Cascadia Mono" w:hAnsi="Cascadia Mono" w:cs="Cascadia Mono"/>
          <w:noProof w:val="0"/>
          <w:color w:val="000000"/>
          <w:kern w:val="0"/>
          <w:sz w:val="24"/>
          <w:szCs w:val="24"/>
          <w:lang w:val="en-US"/>
        </w:rPr>
        <w:t xml:space="preserve"> </w:t>
      </w:r>
      <w:proofErr w:type="spellStart"/>
      <w:r w:rsidRPr="006D3235">
        <w:rPr>
          <w:rFonts w:ascii="Cascadia Mono" w:hAnsi="Cascadia Mono" w:cs="Cascadia Mono"/>
          <w:noProof w:val="0"/>
          <w:color w:val="000000"/>
          <w:kern w:val="0"/>
          <w:sz w:val="24"/>
          <w:szCs w:val="24"/>
          <w:lang w:val="en-US"/>
        </w:rPr>
        <w:t>productID</w:t>
      </w:r>
      <w:proofErr w:type="spellEnd"/>
      <w:r w:rsidRPr="006D3235">
        <w:rPr>
          <w:rFonts w:ascii="Cascadia Mono" w:hAnsi="Cascadia Mono" w:cs="Cascadia Mono"/>
          <w:noProof w:val="0"/>
          <w:color w:val="000000"/>
          <w:kern w:val="0"/>
          <w:sz w:val="24"/>
          <w:szCs w:val="24"/>
          <w:lang w:val="en-US"/>
        </w:rPr>
        <w:t xml:space="preserve"> </w:t>
      </w:r>
      <w:r w:rsidRPr="006D3235">
        <w:rPr>
          <w:rFonts w:ascii="Cascadia Mono" w:hAnsi="Cascadia Mono" w:cs="Cascadia Mono"/>
          <w:noProof w:val="0"/>
          <w:color w:val="808080"/>
          <w:kern w:val="0"/>
          <w:sz w:val="24"/>
          <w:szCs w:val="24"/>
          <w:lang w:val="en-US"/>
        </w:rPr>
        <w:t>=</w:t>
      </w:r>
      <w:r w:rsidRPr="006D3235">
        <w:rPr>
          <w:rFonts w:ascii="Cascadia Mono" w:hAnsi="Cascadia Mono" w:cs="Cascadia Mono"/>
          <w:noProof w:val="0"/>
          <w:color w:val="000000"/>
          <w:kern w:val="0"/>
          <w:sz w:val="24"/>
          <w:szCs w:val="24"/>
          <w:lang w:val="en-US"/>
        </w:rPr>
        <w:t xml:space="preserve"> @productID</w:t>
      </w:r>
    </w:p>
    <w:p w14:paraId="353F684F" w14:textId="77777777" w:rsidR="006D3235" w:rsidRPr="006D3235" w:rsidRDefault="006D3235" w:rsidP="006D323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p>
    <w:p w14:paraId="5C9174B7" w14:textId="77777777" w:rsidR="006D3235" w:rsidRPr="006D3235" w:rsidRDefault="006D3235" w:rsidP="006D323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6D3235">
        <w:rPr>
          <w:rFonts w:ascii="Cascadia Mono" w:hAnsi="Cascadia Mono" w:cs="Cascadia Mono"/>
          <w:noProof w:val="0"/>
          <w:color w:val="000000"/>
          <w:kern w:val="0"/>
          <w:sz w:val="24"/>
          <w:szCs w:val="24"/>
          <w:lang w:val="en-US"/>
        </w:rPr>
        <w:tab/>
      </w:r>
      <w:r w:rsidRPr="006D3235">
        <w:rPr>
          <w:rFonts w:ascii="Cascadia Mono" w:hAnsi="Cascadia Mono" w:cs="Cascadia Mono"/>
          <w:noProof w:val="0"/>
          <w:color w:val="000000"/>
          <w:kern w:val="0"/>
          <w:sz w:val="24"/>
          <w:szCs w:val="24"/>
          <w:lang w:val="en-US"/>
        </w:rPr>
        <w:tab/>
      </w:r>
      <w:r w:rsidRPr="006D3235">
        <w:rPr>
          <w:rFonts w:ascii="Cascadia Mono" w:hAnsi="Cascadia Mono" w:cs="Cascadia Mono"/>
          <w:noProof w:val="0"/>
          <w:color w:val="000000"/>
          <w:kern w:val="0"/>
          <w:sz w:val="24"/>
          <w:szCs w:val="24"/>
          <w:lang w:val="en-US"/>
        </w:rPr>
        <w:tab/>
      </w:r>
      <w:r w:rsidRPr="006D3235">
        <w:rPr>
          <w:rFonts w:ascii="Cascadia Mono" w:hAnsi="Cascadia Mono" w:cs="Cascadia Mono"/>
          <w:noProof w:val="0"/>
          <w:color w:val="000000"/>
          <w:kern w:val="0"/>
          <w:sz w:val="24"/>
          <w:szCs w:val="24"/>
          <w:lang w:val="en-US"/>
        </w:rPr>
        <w:tab/>
      </w:r>
      <w:r w:rsidRPr="006D3235">
        <w:rPr>
          <w:rFonts w:ascii="Cascadia Mono" w:hAnsi="Cascadia Mono" w:cs="Cascadia Mono"/>
          <w:noProof w:val="0"/>
          <w:color w:val="0000FF"/>
          <w:kern w:val="0"/>
          <w:sz w:val="24"/>
          <w:szCs w:val="24"/>
          <w:lang w:val="en-US"/>
        </w:rPr>
        <w:t>COMMIT</w:t>
      </w:r>
      <w:r w:rsidRPr="006D3235">
        <w:rPr>
          <w:rFonts w:ascii="Cascadia Mono" w:hAnsi="Cascadia Mono" w:cs="Cascadia Mono"/>
          <w:noProof w:val="0"/>
          <w:color w:val="000000"/>
          <w:kern w:val="0"/>
          <w:sz w:val="24"/>
          <w:szCs w:val="24"/>
          <w:lang w:val="en-US"/>
        </w:rPr>
        <w:t xml:space="preserve"> </w:t>
      </w:r>
      <w:r w:rsidRPr="006D3235">
        <w:rPr>
          <w:rFonts w:ascii="Cascadia Mono" w:hAnsi="Cascadia Mono" w:cs="Cascadia Mono"/>
          <w:noProof w:val="0"/>
          <w:color w:val="0000FF"/>
          <w:kern w:val="0"/>
          <w:sz w:val="24"/>
          <w:szCs w:val="24"/>
          <w:lang w:val="en-US"/>
        </w:rPr>
        <w:t>TRANSACTION</w:t>
      </w:r>
    </w:p>
    <w:p w14:paraId="53377E66" w14:textId="77777777" w:rsidR="006D3235" w:rsidRPr="006D3235" w:rsidRDefault="006D3235" w:rsidP="006D323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6D3235">
        <w:rPr>
          <w:rFonts w:ascii="Cascadia Mono" w:hAnsi="Cascadia Mono" w:cs="Cascadia Mono"/>
          <w:noProof w:val="0"/>
          <w:color w:val="000000"/>
          <w:kern w:val="0"/>
          <w:sz w:val="24"/>
          <w:szCs w:val="24"/>
          <w:lang w:val="en-US"/>
        </w:rPr>
        <w:tab/>
      </w:r>
      <w:r w:rsidRPr="006D3235">
        <w:rPr>
          <w:rFonts w:ascii="Cascadia Mono" w:hAnsi="Cascadia Mono" w:cs="Cascadia Mono"/>
          <w:noProof w:val="0"/>
          <w:color w:val="000000"/>
          <w:kern w:val="0"/>
          <w:sz w:val="24"/>
          <w:szCs w:val="24"/>
          <w:lang w:val="en-US"/>
        </w:rPr>
        <w:tab/>
      </w:r>
      <w:r w:rsidRPr="006D3235">
        <w:rPr>
          <w:rFonts w:ascii="Cascadia Mono" w:hAnsi="Cascadia Mono" w:cs="Cascadia Mono"/>
          <w:noProof w:val="0"/>
          <w:color w:val="000000"/>
          <w:kern w:val="0"/>
          <w:sz w:val="24"/>
          <w:szCs w:val="24"/>
          <w:lang w:val="en-US"/>
        </w:rPr>
        <w:tab/>
      </w:r>
      <w:r w:rsidRPr="006D3235">
        <w:rPr>
          <w:rFonts w:ascii="Cascadia Mono" w:hAnsi="Cascadia Mono" w:cs="Cascadia Mono"/>
          <w:noProof w:val="0"/>
          <w:color w:val="0000FF"/>
          <w:kern w:val="0"/>
          <w:sz w:val="24"/>
          <w:szCs w:val="24"/>
          <w:lang w:val="en-US"/>
        </w:rPr>
        <w:t>END</w:t>
      </w:r>
      <w:r w:rsidRPr="006D3235">
        <w:rPr>
          <w:rFonts w:ascii="Cascadia Mono" w:hAnsi="Cascadia Mono" w:cs="Cascadia Mono"/>
          <w:noProof w:val="0"/>
          <w:color w:val="000000"/>
          <w:kern w:val="0"/>
          <w:sz w:val="24"/>
          <w:szCs w:val="24"/>
          <w:lang w:val="en-US"/>
        </w:rPr>
        <w:t xml:space="preserve"> </w:t>
      </w:r>
      <w:r w:rsidRPr="006D3235">
        <w:rPr>
          <w:rFonts w:ascii="Cascadia Mono" w:hAnsi="Cascadia Mono" w:cs="Cascadia Mono"/>
          <w:noProof w:val="0"/>
          <w:color w:val="0000FF"/>
          <w:kern w:val="0"/>
          <w:sz w:val="24"/>
          <w:szCs w:val="24"/>
          <w:lang w:val="en-US"/>
        </w:rPr>
        <w:t>TRY</w:t>
      </w:r>
    </w:p>
    <w:p w14:paraId="12F8FACE" w14:textId="77777777" w:rsidR="006D3235" w:rsidRPr="006D3235" w:rsidRDefault="006D3235" w:rsidP="006D323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6D3235">
        <w:rPr>
          <w:rFonts w:ascii="Cascadia Mono" w:hAnsi="Cascadia Mono" w:cs="Cascadia Mono"/>
          <w:noProof w:val="0"/>
          <w:color w:val="000000"/>
          <w:kern w:val="0"/>
          <w:sz w:val="24"/>
          <w:szCs w:val="24"/>
          <w:lang w:val="en-US"/>
        </w:rPr>
        <w:tab/>
      </w:r>
      <w:r w:rsidRPr="006D3235">
        <w:rPr>
          <w:rFonts w:ascii="Cascadia Mono" w:hAnsi="Cascadia Mono" w:cs="Cascadia Mono"/>
          <w:noProof w:val="0"/>
          <w:color w:val="000000"/>
          <w:kern w:val="0"/>
          <w:sz w:val="24"/>
          <w:szCs w:val="24"/>
          <w:lang w:val="en-US"/>
        </w:rPr>
        <w:tab/>
      </w:r>
      <w:r w:rsidRPr="006D3235">
        <w:rPr>
          <w:rFonts w:ascii="Cascadia Mono" w:hAnsi="Cascadia Mono" w:cs="Cascadia Mono"/>
          <w:noProof w:val="0"/>
          <w:color w:val="000000"/>
          <w:kern w:val="0"/>
          <w:sz w:val="24"/>
          <w:szCs w:val="24"/>
          <w:lang w:val="en-US"/>
        </w:rPr>
        <w:tab/>
      </w:r>
      <w:r w:rsidRPr="006D3235">
        <w:rPr>
          <w:rFonts w:ascii="Cascadia Mono" w:hAnsi="Cascadia Mono" w:cs="Cascadia Mono"/>
          <w:noProof w:val="0"/>
          <w:color w:val="0000FF"/>
          <w:kern w:val="0"/>
          <w:sz w:val="24"/>
          <w:szCs w:val="24"/>
          <w:lang w:val="en-US"/>
        </w:rPr>
        <w:t>BEGIN</w:t>
      </w:r>
      <w:r w:rsidRPr="006D3235">
        <w:rPr>
          <w:rFonts w:ascii="Cascadia Mono" w:hAnsi="Cascadia Mono" w:cs="Cascadia Mono"/>
          <w:noProof w:val="0"/>
          <w:color w:val="000000"/>
          <w:kern w:val="0"/>
          <w:sz w:val="24"/>
          <w:szCs w:val="24"/>
          <w:lang w:val="en-US"/>
        </w:rPr>
        <w:t xml:space="preserve"> </w:t>
      </w:r>
      <w:r w:rsidRPr="006D3235">
        <w:rPr>
          <w:rFonts w:ascii="Cascadia Mono" w:hAnsi="Cascadia Mono" w:cs="Cascadia Mono"/>
          <w:noProof w:val="0"/>
          <w:color w:val="0000FF"/>
          <w:kern w:val="0"/>
          <w:sz w:val="24"/>
          <w:szCs w:val="24"/>
          <w:lang w:val="en-US"/>
        </w:rPr>
        <w:t>CATCH</w:t>
      </w:r>
    </w:p>
    <w:p w14:paraId="74BA6BF4" w14:textId="77777777" w:rsidR="006D3235" w:rsidRPr="006D3235" w:rsidRDefault="006D3235" w:rsidP="006D323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6D3235">
        <w:rPr>
          <w:rFonts w:ascii="Cascadia Mono" w:hAnsi="Cascadia Mono" w:cs="Cascadia Mono"/>
          <w:noProof w:val="0"/>
          <w:color w:val="000000"/>
          <w:kern w:val="0"/>
          <w:sz w:val="24"/>
          <w:szCs w:val="24"/>
          <w:lang w:val="en-US"/>
        </w:rPr>
        <w:tab/>
      </w:r>
      <w:r w:rsidRPr="006D3235">
        <w:rPr>
          <w:rFonts w:ascii="Cascadia Mono" w:hAnsi="Cascadia Mono" w:cs="Cascadia Mono"/>
          <w:noProof w:val="0"/>
          <w:color w:val="000000"/>
          <w:kern w:val="0"/>
          <w:sz w:val="24"/>
          <w:szCs w:val="24"/>
          <w:lang w:val="en-US"/>
        </w:rPr>
        <w:tab/>
      </w:r>
      <w:r w:rsidRPr="006D3235">
        <w:rPr>
          <w:rFonts w:ascii="Cascadia Mono" w:hAnsi="Cascadia Mono" w:cs="Cascadia Mono"/>
          <w:noProof w:val="0"/>
          <w:color w:val="000000"/>
          <w:kern w:val="0"/>
          <w:sz w:val="24"/>
          <w:szCs w:val="24"/>
          <w:lang w:val="en-US"/>
        </w:rPr>
        <w:tab/>
      </w:r>
      <w:r w:rsidRPr="006D3235">
        <w:rPr>
          <w:rFonts w:ascii="Cascadia Mono" w:hAnsi="Cascadia Mono" w:cs="Cascadia Mono"/>
          <w:noProof w:val="0"/>
          <w:color w:val="000000"/>
          <w:kern w:val="0"/>
          <w:sz w:val="24"/>
          <w:szCs w:val="24"/>
          <w:lang w:val="en-US"/>
        </w:rPr>
        <w:tab/>
      </w:r>
      <w:r w:rsidRPr="006D3235">
        <w:rPr>
          <w:rFonts w:ascii="Cascadia Mono" w:hAnsi="Cascadia Mono" w:cs="Cascadia Mono"/>
          <w:noProof w:val="0"/>
          <w:color w:val="0000FF"/>
          <w:kern w:val="0"/>
          <w:sz w:val="24"/>
          <w:szCs w:val="24"/>
          <w:lang w:val="en-US"/>
        </w:rPr>
        <w:t>ROLLBACK</w:t>
      </w:r>
      <w:r w:rsidRPr="006D3235">
        <w:rPr>
          <w:rFonts w:ascii="Cascadia Mono" w:hAnsi="Cascadia Mono" w:cs="Cascadia Mono"/>
          <w:noProof w:val="0"/>
          <w:color w:val="000000"/>
          <w:kern w:val="0"/>
          <w:sz w:val="24"/>
          <w:szCs w:val="24"/>
          <w:lang w:val="en-US"/>
        </w:rPr>
        <w:t xml:space="preserve"> </w:t>
      </w:r>
      <w:r w:rsidRPr="006D3235">
        <w:rPr>
          <w:rFonts w:ascii="Cascadia Mono" w:hAnsi="Cascadia Mono" w:cs="Cascadia Mono"/>
          <w:noProof w:val="0"/>
          <w:color w:val="0000FF"/>
          <w:kern w:val="0"/>
          <w:sz w:val="24"/>
          <w:szCs w:val="24"/>
          <w:lang w:val="en-US"/>
        </w:rPr>
        <w:t>TRANSACTION</w:t>
      </w:r>
    </w:p>
    <w:p w14:paraId="2ECC558B" w14:textId="77777777" w:rsidR="006D3235" w:rsidRPr="006D3235" w:rsidRDefault="006D3235" w:rsidP="006D323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6D3235">
        <w:rPr>
          <w:rFonts w:ascii="Cascadia Mono" w:hAnsi="Cascadia Mono" w:cs="Cascadia Mono"/>
          <w:noProof w:val="0"/>
          <w:color w:val="000000"/>
          <w:kern w:val="0"/>
          <w:sz w:val="24"/>
          <w:szCs w:val="24"/>
          <w:lang w:val="en-US"/>
        </w:rPr>
        <w:tab/>
      </w:r>
      <w:r w:rsidRPr="006D3235">
        <w:rPr>
          <w:rFonts w:ascii="Cascadia Mono" w:hAnsi="Cascadia Mono" w:cs="Cascadia Mono"/>
          <w:noProof w:val="0"/>
          <w:color w:val="000000"/>
          <w:kern w:val="0"/>
          <w:sz w:val="24"/>
          <w:szCs w:val="24"/>
          <w:lang w:val="en-US"/>
        </w:rPr>
        <w:tab/>
      </w:r>
      <w:r w:rsidRPr="006D3235">
        <w:rPr>
          <w:rFonts w:ascii="Cascadia Mono" w:hAnsi="Cascadia Mono" w:cs="Cascadia Mono"/>
          <w:noProof w:val="0"/>
          <w:color w:val="000000"/>
          <w:kern w:val="0"/>
          <w:sz w:val="24"/>
          <w:szCs w:val="24"/>
          <w:lang w:val="en-US"/>
        </w:rPr>
        <w:tab/>
      </w:r>
      <w:r w:rsidRPr="006D3235">
        <w:rPr>
          <w:rFonts w:ascii="Cascadia Mono" w:hAnsi="Cascadia Mono" w:cs="Cascadia Mono"/>
          <w:noProof w:val="0"/>
          <w:color w:val="000000"/>
          <w:kern w:val="0"/>
          <w:sz w:val="24"/>
          <w:szCs w:val="24"/>
          <w:lang w:val="en-US"/>
        </w:rPr>
        <w:tab/>
      </w:r>
      <w:r w:rsidRPr="006D3235">
        <w:rPr>
          <w:rFonts w:ascii="Cascadia Mono" w:hAnsi="Cascadia Mono" w:cs="Cascadia Mono"/>
          <w:noProof w:val="0"/>
          <w:color w:val="0000FF"/>
          <w:kern w:val="0"/>
          <w:sz w:val="24"/>
          <w:szCs w:val="24"/>
          <w:lang w:val="en-US"/>
        </w:rPr>
        <w:t>SET</w:t>
      </w:r>
      <w:r w:rsidRPr="006D3235">
        <w:rPr>
          <w:rFonts w:ascii="Cascadia Mono" w:hAnsi="Cascadia Mono" w:cs="Cascadia Mono"/>
          <w:noProof w:val="0"/>
          <w:color w:val="000000"/>
          <w:kern w:val="0"/>
          <w:sz w:val="24"/>
          <w:szCs w:val="24"/>
          <w:lang w:val="en-US"/>
        </w:rPr>
        <w:t xml:space="preserve"> @errorMessage </w:t>
      </w:r>
      <w:r w:rsidRPr="006D3235">
        <w:rPr>
          <w:rFonts w:ascii="Cascadia Mono" w:hAnsi="Cascadia Mono" w:cs="Cascadia Mono"/>
          <w:noProof w:val="0"/>
          <w:color w:val="808080"/>
          <w:kern w:val="0"/>
          <w:sz w:val="24"/>
          <w:szCs w:val="24"/>
          <w:lang w:val="en-US"/>
        </w:rPr>
        <w:t>=</w:t>
      </w:r>
      <w:r w:rsidRPr="006D3235">
        <w:rPr>
          <w:rFonts w:ascii="Cascadia Mono" w:hAnsi="Cascadia Mono" w:cs="Cascadia Mono"/>
          <w:noProof w:val="0"/>
          <w:color w:val="000000"/>
          <w:kern w:val="0"/>
          <w:sz w:val="24"/>
          <w:szCs w:val="24"/>
          <w:lang w:val="en-US"/>
        </w:rPr>
        <w:t xml:space="preserve"> </w:t>
      </w:r>
      <w:r w:rsidRPr="006D3235">
        <w:rPr>
          <w:rFonts w:ascii="Cascadia Mono" w:hAnsi="Cascadia Mono" w:cs="Cascadia Mono"/>
          <w:noProof w:val="0"/>
          <w:color w:val="FF00FF"/>
          <w:kern w:val="0"/>
          <w:sz w:val="24"/>
          <w:szCs w:val="24"/>
          <w:lang w:val="en-US"/>
        </w:rPr>
        <w:t>ERROR_</w:t>
      </w:r>
      <w:proofErr w:type="gramStart"/>
      <w:r w:rsidRPr="006D3235">
        <w:rPr>
          <w:rFonts w:ascii="Cascadia Mono" w:hAnsi="Cascadia Mono" w:cs="Cascadia Mono"/>
          <w:noProof w:val="0"/>
          <w:color w:val="FF00FF"/>
          <w:kern w:val="0"/>
          <w:sz w:val="24"/>
          <w:szCs w:val="24"/>
          <w:lang w:val="en-US"/>
        </w:rPr>
        <w:t>MESSAGE</w:t>
      </w:r>
      <w:r w:rsidRPr="006D3235">
        <w:rPr>
          <w:rFonts w:ascii="Cascadia Mono" w:hAnsi="Cascadia Mono" w:cs="Cascadia Mono"/>
          <w:noProof w:val="0"/>
          <w:color w:val="808080"/>
          <w:kern w:val="0"/>
          <w:sz w:val="24"/>
          <w:szCs w:val="24"/>
          <w:lang w:val="en-US"/>
        </w:rPr>
        <w:t>(</w:t>
      </w:r>
      <w:proofErr w:type="gramEnd"/>
      <w:r w:rsidRPr="006D3235">
        <w:rPr>
          <w:rFonts w:ascii="Cascadia Mono" w:hAnsi="Cascadia Mono" w:cs="Cascadia Mono"/>
          <w:noProof w:val="0"/>
          <w:color w:val="808080"/>
          <w:kern w:val="0"/>
          <w:sz w:val="24"/>
          <w:szCs w:val="24"/>
          <w:lang w:val="en-US"/>
        </w:rPr>
        <w:t>)</w:t>
      </w:r>
    </w:p>
    <w:p w14:paraId="6FFA9088" w14:textId="77777777" w:rsidR="006D3235" w:rsidRPr="006D3235" w:rsidRDefault="006D3235" w:rsidP="006D323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6D3235">
        <w:rPr>
          <w:rFonts w:ascii="Cascadia Mono" w:hAnsi="Cascadia Mono" w:cs="Cascadia Mono"/>
          <w:noProof w:val="0"/>
          <w:color w:val="000000"/>
          <w:kern w:val="0"/>
          <w:sz w:val="24"/>
          <w:szCs w:val="24"/>
          <w:lang w:val="en-US"/>
        </w:rPr>
        <w:tab/>
      </w:r>
      <w:r w:rsidRPr="006D3235">
        <w:rPr>
          <w:rFonts w:ascii="Cascadia Mono" w:hAnsi="Cascadia Mono" w:cs="Cascadia Mono"/>
          <w:noProof w:val="0"/>
          <w:color w:val="000000"/>
          <w:kern w:val="0"/>
          <w:sz w:val="24"/>
          <w:szCs w:val="24"/>
          <w:lang w:val="en-US"/>
        </w:rPr>
        <w:tab/>
      </w:r>
      <w:r w:rsidRPr="006D3235">
        <w:rPr>
          <w:rFonts w:ascii="Cascadia Mono" w:hAnsi="Cascadia Mono" w:cs="Cascadia Mono"/>
          <w:noProof w:val="0"/>
          <w:color w:val="000000"/>
          <w:kern w:val="0"/>
          <w:sz w:val="24"/>
          <w:szCs w:val="24"/>
          <w:lang w:val="en-US"/>
        </w:rPr>
        <w:tab/>
      </w:r>
      <w:r w:rsidRPr="006D3235">
        <w:rPr>
          <w:rFonts w:ascii="Cascadia Mono" w:hAnsi="Cascadia Mono" w:cs="Cascadia Mono"/>
          <w:noProof w:val="0"/>
          <w:color w:val="000000"/>
          <w:kern w:val="0"/>
          <w:sz w:val="24"/>
          <w:szCs w:val="24"/>
          <w:lang w:val="en-US"/>
        </w:rPr>
        <w:tab/>
      </w:r>
      <w:proofErr w:type="gramStart"/>
      <w:r w:rsidRPr="006D3235">
        <w:rPr>
          <w:rFonts w:ascii="Cascadia Mono" w:hAnsi="Cascadia Mono" w:cs="Cascadia Mono"/>
          <w:noProof w:val="0"/>
          <w:color w:val="0000FF"/>
          <w:kern w:val="0"/>
          <w:sz w:val="24"/>
          <w:szCs w:val="24"/>
          <w:lang w:val="en-US"/>
        </w:rPr>
        <w:t>RAISERROR</w:t>
      </w:r>
      <w:r w:rsidRPr="006D3235">
        <w:rPr>
          <w:rFonts w:ascii="Cascadia Mono" w:hAnsi="Cascadia Mono" w:cs="Cascadia Mono"/>
          <w:noProof w:val="0"/>
          <w:color w:val="808080"/>
          <w:kern w:val="0"/>
          <w:sz w:val="24"/>
          <w:szCs w:val="24"/>
          <w:lang w:val="en-US"/>
        </w:rPr>
        <w:t>(</w:t>
      </w:r>
      <w:proofErr w:type="gramEnd"/>
      <w:r w:rsidRPr="006D3235">
        <w:rPr>
          <w:rFonts w:ascii="Cascadia Mono" w:hAnsi="Cascadia Mono" w:cs="Cascadia Mono"/>
          <w:noProof w:val="0"/>
          <w:color w:val="000000"/>
          <w:kern w:val="0"/>
          <w:sz w:val="24"/>
          <w:szCs w:val="24"/>
          <w:lang w:val="en-US"/>
        </w:rPr>
        <w:t>@errorMessage</w:t>
      </w:r>
      <w:r w:rsidRPr="006D3235">
        <w:rPr>
          <w:rFonts w:ascii="Cascadia Mono" w:hAnsi="Cascadia Mono" w:cs="Cascadia Mono"/>
          <w:noProof w:val="0"/>
          <w:color w:val="808080"/>
          <w:kern w:val="0"/>
          <w:sz w:val="24"/>
          <w:szCs w:val="24"/>
          <w:lang w:val="en-US"/>
        </w:rPr>
        <w:t>,</w:t>
      </w:r>
      <w:r w:rsidRPr="006D3235">
        <w:rPr>
          <w:rFonts w:ascii="Cascadia Mono" w:hAnsi="Cascadia Mono" w:cs="Cascadia Mono"/>
          <w:noProof w:val="0"/>
          <w:color w:val="000000"/>
          <w:kern w:val="0"/>
          <w:sz w:val="24"/>
          <w:szCs w:val="24"/>
          <w:lang w:val="en-US"/>
        </w:rPr>
        <w:t xml:space="preserve"> 16</w:t>
      </w:r>
      <w:r w:rsidRPr="006D3235">
        <w:rPr>
          <w:rFonts w:ascii="Cascadia Mono" w:hAnsi="Cascadia Mono" w:cs="Cascadia Mono"/>
          <w:noProof w:val="0"/>
          <w:color w:val="808080"/>
          <w:kern w:val="0"/>
          <w:sz w:val="24"/>
          <w:szCs w:val="24"/>
          <w:lang w:val="en-US"/>
        </w:rPr>
        <w:t>,</w:t>
      </w:r>
      <w:r w:rsidRPr="006D3235">
        <w:rPr>
          <w:rFonts w:ascii="Cascadia Mono" w:hAnsi="Cascadia Mono" w:cs="Cascadia Mono"/>
          <w:noProof w:val="0"/>
          <w:color w:val="000000"/>
          <w:kern w:val="0"/>
          <w:sz w:val="24"/>
          <w:szCs w:val="24"/>
          <w:lang w:val="en-US"/>
        </w:rPr>
        <w:t xml:space="preserve"> 1</w:t>
      </w:r>
      <w:r w:rsidRPr="006D3235">
        <w:rPr>
          <w:rFonts w:ascii="Cascadia Mono" w:hAnsi="Cascadia Mono" w:cs="Cascadia Mono"/>
          <w:noProof w:val="0"/>
          <w:color w:val="808080"/>
          <w:kern w:val="0"/>
          <w:sz w:val="24"/>
          <w:szCs w:val="24"/>
          <w:lang w:val="en-US"/>
        </w:rPr>
        <w:t>)</w:t>
      </w:r>
    </w:p>
    <w:p w14:paraId="7A87A5D7" w14:textId="77777777" w:rsidR="006D3235" w:rsidRPr="006D3235" w:rsidRDefault="006D3235" w:rsidP="006D323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6D3235">
        <w:rPr>
          <w:rFonts w:ascii="Cascadia Mono" w:hAnsi="Cascadia Mono" w:cs="Cascadia Mono"/>
          <w:noProof w:val="0"/>
          <w:color w:val="000000"/>
          <w:kern w:val="0"/>
          <w:sz w:val="24"/>
          <w:szCs w:val="24"/>
          <w:lang w:val="en-US"/>
        </w:rPr>
        <w:tab/>
      </w:r>
      <w:r w:rsidRPr="006D3235">
        <w:rPr>
          <w:rFonts w:ascii="Cascadia Mono" w:hAnsi="Cascadia Mono" w:cs="Cascadia Mono"/>
          <w:noProof w:val="0"/>
          <w:color w:val="000000"/>
          <w:kern w:val="0"/>
          <w:sz w:val="24"/>
          <w:szCs w:val="24"/>
          <w:lang w:val="en-US"/>
        </w:rPr>
        <w:tab/>
      </w:r>
      <w:r w:rsidRPr="006D3235">
        <w:rPr>
          <w:rFonts w:ascii="Cascadia Mono" w:hAnsi="Cascadia Mono" w:cs="Cascadia Mono"/>
          <w:noProof w:val="0"/>
          <w:color w:val="000000"/>
          <w:kern w:val="0"/>
          <w:sz w:val="24"/>
          <w:szCs w:val="24"/>
          <w:lang w:val="en-US"/>
        </w:rPr>
        <w:tab/>
      </w:r>
      <w:r w:rsidRPr="006D3235">
        <w:rPr>
          <w:rFonts w:ascii="Cascadia Mono" w:hAnsi="Cascadia Mono" w:cs="Cascadia Mono"/>
          <w:noProof w:val="0"/>
          <w:color w:val="0000FF"/>
          <w:kern w:val="0"/>
          <w:sz w:val="24"/>
          <w:szCs w:val="24"/>
          <w:lang w:val="en-US"/>
        </w:rPr>
        <w:t>END</w:t>
      </w:r>
      <w:r w:rsidRPr="006D3235">
        <w:rPr>
          <w:rFonts w:ascii="Cascadia Mono" w:hAnsi="Cascadia Mono" w:cs="Cascadia Mono"/>
          <w:noProof w:val="0"/>
          <w:color w:val="000000"/>
          <w:kern w:val="0"/>
          <w:sz w:val="24"/>
          <w:szCs w:val="24"/>
          <w:lang w:val="en-US"/>
        </w:rPr>
        <w:t xml:space="preserve"> </w:t>
      </w:r>
      <w:r w:rsidRPr="006D3235">
        <w:rPr>
          <w:rFonts w:ascii="Cascadia Mono" w:hAnsi="Cascadia Mono" w:cs="Cascadia Mono"/>
          <w:noProof w:val="0"/>
          <w:color w:val="0000FF"/>
          <w:kern w:val="0"/>
          <w:sz w:val="24"/>
          <w:szCs w:val="24"/>
          <w:lang w:val="en-US"/>
        </w:rPr>
        <w:t>CATCH</w:t>
      </w:r>
    </w:p>
    <w:p w14:paraId="40F233CC" w14:textId="77777777" w:rsidR="006D3235" w:rsidRPr="006D3235" w:rsidRDefault="006D3235" w:rsidP="006D323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6D3235">
        <w:rPr>
          <w:rFonts w:ascii="Cascadia Mono" w:hAnsi="Cascadia Mono" w:cs="Cascadia Mono"/>
          <w:noProof w:val="0"/>
          <w:color w:val="000000"/>
          <w:kern w:val="0"/>
          <w:sz w:val="24"/>
          <w:szCs w:val="24"/>
          <w:lang w:val="en-US"/>
        </w:rPr>
        <w:tab/>
      </w:r>
      <w:r w:rsidRPr="006D3235">
        <w:rPr>
          <w:rFonts w:ascii="Cascadia Mono" w:hAnsi="Cascadia Mono" w:cs="Cascadia Mono"/>
          <w:noProof w:val="0"/>
          <w:color w:val="000000"/>
          <w:kern w:val="0"/>
          <w:sz w:val="24"/>
          <w:szCs w:val="24"/>
          <w:lang w:val="en-US"/>
        </w:rPr>
        <w:tab/>
      </w:r>
      <w:r w:rsidRPr="006D3235">
        <w:rPr>
          <w:rFonts w:ascii="Cascadia Mono" w:hAnsi="Cascadia Mono" w:cs="Cascadia Mono"/>
          <w:noProof w:val="0"/>
          <w:color w:val="0000FF"/>
          <w:kern w:val="0"/>
          <w:sz w:val="24"/>
          <w:szCs w:val="24"/>
          <w:lang w:val="en-US"/>
        </w:rPr>
        <w:t>END</w:t>
      </w:r>
    </w:p>
    <w:p w14:paraId="26B9FB58" w14:textId="77777777" w:rsidR="006D3235" w:rsidRPr="006D3235" w:rsidRDefault="006D3235" w:rsidP="006D323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6D3235">
        <w:rPr>
          <w:rFonts w:ascii="Cascadia Mono" w:hAnsi="Cascadia Mono" w:cs="Cascadia Mono"/>
          <w:noProof w:val="0"/>
          <w:color w:val="000000"/>
          <w:kern w:val="0"/>
          <w:sz w:val="24"/>
          <w:szCs w:val="24"/>
          <w:lang w:val="en-US"/>
        </w:rPr>
        <w:tab/>
      </w:r>
      <w:r w:rsidRPr="006D3235">
        <w:rPr>
          <w:rFonts w:ascii="Cascadia Mono" w:hAnsi="Cascadia Mono" w:cs="Cascadia Mono"/>
          <w:noProof w:val="0"/>
          <w:color w:val="000000"/>
          <w:kern w:val="0"/>
          <w:sz w:val="24"/>
          <w:szCs w:val="24"/>
          <w:lang w:val="en-US"/>
        </w:rPr>
        <w:tab/>
      </w:r>
      <w:r w:rsidRPr="006D3235">
        <w:rPr>
          <w:rFonts w:ascii="Cascadia Mono" w:hAnsi="Cascadia Mono" w:cs="Cascadia Mono"/>
          <w:noProof w:val="0"/>
          <w:color w:val="0000FF"/>
          <w:kern w:val="0"/>
          <w:sz w:val="24"/>
          <w:szCs w:val="24"/>
          <w:lang w:val="en-US"/>
        </w:rPr>
        <w:t>ELSE</w:t>
      </w:r>
    </w:p>
    <w:p w14:paraId="47EC1777" w14:textId="77777777" w:rsidR="006D3235" w:rsidRPr="006D3235" w:rsidRDefault="006D3235" w:rsidP="006D323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6D3235">
        <w:rPr>
          <w:rFonts w:ascii="Cascadia Mono" w:hAnsi="Cascadia Mono" w:cs="Cascadia Mono"/>
          <w:noProof w:val="0"/>
          <w:color w:val="000000"/>
          <w:kern w:val="0"/>
          <w:sz w:val="24"/>
          <w:szCs w:val="24"/>
          <w:lang w:val="en-US"/>
        </w:rPr>
        <w:tab/>
      </w:r>
      <w:r w:rsidRPr="006D3235">
        <w:rPr>
          <w:rFonts w:ascii="Cascadia Mono" w:hAnsi="Cascadia Mono" w:cs="Cascadia Mono"/>
          <w:noProof w:val="0"/>
          <w:color w:val="000000"/>
          <w:kern w:val="0"/>
          <w:sz w:val="24"/>
          <w:szCs w:val="24"/>
          <w:lang w:val="en-US"/>
        </w:rPr>
        <w:tab/>
      </w:r>
      <w:r w:rsidRPr="006D3235">
        <w:rPr>
          <w:rFonts w:ascii="Cascadia Mono" w:hAnsi="Cascadia Mono" w:cs="Cascadia Mono"/>
          <w:noProof w:val="0"/>
          <w:color w:val="000000"/>
          <w:kern w:val="0"/>
          <w:sz w:val="24"/>
          <w:szCs w:val="24"/>
          <w:lang w:val="en-US"/>
        </w:rPr>
        <w:tab/>
      </w:r>
      <w:r w:rsidRPr="006D3235">
        <w:rPr>
          <w:rFonts w:ascii="Cascadia Mono" w:hAnsi="Cascadia Mono" w:cs="Cascadia Mono"/>
          <w:noProof w:val="0"/>
          <w:color w:val="0000FF"/>
          <w:kern w:val="0"/>
          <w:sz w:val="24"/>
          <w:szCs w:val="24"/>
          <w:lang w:val="en-US"/>
        </w:rPr>
        <w:t>THROW</w:t>
      </w:r>
      <w:r w:rsidRPr="006D3235">
        <w:rPr>
          <w:rFonts w:ascii="Cascadia Mono" w:hAnsi="Cascadia Mono" w:cs="Cascadia Mono"/>
          <w:noProof w:val="0"/>
          <w:color w:val="000000"/>
          <w:kern w:val="0"/>
          <w:sz w:val="24"/>
          <w:szCs w:val="24"/>
          <w:lang w:val="en-US"/>
        </w:rPr>
        <w:t xml:space="preserve"> 50000</w:t>
      </w:r>
      <w:r w:rsidRPr="006D3235">
        <w:rPr>
          <w:rFonts w:ascii="Cascadia Mono" w:hAnsi="Cascadia Mono" w:cs="Cascadia Mono"/>
          <w:noProof w:val="0"/>
          <w:color w:val="808080"/>
          <w:kern w:val="0"/>
          <w:sz w:val="24"/>
          <w:szCs w:val="24"/>
          <w:lang w:val="en-US"/>
        </w:rPr>
        <w:t>,</w:t>
      </w:r>
      <w:r w:rsidRPr="006D3235">
        <w:rPr>
          <w:rFonts w:ascii="Cascadia Mono" w:hAnsi="Cascadia Mono" w:cs="Cascadia Mono"/>
          <w:noProof w:val="0"/>
          <w:color w:val="000000"/>
          <w:kern w:val="0"/>
          <w:sz w:val="24"/>
          <w:szCs w:val="24"/>
          <w:lang w:val="en-US"/>
        </w:rPr>
        <w:t xml:space="preserve"> </w:t>
      </w:r>
      <w:r w:rsidRPr="006D3235">
        <w:rPr>
          <w:rFonts w:ascii="Cascadia Mono" w:hAnsi="Cascadia Mono" w:cs="Cascadia Mono"/>
          <w:noProof w:val="0"/>
          <w:color w:val="FF0000"/>
          <w:kern w:val="0"/>
          <w:sz w:val="24"/>
          <w:szCs w:val="24"/>
          <w:lang w:val="en-US"/>
        </w:rPr>
        <w:t>'</w:t>
      </w:r>
      <w:proofErr w:type="spellStart"/>
      <w:r w:rsidRPr="006D3235">
        <w:rPr>
          <w:rFonts w:ascii="Cascadia Mono" w:hAnsi="Cascadia Mono" w:cs="Cascadia Mono"/>
          <w:noProof w:val="0"/>
          <w:color w:val="FF0000"/>
          <w:kern w:val="0"/>
          <w:sz w:val="24"/>
          <w:szCs w:val="24"/>
          <w:lang w:val="en-US"/>
        </w:rPr>
        <w:t>Sản</w:t>
      </w:r>
      <w:proofErr w:type="spellEnd"/>
      <w:r w:rsidRPr="006D3235">
        <w:rPr>
          <w:rFonts w:ascii="Cascadia Mono" w:hAnsi="Cascadia Mono" w:cs="Cascadia Mono"/>
          <w:noProof w:val="0"/>
          <w:color w:val="FF0000"/>
          <w:kern w:val="0"/>
          <w:sz w:val="24"/>
          <w:szCs w:val="24"/>
          <w:lang w:val="en-US"/>
        </w:rPr>
        <w:t xml:space="preserve"> </w:t>
      </w:r>
      <w:proofErr w:type="spellStart"/>
      <w:r w:rsidRPr="006D3235">
        <w:rPr>
          <w:rFonts w:ascii="Cascadia Mono" w:hAnsi="Cascadia Mono" w:cs="Cascadia Mono"/>
          <w:noProof w:val="0"/>
          <w:color w:val="FF0000"/>
          <w:kern w:val="0"/>
          <w:sz w:val="24"/>
          <w:szCs w:val="24"/>
          <w:lang w:val="en-US"/>
        </w:rPr>
        <w:t>phẩm</w:t>
      </w:r>
      <w:proofErr w:type="spellEnd"/>
      <w:r w:rsidRPr="006D3235">
        <w:rPr>
          <w:rFonts w:ascii="Cascadia Mono" w:hAnsi="Cascadia Mono" w:cs="Cascadia Mono"/>
          <w:noProof w:val="0"/>
          <w:color w:val="FF0000"/>
          <w:kern w:val="0"/>
          <w:sz w:val="24"/>
          <w:szCs w:val="24"/>
          <w:lang w:val="en-US"/>
        </w:rPr>
        <w:t xml:space="preserve"> </w:t>
      </w:r>
      <w:proofErr w:type="spellStart"/>
      <w:r w:rsidRPr="006D3235">
        <w:rPr>
          <w:rFonts w:ascii="Cascadia Mono" w:hAnsi="Cascadia Mono" w:cs="Cascadia Mono"/>
          <w:noProof w:val="0"/>
          <w:color w:val="FF0000"/>
          <w:kern w:val="0"/>
          <w:sz w:val="24"/>
          <w:szCs w:val="24"/>
          <w:lang w:val="en-US"/>
        </w:rPr>
        <w:t>không</w:t>
      </w:r>
      <w:proofErr w:type="spellEnd"/>
      <w:r w:rsidRPr="006D3235">
        <w:rPr>
          <w:rFonts w:ascii="Cascadia Mono" w:hAnsi="Cascadia Mono" w:cs="Cascadia Mono"/>
          <w:noProof w:val="0"/>
          <w:color w:val="FF0000"/>
          <w:kern w:val="0"/>
          <w:sz w:val="24"/>
          <w:szCs w:val="24"/>
          <w:lang w:val="en-US"/>
        </w:rPr>
        <w:t xml:space="preserve"> </w:t>
      </w:r>
      <w:proofErr w:type="spellStart"/>
      <w:r w:rsidRPr="006D3235">
        <w:rPr>
          <w:rFonts w:ascii="Cascadia Mono" w:hAnsi="Cascadia Mono" w:cs="Cascadia Mono"/>
          <w:noProof w:val="0"/>
          <w:color w:val="FF0000"/>
          <w:kern w:val="0"/>
          <w:sz w:val="24"/>
          <w:szCs w:val="24"/>
          <w:lang w:val="en-US"/>
        </w:rPr>
        <w:t>đủ</w:t>
      </w:r>
      <w:proofErr w:type="spellEnd"/>
      <w:r w:rsidRPr="006D3235">
        <w:rPr>
          <w:rFonts w:ascii="Cascadia Mono" w:hAnsi="Cascadia Mono" w:cs="Cascadia Mono"/>
          <w:noProof w:val="0"/>
          <w:color w:val="FF0000"/>
          <w:kern w:val="0"/>
          <w:sz w:val="24"/>
          <w:szCs w:val="24"/>
          <w:lang w:val="en-US"/>
        </w:rPr>
        <w:t xml:space="preserve"> </w:t>
      </w:r>
      <w:proofErr w:type="spellStart"/>
      <w:r w:rsidRPr="006D3235">
        <w:rPr>
          <w:rFonts w:ascii="Cascadia Mono" w:hAnsi="Cascadia Mono" w:cs="Cascadia Mono"/>
          <w:noProof w:val="0"/>
          <w:color w:val="FF0000"/>
          <w:kern w:val="0"/>
          <w:sz w:val="24"/>
          <w:szCs w:val="24"/>
          <w:lang w:val="en-US"/>
        </w:rPr>
        <w:t>số</w:t>
      </w:r>
      <w:proofErr w:type="spellEnd"/>
      <w:r w:rsidRPr="006D3235">
        <w:rPr>
          <w:rFonts w:ascii="Cascadia Mono" w:hAnsi="Cascadia Mono" w:cs="Cascadia Mono"/>
          <w:noProof w:val="0"/>
          <w:color w:val="FF0000"/>
          <w:kern w:val="0"/>
          <w:sz w:val="24"/>
          <w:szCs w:val="24"/>
          <w:lang w:val="en-US"/>
        </w:rPr>
        <w:t xml:space="preserve"> </w:t>
      </w:r>
      <w:proofErr w:type="spellStart"/>
      <w:r w:rsidRPr="006D3235">
        <w:rPr>
          <w:rFonts w:ascii="Cascadia Mono" w:hAnsi="Cascadia Mono" w:cs="Cascadia Mono"/>
          <w:noProof w:val="0"/>
          <w:color w:val="FF0000"/>
          <w:kern w:val="0"/>
          <w:sz w:val="24"/>
          <w:szCs w:val="24"/>
          <w:lang w:val="en-US"/>
        </w:rPr>
        <w:t>lượng</w:t>
      </w:r>
      <w:proofErr w:type="spellEnd"/>
      <w:r w:rsidRPr="006D3235">
        <w:rPr>
          <w:rFonts w:ascii="Cascadia Mono" w:hAnsi="Cascadia Mono" w:cs="Cascadia Mono"/>
          <w:noProof w:val="0"/>
          <w:color w:val="FF0000"/>
          <w:kern w:val="0"/>
          <w:sz w:val="24"/>
          <w:szCs w:val="24"/>
          <w:lang w:val="en-US"/>
        </w:rPr>
        <w:t xml:space="preserve"> </w:t>
      </w:r>
      <w:proofErr w:type="spellStart"/>
      <w:r w:rsidRPr="006D3235">
        <w:rPr>
          <w:rFonts w:ascii="Cascadia Mono" w:hAnsi="Cascadia Mono" w:cs="Cascadia Mono"/>
          <w:noProof w:val="0"/>
          <w:color w:val="FF0000"/>
          <w:kern w:val="0"/>
          <w:sz w:val="24"/>
          <w:szCs w:val="24"/>
          <w:lang w:val="en-US"/>
        </w:rPr>
        <w:t>mà</w:t>
      </w:r>
      <w:proofErr w:type="spellEnd"/>
      <w:r w:rsidRPr="006D3235">
        <w:rPr>
          <w:rFonts w:ascii="Cascadia Mono" w:hAnsi="Cascadia Mono" w:cs="Cascadia Mono"/>
          <w:noProof w:val="0"/>
          <w:color w:val="FF0000"/>
          <w:kern w:val="0"/>
          <w:sz w:val="24"/>
          <w:szCs w:val="24"/>
          <w:lang w:val="en-US"/>
        </w:rPr>
        <w:t xml:space="preserve"> </w:t>
      </w:r>
      <w:proofErr w:type="spellStart"/>
      <w:r w:rsidRPr="006D3235">
        <w:rPr>
          <w:rFonts w:ascii="Cascadia Mono" w:hAnsi="Cascadia Mono" w:cs="Cascadia Mono"/>
          <w:noProof w:val="0"/>
          <w:color w:val="FF0000"/>
          <w:kern w:val="0"/>
          <w:sz w:val="24"/>
          <w:szCs w:val="24"/>
          <w:lang w:val="en-US"/>
        </w:rPr>
        <w:t>bạn</w:t>
      </w:r>
      <w:proofErr w:type="spellEnd"/>
      <w:r w:rsidRPr="006D3235">
        <w:rPr>
          <w:rFonts w:ascii="Cascadia Mono" w:hAnsi="Cascadia Mono" w:cs="Cascadia Mono"/>
          <w:noProof w:val="0"/>
          <w:color w:val="FF0000"/>
          <w:kern w:val="0"/>
          <w:sz w:val="24"/>
          <w:szCs w:val="24"/>
          <w:lang w:val="en-US"/>
        </w:rPr>
        <w:t xml:space="preserve"> </w:t>
      </w:r>
      <w:proofErr w:type="spellStart"/>
      <w:r w:rsidRPr="006D3235">
        <w:rPr>
          <w:rFonts w:ascii="Cascadia Mono" w:hAnsi="Cascadia Mono" w:cs="Cascadia Mono"/>
          <w:noProof w:val="0"/>
          <w:color w:val="FF0000"/>
          <w:kern w:val="0"/>
          <w:sz w:val="24"/>
          <w:szCs w:val="24"/>
          <w:lang w:val="en-US"/>
        </w:rPr>
        <w:t>yêu</w:t>
      </w:r>
      <w:proofErr w:type="spellEnd"/>
      <w:r w:rsidRPr="006D3235">
        <w:rPr>
          <w:rFonts w:ascii="Cascadia Mono" w:hAnsi="Cascadia Mono" w:cs="Cascadia Mono"/>
          <w:noProof w:val="0"/>
          <w:color w:val="FF0000"/>
          <w:kern w:val="0"/>
          <w:sz w:val="24"/>
          <w:szCs w:val="24"/>
          <w:lang w:val="en-US"/>
        </w:rPr>
        <w:t xml:space="preserve"> </w:t>
      </w:r>
      <w:proofErr w:type="spellStart"/>
      <w:r w:rsidRPr="006D3235">
        <w:rPr>
          <w:rFonts w:ascii="Cascadia Mono" w:hAnsi="Cascadia Mono" w:cs="Cascadia Mono"/>
          <w:noProof w:val="0"/>
          <w:color w:val="FF0000"/>
          <w:kern w:val="0"/>
          <w:sz w:val="24"/>
          <w:szCs w:val="24"/>
          <w:lang w:val="en-US"/>
        </w:rPr>
        <w:t>cầu</w:t>
      </w:r>
      <w:proofErr w:type="spellEnd"/>
      <w:r w:rsidRPr="006D3235">
        <w:rPr>
          <w:rFonts w:ascii="Cascadia Mono" w:hAnsi="Cascadia Mono" w:cs="Cascadia Mono"/>
          <w:noProof w:val="0"/>
          <w:color w:val="FF0000"/>
          <w:kern w:val="0"/>
          <w:sz w:val="24"/>
          <w:szCs w:val="24"/>
          <w:lang w:val="en-US"/>
        </w:rPr>
        <w:t>'</w:t>
      </w:r>
      <w:r w:rsidRPr="006D3235">
        <w:rPr>
          <w:rFonts w:ascii="Cascadia Mono" w:hAnsi="Cascadia Mono" w:cs="Cascadia Mono"/>
          <w:noProof w:val="0"/>
          <w:color w:val="808080"/>
          <w:kern w:val="0"/>
          <w:sz w:val="24"/>
          <w:szCs w:val="24"/>
          <w:lang w:val="en-US"/>
        </w:rPr>
        <w:t>,</w:t>
      </w:r>
      <w:r w:rsidRPr="006D3235">
        <w:rPr>
          <w:rFonts w:ascii="Cascadia Mono" w:hAnsi="Cascadia Mono" w:cs="Cascadia Mono"/>
          <w:noProof w:val="0"/>
          <w:color w:val="000000"/>
          <w:kern w:val="0"/>
          <w:sz w:val="24"/>
          <w:szCs w:val="24"/>
          <w:lang w:val="en-US"/>
        </w:rPr>
        <w:t xml:space="preserve"> </w:t>
      </w:r>
      <w:proofErr w:type="gramStart"/>
      <w:r w:rsidRPr="006D3235">
        <w:rPr>
          <w:rFonts w:ascii="Cascadia Mono" w:hAnsi="Cascadia Mono" w:cs="Cascadia Mono"/>
          <w:noProof w:val="0"/>
          <w:color w:val="000000"/>
          <w:kern w:val="0"/>
          <w:sz w:val="24"/>
          <w:szCs w:val="24"/>
          <w:lang w:val="en-US"/>
        </w:rPr>
        <w:t>1</w:t>
      </w:r>
      <w:proofErr w:type="gramEnd"/>
    </w:p>
    <w:p w14:paraId="474D086C" w14:textId="77777777" w:rsidR="006D3235" w:rsidRPr="006D3235" w:rsidRDefault="006D3235" w:rsidP="006D323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6D3235">
        <w:rPr>
          <w:rFonts w:ascii="Cascadia Mono" w:hAnsi="Cascadia Mono" w:cs="Cascadia Mono"/>
          <w:noProof w:val="0"/>
          <w:color w:val="0000FF"/>
          <w:kern w:val="0"/>
          <w:sz w:val="24"/>
          <w:szCs w:val="24"/>
          <w:lang w:val="en-US"/>
        </w:rPr>
        <w:t>END</w:t>
      </w:r>
    </w:p>
    <w:p w14:paraId="22852165" w14:textId="7148E90E" w:rsidR="00365861" w:rsidRDefault="006D3235" w:rsidP="006D3235">
      <w:pPr>
        <w:pStyle w:val="ListParagraph"/>
        <w:pBdr>
          <w:top w:val="single" w:sz="4" w:space="1" w:color="auto"/>
          <w:left w:val="single" w:sz="4" w:space="1" w:color="auto"/>
          <w:bottom w:val="single" w:sz="4" w:space="1" w:color="auto"/>
          <w:right w:val="single" w:sz="4" w:space="1" w:color="auto"/>
        </w:pBdr>
        <w:spacing w:after="0" w:line="360" w:lineRule="auto"/>
        <w:ind w:left="1584"/>
        <w:rPr>
          <w:rFonts w:ascii="Times New Roman" w:hAnsi="Times New Roman" w:cs="Times New Roman"/>
          <w:sz w:val="28"/>
          <w:szCs w:val="28"/>
          <w:u w:val="single"/>
          <w:lang w:val="en-US"/>
        </w:rPr>
      </w:pPr>
      <w:r w:rsidRPr="006D3235">
        <w:rPr>
          <w:rFonts w:ascii="Cascadia Mono" w:hAnsi="Cascadia Mono" w:cs="Cascadia Mono"/>
          <w:noProof w:val="0"/>
          <w:color w:val="0000FF"/>
          <w:kern w:val="0"/>
          <w:sz w:val="24"/>
          <w:szCs w:val="24"/>
          <w:lang w:val="en-US"/>
        </w:rPr>
        <w:t>GO</w:t>
      </w:r>
    </w:p>
    <w:p w14:paraId="16011943" w14:textId="77777777" w:rsidR="00365861" w:rsidRDefault="00365861" w:rsidP="00365861">
      <w:pPr>
        <w:pStyle w:val="ListParagraph"/>
        <w:spacing w:after="0" w:line="360" w:lineRule="auto"/>
        <w:ind w:left="1584"/>
        <w:rPr>
          <w:rFonts w:ascii="Times New Roman" w:hAnsi="Times New Roman" w:cs="Times New Roman"/>
          <w:sz w:val="28"/>
          <w:szCs w:val="28"/>
          <w:u w:val="single"/>
          <w:lang w:val="en-US"/>
        </w:rPr>
      </w:pPr>
    </w:p>
    <w:p w14:paraId="1AA0F5BC" w14:textId="3D69F843" w:rsidR="00365861" w:rsidRDefault="00365861" w:rsidP="00365861">
      <w:pPr>
        <w:pStyle w:val="ListParagraph"/>
        <w:spacing w:after="0" w:line="360" w:lineRule="auto"/>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C# code:</w:t>
      </w:r>
    </w:p>
    <w:p w14:paraId="144C5AB2" w14:textId="77777777" w:rsidR="00365861" w:rsidRPr="006D3235" w:rsidRDefault="00365861" w:rsidP="0036586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40"/>
        <w:rPr>
          <w:rFonts w:ascii="Cascadia Mono" w:hAnsi="Cascadia Mono" w:cs="Cascadia Mono"/>
          <w:noProof w:val="0"/>
          <w:color w:val="000000"/>
          <w:kern w:val="0"/>
          <w:sz w:val="24"/>
          <w:szCs w:val="24"/>
          <w:lang w:val="en-US"/>
        </w:rPr>
      </w:pPr>
      <w:r w:rsidRPr="006D3235">
        <w:rPr>
          <w:rFonts w:ascii="Cascadia Mono" w:hAnsi="Cascadia Mono" w:cs="Cascadia Mono"/>
          <w:noProof w:val="0"/>
          <w:color w:val="000000"/>
          <w:kern w:val="0"/>
          <w:sz w:val="24"/>
          <w:szCs w:val="24"/>
          <w:lang w:val="en-US"/>
        </w:rPr>
        <w:t>try</w:t>
      </w:r>
    </w:p>
    <w:p w14:paraId="5040203A" w14:textId="77777777" w:rsidR="00365861" w:rsidRPr="006D3235" w:rsidRDefault="00365861" w:rsidP="0036586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40"/>
        <w:rPr>
          <w:rFonts w:ascii="Cascadia Mono" w:hAnsi="Cascadia Mono" w:cs="Cascadia Mono"/>
          <w:noProof w:val="0"/>
          <w:color w:val="000000"/>
          <w:kern w:val="0"/>
          <w:sz w:val="24"/>
          <w:szCs w:val="24"/>
          <w:lang w:val="en-US"/>
        </w:rPr>
      </w:pPr>
      <w:r w:rsidRPr="006D3235">
        <w:rPr>
          <w:rFonts w:ascii="Cascadia Mono" w:hAnsi="Cascadia Mono" w:cs="Cascadia Mono"/>
          <w:noProof w:val="0"/>
          <w:color w:val="000000"/>
          <w:kern w:val="0"/>
          <w:sz w:val="24"/>
          <w:szCs w:val="24"/>
          <w:lang w:val="en-US"/>
        </w:rPr>
        <w:t>{</w:t>
      </w:r>
    </w:p>
    <w:p w14:paraId="47212870" w14:textId="77777777" w:rsidR="00365861" w:rsidRPr="006D3235" w:rsidRDefault="00365861" w:rsidP="0036586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40"/>
        <w:rPr>
          <w:rFonts w:ascii="Cascadia Mono" w:hAnsi="Cascadia Mono" w:cs="Cascadia Mono"/>
          <w:noProof w:val="0"/>
          <w:color w:val="000000"/>
          <w:kern w:val="0"/>
          <w:sz w:val="24"/>
          <w:szCs w:val="24"/>
          <w:lang w:val="en-US"/>
        </w:rPr>
      </w:pPr>
      <w:r w:rsidRPr="006D3235">
        <w:rPr>
          <w:rFonts w:ascii="Cascadia Mono" w:hAnsi="Cascadia Mono" w:cs="Cascadia Mono"/>
          <w:noProof w:val="0"/>
          <w:color w:val="000000"/>
          <w:kern w:val="0"/>
          <w:sz w:val="24"/>
          <w:szCs w:val="24"/>
          <w:lang w:val="en-US"/>
        </w:rPr>
        <w:t xml:space="preserve">    if (</w:t>
      </w:r>
      <w:proofErr w:type="spellStart"/>
      <w:proofErr w:type="gramStart"/>
      <w:r w:rsidRPr="006D3235">
        <w:rPr>
          <w:rFonts w:ascii="Cascadia Mono" w:hAnsi="Cascadia Mono" w:cs="Cascadia Mono"/>
          <w:noProof w:val="0"/>
          <w:color w:val="000000"/>
          <w:kern w:val="0"/>
          <w:sz w:val="24"/>
          <w:szCs w:val="24"/>
          <w:lang w:val="en-US"/>
        </w:rPr>
        <w:t>DataProvider.Instance.ExecuteNonQuery</w:t>
      </w:r>
      <w:proofErr w:type="spellEnd"/>
      <w:proofErr w:type="gramEnd"/>
      <w:r w:rsidRPr="006D3235">
        <w:rPr>
          <w:rFonts w:ascii="Cascadia Mono" w:hAnsi="Cascadia Mono" w:cs="Cascadia Mono"/>
          <w:noProof w:val="0"/>
          <w:color w:val="000000"/>
          <w:kern w:val="0"/>
          <w:sz w:val="24"/>
          <w:szCs w:val="24"/>
          <w:lang w:val="en-US"/>
        </w:rPr>
        <w:t xml:space="preserve">("EXEC </w:t>
      </w:r>
      <w:proofErr w:type="spellStart"/>
      <w:r w:rsidRPr="006D3235">
        <w:rPr>
          <w:rFonts w:ascii="Cascadia Mono" w:hAnsi="Cascadia Mono" w:cs="Cascadia Mono"/>
          <w:noProof w:val="0"/>
          <w:color w:val="000000"/>
          <w:kern w:val="0"/>
          <w:sz w:val="24"/>
          <w:szCs w:val="24"/>
          <w:lang w:val="en-US"/>
        </w:rPr>
        <w:t>updateBillInfo</w:t>
      </w:r>
      <w:proofErr w:type="spellEnd"/>
      <w:r w:rsidRPr="006D3235">
        <w:rPr>
          <w:rFonts w:ascii="Cascadia Mono" w:hAnsi="Cascadia Mono" w:cs="Cascadia Mono"/>
          <w:noProof w:val="0"/>
          <w:color w:val="000000"/>
          <w:kern w:val="0"/>
          <w:sz w:val="24"/>
          <w:szCs w:val="24"/>
          <w:lang w:val="en-US"/>
        </w:rPr>
        <w:t xml:space="preserve"> @billID , @productName , @quantity ", new object[] { </w:t>
      </w:r>
      <w:proofErr w:type="spellStart"/>
      <w:r w:rsidRPr="006D3235">
        <w:rPr>
          <w:rFonts w:ascii="Cascadia Mono" w:hAnsi="Cascadia Mono" w:cs="Cascadia Mono"/>
          <w:noProof w:val="0"/>
          <w:color w:val="000000"/>
          <w:kern w:val="0"/>
          <w:sz w:val="24"/>
          <w:szCs w:val="24"/>
          <w:lang w:val="en-US"/>
        </w:rPr>
        <w:t>billID</w:t>
      </w:r>
      <w:proofErr w:type="spellEnd"/>
      <w:r w:rsidRPr="006D3235">
        <w:rPr>
          <w:rFonts w:ascii="Cascadia Mono" w:hAnsi="Cascadia Mono" w:cs="Cascadia Mono"/>
          <w:noProof w:val="0"/>
          <w:color w:val="000000"/>
          <w:kern w:val="0"/>
          <w:sz w:val="24"/>
          <w:szCs w:val="24"/>
          <w:lang w:val="en-US"/>
        </w:rPr>
        <w:t xml:space="preserve">, </w:t>
      </w:r>
      <w:proofErr w:type="spellStart"/>
      <w:r w:rsidRPr="006D3235">
        <w:rPr>
          <w:rFonts w:ascii="Cascadia Mono" w:hAnsi="Cascadia Mono" w:cs="Cascadia Mono"/>
          <w:noProof w:val="0"/>
          <w:color w:val="000000"/>
          <w:kern w:val="0"/>
          <w:sz w:val="24"/>
          <w:szCs w:val="24"/>
          <w:lang w:val="en-US"/>
        </w:rPr>
        <w:t>productName</w:t>
      </w:r>
      <w:proofErr w:type="spellEnd"/>
      <w:r w:rsidRPr="006D3235">
        <w:rPr>
          <w:rFonts w:ascii="Cascadia Mono" w:hAnsi="Cascadia Mono" w:cs="Cascadia Mono"/>
          <w:noProof w:val="0"/>
          <w:color w:val="000000"/>
          <w:kern w:val="0"/>
          <w:sz w:val="24"/>
          <w:szCs w:val="24"/>
          <w:lang w:val="en-US"/>
        </w:rPr>
        <w:t>, quantity }) &gt; 0)</w:t>
      </w:r>
    </w:p>
    <w:p w14:paraId="5E192295" w14:textId="77777777" w:rsidR="00365861" w:rsidRPr="006D3235" w:rsidRDefault="00365861" w:rsidP="0036586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40"/>
        <w:rPr>
          <w:rFonts w:ascii="Cascadia Mono" w:hAnsi="Cascadia Mono" w:cs="Cascadia Mono"/>
          <w:noProof w:val="0"/>
          <w:color w:val="000000"/>
          <w:kern w:val="0"/>
          <w:sz w:val="24"/>
          <w:szCs w:val="24"/>
          <w:lang w:val="en-US"/>
        </w:rPr>
      </w:pPr>
      <w:r w:rsidRPr="006D3235">
        <w:rPr>
          <w:rFonts w:ascii="Cascadia Mono" w:hAnsi="Cascadia Mono" w:cs="Cascadia Mono"/>
          <w:noProof w:val="0"/>
          <w:color w:val="000000"/>
          <w:kern w:val="0"/>
          <w:sz w:val="24"/>
          <w:szCs w:val="24"/>
          <w:lang w:val="en-US"/>
        </w:rPr>
        <w:t xml:space="preserve">    {</w:t>
      </w:r>
    </w:p>
    <w:p w14:paraId="05509C6D" w14:textId="77777777" w:rsidR="00365861" w:rsidRPr="006D3235" w:rsidRDefault="00365861" w:rsidP="0036586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40"/>
        <w:rPr>
          <w:rFonts w:ascii="Cascadia Mono" w:hAnsi="Cascadia Mono" w:cs="Cascadia Mono"/>
          <w:noProof w:val="0"/>
          <w:color w:val="000000"/>
          <w:kern w:val="0"/>
          <w:sz w:val="24"/>
          <w:szCs w:val="24"/>
          <w:lang w:val="en-US"/>
        </w:rPr>
      </w:pPr>
      <w:r w:rsidRPr="006D3235">
        <w:rPr>
          <w:rFonts w:ascii="Cascadia Mono" w:hAnsi="Cascadia Mono" w:cs="Cascadia Mono"/>
          <w:noProof w:val="0"/>
          <w:color w:val="000000"/>
          <w:kern w:val="0"/>
          <w:sz w:val="24"/>
          <w:szCs w:val="24"/>
          <w:lang w:val="en-US"/>
        </w:rPr>
        <w:t xml:space="preserve">        </w:t>
      </w:r>
      <w:proofErr w:type="spellStart"/>
      <w:r w:rsidRPr="006D3235">
        <w:rPr>
          <w:rFonts w:ascii="Cascadia Mono" w:hAnsi="Cascadia Mono" w:cs="Cascadia Mono"/>
          <w:noProof w:val="0"/>
          <w:color w:val="000000"/>
          <w:kern w:val="0"/>
          <w:sz w:val="24"/>
          <w:szCs w:val="24"/>
          <w:lang w:val="en-US"/>
        </w:rPr>
        <w:t>MessageBox.Show</w:t>
      </w:r>
      <w:proofErr w:type="spellEnd"/>
      <w:r w:rsidRPr="006D3235">
        <w:rPr>
          <w:rFonts w:ascii="Cascadia Mono" w:hAnsi="Cascadia Mono" w:cs="Cascadia Mono"/>
          <w:noProof w:val="0"/>
          <w:color w:val="000000"/>
          <w:kern w:val="0"/>
          <w:sz w:val="24"/>
          <w:szCs w:val="24"/>
          <w:lang w:val="en-US"/>
        </w:rPr>
        <w:t>("</w:t>
      </w:r>
      <w:proofErr w:type="spellStart"/>
      <w:r w:rsidRPr="006D3235">
        <w:rPr>
          <w:rFonts w:ascii="Cascadia Mono" w:hAnsi="Cascadia Mono" w:cs="Cascadia Mono"/>
          <w:noProof w:val="0"/>
          <w:color w:val="000000"/>
          <w:kern w:val="0"/>
          <w:sz w:val="24"/>
          <w:szCs w:val="24"/>
          <w:lang w:val="en-US"/>
        </w:rPr>
        <w:t>Cập</w:t>
      </w:r>
      <w:proofErr w:type="spellEnd"/>
      <w:r w:rsidRPr="006D3235">
        <w:rPr>
          <w:rFonts w:ascii="Cascadia Mono" w:hAnsi="Cascadia Mono" w:cs="Cascadia Mono"/>
          <w:noProof w:val="0"/>
          <w:color w:val="000000"/>
          <w:kern w:val="0"/>
          <w:sz w:val="24"/>
          <w:szCs w:val="24"/>
          <w:lang w:val="en-US"/>
        </w:rPr>
        <w:t xml:space="preserve"> </w:t>
      </w:r>
      <w:proofErr w:type="spellStart"/>
      <w:r w:rsidRPr="006D3235">
        <w:rPr>
          <w:rFonts w:ascii="Cascadia Mono" w:hAnsi="Cascadia Mono" w:cs="Cascadia Mono"/>
          <w:noProof w:val="0"/>
          <w:color w:val="000000"/>
          <w:kern w:val="0"/>
          <w:sz w:val="24"/>
          <w:szCs w:val="24"/>
          <w:lang w:val="en-US"/>
        </w:rPr>
        <w:t>nhật</w:t>
      </w:r>
      <w:proofErr w:type="spellEnd"/>
      <w:r w:rsidRPr="006D3235">
        <w:rPr>
          <w:rFonts w:ascii="Cascadia Mono" w:hAnsi="Cascadia Mono" w:cs="Cascadia Mono"/>
          <w:noProof w:val="0"/>
          <w:color w:val="000000"/>
          <w:kern w:val="0"/>
          <w:sz w:val="24"/>
          <w:szCs w:val="24"/>
          <w:lang w:val="en-US"/>
        </w:rPr>
        <w:t xml:space="preserve"> </w:t>
      </w:r>
      <w:proofErr w:type="spellStart"/>
      <w:r w:rsidRPr="006D3235">
        <w:rPr>
          <w:rFonts w:ascii="Cascadia Mono" w:hAnsi="Cascadia Mono" w:cs="Cascadia Mono"/>
          <w:noProof w:val="0"/>
          <w:color w:val="000000"/>
          <w:kern w:val="0"/>
          <w:sz w:val="24"/>
          <w:szCs w:val="24"/>
          <w:lang w:val="en-US"/>
        </w:rPr>
        <w:t>sản</w:t>
      </w:r>
      <w:proofErr w:type="spellEnd"/>
      <w:r w:rsidRPr="006D3235">
        <w:rPr>
          <w:rFonts w:ascii="Cascadia Mono" w:hAnsi="Cascadia Mono" w:cs="Cascadia Mono"/>
          <w:noProof w:val="0"/>
          <w:color w:val="000000"/>
          <w:kern w:val="0"/>
          <w:sz w:val="24"/>
          <w:szCs w:val="24"/>
          <w:lang w:val="en-US"/>
        </w:rPr>
        <w:t xml:space="preserve"> </w:t>
      </w:r>
      <w:proofErr w:type="spellStart"/>
      <w:r w:rsidRPr="006D3235">
        <w:rPr>
          <w:rFonts w:ascii="Cascadia Mono" w:hAnsi="Cascadia Mono" w:cs="Cascadia Mono"/>
          <w:noProof w:val="0"/>
          <w:color w:val="000000"/>
          <w:kern w:val="0"/>
          <w:sz w:val="24"/>
          <w:szCs w:val="24"/>
          <w:lang w:val="en-US"/>
        </w:rPr>
        <w:t>phẩm</w:t>
      </w:r>
      <w:proofErr w:type="spellEnd"/>
      <w:r w:rsidRPr="006D3235">
        <w:rPr>
          <w:rFonts w:ascii="Cascadia Mono" w:hAnsi="Cascadia Mono" w:cs="Cascadia Mono"/>
          <w:noProof w:val="0"/>
          <w:color w:val="000000"/>
          <w:kern w:val="0"/>
          <w:sz w:val="24"/>
          <w:szCs w:val="24"/>
          <w:lang w:val="en-US"/>
        </w:rPr>
        <w:t xml:space="preserve"> </w:t>
      </w:r>
      <w:proofErr w:type="spellStart"/>
      <w:r w:rsidRPr="006D3235">
        <w:rPr>
          <w:rFonts w:ascii="Cascadia Mono" w:hAnsi="Cascadia Mono" w:cs="Cascadia Mono"/>
          <w:noProof w:val="0"/>
          <w:color w:val="000000"/>
          <w:kern w:val="0"/>
          <w:sz w:val="24"/>
          <w:szCs w:val="24"/>
          <w:lang w:val="en-US"/>
        </w:rPr>
        <w:t>thành</w:t>
      </w:r>
      <w:proofErr w:type="spellEnd"/>
      <w:r w:rsidRPr="006D3235">
        <w:rPr>
          <w:rFonts w:ascii="Cascadia Mono" w:hAnsi="Cascadia Mono" w:cs="Cascadia Mono"/>
          <w:noProof w:val="0"/>
          <w:color w:val="000000"/>
          <w:kern w:val="0"/>
          <w:sz w:val="24"/>
          <w:szCs w:val="24"/>
          <w:lang w:val="en-US"/>
        </w:rPr>
        <w:t xml:space="preserve"> </w:t>
      </w:r>
      <w:proofErr w:type="spellStart"/>
      <w:r w:rsidRPr="006D3235">
        <w:rPr>
          <w:rFonts w:ascii="Cascadia Mono" w:hAnsi="Cascadia Mono" w:cs="Cascadia Mono"/>
          <w:noProof w:val="0"/>
          <w:color w:val="000000"/>
          <w:kern w:val="0"/>
          <w:sz w:val="24"/>
          <w:szCs w:val="24"/>
          <w:lang w:val="en-US"/>
        </w:rPr>
        <w:t>công</w:t>
      </w:r>
      <w:proofErr w:type="spellEnd"/>
      <w:r w:rsidRPr="006D3235">
        <w:rPr>
          <w:rFonts w:ascii="Cascadia Mono" w:hAnsi="Cascadia Mono" w:cs="Cascadia Mono"/>
          <w:noProof w:val="0"/>
          <w:color w:val="000000"/>
          <w:kern w:val="0"/>
          <w:sz w:val="24"/>
          <w:szCs w:val="24"/>
          <w:lang w:val="en-US"/>
        </w:rPr>
        <w:t>"</w:t>
      </w:r>
      <w:proofErr w:type="gramStart"/>
      <w:r w:rsidRPr="006D3235">
        <w:rPr>
          <w:rFonts w:ascii="Cascadia Mono" w:hAnsi="Cascadia Mono" w:cs="Cascadia Mono"/>
          <w:noProof w:val="0"/>
          <w:color w:val="000000"/>
          <w:kern w:val="0"/>
          <w:sz w:val="24"/>
          <w:szCs w:val="24"/>
          <w:lang w:val="en-US"/>
        </w:rPr>
        <w:t>);</w:t>
      </w:r>
      <w:proofErr w:type="gramEnd"/>
    </w:p>
    <w:p w14:paraId="008DC377" w14:textId="77777777" w:rsidR="00365861" w:rsidRPr="006D3235" w:rsidRDefault="00365861" w:rsidP="0036586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40"/>
        <w:rPr>
          <w:rFonts w:ascii="Cascadia Mono" w:hAnsi="Cascadia Mono" w:cs="Cascadia Mono"/>
          <w:noProof w:val="0"/>
          <w:color w:val="000000"/>
          <w:kern w:val="0"/>
          <w:sz w:val="24"/>
          <w:szCs w:val="24"/>
          <w:lang w:val="en-US"/>
        </w:rPr>
      </w:pPr>
      <w:r w:rsidRPr="006D3235">
        <w:rPr>
          <w:rFonts w:ascii="Cascadia Mono" w:hAnsi="Cascadia Mono" w:cs="Cascadia Mono"/>
          <w:noProof w:val="0"/>
          <w:color w:val="000000"/>
          <w:kern w:val="0"/>
          <w:sz w:val="24"/>
          <w:szCs w:val="24"/>
          <w:lang w:val="en-US"/>
        </w:rPr>
        <w:t xml:space="preserve">        </w:t>
      </w:r>
      <w:proofErr w:type="spellStart"/>
      <w:r w:rsidRPr="006D3235">
        <w:rPr>
          <w:rFonts w:ascii="Cascadia Mono" w:hAnsi="Cascadia Mono" w:cs="Cascadia Mono"/>
          <w:noProof w:val="0"/>
          <w:color w:val="000000"/>
          <w:kern w:val="0"/>
          <w:sz w:val="24"/>
          <w:szCs w:val="24"/>
          <w:lang w:val="en-US"/>
        </w:rPr>
        <w:t>tbxAvai.Text</w:t>
      </w:r>
      <w:proofErr w:type="spellEnd"/>
      <w:r w:rsidRPr="006D3235">
        <w:rPr>
          <w:rFonts w:ascii="Cascadia Mono" w:hAnsi="Cascadia Mono" w:cs="Cascadia Mono"/>
          <w:noProof w:val="0"/>
          <w:color w:val="000000"/>
          <w:kern w:val="0"/>
          <w:sz w:val="24"/>
          <w:szCs w:val="24"/>
          <w:lang w:val="en-US"/>
        </w:rPr>
        <w:t xml:space="preserve"> = </w:t>
      </w:r>
      <w:proofErr w:type="spellStart"/>
      <w:proofErr w:type="gramStart"/>
      <w:r w:rsidRPr="006D3235">
        <w:rPr>
          <w:rFonts w:ascii="Cascadia Mono" w:hAnsi="Cascadia Mono" w:cs="Cascadia Mono"/>
          <w:noProof w:val="0"/>
          <w:color w:val="000000"/>
          <w:kern w:val="0"/>
          <w:sz w:val="24"/>
          <w:szCs w:val="24"/>
          <w:lang w:val="en-US"/>
        </w:rPr>
        <w:t>DataProvider.Instance.ExecuteScalar</w:t>
      </w:r>
      <w:proofErr w:type="spellEnd"/>
      <w:proofErr w:type="gramEnd"/>
      <w:r w:rsidRPr="006D3235">
        <w:rPr>
          <w:rFonts w:ascii="Cascadia Mono" w:hAnsi="Cascadia Mono" w:cs="Cascadia Mono"/>
          <w:noProof w:val="0"/>
          <w:color w:val="000000"/>
          <w:kern w:val="0"/>
          <w:sz w:val="24"/>
          <w:szCs w:val="24"/>
          <w:lang w:val="en-US"/>
        </w:rPr>
        <w:t xml:space="preserve">("SELECT </w:t>
      </w:r>
      <w:proofErr w:type="spellStart"/>
      <w:r w:rsidRPr="006D3235">
        <w:rPr>
          <w:rFonts w:ascii="Cascadia Mono" w:hAnsi="Cascadia Mono" w:cs="Cascadia Mono"/>
          <w:noProof w:val="0"/>
          <w:color w:val="000000"/>
          <w:kern w:val="0"/>
          <w:sz w:val="24"/>
          <w:szCs w:val="24"/>
          <w:lang w:val="en-US"/>
        </w:rPr>
        <w:t>dbo.getProductStatus</w:t>
      </w:r>
      <w:proofErr w:type="spellEnd"/>
      <w:r w:rsidRPr="006D3235">
        <w:rPr>
          <w:rFonts w:ascii="Cascadia Mono" w:hAnsi="Cascadia Mono" w:cs="Cascadia Mono"/>
          <w:noProof w:val="0"/>
          <w:color w:val="000000"/>
          <w:kern w:val="0"/>
          <w:sz w:val="24"/>
          <w:szCs w:val="24"/>
          <w:lang w:val="en-US"/>
        </w:rPr>
        <w:t xml:space="preserve"> ( @productName )", new object[] { </w:t>
      </w:r>
      <w:proofErr w:type="spellStart"/>
      <w:r w:rsidRPr="006D3235">
        <w:rPr>
          <w:rFonts w:ascii="Cascadia Mono" w:hAnsi="Cascadia Mono" w:cs="Cascadia Mono"/>
          <w:noProof w:val="0"/>
          <w:color w:val="000000"/>
          <w:kern w:val="0"/>
          <w:sz w:val="24"/>
          <w:szCs w:val="24"/>
          <w:lang w:val="en-US"/>
        </w:rPr>
        <w:t>productName</w:t>
      </w:r>
      <w:proofErr w:type="spellEnd"/>
      <w:r w:rsidRPr="006D3235">
        <w:rPr>
          <w:rFonts w:ascii="Cascadia Mono" w:hAnsi="Cascadia Mono" w:cs="Cascadia Mono"/>
          <w:noProof w:val="0"/>
          <w:color w:val="000000"/>
          <w:kern w:val="0"/>
          <w:sz w:val="24"/>
          <w:szCs w:val="24"/>
          <w:lang w:val="en-US"/>
        </w:rPr>
        <w:t xml:space="preserve"> }).</w:t>
      </w:r>
      <w:proofErr w:type="spellStart"/>
      <w:r w:rsidRPr="006D3235">
        <w:rPr>
          <w:rFonts w:ascii="Cascadia Mono" w:hAnsi="Cascadia Mono" w:cs="Cascadia Mono"/>
          <w:noProof w:val="0"/>
          <w:color w:val="000000"/>
          <w:kern w:val="0"/>
          <w:sz w:val="24"/>
          <w:szCs w:val="24"/>
          <w:lang w:val="en-US"/>
        </w:rPr>
        <w:t>ToString</w:t>
      </w:r>
      <w:proofErr w:type="spellEnd"/>
      <w:r w:rsidRPr="006D3235">
        <w:rPr>
          <w:rFonts w:ascii="Cascadia Mono" w:hAnsi="Cascadia Mono" w:cs="Cascadia Mono"/>
          <w:noProof w:val="0"/>
          <w:color w:val="000000"/>
          <w:kern w:val="0"/>
          <w:sz w:val="24"/>
          <w:szCs w:val="24"/>
          <w:lang w:val="en-US"/>
        </w:rPr>
        <w:t>();</w:t>
      </w:r>
    </w:p>
    <w:p w14:paraId="599052BE" w14:textId="77777777" w:rsidR="00365861" w:rsidRPr="006D3235" w:rsidRDefault="00365861" w:rsidP="0036586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40"/>
        <w:rPr>
          <w:rFonts w:ascii="Cascadia Mono" w:hAnsi="Cascadia Mono" w:cs="Cascadia Mono"/>
          <w:noProof w:val="0"/>
          <w:color w:val="000000"/>
          <w:kern w:val="0"/>
          <w:sz w:val="24"/>
          <w:szCs w:val="24"/>
          <w:lang w:val="en-US"/>
        </w:rPr>
      </w:pPr>
      <w:r w:rsidRPr="006D3235">
        <w:rPr>
          <w:rFonts w:ascii="Cascadia Mono" w:hAnsi="Cascadia Mono" w:cs="Cascadia Mono"/>
          <w:noProof w:val="0"/>
          <w:color w:val="000000"/>
          <w:kern w:val="0"/>
          <w:sz w:val="24"/>
          <w:szCs w:val="24"/>
          <w:lang w:val="en-US"/>
        </w:rPr>
        <w:t xml:space="preserve">        </w:t>
      </w:r>
      <w:proofErr w:type="spellStart"/>
      <w:r w:rsidRPr="006D3235">
        <w:rPr>
          <w:rFonts w:ascii="Cascadia Mono" w:hAnsi="Cascadia Mono" w:cs="Cascadia Mono"/>
          <w:noProof w:val="0"/>
          <w:color w:val="000000"/>
          <w:kern w:val="0"/>
          <w:sz w:val="24"/>
          <w:szCs w:val="24"/>
          <w:lang w:val="en-US"/>
        </w:rPr>
        <w:t>tbxQuantity.Text</w:t>
      </w:r>
      <w:proofErr w:type="spellEnd"/>
      <w:r w:rsidRPr="006D3235">
        <w:rPr>
          <w:rFonts w:ascii="Cascadia Mono" w:hAnsi="Cascadia Mono" w:cs="Cascadia Mono"/>
          <w:noProof w:val="0"/>
          <w:color w:val="000000"/>
          <w:kern w:val="0"/>
          <w:sz w:val="24"/>
          <w:szCs w:val="24"/>
          <w:lang w:val="en-US"/>
        </w:rPr>
        <w:t xml:space="preserve"> = "0</w:t>
      </w:r>
      <w:proofErr w:type="gramStart"/>
      <w:r w:rsidRPr="006D3235">
        <w:rPr>
          <w:rFonts w:ascii="Cascadia Mono" w:hAnsi="Cascadia Mono" w:cs="Cascadia Mono"/>
          <w:noProof w:val="0"/>
          <w:color w:val="000000"/>
          <w:kern w:val="0"/>
          <w:sz w:val="24"/>
          <w:szCs w:val="24"/>
          <w:lang w:val="en-US"/>
        </w:rPr>
        <w:t>";</w:t>
      </w:r>
      <w:proofErr w:type="gramEnd"/>
    </w:p>
    <w:p w14:paraId="10C32ACE" w14:textId="77777777" w:rsidR="00365861" w:rsidRPr="006D3235" w:rsidRDefault="00365861" w:rsidP="0036586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40"/>
        <w:rPr>
          <w:rFonts w:ascii="Cascadia Mono" w:hAnsi="Cascadia Mono" w:cs="Cascadia Mono"/>
          <w:noProof w:val="0"/>
          <w:color w:val="000000"/>
          <w:kern w:val="0"/>
          <w:sz w:val="24"/>
          <w:szCs w:val="24"/>
          <w:lang w:val="en-US"/>
        </w:rPr>
      </w:pPr>
      <w:r w:rsidRPr="006D3235">
        <w:rPr>
          <w:rFonts w:ascii="Cascadia Mono" w:hAnsi="Cascadia Mono" w:cs="Cascadia Mono"/>
          <w:noProof w:val="0"/>
          <w:color w:val="000000"/>
          <w:kern w:val="0"/>
          <w:sz w:val="24"/>
          <w:szCs w:val="24"/>
          <w:lang w:val="en-US"/>
        </w:rPr>
        <w:t xml:space="preserve">    }</w:t>
      </w:r>
    </w:p>
    <w:p w14:paraId="2A4DCF5E" w14:textId="77777777" w:rsidR="00365861" w:rsidRPr="006D3235" w:rsidRDefault="00365861" w:rsidP="0036586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40"/>
        <w:rPr>
          <w:rFonts w:ascii="Cascadia Mono" w:hAnsi="Cascadia Mono" w:cs="Cascadia Mono"/>
          <w:noProof w:val="0"/>
          <w:color w:val="000000"/>
          <w:kern w:val="0"/>
          <w:sz w:val="24"/>
          <w:szCs w:val="24"/>
          <w:lang w:val="en-US"/>
        </w:rPr>
      </w:pPr>
      <w:r w:rsidRPr="006D3235">
        <w:rPr>
          <w:rFonts w:ascii="Cascadia Mono" w:hAnsi="Cascadia Mono" w:cs="Cascadia Mono"/>
          <w:noProof w:val="0"/>
          <w:color w:val="000000"/>
          <w:kern w:val="0"/>
          <w:sz w:val="24"/>
          <w:szCs w:val="24"/>
          <w:lang w:val="en-US"/>
        </w:rPr>
        <w:t>}</w:t>
      </w:r>
    </w:p>
    <w:p w14:paraId="06191B46" w14:textId="77777777" w:rsidR="00365861" w:rsidRPr="006D3235" w:rsidRDefault="00365861" w:rsidP="0036586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40"/>
        <w:rPr>
          <w:rFonts w:ascii="Cascadia Mono" w:hAnsi="Cascadia Mono" w:cs="Cascadia Mono"/>
          <w:noProof w:val="0"/>
          <w:color w:val="000000"/>
          <w:kern w:val="0"/>
          <w:sz w:val="24"/>
          <w:szCs w:val="24"/>
          <w:lang w:val="en-US"/>
        </w:rPr>
      </w:pPr>
      <w:r w:rsidRPr="006D3235">
        <w:rPr>
          <w:rFonts w:ascii="Cascadia Mono" w:hAnsi="Cascadia Mono" w:cs="Cascadia Mono"/>
          <w:noProof w:val="0"/>
          <w:color w:val="000000"/>
          <w:kern w:val="0"/>
          <w:sz w:val="24"/>
          <w:szCs w:val="24"/>
          <w:lang w:val="en-US"/>
        </w:rPr>
        <w:t>catch (</w:t>
      </w:r>
      <w:proofErr w:type="spellStart"/>
      <w:r w:rsidRPr="006D3235">
        <w:rPr>
          <w:rFonts w:ascii="Cascadia Mono" w:hAnsi="Cascadia Mono" w:cs="Cascadia Mono"/>
          <w:noProof w:val="0"/>
          <w:color w:val="000000"/>
          <w:kern w:val="0"/>
          <w:sz w:val="24"/>
          <w:szCs w:val="24"/>
          <w:lang w:val="en-US"/>
        </w:rPr>
        <w:t>SqlException</w:t>
      </w:r>
      <w:proofErr w:type="spellEnd"/>
      <w:r w:rsidRPr="006D3235">
        <w:rPr>
          <w:rFonts w:ascii="Cascadia Mono" w:hAnsi="Cascadia Mono" w:cs="Cascadia Mono"/>
          <w:noProof w:val="0"/>
          <w:color w:val="000000"/>
          <w:kern w:val="0"/>
          <w:sz w:val="24"/>
          <w:szCs w:val="24"/>
          <w:lang w:val="en-US"/>
        </w:rPr>
        <w:t xml:space="preserve"> </w:t>
      </w:r>
      <w:proofErr w:type="spellStart"/>
      <w:r w:rsidRPr="006D3235">
        <w:rPr>
          <w:rFonts w:ascii="Cascadia Mono" w:hAnsi="Cascadia Mono" w:cs="Cascadia Mono"/>
          <w:noProof w:val="0"/>
          <w:color w:val="000000"/>
          <w:kern w:val="0"/>
          <w:sz w:val="24"/>
          <w:szCs w:val="24"/>
          <w:lang w:val="en-US"/>
        </w:rPr>
        <w:t>ev</w:t>
      </w:r>
      <w:proofErr w:type="spellEnd"/>
      <w:r w:rsidRPr="006D3235">
        <w:rPr>
          <w:rFonts w:ascii="Cascadia Mono" w:hAnsi="Cascadia Mono" w:cs="Cascadia Mono"/>
          <w:noProof w:val="0"/>
          <w:color w:val="000000"/>
          <w:kern w:val="0"/>
          <w:sz w:val="24"/>
          <w:szCs w:val="24"/>
          <w:lang w:val="en-US"/>
        </w:rPr>
        <w:t>)</w:t>
      </w:r>
    </w:p>
    <w:p w14:paraId="0C3802E8" w14:textId="77777777" w:rsidR="00365861" w:rsidRPr="006D3235" w:rsidRDefault="00365861" w:rsidP="0036586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40"/>
        <w:rPr>
          <w:rFonts w:ascii="Cascadia Mono" w:hAnsi="Cascadia Mono" w:cs="Cascadia Mono"/>
          <w:noProof w:val="0"/>
          <w:color w:val="000000"/>
          <w:kern w:val="0"/>
          <w:sz w:val="24"/>
          <w:szCs w:val="24"/>
          <w:lang w:val="en-US"/>
        </w:rPr>
      </w:pPr>
      <w:r w:rsidRPr="006D3235">
        <w:rPr>
          <w:rFonts w:ascii="Cascadia Mono" w:hAnsi="Cascadia Mono" w:cs="Cascadia Mono"/>
          <w:noProof w:val="0"/>
          <w:color w:val="000000"/>
          <w:kern w:val="0"/>
          <w:sz w:val="24"/>
          <w:szCs w:val="24"/>
          <w:lang w:val="en-US"/>
        </w:rPr>
        <w:t>{</w:t>
      </w:r>
    </w:p>
    <w:p w14:paraId="7C2010F1" w14:textId="09B2374C" w:rsidR="00365861" w:rsidRPr="006D3235" w:rsidRDefault="00365861" w:rsidP="0036586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40"/>
        <w:rPr>
          <w:rFonts w:ascii="Cascadia Mono" w:hAnsi="Cascadia Mono" w:cs="Cascadia Mono"/>
          <w:noProof w:val="0"/>
          <w:color w:val="000000"/>
          <w:kern w:val="0"/>
          <w:sz w:val="24"/>
          <w:szCs w:val="24"/>
          <w:lang w:val="en-US"/>
        </w:rPr>
      </w:pPr>
      <w:r w:rsidRPr="006D3235">
        <w:rPr>
          <w:rFonts w:ascii="Cascadia Mono" w:hAnsi="Cascadia Mono" w:cs="Cascadia Mono"/>
          <w:noProof w:val="0"/>
          <w:color w:val="000000"/>
          <w:kern w:val="0"/>
          <w:sz w:val="24"/>
          <w:szCs w:val="24"/>
          <w:lang w:val="en-US"/>
        </w:rPr>
        <w:t xml:space="preserve">    </w:t>
      </w:r>
      <w:proofErr w:type="spellStart"/>
      <w:r w:rsidRPr="006D3235">
        <w:rPr>
          <w:rFonts w:ascii="Cascadia Mono" w:hAnsi="Cascadia Mono" w:cs="Cascadia Mono"/>
          <w:noProof w:val="0"/>
          <w:color w:val="000000"/>
          <w:kern w:val="0"/>
          <w:sz w:val="24"/>
          <w:szCs w:val="24"/>
          <w:lang w:val="en-US"/>
        </w:rPr>
        <w:t>MessageBox.Show</w:t>
      </w:r>
      <w:proofErr w:type="spellEnd"/>
      <w:r w:rsidRPr="006D3235">
        <w:rPr>
          <w:rFonts w:ascii="Cascadia Mono" w:hAnsi="Cascadia Mono" w:cs="Cascadia Mono"/>
          <w:noProof w:val="0"/>
          <w:color w:val="000000"/>
          <w:kern w:val="0"/>
          <w:sz w:val="24"/>
          <w:szCs w:val="24"/>
          <w:lang w:val="en-US"/>
        </w:rPr>
        <w:t>("</w:t>
      </w:r>
      <w:proofErr w:type="spellStart"/>
      <w:r w:rsidRPr="006D3235">
        <w:rPr>
          <w:rFonts w:ascii="Cascadia Mono" w:hAnsi="Cascadia Mono" w:cs="Cascadia Mono"/>
          <w:noProof w:val="0"/>
          <w:color w:val="000000"/>
          <w:kern w:val="0"/>
          <w:sz w:val="24"/>
          <w:szCs w:val="24"/>
          <w:lang w:val="en-US"/>
        </w:rPr>
        <w:t>Cập</w:t>
      </w:r>
      <w:proofErr w:type="spellEnd"/>
      <w:r w:rsidRPr="006D3235">
        <w:rPr>
          <w:rFonts w:ascii="Cascadia Mono" w:hAnsi="Cascadia Mono" w:cs="Cascadia Mono"/>
          <w:noProof w:val="0"/>
          <w:color w:val="000000"/>
          <w:kern w:val="0"/>
          <w:sz w:val="24"/>
          <w:szCs w:val="24"/>
          <w:lang w:val="en-US"/>
        </w:rPr>
        <w:t xml:space="preserve"> </w:t>
      </w:r>
      <w:proofErr w:type="spellStart"/>
      <w:r w:rsidRPr="006D3235">
        <w:rPr>
          <w:rFonts w:ascii="Cascadia Mono" w:hAnsi="Cascadia Mono" w:cs="Cascadia Mono"/>
          <w:noProof w:val="0"/>
          <w:color w:val="000000"/>
          <w:kern w:val="0"/>
          <w:sz w:val="24"/>
          <w:szCs w:val="24"/>
          <w:lang w:val="en-US"/>
        </w:rPr>
        <w:t>nhật</w:t>
      </w:r>
      <w:proofErr w:type="spellEnd"/>
      <w:r w:rsidRPr="006D3235">
        <w:rPr>
          <w:rFonts w:ascii="Cascadia Mono" w:hAnsi="Cascadia Mono" w:cs="Cascadia Mono"/>
          <w:noProof w:val="0"/>
          <w:color w:val="000000"/>
          <w:kern w:val="0"/>
          <w:sz w:val="24"/>
          <w:szCs w:val="24"/>
          <w:lang w:val="en-US"/>
        </w:rPr>
        <w:t xml:space="preserve"> </w:t>
      </w:r>
      <w:proofErr w:type="spellStart"/>
      <w:r w:rsidRPr="006D3235">
        <w:rPr>
          <w:rFonts w:ascii="Cascadia Mono" w:hAnsi="Cascadia Mono" w:cs="Cascadia Mono"/>
          <w:noProof w:val="0"/>
          <w:color w:val="000000"/>
          <w:kern w:val="0"/>
          <w:sz w:val="24"/>
          <w:szCs w:val="24"/>
          <w:lang w:val="en-US"/>
        </w:rPr>
        <w:t>sản</w:t>
      </w:r>
      <w:proofErr w:type="spellEnd"/>
      <w:r w:rsidRPr="006D3235">
        <w:rPr>
          <w:rFonts w:ascii="Cascadia Mono" w:hAnsi="Cascadia Mono" w:cs="Cascadia Mono"/>
          <w:noProof w:val="0"/>
          <w:color w:val="000000"/>
          <w:kern w:val="0"/>
          <w:sz w:val="24"/>
          <w:szCs w:val="24"/>
          <w:lang w:val="en-US"/>
        </w:rPr>
        <w:t xml:space="preserve"> </w:t>
      </w:r>
      <w:proofErr w:type="spellStart"/>
      <w:r w:rsidRPr="006D3235">
        <w:rPr>
          <w:rFonts w:ascii="Cascadia Mono" w:hAnsi="Cascadia Mono" w:cs="Cascadia Mono"/>
          <w:noProof w:val="0"/>
          <w:color w:val="000000"/>
          <w:kern w:val="0"/>
          <w:sz w:val="24"/>
          <w:szCs w:val="24"/>
          <w:lang w:val="en-US"/>
        </w:rPr>
        <w:t>phẩm</w:t>
      </w:r>
      <w:proofErr w:type="spellEnd"/>
      <w:r w:rsidRPr="006D3235">
        <w:rPr>
          <w:rFonts w:ascii="Cascadia Mono" w:hAnsi="Cascadia Mono" w:cs="Cascadia Mono"/>
          <w:noProof w:val="0"/>
          <w:color w:val="000000"/>
          <w:kern w:val="0"/>
          <w:sz w:val="24"/>
          <w:szCs w:val="24"/>
          <w:lang w:val="en-US"/>
        </w:rPr>
        <w:t xml:space="preserve"> </w:t>
      </w:r>
      <w:proofErr w:type="spellStart"/>
      <w:r w:rsidRPr="006D3235">
        <w:rPr>
          <w:rFonts w:ascii="Cascadia Mono" w:hAnsi="Cascadia Mono" w:cs="Cascadia Mono"/>
          <w:noProof w:val="0"/>
          <w:color w:val="000000"/>
          <w:kern w:val="0"/>
          <w:sz w:val="24"/>
          <w:szCs w:val="24"/>
          <w:lang w:val="en-US"/>
        </w:rPr>
        <w:t>thất</w:t>
      </w:r>
      <w:proofErr w:type="spellEnd"/>
      <w:r w:rsidRPr="006D3235">
        <w:rPr>
          <w:rFonts w:ascii="Cascadia Mono" w:hAnsi="Cascadia Mono" w:cs="Cascadia Mono"/>
          <w:noProof w:val="0"/>
          <w:color w:val="000000"/>
          <w:kern w:val="0"/>
          <w:sz w:val="24"/>
          <w:szCs w:val="24"/>
          <w:lang w:val="en-US"/>
        </w:rPr>
        <w:t xml:space="preserve"> </w:t>
      </w:r>
      <w:proofErr w:type="spellStart"/>
      <w:r w:rsidRPr="006D3235">
        <w:rPr>
          <w:rFonts w:ascii="Cascadia Mono" w:hAnsi="Cascadia Mono" w:cs="Cascadia Mono"/>
          <w:noProof w:val="0"/>
          <w:color w:val="000000"/>
          <w:kern w:val="0"/>
          <w:sz w:val="24"/>
          <w:szCs w:val="24"/>
          <w:lang w:val="en-US"/>
        </w:rPr>
        <w:t>bại</w:t>
      </w:r>
      <w:proofErr w:type="spellEnd"/>
      <w:r w:rsidRPr="006D3235">
        <w:rPr>
          <w:rFonts w:ascii="Cascadia Mono" w:hAnsi="Cascadia Mono" w:cs="Cascadia Mono"/>
          <w:noProof w:val="0"/>
          <w:color w:val="000000"/>
          <w:kern w:val="0"/>
          <w:sz w:val="24"/>
          <w:szCs w:val="24"/>
          <w:lang w:val="en-US"/>
        </w:rPr>
        <w:t xml:space="preserve">! \n Do: \n" + </w:t>
      </w:r>
      <w:proofErr w:type="spellStart"/>
      <w:proofErr w:type="gramStart"/>
      <w:r w:rsidRPr="006D3235">
        <w:rPr>
          <w:rFonts w:ascii="Cascadia Mono" w:hAnsi="Cascadia Mono" w:cs="Cascadia Mono"/>
          <w:noProof w:val="0"/>
          <w:color w:val="000000"/>
          <w:kern w:val="0"/>
          <w:sz w:val="24"/>
          <w:szCs w:val="24"/>
          <w:lang w:val="en-US"/>
        </w:rPr>
        <w:t>ev.Message</w:t>
      </w:r>
      <w:proofErr w:type="spellEnd"/>
      <w:proofErr w:type="gramEnd"/>
      <w:r w:rsidRPr="006D3235">
        <w:rPr>
          <w:rFonts w:ascii="Cascadia Mono" w:hAnsi="Cascadia Mono" w:cs="Cascadia Mono"/>
          <w:noProof w:val="0"/>
          <w:color w:val="000000"/>
          <w:kern w:val="0"/>
          <w:sz w:val="24"/>
          <w:szCs w:val="24"/>
          <w:lang w:val="en-US"/>
        </w:rPr>
        <w:t xml:space="preserve">, "Thông </w:t>
      </w:r>
      <w:proofErr w:type="spellStart"/>
      <w:r w:rsidRPr="006D3235">
        <w:rPr>
          <w:rFonts w:ascii="Cascadia Mono" w:hAnsi="Cascadia Mono" w:cs="Cascadia Mono"/>
          <w:noProof w:val="0"/>
          <w:color w:val="000000"/>
          <w:kern w:val="0"/>
          <w:sz w:val="24"/>
          <w:szCs w:val="24"/>
          <w:lang w:val="en-US"/>
        </w:rPr>
        <w:t>báo</w:t>
      </w:r>
      <w:proofErr w:type="spellEnd"/>
      <w:r w:rsidRPr="006D3235">
        <w:rPr>
          <w:rFonts w:ascii="Cascadia Mono" w:hAnsi="Cascadia Mono" w:cs="Cascadia Mono"/>
          <w:noProof w:val="0"/>
          <w:color w:val="000000"/>
          <w:kern w:val="0"/>
          <w:sz w:val="24"/>
          <w:szCs w:val="24"/>
          <w:lang w:val="en-US"/>
        </w:rPr>
        <w:t xml:space="preserve">", </w:t>
      </w:r>
      <w:proofErr w:type="spellStart"/>
      <w:r w:rsidRPr="006D3235">
        <w:rPr>
          <w:rFonts w:ascii="Cascadia Mono" w:hAnsi="Cascadia Mono" w:cs="Cascadia Mono"/>
          <w:noProof w:val="0"/>
          <w:color w:val="000000"/>
          <w:kern w:val="0"/>
          <w:sz w:val="24"/>
          <w:szCs w:val="24"/>
          <w:lang w:val="en-US"/>
        </w:rPr>
        <w:t>MessageBoxButtons.OK</w:t>
      </w:r>
      <w:proofErr w:type="spellEnd"/>
      <w:r w:rsidRPr="006D3235">
        <w:rPr>
          <w:rFonts w:ascii="Cascadia Mono" w:hAnsi="Cascadia Mono" w:cs="Cascadia Mono"/>
          <w:noProof w:val="0"/>
          <w:color w:val="000000"/>
          <w:kern w:val="0"/>
          <w:sz w:val="24"/>
          <w:szCs w:val="24"/>
          <w:lang w:val="en-US"/>
        </w:rPr>
        <w:t xml:space="preserve">, </w:t>
      </w:r>
      <w:proofErr w:type="spellStart"/>
      <w:r w:rsidRPr="006D3235">
        <w:rPr>
          <w:rFonts w:ascii="Cascadia Mono" w:hAnsi="Cascadia Mono" w:cs="Cascadia Mono"/>
          <w:noProof w:val="0"/>
          <w:color w:val="000000"/>
          <w:kern w:val="0"/>
          <w:sz w:val="24"/>
          <w:szCs w:val="24"/>
          <w:lang w:val="en-US"/>
        </w:rPr>
        <w:t>MessageBoxIcon.Error</w:t>
      </w:r>
      <w:proofErr w:type="spellEnd"/>
      <w:r w:rsidRPr="006D3235">
        <w:rPr>
          <w:rFonts w:ascii="Cascadia Mono" w:hAnsi="Cascadia Mono" w:cs="Cascadia Mono"/>
          <w:noProof w:val="0"/>
          <w:color w:val="000000"/>
          <w:kern w:val="0"/>
          <w:sz w:val="24"/>
          <w:szCs w:val="24"/>
          <w:lang w:val="en-US"/>
        </w:rPr>
        <w:t>);</w:t>
      </w:r>
    </w:p>
    <w:p w14:paraId="3E52A3B4" w14:textId="59CB1ECB" w:rsidR="00365861" w:rsidRPr="006D3235" w:rsidRDefault="00365861" w:rsidP="0036586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40"/>
        <w:rPr>
          <w:rFonts w:ascii="Cascadia Mono" w:hAnsi="Cascadia Mono" w:cs="Cascadia Mono"/>
          <w:noProof w:val="0"/>
          <w:color w:val="000000"/>
          <w:kern w:val="0"/>
          <w:sz w:val="24"/>
          <w:szCs w:val="24"/>
          <w:lang w:val="en-US"/>
        </w:rPr>
      </w:pPr>
      <w:r w:rsidRPr="006D3235">
        <w:rPr>
          <w:rFonts w:ascii="Cascadia Mono" w:hAnsi="Cascadia Mono" w:cs="Cascadia Mono"/>
          <w:noProof w:val="0"/>
          <w:color w:val="000000"/>
          <w:kern w:val="0"/>
          <w:sz w:val="24"/>
          <w:szCs w:val="24"/>
          <w:lang w:val="en-US"/>
        </w:rPr>
        <w:t>}</w:t>
      </w:r>
    </w:p>
    <w:p w14:paraId="5834AC4F" w14:textId="77777777" w:rsidR="00365861" w:rsidRPr="00365861" w:rsidRDefault="00365861" w:rsidP="00365861">
      <w:pPr>
        <w:pStyle w:val="ListParagraph"/>
        <w:spacing w:after="0" w:line="360" w:lineRule="auto"/>
        <w:ind w:left="1584"/>
        <w:rPr>
          <w:rFonts w:ascii="Times New Roman" w:hAnsi="Times New Roman" w:cs="Times New Roman"/>
          <w:sz w:val="28"/>
          <w:szCs w:val="28"/>
          <w:u w:val="single"/>
          <w:lang w:val="en-US"/>
        </w:rPr>
      </w:pPr>
    </w:p>
    <w:p w14:paraId="2ABE7082" w14:textId="0F9490BE" w:rsidR="00FA1B05" w:rsidRDefault="00FA1B05" w:rsidP="0079645D">
      <w:pPr>
        <w:pStyle w:val="ListParagraph"/>
        <w:numPr>
          <w:ilvl w:val="0"/>
          <w:numId w:val="19"/>
        </w:numPr>
        <w:spacing w:after="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Procedure xóa chi tiết hóa đơn khi biết tên sản phẩm:</w:t>
      </w:r>
    </w:p>
    <w:p w14:paraId="72694B73" w14:textId="6354DB7E" w:rsidR="00FA1B05" w:rsidRDefault="00FA1B05" w:rsidP="00FA1B05">
      <w:pPr>
        <w:pStyle w:val="ListParagraph"/>
        <w:spacing w:after="0" w:line="360" w:lineRule="auto"/>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SQL:</w:t>
      </w:r>
    </w:p>
    <w:p w14:paraId="00CB5706" w14:textId="77777777" w:rsidR="005370A9" w:rsidRPr="005370A9" w:rsidRDefault="005370A9" w:rsidP="005370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370A9">
        <w:rPr>
          <w:rFonts w:ascii="Cascadia Mono" w:hAnsi="Cascadia Mono" w:cs="Cascadia Mono"/>
          <w:noProof w:val="0"/>
          <w:color w:val="0000FF"/>
          <w:kern w:val="0"/>
          <w:sz w:val="24"/>
          <w:szCs w:val="24"/>
          <w:lang w:val="en-US"/>
        </w:rPr>
        <w:t>DROP</w:t>
      </w:r>
      <w:r w:rsidRPr="005370A9">
        <w:rPr>
          <w:rFonts w:ascii="Cascadia Mono" w:hAnsi="Cascadia Mono" w:cs="Cascadia Mono"/>
          <w:noProof w:val="0"/>
          <w:color w:val="000000"/>
          <w:kern w:val="0"/>
          <w:sz w:val="24"/>
          <w:szCs w:val="24"/>
          <w:lang w:val="en-US"/>
        </w:rPr>
        <w:t xml:space="preserve"> </w:t>
      </w:r>
      <w:r w:rsidRPr="005370A9">
        <w:rPr>
          <w:rFonts w:ascii="Cascadia Mono" w:hAnsi="Cascadia Mono" w:cs="Cascadia Mono"/>
          <w:noProof w:val="0"/>
          <w:color w:val="0000FF"/>
          <w:kern w:val="0"/>
          <w:sz w:val="24"/>
          <w:szCs w:val="24"/>
          <w:lang w:val="en-US"/>
        </w:rPr>
        <w:t>PROCEDURE</w:t>
      </w:r>
      <w:r w:rsidRPr="005370A9">
        <w:rPr>
          <w:rFonts w:ascii="Cascadia Mono" w:hAnsi="Cascadia Mono" w:cs="Cascadia Mono"/>
          <w:noProof w:val="0"/>
          <w:color w:val="000000"/>
          <w:kern w:val="0"/>
          <w:sz w:val="24"/>
          <w:szCs w:val="24"/>
          <w:lang w:val="en-US"/>
        </w:rPr>
        <w:t xml:space="preserve"> </w:t>
      </w:r>
      <w:r w:rsidRPr="005370A9">
        <w:rPr>
          <w:rFonts w:ascii="Cascadia Mono" w:hAnsi="Cascadia Mono" w:cs="Cascadia Mono"/>
          <w:noProof w:val="0"/>
          <w:color w:val="0000FF"/>
          <w:kern w:val="0"/>
          <w:sz w:val="24"/>
          <w:szCs w:val="24"/>
          <w:lang w:val="en-US"/>
        </w:rPr>
        <w:t>IF</w:t>
      </w:r>
      <w:r w:rsidRPr="005370A9">
        <w:rPr>
          <w:rFonts w:ascii="Cascadia Mono" w:hAnsi="Cascadia Mono" w:cs="Cascadia Mono"/>
          <w:noProof w:val="0"/>
          <w:color w:val="000000"/>
          <w:kern w:val="0"/>
          <w:sz w:val="24"/>
          <w:szCs w:val="24"/>
          <w:lang w:val="en-US"/>
        </w:rPr>
        <w:t xml:space="preserve"> </w:t>
      </w:r>
      <w:r w:rsidRPr="005370A9">
        <w:rPr>
          <w:rFonts w:ascii="Cascadia Mono" w:hAnsi="Cascadia Mono" w:cs="Cascadia Mono"/>
          <w:noProof w:val="0"/>
          <w:color w:val="808080"/>
          <w:kern w:val="0"/>
          <w:sz w:val="24"/>
          <w:szCs w:val="24"/>
          <w:lang w:val="en-US"/>
        </w:rPr>
        <w:t>EXISTS</w:t>
      </w:r>
      <w:r w:rsidRPr="005370A9">
        <w:rPr>
          <w:rFonts w:ascii="Cascadia Mono" w:hAnsi="Cascadia Mono" w:cs="Cascadia Mono"/>
          <w:noProof w:val="0"/>
          <w:color w:val="000000"/>
          <w:kern w:val="0"/>
          <w:sz w:val="24"/>
          <w:szCs w:val="24"/>
          <w:lang w:val="en-US"/>
        </w:rPr>
        <w:t xml:space="preserve"> </w:t>
      </w:r>
      <w:proofErr w:type="spellStart"/>
      <w:proofErr w:type="gramStart"/>
      <w:r w:rsidRPr="005370A9">
        <w:rPr>
          <w:rFonts w:ascii="Cascadia Mono" w:hAnsi="Cascadia Mono" w:cs="Cascadia Mono"/>
          <w:noProof w:val="0"/>
          <w:color w:val="000000"/>
          <w:kern w:val="0"/>
          <w:sz w:val="24"/>
          <w:szCs w:val="24"/>
          <w:lang w:val="en-US"/>
        </w:rPr>
        <w:t>deleteBillInfoByName</w:t>
      </w:r>
      <w:proofErr w:type="spellEnd"/>
      <w:proofErr w:type="gramEnd"/>
    </w:p>
    <w:p w14:paraId="13D62633" w14:textId="77777777" w:rsidR="005370A9" w:rsidRPr="005370A9" w:rsidRDefault="005370A9" w:rsidP="005370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370A9">
        <w:rPr>
          <w:rFonts w:ascii="Cascadia Mono" w:hAnsi="Cascadia Mono" w:cs="Cascadia Mono"/>
          <w:noProof w:val="0"/>
          <w:color w:val="0000FF"/>
          <w:kern w:val="0"/>
          <w:sz w:val="24"/>
          <w:szCs w:val="24"/>
          <w:lang w:val="en-US"/>
        </w:rPr>
        <w:t>GO</w:t>
      </w:r>
    </w:p>
    <w:p w14:paraId="19841BAB" w14:textId="77777777" w:rsidR="005370A9" w:rsidRPr="005370A9" w:rsidRDefault="005370A9" w:rsidP="005370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p>
    <w:p w14:paraId="7C262361" w14:textId="77777777" w:rsidR="005370A9" w:rsidRPr="005370A9" w:rsidRDefault="005370A9" w:rsidP="005370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370A9">
        <w:rPr>
          <w:rFonts w:ascii="Cascadia Mono" w:hAnsi="Cascadia Mono" w:cs="Cascadia Mono"/>
          <w:noProof w:val="0"/>
          <w:color w:val="0000FF"/>
          <w:kern w:val="0"/>
          <w:sz w:val="24"/>
          <w:szCs w:val="24"/>
          <w:lang w:val="en-US"/>
        </w:rPr>
        <w:t>CREATE</w:t>
      </w:r>
      <w:r w:rsidRPr="005370A9">
        <w:rPr>
          <w:rFonts w:ascii="Cascadia Mono" w:hAnsi="Cascadia Mono" w:cs="Cascadia Mono"/>
          <w:noProof w:val="0"/>
          <w:color w:val="000000"/>
          <w:kern w:val="0"/>
          <w:sz w:val="24"/>
          <w:szCs w:val="24"/>
          <w:lang w:val="en-US"/>
        </w:rPr>
        <w:t xml:space="preserve"> </w:t>
      </w:r>
      <w:r w:rsidRPr="005370A9">
        <w:rPr>
          <w:rFonts w:ascii="Cascadia Mono" w:hAnsi="Cascadia Mono" w:cs="Cascadia Mono"/>
          <w:noProof w:val="0"/>
          <w:color w:val="0000FF"/>
          <w:kern w:val="0"/>
          <w:sz w:val="24"/>
          <w:szCs w:val="24"/>
          <w:lang w:val="en-US"/>
        </w:rPr>
        <w:t>PROCEDURE</w:t>
      </w:r>
      <w:r w:rsidRPr="005370A9">
        <w:rPr>
          <w:rFonts w:ascii="Cascadia Mono" w:hAnsi="Cascadia Mono" w:cs="Cascadia Mono"/>
          <w:noProof w:val="0"/>
          <w:color w:val="000000"/>
          <w:kern w:val="0"/>
          <w:sz w:val="24"/>
          <w:szCs w:val="24"/>
          <w:lang w:val="en-US"/>
        </w:rPr>
        <w:t xml:space="preserve"> </w:t>
      </w:r>
      <w:proofErr w:type="spellStart"/>
      <w:proofErr w:type="gramStart"/>
      <w:r w:rsidRPr="005370A9">
        <w:rPr>
          <w:rFonts w:ascii="Cascadia Mono" w:hAnsi="Cascadia Mono" w:cs="Cascadia Mono"/>
          <w:noProof w:val="0"/>
          <w:color w:val="000000"/>
          <w:kern w:val="0"/>
          <w:sz w:val="24"/>
          <w:szCs w:val="24"/>
          <w:lang w:val="en-US"/>
        </w:rPr>
        <w:t>deleteBillInfoByName</w:t>
      </w:r>
      <w:proofErr w:type="spellEnd"/>
      <w:proofErr w:type="gramEnd"/>
    </w:p>
    <w:p w14:paraId="5E2847E5" w14:textId="77777777" w:rsidR="005370A9" w:rsidRPr="005370A9" w:rsidRDefault="005370A9" w:rsidP="005370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370A9">
        <w:rPr>
          <w:rFonts w:ascii="Cascadia Mono" w:hAnsi="Cascadia Mono" w:cs="Cascadia Mono"/>
          <w:noProof w:val="0"/>
          <w:color w:val="000000"/>
          <w:kern w:val="0"/>
          <w:sz w:val="24"/>
          <w:szCs w:val="24"/>
          <w:lang w:val="en-US"/>
        </w:rPr>
        <w:tab/>
        <w:t xml:space="preserve">@billID </w:t>
      </w:r>
      <w:proofErr w:type="gramStart"/>
      <w:r w:rsidRPr="005370A9">
        <w:rPr>
          <w:rFonts w:ascii="Cascadia Mono" w:hAnsi="Cascadia Mono" w:cs="Cascadia Mono"/>
          <w:noProof w:val="0"/>
          <w:color w:val="0000FF"/>
          <w:kern w:val="0"/>
          <w:sz w:val="24"/>
          <w:szCs w:val="24"/>
          <w:lang w:val="en-US"/>
        </w:rPr>
        <w:t>varchar</w:t>
      </w:r>
      <w:r w:rsidRPr="005370A9">
        <w:rPr>
          <w:rFonts w:ascii="Cascadia Mono" w:hAnsi="Cascadia Mono" w:cs="Cascadia Mono"/>
          <w:noProof w:val="0"/>
          <w:color w:val="808080"/>
          <w:kern w:val="0"/>
          <w:sz w:val="24"/>
          <w:szCs w:val="24"/>
          <w:lang w:val="en-US"/>
        </w:rPr>
        <w:t>(</w:t>
      </w:r>
      <w:proofErr w:type="gramEnd"/>
      <w:r w:rsidRPr="005370A9">
        <w:rPr>
          <w:rFonts w:ascii="Cascadia Mono" w:hAnsi="Cascadia Mono" w:cs="Cascadia Mono"/>
          <w:noProof w:val="0"/>
          <w:color w:val="000000"/>
          <w:kern w:val="0"/>
          <w:sz w:val="24"/>
          <w:szCs w:val="24"/>
          <w:lang w:val="en-US"/>
        </w:rPr>
        <w:t>7</w:t>
      </w:r>
      <w:r w:rsidRPr="005370A9">
        <w:rPr>
          <w:rFonts w:ascii="Cascadia Mono" w:hAnsi="Cascadia Mono" w:cs="Cascadia Mono"/>
          <w:noProof w:val="0"/>
          <w:color w:val="808080"/>
          <w:kern w:val="0"/>
          <w:sz w:val="24"/>
          <w:szCs w:val="24"/>
          <w:lang w:val="en-US"/>
        </w:rPr>
        <w:t>),</w:t>
      </w:r>
    </w:p>
    <w:p w14:paraId="4A5B03F7" w14:textId="77777777" w:rsidR="005370A9" w:rsidRPr="005370A9" w:rsidRDefault="005370A9" w:rsidP="005370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370A9">
        <w:rPr>
          <w:rFonts w:ascii="Cascadia Mono" w:hAnsi="Cascadia Mono" w:cs="Cascadia Mono"/>
          <w:noProof w:val="0"/>
          <w:color w:val="000000"/>
          <w:kern w:val="0"/>
          <w:sz w:val="24"/>
          <w:szCs w:val="24"/>
          <w:lang w:val="en-US"/>
        </w:rPr>
        <w:tab/>
        <w:t xml:space="preserve">@productName </w:t>
      </w:r>
      <w:proofErr w:type="gramStart"/>
      <w:r w:rsidRPr="005370A9">
        <w:rPr>
          <w:rFonts w:ascii="Cascadia Mono" w:hAnsi="Cascadia Mono" w:cs="Cascadia Mono"/>
          <w:noProof w:val="0"/>
          <w:color w:val="0000FF"/>
          <w:kern w:val="0"/>
          <w:sz w:val="24"/>
          <w:szCs w:val="24"/>
          <w:lang w:val="en-US"/>
        </w:rPr>
        <w:t>NVARCHAR</w:t>
      </w:r>
      <w:r w:rsidRPr="005370A9">
        <w:rPr>
          <w:rFonts w:ascii="Cascadia Mono" w:hAnsi="Cascadia Mono" w:cs="Cascadia Mono"/>
          <w:noProof w:val="0"/>
          <w:color w:val="808080"/>
          <w:kern w:val="0"/>
          <w:sz w:val="24"/>
          <w:szCs w:val="24"/>
          <w:lang w:val="en-US"/>
        </w:rPr>
        <w:t>(</w:t>
      </w:r>
      <w:proofErr w:type="gramEnd"/>
      <w:r w:rsidRPr="005370A9">
        <w:rPr>
          <w:rFonts w:ascii="Cascadia Mono" w:hAnsi="Cascadia Mono" w:cs="Cascadia Mono"/>
          <w:noProof w:val="0"/>
          <w:color w:val="FF00FF"/>
          <w:kern w:val="0"/>
          <w:sz w:val="24"/>
          <w:szCs w:val="24"/>
          <w:lang w:val="en-US"/>
        </w:rPr>
        <w:t>max</w:t>
      </w:r>
      <w:r w:rsidRPr="005370A9">
        <w:rPr>
          <w:rFonts w:ascii="Cascadia Mono" w:hAnsi="Cascadia Mono" w:cs="Cascadia Mono"/>
          <w:noProof w:val="0"/>
          <w:color w:val="808080"/>
          <w:kern w:val="0"/>
          <w:sz w:val="24"/>
          <w:szCs w:val="24"/>
          <w:lang w:val="en-US"/>
        </w:rPr>
        <w:t>),</w:t>
      </w:r>
    </w:p>
    <w:p w14:paraId="20B40A87" w14:textId="77777777" w:rsidR="005370A9" w:rsidRPr="005370A9" w:rsidRDefault="005370A9" w:rsidP="005370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370A9">
        <w:rPr>
          <w:rFonts w:ascii="Cascadia Mono" w:hAnsi="Cascadia Mono" w:cs="Cascadia Mono"/>
          <w:noProof w:val="0"/>
          <w:color w:val="000000"/>
          <w:kern w:val="0"/>
          <w:sz w:val="24"/>
          <w:szCs w:val="24"/>
          <w:lang w:val="en-US"/>
        </w:rPr>
        <w:tab/>
        <w:t xml:space="preserve">@quantity </w:t>
      </w:r>
      <w:r w:rsidRPr="005370A9">
        <w:rPr>
          <w:rFonts w:ascii="Cascadia Mono" w:hAnsi="Cascadia Mono" w:cs="Cascadia Mono"/>
          <w:noProof w:val="0"/>
          <w:color w:val="0000FF"/>
          <w:kern w:val="0"/>
          <w:sz w:val="24"/>
          <w:szCs w:val="24"/>
          <w:lang w:val="en-US"/>
        </w:rPr>
        <w:t>INT</w:t>
      </w:r>
    </w:p>
    <w:p w14:paraId="360490D2" w14:textId="77777777" w:rsidR="005370A9" w:rsidRPr="005370A9" w:rsidRDefault="005370A9" w:rsidP="005370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370A9">
        <w:rPr>
          <w:rFonts w:ascii="Cascadia Mono" w:hAnsi="Cascadia Mono" w:cs="Cascadia Mono"/>
          <w:noProof w:val="0"/>
          <w:color w:val="0000FF"/>
          <w:kern w:val="0"/>
          <w:sz w:val="24"/>
          <w:szCs w:val="24"/>
          <w:lang w:val="en-US"/>
        </w:rPr>
        <w:t>AS</w:t>
      </w:r>
    </w:p>
    <w:p w14:paraId="68348F78" w14:textId="77777777" w:rsidR="005370A9" w:rsidRPr="005370A9" w:rsidRDefault="005370A9" w:rsidP="005370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370A9">
        <w:rPr>
          <w:rFonts w:ascii="Cascadia Mono" w:hAnsi="Cascadia Mono" w:cs="Cascadia Mono"/>
          <w:noProof w:val="0"/>
          <w:color w:val="0000FF"/>
          <w:kern w:val="0"/>
          <w:sz w:val="24"/>
          <w:szCs w:val="24"/>
          <w:lang w:val="en-US"/>
        </w:rPr>
        <w:t>BEGIN</w:t>
      </w:r>
    </w:p>
    <w:p w14:paraId="4370DDDD" w14:textId="77777777" w:rsidR="005370A9" w:rsidRPr="005370A9" w:rsidRDefault="005370A9" w:rsidP="005370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370A9">
        <w:rPr>
          <w:rFonts w:ascii="Cascadia Mono" w:hAnsi="Cascadia Mono" w:cs="Cascadia Mono"/>
          <w:noProof w:val="0"/>
          <w:color w:val="000000"/>
          <w:kern w:val="0"/>
          <w:sz w:val="24"/>
          <w:szCs w:val="24"/>
          <w:lang w:val="en-US"/>
        </w:rPr>
        <w:tab/>
      </w:r>
      <w:r w:rsidRPr="005370A9">
        <w:rPr>
          <w:rFonts w:ascii="Cascadia Mono" w:hAnsi="Cascadia Mono" w:cs="Cascadia Mono"/>
          <w:noProof w:val="0"/>
          <w:color w:val="0000FF"/>
          <w:kern w:val="0"/>
          <w:sz w:val="24"/>
          <w:szCs w:val="24"/>
          <w:lang w:val="en-US"/>
        </w:rPr>
        <w:t>IF</w:t>
      </w:r>
      <w:r w:rsidRPr="005370A9">
        <w:rPr>
          <w:rFonts w:ascii="Cascadia Mono" w:hAnsi="Cascadia Mono" w:cs="Cascadia Mono"/>
          <w:noProof w:val="0"/>
          <w:color w:val="000000"/>
          <w:kern w:val="0"/>
          <w:sz w:val="24"/>
          <w:szCs w:val="24"/>
          <w:lang w:val="en-US"/>
        </w:rPr>
        <w:t xml:space="preserve"> @quantity </w:t>
      </w:r>
      <w:r w:rsidRPr="005370A9">
        <w:rPr>
          <w:rFonts w:ascii="Cascadia Mono" w:hAnsi="Cascadia Mono" w:cs="Cascadia Mono"/>
          <w:noProof w:val="0"/>
          <w:color w:val="808080"/>
          <w:kern w:val="0"/>
          <w:sz w:val="24"/>
          <w:szCs w:val="24"/>
          <w:lang w:val="en-US"/>
        </w:rPr>
        <w:t>&lt;=</w:t>
      </w:r>
      <w:r w:rsidRPr="005370A9">
        <w:rPr>
          <w:rFonts w:ascii="Cascadia Mono" w:hAnsi="Cascadia Mono" w:cs="Cascadia Mono"/>
          <w:noProof w:val="0"/>
          <w:color w:val="000000"/>
          <w:kern w:val="0"/>
          <w:sz w:val="24"/>
          <w:szCs w:val="24"/>
          <w:lang w:val="en-US"/>
        </w:rPr>
        <w:t xml:space="preserve"> 0</w:t>
      </w:r>
    </w:p>
    <w:p w14:paraId="5BFC3702" w14:textId="77777777" w:rsidR="005370A9" w:rsidRPr="005370A9" w:rsidRDefault="005370A9" w:rsidP="005370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370A9">
        <w:rPr>
          <w:rFonts w:ascii="Cascadia Mono" w:hAnsi="Cascadia Mono" w:cs="Cascadia Mono"/>
          <w:noProof w:val="0"/>
          <w:color w:val="000000"/>
          <w:kern w:val="0"/>
          <w:sz w:val="24"/>
          <w:szCs w:val="24"/>
          <w:lang w:val="en-US"/>
        </w:rPr>
        <w:tab/>
      </w:r>
      <w:r w:rsidRPr="005370A9">
        <w:rPr>
          <w:rFonts w:ascii="Cascadia Mono" w:hAnsi="Cascadia Mono" w:cs="Cascadia Mono"/>
          <w:noProof w:val="0"/>
          <w:color w:val="000000"/>
          <w:kern w:val="0"/>
          <w:sz w:val="24"/>
          <w:szCs w:val="24"/>
          <w:lang w:val="en-US"/>
        </w:rPr>
        <w:tab/>
      </w:r>
      <w:r w:rsidRPr="005370A9">
        <w:rPr>
          <w:rFonts w:ascii="Cascadia Mono" w:hAnsi="Cascadia Mono" w:cs="Cascadia Mono"/>
          <w:noProof w:val="0"/>
          <w:color w:val="0000FF"/>
          <w:kern w:val="0"/>
          <w:sz w:val="24"/>
          <w:szCs w:val="24"/>
          <w:lang w:val="en-US"/>
        </w:rPr>
        <w:t>THROW</w:t>
      </w:r>
      <w:r w:rsidRPr="005370A9">
        <w:rPr>
          <w:rFonts w:ascii="Cascadia Mono" w:hAnsi="Cascadia Mono" w:cs="Cascadia Mono"/>
          <w:noProof w:val="0"/>
          <w:color w:val="000000"/>
          <w:kern w:val="0"/>
          <w:sz w:val="24"/>
          <w:szCs w:val="24"/>
          <w:lang w:val="en-US"/>
        </w:rPr>
        <w:t xml:space="preserve"> 50000</w:t>
      </w:r>
      <w:r w:rsidRPr="005370A9">
        <w:rPr>
          <w:rFonts w:ascii="Cascadia Mono" w:hAnsi="Cascadia Mono" w:cs="Cascadia Mono"/>
          <w:noProof w:val="0"/>
          <w:color w:val="808080"/>
          <w:kern w:val="0"/>
          <w:sz w:val="24"/>
          <w:szCs w:val="24"/>
          <w:lang w:val="en-US"/>
        </w:rPr>
        <w:t>,</w:t>
      </w:r>
      <w:r w:rsidRPr="005370A9">
        <w:rPr>
          <w:rFonts w:ascii="Cascadia Mono" w:hAnsi="Cascadia Mono" w:cs="Cascadia Mono"/>
          <w:noProof w:val="0"/>
          <w:color w:val="000000"/>
          <w:kern w:val="0"/>
          <w:sz w:val="24"/>
          <w:szCs w:val="24"/>
          <w:lang w:val="en-US"/>
        </w:rPr>
        <w:t xml:space="preserve"> </w:t>
      </w:r>
      <w:r w:rsidRPr="005370A9">
        <w:rPr>
          <w:rFonts w:ascii="Cascadia Mono" w:hAnsi="Cascadia Mono" w:cs="Cascadia Mono"/>
          <w:noProof w:val="0"/>
          <w:color w:val="FF0000"/>
          <w:kern w:val="0"/>
          <w:sz w:val="24"/>
          <w:szCs w:val="24"/>
          <w:lang w:val="en-US"/>
        </w:rPr>
        <w:t>'</w:t>
      </w:r>
      <w:proofErr w:type="spellStart"/>
      <w:r w:rsidRPr="005370A9">
        <w:rPr>
          <w:rFonts w:ascii="Cascadia Mono" w:hAnsi="Cascadia Mono" w:cs="Cascadia Mono"/>
          <w:noProof w:val="0"/>
          <w:color w:val="FF0000"/>
          <w:kern w:val="0"/>
          <w:sz w:val="24"/>
          <w:szCs w:val="24"/>
          <w:lang w:val="en-US"/>
        </w:rPr>
        <w:t>Số</w:t>
      </w:r>
      <w:proofErr w:type="spellEnd"/>
      <w:r w:rsidRPr="005370A9">
        <w:rPr>
          <w:rFonts w:ascii="Cascadia Mono" w:hAnsi="Cascadia Mono" w:cs="Cascadia Mono"/>
          <w:noProof w:val="0"/>
          <w:color w:val="FF0000"/>
          <w:kern w:val="0"/>
          <w:sz w:val="24"/>
          <w:szCs w:val="24"/>
          <w:lang w:val="en-US"/>
        </w:rPr>
        <w:t xml:space="preserve"> </w:t>
      </w:r>
      <w:proofErr w:type="spellStart"/>
      <w:r w:rsidRPr="005370A9">
        <w:rPr>
          <w:rFonts w:ascii="Cascadia Mono" w:hAnsi="Cascadia Mono" w:cs="Cascadia Mono"/>
          <w:noProof w:val="0"/>
          <w:color w:val="FF0000"/>
          <w:kern w:val="0"/>
          <w:sz w:val="24"/>
          <w:szCs w:val="24"/>
          <w:lang w:val="en-US"/>
        </w:rPr>
        <w:t>lượng</w:t>
      </w:r>
      <w:proofErr w:type="spellEnd"/>
      <w:r w:rsidRPr="005370A9">
        <w:rPr>
          <w:rFonts w:ascii="Cascadia Mono" w:hAnsi="Cascadia Mono" w:cs="Cascadia Mono"/>
          <w:noProof w:val="0"/>
          <w:color w:val="FF0000"/>
          <w:kern w:val="0"/>
          <w:sz w:val="24"/>
          <w:szCs w:val="24"/>
          <w:lang w:val="en-US"/>
        </w:rPr>
        <w:t xml:space="preserve"> </w:t>
      </w:r>
      <w:proofErr w:type="spellStart"/>
      <w:r w:rsidRPr="005370A9">
        <w:rPr>
          <w:rFonts w:ascii="Cascadia Mono" w:hAnsi="Cascadia Mono" w:cs="Cascadia Mono"/>
          <w:noProof w:val="0"/>
          <w:color w:val="FF0000"/>
          <w:kern w:val="0"/>
          <w:sz w:val="24"/>
          <w:szCs w:val="24"/>
          <w:lang w:val="en-US"/>
        </w:rPr>
        <w:t>không</w:t>
      </w:r>
      <w:proofErr w:type="spellEnd"/>
      <w:r w:rsidRPr="005370A9">
        <w:rPr>
          <w:rFonts w:ascii="Cascadia Mono" w:hAnsi="Cascadia Mono" w:cs="Cascadia Mono"/>
          <w:noProof w:val="0"/>
          <w:color w:val="FF0000"/>
          <w:kern w:val="0"/>
          <w:sz w:val="24"/>
          <w:szCs w:val="24"/>
          <w:lang w:val="en-US"/>
        </w:rPr>
        <w:t xml:space="preserve"> </w:t>
      </w:r>
      <w:proofErr w:type="spellStart"/>
      <w:r w:rsidRPr="005370A9">
        <w:rPr>
          <w:rFonts w:ascii="Cascadia Mono" w:hAnsi="Cascadia Mono" w:cs="Cascadia Mono"/>
          <w:noProof w:val="0"/>
          <w:color w:val="FF0000"/>
          <w:kern w:val="0"/>
          <w:sz w:val="24"/>
          <w:szCs w:val="24"/>
          <w:lang w:val="en-US"/>
        </w:rPr>
        <w:t>hợp</w:t>
      </w:r>
      <w:proofErr w:type="spellEnd"/>
      <w:r w:rsidRPr="005370A9">
        <w:rPr>
          <w:rFonts w:ascii="Cascadia Mono" w:hAnsi="Cascadia Mono" w:cs="Cascadia Mono"/>
          <w:noProof w:val="0"/>
          <w:color w:val="FF0000"/>
          <w:kern w:val="0"/>
          <w:sz w:val="24"/>
          <w:szCs w:val="24"/>
          <w:lang w:val="en-US"/>
        </w:rPr>
        <w:t xml:space="preserve"> </w:t>
      </w:r>
      <w:proofErr w:type="spellStart"/>
      <w:r w:rsidRPr="005370A9">
        <w:rPr>
          <w:rFonts w:ascii="Cascadia Mono" w:hAnsi="Cascadia Mono" w:cs="Cascadia Mono"/>
          <w:noProof w:val="0"/>
          <w:color w:val="FF0000"/>
          <w:kern w:val="0"/>
          <w:sz w:val="24"/>
          <w:szCs w:val="24"/>
          <w:lang w:val="en-US"/>
        </w:rPr>
        <w:t>lệ</w:t>
      </w:r>
      <w:proofErr w:type="spellEnd"/>
      <w:r w:rsidRPr="005370A9">
        <w:rPr>
          <w:rFonts w:ascii="Cascadia Mono" w:hAnsi="Cascadia Mono" w:cs="Cascadia Mono"/>
          <w:noProof w:val="0"/>
          <w:color w:val="FF0000"/>
          <w:kern w:val="0"/>
          <w:sz w:val="24"/>
          <w:szCs w:val="24"/>
          <w:lang w:val="en-US"/>
        </w:rPr>
        <w:t>'</w:t>
      </w:r>
      <w:r w:rsidRPr="005370A9">
        <w:rPr>
          <w:rFonts w:ascii="Cascadia Mono" w:hAnsi="Cascadia Mono" w:cs="Cascadia Mono"/>
          <w:noProof w:val="0"/>
          <w:color w:val="808080"/>
          <w:kern w:val="0"/>
          <w:sz w:val="24"/>
          <w:szCs w:val="24"/>
          <w:lang w:val="en-US"/>
        </w:rPr>
        <w:t>,</w:t>
      </w:r>
      <w:r w:rsidRPr="005370A9">
        <w:rPr>
          <w:rFonts w:ascii="Cascadia Mono" w:hAnsi="Cascadia Mono" w:cs="Cascadia Mono"/>
          <w:noProof w:val="0"/>
          <w:color w:val="000000"/>
          <w:kern w:val="0"/>
          <w:sz w:val="24"/>
          <w:szCs w:val="24"/>
          <w:lang w:val="en-US"/>
        </w:rPr>
        <w:t xml:space="preserve"> </w:t>
      </w:r>
      <w:proofErr w:type="gramStart"/>
      <w:r w:rsidRPr="005370A9">
        <w:rPr>
          <w:rFonts w:ascii="Cascadia Mono" w:hAnsi="Cascadia Mono" w:cs="Cascadia Mono"/>
          <w:noProof w:val="0"/>
          <w:color w:val="000000"/>
          <w:kern w:val="0"/>
          <w:sz w:val="24"/>
          <w:szCs w:val="24"/>
          <w:lang w:val="en-US"/>
        </w:rPr>
        <w:t>1</w:t>
      </w:r>
      <w:proofErr w:type="gramEnd"/>
    </w:p>
    <w:p w14:paraId="75D72BC1" w14:textId="77777777" w:rsidR="005370A9" w:rsidRPr="005370A9" w:rsidRDefault="005370A9" w:rsidP="005370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370A9">
        <w:rPr>
          <w:rFonts w:ascii="Cascadia Mono" w:hAnsi="Cascadia Mono" w:cs="Cascadia Mono"/>
          <w:noProof w:val="0"/>
          <w:color w:val="000000"/>
          <w:kern w:val="0"/>
          <w:sz w:val="24"/>
          <w:szCs w:val="24"/>
          <w:lang w:val="en-US"/>
        </w:rPr>
        <w:tab/>
      </w:r>
      <w:r w:rsidRPr="005370A9">
        <w:rPr>
          <w:rFonts w:ascii="Cascadia Mono" w:hAnsi="Cascadia Mono" w:cs="Cascadia Mono"/>
          <w:noProof w:val="0"/>
          <w:color w:val="0000FF"/>
          <w:kern w:val="0"/>
          <w:sz w:val="24"/>
          <w:szCs w:val="24"/>
          <w:lang w:val="en-US"/>
        </w:rPr>
        <w:t>ELSE</w:t>
      </w:r>
      <w:r w:rsidRPr="005370A9">
        <w:rPr>
          <w:rFonts w:ascii="Cascadia Mono" w:hAnsi="Cascadia Mono" w:cs="Cascadia Mono"/>
          <w:noProof w:val="0"/>
          <w:color w:val="000000"/>
          <w:kern w:val="0"/>
          <w:sz w:val="24"/>
          <w:szCs w:val="24"/>
          <w:lang w:val="en-US"/>
        </w:rPr>
        <w:t xml:space="preserve"> </w:t>
      </w:r>
      <w:r w:rsidRPr="005370A9">
        <w:rPr>
          <w:rFonts w:ascii="Cascadia Mono" w:hAnsi="Cascadia Mono" w:cs="Cascadia Mono"/>
          <w:noProof w:val="0"/>
          <w:color w:val="0000FF"/>
          <w:kern w:val="0"/>
          <w:sz w:val="24"/>
          <w:szCs w:val="24"/>
          <w:lang w:val="en-US"/>
        </w:rPr>
        <w:t>IF</w:t>
      </w:r>
      <w:r w:rsidRPr="005370A9">
        <w:rPr>
          <w:rFonts w:ascii="Cascadia Mono" w:hAnsi="Cascadia Mono" w:cs="Cascadia Mono"/>
          <w:noProof w:val="0"/>
          <w:color w:val="000000"/>
          <w:kern w:val="0"/>
          <w:sz w:val="24"/>
          <w:szCs w:val="24"/>
          <w:lang w:val="en-US"/>
        </w:rPr>
        <w:t xml:space="preserve"> </w:t>
      </w:r>
      <w:r w:rsidRPr="005370A9">
        <w:rPr>
          <w:rFonts w:ascii="Cascadia Mono" w:hAnsi="Cascadia Mono" w:cs="Cascadia Mono"/>
          <w:noProof w:val="0"/>
          <w:color w:val="808080"/>
          <w:kern w:val="0"/>
          <w:sz w:val="24"/>
          <w:szCs w:val="24"/>
          <w:lang w:val="en-US"/>
        </w:rPr>
        <w:t>NOT</w:t>
      </w:r>
      <w:r w:rsidRPr="005370A9">
        <w:rPr>
          <w:rFonts w:ascii="Cascadia Mono" w:hAnsi="Cascadia Mono" w:cs="Cascadia Mono"/>
          <w:noProof w:val="0"/>
          <w:color w:val="000000"/>
          <w:kern w:val="0"/>
          <w:sz w:val="24"/>
          <w:szCs w:val="24"/>
          <w:lang w:val="en-US"/>
        </w:rPr>
        <w:t xml:space="preserve"> </w:t>
      </w:r>
      <w:r w:rsidRPr="005370A9">
        <w:rPr>
          <w:rFonts w:ascii="Cascadia Mono" w:hAnsi="Cascadia Mono" w:cs="Cascadia Mono"/>
          <w:noProof w:val="0"/>
          <w:color w:val="808080"/>
          <w:kern w:val="0"/>
          <w:sz w:val="24"/>
          <w:szCs w:val="24"/>
          <w:lang w:val="en-US"/>
        </w:rPr>
        <w:t>EXISTS</w:t>
      </w:r>
      <w:r w:rsidRPr="005370A9">
        <w:rPr>
          <w:rFonts w:ascii="Cascadia Mono" w:hAnsi="Cascadia Mono" w:cs="Cascadia Mono"/>
          <w:noProof w:val="0"/>
          <w:color w:val="0000FF"/>
          <w:kern w:val="0"/>
          <w:sz w:val="24"/>
          <w:szCs w:val="24"/>
          <w:lang w:val="en-US"/>
        </w:rPr>
        <w:t xml:space="preserve"> </w:t>
      </w:r>
      <w:r w:rsidRPr="005370A9">
        <w:rPr>
          <w:rFonts w:ascii="Cascadia Mono" w:hAnsi="Cascadia Mono" w:cs="Cascadia Mono"/>
          <w:noProof w:val="0"/>
          <w:color w:val="808080"/>
          <w:kern w:val="0"/>
          <w:sz w:val="24"/>
          <w:szCs w:val="24"/>
          <w:lang w:val="en-US"/>
        </w:rPr>
        <w:t>(</w:t>
      </w:r>
      <w:r w:rsidRPr="005370A9">
        <w:rPr>
          <w:rFonts w:ascii="Cascadia Mono" w:hAnsi="Cascadia Mono" w:cs="Cascadia Mono"/>
          <w:noProof w:val="0"/>
          <w:color w:val="0000FF"/>
          <w:kern w:val="0"/>
          <w:sz w:val="24"/>
          <w:szCs w:val="24"/>
          <w:lang w:val="en-US"/>
        </w:rPr>
        <w:t>SELECT</w:t>
      </w:r>
      <w:r w:rsidRPr="005370A9">
        <w:rPr>
          <w:rFonts w:ascii="Cascadia Mono" w:hAnsi="Cascadia Mono" w:cs="Cascadia Mono"/>
          <w:noProof w:val="0"/>
          <w:color w:val="000000"/>
          <w:kern w:val="0"/>
          <w:sz w:val="24"/>
          <w:szCs w:val="24"/>
          <w:lang w:val="en-US"/>
        </w:rPr>
        <w:t xml:space="preserve"> </w:t>
      </w:r>
      <w:r w:rsidRPr="005370A9">
        <w:rPr>
          <w:rFonts w:ascii="Cascadia Mono" w:hAnsi="Cascadia Mono" w:cs="Cascadia Mono"/>
          <w:noProof w:val="0"/>
          <w:color w:val="808080"/>
          <w:kern w:val="0"/>
          <w:sz w:val="24"/>
          <w:szCs w:val="24"/>
          <w:lang w:val="en-US"/>
        </w:rPr>
        <w:t>*</w:t>
      </w:r>
      <w:r w:rsidRPr="005370A9">
        <w:rPr>
          <w:rFonts w:ascii="Cascadia Mono" w:hAnsi="Cascadia Mono" w:cs="Cascadia Mono"/>
          <w:noProof w:val="0"/>
          <w:color w:val="000000"/>
          <w:kern w:val="0"/>
          <w:sz w:val="24"/>
          <w:szCs w:val="24"/>
          <w:lang w:val="en-US"/>
        </w:rPr>
        <w:t xml:space="preserve"> </w:t>
      </w:r>
      <w:r w:rsidRPr="005370A9">
        <w:rPr>
          <w:rFonts w:ascii="Cascadia Mono" w:hAnsi="Cascadia Mono" w:cs="Cascadia Mono"/>
          <w:noProof w:val="0"/>
          <w:color w:val="0000FF"/>
          <w:kern w:val="0"/>
          <w:sz w:val="24"/>
          <w:szCs w:val="24"/>
          <w:lang w:val="en-US"/>
        </w:rPr>
        <w:t>FROM</w:t>
      </w:r>
      <w:r w:rsidRPr="005370A9">
        <w:rPr>
          <w:rFonts w:ascii="Cascadia Mono" w:hAnsi="Cascadia Mono" w:cs="Cascadia Mono"/>
          <w:noProof w:val="0"/>
          <w:color w:val="000000"/>
          <w:kern w:val="0"/>
          <w:sz w:val="24"/>
          <w:szCs w:val="24"/>
          <w:lang w:val="en-US"/>
        </w:rPr>
        <w:t xml:space="preserve"> Product </w:t>
      </w:r>
      <w:r w:rsidRPr="005370A9">
        <w:rPr>
          <w:rFonts w:ascii="Cascadia Mono" w:hAnsi="Cascadia Mono" w:cs="Cascadia Mono"/>
          <w:noProof w:val="0"/>
          <w:color w:val="0000FF"/>
          <w:kern w:val="0"/>
          <w:sz w:val="24"/>
          <w:szCs w:val="24"/>
          <w:lang w:val="en-US"/>
        </w:rPr>
        <w:t>WHERE</w:t>
      </w:r>
      <w:r w:rsidRPr="005370A9">
        <w:rPr>
          <w:rFonts w:ascii="Cascadia Mono" w:hAnsi="Cascadia Mono" w:cs="Cascadia Mono"/>
          <w:noProof w:val="0"/>
          <w:color w:val="000000"/>
          <w:kern w:val="0"/>
          <w:sz w:val="24"/>
          <w:szCs w:val="24"/>
          <w:lang w:val="en-US"/>
        </w:rPr>
        <w:t xml:space="preserve"> </w:t>
      </w:r>
      <w:r w:rsidRPr="005370A9">
        <w:rPr>
          <w:rFonts w:ascii="Cascadia Mono" w:hAnsi="Cascadia Mono" w:cs="Cascadia Mono"/>
          <w:noProof w:val="0"/>
          <w:color w:val="0000FF"/>
          <w:kern w:val="0"/>
          <w:sz w:val="24"/>
          <w:szCs w:val="24"/>
          <w:lang w:val="en-US"/>
        </w:rPr>
        <w:t>name</w:t>
      </w:r>
      <w:r w:rsidRPr="005370A9">
        <w:rPr>
          <w:rFonts w:ascii="Cascadia Mono" w:hAnsi="Cascadia Mono" w:cs="Cascadia Mono"/>
          <w:noProof w:val="0"/>
          <w:color w:val="000000"/>
          <w:kern w:val="0"/>
          <w:sz w:val="24"/>
          <w:szCs w:val="24"/>
          <w:lang w:val="en-US"/>
        </w:rPr>
        <w:t xml:space="preserve"> </w:t>
      </w:r>
      <w:r w:rsidRPr="005370A9">
        <w:rPr>
          <w:rFonts w:ascii="Cascadia Mono" w:hAnsi="Cascadia Mono" w:cs="Cascadia Mono"/>
          <w:noProof w:val="0"/>
          <w:color w:val="808080"/>
          <w:kern w:val="0"/>
          <w:sz w:val="24"/>
          <w:szCs w:val="24"/>
          <w:lang w:val="en-US"/>
        </w:rPr>
        <w:t>=</w:t>
      </w:r>
      <w:r w:rsidRPr="005370A9">
        <w:rPr>
          <w:rFonts w:ascii="Cascadia Mono" w:hAnsi="Cascadia Mono" w:cs="Cascadia Mono"/>
          <w:noProof w:val="0"/>
          <w:color w:val="000000"/>
          <w:kern w:val="0"/>
          <w:sz w:val="24"/>
          <w:szCs w:val="24"/>
          <w:lang w:val="en-US"/>
        </w:rPr>
        <w:t xml:space="preserve"> @productName</w:t>
      </w:r>
      <w:r w:rsidRPr="005370A9">
        <w:rPr>
          <w:rFonts w:ascii="Cascadia Mono" w:hAnsi="Cascadia Mono" w:cs="Cascadia Mono"/>
          <w:noProof w:val="0"/>
          <w:color w:val="808080"/>
          <w:kern w:val="0"/>
          <w:sz w:val="24"/>
          <w:szCs w:val="24"/>
          <w:lang w:val="en-US"/>
        </w:rPr>
        <w:t>)</w:t>
      </w:r>
    </w:p>
    <w:p w14:paraId="5AB677C2" w14:textId="77777777" w:rsidR="005370A9" w:rsidRPr="005370A9" w:rsidRDefault="005370A9" w:rsidP="005370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370A9">
        <w:rPr>
          <w:rFonts w:ascii="Cascadia Mono" w:hAnsi="Cascadia Mono" w:cs="Cascadia Mono"/>
          <w:noProof w:val="0"/>
          <w:color w:val="000000"/>
          <w:kern w:val="0"/>
          <w:sz w:val="24"/>
          <w:szCs w:val="24"/>
          <w:lang w:val="en-US"/>
        </w:rPr>
        <w:tab/>
      </w:r>
      <w:r w:rsidRPr="005370A9">
        <w:rPr>
          <w:rFonts w:ascii="Cascadia Mono" w:hAnsi="Cascadia Mono" w:cs="Cascadia Mono"/>
          <w:noProof w:val="0"/>
          <w:color w:val="000000"/>
          <w:kern w:val="0"/>
          <w:sz w:val="24"/>
          <w:szCs w:val="24"/>
          <w:lang w:val="en-US"/>
        </w:rPr>
        <w:tab/>
      </w:r>
      <w:r w:rsidRPr="005370A9">
        <w:rPr>
          <w:rFonts w:ascii="Cascadia Mono" w:hAnsi="Cascadia Mono" w:cs="Cascadia Mono"/>
          <w:noProof w:val="0"/>
          <w:color w:val="0000FF"/>
          <w:kern w:val="0"/>
          <w:sz w:val="24"/>
          <w:szCs w:val="24"/>
          <w:lang w:val="en-US"/>
        </w:rPr>
        <w:t>THROW</w:t>
      </w:r>
      <w:r w:rsidRPr="005370A9">
        <w:rPr>
          <w:rFonts w:ascii="Cascadia Mono" w:hAnsi="Cascadia Mono" w:cs="Cascadia Mono"/>
          <w:noProof w:val="0"/>
          <w:color w:val="000000"/>
          <w:kern w:val="0"/>
          <w:sz w:val="24"/>
          <w:szCs w:val="24"/>
          <w:lang w:val="en-US"/>
        </w:rPr>
        <w:t xml:space="preserve"> 50000</w:t>
      </w:r>
      <w:r w:rsidRPr="005370A9">
        <w:rPr>
          <w:rFonts w:ascii="Cascadia Mono" w:hAnsi="Cascadia Mono" w:cs="Cascadia Mono"/>
          <w:noProof w:val="0"/>
          <w:color w:val="808080"/>
          <w:kern w:val="0"/>
          <w:sz w:val="24"/>
          <w:szCs w:val="24"/>
          <w:lang w:val="en-US"/>
        </w:rPr>
        <w:t>,</w:t>
      </w:r>
      <w:r w:rsidRPr="005370A9">
        <w:rPr>
          <w:rFonts w:ascii="Cascadia Mono" w:hAnsi="Cascadia Mono" w:cs="Cascadia Mono"/>
          <w:noProof w:val="0"/>
          <w:color w:val="000000"/>
          <w:kern w:val="0"/>
          <w:sz w:val="24"/>
          <w:szCs w:val="24"/>
          <w:lang w:val="en-US"/>
        </w:rPr>
        <w:t xml:space="preserve"> </w:t>
      </w:r>
      <w:r w:rsidRPr="005370A9">
        <w:rPr>
          <w:rFonts w:ascii="Cascadia Mono" w:hAnsi="Cascadia Mono" w:cs="Cascadia Mono"/>
          <w:noProof w:val="0"/>
          <w:color w:val="FF0000"/>
          <w:kern w:val="0"/>
          <w:sz w:val="24"/>
          <w:szCs w:val="24"/>
          <w:lang w:val="en-US"/>
        </w:rPr>
        <w:t>'</w:t>
      </w:r>
      <w:proofErr w:type="spellStart"/>
      <w:r w:rsidRPr="005370A9">
        <w:rPr>
          <w:rFonts w:ascii="Cascadia Mono" w:hAnsi="Cascadia Mono" w:cs="Cascadia Mono"/>
          <w:noProof w:val="0"/>
          <w:color w:val="FF0000"/>
          <w:kern w:val="0"/>
          <w:sz w:val="24"/>
          <w:szCs w:val="24"/>
          <w:lang w:val="en-US"/>
        </w:rPr>
        <w:t>Sản</w:t>
      </w:r>
      <w:proofErr w:type="spellEnd"/>
      <w:r w:rsidRPr="005370A9">
        <w:rPr>
          <w:rFonts w:ascii="Cascadia Mono" w:hAnsi="Cascadia Mono" w:cs="Cascadia Mono"/>
          <w:noProof w:val="0"/>
          <w:color w:val="FF0000"/>
          <w:kern w:val="0"/>
          <w:sz w:val="24"/>
          <w:szCs w:val="24"/>
          <w:lang w:val="en-US"/>
        </w:rPr>
        <w:t xml:space="preserve"> </w:t>
      </w:r>
      <w:proofErr w:type="spellStart"/>
      <w:r w:rsidRPr="005370A9">
        <w:rPr>
          <w:rFonts w:ascii="Cascadia Mono" w:hAnsi="Cascadia Mono" w:cs="Cascadia Mono"/>
          <w:noProof w:val="0"/>
          <w:color w:val="FF0000"/>
          <w:kern w:val="0"/>
          <w:sz w:val="24"/>
          <w:szCs w:val="24"/>
          <w:lang w:val="en-US"/>
        </w:rPr>
        <w:t>phẩm</w:t>
      </w:r>
      <w:proofErr w:type="spellEnd"/>
      <w:r w:rsidRPr="005370A9">
        <w:rPr>
          <w:rFonts w:ascii="Cascadia Mono" w:hAnsi="Cascadia Mono" w:cs="Cascadia Mono"/>
          <w:noProof w:val="0"/>
          <w:color w:val="FF0000"/>
          <w:kern w:val="0"/>
          <w:sz w:val="24"/>
          <w:szCs w:val="24"/>
          <w:lang w:val="en-US"/>
        </w:rPr>
        <w:t xml:space="preserve"> </w:t>
      </w:r>
      <w:proofErr w:type="spellStart"/>
      <w:r w:rsidRPr="005370A9">
        <w:rPr>
          <w:rFonts w:ascii="Cascadia Mono" w:hAnsi="Cascadia Mono" w:cs="Cascadia Mono"/>
          <w:noProof w:val="0"/>
          <w:color w:val="FF0000"/>
          <w:kern w:val="0"/>
          <w:sz w:val="24"/>
          <w:szCs w:val="24"/>
          <w:lang w:val="en-US"/>
        </w:rPr>
        <w:t>không</w:t>
      </w:r>
      <w:proofErr w:type="spellEnd"/>
      <w:r w:rsidRPr="005370A9">
        <w:rPr>
          <w:rFonts w:ascii="Cascadia Mono" w:hAnsi="Cascadia Mono" w:cs="Cascadia Mono"/>
          <w:noProof w:val="0"/>
          <w:color w:val="FF0000"/>
          <w:kern w:val="0"/>
          <w:sz w:val="24"/>
          <w:szCs w:val="24"/>
          <w:lang w:val="en-US"/>
        </w:rPr>
        <w:t xml:space="preserve"> </w:t>
      </w:r>
      <w:proofErr w:type="spellStart"/>
      <w:r w:rsidRPr="005370A9">
        <w:rPr>
          <w:rFonts w:ascii="Cascadia Mono" w:hAnsi="Cascadia Mono" w:cs="Cascadia Mono"/>
          <w:noProof w:val="0"/>
          <w:color w:val="FF0000"/>
          <w:kern w:val="0"/>
          <w:sz w:val="24"/>
          <w:szCs w:val="24"/>
          <w:lang w:val="en-US"/>
        </w:rPr>
        <w:t>tồn</w:t>
      </w:r>
      <w:proofErr w:type="spellEnd"/>
      <w:r w:rsidRPr="005370A9">
        <w:rPr>
          <w:rFonts w:ascii="Cascadia Mono" w:hAnsi="Cascadia Mono" w:cs="Cascadia Mono"/>
          <w:noProof w:val="0"/>
          <w:color w:val="FF0000"/>
          <w:kern w:val="0"/>
          <w:sz w:val="24"/>
          <w:szCs w:val="24"/>
          <w:lang w:val="en-US"/>
        </w:rPr>
        <w:t xml:space="preserve"> </w:t>
      </w:r>
      <w:proofErr w:type="spellStart"/>
      <w:r w:rsidRPr="005370A9">
        <w:rPr>
          <w:rFonts w:ascii="Cascadia Mono" w:hAnsi="Cascadia Mono" w:cs="Cascadia Mono"/>
          <w:noProof w:val="0"/>
          <w:color w:val="FF0000"/>
          <w:kern w:val="0"/>
          <w:sz w:val="24"/>
          <w:szCs w:val="24"/>
          <w:lang w:val="en-US"/>
        </w:rPr>
        <w:t>tại</w:t>
      </w:r>
      <w:proofErr w:type="spellEnd"/>
      <w:r w:rsidRPr="005370A9">
        <w:rPr>
          <w:rFonts w:ascii="Cascadia Mono" w:hAnsi="Cascadia Mono" w:cs="Cascadia Mono"/>
          <w:noProof w:val="0"/>
          <w:color w:val="FF0000"/>
          <w:kern w:val="0"/>
          <w:sz w:val="24"/>
          <w:szCs w:val="24"/>
          <w:lang w:val="en-US"/>
        </w:rPr>
        <w:t>'</w:t>
      </w:r>
      <w:r w:rsidRPr="005370A9">
        <w:rPr>
          <w:rFonts w:ascii="Cascadia Mono" w:hAnsi="Cascadia Mono" w:cs="Cascadia Mono"/>
          <w:noProof w:val="0"/>
          <w:color w:val="808080"/>
          <w:kern w:val="0"/>
          <w:sz w:val="24"/>
          <w:szCs w:val="24"/>
          <w:lang w:val="en-US"/>
        </w:rPr>
        <w:t>,</w:t>
      </w:r>
      <w:r w:rsidRPr="005370A9">
        <w:rPr>
          <w:rFonts w:ascii="Cascadia Mono" w:hAnsi="Cascadia Mono" w:cs="Cascadia Mono"/>
          <w:noProof w:val="0"/>
          <w:color w:val="000000"/>
          <w:kern w:val="0"/>
          <w:sz w:val="24"/>
          <w:szCs w:val="24"/>
          <w:lang w:val="en-US"/>
        </w:rPr>
        <w:t xml:space="preserve"> </w:t>
      </w:r>
      <w:proofErr w:type="gramStart"/>
      <w:r w:rsidRPr="005370A9">
        <w:rPr>
          <w:rFonts w:ascii="Cascadia Mono" w:hAnsi="Cascadia Mono" w:cs="Cascadia Mono"/>
          <w:noProof w:val="0"/>
          <w:color w:val="000000"/>
          <w:kern w:val="0"/>
          <w:sz w:val="24"/>
          <w:szCs w:val="24"/>
          <w:lang w:val="en-US"/>
        </w:rPr>
        <w:t>1</w:t>
      </w:r>
      <w:proofErr w:type="gramEnd"/>
    </w:p>
    <w:p w14:paraId="251D3601" w14:textId="77777777" w:rsidR="005370A9" w:rsidRPr="005370A9" w:rsidRDefault="005370A9" w:rsidP="005370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370A9">
        <w:rPr>
          <w:rFonts w:ascii="Cascadia Mono" w:hAnsi="Cascadia Mono" w:cs="Cascadia Mono"/>
          <w:noProof w:val="0"/>
          <w:color w:val="000000"/>
          <w:kern w:val="0"/>
          <w:sz w:val="24"/>
          <w:szCs w:val="24"/>
          <w:lang w:val="en-US"/>
        </w:rPr>
        <w:tab/>
      </w:r>
      <w:r w:rsidRPr="005370A9">
        <w:rPr>
          <w:rFonts w:ascii="Cascadia Mono" w:hAnsi="Cascadia Mono" w:cs="Cascadia Mono"/>
          <w:noProof w:val="0"/>
          <w:color w:val="0000FF"/>
          <w:kern w:val="0"/>
          <w:sz w:val="24"/>
          <w:szCs w:val="24"/>
          <w:lang w:val="en-US"/>
        </w:rPr>
        <w:t>ELSE</w:t>
      </w:r>
      <w:r w:rsidRPr="005370A9">
        <w:rPr>
          <w:rFonts w:ascii="Cascadia Mono" w:hAnsi="Cascadia Mono" w:cs="Cascadia Mono"/>
          <w:noProof w:val="0"/>
          <w:color w:val="000000"/>
          <w:kern w:val="0"/>
          <w:sz w:val="24"/>
          <w:szCs w:val="24"/>
          <w:lang w:val="en-US"/>
        </w:rPr>
        <w:t xml:space="preserve"> </w:t>
      </w:r>
      <w:r w:rsidRPr="005370A9">
        <w:rPr>
          <w:rFonts w:ascii="Cascadia Mono" w:hAnsi="Cascadia Mono" w:cs="Cascadia Mono"/>
          <w:noProof w:val="0"/>
          <w:color w:val="0000FF"/>
          <w:kern w:val="0"/>
          <w:sz w:val="24"/>
          <w:szCs w:val="24"/>
          <w:lang w:val="en-US"/>
        </w:rPr>
        <w:t>IF</w:t>
      </w:r>
      <w:r w:rsidRPr="005370A9">
        <w:rPr>
          <w:rFonts w:ascii="Cascadia Mono" w:hAnsi="Cascadia Mono" w:cs="Cascadia Mono"/>
          <w:noProof w:val="0"/>
          <w:color w:val="000000"/>
          <w:kern w:val="0"/>
          <w:sz w:val="24"/>
          <w:szCs w:val="24"/>
          <w:lang w:val="en-US"/>
        </w:rPr>
        <w:t xml:space="preserve"> </w:t>
      </w:r>
      <w:r w:rsidRPr="005370A9">
        <w:rPr>
          <w:rFonts w:ascii="Cascadia Mono" w:hAnsi="Cascadia Mono" w:cs="Cascadia Mono"/>
          <w:noProof w:val="0"/>
          <w:color w:val="808080"/>
          <w:kern w:val="0"/>
          <w:sz w:val="24"/>
          <w:szCs w:val="24"/>
          <w:lang w:val="en-US"/>
        </w:rPr>
        <w:t>NOT</w:t>
      </w:r>
      <w:r w:rsidRPr="005370A9">
        <w:rPr>
          <w:rFonts w:ascii="Cascadia Mono" w:hAnsi="Cascadia Mono" w:cs="Cascadia Mono"/>
          <w:noProof w:val="0"/>
          <w:color w:val="000000"/>
          <w:kern w:val="0"/>
          <w:sz w:val="24"/>
          <w:szCs w:val="24"/>
          <w:lang w:val="en-US"/>
        </w:rPr>
        <w:t xml:space="preserve"> </w:t>
      </w:r>
      <w:r w:rsidRPr="005370A9">
        <w:rPr>
          <w:rFonts w:ascii="Cascadia Mono" w:hAnsi="Cascadia Mono" w:cs="Cascadia Mono"/>
          <w:noProof w:val="0"/>
          <w:color w:val="808080"/>
          <w:kern w:val="0"/>
          <w:sz w:val="24"/>
          <w:szCs w:val="24"/>
          <w:lang w:val="en-US"/>
        </w:rPr>
        <w:t>EXISTS</w:t>
      </w:r>
      <w:r w:rsidRPr="005370A9">
        <w:rPr>
          <w:rFonts w:ascii="Cascadia Mono" w:hAnsi="Cascadia Mono" w:cs="Cascadia Mono"/>
          <w:noProof w:val="0"/>
          <w:color w:val="0000FF"/>
          <w:kern w:val="0"/>
          <w:sz w:val="24"/>
          <w:szCs w:val="24"/>
          <w:lang w:val="en-US"/>
        </w:rPr>
        <w:t xml:space="preserve"> </w:t>
      </w:r>
      <w:r w:rsidRPr="005370A9">
        <w:rPr>
          <w:rFonts w:ascii="Cascadia Mono" w:hAnsi="Cascadia Mono" w:cs="Cascadia Mono"/>
          <w:noProof w:val="0"/>
          <w:color w:val="808080"/>
          <w:kern w:val="0"/>
          <w:sz w:val="24"/>
          <w:szCs w:val="24"/>
          <w:lang w:val="en-US"/>
        </w:rPr>
        <w:t>(</w:t>
      </w:r>
      <w:r w:rsidRPr="005370A9">
        <w:rPr>
          <w:rFonts w:ascii="Cascadia Mono" w:hAnsi="Cascadia Mono" w:cs="Cascadia Mono"/>
          <w:noProof w:val="0"/>
          <w:color w:val="0000FF"/>
          <w:kern w:val="0"/>
          <w:sz w:val="24"/>
          <w:szCs w:val="24"/>
          <w:lang w:val="en-US"/>
        </w:rPr>
        <w:t>SELECT</w:t>
      </w:r>
      <w:r w:rsidRPr="005370A9">
        <w:rPr>
          <w:rFonts w:ascii="Cascadia Mono" w:hAnsi="Cascadia Mono" w:cs="Cascadia Mono"/>
          <w:noProof w:val="0"/>
          <w:color w:val="000000"/>
          <w:kern w:val="0"/>
          <w:sz w:val="24"/>
          <w:szCs w:val="24"/>
          <w:lang w:val="en-US"/>
        </w:rPr>
        <w:t xml:space="preserve"> </w:t>
      </w:r>
      <w:r w:rsidRPr="005370A9">
        <w:rPr>
          <w:rFonts w:ascii="Cascadia Mono" w:hAnsi="Cascadia Mono" w:cs="Cascadia Mono"/>
          <w:noProof w:val="0"/>
          <w:color w:val="808080"/>
          <w:kern w:val="0"/>
          <w:sz w:val="24"/>
          <w:szCs w:val="24"/>
          <w:lang w:val="en-US"/>
        </w:rPr>
        <w:t>*</w:t>
      </w:r>
      <w:r w:rsidRPr="005370A9">
        <w:rPr>
          <w:rFonts w:ascii="Cascadia Mono" w:hAnsi="Cascadia Mono" w:cs="Cascadia Mono"/>
          <w:noProof w:val="0"/>
          <w:color w:val="000000"/>
          <w:kern w:val="0"/>
          <w:sz w:val="24"/>
          <w:szCs w:val="24"/>
          <w:lang w:val="en-US"/>
        </w:rPr>
        <w:t xml:space="preserve"> </w:t>
      </w:r>
      <w:r w:rsidRPr="005370A9">
        <w:rPr>
          <w:rFonts w:ascii="Cascadia Mono" w:hAnsi="Cascadia Mono" w:cs="Cascadia Mono"/>
          <w:noProof w:val="0"/>
          <w:color w:val="0000FF"/>
          <w:kern w:val="0"/>
          <w:sz w:val="24"/>
          <w:szCs w:val="24"/>
          <w:lang w:val="en-US"/>
        </w:rPr>
        <w:t>FROM</w:t>
      </w:r>
      <w:r w:rsidRPr="005370A9">
        <w:rPr>
          <w:rFonts w:ascii="Cascadia Mono" w:hAnsi="Cascadia Mono" w:cs="Cascadia Mono"/>
          <w:noProof w:val="0"/>
          <w:color w:val="000000"/>
          <w:kern w:val="0"/>
          <w:sz w:val="24"/>
          <w:szCs w:val="24"/>
          <w:lang w:val="en-US"/>
        </w:rPr>
        <w:t xml:space="preserve"> Bill </w:t>
      </w:r>
      <w:r w:rsidRPr="005370A9">
        <w:rPr>
          <w:rFonts w:ascii="Cascadia Mono" w:hAnsi="Cascadia Mono" w:cs="Cascadia Mono"/>
          <w:noProof w:val="0"/>
          <w:color w:val="0000FF"/>
          <w:kern w:val="0"/>
          <w:sz w:val="24"/>
          <w:szCs w:val="24"/>
          <w:lang w:val="en-US"/>
        </w:rPr>
        <w:t>WHERE</w:t>
      </w:r>
      <w:r w:rsidRPr="005370A9">
        <w:rPr>
          <w:rFonts w:ascii="Cascadia Mono" w:hAnsi="Cascadia Mono" w:cs="Cascadia Mono"/>
          <w:noProof w:val="0"/>
          <w:color w:val="000000"/>
          <w:kern w:val="0"/>
          <w:sz w:val="24"/>
          <w:szCs w:val="24"/>
          <w:lang w:val="en-US"/>
        </w:rPr>
        <w:t xml:space="preserve"> ID </w:t>
      </w:r>
      <w:r w:rsidRPr="005370A9">
        <w:rPr>
          <w:rFonts w:ascii="Cascadia Mono" w:hAnsi="Cascadia Mono" w:cs="Cascadia Mono"/>
          <w:noProof w:val="0"/>
          <w:color w:val="808080"/>
          <w:kern w:val="0"/>
          <w:sz w:val="24"/>
          <w:szCs w:val="24"/>
          <w:lang w:val="en-US"/>
        </w:rPr>
        <w:t>=</w:t>
      </w:r>
      <w:r w:rsidRPr="005370A9">
        <w:rPr>
          <w:rFonts w:ascii="Cascadia Mono" w:hAnsi="Cascadia Mono" w:cs="Cascadia Mono"/>
          <w:noProof w:val="0"/>
          <w:color w:val="000000"/>
          <w:kern w:val="0"/>
          <w:sz w:val="24"/>
          <w:szCs w:val="24"/>
          <w:lang w:val="en-US"/>
        </w:rPr>
        <w:t xml:space="preserve"> @billID</w:t>
      </w:r>
      <w:r w:rsidRPr="005370A9">
        <w:rPr>
          <w:rFonts w:ascii="Cascadia Mono" w:hAnsi="Cascadia Mono" w:cs="Cascadia Mono"/>
          <w:noProof w:val="0"/>
          <w:color w:val="808080"/>
          <w:kern w:val="0"/>
          <w:sz w:val="24"/>
          <w:szCs w:val="24"/>
          <w:lang w:val="en-US"/>
        </w:rPr>
        <w:t>)</w:t>
      </w:r>
    </w:p>
    <w:p w14:paraId="6CAD86BF" w14:textId="77777777" w:rsidR="005370A9" w:rsidRPr="005370A9" w:rsidRDefault="005370A9" w:rsidP="005370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370A9">
        <w:rPr>
          <w:rFonts w:ascii="Cascadia Mono" w:hAnsi="Cascadia Mono" w:cs="Cascadia Mono"/>
          <w:noProof w:val="0"/>
          <w:color w:val="000000"/>
          <w:kern w:val="0"/>
          <w:sz w:val="24"/>
          <w:szCs w:val="24"/>
          <w:lang w:val="en-US"/>
        </w:rPr>
        <w:tab/>
      </w:r>
      <w:r w:rsidRPr="005370A9">
        <w:rPr>
          <w:rFonts w:ascii="Cascadia Mono" w:hAnsi="Cascadia Mono" w:cs="Cascadia Mono"/>
          <w:noProof w:val="0"/>
          <w:color w:val="000000"/>
          <w:kern w:val="0"/>
          <w:sz w:val="24"/>
          <w:szCs w:val="24"/>
          <w:lang w:val="en-US"/>
        </w:rPr>
        <w:tab/>
      </w:r>
      <w:r w:rsidRPr="005370A9">
        <w:rPr>
          <w:rFonts w:ascii="Cascadia Mono" w:hAnsi="Cascadia Mono" w:cs="Cascadia Mono"/>
          <w:noProof w:val="0"/>
          <w:color w:val="0000FF"/>
          <w:kern w:val="0"/>
          <w:sz w:val="24"/>
          <w:szCs w:val="24"/>
          <w:lang w:val="en-US"/>
        </w:rPr>
        <w:t>THROW</w:t>
      </w:r>
      <w:r w:rsidRPr="005370A9">
        <w:rPr>
          <w:rFonts w:ascii="Cascadia Mono" w:hAnsi="Cascadia Mono" w:cs="Cascadia Mono"/>
          <w:noProof w:val="0"/>
          <w:color w:val="000000"/>
          <w:kern w:val="0"/>
          <w:sz w:val="24"/>
          <w:szCs w:val="24"/>
          <w:lang w:val="en-US"/>
        </w:rPr>
        <w:t xml:space="preserve"> 50000</w:t>
      </w:r>
      <w:r w:rsidRPr="005370A9">
        <w:rPr>
          <w:rFonts w:ascii="Cascadia Mono" w:hAnsi="Cascadia Mono" w:cs="Cascadia Mono"/>
          <w:noProof w:val="0"/>
          <w:color w:val="808080"/>
          <w:kern w:val="0"/>
          <w:sz w:val="24"/>
          <w:szCs w:val="24"/>
          <w:lang w:val="en-US"/>
        </w:rPr>
        <w:t>,</w:t>
      </w:r>
      <w:r w:rsidRPr="005370A9">
        <w:rPr>
          <w:rFonts w:ascii="Cascadia Mono" w:hAnsi="Cascadia Mono" w:cs="Cascadia Mono"/>
          <w:noProof w:val="0"/>
          <w:color w:val="000000"/>
          <w:kern w:val="0"/>
          <w:sz w:val="24"/>
          <w:szCs w:val="24"/>
          <w:lang w:val="en-US"/>
        </w:rPr>
        <w:t xml:space="preserve"> </w:t>
      </w:r>
      <w:r w:rsidRPr="005370A9">
        <w:rPr>
          <w:rFonts w:ascii="Cascadia Mono" w:hAnsi="Cascadia Mono" w:cs="Cascadia Mono"/>
          <w:noProof w:val="0"/>
          <w:color w:val="FF0000"/>
          <w:kern w:val="0"/>
          <w:sz w:val="24"/>
          <w:szCs w:val="24"/>
          <w:lang w:val="en-US"/>
        </w:rPr>
        <w:t>'</w:t>
      </w:r>
      <w:proofErr w:type="spellStart"/>
      <w:r w:rsidRPr="005370A9">
        <w:rPr>
          <w:rFonts w:ascii="Cascadia Mono" w:hAnsi="Cascadia Mono" w:cs="Cascadia Mono"/>
          <w:noProof w:val="0"/>
          <w:color w:val="FF0000"/>
          <w:kern w:val="0"/>
          <w:sz w:val="24"/>
          <w:szCs w:val="24"/>
          <w:lang w:val="en-US"/>
        </w:rPr>
        <w:t>Hóa</w:t>
      </w:r>
      <w:proofErr w:type="spellEnd"/>
      <w:r w:rsidRPr="005370A9">
        <w:rPr>
          <w:rFonts w:ascii="Cascadia Mono" w:hAnsi="Cascadia Mono" w:cs="Cascadia Mono"/>
          <w:noProof w:val="0"/>
          <w:color w:val="FF0000"/>
          <w:kern w:val="0"/>
          <w:sz w:val="24"/>
          <w:szCs w:val="24"/>
          <w:lang w:val="en-US"/>
        </w:rPr>
        <w:t xml:space="preserve"> </w:t>
      </w:r>
      <w:proofErr w:type="spellStart"/>
      <w:r w:rsidRPr="005370A9">
        <w:rPr>
          <w:rFonts w:ascii="Cascadia Mono" w:hAnsi="Cascadia Mono" w:cs="Cascadia Mono"/>
          <w:noProof w:val="0"/>
          <w:color w:val="FF0000"/>
          <w:kern w:val="0"/>
          <w:sz w:val="24"/>
          <w:szCs w:val="24"/>
          <w:lang w:val="en-US"/>
        </w:rPr>
        <w:t>đơn</w:t>
      </w:r>
      <w:proofErr w:type="spellEnd"/>
      <w:r w:rsidRPr="005370A9">
        <w:rPr>
          <w:rFonts w:ascii="Cascadia Mono" w:hAnsi="Cascadia Mono" w:cs="Cascadia Mono"/>
          <w:noProof w:val="0"/>
          <w:color w:val="FF0000"/>
          <w:kern w:val="0"/>
          <w:sz w:val="24"/>
          <w:szCs w:val="24"/>
          <w:lang w:val="en-US"/>
        </w:rPr>
        <w:t xml:space="preserve"> </w:t>
      </w:r>
      <w:proofErr w:type="spellStart"/>
      <w:r w:rsidRPr="005370A9">
        <w:rPr>
          <w:rFonts w:ascii="Cascadia Mono" w:hAnsi="Cascadia Mono" w:cs="Cascadia Mono"/>
          <w:noProof w:val="0"/>
          <w:color w:val="FF0000"/>
          <w:kern w:val="0"/>
          <w:sz w:val="24"/>
          <w:szCs w:val="24"/>
          <w:lang w:val="en-US"/>
        </w:rPr>
        <w:t>không</w:t>
      </w:r>
      <w:proofErr w:type="spellEnd"/>
      <w:r w:rsidRPr="005370A9">
        <w:rPr>
          <w:rFonts w:ascii="Cascadia Mono" w:hAnsi="Cascadia Mono" w:cs="Cascadia Mono"/>
          <w:noProof w:val="0"/>
          <w:color w:val="FF0000"/>
          <w:kern w:val="0"/>
          <w:sz w:val="24"/>
          <w:szCs w:val="24"/>
          <w:lang w:val="en-US"/>
        </w:rPr>
        <w:t xml:space="preserve"> </w:t>
      </w:r>
      <w:proofErr w:type="spellStart"/>
      <w:r w:rsidRPr="005370A9">
        <w:rPr>
          <w:rFonts w:ascii="Cascadia Mono" w:hAnsi="Cascadia Mono" w:cs="Cascadia Mono"/>
          <w:noProof w:val="0"/>
          <w:color w:val="FF0000"/>
          <w:kern w:val="0"/>
          <w:sz w:val="24"/>
          <w:szCs w:val="24"/>
          <w:lang w:val="en-US"/>
        </w:rPr>
        <w:t>tồn</w:t>
      </w:r>
      <w:proofErr w:type="spellEnd"/>
      <w:r w:rsidRPr="005370A9">
        <w:rPr>
          <w:rFonts w:ascii="Cascadia Mono" w:hAnsi="Cascadia Mono" w:cs="Cascadia Mono"/>
          <w:noProof w:val="0"/>
          <w:color w:val="FF0000"/>
          <w:kern w:val="0"/>
          <w:sz w:val="24"/>
          <w:szCs w:val="24"/>
          <w:lang w:val="en-US"/>
        </w:rPr>
        <w:t xml:space="preserve"> </w:t>
      </w:r>
      <w:proofErr w:type="spellStart"/>
      <w:r w:rsidRPr="005370A9">
        <w:rPr>
          <w:rFonts w:ascii="Cascadia Mono" w:hAnsi="Cascadia Mono" w:cs="Cascadia Mono"/>
          <w:noProof w:val="0"/>
          <w:color w:val="FF0000"/>
          <w:kern w:val="0"/>
          <w:sz w:val="24"/>
          <w:szCs w:val="24"/>
          <w:lang w:val="en-US"/>
        </w:rPr>
        <w:t>tại</w:t>
      </w:r>
      <w:proofErr w:type="spellEnd"/>
      <w:r w:rsidRPr="005370A9">
        <w:rPr>
          <w:rFonts w:ascii="Cascadia Mono" w:hAnsi="Cascadia Mono" w:cs="Cascadia Mono"/>
          <w:noProof w:val="0"/>
          <w:color w:val="FF0000"/>
          <w:kern w:val="0"/>
          <w:sz w:val="24"/>
          <w:szCs w:val="24"/>
          <w:lang w:val="en-US"/>
        </w:rPr>
        <w:t>'</w:t>
      </w:r>
      <w:r w:rsidRPr="005370A9">
        <w:rPr>
          <w:rFonts w:ascii="Cascadia Mono" w:hAnsi="Cascadia Mono" w:cs="Cascadia Mono"/>
          <w:noProof w:val="0"/>
          <w:color w:val="808080"/>
          <w:kern w:val="0"/>
          <w:sz w:val="24"/>
          <w:szCs w:val="24"/>
          <w:lang w:val="en-US"/>
        </w:rPr>
        <w:t>,</w:t>
      </w:r>
      <w:r w:rsidRPr="005370A9">
        <w:rPr>
          <w:rFonts w:ascii="Cascadia Mono" w:hAnsi="Cascadia Mono" w:cs="Cascadia Mono"/>
          <w:noProof w:val="0"/>
          <w:color w:val="000000"/>
          <w:kern w:val="0"/>
          <w:sz w:val="24"/>
          <w:szCs w:val="24"/>
          <w:lang w:val="en-US"/>
        </w:rPr>
        <w:t xml:space="preserve"> </w:t>
      </w:r>
      <w:proofErr w:type="gramStart"/>
      <w:r w:rsidRPr="005370A9">
        <w:rPr>
          <w:rFonts w:ascii="Cascadia Mono" w:hAnsi="Cascadia Mono" w:cs="Cascadia Mono"/>
          <w:noProof w:val="0"/>
          <w:color w:val="000000"/>
          <w:kern w:val="0"/>
          <w:sz w:val="24"/>
          <w:szCs w:val="24"/>
          <w:lang w:val="en-US"/>
        </w:rPr>
        <w:t>1</w:t>
      </w:r>
      <w:proofErr w:type="gramEnd"/>
    </w:p>
    <w:p w14:paraId="58174B0A" w14:textId="77777777" w:rsidR="005370A9" w:rsidRPr="005370A9" w:rsidRDefault="005370A9" w:rsidP="005370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370A9">
        <w:rPr>
          <w:rFonts w:ascii="Cascadia Mono" w:hAnsi="Cascadia Mono" w:cs="Cascadia Mono"/>
          <w:noProof w:val="0"/>
          <w:color w:val="000000"/>
          <w:kern w:val="0"/>
          <w:sz w:val="24"/>
          <w:szCs w:val="24"/>
          <w:lang w:val="en-US"/>
        </w:rPr>
        <w:tab/>
      </w:r>
      <w:r w:rsidRPr="005370A9">
        <w:rPr>
          <w:rFonts w:ascii="Cascadia Mono" w:hAnsi="Cascadia Mono" w:cs="Cascadia Mono"/>
          <w:noProof w:val="0"/>
          <w:color w:val="0000FF"/>
          <w:kern w:val="0"/>
          <w:sz w:val="24"/>
          <w:szCs w:val="24"/>
          <w:lang w:val="en-US"/>
        </w:rPr>
        <w:t>ELSE</w:t>
      </w:r>
    </w:p>
    <w:p w14:paraId="10A6B001" w14:textId="77777777" w:rsidR="005370A9" w:rsidRPr="005370A9" w:rsidRDefault="005370A9" w:rsidP="005370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370A9">
        <w:rPr>
          <w:rFonts w:ascii="Cascadia Mono" w:hAnsi="Cascadia Mono" w:cs="Cascadia Mono"/>
          <w:noProof w:val="0"/>
          <w:color w:val="000000"/>
          <w:kern w:val="0"/>
          <w:sz w:val="24"/>
          <w:szCs w:val="24"/>
          <w:lang w:val="en-US"/>
        </w:rPr>
        <w:tab/>
      </w:r>
      <w:r w:rsidRPr="005370A9">
        <w:rPr>
          <w:rFonts w:ascii="Cascadia Mono" w:hAnsi="Cascadia Mono" w:cs="Cascadia Mono"/>
          <w:noProof w:val="0"/>
          <w:color w:val="0000FF"/>
          <w:kern w:val="0"/>
          <w:sz w:val="24"/>
          <w:szCs w:val="24"/>
          <w:lang w:val="en-US"/>
        </w:rPr>
        <w:t>BEGIN</w:t>
      </w:r>
      <w:r w:rsidRPr="005370A9">
        <w:rPr>
          <w:rFonts w:ascii="Cascadia Mono" w:hAnsi="Cascadia Mono" w:cs="Cascadia Mono"/>
          <w:noProof w:val="0"/>
          <w:color w:val="000000"/>
          <w:kern w:val="0"/>
          <w:sz w:val="24"/>
          <w:szCs w:val="24"/>
          <w:lang w:val="en-US"/>
        </w:rPr>
        <w:t xml:space="preserve"> </w:t>
      </w:r>
      <w:r w:rsidRPr="005370A9">
        <w:rPr>
          <w:rFonts w:ascii="Cascadia Mono" w:hAnsi="Cascadia Mono" w:cs="Cascadia Mono"/>
          <w:noProof w:val="0"/>
          <w:color w:val="0000FF"/>
          <w:kern w:val="0"/>
          <w:sz w:val="24"/>
          <w:szCs w:val="24"/>
          <w:lang w:val="en-US"/>
        </w:rPr>
        <w:t>TRANSACTION</w:t>
      </w:r>
    </w:p>
    <w:p w14:paraId="65BAC305" w14:textId="77777777" w:rsidR="005370A9" w:rsidRPr="005370A9" w:rsidRDefault="005370A9" w:rsidP="005370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370A9">
        <w:rPr>
          <w:rFonts w:ascii="Cascadia Mono" w:hAnsi="Cascadia Mono" w:cs="Cascadia Mono"/>
          <w:noProof w:val="0"/>
          <w:color w:val="000000"/>
          <w:kern w:val="0"/>
          <w:sz w:val="24"/>
          <w:szCs w:val="24"/>
          <w:lang w:val="en-US"/>
        </w:rPr>
        <w:tab/>
      </w:r>
      <w:r w:rsidRPr="005370A9">
        <w:rPr>
          <w:rFonts w:ascii="Cascadia Mono" w:hAnsi="Cascadia Mono" w:cs="Cascadia Mono"/>
          <w:noProof w:val="0"/>
          <w:color w:val="000000"/>
          <w:kern w:val="0"/>
          <w:sz w:val="24"/>
          <w:szCs w:val="24"/>
          <w:lang w:val="en-US"/>
        </w:rPr>
        <w:tab/>
      </w:r>
      <w:r w:rsidRPr="005370A9">
        <w:rPr>
          <w:rFonts w:ascii="Cascadia Mono" w:hAnsi="Cascadia Mono" w:cs="Cascadia Mono"/>
          <w:noProof w:val="0"/>
          <w:color w:val="0000FF"/>
          <w:kern w:val="0"/>
          <w:sz w:val="24"/>
          <w:szCs w:val="24"/>
          <w:lang w:val="en-US"/>
        </w:rPr>
        <w:t>DECLARE</w:t>
      </w:r>
      <w:r w:rsidRPr="005370A9">
        <w:rPr>
          <w:rFonts w:ascii="Cascadia Mono" w:hAnsi="Cascadia Mono" w:cs="Cascadia Mono"/>
          <w:noProof w:val="0"/>
          <w:color w:val="000000"/>
          <w:kern w:val="0"/>
          <w:sz w:val="24"/>
          <w:szCs w:val="24"/>
          <w:lang w:val="en-US"/>
        </w:rPr>
        <w:t xml:space="preserve"> @productID </w:t>
      </w:r>
      <w:proofErr w:type="gramStart"/>
      <w:r w:rsidRPr="005370A9">
        <w:rPr>
          <w:rFonts w:ascii="Cascadia Mono" w:hAnsi="Cascadia Mono" w:cs="Cascadia Mono"/>
          <w:noProof w:val="0"/>
          <w:color w:val="0000FF"/>
          <w:kern w:val="0"/>
          <w:sz w:val="24"/>
          <w:szCs w:val="24"/>
          <w:lang w:val="en-US"/>
        </w:rPr>
        <w:t>VARCHAR</w:t>
      </w:r>
      <w:r w:rsidRPr="005370A9">
        <w:rPr>
          <w:rFonts w:ascii="Cascadia Mono" w:hAnsi="Cascadia Mono" w:cs="Cascadia Mono"/>
          <w:noProof w:val="0"/>
          <w:color w:val="808080"/>
          <w:kern w:val="0"/>
          <w:sz w:val="24"/>
          <w:szCs w:val="24"/>
          <w:lang w:val="en-US"/>
        </w:rPr>
        <w:t>(</w:t>
      </w:r>
      <w:proofErr w:type="gramEnd"/>
      <w:r w:rsidRPr="005370A9">
        <w:rPr>
          <w:rFonts w:ascii="Cascadia Mono" w:hAnsi="Cascadia Mono" w:cs="Cascadia Mono"/>
          <w:noProof w:val="0"/>
          <w:color w:val="000000"/>
          <w:kern w:val="0"/>
          <w:sz w:val="24"/>
          <w:szCs w:val="24"/>
          <w:lang w:val="en-US"/>
        </w:rPr>
        <w:t>3</w:t>
      </w:r>
      <w:r w:rsidRPr="005370A9">
        <w:rPr>
          <w:rFonts w:ascii="Cascadia Mono" w:hAnsi="Cascadia Mono" w:cs="Cascadia Mono"/>
          <w:noProof w:val="0"/>
          <w:color w:val="808080"/>
          <w:kern w:val="0"/>
          <w:sz w:val="24"/>
          <w:szCs w:val="24"/>
          <w:lang w:val="en-US"/>
        </w:rPr>
        <w:t>)</w:t>
      </w:r>
    </w:p>
    <w:p w14:paraId="48D87A8C" w14:textId="77777777" w:rsidR="005370A9" w:rsidRPr="005370A9" w:rsidRDefault="005370A9" w:rsidP="005370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370A9">
        <w:rPr>
          <w:rFonts w:ascii="Cascadia Mono" w:hAnsi="Cascadia Mono" w:cs="Cascadia Mono"/>
          <w:noProof w:val="0"/>
          <w:color w:val="000000"/>
          <w:kern w:val="0"/>
          <w:sz w:val="24"/>
          <w:szCs w:val="24"/>
          <w:lang w:val="en-US"/>
        </w:rPr>
        <w:tab/>
      </w:r>
      <w:r w:rsidRPr="005370A9">
        <w:rPr>
          <w:rFonts w:ascii="Cascadia Mono" w:hAnsi="Cascadia Mono" w:cs="Cascadia Mono"/>
          <w:noProof w:val="0"/>
          <w:color w:val="000000"/>
          <w:kern w:val="0"/>
          <w:sz w:val="24"/>
          <w:szCs w:val="24"/>
          <w:lang w:val="en-US"/>
        </w:rPr>
        <w:tab/>
      </w:r>
      <w:r w:rsidRPr="005370A9">
        <w:rPr>
          <w:rFonts w:ascii="Cascadia Mono" w:hAnsi="Cascadia Mono" w:cs="Cascadia Mono"/>
          <w:noProof w:val="0"/>
          <w:color w:val="0000FF"/>
          <w:kern w:val="0"/>
          <w:sz w:val="24"/>
          <w:szCs w:val="24"/>
          <w:lang w:val="en-US"/>
        </w:rPr>
        <w:t>DECLARE</w:t>
      </w:r>
      <w:r w:rsidRPr="005370A9">
        <w:rPr>
          <w:rFonts w:ascii="Cascadia Mono" w:hAnsi="Cascadia Mono" w:cs="Cascadia Mono"/>
          <w:noProof w:val="0"/>
          <w:color w:val="000000"/>
          <w:kern w:val="0"/>
          <w:sz w:val="24"/>
          <w:szCs w:val="24"/>
          <w:lang w:val="en-US"/>
        </w:rPr>
        <w:t xml:space="preserve"> @status </w:t>
      </w:r>
      <w:proofErr w:type="gramStart"/>
      <w:r w:rsidRPr="005370A9">
        <w:rPr>
          <w:rFonts w:ascii="Cascadia Mono" w:hAnsi="Cascadia Mono" w:cs="Cascadia Mono"/>
          <w:noProof w:val="0"/>
          <w:color w:val="0000FF"/>
          <w:kern w:val="0"/>
          <w:sz w:val="24"/>
          <w:szCs w:val="24"/>
          <w:lang w:val="en-US"/>
        </w:rPr>
        <w:t>INT</w:t>
      </w:r>
      <w:proofErr w:type="gramEnd"/>
    </w:p>
    <w:p w14:paraId="33E21DA2" w14:textId="77777777" w:rsidR="005370A9" w:rsidRPr="005370A9" w:rsidRDefault="005370A9" w:rsidP="005370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370A9">
        <w:rPr>
          <w:rFonts w:ascii="Cascadia Mono" w:hAnsi="Cascadia Mono" w:cs="Cascadia Mono"/>
          <w:noProof w:val="0"/>
          <w:color w:val="000000"/>
          <w:kern w:val="0"/>
          <w:sz w:val="24"/>
          <w:szCs w:val="24"/>
          <w:lang w:val="en-US"/>
        </w:rPr>
        <w:tab/>
      </w:r>
      <w:r w:rsidRPr="005370A9">
        <w:rPr>
          <w:rFonts w:ascii="Cascadia Mono" w:hAnsi="Cascadia Mono" w:cs="Cascadia Mono"/>
          <w:noProof w:val="0"/>
          <w:color w:val="000000"/>
          <w:kern w:val="0"/>
          <w:sz w:val="24"/>
          <w:szCs w:val="24"/>
          <w:lang w:val="en-US"/>
        </w:rPr>
        <w:tab/>
      </w:r>
      <w:r w:rsidRPr="005370A9">
        <w:rPr>
          <w:rFonts w:ascii="Cascadia Mono" w:hAnsi="Cascadia Mono" w:cs="Cascadia Mono"/>
          <w:noProof w:val="0"/>
          <w:color w:val="0000FF"/>
          <w:kern w:val="0"/>
          <w:sz w:val="24"/>
          <w:szCs w:val="24"/>
          <w:lang w:val="en-US"/>
        </w:rPr>
        <w:t>DECLARE</w:t>
      </w:r>
      <w:r w:rsidRPr="005370A9">
        <w:rPr>
          <w:rFonts w:ascii="Cascadia Mono" w:hAnsi="Cascadia Mono" w:cs="Cascadia Mono"/>
          <w:noProof w:val="0"/>
          <w:color w:val="000000"/>
          <w:kern w:val="0"/>
          <w:sz w:val="24"/>
          <w:szCs w:val="24"/>
          <w:lang w:val="en-US"/>
        </w:rPr>
        <w:t xml:space="preserve"> @quantityProductMaterial </w:t>
      </w:r>
      <w:proofErr w:type="gramStart"/>
      <w:r w:rsidRPr="005370A9">
        <w:rPr>
          <w:rFonts w:ascii="Cascadia Mono" w:hAnsi="Cascadia Mono" w:cs="Cascadia Mono"/>
          <w:noProof w:val="0"/>
          <w:color w:val="0000FF"/>
          <w:kern w:val="0"/>
          <w:sz w:val="24"/>
          <w:szCs w:val="24"/>
          <w:lang w:val="en-US"/>
        </w:rPr>
        <w:t>INT</w:t>
      </w:r>
      <w:proofErr w:type="gramEnd"/>
    </w:p>
    <w:p w14:paraId="0497A25A" w14:textId="77777777" w:rsidR="005370A9" w:rsidRPr="005370A9" w:rsidRDefault="005370A9" w:rsidP="005370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370A9">
        <w:rPr>
          <w:rFonts w:ascii="Cascadia Mono" w:hAnsi="Cascadia Mono" w:cs="Cascadia Mono"/>
          <w:noProof w:val="0"/>
          <w:color w:val="000000"/>
          <w:kern w:val="0"/>
          <w:sz w:val="24"/>
          <w:szCs w:val="24"/>
          <w:lang w:val="en-US"/>
        </w:rPr>
        <w:tab/>
      </w:r>
      <w:r w:rsidRPr="005370A9">
        <w:rPr>
          <w:rFonts w:ascii="Cascadia Mono" w:hAnsi="Cascadia Mono" w:cs="Cascadia Mono"/>
          <w:noProof w:val="0"/>
          <w:color w:val="000000"/>
          <w:kern w:val="0"/>
          <w:sz w:val="24"/>
          <w:szCs w:val="24"/>
          <w:lang w:val="en-US"/>
        </w:rPr>
        <w:tab/>
      </w:r>
      <w:r w:rsidRPr="005370A9">
        <w:rPr>
          <w:rFonts w:ascii="Cascadia Mono" w:hAnsi="Cascadia Mono" w:cs="Cascadia Mono"/>
          <w:noProof w:val="0"/>
          <w:color w:val="0000FF"/>
          <w:kern w:val="0"/>
          <w:sz w:val="24"/>
          <w:szCs w:val="24"/>
          <w:lang w:val="en-US"/>
        </w:rPr>
        <w:t>DECLARE</w:t>
      </w:r>
      <w:r w:rsidRPr="005370A9">
        <w:rPr>
          <w:rFonts w:ascii="Cascadia Mono" w:hAnsi="Cascadia Mono" w:cs="Cascadia Mono"/>
          <w:noProof w:val="0"/>
          <w:color w:val="000000"/>
          <w:kern w:val="0"/>
          <w:sz w:val="24"/>
          <w:szCs w:val="24"/>
          <w:lang w:val="en-US"/>
        </w:rPr>
        <w:t xml:space="preserve"> @materialID </w:t>
      </w:r>
      <w:proofErr w:type="gramStart"/>
      <w:r w:rsidRPr="005370A9">
        <w:rPr>
          <w:rFonts w:ascii="Cascadia Mono" w:hAnsi="Cascadia Mono" w:cs="Cascadia Mono"/>
          <w:noProof w:val="0"/>
          <w:color w:val="0000FF"/>
          <w:kern w:val="0"/>
          <w:sz w:val="24"/>
          <w:szCs w:val="24"/>
          <w:lang w:val="en-US"/>
        </w:rPr>
        <w:t>VARCHAR</w:t>
      </w:r>
      <w:r w:rsidRPr="005370A9">
        <w:rPr>
          <w:rFonts w:ascii="Cascadia Mono" w:hAnsi="Cascadia Mono" w:cs="Cascadia Mono"/>
          <w:noProof w:val="0"/>
          <w:color w:val="808080"/>
          <w:kern w:val="0"/>
          <w:sz w:val="24"/>
          <w:szCs w:val="24"/>
          <w:lang w:val="en-US"/>
        </w:rPr>
        <w:t>(</w:t>
      </w:r>
      <w:proofErr w:type="gramEnd"/>
      <w:r w:rsidRPr="005370A9">
        <w:rPr>
          <w:rFonts w:ascii="Cascadia Mono" w:hAnsi="Cascadia Mono" w:cs="Cascadia Mono"/>
          <w:noProof w:val="0"/>
          <w:color w:val="000000"/>
          <w:kern w:val="0"/>
          <w:sz w:val="24"/>
          <w:szCs w:val="24"/>
          <w:lang w:val="en-US"/>
        </w:rPr>
        <w:t>3</w:t>
      </w:r>
      <w:r w:rsidRPr="005370A9">
        <w:rPr>
          <w:rFonts w:ascii="Cascadia Mono" w:hAnsi="Cascadia Mono" w:cs="Cascadia Mono"/>
          <w:noProof w:val="0"/>
          <w:color w:val="808080"/>
          <w:kern w:val="0"/>
          <w:sz w:val="24"/>
          <w:szCs w:val="24"/>
          <w:lang w:val="en-US"/>
        </w:rPr>
        <w:t>)</w:t>
      </w:r>
    </w:p>
    <w:p w14:paraId="483C09A5" w14:textId="77777777" w:rsidR="005370A9" w:rsidRPr="005370A9" w:rsidRDefault="005370A9" w:rsidP="005370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p>
    <w:p w14:paraId="424AEC90" w14:textId="77777777" w:rsidR="005370A9" w:rsidRPr="005370A9" w:rsidRDefault="005370A9" w:rsidP="005370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370A9">
        <w:rPr>
          <w:rFonts w:ascii="Cascadia Mono" w:hAnsi="Cascadia Mono" w:cs="Cascadia Mono"/>
          <w:noProof w:val="0"/>
          <w:color w:val="000000"/>
          <w:kern w:val="0"/>
          <w:sz w:val="24"/>
          <w:szCs w:val="24"/>
          <w:lang w:val="en-US"/>
        </w:rPr>
        <w:tab/>
      </w:r>
      <w:r w:rsidRPr="005370A9">
        <w:rPr>
          <w:rFonts w:ascii="Cascadia Mono" w:hAnsi="Cascadia Mono" w:cs="Cascadia Mono"/>
          <w:noProof w:val="0"/>
          <w:color w:val="000000"/>
          <w:kern w:val="0"/>
          <w:sz w:val="24"/>
          <w:szCs w:val="24"/>
          <w:lang w:val="en-US"/>
        </w:rPr>
        <w:tab/>
      </w:r>
      <w:r w:rsidRPr="005370A9">
        <w:rPr>
          <w:rFonts w:ascii="Cascadia Mono" w:hAnsi="Cascadia Mono" w:cs="Cascadia Mono"/>
          <w:noProof w:val="0"/>
          <w:color w:val="008000"/>
          <w:kern w:val="0"/>
          <w:sz w:val="24"/>
          <w:szCs w:val="24"/>
          <w:lang w:val="en-US"/>
        </w:rPr>
        <w:t xml:space="preserve">-- </w:t>
      </w:r>
      <w:proofErr w:type="spellStart"/>
      <w:r w:rsidRPr="005370A9">
        <w:rPr>
          <w:rFonts w:ascii="Cascadia Mono" w:hAnsi="Cascadia Mono" w:cs="Cascadia Mono"/>
          <w:noProof w:val="0"/>
          <w:color w:val="008000"/>
          <w:kern w:val="0"/>
          <w:sz w:val="24"/>
          <w:szCs w:val="24"/>
          <w:lang w:val="en-US"/>
        </w:rPr>
        <w:t>Lấy</w:t>
      </w:r>
      <w:proofErr w:type="spellEnd"/>
      <w:r w:rsidRPr="005370A9">
        <w:rPr>
          <w:rFonts w:ascii="Cascadia Mono" w:hAnsi="Cascadia Mono" w:cs="Cascadia Mono"/>
          <w:noProof w:val="0"/>
          <w:color w:val="008000"/>
          <w:kern w:val="0"/>
          <w:sz w:val="24"/>
          <w:szCs w:val="24"/>
          <w:lang w:val="en-US"/>
        </w:rPr>
        <w:t xml:space="preserve"> ID </w:t>
      </w:r>
      <w:proofErr w:type="spellStart"/>
      <w:r w:rsidRPr="005370A9">
        <w:rPr>
          <w:rFonts w:ascii="Cascadia Mono" w:hAnsi="Cascadia Mono" w:cs="Cascadia Mono"/>
          <w:noProof w:val="0"/>
          <w:color w:val="008000"/>
          <w:kern w:val="0"/>
          <w:sz w:val="24"/>
          <w:szCs w:val="24"/>
          <w:lang w:val="en-US"/>
        </w:rPr>
        <w:t>và</w:t>
      </w:r>
      <w:proofErr w:type="spellEnd"/>
      <w:r w:rsidRPr="005370A9">
        <w:rPr>
          <w:rFonts w:ascii="Cascadia Mono" w:hAnsi="Cascadia Mono" w:cs="Cascadia Mono"/>
          <w:noProof w:val="0"/>
          <w:color w:val="008000"/>
          <w:kern w:val="0"/>
          <w:sz w:val="24"/>
          <w:szCs w:val="24"/>
          <w:lang w:val="en-US"/>
        </w:rPr>
        <w:t xml:space="preserve"> </w:t>
      </w:r>
      <w:proofErr w:type="spellStart"/>
      <w:r w:rsidRPr="005370A9">
        <w:rPr>
          <w:rFonts w:ascii="Cascadia Mono" w:hAnsi="Cascadia Mono" w:cs="Cascadia Mono"/>
          <w:noProof w:val="0"/>
          <w:color w:val="008000"/>
          <w:kern w:val="0"/>
          <w:sz w:val="24"/>
          <w:szCs w:val="24"/>
          <w:lang w:val="en-US"/>
        </w:rPr>
        <w:t>trạng</w:t>
      </w:r>
      <w:proofErr w:type="spellEnd"/>
      <w:r w:rsidRPr="005370A9">
        <w:rPr>
          <w:rFonts w:ascii="Cascadia Mono" w:hAnsi="Cascadia Mono" w:cs="Cascadia Mono"/>
          <w:noProof w:val="0"/>
          <w:color w:val="008000"/>
          <w:kern w:val="0"/>
          <w:sz w:val="24"/>
          <w:szCs w:val="24"/>
          <w:lang w:val="en-US"/>
        </w:rPr>
        <w:t xml:space="preserve"> </w:t>
      </w:r>
      <w:proofErr w:type="spellStart"/>
      <w:r w:rsidRPr="005370A9">
        <w:rPr>
          <w:rFonts w:ascii="Cascadia Mono" w:hAnsi="Cascadia Mono" w:cs="Cascadia Mono"/>
          <w:noProof w:val="0"/>
          <w:color w:val="008000"/>
          <w:kern w:val="0"/>
          <w:sz w:val="24"/>
          <w:szCs w:val="24"/>
          <w:lang w:val="en-US"/>
        </w:rPr>
        <w:t>thái</w:t>
      </w:r>
      <w:proofErr w:type="spellEnd"/>
      <w:r w:rsidRPr="005370A9">
        <w:rPr>
          <w:rFonts w:ascii="Cascadia Mono" w:hAnsi="Cascadia Mono" w:cs="Cascadia Mono"/>
          <w:noProof w:val="0"/>
          <w:color w:val="008000"/>
          <w:kern w:val="0"/>
          <w:sz w:val="24"/>
          <w:szCs w:val="24"/>
          <w:lang w:val="en-US"/>
        </w:rPr>
        <w:t xml:space="preserve"> </w:t>
      </w:r>
      <w:proofErr w:type="spellStart"/>
      <w:r w:rsidRPr="005370A9">
        <w:rPr>
          <w:rFonts w:ascii="Cascadia Mono" w:hAnsi="Cascadia Mono" w:cs="Cascadia Mono"/>
          <w:noProof w:val="0"/>
          <w:color w:val="008000"/>
          <w:kern w:val="0"/>
          <w:sz w:val="24"/>
          <w:szCs w:val="24"/>
          <w:lang w:val="en-US"/>
        </w:rPr>
        <w:t>của</w:t>
      </w:r>
      <w:proofErr w:type="spellEnd"/>
      <w:r w:rsidRPr="005370A9">
        <w:rPr>
          <w:rFonts w:ascii="Cascadia Mono" w:hAnsi="Cascadia Mono" w:cs="Cascadia Mono"/>
          <w:noProof w:val="0"/>
          <w:color w:val="008000"/>
          <w:kern w:val="0"/>
          <w:sz w:val="24"/>
          <w:szCs w:val="24"/>
          <w:lang w:val="en-US"/>
        </w:rPr>
        <w:t xml:space="preserve"> </w:t>
      </w:r>
      <w:proofErr w:type="spellStart"/>
      <w:r w:rsidRPr="005370A9">
        <w:rPr>
          <w:rFonts w:ascii="Cascadia Mono" w:hAnsi="Cascadia Mono" w:cs="Cascadia Mono"/>
          <w:noProof w:val="0"/>
          <w:color w:val="008000"/>
          <w:kern w:val="0"/>
          <w:sz w:val="24"/>
          <w:szCs w:val="24"/>
          <w:lang w:val="en-US"/>
        </w:rPr>
        <w:t>sản</w:t>
      </w:r>
      <w:proofErr w:type="spellEnd"/>
      <w:r w:rsidRPr="005370A9">
        <w:rPr>
          <w:rFonts w:ascii="Cascadia Mono" w:hAnsi="Cascadia Mono" w:cs="Cascadia Mono"/>
          <w:noProof w:val="0"/>
          <w:color w:val="008000"/>
          <w:kern w:val="0"/>
          <w:sz w:val="24"/>
          <w:szCs w:val="24"/>
          <w:lang w:val="en-US"/>
        </w:rPr>
        <w:t xml:space="preserve"> </w:t>
      </w:r>
      <w:proofErr w:type="spellStart"/>
      <w:r w:rsidRPr="005370A9">
        <w:rPr>
          <w:rFonts w:ascii="Cascadia Mono" w:hAnsi="Cascadia Mono" w:cs="Cascadia Mono"/>
          <w:noProof w:val="0"/>
          <w:color w:val="008000"/>
          <w:kern w:val="0"/>
          <w:sz w:val="24"/>
          <w:szCs w:val="24"/>
          <w:lang w:val="en-US"/>
        </w:rPr>
        <w:t>phẩm</w:t>
      </w:r>
      <w:proofErr w:type="spellEnd"/>
    </w:p>
    <w:p w14:paraId="4F62202F" w14:textId="77777777" w:rsidR="005370A9" w:rsidRPr="005370A9" w:rsidRDefault="005370A9" w:rsidP="005370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370A9">
        <w:rPr>
          <w:rFonts w:ascii="Cascadia Mono" w:hAnsi="Cascadia Mono" w:cs="Cascadia Mono"/>
          <w:noProof w:val="0"/>
          <w:color w:val="000000"/>
          <w:kern w:val="0"/>
          <w:sz w:val="24"/>
          <w:szCs w:val="24"/>
          <w:lang w:val="en-US"/>
        </w:rPr>
        <w:tab/>
      </w:r>
      <w:r w:rsidRPr="005370A9">
        <w:rPr>
          <w:rFonts w:ascii="Cascadia Mono" w:hAnsi="Cascadia Mono" w:cs="Cascadia Mono"/>
          <w:noProof w:val="0"/>
          <w:color w:val="000000"/>
          <w:kern w:val="0"/>
          <w:sz w:val="24"/>
          <w:szCs w:val="24"/>
          <w:lang w:val="en-US"/>
        </w:rPr>
        <w:tab/>
      </w:r>
      <w:r w:rsidRPr="005370A9">
        <w:rPr>
          <w:rFonts w:ascii="Cascadia Mono" w:hAnsi="Cascadia Mono" w:cs="Cascadia Mono"/>
          <w:noProof w:val="0"/>
          <w:color w:val="0000FF"/>
          <w:kern w:val="0"/>
          <w:sz w:val="24"/>
          <w:szCs w:val="24"/>
          <w:lang w:val="en-US"/>
        </w:rPr>
        <w:t>SELECT</w:t>
      </w:r>
      <w:r w:rsidRPr="005370A9">
        <w:rPr>
          <w:rFonts w:ascii="Cascadia Mono" w:hAnsi="Cascadia Mono" w:cs="Cascadia Mono"/>
          <w:noProof w:val="0"/>
          <w:color w:val="000000"/>
          <w:kern w:val="0"/>
          <w:sz w:val="24"/>
          <w:szCs w:val="24"/>
          <w:lang w:val="en-US"/>
        </w:rPr>
        <w:t xml:space="preserve"> @productID </w:t>
      </w:r>
      <w:r w:rsidRPr="005370A9">
        <w:rPr>
          <w:rFonts w:ascii="Cascadia Mono" w:hAnsi="Cascadia Mono" w:cs="Cascadia Mono"/>
          <w:noProof w:val="0"/>
          <w:color w:val="808080"/>
          <w:kern w:val="0"/>
          <w:sz w:val="24"/>
          <w:szCs w:val="24"/>
          <w:lang w:val="en-US"/>
        </w:rPr>
        <w:t>=</w:t>
      </w:r>
      <w:r w:rsidRPr="005370A9">
        <w:rPr>
          <w:rFonts w:ascii="Cascadia Mono" w:hAnsi="Cascadia Mono" w:cs="Cascadia Mono"/>
          <w:noProof w:val="0"/>
          <w:color w:val="000000"/>
          <w:kern w:val="0"/>
          <w:sz w:val="24"/>
          <w:szCs w:val="24"/>
          <w:lang w:val="en-US"/>
        </w:rPr>
        <w:t xml:space="preserve"> </w:t>
      </w:r>
      <w:proofErr w:type="gramStart"/>
      <w:r w:rsidRPr="005370A9">
        <w:rPr>
          <w:rFonts w:ascii="Cascadia Mono" w:hAnsi="Cascadia Mono" w:cs="Cascadia Mono"/>
          <w:noProof w:val="0"/>
          <w:color w:val="000000"/>
          <w:kern w:val="0"/>
          <w:sz w:val="24"/>
          <w:szCs w:val="24"/>
          <w:lang w:val="en-US"/>
        </w:rPr>
        <w:t xml:space="preserve">ID </w:t>
      </w:r>
      <w:r w:rsidRPr="005370A9">
        <w:rPr>
          <w:rFonts w:ascii="Cascadia Mono" w:hAnsi="Cascadia Mono" w:cs="Cascadia Mono"/>
          <w:noProof w:val="0"/>
          <w:color w:val="808080"/>
          <w:kern w:val="0"/>
          <w:sz w:val="24"/>
          <w:szCs w:val="24"/>
          <w:lang w:val="en-US"/>
        </w:rPr>
        <w:t>,</w:t>
      </w:r>
      <w:proofErr w:type="gramEnd"/>
      <w:r w:rsidRPr="005370A9">
        <w:rPr>
          <w:rFonts w:ascii="Cascadia Mono" w:hAnsi="Cascadia Mono" w:cs="Cascadia Mono"/>
          <w:noProof w:val="0"/>
          <w:color w:val="000000"/>
          <w:kern w:val="0"/>
          <w:sz w:val="24"/>
          <w:szCs w:val="24"/>
          <w:lang w:val="en-US"/>
        </w:rPr>
        <w:t xml:space="preserve"> @status </w:t>
      </w:r>
      <w:r w:rsidRPr="005370A9">
        <w:rPr>
          <w:rFonts w:ascii="Cascadia Mono" w:hAnsi="Cascadia Mono" w:cs="Cascadia Mono"/>
          <w:noProof w:val="0"/>
          <w:color w:val="808080"/>
          <w:kern w:val="0"/>
          <w:sz w:val="24"/>
          <w:szCs w:val="24"/>
          <w:lang w:val="en-US"/>
        </w:rPr>
        <w:t>=</w:t>
      </w:r>
      <w:r w:rsidRPr="005370A9">
        <w:rPr>
          <w:rFonts w:ascii="Cascadia Mono" w:hAnsi="Cascadia Mono" w:cs="Cascadia Mono"/>
          <w:noProof w:val="0"/>
          <w:color w:val="000000"/>
          <w:kern w:val="0"/>
          <w:sz w:val="24"/>
          <w:szCs w:val="24"/>
          <w:lang w:val="en-US"/>
        </w:rPr>
        <w:t xml:space="preserve"> </w:t>
      </w:r>
      <w:r w:rsidRPr="005370A9">
        <w:rPr>
          <w:rFonts w:ascii="Cascadia Mono" w:hAnsi="Cascadia Mono" w:cs="Cascadia Mono"/>
          <w:noProof w:val="0"/>
          <w:color w:val="0000FF"/>
          <w:kern w:val="0"/>
          <w:sz w:val="24"/>
          <w:szCs w:val="24"/>
          <w:lang w:val="en-US"/>
        </w:rPr>
        <w:t>status</w:t>
      </w:r>
      <w:r w:rsidRPr="005370A9">
        <w:rPr>
          <w:rFonts w:ascii="Cascadia Mono" w:hAnsi="Cascadia Mono" w:cs="Cascadia Mono"/>
          <w:noProof w:val="0"/>
          <w:color w:val="000000"/>
          <w:kern w:val="0"/>
          <w:sz w:val="24"/>
          <w:szCs w:val="24"/>
          <w:lang w:val="en-US"/>
        </w:rPr>
        <w:t xml:space="preserve"> </w:t>
      </w:r>
      <w:r w:rsidRPr="005370A9">
        <w:rPr>
          <w:rFonts w:ascii="Cascadia Mono" w:hAnsi="Cascadia Mono" w:cs="Cascadia Mono"/>
          <w:noProof w:val="0"/>
          <w:color w:val="0000FF"/>
          <w:kern w:val="0"/>
          <w:sz w:val="24"/>
          <w:szCs w:val="24"/>
          <w:lang w:val="en-US"/>
        </w:rPr>
        <w:t>FROM</w:t>
      </w:r>
      <w:r w:rsidRPr="005370A9">
        <w:rPr>
          <w:rFonts w:ascii="Cascadia Mono" w:hAnsi="Cascadia Mono" w:cs="Cascadia Mono"/>
          <w:noProof w:val="0"/>
          <w:color w:val="000000"/>
          <w:kern w:val="0"/>
          <w:sz w:val="24"/>
          <w:szCs w:val="24"/>
          <w:lang w:val="en-US"/>
        </w:rPr>
        <w:t xml:space="preserve"> Product </w:t>
      </w:r>
      <w:r w:rsidRPr="005370A9">
        <w:rPr>
          <w:rFonts w:ascii="Cascadia Mono" w:hAnsi="Cascadia Mono" w:cs="Cascadia Mono"/>
          <w:noProof w:val="0"/>
          <w:color w:val="0000FF"/>
          <w:kern w:val="0"/>
          <w:sz w:val="24"/>
          <w:szCs w:val="24"/>
          <w:lang w:val="en-US"/>
        </w:rPr>
        <w:t>WHERE</w:t>
      </w:r>
      <w:r w:rsidRPr="005370A9">
        <w:rPr>
          <w:rFonts w:ascii="Cascadia Mono" w:hAnsi="Cascadia Mono" w:cs="Cascadia Mono"/>
          <w:noProof w:val="0"/>
          <w:color w:val="000000"/>
          <w:kern w:val="0"/>
          <w:sz w:val="24"/>
          <w:szCs w:val="24"/>
          <w:lang w:val="en-US"/>
        </w:rPr>
        <w:t xml:space="preserve"> </w:t>
      </w:r>
      <w:r w:rsidRPr="005370A9">
        <w:rPr>
          <w:rFonts w:ascii="Cascadia Mono" w:hAnsi="Cascadia Mono" w:cs="Cascadia Mono"/>
          <w:noProof w:val="0"/>
          <w:color w:val="0000FF"/>
          <w:kern w:val="0"/>
          <w:sz w:val="24"/>
          <w:szCs w:val="24"/>
          <w:lang w:val="en-US"/>
        </w:rPr>
        <w:t>name</w:t>
      </w:r>
      <w:r w:rsidRPr="005370A9">
        <w:rPr>
          <w:rFonts w:ascii="Cascadia Mono" w:hAnsi="Cascadia Mono" w:cs="Cascadia Mono"/>
          <w:noProof w:val="0"/>
          <w:color w:val="000000"/>
          <w:kern w:val="0"/>
          <w:sz w:val="24"/>
          <w:szCs w:val="24"/>
          <w:lang w:val="en-US"/>
        </w:rPr>
        <w:t xml:space="preserve"> </w:t>
      </w:r>
      <w:r w:rsidRPr="005370A9">
        <w:rPr>
          <w:rFonts w:ascii="Cascadia Mono" w:hAnsi="Cascadia Mono" w:cs="Cascadia Mono"/>
          <w:noProof w:val="0"/>
          <w:color w:val="808080"/>
          <w:kern w:val="0"/>
          <w:sz w:val="24"/>
          <w:szCs w:val="24"/>
          <w:lang w:val="en-US"/>
        </w:rPr>
        <w:t>=</w:t>
      </w:r>
      <w:r w:rsidRPr="005370A9">
        <w:rPr>
          <w:rFonts w:ascii="Cascadia Mono" w:hAnsi="Cascadia Mono" w:cs="Cascadia Mono"/>
          <w:noProof w:val="0"/>
          <w:color w:val="000000"/>
          <w:kern w:val="0"/>
          <w:sz w:val="24"/>
          <w:szCs w:val="24"/>
          <w:lang w:val="en-US"/>
        </w:rPr>
        <w:t xml:space="preserve"> @productName</w:t>
      </w:r>
    </w:p>
    <w:p w14:paraId="02799D0B" w14:textId="77777777" w:rsidR="005370A9" w:rsidRPr="005370A9" w:rsidRDefault="005370A9" w:rsidP="005370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p>
    <w:p w14:paraId="0E8A6D0A" w14:textId="77777777" w:rsidR="005370A9" w:rsidRPr="005370A9" w:rsidRDefault="005370A9" w:rsidP="005370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370A9">
        <w:rPr>
          <w:rFonts w:ascii="Cascadia Mono" w:hAnsi="Cascadia Mono" w:cs="Cascadia Mono"/>
          <w:noProof w:val="0"/>
          <w:color w:val="000000"/>
          <w:kern w:val="0"/>
          <w:sz w:val="24"/>
          <w:szCs w:val="24"/>
          <w:lang w:val="en-US"/>
        </w:rPr>
        <w:tab/>
      </w:r>
      <w:r w:rsidRPr="005370A9">
        <w:rPr>
          <w:rFonts w:ascii="Cascadia Mono" w:hAnsi="Cascadia Mono" w:cs="Cascadia Mono"/>
          <w:noProof w:val="0"/>
          <w:color w:val="000000"/>
          <w:kern w:val="0"/>
          <w:sz w:val="24"/>
          <w:szCs w:val="24"/>
          <w:lang w:val="en-US"/>
        </w:rPr>
        <w:tab/>
      </w:r>
      <w:r w:rsidRPr="005370A9">
        <w:rPr>
          <w:rFonts w:ascii="Cascadia Mono" w:hAnsi="Cascadia Mono" w:cs="Cascadia Mono"/>
          <w:noProof w:val="0"/>
          <w:color w:val="008000"/>
          <w:kern w:val="0"/>
          <w:sz w:val="24"/>
          <w:szCs w:val="24"/>
          <w:lang w:val="en-US"/>
        </w:rPr>
        <w:t xml:space="preserve">-- </w:t>
      </w:r>
      <w:proofErr w:type="spellStart"/>
      <w:r w:rsidRPr="005370A9">
        <w:rPr>
          <w:rFonts w:ascii="Cascadia Mono" w:hAnsi="Cascadia Mono" w:cs="Cascadia Mono"/>
          <w:noProof w:val="0"/>
          <w:color w:val="008000"/>
          <w:kern w:val="0"/>
          <w:sz w:val="24"/>
          <w:szCs w:val="24"/>
          <w:lang w:val="en-US"/>
        </w:rPr>
        <w:t>Lấy</w:t>
      </w:r>
      <w:proofErr w:type="spellEnd"/>
      <w:r w:rsidRPr="005370A9">
        <w:rPr>
          <w:rFonts w:ascii="Cascadia Mono" w:hAnsi="Cascadia Mono" w:cs="Cascadia Mono"/>
          <w:noProof w:val="0"/>
          <w:color w:val="008000"/>
          <w:kern w:val="0"/>
          <w:sz w:val="24"/>
          <w:szCs w:val="24"/>
          <w:lang w:val="en-US"/>
        </w:rPr>
        <w:t xml:space="preserve"> </w:t>
      </w:r>
      <w:proofErr w:type="spellStart"/>
      <w:r w:rsidRPr="005370A9">
        <w:rPr>
          <w:rFonts w:ascii="Cascadia Mono" w:hAnsi="Cascadia Mono" w:cs="Cascadia Mono"/>
          <w:noProof w:val="0"/>
          <w:color w:val="008000"/>
          <w:kern w:val="0"/>
          <w:sz w:val="24"/>
          <w:szCs w:val="24"/>
          <w:lang w:val="en-US"/>
        </w:rPr>
        <w:t>số</w:t>
      </w:r>
      <w:proofErr w:type="spellEnd"/>
      <w:r w:rsidRPr="005370A9">
        <w:rPr>
          <w:rFonts w:ascii="Cascadia Mono" w:hAnsi="Cascadia Mono" w:cs="Cascadia Mono"/>
          <w:noProof w:val="0"/>
          <w:color w:val="008000"/>
          <w:kern w:val="0"/>
          <w:sz w:val="24"/>
          <w:szCs w:val="24"/>
          <w:lang w:val="en-US"/>
        </w:rPr>
        <w:t xml:space="preserve"> </w:t>
      </w:r>
      <w:proofErr w:type="spellStart"/>
      <w:r w:rsidRPr="005370A9">
        <w:rPr>
          <w:rFonts w:ascii="Cascadia Mono" w:hAnsi="Cascadia Mono" w:cs="Cascadia Mono"/>
          <w:noProof w:val="0"/>
          <w:color w:val="008000"/>
          <w:kern w:val="0"/>
          <w:sz w:val="24"/>
          <w:szCs w:val="24"/>
          <w:lang w:val="en-US"/>
        </w:rPr>
        <w:t>lượng</w:t>
      </w:r>
      <w:proofErr w:type="spellEnd"/>
      <w:r w:rsidRPr="005370A9">
        <w:rPr>
          <w:rFonts w:ascii="Cascadia Mono" w:hAnsi="Cascadia Mono" w:cs="Cascadia Mono"/>
          <w:noProof w:val="0"/>
          <w:color w:val="008000"/>
          <w:kern w:val="0"/>
          <w:sz w:val="24"/>
          <w:szCs w:val="24"/>
          <w:lang w:val="en-US"/>
        </w:rPr>
        <w:t xml:space="preserve"> </w:t>
      </w:r>
      <w:proofErr w:type="spellStart"/>
      <w:r w:rsidRPr="005370A9">
        <w:rPr>
          <w:rFonts w:ascii="Cascadia Mono" w:hAnsi="Cascadia Mono" w:cs="Cascadia Mono"/>
          <w:noProof w:val="0"/>
          <w:color w:val="008000"/>
          <w:kern w:val="0"/>
          <w:sz w:val="24"/>
          <w:szCs w:val="24"/>
          <w:lang w:val="en-US"/>
        </w:rPr>
        <w:t>nguyên</w:t>
      </w:r>
      <w:proofErr w:type="spellEnd"/>
      <w:r w:rsidRPr="005370A9">
        <w:rPr>
          <w:rFonts w:ascii="Cascadia Mono" w:hAnsi="Cascadia Mono" w:cs="Cascadia Mono"/>
          <w:noProof w:val="0"/>
          <w:color w:val="008000"/>
          <w:kern w:val="0"/>
          <w:sz w:val="24"/>
          <w:szCs w:val="24"/>
          <w:lang w:val="en-US"/>
        </w:rPr>
        <w:t xml:space="preserve"> </w:t>
      </w:r>
      <w:proofErr w:type="spellStart"/>
      <w:r w:rsidRPr="005370A9">
        <w:rPr>
          <w:rFonts w:ascii="Cascadia Mono" w:hAnsi="Cascadia Mono" w:cs="Cascadia Mono"/>
          <w:noProof w:val="0"/>
          <w:color w:val="008000"/>
          <w:kern w:val="0"/>
          <w:sz w:val="24"/>
          <w:szCs w:val="24"/>
          <w:lang w:val="en-US"/>
        </w:rPr>
        <w:t>liệu</w:t>
      </w:r>
      <w:proofErr w:type="spellEnd"/>
      <w:r w:rsidRPr="005370A9">
        <w:rPr>
          <w:rFonts w:ascii="Cascadia Mono" w:hAnsi="Cascadia Mono" w:cs="Cascadia Mono"/>
          <w:noProof w:val="0"/>
          <w:color w:val="008000"/>
          <w:kern w:val="0"/>
          <w:sz w:val="24"/>
          <w:szCs w:val="24"/>
          <w:lang w:val="en-US"/>
        </w:rPr>
        <w:t xml:space="preserve"> </w:t>
      </w:r>
      <w:proofErr w:type="spellStart"/>
      <w:r w:rsidRPr="005370A9">
        <w:rPr>
          <w:rFonts w:ascii="Cascadia Mono" w:hAnsi="Cascadia Mono" w:cs="Cascadia Mono"/>
          <w:noProof w:val="0"/>
          <w:color w:val="008000"/>
          <w:kern w:val="0"/>
          <w:sz w:val="24"/>
          <w:szCs w:val="24"/>
          <w:lang w:val="en-US"/>
        </w:rPr>
        <w:t>cần</w:t>
      </w:r>
      <w:proofErr w:type="spellEnd"/>
      <w:r w:rsidRPr="005370A9">
        <w:rPr>
          <w:rFonts w:ascii="Cascadia Mono" w:hAnsi="Cascadia Mono" w:cs="Cascadia Mono"/>
          <w:noProof w:val="0"/>
          <w:color w:val="008000"/>
          <w:kern w:val="0"/>
          <w:sz w:val="24"/>
          <w:szCs w:val="24"/>
          <w:lang w:val="en-US"/>
        </w:rPr>
        <w:t xml:space="preserve"> </w:t>
      </w:r>
      <w:proofErr w:type="spellStart"/>
      <w:r w:rsidRPr="005370A9">
        <w:rPr>
          <w:rFonts w:ascii="Cascadia Mono" w:hAnsi="Cascadia Mono" w:cs="Cascadia Mono"/>
          <w:noProof w:val="0"/>
          <w:color w:val="008000"/>
          <w:kern w:val="0"/>
          <w:sz w:val="24"/>
          <w:szCs w:val="24"/>
          <w:lang w:val="en-US"/>
        </w:rPr>
        <w:t>cho</w:t>
      </w:r>
      <w:proofErr w:type="spellEnd"/>
      <w:r w:rsidRPr="005370A9">
        <w:rPr>
          <w:rFonts w:ascii="Cascadia Mono" w:hAnsi="Cascadia Mono" w:cs="Cascadia Mono"/>
          <w:noProof w:val="0"/>
          <w:color w:val="008000"/>
          <w:kern w:val="0"/>
          <w:sz w:val="24"/>
          <w:szCs w:val="24"/>
          <w:lang w:val="en-US"/>
        </w:rPr>
        <w:t xml:space="preserve"> </w:t>
      </w:r>
      <w:proofErr w:type="spellStart"/>
      <w:r w:rsidRPr="005370A9">
        <w:rPr>
          <w:rFonts w:ascii="Cascadia Mono" w:hAnsi="Cascadia Mono" w:cs="Cascadia Mono"/>
          <w:noProof w:val="0"/>
          <w:color w:val="008000"/>
          <w:kern w:val="0"/>
          <w:sz w:val="24"/>
          <w:szCs w:val="24"/>
          <w:lang w:val="en-US"/>
        </w:rPr>
        <w:t>sản</w:t>
      </w:r>
      <w:proofErr w:type="spellEnd"/>
      <w:r w:rsidRPr="005370A9">
        <w:rPr>
          <w:rFonts w:ascii="Cascadia Mono" w:hAnsi="Cascadia Mono" w:cs="Cascadia Mono"/>
          <w:noProof w:val="0"/>
          <w:color w:val="008000"/>
          <w:kern w:val="0"/>
          <w:sz w:val="24"/>
          <w:szCs w:val="24"/>
          <w:lang w:val="en-US"/>
        </w:rPr>
        <w:t xml:space="preserve"> </w:t>
      </w:r>
      <w:proofErr w:type="spellStart"/>
      <w:r w:rsidRPr="005370A9">
        <w:rPr>
          <w:rFonts w:ascii="Cascadia Mono" w:hAnsi="Cascadia Mono" w:cs="Cascadia Mono"/>
          <w:noProof w:val="0"/>
          <w:color w:val="008000"/>
          <w:kern w:val="0"/>
          <w:sz w:val="24"/>
          <w:szCs w:val="24"/>
          <w:lang w:val="en-US"/>
        </w:rPr>
        <w:t>phẩm</w:t>
      </w:r>
      <w:proofErr w:type="spellEnd"/>
    </w:p>
    <w:p w14:paraId="6F85DB65" w14:textId="77777777" w:rsidR="005370A9" w:rsidRPr="005370A9" w:rsidRDefault="005370A9" w:rsidP="005370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370A9">
        <w:rPr>
          <w:rFonts w:ascii="Cascadia Mono" w:hAnsi="Cascadia Mono" w:cs="Cascadia Mono"/>
          <w:noProof w:val="0"/>
          <w:color w:val="000000"/>
          <w:kern w:val="0"/>
          <w:sz w:val="24"/>
          <w:szCs w:val="24"/>
          <w:lang w:val="en-US"/>
        </w:rPr>
        <w:tab/>
      </w:r>
      <w:r w:rsidRPr="005370A9">
        <w:rPr>
          <w:rFonts w:ascii="Cascadia Mono" w:hAnsi="Cascadia Mono" w:cs="Cascadia Mono"/>
          <w:noProof w:val="0"/>
          <w:color w:val="000000"/>
          <w:kern w:val="0"/>
          <w:sz w:val="24"/>
          <w:szCs w:val="24"/>
          <w:lang w:val="en-US"/>
        </w:rPr>
        <w:tab/>
      </w:r>
      <w:r w:rsidRPr="005370A9">
        <w:rPr>
          <w:rFonts w:ascii="Cascadia Mono" w:hAnsi="Cascadia Mono" w:cs="Cascadia Mono"/>
          <w:noProof w:val="0"/>
          <w:color w:val="0000FF"/>
          <w:kern w:val="0"/>
          <w:sz w:val="24"/>
          <w:szCs w:val="24"/>
          <w:lang w:val="en-US"/>
        </w:rPr>
        <w:t>SELECT</w:t>
      </w:r>
      <w:r w:rsidRPr="005370A9">
        <w:rPr>
          <w:rFonts w:ascii="Cascadia Mono" w:hAnsi="Cascadia Mono" w:cs="Cascadia Mono"/>
          <w:noProof w:val="0"/>
          <w:color w:val="000000"/>
          <w:kern w:val="0"/>
          <w:sz w:val="24"/>
          <w:szCs w:val="24"/>
          <w:lang w:val="en-US"/>
        </w:rPr>
        <w:t xml:space="preserve"> @quantityProductMaterial </w:t>
      </w:r>
      <w:r w:rsidRPr="005370A9">
        <w:rPr>
          <w:rFonts w:ascii="Cascadia Mono" w:hAnsi="Cascadia Mono" w:cs="Cascadia Mono"/>
          <w:noProof w:val="0"/>
          <w:color w:val="808080"/>
          <w:kern w:val="0"/>
          <w:sz w:val="24"/>
          <w:szCs w:val="24"/>
          <w:lang w:val="en-US"/>
        </w:rPr>
        <w:t>=</w:t>
      </w:r>
      <w:r w:rsidRPr="005370A9">
        <w:rPr>
          <w:rFonts w:ascii="Cascadia Mono" w:hAnsi="Cascadia Mono" w:cs="Cascadia Mono"/>
          <w:noProof w:val="0"/>
          <w:color w:val="000000"/>
          <w:kern w:val="0"/>
          <w:sz w:val="24"/>
          <w:szCs w:val="24"/>
          <w:lang w:val="en-US"/>
        </w:rPr>
        <w:t xml:space="preserve"> quantity</w:t>
      </w:r>
      <w:r w:rsidRPr="005370A9">
        <w:rPr>
          <w:rFonts w:ascii="Cascadia Mono" w:hAnsi="Cascadia Mono" w:cs="Cascadia Mono"/>
          <w:noProof w:val="0"/>
          <w:color w:val="808080"/>
          <w:kern w:val="0"/>
          <w:sz w:val="24"/>
          <w:szCs w:val="24"/>
          <w:lang w:val="en-US"/>
        </w:rPr>
        <w:t>,</w:t>
      </w:r>
      <w:r w:rsidRPr="005370A9">
        <w:rPr>
          <w:rFonts w:ascii="Cascadia Mono" w:hAnsi="Cascadia Mono" w:cs="Cascadia Mono"/>
          <w:noProof w:val="0"/>
          <w:color w:val="000000"/>
          <w:kern w:val="0"/>
          <w:sz w:val="24"/>
          <w:szCs w:val="24"/>
          <w:lang w:val="en-US"/>
        </w:rPr>
        <w:t xml:space="preserve"> @materialID </w:t>
      </w:r>
      <w:r w:rsidRPr="005370A9">
        <w:rPr>
          <w:rFonts w:ascii="Cascadia Mono" w:hAnsi="Cascadia Mono" w:cs="Cascadia Mono"/>
          <w:noProof w:val="0"/>
          <w:color w:val="808080"/>
          <w:kern w:val="0"/>
          <w:sz w:val="24"/>
          <w:szCs w:val="24"/>
          <w:lang w:val="en-US"/>
        </w:rPr>
        <w:t>=</w:t>
      </w:r>
      <w:r w:rsidRPr="005370A9">
        <w:rPr>
          <w:rFonts w:ascii="Cascadia Mono" w:hAnsi="Cascadia Mono" w:cs="Cascadia Mono"/>
          <w:noProof w:val="0"/>
          <w:color w:val="000000"/>
          <w:kern w:val="0"/>
          <w:sz w:val="24"/>
          <w:szCs w:val="24"/>
          <w:lang w:val="en-US"/>
        </w:rPr>
        <w:t xml:space="preserve"> </w:t>
      </w:r>
      <w:proofErr w:type="spellStart"/>
      <w:r w:rsidRPr="005370A9">
        <w:rPr>
          <w:rFonts w:ascii="Cascadia Mono" w:hAnsi="Cascadia Mono" w:cs="Cascadia Mono"/>
          <w:noProof w:val="0"/>
          <w:color w:val="000000"/>
          <w:kern w:val="0"/>
          <w:sz w:val="24"/>
          <w:szCs w:val="24"/>
          <w:lang w:val="en-US"/>
        </w:rPr>
        <w:t>materialID</w:t>
      </w:r>
      <w:proofErr w:type="spellEnd"/>
      <w:r w:rsidRPr="005370A9">
        <w:rPr>
          <w:rFonts w:ascii="Cascadia Mono" w:hAnsi="Cascadia Mono" w:cs="Cascadia Mono"/>
          <w:noProof w:val="0"/>
          <w:color w:val="000000"/>
          <w:kern w:val="0"/>
          <w:sz w:val="24"/>
          <w:szCs w:val="24"/>
          <w:lang w:val="en-US"/>
        </w:rPr>
        <w:t xml:space="preserve"> </w:t>
      </w:r>
      <w:r w:rsidRPr="005370A9">
        <w:rPr>
          <w:rFonts w:ascii="Cascadia Mono" w:hAnsi="Cascadia Mono" w:cs="Cascadia Mono"/>
          <w:noProof w:val="0"/>
          <w:color w:val="0000FF"/>
          <w:kern w:val="0"/>
          <w:sz w:val="24"/>
          <w:szCs w:val="24"/>
          <w:lang w:val="en-US"/>
        </w:rPr>
        <w:t>FROM</w:t>
      </w:r>
      <w:r w:rsidRPr="005370A9">
        <w:rPr>
          <w:rFonts w:ascii="Cascadia Mono" w:hAnsi="Cascadia Mono" w:cs="Cascadia Mono"/>
          <w:noProof w:val="0"/>
          <w:color w:val="000000"/>
          <w:kern w:val="0"/>
          <w:sz w:val="24"/>
          <w:szCs w:val="24"/>
          <w:lang w:val="en-US"/>
        </w:rPr>
        <w:t xml:space="preserve"> </w:t>
      </w:r>
      <w:proofErr w:type="spellStart"/>
      <w:r w:rsidRPr="005370A9">
        <w:rPr>
          <w:rFonts w:ascii="Cascadia Mono" w:hAnsi="Cascadia Mono" w:cs="Cascadia Mono"/>
          <w:noProof w:val="0"/>
          <w:color w:val="000000"/>
          <w:kern w:val="0"/>
          <w:sz w:val="24"/>
          <w:szCs w:val="24"/>
          <w:lang w:val="en-US"/>
        </w:rPr>
        <w:t>Product_Material</w:t>
      </w:r>
      <w:proofErr w:type="spellEnd"/>
      <w:r w:rsidRPr="005370A9">
        <w:rPr>
          <w:rFonts w:ascii="Cascadia Mono" w:hAnsi="Cascadia Mono" w:cs="Cascadia Mono"/>
          <w:noProof w:val="0"/>
          <w:color w:val="000000"/>
          <w:kern w:val="0"/>
          <w:sz w:val="24"/>
          <w:szCs w:val="24"/>
          <w:lang w:val="en-US"/>
        </w:rPr>
        <w:t xml:space="preserve"> </w:t>
      </w:r>
      <w:r w:rsidRPr="005370A9">
        <w:rPr>
          <w:rFonts w:ascii="Cascadia Mono" w:hAnsi="Cascadia Mono" w:cs="Cascadia Mono"/>
          <w:noProof w:val="0"/>
          <w:color w:val="0000FF"/>
          <w:kern w:val="0"/>
          <w:sz w:val="24"/>
          <w:szCs w:val="24"/>
          <w:lang w:val="en-US"/>
        </w:rPr>
        <w:t>WHERE</w:t>
      </w:r>
      <w:r w:rsidRPr="005370A9">
        <w:rPr>
          <w:rFonts w:ascii="Cascadia Mono" w:hAnsi="Cascadia Mono" w:cs="Cascadia Mono"/>
          <w:noProof w:val="0"/>
          <w:color w:val="000000"/>
          <w:kern w:val="0"/>
          <w:sz w:val="24"/>
          <w:szCs w:val="24"/>
          <w:lang w:val="en-US"/>
        </w:rPr>
        <w:t xml:space="preserve"> </w:t>
      </w:r>
      <w:proofErr w:type="spellStart"/>
      <w:r w:rsidRPr="005370A9">
        <w:rPr>
          <w:rFonts w:ascii="Cascadia Mono" w:hAnsi="Cascadia Mono" w:cs="Cascadia Mono"/>
          <w:noProof w:val="0"/>
          <w:color w:val="000000"/>
          <w:kern w:val="0"/>
          <w:sz w:val="24"/>
          <w:szCs w:val="24"/>
          <w:lang w:val="en-US"/>
        </w:rPr>
        <w:t>productID</w:t>
      </w:r>
      <w:proofErr w:type="spellEnd"/>
      <w:r w:rsidRPr="005370A9">
        <w:rPr>
          <w:rFonts w:ascii="Cascadia Mono" w:hAnsi="Cascadia Mono" w:cs="Cascadia Mono"/>
          <w:noProof w:val="0"/>
          <w:color w:val="000000"/>
          <w:kern w:val="0"/>
          <w:sz w:val="24"/>
          <w:szCs w:val="24"/>
          <w:lang w:val="en-US"/>
        </w:rPr>
        <w:t xml:space="preserve"> </w:t>
      </w:r>
      <w:r w:rsidRPr="005370A9">
        <w:rPr>
          <w:rFonts w:ascii="Cascadia Mono" w:hAnsi="Cascadia Mono" w:cs="Cascadia Mono"/>
          <w:noProof w:val="0"/>
          <w:color w:val="808080"/>
          <w:kern w:val="0"/>
          <w:sz w:val="24"/>
          <w:szCs w:val="24"/>
          <w:lang w:val="en-US"/>
        </w:rPr>
        <w:t>=</w:t>
      </w:r>
      <w:r w:rsidRPr="005370A9">
        <w:rPr>
          <w:rFonts w:ascii="Cascadia Mono" w:hAnsi="Cascadia Mono" w:cs="Cascadia Mono"/>
          <w:noProof w:val="0"/>
          <w:color w:val="000000"/>
          <w:kern w:val="0"/>
          <w:sz w:val="24"/>
          <w:szCs w:val="24"/>
          <w:lang w:val="en-US"/>
        </w:rPr>
        <w:t xml:space="preserve"> @productID</w:t>
      </w:r>
    </w:p>
    <w:p w14:paraId="7D3E9C76" w14:textId="77777777" w:rsidR="005370A9" w:rsidRPr="005370A9" w:rsidRDefault="005370A9" w:rsidP="005370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p>
    <w:p w14:paraId="660554EC" w14:textId="77777777" w:rsidR="005370A9" w:rsidRPr="005370A9" w:rsidRDefault="005370A9" w:rsidP="005370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370A9">
        <w:rPr>
          <w:rFonts w:ascii="Cascadia Mono" w:hAnsi="Cascadia Mono" w:cs="Cascadia Mono"/>
          <w:noProof w:val="0"/>
          <w:color w:val="000000"/>
          <w:kern w:val="0"/>
          <w:sz w:val="24"/>
          <w:szCs w:val="24"/>
          <w:lang w:val="en-US"/>
        </w:rPr>
        <w:tab/>
      </w:r>
      <w:r w:rsidRPr="005370A9">
        <w:rPr>
          <w:rFonts w:ascii="Cascadia Mono" w:hAnsi="Cascadia Mono" w:cs="Cascadia Mono"/>
          <w:noProof w:val="0"/>
          <w:color w:val="000000"/>
          <w:kern w:val="0"/>
          <w:sz w:val="24"/>
          <w:szCs w:val="24"/>
          <w:lang w:val="en-US"/>
        </w:rPr>
        <w:tab/>
      </w:r>
      <w:r w:rsidRPr="005370A9">
        <w:rPr>
          <w:rFonts w:ascii="Cascadia Mono" w:hAnsi="Cascadia Mono" w:cs="Cascadia Mono"/>
          <w:noProof w:val="0"/>
          <w:color w:val="0000FF"/>
          <w:kern w:val="0"/>
          <w:sz w:val="24"/>
          <w:szCs w:val="24"/>
          <w:lang w:val="en-US"/>
        </w:rPr>
        <w:t>DECLARE</w:t>
      </w:r>
      <w:r w:rsidRPr="005370A9">
        <w:rPr>
          <w:rFonts w:ascii="Cascadia Mono" w:hAnsi="Cascadia Mono" w:cs="Cascadia Mono"/>
          <w:noProof w:val="0"/>
          <w:color w:val="000000"/>
          <w:kern w:val="0"/>
          <w:sz w:val="24"/>
          <w:szCs w:val="24"/>
          <w:lang w:val="en-US"/>
        </w:rPr>
        <w:t xml:space="preserve"> @errorMessage </w:t>
      </w:r>
      <w:proofErr w:type="gramStart"/>
      <w:r w:rsidRPr="005370A9">
        <w:rPr>
          <w:rFonts w:ascii="Cascadia Mono" w:hAnsi="Cascadia Mono" w:cs="Cascadia Mono"/>
          <w:noProof w:val="0"/>
          <w:color w:val="0000FF"/>
          <w:kern w:val="0"/>
          <w:sz w:val="24"/>
          <w:szCs w:val="24"/>
          <w:lang w:val="en-US"/>
        </w:rPr>
        <w:t>NVARCHAR</w:t>
      </w:r>
      <w:r w:rsidRPr="005370A9">
        <w:rPr>
          <w:rFonts w:ascii="Cascadia Mono" w:hAnsi="Cascadia Mono" w:cs="Cascadia Mono"/>
          <w:noProof w:val="0"/>
          <w:color w:val="808080"/>
          <w:kern w:val="0"/>
          <w:sz w:val="24"/>
          <w:szCs w:val="24"/>
          <w:lang w:val="en-US"/>
        </w:rPr>
        <w:t>(</w:t>
      </w:r>
      <w:proofErr w:type="gramEnd"/>
      <w:r w:rsidRPr="005370A9">
        <w:rPr>
          <w:rFonts w:ascii="Cascadia Mono" w:hAnsi="Cascadia Mono" w:cs="Cascadia Mono"/>
          <w:noProof w:val="0"/>
          <w:color w:val="FF00FF"/>
          <w:kern w:val="0"/>
          <w:sz w:val="24"/>
          <w:szCs w:val="24"/>
          <w:lang w:val="en-US"/>
        </w:rPr>
        <w:t>max</w:t>
      </w:r>
      <w:r w:rsidRPr="005370A9">
        <w:rPr>
          <w:rFonts w:ascii="Cascadia Mono" w:hAnsi="Cascadia Mono" w:cs="Cascadia Mono"/>
          <w:noProof w:val="0"/>
          <w:color w:val="808080"/>
          <w:kern w:val="0"/>
          <w:sz w:val="24"/>
          <w:szCs w:val="24"/>
          <w:lang w:val="en-US"/>
        </w:rPr>
        <w:t>)</w:t>
      </w:r>
    </w:p>
    <w:p w14:paraId="7597DDE3" w14:textId="77777777" w:rsidR="005370A9" w:rsidRPr="005370A9" w:rsidRDefault="005370A9" w:rsidP="005370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370A9">
        <w:rPr>
          <w:rFonts w:ascii="Cascadia Mono" w:hAnsi="Cascadia Mono" w:cs="Cascadia Mono"/>
          <w:noProof w:val="0"/>
          <w:color w:val="000000"/>
          <w:kern w:val="0"/>
          <w:sz w:val="24"/>
          <w:szCs w:val="24"/>
          <w:lang w:val="en-US"/>
        </w:rPr>
        <w:tab/>
      </w:r>
      <w:r w:rsidRPr="005370A9">
        <w:rPr>
          <w:rFonts w:ascii="Cascadia Mono" w:hAnsi="Cascadia Mono" w:cs="Cascadia Mono"/>
          <w:noProof w:val="0"/>
          <w:color w:val="000000"/>
          <w:kern w:val="0"/>
          <w:sz w:val="24"/>
          <w:szCs w:val="24"/>
          <w:lang w:val="en-US"/>
        </w:rPr>
        <w:tab/>
      </w:r>
      <w:r w:rsidRPr="005370A9">
        <w:rPr>
          <w:rFonts w:ascii="Cascadia Mono" w:hAnsi="Cascadia Mono" w:cs="Cascadia Mono"/>
          <w:noProof w:val="0"/>
          <w:color w:val="0000FF"/>
          <w:kern w:val="0"/>
          <w:sz w:val="24"/>
          <w:szCs w:val="24"/>
          <w:lang w:val="en-US"/>
        </w:rPr>
        <w:t>BEGIN</w:t>
      </w:r>
      <w:r w:rsidRPr="005370A9">
        <w:rPr>
          <w:rFonts w:ascii="Cascadia Mono" w:hAnsi="Cascadia Mono" w:cs="Cascadia Mono"/>
          <w:noProof w:val="0"/>
          <w:color w:val="000000"/>
          <w:kern w:val="0"/>
          <w:sz w:val="24"/>
          <w:szCs w:val="24"/>
          <w:lang w:val="en-US"/>
        </w:rPr>
        <w:t xml:space="preserve"> </w:t>
      </w:r>
      <w:r w:rsidRPr="005370A9">
        <w:rPr>
          <w:rFonts w:ascii="Cascadia Mono" w:hAnsi="Cascadia Mono" w:cs="Cascadia Mono"/>
          <w:noProof w:val="0"/>
          <w:color w:val="0000FF"/>
          <w:kern w:val="0"/>
          <w:sz w:val="24"/>
          <w:szCs w:val="24"/>
          <w:lang w:val="en-US"/>
        </w:rPr>
        <w:t>TRY</w:t>
      </w:r>
    </w:p>
    <w:p w14:paraId="5E284CD7" w14:textId="77777777" w:rsidR="005370A9" w:rsidRPr="005370A9" w:rsidRDefault="005370A9" w:rsidP="005370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370A9">
        <w:rPr>
          <w:rFonts w:ascii="Cascadia Mono" w:hAnsi="Cascadia Mono" w:cs="Cascadia Mono"/>
          <w:noProof w:val="0"/>
          <w:color w:val="000000"/>
          <w:kern w:val="0"/>
          <w:sz w:val="24"/>
          <w:szCs w:val="24"/>
          <w:lang w:val="en-US"/>
        </w:rPr>
        <w:tab/>
      </w:r>
      <w:r w:rsidRPr="005370A9">
        <w:rPr>
          <w:rFonts w:ascii="Cascadia Mono" w:hAnsi="Cascadia Mono" w:cs="Cascadia Mono"/>
          <w:noProof w:val="0"/>
          <w:color w:val="000000"/>
          <w:kern w:val="0"/>
          <w:sz w:val="24"/>
          <w:szCs w:val="24"/>
          <w:lang w:val="en-US"/>
        </w:rPr>
        <w:tab/>
      </w:r>
      <w:r w:rsidRPr="005370A9">
        <w:rPr>
          <w:rFonts w:ascii="Cascadia Mono" w:hAnsi="Cascadia Mono" w:cs="Cascadia Mono"/>
          <w:noProof w:val="0"/>
          <w:color w:val="000000"/>
          <w:kern w:val="0"/>
          <w:sz w:val="24"/>
          <w:szCs w:val="24"/>
          <w:lang w:val="en-US"/>
        </w:rPr>
        <w:tab/>
      </w:r>
      <w:r w:rsidRPr="005370A9">
        <w:rPr>
          <w:rFonts w:ascii="Cascadia Mono" w:hAnsi="Cascadia Mono" w:cs="Cascadia Mono"/>
          <w:noProof w:val="0"/>
          <w:color w:val="008000"/>
          <w:kern w:val="0"/>
          <w:sz w:val="24"/>
          <w:szCs w:val="24"/>
          <w:lang w:val="en-US"/>
        </w:rPr>
        <w:t xml:space="preserve">-- </w:t>
      </w:r>
      <w:proofErr w:type="spellStart"/>
      <w:r w:rsidRPr="005370A9">
        <w:rPr>
          <w:rFonts w:ascii="Cascadia Mono" w:hAnsi="Cascadia Mono" w:cs="Cascadia Mono"/>
          <w:noProof w:val="0"/>
          <w:color w:val="008000"/>
          <w:kern w:val="0"/>
          <w:sz w:val="24"/>
          <w:szCs w:val="24"/>
          <w:lang w:val="en-US"/>
        </w:rPr>
        <w:t>Cập</w:t>
      </w:r>
      <w:proofErr w:type="spellEnd"/>
      <w:r w:rsidRPr="005370A9">
        <w:rPr>
          <w:rFonts w:ascii="Cascadia Mono" w:hAnsi="Cascadia Mono" w:cs="Cascadia Mono"/>
          <w:noProof w:val="0"/>
          <w:color w:val="008000"/>
          <w:kern w:val="0"/>
          <w:sz w:val="24"/>
          <w:szCs w:val="24"/>
          <w:lang w:val="en-US"/>
        </w:rPr>
        <w:t xml:space="preserve"> </w:t>
      </w:r>
      <w:proofErr w:type="spellStart"/>
      <w:r w:rsidRPr="005370A9">
        <w:rPr>
          <w:rFonts w:ascii="Cascadia Mono" w:hAnsi="Cascadia Mono" w:cs="Cascadia Mono"/>
          <w:noProof w:val="0"/>
          <w:color w:val="008000"/>
          <w:kern w:val="0"/>
          <w:sz w:val="24"/>
          <w:szCs w:val="24"/>
          <w:lang w:val="en-US"/>
        </w:rPr>
        <w:t>nhật</w:t>
      </w:r>
      <w:proofErr w:type="spellEnd"/>
      <w:r w:rsidRPr="005370A9">
        <w:rPr>
          <w:rFonts w:ascii="Cascadia Mono" w:hAnsi="Cascadia Mono" w:cs="Cascadia Mono"/>
          <w:noProof w:val="0"/>
          <w:color w:val="008000"/>
          <w:kern w:val="0"/>
          <w:sz w:val="24"/>
          <w:szCs w:val="24"/>
          <w:lang w:val="en-US"/>
        </w:rPr>
        <w:t xml:space="preserve"> </w:t>
      </w:r>
      <w:proofErr w:type="spellStart"/>
      <w:r w:rsidRPr="005370A9">
        <w:rPr>
          <w:rFonts w:ascii="Cascadia Mono" w:hAnsi="Cascadia Mono" w:cs="Cascadia Mono"/>
          <w:noProof w:val="0"/>
          <w:color w:val="008000"/>
          <w:kern w:val="0"/>
          <w:sz w:val="24"/>
          <w:szCs w:val="24"/>
          <w:lang w:val="en-US"/>
        </w:rPr>
        <w:t>số</w:t>
      </w:r>
      <w:proofErr w:type="spellEnd"/>
      <w:r w:rsidRPr="005370A9">
        <w:rPr>
          <w:rFonts w:ascii="Cascadia Mono" w:hAnsi="Cascadia Mono" w:cs="Cascadia Mono"/>
          <w:noProof w:val="0"/>
          <w:color w:val="008000"/>
          <w:kern w:val="0"/>
          <w:sz w:val="24"/>
          <w:szCs w:val="24"/>
          <w:lang w:val="en-US"/>
        </w:rPr>
        <w:t xml:space="preserve"> </w:t>
      </w:r>
      <w:proofErr w:type="spellStart"/>
      <w:r w:rsidRPr="005370A9">
        <w:rPr>
          <w:rFonts w:ascii="Cascadia Mono" w:hAnsi="Cascadia Mono" w:cs="Cascadia Mono"/>
          <w:noProof w:val="0"/>
          <w:color w:val="008000"/>
          <w:kern w:val="0"/>
          <w:sz w:val="24"/>
          <w:szCs w:val="24"/>
          <w:lang w:val="en-US"/>
        </w:rPr>
        <w:t>lượng</w:t>
      </w:r>
      <w:proofErr w:type="spellEnd"/>
      <w:r w:rsidRPr="005370A9">
        <w:rPr>
          <w:rFonts w:ascii="Cascadia Mono" w:hAnsi="Cascadia Mono" w:cs="Cascadia Mono"/>
          <w:noProof w:val="0"/>
          <w:color w:val="008000"/>
          <w:kern w:val="0"/>
          <w:sz w:val="24"/>
          <w:szCs w:val="24"/>
          <w:lang w:val="en-US"/>
        </w:rPr>
        <w:t xml:space="preserve"> </w:t>
      </w:r>
      <w:proofErr w:type="spellStart"/>
      <w:r w:rsidRPr="005370A9">
        <w:rPr>
          <w:rFonts w:ascii="Cascadia Mono" w:hAnsi="Cascadia Mono" w:cs="Cascadia Mono"/>
          <w:noProof w:val="0"/>
          <w:color w:val="008000"/>
          <w:kern w:val="0"/>
          <w:sz w:val="24"/>
          <w:szCs w:val="24"/>
          <w:lang w:val="en-US"/>
        </w:rPr>
        <w:t>nguyên</w:t>
      </w:r>
      <w:proofErr w:type="spellEnd"/>
      <w:r w:rsidRPr="005370A9">
        <w:rPr>
          <w:rFonts w:ascii="Cascadia Mono" w:hAnsi="Cascadia Mono" w:cs="Cascadia Mono"/>
          <w:noProof w:val="0"/>
          <w:color w:val="008000"/>
          <w:kern w:val="0"/>
          <w:sz w:val="24"/>
          <w:szCs w:val="24"/>
          <w:lang w:val="en-US"/>
        </w:rPr>
        <w:t xml:space="preserve"> </w:t>
      </w:r>
      <w:proofErr w:type="spellStart"/>
      <w:r w:rsidRPr="005370A9">
        <w:rPr>
          <w:rFonts w:ascii="Cascadia Mono" w:hAnsi="Cascadia Mono" w:cs="Cascadia Mono"/>
          <w:noProof w:val="0"/>
          <w:color w:val="008000"/>
          <w:kern w:val="0"/>
          <w:sz w:val="24"/>
          <w:szCs w:val="24"/>
          <w:lang w:val="en-US"/>
        </w:rPr>
        <w:t>liệu</w:t>
      </w:r>
      <w:proofErr w:type="spellEnd"/>
    </w:p>
    <w:p w14:paraId="4B18CC37" w14:textId="77777777" w:rsidR="005370A9" w:rsidRPr="005370A9" w:rsidRDefault="005370A9" w:rsidP="005370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370A9">
        <w:rPr>
          <w:rFonts w:ascii="Cascadia Mono" w:hAnsi="Cascadia Mono" w:cs="Cascadia Mono"/>
          <w:noProof w:val="0"/>
          <w:color w:val="000000"/>
          <w:kern w:val="0"/>
          <w:sz w:val="24"/>
          <w:szCs w:val="24"/>
          <w:lang w:val="en-US"/>
        </w:rPr>
        <w:tab/>
      </w:r>
      <w:r w:rsidRPr="005370A9">
        <w:rPr>
          <w:rFonts w:ascii="Cascadia Mono" w:hAnsi="Cascadia Mono" w:cs="Cascadia Mono"/>
          <w:noProof w:val="0"/>
          <w:color w:val="000000"/>
          <w:kern w:val="0"/>
          <w:sz w:val="24"/>
          <w:szCs w:val="24"/>
          <w:lang w:val="en-US"/>
        </w:rPr>
        <w:tab/>
      </w:r>
      <w:r w:rsidRPr="005370A9">
        <w:rPr>
          <w:rFonts w:ascii="Cascadia Mono" w:hAnsi="Cascadia Mono" w:cs="Cascadia Mono"/>
          <w:noProof w:val="0"/>
          <w:color w:val="000000"/>
          <w:kern w:val="0"/>
          <w:sz w:val="24"/>
          <w:szCs w:val="24"/>
          <w:lang w:val="en-US"/>
        </w:rPr>
        <w:tab/>
      </w:r>
      <w:r w:rsidRPr="005370A9">
        <w:rPr>
          <w:rFonts w:ascii="Cascadia Mono" w:hAnsi="Cascadia Mono" w:cs="Cascadia Mono"/>
          <w:noProof w:val="0"/>
          <w:color w:val="FF00FF"/>
          <w:kern w:val="0"/>
          <w:sz w:val="24"/>
          <w:szCs w:val="24"/>
          <w:lang w:val="en-US"/>
        </w:rPr>
        <w:t>UPDATE</w:t>
      </w:r>
      <w:r w:rsidRPr="005370A9">
        <w:rPr>
          <w:rFonts w:ascii="Cascadia Mono" w:hAnsi="Cascadia Mono" w:cs="Cascadia Mono"/>
          <w:noProof w:val="0"/>
          <w:color w:val="000000"/>
          <w:kern w:val="0"/>
          <w:sz w:val="24"/>
          <w:szCs w:val="24"/>
          <w:lang w:val="en-US"/>
        </w:rPr>
        <w:t xml:space="preserve"> Material </w:t>
      </w:r>
      <w:r w:rsidRPr="005370A9">
        <w:rPr>
          <w:rFonts w:ascii="Cascadia Mono" w:hAnsi="Cascadia Mono" w:cs="Cascadia Mono"/>
          <w:noProof w:val="0"/>
          <w:color w:val="0000FF"/>
          <w:kern w:val="0"/>
          <w:sz w:val="24"/>
          <w:szCs w:val="24"/>
          <w:lang w:val="en-US"/>
        </w:rPr>
        <w:t>SET</w:t>
      </w:r>
      <w:r w:rsidRPr="005370A9">
        <w:rPr>
          <w:rFonts w:ascii="Cascadia Mono" w:hAnsi="Cascadia Mono" w:cs="Cascadia Mono"/>
          <w:noProof w:val="0"/>
          <w:color w:val="000000"/>
          <w:kern w:val="0"/>
          <w:sz w:val="24"/>
          <w:szCs w:val="24"/>
          <w:lang w:val="en-US"/>
        </w:rPr>
        <w:t xml:space="preserve"> </w:t>
      </w:r>
      <w:r w:rsidRPr="005370A9">
        <w:rPr>
          <w:rFonts w:ascii="Cascadia Mono" w:hAnsi="Cascadia Mono" w:cs="Cascadia Mono"/>
          <w:noProof w:val="0"/>
          <w:color w:val="0000FF"/>
          <w:kern w:val="0"/>
          <w:sz w:val="24"/>
          <w:szCs w:val="24"/>
          <w:lang w:val="en-US"/>
        </w:rPr>
        <w:t>status</w:t>
      </w:r>
      <w:r w:rsidRPr="005370A9">
        <w:rPr>
          <w:rFonts w:ascii="Cascadia Mono" w:hAnsi="Cascadia Mono" w:cs="Cascadia Mono"/>
          <w:noProof w:val="0"/>
          <w:color w:val="000000"/>
          <w:kern w:val="0"/>
          <w:sz w:val="24"/>
          <w:szCs w:val="24"/>
          <w:lang w:val="en-US"/>
        </w:rPr>
        <w:t xml:space="preserve"> </w:t>
      </w:r>
      <w:r w:rsidRPr="005370A9">
        <w:rPr>
          <w:rFonts w:ascii="Cascadia Mono" w:hAnsi="Cascadia Mono" w:cs="Cascadia Mono"/>
          <w:noProof w:val="0"/>
          <w:color w:val="808080"/>
          <w:kern w:val="0"/>
          <w:sz w:val="24"/>
          <w:szCs w:val="24"/>
          <w:lang w:val="en-US"/>
        </w:rPr>
        <w:t>=</w:t>
      </w:r>
      <w:r w:rsidRPr="005370A9">
        <w:rPr>
          <w:rFonts w:ascii="Cascadia Mono" w:hAnsi="Cascadia Mono" w:cs="Cascadia Mono"/>
          <w:noProof w:val="0"/>
          <w:color w:val="000000"/>
          <w:kern w:val="0"/>
          <w:sz w:val="24"/>
          <w:szCs w:val="24"/>
          <w:lang w:val="en-US"/>
        </w:rPr>
        <w:t xml:space="preserve"> </w:t>
      </w:r>
      <w:r w:rsidRPr="005370A9">
        <w:rPr>
          <w:rFonts w:ascii="Cascadia Mono" w:hAnsi="Cascadia Mono" w:cs="Cascadia Mono"/>
          <w:noProof w:val="0"/>
          <w:color w:val="0000FF"/>
          <w:kern w:val="0"/>
          <w:sz w:val="24"/>
          <w:szCs w:val="24"/>
          <w:lang w:val="en-US"/>
        </w:rPr>
        <w:t>status</w:t>
      </w:r>
      <w:r w:rsidRPr="005370A9">
        <w:rPr>
          <w:rFonts w:ascii="Cascadia Mono" w:hAnsi="Cascadia Mono" w:cs="Cascadia Mono"/>
          <w:noProof w:val="0"/>
          <w:color w:val="000000"/>
          <w:kern w:val="0"/>
          <w:sz w:val="24"/>
          <w:szCs w:val="24"/>
          <w:lang w:val="en-US"/>
        </w:rPr>
        <w:t xml:space="preserve"> </w:t>
      </w:r>
      <w:r w:rsidRPr="005370A9">
        <w:rPr>
          <w:rFonts w:ascii="Cascadia Mono" w:hAnsi="Cascadia Mono" w:cs="Cascadia Mono"/>
          <w:noProof w:val="0"/>
          <w:color w:val="808080"/>
          <w:kern w:val="0"/>
          <w:sz w:val="24"/>
          <w:szCs w:val="24"/>
          <w:lang w:val="en-US"/>
        </w:rPr>
        <w:t>+</w:t>
      </w:r>
      <w:r w:rsidRPr="005370A9">
        <w:rPr>
          <w:rFonts w:ascii="Cascadia Mono" w:hAnsi="Cascadia Mono" w:cs="Cascadia Mono"/>
          <w:noProof w:val="0"/>
          <w:color w:val="000000"/>
          <w:kern w:val="0"/>
          <w:sz w:val="24"/>
          <w:szCs w:val="24"/>
          <w:lang w:val="en-US"/>
        </w:rPr>
        <w:t xml:space="preserve"> @quantityProductMaterial </w:t>
      </w:r>
      <w:r w:rsidRPr="005370A9">
        <w:rPr>
          <w:rFonts w:ascii="Cascadia Mono" w:hAnsi="Cascadia Mono" w:cs="Cascadia Mono"/>
          <w:noProof w:val="0"/>
          <w:color w:val="808080"/>
          <w:kern w:val="0"/>
          <w:sz w:val="24"/>
          <w:szCs w:val="24"/>
          <w:lang w:val="en-US"/>
        </w:rPr>
        <w:t>*</w:t>
      </w:r>
      <w:r w:rsidRPr="005370A9">
        <w:rPr>
          <w:rFonts w:ascii="Cascadia Mono" w:hAnsi="Cascadia Mono" w:cs="Cascadia Mono"/>
          <w:noProof w:val="0"/>
          <w:color w:val="000000"/>
          <w:kern w:val="0"/>
          <w:sz w:val="24"/>
          <w:szCs w:val="24"/>
          <w:lang w:val="en-US"/>
        </w:rPr>
        <w:t xml:space="preserve"> @quantity </w:t>
      </w:r>
      <w:r w:rsidRPr="005370A9">
        <w:rPr>
          <w:rFonts w:ascii="Cascadia Mono" w:hAnsi="Cascadia Mono" w:cs="Cascadia Mono"/>
          <w:noProof w:val="0"/>
          <w:color w:val="0000FF"/>
          <w:kern w:val="0"/>
          <w:sz w:val="24"/>
          <w:szCs w:val="24"/>
          <w:lang w:val="en-US"/>
        </w:rPr>
        <w:t>WHERE</w:t>
      </w:r>
      <w:r w:rsidRPr="005370A9">
        <w:rPr>
          <w:rFonts w:ascii="Cascadia Mono" w:hAnsi="Cascadia Mono" w:cs="Cascadia Mono"/>
          <w:noProof w:val="0"/>
          <w:color w:val="000000"/>
          <w:kern w:val="0"/>
          <w:sz w:val="24"/>
          <w:szCs w:val="24"/>
          <w:lang w:val="en-US"/>
        </w:rPr>
        <w:t xml:space="preserve"> ID </w:t>
      </w:r>
      <w:r w:rsidRPr="005370A9">
        <w:rPr>
          <w:rFonts w:ascii="Cascadia Mono" w:hAnsi="Cascadia Mono" w:cs="Cascadia Mono"/>
          <w:noProof w:val="0"/>
          <w:color w:val="808080"/>
          <w:kern w:val="0"/>
          <w:sz w:val="24"/>
          <w:szCs w:val="24"/>
          <w:lang w:val="en-US"/>
        </w:rPr>
        <w:t>=</w:t>
      </w:r>
      <w:r w:rsidRPr="005370A9">
        <w:rPr>
          <w:rFonts w:ascii="Cascadia Mono" w:hAnsi="Cascadia Mono" w:cs="Cascadia Mono"/>
          <w:noProof w:val="0"/>
          <w:color w:val="000000"/>
          <w:kern w:val="0"/>
          <w:sz w:val="24"/>
          <w:szCs w:val="24"/>
          <w:lang w:val="en-US"/>
        </w:rPr>
        <w:t xml:space="preserve"> @materialID</w:t>
      </w:r>
    </w:p>
    <w:p w14:paraId="115F3A57" w14:textId="77777777" w:rsidR="005370A9" w:rsidRPr="005370A9" w:rsidRDefault="005370A9" w:rsidP="005370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p>
    <w:p w14:paraId="0D4DE5B7" w14:textId="77777777" w:rsidR="005370A9" w:rsidRPr="005370A9" w:rsidRDefault="005370A9" w:rsidP="005370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370A9">
        <w:rPr>
          <w:rFonts w:ascii="Cascadia Mono" w:hAnsi="Cascadia Mono" w:cs="Cascadia Mono"/>
          <w:noProof w:val="0"/>
          <w:color w:val="000000"/>
          <w:kern w:val="0"/>
          <w:sz w:val="24"/>
          <w:szCs w:val="24"/>
          <w:lang w:val="en-US"/>
        </w:rPr>
        <w:tab/>
      </w:r>
      <w:r w:rsidRPr="005370A9">
        <w:rPr>
          <w:rFonts w:ascii="Cascadia Mono" w:hAnsi="Cascadia Mono" w:cs="Cascadia Mono"/>
          <w:noProof w:val="0"/>
          <w:color w:val="000000"/>
          <w:kern w:val="0"/>
          <w:sz w:val="24"/>
          <w:szCs w:val="24"/>
          <w:lang w:val="en-US"/>
        </w:rPr>
        <w:tab/>
      </w:r>
      <w:r w:rsidRPr="005370A9">
        <w:rPr>
          <w:rFonts w:ascii="Cascadia Mono" w:hAnsi="Cascadia Mono" w:cs="Cascadia Mono"/>
          <w:noProof w:val="0"/>
          <w:color w:val="000000"/>
          <w:kern w:val="0"/>
          <w:sz w:val="24"/>
          <w:szCs w:val="24"/>
          <w:lang w:val="en-US"/>
        </w:rPr>
        <w:tab/>
      </w:r>
      <w:r w:rsidRPr="005370A9">
        <w:rPr>
          <w:rFonts w:ascii="Cascadia Mono" w:hAnsi="Cascadia Mono" w:cs="Cascadia Mono"/>
          <w:noProof w:val="0"/>
          <w:color w:val="008000"/>
          <w:kern w:val="0"/>
          <w:sz w:val="24"/>
          <w:szCs w:val="24"/>
          <w:lang w:val="en-US"/>
        </w:rPr>
        <w:t xml:space="preserve">-- </w:t>
      </w:r>
      <w:proofErr w:type="spellStart"/>
      <w:r w:rsidRPr="005370A9">
        <w:rPr>
          <w:rFonts w:ascii="Cascadia Mono" w:hAnsi="Cascadia Mono" w:cs="Cascadia Mono"/>
          <w:noProof w:val="0"/>
          <w:color w:val="008000"/>
          <w:kern w:val="0"/>
          <w:sz w:val="24"/>
          <w:szCs w:val="24"/>
          <w:lang w:val="en-US"/>
        </w:rPr>
        <w:t>Xóa</w:t>
      </w:r>
      <w:proofErr w:type="spellEnd"/>
      <w:r w:rsidRPr="005370A9">
        <w:rPr>
          <w:rFonts w:ascii="Cascadia Mono" w:hAnsi="Cascadia Mono" w:cs="Cascadia Mono"/>
          <w:noProof w:val="0"/>
          <w:color w:val="008000"/>
          <w:kern w:val="0"/>
          <w:sz w:val="24"/>
          <w:szCs w:val="24"/>
          <w:lang w:val="en-US"/>
        </w:rPr>
        <w:t xml:space="preserve"> </w:t>
      </w:r>
      <w:proofErr w:type="spellStart"/>
      <w:r w:rsidRPr="005370A9">
        <w:rPr>
          <w:rFonts w:ascii="Cascadia Mono" w:hAnsi="Cascadia Mono" w:cs="Cascadia Mono"/>
          <w:noProof w:val="0"/>
          <w:color w:val="008000"/>
          <w:kern w:val="0"/>
          <w:sz w:val="24"/>
          <w:szCs w:val="24"/>
          <w:lang w:val="en-US"/>
        </w:rPr>
        <w:t>thông</w:t>
      </w:r>
      <w:proofErr w:type="spellEnd"/>
      <w:r w:rsidRPr="005370A9">
        <w:rPr>
          <w:rFonts w:ascii="Cascadia Mono" w:hAnsi="Cascadia Mono" w:cs="Cascadia Mono"/>
          <w:noProof w:val="0"/>
          <w:color w:val="008000"/>
          <w:kern w:val="0"/>
          <w:sz w:val="24"/>
          <w:szCs w:val="24"/>
          <w:lang w:val="en-US"/>
        </w:rPr>
        <w:t xml:space="preserve"> tin </w:t>
      </w:r>
      <w:proofErr w:type="spellStart"/>
      <w:r w:rsidRPr="005370A9">
        <w:rPr>
          <w:rFonts w:ascii="Cascadia Mono" w:hAnsi="Cascadia Mono" w:cs="Cascadia Mono"/>
          <w:noProof w:val="0"/>
          <w:color w:val="008000"/>
          <w:kern w:val="0"/>
          <w:sz w:val="24"/>
          <w:szCs w:val="24"/>
          <w:lang w:val="en-US"/>
        </w:rPr>
        <w:t>hóa</w:t>
      </w:r>
      <w:proofErr w:type="spellEnd"/>
      <w:r w:rsidRPr="005370A9">
        <w:rPr>
          <w:rFonts w:ascii="Cascadia Mono" w:hAnsi="Cascadia Mono" w:cs="Cascadia Mono"/>
          <w:noProof w:val="0"/>
          <w:color w:val="008000"/>
          <w:kern w:val="0"/>
          <w:sz w:val="24"/>
          <w:szCs w:val="24"/>
          <w:lang w:val="en-US"/>
        </w:rPr>
        <w:t xml:space="preserve"> </w:t>
      </w:r>
      <w:proofErr w:type="spellStart"/>
      <w:r w:rsidRPr="005370A9">
        <w:rPr>
          <w:rFonts w:ascii="Cascadia Mono" w:hAnsi="Cascadia Mono" w:cs="Cascadia Mono"/>
          <w:noProof w:val="0"/>
          <w:color w:val="008000"/>
          <w:kern w:val="0"/>
          <w:sz w:val="24"/>
          <w:szCs w:val="24"/>
          <w:lang w:val="en-US"/>
        </w:rPr>
        <w:t>đơn</w:t>
      </w:r>
      <w:proofErr w:type="spellEnd"/>
    </w:p>
    <w:p w14:paraId="00724340" w14:textId="77777777" w:rsidR="005370A9" w:rsidRPr="005370A9" w:rsidRDefault="005370A9" w:rsidP="005370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370A9">
        <w:rPr>
          <w:rFonts w:ascii="Cascadia Mono" w:hAnsi="Cascadia Mono" w:cs="Cascadia Mono"/>
          <w:noProof w:val="0"/>
          <w:color w:val="000000"/>
          <w:kern w:val="0"/>
          <w:sz w:val="24"/>
          <w:szCs w:val="24"/>
          <w:lang w:val="en-US"/>
        </w:rPr>
        <w:tab/>
      </w:r>
      <w:r w:rsidRPr="005370A9">
        <w:rPr>
          <w:rFonts w:ascii="Cascadia Mono" w:hAnsi="Cascadia Mono" w:cs="Cascadia Mono"/>
          <w:noProof w:val="0"/>
          <w:color w:val="000000"/>
          <w:kern w:val="0"/>
          <w:sz w:val="24"/>
          <w:szCs w:val="24"/>
          <w:lang w:val="en-US"/>
        </w:rPr>
        <w:tab/>
      </w:r>
      <w:r w:rsidRPr="005370A9">
        <w:rPr>
          <w:rFonts w:ascii="Cascadia Mono" w:hAnsi="Cascadia Mono" w:cs="Cascadia Mono"/>
          <w:noProof w:val="0"/>
          <w:color w:val="000000"/>
          <w:kern w:val="0"/>
          <w:sz w:val="24"/>
          <w:szCs w:val="24"/>
          <w:lang w:val="en-US"/>
        </w:rPr>
        <w:tab/>
      </w:r>
      <w:r w:rsidRPr="005370A9">
        <w:rPr>
          <w:rFonts w:ascii="Cascadia Mono" w:hAnsi="Cascadia Mono" w:cs="Cascadia Mono"/>
          <w:noProof w:val="0"/>
          <w:color w:val="0000FF"/>
          <w:kern w:val="0"/>
          <w:sz w:val="24"/>
          <w:szCs w:val="24"/>
          <w:lang w:val="en-US"/>
        </w:rPr>
        <w:t>DELETE</w:t>
      </w:r>
      <w:r w:rsidRPr="005370A9">
        <w:rPr>
          <w:rFonts w:ascii="Cascadia Mono" w:hAnsi="Cascadia Mono" w:cs="Cascadia Mono"/>
          <w:noProof w:val="0"/>
          <w:color w:val="000000"/>
          <w:kern w:val="0"/>
          <w:sz w:val="24"/>
          <w:szCs w:val="24"/>
          <w:lang w:val="en-US"/>
        </w:rPr>
        <w:t xml:space="preserve"> </w:t>
      </w:r>
      <w:r w:rsidRPr="005370A9">
        <w:rPr>
          <w:rFonts w:ascii="Cascadia Mono" w:hAnsi="Cascadia Mono" w:cs="Cascadia Mono"/>
          <w:noProof w:val="0"/>
          <w:color w:val="0000FF"/>
          <w:kern w:val="0"/>
          <w:sz w:val="24"/>
          <w:szCs w:val="24"/>
          <w:lang w:val="en-US"/>
        </w:rPr>
        <w:t>FROM</w:t>
      </w:r>
      <w:r w:rsidRPr="005370A9">
        <w:rPr>
          <w:rFonts w:ascii="Cascadia Mono" w:hAnsi="Cascadia Mono" w:cs="Cascadia Mono"/>
          <w:noProof w:val="0"/>
          <w:color w:val="000000"/>
          <w:kern w:val="0"/>
          <w:sz w:val="24"/>
          <w:szCs w:val="24"/>
          <w:lang w:val="en-US"/>
        </w:rPr>
        <w:t xml:space="preserve"> </w:t>
      </w:r>
      <w:proofErr w:type="spellStart"/>
      <w:r w:rsidRPr="005370A9">
        <w:rPr>
          <w:rFonts w:ascii="Cascadia Mono" w:hAnsi="Cascadia Mono" w:cs="Cascadia Mono"/>
          <w:noProof w:val="0"/>
          <w:color w:val="000000"/>
          <w:kern w:val="0"/>
          <w:sz w:val="24"/>
          <w:szCs w:val="24"/>
          <w:lang w:val="en-US"/>
        </w:rPr>
        <w:t>BillInfo</w:t>
      </w:r>
      <w:proofErr w:type="spellEnd"/>
      <w:r w:rsidRPr="005370A9">
        <w:rPr>
          <w:rFonts w:ascii="Cascadia Mono" w:hAnsi="Cascadia Mono" w:cs="Cascadia Mono"/>
          <w:noProof w:val="0"/>
          <w:color w:val="000000"/>
          <w:kern w:val="0"/>
          <w:sz w:val="24"/>
          <w:szCs w:val="24"/>
          <w:lang w:val="en-US"/>
        </w:rPr>
        <w:t xml:space="preserve"> </w:t>
      </w:r>
      <w:r w:rsidRPr="005370A9">
        <w:rPr>
          <w:rFonts w:ascii="Cascadia Mono" w:hAnsi="Cascadia Mono" w:cs="Cascadia Mono"/>
          <w:noProof w:val="0"/>
          <w:color w:val="0000FF"/>
          <w:kern w:val="0"/>
          <w:sz w:val="24"/>
          <w:szCs w:val="24"/>
          <w:lang w:val="en-US"/>
        </w:rPr>
        <w:t>WHERE</w:t>
      </w:r>
      <w:r w:rsidRPr="005370A9">
        <w:rPr>
          <w:rFonts w:ascii="Cascadia Mono" w:hAnsi="Cascadia Mono" w:cs="Cascadia Mono"/>
          <w:noProof w:val="0"/>
          <w:color w:val="000000"/>
          <w:kern w:val="0"/>
          <w:sz w:val="24"/>
          <w:szCs w:val="24"/>
          <w:lang w:val="en-US"/>
        </w:rPr>
        <w:t xml:space="preserve"> </w:t>
      </w:r>
      <w:proofErr w:type="spellStart"/>
      <w:r w:rsidRPr="005370A9">
        <w:rPr>
          <w:rFonts w:ascii="Cascadia Mono" w:hAnsi="Cascadia Mono" w:cs="Cascadia Mono"/>
          <w:noProof w:val="0"/>
          <w:color w:val="000000"/>
          <w:kern w:val="0"/>
          <w:sz w:val="24"/>
          <w:szCs w:val="24"/>
          <w:lang w:val="en-US"/>
        </w:rPr>
        <w:t>billID</w:t>
      </w:r>
      <w:proofErr w:type="spellEnd"/>
      <w:r w:rsidRPr="005370A9">
        <w:rPr>
          <w:rFonts w:ascii="Cascadia Mono" w:hAnsi="Cascadia Mono" w:cs="Cascadia Mono"/>
          <w:noProof w:val="0"/>
          <w:color w:val="000000"/>
          <w:kern w:val="0"/>
          <w:sz w:val="24"/>
          <w:szCs w:val="24"/>
          <w:lang w:val="en-US"/>
        </w:rPr>
        <w:t xml:space="preserve"> </w:t>
      </w:r>
      <w:r w:rsidRPr="005370A9">
        <w:rPr>
          <w:rFonts w:ascii="Cascadia Mono" w:hAnsi="Cascadia Mono" w:cs="Cascadia Mono"/>
          <w:noProof w:val="0"/>
          <w:color w:val="808080"/>
          <w:kern w:val="0"/>
          <w:sz w:val="24"/>
          <w:szCs w:val="24"/>
          <w:lang w:val="en-US"/>
        </w:rPr>
        <w:t>=</w:t>
      </w:r>
      <w:r w:rsidRPr="005370A9">
        <w:rPr>
          <w:rFonts w:ascii="Cascadia Mono" w:hAnsi="Cascadia Mono" w:cs="Cascadia Mono"/>
          <w:noProof w:val="0"/>
          <w:color w:val="000000"/>
          <w:kern w:val="0"/>
          <w:sz w:val="24"/>
          <w:szCs w:val="24"/>
          <w:lang w:val="en-US"/>
        </w:rPr>
        <w:t xml:space="preserve"> @billID </w:t>
      </w:r>
      <w:r w:rsidRPr="005370A9">
        <w:rPr>
          <w:rFonts w:ascii="Cascadia Mono" w:hAnsi="Cascadia Mono" w:cs="Cascadia Mono"/>
          <w:noProof w:val="0"/>
          <w:color w:val="808080"/>
          <w:kern w:val="0"/>
          <w:sz w:val="24"/>
          <w:szCs w:val="24"/>
          <w:lang w:val="en-US"/>
        </w:rPr>
        <w:t>AND</w:t>
      </w:r>
      <w:r w:rsidRPr="005370A9">
        <w:rPr>
          <w:rFonts w:ascii="Cascadia Mono" w:hAnsi="Cascadia Mono" w:cs="Cascadia Mono"/>
          <w:noProof w:val="0"/>
          <w:color w:val="000000"/>
          <w:kern w:val="0"/>
          <w:sz w:val="24"/>
          <w:szCs w:val="24"/>
          <w:lang w:val="en-US"/>
        </w:rPr>
        <w:t xml:space="preserve"> </w:t>
      </w:r>
      <w:proofErr w:type="spellStart"/>
      <w:r w:rsidRPr="005370A9">
        <w:rPr>
          <w:rFonts w:ascii="Cascadia Mono" w:hAnsi="Cascadia Mono" w:cs="Cascadia Mono"/>
          <w:noProof w:val="0"/>
          <w:color w:val="000000"/>
          <w:kern w:val="0"/>
          <w:sz w:val="24"/>
          <w:szCs w:val="24"/>
          <w:lang w:val="en-US"/>
        </w:rPr>
        <w:t>productID</w:t>
      </w:r>
      <w:proofErr w:type="spellEnd"/>
      <w:r w:rsidRPr="005370A9">
        <w:rPr>
          <w:rFonts w:ascii="Cascadia Mono" w:hAnsi="Cascadia Mono" w:cs="Cascadia Mono"/>
          <w:noProof w:val="0"/>
          <w:color w:val="000000"/>
          <w:kern w:val="0"/>
          <w:sz w:val="24"/>
          <w:szCs w:val="24"/>
          <w:lang w:val="en-US"/>
        </w:rPr>
        <w:t xml:space="preserve"> </w:t>
      </w:r>
      <w:r w:rsidRPr="005370A9">
        <w:rPr>
          <w:rFonts w:ascii="Cascadia Mono" w:hAnsi="Cascadia Mono" w:cs="Cascadia Mono"/>
          <w:noProof w:val="0"/>
          <w:color w:val="808080"/>
          <w:kern w:val="0"/>
          <w:sz w:val="24"/>
          <w:szCs w:val="24"/>
          <w:lang w:val="en-US"/>
        </w:rPr>
        <w:t>=</w:t>
      </w:r>
      <w:r w:rsidRPr="005370A9">
        <w:rPr>
          <w:rFonts w:ascii="Cascadia Mono" w:hAnsi="Cascadia Mono" w:cs="Cascadia Mono"/>
          <w:noProof w:val="0"/>
          <w:color w:val="000000"/>
          <w:kern w:val="0"/>
          <w:sz w:val="24"/>
          <w:szCs w:val="24"/>
          <w:lang w:val="en-US"/>
        </w:rPr>
        <w:t xml:space="preserve"> @productID</w:t>
      </w:r>
    </w:p>
    <w:p w14:paraId="3A8A9058" w14:textId="77777777" w:rsidR="005370A9" w:rsidRPr="005370A9" w:rsidRDefault="005370A9" w:rsidP="005370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p>
    <w:p w14:paraId="70D04C3F" w14:textId="77777777" w:rsidR="005370A9" w:rsidRPr="005370A9" w:rsidRDefault="005370A9" w:rsidP="005370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370A9">
        <w:rPr>
          <w:rFonts w:ascii="Cascadia Mono" w:hAnsi="Cascadia Mono" w:cs="Cascadia Mono"/>
          <w:noProof w:val="0"/>
          <w:color w:val="000000"/>
          <w:kern w:val="0"/>
          <w:sz w:val="24"/>
          <w:szCs w:val="24"/>
          <w:lang w:val="en-US"/>
        </w:rPr>
        <w:tab/>
      </w:r>
      <w:r w:rsidRPr="005370A9">
        <w:rPr>
          <w:rFonts w:ascii="Cascadia Mono" w:hAnsi="Cascadia Mono" w:cs="Cascadia Mono"/>
          <w:noProof w:val="0"/>
          <w:color w:val="000000"/>
          <w:kern w:val="0"/>
          <w:sz w:val="24"/>
          <w:szCs w:val="24"/>
          <w:lang w:val="en-US"/>
        </w:rPr>
        <w:tab/>
      </w:r>
      <w:r w:rsidRPr="005370A9">
        <w:rPr>
          <w:rFonts w:ascii="Cascadia Mono" w:hAnsi="Cascadia Mono" w:cs="Cascadia Mono"/>
          <w:noProof w:val="0"/>
          <w:color w:val="000000"/>
          <w:kern w:val="0"/>
          <w:sz w:val="24"/>
          <w:szCs w:val="24"/>
          <w:lang w:val="en-US"/>
        </w:rPr>
        <w:tab/>
      </w:r>
      <w:r w:rsidRPr="005370A9">
        <w:rPr>
          <w:rFonts w:ascii="Cascadia Mono" w:hAnsi="Cascadia Mono" w:cs="Cascadia Mono"/>
          <w:noProof w:val="0"/>
          <w:color w:val="0000FF"/>
          <w:kern w:val="0"/>
          <w:sz w:val="24"/>
          <w:szCs w:val="24"/>
          <w:lang w:val="en-US"/>
        </w:rPr>
        <w:t>COMMIT</w:t>
      </w:r>
      <w:r w:rsidRPr="005370A9">
        <w:rPr>
          <w:rFonts w:ascii="Cascadia Mono" w:hAnsi="Cascadia Mono" w:cs="Cascadia Mono"/>
          <w:noProof w:val="0"/>
          <w:color w:val="000000"/>
          <w:kern w:val="0"/>
          <w:sz w:val="24"/>
          <w:szCs w:val="24"/>
          <w:lang w:val="en-US"/>
        </w:rPr>
        <w:t xml:space="preserve"> </w:t>
      </w:r>
      <w:r w:rsidRPr="005370A9">
        <w:rPr>
          <w:rFonts w:ascii="Cascadia Mono" w:hAnsi="Cascadia Mono" w:cs="Cascadia Mono"/>
          <w:noProof w:val="0"/>
          <w:color w:val="0000FF"/>
          <w:kern w:val="0"/>
          <w:sz w:val="24"/>
          <w:szCs w:val="24"/>
          <w:lang w:val="en-US"/>
        </w:rPr>
        <w:t>TRANSACTION</w:t>
      </w:r>
    </w:p>
    <w:p w14:paraId="0209EEBF" w14:textId="77777777" w:rsidR="005370A9" w:rsidRPr="005370A9" w:rsidRDefault="005370A9" w:rsidP="005370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370A9">
        <w:rPr>
          <w:rFonts w:ascii="Cascadia Mono" w:hAnsi="Cascadia Mono" w:cs="Cascadia Mono"/>
          <w:noProof w:val="0"/>
          <w:color w:val="000000"/>
          <w:kern w:val="0"/>
          <w:sz w:val="24"/>
          <w:szCs w:val="24"/>
          <w:lang w:val="en-US"/>
        </w:rPr>
        <w:lastRenderedPageBreak/>
        <w:tab/>
      </w:r>
      <w:r w:rsidRPr="005370A9">
        <w:rPr>
          <w:rFonts w:ascii="Cascadia Mono" w:hAnsi="Cascadia Mono" w:cs="Cascadia Mono"/>
          <w:noProof w:val="0"/>
          <w:color w:val="000000"/>
          <w:kern w:val="0"/>
          <w:sz w:val="24"/>
          <w:szCs w:val="24"/>
          <w:lang w:val="en-US"/>
        </w:rPr>
        <w:tab/>
      </w:r>
      <w:r w:rsidRPr="005370A9">
        <w:rPr>
          <w:rFonts w:ascii="Cascadia Mono" w:hAnsi="Cascadia Mono" w:cs="Cascadia Mono"/>
          <w:noProof w:val="0"/>
          <w:color w:val="0000FF"/>
          <w:kern w:val="0"/>
          <w:sz w:val="24"/>
          <w:szCs w:val="24"/>
          <w:lang w:val="en-US"/>
        </w:rPr>
        <w:t>END</w:t>
      </w:r>
      <w:r w:rsidRPr="005370A9">
        <w:rPr>
          <w:rFonts w:ascii="Cascadia Mono" w:hAnsi="Cascadia Mono" w:cs="Cascadia Mono"/>
          <w:noProof w:val="0"/>
          <w:color w:val="000000"/>
          <w:kern w:val="0"/>
          <w:sz w:val="24"/>
          <w:szCs w:val="24"/>
          <w:lang w:val="en-US"/>
        </w:rPr>
        <w:t xml:space="preserve"> </w:t>
      </w:r>
      <w:r w:rsidRPr="005370A9">
        <w:rPr>
          <w:rFonts w:ascii="Cascadia Mono" w:hAnsi="Cascadia Mono" w:cs="Cascadia Mono"/>
          <w:noProof w:val="0"/>
          <w:color w:val="0000FF"/>
          <w:kern w:val="0"/>
          <w:sz w:val="24"/>
          <w:szCs w:val="24"/>
          <w:lang w:val="en-US"/>
        </w:rPr>
        <w:t>TRY</w:t>
      </w:r>
    </w:p>
    <w:p w14:paraId="5218D18E" w14:textId="77777777" w:rsidR="005370A9" w:rsidRPr="005370A9" w:rsidRDefault="005370A9" w:rsidP="005370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370A9">
        <w:rPr>
          <w:rFonts w:ascii="Cascadia Mono" w:hAnsi="Cascadia Mono" w:cs="Cascadia Mono"/>
          <w:noProof w:val="0"/>
          <w:color w:val="000000"/>
          <w:kern w:val="0"/>
          <w:sz w:val="24"/>
          <w:szCs w:val="24"/>
          <w:lang w:val="en-US"/>
        </w:rPr>
        <w:tab/>
      </w:r>
      <w:r w:rsidRPr="005370A9">
        <w:rPr>
          <w:rFonts w:ascii="Cascadia Mono" w:hAnsi="Cascadia Mono" w:cs="Cascadia Mono"/>
          <w:noProof w:val="0"/>
          <w:color w:val="000000"/>
          <w:kern w:val="0"/>
          <w:sz w:val="24"/>
          <w:szCs w:val="24"/>
          <w:lang w:val="en-US"/>
        </w:rPr>
        <w:tab/>
      </w:r>
      <w:r w:rsidRPr="005370A9">
        <w:rPr>
          <w:rFonts w:ascii="Cascadia Mono" w:hAnsi="Cascadia Mono" w:cs="Cascadia Mono"/>
          <w:noProof w:val="0"/>
          <w:color w:val="0000FF"/>
          <w:kern w:val="0"/>
          <w:sz w:val="24"/>
          <w:szCs w:val="24"/>
          <w:lang w:val="en-US"/>
        </w:rPr>
        <w:t>BEGIN</w:t>
      </w:r>
      <w:r w:rsidRPr="005370A9">
        <w:rPr>
          <w:rFonts w:ascii="Cascadia Mono" w:hAnsi="Cascadia Mono" w:cs="Cascadia Mono"/>
          <w:noProof w:val="0"/>
          <w:color w:val="000000"/>
          <w:kern w:val="0"/>
          <w:sz w:val="24"/>
          <w:szCs w:val="24"/>
          <w:lang w:val="en-US"/>
        </w:rPr>
        <w:t xml:space="preserve"> </w:t>
      </w:r>
      <w:r w:rsidRPr="005370A9">
        <w:rPr>
          <w:rFonts w:ascii="Cascadia Mono" w:hAnsi="Cascadia Mono" w:cs="Cascadia Mono"/>
          <w:noProof w:val="0"/>
          <w:color w:val="0000FF"/>
          <w:kern w:val="0"/>
          <w:sz w:val="24"/>
          <w:szCs w:val="24"/>
          <w:lang w:val="en-US"/>
        </w:rPr>
        <w:t>CATCH</w:t>
      </w:r>
    </w:p>
    <w:p w14:paraId="1D2C08F6" w14:textId="77777777" w:rsidR="005370A9" w:rsidRPr="005370A9" w:rsidRDefault="005370A9" w:rsidP="005370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370A9">
        <w:rPr>
          <w:rFonts w:ascii="Cascadia Mono" w:hAnsi="Cascadia Mono" w:cs="Cascadia Mono"/>
          <w:noProof w:val="0"/>
          <w:color w:val="000000"/>
          <w:kern w:val="0"/>
          <w:sz w:val="24"/>
          <w:szCs w:val="24"/>
          <w:lang w:val="en-US"/>
        </w:rPr>
        <w:tab/>
      </w:r>
      <w:r w:rsidRPr="005370A9">
        <w:rPr>
          <w:rFonts w:ascii="Cascadia Mono" w:hAnsi="Cascadia Mono" w:cs="Cascadia Mono"/>
          <w:noProof w:val="0"/>
          <w:color w:val="000000"/>
          <w:kern w:val="0"/>
          <w:sz w:val="24"/>
          <w:szCs w:val="24"/>
          <w:lang w:val="en-US"/>
        </w:rPr>
        <w:tab/>
      </w:r>
      <w:r w:rsidRPr="005370A9">
        <w:rPr>
          <w:rFonts w:ascii="Cascadia Mono" w:hAnsi="Cascadia Mono" w:cs="Cascadia Mono"/>
          <w:noProof w:val="0"/>
          <w:color w:val="000000"/>
          <w:kern w:val="0"/>
          <w:sz w:val="24"/>
          <w:szCs w:val="24"/>
          <w:lang w:val="en-US"/>
        </w:rPr>
        <w:tab/>
      </w:r>
      <w:r w:rsidRPr="005370A9">
        <w:rPr>
          <w:rFonts w:ascii="Cascadia Mono" w:hAnsi="Cascadia Mono" w:cs="Cascadia Mono"/>
          <w:noProof w:val="0"/>
          <w:color w:val="0000FF"/>
          <w:kern w:val="0"/>
          <w:sz w:val="24"/>
          <w:szCs w:val="24"/>
          <w:lang w:val="en-US"/>
        </w:rPr>
        <w:t>ROLLBACK</w:t>
      </w:r>
      <w:r w:rsidRPr="005370A9">
        <w:rPr>
          <w:rFonts w:ascii="Cascadia Mono" w:hAnsi="Cascadia Mono" w:cs="Cascadia Mono"/>
          <w:noProof w:val="0"/>
          <w:color w:val="000000"/>
          <w:kern w:val="0"/>
          <w:sz w:val="24"/>
          <w:szCs w:val="24"/>
          <w:lang w:val="en-US"/>
        </w:rPr>
        <w:t xml:space="preserve"> </w:t>
      </w:r>
      <w:r w:rsidRPr="005370A9">
        <w:rPr>
          <w:rFonts w:ascii="Cascadia Mono" w:hAnsi="Cascadia Mono" w:cs="Cascadia Mono"/>
          <w:noProof w:val="0"/>
          <w:color w:val="0000FF"/>
          <w:kern w:val="0"/>
          <w:sz w:val="24"/>
          <w:szCs w:val="24"/>
          <w:lang w:val="en-US"/>
        </w:rPr>
        <w:t>TRANSACTION</w:t>
      </w:r>
    </w:p>
    <w:p w14:paraId="3D607DB7" w14:textId="77777777" w:rsidR="005370A9" w:rsidRPr="005370A9" w:rsidRDefault="005370A9" w:rsidP="005370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370A9">
        <w:rPr>
          <w:rFonts w:ascii="Cascadia Mono" w:hAnsi="Cascadia Mono" w:cs="Cascadia Mono"/>
          <w:noProof w:val="0"/>
          <w:color w:val="000000"/>
          <w:kern w:val="0"/>
          <w:sz w:val="24"/>
          <w:szCs w:val="24"/>
          <w:lang w:val="en-US"/>
        </w:rPr>
        <w:tab/>
      </w:r>
      <w:r w:rsidRPr="005370A9">
        <w:rPr>
          <w:rFonts w:ascii="Cascadia Mono" w:hAnsi="Cascadia Mono" w:cs="Cascadia Mono"/>
          <w:noProof w:val="0"/>
          <w:color w:val="000000"/>
          <w:kern w:val="0"/>
          <w:sz w:val="24"/>
          <w:szCs w:val="24"/>
          <w:lang w:val="en-US"/>
        </w:rPr>
        <w:tab/>
      </w:r>
      <w:r w:rsidRPr="005370A9">
        <w:rPr>
          <w:rFonts w:ascii="Cascadia Mono" w:hAnsi="Cascadia Mono" w:cs="Cascadia Mono"/>
          <w:noProof w:val="0"/>
          <w:color w:val="000000"/>
          <w:kern w:val="0"/>
          <w:sz w:val="24"/>
          <w:szCs w:val="24"/>
          <w:lang w:val="en-US"/>
        </w:rPr>
        <w:tab/>
      </w:r>
      <w:r w:rsidRPr="005370A9">
        <w:rPr>
          <w:rFonts w:ascii="Cascadia Mono" w:hAnsi="Cascadia Mono" w:cs="Cascadia Mono"/>
          <w:noProof w:val="0"/>
          <w:color w:val="0000FF"/>
          <w:kern w:val="0"/>
          <w:sz w:val="24"/>
          <w:szCs w:val="24"/>
          <w:lang w:val="en-US"/>
        </w:rPr>
        <w:t>SET</w:t>
      </w:r>
      <w:r w:rsidRPr="005370A9">
        <w:rPr>
          <w:rFonts w:ascii="Cascadia Mono" w:hAnsi="Cascadia Mono" w:cs="Cascadia Mono"/>
          <w:noProof w:val="0"/>
          <w:color w:val="000000"/>
          <w:kern w:val="0"/>
          <w:sz w:val="24"/>
          <w:szCs w:val="24"/>
          <w:lang w:val="en-US"/>
        </w:rPr>
        <w:t xml:space="preserve"> @errorMessage </w:t>
      </w:r>
      <w:r w:rsidRPr="005370A9">
        <w:rPr>
          <w:rFonts w:ascii="Cascadia Mono" w:hAnsi="Cascadia Mono" w:cs="Cascadia Mono"/>
          <w:noProof w:val="0"/>
          <w:color w:val="808080"/>
          <w:kern w:val="0"/>
          <w:sz w:val="24"/>
          <w:szCs w:val="24"/>
          <w:lang w:val="en-US"/>
        </w:rPr>
        <w:t>=</w:t>
      </w:r>
      <w:r w:rsidRPr="005370A9">
        <w:rPr>
          <w:rFonts w:ascii="Cascadia Mono" w:hAnsi="Cascadia Mono" w:cs="Cascadia Mono"/>
          <w:noProof w:val="0"/>
          <w:color w:val="000000"/>
          <w:kern w:val="0"/>
          <w:sz w:val="24"/>
          <w:szCs w:val="24"/>
          <w:lang w:val="en-US"/>
        </w:rPr>
        <w:t xml:space="preserve"> </w:t>
      </w:r>
      <w:r w:rsidRPr="005370A9">
        <w:rPr>
          <w:rFonts w:ascii="Cascadia Mono" w:hAnsi="Cascadia Mono" w:cs="Cascadia Mono"/>
          <w:noProof w:val="0"/>
          <w:color w:val="FF00FF"/>
          <w:kern w:val="0"/>
          <w:sz w:val="24"/>
          <w:szCs w:val="24"/>
          <w:lang w:val="en-US"/>
        </w:rPr>
        <w:t>ERROR_</w:t>
      </w:r>
      <w:proofErr w:type="gramStart"/>
      <w:r w:rsidRPr="005370A9">
        <w:rPr>
          <w:rFonts w:ascii="Cascadia Mono" w:hAnsi="Cascadia Mono" w:cs="Cascadia Mono"/>
          <w:noProof w:val="0"/>
          <w:color w:val="FF00FF"/>
          <w:kern w:val="0"/>
          <w:sz w:val="24"/>
          <w:szCs w:val="24"/>
          <w:lang w:val="en-US"/>
        </w:rPr>
        <w:t>MESSAGE</w:t>
      </w:r>
      <w:r w:rsidRPr="005370A9">
        <w:rPr>
          <w:rFonts w:ascii="Cascadia Mono" w:hAnsi="Cascadia Mono" w:cs="Cascadia Mono"/>
          <w:noProof w:val="0"/>
          <w:color w:val="808080"/>
          <w:kern w:val="0"/>
          <w:sz w:val="24"/>
          <w:szCs w:val="24"/>
          <w:lang w:val="en-US"/>
        </w:rPr>
        <w:t>(</w:t>
      </w:r>
      <w:proofErr w:type="gramEnd"/>
      <w:r w:rsidRPr="005370A9">
        <w:rPr>
          <w:rFonts w:ascii="Cascadia Mono" w:hAnsi="Cascadia Mono" w:cs="Cascadia Mono"/>
          <w:noProof w:val="0"/>
          <w:color w:val="808080"/>
          <w:kern w:val="0"/>
          <w:sz w:val="24"/>
          <w:szCs w:val="24"/>
          <w:lang w:val="en-US"/>
        </w:rPr>
        <w:t>)</w:t>
      </w:r>
    </w:p>
    <w:p w14:paraId="39C39FBC" w14:textId="77777777" w:rsidR="005370A9" w:rsidRPr="005370A9" w:rsidRDefault="005370A9" w:rsidP="005370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370A9">
        <w:rPr>
          <w:rFonts w:ascii="Cascadia Mono" w:hAnsi="Cascadia Mono" w:cs="Cascadia Mono"/>
          <w:noProof w:val="0"/>
          <w:color w:val="000000"/>
          <w:kern w:val="0"/>
          <w:sz w:val="24"/>
          <w:szCs w:val="24"/>
          <w:lang w:val="en-US"/>
        </w:rPr>
        <w:tab/>
      </w:r>
      <w:r w:rsidRPr="005370A9">
        <w:rPr>
          <w:rFonts w:ascii="Cascadia Mono" w:hAnsi="Cascadia Mono" w:cs="Cascadia Mono"/>
          <w:noProof w:val="0"/>
          <w:color w:val="000000"/>
          <w:kern w:val="0"/>
          <w:sz w:val="24"/>
          <w:szCs w:val="24"/>
          <w:lang w:val="en-US"/>
        </w:rPr>
        <w:tab/>
      </w:r>
      <w:r w:rsidRPr="005370A9">
        <w:rPr>
          <w:rFonts w:ascii="Cascadia Mono" w:hAnsi="Cascadia Mono" w:cs="Cascadia Mono"/>
          <w:noProof w:val="0"/>
          <w:color w:val="000000"/>
          <w:kern w:val="0"/>
          <w:sz w:val="24"/>
          <w:szCs w:val="24"/>
          <w:lang w:val="en-US"/>
        </w:rPr>
        <w:tab/>
      </w:r>
      <w:proofErr w:type="gramStart"/>
      <w:r w:rsidRPr="005370A9">
        <w:rPr>
          <w:rFonts w:ascii="Cascadia Mono" w:hAnsi="Cascadia Mono" w:cs="Cascadia Mono"/>
          <w:noProof w:val="0"/>
          <w:color w:val="0000FF"/>
          <w:kern w:val="0"/>
          <w:sz w:val="24"/>
          <w:szCs w:val="24"/>
          <w:lang w:val="en-US"/>
        </w:rPr>
        <w:t>RAISERROR</w:t>
      </w:r>
      <w:r w:rsidRPr="005370A9">
        <w:rPr>
          <w:rFonts w:ascii="Cascadia Mono" w:hAnsi="Cascadia Mono" w:cs="Cascadia Mono"/>
          <w:noProof w:val="0"/>
          <w:color w:val="808080"/>
          <w:kern w:val="0"/>
          <w:sz w:val="24"/>
          <w:szCs w:val="24"/>
          <w:lang w:val="en-US"/>
        </w:rPr>
        <w:t>(</w:t>
      </w:r>
      <w:proofErr w:type="gramEnd"/>
      <w:r w:rsidRPr="005370A9">
        <w:rPr>
          <w:rFonts w:ascii="Cascadia Mono" w:hAnsi="Cascadia Mono" w:cs="Cascadia Mono"/>
          <w:noProof w:val="0"/>
          <w:color w:val="000000"/>
          <w:kern w:val="0"/>
          <w:sz w:val="24"/>
          <w:szCs w:val="24"/>
          <w:lang w:val="en-US"/>
        </w:rPr>
        <w:t>@errorMessage</w:t>
      </w:r>
      <w:r w:rsidRPr="005370A9">
        <w:rPr>
          <w:rFonts w:ascii="Cascadia Mono" w:hAnsi="Cascadia Mono" w:cs="Cascadia Mono"/>
          <w:noProof w:val="0"/>
          <w:color w:val="808080"/>
          <w:kern w:val="0"/>
          <w:sz w:val="24"/>
          <w:szCs w:val="24"/>
          <w:lang w:val="en-US"/>
        </w:rPr>
        <w:t>,</w:t>
      </w:r>
      <w:r w:rsidRPr="005370A9">
        <w:rPr>
          <w:rFonts w:ascii="Cascadia Mono" w:hAnsi="Cascadia Mono" w:cs="Cascadia Mono"/>
          <w:noProof w:val="0"/>
          <w:color w:val="000000"/>
          <w:kern w:val="0"/>
          <w:sz w:val="24"/>
          <w:szCs w:val="24"/>
          <w:lang w:val="en-US"/>
        </w:rPr>
        <w:t xml:space="preserve"> 16</w:t>
      </w:r>
      <w:r w:rsidRPr="005370A9">
        <w:rPr>
          <w:rFonts w:ascii="Cascadia Mono" w:hAnsi="Cascadia Mono" w:cs="Cascadia Mono"/>
          <w:noProof w:val="0"/>
          <w:color w:val="808080"/>
          <w:kern w:val="0"/>
          <w:sz w:val="24"/>
          <w:szCs w:val="24"/>
          <w:lang w:val="en-US"/>
        </w:rPr>
        <w:t>,</w:t>
      </w:r>
      <w:r w:rsidRPr="005370A9">
        <w:rPr>
          <w:rFonts w:ascii="Cascadia Mono" w:hAnsi="Cascadia Mono" w:cs="Cascadia Mono"/>
          <w:noProof w:val="0"/>
          <w:color w:val="000000"/>
          <w:kern w:val="0"/>
          <w:sz w:val="24"/>
          <w:szCs w:val="24"/>
          <w:lang w:val="en-US"/>
        </w:rPr>
        <w:t xml:space="preserve"> 1</w:t>
      </w:r>
      <w:r w:rsidRPr="005370A9">
        <w:rPr>
          <w:rFonts w:ascii="Cascadia Mono" w:hAnsi="Cascadia Mono" w:cs="Cascadia Mono"/>
          <w:noProof w:val="0"/>
          <w:color w:val="808080"/>
          <w:kern w:val="0"/>
          <w:sz w:val="24"/>
          <w:szCs w:val="24"/>
          <w:lang w:val="en-US"/>
        </w:rPr>
        <w:t>)</w:t>
      </w:r>
    </w:p>
    <w:p w14:paraId="20D3C95D" w14:textId="77777777" w:rsidR="005370A9" w:rsidRPr="005370A9" w:rsidRDefault="005370A9" w:rsidP="005370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370A9">
        <w:rPr>
          <w:rFonts w:ascii="Cascadia Mono" w:hAnsi="Cascadia Mono" w:cs="Cascadia Mono"/>
          <w:noProof w:val="0"/>
          <w:color w:val="000000"/>
          <w:kern w:val="0"/>
          <w:sz w:val="24"/>
          <w:szCs w:val="24"/>
          <w:lang w:val="en-US"/>
        </w:rPr>
        <w:tab/>
      </w:r>
      <w:r w:rsidRPr="005370A9">
        <w:rPr>
          <w:rFonts w:ascii="Cascadia Mono" w:hAnsi="Cascadia Mono" w:cs="Cascadia Mono"/>
          <w:noProof w:val="0"/>
          <w:color w:val="000000"/>
          <w:kern w:val="0"/>
          <w:sz w:val="24"/>
          <w:szCs w:val="24"/>
          <w:lang w:val="en-US"/>
        </w:rPr>
        <w:tab/>
      </w:r>
      <w:r w:rsidRPr="005370A9">
        <w:rPr>
          <w:rFonts w:ascii="Cascadia Mono" w:hAnsi="Cascadia Mono" w:cs="Cascadia Mono"/>
          <w:noProof w:val="0"/>
          <w:color w:val="0000FF"/>
          <w:kern w:val="0"/>
          <w:sz w:val="24"/>
          <w:szCs w:val="24"/>
          <w:lang w:val="en-US"/>
        </w:rPr>
        <w:t>END</w:t>
      </w:r>
      <w:r w:rsidRPr="005370A9">
        <w:rPr>
          <w:rFonts w:ascii="Cascadia Mono" w:hAnsi="Cascadia Mono" w:cs="Cascadia Mono"/>
          <w:noProof w:val="0"/>
          <w:color w:val="000000"/>
          <w:kern w:val="0"/>
          <w:sz w:val="24"/>
          <w:szCs w:val="24"/>
          <w:lang w:val="en-US"/>
        </w:rPr>
        <w:t xml:space="preserve"> </w:t>
      </w:r>
      <w:r w:rsidRPr="005370A9">
        <w:rPr>
          <w:rFonts w:ascii="Cascadia Mono" w:hAnsi="Cascadia Mono" w:cs="Cascadia Mono"/>
          <w:noProof w:val="0"/>
          <w:color w:val="0000FF"/>
          <w:kern w:val="0"/>
          <w:sz w:val="24"/>
          <w:szCs w:val="24"/>
          <w:lang w:val="en-US"/>
        </w:rPr>
        <w:t>CATCH</w:t>
      </w:r>
    </w:p>
    <w:p w14:paraId="77E0B4FF" w14:textId="77777777" w:rsidR="005370A9" w:rsidRPr="005370A9" w:rsidRDefault="005370A9" w:rsidP="005370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370A9">
        <w:rPr>
          <w:rFonts w:ascii="Cascadia Mono" w:hAnsi="Cascadia Mono" w:cs="Cascadia Mono"/>
          <w:noProof w:val="0"/>
          <w:color w:val="0000FF"/>
          <w:kern w:val="0"/>
          <w:sz w:val="24"/>
          <w:szCs w:val="24"/>
          <w:lang w:val="en-US"/>
        </w:rPr>
        <w:t>END</w:t>
      </w:r>
    </w:p>
    <w:p w14:paraId="654011BC" w14:textId="028C8E08" w:rsidR="00FA1B05" w:rsidRPr="005370A9" w:rsidRDefault="005370A9" w:rsidP="005370A9">
      <w:pPr>
        <w:pStyle w:val="ListParagraph"/>
        <w:pBdr>
          <w:top w:val="single" w:sz="4" w:space="1" w:color="auto"/>
          <w:left w:val="single" w:sz="4" w:space="4" w:color="auto"/>
          <w:bottom w:val="single" w:sz="4" w:space="1" w:color="auto"/>
          <w:right w:val="single" w:sz="4" w:space="4" w:color="auto"/>
        </w:pBdr>
        <w:spacing w:after="0" w:line="360" w:lineRule="auto"/>
        <w:ind w:left="1584"/>
        <w:rPr>
          <w:rFonts w:ascii="Cascadia Mono" w:hAnsi="Cascadia Mono" w:cs="Cascadia Mono"/>
          <w:noProof w:val="0"/>
          <w:color w:val="0000FF"/>
          <w:kern w:val="0"/>
          <w:sz w:val="24"/>
          <w:szCs w:val="24"/>
          <w:lang w:val="en-US"/>
        </w:rPr>
      </w:pPr>
      <w:r w:rsidRPr="005370A9">
        <w:rPr>
          <w:rFonts w:ascii="Cascadia Mono" w:hAnsi="Cascadia Mono" w:cs="Cascadia Mono"/>
          <w:noProof w:val="0"/>
          <w:color w:val="0000FF"/>
          <w:kern w:val="0"/>
          <w:sz w:val="24"/>
          <w:szCs w:val="24"/>
          <w:lang w:val="en-US"/>
        </w:rPr>
        <w:t>GO</w:t>
      </w:r>
    </w:p>
    <w:p w14:paraId="20F98911" w14:textId="77777777" w:rsidR="005370A9" w:rsidRDefault="005370A9" w:rsidP="005370A9">
      <w:pPr>
        <w:pStyle w:val="ListParagraph"/>
        <w:spacing w:after="0" w:line="360" w:lineRule="auto"/>
        <w:ind w:left="1584"/>
        <w:rPr>
          <w:rFonts w:ascii="Times New Roman" w:hAnsi="Times New Roman" w:cs="Times New Roman"/>
          <w:sz w:val="28"/>
          <w:szCs w:val="28"/>
          <w:u w:val="single"/>
          <w:lang w:val="en-US"/>
        </w:rPr>
      </w:pPr>
    </w:p>
    <w:p w14:paraId="0B3051F5" w14:textId="4705AC32" w:rsidR="00FA1B05" w:rsidRDefault="00FA1B05" w:rsidP="00FA1B05">
      <w:pPr>
        <w:pStyle w:val="ListParagraph"/>
        <w:spacing w:after="0" w:line="360" w:lineRule="auto"/>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C# code:</w:t>
      </w:r>
    </w:p>
    <w:p w14:paraId="257441F8" w14:textId="77777777" w:rsidR="00FA1B05" w:rsidRPr="005370A9" w:rsidRDefault="00FA1B05" w:rsidP="00FA1B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370A9">
        <w:rPr>
          <w:rFonts w:ascii="Cascadia Mono" w:hAnsi="Cascadia Mono" w:cs="Cascadia Mono"/>
          <w:noProof w:val="0"/>
          <w:color w:val="000000"/>
          <w:kern w:val="0"/>
          <w:sz w:val="24"/>
          <w:szCs w:val="24"/>
          <w:lang w:val="en-US"/>
        </w:rPr>
        <w:t>try</w:t>
      </w:r>
    </w:p>
    <w:p w14:paraId="78139DDC" w14:textId="77777777" w:rsidR="00FA1B05" w:rsidRPr="005370A9" w:rsidRDefault="00FA1B05" w:rsidP="00FA1B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370A9">
        <w:rPr>
          <w:rFonts w:ascii="Cascadia Mono" w:hAnsi="Cascadia Mono" w:cs="Cascadia Mono"/>
          <w:noProof w:val="0"/>
          <w:color w:val="000000"/>
          <w:kern w:val="0"/>
          <w:sz w:val="24"/>
          <w:szCs w:val="24"/>
          <w:lang w:val="en-US"/>
        </w:rPr>
        <w:t>{</w:t>
      </w:r>
    </w:p>
    <w:p w14:paraId="239BE7CD" w14:textId="77777777" w:rsidR="00FA1B05" w:rsidRPr="005370A9" w:rsidRDefault="00FA1B05" w:rsidP="00FA1B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370A9">
        <w:rPr>
          <w:rFonts w:ascii="Cascadia Mono" w:hAnsi="Cascadia Mono" w:cs="Cascadia Mono"/>
          <w:noProof w:val="0"/>
          <w:color w:val="000000"/>
          <w:kern w:val="0"/>
          <w:sz w:val="24"/>
          <w:szCs w:val="24"/>
          <w:lang w:val="en-US"/>
        </w:rPr>
        <w:t xml:space="preserve">    if (</w:t>
      </w:r>
      <w:proofErr w:type="spellStart"/>
      <w:proofErr w:type="gramStart"/>
      <w:r w:rsidRPr="005370A9">
        <w:rPr>
          <w:rFonts w:ascii="Cascadia Mono" w:hAnsi="Cascadia Mono" w:cs="Cascadia Mono"/>
          <w:noProof w:val="0"/>
          <w:color w:val="000000"/>
          <w:kern w:val="0"/>
          <w:sz w:val="24"/>
          <w:szCs w:val="24"/>
          <w:lang w:val="en-US"/>
        </w:rPr>
        <w:t>DataProvider.Instance.ExecuteNonQuery</w:t>
      </w:r>
      <w:proofErr w:type="spellEnd"/>
      <w:proofErr w:type="gramEnd"/>
      <w:r w:rsidRPr="005370A9">
        <w:rPr>
          <w:rFonts w:ascii="Cascadia Mono" w:hAnsi="Cascadia Mono" w:cs="Cascadia Mono"/>
          <w:noProof w:val="0"/>
          <w:color w:val="000000"/>
          <w:kern w:val="0"/>
          <w:sz w:val="24"/>
          <w:szCs w:val="24"/>
          <w:lang w:val="en-US"/>
        </w:rPr>
        <w:t xml:space="preserve">("EXEC </w:t>
      </w:r>
      <w:proofErr w:type="spellStart"/>
      <w:r w:rsidRPr="005370A9">
        <w:rPr>
          <w:rFonts w:ascii="Cascadia Mono" w:hAnsi="Cascadia Mono" w:cs="Cascadia Mono"/>
          <w:noProof w:val="0"/>
          <w:color w:val="000000"/>
          <w:kern w:val="0"/>
          <w:sz w:val="24"/>
          <w:szCs w:val="24"/>
          <w:lang w:val="en-US"/>
        </w:rPr>
        <w:t>deleteBillInfoByName</w:t>
      </w:r>
      <w:proofErr w:type="spellEnd"/>
      <w:r w:rsidRPr="005370A9">
        <w:rPr>
          <w:rFonts w:ascii="Cascadia Mono" w:hAnsi="Cascadia Mono" w:cs="Cascadia Mono"/>
          <w:noProof w:val="0"/>
          <w:color w:val="000000"/>
          <w:kern w:val="0"/>
          <w:sz w:val="24"/>
          <w:szCs w:val="24"/>
          <w:lang w:val="en-US"/>
        </w:rPr>
        <w:t xml:space="preserve"> @billID , @productName , @quantity ", new object[] { </w:t>
      </w:r>
      <w:proofErr w:type="spellStart"/>
      <w:r w:rsidRPr="005370A9">
        <w:rPr>
          <w:rFonts w:ascii="Cascadia Mono" w:hAnsi="Cascadia Mono" w:cs="Cascadia Mono"/>
          <w:noProof w:val="0"/>
          <w:color w:val="000000"/>
          <w:kern w:val="0"/>
          <w:sz w:val="24"/>
          <w:szCs w:val="24"/>
          <w:lang w:val="en-US"/>
        </w:rPr>
        <w:t>billID</w:t>
      </w:r>
      <w:proofErr w:type="spellEnd"/>
      <w:r w:rsidRPr="005370A9">
        <w:rPr>
          <w:rFonts w:ascii="Cascadia Mono" w:hAnsi="Cascadia Mono" w:cs="Cascadia Mono"/>
          <w:noProof w:val="0"/>
          <w:color w:val="000000"/>
          <w:kern w:val="0"/>
          <w:sz w:val="24"/>
          <w:szCs w:val="24"/>
          <w:lang w:val="en-US"/>
        </w:rPr>
        <w:t xml:space="preserve">, </w:t>
      </w:r>
      <w:proofErr w:type="spellStart"/>
      <w:r w:rsidRPr="005370A9">
        <w:rPr>
          <w:rFonts w:ascii="Cascadia Mono" w:hAnsi="Cascadia Mono" w:cs="Cascadia Mono"/>
          <w:noProof w:val="0"/>
          <w:color w:val="000000"/>
          <w:kern w:val="0"/>
          <w:sz w:val="24"/>
          <w:szCs w:val="24"/>
          <w:lang w:val="en-US"/>
        </w:rPr>
        <w:t>productName</w:t>
      </w:r>
      <w:proofErr w:type="spellEnd"/>
      <w:r w:rsidRPr="005370A9">
        <w:rPr>
          <w:rFonts w:ascii="Cascadia Mono" w:hAnsi="Cascadia Mono" w:cs="Cascadia Mono"/>
          <w:noProof w:val="0"/>
          <w:color w:val="000000"/>
          <w:kern w:val="0"/>
          <w:sz w:val="24"/>
          <w:szCs w:val="24"/>
          <w:lang w:val="en-US"/>
        </w:rPr>
        <w:t>, quantity }) &gt; 0)</w:t>
      </w:r>
    </w:p>
    <w:p w14:paraId="2F186616" w14:textId="77777777" w:rsidR="00FA1B05" w:rsidRPr="005370A9" w:rsidRDefault="00FA1B05" w:rsidP="00FA1B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370A9">
        <w:rPr>
          <w:rFonts w:ascii="Cascadia Mono" w:hAnsi="Cascadia Mono" w:cs="Cascadia Mono"/>
          <w:noProof w:val="0"/>
          <w:color w:val="000000"/>
          <w:kern w:val="0"/>
          <w:sz w:val="24"/>
          <w:szCs w:val="24"/>
          <w:lang w:val="en-US"/>
        </w:rPr>
        <w:t xml:space="preserve">    {</w:t>
      </w:r>
    </w:p>
    <w:p w14:paraId="56111FD3" w14:textId="77777777" w:rsidR="00FA1B05" w:rsidRPr="005370A9" w:rsidRDefault="00FA1B05" w:rsidP="00FA1B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370A9">
        <w:rPr>
          <w:rFonts w:ascii="Cascadia Mono" w:hAnsi="Cascadia Mono" w:cs="Cascadia Mono"/>
          <w:noProof w:val="0"/>
          <w:color w:val="000000"/>
          <w:kern w:val="0"/>
          <w:sz w:val="24"/>
          <w:szCs w:val="24"/>
          <w:lang w:val="en-US"/>
        </w:rPr>
        <w:t xml:space="preserve">        </w:t>
      </w:r>
      <w:proofErr w:type="spellStart"/>
      <w:r w:rsidRPr="005370A9">
        <w:rPr>
          <w:rFonts w:ascii="Cascadia Mono" w:hAnsi="Cascadia Mono" w:cs="Cascadia Mono"/>
          <w:noProof w:val="0"/>
          <w:color w:val="000000"/>
          <w:kern w:val="0"/>
          <w:sz w:val="24"/>
          <w:szCs w:val="24"/>
          <w:lang w:val="en-US"/>
        </w:rPr>
        <w:t>MessageBox.Show</w:t>
      </w:r>
      <w:proofErr w:type="spellEnd"/>
      <w:r w:rsidRPr="005370A9">
        <w:rPr>
          <w:rFonts w:ascii="Cascadia Mono" w:hAnsi="Cascadia Mono" w:cs="Cascadia Mono"/>
          <w:noProof w:val="0"/>
          <w:color w:val="000000"/>
          <w:kern w:val="0"/>
          <w:sz w:val="24"/>
          <w:szCs w:val="24"/>
          <w:lang w:val="en-US"/>
        </w:rPr>
        <w:t>("</w:t>
      </w:r>
      <w:proofErr w:type="spellStart"/>
      <w:r w:rsidRPr="005370A9">
        <w:rPr>
          <w:rFonts w:ascii="Cascadia Mono" w:hAnsi="Cascadia Mono" w:cs="Cascadia Mono"/>
          <w:noProof w:val="0"/>
          <w:color w:val="000000"/>
          <w:kern w:val="0"/>
          <w:sz w:val="24"/>
          <w:szCs w:val="24"/>
          <w:lang w:val="en-US"/>
        </w:rPr>
        <w:t>Xóa</w:t>
      </w:r>
      <w:proofErr w:type="spellEnd"/>
      <w:r w:rsidRPr="005370A9">
        <w:rPr>
          <w:rFonts w:ascii="Cascadia Mono" w:hAnsi="Cascadia Mono" w:cs="Cascadia Mono"/>
          <w:noProof w:val="0"/>
          <w:color w:val="000000"/>
          <w:kern w:val="0"/>
          <w:sz w:val="24"/>
          <w:szCs w:val="24"/>
          <w:lang w:val="en-US"/>
        </w:rPr>
        <w:t xml:space="preserve"> </w:t>
      </w:r>
      <w:proofErr w:type="spellStart"/>
      <w:r w:rsidRPr="005370A9">
        <w:rPr>
          <w:rFonts w:ascii="Cascadia Mono" w:hAnsi="Cascadia Mono" w:cs="Cascadia Mono"/>
          <w:noProof w:val="0"/>
          <w:color w:val="000000"/>
          <w:kern w:val="0"/>
          <w:sz w:val="24"/>
          <w:szCs w:val="24"/>
          <w:lang w:val="en-US"/>
        </w:rPr>
        <w:t>sản</w:t>
      </w:r>
      <w:proofErr w:type="spellEnd"/>
      <w:r w:rsidRPr="005370A9">
        <w:rPr>
          <w:rFonts w:ascii="Cascadia Mono" w:hAnsi="Cascadia Mono" w:cs="Cascadia Mono"/>
          <w:noProof w:val="0"/>
          <w:color w:val="000000"/>
          <w:kern w:val="0"/>
          <w:sz w:val="24"/>
          <w:szCs w:val="24"/>
          <w:lang w:val="en-US"/>
        </w:rPr>
        <w:t xml:space="preserve"> </w:t>
      </w:r>
      <w:proofErr w:type="spellStart"/>
      <w:r w:rsidRPr="005370A9">
        <w:rPr>
          <w:rFonts w:ascii="Cascadia Mono" w:hAnsi="Cascadia Mono" w:cs="Cascadia Mono"/>
          <w:noProof w:val="0"/>
          <w:color w:val="000000"/>
          <w:kern w:val="0"/>
          <w:sz w:val="24"/>
          <w:szCs w:val="24"/>
          <w:lang w:val="en-US"/>
        </w:rPr>
        <w:t>phẩm</w:t>
      </w:r>
      <w:proofErr w:type="spellEnd"/>
      <w:r w:rsidRPr="005370A9">
        <w:rPr>
          <w:rFonts w:ascii="Cascadia Mono" w:hAnsi="Cascadia Mono" w:cs="Cascadia Mono"/>
          <w:noProof w:val="0"/>
          <w:color w:val="000000"/>
          <w:kern w:val="0"/>
          <w:sz w:val="24"/>
          <w:szCs w:val="24"/>
          <w:lang w:val="en-US"/>
        </w:rPr>
        <w:t xml:space="preserve"> </w:t>
      </w:r>
      <w:proofErr w:type="spellStart"/>
      <w:r w:rsidRPr="005370A9">
        <w:rPr>
          <w:rFonts w:ascii="Cascadia Mono" w:hAnsi="Cascadia Mono" w:cs="Cascadia Mono"/>
          <w:noProof w:val="0"/>
          <w:color w:val="000000"/>
          <w:kern w:val="0"/>
          <w:sz w:val="24"/>
          <w:szCs w:val="24"/>
          <w:lang w:val="en-US"/>
        </w:rPr>
        <w:t>thành</w:t>
      </w:r>
      <w:proofErr w:type="spellEnd"/>
      <w:r w:rsidRPr="005370A9">
        <w:rPr>
          <w:rFonts w:ascii="Cascadia Mono" w:hAnsi="Cascadia Mono" w:cs="Cascadia Mono"/>
          <w:noProof w:val="0"/>
          <w:color w:val="000000"/>
          <w:kern w:val="0"/>
          <w:sz w:val="24"/>
          <w:szCs w:val="24"/>
          <w:lang w:val="en-US"/>
        </w:rPr>
        <w:t xml:space="preserve"> </w:t>
      </w:r>
      <w:proofErr w:type="spellStart"/>
      <w:r w:rsidRPr="005370A9">
        <w:rPr>
          <w:rFonts w:ascii="Cascadia Mono" w:hAnsi="Cascadia Mono" w:cs="Cascadia Mono"/>
          <w:noProof w:val="0"/>
          <w:color w:val="000000"/>
          <w:kern w:val="0"/>
          <w:sz w:val="24"/>
          <w:szCs w:val="24"/>
          <w:lang w:val="en-US"/>
        </w:rPr>
        <w:t>công</w:t>
      </w:r>
      <w:proofErr w:type="spellEnd"/>
      <w:r w:rsidRPr="005370A9">
        <w:rPr>
          <w:rFonts w:ascii="Cascadia Mono" w:hAnsi="Cascadia Mono" w:cs="Cascadia Mono"/>
          <w:noProof w:val="0"/>
          <w:color w:val="000000"/>
          <w:kern w:val="0"/>
          <w:sz w:val="24"/>
          <w:szCs w:val="24"/>
          <w:lang w:val="en-US"/>
        </w:rPr>
        <w:t>"</w:t>
      </w:r>
      <w:proofErr w:type="gramStart"/>
      <w:r w:rsidRPr="005370A9">
        <w:rPr>
          <w:rFonts w:ascii="Cascadia Mono" w:hAnsi="Cascadia Mono" w:cs="Cascadia Mono"/>
          <w:noProof w:val="0"/>
          <w:color w:val="000000"/>
          <w:kern w:val="0"/>
          <w:sz w:val="24"/>
          <w:szCs w:val="24"/>
          <w:lang w:val="en-US"/>
        </w:rPr>
        <w:t>);</w:t>
      </w:r>
      <w:proofErr w:type="gramEnd"/>
    </w:p>
    <w:p w14:paraId="69FEC694" w14:textId="77777777" w:rsidR="00FA1B05" w:rsidRPr="005370A9" w:rsidRDefault="00FA1B05" w:rsidP="00FA1B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370A9">
        <w:rPr>
          <w:rFonts w:ascii="Cascadia Mono" w:hAnsi="Cascadia Mono" w:cs="Cascadia Mono"/>
          <w:noProof w:val="0"/>
          <w:color w:val="000000"/>
          <w:kern w:val="0"/>
          <w:sz w:val="24"/>
          <w:szCs w:val="24"/>
          <w:lang w:val="en-US"/>
        </w:rPr>
        <w:t xml:space="preserve">        </w:t>
      </w:r>
      <w:proofErr w:type="spellStart"/>
      <w:r w:rsidRPr="005370A9">
        <w:rPr>
          <w:rFonts w:ascii="Cascadia Mono" w:hAnsi="Cascadia Mono" w:cs="Cascadia Mono"/>
          <w:noProof w:val="0"/>
          <w:color w:val="000000"/>
          <w:kern w:val="0"/>
          <w:sz w:val="24"/>
          <w:szCs w:val="24"/>
          <w:lang w:val="en-US"/>
        </w:rPr>
        <w:t>tbxAvai.Text</w:t>
      </w:r>
      <w:proofErr w:type="spellEnd"/>
      <w:r w:rsidRPr="005370A9">
        <w:rPr>
          <w:rFonts w:ascii="Cascadia Mono" w:hAnsi="Cascadia Mono" w:cs="Cascadia Mono"/>
          <w:noProof w:val="0"/>
          <w:color w:val="000000"/>
          <w:kern w:val="0"/>
          <w:sz w:val="24"/>
          <w:szCs w:val="24"/>
          <w:lang w:val="en-US"/>
        </w:rPr>
        <w:t xml:space="preserve"> = </w:t>
      </w:r>
      <w:proofErr w:type="spellStart"/>
      <w:proofErr w:type="gramStart"/>
      <w:r w:rsidRPr="005370A9">
        <w:rPr>
          <w:rFonts w:ascii="Cascadia Mono" w:hAnsi="Cascadia Mono" w:cs="Cascadia Mono"/>
          <w:noProof w:val="0"/>
          <w:color w:val="000000"/>
          <w:kern w:val="0"/>
          <w:sz w:val="24"/>
          <w:szCs w:val="24"/>
          <w:lang w:val="en-US"/>
        </w:rPr>
        <w:t>DataProvider.Instance.ExecuteScalar</w:t>
      </w:r>
      <w:proofErr w:type="spellEnd"/>
      <w:proofErr w:type="gramEnd"/>
      <w:r w:rsidRPr="005370A9">
        <w:rPr>
          <w:rFonts w:ascii="Cascadia Mono" w:hAnsi="Cascadia Mono" w:cs="Cascadia Mono"/>
          <w:noProof w:val="0"/>
          <w:color w:val="000000"/>
          <w:kern w:val="0"/>
          <w:sz w:val="24"/>
          <w:szCs w:val="24"/>
          <w:lang w:val="en-US"/>
        </w:rPr>
        <w:t xml:space="preserve">("SELECT </w:t>
      </w:r>
      <w:proofErr w:type="spellStart"/>
      <w:r w:rsidRPr="005370A9">
        <w:rPr>
          <w:rFonts w:ascii="Cascadia Mono" w:hAnsi="Cascadia Mono" w:cs="Cascadia Mono"/>
          <w:noProof w:val="0"/>
          <w:color w:val="000000"/>
          <w:kern w:val="0"/>
          <w:sz w:val="24"/>
          <w:szCs w:val="24"/>
          <w:lang w:val="en-US"/>
        </w:rPr>
        <w:t>dbo.getProductStatus</w:t>
      </w:r>
      <w:proofErr w:type="spellEnd"/>
      <w:r w:rsidRPr="005370A9">
        <w:rPr>
          <w:rFonts w:ascii="Cascadia Mono" w:hAnsi="Cascadia Mono" w:cs="Cascadia Mono"/>
          <w:noProof w:val="0"/>
          <w:color w:val="000000"/>
          <w:kern w:val="0"/>
          <w:sz w:val="24"/>
          <w:szCs w:val="24"/>
          <w:lang w:val="en-US"/>
        </w:rPr>
        <w:t xml:space="preserve"> ( @productName )", new object[] { </w:t>
      </w:r>
      <w:proofErr w:type="spellStart"/>
      <w:r w:rsidRPr="005370A9">
        <w:rPr>
          <w:rFonts w:ascii="Cascadia Mono" w:hAnsi="Cascadia Mono" w:cs="Cascadia Mono"/>
          <w:noProof w:val="0"/>
          <w:color w:val="000000"/>
          <w:kern w:val="0"/>
          <w:sz w:val="24"/>
          <w:szCs w:val="24"/>
          <w:lang w:val="en-US"/>
        </w:rPr>
        <w:t>productName</w:t>
      </w:r>
      <w:proofErr w:type="spellEnd"/>
      <w:r w:rsidRPr="005370A9">
        <w:rPr>
          <w:rFonts w:ascii="Cascadia Mono" w:hAnsi="Cascadia Mono" w:cs="Cascadia Mono"/>
          <w:noProof w:val="0"/>
          <w:color w:val="000000"/>
          <w:kern w:val="0"/>
          <w:sz w:val="24"/>
          <w:szCs w:val="24"/>
          <w:lang w:val="en-US"/>
        </w:rPr>
        <w:t xml:space="preserve"> }).</w:t>
      </w:r>
      <w:proofErr w:type="spellStart"/>
      <w:r w:rsidRPr="005370A9">
        <w:rPr>
          <w:rFonts w:ascii="Cascadia Mono" w:hAnsi="Cascadia Mono" w:cs="Cascadia Mono"/>
          <w:noProof w:val="0"/>
          <w:color w:val="000000"/>
          <w:kern w:val="0"/>
          <w:sz w:val="24"/>
          <w:szCs w:val="24"/>
          <w:lang w:val="en-US"/>
        </w:rPr>
        <w:t>ToString</w:t>
      </w:r>
      <w:proofErr w:type="spellEnd"/>
      <w:r w:rsidRPr="005370A9">
        <w:rPr>
          <w:rFonts w:ascii="Cascadia Mono" w:hAnsi="Cascadia Mono" w:cs="Cascadia Mono"/>
          <w:noProof w:val="0"/>
          <w:color w:val="000000"/>
          <w:kern w:val="0"/>
          <w:sz w:val="24"/>
          <w:szCs w:val="24"/>
          <w:lang w:val="en-US"/>
        </w:rPr>
        <w:t>();</w:t>
      </w:r>
    </w:p>
    <w:p w14:paraId="6E150F4D" w14:textId="77777777" w:rsidR="00FA1B05" w:rsidRPr="005370A9" w:rsidRDefault="00FA1B05" w:rsidP="00FA1B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370A9">
        <w:rPr>
          <w:rFonts w:ascii="Cascadia Mono" w:hAnsi="Cascadia Mono" w:cs="Cascadia Mono"/>
          <w:noProof w:val="0"/>
          <w:color w:val="000000"/>
          <w:kern w:val="0"/>
          <w:sz w:val="24"/>
          <w:szCs w:val="24"/>
          <w:lang w:val="en-US"/>
        </w:rPr>
        <w:t xml:space="preserve">        </w:t>
      </w:r>
      <w:proofErr w:type="spellStart"/>
      <w:r w:rsidRPr="005370A9">
        <w:rPr>
          <w:rFonts w:ascii="Cascadia Mono" w:hAnsi="Cascadia Mono" w:cs="Cascadia Mono"/>
          <w:noProof w:val="0"/>
          <w:color w:val="000000"/>
          <w:kern w:val="0"/>
          <w:sz w:val="24"/>
          <w:szCs w:val="24"/>
          <w:lang w:val="en-US"/>
        </w:rPr>
        <w:t>tbxQuantity.Text</w:t>
      </w:r>
      <w:proofErr w:type="spellEnd"/>
      <w:r w:rsidRPr="005370A9">
        <w:rPr>
          <w:rFonts w:ascii="Cascadia Mono" w:hAnsi="Cascadia Mono" w:cs="Cascadia Mono"/>
          <w:noProof w:val="0"/>
          <w:color w:val="000000"/>
          <w:kern w:val="0"/>
          <w:sz w:val="24"/>
          <w:szCs w:val="24"/>
          <w:lang w:val="en-US"/>
        </w:rPr>
        <w:t xml:space="preserve"> = "0</w:t>
      </w:r>
      <w:proofErr w:type="gramStart"/>
      <w:r w:rsidRPr="005370A9">
        <w:rPr>
          <w:rFonts w:ascii="Cascadia Mono" w:hAnsi="Cascadia Mono" w:cs="Cascadia Mono"/>
          <w:noProof w:val="0"/>
          <w:color w:val="000000"/>
          <w:kern w:val="0"/>
          <w:sz w:val="24"/>
          <w:szCs w:val="24"/>
          <w:lang w:val="en-US"/>
        </w:rPr>
        <w:t>";</w:t>
      </w:r>
      <w:proofErr w:type="gramEnd"/>
    </w:p>
    <w:p w14:paraId="38F9009F" w14:textId="77777777" w:rsidR="00FA1B05" w:rsidRPr="005370A9" w:rsidRDefault="00FA1B05" w:rsidP="00FA1B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370A9">
        <w:rPr>
          <w:rFonts w:ascii="Cascadia Mono" w:hAnsi="Cascadia Mono" w:cs="Cascadia Mono"/>
          <w:noProof w:val="0"/>
          <w:color w:val="000000"/>
          <w:kern w:val="0"/>
          <w:sz w:val="24"/>
          <w:szCs w:val="24"/>
          <w:lang w:val="en-US"/>
        </w:rPr>
        <w:t xml:space="preserve">    }</w:t>
      </w:r>
    </w:p>
    <w:p w14:paraId="4399B325" w14:textId="77777777" w:rsidR="00FA1B05" w:rsidRPr="005370A9" w:rsidRDefault="00FA1B05" w:rsidP="00FA1B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370A9">
        <w:rPr>
          <w:rFonts w:ascii="Cascadia Mono" w:hAnsi="Cascadia Mono" w:cs="Cascadia Mono"/>
          <w:noProof w:val="0"/>
          <w:color w:val="000000"/>
          <w:kern w:val="0"/>
          <w:sz w:val="24"/>
          <w:szCs w:val="24"/>
          <w:lang w:val="en-US"/>
        </w:rPr>
        <w:t>}</w:t>
      </w:r>
    </w:p>
    <w:p w14:paraId="7A7A750B" w14:textId="77777777" w:rsidR="00FA1B05" w:rsidRPr="005370A9" w:rsidRDefault="00FA1B05" w:rsidP="00FA1B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370A9">
        <w:rPr>
          <w:rFonts w:ascii="Cascadia Mono" w:hAnsi="Cascadia Mono" w:cs="Cascadia Mono"/>
          <w:noProof w:val="0"/>
          <w:color w:val="000000"/>
          <w:kern w:val="0"/>
          <w:sz w:val="24"/>
          <w:szCs w:val="24"/>
          <w:lang w:val="en-US"/>
        </w:rPr>
        <w:t>catch (</w:t>
      </w:r>
      <w:proofErr w:type="spellStart"/>
      <w:r w:rsidRPr="005370A9">
        <w:rPr>
          <w:rFonts w:ascii="Cascadia Mono" w:hAnsi="Cascadia Mono" w:cs="Cascadia Mono"/>
          <w:noProof w:val="0"/>
          <w:color w:val="000000"/>
          <w:kern w:val="0"/>
          <w:sz w:val="24"/>
          <w:szCs w:val="24"/>
          <w:lang w:val="en-US"/>
        </w:rPr>
        <w:t>SqlException</w:t>
      </w:r>
      <w:proofErr w:type="spellEnd"/>
      <w:r w:rsidRPr="005370A9">
        <w:rPr>
          <w:rFonts w:ascii="Cascadia Mono" w:hAnsi="Cascadia Mono" w:cs="Cascadia Mono"/>
          <w:noProof w:val="0"/>
          <w:color w:val="000000"/>
          <w:kern w:val="0"/>
          <w:sz w:val="24"/>
          <w:szCs w:val="24"/>
          <w:lang w:val="en-US"/>
        </w:rPr>
        <w:t xml:space="preserve"> </w:t>
      </w:r>
      <w:proofErr w:type="spellStart"/>
      <w:r w:rsidRPr="005370A9">
        <w:rPr>
          <w:rFonts w:ascii="Cascadia Mono" w:hAnsi="Cascadia Mono" w:cs="Cascadia Mono"/>
          <w:noProof w:val="0"/>
          <w:color w:val="000000"/>
          <w:kern w:val="0"/>
          <w:sz w:val="24"/>
          <w:szCs w:val="24"/>
          <w:lang w:val="en-US"/>
        </w:rPr>
        <w:t>ev</w:t>
      </w:r>
      <w:proofErr w:type="spellEnd"/>
      <w:r w:rsidRPr="005370A9">
        <w:rPr>
          <w:rFonts w:ascii="Cascadia Mono" w:hAnsi="Cascadia Mono" w:cs="Cascadia Mono"/>
          <w:noProof w:val="0"/>
          <w:color w:val="000000"/>
          <w:kern w:val="0"/>
          <w:sz w:val="24"/>
          <w:szCs w:val="24"/>
          <w:lang w:val="en-US"/>
        </w:rPr>
        <w:t>)</w:t>
      </w:r>
    </w:p>
    <w:p w14:paraId="46E928B2" w14:textId="77777777" w:rsidR="00FA1B05" w:rsidRPr="005370A9" w:rsidRDefault="00FA1B05" w:rsidP="00FA1B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370A9">
        <w:rPr>
          <w:rFonts w:ascii="Cascadia Mono" w:hAnsi="Cascadia Mono" w:cs="Cascadia Mono"/>
          <w:noProof w:val="0"/>
          <w:color w:val="000000"/>
          <w:kern w:val="0"/>
          <w:sz w:val="24"/>
          <w:szCs w:val="24"/>
          <w:lang w:val="en-US"/>
        </w:rPr>
        <w:t>{</w:t>
      </w:r>
    </w:p>
    <w:p w14:paraId="79CB1EAF" w14:textId="77777777" w:rsidR="00FA1B05" w:rsidRPr="005370A9" w:rsidRDefault="00FA1B05" w:rsidP="00FA1B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370A9">
        <w:rPr>
          <w:rFonts w:ascii="Cascadia Mono" w:hAnsi="Cascadia Mono" w:cs="Cascadia Mono"/>
          <w:noProof w:val="0"/>
          <w:color w:val="000000"/>
          <w:kern w:val="0"/>
          <w:sz w:val="24"/>
          <w:szCs w:val="24"/>
          <w:lang w:val="en-US"/>
        </w:rPr>
        <w:t xml:space="preserve">    </w:t>
      </w:r>
      <w:proofErr w:type="spellStart"/>
      <w:r w:rsidRPr="005370A9">
        <w:rPr>
          <w:rFonts w:ascii="Cascadia Mono" w:hAnsi="Cascadia Mono" w:cs="Cascadia Mono"/>
          <w:noProof w:val="0"/>
          <w:color w:val="000000"/>
          <w:kern w:val="0"/>
          <w:sz w:val="24"/>
          <w:szCs w:val="24"/>
          <w:lang w:val="en-US"/>
        </w:rPr>
        <w:t>MessageBox.Show</w:t>
      </w:r>
      <w:proofErr w:type="spellEnd"/>
      <w:r w:rsidRPr="005370A9">
        <w:rPr>
          <w:rFonts w:ascii="Cascadia Mono" w:hAnsi="Cascadia Mono" w:cs="Cascadia Mono"/>
          <w:noProof w:val="0"/>
          <w:color w:val="000000"/>
          <w:kern w:val="0"/>
          <w:sz w:val="24"/>
          <w:szCs w:val="24"/>
          <w:lang w:val="en-US"/>
        </w:rPr>
        <w:t>("</w:t>
      </w:r>
      <w:proofErr w:type="spellStart"/>
      <w:r w:rsidRPr="005370A9">
        <w:rPr>
          <w:rFonts w:ascii="Cascadia Mono" w:hAnsi="Cascadia Mono" w:cs="Cascadia Mono"/>
          <w:noProof w:val="0"/>
          <w:color w:val="000000"/>
          <w:kern w:val="0"/>
          <w:sz w:val="24"/>
          <w:szCs w:val="24"/>
          <w:lang w:val="en-US"/>
        </w:rPr>
        <w:t>Xóa</w:t>
      </w:r>
      <w:proofErr w:type="spellEnd"/>
      <w:r w:rsidRPr="005370A9">
        <w:rPr>
          <w:rFonts w:ascii="Cascadia Mono" w:hAnsi="Cascadia Mono" w:cs="Cascadia Mono"/>
          <w:noProof w:val="0"/>
          <w:color w:val="000000"/>
          <w:kern w:val="0"/>
          <w:sz w:val="24"/>
          <w:szCs w:val="24"/>
          <w:lang w:val="en-US"/>
        </w:rPr>
        <w:t xml:space="preserve"> </w:t>
      </w:r>
      <w:proofErr w:type="spellStart"/>
      <w:r w:rsidRPr="005370A9">
        <w:rPr>
          <w:rFonts w:ascii="Cascadia Mono" w:hAnsi="Cascadia Mono" w:cs="Cascadia Mono"/>
          <w:noProof w:val="0"/>
          <w:color w:val="000000"/>
          <w:kern w:val="0"/>
          <w:sz w:val="24"/>
          <w:szCs w:val="24"/>
          <w:lang w:val="en-US"/>
        </w:rPr>
        <w:t>sản</w:t>
      </w:r>
      <w:proofErr w:type="spellEnd"/>
      <w:r w:rsidRPr="005370A9">
        <w:rPr>
          <w:rFonts w:ascii="Cascadia Mono" w:hAnsi="Cascadia Mono" w:cs="Cascadia Mono"/>
          <w:noProof w:val="0"/>
          <w:color w:val="000000"/>
          <w:kern w:val="0"/>
          <w:sz w:val="24"/>
          <w:szCs w:val="24"/>
          <w:lang w:val="en-US"/>
        </w:rPr>
        <w:t xml:space="preserve"> </w:t>
      </w:r>
      <w:proofErr w:type="spellStart"/>
      <w:r w:rsidRPr="005370A9">
        <w:rPr>
          <w:rFonts w:ascii="Cascadia Mono" w:hAnsi="Cascadia Mono" w:cs="Cascadia Mono"/>
          <w:noProof w:val="0"/>
          <w:color w:val="000000"/>
          <w:kern w:val="0"/>
          <w:sz w:val="24"/>
          <w:szCs w:val="24"/>
          <w:lang w:val="en-US"/>
        </w:rPr>
        <w:t>phẩm</w:t>
      </w:r>
      <w:proofErr w:type="spellEnd"/>
      <w:r w:rsidRPr="005370A9">
        <w:rPr>
          <w:rFonts w:ascii="Cascadia Mono" w:hAnsi="Cascadia Mono" w:cs="Cascadia Mono"/>
          <w:noProof w:val="0"/>
          <w:color w:val="000000"/>
          <w:kern w:val="0"/>
          <w:sz w:val="24"/>
          <w:szCs w:val="24"/>
          <w:lang w:val="en-US"/>
        </w:rPr>
        <w:t xml:space="preserve"> </w:t>
      </w:r>
      <w:proofErr w:type="spellStart"/>
      <w:r w:rsidRPr="005370A9">
        <w:rPr>
          <w:rFonts w:ascii="Cascadia Mono" w:hAnsi="Cascadia Mono" w:cs="Cascadia Mono"/>
          <w:noProof w:val="0"/>
          <w:color w:val="000000"/>
          <w:kern w:val="0"/>
          <w:sz w:val="24"/>
          <w:szCs w:val="24"/>
          <w:lang w:val="en-US"/>
        </w:rPr>
        <w:t>thất</w:t>
      </w:r>
      <w:proofErr w:type="spellEnd"/>
      <w:r w:rsidRPr="005370A9">
        <w:rPr>
          <w:rFonts w:ascii="Cascadia Mono" w:hAnsi="Cascadia Mono" w:cs="Cascadia Mono"/>
          <w:noProof w:val="0"/>
          <w:color w:val="000000"/>
          <w:kern w:val="0"/>
          <w:sz w:val="24"/>
          <w:szCs w:val="24"/>
          <w:lang w:val="en-US"/>
        </w:rPr>
        <w:t xml:space="preserve"> </w:t>
      </w:r>
      <w:proofErr w:type="spellStart"/>
      <w:r w:rsidRPr="005370A9">
        <w:rPr>
          <w:rFonts w:ascii="Cascadia Mono" w:hAnsi="Cascadia Mono" w:cs="Cascadia Mono"/>
          <w:noProof w:val="0"/>
          <w:color w:val="000000"/>
          <w:kern w:val="0"/>
          <w:sz w:val="24"/>
          <w:szCs w:val="24"/>
          <w:lang w:val="en-US"/>
        </w:rPr>
        <w:t>bại</w:t>
      </w:r>
      <w:proofErr w:type="spellEnd"/>
      <w:r w:rsidRPr="005370A9">
        <w:rPr>
          <w:rFonts w:ascii="Cascadia Mono" w:hAnsi="Cascadia Mono" w:cs="Cascadia Mono"/>
          <w:noProof w:val="0"/>
          <w:color w:val="000000"/>
          <w:kern w:val="0"/>
          <w:sz w:val="24"/>
          <w:szCs w:val="24"/>
          <w:lang w:val="en-US"/>
        </w:rPr>
        <w:t xml:space="preserve">! \n Do: \n" + </w:t>
      </w:r>
      <w:proofErr w:type="spellStart"/>
      <w:proofErr w:type="gramStart"/>
      <w:r w:rsidRPr="005370A9">
        <w:rPr>
          <w:rFonts w:ascii="Cascadia Mono" w:hAnsi="Cascadia Mono" w:cs="Cascadia Mono"/>
          <w:noProof w:val="0"/>
          <w:color w:val="000000"/>
          <w:kern w:val="0"/>
          <w:sz w:val="24"/>
          <w:szCs w:val="24"/>
          <w:lang w:val="en-US"/>
        </w:rPr>
        <w:t>ev.Message</w:t>
      </w:r>
      <w:proofErr w:type="spellEnd"/>
      <w:proofErr w:type="gramEnd"/>
      <w:r w:rsidRPr="005370A9">
        <w:rPr>
          <w:rFonts w:ascii="Cascadia Mono" w:hAnsi="Cascadia Mono" w:cs="Cascadia Mono"/>
          <w:noProof w:val="0"/>
          <w:color w:val="000000"/>
          <w:kern w:val="0"/>
          <w:sz w:val="24"/>
          <w:szCs w:val="24"/>
          <w:lang w:val="en-US"/>
        </w:rPr>
        <w:t xml:space="preserve">, "Thông </w:t>
      </w:r>
      <w:proofErr w:type="spellStart"/>
      <w:r w:rsidRPr="005370A9">
        <w:rPr>
          <w:rFonts w:ascii="Cascadia Mono" w:hAnsi="Cascadia Mono" w:cs="Cascadia Mono"/>
          <w:noProof w:val="0"/>
          <w:color w:val="000000"/>
          <w:kern w:val="0"/>
          <w:sz w:val="24"/>
          <w:szCs w:val="24"/>
          <w:lang w:val="en-US"/>
        </w:rPr>
        <w:t>báo</w:t>
      </w:r>
      <w:proofErr w:type="spellEnd"/>
      <w:r w:rsidRPr="005370A9">
        <w:rPr>
          <w:rFonts w:ascii="Cascadia Mono" w:hAnsi="Cascadia Mono" w:cs="Cascadia Mono"/>
          <w:noProof w:val="0"/>
          <w:color w:val="000000"/>
          <w:kern w:val="0"/>
          <w:sz w:val="24"/>
          <w:szCs w:val="24"/>
          <w:lang w:val="en-US"/>
        </w:rPr>
        <w:t xml:space="preserve">", </w:t>
      </w:r>
      <w:proofErr w:type="spellStart"/>
      <w:r w:rsidRPr="005370A9">
        <w:rPr>
          <w:rFonts w:ascii="Cascadia Mono" w:hAnsi="Cascadia Mono" w:cs="Cascadia Mono"/>
          <w:noProof w:val="0"/>
          <w:color w:val="000000"/>
          <w:kern w:val="0"/>
          <w:sz w:val="24"/>
          <w:szCs w:val="24"/>
          <w:lang w:val="en-US"/>
        </w:rPr>
        <w:t>MessageBoxButtons.OK</w:t>
      </w:r>
      <w:proofErr w:type="spellEnd"/>
      <w:r w:rsidRPr="005370A9">
        <w:rPr>
          <w:rFonts w:ascii="Cascadia Mono" w:hAnsi="Cascadia Mono" w:cs="Cascadia Mono"/>
          <w:noProof w:val="0"/>
          <w:color w:val="000000"/>
          <w:kern w:val="0"/>
          <w:sz w:val="24"/>
          <w:szCs w:val="24"/>
          <w:lang w:val="en-US"/>
        </w:rPr>
        <w:t xml:space="preserve">, </w:t>
      </w:r>
      <w:proofErr w:type="spellStart"/>
      <w:r w:rsidRPr="005370A9">
        <w:rPr>
          <w:rFonts w:ascii="Cascadia Mono" w:hAnsi="Cascadia Mono" w:cs="Cascadia Mono"/>
          <w:noProof w:val="0"/>
          <w:color w:val="000000"/>
          <w:kern w:val="0"/>
          <w:sz w:val="24"/>
          <w:szCs w:val="24"/>
          <w:lang w:val="en-US"/>
        </w:rPr>
        <w:t>MessageBoxIcon.Error</w:t>
      </w:r>
      <w:proofErr w:type="spellEnd"/>
      <w:r w:rsidRPr="005370A9">
        <w:rPr>
          <w:rFonts w:ascii="Cascadia Mono" w:hAnsi="Cascadia Mono" w:cs="Cascadia Mono"/>
          <w:noProof w:val="0"/>
          <w:color w:val="000000"/>
          <w:kern w:val="0"/>
          <w:sz w:val="24"/>
          <w:szCs w:val="24"/>
          <w:lang w:val="en-US"/>
        </w:rPr>
        <w:t>);</w:t>
      </w:r>
    </w:p>
    <w:p w14:paraId="404CA0E1" w14:textId="0065209B" w:rsidR="00FA1B05" w:rsidRPr="005370A9" w:rsidRDefault="00FA1B05" w:rsidP="00FA1B05">
      <w:pPr>
        <w:pStyle w:val="ListParagraph"/>
        <w:pBdr>
          <w:top w:val="single" w:sz="4" w:space="1" w:color="auto"/>
          <w:left w:val="single" w:sz="4" w:space="4" w:color="auto"/>
          <w:bottom w:val="single" w:sz="4" w:space="1" w:color="auto"/>
          <w:right w:val="single" w:sz="4" w:space="4" w:color="auto"/>
        </w:pBdr>
        <w:spacing w:after="0" w:line="360" w:lineRule="auto"/>
        <w:ind w:left="1584"/>
        <w:rPr>
          <w:rFonts w:ascii="Times New Roman" w:hAnsi="Times New Roman" w:cs="Times New Roman"/>
          <w:sz w:val="24"/>
          <w:szCs w:val="24"/>
          <w:u w:val="single"/>
          <w:lang w:val="en-US"/>
        </w:rPr>
      </w:pPr>
      <w:r w:rsidRPr="005370A9">
        <w:rPr>
          <w:rFonts w:ascii="Cascadia Mono" w:hAnsi="Cascadia Mono" w:cs="Cascadia Mono"/>
          <w:noProof w:val="0"/>
          <w:color w:val="000000"/>
          <w:kern w:val="0"/>
          <w:sz w:val="24"/>
          <w:szCs w:val="24"/>
          <w:lang w:val="en-US"/>
        </w:rPr>
        <w:t>}</w:t>
      </w:r>
    </w:p>
    <w:p w14:paraId="4F95F233" w14:textId="77777777" w:rsidR="00FA1B05" w:rsidRPr="00FA1B05" w:rsidRDefault="00FA1B05" w:rsidP="00FA1B05">
      <w:pPr>
        <w:pStyle w:val="ListParagraph"/>
        <w:spacing w:after="0" w:line="360" w:lineRule="auto"/>
        <w:ind w:left="1584"/>
        <w:rPr>
          <w:rFonts w:ascii="Times New Roman" w:hAnsi="Times New Roman" w:cs="Times New Roman"/>
          <w:sz w:val="28"/>
          <w:szCs w:val="28"/>
          <w:u w:val="single"/>
          <w:lang w:val="en-US"/>
        </w:rPr>
      </w:pPr>
    </w:p>
    <w:p w14:paraId="7D820F54" w14:textId="69E90053" w:rsidR="0079645D" w:rsidRDefault="0079645D" w:rsidP="0079645D">
      <w:pPr>
        <w:pStyle w:val="ListParagraph"/>
        <w:numPr>
          <w:ilvl w:val="0"/>
          <w:numId w:val="19"/>
        </w:numPr>
        <w:spacing w:after="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Procedure</w:t>
      </w:r>
      <w:r w:rsidR="00177B4C">
        <w:rPr>
          <w:rFonts w:ascii="Times New Roman" w:hAnsi="Times New Roman" w:cs="Times New Roman"/>
          <w:b/>
          <w:bCs/>
          <w:sz w:val="28"/>
          <w:szCs w:val="28"/>
          <w:lang w:val="en-US"/>
        </w:rPr>
        <w:t xml:space="preserve"> cập nhật điểm thưởng khách hàng:</w:t>
      </w:r>
    </w:p>
    <w:p w14:paraId="3D3DF941" w14:textId="0D90155F" w:rsidR="00177B4C" w:rsidRDefault="00177B4C" w:rsidP="00177B4C">
      <w:pPr>
        <w:pStyle w:val="ListParagraph"/>
        <w:spacing w:after="0" w:line="360" w:lineRule="auto"/>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SQL:</w:t>
      </w:r>
    </w:p>
    <w:p w14:paraId="46115879" w14:textId="77777777" w:rsidR="00D1079E" w:rsidRPr="00D1079E" w:rsidRDefault="00D1079E" w:rsidP="00D107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1079E">
        <w:rPr>
          <w:rFonts w:ascii="Cascadia Mono" w:hAnsi="Cascadia Mono" w:cs="Cascadia Mono"/>
          <w:noProof w:val="0"/>
          <w:color w:val="0000FF"/>
          <w:kern w:val="0"/>
          <w:sz w:val="24"/>
          <w:szCs w:val="24"/>
          <w:lang w:val="en-US"/>
        </w:rPr>
        <w:t>DROP</w:t>
      </w:r>
      <w:r w:rsidRPr="00D1079E">
        <w:rPr>
          <w:rFonts w:ascii="Cascadia Mono" w:hAnsi="Cascadia Mono" w:cs="Cascadia Mono"/>
          <w:noProof w:val="0"/>
          <w:color w:val="000000"/>
          <w:kern w:val="0"/>
          <w:sz w:val="24"/>
          <w:szCs w:val="24"/>
          <w:lang w:val="en-US"/>
        </w:rPr>
        <w:t xml:space="preserve"> </w:t>
      </w:r>
      <w:r w:rsidRPr="00D1079E">
        <w:rPr>
          <w:rFonts w:ascii="Cascadia Mono" w:hAnsi="Cascadia Mono" w:cs="Cascadia Mono"/>
          <w:noProof w:val="0"/>
          <w:color w:val="0000FF"/>
          <w:kern w:val="0"/>
          <w:sz w:val="24"/>
          <w:szCs w:val="24"/>
          <w:lang w:val="en-US"/>
        </w:rPr>
        <w:t>PROCEDURE</w:t>
      </w:r>
      <w:r w:rsidRPr="00D1079E">
        <w:rPr>
          <w:rFonts w:ascii="Cascadia Mono" w:hAnsi="Cascadia Mono" w:cs="Cascadia Mono"/>
          <w:noProof w:val="0"/>
          <w:color w:val="000000"/>
          <w:kern w:val="0"/>
          <w:sz w:val="24"/>
          <w:szCs w:val="24"/>
          <w:lang w:val="en-US"/>
        </w:rPr>
        <w:t xml:space="preserve"> </w:t>
      </w:r>
      <w:r w:rsidRPr="00D1079E">
        <w:rPr>
          <w:rFonts w:ascii="Cascadia Mono" w:hAnsi="Cascadia Mono" w:cs="Cascadia Mono"/>
          <w:noProof w:val="0"/>
          <w:color w:val="0000FF"/>
          <w:kern w:val="0"/>
          <w:sz w:val="24"/>
          <w:szCs w:val="24"/>
          <w:lang w:val="en-US"/>
        </w:rPr>
        <w:t>IF</w:t>
      </w:r>
      <w:r w:rsidRPr="00D1079E">
        <w:rPr>
          <w:rFonts w:ascii="Cascadia Mono" w:hAnsi="Cascadia Mono" w:cs="Cascadia Mono"/>
          <w:noProof w:val="0"/>
          <w:color w:val="000000"/>
          <w:kern w:val="0"/>
          <w:sz w:val="24"/>
          <w:szCs w:val="24"/>
          <w:lang w:val="en-US"/>
        </w:rPr>
        <w:t xml:space="preserve"> </w:t>
      </w:r>
      <w:r w:rsidRPr="00D1079E">
        <w:rPr>
          <w:rFonts w:ascii="Cascadia Mono" w:hAnsi="Cascadia Mono" w:cs="Cascadia Mono"/>
          <w:noProof w:val="0"/>
          <w:color w:val="808080"/>
          <w:kern w:val="0"/>
          <w:sz w:val="24"/>
          <w:szCs w:val="24"/>
          <w:lang w:val="en-US"/>
        </w:rPr>
        <w:t>EXISTS</w:t>
      </w:r>
      <w:r w:rsidRPr="00D1079E">
        <w:rPr>
          <w:rFonts w:ascii="Cascadia Mono" w:hAnsi="Cascadia Mono" w:cs="Cascadia Mono"/>
          <w:noProof w:val="0"/>
          <w:color w:val="000000"/>
          <w:kern w:val="0"/>
          <w:sz w:val="24"/>
          <w:szCs w:val="24"/>
          <w:lang w:val="en-US"/>
        </w:rPr>
        <w:t xml:space="preserve"> </w:t>
      </w:r>
      <w:proofErr w:type="spellStart"/>
      <w:proofErr w:type="gramStart"/>
      <w:r w:rsidRPr="00D1079E">
        <w:rPr>
          <w:rFonts w:ascii="Cascadia Mono" w:hAnsi="Cascadia Mono" w:cs="Cascadia Mono"/>
          <w:noProof w:val="0"/>
          <w:color w:val="000000"/>
          <w:kern w:val="0"/>
          <w:sz w:val="24"/>
          <w:szCs w:val="24"/>
          <w:lang w:val="en-US"/>
        </w:rPr>
        <w:t>updateCustomerPoint</w:t>
      </w:r>
      <w:proofErr w:type="spellEnd"/>
      <w:proofErr w:type="gramEnd"/>
    </w:p>
    <w:p w14:paraId="227BEFE7" w14:textId="77777777" w:rsidR="00D1079E" w:rsidRPr="00D1079E" w:rsidRDefault="00D1079E" w:rsidP="00D107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1079E">
        <w:rPr>
          <w:rFonts w:ascii="Cascadia Mono" w:hAnsi="Cascadia Mono" w:cs="Cascadia Mono"/>
          <w:noProof w:val="0"/>
          <w:color w:val="0000FF"/>
          <w:kern w:val="0"/>
          <w:sz w:val="24"/>
          <w:szCs w:val="24"/>
          <w:lang w:val="en-US"/>
        </w:rPr>
        <w:t>GO</w:t>
      </w:r>
    </w:p>
    <w:p w14:paraId="07AF3183" w14:textId="77777777" w:rsidR="00D1079E" w:rsidRPr="00D1079E" w:rsidRDefault="00D1079E" w:rsidP="00D107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p>
    <w:p w14:paraId="670B11BB" w14:textId="77777777" w:rsidR="00D1079E" w:rsidRPr="00D1079E" w:rsidRDefault="00D1079E" w:rsidP="00D107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1079E">
        <w:rPr>
          <w:rFonts w:ascii="Cascadia Mono" w:hAnsi="Cascadia Mono" w:cs="Cascadia Mono"/>
          <w:noProof w:val="0"/>
          <w:color w:val="0000FF"/>
          <w:kern w:val="0"/>
          <w:sz w:val="24"/>
          <w:szCs w:val="24"/>
          <w:lang w:val="en-US"/>
        </w:rPr>
        <w:t>CREATE</w:t>
      </w:r>
      <w:r w:rsidRPr="00D1079E">
        <w:rPr>
          <w:rFonts w:ascii="Cascadia Mono" w:hAnsi="Cascadia Mono" w:cs="Cascadia Mono"/>
          <w:noProof w:val="0"/>
          <w:color w:val="000000"/>
          <w:kern w:val="0"/>
          <w:sz w:val="24"/>
          <w:szCs w:val="24"/>
          <w:lang w:val="en-US"/>
        </w:rPr>
        <w:t xml:space="preserve"> </w:t>
      </w:r>
      <w:r w:rsidRPr="00D1079E">
        <w:rPr>
          <w:rFonts w:ascii="Cascadia Mono" w:hAnsi="Cascadia Mono" w:cs="Cascadia Mono"/>
          <w:noProof w:val="0"/>
          <w:color w:val="0000FF"/>
          <w:kern w:val="0"/>
          <w:sz w:val="24"/>
          <w:szCs w:val="24"/>
          <w:lang w:val="en-US"/>
        </w:rPr>
        <w:t>PROCEDURE</w:t>
      </w:r>
      <w:r w:rsidRPr="00D1079E">
        <w:rPr>
          <w:rFonts w:ascii="Cascadia Mono" w:hAnsi="Cascadia Mono" w:cs="Cascadia Mono"/>
          <w:noProof w:val="0"/>
          <w:color w:val="000000"/>
          <w:kern w:val="0"/>
          <w:sz w:val="24"/>
          <w:szCs w:val="24"/>
          <w:lang w:val="en-US"/>
        </w:rPr>
        <w:t xml:space="preserve"> </w:t>
      </w:r>
      <w:proofErr w:type="spellStart"/>
      <w:proofErr w:type="gramStart"/>
      <w:r w:rsidRPr="00D1079E">
        <w:rPr>
          <w:rFonts w:ascii="Cascadia Mono" w:hAnsi="Cascadia Mono" w:cs="Cascadia Mono"/>
          <w:noProof w:val="0"/>
          <w:color w:val="000000"/>
          <w:kern w:val="0"/>
          <w:sz w:val="24"/>
          <w:szCs w:val="24"/>
          <w:lang w:val="en-US"/>
        </w:rPr>
        <w:t>updateCustomerPoint</w:t>
      </w:r>
      <w:proofErr w:type="spellEnd"/>
      <w:proofErr w:type="gramEnd"/>
    </w:p>
    <w:p w14:paraId="2EB4140B" w14:textId="77777777" w:rsidR="00D1079E" w:rsidRPr="00D1079E" w:rsidRDefault="00D1079E" w:rsidP="00D107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1079E">
        <w:rPr>
          <w:rFonts w:ascii="Cascadia Mono" w:hAnsi="Cascadia Mono" w:cs="Cascadia Mono"/>
          <w:noProof w:val="0"/>
          <w:color w:val="0000FF"/>
          <w:kern w:val="0"/>
          <w:sz w:val="24"/>
          <w:szCs w:val="24"/>
          <w:lang w:val="en-US"/>
        </w:rPr>
        <w:tab/>
      </w:r>
      <w:r w:rsidRPr="00D1079E">
        <w:rPr>
          <w:rFonts w:ascii="Cascadia Mono" w:hAnsi="Cascadia Mono" w:cs="Cascadia Mono"/>
          <w:noProof w:val="0"/>
          <w:color w:val="808080"/>
          <w:kern w:val="0"/>
          <w:sz w:val="24"/>
          <w:szCs w:val="24"/>
          <w:lang w:val="en-US"/>
        </w:rPr>
        <w:t>(</w:t>
      </w:r>
      <w:r w:rsidRPr="00D1079E">
        <w:rPr>
          <w:rFonts w:ascii="Cascadia Mono" w:hAnsi="Cascadia Mono" w:cs="Cascadia Mono"/>
          <w:noProof w:val="0"/>
          <w:color w:val="000000"/>
          <w:kern w:val="0"/>
          <w:sz w:val="24"/>
          <w:szCs w:val="24"/>
          <w:lang w:val="en-US"/>
        </w:rPr>
        <w:t xml:space="preserve">@billID </w:t>
      </w:r>
      <w:proofErr w:type="gramStart"/>
      <w:r w:rsidRPr="00D1079E">
        <w:rPr>
          <w:rFonts w:ascii="Cascadia Mono" w:hAnsi="Cascadia Mono" w:cs="Cascadia Mono"/>
          <w:noProof w:val="0"/>
          <w:color w:val="0000FF"/>
          <w:kern w:val="0"/>
          <w:sz w:val="24"/>
          <w:szCs w:val="24"/>
          <w:lang w:val="en-US"/>
        </w:rPr>
        <w:t>VARCHAR</w:t>
      </w:r>
      <w:r w:rsidRPr="00D1079E">
        <w:rPr>
          <w:rFonts w:ascii="Cascadia Mono" w:hAnsi="Cascadia Mono" w:cs="Cascadia Mono"/>
          <w:noProof w:val="0"/>
          <w:color w:val="808080"/>
          <w:kern w:val="0"/>
          <w:sz w:val="24"/>
          <w:szCs w:val="24"/>
          <w:lang w:val="en-US"/>
        </w:rPr>
        <w:t>(</w:t>
      </w:r>
      <w:proofErr w:type="gramEnd"/>
      <w:r w:rsidRPr="00D1079E">
        <w:rPr>
          <w:rFonts w:ascii="Cascadia Mono" w:hAnsi="Cascadia Mono" w:cs="Cascadia Mono"/>
          <w:noProof w:val="0"/>
          <w:color w:val="000000"/>
          <w:kern w:val="0"/>
          <w:sz w:val="24"/>
          <w:szCs w:val="24"/>
          <w:lang w:val="en-US"/>
        </w:rPr>
        <w:t>7</w:t>
      </w:r>
      <w:r w:rsidRPr="00D1079E">
        <w:rPr>
          <w:rFonts w:ascii="Cascadia Mono" w:hAnsi="Cascadia Mono" w:cs="Cascadia Mono"/>
          <w:noProof w:val="0"/>
          <w:color w:val="808080"/>
          <w:kern w:val="0"/>
          <w:sz w:val="24"/>
          <w:szCs w:val="24"/>
          <w:lang w:val="en-US"/>
        </w:rPr>
        <w:t>),</w:t>
      </w:r>
      <w:r w:rsidRPr="00D1079E">
        <w:rPr>
          <w:rFonts w:ascii="Cascadia Mono" w:hAnsi="Cascadia Mono" w:cs="Cascadia Mono"/>
          <w:noProof w:val="0"/>
          <w:color w:val="000000"/>
          <w:kern w:val="0"/>
          <w:sz w:val="24"/>
          <w:szCs w:val="24"/>
          <w:lang w:val="en-US"/>
        </w:rPr>
        <w:t xml:space="preserve"> </w:t>
      </w:r>
    </w:p>
    <w:p w14:paraId="4D71AD0E" w14:textId="77777777" w:rsidR="00D1079E" w:rsidRPr="00D1079E" w:rsidRDefault="00D1079E" w:rsidP="00D107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1079E">
        <w:rPr>
          <w:rFonts w:ascii="Cascadia Mono" w:hAnsi="Cascadia Mono" w:cs="Cascadia Mono"/>
          <w:noProof w:val="0"/>
          <w:color w:val="000000"/>
          <w:kern w:val="0"/>
          <w:sz w:val="24"/>
          <w:szCs w:val="24"/>
          <w:lang w:val="en-US"/>
        </w:rPr>
        <w:tab/>
        <w:t xml:space="preserve">@phone </w:t>
      </w:r>
      <w:proofErr w:type="gramStart"/>
      <w:r w:rsidRPr="00D1079E">
        <w:rPr>
          <w:rFonts w:ascii="Cascadia Mono" w:hAnsi="Cascadia Mono" w:cs="Cascadia Mono"/>
          <w:noProof w:val="0"/>
          <w:color w:val="0000FF"/>
          <w:kern w:val="0"/>
          <w:sz w:val="24"/>
          <w:szCs w:val="24"/>
          <w:lang w:val="en-US"/>
        </w:rPr>
        <w:t>VARCHAR</w:t>
      </w:r>
      <w:r w:rsidRPr="00D1079E">
        <w:rPr>
          <w:rFonts w:ascii="Cascadia Mono" w:hAnsi="Cascadia Mono" w:cs="Cascadia Mono"/>
          <w:noProof w:val="0"/>
          <w:color w:val="808080"/>
          <w:kern w:val="0"/>
          <w:sz w:val="24"/>
          <w:szCs w:val="24"/>
          <w:lang w:val="en-US"/>
        </w:rPr>
        <w:t>(</w:t>
      </w:r>
      <w:proofErr w:type="gramEnd"/>
      <w:r w:rsidRPr="00D1079E">
        <w:rPr>
          <w:rFonts w:ascii="Cascadia Mono" w:hAnsi="Cascadia Mono" w:cs="Cascadia Mono"/>
          <w:noProof w:val="0"/>
          <w:color w:val="000000"/>
          <w:kern w:val="0"/>
          <w:sz w:val="24"/>
          <w:szCs w:val="24"/>
          <w:lang w:val="en-US"/>
        </w:rPr>
        <w:t>10</w:t>
      </w:r>
      <w:r w:rsidRPr="00D1079E">
        <w:rPr>
          <w:rFonts w:ascii="Cascadia Mono" w:hAnsi="Cascadia Mono" w:cs="Cascadia Mono"/>
          <w:noProof w:val="0"/>
          <w:color w:val="808080"/>
          <w:kern w:val="0"/>
          <w:sz w:val="24"/>
          <w:szCs w:val="24"/>
          <w:lang w:val="en-US"/>
        </w:rPr>
        <w:t>))</w:t>
      </w:r>
    </w:p>
    <w:p w14:paraId="1D08E1BB" w14:textId="77777777" w:rsidR="00D1079E" w:rsidRPr="00D1079E" w:rsidRDefault="00D1079E" w:rsidP="00D107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1079E">
        <w:rPr>
          <w:rFonts w:ascii="Cascadia Mono" w:hAnsi="Cascadia Mono" w:cs="Cascadia Mono"/>
          <w:noProof w:val="0"/>
          <w:color w:val="0000FF"/>
          <w:kern w:val="0"/>
          <w:sz w:val="24"/>
          <w:szCs w:val="24"/>
          <w:lang w:val="en-US"/>
        </w:rPr>
        <w:t>AS</w:t>
      </w:r>
    </w:p>
    <w:p w14:paraId="78C88F22" w14:textId="77777777" w:rsidR="00D1079E" w:rsidRPr="00D1079E" w:rsidRDefault="00D1079E" w:rsidP="00D107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1079E">
        <w:rPr>
          <w:rFonts w:ascii="Cascadia Mono" w:hAnsi="Cascadia Mono" w:cs="Cascadia Mono"/>
          <w:noProof w:val="0"/>
          <w:color w:val="0000FF"/>
          <w:kern w:val="0"/>
          <w:sz w:val="24"/>
          <w:szCs w:val="24"/>
          <w:lang w:val="en-US"/>
        </w:rPr>
        <w:t>BEGIN</w:t>
      </w:r>
    </w:p>
    <w:p w14:paraId="41280124" w14:textId="77777777" w:rsidR="00D1079E" w:rsidRPr="00D1079E" w:rsidRDefault="00D1079E" w:rsidP="00D107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1079E">
        <w:rPr>
          <w:rFonts w:ascii="Cascadia Mono" w:hAnsi="Cascadia Mono" w:cs="Cascadia Mono"/>
          <w:noProof w:val="0"/>
          <w:color w:val="000000"/>
          <w:kern w:val="0"/>
          <w:sz w:val="24"/>
          <w:szCs w:val="24"/>
          <w:lang w:val="en-US"/>
        </w:rPr>
        <w:tab/>
      </w:r>
      <w:r w:rsidRPr="00D1079E">
        <w:rPr>
          <w:rFonts w:ascii="Cascadia Mono" w:hAnsi="Cascadia Mono" w:cs="Cascadia Mono"/>
          <w:noProof w:val="0"/>
          <w:color w:val="0000FF"/>
          <w:kern w:val="0"/>
          <w:sz w:val="24"/>
          <w:szCs w:val="24"/>
          <w:lang w:val="en-US"/>
        </w:rPr>
        <w:t>BEGIN</w:t>
      </w:r>
      <w:r w:rsidRPr="00D1079E">
        <w:rPr>
          <w:rFonts w:ascii="Cascadia Mono" w:hAnsi="Cascadia Mono" w:cs="Cascadia Mono"/>
          <w:noProof w:val="0"/>
          <w:color w:val="000000"/>
          <w:kern w:val="0"/>
          <w:sz w:val="24"/>
          <w:szCs w:val="24"/>
          <w:lang w:val="en-US"/>
        </w:rPr>
        <w:t xml:space="preserve"> </w:t>
      </w:r>
      <w:r w:rsidRPr="00D1079E">
        <w:rPr>
          <w:rFonts w:ascii="Cascadia Mono" w:hAnsi="Cascadia Mono" w:cs="Cascadia Mono"/>
          <w:noProof w:val="0"/>
          <w:color w:val="0000FF"/>
          <w:kern w:val="0"/>
          <w:sz w:val="24"/>
          <w:szCs w:val="24"/>
          <w:lang w:val="en-US"/>
        </w:rPr>
        <w:t>TRANSACTION</w:t>
      </w:r>
    </w:p>
    <w:p w14:paraId="36C08A3C" w14:textId="77777777" w:rsidR="00D1079E" w:rsidRPr="00D1079E" w:rsidRDefault="00D1079E" w:rsidP="00D107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1079E">
        <w:rPr>
          <w:rFonts w:ascii="Cascadia Mono" w:hAnsi="Cascadia Mono" w:cs="Cascadia Mono"/>
          <w:noProof w:val="0"/>
          <w:color w:val="000000"/>
          <w:kern w:val="0"/>
          <w:sz w:val="24"/>
          <w:szCs w:val="24"/>
          <w:lang w:val="en-US"/>
        </w:rPr>
        <w:tab/>
      </w:r>
      <w:r w:rsidRPr="00D1079E">
        <w:rPr>
          <w:rFonts w:ascii="Cascadia Mono" w:hAnsi="Cascadia Mono" w:cs="Cascadia Mono"/>
          <w:noProof w:val="0"/>
          <w:color w:val="000000"/>
          <w:kern w:val="0"/>
          <w:sz w:val="24"/>
          <w:szCs w:val="24"/>
          <w:lang w:val="en-US"/>
        </w:rPr>
        <w:tab/>
      </w:r>
      <w:r w:rsidRPr="00D1079E">
        <w:rPr>
          <w:rFonts w:ascii="Cascadia Mono" w:hAnsi="Cascadia Mono" w:cs="Cascadia Mono"/>
          <w:noProof w:val="0"/>
          <w:color w:val="0000FF"/>
          <w:kern w:val="0"/>
          <w:sz w:val="24"/>
          <w:szCs w:val="24"/>
          <w:lang w:val="en-US"/>
        </w:rPr>
        <w:t>DECLARE</w:t>
      </w:r>
      <w:r w:rsidRPr="00D1079E">
        <w:rPr>
          <w:rFonts w:ascii="Cascadia Mono" w:hAnsi="Cascadia Mono" w:cs="Cascadia Mono"/>
          <w:noProof w:val="0"/>
          <w:color w:val="000000"/>
          <w:kern w:val="0"/>
          <w:sz w:val="24"/>
          <w:szCs w:val="24"/>
          <w:lang w:val="en-US"/>
        </w:rPr>
        <w:t xml:space="preserve"> @totalPrice </w:t>
      </w:r>
      <w:proofErr w:type="gramStart"/>
      <w:r w:rsidRPr="00D1079E">
        <w:rPr>
          <w:rFonts w:ascii="Cascadia Mono" w:hAnsi="Cascadia Mono" w:cs="Cascadia Mono"/>
          <w:noProof w:val="0"/>
          <w:color w:val="0000FF"/>
          <w:kern w:val="0"/>
          <w:sz w:val="24"/>
          <w:szCs w:val="24"/>
          <w:lang w:val="en-US"/>
        </w:rPr>
        <w:t>DECIMAL</w:t>
      </w:r>
      <w:r w:rsidRPr="00D1079E">
        <w:rPr>
          <w:rFonts w:ascii="Cascadia Mono" w:hAnsi="Cascadia Mono" w:cs="Cascadia Mono"/>
          <w:noProof w:val="0"/>
          <w:color w:val="808080"/>
          <w:kern w:val="0"/>
          <w:sz w:val="24"/>
          <w:szCs w:val="24"/>
          <w:lang w:val="en-US"/>
        </w:rPr>
        <w:t>(</w:t>
      </w:r>
      <w:proofErr w:type="gramEnd"/>
      <w:r w:rsidRPr="00D1079E">
        <w:rPr>
          <w:rFonts w:ascii="Cascadia Mono" w:hAnsi="Cascadia Mono" w:cs="Cascadia Mono"/>
          <w:noProof w:val="0"/>
          <w:color w:val="000000"/>
          <w:kern w:val="0"/>
          <w:sz w:val="24"/>
          <w:szCs w:val="24"/>
          <w:lang w:val="en-US"/>
        </w:rPr>
        <w:t>10</w:t>
      </w:r>
      <w:r w:rsidRPr="00D1079E">
        <w:rPr>
          <w:rFonts w:ascii="Cascadia Mono" w:hAnsi="Cascadia Mono" w:cs="Cascadia Mono"/>
          <w:noProof w:val="0"/>
          <w:color w:val="808080"/>
          <w:kern w:val="0"/>
          <w:sz w:val="24"/>
          <w:szCs w:val="24"/>
          <w:lang w:val="en-US"/>
        </w:rPr>
        <w:t>,</w:t>
      </w:r>
      <w:r w:rsidRPr="00D1079E">
        <w:rPr>
          <w:rFonts w:ascii="Cascadia Mono" w:hAnsi="Cascadia Mono" w:cs="Cascadia Mono"/>
          <w:noProof w:val="0"/>
          <w:color w:val="000000"/>
          <w:kern w:val="0"/>
          <w:sz w:val="24"/>
          <w:szCs w:val="24"/>
          <w:lang w:val="en-US"/>
        </w:rPr>
        <w:t xml:space="preserve"> 2</w:t>
      </w:r>
      <w:r w:rsidRPr="00D1079E">
        <w:rPr>
          <w:rFonts w:ascii="Cascadia Mono" w:hAnsi="Cascadia Mono" w:cs="Cascadia Mono"/>
          <w:noProof w:val="0"/>
          <w:color w:val="808080"/>
          <w:kern w:val="0"/>
          <w:sz w:val="24"/>
          <w:szCs w:val="24"/>
          <w:lang w:val="en-US"/>
        </w:rPr>
        <w:t>)</w:t>
      </w:r>
    </w:p>
    <w:p w14:paraId="1383F691" w14:textId="77777777" w:rsidR="00D1079E" w:rsidRPr="00D1079E" w:rsidRDefault="00D1079E" w:rsidP="00D107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1079E">
        <w:rPr>
          <w:rFonts w:ascii="Cascadia Mono" w:hAnsi="Cascadia Mono" w:cs="Cascadia Mono"/>
          <w:noProof w:val="0"/>
          <w:color w:val="000000"/>
          <w:kern w:val="0"/>
          <w:sz w:val="24"/>
          <w:szCs w:val="24"/>
          <w:lang w:val="en-US"/>
        </w:rPr>
        <w:tab/>
      </w:r>
      <w:r w:rsidRPr="00D1079E">
        <w:rPr>
          <w:rFonts w:ascii="Cascadia Mono" w:hAnsi="Cascadia Mono" w:cs="Cascadia Mono"/>
          <w:noProof w:val="0"/>
          <w:color w:val="000000"/>
          <w:kern w:val="0"/>
          <w:sz w:val="24"/>
          <w:szCs w:val="24"/>
          <w:lang w:val="en-US"/>
        </w:rPr>
        <w:tab/>
      </w:r>
      <w:r w:rsidRPr="00D1079E">
        <w:rPr>
          <w:rFonts w:ascii="Cascadia Mono" w:hAnsi="Cascadia Mono" w:cs="Cascadia Mono"/>
          <w:noProof w:val="0"/>
          <w:color w:val="0000FF"/>
          <w:kern w:val="0"/>
          <w:sz w:val="24"/>
          <w:szCs w:val="24"/>
          <w:lang w:val="en-US"/>
        </w:rPr>
        <w:t>DECLARE</w:t>
      </w:r>
      <w:r w:rsidRPr="00D1079E">
        <w:rPr>
          <w:rFonts w:ascii="Cascadia Mono" w:hAnsi="Cascadia Mono" w:cs="Cascadia Mono"/>
          <w:noProof w:val="0"/>
          <w:color w:val="000000"/>
          <w:kern w:val="0"/>
          <w:sz w:val="24"/>
          <w:szCs w:val="24"/>
          <w:lang w:val="en-US"/>
        </w:rPr>
        <w:t xml:space="preserve"> @point </w:t>
      </w:r>
      <w:proofErr w:type="gramStart"/>
      <w:r w:rsidRPr="00D1079E">
        <w:rPr>
          <w:rFonts w:ascii="Cascadia Mono" w:hAnsi="Cascadia Mono" w:cs="Cascadia Mono"/>
          <w:noProof w:val="0"/>
          <w:color w:val="0000FF"/>
          <w:kern w:val="0"/>
          <w:sz w:val="24"/>
          <w:szCs w:val="24"/>
          <w:lang w:val="en-US"/>
        </w:rPr>
        <w:t>INT</w:t>
      </w:r>
      <w:proofErr w:type="gramEnd"/>
    </w:p>
    <w:p w14:paraId="4896D930" w14:textId="77777777" w:rsidR="00D1079E" w:rsidRPr="00D1079E" w:rsidRDefault="00D1079E" w:rsidP="00D107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1079E">
        <w:rPr>
          <w:rFonts w:ascii="Cascadia Mono" w:hAnsi="Cascadia Mono" w:cs="Cascadia Mono"/>
          <w:noProof w:val="0"/>
          <w:color w:val="000000"/>
          <w:kern w:val="0"/>
          <w:sz w:val="24"/>
          <w:szCs w:val="24"/>
          <w:lang w:val="en-US"/>
        </w:rPr>
        <w:lastRenderedPageBreak/>
        <w:tab/>
      </w:r>
      <w:r w:rsidRPr="00D1079E">
        <w:rPr>
          <w:rFonts w:ascii="Cascadia Mono" w:hAnsi="Cascadia Mono" w:cs="Cascadia Mono"/>
          <w:noProof w:val="0"/>
          <w:color w:val="000000"/>
          <w:kern w:val="0"/>
          <w:sz w:val="24"/>
          <w:szCs w:val="24"/>
          <w:lang w:val="en-US"/>
        </w:rPr>
        <w:tab/>
      </w:r>
      <w:r w:rsidRPr="00D1079E">
        <w:rPr>
          <w:rFonts w:ascii="Cascadia Mono" w:hAnsi="Cascadia Mono" w:cs="Cascadia Mono"/>
          <w:noProof w:val="0"/>
          <w:color w:val="0000FF"/>
          <w:kern w:val="0"/>
          <w:sz w:val="24"/>
          <w:szCs w:val="24"/>
          <w:lang w:val="en-US"/>
        </w:rPr>
        <w:t>IF</w:t>
      </w:r>
      <w:r w:rsidRPr="00D1079E">
        <w:rPr>
          <w:rFonts w:ascii="Cascadia Mono" w:hAnsi="Cascadia Mono" w:cs="Cascadia Mono"/>
          <w:noProof w:val="0"/>
          <w:color w:val="000000"/>
          <w:kern w:val="0"/>
          <w:sz w:val="24"/>
          <w:szCs w:val="24"/>
          <w:lang w:val="en-US"/>
        </w:rPr>
        <w:t xml:space="preserve"> </w:t>
      </w:r>
      <w:r w:rsidRPr="00D1079E">
        <w:rPr>
          <w:rFonts w:ascii="Cascadia Mono" w:hAnsi="Cascadia Mono" w:cs="Cascadia Mono"/>
          <w:noProof w:val="0"/>
          <w:color w:val="808080"/>
          <w:kern w:val="0"/>
          <w:sz w:val="24"/>
          <w:szCs w:val="24"/>
          <w:lang w:val="en-US"/>
        </w:rPr>
        <w:t>NOT</w:t>
      </w:r>
      <w:r w:rsidRPr="00D1079E">
        <w:rPr>
          <w:rFonts w:ascii="Cascadia Mono" w:hAnsi="Cascadia Mono" w:cs="Cascadia Mono"/>
          <w:noProof w:val="0"/>
          <w:color w:val="000000"/>
          <w:kern w:val="0"/>
          <w:sz w:val="24"/>
          <w:szCs w:val="24"/>
          <w:lang w:val="en-US"/>
        </w:rPr>
        <w:t xml:space="preserve"> </w:t>
      </w:r>
      <w:r w:rsidRPr="00D1079E">
        <w:rPr>
          <w:rFonts w:ascii="Cascadia Mono" w:hAnsi="Cascadia Mono" w:cs="Cascadia Mono"/>
          <w:noProof w:val="0"/>
          <w:color w:val="808080"/>
          <w:kern w:val="0"/>
          <w:sz w:val="24"/>
          <w:szCs w:val="24"/>
          <w:lang w:val="en-US"/>
        </w:rPr>
        <w:t>EXISTS</w:t>
      </w:r>
      <w:r w:rsidRPr="00D1079E">
        <w:rPr>
          <w:rFonts w:ascii="Cascadia Mono" w:hAnsi="Cascadia Mono" w:cs="Cascadia Mono"/>
          <w:noProof w:val="0"/>
          <w:color w:val="0000FF"/>
          <w:kern w:val="0"/>
          <w:sz w:val="24"/>
          <w:szCs w:val="24"/>
          <w:lang w:val="en-US"/>
        </w:rPr>
        <w:t xml:space="preserve"> </w:t>
      </w:r>
      <w:r w:rsidRPr="00D1079E">
        <w:rPr>
          <w:rFonts w:ascii="Cascadia Mono" w:hAnsi="Cascadia Mono" w:cs="Cascadia Mono"/>
          <w:noProof w:val="0"/>
          <w:color w:val="808080"/>
          <w:kern w:val="0"/>
          <w:sz w:val="24"/>
          <w:szCs w:val="24"/>
          <w:lang w:val="en-US"/>
        </w:rPr>
        <w:t>(</w:t>
      </w:r>
      <w:r w:rsidRPr="00D1079E">
        <w:rPr>
          <w:rFonts w:ascii="Cascadia Mono" w:hAnsi="Cascadia Mono" w:cs="Cascadia Mono"/>
          <w:noProof w:val="0"/>
          <w:color w:val="0000FF"/>
          <w:kern w:val="0"/>
          <w:sz w:val="24"/>
          <w:szCs w:val="24"/>
          <w:lang w:val="en-US"/>
        </w:rPr>
        <w:t>SELECT</w:t>
      </w:r>
      <w:r w:rsidRPr="00D1079E">
        <w:rPr>
          <w:rFonts w:ascii="Cascadia Mono" w:hAnsi="Cascadia Mono" w:cs="Cascadia Mono"/>
          <w:noProof w:val="0"/>
          <w:color w:val="000000"/>
          <w:kern w:val="0"/>
          <w:sz w:val="24"/>
          <w:szCs w:val="24"/>
          <w:lang w:val="en-US"/>
        </w:rPr>
        <w:t xml:space="preserve"> </w:t>
      </w:r>
      <w:r w:rsidRPr="00D1079E">
        <w:rPr>
          <w:rFonts w:ascii="Cascadia Mono" w:hAnsi="Cascadia Mono" w:cs="Cascadia Mono"/>
          <w:noProof w:val="0"/>
          <w:color w:val="808080"/>
          <w:kern w:val="0"/>
          <w:sz w:val="24"/>
          <w:szCs w:val="24"/>
          <w:lang w:val="en-US"/>
        </w:rPr>
        <w:t>*</w:t>
      </w:r>
      <w:r w:rsidRPr="00D1079E">
        <w:rPr>
          <w:rFonts w:ascii="Cascadia Mono" w:hAnsi="Cascadia Mono" w:cs="Cascadia Mono"/>
          <w:noProof w:val="0"/>
          <w:color w:val="000000"/>
          <w:kern w:val="0"/>
          <w:sz w:val="24"/>
          <w:szCs w:val="24"/>
          <w:lang w:val="en-US"/>
        </w:rPr>
        <w:t xml:space="preserve"> </w:t>
      </w:r>
      <w:r w:rsidRPr="00D1079E">
        <w:rPr>
          <w:rFonts w:ascii="Cascadia Mono" w:hAnsi="Cascadia Mono" w:cs="Cascadia Mono"/>
          <w:noProof w:val="0"/>
          <w:color w:val="0000FF"/>
          <w:kern w:val="0"/>
          <w:sz w:val="24"/>
          <w:szCs w:val="24"/>
          <w:lang w:val="en-US"/>
        </w:rPr>
        <w:t>FROM</w:t>
      </w:r>
      <w:r w:rsidRPr="00D1079E">
        <w:rPr>
          <w:rFonts w:ascii="Cascadia Mono" w:hAnsi="Cascadia Mono" w:cs="Cascadia Mono"/>
          <w:noProof w:val="0"/>
          <w:color w:val="000000"/>
          <w:kern w:val="0"/>
          <w:sz w:val="24"/>
          <w:szCs w:val="24"/>
          <w:lang w:val="en-US"/>
        </w:rPr>
        <w:t xml:space="preserve"> Bill </w:t>
      </w:r>
      <w:r w:rsidRPr="00D1079E">
        <w:rPr>
          <w:rFonts w:ascii="Cascadia Mono" w:hAnsi="Cascadia Mono" w:cs="Cascadia Mono"/>
          <w:noProof w:val="0"/>
          <w:color w:val="0000FF"/>
          <w:kern w:val="0"/>
          <w:sz w:val="24"/>
          <w:szCs w:val="24"/>
          <w:lang w:val="en-US"/>
        </w:rPr>
        <w:t>WHERE</w:t>
      </w:r>
      <w:r w:rsidRPr="00D1079E">
        <w:rPr>
          <w:rFonts w:ascii="Cascadia Mono" w:hAnsi="Cascadia Mono" w:cs="Cascadia Mono"/>
          <w:noProof w:val="0"/>
          <w:color w:val="000000"/>
          <w:kern w:val="0"/>
          <w:sz w:val="24"/>
          <w:szCs w:val="24"/>
          <w:lang w:val="en-US"/>
        </w:rPr>
        <w:t xml:space="preserve"> ID </w:t>
      </w:r>
      <w:r w:rsidRPr="00D1079E">
        <w:rPr>
          <w:rFonts w:ascii="Cascadia Mono" w:hAnsi="Cascadia Mono" w:cs="Cascadia Mono"/>
          <w:noProof w:val="0"/>
          <w:color w:val="808080"/>
          <w:kern w:val="0"/>
          <w:sz w:val="24"/>
          <w:szCs w:val="24"/>
          <w:lang w:val="en-US"/>
        </w:rPr>
        <w:t>=</w:t>
      </w:r>
      <w:r w:rsidRPr="00D1079E">
        <w:rPr>
          <w:rFonts w:ascii="Cascadia Mono" w:hAnsi="Cascadia Mono" w:cs="Cascadia Mono"/>
          <w:noProof w:val="0"/>
          <w:color w:val="000000"/>
          <w:kern w:val="0"/>
          <w:sz w:val="24"/>
          <w:szCs w:val="24"/>
          <w:lang w:val="en-US"/>
        </w:rPr>
        <w:t xml:space="preserve"> @billID</w:t>
      </w:r>
      <w:r w:rsidRPr="00D1079E">
        <w:rPr>
          <w:rFonts w:ascii="Cascadia Mono" w:hAnsi="Cascadia Mono" w:cs="Cascadia Mono"/>
          <w:noProof w:val="0"/>
          <w:color w:val="808080"/>
          <w:kern w:val="0"/>
          <w:sz w:val="24"/>
          <w:szCs w:val="24"/>
          <w:lang w:val="en-US"/>
        </w:rPr>
        <w:t>)</w:t>
      </w:r>
    </w:p>
    <w:p w14:paraId="5E16EF56" w14:textId="77777777" w:rsidR="00D1079E" w:rsidRPr="00D1079E" w:rsidRDefault="00D1079E" w:rsidP="00D107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1079E">
        <w:rPr>
          <w:rFonts w:ascii="Cascadia Mono" w:hAnsi="Cascadia Mono" w:cs="Cascadia Mono"/>
          <w:noProof w:val="0"/>
          <w:color w:val="000000"/>
          <w:kern w:val="0"/>
          <w:sz w:val="24"/>
          <w:szCs w:val="24"/>
          <w:lang w:val="en-US"/>
        </w:rPr>
        <w:tab/>
      </w:r>
      <w:r w:rsidRPr="00D1079E">
        <w:rPr>
          <w:rFonts w:ascii="Cascadia Mono" w:hAnsi="Cascadia Mono" w:cs="Cascadia Mono"/>
          <w:noProof w:val="0"/>
          <w:color w:val="000000"/>
          <w:kern w:val="0"/>
          <w:sz w:val="24"/>
          <w:szCs w:val="24"/>
          <w:lang w:val="en-US"/>
        </w:rPr>
        <w:tab/>
      </w:r>
      <w:r w:rsidRPr="00D1079E">
        <w:rPr>
          <w:rFonts w:ascii="Cascadia Mono" w:hAnsi="Cascadia Mono" w:cs="Cascadia Mono"/>
          <w:noProof w:val="0"/>
          <w:color w:val="000000"/>
          <w:kern w:val="0"/>
          <w:sz w:val="24"/>
          <w:szCs w:val="24"/>
          <w:lang w:val="en-US"/>
        </w:rPr>
        <w:tab/>
      </w:r>
      <w:r w:rsidRPr="00D1079E">
        <w:rPr>
          <w:rFonts w:ascii="Cascadia Mono" w:hAnsi="Cascadia Mono" w:cs="Cascadia Mono"/>
          <w:noProof w:val="0"/>
          <w:color w:val="0000FF"/>
          <w:kern w:val="0"/>
          <w:sz w:val="24"/>
          <w:szCs w:val="24"/>
          <w:lang w:val="en-US"/>
        </w:rPr>
        <w:t>THROW</w:t>
      </w:r>
      <w:r w:rsidRPr="00D1079E">
        <w:rPr>
          <w:rFonts w:ascii="Cascadia Mono" w:hAnsi="Cascadia Mono" w:cs="Cascadia Mono"/>
          <w:noProof w:val="0"/>
          <w:color w:val="000000"/>
          <w:kern w:val="0"/>
          <w:sz w:val="24"/>
          <w:szCs w:val="24"/>
          <w:lang w:val="en-US"/>
        </w:rPr>
        <w:t xml:space="preserve"> 50000</w:t>
      </w:r>
      <w:r w:rsidRPr="00D1079E">
        <w:rPr>
          <w:rFonts w:ascii="Cascadia Mono" w:hAnsi="Cascadia Mono" w:cs="Cascadia Mono"/>
          <w:noProof w:val="0"/>
          <w:color w:val="808080"/>
          <w:kern w:val="0"/>
          <w:sz w:val="24"/>
          <w:szCs w:val="24"/>
          <w:lang w:val="en-US"/>
        </w:rPr>
        <w:t>,</w:t>
      </w:r>
      <w:r w:rsidRPr="00D1079E">
        <w:rPr>
          <w:rFonts w:ascii="Cascadia Mono" w:hAnsi="Cascadia Mono" w:cs="Cascadia Mono"/>
          <w:noProof w:val="0"/>
          <w:color w:val="000000"/>
          <w:kern w:val="0"/>
          <w:sz w:val="24"/>
          <w:szCs w:val="24"/>
          <w:lang w:val="en-US"/>
        </w:rPr>
        <w:t xml:space="preserve"> </w:t>
      </w:r>
      <w:r w:rsidRPr="00D1079E">
        <w:rPr>
          <w:rFonts w:ascii="Cascadia Mono" w:hAnsi="Cascadia Mono" w:cs="Cascadia Mono"/>
          <w:noProof w:val="0"/>
          <w:color w:val="FF0000"/>
          <w:kern w:val="0"/>
          <w:sz w:val="24"/>
          <w:szCs w:val="24"/>
          <w:lang w:val="en-US"/>
        </w:rPr>
        <w:t>'BILL DOES NOT EXIST'</w:t>
      </w:r>
      <w:r w:rsidRPr="00D1079E">
        <w:rPr>
          <w:rFonts w:ascii="Cascadia Mono" w:hAnsi="Cascadia Mono" w:cs="Cascadia Mono"/>
          <w:noProof w:val="0"/>
          <w:color w:val="808080"/>
          <w:kern w:val="0"/>
          <w:sz w:val="24"/>
          <w:szCs w:val="24"/>
          <w:lang w:val="en-US"/>
        </w:rPr>
        <w:t>,</w:t>
      </w:r>
      <w:r w:rsidRPr="00D1079E">
        <w:rPr>
          <w:rFonts w:ascii="Cascadia Mono" w:hAnsi="Cascadia Mono" w:cs="Cascadia Mono"/>
          <w:noProof w:val="0"/>
          <w:color w:val="000000"/>
          <w:kern w:val="0"/>
          <w:sz w:val="24"/>
          <w:szCs w:val="24"/>
          <w:lang w:val="en-US"/>
        </w:rPr>
        <w:t xml:space="preserve"> 1</w:t>
      </w:r>
    </w:p>
    <w:p w14:paraId="30E89B79" w14:textId="77777777" w:rsidR="00D1079E" w:rsidRPr="00D1079E" w:rsidRDefault="00D1079E" w:rsidP="00D107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1079E">
        <w:rPr>
          <w:rFonts w:ascii="Cascadia Mono" w:hAnsi="Cascadia Mono" w:cs="Cascadia Mono"/>
          <w:noProof w:val="0"/>
          <w:color w:val="000000"/>
          <w:kern w:val="0"/>
          <w:sz w:val="24"/>
          <w:szCs w:val="24"/>
          <w:lang w:val="en-US"/>
        </w:rPr>
        <w:tab/>
      </w:r>
      <w:r w:rsidRPr="00D1079E">
        <w:rPr>
          <w:rFonts w:ascii="Cascadia Mono" w:hAnsi="Cascadia Mono" w:cs="Cascadia Mono"/>
          <w:noProof w:val="0"/>
          <w:color w:val="000000"/>
          <w:kern w:val="0"/>
          <w:sz w:val="24"/>
          <w:szCs w:val="24"/>
          <w:lang w:val="en-US"/>
        </w:rPr>
        <w:tab/>
      </w:r>
      <w:r w:rsidRPr="00D1079E">
        <w:rPr>
          <w:rFonts w:ascii="Cascadia Mono" w:hAnsi="Cascadia Mono" w:cs="Cascadia Mono"/>
          <w:noProof w:val="0"/>
          <w:color w:val="0000FF"/>
          <w:kern w:val="0"/>
          <w:sz w:val="24"/>
          <w:szCs w:val="24"/>
          <w:lang w:val="en-US"/>
        </w:rPr>
        <w:t>SELECT</w:t>
      </w:r>
      <w:r w:rsidRPr="00D1079E">
        <w:rPr>
          <w:rFonts w:ascii="Cascadia Mono" w:hAnsi="Cascadia Mono" w:cs="Cascadia Mono"/>
          <w:noProof w:val="0"/>
          <w:color w:val="000000"/>
          <w:kern w:val="0"/>
          <w:sz w:val="24"/>
          <w:szCs w:val="24"/>
          <w:lang w:val="en-US"/>
        </w:rPr>
        <w:t xml:space="preserve"> @totalPrice </w:t>
      </w:r>
      <w:r w:rsidRPr="00D1079E">
        <w:rPr>
          <w:rFonts w:ascii="Cascadia Mono" w:hAnsi="Cascadia Mono" w:cs="Cascadia Mono"/>
          <w:noProof w:val="0"/>
          <w:color w:val="808080"/>
          <w:kern w:val="0"/>
          <w:sz w:val="24"/>
          <w:szCs w:val="24"/>
          <w:lang w:val="en-US"/>
        </w:rPr>
        <w:t>=</w:t>
      </w:r>
      <w:r w:rsidRPr="00D1079E">
        <w:rPr>
          <w:rFonts w:ascii="Cascadia Mono" w:hAnsi="Cascadia Mono" w:cs="Cascadia Mono"/>
          <w:noProof w:val="0"/>
          <w:color w:val="000000"/>
          <w:kern w:val="0"/>
          <w:sz w:val="24"/>
          <w:szCs w:val="24"/>
          <w:lang w:val="en-US"/>
        </w:rPr>
        <w:t xml:space="preserve"> </w:t>
      </w:r>
      <w:proofErr w:type="gramStart"/>
      <w:r w:rsidRPr="00D1079E">
        <w:rPr>
          <w:rFonts w:ascii="Cascadia Mono" w:hAnsi="Cascadia Mono" w:cs="Cascadia Mono"/>
          <w:noProof w:val="0"/>
          <w:color w:val="FF00FF"/>
          <w:kern w:val="0"/>
          <w:sz w:val="24"/>
          <w:szCs w:val="24"/>
          <w:lang w:val="en-US"/>
        </w:rPr>
        <w:t>SUM</w:t>
      </w:r>
      <w:r w:rsidRPr="00D1079E">
        <w:rPr>
          <w:rFonts w:ascii="Cascadia Mono" w:hAnsi="Cascadia Mono" w:cs="Cascadia Mono"/>
          <w:noProof w:val="0"/>
          <w:color w:val="808080"/>
          <w:kern w:val="0"/>
          <w:sz w:val="24"/>
          <w:szCs w:val="24"/>
          <w:lang w:val="en-US"/>
        </w:rPr>
        <w:t>(</w:t>
      </w:r>
      <w:proofErr w:type="spellStart"/>
      <w:proofErr w:type="gramEnd"/>
      <w:r w:rsidRPr="00D1079E">
        <w:rPr>
          <w:rFonts w:ascii="Cascadia Mono" w:hAnsi="Cascadia Mono" w:cs="Cascadia Mono"/>
          <w:noProof w:val="0"/>
          <w:color w:val="000000"/>
          <w:kern w:val="0"/>
          <w:sz w:val="24"/>
          <w:szCs w:val="24"/>
          <w:lang w:val="en-US"/>
        </w:rPr>
        <w:t>totalPrice</w:t>
      </w:r>
      <w:proofErr w:type="spellEnd"/>
      <w:r w:rsidRPr="00D1079E">
        <w:rPr>
          <w:rFonts w:ascii="Cascadia Mono" w:hAnsi="Cascadia Mono" w:cs="Cascadia Mono"/>
          <w:noProof w:val="0"/>
          <w:color w:val="808080"/>
          <w:kern w:val="0"/>
          <w:sz w:val="24"/>
          <w:szCs w:val="24"/>
          <w:lang w:val="en-US"/>
        </w:rPr>
        <w:t>)</w:t>
      </w:r>
      <w:r w:rsidRPr="00D1079E">
        <w:rPr>
          <w:rFonts w:ascii="Cascadia Mono" w:hAnsi="Cascadia Mono" w:cs="Cascadia Mono"/>
          <w:noProof w:val="0"/>
          <w:color w:val="000000"/>
          <w:kern w:val="0"/>
          <w:sz w:val="24"/>
          <w:szCs w:val="24"/>
          <w:lang w:val="en-US"/>
        </w:rPr>
        <w:t xml:space="preserve"> </w:t>
      </w:r>
      <w:r w:rsidRPr="00D1079E">
        <w:rPr>
          <w:rFonts w:ascii="Cascadia Mono" w:hAnsi="Cascadia Mono" w:cs="Cascadia Mono"/>
          <w:noProof w:val="0"/>
          <w:color w:val="0000FF"/>
          <w:kern w:val="0"/>
          <w:sz w:val="24"/>
          <w:szCs w:val="24"/>
          <w:lang w:val="en-US"/>
        </w:rPr>
        <w:t>FROM</w:t>
      </w:r>
      <w:r w:rsidRPr="00D1079E">
        <w:rPr>
          <w:rFonts w:ascii="Cascadia Mono" w:hAnsi="Cascadia Mono" w:cs="Cascadia Mono"/>
          <w:noProof w:val="0"/>
          <w:color w:val="000000"/>
          <w:kern w:val="0"/>
          <w:sz w:val="24"/>
          <w:szCs w:val="24"/>
          <w:lang w:val="en-US"/>
        </w:rPr>
        <w:t xml:space="preserve"> </w:t>
      </w:r>
      <w:proofErr w:type="spellStart"/>
      <w:r w:rsidRPr="00D1079E">
        <w:rPr>
          <w:rFonts w:ascii="Cascadia Mono" w:hAnsi="Cascadia Mono" w:cs="Cascadia Mono"/>
          <w:noProof w:val="0"/>
          <w:color w:val="000000"/>
          <w:kern w:val="0"/>
          <w:sz w:val="24"/>
          <w:szCs w:val="24"/>
          <w:lang w:val="en-US"/>
        </w:rPr>
        <w:t>BillDetailView</w:t>
      </w:r>
      <w:proofErr w:type="spellEnd"/>
      <w:r w:rsidRPr="00D1079E">
        <w:rPr>
          <w:rFonts w:ascii="Cascadia Mono" w:hAnsi="Cascadia Mono" w:cs="Cascadia Mono"/>
          <w:noProof w:val="0"/>
          <w:color w:val="000000"/>
          <w:kern w:val="0"/>
          <w:sz w:val="24"/>
          <w:szCs w:val="24"/>
          <w:lang w:val="en-US"/>
        </w:rPr>
        <w:t xml:space="preserve"> </w:t>
      </w:r>
      <w:r w:rsidRPr="00D1079E">
        <w:rPr>
          <w:rFonts w:ascii="Cascadia Mono" w:hAnsi="Cascadia Mono" w:cs="Cascadia Mono"/>
          <w:noProof w:val="0"/>
          <w:color w:val="0000FF"/>
          <w:kern w:val="0"/>
          <w:sz w:val="24"/>
          <w:szCs w:val="24"/>
          <w:lang w:val="en-US"/>
        </w:rPr>
        <w:t>WHERE</w:t>
      </w:r>
      <w:r w:rsidRPr="00D1079E">
        <w:rPr>
          <w:rFonts w:ascii="Cascadia Mono" w:hAnsi="Cascadia Mono" w:cs="Cascadia Mono"/>
          <w:noProof w:val="0"/>
          <w:color w:val="000000"/>
          <w:kern w:val="0"/>
          <w:sz w:val="24"/>
          <w:szCs w:val="24"/>
          <w:lang w:val="en-US"/>
        </w:rPr>
        <w:t xml:space="preserve"> </w:t>
      </w:r>
      <w:proofErr w:type="spellStart"/>
      <w:r w:rsidRPr="00D1079E">
        <w:rPr>
          <w:rFonts w:ascii="Cascadia Mono" w:hAnsi="Cascadia Mono" w:cs="Cascadia Mono"/>
          <w:noProof w:val="0"/>
          <w:color w:val="000000"/>
          <w:kern w:val="0"/>
          <w:sz w:val="24"/>
          <w:szCs w:val="24"/>
          <w:lang w:val="en-US"/>
        </w:rPr>
        <w:t>billID</w:t>
      </w:r>
      <w:proofErr w:type="spellEnd"/>
      <w:r w:rsidRPr="00D1079E">
        <w:rPr>
          <w:rFonts w:ascii="Cascadia Mono" w:hAnsi="Cascadia Mono" w:cs="Cascadia Mono"/>
          <w:noProof w:val="0"/>
          <w:color w:val="000000"/>
          <w:kern w:val="0"/>
          <w:sz w:val="24"/>
          <w:szCs w:val="24"/>
          <w:lang w:val="en-US"/>
        </w:rPr>
        <w:t xml:space="preserve"> </w:t>
      </w:r>
      <w:r w:rsidRPr="00D1079E">
        <w:rPr>
          <w:rFonts w:ascii="Cascadia Mono" w:hAnsi="Cascadia Mono" w:cs="Cascadia Mono"/>
          <w:noProof w:val="0"/>
          <w:color w:val="808080"/>
          <w:kern w:val="0"/>
          <w:sz w:val="24"/>
          <w:szCs w:val="24"/>
          <w:lang w:val="en-US"/>
        </w:rPr>
        <w:t>=</w:t>
      </w:r>
      <w:r w:rsidRPr="00D1079E">
        <w:rPr>
          <w:rFonts w:ascii="Cascadia Mono" w:hAnsi="Cascadia Mono" w:cs="Cascadia Mono"/>
          <w:noProof w:val="0"/>
          <w:color w:val="000000"/>
          <w:kern w:val="0"/>
          <w:sz w:val="24"/>
          <w:szCs w:val="24"/>
          <w:lang w:val="en-US"/>
        </w:rPr>
        <w:t xml:space="preserve"> @billID</w:t>
      </w:r>
    </w:p>
    <w:p w14:paraId="66A133A4" w14:textId="77777777" w:rsidR="00D1079E" w:rsidRPr="00D1079E" w:rsidRDefault="00D1079E" w:rsidP="00D107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1079E">
        <w:rPr>
          <w:rFonts w:ascii="Cascadia Mono" w:hAnsi="Cascadia Mono" w:cs="Cascadia Mono"/>
          <w:noProof w:val="0"/>
          <w:color w:val="000000"/>
          <w:kern w:val="0"/>
          <w:sz w:val="24"/>
          <w:szCs w:val="24"/>
          <w:lang w:val="en-US"/>
        </w:rPr>
        <w:tab/>
      </w:r>
      <w:r w:rsidRPr="00D1079E">
        <w:rPr>
          <w:rFonts w:ascii="Cascadia Mono" w:hAnsi="Cascadia Mono" w:cs="Cascadia Mono"/>
          <w:noProof w:val="0"/>
          <w:color w:val="000000"/>
          <w:kern w:val="0"/>
          <w:sz w:val="24"/>
          <w:szCs w:val="24"/>
          <w:lang w:val="en-US"/>
        </w:rPr>
        <w:tab/>
      </w:r>
      <w:r w:rsidRPr="00D1079E">
        <w:rPr>
          <w:rFonts w:ascii="Cascadia Mono" w:hAnsi="Cascadia Mono" w:cs="Cascadia Mono"/>
          <w:noProof w:val="0"/>
          <w:color w:val="0000FF"/>
          <w:kern w:val="0"/>
          <w:sz w:val="24"/>
          <w:szCs w:val="24"/>
          <w:lang w:val="en-US"/>
        </w:rPr>
        <w:t>SELECT</w:t>
      </w:r>
      <w:r w:rsidRPr="00D1079E">
        <w:rPr>
          <w:rFonts w:ascii="Cascadia Mono" w:hAnsi="Cascadia Mono" w:cs="Cascadia Mono"/>
          <w:noProof w:val="0"/>
          <w:color w:val="000000"/>
          <w:kern w:val="0"/>
          <w:sz w:val="24"/>
          <w:szCs w:val="24"/>
          <w:lang w:val="en-US"/>
        </w:rPr>
        <w:t xml:space="preserve"> @point </w:t>
      </w:r>
      <w:r w:rsidRPr="00D1079E">
        <w:rPr>
          <w:rFonts w:ascii="Cascadia Mono" w:hAnsi="Cascadia Mono" w:cs="Cascadia Mono"/>
          <w:noProof w:val="0"/>
          <w:color w:val="808080"/>
          <w:kern w:val="0"/>
          <w:sz w:val="24"/>
          <w:szCs w:val="24"/>
          <w:lang w:val="en-US"/>
        </w:rPr>
        <w:t>=</w:t>
      </w:r>
      <w:r w:rsidRPr="00D1079E">
        <w:rPr>
          <w:rFonts w:ascii="Cascadia Mono" w:hAnsi="Cascadia Mono" w:cs="Cascadia Mono"/>
          <w:noProof w:val="0"/>
          <w:color w:val="000000"/>
          <w:kern w:val="0"/>
          <w:sz w:val="24"/>
          <w:szCs w:val="24"/>
          <w:lang w:val="en-US"/>
        </w:rPr>
        <w:t xml:space="preserve"> @totalPrice </w:t>
      </w:r>
      <w:r w:rsidRPr="00D1079E">
        <w:rPr>
          <w:rFonts w:ascii="Cascadia Mono" w:hAnsi="Cascadia Mono" w:cs="Cascadia Mono"/>
          <w:noProof w:val="0"/>
          <w:color w:val="808080"/>
          <w:kern w:val="0"/>
          <w:sz w:val="24"/>
          <w:szCs w:val="24"/>
          <w:lang w:val="en-US"/>
        </w:rPr>
        <w:t>/</w:t>
      </w:r>
      <w:r w:rsidRPr="00D1079E">
        <w:rPr>
          <w:rFonts w:ascii="Cascadia Mono" w:hAnsi="Cascadia Mono" w:cs="Cascadia Mono"/>
          <w:noProof w:val="0"/>
          <w:color w:val="000000"/>
          <w:kern w:val="0"/>
          <w:sz w:val="24"/>
          <w:szCs w:val="24"/>
          <w:lang w:val="en-US"/>
        </w:rPr>
        <w:t xml:space="preserve"> 10000</w:t>
      </w:r>
    </w:p>
    <w:p w14:paraId="51470DBE" w14:textId="77777777" w:rsidR="00D1079E" w:rsidRPr="00D1079E" w:rsidRDefault="00D1079E" w:rsidP="00D107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1079E">
        <w:rPr>
          <w:rFonts w:ascii="Cascadia Mono" w:hAnsi="Cascadia Mono" w:cs="Cascadia Mono"/>
          <w:noProof w:val="0"/>
          <w:color w:val="000000"/>
          <w:kern w:val="0"/>
          <w:sz w:val="24"/>
          <w:szCs w:val="24"/>
          <w:lang w:val="en-US"/>
        </w:rPr>
        <w:tab/>
      </w:r>
      <w:r w:rsidRPr="00D1079E">
        <w:rPr>
          <w:rFonts w:ascii="Cascadia Mono" w:hAnsi="Cascadia Mono" w:cs="Cascadia Mono"/>
          <w:noProof w:val="0"/>
          <w:color w:val="000000"/>
          <w:kern w:val="0"/>
          <w:sz w:val="24"/>
          <w:szCs w:val="24"/>
          <w:lang w:val="en-US"/>
        </w:rPr>
        <w:tab/>
      </w:r>
      <w:r w:rsidRPr="00D1079E">
        <w:rPr>
          <w:rFonts w:ascii="Cascadia Mono" w:hAnsi="Cascadia Mono" w:cs="Cascadia Mono"/>
          <w:noProof w:val="0"/>
          <w:color w:val="0000FF"/>
          <w:kern w:val="0"/>
          <w:sz w:val="24"/>
          <w:szCs w:val="24"/>
          <w:lang w:val="en-US"/>
        </w:rPr>
        <w:t>DECLARE</w:t>
      </w:r>
      <w:r w:rsidRPr="00D1079E">
        <w:rPr>
          <w:rFonts w:ascii="Cascadia Mono" w:hAnsi="Cascadia Mono" w:cs="Cascadia Mono"/>
          <w:noProof w:val="0"/>
          <w:color w:val="000000"/>
          <w:kern w:val="0"/>
          <w:sz w:val="24"/>
          <w:szCs w:val="24"/>
          <w:lang w:val="en-US"/>
        </w:rPr>
        <w:t xml:space="preserve"> @errorMessage </w:t>
      </w:r>
      <w:proofErr w:type="gramStart"/>
      <w:r w:rsidRPr="00D1079E">
        <w:rPr>
          <w:rFonts w:ascii="Cascadia Mono" w:hAnsi="Cascadia Mono" w:cs="Cascadia Mono"/>
          <w:noProof w:val="0"/>
          <w:color w:val="0000FF"/>
          <w:kern w:val="0"/>
          <w:sz w:val="24"/>
          <w:szCs w:val="24"/>
          <w:lang w:val="en-US"/>
        </w:rPr>
        <w:t>NVARCHAR</w:t>
      </w:r>
      <w:r w:rsidRPr="00D1079E">
        <w:rPr>
          <w:rFonts w:ascii="Cascadia Mono" w:hAnsi="Cascadia Mono" w:cs="Cascadia Mono"/>
          <w:noProof w:val="0"/>
          <w:color w:val="808080"/>
          <w:kern w:val="0"/>
          <w:sz w:val="24"/>
          <w:szCs w:val="24"/>
          <w:lang w:val="en-US"/>
        </w:rPr>
        <w:t>(</w:t>
      </w:r>
      <w:proofErr w:type="gramEnd"/>
      <w:r w:rsidRPr="00D1079E">
        <w:rPr>
          <w:rFonts w:ascii="Cascadia Mono" w:hAnsi="Cascadia Mono" w:cs="Cascadia Mono"/>
          <w:noProof w:val="0"/>
          <w:color w:val="FF00FF"/>
          <w:kern w:val="0"/>
          <w:sz w:val="24"/>
          <w:szCs w:val="24"/>
          <w:lang w:val="en-US"/>
        </w:rPr>
        <w:t>max</w:t>
      </w:r>
      <w:r w:rsidRPr="00D1079E">
        <w:rPr>
          <w:rFonts w:ascii="Cascadia Mono" w:hAnsi="Cascadia Mono" w:cs="Cascadia Mono"/>
          <w:noProof w:val="0"/>
          <w:color w:val="808080"/>
          <w:kern w:val="0"/>
          <w:sz w:val="24"/>
          <w:szCs w:val="24"/>
          <w:lang w:val="en-US"/>
        </w:rPr>
        <w:t>)</w:t>
      </w:r>
    </w:p>
    <w:p w14:paraId="2DE712D5" w14:textId="77777777" w:rsidR="00D1079E" w:rsidRPr="00D1079E" w:rsidRDefault="00D1079E" w:rsidP="00D107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1079E">
        <w:rPr>
          <w:rFonts w:ascii="Cascadia Mono" w:hAnsi="Cascadia Mono" w:cs="Cascadia Mono"/>
          <w:noProof w:val="0"/>
          <w:color w:val="000000"/>
          <w:kern w:val="0"/>
          <w:sz w:val="24"/>
          <w:szCs w:val="24"/>
          <w:lang w:val="en-US"/>
        </w:rPr>
        <w:tab/>
      </w:r>
      <w:r w:rsidRPr="00D1079E">
        <w:rPr>
          <w:rFonts w:ascii="Cascadia Mono" w:hAnsi="Cascadia Mono" w:cs="Cascadia Mono"/>
          <w:noProof w:val="0"/>
          <w:color w:val="000000"/>
          <w:kern w:val="0"/>
          <w:sz w:val="24"/>
          <w:szCs w:val="24"/>
          <w:lang w:val="en-US"/>
        </w:rPr>
        <w:tab/>
      </w:r>
      <w:r w:rsidRPr="00D1079E">
        <w:rPr>
          <w:rFonts w:ascii="Cascadia Mono" w:hAnsi="Cascadia Mono" w:cs="Cascadia Mono"/>
          <w:noProof w:val="0"/>
          <w:color w:val="0000FF"/>
          <w:kern w:val="0"/>
          <w:sz w:val="24"/>
          <w:szCs w:val="24"/>
          <w:lang w:val="en-US"/>
        </w:rPr>
        <w:t>BEGIN</w:t>
      </w:r>
      <w:r w:rsidRPr="00D1079E">
        <w:rPr>
          <w:rFonts w:ascii="Cascadia Mono" w:hAnsi="Cascadia Mono" w:cs="Cascadia Mono"/>
          <w:noProof w:val="0"/>
          <w:color w:val="000000"/>
          <w:kern w:val="0"/>
          <w:sz w:val="24"/>
          <w:szCs w:val="24"/>
          <w:lang w:val="en-US"/>
        </w:rPr>
        <w:t xml:space="preserve"> </w:t>
      </w:r>
      <w:r w:rsidRPr="00D1079E">
        <w:rPr>
          <w:rFonts w:ascii="Cascadia Mono" w:hAnsi="Cascadia Mono" w:cs="Cascadia Mono"/>
          <w:noProof w:val="0"/>
          <w:color w:val="0000FF"/>
          <w:kern w:val="0"/>
          <w:sz w:val="24"/>
          <w:szCs w:val="24"/>
          <w:lang w:val="en-US"/>
        </w:rPr>
        <w:t>TRY</w:t>
      </w:r>
    </w:p>
    <w:p w14:paraId="14CA42EF" w14:textId="77777777" w:rsidR="00D1079E" w:rsidRPr="00D1079E" w:rsidRDefault="00D1079E" w:rsidP="00D107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1079E">
        <w:rPr>
          <w:rFonts w:ascii="Cascadia Mono" w:hAnsi="Cascadia Mono" w:cs="Cascadia Mono"/>
          <w:noProof w:val="0"/>
          <w:color w:val="000000"/>
          <w:kern w:val="0"/>
          <w:sz w:val="24"/>
          <w:szCs w:val="24"/>
          <w:lang w:val="en-US"/>
        </w:rPr>
        <w:tab/>
      </w:r>
      <w:r w:rsidRPr="00D1079E">
        <w:rPr>
          <w:rFonts w:ascii="Cascadia Mono" w:hAnsi="Cascadia Mono" w:cs="Cascadia Mono"/>
          <w:noProof w:val="0"/>
          <w:color w:val="000000"/>
          <w:kern w:val="0"/>
          <w:sz w:val="24"/>
          <w:szCs w:val="24"/>
          <w:lang w:val="en-US"/>
        </w:rPr>
        <w:tab/>
      </w:r>
      <w:r w:rsidRPr="00D1079E">
        <w:rPr>
          <w:rFonts w:ascii="Cascadia Mono" w:hAnsi="Cascadia Mono" w:cs="Cascadia Mono"/>
          <w:noProof w:val="0"/>
          <w:color w:val="000000"/>
          <w:kern w:val="0"/>
          <w:sz w:val="24"/>
          <w:szCs w:val="24"/>
          <w:lang w:val="en-US"/>
        </w:rPr>
        <w:tab/>
      </w:r>
      <w:r w:rsidRPr="00D1079E">
        <w:rPr>
          <w:rFonts w:ascii="Cascadia Mono" w:hAnsi="Cascadia Mono" w:cs="Cascadia Mono"/>
          <w:noProof w:val="0"/>
          <w:color w:val="FF00FF"/>
          <w:kern w:val="0"/>
          <w:sz w:val="24"/>
          <w:szCs w:val="24"/>
          <w:lang w:val="en-US"/>
        </w:rPr>
        <w:t>UPDATE</w:t>
      </w:r>
      <w:r w:rsidRPr="00D1079E">
        <w:rPr>
          <w:rFonts w:ascii="Cascadia Mono" w:hAnsi="Cascadia Mono" w:cs="Cascadia Mono"/>
          <w:noProof w:val="0"/>
          <w:color w:val="000000"/>
          <w:kern w:val="0"/>
          <w:sz w:val="24"/>
          <w:szCs w:val="24"/>
          <w:lang w:val="en-US"/>
        </w:rPr>
        <w:t xml:space="preserve"> Customer </w:t>
      </w:r>
      <w:r w:rsidRPr="00D1079E">
        <w:rPr>
          <w:rFonts w:ascii="Cascadia Mono" w:hAnsi="Cascadia Mono" w:cs="Cascadia Mono"/>
          <w:noProof w:val="0"/>
          <w:color w:val="0000FF"/>
          <w:kern w:val="0"/>
          <w:sz w:val="24"/>
          <w:szCs w:val="24"/>
          <w:lang w:val="en-US"/>
        </w:rPr>
        <w:t>SET</w:t>
      </w:r>
      <w:r w:rsidRPr="00D1079E">
        <w:rPr>
          <w:rFonts w:ascii="Cascadia Mono" w:hAnsi="Cascadia Mono" w:cs="Cascadia Mono"/>
          <w:noProof w:val="0"/>
          <w:color w:val="000000"/>
          <w:kern w:val="0"/>
          <w:sz w:val="24"/>
          <w:szCs w:val="24"/>
          <w:lang w:val="en-US"/>
        </w:rPr>
        <w:t xml:space="preserve"> </w:t>
      </w:r>
      <w:proofErr w:type="spellStart"/>
      <w:r w:rsidRPr="00D1079E">
        <w:rPr>
          <w:rFonts w:ascii="Cascadia Mono" w:hAnsi="Cascadia Mono" w:cs="Cascadia Mono"/>
          <w:noProof w:val="0"/>
          <w:color w:val="000000"/>
          <w:kern w:val="0"/>
          <w:sz w:val="24"/>
          <w:szCs w:val="24"/>
          <w:lang w:val="en-US"/>
        </w:rPr>
        <w:t>bonusPoint</w:t>
      </w:r>
      <w:proofErr w:type="spellEnd"/>
      <w:r w:rsidRPr="00D1079E">
        <w:rPr>
          <w:rFonts w:ascii="Cascadia Mono" w:hAnsi="Cascadia Mono" w:cs="Cascadia Mono"/>
          <w:noProof w:val="0"/>
          <w:color w:val="000000"/>
          <w:kern w:val="0"/>
          <w:sz w:val="24"/>
          <w:szCs w:val="24"/>
          <w:lang w:val="en-US"/>
        </w:rPr>
        <w:t xml:space="preserve"> </w:t>
      </w:r>
      <w:r w:rsidRPr="00D1079E">
        <w:rPr>
          <w:rFonts w:ascii="Cascadia Mono" w:hAnsi="Cascadia Mono" w:cs="Cascadia Mono"/>
          <w:noProof w:val="0"/>
          <w:color w:val="808080"/>
          <w:kern w:val="0"/>
          <w:sz w:val="24"/>
          <w:szCs w:val="24"/>
          <w:lang w:val="en-US"/>
        </w:rPr>
        <w:t>=</w:t>
      </w:r>
      <w:r w:rsidRPr="00D1079E">
        <w:rPr>
          <w:rFonts w:ascii="Cascadia Mono" w:hAnsi="Cascadia Mono" w:cs="Cascadia Mono"/>
          <w:noProof w:val="0"/>
          <w:color w:val="000000"/>
          <w:kern w:val="0"/>
          <w:sz w:val="24"/>
          <w:szCs w:val="24"/>
          <w:lang w:val="en-US"/>
        </w:rPr>
        <w:t xml:space="preserve"> </w:t>
      </w:r>
      <w:proofErr w:type="spellStart"/>
      <w:r w:rsidRPr="00D1079E">
        <w:rPr>
          <w:rFonts w:ascii="Cascadia Mono" w:hAnsi="Cascadia Mono" w:cs="Cascadia Mono"/>
          <w:noProof w:val="0"/>
          <w:color w:val="000000"/>
          <w:kern w:val="0"/>
          <w:sz w:val="24"/>
          <w:szCs w:val="24"/>
          <w:lang w:val="en-US"/>
        </w:rPr>
        <w:t>bonusPoint</w:t>
      </w:r>
      <w:proofErr w:type="spellEnd"/>
      <w:r w:rsidRPr="00D1079E">
        <w:rPr>
          <w:rFonts w:ascii="Cascadia Mono" w:hAnsi="Cascadia Mono" w:cs="Cascadia Mono"/>
          <w:noProof w:val="0"/>
          <w:color w:val="000000"/>
          <w:kern w:val="0"/>
          <w:sz w:val="24"/>
          <w:szCs w:val="24"/>
          <w:lang w:val="en-US"/>
        </w:rPr>
        <w:t xml:space="preserve"> </w:t>
      </w:r>
      <w:r w:rsidRPr="00D1079E">
        <w:rPr>
          <w:rFonts w:ascii="Cascadia Mono" w:hAnsi="Cascadia Mono" w:cs="Cascadia Mono"/>
          <w:noProof w:val="0"/>
          <w:color w:val="808080"/>
          <w:kern w:val="0"/>
          <w:sz w:val="24"/>
          <w:szCs w:val="24"/>
          <w:lang w:val="en-US"/>
        </w:rPr>
        <w:t>+</w:t>
      </w:r>
      <w:r w:rsidRPr="00D1079E">
        <w:rPr>
          <w:rFonts w:ascii="Cascadia Mono" w:hAnsi="Cascadia Mono" w:cs="Cascadia Mono"/>
          <w:noProof w:val="0"/>
          <w:color w:val="000000"/>
          <w:kern w:val="0"/>
          <w:sz w:val="24"/>
          <w:szCs w:val="24"/>
          <w:lang w:val="en-US"/>
        </w:rPr>
        <w:t xml:space="preserve"> @point </w:t>
      </w:r>
      <w:r w:rsidRPr="00D1079E">
        <w:rPr>
          <w:rFonts w:ascii="Cascadia Mono" w:hAnsi="Cascadia Mono" w:cs="Cascadia Mono"/>
          <w:noProof w:val="0"/>
          <w:color w:val="0000FF"/>
          <w:kern w:val="0"/>
          <w:sz w:val="24"/>
          <w:szCs w:val="24"/>
          <w:lang w:val="en-US"/>
        </w:rPr>
        <w:t>WHERE</w:t>
      </w:r>
      <w:r w:rsidRPr="00D1079E">
        <w:rPr>
          <w:rFonts w:ascii="Cascadia Mono" w:hAnsi="Cascadia Mono" w:cs="Cascadia Mono"/>
          <w:noProof w:val="0"/>
          <w:color w:val="000000"/>
          <w:kern w:val="0"/>
          <w:sz w:val="24"/>
          <w:szCs w:val="24"/>
          <w:lang w:val="en-US"/>
        </w:rPr>
        <w:t xml:space="preserve"> phone </w:t>
      </w:r>
      <w:r w:rsidRPr="00D1079E">
        <w:rPr>
          <w:rFonts w:ascii="Cascadia Mono" w:hAnsi="Cascadia Mono" w:cs="Cascadia Mono"/>
          <w:noProof w:val="0"/>
          <w:color w:val="808080"/>
          <w:kern w:val="0"/>
          <w:sz w:val="24"/>
          <w:szCs w:val="24"/>
          <w:lang w:val="en-US"/>
        </w:rPr>
        <w:t>=</w:t>
      </w:r>
      <w:r w:rsidRPr="00D1079E">
        <w:rPr>
          <w:rFonts w:ascii="Cascadia Mono" w:hAnsi="Cascadia Mono" w:cs="Cascadia Mono"/>
          <w:noProof w:val="0"/>
          <w:color w:val="000000"/>
          <w:kern w:val="0"/>
          <w:sz w:val="24"/>
          <w:szCs w:val="24"/>
          <w:lang w:val="en-US"/>
        </w:rPr>
        <w:t xml:space="preserve"> @phone</w:t>
      </w:r>
    </w:p>
    <w:p w14:paraId="2E767E3A" w14:textId="77777777" w:rsidR="00D1079E" w:rsidRPr="00D1079E" w:rsidRDefault="00D1079E" w:rsidP="00D107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1079E">
        <w:rPr>
          <w:rFonts w:ascii="Cascadia Mono" w:hAnsi="Cascadia Mono" w:cs="Cascadia Mono"/>
          <w:noProof w:val="0"/>
          <w:color w:val="000000"/>
          <w:kern w:val="0"/>
          <w:sz w:val="24"/>
          <w:szCs w:val="24"/>
          <w:lang w:val="en-US"/>
        </w:rPr>
        <w:tab/>
      </w:r>
      <w:r w:rsidRPr="00D1079E">
        <w:rPr>
          <w:rFonts w:ascii="Cascadia Mono" w:hAnsi="Cascadia Mono" w:cs="Cascadia Mono"/>
          <w:noProof w:val="0"/>
          <w:color w:val="000000"/>
          <w:kern w:val="0"/>
          <w:sz w:val="24"/>
          <w:szCs w:val="24"/>
          <w:lang w:val="en-US"/>
        </w:rPr>
        <w:tab/>
      </w:r>
      <w:r w:rsidRPr="00D1079E">
        <w:rPr>
          <w:rFonts w:ascii="Cascadia Mono" w:hAnsi="Cascadia Mono" w:cs="Cascadia Mono"/>
          <w:noProof w:val="0"/>
          <w:color w:val="000000"/>
          <w:kern w:val="0"/>
          <w:sz w:val="24"/>
          <w:szCs w:val="24"/>
          <w:lang w:val="en-US"/>
        </w:rPr>
        <w:tab/>
      </w:r>
      <w:r w:rsidRPr="00D1079E">
        <w:rPr>
          <w:rFonts w:ascii="Cascadia Mono" w:hAnsi="Cascadia Mono" w:cs="Cascadia Mono"/>
          <w:noProof w:val="0"/>
          <w:color w:val="0000FF"/>
          <w:kern w:val="0"/>
          <w:sz w:val="24"/>
          <w:szCs w:val="24"/>
          <w:lang w:val="en-US"/>
        </w:rPr>
        <w:t>COMMIT</w:t>
      </w:r>
      <w:r w:rsidRPr="00D1079E">
        <w:rPr>
          <w:rFonts w:ascii="Cascadia Mono" w:hAnsi="Cascadia Mono" w:cs="Cascadia Mono"/>
          <w:noProof w:val="0"/>
          <w:color w:val="000000"/>
          <w:kern w:val="0"/>
          <w:sz w:val="24"/>
          <w:szCs w:val="24"/>
          <w:lang w:val="en-US"/>
        </w:rPr>
        <w:t xml:space="preserve"> </w:t>
      </w:r>
      <w:r w:rsidRPr="00D1079E">
        <w:rPr>
          <w:rFonts w:ascii="Cascadia Mono" w:hAnsi="Cascadia Mono" w:cs="Cascadia Mono"/>
          <w:noProof w:val="0"/>
          <w:color w:val="0000FF"/>
          <w:kern w:val="0"/>
          <w:sz w:val="24"/>
          <w:szCs w:val="24"/>
          <w:lang w:val="en-US"/>
        </w:rPr>
        <w:t>TRANSACTION</w:t>
      </w:r>
    </w:p>
    <w:p w14:paraId="12D541C7" w14:textId="77777777" w:rsidR="00D1079E" w:rsidRPr="00D1079E" w:rsidRDefault="00D1079E" w:rsidP="00D107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1079E">
        <w:rPr>
          <w:rFonts w:ascii="Cascadia Mono" w:hAnsi="Cascadia Mono" w:cs="Cascadia Mono"/>
          <w:noProof w:val="0"/>
          <w:color w:val="000000"/>
          <w:kern w:val="0"/>
          <w:sz w:val="24"/>
          <w:szCs w:val="24"/>
          <w:lang w:val="en-US"/>
        </w:rPr>
        <w:tab/>
      </w:r>
      <w:r w:rsidRPr="00D1079E">
        <w:rPr>
          <w:rFonts w:ascii="Cascadia Mono" w:hAnsi="Cascadia Mono" w:cs="Cascadia Mono"/>
          <w:noProof w:val="0"/>
          <w:color w:val="000000"/>
          <w:kern w:val="0"/>
          <w:sz w:val="24"/>
          <w:szCs w:val="24"/>
          <w:lang w:val="en-US"/>
        </w:rPr>
        <w:tab/>
      </w:r>
      <w:r w:rsidRPr="00D1079E">
        <w:rPr>
          <w:rFonts w:ascii="Cascadia Mono" w:hAnsi="Cascadia Mono" w:cs="Cascadia Mono"/>
          <w:noProof w:val="0"/>
          <w:color w:val="0000FF"/>
          <w:kern w:val="0"/>
          <w:sz w:val="24"/>
          <w:szCs w:val="24"/>
          <w:lang w:val="en-US"/>
        </w:rPr>
        <w:t>END</w:t>
      </w:r>
      <w:r w:rsidRPr="00D1079E">
        <w:rPr>
          <w:rFonts w:ascii="Cascadia Mono" w:hAnsi="Cascadia Mono" w:cs="Cascadia Mono"/>
          <w:noProof w:val="0"/>
          <w:color w:val="000000"/>
          <w:kern w:val="0"/>
          <w:sz w:val="24"/>
          <w:szCs w:val="24"/>
          <w:lang w:val="en-US"/>
        </w:rPr>
        <w:t xml:space="preserve"> </w:t>
      </w:r>
      <w:r w:rsidRPr="00D1079E">
        <w:rPr>
          <w:rFonts w:ascii="Cascadia Mono" w:hAnsi="Cascadia Mono" w:cs="Cascadia Mono"/>
          <w:noProof w:val="0"/>
          <w:color w:val="0000FF"/>
          <w:kern w:val="0"/>
          <w:sz w:val="24"/>
          <w:szCs w:val="24"/>
          <w:lang w:val="en-US"/>
        </w:rPr>
        <w:t>TRY</w:t>
      </w:r>
    </w:p>
    <w:p w14:paraId="1A492671" w14:textId="77777777" w:rsidR="00D1079E" w:rsidRPr="00D1079E" w:rsidRDefault="00D1079E" w:rsidP="00D107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1079E">
        <w:rPr>
          <w:rFonts w:ascii="Cascadia Mono" w:hAnsi="Cascadia Mono" w:cs="Cascadia Mono"/>
          <w:noProof w:val="0"/>
          <w:color w:val="000000"/>
          <w:kern w:val="0"/>
          <w:sz w:val="24"/>
          <w:szCs w:val="24"/>
          <w:lang w:val="en-US"/>
        </w:rPr>
        <w:tab/>
      </w:r>
      <w:r w:rsidRPr="00D1079E">
        <w:rPr>
          <w:rFonts w:ascii="Cascadia Mono" w:hAnsi="Cascadia Mono" w:cs="Cascadia Mono"/>
          <w:noProof w:val="0"/>
          <w:color w:val="000000"/>
          <w:kern w:val="0"/>
          <w:sz w:val="24"/>
          <w:szCs w:val="24"/>
          <w:lang w:val="en-US"/>
        </w:rPr>
        <w:tab/>
      </w:r>
      <w:r w:rsidRPr="00D1079E">
        <w:rPr>
          <w:rFonts w:ascii="Cascadia Mono" w:hAnsi="Cascadia Mono" w:cs="Cascadia Mono"/>
          <w:noProof w:val="0"/>
          <w:color w:val="0000FF"/>
          <w:kern w:val="0"/>
          <w:sz w:val="24"/>
          <w:szCs w:val="24"/>
          <w:lang w:val="en-US"/>
        </w:rPr>
        <w:t>BEGIN</w:t>
      </w:r>
      <w:r w:rsidRPr="00D1079E">
        <w:rPr>
          <w:rFonts w:ascii="Cascadia Mono" w:hAnsi="Cascadia Mono" w:cs="Cascadia Mono"/>
          <w:noProof w:val="0"/>
          <w:color w:val="000000"/>
          <w:kern w:val="0"/>
          <w:sz w:val="24"/>
          <w:szCs w:val="24"/>
          <w:lang w:val="en-US"/>
        </w:rPr>
        <w:t xml:space="preserve"> </w:t>
      </w:r>
      <w:r w:rsidRPr="00D1079E">
        <w:rPr>
          <w:rFonts w:ascii="Cascadia Mono" w:hAnsi="Cascadia Mono" w:cs="Cascadia Mono"/>
          <w:noProof w:val="0"/>
          <w:color w:val="0000FF"/>
          <w:kern w:val="0"/>
          <w:sz w:val="24"/>
          <w:szCs w:val="24"/>
          <w:lang w:val="en-US"/>
        </w:rPr>
        <w:t>CATCH</w:t>
      </w:r>
    </w:p>
    <w:p w14:paraId="03548AE8" w14:textId="77777777" w:rsidR="00D1079E" w:rsidRPr="00D1079E" w:rsidRDefault="00D1079E" w:rsidP="00D107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1079E">
        <w:rPr>
          <w:rFonts w:ascii="Cascadia Mono" w:hAnsi="Cascadia Mono" w:cs="Cascadia Mono"/>
          <w:noProof w:val="0"/>
          <w:color w:val="000000"/>
          <w:kern w:val="0"/>
          <w:sz w:val="24"/>
          <w:szCs w:val="24"/>
          <w:lang w:val="en-US"/>
        </w:rPr>
        <w:tab/>
      </w:r>
      <w:r w:rsidRPr="00D1079E">
        <w:rPr>
          <w:rFonts w:ascii="Cascadia Mono" w:hAnsi="Cascadia Mono" w:cs="Cascadia Mono"/>
          <w:noProof w:val="0"/>
          <w:color w:val="000000"/>
          <w:kern w:val="0"/>
          <w:sz w:val="24"/>
          <w:szCs w:val="24"/>
          <w:lang w:val="en-US"/>
        </w:rPr>
        <w:tab/>
      </w:r>
      <w:r w:rsidRPr="00D1079E">
        <w:rPr>
          <w:rFonts w:ascii="Cascadia Mono" w:hAnsi="Cascadia Mono" w:cs="Cascadia Mono"/>
          <w:noProof w:val="0"/>
          <w:color w:val="000000"/>
          <w:kern w:val="0"/>
          <w:sz w:val="24"/>
          <w:szCs w:val="24"/>
          <w:lang w:val="en-US"/>
        </w:rPr>
        <w:tab/>
      </w:r>
      <w:r w:rsidRPr="00D1079E">
        <w:rPr>
          <w:rFonts w:ascii="Cascadia Mono" w:hAnsi="Cascadia Mono" w:cs="Cascadia Mono"/>
          <w:noProof w:val="0"/>
          <w:color w:val="0000FF"/>
          <w:kern w:val="0"/>
          <w:sz w:val="24"/>
          <w:szCs w:val="24"/>
          <w:lang w:val="en-US"/>
        </w:rPr>
        <w:t>ROLLBACK</w:t>
      </w:r>
      <w:r w:rsidRPr="00D1079E">
        <w:rPr>
          <w:rFonts w:ascii="Cascadia Mono" w:hAnsi="Cascadia Mono" w:cs="Cascadia Mono"/>
          <w:noProof w:val="0"/>
          <w:color w:val="000000"/>
          <w:kern w:val="0"/>
          <w:sz w:val="24"/>
          <w:szCs w:val="24"/>
          <w:lang w:val="en-US"/>
        </w:rPr>
        <w:t xml:space="preserve"> </w:t>
      </w:r>
      <w:r w:rsidRPr="00D1079E">
        <w:rPr>
          <w:rFonts w:ascii="Cascadia Mono" w:hAnsi="Cascadia Mono" w:cs="Cascadia Mono"/>
          <w:noProof w:val="0"/>
          <w:color w:val="0000FF"/>
          <w:kern w:val="0"/>
          <w:sz w:val="24"/>
          <w:szCs w:val="24"/>
          <w:lang w:val="en-US"/>
        </w:rPr>
        <w:t>TRANSACTION</w:t>
      </w:r>
    </w:p>
    <w:p w14:paraId="5D618F31" w14:textId="77777777" w:rsidR="00D1079E" w:rsidRPr="00D1079E" w:rsidRDefault="00D1079E" w:rsidP="00D107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1079E">
        <w:rPr>
          <w:rFonts w:ascii="Cascadia Mono" w:hAnsi="Cascadia Mono" w:cs="Cascadia Mono"/>
          <w:noProof w:val="0"/>
          <w:color w:val="000000"/>
          <w:kern w:val="0"/>
          <w:sz w:val="24"/>
          <w:szCs w:val="24"/>
          <w:lang w:val="en-US"/>
        </w:rPr>
        <w:tab/>
      </w:r>
      <w:r w:rsidRPr="00D1079E">
        <w:rPr>
          <w:rFonts w:ascii="Cascadia Mono" w:hAnsi="Cascadia Mono" w:cs="Cascadia Mono"/>
          <w:noProof w:val="0"/>
          <w:color w:val="000000"/>
          <w:kern w:val="0"/>
          <w:sz w:val="24"/>
          <w:szCs w:val="24"/>
          <w:lang w:val="en-US"/>
        </w:rPr>
        <w:tab/>
      </w:r>
      <w:r w:rsidRPr="00D1079E">
        <w:rPr>
          <w:rFonts w:ascii="Cascadia Mono" w:hAnsi="Cascadia Mono" w:cs="Cascadia Mono"/>
          <w:noProof w:val="0"/>
          <w:color w:val="000000"/>
          <w:kern w:val="0"/>
          <w:sz w:val="24"/>
          <w:szCs w:val="24"/>
          <w:lang w:val="en-US"/>
        </w:rPr>
        <w:tab/>
      </w:r>
      <w:r w:rsidRPr="00D1079E">
        <w:rPr>
          <w:rFonts w:ascii="Cascadia Mono" w:hAnsi="Cascadia Mono" w:cs="Cascadia Mono"/>
          <w:noProof w:val="0"/>
          <w:color w:val="0000FF"/>
          <w:kern w:val="0"/>
          <w:sz w:val="24"/>
          <w:szCs w:val="24"/>
          <w:lang w:val="en-US"/>
        </w:rPr>
        <w:t>SET</w:t>
      </w:r>
      <w:r w:rsidRPr="00D1079E">
        <w:rPr>
          <w:rFonts w:ascii="Cascadia Mono" w:hAnsi="Cascadia Mono" w:cs="Cascadia Mono"/>
          <w:noProof w:val="0"/>
          <w:color w:val="000000"/>
          <w:kern w:val="0"/>
          <w:sz w:val="24"/>
          <w:szCs w:val="24"/>
          <w:lang w:val="en-US"/>
        </w:rPr>
        <w:t xml:space="preserve"> @errorMessage </w:t>
      </w:r>
      <w:r w:rsidRPr="00D1079E">
        <w:rPr>
          <w:rFonts w:ascii="Cascadia Mono" w:hAnsi="Cascadia Mono" w:cs="Cascadia Mono"/>
          <w:noProof w:val="0"/>
          <w:color w:val="808080"/>
          <w:kern w:val="0"/>
          <w:sz w:val="24"/>
          <w:szCs w:val="24"/>
          <w:lang w:val="en-US"/>
        </w:rPr>
        <w:t>=</w:t>
      </w:r>
      <w:r w:rsidRPr="00D1079E">
        <w:rPr>
          <w:rFonts w:ascii="Cascadia Mono" w:hAnsi="Cascadia Mono" w:cs="Cascadia Mono"/>
          <w:noProof w:val="0"/>
          <w:color w:val="000000"/>
          <w:kern w:val="0"/>
          <w:sz w:val="24"/>
          <w:szCs w:val="24"/>
          <w:lang w:val="en-US"/>
        </w:rPr>
        <w:t xml:space="preserve"> </w:t>
      </w:r>
      <w:r w:rsidRPr="00D1079E">
        <w:rPr>
          <w:rFonts w:ascii="Cascadia Mono" w:hAnsi="Cascadia Mono" w:cs="Cascadia Mono"/>
          <w:noProof w:val="0"/>
          <w:color w:val="FF00FF"/>
          <w:kern w:val="0"/>
          <w:sz w:val="24"/>
          <w:szCs w:val="24"/>
          <w:lang w:val="en-US"/>
        </w:rPr>
        <w:t>ERROR_</w:t>
      </w:r>
      <w:proofErr w:type="gramStart"/>
      <w:r w:rsidRPr="00D1079E">
        <w:rPr>
          <w:rFonts w:ascii="Cascadia Mono" w:hAnsi="Cascadia Mono" w:cs="Cascadia Mono"/>
          <w:noProof w:val="0"/>
          <w:color w:val="FF00FF"/>
          <w:kern w:val="0"/>
          <w:sz w:val="24"/>
          <w:szCs w:val="24"/>
          <w:lang w:val="en-US"/>
        </w:rPr>
        <w:t>MESSAGE</w:t>
      </w:r>
      <w:r w:rsidRPr="00D1079E">
        <w:rPr>
          <w:rFonts w:ascii="Cascadia Mono" w:hAnsi="Cascadia Mono" w:cs="Cascadia Mono"/>
          <w:noProof w:val="0"/>
          <w:color w:val="808080"/>
          <w:kern w:val="0"/>
          <w:sz w:val="24"/>
          <w:szCs w:val="24"/>
          <w:lang w:val="en-US"/>
        </w:rPr>
        <w:t>(</w:t>
      </w:r>
      <w:proofErr w:type="gramEnd"/>
      <w:r w:rsidRPr="00D1079E">
        <w:rPr>
          <w:rFonts w:ascii="Cascadia Mono" w:hAnsi="Cascadia Mono" w:cs="Cascadia Mono"/>
          <w:noProof w:val="0"/>
          <w:color w:val="808080"/>
          <w:kern w:val="0"/>
          <w:sz w:val="24"/>
          <w:szCs w:val="24"/>
          <w:lang w:val="en-US"/>
        </w:rPr>
        <w:t>)</w:t>
      </w:r>
    </w:p>
    <w:p w14:paraId="02BF2B64" w14:textId="77777777" w:rsidR="00D1079E" w:rsidRPr="00D1079E" w:rsidRDefault="00D1079E" w:rsidP="00D107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1079E">
        <w:rPr>
          <w:rFonts w:ascii="Cascadia Mono" w:hAnsi="Cascadia Mono" w:cs="Cascadia Mono"/>
          <w:noProof w:val="0"/>
          <w:color w:val="000000"/>
          <w:kern w:val="0"/>
          <w:sz w:val="24"/>
          <w:szCs w:val="24"/>
          <w:lang w:val="en-US"/>
        </w:rPr>
        <w:tab/>
      </w:r>
      <w:r w:rsidRPr="00D1079E">
        <w:rPr>
          <w:rFonts w:ascii="Cascadia Mono" w:hAnsi="Cascadia Mono" w:cs="Cascadia Mono"/>
          <w:noProof w:val="0"/>
          <w:color w:val="000000"/>
          <w:kern w:val="0"/>
          <w:sz w:val="24"/>
          <w:szCs w:val="24"/>
          <w:lang w:val="en-US"/>
        </w:rPr>
        <w:tab/>
      </w:r>
      <w:r w:rsidRPr="00D1079E">
        <w:rPr>
          <w:rFonts w:ascii="Cascadia Mono" w:hAnsi="Cascadia Mono" w:cs="Cascadia Mono"/>
          <w:noProof w:val="0"/>
          <w:color w:val="000000"/>
          <w:kern w:val="0"/>
          <w:sz w:val="24"/>
          <w:szCs w:val="24"/>
          <w:lang w:val="en-US"/>
        </w:rPr>
        <w:tab/>
      </w:r>
      <w:proofErr w:type="gramStart"/>
      <w:r w:rsidRPr="00D1079E">
        <w:rPr>
          <w:rFonts w:ascii="Cascadia Mono" w:hAnsi="Cascadia Mono" w:cs="Cascadia Mono"/>
          <w:noProof w:val="0"/>
          <w:color w:val="0000FF"/>
          <w:kern w:val="0"/>
          <w:sz w:val="24"/>
          <w:szCs w:val="24"/>
          <w:lang w:val="en-US"/>
        </w:rPr>
        <w:t>RAISERROR</w:t>
      </w:r>
      <w:r w:rsidRPr="00D1079E">
        <w:rPr>
          <w:rFonts w:ascii="Cascadia Mono" w:hAnsi="Cascadia Mono" w:cs="Cascadia Mono"/>
          <w:noProof w:val="0"/>
          <w:color w:val="808080"/>
          <w:kern w:val="0"/>
          <w:sz w:val="24"/>
          <w:szCs w:val="24"/>
          <w:lang w:val="en-US"/>
        </w:rPr>
        <w:t>(</w:t>
      </w:r>
      <w:proofErr w:type="gramEnd"/>
      <w:r w:rsidRPr="00D1079E">
        <w:rPr>
          <w:rFonts w:ascii="Cascadia Mono" w:hAnsi="Cascadia Mono" w:cs="Cascadia Mono"/>
          <w:noProof w:val="0"/>
          <w:color w:val="000000"/>
          <w:kern w:val="0"/>
          <w:sz w:val="24"/>
          <w:szCs w:val="24"/>
          <w:lang w:val="en-US"/>
        </w:rPr>
        <w:t>@errorMessage</w:t>
      </w:r>
      <w:r w:rsidRPr="00D1079E">
        <w:rPr>
          <w:rFonts w:ascii="Cascadia Mono" w:hAnsi="Cascadia Mono" w:cs="Cascadia Mono"/>
          <w:noProof w:val="0"/>
          <w:color w:val="808080"/>
          <w:kern w:val="0"/>
          <w:sz w:val="24"/>
          <w:szCs w:val="24"/>
          <w:lang w:val="en-US"/>
        </w:rPr>
        <w:t>,</w:t>
      </w:r>
      <w:r w:rsidRPr="00D1079E">
        <w:rPr>
          <w:rFonts w:ascii="Cascadia Mono" w:hAnsi="Cascadia Mono" w:cs="Cascadia Mono"/>
          <w:noProof w:val="0"/>
          <w:color w:val="000000"/>
          <w:kern w:val="0"/>
          <w:sz w:val="24"/>
          <w:szCs w:val="24"/>
          <w:lang w:val="en-US"/>
        </w:rPr>
        <w:t xml:space="preserve"> 16</w:t>
      </w:r>
      <w:r w:rsidRPr="00D1079E">
        <w:rPr>
          <w:rFonts w:ascii="Cascadia Mono" w:hAnsi="Cascadia Mono" w:cs="Cascadia Mono"/>
          <w:noProof w:val="0"/>
          <w:color w:val="808080"/>
          <w:kern w:val="0"/>
          <w:sz w:val="24"/>
          <w:szCs w:val="24"/>
          <w:lang w:val="en-US"/>
        </w:rPr>
        <w:t>,</w:t>
      </w:r>
      <w:r w:rsidRPr="00D1079E">
        <w:rPr>
          <w:rFonts w:ascii="Cascadia Mono" w:hAnsi="Cascadia Mono" w:cs="Cascadia Mono"/>
          <w:noProof w:val="0"/>
          <w:color w:val="000000"/>
          <w:kern w:val="0"/>
          <w:sz w:val="24"/>
          <w:szCs w:val="24"/>
          <w:lang w:val="en-US"/>
        </w:rPr>
        <w:t xml:space="preserve"> 1</w:t>
      </w:r>
      <w:r w:rsidRPr="00D1079E">
        <w:rPr>
          <w:rFonts w:ascii="Cascadia Mono" w:hAnsi="Cascadia Mono" w:cs="Cascadia Mono"/>
          <w:noProof w:val="0"/>
          <w:color w:val="808080"/>
          <w:kern w:val="0"/>
          <w:sz w:val="24"/>
          <w:szCs w:val="24"/>
          <w:lang w:val="en-US"/>
        </w:rPr>
        <w:t>)</w:t>
      </w:r>
    </w:p>
    <w:p w14:paraId="7AF0449C" w14:textId="77777777" w:rsidR="00D1079E" w:rsidRPr="00D1079E" w:rsidRDefault="00D1079E" w:rsidP="00D107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1079E">
        <w:rPr>
          <w:rFonts w:ascii="Cascadia Mono" w:hAnsi="Cascadia Mono" w:cs="Cascadia Mono"/>
          <w:noProof w:val="0"/>
          <w:color w:val="000000"/>
          <w:kern w:val="0"/>
          <w:sz w:val="24"/>
          <w:szCs w:val="24"/>
          <w:lang w:val="en-US"/>
        </w:rPr>
        <w:tab/>
      </w:r>
      <w:r w:rsidRPr="00D1079E">
        <w:rPr>
          <w:rFonts w:ascii="Cascadia Mono" w:hAnsi="Cascadia Mono" w:cs="Cascadia Mono"/>
          <w:noProof w:val="0"/>
          <w:color w:val="000000"/>
          <w:kern w:val="0"/>
          <w:sz w:val="24"/>
          <w:szCs w:val="24"/>
          <w:lang w:val="en-US"/>
        </w:rPr>
        <w:tab/>
      </w:r>
      <w:r w:rsidRPr="00D1079E">
        <w:rPr>
          <w:rFonts w:ascii="Cascadia Mono" w:hAnsi="Cascadia Mono" w:cs="Cascadia Mono"/>
          <w:noProof w:val="0"/>
          <w:color w:val="0000FF"/>
          <w:kern w:val="0"/>
          <w:sz w:val="24"/>
          <w:szCs w:val="24"/>
          <w:lang w:val="en-US"/>
        </w:rPr>
        <w:t>END</w:t>
      </w:r>
      <w:r w:rsidRPr="00D1079E">
        <w:rPr>
          <w:rFonts w:ascii="Cascadia Mono" w:hAnsi="Cascadia Mono" w:cs="Cascadia Mono"/>
          <w:noProof w:val="0"/>
          <w:color w:val="000000"/>
          <w:kern w:val="0"/>
          <w:sz w:val="24"/>
          <w:szCs w:val="24"/>
          <w:lang w:val="en-US"/>
        </w:rPr>
        <w:t xml:space="preserve"> </w:t>
      </w:r>
      <w:r w:rsidRPr="00D1079E">
        <w:rPr>
          <w:rFonts w:ascii="Cascadia Mono" w:hAnsi="Cascadia Mono" w:cs="Cascadia Mono"/>
          <w:noProof w:val="0"/>
          <w:color w:val="0000FF"/>
          <w:kern w:val="0"/>
          <w:sz w:val="24"/>
          <w:szCs w:val="24"/>
          <w:lang w:val="en-US"/>
        </w:rPr>
        <w:t>CATCH</w:t>
      </w:r>
    </w:p>
    <w:p w14:paraId="6E851819" w14:textId="77777777" w:rsidR="00D1079E" w:rsidRPr="00D1079E" w:rsidRDefault="00D1079E" w:rsidP="00D107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1079E">
        <w:rPr>
          <w:rFonts w:ascii="Cascadia Mono" w:hAnsi="Cascadia Mono" w:cs="Cascadia Mono"/>
          <w:noProof w:val="0"/>
          <w:color w:val="0000FF"/>
          <w:kern w:val="0"/>
          <w:sz w:val="24"/>
          <w:szCs w:val="24"/>
          <w:lang w:val="en-US"/>
        </w:rPr>
        <w:t>END</w:t>
      </w:r>
    </w:p>
    <w:p w14:paraId="266730F1" w14:textId="02FA5891" w:rsidR="00177B4C" w:rsidRPr="00D1079E" w:rsidRDefault="00D1079E" w:rsidP="00D1079E">
      <w:pPr>
        <w:pStyle w:val="ListParagraph"/>
        <w:pBdr>
          <w:top w:val="single" w:sz="4" w:space="1" w:color="auto"/>
          <w:left w:val="single" w:sz="4" w:space="4" w:color="auto"/>
          <w:bottom w:val="single" w:sz="4" w:space="1" w:color="auto"/>
          <w:right w:val="single" w:sz="4" w:space="4" w:color="auto"/>
        </w:pBdr>
        <w:spacing w:after="0" w:line="360" w:lineRule="auto"/>
        <w:ind w:left="1584"/>
        <w:rPr>
          <w:rFonts w:ascii="Times New Roman" w:hAnsi="Times New Roman" w:cs="Times New Roman"/>
          <w:sz w:val="24"/>
          <w:szCs w:val="24"/>
          <w:u w:val="single"/>
          <w:lang w:val="en-US"/>
        </w:rPr>
      </w:pPr>
      <w:r w:rsidRPr="00D1079E">
        <w:rPr>
          <w:rFonts w:ascii="Cascadia Mono" w:hAnsi="Cascadia Mono" w:cs="Cascadia Mono"/>
          <w:noProof w:val="0"/>
          <w:color w:val="0000FF"/>
          <w:kern w:val="0"/>
          <w:sz w:val="24"/>
          <w:szCs w:val="24"/>
          <w:lang w:val="en-US"/>
        </w:rPr>
        <w:t>GO</w:t>
      </w:r>
    </w:p>
    <w:p w14:paraId="6535424F" w14:textId="77777777" w:rsidR="00177B4C" w:rsidRDefault="00177B4C" w:rsidP="00177B4C">
      <w:pPr>
        <w:pStyle w:val="ListParagraph"/>
        <w:spacing w:after="0" w:line="360" w:lineRule="auto"/>
        <w:ind w:left="1584"/>
        <w:rPr>
          <w:rFonts w:ascii="Times New Roman" w:hAnsi="Times New Roman" w:cs="Times New Roman"/>
          <w:sz w:val="28"/>
          <w:szCs w:val="28"/>
          <w:u w:val="single"/>
          <w:lang w:val="en-US"/>
        </w:rPr>
      </w:pPr>
    </w:p>
    <w:p w14:paraId="27EBD1F5" w14:textId="5D9811F6" w:rsidR="00177B4C" w:rsidRDefault="00177B4C" w:rsidP="00177B4C">
      <w:pPr>
        <w:pStyle w:val="ListParagraph"/>
        <w:spacing w:after="0" w:line="360" w:lineRule="auto"/>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C# code:</w:t>
      </w:r>
    </w:p>
    <w:p w14:paraId="428CCC2B" w14:textId="77777777" w:rsidR="00177B4C" w:rsidRPr="00D1079E" w:rsidRDefault="00177B4C" w:rsidP="00177B4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1079E">
        <w:rPr>
          <w:rFonts w:ascii="Cascadia Mono" w:hAnsi="Cascadia Mono" w:cs="Cascadia Mono"/>
          <w:noProof w:val="0"/>
          <w:color w:val="000000"/>
          <w:kern w:val="0"/>
          <w:sz w:val="24"/>
          <w:szCs w:val="24"/>
          <w:lang w:val="en-US"/>
        </w:rPr>
        <w:t>try</w:t>
      </w:r>
    </w:p>
    <w:p w14:paraId="2E816ECE" w14:textId="77777777" w:rsidR="00177B4C" w:rsidRPr="00D1079E" w:rsidRDefault="00177B4C" w:rsidP="00177B4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1079E">
        <w:rPr>
          <w:rFonts w:ascii="Cascadia Mono" w:hAnsi="Cascadia Mono" w:cs="Cascadia Mono"/>
          <w:noProof w:val="0"/>
          <w:color w:val="000000"/>
          <w:kern w:val="0"/>
          <w:sz w:val="24"/>
          <w:szCs w:val="24"/>
          <w:lang w:val="en-US"/>
        </w:rPr>
        <w:t>{</w:t>
      </w:r>
    </w:p>
    <w:p w14:paraId="36849EDE" w14:textId="77777777" w:rsidR="00177B4C" w:rsidRPr="00D1079E" w:rsidRDefault="00177B4C" w:rsidP="00177B4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1079E">
        <w:rPr>
          <w:rFonts w:ascii="Cascadia Mono" w:hAnsi="Cascadia Mono" w:cs="Cascadia Mono"/>
          <w:noProof w:val="0"/>
          <w:color w:val="000000"/>
          <w:kern w:val="0"/>
          <w:sz w:val="24"/>
          <w:szCs w:val="24"/>
          <w:lang w:val="en-US"/>
        </w:rPr>
        <w:t xml:space="preserve">    if (</w:t>
      </w:r>
      <w:proofErr w:type="spellStart"/>
      <w:proofErr w:type="gramStart"/>
      <w:r w:rsidRPr="00D1079E">
        <w:rPr>
          <w:rFonts w:ascii="Cascadia Mono" w:hAnsi="Cascadia Mono" w:cs="Cascadia Mono"/>
          <w:noProof w:val="0"/>
          <w:color w:val="000000"/>
          <w:kern w:val="0"/>
          <w:sz w:val="24"/>
          <w:szCs w:val="24"/>
          <w:lang w:val="en-US"/>
        </w:rPr>
        <w:t>DataProvider.Instance.ExecuteNonQuery</w:t>
      </w:r>
      <w:proofErr w:type="spellEnd"/>
      <w:proofErr w:type="gramEnd"/>
      <w:r w:rsidRPr="00D1079E">
        <w:rPr>
          <w:rFonts w:ascii="Cascadia Mono" w:hAnsi="Cascadia Mono" w:cs="Cascadia Mono"/>
          <w:noProof w:val="0"/>
          <w:color w:val="000000"/>
          <w:kern w:val="0"/>
          <w:sz w:val="24"/>
          <w:szCs w:val="24"/>
          <w:lang w:val="en-US"/>
        </w:rPr>
        <w:t xml:space="preserve">("EXEC </w:t>
      </w:r>
      <w:proofErr w:type="spellStart"/>
      <w:r w:rsidRPr="00D1079E">
        <w:rPr>
          <w:rFonts w:ascii="Cascadia Mono" w:hAnsi="Cascadia Mono" w:cs="Cascadia Mono"/>
          <w:noProof w:val="0"/>
          <w:color w:val="000000"/>
          <w:kern w:val="0"/>
          <w:sz w:val="24"/>
          <w:szCs w:val="24"/>
          <w:lang w:val="en-US"/>
        </w:rPr>
        <w:t>updateCustomerPoint</w:t>
      </w:r>
      <w:proofErr w:type="spellEnd"/>
      <w:r w:rsidRPr="00D1079E">
        <w:rPr>
          <w:rFonts w:ascii="Cascadia Mono" w:hAnsi="Cascadia Mono" w:cs="Cascadia Mono"/>
          <w:noProof w:val="0"/>
          <w:color w:val="000000"/>
          <w:kern w:val="0"/>
          <w:sz w:val="24"/>
          <w:szCs w:val="24"/>
          <w:lang w:val="en-US"/>
        </w:rPr>
        <w:t xml:space="preserve"> @billID , @phone ", new object[] { </w:t>
      </w:r>
      <w:proofErr w:type="spellStart"/>
      <w:r w:rsidRPr="00D1079E">
        <w:rPr>
          <w:rFonts w:ascii="Cascadia Mono" w:hAnsi="Cascadia Mono" w:cs="Cascadia Mono"/>
          <w:noProof w:val="0"/>
          <w:color w:val="000000"/>
          <w:kern w:val="0"/>
          <w:sz w:val="24"/>
          <w:szCs w:val="24"/>
          <w:lang w:val="en-US"/>
        </w:rPr>
        <w:t>billID</w:t>
      </w:r>
      <w:proofErr w:type="spellEnd"/>
      <w:r w:rsidRPr="00D1079E">
        <w:rPr>
          <w:rFonts w:ascii="Cascadia Mono" w:hAnsi="Cascadia Mono" w:cs="Cascadia Mono"/>
          <w:noProof w:val="0"/>
          <w:color w:val="000000"/>
          <w:kern w:val="0"/>
          <w:sz w:val="24"/>
          <w:szCs w:val="24"/>
          <w:lang w:val="en-US"/>
        </w:rPr>
        <w:t>, phone }) &gt; 0)</w:t>
      </w:r>
    </w:p>
    <w:p w14:paraId="18CF6FCF" w14:textId="77777777" w:rsidR="00177B4C" w:rsidRPr="00D1079E" w:rsidRDefault="00177B4C" w:rsidP="00177B4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1079E">
        <w:rPr>
          <w:rFonts w:ascii="Cascadia Mono" w:hAnsi="Cascadia Mono" w:cs="Cascadia Mono"/>
          <w:noProof w:val="0"/>
          <w:color w:val="000000"/>
          <w:kern w:val="0"/>
          <w:sz w:val="24"/>
          <w:szCs w:val="24"/>
          <w:lang w:val="en-US"/>
        </w:rPr>
        <w:t xml:space="preserve">    {</w:t>
      </w:r>
    </w:p>
    <w:p w14:paraId="690124C6" w14:textId="77777777" w:rsidR="00177B4C" w:rsidRPr="00D1079E" w:rsidRDefault="00177B4C" w:rsidP="00177B4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1079E">
        <w:rPr>
          <w:rFonts w:ascii="Cascadia Mono" w:hAnsi="Cascadia Mono" w:cs="Cascadia Mono"/>
          <w:noProof w:val="0"/>
          <w:color w:val="000000"/>
          <w:kern w:val="0"/>
          <w:sz w:val="24"/>
          <w:szCs w:val="24"/>
          <w:lang w:val="en-US"/>
        </w:rPr>
        <w:t xml:space="preserve">        </w:t>
      </w:r>
      <w:proofErr w:type="spellStart"/>
      <w:r w:rsidRPr="00D1079E">
        <w:rPr>
          <w:rFonts w:ascii="Cascadia Mono" w:hAnsi="Cascadia Mono" w:cs="Cascadia Mono"/>
          <w:noProof w:val="0"/>
          <w:color w:val="000000"/>
          <w:kern w:val="0"/>
          <w:sz w:val="24"/>
          <w:szCs w:val="24"/>
          <w:lang w:val="en-US"/>
        </w:rPr>
        <w:t>MessageBox.Show</w:t>
      </w:r>
      <w:proofErr w:type="spellEnd"/>
      <w:r w:rsidRPr="00D1079E">
        <w:rPr>
          <w:rFonts w:ascii="Cascadia Mono" w:hAnsi="Cascadia Mono" w:cs="Cascadia Mono"/>
          <w:noProof w:val="0"/>
          <w:color w:val="000000"/>
          <w:kern w:val="0"/>
          <w:sz w:val="24"/>
          <w:szCs w:val="24"/>
          <w:lang w:val="en-US"/>
        </w:rPr>
        <w:t>("</w:t>
      </w:r>
      <w:proofErr w:type="spellStart"/>
      <w:r w:rsidRPr="00D1079E">
        <w:rPr>
          <w:rFonts w:ascii="Cascadia Mono" w:hAnsi="Cascadia Mono" w:cs="Cascadia Mono"/>
          <w:noProof w:val="0"/>
          <w:color w:val="000000"/>
          <w:kern w:val="0"/>
          <w:sz w:val="24"/>
          <w:szCs w:val="24"/>
          <w:lang w:val="en-US"/>
        </w:rPr>
        <w:t>Cập</w:t>
      </w:r>
      <w:proofErr w:type="spellEnd"/>
      <w:r w:rsidRPr="00D1079E">
        <w:rPr>
          <w:rFonts w:ascii="Cascadia Mono" w:hAnsi="Cascadia Mono" w:cs="Cascadia Mono"/>
          <w:noProof w:val="0"/>
          <w:color w:val="000000"/>
          <w:kern w:val="0"/>
          <w:sz w:val="24"/>
          <w:szCs w:val="24"/>
          <w:lang w:val="en-US"/>
        </w:rPr>
        <w:t xml:space="preserve"> </w:t>
      </w:r>
      <w:proofErr w:type="spellStart"/>
      <w:r w:rsidRPr="00D1079E">
        <w:rPr>
          <w:rFonts w:ascii="Cascadia Mono" w:hAnsi="Cascadia Mono" w:cs="Cascadia Mono"/>
          <w:noProof w:val="0"/>
          <w:color w:val="000000"/>
          <w:kern w:val="0"/>
          <w:sz w:val="24"/>
          <w:szCs w:val="24"/>
          <w:lang w:val="en-US"/>
        </w:rPr>
        <w:t>nhật</w:t>
      </w:r>
      <w:proofErr w:type="spellEnd"/>
      <w:r w:rsidRPr="00D1079E">
        <w:rPr>
          <w:rFonts w:ascii="Cascadia Mono" w:hAnsi="Cascadia Mono" w:cs="Cascadia Mono"/>
          <w:noProof w:val="0"/>
          <w:color w:val="000000"/>
          <w:kern w:val="0"/>
          <w:sz w:val="24"/>
          <w:szCs w:val="24"/>
          <w:lang w:val="en-US"/>
        </w:rPr>
        <w:t xml:space="preserve"> </w:t>
      </w:r>
      <w:proofErr w:type="spellStart"/>
      <w:r w:rsidRPr="00D1079E">
        <w:rPr>
          <w:rFonts w:ascii="Cascadia Mono" w:hAnsi="Cascadia Mono" w:cs="Cascadia Mono"/>
          <w:noProof w:val="0"/>
          <w:color w:val="000000"/>
          <w:kern w:val="0"/>
          <w:sz w:val="24"/>
          <w:szCs w:val="24"/>
          <w:lang w:val="en-US"/>
        </w:rPr>
        <w:t>số</w:t>
      </w:r>
      <w:proofErr w:type="spellEnd"/>
      <w:r w:rsidRPr="00D1079E">
        <w:rPr>
          <w:rFonts w:ascii="Cascadia Mono" w:hAnsi="Cascadia Mono" w:cs="Cascadia Mono"/>
          <w:noProof w:val="0"/>
          <w:color w:val="000000"/>
          <w:kern w:val="0"/>
          <w:sz w:val="24"/>
          <w:szCs w:val="24"/>
          <w:lang w:val="en-US"/>
        </w:rPr>
        <w:t xml:space="preserve"> </w:t>
      </w:r>
      <w:proofErr w:type="spellStart"/>
      <w:r w:rsidRPr="00D1079E">
        <w:rPr>
          <w:rFonts w:ascii="Cascadia Mono" w:hAnsi="Cascadia Mono" w:cs="Cascadia Mono"/>
          <w:noProof w:val="0"/>
          <w:color w:val="000000"/>
          <w:kern w:val="0"/>
          <w:sz w:val="24"/>
          <w:szCs w:val="24"/>
          <w:lang w:val="en-US"/>
        </w:rPr>
        <w:t>tiền</w:t>
      </w:r>
      <w:proofErr w:type="spellEnd"/>
      <w:r w:rsidRPr="00D1079E">
        <w:rPr>
          <w:rFonts w:ascii="Cascadia Mono" w:hAnsi="Cascadia Mono" w:cs="Cascadia Mono"/>
          <w:noProof w:val="0"/>
          <w:color w:val="000000"/>
          <w:kern w:val="0"/>
          <w:sz w:val="24"/>
          <w:szCs w:val="24"/>
          <w:lang w:val="en-US"/>
        </w:rPr>
        <w:t xml:space="preserve"> </w:t>
      </w:r>
      <w:proofErr w:type="spellStart"/>
      <w:r w:rsidRPr="00D1079E">
        <w:rPr>
          <w:rFonts w:ascii="Cascadia Mono" w:hAnsi="Cascadia Mono" w:cs="Cascadia Mono"/>
          <w:noProof w:val="0"/>
          <w:color w:val="000000"/>
          <w:kern w:val="0"/>
          <w:sz w:val="24"/>
          <w:szCs w:val="24"/>
          <w:lang w:val="en-US"/>
        </w:rPr>
        <w:t>nhận</w:t>
      </w:r>
      <w:proofErr w:type="spellEnd"/>
      <w:r w:rsidRPr="00D1079E">
        <w:rPr>
          <w:rFonts w:ascii="Cascadia Mono" w:hAnsi="Cascadia Mono" w:cs="Cascadia Mono"/>
          <w:noProof w:val="0"/>
          <w:color w:val="000000"/>
          <w:kern w:val="0"/>
          <w:sz w:val="24"/>
          <w:szCs w:val="24"/>
          <w:lang w:val="en-US"/>
        </w:rPr>
        <w:t xml:space="preserve"> </w:t>
      </w:r>
      <w:proofErr w:type="spellStart"/>
      <w:r w:rsidRPr="00D1079E">
        <w:rPr>
          <w:rFonts w:ascii="Cascadia Mono" w:hAnsi="Cascadia Mono" w:cs="Cascadia Mono"/>
          <w:noProof w:val="0"/>
          <w:color w:val="000000"/>
          <w:kern w:val="0"/>
          <w:sz w:val="24"/>
          <w:szCs w:val="24"/>
          <w:lang w:val="en-US"/>
        </w:rPr>
        <w:t>thành</w:t>
      </w:r>
      <w:proofErr w:type="spellEnd"/>
      <w:r w:rsidRPr="00D1079E">
        <w:rPr>
          <w:rFonts w:ascii="Cascadia Mono" w:hAnsi="Cascadia Mono" w:cs="Cascadia Mono"/>
          <w:noProof w:val="0"/>
          <w:color w:val="000000"/>
          <w:kern w:val="0"/>
          <w:sz w:val="24"/>
          <w:szCs w:val="24"/>
          <w:lang w:val="en-US"/>
        </w:rPr>
        <w:t xml:space="preserve"> </w:t>
      </w:r>
      <w:proofErr w:type="spellStart"/>
      <w:r w:rsidRPr="00D1079E">
        <w:rPr>
          <w:rFonts w:ascii="Cascadia Mono" w:hAnsi="Cascadia Mono" w:cs="Cascadia Mono"/>
          <w:noProof w:val="0"/>
          <w:color w:val="000000"/>
          <w:kern w:val="0"/>
          <w:sz w:val="24"/>
          <w:szCs w:val="24"/>
          <w:lang w:val="en-US"/>
        </w:rPr>
        <w:t>công</w:t>
      </w:r>
      <w:proofErr w:type="spellEnd"/>
      <w:r w:rsidRPr="00D1079E">
        <w:rPr>
          <w:rFonts w:ascii="Cascadia Mono" w:hAnsi="Cascadia Mono" w:cs="Cascadia Mono"/>
          <w:noProof w:val="0"/>
          <w:color w:val="000000"/>
          <w:kern w:val="0"/>
          <w:sz w:val="24"/>
          <w:szCs w:val="24"/>
          <w:lang w:val="en-US"/>
        </w:rPr>
        <w:t>"</w:t>
      </w:r>
      <w:proofErr w:type="gramStart"/>
      <w:r w:rsidRPr="00D1079E">
        <w:rPr>
          <w:rFonts w:ascii="Cascadia Mono" w:hAnsi="Cascadia Mono" w:cs="Cascadia Mono"/>
          <w:noProof w:val="0"/>
          <w:color w:val="000000"/>
          <w:kern w:val="0"/>
          <w:sz w:val="24"/>
          <w:szCs w:val="24"/>
          <w:lang w:val="en-US"/>
        </w:rPr>
        <w:t>);</w:t>
      </w:r>
      <w:proofErr w:type="gramEnd"/>
    </w:p>
    <w:p w14:paraId="6BECB231" w14:textId="77777777" w:rsidR="00177B4C" w:rsidRPr="00D1079E" w:rsidRDefault="00177B4C" w:rsidP="00177B4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1079E">
        <w:rPr>
          <w:rFonts w:ascii="Cascadia Mono" w:hAnsi="Cascadia Mono" w:cs="Cascadia Mono"/>
          <w:noProof w:val="0"/>
          <w:color w:val="000000"/>
          <w:kern w:val="0"/>
          <w:sz w:val="24"/>
          <w:szCs w:val="24"/>
          <w:lang w:val="en-US"/>
        </w:rPr>
        <w:t xml:space="preserve">        </w:t>
      </w:r>
      <w:proofErr w:type="spellStart"/>
      <w:r w:rsidRPr="00D1079E">
        <w:rPr>
          <w:rFonts w:ascii="Cascadia Mono" w:hAnsi="Cascadia Mono" w:cs="Cascadia Mono"/>
          <w:noProof w:val="0"/>
          <w:color w:val="000000"/>
          <w:kern w:val="0"/>
          <w:sz w:val="24"/>
          <w:szCs w:val="24"/>
          <w:lang w:val="en-US"/>
        </w:rPr>
        <w:t>tbxReceiptMoney.Enabled</w:t>
      </w:r>
      <w:proofErr w:type="spellEnd"/>
      <w:r w:rsidRPr="00D1079E">
        <w:rPr>
          <w:rFonts w:ascii="Cascadia Mono" w:hAnsi="Cascadia Mono" w:cs="Cascadia Mono"/>
          <w:noProof w:val="0"/>
          <w:color w:val="000000"/>
          <w:kern w:val="0"/>
          <w:sz w:val="24"/>
          <w:szCs w:val="24"/>
          <w:lang w:val="en-US"/>
        </w:rPr>
        <w:t xml:space="preserve"> = </w:t>
      </w:r>
      <w:proofErr w:type="gramStart"/>
      <w:r w:rsidRPr="00D1079E">
        <w:rPr>
          <w:rFonts w:ascii="Cascadia Mono" w:hAnsi="Cascadia Mono" w:cs="Cascadia Mono"/>
          <w:noProof w:val="0"/>
          <w:color w:val="000000"/>
          <w:kern w:val="0"/>
          <w:sz w:val="24"/>
          <w:szCs w:val="24"/>
          <w:lang w:val="en-US"/>
        </w:rPr>
        <w:t>false;</w:t>
      </w:r>
      <w:proofErr w:type="gramEnd"/>
    </w:p>
    <w:p w14:paraId="727D0213" w14:textId="77777777" w:rsidR="00177B4C" w:rsidRPr="00D1079E" w:rsidRDefault="00177B4C" w:rsidP="00177B4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1079E">
        <w:rPr>
          <w:rFonts w:ascii="Cascadia Mono" w:hAnsi="Cascadia Mono" w:cs="Cascadia Mono"/>
          <w:noProof w:val="0"/>
          <w:color w:val="000000"/>
          <w:kern w:val="0"/>
          <w:sz w:val="24"/>
          <w:szCs w:val="24"/>
          <w:lang w:val="en-US"/>
        </w:rPr>
        <w:t xml:space="preserve">    }</w:t>
      </w:r>
    </w:p>
    <w:p w14:paraId="40C591E8" w14:textId="77777777" w:rsidR="00177B4C" w:rsidRPr="00D1079E" w:rsidRDefault="00177B4C" w:rsidP="00177B4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1079E">
        <w:rPr>
          <w:rFonts w:ascii="Cascadia Mono" w:hAnsi="Cascadia Mono" w:cs="Cascadia Mono"/>
          <w:noProof w:val="0"/>
          <w:color w:val="000000"/>
          <w:kern w:val="0"/>
          <w:sz w:val="24"/>
          <w:szCs w:val="24"/>
          <w:lang w:val="en-US"/>
        </w:rPr>
        <w:t>}</w:t>
      </w:r>
    </w:p>
    <w:p w14:paraId="767B469F" w14:textId="77777777" w:rsidR="00177B4C" w:rsidRPr="00D1079E" w:rsidRDefault="00177B4C" w:rsidP="00177B4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1079E">
        <w:rPr>
          <w:rFonts w:ascii="Cascadia Mono" w:hAnsi="Cascadia Mono" w:cs="Cascadia Mono"/>
          <w:noProof w:val="0"/>
          <w:color w:val="000000"/>
          <w:kern w:val="0"/>
          <w:sz w:val="24"/>
          <w:szCs w:val="24"/>
          <w:lang w:val="en-US"/>
        </w:rPr>
        <w:t>catch (</w:t>
      </w:r>
      <w:proofErr w:type="spellStart"/>
      <w:r w:rsidRPr="00D1079E">
        <w:rPr>
          <w:rFonts w:ascii="Cascadia Mono" w:hAnsi="Cascadia Mono" w:cs="Cascadia Mono"/>
          <w:noProof w:val="0"/>
          <w:color w:val="000000"/>
          <w:kern w:val="0"/>
          <w:sz w:val="24"/>
          <w:szCs w:val="24"/>
          <w:lang w:val="en-US"/>
        </w:rPr>
        <w:t>SqlException</w:t>
      </w:r>
      <w:proofErr w:type="spellEnd"/>
      <w:r w:rsidRPr="00D1079E">
        <w:rPr>
          <w:rFonts w:ascii="Cascadia Mono" w:hAnsi="Cascadia Mono" w:cs="Cascadia Mono"/>
          <w:noProof w:val="0"/>
          <w:color w:val="000000"/>
          <w:kern w:val="0"/>
          <w:sz w:val="24"/>
          <w:szCs w:val="24"/>
          <w:lang w:val="en-US"/>
        </w:rPr>
        <w:t xml:space="preserve"> </w:t>
      </w:r>
      <w:proofErr w:type="spellStart"/>
      <w:r w:rsidRPr="00D1079E">
        <w:rPr>
          <w:rFonts w:ascii="Cascadia Mono" w:hAnsi="Cascadia Mono" w:cs="Cascadia Mono"/>
          <w:noProof w:val="0"/>
          <w:color w:val="000000"/>
          <w:kern w:val="0"/>
          <w:sz w:val="24"/>
          <w:szCs w:val="24"/>
          <w:lang w:val="en-US"/>
        </w:rPr>
        <w:t>ev</w:t>
      </w:r>
      <w:proofErr w:type="spellEnd"/>
      <w:r w:rsidRPr="00D1079E">
        <w:rPr>
          <w:rFonts w:ascii="Cascadia Mono" w:hAnsi="Cascadia Mono" w:cs="Cascadia Mono"/>
          <w:noProof w:val="0"/>
          <w:color w:val="000000"/>
          <w:kern w:val="0"/>
          <w:sz w:val="24"/>
          <w:szCs w:val="24"/>
          <w:lang w:val="en-US"/>
        </w:rPr>
        <w:t>)</w:t>
      </w:r>
    </w:p>
    <w:p w14:paraId="72513DB1" w14:textId="77777777" w:rsidR="00177B4C" w:rsidRPr="00D1079E" w:rsidRDefault="00177B4C" w:rsidP="00177B4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1079E">
        <w:rPr>
          <w:rFonts w:ascii="Cascadia Mono" w:hAnsi="Cascadia Mono" w:cs="Cascadia Mono"/>
          <w:noProof w:val="0"/>
          <w:color w:val="000000"/>
          <w:kern w:val="0"/>
          <w:sz w:val="24"/>
          <w:szCs w:val="24"/>
          <w:lang w:val="en-US"/>
        </w:rPr>
        <w:t>{</w:t>
      </w:r>
    </w:p>
    <w:p w14:paraId="31B899ED" w14:textId="77777777" w:rsidR="00177B4C" w:rsidRPr="00D1079E" w:rsidRDefault="00177B4C" w:rsidP="00177B4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1079E">
        <w:rPr>
          <w:rFonts w:ascii="Cascadia Mono" w:hAnsi="Cascadia Mono" w:cs="Cascadia Mono"/>
          <w:noProof w:val="0"/>
          <w:color w:val="000000"/>
          <w:kern w:val="0"/>
          <w:sz w:val="24"/>
          <w:szCs w:val="24"/>
          <w:lang w:val="en-US"/>
        </w:rPr>
        <w:t xml:space="preserve">    </w:t>
      </w:r>
      <w:proofErr w:type="spellStart"/>
      <w:r w:rsidRPr="00D1079E">
        <w:rPr>
          <w:rFonts w:ascii="Cascadia Mono" w:hAnsi="Cascadia Mono" w:cs="Cascadia Mono"/>
          <w:noProof w:val="0"/>
          <w:color w:val="000000"/>
          <w:kern w:val="0"/>
          <w:sz w:val="24"/>
          <w:szCs w:val="24"/>
          <w:lang w:val="en-US"/>
        </w:rPr>
        <w:t>MessageBox.Show</w:t>
      </w:r>
      <w:proofErr w:type="spellEnd"/>
      <w:r w:rsidRPr="00D1079E">
        <w:rPr>
          <w:rFonts w:ascii="Cascadia Mono" w:hAnsi="Cascadia Mono" w:cs="Cascadia Mono"/>
          <w:noProof w:val="0"/>
          <w:color w:val="000000"/>
          <w:kern w:val="0"/>
          <w:sz w:val="24"/>
          <w:szCs w:val="24"/>
          <w:lang w:val="en-US"/>
        </w:rPr>
        <w:t>("</w:t>
      </w:r>
      <w:proofErr w:type="spellStart"/>
      <w:r w:rsidRPr="00D1079E">
        <w:rPr>
          <w:rFonts w:ascii="Cascadia Mono" w:hAnsi="Cascadia Mono" w:cs="Cascadia Mono"/>
          <w:noProof w:val="0"/>
          <w:color w:val="000000"/>
          <w:kern w:val="0"/>
          <w:sz w:val="24"/>
          <w:szCs w:val="24"/>
          <w:lang w:val="en-US"/>
        </w:rPr>
        <w:t>Cập</w:t>
      </w:r>
      <w:proofErr w:type="spellEnd"/>
      <w:r w:rsidRPr="00D1079E">
        <w:rPr>
          <w:rFonts w:ascii="Cascadia Mono" w:hAnsi="Cascadia Mono" w:cs="Cascadia Mono"/>
          <w:noProof w:val="0"/>
          <w:color w:val="000000"/>
          <w:kern w:val="0"/>
          <w:sz w:val="24"/>
          <w:szCs w:val="24"/>
          <w:lang w:val="en-US"/>
        </w:rPr>
        <w:t xml:space="preserve"> </w:t>
      </w:r>
      <w:proofErr w:type="spellStart"/>
      <w:r w:rsidRPr="00D1079E">
        <w:rPr>
          <w:rFonts w:ascii="Cascadia Mono" w:hAnsi="Cascadia Mono" w:cs="Cascadia Mono"/>
          <w:noProof w:val="0"/>
          <w:color w:val="000000"/>
          <w:kern w:val="0"/>
          <w:sz w:val="24"/>
          <w:szCs w:val="24"/>
          <w:lang w:val="en-US"/>
        </w:rPr>
        <w:t>nhật</w:t>
      </w:r>
      <w:proofErr w:type="spellEnd"/>
      <w:r w:rsidRPr="00D1079E">
        <w:rPr>
          <w:rFonts w:ascii="Cascadia Mono" w:hAnsi="Cascadia Mono" w:cs="Cascadia Mono"/>
          <w:noProof w:val="0"/>
          <w:color w:val="000000"/>
          <w:kern w:val="0"/>
          <w:sz w:val="24"/>
          <w:szCs w:val="24"/>
          <w:lang w:val="en-US"/>
        </w:rPr>
        <w:t xml:space="preserve"> </w:t>
      </w:r>
      <w:proofErr w:type="spellStart"/>
      <w:r w:rsidRPr="00D1079E">
        <w:rPr>
          <w:rFonts w:ascii="Cascadia Mono" w:hAnsi="Cascadia Mono" w:cs="Cascadia Mono"/>
          <w:noProof w:val="0"/>
          <w:color w:val="000000"/>
          <w:kern w:val="0"/>
          <w:sz w:val="24"/>
          <w:szCs w:val="24"/>
          <w:lang w:val="en-US"/>
        </w:rPr>
        <w:t>số</w:t>
      </w:r>
      <w:proofErr w:type="spellEnd"/>
      <w:r w:rsidRPr="00D1079E">
        <w:rPr>
          <w:rFonts w:ascii="Cascadia Mono" w:hAnsi="Cascadia Mono" w:cs="Cascadia Mono"/>
          <w:noProof w:val="0"/>
          <w:color w:val="000000"/>
          <w:kern w:val="0"/>
          <w:sz w:val="24"/>
          <w:szCs w:val="24"/>
          <w:lang w:val="en-US"/>
        </w:rPr>
        <w:t xml:space="preserve"> </w:t>
      </w:r>
      <w:proofErr w:type="spellStart"/>
      <w:r w:rsidRPr="00D1079E">
        <w:rPr>
          <w:rFonts w:ascii="Cascadia Mono" w:hAnsi="Cascadia Mono" w:cs="Cascadia Mono"/>
          <w:noProof w:val="0"/>
          <w:color w:val="000000"/>
          <w:kern w:val="0"/>
          <w:sz w:val="24"/>
          <w:szCs w:val="24"/>
          <w:lang w:val="en-US"/>
        </w:rPr>
        <w:t>tiền</w:t>
      </w:r>
      <w:proofErr w:type="spellEnd"/>
      <w:r w:rsidRPr="00D1079E">
        <w:rPr>
          <w:rFonts w:ascii="Cascadia Mono" w:hAnsi="Cascadia Mono" w:cs="Cascadia Mono"/>
          <w:noProof w:val="0"/>
          <w:color w:val="000000"/>
          <w:kern w:val="0"/>
          <w:sz w:val="24"/>
          <w:szCs w:val="24"/>
          <w:lang w:val="en-US"/>
        </w:rPr>
        <w:t xml:space="preserve"> </w:t>
      </w:r>
      <w:proofErr w:type="spellStart"/>
      <w:r w:rsidRPr="00D1079E">
        <w:rPr>
          <w:rFonts w:ascii="Cascadia Mono" w:hAnsi="Cascadia Mono" w:cs="Cascadia Mono"/>
          <w:noProof w:val="0"/>
          <w:color w:val="000000"/>
          <w:kern w:val="0"/>
          <w:sz w:val="24"/>
          <w:szCs w:val="24"/>
          <w:lang w:val="en-US"/>
        </w:rPr>
        <w:t>nhận</w:t>
      </w:r>
      <w:proofErr w:type="spellEnd"/>
      <w:r w:rsidRPr="00D1079E">
        <w:rPr>
          <w:rFonts w:ascii="Cascadia Mono" w:hAnsi="Cascadia Mono" w:cs="Cascadia Mono"/>
          <w:noProof w:val="0"/>
          <w:color w:val="000000"/>
          <w:kern w:val="0"/>
          <w:sz w:val="24"/>
          <w:szCs w:val="24"/>
          <w:lang w:val="en-US"/>
        </w:rPr>
        <w:t xml:space="preserve"> </w:t>
      </w:r>
      <w:proofErr w:type="spellStart"/>
      <w:r w:rsidRPr="00D1079E">
        <w:rPr>
          <w:rFonts w:ascii="Cascadia Mono" w:hAnsi="Cascadia Mono" w:cs="Cascadia Mono"/>
          <w:noProof w:val="0"/>
          <w:color w:val="000000"/>
          <w:kern w:val="0"/>
          <w:sz w:val="24"/>
          <w:szCs w:val="24"/>
          <w:lang w:val="en-US"/>
        </w:rPr>
        <w:t>thất</w:t>
      </w:r>
      <w:proofErr w:type="spellEnd"/>
      <w:r w:rsidRPr="00D1079E">
        <w:rPr>
          <w:rFonts w:ascii="Cascadia Mono" w:hAnsi="Cascadia Mono" w:cs="Cascadia Mono"/>
          <w:noProof w:val="0"/>
          <w:color w:val="000000"/>
          <w:kern w:val="0"/>
          <w:sz w:val="24"/>
          <w:szCs w:val="24"/>
          <w:lang w:val="en-US"/>
        </w:rPr>
        <w:t xml:space="preserve"> </w:t>
      </w:r>
      <w:proofErr w:type="spellStart"/>
      <w:r w:rsidRPr="00D1079E">
        <w:rPr>
          <w:rFonts w:ascii="Cascadia Mono" w:hAnsi="Cascadia Mono" w:cs="Cascadia Mono"/>
          <w:noProof w:val="0"/>
          <w:color w:val="000000"/>
          <w:kern w:val="0"/>
          <w:sz w:val="24"/>
          <w:szCs w:val="24"/>
          <w:lang w:val="en-US"/>
        </w:rPr>
        <w:t>bại</w:t>
      </w:r>
      <w:proofErr w:type="spellEnd"/>
      <w:r w:rsidRPr="00D1079E">
        <w:rPr>
          <w:rFonts w:ascii="Cascadia Mono" w:hAnsi="Cascadia Mono" w:cs="Cascadia Mono"/>
          <w:noProof w:val="0"/>
          <w:color w:val="000000"/>
          <w:kern w:val="0"/>
          <w:sz w:val="24"/>
          <w:szCs w:val="24"/>
          <w:lang w:val="en-US"/>
        </w:rPr>
        <w:t xml:space="preserve">! \n Do: \n" + </w:t>
      </w:r>
      <w:proofErr w:type="spellStart"/>
      <w:proofErr w:type="gramStart"/>
      <w:r w:rsidRPr="00D1079E">
        <w:rPr>
          <w:rFonts w:ascii="Cascadia Mono" w:hAnsi="Cascadia Mono" w:cs="Cascadia Mono"/>
          <w:noProof w:val="0"/>
          <w:color w:val="000000"/>
          <w:kern w:val="0"/>
          <w:sz w:val="24"/>
          <w:szCs w:val="24"/>
          <w:lang w:val="en-US"/>
        </w:rPr>
        <w:t>ev.Message</w:t>
      </w:r>
      <w:proofErr w:type="spellEnd"/>
      <w:proofErr w:type="gramEnd"/>
      <w:r w:rsidRPr="00D1079E">
        <w:rPr>
          <w:rFonts w:ascii="Cascadia Mono" w:hAnsi="Cascadia Mono" w:cs="Cascadia Mono"/>
          <w:noProof w:val="0"/>
          <w:color w:val="000000"/>
          <w:kern w:val="0"/>
          <w:sz w:val="24"/>
          <w:szCs w:val="24"/>
          <w:lang w:val="en-US"/>
        </w:rPr>
        <w:t xml:space="preserve">, "Thông </w:t>
      </w:r>
      <w:proofErr w:type="spellStart"/>
      <w:r w:rsidRPr="00D1079E">
        <w:rPr>
          <w:rFonts w:ascii="Cascadia Mono" w:hAnsi="Cascadia Mono" w:cs="Cascadia Mono"/>
          <w:noProof w:val="0"/>
          <w:color w:val="000000"/>
          <w:kern w:val="0"/>
          <w:sz w:val="24"/>
          <w:szCs w:val="24"/>
          <w:lang w:val="en-US"/>
        </w:rPr>
        <w:t>báo</w:t>
      </w:r>
      <w:proofErr w:type="spellEnd"/>
      <w:r w:rsidRPr="00D1079E">
        <w:rPr>
          <w:rFonts w:ascii="Cascadia Mono" w:hAnsi="Cascadia Mono" w:cs="Cascadia Mono"/>
          <w:noProof w:val="0"/>
          <w:color w:val="000000"/>
          <w:kern w:val="0"/>
          <w:sz w:val="24"/>
          <w:szCs w:val="24"/>
          <w:lang w:val="en-US"/>
        </w:rPr>
        <w:t xml:space="preserve">", </w:t>
      </w:r>
      <w:proofErr w:type="spellStart"/>
      <w:r w:rsidRPr="00D1079E">
        <w:rPr>
          <w:rFonts w:ascii="Cascadia Mono" w:hAnsi="Cascadia Mono" w:cs="Cascadia Mono"/>
          <w:noProof w:val="0"/>
          <w:color w:val="000000"/>
          <w:kern w:val="0"/>
          <w:sz w:val="24"/>
          <w:szCs w:val="24"/>
          <w:lang w:val="en-US"/>
        </w:rPr>
        <w:t>MessageBoxButtons.OK</w:t>
      </w:r>
      <w:proofErr w:type="spellEnd"/>
      <w:r w:rsidRPr="00D1079E">
        <w:rPr>
          <w:rFonts w:ascii="Cascadia Mono" w:hAnsi="Cascadia Mono" w:cs="Cascadia Mono"/>
          <w:noProof w:val="0"/>
          <w:color w:val="000000"/>
          <w:kern w:val="0"/>
          <w:sz w:val="24"/>
          <w:szCs w:val="24"/>
          <w:lang w:val="en-US"/>
        </w:rPr>
        <w:t xml:space="preserve">, </w:t>
      </w:r>
      <w:proofErr w:type="spellStart"/>
      <w:r w:rsidRPr="00D1079E">
        <w:rPr>
          <w:rFonts w:ascii="Cascadia Mono" w:hAnsi="Cascadia Mono" w:cs="Cascadia Mono"/>
          <w:noProof w:val="0"/>
          <w:color w:val="000000"/>
          <w:kern w:val="0"/>
          <w:sz w:val="24"/>
          <w:szCs w:val="24"/>
          <w:lang w:val="en-US"/>
        </w:rPr>
        <w:t>MessageBoxIcon.Error</w:t>
      </w:r>
      <w:proofErr w:type="spellEnd"/>
      <w:r w:rsidRPr="00D1079E">
        <w:rPr>
          <w:rFonts w:ascii="Cascadia Mono" w:hAnsi="Cascadia Mono" w:cs="Cascadia Mono"/>
          <w:noProof w:val="0"/>
          <w:color w:val="000000"/>
          <w:kern w:val="0"/>
          <w:sz w:val="24"/>
          <w:szCs w:val="24"/>
          <w:lang w:val="en-US"/>
        </w:rPr>
        <w:t>);</w:t>
      </w:r>
    </w:p>
    <w:p w14:paraId="4C941EAF" w14:textId="11F5DEDC" w:rsidR="00177B4C" w:rsidRDefault="00177B4C" w:rsidP="00177B4C">
      <w:pPr>
        <w:pStyle w:val="ListParagraph"/>
        <w:pBdr>
          <w:top w:val="single" w:sz="4" w:space="1" w:color="auto"/>
          <w:left w:val="single" w:sz="4" w:space="4" w:color="auto"/>
          <w:bottom w:val="single" w:sz="4" w:space="1" w:color="auto"/>
          <w:right w:val="single" w:sz="4" w:space="4" w:color="auto"/>
        </w:pBdr>
        <w:spacing w:after="0" w:line="360" w:lineRule="auto"/>
        <w:ind w:left="1584"/>
        <w:rPr>
          <w:rFonts w:ascii="Times New Roman" w:hAnsi="Times New Roman" w:cs="Times New Roman"/>
          <w:sz w:val="28"/>
          <w:szCs w:val="28"/>
          <w:u w:val="single"/>
          <w:lang w:val="en-US"/>
        </w:rPr>
      </w:pPr>
      <w:r w:rsidRPr="00D1079E">
        <w:rPr>
          <w:rFonts w:ascii="Cascadia Mono" w:hAnsi="Cascadia Mono" w:cs="Cascadia Mono"/>
          <w:noProof w:val="0"/>
          <w:color w:val="000000"/>
          <w:kern w:val="0"/>
          <w:sz w:val="24"/>
          <w:szCs w:val="24"/>
          <w:lang w:val="en-US"/>
        </w:rPr>
        <w:t>}</w:t>
      </w:r>
    </w:p>
    <w:p w14:paraId="24104C79" w14:textId="77777777" w:rsidR="00177B4C" w:rsidRPr="00177B4C" w:rsidRDefault="00177B4C" w:rsidP="00177B4C">
      <w:pPr>
        <w:pStyle w:val="ListParagraph"/>
        <w:spacing w:after="0" w:line="360" w:lineRule="auto"/>
        <w:ind w:left="1584"/>
        <w:rPr>
          <w:rFonts w:ascii="Times New Roman" w:hAnsi="Times New Roman" w:cs="Times New Roman"/>
          <w:sz w:val="28"/>
          <w:szCs w:val="28"/>
          <w:lang w:val="en-US"/>
        </w:rPr>
      </w:pPr>
    </w:p>
    <w:p w14:paraId="5C0D52FA" w14:textId="48F52BE9" w:rsidR="00177B4C" w:rsidRDefault="0079645D" w:rsidP="00177B4C">
      <w:pPr>
        <w:pStyle w:val="ListParagraph"/>
        <w:numPr>
          <w:ilvl w:val="0"/>
          <w:numId w:val="19"/>
        </w:numPr>
        <w:spacing w:after="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Procedure</w:t>
      </w:r>
      <w:r w:rsidR="00177B4C">
        <w:rPr>
          <w:rFonts w:ascii="Times New Roman" w:hAnsi="Times New Roman" w:cs="Times New Roman"/>
          <w:b/>
          <w:bCs/>
          <w:sz w:val="28"/>
          <w:szCs w:val="28"/>
          <w:lang w:val="en-US"/>
        </w:rPr>
        <w:t xml:space="preserve"> lấy ra danh sách ca nhân viên có ca trực trong ngày hiện tại:</w:t>
      </w:r>
    </w:p>
    <w:p w14:paraId="6FF207AD" w14:textId="5EA2B22B" w:rsidR="00177B4C" w:rsidRDefault="00177B4C" w:rsidP="00177B4C">
      <w:pPr>
        <w:pStyle w:val="ListParagraph"/>
        <w:spacing w:after="0" w:line="360" w:lineRule="auto"/>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SQL:</w:t>
      </w:r>
    </w:p>
    <w:p w14:paraId="2FC06A37" w14:textId="77777777" w:rsidR="006D3B27" w:rsidRPr="006D3B27" w:rsidRDefault="006D3B27" w:rsidP="006D3B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6D3B27">
        <w:rPr>
          <w:rFonts w:ascii="Cascadia Mono" w:hAnsi="Cascadia Mono" w:cs="Cascadia Mono"/>
          <w:noProof w:val="0"/>
          <w:color w:val="0000FF"/>
          <w:kern w:val="0"/>
          <w:sz w:val="24"/>
          <w:szCs w:val="24"/>
          <w:lang w:val="en-US"/>
        </w:rPr>
        <w:t>DROP</w:t>
      </w:r>
      <w:r w:rsidRPr="006D3B27">
        <w:rPr>
          <w:rFonts w:ascii="Cascadia Mono" w:hAnsi="Cascadia Mono" w:cs="Cascadia Mono"/>
          <w:noProof w:val="0"/>
          <w:color w:val="000000"/>
          <w:kern w:val="0"/>
          <w:sz w:val="24"/>
          <w:szCs w:val="24"/>
          <w:lang w:val="en-US"/>
        </w:rPr>
        <w:t xml:space="preserve"> </w:t>
      </w:r>
      <w:r w:rsidRPr="006D3B27">
        <w:rPr>
          <w:rFonts w:ascii="Cascadia Mono" w:hAnsi="Cascadia Mono" w:cs="Cascadia Mono"/>
          <w:noProof w:val="0"/>
          <w:color w:val="0000FF"/>
          <w:kern w:val="0"/>
          <w:sz w:val="24"/>
          <w:szCs w:val="24"/>
          <w:lang w:val="en-US"/>
        </w:rPr>
        <w:t>PROCEDURE</w:t>
      </w:r>
      <w:r w:rsidRPr="006D3B27">
        <w:rPr>
          <w:rFonts w:ascii="Cascadia Mono" w:hAnsi="Cascadia Mono" w:cs="Cascadia Mono"/>
          <w:noProof w:val="0"/>
          <w:color w:val="000000"/>
          <w:kern w:val="0"/>
          <w:sz w:val="24"/>
          <w:szCs w:val="24"/>
          <w:lang w:val="en-US"/>
        </w:rPr>
        <w:t xml:space="preserve"> </w:t>
      </w:r>
      <w:r w:rsidRPr="006D3B27">
        <w:rPr>
          <w:rFonts w:ascii="Cascadia Mono" w:hAnsi="Cascadia Mono" w:cs="Cascadia Mono"/>
          <w:noProof w:val="0"/>
          <w:color w:val="0000FF"/>
          <w:kern w:val="0"/>
          <w:sz w:val="24"/>
          <w:szCs w:val="24"/>
          <w:lang w:val="en-US"/>
        </w:rPr>
        <w:t>IF</w:t>
      </w:r>
      <w:r w:rsidRPr="006D3B27">
        <w:rPr>
          <w:rFonts w:ascii="Cascadia Mono" w:hAnsi="Cascadia Mono" w:cs="Cascadia Mono"/>
          <w:noProof w:val="0"/>
          <w:color w:val="000000"/>
          <w:kern w:val="0"/>
          <w:sz w:val="24"/>
          <w:szCs w:val="24"/>
          <w:lang w:val="en-US"/>
        </w:rPr>
        <w:t xml:space="preserve"> </w:t>
      </w:r>
      <w:r w:rsidRPr="006D3B27">
        <w:rPr>
          <w:rFonts w:ascii="Cascadia Mono" w:hAnsi="Cascadia Mono" w:cs="Cascadia Mono"/>
          <w:noProof w:val="0"/>
          <w:color w:val="808080"/>
          <w:kern w:val="0"/>
          <w:sz w:val="24"/>
          <w:szCs w:val="24"/>
          <w:lang w:val="en-US"/>
        </w:rPr>
        <w:t>EXISTS</w:t>
      </w:r>
      <w:r w:rsidRPr="006D3B27">
        <w:rPr>
          <w:rFonts w:ascii="Cascadia Mono" w:hAnsi="Cascadia Mono" w:cs="Cascadia Mono"/>
          <w:noProof w:val="0"/>
          <w:color w:val="000000"/>
          <w:kern w:val="0"/>
          <w:sz w:val="24"/>
          <w:szCs w:val="24"/>
          <w:lang w:val="en-US"/>
        </w:rPr>
        <w:t xml:space="preserve"> </w:t>
      </w:r>
      <w:proofErr w:type="spellStart"/>
      <w:proofErr w:type="gramStart"/>
      <w:r w:rsidRPr="006D3B27">
        <w:rPr>
          <w:rFonts w:ascii="Cascadia Mono" w:hAnsi="Cascadia Mono" w:cs="Cascadia Mono"/>
          <w:noProof w:val="0"/>
          <w:color w:val="000000"/>
          <w:kern w:val="0"/>
          <w:sz w:val="24"/>
          <w:szCs w:val="24"/>
          <w:lang w:val="en-US"/>
        </w:rPr>
        <w:t>findEmployeeShift</w:t>
      </w:r>
      <w:proofErr w:type="spellEnd"/>
      <w:proofErr w:type="gramEnd"/>
    </w:p>
    <w:p w14:paraId="03B78A63" w14:textId="77777777" w:rsidR="006D3B27" w:rsidRPr="006D3B27" w:rsidRDefault="006D3B27" w:rsidP="006D3B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6D3B27">
        <w:rPr>
          <w:rFonts w:ascii="Cascadia Mono" w:hAnsi="Cascadia Mono" w:cs="Cascadia Mono"/>
          <w:noProof w:val="0"/>
          <w:color w:val="0000FF"/>
          <w:kern w:val="0"/>
          <w:sz w:val="24"/>
          <w:szCs w:val="24"/>
          <w:lang w:val="en-US"/>
        </w:rPr>
        <w:t>GO</w:t>
      </w:r>
    </w:p>
    <w:p w14:paraId="3344B99A" w14:textId="77777777" w:rsidR="006D3B27" w:rsidRPr="006D3B27" w:rsidRDefault="006D3B27" w:rsidP="006D3B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p>
    <w:p w14:paraId="6E912747" w14:textId="77777777" w:rsidR="006D3B27" w:rsidRPr="006D3B27" w:rsidRDefault="006D3B27" w:rsidP="006D3B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6D3B27">
        <w:rPr>
          <w:rFonts w:ascii="Cascadia Mono" w:hAnsi="Cascadia Mono" w:cs="Cascadia Mono"/>
          <w:noProof w:val="0"/>
          <w:color w:val="0000FF"/>
          <w:kern w:val="0"/>
          <w:sz w:val="24"/>
          <w:szCs w:val="24"/>
          <w:lang w:val="en-US"/>
        </w:rPr>
        <w:t>CREATE</w:t>
      </w:r>
      <w:r w:rsidRPr="006D3B27">
        <w:rPr>
          <w:rFonts w:ascii="Cascadia Mono" w:hAnsi="Cascadia Mono" w:cs="Cascadia Mono"/>
          <w:noProof w:val="0"/>
          <w:color w:val="000000"/>
          <w:kern w:val="0"/>
          <w:sz w:val="24"/>
          <w:szCs w:val="24"/>
          <w:lang w:val="en-US"/>
        </w:rPr>
        <w:t xml:space="preserve"> </w:t>
      </w:r>
      <w:r w:rsidRPr="006D3B27">
        <w:rPr>
          <w:rFonts w:ascii="Cascadia Mono" w:hAnsi="Cascadia Mono" w:cs="Cascadia Mono"/>
          <w:noProof w:val="0"/>
          <w:color w:val="0000FF"/>
          <w:kern w:val="0"/>
          <w:sz w:val="24"/>
          <w:szCs w:val="24"/>
          <w:lang w:val="en-US"/>
        </w:rPr>
        <w:t>PROCEDURE</w:t>
      </w:r>
      <w:r w:rsidRPr="006D3B27">
        <w:rPr>
          <w:rFonts w:ascii="Cascadia Mono" w:hAnsi="Cascadia Mono" w:cs="Cascadia Mono"/>
          <w:noProof w:val="0"/>
          <w:color w:val="000000"/>
          <w:kern w:val="0"/>
          <w:sz w:val="24"/>
          <w:szCs w:val="24"/>
          <w:lang w:val="en-US"/>
        </w:rPr>
        <w:t xml:space="preserve"> </w:t>
      </w:r>
      <w:proofErr w:type="spellStart"/>
      <w:proofErr w:type="gramStart"/>
      <w:r w:rsidRPr="006D3B27">
        <w:rPr>
          <w:rFonts w:ascii="Cascadia Mono" w:hAnsi="Cascadia Mono" w:cs="Cascadia Mono"/>
          <w:noProof w:val="0"/>
          <w:color w:val="000000"/>
          <w:kern w:val="0"/>
          <w:sz w:val="24"/>
          <w:szCs w:val="24"/>
          <w:lang w:val="en-US"/>
        </w:rPr>
        <w:t>findEmployeeShift</w:t>
      </w:r>
      <w:proofErr w:type="spellEnd"/>
      <w:proofErr w:type="gramEnd"/>
    </w:p>
    <w:p w14:paraId="519CC2EE" w14:textId="77777777" w:rsidR="006D3B27" w:rsidRPr="006D3B27" w:rsidRDefault="006D3B27" w:rsidP="006D3B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6D3B27">
        <w:rPr>
          <w:rFonts w:ascii="Cascadia Mono" w:hAnsi="Cascadia Mono" w:cs="Cascadia Mono"/>
          <w:noProof w:val="0"/>
          <w:color w:val="0000FF"/>
          <w:kern w:val="0"/>
          <w:sz w:val="24"/>
          <w:szCs w:val="24"/>
          <w:lang w:val="en-US"/>
        </w:rPr>
        <w:t>AS</w:t>
      </w:r>
    </w:p>
    <w:p w14:paraId="05EF1349" w14:textId="77777777" w:rsidR="006D3B27" w:rsidRPr="006D3B27" w:rsidRDefault="006D3B27" w:rsidP="006D3B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6D3B27">
        <w:rPr>
          <w:rFonts w:ascii="Cascadia Mono" w:hAnsi="Cascadia Mono" w:cs="Cascadia Mono"/>
          <w:noProof w:val="0"/>
          <w:color w:val="0000FF"/>
          <w:kern w:val="0"/>
          <w:sz w:val="24"/>
          <w:szCs w:val="24"/>
          <w:lang w:val="en-US"/>
        </w:rPr>
        <w:t>BEGIN</w:t>
      </w:r>
    </w:p>
    <w:p w14:paraId="53DB5538" w14:textId="77777777" w:rsidR="006D3B27" w:rsidRPr="006D3B27" w:rsidRDefault="006D3B27" w:rsidP="006D3B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6D3B27">
        <w:rPr>
          <w:rFonts w:ascii="Cascadia Mono" w:hAnsi="Cascadia Mono" w:cs="Cascadia Mono"/>
          <w:noProof w:val="0"/>
          <w:color w:val="000000"/>
          <w:kern w:val="0"/>
          <w:sz w:val="24"/>
          <w:szCs w:val="24"/>
          <w:lang w:val="en-US"/>
        </w:rPr>
        <w:tab/>
      </w:r>
      <w:r w:rsidRPr="006D3B27">
        <w:rPr>
          <w:rFonts w:ascii="Cascadia Mono" w:hAnsi="Cascadia Mono" w:cs="Cascadia Mono"/>
          <w:noProof w:val="0"/>
          <w:color w:val="0000FF"/>
          <w:kern w:val="0"/>
          <w:sz w:val="24"/>
          <w:szCs w:val="24"/>
          <w:lang w:val="en-US"/>
        </w:rPr>
        <w:t>DECLARE</w:t>
      </w:r>
      <w:r w:rsidRPr="006D3B27">
        <w:rPr>
          <w:rFonts w:ascii="Cascadia Mono" w:hAnsi="Cascadia Mono" w:cs="Cascadia Mono"/>
          <w:noProof w:val="0"/>
          <w:color w:val="000000"/>
          <w:kern w:val="0"/>
          <w:sz w:val="24"/>
          <w:szCs w:val="24"/>
          <w:lang w:val="en-US"/>
        </w:rPr>
        <w:t xml:space="preserve"> @errorMessage </w:t>
      </w:r>
      <w:proofErr w:type="gramStart"/>
      <w:r w:rsidRPr="006D3B27">
        <w:rPr>
          <w:rFonts w:ascii="Cascadia Mono" w:hAnsi="Cascadia Mono" w:cs="Cascadia Mono"/>
          <w:noProof w:val="0"/>
          <w:color w:val="0000FF"/>
          <w:kern w:val="0"/>
          <w:sz w:val="24"/>
          <w:szCs w:val="24"/>
          <w:lang w:val="en-US"/>
        </w:rPr>
        <w:t>NVARCHAR</w:t>
      </w:r>
      <w:r w:rsidRPr="006D3B27">
        <w:rPr>
          <w:rFonts w:ascii="Cascadia Mono" w:hAnsi="Cascadia Mono" w:cs="Cascadia Mono"/>
          <w:noProof w:val="0"/>
          <w:color w:val="808080"/>
          <w:kern w:val="0"/>
          <w:sz w:val="24"/>
          <w:szCs w:val="24"/>
          <w:lang w:val="en-US"/>
        </w:rPr>
        <w:t>(</w:t>
      </w:r>
      <w:proofErr w:type="gramEnd"/>
      <w:r w:rsidRPr="006D3B27">
        <w:rPr>
          <w:rFonts w:ascii="Cascadia Mono" w:hAnsi="Cascadia Mono" w:cs="Cascadia Mono"/>
          <w:noProof w:val="0"/>
          <w:color w:val="FF00FF"/>
          <w:kern w:val="0"/>
          <w:sz w:val="24"/>
          <w:szCs w:val="24"/>
          <w:lang w:val="en-US"/>
        </w:rPr>
        <w:t>max</w:t>
      </w:r>
      <w:r w:rsidRPr="006D3B27">
        <w:rPr>
          <w:rFonts w:ascii="Cascadia Mono" w:hAnsi="Cascadia Mono" w:cs="Cascadia Mono"/>
          <w:noProof w:val="0"/>
          <w:color w:val="808080"/>
          <w:kern w:val="0"/>
          <w:sz w:val="24"/>
          <w:szCs w:val="24"/>
          <w:lang w:val="en-US"/>
        </w:rPr>
        <w:t>)</w:t>
      </w:r>
    </w:p>
    <w:p w14:paraId="20611AC4" w14:textId="77777777" w:rsidR="006D3B27" w:rsidRPr="006D3B27" w:rsidRDefault="006D3B27" w:rsidP="006D3B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6D3B27">
        <w:rPr>
          <w:rFonts w:ascii="Cascadia Mono" w:hAnsi="Cascadia Mono" w:cs="Cascadia Mono"/>
          <w:noProof w:val="0"/>
          <w:color w:val="000000"/>
          <w:kern w:val="0"/>
          <w:sz w:val="24"/>
          <w:szCs w:val="24"/>
          <w:lang w:val="en-US"/>
        </w:rPr>
        <w:tab/>
      </w:r>
      <w:r w:rsidRPr="006D3B27">
        <w:rPr>
          <w:rFonts w:ascii="Cascadia Mono" w:hAnsi="Cascadia Mono" w:cs="Cascadia Mono"/>
          <w:noProof w:val="0"/>
          <w:color w:val="0000FF"/>
          <w:kern w:val="0"/>
          <w:sz w:val="24"/>
          <w:szCs w:val="24"/>
          <w:lang w:val="en-US"/>
        </w:rPr>
        <w:t>BEGIN</w:t>
      </w:r>
      <w:r w:rsidRPr="006D3B27">
        <w:rPr>
          <w:rFonts w:ascii="Cascadia Mono" w:hAnsi="Cascadia Mono" w:cs="Cascadia Mono"/>
          <w:noProof w:val="0"/>
          <w:color w:val="000000"/>
          <w:kern w:val="0"/>
          <w:sz w:val="24"/>
          <w:szCs w:val="24"/>
          <w:lang w:val="en-US"/>
        </w:rPr>
        <w:t xml:space="preserve"> </w:t>
      </w:r>
      <w:r w:rsidRPr="006D3B27">
        <w:rPr>
          <w:rFonts w:ascii="Cascadia Mono" w:hAnsi="Cascadia Mono" w:cs="Cascadia Mono"/>
          <w:noProof w:val="0"/>
          <w:color w:val="0000FF"/>
          <w:kern w:val="0"/>
          <w:sz w:val="24"/>
          <w:szCs w:val="24"/>
          <w:lang w:val="en-US"/>
        </w:rPr>
        <w:t>TRY</w:t>
      </w:r>
    </w:p>
    <w:p w14:paraId="484C8760" w14:textId="77777777" w:rsidR="006D3B27" w:rsidRPr="006D3B27" w:rsidRDefault="006D3B27" w:rsidP="006D3B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6D3B27">
        <w:rPr>
          <w:rFonts w:ascii="Cascadia Mono" w:hAnsi="Cascadia Mono" w:cs="Cascadia Mono"/>
          <w:noProof w:val="0"/>
          <w:color w:val="000000"/>
          <w:kern w:val="0"/>
          <w:sz w:val="24"/>
          <w:szCs w:val="24"/>
          <w:lang w:val="en-US"/>
        </w:rPr>
        <w:tab/>
      </w:r>
      <w:r w:rsidRPr="006D3B27">
        <w:rPr>
          <w:rFonts w:ascii="Cascadia Mono" w:hAnsi="Cascadia Mono" w:cs="Cascadia Mono"/>
          <w:noProof w:val="0"/>
          <w:color w:val="000000"/>
          <w:kern w:val="0"/>
          <w:sz w:val="24"/>
          <w:szCs w:val="24"/>
          <w:lang w:val="en-US"/>
        </w:rPr>
        <w:tab/>
      </w:r>
      <w:r w:rsidRPr="006D3B27">
        <w:rPr>
          <w:rFonts w:ascii="Cascadia Mono" w:hAnsi="Cascadia Mono" w:cs="Cascadia Mono"/>
          <w:noProof w:val="0"/>
          <w:color w:val="0000FF"/>
          <w:kern w:val="0"/>
          <w:sz w:val="24"/>
          <w:szCs w:val="24"/>
          <w:lang w:val="en-US"/>
        </w:rPr>
        <w:t>DECLARE</w:t>
      </w:r>
      <w:r w:rsidRPr="006D3B27">
        <w:rPr>
          <w:rFonts w:ascii="Cascadia Mono" w:hAnsi="Cascadia Mono" w:cs="Cascadia Mono"/>
          <w:noProof w:val="0"/>
          <w:color w:val="000000"/>
          <w:kern w:val="0"/>
          <w:sz w:val="24"/>
          <w:szCs w:val="24"/>
          <w:lang w:val="en-US"/>
        </w:rPr>
        <w:t xml:space="preserve"> @today </w:t>
      </w:r>
      <w:proofErr w:type="gramStart"/>
      <w:r w:rsidRPr="006D3B27">
        <w:rPr>
          <w:rFonts w:ascii="Cascadia Mono" w:hAnsi="Cascadia Mono" w:cs="Cascadia Mono"/>
          <w:noProof w:val="0"/>
          <w:color w:val="0000FF"/>
          <w:kern w:val="0"/>
          <w:sz w:val="24"/>
          <w:szCs w:val="24"/>
          <w:lang w:val="en-US"/>
        </w:rPr>
        <w:t>DATE</w:t>
      </w:r>
      <w:proofErr w:type="gramEnd"/>
    </w:p>
    <w:p w14:paraId="3AF2543A" w14:textId="77777777" w:rsidR="006D3B27" w:rsidRPr="006D3B27" w:rsidRDefault="006D3B27" w:rsidP="006D3B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6D3B27">
        <w:rPr>
          <w:rFonts w:ascii="Cascadia Mono" w:hAnsi="Cascadia Mono" w:cs="Cascadia Mono"/>
          <w:noProof w:val="0"/>
          <w:color w:val="000000"/>
          <w:kern w:val="0"/>
          <w:sz w:val="24"/>
          <w:szCs w:val="24"/>
          <w:lang w:val="en-US"/>
        </w:rPr>
        <w:tab/>
      </w:r>
      <w:r w:rsidRPr="006D3B27">
        <w:rPr>
          <w:rFonts w:ascii="Cascadia Mono" w:hAnsi="Cascadia Mono" w:cs="Cascadia Mono"/>
          <w:noProof w:val="0"/>
          <w:color w:val="000000"/>
          <w:kern w:val="0"/>
          <w:sz w:val="24"/>
          <w:szCs w:val="24"/>
          <w:lang w:val="en-US"/>
        </w:rPr>
        <w:tab/>
      </w:r>
      <w:r w:rsidRPr="006D3B27">
        <w:rPr>
          <w:rFonts w:ascii="Cascadia Mono" w:hAnsi="Cascadia Mono" w:cs="Cascadia Mono"/>
          <w:noProof w:val="0"/>
          <w:color w:val="0000FF"/>
          <w:kern w:val="0"/>
          <w:sz w:val="24"/>
          <w:szCs w:val="24"/>
          <w:lang w:val="en-US"/>
        </w:rPr>
        <w:t>SET</w:t>
      </w:r>
      <w:r w:rsidRPr="006D3B27">
        <w:rPr>
          <w:rFonts w:ascii="Cascadia Mono" w:hAnsi="Cascadia Mono" w:cs="Cascadia Mono"/>
          <w:noProof w:val="0"/>
          <w:color w:val="000000"/>
          <w:kern w:val="0"/>
          <w:sz w:val="24"/>
          <w:szCs w:val="24"/>
          <w:lang w:val="en-US"/>
        </w:rPr>
        <w:t xml:space="preserve"> @today </w:t>
      </w:r>
      <w:r w:rsidRPr="006D3B27">
        <w:rPr>
          <w:rFonts w:ascii="Cascadia Mono" w:hAnsi="Cascadia Mono" w:cs="Cascadia Mono"/>
          <w:noProof w:val="0"/>
          <w:color w:val="808080"/>
          <w:kern w:val="0"/>
          <w:sz w:val="24"/>
          <w:szCs w:val="24"/>
          <w:lang w:val="en-US"/>
        </w:rPr>
        <w:t>=</w:t>
      </w:r>
      <w:r w:rsidRPr="006D3B27">
        <w:rPr>
          <w:rFonts w:ascii="Cascadia Mono" w:hAnsi="Cascadia Mono" w:cs="Cascadia Mono"/>
          <w:noProof w:val="0"/>
          <w:color w:val="000000"/>
          <w:kern w:val="0"/>
          <w:sz w:val="24"/>
          <w:szCs w:val="24"/>
          <w:lang w:val="en-US"/>
        </w:rPr>
        <w:t xml:space="preserve"> </w:t>
      </w:r>
      <w:proofErr w:type="gramStart"/>
      <w:r w:rsidRPr="006D3B27">
        <w:rPr>
          <w:rFonts w:ascii="Cascadia Mono" w:hAnsi="Cascadia Mono" w:cs="Cascadia Mono"/>
          <w:noProof w:val="0"/>
          <w:color w:val="FF00FF"/>
          <w:kern w:val="0"/>
          <w:sz w:val="24"/>
          <w:szCs w:val="24"/>
          <w:lang w:val="en-US"/>
        </w:rPr>
        <w:t>GETDATE</w:t>
      </w:r>
      <w:r w:rsidRPr="006D3B27">
        <w:rPr>
          <w:rFonts w:ascii="Cascadia Mono" w:hAnsi="Cascadia Mono" w:cs="Cascadia Mono"/>
          <w:noProof w:val="0"/>
          <w:color w:val="808080"/>
          <w:kern w:val="0"/>
          <w:sz w:val="24"/>
          <w:szCs w:val="24"/>
          <w:lang w:val="en-US"/>
        </w:rPr>
        <w:t>(</w:t>
      </w:r>
      <w:proofErr w:type="gramEnd"/>
      <w:r w:rsidRPr="006D3B27">
        <w:rPr>
          <w:rFonts w:ascii="Cascadia Mono" w:hAnsi="Cascadia Mono" w:cs="Cascadia Mono"/>
          <w:noProof w:val="0"/>
          <w:color w:val="808080"/>
          <w:kern w:val="0"/>
          <w:sz w:val="24"/>
          <w:szCs w:val="24"/>
          <w:lang w:val="en-US"/>
        </w:rPr>
        <w:t>)</w:t>
      </w:r>
    </w:p>
    <w:p w14:paraId="7D96138D" w14:textId="77777777" w:rsidR="006D3B27" w:rsidRPr="006D3B27" w:rsidRDefault="006D3B27" w:rsidP="006D3B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6D3B27">
        <w:rPr>
          <w:rFonts w:ascii="Cascadia Mono" w:hAnsi="Cascadia Mono" w:cs="Cascadia Mono"/>
          <w:noProof w:val="0"/>
          <w:color w:val="000000"/>
          <w:kern w:val="0"/>
          <w:sz w:val="24"/>
          <w:szCs w:val="24"/>
          <w:lang w:val="en-US"/>
        </w:rPr>
        <w:tab/>
      </w:r>
      <w:r w:rsidRPr="006D3B27">
        <w:rPr>
          <w:rFonts w:ascii="Cascadia Mono" w:hAnsi="Cascadia Mono" w:cs="Cascadia Mono"/>
          <w:noProof w:val="0"/>
          <w:color w:val="000000"/>
          <w:kern w:val="0"/>
          <w:sz w:val="24"/>
          <w:szCs w:val="24"/>
          <w:lang w:val="en-US"/>
        </w:rPr>
        <w:tab/>
      </w:r>
      <w:r w:rsidRPr="006D3B27">
        <w:rPr>
          <w:rFonts w:ascii="Cascadia Mono" w:hAnsi="Cascadia Mono" w:cs="Cascadia Mono"/>
          <w:noProof w:val="0"/>
          <w:color w:val="0000FF"/>
          <w:kern w:val="0"/>
          <w:sz w:val="24"/>
          <w:szCs w:val="24"/>
          <w:lang w:val="en-US"/>
        </w:rPr>
        <w:t>SELECT</w:t>
      </w:r>
      <w:r w:rsidRPr="006D3B27">
        <w:rPr>
          <w:rFonts w:ascii="Cascadia Mono" w:hAnsi="Cascadia Mono" w:cs="Cascadia Mono"/>
          <w:noProof w:val="0"/>
          <w:color w:val="000000"/>
          <w:kern w:val="0"/>
          <w:sz w:val="24"/>
          <w:szCs w:val="24"/>
          <w:lang w:val="en-US"/>
        </w:rPr>
        <w:t xml:space="preserve"> </w:t>
      </w:r>
      <w:r w:rsidRPr="006D3B27">
        <w:rPr>
          <w:rFonts w:ascii="Cascadia Mono" w:hAnsi="Cascadia Mono" w:cs="Cascadia Mono"/>
          <w:noProof w:val="0"/>
          <w:color w:val="808080"/>
          <w:kern w:val="0"/>
          <w:sz w:val="24"/>
          <w:szCs w:val="24"/>
          <w:lang w:val="en-US"/>
        </w:rPr>
        <w:t>*</w:t>
      </w:r>
      <w:r w:rsidRPr="006D3B27">
        <w:rPr>
          <w:rFonts w:ascii="Cascadia Mono" w:hAnsi="Cascadia Mono" w:cs="Cascadia Mono"/>
          <w:noProof w:val="0"/>
          <w:color w:val="000000"/>
          <w:kern w:val="0"/>
          <w:sz w:val="24"/>
          <w:szCs w:val="24"/>
          <w:lang w:val="en-US"/>
        </w:rPr>
        <w:t xml:space="preserve"> </w:t>
      </w:r>
      <w:r w:rsidRPr="006D3B27">
        <w:rPr>
          <w:rFonts w:ascii="Cascadia Mono" w:hAnsi="Cascadia Mono" w:cs="Cascadia Mono"/>
          <w:noProof w:val="0"/>
          <w:color w:val="0000FF"/>
          <w:kern w:val="0"/>
          <w:sz w:val="24"/>
          <w:szCs w:val="24"/>
          <w:lang w:val="en-US"/>
        </w:rPr>
        <w:t>FROM</w:t>
      </w:r>
      <w:r w:rsidRPr="006D3B27">
        <w:rPr>
          <w:rFonts w:ascii="Cascadia Mono" w:hAnsi="Cascadia Mono" w:cs="Cascadia Mono"/>
          <w:noProof w:val="0"/>
          <w:color w:val="000000"/>
          <w:kern w:val="0"/>
          <w:sz w:val="24"/>
          <w:szCs w:val="24"/>
          <w:lang w:val="en-US"/>
        </w:rPr>
        <w:t xml:space="preserve"> </w:t>
      </w:r>
      <w:proofErr w:type="spellStart"/>
      <w:r w:rsidRPr="006D3B27">
        <w:rPr>
          <w:rFonts w:ascii="Cascadia Mono" w:hAnsi="Cascadia Mono" w:cs="Cascadia Mono"/>
          <w:noProof w:val="0"/>
          <w:color w:val="000000"/>
          <w:kern w:val="0"/>
          <w:sz w:val="24"/>
          <w:szCs w:val="24"/>
          <w:lang w:val="en-US"/>
        </w:rPr>
        <w:t>EmployeeShiftView</w:t>
      </w:r>
      <w:proofErr w:type="spellEnd"/>
      <w:r w:rsidRPr="006D3B27">
        <w:rPr>
          <w:rFonts w:ascii="Cascadia Mono" w:hAnsi="Cascadia Mono" w:cs="Cascadia Mono"/>
          <w:noProof w:val="0"/>
          <w:color w:val="000000"/>
          <w:kern w:val="0"/>
          <w:sz w:val="24"/>
          <w:szCs w:val="24"/>
          <w:lang w:val="en-US"/>
        </w:rPr>
        <w:t xml:space="preserve"> </w:t>
      </w:r>
      <w:r w:rsidRPr="006D3B27">
        <w:rPr>
          <w:rFonts w:ascii="Cascadia Mono" w:hAnsi="Cascadia Mono" w:cs="Cascadia Mono"/>
          <w:noProof w:val="0"/>
          <w:color w:val="0000FF"/>
          <w:kern w:val="0"/>
          <w:sz w:val="24"/>
          <w:szCs w:val="24"/>
          <w:lang w:val="en-US"/>
        </w:rPr>
        <w:t>WHERE</w:t>
      </w:r>
      <w:r w:rsidRPr="006D3B27">
        <w:rPr>
          <w:rFonts w:ascii="Cascadia Mono" w:hAnsi="Cascadia Mono" w:cs="Cascadia Mono"/>
          <w:noProof w:val="0"/>
          <w:color w:val="000000"/>
          <w:kern w:val="0"/>
          <w:sz w:val="24"/>
          <w:szCs w:val="24"/>
          <w:lang w:val="en-US"/>
        </w:rPr>
        <w:t xml:space="preserve"> </w:t>
      </w:r>
      <w:r w:rsidRPr="006D3B27">
        <w:rPr>
          <w:rFonts w:ascii="Cascadia Mono" w:hAnsi="Cascadia Mono" w:cs="Cascadia Mono"/>
          <w:noProof w:val="0"/>
          <w:color w:val="0000FF"/>
          <w:kern w:val="0"/>
          <w:sz w:val="24"/>
          <w:szCs w:val="24"/>
          <w:lang w:val="en-US"/>
        </w:rPr>
        <w:t>date</w:t>
      </w:r>
      <w:r w:rsidRPr="006D3B27">
        <w:rPr>
          <w:rFonts w:ascii="Cascadia Mono" w:hAnsi="Cascadia Mono" w:cs="Cascadia Mono"/>
          <w:noProof w:val="0"/>
          <w:color w:val="000000"/>
          <w:kern w:val="0"/>
          <w:sz w:val="24"/>
          <w:szCs w:val="24"/>
          <w:lang w:val="en-US"/>
        </w:rPr>
        <w:t xml:space="preserve"> </w:t>
      </w:r>
      <w:r w:rsidRPr="006D3B27">
        <w:rPr>
          <w:rFonts w:ascii="Cascadia Mono" w:hAnsi="Cascadia Mono" w:cs="Cascadia Mono"/>
          <w:noProof w:val="0"/>
          <w:color w:val="808080"/>
          <w:kern w:val="0"/>
          <w:sz w:val="24"/>
          <w:szCs w:val="24"/>
          <w:lang w:val="en-US"/>
        </w:rPr>
        <w:t>=</w:t>
      </w:r>
      <w:r w:rsidRPr="006D3B27">
        <w:rPr>
          <w:rFonts w:ascii="Cascadia Mono" w:hAnsi="Cascadia Mono" w:cs="Cascadia Mono"/>
          <w:noProof w:val="0"/>
          <w:color w:val="000000"/>
          <w:kern w:val="0"/>
          <w:sz w:val="24"/>
          <w:szCs w:val="24"/>
          <w:lang w:val="en-US"/>
        </w:rPr>
        <w:t xml:space="preserve"> @today</w:t>
      </w:r>
    </w:p>
    <w:p w14:paraId="01790A4D" w14:textId="77777777" w:rsidR="006D3B27" w:rsidRPr="006D3B27" w:rsidRDefault="006D3B27" w:rsidP="006D3B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6D3B27">
        <w:rPr>
          <w:rFonts w:ascii="Cascadia Mono" w:hAnsi="Cascadia Mono" w:cs="Cascadia Mono"/>
          <w:noProof w:val="0"/>
          <w:color w:val="000000"/>
          <w:kern w:val="0"/>
          <w:sz w:val="24"/>
          <w:szCs w:val="24"/>
          <w:lang w:val="en-US"/>
        </w:rPr>
        <w:tab/>
      </w:r>
      <w:r w:rsidRPr="006D3B27">
        <w:rPr>
          <w:rFonts w:ascii="Cascadia Mono" w:hAnsi="Cascadia Mono" w:cs="Cascadia Mono"/>
          <w:noProof w:val="0"/>
          <w:color w:val="0000FF"/>
          <w:kern w:val="0"/>
          <w:sz w:val="24"/>
          <w:szCs w:val="24"/>
          <w:lang w:val="en-US"/>
        </w:rPr>
        <w:t>END</w:t>
      </w:r>
      <w:r w:rsidRPr="006D3B27">
        <w:rPr>
          <w:rFonts w:ascii="Cascadia Mono" w:hAnsi="Cascadia Mono" w:cs="Cascadia Mono"/>
          <w:noProof w:val="0"/>
          <w:color w:val="000000"/>
          <w:kern w:val="0"/>
          <w:sz w:val="24"/>
          <w:szCs w:val="24"/>
          <w:lang w:val="en-US"/>
        </w:rPr>
        <w:t xml:space="preserve"> </w:t>
      </w:r>
      <w:r w:rsidRPr="006D3B27">
        <w:rPr>
          <w:rFonts w:ascii="Cascadia Mono" w:hAnsi="Cascadia Mono" w:cs="Cascadia Mono"/>
          <w:noProof w:val="0"/>
          <w:color w:val="0000FF"/>
          <w:kern w:val="0"/>
          <w:sz w:val="24"/>
          <w:szCs w:val="24"/>
          <w:lang w:val="en-US"/>
        </w:rPr>
        <w:t>TRY</w:t>
      </w:r>
    </w:p>
    <w:p w14:paraId="1B8CEC0A" w14:textId="77777777" w:rsidR="006D3B27" w:rsidRPr="006D3B27" w:rsidRDefault="006D3B27" w:rsidP="006D3B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6D3B27">
        <w:rPr>
          <w:rFonts w:ascii="Cascadia Mono" w:hAnsi="Cascadia Mono" w:cs="Cascadia Mono"/>
          <w:noProof w:val="0"/>
          <w:color w:val="000000"/>
          <w:kern w:val="0"/>
          <w:sz w:val="24"/>
          <w:szCs w:val="24"/>
          <w:lang w:val="en-US"/>
        </w:rPr>
        <w:tab/>
      </w:r>
      <w:r w:rsidRPr="006D3B27">
        <w:rPr>
          <w:rFonts w:ascii="Cascadia Mono" w:hAnsi="Cascadia Mono" w:cs="Cascadia Mono"/>
          <w:noProof w:val="0"/>
          <w:color w:val="0000FF"/>
          <w:kern w:val="0"/>
          <w:sz w:val="24"/>
          <w:szCs w:val="24"/>
          <w:lang w:val="en-US"/>
        </w:rPr>
        <w:t>BEGIN</w:t>
      </w:r>
      <w:r w:rsidRPr="006D3B27">
        <w:rPr>
          <w:rFonts w:ascii="Cascadia Mono" w:hAnsi="Cascadia Mono" w:cs="Cascadia Mono"/>
          <w:noProof w:val="0"/>
          <w:color w:val="000000"/>
          <w:kern w:val="0"/>
          <w:sz w:val="24"/>
          <w:szCs w:val="24"/>
          <w:lang w:val="en-US"/>
        </w:rPr>
        <w:t xml:space="preserve"> </w:t>
      </w:r>
      <w:r w:rsidRPr="006D3B27">
        <w:rPr>
          <w:rFonts w:ascii="Cascadia Mono" w:hAnsi="Cascadia Mono" w:cs="Cascadia Mono"/>
          <w:noProof w:val="0"/>
          <w:color w:val="0000FF"/>
          <w:kern w:val="0"/>
          <w:sz w:val="24"/>
          <w:szCs w:val="24"/>
          <w:lang w:val="en-US"/>
        </w:rPr>
        <w:t>CATCH</w:t>
      </w:r>
    </w:p>
    <w:p w14:paraId="0847FABA" w14:textId="77777777" w:rsidR="006D3B27" w:rsidRPr="006D3B27" w:rsidRDefault="006D3B27" w:rsidP="006D3B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6D3B27">
        <w:rPr>
          <w:rFonts w:ascii="Cascadia Mono" w:hAnsi="Cascadia Mono" w:cs="Cascadia Mono"/>
          <w:noProof w:val="0"/>
          <w:color w:val="000000"/>
          <w:kern w:val="0"/>
          <w:sz w:val="24"/>
          <w:szCs w:val="24"/>
          <w:lang w:val="en-US"/>
        </w:rPr>
        <w:tab/>
      </w:r>
      <w:r w:rsidRPr="006D3B27">
        <w:rPr>
          <w:rFonts w:ascii="Cascadia Mono" w:hAnsi="Cascadia Mono" w:cs="Cascadia Mono"/>
          <w:noProof w:val="0"/>
          <w:color w:val="000000"/>
          <w:kern w:val="0"/>
          <w:sz w:val="24"/>
          <w:szCs w:val="24"/>
          <w:lang w:val="en-US"/>
        </w:rPr>
        <w:tab/>
      </w:r>
      <w:r w:rsidRPr="006D3B27">
        <w:rPr>
          <w:rFonts w:ascii="Cascadia Mono" w:hAnsi="Cascadia Mono" w:cs="Cascadia Mono"/>
          <w:noProof w:val="0"/>
          <w:color w:val="0000FF"/>
          <w:kern w:val="0"/>
          <w:sz w:val="24"/>
          <w:szCs w:val="24"/>
          <w:lang w:val="en-US"/>
        </w:rPr>
        <w:t>SET</w:t>
      </w:r>
      <w:r w:rsidRPr="006D3B27">
        <w:rPr>
          <w:rFonts w:ascii="Cascadia Mono" w:hAnsi="Cascadia Mono" w:cs="Cascadia Mono"/>
          <w:noProof w:val="0"/>
          <w:color w:val="000000"/>
          <w:kern w:val="0"/>
          <w:sz w:val="24"/>
          <w:szCs w:val="24"/>
          <w:lang w:val="en-US"/>
        </w:rPr>
        <w:t xml:space="preserve"> @errorMessage </w:t>
      </w:r>
      <w:r w:rsidRPr="006D3B27">
        <w:rPr>
          <w:rFonts w:ascii="Cascadia Mono" w:hAnsi="Cascadia Mono" w:cs="Cascadia Mono"/>
          <w:noProof w:val="0"/>
          <w:color w:val="808080"/>
          <w:kern w:val="0"/>
          <w:sz w:val="24"/>
          <w:szCs w:val="24"/>
          <w:lang w:val="en-US"/>
        </w:rPr>
        <w:t>=</w:t>
      </w:r>
      <w:r w:rsidRPr="006D3B27">
        <w:rPr>
          <w:rFonts w:ascii="Cascadia Mono" w:hAnsi="Cascadia Mono" w:cs="Cascadia Mono"/>
          <w:noProof w:val="0"/>
          <w:color w:val="000000"/>
          <w:kern w:val="0"/>
          <w:sz w:val="24"/>
          <w:szCs w:val="24"/>
          <w:lang w:val="en-US"/>
        </w:rPr>
        <w:t xml:space="preserve"> </w:t>
      </w:r>
      <w:r w:rsidRPr="006D3B27">
        <w:rPr>
          <w:rFonts w:ascii="Cascadia Mono" w:hAnsi="Cascadia Mono" w:cs="Cascadia Mono"/>
          <w:noProof w:val="0"/>
          <w:color w:val="FF00FF"/>
          <w:kern w:val="0"/>
          <w:sz w:val="24"/>
          <w:szCs w:val="24"/>
          <w:lang w:val="en-US"/>
        </w:rPr>
        <w:t>ERROR_</w:t>
      </w:r>
      <w:proofErr w:type="gramStart"/>
      <w:r w:rsidRPr="006D3B27">
        <w:rPr>
          <w:rFonts w:ascii="Cascadia Mono" w:hAnsi="Cascadia Mono" w:cs="Cascadia Mono"/>
          <w:noProof w:val="0"/>
          <w:color w:val="FF00FF"/>
          <w:kern w:val="0"/>
          <w:sz w:val="24"/>
          <w:szCs w:val="24"/>
          <w:lang w:val="en-US"/>
        </w:rPr>
        <w:t>MESSAGE</w:t>
      </w:r>
      <w:r w:rsidRPr="006D3B27">
        <w:rPr>
          <w:rFonts w:ascii="Cascadia Mono" w:hAnsi="Cascadia Mono" w:cs="Cascadia Mono"/>
          <w:noProof w:val="0"/>
          <w:color w:val="808080"/>
          <w:kern w:val="0"/>
          <w:sz w:val="24"/>
          <w:szCs w:val="24"/>
          <w:lang w:val="en-US"/>
        </w:rPr>
        <w:t>(</w:t>
      </w:r>
      <w:proofErr w:type="gramEnd"/>
      <w:r w:rsidRPr="006D3B27">
        <w:rPr>
          <w:rFonts w:ascii="Cascadia Mono" w:hAnsi="Cascadia Mono" w:cs="Cascadia Mono"/>
          <w:noProof w:val="0"/>
          <w:color w:val="808080"/>
          <w:kern w:val="0"/>
          <w:sz w:val="24"/>
          <w:szCs w:val="24"/>
          <w:lang w:val="en-US"/>
        </w:rPr>
        <w:t>)</w:t>
      </w:r>
    </w:p>
    <w:p w14:paraId="4C6A6E4D" w14:textId="77777777" w:rsidR="006D3B27" w:rsidRPr="006D3B27" w:rsidRDefault="006D3B27" w:rsidP="006D3B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6D3B27">
        <w:rPr>
          <w:rFonts w:ascii="Cascadia Mono" w:hAnsi="Cascadia Mono" w:cs="Cascadia Mono"/>
          <w:noProof w:val="0"/>
          <w:color w:val="000000"/>
          <w:kern w:val="0"/>
          <w:sz w:val="24"/>
          <w:szCs w:val="24"/>
          <w:lang w:val="en-US"/>
        </w:rPr>
        <w:tab/>
      </w:r>
      <w:r w:rsidRPr="006D3B27">
        <w:rPr>
          <w:rFonts w:ascii="Cascadia Mono" w:hAnsi="Cascadia Mono" w:cs="Cascadia Mono"/>
          <w:noProof w:val="0"/>
          <w:color w:val="000000"/>
          <w:kern w:val="0"/>
          <w:sz w:val="24"/>
          <w:szCs w:val="24"/>
          <w:lang w:val="en-US"/>
        </w:rPr>
        <w:tab/>
      </w:r>
      <w:proofErr w:type="gramStart"/>
      <w:r w:rsidRPr="006D3B27">
        <w:rPr>
          <w:rFonts w:ascii="Cascadia Mono" w:hAnsi="Cascadia Mono" w:cs="Cascadia Mono"/>
          <w:noProof w:val="0"/>
          <w:color w:val="0000FF"/>
          <w:kern w:val="0"/>
          <w:sz w:val="24"/>
          <w:szCs w:val="24"/>
          <w:lang w:val="en-US"/>
        </w:rPr>
        <w:t>RAISERROR</w:t>
      </w:r>
      <w:r w:rsidRPr="006D3B27">
        <w:rPr>
          <w:rFonts w:ascii="Cascadia Mono" w:hAnsi="Cascadia Mono" w:cs="Cascadia Mono"/>
          <w:noProof w:val="0"/>
          <w:color w:val="808080"/>
          <w:kern w:val="0"/>
          <w:sz w:val="24"/>
          <w:szCs w:val="24"/>
          <w:lang w:val="en-US"/>
        </w:rPr>
        <w:t>(</w:t>
      </w:r>
      <w:proofErr w:type="gramEnd"/>
      <w:r w:rsidRPr="006D3B27">
        <w:rPr>
          <w:rFonts w:ascii="Cascadia Mono" w:hAnsi="Cascadia Mono" w:cs="Cascadia Mono"/>
          <w:noProof w:val="0"/>
          <w:color w:val="000000"/>
          <w:kern w:val="0"/>
          <w:sz w:val="24"/>
          <w:szCs w:val="24"/>
          <w:lang w:val="en-US"/>
        </w:rPr>
        <w:t>@errorMessage</w:t>
      </w:r>
      <w:r w:rsidRPr="006D3B27">
        <w:rPr>
          <w:rFonts w:ascii="Cascadia Mono" w:hAnsi="Cascadia Mono" w:cs="Cascadia Mono"/>
          <w:noProof w:val="0"/>
          <w:color w:val="808080"/>
          <w:kern w:val="0"/>
          <w:sz w:val="24"/>
          <w:szCs w:val="24"/>
          <w:lang w:val="en-US"/>
        </w:rPr>
        <w:t>,</w:t>
      </w:r>
      <w:r w:rsidRPr="006D3B27">
        <w:rPr>
          <w:rFonts w:ascii="Cascadia Mono" w:hAnsi="Cascadia Mono" w:cs="Cascadia Mono"/>
          <w:noProof w:val="0"/>
          <w:color w:val="000000"/>
          <w:kern w:val="0"/>
          <w:sz w:val="24"/>
          <w:szCs w:val="24"/>
          <w:lang w:val="en-US"/>
        </w:rPr>
        <w:t xml:space="preserve"> 16</w:t>
      </w:r>
      <w:r w:rsidRPr="006D3B27">
        <w:rPr>
          <w:rFonts w:ascii="Cascadia Mono" w:hAnsi="Cascadia Mono" w:cs="Cascadia Mono"/>
          <w:noProof w:val="0"/>
          <w:color w:val="808080"/>
          <w:kern w:val="0"/>
          <w:sz w:val="24"/>
          <w:szCs w:val="24"/>
          <w:lang w:val="en-US"/>
        </w:rPr>
        <w:t>,</w:t>
      </w:r>
      <w:r w:rsidRPr="006D3B27">
        <w:rPr>
          <w:rFonts w:ascii="Cascadia Mono" w:hAnsi="Cascadia Mono" w:cs="Cascadia Mono"/>
          <w:noProof w:val="0"/>
          <w:color w:val="000000"/>
          <w:kern w:val="0"/>
          <w:sz w:val="24"/>
          <w:szCs w:val="24"/>
          <w:lang w:val="en-US"/>
        </w:rPr>
        <w:t xml:space="preserve"> 1</w:t>
      </w:r>
      <w:r w:rsidRPr="006D3B27">
        <w:rPr>
          <w:rFonts w:ascii="Cascadia Mono" w:hAnsi="Cascadia Mono" w:cs="Cascadia Mono"/>
          <w:noProof w:val="0"/>
          <w:color w:val="808080"/>
          <w:kern w:val="0"/>
          <w:sz w:val="24"/>
          <w:szCs w:val="24"/>
          <w:lang w:val="en-US"/>
        </w:rPr>
        <w:t>)</w:t>
      </w:r>
    </w:p>
    <w:p w14:paraId="2A164F10" w14:textId="77777777" w:rsidR="006D3B27" w:rsidRPr="006D3B27" w:rsidRDefault="006D3B27" w:rsidP="006D3B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6D3B27">
        <w:rPr>
          <w:rFonts w:ascii="Cascadia Mono" w:hAnsi="Cascadia Mono" w:cs="Cascadia Mono"/>
          <w:noProof w:val="0"/>
          <w:color w:val="000000"/>
          <w:kern w:val="0"/>
          <w:sz w:val="24"/>
          <w:szCs w:val="24"/>
          <w:lang w:val="en-US"/>
        </w:rPr>
        <w:tab/>
      </w:r>
      <w:r w:rsidRPr="006D3B27">
        <w:rPr>
          <w:rFonts w:ascii="Cascadia Mono" w:hAnsi="Cascadia Mono" w:cs="Cascadia Mono"/>
          <w:noProof w:val="0"/>
          <w:color w:val="0000FF"/>
          <w:kern w:val="0"/>
          <w:sz w:val="24"/>
          <w:szCs w:val="24"/>
          <w:lang w:val="en-US"/>
        </w:rPr>
        <w:t>END</w:t>
      </w:r>
      <w:r w:rsidRPr="006D3B27">
        <w:rPr>
          <w:rFonts w:ascii="Cascadia Mono" w:hAnsi="Cascadia Mono" w:cs="Cascadia Mono"/>
          <w:noProof w:val="0"/>
          <w:color w:val="000000"/>
          <w:kern w:val="0"/>
          <w:sz w:val="24"/>
          <w:szCs w:val="24"/>
          <w:lang w:val="en-US"/>
        </w:rPr>
        <w:t xml:space="preserve"> </w:t>
      </w:r>
      <w:r w:rsidRPr="006D3B27">
        <w:rPr>
          <w:rFonts w:ascii="Cascadia Mono" w:hAnsi="Cascadia Mono" w:cs="Cascadia Mono"/>
          <w:noProof w:val="0"/>
          <w:color w:val="0000FF"/>
          <w:kern w:val="0"/>
          <w:sz w:val="24"/>
          <w:szCs w:val="24"/>
          <w:lang w:val="en-US"/>
        </w:rPr>
        <w:t>CATCH</w:t>
      </w:r>
    </w:p>
    <w:p w14:paraId="08CE75E2" w14:textId="77777777" w:rsidR="006D3B27" w:rsidRPr="006D3B27" w:rsidRDefault="006D3B27" w:rsidP="006D3B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6D3B27">
        <w:rPr>
          <w:rFonts w:ascii="Cascadia Mono" w:hAnsi="Cascadia Mono" w:cs="Cascadia Mono"/>
          <w:noProof w:val="0"/>
          <w:color w:val="0000FF"/>
          <w:kern w:val="0"/>
          <w:sz w:val="24"/>
          <w:szCs w:val="24"/>
          <w:lang w:val="en-US"/>
        </w:rPr>
        <w:t>END</w:t>
      </w:r>
    </w:p>
    <w:p w14:paraId="292D9F67" w14:textId="2365D5F1" w:rsidR="00177B4C" w:rsidRPr="006D3B27" w:rsidRDefault="006D3B27" w:rsidP="006D3B27">
      <w:pPr>
        <w:pStyle w:val="ListParagraph"/>
        <w:pBdr>
          <w:top w:val="single" w:sz="4" w:space="1" w:color="auto"/>
          <w:left w:val="single" w:sz="4" w:space="4" w:color="auto"/>
          <w:bottom w:val="single" w:sz="4" w:space="1" w:color="auto"/>
          <w:right w:val="single" w:sz="4" w:space="4" w:color="auto"/>
        </w:pBdr>
        <w:spacing w:after="0" w:line="360" w:lineRule="auto"/>
        <w:ind w:left="1584"/>
        <w:rPr>
          <w:rFonts w:ascii="Cascadia Mono" w:hAnsi="Cascadia Mono" w:cs="Cascadia Mono"/>
          <w:noProof w:val="0"/>
          <w:color w:val="0000FF"/>
          <w:kern w:val="0"/>
          <w:sz w:val="24"/>
          <w:szCs w:val="24"/>
          <w:lang w:val="en-US"/>
        </w:rPr>
      </w:pPr>
      <w:r w:rsidRPr="006D3B27">
        <w:rPr>
          <w:rFonts w:ascii="Cascadia Mono" w:hAnsi="Cascadia Mono" w:cs="Cascadia Mono"/>
          <w:noProof w:val="0"/>
          <w:color w:val="0000FF"/>
          <w:kern w:val="0"/>
          <w:sz w:val="24"/>
          <w:szCs w:val="24"/>
          <w:lang w:val="en-US"/>
        </w:rPr>
        <w:t>GO</w:t>
      </w:r>
    </w:p>
    <w:p w14:paraId="2B07D828" w14:textId="77777777" w:rsidR="006D3B27" w:rsidRDefault="006D3B27" w:rsidP="006D3B27">
      <w:pPr>
        <w:pStyle w:val="ListParagraph"/>
        <w:spacing w:after="0" w:line="360" w:lineRule="auto"/>
        <w:ind w:left="1584"/>
        <w:rPr>
          <w:rFonts w:ascii="Times New Roman" w:hAnsi="Times New Roman" w:cs="Times New Roman"/>
          <w:sz w:val="28"/>
          <w:szCs w:val="28"/>
          <w:u w:val="single"/>
          <w:lang w:val="en-US"/>
        </w:rPr>
      </w:pPr>
    </w:p>
    <w:p w14:paraId="4B932FB5" w14:textId="0C3762F6" w:rsidR="00177B4C" w:rsidRDefault="00177B4C" w:rsidP="00177B4C">
      <w:pPr>
        <w:pStyle w:val="ListParagraph"/>
        <w:spacing w:after="0" w:line="360" w:lineRule="auto"/>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C# code:</w:t>
      </w:r>
    </w:p>
    <w:p w14:paraId="128C666D" w14:textId="77777777" w:rsidR="00651C59" w:rsidRPr="00651C59" w:rsidRDefault="00651C59" w:rsidP="00651C5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651C59">
        <w:rPr>
          <w:rFonts w:ascii="Cascadia Mono" w:hAnsi="Cascadia Mono" w:cs="Cascadia Mono"/>
          <w:noProof w:val="0"/>
          <w:color w:val="000000"/>
          <w:kern w:val="0"/>
          <w:sz w:val="24"/>
          <w:szCs w:val="24"/>
          <w:lang w:val="en-US"/>
        </w:rPr>
        <w:t>try</w:t>
      </w:r>
    </w:p>
    <w:p w14:paraId="2F421666" w14:textId="77777777" w:rsidR="00651C59" w:rsidRPr="00651C59" w:rsidRDefault="00651C59" w:rsidP="00651C5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651C59">
        <w:rPr>
          <w:rFonts w:ascii="Cascadia Mono" w:hAnsi="Cascadia Mono" w:cs="Cascadia Mono"/>
          <w:noProof w:val="0"/>
          <w:color w:val="000000"/>
          <w:kern w:val="0"/>
          <w:sz w:val="24"/>
          <w:szCs w:val="24"/>
          <w:lang w:val="en-US"/>
        </w:rPr>
        <w:t>{</w:t>
      </w:r>
    </w:p>
    <w:p w14:paraId="156226BE" w14:textId="77777777" w:rsidR="00651C59" w:rsidRPr="00651C59" w:rsidRDefault="00651C59" w:rsidP="00651C5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651C59">
        <w:rPr>
          <w:rFonts w:ascii="Cascadia Mono" w:hAnsi="Cascadia Mono" w:cs="Cascadia Mono"/>
          <w:noProof w:val="0"/>
          <w:color w:val="000000"/>
          <w:kern w:val="0"/>
          <w:sz w:val="24"/>
          <w:szCs w:val="24"/>
          <w:lang w:val="en-US"/>
        </w:rPr>
        <w:t xml:space="preserve">    </w:t>
      </w:r>
      <w:proofErr w:type="spellStart"/>
      <w:r w:rsidRPr="00651C59">
        <w:rPr>
          <w:rFonts w:ascii="Cascadia Mono" w:hAnsi="Cascadia Mono" w:cs="Cascadia Mono"/>
          <w:noProof w:val="0"/>
          <w:color w:val="000000"/>
          <w:kern w:val="0"/>
          <w:sz w:val="24"/>
          <w:szCs w:val="24"/>
          <w:lang w:val="en-US"/>
        </w:rPr>
        <w:t>dataShift.Clear</w:t>
      </w:r>
      <w:proofErr w:type="spellEnd"/>
      <w:r w:rsidRPr="00651C59">
        <w:rPr>
          <w:rFonts w:ascii="Cascadia Mono" w:hAnsi="Cascadia Mono" w:cs="Cascadia Mono"/>
          <w:noProof w:val="0"/>
          <w:color w:val="000000"/>
          <w:kern w:val="0"/>
          <w:sz w:val="24"/>
          <w:szCs w:val="24"/>
          <w:lang w:val="en-US"/>
        </w:rPr>
        <w:t>(</w:t>
      </w:r>
      <w:proofErr w:type="gramStart"/>
      <w:r w:rsidRPr="00651C59">
        <w:rPr>
          <w:rFonts w:ascii="Cascadia Mono" w:hAnsi="Cascadia Mono" w:cs="Cascadia Mono"/>
          <w:noProof w:val="0"/>
          <w:color w:val="000000"/>
          <w:kern w:val="0"/>
          <w:sz w:val="24"/>
          <w:szCs w:val="24"/>
          <w:lang w:val="en-US"/>
        </w:rPr>
        <w:t>);</w:t>
      </w:r>
      <w:proofErr w:type="gramEnd"/>
    </w:p>
    <w:p w14:paraId="7174F8C6" w14:textId="77777777" w:rsidR="00651C59" w:rsidRPr="00651C59" w:rsidRDefault="00651C59" w:rsidP="00651C5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651C59">
        <w:rPr>
          <w:rFonts w:ascii="Cascadia Mono" w:hAnsi="Cascadia Mono" w:cs="Cascadia Mono"/>
          <w:noProof w:val="0"/>
          <w:color w:val="000000"/>
          <w:kern w:val="0"/>
          <w:sz w:val="24"/>
          <w:szCs w:val="24"/>
          <w:lang w:val="en-US"/>
        </w:rPr>
        <w:t xml:space="preserve">    </w:t>
      </w:r>
      <w:proofErr w:type="spellStart"/>
      <w:r w:rsidRPr="00651C59">
        <w:rPr>
          <w:rFonts w:ascii="Cascadia Mono" w:hAnsi="Cascadia Mono" w:cs="Cascadia Mono"/>
          <w:noProof w:val="0"/>
          <w:color w:val="000000"/>
          <w:kern w:val="0"/>
          <w:sz w:val="24"/>
          <w:szCs w:val="24"/>
          <w:lang w:val="en-US"/>
        </w:rPr>
        <w:t>dataShiftInfo.Clear</w:t>
      </w:r>
      <w:proofErr w:type="spellEnd"/>
      <w:r w:rsidRPr="00651C59">
        <w:rPr>
          <w:rFonts w:ascii="Cascadia Mono" w:hAnsi="Cascadia Mono" w:cs="Cascadia Mono"/>
          <w:noProof w:val="0"/>
          <w:color w:val="000000"/>
          <w:kern w:val="0"/>
          <w:sz w:val="24"/>
          <w:szCs w:val="24"/>
          <w:lang w:val="en-US"/>
        </w:rPr>
        <w:t>(</w:t>
      </w:r>
      <w:proofErr w:type="gramStart"/>
      <w:r w:rsidRPr="00651C59">
        <w:rPr>
          <w:rFonts w:ascii="Cascadia Mono" w:hAnsi="Cascadia Mono" w:cs="Cascadia Mono"/>
          <w:noProof w:val="0"/>
          <w:color w:val="000000"/>
          <w:kern w:val="0"/>
          <w:sz w:val="24"/>
          <w:szCs w:val="24"/>
          <w:lang w:val="en-US"/>
        </w:rPr>
        <w:t>);</w:t>
      </w:r>
      <w:proofErr w:type="gramEnd"/>
    </w:p>
    <w:p w14:paraId="2F78B526" w14:textId="77777777" w:rsidR="00651C59" w:rsidRPr="00651C59" w:rsidRDefault="00651C59" w:rsidP="00651C5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p>
    <w:p w14:paraId="44CA37F7" w14:textId="77777777" w:rsidR="00651C59" w:rsidRPr="00651C59" w:rsidRDefault="00651C59" w:rsidP="00651C5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651C59">
        <w:rPr>
          <w:rFonts w:ascii="Cascadia Mono" w:hAnsi="Cascadia Mono" w:cs="Cascadia Mono"/>
          <w:noProof w:val="0"/>
          <w:color w:val="000000"/>
          <w:kern w:val="0"/>
          <w:sz w:val="24"/>
          <w:szCs w:val="24"/>
          <w:lang w:val="en-US"/>
        </w:rPr>
        <w:t xml:space="preserve">    </w:t>
      </w:r>
      <w:proofErr w:type="spellStart"/>
      <w:r w:rsidRPr="00651C59">
        <w:rPr>
          <w:rFonts w:ascii="Cascadia Mono" w:hAnsi="Cascadia Mono" w:cs="Cascadia Mono"/>
          <w:noProof w:val="0"/>
          <w:color w:val="000000"/>
          <w:kern w:val="0"/>
          <w:sz w:val="24"/>
          <w:szCs w:val="24"/>
          <w:lang w:val="en-US"/>
        </w:rPr>
        <w:t>dataShift</w:t>
      </w:r>
      <w:proofErr w:type="spellEnd"/>
      <w:r w:rsidRPr="00651C59">
        <w:rPr>
          <w:rFonts w:ascii="Cascadia Mono" w:hAnsi="Cascadia Mono" w:cs="Cascadia Mono"/>
          <w:noProof w:val="0"/>
          <w:color w:val="000000"/>
          <w:kern w:val="0"/>
          <w:sz w:val="24"/>
          <w:szCs w:val="24"/>
          <w:lang w:val="en-US"/>
        </w:rPr>
        <w:t xml:space="preserve"> = </w:t>
      </w:r>
      <w:proofErr w:type="spellStart"/>
      <w:proofErr w:type="gramStart"/>
      <w:r w:rsidRPr="00651C59">
        <w:rPr>
          <w:rFonts w:ascii="Cascadia Mono" w:hAnsi="Cascadia Mono" w:cs="Cascadia Mono"/>
          <w:noProof w:val="0"/>
          <w:color w:val="000000"/>
          <w:kern w:val="0"/>
          <w:sz w:val="24"/>
          <w:szCs w:val="24"/>
          <w:lang w:val="en-US"/>
        </w:rPr>
        <w:t>DataProvider.Instance.ExecuteQuery</w:t>
      </w:r>
      <w:proofErr w:type="spellEnd"/>
      <w:proofErr w:type="gramEnd"/>
      <w:r w:rsidRPr="00651C59">
        <w:rPr>
          <w:rFonts w:ascii="Cascadia Mono" w:hAnsi="Cascadia Mono" w:cs="Cascadia Mono"/>
          <w:noProof w:val="0"/>
          <w:color w:val="000000"/>
          <w:kern w:val="0"/>
          <w:sz w:val="24"/>
          <w:szCs w:val="24"/>
          <w:lang w:val="en-US"/>
        </w:rPr>
        <w:t xml:space="preserve">("EXEC </w:t>
      </w:r>
      <w:proofErr w:type="spellStart"/>
      <w:r w:rsidRPr="00651C59">
        <w:rPr>
          <w:rFonts w:ascii="Cascadia Mono" w:hAnsi="Cascadia Mono" w:cs="Cascadia Mono"/>
          <w:noProof w:val="0"/>
          <w:color w:val="000000"/>
          <w:kern w:val="0"/>
          <w:sz w:val="24"/>
          <w:szCs w:val="24"/>
          <w:lang w:val="en-US"/>
        </w:rPr>
        <w:t>dbo.findEmployeeShift</w:t>
      </w:r>
      <w:proofErr w:type="spellEnd"/>
      <w:r w:rsidRPr="00651C59">
        <w:rPr>
          <w:rFonts w:ascii="Cascadia Mono" w:hAnsi="Cascadia Mono" w:cs="Cascadia Mono"/>
          <w:noProof w:val="0"/>
          <w:color w:val="000000"/>
          <w:kern w:val="0"/>
          <w:sz w:val="24"/>
          <w:szCs w:val="24"/>
          <w:lang w:val="en-US"/>
        </w:rPr>
        <w:t>");</w:t>
      </w:r>
    </w:p>
    <w:p w14:paraId="1CD1CB4F" w14:textId="77777777" w:rsidR="00651C59" w:rsidRPr="00651C59" w:rsidRDefault="00651C59" w:rsidP="00651C5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651C59">
        <w:rPr>
          <w:rFonts w:ascii="Cascadia Mono" w:hAnsi="Cascadia Mono" w:cs="Cascadia Mono"/>
          <w:noProof w:val="0"/>
          <w:color w:val="000000"/>
          <w:kern w:val="0"/>
          <w:sz w:val="24"/>
          <w:szCs w:val="24"/>
          <w:lang w:val="en-US"/>
        </w:rPr>
        <w:t xml:space="preserve">    </w:t>
      </w:r>
      <w:proofErr w:type="spellStart"/>
      <w:r w:rsidRPr="00651C59">
        <w:rPr>
          <w:rFonts w:ascii="Cascadia Mono" w:hAnsi="Cascadia Mono" w:cs="Cascadia Mono"/>
          <w:noProof w:val="0"/>
          <w:color w:val="000000"/>
          <w:kern w:val="0"/>
          <w:sz w:val="24"/>
          <w:szCs w:val="24"/>
          <w:lang w:val="en-US"/>
        </w:rPr>
        <w:t>dataShiftInfo</w:t>
      </w:r>
      <w:proofErr w:type="spellEnd"/>
      <w:r w:rsidRPr="00651C59">
        <w:rPr>
          <w:rFonts w:ascii="Cascadia Mono" w:hAnsi="Cascadia Mono" w:cs="Cascadia Mono"/>
          <w:noProof w:val="0"/>
          <w:color w:val="000000"/>
          <w:kern w:val="0"/>
          <w:sz w:val="24"/>
          <w:szCs w:val="24"/>
          <w:lang w:val="en-US"/>
        </w:rPr>
        <w:t xml:space="preserve"> = </w:t>
      </w:r>
      <w:proofErr w:type="spellStart"/>
      <w:proofErr w:type="gramStart"/>
      <w:r w:rsidRPr="00651C59">
        <w:rPr>
          <w:rFonts w:ascii="Cascadia Mono" w:hAnsi="Cascadia Mono" w:cs="Cascadia Mono"/>
          <w:noProof w:val="0"/>
          <w:color w:val="000000"/>
          <w:kern w:val="0"/>
          <w:sz w:val="24"/>
          <w:szCs w:val="24"/>
          <w:lang w:val="en-US"/>
        </w:rPr>
        <w:t>DataProvider.Instance.ExecuteQuery</w:t>
      </w:r>
      <w:proofErr w:type="spellEnd"/>
      <w:proofErr w:type="gramEnd"/>
      <w:r w:rsidRPr="00651C59">
        <w:rPr>
          <w:rFonts w:ascii="Cascadia Mono" w:hAnsi="Cascadia Mono" w:cs="Cascadia Mono"/>
          <w:noProof w:val="0"/>
          <w:color w:val="000000"/>
          <w:kern w:val="0"/>
          <w:sz w:val="24"/>
          <w:szCs w:val="24"/>
          <w:lang w:val="en-US"/>
        </w:rPr>
        <w:t xml:space="preserve">("EXEC </w:t>
      </w:r>
      <w:proofErr w:type="spellStart"/>
      <w:r w:rsidRPr="00651C59">
        <w:rPr>
          <w:rFonts w:ascii="Cascadia Mono" w:hAnsi="Cascadia Mono" w:cs="Cascadia Mono"/>
          <w:noProof w:val="0"/>
          <w:color w:val="000000"/>
          <w:kern w:val="0"/>
          <w:sz w:val="24"/>
          <w:szCs w:val="24"/>
          <w:lang w:val="en-US"/>
        </w:rPr>
        <w:t>dbo.selectAllShift</w:t>
      </w:r>
      <w:proofErr w:type="spellEnd"/>
      <w:r w:rsidRPr="00651C59">
        <w:rPr>
          <w:rFonts w:ascii="Cascadia Mono" w:hAnsi="Cascadia Mono" w:cs="Cascadia Mono"/>
          <w:noProof w:val="0"/>
          <w:color w:val="000000"/>
          <w:kern w:val="0"/>
          <w:sz w:val="24"/>
          <w:szCs w:val="24"/>
          <w:lang w:val="en-US"/>
        </w:rPr>
        <w:t>");</w:t>
      </w:r>
    </w:p>
    <w:p w14:paraId="3771619A" w14:textId="77777777" w:rsidR="00651C59" w:rsidRPr="00651C59" w:rsidRDefault="00651C59" w:rsidP="00651C5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651C59">
        <w:rPr>
          <w:rFonts w:ascii="Cascadia Mono" w:hAnsi="Cascadia Mono" w:cs="Cascadia Mono"/>
          <w:noProof w:val="0"/>
          <w:color w:val="000000"/>
          <w:kern w:val="0"/>
          <w:sz w:val="24"/>
          <w:szCs w:val="24"/>
          <w:lang w:val="en-US"/>
        </w:rPr>
        <w:t>}</w:t>
      </w:r>
    </w:p>
    <w:p w14:paraId="13BA2ADD" w14:textId="77777777" w:rsidR="00651C59" w:rsidRPr="00651C59" w:rsidRDefault="00651C59" w:rsidP="00651C5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651C59">
        <w:rPr>
          <w:rFonts w:ascii="Cascadia Mono" w:hAnsi="Cascadia Mono" w:cs="Cascadia Mono"/>
          <w:noProof w:val="0"/>
          <w:color w:val="000000"/>
          <w:kern w:val="0"/>
          <w:sz w:val="24"/>
          <w:szCs w:val="24"/>
          <w:lang w:val="en-US"/>
        </w:rPr>
        <w:t>catch (</w:t>
      </w:r>
      <w:proofErr w:type="spellStart"/>
      <w:r w:rsidRPr="00651C59">
        <w:rPr>
          <w:rFonts w:ascii="Cascadia Mono" w:hAnsi="Cascadia Mono" w:cs="Cascadia Mono"/>
          <w:noProof w:val="0"/>
          <w:color w:val="000000"/>
          <w:kern w:val="0"/>
          <w:sz w:val="24"/>
          <w:szCs w:val="24"/>
          <w:lang w:val="en-US"/>
        </w:rPr>
        <w:t>SqlException</w:t>
      </w:r>
      <w:proofErr w:type="spellEnd"/>
      <w:r w:rsidRPr="00651C59">
        <w:rPr>
          <w:rFonts w:ascii="Cascadia Mono" w:hAnsi="Cascadia Mono" w:cs="Cascadia Mono"/>
          <w:noProof w:val="0"/>
          <w:color w:val="000000"/>
          <w:kern w:val="0"/>
          <w:sz w:val="24"/>
          <w:szCs w:val="24"/>
          <w:lang w:val="en-US"/>
        </w:rPr>
        <w:t xml:space="preserve"> </w:t>
      </w:r>
      <w:proofErr w:type="spellStart"/>
      <w:r w:rsidRPr="00651C59">
        <w:rPr>
          <w:rFonts w:ascii="Cascadia Mono" w:hAnsi="Cascadia Mono" w:cs="Cascadia Mono"/>
          <w:noProof w:val="0"/>
          <w:color w:val="000000"/>
          <w:kern w:val="0"/>
          <w:sz w:val="24"/>
          <w:szCs w:val="24"/>
          <w:lang w:val="en-US"/>
        </w:rPr>
        <w:t>ev</w:t>
      </w:r>
      <w:proofErr w:type="spellEnd"/>
      <w:r w:rsidRPr="00651C59">
        <w:rPr>
          <w:rFonts w:ascii="Cascadia Mono" w:hAnsi="Cascadia Mono" w:cs="Cascadia Mono"/>
          <w:noProof w:val="0"/>
          <w:color w:val="000000"/>
          <w:kern w:val="0"/>
          <w:sz w:val="24"/>
          <w:szCs w:val="24"/>
          <w:lang w:val="en-US"/>
        </w:rPr>
        <w:t>)</w:t>
      </w:r>
    </w:p>
    <w:p w14:paraId="680B128F" w14:textId="77777777" w:rsidR="00651C59" w:rsidRPr="00651C59" w:rsidRDefault="00651C59" w:rsidP="00651C5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651C59">
        <w:rPr>
          <w:rFonts w:ascii="Cascadia Mono" w:hAnsi="Cascadia Mono" w:cs="Cascadia Mono"/>
          <w:noProof w:val="0"/>
          <w:color w:val="000000"/>
          <w:kern w:val="0"/>
          <w:sz w:val="24"/>
          <w:szCs w:val="24"/>
          <w:lang w:val="en-US"/>
        </w:rPr>
        <w:t>{</w:t>
      </w:r>
    </w:p>
    <w:p w14:paraId="0BD3F396" w14:textId="77777777" w:rsidR="00651C59" w:rsidRPr="00651C59" w:rsidRDefault="00651C59" w:rsidP="00651C5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651C59">
        <w:rPr>
          <w:rFonts w:ascii="Cascadia Mono" w:hAnsi="Cascadia Mono" w:cs="Cascadia Mono"/>
          <w:noProof w:val="0"/>
          <w:color w:val="000000"/>
          <w:kern w:val="0"/>
          <w:sz w:val="24"/>
          <w:szCs w:val="24"/>
          <w:lang w:val="en-US"/>
        </w:rPr>
        <w:t xml:space="preserve">    </w:t>
      </w:r>
      <w:proofErr w:type="spellStart"/>
      <w:r w:rsidRPr="00651C59">
        <w:rPr>
          <w:rFonts w:ascii="Cascadia Mono" w:hAnsi="Cascadia Mono" w:cs="Cascadia Mono"/>
          <w:noProof w:val="0"/>
          <w:color w:val="000000"/>
          <w:kern w:val="0"/>
          <w:sz w:val="24"/>
          <w:szCs w:val="24"/>
          <w:lang w:val="en-US"/>
        </w:rPr>
        <w:t>MessageBox.Show</w:t>
      </w:r>
      <w:proofErr w:type="spellEnd"/>
      <w:r w:rsidRPr="00651C59">
        <w:rPr>
          <w:rFonts w:ascii="Cascadia Mono" w:hAnsi="Cascadia Mono" w:cs="Cascadia Mono"/>
          <w:noProof w:val="0"/>
          <w:color w:val="000000"/>
          <w:kern w:val="0"/>
          <w:sz w:val="24"/>
          <w:szCs w:val="24"/>
          <w:lang w:val="en-US"/>
        </w:rPr>
        <w:t xml:space="preserve">("Load </w:t>
      </w:r>
      <w:proofErr w:type="spellStart"/>
      <w:r w:rsidRPr="00651C59">
        <w:rPr>
          <w:rFonts w:ascii="Cascadia Mono" w:hAnsi="Cascadia Mono" w:cs="Cascadia Mono"/>
          <w:noProof w:val="0"/>
          <w:color w:val="000000"/>
          <w:kern w:val="0"/>
          <w:sz w:val="24"/>
          <w:szCs w:val="24"/>
          <w:lang w:val="en-US"/>
        </w:rPr>
        <w:t>dữ</w:t>
      </w:r>
      <w:proofErr w:type="spellEnd"/>
      <w:r w:rsidRPr="00651C59">
        <w:rPr>
          <w:rFonts w:ascii="Cascadia Mono" w:hAnsi="Cascadia Mono" w:cs="Cascadia Mono"/>
          <w:noProof w:val="0"/>
          <w:color w:val="000000"/>
          <w:kern w:val="0"/>
          <w:sz w:val="24"/>
          <w:szCs w:val="24"/>
          <w:lang w:val="en-US"/>
        </w:rPr>
        <w:t xml:space="preserve"> </w:t>
      </w:r>
      <w:proofErr w:type="spellStart"/>
      <w:r w:rsidRPr="00651C59">
        <w:rPr>
          <w:rFonts w:ascii="Cascadia Mono" w:hAnsi="Cascadia Mono" w:cs="Cascadia Mono"/>
          <w:noProof w:val="0"/>
          <w:color w:val="000000"/>
          <w:kern w:val="0"/>
          <w:sz w:val="24"/>
          <w:szCs w:val="24"/>
          <w:lang w:val="en-US"/>
        </w:rPr>
        <w:t>liệu</w:t>
      </w:r>
      <w:proofErr w:type="spellEnd"/>
      <w:r w:rsidRPr="00651C59">
        <w:rPr>
          <w:rFonts w:ascii="Cascadia Mono" w:hAnsi="Cascadia Mono" w:cs="Cascadia Mono"/>
          <w:noProof w:val="0"/>
          <w:color w:val="000000"/>
          <w:kern w:val="0"/>
          <w:sz w:val="24"/>
          <w:szCs w:val="24"/>
          <w:lang w:val="en-US"/>
        </w:rPr>
        <w:t xml:space="preserve"> </w:t>
      </w:r>
      <w:proofErr w:type="spellStart"/>
      <w:r w:rsidRPr="00651C59">
        <w:rPr>
          <w:rFonts w:ascii="Cascadia Mono" w:hAnsi="Cascadia Mono" w:cs="Cascadia Mono"/>
          <w:noProof w:val="0"/>
          <w:color w:val="000000"/>
          <w:kern w:val="0"/>
          <w:sz w:val="24"/>
          <w:szCs w:val="24"/>
          <w:lang w:val="en-US"/>
        </w:rPr>
        <w:t>thất</w:t>
      </w:r>
      <w:proofErr w:type="spellEnd"/>
      <w:r w:rsidRPr="00651C59">
        <w:rPr>
          <w:rFonts w:ascii="Cascadia Mono" w:hAnsi="Cascadia Mono" w:cs="Cascadia Mono"/>
          <w:noProof w:val="0"/>
          <w:color w:val="000000"/>
          <w:kern w:val="0"/>
          <w:sz w:val="24"/>
          <w:szCs w:val="24"/>
          <w:lang w:val="en-US"/>
        </w:rPr>
        <w:t xml:space="preserve"> </w:t>
      </w:r>
      <w:proofErr w:type="spellStart"/>
      <w:r w:rsidRPr="00651C59">
        <w:rPr>
          <w:rFonts w:ascii="Cascadia Mono" w:hAnsi="Cascadia Mono" w:cs="Cascadia Mono"/>
          <w:noProof w:val="0"/>
          <w:color w:val="000000"/>
          <w:kern w:val="0"/>
          <w:sz w:val="24"/>
          <w:szCs w:val="24"/>
          <w:lang w:val="en-US"/>
        </w:rPr>
        <w:t>bại</w:t>
      </w:r>
      <w:proofErr w:type="spellEnd"/>
      <w:r w:rsidRPr="00651C59">
        <w:rPr>
          <w:rFonts w:ascii="Cascadia Mono" w:hAnsi="Cascadia Mono" w:cs="Cascadia Mono"/>
          <w:noProof w:val="0"/>
          <w:color w:val="000000"/>
          <w:kern w:val="0"/>
          <w:sz w:val="24"/>
          <w:szCs w:val="24"/>
          <w:lang w:val="en-US"/>
        </w:rPr>
        <w:t xml:space="preserve">! \n Do: \n" + </w:t>
      </w:r>
      <w:proofErr w:type="spellStart"/>
      <w:proofErr w:type="gramStart"/>
      <w:r w:rsidRPr="00651C59">
        <w:rPr>
          <w:rFonts w:ascii="Cascadia Mono" w:hAnsi="Cascadia Mono" w:cs="Cascadia Mono"/>
          <w:noProof w:val="0"/>
          <w:color w:val="000000"/>
          <w:kern w:val="0"/>
          <w:sz w:val="24"/>
          <w:szCs w:val="24"/>
          <w:lang w:val="en-US"/>
        </w:rPr>
        <w:t>ev.Message</w:t>
      </w:r>
      <w:proofErr w:type="spellEnd"/>
      <w:proofErr w:type="gramEnd"/>
      <w:r w:rsidRPr="00651C59">
        <w:rPr>
          <w:rFonts w:ascii="Cascadia Mono" w:hAnsi="Cascadia Mono" w:cs="Cascadia Mono"/>
          <w:noProof w:val="0"/>
          <w:color w:val="000000"/>
          <w:kern w:val="0"/>
          <w:sz w:val="24"/>
          <w:szCs w:val="24"/>
          <w:lang w:val="en-US"/>
        </w:rPr>
        <w:t xml:space="preserve">, "Thông </w:t>
      </w:r>
      <w:proofErr w:type="spellStart"/>
      <w:r w:rsidRPr="00651C59">
        <w:rPr>
          <w:rFonts w:ascii="Cascadia Mono" w:hAnsi="Cascadia Mono" w:cs="Cascadia Mono"/>
          <w:noProof w:val="0"/>
          <w:color w:val="000000"/>
          <w:kern w:val="0"/>
          <w:sz w:val="24"/>
          <w:szCs w:val="24"/>
          <w:lang w:val="en-US"/>
        </w:rPr>
        <w:t>báo</w:t>
      </w:r>
      <w:proofErr w:type="spellEnd"/>
      <w:r w:rsidRPr="00651C59">
        <w:rPr>
          <w:rFonts w:ascii="Cascadia Mono" w:hAnsi="Cascadia Mono" w:cs="Cascadia Mono"/>
          <w:noProof w:val="0"/>
          <w:color w:val="000000"/>
          <w:kern w:val="0"/>
          <w:sz w:val="24"/>
          <w:szCs w:val="24"/>
          <w:lang w:val="en-US"/>
        </w:rPr>
        <w:t xml:space="preserve">", </w:t>
      </w:r>
      <w:proofErr w:type="spellStart"/>
      <w:r w:rsidRPr="00651C59">
        <w:rPr>
          <w:rFonts w:ascii="Cascadia Mono" w:hAnsi="Cascadia Mono" w:cs="Cascadia Mono"/>
          <w:noProof w:val="0"/>
          <w:color w:val="000000"/>
          <w:kern w:val="0"/>
          <w:sz w:val="24"/>
          <w:szCs w:val="24"/>
          <w:lang w:val="en-US"/>
        </w:rPr>
        <w:t>MessageBoxButtons.OK</w:t>
      </w:r>
      <w:proofErr w:type="spellEnd"/>
      <w:r w:rsidRPr="00651C59">
        <w:rPr>
          <w:rFonts w:ascii="Cascadia Mono" w:hAnsi="Cascadia Mono" w:cs="Cascadia Mono"/>
          <w:noProof w:val="0"/>
          <w:color w:val="000000"/>
          <w:kern w:val="0"/>
          <w:sz w:val="24"/>
          <w:szCs w:val="24"/>
          <w:lang w:val="en-US"/>
        </w:rPr>
        <w:t xml:space="preserve">, </w:t>
      </w:r>
      <w:proofErr w:type="spellStart"/>
      <w:r w:rsidRPr="00651C59">
        <w:rPr>
          <w:rFonts w:ascii="Cascadia Mono" w:hAnsi="Cascadia Mono" w:cs="Cascadia Mono"/>
          <w:noProof w:val="0"/>
          <w:color w:val="000000"/>
          <w:kern w:val="0"/>
          <w:sz w:val="24"/>
          <w:szCs w:val="24"/>
          <w:lang w:val="en-US"/>
        </w:rPr>
        <w:t>MessageBoxIcon.Error</w:t>
      </w:r>
      <w:proofErr w:type="spellEnd"/>
      <w:r w:rsidRPr="00651C59">
        <w:rPr>
          <w:rFonts w:ascii="Cascadia Mono" w:hAnsi="Cascadia Mono" w:cs="Cascadia Mono"/>
          <w:noProof w:val="0"/>
          <w:color w:val="000000"/>
          <w:kern w:val="0"/>
          <w:sz w:val="24"/>
          <w:szCs w:val="24"/>
          <w:lang w:val="en-US"/>
        </w:rPr>
        <w:t>);</w:t>
      </w:r>
    </w:p>
    <w:p w14:paraId="3D8EDF9A" w14:textId="5D3469BA" w:rsidR="00177B4C" w:rsidRPr="00651C59" w:rsidRDefault="00651C59" w:rsidP="00651C59">
      <w:pPr>
        <w:pStyle w:val="ListParagraph"/>
        <w:pBdr>
          <w:top w:val="single" w:sz="4" w:space="1" w:color="auto"/>
          <w:left w:val="single" w:sz="4" w:space="4" w:color="auto"/>
          <w:bottom w:val="single" w:sz="4" w:space="1" w:color="auto"/>
          <w:right w:val="single" w:sz="4" w:space="4" w:color="auto"/>
        </w:pBdr>
        <w:spacing w:after="0" w:line="360" w:lineRule="auto"/>
        <w:ind w:left="1584"/>
        <w:rPr>
          <w:rFonts w:ascii="Cascadia Mono" w:hAnsi="Cascadia Mono" w:cs="Cascadia Mono"/>
          <w:noProof w:val="0"/>
          <w:color w:val="000000"/>
          <w:kern w:val="0"/>
          <w:sz w:val="24"/>
          <w:szCs w:val="24"/>
          <w:lang w:val="en-US"/>
        </w:rPr>
      </w:pPr>
      <w:r w:rsidRPr="00651C59">
        <w:rPr>
          <w:rFonts w:ascii="Cascadia Mono" w:hAnsi="Cascadia Mono" w:cs="Cascadia Mono"/>
          <w:noProof w:val="0"/>
          <w:color w:val="000000"/>
          <w:kern w:val="0"/>
          <w:sz w:val="24"/>
          <w:szCs w:val="24"/>
          <w:lang w:val="en-US"/>
        </w:rPr>
        <w:t>}</w:t>
      </w:r>
    </w:p>
    <w:p w14:paraId="377C1607" w14:textId="77777777" w:rsidR="00651C59" w:rsidRPr="00177B4C" w:rsidRDefault="00651C59" w:rsidP="00651C59">
      <w:pPr>
        <w:pStyle w:val="ListParagraph"/>
        <w:spacing w:after="0" w:line="360" w:lineRule="auto"/>
        <w:ind w:left="1584"/>
        <w:rPr>
          <w:rFonts w:ascii="Times New Roman" w:hAnsi="Times New Roman" w:cs="Times New Roman"/>
          <w:sz w:val="28"/>
          <w:szCs w:val="28"/>
          <w:u w:val="single"/>
          <w:lang w:val="en-US"/>
        </w:rPr>
      </w:pPr>
    </w:p>
    <w:p w14:paraId="6EC7D480" w14:textId="37439FCC" w:rsidR="0079645D" w:rsidRDefault="0079645D" w:rsidP="0079645D">
      <w:pPr>
        <w:pStyle w:val="ListParagraph"/>
        <w:numPr>
          <w:ilvl w:val="0"/>
          <w:numId w:val="19"/>
        </w:numPr>
        <w:spacing w:after="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Procedure</w:t>
      </w:r>
      <w:r w:rsidR="00FA1B05">
        <w:rPr>
          <w:rFonts w:ascii="Times New Roman" w:hAnsi="Times New Roman" w:cs="Times New Roman"/>
          <w:b/>
          <w:bCs/>
          <w:sz w:val="28"/>
          <w:szCs w:val="28"/>
          <w:lang w:val="en-US"/>
        </w:rPr>
        <w:t xml:space="preserve"> cập nhật số tiền nhận từ khách:</w:t>
      </w:r>
    </w:p>
    <w:p w14:paraId="0CB02DCF" w14:textId="3663C4DC" w:rsidR="00FA1B05" w:rsidRDefault="00FA1B05" w:rsidP="00FA1B05">
      <w:pPr>
        <w:pStyle w:val="ListParagraph"/>
        <w:spacing w:after="0" w:line="360" w:lineRule="auto"/>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SQL:</w:t>
      </w:r>
    </w:p>
    <w:p w14:paraId="291DA9CF" w14:textId="77777777" w:rsidR="00250824" w:rsidRPr="00250824" w:rsidRDefault="00250824" w:rsidP="002508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50824">
        <w:rPr>
          <w:rFonts w:ascii="Cascadia Mono" w:hAnsi="Cascadia Mono" w:cs="Cascadia Mono"/>
          <w:noProof w:val="0"/>
          <w:color w:val="0000FF"/>
          <w:kern w:val="0"/>
          <w:sz w:val="24"/>
          <w:szCs w:val="24"/>
          <w:lang w:val="en-US"/>
        </w:rPr>
        <w:t>DROP</w:t>
      </w:r>
      <w:r w:rsidRPr="00250824">
        <w:rPr>
          <w:rFonts w:ascii="Cascadia Mono" w:hAnsi="Cascadia Mono" w:cs="Cascadia Mono"/>
          <w:noProof w:val="0"/>
          <w:color w:val="000000"/>
          <w:kern w:val="0"/>
          <w:sz w:val="24"/>
          <w:szCs w:val="24"/>
          <w:lang w:val="en-US"/>
        </w:rPr>
        <w:t xml:space="preserve"> </w:t>
      </w:r>
      <w:r w:rsidRPr="00250824">
        <w:rPr>
          <w:rFonts w:ascii="Cascadia Mono" w:hAnsi="Cascadia Mono" w:cs="Cascadia Mono"/>
          <w:noProof w:val="0"/>
          <w:color w:val="0000FF"/>
          <w:kern w:val="0"/>
          <w:sz w:val="24"/>
          <w:szCs w:val="24"/>
          <w:lang w:val="en-US"/>
        </w:rPr>
        <w:t>PROCEDURE</w:t>
      </w:r>
      <w:r w:rsidRPr="00250824">
        <w:rPr>
          <w:rFonts w:ascii="Cascadia Mono" w:hAnsi="Cascadia Mono" w:cs="Cascadia Mono"/>
          <w:noProof w:val="0"/>
          <w:color w:val="000000"/>
          <w:kern w:val="0"/>
          <w:sz w:val="24"/>
          <w:szCs w:val="24"/>
          <w:lang w:val="en-US"/>
        </w:rPr>
        <w:t xml:space="preserve"> </w:t>
      </w:r>
      <w:r w:rsidRPr="00250824">
        <w:rPr>
          <w:rFonts w:ascii="Cascadia Mono" w:hAnsi="Cascadia Mono" w:cs="Cascadia Mono"/>
          <w:noProof w:val="0"/>
          <w:color w:val="0000FF"/>
          <w:kern w:val="0"/>
          <w:sz w:val="24"/>
          <w:szCs w:val="24"/>
          <w:lang w:val="en-US"/>
        </w:rPr>
        <w:t>IF</w:t>
      </w:r>
      <w:r w:rsidRPr="00250824">
        <w:rPr>
          <w:rFonts w:ascii="Cascadia Mono" w:hAnsi="Cascadia Mono" w:cs="Cascadia Mono"/>
          <w:noProof w:val="0"/>
          <w:color w:val="000000"/>
          <w:kern w:val="0"/>
          <w:sz w:val="24"/>
          <w:szCs w:val="24"/>
          <w:lang w:val="en-US"/>
        </w:rPr>
        <w:t xml:space="preserve"> </w:t>
      </w:r>
      <w:r w:rsidRPr="00250824">
        <w:rPr>
          <w:rFonts w:ascii="Cascadia Mono" w:hAnsi="Cascadia Mono" w:cs="Cascadia Mono"/>
          <w:noProof w:val="0"/>
          <w:color w:val="808080"/>
          <w:kern w:val="0"/>
          <w:sz w:val="24"/>
          <w:szCs w:val="24"/>
          <w:lang w:val="en-US"/>
        </w:rPr>
        <w:t>EXISTS</w:t>
      </w:r>
      <w:r w:rsidRPr="00250824">
        <w:rPr>
          <w:rFonts w:ascii="Cascadia Mono" w:hAnsi="Cascadia Mono" w:cs="Cascadia Mono"/>
          <w:noProof w:val="0"/>
          <w:color w:val="000000"/>
          <w:kern w:val="0"/>
          <w:sz w:val="24"/>
          <w:szCs w:val="24"/>
          <w:lang w:val="en-US"/>
        </w:rPr>
        <w:t xml:space="preserve"> </w:t>
      </w:r>
      <w:proofErr w:type="spellStart"/>
      <w:proofErr w:type="gramStart"/>
      <w:r w:rsidRPr="00250824">
        <w:rPr>
          <w:rFonts w:ascii="Cascadia Mono" w:hAnsi="Cascadia Mono" w:cs="Cascadia Mono"/>
          <w:noProof w:val="0"/>
          <w:color w:val="000000"/>
          <w:kern w:val="0"/>
          <w:sz w:val="24"/>
          <w:szCs w:val="24"/>
          <w:lang w:val="en-US"/>
        </w:rPr>
        <w:t>updateReceiptMoney</w:t>
      </w:r>
      <w:proofErr w:type="spellEnd"/>
      <w:proofErr w:type="gramEnd"/>
    </w:p>
    <w:p w14:paraId="72084143" w14:textId="77777777" w:rsidR="00250824" w:rsidRPr="00250824" w:rsidRDefault="00250824" w:rsidP="002508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50824">
        <w:rPr>
          <w:rFonts w:ascii="Cascadia Mono" w:hAnsi="Cascadia Mono" w:cs="Cascadia Mono"/>
          <w:noProof w:val="0"/>
          <w:color w:val="0000FF"/>
          <w:kern w:val="0"/>
          <w:sz w:val="24"/>
          <w:szCs w:val="24"/>
          <w:lang w:val="en-US"/>
        </w:rPr>
        <w:t>GO</w:t>
      </w:r>
    </w:p>
    <w:p w14:paraId="41BCAA17" w14:textId="77777777" w:rsidR="00250824" w:rsidRPr="00250824" w:rsidRDefault="00250824" w:rsidP="002508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p>
    <w:p w14:paraId="7DD60CD8" w14:textId="77777777" w:rsidR="00250824" w:rsidRPr="00250824" w:rsidRDefault="00250824" w:rsidP="002508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50824">
        <w:rPr>
          <w:rFonts w:ascii="Cascadia Mono" w:hAnsi="Cascadia Mono" w:cs="Cascadia Mono"/>
          <w:noProof w:val="0"/>
          <w:color w:val="0000FF"/>
          <w:kern w:val="0"/>
          <w:sz w:val="24"/>
          <w:szCs w:val="24"/>
          <w:lang w:val="en-US"/>
        </w:rPr>
        <w:t>CREATE</w:t>
      </w:r>
      <w:r w:rsidRPr="00250824">
        <w:rPr>
          <w:rFonts w:ascii="Cascadia Mono" w:hAnsi="Cascadia Mono" w:cs="Cascadia Mono"/>
          <w:noProof w:val="0"/>
          <w:color w:val="000000"/>
          <w:kern w:val="0"/>
          <w:sz w:val="24"/>
          <w:szCs w:val="24"/>
          <w:lang w:val="en-US"/>
        </w:rPr>
        <w:t xml:space="preserve"> </w:t>
      </w:r>
      <w:r w:rsidRPr="00250824">
        <w:rPr>
          <w:rFonts w:ascii="Cascadia Mono" w:hAnsi="Cascadia Mono" w:cs="Cascadia Mono"/>
          <w:noProof w:val="0"/>
          <w:color w:val="0000FF"/>
          <w:kern w:val="0"/>
          <w:sz w:val="24"/>
          <w:szCs w:val="24"/>
          <w:lang w:val="en-US"/>
        </w:rPr>
        <w:t>PROCEDURE</w:t>
      </w:r>
      <w:r w:rsidRPr="00250824">
        <w:rPr>
          <w:rFonts w:ascii="Cascadia Mono" w:hAnsi="Cascadia Mono" w:cs="Cascadia Mono"/>
          <w:noProof w:val="0"/>
          <w:color w:val="000000"/>
          <w:kern w:val="0"/>
          <w:sz w:val="24"/>
          <w:szCs w:val="24"/>
          <w:lang w:val="en-US"/>
        </w:rPr>
        <w:t xml:space="preserve"> </w:t>
      </w:r>
      <w:proofErr w:type="spellStart"/>
      <w:proofErr w:type="gramStart"/>
      <w:r w:rsidRPr="00250824">
        <w:rPr>
          <w:rFonts w:ascii="Cascadia Mono" w:hAnsi="Cascadia Mono" w:cs="Cascadia Mono"/>
          <w:noProof w:val="0"/>
          <w:color w:val="000000"/>
          <w:kern w:val="0"/>
          <w:sz w:val="24"/>
          <w:szCs w:val="24"/>
          <w:lang w:val="en-US"/>
        </w:rPr>
        <w:t>updateReceiptMoney</w:t>
      </w:r>
      <w:proofErr w:type="spellEnd"/>
      <w:proofErr w:type="gramEnd"/>
    </w:p>
    <w:p w14:paraId="17B7A82B" w14:textId="77777777" w:rsidR="00250824" w:rsidRPr="00250824" w:rsidRDefault="00250824" w:rsidP="002508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50824">
        <w:rPr>
          <w:rFonts w:ascii="Cascadia Mono" w:hAnsi="Cascadia Mono" w:cs="Cascadia Mono"/>
          <w:noProof w:val="0"/>
          <w:color w:val="000000"/>
          <w:kern w:val="0"/>
          <w:sz w:val="24"/>
          <w:szCs w:val="24"/>
          <w:lang w:val="en-US"/>
        </w:rPr>
        <w:tab/>
        <w:t xml:space="preserve">@billID </w:t>
      </w:r>
      <w:proofErr w:type="gramStart"/>
      <w:r w:rsidRPr="00250824">
        <w:rPr>
          <w:rFonts w:ascii="Cascadia Mono" w:hAnsi="Cascadia Mono" w:cs="Cascadia Mono"/>
          <w:noProof w:val="0"/>
          <w:color w:val="0000FF"/>
          <w:kern w:val="0"/>
          <w:sz w:val="24"/>
          <w:szCs w:val="24"/>
          <w:lang w:val="en-US"/>
        </w:rPr>
        <w:t>varchar</w:t>
      </w:r>
      <w:r w:rsidRPr="00250824">
        <w:rPr>
          <w:rFonts w:ascii="Cascadia Mono" w:hAnsi="Cascadia Mono" w:cs="Cascadia Mono"/>
          <w:noProof w:val="0"/>
          <w:color w:val="808080"/>
          <w:kern w:val="0"/>
          <w:sz w:val="24"/>
          <w:szCs w:val="24"/>
          <w:lang w:val="en-US"/>
        </w:rPr>
        <w:t>(</w:t>
      </w:r>
      <w:proofErr w:type="gramEnd"/>
      <w:r w:rsidRPr="00250824">
        <w:rPr>
          <w:rFonts w:ascii="Cascadia Mono" w:hAnsi="Cascadia Mono" w:cs="Cascadia Mono"/>
          <w:noProof w:val="0"/>
          <w:color w:val="000000"/>
          <w:kern w:val="0"/>
          <w:sz w:val="24"/>
          <w:szCs w:val="24"/>
          <w:lang w:val="en-US"/>
        </w:rPr>
        <w:t>7</w:t>
      </w:r>
      <w:r w:rsidRPr="00250824">
        <w:rPr>
          <w:rFonts w:ascii="Cascadia Mono" w:hAnsi="Cascadia Mono" w:cs="Cascadia Mono"/>
          <w:noProof w:val="0"/>
          <w:color w:val="808080"/>
          <w:kern w:val="0"/>
          <w:sz w:val="24"/>
          <w:szCs w:val="24"/>
          <w:lang w:val="en-US"/>
        </w:rPr>
        <w:t>),</w:t>
      </w:r>
    </w:p>
    <w:p w14:paraId="7BBB2A19" w14:textId="77777777" w:rsidR="00250824" w:rsidRPr="00250824" w:rsidRDefault="00250824" w:rsidP="002508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50824">
        <w:rPr>
          <w:rFonts w:ascii="Cascadia Mono" w:hAnsi="Cascadia Mono" w:cs="Cascadia Mono"/>
          <w:noProof w:val="0"/>
          <w:color w:val="000000"/>
          <w:kern w:val="0"/>
          <w:sz w:val="24"/>
          <w:szCs w:val="24"/>
          <w:lang w:val="en-US"/>
        </w:rPr>
        <w:lastRenderedPageBreak/>
        <w:tab/>
        <w:t xml:space="preserve">@receiptMoney </w:t>
      </w:r>
      <w:proofErr w:type="gramStart"/>
      <w:r w:rsidRPr="00250824">
        <w:rPr>
          <w:rFonts w:ascii="Cascadia Mono" w:hAnsi="Cascadia Mono" w:cs="Cascadia Mono"/>
          <w:noProof w:val="0"/>
          <w:color w:val="0000FF"/>
          <w:kern w:val="0"/>
          <w:sz w:val="24"/>
          <w:szCs w:val="24"/>
          <w:lang w:val="en-US"/>
        </w:rPr>
        <w:t>DECIMAL</w:t>
      </w:r>
      <w:r w:rsidRPr="00250824">
        <w:rPr>
          <w:rFonts w:ascii="Cascadia Mono" w:hAnsi="Cascadia Mono" w:cs="Cascadia Mono"/>
          <w:noProof w:val="0"/>
          <w:color w:val="808080"/>
          <w:kern w:val="0"/>
          <w:sz w:val="24"/>
          <w:szCs w:val="24"/>
          <w:lang w:val="en-US"/>
        </w:rPr>
        <w:t>(</w:t>
      </w:r>
      <w:proofErr w:type="gramEnd"/>
      <w:r w:rsidRPr="00250824">
        <w:rPr>
          <w:rFonts w:ascii="Cascadia Mono" w:hAnsi="Cascadia Mono" w:cs="Cascadia Mono"/>
          <w:noProof w:val="0"/>
          <w:color w:val="000000"/>
          <w:kern w:val="0"/>
          <w:sz w:val="24"/>
          <w:szCs w:val="24"/>
          <w:lang w:val="en-US"/>
        </w:rPr>
        <w:t>10</w:t>
      </w:r>
      <w:r w:rsidRPr="00250824">
        <w:rPr>
          <w:rFonts w:ascii="Cascadia Mono" w:hAnsi="Cascadia Mono" w:cs="Cascadia Mono"/>
          <w:noProof w:val="0"/>
          <w:color w:val="808080"/>
          <w:kern w:val="0"/>
          <w:sz w:val="24"/>
          <w:szCs w:val="24"/>
          <w:lang w:val="en-US"/>
        </w:rPr>
        <w:t>,</w:t>
      </w:r>
      <w:r w:rsidRPr="00250824">
        <w:rPr>
          <w:rFonts w:ascii="Cascadia Mono" w:hAnsi="Cascadia Mono" w:cs="Cascadia Mono"/>
          <w:noProof w:val="0"/>
          <w:color w:val="000000"/>
          <w:kern w:val="0"/>
          <w:sz w:val="24"/>
          <w:szCs w:val="24"/>
          <w:lang w:val="en-US"/>
        </w:rPr>
        <w:t xml:space="preserve"> 2</w:t>
      </w:r>
      <w:r w:rsidRPr="00250824">
        <w:rPr>
          <w:rFonts w:ascii="Cascadia Mono" w:hAnsi="Cascadia Mono" w:cs="Cascadia Mono"/>
          <w:noProof w:val="0"/>
          <w:color w:val="808080"/>
          <w:kern w:val="0"/>
          <w:sz w:val="24"/>
          <w:szCs w:val="24"/>
          <w:lang w:val="en-US"/>
        </w:rPr>
        <w:t>)</w:t>
      </w:r>
    </w:p>
    <w:p w14:paraId="564AEEED" w14:textId="77777777" w:rsidR="00250824" w:rsidRPr="00250824" w:rsidRDefault="00250824" w:rsidP="002508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50824">
        <w:rPr>
          <w:rFonts w:ascii="Cascadia Mono" w:hAnsi="Cascadia Mono" w:cs="Cascadia Mono"/>
          <w:noProof w:val="0"/>
          <w:color w:val="0000FF"/>
          <w:kern w:val="0"/>
          <w:sz w:val="24"/>
          <w:szCs w:val="24"/>
          <w:lang w:val="en-US"/>
        </w:rPr>
        <w:t>AS</w:t>
      </w:r>
    </w:p>
    <w:p w14:paraId="13BCDF07" w14:textId="77777777" w:rsidR="00250824" w:rsidRPr="00250824" w:rsidRDefault="00250824" w:rsidP="002508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50824">
        <w:rPr>
          <w:rFonts w:ascii="Cascadia Mono" w:hAnsi="Cascadia Mono" w:cs="Cascadia Mono"/>
          <w:noProof w:val="0"/>
          <w:color w:val="0000FF"/>
          <w:kern w:val="0"/>
          <w:sz w:val="24"/>
          <w:szCs w:val="24"/>
          <w:lang w:val="en-US"/>
        </w:rPr>
        <w:t>BEGIN</w:t>
      </w:r>
    </w:p>
    <w:p w14:paraId="4FC4DCB8" w14:textId="77777777" w:rsidR="00250824" w:rsidRPr="00250824" w:rsidRDefault="00250824" w:rsidP="002508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50824">
        <w:rPr>
          <w:rFonts w:ascii="Cascadia Mono" w:hAnsi="Cascadia Mono" w:cs="Cascadia Mono"/>
          <w:noProof w:val="0"/>
          <w:color w:val="000000"/>
          <w:kern w:val="0"/>
          <w:sz w:val="24"/>
          <w:szCs w:val="24"/>
          <w:lang w:val="en-US"/>
        </w:rPr>
        <w:tab/>
      </w:r>
      <w:r w:rsidRPr="00250824">
        <w:rPr>
          <w:rFonts w:ascii="Cascadia Mono" w:hAnsi="Cascadia Mono" w:cs="Cascadia Mono"/>
          <w:noProof w:val="0"/>
          <w:color w:val="0000FF"/>
          <w:kern w:val="0"/>
          <w:sz w:val="24"/>
          <w:szCs w:val="24"/>
          <w:lang w:val="en-US"/>
        </w:rPr>
        <w:t>IF</w:t>
      </w:r>
      <w:r w:rsidRPr="00250824">
        <w:rPr>
          <w:rFonts w:ascii="Cascadia Mono" w:hAnsi="Cascadia Mono" w:cs="Cascadia Mono"/>
          <w:noProof w:val="0"/>
          <w:color w:val="000000"/>
          <w:kern w:val="0"/>
          <w:sz w:val="24"/>
          <w:szCs w:val="24"/>
          <w:lang w:val="en-US"/>
        </w:rPr>
        <w:t xml:space="preserve"> @receiptMoney </w:t>
      </w:r>
      <w:r w:rsidRPr="00250824">
        <w:rPr>
          <w:rFonts w:ascii="Cascadia Mono" w:hAnsi="Cascadia Mono" w:cs="Cascadia Mono"/>
          <w:noProof w:val="0"/>
          <w:color w:val="808080"/>
          <w:kern w:val="0"/>
          <w:sz w:val="24"/>
          <w:szCs w:val="24"/>
          <w:lang w:val="en-US"/>
        </w:rPr>
        <w:t>&gt;=</w:t>
      </w:r>
      <w:r w:rsidRPr="00250824">
        <w:rPr>
          <w:rFonts w:ascii="Cascadia Mono" w:hAnsi="Cascadia Mono" w:cs="Cascadia Mono"/>
          <w:noProof w:val="0"/>
          <w:color w:val="0000FF"/>
          <w:kern w:val="0"/>
          <w:sz w:val="24"/>
          <w:szCs w:val="24"/>
          <w:lang w:val="en-US"/>
        </w:rPr>
        <w:t xml:space="preserve"> </w:t>
      </w:r>
      <w:r w:rsidRPr="00250824">
        <w:rPr>
          <w:rFonts w:ascii="Cascadia Mono" w:hAnsi="Cascadia Mono" w:cs="Cascadia Mono"/>
          <w:noProof w:val="0"/>
          <w:color w:val="808080"/>
          <w:kern w:val="0"/>
          <w:sz w:val="24"/>
          <w:szCs w:val="24"/>
          <w:lang w:val="en-US"/>
        </w:rPr>
        <w:t>(</w:t>
      </w:r>
      <w:r w:rsidRPr="00250824">
        <w:rPr>
          <w:rFonts w:ascii="Cascadia Mono" w:hAnsi="Cascadia Mono" w:cs="Cascadia Mono"/>
          <w:noProof w:val="0"/>
          <w:color w:val="0000FF"/>
          <w:kern w:val="0"/>
          <w:sz w:val="24"/>
          <w:szCs w:val="24"/>
          <w:lang w:val="en-US"/>
        </w:rPr>
        <w:t>SELECT</w:t>
      </w:r>
      <w:r w:rsidRPr="00250824">
        <w:rPr>
          <w:rFonts w:ascii="Cascadia Mono" w:hAnsi="Cascadia Mono" w:cs="Cascadia Mono"/>
          <w:noProof w:val="0"/>
          <w:color w:val="000000"/>
          <w:kern w:val="0"/>
          <w:sz w:val="24"/>
          <w:szCs w:val="24"/>
          <w:lang w:val="en-US"/>
        </w:rPr>
        <w:t xml:space="preserve"> </w:t>
      </w:r>
      <w:proofErr w:type="spellStart"/>
      <w:r w:rsidRPr="00250824">
        <w:rPr>
          <w:rFonts w:ascii="Cascadia Mono" w:hAnsi="Cascadia Mono" w:cs="Cascadia Mono"/>
          <w:noProof w:val="0"/>
          <w:color w:val="000000"/>
          <w:kern w:val="0"/>
          <w:sz w:val="24"/>
          <w:szCs w:val="24"/>
          <w:lang w:val="en-US"/>
        </w:rPr>
        <w:t>totalPrice</w:t>
      </w:r>
      <w:proofErr w:type="spellEnd"/>
      <w:r w:rsidRPr="00250824">
        <w:rPr>
          <w:rFonts w:ascii="Cascadia Mono" w:hAnsi="Cascadia Mono" w:cs="Cascadia Mono"/>
          <w:noProof w:val="0"/>
          <w:color w:val="000000"/>
          <w:kern w:val="0"/>
          <w:sz w:val="24"/>
          <w:szCs w:val="24"/>
          <w:lang w:val="en-US"/>
        </w:rPr>
        <w:t xml:space="preserve"> </w:t>
      </w:r>
      <w:r w:rsidRPr="00250824">
        <w:rPr>
          <w:rFonts w:ascii="Cascadia Mono" w:hAnsi="Cascadia Mono" w:cs="Cascadia Mono"/>
          <w:noProof w:val="0"/>
          <w:color w:val="0000FF"/>
          <w:kern w:val="0"/>
          <w:sz w:val="24"/>
          <w:szCs w:val="24"/>
          <w:lang w:val="en-US"/>
        </w:rPr>
        <w:t>FROM</w:t>
      </w:r>
      <w:r w:rsidRPr="00250824">
        <w:rPr>
          <w:rFonts w:ascii="Cascadia Mono" w:hAnsi="Cascadia Mono" w:cs="Cascadia Mono"/>
          <w:noProof w:val="0"/>
          <w:color w:val="000000"/>
          <w:kern w:val="0"/>
          <w:sz w:val="24"/>
          <w:szCs w:val="24"/>
          <w:lang w:val="en-US"/>
        </w:rPr>
        <w:t xml:space="preserve"> </w:t>
      </w:r>
      <w:proofErr w:type="spellStart"/>
      <w:r w:rsidRPr="00250824">
        <w:rPr>
          <w:rFonts w:ascii="Cascadia Mono" w:hAnsi="Cascadia Mono" w:cs="Cascadia Mono"/>
          <w:noProof w:val="0"/>
          <w:color w:val="000000"/>
          <w:kern w:val="0"/>
          <w:sz w:val="24"/>
          <w:szCs w:val="24"/>
          <w:lang w:val="en-US"/>
        </w:rPr>
        <w:t>BillTotalPriceView</w:t>
      </w:r>
      <w:proofErr w:type="spellEnd"/>
      <w:r w:rsidRPr="00250824">
        <w:rPr>
          <w:rFonts w:ascii="Cascadia Mono" w:hAnsi="Cascadia Mono" w:cs="Cascadia Mono"/>
          <w:noProof w:val="0"/>
          <w:color w:val="000000"/>
          <w:kern w:val="0"/>
          <w:sz w:val="24"/>
          <w:szCs w:val="24"/>
          <w:lang w:val="en-US"/>
        </w:rPr>
        <w:t xml:space="preserve"> </w:t>
      </w:r>
      <w:r w:rsidRPr="00250824">
        <w:rPr>
          <w:rFonts w:ascii="Cascadia Mono" w:hAnsi="Cascadia Mono" w:cs="Cascadia Mono"/>
          <w:noProof w:val="0"/>
          <w:color w:val="0000FF"/>
          <w:kern w:val="0"/>
          <w:sz w:val="24"/>
          <w:szCs w:val="24"/>
          <w:lang w:val="en-US"/>
        </w:rPr>
        <w:t>WHERE</w:t>
      </w:r>
      <w:r w:rsidRPr="00250824">
        <w:rPr>
          <w:rFonts w:ascii="Cascadia Mono" w:hAnsi="Cascadia Mono" w:cs="Cascadia Mono"/>
          <w:noProof w:val="0"/>
          <w:color w:val="000000"/>
          <w:kern w:val="0"/>
          <w:sz w:val="24"/>
          <w:szCs w:val="24"/>
          <w:lang w:val="en-US"/>
        </w:rPr>
        <w:t xml:space="preserve"> ID </w:t>
      </w:r>
      <w:r w:rsidRPr="00250824">
        <w:rPr>
          <w:rFonts w:ascii="Cascadia Mono" w:hAnsi="Cascadia Mono" w:cs="Cascadia Mono"/>
          <w:noProof w:val="0"/>
          <w:color w:val="808080"/>
          <w:kern w:val="0"/>
          <w:sz w:val="24"/>
          <w:szCs w:val="24"/>
          <w:lang w:val="en-US"/>
        </w:rPr>
        <w:t>=</w:t>
      </w:r>
      <w:r w:rsidRPr="00250824">
        <w:rPr>
          <w:rFonts w:ascii="Cascadia Mono" w:hAnsi="Cascadia Mono" w:cs="Cascadia Mono"/>
          <w:noProof w:val="0"/>
          <w:color w:val="000000"/>
          <w:kern w:val="0"/>
          <w:sz w:val="24"/>
          <w:szCs w:val="24"/>
          <w:lang w:val="en-US"/>
        </w:rPr>
        <w:t xml:space="preserve"> @billID</w:t>
      </w:r>
      <w:r w:rsidRPr="00250824">
        <w:rPr>
          <w:rFonts w:ascii="Cascadia Mono" w:hAnsi="Cascadia Mono" w:cs="Cascadia Mono"/>
          <w:noProof w:val="0"/>
          <w:color w:val="808080"/>
          <w:kern w:val="0"/>
          <w:sz w:val="24"/>
          <w:szCs w:val="24"/>
          <w:lang w:val="en-US"/>
        </w:rPr>
        <w:t>)</w:t>
      </w:r>
    </w:p>
    <w:p w14:paraId="4E545C21" w14:textId="77777777" w:rsidR="00250824" w:rsidRPr="00250824" w:rsidRDefault="00250824" w:rsidP="002508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50824">
        <w:rPr>
          <w:rFonts w:ascii="Cascadia Mono" w:hAnsi="Cascadia Mono" w:cs="Cascadia Mono"/>
          <w:noProof w:val="0"/>
          <w:color w:val="000000"/>
          <w:kern w:val="0"/>
          <w:sz w:val="24"/>
          <w:szCs w:val="24"/>
          <w:lang w:val="en-US"/>
        </w:rPr>
        <w:tab/>
      </w:r>
      <w:r w:rsidRPr="00250824">
        <w:rPr>
          <w:rFonts w:ascii="Cascadia Mono" w:hAnsi="Cascadia Mono" w:cs="Cascadia Mono"/>
          <w:noProof w:val="0"/>
          <w:color w:val="0000FF"/>
          <w:kern w:val="0"/>
          <w:sz w:val="24"/>
          <w:szCs w:val="24"/>
          <w:lang w:val="en-US"/>
        </w:rPr>
        <w:t>BEGIN</w:t>
      </w:r>
    </w:p>
    <w:p w14:paraId="155F3D4D" w14:textId="77777777" w:rsidR="00250824" w:rsidRPr="00250824" w:rsidRDefault="00250824" w:rsidP="002508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50824">
        <w:rPr>
          <w:rFonts w:ascii="Cascadia Mono" w:hAnsi="Cascadia Mono" w:cs="Cascadia Mono"/>
          <w:noProof w:val="0"/>
          <w:color w:val="000000"/>
          <w:kern w:val="0"/>
          <w:sz w:val="24"/>
          <w:szCs w:val="24"/>
          <w:lang w:val="en-US"/>
        </w:rPr>
        <w:tab/>
      </w:r>
      <w:r w:rsidRPr="00250824">
        <w:rPr>
          <w:rFonts w:ascii="Cascadia Mono" w:hAnsi="Cascadia Mono" w:cs="Cascadia Mono"/>
          <w:noProof w:val="0"/>
          <w:color w:val="000000"/>
          <w:kern w:val="0"/>
          <w:sz w:val="24"/>
          <w:szCs w:val="24"/>
          <w:lang w:val="en-US"/>
        </w:rPr>
        <w:tab/>
      </w:r>
      <w:r w:rsidRPr="00250824">
        <w:rPr>
          <w:rFonts w:ascii="Cascadia Mono" w:hAnsi="Cascadia Mono" w:cs="Cascadia Mono"/>
          <w:noProof w:val="0"/>
          <w:color w:val="0000FF"/>
          <w:kern w:val="0"/>
          <w:sz w:val="24"/>
          <w:szCs w:val="24"/>
          <w:lang w:val="en-US"/>
        </w:rPr>
        <w:t>BEGIN</w:t>
      </w:r>
      <w:r w:rsidRPr="00250824">
        <w:rPr>
          <w:rFonts w:ascii="Cascadia Mono" w:hAnsi="Cascadia Mono" w:cs="Cascadia Mono"/>
          <w:noProof w:val="0"/>
          <w:color w:val="000000"/>
          <w:kern w:val="0"/>
          <w:sz w:val="24"/>
          <w:szCs w:val="24"/>
          <w:lang w:val="en-US"/>
        </w:rPr>
        <w:t xml:space="preserve"> </w:t>
      </w:r>
      <w:r w:rsidRPr="00250824">
        <w:rPr>
          <w:rFonts w:ascii="Cascadia Mono" w:hAnsi="Cascadia Mono" w:cs="Cascadia Mono"/>
          <w:noProof w:val="0"/>
          <w:color w:val="0000FF"/>
          <w:kern w:val="0"/>
          <w:sz w:val="24"/>
          <w:szCs w:val="24"/>
          <w:lang w:val="en-US"/>
        </w:rPr>
        <w:t>TRANSACTION</w:t>
      </w:r>
    </w:p>
    <w:p w14:paraId="01BF6840" w14:textId="77777777" w:rsidR="00250824" w:rsidRPr="00250824" w:rsidRDefault="00250824" w:rsidP="002508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50824">
        <w:rPr>
          <w:rFonts w:ascii="Cascadia Mono" w:hAnsi="Cascadia Mono" w:cs="Cascadia Mono"/>
          <w:noProof w:val="0"/>
          <w:color w:val="000000"/>
          <w:kern w:val="0"/>
          <w:sz w:val="24"/>
          <w:szCs w:val="24"/>
          <w:lang w:val="en-US"/>
        </w:rPr>
        <w:tab/>
      </w:r>
      <w:r w:rsidRPr="00250824">
        <w:rPr>
          <w:rFonts w:ascii="Cascadia Mono" w:hAnsi="Cascadia Mono" w:cs="Cascadia Mono"/>
          <w:noProof w:val="0"/>
          <w:color w:val="000000"/>
          <w:kern w:val="0"/>
          <w:sz w:val="24"/>
          <w:szCs w:val="24"/>
          <w:lang w:val="en-US"/>
        </w:rPr>
        <w:tab/>
      </w:r>
      <w:r w:rsidRPr="00250824">
        <w:rPr>
          <w:rFonts w:ascii="Cascadia Mono" w:hAnsi="Cascadia Mono" w:cs="Cascadia Mono"/>
          <w:noProof w:val="0"/>
          <w:color w:val="000000"/>
          <w:kern w:val="0"/>
          <w:sz w:val="24"/>
          <w:szCs w:val="24"/>
          <w:lang w:val="en-US"/>
        </w:rPr>
        <w:tab/>
      </w:r>
      <w:r w:rsidRPr="00250824">
        <w:rPr>
          <w:rFonts w:ascii="Cascadia Mono" w:hAnsi="Cascadia Mono" w:cs="Cascadia Mono"/>
          <w:noProof w:val="0"/>
          <w:color w:val="0000FF"/>
          <w:kern w:val="0"/>
          <w:sz w:val="24"/>
          <w:szCs w:val="24"/>
          <w:lang w:val="en-US"/>
        </w:rPr>
        <w:t>DECLARE</w:t>
      </w:r>
      <w:r w:rsidRPr="00250824">
        <w:rPr>
          <w:rFonts w:ascii="Cascadia Mono" w:hAnsi="Cascadia Mono" w:cs="Cascadia Mono"/>
          <w:noProof w:val="0"/>
          <w:color w:val="000000"/>
          <w:kern w:val="0"/>
          <w:sz w:val="24"/>
          <w:szCs w:val="24"/>
          <w:lang w:val="en-US"/>
        </w:rPr>
        <w:t xml:space="preserve"> @errorMessage </w:t>
      </w:r>
      <w:proofErr w:type="gramStart"/>
      <w:r w:rsidRPr="00250824">
        <w:rPr>
          <w:rFonts w:ascii="Cascadia Mono" w:hAnsi="Cascadia Mono" w:cs="Cascadia Mono"/>
          <w:noProof w:val="0"/>
          <w:color w:val="0000FF"/>
          <w:kern w:val="0"/>
          <w:sz w:val="24"/>
          <w:szCs w:val="24"/>
          <w:lang w:val="en-US"/>
        </w:rPr>
        <w:t>NVARCHAR</w:t>
      </w:r>
      <w:r w:rsidRPr="00250824">
        <w:rPr>
          <w:rFonts w:ascii="Cascadia Mono" w:hAnsi="Cascadia Mono" w:cs="Cascadia Mono"/>
          <w:noProof w:val="0"/>
          <w:color w:val="808080"/>
          <w:kern w:val="0"/>
          <w:sz w:val="24"/>
          <w:szCs w:val="24"/>
          <w:lang w:val="en-US"/>
        </w:rPr>
        <w:t>(</w:t>
      </w:r>
      <w:proofErr w:type="gramEnd"/>
      <w:r w:rsidRPr="00250824">
        <w:rPr>
          <w:rFonts w:ascii="Cascadia Mono" w:hAnsi="Cascadia Mono" w:cs="Cascadia Mono"/>
          <w:noProof w:val="0"/>
          <w:color w:val="FF00FF"/>
          <w:kern w:val="0"/>
          <w:sz w:val="24"/>
          <w:szCs w:val="24"/>
          <w:lang w:val="en-US"/>
        </w:rPr>
        <w:t>max</w:t>
      </w:r>
      <w:r w:rsidRPr="00250824">
        <w:rPr>
          <w:rFonts w:ascii="Cascadia Mono" w:hAnsi="Cascadia Mono" w:cs="Cascadia Mono"/>
          <w:noProof w:val="0"/>
          <w:color w:val="808080"/>
          <w:kern w:val="0"/>
          <w:sz w:val="24"/>
          <w:szCs w:val="24"/>
          <w:lang w:val="en-US"/>
        </w:rPr>
        <w:t>)</w:t>
      </w:r>
    </w:p>
    <w:p w14:paraId="270F1859" w14:textId="77777777" w:rsidR="00250824" w:rsidRPr="00250824" w:rsidRDefault="00250824" w:rsidP="002508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50824">
        <w:rPr>
          <w:rFonts w:ascii="Cascadia Mono" w:hAnsi="Cascadia Mono" w:cs="Cascadia Mono"/>
          <w:noProof w:val="0"/>
          <w:color w:val="000000"/>
          <w:kern w:val="0"/>
          <w:sz w:val="24"/>
          <w:szCs w:val="24"/>
          <w:lang w:val="en-US"/>
        </w:rPr>
        <w:tab/>
      </w:r>
      <w:r w:rsidRPr="00250824">
        <w:rPr>
          <w:rFonts w:ascii="Cascadia Mono" w:hAnsi="Cascadia Mono" w:cs="Cascadia Mono"/>
          <w:noProof w:val="0"/>
          <w:color w:val="000000"/>
          <w:kern w:val="0"/>
          <w:sz w:val="24"/>
          <w:szCs w:val="24"/>
          <w:lang w:val="en-US"/>
        </w:rPr>
        <w:tab/>
      </w:r>
      <w:r w:rsidRPr="00250824">
        <w:rPr>
          <w:rFonts w:ascii="Cascadia Mono" w:hAnsi="Cascadia Mono" w:cs="Cascadia Mono"/>
          <w:noProof w:val="0"/>
          <w:color w:val="000000"/>
          <w:kern w:val="0"/>
          <w:sz w:val="24"/>
          <w:szCs w:val="24"/>
          <w:lang w:val="en-US"/>
        </w:rPr>
        <w:tab/>
      </w:r>
      <w:r w:rsidRPr="00250824">
        <w:rPr>
          <w:rFonts w:ascii="Cascadia Mono" w:hAnsi="Cascadia Mono" w:cs="Cascadia Mono"/>
          <w:noProof w:val="0"/>
          <w:color w:val="0000FF"/>
          <w:kern w:val="0"/>
          <w:sz w:val="24"/>
          <w:szCs w:val="24"/>
          <w:lang w:val="en-US"/>
        </w:rPr>
        <w:t>BEGIN</w:t>
      </w:r>
      <w:r w:rsidRPr="00250824">
        <w:rPr>
          <w:rFonts w:ascii="Cascadia Mono" w:hAnsi="Cascadia Mono" w:cs="Cascadia Mono"/>
          <w:noProof w:val="0"/>
          <w:color w:val="000000"/>
          <w:kern w:val="0"/>
          <w:sz w:val="24"/>
          <w:szCs w:val="24"/>
          <w:lang w:val="en-US"/>
        </w:rPr>
        <w:t xml:space="preserve"> </w:t>
      </w:r>
      <w:r w:rsidRPr="00250824">
        <w:rPr>
          <w:rFonts w:ascii="Cascadia Mono" w:hAnsi="Cascadia Mono" w:cs="Cascadia Mono"/>
          <w:noProof w:val="0"/>
          <w:color w:val="0000FF"/>
          <w:kern w:val="0"/>
          <w:sz w:val="24"/>
          <w:szCs w:val="24"/>
          <w:lang w:val="en-US"/>
        </w:rPr>
        <w:t>TRY</w:t>
      </w:r>
    </w:p>
    <w:p w14:paraId="0925D18C" w14:textId="77777777" w:rsidR="00250824" w:rsidRPr="00250824" w:rsidRDefault="00250824" w:rsidP="002508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50824">
        <w:rPr>
          <w:rFonts w:ascii="Cascadia Mono" w:hAnsi="Cascadia Mono" w:cs="Cascadia Mono"/>
          <w:noProof w:val="0"/>
          <w:color w:val="000000"/>
          <w:kern w:val="0"/>
          <w:sz w:val="24"/>
          <w:szCs w:val="24"/>
          <w:lang w:val="en-US"/>
        </w:rPr>
        <w:tab/>
      </w:r>
      <w:r w:rsidRPr="00250824">
        <w:rPr>
          <w:rFonts w:ascii="Cascadia Mono" w:hAnsi="Cascadia Mono" w:cs="Cascadia Mono"/>
          <w:noProof w:val="0"/>
          <w:color w:val="000000"/>
          <w:kern w:val="0"/>
          <w:sz w:val="24"/>
          <w:szCs w:val="24"/>
          <w:lang w:val="en-US"/>
        </w:rPr>
        <w:tab/>
      </w:r>
      <w:r w:rsidRPr="00250824">
        <w:rPr>
          <w:rFonts w:ascii="Cascadia Mono" w:hAnsi="Cascadia Mono" w:cs="Cascadia Mono"/>
          <w:noProof w:val="0"/>
          <w:color w:val="000000"/>
          <w:kern w:val="0"/>
          <w:sz w:val="24"/>
          <w:szCs w:val="24"/>
          <w:lang w:val="en-US"/>
        </w:rPr>
        <w:tab/>
      </w:r>
      <w:r w:rsidRPr="00250824">
        <w:rPr>
          <w:rFonts w:ascii="Cascadia Mono" w:hAnsi="Cascadia Mono" w:cs="Cascadia Mono"/>
          <w:noProof w:val="0"/>
          <w:color w:val="000000"/>
          <w:kern w:val="0"/>
          <w:sz w:val="24"/>
          <w:szCs w:val="24"/>
          <w:lang w:val="en-US"/>
        </w:rPr>
        <w:tab/>
      </w:r>
      <w:r w:rsidRPr="00250824">
        <w:rPr>
          <w:rFonts w:ascii="Cascadia Mono" w:hAnsi="Cascadia Mono" w:cs="Cascadia Mono"/>
          <w:noProof w:val="0"/>
          <w:color w:val="FF00FF"/>
          <w:kern w:val="0"/>
          <w:sz w:val="24"/>
          <w:szCs w:val="24"/>
          <w:lang w:val="en-US"/>
        </w:rPr>
        <w:t>UPDATE</w:t>
      </w:r>
      <w:r w:rsidRPr="00250824">
        <w:rPr>
          <w:rFonts w:ascii="Cascadia Mono" w:hAnsi="Cascadia Mono" w:cs="Cascadia Mono"/>
          <w:noProof w:val="0"/>
          <w:color w:val="000000"/>
          <w:kern w:val="0"/>
          <w:sz w:val="24"/>
          <w:szCs w:val="24"/>
          <w:lang w:val="en-US"/>
        </w:rPr>
        <w:t xml:space="preserve"> Bill</w:t>
      </w:r>
    </w:p>
    <w:p w14:paraId="0AE4AFB8" w14:textId="77777777" w:rsidR="00250824" w:rsidRPr="00250824" w:rsidRDefault="00250824" w:rsidP="002508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50824">
        <w:rPr>
          <w:rFonts w:ascii="Cascadia Mono" w:hAnsi="Cascadia Mono" w:cs="Cascadia Mono"/>
          <w:noProof w:val="0"/>
          <w:color w:val="000000"/>
          <w:kern w:val="0"/>
          <w:sz w:val="24"/>
          <w:szCs w:val="24"/>
          <w:lang w:val="en-US"/>
        </w:rPr>
        <w:tab/>
      </w:r>
      <w:r w:rsidRPr="00250824">
        <w:rPr>
          <w:rFonts w:ascii="Cascadia Mono" w:hAnsi="Cascadia Mono" w:cs="Cascadia Mono"/>
          <w:noProof w:val="0"/>
          <w:color w:val="000000"/>
          <w:kern w:val="0"/>
          <w:sz w:val="24"/>
          <w:szCs w:val="24"/>
          <w:lang w:val="en-US"/>
        </w:rPr>
        <w:tab/>
      </w:r>
      <w:r w:rsidRPr="00250824">
        <w:rPr>
          <w:rFonts w:ascii="Cascadia Mono" w:hAnsi="Cascadia Mono" w:cs="Cascadia Mono"/>
          <w:noProof w:val="0"/>
          <w:color w:val="000000"/>
          <w:kern w:val="0"/>
          <w:sz w:val="24"/>
          <w:szCs w:val="24"/>
          <w:lang w:val="en-US"/>
        </w:rPr>
        <w:tab/>
      </w:r>
      <w:r w:rsidRPr="00250824">
        <w:rPr>
          <w:rFonts w:ascii="Cascadia Mono" w:hAnsi="Cascadia Mono" w:cs="Cascadia Mono"/>
          <w:noProof w:val="0"/>
          <w:color w:val="000000"/>
          <w:kern w:val="0"/>
          <w:sz w:val="24"/>
          <w:szCs w:val="24"/>
          <w:lang w:val="en-US"/>
        </w:rPr>
        <w:tab/>
      </w:r>
      <w:r w:rsidRPr="00250824">
        <w:rPr>
          <w:rFonts w:ascii="Cascadia Mono" w:hAnsi="Cascadia Mono" w:cs="Cascadia Mono"/>
          <w:noProof w:val="0"/>
          <w:color w:val="0000FF"/>
          <w:kern w:val="0"/>
          <w:sz w:val="24"/>
          <w:szCs w:val="24"/>
          <w:lang w:val="en-US"/>
        </w:rPr>
        <w:t>SET</w:t>
      </w:r>
      <w:r w:rsidRPr="00250824">
        <w:rPr>
          <w:rFonts w:ascii="Cascadia Mono" w:hAnsi="Cascadia Mono" w:cs="Cascadia Mono"/>
          <w:noProof w:val="0"/>
          <w:color w:val="000000"/>
          <w:kern w:val="0"/>
          <w:sz w:val="24"/>
          <w:szCs w:val="24"/>
          <w:lang w:val="en-US"/>
        </w:rPr>
        <w:t xml:space="preserve"> </w:t>
      </w:r>
      <w:proofErr w:type="spellStart"/>
      <w:r w:rsidRPr="00250824">
        <w:rPr>
          <w:rFonts w:ascii="Cascadia Mono" w:hAnsi="Cascadia Mono" w:cs="Cascadia Mono"/>
          <w:noProof w:val="0"/>
          <w:color w:val="000000"/>
          <w:kern w:val="0"/>
          <w:sz w:val="24"/>
          <w:szCs w:val="24"/>
          <w:lang w:val="en-US"/>
        </w:rPr>
        <w:t>receiptMoney</w:t>
      </w:r>
      <w:proofErr w:type="spellEnd"/>
      <w:r w:rsidRPr="00250824">
        <w:rPr>
          <w:rFonts w:ascii="Cascadia Mono" w:hAnsi="Cascadia Mono" w:cs="Cascadia Mono"/>
          <w:noProof w:val="0"/>
          <w:color w:val="000000"/>
          <w:kern w:val="0"/>
          <w:sz w:val="24"/>
          <w:szCs w:val="24"/>
          <w:lang w:val="en-US"/>
        </w:rPr>
        <w:t xml:space="preserve"> </w:t>
      </w:r>
      <w:r w:rsidRPr="00250824">
        <w:rPr>
          <w:rFonts w:ascii="Cascadia Mono" w:hAnsi="Cascadia Mono" w:cs="Cascadia Mono"/>
          <w:noProof w:val="0"/>
          <w:color w:val="808080"/>
          <w:kern w:val="0"/>
          <w:sz w:val="24"/>
          <w:szCs w:val="24"/>
          <w:lang w:val="en-US"/>
        </w:rPr>
        <w:t>=</w:t>
      </w:r>
      <w:r w:rsidRPr="00250824">
        <w:rPr>
          <w:rFonts w:ascii="Cascadia Mono" w:hAnsi="Cascadia Mono" w:cs="Cascadia Mono"/>
          <w:noProof w:val="0"/>
          <w:color w:val="000000"/>
          <w:kern w:val="0"/>
          <w:sz w:val="24"/>
          <w:szCs w:val="24"/>
          <w:lang w:val="en-US"/>
        </w:rPr>
        <w:t xml:space="preserve"> @receiptMoney</w:t>
      </w:r>
    </w:p>
    <w:p w14:paraId="0235E0BE" w14:textId="77777777" w:rsidR="00250824" w:rsidRPr="00250824" w:rsidRDefault="00250824" w:rsidP="002508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50824">
        <w:rPr>
          <w:rFonts w:ascii="Cascadia Mono" w:hAnsi="Cascadia Mono" w:cs="Cascadia Mono"/>
          <w:noProof w:val="0"/>
          <w:color w:val="000000"/>
          <w:kern w:val="0"/>
          <w:sz w:val="24"/>
          <w:szCs w:val="24"/>
          <w:lang w:val="en-US"/>
        </w:rPr>
        <w:tab/>
      </w:r>
      <w:r w:rsidRPr="00250824">
        <w:rPr>
          <w:rFonts w:ascii="Cascadia Mono" w:hAnsi="Cascadia Mono" w:cs="Cascadia Mono"/>
          <w:noProof w:val="0"/>
          <w:color w:val="000000"/>
          <w:kern w:val="0"/>
          <w:sz w:val="24"/>
          <w:szCs w:val="24"/>
          <w:lang w:val="en-US"/>
        </w:rPr>
        <w:tab/>
      </w:r>
      <w:r w:rsidRPr="00250824">
        <w:rPr>
          <w:rFonts w:ascii="Cascadia Mono" w:hAnsi="Cascadia Mono" w:cs="Cascadia Mono"/>
          <w:noProof w:val="0"/>
          <w:color w:val="000000"/>
          <w:kern w:val="0"/>
          <w:sz w:val="24"/>
          <w:szCs w:val="24"/>
          <w:lang w:val="en-US"/>
        </w:rPr>
        <w:tab/>
      </w:r>
      <w:r w:rsidRPr="00250824">
        <w:rPr>
          <w:rFonts w:ascii="Cascadia Mono" w:hAnsi="Cascadia Mono" w:cs="Cascadia Mono"/>
          <w:noProof w:val="0"/>
          <w:color w:val="000000"/>
          <w:kern w:val="0"/>
          <w:sz w:val="24"/>
          <w:szCs w:val="24"/>
          <w:lang w:val="en-US"/>
        </w:rPr>
        <w:tab/>
      </w:r>
      <w:r w:rsidRPr="00250824">
        <w:rPr>
          <w:rFonts w:ascii="Cascadia Mono" w:hAnsi="Cascadia Mono" w:cs="Cascadia Mono"/>
          <w:noProof w:val="0"/>
          <w:color w:val="0000FF"/>
          <w:kern w:val="0"/>
          <w:sz w:val="24"/>
          <w:szCs w:val="24"/>
          <w:lang w:val="en-US"/>
        </w:rPr>
        <w:t>WHERE</w:t>
      </w:r>
      <w:r w:rsidRPr="00250824">
        <w:rPr>
          <w:rFonts w:ascii="Cascadia Mono" w:hAnsi="Cascadia Mono" w:cs="Cascadia Mono"/>
          <w:noProof w:val="0"/>
          <w:color w:val="000000"/>
          <w:kern w:val="0"/>
          <w:sz w:val="24"/>
          <w:szCs w:val="24"/>
          <w:lang w:val="en-US"/>
        </w:rPr>
        <w:t xml:space="preserve"> ID </w:t>
      </w:r>
      <w:r w:rsidRPr="00250824">
        <w:rPr>
          <w:rFonts w:ascii="Cascadia Mono" w:hAnsi="Cascadia Mono" w:cs="Cascadia Mono"/>
          <w:noProof w:val="0"/>
          <w:color w:val="808080"/>
          <w:kern w:val="0"/>
          <w:sz w:val="24"/>
          <w:szCs w:val="24"/>
          <w:lang w:val="en-US"/>
        </w:rPr>
        <w:t>=</w:t>
      </w:r>
      <w:r w:rsidRPr="00250824">
        <w:rPr>
          <w:rFonts w:ascii="Cascadia Mono" w:hAnsi="Cascadia Mono" w:cs="Cascadia Mono"/>
          <w:noProof w:val="0"/>
          <w:color w:val="000000"/>
          <w:kern w:val="0"/>
          <w:sz w:val="24"/>
          <w:szCs w:val="24"/>
          <w:lang w:val="en-US"/>
        </w:rPr>
        <w:t xml:space="preserve"> @billID</w:t>
      </w:r>
    </w:p>
    <w:p w14:paraId="67FB83A8" w14:textId="77777777" w:rsidR="00250824" w:rsidRPr="00250824" w:rsidRDefault="00250824" w:rsidP="002508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50824">
        <w:rPr>
          <w:rFonts w:ascii="Cascadia Mono" w:hAnsi="Cascadia Mono" w:cs="Cascadia Mono"/>
          <w:noProof w:val="0"/>
          <w:color w:val="000000"/>
          <w:kern w:val="0"/>
          <w:sz w:val="24"/>
          <w:szCs w:val="24"/>
          <w:lang w:val="en-US"/>
        </w:rPr>
        <w:tab/>
      </w:r>
      <w:r w:rsidRPr="00250824">
        <w:rPr>
          <w:rFonts w:ascii="Cascadia Mono" w:hAnsi="Cascadia Mono" w:cs="Cascadia Mono"/>
          <w:noProof w:val="0"/>
          <w:color w:val="000000"/>
          <w:kern w:val="0"/>
          <w:sz w:val="24"/>
          <w:szCs w:val="24"/>
          <w:lang w:val="en-US"/>
        </w:rPr>
        <w:tab/>
      </w:r>
      <w:r w:rsidRPr="00250824">
        <w:rPr>
          <w:rFonts w:ascii="Cascadia Mono" w:hAnsi="Cascadia Mono" w:cs="Cascadia Mono"/>
          <w:noProof w:val="0"/>
          <w:color w:val="000000"/>
          <w:kern w:val="0"/>
          <w:sz w:val="24"/>
          <w:szCs w:val="24"/>
          <w:lang w:val="en-US"/>
        </w:rPr>
        <w:tab/>
      </w:r>
      <w:r w:rsidRPr="00250824">
        <w:rPr>
          <w:rFonts w:ascii="Cascadia Mono" w:hAnsi="Cascadia Mono" w:cs="Cascadia Mono"/>
          <w:noProof w:val="0"/>
          <w:color w:val="000000"/>
          <w:kern w:val="0"/>
          <w:sz w:val="24"/>
          <w:szCs w:val="24"/>
          <w:lang w:val="en-US"/>
        </w:rPr>
        <w:tab/>
      </w:r>
      <w:r w:rsidRPr="00250824">
        <w:rPr>
          <w:rFonts w:ascii="Cascadia Mono" w:hAnsi="Cascadia Mono" w:cs="Cascadia Mono"/>
          <w:noProof w:val="0"/>
          <w:color w:val="0000FF"/>
          <w:kern w:val="0"/>
          <w:sz w:val="24"/>
          <w:szCs w:val="24"/>
          <w:lang w:val="en-US"/>
        </w:rPr>
        <w:t>COMMIT</w:t>
      </w:r>
      <w:r w:rsidRPr="00250824">
        <w:rPr>
          <w:rFonts w:ascii="Cascadia Mono" w:hAnsi="Cascadia Mono" w:cs="Cascadia Mono"/>
          <w:noProof w:val="0"/>
          <w:color w:val="000000"/>
          <w:kern w:val="0"/>
          <w:sz w:val="24"/>
          <w:szCs w:val="24"/>
          <w:lang w:val="en-US"/>
        </w:rPr>
        <w:t xml:space="preserve"> </w:t>
      </w:r>
      <w:r w:rsidRPr="00250824">
        <w:rPr>
          <w:rFonts w:ascii="Cascadia Mono" w:hAnsi="Cascadia Mono" w:cs="Cascadia Mono"/>
          <w:noProof w:val="0"/>
          <w:color w:val="0000FF"/>
          <w:kern w:val="0"/>
          <w:sz w:val="24"/>
          <w:szCs w:val="24"/>
          <w:lang w:val="en-US"/>
        </w:rPr>
        <w:t>TRANSACTION</w:t>
      </w:r>
    </w:p>
    <w:p w14:paraId="36F6AB6F" w14:textId="77777777" w:rsidR="00250824" w:rsidRPr="00250824" w:rsidRDefault="00250824" w:rsidP="002508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50824">
        <w:rPr>
          <w:rFonts w:ascii="Cascadia Mono" w:hAnsi="Cascadia Mono" w:cs="Cascadia Mono"/>
          <w:noProof w:val="0"/>
          <w:color w:val="000000"/>
          <w:kern w:val="0"/>
          <w:sz w:val="24"/>
          <w:szCs w:val="24"/>
          <w:lang w:val="en-US"/>
        </w:rPr>
        <w:tab/>
      </w:r>
      <w:r w:rsidRPr="00250824">
        <w:rPr>
          <w:rFonts w:ascii="Cascadia Mono" w:hAnsi="Cascadia Mono" w:cs="Cascadia Mono"/>
          <w:noProof w:val="0"/>
          <w:color w:val="000000"/>
          <w:kern w:val="0"/>
          <w:sz w:val="24"/>
          <w:szCs w:val="24"/>
          <w:lang w:val="en-US"/>
        </w:rPr>
        <w:tab/>
      </w:r>
      <w:r w:rsidRPr="00250824">
        <w:rPr>
          <w:rFonts w:ascii="Cascadia Mono" w:hAnsi="Cascadia Mono" w:cs="Cascadia Mono"/>
          <w:noProof w:val="0"/>
          <w:color w:val="000000"/>
          <w:kern w:val="0"/>
          <w:sz w:val="24"/>
          <w:szCs w:val="24"/>
          <w:lang w:val="en-US"/>
        </w:rPr>
        <w:tab/>
      </w:r>
      <w:r w:rsidRPr="00250824">
        <w:rPr>
          <w:rFonts w:ascii="Cascadia Mono" w:hAnsi="Cascadia Mono" w:cs="Cascadia Mono"/>
          <w:noProof w:val="0"/>
          <w:color w:val="0000FF"/>
          <w:kern w:val="0"/>
          <w:sz w:val="24"/>
          <w:szCs w:val="24"/>
          <w:lang w:val="en-US"/>
        </w:rPr>
        <w:t>END</w:t>
      </w:r>
      <w:r w:rsidRPr="00250824">
        <w:rPr>
          <w:rFonts w:ascii="Cascadia Mono" w:hAnsi="Cascadia Mono" w:cs="Cascadia Mono"/>
          <w:noProof w:val="0"/>
          <w:color w:val="000000"/>
          <w:kern w:val="0"/>
          <w:sz w:val="24"/>
          <w:szCs w:val="24"/>
          <w:lang w:val="en-US"/>
        </w:rPr>
        <w:t xml:space="preserve"> </w:t>
      </w:r>
      <w:r w:rsidRPr="00250824">
        <w:rPr>
          <w:rFonts w:ascii="Cascadia Mono" w:hAnsi="Cascadia Mono" w:cs="Cascadia Mono"/>
          <w:noProof w:val="0"/>
          <w:color w:val="0000FF"/>
          <w:kern w:val="0"/>
          <w:sz w:val="24"/>
          <w:szCs w:val="24"/>
          <w:lang w:val="en-US"/>
        </w:rPr>
        <w:t>TRY</w:t>
      </w:r>
    </w:p>
    <w:p w14:paraId="301BA548" w14:textId="77777777" w:rsidR="00250824" w:rsidRPr="00250824" w:rsidRDefault="00250824" w:rsidP="002508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50824">
        <w:rPr>
          <w:rFonts w:ascii="Cascadia Mono" w:hAnsi="Cascadia Mono" w:cs="Cascadia Mono"/>
          <w:noProof w:val="0"/>
          <w:color w:val="000000"/>
          <w:kern w:val="0"/>
          <w:sz w:val="24"/>
          <w:szCs w:val="24"/>
          <w:lang w:val="en-US"/>
        </w:rPr>
        <w:tab/>
      </w:r>
      <w:r w:rsidRPr="00250824">
        <w:rPr>
          <w:rFonts w:ascii="Cascadia Mono" w:hAnsi="Cascadia Mono" w:cs="Cascadia Mono"/>
          <w:noProof w:val="0"/>
          <w:color w:val="000000"/>
          <w:kern w:val="0"/>
          <w:sz w:val="24"/>
          <w:szCs w:val="24"/>
          <w:lang w:val="en-US"/>
        </w:rPr>
        <w:tab/>
      </w:r>
      <w:r w:rsidRPr="00250824">
        <w:rPr>
          <w:rFonts w:ascii="Cascadia Mono" w:hAnsi="Cascadia Mono" w:cs="Cascadia Mono"/>
          <w:noProof w:val="0"/>
          <w:color w:val="000000"/>
          <w:kern w:val="0"/>
          <w:sz w:val="24"/>
          <w:szCs w:val="24"/>
          <w:lang w:val="en-US"/>
        </w:rPr>
        <w:tab/>
      </w:r>
      <w:r w:rsidRPr="00250824">
        <w:rPr>
          <w:rFonts w:ascii="Cascadia Mono" w:hAnsi="Cascadia Mono" w:cs="Cascadia Mono"/>
          <w:noProof w:val="0"/>
          <w:color w:val="0000FF"/>
          <w:kern w:val="0"/>
          <w:sz w:val="24"/>
          <w:szCs w:val="24"/>
          <w:lang w:val="en-US"/>
        </w:rPr>
        <w:t>BEGIN</w:t>
      </w:r>
      <w:r w:rsidRPr="00250824">
        <w:rPr>
          <w:rFonts w:ascii="Cascadia Mono" w:hAnsi="Cascadia Mono" w:cs="Cascadia Mono"/>
          <w:noProof w:val="0"/>
          <w:color w:val="000000"/>
          <w:kern w:val="0"/>
          <w:sz w:val="24"/>
          <w:szCs w:val="24"/>
          <w:lang w:val="en-US"/>
        </w:rPr>
        <w:t xml:space="preserve"> </w:t>
      </w:r>
      <w:r w:rsidRPr="00250824">
        <w:rPr>
          <w:rFonts w:ascii="Cascadia Mono" w:hAnsi="Cascadia Mono" w:cs="Cascadia Mono"/>
          <w:noProof w:val="0"/>
          <w:color w:val="0000FF"/>
          <w:kern w:val="0"/>
          <w:sz w:val="24"/>
          <w:szCs w:val="24"/>
          <w:lang w:val="en-US"/>
        </w:rPr>
        <w:t>CATCH</w:t>
      </w:r>
    </w:p>
    <w:p w14:paraId="2FA07A79" w14:textId="77777777" w:rsidR="00250824" w:rsidRPr="00250824" w:rsidRDefault="00250824" w:rsidP="002508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50824">
        <w:rPr>
          <w:rFonts w:ascii="Cascadia Mono" w:hAnsi="Cascadia Mono" w:cs="Cascadia Mono"/>
          <w:noProof w:val="0"/>
          <w:color w:val="000000"/>
          <w:kern w:val="0"/>
          <w:sz w:val="24"/>
          <w:szCs w:val="24"/>
          <w:lang w:val="en-US"/>
        </w:rPr>
        <w:tab/>
      </w:r>
      <w:r w:rsidRPr="00250824">
        <w:rPr>
          <w:rFonts w:ascii="Cascadia Mono" w:hAnsi="Cascadia Mono" w:cs="Cascadia Mono"/>
          <w:noProof w:val="0"/>
          <w:color w:val="000000"/>
          <w:kern w:val="0"/>
          <w:sz w:val="24"/>
          <w:szCs w:val="24"/>
          <w:lang w:val="en-US"/>
        </w:rPr>
        <w:tab/>
      </w:r>
      <w:r w:rsidRPr="00250824">
        <w:rPr>
          <w:rFonts w:ascii="Cascadia Mono" w:hAnsi="Cascadia Mono" w:cs="Cascadia Mono"/>
          <w:noProof w:val="0"/>
          <w:color w:val="000000"/>
          <w:kern w:val="0"/>
          <w:sz w:val="24"/>
          <w:szCs w:val="24"/>
          <w:lang w:val="en-US"/>
        </w:rPr>
        <w:tab/>
      </w:r>
      <w:r w:rsidRPr="00250824">
        <w:rPr>
          <w:rFonts w:ascii="Cascadia Mono" w:hAnsi="Cascadia Mono" w:cs="Cascadia Mono"/>
          <w:noProof w:val="0"/>
          <w:color w:val="000000"/>
          <w:kern w:val="0"/>
          <w:sz w:val="24"/>
          <w:szCs w:val="24"/>
          <w:lang w:val="en-US"/>
        </w:rPr>
        <w:tab/>
      </w:r>
      <w:r w:rsidRPr="00250824">
        <w:rPr>
          <w:rFonts w:ascii="Cascadia Mono" w:hAnsi="Cascadia Mono" w:cs="Cascadia Mono"/>
          <w:noProof w:val="0"/>
          <w:color w:val="0000FF"/>
          <w:kern w:val="0"/>
          <w:sz w:val="24"/>
          <w:szCs w:val="24"/>
          <w:lang w:val="en-US"/>
        </w:rPr>
        <w:t>ROLLBACK</w:t>
      </w:r>
      <w:r w:rsidRPr="00250824">
        <w:rPr>
          <w:rFonts w:ascii="Cascadia Mono" w:hAnsi="Cascadia Mono" w:cs="Cascadia Mono"/>
          <w:noProof w:val="0"/>
          <w:color w:val="000000"/>
          <w:kern w:val="0"/>
          <w:sz w:val="24"/>
          <w:szCs w:val="24"/>
          <w:lang w:val="en-US"/>
        </w:rPr>
        <w:t xml:space="preserve"> </w:t>
      </w:r>
      <w:r w:rsidRPr="00250824">
        <w:rPr>
          <w:rFonts w:ascii="Cascadia Mono" w:hAnsi="Cascadia Mono" w:cs="Cascadia Mono"/>
          <w:noProof w:val="0"/>
          <w:color w:val="0000FF"/>
          <w:kern w:val="0"/>
          <w:sz w:val="24"/>
          <w:szCs w:val="24"/>
          <w:lang w:val="en-US"/>
        </w:rPr>
        <w:t>TRANSACTION</w:t>
      </w:r>
    </w:p>
    <w:p w14:paraId="3A873A17" w14:textId="77777777" w:rsidR="00250824" w:rsidRPr="00250824" w:rsidRDefault="00250824" w:rsidP="002508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50824">
        <w:rPr>
          <w:rFonts w:ascii="Cascadia Mono" w:hAnsi="Cascadia Mono" w:cs="Cascadia Mono"/>
          <w:noProof w:val="0"/>
          <w:color w:val="000000"/>
          <w:kern w:val="0"/>
          <w:sz w:val="24"/>
          <w:szCs w:val="24"/>
          <w:lang w:val="en-US"/>
        </w:rPr>
        <w:tab/>
      </w:r>
      <w:r w:rsidRPr="00250824">
        <w:rPr>
          <w:rFonts w:ascii="Cascadia Mono" w:hAnsi="Cascadia Mono" w:cs="Cascadia Mono"/>
          <w:noProof w:val="0"/>
          <w:color w:val="000000"/>
          <w:kern w:val="0"/>
          <w:sz w:val="24"/>
          <w:szCs w:val="24"/>
          <w:lang w:val="en-US"/>
        </w:rPr>
        <w:tab/>
      </w:r>
      <w:r w:rsidRPr="00250824">
        <w:rPr>
          <w:rFonts w:ascii="Cascadia Mono" w:hAnsi="Cascadia Mono" w:cs="Cascadia Mono"/>
          <w:noProof w:val="0"/>
          <w:color w:val="000000"/>
          <w:kern w:val="0"/>
          <w:sz w:val="24"/>
          <w:szCs w:val="24"/>
          <w:lang w:val="en-US"/>
        </w:rPr>
        <w:tab/>
      </w:r>
      <w:r w:rsidRPr="00250824">
        <w:rPr>
          <w:rFonts w:ascii="Cascadia Mono" w:hAnsi="Cascadia Mono" w:cs="Cascadia Mono"/>
          <w:noProof w:val="0"/>
          <w:color w:val="000000"/>
          <w:kern w:val="0"/>
          <w:sz w:val="24"/>
          <w:szCs w:val="24"/>
          <w:lang w:val="en-US"/>
        </w:rPr>
        <w:tab/>
      </w:r>
      <w:r w:rsidRPr="00250824">
        <w:rPr>
          <w:rFonts w:ascii="Cascadia Mono" w:hAnsi="Cascadia Mono" w:cs="Cascadia Mono"/>
          <w:noProof w:val="0"/>
          <w:color w:val="0000FF"/>
          <w:kern w:val="0"/>
          <w:sz w:val="24"/>
          <w:szCs w:val="24"/>
          <w:lang w:val="en-US"/>
        </w:rPr>
        <w:t>SET</w:t>
      </w:r>
      <w:r w:rsidRPr="00250824">
        <w:rPr>
          <w:rFonts w:ascii="Cascadia Mono" w:hAnsi="Cascadia Mono" w:cs="Cascadia Mono"/>
          <w:noProof w:val="0"/>
          <w:color w:val="000000"/>
          <w:kern w:val="0"/>
          <w:sz w:val="24"/>
          <w:szCs w:val="24"/>
          <w:lang w:val="en-US"/>
        </w:rPr>
        <w:t xml:space="preserve"> @errorMessage </w:t>
      </w:r>
      <w:r w:rsidRPr="00250824">
        <w:rPr>
          <w:rFonts w:ascii="Cascadia Mono" w:hAnsi="Cascadia Mono" w:cs="Cascadia Mono"/>
          <w:noProof w:val="0"/>
          <w:color w:val="808080"/>
          <w:kern w:val="0"/>
          <w:sz w:val="24"/>
          <w:szCs w:val="24"/>
          <w:lang w:val="en-US"/>
        </w:rPr>
        <w:t>=</w:t>
      </w:r>
      <w:r w:rsidRPr="00250824">
        <w:rPr>
          <w:rFonts w:ascii="Cascadia Mono" w:hAnsi="Cascadia Mono" w:cs="Cascadia Mono"/>
          <w:noProof w:val="0"/>
          <w:color w:val="000000"/>
          <w:kern w:val="0"/>
          <w:sz w:val="24"/>
          <w:szCs w:val="24"/>
          <w:lang w:val="en-US"/>
        </w:rPr>
        <w:t xml:space="preserve"> </w:t>
      </w:r>
      <w:r w:rsidRPr="00250824">
        <w:rPr>
          <w:rFonts w:ascii="Cascadia Mono" w:hAnsi="Cascadia Mono" w:cs="Cascadia Mono"/>
          <w:noProof w:val="0"/>
          <w:color w:val="FF00FF"/>
          <w:kern w:val="0"/>
          <w:sz w:val="24"/>
          <w:szCs w:val="24"/>
          <w:lang w:val="en-US"/>
        </w:rPr>
        <w:t>ERROR_</w:t>
      </w:r>
      <w:proofErr w:type="gramStart"/>
      <w:r w:rsidRPr="00250824">
        <w:rPr>
          <w:rFonts w:ascii="Cascadia Mono" w:hAnsi="Cascadia Mono" w:cs="Cascadia Mono"/>
          <w:noProof w:val="0"/>
          <w:color w:val="FF00FF"/>
          <w:kern w:val="0"/>
          <w:sz w:val="24"/>
          <w:szCs w:val="24"/>
          <w:lang w:val="en-US"/>
        </w:rPr>
        <w:t>MESSAGE</w:t>
      </w:r>
      <w:r w:rsidRPr="00250824">
        <w:rPr>
          <w:rFonts w:ascii="Cascadia Mono" w:hAnsi="Cascadia Mono" w:cs="Cascadia Mono"/>
          <w:noProof w:val="0"/>
          <w:color w:val="808080"/>
          <w:kern w:val="0"/>
          <w:sz w:val="24"/>
          <w:szCs w:val="24"/>
          <w:lang w:val="en-US"/>
        </w:rPr>
        <w:t>(</w:t>
      </w:r>
      <w:proofErr w:type="gramEnd"/>
      <w:r w:rsidRPr="00250824">
        <w:rPr>
          <w:rFonts w:ascii="Cascadia Mono" w:hAnsi="Cascadia Mono" w:cs="Cascadia Mono"/>
          <w:noProof w:val="0"/>
          <w:color w:val="808080"/>
          <w:kern w:val="0"/>
          <w:sz w:val="24"/>
          <w:szCs w:val="24"/>
          <w:lang w:val="en-US"/>
        </w:rPr>
        <w:t>)</w:t>
      </w:r>
    </w:p>
    <w:p w14:paraId="70CC5ECB" w14:textId="77777777" w:rsidR="00250824" w:rsidRPr="00250824" w:rsidRDefault="00250824" w:rsidP="002508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50824">
        <w:rPr>
          <w:rFonts w:ascii="Cascadia Mono" w:hAnsi="Cascadia Mono" w:cs="Cascadia Mono"/>
          <w:noProof w:val="0"/>
          <w:color w:val="000000"/>
          <w:kern w:val="0"/>
          <w:sz w:val="24"/>
          <w:szCs w:val="24"/>
          <w:lang w:val="en-US"/>
        </w:rPr>
        <w:tab/>
      </w:r>
      <w:r w:rsidRPr="00250824">
        <w:rPr>
          <w:rFonts w:ascii="Cascadia Mono" w:hAnsi="Cascadia Mono" w:cs="Cascadia Mono"/>
          <w:noProof w:val="0"/>
          <w:color w:val="000000"/>
          <w:kern w:val="0"/>
          <w:sz w:val="24"/>
          <w:szCs w:val="24"/>
          <w:lang w:val="en-US"/>
        </w:rPr>
        <w:tab/>
      </w:r>
      <w:r w:rsidRPr="00250824">
        <w:rPr>
          <w:rFonts w:ascii="Cascadia Mono" w:hAnsi="Cascadia Mono" w:cs="Cascadia Mono"/>
          <w:noProof w:val="0"/>
          <w:color w:val="000000"/>
          <w:kern w:val="0"/>
          <w:sz w:val="24"/>
          <w:szCs w:val="24"/>
          <w:lang w:val="en-US"/>
        </w:rPr>
        <w:tab/>
      </w:r>
      <w:r w:rsidRPr="00250824">
        <w:rPr>
          <w:rFonts w:ascii="Cascadia Mono" w:hAnsi="Cascadia Mono" w:cs="Cascadia Mono"/>
          <w:noProof w:val="0"/>
          <w:color w:val="000000"/>
          <w:kern w:val="0"/>
          <w:sz w:val="24"/>
          <w:szCs w:val="24"/>
          <w:lang w:val="en-US"/>
        </w:rPr>
        <w:tab/>
      </w:r>
      <w:proofErr w:type="gramStart"/>
      <w:r w:rsidRPr="00250824">
        <w:rPr>
          <w:rFonts w:ascii="Cascadia Mono" w:hAnsi="Cascadia Mono" w:cs="Cascadia Mono"/>
          <w:noProof w:val="0"/>
          <w:color w:val="0000FF"/>
          <w:kern w:val="0"/>
          <w:sz w:val="24"/>
          <w:szCs w:val="24"/>
          <w:lang w:val="en-US"/>
        </w:rPr>
        <w:t>RAISERROR</w:t>
      </w:r>
      <w:r w:rsidRPr="00250824">
        <w:rPr>
          <w:rFonts w:ascii="Cascadia Mono" w:hAnsi="Cascadia Mono" w:cs="Cascadia Mono"/>
          <w:noProof w:val="0"/>
          <w:color w:val="808080"/>
          <w:kern w:val="0"/>
          <w:sz w:val="24"/>
          <w:szCs w:val="24"/>
          <w:lang w:val="en-US"/>
        </w:rPr>
        <w:t>(</w:t>
      </w:r>
      <w:proofErr w:type="gramEnd"/>
      <w:r w:rsidRPr="00250824">
        <w:rPr>
          <w:rFonts w:ascii="Cascadia Mono" w:hAnsi="Cascadia Mono" w:cs="Cascadia Mono"/>
          <w:noProof w:val="0"/>
          <w:color w:val="000000"/>
          <w:kern w:val="0"/>
          <w:sz w:val="24"/>
          <w:szCs w:val="24"/>
          <w:lang w:val="en-US"/>
        </w:rPr>
        <w:t>@errorMessage</w:t>
      </w:r>
      <w:r w:rsidRPr="00250824">
        <w:rPr>
          <w:rFonts w:ascii="Cascadia Mono" w:hAnsi="Cascadia Mono" w:cs="Cascadia Mono"/>
          <w:noProof w:val="0"/>
          <w:color w:val="808080"/>
          <w:kern w:val="0"/>
          <w:sz w:val="24"/>
          <w:szCs w:val="24"/>
          <w:lang w:val="en-US"/>
        </w:rPr>
        <w:t>,</w:t>
      </w:r>
      <w:r w:rsidRPr="00250824">
        <w:rPr>
          <w:rFonts w:ascii="Cascadia Mono" w:hAnsi="Cascadia Mono" w:cs="Cascadia Mono"/>
          <w:noProof w:val="0"/>
          <w:color w:val="000000"/>
          <w:kern w:val="0"/>
          <w:sz w:val="24"/>
          <w:szCs w:val="24"/>
          <w:lang w:val="en-US"/>
        </w:rPr>
        <w:t xml:space="preserve"> 16</w:t>
      </w:r>
      <w:r w:rsidRPr="00250824">
        <w:rPr>
          <w:rFonts w:ascii="Cascadia Mono" w:hAnsi="Cascadia Mono" w:cs="Cascadia Mono"/>
          <w:noProof w:val="0"/>
          <w:color w:val="808080"/>
          <w:kern w:val="0"/>
          <w:sz w:val="24"/>
          <w:szCs w:val="24"/>
          <w:lang w:val="en-US"/>
        </w:rPr>
        <w:t>,</w:t>
      </w:r>
      <w:r w:rsidRPr="00250824">
        <w:rPr>
          <w:rFonts w:ascii="Cascadia Mono" w:hAnsi="Cascadia Mono" w:cs="Cascadia Mono"/>
          <w:noProof w:val="0"/>
          <w:color w:val="000000"/>
          <w:kern w:val="0"/>
          <w:sz w:val="24"/>
          <w:szCs w:val="24"/>
          <w:lang w:val="en-US"/>
        </w:rPr>
        <w:t xml:space="preserve"> 1</w:t>
      </w:r>
      <w:r w:rsidRPr="00250824">
        <w:rPr>
          <w:rFonts w:ascii="Cascadia Mono" w:hAnsi="Cascadia Mono" w:cs="Cascadia Mono"/>
          <w:noProof w:val="0"/>
          <w:color w:val="808080"/>
          <w:kern w:val="0"/>
          <w:sz w:val="24"/>
          <w:szCs w:val="24"/>
          <w:lang w:val="en-US"/>
        </w:rPr>
        <w:t>)</w:t>
      </w:r>
    </w:p>
    <w:p w14:paraId="6B5D74CD" w14:textId="77777777" w:rsidR="00250824" w:rsidRPr="00250824" w:rsidRDefault="00250824" w:rsidP="002508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50824">
        <w:rPr>
          <w:rFonts w:ascii="Cascadia Mono" w:hAnsi="Cascadia Mono" w:cs="Cascadia Mono"/>
          <w:noProof w:val="0"/>
          <w:color w:val="000000"/>
          <w:kern w:val="0"/>
          <w:sz w:val="24"/>
          <w:szCs w:val="24"/>
          <w:lang w:val="en-US"/>
        </w:rPr>
        <w:tab/>
      </w:r>
      <w:r w:rsidRPr="00250824">
        <w:rPr>
          <w:rFonts w:ascii="Cascadia Mono" w:hAnsi="Cascadia Mono" w:cs="Cascadia Mono"/>
          <w:noProof w:val="0"/>
          <w:color w:val="000000"/>
          <w:kern w:val="0"/>
          <w:sz w:val="24"/>
          <w:szCs w:val="24"/>
          <w:lang w:val="en-US"/>
        </w:rPr>
        <w:tab/>
      </w:r>
      <w:r w:rsidRPr="00250824">
        <w:rPr>
          <w:rFonts w:ascii="Cascadia Mono" w:hAnsi="Cascadia Mono" w:cs="Cascadia Mono"/>
          <w:noProof w:val="0"/>
          <w:color w:val="000000"/>
          <w:kern w:val="0"/>
          <w:sz w:val="24"/>
          <w:szCs w:val="24"/>
          <w:lang w:val="en-US"/>
        </w:rPr>
        <w:tab/>
      </w:r>
      <w:r w:rsidRPr="00250824">
        <w:rPr>
          <w:rFonts w:ascii="Cascadia Mono" w:hAnsi="Cascadia Mono" w:cs="Cascadia Mono"/>
          <w:noProof w:val="0"/>
          <w:color w:val="0000FF"/>
          <w:kern w:val="0"/>
          <w:sz w:val="24"/>
          <w:szCs w:val="24"/>
          <w:lang w:val="en-US"/>
        </w:rPr>
        <w:t>END</w:t>
      </w:r>
      <w:r w:rsidRPr="00250824">
        <w:rPr>
          <w:rFonts w:ascii="Cascadia Mono" w:hAnsi="Cascadia Mono" w:cs="Cascadia Mono"/>
          <w:noProof w:val="0"/>
          <w:color w:val="000000"/>
          <w:kern w:val="0"/>
          <w:sz w:val="24"/>
          <w:szCs w:val="24"/>
          <w:lang w:val="en-US"/>
        </w:rPr>
        <w:t xml:space="preserve"> </w:t>
      </w:r>
      <w:r w:rsidRPr="00250824">
        <w:rPr>
          <w:rFonts w:ascii="Cascadia Mono" w:hAnsi="Cascadia Mono" w:cs="Cascadia Mono"/>
          <w:noProof w:val="0"/>
          <w:color w:val="0000FF"/>
          <w:kern w:val="0"/>
          <w:sz w:val="24"/>
          <w:szCs w:val="24"/>
          <w:lang w:val="en-US"/>
        </w:rPr>
        <w:t>CATCH</w:t>
      </w:r>
    </w:p>
    <w:p w14:paraId="7B56BB67" w14:textId="77777777" w:rsidR="00250824" w:rsidRPr="00250824" w:rsidRDefault="00250824" w:rsidP="002508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50824">
        <w:rPr>
          <w:rFonts w:ascii="Cascadia Mono" w:hAnsi="Cascadia Mono" w:cs="Cascadia Mono"/>
          <w:noProof w:val="0"/>
          <w:color w:val="000000"/>
          <w:kern w:val="0"/>
          <w:sz w:val="24"/>
          <w:szCs w:val="24"/>
          <w:lang w:val="en-US"/>
        </w:rPr>
        <w:tab/>
      </w:r>
      <w:r w:rsidRPr="00250824">
        <w:rPr>
          <w:rFonts w:ascii="Cascadia Mono" w:hAnsi="Cascadia Mono" w:cs="Cascadia Mono"/>
          <w:noProof w:val="0"/>
          <w:color w:val="0000FF"/>
          <w:kern w:val="0"/>
          <w:sz w:val="24"/>
          <w:szCs w:val="24"/>
          <w:lang w:val="en-US"/>
        </w:rPr>
        <w:t>END</w:t>
      </w:r>
    </w:p>
    <w:p w14:paraId="49606404" w14:textId="77777777" w:rsidR="00250824" w:rsidRPr="00250824" w:rsidRDefault="00250824" w:rsidP="002508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50824">
        <w:rPr>
          <w:rFonts w:ascii="Cascadia Mono" w:hAnsi="Cascadia Mono" w:cs="Cascadia Mono"/>
          <w:noProof w:val="0"/>
          <w:color w:val="000000"/>
          <w:kern w:val="0"/>
          <w:sz w:val="24"/>
          <w:szCs w:val="24"/>
          <w:lang w:val="en-US"/>
        </w:rPr>
        <w:tab/>
      </w:r>
      <w:r w:rsidRPr="00250824">
        <w:rPr>
          <w:rFonts w:ascii="Cascadia Mono" w:hAnsi="Cascadia Mono" w:cs="Cascadia Mono"/>
          <w:noProof w:val="0"/>
          <w:color w:val="0000FF"/>
          <w:kern w:val="0"/>
          <w:sz w:val="24"/>
          <w:szCs w:val="24"/>
          <w:lang w:val="en-US"/>
        </w:rPr>
        <w:t>ELSE</w:t>
      </w:r>
      <w:r w:rsidRPr="00250824">
        <w:rPr>
          <w:rFonts w:ascii="Cascadia Mono" w:hAnsi="Cascadia Mono" w:cs="Cascadia Mono"/>
          <w:noProof w:val="0"/>
          <w:color w:val="000000"/>
          <w:kern w:val="0"/>
          <w:sz w:val="24"/>
          <w:szCs w:val="24"/>
          <w:lang w:val="en-US"/>
        </w:rPr>
        <w:t xml:space="preserve"> </w:t>
      </w:r>
      <w:r w:rsidRPr="00250824">
        <w:rPr>
          <w:rFonts w:ascii="Cascadia Mono" w:hAnsi="Cascadia Mono" w:cs="Cascadia Mono"/>
          <w:noProof w:val="0"/>
          <w:color w:val="0000FF"/>
          <w:kern w:val="0"/>
          <w:sz w:val="24"/>
          <w:szCs w:val="24"/>
          <w:lang w:val="en-US"/>
        </w:rPr>
        <w:t>IF</w:t>
      </w:r>
      <w:r w:rsidRPr="00250824">
        <w:rPr>
          <w:rFonts w:ascii="Cascadia Mono" w:hAnsi="Cascadia Mono" w:cs="Cascadia Mono"/>
          <w:noProof w:val="0"/>
          <w:color w:val="000000"/>
          <w:kern w:val="0"/>
          <w:sz w:val="24"/>
          <w:szCs w:val="24"/>
          <w:lang w:val="en-US"/>
        </w:rPr>
        <w:t xml:space="preserve"> @receiptMoney </w:t>
      </w:r>
      <w:r w:rsidRPr="00250824">
        <w:rPr>
          <w:rFonts w:ascii="Cascadia Mono" w:hAnsi="Cascadia Mono" w:cs="Cascadia Mono"/>
          <w:noProof w:val="0"/>
          <w:color w:val="808080"/>
          <w:kern w:val="0"/>
          <w:sz w:val="24"/>
          <w:szCs w:val="24"/>
          <w:lang w:val="en-US"/>
        </w:rPr>
        <w:t>=</w:t>
      </w:r>
      <w:r w:rsidRPr="00250824">
        <w:rPr>
          <w:rFonts w:ascii="Cascadia Mono" w:hAnsi="Cascadia Mono" w:cs="Cascadia Mono"/>
          <w:noProof w:val="0"/>
          <w:color w:val="000000"/>
          <w:kern w:val="0"/>
          <w:sz w:val="24"/>
          <w:szCs w:val="24"/>
          <w:lang w:val="en-US"/>
        </w:rPr>
        <w:t xml:space="preserve"> 0</w:t>
      </w:r>
    </w:p>
    <w:p w14:paraId="11E9C233" w14:textId="77777777" w:rsidR="00250824" w:rsidRPr="00250824" w:rsidRDefault="00250824" w:rsidP="002508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50824">
        <w:rPr>
          <w:rFonts w:ascii="Cascadia Mono" w:hAnsi="Cascadia Mono" w:cs="Cascadia Mono"/>
          <w:noProof w:val="0"/>
          <w:color w:val="000000"/>
          <w:kern w:val="0"/>
          <w:sz w:val="24"/>
          <w:szCs w:val="24"/>
          <w:lang w:val="en-US"/>
        </w:rPr>
        <w:tab/>
      </w:r>
      <w:r w:rsidRPr="00250824">
        <w:rPr>
          <w:rFonts w:ascii="Cascadia Mono" w:hAnsi="Cascadia Mono" w:cs="Cascadia Mono"/>
          <w:noProof w:val="0"/>
          <w:color w:val="000000"/>
          <w:kern w:val="0"/>
          <w:sz w:val="24"/>
          <w:szCs w:val="24"/>
          <w:lang w:val="en-US"/>
        </w:rPr>
        <w:tab/>
      </w:r>
      <w:r w:rsidRPr="00250824">
        <w:rPr>
          <w:rFonts w:ascii="Cascadia Mono" w:hAnsi="Cascadia Mono" w:cs="Cascadia Mono"/>
          <w:noProof w:val="0"/>
          <w:color w:val="0000FF"/>
          <w:kern w:val="0"/>
          <w:sz w:val="24"/>
          <w:szCs w:val="24"/>
          <w:lang w:val="en-US"/>
        </w:rPr>
        <w:t>THROW</w:t>
      </w:r>
      <w:r w:rsidRPr="00250824">
        <w:rPr>
          <w:rFonts w:ascii="Cascadia Mono" w:hAnsi="Cascadia Mono" w:cs="Cascadia Mono"/>
          <w:noProof w:val="0"/>
          <w:color w:val="000000"/>
          <w:kern w:val="0"/>
          <w:sz w:val="24"/>
          <w:szCs w:val="24"/>
          <w:lang w:val="en-US"/>
        </w:rPr>
        <w:t xml:space="preserve"> 50000</w:t>
      </w:r>
      <w:r w:rsidRPr="00250824">
        <w:rPr>
          <w:rFonts w:ascii="Cascadia Mono" w:hAnsi="Cascadia Mono" w:cs="Cascadia Mono"/>
          <w:noProof w:val="0"/>
          <w:color w:val="808080"/>
          <w:kern w:val="0"/>
          <w:sz w:val="24"/>
          <w:szCs w:val="24"/>
          <w:lang w:val="en-US"/>
        </w:rPr>
        <w:t>,</w:t>
      </w:r>
      <w:r w:rsidRPr="00250824">
        <w:rPr>
          <w:rFonts w:ascii="Cascadia Mono" w:hAnsi="Cascadia Mono" w:cs="Cascadia Mono"/>
          <w:noProof w:val="0"/>
          <w:color w:val="000000"/>
          <w:kern w:val="0"/>
          <w:sz w:val="24"/>
          <w:szCs w:val="24"/>
          <w:lang w:val="en-US"/>
        </w:rPr>
        <w:t xml:space="preserve"> </w:t>
      </w:r>
      <w:r w:rsidRPr="00250824">
        <w:rPr>
          <w:rFonts w:ascii="Cascadia Mono" w:hAnsi="Cascadia Mono" w:cs="Cascadia Mono"/>
          <w:noProof w:val="0"/>
          <w:color w:val="FF0000"/>
          <w:kern w:val="0"/>
          <w:sz w:val="24"/>
          <w:szCs w:val="24"/>
          <w:lang w:val="en-US"/>
        </w:rPr>
        <w:t>'</w:t>
      </w:r>
      <w:proofErr w:type="spellStart"/>
      <w:r w:rsidRPr="00250824">
        <w:rPr>
          <w:rFonts w:ascii="Cascadia Mono" w:hAnsi="Cascadia Mono" w:cs="Cascadia Mono"/>
          <w:noProof w:val="0"/>
          <w:color w:val="FF0000"/>
          <w:kern w:val="0"/>
          <w:sz w:val="24"/>
          <w:szCs w:val="24"/>
          <w:lang w:val="en-US"/>
        </w:rPr>
        <w:t>Vui</w:t>
      </w:r>
      <w:proofErr w:type="spellEnd"/>
      <w:r w:rsidRPr="00250824">
        <w:rPr>
          <w:rFonts w:ascii="Cascadia Mono" w:hAnsi="Cascadia Mono" w:cs="Cascadia Mono"/>
          <w:noProof w:val="0"/>
          <w:color w:val="FF0000"/>
          <w:kern w:val="0"/>
          <w:sz w:val="24"/>
          <w:szCs w:val="24"/>
          <w:lang w:val="en-US"/>
        </w:rPr>
        <w:t xml:space="preserve"> </w:t>
      </w:r>
      <w:proofErr w:type="spellStart"/>
      <w:r w:rsidRPr="00250824">
        <w:rPr>
          <w:rFonts w:ascii="Cascadia Mono" w:hAnsi="Cascadia Mono" w:cs="Cascadia Mono"/>
          <w:noProof w:val="0"/>
          <w:color w:val="FF0000"/>
          <w:kern w:val="0"/>
          <w:sz w:val="24"/>
          <w:szCs w:val="24"/>
          <w:lang w:val="en-US"/>
        </w:rPr>
        <w:t>lòng</w:t>
      </w:r>
      <w:proofErr w:type="spellEnd"/>
      <w:r w:rsidRPr="00250824">
        <w:rPr>
          <w:rFonts w:ascii="Cascadia Mono" w:hAnsi="Cascadia Mono" w:cs="Cascadia Mono"/>
          <w:noProof w:val="0"/>
          <w:color w:val="FF0000"/>
          <w:kern w:val="0"/>
          <w:sz w:val="24"/>
          <w:szCs w:val="24"/>
          <w:lang w:val="en-US"/>
        </w:rPr>
        <w:t xml:space="preserve"> </w:t>
      </w:r>
      <w:proofErr w:type="spellStart"/>
      <w:r w:rsidRPr="00250824">
        <w:rPr>
          <w:rFonts w:ascii="Cascadia Mono" w:hAnsi="Cascadia Mono" w:cs="Cascadia Mono"/>
          <w:noProof w:val="0"/>
          <w:color w:val="FF0000"/>
          <w:kern w:val="0"/>
          <w:sz w:val="24"/>
          <w:szCs w:val="24"/>
          <w:lang w:val="en-US"/>
        </w:rPr>
        <w:t>nhập</w:t>
      </w:r>
      <w:proofErr w:type="spellEnd"/>
      <w:r w:rsidRPr="00250824">
        <w:rPr>
          <w:rFonts w:ascii="Cascadia Mono" w:hAnsi="Cascadia Mono" w:cs="Cascadia Mono"/>
          <w:noProof w:val="0"/>
          <w:color w:val="FF0000"/>
          <w:kern w:val="0"/>
          <w:sz w:val="24"/>
          <w:szCs w:val="24"/>
          <w:lang w:val="en-US"/>
        </w:rPr>
        <w:t xml:space="preserve"> </w:t>
      </w:r>
      <w:proofErr w:type="spellStart"/>
      <w:r w:rsidRPr="00250824">
        <w:rPr>
          <w:rFonts w:ascii="Cascadia Mono" w:hAnsi="Cascadia Mono" w:cs="Cascadia Mono"/>
          <w:noProof w:val="0"/>
          <w:color w:val="FF0000"/>
          <w:kern w:val="0"/>
          <w:sz w:val="24"/>
          <w:szCs w:val="24"/>
          <w:lang w:val="en-US"/>
        </w:rPr>
        <w:t>số</w:t>
      </w:r>
      <w:proofErr w:type="spellEnd"/>
      <w:r w:rsidRPr="00250824">
        <w:rPr>
          <w:rFonts w:ascii="Cascadia Mono" w:hAnsi="Cascadia Mono" w:cs="Cascadia Mono"/>
          <w:noProof w:val="0"/>
          <w:color w:val="FF0000"/>
          <w:kern w:val="0"/>
          <w:sz w:val="24"/>
          <w:szCs w:val="24"/>
          <w:lang w:val="en-US"/>
        </w:rPr>
        <w:t xml:space="preserve"> </w:t>
      </w:r>
      <w:proofErr w:type="spellStart"/>
      <w:r w:rsidRPr="00250824">
        <w:rPr>
          <w:rFonts w:ascii="Cascadia Mono" w:hAnsi="Cascadia Mono" w:cs="Cascadia Mono"/>
          <w:noProof w:val="0"/>
          <w:color w:val="FF0000"/>
          <w:kern w:val="0"/>
          <w:sz w:val="24"/>
          <w:szCs w:val="24"/>
          <w:lang w:val="en-US"/>
        </w:rPr>
        <w:t>tiền</w:t>
      </w:r>
      <w:proofErr w:type="spellEnd"/>
      <w:r w:rsidRPr="00250824">
        <w:rPr>
          <w:rFonts w:ascii="Cascadia Mono" w:hAnsi="Cascadia Mono" w:cs="Cascadia Mono"/>
          <w:noProof w:val="0"/>
          <w:color w:val="FF0000"/>
          <w:kern w:val="0"/>
          <w:sz w:val="24"/>
          <w:szCs w:val="24"/>
          <w:lang w:val="en-US"/>
        </w:rPr>
        <w:t>'</w:t>
      </w:r>
      <w:r w:rsidRPr="00250824">
        <w:rPr>
          <w:rFonts w:ascii="Cascadia Mono" w:hAnsi="Cascadia Mono" w:cs="Cascadia Mono"/>
          <w:noProof w:val="0"/>
          <w:color w:val="808080"/>
          <w:kern w:val="0"/>
          <w:sz w:val="24"/>
          <w:szCs w:val="24"/>
          <w:lang w:val="en-US"/>
        </w:rPr>
        <w:t>,</w:t>
      </w:r>
      <w:r w:rsidRPr="00250824">
        <w:rPr>
          <w:rFonts w:ascii="Cascadia Mono" w:hAnsi="Cascadia Mono" w:cs="Cascadia Mono"/>
          <w:noProof w:val="0"/>
          <w:color w:val="000000"/>
          <w:kern w:val="0"/>
          <w:sz w:val="24"/>
          <w:szCs w:val="24"/>
          <w:lang w:val="en-US"/>
        </w:rPr>
        <w:t xml:space="preserve"> </w:t>
      </w:r>
      <w:proofErr w:type="gramStart"/>
      <w:r w:rsidRPr="00250824">
        <w:rPr>
          <w:rFonts w:ascii="Cascadia Mono" w:hAnsi="Cascadia Mono" w:cs="Cascadia Mono"/>
          <w:noProof w:val="0"/>
          <w:color w:val="000000"/>
          <w:kern w:val="0"/>
          <w:sz w:val="24"/>
          <w:szCs w:val="24"/>
          <w:lang w:val="en-US"/>
        </w:rPr>
        <w:t>1</w:t>
      </w:r>
      <w:proofErr w:type="gramEnd"/>
    </w:p>
    <w:p w14:paraId="4FCBE2B6" w14:textId="77777777" w:rsidR="00250824" w:rsidRPr="00250824" w:rsidRDefault="00250824" w:rsidP="002508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50824">
        <w:rPr>
          <w:rFonts w:ascii="Cascadia Mono" w:hAnsi="Cascadia Mono" w:cs="Cascadia Mono"/>
          <w:noProof w:val="0"/>
          <w:color w:val="000000"/>
          <w:kern w:val="0"/>
          <w:sz w:val="24"/>
          <w:szCs w:val="24"/>
          <w:lang w:val="en-US"/>
        </w:rPr>
        <w:tab/>
      </w:r>
      <w:r w:rsidRPr="00250824">
        <w:rPr>
          <w:rFonts w:ascii="Cascadia Mono" w:hAnsi="Cascadia Mono" w:cs="Cascadia Mono"/>
          <w:noProof w:val="0"/>
          <w:color w:val="0000FF"/>
          <w:kern w:val="0"/>
          <w:sz w:val="24"/>
          <w:szCs w:val="24"/>
          <w:lang w:val="en-US"/>
        </w:rPr>
        <w:t>ELSE</w:t>
      </w:r>
      <w:r w:rsidRPr="00250824">
        <w:rPr>
          <w:rFonts w:ascii="Cascadia Mono" w:hAnsi="Cascadia Mono" w:cs="Cascadia Mono"/>
          <w:noProof w:val="0"/>
          <w:color w:val="000000"/>
          <w:kern w:val="0"/>
          <w:sz w:val="24"/>
          <w:szCs w:val="24"/>
          <w:lang w:val="en-US"/>
        </w:rPr>
        <w:t xml:space="preserve"> </w:t>
      </w:r>
      <w:r w:rsidRPr="00250824">
        <w:rPr>
          <w:rFonts w:ascii="Cascadia Mono" w:hAnsi="Cascadia Mono" w:cs="Cascadia Mono"/>
          <w:noProof w:val="0"/>
          <w:color w:val="0000FF"/>
          <w:kern w:val="0"/>
          <w:sz w:val="24"/>
          <w:szCs w:val="24"/>
          <w:lang w:val="en-US"/>
        </w:rPr>
        <w:t>IF</w:t>
      </w:r>
      <w:r w:rsidRPr="00250824">
        <w:rPr>
          <w:rFonts w:ascii="Cascadia Mono" w:hAnsi="Cascadia Mono" w:cs="Cascadia Mono"/>
          <w:noProof w:val="0"/>
          <w:color w:val="000000"/>
          <w:kern w:val="0"/>
          <w:sz w:val="24"/>
          <w:szCs w:val="24"/>
          <w:lang w:val="en-US"/>
        </w:rPr>
        <w:t xml:space="preserve"> @receiptMoney </w:t>
      </w:r>
      <w:r w:rsidRPr="00250824">
        <w:rPr>
          <w:rFonts w:ascii="Cascadia Mono" w:hAnsi="Cascadia Mono" w:cs="Cascadia Mono"/>
          <w:noProof w:val="0"/>
          <w:color w:val="808080"/>
          <w:kern w:val="0"/>
          <w:sz w:val="24"/>
          <w:szCs w:val="24"/>
          <w:lang w:val="en-US"/>
        </w:rPr>
        <w:t>&lt;</w:t>
      </w:r>
      <w:r w:rsidRPr="00250824">
        <w:rPr>
          <w:rFonts w:ascii="Cascadia Mono" w:hAnsi="Cascadia Mono" w:cs="Cascadia Mono"/>
          <w:noProof w:val="0"/>
          <w:color w:val="0000FF"/>
          <w:kern w:val="0"/>
          <w:sz w:val="24"/>
          <w:szCs w:val="24"/>
          <w:lang w:val="en-US"/>
        </w:rPr>
        <w:t xml:space="preserve"> </w:t>
      </w:r>
      <w:r w:rsidRPr="00250824">
        <w:rPr>
          <w:rFonts w:ascii="Cascadia Mono" w:hAnsi="Cascadia Mono" w:cs="Cascadia Mono"/>
          <w:noProof w:val="0"/>
          <w:color w:val="808080"/>
          <w:kern w:val="0"/>
          <w:sz w:val="24"/>
          <w:szCs w:val="24"/>
          <w:lang w:val="en-US"/>
        </w:rPr>
        <w:t>(</w:t>
      </w:r>
      <w:r w:rsidRPr="00250824">
        <w:rPr>
          <w:rFonts w:ascii="Cascadia Mono" w:hAnsi="Cascadia Mono" w:cs="Cascadia Mono"/>
          <w:noProof w:val="0"/>
          <w:color w:val="0000FF"/>
          <w:kern w:val="0"/>
          <w:sz w:val="24"/>
          <w:szCs w:val="24"/>
          <w:lang w:val="en-US"/>
        </w:rPr>
        <w:t>SELECT</w:t>
      </w:r>
      <w:r w:rsidRPr="00250824">
        <w:rPr>
          <w:rFonts w:ascii="Cascadia Mono" w:hAnsi="Cascadia Mono" w:cs="Cascadia Mono"/>
          <w:noProof w:val="0"/>
          <w:color w:val="000000"/>
          <w:kern w:val="0"/>
          <w:sz w:val="24"/>
          <w:szCs w:val="24"/>
          <w:lang w:val="en-US"/>
        </w:rPr>
        <w:t xml:space="preserve"> </w:t>
      </w:r>
      <w:proofErr w:type="spellStart"/>
      <w:r w:rsidRPr="00250824">
        <w:rPr>
          <w:rFonts w:ascii="Cascadia Mono" w:hAnsi="Cascadia Mono" w:cs="Cascadia Mono"/>
          <w:noProof w:val="0"/>
          <w:color w:val="000000"/>
          <w:kern w:val="0"/>
          <w:sz w:val="24"/>
          <w:szCs w:val="24"/>
          <w:lang w:val="en-US"/>
        </w:rPr>
        <w:t>totalPrice</w:t>
      </w:r>
      <w:proofErr w:type="spellEnd"/>
      <w:r w:rsidRPr="00250824">
        <w:rPr>
          <w:rFonts w:ascii="Cascadia Mono" w:hAnsi="Cascadia Mono" w:cs="Cascadia Mono"/>
          <w:noProof w:val="0"/>
          <w:color w:val="000000"/>
          <w:kern w:val="0"/>
          <w:sz w:val="24"/>
          <w:szCs w:val="24"/>
          <w:lang w:val="en-US"/>
        </w:rPr>
        <w:t xml:space="preserve"> </w:t>
      </w:r>
      <w:r w:rsidRPr="00250824">
        <w:rPr>
          <w:rFonts w:ascii="Cascadia Mono" w:hAnsi="Cascadia Mono" w:cs="Cascadia Mono"/>
          <w:noProof w:val="0"/>
          <w:color w:val="0000FF"/>
          <w:kern w:val="0"/>
          <w:sz w:val="24"/>
          <w:szCs w:val="24"/>
          <w:lang w:val="en-US"/>
        </w:rPr>
        <w:t>FROM</w:t>
      </w:r>
      <w:r w:rsidRPr="00250824">
        <w:rPr>
          <w:rFonts w:ascii="Cascadia Mono" w:hAnsi="Cascadia Mono" w:cs="Cascadia Mono"/>
          <w:noProof w:val="0"/>
          <w:color w:val="000000"/>
          <w:kern w:val="0"/>
          <w:sz w:val="24"/>
          <w:szCs w:val="24"/>
          <w:lang w:val="en-US"/>
        </w:rPr>
        <w:t xml:space="preserve"> </w:t>
      </w:r>
      <w:proofErr w:type="spellStart"/>
      <w:r w:rsidRPr="00250824">
        <w:rPr>
          <w:rFonts w:ascii="Cascadia Mono" w:hAnsi="Cascadia Mono" w:cs="Cascadia Mono"/>
          <w:noProof w:val="0"/>
          <w:color w:val="000000"/>
          <w:kern w:val="0"/>
          <w:sz w:val="24"/>
          <w:szCs w:val="24"/>
          <w:lang w:val="en-US"/>
        </w:rPr>
        <w:t>BillTotalPriceView</w:t>
      </w:r>
      <w:proofErr w:type="spellEnd"/>
      <w:r w:rsidRPr="00250824">
        <w:rPr>
          <w:rFonts w:ascii="Cascadia Mono" w:hAnsi="Cascadia Mono" w:cs="Cascadia Mono"/>
          <w:noProof w:val="0"/>
          <w:color w:val="000000"/>
          <w:kern w:val="0"/>
          <w:sz w:val="24"/>
          <w:szCs w:val="24"/>
          <w:lang w:val="en-US"/>
        </w:rPr>
        <w:t xml:space="preserve"> </w:t>
      </w:r>
      <w:r w:rsidRPr="00250824">
        <w:rPr>
          <w:rFonts w:ascii="Cascadia Mono" w:hAnsi="Cascadia Mono" w:cs="Cascadia Mono"/>
          <w:noProof w:val="0"/>
          <w:color w:val="0000FF"/>
          <w:kern w:val="0"/>
          <w:sz w:val="24"/>
          <w:szCs w:val="24"/>
          <w:lang w:val="en-US"/>
        </w:rPr>
        <w:t>WHERE</w:t>
      </w:r>
      <w:r w:rsidRPr="00250824">
        <w:rPr>
          <w:rFonts w:ascii="Cascadia Mono" w:hAnsi="Cascadia Mono" w:cs="Cascadia Mono"/>
          <w:noProof w:val="0"/>
          <w:color w:val="000000"/>
          <w:kern w:val="0"/>
          <w:sz w:val="24"/>
          <w:szCs w:val="24"/>
          <w:lang w:val="en-US"/>
        </w:rPr>
        <w:t xml:space="preserve"> ID </w:t>
      </w:r>
      <w:r w:rsidRPr="00250824">
        <w:rPr>
          <w:rFonts w:ascii="Cascadia Mono" w:hAnsi="Cascadia Mono" w:cs="Cascadia Mono"/>
          <w:noProof w:val="0"/>
          <w:color w:val="808080"/>
          <w:kern w:val="0"/>
          <w:sz w:val="24"/>
          <w:szCs w:val="24"/>
          <w:lang w:val="en-US"/>
        </w:rPr>
        <w:t>=</w:t>
      </w:r>
      <w:r w:rsidRPr="00250824">
        <w:rPr>
          <w:rFonts w:ascii="Cascadia Mono" w:hAnsi="Cascadia Mono" w:cs="Cascadia Mono"/>
          <w:noProof w:val="0"/>
          <w:color w:val="000000"/>
          <w:kern w:val="0"/>
          <w:sz w:val="24"/>
          <w:szCs w:val="24"/>
          <w:lang w:val="en-US"/>
        </w:rPr>
        <w:t xml:space="preserve"> @billID</w:t>
      </w:r>
      <w:r w:rsidRPr="00250824">
        <w:rPr>
          <w:rFonts w:ascii="Cascadia Mono" w:hAnsi="Cascadia Mono" w:cs="Cascadia Mono"/>
          <w:noProof w:val="0"/>
          <w:color w:val="808080"/>
          <w:kern w:val="0"/>
          <w:sz w:val="24"/>
          <w:szCs w:val="24"/>
          <w:lang w:val="en-US"/>
        </w:rPr>
        <w:t>)</w:t>
      </w:r>
      <w:r w:rsidRPr="00250824">
        <w:rPr>
          <w:rFonts w:ascii="Cascadia Mono" w:hAnsi="Cascadia Mono" w:cs="Cascadia Mono"/>
          <w:noProof w:val="0"/>
          <w:color w:val="000000"/>
          <w:kern w:val="0"/>
          <w:sz w:val="24"/>
          <w:szCs w:val="24"/>
          <w:lang w:val="en-US"/>
        </w:rPr>
        <w:t xml:space="preserve"> </w:t>
      </w:r>
      <w:r w:rsidRPr="00250824">
        <w:rPr>
          <w:rFonts w:ascii="Cascadia Mono" w:hAnsi="Cascadia Mono" w:cs="Cascadia Mono"/>
          <w:noProof w:val="0"/>
          <w:color w:val="808080"/>
          <w:kern w:val="0"/>
          <w:sz w:val="24"/>
          <w:szCs w:val="24"/>
          <w:lang w:val="en-US"/>
        </w:rPr>
        <w:t>AND</w:t>
      </w:r>
      <w:r w:rsidRPr="00250824">
        <w:rPr>
          <w:rFonts w:ascii="Cascadia Mono" w:hAnsi="Cascadia Mono" w:cs="Cascadia Mono"/>
          <w:noProof w:val="0"/>
          <w:color w:val="000000"/>
          <w:kern w:val="0"/>
          <w:sz w:val="24"/>
          <w:szCs w:val="24"/>
          <w:lang w:val="en-US"/>
        </w:rPr>
        <w:t xml:space="preserve"> @receiptMoney </w:t>
      </w:r>
      <w:r w:rsidRPr="00250824">
        <w:rPr>
          <w:rFonts w:ascii="Cascadia Mono" w:hAnsi="Cascadia Mono" w:cs="Cascadia Mono"/>
          <w:noProof w:val="0"/>
          <w:color w:val="808080"/>
          <w:kern w:val="0"/>
          <w:sz w:val="24"/>
          <w:szCs w:val="24"/>
          <w:lang w:val="en-US"/>
        </w:rPr>
        <w:t>&gt;</w:t>
      </w:r>
      <w:r w:rsidRPr="00250824">
        <w:rPr>
          <w:rFonts w:ascii="Cascadia Mono" w:hAnsi="Cascadia Mono" w:cs="Cascadia Mono"/>
          <w:noProof w:val="0"/>
          <w:color w:val="000000"/>
          <w:kern w:val="0"/>
          <w:sz w:val="24"/>
          <w:szCs w:val="24"/>
          <w:lang w:val="en-US"/>
        </w:rPr>
        <w:t xml:space="preserve"> 0</w:t>
      </w:r>
    </w:p>
    <w:p w14:paraId="5BC54532" w14:textId="77777777" w:rsidR="00250824" w:rsidRPr="00250824" w:rsidRDefault="00250824" w:rsidP="002508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50824">
        <w:rPr>
          <w:rFonts w:ascii="Cascadia Mono" w:hAnsi="Cascadia Mono" w:cs="Cascadia Mono"/>
          <w:noProof w:val="0"/>
          <w:color w:val="000000"/>
          <w:kern w:val="0"/>
          <w:sz w:val="24"/>
          <w:szCs w:val="24"/>
          <w:lang w:val="en-US"/>
        </w:rPr>
        <w:tab/>
      </w:r>
      <w:r w:rsidRPr="00250824">
        <w:rPr>
          <w:rFonts w:ascii="Cascadia Mono" w:hAnsi="Cascadia Mono" w:cs="Cascadia Mono"/>
          <w:noProof w:val="0"/>
          <w:color w:val="000000"/>
          <w:kern w:val="0"/>
          <w:sz w:val="24"/>
          <w:szCs w:val="24"/>
          <w:lang w:val="en-US"/>
        </w:rPr>
        <w:tab/>
      </w:r>
      <w:r w:rsidRPr="00250824">
        <w:rPr>
          <w:rFonts w:ascii="Cascadia Mono" w:hAnsi="Cascadia Mono" w:cs="Cascadia Mono"/>
          <w:noProof w:val="0"/>
          <w:color w:val="0000FF"/>
          <w:kern w:val="0"/>
          <w:sz w:val="24"/>
          <w:szCs w:val="24"/>
          <w:lang w:val="en-US"/>
        </w:rPr>
        <w:t>THROW</w:t>
      </w:r>
      <w:r w:rsidRPr="00250824">
        <w:rPr>
          <w:rFonts w:ascii="Cascadia Mono" w:hAnsi="Cascadia Mono" w:cs="Cascadia Mono"/>
          <w:noProof w:val="0"/>
          <w:color w:val="000000"/>
          <w:kern w:val="0"/>
          <w:sz w:val="24"/>
          <w:szCs w:val="24"/>
          <w:lang w:val="en-US"/>
        </w:rPr>
        <w:t xml:space="preserve"> 50000</w:t>
      </w:r>
      <w:r w:rsidRPr="00250824">
        <w:rPr>
          <w:rFonts w:ascii="Cascadia Mono" w:hAnsi="Cascadia Mono" w:cs="Cascadia Mono"/>
          <w:noProof w:val="0"/>
          <w:color w:val="808080"/>
          <w:kern w:val="0"/>
          <w:sz w:val="24"/>
          <w:szCs w:val="24"/>
          <w:lang w:val="en-US"/>
        </w:rPr>
        <w:t>,</w:t>
      </w:r>
      <w:r w:rsidRPr="00250824">
        <w:rPr>
          <w:rFonts w:ascii="Cascadia Mono" w:hAnsi="Cascadia Mono" w:cs="Cascadia Mono"/>
          <w:noProof w:val="0"/>
          <w:color w:val="000000"/>
          <w:kern w:val="0"/>
          <w:sz w:val="24"/>
          <w:szCs w:val="24"/>
          <w:lang w:val="en-US"/>
        </w:rPr>
        <w:t xml:space="preserve"> </w:t>
      </w:r>
      <w:r w:rsidRPr="00250824">
        <w:rPr>
          <w:rFonts w:ascii="Cascadia Mono" w:hAnsi="Cascadia Mono" w:cs="Cascadia Mono"/>
          <w:noProof w:val="0"/>
          <w:color w:val="FF0000"/>
          <w:kern w:val="0"/>
          <w:sz w:val="24"/>
          <w:szCs w:val="24"/>
          <w:lang w:val="en-US"/>
        </w:rPr>
        <w:t>'</w:t>
      </w:r>
      <w:proofErr w:type="spellStart"/>
      <w:r w:rsidRPr="00250824">
        <w:rPr>
          <w:rFonts w:ascii="Cascadia Mono" w:hAnsi="Cascadia Mono" w:cs="Cascadia Mono"/>
          <w:noProof w:val="0"/>
          <w:color w:val="FF0000"/>
          <w:kern w:val="0"/>
          <w:sz w:val="24"/>
          <w:szCs w:val="24"/>
          <w:lang w:val="en-US"/>
        </w:rPr>
        <w:t>Số</w:t>
      </w:r>
      <w:proofErr w:type="spellEnd"/>
      <w:r w:rsidRPr="00250824">
        <w:rPr>
          <w:rFonts w:ascii="Cascadia Mono" w:hAnsi="Cascadia Mono" w:cs="Cascadia Mono"/>
          <w:noProof w:val="0"/>
          <w:color w:val="FF0000"/>
          <w:kern w:val="0"/>
          <w:sz w:val="24"/>
          <w:szCs w:val="24"/>
          <w:lang w:val="en-US"/>
        </w:rPr>
        <w:t xml:space="preserve"> </w:t>
      </w:r>
      <w:proofErr w:type="spellStart"/>
      <w:r w:rsidRPr="00250824">
        <w:rPr>
          <w:rFonts w:ascii="Cascadia Mono" w:hAnsi="Cascadia Mono" w:cs="Cascadia Mono"/>
          <w:noProof w:val="0"/>
          <w:color w:val="FF0000"/>
          <w:kern w:val="0"/>
          <w:sz w:val="24"/>
          <w:szCs w:val="24"/>
          <w:lang w:val="en-US"/>
        </w:rPr>
        <w:t>tiền</w:t>
      </w:r>
      <w:proofErr w:type="spellEnd"/>
      <w:r w:rsidRPr="00250824">
        <w:rPr>
          <w:rFonts w:ascii="Cascadia Mono" w:hAnsi="Cascadia Mono" w:cs="Cascadia Mono"/>
          <w:noProof w:val="0"/>
          <w:color w:val="FF0000"/>
          <w:kern w:val="0"/>
          <w:sz w:val="24"/>
          <w:szCs w:val="24"/>
          <w:lang w:val="en-US"/>
        </w:rPr>
        <w:t xml:space="preserve"> </w:t>
      </w:r>
      <w:proofErr w:type="spellStart"/>
      <w:r w:rsidRPr="00250824">
        <w:rPr>
          <w:rFonts w:ascii="Cascadia Mono" w:hAnsi="Cascadia Mono" w:cs="Cascadia Mono"/>
          <w:noProof w:val="0"/>
          <w:color w:val="FF0000"/>
          <w:kern w:val="0"/>
          <w:sz w:val="24"/>
          <w:szCs w:val="24"/>
          <w:lang w:val="en-US"/>
        </w:rPr>
        <w:t>không</w:t>
      </w:r>
      <w:proofErr w:type="spellEnd"/>
      <w:r w:rsidRPr="00250824">
        <w:rPr>
          <w:rFonts w:ascii="Cascadia Mono" w:hAnsi="Cascadia Mono" w:cs="Cascadia Mono"/>
          <w:noProof w:val="0"/>
          <w:color w:val="FF0000"/>
          <w:kern w:val="0"/>
          <w:sz w:val="24"/>
          <w:szCs w:val="24"/>
          <w:lang w:val="en-US"/>
        </w:rPr>
        <w:t xml:space="preserve"> </w:t>
      </w:r>
      <w:proofErr w:type="spellStart"/>
      <w:r w:rsidRPr="00250824">
        <w:rPr>
          <w:rFonts w:ascii="Cascadia Mono" w:hAnsi="Cascadia Mono" w:cs="Cascadia Mono"/>
          <w:noProof w:val="0"/>
          <w:color w:val="FF0000"/>
          <w:kern w:val="0"/>
          <w:sz w:val="24"/>
          <w:szCs w:val="24"/>
          <w:lang w:val="en-US"/>
        </w:rPr>
        <w:t>đủ</w:t>
      </w:r>
      <w:proofErr w:type="spellEnd"/>
      <w:r w:rsidRPr="00250824">
        <w:rPr>
          <w:rFonts w:ascii="Cascadia Mono" w:hAnsi="Cascadia Mono" w:cs="Cascadia Mono"/>
          <w:noProof w:val="0"/>
          <w:color w:val="FF0000"/>
          <w:kern w:val="0"/>
          <w:sz w:val="24"/>
          <w:szCs w:val="24"/>
          <w:lang w:val="en-US"/>
        </w:rPr>
        <w:t>'</w:t>
      </w:r>
      <w:r w:rsidRPr="00250824">
        <w:rPr>
          <w:rFonts w:ascii="Cascadia Mono" w:hAnsi="Cascadia Mono" w:cs="Cascadia Mono"/>
          <w:noProof w:val="0"/>
          <w:color w:val="808080"/>
          <w:kern w:val="0"/>
          <w:sz w:val="24"/>
          <w:szCs w:val="24"/>
          <w:lang w:val="en-US"/>
        </w:rPr>
        <w:t>,</w:t>
      </w:r>
      <w:r w:rsidRPr="00250824">
        <w:rPr>
          <w:rFonts w:ascii="Cascadia Mono" w:hAnsi="Cascadia Mono" w:cs="Cascadia Mono"/>
          <w:noProof w:val="0"/>
          <w:color w:val="000000"/>
          <w:kern w:val="0"/>
          <w:sz w:val="24"/>
          <w:szCs w:val="24"/>
          <w:lang w:val="en-US"/>
        </w:rPr>
        <w:t xml:space="preserve"> </w:t>
      </w:r>
      <w:proofErr w:type="gramStart"/>
      <w:r w:rsidRPr="00250824">
        <w:rPr>
          <w:rFonts w:ascii="Cascadia Mono" w:hAnsi="Cascadia Mono" w:cs="Cascadia Mono"/>
          <w:noProof w:val="0"/>
          <w:color w:val="000000"/>
          <w:kern w:val="0"/>
          <w:sz w:val="24"/>
          <w:szCs w:val="24"/>
          <w:lang w:val="en-US"/>
        </w:rPr>
        <w:t>1</w:t>
      </w:r>
      <w:proofErr w:type="gramEnd"/>
    </w:p>
    <w:p w14:paraId="39FC6A47" w14:textId="77777777" w:rsidR="00250824" w:rsidRPr="00250824" w:rsidRDefault="00250824" w:rsidP="002508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50824">
        <w:rPr>
          <w:rFonts w:ascii="Cascadia Mono" w:hAnsi="Cascadia Mono" w:cs="Cascadia Mono"/>
          <w:noProof w:val="0"/>
          <w:color w:val="000000"/>
          <w:kern w:val="0"/>
          <w:sz w:val="24"/>
          <w:szCs w:val="24"/>
          <w:lang w:val="en-US"/>
        </w:rPr>
        <w:tab/>
      </w:r>
      <w:r w:rsidRPr="00250824">
        <w:rPr>
          <w:rFonts w:ascii="Cascadia Mono" w:hAnsi="Cascadia Mono" w:cs="Cascadia Mono"/>
          <w:noProof w:val="0"/>
          <w:color w:val="0000FF"/>
          <w:kern w:val="0"/>
          <w:sz w:val="24"/>
          <w:szCs w:val="24"/>
          <w:lang w:val="en-US"/>
        </w:rPr>
        <w:t>ELSE</w:t>
      </w:r>
    </w:p>
    <w:p w14:paraId="2385FAD7" w14:textId="77777777" w:rsidR="00250824" w:rsidRPr="00250824" w:rsidRDefault="00250824" w:rsidP="002508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50824">
        <w:rPr>
          <w:rFonts w:ascii="Cascadia Mono" w:hAnsi="Cascadia Mono" w:cs="Cascadia Mono"/>
          <w:noProof w:val="0"/>
          <w:color w:val="000000"/>
          <w:kern w:val="0"/>
          <w:sz w:val="24"/>
          <w:szCs w:val="24"/>
          <w:lang w:val="en-US"/>
        </w:rPr>
        <w:tab/>
      </w:r>
      <w:r w:rsidRPr="00250824">
        <w:rPr>
          <w:rFonts w:ascii="Cascadia Mono" w:hAnsi="Cascadia Mono" w:cs="Cascadia Mono"/>
          <w:noProof w:val="0"/>
          <w:color w:val="000000"/>
          <w:kern w:val="0"/>
          <w:sz w:val="24"/>
          <w:szCs w:val="24"/>
          <w:lang w:val="en-US"/>
        </w:rPr>
        <w:tab/>
      </w:r>
      <w:r w:rsidRPr="00250824">
        <w:rPr>
          <w:rFonts w:ascii="Cascadia Mono" w:hAnsi="Cascadia Mono" w:cs="Cascadia Mono"/>
          <w:noProof w:val="0"/>
          <w:color w:val="0000FF"/>
          <w:kern w:val="0"/>
          <w:sz w:val="24"/>
          <w:szCs w:val="24"/>
          <w:lang w:val="en-US"/>
        </w:rPr>
        <w:t>THROW</w:t>
      </w:r>
      <w:r w:rsidRPr="00250824">
        <w:rPr>
          <w:rFonts w:ascii="Cascadia Mono" w:hAnsi="Cascadia Mono" w:cs="Cascadia Mono"/>
          <w:noProof w:val="0"/>
          <w:color w:val="000000"/>
          <w:kern w:val="0"/>
          <w:sz w:val="24"/>
          <w:szCs w:val="24"/>
          <w:lang w:val="en-US"/>
        </w:rPr>
        <w:t xml:space="preserve"> 50000</w:t>
      </w:r>
      <w:r w:rsidRPr="00250824">
        <w:rPr>
          <w:rFonts w:ascii="Cascadia Mono" w:hAnsi="Cascadia Mono" w:cs="Cascadia Mono"/>
          <w:noProof w:val="0"/>
          <w:color w:val="808080"/>
          <w:kern w:val="0"/>
          <w:sz w:val="24"/>
          <w:szCs w:val="24"/>
          <w:lang w:val="en-US"/>
        </w:rPr>
        <w:t>,</w:t>
      </w:r>
      <w:r w:rsidRPr="00250824">
        <w:rPr>
          <w:rFonts w:ascii="Cascadia Mono" w:hAnsi="Cascadia Mono" w:cs="Cascadia Mono"/>
          <w:noProof w:val="0"/>
          <w:color w:val="000000"/>
          <w:kern w:val="0"/>
          <w:sz w:val="24"/>
          <w:szCs w:val="24"/>
          <w:lang w:val="en-US"/>
        </w:rPr>
        <w:t xml:space="preserve"> </w:t>
      </w:r>
      <w:r w:rsidRPr="00250824">
        <w:rPr>
          <w:rFonts w:ascii="Cascadia Mono" w:hAnsi="Cascadia Mono" w:cs="Cascadia Mono"/>
          <w:noProof w:val="0"/>
          <w:color w:val="FF0000"/>
          <w:kern w:val="0"/>
          <w:sz w:val="24"/>
          <w:szCs w:val="24"/>
          <w:lang w:val="en-US"/>
        </w:rPr>
        <w:t>'</w:t>
      </w:r>
      <w:proofErr w:type="spellStart"/>
      <w:r w:rsidRPr="00250824">
        <w:rPr>
          <w:rFonts w:ascii="Cascadia Mono" w:hAnsi="Cascadia Mono" w:cs="Cascadia Mono"/>
          <w:noProof w:val="0"/>
          <w:color w:val="FF0000"/>
          <w:kern w:val="0"/>
          <w:sz w:val="24"/>
          <w:szCs w:val="24"/>
          <w:lang w:val="en-US"/>
        </w:rPr>
        <w:t>Số</w:t>
      </w:r>
      <w:proofErr w:type="spellEnd"/>
      <w:r w:rsidRPr="00250824">
        <w:rPr>
          <w:rFonts w:ascii="Cascadia Mono" w:hAnsi="Cascadia Mono" w:cs="Cascadia Mono"/>
          <w:noProof w:val="0"/>
          <w:color w:val="FF0000"/>
          <w:kern w:val="0"/>
          <w:sz w:val="24"/>
          <w:szCs w:val="24"/>
          <w:lang w:val="en-US"/>
        </w:rPr>
        <w:t xml:space="preserve"> </w:t>
      </w:r>
      <w:proofErr w:type="spellStart"/>
      <w:r w:rsidRPr="00250824">
        <w:rPr>
          <w:rFonts w:ascii="Cascadia Mono" w:hAnsi="Cascadia Mono" w:cs="Cascadia Mono"/>
          <w:noProof w:val="0"/>
          <w:color w:val="FF0000"/>
          <w:kern w:val="0"/>
          <w:sz w:val="24"/>
          <w:szCs w:val="24"/>
          <w:lang w:val="en-US"/>
        </w:rPr>
        <w:t>tiền</w:t>
      </w:r>
      <w:proofErr w:type="spellEnd"/>
      <w:r w:rsidRPr="00250824">
        <w:rPr>
          <w:rFonts w:ascii="Cascadia Mono" w:hAnsi="Cascadia Mono" w:cs="Cascadia Mono"/>
          <w:noProof w:val="0"/>
          <w:color w:val="FF0000"/>
          <w:kern w:val="0"/>
          <w:sz w:val="24"/>
          <w:szCs w:val="24"/>
          <w:lang w:val="en-US"/>
        </w:rPr>
        <w:t xml:space="preserve"> </w:t>
      </w:r>
      <w:proofErr w:type="spellStart"/>
      <w:r w:rsidRPr="00250824">
        <w:rPr>
          <w:rFonts w:ascii="Cascadia Mono" w:hAnsi="Cascadia Mono" w:cs="Cascadia Mono"/>
          <w:noProof w:val="0"/>
          <w:color w:val="FF0000"/>
          <w:kern w:val="0"/>
          <w:sz w:val="24"/>
          <w:szCs w:val="24"/>
          <w:lang w:val="en-US"/>
        </w:rPr>
        <w:t>không</w:t>
      </w:r>
      <w:proofErr w:type="spellEnd"/>
      <w:r w:rsidRPr="00250824">
        <w:rPr>
          <w:rFonts w:ascii="Cascadia Mono" w:hAnsi="Cascadia Mono" w:cs="Cascadia Mono"/>
          <w:noProof w:val="0"/>
          <w:color w:val="FF0000"/>
          <w:kern w:val="0"/>
          <w:sz w:val="24"/>
          <w:szCs w:val="24"/>
          <w:lang w:val="en-US"/>
        </w:rPr>
        <w:t xml:space="preserve"> </w:t>
      </w:r>
      <w:proofErr w:type="spellStart"/>
      <w:r w:rsidRPr="00250824">
        <w:rPr>
          <w:rFonts w:ascii="Cascadia Mono" w:hAnsi="Cascadia Mono" w:cs="Cascadia Mono"/>
          <w:noProof w:val="0"/>
          <w:color w:val="FF0000"/>
          <w:kern w:val="0"/>
          <w:sz w:val="24"/>
          <w:szCs w:val="24"/>
          <w:lang w:val="en-US"/>
        </w:rPr>
        <w:t>hợp</w:t>
      </w:r>
      <w:proofErr w:type="spellEnd"/>
      <w:r w:rsidRPr="00250824">
        <w:rPr>
          <w:rFonts w:ascii="Cascadia Mono" w:hAnsi="Cascadia Mono" w:cs="Cascadia Mono"/>
          <w:noProof w:val="0"/>
          <w:color w:val="FF0000"/>
          <w:kern w:val="0"/>
          <w:sz w:val="24"/>
          <w:szCs w:val="24"/>
          <w:lang w:val="en-US"/>
        </w:rPr>
        <w:t xml:space="preserve"> </w:t>
      </w:r>
      <w:proofErr w:type="spellStart"/>
      <w:r w:rsidRPr="00250824">
        <w:rPr>
          <w:rFonts w:ascii="Cascadia Mono" w:hAnsi="Cascadia Mono" w:cs="Cascadia Mono"/>
          <w:noProof w:val="0"/>
          <w:color w:val="FF0000"/>
          <w:kern w:val="0"/>
          <w:sz w:val="24"/>
          <w:szCs w:val="24"/>
          <w:lang w:val="en-US"/>
        </w:rPr>
        <w:t>lệ</w:t>
      </w:r>
      <w:proofErr w:type="spellEnd"/>
      <w:r w:rsidRPr="00250824">
        <w:rPr>
          <w:rFonts w:ascii="Cascadia Mono" w:hAnsi="Cascadia Mono" w:cs="Cascadia Mono"/>
          <w:noProof w:val="0"/>
          <w:color w:val="FF0000"/>
          <w:kern w:val="0"/>
          <w:sz w:val="24"/>
          <w:szCs w:val="24"/>
          <w:lang w:val="en-US"/>
        </w:rPr>
        <w:t>'</w:t>
      </w:r>
      <w:r w:rsidRPr="00250824">
        <w:rPr>
          <w:rFonts w:ascii="Cascadia Mono" w:hAnsi="Cascadia Mono" w:cs="Cascadia Mono"/>
          <w:noProof w:val="0"/>
          <w:color w:val="808080"/>
          <w:kern w:val="0"/>
          <w:sz w:val="24"/>
          <w:szCs w:val="24"/>
          <w:lang w:val="en-US"/>
        </w:rPr>
        <w:t>,</w:t>
      </w:r>
      <w:r w:rsidRPr="00250824">
        <w:rPr>
          <w:rFonts w:ascii="Cascadia Mono" w:hAnsi="Cascadia Mono" w:cs="Cascadia Mono"/>
          <w:noProof w:val="0"/>
          <w:color w:val="000000"/>
          <w:kern w:val="0"/>
          <w:sz w:val="24"/>
          <w:szCs w:val="24"/>
          <w:lang w:val="en-US"/>
        </w:rPr>
        <w:t xml:space="preserve"> </w:t>
      </w:r>
      <w:proofErr w:type="gramStart"/>
      <w:r w:rsidRPr="00250824">
        <w:rPr>
          <w:rFonts w:ascii="Cascadia Mono" w:hAnsi="Cascadia Mono" w:cs="Cascadia Mono"/>
          <w:noProof w:val="0"/>
          <w:color w:val="000000"/>
          <w:kern w:val="0"/>
          <w:sz w:val="24"/>
          <w:szCs w:val="24"/>
          <w:lang w:val="en-US"/>
        </w:rPr>
        <w:t>1</w:t>
      </w:r>
      <w:proofErr w:type="gramEnd"/>
    </w:p>
    <w:p w14:paraId="65F4C3CC" w14:textId="77777777" w:rsidR="00250824" w:rsidRPr="00250824" w:rsidRDefault="00250824" w:rsidP="002508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50824">
        <w:rPr>
          <w:rFonts w:ascii="Cascadia Mono" w:hAnsi="Cascadia Mono" w:cs="Cascadia Mono"/>
          <w:noProof w:val="0"/>
          <w:color w:val="0000FF"/>
          <w:kern w:val="0"/>
          <w:sz w:val="24"/>
          <w:szCs w:val="24"/>
          <w:lang w:val="en-US"/>
        </w:rPr>
        <w:t>END</w:t>
      </w:r>
    </w:p>
    <w:p w14:paraId="5C09A79C" w14:textId="7A086410" w:rsidR="00FA1B05" w:rsidRDefault="00250824" w:rsidP="00250824">
      <w:pPr>
        <w:pStyle w:val="ListParagraph"/>
        <w:pBdr>
          <w:top w:val="single" w:sz="4" w:space="1" w:color="auto"/>
          <w:left w:val="single" w:sz="4" w:space="4" w:color="auto"/>
          <w:bottom w:val="single" w:sz="4" w:space="1" w:color="auto"/>
          <w:right w:val="single" w:sz="4" w:space="4" w:color="auto"/>
        </w:pBdr>
        <w:spacing w:after="0" w:line="360" w:lineRule="auto"/>
        <w:ind w:left="1584"/>
        <w:rPr>
          <w:rFonts w:ascii="Times New Roman" w:hAnsi="Times New Roman" w:cs="Times New Roman"/>
          <w:sz w:val="28"/>
          <w:szCs w:val="28"/>
          <w:u w:val="single"/>
          <w:lang w:val="en-US"/>
        </w:rPr>
      </w:pPr>
      <w:r w:rsidRPr="00250824">
        <w:rPr>
          <w:rFonts w:ascii="Cascadia Mono" w:hAnsi="Cascadia Mono" w:cs="Cascadia Mono"/>
          <w:noProof w:val="0"/>
          <w:color w:val="0000FF"/>
          <w:kern w:val="0"/>
          <w:sz w:val="24"/>
          <w:szCs w:val="24"/>
          <w:lang w:val="en-US"/>
        </w:rPr>
        <w:t>GO</w:t>
      </w:r>
    </w:p>
    <w:p w14:paraId="5853DB44" w14:textId="77777777" w:rsidR="00FA1B05" w:rsidRDefault="00FA1B05" w:rsidP="00FA1B05">
      <w:pPr>
        <w:pStyle w:val="ListParagraph"/>
        <w:spacing w:after="0" w:line="360" w:lineRule="auto"/>
        <w:ind w:left="1584"/>
        <w:rPr>
          <w:rFonts w:ascii="Times New Roman" w:hAnsi="Times New Roman" w:cs="Times New Roman"/>
          <w:sz w:val="28"/>
          <w:szCs w:val="28"/>
          <w:u w:val="single"/>
          <w:lang w:val="en-US"/>
        </w:rPr>
      </w:pPr>
    </w:p>
    <w:p w14:paraId="6061A170" w14:textId="2D193EBD" w:rsidR="00FA1B05" w:rsidRDefault="00FA1B05" w:rsidP="00FA1B05">
      <w:pPr>
        <w:pStyle w:val="ListParagraph"/>
        <w:spacing w:after="0" w:line="360" w:lineRule="auto"/>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C# code:</w:t>
      </w:r>
    </w:p>
    <w:p w14:paraId="6F229CE1" w14:textId="77777777" w:rsidR="00FA1B05" w:rsidRPr="00250824" w:rsidRDefault="00FA1B05" w:rsidP="00FA1B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50824">
        <w:rPr>
          <w:rFonts w:ascii="Cascadia Mono" w:hAnsi="Cascadia Mono" w:cs="Cascadia Mono"/>
          <w:noProof w:val="0"/>
          <w:color w:val="000000"/>
          <w:kern w:val="0"/>
          <w:sz w:val="24"/>
          <w:szCs w:val="24"/>
          <w:lang w:val="en-US"/>
        </w:rPr>
        <w:t>try</w:t>
      </w:r>
    </w:p>
    <w:p w14:paraId="1DE94E10" w14:textId="77777777" w:rsidR="00FA1B05" w:rsidRPr="00250824" w:rsidRDefault="00FA1B05" w:rsidP="00FA1B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50824">
        <w:rPr>
          <w:rFonts w:ascii="Cascadia Mono" w:hAnsi="Cascadia Mono" w:cs="Cascadia Mono"/>
          <w:noProof w:val="0"/>
          <w:color w:val="000000"/>
          <w:kern w:val="0"/>
          <w:sz w:val="24"/>
          <w:szCs w:val="24"/>
          <w:lang w:val="en-US"/>
        </w:rPr>
        <w:t>{</w:t>
      </w:r>
    </w:p>
    <w:p w14:paraId="1A648C10" w14:textId="77777777" w:rsidR="00FA1B05" w:rsidRPr="00250824" w:rsidRDefault="00FA1B05" w:rsidP="00FA1B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50824">
        <w:rPr>
          <w:rFonts w:ascii="Cascadia Mono" w:hAnsi="Cascadia Mono" w:cs="Cascadia Mono"/>
          <w:noProof w:val="0"/>
          <w:color w:val="000000"/>
          <w:kern w:val="0"/>
          <w:sz w:val="24"/>
          <w:szCs w:val="24"/>
          <w:lang w:val="en-US"/>
        </w:rPr>
        <w:t xml:space="preserve">   if (</w:t>
      </w:r>
      <w:proofErr w:type="spellStart"/>
      <w:proofErr w:type="gramStart"/>
      <w:r w:rsidRPr="00250824">
        <w:rPr>
          <w:rFonts w:ascii="Cascadia Mono" w:hAnsi="Cascadia Mono" w:cs="Cascadia Mono"/>
          <w:noProof w:val="0"/>
          <w:color w:val="000000"/>
          <w:kern w:val="0"/>
          <w:sz w:val="24"/>
          <w:szCs w:val="24"/>
          <w:lang w:val="en-US"/>
        </w:rPr>
        <w:t>DataProvider.Instance.ExecuteNonQuery</w:t>
      </w:r>
      <w:proofErr w:type="spellEnd"/>
      <w:proofErr w:type="gramEnd"/>
      <w:r w:rsidRPr="00250824">
        <w:rPr>
          <w:rFonts w:ascii="Cascadia Mono" w:hAnsi="Cascadia Mono" w:cs="Cascadia Mono"/>
          <w:noProof w:val="0"/>
          <w:color w:val="000000"/>
          <w:kern w:val="0"/>
          <w:sz w:val="24"/>
          <w:szCs w:val="24"/>
          <w:lang w:val="en-US"/>
        </w:rPr>
        <w:t xml:space="preserve">("EXEC </w:t>
      </w:r>
      <w:proofErr w:type="spellStart"/>
      <w:r w:rsidRPr="00250824">
        <w:rPr>
          <w:rFonts w:ascii="Cascadia Mono" w:hAnsi="Cascadia Mono" w:cs="Cascadia Mono"/>
          <w:noProof w:val="0"/>
          <w:color w:val="000000"/>
          <w:kern w:val="0"/>
          <w:sz w:val="24"/>
          <w:szCs w:val="24"/>
          <w:lang w:val="en-US"/>
        </w:rPr>
        <w:t>updateReceiptMoney</w:t>
      </w:r>
      <w:proofErr w:type="spellEnd"/>
      <w:r w:rsidRPr="00250824">
        <w:rPr>
          <w:rFonts w:ascii="Cascadia Mono" w:hAnsi="Cascadia Mono" w:cs="Cascadia Mono"/>
          <w:noProof w:val="0"/>
          <w:color w:val="000000"/>
          <w:kern w:val="0"/>
          <w:sz w:val="24"/>
          <w:szCs w:val="24"/>
          <w:lang w:val="en-US"/>
        </w:rPr>
        <w:t xml:space="preserve"> @ID , @receiptMoney ", new object[] { </w:t>
      </w:r>
      <w:proofErr w:type="spellStart"/>
      <w:r w:rsidRPr="00250824">
        <w:rPr>
          <w:rFonts w:ascii="Cascadia Mono" w:hAnsi="Cascadia Mono" w:cs="Cascadia Mono"/>
          <w:noProof w:val="0"/>
          <w:color w:val="000000"/>
          <w:kern w:val="0"/>
          <w:sz w:val="24"/>
          <w:szCs w:val="24"/>
          <w:lang w:val="en-US"/>
        </w:rPr>
        <w:t>tbxIDBill.Text</w:t>
      </w:r>
      <w:proofErr w:type="spellEnd"/>
      <w:r w:rsidRPr="00250824">
        <w:rPr>
          <w:rFonts w:ascii="Cascadia Mono" w:hAnsi="Cascadia Mono" w:cs="Cascadia Mono"/>
          <w:noProof w:val="0"/>
          <w:color w:val="000000"/>
          <w:kern w:val="0"/>
          <w:sz w:val="24"/>
          <w:szCs w:val="24"/>
          <w:lang w:val="en-US"/>
        </w:rPr>
        <w:t xml:space="preserve">, </w:t>
      </w:r>
      <w:proofErr w:type="spellStart"/>
      <w:r w:rsidRPr="00250824">
        <w:rPr>
          <w:rFonts w:ascii="Cascadia Mono" w:hAnsi="Cascadia Mono" w:cs="Cascadia Mono"/>
          <w:noProof w:val="0"/>
          <w:color w:val="000000"/>
          <w:kern w:val="0"/>
          <w:sz w:val="24"/>
          <w:szCs w:val="24"/>
          <w:lang w:val="en-US"/>
        </w:rPr>
        <w:t>tbxReceiptMoney.Text</w:t>
      </w:r>
      <w:proofErr w:type="spellEnd"/>
      <w:r w:rsidRPr="00250824">
        <w:rPr>
          <w:rFonts w:ascii="Cascadia Mono" w:hAnsi="Cascadia Mono" w:cs="Cascadia Mono"/>
          <w:noProof w:val="0"/>
          <w:color w:val="000000"/>
          <w:kern w:val="0"/>
          <w:sz w:val="24"/>
          <w:szCs w:val="24"/>
          <w:lang w:val="en-US"/>
        </w:rPr>
        <w:t xml:space="preserve"> }) &gt; 0)</w:t>
      </w:r>
    </w:p>
    <w:p w14:paraId="1E5E09E5" w14:textId="77777777" w:rsidR="00FA1B05" w:rsidRPr="00250824" w:rsidRDefault="00FA1B05" w:rsidP="00FA1B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50824">
        <w:rPr>
          <w:rFonts w:ascii="Cascadia Mono" w:hAnsi="Cascadia Mono" w:cs="Cascadia Mono"/>
          <w:noProof w:val="0"/>
          <w:color w:val="000000"/>
          <w:kern w:val="0"/>
          <w:sz w:val="24"/>
          <w:szCs w:val="24"/>
          <w:lang w:val="en-US"/>
        </w:rPr>
        <w:t xml:space="preserve">   {</w:t>
      </w:r>
    </w:p>
    <w:p w14:paraId="18AE65FE" w14:textId="77777777" w:rsidR="00FA1B05" w:rsidRPr="00250824" w:rsidRDefault="00FA1B05" w:rsidP="00FA1B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50824">
        <w:rPr>
          <w:rFonts w:ascii="Cascadia Mono" w:hAnsi="Cascadia Mono" w:cs="Cascadia Mono"/>
          <w:noProof w:val="0"/>
          <w:color w:val="000000"/>
          <w:kern w:val="0"/>
          <w:sz w:val="24"/>
          <w:szCs w:val="24"/>
          <w:lang w:val="en-US"/>
        </w:rPr>
        <w:t xml:space="preserve">       string </w:t>
      </w:r>
      <w:proofErr w:type="spellStart"/>
      <w:r w:rsidRPr="00250824">
        <w:rPr>
          <w:rFonts w:ascii="Cascadia Mono" w:hAnsi="Cascadia Mono" w:cs="Cascadia Mono"/>
          <w:noProof w:val="0"/>
          <w:color w:val="000000"/>
          <w:kern w:val="0"/>
          <w:sz w:val="24"/>
          <w:szCs w:val="24"/>
          <w:lang w:val="en-US"/>
        </w:rPr>
        <w:t>billID</w:t>
      </w:r>
      <w:proofErr w:type="spellEnd"/>
      <w:r w:rsidRPr="00250824">
        <w:rPr>
          <w:rFonts w:ascii="Cascadia Mono" w:hAnsi="Cascadia Mono" w:cs="Cascadia Mono"/>
          <w:noProof w:val="0"/>
          <w:color w:val="000000"/>
          <w:kern w:val="0"/>
          <w:sz w:val="24"/>
          <w:szCs w:val="24"/>
          <w:lang w:val="en-US"/>
        </w:rPr>
        <w:t xml:space="preserve"> = </w:t>
      </w:r>
      <w:proofErr w:type="spellStart"/>
      <w:r w:rsidRPr="00250824">
        <w:rPr>
          <w:rFonts w:ascii="Cascadia Mono" w:hAnsi="Cascadia Mono" w:cs="Cascadia Mono"/>
          <w:noProof w:val="0"/>
          <w:color w:val="000000"/>
          <w:kern w:val="0"/>
          <w:sz w:val="24"/>
          <w:szCs w:val="24"/>
          <w:lang w:val="en-US"/>
        </w:rPr>
        <w:t>tbxIDBill.</w:t>
      </w:r>
      <w:proofErr w:type="gramStart"/>
      <w:r w:rsidRPr="00250824">
        <w:rPr>
          <w:rFonts w:ascii="Cascadia Mono" w:hAnsi="Cascadia Mono" w:cs="Cascadia Mono"/>
          <w:noProof w:val="0"/>
          <w:color w:val="000000"/>
          <w:kern w:val="0"/>
          <w:sz w:val="24"/>
          <w:szCs w:val="24"/>
          <w:lang w:val="en-US"/>
        </w:rPr>
        <w:t>Text</w:t>
      </w:r>
      <w:proofErr w:type="spellEnd"/>
      <w:r w:rsidRPr="00250824">
        <w:rPr>
          <w:rFonts w:ascii="Cascadia Mono" w:hAnsi="Cascadia Mono" w:cs="Cascadia Mono"/>
          <w:noProof w:val="0"/>
          <w:color w:val="000000"/>
          <w:kern w:val="0"/>
          <w:sz w:val="24"/>
          <w:szCs w:val="24"/>
          <w:lang w:val="en-US"/>
        </w:rPr>
        <w:t>;</w:t>
      </w:r>
      <w:proofErr w:type="gramEnd"/>
    </w:p>
    <w:p w14:paraId="758B85E8" w14:textId="77777777" w:rsidR="00FA1B05" w:rsidRPr="00250824" w:rsidRDefault="00FA1B05" w:rsidP="00FA1B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50824">
        <w:rPr>
          <w:rFonts w:ascii="Cascadia Mono" w:hAnsi="Cascadia Mono" w:cs="Cascadia Mono"/>
          <w:noProof w:val="0"/>
          <w:color w:val="000000"/>
          <w:kern w:val="0"/>
          <w:sz w:val="24"/>
          <w:szCs w:val="24"/>
          <w:lang w:val="en-US"/>
        </w:rPr>
        <w:t xml:space="preserve">       string phone = </w:t>
      </w:r>
      <w:proofErr w:type="spellStart"/>
      <w:r w:rsidRPr="00250824">
        <w:rPr>
          <w:rFonts w:ascii="Cascadia Mono" w:hAnsi="Cascadia Mono" w:cs="Cascadia Mono"/>
          <w:noProof w:val="0"/>
          <w:color w:val="000000"/>
          <w:kern w:val="0"/>
          <w:sz w:val="24"/>
          <w:szCs w:val="24"/>
          <w:lang w:val="en-US"/>
        </w:rPr>
        <w:t>tbxPhone.</w:t>
      </w:r>
      <w:proofErr w:type="gramStart"/>
      <w:r w:rsidRPr="00250824">
        <w:rPr>
          <w:rFonts w:ascii="Cascadia Mono" w:hAnsi="Cascadia Mono" w:cs="Cascadia Mono"/>
          <w:noProof w:val="0"/>
          <w:color w:val="000000"/>
          <w:kern w:val="0"/>
          <w:sz w:val="24"/>
          <w:szCs w:val="24"/>
          <w:lang w:val="en-US"/>
        </w:rPr>
        <w:t>Text</w:t>
      </w:r>
      <w:proofErr w:type="spellEnd"/>
      <w:r w:rsidRPr="00250824">
        <w:rPr>
          <w:rFonts w:ascii="Cascadia Mono" w:hAnsi="Cascadia Mono" w:cs="Cascadia Mono"/>
          <w:noProof w:val="0"/>
          <w:color w:val="000000"/>
          <w:kern w:val="0"/>
          <w:sz w:val="24"/>
          <w:szCs w:val="24"/>
          <w:lang w:val="en-US"/>
        </w:rPr>
        <w:t>;</w:t>
      </w:r>
      <w:proofErr w:type="gramEnd"/>
    </w:p>
    <w:p w14:paraId="049CFDCF" w14:textId="77777777" w:rsidR="00FA1B05" w:rsidRPr="00250824" w:rsidRDefault="00FA1B05" w:rsidP="00FA1B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50824">
        <w:rPr>
          <w:rFonts w:ascii="Cascadia Mono" w:hAnsi="Cascadia Mono" w:cs="Cascadia Mono"/>
          <w:noProof w:val="0"/>
          <w:color w:val="000000"/>
          <w:kern w:val="0"/>
          <w:sz w:val="24"/>
          <w:szCs w:val="24"/>
          <w:lang w:val="en-US"/>
        </w:rPr>
        <w:t xml:space="preserve">       try</w:t>
      </w:r>
    </w:p>
    <w:p w14:paraId="15C1B0AA" w14:textId="77777777" w:rsidR="00FA1B05" w:rsidRPr="00250824" w:rsidRDefault="00FA1B05" w:rsidP="00FA1B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50824">
        <w:rPr>
          <w:rFonts w:ascii="Cascadia Mono" w:hAnsi="Cascadia Mono" w:cs="Cascadia Mono"/>
          <w:noProof w:val="0"/>
          <w:color w:val="000000"/>
          <w:kern w:val="0"/>
          <w:sz w:val="24"/>
          <w:szCs w:val="24"/>
          <w:lang w:val="en-US"/>
        </w:rPr>
        <w:t xml:space="preserve">       {</w:t>
      </w:r>
    </w:p>
    <w:p w14:paraId="42A321A8" w14:textId="77777777" w:rsidR="00FA1B05" w:rsidRPr="00250824" w:rsidRDefault="00FA1B05" w:rsidP="00FA1B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50824">
        <w:rPr>
          <w:rFonts w:ascii="Cascadia Mono" w:hAnsi="Cascadia Mono" w:cs="Cascadia Mono"/>
          <w:noProof w:val="0"/>
          <w:color w:val="000000"/>
          <w:kern w:val="0"/>
          <w:sz w:val="24"/>
          <w:szCs w:val="24"/>
          <w:lang w:val="en-US"/>
        </w:rPr>
        <w:t xml:space="preserve">           if (</w:t>
      </w:r>
      <w:proofErr w:type="spellStart"/>
      <w:proofErr w:type="gramStart"/>
      <w:r w:rsidRPr="00250824">
        <w:rPr>
          <w:rFonts w:ascii="Cascadia Mono" w:hAnsi="Cascadia Mono" w:cs="Cascadia Mono"/>
          <w:noProof w:val="0"/>
          <w:color w:val="000000"/>
          <w:kern w:val="0"/>
          <w:sz w:val="24"/>
          <w:szCs w:val="24"/>
          <w:lang w:val="en-US"/>
        </w:rPr>
        <w:t>DataProvider.Instance.ExecuteNonQuery</w:t>
      </w:r>
      <w:proofErr w:type="spellEnd"/>
      <w:proofErr w:type="gramEnd"/>
      <w:r w:rsidRPr="00250824">
        <w:rPr>
          <w:rFonts w:ascii="Cascadia Mono" w:hAnsi="Cascadia Mono" w:cs="Cascadia Mono"/>
          <w:noProof w:val="0"/>
          <w:color w:val="000000"/>
          <w:kern w:val="0"/>
          <w:sz w:val="24"/>
          <w:szCs w:val="24"/>
          <w:lang w:val="en-US"/>
        </w:rPr>
        <w:t xml:space="preserve">("EXEC </w:t>
      </w:r>
      <w:proofErr w:type="spellStart"/>
      <w:r w:rsidRPr="00250824">
        <w:rPr>
          <w:rFonts w:ascii="Cascadia Mono" w:hAnsi="Cascadia Mono" w:cs="Cascadia Mono"/>
          <w:noProof w:val="0"/>
          <w:color w:val="000000"/>
          <w:kern w:val="0"/>
          <w:sz w:val="24"/>
          <w:szCs w:val="24"/>
          <w:lang w:val="en-US"/>
        </w:rPr>
        <w:t>updateCustomerPoint</w:t>
      </w:r>
      <w:proofErr w:type="spellEnd"/>
      <w:r w:rsidRPr="00250824">
        <w:rPr>
          <w:rFonts w:ascii="Cascadia Mono" w:hAnsi="Cascadia Mono" w:cs="Cascadia Mono"/>
          <w:noProof w:val="0"/>
          <w:color w:val="000000"/>
          <w:kern w:val="0"/>
          <w:sz w:val="24"/>
          <w:szCs w:val="24"/>
          <w:lang w:val="en-US"/>
        </w:rPr>
        <w:t xml:space="preserve"> @billID , @phone ", new object[] { </w:t>
      </w:r>
      <w:proofErr w:type="spellStart"/>
      <w:r w:rsidRPr="00250824">
        <w:rPr>
          <w:rFonts w:ascii="Cascadia Mono" w:hAnsi="Cascadia Mono" w:cs="Cascadia Mono"/>
          <w:noProof w:val="0"/>
          <w:color w:val="000000"/>
          <w:kern w:val="0"/>
          <w:sz w:val="24"/>
          <w:szCs w:val="24"/>
          <w:lang w:val="en-US"/>
        </w:rPr>
        <w:t>billID</w:t>
      </w:r>
      <w:proofErr w:type="spellEnd"/>
      <w:r w:rsidRPr="00250824">
        <w:rPr>
          <w:rFonts w:ascii="Cascadia Mono" w:hAnsi="Cascadia Mono" w:cs="Cascadia Mono"/>
          <w:noProof w:val="0"/>
          <w:color w:val="000000"/>
          <w:kern w:val="0"/>
          <w:sz w:val="24"/>
          <w:szCs w:val="24"/>
          <w:lang w:val="en-US"/>
        </w:rPr>
        <w:t>, phone }) &gt; 0)</w:t>
      </w:r>
    </w:p>
    <w:p w14:paraId="074EF0D8" w14:textId="77777777" w:rsidR="00FA1B05" w:rsidRPr="00250824" w:rsidRDefault="00FA1B05" w:rsidP="00FA1B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50824">
        <w:rPr>
          <w:rFonts w:ascii="Cascadia Mono" w:hAnsi="Cascadia Mono" w:cs="Cascadia Mono"/>
          <w:noProof w:val="0"/>
          <w:color w:val="000000"/>
          <w:kern w:val="0"/>
          <w:sz w:val="24"/>
          <w:szCs w:val="24"/>
          <w:lang w:val="en-US"/>
        </w:rPr>
        <w:lastRenderedPageBreak/>
        <w:t xml:space="preserve">           {</w:t>
      </w:r>
    </w:p>
    <w:p w14:paraId="7A7A3487" w14:textId="77777777" w:rsidR="00FA1B05" w:rsidRPr="00250824" w:rsidRDefault="00FA1B05" w:rsidP="00FA1B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50824">
        <w:rPr>
          <w:rFonts w:ascii="Cascadia Mono" w:hAnsi="Cascadia Mono" w:cs="Cascadia Mono"/>
          <w:noProof w:val="0"/>
          <w:color w:val="000000"/>
          <w:kern w:val="0"/>
          <w:sz w:val="24"/>
          <w:szCs w:val="24"/>
          <w:lang w:val="en-US"/>
        </w:rPr>
        <w:t xml:space="preserve">               </w:t>
      </w:r>
      <w:proofErr w:type="spellStart"/>
      <w:r w:rsidRPr="00250824">
        <w:rPr>
          <w:rFonts w:ascii="Cascadia Mono" w:hAnsi="Cascadia Mono" w:cs="Cascadia Mono"/>
          <w:noProof w:val="0"/>
          <w:color w:val="000000"/>
          <w:kern w:val="0"/>
          <w:sz w:val="24"/>
          <w:szCs w:val="24"/>
          <w:lang w:val="en-US"/>
        </w:rPr>
        <w:t>MessageBox.Show</w:t>
      </w:r>
      <w:proofErr w:type="spellEnd"/>
      <w:r w:rsidRPr="00250824">
        <w:rPr>
          <w:rFonts w:ascii="Cascadia Mono" w:hAnsi="Cascadia Mono" w:cs="Cascadia Mono"/>
          <w:noProof w:val="0"/>
          <w:color w:val="000000"/>
          <w:kern w:val="0"/>
          <w:sz w:val="24"/>
          <w:szCs w:val="24"/>
          <w:lang w:val="en-US"/>
        </w:rPr>
        <w:t>("</w:t>
      </w:r>
      <w:proofErr w:type="spellStart"/>
      <w:r w:rsidRPr="00250824">
        <w:rPr>
          <w:rFonts w:ascii="Cascadia Mono" w:hAnsi="Cascadia Mono" w:cs="Cascadia Mono"/>
          <w:noProof w:val="0"/>
          <w:color w:val="000000"/>
          <w:kern w:val="0"/>
          <w:sz w:val="24"/>
          <w:szCs w:val="24"/>
          <w:lang w:val="en-US"/>
        </w:rPr>
        <w:t>Cập</w:t>
      </w:r>
      <w:proofErr w:type="spellEnd"/>
      <w:r w:rsidRPr="00250824">
        <w:rPr>
          <w:rFonts w:ascii="Cascadia Mono" w:hAnsi="Cascadia Mono" w:cs="Cascadia Mono"/>
          <w:noProof w:val="0"/>
          <w:color w:val="000000"/>
          <w:kern w:val="0"/>
          <w:sz w:val="24"/>
          <w:szCs w:val="24"/>
          <w:lang w:val="en-US"/>
        </w:rPr>
        <w:t xml:space="preserve"> </w:t>
      </w:r>
      <w:proofErr w:type="spellStart"/>
      <w:r w:rsidRPr="00250824">
        <w:rPr>
          <w:rFonts w:ascii="Cascadia Mono" w:hAnsi="Cascadia Mono" w:cs="Cascadia Mono"/>
          <w:noProof w:val="0"/>
          <w:color w:val="000000"/>
          <w:kern w:val="0"/>
          <w:sz w:val="24"/>
          <w:szCs w:val="24"/>
          <w:lang w:val="en-US"/>
        </w:rPr>
        <w:t>nhật</w:t>
      </w:r>
      <w:proofErr w:type="spellEnd"/>
      <w:r w:rsidRPr="00250824">
        <w:rPr>
          <w:rFonts w:ascii="Cascadia Mono" w:hAnsi="Cascadia Mono" w:cs="Cascadia Mono"/>
          <w:noProof w:val="0"/>
          <w:color w:val="000000"/>
          <w:kern w:val="0"/>
          <w:sz w:val="24"/>
          <w:szCs w:val="24"/>
          <w:lang w:val="en-US"/>
        </w:rPr>
        <w:t xml:space="preserve"> </w:t>
      </w:r>
      <w:proofErr w:type="spellStart"/>
      <w:r w:rsidRPr="00250824">
        <w:rPr>
          <w:rFonts w:ascii="Cascadia Mono" w:hAnsi="Cascadia Mono" w:cs="Cascadia Mono"/>
          <w:noProof w:val="0"/>
          <w:color w:val="000000"/>
          <w:kern w:val="0"/>
          <w:sz w:val="24"/>
          <w:szCs w:val="24"/>
          <w:lang w:val="en-US"/>
        </w:rPr>
        <w:t>số</w:t>
      </w:r>
      <w:proofErr w:type="spellEnd"/>
      <w:r w:rsidRPr="00250824">
        <w:rPr>
          <w:rFonts w:ascii="Cascadia Mono" w:hAnsi="Cascadia Mono" w:cs="Cascadia Mono"/>
          <w:noProof w:val="0"/>
          <w:color w:val="000000"/>
          <w:kern w:val="0"/>
          <w:sz w:val="24"/>
          <w:szCs w:val="24"/>
          <w:lang w:val="en-US"/>
        </w:rPr>
        <w:t xml:space="preserve"> </w:t>
      </w:r>
      <w:proofErr w:type="spellStart"/>
      <w:r w:rsidRPr="00250824">
        <w:rPr>
          <w:rFonts w:ascii="Cascadia Mono" w:hAnsi="Cascadia Mono" w:cs="Cascadia Mono"/>
          <w:noProof w:val="0"/>
          <w:color w:val="000000"/>
          <w:kern w:val="0"/>
          <w:sz w:val="24"/>
          <w:szCs w:val="24"/>
          <w:lang w:val="en-US"/>
        </w:rPr>
        <w:t>tiền</w:t>
      </w:r>
      <w:proofErr w:type="spellEnd"/>
      <w:r w:rsidRPr="00250824">
        <w:rPr>
          <w:rFonts w:ascii="Cascadia Mono" w:hAnsi="Cascadia Mono" w:cs="Cascadia Mono"/>
          <w:noProof w:val="0"/>
          <w:color w:val="000000"/>
          <w:kern w:val="0"/>
          <w:sz w:val="24"/>
          <w:szCs w:val="24"/>
          <w:lang w:val="en-US"/>
        </w:rPr>
        <w:t xml:space="preserve"> </w:t>
      </w:r>
      <w:proofErr w:type="spellStart"/>
      <w:r w:rsidRPr="00250824">
        <w:rPr>
          <w:rFonts w:ascii="Cascadia Mono" w:hAnsi="Cascadia Mono" w:cs="Cascadia Mono"/>
          <w:noProof w:val="0"/>
          <w:color w:val="000000"/>
          <w:kern w:val="0"/>
          <w:sz w:val="24"/>
          <w:szCs w:val="24"/>
          <w:lang w:val="en-US"/>
        </w:rPr>
        <w:t>nhận</w:t>
      </w:r>
      <w:proofErr w:type="spellEnd"/>
      <w:r w:rsidRPr="00250824">
        <w:rPr>
          <w:rFonts w:ascii="Cascadia Mono" w:hAnsi="Cascadia Mono" w:cs="Cascadia Mono"/>
          <w:noProof w:val="0"/>
          <w:color w:val="000000"/>
          <w:kern w:val="0"/>
          <w:sz w:val="24"/>
          <w:szCs w:val="24"/>
          <w:lang w:val="en-US"/>
        </w:rPr>
        <w:t xml:space="preserve"> </w:t>
      </w:r>
      <w:proofErr w:type="spellStart"/>
      <w:r w:rsidRPr="00250824">
        <w:rPr>
          <w:rFonts w:ascii="Cascadia Mono" w:hAnsi="Cascadia Mono" w:cs="Cascadia Mono"/>
          <w:noProof w:val="0"/>
          <w:color w:val="000000"/>
          <w:kern w:val="0"/>
          <w:sz w:val="24"/>
          <w:szCs w:val="24"/>
          <w:lang w:val="en-US"/>
        </w:rPr>
        <w:t>thành</w:t>
      </w:r>
      <w:proofErr w:type="spellEnd"/>
      <w:r w:rsidRPr="00250824">
        <w:rPr>
          <w:rFonts w:ascii="Cascadia Mono" w:hAnsi="Cascadia Mono" w:cs="Cascadia Mono"/>
          <w:noProof w:val="0"/>
          <w:color w:val="000000"/>
          <w:kern w:val="0"/>
          <w:sz w:val="24"/>
          <w:szCs w:val="24"/>
          <w:lang w:val="en-US"/>
        </w:rPr>
        <w:t xml:space="preserve"> </w:t>
      </w:r>
      <w:proofErr w:type="spellStart"/>
      <w:r w:rsidRPr="00250824">
        <w:rPr>
          <w:rFonts w:ascii="Cascadia Mono" w:hAnsi="Cascadia Mono" w:cs="Cascadia Mono"/>
          <w:noProof w:val="0"/>
          <w:color w:val="000000"/>
          <w:kern w:val="0"/>
          <w:sz w:val="24"/>
          <w:szCs w:val="24"/>
          <w:lang w:val="en-US"/>
        </w:rPr>
        <w:t>công</w:t>
      </w:r>
      <w:proofErr w:type="spellEnd"/>
      <w:r w:rsidRPr="00250824">
        <w:rPr>
          <w:rFonts w:ascii="Cascadia Mono" w:hAnsi="Cascadia Mono" w:cs="Cascadia Mono"/>
          <w:noProof w:val="0"/>
          <w:color w:val="000000"/>
          <w:kern w:val="0"/>
          <w:sz w:val="24"/>
          <w:szCs w:val="24"/>
          <w:lang w:val="en-US"/>
        </w:rPr>
        <w:t>"</w:t>
      </w:r>
      <w:proofErr w:type="gramStart"/>
      <w:r w:rsidRPr="00250824">
        <w:rPr>
          <w:rFonts w:ascii="Cascadia Mono" w:hAnsi="Cascadia Mono" w:cs="Cascadia Mono"/>
          <w:noProof w:val="0"/>
          <w:color w:val="000000"/>
          <w:kern w:val="0"/>
          <w:sz w:val="24"/>
          <w:szCs w:val="24"/>
          <w:lang w:val="en-US"/>
        </w:rPr>
        <w:t>);</w:t>
      </w:r>
      <w:proofErr w:type="gramEnd"/>
    </w:p>
    <w:p w14:paraId="3D3E29BC" w14:textId="77777777" w:rsidR="00FA1B05" w:rsidRPr="00250824" w:rsidRDefault="00FA1B05" w:rsidP="00FA1B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50824">
        <w:rPr>
          <w:rFonts w:ascii="Cascadia Mono" w:hAnsi="Cascadia Mono" w:cs="Cascadia Mono"/>
          <w:noProof w:val="0"/>
          <w:color w:val="000000"/>
          <w:kern w:val="0"/>
          <w:sz w:val="24"/>
          <w:szCs w:val="24"/>
          <w:lang w:val="en-US"/>
        </w:rPr>
        <w:t xml:space="preserve">               </w:t>
      </w:r>
      <w:proofErr w:type="spellStart"/>
      <w:r w:rsidRPr="00250824">
        <w:rPr>
          <w:rFonts w:ascii="Cascadia Mono" w:hAnsi="Cascadia Mono" w:cs="Cascadia Mono"/>
          <w:noProof w:val="0"/>
          <w:color w:val="000000"/>
          <w:kern w:val="0"/>
          <w:sz w:val="24"/>
          <w:szCs w:val="24"/>
          <w:lang w:val="en-US"/>
        </w:rPr>
        <w:t>tbxReceiptMoney.Enabled</w:t>
      </w:r>
      <w:proofErr w:type="spellEnd"/>
      <w:r w:rsidRPr="00250824">
        <w:rPr>
          <w:rFonts w:ascii="Cascadia Mono" w:hAnsi="Cascadia Mono" w:cs="Cascadia Mono"/>
          <w:noProof w:val="0"/>
          <w:color w:val="000000"/>
          <w:kern w:val="0"/>
          <w:sz w:val="24"/>
          <w:szCs w:val="24"/>
          <w:lang w:val="en-US"/>
        </w:rPr>
        <w:t xml:space="preserve"> = </w:t>
      </w:r>
      <w:proofErr w:type="gramStart"/>
      <w:r w:rsidRPr="00250824">
        <w:rPr>
          <w:rFonts w:ascii="Cascadia Mono" w:hAnsi="Cascadia Mono" w:cs="Cascadia Mono"/>
          <w:noProof w:val="0"/>
          <w:color w:val="000000"/>
          <w:kern w:val="0"/>
          <w:sz w:val="24"/>
          <w:szCs w:val="24"/>
          <w:lang w:val="en-US"/>
        </w:rPr>
        <w:t>false;</w:t>
      </w:r>
      <w:proofErr w:type="gramEnd"/>
    </w:p>
    <w:p w14:paraId="14D3F388" w14:textId="77777777" w:rsidR="00FA1B05" w:rsidRPr="00250824" w:rsidRDefault="00FA1B05" w:rsidP="00FA1B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50824">
        <w:rPr>
          <w:rFonts w:ascii="Cascadia Mono" w:hAnsi="Cascadia Mono" w:cs="Cascadia Mono"/>
          <w:noProof w:val="0"/>
          <w:color w:val="000000"/>
          <w:kern w:val="0"/>
          <w:sz w:val="24"/>
          <w:szCs w:val="24"/>
          <w:lang w:val="en-US"/>
        </w:rPr>
        <w:t xml:space="preserve">           }</w:t>
      </w:r>
    </w:p>
    <w:p w14:paraId="223260E8" w14:textId="77777777" w:rsidR="00FA1B05" w:rsidRPr="00250824" w:rsidRDefault="00FA1B05" w:rsidP="00FA1B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50824">
        <w:rPr>
          <w:rFonts w:ascii="Cascadia Mono" w:hAnsi="Cascadia Mono" w:cs="Cascadia Mono"/>
          <w:noProof w:val="0"/>
          <w:color w:val="000000"/>
          <w:kern w:val="0"/>
          <w:sz w:val="24"/>
          <w:szCs w:val="24"/>
          <w:lang w:val="en-US"/>
        </w:rPr>
        <w:t xml:space="preserve">       }</w:t>
      </w:r>
    </w:p>
    <w:p w14:paraId="01BC561D" w14:textId="77777777" w:rsidR="00FA1B05" w:rsidRPr="00250824" w:rsidRDefault="00FA1B05" w:rsidP="00FA1B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50824">
        <w:rPr>
          <w:rFonts w:ascii="Cascadia Mono" w:hAnsi="Cascadia Mono" w:cs="Cascadia Mono"/>
          <w:noProof w:val="0"/>
          <w:color w:val="000000"/>
          <w:kern w:val="0"/>
          <w:sz w:val="24"/>
          <w:szCs w:val="24"/>
          <w:lang w:val="en-US"/>
        </w:rPr>
        <w:t xml:space="preserve">       catch (</w:t>
      </w:r>
      <w:proofErr w:type="spellStart"/>
      <w:r w:rsidRPr="00250824">
        <w:rPr>
          <w:rFonts w:ascii="Cascadia Mono" w:hAnsi="Cascadia Mono" w:cs="Cascadia Mono"/>
          <w:noProof w:val="0"/>
          <w:color w:val="000000"/>
          <w:kern w:val="0"/>
          <w:sz w:val="24"/>
          <w:szCs w:val="24"/>
          <w:lang w:val="en-US"/>
        </w:rPr>
        <w:t>SqlException</w:t>
      </w:r>
      <w:proofErr w:type="spellEnd"/>
      <w:r w:rsidRPr="00250824">
        <w:rPr>
          <w:rFonts w:ascii="Cascadia Mono" w:hAnsi="Cascadia Mono" w:cs="Cascadia Mono"/>
          <w:noProof w:val="0"/>
          <w:color w:val="000000"/>
          <w:kern w:val="0"/>
          <w:sz w:val="24"/>
          <w:szCs w:val="24"/>
          <w:lang w:val="en-US"/>
        </w:rPr>
        <w:t xml:space="preserve"> </w:t>
      </w:r>
      <w:proofErr w:type="spellStart"/>
      <w:r w:rsidRPr="00250824">
        <w:rPr>
          <w:rFonts w:ascii="Cascadia Mono" w:hAnsi="Cascadia Mono" w:cs="Cascadia Mono"/>
          <w:noProof w:val="0"/>
          <w:color w:val="000000"/>
          <w:kern w:val="0"/>
          <w:sz w:val="24"/>
          <w:szCs w:val="24"/>
          <w:lang w:val="en-US"/>
        </w:rPr>
        <w:t>ev</w:t>
      </w:r>
      <w:proofErr w:type="spellEnd"/>
      <w:r w:rsidRPr="00250824">
        <w:rPr>
          <w:rFonts w:ascii="Cascadia Mono" w:hAnsi="Cascadia Mono" w:cs="Cascadia Mono"/>
          <w:noProof w:val="0"/>
          <w:color w:val="000000"/>
          <w:kern w:val="0"/>
          <w:sz w:val="24"/>
          <w:szCs w:val="24"/>
          <w:lang w:val="en-US"/>
        </w:rPr>
        <w:t>)</w:t>
      </w:r>
    </w:p>
    <w:p w14:paraId="314041FF" w14:textId="77777777" w:rsidR="00FA1B05" w:rsidRPr="00250824" w:rsidRDefault="00FA1B05" w:rsidP="00FA1B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50824">
        <w:rPr>
          <w:rFonts w:ascii="Cascadia Mono" w:hAnsi="Cascadia Mono" w:cs="Cascadia Mono"/>
          <w:noProof w:val="0"/>
          <w:color w:val="000000"/>
          <w:kern w:val="0"/>
          <w:sz w:val="24"/>
          <w:szCs w:val="24"/>
          <w:lang w:val="en-US"/>
        </w:rPr>
        <w:t xml:space="preserve">       {</w:t>
      </w:r>
    </w:p>
    <w:p w14:paraId="0930949B" w14:textId="77777777" w:rsidR="00FA1B05" w:rsidRPr="00250824" w:rsidRDefault="00FA1B05" w:rsidP="00FA1B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50824">
        <w:rPr>
          <w:rFonts w:ascii="Cascadia Mono" w:hAnsi="Cascadia Mono" w:cs="Cascadia Mono"/>
          <w:noProof w:val="0"/>
          <w:color w:val="000000"/>
          <w:kern w:val="0"/>
          <w:sz w:val="24"/>
          <w:szCs w:val="24"/>
          <w:lang w:val="en-US"/>
        </w:rPr>
        <w:t xml:space="preserve">           </w:t>
      </w:r>
      <w:proofErr w:type="spellStart"/>
      <w:r w:rsidRPr="00250824">
        <w:rPr>
          <w:rFonts w:ascii="Cascadia Mono" w:hAnsi="Cascadia Mono" w:cs="Cascadia Mono"/>
          <w:noProof w:val="0"/>
          <w:color w:val="000000"/>
          <w:kern w:val="0"/>
          <w:sz w:val="24"/>
          <w:szCs w:val="24"/>
          <w:lang w:val="en-US"/>
        </w:rPr>
        <w:t>MessageBox.Show</w:t>
      </w:r>
      <w:proofErr w:type="spellEnd"/>
      <w:r w:rsidRPr="00250824">
        <w:rPr>
          <w:rFonts w:ascii="Cascadia Mono" w:hAnsi="Cascadia Mono" w:cs="Cascadia Mono"/>
          <w:noProof w:val="0"/>
          <w:color w:val="000000"/>
          <w:kern w:val="0"/>
          <w:sz w:val="24"/>
          <w:szCs w:val="24"/>
          <w:lang w:val="en-US"/>
        </w:rPr>
        <w:t>("</w:t>
      </w:r>
      <w:proofErr w:type="spellStart"/>
      <w:r w:rsidRPr="00250824">
        <w:rPr>
          <w:rFonts w:ascii="Cascadia Mono" w:hAnsi="Cascadia Mono" w:cs="Cascadia Mono"/>
          <w:noProof w:val="0"/>
          <w:color w:val="000000"/>
          <w:kern w:val="0"/>
          <w:sz w:val="24"/>
          <w:szCs w:val="24"/>
          <w:lang w:val="en-US"/>
        </w:rPr>
        <w:t>Cập</w:t>
      </w:r>
      <w:proofErr w:type="spellEnd"/>
      <w:r w:rsidRPr="00250824">
        <w:rPr>
          <w:rFonts w:ascii="Cascadia Mono" w:hAnsi="Cascadia Mono" w:cs="Cascadia Mono"/>
          <w:noProof w:val="0"/>
          <w:color w:val="000000"/>
          <w:kern w:val="0"/>
          <w:sz w:val="24"/>
          <w:szCs w:val="24"/>
          <w:lang w:val="en-US"/>
        </w:rPr>
        <w:t xml:space="preserve"> </w:t>
      </w:r>
      <w:proofErr w:type="spellStart"/>
      <w:r w:rsidRPr="00250824">
        <w:rPr>
          <w:rFonts w:ascii="Cascadia Mono" w:hAnsi="Cascadia Mono" w:cs="Cascadia Mono"/>
          <w:noProof w:val="0"/>
          <w:color w:val="000000"/>
          <w:kern w:val="0"/>
          <w:sz w:val="24"/>
          <w:szCs w:val="24"/>
          <w:lang w:val="en-US"/>
        </w:rPr>
        <w:t>nhật</w:t>
      </w:r>
      <w:proofErr w:type="spellEnd"/>
      <w:r w:rsidRPr="00250824">
        <w:rPr>
          <w:rFonts w:ascii="Cascadia Mono" w:hAnsi="Cascadia Mono" w:cs="Cascadia Mono"/>
          <w:noProof w:val="0"/>
          <w:color w:val="000000"/>
          <w:kern w:val="0"/>
          <w:sz w:val="24"/>
          <w:szCs w:val="24"/>
          <w:lang w:val="en-US"/>
        </w:rPr>
        <w:t xml:space="preserve"> </w:t>
      </w:r>
      <w:proofErr w:type="spellStart"/>
      <w:r w:rsidRPr="00250824">
        <w:rPr>
          <w:rFonts w:ascii="Cascadia Mono" w:hAnsi="Cascadia Mono" w:cs="Cascadia Mono"/>
          <w:noProof w:val="0"/>
          <w:color w:val="000000"/>
          <w:kern w:val="0"/>
          <w:sz w:val="24"/>
          <w:szCs w:val="24"/>
          <w:lang w:val="en-US"/>
        </w:rPr>
        <w:t>số</w:t>
      </w:r>
      <w:proofErr w:type="spellEnd"/>
      <w:r w:rsidRPr="00250824">
        <w:rPr>
          <w:rFonts w:ascii="Cascadia Mono" w:hAnsi="Cascadia Mono" w:cs="Cascadia Mono"/>
          <w:noProof w:val="0"/>
          <w:color w:val="000000"/>
          <w:kern w:val="0"/>
          <w:sz w:val="24"/>
          <w:szCs w:val="24"/>
          <w:lang w:val="en-US"/>
        </w:rPr>
        <w:t xml:space="preserve"> </w:t>
      </w:r>
      <w:proofErr w:type="spellStart"/>
      <w:r w:rsidRPr="00250824">
        <w:rPr>
          <w:rFonts w:ascii="Cascadia Mono" w:hAnsi="Cascadia Mono" w:cs="Cascadia Mono"/>
          <w:noProof w:val="0"/>
          <w:color w:val="000000"/>
          <w:kern w:val="0"/>
          <w:sz w:val="24"/>
          <w:szCs w:val="24"/>
          <w:lang w:val="en-US"/>
        </w:rPr>
        <w:t>tiền</w:t>
      </w:r>
      <w:proofErr w:type="spellEnd"/>
      <w:r w:rsidRPr="00250824">
        <w:rPr>
          <w:rFonts w:ascii="Cascadia Mono" w:hAnsi="Cascadia Mono" w:cs="Cascadia Mono"/>
          <w:noProof w:val="0"/>
          <w:color w:val="000000"/>
          <w:kern w:val="0"/>
          <w:sz w:val="24"/>
          <w:szCs w:val="24"/>
          <w:lang w:val="en-US"/>
        </w:rPr>
        <w:t xml:space="preserve"> </w:t>
      </w:r>
      <w:proofErr w:type="spellStart"/>
      <w:r w:rsidRPr="00250824">
        <w:rPr>
          <w:rFonts w:ascii="Cascadia Mono" w:hAnsi="Cascadia Mono" w:cs="Cascadia Mono"/>
          <w:noProof w:val="0"/>
          <w:color w:val="000000"/>
          <w:kern w:val="0"/>
          <w:sz w:val="24"/>
          <w:szCs w:val="24"/>
          <w:lang w:val="en-US"/>
        </w:rPr>
        <w:t>nhận</w:t>
      </w:r>
      <w:proofErr w:type="spellEnd"/>
      <w:r w:rsidRPr="00250824">
        <w:rPr>
          <w:rFonts w:ascii="Cascadia Mono" w:hAnsi="Cascadia Mono" w:cs="Cascadia Mono"/>
          <w:noProof w:val="0"/>
          <w:color w:val="000000"/>
          <w:kern w:val="0"/>
          <w:sz w:val="24"/>
          <w:szCs w:val="24"/>
          <w:lang w:val="en-US"/>
        </w:rPr>
        <w:t xml:space="preserve"> </w:t>
      </w:r>
      <w:proofErr w:type="spellStart"/>
      <w:r w:rsidRPr="00250824">
        <w:rPr>
          <w:rFonts w:ascii="Cascadia Mono" w:hAnsi="Cascadia Mono" w:cs="Cascadia Mono"/>
          <w:noProof w:val="0"/>
          <w:color w:val="000000"/>
          <w:kern w:val="0"/>
          <w:sz w:val="24"/>
          <w:szCs w:val="24"/>
          <w:lang w:val="en-US"/>
        </w:rPr>
        <w:t>thất</w:t>
      </w:r>
      <w:proofErr w:type="spellEnd"/>
      <w:r w:rsidRPr="00250824">
        <w:rPr>
          <w:rFonts w:ascii="Cascadia Mono" w:hAnsi="Cascadia Mono" w:cs="Cascadia Mono"/>
          <w:noProof w:val="0"/>
          <w:color w:val="000000"/>
          <w:kern w:val="0"/>
          <w:sz w:val="24"/>
          <w:szCs w:val="24"/>
          <w:lang w:val="en-US"/>
        </w:rPr>
        <w:t xml:space="preserve"> </w:t>
      </w:r>
      <w:proofErr w:type="spellStart"/>
      <w:r w:rsidRPr="00250824">
        <w:rPr>
          <w:rFonts w:ascii="Cascadia Mono" w:hAnsi="Cascadia Mono" w:cs="Cascadia Mono"/>
          <w:noProof w:val="0"/>
          <w:color w:val="000000"/>
          <w:kern w:val="0"/>
          <w:sz w:val="24"/>
          <w:szCs w:val="24"/>
          <w:lang w:val="en-US"/>
        </w:rPr>
        <w:t>bại</w:t>
      </w:r>
      <w:proofErr w:type="spellEnd"/>
      <w:r w:rsidRPr="00250824">
        <w:rPr>
          <w:rFonts w:ascii="Cascadia Mono" w:hAnsi="Cascadia Mono" w:cs="Cascadia Mono"/>
          <w:noProof w:val="0"/>
          <w:color w:val="000000"/>
          <w:kern w:val="0"/>
          <w:sz w:val="24"/>
          <w:szCs w:val="24"/>
          <w:lang w:val="en-US"/>
        </w:rPr>
        <w:t xml:space="preserve">! \n Do: \n" + </w:t>
      </w:r>
      <w:proofErr w:type="spellStart"/>
      <w:proofErr w:type="gramStart"/>
      <w:r w:rsidRPr="00250824">
        <w:rPr>
          <w:rFonts w:ascii="Cascadia Mono" w:hAnsi="Cascadia Mono" w:cs="Cascadia Mono"/>
          <w:noProof w:val="0"/>
          <w:color w:val="000000"/>
          <w:kern w:val="0"/>
          <w:sz w:val="24"/>
          <w:szCs w:val="24"/>
          <w:lang w:val="en-US"/>
        </w:rPr>
        <w:t>ev.Message</w:t>
      </w:r>
      <w:proofErr w:type="spellEnd"/>
      <w:proofErr w:type="gramEnd"/>
      <w:r w:rsidRPr="00250824">
        <w:rPr>
          <w:rFonts w:ascii="Cascadia Mono" w:hAnsi="Cascadia Mono" w:cs="Cascadia Mono"/>
          <w:noProof w:val="0"/>
          <w:color w:val="000000"/>
          <w:kern w:val="0"/>
          <w:sz w:val="24"/>
          <w:szCs w:val="24"/>
          <w:lang w:val="en-US"/>
        </w:rPr>
        <w:t xml:space="preserve">, "Thông </w:t>
      </w:r>
      <w:proofErr w:type="spellStart"/>
      <w:r w:rsidRPr="00250824">
        <w:rPr>
          <w:rFonts w:ascii="Cascadia Mono" w:hAnsi="Cascadia Mono" w:cs="Cascadia Mono"/>
          <w:noProof w:val="0"/>
          <w:color w:val="000000"/>
          <w:kern w:val="0"/>
          <w:sz w:val="24"/>
          <w:szCs w:val="24"/>
          <w:lang w:val="en-US"/>
        </w:rPr>
        <w:t>báo</w:t>
      </w:r>
      <w:proofErr w:type="spellEnd"/>
      <w:r w:rsidRPr="00250824">
        <w:rPr>
          <w:rFonts w:ascii="Cascadia Mono" w:hAnsi="Cascadia Mono" w:cs="Cascadia Mono"/>
          <w:noProof w:val="0"/>
          <w:color w:val="000000"/>
          <w:kern w:val="0"/>
          <w:sz w:val="24"/>
          <w:szCs w:val="24"/>
          <w:lang w:val="en-US"/>
        </w:rPr>
        <w:t xml:space="preserve">", </w:t>
      </w:r>
      <w:proofErr w:type="spellStart"/>
      <w:r w:rsidRPr="00250824">
        <w:rPr>
          <w:rFonts w:ascii="Cascadia Mono" w:hAnsi="Cascadia Mono" w:cs="Cascadia Mono"/>
          <w:noProof w:val="0"/>
          <w:color w:val="000000"/>
          <w:kern w:val="0"/>
          <w:sz w:val="24"/>
          <w:szCs w:val="24"/>
          <w:lang w:val="en-US"/>
        </w:rPr>
        <w:t>MessageBoxButtons.OK</w:t>
      </w:r>
      <w:proofErr w:type="spellEnd"/>
      <w:r w:rsidRPr="00250824">
        <w:rPr>
          <w:rFonts w:ascii="Cascadia Mono" w:hAnsi="Cascadia Mono" w:cs="Cascadia Mono"/>
          <w:noProof w:val="0"/>
          <w:color w:val="000000"/>
          <w:kern w:val="0"/>
          <w:sz w:val="24"/>
          <w:szCs w:val="24"/>
          <w:lang w:val="en-US"/>
        </w:rPr>
        <w:t xml:space="preserve">, </w:t>
      </w:r>
      <w:proofErr w:type="spellStart"/>
      <w:r w:rsidRPr="00250824">
        <w:rPr>
          <w:rFonts w:ascii="Cascadia Mono" w:hAnsi="Cascadia Mono" w:cs="Cascadia Mono"/>
          <w:noProof w:val="0"/>
          <w:color w:val="000000"/>
          <w:kern w:val="0"/>
          <w:sz w:val="24"/>
          <w:szCs w:val="24"/>
          <w:lang w:val="en-US"/>
        </w:rPr>
        <w:t>MessageBoxIcon.Error</w:t>
      </w:r>
      <w:proofErr w:type="spellEnd"/>
      <w:r w:rsidRPr="00250824">
        <w:rPr>
          <w:rFonts w:ascii="Cascadia Mono" w:hAnsi="Cascadia Mono" w:cs="Cascadia Mono"/>
          <w:noProof w:val="0"/>
          <w:color w:val="000000"/>
          <w:kern w:val="0"/>
          <w:sz w:val="24"/>
          <w:szCs w:val="24"/>
          <w:lang w:val="en-US"/>
        </w:rPr>
        <w:t>);</w:t>
      </w:r>
    </w:p>
    <w:p w14:paraId="27C1B4EF" w14:textId="77777777" w:rsidR="00FA1B05" w:rsidRPr="00250824" w:rsidRDefault="00FA1B05" w:rsidP="00FA1B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50824">
        <w:rPr>
          <w:rFonts w:ascii="Cascadia Mono" w:hAnsi="Cascadia Mono" w:cs="Cascadia Mono"/>
          <w:noProof w:val="0"/>
          <w:color w:val="000000"/>
          <w:kern w:val="0"/>
          <w:sz w:val="24"/>
          <w:szCs w:val="24"/>
          <w:lang w:val="en-US"/>
        </w:rPr>
        <w:t xml:space="preserve">       }</w:t>
      </w:r>
    </w:p>
    <w:p w14:paraId="4D46F842" w14:textId="77777777" w:rsidR="00FA1B05" w:rsidRPr="00250824" w:rsidRDefault="00FA1B05" w:rsidP="00FA1B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p>
    <w:p w14:paraId="36AEE819" w14:textId="77777777" w:rsidR="00FA1B05" w:rsidRPr="00250824" w:rsidRDefault="00FA1B05" w:rsidP="00FA1B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50824">
        <w:rPr>
          <w:rFonts w:ascii="Cascadia Mono" w:hAnsi="Cascadia Mono" w:cs="Cascadia Mono"/>
          <w:noProof w:val="0"/>
          <w:color w:val="000000"/>
          <w:kern w:val="0"/>
          <w:sz w:val="24"/>
          <w:szCs w:val="24"/>
          <w:lang w:val="en-US"/>
        </w:rPr>
        <w:t xml:space="preserve">       </w:t>
      </w:r>
      <w:proofErr w:type="spellStart"/>
      <w:r w:rsidRPr="00250824">
        <w:rPr>
          <w:rFonts w:ascii="Cascadia Mono" w:hAnsi="Cascadia Mono" w:cs="Cascadia Mono"/>
          <w:noProof w:val="0"/>
          <w:color w:val="000000"/>
          <w:kern w:val="0"/>
          <w:sz w:val="24"/>
          <w:szCs w:val="24"/>
          <w:lang w:val="en-US"/>
        </w:rPr>
        <w:t>MessageBox.Show</w:t>
      </w:r>
      <w:proofErr w:type="spellEnd"/>
      <w:r w:rsidRPr="00250824">
        <w:rPr>
          <w:rFonts w:ascii="Cascadia Mono" w:hAnsi="Cascadia Mono" w:cs="Cascadia Mono"/>
          <w:noProof w:val="0"/>
          <w:color w:val="000000"/>
          <w:kern w:val="0"/>
          <w:sz w:val="24"/>
          <w:szCs w:val="24"/>
          <w:lang w:val="en-US"/>
        </w:rPr>
        <w:t>("</w:t>
      </w:r>
      <w:proofErr w:type="spellStart"/>
      <w:r w:rsidRPr="00250824">
        <w:rPr>
          <w:rFonts w:ascii="Cascadia Mono" w:hAnsi="Cascadia Mono" w:cs="Cascadia Mono"/>
          <w:noProof w:val="0"/>
          <w:color w:val="000000"/>
          <w:kern w:val="0"/>
          <w:sz w:val="24"/>
          <w:szCs w:val="24"/>
          <w:lang w:val="en-US"/>
        </w:rPr>
        <w:t>Cập</w:t>
      </w:r>
      <w:proofErr w:type="spellEnd"/>
      <w:r w:rsidRPr="00250824">
        <w:rPr>
          <w:rFonts w:ascii="Cascadia Mono" w:hAnsi="Cascadia Mono" w:cs="Cascadia Mono"/>
          <w:noProof w:val="0"/>
          <w:color w:val="000000"/>
          <w:kern w:val="0"/>
          <w:sz w:val="24"/>
          <w:szCs w:val="24"/>
          <w:lang w:val="en-US"/>
        </w:rPr>
        <w:t xml:space="preserve"> </w:t>
      </w:r>
      <w:proofErr w:type="spellStart"/>
      <w:r w:rsidRPr="00250824">
        <w:rPr>
          <w:rFonts w:ascii="Cascadia Mono" w:hAnsi="Cascadia Mono" w:cs="Cascadia Mono"/>
          <w:noProof w:val="0"/>
          <w:color w:val="000000"/>
          <w:kern w:val="0"/>
          <w:sz w:val="24"/>
          <w:szCs w:val="24"/>
          <w:lang w:val="en-US"/>
        </w:rPr>
        <w:t>nhật</w:t>
      </w:r>
      <w:proofErr w:type="spellEnd"/>
      <w:r w:rsidRPr="00250824">
        <w:rPr>
          <w:rFonts w:ascii="Cascadia Mono" w:hAnsi="Cascadia Mono" w:cs="Cascadia Mono"/>
          <w:noProof w:val="0"/>
          <w:color w:val="000000"/>
          <w:kern w:val="0"/>
          <w:sz w:val="24"/>
          <w:szCs w:val="24"/>
          <w:lang w:val="en-US"/>
        </w:rPr>
        <w:t xml:space="preserve"> </w:t>
      </w:r>
      <w:proofErr w:type="spellStart"/>
      <w:r w:rsidRPr="00250824">
        <w:rPr>
          <w:rFonts w:ascii="Cascadia Mono" w:hAnsi="Cascadia Mono" w:cs="Cascadia Mono"/>
          <w:noProof w:val="0"/>
          <w:color w:val="000000"/>
          <w:kern w:val="0"/>
          <w:sz w:val="24"/>
          <w:szCs w:val="24"/>
          <w:lang w:val="en-US"/>
        </w:rPr>
        <w:t>số</w:t>
      </w:r>
      <w:proofErr w:type="spellEnd"/>
      <w:r w:rsidRPr="00250824">
        <w:rPr>
          <w:rFonts w:ascii="Cascadia Mono" w:hAnsi="Cascadia Mono" w:cs="Cascadia Mono"/>
          <w:noProof w:val="0"/>
          <w:color w:val="000000"/>
          <w:kern w:val="0"/>
          <w:sz w:val="24"/>
          <w:szCs w:val="24"/>
          <w:lang w:val="en-US"/>
        </w:rPr>
        <w:t xml:space="preserve"> </w:t>
      </w:r>
      <w:proofErr w:type="spellStart"/>
      <w:r w:rsidRPr="00250824">
        <w:rPr>
          <w:rFonts w:ascii="Cascadia Mono" w:hAnsi="Cascadia Mono" w:cs="Cascadia Mono"/>
          <w:noProof w:val="0"/>
          <w:color w:val="000000"/>
          <w:kern w:val="0"/>
          <w:sz w:val="24"/>
          <w:szCs w:val="24"/>
          <w:lang w:val="en-US"/>
        </w:rPr>
        <w:t>tiền</w:t>
      </w:r>
      <w:proofErr w:type="spellEnd"/>
      <w:r w:rsidRPr="00250824">
        <w:rPr>
          <w:rFonts w:ascii="Cascadia Mono" w:hAnsi="Cascadia Mono" w:cs="Cascadia Mono"/>
          <w:noProof w:val="0"/>
          <w:color w:val="000000"/>
          <w:kern w:val="0"/>
          <w:sz w:val="24"/>
          <w:szCs w:val="24"/>
          <w:lang w:val="en-US"/>
        </w:rPr>
        <w:t xml:space="preserve"> </w:t>
      </w:r>
      <w:proofErr w:type="spellStart"/>
      <w:r w:rsidRPr="00250824">
        <w:rPr>
          <w:rFonts w:ascii="Cascadia Mono" w:hAnsi="Cascadia Mono" w:cs="Cascadia Mono"/>
          <w:noProof w:val="0"/>
          <w:color w:val="000000"/>
          <w:kern w:val="0"/>
          <w:sz w:val="24"/>
          <w:szCs w:val="24"/>
          <w:lang w:val="en-US"/>
        </w:rPr>
        <w:t>nhận</w:t>
      </w:r>
      <w:proofErr w:type="spellEnd"/>
      <w:r w:rsidRPr="00250824">
        <w:rPr>
          <w:rFonts w:ascii="Cascadia Mono" w:hAnsi="Cascadia Mono" w:cs="Cascadia Mono"/>
          <w:noProof w:val="0"/>
          <w:color w:val="000000"/>
          <w:kern w:val="0"/>
          <w:sz w:val="24"/>
          <w:szCs w:val="24"/>
          <w:lang w:val="en-US"/>
        </w:rPr>
        <w:t xml:space="preserve"> </w:t>
      </w:r>
      <w:proofErr w:type="spellStart"/>
      <w:r w:rsidRPr="00250824">
        <w:rPr>
          <w:rFonts w:ascii="Cascadia Mono" w:hAnsi="Cascadia Mono" w:cs="Cascadia Mono"/>
          <w:noProof w:val="0"/>
          <w:color w:val="000000"/>
          <w:kern w:val="0"/>
          <w:sz w:val="24"/>
          <w:szCs w:val="24"/>
          <w:lang w:val="en-US"/>
        </w:rPr>
        <w:t>thành</w:t>
      </w:r>
      <w:proofErr w:type="spellEnd"/>
      <w:r w:rsidRPr="00250824">
        <w:rPr>
          <w:rFonts w:ascii="Cascadia Mono" w:hAnsi="Cascadia Mono" w:cs="Cascadia Mono"/>
          <w:noProof w:val="0"/>
          <w:color w:val="000000"/>
          <w:kern w:val="0"/>
          <w:sz w:val="24"/>
          <w:szCs w:val="24"/>
          <w:lang w:val="en-US"/>
        </w:rPr>
        <w:t xml:space="preserve"> </w:t>
      </w:r>
      <w:proofErr w:type="spellStart"/>
      <w:r w:rsidRPr="00250824">
        <w:rPr>
          <w:rFonts w:ascii="Cascadia Mono" w:hAnsi="Cascadia Mono" w:cs="Cascadia Mono"/>
          <w:noProof w:val="0"/>
          <w:color w:val="000000"/>
          <w:kern w:val="0"/>
          <w:sz w:val="24"/>
          <w:szCs w:val="24"/>
          <w:lang w:val="en-US"/>
        </w:rPr>
        <w:t>công</w:t>
      </w:r>
      <w:proofErr w:type="spellEnd"/>
      <w:r w:rsidRPr="00250824">
        <w:rPr>
          <w:rFonts w:ascii="Cascadia Mono" w:hAnsi="Cascadia Mono" w:cs="Cascadia Mono"/>
          <w:noProof w:val="0"/>
          <w:color w:val="000000"/>
          <w:kern w:val="0"/>
          <w:sz w:val="24"/>
          <w:szCs w:val="24"/>
          <w:lang w:val="en-US"/>
        </w:rPr>
        <w:t>"</w:t>
      </w:r>
      <w:proofErr w:type="gramStart"/>
      <w:r w:rsidRPr="00250824">
        <w:rPr>
          <w:rFonts w:ascii="Cascadia Mono" w:hAnsi="Cascadia Mono" w:cs="Cascadia Mono"/>
          <w:noProof w:val="0"/>
          <w:color w:val="000000"/>
          <w:kern w:val="0"/>
          <w:sz w:val="24"/>
          <w:szCs w:val="24"/>
          <w:lang w:val="en-US"/>
        </w:rPr>
        <w:t>);</w:t>
      </w:r>
      <w:proofErr w:type="gramEnd"/>
    </w:p>
    <w:p w14:paraId="6F0AE50A" w14:textId="77777777" w:rsidR="00FA1B05" w:rsidRPr="00250824" w:rsidRDefault="00FA1B05" w:rsidP="00FA1B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50824">
        <w:rPr>
          <w:rFonts w:ascii="Cascadia Mono" w:hAnsi="Cascadia Mono" w:cs="Cascadia Mono"/>
          <w:noProof w:val="0"/>
          <w:color w:val="000000"/>
          <w:kern w:val="0"/>
          <w:sz w:val="24"/>
          <w:szCs w:val="24"/>
          <w:lang w:val="en-US"/>
        </w:rPr>
        <w:t xml:space="preserve">       </w:t>
      </w:r>
      <w:proofErr w:type="spellStart"/>
      <w:r w:rsidRPr="00250824">
        <w:rPr>
          <w:rFonts w:ascii="Cascadia Mono" w:hAnsi="Cascadia Mono" w:cs="Cascadia Mono"/>
          <w:noProof w:val="0"/>
          <w:color w:val="000000"/>
          <w:kern w:val="0"/>
          <w:sz w:val="24"/>
          <w:szCs w:val="24"/>
          <w:lang w:val="en-US"/>
        </w:rPr>
        <w:t>tbxReceiptMoney.Enabled</w:t>
      </w:r>
      <w:proofErr w:type="spellEnd"/>
      <w:r w:rsidRPr="00250824">
        <w:rPr>
          <w:rFonts w:ascii="Cascadia Mono" w:hAnsi="Cascadia Mono" w:cs="Cascadia Mono"/>
          <w:noProof w:val="0"/>
          <w:color w:val="000000"/>
          <w:kern w:val="0"/>
          <w:sz w:val="24"/>
          <w:szCs w:val="24"/>
          <w:lang w:val="en-US"/>
        </w:rPr>
        <w:t xml:space="preserve"> = </w:t>
      </w:r>
      <w:proofErr w:type="gramStart"/>
      <w:r w:rsidRPr="00250824">
        <w:rPr>
          <w:rFonts w:ascii="Cascadia Mono" w:hAnsi="Cascadia Mono" w:cs="Cascadia Mono"/>
          <w:noProof w:val="0"/>
          <w:color w:val="000000"/>
          <w:kern w:val="0"/>
          <w:sz w:val="24"/>
          <w:szCs w:val="24"/>
          <w:lang w:val="en-US"/>
        </w:rPr>
        <w:t>false;</w:t>
      </w:r>
      <w:proofErr w:type="gramEnd"/>
    </w:p>
    <w:p w14:paraId="1001A84C" w14:textId="77777777" w:rsidR="00FA1B05" w:rsidRPr="00250824" w:rsidRDefault="00FA1B05" w:rsidP="00FA1B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50824">
        <w:rPr>
          <w:rFonts w:ascii="Cascadia Mono" w:hAnsi="Cascadia Mono" w:cs="Cascadia Mono"/>
          <w:noProof w:val="0"/>
          <w:color w:val="000000"/>
          <w:kern w:val="0"/>
          <w:sz w:val="24"/>
          <w:szCs w:val="24"/>
          <w:lang w:val="en-US"/>
        </w:rPr>
        <w:t xml:space="preserve">   }</w:t>
      </w:r>
    </w:p>
    <w:p w14:paraId="2AA2223C" w14:textId="77777777" w:rsidR="00FA1B05" w:rsidRPr="00250824" w:rsidRDefault="00FA1B05" w:rsidP="00FA1B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50824">
        <w:rPr>
          <w:rFonts w:ascii="Cascadia Mono" w:hAnsi="Cascadia Mono" w:cs="Cascadia Mono"/>
          <w:noProof w:val="0"/>
          <w:color w:val="000000"/>
          <w:kern w:val="0"/>
          <w:sz w:val="24"/>
          <w:szCs w:val="24"/>
          <w:lang w:val="en-US"/>
        </w:rPr>
        <w:t>}</w:t>
      </w:r>
    </w:p>
    <w:p w14:paraId="29081B3C" w14:textId="77777777" w:rsidR="00FA1B05" w:rsidRPr="00250824" w:rsidRDefault="00FA1B05" w:rsidP="00FA1B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50824">
        <w:rPr>
          <w:rFonts w:ascii="Cascadia Mono" w:hAnsi="Cascadia Mono" w:cs="Cascadia Mono"/>
          <w:noProof w:val="0"/>
          <w:color w:val="000000"/>
          <w:kern w:val="0"/>
          <w:sz w:val="24"/>
          <w:szCs w:val="24"/>
          <w:lang w:val="en-US"/>
        </w:rPr>
        <w:t>catch (</w:t>
      </w:r>
      <w:proofErr w:type="spellStart"/>
      <w:r w:rsidRPr="00250824">
        <w:rPr>
          <w:rFonts w:ascii="Cascadia Mono" w:hAnsi="Cascadia Mono" w:cs="Cascadia Mono"/>
          <w:noProof w:val="0"/>
          <w:color w:val="000000"/>
          <w:kern w:val="0"/>
          <w:sz w:val="24"/>
          <w:szCs w:val="24"/>
          <w:lang w:val="en-US"/>
        </w:rPr>
        <w:t>SqlException</w:t>
      </w:r>
      <w:proofErr w:type="spellEnd"/>
      <w:r w:rsidRPr="00250824">
        <w:rPr>
          <w:rFonts w:ascii="Cascadia Mono" w:hAnsi="Cascadia Mono" w:cs="Cascadia Mono"/>
          <w:noProof w:val="0"/>
          <w:color w:val="000000"/>
          <w:kern w:val="0"/>
          <w:sz w:val="24"/>
          <w:szCs w:val="24"/>
          <w:lang w:val="en-US"/>
        </w:rPr>
        <w:t xml:space="preserve"> </w:t>
      </w:r>
      <w:proofErr w:type="spellStart"/>
      <w:r w:rsidRPr="00250824">
        <w:rPr>
          <w:rFonts w:ascii="Cascadia Mono" w:hAnsi="Cascadia Mono" w:cs="Cascadia Mono"/>
          <w:noProof w:val="0"/>
          <w:color w:val="000000"/>
          <w:kern w:val="0"/>
          <w:sz w:val="24"/>
          <w:szCs w:val="24"/>
          <w:lang w:val="en-US"/>
        </w:rPr>
        <w:t>ev</w:t>
      </w:r>
      <w:proofErr w:type="spellEnd"/>
      <w:r w:rsidRPr="00250824">
        <w:rPr>
          <w:rFonts w:ascii="Cascadia Mono" w:hAnsi="Cascadia Mono" w:cs="Cascadia Mono"/>
          <w:noProof w:val="0"/>
          <w:color w:val="000000"/>
          <w:kern w:val="0"/>
          <w:sz w:val="24"/>
          <w:szCs w:val="24"/>
          <w:lang w:val="en-US"/>
        </w:rPr>
        <w:t>)</w:t>
      </w:r>
    </w:p>
    <w:p w14:paraId="3709928E" w14:textId="77777777" w:rsidR="00FA1B05" w:rsidRPr="00250824" w:rsidRDefault="00FA1B05" w:rsidP="00FA1B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50824">
        <w:rPr>
          <w:rFonts w:ascii="Cascadia Mono" w:hAnsi="Cascadia Mono" w:cs="Cascadia Mono"/>
          <w:noProof w:val="0"/>
          <w:color w:val="000000"/>
          <w:kern w:val="0"/>
          <w:sz w:val="24"/>
          <w:szCs w:val="24"/>
          <w:lang w:val="en-US"/>
        </w:rPr>
        <w:t>{</w:t>
      </w:r>
    </w:p>
    <w:p w14:paraId="05482F8D" w14:textId="77777777" w:rsidR="00FA1B05" w:rsidRPr="00250824" w:rsidRDefault="00FA1B05" w:rsidP="00FA1B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50824">
        <w:rPr>
          <w:rFonts w:ascii="Cascadia Mono" w:hAnsi="Cascadia Mono" w:cs="Cascadia Mono"/>
          <w:noProof w:val="0"/>
          <w:color w:val="000000"/>
          <w:kern w:val="0"/>
          <w:sz w:val="24"/>
          <w:szCs w:val="24"/>
          <w:lang w:val="en-US"/>
        </w:rPr>
        <w:t xml:space="preserve">   </w:t>
      </w:r>
      <w:proofErr w:type="spellStart"/>
      <w:r w:rsidRPr="00250824">
        <w:rPr>
          <w:rFonts w:ascii="Cascadia Mono" w:hAnsi="Cascadia Mono" w:cs="Cascadia Mono"/>
          <w:noProof w:val="0"/>
          <w:color w:val="000000"/>
          <w:kern w:val="0"/>
          <w:sz w:val="24"/>
          <w:szCs w:val="24"/>
          <w:lang w:val="en-US"/>
        </w:rPr>
        <w:t>MessageBox.Show</w:t>
      </w:r>
      <w:proofErr w:type="spellEnd"/>
      <w:r w:rsidRPr="00250824">
        <w:rPr>
          <w:rFonts w:ascii="Cascadia Mono" w:hAnsi="Cascadia Mono" w:cs="Cascadia Mono"/>
          <w:noProof w:val="0"/>
          <w:color w:val="000000"/>
          <w:kern w:val="0"/>
          <w:sz w:val="24"/>
          <w:szCs w:val="24"/>
          <w:lang w:val="en-US"/>
        </w:rPr>
        <w:t>("</w:t>
      </w:r>
      <w:proofErr w:type="spellStart"/>
      <w:r w:rsidRPr="00250824">
        <w:rPr>
          <w:rFonts w:ascii="Cascadia Mono" w:hAnsi="Cascadia Mono" w:cs="Cascadia Mono"/>
          <w:noProof w:val="0"/>
          <w:color w:val="000000"/>
          <w:kern w:val="0"/>
          <w:sz w:val="24"/>
          <w:szCs w:val="24"/>
          <w:lang w:val="en-US"/>
        </w:rPr>
        <w:t>Cập</w:t>
      </w:r>
      <w:proofErr w:type="spellEnd"/>
      <w:r w:rsidRPr="00250824">
        <w:rPr>
          <w:rFonts w:ascii="Cascadia Mono" w:hAnsi="Cascadia Mono" w:cs="Cascadia Mono"/>
          <w:noProof w:val="0"/>
          <w:color w:val="000000"/>
          <w:kern w:val="0"/>
          <w:sz w:val="24"/>
          <w:szCs w:val="24"/>
          <w:lang w:val="en-US"/>
        </w:rPr>
        <w:t xml:space="preserve"> </w:t>
      </w:r>
      <w:proofErr w:type="spellStart"/>
      <w:r w:rsidRPr="00250824">
        <w:rPr>
          <w:rFonts w:ascii="Cascadia Mono" w:hAnsi="Cascadia Mono" w:cs="Cascadia Mono"/>
          <w:noProof w:val="0"/>
          <w:color w:val="000000"/>
          <w:kern w:val="0"/>
          <w:sz w:val="24"/>
          <w:szCs w:val="24"/>
          <w:lang w:val="en-US"/>
        </w:rPr>
        <w:t>nhật</w:t>
      </w:r>
      <w:proofErr w:type="spellEnd"/>
      <w:r w:rsidRPr="00250824">
        <w:rPr>
          <w:rFonts w:ascii="Cascadia Mono" w:hAnsi="Cascadia Mono" w:cs="Cascadia Mono"/>
          <w:noProof w:val="0"/>
          <w:color w:val="000000"/>
          <w:kern w:val="0"/>
          <w:sz w:val="24"/>
          <w:szCs w:val="24"/>
          <w:lang w:val="en-US"/>
        </w:rPr>
        <w:t xml:space="preserve"> </w:t>
      </w:r>
      <w:proofErr w:type="spellStart"/>
      <w:r w:rsidRPr="00250824">
        <w:rPr>
          <w:rFonts w:ascii="Cascadia Mono" w:hAnsi="Cascadia Mono" w:cs="Cascadia Mono"/>
          <w:noProof w:val="0"/>
          <w:color w:val="000000"/>
          <w:kern w:val="0"/>
          <w:sz w:val="24"/>
          <w:szCs w:val="24"/>
          <w:lang w:val="en-US"/>
        </w:rPr>
        <w:t>số</w:t>
      </w:r>
      <w:proofErr w:type="spellEnd"/>
      <w:r w:rsidRPr="00250824">
        <w:rPr>
          <w:rFonts w:ascii="Cascadia Mono" w:hAnsi="Cascadia Mono" w:cs="Cascadia Mono"/>
          <w:noProof w:val="0"/>
          <w:color w:val="000000"/>
          <w:kern w:val="0"/>
          <w:sz w:val="24"/>
          <w:szCs w:val="24"/>
          <w:lang w:val="en-US"/>
        </w:rPr>
        <w:t xml:space="preserve"> </w:t>
      </w:r>
      <w:proofErr w:type="spellStart"/>
      <w:r w:rsidRPr="00250824">
        <w:rPr>
          <w:rFonts w:ascii="Cascadia Mono" w:hAnsi="Cascadia Mono" w:cs="Cascadia Mono"/>
          <w:noProof w:val="0"/>
          <w:color w:val="000000"/>
          <w:kern w:val="0"/>
          <w:sz w:val="24"/>
          <w:szCs w:val="24"/>
          <w:lang w:val="en-US"/>
        </w:rPr>
        <w:t>tiền</w:t>
      </w:r>
      <w:proofErr w:type="spellEnd"/>
      <w:r w:rsidRPr="00250824">
        <w:rPr>
          <w:rFonts w:ascii="Cascadia Mono" w:hAnsi="Cascadia Mono" w:cs="Cascadia Mono"/>
          <w:noProof w:val="0"/>
          <w:color w:val="000000"/>
          <w:kern w:val="0"/>
          <w:sz w:val="24"/>
          <w:szCs w:val="24"/>
          <w:lang w:val="en-US"/>
        </w:rPr>
        <w:t xml:space="preserve"> </w:t>
      </w:r>
      <w:proofErr w:type="spellStart"/>
      <w:r w:rsidRPr="00250824">
        <w:rPr>
          <w:rFonts w:ascii="Cascadia Mono" w:hAnsi="Cascadia Mono" w:cs="Cascadia Mono"/>
          <w:noProof w:val="0"/>
          <w:color w:val="000000"/>
          <w:kern w:val="0"/>
          <w:sz w:val="24"/>
          <w:szCs w:val="24"/>
          <w:lang w:val="en-US"/>
        </w:rPr>
        <w:t>nhận</w:t>
      </w:r>
      <w:proofErr w:type="spellEnd"/>
      <w:r w:rsidRPr="00250824">
        <w:rPr>
          <w:rFonts w:ascii="Cascadia Mono" w:hAnsi="Cascadia Mono" w:cs="Cascadia Mono"/>
          <w:noProof w:val="0"/>
          <w:color w:val="000000"/>
          <w:kern w:val="0"/>
          <w:sz w:val="24"/>
          <w:szCs w:val="24"/>
          <w:lang w:val="en-US"/>
        </w:rPr>
        <w:t xml:space="preserve"> </w:t>
      </w:r>
      <w:proofErr w:type="spellStart"/>
      <w:r w:rsidRPr="00250824">
        <w:rPr>
          <w:rFonts w:ascii="Cascadia Mono" w:hAnsi="Cascadia Mono" w:cs="Cascadia Mono"/>
          <w:noProof w:val="0"/>
          <w:color w:val="000000"/>
          <w:kern w:val="0"/>
          <w:sz w:val="24"/>
          <w:szCs w:val="24"/>
          <w:lang w:val="en-US"/>
        </w:rPr>
        <w:t>thất</w:t>
      </w:r>
      <w:proofErr w:type="spellEnd"/>
      <w:r w:rsidRPr="00250824">
        <w:rPr>
          <w:rFonts w:ascii="Cascadia Mono" w:hAnsi="Cascadia Mono" w:cs="Cascadia Mono"/>
          <w:noProof w:val="0"/>
          <w:color w:val="000000"/>
          <w:kern w:val="0"/>
          <w:sz w:val="24"/>
          <w:szCs w:val="24"/>
          <w:lang w:val="en-US"/>
        </w:rPr>
        <w:t xml:space="preserve"> </w:t>
      </w:r>
      <w:proofErr w:type="spellStart"/>
      <w:r w:rsidRPr="00250824">
        <w:rPr>
          <w:rFonts w:ascii="Cascadia Mono" w:hAnsi="Cascadia Mono" w:cs="Cascadia Mono"/>
          <w:noProof w:val="0"/>
          <w:color w:val="000000"/>
          <w:kern w:val="0"/>
          <w:sz w:val="24"/>
          <w:szCs w:val="24"/>
          <w:lang w:val="en-US"/>
        </w:rPr>
        <w:t>bại</w:t>
      </w:r>
      <w:proofErr w:type="spellEnd"/>
      <w:r w:rsidRPr="00250824">
        <w:rPr>
          <w:rFonts w:ascii="Cascadia Mono" w:hAnsi="Cascadia Mono" w:cs="Cascadia Mono"/>
          <w:noProof w:val="0"/>
          <w:color w:val="000000"/>
          <w:kern w:val="0"/>
          <w:sz w:val="24"/>
          <w:szCs w:val="24"/>
          <w:lang w:val="en-US"/>
        </w:rPr>
        <w:t xml:space="preserve">! \n Do: \n" + </w:t>
      </w:r>
      <w:proofErr w:type="spellStart"/>
      <w:proofErr w:type="gramStart"/>
      <w:r w:rsidRPr="00250824">
        <w:rPr>
          <w:rFonts w:ascii="Cascadia Mono" w:hAnsi="Cascadia Mono" w:cs="Cascadia Mono"/>
          <w:noProof w:val="0"/>
          <w:color w:val="000000"/>
          <w:kern w:val="0"/>
          <w:sz w:val="24"/>
          <w:szCs w:val="24"/>
          <w:lang w:val="en-US"/>
        </w:rPr>
        <w:t>ev.Message</w:t>
      </w:r>
      <w:proofErr w:type="spellEnd"/>
      <w:proofErr w:type="gramEnd"/>
      <w:r w:rsidRPr="00250824">
        <w:rPr>
          <w:rFonts w:ascii="Cascadia Mono" w:hAnsi="Cascadia Mono" w:cs="Cascadia Mono"/>
          <w:noProof w:val="0"/>
          <w:color w:val="000000"/>
          <w:kern w:val="0"/>
          <w:sz w:val="24"/>
          <w:szCs w:val="24"/>
          <w:lang w:val="en-US"/>
        </w:rPr>
        <w:t xml:space="preserve">, "Thông </w:t>
      </w:r>
      <w:proofErr w:type="spellStart"/>
      <w:r w:rsidRPr="00250824">
        <w:rPr>
          <w:rFonts w:ascii="Cascadia Mono" w:hAnsi="Cascadia Mono" w:cs="Cascadia Mono"/>
          <w:noProof w:val="0"/>
          <w:color w:val="000000"/>
          <w:kern w:val="0"/>
          <w:sz w:val="24"/>
          <w:szCs w:val="24"/>
          <w:lang w:val="en-US"/>
        </w:rPr>
        <w:t>báo</w:t>
      </w:r>
      <w:proofErr w:type="spellEnd"/>
      <w:r w:rsidRPr="00250824">
        <w:rPr>
          <w:rFonts w:ascii="Cascadia Mono" w:hAnsi="Cascadia Mono" w:cs="Cascadia Mono"/>
          <w:noProof w:val="0"/>
          <w:color w:val="000000"/>
          <w:kern w:val="0"/>
          <w:sz w:val="24"/>
          <w:szCs w:val="24"/>
          <w:lang w:val="en-US"/>
        </w:rPr>
        <w:t xml:space="preserve">", </w:t>
      </w:r>
      <w:proofErr w:type="spellStart"/>
      <w:r w:rsidRPr="00250824">
        <w:rPr>
          <w:rFonts w:ascii="Cascadia Mono" w:hAnsi="Cascadia Mono" w:cs="Cascadia Mono"/>
          <w:noProof w:val="0"/>
          <w:color w:val="000000"/>
          <w:kern w:val="0"/>
          <w:sz w:val="24"/>
          <w:szCs w:val="24"/>
          <w:lang w:val="en-US"/>
        </w:rPr>
        <w:t>MessageBoxButtons.OK</w:t>
      </w:r>
      <w:proofErr w:type="spellEnd"/>
      <w:r w:rsidRPr="00250824">
        <w:rPr>
          <w:rFonts w:ascii="Cascadia Mono" w:hAnsi="Cascadia Mono" w:cs="Cascadia Mono"/>
          <w:noProof w:val="0"/>
          <w:color w:val="000000"/>
          <w:kern w:val="0"/>
          <w:sz w:val="24"/>
          <w:szCs w:val="24"/>
          <w:lang w:val="en-US"/>
        </w:rPr>
        <w:t xml:space="preserve">, </w:t>
      </w:r>
      <w:proofErr w:type="spellStart"/>
      <w:r w:rsidRPr="00250824">
        <w:rPr>
          <w:rFonts w:ascii="Cascadia Mono" w:hAnsi="Cascadia Mono" w:cs="Cascadia Mono"/>
          <w:noProof w:val="0"/>
          <w:color w:val="000000"/>
          <w:kern w:val="0"/>
          <w:sz w:val="24"/>
          <w:szCs w:val="24"/>
          <w:lang w:val="en-US"/>
        </w:rPr>
        <w:t>MessageBoxIcon.Error</w:t>
      </w:r>
      <w:proofErr w:type="spellEnd"/>
      <w:r w:rsidRPr="00250824">
        <w:rPr>
          <w:rFonts w:ascii="Cascadia Mono" w:hAnsi="Cascadia Mono" w:cs="Cascadia Mono"/>
          <w:noProof w:val="0"/>
          <w:color w:val="000000"/>
          <w:kern w:val="0"/>
          <w:sz w:val="24"/>
          <w:szCs w:val="24"/>
          <w:lang w:val="en-US"/>
        </w:rPr>
        <w:t>);</w:t>
      </w:r>
    </w:p>
    <w:p w14:paraId="603AEC71" w14:textId="3D54DF28" w:rsidR="00FA1B05" w:rsidRDefault="00FA1B05" w:rsidP="00FA1B05">
      <w:pPr>
        <w:pStyle w:val="ListParagraph"/>
        <w:pBdr>
          <w:top w:val="single" w:sz="4" w:space="1" w:color="auto"/>
          <w:left w:val="single" w:sz="4" w:space="4" w:color="auto"/>
          <w:bottom w:val="single" w:sz="4" w:space="1" w:color="auto"/>
          <w:right w:val="single" w:sz="4" w:space="4" w:color="auto"/>
        </w:pBdr>
        <w:spacing w:after="0" w:line="360" w:lineRule="auto"/>
        <w:ind w:left="1584"/>
        <w:rPr>
          <w:rFonts w:ascii="Times New Roman" w:hAnsi="Times New Roman" w:cs="Times New Roman"/>
          <w:sz w:val="28"/>
          <w:szCs w:val="28"/>
          <w:u w:val="single"/>
          <w:lang w:val="en-US"/>
        </w:rPr>
      </w:pPr>
      <w:r w:rsidRPr="00250824">
        <w:rPr>
          <w:rFonts w:ascii="Cascadia Mono" w:hAnsi="Cascadia Mono" w:cs="Cascadia Mono"/>
          <w:noProof w:val="0"/>
          <w:color w:val="000000"/>
          <w:kern w:val="0"/>
          <w:sz w:val="24"/>
          <w:szCs w:val="24"/>
          <w:lang w:val="en-US"/>
        </w:rPr>
        <w:t>}</w:t>
      </w:r>
    </w:p>
    <w:p w14:paraId="05CDB25F" w14:textId="77777777" w:rsidR="00FA1B05" w:rsidRPr="00FA1B05" w:rsidRDefault="00FA1B05" w:rsidP="00FA1B05">
      <w:pPr>
        <w:pStyle w:val="ListParagraph"/>
        <w:spacing w:after="0" w:line="360" w:lineRule="auto"/>
        <w:ind w:left="1584"/>
        <w:rPr>
          <w:rFonts w:ascii="Times New Roman" w:hAnsi="Times New Roman" w:cs="Times New Roman"/>
          <w:sz w:val="28"/>
          <w:szCs w:val="28"/>
          <w:u w:val="single"/>
          <w:lang w:val="en-US"/>
        </w:rPr>
      </w:pPr>
    </w:p>
    <w:p w14:paraId="281B5E55" w14:textId="15F8D3FF" w:rsidR="0079645D" w:rsidRDefault="0079645D" w:rsidP="0079645D">
      <w:pPr>
        <w:pStyle w:val="ListParagraph"/>
        <w:numPr>
          <w:ilvl w:val="0"/>
          <w:numId w:val="19"/>
        </w:numPr>
        <w:spacing w:after="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Procedure</w:t>
      </w:r>
      <w:r w:rsidR="00FA1B05">
        <w:rPr>
          <w:rFonts w:ascii="Times New Roman" w:hAnsi="Times New Roman" w:cs="Times New Roman"/>
          <w:b/>
          <w:bCs/>
          <w:sz w:val="28"/>
          <w:szCs w:val="28"/>
          <w:lang w:val="en-US"/>
        </w:rPr>
        <w:t xml:space="preserve"> xóa bàn:</w:t>
      </w:r>
    </w:p>
    <w:p w14:paraId="6F1A188E" w14:textId="3F175D9C" w:rsidR="00FA1B05" w:rsidRDefault="00FA1B05" w:rsidP="00FA1B05">
      <w:pPr>
        <w:pStyle w:val="ListParagraph"/>
        <w:spacing w:after="0" w:line="360" w:lineRule="auto"/>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SQL:</w:t>
      </w:r>
    </w:p>
    <w:p w14:paraId="542FD3C9" w14:textId="77777777" w:rsidR="001F5002" w:rsidRPr="001F5002" w:rsidRDefault="001F5002" w:rsidP="001F50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F5002">
        <w:rPr>
          <w:rFonts w:ascii="Cascadia Mono" w:hAnsi="Cascadia Mono" w:cs="Cascadia Mono"/>
          <w:noProof w:val="0"/>
          <w:color w:val="0000FF"/>
          <w:kern w:val="0"/>
          <w:sz w:val="24"/>
          <w:szCs w:val="24"/>
          <w:lang w:val="en-US"/>
        </w:rPr>
        <w:t>DROP</w:t>
      </w:r>
      <w:r w:rsidRPr="001F5002">
        <w:rPr>
          <w:rFonts w:ascii="Cascadia Mono" w:hAnsi="Cascadia Mono" w:cs="Cascadia Mono"/>
          <w:noProof w:val="0"/>
          <w:color w:val="000000"/>
          <w:kern w:val="0"/>
          <w:sz w:val="24"/>
          <w:szCs w:val="24"/>
          <w:lang w:val="en-US"/>
        </w:rPr>
        <w:t xml:space="preserve"> </w:t>
      </w:r>
      <w:r w:rsidRPr="001F5002">
        <w:rPr>
          <w:rFonts w:ascii="Cascadia Mono" w:hAnsi="Cascadia Mono" w:cs="Cascadia Mono"/>
          <w:noProof w:val="0"/>
          <w:color w:val="0000FF"/>
          <w:kern w:val="0"/>
          <w:sz w:val="24"/>
          <w:szCs w:val="24"/>
          <w:lang w:val="en-US"/>
        </w:rPr>
        <w:t>PROCEDURE</w:t>
      </w:r>
      <w:r w:rsidRPr="001F5002">
        <w:rPr>
          <w:rFonts w:ascii="Cascadia Mono" w:hAnsi="Cascadia Mono" w:cs="Cascadia Mono"/>
          <w:noProof w:val="0"/>
          <w:color w:val="000000"/>
          <w:kern w:val="0"/>
          <w:sz w:val="24"/>
          <w:szCs w:val="24"/>
          <w:lang w:val="en-US"/>
        </w:rPr>
        <w:t xml:space="preserve"> </w:t>
      </w:r>
      <w:r w:rsidRPr="001F5002">
        <w:rPr>
          <w:rFonts w:ascii="Cascadia Mono" w:hAnsi="Cascadia Mono" w:cs="Cascadia Mono"/>
          <w:noProof w:val="0"/>
          <w:color w:val="0000FF"/>
          <w:kern w:val="0"/>
          <w:sz w:val="24"/>
          <w:szCs w:val="24"/>
          <w:lang w:val="en-US"/>
        </w:rPr>
        <w:t>IF</w:t>
      </w:r>
      <w:r w:rsidRPr="001F5002">
        <w:rPr>
          <w:rFonts w:ascii="Cascadia Mono" w:hAnsi="Cascadia Mono" w:cs="Cascadia Mono"/>
          <w:noProof w:val="0"/>
          <w:color w:val="000000"/>
          <w:kern w:val="0"/>
          <w:sz w:val="24"/>
          <w:szCs w:val="24"/>
          <w:lang w:val="en-US"/>
        </w:rPr>
        <w:t xml:space="preserve"> </w:t>
      </w:r>
      <w:r w:rsidRPr="001F5002">
        <w:rPr>
          <w:rFonts w:ascii="Cascadia Mono" w:hAnsi="Cascadia Mono" w:cs="Cascadia Mono"/>
          <w:noProof w:val="0"/>
          <w:color w:val="808080"/>
          <w:kern w:val="0"/>
          <w:sz w:val="24"/>
          <w:szCs w:val="24"/>
          <w:lang w:val="en-US"/>
        </w:rPr>
        <w:t>EXISTS</w:t>
      </w:r>
      <w:r w:rsidRPr="001F5002">
        <w:rPr>
          <w:rFonts w:ascii="Cascadia Mono" w:hAnsi="Cascadia Mono" w:cs="Cascadia Mono"/>
          <w:noProof w:val="0"/>
          <w:color w:val="000000"/>
          <w:kern w:val="0"/>
          <w:sz w:val="24"/>
          <w:szCs w:val="24"/>
          <w:lang w:val="en-US"/>
        </w:rPr>
        <w:t xml:space="preserve"> </w:t>
      </w:r>
      <w:proofErr w:type="spellStart"/>
      <w:proofErr w:type="gramStart"/>
      <w:r w:rsidRPr="001F5002">
        <w:rPr>
          <w:rFonts w:ascii="Cascadia Mono" w:hAnsi="Cascadia Mono" w:cs="Cascadia Mono"/>
          <w:noProof w:val="0"/>
          <w:color w:val="000000"/>
          <w:kern w:val="0"/>
          <w:sz w:val="24"/>
          <w:szCs w:val="24"/>
          <w:lang w:val="en-US"/>
        </w:rPr>
        <w:t>deleteTableByID</w:t>
      </w:r>
      <w:proofErr w:type="spellEnd"/>
      <w:proofErr w:type="gramEnd"/>
    </w:p>
    <w:p w14:paraId="49DCB849" w14:textId="77777777" w:rsidR="001F5002" w:rsidRPr="001F5002" w:rsidRDefault="001F5002" w:rsidP="001F50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F5002">
        <w:rPr>
          <w:rFonts w:ascii="Cascadia Mono" w:hAnsi="Cascadia Mono" w:cs="Cascadia Mono"/>
          <w:noProof w:val="0"/>
          <w:color w:val="0000FF"/>
          <w:kern w:val="0"/>
          <w:sz w:val="24"/>
          <w:szCs w:val="24"/>
          <w:lang w:val="en-US"/>
        </w:rPr>
        <w:t>GO</w:t>
      </w:r>
    </w:p>
    <w:p w14:paraId="3396A26F" w14:textId="77777777" w:rsidR="001F5002" w:rsidRPr="001F5002" w:rsidRDefault="001F5002" w:rsidP="001F50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p>
    <w:p w14:paraId="34E254F7" w14:textId="77777777" w:rsidR="001F5002" w:rsidRPr="001F5002" w:rsidRDefault="001F5002" w:rsidP="001F50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F5002">
        <w:rPr>
          <w:rFonts w:ascii="Cascadia Mono" w:hAnsi="Cascadia Mono" w:cs="Cascadia Mono"/>
          <w:noProof w:val="0"/>
          <w:color w:val="0000FF"/>
          <w:kern w:val="0"/>
          <w:sz w:val="24"/>
          <w:szCs w:val="24"/>
          <w:lang w:val="en-US"/>
        </w:rPr>
        <w:t>CREATE</w:t>
      </w:r>
      <w:r w:rsidRPr="001F5002">
        <w:rPr>
          <w:rFonts w:ascii="Cascadia Mono" w:hAnsi="Cascadia Mono" w:cs="Cascadia Mono"/>
          <w:noProof w:val="0"/>
          <w:color w:val="000000"/>
          <w:kern w:val="0"/>
          <w:sz w:val="24"/>
          <w:szCs w:val="24"/>
          <w:lang w:val="en-US"/>
        </w:rPr>
        <w:t xml:space="preserve"> </w:t>
      </w:r>
      <w:r w:rsidRPr="001F5002">
        <w:rPr>
          <w:rFonts w:ascii="Cascadia Mono" w:hAnsi="Cascadia Mono" w:cs="Cascadia Mono"/>
          <w:noProof w:val="0"/>
          <w:color w:val="0000FF"/>
          <w:kern w:val="0"/>
          <w:sz w:val="24"/>
          <w:szCs w:val="24"/>
          <w:lang w:val="en-US"/>
        </w:rPr>
        <w:t>PROCEDURE</w:t>
      </w:r>
      <w:r w:rsidRPr="001F5002">
        <w:rPr>
          <w:rFonts w:ascii="Cascadia Mono" w:hAnsi="Cascadia Mono" w:cs="Cascadia Mono"/>
          <w:noProof w:val="0"/>
          <w:color w:val="000000"/>
          <w:kern w:val="0"/>
          <w:sz w:val="24"/>
          <w:szCs w:val="24"/>
          <w:lang w:val="en-US"/>
        </w:rPr>
        <w:t xml:space="preserve"> </w:t>
      </w:r>
      <w:proofErr w:type="spellStart"/>
      <w:proofErr w:type="gramStart"/>
      <w:r w:rsidRPr="001F5002">
        <w:rPr>
          <w:rFonts w:ascii="Cascadia Mono" w:hAnsi="Cascadia Mono" w:cs="Cascadia Mono"/>
          <w:noProof w:val="0"/>
          <w:color w:val="000000"/>
          <w:kern w:val="0"/>
          <w:sz w:val="24"/>
          <w:szCs w:val="24"/>
          <w:lang w:val="en-US"/>
        </w:rPr>
        <w:t>deleteTableByID</w:t>
      </w:r>
      <w:proofErr w:type="spellEnd"/>
      <w:proofErr w:type="gramEnd"/>
    </w:p>
    <w:p w14:paraId="69E25CFF" w14:textId="77777777" w:rsidR="001F5002" w:rsidRPr="001F5002" w:rsidRDefault="001F5002" w:rsidP="001F50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F5002">
        <w:rPr>
          <w:rFonts w:ascii="Cascadia Mono" w:hAnsi="Cascadia Mono" w:cs="Cascadia Mono"/>
          <w:noProof w:val="0"/>
          <w:color w:val="000000"/>
          <w:kern w:val="0"/>
          <w:sz w:val="24"/>
          <w:szCs w:val="24"/>
          <w:lang w:val="en-US"/>
        </w:rPr>
        <w:tab/>
        <w:t xml:space="preserve">@ID </w:t>
      </w:r>
      <w:proofErr w:type="gramStart"/>
      <w:r w:rsidRPr="001F5002">
        <w:rPr>
          <w:rFonts w:ascii="Cascadia Mono" w:hAnsi="Cascadia Mono" w:cs="Cascadia Mono"/>
          <w:noProof w:val="0"/>
          <w:color w:val="0000FF"/>
          <w:kern w:val="0"/>
          <w:sz w:val="24"/>
          <w:szCs w:val="24"/>
          <w:lang w:val="en-US"/>
        </w:rPr>
        <w:t>VARCHAR</w:t>
      </w:r>
      <w:r w:rsidRPr="001F5002">
        <w:rPr>
          <w:rFonts w:ascii="Cascadia Mono" w:hAnsi="Cascadia Mono" w:cs="Cascadia Mono"/>
          <w:noProof w:val="0"/>
          <w:color w:val="808080"/>
          <w:kern w:val="0"/>
          <w:sz w:val="24"/>
          <w:szCs w:val="24"/>
          <w:lang w:val="en-US"/>
        </w:rPr>
        <w:t>(</w:t>
      </w:r>
      <w:proofErr w:type="gramEnd"/>
      <w:r w:rsidRPr="001F5002">
        <w:rPr>
          <w:rFonts w:ascii="Cascadia Mono" w:hAnsi="Cascadia Mono" w:cs="Cascadia Mono"/>
          <w:noProof w:val="0"/>
          <w:color w:val="000000"/>
          <w:kern w:val="0"/>
          <w:sz w:val="24"/>
          <w:szCs w:val="24"/>
          <w:lang w:val="en-US"/>
        </w:rPr>
        <w:t>3</w:t>
      </w:r>
      <w:r w:rsidRPr="001F5002">
        <w:rPr>
          <w:rFonts w:ascii="Cascadia Mono" w:hAnsi="Cascadia Mono" w:cs="Cascadia Mono"/>
          <w:noProof w:val="0"/>
          <w:color w:val="808080"/>
          <w:kern w:val="0"/>
          <w:sz w:val="24"/>
          <w:szCs w:val="24"/>
          <w:lang w:val="en-US"/>
        </w:rPr>
        <w:t>)</w:t>
      </w:r>
    </w:p>
    <w:p w14:paraId="2C16979A" w14:textId="77777777" w:rsidR="001F5002" w:rsidRPr="001F5002" w:rsidRDefault="001F5002" w:rsidP="001F50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F5002">
        <w:rPr>
          <w:rFonts w:ascii="Cascadia Mono" w:hAnsi="Cascadia Mono" w:cs="Cascadia Mono"/>
          <w:noProof w:val="0"/>
          <w:color w:val="0000FF"/>
          <w:kern w:val="0"/>
          <w:sz w:val="24"/>
          <w:szCs w:val="24"/>
          <w:lang w:val="en-US"/>
        </w:rPr>
        <w:t>AS</w:t>
      </w:r>
    </w:p>
    <w:p w14:paraId="79C2B72C" w14:textId="77777777" w:rsidR="001F5002" w:rsidRPr="001F5002" w:rsidRDefault="001F5002" w:rsidP="001F50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F5002">
        <w:rPr>
          <w:rFonts w:ascii="Cascadia Mono" w:hAnsi="Cascadia Mono" w:cs="Cascadia Mono"/>
          <w:noProof w:val="0"/>
          <w:color w:val="0000FF"/>
          <w:kern w:val="0"/>
          <w:sz w:val="24"/>
          <w:szCs w:val="24"/>
          <w:lang w:val="en-US"/>
        </w:rPr>
        <w:t>BEGIN</w:t>
      </w:r>
    </w:p>
    <w:p w14:paraId="3DFA1715" w14:textId="77777777" w:rsidR="001F5002" w:rsidRPr="001F5002" w:rsidRDefault="001F5002" w:rsidP="001F50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F5002">
        <w:rPr>
          <w:rFonts w:ascii="Cascadia Mono" w:hAnsi="Cascadia Mono" w:cs="Cascadia Mono"/>
          <w:noProof w:val="0"/>
          <w:color w:val="000000"/>
          <w:kern w:val="0"/>
          <w:sz w:val="24"/>
          <w:szCs w:val="24"/>
          <w:lang w:val="en-US"/>
        </w:rPr>
        <w:tab/>
      </w:r>
      <w:r w:rsidRPr="001F5002">
        <w:rPr>
          <w:rFonts w:ascii="Cascadia Mono" w:hAnsi="Cascadia Mono" w:cs="Cascadia Mono"/>
          <w:noProof w:val="0"/>
          <w:color w:val="008000"/>
          <w:kern w:val="0"/>
          <w:sz w:val="24"/>
          <w:szCs w:val="24"/>
          <w:lang w:val="en-US"/>
        </w:rPr>
        <w:t>--NẾU BÀN ĐANG ĐƯỢC DÙNG THÌ KHÔNG XÓA</w:t>
      </w:r>
    </w:p>
    <w:p w14:paraId="3E546376" w14:textId="77777777" w:rsidR="001F5002" w:rsidRPr="001F5002" w:rsidRDefault="001F5002" w:rsidP="001F50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F5002">
        <w:rPr>
          <w:rFonts w:ascii="Cascadia Mono" w:hAnsi="Cascadia Mono" w:cs="Cascadia Mono"/>
          <w:noProof w:val="0"/>
          <w:color w:val="000000"/>
          <w:kern w:val="0"/>
          <w:sz w:val="24"/>
          <w:szCs w:val="24"/>
          <w:lang w:val="en-US"/>
        </w:rPr>
        <w:tab/>
      </w:r>
      <w:r w:rsidRPr="001F5002">
        <w:rPr>
          <w:rFonts w:ascii="Cascadia Mono" w:hAnsi="Cascadia Mono" w:cs="Cascadia Mono"/>
          <w:noProof w:val="0"/>
          <w:color w:val="0000FF"/>
          <w:kern w:val="0"/>
          <w:sz w:val="24"/>
          <w:szCs w:val="24"/>
          <w:lang w:val="en-US"/>
        </w:rPr>
        <w:t xml:space="preserve">IF </w:t>
      </w:r>
      <w:r w:rsidRPr="001F5002">
        <w:rPr>
          <w:rFonts w:ascii="Cascadia Mono" w:hAnsi="Cascadia Mono" w:cs="Cascadia Mono"/>
          <w:noProof w:val="0"/>
          <w:color w:val="808080"/>
          <w:kern w:val="0"/>
          <w:sz w:val="24"/>
          <w:szCs w:val="24"/>
          <w:lang w:val="en-US"/>
        </w:rPr>
        <w:t>(</w:t>
      </w:r>
      <w:r w:rsidRPr="001F5002">
        <w:rPr>
          <w:rFonts w:ascii="Cascadia Mono" w:hAnsi="Cascadia Mono" w:cs="Cascadia Mono"/>
          <w:noProof w:val="0"/>
          <w:color w:val="0000FF"/>
          <w:kern w:val="0"/>
          <w:sz w:val="24"/>
          <w:szCs w:val="24"/>
          <w:lang w:val="en-US"/>
        </w:rPr>
        <w:t>SELECT</w:t>
      </w:r>
      <w:r w:rsidRPr="001F5002">
        <w:rPr>
          <w:rFonts w:ascii="Cascadia Mono" w:hAnsi="Cascadia Mono" w:cs="Cascadia Mono"/>
          <w:noProof w:val="0"/>
          <w:color w:val="000000"/>
          <w:kern w:val="0"/>
          <w:sz w:val="24"/>
          <w:szCs w:val="24"/>
          <w:lang w:val="en-US"/>
        </w:rPr>
        <w:t xml:space="preserve"> </w:t>
      </w:r>
      <w:r w:rsidRPr="001F5002">
        <w:rPr>
          <w:rFonts w:ascii="Cascadia Mono" w:hAnsi="Cascadia Mono" w:cs="Cascadia Mono"/>
          <w:noProof w:val="0"/>
          <w:color w:val="0000FF"/>
          <w:kern w:val="0"/>
          <w:sz w:val="24"/>
          <w:szCs w:val="24"/>
          <w:lang w:val="en-US"/>
        </w:rPr>
        <w:t>status</w:t>
      </w:r>
      <w:r w:rsidRPr="001F5002">
        <w:rPr>
          <w:rFonts w:ascii="Cascadia Mono" w:hAnsi="Cascadia Mono" w:cs="Cascadia Mono"/>
          <w:noProof w:val="0"/>
          <w:color w:val="000000"/>
          <w:kern w:val="0"/>
          <w:sz w:val="24"/>
          <w:szCs w:val="24"/>
          <w:lang w:val="en-US"/>
        </w:rPr>
        <w:t xml:space="preserve"> </w:t>
      </w:r>
      <w:r w:rsidRPr="001F5002">
        <w:rPr>
          <w:rFonts w:ascii="Cascadia Mono" w:hAnsi="Cascadia Mono" w:cs="Cascadia Mono"/>
          <w:noProof w:val="0"/>
          <w:color w:val="0000FF"/>
          <w:kern w:val="0"/>
          <w:sz w:val="24"/>
          <w:szCs w:val="24"/>
          <w:lang w:val="en-US"/>
        </w:rPr>
        <w:t>FROM</w:t>
      </w:r>
      <w:r w:rsidRPr="001F5002">
        <w:rPr>
          <w:rFonts w:ascii="Cascadia Mono" w:hAnsi="Cascadia Mono" w:cs="Cascadia Mono"/>
          <w:noProof w:val="0"/>
          <w:color w:val="000000"/>
          <w:kern w:val="0"/>
          <w:sz w:val="24"/>
          <w:szCs w:val="24"/>
          <w:lang w:val="en-US"/>
        </w:rPr>
        <w:t xml:space="preserve"> [Table] </w:t>
      </w:r>
      <w:r w:rsidRPr="001F5002">
        <w:rPr>
          <w:rFonts w:ascii="Cascadia Mono" w:hAnsi="Cascadia Mono" w:cs="Cascadia Mono"/>
          <w:noProof w:val="0"/>
          <w:color w:val="0000FF"/>
          <w:kern w:val="0"/>
          <w:sz w:val="24"/>
          <w:szCs w:val="24"/>
          <w:lang w:val="en-US"/>
        </w:rPr>
        <w:t>WHERE</w:t>
      </w:r>
      <w:r w:rsidRPr="001F5002">
        <w:rPr>
          <w:rFonts w:ascii="Cascadia Mono" w:hAnsi="Cascadia Mono" w:cs="Cascadia Mono"/>
          <w:noProof w:val="0"/>
          <w:color w:val="000000"/>
          <w:kern w:val="0"/>
          <w:sz w:val="24"/>
          <w:szCs w:val="24"/>
          <w:lang w:val="en-US"/>
        </w:rPr>
        <w:t xml:space="preserve"> ID </w:t>
      </w:r>
      <w:r w:rsidRPr="001F5002">
        <w:rPr>
          <w:rFonts w:ascii="Cascadia Mono" w:hAnsi="Cascadia Mono" w:cs="Cascadia Mono"/>
          <w:noProof w:val="0"/>
          <w:color w:val="808080"/>
          <w:kern w:val="0"/>
          <w:sz w:val="24"/>
          <w:szCs w:val="24"/>
          <w:lang w:val="en-US"/>
        </w:rPr>
        <w:t>=</w:t>
      </w:r>
      <w:r w:rsidRPr="001F5002">
        <w:rPr>
          <w:rFonts w:ascii="Cascadia Mono" w:hAnsi="Cascadia Mono" w:cs="Cascadia Mono"/>
          <w:noProof w:val="0"/>
          <w:color w:val="000000"/>
          <w:kern w:val="0"/>
          <w:sz w:val="24"/>
          <w:szCs w:val="24"/>
          <w:lang w:val="en-US"/>
        </w:rPr>
        <w:t xml:space="preserve"> @ID</w:t>
      </w:r>
      <w:r w:rsidRPr="001F5002">
        <w:rPr>
          <w:rFonts w:ascii="Cascadia Mono" w:hAnsi="Cascadia Mono" w:cs="Cascadia Mono"/>
          <w:noProof w:val="0"/>
          <w:color w:val="808080"/>
          <w:kern w:val="0"/>
          <w:sz w:val="24"/>
          <w:szCs w:val="24"/>
          <w:lang w:val="en-US"/>
        </w:rPr>
        <w:t>)</w:t>
      </w:r>
      <w:r w:rsidRPr="001F5002">
        <w:rPr>
          <w:rFonts w:ascii="Cascadia Mono" w:hAnsi="Cascadia Mono" w:cs="Cascadia Mono"/>
          <w:noProof w:val="0"/>
          <w:color w:val="000000"/>
          <w:kern w:val="0"/>
          <w:sz w:val="24"/>
          <w:szCs w:val="24"/>
          <w:lang w:val="en-US"/>
        </w:rPr>
        <w:t xml:space="preserve"> </w:t>
      </w:r>
      <w:r w:rsidRPr="001F5002">
        <w:rPr>
          <w:rFonts w:ascii="Cascadia Mono" w:hAnsi="Cascadia Mono" w:cs="Cascadia Mono"/>
          <w:noProof w:val="0"/>
          <w:color w:val="808080"/>
          <w:kern w:val="0"/>
          <w:sz w:val="24"/>
          <w:szCs w:val="24"/>
          <w:lang w:val="en-US"/>
        </w:rPr>
        <w:t>=</w:t>
      </w:r>
      <w:r w:rsidRPr="001F5002">
        <w:rPr>
          <w:rFonts w:ascii="Cascadia Mono" w:hAnsi="Cascadia Mono" w:cs="Cascadia Mono"/>
          <w:noProof w:val="0"/>
          <w:color w:val="000000"/>
          <w:kern w:val="0"/>
          <w:sz w:val="24"/>
          <w:szCs w:val="24"/>
          <w:lang w:val="en-US"/>
        </w:rPr>
        <w:t xml:space="preserve"> </w:t>
      </w:r>
      <w:r w:rsidRPr="001F5002">
        <w:rPr>
          <w:rFonts w:ascii="Cascadia Mono" w:hAnsi="Cascadia Mono" w:cs="Cascadia Mono"/>
          <w:noProof w:val="0"/>
          <w:color w:val="FF0000"/>
          <w:kern w:val="0"/>
          <w:sz w:val="24"/>
          <w:szCs w:val="24"/>
          <w:lang w:val="en-US"/>
        </w:rPr>
        <w:t>'Occupied'</w:t>
      </w:r>
    </w:p>
    <w:p w14:paraId="46786FBF" w14:textId="77777777" w:rsidR="001F5002" w:rsidRPr="001F5002" w:rsidRDefault="001F5002" w:rsidP="001F50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F5002">
        <w:rPr>
          <w:rFonts w:ascii="Cascadia Mono" w:hAnsi="Cascadia Mono" w:cs="Cascadia Mono"/>
          <w:noProof w:val="0"/>
          <w:color w:val="000000"/>
          <w:kern w:val="0"/>
          <w:sz w:val="24"/>
          <w:szCs w:val="24"/>
          <w:lang w:val="en-US"/>
        </w:rPr>
        <w:tab/>
      </w:r>
      <w:r w:rsidRPr="001F5002">
        <w:rPr>
          <w:rFonts w:ascii="Cascadia Mono" w:hAnsi="Cascadia Mono" w:cs="Cascadia Mono"/>
          <w:noProof w:val="0"/>
          <w:color w:val="000000"/>
          <w:kern w:val="0"/>
          <w:sz w:val="24"/>
          <w:szCs w:val="24"/>
          <w:lang w:val="en-US"/>
        </w:rPr>
        <w:tab/>
      </w:r>
      <w:r w:rsidRPr="001F5002">
        <w:rPr>
          <w:rFonts w:ascii="Cascadia Mono" w:hAnsi="Cascadia Mono" w:cs="Cascadia Mono"/>
          <w:noProof w:val="0"/>
          <w:color w:val="0000FF"/>
          <w:kern w:val="0"/>
          <w:sz w:val="24"/>
          <w:szCs w:val="24"/>
          <w:lang w:val="en-US"/>
        </w:rPr>
        <w:t>THROW</w:t>
      </w:r>
      <w:r w:rsidRPr="001F5002">
        <w:rPr>
          <w:rFonts w:ascii="Cascadia Mono" w:hAnsi="Cascadia Mono" w:cs="Cascadia Mono"/>
          <w:noProof w:val="0"/>
          <w:color w:val="000000"/>
          <w:kern w:val="0"/>
          <w:sz w:val="24"/>
          <w:szCs w:val="24"/>
          <w:lang w:val="en-US"/>
        </w:rPr>
        <w:t xml:space="preserve"> 50000</w:t>
      </w:r>
      <w:r w:rsidRPr="001F5002">
        <w:rPr>
          <w:rFonts w:ascii="Cascadia Mono" w:hAnsi="Cascadia Mono" w:cs="Cascadia Mono"/>
          <w:noProof w:val="0"/>
          <w:color w:val="808080"/>
          <w:kern w:val="0"/>
          <w:sz w:val="24"/>
          <w:szCs w:val="24"/>
          <w:lang w:val="en-US"/>
        </w:rPr>
        <w:t>,</w:t>
      </w:r>
      <w:r w:rsidRPr="001F5002">
        <w:rPr>
          <w:rFonts w:ascii="Cascadia Mono" w:hAnsi="Cascadia Mono" w:cs="Cascadia Mono"/>
          <w:noProof w:val="0"/>
          <w:color w:val="000000"/>
          <w:kern w:val="0"/>
          <w:sz w:val="24"/>
          <w:szCs w:val="24"/>
          <w:lang w:val="en-US"/>
        </w:rPr>
        <w:t xml:space="preserve"> </w:t>
      </w:r>
      <w:r w:rsidRPr="001F5002">
        <w:rPr>
          <w:rFonts w:ascii="Cascadia Mono" w:hAnsi="Cascadia Mono" w:cs="Cascadia Mono"/>
          <w:noProof w:val="0"/>
          <w:color w:val="FF0000"/>
          <w:kern w:val="0"/>
          <w:sz w:val="24"/>
          <w:szCs w:val="24"/>
          <w:lang w:val="en-US"/>
        </w:rPr>
        <w:t>'TABLE IS OCCUPIED'</w:t>
      </w:r>
      <w:r w:rsidRPr="001F5002">
        <w:rPr>
          <w:rFonts w:ascii="Cascadia Mono" w:hAnsi="Cascadia Mono" w:cs="Cascadia Mono"/>
          <w:noProof w:val="0"/>
          <w:color w:val="808080"/>
          <w:kern w:val="0"/>
          <w:sz w:val="24"/>
          <w:szCs w:val="24"/>
          <w:lang w:val="en-US"/>
        </w:rPr>
        <w:t>,</w:t>
      </w:r>
      <w:r w:rsidRPr="001F5002">
        <w:rPr>
          <w:rFonts w:ascii="Cascadia Mono" w:hAnsi="Cascadia Mono" w:cs="Cascadia Mono"/>
          <w:noProof w:val="0"/>
          <w:color w:val="000000"/>
          <w:kern w:val="0"/>
          <w:sz w:val="24"/>
          <w:szCs w:val="24"/>
          <w:lang w:val="en-US"/>
        </w:rPr>
        <w:t xml:space="preserve"> 1</w:t>
      </w:r>
    </w:p>
    <w:p w14:paraId="1563CFFA" w14:textId="77777777" w:rsidR="001F5002" w:rsidRPr="001F5002" w:rsidRDefault="001F5002" w:rsidP="001F50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F5002">
        <w:rPr>
          <w:rFonts w:ascii="Cascadia Mono" w:hAnsi="Cascadia Mono" w:cs="Cascadia Mono"/>
          <w:noProof w:val="0"/>
          <w:color w:val="000000"/>
          <w:kern w:val="0"/>
          <w:sz w:val="24"/>
          <w:szCs w:val="24"/>
          <w:lang w:val="en-US"/>
        </w:rPr>
        <w:tab/>
      </w:r>
      <w:r w:rsidRPr="001F5002">
        <w:rPr>
          <w:rFonts w:ascii="Cascadia Mono" w:hAnsi="Cascadia Mono" w:cs="Cascadia Mono"/>
          <w:noProof w:val="0"/>
          <w:color w:val="0000FF"/>
          <w:kern w:val="0"/>
          <w:sz w:val="24"/>
          <w:szCs w:val="24"/>
          <w:lang w:val="en-US"/>
        </w:rPr>
        <w:t>ELSE</w:t>
      </w:r>
    </w:p>
    <w:p w14:paraId="312E5847" w14:textId="77777777" w:rsidR="001F5002" w:rsidRPr="001F5002" w:rsidRDefault="001F5002" w:rsidP="001F50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F5002">
        <w:rPr>
          <w:rFonts w:ascii="Cascadia Mono" w:hAnsi="Cascadia Mono" w:cs="Cascadia Mono"/>
          <w:noProof w:val="0"/>
          <w:color w:val="000000"/>
          <w:kern w:val="0"/>
          <w:sz w:val="24"/>
          <w:szCs w:val="24"/>
          <w:lang w:val="en-US"/>
        </w:rPr>
        <w:tab/>
      </w:r>
      <w:r w:rsidRPr="001F5002">
        <w:rPr>
          <w:rFonts w:ascii="Cascadia Mono" w:hAnsi="Cascadia Mono" w:cs="Cascadia Mono"/>
          <w:noProof w:val="0"/>
          <w:color w:val="0000FF"/>
          <w:kern w:val="0"/>
          <w:sz w:val="24"/>
          <w:szCs w:val="24"/>
          <w:lang w:val="en-US"/>
        </w:rPr>
        <w:t>BEGIN</w:t>
      </w:r>
    </w:p>
    <w:p w14:paraId="59FD66F2" w14:textId="77777777" w:rsidR="001F5002" w:rsidRPr="001F5002" w:rsidRDefault="001F5002" w:rsidP="001F50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F5002">
        <w:rPr>
          <w:rFonts w:ascii="Cascadia Mono" w:hAnsi="Cascadia Mono" w:cs="Cascadia Mono"/>
          <w:noProof w:val="0"/>
          <w:color w:val="000000"/>
          <w:kern w:val="0"/>
          <w:sz w:val="24"/>
          <w:szCs w:val="24"/>
          <w:lang w:val="en-US"/>
        </w:rPr>
        <w:tab/>
      </w:r>
      <w:r w:rsidRPr="001F5002">
        <w:rPr>
          <w:rFonts w:ascii="Cascadia Mono" w:hAnsi="Cascadia Mono" w:cs="Cascadia Mono"/>
          <w:noProof w:val="0"/>
          <w:color w:val="000000"/>
          <w:kern w:val="0"/>
          <w:sz w:val="24"/>
          <w:szCs w:val="24"/>
          <w:lang w:val="en-US"/>
        </w:rPr>
        <w:tab/>
      </w:r>
      <w:r w:rsidRPr="001F5002">
        <w:rPr>
          <w:rFonts w:ascii="Cascadia Mono" w:hAnsi="Cascadia Mono" w:cs="Cascadia Mono"/>
          <w:noProof w:val="0"/>
          <w:color w:val="0000FF"/>
          <w:kern w:val="0"/>
          <w:sz w:val="24"/>
          <w:szCs w:val="24"/>
          <w:lang w:val="en-US"/>
        </w:rPr>
        <w:t>BEGIN</w:t>
      </w:r>
      <w:r w:rsidRPr="001F5002">
        <w:rPr>
          <w:rFonts w:ascii="Cascadia Mono" w:hAnsi="Cascadia Mono" w:cs="Cascadia Mono"/>
          <w:noProof w:val="0"/>
          <w:color w:val="000000"/>
          <w:kern w:val="0"/>
          <w:sz w:val="24"/>
          <w:szCs w:val="24"/>
          <w:lang w:val="en-US"/>
        </w:rPr>
        <w:t xml:space="preserve"> </w:t>
      </w:r>
      <w:r w:rsidRPr="001F5002">
        <w:rPr>
          <w:rFonts w:ascii="Cascadia Mono" w:hAnsi="Cascadia Mono" w:cs="Cascadia Mono"/>
          <w:noProof w:val="0"/>
          <w:color w:val="0000FF"/>
          <w:kern w:val="0"/>
          <w:sz w:val="24"/>
          <w:szCs w:val="24"/>
          <w:lang w:val="en-US"/>
        </w:rPr>
        <w:t>TRANSACTION</w:t>
      </w:r>
    </w:p>
    <w:p w14:paraId="696332DE" w14:textId="77777777" w:rsidR="001F5002" w:rsidRPr="001F5002" w:rsidRDefault="001F5002" w:rsidP="001F50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F5002">
        <w:rPr>
          <w:rFonts w:ascii="Cascadia Mono" w:hAnsi="Cascadia Mono" w:cs="Cascadia Mono"/>
          <w:noProof w:val="0"/>
          <w:color w:val="000000"/>
          <w:kern w:val="0"/>
          <w:sz w:val="24"/>
          <w:szCs w:val="24"/>
          <w:lang w:val="en-US"/>
        </w:rPr>
        <w:tab/>
      </w:r>
      <w:r w:rsidRPr="001F5002">
        <w:rPr>
          <w:rFonts w:ascii="Cascadia Mono" w:hAnsi="Cascadia Mono" w:cs="Cascadia Mono"/>
          <w:noProof w:val="0"/>
          <w:color w:val="000000"/>
          <w:kern w:val="0"/>
          <w:sz w:val="24"/>
          <w:szCs w:val="24"/>
          <w:lang w:val="en-US"/>
        </w:rPr>
        <w:tab/>
      </w:r>
      <w:r w:rsidRPr="001F5002">
        <w:rPr>
          <w:rFonts w:ascii="Cascadia Mono" w:hAnsi="Cascadia Mono" w:cs="Cascadia Mono"/>
          <w:noProof w:val="0"/>
          <w:color w:val="000000"/>
          <w:kern w:val="0"/>
          <w:sz w:val="24"/>
          <w:szCs w:val="24"/>
          <w:lang w:val="en-US"/>
        </w:rPr>
        <w:tab/>
      </w:r>
      <w:r w:rsidRPr="001F5002">
        <w:rPr>
          <w:rFonts w:ascii="Cascadia Mono" w:hAnsi="Cascadia Mono" w:cs="Cascadia Mono"/>
          <w:noProof w:val="0"/>
          <w:color w:val="0000FF"/>
          <w:kern w:val="0"/>
          <w:sz w:val="24"/>
          <w:szCs w:val="24"/>
          <w:lang w:val="en-US"/>
        </w:rPr>
        <w:t>DECLARE</w:t>
      </w:r>
      <w:r w:rsidRPr="001F5002">
        <w:rPr>
          <w:rFonts w:ascii="Cascadia Mono" w:hAnsi="Cascadia Mono" w:cs="Cascadia Mono"/>
          <w:noProof w:val="0"/>
          <w:color w:val="000000"/>
          <w:kern w:val="0"/>
          <w:sz w:val="24"/>
          <w:szCs w:val="24"/>
          <w:lang w:val="en-US"/>
        </w:rPr>
        <w:t xml:space="preserve"> @errorMessage </w:t>
      </w:r>
      <w:proofErr w:type="gramStart"/>
      <w:r w:rsidRPr="001F5002">
        <w:rPr>
          <w:rFonts w:ascii="Cascadia Mono" w:hAnsi="Cascadia Mono" w:cs="Cascadia Mono"/>
          <w:noProof w:val="0"/>
          <w:color w:val="0000FF"/>
          <w:kern w:val="0"/>
          <w:sz w:val="24"/>
          <w:szCs w:val="24"/>
          <w:lang w:val="en-US"/>
        </w:rPr>
        <w:t>NVARCHAR</w:t>
      </w:r>
      <w:r w:rsidRPr="001F5002">
        <w:rPr>
          <w:rFonts w:ascii="Cascadia Mono" w:hAnsi="Cascadia Mono" w:cs="Cascadia Mono"/>
          <w:noProof w:val="0"/>
          <w:color w:val="808080"/>
          <w:kern w:val="0"/>
          <w:sz w:val="24"/>
          <w:szCs w:val="24"/>
          <w:lang w:val="en-US"/>
        </w:rPr>
        <w:t>(</w:t>
      </w:r>
      <w:proofErr w:type="gramEnd"/>
      <w:r w:rsidRPr="001F5002">
        <w:rPr>
          <w:rFonts w:ascii="Cascadia Mono" w:hAnsi="Cascadia Mono" w:cs="Cascadia Mono"/>
          <w:noProof w:val="0"/>
          <w:color w:val="FF00FF"/>
          <w:kern w:val="0"/>
          <w:sz w:val="24"/>
          <w:szCs w:val="24"/>
          <w:lang w:val="en-US"/>
        </w:rPr>
        <w:t>max</w:t>
      </w:r>
      <w:r w:rsidRPr="001F5002">
        <w:rPr>
          <w:rFonts w:ascii="Cascadia Mono" w:hAnsi="Cascadia Mono" w:cs="Cascadia Mono"/>
          <w:noProof w:val="0"/>
          <w:color w:val="808080"/>
          <w:kern w:val="0"/>
          <w:sz w:val="24"/>
          <w:szCs w:val="24"/>
          <w:lang w:val="en-US"/>
        </w:rPr>
        <w:t>)</w:t>
      </w:r>
    </w:p>
    <w:p w14:paraId="1DA37080" w14:textId="77777777" w:rsidR="001F5002" w:rsidRPr="001F5002" w:rsidRDefault="001F5002" w:rsidP="001F50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F5002">
        <w:rPr>
          <w:rFonts w:ascii="Cascadia Mono" w:hAnsi="Cascadia Mono" w:cs="Cascadia Mono"/>
          <w:noProof w:val="0"/>
          <w:color w:val="000000"/>
          <w:kern w:val="0"/>
          <w:sz w:val="24"/>
          <w:szCs w:val="24"/>
          <w:lang w:val="en-US"/>
        </w:rPr>
        <w:tab/>
      </w:r>
      <w:r w:rsidRPr="001F5002">
        <w:rPr>
          <w:rFonts w:ascii="Cascadia Mono" w:hAnsi="Cascadia Mono" w:cs="Cascadia Mono"/>
          <w:noProof w:val="0"/>
          <w:color w:val="000000"/>
          <w:kern w:val="0"/>
          <w:sz w:val="24"/>
          <w:szCs w:val="24"/>
          <w:lang w:val="en-US"/>
        </w:rPr>
        <w:tab/>
      </w:r>
      <w:r w:rsidRPr="001F5002">
        <w:rPr>
          <w:rFonts w:ascii="Cascadia Mono" w:hAnsi="Cascadia Mono" w:cs="Cascadia Mono"/>
          <w:noProof w:val="0"/>
          <w:color w:val="000000"/>
          <w:kern w:val="0"/>
          <w:sz w:val="24"/>
          <w:szCs w:val="24"/>
          <w:lang w:val="en-US"/>
        </w:rPr>
        <w:tab/>
      </w:r>
      <w:r w:rsidRPr="001F5002">
        <w:rPr>
          <w:rFonts w:ascii="Cascadia Mono" w:hAnsi="Cascadia Mono" w:cs="Cascadia Mono"/>
          <w:noProof w:val="0"/>
          <w:color w:val="0000FF"/>
          <w:kern w:val="0"/>
          <w:sz w:val="24"/>
          <w:szCs w:val="24"/>
          <w:lang w:val="en-US"/>
        </w:rPr>
        <w:t>BEGIN</w:t>
      </w:r>
      <w:r w:rsidRPr="001F5002">
        <w:rPr>
          <w:rFonts w:ascii="Cascadia Mono" w:hAnsi="Cascadia Mono" w:cs="Cascadia Mono"/>
          <w:noProof w:val="0"/>
          <w:color w:val="000000"/>
          <w:kern w:val="0"/>
          <w:sz w:val="24"/>
          <w:szCs w:val="24"/>
          <w:lang w:val="en-US"/>
        </w:rPr>
        <w:t xml:space="preserve"> </w:t>
      </w:r>
      <w:r w:rsidRPr="001F5002">
        <w:rPr>
          <w:rFonts w:ascii="Cascadia Mono" w:hAnsi="Cascadia Mono" w:cs="Cascadia Mono"/>
          <w:noProof w:val="0"/>
          <w:color w:val="0000FF"/>
          <w:kern w:val="0"/>
          <w:sz w:val="24"/>
          <w:szCs w:val="24"/>
          <w:lang w:val="en-US"/>
        </w:rPr>
        <w:t>TRY</w:t>
      </w:r>
    </w:p>
    <w:p w14:paraId="221FB006" w14:textId="77777777" w:rsidR="001F5002" w:rsidRPr="001F5002" w:rsidRDefault="001F5002" w:rsidP="001F50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F5002">
        <w:rPr>
          <w:rFonts w:ascii="Cascadia Mono" w:hAnsi="Cascadia Mono" w:cs="Cascadia Mono"/>
          <w:noProof w:val="0"/>
          <w:color w:val="000000"/>
          <w:kern w:val="0"/>
          <w:sz w:val="24"/>
          <w:szCs w:val="24"/>
          <w:lang w:val="en-US"/>
        </w:rPr>
        <w:tab/>
      </w:r>
      <w:r w:rsidRPr="001F5002">
        <w:rPr>
          <w:rFonts w:ascii="Cascadia Mono" w:hAnsi="Cascadia Mono" w:cs="Cascadia Mono"/>
          <w:noProof w:val="0"/>
          <w:color w:val="000000"/>
          <w:kern w:val="0"/>
          <w:sz w:val="24"/>
          <w:szCs w:val="24"/>
          <w:lang w:val="en-US"/>
        </w:rPr>
        <w:tab/>
      </w:r>
      <w:r w:rsidRPr="001F5002">
        <w:rPr>
          <w:rFonts w:ascii="Cascadia Mono" w:hAnsi="Cascadia Mono" w:cs="Cascadia Mono"/>
          <w:noProof w:val="0"/>
          <w:color w:val="000000"/>
          <w:kern w:val="0"/>
          <w:sz w:val="24"/>
          <w:szCs w:val="24"/>
          <w:lang w:val="en-US"/>
        </w:rPr>
        <w:tab/>
      </w:r>
      <w:r w:rsidRPr="001F5002">
        <w:rPr>
          <w:rFonts w:ascii="Cascadia Mono" w:hAnsi="Cascadia Mono" w:cs="Cascadia Mono"/>
          <w:noProof w:val="0"/>
          <w:color w:val="000000"/>
          <w:kern w:val="0"/>
          <w:sz w:val="24"/>
          <w:szCs w:val="24"/>
          <w:lang w:val="en-US"/>
        </w:rPr>
        <w:tab/>
      </w:r>
      <w:r w:rsidRPr="001F5002">
        <w:rPr>
          <w:rFonts w:ascii="Cascadia Mono" w:hAnsi="Cascadia Mono" w:cs="Cascadia Mono"/>
          <w:noProof w:val="0"/>
          <w:color w:val="0000FF"/>
          <w:kern w:val="0"/>
          <w:sz w:val="24"/>
          <w:szCs w:val="24"/>
          <w:lang w:val="en-US"/>
        </w:rPr>
        <w:t>DELETE</w:t>
      </w:r>
      <w:r w:rsidRPr="001F5002">
        <w:rPr>
          <w:rFonts w:ascii="Cascadia Mono" w:hAnsi="Cascadia Mono" w:cs="Cascadia Mono"/>
          <w:noProof w:val="0"/>
          <w:color w:val="000000"/>
          <w:kern w:val="0"/>
          <w:sz w:val="24"/>
          <w:szCs w:val="24"/>
          <w:lang w:val="en-US"/>
        </w:rPr>
        <w:t xml:space="preserve"> </w:t>
      </w:r>
      <w:r w:rsidRPr="001F5002">
        <w:rPr>
          <w:rFonts w:ascii="Cascadia Mono" w:hAnsi="Cascadia Mono" w:cs="Cascadia Mono"/>
          <w:noProof w:val="0"/>
          <w:color w:val="0000FF"/>
          <w:kern w:val="0"/>
          <w:sz w:val="24"/>
          <w:szCs w:val="24"/>
          <w:lang w:val="en-US"/>
        </w:rPr>
        <w:t>FROM</w:t>
      </w:r>
      <w:r w:rsidRPr="001F5002">
        <w:rPr>
          <w:rFonts w:ascii="Cascadia Mono" w:hAnsi="Cascadia Mono" w:cs="Cascadia Mono"/>
          <w:noProof w:val="0"/>
          <w:color w:val="000000"/>
          <w:kern w:val="0"/>
          <w:sz w:val="24"/>
          <w:szCs w:val="24"/>
          <w:lang w:val="en-US"/>
        </w:rPr>
        <w:t xml:space="preserve"> [Table] </w:t>
      </w:r>
      <w:r w:rsidRPr="001F5002">
        <w:rPr>
          <w:rFonts w:ascii="Cascadia Mono" w:hAnsi="Cascadia Mono" w:cs="Cascadia Mono"/>
          <w:noProof w:val="0"/>
          <w:color w:val="0000FF"/>
          <w:kern w:val="0"/>
          <w:sz w:val="24"/>
          <w:szCs w:val="24"/>
          <w:lang w:val="en-US"/>
        </w:rPr>
        <w:t>WHERE</w:t>
      </w:r>
      <w:r w:rsidRPr="001F5002">
        <w:rPr>
          <w:rFonts w:ascii="Cascadia Mono" w:hAnsi="Cascadia Mono" w:cs="Cascadia Mono"/>
          <w:noProof w:val="0"/>
          <w:color w:val="000000"/>
          <w:kern w:val="0"/>
          <w:sz w:val="24"/>
          <w:szCs w:val="24"/>
          <w:lang w:val="en-US"/>
        </w:rPr>
        <w:t xml:space="preserve"> ID </w:t>
      </w:r>
      <w:r w:rsidRPr="001F5002">
        <w:rPr>
          <w:rFonts w:ascii="Cascadia Mono" w:hAnsi="Cascadia Mono" w:cs="Cascadia Mono"/>
          <w:noProof w:val="0"/>
          <w:color w:val="808080"/>
          <w:kern w:val="0"/>
          <w:sz w:val="24"/>
          <w:szCs w:val="24"/>
          <w:lang w:val="en-US"/>
        </w:rPr>
        <w:t>=</w:t>
      </w:r>
      <w:r w:rsidRPr="001F5002">
        <w:rPr>
          <w:rFonts w:ascii="Cascadia Mono" w:hAnsi="Cascadia Mono" w:cs="Cascadia Mono"/>
          <w:noProof w:val="0"/>
          <w:color w:val="000000"/>
          <w:kern w:val="0"/>
          <w:sz w:val="24"/>
          <w:szCs w:val="24"/>
          <w:lang w:val="en-US"/>
        </w:rPr>
        <w:t xml:space="preserve"> @ID</w:t>
      </w:r>
    </w:p>
    <w:p w14:paraId="34B0A1A2" w14:textId="77777777" w:rsidR="001F5002" w:rsidRPr="001F5002" w:rsidRDefault="001F5002" w:rsidP="001F50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F5002">
        <w:rPr>
          <w:rFonts w:ascii="Cascadia Mono" w:hAnsi="Cascadia Mono" w:cs="Cascadia Mono"/>
          <w:noProof w:val="0"/>
          <w:color w:val="000000"/>
          <w:kern w:val="0"/>
          <w:sz w:val="24"/>
          <w:szCs w:val="24"/>
          <w:lang w:val="en-US"/>
        </w:rPr>
        <w:tab/>
      </w:r>
      <w:r w:rsidRPr="001F5002">
        <w:rPr>
          <w:rFonts w:ascii="Cascadia Mono" w:hAnsi="Cascadia Mono" w:cs="Cascadia Mono"/>
          <w:noProof w:val="0"/>
          <w:color w:val="000000"/>
          <w:kern w:val="0"/>
          <w:sz w:val="24"/>
          <w:szCs w:val="24"/>
          <w:lang w:val="en-US"/>
        </w:rPr>
        <w:tab/>
      </w:r>
      <w:r w:rsidRPr="001F5002">
        <w:rPr>
          <w:rFonts w:ascii="Cascadia Mono" w:hAnsi="Cascadia Mono" w:cs="Cascadia Mono"/>
          <w:noProof w:val="0"/>
          <w:color w:val="000000"/>
          <w:kern w:val="0"/>
          <w:sz w:val="24"/>
          <w:szCs w:val="24"/>
          <w:lang w:val="en-US"/>
        </w:rPr>
        <w:tab/>
      </w:r>
      <w:r w:rsidRPr="001F5002">
        <w:rPr>
          <w:rFonts w:ascii="Cascadia Mono" w:hAnsi="Cascadia Mono" w:cs="Cascadia Mono"/>
          <w:noProof w:val="0"/>
          <w:color w:val="000000"/>
          <w:kern w:val="0"/>
          <w:sz w:val="24"/>
          <w:szCs w:val="24"/>
          <w:lang w:val="en-US"/>
        </w:rPr>
        <w:tab/>
      </w:r>
      <w:r w:rsidRPr="001F5002">
        <w:rPr>
          <w:rFonts w:ascii="Cascadia Mono" w:hAnsi="Cascadia Mono" w:cs="Cascadia Mono"/>
          <w:noProof w:val="0"/>
          <w:color w:val="0000FF"/>
          <w:kern w:val="0"/>
          <w:sz w:val="24"/>
          <w:szCs w:val="24"/>
          <w:lang w:val="en-US"/>
        </w:rPr>
        <w:t>COMMIT</w:t>
      </w:r>
      <w:r w:rsidRPr="001F5002">
        <w:rPr>
          <w:rFonts w:ascii="Cascadia Mono" w:hAnsi="Cascadia Mono" w:cs="Cascadia Mono"/>
          <w:noProof w:val="0"/>
          <w:color w:val="000000"/>
          <w:kern w:val="0"/>
          <w:sz w:val="24"/>
          <w:szCs w:val="24"/>
          <w:lang w:val="en-US"/>
        </w:rPr>
        <w:t xml:space="preserve"> </w:t>
      </w:r>
      <w:r w:rsidRPr="001F5002">
        <w:rPr>
          <w:rFonts w:ascii="Cascadia Mono" w:hAnsi="Cascadia Mono" w:cs="Cascadia Mono"/>
          <w:noProof w:val="0"/>
          <w:color w:val="0000FF"/>
          <w:kern w:val="0"/>
          <w:sz w:val="24"/>
          <w:szCs w:val="24"/>
          <w:lang w:val="en-US"/>
        </w:rPr>
        <w:t>TRANSACTION</w:t>
      </w:r>
    </w:p>
    <w:p w14:paraId="77359A51" w14:textId="77777777" w:rsidR="001F5002" w:rsidRPr="001F5002" w:rsidRDefault="001F5002" w:rsidP="001F50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F5002">
        <w:rPr>
          <w:rFonts w:ascii="Cascadia Mono" w:hAnsi="Cascadia Mono" w:cs="Cascadia Mono"/>
          <w:noProof w:val="0"/>
          <w:color w:val="000000"/>
          <w:kern w:val="0"/>
          <w:sz w:val="24"/>
          <w:szCs w:val="24"/>
          <w:lang w:val="en-US"/>
        </w:rPr>
        <w:tab/>
      </w:r>
      <w:r w:rsidRPr="001F5002">
        <w:rPr>
          <w:rFonts w:ascii="Cascadia Mono" w:hAnsi="Cascadia Mono" w:cs="Cascadia Mono"/>
          <w:noProof w:val="0"/>
          <w:color w:val="000000"/>
          <w:kern w:val="0"/>
          <w:sz w:val="24"/>
          <w:szCs w:val="24"/>
          <w:lang w:val="en-US"/>
        </w:rPr>
        <w:tab/>
      </w:r>
      <w:r w:rsidRPr="001F5002">
        <w:rPr>
          <w:rFonts w:ascii="Cascadia Mono" w:hAnsi="Cascadia Mono" w:cs="Cascadia Mono"/>
          <w:noProof w:val="0"/>
          <w:color w:val="000000"/>
          <w:kern w:val="0"/>
          <w:sz w:val="24"/>
          <w:szCs w:val="24"/>
          <w:lang w:val="en-US"/>
        </w:rPr>
        <w:tab/>
      </w:r>
      <w:r w:rsidRPr="001F5002">
        <w:rPr>
          <w:rFonts w:ascii="Cascadia Mono" w:hAnsi="Cascadia Mono" w:cs="Cascadia Mono"/>
          <w:noProof w:val="0"/>
          <w:color w:val="0000FF"/>
          <w:kern w:val="0"/>
          <w:sz w:val="24"/>
          <w:szCs w:val="24"/>
          <w:lang w:val="en-US"/>
        </w:rPr>
        <w:t>END</w:t>
      </w:r>
      <w:r w:rsidRPr="001F5002">
        <w:rPr>
          <w:rFonts w:ascii="Cascadia Mono" w:hAnsi="Cascadia Mono" w:cs="Cascadia Mono"/>
          <w:noProof w:val="0"/>
          <w:color w:val="000000"/>
          <w:kern w:val="0"/>
          <w:sz w:val="24"/>
          <w:szCs w:val="24"/>
          <w:lang w:val="en-US"/>
        </w:rPr>
        <w:t xml:space="preserve"> </w:t>
      </w:r>
      <w:r w:rsidRPr="001F5002">
        <w:rPr>
          <w:rFonts w:ascii="Cascadia Mono" w:hAnsi="Cascadia Mono" w:cs="Cascadia Mono"/>
          <w:noProof w:val="0"/>
          <w:color w:val="0000FF"/>
          <w:kern w:val="0"/>
          <w:sz w:val="24"/>
          <w:szCs w:val="24"/>
          <w:lang w:val="en-US"/>
        </w:rPr>
        <w:t>TRY</w:t>
      </w:r>
    </w:p>
    <w:p w14:paraId="5E6E06CA" w14:textId="77777777" w:rsidR="001F5002" w:rsidRPr="001F5002" w:rsidRDefault="001F5002" w:rsidP="001F50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F5002">
        <w:rPr>
          <w:rFonts w:ascii="Cascadia Mono" w:hAnsi="Cascadia Mono" w:cs="Cascadia Mono"/>
          <w:noProof w:val="0"/>
          <w:color w:val="000000"/>
          <w:kern w:val="0"/>
          <w:sz w:val="24"/>
          <w:szCs w:val="24"/>
          <w:lang w:val="en-US"/>
        </w:rPr>
        <w:lastRenderedPageBreak/>
        <w:tab/>
      </w:r>
      <w:r w:rsidRPr="001F5002">
        <w:rPr>
          <w:rFonts w:ascii="Cascadia Mono" w:hAnsi="Cascadia Mono" w:cs="Cascadia Mono"/>
          <w:noProof w:val="0"/>
          <w:color w:val="000000"/>
          <w:kern w:val="0"/>
          <w:sz w:val="24"/>
          <w:szCs w:val="24"/>
          <w:lang w:val="en-US"/>
        </w:rPr>
        <w:tab/>
      </w:r>
      <w:r w:rsidRPr="001F5002">
        <w:rPr>
          <w:rFonts w:ascii="Cascadia Mono" w:hAnsi="Cascadia Mono" w:cs="Cascadia Mono"/>
          <w:noProof w:val="0"/>
          <w:color w:val="000000"/>
          <w:kern w:val="0"/>
          <w:sz w:val="24"/>
          <w:szCs w:val="24"/>
          <w:lang w:val="en-US"/>
        </w:rPr>
        <w:tab/>
      </w:r>
      <w:r w:rsidRPr="001F5002">
        <w:rPr>
          <w:rFonts w:ascii="Cascadia Mono" w:hAnsi="Cascadia Mono" w:cs="Cascadia Mono"/>
          <w:noProof w:val="0"/>
          <w:color w:val="0000FF"/>
          <w:kern w:val="0"/>
          <w:sz w:val="24"/>
          <w:szCs w:val="24"/>
          <w:lang w:val="en-US"/>
        </w:rPr>
        <w:t>BEGIN</w:t>
      </w:r>
      <w:r w:rsidRPr="001F5002">
        <w:rPr>
          <w:rFonts w:ascii="Cascadia Mono" w:hAnsi="Cascadia Mono" w:cs="Cascadia Mono"/>
          <w:noProof w:val="0"/>
          <w:color w:val="000000"/>
          <w:kern w:val="0"/>
          <w:sz w:val="24"/>
          <w:szCs w:val="24"/>
          <w:lang w:val="en-US"/>
        </w:rPr>
        <w:t xml:space="preserve"> </w:t>
      </w:r>
      <w:r w:rsidRPr="001F5002">
        <w:rPr>
          <w:rFonts w:ascii="Cascadia Mono" w:hAnsi="Cascadia Mono" w:cs="Cascadia Mono"/>
          <w:noProof w:val="0"/>
          <w:color w:val="0000FF"/>
          <w:kern w:val="0"/>
          <w:sz w:val="24"/>
          <w:szCs w:val="24"/>
          <w:lang w:val="en-US"/>
        </w:rPr>
        <w:t>CATCH</w:t>
      </w:r>
    </w:p>
    <w:p w14:paraId="3E076CD8" w14:textId="77777777" w:rsidR="001F5002" w:rsidRPr="001F5002" w:rsidRDefault="001F5002" w:rsidP="001F50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F5002">
        <w:rPr>
          <w:rFonts w:ascii="Cascadia Mono" w:hAnsi="Cascadia Mono" w:cs="Cascadia Mono"/>
          <w:noProof w:val="0"/>
          <w:color w:val="000000"/>
          <w:kern w:val="0"/>
          <w:sz w:val="24"/>
          <w:szCs w:val="24"/>
          <w:lang w:val="en-US"/>
        </w:rPr>
        <w:tab/>
      </w:r>
      <w:r w:rsidRPr="001F5002">
        <w:rPr>
          <w:rFonts w:ascii="Cascadia Mono" w:hAnsi="Cascadia Mono" w:cs="Cascadia Mono"/>
          <w:noProof w:val="0"/>
          <w:color w:val="000000"/>
          <w:kern w:val="0"/>
          <w:sz w:val="24"/>
          <w:szCs w:val="24"/>
          <w:lang w:val="en-US"/>
        </w:rPr>
        <w:tab/>
      </w:r>
      <w:r w:rsidRPr="001F5002">
        <w:rPr>
          <w:rFonts w:ascii="Cascadia Mono" w:hAnsi="Cascadia Mono" w:cs="Cascadia Mono"/>
          <w:noProof w:val="0"/>
          <w:color w:val="000000"/>
          <w:kern w:val="0"/>
          <w:sz w:val="24"/>
          <w:szCs w:val="24"/>
          <w:lang w:val="en-US"/>
        </w:rPr>
        <w:tab/>
      </w:r>
      <w:r w:rsidRPr="001F5002">
        <w:rPr>
          <w:rFonts w:ascii="Cascadia Mono" w:hAnsi="Cascadia Mono" w:cs="Cascadia Mono"/>
          <w:noProof w:val="0"/>
          <w:color w:val="000000"/>
          <w:kern w:val="0"/>
          <w:sz w:val="24"/>
          <w:szCs w:val="24"/>
          <w:lang w:val="en-US"/>
        </w:rPr>
        <w:tab/>
      </w:r>
      <w:r w:rsidRPr="001F5002">
        <w:rPr>
          <w:rFonts w:ascii="Cascadia Mono" w:hAnsi="Cascadia Mono" w:cs="Cascadia Mono"/>
          <w:noProof w:val="0"/>
          <w:color w:val="0000FF"/>
          <w:kern w:val="0"/>
          <w:sz w:val="24"/>
          <w:szCs w:val="24"/>
          <w:lang w:val="en-US"/>
        </w:rPr>
        <w:t>ROLLBACK</w:t>
      </w:r>
      <w:r w:rsidRPr="001F5002">
        <w:rPr>
          <w:rFonts w:ascii="Cascadia Mono" w:hAnsi="Cascadia Mono" w:cs="Cascadia Mono"/>
          <w:noProof w:val="0"/>
          <w:color w:val="000000"/>
          <w:kern w:val="0"/>
          <w:sz w:val="24"/>
          <w:szCs w:val="24"/>
          <w:lang w:val="en-US"/>
        </w:rPr>
        <w:t xml:space="preserve"> </w:t>
      </w:r>
      <w:r w:rsidRPr="001F5002">
        <w:rPr>
          <w:rFonts w:ascii="Cascadia Mono" w:hAnsi="Cascadia Mono" w:cs="Cascadia Mono"/>
          <w:noProof w:val="0"/>
          <w:color w:val="0000FF"/>
          <w:kern w:val="0"/>
          <w:sz w:val="24"/>
          <w:szCs w:val="24"/>
          <w:lang w:val="en-US"/>
        </w:rPr>
        <w:t>TRANSACTION</w:t>
      </w:r>
    </w:p>
    <w:p w14:paraId="3DE75ECE" w14:textId="77777777" w:rsidR="001F5002" w:rsidRPr="001F5002" w:rsidRDefault="001F5002" w:rsidP="001F50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F5002">
        <w:rPr>
          <w:rFonts w:ascii="Cascadia Mono" w:hAnsi="Cascadia Mono" w:cs="Cascadia Mono"/>
          <w:noProof w:val="0"/>
          <w:color w:val="000000"/>
          <w:kern w:val="0"/>
          <w:sz w:val="24"/>
          <w:szCs w:val="24"/>
          <w:lang w:val="en-US"/>
        </w:rPr>
        <w:tab/>
      </w:r>
      <w:r w:rsidRPr="001F5002">
        <w:rPr>
          <w:rFonts w:ascii="Cascadia Mono" w:hAnsi="Cascadia Mono" w:cs="Cascadia Mono"/>
          <w:noProof w:val="0"/>
          <w:color w:val="000000"/>
          <w:kern w:val="0"/>
          <w:sz w:val="24"/>
          <w:szCs w:val="24"/>
          <w:lang w:val="en-US"/>
        </w:rPr>
        <w:tab/>
      </w:r>
      <w:r w:rsidRPr="001F5002">
        <w:rPr>
          <w:rFonts w:ascii="Cascadia Mono" w:hAnsi="Cascadia Mono" w:cs="Cascadia Mono"/>
          <w:noProof w:val="0"/>
          <w:color w:val="000000"/>
          <w:kern w:val="0"/>
          <w:sz w:val="24"/>
          <w:szCs w:val="24"/>
          <w:lang w:val="en-US"/>
        </w:rPr>
        <w:tab/>
      </w:r>
      <w:r w:rsidRPr="001F5002">
        <w:rPr>
          <w:rFonts w:ascii="Cascadia Mono" w:hAnsi="Cascadia Mono" w:cs="Cascadia Mono"/>
          <w:noProof w:val="0"/>
          <w:color w:val="000000"/>
          <w:kern w:val="0"/>
          <w:sz w:val="24"/>
          <w:szCs w:val="24"/>
          <w:lang w:val="en-US"/>
        </w:rPr>
        <w:tab/>
      </w:r>
      <w:r w:rsidRPr="001F5002">
        <w:rPr>
          <w:rFonts w:ascii="Cascadia Mono" w:hAnsi="Cascadia Mono" w:cs="Cascadia Mono"/>
          <w:noProof w:val="0"/>
          <w:color w:val="0000FF"/>
          <w:kern w:val="0"/>
          <w:sz w:val="24"/>
          <w:szCs w:val="24"/>
          <w:lang w:val="en-US"/>
        </w:rPr>
        <w:t>SET</w:t>
      </w:r>
      <w:r w:rsidRPr="001F5002">
        <w:rPr>
          <w:rFonts w:ascii="Cascadia Mono" w:hAnsi="Cascadia Mono" w:cs="Cascadia Mono"/>
          <w:noProof w:val="0"/>
          <w:color w:val="000000"/>
          <w:kern w:val="0"/>
          <w:sz w:val="24"/>
          <w:szCs w:val="24"/>
          <w:lang w:val="en-US"/>
        </w:rPr>
        <w:t xml:space="preserve"> @errorMessage </w:t>
      </w:r>
      <w:r w:rsidRPr="001F5002">
        <w:rPr>
          <w:rFonts w:ascii="Cascadia Mono" w:hAnsi="Cascadia Mono" w:cs="Cascadia Mono"/>
          <w:noProof w:val="0"/>
          <w:color w:val="808080"/>
          <w:kern w:val="0"/>
          <w:sz w:val="24"/>
          <w:szCs w:val="24"/>
          <w:lang w:val="en-US"/>
        </w:rPr>
        <w:t>=</w:t>
      </w:r>
      <w:r w:rsidRPr="001F5002">
        <w:rPr>
          <w:rFonts w:ascii="Cascadia Mono" w:hAnsi="Cascadia Mono" w:cs="Cascadia Mono"/>
          <w:noProof w:val="0"/>
          <w:color w:val="000000"/>
          <w:kern w:val="0"/>
          <w:sz w:val="24"/>
          <w:szCs w:val="24"/>
          <w:lang w:val="en-US"/>
        </w:rPr>
        <w:t xml:space="preserve"> </w:t>
      </w:r>
      <w:r w:rsidRPr="001F5002">
        <w:rPr>
          <w:rFonts w:ascii="Cascadia Mono" w:hAnsi="Cascadia Mono" w:cs="Cascadia Mono"/>
          <w:noProof w:val="0"/>
          <w:color w:val="FF00FF"/>
          <w:kern w:val="0"/>
          <w:sz w:val="24"/>
          <w:szCs w:val="24"/>
          <w:lang w:val="en-US"/>
        </w:rPr>
        <w:t>ERROR_</w:t>
      </w:r>
      <w:proofErr w:type="gramStart"/>
      <w:r w:rsidRPr="001F5002">
        <w:rPr>
          <w:rFonts w:ascii="Cascadia Mono" w:hAnsi="Cascadia Mono" w:cs="Cascadia Mono"/>
          <w:noProof w:val="0"/>
          <w:color w:val="FF00FF"/>
          <w:kern w:val="0"/>
          <w:sz w:val="24"/>
          <w:szCs w:val="24"/>
          <w:lang w:val="en-US"/>
        </w:rPr>
        <w:t>MESSAGE</w:t>
      </w:r>
      <w:r w:rsidRPr="001F5002">
        <w:rPr>
          <w:rFonts w:ascii="Cascadia Mono" w:hAnsi="Cascadia Mono" w:cs="Cascadia Mono"/>
          <w:noProof w:val="0"/>
          <w:color w:val="808080"/>
          <w:kern w:val="0"/>
          <w:sz w:val="24"/>
          <w:szCs w:val="24"/>
          <w:lang w:val="en-US"/>
        </w:rPr>
        <w:t>(</w:t>
      </w:r>
      <w:proofErr w:type="gramEnd"/>
      <w:r w:rsidRPr="001F5002">
        <w:rPr>
          <w:rFonts w:ascii="Cascadia Mono" w:hAnsi="Cascadia Mono" w:cs="Cascadia Mono"/>
          <w:noProof w:val="0"/>
          <w:color w:val="808080"/>
          <w:kern w:val="0"/>
          <w:sz w:val="24"/>
          <w:szCs w:val="24"/>
          <w:lang w:val="en-US"/>
        </w:rPr>
        <w:t>)</w:t>
      </w:r>
    </w:p>
    <w:p w14:paraId="702CD17C" w14:textId="77777777" w:rsidR="001F5002" w:rsidRPr="001F5002" w:rsidRDefault="001F5002" w:rsidP="001F50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F5002">
        <w:rPr>
          <w:rFonts w:ascii="Cascadia Mono" w:hAnsi="Cascadia Mono" w:cs="Cascadia Mono"/>
          <w:noProof w:val="0"/>
          <w:color w:val="000000"/>
          <w:kern w:val="0"/>
          <w:sz w:val="24"/>
          <w:szCs w:val="24"/>
          <w:lang w:val="en-US"/>
        </w:rPr>
        <w:tab/>
      </w:r>
      <w:r w:rsidRPr="001F5002">
        <w:rPr>
          <w:rFonts w:ascii="Cascadia Mono" w:hAnsi="Cascadia Mono" w:cs="Cascadia Mono"/>
          <w:noProof w:val="0"/>
          <w:color w:val="000000"/>
          <w:kern w:val="0"/>
          <w:sz w:val="24"/>
          <w:szCs w:val="24"/>
          <w:lang w:val="en-US"/>
        </w:rPr>
        <w:tab/>
      </w:r>
      <w:r w:rsidRPr="001F5002">
        <w:rPr>
          <w:rFonts w:ascii="Cascadia Mono" w:hAnsi="Cascadia Mono" w:cs="Cascadia Mono"/>
          <w:noProof w:val="0"/>
          <w:color w:val="000000"/>
          <w:kern w:val="0"/>
          <w:sz w:val="24"/>
          <w:szCs w:val="24"/>
          <w:lang w:val="en-US"/>
        </w:rPr>
        <w:tab/>
      </w:r>
      <w:r w:rsidRPr="001F5002">
        <w:rPr>
          <w:rFonts w:ascii="Cascadia Mono" w:hAnsi="Cascadia Mono" w:cs="Cascadia Mono"/>
          <w:noProof w:val="0"/>
          <w:color w:val="000000"/>
          <w:kern w:val="0"/>
          <w:sz w:val="24"/>
          <w:szCs w:val="24"/>
          <w:lang w:val="en-US"/>
        </w:rPr>
        <w:tab/>
      </w:r>
      <w:proofErr w:type="gramStart"/>
      <w:r w:rsidRPr="001F5002">
        <w:rPr>
          <w:rFonts w:ascii="Cascadia Mono" w:hAnsi="Cascadia Mono" w:cs="Cascadia Mono"/>
          <w:noProof w:val="0"/>
          <w:color w:val="0000FF"/>
          <w:kern w:val="0"/>
          <w:sz w:val="24"/>
          <w:szCs w:val="24"/>
          <w:lang w:val="en-US"/>
        </w:rPr>
        <w:t>RAISERROR</w:t>
      </w:r>
      <w:r w:rsidRPr="001F5002">
        <w:rPr>
          <w:rFonts w:ascii="Cascadia Mono" w:hAnsi="Cascadia Mono" w:cs="Cascadia Mono"/>
          <w:noProof w:val="0"/>
          <w:color w:val="808080"/>
          <w:kern w:val="0"/>
          <w:sz w:val="24"/>
          <w:szCs w:val="24"/>
          <w:lang w:val="en-US"/>
        </w:rPr>
        <w:t>(</w:t>
      </w:r>
      <w:proofErr w:type="gramEnd"/>
      <w:r w:rsidRPr="001F5002">
        <w:rPr>
          <w:rFonts w:ascii="Cascadia Mono" w:hAnsi="Cascadia Mono" w:cs="Cascadia Mono"/>
          <w:noProof w:val="0"/>
          <w:color w:val="000000"/>
          <w:kern w:val="0"/>
          <w:sz w:val="24"/>
          <w:szCs w:val="24"/>
          <w:lang w:val="en-US"/>
        </w:rPr>
        <w:t>@errorMessage</w:t>
      </w:r>
      <w:r w:rsidRPr="001F5002">
        <w:rPr>
          <w:rFonts w:ascii="Cascadia Mono" w:hAnsi="Cascadia Mono" w:cs="Cascadia Mono"/>
          <w:noProof w:val="0"/>
          <w:color w:val="808080"/>
          <w:kern w:val="0"/>
          <w:sz w:val="24"/>
          <w:szCs w:val="24"/>
          <w:lang w:val="en-US"/>
        </w:rPr>
        <w:t>,</w:t>
      </w:r>
      <w:r w:rsidRPr="001F5002">
        <w:rPr>
          <w:rFonts w:ascii="Cascadia Mono" w:hAnsi="Cascadia Mono" w:cs="Cascadia Mono"/>
          <w:noProof w:val="0"/>
          <w:color w:val="000000"/>
          <w:kern w:val="0"/>
          <w:sz w:val="24"/>
          <w:szCs w:val="24"/>
          <w:lang w:val="en-US"/>
        </w:rPr>
        <w:t xml:space="preserve"> 16</w:t>
      </w:r>
      <w:r w:rsidRPr="001F5002">
        <w:rPr>
          <w:rFonts w:ascii="Cascadia Mono" w:hAnsi="Cascadia Mono" w:cs="Cascadia Mono"/>
          <w:noProof w:val="0"/>
          <w:color w:val="808080"/>
          <w:kern w:val="0"/>
          <w:sz w:val="24"/>
          <w:szCs w:val="24"/>
          <w:lang w:val="en-US"/>
        </w:rPr>
        <w:t>,</w:t>
      </w:r>
      <w:r w:rsidRPr="001F5002">
        <w:rPr>
          <w:rFonts w:ascii="Cascadia Mono" w:hAnsi="Cascadia Mono" w:cs="Cascadia Mono"/>
          <w:noProof w:val="0"/>
          <w:color w:val="000000"/>
          <w:kern w:val="0"/>
          <w:sz w:val="24"/>
          <w:szCs w:val="24"/>
          <w:lang w:val="en-US"/>
        </w:rPr>
        <w:t xml:space="preserve"> 1</w:t>
      </w:r>
      <w:r w:rsidRPr="001F5002">
        <w:rPr>
          <w:rFonts w:ascii="Cascadia Mono" w:hAnsi="Cascadia Mono" w:cs="Cascadia Mono"/>
          <w:noProof w:val="0"/>
          <w:color w:val="808080"/>
          <w:kern w:val="0"/>
          <w:sz w:val="24"/>
          <w:szCs w:val="24"/>
          <w:lang w:val="en-US"/>
        </w:rPr>
        <w:t>)</w:t>
      </w:r>
    </w:p>
    <w:p w14:paraId="026D7B49" w14:textId="77777777" w:rsidR="001F5002" w:rsidRPr="001F5002" w:rsidRDefault="001F5002" w:rsidP="001F50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F5002">
        <w:rPr>
          <w:rFonts w:ascii="Cascadia Mono" w:hAnsi="Cascadia Mono" w:cs="Cascadia Mono"/>
          <w:noProof w:val="0"/>
          <w:color w:val="000000"/>
          <w:kern w:val="0"/>
          <w:sz w:val="24"/>
          <w:szCs w:val="24"/>
          <w:lang w:val="en-US"/>
        </w:rPr>
        <w:tab/>
      </w:r>
      <w:r w:rsidRPr="001F5002">
        <w:rPr>
          <w:rFonts w:ascii="Cascadia Mono" w:hAnsi="Cascadia Mono" w:cs="Cascadia Mono"/>
          <w:noProof w:val="0"/>
          <w:color w:val="000000"/>
          <w:kern w:val="0"/>
          <w:sz w:val="24"/>
          <w:szCs w:val="24"/>
          <w:lang w:val="en-US"/>
        </w:rPr>
        <w:tab/>
      </w:r>
      <w:r w:rsidRPr="001F5002">
        <w:rPr>
          <w:rFonts w:ascii="Cascadia Mono" w:hAnsi="Cascadia Mono" w:cs="Cascadia Mono"/>
          <w:noProof w:val="0"/>
          <w:color w:val="000000"/>
          <w:kern w:val="0"/>
          <w:sz w:val="24"/>
          <w:szCs w:val="24"/>
          <w:lang w:val="en-US"/>
        </w:rPr>
        <w:tab/>
      </w:r>
      <w:r w:rsidRPr="001F5002">
        <w:rPr>
          <w:rFonts w:ascii="Cascadia Mono" w:hAnsi="Cascadia Mono" w:cs="Cascadia Mono"/>
          <w:noProof w:val="0"/>
          <w:color w:val="0000FF"/>
          <w:kern w:val="0"/>
          <w:sz w:val="24"/>
          <w:szCs w:val="24"/>
          <w:lang w:val="en-US"/>
        </w:rPr>
        <w:t>END</w:t>
      </w:r>
      <w:r w:rsidRPr="001F5002">
        <w:rPr>
          <w:rFonts w:ascii="Cascadia Mono" w:hAnsi="Cascadia Mono" w:cs="Cascadia Mono"/>
          <w:noProof w:val="0"/>
          <w:color w:val="000000"/>
          <w:kern w:val="0"/>
          <w:sz w:val="24"/>
          <w:szCs w:val="24"/>
          <w:lang w:val="en-US"/>
        </w:rPr>
        <w:t xml:space="preserve"> </w:t>
      </w:r>
      <w:r w:rsidRPr="001F5002">
        <w:rPr>
          <w:rFonts w:ascii="Cascadia Mono" w:hAnsi="Cascadia Mono" w:cs="Cascadia Mono"/>
          <w:noProof w:val="0"/>
          <w:color w:val="0000FF"/>
          <w:kern w:val="0"/>
          <w:sz w:val="24"/>
          <w:szCs w:val="24"/>
          <w:lang w:val="en-US"/>
        </w:rPr>
        <w:t>CATCH</w:t>
      </w:r>
    </w:p>
    <w:p w14:paraId="3D1F4F19" w14:textId="77777777" w:rsidR="001F5002" w:rsidRPr="001F5002" w:rsidRDefault="001F5002" w:rsidP="001F50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F5002">
        <w:rPr>
          <w:rFonts w:ascii="Cascadia Mono" w:hAnsi="Cascadia Mono" w:cs="Cascadia Mono"/>
          <w:noProof w:val="0"/>
          <w:color w:val="000000"/>
          <w:kern w:val="0"/>
          <w:sz w:val="24"/>
          <w:szCs w:val="24"/>
          <w:lang w:val="en-US"/>
        </w:rPr>
        <w:tab/>
      </w:r>
      <w:r w:rsidRPr="001F5002">
        <w:rPr>
          <w:rFonts w:ascii="Cascadia Mono" w:hAnsi="Cascadia Mono" w:cs="Cascadia Mono"/>
          <w:noProof w:val="0"/>
          <w:color w:val="0000FF"/>
          <w:kern w:val="0"/>
          <w:sz w:val="24"/>
          <w:szCs w:val="24"/>
          <w:lang w:val="en-US"/>
        </w:rPr>
        <w:t>END</w:t>
      </w:r>
    </w:p>
    <w:p w14:paraId="752A5908" w14:textId="77777777" w:rsidR="001F5002" w:rsidRPr="001F5002" w:rsidRDefault="001F5002" w:rsidP="001F50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F5002">
        <w:rPr>
          <w:rFonts w:ascii="Cascadia Mono" w:hAnsi="Cascadia Mono" w:cs="Cascadia Mono"/>
          <w:noProof w:val="0"/>
          <w:color w:val="0000FF"/>
          <w:kern w:val="0"/>
          <w:sz w:val="24"/>
          <w:szCs w:val="24"/>
          <w:lang w:val="en-US"/>
        </w:rPr>
        <w:t>END</w:t>
      </w:r>
    </w:p>
    <w:p w14:paraId="7F8BF37F" w14:textId="74A68EC6" w:rsidR="00FA1B05" w:rsidRPr="001F5002" w:rsidRDefault="001F5002" w:rsidP="001F5002">
      <w:pPr>
        <w:pStyle w:val="ListParagraph"/>
        <w:pBdr>
          <w:top w:val="single" w:sz="4" w:space="1" w:color="auto"/>
          <w:left w:val="single" w:sz="4" w:space="4" w:color="auto"/>
          <w:bottom w:val="single" w:sz="4" w:space="1" w:color="auto"/>
          <w:right w:val="single" w:sz="4" w:space="4" w:color="auto"/>
        </w:pBdr>
        <w:spacing w:after="0" w:line="360" w:lineRule="auto"/>
        <w:ind w:left="1584"/>
        <w:rPr>
          <w:rFonts w:ascii="Cascadia Mono" w:hAnsi="Cascadia Mono" w:cs="Cascadia Mono"/>
          <w:noProof w:val="0"/>
          <w:color w:val="0000FF"/>
          <w:kern w:val="0"/>
          <w:sz w:val="24"/>
          <w:szCs w:val="24"/>
          <w:lang w:val="en-US"/>
        </w:rPr>
      </w:pPr>
      <w:r w:rsidRPr="001F5002">
        <w:rPr>
          <w:rFonts w:ascii="Cascadia Mono" w:hAnsi="Cascadia Mono" w:cs="Cascadia Mono"/>
          <w:noProof w:val="0"/>
          <w:color w:val="0000FF"/>
          <w:kern w:val="0"/>
          <w:sz w:val="24"/>
          <w:szCs w:val="24"/>
          <w:lang w:val="en-US"/>
        </w:rPr>
        <w:t>GO</w:t>
      </w:r>
    </w:p>
    <w:p w14:paraId="6AC26B81" w14:textId="77777777" w:rsidR="001F5002" w:rsidRDefault="001F5002" w:rsidP="001F5002">
      <w:pPr>
        <w:pStyle w:val="ListParagraph"/>
        <w:spacing w:after="0" w:line="360" w:lineRule="auto"/>
        <w:ind w:left="1584"/>
        <w:rPr>
          <w:rFonts w:ascii="Times New Roman" w:hAnsi="Times New Roman" w:cs="Times New Roman"/>
          <w:sz w:val="28"/>
          <w:szCs w:val="28"/>
          <w:u w:val="single"/>
          <w:lang w:val="en-US"/>
        </w:rPr>
      </w:pPr>
    </w:p>
    <w:p w14:paraId="5A4133A9" w14:textId="28FD0359" w:rsidR="005272B0" w:rsidRDefault="005272B0" w:rsidP="00FA1B05">
      <w:pPr>
        <w:pStyle w:val="ListParagraph"/>
        <w:spacing w:after="0" w:line="360" w:lineRule="auto"/>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Trigger chuyển mã bàn sang mã NA trước khi xóa bàn trong tất cả các bill liên quan:</w:t>
      </w:r>
    </w:p>
    <w:p w14:paraId="2982DC1C" w14:textId="77777777" w:rsidR="00FB1341" w:rsidRPr="00FB1341" w:rsidRDefault="00FB1341" w:rsidP="00FB13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B1341">
        <w:rPr>
          <w:rFonts w:ascii="Cascadia Mono" w:hAnsi="Cascadia Mono" w:cs="Cascadia Mono"/>
          <w:noProof w:val="0"/>
          <w:color w:val="0000FF"/>
          <w:kern w:val="0"/>
          <w:sz w:val="24"/>
          <w:szCs w:val="24"/>
          <w:lang w:val="en-US"/>
        </w:rPr>
        <w:t>DROP</w:t>
      </w:r>
      <w:r w:rsidRPr="00FB1341">
        <w:rPr>
          <w:rFonts w:ascii="Cascadia Mono" w:hAnsi="Cascadia Mono" w:cs="Cascadia Mono"/>
          <w:noProof w:val="0"/>
          <w:color w:val="000000"/>
          <w:kern w:val="0"/>
          <w:sz w:val="24"/>
          <w:szCs w:val="24"/>
          <w:lang w:val="en-US"/>
        </w:rPr>
        <w:t xml:space="preserve"> </w:t>
      </w:r>
      <w:r w:rsidRPr="00FB1341">
        <w:rPr>
          <w:rFonts w:ascii="Cascadia Mono" w:hAnsi="Cascadia Mono" w:cs="Cascadia Mono"/>
          <w:noProof w:val="0"/>
          <w:color w:val="0000FF"/>
          <w:kern w:val="0"/>
          <w:sz w:val="24"/>
          <w:szCs w:val="24"/>
          <w:lang w:val="en-US"/>
        </w:rPr>
        <w:t>TRIGGER</w:t>
      </w:r>
      <w:r w:rsidRPr="00FB1341">
        <w:rPr>
          <w:rFonts w:ascii="Cascadia Mono" w:hAnsi="Cascadia Mono" w:cs="Cascadia Mono"/>
          <w:noProof w:val="0"/>
          <w:color w:val="000000"/>
          <w:kern w:val="0"/>
          <w:sz w:val="24"/>
          <w:szCs w:val="24"/>
          <w:lang w:val="en-US"/>
        </w:rPr>
        <w:t xml:space="preserve"> </w:t>
      </w:r>
      <w:r w:rsidRPr="00FB1341">
        <w:rPr>
          <w:rFonts w:ascii="Cascadia Mono" w:hAnsi="Cascadia Mono" w:cs="Cascadia Mono"/>
          <w:noProof w:val="0"/>
          <w:color w:val="0000FF"/>
          <w:kern w:val="0"/>
          <w:sz w:val="24"/>
          <w:szCs w:val="24"/>
          <w:lang w:val="en-US"/>
        </w:rPr>
        <w:t>IF</w:t>
      </w:r>
      <w:r w:rsidRPr="00FB1341">
        <w:rPr>
          <w:rFonts w:ascii="Cascadia Mono" w:hAnsi="Cascadia Mono" w:cs="Cascadia Mono"/>
          <w:noProof w:val="0"/>
          <w:color w:val="000000"/>
          <w:kern w:val="0"/>
          <w:sz w:val="24"/>
          <w:szCs w:val="24"/>
          <w:lang w:val="en-US"/>
        </w:rPr>
        <w:t xml:space="preserve"> </w:t>
      </w:r>
      <w:r w:rsidRPr="00FB1341">
        <w:rPr>
          <w:rFonts w:ascii="Cascadia Mono" w:hAnsi="Cascadia Mono" w:cs="Cascadia Mono"/>
          <w:noProof w:val="0"/>
          <w:color w:val="808080"/>
          <w:kern w:val="0"/>
          <w:sz w:val="24"/>
          <w:szCs w:val="24"/>
          <w:lang w:val="en-US"/>
        </w:rPr>
        <w:t>EXISTS</w:t>
      </w:r>
      <w:r w:rsidRPr="00FB1341">
        <w:rPr>
          <w:rFonts w:ascii="Cascadia Mono" w:hAnsi="Cascadia Mono" w:cs="Cascadia Mono"/>
          <w:noProof w:val="0"/>
          <w:color w:val="000000"/>
          <w:kern w:val="0"/>
          <w:sz w:val="24"/>
          <w:szCs w:val="24"/>
          <w:lang w:val="en-US"/>
        </w:rPr>
        <w:t xml:space="preserve"> </w:t>
      </w:r>
      <w:proofErr w:type="spellStart"/>
      <w:proofErr w:type="gramStart"/>
      <w:r w:rsidRPr="00FB1341">
        <w:rPr>
          <w:rFonts w:ascii="Cascadia Mono" w:hAnsi="Cascadia Mono" w:cs="Cascadia Mono"/>
          <w:noProof w:val="0"/>
          <w:color w:val="000000"/>
          <w:kern w:val="0"/>
          <w:sz w:val="24"/>
          <w:szCs w:val="24"/>
          <w:lang w:val="en-US"/>
        </w:rPr>
        <w:t>deleteTableTrigger</w:t>
      </w:r>
      <w:proofErr w:type="spellEnd"/>
      <w:proofErr w:type="gramEnd"/>
    </w:p>
    <w:p w14:paraId="1C42ED60" w14:textId="77777777" w:rsidR="00FB1341" w:rsidRPr="00FB1341" w:rsidRDefault="00FB1341" w:rsidP="00FB13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B1341">
        <w:rPr>
          <w:rFonts w:ascii="Cascadia Mono" w:hAnsi="Cascadia Mono" w:cs="Cascadia Mono"/>
          <w:noProof w:val="0"/>
          <w:color w:val="0000FF"/>
          <w:kern w:val="0"/>
          <w:sz w:val="24"/>
          <w:szCs w:val="24"/>
          <w:lang w:val="en-US"/>
        </w:rPr>
        <w:t>GO</w:t>
      </w:r>
    </w:p>
    <w:p w14:paraId="4E992F20" w14:textId="77777777" w:rsidR="00FB1341" w:rsidRPr="00FB1341" w:rsidRDefault="00FB1341" w:rsidP="00FB13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p>
    <w:p w14:paraId="65B1C1C1" w14:textId="77777777" w:rsidR="00FB1341" w:rsidRPr="00FB1341" w:rsidRDefault="00FB1341" w:rsidP="00FB13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B1341">
        <w:rPr>
          <w:rFonts w:ascii="Cascadia Mono" w:hAnsi="Cascadia Mono" w:cs="Cascadia Mono"/>
          <w:noProof w:val="0"/>
          <w:color w:val="0000FF"/>
          <w:kern w:val="0"/>
          <w:sz w:val="24"/>
          <w:szCs w:val="24"/>
          <w:lang w:val="en-US"/>
        </w:rPr>
        <w:t>CREATE</w:t>
      </w:r>
      <w:r w:rsidRPr="00FB1341">
        <w:rPr>
          <w:rFonts w:ascii="Cascadia Mono" w:hAnsi="Cascadia Mono" w:cs="Cascadia Mono"/>
          <w:noProof w:val="0"/>
          <w:color w:val="000000"/>
          <w:kern w:val="0"/>
          <w:sz w:val="24"/>
          <w:szCs w:val="24"/>
          <w:lang w:val="en-US"/>
        </w:rPr>
        <w:t xml:space="preserve"> </w:t>
      </w:r>
      <w:r w:rsidRPr="00FB1341">
        <w:rPr>
          <w:rFonts w:ascii="Cascadia Mono" w:hAnsi="Cascadia Mono" w:cs="Cascadia Mono"/>
          <w:noProof w:val="0"/>
          <w:color w:val="0000FF"/>
          <w:kern w:val="0"/>
          <w:sz w:val="24"/>
          <w:szCs w:val="24"/>
          <w:lang w:val="en-US"/>
        </w:rPr>
        <w:t>TRIGGER</w:t>
      </w:r>
      <w:r w:rsidRPr="00FB1341">
        <w:rPr>
          <w:rFonts w:ascii="Cascadia Mono" w:hAnsi="Cascadia Mono" w:cs="Cascadia Mono"/>
          <w:noProof w:val="0"/>
          <w:color w:val="000000"/>
          <w:kern w:val="0"/>
          <w:sz w:val="24"/>
          <w:szCs w:val="24"/>
          <w:lang w:val="en-US"/>
        </w:rPr>
        <w:t xml:space="preserve"> </w:t>
      </w:r>
      <w:proofErr w:type="spellStart"/>
      <w:proofErr w:type="gramStart"/>
      <w:r w:rsidRPr="00FB1341">
        <w:rPr>
          <w:rFonts w:ascii="Cascadia Mono" w:hAnsi="Cascadia Mono" w:cs="Cascadia Mono"/>
          <w:noProof w:val="0"/>
          <w:color w:val="000000"/>
          <w:kern w:val="0"/>
          <w:sz w:val="24"/>
          <w:szCs w:val="24"/>
          <w:lang w:val="en-US"/>
        </w:rPr>
        <w:t>deleteTableTrigger</w:t>
      </w:r>
      <w:proofErr w:type="spellEnd"/>
      <w:proofErr w:type="gramEnd"/>
    </w:p>
    <w:p w14:paraId="6F62EEDD" w14:textId="77777777" w:rsidR="00FB1341" w:rsidRPr="00FB1341" w:rsidRDefault="00FB1341" w:rsidP="00FB13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B1341">
        <w:rPr>
          <w:rFonts w:ascii="Cascadia Mono" w:hAnsi="Cascadia Mono" w:cs="Cascadia Mono"/>
          <w:noProof w:val="0"/>
          <w:color w:val="0000FF"/>
          <w:kern w:val="0"/>
          <w:sz w:val="24"/>
          <w:szCs w:val="24"/>
          <w:lang w:val="en-US"/>
        </w:rPr>
        <w:t>ON</w:t>
      </w:r>
      <w:r w:rsidRPr="00FB1341">
        <w:rPr>
          <w:rFonts w:ascii="Cascadia Mono" w:hAnsi="Cascadia Mono" w:cs="Cascadia Mono"/>
          <w:noProof w:val="0"/>
          <w:color w:val="000000"/>
          <w:kern w:val="0"/>
          <w:sz w:val="24"/>
          <w:szCs w:val="24"/>
          <w:lang w:val="en-US"/>
        </w:rPr>
        <w:t xml:space="preserve"> [Table]</w:t>
      </w:r>
    </w:p>
    <w:p w14:paraId="417287C0" w14:textId="77777777" w:rsidR="00FB1341" w:rsidRPr="00FB1341" w:rsidRDefault="00FB1341" w:rsidP="00FB13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B1341">
        <w:rPr>
          <w:rFonts w:ascii="Cascadia Mono" w:hAnsi="Cascadia Mono" w:cs="Cascadia Mono"/>
          <w:noProof w:val="0"/>
          <w:color w:val="0000FF"/>
          <w:kern w:val="0"/>
          <w:sz w:val="24"/>
          <w:szCs w:val="24"/>
          <w:lang w:val="en-US"/>
        </w:rPr>
        <w:t>INSTEAD</w:t>
      </w:r>
      <w:r w:rsidRPr="00FB1341">
        <w:rPr>
          <w:rFonts w:ascii="Cascadia Mono" w:hAnsi="Cascadia Mono" w:cs="Cascadia Mono"/>
          <w:noProof w:val="0"/>
          <w:color w:val="000000"/>
          <w:kern w:val="0"/>
          <w:sz w:val="24"/>
          <w:szCs w:val="24"/>
          <w:lang w:val="en-US"/>
        </w:rPr>
        <w:t xml:space="preserve"> </w:t>
      </w:r>
      <w:r w:rsidRPr="00FB1341">
        <w:rPr>
          <w:rFonts w:ascii="Cascadia Mono" w:hAnsi="Cascadia Mono" w:cs="Cascadia Mono"/>
          <w:noProof w:val="0"/>
          <w:color w:val="0000FF"/>
          <w:kern w:val="0"/>
          <w:sz w:val="24"/>
          <w:szCs w:val="24"/>
          <w:lang w:val="en-US"/>
        </w:rPr>
        <w:t>OF</w:t>
      </w:r>
      <w:r w:rsidRPr="00FB1341">
        <w:rPr>
          <w:rFonts w:ascii="Cascadia Mono" w:hAnsi="Cascadia Mono" w:cs="Cascadia Mono"/>
          <w:noProof w:val="0"/>
          <w:color w:val="000000"/>
          <w:kern w:val="0"/>
          <w:sz w:val="24"/>
          <w:szCs w:val="24"/>
          <w:lang w:val="en-US"/>
        </w:rPr>
        <w:t xml:space="preserve"> </w:t>
      </w:r>
      <w:r w:rsidRPr="00FB1341">
        <w:rPr>
          <w:rFonts w:ascii="Cascadia Mono" w:hAnsi="Cascadia Mono" w:cs="Cascadia Mono"/>
          <w:noProof w:val="0"/>
          <w:color w:val="0000FF"/>
          <w:kern w:val="0"/>
          <w:sz w:val="24"/>
          <w:szCs w:val="24"/>
          <w:lang w:val="en-US"/>
        </w:rPr>
        <w:t>DELETE</w:t>
      </w:r>
    </w:p>
    <w:p w14:paraId="61CEA724" w14:textId="77777777" w:rsidR="00FB1341" w:rsidRPr="00FB1341" w:rsidRDefault="00FB1341" w:rsidP="00FB13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B1341">
        <w:rPr>
          <w:rFonts w:ascii="Cascadia Mono" w:hAnsi="Cascadia Mono" w:cs="Cascadia Mono"/>
          <w:noProof w:val="0"/>
          <w:color w:val="0000FF"/>
          <w:kern w:val="0"/>
          <w:sz w:val="24"/>
          <w:szCs w:val="24"/>
          <w:lang w:val="en-US"/>
        </w:rPr>
        <w:t>AS</w:t>
      </w:r>
    </w:p>
    <w:p w14:paraId="4FEEFA7A" w14:textId="77777777" w:rsidR="00FB1341" w:rsidRPr="00FB1341" w:rsidRDefault="00FB1341" w:rsidP="00FB13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B1341">
        <w:rPr>
          <w:rFonts w:ascii="Cascadia Mono" w:hAnsi="Cascadia Mono" w:cs="Cascadia Mono"/>
          <w:noProof w:val="0"/>
          <w:color w:val="0000FF"/>
          <w:kern w:val="0"/>
          <w:sz w:val="24"/>
          <w:szCs w:val="24"/>
          <w:lang w:val="en-US"/>
        </w:rPr>
        <w:t>BEGIN</w:t>
      </w:r>
    </w:p>
    <w:p w14:paraId="1E0BF177" w14:textId="77777777" w:rsidR="00FB1341" w:rsidRPr="00FB1341" w:rsidRDefault="00FB1341" w:rsidP="00FB13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B1341">
        <w:rPr>
          <w:rFonts w:ascii="Cascadia Mono" w:hAnsi="Cascadia Mono" w:cs="Cascadia Mono"/>
          <w:noProof w:val="0"/>
          <w:color w:val="000000"/>
          <w:kern w:val="0"/>
          <w:sz w:val="24"/>
          <w:szCs w:val="24"/>
          <w:lang w:val="en-US"/>
        </w:rPr>
        <w:tab/>
      </w:r>
      <w:r w:rsidRPr="00FB1341">
        <w:rPr>
          <w:rFonts w:ascii="Cascadia Mono" w:hAnsi="Cascadia Mono" w:cs="Cascadia Mono"/>
          <w:noProof w:val="0"/>
          <w:color w:val="0000FF"/>
          <w:kern w:val="0"/>
          <w:sz w:val="24"/>
          <w:szCs w:val="24"/>
          <w:lang w:val="en-US"/>
        </w:rPr>
        <w:t>BEGIN</w:t>
      </w:r>
      <w:r w:rsidRPr="00FB1341">
        <w:rPr>
          <w:rFonts w:ascii="Cascadia Mono" w:hAnsi="Cascadia Mono" w:cs="Cascadia Mono"/>
          <w:noProof w:val="0"/>
          <w:color w:val="000000"/>
          <w:kern w:val="0"/>
          <w:sz w:val="24"/>
          <w:szCs w:val="24"/>
          <w:lang w:val="en-US"/>
        </w:rPr>
        <w:t xml:space="preserve"> </w:t>
      </w:r>
      <w:r w:rsidRPr="00FB1341">
        <w:rPr>
          <w:rFonts w:ascii="Cascadia Mono" w:hAnsi="Cascadia Mono" w:cs="Cascadia Mono"/>
          <w:noProof w:val="0"/>
          <w:color w:val="0000FF"/>
          <w:kern w:val="0"/>
          <w:sz w:val="24"/>
          <w:szCs w:val="24"/>
          <w:lang w:val="en-US"/>
        </w:rPr>
        <w:t>TRANSACTION</w:t>
      </w:r>
    </w:p>
    <w:p w14:paraId="4B3B1F39" w14:textId="77777777" w:rsidR="00FB1341" w:rsidRPr="00FB1341" w:rsidRDefault="00FB1341" w:rsidP="00FB13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B1341">
        <w:rPr>
          <w:rFonts w:ascii="Cascadia Mono" w:hAnsi="Cascadia Mono" w:cs="Cascadia Mono"/>
          <w:noProof w:val="0"/>
          <w:color w:val="000000"/>
          <w:kern w:val="0"/>
          <w:sz w:val="24"/>
          <w:szCs w:val="24"/>
          <w:lang w:val="en-US"/>
        </w:rPr>
        <w:tab/>
      </w:r>
      <w:r w:rsidRPr="00FB1341">
        <w:rPr>
          <w:rFonts w:ascii="Cascadia Mono" w:hAnsi="Cascadia Mono" w:cs="Cascadia Mono"/>
          <w:noProof w:val="0"/>
          <w:color w:val="000000"/>
          <w:kern w:val="0"/>
          <w:sz w:val="24"/>
          <w:szCs w:val="24"/>
          <w:lang w:val="en-US"/>
        </w:rPr>
        <w:tab/>
      </w:r>
      <w:r w:rsidRPr="00FB1341">
        <w:rPr>
          <w:rFonts w:ascii="Cascadia Mono" w:hAnsi="Cascadia Mono" w:cs="Cascadia Mono"/>
          <w:noProof w:val="0"/>
          <w:color w:val="0000FF"/>
          <w:kern w:val="0"/>
          <w:sz w:val="24"/>
          <w:szCs w:val="24"/>
          <w:lang w:val="en-US"/>
        </w:rPr>
        <w:t>DECLARE</w:t>
      </w:r>
      <w:r w:rsidRPr="00FB1341">
        <w:rPr>
          <w:rFonts w:ascii="Cascadia Mono" w:hAnsi="Cascadia Mono" w:cs="Cascadia Mono"/>
          <w:noProof w:val="0"/>
          <w:color w:val="000000"/>
          <w:kern w:val="0"/>
          <w:sz w:val="24"/>
          <w:szCs w:val="24"/>
          <w:lang w:val="en-US"/>
        </w:rPr>
        <w:t xml:space="preserve"> @errorMessage </w:t>
      </w:r>
      <w:proofErr w:type="gramStart"/>
      <w:r w:rsidRPr="00FB1341">
        <w:rPr>
          <w:rFonts w:ascii="Cascadia Mono" w:hAnsi="Cascadia Mono" w:cs="Cascadia Mono"/>
          <w:noProof w:val="0"/>
          <w:color w:val="0000FF"/>
          <w:kern w:val="0"/>
          <w:sz w:val="24"/>
          <w:szCs w:val="24"/>
          <w:lang w:val="en-US"/>
        </w:rPr>
        <w:t>NVARCHAR</w:t>
      </w:r>
      <w:r w:rsidRPr="00FB1341">
        <w:rPr>
          <w:rFonts w:ascii="Cascadia Mono" w:hAnsi="Cascadia Mono" w:cs="Cascadia Mono"/>
          <w:noProof w:val="0"/>
          <w:color w:val="808080"/>
          <w:kern w:val="0"/>
          <w:sz w:val="24"/>
          <w:szCs w:val="24"/>
          <w:lang w:val="en-US"/>
        </w:rPr>
        <w:t>(</w:t>
      </w:r>
      <w:proofErr w:type="gramEnd"/>
      <w:r w:rsidRPr="00FB1341">
        <w:rPr>
          <w:rFonts w:ascii="Cascadia Mono" w:hAnsi="Cascadia Mono" w:cs="Cascadia Mono"/>
          <w:noProof w:val="0"/>
          <w:color w:val="FF00FF"/>
          <w:kern w:val="0"/>
          <w:sz w:val="24"/>
          <w:szCs w:val="24"/>
          <w:lang w:val="en-US"/>
        </w:rPr>
        <w:t>max</w:t>
      </w:r>
      <w:r w:rsidRPr="00FB1341">
        <w:rPr>
          <w:rFonts w:ascii="Cascadia Mono" w:hAnsi="Cascadia Mono" w:cs="Cascadia Mono"/>
          <w:noProof w:val="0"/>
          <w:color w:val="808080"/>
          <w:kern w:val="0"/>
          <w:sz w:val="24"/>
          <w:szCs w:val="24"/>
          <w:lang w:val="en-US"/>
        </w:rPr>
        <w:t>)</w:t>
      </w:r>
    </w:p>
    <w:p w14:paraId="3629A201" w14:textId="77777777" w:rsidR="00FB1341" w:rsidRPr="00FB1341" w:rsidRDefault="00FB1341" w:rsidP="00FB13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B1341">
        <w:rPr>
          <w:rFonts w:ascii="Cascadia Mono" w:hAnsi="Cascadia Mono" w:cs="Cascadia Mono"/>
          <w:noProof w:val="0"/>
          <w:color w:val="000000"/>
          <w:kern w:val="0"/>
          <w:sz w:val="24"/>
          <w:szCs w:val="24"/>
          <w:lang w:val="en-US"/>
        </w:rPr>
        <w:tab/>
      </w:r>
      <w:r w:rsidRPr="00FB1341">
        <w:rPr>
          <w:rFonts w:ascii="Cascadia Mono" w:hAnsi="Cascadia Mono" w:cs="Cascadia Mono"/>
          <w:noProof w:val="0"/>
          <w:color w:val="000000"/>
          <w:kern w:val="0"/>
          <w:sz w:val="24"/>
          <w:szCs w:val="24"/>
          <w:lang w:val="en-US"/>
        </w:rPr>
        <w:tab/>
      </w:r>
      <w:r w:rsidRPr="00FB1341">
        <w:rPr>
          <w:rFonts w:ascii="Cascadia Mono" w:hAnsi="Cascadia Mono" w:cs="Cascadia Mono"/>
          <w:noProof w:val="0"/>
          <w:color w:val="0000FF"/>
          <w:kern w:val="0"/>
          <w:sz w:val="24"/>
          <w:szCs w:val="24"/>
          <w:lang w:val="en-US"/>
        </w:rPr>
        <w:t>DECLARE</w:t>
      </w:r>
      <w:r w:rsidRPr="00FB1341">
        <w:rPr>
          <w:rFonts w:ascii="Cascadia Mono" w:hAnsi="Cascadia Mono" w:cs="Cascadia Mono"/>
          <w:noProof w:val="0"/>
          <w:color w:val="000000"/>
          <w:kern w:val="0"/>
          <w:sz w:val="24"/>
          <w:szCs w:val="24"/>
          <w:lang w:val="en-US"/>
        </w:rPr>
        <w:t xml:space="preserve"> @tableID </w:t>
      </w:r>
      <w:proofErr w:type="gramStart"/>
      <w:r w:rsidRPr="00FB1341">
        <w:rPr>
          <w:rFonts w:ascii="Cascadia Mono" w:hAnsi="Cascadia Mono" w:cs="Cascadia Mono"/>
          <w:noProof w:val="0"/>
          <w:color w:val="0000FF"/>
          <w:kern w:val="0"/>
          <w:sz w:val="24"/>
          <w:szCs w:val="24"/>
          <w:lang w:val="en-US"/>
        </w:rPr>
        <w:t>VARCHAR</w:t>
      </w:r>
      <w:r w:rsidRPr="00FB1341">
        <w:rPr>
          <w:rFonts w:ascii="Cascadia Mono" w:hAnsi="Cascadia Mono" w:cs="Cascadia Mono"/>
          <w:noProof w:val="0"/>
          <w:color w:val="808080"/>
          <w:kern w:val="0"/>
          <w:sz w:val="24"/>
          <w:szCs w:val="24"/>
          <w:lang w:val="en-US"/>
        </w:rPr>
        <w:t>(</w:t>
      </w:r>
      <w:proofErr w:type="gramEnd"/>
      <w:r w:rsidRPr="00FB1341">
        <w:rPr>
          <w:rFonts w:ascii="Cascadia Mono" w:hAnsi="Cascadia Mono" w:cs="Cascadia Mono"/>
          <w:noProof w:val="0"/>
          <w:color w:val="000000"/>
          <w:kern w:val="0"/>
          <w:sz w:val="24"/>
          <w:szCs w:val="24"/>
          <w:lang w:val="en-US"/>
        </w:rPr>
        <w:t>3</w:t>
      </w:r>
      <w:r w:rsidRPr="00FB1341">
        <w:rPr>
          <w:rFonts w:ascii="Cascadia Mono" w:hAnsi="Cascadia Mono" w:cs="Cascadia Mono"/>
          <w:noProof w:val="0"/>
          <w:color w:val="808080"/>
          <w:kern w:val="0"/>
          <w:sz w:val="24"/>
          <w:szCs w:val="24"/>
          <w:lang w:val="en-US"/>
        </w:rPr>
        <w:t>)</w:t>
      </w:r>
    </w:p>
    <w:p w14:paraId="7638C119" w14:textId="77777777" w:rsidR="00FB1341" w:rsidRPr="00FB1341" w:rsidRDefault="00FB1341" w:rsidP="00FB13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B1341">
        <w:rPr>
          <w:rFonts w:ascii="Cascadia Mono" w:hAnsi="Cascadia Mono" w:cs="Cascadia Mono"/>
          <w:noProof w:val="0"/>
          <w:color w:val="000000"/>
          <w:kern w:val="0"/>
          <w:sz w:val="24"/>
          <w:szCs w:val="24"/>
          <w:lang w:val="en-US"/>
        </w:rPr>
        <w:tab/>
      </w:r>
      <w:r w:rsidRPr="00FB1341">
        <w:rPr>
          <w:rFonts w:ascii="Cascadia Mono" w:hAnsi="Cascadia Mono" w:cs="Cascadia Mono"/>
          <w:noProof w:val="0"/>
          <w:color w:val="000000"/>
          <w:kern w:val="0"/>
          <w:sz w:val="24"/>
          <w:szCs w:val="24"/>
          <w:lang w:val="en-US"/>
        </w:rPr>
        <w:tab/>
      </w:r>
      <w:r w:rsidRPr="00FB1341">
        <w:rPr>
          <w:rFonts w:ascii="Cascadia Mono" w:hAnsi="Cascadia Mono" w:cs="Cascadia Mono"/>
          <w:noProof w:val="0"/>
          <w:color w:val="0000FF"/>
          <w:kern w:val="0"/>
          <w:sz w:val="24"/>
          <w:szCs w:val="24"/>
          <w:lang w:val="en-US"/>
        </w:rPr>
        <w:t>SELECT</w:t>
      </w:r>
      <w:r w:rsidRPr="00FB1341">
        <w:rPr>
          <w:rFonts w:ascii="Cascadia Mono" w:hAnsi="Cascadia Mono" w:cs="Cascadia Mono"/>
          <w:noProof w:val="0"/>
          <w:color w:val="000000"/>
          <w:kern w:val="0"/>
          <w:sz w:val="24"/>
          <w:szCs w:val="24"/>
          <w:lang w:val="en-US"/>
        </w:rPr>
        <w:t xml:space="preserve"> @tableID </w:t>
      </w:r>
      <w:r w:rsidRPr="00FB1341">
        <w:rPr>
          <w:rFonts w:ascii="Cascadia Mono" w:hAnsi="Cascadia Mono" w:cs="Cascadia Mono"/>
          <w:noProof w:val="0"/>
          <w:color w:val="808080"/>
          <w:kern w:val="0"/>
          <w:sz w:val="24"/>
          <w:szCs w:val="24"/>
          <w:lang w:val="en-US"/>
        </w:rPr>
        <w:t>=</w:t>
      </w:r>
      <w:r w:rsidRPr="00FB1341">
        <w:rPr>
          <w:rFonts w:ascii="Cascadia Mono" w:hAnsi="Cascadia Mono" w:cs="Cascadia Mono"/>
          <w:noProof w:val="0"/>
          <w:color w:val="000000"/>
          <w:kern w:val="0"/>
          <w:sz w:val="24"/>
          <w:szCs w:val="24"/>
          <w:lang w:val="en-US"/>
        </w:rPr>
        <w:t xml:space="preserve"> ID </w:t>
      </w:r>
      <w:r w:rsidRPr="00FB1341">
        <w:rPr>
          <w:rFonts w:ascii="Cascadia Mono" w:hAnsi="Cascadia Mono" w:cs="Cascadia Mono"/>
          <w:noProof w:val="0"/>
          <w:color w:val="0000FF"/>
          <w:kern w:val="0"/>
          <w:sz w:val="24"/>
          <w:szCs w:val="24"/>
          <w:lang w:val="en-US"/>
        </w:rPr>
        <w:t>FROM</w:t>
      </w:r>
      <w:r w:rsidRPr="00FB1341">
        <w:rPr>
          <w:rFonts w:ascii="Cascadia Mono" w:hAnsi="Cascadia Mono" w:cs="Cascadia Mono"/>
          <w:noProof w:val="0"/>
          <w:color w:val="000000"/>
          <w:kern w:val="0"/>
          <w:sz w:val="24"/>
          <w:szCs w:val="24"/>
          <w:lang w:val="en-US"/>
        </w:rPr>
        <w:t xml:space="preserve"> deleted</w:t>
      </w:r>
    </w:p>
    <w:p w14:paraId="7A54D9E2" w14:textId="77777777" w:rsidR="00FB1341" w:rsidRPr="00FB1341" w:rsidRDefault="00FB1341" w:rsidP="00FB13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B1341">
        <w:rPr>
          <w:rFonts w:ascii="Cascadia Mono" w:hAnsi="Cascadia Mono" w:cs="Cascadia Mono"/>
          <w:noProof w:val="0"/>
          <w:color w:val="000000"/>
          <w:kern w:val="0"/>
          <w:sz w:val="24"/>
          <w:szCs w:val="24"/>
          <w:lang w:val="en-US"/>
        </w:rPr>
        <w:tab/>
      </w:r>
      <w:r w:rsidRPr="00FB1341">
        <w:rPr>
          <w:rFonts w:ascii="Cascadia Mono" w:hAnsi="Cascadia Mono" w:cs="Cascadia Mono"/>
          <w:noProof w:val="0"/>
          <w:color w:val="000000"/>
          <w:kern w:val="0"/>
          <w:sz w:val="24"/>
          <w:szCs w:val="24"/>
          <w:lang w:val="en-US"/>
        </w:rPr>
        <w:tab/>
      </w:r>
      <w:r w:rsidRPr="00FB1341">
        <w:rPr>
          <w:rFonts w:ascii="Cascadia Mono" w:hAnsi="Cascadia Mono" w:cs="Cascadia Mono"/>
          <w:noProof w:val="0"/>
          <w:color w:val="0000FF"/>
          <w:kern w:val="0"/>
          <w:sz w:val="24"/>
          <w:szCs w:val="24"/>
          <w:lang w:val="en-US"/>
        </w:rPr>
        <w:t>BEGIN</w:t>
      </w:r>
      <w:r w:rsidRPr="00FB1341">
        <w:rPr>
          <w:rFonts w:ascii="Cascadia Mono" w:hAnsi="Cascadia Mono" w:cs="Cascadia Mono"/>
          <w:noProof w:val="0"/>
          <w:color w:val="000000"/>
          <w:kern w:val="0"/>
          <w:sz w:val="24"/>
          <w:szCs w:val="24"/>
          <w:lang w:val="en-US"/>
        </w:rPr>
        <w:t xml:space="preserve"> </w:t>
      </w:r>
      <w:r w:rsidRPr="00FB1341">
        <w:rPr>
          <w:rFonts w:ascii="Cascadia Mono" w:hAnsi="Cascadia Mono" w:cs="Cascadia Mono"/>
          <w:noProof w:val="0"/>
          <w:color w:val="0000FF"/>
          <w:kern w:val="0"/>
          <w:sz w:val="24"/>
          <w:szCs w:val="24"/>
          <w:lang w:val="en-US"/>
        </w:rPr>
        <w:t>TRY</w:t>
      </w:r>
    </w:p>
    <w:p w14:paraId="2437B268" w14:textId="77777777" w:rsidR="00FB1341" w:rsidRPr="00FB1341" w:rsidRDefault="00FB1341" w:rsidP="00FB13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B1341">
        <w:rPr>
          <w:rFonts w:ascii="Cascadia Mono" w:hAnsi="Cascadia Mono" w:cs="Cascadia Mono"/>
          <w:noProof w:val="0"/>
          <w:color w:val="000000"/>
          <w:kern w:val="0"/>
          <w:sz w:val="24"/>
          <w:szCs w:val="24"/>
          <w:lang w:val="en-US"/>
        </w:rPr>
        <w:tab/>
      </w:r>
      <w:r w:rsidRPr="00FB1341">
        <w:rPr>
          <w:rFonts w:ascii="Cascadia Mono" w:hAnsi="Cascadia Mono" w:cs="Cascadia Mono"/>
          <w:noProof w:val="0"/>
          <w:color w:val="000000"/>
          <w:kern w:val="0"/>
          <w:sz w:val="24"/>
          <w:szCs w:val="24"/>
          <w:lang w:val="en-US"/>
        </w:rPr>
        <w:tab/>
      </w:r>
      <w:r w:rsidRPr="00FB1341">
        <w:rPr>
          <w:rFonts w:ascii="Cascadia Mono" w:hAnsi="Cascadia Mono" w:cs="Cascadia Mono"/>
          <w:noProof w:val="0"/>
          <w:color w:val="000000"/>
          <w:kern w:val="0"/>
          <w:sz w:val="24"/>
          <w:szCs w:val="24"/>
          <w:lang w:val="en-US"/>
        </w:rPr>
        <w:tab/>
      </w:r>
      <w:r w:rsidRPr="00FB1341">
        <w:rPr>
          <w:rFonts w:ascii="Cascadia Mono" w:hAnsi="Cascadia Mono" w:cs="Cascadia Mono"/>
          <w:noProof w:val="0"/>
          <w:color w:val="FF00FF"/>
          <w:kern w:val="0"/>
          <w:sz w:val="24"/>
          <w:szCs w:val="24"/>
          <w:lang w:val="en-US"/>
        </w:rPr>
        <w:t>UPDATE</w:t>
      </w:r>
      <w:r w:rsidRPr="00FB1341">
        <w:rPr>
          <w:rFonts w:ascii="Cascadia Mono" w:hAnsi="Cascadia Mono" w:cs="Cascadia Mono"/>
          <w:noProof w:val="0"/>
          <w:color w:val="000000"/>
          <w:kern w:val="0"/>
          <w:sz w:val="24"/>
          <w:szCs w:val="24"/>
          <w:lang w:val="en-US"/>
        </w:rPr>
        <w:t xml:space="preserve"> Bill </w:t>
      </w:r>
      <w:r w:rsidRPr="00FB1341">
        <w:rPr>
          <w:rFonts w:ascii="Cascadia Mono" w:hAnsi="Cascadia Mono" w:cs="Cascadia Mono"/>
          <w:noProof w:val="0"/>
          <w:color w:val="0000FF"/>
          <w:kern w:val="0"/>
          <w:sz w:val="24"/>
          <w:szCs w:val="24"/>
          <w:lang w:val="en-US"/>
        </w:rPr>
        <w:t>SET</w:t>
      </w:r>
      <w:r w:rsidRPr="00FB1341">
        <w:rPr>
          <w:rFonts w:ascii="Cascadia Mono" w:hAnsi="Cascadia Mono" w:cs="Cascadia Mono"/>
          <w:noProof w:val="0"/>
          <w:color w:val="000000"/>
          <w:kern w:val="0"/>
          <w:sz w:val="24"/>
          <w:szCs w:val="24"/>
          <w:lang w:val="en-US"/>
        </w:rPr>
        <w:t xml:space="preserve"> </w:t>
      </w:r>
      <w:proofErr w:type="spellStart"/>
      <w:r w:rsidRPr="00FB1341">
        <w:rPr>
          <w:rFonts w:ascii="Cascadia Mono" w:hAnsi="Cascadia Mono" w:cs="Cascadia Mono"/>
          <w:noProof w:val="0"/>
          <w:color w:val="000000"/>
          <w:kern w:val="0"/>
          <w:sz w:val="24"/>
          <w:szCs w:val="24"/>
          <w:lang w:val="en-US"/>
        </w:rPr>
        <w:t>tableID</w:t>
      </w:r>
      <w:proofErr w:type="spellEnd"/>
      <w:r w:rsidRPr="00FB1341">
        <w:rPr>
          <w:rFonts w:ascii="Cascadia Mono" w:hAnsi="Cascadia Mono" w:cs="Cascadia Mono"/>
          <w:noProof w:val="0"/>
          <w:color w:val="000000"/>
          <w:kern w:val="0"/>
          <w:sz w:val="24"/>
          <w:szCs w:val="24"/>
          <w:lang w:val="en-US"/>
        </w:rPr>
        <w:t xml:space="preserve"> </w:t>
      </w:r>
      <w:r w:rsidRPr="00FB1341">
        <w:rPr>
          <w:rFonts w:ascii="Cascadia Mono" w:hAnsi="Cascadia Mono" w:cs="Cascadia Mono"/>
          <w:noProof w:val="0"/>
          <w:color w:val="808080"/>
          <w:kern w:val="0"/>
          <w:sz w:val="24"/>
          <w:szCs w:val="24"/>
          <w:lang w:val="en-US"/>
        </w:rPr>
        <w:t>=</w:t>
      </w:r>
      <w:r w:rsidRPr="00FB1341">
        <w:rPr>
          <w:rFonts w:ascii="Cascadia Mono" w:hAnsi="Cascadia Mono" w:cs="Cascadia Mono"/>
          <w:noProof w:val="0"/>
          <w:color w:val="000000"/>
          <w:kern w:val="0"/>
          <w:sz w:val="24"/>
          <w:szCs w:val="24"/>
          <w:lang w:val="en-US"/>
        </w:rPr>
        <w:t xml:space="preserve"> </w:t>
      </w:r>
      <w:r w:rsidRPr="00FB1341">
        <w:rPr>
          <w:rFonts w:ascii="Cascadia Mono" w:hAnsi="Cascadia Mono" w:cs="Cascadia Mono"/>
          <w:noProof w:val="0"/>
          <w:color w:val="FF0000"/>
          <w:kern w:val="0"/>
          <w:sz w:val="24"/>
          <w:szCs w:val="24"/>
          <w:lang w:val="en-US"/>
        </w:rPr>
        <w:t>'NA'</w:t>
      </w:r>
      <w:r w:rsidRPr="00FB1341">
        <w:rPr>
          <w:rFonts w:ascii="Cascadia Mono" w:hAnsi="Cascadia Mono" w:cs="Cascadia Mono"/>
          <w:noProof w:val="0"/>
          <w:color w:val="000000"/>
          <w:kern w:val="0"/>
          <w:sz w:val="24"/>
          <w:szCs w:val="24"/>
          <w:lang w:val="en-US"/>
        </w:rPr>
        <w:t xml:space="preserve"> </w:t>
      </w:r>
      <w:r w:rsidRPr="00FB1341">
        <w:rPr>
          <w:rFonts w:ascii="Cascadia Mono" w:hAnsi="Cascadia Mono" w:cs="Cascadia Mono"/>
          <w:noProof w:val="0"/>
          <w:color w:val="0000FF"/>
          <w:kern w:val="0"/>
          <w:sz w:val="24"/>
          <w:szCs w:val="24"/>
          <w:lang w:val="en-US"/>
        </w:rPr>
        <w:t>WHERE</w:t>
      </w:r>
      <w:r w:rsidRPr="00FB1341">
        <w:rPr>
          <w:rFonts w:ascii="Cascadia Mono" w:hAnsi="Cascadia Mono" w:cs="Cascadia Mono"/>
          <w:noProof w:val="0"/>
          <w:color w:val="000000"/>
          <w:kern w:val="0"/>
          <w:sz w:val="24"/>
          <w:szCs w:val="24"/>
          <w:lang w:val="en-US"/>
        </w:rPr>
        <w:t xml:space="preserve"> </w:t>
      </w:r>
      <w:proofErr w:type="spellStart"/>
      <w:r w:rsidRPr="00FB1341">
        <w:rPr>
          <w:rFonts w:ascii="Cascadia Mono" w:hAnsi="Cascadia Mono" w:cs="Cascadia Mono"/>
          <w:noProof w:val="0"/>
          <w:color w:val="000000"/>
          <w:kern w:val="0"/>
          <w:sz w:val="24"/>
          <w:szCs w:val="24"/>
          <w:lang w:val="en-US"/>
        </w:rPr>
        <w:t>tableID</w:t>
      </w:r>
      <w:proofErr w:type="spellEnd"/>
      <w:r w:rsidRPr="00FB1341">
        <w:rPr>
          <w:rFonts w:ascii="Cascadia Mono" w:hAnsi="Cascadia Mono" w:cs="Cascadia Mono"/>
          <w:noProof w:val="0"/>
          <w:color w:val="000000"/>
          <w:kern w:val="0"/>
          <w:sz w:val="24"/>
          <w:szCs w:val="24"/>
          <w:lang w:val="en-US"/>
        </w:rPr>
        <w:t xml:space="preserve"> </w:t>
      </w:r>
      <w:r w:rsidRPr="00FB1341">
        <w:rPr>
          <w:rFonts w:ascii="Cascadia Mono" w:hAnsi="Cascadia Mono" w:cs="Cascadia Mono"/>
          <w:noProof w:val="0"/>
          <w:color w:val="808080"/>
          <w:kern w:val="0"/>
          <w:sz w:val="24"/>
          <w:szCs w:val="24"/>
          <w:lang w:val="en-US"/>
        </w:rPr>
        <w:t>=</w:t>
      </w:r>
      <w:r w:rsidRPr="00FB1341">
        <w:rPr>
          <w:rFonts w:ascii="Cascadia Mono" w:hAnsi="Cascadia Mono" w:cs="Cascadia Mono"/>
          <w:noProof w:val="0"/>
          <w:color w:val="000000"/>
          <w:kern w:val="0"/>
          <w:sz w:val="24"/>
          <w:szCs w:val="24"/>
          <w:lang w:val="en-US"/>
        </w:rPr>
        <w:t xml:space="preserve"> @tableID</w:t>
      </w:r>
    </w:p>
    <w:p w14:paraId="07C40AA3" w14:textId="77777777" w:rsidR="00FB1341" w:rsidRPr="00FB1341" w:rsidRDefault="00FB1341" w:rsidP="00FB13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B1341">
        <w:rPr>
          <w:rFonts w:ascii="Cascadia Mono" w:hAnsi="Cascadia Mono" w:cs="Cascadia Mono"/>
          <w:noProof w:val="0"/>
          <w:color w:val="000000"/>
          <w:kern w:val="0"/>
          <w:sz w:val="24"/>
          <w:szCs w:val="24"/>
          <w:lang w:val="en-US"/>
        </w:rPr>
        <w:tab/>
      </w:r>
      <w:r w:rsidRPr="00FB1341">
        <w:rPr>
          <w:rFonts w:ascii="Cascadia Mono" w:hAnsi="Cascadia Mono" w:cs="Cascadia Mono"/>
          <w:noProof w:val="0"/>
          <w:color w:val="000000"/>
          <w:kern w:val="0"/>
          <w:sz w:val="24"/>
          <w:szCs w:val="24"/>
          <w:lang w:val="en-US"/>
        </w:rPr>
        <w:tab/>
      </w:r>
      <w:r w:rsidRPr="00FB1341">
        <w:rPr>
          <w:rFonts w:ascii="Cascadia Mono" w:hAnsi="Cascadia Mono" w:cs="Cascadia Mono"/>
          <w:noProof w:val="0"/>
          <w:color w:val="000000"/>
          <w:kern w:val="0"/>
          <w:sz w:val="24"/>
          <w:szCs w:val="24"/>
          <w:lang w:val="en-US"/>
        </w:rPr>
        <w:tab/>
      </w:r>
      <w:r w:rsidRPr="00FB1341">
        <w:rPr>
          <w:rFonts w:ascii="Cascadia Mono" w:hAnsi="Cascadia Mono" w:cs="Cascadia Mono"/>
          <w:noProof w:val="0"/>
          <w:color w:val="0000FF"/>
          <w:kern w:val="0"/>
          <w:sz w:val="24"/>
          <w:szCs w:val="24"/>
          <w:lang w:val="en-US"/>
        </w:rPr>
        <w:t>DELETE</w:t>
      </w:r>
      <w:r w:rsidRPr="00FB1341">
        <w:rPr>
          <w:rFonts w:ascii="Cascadia Mono" w:hAnsi="Cascadia Mono" w:cs="Cascadia Mono"/>
          <w:noProof w:val="0"/>
          <w:color w:val="000000"/>
          <w:kern w:val="0"/>
          <w:sz w:val="24"/>
          <w:szCs w:val="24"/>
          <w:lang w:val="en-US"/>
        </w:rPr>
        <w:t xml:space="preserve"> </w:t>
      </w:r>
      <w:r w:rsidRPr="00FB1341">
        <w:rPr>
          <w:rFonts w:ascii="Cascadia Mono" w:hAnsi="Cascadia Mono" w:cs="Cascadia Mono"/>
          <w:noProof w:val="0"/>
          <w:color w:val="0000FF"/>
          <w:kern w:val="0"/>
          <w:sz w:val="24"/>
          <w:szCs w:val="24"/>
          <w:lang w:val="en-US"/>
        </w:rPr>
        <w:t>FROM</w:t>
      </w:r>
      <w:r w:rsidRPr="00FB1341">
        <w:rPr>
          <w:rFonts w:ascii="Cascadia Mono" w:hAnsi="Cascadia Mono" w:cs="Cascadia Mono"/>
          <w:noProof w:val="0"/>
          <w:color w:val="000000"/>
          <w:kern w:val="0"/>
          <w:sz w:val="24"/>
          <w:szCs w:val="24"/>
          <w:lang w:val="en-US"/>
        </w:rPr>
        <w:t xml:space="preserve"> [Table] </w:t>
      </w:r>
      <w:r w:rsidRPr="00FB1341">
        <w:rPr>
          <w:rFonts w:ascii="Cascadia Mono" w:hAnsi="Cascadia Mono" w:cs="Cascadia Mono"/>
          <w:noProof w:val="0"/>
          <w:color w:val="0000FF"/>
          <w:kern w:val="0"/>
          <w:sz w:val="24"/>
          <w:szCs w:val="24"/>
          <w:lang w:val="en-US"/>
        </w:rPr>
        <w:t>WHERE</w:t>
      </w:r>
      <w:r w:rsidRPr="00FB1341">
        <w:rPr>
          <w:rFonts w:ascii="Cascadia Mono" w:hAnsi="Cascadia Mono" w:cs="Cascadia Mono"/>
          <w:noProof w:val="0"/>
          <w:color w:val="000000"/>
          <w:kern w:val="0"/>
          <w:sz w:val="24"/>
          <w:szCs w:val="24"/>
          <w:lang w:val="en-US"/>
        </w:rPr>
        <w:t xml:space="preserve"> ID </w:t>
      </w:r>
      <w:r w:rsidRPr="00FB1341">
        <w:rPr>
          <w:rFonts w:ascii="Cascadia Mono" w:hAnsi="Cascadia Mono" w:cs="Cascadia Mono"/>
          <w:noProof w:val="0"/>
          <w:color w:val="808080"/>
          <w:kern w:val="0"/>
          <w:sz w:val="24"/>
          <w:szCs w:val="24"/>
          <w:lang w:val="en-US"/>
        </w:rPr>
        <w:t>=</w:t>
      </w:r>
      <w:r w:rsidRPr="00FB1341">
        <w:rPr>
          <w:rFonts w:ascii="Cascadia Mono" w:hAnsi="Cascadia Mono" w:cs="Cascadia Mono"/>
          <w:noProof w:val="0"/>
          <w:color w:val="000000"/>
          <w:kern w:val="0"/>
          <w:sz w:val="24"/>
          <w:szCs w:val="24"/>
          <w:lang w:val="en-US"/>
        </w:rPr>
        <w:t xml:space="preserve"> @tableID</w:t>
      </w:r>
    </w:p>
    <w:p w14:paraId="06D8D44D" w14:textId="77777777" w:rsidR="00FB1341" w:rsidRPr="00FB1341" w:rsidRDefault="00FB1341" w:rsidP="00FB13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B1341">
        <w:rPr>
          <w:rFonts w:ascii="Cascadia Mono" w:hAnsi="Cascadia Mono" w:cs="Cascadia Mono"/>
          <w:noProof w:val="0"/>
          <w:color w:val="000000"/>
          <w:kern w:val="0"/>
          <w:sz w:val="24"/>
          <w:szCs w:val="24"/>
          <w:lang w:val="en-US"/>
        </w:rPr>
        <w:tab/>
      </w:r>
      <w:r w:rsidRPr="00FB1341">
        <w:rPr>
          <w:rFonts w:ascii="Cascadia Mono" w:hAnsi="Cascadia Mono" w:cs="Cascadia Mono"/>
          <w:noProof w:val="0"/>
          <w:color w:val="000000"/>
          <w:kern w:val="0"/>
          <w:sz w:val="24"/>
          <w:szCs w:val="24"/>
          <w:lang w:val="en-US"/>
        </w:rPr>
        <w:tab/>
      </w:r>
      <w:r w:rsidRPr="00FB1341">
        <w:rPr>
          <w:rFonts w:ascii="Cascadia Mono" w:hAnsi="Cascadia Mono" w:cs="Cascadia Mono"/>
          <w:noProof w:val="0"/>
          <w:color w:val="000000"/>
          <w:kern w:val="0"/>
          <w:sz w:val="24"/>
          <w:szCs w:val="24"/>
          <w:lang w:val="en-US"/>
        </w:rPr>
        <w:tab/>
      </w:r>
      <w:r w:rsidRPr="00FB1341">
        <w:rPr>
          <w:rFonts w:ascii="Cascadia Mono" w:hAnsi="Cascadia Mono" w:cs="Cascadia Mono"/>
          <w:noProof w:val="0"/>
          <w:color w:val="0000FF"/>
          <w:kern w:val="0"/>
          <w:sz w:val="24"/>
          <w:szCs w:val="24"/>
          <w:lang w:val="en-US"/>
        </w:rPr>
        <w:t>COMMIT</w:t>
      </w:r>
      <w:r w:rsidRPr="00FB1341">
        <w:rPr>
          <w:rFonts w:ascii="Cascadia Mono" w:hAnsi="Cascadia Mono" w:cs="Cascadia Mono"/>
          <w:noProof w:val="0"/>
          <w:color w:val="000000"/>
          <w:kern w:val="0"/>
          <w:sz w:val="24"/>
          <w:szCs w:val="24"/>
          <w:lang w:val="en-US"/>
        </w:rPr>
        <w:t xml:space="preserve"> </w:t>
      </w:r>
      <w:r w:rsidRPr="00FB1341">
        <w:rPr>
          <w:rFonts w:ascii="Cascadia Mono" w:hAnsi="Cascadia Mono" w:cs="Cascadia Mono"/>
          <w:noProof w:val="0"/>
          <w:color w:val="0000FF"/>
          <w:kern w:val="0"/>
          <w:sz w:val="24"/>
          <w:szCs w:val="24"/>
          <w:lang w:val="en-US"/>
        </w:rPr>
        <w:t>TRANSACTION</w:t>
      </w:r>
    </w:p>
    <w:p w14:paraId="47555395" w14:textId="77777777" w:rsidR="00FB1341" w:rsidRPr="00FB1341" w:rsidRDefault="00FB1341" w:rsidP="00FB13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B1341">
        <w:rPr>
          <w:rFonts w:ascii="Cascadia Mono" w:hAnsi="Cascadia Mono" w:cs="Cascadia Mono"/>
          <w:noProof w:val="0"/>
          <w:color w:val="000000"/>
          <w:kern w:val="0"/>
          <w:sz w:val="24"/>
          <w:szCs w:val="24"/>
          <w:lang w:val="en-US"/>
        </w:rPr>
        <w:tab/>
      </w:r>
      <w:r w:rsidRPr="00FB1341">
        <w:rPr>
          <w:rFonts w:ascii="Cascadia Mono" w:hAnsi="Cascadia Mono" w:cs="Cascadia Mono"/>
          <w:noProof w:val="0"/>
          <w:color w:val="000000"/>
          <w:kern w:val="0"/>
          <w:sz w:val="24"/>
          <w:szCs w:val="24"/>
          <w:lang w:val="en-US"/>
        </w:rPr>
        <w:tab/>
      </w:r>
      <w:r w:rsidRPr="00FB1341">
        <w:rPr>
          <w:rFonts w:ascii="Cascadia Mono" w:hAnsi="Cascadia Mono" w:cs="Cascadia Mono"/>
          <w:noProof w:val="0"/>
          <w:color w:val="0000FF"/>
          <w:kern w:val="0"/>
          <w:sz w:val="24"/>
          <w:szCs w:val="24"/>
          <w:lang w:val="en-US"/>
        </w:rPr>
        <w:t>END</w:t>
      </w:r>
      <w:r w:rsidRPr="00FB1341">
        <w:rPr>
          <w:rFonts w:ascii="Cascadia Mono" w:hAnsi="Cascadia Mono" w:cs="Cascadia Mono"/>
          <w:noProof w:val="0"/>
          <w:color w:val="000000"/>
          <w:kern w:val="0"/>
          <w:sz w:val="24"/>
          <w:szCs w:val="24"/>
          <w:lang w:val="en-US"/>
        </w:rPr>
        <w:t xml:space="preserve"> </w:t>
      </w:r>
      <w:r w:rsidRPr="00FB1341">
        <w:rPr>
          <w:rFonts w:ascii="Cascadia Mono" w:hAnsi="Cascadia Mono" w:cs="Cascadia Mono"/>
          <w:noProof w:val="0"/>
          <w:color w:val="0000FF"/>
          <w:kern w:val="0"/>
          <w:sz w:val="24"/>
          <w:szCs w:val="24"/>
          <w:lang w:val="en-US"/>
        </w:rPr>
        <w:t>TRY</w:t>
      </w:r>
    </w:p>
    <w:p w14:paraId="2F744B27" w14:textId="77777777" w:rsidR="00FB1341" w:rsidRPr="00FB1341" w:rsidRDefault="00FB1341" w:rsidP="00FB13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B1341">
        <w:rPr>
          <w:rFonts w:ascii="Cascadia Mono" w:hAnsi="Cascadia Mono" w:cs="Cascadia Mono"/>
          <w:noProof w:val="0"/>
          <w:color w:val="000000"/>
          <w:kern w:val="0"/>
          <w:sz w:val="24"/>
          <w:szCs w:val="24"/>
          <w:lang w:val="en-US"/>
        </w:rPr>
        <w:tab/>
      </w:r>
      <w:r w:rsidRPr="00FB1341">
        <w:rPr>
          <w:rFonts w:ascii="Cascadia Mono" w:hAnsi="Cascadia Mono" w:cs="Cascadia Mono"/>
          <w:noProof w:val="0"/>
          <w:color w:val="000000"/>
          <w:kern w:val="0"/>
          <w:sz w:val="24"/>
          <w:szCs w:val="24"/>
          <w:lang w:val="en-US"/>
        </w:rPr>
        <w:tab/>
      </w:r>
      <w:r w:rsidRPr="00FB1341">
        <w:rPr>
          <w:rFonts w:ascii="Cascadia Mono" w:hAnsi="Cascadia Mono" w:cs="Cascadia Mono"/>
          <w:noProof w:val="0"/>
          <w:color w:val="0000FF"/>
          <w:kern w:val="0"/>
          <w:sz w:val="24"/>
          <w:szCs w:val="24"/>
          <w:lang w:val="en-US"/>
        </w:rPr>
        <w:t>BEGIN</w:t>
      </w:r>
      <w:r w:rsidRPr="00FB1341">
        <w:rPr>
          <w:rFonts w:ascii="Cascadia Mono" w:hAnsi="Cascadia Mono" w:cs="Cascadia Mono"/>
          <w:noProof w:val="0"/>
          <w:color w:val="000000"/>
          <w:kern w:val="0"/>
          <w:sz w:val="24"/>
          <w:szCs w:val="24"/>
          <w:lang w:val="en-US"/>
        </w:rPr>
        <w:t xml:space="preserve"> </w:t>
      </w:r>
      <w:r w:rsidRPr="00FB1341">
        <w:rPr>
          <w:rFonts w:ascii="Cascadia Mono" w:hAnsi="Cascadia Mono" w:cs="Cascadia Mono"/>
          <w:noProof w:val="0"/>
          <w:color w:val="0000FF"/>
          <w:kern w:val="0"/>
          <w:sz w:val="24"/>
          <w:szCs w:val="24"/>
          <w:lang w:val="en-US"/>
        </w:rPr>
        <w:t>CATCH</w:t>
      </w:r>
    </w:p>
    <w:p w14:paraId="1B73F0B6" w14:textId="77777777" w:rsidR="00FB1341" w:rsidRPr="00FB1341" w:rsidRDefault="00FB1341" w:rsidP="00FB13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B1341">
        <w:rPr>
          <w:rFonts w:ascii="Cascadia Mono" w:hAnsi="Cascadia Mono" w:cs="Cascadia Mono"/>
          <w:noProof w:val="0"/>
          <w:color w:val="000000"/>
          <w:kern w:val="0"/>
          <w:sz w:val="24"/>
          <w:szCs w:val="24"/>
          <w:lang w:val="en-US"/>
        </w:rPr>
        <w:tab/>
      </w:r>
      <w:r w:rsidRPr="00FB1341">
        <w:rPr>
          <w:rFonts w:ascii="Cascadia Mono" w:hAnsi="Cascadia Mono" w:cs="Cascadia Mono"/>
          <w:noProof w:val="0"/>
          <w:color w:val="000000"/>
          <w:kern w:val="0"/>
          <w:sz w:val="24"/>
          <w:szCs w:val="24"/>
          <w:lang w:val="en-US"/>
        </w:rPr>
        <w:tab/>
      </w:r>
      <w:r w:rsidRPr="00FB1341">
        <w:rPr>
          <w:rFonts w:ascii="Cascadia Mono" w:hAnsi="Cascadia Mono" w:cs="Cascadia Mono"/>
          <w:noProof w:val="0"/>
          <w:color w:val="000000"/>
          <w:kern w:val="0"/>
          <w:sz w:val="24"/>
          <w:szCs w:val="24"/>
          <w:lang w:val="en-US"/>
        </w:rPr>
        <w:tab/>
      </w:r>
      <w:r w:rsidRPr="00FB1341">
        <w:rPr>
          <w:rFonts w:ascii="Cascadia Mono" w:hAnsi="Cascadia Mono" w:cs="Cascadia Mono"/>
          <w:noProof w:val="0"/>
          <w:color w:val="0000FF"/>
          <w:kern w:val="0"/>
          <w:sz w:val="24"/>
          <w:szCs w:val="24"/>
          <w:lang w:val="en-US"/>
        </w:rPr>
        <w:t>ROLLBACK</w:t>
      </w:r>
      <w:r w:rsidRPr="00FB1341">
        <w:rPr>
          <w:rFonts w:ascii="Cascadia Mono" w:hAnsi="Cascadia Mono" w:cs="Cascadia Mono"/>
          <w:noProof w:val="0"/>
          <w:color w:val="000000"/>
          <w:kern w:val="0"/>
          <w:sz w:val="24"/>
          <w:szCs w:val="24"/>
          <w:lang w:val="en-US"/>
        </w:rPr>
        <w:t xml:space="preserve"> </w:t>
      </w:r>
      <w:r w:rsidRPr="00FB1341">
        <w:rPr>
          <w:rFonts w:ascii="Cascadia Mono" w:hAnsi="Cascadia Mono" w:cs="Cascadia Mono"/>
          <w:noProof w:val="0"/>
          <w:color w:val="0000FF"/>
          <w:kern w:val="0"/>
          <w:sz w:val="24"/>
          <w:szCs w:val="24"/>
          <w:lang w:val="en-US"/>
        </w:rPr>
        <w:t>TRANSACTION</w:t>
      </w:r>
    </w:p>
    <w:p w14:paraId="49E62BEA" w14:textId="77777777" w:rsidR="00FB1341" w:rsidRPr="00FB1341" w:rsidRDefault="00FB1341" w:rsidP="00FB13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B1341">
        <w:rPr>
          <w:rFonts w:ascii="Cascadia Mono" w:hAnsi="Cascadia Mono" w:cs="Cascadia Mono"/>
          <w:noProof w:val="0"/>
          <w:color w:val="000000"/>
          <w:kern w:val="0"/>
          <w:sz w:val="24"/>
          <w:szCs w:val="24"/>
          <w:lang w:val="en-US"/>
        </w:rPr>
        <w:tab/>
      </w:r>
      <w:r w:rsidRPr="00FB1341">
        <w:rPr>
          <w:rFonts w:ascii="Cascadia Mono" w:hAnsi="Cascadia Mono" w:cs="Cascadia Mono"/>
          <w:noProof w:val="0"/>
          <w:color w:val="000000"/>
          <w:kern w:val="0"/>
          <w:sz w:val="24"/>
          <w:szCs w:val="24"/>
          <w:lang w:val="en-US"/>
        </w:rPr>
        <w:tab/>
      </w:r>
      <w:r w:rsidRPr="00FB1341">
        <w:rPr>
          <w:rFonts w:ascii="Cascadia Mono" w:hAnsi="Cascadia Mono" w:cs="Cascadia Mono"/>
          <w:noProof w:val="0"/>
          <w:color w:val="000000"/>
          <w:kern w:val="0"/>
          <w:sz w:val="24"/>
          <w:szCs w:val="24"/>
          <w:lang w:val="en-US"/>
        </w:rPr>
        <w:tab/>
      </w:r>
      <w:r w:rsidRPr="00FB1341">
        <w:rPr>
          <w:rFonts w:ascii="Cascadia Mono" w:hAnsi="Cascadia Mono" w:cs="Cascadia Mono"/>
          <w:noProof w:val="0"/>
          <w:color w:val="0000FF"/>
          <w:kern w:val="0"/>
          <w:sz w:val="24"/>
          <w:szCs w:val="24"/>
          <w:lang w:val="en-US"/>
        </w:rPr>
        <w:t>DECLARE</w:t>
      </w:r>
      <w:r w:rsidRPr="00FB1341">
        <w:rPr>
          <w:rFonts w:ascii="Cascadia Mono" w:hAnsi="Cascadia Mono" w:cs="Cascadia Mono"/>
          <w:noProof w:val="0"/>
          <w:color w:val="000000"/>
          <w:kern w:val="0"/>
          <w:sz w:val="24"/>
          <w:szCs w:val="24"/>
          <w:lang w:val="en-US"/>
        </w:rPr>
        <w:t xml:space="preserve"> @errorMessage </w:t>
      </w:r>
      <w:proofErr w:type="gramStart"/>
      <w:r w:rsidRPr="00FB1341">
        <w:rPr>
          <w:rFonts w:ascii="Cascadia Mono" w:hAnsi="Cascadia Mono" w:cs="Cascadia Mono"/>
          <w:noProof w:val="0"/>
          <w:color w:val="0000FF"/>
          <w:kern w:val="0"/>
          <w:sz w:val="24"/>
          <w:szCs w:val="24"/>
          <w:lang w:val="en-US"/>
        </w:rPr>
        <w:t>NVARCHAR</w:t>
      </w:r>
      <w:r w:rsidRPr="00FB1341">
        <w:rPr>
          <w:rFonts w:ascii="Cascadia Mono" w:hAnsi="Cascadia Mono" w:cs="Cascadia Mono"/>
          <w:noProof w:val="0"/>
          <w:color w:val="808080"/>
          <w:kern w:val="0"/>
          <w:sz w:val="24"/>
          <w:szCs w:val="24"/>
          <w:lang w:val="en-US"/>
        </w:rPr>
        <w:t>(</w:t>
      </w:r>
      <w:proofErr w:type="gramEnd"/>
      <w:r w:rsidRPr="00FB1341">
        <w:rPr>
          <w:rFonts w:ascii="Cascadia Mono" w:hAnsi="Cascadia Mono" w:cs="Cascadia Mono"/>
          <w:noProof w:val="0"/>
          <w:color w:val="FF00FF"/>
          <w:kern w:val="0"/>
          <w:sz w:val="24"/>
          <w:szCs w:val="24"/>
          <w:lang w:val="en-US"/>
        </w:rPr>
        <w:t>max</w:t>
      </w:r>
      <w:r w:rsidRPr="00FB1341">
        <w:rPr>
          <w:rFonts w:ascii="Cascadia Mono" w:hAnsi="Cascadia Mono" w:cs="Cascadia Mono"/>
          <w:noProof w:val="0"/>
          <w:color w:val="808080"/>
          <w:kern w:val="0"/>
          <w:sz w:val="24"/>
          <w:szCs w:val="24"/>
          <w:lang w:val="en-US"/>
        </w:rPr>
        <w:t>)</w:t>
      </w:r>
    </w:p>
    <w:p w14:paraId="1E2F99E2" w14:textId="77777777" w:rsidR="00FB1341" w:rsidRPr="00FB1341" w:rsidRDefault="00FB1341" w:rsidP="00FB13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B1341">
        <w:rPr>
          <w:rFonts w:ascii="Cascadia Mono" w:hAnsi="Cascadia Mono" w:cs="Cascadia Mono"/>
          <w:noProof w:val="0"/>
          <w:color w:val="000000"/>
          <w:kern w:val="0"/>
          <w:sz w:val="24"/>
          <w:szCs w:val="24"/>
          <w:lang w:val="en-US"/>
        </w:rPr>
        <w:tab/>
      </w:r>
      <w:r w:rsidRPr="00FB1341">
        <w:rPr>
          <w:rFonts w:ascii="Cascadia Mono" w:hAnsi="Cascadia Mono" w:cs="Cascadia Mono"/>
          <w:noProof w:val="0"/>
          <w:color w:val="000000"/>
          <w:kern w:val="0"/>
          <w:sz w:val="24"/>
          <w:szCs w:val="24"/>
          <w:lang w:val="en-US"/>
        </w:rPr>
        <w:tab/>
      </w:r>
      <w:r w:rsidRPr="00FB1341">
        <w:rPr>
          <w:rFonts w:ascii="Cascadia Mono" w:hAnsi="Cascadia Mono" w:cs="Cascadia Mono"/>
          <w:noProof w:val="0"/>
          <w:color w:val="000000"/>
          <w:kern w:val="0"/>
          <w:sz w:val="24"/>
          <w:szCs w:val="24"/>
          <w:lang w:val="en-US"/>
        </w:rPr>
        <w:tab/>
      </w:r>
      <w:r w:rsidRPr="00FB1341">
        <w:rPr>
          <w:rFonts w:ascii="Cascadia Mono" w:hAnsi="Cascadia Mono" w:cs="Cascadia Mono"/>
          <w:noProof w:val="0"/>
          <w:color w:val="0000FF"/>
          <w:kern w:val="0"/>
          <w:sz w:val="24"/>
          <w:szCs w:val="24"/>
          <w:lang w:val="en-US"/>
        </w:rPr>
        <w:t>SET</w:t>
      </w:r>
      <w:r w:rsidRPr="00FB1341">
        <w:rPr>
          <w:rFonts w:ascii="Cascadia Mono" w:hAnsi="Cascadia Mono" w:cs="Cascadia Mono"/>
          <w:noProof w:val="0"/>
          <w:color w:val="000000"/>
          <w:kern w:val="0"/>
          <w:sz w:val="24"/>
          <w:szCs w:val="24"/>
          <w:lang w:val="en-US"/>
        </w:rPr>
        <w:t xml:space="preserve"> @errorMessage </w:t>
      </w:r>
      <w:r w:rsidRPr="00FB1341">
        <w:rPr>
          <w:rFonts w:ascii="Cascadia Mono" w:hAnsi="Cascadia Mono" w:cs="Cascadia Mono"/>
          <w:noProof w:val="0"/>
          <w:color w:val="808080"/>
          <w:kern w:val="0"/>
          <w:sz w:val="24"/>
          <w:szCs w:val="24"/>
          <w:lang w:val="en-US"/>
        </w:rPr>
        <w:t>=</w:t>
      </w:r>
      <w:r w:rsidRPr="00FB1341">
        <w:rPr>
          <w:rFonts w:ascii="Cascadia Mono" w:hAnsi="Cascadia Mono" w:cs="Cascadia Mono"/>
          <w:noProof w:val="0"/>
          <w:color w:val="000000"/>
          <w:kern w:val="0"/>
          <w:sz w:val="24"/>
          <w:szCs w:val="24"/>
          <w:lang w:val="en-US"/>
        </w:rPr>
        <w:t xml:space="preserve"> </w:t>
      </w:r>
      <w:r w:rsidRPr="00FB1341">
        <w:rPr>
          <w:rFonts w:ascii="Cascadia Mono" w:hAnsi="Cascadia Mono" w:cs="Cascadia Mono"/>
          <w:noProof w:val="0"/>
          <w:color w:val="FF00FF"/>
          <w:kern w:val="0"/>
          <w:sz w:val="24"/>
          <w:szCs w:val="24"/>
          <w:lang w:val="en-US"/>
        </w:rPr>
        <w:t>ERROR_</w:t>
      </w:r>
      <w:proofErr w:type="gramStart"/>
      <w:r w:rsidRPr="00FB1341">
        <w:rPr>
          <w:rFonts w:ascii="Cascadia Mono" w:hAnsi="Cascadia Mono" w:cs="Cascadia Mono"/>
          <w:noProof w:val="0"/>
          <w:color w:val="FF00FF"/>
          <w:kern w:val="0"/>
          <w:sz w:val="24"/>
          <w:szCs w:val="24"/>
          <w:lang w:val="en-US"/>
        </w:rPr>
        <w:t>MESSAGE</w:t>
      </w:r>
      <w:r w:rsidRPr="00FB1341">
        <w:rPr>
          <w:rFonts w:ascii="Cascadia Mono" w:hAnsi="Cascadia Mono" w:cs="Cascadia Mono"/>
          <w:noProof w:val="0"/>
          <w:color w:val="808080"/>
          <w:kern w:val="0"/>
          <w:sz w:val="24"/>
          <w:szCs w:val="24"/>
          <w:lang w:val="en-US"/>
        </w:rPr>
        <w:t>(</w:t>
      </w:r>
      <w:proofErr w:type="gramEnd"/>
      <w:r w:rsidRPr="00FB1341">
        <w:rPr>
          <w:rFonts w:ascii="Cascadia Mono" w:hAnsi="Cascadia Mono" w:cs="Cascadia Mono"/>
          <w:noProof w:val="0"/>
          <w:color w:val="808080"/>
          <w:kern w:val="0"/>
          <w:sz w:val="24"/>
          <w:szCs w:val="24"/>
          <w:lang w:val="en-US"/>
        </w:rPr>
        <w:t>)</w:t>
      </w:r>
    </w:p>
    <w:p w14:paraId="232F3FD5" w14:textId="77777777" w:rsidR="00FB1341" w:rsidRPr="00FB1341" w:rsidRDefault="00FB1341" w:rsidP="00FB13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B1341">
        <w:rPr>
          <w:rFonts w:ascii="Cascadia Mono" w:hAnsi="Cascadia Mono" w:cs="Cascadia Mono"/>
          <w:noProof w:val="0"/>
          <w:color w:val="000000"/>
          <w:kern w:val="0"/>
          <w:sz w:val="24"/>
          <w:szCs w:val="24"/>
          <w:lang w:val="en-US"/>
        </w:rPr>
        <w:tab/>
      </w:r>
      <w:r w:rsidRPr="00FB1341">
        <w:rPr>
          <w:rFonts w:ascii="Cascadia Mono" w:hAnsi="Cascadia Mono" w:cs="Cascadia Mono"/>
          <w:noProof w:val="0"/>
          <w:color w:val="000000"/>
          <w:kern w:val="0"/>
          <w:sz w:val="24"/>
          <w:szCs w:val="24"/>
          <w:lang w:val="en-US"/>
        </w:rPr>
        <w:tab/>
      </w:r>
      <w:r w:rsidRPr="00FB1341">
        <w:rPr>
          <w:rFonts w:ascii="Cascadia Mono" w:hAnsi="Cascadia Mono" w:cs="Cascadia Mono"/>
          <w:noProof w:val="0"/>
          <w:color w:val="000000"/>
          <w:kern w:val="0"/>
          <w:sz w:val="24"/>
          <w:szCs w:val="24"/>
          <w:lang w:val="en-US"/>
        </w:rPr>
        <w:tab/>
      </w:r>
      <w:proofErr w:type="gramStart"/>
      <w:r w:rsidRPr="00FB1341">
        <w:rPr>
          <w:rFonts w:ascii="Cascadia Mono" w:hAnsi="Cascadia Mono" w:cs="Cascadia Mono"/>
          <w:noProof w:val="0"/>
          <w:color w:val="0000FF"/>
          <w:kern w:val="0"/>
          <w:sz w:val="24"/>
          <w:szCs w:val="24"/>
          <w:lang w:val="en-US"/>
        </w:rPr>
        <w:t>RAISERROR</w:t>
      </w:r>
      <w:r w:rsidRPr="00FB1341">
        <w:rPr>
          <w:rFonts w:ascii="Cascadia Mono" w:hAnsi="Cascadia Mono" w:cs="Cascadia Mono"/>
          <w:noProof w:val="0"/>
          <w:color w:val="808080"/>
          <w:kern w:val="0"/>
          <w:sz w:val="24"/>
          <w:szCs w:val="24"/>
          <w:lang w:val="en-US"/>
        </w:rPr>
        <w:t>(</w:t>
      </w:r>
      <w:proofErr w:type="gramEnd"/>
      <w:r w:rsidRPr="00FB1341">
        <w:rPr>
          <w:rFonts w:ascii="Cascadia Mono" w:hAnsi="Cascadia Mono" w:cs="Cascadia Mono"/>
          <w:noProof w:val="0"/>
          <w:color w:val="000000"/>
          <w:kern w:val="0"/>
          <w:sz w:val="24"/>
          <w:szCs w:val="24"/>
          <w:lang w:val="en-US"/>
        </w:rPr>
        <w:t>@errorMessage</w:t>
      </w:r>
      <w:r w:rsidRPr="00FB1341">
        <w:rPr>
          <w:rFonts w:ascii="Cascadia Mono" w:hAnsi="Cascadia Mono" w:cs="Cascadia Mono"/>
          <w:noProof w:val="0"/>
          <w:color w:val="808080"/>
          <w:kern w:val="0"/>
          <w:sz w:val="24"/>
          <w:szCs w:val="24"/>
          <w:lang w:val="en-US"/>
        </w:rPr>
        <w:t>,</w:t>
      </w:r>
      <w:r w:rsidRPr="00FB1341">
        <w:rPr>
          <w:rFonts w:ascii="Cascadia Mono" w:hAnsi="Cascadia Mono" w:cs="Cascadia Mono"/>
          <w:noProof w:val="0"/>
          <w:color w:val="000000"/>
          <w:kern w:val="0"/>
          <w:sz w:val="24"/>
          <w:szCs w:val="24"/>
          <w:lang w:val="en-US"/>
        </w:rPr>
        <w:t xml:space="preserve"> 16</w:t>
      </w:r>
      <w:r w:rsidRPr="00FB1341">
        <w:rPr>
          <w:rFonts w:ascii="Cascadia Mono" w:hAnsi="Cascadia Mono" w:cs="Cascadia Mono"/>
          <w:noProof w:val="0"/>
          <w:color w:val="808080"/>
          <w:kern w:val="0"/>
          <w:sz w:val="24"/>
          <w:szCs w:val="24"/>
          <w:lang w:val="en-US"/>
        </w:rPr>
        <w:t>,</w:t>
      </w:r>
      <w:r w:rsidRPr="00FB1341">
        <w:rPr>
          <w:rFonts w:ascii="Cascadia Mono" w:hAnsi="Cascadia Mono" w:cs="Cascadia Mono"/>
          <w:noProof w:val="0"/>
          <w:color w:val="000000"/>
          <w:kern w:val="0"/>
          <w:sz w:val="24"/>
          <w:szCs w:val="24"/>
          <w:lang w:val="en-US"/>
        </w:rPr>
        <w:t xml:space="preserve"> 1</w:t>
      </w:r>
      <w:r w:rsidRPr="00FB1341">
        <w:rPr>
          <w:rFonts w:ascii="Cascadia Mono" w:hAnsi="Cascadia Mono" w:cs="Cascadia Mono"/>
          <w:noProof w:val="0"/>
          <w:color w:val="808080"/>
          <w:kern w:val="0"/>
          <w:sz w:val="24"/>
          <w:szCs w:val="24"/>
          <w:lang w:val="en-US"/>
        </w:rPr>
        <w:t>)</w:t>
      </w:r>
    </w:p>
    <w:p w14:paraId="66B081DA" w14:textId="77777777" w:rsidR="00FB1341" w:rsidRPr="00FB1341" w:rsidRDefault="00FB1341" w:rsidP="00FB13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B1341">
        <w:rPr>
          <w:rFonts w:ascii="Cascadia Mono" w:hAnsi="Cascadia Mono" w:cs="Cascadia Mono"/>
          <w:noProof w:val="0"/>
          <w:color w:val="000000"/>
          <w:kern w:val="0"/>
          <w:sz w:val="24"/>
          <w:szCs w:val="24"/>
          <w:lang w:val="en-US"/>
        </w:rPr>
        <w:tab/>
      </w:r>
      <w:r w:rsidRPr="00FB1341">
        <w:rPr>
          <w:rFonts w:ascii="Cascadia Mono" w:hAnsi="Cascadia Mono" w:cs="Cascadia Mono"/>
          <w:noProof w:val="0"/>
          <w:color w:val="000000"/>
          <w:kern w:val="0"/>
          <w:sz w:val="24"/>
          <w:szCs w:val="24"/>
          <w:lang w:val="en-US"/>
        </w:rPr>
        <w:tab/>
      </w:r>
      <w:r w:rsidRPr="00FB1341">
        <w:rPr>
          <w:rFonts w:ascii="Cascadia Mono" w:hAnsi="Cascadia Mono" w:cs="Cascadia Mono"/>
          <w:noProof w:val="0"/>
          <w:color w:val="0000FF"/>
          <w:kern w:val="0"/>
          <w:sz w:val="24"/>
          <w:szCs w:val="24"/>
          <w:lang w:val="en-US"/>
        </w:rPr>
        <w:t>END</w:t>
      </w:r>
      <w:r w:rsidRPr="00FB1341">
        <w:rPr>
          <w:rFonts w:ascii="Cascadia Mono" w:hAnsi="Cascadia Mono" w:cs="Cascadia Mono"/>
          <w:noProof w:val="0"/>
          <w:color w:val="000000"/>
          <w:kern w:val="0"/>
          <w:sz w:val="24"/>
          <w:szCs w:val="24"/>
          <w:lang w:val="en-US"/>
        </w:rPr>
        <w:t xml:space="preserve"> </w:t>
      </w:r>
      <w:r w:rsidRPr="00FB1341">
        <w:rPr>
          <w:rFonts w:ascii="Cascadia Mono" w:hAnsi="Cascadia Mono" w:cs="Cascadia Mono"/>
          <w:noProof w:val="0"/>
          <w:color w:val="0000FF"/>
          <w:kern w:val="0"/>
          <w:sz w:val="24"/>
          <w:szCs w:val="24"/>
          <w:lang w:val="en-US"/>
        </w:rPr>
        <w:t>CATCH</w:t>
      </w:r>
    </w:p>
    <w:p w14:paraId="1C72803C" w14:textId="77777777" w:rsidR="00FB1341" w:rsidRPr="00FB1341" w:rsidRDefault="00FB1341" w:rsidP="00FB13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B1341">
        <w:rPr>
          <w:rFonts w:ascii="Cascadia Mono" w:hAnsi="Cascadia Mono" w:cs="Cascadia Mono"/>
          <w:noProof w:val="0"/>
          <w:color w:val="0000FF"/>
          <w:kern w:val="0"/>
          <w:sz w:val="24"/>
          <w:szCs w:val="24"/>
          <w:lang w:val="en-US"/>
        </w:rPr>
        <w:t>END</w:t>
      </w:r>
    </w:p>
    <w:p w14:paraId="0B143180" w14:textId="6FAE30D2" w:rsidR="005272B0" w:rsidRDefault="00FB1341" w:rsidP="00FB1341">
      <w:pPr>
        <w:pStyle w:val="ListParagraph"/>
        <w:pBdr>
          <w:top w:val="single" w:sz="4" w:space="1" w:color="auto"/>
          <w:left w:val="single" w:sz="4" w:space="4" w:color="auto"/>
          <w:bottom w:val="single" w:sz="4" w:space="1" w:color="auto"/>
          <w:right w:val="single" w:sz="4" w:space="4" w:color="auto"/>
        </w:pBdr>
        <w:spacing w:after="0" w:line="360" w:lineRule="auto"/>
        <w:ind w:left="1584"/>
        <w:rPr>
          <w:rFonts w:ascii="Times New Roman" w:hAnsi="Times New Roman" w:cs="Times New Roman"/>
          <w:sz w:val="28"/>
          <w:szCs w:val="28"/>
          <w:u w:val="single"/>
          <w:lang w:val="en-US"/>
        </w:rPr>
      </w:pPr>
      <w:r w:rsidRPr="00FB1341">
        <w:rPr>
          <w:rFonts w:ascii="Cascadia Mono" w:hAnsi="Cascadia Mono" w:cs="Cascadia Mono"/>
          <w:noProof w:val="0"/>
          <w:color w:val="0000FF"/>
          <w:kern w:val="0"/>
          <w:sz w:val="24"/>
          <w:szCs w:val="24"/>
          <w:lang w:val="en-US"/>
        </w:rPr>
        <w:t>GO</w:t>
      </w:r>
    </w:p>
    <w:p w14:paraId="5AE1223E" w14:textId="77777777" w:rsidR="005272B0" w:rsidRDefault="005272B0" w:rsidP="00FA1B05">
      <w:pPr>
        <w:pStyle w:val="ListParagraph"/>
        <w:spacing w:after="0" w:line="360" w:lineRule="auto"/>
        <w:ind w:left="1584"/>
        <w:rPr>
          <w:rFonts w:ascii="Times New Roman" w:hAnsi="Times New Roman" w:cs="Times New Roman"/>
          <w:sz w:val="28"/>
          <w:szCs w:val="28"/>
          <w:u w:val="single"/>
          <w:lang w:val="en-US"/>
        </w:rPr>
      </w:pPr>
    </w:p>
    <w:p w14:paraId="23BAD5B6" w14:textId="5DE25B91" w:rsidR="007C509C" w:rsidRDefault="007C509C" w:rsidP="00FA1B05">
      <w:pPr>
        <w:pStyle w:val="ListParagraph"/>
        <w:spacing w:after="0" w:line="360" w:lineRule="auto"/>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Trigger trước khi xóa bill thì xóa hết billInfo liên quan:</w:t>
      </w:r>
    </w:p>
    <w:p w14:paraId="3B436041" w14:textId="77777777" w:rsidR="004F07DC" w:rsidRPr="004F07DC" w:rsidRDefault="004F07DC" w:rsidP="004F07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4F07DC">
        <w:rPr>
          <w:rFonts w:ascii="Cascadia Mono" w:hAnsi="Cascadia Mono" w:cs="Cascadia Mono"/>
          <w:noProof w:val="0"/>
          <w:color w:val="0000FF"/>
          <w:kern w:val="0"/>
          <w:sz w:val="24"/>
          <w:szCs w:val="24"/>
          <w:lang w:val="en-US"/>
        </w:rPr>
        <w:t>DROP</w:t>
      </w:r>
      <w:r w:rsidRPr="004F07DC">
        <w:rPr>
          <w:rFonts w:ascii="Cascadia Mono" w:hAnsi="Cascadia Mono" w:cs="Cascadia Mono"/>
          <w:noProof w:val="0"/>
          <w:color w:val="000000"/>
          <w:kern w:val="0"/>
          <w:sz w:val="24"/>
          <w:szCs w:val="24"/>
          <w:lang w:val="en-US"/>
        </w:rPr>
        <w:t xml:space="preserve"> </w:t>
      </w:r>
      <w:r w:rsidRPr="004F07DC">
        <w:rPr>
          <w:rFonts w:ascii="Cascadia Mono" w:hAnsi="Cascadia Mono" w:cs="Cascadia Mono"/>
          <w:noProof w:val="0"/>
          <w:color w:val="0000FF"/>
          <w:kern w:val="0"/>
          <w:sz w:val="24"/>
          <w:szCs w:val="24"/>
          <w:lang w:val="en-US"/>
        </w:rPr>
        <w:t>TRIGGER</w:t>
      </w:r>
      <w:r w:rsidRPr="004F07DC">
        <w:rPr>
          <w:rFonts w:ascii="Cascadia Mono" w:hAnsi="Cascadia Mono" w:cs="Cascadia Mono"/>
          <w:noProof w:val="0"/>
          <w:color w:val="000000"/>
          <w:kern w:val="0"/>
          <w:sz w:val="24"/>
          <w:szCs w:val="24"/>
          <w:lang w:val="en-US"/>
        </w:rPr>
        <w:t xml:space="preserve"> </w:t>
      </w:r>
      <w:r w:rsidRPr="004F07DC">
        <w:rPr>
          <w:rFonts w:ascii="Cascadia Mono" w:hAnsi="Cascadia Mono" w:cs="Cascadia Mono"/>
          <w:noProof w:val="0"/>
          <w:color w:val="0000FF"/>
          <w:kern w:val="0"/>
          <w:sz w:val="24"/>
          <w:szCs w:val="24"/>
          <w:lang w:val="en-US"/>
        </w:rPr>
        <w:t>IF</w:t>
      </w:r>
      <w:r w:rsidRPr="004F07DC">
        <w:rPr>
          <w:rFonts w:ascii="Cascadia Mono" w:hAnsi="Cascadia Mono" w:cs="Cascadia Mono"/>
          <w:noProof w:val="0"/>
          <w:color w:val="000000"/>
          <w:kern w:val="0"/>
          <w:sz w:val="24"/>
          <w:szCs w:val="24"/>
          <w:lang w:val="en-US"/>
        </w:rPr>
        <w:t xml:space="preserve"> </w:t>
      </w:r>
      <w:r w:rsidRPr="004F07DC">
        <w:rPr>
          <w:rFonts w:ascii="Cascadia Mono" w:hAnsi="Cascadia Mono" w:cs="Cascadia Mono"/>
          <w:noProof w:val="0"/>
          <w:color w:val="808080"/>
          <w:kern w:val="0"/>
          <w:sz w:val="24"/>
          <w:szCs w:val="24"/>
          <w:lang w:val="en-US"/>
        </w:rPr>
        <w:t>EXISTS</w:t>
      </w:r>
      <w:r w:rsidRPr="004F07DC">
        <w:rPr>
          <w:rFonts w:ascii="Cascadia Mono" w:hAnsi="Cascadia Mono" w:cs="Cascadia Mono"/>
          <w:noProof w:val="0"/>
          <w:color w:val="000000"/>
          <w:kern w:val="0"/>
          <w:sz w:val="24"/>
          <w:szCs w:val="24"/>
          <w:lang w:val="en-US"/>
        </w:rPr>
        <w:t xml:space="preserve"> </w:t>
      </w:r>
      <w:proofErr w:type="spellStart"/>
      <w:proofErr w:type="gramStart"/>
      <w:r w:rsidRPr="004F07DC">
        <w:rPr>
          <w:rFonts w:ascii="Cascadia Mono" w:hAnsi="Cascadia Mono" w:cs="Cascadia Mono"/>
          <w:noProof w:val="0"/>
          <w:color w:val="000000"/>
          <w:kern w:val="0"/>
          <w:sz w:val="24"/>
          <w:szCs w:val="24"/>
          <w:lang w:val="en-US"/>
        </w:rPr>
        <w:t>deleteBillTrigger</w:t>
      </w:r>
      <w:proofErr w:type="spellEnd"/>
      <w:proofErr w:type="gramEnd"/>
    </w:p>
    <w:p w14:paraId="22D060FA" w14:textId="77777777" w:rsidR="004F07DC" w:rsidRPr="004F07DC" w:rsidRDefault="004F07DC" w:rsidP="004F07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4F07DC">
        <w:rPr>
          <w:rFonts w:ascii="Cascadia Mono" w:hAnsi="Cascadia Mono" w:cs="Cascadia Mono"/>
          <w:noProof w:val="0"/>
          <w:color w:val="0000FF"/>
          <w:kern w:val="0"/>
          <w:sz w:val="24"/>
          <w:szCs w:val="24"/>
          <w:lang w:val="en-US"/>
        </w:rPr>
        <w:t>GO</w:t>
      </w:r>
    </w:p>
    <w:p w14:paraId="2F25159D" w14:textId="77777777" w:rsidR="004F07DC" w:rsidRPr="004F07DC" w:rsidRDefault="004F07DC" w:rsidP="004F07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4F07DC">
        <w:rPr>
          <w:rFonts w:ascii="Cascadia Mono" w:hAnsi="Cascadia Mono" w:cs="Cascadia Mono"/>
          <w:noProof w:val="0"/>
          <w:color w:val="000000"/>
          <w:kern w:val="0"/>
          <w:sz w:val="24"/>
          <w:szCs w:val="24"/>
          <w:lang w:val="en-US"/>
        </w:rPr>
        <w:tab/>
      </w:r>
    </w:p>
    <w:p w14:paraId="3CBAE3C1" w14:textId="77777777" w:rsidR="004F07DC" w:rsidRPr="004F07DC" w:rsidRDefault="004F07DC" w:rsidP="004F07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4F07DC">
        <w:rPr>
          <w:rFonts w:ascii="Cascadia Mono" w:hAnsi="Cascadia Mono" w:cs="Cascadia Mono"/>
          <w:noProof w:val="0"/>
          <w:color w:val="0000FF"/>
          <w:kern w:val="0"/>
          <w:sz w:val="24"/>
          <w:szCs w:val="24"/>
          <w:lang w:val="en-US"/>
        </w:rPr>
        <w:t>CREATE</w:t>
      </w:r>
      <w:r w:rsidRPr="004F07DC">
        <w:rPr>
          <w:rFonts w:ascii="Cascadia Mono" w:hAnsi="Cascadia Mono" w:cs="Cascadia Mono"/>
          <w:noProof w:val="0"/>
          <w:color w:val="000000"/>
          <w:kern w:val="0"/>
          <w:sz w:val="24"/>
          <w:szCs w:val="24"/>
          <w:lang w:val="en-US"/>
        </w:rPr>
        <w:t xml:space="preserve"> </w:t>
      </w:r>
      <w:r w:rsidRPr="004F07DC">
        <w:rPr>
          <w:rFonts w:ascii="Cascadia Mono" w:hAnsi="Cascadia Mono" w:cs="Cascadia Mono"/>
          <w:noProof w:val="0"/>
          <w:color w:val="0000FF"/>
          <w:kern w:val="0"/>
          <w:sz w:val="24"/>
          <w:szCs w:val="24"/>
          <w:lang w:val="en-US"/>
        </w:rPr>
        <w:t>TRIGGER</w:t>
      </w:r>
      <w:r w:rsidRPr="004F07DC">
        <w:rPr>
          <w:rFonts w:ascii="Cascadia Mono" w:hAnsi="Cascadia Mono" w:cs="Cascadia Mono"/>
          <w:noProof w:val="0"/>
          <w:color w:val="000000"/>
          <w:kern w:val="0"/>
          <w:sz w:val="24"/>
          <w:szCs w:val="24"/>
          <w:lang w:val="en-US"/>
        </w:rPr>
        <w:t xml:space="preserve"> </w:t>
      </w:r>
      <w:proofErr w:type="spellStart"/>
      <w:proofErr w:type="gramStart"/>
      <w:r w:rsidRPr="004F07DC">
        <w:rPr>
          <w:rFonts w:ascii="Cascadia Mono" w:hAnsi="Cascadia Mono" w:cs="Cascadia Mono"/>
          <w:noProof w:val="0"/>
          <w:color w:val="000000"/>
          <w:kern w:val="0"/>
          <w:sz w:val="24"/>
          <w:szCs w:val="24"/>
          <w:lang w:val="en-US"/>
        </w:rPr>
        <w:t>deleteBillTrigger</w:t>
      </w:r>
      <w:proofErr w:type="spellEnd"/>
      <w:proofErr w:type="gramEnd"/>
    </w:p>
    <w:p w14:paraId="68C03409" w14:textId="77777777" w:rsidR="004F07DC" w:rsidRPr="004F07DC" w:rsidRDefault="004F07DC" w:rsidP="004F07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4F07DC">
        <w:rPr>
          <w:rFonts w:ascii="Cascadia Mono" w:hAnsi="Cascadia Mono" w:cs="Cascadia Mono"/>
          <w:noProof w:val="0"/>
          <w:color w:val="0000FF"/>
          <w:kern w:val="0"/>
          <w:sz w:val="24"/>
          <w:szCs w:val="24"/>
          <w:lang w:val="en-US"/>
        </w:rPr>
        <w:lastRenderedPageBreak/>
        <w:t>ON</w:t>
      </w:r>
      <w:r w:rsidRPr="004F07DC">
        <w:rPr>
          <w:rFonts w:ascii="Cascadia Mono" w:hAnsi="Cascadia Mono" w:cs="Cascadia Mono"/>
          <w:noProof w:val="0"/>
          <w:color w:val="000000"/>
          <w:kern w:val="0"/>
          <w:sz w:val="24"/>
          <w:szCs w:val="24"/>
          <w:lang w:val="en-US"/>
        </w:rPr>
        <w:t xml:space="preserve"> Bill</w:t>
      </w:r>
    </w:p>
    <w:p w14:paraId="30991DB4" w14:textId="77777777" w:rsidR="004F07DC" w:rsidRPr="004F07DC" w:rsidRDefault="004F07DC" w:rsidP="004F07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4F07DC">
        <w:rPr>
          <w:rFonts w:ascii="Cascadia Mono" w:hAnsi="Cascadia Mono" w:cs="Cascadia Mono"/>
          <w:noProof w:val="0"/>
          <w:color w:val="0000FF"/>
          <w:kern w:val="0"/>
          <w:sz w:val="24"/>
          <w:szCs w:val="24"/>
          <w:lang w:val="en-US"/>
        </w:rPr>
        <w:t>INSTEAD</w:t>
      </w:r>
      <w:r w:rsidRPr="004F07DC">
        <w:rPr>
          <w:rFonts w:ascii="Cascadia Mono" w:hAnsi="Cascadia Mono" w:cs="Cascadia Mono"/>
          <w:noProof w:val="0"/>
          <w:color w:val="000000"/>
          <w:kern w:val="0"/>
          <w:sz w:val="24"/>
          <w:szCs w:val="24"/>
          <w:lang w:val="en-US"/>
        </w:rPr>
        <w:t xml:space="preserve"> </w:t>
      </w:r>
      <w:r w:rsidRPr="004F07DC">
        <w:rPr>
          <w:rFonts w:ascii="Cascadia Mono" w:hAnsi="Cascadia Mono" w:cs="Cascadia Mono"/>
          <w:noProof w:val="0"/>
          <w:color w:val="0000FF"/>
          <w:kern w:val="0"/>
          <w:sz w:val="24"/>
          <w:szCs w:val="24"/>
          <w:lang w:val="en-US"/>
        </w:rPr>
        <w:t>OF</w:t>
      </w:r>
      <w:r w:rsidRPr="004F07DC">
        <w:rPr>
          <w:rFonts w:ascii="Cascadia Mono" w:hAnsi="Cascadia Mono" w:cs="Cascadia Mono"/>
          <w:noProof w:val="0"/>
          <w:color w:val="000000"/>
          <w:kern w:val="0"/>
          <w:sz w:val="24"/>
          <w:szCs w:val="24"/>
          <w:lang w:val="en-US"/>
        </w:rPr>
        <w:t xml:space="preserve"> </w:t>
      </w:r>
      <w:r w:rsidRPr="004F07DC">
        <w:rPr>
          <w:rFonts w:ascii="Cascadia Mono" w:hAnsi="Cascadia Mono" w:cs="Cascadia Mono"/>
          <w:noProof w:val="0"/>
          <w:color w:val="0000FF"/>
          <w:kern w:val="0"/>
          <w:sz w:val="24"/>
          <w:szCs w:val="24"/>
          <w:lang w:val="en-US"/>
        </w:rPr>
        <w:t>DELETE</w:t>
      </w:r>
    </w:p>
    <w:p w14:paraId="7D155376" w14:textId="77777777" w:rsidR="004F07DC" w:rsidRPr="004F07DC" w:rsidRDefault="004F07DC" w:rsidP="004F07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4F07DC">
        <w:rPr>
          <w:rFonts w:ascii="Cascadia Mono" w:hAnsi="Cascadia Mono" w:cs="Cascadia Mono"/>
          <w:noProof w:val="0"/>
          <w:color w:val="0000FF"/>
          <w:kern w:val="0"/>
          <w:sz w:val="24"/>
          <w:szCs w:val="24"/>
          <w:lang w:val="en-US"/>
        </w:rPr>
        <w:t>AS</w:t>
      </w:r>
    </w:p>
    <w:p w14:paraId="362FC43D" w14:textId="77777777" w:rsidR="004F07DC" w:rsidRPr="004F07DC" w:rsidRDefault="004F07DC" w:rsidP="004F07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4F07DC">
        <w:rPr>
          <w:rFonts w:ascii="Cascadia Mono" w:hAnsi="Cascadia Mono" w:cs="Cascadia Mono"/>
          <w:noProof w:val="0"/>
          <w:color w:val="0000FF"/>
          <w:kern w:val="0"/>
          <w:sz w:val="24"/>
          <w:szCs w:val="24"/>
          <w:lang w:val="en-US"/>
        </w:rPr>
        <w:t>BEGIN</w:t>
      </w:r>
    </w:p>
    <w:p w14:paraId="61882110" w14:textId="77777777" w:rsidR="004F07DC" w:rsidRPr="004F07DC" w:rsidRDefault="004F07DC" w:rsidP="004F07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4F07DC">
        <w:rPr>
          <w:rFonts w:ascii="Cascadia Mono" w:hAnsi="Cascadia Mono" w:cs="Cascadia Mono"/>
          <w:noProof w:val="0"/>
          <w:color w:val="000000"/>
          <w:kern w:val="0"/>
          <w:sz w:val="24"/>
          <w:szCs w:val="24"/>
          <w:lang w:val="en-US"/>
        </w:rPr>
        <w:tab/>
      </w:r>
      <w:r w:rsidRPr="004F07DC">
        <w:rPr>
          <w:rFonts w:ascii="Cascadia Mono" w:hAnsi="Cascadia Mono" w:cs="Cascadia Mono"/>
          <w:noProof w:val="0"/>
          <w:color w:val="0000FF"/>
          <w:kern w:val="0"/>
          <w:sz w:val="24"/>
          <w:szCs w:val="24"/>
          <w:lang w:val="en-US"/>
        </w:rPr>
        <w:t>BEGIN</w:t>
      </w:r>
      <w:r w:rsidRPr="004F07DC">
        <w:rPr>
          <w:rFonts w:ascii="Cascadia Mono" w:hAnsi="Cascadia Mono" w:cs="Cascadia Mono"/>
          <w:noProof w:val="0"/>
          <w:color w:val="000000"/>
          <w:kern w:val="0"/>
          <w:sz w:val="24"/>
          <w:szCs w:val="24"/>
          <w:lang w:val="en-US"/>
        </w:rPr>
        <w:t xml:space="preserve"> </w:t>
      </w:r>
      <w:r w:rsidRPr="004F07DC">
        <w:rPr>
          <w:rFonts w:ascii="Cascadia Mono" w:hAnsi="Cascadia Mono" w:cs="Cascadia Mono"/>
          <w:noProof w:val="0"/>
          <w:color w:val="0000FF"/>
          <w:kern w:val="0"/>
          <w:sz w:val="24"/>
          <w:szCs w:val="24"/>
          <w:lang w:val="en-US"/>
        </w:rPr>
        <w:t>TRANSACTION</w:t>
      </w:r>
    </w:p>
    <w:p w14:paraId="3E6958E6" w14:textId="77777777" w:rsidR="004F07DC" w:rsidRPr="004F07DC" w:rsidRDefault="004F07DC" w:rsidP="004F07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4F07DC">
        <w:rPr>
          <w:rFonts w:ascii="Cascadia Mono" w:hAnsi="Cascadia Mono" w:cs="Cascadia Mono"/>
          <w:noProof w:val="0"/>
          <w:color w:val="000000"/>
          <w:kern w:val="0"/>
          <w:sz w:val="24"/>
          <w:szCs w:val="24"/>
          <w:lang w:val="en-US"/>
        </w:rPr>
        <w:tab/>
      </w:r>
      <w:r w:rsidRPr="004F07DC">
        <w:rPr>
          <w:rFonts w:ascii="Cascadia Mono" w:hAnsi="Cascadia Mono" w:cs="Cascadia Mono"/>
          <w:noProof w:val="0"/>
          <w:color w:val="000000"/>
          <w:kern w:val="0"/>
          <w:sz w:val="24"/>
          <w:szCs w:val="24"/>
          <w:lang w:val="en-US"/>
        </w:rPr>
        <w:tab/>
      </w:r>
      <w:r w:rsidRPr="004F07DC">
        <w:rPr>
          <w:rFonts w:ascii="Cascadia Mono" w:hAnsi="Cascadia Mono" w:cs="Cascadia Mono"/>
          <w:noProof w:val="0"/>
          <w:color w:val="0000FF"/>
          <w:kern w:val="0"/>
          <w:sz w:val="24"/>
          <w:szCs w:val="24"/>
          <w:lang w:val="en-US"/>
        </w:rPr>
        <w:t>DECLARE</w:t>
      </w:r>
      <w:r w:rsidRPr="004F07DC">
        <w:rPr>
          <w:rFonts w:ascii="Cascadia Mono" w:hAnsi="Cascadia Mono" w:cs="Cascadia Mono"/>
          <w:noProof w:val="0"/>
          <w:color w:val="000000"/>
          <w:kern w:val="0"/>
          <w:sz w:val="24"/>
          <w:szCs w:val="24"/>
          <w:lang w:val="en-US"/>
        </w:rPr>
        <w:t xml:space="preserve"> @billID </w:t>
      </w:r>
      <w:proofErr w:type="gramStart"/>
      <w:r w:rsidRPr="004F07DC">
        <w:rPr>
          <w:rFonts w:ascii="Cascadia Mono" w:hAnsi="Cascadia Mono" w:cs="Cascadia Mono"/>
          <w:noProof w:val="0"/>
          <w:color w:val="0000FF"/>
          <w:kern w:val="0"/>
          <w:sz w:val="24"/>
          <w:szCs w:val="24"/>
          <w:lang w:val="en-US"/>
        </w:rPr>
        <w:t>VARCHAR</w:t>
      </w:r>
      <w:r w:rsidRPr="004F07DC">
        <w:rPr>
          <w:rFonts w:ascii="Cascadia Mono" w:hAnsi="Cascadia Mono" w:cs="Cascadia Mono"/>
          <w:noProof w:val="0"/>
          <w:color w:val="808080"/>
          <w:kern w:val="0"/>
          <w:sz w:val="24"/>
          <w:szCs w:val="24"/>
          <w:lang w:val="en-US"/>
        </w:rPr>
        <w:t>(</w:t>
      </w:r>
      <w:proofErr w:type="gramEnd"/>
      <w:r w:rsidRPr="004F07DC">
        <w:rPr>
          <w:rFonts w:ascii="Cascadia Mono" w:hAnsi="Cascadia Mono" w:cs="Cascadia Mono"/>
          <w:noProof w:val="0"/>
          <w:color w:val="000000"/>
          <w:kern w:val="0"/>
          <w:sz w:val="24"/>
          <w:szCs w:val="24"/>
          <w:lang w:val="en-US"/>
        </w:rPr>
        <w:t>7</w:t>
      </w:r>
      <w:r w:rsidRPr="004F07DC">
        <w:rPr>
          <w:rFonts w:ascii="Cascadia Mono" w:hAnsi="Cascadia Mono" w:cs="Cascadia Mono"/>
          <w:noProof w:val="0"/>
          <w:color w:val="808080"/>
          <w:kern w:val="0"/>
          <w:sz w:val="24"/>
          <w:szCs w:val="24"/>
          <w:lang w:val="en-US"/>
        </w:rPr>
        <w:t>)</w:t>
      </w:r>
    </w:p>
    <w:p w14:paraId="6A845395" w14:textId="77777777" w:rsidR="004F07DC" w:rsidRPr="004F07DC" w:rsidRDefault="004F07DC" w:rsidP="004F07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4F07DC">
        <w:rPr>
          <w:rFonts w:ascii="Cascadia Mono" w:hAnsi="Cascadia Mono" w:cs="Cascadia Mono"/>
          <w:noProof w:val="0"/>
          <w:color w:val="000000"/>
          <w:kern w:val="0"/>
          <w:sz w:val="24"/>
          <w:szCs w:val="24"/>
          <w:lang w:val="en-US"/>
        </w:rPr>
        <w:tab/>
      </w:r>
      <w:r w:rsidRPr="004F07DC">
        <w:rPr>
          <w:rFonts w:ascii="Cascadia Mono" w:hAnsi="Cascadia Mono" w:cs="Cascadia Mono"/>
          <w:noProof w:val="0"/>
          <w:color w:val="000000"/>
          <w:kern w:val="0"/>
          <w:sz w:val="24"/>
          <w:szCs w:val="24"/>
          <w:lang w:val="en-US"/>
        </w:rPr>
        <w:tab/>
      </w:r>
      <w:r w:rsidRPr="004F07DC">
        <w:rPr>
          <w:rFonts w:ascii="Cascadia Mono" w:hAnsi="Cascadia Mono" w:cs="Cascadia Mono"/>
          <w:noProof w:val="0"/>
          <w:color w:val="0000FF"/>
          <w:kern w:val="0"/>
          <w:sz w:val="24"/>
          <w:szCs w:val="24"/>
          <w:lang w:val="en-US"/>
        </w:rPr>
        <w:t>DECLARE</w:t>
      </w:r>
      <w:r w:rsidRPr="004F07DC">
        <w:rPr>
          <w:rFonts w:ascii="Cascadia Mono" w:hAnsi="Cascadia Mono" w:cs="Cascadia Mono"/>
          <w:noProof w:val="0"/>
          <w:color w:val="000000"/>
          <w:kern w:val="0"/>
          <w:sz w:val="24"/>
          <w:szCs w:val="24"/>
          <w:lang w:val="en-US"/>
        </w:rPr>
        <w:t xml:space="preserve"> @tableID </w:t>
      </w:r>
      <w:proofErr w:type="gramStart"/>
      <w:r w:rsidRPr="004F07DC">
        <w:rPr>
          <w:rFonts w:ascii="Cascadia Mono" w:hAnsi="Cascadia Mono" w:cs="Cascadia Mono"/>
          <w:noProof w:val="0"/>
          <w:color w:val="0000FF"/>
          <w:kern w:val="0"/>
          <w:sz w:val="24"/>
          <w:szCs w:val="24"/>
          <w:lang w:val="en-US"/>
        </w:rPr>
        <w:t>VARCHAR</w:t>
      </w:r>
      <w:r w:rsidRPr="004F07DC">
        <w:rPr>
          <w:rFonts w:ascii="Cascadia Mono" w:hAnsi="Cascadia Mono" w:cs="Cascadia Mono"/>
          <w:noProof w:val="0"/>
          <w:color w:val="808080"/>
          <w:kern w:val="0"/>
          <w:sz w:val="24"/>
          <w:szCs w:val="24"/>
          <w:lang w:val="en-US"/>
        </w:rPr>
        <w:t>(</w:t>
      </w:r>
      <w:proofErr w:type="gramEnd"/>
      <w:r w:rsidRPr="004F07DC">
        <w:rPr>
          <w:rFonts w:ascii="Cascadia Mono" w:hAnsi="Cascadia Mono" w:cs="Cascadia Mono"/>
          <w:noProof w:val="0"/>
          <w:color w:val="000000"/>
          <w:kern w:val="0"/>
          <w:sz w:val="24"/>
          <w:szCs w:val="24"/>
          <w:lang w:val="en-US"/>
        </w:rPr>
        <w:t>3</w:t>
      </w:r>
      <w:r w:rsidRPr="004F07DC">
        <w:rPr>
          <w:rFonts w:ascii="Cascadia Mono" w:hAnsi="Cascadia Mono" w:cs="Cascadia Mono"/>
          <w:noProof w:val="0"/>
          <w:color w:val="808080"/>
          <w:kern w:val="0"/>
          <w:sz w:val="24"/>
          <w:szCs w:val="24"/>
          <w:lang w:val="en-US"/>
        </w:rPr>
        <w:t>)</w:t>
      </w:r>
    </w:p>
    <w:p w14:paraId="718767C6" w14:textId="77777777" w:rsidR="004F07DC" w:rsidRPr="004F07DC" w:rsidRDefault="004F07DC" w:rsidP="004F07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4F07DC">
        <w:rPr>
          <w:rFonts w:ascii="Cascadia Mono" w:hAnsi="Cascadia Mono" w:cs="Cascadia Mono"/>
          <w:noProof w:val="0"/>
          <w:color w:val="000000"/>
          <w:kern w:val="0"/>
          <w:sz w:val="24"/>
          <w:szCs w:val="24"/>
          <w:lang w:val="en-US"/>
        </w:rPr>
        <w:tab/>
      </w:r>
      <w:r w:rsidRPr="004F07DC">
        <w:rPr>
          <w:rFonts w:ascii="Cascadia Mono" w:hAnsi="Cascadia Mono" w:cs="Cascadia Mono"/>
          <w:noProof w:val="0"/>
          <w:color w:val="000000"/>
          <w:kern w:val="0"/>
          <w:sz w:val="24"/>
          <w:szCs w:val="24"/>
          <w:lang w:val="en-US"/>
        </w:rPr>
        <w:tab/>
      </w:r>
      <w:r w:rsidRPr="004F07DC">
        <w:rPr>
          <w:rFonts w:ascii="Cascadia Mono" w:hAnsi="Cascadia Mono" w:cs="Cascadia Mono"/>
          <w:noProof w:val="0"/>
          <w:color w:val="0000FF"/>
          <w:kern w:val="0"/>
          <w:sz w:val="24"/>
          <w:szCs w:val="24"/>
          <w:lang w:val="en-US"/>
        </w:rPr>
        <w:t>DECLARE</w:t>
      </w:r>
      <w:r w:rsidRPr="004F07DC">
        <w:rPr>
          <w:rFonts w:ascii="Cascadia Mono" w:hAnsi="Cascadia Mono" w:cs="Cascadia Mono"/>
          <w:noProof w:val="0"/>
          <w:color w:val="000000"/>
          <w:kern w:val="0"/>
          <w:sz w:val="24"/>
          <w:szCs w:val="24"/>
          <w:lang w:val="en-US"/>
        </w:rPr>
        <w:t xml:space="preserve"> @errorMessage </w:t>
      </w:r>
      <w:proofErr w:type="gramStart"/>
      <w:r w:rsidRPr="004F07DC">
        <w:rPr>
          <w:rFonts w:ascii="Cascadia Mono" w:hAnsi="Cascadia Mono" w:cs="Cascadia Mono"/>
          <w:noProof w:val="0"/>
          <w:color w:val="0000FF"/>
          <w:kern w:val="0"/>
          <w:sz w:val="24"/>
          <w:szCs w:val="24"/>
          <w:lang w:val="en-US"/>
        </w:rPr>
        <w:t>NVARCHAR</w:t>
      </w:r>
      <w:r w:rsidRPr="004F07DC">
        <w:rPr>
          <w:rFonts w:ascii="Cascadia Mono" w:hAnsi="Cascadia Mono" w:cs="Cascadia Mono"/>
          <w:noProof w:val="0"/>
          <w:color w:val="808080"/>
          <w:kern w:val="0"/>
          <w:sz w:val="24"/>
          <w:szCs w:val="24"/>
          <w:lang w:val="en-US"/>
        </w:rPr>
        <w:t>(</w:t>
      </w:r>
      <w:proofErr w:type="gramEnd"/>
      <w:r w:rsidRPr="004F07DC">
        <w:rPr>
          <w:rFonts w:ascii="Cascadia Mono" w:hAnsi="Cascadia Mono" w:cs="Cascadia Mono"/>
          <w:noProof w:val="0"/>
          <w:color w:val="FF00FF"/>
          <w:kern w:val="0"/>
          <w:sz w:val="24"/>
          <w:szCs w:val="24"/>
          <w:lang w:val="en-US"/>
        </w:rPr>
        <w:t>max</w:t>
      </w:r>
      <w:r w:rsidRPr="004F07DC">
        <w:rPr>
          <w:rFonts w:ascii="Cascadia Mono" w:hAnsi="Cascadia Mono" w:cs="Cascadia Mono"/>
          <w:noProof w:val="0"/>
          <w:color w:val="808080"/>
          <w:kern w:val="0"/>
          <w:sz w:val="24"/>
          <w:szCs w:val="24"/>
          <w:lang w:val="en-US"/>
        </w:rPr>
        <w:t>)</w:t>
      </w:r>
    </w:p>
    <w:p w14:paraId="72A4FF4D" w14:textId="77777777" w:rsidR="004F07DC" w:rsidRPr="004F07DC" w:rsidRDefault="004F07DC" w:rsidP="004F07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4F07DC">
        <w:rPr>
          <w:rFonts w:ascii="Cascadia Mono" w:hAnsi="Cascadia Mono" w:cs="Cascadia Mono"/>
          <w:noProof w:val="0"/>
          <w:color w:val="000000"/>
          <w:kern w:val="0"/>
          <w:sz w:val="24"/>
          <w:szCs w:val="24"/>
          <w:lang w:val="en-US"/>
        </w:rPr>
        <w:tab/>
      </w:r>
      <w:r w:rsidRPr="004F07DC">
        <w:rPr>
          <w:rFonts w:ascii="Cascadia Mono" w:hAnsi="Cascadia Mono" w:cs="Cascadia Mono"/>
          <w:noProof w:val="0"/>
          <w:color w:val="000000"/>
          <w:kern w:val="0"/>
          <w:sz w:val="24"/>
          <w:szCs w:val="24"/>
          <w:lang w:val="en-US"/>
        </w:rPr>
        <w:tab/>
      </w:r>
      <w:r w:rsidRPr="004F07DC">
        <w:rPr>
          <w:rFonts w:ascii="Cascadia Mono" w:hAnsi="Cascadia Mono" w:cs="Cascadia Mono"/>
          <w:noProof w:val="0"/>
          <w:color w:val="0000FF"/>
          <w:kern w:val="0"/>
          <w:sz w:val="24"/>
          <w:szCs w:val="24"/>
          <w:lang w:val="en-US"/>
        </w:rPr>
        <w:t>SELECT</w:t>
      </w:r>
      <w:r w:rsidRPr="004F07DC">
        <w:rPr>
          <w:rFonts w:ascii="Cascadia Mono" w:hAnsi="Cascadia Mono" w:cs="Cascadia Mono"/>
          <w:noProof w:val="0"/>
          <w:color w:val="000000"/>
          <w:kern w:val="0"/>
          <w:sz w:val="24"/>
          <w:szCs w:val="24"/>
          <w:lang w:val="en-US"/>
        </w:rPr>
        <w:t xml:space="preserve"> @billID </w:t>
      </w:r>
      <w:r w:rsidRPr="004F07DC">
        <w:rPr>
          <w:rFonts w:ascii="Cascadia Mono" w:hAnsi="Cascadia Mono" w:cs="Cascadia Mono"/>
          <w:noProof w:val="0"/>
          <w:color w:val="808080"/>
          <w:kern w:val="0"/>
          <w:sz w:val="24"/>
          <w:szCs w:val="24"/>
          <w:lang w:val="en-US"/>
        </w:rPr>
        <w:t>=</w:t>
      </w:r>
      <w:r w:rsidRPr="004F07DC">
        <w:rPr>
          <w:rFonts w:ascii="Cascadia Mono" w:hAnsi="Cascadia Mono" w:cs="Cascadia Mono"/>
          <w:noProof w:val="0"/>
          <w:color w:val="000000"/>
          <w:kern w:val="0"/>
          <w:sz w:val="24"/>
          <w:szCs w:val="24"/>
          <w:lang w:val="en-US"/>
        </w:rPr>
        <w:t xml:space="preserve"> ID </w:t>
      </w:r>
      <w:r w:rsidRPr="004F07DC">
        <w:rPr>
          <w:rFonts w:ascii="Cascadia Mono" w:hAnsi="Cascadia Mono" w:cs="Cascadia Mono"/>
          <w:noProof w:val="0"/>
          <w:color w:val="0000FF"/>
          <w:kern w:val="0"/>
          <w:sz w:val="24"/>
          <w:szCs w:val="24"/>
          <w:lang w:val="en-US"/>
        </w:rPr>
        <w:t>FROM</w:t>
      </w:r>
      <w:r w:rsidRPr="004F07DC">
        <w:rPr>
          <w:rFonts w:ascii="Cascadia Mono" w:hAnsi="Cascadia Mono" w:cs="Cascadia Mono"/>
          <w:noProof w:val="0"/>
          <w:color w:val="000000"/>
          <w:kern w:val="0"/>
          <w:sz w:val="24"/>
          <w:szCs w:val="24"/>
          <w:lang w:val="en-US"/>
        </w:rPr>
        <w:t xml:space="preserve"> deleted</w:t>
      </w:r>
    </w:p>
    <w:p w14:paraId="3EE32E39" w14:textId="77777777" w:rsidR="004F07DC" w:rsidRPr="004F07DC" w:rsidRDefault="004F07DC" w:rsidP="004F07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4F07DC">
        <w:rPr>
          <w:rFonts w:ascii="Cascadia Mono" w:hAnsi="Cascadia Mono" w:cs="Cascadia Mono"/>
          <w:noProof w:val="0"/>
          <w:color w:val="000000"/>
          <w:kern w:val="0"/>
          <w:sz w:val="24"/>
          <w:szCs w:val="24"/>
          <w:lang w:val="en-US"/>
        </w:rPr>
        <w:tab/>
      </w:r>
      <w:r w:rsidRPr="004F07DC">
        <w:rPr>
          <w:rFonts w:ascii="Cascadia Mono" w:hAnsi="Cascadia Mono" w:cs="Cascadia Mono"/>
          <w:noProof w:val="0"/>
          <w:color w:val="000000"/>
          <w:kern w:val="0"/>
          <w:sz w:val="24"/>
          <w:szCs w:val="24"/>
          <w:lang w:val="en-US"/>
        </w:rPr>
        <w:tab/>
      </w:r>
      <w:r w:rsidRPr="004F07DC">
        <w:rPr>
          <w:rFonts w:ascii="Cascadia Mono" w:hAnsi="Cascadia Mono" w:cs="Cascadia Mono"/>
          <w:noProof w:val="0"/>
          <w:color w:val="0000FF"/>
          <w:kern w:val="0"/>
          <w:sz w:val="24"/>
          <w:szCs w:val="24"/>
          <w:lang w:val="en-US"/>
        </w:rPr>
        <w:t>SELECT</w:t>
      </w:r>
      <w:r w:rsidRPr="004F07DC">
        <w:rPr>
          <w:rFonts w:ascii="Cascadia Mono" w:hAnsi="Cascadia Mono" w:cs="Cascadia Mono"/>
          <w:noProof w:val="0"/>
          <w:color w:val="000000"/>
          <w:kern w:val="0"/>
          <w:sz w:val="24"/>
          <w:szCs w:val="24"/>
          <w:lang w:val="en-US"/>
        </w:rPr>
        <w:t xml:space="preserve"> @tableID </w:t>
      </w:r>
      <w:r w:rsidRPr="004F07DC">
        <w:rPr>
          <w:rFonts w:ascii="Cascadia Mono" w:hAnsi="Cascadia Mono" w:cs="Cascadia Mono"/>
          <w:noProof w:val="0"/>
          <w:color w:val="808080"/>
          <w:kern w:val="0"/>
          <w:sz w:val="24"/>
          <w:szCs w:val="24"/>
          <w:lang w:val="en-US"/>
        </w:rPr>
        <w:t>=</w:t>
      </w:r>
      <w:r w:rsidRPr="004F07DC">
        <w:rPr>
          <w:rFonts w:ascii="Cascadia Mono" w:hAnsi="Cascadia Mono" w:cs="Cascadia Mono"/>
          <w:noProof w:val="0"/>
          <w:color w:val="000000"/>
          <w:kern w:val="0"/>
          <w:sz w:val="24"/>
          <w:szCs w:val="24"/>
          <w:lang w:val="en-US"/>
        </w:rPr>
        <w:t xml:space="preserve"> </w:t>
      </w:r>
      <w:proofErr w:type="spellStart"/>
      <w:r w:rsidRPr="004F07DC">
        <w:rPr>
          <w:rFonts w:ascii="Cascadia Mono" w:hAnsi="Cascadia Mono" w:cs="Cascadia Mono"/>
          <w:noProof w:val="0"/>
          <w:color w:val="000000"/>
          <w:kern w:val="0"/>
          <w:sz w:val="24"/>
          <w:szCs w:val="24"/>
          <w:lang w:val="en-US"/>
        </w:rPr>
        <w:t>tableID</w:t>
      </w:r>
      <w:proofErr w:type="spellEnd"/>
      <w:r w:rsidRPr="004F07DC">
        <w:rPr>
          <w:rFonts w:ascii="Cascadia Mono" w:hAnsi="Cascadia Mono" w:cs="Cascadia Mono"/>
          <w:noProof w:val="0"/>
          <w:color w:val="000000"/>
          <w:kern w:val="0"/>
          <w:sz w:val="24"/>
          <w:szCs w:val="24"/>
          <w:lang w:val="en-US"/>
        </w:rPr>
        <w:t xml:space="preserve"> </w:t>
      </w:r>
      <w:r w:rsidRPr="004F07DC">
        <w:rPr>
          <w:rFonts w:ascii="Cascadia Mono" w:hAnsi="Cascadia Mono" w:cs="Cascadia Mono"/>
          <w:noProof w:val="0"/>
          <w:color w:val="0000FF"/>
          <w:kern w:val="0"/>
          <w:sz w:val="24"/>
          <w:szCs w:val="24"/>
          <w:lang w:val="en-US"/>
        </w:rPr>
        <w:t>FROM</w:t>
      </w:r>
      <w:r w:rsidRPr="004F07DC">
        <w:rPr>
          <w:rFonts w:ascii="Cascadia Mono" w:hAnsi="Cascadia Mono" w:cs="Cascadia Mono"/>
          <w:noProof w:val="0"/>
          <w:color w:val="000000"/>
          <w:kern w:val="0"/>
          <w:sz w:val="24"/>
          <w:szCs w:val="24"/>
          <w:lang w:val="en-US"/>
        </w:rPr>
        <w:t xml:space="preserve"> deleted</w:t>
      </w:r>
    </w:p>
    <w:p w14:paraId="2C712749" w14:textId="77777777" w:rsidR="004F07DC" w:rsidRPr="004F07DC" w:rsidRDefault="004F07DC" w:rsidP="004F07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4F07DC">
        <w:rPr>
          <w:rFonts w:ascii="Cascadia Mono" w:hAnsi="Cascadia Mono" w:cs="Cascadia Mono"/>
          <w:noProof w:val="0"/>
          <w:color w:val="000000"/>
          <w:kern w:val="0"/>
          <w:sz w:val="24"/>
          <w:szCs w:val="24"/>
          <w:lang w:val="en-US"/>
        </w:rPr>
        <w:tab/>
      </w:r>
      <w:r w:rsidRPr="004F07DC">
        <w:rPr>
          <w:rFonts w:ascii="Cascadia Mono" w:hAnsi="Cascadia Mono" w:cs="Cascadia Mono"/>
          <w:noProof w:val="0"/>
          <w:color w:val="000000"/>
          <w:kern w:val="0"/>
          <w:sz w:val="24"/>
          <w:szCs w:val="24"/>
          <w:lang w:val="en-US"/>
        </w:rPr>
        <w:tab/>
      </w:r>
      <w:r w:rsidRPr="004F07DC">
        <w:rPr>
          <w:rFonts w:ascii="Cascadia Mono" w:hAnsi="Cascadia Mono" w:cs="Cascadia Mono"/>
          <w:noProof w:val="0"/>
          <w:color w:val="0000FF"/>
          <w:kern w:val="0"/>
          <w:sz w:val="24"/>
          <w:szCs w:val="24"/>
          <w:lang w:val="en-US"/>
        </w:rPr>
        <w:t>BEGIN</w:t>
      </w:r>
      <w:r w:rsidRPr="004F07DC">
        <w:rPr>
          <w:rFonts w:ascii="Cascadia Mono" w:hAnsi="Cascadia Mono" w:cs="Cascadia Mono"/>
          <w:noProof w:val="0"/>
          <w:color w:val="000000"/>
          <w:kern w:val="0"/>
          <w:sz w:val="24"/>
          <w:szCs w:val="24"/>
          <w:lang w:val="en-US"/>
        </w:rPr>
        <w:t xml:space="preserve"> </w:t>
      </w:r>
      <w:r w:rsidRPr="004F07DC">
        <w:rPr>
          <w:rFonts w:ascii="Cascadia Mono" w:hAnsi="Cascadia Mono" w:cs="Cascadia Mono"/>
          <w:noProof w:val="0"/>
          <w:color w:val="0000FF"/>
          <w:kern w:val="0"/>
          <w:sz w:val="24"/>
          <w:szCs w:val="24"/>
          <w:lang w:val="en-US"/>
        </w:rPr>
        <w:t>TRY</w:t>
      </w:r>
    </w:p>
    <w:p w14:paraId="0BFCE88D" w14:textId="77777777" w:rsidR="004F07DC" w:rsidRPr="004F07DC" w:rsidRDefault="004F07DC" w:rsidP="004F07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4F07DC">
        <w:rPr>
          <w:rFonts w:ascii="Cascadia Mono" w:hAnsi="Cascadia Mono" w:cs="Cascadia Mono"/>
          <w:noProof w:val="0"/>
          <w:color w:val="000000"/>
          <w:kern w:val="0"/>
          <w:sz w:val="24"/>
          <w:szCs w:val="24"/>
          <w:lang w:val="en-US"/>
        </w:rPr>
        <w:tab/>
      </w:r>
      <w:r w:rsidRPr="004F07DC">
        <w:rPr>
          <w:rFonts w:ascii="Cascadia Mono" w:hAnsi="Cascadia Mono" w:cs="Cascadia Mono"/>
          <w:noProof w:val="0"/>
          <w:color w:val="000000"/>
          <w:kern w:val="0"/>
          <w:sz w:val="24"/>
          <w:szCs w:val="24"/>
          <w:lang w:val="en-US"/>
        </w:rPr>
        <w:tab/>
      </w:r>
      <w:r w:rsidRPr="004F07DC">
        <w:rPr>
          <w:rFonts w:ascii="Cascadia Mono" w:hAnsi="Cascadia Mono" w:cs="Cascadia Mono"/>
          <w:noProof w:val="0"/>
          <w:color w:val="000000"/>
          <w:kern w:val="0"/>
          <w:sz w:val="24"/>
          <w:szCs w:val="24"/>
          <w:lang w:val="en-US"/>
        </w:rPr>
        <w:tab/>
      </w:r>
      <w:r w:rsidRPr="004F07DC">
        <w:rPr>
          <w:rFonts w:ascii="Cascadia Mono" w:hAnsi="Cascadia Mono" w:cs="Cascadia Mono"/>
          <w:noProof w:val="0"/>
          <w:color w:val="0000FF"/>
          <w:kern w:val="0"/>
          <w:sz w:val="24"/>
          <w:szCs w:val="24"/>
          <w:lang w:val="en-US"/>
        </w:rPr>
        <w:t>DELETE</w:t>
      </w:r>
      <w:r w:rsidRPr="004F07DC">
        <w:rPr>
          <w:rFonts w:ascii="Cascadia Mono" w:hAnsi="Cascadia Mono" w:cs="Cascadia Mono"/>
          <w:noProof w:val="0"/>
          <w:color w:val="000000"/>
          <w:kern w:val="0"/>
          <w:sz w:val="24"/>
          <w:szCs w:val="24"/>
          <w:lang w:val="en-US"/>
        </w:rPr>
        <w:t xml:space="preserve"> </w:t>
      </w:r>
      <w:r w:rsidRPr="004F07DC">
        <w:rPr>
          <w:rFonts w:ascii="Cascadia Mono" w:hAnsi="Cascadia Mono" w:cs="Cascadia Mono"/>
          <w:noProof w:val="0"/>
          <w:color w:val="0000FF"/>
          <w:kern w:val="0"/>
          <w:sz w:val="24"/>
          <w:szCs w:val="24"/>
          <w:lang w:val="en-US"/>
        </w:rPr>
        <w:t>FROM</w:t>
      </w:r>
      <w:r w:rsidRPr="004F07DC">
        <w:rPr>
          <w:rFonts w:ascii="Cascadia Mono" w:hAnsi="Cascadia Mono" w:cs="Cascadia Mono"/>
          <w:noProof w:val="0"/>
          <w:color w:val="000000"/>
          <w:kern w:val="0"/>
          <w:sz w:val="24"/>
          <w:szCs w:val="24"/>
          <w:lang w:val="en-US"/>
        </w:rPr>
        <w:t xml:space="preserve"> </w:t>
      </w:r>
      <w:proofErr w:type="spellStart"/>
      <w:r w:rsidRPr="004F07DC">
        <w:rPr>
          <w:rFonts w:ascii="Cascadia Mono" w:hAnsi="Cascadia Mono" w:cs="Cascadia Mono"/>
          <w:noProof w:val="0"/>
          <w:color w:val="000000"/>
          <w:kern w:val="0"/>
          <w:sz w:val="24"/>
          <w:szCs w:val="24"/>
          <w:lang w:val="en-US"/>
        </w:rPr>
        <w:t>BillInfo</w:t>
      </w:r>
      <w:proofErr w:type="spellEnd"/>
      <w:r w:rsidRPr="004F07DC">
        <w:rPr>
          <w:rFonts w:ascii="Cascadia Mono" w:hAnsi="Cascadia Mono" w:cs="Cascadia Mono"/>
          <w:noProof w:val="0"/>
          <w:color w:val="000000"/>
          <w:kern w:val="0"/>
          <w:sz w:val="24"/>
          <w:szCs w:val="24"/>
          <w:lang w:val="en-US"/>
        </w:rPr>
        <w:t xml:space="preserve"> </w:t>
      </w:r>
      <w:r w:rsidRPr="004F07DC">
        <w:rPr>
          <w:rFonts w:ascii="Cascadia Mono" w:hAnsi="Cascadia Mono" w:cs="Cascadia Mono"/>
          <w:noProof w:val="0"/>
          <w:color w:val="0000FF"/>
          <w:kern w:val="0"/>
          <w:sz w:val="24"/>
          <w:szCs w:val="24"/>
          <w:lang w:val="en-US"/>
        </w:rPr>
        <w:t>WHERE</w:t>
      </w:r>
      <w:r w:rsidRPr="004F07DC">
        <w:rPr>
          <w:rFonts w:ascii="Cascadia Mono" w:hAnsi="Cascadia Mono" w:cs="Cascadia Mono"/>
          <w:noProof w:val="0"/>
          <w:color w:val="000000"/>
          <w:kern w:val="0"/>
          <w:sz w:val="24"/>
          <w:szCs w:val="24"/>
          <w:lang w:val="en-US"/>
        </w:rPr>
        <w:t xml:space="preserve"> </w:t>
      </w:r>
      <w:proofErr w:type="spellStart"/>
      <w:r w:rsidRPr="004F07DC">
        <w:rPr>
          <w:rFonts w:ascii="Cascadia Mono" w:hAnsi="Cascadia Mono" w:cs="Cascadia Mono"/>
          <w:noProof w:val="0"/>
          <w:color w:val="000000"/>
          <w:kern w:val="0"/>
          <w:sz w:val="24"/>
          <w:szCs w:val="24"/>
          <w:lang w:val="en-US"/>
        </w:rPr>
        <w:t>billID</w:t>
      </w:r>
      <w:proofErr w:type="spellEnd"/>
      <w:r w:rsidRPr="004F07DC">
        <w:rPr>
          <w:rFonts w:ascii="Cascadia Mono" w:hAnsi="Cascadia Mono" w:cs="Cascadia Mono"/>
          <w:noProof w:val="0"/>
          <w:color w:val="000000"/>
          <w:kern w:val="0"/>
          <w:sz w:val="24"/>
          <w:szCs w:val="24"/>
          <w:lang w:val="en-US"/>
        </w:rPr>
        <w:t xml:space="preserve"> </w:t>
      </w:r>
      <w:r w:rsidRPr="004F07DC">
        <w:rPr>
          <w:rFonts w:ascii="Cascadia Mono" w:hAnsi="Cascadia Mono" w:cs="Cascadia Mono"/>
          <w:noProof w:val="0"/>
          <w:color w:val="808080"/>
          <w:kern w:val="0"/>
          <w:sz w:val="24"/>
          <w:szCs w:val="24"/>
          <w:lang w:val="en-US"/>
        </w:rPr>
        <w:t>=</w:t>
      </w:r>
      <w:r w:rsidRPr="004F07DC">
        <w:rPr>
          <w:rFonts w:ascii="Cascadia Mono" w:hAnsi="Cascadia Mono" w:cs="Cascadia Mono"/>
          <w:noProof w:val="0"/>
          <w:color w:val="000000"/>
          <w:kern w:val="0"/>
          <w:sz w:val="24"/>
          <w:szCs w:val="24"/>
          <w:lang w:val="en-US"/>
        </w:rPr>
        <w:t xml:space="preserve"> @billID</w:t>
      </w:r>
    </w:p>
    <w:p w14:paraId="00721236" w14:textId="77777777" w:rsidR="004F07DC" w:rsidRPr="004F07DC" w:rsidRDefault="004F07DC" w:rsidP="004F07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4F07DC">
        <w:rPr>
          <w:rFonts w:ascii="Cascadia Mono" w:hAnsi="Cascadia Mono" w:cs="Cascadia Mono"/>
          <w:noProof w:val="0"/>
          <w:color w:val="000000"/>
          <w:kern w:val="0"/>
          <w:sz w:val="24"/>
          <w:szCs w:val="24"/>
          <w:lang w:val="en-US"/>
        </w:rPr>
        <w:tab/>
      </w:r>
      <w:r w:rsidRPr="004F07DC">
        <w:rPr>
          <w:rFonts w:ascii="Cascadia Mono" w:hAnsi="Cascadia Mono" w:cs="Cascadia Mono"/>
          <w:noProof w:val="0"/>
          <w:color w:val="000000"/>
          <w:kern w:val="0"/>
          <w:sz w:val="24"/>
          <w:szCs w:val="24"/>
          <w:lang w:val="en-US"/>
        </w:rPr>
        <w:tab/>
      </w:r>
      <w:r w:rsidRPr="004F07DC">
        <w:rPr>
          <w:rFonts w:ascii="Cascadia Mono" w:hAnsi="Cascadia Mono" w:cs="Cascadia Mono"/>
          <w:noProof w:val="0"/>
          <w:color w:val="000000"/>
          <w:kern w:val="0"/>
          <w:sz w:val="24"/>
          <w:szCs w:val="24"/>
          <w:lang w:val="en-US"/>
        </w:rPr>
        <w:tab/>
      </w:r>
      <w:r w:rsidRPr="004F07DC">
        <w:rPr>
          <w:rFonts w:ascii="Cascadia Mono" w:hAnsi="Cascadia Mono" w:cs="Cascadia Mono"/>
          <w:noProof w:val="0"/>
          <w:color w:val="0000FF"/>
          <w:kern w:val="0"/>
          <w:sz w:val="24"/>
          <w:szCs w:val="24"/>
          <w:lang w:val="en-US"/>
        </w:rPr>
        <w:t xml:space="preserve">IF </w:t>
      </w:r>
      <w:r w:rsidRPr="004F07DC">
        <w:rPr>
          <w:rFonts w:ascii="Cascadia Mono" w:hAnsi="Cascadia Mono" w:cs="Cascadia Mono"/>
          <w:noProof w:val="0"/>
          <w:color w:val="808080"/>
          <w:kern w:val="0"/>
          <w:sz w:val="24"/>
          <w:szCs w:val="24"/>
          <w:lang w:val="en-US"/>
        </w:rPr>
        <w:t>(</w:t>
      </w:r>
      <w:r w:rsidRPr="004F07DC">
        <w:rPr>
          <w:rFonts w:ascii="Cascadia Mono" w:hAnsi="Cascadia Mono" w:cs="Cascadia Mono"/>
          <w:noProof w:val="0"/>
          <w:color w:val="0000FF"/>
          <w:kern w:val="0"/>
          <w:sz w:val="24"/>
          <w:szCs w:val="24"/>
          <w:lang w:val="en-US"/>
        </w:rPr>
        <w:t>SELECT</w:t>
      </w:r>
      <w:r w:rsidRPr="004F07DC">
        <w:rPr>
          <w:rFonts w:ascii="Cascadia Mono" w:hAnsi="Cascadia Mono" w:cs="Cascadia Mono"/>
          <w:noProof w:val="0"/>
          <w:color w:val="000000"/>
          <w:kern w:val="0"/>
          <w:sz w:val="24"/>
          <w:szCs w:val="24"/>
          <w:lang w:val="en-US"/>
        </w:rPr>
        <w:t xml:space="preserve"> </w:t>
      </w:r>
      <w:r w:rsidRPr="004F07DC">
        <w:rPr>
          <w:rFonts w:ascii="Cascadia Mono" w:hAnsi="Cascadia Mono" w:cs="Cascadia Mono"/>
          <w:noProof w:val="0"/>
          <w:color w:val="0000FF"/>
          <w:kern w:val="0"/>
          <w:sz w:val="24"/>
          <w:szCs w:val="24"/>
          <w:lang w:val="en-US"/>
        </w:rPr>
        <w:t>status</w:t>
      </w:r>
      <w:r w:rsidRPr="004F07DC">
        <w:rPr>
          <w:rFonts w:ascii="Cascadia Mono" w:hAnsi="Cascadia Mono" w:cs="Cascadia Mono"/>
          <w:noProof w:val="0"/>
          <w:color w:val="000000"/>
          <w:kern w:val="0"/>
          <w:sz w:val="24"/>
          <w:szCs w:val="24"/>
          <w:lang w:val="en-US"/>
        </w:rPr>
        <w:t xml:space="preserve"> </w:t>
      </w:r>
      <w:r w:rsidRPr="004F07DC">
        <w:rPr>
          <w:rFonts w:ascii="Cascadia Mono" w:hAnsi="Cascadia Mono" w:cs="Cascadia Mono"/>
          <w:noProof w:val="0"/>
          <w:color w:val="0000FF"/>
          <w:kern w:val="0"/>
          <w:sz w:val="24"/>
          <w:szCs w:val="24"/>
          <w:lang w:val="en-US"/>
        </w:rPr>
        <w:t>FROM</w:t>
      </w:r>
      <w:r w:rsidRPr="004F07DC">
        <w:rPr>
          <w:rFonts w:ascii="Cascadia Mono" w:hAnsi="Cascadia Mono" w:cs="Cascadia Mono"/>
          <w:noProof w:val="0"/>
          <w:color w:val="000000"/>
          <w:kern w:val="0"/>
          <w:sz w:val="24"/>
          <w:szCs w:val="24"/>
          <w:lang w:val="en-US"/>
        </w:rPr>
        <w:t xml:space="preserve"> [Table] </w:t>
      </w:r>
      <w:r w:rsidRPr="004F07DC">
        <w:rPr>
          <w:rFonts w:ascii="Cascadia Mono" w:hAnsi="Cascadia Mono" w:cs="Cascadia Mono"/>
          <w:noProof w:val="0"/>
          <w:color w:val="0000FF"/>
          <w:kern w:val="0"/>
          <w:sz w:val="24"/>
          <w:szCs w:val="24"/>
          <w:lang w:val="en-US"/>
        </w:rPr>
        <w:t>WHERE</w:t>
      </w:r>
      <w:r w:rsidRPr="004F07DC">
        <w:rPr>
          <w:rFonts w:ascii="Cascadia Mono" w:hAnsi="Cascadia Mono" w:cs="Cascadia Mono"/>
          <w:noProof w:val="0"/>
          <w:color w:val="000000"/>
          <w:kern w:val="0"/>
          <w:sz w:val="24"/>
          <w:szCs w:val="24"/>
          <w:lang w:val="en-US"/>
        </w:rPr>
        <w:t xml:space="preserve"> ID </w:t>
      </w:r>
      <w:r w:rsidRPr="004F07DC">
        <w:rPr>
          <w:rFonts w:ascii="Cascadia Mono" w:hAnsi="Cascadia Mono" w:cs="Cascadia Mono"/>
          <w:noProof w:val="0"/>
          <w:color w:val="808080"/>
          <w:kern w:val="0"/>
          <w:sz w:val="24"/>
          <w:szCs w:val="24"/>
          <w:lang w:val="en-US"/>
        </w:rPr>
        <w:t>=</w:t>
      </w:r>
      <w:r w:rsidRPr="004F07DC">
        <w:rPr>
          <w:rFonts w:ascii="Cascadia Mono" w:hAnsi="Cascadia Mono" w:cs="Cascadia Mono"/>
          <w:noProof w:val="0"/>
          <w:color w:val="000000"/>
          <w:kern w:val="0"/>
          <w:sz w:val="24"/>
          <w:szCs w:val="24"/>
          <w:lang w:val="en-US"/>
        </w:rPr>
        <w:t xml:space="preserve"> @tableID</w:t>
      </w:r>
      <w:r w:rsidRPr="004F07DC">
        <w:rPr>
          <w:rFonts w:ascii="Cascadia Mono" w:hAnsi="Cascadia Mono" w:cs="Cascadia Mono"/>
          <w:noProof w:val="0"/>
          <w:color w:val="808080"/>
          <w:kern w:val="0"/>
          <w:sz w:val="24"/>
          <w:szCs w:val="24"/>
          <w:lang w:val="en-US"/>
        </w:rPr>
        <w:t>)</w:t>
      </w:r>
      <w:r w:rsidRPr="004F07DC">
        <w:rPr>
          <w:rFonts w:ascii="Cascadia Mono" w:hAnsi="Cascadia Mono" w:cs="Cascadia Mono"/>
          <w:noProof w:val="0"/>
          <w:color w:val="000000"/>
          <w:kern w:val="0"/>
          <w:sz w:val="24"/>
          <w:szCs w:val="24"/>
          <w:lang w:val="en-US"/>
        </w:rPr>
        <w:t xml:space="preserve"> </w:t>
      </w:r>
      <w:r w:rsidRPr="004F07DC">
        <w:rPr>
          <w:rFonts w:ascii="Cascadia Mono" w:hAnsi="Cascadia Mono" w:cs="Cascadia Mono"/>
          <w:noProof w:val="0"/>
          <w:color w:val="808080"/>
          <w:kern w:val="0"/>
          <w:sz w:val="24"/>
          <w:szCs w:val="24"/>
          <w:lang w:val="en-US"/>
        </w:rPr>
        <w:t>=</w:t>
      </w:r>
      <w:r w:rsidRPr="004F07DC">
        <w:rPr>
          <w:rFonts w:ascii="Cascadia Mono" w:hAnsi="Cascadia Mono" w:cs="Cascadia Mono"/>
          <w:noProof w:val="0"/>
          <w:color w:val="000000"/>
          <w:kern w:val="0"/>
          <w:sz w:val="24"/>
          <w:szCs w:val="24"/>
          <w:lang w:val="en-US"/>
        </w:rPr>
        <w:t xml:space="preserve"> </w:t>
      </w:r>
      <w:r w:rsidRPr="004F07DC">
        <w:rPr>
          <w:rFonts w:ascii="Cascadia Mono" w:hAnsi="Cascadia Mono" w:cs="Cascadia Mono"/>
          <w:noProof w:val="0"/>
          <w:color w:val="FF0000"/>
          <w:kern w:val="0"/>
          <w:sz w:val="24"/>
          <w:szCs w:val="24"/>
          <w:lang w:val="en-US"/>
        </w:rPr>
        <w:t>'Occupied'</w:t>
      </w:r>
    </w:p>
    <w:p w14:paraId="333162CE" w14:textId="77777777" w:rsidR="004F07DC" w:rsidRPr="004F07DC" w:rsidRDefault="004F07DC" w:rsidP="004F07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4F07DC">
        <w:rPr>
          <w:rFonts w:ascii="Cascadia Mono" w:hAnsi="Cascadia Mono" w:cs="Cascadia Mono"/>
          <w:noProof w:val="0"/>
          <w:color w:val="000000"/>
          <w:kern w:val="0"/>
          <w:sz w:val="24"/>
          <w:szCs w:val="24"/>
          <w:lang w:val="en-US"/>
        </w:rPr>
        <w:tab/>
      </w:r>
      <w:r w:rsidRPr="004F07DC">
        <w:rPr>
          <w:rFonts w:ascii="Cascadia Mono" w:hAnsi="Cascadia Mono" w:cs="Cascadia Mono"/>
          <w:noProof w:val="0"/>
          <w:color w:val="000000"/>
          <w:kern w:val="0"/>
          <w:sz w:val="24"/>
          <w:szCs w:val="24"/>
          <w:lang w:val="en-US"/>
        </w:rPr>
        <w:tab/>
      </w:r>
      <w:r w:rsidRPr="004F07DC">
        <w:rPr>
          <w:rFonts w:ascii="Cascadia Mono" w:hAnsi="Cascadia Mono" w:cs="Cascadia Mono"/>
          <w:noProof w:val="0"/>
          <w:color w:val="000000"/>
          <w:kern w:val="0"/>
          <w:sz w:val="24"/>
          <w:szCs w:val="24"/>
          <w:lang w:val="en-US"/>
        </w:rPr>
        <w:tab/>
      </w:r>
      <w:r w:rsidRPr="004F07DC">
        <w:rPr>
          <w:rFonts w:ascii="Cascadia Mono" w:hAnsi="Cascadia Mono" w:cs="Cascadia Mono"/>
          <w:noProof w:val="0"/>
          <w:color w:val="000000"/>
          <w:kern w:val="0"/>
          <w:sz w:val="24"/>
          <w:szCs w:val="24"/>
          <w:lang w:val="en-US"/>
        </w:rPr>
        <w:tab/>
      </w:r>
      <w:r w:rsidRPr="004F07DC">
        <w:rPr>
          <w:rFonts w:ascii="Cascadia Mono" w:hAnsi="Cascadia Mono" w:cs="Cascadia Mono"/>
          <w:noProof w:val="0"/>
          <w:color w:val="FF00FF"/>
          <w:kern w:val="0"/>
          <w:sz w:val="24"/>
          <w:szCs w:val="24"/>
          <w:lang w:val="en-US"/>
        </w:rPr>
        <w:t>UPDATE</w:t>
      </w:r>
      <w:r w:rsidRPr="004F07DC">
        <w:rPr>
          <w:rFonts w:ascii="Cascadia Mono" w:hAnsi="Cascadia Mono" w:cs="Cascadia Mono"/>
          <w:noProof w:val="0"/>
          <w:color w:val="000000"/>
          <w:kern w:val="0"/>
          <w:sz w:val="24"/>
          <w:szCs w:val="24"/>
          <w:lang w:val="en-US"/>
        </w:rPr>
        <w:t xml:space="preserve"> [Table] </w:t>
      </w:r>
      <w:r w:rsidRPr="004F07DC">
        <w:rPr>
          <w:rFonts w:ascii="Cascadia Mono" w:hAnsi="Cascadia Mono" w:cs="Cascadia Mono"/>
          <w:noProof w:val="0"/>
          <w:color w:val="0000FF"/>
          <w:kern w:val="0"/>
          <w:sz w:val="24"/>
          <w:szCs w:val="24"/>
          <w:lang w:val="en-US"/>
        </w:rPr>
        <w:t>SET</w:t>
      </w:r>
      <w:r w:rsidRPr="004F07DC">
        <w:rPr>
          <w:rFonts w:ascii="Cascadia Mono" w:hAnsi="Cascadia Mono" w:cs="Cascadia Mono"/>
          <w:noProof w:val="0"/>
          <w:color w:val="000000"/>
          <w:kern w:val="0"/>
          <w:sz w:val="24"/>
          <w:szCs w:val="24"/>
          <w:lang w:val="en-US"/>
        </w:rPr>
        <w:t xml:space="preserve"> </w:t>
      </w:r>
      <w:r w:rsidRPr="004F07DC">
        <w:rPr>
          <w:rFonts w:ascii="Cascadia Mono" w:hAnsi="Cascadia Mono" w:cs="Cascadia Mono"/>
          <w:noProof w:val="0"/>
          <w:color w:val="0000FF"/>
          <w:kern w:val="0"/>
          <w:sz w:val="24"/>
          <w:szCs w:val="24"/>
          <w:lang w:val="en-US"/>
        </w:rPr>
        <w:t>status</w:t>
      </w:r>
      <w:r w:rsidRPr="004F07DC">
        <w:rPr>
          <w:rFonts w:ascii="Cascadia Mono" w:hAnsi="Cascadia Mono" w:cs="Cascadia Mono"/>
          <w:noProof w:val="0"/>
          <w:color w:val="000000"/>
          <w:kern w:val="0"/>
          <w:sz w:val="24"/>
          <w:szCs w:val="24"/>
          <w:lang w:val="en-US"/>
        </w:rPr>
        <w:t xml:space="preserve"> </w:t>
      </w:r>
      <w:r w:rsidRPr="004F07DC">
        <w:rPr>
          <w:rFonts w:ascii="Cascadia Mono" w:hAnsi="Cascadia Mono" w:cs="Cascadia Mono"/>
          <w:noProof w:val="0"/>
          <w:color w:val="808080"/>
          <w:kern w:val="0"/>
          <w:sz w:val="24"/>
          <w:szCs w:val="24"/>
          <w:lang w:val="en-US"/>
        </w:rPr>
        <w:t>=</w:t>
      </w:r>
      <w:r w:rsidRPr="004F07DC">
        <w:rPr>
          <w:rFonts w:ascii="Cascadia Mono" w:hAnsi="Cascadia Mono" w:cs="Cascadia Mono"/>
          <w:noProof w:val="0"/>
          <w:color w:val="000000"/>
          <w:kern w:val="0"/>
          <w:sz w:val="24"/>
          <w:szCs w:val="24"/>
          <w:lang w:val="en-US"/>
        </w:rPr>
        <w:t xml:space="preserve"> </w:t>
      </w:r>
      <w:r w:rsidRPr="004F07DC">
        <w:rPr>
          <w:rFonts w:ascii="Cascadia Mono" w:hAnsi="Cascadia Mono" w:cs="Cascadia Mono"/>
          <w:noProof w:val="0"/>
          <w:color w:val="FF0000"/>
          <w:kern w:val="0"/>
          <w:sz w:val="24"/>
          <w:szCs w:val="24"/>
          <w:lang w:val="en-US"/>
        </w:rPr>
        <w:t>'Available'</w:t>
      </w:r>
      <w:r w:rsidRPr="004F07DC">
        <w:rPr>
          <w:rFonts w:ascii="Cascadia Mono" w:hAnsi="Cascadia Mono" w:cs="Cascadia Mono"/>
          <w:noProof w:val="0"/>
          <w:color w:val="000000"/>
          <w:kern w:val="0"/>
          <w:sz w:val="24"/>
          <w:szCs w:val="24"/>
          <w:lang w:val="en-US"/>
        </w:rPr>
        <w:t xml:space="preserve"> </w:t>
      </w:r>
      <w:r w:rsidRPr="004F07DC">
        <w:rPr>
          <w:rFonts w:ascii="Cascadia Mono" w:hAnsi="Cascadia Mono" w:cs="Cascadia Mono"/>
          <w:noProof w:val="0"/>
          <w:color w:val="0000FF"/>
          <w:kern w:val="0"/>
          <w:sz w:val="24"/>
          <w:szCs w:val="24"/>
          <w:lang w:val="en-US"/>
        </w:rPr>
        <w:t>WHERE</w:t>
      </w:r>
      <w:r w:rsidRPr="004F07DC">
        <w:rPr>
          <w:rFonts w:ascii="Cascadia Mono" w:hAnsi="Cascadia Mono" w:cs="Cascadia Mono"/>
          <w:noProof w:val="0"/>
          <w:color w:val="000000"/>
          <w:kern w:val="0"/>
          <w:sz w:val="24"/>
          <w:szCs w:val="24"/>
          <w:lang w:val="en-US"/>
        </w:rPr>
        <w:t xml:space="preserve"> ID </w:t>
      </w:r>
      <w:r w:rsidRPr="004F07DC">
        <w:rPr>
          <w:rFonts w:ascii="Cascadia Mono" w:hAnsi="Cascadia Mono" w:cs="Cascadia Mono"/>
          <w:noProof w:val="0"/>
          <w:color w:val="808080"/>
          <w:kern w:val="0"/>
          <w:sz w:val="24"/>
          <w:szCs w:val="24"/>
          <w:lang w:val="en-US"/>
        </w:rPr>
        <w:t>=</w:t>
      </w:r>
      <w:r w:rsidRPr="004F07DC">
        <w:rPr>
          <w:rFonts w:ascii="Cascadia Mono" w:hAnsi="Cascadia Mono" w:cs="Cascadia Mono"/>
          <w:noProof w:val="0"/>
          <w:color w:val="000000"/>
          <w:kern w:val="0"/>
          <w:sz w:val="24"/>
          <w:szCs w:val="24"/>
          <w:lang w:val="en-US"/>
        </w:rPr>
        <w:t xml:space="preserve"> @tableID</w:t>
      </w:r>
    </w:p>
    <w:p w14:paraId="08A853BB" w14:textId="77777777" w:rsidR="004F07DC" w:rsidRPr="004F07DC" w:rsidRDefault="004F07DC" w:rsidP="004F07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4F07DC">
        <w:rPr>
          <w:rFonts w:ascii="Cascadia Mono" w:hAnsi="Cascadia Mono" w:cs="Cascadia Mono"/>
          <w:noProof w:val="0"/>
          <w:color w:val="000000"/>
          <w:kern w:val="0"/>
          <w:sz w:val="24"/>
          <w:szCs w:val="24"/>
          <w:lang w:val="en-US"/>
        </w:rPr>
        <w:tab/>
      </w:r>
      <w:r w:rsidRPr="004F07DC">
        <w:rPr>
          <w:rFonts w:ascii="Cascadia Mono" w:hAnsi="Cascadia Mono" w:cs="Cascadia Mono"/>
          <w:noProof w:val="0"/>
          <w:color w:val="000000"/>
          <w:kern w:val="0"/>
          <w:sz w:val="24"/>
          <w:szCs w:val="24"/>
          <w:lang w:val="en-US"/>
        </w:rPr>
        <w:tab/>
      </w:r>
      <w:r w:rsidRPr="004F07DC">
        <w:rPr>
          <w:rFonts w:ascii="Cascadia Mono" w:hAnsi="Cascadia Mono" w:cs="Cascadia Mono"/>
          <w:noProof w:val="0"/>
          <w:color w:val="000000"/>
          <w:kern w:val="0"/>
          <w:sz w:val="24"/>
          <w:szCs w:val="24"/>
          <w:lang w:val="en-US"/>
        </w:rPr>
        <w:tab/>
      </w:r>
      <w:r w:rsidRPr="004F07DC">
        <w:rPr>
          <w:rFonts w:ascii="Cascadia Mono" w:hAnsi="Cascadia Mono" w:cs="Cascadia Mono"/>
          <w:noProof w:val="0"/>
          <w:color w:val="0000FF"/>
          <w:kern w:val="0"/>
          <w:sz w:val="24"/>
          <w:szCs w:val="24"/>
          <w:lang w:val="en-US"/>
        </w:rPr>
        <w:t>DELETE</w:t>
      </w:r>
      <w:r w:rsidRPr="004F07DC">
        <w:rPr>
          <w:rFonts w:ascii="Cascadia Mono" w:hAnsi="Cascadia Mono" w:cs="Cascadia Mono"/>
          <w:noProof w:val="0"/>
          <w:color w:val="000000"/>
          <w:kern w:val="0"/>
          <w:sz w:val="24"/>
          <w:szCs w:val="24"/>
          <w:lang w:val="en-US"/>
        </w:rPr>
        <w:t xml:space="preserve"> </w:t>
      </w:r>
      <w:r w:rsidRPr="004F07DC">
        <w:rPr>
          <w:rFonts w:ascii="Cascadia Mono" w:hAnsi="Cascadia Mono" w:cs="Cascadia Mono"/>
          <w:noProof w:val="0"/>
          <w:color w:val="0000FF"/>
          <w:kern w:val="0"/>
          <w:sz w:val="24"/>
          <w:szCs w:val="24"/>
          <w:lang w:val="en-US"/>
        </w:rPr>
        <w:t>FROM</w:t>
      </w:r>
      <w:r w:rsidRPr="004F07DC">
        <w:rPr>
          <w:rFonts w:ascii="Cascadia Mono" w:hAnsi="Cascadia Mono" w:cs="Cascadia Mono"/>
          <w:noProof w:val="0"/>
          <w:color w:val="000000"/>
          <w:kern w:val="0"/>
          <w:sz w:val="24"/>
          <w:szCs w:val="24"/>
          <w:lang w:val="en-US"/>
        </w:rPr>
        <w:t xml:space="preserve"> Bill </w:t>
      </w:r>
      <w:r w:rsidRPr="004F07DC">
        <w:rPr>
          <w:rFonts w:ascii="Cascadia Mono" w:hAnsi="Cascadia Mono" w:cs="Cascadia Mono"/>
          <w:noProof w:val="0"/>
          <w:color w:val="0000FF"/>
          <w:kern w:val="0"/>
          <w:sz w:val="24"/>
          <w:szCs w:val="24"/>
          <w:lang w:val="en-US"/>
        </w:rPr>
        <w:t>WHERE</w:t>
      </w:r>
      <w:r w:rsidRPr="004F07DC">
        <w:rPr>
          <w:rFonts w:ascii="Cascadia Mono" w:hAnsi="Cascadia Mono" w:cs="Cascadia Mono"/>
          <w:noProof w:val="0"/>
          <w:color w:val="000000"/>
          <w:kern w:val="0"/>
          <w:sz w:val="24"/>
          <w:szCs w:val="24"/>
          <w:lang w:val="en-US"/>
        </w:rPr>
        <w:t xml:space="preserve"> ID </w:t>
      </w:r>
      <w:r w:rsidRPr="004F07DC">
        <w:rPr>
          <w:rFonts w:ascii="Cascadia Mono" w:hAnsi="Cascadia Mono" w:cs="Cascadia Mono"/>
          <w:noProof w:val="0"/>
          <w:color w:val="808080"/>
          <w:kern w:val="0"/>
          <w:sz w:val="24"/>
          <w:szCs w:val="24"/>
          <w:lang w:val="en-US"/>
        </w:rPr>
        <w:t>=</w:t>
      </w:r>
      <w:r w:rsidRPr="004F07DC">
        <w:rPr>
          <w:rFonts w:ascii="Cascadia Mono" w:hAnsi="Cascadia Mono" w:cs="Cascadia Mono"/>
          <w:noProof w:val="0"/>
          <w:color w:val="000000"/>
          <w:kern w:val="0"/>
          <w:sz w:val="24"/>
          <w:szCs w:val="24"/>
          <w:lang w:val="en-US"/>
        </w:rPr>
        <w:t xml:space="preserve"> @billID</w:t>
      </w:r>
    </w:p>
    <w:p w14:paraId="3CA0D236" w14:textId="77777777" w:rsidR="004F07DC" w:rsidRPr="004F07DC" w:rsidRDefault="004F07DC" w:rsidP="004F07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4F07DC">
        <w:rPr>
          <w:rFonts w:ascii="Cascadia Mono" w:hAnsi="Cascadia Mono" w:cs="Cascadia Mono"/>
          <w:noProof w:val="0"/>
          <w:color w:val="000000"/>
          <w:kern w:val="0"/>
          <w:sz w:val="24"/>
          <w:szCs w:val="24"/>
          <w:lang w:val="en-US"/>
        </w:rPr>
        <w:tab/>
      </w:r>
      <w:r w:rsidRPr="004F07DC">
        <w:rPr>
          <w:rFonts w:ascii="Cascadia Mono" w:hAnsi="Cascadia Mono" w:cs="Cascadia Mono"/>
          <w:noProof w:val="0"/>
          <w:color w:val="000000"/>
          <w:kern w:val="0"/>
          <w:sz w:val="24"/>
          <w:szCs w:val="24"/>
          <w:lang w:val="en-US"/>
        </w:rPr>
        <w:tab/>
      </w:r>
      <w:r w:rsidRPr="004F07DC">
        <w:rPr>
          <w:rFonts w:ascii="Cascadia Mono" w:hAnsi="Cascadia Mono" w:cs="Cascadia Mono"/>
          <w:noProof w:val="0"/>
          <w:color w:val="000000"/>
          <w:kern w:val="0"/>
          <w:sz w:val="24"/>
          <w:szCs w:val="24"/>
          <w:lang w:val="en-US"/>
        </w:rPr>
        <w:tab/>
      </w:r>
      <w:r w:rsidRPr="004F07DC">
        <w:rPr>
          <w:rFonts w:ascii="Cascadia Mono" w:hAnsi="Cascadia Mono" w:cs="Cascadia Mono"/>
          <w:noProof w:val="0"/>
          <w:color w:val="0000FF"/>
          <w:kern w:val="0"/>
          <w:sz w:val="24"/>
          <w:szCs w:val="24"/>
          <w:lang w:val="en-US"/>
        </w:rPr>
        <w:t>COMMIT</w:t>
      </w:r>
      <w:r w:rsidRPr="004F07DC">
        <w:rPr>
          <w:rFonts w:ascii="Cascadia Mono" w:hAnsi="Cascadia Mono" w:cs="Cascadia Mono"/>
          <w:noProof w:val="0"/>
          <w:color w:val="000000"/>
          <w:kern w:val="0"/>
          <w:sz w:val="24"/>
          <w:szCs w:val="24"/>
          <w:lang w:val="en-US"/>
        </w:rPr>
        <w:t xml:space="preserve"> </w:t>
      </w:r>
      <w:r w:rsidRPr="004F07DC">
        <w:rPr>
          <w:rFonts w:ascii="Cascadia Mono" w:hAnsi="Cascadia Mono" w:cs="Cascadia Mono"/>
          <w:noProof w:val="0"/>
          <w:color w:val="0000FF"/>
          <w:kern w:val="0"/>
          <w:sz w:val="24"/>
          <w:szCs w:val="24"/>
          <w:lang w:val="en-US"/>
        </w:rPr>
        <w:t>TRANSACTION</w:t>
      </w:r>
    </w:p>
    <w:p w14:paraId="00AD3654" w14:textId="77777777" w:rsidR="004F07DC" w:rsidRPr="004F07DC" w:rsidRDefault="004F07DC" w:rsidP="004F07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4F07DC">
        <w:rPr>
          <w:rFonts w:ascii="Cascadia Mono" w:hAnsi="Cascadia Mono" w:cs="Cascadia Mono"/>
          <w:noProof w:val="0"/>
          <w:color w:val="000000"/>
          <w:kern w:val="0"/>
          <w:sz w:val="24"/>
          <w:szCs w:val="24"/>
          <w:lang w:val="en-US"/>
        </w:rPr>
        <w:tab/>
      </w:r>
      <w:r w:rsidRPr="004F07DC">
        <w:rPr>
          <w:rFonts w:ascii="Cascadia Mono" w:hAnsi="Cascadia Mono" w:cs="Cascadia Mono"/>
          <w:noProof w:val="0"/>
          <w:color w:val="000000"/>
          <w:kern w:val="0"/>
          <w:sz w:val="24"/>
          <w:szCs w:val="24"/>
          <w:lang w:val="en-US"/>
        </w:rPr>
        <w:tab/>
      </w:r>
      <w:r w:rsidRPr="004F07DC">
        <w:rPr>
          <w:rFonts w:ascii="Cascadia Mono" w:hAnsi="Cascadia Mono" w:cs="Cascadia Mono"/>
          <w:noProof w:val="0"/>
          <w:color w:val="0000FF"/>
          <w:kern w:val="0"/>
          <w:sz w:val="24"/>
          <w:szCs w:val="24"/>
          <w:lang w:val="en-US"/>
        </w:rPr>
        <w:t>END</w:t>
      </w:r>
      <w:r w:rsidRPr="004F07DC">
        <w:rPr>
          <w:rFonts w:ascii="Cascadia Mono" w:hAnsi="Cascadia Mono" w:cs="Cascadia Mono"/>
          <w:noProof w:val="0"/>
          <w:color w:val="000000"/>
          <w:kern w:val="0"/>
          <w:sz w:val="24"/>
          <w:szCs w:val="24"/>
          <w:lang w:val="en-US"/>
        </w:rPr>
        <w:t xml:space="preserve"> </w:t>
      </w:r>
      <w:r w:rsidRPr="004F07DC">
        <w:rPr>
          <w:rFonts w:ascii="Cascadia Mono" w:hAnsi="Cascadia Mono" w:cs="Cascadia Mono"/>
          <w:noProof w:val="0"/>
          <w:color w:val="0000FF"/>
          <w:kern w:val="0"/>
          <w:sz w:val="24"/>
          <w:szCs w:val="24"/>
          <w:lang w:val="en-US"/>
        </w:rPr>
        <w:t>TRY</w:t>
      </w:r>
    </w:p>
    <w:p w14:paraId="1009E213" w14:textId="77777777" w:rsidR="004F07DC" w:rsidRPr="004F07DC" w:rsidRDefault="004F07DC" w:rsidP="004F07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4F07DC">
        <w:rPr>
          <w:rFonts w:ascii="Cascadia Mono" w:hAnsi="Cascadia Mono" w:cs="Cascadia Mono"/>
          <w:noProof w:val="0"/>
          <w:color w:val="000000"/>
          <w:kern w:val="0"/>
          <w:sz w:val="24"/>
          <w:szCs w:val="24"/>
          <w:lang w:val="en-US"/>
        </w:rPr>
        <w:tab/>
      </w:r>
      <w:r w:rsidRPr="004F07DC">
        <w:rPr>
          <w:rFonts w:ascii="Cascadia Mono" w:hAnsi="Cascadia Mono" w:cs="Cascadia Mono"/>
          <w:noProof w:val="0"/>
          <w:color w:val="000000"/>
          <w:kern w:val="0"/>
          <w:sz w:val="24"/>
          <w:szCs w:val="24"/>
          <w:lang w:val="en-US"/>
        </w:rPr>
        <w:tab/>
      </w:r>
      <w:r w:rsidRPr="004F07DC">
        <w:rPr>
          <w:rFonts w:ascii="Cascadia Mono" w:hAnsi="Cascadia Mono" w:cs="Cascadia Mono"/>
          <w:noProof w:val="0"/>
          <w:color w:val="0000FF"/>
          <w:kern w:val="0"/>
          <w:sz w:val="24"/>
          <w:szCs w:val="24"/>
          <w:lang w:val="en-US"/>
        </w:rPr>
        <w:t>BEGIN</w:t>
      </w:r>
      <w:r w:rsidRPr="004F07DC">
        <w:rPr>
          <w:rFonts w:ascii="Cascadia Mono" w:hAnsi="Cascadia Mono" w:cs="Cascadia Mono"/>
          <w:noProof w:val="0"/>
          <w:color w:val="000000"/>
          <w:kern w:val="0"/>
          <w:sz w:val="24"/>
          <w:szCs w:val="24"/>
          <w:lang w:val="en-US"/>
        </w:rPr>
        <w:t xml:space="preserve"> </w:t>
      </w:r>
      <w:r w:rsidRPr="004F07DC">
        <w:rPr>
          <w:rFonts w:ascii="Cascadia Mono" w:hAnsi="Cascadia Mono" w:cs="Cascadia Mono"/>
          <w:noProof w:val="0"/>
          <w:color w:val="0000FF"/>
          <w:kern w:val="0"/>
          <w:sz w:val="24"/>
          <w:szCs w:val="24"/>
          <w:lang w:val="en-US"/>
        </w:rPr>
        <w:t>CATCH</w:t>
      </w:r>
    </w:p>
    <w:p w14:paraId="6632B729" w14:textId="77777777" w:rsidR="004F07DC" w:rsidRPr="004F07DC" w:rsidRDefault="004F07DC" w:rsidP="004F07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4F07DC">
        <w:rPr>
          <w:rFonts w:ascii="Cascadia Mono" w:hAnsi="Cascadia Mono" w:cs="Cascadia Mono"/>
          <w:noProof w:val="0"/>
          <w:color w:val="000000"/>
          <w:kern w:val="0"/>
          <w:sz w:val="24"/>
          <w:szCs w:val="24"/>
          <w:lang w:val="en-US"/>
        </w:rPr>
        <w:tab/>
      </w:r>
      <w:r w:rsidRPr="004F07DC">
        <w:rPr>
          <w:rFonts w:ascii="Cascadia Mono" w:hAnsi="Cascadia Mono" w:cs="Cascadia Mono"/>
          <w:noProof w:val="0"/>
          <w:color w:val="000000"/>
          <w:kern w:val="0"/>
          <w:sz w:val="24"/>
          <w:szCs w:val="24"/>
          <w:lang w:val="en-US"/>
        </w:rPr>
        <w:tab/>
      </w:r>
      <w:r w:rsidRPr="004F07DC">
        <w:rPr>
          <w:rFonts w:ascii="Cascadia Mono" w:hAnsi="Cascadia Mono" w:cs="Cascadia Mono"/>
          <w:noProof w:val="0"/>
          <w:color w:val="000000"/>
          <w:kern w:val="0"/>
          <w:sz w:val="24"/>
          <w:szCs w:val="24"/>
          <w:lang w:val="en-US"/>
        </w:rPr>
        <w:tab/>
      </w:r>
      <w:r w:rsidRPr="004F07DC">
        <w:rPr>
          <w:rFonts w:ascii="Cascadia Mono" w:hAnsi="Cascadia Mono" w:cs="Cascadia Mono"/>
          <w:noProof w:val="0"/>
          <w:color w:val="0000FF"/>
          <w:kern w:val="0"/>
          <w:sz w:val="24"/>
          <w:szCs w:val="24"/>
          <w:lang w:val="en-US"/>
        </w:rPr>
        <w:t>ROLLBACK</w:t>
      </w:r>
      <w:r w:rsidRPr="004F07DC">
        <w:rPr>
          <w:rFonts w:ascii="Cascadia Mono" w:hAnsi="Cascadia Mono" w:cs="Cascadia Mono"/>
          <w:noProof w:val="0"/>
          <w:color w:val="000000"/>
          <w:kern w:val="0"/>
          <w:sz w:val="24"/>
          <w:szCs w:val="24"/>
          <w:lang w:val="en-US"/>
        </w:rPr>
        <w:t xml:space="preserve"> </w:t>
      </w:r>
      <w:r w:rsidRPr="004F07DC">
        <w:rPr>
          <w:rFonts w:ascii="Cascadia Mono" w:hAnsi="Cascadia Mono" w:cs="Cascadia Mono"/>
          <w:noProof w:val="0"/>
          <w:color w:val="0000FF"/>
          <w:kern w:val="0"/>
          <w:sz w:val="24"/>
          <w:szCs w:val="24"/>
          <w:lang w:val="en-US"/>
        </w:rPr>
        <w:t>TRANSACTION</w:t>
      </w:r>
    </w:p>
    <w:p w14:paraId="42A99771" w14:textId="77777777" w:rsidR="004F07DC" w:rsidRPr="004F07DC" w:rsidRDefault="004F07DC" w:rsidP="004F07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4F07DC">
        <w:rPr>
          <w:rFonts w:ascii="Cascadia Mono" w:hAnsi="Cascadia Mono" w:cs="Cascadia Mono"/>
          <w:noProof w:val="0"/>
          <w:color w:val="000000"/>
          <w:kern w:val="0"/>
          <w:sz w:val="24"/>
          <w:szCs w:val="24"/>
          <w:lang w:val="en-US"/>
        </w:rPr>
        <w:tab/>
      </w:r>
      <w:r w:rsidRPr="004F07DC">
        <w:rPr>
          <w:rFonts w:ascii="Cascadia Mono" w:hAnsi="Cascadia Mono" w:cs="Cascadia Mono"/>
          <w:noProof w:val="0"/>
          <w:color w:val="000000"/>
          <w:kern w:val="0"/>
          <w:sz w:val="24"/>
          <w:szCs w:val="24"/>
          <w:lang w:val="en-US"/>
        </w:rPr>
        <w:tab/>
      </w:r>
      <w:r w:rsidRPr="004F07DC">
        <w:rPr>
          <w:rFonts w:ascii="Cascadia Mono" w:hAnsi="Cascadia Mono" w:cs="Cascadia Mono"/>
          <w:noProof w:val="0"/>
          <w:color w:val="000000"/>
          <w:kern w:val="0"/>
          <w:sz w:val="24"/>
          <w:szCs w:val="24"/>
          <w:lang w:val="en-US"/>
        </w:rPr>
        <w:tab/>
      </w:r>
      <w:r w:rsidRPr="004F07DC">
        <w:rPr>
          <w:rFonts w:ascii="Cascadia Mono" w:hAnsi="Cascadia Mono" w:cs="Cascadia Mono"/>
          <w:noProof w:val="0"/>
          <w:color w:val="0000FF"/>
          <w:kern w:val="0"/>
          <w:sz w:val="24"/>
          <w:szCs w:val="24"/>
          <w:lang w:val="en-US"/>
        </w:rPr>
        <w:t>SET</w:t>
      </w:r>
      <w:r w:rsidRPr="004F07DC">
        <w:rPr>
          <w:rFonts w:ascii="Cascadia Mono" w:hAnsi="Cascadia Mono" w:cs="Cascadia Mono"/>
          <w:noProof w:val="0"/>
          <w:color w:val="000000"/>
          <w:kern w:val="0"/>
          <w:sz w:val="24"/>
          <w:szCs w:val="24"/>
          <w:lang w:val="en-US"/>
        </w:rPr>
        <w:t xml:space="preserve"> @errorMessage </w:t>
      </w:r>
      <w:r w:rsidRPr="004F07DC">
        <w:rPr>
          <w:rFonts w:ascii="Cascadia Mono" w:hAnsi="Cascadia Mono" w:cs="Cascadia Mono"/>
          <w:noProof w:val="0"/>
          <w:color w:val="808080"/>
          <w:kern w:val="0"/>
          <w:sz w:val="24"/>
          <w:szCs w:val="24"/>
          <w:lang w:val="en-US"/>
        </w:rPr>
        <w:t>=</w:t>
      </w:r>
      <w:r w:rsidRPr="004F07DC">
        <w:rPr>
          <w:rFonts w:ascii="Cascadia Mono" w:hAnsi="Cascadia Mono" w:cs="Cascadia Mono"/>
          <w:noProof w:val="0"/>
          <w:color w:val="000000"/>
          <w:kern w:val="0"/>
          <w:sz w:val="24"/>
          <w:szCs w:val="24"/>
          <w:lang w:val="en-US"/>
        </w:rPr>
        <w:t xml:space="preserve"> </w:t>
      </w:r>
      <w:r w:rsidRPr="004F07DC">
        <w:rPr>
          <w:rFonts w:ascii="Cascadia Mono" w:hAnsi="Cascadia Mono" w:cs="Cascadia Mono"/>
          <w:noProof w:val="0"/>
          <w:color w:val="FF00FF"/>
          <w:kern w:val="0"/>
          <w:sz w:val="24"/>
          <w:szCs w:val="24"/>
          <w:lang w:val="en-US"/>
        </w:rPr>
        <w:t>ERROR_</w:t>
      </w:r>
      <w:proofErr w:type="gramStart"/>
      <w:r w:rsidRPr="004F07DC">
        <w:rPr>
          <w:rFonts w:ascii="Cascadia Mono" w:hAnsi="Cascadia Mono" w:cs="Cascadia Mono"/>
          <w:noProof w:val="0"/>
          <w:color w:val="FF00FF"/>
          <w:kern w:val="0"/>
          <w:sz w:val="24"/>
          <w:szCs w:val="24"/>
          <w:lang w:val="en-US"/>
        </w:rPr>
        <w:t>MESSAGE</w:t>
      </w:r>
      <w:r w:rsidRPr="004F07DC">
        <w:rPr>
          <w:rFonts w:ascii="Cascadia Mono" w:hAnsi="Cascadia Mono" w:cs="Cascadia Mono"/>
          <w:noProof w:val="0"/>
          <w:color w:val="808080"/>
          <w:kern w:val="0"/>
          <w:sz w:val="24"/>
          <w:szCs w:val="24"/>
          <w:lang w:val="en-US"/>
        </w:rPr>
        <w:t>(</w:t>
      </w:r>
      <w:proofErr w:type="gramEnd"/>
      <w:r w:rsidRPr="004F07DC">
        <w:rPr>
          <w:rFonts w:ascii="Cascadia Mono" w:hAnsi="Cascadia Mono" w:cs="Cascadia Mono"/>
          <w:noProof w:val="0"/>
          <w:color w:val="808080"/>
          <w:kern w:val="0"/>
          <w:sz w:val="24"/>
          <w:szCs w:val="24"/>
          <w:lang w:val="en-US"/>
        </w:rPr>
        <w:t>)</w:t>
      </w:r>
    </w:p>
    <w:p w14:paraId="7F23AFA6" w14:textId="77777777" w:rsidR="004F07DC" w:rsidRPr="004F07DC" w:rsidRDefault="004F07DC" w:rsidP="004F07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4F07DC">
        <w:rPr>
          <w:rFonts w:ascii="Cascadia Mono" w:hAnsi="Cascadia Mono" w:cs="Cascadia Mono"/>
          <w:noProof w:val="0"/>
          <w:color w:val="000000"/>
          <w:kern w:val="0"/>
          <w:sz w:val="24"/>
          <w:szCs w:val="24"/>
          <w:lang w:val="en-US"/>
        </w:rPr>
        <w:tab/>
      </w:r>
      <w:r w:rsidRPr="004F07DC">
        <w:rPr>
          <w:rFonts w:ascii="Cascadia Mono" w:hAnsi="Cascadia Mono" w:cs="Cascadia Mono"/>
          <w:noProof w:val="0"/>
          <w:color w:val="000000"/>
          <w:kern w:val="0"/>
          <w:sz w:val="24"/>
          <w:szCs w:val="24"/>
          <w:lang w:val="en-US"/>
        </w:rPr>
        <w:tab/>
      </w:r>
      <w:r w:rsidRPr="004F07DC">
        <w:rPr>
          <w:rFonts w:ascii="Cascadia Mono" w:hAnsi="Cascadia Mono" w:cs="Cascadia Mono"/>
          <w:noProof w:val="0"/>
          <w:color w:val="000000"/>
          <w:kern w:val="0"/>
          <w:sz w:val="24"/>
          <w:szCs w:val="24"/>
          <w:lang w:val="en-US"/>
        </w:rPr>
        <w:tab/>
      </w:r>
      <w:proofErr w:type="gramStart"/>
      <w:r w:rsidRPr="004F07DC">
        <w:rPr>
          <w:rFonts w:ascii="Cascadia Mono" w:hAnsi="Cascadia Mono" w:cs="Cascadia Mono"/>
          <w:noProof w:val="0"/>
          <w:color w:val="0000FF"/>
          <w:kern w:val="0"/>
          <w:sz w:val="24"/>
          <w:szCs w:val="24"/>
          <w:lang w:val="en-US"/>
        </w:rPr>
        <w:t>RAISERROR</w:t>
      </w:r>
      <w:r w:rsidRPr="004F07DC">
        <w:rPr>
          <w:rFonts w:ascii="Cascadia Mono" w:hAnsi="Cascadia Mono" w:cs="Cascadia Mono"/>
          <w:noProof w:val="0"/>
          <w:color w:val="808080"/>
          <w:kern w:val="0"/>
          <w:sz w:val="24"/>
          <w:szCs w:val="24"/>
          <w:lang w:val="en-US"/>
        </w:rPr>
        <w:t>(</w:t>
      </w:r>
      <w:proofErr w:type="gramEnd"/>
      <w:r w:rsidRPr="004F07DC">
        <w:rPr>
          <w:rFonts w:ascii="Cascadia Mono" w:hAnsi="Cascadia Mono" w:cs="Cascadia Mono"/>
          <w:noProof w:val="0"/>
          <w:color w:val="000000"/>
          <w:kern w:val="0"/>
          <w:sz w:val="24"/>
          <w:szCs w:val="24"/>
          <w:lang w:val="en-US"/>
        </w:rPr>
        <w:t>@errorMessage</w:t>
      </w:r>
      <w:r w:rsidRPr="004F07DC">
        <w:rPr>
          <w:rFonts w:ascii="Cascadia Mono" w:hAnsi="Cascadia Mono" w:cs="Cascadia Mono"/>
          <w:noProof w:val="0"/>
          <w:color w:val="808080"/>
          <w:kern w:val="0"/>
          <w:sz w:val="24"/>
          <w:szCs w:val="24"/>
          <w:lang w:val="en-US"/>
        </w:rPr>
        <w:t>,</w:t>
      </w:r>
      <w:r w:rsidRPr="004F07DC">
        <w:rPr>
          <w:rFonts w:ascii="Cascadia Mono" w:hAnsi="Cascadia Mono" w:cs="Cascadia Mono"/>
          <w:noProof w:val="0"/>
          <w:color w:val="000000"/>
          <w:kern w:val="0"/>
          <w:sz w:val="24"/>
          <w:szCs w:val="24"/>
          <w:lang w:val="en-US"/>
        </w:rPr>
        <w:t xml:space="preserve"> 16</w:t>
      </w:r>
      <w:r w:rsidRPr="004F07DC">
        <w:rPr>
          <w:rFonts w:ascii="Cascadia Mono" w:hAnsi="Cascadia Mono" w:cs="Cascadia Mono"/>
          <w:noProof w:val="0"/>
          <w:color w:val="808080"/>
          <w:kern w:val="0"/>
          <w:sz w:val="24"/>
          <w:szCs w:val="24"/>
          <w:lang w:val="en-US"/>
        </w:rPr>
        <w:t>,</w:t>
      </w:r>
      <w:r w:rsidRPr="004F07DC">
        <w:rPr>
          <w:rFonts w:ascii="Cascadia Mono" w:hAnsi="Cascadia Mono" w:cs="Cascadia Mono"/>
          <w:noProof w:val="0"/>
          <w:color w:val="000000"/>
          <w:kern w:val="0"/>
          <w:sz w:val="24"/>
          <w:szCs w:val="24"/>
          <w:lang w:val="en-US"/>
        </w:rPr>
        <w:t xml:space="preserve"> 1</w:t>
      </w:r>
      <w:r w:rsidRPr="004F07DC">
        <w:rPr>
          <w:rFonts w:ascii="Cascadia Mono" w:hAnsi="Cascadia Mono" w:cs="Cascadia Mono"/>
          <w:noProof w:val="0"/>
          <w:color w:val="808080"/>
          <w:kern w:val="0"/>
          <w:sz w:val="24"/>
          <w:szCs w:val="24"/>
          <w:lang w:val="en-US"/>
        </w:rPr>
        <w:t>)</w:t>
      </w:r>
    </w:p>
    <w:p w14:paraId="17167F33" w14:textId="77777777" w:rsidR="004F07DC" w:rsidRPr="004F07DC" w:rsidRDefault="004F07DC" w:rsidP="004F07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4F07DC">
        <w:rPr>
          <w:rFonts w:ascii="Cascadia Mono" w:hAnsi="Cascadia Mono" w:cs="Cascadia Mono"/>
          <w:noProof w:val="0"/>
          <w:color w:val="000000"/>
          <w:kern w:val="0"/>
          <w:sz w:val="24"/>
          <w:szCs w:val="24"/>
          <w:lang w:val="en-US"/>
        </w:rPr>
        <w:tab/>
      </w:r>
      <w:r w:rsidRPr="004F07DC">
        <w:rPr>
          <w:rFonts w:ascii="Cascadia Mono" w:hAnsi="Cascadia Mono" w:cs="Cascadia Mono"/>
          <w:noProof w:val="0"/>
          <w:color w:val="000000"/>
          <w:kern w:val="0"/>
          <w:sz w:val="24"/>
          <w:szCs w:val="24"/>
          <w:lang w:val="en-US"/>
        </w:rPr>
        <w:tab/>
      </w:r>
      <w:r w:rsidRPr="004F07DC">
        <w:rPr>
          <w:rFonts w:ascii="Cascadia Mono" w:hAnsi="Cascadia Mono" w:cs="Cascadia Mono"/>
          <w:noProof w:val="0"/>
          <w:color w:val="0000FF"/>
          <w:kern w:val="0"/>
          <w:sz w:val="24"/>
          <w:szCs w:val="24"/>
          <w:lang w:val="en-US"/>
        </w:rPr>
        <w:t>END</w:t>
      </w:r>
      <w:r w:rsidRPr="004F07DC">
        <w:rPr>
          <w:rFonts w:ascii="Cascadia Mono" w:hAnsi="Cascadia Mono" w:cs="Cascadia Mono"/>
          <w:noProof w:val="0"/>
          <w:color w:val="000000"/>
          <w:kern w:val="0"/>
          <w:sz w:val="24"/>
          <w:szCs w:val="24"/>
          <w:lang w:val="en-US"/>
        </w:rPr>
        <w:t xml:space="preserve"> </w:t>
      </w:r>
      <w:r w:rsidRPr="004F07DC">
        <w:rPr>
          <w:rFonts w:ascii="Cascadia Mono" w:hAnsi="Cascadia Mono" w:cs="Cascadia Mono"/>
          <w:noProof w:val="0"/>
          <w:color w:val="0000FF"/>
          <w:kern w:val="0"/>
          <w:sz w:val="24"/>
          <w:szCs w:val="24"/>
          <w:lang w:val="en-US"/>
        </w:rPr>
        <w:t>CATCH</w:t>
      </w:r>
    </w:p>
    <w:p w14:paraId="551A7FCC" w14:textId="77777777" w:rsidR="004F07DC" w:rsidRPr="004F07DC" w:rsidRDefault="004F07DC" w:rsidP="004F07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4F07DC">
        <w:rPr>
          <w:rFonts w:ascii="Cascadia Mono" w:hAnsi="Cascadia Mono" w:cs="Cascadia Mono"/>
          <w:noProof w:val="0"/>
          <w:color w:val="0000FF"/>
          <w:kern w:val="0"/>
          <w:sz w:val="24"/>
          <w:szCs w:val="24"/>
          <w:lang w:val="en-US"/>
        </w:rPr>
        <w:t>END</w:t>
      </w:r>
    </w:p>
    <w:p w14:paraId="53B03B6D" w14:textId="74A59EC1" w:rsidR="007C509C" w:rsidRPr="004F07DC" w:rsidRDefault="004F07DC" w:rsidP="004F07DC">
      <w:pPr>
        <w:pStyle w:val="ListParagraph"/>
        <w:pBdr>
          <w:top w:val="single" w:sz="4" w:space="1" w:color="auto"/>
          <w:left w:val="single" w:sz="4" w:space="4" w:color="auto"/>
          <w:bottom w:val="single" w:sz="4" w:space="1" w:color="auto"/>
          <w:right w:val="single" w:sz="4" w:space="4" w:color="auto"/>
        </w:pBdr>
        <w:spacing w:after="0" w:line="360" w:lineRule="auto"/>
        <w:ind w:left="1584"/>
        <w:rPr>
          <w:rFonts w:ascii="Cascadia Mono" w:hAnsi="Cascadia Mono" w:cs="Cascadia Mono"/>
          <w:noProof w:val="0"/>
          <w:color w:val="0000FF"/>
          <w:kern w:val="0"/>
          <w:sz w:val="24"/>
          <w:szCs w:val="24"/>
          <w:lang w:val="en-US"/>
        </w:rPr>
      </w:pPr>
      <w:r w:rsidRPr="004F07DC">
        <w:rPr>
          <w:rFonts w:ascii="Cascadia Mono" w:hAnsi="Cascadia Mono" w:cs="Cascadia Mono"/>
          <w:noProof w:val="0"/>
          <w:color w:val="0000FF"/>
          <w:kern w:val="0"/>
          <w:sz w:val="24"/>
          <w:szCs w:val="24"/>
          <w:lang w:val="en-US"/>
        </w:rPr>
        <w:t>GO</w:t>
      </w:r>
    </w:p>
    <w:p w14:paraId="3B8A0366" w14:textId="77777777" w:rsidR="004F07DC" w:rsidRDefault="004F07DC" w:rsidP="004F07DC">
      <w:pPr>
        <w:pStyle w:val="ListParagraph"/>
        <w:spacing w:after="0" w:line="360" w:lineRule="auto"/>
        <w:ind w:left="1584"/>
        <w:rPr>
          <w:rFonts w:ascii="Times New Roman" w:hAnsi="Times New Roman" w:cs="Times New Roman"/>
          <w:sz w:val="28"/>
          <w:szCs w:val="28"/>
          <w:u w:val="single"/>
          <w:lang w:val="en-US"/>
        </w:rPr>
      </w:pPr>
    </w:p>
    <w:p w14:paraId="7A1BDB06" w14:textId="7EA3E7B5" w:rsidR="00FA1B05" w:rsidRDefault="00FA1B05" w:rsidP="00FA1B05">
      <w:pPr>
        <w:pStyle w:val="ListParagraph"/>
        <w:spacing w:after="0" w:line="360" w:lineRule="auto"/>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C# code:</w:t>
      </w:r>
    </w:p>
    <w:p w14:paraId="2D38B8FE" w14:textId="77777777" w:rsidR="00FA1B05" w:rsidRPr="004F07DC" w:rsidRDefault="00FA1B05" w:rsidP="00FA1B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4F07DC">
        <w:rPr>
          <w:rFonts w:ascii="Cascadia Mono" w:hAnsi="Cascadia Mono" w:cs="Cascadia Mono"/>
          <w:noProof w:val="0"/>
          <w:color w:val="000000"/>
          <w:kern w:val="0"/>
          <w:sz w:val="24"/>
          <w:szCs w:val="24"/>
          <w:lang w:val="en-US"/>
        </w:rPr>
        <w:t>try</w:t>
      </w:r>
    </w:p>
    <w:p w14:paraId="741DB8F8" w14:textId="77777777" w:rsidR="00FA1B05" w:rsidRPr="004F07DC" w:rsidRDefault="00FA1B05" w:rsidP="00FA1B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4F07DC">
        <w:rPr>
          <w:rFonts w:ascii="Cascadia Mono" w:hAnsi="Cascadia Mono" w:cs="Cascadia Mono"/>
          <w:noProof w:val="0"/>
          <w:color w:val="000000"/>
          <w:kern w:val="0"/>
          <w:sz w:val="24"/>
          <w:szCs w:val="24"/>
          <w:lang w:val="en-US"/>
        </w:rPr>
        <w:t>{</w:t>
      </w:r>
    </w:p>
    <w:p w14:paraId="334DF3FC" w14:textId="77777777" w:rsidR="00FA1B05" w:rsidRPr="004F07DC" w:rsidRDefault="00FA1B05" w:rsidP="00FA1B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4F07DC">
        <w:rPr>
          <w:rFonts w:ascii="Cascadia Mono" w:hAnsi="Cascadia Mono" w:cs="Cascadia Mono"/>
          <w:noProof w:val="0"/>
          <w:color w:val="000000"/>
          <w:kern w:val="0"/>
          <w:sz w:val="24"/>
          <w:szCs w:val="24"/>
          <w:lang w:val="en-US"/>
        </w:rPr>
        <w:t xml:space="preserve">    if (</w:t>
      </w:r>
      <w:proofErr w:type="spellStart"/>
      <w:proofErr w:type="gramStart"/>
      <w:r w:rsidRPr="004F07DC">
        <w:rPr>
          <w:rFonts w:ascii="Cascadia Mono" w:hAnsi="Cascadia Mono" w:cs="Cascadia Mono"/>
          <w:noProof w:val="0"/>
          <w:color w:val="000000"/>
          <w:kern w:val="0"/>
          <w:sz w:val="24"/>
          <w:szCs w:val="24"/>
          <w:lang w:val="en-US"/>
        </w:rPr>
        <w:t>DataProvider.Instance.ExecuteNonQuery</w:t>
      </w:r>
      <w:proofErr w:type="spellEnd"/>
      <w:proofErr w:type="gramEnd"/>
      <w:r w:rsidRPr="004F07DC">
        <w:rPr>
          <w:rFonts w:ascii="Cascadia Mono" w:hAnsi="Cascadia Mono" w:cs="Cascadia Mono"/>
          <w:noProof w:val="0"/>
          <w:color w:val="000000"/>
          <w:kern w:val="0"/>
          <w:sz w:val="24"/>
          <w:szCs w:val="24"/>
          <w:lang w:val="en-US"/>
        </w:rPr>
        <w:t xml:space="preserve">("EXEC </w:t>
      </w:r>
      <w:proofErr w:type="spellStart"/>
      <w:r w:rsidRPr="004F07DC">
        <w:rPr>
          <w:rFonts w:ascii="Cascadia Mono" w:hAnsi="Cascadia Mono" w:cs="Cascadia Mono"/>
          <w:noProof w:val="0"/>
          <w:color w:val="000000"/>
          <w:kern w:val="0"/>
          <w:sz w:val="24"/>
          <w:szCs w:val="24"/>
          <w:lang w:val="en-US"/>
        </w:rPr>
        <w:t>deleteTableByID</w:t>
      </w:r>
      <w:proofErr w:type="spellEnd"/>
      <w:r w:rsidRPr="004F07DC">
        <w:rPr>
          <w:rFonts w:ascii="Cascadia Mono" w:hAnsi="Cascadia Mono" w:cs="Cascadia Mono"/>
          <w:noProof w:val="0"/>
          <w:color w:val="000000"/>
          <w:kern w:val="0"/>
          <w:sz w:val="24"/>
          <w:szCs w:val="24"/>
          <w:lang w:val="en-US"/>
        </w:rPr>
        <w:t xml:space="preserve"> @ID", new object[] { </w:t>
      </w:r>
      <w:proofErr w:type="spellStart"/>
      <w:r w:rsidRPr="004F07DC">
        <w:rPr>
          <w:rFonts w:ascii="Cascadia Mono" w:hAnsi="Cascadia Mono" w:cs="Cascadia Mono"/>
          <w:noProof w:val="0"/>
          <w:color w:val="000000"/>
          <w:kern w:val="0"/>
          <w:sz w:val="24"/>
          <w:szCs w:val="24"/>
          <w:lang w:val="en-US"/>
        </w:rPr>
        <w:t>data.Rows</w:t>
      </w:r>
      <w:proofErr w:type="spellEnd"/>
      <w:r w:rsidRPr="004F07DC">
        <w:rPr>
          <w:rFonts w:ascii="Cascadia Mono" w:hAnsi="Cascadia Mono" w:cs="Cascadia Mono"/>
          <w:noProof w:val="0"/>
          <w:color w:val="000000"/>
          <w:kern w:val="0"/>
          <w:sz w:val="24"/>
          <w:szCs w:val="24"/>
          <w:lang w:val="en-US"/>
        </w:rPr>
        <w:t>[count - 1]["ID"].</w:t>
      </w:r>
      <w:proofErr w:type="spellStart"/>
      <w:r w:rsidRPr="004F07DC">
        <w:rPr>
          <w:rFonts w:ascii="Cascadia Mono" w:hAnsi="Cascadia Mono" w:cs="Cascadia Mono"/>
          <w:noProof w:val="0"/>
          <w:color w:val="000000"/>
          <w:kern w:val="0"/>
          <w:sz w:val="24"/>
          <w:szCs w:val="24"/>
          <w:lang w:val="en-US"/>
        </w:rPr>
        <w:t>ToString</w:t>
      </w:r>
      <w:proofErr w:type="spellEnd"/>
      <w:r w:rsidRPr="004F07DC">
        <w:rPr>
          <w:rFonts w:ascii="Cascadia Mono" w:hAnsi="Cascadia Mono" w:cs="Cascadia Mono"/>
          <w:noProof w:val="0"/>
          <w:color w:val="000000"/>
          <w:kern w:val="0"/>
          <w:sz w:val="24"/>
          <w:szCs w:val="24"/>
          <w:lang w:val="en-US"/>
        </w:rPr>
        <w:t>() }) &gt; 0)</w:t>
      </w:r>
    </w:p>
    <w:p w14:paraId="5095E7FB" w14:textId="77777777" w:rsidR="00FA1B05" w:rsidRPr="004F07DC" w:rsidRDefault="00FA1B05" w:rsidP="00FA1B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4F07DC">
        <w:rPr>
          <w:rFonts w:ascii="Cascadia Mono" w:hAnsi="Cascadia Mono" w:cs="Cascadia Mono"/>
          <w:noProof w:val="0"/>
          <w:color w:val="000000"/>
          <w:kern w:val="0"/>
          <w:sz w:val="24"/>
          <w:szCs w:val="24"/>
          <w:lang w:val="en-US"/>
        </w:rPr>
        <w:t xml:space="preserve">    {</w:t>
      </w:r>
    </w:p>
    <w:p w14:paraId="21F1756E" w14:textId="77777777" w:rsidR="00FA1B05" w:rsidRPr="004F07DC" w:rsidRDefault="00FA1B05" w:rsidP="00FA1B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4F07DC">
        <w:rPr>
          <w:rFonts w:ascii="Cascadia Mono" w:hAnsi="Cascadia Mono" w:cs="Cascadia Mono"/>
          <w:noProof w:val="0"/>
          <w:color w:val="000000"/>
          <w:kern w:val="0"/>
          <w:sz w:val="24"/>
          <w:szCs w:val="24"/>
          <w:lang w:val="en-US"/>
        </w:rPr>
        <w:t xml:space="preserve">        </w:t>
      </w:r>
      <w:proofErr w:type="spellStart"/>
      <w:proofErr w:type="gramStart"/>
      <w:r w:rsidRPr="004F07DC">
        <w:rPr>
          <w:rFonts w:ascii="Cascadia Mono" w:hAnsi="Cascadia Mono" w:cs="Cascadia Mono"/>
          <w:noProof w:val="0"/>
          <w:color w:val="000000"/>
          <w:kern w:val="0"/>
          <w:sz w:val="24"/>
          <w:szCs w:val="24"/>
          <w:lang w:val="en-US"/>
        </w:rPr>
        <w:t>paintTable</w:t>
      </w:r>
      <w:proofErr w:type="spellEnd"/>
      <w:r w:rsidRPr="004F07DC">
        <w:rPr>
          <w:rFonts w:ascii="Cascadia Mono" w:hAnsi="Cascadia Mono" w:cs="Cascadia Mono"/>
          <w:noProof w:val="0"/>
          <w:color w:val="000000"/>
          <w:kern w:val="0"/>
          <w:sz w:val="24"/>
          <w:szCs w:val="24"/>
          <w:lang w:val="en-US"/>
        </w:rPr>
        <w:t>(</w:t>
      </w:r>
      <w:proofErr w:type="gramEnd"/>
      <w:r w:rsidRPr="004F07DC">
        <w:rPr>
          <w:rFonts w:ascii="Cascadia Mono" w:hAnsi="Cascadia Mono" w:cs="Cascadia Mono"/>
          <w:noProof w:val="0"/>
          <w:color w:val="000000"/>
          <w:kern w:val="0"/>
          <w:sz w:val="24"/>
          <w:szCs w:val="24"/>
          <w:lang w:val="en-US"/>
        </w:rPr>
        <w:t>);</w:t>
      </w:r>
    </w:p>
    <w:p w14:paraId="4732D05B" w14:textId="77777777" w:rsidR="00FA1B05" w:rsidRPr="004F07DC" w:rsidRDefault="00FA1B05" w:rsidP="00FA1B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4F07DC">
        <w:rPr>
          <w:rFonts w:ascii="Cascadia Mono" w:hAnsi="Cascadia Mono" w:cs="Cascadia Mono"/>
          <w:noProof w:val="0"/>
          <w:color w:val="000000"/>
          <w:kern w:val="0"/>
          <w:sz w:val="24"/>
          <w:szCs w:val="24"/>
          <w:lang w:val="en-US"/>
        </w:rPr>
        <w:t xml:space="preserve">    }</w:t>
      </w:r>
    </w:p>
    <w:p w14:paraId="03701345" w14:textId="77777777" w:rsidR="00FA1B05" w:rsidRPr="004F07DC" w:rsidRDefault="00FA1B05" w:rsidP="00FA1B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4F07DC">
        <w:rPr>
          <w:rFonts w:ascii="Cascadia Mono" w:hAnsi="Cascadia Mono" w:cs="Cascadia Mono"/>
          <w:noProof w:val="0"/>
          <w:color w:val="000000"/>
          <w:kern w:val="0"/>
          <w:sz w:val="24"/>
          <w:szCs w:val="24"/>
          <w:lang w:val="en-US"/>
        </w:rPr>
        <w:t>}</w:t>
      </w:r>
    </w:p>
    <w:p w14:paraId="7D9FFA3B" w14:textId="77777777" w:rsidR="00FA1B05" w:rsidRPr="004F07DC" w:rsidRDefault="00FA1B05" w:rsidP="00FA1B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4F07DC">
        <w:rPr>
          <w:rFonts w:ascii="Cascadia Mono" w:hAnsi="Cascadia Mono" w:cs="Cascadia Mono"/>
          <w:noProof w:val="0"/>
          <w:color w:val="000000"/>
          <w:kern w:val="0"/>
          <w:sz w:val="24"/>
          <w:szCs w:val="24"/>
          <w:lang w:val="en-US"/>
        </w:rPr>
        <w:t>catch (</w:t>
      </w:r>
      <w:proofErr w:type="spellStart"/>
      <w:r w:rsidRPr="004F07DC">
        <w:rPr>
          <w:rFonts w:ascii="Cascadia Mono" w:hAnsi="Cascadia Mono" w:cs="Cascadia Mono"/>
          <w:noProof w:val="0"/>
          <w:color w:val="000000"/>
          <w:kern w:val="0"/>
          <w:sz w:val="24"/>
          <w:szCs w:val="24"/>
          <w:lang w:val="en-US"/>
        </w:rPr>
        <w:t>SqlException</w:t>
      </w:r>
      <w:proofErr w:type="spellEnd"/>
      <w:r w:rsidRPr="004F07DC">
        <w:rPr>
          <w:rFonts w:ascii="Cascadia Mono" w:hAnsi="Cascadia Mono" w:cs="Cascadia Mono"/>
          <w:noProof w:val="0"/>
          <w:color w:val="000000"/>
          <w:kern w:val="0"/>
          <w:sz w:val="24"/>
          <w:szCs w:val="24"/>
          <w:lang w:val="en-US"/>
        </w:rPr>
        <w:t xml:space="preserve"> </w:t>
      </w:r>
      <w:proofErr w:type="spellStart"/>
      <w:r w:rsidRPr="004F07DC">
        <w:rPr>
          <w:rFonts w:ascii="Cascadia Mono" w:hAnsi="Cascadia Mono" w:cs="Cascadia Mono"/>
          <w:noProof w:val="0"/>
          <w:color w:val="000000"/>
          <w:kern w:val="0"/>
          <w:sz w:val="24"/>
          <w:szCs w:val="24"/>
          <w:lang w:val="en-US"/>
        </w:rPr>
        <w:t>ev</w:t>
      </w:r>
      <w:proofErr w:type="spellEnd"/>
      <w:r w:rsidRPr="004F07DC">
        <w:rPr>
          <w:rFonts w:ascii="Cascadia Mono" w:hAnsi="Cascadia Mono" w:cs="Cascadia Mono"/>
          <w:noProof w:val="0"/>
          <w:color w:val="000000"/>
          <w:kern w:val="0"/>
          <w:sz w:val="24"/>
          <w:szCs w:val="24"/>
          <w:lang w:val="en-US"/>
        </w:rPr>
        <w:t>)</w:t>
      </w:r>
    </w:p>
    <w:p w14:paraId="7D4FA42A" w14:textId="77777777" w:rsidR="00FA1B05" w:rsidRPr="004F07DC" w:rsidRDefault="00FA1B05" w:rsidP="00FA1B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4F07DC">
        <w:rPr>
          <w:rFonts w:ascii="Cascadia Mono" w:hAnsi="Cascadia Mono" w:cs="Cascadia Mono"/>
          <w:noProof w:val="0"/>
          <w:color w:val="000000"/>
          <w:kern w:val="0"/>
          <w:sz w:val="24"/>
          <w:szCs w:val="24"/>
          <w:lang w:val="en-US"/>
        </w:rPr>
        <w:t>{</w:t>
      </w:r>
    </w:p>
    <w:p w14:paraId="7359CD79" w14:textId="77777777" w:rsidR="00FA1B05" w:rsidRPr="004F07DC" w:rsidRDefault="00FA1B05" w:rsidP="00FA1B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4F07DC">
        <w:rPr>
          <w:rFonts w:ascii="Cascadia Mono" w:hAnsi="Cascadia Mono" w:cs="Cascadia Mono"/>
          <w:noProof w:val="0"/>
          <w:color w:val="000000"/>
          <w:kern w:val="0"/>
          <w:sz w:val="24"/>
          <w:szCs w:val="24"/>
          <w:lang w:val="en-US"/>
        </w:rPr>
        <w:t xml:space="preserve">    </w:t>
      </w:r>
      <w:proofErr w:type="spellStart"/>
      <w:r w:rsidRPr="004F07DC">
        <w:rPr>
          <w:rFonts w:ascii="Cascadia Mono" w:hAnsi="Cascadia Mono" w:cs="Cascadia Mono"/>
          <w:noProof w:val="0"/>
          <w:color w:val="000000"/>
          <w:kern w:val="0"/>
          <w:sz w:val="24"/>
          <w:szCs w:val="24"/>
          <w:lang w:val="en-US"/>
        </w:rPr>
        <w:t>MessageBox.Show</w:t>
      </w:r>
      <w:proofErr w:type="spellEnd"/>
      <w:r w:rsidRPr="004F07DC">
        <w:rPr>
          <w:rFonts w:ascii="Cascadia Mono" w:hAnsi="Cascadia Mono" w:cs="Cascadia Mono"/>
          <w:noProof w:val="0"/>
          <w:color w:val="000000"/>
          <w:kern w:val="0"/>
          <w:sz w:val="24"/>
          <w:szCs w:val="24"/>
          <w:lang w:val="en-US"/>
        </w:rPr>
        <w:t>("</w:t>
      </w:r>
      <w:proofErr w:type="spellStart"/>
      <w:r w:rsidRPr="004F07DC">
        <w:rPr>
          <w:rFonts w:ascii="Cascadia Mono" w:hAnsi="Cascadia Mono" w:cs="Cascadia Mono"/>
          <w:noProof w:val="0"/>
          <w:color w:val="000000"/>
          <w:kern w:val="0"/>
          <w:sz w:val="24"/>
          <w:szCs w:val="24"/>
          <w:lang w:val="en-US"/>
        </w:rPr>
        <w:t>Xóa</w:t>
      </w:r>
      <w:proofErr w:type="spellEnd"/>
      <w:r w:rsidRPr="004F07DC">
        <w:rPr>
          <w:rFonts w:ascii="Cascadia Mono" w:hAnsi="Cascadia Mono" w:cs="Cascadia Mono"/>
          <w:noProof w:val="0"/>
          <w:color w:val="000000"/>
          <w:kern w:val="0"/>
          <w:sz w:val="24"/>
          <w:szCs w:val="24"/>
          <w:lang w:val="en-US"/>
        </w:rPr>
        <w:t xml:space="preserve"> </w:t>
      </w:r>
      <w:proofErr w:type="spellStart"/>
      <w:r w:rsidRPr="004F07DC">
        <w:rPr>
          <w:rFonts w:ascii="Cascadia Mono" w:hAnsi="Cascadia Mono" w:cs="Cascadia Mono"/>
          <w:noProof w:val="0"/>
          <w:color w:val="000000"/>
          <w:kern w:val="0"/>
          <w:sz w:val="24"/>
          <w:szCs w:val="24"/>
          <w:lang w:val="en-US"/>
        </w:rPr>
        <w:t>bàn</w:t>
      </w:r>
      <w:proofErr w:type="spellEnd"/>
      <w:r w:rsidRPr="004F07DC">
        <w:rPr>
          <w:rFonts w:ascii="Cascadia Mono" w:hAnsi="Cascadia Mono" w:cs="Cascadia Mono"/>
          <w:noProof w:val="0"/>
          <w:color w:val="000000"/>
          <w:kern w:val="0"/>
          <w:sz w:val="24"/>
          <w:szCs w:val="24"/>
          <w:lang w:val="en-US"/>
        </w:rPr>
        <w:t xml:space="preserve"> </w:t>
      </w:r>
      <w:proofErr w:type="spellStart"/>
      <w:r w:rsidRPr="004F07DC">
        <w:rPr>
          <w:rFonts w:ascii="Cascadia Mono" w:hAnsi="Cascadia Mono" w:cs="Cascadia Mono"/>
          <w:noProof w:val="0"/>
          <w:color w:val="000000"/>
          <w:kern w:val="0"/>
          <w:sz w:val="24"/>
          <w:szCs w:val="24"/>
          <w:lang w:val="en-US"/>
        </w:rPr>
        <w:t>thất</w:t>
      </w:r>
      <w:proofErr w:type="spellEnd"/>
      <w:r w:rsidRPr="004F07DC">
        <w:rPr>
          <w:rFonts w:ascii="Cascadia Mono" w:hAnsi="Cascadia Mono" w:cs="Cascadia Mono"/>
          <w:noProof w:val="0"/>
          <w:color w:val="000000"/>
          <w:kern w:val="0"/>
          <w:sz w:val="24"/>
          <w:szCs w:val="24"/>
          <w:lang w:val="en-US"/>
        </w:rPr>
        <w:t xml:space="preserve"> </w:t>
      </w:r>
      <w:proofErr w:type="spellStart"/>
      <w:r w:rsidRPr="004F07DC">
        <w:rPr>
          <w:rFonts w:ascii="Cascadia Mono" w:hAnsi="Cascadia Mono" w:cs="Cascadia Mono"/>
          <w:noProof w:val="0"/>
          <w:color w:val="000000"/>
          <w:kern w:val="0"/>
          <w:sz w:val="24"/>
          <w:szCs w:val="24"/>
          <w:lang w:val="en-US"/>
        </w:rPr>
        <w:t>bại</w:t>
      </w:r>
      <w:proofErr w:type="spellEnd"/>
      <w:r w:rsidRPr="004F07DC">
        <w:rPr>
          <w:rFonts w:ascii="Cascadia Mono" w:hAnsi="Cascadia Mono" w:cs="Cascadia Mono"/>
          <w:noProof w:val="0"/>
          <w:color w:val="000000"/>
          <w:kern w:val="0"/>
          <w:sz w:val="24"/>
          <w:szCs w:val="24"/>
          <w:lang w:val="en-US"/>
        </w:rPr>
        <w:t xml:space="preserve">! \n Do: \n" + </w:t>
      </w:r>
      <w:proofErr w:type="spellStart"/>
      <w:proofErr w:type="gramStart"/>
      <w:r w:rsidRPr="004F07DC">
        <w:rPr>
          <w:rFonts w:ascii="Cascadia Mono" w:hAnsi="Cascadia Mono" w:cs="Cascadia Mono"/>
          <w:noProof w:val="0"/>
          <w:color w:val="000000"/>
          <w:kern w:val="0"/>
          <w:sz w:val="24"/>
          <w:szCs w:val="24"/>
          <w:lang w:val="en-US"/>
        </w:rPr>
        <w:t>ev.Message</w:t>
      </w:r>
      <w:proofErr w:type="spellEnd"/>
      <w:proofErr w:type="gramEnd"/>
      <w:r w:rsidRPr="004F07DC">
        <w:rPr>
          <w:rFonts w:ascii="Cascadia Mono" w:hAnsi="Cascadia Mono" w:cs="Cascadia Mono"/>
          <w:noProof w:val="0"/>
          <w:color w:val="000000"/>
          <w:kern w:val="0"/>
          <w:sz w:val="24"/>
          <w:szCs w:val="24"/>
          <w:lang w:val="en-US"/>
        </w:rPr>
        <w:t xml:space="preserve">, "Thông </w:t>
      </w:r>
      <w:proofErr w:type="spellStart"/>
      <w:r w:rsidRPr="004F07DC">
        <w:rPr>
          <w:rFonts w:ascii="Cascadia Mono" w:hAnsi="Cascadia Mono" w:cs="Cascadia Mono"/>
          <w:noProof w:val="0"/>
          <w:color w:val="000000"/>
          <w:kern w:val="0"/>
          <w:sz w:val="24"/>
          <w:szCs w:val="24"/>
          <w:lang w:val="en-US"/>
        </w:rPr>
        <w:t>báo</w:t>
      </w:r>
      <w:proofErr w:type="spellEnd"/>
      <w:r w:rsidRPr="004F07DC">
        <w:rPr>
          <w:rFonts w:ascii="Cascadia Mono" w:hAnsi="Cascadia Mono" w:cs="Cascadia Mono"/>
          <w:noProof w:val="0"/>
          <w:color w:val="000000"/>
          <w:kern w:val="0"/>
          <w:sz w:val="24"/>
          <w:szCs w:val="24"/>
          <w:lang w:val="en-US"/>
        </w:rPr>
        <w:t xml:space="preserve">", </w:t>
      </w:r>
      <w:proofErr w:type="spellStart"/>
      <w:r w:rsidRPr="004F07DC">
        <w:rPr>
          <w:rFonts w:ascii="Cascadia Mono" w:hAnsi="Cascadia Mono" w:cs="Cascadia Mono"/>
          <w:noProof w:val="0"/>
          <w:color w:val="000000"/>
          <w:kern w:val="0"/>
          <w:sz w:val="24"/>
          <w:szCs w:val="24"/>
          <w:lang w:val="en-US"/>
        </w:rPr>
        <w:t>MessageBoxButtons.OK</w:t>
      </w:r>
      <w:proofErr w:type="spellEnd"/>
      <w:r w:rsidRPr="004F07DC">
        <w:rPr>
          <w:rFonts w:ascii="Cascadia Mono" w:hAnsi="Cascadia Mono" w:cs="Cascadia Mono"/>
          <w:noProof w:val="0"/>
          <w:color w:val="000000"/>
          <w:kern w:val="0"/>
          <w:sz w:val="24"/>
          <w:szCs w:val="24"/>
          <w:lang w:val="en-US"/>
        </w:rPr>
        <w:t xml:space="preserve">, </w:t>
      </w:r>
      <w:proofErr w:type="spellStart"/>
      <w:r w:rsidRPr="004F07DC">
        <w:rPr>
          <w:rFonts w:ascii="Cascadia Mono" w:hAnsi="Cascadia Mono" w:cs="Cascadia Mono"/>
          <w:noProof w:val="0"/>
          <w:color w:val="000000"/>
          <w:kern w:val="0"/>
          <w:sz w:val="24"/>
          <w:szCs w:val="24"/>
          <w:lang w:val="en-US"/>
        </w:rPr>
        <w:t>MessageBoxIcon.Error</w:t>
      </w:r>
      <w:proofErr w:type="spellEnd"/>
      <w:r w:rsidRPr="004F07DC">
        <w:rPr>
          <w:rFonts w:ascii="Cascadia Mono" w:hAnsi="Cascadia Mono" w:cs="Cascadia Mono"/>
          <w:noProof w:val="0"/>
          <w:color w:val="000000"/>
          <w:kern w:val="0"/>
          <w:sz w:val="24"/>
          <w:szCs w:val="24"/>
          <w:lang w:val="en-US"/>
        </w:rPr>
        <w:t>);</w:t>
      </w:r>
    </w:p>
    <w:p w14:paraId="1A477B99" w14:textId="572CA2A7" w:rsidR="00FA1B05" w:rsidRPr="004F07DC" w:rsidRDefault="00FA1B05" w:rsidP="00FA1B05">
      <w:pPr>
        <w:pStyle w:val="ListParagraph"/>
        <w:pBdr>
          <w:top w:val="single" w:sz="4" w:space="1" w:color="auto"/>
          <w:left w:val="single" w:sz="4" w:space="4" w:color="auto"/>
          <w:bottom w:val="single" w:sz="4" w:space="1" w:color="auto"/>
          <w:right w:val="single" w:sz="4" w:space="4" w:color="auto"/>
        </w:pBdr>
        <w:spacing w:after="0" w:line="360" w:lineRule="auto"/>
        <w:ind w:left="1584"/>
        <w:rPr>
          <w:rFonts w:ascii="Times New Roman" w:hAnsi="Times New Roman" w:cs="Times New Roman"/>
          <w:sz w:val="24"/>
          <w:szCs w:val="24"/>
          <w:u w:val="single"/>
          <w:lang w:val="en-US"/>
        </w:rPr>
      </w:pPr>
      <w:r w:rsidRPr="004F07DC">
        <w:rPr>
          <w:rFonts w:ascii="Cascadia Mono" w:hAnsi="Cascadia Mono" w:cs="Cascadia Mono"/>
          <w:noProof w:val="0"/>
          <w:color w:val="000000"/>
          <w:kern w:val="0"/>
          <w:sz w:val="24"/>
          <w:szCs w:val="24"/>
          <w:lang w:val="en-US"/>
        </w:rPr>
        <w:t>}</w:t>
      </w:r>
    </w:p>
    <w:p w14:paraId="6D39E81A" w14:textId="77777777" w:rsidR="00FA1B05" w:rsidRPr="00FA1B05" w:rsidRDefault="00FA1B05" w:rsidP="00FA1B05">
      <w:pPr>
        <w:pStyle w:val="ListParagraph"/>
        <w:spacing w:after="0" w:line="360" w:lineRule="auto"/>
        <w:ind w:left="1584"/>
        <w:rPr>
          <w:rFonts w:ascii="Times New Roman" w:hAnsi="Times New Roman" w:cs="Times New Roman"/>
          <w:sz w:val="28"/>
          <w:szCs w:val="28"/>
          <w:u w:val="single"/>
          <w:lang w:val="en-US"/>
        </w:rPr>
      </w:pPr>
    </w:p>
    <w:p w14:paraId="41EC54CB" w14:textId="3C753E4D" w:rsidR="0079645D" w:rsidRDefault="0079645D" w:rsidP="0079645D">
      <w:pPr>
        <w:pStyle w:val="ListParagraph"/>
        <w:numPr>
          <w:ilvl w:val="0"/>
          <w:numId w:val="19"/>
        </w:numPr>
        <w:spacing w:after="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Procedure</w:t>
      </w:r>
      <w:r w:rsidR="001138DD">
        <w:rPr>
          <w:rFonts w:ascii="Times New Roman" w:hAnsi="Times New Roman" w:cs="Times New Roman"/>
          <w:b/>
          <w:bCs/>
          <w:sz w:val="28"/>
          <w:szCs w:val="28"/>
          <w:lang w:val="en-US"/>
        </w:rPr>
        <w:t xml:space="preserve"> xóa hóa đơn:</w:t>
      </w:r>
    </w:p>
    <w:p w14:paraId="12F9FE52" w14:textId="6E3B34BD" w:rsidR="001138DD" w:rsidRDefault="001138DD" w:rsidP="001138DD">
      <w:pPr>
        <w:pStyle w:val="ListParagraph"/>
        <w:spacing w:after="0" w:line="360" w:lineRule="auto"/>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lastRenderedPageBreak/>
        <w:t>SQL:</w:t>
      </w:r>
    </w:p>
    <w:p w14:paraId="4A916FB8" w14:textId="77777777" w:rsidR="003D4818" w:rsidRPr="00236511" w:rsidRDefault="003D4818" w:rsidP="003D481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36511">
        <w:rPr>
          <w:rFonts w:ascii="Cascadia Mono" w:hAnsi="Cascadia Mono" w:cs="Cascadia Mono"/>
          <w:noProof w:val="0"/>
          <w:color w:val="0000FF"/>
          <w:kern w:val="0"/>
          <w:sz w:val="24"/>
          <w:szCs w:val="24"/>
          <w:lang w:val="en-US"/>
        </w:rPr>
        <w:t>DROP</w:t>
      </w:r>
      <w:r w:rsidRPr="00236511">
        <w:rPr>
          <w:rFonts w:ascii="Cascadia Mono" w:hAnsi="Cascadia Mono" w:cs="Cascadia Mono"/>
          <w:noProof w:val="0"/>
          <w:color w:val="000000"/>
          <w:kern w:val="0"/>
          <w:sz w:val="24"/>
          <w:szCs w:val="24"/>
          <w:lang w:val="en-US"/>
        </w:rPr>
        <w:t xml:space="preserve"> </w:t>
      </w:r>
      <w:r w:rsidRPr="00236511">
        <w:rPr>
          <w:rFonts w:ascii="Cascadia Mono" w:hAnsi="Cascadia Mono" w:cs="Cascadia Mono"/>
          <w:noProof w:val="0"/>
          <w:color w:val="0000FF"/>
          <w:kern w:val="0"/>
          <w:sz w:val="24"/>
          <w:szCs w:val="24"/>
          <w:lang w:val="en-US"/>
        </w:rPr>
        <w:t>PROCEDURE</w:t>
      </w:r>
      <w:r w:rsidRPr="00236511">
        <w:rPr>
          <w:rFonts w:ascii="Cascadia Mono" w:hAnsi="Cascadia Mono" w:cs="Cascadia Mono"/>
          <w:noProof w:val="0"/>
          <w:color w:val="000000"/>
          <w:kern w:val="0"/>
          <w:sz w:val="24"/>
          <w:szCs w:val="24"/>
          <w:lang w:val="en-US"/>
        </w:rPr>
        <w:t xml:space="preserve"> </w:t>
      </w:r>
      <w:r w:rsidRPr="00236511">
        <w:rPr>
          <w:rFonts w:ascii="Cascadia Mono" w:hAnsi="Cascadia Mono" w:cs="Cascadia Mono"/>
          <w:noProof w:val="0"/>
          <w:color w:val="0000FF"/>
          <w:kern w:val="0"/>
          <w:sz w:val="24"/>
          <w:szCs w:val="24"/>
          <w:lang w:val="en-US"/>
        </w:rPr>
        <w:t>IF</w:t>
      </w:r>
      <w:r w:rsidRPr="00236511">
        <w:rPr>
          <w:rFonts w:ascii="Cascadia Mono" w:hAnsi="Cascadia Mono" w:cs="Cascadia Mono"/>
          <w:noProof w:val="0"/>
          <w:color w:val="000000"/>
          <w:kern w:val="0"/>
          <w:sz w:val="24"/>
          <w:szCs w:val="24"/>
          <w:lang w:val="en-US"/>
        </w:rPr>
        <w:t xml:space="preserve"> </w:t>
      </w:r>
      <w:r w:rsidRPr="00236511">
        <w:rPr>
          <w:rFonts w:ascii="Cascadia Mono" w:hAnsi="Cascadia Mono" w:cs="Cascadia Mono"/>
          <w:noProof w:val="0"/>
          <w:color w:val="808080"/>
          <w:kern w:val="0"/>
          <w:sz w:val="24"/>
          <w:szCs w:val="24"/>
          <w:lang w:val="en-US"/>
        </w:rPr>
        <w:t>EXISTS</w:t>
      </w:r>
      <w:r w:rsidRPr="00236511">
        <w:rPr>
          <w:rFonts w:ascii="Cascadia Mono" w:hAnsi="Cascadia Mono" w:cs="Cascadia Mono"/>
          <w:noProof w:val="0"/>
          <w:color w:val="000000"/>
          <w:kern w:val="0"/>
          <w:sz w:val="24"/>
          <w:szCs w:val="24"/>
          <w:lang w:val="en-US"/>
        </w:rPr>
        <w:t xml:space="preserve"> </w:t>
      </w:r>
      <w:proofErr w:type="spellStart"/>
      <w:proofErr w:type="gramStart"/>
      <w:r w:rsidRPr="00236511">
        <w:rPr>
          <w:rFonts w:ascii="Cascadia Mono" w:hAnsi="Cascadia Mono" w:cs="Cascadia Mono"/>
          <w:noProof w:val="0"/>
          <w:color w:val="000000"/>
          <w:kern w:val="0"/>
          <w:sz w:val="24"/>
          <w:szCs w:val="24"/>
          <w:lang w:val="en-US"/>
        </w:rPr>
        <w:t>deleteBillByID</w:t>
      </w:r>
      <w:proofErr w:type="spellEnd"/>
      <w:proofErr w:type="gramEnd"/>
    </w:p>
    <w:p w14:paraId="4877C407" w14:textId="77777777" w:rsidR="003D4818" w:rsidRPr="00236511" w:rsidRDefault="003D4818" w:rsidP="003D481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36511">
        <w:rPr>
          <w:rFonts w:ascii="Cascadia Mono" w:hAnsi="Cascadia Mono" w:cs="Cascadia Mono"/>
          <w:noProof w:val="0"/>
          <w:color w:val="0000FF"/>
          <w:kern w:val="0"/>
          <w:sz w:val="24"/>
          <w:szCs w:val="24"/>
          <w:lang w:val="en-US"/>
        </w:rPr>
        <w:t>GO</w:t>
      </w:r>
    </w:p>
    <w:p w14:paraId="35A826BF" w14:textId="77777777" w:rsidR="003D4818" w:rsidRPr="00236511" w:rsidRDefault="003D4818" w:rsidP="003D481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p>
    <w:p w14:paraId="0EE33DF0" w14:textId="77777777" w:rsidR="003D4818" w:rsidRPr="00236511" w:rsidRDefault="003D4818" w:rsidP="003D481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36511">
        <w:rPr>
          <w:rFonts w:ascii="Cascadia Mono" w:hAnsi="Cascadia Mono" w:cs="Cascadia Mono"/>
          <w:noProof w:val="0"/>
          <w:color w:val="0000FF"/>
          <w:kern w:val="0"/>
          <w:sz w:val="24"/>
          <w:szCs w:val="24"/>
          <w:lang w:val="en-US"/>
        </w:rPr>
        <w:t>CREATE</w:t>
      </w:r>
      <w:r w:rsidRPr="00236511">
        <w:rPr>
          <w:rFonts w:ascii="Cascadia Mono" w:hAnsi="Cascadia Mono" w:cs="Cascadia Mono"/>
          <w:noProof w:val="0"/>
          <w:color w:val="000000"/>
          <w:kern w:val="0"/>
          <w:sz w:val="24"/>
          <w:szCs w:val="24"/>
          <w:lang w:val="en-US"/>
        </w:rPr>
        <w:t xml:space="preserve"> </w:t>
      </w:r>
      <w:r w:rsidRPr="00236511">
        <w:rPr>
          <w:rFonts w:ascii="Cascadia Mono" w:hAnsi="Cascadia Mono" w:cs="Cascadia Mono"/>
          <w:noProof w:val="0"/>
          <w:color w:val="0000FF"/>
          <w:kern w:val="0"/>
          <w:sz w:val="24"/>
          <w:szCs w:val="24"/>
          <w:lang w:val="en-US"/>
        </w:rPr>
        <w:t>PROCEDURE</w:t>
      </w:r>
      <w:r w:rsidRPr="00236511">
        <w:rPr>
          <w:rFonts w:ascii="Cascadia Mono" w:hAnsi="Cascadia Mono" w:cs="Cascadia Mono"/>
          <w:noProof w:val="0"/>
          <w:color w:val="000000"/>
          <w:kern w:val="0"/>
          <w:sz w:val="24"/>
          <w:szCs w:val="24"/>
          <w:lang w:val="en-US"/>
        </w:rPr>
        <w:t xml:space="preserve"> </w:t>
      </w:r>
      <w:proofErr w:type="spellStart"/>
      <w:proofErr w:type="gramStart"/>
      <w:r w:rsidRPr="00236511">
        <w:rPr>
          <w:rFonts w:ascii="Cascadia Mono" w:hAnsi="Cascadia Mono" w:cs="Cascadia Mono"/>
          <w:noProof w:val="0"/>
          <w:color w:val="000000"/>
          <w:kern w:val="0"/>
          <w:sz w:val="24"/>
          <w:szCs w:val="24"/>
          <w:lang w:val="en-US"/>
        </w:rPr>
        <w:t>deleteBillByID</w:t>
      </w:r>
      <w:proofErr w:type="spellEnd"/>
      <w:proofErr w:type="gramEnd"/>
    </w:p>
    <w:p w14:paraId="3ECBDDC7" w14:textId="77777777" w:rsidR="003D4818" w:rsidRPr="00236511" w:rsidRDefault="003D4818" w:rsidP="003D481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36511">
        <w:rPr>
          <w:rFonts w:ascii="Cascadia Mono" w:hAnsi="Cascadia Mono" w:cs="Cascadia Mono"/>
          <w:noProof w:val="0"/>
          <w:color w:val="000000"/>
          <w:kern w:val="0"/>
          <w:sz w:val="24"/>
          <w:szCs w:val="24"/>
          <w:lang w:val="en-US"/>
        </w:rPr>
        <w:tab/>
        <w:t xml:space="preserve">@ID </w:t>
      </w:r>
      <w:proofErr w:type="gramStart"/>
      <w:r w:rsidRPr="00236511">
        <w:rPr>
          <w:rFonts w:ascii="Cascadia Mono" w:hAnsi="Cascadia Mono" w:cs="Cascadia Mono"/>
          <w:noProof w:val="0"/>
          <w:color w:val="0000FF"/>
          <w:kern w:val="0"/>
          <w:sz w:val="24"/>
          <w:szCs w:val="24"/>
          <w:lang w:val="en-US"/>
        </w:rPr>
        <w:t>VARCHAR</w:t>
      </w:r>
      <w:r w:rsidRPr="00236511">
        <w:rPr>
          <w:rFonts w:ascii="Cascadia Mono" w:hAnsi="Cascadia Mono" w:cs="Cascadia Mono"/>
          <w:noProof w:val="0"/>
          <w:color w:val="808080"/>
          <w:kern w:val="0"/>
          <w:sz w:val="24"/>
          <w:szCs w:val="24"/>
          <w:lang w:val="en-US"/>
        </w:rPr>
        <w:t>(</w:t>
      </w:r>
      <w:proofErr w:type="gramEnd"/>
      <w:r w:rsidRPr="00236511">
        <w:rPr>
          <w:rFonts w:ascii="Cascadia Mono" w:hAnsi="Cascadia Mono" w:cs="Cascadia Mono"/>
          <w:noProof w:val="0"/>
          <w:color w:val="000000"/>
          <w:kern w:val="0"/>
          <w:sz w:val="24"/>
          <w:szCs w:val="24"/>
          <w:lang w:val="en-US"/>
        </w:rPr>
        <w:t>7</w:t>
      </w:r>
      <w:r w:rsidRPr="00236511">
        <w:rPr>
          <w:rFonts w:ascii="Cascadia Mono" w:hAnsi="Cascadia Mono" w:cs="Cascadia Mono"/>
          <w:noProof w:val="0"/>
          <w:color w:val="808080"/>
          <w:kern w:val="0"/>
          <w:sz w:val="24"/>
          <w:szCs w:val="24"/>
          <w:lang w:val="en-US"/>
        </w:rPr>
        <w:t>)</w:t>
      </w:r>
    </w:p>
    <w:p w14:paraId="2E0800F9" w14:textId="77777777" w:rsidR="003D4818" w:rsidRPr="00236511" w:rsidRDefault="003D4818" w:rsidP="003D481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36511">
        <w:rPr>
          <w:rFonts w:ascii="Cascadia Mono" w:hAnsi="Cascadia Mono" w:cs="Cascadia Mono"/>
          <w:noProof w:val="0"/>
          <w:color w:val="0000FF"/>
          <w:kern w:val="0"/>
          <w:sz w:val="24"/>
          <w:szCs w:val="24"/>
          <w:lang w:val="en-US"/>
        </w:rPr>
        <w:t>AS</w:t>
      </w:r>
    </w:p>
    <w:p w14:paraId="041A1698" w14:textId="77777777" w:rsidR="003D4818" w:rsidRPr="00236511" w:rsidRDefault="003D4818" w:rsidP="003D481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36511">
        <w:rPr>
          <w:rFonts w:ascii="Cascadia Mono" w:hAnsi="Cascadia Mono" w:cs="Cascadia Mono"/>
          <w:noProof w:val="0"/>
          <w:color w:val="0000FF"/>
          <w:kern w:val="0"/>
          <w:sz w:val="24"/>
          <w:szCs w:val="24"/>
          <w:lang w:val="en-US"/>
        </w:rPr>
        <w:t>BEGIN</w:t>
      </w:r>
    </w:p>
    <w:p w14:paraId="02ED1F3E" w14:textId="77777777" w:rsidR="003D4818" w:rsidRPr="00236511" w:rsidRDefault="003D4818" w:rsidP="003D481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36511">
        <w:rPr>
          <w:rFonts w:ascii="Cascadia Mono" w:hAnsi="Cascadia Mono" w:cs="Cascadia Mono"/>
          <w:noProof w:val="0"/>
          <w:color w:val="000000"/>
          <w:kern w:val="0"/>
          <w:sz w:val="24"/>
          <w:szCs w:val="24"/>
          <w:lang w:val="en-US"/>
        </w:rPr>
        <w:tab/>
      </w:r>
      <w:r w:rsidRPr="00236511">
        <w:rPr>
          <w:rFonts w:ascii="Cascadia Mono" w:hAnsi="Cascadia Mono" w:cs="Cascadia Mono"/>
          <w:noProof w:val="0"/>
          <w:color w:val="0000FF"/>
          <w:kern w:val="0"/>
          <w:sz w:val="24"/>
          <w:szCs w:val="24"/>
          <w:lang w:val="en-US"/>
        </w:rPr>
        <w:t>BEGIN</w:t>
      </w:r>
      <w:r w:rsidRPr="00236511">
        <w:rPr>
          <w:rFonts w:ascii="Cascadia Mono" w:hAnsi="Cascadia Mono" w:cs="Cascadia Mono"/>
          <w:noProof w:val="0"/>
          <w:color w:val="000000"/>
          <w:kern w:val="0"/>
          <w:sz w:val="24"/>
          <w:szCs w:val="24"/>
          <w:lang w:val="en-US"/>
        </w:rPr>
        <w:t xml:space="preserve"> </w:t>
      </w:r>
      <w:r w:rsidRPr="00236511">
        <w:rPr>
          <w:rFonts w:ascii="Cascadia Mono" w:hAnsi="Cascadia Mono" w:cs="Cascadia Mono"/>
          <w:noProof w:val="0"/>
          <w:color w:val="0000FF"/>
          <w:kern w:val="0"/>
          <w:sz w:val="24"/>
          <w:szCs w:val="24"/>
          <w:lang w:val="en-US"/>
        </w:rPr>
        <w:t>TRANSACTION</w:t>
      </w:r>
    </w:p>
    <w:p w14:paraId="5DD4414C" w14:textId="77777777" w:rsidR="003D4818" w:rsidRPr="00236511" w:rsidRDefault="003D4818" w:rsidP="003D481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36511">
        <w:rPr>
          <w:rFonts w:ascii="Cascadia Mono" w:hAnsi="Cascadia Mono" w:cs="Cascadia Mono"/>
          <w:noProof w:val="0"/>
          <w:color w:val="000000"/>
          <w:kern w:val="0"/>
          <w:sz w:val="24"/>
          <w:szCs w:val="24"/>
          <w:lang w:val="en-US"/>
        </w:rPr>
        <w:tab/>
      </w:r>
      <w:r w:rsidRPr="00236511">
        <w:rPr>
          <w:rFonts w:ascii="Cascadia Mono" w:hAnsi="Cascadia Mono" w:cs="Cascadia Mono"/>
          <w:noProof w:val="0"/>
          <w:color w:val="000000"/>
          <w:kern w:val="0"/>
          <w:sz w:val="24"/>
          <w:szCs w:val="24"/>
          <w:lang w:val="en-US"/>
        </w:rPr>
        <w:tab/>
      </w:r>
      <w:r w:rsidRPr="00236511">
        <w:rPr>
          <w:rFonts w:ascii="Cascadia Mono" w:hAnsi="Cascadia Mono" w:cs="Cascadia Mono"/>
          <w:noProof w:val="0"/>
          <w:color w:val="0000FF"/>
          <w:kern w:val="0"/>
          <w:sz w:val="24"/>
          <w:szCs w:val="24"/>
          <w:lang w:val="en-US"/>
        </w:rPr>
        <w:t>DECLARE</w:t>
      </w:r>
      <w:r w:rsidRPr="00236511">
        <w:rPr>
          <w:rFonts w:ascii="Cascadia Mono" w:hAnsi="Cascadia Mono" w:cs="Cascadia Mono"/>
          <w:noProof w:val="0"/>
          <w:color w:val="000000"/>
          <w:kern w:val="0"/>
          <w:sz w:val="24"/>
          <w:szCs w:val="24"/>
          <w:lang w:val="en-US"/>
        </w:rPr>
        <w:t xml:space="preserve"> @errorMessage </w:t>
      </w:r>
      <w:proofErr w:type="gramStart"/>
      <w:r w:rsidRPr="00236511">
        <w:rPr>
          <w:rFonts w:ascii="Cascadia Mono" w:hAnsi="Cascadia Mono" w:cs="Cascadia Mono"/>
          <w:noProof w:val="0"/>
          <w:color w:val="0000FF"/>
          <w:kern w:val="0"/>
          <w:sz w:val="24"/>
          <w:szCs w:val="24"/>
          <w:lang w:val="en-US"/>
        </w:rPr>
        <w:t>NVARCHAR</w:t>
      </w:r>
      <w:r w:rsidRPr="00236511">
        <w:rPr>
          <w:rFonts w:ascii="Cascadia Mono" w:hAnsi="Cascadia Mono" w:cs="Cascadia Mono"/>
          <w:noProof w:val="0"/>
          <w:color w:val="808080"/>
          <w:kern w:val="0"/>
          <w:sz w:val="24"/>
          <w:szCs w:val="24"/>
          <w:lang w:val="en-US"/>
        </w:rPr>
        <w:t>(</w:t>
      </w:r>
      <w:proofErr w:type="gramEnd"/>
      <w:r w:rsidRPr="00236511">
        <w:rPr>
          <w:rFonts w:ascii="Cascadia Mono" w:hAnsi="Cascadia Mono" w:cs="Cascadia Mono"/>
          <w:noProof w:val="0"/>
          <w:color w:val="FF00FF"/>
          <w:kern w:val="0"/>
          <w:sz w:val="24"/>
          <w:szCs w:val="24"/>
          <w:lang w:val="en-US"/>
        </w:rPr>
        <w:t>max</w:t>
      </w:r>
      <w:r w:rsidRPr="00236511">
        <w:rPr>
          <w:rFonts w:ascii="Cascadia Mono" w:hAnsi="Cascadia Mono" w:cs="Cascadia Mono"/>
          <w:noProof w:val="0"/>
          <w:color w:val="808080"/>
          <w:kern w:val="0"/>
          <w:sz w:val="24"/>
          <w:szCs w:val="24"/>
          <w:lang w:val="en-US"/>
        </w:rPr>
        <w:t>)</w:t>
      </w:r>
    </w:p>
    <w:p w14:paraId="32D9EE28" w14:textId="77777777" w:rsidR="003D4818" w:rsidRPr="00236511" w:rsidRDefault="003D4818" w:rsidP="003D481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36511">
        <w:rPr>
          <w:rFonts w:ascii="Cascadia Mono" w:hAnsi="Cascadia Mono" w:cs="Cascadia Mono"/>
          <w:noProof w:val="0"/>
          <w:color w:val="000000"/>
          <w:kern w:val="0"/>
          <w:sz w:val="24"/>
          <w:szCs w:val="24"/>
          <w:lang w:val="en-US"/>
        </w:rPr>
        <w:tab/>
      </w:r>
      <w:r w:rsidRPr="00236511">
        <w:rPr>
          <w:rFonts w:ascii="Cascadia Mono" w:hAnsi="Cascadia Mono" w:cs="Cascadia Mono"/>
          <w:noProof w:val="0"/>
          <w:color w:val="000000"/>
          <w:kern w:val="0"/>
          <w:sz w:val="24"/>
          <w:szCs w:val="24"/>
          <w:lang w:val="en-US"/>
        </w:rPr>
        <w:tab/>
      </w:r>
      <w:r w:rsidRPr="00236511">
        <w:rPr>
          <w:rFonts w:ascii="Cascadia Mono" w:hAnsi="Cascadia Mono" w:cs="Cascadia Mono"/>
          <w:noProof w:val="0"/>
          <w:color w:val="0000FF"/>
          <w:kern w:val="0"/>
          <w:sz w:val="24"/>
          <w:szCs w:val="24"/>
          <w:lang w:val="en-US"/>
        </w:rPr>
        <w:t>BEGIN</w:t>
      </w:r>
      <w:r w:rsidRPr="00236511">
        <w:rPr>
          <w:rFonts w:ascii="Cascadia Mono" w:hAnsi="Cascadia Mono" w:cs="Cascadia Mono"/>
          <w:noProof w:val="0"/>
          <w:color w:val="000000"/>
          <w:kern w:val="0"/>
          <w:sz w:val="24"/>
          <w:szCs w:val="24"/>
          <w:lang w:val="en-US"/>
        </w:rPr>
        <w:t xml:space="preserve"> </w:t>
      </w:r>
      <w:r w:rsidRPr="00236511">
        <w:rPr>
          <w:rFonts w:ascii="Cascadia Mono" w:hAnsi="Cascadia Mono" w:cs="Cascadia Mono"/>
          <w:noProof w:val="0"/>
          <w:color w:val="0000FF"/>
          <w:kern w:val="0"/>
          <w:sz w:val="24"/>
          <w:szCs w:val="24"/>
          <w:lang w:val="en-US"/>
        </w:rPr>
        <w:t>TRY</w:t>
      </w:r>
    </w:p>
    <w:p w14:paraId="6D925470" w14:textId="77777777" w:rsidR="003D4818" w:rsidRPr="00236511" w:rsidRDefault="003D4818" w:rsidP="003D481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36511">
        <w:rPr>
          <w:rFonts w:ascii="Cascadia Mono" w:hAnsi="Cascadia Mono" w:cs="Cascadia Mono"/>
          <w:noProof w:val="0"/>
          <w:color w:val="000000"/>
          <w:kern w:val="0"/>
          <w:sz w:val="24"/>
          <w:szCs w:val="24"/>
          <w:lang w:val="en-US"/>
        </w:rPr>
        <w:tab/>
      </w:r>
      <w:r w:rsidRPr="00236511">
        <w:rPr>
          <w:rFonts w:ascii="Cascadia Mono" w:hAnsi="Cascadia Mono" w:cs="Cascadia Mono"/>
          <w:noProof w:val="0"/>
          <w:color w:val="000000"/>
          <w:kern w:val="0"/>
          <w:sz w:val="24"/>
          <w:szCs w:val="24"/>
          <w:lang w:val="en-US"/>
        </w:rPr>
        <w:tab/>
      </w:r>
      <w:r w:rsidRPr="00236511">
        <w:rPr>
          <w:rFonts w:ascii="Cascadia Mono" w:hAnsi="Cascadia Mono" w:cs="Cascadia Mono"/>
          <w:noProof w:val="0"/>
          <w:color w:val="000000"/>
          <w:kern w:val="0"/>
          <w:sz w:val="24"/>
          <w:szCs w:val="24"/>
          <w:lang w:val="en-US"/>
        </w:rPr>
        <w:tab/>
      </w:r>
      <w:r w:rsidRPr="00236511">
        <w:rPr>
          <w:rFonts w:ascii="Cascadia Mono" w:hAnsi="Cascadia Mono" w:cs="Cascadia Mono"/>
          <w:noProof w:val="0"/>
          <w:color w:val="0000FF"/>
          <w:kern w:val="0"/>
          <w:sz w:val="24"/>
          <w:szCs w:val="24"/>
          <w:lang w:val="en-US"/>
        </w:rPr>
        <w:t>DELETE</w:t>
      </w:r>
      <w:r w:rsidRPr="00236511">
        <w:rPr>
          <w:rFonts w:ascii="Cascadia Mono" w:hAnsi="Cascadia Mono" w:cs="Cascadia Mono"/>
          <w:noProof w:val="0"/>
          <w:color w:val="000000"/>
          <w:kern w:val="0"/>
          <w:sz w:val="24"/>
          <w:szCs w:val="24"/>
          <w:lang w:val="en-US"/>
        </w:rPr>
        <w:t xml:space="preserve"> </w:t>
      </w:r>
      <w:r w:rsidRPr="00236511">
        <w:rPr>
          <w:rFonts w:ascii="Cascadia Mono" w:hAnsi="Cascadia Mono" w:cs="Cascadia Mono"/>
          <w:noProof w:val="0"/>
          <w:color w:val="0000FF"/>
          <w:kern w:val="0"/>
          <w:sz w:val="24"/>
          <w:szCs w:val="24"/>
          <w:lang w:val="en-US"/>
        </w:rPr>
        <w:t>FROM</w:t>
      </w:r>
      <w:r w:rsidRPr="00236511">
        <w:rPr>
          <w:rFonts w:ascii="Cascadia Mono" w:hAnsi="Cascadia Mono" w:cs="Cascadia Mono"/>
          <w:noProof w:val="0"/>
          <w:color w:val="000000"/>
          <w:kern w:val="0"/>
          <w:sz w:val="24"/>
          <w:szCs w:val="24"/>
          <w:lang w:val="en-US"/>
        </w:rPr>
        <w:t xml:space="preserve"> Bill </w:t>
      </w:r>
      <w:r w:rsidRPr="00236511">
        <w:rPr>
          <w:rFonts w:ascii="Cascadia Mono" w:hAnsi="Cascadia Mono" w:cs="Cascadia Mono"/>
          <w:noProof w:val="0"/>
          <w:color w:val="0000FF"/>
          <w:kern w:val="0"/>
          <w:sz w:val="24"/>
          <w:szCs w:val="24"/>
          <w:lang w:val="en-US"/>
        </w:rPr>
        <w:t>WHERE</w:t>
      </w:r>
      <w:r w:rsidRPr="00236511">
        <w:rPr>
          <w:rFonts w:ascii="Cascadia Mono" w:hAnsi="Cascadia Mono" w:cs="Cascadia Mono"/>
          <w:noProof w:val="0"/>
          <w:color w:val="000000"/>
          <w:kern w:val="0"/>
          <w:sz w:val="24"/>
          <w:szCs w:val="24"/>
          <w:lang w:val="en-US"/>
        </w:rPr>
        <w:t xml:space="preserve"> ID </w:t>
      </w:r>
      <w:r w:rsidRPr="00236511">
        <w:rPr>
          <w:rFonts w:ascii="Cascadia Mono" w:hAnsi="Cascadia Mono" w:cs="Cascadia Mono"/>
          <w:noProof w:val="0"/>
          <w:color w:val="808080"/>
          <w:kern w:val="0"/>
          <w:sz w:val="24"/>
          <w:szCs w:val="24"/>
          <w:lang w:val="en-US"/>
        </w:rPr>
        <w:t>=</w:t>
      </w:r>
      <w:r w:rsidRPr="00236511">
        <w:rPr>
          <w:rFonts w:ascii="Cascadia Mono" w:hAnsi="Cascadia Mono" w:cs="Cascadia Mono"/>
          <w:noProof w:val="0"/>
          <w:color w:val="000000"/>
          <w:kern w:val="0"/>
          <w:sz w:val="24"/>
          <w:szCs w:val="24"/>
          <w:lang w:val="en-US"/>
        </w:rPr>
        <w:t xml:space="preserve"> @ID</w:t>
      </w:r>
    </w:p>
    <w:p w14:paraId="21BE39B6" w14:textId="77777777" w:rsidR="003D4818" w:rsidRPr="00236511" w:rsidRDefault="003D4818" w:rsidP="003D481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36511">
        <w:rPr>
          <w:rFonts w:ascii="Cascadia Mono" w:hAnsi="Cascadia Mono" w:cs="Cascadia Mono"/>
          <w:noProof w:val="0"/>
          <w:color w:val="000000"/>
          <w:kern w:val="0"/>
          <w:sz w:val="24"/>
          <w:szCs w:val="24"/>
          <w:lang w:val="en-US"/>
        </w:rPr>
        <w:tab/>
      </w:r>
      <w:r w:rsidRPr="00236511">
        <w:rPr>
          <w:rFonts w:ascii="Cascadia Mono" w:hAnsi="Cascadia Mono" w:cs="Cascadia Mono"/>
          <w:noProof w:val="0"/>
          <w:color w:val="000000"/>
          <w:kern w:val="0"/>
          <w:sz w:val="24"/>
          <w:szCs w:val="24"/>
          <w:lang w:val="en-US"/>
        </w:rPr>
        <w:tab/>
      </w:r>
      <w:r w:rsidRPr="00236511">
        <w:rPr>
          <w:rFonts w:ascii="Cascadia Mono" w:hAnsi="Cascadia Mono" w:cs="Cascadia Mono"/>
          <w:noProof w:val="0"/>
          <w:color w:val="000000"/>
          <w:kern w:val="0"/>
          <w:sz w:val="24"/>
          <w:szCs w:val="24"/>
          <w:lang w:val="en-US"/>
        </w:rPr>
        <w:tab/>
      </w:r>
      <w:r w:rsidRPr="00236511">
        <w:rPr>
          <w:rFonts w:ascii="Cascadia Mono" w:hAnsi="Cascadia Mono" w:cs="Cascadia Mono"/>
          <w:noProof w:val="0"/>
          <w:color w:val="0000FF"/>
          <w:kern w:val="0"/>
          <w:sz w:val="24"/>
          <w:szCs w:val="24"/>
          <w:lang w:val="en-US"/>
        </w:rPr>
        <w:t>COMMIT</w:t>
      </w:r>
      <w:r w:rsidRPr="00236511">
        <w:rPr>
          <w:rFonts w:ascii="Cascadia Mono" w:hAnsi="Cascadia Mono" w:cs="Cascadia Mono"/>
          <w:noProof w:val="0"/>
          <w:color w:val="000000"/>
          <w:kern w:val="0"/>
          <w:sz w:val="24"/>
          <w:szCs w:val="24"/>
          <w:lang w:val="en-US"/>
        </w:rPr>
        <w:t xml:space="preserve"> </w:t>
      </w:r>
      <w:r w:rsidRPr="00236511">
        <w:rPr>
          <w:rFonts w:ascii="Cascadia Mono" w:hAnsi="Cascadia Mono" w:cs="Cascadia Mono"/>
          <w:noProof w:val="0"/>
          <w:color w:val="0000FF"/>
          <w:kern w:val="0"/>
          <w:sz w:val="24"/>
          <w:szCs w:val="24"/>
          <w:lang w:val="en-US"/>
        </w:rPr>
        <w:t>TRANSACTION</w:t>
      </w:r>
    </w:p>
    <w:p w14:paraId="19B8B9AF" w14:textId="77777777" w:rsidR="003D4818" w:rsidRPr="00236511" w:rsidRDefault="003D4818" w:rsidP="003D481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36511">
        <w:rPr>
          <w:rFonts w:ascii="Cascadia Mono" w:hAnsi="Cascadia Mono" w:cs="Cascadia Mono"/>
          <w:noProof w:val="0"/>
          <w:color w:val="000000"/>
          <w:kern w:val="0"/>
          <w:sz w:val="24"/>
          <w:szCs w:val="24"/>
          <w:lang w:val="en-US"/>
        </w:rPr>
        <w:tab/>
      </w:r>
      <w:r w:rsidRPr="00236511">
        <w:rPr>
          <w:rFonts w:ascii="Cascadia Mono" w:hAnsi="Cascadia Mono" w:cs="Cascadia Mono"/>
          <w:noProof w:val="0"/>
          <w:color w:val="000000"/>
          <w:kern w:val="0"/>
          <w:sz w:val="24"/>
          <w:szCs w:val="24"/>
          <w:lang w:val="en-US"/>
        </w:rPr>
        <w:tab/>
      </w:r>
      <w:r w:rsidRPr="00236511">
        <w:rPr>
          <w:rFonts w:ascii="Cascadia Mono" w:hAnsi="Cascadia Mono" w:cs="Cascadia Mono"/>
          <w:noProof w:val="0"/>
          <w:color w:val="0000FF"/>
          <w:kern w:val="0"/>
          <w:sz w:val="24"/>
          <w:szCs w:val="24"/>
          <w:lang w:val="en-US"/>
        </w:rPr>
        <w:t>END</w:t>
      </w:r>
      <w:r w:rsidRPr="00236511">
        <w:rPr>
          <w:rFonts w:ascii="Cascadia Mono" w:hAnsi="Cascadia Mono" w:cs="Cascadia Mono"/>
          <w:noProof w:val="0"/>
          <w:color w:val="000000"/>
          <w:kern w:val="0"/>
          <w:sz w:val="24"/>
          <w:szCs w:val="24"/>
          <w:lang w:val="en-US"/>
        </w:rPr>
        <w:t xml:space="preserve"> </w:t>
      </w:r>
      <w:r w:rsidRPr="00236511">
        <w:rPr>
          <w:rFonts w:ascii="Cascadia Mono" w:hAnsi="Cascadia Mono" w:cs="Cascadia Mono"/>
          <w:noProof w:val="0"/>
          <w:color w:val="0000FF"/>
          <w:kern w:val="0"/>
          <w:sz w:val="24"/>
          <w:szCs w:val="24"/>
          <w:lang w:val="en-US"/>
        </w:rPr>
        <w:t>TRY</w:t>
      </w:r>
    </w:p>
    <w:p w14:paraId="5EB83BC0" w14:textId="77777777" w:rsidR="003D4818" w:rsidRPr="00236511" w:rsidRDefault="003D4818" w:rsidP="003D481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36511">
        <w:rPr>
          <w:rFonts w:ascii="Cascadia Mono" w:hAnsi="Cascadia Mono" w:cs="Cascadia Mono"/>
          <w:noProof w:val="0"/>
          <w:color w:val="000000"/>
          <w:kern w:val="0"/>
          <w:sz w:val="24"/>
          <w:szCs w:val="24"/>
          <w:lang w:val="en-US"/>
        </w:rPr>
        <w:tab/>
      </w:r>
      <w:r w:rsidRPr="00236511">
        <w:rPr>
          <w:rFonts w:ascii="Cascadia Mono" w:hAnsi="Cascadia Mono" w:cs="Cascadia Mono"/>
          <w:noProof w:val="0"/>
          <w:color w:val="000000"/>
          <w:kern w:val="0"/>
          <w:sz w:val="24"/>
          <w:szCs w:val="24"/>
          <w:lang w:val="en-US"/>
        </w:rPr>
        <w:tab/>
      </w:r>
      <w:r w:rsidRPr="00236511">
        <w:rPr>
          <w:rFonts w:ascii="Cascadia Mono" w:hAnsi="Cascadia Mono" w:cs="Cascadia Mono"/>
          <w:noProof w:val="0"/>
          <w:color w:val="0000FF"/>
          <w:kern w:val="0"/>
          <w:sz w:val="24"/>
          <w:szCs w:val="24"/>
          <w:lang w:val="en-US"/>
        </w:rPr>
        <w:t>BEGIN</w:t>
      </w:r>
      <w:r w:rsidRPr="00236511">
        <w:rPr>
          <w:rFonts w:ascii="Cascadia Mono" w:hAnsi="Cascadia Mono" w:cs="Cascadia Mono"/>
          <w:noProof w:val="0"/>
          <w:color w:val="000000"/>
          <w:kern w:val="0"/>
          <w:sz w:val="24"/>
          <w:szCs w:val="24"/>
          <w:lang w:val="en-US"/>
        </w:rPr>
        <w:t xml:space="preserve"> </w:t>
      </w:r>
      <w:r w:rsidRPr="00236511">
        <w:rPr>
          <w:rFonts w:ascii="Cascadia Mono" w:hAnsi="Cascadia Mono" w:cs="Cascadia Mono"/>
          <w:noProof w:val="0"/>
          <w:color w:val="0000FF"/>
          <w:kern w:val="0"/>
          <w:sz w:val="24"/>
          <w:szCs w:val="24"/>
          <w:lang w:val="en-US"/>
        </w:rPr>
        <w:t>CATCH</w:t>
      </w:r>
    </w:p>
    <w:p w14:paraId="5CD91209" w14:textId="77777777" w:rsidR="003D4818" w:rsidRPr="00236511" w:rsidRDefault="003D4818" w:rsidP="003D481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36511">
        <w:rPr>
          <w:rFonts w:ascii="Cascadia Mono" w:hAnsi="Cascadia Mono" w:cs="Cascadia Mono"/>
          <w:noProof w:val="0"/>
          <w:color w:val="000000"/>
          <w:kern w:val="0"/>
          <w:sz w:val="24"/>
          <w:szCs w:val="24"/>
          <w:lang w:val="en-US"/>
        </w:rPr>
        <w:tab/>
      </w:r>
      <w:r w:rsidRPr="00236511">
        <w:rPr>
          <w:rFonts w:ascii="Cascadia Mono" w:hAnsi="Cascadia Mono" w:cs="Cascadia Mono"/>
          <w:noProof w:val="0"/>
          <w:color w:val="000000"/>
          <w:kern w:val="0"/>
          <w:sz w:val="24"/>
          <w:szCs w:val="24"/>
          <w:lang w:val="en-US"/>
        </w:rPr>
        <w:tab/>
      </w:r>
      <w:r w:rsidRPr="00236511">
        <w:rPr>
          <w:rFonts w:ascii="Cascadia Mono" w:hAnsi="Cascadia Mono" w:cs="Cascadia Mono"/>
          <w:noProof w:val="0"/>
          <w:color w:val="000000"/>
          <w:kern w:val="0"/>
          <w:sz w:val="24"/>
          <w:szCs w:val="24"/>
          <w:lang w:val="en-US"/>
        </w:rPr>
        <w:tab/>
      </w:r>
      <w:r w:rsidRPr="00236511">
        <w:rPr>
          <w:rFonts w:ascii="Cascadia Mono" w:hAnsi="Cascadia Mono" w:cs="Cascadia Mono"/>
          <w:noProof w:val="0"/>
          <w:color w:val="0000FF"/>
          <w:kern w:val="0"/>
          <w:sz w:val="24"/>
          <w:szCs w:val="24"/>
          <w:lang w:val="en-US"/>
        </w:rPr>
        <w:t>ROLLBACK</w:t>
      </w:r>
      <w:r w:rsidRPr="00236511">
        <w:rPr>
          <w:rFonts w:ascii="Cascadia Mono" w:hAnsi="Cascadia Mono" w:cs="Cascadia Mono"/>
          <w:noProof w:val="0"/>
          <w:color w:val="000000"/>
          <w:kern w:val="0"/>
          <w:sz w:val="24"/>
          <w:szCs w:val="24"/>
          <w:lang w:val="en-US"/>
        </w:rPr>
        <w:t xml:space="preserve"> </w:t>
      </w:r>
      <w:r w:rsidRPr="00236511">
        <w:rPr>
          <w:rFonts w:ascii="Cascadia Mono" w:hAnsi="Cascadia Mono" w:cs="Cascadia Mono"/>
          <w:noProof w:val="0"/>
          <w:color w:val="0000FF"/>
          <w:kern w:val="0"/>
          <w:sz w:val="24"/>
          <w:szCs w:val="24"/>
          <w:lang w:val="en-US"/>
        </w:rPr>
        <w:t>TRANSACTION</w:t>
      </w:r>
    </w:p>
    <w:p w14:paraId="0E95C295" w14:textId="77777777" w:rsidR="003D4818" w:rsidRPr="00236511" w:rsidRDefault="003D4818" w:rsidP="003D481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36511">
        <w:rPr>
          <w:rFonts w:ascii="Cascadia Mono" w:hAnsi="Cascadia Mono" w:cs="Cascadia Mono"/>
          <w:noProof w:val="0"/>
          <w:color w:val="000000"/>
          <w:kern w:val="0"/>
          <w:sz w:val="24"/>
          <w:szCs w:val="24"/>
          <w:lang w:val="en-US"/>
        </w:rPr>
        <w:tab/>
      </w:r>
      <w:r w:rsidRPr="00236511">
        <w:rPr>
          <w:rFonts w:ascii="Cascadia Mono" w:hAnsi="Cascadia Mono" w:cs="Cascadia Mono"/>
          <w:noProof w:val="0"/>
          <w:color w:val="000000"/>
          <w:kern w:val="0"/>
          <w:sz w:val="24"/>
          <w:szCs w:val="24"/>
          <w:lang w:val="en-US"/>
        </w:rPr>
        <w:tab/>
      </w:r>
      <w:r w:rsidRPr="00236511">
        <w:rPr>
          <w:rFonts w:ascii="Cascadia Mono" w:hAnsi="Cascadia Mono" w:cs="Cascadia Mono"/>
          <w:noProof w:val="0"/>
          <w:color w:val="000000"/>
          <w:kern w:val="0"/>
          <w:sz w:val="24"/>
          <w:szCs w:val="24"/>
          <w:lang w:val="en-US"/>
        </w:rPr>
        <w:tab/>
      </w:r>
      <w:r w:rsidRPr="00236511">
        <w:rPr>
          <w:rFonts w:ascii="Cascadia Mono" w:hAnsi="Cascadia Mono" w:cs="Cascadia Mono"/>
          <w:noProof w:val="0"/>
          <w:color w:val="0000FF"/>
          <w:kern w:val="0"/>
          <w:sz w:val="24"/>
          <w:szCs w:val="24"/>
          <w:lang w:val="en-US"/>
        </w:rPr>
        <w:t>SET</w:t>
      </w:r>
      <w:r w:rsidRPr="00236511">
        <w:rPr>
          <w:rFonts w:ascii="Cascadia Mono" w:hAnsi="Cascadia Mono" w:cs="Cascadia Mono"/>
          <w:noProof w:val="0"/>
          <w:color w:val="000000"/>
          <w:kern w:val="0"/>
          <w:sz w:val="24"/>
          <w:szCs w:val="24"/>
          <w:lang w:val="en-US"/>
        </w:rPr>
        <w:t xml:space="preserve"> @errorMessage </w:t>
      </w:r>
      <w:r w:rsidRPr="00236511">
        <w:rPr>
          <w:rFonts w:ascii="Cascadia Mono" w:hAnsi="Cascadia Mono" w:cs="Cascadia Mono"/>
          <w:noProof w:val="0"/>
          <w:color w:val="808080"/>
          <w:kern w:val="0"/>
          <w:sz w:val="24"/>
          <w:szCs w:val="24"/>
          <w:lang w:val="en-US"/>
        </w:rPr>
        <w:t>=</w:t>
      </w:r>
      <w:r w:rsidRPr="00236511">
        <w:rPr>
          <w:rFonts w:ascii="Cascadia Mono" w:hAnsi="Cascadia Mono" w:cs="Cascadia Mono"/>
          <w:noProof w:val="0"/>
          <w:color w:val="000000"/>
          <w:kern w:val="0"/>
          <w:sz w:val="24"/>
          <w:szCs w:val="24"/>
          <w:lang w:val="en-US"/>
        </w:rPr>
        <w:t xml:space="preserve"> </w:t>
      </w:r>
      <w:r w:rsidRPr="00236511">
        <w:rPr>
          <w:rFonts w:ascii="Cascadia Mono" w:hAnsi="Cascadia Mono" w:cs="Cascadia Mono"/>
          <w:noProof w:val="0"/>
          <w:color w:val="FF00FF"/>
          <w:kern w:val="0"/>
          <w:sz w:val="24"/>
          <w:szCs w:val="24"/>
          <w:lang w:val="en-US"/>
        </w:rPr>
        <w:t>ERROR_</w:t>
      </w:r>
      <w:proofErr w:type="gramStart"/>
      <w:r w:rsidRPr="00236511">
        <w:rPr>
          <w:rFonts w:ascii="Cascadia Mono" w:hAnsi="Cascadia Mono" w:cs="Cascadia Mono"/>
          <w:noProof w:val="0"/>
          <w:color w:val="FF00FF"/>
          <w:kern w:val="0"/>
          <w:sz w:val="24"/>
          <w:szCs w:val="24"/>
          <w:lang w:val="en-US"/>
        </w:rPr>
        <w:t>MESSAGE</w:t>
      </w:r>
      <w:r w:rsidRPr="00236511">
        <w:rPr>
          <w:rFonts w:ascii="Cascadia Mono" w:hAnsi="Cascadia Mono" w:cs="Cascadia Mono"/>
          <w:noProof w:val="0"/>
          <w:color w:val="808080"/>
          <w:kern w:val="0"/>
          <w:sz w:val="24"/>
          <w:szCs w:val="24"/>
          <w:lang w:val="en-US"/>
        </w:rPr>
        <w:t>(</w:t>
      </w:r>
      <w:proofErr w:type="gramEnd"/>
      <w:r w:rsidRPr="00236511">
        <w:rPr>
          <w:rFonts w:ascii="Cascadia Mono" w:hAnsi="Cascadia Mono" w:cs="Cascadia Mono"/>
          <w:noProof w:val="0"/>
          <w:color w:val="808080"/>
          <w:kern w:val="0"/>
          <w:sz w:val="24"/>
          <w:szCs w:val="24"/>
          <w:lang w:val="en-US"/>
        </w:rPr>
        <w:t>)</w:t>
      </w:r>
    </w:p>
    <w:p w14:paraId="22568368" w14:textId="77777777" w:rsidR="003D4818" w:rsidRPr="00236511" w:rsidRDefault="003D4818" w:rsidP="003D481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36511">
        <w:rPr>
          <w:rFonts w:ascii="Cascadia Mono" w:hAnsi="Cascadia Mono" w:cs="Cascadia Mono"/>
          <w:noProof w:val="0"/>
          <w:color w:val="000000"/>
          <w:kern w:val="0"/>
          <w:sz w:val="24"/>
          <w:szCs w:val="24"/>
          <w:lang w:val="en-US"/>
        </w:rPr>
        <w:tab/>
      </w:r>
      <w:r w:rsidRPr="00236511">
        <w:rPr>
          <w:rFonts w:ascii="Cascadia Mono" w:hAnsi="Cascadia Mono" w:cs="Cascadia Mono"/>
          <w:noProof w:val="0"/>
          <w:color w:val="000000"/>
          <w:kern w:val="0"/>
          <w:sz w:val="24"/>
          <w:szCs w:val="24"/>
          <w:lang w:val="en-US"/>
        </w:rPr>
        <w:tab/>
      </w:r>
      <w:r w:rsidRPr="00236511">
        <w:rPr>
          <w:rFonts w:ascii="Cascadia Mono" w:hAnsi="Cascadia Mono" w:cs="Cascadia Mono"/>
          <w:noProof w:val="0"/>
          <w:color w:val="000000"/>
          <w:kern w:val="0"/>
          <w:sz w:val="24"/>
          <w:szCs w:val="24"/>
          <w:lang w:val="en-US"/>
        </w:rPr>
        <w:tab/>
      </w:r>
      <w:proofErr w:type="gramStart"/>
      <w:r w:rsidRPr="00236511">
        <w:rPr>
          <w:rFonts w:ascii="Cascadia Mono" w:hAnsi="Cascadia Mono" w:cs="Cascadia Mono"/>
          <w:noProof w:val="0"/>
          <w:color w:val="0000FF"/>
          <w:kern w:val="0"/>
          <w:sz w:val="24"/>
          <w:szCs w:val="24"/>
          <w:lang w:val="en-US"/>
        </w:rPr>
        <w:t>RAISERROR</w:t>
      </w:r>
      <w:r w:rsidRPr="00236511">
        <w:rPr>
          <w:rFonts w:ascii="Cascadia Mono" w:hAnsi="Cascadia Mono" w:cs="Cascadia Mono"/>
          <w:noProof w:val="0"/>
          <w:color w:val="808080"/>
          <w:kern w:val="0"/>
          <w:sz w:val="24"/>
          <w:szCs w:val="24"/>
          <w:lang w:val="en-US"/>
        </w:rPr>
        <w:t>(</w:t>
      </w:r>
      <w:proofErr w:type="gramEnd"/>
      <w:r w:rsidRPr="00236511">
        <w:rPr>
          <w:rFonts w:ascii="Cascadia Mono" w:hAnsi="Cascadia Mono" w:cs="Cascadia Mono"/>
          <w:noProof w:val="0"/>
          <w:color w:val="000000"/>
          <w:kern w:val="0"/>
          <w:sz w:val="24"/>
          <w:szCs w:val="24"/>
          <w:lang w:val="en-US"/>
        </w:rPr>
        <w:t>@errorMessage</w:t>
      </w:r>
      <w:r w:rsidRPr="00236511">
        <w:rPr>
          <w:rFonts w:ascii="Cascadia Mono" w:hAnsi="Cascadia Mono" w:cs="Cascadia Mono"/>
          <w:noProof w:val="0"/>
          <w:color w:val="808080"/>
          <w:kern w:val="0"/>
          <w:sz w:val="24"/>
          <w:szCs w:val="24"/>
          <w:lang w:val="en-US"/>
        </w:rPr>
        <w:t>,</w:t>
      </w:r>
      <w:r w:rsidRPr="00236511">
        <w:rPr>
          <w:rFonts w:ascii="Cascadia Mono" w:hAnsi="Cascadia Mono" w:cs="Cascadia Mono"/>
          <w:noProof w:val="0"/>
          <w:color w:val="000000"/>
          <w:kern w:val="0"/>
          <w:sz w:val="24"/>
          <w:szCs w:val="24"/>
          <w:lang w:val="en-US"/>
        </w:rPr>
        <w:t xml:space="preserve"> 16</w:t>
      </w:r>
      <w:r w:rsidRPr="00236511">
        <w:rPr>
          <w:rFonts w:ascii="Cascadia Mono" w:hAnsi="Cascadia Mono" w:cs="Cascadia Mono"/>
          <w:noProof w:val="0"/>
          <w:color w:val="808080"/>
          <w:kern w:val="0"/>
          <w:sz w:val="24"/>
          <w:szCs w:val="24"/>
          <w:lang w:val="en-US"/>
        </w:rPr>
        <w:t>,</w:t>
      </w:r>
      <w:r w:rsidRPr="00236511">
        <w:rPr>
          <w:rFonts w:ascii="Cascadia Mono" w:hAnsi="Cascadia Mono" w:cs="Cascadia Mono"/>
          <w:noProof w:val="0"/>
          <w:color w:val="000000"/>
          <w:kern w:val="0"/>
          <w:sz w:val="24"/>
          <w:szCs w:val="24"/>
          <w:lang w:val="en-US"/>
        </w:rPr>
        <w:t xml:space="preserve"> 1</w:t>
      </w:r>
      <w:r w:rsidRPr="00236511">
        <w:rPr>
          <w:rFonts w:ascii="Cascadia Mono" w:hAnsi="Cascadia Mono" w:cs="Cascadia Mono"/>
          <w:noProof w:val="0"/>
          <w:color w:val="808080"/>
          <w:kern w:val="0"/>
          <w:sz w:val="24"/>
          <w:szCs w:val="24"/>
          <w:lang w:val="en-US"/>
        </w:rPr>
        <w:t>)</w:t>
      </w:r>
    </w:p>
    <w:p w14:paraId="6BFBE5E0" w14:textId="77777777" w:rsidR="003D4818" w:rsidRPr="00236511" w:rsidRDefault="003D4818" w:rsidP="003D481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36511">
        <w:rPr>
          <w:rFonts w:ascii="Cascadia Mono" w:hAnsi="Cascadia Mono" w:cs="Cascadia Mono"/>
          <w:noProof w:val="0"/>
          <w:color w:val="000000"/>
          <w:kern w:val="0"/>
          <w:sz w:val="24"/>
          <w:szCs w:val="24"/>
          <w:lang w:val="en-US"/>
        </w:rPr>
        <w:tab/>
      </w:r>
      <w:r w:rsidRPr="00236511">
        <w:rPr>
          <w:rFonts w:ascii="Cascadia Mono" w:hAnsi="Cascadia Mono" w:cs="Cascadia Mono"/>
          <w:noProof w:val="0"/>
          <w:color w:val="000000"/>
          <w:kern w:val="0"/>
          <w:sz w:val="24"/>
          <w:szCs w:val="24"/>
          <w:lang w:val="en-US"/>
        </w:rPr>
        <w:tab/>
      </w:r>
      <w:r w:rsidRPr="00236511">
        <w:rPr>
          <w:rFonts w:ascii="Cascadia Mono" w:hAnsi="Cascadia Mono" w:cs="Cascadia Mono"/>
          <w:noProof w:val="0"/>
          <w:color w:val="0000FF"/>
          <w:kern w:val="0"/>
          <w:sz w:val="24"/>
          <w:szCs w:val="24"/>
          <w:lang w:val="en-US"/>
        </w:rPr>
        <w:t>END</w:t>
      </w:r>
      <w:r w:rsidRPr="00236511">
        <w:rPr>
          <w:rFonts w:ascii="Cascadia Mono" w:hAnsi="Cascadia Mono" w:cs="Cascadia Mono"/>
          <w:noProof w:val="0"/>
          <w:color w:val="000000"/>
          <w:kern w:val="0"/>
          <w:sz w:val="24"/>
          <w:szCs w:val="24"/>
          <w:lang w:val="en-US"/>
        </w:rPr>
        <w:t xml:space="preserve"> </w:t>
      </w:r>
      <w:r w:rsidRPr="00236511">
        <w:rPr>
          <w:rFonts w:ascii="Cascadia Mono" w:hAnsi="Cascadia Mono" w:cs="Cascadia Mono"/>
          <w:noProof w:val="0"/>
          <w:color w:val="0000FF"/>
          <w:kern w:val="0"/>
          <w:sz w:val="24"/>
          <w:szCs w:val="24"/>
          <w:lang w:val="en-US"/>
        </w:rPr>
        <w:t>CATCH</w:t>
      </w:r>
    </w:p>
    <w:p w14:paraId="1FF7154E" w14:textId="77777777" w:rsidR="003D4818" w:rsidRPr="00236511" w:rsidRDefault="003D4818" w:rsidP="003D481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36511">
        <w:rPr>
          <w:rFonts w:ascii="Cascadia Mono" w:hAnsi="Cascadia Mono" w:cs="Cascadia Mono"/>
          <w:noProof w:val="0"/>
          <w:color w:val="0000FF"/>
          <w:kern w:val="0"/>
          <w:sz w:val="24"/>
          <w:szCs w:val="24"/>
          <w:lang w:val="en-US"/>
        </w:rPr>
        <w:t>END</w:t>
      </w:r>
    </w:p>
    <w:p w14:paraId="5900187B" w14:textId="7D076091" w:rsidR="001138DD" w:rsidRPr="00236511" w:rsidRDefault="003D4818" w:rsidP="003D4818">
      <w:pPr>
        <w:pStyle w:val="ListParagraph"/>
        <w:pBdr>
          <w:top w:val="single" w:sz="4" w:space="1" w:color="auto"/>
          <w:left w:val="single" w:sz="4" w:space="4" w:color="auto"/>
          <w:bottom w:val="single" w:sz="4" w:space="1" w:color="auto"/>
          <w:right w:val="single" w:sz="4" w:space="4" w:color="auto"/>
        </w:pBdr>
        <w:spacing w:after="0" w:line="360" w:lineRule="auto"/>
        <w:ind w:left="1584"/>
        <w:rPr>
          <w:rFonts w:ascii="Cascadia Mono" w:hAnsi="Cascadia Mono" w:cs="Cascadia Mono"/>
          <w:noProof w:val="0"/>
          <w:color w:val="0000FF"/>
          <w:kern w:val="0"/>
          <w:sz w:val="24"/>
          <w:szCs w:val="24"/>
          <w:lang w:val="en-US"/>
        </w:rPr>
      </w:pPr>
      <w:r w:rsidRPr="00236511">
        <w:rPr>
          <w:rFonts w:ascii="Cascadia Mono" w:hAnsi="Cascadia Mono" w:cs="Cascadia Mono"/>
          <w:noProof w:val="0"/>
          <w:color w:val="0000FF"/>
          <w:kern w:val="0"/>
          <w:sz w:val="24"/>
          <w:szCs w:val="24"/>
          <w:lang w:val="en-US"/>
        </w:rPr>
        <w:t>GO</w:t>
      </w:r>
    </w:p>
    <w:p w14:paraId="22D491E1" w14:textId="77777777" w:rsidR="003D4818" w:rsidRDefault="003D4818" w:rsidP="003D4818">
      <w:pPr>
        <w:pStyle w:val="ListParagraph"/>
        <w:spacing w:after="0" w:line="360" w:lineRule="auto"/>
        <w:ind w:left="1584"/>
        <w:rPr>
          <w:rFonts w:ascii="Times New Roman" w:hAnsi="Times New Roman" w:cs="Times New Roman"/>
          <w:sz w:val="28"/>
          <w:szCs w:val="28"/>
          <w:u w:val="single"/>
          <w:lang w:val="en-US"/>
        </w:rPr>
      </w:pPr>
    </w:p>
    <w:p w14:paraId="750A2593" w14:textId="01C690FD" w:rsidR="001138DD" w:rsidRDefault="001138DD" w:rsidP="001138DD">
      <w:pPr>
        <w:pStyle w:val="ListParagraph"/>
        <w:spacing w:after="0" w:line="360" w:lineRule="auto"/>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C# code:</w:t>
      </w:r>
    </w:p>
    <w:p w14:paraId="5363975B" w14:textId="77777777" w:rsidR="001138DD" w:rsidRPr="00236511" w:rsidRDefault="001138DD" w:rsidP="001138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36511">
        <w:rPr>
          <w:rFonts w:ascii="Cascadia Mono" w:hAnsi="Cascadia Mono" w:cs="Cascadia Mono"/>
          <w:noProof w:val="0"/>
          <w:color w:val="000000"/>
          <w:kern w:val="0"/>
          <w:sz w:val="24"/>
          <w:szCs w:val="24"/>
          <w:lang w:val="en-US"/>
        </w:rPr>
        <w:t>try</w:t>
      </w:r>
    </w:p>
    <w:p w14:paraId="2EB26F6D" w14:textId="77777777" w:rsidR="001138DD" w:rsidRPr="00236511" w:rsidRDefault="001138DD" w:rsidP="001138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36511">
        <w:rPr>
          <w:rFonts w:ascii="Cascadia Mono" w:hAnsi="Cascadia Mono" w:cs="Cascadia Mono"/>
          <w:noProof w:val="0"/>
          <w:color w:val="000000"/>
          <w:kern w:val="0"/>
          <w:sz w:val="24"/>
          <w:szCs w:val="24"/>
          <w:lang w:val="en-US"/>
        </w:rPr>
        <w:t>{</w:t>
      </w:r>
    </w:p>
    <w:p w14:paraId="0E697B9F" w14:textId="77777777" w:rsidR="001138DD" w:rsidRPr="00236511" w:rsidRDefault="001138DD" w:rsidP="001138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36511">
        <w:rPr>
          <w:rFonts w:ascii="Cascadia Mono" w:hAnsi="Cascadia Mono" w:cs="Cascadia Mono"/>
          <w:noProof w:val="0"/>
          <w:color w:val="000000"/>
          <w:kern w:val="0"/>
          <w:sz w:val="24"/>
          <w:szCs w:val="24"/>
          <w:lang w:val="en-US"/>
        </w:rPr>
        <w:t xml:space="preserve">    </w:t>
      </w:r>
      <w:proofErr w:type="spellStart"/>
      <w:proofErr w:type="gramStart"/>
      <w:r w:rsidRPr="00236511">
        <w:rPr>
          <w:rFonts w:ascii="Cascadia Mono" w:hAnsi="Cascadia Mono" w:cs="Cascadia Mono"/>
          <w:noProof w:val="0"/>
          <w:color w:val="000000"/>
          <w:kern w:val="0"/>
          <w:sz w:val="24"/>
          <w:szCs w:val="24"/>
          <w:lang w:val="en-US"/>
        </w:rPr>
        <w:t>DataProvider.Instance.ExecuteNonQuery</w:t>
      </w:r>
      <w:proofErr w:type="spellEnd"/>
      <w:proofErr w:type="gramEnd"/>
      <w:r w:rsidRPr="00236511">
        <w:rPr>
          <w:rFonts w:ascii="Cascadia Mono" w:hAnsi="Cascadia Mono" w:cs="Cascadia Mono"/>
          <w:noProof w:val="0"/>
          <w:color w:val="000000"/>
          <w:kern w:val="0"/>
          <w:sz w:val="24"/>
          <w:szCs w:val="24"/>
          <w:lang w:val="en-US"/>
        </w:rPr>
        <w:t xml:space="preserve">("EXEC </w:t>
      </w:r>
      <w:proofErr w:type="spellStart"/>
      <w:r w:rsidRPr="00236511">
        <w:rPr>
          <w:rFonts w:ascii="Cascadia Mono" w:hAnsi="Cascadia Mono" w:cs="Cascadia Mono"/>
          <w:noProof w:val="0"/>
          <w:color w:val="000000"/>
          <w:kern w:val="0"/>
          <w:sz w:val="24"/>
          <w:szCs w:val="24"/>
          <w:lang w:val="en-US"/>
        </w:rPr>
        <w:t>deleteBillByID</w:t>
      </w:r>
      <w:proofErr w:type="spellEnd"/>
      <w:r w:rsidRPr="00236511">
        <w:rPr>
          <w:rFonts w:ascii="Cascadia Mono" w:hAnsi="Cascadia Mono" w:cs="Cascadia Mono"/>
          <w:noProof w:val="0"/>
          <w:color w:val="000000"/>
          <w:kern w:val="0"/>
          <w:sz w:val="24"/>
          <w:szCs w:val="24"/>
          <w:lang w:val="en-US"/>
        </w:rPr>
        <w:t xml:space="preserve"> @billID ", new object[] { </w:t>
      </w:r>
      <w:proofErr w:type="spellStart"/>
      <w:r w:rsidRPr="00236511">
        <w:rPr>
          <w:rFonts w:ascii="Cascadia Mono" w:hAnsi="Cascadia Mono" w:cs="Cascadia Mono"/>
          <w:noProof w:val="0"/>
          <w:color w:val="000000"/>
          <w:kern w:val="0"/>
          <w:sz w:val="24"/>
          <w:szCs w:val="24"/>
          <w:lang w:val="en-US"/>
        </w:rPr>
        <w:t>tbxIDBill.Text</w:t>
      </w:r>
      <w:proofErr w:type="spellEnd"/>
      <w:r w:rsidRPr="00236511">
        <w:rPr>
          <w:rFonts w:ascii="Cascadia Mono" w:hAnsi="Cascadia Mono" w:cs="Cascadia Mono"/>
          <w:noProof w:val="0"/>
          <w:color w:val="000000"/>
          <w:kern w:val="0"/>
          <w:sz w:val="24"/>
          <w:szCs w:val="24"/>
          <w:lang w:val="en-US"/>
        </w:rPr>
        <w:t xml:space="preserve"> });</w:t>
      </w:r>
    </w:p>
    <w:p w14:paraId="7FB84020" w14:textId="77777777" w:rsidR="001138DD" w:rsidRPr="00236511" w:rsidRDefault="001138DD" w:rsidP="001138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36511">
        <w:rPr>
          <w:rFonts w:ascii="Cascadia Mono" w:hAnsi="Cascadia Mono" w:cs="Cascadia Mono"/>
          <w:noProof w:val="0"/>
          <w:color w:val="000000"/>
          <w:kern w:val="0"/>
          <w:sz w:val="24"/>
          <w:szCs w:val="24"/>
          <w:lang w:val="en-US"/>
        </w:rPr>
        <w:t>}</w:t>
      </w:r>
    </w:p>
    <w:p w14:paraId="5A8102C2" w14:textId="77777777" w:rsidR="001138DD" w:rsidRPr="00236511" w:rsidRDefault="001138DD" w:rsidP="001138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36511">
        <w:rPr>
          <w:rFonts w:ascii="Cascadia Mono" w:hAnsi="Cascadia Mono" w:cs="Cascadia Mono"/>
          <w:noProof w:val="0"/>
          <w:color w:val="000000"/>
          <w:kern w:val="0"/>
          <w:sz w:val="24"/>
          <w:szCs w:val="24"/>
          <w:lang w:val="en-US"/>
        </w:rPr>
        <w:t>catch (</w:t>
      </w:r>
      <w:proofErr w:type="spellStart"/>
      <w:r w:rsidRPr="00236511">
        <w:rPr>
          <w:rFonts w:ascii="Cascadia Mono" w:hAnsi="Cascadia Mono" w:cs="Cascadia Mono"/>
          <w:noProof w:val="0"/>
          <w:color w:val="000000"/>
          <w:kern w:val="0"/>
          <w:sz w:val="24"/>
          <w:szCs w:val="24"/>
          <w:lang w:val="en-US"/>
        </w:rPr>
        <w:t>SqlException</w:t>
      </w:r>
      <w:proofErr w:type="spellEnd"/>
      <w:r w:rsidRPr="00236511">
        <w:rPr>
          <w:rFonts w:ascii="Cascadia Mono" w:hAnsi="Cascadia Mono" w:cs="Cascadia Mono"/>
          <w:noProof w:val="0"/>
          <w:color w:val="000000"/>
          <w:kern w:val="0"/>
          <w:sz w:val="24"/>
          <w:szCs w:val="24"/>
          <w:lang w:val="en-US"/>
        </w:rPr>
        <w:t xml:space="preserve"> </w:t>
      </w:r>
      <w:proofErr w:type="spellStart"/>
      <w:r w:rsidRPr="00236511">
        <w:rPr>
          <w:rFonts w:ascii="Cascadia Mono" w:hAnsi="Cascadia Mono" w:cs="Cascadia Mono"/>
          <w:noProof w:val="0"/>
          <w:color w:val="000000"/>
          <w:kern w:val="0"/>
          <w:sz w:val="24"/>
          <w:szCs w:val="24"/>
          <w:lang w:val="en-US"/>
        </w:rPr>
        <w:t>ev</w:t>
      </w:r>
      <w:proofErr w:type="spellEnd"/>
      <w:r w:rsidRPr="00236511">
        <w:rPr>
          <w:rFonts w:ascii="Cascadia Mono" w:hAnsi="Cascadia Mono" w:cs="Cascadia Mono"/>
          <w:noProof w:val="0"/>
          <w:color w:val="000000"/>
          <w:kern w:val="0"/>
          <w:sz w:val="24"/>
          <w:szCs w:val="24"/>
          <w:lang w:val="en-US"/>
        </w:rPr>
        <w:t>)</w:t>
      </w:r>
    </w:p>
    <w:p w14:paraId="2253C57D" w14:textId="77777777" w:rsidR="001138DD" w:rsidRPr="00236511" w:rsidRDefault="001138DD" w:rsidP="001138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36511">
        <w:rPr>
          <w:rFonts w:ascii="Cascadia Mono" w:hAnsi="Cascadia Mono" w:cs="Cascadia Mono"/>
          <w:noProof w:val="0"/>
          <w:color w:val="000000"/>
          <w:kern w:val="0"/>
          <w:sz w:val="24"/>
          <w:szCs w:val="24"/>
          <w:lang w:val="en-US"/>
        </w:rPr>
        <w:t>{</w:t>
      </w:r>
    </w:p>
    <w:p w14:paraId="02CC0D4D" w14:textId="77777777" w:rsidR="001138DD" w:rsidRPr="00236511" w:rsidRDefault="001138DD" w:rsidP="001138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36511">
        <w:rPr>
          <w:rFonts w:ascii="Cascadia Mono" w:hAnsi="Cascadia Mono" w:cs="Cascadia Mono"/>
          <w:noProof w:val="0"/>
          <w:color w:val="000000"/>
          <w:kern w:val="0"/>
          <w:sz w:val="24"/>
          <w:szCs w:val="24"/>
          <w:lang w:val="en-US"/>
        </w:rPr>
        <w:t xml:space="preserve">    </w:t>
      </w:r>
      <w:proofErr w:type="spellStart"/>
      <w:r w:rsidRPr="00236511">
        <w:rPr>
          <w:rFonts w:ascii="Cascadia Mono" w:hAnsi="Cascadia Mono" w:cs="Cascadia Mono"/>
          <w:noProof w:val="0"/>
          <w:color w:val="000000"/>
          <w:kern w:val="0"/>
          <w:sz w:val="24"/>
          <w:szCs w:val="24"/>
          <w:lang w:val="en-US"/>
        </w:rPr>
        <w:t>MessageBox.Show</w:t>
      </w:r>
      <w:proofErr w:type="spellEnd"/>
      <w:r w:rsidRPr="00236511">
        <w:rPr>
          <w:rFonts w:ascii="Cascadia Mono" w:hAnsi="Cascadia Mono" w:cs="Cascadia Mono"/>
          <w:noProof w:val="0"/>
          <w:color w:val="000000"/>
          <w:kern w:val="0"/>
          <w:sz w:val="24"/>
          <w:szCs w:val="24"/>
          <w:lang w:val="en-US"/>
        </w:rPr>
        <w:t>("</w:t>
      </w:r>
      <w:proofErr w:type="spellStart"/>
      <w:r w:rsidRPr="00236511">
        <w:rPr>
          <w:rFonts w:ascii="Cascadia Mono" w:hAnsi="Cascadia Mono" w:cs="Cascadia Mono"/>
          <w:noProof w:val="0"/>
          <w:color w:val="000000"/>
          <w:kern w:val="0"/>
          <w:sz w:val="24"/>
          <w:szCs w:val="24"/>
          <w:lang w:val="en-US"/>
        </w:rPr>
        <w:t>Xóa</w:t>
      </w:r>
      <w:proofErr w:type="spellEnd"/>
      <w:r w:rsidRPr="00236511">
        <w:rPr>
          <w:rFonts w:ascii="Cascadia Mono" w:hAnsi="Cascadia Mono" w:cs="Cascadia Mono"/>
          <w:noProof w:val="0"/>
          <w:color w:val="000000"/>
          <w:kern w:val="0"/>
          <w:sz w:val="24"/>
          <w:szCs w:val="24"/>
          <w:lang w:val="en-US"/>
        </w:rPr>
        <w:t xml:space="preserve"> </w:t>
      </w:r>
      <w:proofErr w:type="spellStart"/>
      <w:r w:rsidRPr="00236511">
        <w:rPr>
          <w:rFonts w:ascii="Cascadia Mono" w:hAnsi="Cascadia Mono" w:cs="Cascadia Mono"/>
          <w:noProof w:val="0"/>
          <w:color w:val="000000"/>
          <w:kern w:val="0"/>
          <w:sz w:val="24"/>
          <w:szCs w:val="24"/>
          <w:lang w:val="en-US"/>
        </w:rPr>
        <w:t>hóa</w:t>
      </w:r>
      <w:proofErr w:type="spellEnd"/>
      <w:r w:rsidRPr="00236511">
        <w:rPr>
          <w:rFonts w:ascii="Cascadia Mono" w:hAnsi="Cascadia Mono" w:cs="Cascadia Mono"/>
          <w:noProof w:val="0"/>
          <w:color w:val="000000"/>
          <w:kern w:val="0"/>
          <w:sz w:val="24"/>
          <w:szCs w:val="24"/>
          <w:lang w:val="en-US"/>
        </w:rPr>
        <w:t xml:space="preserve"> </w:t>
      </w:r>
      <w:proofErr w:type="spellStart"/>
      <w:r w:rsidRPr="00236511">
        <w:rPr>
          <w:rFonts w:ascii="Cascadia Mono" w:hAnsi="Cascadia Mono" w:cs="Cascadia Mono"/>
          <w:noProof w:val="0"/>
          <w:color w:val="000000"/>
          <w:kern w:val="0"/>
          <w:sz w:val="24"/>
          <w:szCs w:val="24"/>
          <w:lang w:val="en-US"/>
        </w:rPr>
        <w:t>đơn</w:t>
      </w:r>
      <w:proofErr w:type="spellEnd"/>
      <w:r w:rsidRPr="00236511">
        <w:rPr>
          <w:rFonts w:ascii="Cascadia Mono" w:hAnsi="Cascadia Mono" w:cs="Cascadia Mono"/>
          <w:noProof w:val="0"/>
          <w:color w:val="000000"/>
          <w:kern w:val="0"/>
          <w:sz w:val="24"/>
          <w:szCs w:val="24"/>
          <w:lang w:val="en-US"/>
        </w:rPr>
        <w:t xml:space="preserve"> </w:t>
      </w:r>
      <w:proofErr w:type="spellStart"/>
      <w:r w:rsidRPr="00236511">
        <w:rPr>
          <w:rFonts w:ascii="Cascadia Mono" w:hAnsi="Cascadia Mono" w:cs="Cascadia Mono"/>
          <w:noProof w:val="0"/>
          <w:color w:val="000000"/>
          <w:kern w:val="0"/>
          <w:sz w:val="24"/>
          <w:szCs w:val="24"/>
          <w:lang w:val="en-US"/>
        </w:rPr>
        <w:t>thất</w:t>
      </w:r>
      <w:proofErr w:type="spellEnd"/>
      <w:r w:rsidRPr="00236511">
        <w:rPr>
          <w:rFonts w:ascii="Cascadia Mono" w:hAnsi="Cascadia Mono" w:cs="Cascadia Mono"/>
          <w:noProof w:val="0"/>
          <w:color w:val="000000"/>
          <w:kern w:val="0"/>
          <w:sz w:val="24"/>
          <w:szCs w:val="24"/>
          <w:lang w:val="en-US"/>
        </w:rPr>
        <w:t xml:space="preserve"> </w:t>
      </w:r>
      <w:proofErr w:type="spellStart"/>
      <w:r w:rsidRPr="00236511">
        <w:rPr>
          <w:rFonts w:ascii="Cascadia Mono" w:hAnsi="Cascadia Mono" w:cs="Cascadia Mono"/>
          <w:noProof w:val="0"/>
          <w:color w:val="000000"/>
          <w:kern w:val="0"/>
          <w:sz w:val="24"/>
          <w:szCs w:val="24"/>
          <w:lang w:val="en-US"/>
        </w:rPr>
        <w:t>bại</w:t>
      </w:r>
      <w:proofErr w:type="spellEnd"/>
      <w:r w:rsidRPr="00236511">
        <w:rPr>
          <w:rFonts w:ascii="Cascadia Mono" w:hAnsi="Cascadia Mono" w:cs="Cascadia Mono"/>
          <w:noProof w:val="0"/>
          <w:color w:val="000000"/>
          <w:kern w:val="0"/>
          <w:sz w:val="24"/>
          <w:szCs w:val="24"/>
          <w:lang w:val="en-US"/>
        </w:rPr>
        <w:t xml:space="preserve">! \n Do: \n" + </w:t>
      </w:r>
      <w:proofErr w:type="spellStart"/>
      <w:proofErr w:type="gramStart"/>
      <w:r w:rsidRPr="00236511">
        <w:rPr>
          <w:rFonts w:ascii="Cascadia Mono" w:hAnsi="Cascadia Mono" w:cs="Cascadia Mono"/>
          <w:noProof w:val="0"/>
          <w:color w:val="000000"/>
          <w:kern w:val="0"/>
          <w:sz w:val="24"/>
          <w:szCs w:val="24"/>
          <w:lang w:val="en-US"/>
        </w:rPr>
        <w:t>ev.Message</w:t>
      </w:r>
      <w:proofErr w:type="spellEnd"/>
      <w:proofErr w:type="gramEnd"/>
      <w:r w:rsidRPr="00236511">
        <w:rPr>
          <w:rFonts w:ascii="Cascadia Mono" w:hAnsi="Cascadia Mono" w:cs="Cascadia Mono"/>
          <w:noProof w:val="0"/>
          <w:color w:val="000000"/>
          <w:kern w:val="0"/>
          <w:sz w:val="24"/>
          <w:szCs w:val="24"/>
          <w:lang w:val="en-US"/>
        </w:rPr>
        <w:t xml:space="preserve">, "Thông </w:t>
      </w:r>
      <w:proofErr w:type="spellStart"/>
      <w:r w:rsidRPr="00236511">
        <w:rPr>
          <w:rFonts w:ascii="Cascadia Mono" w:hAnsi="Cascadia Mono" w:cs="Cascadia Mono"/>
          <w:noProof w:val="0"/>
          <w:color w:val="000000"/>
          <w:kern w:val="0"/>
          <w:sz w:val="24"/>
          <w:szCs w:val="24"/>
          <w:lang w:val="en-US"/>
        </w:rPr>
        <w:t>báo</w:t>
      </w:r>
      <w:proofErr w:type="spellEnd"/>
      <w:r w:rsidRPr="00236511">
        <w:rPr>
          <w:rFonts w:ascii="Cascadia Mono" w:hAnsi="Cascadia Mono" w:cs="Cascadia Mono"/>
          <w:noProof w:val="0"/>
          <w:color w:val="000000"/>
          <w:kern w:val="0"/>
          <w:sz w:val="24"/>
          <w:szCs w:val="24"/>
          <w:lang w:val="en-US"/>
        </w:rPr>
        <w:t xml:space="preserve">", </w:t>
      </w:r>
      <w:proofErr w:type="spellStart"/>
      <w:r w:rsidRPr="00236511">
        <w:rPr>
          <w:rFonts w:ascii="Cascadia Mono" w:hAnsi="Cascadia Mono" w:cs="Cascadia Mono"/>
          <w:noProof w:val="0"/>
          <w:color w:val="000000"/>
          <w:kern w:val="0"/>
          <w:sz w:val="24"/>
          <w:szCs w:val="24"/>
          <w:lang w:val="en-US"/>
        </w:rPr>
        <w:t>MessageBoxButtons.OK</w:t>
      </w:r>
      <w:proofErr w:type="spellEnd"/>
      <w:r w:rsidRPr="00236511">
        <w:rPr>
          <w:rFonts w:ascii="Cascadia Mono" w:hAnsi="Cascadia Mono" w:cs="Cascadia Mono"/>
          <w:noProof w:val="0"/>
          <w:color w:val="000000"/>
          <w:kern w:val="0"/>
          <w:sz w:val="24"/>
          <w:szCs w:val="24"/>
          <w:lang w:val="en-US"/>
        </w:rPr>
        <w:t xml:space="preserve">, </w:t>
      </w:r>
      <w:proofErr w:type="spellStart"/>
      <w:r w:rsidRPr="00236511">
        <w:rPr>
          <w:rFonts w:ascii="Cascadia Mono" w:hAnsi="Cascadia Mono" w:cs="Cascadia Mono"/>
          <w:noProof w:val="0"/>
          <w:color w:val="000000"/>
          <w:kern w:val="0"/>
          <w:sz w:val="24"/>
          <w:szCs w:val="24"/>
          <w:lang w:val="en-US"/>
        </w:rPr>
        <w:t>MessageBoxIcon.Error</w:t>
      </w:r>
      <w:proofErr w:type="spellEnd"/>
      <w:r w:rsidRPr="00236511">
        <w:rPr>
          <w:rFonts w:ascii="Cascadia Mono" w:hAnsi="Cascadia Mono" w:cs="Cascadia Mono"/>
          <w:noProof w:val="0"/>
          <w:color w:val="000000"/>
          <w:kern w:val="0"/>
          <w:sz w:val="24"/>
          <w:szCs w:val="24"/>
          <w:lang w:val="en-US"/>
        </w:rPr>
        <w:t>);</w:t>
      </w:r>
    </w:p>
    <w:p w14:paraId="6B1B169F" w14:textId="692701FC" w:rsidR="001138DD" w:rsidRPr="00236511" w:rsidRDefault="001138DD" w:rsidP="001138DD">
      <w:pPr>
        <w:pStyle w:val="ListParagraph"/>
        <w:pBdr>
          <w:top w:val="single" w:sz="4" w:space="1" w:color="auto"/>
          <w:left w:val="single" w:sz="4" w:space="4" w:color="auto"/>
          <w:bottom w:val="single" w:sz="4" w:space="1" w:color="auto"/>
          <w:right w:val="single" w:sz="4" w:space="4" w:color="auto"/>
        </w:pBdr>
        <w:spacing w:after="0" w:line="360" w:lineRule="auto"/>
        <w:ind w:left="1584"/>
        <w:rPr>
          <w:rFonts w:ascii="Times New Roman" w:hAnsi="Times New Roman" w:cs="Times New Roman"/>
          <w:sz w:val="24"/>
          <w:szCs w:val="24"/>
          <w:u w:val="single"/>
          <w:lang w:val="en-US"/>
        </w:rPr>
      </w:pPr>
      <w:r w:rsidRPr="00236511">
        <w:rPr>
          <w:rFonts w:ascii="Cascadia Mono" w:hAnsi="Cascadia Mono" w:cs="Cascadia Mono"/>
          <w:noProof w:val="0"/>
          <w:color w:val="000000"/>
          <w:kern w:val="0"/>
          <w:sz w:val="24"/>
          <w:szCs w:val="24"/>
          <w:lang w:val="en-US"/>
        </w:rPr>
        <w:t>}</w:t>
      </w:r>
    </w:p>
    <w:p w14:paraId="6F896C82" w14:textId="77777777" w:rsidR="001138DD" w:rsidRPr="001138DD" w:rsidRDefault="001138DD" w:rsidP="001138DD">
      <w:pPr>
        <w:pStyle w:val="ListParagraph"/>
        <w:spacing w:after="0" w:line="360" w:lineRule="auto"/>
        <w:ind w:left="1584"/>
        <w:rPr>
          <w:rFonts w:ascii="Times New Roman" w:hAnsi="Times New Roman" w:cs="Times New Roman"/>
          <w:sz w:val="28"/>
          <w:szCs w:val="28"/>
          <w:u w:val="single"/>
          <w:lang w:val="en-US"/>
        </w:rPr>
      </w:pPr>
    </w:p>
    <w:p w14:paraId="0B84DC1D" w14:textId="061562EA" w:rsidR="0079645D" w:rsidRDefault="0079645D" w:rsidP="0079645D">
      <w:pPr>
        <w:pStyle w:val="ListParagraph"/>
        <w:numPr>
          <w:ilvl w:val="0"/>
          <w:numId w:val="19"/>
        </w:numPr>
        <w:spacing w:after="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Procedure</w:t>
      </w:r>
      <w:r w:rsidR="001138DD">
        <w:rPr>
          <w:rFonts w:ascii="Times New Roman" w:hAnsi="Times New Roman" w:cs="Times New Roman"/>
          <w:b/>
          <w:bCs/>
          <w:sz w:val="28"/>
          <w:szCs w:val="28"/>
          <w:lang w:val="en-US"/>
        </w:rPr>
        <w:t xml:space="preserve"> lấy ra sanh sách tất cả các ca trực:</w:t>
      </w:r>
    </w:p>
    <w:p w14:paraId="43506EB7" w14:textId="2A29803F" w:rsidR="001138DD" w:rsidRDefault="001138DD" w:rsidP="001138DD">
      <w:pPr>
        <w:pStyle w:val="ListParagraph"/>
        <w:spacing w:after="0" w:line="360" w:lineRule="auto"/>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SQL:</w:t>
      </w:r>
    </w:p>
    <w:p w14:paraId="6A0736FB" w14:textId="77777777" w:rsidR="00236511" w:rsidRPr="00236511" w:rsidRDefault="00236511" w:rsidP="0023651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36511">
        <w:rPr>
          <w:rFonts w:ascii="Cascadia Mono" w:hAnsi="Cascadia Mono" w:cs="Cascadia Mono"/>
          <w:noProof w:val="0"/>
          <w:color w:val="0000FF"/>
          <w:kern w:val="0"/>
          <w:sz w:val="24"/>
          <w:szCs w:val="24"/>
          <w:lang w:val="en-US"/>
        </w:rPr>
        <w:t>DROP</w:t>
      </w:r>
      <w:r w:rsidRPr="00236511">
        <w:rPr>
          <w:rFonts w:ascii="Cascadia Mono" w:hAnsi="Cascadia Mono" w:cs="Cascadia Mono"/>
          <w:noProof w:val="0"/>
          <w:color w:val="000000"/>
          <w:kern w:val="0"/>
          <w:sz w:val="24"/>
          <w:szCs w:val="24"/>
          <w:lang w:val="en-US"/>
        </w:rPr>
        <w:t xml:space="preserve"> </w:t>
      </w:r>
      <w:r w:rsidRPr="00236511">
        <w:rPr>
          <w:rFonts w:ascii="Cascadia Mono" w:hAnsi="Cascadia Mono" w:cs="Cascadia Mono"/>
          <w:noProof w:val="0"/>
          <w:color w:val="0000FF"/>
          <w:kern w:val="0"/>
          <w:sz w:val="24"/>
          <w:szCs w:val="24"/>
          <w:lang w:val="en-US"/>
        </w:rPr>
        <w:t>PROCEDURE</w:t>
      </w:r>
      <w:r w:rsidRPr="00236511">
        <w:rPr>
          <w:rFonts w:ascii="Cascadia Mono" w:hAnsi="Cascadia Mono" w:cs="Cascadia Mono"/>
          <w:noProof w:val="0"/>
          <w:color w:val="000000"/>
          <w:kern w:val="0"/>
          <w:sz w:val="24"/>
          <w:szCs w:val="24"/>
          <w:lang w:val="en-US"/>
        </w:rPr>
        <w:t xml:space="preserve"> </w:t>
      </w:r>
      <w:r w:rsidRPr="00236511">
        <w:rPr>
          <w:rFonts w:ascii="Cascadia Mono" w:hAnsi="Cascadia Mono" w:cs="Cascadia Mono"/>
          <w:noProof w:val="0"/>
          <w:color w:val="0000FF"/>
          <w:kern w:val="0"/>
          <w:sz w:val="24"/>
          <w:szCs w:val="24"/>
          <w:lang w:val="en-US"/>
        </w:rPr>
        <w:t>IF</w:t>
      </w:r>
      <w:r w:rsidRPr="00236511">
        <w:rPr>
          <w:rFonts w:ascii="Cascadia Mono" w:hAnsi="Cascadia Mono" w:cs="Cascadia Mono"/>
          <w:noProof w:val="0"/>
          <w:color w:val="000000"/>
          <w:kern w:val="0"/>
          <w:sz w:val="24"/>
          <w:szCs w:val="24"/>
          <w:lang w:val="en-US"/>
        </w:rPr>
        <w:t xml:space="preserve"> </w:t>
      </w:r>
      <w:r w:rsidRPr="00236511">
        <w:rPr>
          <w:rFonts w:ascii="Cascadia Mono" w:hAnsi="Cascadia Mono" w:cs="Cascadia Mono"/>
          <w:noProof w:val="0"/>
          <w:color w:val="808080"/>
          <w:kern w:val="0"/>
          <w:sz w:val="24"/>
          <w:szCs w:val="24"/>
          <w:lang w:val="en-US"/>
        </w:rPr>
        <w:t>EXISTS</w:t>
      </w:r>
      <w:r w:rsidRPr="00236511">
        <w:rPr>
          <w:rFonts w:ascii="Cascadia Mono" w:hAnsi="Cascadia Mono" w:cs="Cascadia Mono"/>
          <w:noProof w:val="0"/>
          <w:color w:val="000000"/>
          <w:kern w:val="0"/>
          <w:sz w:val="24"/>
          <w:szCs w:val="24"/>
          <w:lang w:val="en-US"/>
        </w:rPr>
        <w:t xml:space="preserve"> </w:t>
      </w:r>
      <w:proofErr w:type="spellStart"/>
      <w:proofErr w:type="gramStart"/>
      <w:r w:rsidRPr="00236511">
        <w:rPr>
          <w:rFonts w:ascii="Cascadia Mono" w:hAnsi="Cascadia Mono" w:cs="Cascadia Mono"/>
          <w:noProof w:val="0"/>
          <w:color w:val="000000"/>
          <w:kern w:val="0"/>
          <w:sz w:val="24"/>
          <w:szCs w:val="24"/>
          <w:lang w:val="en-US"/>
        </w:rPr>
        <w:t>selectAllShift</w:t>
      </w:r>
      <w:proofErr w:type="spellEnd"/>
      <w:proofErr w:type="gramEnd"/>
    </w:p>
    <w:p w14:paraId="31D52210" w14:textId="77777777" w:rsidR="00236511" w:rsidRPr="00236511" w:rsidRDefault="00236511" w:rsidP="0023651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36511">
        <w:rPr>
          <w:rFonts w:ascii="Cascadia Mono" w:hAnsi="Cascadia Mono" w:cs="Cascadia Mono"/>
          <w:noProof w:val="0"/>
          <w:color w:val="0000FF"/>
          <w:kern w:val="0"/>
          <w:sz w:val="24"/>
          <w:szCs w:val="24"/>
          <w:lang w:val="en-US"/>
        </w:rPr>
        <w:t>GO</w:t>
      </w:r>
    </w:p>
    <w:p w14:paraId="58888259" w14:textId="77777777" w:rsidR="00236511" w:rsidRPr="00236511" w:rsidRDefault="00236511" w:rsidP="0023651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p>
    <w:p w14:paraId="07FD7590" w14:textId="77777777" w:rsidR="00236511" w:rsidRPr="00236511" w:rsidRDefault="00236511" w:rsidP="0023651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36511">
        <w:rPr>
          <w:rFonts w:ascii="Cascadia Mono" w:hAnsi="Cascadia Mono" w:cs="Cascadia Mono"/>
          <w:noProof w:val="0"/>
          <w:color w:val="0000FF"/>
          <w:kern w:val="0"/>
          <w:sz w:val="24"/>
          <w:szCs w:val="24"/>
          <w:lang w:val="en-US"/>
        </w:rPr>
        <w:t>CREATE</w:t>
      </w:r>
      <w:r w:rsidRPr="00236511">
        <w:rPr>
          <w:rFonts w:ascii="Cascadia Mono" w:hAnsi="Cascadia Mono" w:cs="Cascadia Mono"/>
          <w:noProof w:val="0"/>
          <w:color w:val="000000"/>
          <w:kern w:val="0"/>
          <w:sz w:val="24"/>
          <w:szCs w:val="24"/>
          <w:lang w:val="en-US"/>
        </w:rPr>
        <w:t xml:space="preserve"> </w:t>
      </w:r>
      <w:r w:rsidRPr="00236511">
        <w:rPr>
          <w:rFonts w:ascii="Cascadia Mono" w:hAnsi="Cascadia Mono" w:cs="Cascadia Mono"/>
          <w:noProof w:val="0"/>
          <w:color w:val="0000FF"/>
          <w:kern w:val="0"/>
          <w:sz w:val="24"/>
          <w:szCs w:val="24"/>
          <w:lang w:val="en-US"/>
        </w:rPr>
        <w:t>PROCEDURE</w:t>
      </w:r>
      <w:r w:rsidRPr="00236511">
        <w:rPr>
          <w:rFonts w:ascii="Cascadia Mono" w:hAnsi="Cascadia Mono" w:cs="Cascadia Mono"/>
          <w:noProof w:val="0"/>
          <w:color w:val="000000"/>
          <w:kern w:val="0"/>
          <w:sz w:val="24"/>
          <w:szCs w:val="24"/>
          <w:lang w:val="en-US"/>
        </w:rPr>
        <w:t xml:space="preserve"> </w:t>
      </w:r>
      <w:proofErr w:type="spellStart"/>
      <w:proofErr w:type="gramStart"/>
      <w:r w:rsidRPr="00236511">
        <w:rPr>
          <w:rFonts w:ascii="Cascadia Mono" w:hAnsi="Cascadia Mono" w:cs="Cascadia Mono"/>
          <w:noProof w:val="0"/>
          <w:color w:val="000000"/>
          <w:kern w:val="0"/>
          <w:sz w:val="24"/>
          <w:szCs w:val="24"/>
          <w:lang w:val="en-US"/>
        </w:rPr>
        <w:t>selectAllShift</w:t>
      </w:r>
      <w:proofErr w:type="spellEnd"/>
      <w:proofErr w:type="gramEnd"/>
    </w:p>
    <w:p w14:paraId="2193D800" w14:textId="77777777" w:rsidR="00236511" w:rsidRPr="00236511" w:rsidRDefault="00236511" w:rsidP="0023651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36511">
        <w:rPr>
          <w:rFonts w:ascii="Cascadia Mono" w:hAnsi="Cascadia Mono" w:cs="Cascadia Mono"/>
          <w:noProof w:val="0"/>
          <w:color w:val="0000FF"/>
          <w:kern w:val="0"/>
          <w:sz w:val="24"/>
          <w:szCs w:val="24"/>
          <w:lang w:val="en-US"/>
        </w:rPr>
        <w:t>AS</w:t>
      </w:r>
    </w:p>
    <w:p w14:paraId="3FD244CD" w14:textId="77777777" w:rsidR="00236511" w:rsidRPr="00236511" w:rsidRDefault="00236511" w:rsidP="0023651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36511">
        <w:rPr>
          <w:rFonts w:ascii="Cascadia Mono" w:hAnsi="Cascadia Mono" w:cs="Cascadia Mono"/>
          <w:noProof w:val="0"/>
          <w:color w:val="0000FF"/>
          <w:kern w:val="0"/>
          <w:sz w:val="24"/>
          <w:szCs w:val="24"/>
          <w:lang w:val="en-US"/>
        </w:rPr>
        <w:t>BEGIN</w:t>
      </w:r>
    </w:p>
    <w:p w14:paraId="3161C334" w14:textId="77777777" w:rsidR="00236511" w:rsidRPr="00236511" w:rsidRDefault="00236511" w:rsidP="0023651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36511">
        <w:rPr>
          <w:rFonts w:ascii="Cascadia Mono" w:hAnsi="Cascadia Mono" w:cs="Cascadia Mono"/>
          <w:noProof w:val="0"/>
          <w:color w:val="000000"/>
          <w:kern w:val="0"/>
          <w:sz w:val="24"/>
          <w:szCs w:val="24"/>
          <w:lang w:val="en-US"/>
        </w:rPr>
        <w:lastRenderedPageBreak/>
        <w:tab/>
      </w:r>
      <w:r w:rsidRPr="00236511">
        <w:rPr>
          <w:rFonts w:ascii="Cascadia Mono" w:hAnsi="Cascadia Mono" w:cs="Cascadia Mono"/>
          <w:noProof w:val="0"/>
          <w:color w:val="0000FF"/>
          <w:kern w:val="0"/>
          <w:sz w:val="24"/>
          <w:szCs w:val="24"/>
          <w:lang w:val="en-US"/>
        </w:rPr>
        <w:t>DECLARE</w:t>
      </w:r>
      <w:r w:rsidRPr="00236511">
        <w:rPr>
          <w:rFonts w:ascii="Cascadia Mono" w:hAnsi="Cascadia Mono" w:cs="Cascadia Mono"/>
          <w:noProof w:val="0"/>
          <w:color w:val="000000"/>
          <w:kern w:val="0"/>
          <w:sz w:val="24"/>
          <w:szCs w:val="24"/>
          <w:lang w:val="en-US"/>
        </w:rPr>
        <w:t xml:space="preserve"> @errorMessage </w:t>
      </w:r>
      <w:proofErr w:type="gramStart"/>
      <w:r w:rsidRPr="00236511">
        <w:rPr>
          <w:rFonts w:ascii="Cascadia Mono" w:hAnsi="Cascadia Mono" w:cs="Cascadia Mono"/>
          <w:noProof w:val="0"/>
          <w:color w:val="0000FF"/>
          <w:kern w:val="0"/>
          <w:sz w:val="24"/>
          <w:szCs w:val="24"/>
          <w:lang w:val="en-US"/>
        </w:rPr>
        <w:t>NVARCHAR</w:t>
      </w:r>
      <w:r w:rsidRPr="00236511">
        <w:rPr>
          <w:rFonts w:ascii="Cascadia Mono" w:hAnsi="Cascadia Mono" w:cs="Cascadia Mono"/>
          <w:noProof w:val="0"/>
          <w:color w:val="808080"/>
          <w:kern w:val="0"/>
          <w:sz w:val="24"/>
          <w:szCs w:val="24"/>
          <w:lang w:val="en-US"/>
        </w:rPr>
        <w:t>(</w:t>
      </w:r>
      <w:proofErr w:type="gramEnd"/>
      <w:r w:rsidRPr="00236511">
        <w:rPr>
          <w:rFonts w:ascii="Cascadia Mono" w:hAnsi="Cascadia Mono" w:cs="Cascadia Mono"/>
          <w:noProof w:val="0"/>
          <w:color w:val="FF00FF"/>
          <w:kern w:val="0"/>
          <w:sz w:val="24"/>
          <w:szCs w:val="24"/>
          <w:lang w:val="en-US"/>
        </w:rPr>
        <w:t>max</w:t>
      </w:r>
      <w:r w:rsidRPr="00236511">
        <w:rPr>
          <w:rFonts w:ascii="Cascadia Mono" w:hAnsi="Cascadia Mono" w:cs="Cascadia Mono"/>
          <w:noProof w:val="0"/>
          <w:color w:val="808080"/>
          <w:kern w:val="0"/>
          <w:sz w:val="24"/>
          <w:szCs w:val="24"/>
          <w:lang w:val="en-US"/>
        </w:rPr>
        <w:t>)</w:t>
      </w:r>
    </w:p>
    <w:p w14:paraId="0E8A6135" w14:textId="77777777" w:rsidR="00236511" w:rsidRPr="00236511" w:rsidRDefault="00236511" w:rsidP="0023651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36511">
        <w:rPr>
          <w:rFonts w:ascii="Cascadia Mono" w:hAnsi="Cascadia Mono" w:cs="Cascadia Mono"/>
          <w:noProof w:val="0"/>
          <w:color w:val="000000"/>
          <w:kern w:val="0"/>
          <w:sz w:val="24"/>
          <w:szCs w:val="24"/>
          <w:lang w:val="en-US"/>
        </w:rPr>
        <w:tab/>
      </w:r>
      <w:r w:rsidRPr="00236511">
        <w:rPr>
          <w:rFonts w:ascii="Cascadia Mono" w:hAnsi="Cascadia Mono" w:cs="Cascadia Mono"/>
          <w:noProof w:val="0"/>
          <w:color w:val="0000FF"/>
          <w:kern w:val="0"/>
          <w:sz w:val="24"/>
          <w:szCs w:val="24"/>
          <w:lang w:val="en-US"/>
        </w:rPr>
        <w:t>BEGIN</w:t>
      </w:r>
      <w:r w:rsidRPr="00236511">
        <w:rPr>
          <w:rFonts w:ascii="Cascadia Mono" w:hAnsi="Cascadia Mono" w:cs="Cascadia Mono"/>
          <w:noProof w:val="0"/>
          <w:color w:val="000000"/>
          <w:kern w:val="0"/>
          <w:sz w:val="24"/>
          <w:szCs w:val="24"/>
          <w:lang w:val="en-US"/>
        </w:rPr>
        <w:t xml:space="preserve"> </w:t>
      </w:r>
      <w:r w:rsidRPr="00236511">
        <w:rPr>
          <w:rFonts w:ascii="Cascadia Mono" w:hAnsi="Cascadia Mono" w:cs="Cascadia Mono"/>
          <w:noProof w:val="0"/>
          <w:color w:val="0000FF"/>
          <w:kern w:val="0"/>
          <w:sz w:val="24"/>
          <w:szCs w:val="24"/>
          <w:lang w:val="en-US"/>
        </w:rPr>
        <w:t>TRY</w:t>
      </w:r>
    </w:p>
    <w:p w14:paraId="00A64D49" w14:textId="77777777" w:rsidR="00236511" w:rsidRPr="00236511" w:rsidRDefault="00236511" w:rsidP="0023651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36511">
        <w:rPr>
          <w:rFonts w:ascii="Cascadia Mono" w:hAnsi="Cascadia Mono" w:cs="Cascadia Mono"/>
          <w:noProof w:val="0"/>
          <w:color w:val="000000"/>
          <w:kern w:val="0"/>
          <w:sz w:val="24"/>
          <w:szCs w:val="24"/>
          <w:lang w:val="en-US"/>
        </w:rPr>
        <w:tab/>
      </w:r>
      <w:r w:rsidRPr="00236511">
        <w:rPr>
          <w:rFonts w:ascii="Cascadia Mono" w:hAnsi="Cascadia Mono" w:cs="Cascadia Mono"/>
          <w:noProof w:val="0"/>
          <w:color w:val="0000FF"/>
          <w:kern w:val="0"/>
          <w:sz w:val="24"/>
          <w:szCs w:val="24"/>
          <w:lang w:val="en-US"/>
        </w:rPr>
        <w:t>SELECT</w:t>
      </w:r>
      <w:r w:rsidRPr="00236511">
        <w:rPr>
          <w:rFonts w:ascii="Cascadia Mono" w:hAnsi="Cascadia Mono" w:cs="Cascadia Mono"/>
          <w:noProof w:val="0"/>
          <w:color w:val="000000"/>
          <w:kern w:val="0"/>
          <w:sz w:val="24"/>
          <w:szCs w:val="24"/>
          <w:lang w:val="en-US"/>
        </w:rPr>
        <w:t xml:space="preserve"> </w:t>
      </w:r>
      <w:r w:rsidRPr="00236511">
        <w:rPr>
          <w:rFonts w:ascii="Cascadia Mono" w:hAnsi="Cascadia Mono" w:cs="Cascadia Mono"/>
          <w:noProof w:val="0"/>
          <w:color w:val="808080"/>
          <w:kern w:val="0"/>
          <w:sz w:val="24"/>
          <w:szCs w:val="24"/>
          <w:lang w:val="en-US"/>
        </w:rPr>
        <w:t>*</w:t>
      </w:r>
      <w:r w:rsidRPr="00236511">
        <w:rPr>
          <w:rFonts w:ascii="Cascadia Mono" w:hAnsi="Cascadia Mono" w:cs="Cascadia Mono"/>
          <w:noProof w:val="0"/>
          <w:color w:val="000000"/>
          <w:kern w:val="0"/>
          <w:sz w:val="24"/>
          <w:szCs w:val="24"/>
          <w:lang w:val="en-US"/>
        </w:rPr>
        <w:t xml:space="preserve"> </w:t>
      </w:r>
      <w:r w:rsidRPr="00236511">
        <w:rPr>
          <w:rFonts w:ascii="Cascadia Mono" w:hAnsi="Cascadia Mono" w:cs="Cascadia Mono"/>
          <w:noProof w:val="0"/>
          <w:color w:val="0000FF"/>
          <w:kern w:val="0"/>
          <w:sz w:val="24"/>
          <w:szCs w:val="24"/>
          <w:lang w:val="en-US"/>
        </w:rPr>
        <w:t>FROM</w:t>
      </w:r>
      <w:r w:rsidRPr="00236511">
        <w:rPr>
          <w:rFonts w:ascii="Cascadia Mono" w:hAnsi="Cascadia Mono" w:cs="Cascadia Mono"/>
          <w:noProof w:val="0"/>
          <w:color w:val="000000"/>
          <w:kern w:val="0"/>
          <w:sz w:val="24"/>
          <w:szCs w:val="24"/>
          <w:lang w:val="en-US"/>
        </w:rPr>
        <w:t xml:space="preserve"> [Shift]</w:t>
      </w:r>
    </w:p>
    <w:p w14:paraId="780F5466" w14:textId="77777777" w:rsidR="00236511" w:rsidRPr="00236511" w:rsidRDefault="00236511" w:rsidP="0023651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36511">
        <w:rPr>
          <w:rFonts w:ascii="Cascadia Mono" w:hAnsi="Cascadia Mono" w:cs="Cascadia Mono"/>
          <w:noProof w:val="0"/>
          <w:color w:val="000000"/>
          <w:kern w:val="0"/>
          <w:sz w:val="24"/>
          <w:szCs w:val="24"/>
          <w:lang w:val="en-US"/>
        </w:rPr>
        <w:tab/>
      </w:r>
      <w:r w:rsidRPr="00236511">
        <w:rPr>
          <w:rFonts w:ascii="Cascadia Mono" w:hAnsi="Cascadia Mono" w:cs="Cascadia Mono"/>
          <w:noProof w:val="0"/>
          <w:color w:val="0000FF"/>
          <w:kern w:val="0"/>
          <w:sz w:val="24"/>
          <w:szCs w:val="24"/>
          <w:lang w:val="en-US"/>
        </w:rPr>
        <w:t>END</w:t>
      </w:r>
      <w:r w:rsidRPr="00236511">
        <w:rPr>
          <w:rFonts w:ascii="Cascadia Mono" w:hAnsi="Cascadia Mono" w:cs="Cascadia Mono"/>
          <w:noProof w:val="0"/>
          <w:color w:val="000000"/>
          <w:kern w:val="0"/>
          <w:sz w:val="24"/>
          <w:szCs w:val="24"/>
          <w:lang w:val="en-US"/>
        </w:rPr>
        <w:t xml:space="preserve"> </w:t>
      </w:r>
      <w:r w:rsidRPr="00236511">
        <w:rPr>
          <w:rFonts w:ascii="Cascadia Mono" w:hAnsi="Cascadia Mono" w:cs="Cascadia Mono"/>
          <w:noProof w:val="0"/>
          <w:color w:val="0000FF"/>
          <w:kern w:val="0"/>
          <w:sz w:val="24"/>
          <w:szCs w:val="24"/>
          <w:lang w:val="en-US"/>
        </w:rPr>
        <w:t>TRY</w:t>
      </w:r>
    </w:p>
    <w:p w14:paraId="7F25D68B" w14:textId="77777777" w:rsidR="00236511" w:rsidRPr="00236511" w:rsidRDefault="00236511" w:rsidP="0023651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36511">
        <w:rPr>
          <w:rFonts w:ascii="Cascadia Mono" w:hAnsi="Cascadia Mono" w:cs="Cascadia Mono"/>
          <w:noProof w:val="0"/>
          <w:color w:val="000000"/>
          <w:kern w:val="0"/>
          <w:sz w:val="24"/>
          <w:szCs w:val="24"/>
          <w:lang w:val="en-US"/>
        </w:rPr>
        <w:tab/>
      </w:r>
      <w:r w:rsidRPr="00236511">
        <w:rPr>
          <w:rFonts w:ascii="Cascadia Mono" w:hAnsi="Cascadia Mono" w:cs="Cascadia Mono"/>
          <w:noProof w:val="0"/>
          <w:color w:val="0000FF"/>
          <w:kern w:val="0"/>
          <w:sz w:val="24"/>
          <w:szCs w:val="24"/>
          <w:lang w:val="en-US"/>
        </w:rPr>
        <w:t>BEGIN</w:t>
      </w:r>
      <w:r w:rsidRPr="00236511">
        <w:rPr>
          <w:rFonts w:ascii="Cascadia Mono" w:hAnsi="Cascadia Mono" w:cs="Cascadia Mono"/>
          <w:noProof w:val="0"/>
          <w:color w:val="000000"/>
          <w:kern w:val="0"/>
          <w:sz w:val="24"/>
          <w:szCs w:val="24"/>
          <w:lang w:val="en-US"/>
        </w:rPr>
        <w:t xml:space="preserve"> </w:t>
      </w:r>
      <w:r w:rsidRPr="00236511">
        <w:rPr>
          <w:rFonts w:ascii="Cascadia Mono" w:hAnsi="Cascadia Mono" w:cs="Cascadia Mono"/>
          <w:noProof w:val="0"/>
          <w:color w:val="0000FF"/>
          <w:kern w:val="0"/>
          <w:sz w:val="24"/>
          <w:szCs w:val="24"/>
          <w:lang w:val="en-US"/>
        </w:rPr>
        <w:t>CATCH</w:t>
      </w:r>
    </w:p>
    <w:p w14:paraId="69A49EAF" w14:textId="77777777" w:rsidR="00236511" w:rsidRPr="00236511" w:rsidRDefault="00236511" w:rsidP="0023651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36511">
        <w:rPr>
          <w:rFonts w:ascii="Cascadia Mono" w:hAnsi="Cascadia Mono" w:cs="Cascadia Mono"/>
          <w:noProof w:val="0"/>
          <w:color w:val="000000"/>
          <w:kern w:val="0"/>
          <w:sz w:val="24"/>
          <w:szCs w:val="24"/>
          <w:lang w:val="en-US"/>
        </w:rPr>
        <w:tab/>
      </w:r>
      <w:r w:rsidRPr="00236511">
        <w:rPr>
          <w:rFonts w:ascii="Cascadia Mono" w:hAnsi="Cascadia Mono" w:cs="Cascadia Mono"/>
          <w:noProof w:val="0"/>
          <w:color w:val="000000"/>
          <w:kern w:val="0"/>
          <w:sz w:val="24"/>
          <w:szCs w:val="24"/>
          <w:lang w:val="en-US"/>
        </w:rPr>
        <w:tab/>
      </w:r>
      <w:r w:rsidRPr="00236511">
        <w:rPr>
          <w:rFonts w:ascii="Cascadia Mono" w:hAnsi="Cascadia Mono" w:cs="Cascadia Mono"/>
          <w:noProof w:val="0"/>
          <w:color w:val="0000FF"/>
          <w:kern w:val="0"/>
          <w:sz w:val="24"/>
          <w:szCs w:val="24"/>
          <w:lang w:val="en-US"/>
        </w:rPr>
        <w:t>SET</w:t>
      </w:r>
      <w:r w:rsidRPr="00236511">
        <w:rPr>
          <w:rFonts w:ascii="Cascadia Mono" w:hAnsi="Cascadia Mono" w:cs="Cascadia Mono"/>
          <w:noProof w:val="0"/>
          <w:color w:val="000000"/>
          <w:kern w:val="0"/>
          <w:sz w:val="24"/>
          <w:szCs w:val="24"/>
          <w:lang w:val="en-US"/>
        </w:rPr>
        <w:t xml:space="preserve"> @errorMessage </w:t>
      </w:r>
      <w:r w:rsidRPr="00236511">
        <w:rPr>
          <w:rFonts w:ascii="Cascadia Mono" w:hAnsi="Cascadia Mono" w:cs="Cascadia Mono"/>
          <w:noProof w:val="0"/>
          <w:color w:val="808080"/>
          <w:kern w:val="0"/>
          <w:sz w:val="24"/>
          <w:szCs w:val="24"/>
          <w:lang w:val="en-US"/>
        </w:rPr>
        <w:t>=</w:t>
      </w:r>
      <w:r w:rsidRPr="00236511">
        <w:rPr>
          <w:rFonts w:ascii="Cascadia Mono" w:hAnsi="Cascadia Mono" w:cs="Cascadia Mono"/>
          <w:noProof w:val="0"/>
          <w:color w:val="000000"/>
          <w:kern w:val="0"/>
          <w:sz w:val="24"/>
          <w:szCs w:val="24"/>
          <w:lang w:val="en-US"/>
        </w:rPr>
        <w:t xml:space="preserve"> </w:t>
      </w:r>
      <w:r w:rsidRPr="00236511">
        <w:rPr>
          <w:rFonts w:ascii="Cascadia Mono" w:hAnsi="Cascadia Mono" w:cs="Cascadia Mono"/>
          <w:noProof w:val="0"/>
          <w:color w:val="FF00FF"/>
          <w:kern w:val="0"/>
          <w:sz w:val="24"/>
          <w:szCs w:val="24"/>
          <w:lang w:val="en-US"/>
        </w:rPr>
        <w:t>ERROR_</w:t>
      </w:r>
      <w:proofErr w:type="gramStart"/>
      <w:r w:rsidRPr="00236511">
        <w:rPr>
          <w:rFonts w:ascii="Cascadia Mono" w:hAnsi="Cascadia Mono" w:cs="Cascadia Mono"/>
          <w:noProof w:val="0"/>
          <w:color w:val="FF00FF"/>
          <w:kern w:val="0"/>
          <w:sz w:val="24"/>
          <w:szCs w:val="24"/>
          <w:lang w:val="en-US"/>
        </w:rPr>
        <w:t>MESSAGE</w:t>
      </w:r>
      <w:r w:rsidRPr="00236511">
        <w:rPr>
          <w:rFonts w:ascii="Cascadia Mono" w:hAnsi="Cascadia Mono" w:cs="Cascadia Mono"/>
          <w:noProof w:val="0"/>
          <w:color w:val="808080"/>
          <w:kern w:val="0"/>
          <w:sz w:val="24"/>
          <w:szCs w:val="24"/>
          <w:lang w:val="en-US"/>
        </w:rPr>
        <w:t>(</w:t>
      </w:r>
      <w:proofErr w:type="gramEnd"/>
      <w:r w:rsidRPr="00236511">
        <w:rPr>
          <w:rFonts w:ascii="Cascadia Mono" w:hAnsi="Cascadia Mono" w:cs="Cascadia Mono"/>
          <w:noProof w:val="0"/>
          <w:color w:val="808080"/>
          <w:kern w:val="0"/>
          <w:sz w:val="24"/>
          <w:szCs w:val="24"/>
          <w:lang w:val="en-US"/>
        </w:rPr>
        <w:t>)</w:t>
      </w:r>
    </w:p>
    <w:p w14:paraId="6B689A14" w14:textId="77777777" w:rsidR="00236511" w:rsidRPr="00236511" w:rsidRDefault="00236511" w:rsidP="0023651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36511">
        <w:rPr>
          <w:rFonts w:ascii="Cascadia Mono" w:hAnsi="Cascadia Mono" w:cs="Cascadia Mono"/>
          <w:noProof w:val="0"/>
          <w:color w:val="000000"/>
          <w:kern w:val="0"/>
          <w:sz w:val="24"/>
          <w:szCs w:val="24"/>
          <w:lang w:val="en-US"/>
        </w:rPr>
        <w:tab/>
      </w:r>
      <w:r w:rsidRPr="00236511">
        <w:rPr>
          <w:rFonts w:ascii="Cascadia Mono" w:hAnsi="Cascadia Mono" w:cs="Cascadia Mono"/>
          <w:noProof w:val="0"/>
          <w:color w:val="000000"/>
          <w:kern w:val="0"/>
          <w:sz w:val="24"/>
          <w:szCs w:val="24"/>
          <w:lang w:val="en-US"/>
        </w:rPr>
        <w:tab/>
      </w:r>
      <w:proofErr w:type="gramStart"/>
      <w:r w:rsidRPr="00236511">
        <w:rPr>
          <w:rFonts w:ascii="Cascadia Mono" w:hAnsi="Cascadia Mono" w:cs="Cascadia Mono"/>
          <w:noProof w:val="0"/>
          <w:color w:val="0000FF"/>
          <w:kern w:val="0"/>
          <w:sz w:val="24"/>
          <w:szCs w:val="24"/>
          <w:lang w:val="en-US"/>
        </w:rPr>
        <w:t>RAISERROR</w:t>
      </w:r>
      <w:r w:rsidRPr="00236511">
        <w:rPr>
          <w:rFonts w:ascii="Cascadia Mono" w:hAnsi="Cascadia Mono" w:cs="Cascadia Mono"/>
          <w:noProof w:val="0"/>
          <w:color w:val="808080"/>
          <w:kern w:val="0"/>
          <w:sz w:val="24"/>
          <w:szCs w:val="24"/>
          <w:lang w:val="en-US"/>
        </w:rPr>
        <w:t>(</w:t>
      </w:r>
      <w:proofErr w:type="gramEnd"/>
      <w:r w:rsidRPr="00236511">
        <w:rPr>
          <w:rFonts w:ascii="Cascadia Mono" w:hAnsi="Cascadia Mono" w:cs="Cascadia Mono"/>
          <w:noProof w:val="0"/>
          <w:color w:val="000000"/>
          <w:kern w:val="0"/>
          <w:sz w:val="24"/>
          <w:szCs w:val="24"/>
          <w:lang w:val="en-US"/>
        </w:rPr>
        <w:t>@errorMessage</w:t>
      </w:r>
      <w:r w:rsidRPr="00236511">
        <w:rPr>
          <w:rFonts w:ascii="Cascadia Mono" w:hAnsi="Cascadia Mono" w:cs="Cascadia Mono"/>
          <w:noProof w:val="0"/>
          <w:color w:val="808080"/>
          <w:kern w:val="0"/>
          <w:sz w:val="24"/>
          <w:szCs w:val="24"/>
          <w:lang w:val="en-US"/>
        </w:rPr>
        <w:t>,</w:t>
      </w:r>
      <w:r w:rsidRPr="00236511">
        <w:rPr>
          <w:rFonts w:ascii="Cascadia Mono" w:hAnsi="Cascadia Mono" w:cs="Cascadia Mono"/>
          <w:noProof w:val="0"/>
          <w:color w:val="000000"/>
          <w:kern w:val="0"/>
          <w:sz w:val="24"/>
          <w:szCs w:val="24"/>
          <w:lang w:val="en-US"/>
        </w:rPr>
        <w:t xml:space="preserve"> 16</w:t>
      </w:r>
      <w:r w:rsidRPr="00236511">
        <w:rPr>
          <w:rFonts w:ascii="Cascadia Mono" w:hAnsi="Cascadia Mono" w:cs="Cascadia Mono"/>
          <w:noProof w:val="0"/>
          <w:color w:val="808080"/>
          <w:kern w:val="0"/>
          <w:sz w:val="24"/>
          <w:szCs w:val="24"/>
          <w:lang w:val="en-US"/>
        </w:rPr>
        <w:t>,</w:t>
      </w:r>
      <w:r w:rsidRPr="00236511">
        <w:rPr>
          <w:rFonts w:ascii="Cascadia Mono" w:hAnsi="Cascadia Mono" w:cs="Cascadia Mono"/>
          <w:noProof w:val="0"/>
          <w:color w:val="000000"/>
          <w:kern w:val="0"/>
          <w:sz w:val="24"/>
          <w:szCs w:val="24"/>
          <w:lang w:val="en-US"/>
        </w:rPr>
        <w:t xml:space="preserve"> 1</w:t>
      </w:r>
      <w:r w:rsidRPr="00236511">
        <w:rPr>
          <w:rFonts w:ascii="Cascadia Mono" w:hAnsi="Cascadia Mono" w:cs="Cascadia Mono"/>
          <w:noProof w:val="0"/>
          <w:color w:val="808080"/>
          <w:kern w:val="0"/>
          <w:sz w:val="24"/>
          <w:szCs w:val="24"/>
          <w:lang w:val="en-US"/>
        </w:rPr>
        <w:t>)</w:t>
      </w:r>
    </w:p>
    <w:p w14:paraId="26EBF0CC" w14:textId="77777777" w:rsidR="00236511" w:rsidRPr="00236511" w:rsidRDefault="00236511" w:rsidP="0023651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36511">
        <w:rPr>
          <w:rFonts w:ascii="Cascadia Mono" w:hAnsi="Cascadia Mono" w:cs="Cascadia Mono"/>
          <w:noProof w:val="0"/>
          <w:color w:val="000000"/>
          <w:kern w:val="0"/>
          <w:sz w:val="24"/>
          <w:szCs w:val="24"/>
          <w:lang w:val="en-US"/>
        </w:rPr>
        <w:tab/>
      </w:r>
      <w:r w:rsidRPr="00236511">
        <w:rPr>
          <w:rFonts w:ascii="Cascadia Mono" w:hAnsi="Cascadia Mono" w:cs="Cascadia Mono"/>
          <w:noProof w:val="0"/>
          <w:color w:val="0000FF"/>
          <w:kern w:val="0"/>
          <w:sz w:val="24"/>
          <w:szCs w:val="24"/>
          <w:lang w:val="en-US"/>
        </w:rPr>
        <w:t>END</w:t>
      </w:r>
      <w:r w:rsidRPr="00236511">
        <w:rPr>
          <w:rFonts w:ascii="Cascadia Mono" w:hAnsi="Cascadia Mono" w:cs="Cascadia Mono"/>
          <w:noProof w:val="0"/>
          <w:color w:val="000000"/>
          <w:kern w:val="0"/>
          <w:sz w:val="24"/>
          <w:szCs w:val="24"/>
          <w:lang w:val="en-US"/>
        </w:rPr>
        <w:t xml:space="preserve"> </w:t>
      </w:r>
      <w:r w:rsidRPr="00236511">
        <w:rPr>
          <w:rFonts w:ascii="Cascadia Mono" w:hAnsi="Cascadia Mono" w:cs="Cascadia Mono"/>
          <w:noProof w:val="0"/>
          <w:color w:val="0000FF"/>
          <w:kern w:val="0"/>
          <w:sz w:val="24"/>
          <w:szCs w:val="24"/>
          <w:lang w:val="en-US"/>
        </w:rPr>
        <w:t>CATCH</w:t>
      </w:r>
    </w:p>
    <w:p w14:paraId="06EF90B6" w14:textId="77777777" w:rsidR="00236511" w:rsidRPr="00236511" w:rsidRDefault="00236511" w:rsidP="0023651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36511">
        <w:rPr>
          <w:rFonts w:ascii="Cascadia Mono" w:hAnsi="Cascadia Mono" w:cs="Cascadia Mono"/>
          <w:noProof w:val="0"/>
          <w:color w:val="0000FF"/>
          <w:kern w:val="0"/>
          <w:sz w:val="24"/>
          <w:szCs w:val="24"/>
          <w:lang w:val="en-US"/>
        </w:rPr>
        <w:t>END</w:t>
      </w:r>
    </w:p>
    <w:p w14:paraId="5C574540" w14:textId="366EC2D2" w:rsidR="001138DD" w:rsidRPr="00236511" w:rsidRDefault="00236511" w:rsidP="00236511">
      <w:pPr>
        <w:pStyle w:val="ListParagraph"/>
        <w:pBdr>
          <w:top w:val="single" w:sz="4" w:space="1" w:color="auto"/>
          <w:left w:val="single" w:sz="4" w:space="4" w:color="auto"/>
          <w:bottom w:val="single" w:sz="4" w:space="1" w:color="auto"/>
          <w:right w:val="single" w:sz="4" w:space="4" w:color="auto"/>
        </w:pBdr>
        <w:spacing w:after="0" w:line="360" w:lineRule="auto"/>
        <w:ind w:left="1584"/>
        <w:rPr>
          <w:rFonts w:ascii="Cascadia Mono" w:hAnsi="Cascadia Mono" w:cs="Cascadia Mono"/>
          <w:noProof w:val="0"/>
          <w:color w:val="0000FF"/>
          <w:kern w:val="0"/>
          <w:sz w:val="24"/>
          <w:szCs w:val="24"/>
          <w:lang w:val="en-US"/>
        </w:rPr>
      </w:pPr>
      <w:r w:rsidRPr="00236511">
        <w:rPr>
          <w:rFonts w:ascii="Cascadia Mono" w:hAnsi="Cascadia Mono" w:cs="Cascadia Mono"/>
          <w:noProof w:val="0"/>
          <w:color w:val="0000FF"/>
          <w:kern w:val="0"/>
          <w:sz w:val="24"/>
          <w:szCs w:val="24"/>
          <w:lang w:val="en-US"/>
        </w:rPr>
        <w:t>GO</w:t>
      </w:r>
    </w:p>
    <w:p w14:paraId="1458159D" w14:textId="77777777" w:rsidR="00236511" w:rsidRDefault="00236511" w:rsidP="00236511">
      <w:pPr>
        <w:pStyle w:val="ListParagraph"/>
        <w:spacing w:after="0" w:line="360" w:lineRule="auto"/>
        <w:ind w:left="1584"/>
        <w:rPr>
          <w:rFonts w:ascii="Times New Roman" w:hAnsi="Times New Roman" w:cs="Times New Roman"/>
          <w:sz w:val="28"/>
          <w:szCs w:val="28"/>
          <w:u w:val="single"/>
          <w:lang w:val="en-US"/>
        </w:rPr>
      </w:pPr>
    </w:p>
    <w:p w14:paraId="3344FD91" w14:textId="5B9D18FA" w:rsidR="001138DD" w:rsidRDefault="001138DD" w:rsidP="001138DD">
      <w:pPr>
        <w:pStyle w:val="ListParagraph"/>
        <w:spacing w:after="0" w:line="360" w:lineRule="auto"/>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C# code:</w:t>
      </w:r>
    </w:p>
    <w:p w14:paraId="3350C910" w14:textId="77777777" w:rsidR="00B33B9A" w:rsidRPr="00B33B9A" w:rsidRDefault="00B33B9A" w:rsidP="00B33B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B33B9A">
        <w:rPr>
          <w:rFonts w:ascii="Cascadia Mono" w:hAnsi="Cascadia Mono" w:cs="Cascadia Mono"/>
          <w:noProof w:val="0"/>
          <w:color w:val="000000"/>
          <w:kern w:val="0"/>
          <w:sz w:val="24"/>
          <w:szCs w:val="24"/>
          <w:lang w:val="en-US"/>
        </w:rPr>
        <w:t>try</w:t>
      </w:r>
    </w:p>
    <w:p w14:paraId="3D3E4CAB" w14:textId="77777777" w:rsidR="00B33B9A" w:rsidRPr="00B33B9A" w:rsidRDefault="00B33B9A" w:rsidP="00B33B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B33B9A">
        <w:rPr>
          <w:rFonts w:ascii="Cascadia Mono" w:hAnsi="Cascadia Mono" w:cs="Cascadia Mono"/>
          <w:noProof w:val="0"/>
          <w:color w:val="000000"/>
          <w:kern w:val="0"/>
          <w:sz w:val="24"/>
          <w:szCs w:val="24"/>
          <w:lang w:val="en-US"/>
        </w:rPr>
        <w:t>{</w:t>
      </w:r>
    </w:p>
    <w:p w14:paraId="1A101E81" w14:textId="77777777" w:rsidR="00B33B9A" w:rsidRPr="00B33B9A" w:rsidRDefault="00B33B9A" w:rsidP="00B33B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kern w:val="0"/>
          <w:sz w:val="24"/>
          <w:szCs w:val="24"/>
          <w:lang w:val="en-US"/>
        </w:rPr>
      </w:pPr>
      <w:r w:rsidRPr="00B33B9A">
        <w:rPr>
          <w:rFonts w:ascii="Cascadia Mono" w:hAnsi="Cascadia Mono" w:cs="Cascadia Mono"/>
          <w:noProof w:val="0"/>
          <w:kern w:val="0"/>
          <w:sz w:val="24"/>
          <w:szCs w:val="24"/>
          <w:lang w:val="en-US"/>
        </w:rPr>
        <w:t xml:space="preserve">    </w:t>
      </w:r>
      <w:proofErr w:type="spellStart"/>
      <w:r w:rsidRPr="00B33B9A">
        <w:rPr>
          <w:rFonts w:ascii="Cascadia Mono" w:hAnsi="Cascadia Mono" w:cs="Cascadia Mono"/>
          <w:noProof w:val="0"/>
          <w:kern w:val="0"/>
          <w:sz w:val="24"/>
          <w:szCs w:val="24"/>
          <w:lang w:val="en-US"/>
        </w:rPr>
        <w:t>dataShift.Clear</w:t>
      </w:r>
      <w:proofErr w:type="spellEnd"/>
      <w:r w:rsidRPr="00B33B9A">
        <w:rPr>
          <w:rFonts w:ascii="Cascadia Mono" w:hAnsi="Cascadia Mono" w:cs="Cascadia Mono"/>
          <w:noProof w:val="0"/>
          <w:kern w:val="0"/>
          <w:sz w:val="24"/>
          <w:szCs w:val="24"/>
          <w:lang w:val="en-US"/>
        </w:rPr>
        <w:t>(</w:t>
      </w:r>
      <w:proofErr w:type="gramStart"/>
      <w:r w:rsidRPr="00B33B9A">
        <w:rPr>
          <w:rFonts w:ascii="Cascadia Mono" w:hAnsi="Cascadia Mono" w:cs="Cascadia Mono"/>
          <w:noProof w:val="0"/>
          <w:kern w:val="0"/>
          <w:sz w:val="24"/>
          <w:szCs w:val="24"/>
          <w:lang w:val="en-US"/>
        </w:rPr>
        <w:t>);</w:t>
      </w:r>
      <w:proofErr w:type="gramEnd"/>
    </w:p>
    <w:p w14:paraId="776F014B" w14:textId="77777777" w:rsidR="00B33B9A" w:rsidRPr="00B33B9A" w:rsidRDefault="00B33B9A" w:rsidP="00B33B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kern w:val="0"/>
          <w:sz w:val="24"/>
          <w:szCs w:val="24"/>
          <w:lang w:val="en-US"/>
        </w:rPr>
      </w:pPr>
      <w:r w:rsidRPr="00B33B9A">
        <w:rPr>
          <w:rFonts w:ascii="Cascadia Mono" w:hAnsi="Cascadia Mono" w:cs="Cascadia Mono"/>
          <w:noProof w:val="0"/>
          <w:kern w:val="0"/>
          <w:sz w:val="24"/>
          <w:szCs w:val="24"/>
          <w:lang w:val="en-US"/>
        </w:rPr>
        <w:t xml:space="preserve">    </w:t>
      </w:r>
      <w:proofErr w:type="spellStart"/>
      <w:r w:rsidRPr="00B33B9A">
        <w:rPr>
          <w:rFonts w:ascii="Cascadia Mono" w:hAnsi="Cascadia Mono" w:cs="Cascadia Mono"/>
          <w:noProof w:val="0"/>
          <w:kern w:val="0"/>
          <w:sz w:val="24"/>
          <w:szCs w:val="24"/>
          <w:lang w:val="en-US"/>
        </w:rPr>
        <w:t>dataShiftInfo.Clear</w:t>
      </w:r>
      <w:proofErr w:type="spellEnd"/>
      <w:r w:rsidRPr="00B33B9A">
        <w:rPr>
          <w:rFonts w:ascii="Cascadia Mono" w:hAnsi="Cascadia Mono" w:cs="Cascadia Mono"/>
          <w:noProof w:val="0"/>
          <w:kern w:val="0"/>
          <w:sz w:val="24"/>
          <w:szCs w:val="24"/>
          <w:lang w:val="en-US"/>
        </w:rPr>
        <w:t>(</w:t>
      </w:r>
      <w:proofErr w:type="gramStart"/>
      <w:r w:rsidRPr="00B33B9A">
        <w:rPr>
          <w:rFonts w:ascii="Cascadia Mono" w:hAnsi="Cascadia Mono" w:cs="Cascadia Mono"/>
          <w:noProof w:val="0"/>
          <w:kern w:val="0"/>
          <w:sz w:val="24"/>
          <w:szCs w:val="24"/>
          <w:lang w:val="en-US"/>
        </w:rPr>
        <w:t>);</w:t>
      </w:r>
      <w:proofErr w:type="gramEnd"/>
    </w:p>
    <w:p w14:paraId="7891908E" w14:textId="77777777" w:rsidR="00B33B9A" w:rsidRPr="00B33B9A" w:rsidRDefault="00B33B9A" w:rsidP="00B33B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kern w:val="0"/>
          <w:sz w:val="24"/>
          <w:szCs w:val="24"/>
          <w:lang w:val="en-US"/>
        </w:rPr>
      </w:pPr>
    </w:p>
    <w:p w14:paraId="03639099" w14:textId="77777777" w:rsidR="00B33B9A" w:rsidRPr="00B33B9A" w:rsidRDefault="00B33B9A" w:rsidP="00B33B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kern w:val="0"/>
          <w:sz w:val="24"/>
          <w:szCs w:val="24"/>
          <w:lang w:val="en-US"/>
        </w:rPr>
      </w:pPr>
      <w:r w:rsidRPr="00B33B9A">
        <w:rPr>
          <w:rFonts w:ascii="Cascadia Mono" w:hAnsi="Cascadia Mono" w:cs="Cascadia Mono"/>
          <w:noProof w:val="0"/>
          <w:kern w:val="0"/>
          <w:sz w:val="24"/>
          <w:szCs w:val="24"/>
          <w:lang w:val="en-US"/>
        </w:rPr>
        <w:t xml:space="preserve">    </w:t>
      </w:r>
      <w:proofErr w:type="spellStart"/>
      <w:r w:rsidRPr="00B33B9A">
        <w:rPr>
          <w:rFonts w:ascii="Cascadia Mono" w:hAnsi="Cascadia Mono" w:cs="Cascadia Mono"/>
          <w:noProof w:val="0"/>
          <w:kern w:val="0"/>
          <w:sz w:val="24"/>
          <w:szCs w:val="24"/>
          <w:lang w:val="en-US"/>
        </w:rPr>
        <w:t>dataShift</w:t>
      </w:r>
      <w:proofErr w:type="spellEnd"/>
      <w:r w:rsidRPr="00B33B9A">
        <w:rPr>
          <w:rFonts w:ascii="Cascadia Mono" w:hAnsi="Cascadia Mono" w:cs="Cascadia Mono"/>
          <w:noProof w:val="0"/>
          <w:kern w:val="0"/>
          <w:sz w:val="24"/>
          <w:szCs w:val="24"/>
          <w:lang w:val="en-US"/>
        </w:rPr>
        <w:t xml:space="preserve"> = </w:t>
      </w:r>
      <w:proofErr w:type="spellStart"/>
      <w:proofErr w:type="gramStart"/>
      <w:r w:rsidRPr="00B33B9A">
        <w:rPr>
          <w:rFonts w:ascii="Cascadia Mono" w:hAnsi="Cascadia Mono" w:cs="Cascadia Mono"/>
          <w:noProof w:val="0"/>
          <w:kern w:val="0"/>
          <w:sz w:val="24"/>
          <w:szCs w:val="24"/>
          <w:lang w:val="en-US"/>
        </w:rPr>
        <w:t>DataProvider.Instance.ExecuteQuery</w:t>
      </w:r>
      <w:proofErr w:type="spellEnd"/>
      <w:proofErr w:type="gramEnd"/>
      <w:r w:rsidRPr="00B33B9A">
        <w:rPr>
          <w:rFonts w:ascii="Cascadia Mono" w:hAnsi="Cascadia Mono" w:cs="Cascadia Mono"/>
          <w:noProof w:val="0"/>
          <w:kern w:val="0"/>
          <w:sz w:val="24"/>
          <w:szCs w:val="24"/>
          <w:lang w:val="en-US"/>
        </w:rPr>
        <w:t xml:space="preserve">("EXEC </w:t>
      </w:r>
      <w:proofErr w:type="spellStart"/>
      <w:r w:rsidRPr="00B33B9A">
        <w:rPr>
          <w:rFonts w:ascii="Cascadia Mono" w:hAnsi="Cascadia Mono" w:cs="Cascadia Mono"/>
          <w:noProof w:val="0"/>
          <w:kern w:val="0"/>
          <w:sz w:val="24"/>
          <w:szCs w:val="24"/>
          <w:lang w:val="en-US"/>
        </w:rPr>
        <w:t>dbo.findEmployeeShift</w:t>
      </w:r>
      <w:proofErr w:type="spellEnd"/>
      <w:r w:rsidRPr="00B33B9A">
        <w:rPr>
          <w:rFonts w:ascii="Cascadia Mono" w:hAnsi="Cascadia Mono" w:cs="Cascadia Mono"/>
          <w:noProof w:val="0"/>
          <w:kern w:val="0"/>
          <w:sz w:val="24"/>
          <w:szCs w:val="24"/>
          <w:lang w:val="en-US"/>
        </w:rPr>
        <w:t>");</w:t>
      </w:r>
    </w:p>
    <w:p w14:paraId="1DAEFE8C" w14:textId="77777777" w:rsidR="00B33B9A" w:rsidRPr="00B33B9A" w:rsidRDefault="00B33B9A" w:rsidP="00B33B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kern w:val="0"/>
          <w:sz w:val="24"/>
          <w:szCs w:val="24"/>
          <w:lang w:val="en-US"/>
        </w:rPr>
      </w:pPr>
      <w:r w:rsidRPr="00B33B9A">
        <w:rPr>
          <w:rFonts w:ascii="Cascadia Mono" w:hAnsi="Cascadia Mono" w:cs="Cascadia Mono"/>
          <w:noProof w:val="0"/>
          <w:kern w:val="0"/>
          <w:sz w:val="24"/>
          <w:szCs w:val="24"/>
          <w:lang w:val="en-US"/>
        </w:rPr>
        <w:t xml:space="preserve">    </w:t>
      </w:r>
      <w:proofErr w:type="spellStart"/>
      <w:r w:rsidRPr="00B33B9A">
        <w:rPr>
          <w:rFonts w:ascii="Cascadia Mono" w:hAnsi="Cascadia Mono" w:cs="Cascadia Mono"/>
          <w:noProof w:val="0"/>
          <w:kern w:val="0"/>
          <w:sz w:val="24"/>
          <w:szCs w:val="24"/>
          <w:lang w:val="en-US"/>
        </w:rPr>
        <w:t>dataShiftInfo</w:t>
      </w:r>
      <w:proofErr w:type="spellEnd"/>
      <w:r w:rsidRPr="00B33B9A">
        <w:rPr>
          <w:rFonts w:ascii="Cascadia Mono" w:hAnsi="Cascadia Mono" w:cs="Cascadia Mono"/>
          <w:noProof w:val="0"/>
          <w:kern w:val="0"/>
          <w:sz w:val="24"/>
          <w:szCs w:val="24"/>
          <w:lang w:val="en-US"/>
        </w:rPr>
        <w:t xml:space="preserve"> = </w:t>
      </w:r>
      <w:proofErr w:type="spellStart"/>
      <w:proofErr w:type="gramStart"/>
      <w:r w:rsidRPr="00B33B9A">
        <w:rPr>
          <w:rFonts w:ascii="Cascadia Mono" w:hAnsi="Cascadia Mono" w:cs="Cascadia Mono"/>
          <w:noProof w:val="0"/>
          <w:kern w:val="0"/>
          <w:sz w:val="24"/>
          <w:szCs w:val="24"/>
          <w:lang w:val="en-US"/>
        </w:rPr>
        <w:t>DataProvider.Instance.ExecuteQuery</w:t>
      </w:r>
      <w:proofErr w:type="spellEnd"/>
      <w:proofErr w:type="gramEnd"/>
      <w:r w:rsidRPr="00B33B9A">
        <w:rPr>
          <w:rFonts w:ascii="Cascadia Mono" w:hAnsi="Cascadia Mono" w:cs="Cascadia Mono"/>
          <w:noProof w:val="0"/>
          <w:kern w:val="0"/>
          <w:sz w:val="24"/>
          <w:szCs w:val="24"/>
          <w:lang w:val="en-US"/>
        </w:rPr>
        <w:t xml:space="preserve">("EXEC </w:t>
      </w:r>
      <w:proofErr w:type="spellStart"/>
      <w:r w:rsidRPr="00B33B9A">
        <w:rPr>
          <w:rFonts w:ascii="Cascadia Mono" w:hAnsi="Cascadia Mono" w:cs="Cascadia Mono"/>
          <w:noProof w:val="0"/>
          <w:kern w:val="0"/>
          <w:sz w:val="24"/>
          <w:szCs w:val="24"/>
          <w:lang w:val="en-US"/>
        </w:rPr>
        <w:t>dbo.selectAllShift</w:t>
      </w:r>
      <w:proofErr w:type="spellEnd"/>
      <w:r w:rsidRPr="00B33B9A">
        <w:rPr>
          <w:rFonts w:ascii="Cascadia Mono" w:hAnsi="Cascadia Mono" w:cs="Cascadia Mono"/>
          <w:noProof w:val="0"/>
          <w:kern w:val="0"/>
          <w:sz w:val="24"/>
          <w:szCs w:val="24"/>
          <w:lang w:val="en-US"/>
        </w:rPr>
        <w:t>");</w:t>
      </w:r>
    </w:p>
    <w:p w14:paraId="5D6806D7" w14:textId="77777777" w:rsidR="00B33B9A" w:rsidRPr="00B33B9A" w:rsidRDefault="00B33B9A" w:rsidP="00B33B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kern w:val="0"/>
          <w:sz w:val="24"/>
          <w:szCs w:val="24"/>
          <w:lang w:val="en-US"/>
        </w:rPr>
      </w:pPr>
      <w:r w:rsidRPr="00B33B9A">
        <w:rPr>
          <w:rFonts w:ascii="Cascadia Mono" w:hAnsi="Cascadia Mono" w:cs="Cascadia Mono"/>
          <w:noProof w:val="0"/>
          <w:kern w:val="0"/>
          <w:sz w:val="24"/>
          <w:szCs w:val="24"/>
          <w:lang w:val="en-US"/>
        </w:rPr>
        <w:t>}</w:t>
      </w:r>
    </w:p>
    <w:p w14:paraId="7ADB58F8" w14:textId="77777777" w:rsidR="00B33B9A" w:rsidRPr="00B33B9A" w:rsidRDefault="00B33B9A" w:rsidP="00B33B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kern w:val="0"/>
          <w:sz w:val="24"/>
          <w:szCs w:val="24"/>
          <w:lang w:val="en-US"/>
        </w:rPr>
      </w:pPr>
      <w:r w:rsidRPr="00B33B9A">
        <w:rPr>
          <w:rFonts w:ascii="Cascadia Mono" w:hAnsi="Cascadia Mono" w:cs="Cascadia Mono"/>
          <w:noProof w:val="0"/>
          <w:kern w:val="0"/>
          <w:sz w:val="24"/>
          <w:szCs w:val="24"/>
          <w:lang w:val="en-US"/>
        </w:rPr>
        <w:t>catch (</w:t>
      </w:r>
      <w:proofErr w:type="spellStart"/>
      <w:r w:rsidRPr="00B33B9A">
        <w:rPr>
          <w:rFonts w:ascii="Cascadia Mono" w:hAnsi="Cascadia Mono" w:cs="Cascadia Mono"/>
          <w:noProof w:val="0"/>
          <w:kern w:val="0"/>
          <w:sz w:val="24"/>
          <w:szCs w:val="24"/>
          <w:lang w:val="en-US"/>
        </w:rPr>
        <w:t>SqlException</w:t>
      </w:r>
      <w:proofErr w:type="spellEnd"/>
      <w:r w:rsidRPr="00B33B9A">
        <w:rPr>
          <w:rFonts w:ascii="Cascadia Mono" w:hAnsi="Cascadia Mono" w:cs="Cascadia Mono"/>
          <w:noProof w:val="0"/>
          <w:kern w:val="0"/>
          <w:sz w:val="24"/>
          <w:szCs w:val="24"/>
          <w:lang w:val="en-US"/>
        </w:rPr>
        <w:t xml:space="preserve"> </w:t>
      </w:r>
      <w:proofErr w:type="spellStart"/>
      <w:r w:rsidRPr="00B33B9A">
        <w:rPr>
          <w:rFonts w:ascii="Cascadia Mono" w:hAnsi="Cascadia Mono" w:cs="Cascadia Mono"/>
          <w:noProof w:val="0"/>
          <w:kern w:val="0"/>
          <w:sz w:val="24"/>
          <w:szCs w:val="24"/>
          <w:lang w:val="en-US"/>
        </w:rPr>
        <w:t>ev</w:t>
      </w:r>
      <w:proofErr w:type="spellEnd"/>
      <w:r w:rsidRPr="00B33B9A">
        <w:rPr>
          <w:rFonts w:ascii="Cascadia Mono" w:hAnsi="Cascadia Mono" w:cs="Cascadia Mono"/>
          <w:noProof w:val="0"/>
          <w:kern w:val="0"/>
          <w:sz w:val="24"/>
          <w:szCs w:val="24"/>
          <w:lang w:val="en-US"/>
        </w:rPr>
        <w:t>)</w:t>
      </w:r>
    </w:p>
    <w:p w14:paraId="4BF10D64" w14:textId="77777777" w:rsidR="00B33B9A" w:rsidRPr="00B33B9A" w:rsidRDefault="00B33B9A" w:rsidP="00B33B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kern w:val="0"/>
          <w:sz w:val="24"/>
          <w:szCs w:val="24"/>
          <w:lang w:val="en-US"/>
        </w:rPr>
      </w:pPr>
      <w:r w:rsidRPr="00B33B9A">
        <w:rPr>
          <w:rFonts w:ascii="Cascadia Mono" w:hAnsi="Cascadia Mono" w:cs="Cascadia Mono"/>
          <w:noProof w:val="0"/>
          <w:kern w:val="0"/>
          <w:sz w:val="24"/>
          <w:szCs w:val="24"/>
          <w:lang w:val="en-US"/>
        </w:rPr>
        <w:t>{</w:t>
      </w:r>
    </w:p>
    <w:p w14:paraId="799B935C" w14:textId="77777777" w:rsidR="00B33B9A" w:rsidRPr="00B33B9A" w:rsidRDefault="00B33B9A" w:rsidP="00B33B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kern w:val="0"/>
          <w:sz w:val="24"/>
          <w:szCs w:val="24"/>
          <w:lang w:val="en-US"/>
        </w:rPr>
      </w:pPr>
      <w:r w:rsidRPr="00B33B9A">
        <w:rPr>
          <w:rFonts w:ascii="Cascadia Mono" w:hAnsi="Cascadia Mono" w:cs="Cascadia Mono"/>
          <w:noProof w:val="0"/>
          <w:kern w:val="0"/>
          <w:sz w:val="24"/>
          <w:szCs w:val="24"/>
          <w:lang w:val="en-US"/>
        </w:rPr>
        <w:t xml:space="preserve">    </w:t>
      </w:r>
      <w:proofErr w:type="spellStart"/>
      <w:r w:rsidRPr="00B33B9A">
        <w:rPr>
          <w:rFonts w:ascii="Cascadia Mono" w:hAnsi="Cascadia Mono" w:cs="Cascadia Mono"/>
          <w:noProof w:val="0"/>
          <w:kern w:val="0"/>
          <w:sz w:val="24"/>
          <w:szCs w:val="24"/>
          <w:lang w:val="en-US"/>
        </w:rPr>
        <w:t>MessageBox.Show</w:t>
      </w:r>
      <w:proofErr w:type="spellEnd"/>
      <w:r w:rsidRPr="00B33B9A">
        <w:rPr>
          <w:rFonts w:ascii="Cascadia Mono" w:hAnsi="Cascadia Mono" w:cs="Cascadia Mono"/>
          <w:noProof w:val="0"/>
          <w:kern w:val="0"/>
          <w:sz w:val="24"/>
          <w:szCs w:val="24"/>
          <w:lang w:val="en-US"/>
        </w:rPr>
        <w:t xml:space="preserve">("Load </w:t>
      </w:r>
      <w:proofErr w:type="spellStart"/>
      <w:r w:rsidRPr="00B33B9A">
        <w:rPr>
          <w:rFonts w:ascii="Cascadia Mono" w:hAnsi="Cascadia Mono" w:cs="Cascadia Mono"/>
          <w:noProof w:val="0"/>
          <w:kern w:val="0"/>
          <w:sz w:val="24"/>
          <w:szCs w:val="24"/>
          <w:lang w:val="en-US"/>
        </w:rPr>
        <w:t>dữ</w:t>
      </w:r>
      <w:proofErr w:type="spellEnd"/>
      <w:r w:rsidRPr="00B33B9A">
        <w:rPr>
          <w:rFonts w:ascii="Cascadia Mono" w:hAnsi="Cascadia Mono" w:cs="Cascadia Mono"/>
          <w:noProof w:val="0"/>
          <w:kern w:val="0"/>
          <w:sz w:val="24"/>
          <w:szCs w:val="24"/>
          <w:lang w:val="en-US"/>
        </w:rPr>
        <w:t xml:space="preserve"> </w:t>
      </w:r>
      <w:proofErr w:type="spellStart"/>
      <w:r w:rsidRPr="00B33B9A">
        <w:rPr>
          <w:rFonts w:ascii="Cascadia Mono" w:hAnsi="Cascadia Mono" w:cs="Cascadia Mono"/>
          <w:noProof w:val="0"/>
          <w:kern w:val="0"/>
          <w:sz w:val="24"/>
          <w:szCs w:val="24"/>
          <w:lang w:val="en-US"/>
        </w:rPr>
        <w:t>liệu</w:t>
      </w:r>
      <w:proofErr w:type="spellEnd"/>
      <w:r w:rsidRPr="00B33B9A">
        <w:rPr>
          <w:rFonts w:ascii="Cascadia Mono" w:hAnsi="Cascadia Mono" w:cs="Cascadia Mono"/>
          <w:noProof w:val="0"/>
          <w:kern w:val="0"/>
          <w:sz w:val="24"/>
          <w:szCs w:val="24"/>
          <w:lang w:val="en-US"/>
        </w:rPr>
        <w:t xml:space="preserve"> </w:t>
      </w:r>
      <w:proofErr w:type="spellStart"/>
      <w:r w:rsidRPr="00B33B9A">
        <w:rPr>
          <w:rFonts w:ascii="Cascadia Mono" w:hAnsi="Cascadia Mono" w:cs="Cascadia Mono"/>
          <w:noProof w:val="0"/>
          <w:kern w:val="0"/>
          <w:sz w:val="24"/>
          <w:szCs w:val="24"/>
          <w:lang w:val="en-US"/>
        </w:rPr>
        <w:t>thất</w:t>
      </w:r>
      <w:proofErr w:type="spellEnd"/>
      <w:r w:rsidRPr="00B33B9A">
        <w:rPr>
          <w:rFonts w:ascii="Cascadia Mono" w:hAnsi="Cascadia Mono" w:cs="Cascadia Mono"/>
          <w:noProof w:val="0"/>
          <w:kern w:val="0"/>
          <w:sz w:val="24"/>
          <w:szCs w:val="24"/>
          <w:lang w:val="en-US"/>
        </w:rPr>
        <w:t xml:space="preserve"> </w:t>
      </w:r>
      <w:proofErr w:type="spellStart"/>
      <w:r w:rsidRPr="00B33B9A">
        <w:rPr>
          <w:rFonts w:ascii="Cascadia Mono" w:hAnsi="Cascadia Mono" w:cs="Cascadia Mono"/>
          <w:noProof w:val="0"/>
          <w:kern w:val="0"/>
          <w:sz w:val="24"/>
          <w:szCs w:val="24"/>
          <w:lang w:val="en-US"/>
        </w:rPr>
        <w:t>bại</w:t>
      </w:r>
      <w:proofErr w:type="spellEnd"/>
      <w:r w:rsidRPr="00B33B9A">
        <w:rPr>
          <w:rFonts w:ascii="Cascadia Mono" w:hAnsi="Cascadia Mono" w:cs="Cascadia Mono"/>
          <w:noProof w:val="0"/>
          <w:kern w:val="0"/>
          <w:sz w:val="24"/>
          <w:szCs w:val="24"/>
          <w:lang w:val="en-US"/>
        </w:rPr>
        <w:t xml:space="preserve">! \n Do: \n" + </w:t>
      </w:r>
      <w:proofErr w:type="spellStart"/>
      <w:proofErr w:type="gramStart"/>
      <w:r w:rsidRPr="00B33B9A">
        <w:rPr>
          <w:rFonts w:ascii="Cascadia Mono" w:hAnsi="Cascadia Mono" w:cs="Cascadia Mono"/>
          <w:noProof w:val="0"/>
          <w:kern w:val="0"/>
          <w:sz w:val="24"/>
          <w:szCs w:val="24"/>
          <w:lang w:val="en-US"/>
        </w:rPr>
        <w:t>ev.Message</w:t>
      </w:r>
      <w:proofErr w:type="spellEnd"/>
      <w:proofErr w:type="gramEnd"/>
      <w:r w:rsidRPr="00B33B9A">
        <w:rPr>
          <w:rFonts w:ascii="Cascadia Mono" w:hAnsi="Cascadia Mono" w:cs="Cascadia Mono"/>
          <w:noProof w:val="0"/>
          <w:kern w:val="0"/>
          <w:sz w:val="24"/>
          <w:szCs w:val="24"/>
          <w:lang w:val="en-US"/>
        </w:rPr>
        <w:t xml:space="preserve">, "Thông </w:t>
      </w:r>
      <w:proofErr w:type="spellStart"/>
      <w:r w:rsidRPr="00B33B9A">
        <w:rPr>
          <w:rFonts w:ascii="Cascadia Mono" w:hAnsi="Cascadia Mono" w:cs="Cascadia Mono"/>
          <w:noProof w:val="0"/>
          <w:kern w:val="0"/>
          <w:sz w:val="24"/>
          <w:szCs w:val="24"/>
          <w:lang w:val="en-US"/>
        </w:rPr>
        <w:t>báo</w:t>
      </w:r>
      <w:proofErr w:type="spellEnd"/>
      <w:r w:rsidRPr="00B33B9A">
        <w:rPr>
          <w:rFonts w:ascii="Cascadia Mono" w:hAnsi="Cascadia Mono" w:cs="Cascadia Mono"/>
          <w:noProof w:val="0"/>
          <w:kern w:val="0"/>
          <w:sz w:val="24"/>
          <w:szCs w:val="24"/>
          <w:lang w:val="en-US"/>
        </w:rPr>
        <w:t xml:space="preserve">", </w:t>
      </w:r>
      <w:proofErr w:type="spellStart"/>
      <w:r w:rsidRPr="00B33B9A">
        <w:rPr>
          <w:rFonts w:ascii="Cascadia Mono" w:hAnsi="Cascadia Mono" w:cs="Cascadia Mono"/>
          <w:noProof w:val="0"/>
          <w:kern w:val="0"/>
          <w:sz w:val="24"/>
          <w:szCs w:val="24"/>
          <w:lang w:val="en-US"/>
        </w:rPr>
        <w:t>MessageBoxButtons.OK</w:t>
      </w:r>
      <w:proofErr w:type="spellEnd"/>
      <w:r w:rsidRPr="00B33B9A">
        <w:rPr>
          <w:rFonts w:ascii="Cascadia Mono" w:hAnsi="Cascadia Mono" w:cs="Cascadia Mono"/>
          <w:noProof w:val="0"/>
          <w:kern w:val="0"/>
          <w:sz w:val="24"/>
          <w:szCs w:val="24"/>
          <w:lang w:val="en-US"/>
        </w:rPr>
        <w:t xml:space="preserve">, </w:t>
      </w:r>
      <w:proofErr w:type="spellStart"/>
      <w:r w:rsidRPr="00B33B9A">
        <w:rPr>
          <w:rFonts w:ascii="Cascadia Mono" w:hAnsi="Cascadia Mono" w:cs="Cascadia Mono"/>
          <w:noProof w:val="0"/>
          <w:kern w:val="0"/>
          <w:sz w:val="24"/>
          <w:szCs w:val="24"/>
          <w:lang w:val="en-US"/>
        </w:rPr>
        <w:t>MessageBoxIcon.Error</w:t>
      </w:r>
      <w:proofErr w:type="spellEnd"/>
      <w:r w:rsidRPr="00B33B9A">
        <w:rPr>
          <w:rFonts w:ascii="Cascadia Mono" w:hAnsi="Cascadia Mono" w:cs="Cascadia Mono"/>
          <w:noProof w:val="0"/>
          <w:kern w:val="0"/>
          <w:sz w:val="24"/>
          <w:szCs w:val="24"/>
          <w:lang w:val="en-US"/>
        </w:rPr>
        <w:t>);</w:t>
      </w:r>
    </w:p>
    <w:p w14:paraId="5173819C" w14:textId="60712F0D" w:rsidR="001138DD" w:rsidRPr="00B33B9A" w:rsidRDefault="00B33B9A" w:rsidP="00B33B9A">
      <w:pPr>
        <w:pStyle w:val="ListParagraph"/>
        <w:pBdr>
          <w:top w:val="single" w:sz="4" w:space="1" w:color="auto"/>
          <w:left w:val="single" w:sz="4" w:space="4" w:color="auto"/>
          <w:bottom w:val="single" w:sz="4" w:space="1" w:color="auto"/>
          <w:right w:val="single" w:sz="4" w:space="4" w:color="auto"/>
        </w:pBdr>
        <w:spacing w:after="0" w:line="360" w:lineRule="auto"/>
        <w:ind w:left="1584"/>
        <w:rPr>
          <w:rFonts w:ascii="Cascadia Mono" w:hAnsi="Cascadia Mono" w:cs="Cascadia Mono"/>
          <w:noProof w:val="0"/>
          <w:kern w:val="0"/>
          <w:sz w:val="24"/>
          <w:szCs w:val="24"/>
          <w:lang w:val="en-US"/>
        </w:rPr>
      </w:pPr>
      <w:r w:rsidRPr="00B33B9A">
        <w:rPr>
          <w:rFonts w:ascii="Cascadia Mono" w:hAnsi="Cascadia Mono" w:cs="Cascadia Mono"/>
          <w:noProof w:val="0"/>
          <w:kern w:val="0"/>
          <w:sz w:val="24"/>
          <w:szCs w:val="24"/>
          <w:lang w:val="en-US"/>
        </w:rPr>
        <w:t>}</w:t>
      </w:r>
    </w:p>
    <w:p w14:paraId="73D42E07" w14:textId="77777777" w:rsidR="00B33B9A" w:rsidRPr="001138DD" w:rsidRDefault="00B33B9A" w:rsidP="00B33B9A">
      <w:pPr>
        <w:pStyle w:val="ListParagraph"/>
        <w:spacing w:after="0" w:line="360" w:lineRule="auto"/>
        <w:ind w:left="1584"/>
        <w:rPr>
          <w:rFonts w:ascii="Times New Roman" w:hAnsi="Times New Roman" w:cs="Times New Roman"/>
          <w:sz w:val="28"/>
          <w:szCs w:val="28"/>
          <w:u w:val="single"/>
          <w:lang w:val="en-US"/>
        </w:rPr>
      </w:pPr>
    </w:p>
    <w:p w14:paraId="50ABB77E" w14:textId="7ADB4460" w:rsidR="0079645D" w:rsidRDefault="0079645D" w:rsidP="0079645D">
      <w:pPr>
        <w:pStyle w:val="ListParagraph"/>
        <w:numPr>
          <w:ilvl w:val="0"/>
          <w:numId w:val="19"/>
        </w:numPr>
        <w:spacing w:after="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Procedure</w:t>
      </w:r>
      <w:r w:rsidR="001138DD">
        <w:rPr>
          <w:rFonts w:ascii="Times New Roman" w:hAnsi="Times New Roman" w:cs="Times New Roman"/>
          <w:b/>
          <w:bCs/>
          <w:sz w:val="28"/>
          <w:szCs w:val="28"/>
          <w:lang w:val="en-US"/>
        </w:rPr>
        <w:t xml:space="preserve"> lấy product từ view ‘ProductView’:</w:t>
      </w:r>
    </w:p>
    <w:p w14:paraId="17C0AFA3" w14:textId="142C8883" w:rsidR="001138DD" w:rsidRDefault="001138DD" w:rsidP="001138DD">
      <w:pPr>
        <w:pStyle w:val="ListParagraph"/>
        <w:spacing w:after="0" w:line="360" w:lineRule="auto"/>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SQL:</w:t>
      </w:r>
    </w:p>
    <w:p w14:paraId="2F16AEB0" w14:textId="77777777" w:rsidR="001318B1" w:rsidRPr="001318B1" w:rsidRDefault="001318B1" w:rsidP="001318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318B1">
        <w:rPr>
          <w:rFonts w:ascii="Cascadia Mono" w:hAnsi="Cascadia Mono" w:cs="Cascadia Mono"/>
          <w:noProof w:val="0"/>
          <w:color w:val="0000FF"/>
          <w:kern w:val="0"/>
          <w:sz w:val="24"/>
          <w:szCs w:val="24"/>
          <w:lang w:val="en-US"/>
        </w:rPr>
        <w:t>DROP</w:t>
      </w:r>
      <w:r w:rsidRPr="001318B1">
        <w:rPr>
          <w:rFonts w:ascii="Cascadia Mono" w:hAnsi="Cascadia Mono" w:cs="Cascadia Mono"/>
          <w:noProof w:val="0"/>
          <w:color w:val="000000"/>
          <w:kern w:val="0"/>
          <w:sz w:val="24"/>
          <w:szCs w:val="24"/>
          <w:lang w:val="en-US"/>
        </w:rPr>
        <w:t xml:space="preserve"> </w:t>
      </w:r>
      <w:r w:rsidRPr="001318B1">
        <w:rPr>
          <w:rFonts w:ascii="Cascadia Mono" w:hAnsi="Cascadia Mono" w:cs="Cascadia Mono"/>
          <w:noProof w:val="0"/>
          <w:color w:val="0000FF"/>
          <w:kern w:val="0"/>
          <w:sz w:val="24"/>
          <w:szCs w:val="24"/>
          <w:lang w:val="en-US"/>
        </w:rPr>
        <w:t>PROCEDURE</w:t>
      </w:r>
      <w:r w:rsidRPr="001318B1">
        <w:rPr>
          <w:rFonts w:ascii="Cascadia Mono" w:hAnsi="Cascadia Mono" w:cs="Cascadia Mono"/>
          <w:noProof w:val="0"/>
          <w:color w:val="000000"/>
          <w:kern w:val="0"/>
          <w:sz w:val="24"/>
          <w:szCs w:val="24"/>
          <w:lang w:val="en-US"/>
        </w:rPr>
        <w:t xml:space="preserve"> </w:t>
      </w:r>
      <w:r w:rsidRPr="001318B1">
        <w:rPr>
          <w:rFonts w:ascii="Cascadia Mono" w:hAnsi="Cascadia Mono" w:cs="Cascadia Mono"/>
          <w:noProof w:val="0"/>
          <w:color w:val="0000FF"/>
          <w:kern w:val="0"/>
          <w:sz w:val="24"/>
          <w:szCs w:val="24"/>
          <w:lang w:val="en-US"/>
        </w:rPr>
        <w:t>IF</w:t>
      </w:r>
      <w:r w:rsidRPr="001318B1">
        <w:rPr>
          <w:rFonts w:ascii="Cascadia Mono" w:hAnsi="Cascadia Mono" w:cs="Cascadia Mono"/>
          <w:noProof w:val="0"/>
          <w:color w:val="000000"/>
          <w:kern w:val="0"/>
          <w:sz w:val="24"/>
          <w:szCs w:val="24"/>
          <w:lang w:val="en-US"/>
        </w:rPr>
        <w:t xml:space="preserve"> </w:t>
      </w:r>
      <w:r w:rsidRPr="001318B1">
        <w:rPr>
          <w:rFonts w:ascii="Cascadia Mono" w:hAnsi="Cascadia Mono" w:cs="Cascadia Mono"/>
          <w:noProof w:val="0"/>
          <w:color w:val="808080"/>
          <w:kern w:val="0"/>
          <w:sz w:val="24"/>
          <w:szCs w:val="24"/>
          <w:lang w:val="en-US"/>
        </w:rPr>
        <w:t>EXISTS</w:t>
      </w:r>
      <w:r w:rsidRPr="001318B1">
        <w:rPr>
          <w:rFonts w:ascii="Cascadia Mono" w:hAnsi="Cascadia Mono" w:cs="Cascadia Mono"/>
          <w:noProof w:val="0"/>
          <w:color w:val="000000"/>
          <w:kern w:val="0"/>
          <w:sz w:val="24"/>
          <w:szCs w:val="24"/>
          <w:lang w:val="en-US"/>
        </w:rPr>
        <w:t xml:space="preserve"> </w:t>
      </w:r>
      <w:proofErr w:type="spellStart"/>
      <w:proofErr w:type="gramStart"/>
      <w:r w:rsidRPr="001318B1">
        <w:rPr>
          <w:rFonts w:ascii="Cascadia Mono" w:hAnsi="Cascadia Mono" w:cs="Cascadia Mono"/>
          <w:noProof w:val="0"/>
          <w:color w:val="000000"/>
          <w:kern w:val="0"/>
          <w:sz w:val="24"/>
          <w:szCs w:val="24"/>
          <w:lang w:val="en-US"/>
        </w:rPr>
        <w:t>selectAllProduct</w:t>
      </w:r>
      <w:proofErr w:type="spellEnd"/>
      <w:proofErr w:type="gramEnd"/>
    </w:p>
    <w:p w14:paraId="14385E79" w14:textId="77777777" w:rsidR="001318B1" w:rsidRPr="001318B1" w:rsidRDefault="001318B1" w:rsidP="001318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318B1">
        <w:rPr>
          <w:rFonts w:ascii="Cascadia Mono" w:hAnsi="Cascadia Mono" w:cs="Cascadia Mono"/>
          <w:noProof w:val="0"/>
          <w:color w:val="0000FF"/>
          <w:kern w:val="0"/>
          <w:sz w:val="24"/>
          <w:szCs w:val="24"/>
          <w:lang w:val="en-US"/>
        </w:rPr>
        <w:t>GO</w:t>
      </w:r>
    </w:p>
    <w:p w14:paraId="518CF4D7" w14:textId="77777777" w:rsidR="001318B1" w:rsidRPr="001318B1" w:rsidRDefault="001318B1" w:rsidP="001318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p>
    <w:p w14:paraId="2799AE61" w14:textId="77777777" w:rsidR="001318B1" w:rsidRPr="001318B1" w:rsidRDefault="001318B1" w:rsidP="001318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318B1">
        <w:rPr>
          <w:rFonts w:ascii="Cascadia Mono" w:hAnsi="Cascadia Mono" w:cs="Cascadia Mono"/>
          <w:noProof w:val="0"/>
          <w:color w:val="0000FF"/>
          <w:kern w:val="0"/>
          <w:sz w:val="24"/>
          <w:szCs w:val="24"/>
          <w:lang w:val="en-US"/>
        </w:rPr>
        <w:t>CREATE</w:t>
      </w:r>
      <w:r w:rsidRPr="001318B1">
        <w:rPr>
          <w:rFonts w:ascii="Cascadia Mono" w:hAnsi="Cascadia Mono" w:cs="Cascadia Mono"/>
          <w:noProof w:val="0"/>
          <w:color w:val="000000"/>
          <w:kern w:val="0"/>
          <w:sz w:val="24"/>
          <w:szCs w:val="24"/>
          <w:lang w:val="en-US"/>
        </w:rPr>
        <w:t xml:space="preserve"> </w:t>
      </w:r>
      <w:r w:rsidRPr="001318B1">
        <w:rPr>
          <w:rFonts w:ascii="Cascadia Mono" w:hAnsi="Cascadia Mono" w:cs="Cascadia Mono"/>
          <w:noProof w:val="0"/>
          <w:color w:val="0000FF"/>
          <w:kern w:val="0"/>
          <w:sz w:val="24"/>
          <w:szCs w:val="24"/>
          <w:lang w:val="en-US"/>
        </w:rPr>
        <w:t>PROCEDURE</w:t>
      </w:r>
      <w:r w:rsidRPr="001318B1">
        <w:rPr>
          <w:rFonts w:ascii="Cascadia Mono" w:hAnsi="Cascadia Mono" w:cs="Cascadia Mono"/>
          <w:noProof w:val="0"/>
          <w:color w:val="000000"/>
          <w:kern w:val="0"/>
          <w:sz w:val="24"/>
          <w:szCs w:val="24"/>
          <w:lang w:val="en-US"/>
        </w:rPr>
        <w:t xml:space="preserve"> </w:t>
      </w:r>
      <w:proofErr w:type="spellStart"/>
      <w:proofErr w:type="gramStart"/>
      <w:r w:rsidRPr="001318B1">
        <w:rPr>
          <w:rFonts w:ascii="Cascadia Mono" w:hAnsi="Cascadia Mono" w:cs="Cascadia Mono"/>
          <w:noProof w:val="0"/>
          <w:color w:val="000000"/>
          <w:kern w:val="0"/>
          <w:sz w:val="24"/>
          <w:szCs w:val="24"/>
          <w:lang w:val="en-US"/>
        </w:rPr>
        <w:t>selectAllProduct</w:t>
      </w:r>
      <w:proofErr w:type="spellEnd"/>
      <w:proofErr w:type="gramEnd"/>
    </w:p>
    <w:p w14:paraId="4DC383A6" w14:textId="77777777" w:rsidR="001318B1" w:rsidRPr="001318B1" w:rsidRDefault="001318B1" w:rsidP="001318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318B1">
        <w:rPr>
          <w:rFonts w:ascii="Cascadia Mono" w:hAnsi="Cascadia Mono" w:cs="Cascadia Mono"/>
          <w:noProof w:val="0"/>
          <w:color w:val="0000FF"/>
          <w:kern w:val="0"/>
          <w:sz w:val="24"/>
          <w:szCs w:val="24"/>
          <w:lang w:val="en-US"/>
        </w:rPr>
        <w:t>AS</w:t>
      </w:r>
    </w:p>
    <w:p w14:paraId="609E4AEC" w14:textId="77777777" w:rsidR="001318B1" w:rsidRPr="001318B1" w:rsidRDefault="001318B1" w:rsidP="001318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p>
    <w:p w14:paraId="33AD34D9" w14:textId="77777777" w:rsidR="001318B1" w:rsidRPr="001318B1" w:rsidRDefault="001318B1" w:rsidP="001318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318B1">
        <w:rPr>
          <w:rFonts w:ascii="Cascadia Mono" w:hAnsi="Cascadia Mono" w:cs="Cascadia Mono"/>
          <w:noProof w:val="0"/>
          <w:color w:val="0000FF"/>
          <w:kern w:val="0"/>
          <w:sz w:val="24"/>
          <w:szCs w:val="24"/>
          <w:lang w:val="en-US"/>
        </w:rPr>
        <w:t>BEGIN</w:t>
      </w:r>
    </w:p>
    <w:p w14:paraId="16D13F01" w14:textId="77777777" w:rsidR="001318B1" w:rsidRPr="001318B1" w:rsidRDefault="001318B1" w:rsidP="001318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318B1">
        <w:rPr>
          <w:rFonts w:ascii="Cascadia Mono" w:hAnsi="Cascadia Mono" w:cs="Cascadia Mono"/>
          <w:noProof w:val="0"/>
          <w:color w:val="000000"/>
          <w:kern w:val="0"/>
          <w:sz w:val="24"/>
          <w:szCs w:val="24"/>
          <w:lang w:val="en-US"/>
        </w:rPr>
        <w:tab/>
      </w:r>
      <w:r w:rsidRPr="001318B1">
        <w:rPr>
          <w:rFonts w:ascii="Cascadia Mono" w:hAnsi="Cascadia Mono" w:cs="Cascadia Mono"/>
          <w:noProof w:val="0"/>
          <w:color w:val="0000FF"/>
          <w:kern w:val="0"/>
          <w:sz w:val="24"/>
          <w:szCs w:val="24"/>
          <w:lang w:val="en-US"/>
        </w:rPr>
        <w:t>DECLARE</w:t>
      </w:r>
      <w:r w:rsidRPr="001318B1">
        <w:rPr>
          <w:rFonts w:ascii="Cascadia Mono" w:hAnsi="Cascadia Mono" w:cs="Cascadia Mono"/>
          <w:noProof w:val="0"/>
          <w:color w:val="000000"/>
          <w:kern w:val="0"/>
          <w:sz w:val="24"/>
          <w:szCs w:val="24"/>
          <w:lang w:val="en-US"/>
        </w:rPr>
        <w:t xml:space="preserve"> @errorMessage </w:t>
      </w:r>
      <w:proofErr w:type="gramStart"/>
      <w:r w:rsidRPr="001318B1">
        <w:rPr>
          <w:rFonts w:ascii="Cascadia Mono" w:hAnsi="Cascadia Mono" w:cs="Cascadia Mono"/>
          <w:noProof w:val="0"/>
          <w:color w:val="0000FF"/>
          <w:kern w:val="0"/>
          <w:sz w:val="24"/>
          <w:szCs w:val="24"/>
          <w:lang w:val="en-US"/>
        </w:rPr>
        <w:t>NVARCHAR</w:t>
      </w:r>
      <w:r w:rsidRPr="001318B1">
        <w:rPr>
          <w:rFonts w:ascii="Cascadia Mono" w:hAnsi="Cascadia Mono" w:cs="Cascadia Mono"/>
          <w:noProof w:val="0"/>
          <w:color w:val="808080"/>
          <w:kern w:val="0"/>
          <w:sz w:val="24"/>
          <w:szCs w:val="24"/>
          <w:lang w:val="en-US"/>
        </w:rPr>
        <w:t>(</w:t>
      </w:r>
      <w:proofErr w:type="gramEnd"/>
      <w:r w:rsidRPr="001318B1">
        <w:rPr>
          <w:rFonts w:ascii="Cascadia Mono" w:hAnsi="Cascadia Mono" w:cs="Cascadia Mono"/>
          <w:noProof w:val="0"/>
          <w:color w:val="FF00FF"/>
          <w:kern w:val="0"/>
          <w:sz w:val="24"/>
          <w:szCs w:val="24"/>
          <w:lang w:val="en-US"/>
        </w:rPr>
        <w:t>max</w:t>
      </w:r>
      <w:r w:rsidRPr="001318B1">
        <w:rPr>
          <w:rFonts w:ascii="Cascadia Mono" w:hAnsi="Cascadia Mono" w:cs="Cascadia Mono"/>
          <w:noProof w:val="0"/>
          <w:color w:val="808080"/>
          <w:kern w:val="0"/>
          <w:sz w:val="24"/>
          <w:szCs w:val="24"/>
          <w:lang w:val="en-US"/>
        </w:rPr>
        <w:t>)</w:t>
      </w:r>
    </w:p>
    <w:p w14:paraId="746AB87E" w14:textId="77777777" w:rsidR="001318B1" w:rsidRPr="001318B1" w:rsidRDefault="001318B1" w:rsidP="001318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318B1">
        <w:rPr>
          <w:rFonts w:ascii="Cascadia Mono" w:hAnsi="Cascadia Mono" w:cs="Cascadia Mono"/>
          <w:noProof w:val="0"/>
          <w:color w:val="000000"/>
          <w:kern w:val="0"/>
          <w:sz w:val="24"/>
          <w:szCs w:val="24"/>
          <w:lang w:val="en-US"/>
        </w:rPr>
        <w:tab/>
      </w:r>
      <w:r w:rsidRPr="001318B1">
        <w:rPr>
          <w:rFonts w:ascii="Cascadia Mono" w:hAnsi="Cascadia Mono" w:cs="Cascadia Mono"/>
          <w:noProof w:val="0"/>
          <w:color w:val="0000FF"/>
          <w:kern w:val="0"/>
          <w:sz w:val="24"/>
          <w:szCs w:val="24"/>
          <w:lang w:val="en-US"/>
        </w:rPr>
        <w:t>BEGIN</w:t>
      </w:r>
      <w:r w:rsidRPr="001318B1">
        <w:rPr>
          <w:rFonts w:ascii="Cascadia Mono" w:hAnsi="Cascadia Mono" w:cs="Cascadia Mono"/>
          <w:noProof w:val="0"/>
          <w:color w:val="000000"/>
          <w:kern w:val="0"/>
          <w:sz w:val="24"/>
          <w:szCs w:val="24"/>
          <w:lang w:val="en-US"/>
        </w:rPr>
        <w:t xml:space="preserve"> </w:t>
      </w:r>
      <w:r w:rsidRPr="001318B1">
        <w:rPr>
          <w:rFonts w:ascii="Cascadia Mono" w:hAnsi="Cascadia Mono" w:cs="Cascadia Mono"/>
          <w:noProof w:val="0"/>
          <w:color w:val="0000FF"/>
          <w:kern w:val="0"/>
          <w:sz w:val="24"/>
          <w:szCs w:val="24"/>
          <w:lang w:val="en-US"/>
        </w:rPr>
        <w:t>TRY</w:t>
      </w:r>
    </w:p>
    <w:p w14:paraId="3D349D47" w14:textId="77777777" w:rsidR="001318B1" w:rsidRPr="001318B1" w:rsidRDefault="001318B1" w:rsidP="001318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318B1">
        <w:rPr>
          <w:rFonts w:ascii="Cascadia Mono" w:hAnsi="Cascadia Mono" w:cs="Cascadia Mono"/>
          <w:noProof w:val="0"/>
          <w:color w:val="000000"/>
          <w:kern w:val="0"/>
          <w:sz w:val="24"/>
          <w:szCs w:val="24"/>
          <w:lang w:val="en-US"/>
        </w:rPr>
        <w:tab/>
      </w:r>
      <w:r w:rsidRPr="001318B1">
        <w:rPr>
          <w:rFonts w:ascii="Cascadia Mono" w:hAnsi="Cascadia Mono" w:cs="Cascadia Mono"/>
          <w:noProof w:val="0"/>
          <w:color w:val="000000"/>
          <w:kern w:val="0"/>
          <w:sz w:val="24"/>
          <w:szCs w:val="24"/>
          <w:lang w:val="en-US"/>
        </w:rPr>
        <w:tab/>
      </w:r>
      <w:r w:rsidRPr="001318B1">
        <w:rPr>
          <w:rFonts w:ascii="Cascadia Mono" w:hAnsi="Cascadia Mono" w:cs="Cascadia Mono"/>
          <w:noProof w:val="0"/>
          <w:color w:val="0000FF"/>
          <w:kern w:val="0"/>
          <w:sz w:val="24"/>
          <w:szCs w:val="24"/>
          <w:lang w:val="en-US"/>
        </w:rPr>
        <w:t>SELECT</w:t>
      </w:r>
      <w:r w:rsidRPr="001318B1">
        <w:rPr>
          <w:rFonts w:ascii="Cascadia Mono" w:hAnsi="Cascadia Mono" w:cs="Cascadia Mono"/>
          <w:noProof w:val="0"/>
          <w:color w:val="000000"/>
          <w:kern w:val="0"/>
          <w:sz w:val="24"/>
          <w:szCs w:val="24"/>
          <w:lang w:val="en-US"/>
        </w:rPr>
        <w:t xml:space="preserve"> </w:t>
      </w:r>
      <w:r w:rsidRPr="001318B1">
        <w:rPr>
          <w:rFonts w:ascii="Cascadia Mono" w:hAnsi="Cascadia Mono" w:cs="Cascadia Mono"/>
          <w:noProof w:val="0"/>
          <w:color w:val="808080"/>
          <w:kern w:val="0"/>
          <w:sz w:val="24"/>
          <w:szCs w:val="24"/>
          <w:lang w:val="en-US"/>
        </w:rPr>
        <w:t>*</w:t>
      </w:r>
      <w:r w:rsidRPr="001318B1">
        <w:rPr>
          <w:rFonts w:ascii="Cascadia Mono" w:hAnsi="Cascadia Mono" w:cs="Cascadia Mono"/>
          <w:noProof w:val="0"/>
          <w:color w:val="000000"/>
          <w:kern w:val="0"/>
          <w:sz w:val="24"/>
          <w:szCs w:val="24"/>
          <w:lang w:val="en-US"/>
        </w:rPr>
        <w:t xml:space="preserve"> </w:t>
      </w:r>
      <w:r w:rsidRPr="001318B1">
        <w:rPr>
          <w:rFonts w:ascii="Cascadia Mono" w:hAnsi="Cascadia Mono" w:cs="Cascadia Mono"/>
          <w:noProof w:val="0"/>
          <w:color w:val="0000FF"/>
          <w:kern w:val="0"/>
          <w:sz w:val="24"/>
          <w:szCs w:val="24"/>
          <w:lang w:val="en-US"/>
        </w:rPr>
        <w:t>FROM</w:t>
      </w:r>
      <w:r w:rsidRPr="001318B1">
        <w:rPr>
          <w:rFonts w:ascii="Cascadia Mono" w:hAnsi="Cascadia Mono" w:cs="Cascadia Mono"/>
          <w:noProof w:val="0"/>
          <w:color w:val="000000"/>
          <w:kern w:val="0"/>
          <w:sz w:val="24"/>
          <w:szCs w:val="24"/>
          <w:lang w:val="en-US"/>
        </w:rPr>
        <w:t xml:space="preserve"> </w:t>
      </w:r>
      <w:proofErr w:type="spellStart"/>
      <w:r w:rsidRPr="001318B1">
        <w:rPr>
          <w:rFonts w:ascii="Cascadia Mono" w:hAnsi="Cascadia Mono" w:cs="Cascadia Mono"/>
          <w:noProof w:val="0"/>
          <w:color w:val="000000"/>
          <w:kern w:val="0"/>
          <w:sz w:val="24"/>
          <w:szCs w:val="24"/>
          <w:lang w:val="en-US"/>
        </w:rPr>
        <w:t>ProductView</w:t>
      </w:r>
      <w:proofErr w:type="spellEnd"/>
    </w:p>
    <w:p w14:paraId="26828F07" w14:textId="77777777" w:rsidR="001318B1" w:rsidRPr="001318B1" w:rsidRDefault="001318B1" w:rsidP="001318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318B1">
        <w:rPr>
          <w:rFonts w:ascii="Cascadia Mono" w:hAnsi="Cascadia Mono" w:cs="Cascadia Mono"/>
          <w:noProof w:val="0"/>
          <w:color w:val="000000"/>
          <w:kern w:val="0"/>
          <w:sz w:val="24"/>
          <w:szCs w:val="24"/>
          <w:lang w:val="en-US"/>
        </w:rPr>
        <w:tab/>
      </w:r>
      <w:r w:rsidRPr="001318B1">
        <w:rPr>
          <w:rFonts w:ascii="Cascadia Mono" w:hAnsi="Cascadia Mono" w:cs="Cascadia Mono"/>
          <w:noProof w:val="0"/>
          <w:color w:val="0000FF"/>
          <w:kern w:val="0"/>
          <w:sz w:val="24"/>
          <w:szCs w:val="24"/>
          <w:lang w:val="en-US"/>
        </w:rPr>
        <w:t>END</w:t>
      </w:r>
      <w:r w:rsidRPr="001318B1">
        <w:rPr>
          <w:rFonts w:ascii="Cascadia Mono" w:hAnsi="Cascadia Mono" w:cs="Cascadia Mono"/>
          <w:noProof w:val="0"/>
          <w:color w:val="000000"/>
          <w:kern w:val="0"/>
          <w:sz w:val="24"/>
          <w:szCs w:val="24"/>
          <w:lang w:val="en-US"/>
        </w:rPr>
        <w:t xml:space="preserve"> </w:t>
      </w:r>
      <w:r w:rsidRPr="001318B1">
        <w:rPr>
          <w:rFonts w:ascii="Cascadia Mono" w:hAnsi="Cascadia Mono" w:cs="Cascadia Mono"/>
          <w:noProof w:val="0"/>
          <w:color w:val="0000FF"/>
          <w:kern w:val="0"/>
          <w:sz w:val="24"/>
          <w:szCs w:val="24"/>
          <w:lang w:val="en-US"/>
        </w:rPr>
        <w:t>TRY</w:t>
      </w:r>
    </w:p>
    <w:p w14:paraId="79B5B809" w14:textId="77777777" w:rsidR="001318B1" w:rsidRPr="001318B1" w:rsidRDefault="001318B1" w:rsidP="001318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318B1">
        <w:rPr>
          <w:rFonts w:ascii="Cascadia Mono" w:hAnsi="Cascadia Mono" w:cs="Cascadia Mono"/>
          <w:noProof w:val="0"/>
          <w:color w:val="000000"/>
          <w:kern w:val="0"/>
          <w:sz w:val="24"/>
          <w:szCs w:val="24"/>
          <w:lang w:val="en-US"/>
        </w:rPr>
        <w:tab/>
      </w:r>
      <w:r w:rsidRPr="001318B1">
        <w:rPr>
          <w:rFonts w:ascii="Cascadia Mono" w:hAnsi="Cascadia Mono" w:cs="Cascadia Mono"/>
          <w:noProof w:val="0"/>
          <w:color w:val="0000FF"/>
          <w:kern w:val="0"/>
          <w:sz w:val="24"/>
          <w:szCs w:val="24"/>
          <w:lang w:val="en-US"/>
        </w:rPr>
        <w:t>BEGIN</w:t>
      </w:r>
      <w:r w:rsidRPr="001318B1">
        <w:rPr>
          <w:rFonts w:ascii="Cascadia Mono" w:hAnsi="Cascadia Mono" w:cs="Cascadia Mono"/>
          <w:noProof w:val="0"/>
          <w:color w:val="000000"/>
          <w:kern w:val="0"/>
          <w:sz w:val="24"/>
          <w:szCs w:val="24"/>
          <w:lang w:val="en-US"/>
        </w:rPr>
        <w:t xml:space="preserve"> </w:t>
      </w:r>
      <w:r w:rsidRPr="001318B1">
        <w:rPr>
          <w:rFonts w:ascii="Cascadia Mono" w:hAnsi="Cascadia Mono" w:cs="Cascadia Mono"/>
          <w:noProof w:val="0"/>
          <w:color w:val="0000FF"/>
          <w:kern w:val="0"/>
          <w:sz w:val="24"/>
          <w:szCs w:val="24"/>
          <w:lang w:val="en-US"/>
        </w:rPr>
        <w:t>CATCH</w:t>
      </w:r>
    </w:p>
    <w:p w14:paraId="4B622FD3" w14:textId="77777777" w:rsidR="001318B1" w:rsidRPr="001318B1" w:rsidRDefault="001318B1" w:rsidP="001318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318B1">
        <w:rPr>
          <w:rFonts w:ascii="Cascadia Mono" w:hAnsi="Cascadia Mono" w:cs="Cascadia Mono"/>
          <w:noProof w:val="0"/>
          <w:color w:val="000000"/>
          <w:kern w:val="0"/>
          <w:sz w:val="24"/>
          <w:szCs w:val="24"/>
          <w:lang w:val="en-US"/>
        </w:rPr>
        <w:lastRenderedPageBreak/>
        <w:tab/>
      </w:r>
      <w:r w:rsidRPr="001318B1">
        <w:rPr>
          <w:rFonts w:ascii="Cascadia Mono" w:hAnsi="Cascadia Mono" w:cs="Cascadia Mono"/>
          <w:noProof w:val="0"/>
          <w:color w:val="000000"/>
          <w:kern w:val="0"/>
          <w:sz w:val="24"/>
          <w:szCs w:val="24"/>
          <w:lang w:val="en-US"/>
        </w:rPr>
        <w:tab/>
      </w:r>
      <w:r w:rsidRPr="001318B1">
        <w:rPr>
          <w:rFonts w:ascii="Cascadia Mono" w:hAnsi="Cascadia Mono" w:cs="Cascadia Mono"/>
          <w:noProof w:val="0"/>
          <w:color w:val="0000FF"/>
          <w:kern w:val="0"/>
          <w:sz w:val="24"/>
          <w:szCs w:val="24"/>
          <w:lang w:val="en-US"/>
        </w:rPr>
        <w:t>SET</w:t>
      </w:r>
      <w:r w:rsidRPr="001318B1">
        <w:rPr>
          <w:rFonts w:ascii="Cascadia Mono" w:hAnsi="Cascadia Mono" w:cs="Cascadia Mono"/>
          <w:noProof w:val="0"/>
          <w:color w:val="000000"/>
          <w:kern w:val="0"/>
          <w:sz w:val="24"/>
          <w:szCs w:val="24"/>
          <w:lang w:val="en-US"/>
        </w:rPr>
        <w:t xml:space="preserve"> @errorMessage </w:t>
      </w:r>
      <w:r w:rsidRPr="001318B1">
        <w:rPr>
          <w:rFonts w:ascii="Cascadia Mono" w:hAnsi="Cascadia Mono" w:cs="Cascadia Mono"/>
          <w:noProof w:val="0"/>
          <w:color w:val="808080"/>
          <w:kern w:val="0"/>
          <w:sz w:val="24"/>
          <w:szCs w:val="24"/>
          <w:lang w:val="en-US"/>
        </w:rPr>
        <w:t>=</w:t>
      </w:r>
      <w:r w:rsidRPr="001318B1">
        <w:rPr>
          <w:rFonts w:ascii="Cascadia Mono" w:hAnsi="Cascadia Mono" w:cs="Cascadia Mono"/>
          <w:noProof w:val="0"/>
          <w:color w:val="000000"/>
          <w:kern w:val="0"/>
          <w:sz w:val="24"/>
          <w:szCs w:val="24"/>
          <w:lang w:val="en-US"/>
        </w:rPr>
        <w:t xml:space="preserve"> </w:t>
      </w:r>
      <w:r w:rsidRPr="001318B1">
        <w:rPr>
          <w:rFonts w:ascii="Cascadia Mono" w:hAnsi="Cascadia Mono" w:cs="Cascadia Mono"/>
          <w:noProof w:val="0"/>
          <w:color w:val="FF00FF"/>
          <w:kern w:val="0"/>
          <w:sz w:val="24"/>
          <w:szCs w:val="24"/>
          <w:lang w:val="en-US"/>
        </w:rPr>
        <w:t>ERROR_</w:t>
      </w:r>
      <w:proofErr w:type="gramStart"/>
      <w:r w:rsidRPr="001318B1">
        <w:rPr>
          <w:rFonts w:ascii="Cascadia Mono" w:hAnsi="Cascadia Mono" w:cs="Cascadia Mono"/>
          <w:noProof w:val="0"/>
          <w:color w:val="FF00FF"/>
          <w:kern w:val="0"/>
          <w:sz w:val="24"/>
          <w:szCs w:val="24"/>
          <w:lang w:val="en-US"/>
        </w:rPr>
        <w:t>MESSAGE</w:t>
      </w:r>
      <w:r w:rsidRPr="001318B1">
        <w:rPr>
          <w:rFonts w:ascii="Cascadia Mono" w:hAnsi="Cascadia Mono" w:cs="Cascadia Mono"/>
          <w:noProof w:val="0"/>
          <w:color w:val="808080"/>
          <w:kern w:val="0"/>
          <w:sz w:val="24"/>
          <w:szCs w:val="24"/>
          <w:lang w:val="en-US"/>
        </w:rPr>
        <w:t>(</w:t>
      </w:r>
      <w:proofErr w:type="gramEnd"/>
      <w:r w:rsidRPr="001318B1">
        <w:rPr>
          <w:rFonts w:ascii="Cascadia Mono" w:hAnsi="Cascadia Mono" w:cs="Cascadia Mono"/>
          <w:noProof w:val="0"/>
          <w:color w:val="808080"/>
          <w:kern w:val="0"/>
          <w:sz w:val="24"/>
          <w:szCs w:val="24"/>
          <w:lang w:val="en-US"/>
        </w:rPr>
        <w:t>)</w:t>
      </w:r>
    </w:p>
    <w:p w14:paraId="10D1838D" w14:textId="77777777" w:rsidR="001318B1" w:rsidRPr="001318B1" w:rsidRDefault="001318B1" w:rsidP="001318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318B1">
        <w:rPr>
          <w:rFonts w:ascii="Cascadia Mono" w:hAnsi="Cascadia Mono" w:cs="Cascadia Mono"/>
          <w:noProof w:val="0"/>
          <w:color w:val="000000"/>
          <w:kern w:val="0"/>
          <w:sz w:val="24"/>
          <w:szCs w:val="24"/>
          <w:lang w:val="en-US"/>
        </w:rPr>
        <w:tab/>
      </w:r>
      <w:r w:rsidRPr="001318B1">
        <w:rPr>
          <w:rFonts w:ascii="Cascadia Mono" w:hAnsi="Cascadia Mono" w:cs="Cascadia Mono"/>
          <w:noProof w:val="0"/>
          <w:color w:val="000000"/>
          <w:kern w:val="0"/>
          <w:sz w:val="24"/>
          <w:szCs w:val="24"/>
          <w:lang w:val="en-US"/>
        </w:rPr>
        <w:tab/>
      </w:r>
      <w:proofErr w:type="gramStart"/>
      <w:r w:rsidRPr="001318B1">
        <w:rPr>
          <w:rFonts w:ascii="Cascadia Mono" w:hAnsi="Cascadia Mono" w:cs="Cascadia Mono"/>
          <w:noProof w:val="0"/>
          <w:color w:val="0000FF"/>
          <w:kern w:val="0"/>
          <w:sz w:val="24"/>
          <w:szCs w:val="24"/>
          <w:lang w:val="en-US"/>
        </w:rPr>
        <w:t>RAISERROR</w:t>
      </w:r>
      <w:r w:rsidRPr="001318B1">
        <w:rPr>
          <w:rFonts w:ascii="Cascadia Mono" w:hAnsi="Cascadia Mono" w:cs="Cascadia Mono"/>
          <w:noProof w:val="0"/>
          <w:color w:val="808080"/>
          <w:kern w:val="0"/>
          <w:sz w:val="24"/>
          <w:szCs w:val="24"/>
          <w:lang w:val="en-US"/>
        </w:rPr>
        <w:t>(</w:t>
      </w:r>
      <w:proofErr w:type="gramEnd"/>
      <w:r w:rsidRPr="001318B1">
        <w:rPr>
          <w:rFonts w:ascii="Cascadia Mono" w:hAnsi="Cascadia Mono" w:cs="Cascadia Mono"/>
          <w:noProof w:val="0"/>
          <w:color w:val="000000"/>
          <w:kern w:val="0"/>
          <w:sz w:val="24"/>
          <w:szCs w:val="24"/>
          <w:lang w:val="en-US"/>
        </w:rPr>
        <w:t>@errorMessage</w:t>
      </w:r>
      <w:r w:rsidRPr="001318B1">
        <w:rPr>
          <w:rFonts w:ascii="Cascadia Mono" w:hAnsi="Cascadia Mono" w:cs="Cascadia Mono"/>
          <w:noProof w:val="0"/>
          <w:color w:val="808080"/>
          <w:kern w:val="0"/>
          <w:sz w:val="24"/>
          <w:szCs w:val="24"/>
          <w:lang w:val="en-US"/>
        </w:rPr>
        <w:t>,</w:t>
      </w:r>
      <w:r w:rsidRPr="001318B1">
        <w:rPr>
          <w:rFonts w:ascii="Cascadia Mono" w:hAnsi="Cascadia Mono" w:cs="Cascadia Mono"/>
          <w:noProof w:val="0"/>
          <w:color w:val="000000"/>
          <w:kern w:val="0"/>
          <w:sz w:val="24"/>
          <w:szCs w:val="24"/>
          <w:lang w:val="en-US"/>
        </w:rPr>
        <w:t xml:space="preserve"> 16</w:t>
      </w:r>
      <w:r w:rsidRPr="001318B1">
        <w:rPr>
          <w:rFonts w:ascii="Cascadia Mono" w:hAnsi="Cascadia Mono" w:cs="Cascadia Mono"/>
          <w:noProof w:val="0"/>
          <w:color w:val="808080"/>
          <w:kern w:val="0"/>
          <w:sz w:val="24"/>
          <w:szCs w:val="24"/>
          <w:lang w:val="en-US"/>
        </w:rPr>
        <w:t>,</w:t>
      </w:r>
      <w:r w:rsidRPr="001318B1">
        <w:rPr>
          <w:rFonts w:ascii="Cascadia Mono" w:hAnsi="Cascadia Mono" w:cs="Cascadia Mono"/>
          <w:noProof w:val="0"/>
          <w:color w:val="000000"/>
          <w:kern w:val="0"/>
          <w:sz w:val="24"/>
          <w:szCs w:val="24"/>
          <w:lang w:val="en-US"/>
        </w:rPr>
        <w:t xml:space="preserve"> 1</w:t>
      </w:r>
      <w:r w:rsidRPr="001318B1">
        <w:rPr>
          <w:rFonts w:ascii="Cascadia Mono" w:hAnsi="Cascadia Mono" w:cs="Cascadia Mono"/>
          <w:noProof w:val="0"/>
          <w:color w:val="808080"/>
          <w:kern w:val="0"/>
          <w:sz w:val="24"/>
          <w:szCs w:val="24"/>
          <w:lang w:val="en-US"/>
        </w:rPr>
        <w:t>)</w:t>
      </w:r>
    </w:p>
    <w:p w14:paraId="50B08027" w14:textId="77777777" w:rsidR="001318B1" w:rsidRPr="001318B1" w:rsidRDefault="001318B1" w:rsidP="001318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318B1">
        <w:rPr>
          <w:rFonts w:ascii="Cascadia Mono" w:hAnsi="Cascadia Mono" w:cs="Cascadia Mono"/>
          <w:noProof w:val="0"/>
          <w:color w:val="000000"/>
          <w:kern w:val="0"/>
          <w:sz w:val="24"/>
          <w:szCs w:val="24"/>
          <w:lang w:val="en-US"/>
        </w:rPr>
        <w:tab/>
      </w:r>
      <w:r w:rsidRPr="001318B1">
        <w:rPr>
          <w:rFonts w:ascii="Cascadia Mono" w:hAnsi="Cascadia Mono" w:cs="Cascadia Mono"/>
          <w:noProof w:val="0"/>
          <w:color w:val="0000FF"/>
          <w:kern w:val="0"/>
          <w:sz w:val="24"/>
          <w:szCs w:val="24"/>
          <w:lang w:val="en-US"/>
        </w:rPr>
        <w:t>END</w:t>
      </w:r>
      <w:r w:rsidRPr="001318B1">
        <w:rPr>
          <w:rFonts w:ascii="Cascadia Mono" w:hAnsi="Cascadia Mono" w:cs="Cascadia Mono"/>
          <w:noProof w:val="0"/>
          <w:color w:val="000000"/>
          <w:kern w:val="0"/>
          <w:sz w:val="24"/>
          <w:szCs w:val="24"/>
          <w:lang w:val="en-US"/>
        </w:rPr>
        <w:t xml:space="preserve"> </w:t>
      </w:r>
      <w:r w:rsidRPr="001318B1">
        <w:rPr>
          <w:rFonts w:ascii="Cascadia Mono" w:hAnsi="Cascadia Mono" w:cs="Cascadia Mono"/>
          <w:noProof w:val="0"/>
          <w:color w:val="0000FF"/>
          <w:kern w:val="0"/>
          <w:sz w:val="24"/>
          <w:szCs w:val="24"/>
          <w:lang w:val="en-US"/>
        </w:rPr>
        <w:t>CATCH</w:t>
      </w:r>
    </w:p>
    <w:p w14:paraId="1E314065" w14:textId="77777777" w:rsidR="001318B1" w:rsidRPr="001318B1" w:rsidRDefault="001318B1" w:rsidP="001318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318B1">
        <w:rPr>
          <w:rFonts w:ascii="Cascadia Mono" w:hAnsi="Cascadia Mono" w:cs="Cascadia Mono"/>
          <w:noProof w:val="0"/>
          <w:color w:val="0000FF"/>
          <w:kern w:val="0"/>
          <w:sz w:val="24"/>
          <w:szCs w:val="24"/>
          <w:lang w:val="en-US"/>
        </w:rPr>
        <w:t>END</w:t>
      </w:r>
    </w:p>
    <w:p w14:paraId="43FB01EE" w14:textId="62802F91" w:rsidR="001138DD" w:rsidRPr="001318B1" w:rsidRDefault="001318B1" w:rsidP="001318B1">
      <w:pPr>
        <w:pStyle w:val="ListParagraph"/>
        <w:pBdr>
          <w:top w:val="single" w:sz="4" w:space="1" w:color="auto"/>
          <w:left w:val="single" w:sz="4" w:space="4" w:color="auto"/>
          <w:bottom w:val="single" w:sz="4" w:space="1" w:color="auto"/>
          <w:right w:val="single" w:sz="4" w:space="4" w:color="auto"/>
        </w:pBdr>
        <w:spacing w:after="0" w:line="360" w:lineRule="auto"/>
        <w:ind w:left="1584"/>
        <w:rPr>
          <w:rFonts w:ascii="Cascadia Mono" w:hAnsi="Cascadia Mono" w:cs="Cascadia Mono"/>
          <w:noProof w:val="0"/>
          <w:color w:val="0000FF"/>
          <w:kern w:val="0"/>
          <w:sz w:val="24"/>
          <w:szCs w:val="24"/>
          <w:lang w:val="en-US"/>
        </w:rPr>
      </w:pPr>
      <w:r w:rsidRPr="001318B1">
        <w:rPr>
          <w:rFonts w:ascii="Cascadia Mono" w:hAnsi="Cascadia Mono" w:cs="Cascadia Mono"/>
          <w:noProof w:val="0"/>
          <w:color w:val="0000FF"/>
          <w:kern w:val="0"/>
          <w:sz w:val="24"/>
          <w:szCs w:val="24"/>
          <w:lang w:val="en-US"/>
        </w:rPr>
        <w:t>GO</w:t>
      </w:r>
    </w:p>
    <w:p w14:paraId="62D85463" w14:textId="77777777" w:rsidR="001318B1" w:rsidRDefault="001318B1" w:rsidP="001318B1">
      <w:pPr>
        <w:pStyle w:val="ListParagraph"/>
        <w:spacing w:after="0" w:line="360" w:lineRule="auto"/>
        <w:ind w:left="1584"/>
        <w:rPr>
          <w:rFonts w:ascii="Times New Roman" w:hAnsi="Times New Roman" w:cs="Times New Roman"/>
          <w:sz w:val="28"/>
          <w:szCs w:val="28"/>
          <w:u w:val="single"/>
          <w:lang w:val="en-US"/>
        </w:rPr>
      </w:pPr>
    </w:p>
    <w:p w14:paraId="1B49D95E" w14:textId="657F3DE6" w:rsidR="001138DD" w:rsidRDefault="001138DD" w:rsidP="001138DD">
      <w:pPr>
        <w:pStyle w:val="ListParagraph"/>
        <w:spacing w:after="0" w:line="360" w:lineRule="auto"/>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C# code:</w:t>
      </w:r>
    </w:p>
    <w:p w14:paraId="519A54E6" w14:textId="77777777" w:rsidR="00AE2F2D" w:rsidRPr="00AE2F2D" w:rsidRDefault="00AE2F2D" w:rsidP="00AE2F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E2F2D">
        <w:rPr>
          <w:rFonts w:ascii="Cascadia Mono" w:hAnsi="Cascadia Mono" w:cs="Cascadia Mono"/>
          <w:noProof w:val="0"/>
          <w:color w:val="000000"/>
          <w:kern w:val="0"/>
          <w:sz w:val="24"/>
          <w:szCs w:val="24"/>
          <w:lang w:val="en-US"/>
        </w:rPr>
        <w:t>try</w:t>
      </w:r>
    </w:p>
    <w:p w14:paraId="28B7EAAD" w14:textId="77777777" w:rsidR="00AE2F2D" w:rsidRPr="00AE2F2D" w:rsidRDefault="00AE2F2D" w:rsidP="00AE2F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E2F2D">
        <w:rPr>
          <w:rFonts w:ascii="Cascadia Mono" w:hAnsi="Cascadia Mono" w:cs="Cascadia Mono"/>
          <w:noProof w:val="0"/>
          <w:color w:val="000000"/>
          <w:kern w:val="0"/>
          <w:sz w:val="24"/>
          <w:szCs w:val="24"/>
          <w:lang w:val="en-US"/>
        </w:rPr>
        <w:t>{</w:t>
      </w:r>
    </w:p>
    <w:p w14:paraId="32B2B0A3" w14:textId="77777777" w:rsidR="00AE2F2D" w:rsidRPr="00AE2F2D" w:rsidRDefault="00AE2F2D" w:rsidP="00AE2F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E2F2D">
        <w:rPr>
          <w:rFonts w:ascii="Cascadia Mono" w:hAnsi="Cascadia Mono" w:cs="Cascadia Mono"/>
          <w:noProof w:val="0"/>
          <w:color w:val="000000"/>
          <w:kern w:val="0"/>
          <w:sz w:val="24"/>
          <w:szCs w:val="24"/>
          <w:lang w:val="en-US"/>
        </w:rPr>
        <w:t xml:space="preserve">    </w:t>
      </w:r>
      <w:proofErr w:type="spellStart"/>
      <w:proofErr w:type="gramStart"/>
      <w:r w:rsidRPr="00AE2F2D">
        <w:rPr>
          <w:rFonts w:ascii="Cascadia Mono" w:hAnsi="Cascadia Mono" w:cs="Cascadia Mono"/>
          <w:noProof w:val="0"/>
          <w:color w:val="000000"/>
          <w:kern w:val="0"/>
          <w:sz w:val="24"/>
          <w:szCs w:val="24"/>
          <w:lang w:val="en-US"/>
        </w:rPr>
        <w:t>data.Clear</w:t>
      </w:r>
      <w:proofErr w:type="spellEnd"/>
      <w:proofErr w:type="gramEnd"/>
      <w:r w:rsidRPr="00AE2F2D">
        <w:rPr>
          <w:rFonts w:ascii="Cascadia Mono" w:hAnsi="Cascadia Mono" w:cs="Cascadia Mono"/>
          <w:noProof w:val="0"/>
          <w:color w:val="000000"/>
          <w:kern w:val="0"/>
          <w:sz w:val="24"/>
          <w:szCs w:val="24"/>
          <w:lang w:val="en-US"/>
        </w:rPr>
        <w:t>();</w:t>
      </w:r>
    </w:p>
    <w:p w14:paraId="0C2F2320" w14:textId="77777777" w:rsidR="00AE2F2D" w:rsidRPr="00AE2F2D" w:rsidRDefault="00AE2F2D" w:rsidP="00AE2F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E2F2D">
        <w:rPr>
          <w:rFonts w:ascii="Cascadia Mono" w:hAnsi="Cascadia Mono" w:cs="Cascadia Mono"/>
          <w:noProof w:val="0"/>
          <w:color w:val="000000"/>
          <w:kern w:val="0"/>
          <w:sz w:val="24"/>
          <w:szCs w:val="24"/>
          <w:lang w:val="en-US"/>
        </w:rPr>
        <w:t xml:space="preserve">    </w:t>
      </w:r>
      <w:proofErr w:type="spellStart"/>
      <w:r w:rsidRPr="00AE2F2D">
        <w:rPr>
          <w:rFonts w:ascii="Cascadia Mono" w:hAnsi="Cascadia Mono" w:cs="Cascadia Mono"/>
          <w:noProof w:val="0"/>
          <w:color w:val="000000"/>
          <w:kern w:val="0"/>
          <w:sz w:val="24"/>
          <w:szCs w:val="24"/>
          <w:lang w:val="en-US"/>
        </w:rPr>
        <w:t>dataProduct.Clear</w:t>
      </w:r>
      <w:proofErr w:type="spellEnd"/>
      <w:r w:rsidRPr="00AE2F2D">
        <w:rPr>
          <w:rFonts w:ascii="Cascadia Mono" w:hAnsi="Cascadia Mono" w:cs="Cascadia Mono"/>
          <w:noProof w:val="0"/>
          <w:color w:val="000000"/>
          <w:kern w:val="0"/>
          <w:sz w:val="24"/>
          <w:szCs w:val="24"/>
          <w:lang w:val="en-US"/>
        </w:rPr>
        <w:t>(</w:t>
      </w:r>
      <w:proofErr w:type="gramStart"/>
      <w:r w:rsidRPr="00AE2F2D">
        <w:rPr>
          <w:rFonts w:ascii="Cascadia Mono" w:hAnsi="Cascadia Mono" w:cs="Cascadia Mono"/>
          <w:noProof w:val="0"/>
          <w:color w:val="000000"/>
          <w:kern w:val="0"/>
          <w:sz w:val="24"/>
          <w:szCs w:val="24"/>
          <w:lang w:val="en-US"/>
        </w:rPr>
        <w:t>);</w:t>
      </w:r>
      <w:proofErr w:type="gramEnd"/>
    </w:p>
    <w:p w14:paraId="0763482A" w14:textId="77777777" w:rsidR="00AE2F2D" w:rsidRPr="00AE2F2D" w:rsidRDefault="00AE2F2D" w:rsidP="00AE2F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E2F2D">
        <w:rPr>
          <w:rFonts w:ascii="Cascadia Mono" w:hAnsi="Cascadia Mono" w:cs="Cascadia Mono"/>
          <w:noProof w:val="0"/>
          <w:color w:val="000000"/>
          <w:kern w:val="0"/>
          <w:sz w:val="24"/>
          <w:szCs w:val="24"/>
          <w:lang w:val="en-US"/>
        </w:rPr>
        <w:t xml:space="preserve">    </w:t>
      </w:r>
      <w:proofErr w:type="spellStart"/>
      <w:r w:rsidRPr="00AE2F2D">
        <w:rPr>
          <w:rFonts w:ascii="Cascadia Mono" w:hAnsi="Cascadia Mono" w:cs="Cascadia Mono"/>
          <w:noProof w:val="0"/>
          <w:color w:val="000000"/>
          <w:kern w:val="0"/>
          <w:sz w:val="24"/>
          <w:szCs w:val="24"/>
          <w:lang w:val="en-US"/>
        </w:rPr>
        <w:t>dataCategories.Clear</w:t>
      </w:r>
      <w:proofErr w:type="spellEnd"/>
      <w:r w:rsidRPr="00AE2F2D">
        <w:rPr>
          <w:rFonts w:ascii="Cascadia Mono" w:hAnsi="Cascadia Mono" w:cs="Cascadia Mono"/>
          <w:noProof w:val="0"/>
          <w:color w:val="000000"/>
          <w:kern w:val="0"/>
          <w:sz w:val="24"/>
          <w:szCs w:val="24"/>
          <w:lang w:val="en-US"/>
        </w:rPr>
        <w:t>(</w:t>
      </w:r>
      <w:proofErr w:type="gramStart"/>
      <w:r w:rsidRPr="00AE2F2D">
        <w:rPr>
          <w:rFonts w:ascii="Cascadia Mono" w:hAnsi="Cascadia Mono" w:cs="Cascadia Mono"/>
          <w:noProof w:val="0"/>
          <w:color w:val="000000"/>
          <w:kern w:val="0"/>
          <w:sz w:val="24"/>
          <w:szCs w:val="24"/>
          <w:lang w:val="en-US"/>
        </w:rPr>
        <w:t>);</w:t>
      </w:r>
      <w:proofErr w:type="gramEnd"/>
    </w:p>
    <w:p w14:paraId="06D415F4" w14:textId="77777777" w:rsidR="00AE2F2D" w:rsidRPr="00AE2F2D" w:rsidRDefault="00AE2F2D" w:rsidP="00AE2F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p>
    <w:p w14:paraId="115AE8F1" w14:textId="77777777" w:rsidR="00AE2F2D" w:rsidRPr="00AE2F2D" w:rsidRDefault="00AE2F2D" w:rsidP="00AE2F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E2F2D">
        <w:rPr>
          <w:rFonts w:ascii="Cascadia Mono" w:hAnsi="Cascadia Mono" w:cs="Cascadia Mono"/>
          <w:noProof w:val="0"/>
          <w:color w:val="000000"/>
          <w:kern w:val="0"/>
          <w:sz w:val="24"/>
          <w:szCs w:val="24"/>
          <w:lang w:val="en-US"/>
        </w:rPr>
        <w:t xml:space="preserve">    data = </w:t>
      </w:r>
      <w:proofErr w:type="spellStart"/>
      <w:proofErr w:type="gramStart"/>
      <w:r w:rsidRPr="00AE2F2D">
        <w:rPr>
          <w:rFonts w:ascii="Cascadia Mono" w:hAnsi="Cascadia Mono" w:cs="Cascadia Mono"/>
          <w:noProof w:val="0"/>
          <w:color w:val="000000"/>
          <w:kern w:val="0"/>
          <w:sz w:val="24"/>
          <w:szCs w:val="24"/>
          <w:lang w:val="en-US"/>
        </w:rPr>
        <w:t>DataProvider.Instance.ExecuteQuery</w:t>
      </w:r>
      <w:proofErr w:type="spellEnd"/>
      <w:proofErr w:type="gramEnd"/>
      <w:r w:rsidRPr="00AE2F2D">
        <w:rPr>
          <w:rFonts w:ascii="Cascadia Mono" w:hAnsi="Cascadia Mono" w:cs="Cascadia Mono"/>
          <w:noProof w:val="0"/>
          <w:color w:val="000000"/>
          <w:kern w:val="0"/>
          <w:sz w:val="24"/>
          <w:szCs w:val="24"/>
          <w:lang w:val="en-US"/>
        </w:rPr>
        <w:t xml:space="preserve">("SELECT * FROM </w:t>
      </w:r>
      <w:proofErr w:type="spellStart"/>
      <w:r w:rsidRPr="00AE2F2D">
        <w:rPr>
          <w:rFonts w:ascii="Cascadia Mono" w:hAnsi="Cascadia Mono" w:cs="Cascadia Mono"/>
          <w:noProof w:val="0"/>
          <w:color w:val="000000"/>
          <w:kern w:val="0"/>
          <w:sz w:val="24"/>
          <w:szCs w:val="24"/>
          <w:lang w:val="en-US"/>
        </w:rPr>
        <w:t>dbo.TableStatusView</w:t>
      </w:r>
      <w:proofErr w:type="spellEnd"/>
      <w:r w:rsidRPr="00AE2F2D">
        <w:rPr>
          <w:rFonts w:ascii="Cascadia Mono" w:hAnsi="Cascadia Mono" w:cs="Cascadia Mono"/>
          <w:noProof w:val="0"/>
          <w:color w:val="000000"/>
          <w:kern w:val="0"/>
          <w:sz w:val="24"/>
          <w:szCs w:val="24"/>
          <w:lang w:val="en-US"/>
        </w:rPr>
        <w:t>");</w:t>
      </w:r>
    </w:p>
    <w:p w14:paraId="67A71AF9" w14:textId="77777777" w:rsidR="00AE2F2D" w:rsidRPr="00AE2F2D" w:rsidRDefault="00AE2F2D" w:rsidP="00AE2F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E2F2D">
        <w:rPr>
          <w:rFonts w:ascii="Cascadia Mono" w:hAnsi="Cascadia Mono" w:cs="Cascadia Mono"/>
          <w:noProof w:val="0"/>
          <w:color w:val="000000"/>
          <w:kern w:val="0"/>
          <w:sz w:val="24"/>
          <w:szCs w:val="24"/>
          <w:lang w:val="en-US"/>
        </w:rPr>
        <w:t xml:space="preserve">    </w:t>
      </w:r>
      <w:proofErr w:type="spellStart"/>
      <w:r w:rsidRPr="00AE2F2D">
        <w:rPr>
          <w:rFonts w:ascii="Cascadia Mono" w:hAnsi="Cascadia Mono" w:cs="Cascadia Mono"/>
          <w:noProof w:val="0"/>
          <w:color w:val="000000"/>
          <w:kern w:val="0"/>
          <w:sz w:val="24"/>
          <w:szCs w:val="24"/>
          <w:lang w:val="en-US"/>
        </w:rPr>
        <w:t>dataProduct</w:t>
      </w:r>
      <w:proofErr w:type="spellEnd"/>
      <w:r w:rsidRPr="00AE2F2D">
        <w:rPr>
          <w:rFonts w:ascii="Cascadia Mono" w:hAnsi="Cascadia Mono" w:cs="Cascadia Mono"/>
          <w:noProof w:val="0"/>
          <w:color w:val="000000"/>
          <w:kern w:val="0"/>
          <w:sz w:val="24"/>
          <w:szCs w:val="24"/>
          <w:lang w:val="en-US"/>
        </w:rPr>
        <w:t xml:space="preserve"> = </w:t>
      </w:r>
      <w:proofErr w:type="spellStart"/>
      <w:proofErr w:type="gramStart"/>
      <w:r w:rsidRPr="00AE2F2D">
        <w:rPr>
          <w:rFonts w:ascii="Cascadia Mono" w:hAnsi="Cascadia Mono" w:cs="Cascadia Mono"/>
          <w:noProof w:val="0"/>
          <w:color w:val="000000"/>
          <w:kern w:val="0"/>
          <w:sz w:val="24"/>
          <w:szCs w:val="24"/>
          <w:lang w:val="en-US"/>
        </w:rPr>
        <w:t>DataProvider.Instance.ExecuteQuery</w:t>
      </w:r>
      <w:proofErr w:type="spellEnd"/>
      <w:proofErr w:type="gramEnd"/>
      <w:r w:rsidRPr="00AE2F2D">
        <w:rPr>
          <w:rFonts w:ascii="Cascadia Mono" w:hAnsi="Cascadia Mono" w:cs="Cascadia Mono"/>
          <w:noProof w:val="0"/>
          <w:color w:val="000000"/>
          <w:kern w:val="0"/>
          <w:sz w:val="24"/>
          <w:szCs w:val="24"/>
          <w:lang w:val="en-US"/>
        </w:rPr>
        <w:t xml:space="preserve">("EXEC </w:t>
      </w:r>
      <w:proofErr w:type="spellStart"/>
      <w:r w:rsidRPr="00AE2F2D">
        <w:rPr>
          <w:rFonts w:ascii="Cascadia Mono" w:hAnsi="Cascadia Mono" w:cs="Cascadia Mono"/>
          <w:noProof w:val="0"/>
          <w:color w:val="000000"/>
          <w:kern w:val="0"/>
          <w:sz w:val="24"/>
          <w:szCs w:val="24"/>
          <w:lang w:val="en-US"/>
        </w:rPr>
        <w:t>dbo.selectAllProduct</w:t>
      </w:r>
      <w:proofErr w:type="spellEnd"/>
      <w:r w:rsidRPr="00AE2F2D">
        <w:rPr>
          <w:rFonts w:ascii="Cascadia Mono" w:hAnsi="Cascadia Mono" w:cs="Cascadia Mono"/>
          <w:noProof w:val="0"/>
          <w:color w:val="000000"/>
          <w:kern w:val="0"/>
          <w:sz w:val="24"/>
          <w:szCs w:val="24"/>
          <w:lang w:val="en-US"/>
        </w:rPr>
        <w:t>");</w:t>
      </w:r>
    </w:p>
    <w:p w14:paraId="10C2AFDB" w14:textId="77777777" w:rsidR="00AE2F2D" w:rsidRPr="00AE2F2D" w:rsidRDefault="00AE2F2D" w:rsidP="00AE2F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E2F2D">
        <w:rPr>
          <w:rFonts w:ascii="Cascadia Mono" w:hAnsi="Cascadia Mono" w:cs="Cascadia Mono"/>
          <w:noProof w:val="0"/>
          <w:color w:val="000000"/>
          <w:kern w:val="0"/>
          <w:sz w:val="24"/>
          <w:szCs w:val="24"/>
          <w:lang w:val="en-US"/>
        </w:rPr>
        <w:t xml:space="preserve">    </w:t>
      </w:r>
      <w:proofErr w:type="spellStart"/>
      <w:r w:rsidRPr="00AE2F2D">
        <w:rPr>
          <w:rFonts w:ascii="Cascadia Mono" w:hAnsi="Cascadia Mono" w:cs="Cascadia Mono"/>
          <w:noProof w:val="0"/>
          <w:color w:val="000000"/>
          <w:kern w:val="0"/>
          <w:sz w:val="24"/>
          <w:szCs w:val="24"/>
          <w:lang w:val="en-US"/>
        </w:rPr>
        <w:t>dataCategories</w:t>
      </w:r>
      <w:proofErr w:type="spellEnd"/>
      <w:r w:rsidRPr="00AE2F2D">
        <w:rPr>
          <w:rFonts w:ascii="Cascadia Mono" w:hAnsi="Cascadia Mono" w:cs="Cascadia Mono"/>
          <w:noProof w:val="0"/>
          <w:color w:val="000000"/>
          <w:kern w:val="0"/>
          <w:sz w:val="24"/>
          <w:szCs w:val="24"/>
          <w:lang w:val="en-US"/>
        </w:rPr>
        <w:t xml:space="preserve"> = </w:t>
      </w:r>
      <w:proofErr w:type="spellStart"/>
      <w:proofErr w:type="gramStart"/>
      <w:r w:rsidRPr="00AE2F2D">
        <w:rPr>
          <w:rFonts w:ascii="Cascadia Mono" w:hAnsi="Cascadia Mono" w:cs="Cascadia Mono"/>
          <w:noProof w:val="0"/>
          <w:color w:val="000000"/>
          <w:kern w:val="0"/>
          <w:sz w:val="24"/>
          <w:szCs w:val="24"/>
          <w:lang w:val="en-US"/>
        </w:rPr>
        <w:t>DataProvider.Instance.ExecuteQuery</w:t>
      </w:r>
      <w:proofErr w:type="spellEnd"/>
      <w:proofErr w:type="gramEnd"/>
      <w:r w:rsidRPr="00AE2F2D">
        <w:rPr>
          <w:rFonts w:ascii="Cascadia Mono" w:hAnsi="Cascadia Mono" w:cs="Cascadia Mono"/>
          <w:noProof w:val="0"/>
          <w:color w:val="000000"/>
          <w:kern w:val="0"/>
          <w:sz w:val="24"/>
          <w:szCs w:val="24"/>
          <w:lang w:val="en-US"/>
        </w:rPr>
        <w:t xml:space="preserve">("SELECT * FROM </w:t>
      </w:r>
      <w:proofErr w:type="spellStart"/>
      <w:r w:rsidRPr="00AE2F2D">
        <w:rPr>
          <w:rFonts w:ascii="Cascadia Mono" w:hAnsi="Cascadia Mono" w:cs="Cascadia Mono"/>
          <w:noProof w:val="0"/>
          <w:color w:val="000000"/>
          <w:kern w:val="0"/>
          <w:sz w:val="24"/>
          <w:szCs w:val="24"/>
          <w:lang w:val="en-US"/>
        </w:rPr>
        <w:t>dbo.BillCategory</w:t>
      </w:r>
      <w:proofErr w:type="spellEnd"/>
      <w:r w:rsidRPr="00AE2F2D">
        <w:rPr>
          <w:rFonts w:ascii="Cascadia Mono" w:hAnsi="Cascadia Mono" w:cs="Cascadia Mono"/>
          <w:noProof w:val="0"/>
          <w:color w:val="000000"/>
          <w:kern w:val="0"/>
          <w:sz w:val="24"/>
          <w:szCs w:val="24"/>
          <w:lang w:val="en-US"/>
        </w:rPr>
        <w:t>");</w:t>
      </w:r>
    </w:p>
    <w:p w14:paraId="17E11F88" w14:textId="77777777" w:rsidR="00AE2F2D" w:rsidRPr="00AE2F2D" w:rsidRDefault="00AE2F2D" w:rsidP="00AE2F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E2F2D">
        <w:rPr>
          <w:rFonts w:ascii="Cascadia Mono" w:hAnsi="Cascadia Mono" w:cs="Cascadia Mono"/>
          <w:noProof w:val="0"/>
          <w:color w:val="000000"/>
          <w:kern w:val="0"/>
          <w:sz w:val="24"/>
          <w:szCs w:val="24"/>
          <w:lang w:val="en-US"/>
        </w:rPr>
        <w:t>}</w:t>
      </w:r>
    </w:p>
    <w:p w14:paraId="32835603" w14:textId="77777777" w:rsidR="00AE2F2D" w:rsidRPr="00AE2F2D" w:rsidRDefault="00AE2F2D" w:rsidP="00AE2F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E2F2D">
        <w:rPr>
          <w:rFonts w:ascii="Cascadia Mono" w:hAnsi="Cascadia Mono" w:cs="Cascadia Mono"/>
          <w:noProof w:val="0"/>
          <w:color w:val="000000"/>
          <w:kern w:val="0"/>
          <w:sz w:val="24"/>
          <w:szCs w:val="24"/>
          <w:lang w:val="en-US"/>
        </w:rPr>
        <w:t>catch (</w:t>
      </w:r>
      <w:proofErr w:type="spellStart"/>
      <w:r w:rsidRPr="00AE2F2D">
        <w:rPr>
          <w:rFonts w:ascii="Cascadia Mono" w:hAnsi="Cascadia Mono" w:cs="Cascadia Mono"/>
          <w:noProof w:val="0"/>
          <w:color w:val="000000"/>
          <w:kern w:val="0"/>
          <w:sz w:val="24"/>
          <w:szCs w:val="24"/>
          <w:lang w:val="en-US"/>
        </w:rPr>
        <w:t>SqlException</w:t>
      </w:r>
      <w:proofErr w:type="spellEnd"/>
      <w:r w:rsidRPr="00AE2F2D">
        <w:rPr>
          <w:rFonts w:ascii="Cascadia Mono" w:hAnsi="Cascadia Mono" w:cs="Cascadia Mono"/>
          <w:noProof w:val="0"/>
          <w:color w:val="000000"/>
          <w:kern w:val="0"/>
          <w:sz w:val="24"/>
          <w:szCs w:val="24"/>
          <w:lang w:val="en-US"/>
        </w:rPr>
        <w:t xml:space="preserve"> </w:t>
      </w:r>
      <w:proofErr w:type="spellStart"/>
      <w:r w:rsidRPr="00AE2F2D">
        <w:rPr>
          <w:rFonts w:ascii="Cascadia Mono" w:hAnsi="Cascadia Mono" w:cs="Cascadia Mono"/>
          <w:noProof w:val="0"/>
          <w:color w:val="000000"/>
          <w:kern w:val="0"/>
          <w:sz w:val="24"/>
          <w:szCs w:val="24"/>
          <w:lang w:val="en-US"/>
        </w:rPr>
        <w:t>ev</w:t>
      </w:r>
      <w:proofErr w:type="spellEnd"/>
      <w:r w:rsidRPr="00AE2F2D">
        <w:rPr>
          <w:rFonts w:ascii="Cascadia Mono" w:hAnsi="Cascadia Mono" w:cs="Cascadia Mono"/>
          <w:noProof w:val="0"/>
          <w:color w:val="000000"/>
          <w:kern w:val="0"/>
          <w:sz w:val="24"/>
          <w:szCs w:val="24"/>
          <w:lang w:val="en-US"/>
        </w:rPr>
        <w:t>)</w:t>
      </w:r>
    </w:p>
    <w:p w14:paraId="73876E01" w14:textId="77777777" w:rsidR="00AE2F2D" w:rsidRPr="00AE2F2D" w:rsidRDefault="00AE2F2D" w:rsidP="00AE2F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E2F2D">
        <w:rPr>
          <w:rFonts w:ascii="Cascadia Mono" w:hAnsi="Cascadia Mono" w:cs="Cascadia Mono"/>
          <w:noProof w:val="0"/>
          <w:color w:val="000000"/>
          <w:kern w:val="0"/>
          <w:sz w:val="24"/>
          <w:szCs w:val="24"/>
          <w:lang w:val="en-US"/>
        </w:rPr>
        <w:t>{</w:t>
      </w:r>
    </w:p>
    <w:p w14:paraId="2D94100E" w14:textId="77777777" w:rsidR="00AE2F2D" w:rsidRPr="00AE2F2D" w:rsidRDefault="00AE2F2D" w:rsidP="00AE2F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E2F2D">
        <w:rPr>
          <w:rFonts w:ascii="Cascadia Mono" w:hAnsi="Cascadia Mono" w:cs="Cascadia Mono"/>
          <w:noProof w:val="0"/>
          <w:color w:val="000000"/>
          <w:kern w:val="0"/>
          <w:sz w:val="24"/>
          <w:szCs w:val="24"/>
          <w:lang w:val="en-US"/>
        </w:rPr>
        <w:t xml:space="preserve">    </w:t>
      </w:r>
      <w:proofErr w:type="spellStart"/>
      <w:r w:rsidRPr="00AE2F2D">
        <w:rPr>
          <w:rFonts w:ascii="Cascadia Mono" w:hAnsi="Cascadia Mono" w:cs="Cascadia Mono"/>
          <w:noProof w:val="0"/>
          <w:color w:val="000000"/>
          <w:kern w:val="0"/>
          <w:sz w:val="24"/>
          <w:szCs w:val="24"/>
          <w:lang w:val="en-US"/>
        </w:rPr>
        <w:t>MessageBox.Show</w:t>
      </w:r>
      <w:proofErr w:type="spellEnd"/>
      <w:r w:rsidRPr="00AE2F2D">
        <w:rPr>
          <w:rFonts w:ascii="Cascadia Mono" w:hAnsi="Cascadia Mono" w:cs="Cascadia Mono"/>
          <w:noProof w:val="0"/>
          <w:color w:val="000000"/>
          <w:kern w:val="0"/>
          <w:sz w:val="24"/>
          <w:szCs w:val="24"/>
          <w:lang w:val="en-US"/>
        </w:rPr>
        <w:t xml:space="preserve">("Load </w:t>
      </w:r>
      <w:proofErr w:type="spellStart"/>
      <w:r w:rsidRPr="00AE2F2D">
        <w:rPr>
          <w:rFonts w:ascii="Cascadia Mono" w:hAnsi="Cascadia Mono" w:cs="Cascadia Mono"/>
          <w:noProof w:val="0"/>
          <w:color w:val="000000"/>
          <w:kern w:val="0"/>
          <w:sz w:val="24"/>
          <w:szCs w:val="24"/>
          <w:lang w:val="en-US"/>
        </w:rPr>
        <w:t>dữ</w:t>
      </w:r>
      <w:proofErr w:type="spellEnd"/>
      <w:r w:rsidRPr="00AE2F2D">
        <w:rPr>
          <w:rFonts w:ascii="Cascadia Mono" w:hAnsi="Cascadia Mono" w:cs="Cascadia Mono"/>
          <w:noProof w:val="0"/>
          <w:color w:val="000000"/>
          <w:kern w:val="0"/>
          <w:sz w:val="24"/>
          <w:szCs w:val="24"/>
          <w:lang w:val="en-US"/>
        </w:rPr>
        <w:t xml:space="preserve"> </w:t>
      </w:r>
      <w:proofErr w:type="spellStart"/>
      <w:r w:rsidRPr="00AE2F2D">
        <w:rPr>
          <w:rFonts w:ascii="Cascadia Mono" w:hAnsi="Cascadia Mono" w:cs="Cascadia Mono"/>
          <w:noProof w:val="0"/>
          <w:color w:val="000000"/>
          <w:kern w:val="0"/>
          <w:sz w:val="24"/>
          <w:szCs w:val="24"/>
          <w:lang w:val="en-US"/>
        </w:rPr>
        <w:t>liệu</w:t>
      </w:r>
      <w:proofErr w:type="spellEnd"/>
      <w:r w:rsidRPr="00AE2F2D">
        <w:rPr>
          <w:rFonts w:ascii="Cascadia Mono" w:hAnsi="Cascadia Mono" w:cs="Cascadia Mono"/>
          <w:noProof w:val="0"/>
          <w:color w:val="000000"/>
          <w:kern w:val="0"/>
          <w:sz w:val="24"/>
          <w:szCs w:val="24"/>
          <w:lang w:val="en-US"/>
        </w:rPr>
        <w:t xml:space="preserve"> </w:t>
      </w:r>
      <w:proofErr w:type="spellStart"/>
      <w:r w:rsidRPr="00AE2F2D">
        <w:rPr>
          <w:rFonts w:ascii="Cascadia Mono" w:hAnsi="Cascadia Mono" w:cs="Cascadia Mono"/>
          <w:noProof w:val="0"/>
          <w:color w:val="000000"/>
          <w:kern w:val="0"/>
          <w:sz w:val="24"/>
          <w:szCs w:val="24"/>
          <w:lang w:val="en-US"/>
        </w:rPr>
        <w:t>thất</w:t>
      </w:r>
      <w:proofErr w:type="spellEnd"/>
      <w:r w:rsidRPr="00AE2F2D">
        <w:rPr>
          <w:rFonts w:ascii="Cascadia Mono" w:hAnsi="Cascadia Mono" w:cs="Cascadia Mono"/>
          <w:noProof w:val="0"/>
          <w:color w:val="000000"/>
          <w:kern w:val="0"/>
          <w:sz w:val="24"/>
          <w:szCs w:val="24"/>
          <w:lang w:val="en-US"/>
        </w:rPr>
        <w:t xml:space="preserve"> </w:t>
      </w:r>
      <w:proofErr w:type="spellStart"/>
      <w:r w:rsidRPr="00AE2F2D">
        <w:rPr>
          <w:rFonts w:ascii="Cascadia Mono" w:hAnsi="Cascadia Mono" w:cs="Cascadia Mono"/>
          <w:noProof w:val="0"/>
          <w:color w:val="000000"/>
          <w:kern w:val="0"/>
          <w:sz w:val="24"/>
          <w:szCs w:val="24"/>
          <w:lang w:val="en-US"/>
        </w:rPr>
        <w:t>bại</w:t>
      </w:r>
      <w:proofErr w:type="spellEnd"/>
      <w:r w:rsidRPr="00AE2F2D">
        <w:rPr>
          <w:rFonts w:ascii="Cascadia Mono" w:hAnsi="Cascadia Mono" w:cs="Cascadia Mono"/>
          <w:noProof w:val="0"/>
          <w:color w:val="000000"/>
          <w:kern w:val="0"/>
          <w:sz w:val="24"/>
          <w:szCs w:val="24"/>
          <w:lang w:val="en-US"/>
        </w:rPr>
        <w:t xml:space="preserve">! \n Do: \n" + </w:t>
      </w:r>
      <w:proofErr w:type="spellStart"/>
      <w:proofErr w:type="gramStart"/>
      <w:r w:rsidRPr="00AE2F2D">
        <w:rPr>
          <w:rFonts w:ascii="Cascadia Mono" w:hAnsi="Cascadia Mono" w:cs="Cascadia Mono"/>
          <w:noProof w:val="0"/>
          <w:color w:val="000000"/>
          <w:kern w:val="0"/>
          <w:sz w:val="24"/>
          <w:szCs w:val="24"/>
          <w:lang w:val="en-US"/>
        </w:rPr>
        <w:t>ev.Message</w:t>
      </w:r>
      <w:proofErr w:type="spellEnd"/>
      <w:proofErr w:type="gramEnd"/>
      <w:r w:rsidRPr="00AE2F2D">
        <w:rPr>
          <w:rFonts w:ascii="Cascadia Mono" w:hAnsi="Cascadia Mono" w:cs="Cascadia Mono"/>
          <w:noProof w:val="0"/>
          <w:color w:val="000000"/>
          <w:kern w:val="0"/>
          <w:sz w:val="24"/>
          <w:szCs w:val="24"/>
          <w:lang w:val="en-US"/>
        </w:rPr>
        <w:t xml:space="preserve">, "Thông </w:t>
      </w:r>
      <w:proofErr w:type="spellStart"/>
      <w:r w:rsidRPr="00AE2F2D">
        <w:rPr>
          <w:rFonts w:ascii="Cascadia Mono" w:hAnsi="Cascadia Mono" w:cs="Cascadia Mono"/>
          <w:noProof w:val="0"/>
          <w:color w:val="000000"/>
          <w:kern w:val="0"/>
          <w:sz w:val="24"/>
          <w:szCs w:val="24"/>
          <w:lang w:val="en-US"/>
        </w:rPr>
        <w:t>báo</w:t>
      </w:r>
      <w:proofErr w:type="spellEnd"/>
      <w:r w:rsidRPr="00AE2F2D">
        <w:rPr>
          <w:rFonts w:ascii="Cascadia Mono" w:hAnsi="Cascadia Mono" w:cs="Cascadia Mono"/>
          <w:noProof w:val="0"/>
          <w:color w:val="000000"/>
          <w:kern w:val="0"/>
          <w:sz w:val="24"/>
          <w:szCs w:val="24"/>
          <w:lang w:val="en-US"/>
        </w:rPr>
        <w:t xml:space="preserve">", </w:t>
      </w:r>
      <w:proofErr w:type="spellStart"/>
      <w:r w:rsidRPr="00AE2F2D">
        <w:rPr>
          <w:rFonts w:ascii="Cascadia Mono" w:hAnsi="Cascadia Mono" w:cs="Cascadia Mono"/>
          <w:noProof w:val="0"/>
          <w:color w:val="000000"/>
          <w:kern w:val="0"/>
          <w:sz w:val="24"/>
          <w:szCs w:val="24"/>
          <w:lang w:val="en-US"/>
        </w:rPr>
        <w:t>MessageBoxButtons.OK</w:t>
      </w:r>
      <w:proofErr w:type="spellEnd"/>
      <w:r w:rsidRPr="00AE2F2D">
        <w:rPr>
          <w:rFonts w:ascii="Cascadia Mono" w:hAnsi="Cascadia Mono" w:cs="Cascadia Mono"/>
          <w:noProof w:val="0"/>
          <w:color w:val="000000"/>
          <w:kern w:val="0"/>
          <w:sz w:val="24"/>
          <w:szCs w:val="24"/>
          <w:lang w:val="en-US"/>
        </w:rPr>
        <w:t xml:space="preserve">, </w:t>
      </w:r>
      <w:proofErr w:type="spellStart"/>
      <w:r w:rsidRPr="00AE2F2D">
        <w:rPr>
          <w:rFonts w:ascii="Cascadia Mono" w:hAnsi="Cascadia Mono" w:cs="Cascadia Mono"/>
          <w:noProof w:val="0"/>
          <w:color w:val="000000"/>
          <w:kern w:val="0"/>
          <w:sz w:val="24"/>
          <w:szCs w:val="24"/>
          <w:lang w:val="en-US"/>
        </w:rPr>
        <w:t>MessageBoxIcon.Error</w:t>
      </w:r>
      <w:proofErr w:type="spellEnd"/>
      <w:r w:rsidRPr="00AE2F2D">
        <w:rPr>
          <w:rFonts w:ascii="Cascadia Mono" w:hAnsi="Cascadia Mono" w:cs="Cascadia Mono"/>
          <w:noProof w:val="0"/>
          <w:color w:val="000000"/>
          <w:kern w:val="0"/>
          <w:sz w:val="24"/>
          <w:szCs w:val="24"/>
          <w:lang w:val="en-US"/>
        </w:rPr>
        <w:t>);</w:t>
      </w:r>
    </w:p>
    <w:p w14:paraId="3E4EACEB" w14:textId="2438ADF2" w:rsidR="001138DD" w:rsidRPr="00AE2F2D" w:rsidRDefault="00AE2F2D" w:rsidP="00AE2F2D">
      <w:pPr>
        <w:pStyle w:val="ListParagraph"/>
        <w:pBdr>
          <w:top w:val="single" w:sz="4" w:space="1" w:color="auto"/>
          <w:left w:val="single" w:sz="4" w:space="4" w:color="auto"/>
          <w:bottom w:val="single" w:sz="4" w:space="1" w:color="auto"/>
          <w:right w:val="single" w:sz="4" w:space="4" w:color="auto"/>
        </w:pBdr>
        <w:spacing w:after="0" w:line="360" w:lineRule="auto"/>
        <w:ind w:left="1584"/>
        <w:rPr>
          <w:rFonts w:ascii="Cascadia Mono" w:hAnsi="Cascadia Mono" w:cs="Cascadia Mono"/>
          <w:noProof w:val="0"/>
          <w:color w:val="000000"/>
          <w:kern w:val="0"/>
          <w:sz w:val="24"/>
          <w:szCs w:val="24"/>
          <w:lang w:val="en-US"/>
        </w:rPr>
      </w:pPr>
      <w:r w:rsidRPr="00AE2F2D">
        <w:rPr>
          <w:rFonts w:ascii="Cascadia Mono" w:hAnsi="Cascadia Mono" w:cs="Cascadia Mono"/>
          <w:noProof w:val="0"/>
          <w:color w:val="000000"/>
          <w:kern w:val="0"/>
          <w:sz w:val="24"/>
          <w:szCs w:val="24"/>
          <w:lang w:val="en-US"/>
        </w:rPr>
        <w:t>};</w:t>
      </w:r>
    </w:p>
    <w:p w14:paraId="1D9B5B43" w14:textId="77777777" w:rsidR="00AE2F2D" w:rsidRPr="001138DD" w:rsidRDefault="00AE2F2D" w:rsidP="00AE2F2D">
      <w:pPr>
        <w:pStyle w:val="ListParagraph"/>
        <w:spacing w:after="0" w:line="360" w:lineRule="auto"/>
        <w:ind w:left="1584"/>
        <w:rPr>
          <w:rFonts w:ascii="Times New Roman" w:hAnsi="Times New Roman" w:cs="Times New Roman"/>
          <w:sz w:val="28"/>
          <w:szCs w:val="28"/>
          <w:u w:val="single"/>
          <w:lang w:val="en-US"/>
        </w:rPr>
      </w:pPr>
    </w:p>
    <w:p w14:paraId="33932AF1" w14:textId="6C3BFD5D" w:rsidR="0079645D" w:rsidRDefault="0079645D" w:rsidP="0079645D">
      <w:pPr>
        <w:pStyle w:val="ListParagraph"/>
        <w:numPr>
          <w:ilvl w:val="0"/>
          <w:numId w:val="19"/>
        </w:numPr>
        <w:spacing w:after="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Procedure</w:t>
      </w:r>
      <w:r w:rsidR="001138DD">
        <w:rPr>
          <w:rFonts w:ascii="Times New Roman" w:hAnsi="Times New Roman" w:cs="Times New Roman"/>
          <w:b/>
          <w:bCs/>
          <w:sz w:val="28"/>
          <w:szCs w:val="28"/>
          <w:lang w:val="en-US"/>
        </w:rPr>
        <w:t xml:space="preserve"> thêm bàn mới:</w:t>
      </w:r>
    </w:p>
    <w:p w14:paraId="766D2C4C" w14:textId="009601BB" w:rsidR="001138DD" w:rsidRDefault="001138DD" w:rsidP="001138DD">
      <w:pPr>
        <w:pStyle w:val="ListParagraph"/>
        <w:spacing w:after="0" w:line="360" w:lineRule="auto"/>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SQL:</w:t>
      </w:r>
    </w:p>
    <w:p w14:paraId="036B6334" w14:textId="77777777" w:rsidR="00173D25" w:rsidRPr="00173D25" w:rsidRDefault="00173D25" w:rsidP="00173D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73D25">
        <w:rPr>
          <w:rFonts w:ascii="Cascadia Mono" w:hAnsi="Cascadia Mono" w:cs="Cascadia Mono"/>
          <w:noProof w:val="0"/>
          <w:color w:val="0000FF"/>
          <w:kern w:val="0"/>
          <w:sz w:val="24"/>
          <w:szCs w:val="24"/>
          <w:lang w:val="en-US"/>
        </w:rPr>
        <w:t>DROP</w:t>
      </w:r>
      <w:r w:rsidRPr="00173D25">
        <w:rPr>
          <w:rFonts w:ascii="Cascadia Mono" w:hAnsi="Cascadia Mono" w:cs="Cascadia Mono"/>
          <w:noProof w:val="0"/>
          <w:color w:val="000000"/>
          <w:kern w:val="0"/>
          <w:sz w:val="24"/>
          <w:szCs w:val="24"/>
          <w:lang w:val="en-US"/>
        </w:rPr>
        <w:t xml:space="preserve"> </w:t>
      </w:r>
      <w:r w:rsidRPr="00173D25">
        <w:rPr>
          <w:rFonts w:ascii="Cascadia Mono" w:hAnsi="Cascadia Mono" w:cs="Cascadia Mono"/>
          <w:noProof w:val="0"/>
          <w:color w:val="0000FF"/>
          <w:kern w:val="0"/>
          <w:sz w:val="24"/>
          <w:szCs w:val="24"/>
          <w:lang w:val="en-US"/>
        </w:rPr>
        <w:t>PROCEDURE</w:t>
      </w:r>
      <w:r w:rsidRPr="00173D25">
        <w:rPr>
          <w:rFonts w:ascii="Cascadia Mono" w:hAnsi="Cascadia Mono" w:cs="Cascadia Mono"/>
          <w:noProof w:val="0"/>
          <w:color w:val="000000"/>
          <w:kern w:val="0"/>
          <w:sz w:val="24"/>
          <w:szCs w:val="24"/>
          <w:lang w:val="en-US"/>
        </w:rPr>
        <w:t xml:space="preserve"> </w:t>
      </w:r>
      <w:r w:rsidRPr="00173D25">
        <w:rPr>
          <w:rFonts w:ascii="Cascadia Mono" w:hAnsi="Cascadia Mono" w:cs="Cascadia Mono"/>
          <w:noProof w:val="0"/>
          <w:color w:val="0000FF"/>
          <w:kern w:val="0"/>
          <w:sz w:val="24"/>
          <w:szCs w:val="24"/>
          <w:lang w:val="en-US"/>
        </w:rPr>
        <w:t>IF</w:t>
      </w:r>
      <w:r w:rsidRPr="00173D25">
        <w:rPr>
          <w:rFonts w:ascii="Cascadia Mono" w:hAnsi="Cascadia Mono" w:cs="Cascadia Mono"/>
          <w:noProof w:val="0"/>
          <w:color w:val="000000"/>
          <w:kern w:val="0"/>
          <w:sz w:val="24"/>
          <w:szCs w:val="24"/>
          <w:lang w:val="en-US"/>
        </w:rPr>
        <w:t xml:space="preserve"> </w:t>
      </w:r>
      <w:r w:rsidRPr="00173D25">
        <w:rPr>
          <w:rFonts w:ascii="Cascadia Mono" w:hAnsi="Cascadia Mono" w:cs="Cascadia Mono"/>
          <w:noProof w:val="0"/>
          <w:color w:val="808080"/>
          <w:kern w:val="0"/>
          <w:sz w:val="24"/>
          <w:szCs w:val="24"/>
          <w:lang w:val="en-US"/>
        </w:rPr>
        <w:t>EXISTS</w:t>
      </w:r>
      <w:r w:rsidRPr="00173D25">
        <w:rPr>
          <w:rFonts w:ascii="Cascadia Mono" w:hAnsi="Cascadia Mono" w:cs="Cascadia Mono"/>
          <w:noProof w:val="0"/>
          <w:color w:val="000000"/>
          <w:kern w:val="0"/>
          <w:sz w:val="24"/>
          <w:szCs w:val="24"/>
          <w:lang w:val="en-US"/>
        </w:rPr>
        <w:t xml:space="preserve"> </w:t>
      </w:r>
      <w:proofErr w:type="spellStart"/>
      <w:proofErr w:type="gramStart"/>
      <w:r w:rsidRPr="00173D25">
        <w:rPr>
          <w:rFonts w:ascii="Cascadia Mono" w:hAnsi="Cascadia Mono" w:cs="Cascadia Mono"/>
          <w:noProof w:val="0"/>
          <w:color w:val="000000"/>
          <w:kern w:val="0"/>
          <w:sz w:val="24"/>
          <w:szCs w:val="24"/>
          <w:lang w:val="en-US"/>
        </w:rPr>
        <w:t>insertTable</w:t>
      </w:r>
      <w:proofErr w:type="spellEnd"/>
      <w:proofErr w:type="gramEnd"/>
    </w:p>
    <w:p w14:paraId="49C96FF9" w14:textId="77777777" w:rsidR="00173D25" w:rsidRPr="00173D25" w:rsidRDefault="00173D25" w:rsidP="00173D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73D25">
        <w:rPr>
          <w:rFonts w:ascii="Cascadia Mono" w:hAnsi="Cascadia Mono" w:cs="Cascadia Mono"/>
          <w:noProof w:val="0"/>
          <w:color w:val="0000FF"/>
          <w:kern w:val="0"/>
          <w:sz w:val="24"/>
          <w:szCs w:val="24"/>
          <w:lang w:val="en-US"/>
        </w:rPr>
        <w:t>GO</w:t>
      </w:r>
    </w:p>
    <w:p w14:paraId="4FD97222" w14:textId="77777777" w:rsidR="00173D25" w:rsidRPr="00173D25" w:rsidRDefault="00173D25" w:rsidP="00173D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p>
    <w:p w14:paraId="63FC518D" w14:textId="77777777" w:rsidR="00173D25" w:rsidRPr="00173D25" w:rsidRDefault="00173D25" w:rsidP="00173D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73D25">
        <w:rPr>
          <w:rFonts w:ascii="Cascadia Mono" w:hAnsi="Cascadia Mono" w:cs="Cascadia Mono"/>
          <w:noProof w:val="0"/>
          <w:color w:val="0000FF"/>
          <w:kern w:val="0"/>
          <w:sz w:val="24"/>
          <w:szCs w:val="24"/>
          <w:lang w:val="en-US"/>
        </w:rPr>
        <w:t>CREATE</w:t>
      </w:r>
      <w:r w:rsidRPr="00173D25">
        <w:rPr>
          <w:rFonts w:ascii="Cascadia Mono" w:hAnsi="Cascadia Mono" w:cs="Cascadia Mono"/>
          <w:noProof w:val="0"/>
          <w:color w:val="000000"/>
          <w:kern w:val="0"/>
          <w:sz w:val="24"/>
          <w:szCs w:val="24"/>
          <w:lang w:val="en-US"/>
        </w:rPr>
        <w:t xml:space="preserve"> </w:t>
      </w:r>
      <w:r w:rsidRPr="00173D25">
        <w:rPr>
          <w:rFonts w:ascii="Cascadia Mono" w:hAnsi="Cascadia Mono" w:cs="Cascadia Mono"/>
          <w:noProof w:val="0"/>
          <w:color w:val="0000FF"/>
          <w:kern w:val="0"/>
          <w:sz w:val="24"/>
          <w:szCs w:val="24"/>
          <w:lang w:val="en-US"/>
        </w:rPr>
        <w:t>PROCEDURE</w:t>
      </w:r>
      <w:r w:rsidRPr="00173D25">
        <w:rPr>
          <w:rFonts w:ascii="Cascadia Mono" w:hAnsi="Cascadia Mono" w:cs="Cascadia Mono"/>
          <w:noProof w:val="0"/>
          <w:color w:val="000000"/>
          <w:kern w:val="0"/>
          <w:sz w:val="24"/>
          <w:szCs w:val="24"/>
          <w:lang w:val="en-US"/>
        </w:rPr>
        <w:t xml:space="preserve"> </w:t>
      </w:r>
      <w:proofErr w:type="spellStart"/>
      <w:proofErr w:type="gramStart"/>
      <w:r w:rsidRPr="00173D25">
        <w:rPr>
          <w:rFonts w:ascii="Cascadia Mono" w:hAnsi="Cascadia Mono" w:cs="Cascadia Mono"/>
          <w:noProof w:val="0"/>
          <w:color w:val="000000"/>
          <w:kern w:val="0"/>
          <w:sz w:val="24"/>
          <w:szCs w:val="24"/>
          <w:lang w:val="en-US"/>
        </w:rPr>
        <w:t>insertTable</w:t>
      </w:r>
      <w:proofErr w:type="spellEnd"/>
      <w:proofErr w:type="gramEnd"/>
    </w:p>
    <w:p w14:paraId="61D167D6" w14:textId="77777777" w:rsidR="00173D25" w:rsidRPr="00173D25" w:rsidRDefault="00173D25" w:rsidP="00173D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73D25">
        <w:rPr>
          <w:rFonts w:ascii="Cascadia Mono" w:hAnsi="Cascadia Mono" w:cs="Cascadia Mono"/>
          <w:noProof w:val="0"/>
          <w:color w:val="0000FF"/>
          <w:kern w:val="0"/>
          <w:sz w:val="24"/>
          <w:szCs w:val="24"/>
          <w:lang w:val="en-US"/>
        </w:rPr>
        <w:t>AS</w:t>
      </w:r>
    </w:p>
    <w:p w14:paraId="39895FDF" w14:textId="77777777" w:rsidR="00173D25" w:rsidRPr="00173D25" w:rsidRDefault="00173D25" w:rsidP="00173D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73D25">
        <w:rPr>
          <w:rFonts w:ascii="Cascadia Mono" w:hAnsi="Cascadia Mono" w:cs="Cascadia Mono"/>
          <w:noProof w:val="0"/>
          <w:color w:val="0000FF"/>
          <w:kern w:val="0"/>
          <w:sz w:val="24"/>
          <w:szCs w:val="24"/>
          <w:lang w:val="en-US"/>
        </w:rPr>
        <w:t>BEGIN</w:t>
      </w:r>
    </w:p>
    <w:p w14:paraId="662FD3C3" w14:textId="77777777" w:rsidR="00173D25" w:rsidRPr="00173D25" w:rsidRDefault="00173D25" w:rsidP="00173D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73D25">
        <w:rPr>
          <w:rFonts w:ascii="Cascadia Mono" w:hAnsi="Cascadia Mono" w:cs="Cascadia Mono"/>
          <w:noProof w:val="0"/>
          <w:color w:val="000000"/>
          <w:kern w:val="0"/>
          <w:sz w:val="24"/>
          <w:szCs w:val="24"/>
          <w:lang w:val="en-US"/>
        </w:rPr>
        <w:tab/>
      </w:r>
      <w:r w:rsidRPr="00173D25">
        <w:rPr>
          <w:rFonts w:ascii="Cascadia Mono" w:hAnsi="Cascadia Mono" w:cs="Cascadia Mono"/>
          <w:noProof w:val="0"/>
          <w:color w:val="0000FF"/>
          <w:kern w:val="0"/>
          <w:sz w:val="24"/>
          <w:szCs w:val="24"/>
          <w:lang w:val="en-US"/>
        </w:rPr>
        <w:t>BEGIN</w:t>
      </w:r>
      <w:r w:rsidRPr="00173D25">
        <w:rPr>
          <w:rFonts w:ascii="Cascadia Mono" w:hAnsi="Cascadia Mono" w:cs="Cascadia Mono"/>
          <w:noProof w:val="0"/>
          <w:color w:val="000000"/>
          <w:kern w:val="0"/>
          <w:sz w:val="24"/>
          <w:szCs w:val="24"/>
          <w:lang w:val="en-US"/>
        </w:rPr>
        <w:t xml:space="preserve"> </w:t>
      </w:r>
      <w:r w:rsidRPr="00173D25">
        <w:rPr>
          <w:rFonts w:ascii="Cascadia Mono" w:hAnsi="Cascadia Mono" w:cs="Cascadia Mono"/>
          <w:noProof w:val="0"/>
          <w:color w:val="0000FF"/>
          <w:kern w:val="0"/>
          <w:sz w:val="24"/>
          <w:szCs w:val="24"/>
          <w:lang w:val="en-US"/>
        </w:rPr>
        <w:t>TRANSACTION</w:t>
      </w:r>
    </w:p>
    <w:p w14:paraId="53DBD34E" w14:textId="77777777" w:rsidR="00173D25" w:rsidRPr="00173D25" w:rsidRDefault="00173D25" w:rsidP="00173D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73D25">
        <w:rPr>
          <w:rFonts w:ascii="Cascadia Mono" w:hAnsi="Cascadia Mono" w:cs="Cascadia Mono"/>
          <w:noProof w:val="0"/>
          <w:color w:val="000000"/>
          <w:kern w:val="0"/>
          <w:sz w:val="24"/>
          <w:szCs w:val="24"/>
          <w:lang w:val="en-US"/>
        </w:rPr>
        <w:tab/>
      </w:r>
      <w:r w:rsidRPr="00173D25">
        <w:rPr>
          <w:rFonts w:ascii="Cascadia Mono" w:hAnsi="Cascadia Mono" w:cs="Cascadia Mono"/>
          <w:noProof w:val="0"/>
          <w:color w:val="000000"/>
          <w:kern w:val="0"/>
          <w:sz w:val="24"/>
          <w:szCs w:val="24"/>
          <w:lang w:val="en-US"/>
        </w:rPr>
        <w:tab/>
      </w:r>
      <w:r w:rsidRPr="00173D25">
        <w:rPr>
          <w:rFonts w:ascii="Cascadia Mono" w:hAnsi="Cascadia Mono" w:cs="Cascadia Mono"/>
          <w:noProof w:val="0"/>
          <w:color w:val="0000FF"/>
          <w:kern w:val="0"/>
          <w:sz w:val="24"/>
          <w:szCs w:val="24"/>
          <w:lang w:val="en-US"/>
        </w:rPr>
        <w:t>DECLARE</w:t>
      </w:r>
      <w:r w:rsidRPr="00173D25">
        <w:rPr>
          <w:rFonts w:ascii="Cascadia Mono" w:hAnsi="Cascadia Mono" w:cs="Cascadia Mono"/>
          <w:noProof w:val="0"/>
          <w:color w:val="000000"/>
          <w:kern w:val="0"/>
          <w:sz w:val="24"/>
          <w:szCs w:val="24"/>
          <w:lang w:val="en-US"/>
        </w:rPr>
        <w:t xml:space="preserve"> @errorMessage </w:t>
      </w:r>
      <w:proofErr w:type="gramStart"/>
      <w:r w:rsidRPr="00173D25">
        <w:rPr>
          <w:rFonts w:ascii="Cascadia Mono" w:hAnsi="Cascadia Mono" w:cs="Cascadia Mono"/>
          <w:noProof w:val="0"/>
          <w:color w:val="0000FF"/>
          <w:kern w:val="0"/>
          <w:sz w:val="24"/>
          <w:szCs w:val="24"/>
          <w:lang w:val="en-US"/>
        </w:rPr>
        <w:t>NVARCHAR</w:t>
      </w:r>
      <w:r w:rsidRPr="00173D25">
        <w:rPr>
          <w:rFonts w:ascii="Cascadia Mono" w:hAnsi="Cascadia Mono" w:cs="Cascadia Mono"/>
          <w:noProof w:val="0"/>
          <w:color w:val="808080"/>
          <w:kern w:val="0"/>
          <w:sz w:val="24"/>
          <w:szCs w:val="24"/>
          <w:lang w:val="en-US"/>
        </w:rPr>
        <w:t>(</w:t>
      </w:r>
      <w:proofErr w:type="gramEnd"/>
      <w:r w:rsidRPr="00173D25">
        <w:rPr>
          <w:rFonts w:ascii="Cascadia Mono" w:hAnsi="Cascadia Mono" w:cs="Cascadia Mono"/>
          <w:noProof w:val="0"/>
          <w:color w:val="FF00FF"/>
          <w:kern w:val="0"/>
          <w:sz w:val="24"/>
          <w:szCs w:val="24"/>
          <w:lang w:val="en-US"/>
        </w:rPr>
        <w:t>max</w:t>
      </w:r>
      <w:r w:rsidRPr="00173D25">
        <w:rPr>
          <w:rFonts w:ascii="Cascadia Mono" w:hAnsi="Cascadia Mono" w:cs="Cascadia Mono"/>
          <w:noProof w:val="0"/>
          <w:color w:val="808080"/>
          <w:kern w:val="0"/>
          <w:sz w:val="24"/>
          <w:szCs w:val="24"/>
          <w:lang w:val="en-US"/>
        </w:rPr>
        <w:t>)</w:t>
      </w:r>
    </w:p>
    <w:p w14:paraId="33462DA8" w14:textId="77777777" w:rsidR="00173D25" w:rsidRPr="00173D25" w:rsidRDefault="00173D25" w:rsidP="00173D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73D25">
        <w:rPr>
          <w:rFonts w:ascii="Cascadia Mono" w:hAnsi="Cascadia Mono" w:cs="Cascadia Mono"/>
          <w:noProof w:val="0"/>
          <w:color w:val="000000"/>
          <w:kern w:val="0"/>
          <w:sz w:val="24"/>
          <w:szCs w:val="24"/>
          <w:lang w:val="en-US"/>
        </w:rPr>
        <w:tab/>
      </w:r>
      <w:r w:rsidRPr="00173D25">
        <w:rPr>
          <w:rFonts w:ascii="Cascadia Mono" w:hAnsi="Cascadia Mono" w:cs="Cascadia Mono"/>
          <w:noProof w:val="0"/>
          <w:color w:val="000000"/>
          <w:kern w:val="0"/>
          <w:sz w:val="24"/>
          <w:szCs w:val="24"/>
          <w:lang w:val="en-US"/>
        </w:rPr>
        <w:tab/>
      </w:r>
      <w:r w:rsidRPr="00173D25">
        <w:rPr>
          <w:rFonts w:ascii="Cascadia Mono" w:hAnsi="Cascadia Mono" w:cs="Cascadia Mono"/>
          <w:noProof w:val="0"/>
          <w:color w:val="0000FF"/>
          <w:kern w:val="0"/>
          <w:sz w:val="24"/>
          <w:szCs w:val="24"/>
          <w:lang w:val="en-US"/>
        </w:rPr>
        <w:t>BEGIN</w:t>
      </w:r>
      <w:r w:rsidRPr="00173D25">
        <w:rPr>
          <w:rFonts w:ascii="Cascadia Mono" w:hAnsi="Cascadia Mono" w:cs="Cascadia Mono"/>
          <w:noProof w:val="0"/>
          <w:color w:val="000000"/>
          <w:kern w:val="0"/>
          <w:sz w:val="24"/>
          <w:szCs w:val="24"/>
          <w:lang w:val="en-US"/>
        </w:rPr>
        <w:t xml:space="preserve"> </w:t>
      </w:r>
      <w:r w:rsidRPr="00173D25">
        <w:rPr>
          <w:rFonts w:ascii="Cascadia Mono" w:hAnsi="Cascadia Mono" w:cs="Cascadia Mono"/>
          <w:noProof w:val="0"/>
          <w:color w:val="0000FF"/>
          <w:kern w:val="0"/>
          <w:sz w:val="24"/>
          <w:szCs w:val="24"/>
          <w:lang w:val="en-US"/>
        </w:rPr>
        <w:t>TRY</w:t>
      </w:r>
    </w:p>
    <w:p w14:paraId="2652431A" w14:textId="77777777" w:rsidR="00173D25" w:rsidRPr="00173D25" w:rsidRDefault="00173D25" w:rsidP="00173D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73D25">
        <w:rPr>
          <w:rFonts w:ascii="Cascadia Mono" w:hAnsi="Cascadia Mono" w:cs="Cascadia Mono"/>
          <w:noProof w:val="0"/>
          <w:color w:val="000000"/>
          <w:kern w:val="0"/>
          <w:sz w:val="24"/>
          <w:szCs w:val="24"/>
          <w:lang w:val="en-US"/>
        </w:rPr>
        <w:tab/>
      </w:r>
      <w:r w:rsidRPr="00173D25">
        <w:rPr>
          <w:rFonts w:ascii="Cascadia Mono" w:hAnsi="Cascadia Mono" w:cs="Cascadia Mono"/>
          <w:noProof w:val="0"/>
          <w:color w:val="000000"/>
          <w:kern w:val="0"/>
          <w:sz w:val="24"/>
          <w:szCs w:val="24"/>
          <w:lang w:val="en-US"/>
        </w:rPr>
        <w:tab/>
      </w:r>
      <w:r w:rsidRPr="00173D25">
        <w:rPr>
          <w:rFonts w:ascii="Cascadia Mono" w:hAnsi="Cascadia Mono" w:cs="Cascadia Mono"/>
          <w:noProof w:val="0"/>
          <w:color w:val="000000"/>
          <w:kern w:val="0"/>
          <w:sz w:val="24"/>
          <w:szCs w:val="24"/>
          <w:lang w:val="en-US"/>
        </w:rPr>
        <w:tab/>
      </w:r>
      <w:r w:rsidRPr="00173D25">
        <w:rPr>
          <w:rFonts w:ascii="Cascadia Mono" w:hAnsi="Cascadia Mono" w:cs="Cascadia Mono"/>
          <w:noProof w:val="0"/>
          <w:color w:val="0000FF"/>
          <w:kern w:val="0"/>
          <w:sz w:val="24"/>
          <w:szCs w:val="24"/>
          <w:lang w:val="en-US"/>
        </w:rPr>
        <w:t>INSERT</w:t>
      </w:r>
      <w:r w:rsidRPr="00173D25">
        <w:rPr>
          <w:rFonts w:ascii="Cascadia Mono" w:hAnsi="Cascadia Mono" w:cs="Cascadia Mono"/>
          <w:noProof w:val="0"/>
          <w:color w:val="000000"/>
          <w:kern w:val="0"/>
          <w:sz w:val="24"/>
          <w:szCs w:val="24"/>
          <w:lang w:val="en-US"/>
        </w:rPr>
        <w:t xml:space="preserve"> </w:t>
      </w:r>
      <w:r w:rsidRPr="00173D25">
        <w:rPr>
          <w:rFonts w:ascii="Cascadia Mono" w:hAnsi="Cascadia Mono" w:cs="Cascadia Mono"/>
          <w:noProof w:val="0"/>
          <w:color w:val="0000FF"/>
          <w:kern w:val="0"/>
          <w:sz w:val="24"/>
          <w:szCs w:val="24"/>
          <w:lang w:val="en-US"/>
        </w:rPr>
        <w:t>INTO</w:t>
      </w:r>
      <w:r w:rsidRPr="00173D25">
        <w:rPr>
          <w:rFonts w:ascii="Cascadia Mono" w:hAnsi="Cascadia Mono" w:cs="Cascadia Mono"/>
          <w:noProof w:val="0"/>
          <w:color w:val="000000"/>
          <w:kern w:val="0"/>
          <w:sz w:val="24"/>
          <w:szCs w:val="24"/>
          <w:lang w:val="en-US"/>
        </w:rPr>
        <w:t xml:space="preserve"> [Table</w:t>
      </w:r>
      <w:proofErr w:type="gramStart"/>
      <w:r w:rsidRPr="00173D25">
        <w:rPr>
          <w:rFonts w:ascii="Cascadia Mono" w:hAnsi="Cascadia Mono" w:cs="Cascadia Mono"/>
          <w:noProof w:val="0"/>
          <w:color w:val="000000"/>
          <w:kern w:val="0"/>
          <w:sz w:val="24"/>
          <w:szCs w:val="24"/>
          <w:lang w:val="en-US"/>
        </w:rPr>
        <w:t>]</w:t>
      </w:r>
      <w:r w:rsidRPr="00173D25">
        <w:rPr>
          <w:rFonts w:ascii="Cascadia Mono" w:hAnsi="Cascadia Mono" w:cs="Cascadia Mono"/>
          <w:noProof w:val="0"/>
          <w:color w:val="808080"/>
          <w:kern w:val="0"/>
          <w:sz w:val="24"/>
          <w:szCs w:val="24"/>
          <w:lang w:val="en-US"/>
        </w:rPr>
        <w:t>(</w:t>
      </w:r>
      <w:proofErr w:type="gramEnd"/>
      <w:r w:rsidRPr="00173D25">
        <w:rPr>
          <w:rFonts w:ascii="Cascadia Mono" w:hAnsi="Cascadia Mono" w:cs="Cascadia Mono"/>
          <w:noProof w:val="0"/>
          <w:color w:val="000000"/>
          <w:kern w:val="0"/>
          <w:sz w:val="24"/>
          <w:szCs w:val="24"/>
          <w:lang w:val="en-US"/>
        </w:rPr>
        <w:t>ID</w:t>
      </w:r>
      <w:r w:rsidRPr="00173D25">
        <w:rPr>
          <w:rFonts w:ascii="Cascadia Mono" w:hAnsi="Cascadia Mono" w:cs="Cascadia Mono"/>
          <w:noProof w:val="0"/>
          <w:color w:val="808080"/>
          <w:kern w:val="0"/>
          <w:sz w:val="24"/>
          <w:szCs w:val="24"/>
          <w:lang w:val="en-US"/>
        </w:rPr>
        <w:t>,</w:t>
      </w:r>
      <w:r w:rsidRPr="00173D25">
        <w:rPr>
          <w:rFonts w:ascii="Cascadia Mono" w:hAnsi="Cascadia Mono" w:cs="Cascadia Mono"/>
          <w:noProof w:val="0"/>
          <w:color w:val="000000"/>
          <w:kern w:val="0"/>
          <w:sz w:val="24"/>
          <w:szCs w:val="24"/>
          <w:lang w:val="en-US"/>
        </w:rPr>
        <w:t xml:space="preserve"> </w:t>
      </w:r>
      <w:r w:rsidRPr="00173D25">
        <w:rPr>
          <w:rFonts w:ascii="Cascadia Mono" w:hAnsi="Cascadia Mono" w:cs="Cascadia Mono"/>
          <w:noProof w:val="0"/>
          <w:color w:val="0000FF"/>
          <w:kern w:val="0"/>
          <w:sz w:val="24"/>
          <w:szCs w:val="24"/>
          <w:lang w:val="en-US"/>
        </w:rPr>
        <w:t>name</w:t>
      </w:r>
      <w:r w:rsidRPr="00173D25">
        <w:rPr>
          <w:rFonts w:ascii="Cascadia Mono" w:hAnsi="Cascadia Mono" w:cs="Cascadia Mono"/>
          <w:noProof w:val="0"/>
          <w:color w:val="808080"/>
          <w:kern w:val="0"/>
          <w:sz w:val="24"/>
          <w:szCs w:val="24"/>
          <w:lang w:val="en-US"/>
        </w:rPr>
        <w:t>,</w:t>
      </w:r>
      <w:r w:rsidRPr="00173D25">
        <w:rPr>
          <w:rFonts w:ascii="Cascadia Mono" w:hAnsi="Cascadia Mono" w:cs="Cascadia Mono"/>
          <w:noProof w:val="0"/>
          <w:color w:val="000000"/>
          <w:kern w:val="0"/>
          <w:sz w:val="24"/>
          <w:szCs w:val="24"/>
          <w:lang w:val="en-US"/>
        </w:rPr>
        <w:t xml:space="preserve"> </w:t>
      </w:r>
      <w:r w:rsidRPr="00173D25">
        <w:rPr>
          <w:rFonts w:ascii="Cascadia Mono" w:hAnsi="Cascadia Mono" w:cs="Cascadia Mono"/>
          <w:noProof w:val="0"/>
          <w:color w:val="0000FF"/>
          <w:kern w:val="0"/>
          <w:sz w:val="24"/>
          <w:szCs w:val="24"/>
          <w:lang w:val="en-US"/>
        </w:rPr>
        <w:t>status</w:t>
      </w:r>
      <w:r w:rsidRPr="00173D25">
        <w:rPr>
          <w:rFonts w:ascii="Cascadia Mono" w:hAnsi="Cascadia Mono" w:cs="Cascadia Mono"/>
          <w:noProof w:val="0"/>
          <w:color w:val="808080"/>
          <w:kern w:val="0"/>
          <w:sz w:val="24"/>
          <w:szCs w:val="24"/>
          <w:lang w:val="en-US"/>
        </w:rPr>
        <w:t>)</w:t>
      </w:r>
    </w:p>
    <w:p w14:paraId="3CE4F158" w14:textId="77777777" w:rsidR="00173D25" w:rsidRPr="00173D25" w:rsidRDefault="00173D25" w:rsidP="00173D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73D25">
        <w:rPr>
          <w:rFonts w:ascii="Cascadia Mono" w:hAnsi="Cascadia Mono" w:cs="Cascadia Mono"/>
          <w:noProof w:val="0"/>
          <w:color w:val="000000"/>
          <w:kern w:val="0"/>
          <w:sz w:val="24"/>
          <w:szCs w:val="24"/>
          <w:lang w:val="en-US"/>
        </w:rPr>
        <w:tab/>
      </w:r>
      <w:r w:rsidRPr="00173D25">
        <w:rPr>
          <w:rFonts w:ascii="Cascadia Mono" w:hAnsi="Cascadia Mono" w:cs="Cascadia Mono"/>
          <w:noProof w:val="0"/>
          <w:color w:val="000000"/>
          <w:kern w:val="0"/>
          <w:sz w:val="24"/>
          <w:szCs w:val="24"/>
          <w:lang w:val="en-US"/>
        </w:rPr>
        <w:tab/>
      </w:r>
      <w:r w:rsidRPr="00173D25">
        <w:rPr>
          <w:rFonts w:ascii="Cascadia Mono" w:hAnsi="Cascadia Mono" w:cs="Cascadia Mono"/>
          <w:noProof w:val="0"/>
          <w:color w:val="000000"/>
          <w:kern w:val="0"/>
          <w:sz w:val="24"/>
          <w:szCs w:val="24"/>
          <w:lang w:val="en-US"/>
        </w:rPr>
        <w:tab/>
      </w:r>
      <w:r w:rsidRPr="00173D25">
        <w:rPr>
          <w:rFonts w:ascii="Cascadia Mono" w:hAnsi="Cascadia Mono" w:cs="Cascadia Mono"/>
          <w:noProof w:val="0"/>
          <w:color w:val="0000FF"/>
          <w:kern w:val="0"/>
          <w:sz w:val="24"/>
          <w:szCs w:val="24"/>
          <w:lang w:val="en-US"/>
        </w:rPr>
        <w:t xml:space="preserve">VALUES </w:t>
      </w:r>
      <w:r w:rsidRPr="00173D25">
        <w:rPr>
          <w:rFonts w:ascii="Cascadia Mono" w:hAnsi="Cascadia Mono" w:cs="Cascadia Mono"/>
          <w:noProof w:val="0"/>
          <w:color w:val="808080"/>
          <w:kern w:val="0"/>
          <w:sz w:val="24"/>
          <w:szCs w:val="24"/>
          <w:lang w:val="en-US"/>
        </w:rPr>
        <w:t>(</w:t>
      </w:r>
      <w:r w:rsidRPr="00173D25">
        <w:rPr>
          <w:rFonts w:ascii="Cascadia Mono" w:hAnsi="Cascadia Mono" w:cs="Cascadia Mono"/>
          <w:noProof w:val="0"/>
          <w:color w:val="FF0000"/>
          <w:kern w:val="0"/>
          <w:sz w:val="24"/>
          <w:szCs w:val="24"/>
          <w:lang w:val="en-US"/>
        </w:rPr>
        <w:t>''</w:t>
      </w:r>
      <w:r w:rsidRPr="00173D25">
        <w:rPr>
          <w:rFonts w:ascii="Cascadia Mono" w:hAnsi="Cascadia Mono" w:cs="Cascadia Mono"/>
          <w:noProof w:val="0"/>
          <w:color w:val="808080"/>
          <w:kern w:val="0"/>
          <w:sz w:val="24"/>
          <w:szCs w:val="24"/>
          <w:lang w:val="en-US"/>
        </w:rPr>
        <w:t>,</w:t>
      </w:r>
      <w:r w:rsidRPr="00173D25">
        <w:rPr>
          <w:rFonts w:ascii="Cascadia Mono" w:hAnsi="Cascadia Mono" w:cs="Cascadia Mono"/>
          <w:noProof w:val="0"/>
          <w:color w:val="000000"/>
          <w:kern w:val="0"/>
          <w:sz w:val="24"/>
          <w:szCs w:val="24"/>
          <w:lang w:val="en-US"/>
        </w:rPr>
        <w:t xml:space="preserve"> </w:t>
      </w:r>
      <w:r w:rsidRPr="00173D25">
        <w:rPr>
          <w:rFonts w:ascii="Cascadia Mono" w:hAnsi="Cascadia Mono" w:cs="Cascadia Mono"/>
          <w:noProof w:val="0"/>
          <w:color w:val="FF0000"/>
          <w:kern w:val="0"/>
          <w:sz w:val="24"/>
          <w:szCs w:val="24"/>
          <w:lang w:val="en-US"/>
        </w:rPr>
        <w:t>''</w:t>
      </w:r>
      <w:r w:rsidRPr="00173D25">
        <w:rPr>
          <w:rFonts w:ascii="Cascadia Mono" w:hAnsi="Cascadia Mono" w:cs="Cascadia Mono"/>
          <w:noProof w:val="0"/>
          <w:color w:val="808080"/>
          <w:kern w:val="0"/>
          <w:sz w:val="24"/>
          <w:szCs w:val="24"/>
          <w:lang w:val="en-US"/>
        </w:rPr>
        <w:t>,</w:t>
      </w:r>
      <w:r w:rsidRPr="00173D25">
        <w:rPr>
          <w:rFonts w:ascii="Cascadia Mono" w:hAnsi="Cascadia Mono" w:cs="Cascadia Mono"/>
          <w:noProof w:val="0"/>
          <w:color w:val="000000"/>
          <w:kern w:val="0"/>
          <w:sz w:val="24"/>
          <w:szCs w:val="24"/>
          <w:lang w:val="en-US"/>
        </w:rPr>
        <w:t xml:space="preserve"> </w:t>
      </w:r>
      <w:r w:rsidRPr="00173D25">
        <w:rPr>
          <w:rFonts w:ascii="Cascadia Mono" w:hAnsi="Cascadia Mono" w:cs="Cascadia Mono"/>
          <w:noProof w:val="0"/>
          <w:color w:val="FF0000"/>
          <w:kern w:val="0"/>
          <w:sz w:val="24"/>
          <w:szCs w:val="24"/>
          <w:lang w:val="en-US"/>
        </w:rPr>
        <w:t>''</w:t>
      </w:r>
      <w:r w:rsidRPr="00173D25">
        <w:rPr>
          <w:rFonts w:ascii="Cascadia Mono" w:hAnsi="Cascadia Mono" w:cs="Cascadia Mono"/>
          <w:noProof w:val="0"/>
          <w:color w:val="808080"/>
          <w:kern w:val="0"/>
          <w:sz w:val="24"/>
          <w:szCs w:val="24"/>
          <w:lang w:val="en-US"/>
        </w:rPr>
        <w:t>)</w:t>
      </w:r>
    </w:p>
    <w:p w14:paraId="360B9FF3" w14:textId="77777777" w:rsidR="00173D25" w:rsidRPr="00173D25" w:rsidRDefault="00173D25" w:rsidP="00173D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73D25">
        <w:rPr>
          <w:rFonts w:ascii="Cascadia Mono" w:hAnsi="Cascadia Mono" w:cs="Cascadia Mono"/>
          <w:noProof w:val="0"/>
          <w:color w:val="000000"/>
          <w:kern w:val="0"/>
          <w:sz w:val="24"/>
          <w:szCs w:val="24"/>
          <w:lang w:val="en-US"/>
        </w:rPr>
        <w:tab/>
      </w:r>
      <w:r w:rsidRPr="00173D25">
        <w:rPr>
          <w:rFonts w:ascii="Cascadia Mono" w:hAnsi="Cascadia Mono" w:cs="Cascadia Mono"/>
          <w:noProof w:val="0"/>
          <w:color w:val="000000"/>
          <w:kern w:val="0"/>
          <w:sz w:val="24"/>
          <w:szCs w:val="24"/>
          <w:lang w:val="en-US"/>
        </w:rPr>
        <w:tab/>
      </w:r>
      <w:r w:rsidRPr="00173D25">
        <w:rPr>
          <w:rFonts w:ascii="Cascadia Mono" w:hAnsi="Cascadia Mono" w:cs="Cascadia Mono"/>
          <w:noProof w:val="0"/>
          <w:color w:val="000000"/>
          <w:kern w:val="0"/>
          <w:sz w:val="24"/>
          <w:szCs w:val="24"/>
          <w:lang w:val="en-US"/>
        </w:rPr>
        <w:tab/>
      </w:r>
      <w:r w:rsidRPr="00173D25">
        <w:rPr>
          <w:rFonts w:ascii="Cascadia Mono" w:hAnsi="Cascadia Mono" w:cs="Cascadia Mono"/>
          <w:noProof w:val="0"/>
          <w:color w:val="0000FF"/>
          <w:kern w:val="0"/>
          <w:sz w:val="24"/>
          <w:szCs w:val="24"/>
          <w:lang w:val="en-US"/>
        </w:rPr>
        <w:t>COMMIT</w:t>
      </w:r>
      <w:r w:rsidRPr="00173D25">
        <w:rPr>
          <w:rFonts w:ascii="Cascadia Mono" w:hAnsi="Cascadia Mono" w:cs="Cascadia Mono"/>
          <w:noProof w:val="0"/>
          <w:color w:val="000000"/>
          <w:kern w:val="0"/>
          <w:sz w:val="24"/>
          <w:szCs w:val="24"/>
          <w:lang w:val="en-US"/>
        </w:rPr>
        <w:t xml:space="preserve"> </w:t>
      </w:r>
      <w:r w:rsidRPr="00173D25">
        <w:rPr>
          <w:rFonts w:ascii="Cascadia Mono" w:hAnsi="Cascadia Mono" w:cs="Cascadia Mono"/>
          <w:noProof w:val="0"/>
          <w:color w:val="0000FF"/>
          <w:kern w:val="0"/>
          <w:sz w:val="24"/>
          <w:szCs w:val="24"/>
          <w:lang w:val="en-US"/>
        </w:rPr>
        <w:t>TRANSACTION</w:t>
      </w:r>
    </w:p>
    <w:p w14:paraId="77040517" w14:textId="77777777" w:rsidR="00173D25" w:rsidRPr="00173D25" w:rsidRDefault="00173D25" w:rsidP="00173D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73D25">
        <w:rPr>
          <w:rFonts w:ascii="Cascadia Mono" w:hAnsi="Cascadia Mono" w:cs="Cascadia Mono"/>
          <w:noProof w:val="0"/>
          <w:color w:val="000000"/>
          <w:kern w:val="0"/>
          <w:sz w:val="24"/>
          <w:szCs w:val="24"/>
          <w:lang w:val="en-US"/>
        </w:rPr>
        <w:tab/>
      </w:r>
      <w:r w:rsidRPr="00173D25">
        <w:rPr>
          <w:rFonts w:ascii="Cascadia Mono" w:hAnsi="Cascadia Mono" w:cs="Cascadia Mono"/>
          <w:noProof w:val="0"/>
          <w:color w:val="000000"/>
          <w:kern w:val="0"/>
          <w:sz w:val="24"/>
          <w:szCs w:val="24"/>
          <w:lang w:val="en-US"/>
        </w:rPr>
        <w:tab/>
      </w:r>
      <w:r w:rsidRPr="00173D25">
        <w:rPr>
          <w:rFonts w:ascii="Cascadia Mono" w:hAnsi="Cascadia Mono" w:cs="Cascadia Mono"/>
          <w:noProof w:val="0"/>
          <w:color w:val="0000FF"/>
          <w:kern w:val="0"/>
          <w:sz w:val="24"/>
          <w:szCs w:val="24"/>
          <w:lang w:val="en-US"/>
        </w:rPr>
        <w:t>END</w:t>
      </w:r>
      <w:r w:rsidRPr="00173D25">
        <w:rPr>
          <w:rFonts w:ascii="Cascadia Mono" w:hAnsi="Cascadia Mono" w:cs="Cascadia Mono"/>
          <w:noProof w:val="0"/>
          <w:color w:val="000000"/>
          <w:kern w:val="0"/>
          <w:sz w:val="24"/>
          <w:szCs w:val="24"/>
          <w:lang w:val="en-US"/>
        </w:rPr>
        <w:t xml:space="preserve"> </w:t>
      </w:r>
      <w:r w:rsidRPr="00173D25">
        <w:rPr>
          <w:rFonts w:ascii="Cascadia Mono" w:hAnsi="Cascadia Mono" w:cs="Cascadia Mono"/>
          <w:noProof w:val="0"/>
          <w:color w:val="0000FF"/>
          <w:kern w:val="0"/>
          <w:sz w:val="24"/>
          <w:szCs w:val="24"/>
          <w:lang w:val="en-US"/>
        </w:rPr>
        <w:t>TRY</w:t>
      </w:r>
    </w:p>
    <w:p w14:paraId="70443F0F" w14:textId="77777777" w:rsidR="00173D25" w:rsidRPr="00173D25" w:rsidRDefault="00173D25" w:rsidP="00173D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73D25">
        <w:rPr>
          <w:rFonts w:ascii="Cascadia Mono" w:hAnsi="Cascadia Mono" w:cs="Cascadia Mono"/>
          <w:noProof w:val="0"/>
          <w:color w:val="000000"/>
          <w:kern w:val="0"/>
          <w:sz w:val="24"/>
          <w:szCs w:val="24"/>
          <w:lang w:val="en-US"/>
        </w:rPr>
        <w:lastRenderedPageBreak/>
        <w:tab/>
      </w:r>
      <w:r w:rsidRPr="00173D25">
        <w:rPr>
          <w:rFonts w:ascii="Cascadia Mono" w:hAnsi="Cascadia Mono" w:cs="Cascadia Mono"/>
          <w:noProof w:val="0"/>
          <w:color w:val="000000"/>
          <w:kern w:val="0"/>
          <w:sz w:val="24"/>
          <w:szCs w:val="24"/>
          <w:lang w:val="en-US"/>
        </w:rPr>
        <w:tab/>
      </w:r>
      <w:r w:rsidRPr="00173D25">
        <w:rPr>
          <w:rFonts w:ascii="Cascadia Mono" w:hAnsi="Cascadia Mono" w:cs="Cascadia Mono"/>
          <w:noProof w:val="0"/>
          <w:color w:val="0000FF"/>
          <w:kern w:val="0"/>
          <w:sz w:val="24"/>
          <w:szCs w:val="24"/>
          <w:lang w:val="en-US"/>
        </w:rPr>
        <w:t>BEGIN</w:t>
      </w:r>
      <w:r w:rsidRPr="00173D25">
        <w:rPr>
          <w:rFonts w:ascii="Cascadia Mono" w:hAnsi="Cascadia Mono" w:cs="Cascadia Mono"/>
          <w:noProof w:val="0"/>
          <w:color w:val="000000"/>
          <w:kern w:val="0"/>
          <w:sz w:val="24"/>
          <w:szCs w:val="24"/>
          <w:lang w:val="en-US"/>
        </w:rPr>
        <w:t xml:space="preserve"> </w:t>
      </w:r>
      <w:r w:rsidRPr="00173D25">
        <w:rPr>
          <w:rFonts w:ascii="Cascadia Mono" w:hAnsi="Cascadia Mono" w:cs="Cascadia Mono"/>
          <w:noProof w:val="0"/>
          <w:color w:val="0000FF"/>
          <w:kern w:val="0"/>
          <w:sz w:val="24"/>
          <w:szCs w:val="24"/>
          <w:lang w:val="en-US"/>
        </w:rPr>
        <w:t>CATCH</w:t>
      </w:r>
    </w:p>
    <w:p w14:paraId="05341E76" w14:textId="77777777" w:rsidR="00173D25" w:rsidRPr="00173D25" w:rsidRDefault="00173D25" w:rsidP="00173D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73D25">
        <w:rPr>
          <w:rFonts w:ascii="Cascadia Mono" w:hAnsi="Cascadia Mono" w:cs="Cascadia Mono"/>
          <w:noProof w:val="0"/>
          <w:color w:val="000000"/>
          <w:kern w:val="0"/>
          <w:sz w:val="24"/>
          <w:szCs w:val="24"/>
          <w:lang w:val="en-US"/>
        </w:rPr>
        <w:tab/>
      </w:r>
      <w:r w:rsidRPr="00173D25">
        <w:rPr>
          <w:rFonts w:ascii="Cascadia Mono" w:hAnsi="Cascadia Mono" w:cs="Cascadia Mono"/>
          <w:noProof w:val="0"/>
          <w:color w:val="000000"/>
          <w:kern w:val="0"/>
          <w:sz w:val="24"/>
          <w:szCs w:val="24"/>
          <w:lang w:val="en-US"/>
        </w:rPr>
        <w:tab/>
      </w:r>
      <w:r w:rsidRPr="00173D25">
        <w:rPr>
          <w:rFonts w:ascii="Cascadia Mono" w:hAnsi="Cascadia Mono" w:cs="Cascadia Mono"/>
          <w:noProof w:val="0"/>
          <w:color w:val="000000"/>
          <w:kern w:val="0"/>
          <w:sz w:val="24"/>
          <w:szCs w:val="24"/>
          <w:lang w:val="en-US"/>
        </w:rPr>
        <w:tab/>
      </w:r>
      <w:r w:rsidRPr="00173D25">
        <w:rPr>
          <w:rFonts w:ascii="Cascadia Mono" w:hAnsi="Cascadia Mono" w:cs="Cascadia Mono"/>
          <w:noProof w:val="0"/>
          <w:color w:val="0000FF"/>
          <w:kern w:val="0"/>
          <w:sz w:val="24"/>
          <w:szCs w:val="24"/>
          <w:lang w:val="en-US"/>
        </w:rPr>
        <w:t>ROLLBACK</w:t>
      </w:r>
      <w:r w:rsidRPr="00173D25">
        <w:rPr>
          <w:rFonts w:ascii="Cascadia Mono" w:hAnsi="Cascadia Mono" w:cs="Cascadia Mono"/>
          <w:noProof w:val="0"/>
          <w:color w:val="000000"/>
          <w:kern w:val="0"/>
          <w:sz w:val="24"/>
          <w:szCs w:val="24"/>
          <w:lang w:val="en-US"/>
        </w:rPr>
        <w:t xml:space="preserve"> </w:t>
      </w:r>
      <w:r w:rsidRPr="00173D25">
        <w:rPr>
          <w:rFonts w:ascii="Cascadia Mono" w:hAnsi="Cascadia Mono" w:cs="Cascadia Mono"/>
          <w:noProof w:val="0"/>
          <w:color w:val="0000FF"/>
          <w:kern w:val="0"/>
          <w:sz w:val="24"/>
          <w:szCs w:val="24"/>
          <w:lang w:val="en-US"/>
        </w:rPr>
        <w:t>TRANSACTION</w:t>
      </w:r>
    </w:p>
    <w:p w14:paraId="3B8139A8" w14:textId="77777777" w:rsidR="00173D25" w:rsidRPr="00173D25" w:rsidRDefault="00173D25" w:rsidP="00173D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73D25">
        <w:rPr>
          <w:rFonts w:ascii="Cascadia Mono" w:hAnsi="Cascadia Mono" w:cs="Cascadia Mono"/>
          <w:noProof w:val="0"/>
          <w:color w:val="000000"/>
          <w:kern w:val="0"/>
          <w:sz w:val="24"/>
          <w:szCs w:val="24"/>
          <w:lang w:val="en-US"/>
        </w:rPr>
        <w:tab/>
      </w:r>
      <w:r w:rsidRPr="00173D25">
        <w:rPr>
          <w:rFonts w:ascii="Cascadia Mono" w:hAnsi="Cascadia Mono" w:cs="Cascadia Mono"/>
          <w:noProof w:val="0"/>
          <w:color w:val="000000"/>
          <w:kern w:val="0"/>
          <w:sz w:val="24"/>
          <w:szCs w:val="24"/>
          <w:lang w:val="en-US"/>
        </w:rPr>
        <w:tab/>
      </w:r>
      <w:r w:rsidRPr="00173D25">
        <w:rPr>
          <w:rFonts w:ascii="Cascadia Mono" w:hAnsi="Cascadia Mono" w:cs="Cascadia Mono"/>
          <w:noProof w:val="0"/>
          <w:color w:val="000000"/>
          <w:kern w:val="0"/>
          <w:sz w:val="24"/>
          <w:szCs w:val="24"/>
          <w:lang w:val="en-US"/>
        </w:rPr>
        <w:tab/>
      </w:r>
      <w:r w:rsidRPr="00173D25">
        <w:rPr>
          <w:rFonts w:ascii="Cascadia Mono" w:hAnsi="Cascadia Mono" w:cs="Cascadia Mono"/>
          <w:noProof w:val="0"/>
          <w:color w:val="0000FF"/>
          <w:kern w:val="0"/>
          <w:sz w:val="24"/>
          <w:szCs w:val="24"/>
          <w:lang w:val="en-US"/>
        </w:rPr>
        <w:t>SET</w:t>
      </w:r>
      <w:r w:rsidRPr="00173D25">
        <w:rPr>
          <w:rFonts w:ascii="Cascadia Mono" w:hAnsi="Cascadia Mono" w:cs="Cascadia Mono"/>
          <w:noProof w:val="0"/>
          <w:color w:val="000000"/>
          <w:kern w:val="0"/>
          <w:sz w:val="24"/>
          <w:szCs w:val="24"/>
          <w:lang w:val="en-US"/>
        </w:rPr>
        <w:t xml:space="preserve"> @errorMessage </w:t>
      </w:r>
      <w:r w:rsidRPr="00173D25">
        <w:rPr>
          <w:rFonts w:ascii="Cascadia Mono" w:hAnsi="Cascadia Mono" w:cs="Cascadia Mono"/>
          <w:noProof w:val="0"/>
          <w:color w:val="808080"/>
          <w:kern w:val="0"/>
          <w:sz w:val="24"/>
          <w:szCs w:val="24"/>
          <w:lang w:val="en-US"/>
        </w:rPr>
        <w:t>=</w:t>
      </w:r>
      <w:r w:rsidRPr="00173D25">
        <w:rPr>
          <w:rFonts w:ascii="Cascadia Mono" w:hAnsi="Cascadia Mono" w:cs="Cascadia Mono"/>
          <w:noProof w:val="0"/>
          <w:color w:val="000000"/>
          <w:kern w:val="0"/>
          <w:sz w:val="24"/>
          <w:szCs w:val="24"/>
          <w:lang w:val="en-US"/>
        </w:rPr>
        <w:t xml:space="preserve"> </w:t>
      </w:r>
      <w:r w:rsidRPr="00173D25">
        <w:rPr>
          <w:rFonts w:ascii="Cascadia Mono" w:hAnsi="Cascadia Mono" w:cs="Cascadia Mono"/>
          <w:noProof w:val="0"/>
          <w:color w:val="FF00FF"/>
          <w:kern w:val="0"/>
          <w:sz w:val="24"/>
          <w:szCs w:val="24"/>
          <w:lang w:val="en-US"/>
        </w:rPr>
        <w:t>ERROR_</w:t>
      </w:r>
      <w:proofErr w:type="gramStart"/>
      <w:r w:rsidRPr="00173D25">
        <w:rPr>
          <w:rFonts w:ascii="Cascadia Mono" w:hAnsi="Cascadia Mono" w:cs="Cascadia Mono"/>
          <w:noProof w:val="0"/>
          <w:color w:val="FF00FF"/>
          <w:kern w:val="0"/>
          <w:sz w:val="24"/>
          <w:szCs w:val="24"/>
          <w:lang w:val="en-US"/>
        </w:rPr>
        <w:t>MESSAGE</w:t>
      </w:r>
      <w:r w:rsidRPr="00173D25">
        <w:rPr>
          <w:rFonts w:ascii="Cascadia Mono" w:hAnsi="Cascadia Mono" w:cs="Cascadia Mono"/>
          <w:noProof w:val="0"/>
          <w:color w:val="808080"/>
          <w:kern w:val="0"/>
          <w:sz w:val="24"/>
          <w:szCs w:val="24"/>
          <w:lang w:val="en-US"/>
        </w:rPr>
        <w:t>(</w:t>
      </w:r>
      <w:proofErr w:type="gramEnd"/>
      <w:r w:rsidRPr="00173D25">
        <w:rPr>
          <w:rFonts w:ascii="Cascadia Mono" w:hAnsi="Cascadia Mono" w:cs="Cascadia Mono"/>
          <w:noProof w:val="0"/>
          <w:color w:val="808080"/>
          <w:kern w:val="0"/>
          <w:sz w:val="24"/>
          <w:szCs w:val="24"/>
          <w:lang w:val="en-US"/>
        </w:rPr>
        <w:t>)</w:t>
      </w:r>
    </w:p>
    <w:p w14:paraId="678DC2FD" w14:textId="77777777" w:rsidR="00173D25" w:rsidRPr="00173D25" w:rsidRDefault="00173D25" w:rsidP="00173D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73D25">
        <w:rPr>
          <w:rFonts w:ascii="Cascadia Mono" w:hAnsi="Cascadia Mono" w:cs="Cascadia Mono"/>
          <w:noProof w:val="0"/>
          <w:color w:val="000000"/>
          <w:kern w:val="0"/>
          <w:sz w:val="24"/>
          <w:szCs w:val="24"/>
          <w:lang w:val="en-US"/>
        </w:rPr>
        <w:tab/>
      </w:r>
      <w:r w:rsidRPr="00173D25">
        <w:rPr>
          <w:rFonts w:ascii="Cascadia Mono" w:hAnsi="Cascadia Mono" w:cs="Cascadia Mono"/>
          <w:noProof w:val="0"/>
          <w:color w:val="000000"/>
          <w:kern w:val="0"/>
          <w:sz w:val="24"/>
          <w:szCs w:val="24"/>
          <w:lang w:val="en-US"/>
        </w:rPr>
        <w:tab/>
      </w:r>
      <w:r w:rsidRPr="00173D25">
        <w:rPr>
          <w:rFonts w:ascii="Cascadia Mono" w:hAnsi="Cascadia Mono" w:cs="Cascadia Mono"/>
          <w:noProof w:val="0"/>
          <w:color w:val="000000"/>
          <w:kern w:val="0"/>
          <w:sz w:val="24"/>
          <w:szCs w:val="24"/>
          <w:lang w:val="en-US"/>
        </w:rPr>
        <w:tab/>
      </w:r>
      <w:proofErr w:type="gramStart"/>
      <w:r w:rsidRPr="00173D25">
        <w:rPr>
          <w:rFonts w:ascii="Cascadia Mono" w:hAnsi="Cascadia Mono" w:cs="Cascadia Mono"/>
          <w:noProof w:val="0"/>
          <w:color w:val="0000FF"/>
          <w:kern w:val="0"/>
          <w:sz w:val="24"/>
          <w:szCs w:val="24"/>
          <w:lang w:val="en-US"/>
        </w:rPr>
        <w:t>RAISERROR</w:t>
      </w:r>
      <w:r w:rsidRPr="00173D25">
        <w:rPr>
          <w:rFonts w:ascii="Cascadia Mono" w:hAnsi="Cascadia Mono" w:cs="Cascadia Mono"/>
          <w:noProof w:val="0"/>
          <w:color w:val="808080"/>
          <w:kern w:val="0"/>
          <w:sz w:val="24"/>
          <w:szCs w:val="24"/>
          <w:lang w:val="en-US"/>
        </w:rPr>
        <w:t>(</w:t>
      </w:r>
      <w:proofErr w:type="gramEnd"/>
      <w:r w:rsidRPr="00173D25">
        <w:rPr>
          <w:rFonts w:ascii="Cascadia Mono" w:hAnsi="Cascadia Mono" w:cs="Cascadia Mono"/>
          <w:noProof w:val="0"/>
          <w:color w:val="000000"/>
          <w:kern w:val="0"/>
          <w:sz w:val="24"/>
          <w:szCs w:val="24"/>
          <w:lang w:val="en-US"/>
        </w:rPr>
        <w:t>@errorMessage</w:t>
      </w:r>
      <w:r w:rsidRPr="00173D25">
        <w:rPr>
          <w:rFonts w:ascii="Cascadia Mono" w:hAnsi="Cascadia Mono" w:cs="Cascadia Mono"/>
          <w:noProof w:val="0"/>
          <w:color w:val="808080"/>
          <w:kern w:val="0"/>
          <w:sz w:val="24"/>
          <w:szCs w:val="24"/>
          <w:lang w:val="en-US"/>
        </w:rPr>
        <w:t>,</w:t>
      </w:r>
      <w:r w:rsidRPr="00173D25">
        <w:rPr>
          <w:rFonts w:ascii="Cascadia Mono" w:hAnsi="Cascadia Mono" w:cs="Cascadia Mono"/>
          <w:noProof w:val="0"/>
          <w:color w:val="000000"/>
          <w:kern w:val="0"/>
          <w:sz w:val="24"/>
          <w:szCs w:val="24"/>
          <w:lang w:val="en-US"/>
        </w:rPr>
        <w:t xml:space="preserve"> 16</w:t>
      </w:r>
      <w:r w:rsidRPr="00173D25">
        <w:rPr>
          <w:rFonts w:ascii="Cascadia Mono" w:hAnsi="Cascadia Mono" w:cs="Cascadia Mono"/>
          <w:noProof w:val="0"/>
          <w:color w:val="808080"/>
          <w:kern w:val="0"/>
          <w:sz w:val="24"/>
          <w:szCs w:val="24"/>
          <w:lang w:val="en-US"/>
        </w:rPr>
        <w:t>,</w:t>
      </w:r>
      <w:r w:rsidRPr="00173D25">
        <w:rPr>
          <w:rFonts w:ascii="Cascadia Mono" w:hAnsi="Cascadia Mono" w:cs="Cascadia Mono"/>
          <w:noProof w:val="0"/>
          <w:color w:val="000000"/>
          <w:kern w:val="0"/>
          <w:sz w:val="24"/>
          <w:szCs w:val="24"/>
          <w:lang w:val="en-US"/>
        </w:rPr>
        <w:t xml:space="preserve"> 1</w:t>
      </w:r>
      <w:r w:rsidRPr="00173D25">
        <w:rPr>
          <w:rFonts w:ascii="Cascadia Mono" w:hAnsi="Cascadia Mono" w:cs="Cascadia Mono"/>
          <w:noProof w:val="0"/>
          <w:color w:val="808080"/>
          <w:kern w:val="0"/>
          <w:sz w:val="24"/>
          <w:szCs w:val="24"/>
          <w:lang w:val="en-US"/>
        </w:rPr>
        <w:t>)</w:t>
      </w:r>
    </w:p>
    <w:p w14:paraId="447E3F66" w14:textId="77777777" w:rsidR="00173D25" w:rsidRPr="00173D25" w:rsidRDefault="00173D25" w:rsidP="00173D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73D25">
        <w:rPr>
          <w:rFonts w:ascii="Cascadia Mono" w:hAnsi="Cascadia Mono" w:cs="Cascadia Mono"/>
          <w:noProof w:val="0"/>
          <w:color w:val="000000"/>
          <w:kern w:val="0"/>
          <w:sz w:val="24"/>
          <w:szCs w:val="24"/>
          <w:lang w:val="en-US"/>
        </w:rPr>
        <w:tab/>
      </w:r>
      <w:r w:rsidRPr="00173D25">
        <w:rPr>
          <w:rFonts w:ascii="Cascadia Mono" w:hAnsi="Cascadia Mono" w:cs="Cascadia Mono"/>
          <w:noProof w:val="0"/>
          <w:color w:val="000000"/>
          <w:kern w:val="0"/>
          <w:sz w:val="24"/>
          <w:szCs w:val="24"/>
          <w:lang w:val="en-US"/>
        </w:rPr>
        <w:tab/>
      </w:r>
      <w:r w:rsidRPr="00173D25">
        <w:rPr>
          <w:rFonts w:ascii="Cascadia Mono" w:hAnsi="Cascadia Mono" w:cs="Cascadia Mono"/>
          <w:noProof w:val="0"/>
          <w:color w:val="0000FF"/>
          <w:kern w:val="0"/>
          <w:sz w:val="24"/>
          <w:szCs w:val="24"/>
          <w:lang w:val="en-US"/>
        </w:rPr>
        <w:t>END</w:t>
      </w:r>
      <w:r w:rsidRPr="00173D25">
        <w:rPr>
          <w:rFonts w:ascii="Cascadia Mono" w:hAnsi="Cascadia Mono" w:cs="Cascadia Mono"/>
          <w:noProof w:val="0"/>
          <w:color w:val="000000"/>
          <w:kern w:val="0"/>
          <w:sz w:val="24"/>
          <w:szCs w:val="24"/>
          <w:lang w:val="en-US"/>
        </w:rPr>
        <w:t xml:space="preserve"> </w:t>
      </w:r>
      <w:r w:rsidRPr="00173D25">
        <w:rPr>
          <w:rFonts w:ascii="Cascadia Mono" w:hAnsi="Cascadia Mono" w:cs="Cascadia Mono"/>
          <w:noProof w:val="0"/>
          <w:color w:val="0000FF"/>
          <w:kern w:val="0"/>
          <w:sz w:val="24"/>
          <w:szCs w:val="24"/>
          <w:lang w:val="en-US"/>
        </w:rPr>
        <w:t>CATCH</w:t>
      </w:r>
    </w:p>
    <w:p w14:paraId="3A52FD94" w14:textId="77777777" w:rsidR="00173D25" w:rsidRPr="00173D25" w:rsidRDefault="00173D25" w:rsidP="00173D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73D25">
        <w:rPr>
          <w:rFonts w:ascii="Cascadia Mono" w:hAnsi="Cascadia Mono" w:cs="Cascadia Mono"/>
          <w:noProof w:val="0"/>
          <w:color w:val="0000FF"/>
          <w:kern w:val="0"/>
          <w:sz w:val="24"/>
          <w:szCs w:val="24"/>
          <w:lang w:val="en-US"/>
        </w:rPr>
        <w:t>END</w:t>
      </w:r>
    </w:p>
    <w:p w14:paraId="255D826A" w14:textId="1CD6E239" w:rsidR="001138DD" w:rsidRDefault="00173D25" w:rsidP="00173D25">
      <w:pPr>
        <w:pBdr>
          <w:top w:val="single" w:sz="4" w:space="1" w:color="auto"/>
          <w:left w:val="single" w:sz="4" w:space="4" w:color="auto"/>
          <w:bottom w:val="single" w:sz="4" w:space="1" w:color="auto"/>
          <w:right w:val="single" w:sz="4" w:space="4" w:color="auto"/>
        </w:pBdr>
        <w:spacing w:after="0" w:line="360" w:lineRule="auto"/>
        <w:ind w:left="1584"/>
        <w:rPr>
          <w:rFonts w:ascii="Times New Roman" w:hAnsi="Times New Roman" w:cs="Times New Roman"/>
          <w:sz w:val="28"/>
          <w:szCs w:val="28"/>
          <w:lang w:val="en-US"/>
        </w:rPr>
      </w:pPr>
      <w:r w:rsidRPr="00173D25">
        <w:rPr>
          <w:rFonts w:ascii="Cascadia Mono" w:hAnsi="Cascadia Mono" w:cs="Cascadia Mono"/>
          <w:noProof w:val="0"/>
          <w:color w:val="0000FF"/>
          <w:kern w:val="0"/>
          <w:sz w:val="24"/>
          <w:szCs w:val="24"/>
          <w:lang w:val="en-US"/>
        </w:rPr>
        <w:t>GO</w:t>
      </w:r>
      <w:r w:rsidR="001138DD" w:rsidRPr="00173D25">
        <w:rPr>
          <w:rFonts w:ascii="Times New Roman" w:hAnsi="Times New Roman" w:cs="Times New Roman"/>
          <w:sz w:val="24"/>
          <w:szCs w:val="24"/>
          <w:lang w:val="en-US"/>
        </w:rPr>
        <w:tab/>
      </w:r>
      <w:r w:rsidR="001138DD">
        <w:rPr>
          <w:rFonts w:ascii="Times New Roman" w:hAnsi="Times New Roman" w:cs="Times New Roman"/>
          <w:sz w:val="28"/>
          <w:szCs w:val="28"/>
          <w:lang w:val="en-US"/>
        </w:rPr>
        <w:tab/>
      </w:r>
    </w:p>
    <w:p w14:paraId="67643548" w14:textId="77777777" w:rsidR="00173D25" w:rsidRPr="001138DD" w:rsidRDefault="00173D25" w:rsidP="00173D25">
      <w:pPr>
        <w:spacing w:after="0" w:line="360" w:lineRule="auto"/>
        <w:ind w:left="1584"/>
        <w:rPr>
          <w:rFonts w:ascii="Times New Roman" w:hAnsi="Times New Roman" w:cs="Times New Roman"/>
          <w:sz w:val="28"/>
          <w:szCs w:val="28"/>
          <w:lang w:val="en-US"/>
        </w:rPr>
      </w:pPr>
    </w:p>
    <w:p w14:paraId="46CDF5CD" w14:textId="7377FEE9" w:rsidR="001138DD" w:rsidRDefault="001138DD" w:rsidP="001138DD">
      <w:pPr>
        <w:pStyle w:val="ListParagraph"/>
        <w:spacing w:after="0" w:line="360" w:lineRule="auto"/>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Trigger thêm thông tin bàn cho bàn trước khi thêm:</w:t>
      </w:r>
    </w:p>
    <w:p w14:paraId="650B7817" w14:textId="77777777" w:rsidR="00FF70C4" w:rsidRPr="00FF70C4" w:rsidRDefault="00FF70C4" w:rsidP="00FF7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F70C4">
        <w:rPr>
          <w:rFonts w:ascii="Cascadia Mono" w:hAnsi="Cascadia Mono" w:cs="Cascadia Mono"/>
          <w:noProof w:val="0"/>
          <w:color w:val="0000FF"/>
          <w:kern w:val="0"/>
          <w:sz w:val="24"/>
          <w:szCs w:val="24"/>
          <w:lang w:val="en-US"/>
        </w:rPr>
        <w:t>DROP</w:t>
      </w:r>
      <w:r w:rsidRPr="00FF70C4">
        <w:rPr>
          <w:rFonts w:ascii="Cascadia Mono" w:hAnsi="Cascadia Mono" w:cs="Cascadia Mono"/>
          <w:noProof w:val="0"/>
          <w:color w:val="000000"/>
          <w:kern w:val="0"/>
          <w:sz w:val="24"/>
          <w:szCs w:val="24"/>
          <w:lang w:val="en-US"/>
        </w:rPr>
        <w:t xml:space="preserve"> </w:t>
      </w:r>
      <w:r w:rsidRPr="00FF70C4">
        <w:rPr>
          <w:rFonts w:ascii="Cascadia Mono" w:hAnsi="Cascadia Mono" w:cs="Cascadia Mono"/>
          <w:noProof w:val="0"/>
          <w:color w:val="0000FF"/>
          <w:kern w:val="0"/>
          <w:sz w:val="24"/>
          <w:szCs w:val="24"/>
          <w:lang w:val="en-US"/>
        </w:rPr>
        <w:t>TRIGGER</w:t>
      </w:r>
      <w:r w:rsidRPr="00FF70C4">
        <w:rPr>
          <w:rFonts w:ascii="Cascadia Mono" w:hAnsi="Cascadia Mono" w:cs="Cascadia Mono"/>
          <w:noProof w:val="0"/>
          <w:color w:val="000000"/>
          <w:kern w:val="0"/>
          <w:sz w:val="24"/>
          <w:szCs w:val="24"/>
          <w:lang w:val="en-US"/>
        </w:rPr>
        <w:t xml:space="preserve"> </w:t>
      </w:r>
      <w:r w:rsidRPr="00FF70C4">
        <w:rPr>
          <w:rFonts w:ascii="Cascadia Mono" w:hAnsi="Cascadia Mono" w:cs="Cascadia Mono"/>
          <w:noProof w:val="0"/>
          <w:color w:val="0000FF"/>
          <w:kern w:val="0"/>
          <w:sz w:val="24"/>
          <w:szCs w:val="24"/>
          <w:lang w:val="en-US"/>
        </w:rPr>
        <w:t>IF</w:t>
      </w:r>
      <w:r w:rsidRPr="00FF70C4">
        <w:rPr>
          <w:rFonts w:ascii="Cascadia Mono" w:hAnsi="Cascadia Mono" w:cs="Cascadia Mono"/>
          <w:noProof w:val="0"/>
          <w:color w:val="000000"/>
          <w:kern w:val="0"/>
          <w:sz w:val="24"/>
          <w:szCs w:val="24"/>
          <w:lang w:val="en-US"/>
        </w:rPr>
        <w:t xml:space="preserve"> </w:t>
      </w:r>
      <w:r w:rsidRPr="00FF70C4">
        <w:rPr>
          <w:rFonts w:ascii="Cascadia Mono" w:hAnsi="Cascadia Mono" w:cs="Cascadia Mono"/>
          <w:noProof w:val="0"/>
          <w:color w:val="808080"/>
          <w:kern w:val="0"/>
          <w:sz w:val="24"/>
          <w:szCs w:val="24"/>
          <w:lang w:val="en-US"/>
        </w:rPr>
        <w:t>EXISTS</w:t>
      </w:r>
      <w:r w:rsidRPr="00FF70C4">
        <w:rPr>
          <w:rFonts w:ascii="Cascadia Mono" w:hAnsi="Cascadia Mono" w:cs="Cascadia Mono"/>
          <w:noProof w:val="0"/>
          <w:color w:val="000000"/>
          <w:kern w:val="0"/>
          <w:sz w:val="24"/>
          <w:szCs w:val="24"/>
          <w:lang w:val="en-US"/>
        </w:rPr>
        <w:t xml:space="preserve"> </w:t>
      </w:r>
      <w:proofErr w:type="spellStart"/>
      <w:proofErr w:type="gramStart"/>
      <w:r w:rsidRPr="00FF70C4">
        <w:rPr>
          <w:rFonts w:ascii="Cascadia Mono" w:hAnsi="Cascadia Mono" w:cs="Cascadia Mono"/>
          <w:noProof w:val="0"/>
          <w:color w:val="000000"/>
          <w:kern w:val="0"/>
          <w:sz w:val="24"/>
          <w:szCs w:val="24"/>
          <w:lang w:val="en-US"/>
        </w:rPr>
        <w:t>insertTableTrigger</w:t>
      </w:r>
      <w:proofErr w:type="spellEnd"/>
      <w:proofErr w:type="gramEnd"/>
    </w:p>
    <w:p w14:paraId="040AE480" w14:textId="77777777" w:rsidR="00FF70C4" w:rsidRPr="00FF70C4" w:rsidRDefault="00FF70C4" w:rsidP="00FF7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F70C4">
        <w:rPr>
          <w:rFonts w:ascii="Cascadia Mono" w:hAnsi="Cascadia Mono" w:cs="Cascadia Mono"/>
          <w:noProof w:val="0"/>
          <w:color w:val="0000FF"/>
          <w:kern w:val="0"/>
          <w:sz w:val="24"/>
          <w:szCs w:val="24"/>
          <w:lang w:val="en-US"/>
        </w:rPr>
        <w:t>GO</w:t>
      </w:r>
    </w:p>
    <w:p w14:paraId="30ECA352" w14:textId="77777777" w:rsidR="00FF70C4" w:rsidRPr="00FF70C4" w:rsidRDefault="00FF70C4" w:rsidP="00FF7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p>
    <w:p w14:paraId="014249B3" w14:textId="77777777" w:rsidR="00FF70C4" w:rsidRPr="00FF70C4" w:rsidRDefault="00FF70C4" w:rsidP="00FF7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F70C4">
        <w:rPr>
          <w:rFonts w:ascii="Cascadia Mono" w:hAnsi="Cascadia Mono" w:cs="Cascadia Mono"/>
          <w:noProof w:val="0"/>
          <w:color w:val="0000FF"/>
          <w:kern w:val="0"/>
          <w:sz w:val="24"/>
          <w:szCs w:val="24"/>
          <w:lang w:val="en-US"/>
        </w:rPr>
        <w:t>CREATE</w:t>
      </w:r>
      <w:r w:rsidRPr="00FF70C4">
        <w:rPr>
          <w:rFonts w:ascii="Cascadia Mono" w:hAnsi="Cascadia Mono" w:cs="Cascadia Mono"/>
          <w:noProof w:val="0"/>
          <w:color w:val="000000"/>
          <w:kern w:val="0"/>
          <w:sz w:val="24"/>
          <w:szCs w:val="24"/>
          <w:lang w:val="en-US"/>
        </w:rPr>
        <w:t xml:space="preserve"> </w:t>
      </w:r>
      <w:r w:rsidRPr="00FF70C4">
        <w:rPr>
          <w:rFonts w:ascii="Cascadia Mono" w:hAnsi="Cascadia Mono" w:cs="Cascadia Mono"/>
          <w:noProof w:val="0"/>
          <w:color w:val="0000FF"/>
          <w:kern w:val="0"/>
          <w:sz w:val="24"/>
          <w:szCs w:val="24"/>
          <w:lang w:val="en-US"/>
        </w:rPr>
        <w:t>TRIGGER</w:t>
      </w:r>
      <w:r w:rsidRPr="00FF70C4">
        <w:rPr>
          <w:rFonts w:ascii="Cascadia Mono" w:hAnsi="Cascadia Mono" w:cs="Cascadia Mono"/>
          <w:noProof w:val="0"/>
          <w:color w:val="000000"/>
          <w:kern w:val="0"/>
          <w:sz w:val="24"/>
          <w:szCs w:val="24"/>
          <w:lang w:val="en-US"/>
        </w:rPr>
        <w:t xml:space="preserve"> </w:t>
      </w:r>
      <w:proofErr w:type="spellStart"/>
      <w:proofErr w:type="gramStart"/>
      <w:r w:rsidRPr="00FF70C4">
        <w:rPr>
          <w:rFonts w:ascii="Cascadia Mono" w:hAnsi="Cascadia Mono" w:cs="Cascadia Mono"/>
          <w:noProof w:val="0"/>
          <w:color w:val="000000"/>
          <w:kern w:val="0"/>
          <w:sz w:val="24"/>
          <w:szCs w:val="24"/>
          <w:lang w:val="en-US"/>
        </w:rPr>
        <w:t>insertTableTrigger</w:t>
      </w:r>
      <w:proofErr w:type="spellEnd"/>
      <w:proofErr w:type="gramEnd"/>
    </w:p>
    <w:p w14:paraId="67120163" w14:textId="77777777" w:rsidR="00FF70C4" w:rsidRPr="00FF70C4" w:rsidRDefault="00FF70C4" w:rsidP="00FF7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F70C4">
        <w:rPr>
          <w:rFonts w:ascii="Cascadia Mono" w:hAnsi="Cascadia Mono" w:cs="Cascadia Mono"/>
          <w:noProof w:val="0"/>
          <w:color w:val="0000FF"/>
          <w:kern w:val="0"/>
          <w:sz w:val="24"/>
          <w:szCs w:val="24"/>
          <w:lang w:val="en-US"/>
        </w:rPr>
        <w:t>ON</w:t>
      </w:r>
      <w:r w:rsidRPr="00FF70C4">
        <w:rPr>
          <w:rFonts w:ascii="Cascadia Mono" w:hAnsi="Cascadia Mono" w:cs="Cascadia Mono"/>
          <w:noProof w:val="0"/>
          <w:color w:val="000000"/>
          <w:kern w:val="0"/>
          <w:sz w:val="24"/>
          <w:szCs w:val="24"/>
          <w:lang w:val="en-US"/>
        </w:rPr>
        <w:t xml:space="preserve"> [Table]</w:t>
      </w:r>
    </w:p>
    <w:p w14:paraId="38CC16FF" w14:textId="77777777" w:rsidR="00FF70C4" w:rsidRPr="00FF70C4" w:rsidRDefault="00FF70C4" w:rsidP="00FF7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F70C4">
        <w:rPr>
          <w:rFonts w:ascii="Cascadia Mono" w:hAnsi="Cascadia Mono" w:cs="Cascadia Mono"/>
          <w:noProof w:val="0"/>
          <w:color w:val="0000FF"/>
          <w:kern w:val="0"/>
          <w:sz w:val="24"/>
          <w:szCs w:val="24"/>
          <w:lang w:val="en-US"/>
        </w:rPr>
        <w:t>INSTEAD</w:t>
      </w:r>
      <w:r w:rsidRPr="00FF70C4">
        <w:rPr>
          <w:rFonts w:ascii="Cascadia Mono" w:hAnsi="Cascadia Mono" w:cs="Cascadia Mono"/>
          <w:noProof w:val="0"/>
          <w:color w:val="000000"/>
          <w:kern w:val="0"/>
          <w:sz w:val="24"/>
          <w:szCs w:val="24"/>
          <w:lang w:val="en-US"/>
        </w:rPr>
        <w:t xml:space="preserve"> </w:t>
      </w:r>
      <w:r w:rsidRPr="00FF70C4">
        <w:rPr>
          <w:rFonts w:ascii="Cascadia Mono" w:hAnsi="Cascadia Mono" w:cs="Cascadia Mono"/>
          <w:noProof w:val="0"/>
          <w:color w:val="0000FF"/>
          <w:kern w:val="0"/>
          <w:sz w:val="24"/>
          <w:szCs w:val="24"/>
          <w:lang w:val="en-US"/>
        </w:rPr>
        <w:t>OF</w:t>
      </w:r>
      <w:r w:rsidRPr="00FF70C4">
        <w:rPr>
          <w:rFonts w:ascii="Cascadia Mono" w:hAnsi="Cascadia Mono" w:cs="Cascadia Mono"/>
          <w:noProof w:val="0"/>
          <w:color w:val="000000"/>
          <w:kern w:val="0"/>
          <w:sz w:val="24"/>
          <w:szCs w:val="24"/>
          <w:lang w:val="en-US"/>
        </w:rPr>
        <w:t xml:space="preserve"> </w:t>
      </w:r>
      <w:r w:rsidRPr="00FF70C4">
        <w:rPr>
          <w:rFonts w:ascii="Cascadia Mono" w:hAnsi="Cascadia Mono" w:cs="Cascadia Mono"/>
          <w:noProof w:val="0"/>
          <w:color w:val="0000FF"/>
          <w:kern w:val="0"/>
          <w:sz w:val="24"/>
          <w:szCs w:val="24"/>
          <w:lang w:val="en-US"/>
        </w:rPr>
        <w:t>INSERT</w:t>
      </w:r>
    </w:p>
    <w:p w14:paraId="089B0663" w14:textId="77777777" w:rsidR="00FF70C4" w:rsidRPr="00FF70C4" w:rsidRDefault="00FF70C4" w:rsidP="00FF7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F70C4">
        <w:rPr>
          <w:rFonts w:ascii="Cascadia Mono" w:hAnsi="Cascadia Mono" w:cs="Cascadia Mono"/>
          <w:noProof w:val="0"/>
          <w:color w:val="0000FF"/>
          <w:kern w:val="0"/>
          <w:sz w:val="24"/>
          <w:szCs w:val="24"/>
          <w:lang w:val="en-US"/>
        </w:rPr>
        <w:t>AS</w:t>
      </w:r>
    </w:p>
    <w:p w14:paraId="3E50BDF6" w14:textId="77777777" w:rsidR="00FF70C4" w:rsidRPr="00FF70C4" w:rsidRDefault="00FF70C4" w:rsidP="00FF7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F70C4">
        <w:rPr>
          <w:rFonts w:ascii="Cascadia Mono" w:hAnsi="Cascadia Mono" w:cs="Cascadia Mono"/>
          <w:noProof w:val="0"/>
          <w:color w:val="0000FF"/>
          <w:kern w:val="0"/>
          <w:sz w:val="24"/>
          <w:szCs w:val="24"/>
          <w:lang w:val="en-US"/>
        </w:rPr>
        <w:t>BEGIN</w:t>
      </w:r>
    </w:p>
    <w:p w14:paraId="3A945079" w14:textId="77777777" w:rsidR="00FF70C4" w:rsidRPr="00FF70C4" w:rsidRDefault="00FF70C4" w:rsidP="00FF7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F70C4">
        <w:rPr>
          <w:rFonts w:ascii="Cascadia Mono" w:hAnsi="Cascadia Mono" w:cs="Cascadia Mono"/>
          <w:noProof w:val="0"/>
          <w:color w:val="000000"/>
          <w:kern w:val="0"/>
          <w:sz w:val="24"/>
          <w:szCs w:val="24"/>
          <w:lang w:val="en-US"/>
        </w:rPr>
        <w:tab/>
      </w:r>
      <w:r w:rsidRPr="00FF70C4">
        <w:rPr>
          <w:rFonts w:ascii="Cascadia Mono" w:hAnsi="Cascadia Mono" w:cs="Cascadia Mono"/>
          <w:noProof w:val="0"/>
          <w:color w:val="0000FF"/>
          <w:kern w:val="0"/>
          <w:sz w:val="24"/>
          <w:szCs w:val="24"/>
          <w:lang w:val="en-US"/>
        </w:rPr>
        <w:t>BEGIN</w:t>
      </w:r>
      <w:r w:rsidRPr="00FF70C4">
        <w:rPr>
          <w:rFonts w:ascii="Cascadia Mono" w:hAnsi="Cascadia Mono" w:cs="Cascadia Mono"/>
          <w:noProof w:val="0"/>
          <w:color w:val="000000"/>
          <w:kern w:val="0"/>
          <w:sz w:val="24"/>
          <w:szCs w:val="24"/>
          <w:lang w:val="en-US"/>
        </w:rPr>
        <w:t xml:space="preserve"> </w:t>
      </w:r>
      <w:r w:rsidRPr="00FF70C4">
        <w:rPr>
          <w:rFonts w:ascii="Cascadia Mono" w:hAnsi="Cascadia Mono" w:cs="Cascadia Mono"/>
          <w:noProof w:val="0"/>
          <w:color w:val="0000FF"/>
          <w:kern w:val="0"/>
          <w:sz w:val="24"/>
          <w:szCs w:val="24"/>
          <w:lang w:val="en-US"/>
        </w:rPr>
        <w:t>TRANSACTION</w:t>
      </w:r>
    </w:p>
    <w:p w14:paraId="66DFFE15" w14:textId="77777777" w:rsidR="00FF70C4" w:rsidRPr="00FF70C4" w:rsidRDefault="00FF70C4" w:rsidP="00FF7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F70C4">
        <w:rPr>
          <w:rFonts w:ascii="Cascadia Mono" w:hAnsi="Cascadia Mono" w:cs="Cascadia Mono"/>
          <w:noProof w:val="0"/>
          <w:color w:val="000000"/>
          <w:kern w:val="0"/>
          <w:sz w:val="24"/>
          <w:szCs w:val="24"/>
          <w:lang w:val="en-US"/>
        </w:rPr>
        <w:tab/>
      </w:r>
      <w:r w:rsidRPr="00FF70C4">
        <w:rPr>
          <w:rFonts w:ascii="Cascadia Mono" w:hAnsi="Cascadia Mono" w:cs="Cascadia Mono"/>
          <w:noProof w:val="0"/>
          <w:color w:val="000000"/>
          <w:kern w:val="0"/>
          <w:sz w:val="24"/>
          <w:szCs w:val="24"/>
          <w:lang w:val="en-US"/>
        </w:rPr>
        <w:tab/>
      </w:r>
      <w:r w:rsidRPr="00FF70C4">
        <w:rPr>
          <w:rFonts w:ascii="Cascadia Mono" w:hAnsi="Cascadia Mono" w:cs="Cascadia Mono"/>
          <w:noProof w:val="0"/>
          <w:color w:val="0000FF"/>
          <w:kern w:val="0"/>
          <w:sz w:val="24"/>
          <w:szCs w:val="24"/>
          <w:lang w:val="en-US"/>
        </w:rPr>
        <w:t>DECLARE</w:t>
      </w:r>
      <w:r w:rsidRPr="00FF70C4">
        <w:rPr>
          <w:rFonts w:ascii="Cascadia Mono" w:hAnsi="Cascadia Mono" w:cs="Cascadia Mono"/>
          <w:noProof w:val="0"/>
          <w:color w:val="000000"/>
          <w:kern w:val="0"/>
          <w:sz w:val="24"/>
          <w:szCs w:val="24"/>
          <w:lang w:val="en-US"/>
        </w:rPr>
        <w:t xml:space="preserve"> @ID </w:t>
      </w:r>
      <w:proofErr w:type="gramStart"/>
      <w:r w:rsidRPr="00FF70C4">
        <w:rPr>
          <w:rFonts w:ascii="Cascadia Mono" w:hAnsi="Cascadia Mono" w:cs="Cascadia Mono"/>
          <w:noProof w:val="0"/>
          <w:color w:val="0000FF"/>
          <w:kern w:val="0"/>
          <w:sz w:val="24"/>
          <w:szCs w:val="24"/>
          <w:lang w:val="en-US"/>
        </w:rPr>
        <w:t>VARCHAR</w:t>
      </w:r>
      <w:r w:rsidRPr="00FF70C4">
        <w:rPr>
          <w:rFonts w:ascii="Cascadia Mono" w:hAnsi="Cascadia Mono" w:cs="Cascadia Mono"/>
          <w:noProof w:val="0"/>
          <w:color w:val="808080"/>
          <w:kern w:val="0"/>
          <w:sz w:val="24"/>
          <w:szCs w:val="24"/>
          <w:lang w:val="en-US"/>
        </w:rPr>
        <w:t>(</w:t>
      </w:r>
      <w:proofErr w:type="gramEnd"/>
      <w:r w:rsidRPr="00FF70C4">
        <w:rPr>
          <w:rFonts w:ascii="Cascadia Mono" w:hAnsi="Cascadia Mono" w:cs="Cascadia Mono"/>
          <w:noProof w:val="0"/>
          <w:color w:val="000000"/>
          <w:kern w:val="0"/>
          <w:sz w:val="24"/>
          <w:szCs w:val="24"/>
          <w:lang w:val="en-US"/>
        </w:rPr>
        <w:t>3</w:t>
      </w:r>
      <w:r w:rsidRPr="00FF70C4">
        <w:rPr>
          <w:rFonts w:ascii="Cascadia Mono" w:hAnsi="Cascadia Mono" w:cs="Cascadia Mono"/>
          <w:noProof w:val="0"/>
          <w:color w:val="808080"/>
          <w:kern w:val="0"/>
          <w:sz w:val="24"/>
          <w:szCs w:val="24"/>
          <w:lang w:val="en-US"/>
        </w:rPr>
        <w:t>)</w:t>
      </w:r>
    </w:p>
    <w:p w14:paraId="3A235A73" w14:textId="77777777" w:rsidR="00FF70C4" w:rsidRPr="00FF70C4" w:rsidRDefault="00FF70C4" w:rsidP="00FF7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F70C4">
        <w:rPr>
          <w:rFonts w:ascii="Cascadia Mono" w:hAnsi="Cascadia Mono" w:cs="Cascadia Mono"/>
          <w:noProof w:val="0"/>
          <w:color w:val="000000"/>
          <w:kern w:val="0"/>
          <w:sz w:val="24"/>
          <w:szCs w:val="24"/>
          <w:lang w:val="en-US"/>
        </w:rPr>
        <w:tab/>
      </w:r>
      <w:r w:rsidRPr="00FF70C4">
        <w:rPr>
          <w:rFonts w:ascii="Cascadia Mono" w:hAnsi="Cascadia Mono" w:cs="Cascadia Mono"/>
          <w:noProof w:val="0"/>
          <w:color w:val="000000"/>
          <w:kern w:val="0"/>
          <w:sz w:val="24"/>
          <w:szCs w:val="24"/>
          <w:lang w:val="en-US"/>
        </w:rPr>
        <w:tab/>
      </w:r>
      <w:r w:rsidRPr="00FF70C4">
        <w:rPr>
          <w:rFonts w:ascii="Cascadia Mono" w:hAnsi="Cascadia Mono" w:cs="Cascadia Mono"/>
          <w:noProof w:val="0"/>
          <w:color w:val="0000FF"/>
          <w:kern w:val="0"/>
          <w:sz w:val="24"/>
          <w:szCs w:val="24"/>
          <w:lang w:val="en-US"/>
        </w:rPr>
        <w:t>DECLARE</w:t>
      </w:r>
      <w:r w:rsidRPr="00FF70C4">
        <w:rPr>
          <w:rFonts w:ascii="Cascadia Mono" w:hAnsi="Cascadia Mono" w:cs="Cascadia Mono"/>
          <w:noProof w:val="0"/>
          <w:color w:val="000000"/>
          <w:kern w:val="0"/>
          <w:sz w:val="24"/>
          <w:szCs w:val="24"/>
          <w:lang w:val="en-US"/>
        </w:rPr>
        <w:t xml:space="preserve"> @status </w:t>
      </w:r>
      <w:proofErr w:type="gramStart"/>
      <w:r w:rsidRPr="00FF70C4">
        <w:rPr>
          <w:rFonts w:ascii="Cascadia Mono" w:hAnsi="Cascadia Mono" w:cs="Cascadia Mono"/>
          <w:noProof w:val="0"/>
          <w:color w:val="0000FF"/>
          <w:kern w:val="0"/>
          <w:sz w:val="24"/>
          <w:szCs w:val="24"/>
          <w:lang w:val="en-US"/>
        </w:rPr>
        <w:t>NVARCHAR</w:t>
      </w:r>
      <w:r w:rsidRPr="00FF70C4">
        <w:rPr>
          <w:rFonts w:ascii="Cascadia Mono" w:hAnsi="Cascadia Mono" w:cs="Cascadia Mono"/>
          <w:noProof w:val="0"/>
          <w:color w:val="808080"/>
          <w:kern w:val="0"/>
          <w:sz w:val="24"/>
          <w:szCs w:val="24"/>
          <w:lang w:val="en-US"/>
        </w:rPr>
        <w:t>(</w:t>
      </w:r>
      <w:proofErr w:type="gramEnd"/>
      <w:r w:rsidRPr="00FF70C4">
        <w:rPr>
          <w:rFonts w:ascii="Cascadia Mono" w:hAnsi="Cascadia Mono" w:cs="Cascadia Mono"/>
          <w:noProof w:val="0"/>
          <w:color w:val="FF00FF"/>
          <w:kern w:val="0"/>
          <w:sz w:val="24"/>
          <w:szCs w:val="24"/>
          <w:lang w:val="en-US"/>
        </w:rPr>
        <w:t>max</w:t>
      </w:r>
      <w:r w:rsidRPr="00FF70C4">
        <w:rPr>
          <w:rFonts w:ascii="Cascadia Mono" w:hAnsi="Cascadia Mono" w:cs="Cascadia Mono"/>
          <w:noProof w:val="0"/>
          <w:color w:val="808080"/>
          <w:kern w:val="0"/>
          <w:sz w:val="24"/>
          <w:szCs w:val="24"/>
          <w:lang w:val="en-US"/>
        </w:rPr>
        <w:t>)</w:t>
      </w:r>
    </w:p>
    <w:p w14:paraId="7951BA0D" w14:textId="77777777" w:rsidR="00FF70C4" w:rsidRPr="00FF70C4" w:rsidRDefault="00FF70C4" w:rsidP="00FF7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F70C4">
        <w:rPr>
          <w:rFonts w:ascii="Cascadia Mono" w:hAnsi="Cascadia Mono" w:cs="Cascadia Mono"/>
          <w:noProof w:val="0"/>
          <w:color w:val="000000"/>
          <w:kern w:val="0"/>
          <w:sz w:val="24"/>
          <w:szCs w:val="24"/>
          <w:lang w:val="en-US"/>
        </w:rPr>
        <w:tab/>
      </w:r>
      <w:r w:rsidRPr="00FF70C4">
        <w:rPr>
          <w:rFonts w:ascii="Cascadia Mono" w:hAnsi="Cascadia Mono" w:cs="Cascadia Mono"/>
          <w:noProof w:val="0"/>
          <w:color w:val="000000"/>
          <w:kern w:val="0"/>
          <w:sz w:val="24"/>
          <w:szCs w:val="24"/>
          <w:lang w:val="en-US"/>
        </w:rPr>
        <w:tab/>
      </w:r>
      <w:r w:rsidRPr="00FF70C4">
        <w:rPr>
          <w:rFonts w:ascii="Cascadia Mono" w:hAnsi="Cascadia Mono" w:cs="Cascadia Mono"/>
          <w:noProof w:val="0"/>
          <w:color w:val="0000FF"/>
          <w:kern w:val="0"/>
          <w:sz w:val="24"/>
          <w:szCs w:val="24"/>
          <w:lang w:val="en-US"/>
        </w:rPr>
        <w:t>DECLARE</w:t>
      </w:r>
      <w:r w:rsidRPr="00FF70C4">
        <w:rPr>
          <w:rFonts w:ascii="Cascadia Mono" w:hAnsi="Cascadia Mono" w:cs="Cascadia Mono"/>
          <w:noProof w:val="0"/>
          <w:color w:val="000000"/>
          <w:kern w:val="0"/>
          <w:sz w:val="24"/>
          <w:szCs w:val="24"/>
          <w:lang w:val="en-US"/>
        </w:rPr>
        <w:t xml:space="preserve"> @name </w:t>
      </w:r>
      <w:proofErr w:type="gramStart"/>
      <w:r w:rsidRPr="00FF70C4">
        <w:rPr>
          <w:rFonts w:ascii="Cascadia Mono" w:hAnsi="Cascadia Mono" w:cs="Cascadia Mono"/>
          <w:noProof w:val="0"/>
          <w:color w:val="0000FF"/>
          <w:kern w:val="0"/>
          <w:sz w:val="24"/>
          <w:szCs w:val="24"/>
          <w:lang w:val="en-US"/>
        </w:rPr>
        <w:t>NVARCHAR</w:t>
      </w:r>
      <w:r w:rsidRPr="00FF70C4">
        <w:rPr>
          <w:rFonts w:ascii="Cascadia Mono" w:hAnsi="Cascadia Mono" w:cs="Cascadia Mono"/>
          <w:noProof w:val="0"/>
          <w:color w:val="808080"/>
          <w:kern w:val="0"/>
          <w:sz w:val="24"/>
          <w:szCs w:val="24"/>
          <w:lang w:val="en-US"/>
        </w:rPr>
        <w:t>(</w:t>
      </w:r>
      <w:proofErr w:type="gramEnd"/>
      <w:r w:rsidRPr="00FF70C4">
        <w:rPr>
          <w:rFonts w:ascii="Cascadia Mono" w:hAnsi="Cascadia Mono" w:cs="Cascadia Mono"/>
          <w:noProof w:val="0"/>
          <w:color w:val="FF00FF"/>
          <w:kern w:val="0"/>
          <w:sz w:val="24"/>
          <w:szCs w:val="24"/>
          <w:lang w:val="en-US"/>
        </w:rPr>
        <w:t>max</w:t>
      </w:r>
      <w:r w:rsidRPr="00FF70C4">
        <w:rPr>
          <w:rFonts w:ascii="Cascadia Mono" w:hAnsi="Cascadia Mono" w:cs="Cascadia Mono"/>
          <w:noProof w:val="0"/>
          <w:color w:val="808080"/>
          <w:kern w:val="0"/>
          <w:sz w:val="24"/>
          <w:szCs w:val="24"/>
          <w:lang w:val="en-US"/>
        </w:rPr>
        <w:t>)</w:t>
      </w:r>
    </w:p>
    <w:p w14:paraId="4F5B817A" w14:textId="77777777" w:rsidR="00FF70C4" w:rsidRPr="00FF70C4" w:rsidRDefault="00FF70C4" w:rsidP="00FF7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F70C4">
        <w:rPr>
          <w:rFonts w:ascii="Cascadia Mono" w:hAnsi="Cascadia Mono" w:cs="Cascadia Mono"/>
          <w:noProof w:val="0"/>
          <w:color w:val="000000"/>
          <w:kern w:val="0"/>
          <w:sz w:val="24"/>
          <w:szCs w:val="24"/>
          <w:lang w:val="en-US"/>
        </w:rPr>
        <w:tab/>
      </w:r>
      <w:r w:rsidRPr="00FF70C4">
        <w:rPr>
          <w:rFonts w:ascii="Cascadia Mono" w:hAnsi="Cascadia Mono" w:cs="Cascadia Mono"/>
          <w:noProof w:val="0"/>
          <w:color w:val="000000"/>
          <w:kern w:val="0"/>
          <w:sz w:val="24"/>
          <w:szCs w:val="24"/>
          <w:lang w:val="en-US"/>
        </w:rPr>
        <w:tab/>
      </w:r>
      <w:r w:rsidRPr="00FF70C4">
        <w:rPr>
          <w:rFonts w:ascii="Cascadia Mono" w:hAnsi="Cascadia Mono" w:cs="Cascadia Mono"/>
          <w:noProof w:val="0"/>
          <w:color w:val="0000FF"/>
          <w:kern w:val="0"/>
          <w:sz w:val="24"/>
          <w:szCs w:val="24"/>
          <w:lang w:val="en-US"/>
        </w:rPr>
        <w:t>DECLARE</w:t>
      </w:r>
      <w:r w:rsidRPr="00FF70C4">
        <w:rPr>
          <w:rFonts w:ascii="Cascadia Mono" w:hAnsi="Cascadia Mono" w:cs="Cascadia Mono"/>
          <w:noProof w:val="0"/>
          <w:color w:val="000000"/>
          <w:kern w:val="0"/>
          <w:sz w:val="24"/>
          <w:szCs w:val="24"/>
          <w:lang w:val="en-US"/>
        </w:rPr>
        <w:t xml:space="preserve"> @errorMessage </w:t>
      </w:r>
      <w:proofErr w:type="gramStart"/>
      <w:r w:rsidRPr="00FF70C4">
        <w:rPr>
          <w:rFonts w:ascii="Cascadia Mono" w:hAnsi="Cascadia Mono" w:cs="Cascadia Mono"/>
          <w:noProof w:val="0"/>
          <w:color w:val="0000FF"/>
          <w:kern w:val="0"/>
          <w:sz w:val="24"/>
          <w:szCs w:val="24"/>
          <w:lang w:val="en-US"/>
        </w:rPr>
        <w:t>NVARCHAR</w:t>
      </w:r>
      <w:r w:rsidRPr="00FF70C4">
        <w:rPr>
          <w:rFonts w:ascii="Cascadia Mono" w:hAnsi="Cascadia Mono" w:cs="Cascadia Mono"/>
          <w:noProof w:val="0"/>
          <w:color w:val="808080"/>
          <w:kern w:val="0"/>
          <w:sz w:val="24"/>
          <w:szCs w:val="24"/>
          <w:lang w:val="en-US"/>
        </w:rPr>
        <w:t>(</w:t>
      </w:r>
      <w:proofErr w:type="gramEnd"/>
      <w:r w:rsidRPr="00FF70C4">
        <w:rPr>
          <w:rFonts w:ascii="Cascadia Mono" w:hAnsi="Cascadia Mono" w:cs="Cascadia Mono"/>
          <w:noProof w:val="0"/>
          <w:color w:val="FF00FF"/>
          <w:kern w:val="0"/>
          <w:sz w:val="24"/>
          <w:szCs w:val="24"/>
          <w:lang w:val="en-US"/>
        </w:rPr>
        <w:t>max</w:t>
      </w:r>
      <w:r w:rsidRPr="00FF70C4">
        <w:rPr>
          <w:rFonts w:ascii="Cascadia Mono" w:hAnsi="Cascadia Mono" w:cs="Cascadia Mono"/>
          <w:noProof w:val="0"/>
          <w:color w:val="808080"/>
          <w:kern w:val="0"/>
          <w:sz w:val="24"/>
          <w:szCs w:val="24"/>
          <w:lang w:val="en-US"/>
        </w:rPr>
        <w:t>)</w:t>
      </w:r>
    </w:p>
    <w:p w14:paraId="04830FCC" w14:textId="77777777" w:rsidR="00FF70C4" w:rsidRPr="00FF70C4" w:rsidRDefault="00FF70C4" w:rsidP="00FF7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F70C4">
        <w:rPr>
          <w:rFonts w:ascii="Cascadia Mono" w:hAnsi="Cascadia Mono" w:cs="Cascadia Mono"/>
          <w:noProof w:val="0"/>
          <w:color w:val="000000"/>
          <w:kern w:val="0"/>
          <w:sz w:val="24"/>
          <w:szCs w:val="24"/>
          <w:lang w:val="en-US"/>
        </w:rPr>
        <w:tab/>
      </w:r>
      <w:r w:rsidRPr="00FF70C4">
        <w:rPr>
          <w:rFonts w:ascii="Cascadia Mono" w:hAnsi="Cascadia Mono" w:cs="Cascadia Mono"/>
          <w:noProof w:val="0"/>
          <w:color w:val="000000"/>
          <w:kern w:val="0"/>
          <w:sz w:val="24"/>
          <w:szCs w:val="24"/>
          <w:lang w:val="en-US"/>
        </w:rPr>
        <w:tab/>
      </w:r>
      <w:r w:rsidRPr="00FF70C4">
        <w:rPr>
          <w:rFonts w:ascii="Cascadia Mono" w:hAnsi="Cascadia Mono" w:cs="Cascadia Mono"/>
          <w:noProof w:val="0"/>
          <w:color w:val="0000FF"/>
          <w:kern w:val="0"/>
          <w:sz w:val="24"/>
          <w:szCs w:val="24"/>
          <w:lang w:val="en-US"/>
        </w:rPr>
        <w:t>SET</w:t>
      </w:r>
      <w:r w:rsidRPr="00FF70C4">
        <w:rPr>
          <w:rFonts w:ascii="Cascadia Mono" w:hAnsi="Cascadia Mono" w:cs="Cascadia Mono"/>
          <w:noProof w:val="0"/>
          <w:color w:val="000000"/>
          <w:kern w:val="0"/>
          <w:sz w:val="24"/>
          <w:szCs w:val="24"/>
          <w:lang w:val="en-US"/>
        </w:rPr>
        <w:t xml:space="preserve"> @status </w:t>
      </w:r>
      <w:r w:rsidRPr="00FF70C4">
        <w:rPr>
          <w:rFonts w:ascii="Cascadia Mono" w:hAnsi="Cascadia Mono" w:cs="Cascadia Mono"/>
          <w:noProof w:val="0"/>
          <w:color w:val="808080"/>
          <w:kern w:val="0"/>
          <w:sz w:val="24"/>
          <w:szCs w:val="24"/>
          <w:lang w:val="en-US"/>
        </w:rPr>
        <w:t>=</w:t>
      </w:r>
      <w:r w:rsidRPr="00FF70C4">
        <w:rPr>
          <w:rFonts w:ascii="Cascadia Mono" w:hAnsi="Cascadia Mono" w:cs="Cascadia Mono"/>
          <w:noProof w:val="0"/>
          <w:color w:val="000000"/>
          <w:kern w:val="0"/>
          <w:sz w:val="24"/>
          <w:szCs w:val="24"/>
          <w:lang w:val="en-US"/>
        </w:rPr>
        <w:t xml:space="preserve"> </w:t>
      </w:r>
      <w:r w:rsidRPr="00FF70C4">
        <w:rPr>
          <w:rFonts w:ascii="Cascadia Mono" w:hAnsi="Cascadia Mono" w:cs="Cascadia Mono"/>
          <w:noProof w:val="0"/>
          <w:color w:val="FF0000"/>
          <w:kern w:val="0"/>
          <w:sz w:val="24"/>
          <w:szCs w:val="24"/>
          <w:lang w:val="en-US"/>
        </w:rPr>
        <w:t>'Available'</w:t>
      </w:r>
    </w:p>
    <w:p w14:paraId="3301BCDB" w14:textId="77777777" w:rsidR="00FF70C4" w:rsidRPr="00FF70C4" w:rsidRDefault="00FF70C4" w:rsidP="00FF7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F70C4">
        <w:rPr>
          <w:rFonts w:ascii="Cascadia Mono" w:hAnsi="Cascadia Mono" w:cs="Cascadia Mono"/>
          <w:noProof w:val="0"/>
          <w:color w:val="000000"/>
          <w:kern w:val="0"/>
          <w:sz w:val="24"/>
          <w:szCs w:val="24"/>
          <w:lang w:val="en-US"/>
        </w:rPr>
        <w:tab/>
      </w:r>
      <w:r w:rsidRPr="00FF70C4">
        <w:rPr>
          <w:rFonts w:ascii="Cascadia Mono" w:hAnsi="Cascadia Mono" w:cs="Cascadia Mono"/>
          <w:noProof w:val="0"/>
          <w:color w:val="000000"/>
          <w:kern w:val="0"/>
          <w:sz w:val="24"/>
          <w:szCs w:val="24"/>
          <w:lang w:val="en-US"/>
        </w:rPr>
        <w:tab/>
      </w:r>
      <w:r w:rsidRPr="00FF70C4">
        <w:rPr>
          <w:rFonts w:ascii="Cascadia Mono" w:hAnsi="Cascadia Mono" w:cs="Cascadia Mono"/>
          <w:noProof w:val="0"/>
          <w:color w:val="008000"/>
          <w:kern w:val="0"/>
          <w:sz w:val="24"/>
          <w:szCs w:val="24"/>
          <w:lang w:val="en-US"/>
        </w:rPr>
        <w:t>--LẤY TABLEID CUỐI CÙNG</w:t>
      </w:r>
    </w:p>
    <w:p w14:paraId="64B6FCCA" w14:textId="77777777" w:rsidR="00FF70C4" w:rsidRPr="00FF70C4" w:rsidRDefault="00FF70C4" w:rsidP="00FF7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F70C4">
        <w:rPr>
          <w:rFonts w:ascii="Cascadia Mono" w:hAnsi="Cascadia Mono" w:cs="Cascadia Mono"/>
          <w:noProof w:val="0"/>
          <w:color w:val="000000"/>
          <w:kern w:val="0"/>
          <w:sz w:val="24"/>
          <w:szCs w:val="24"/>
          <w:lang w:val="en-US"/>
        </w:rPr>
        <w:tab/>
      </w:r>
      <w:r w:rsidRPr="00FF70C4">
        <w:rPr>
          <w:rFonts w:ascii="Cascadia Mono" w:hAnsi="Cascadia Mono" w:cs="Cascadia Mono"/>
          <w:noProof w:val="0"/>
          <w:color w:val="000000"/>
          <w:kern w:val="0"/>
          <w:sz w:val="24"/>
          <w:szCs w:val="24"/>
          <w:lang w:val="en-US"/>
        </w:rPr>
        <w:tab/>
      </w:r>
      <w:r w:rsidRPr="00FF70C4">
        <w:rPr>
          <w:rFonts w:ascii="Cascadia Mono" w:hAnsi="Cascadia Mono" w:cs="Cascadia Mono"/>
          <w:noProof w:val="0"/>
          <w:color w:val="0000FF"/>
          <w:kern w:val="0"/>
          <w:sz w:val="24"/>
          <w:szCs w:val="24"/>
          <w:lang w:val="en-US"/>
        </w:rPr>
        <w:t>DECLARE</w:t>
      </w:r>
      <w:r w:rsidRPr="00FF70C4">
        <w:rPr>
          <w:rFonts w:ascii="Cascadia Mono" w:hAnsi="Cascadia Mono" w:cs="Cascadia Mono"/>
          <w:noProof w:val="0"/>
          <w:color w:val="000000"/>
          <w:kern w:val="0"/>
          <w:sz w:val="24"/>
          <w:szCs w:val="24"/>
          <w:lang w:val="en-US"/>
        </w:rPr>
        <w:t xml:space="preserve"> @lastTableID </w:t>
      </w:r>
      <w:proofErr w:type="gramStart"/>
      <w:r w:rsidRPr="00FF70C4">
        <w:rPr>
          <w:rFonts w:ascii="Cascadia Mono" w:hAnsi="Cascadia Mono" w:cs="Cascadia Mono"/>
          <w:noProof w:val="0"/>
          <w:color w:val="0000FF"/>
          <w:kern w:val="0"/>
          <w:sz w:val="24"/>
          <w:szCs w:val="24"/>
          <w:lang w:val="en-US"/>
        </w:rPr>
        <w:t>VARCHAR</w:t>
      </w:r>
      <w:r w:rsidRPr="00FF70C4">
        <w:rPr>
          <w:rFonts w:ascii="Cascadia Mono" w:hAnsi="Cascadia Mono" w:cs="Cascadia Mono"/>
          <w:noProof w:val="0"/>
          <w:color w:val="808080"/>
          <w:kern w:val="0"/>
          <w:sz w:val="24"/>
          <w:szCs w:val="24"/>
          <w:lang w:val="en-US"/>
        </w:rPr>
        <w:t>(</w:t>
      </w:r>
      <w:proofErr w:type="gramEnd"/>
      <w:r w:rsidRPr="00FF70C4">
        <w:rPr>
          <w:rFonts w:ascii="Cascadia Mono" w:hAnsi="Cascadia Mono" w:cs="Cascadia Mono"/>
          <w:noProof w:val="0"/>
          <w:color w:val="000000"/>
          <w:kern w:val="0"/>
          <w:sz w:val="24"/>
          <w:szCs w:val="24"/>
          <w:lang w:val="en-US"/>
        </w:rPr>
        <w:t>3</w:t>
      </w:r>
      <w:r w:rsidRPr="00FF70C4">
        <w:rPr>
          <w:rFonts w:ascii="Cascadia Mono" w:hAnsi="Cascadia Mono" w:cs="Cascadia Mono"/>
          <w:noProof w:val="0"/>
          <w:color w:val="808080"/>
          <w:kern w:val="0"/>
          <w:sz w:val="24"/>
          <w:szCs w:val="24"/>
          <w:lang w:val="en-US"/>
        </w:rPr>
        <w:t>)</w:t>
      </w:r>
    </w:p>
    <w:p w14:paraId="5B0CCC6A" w14:textId="77777777" w:rsidR="00FF70C4" w:rsidRPr="00FF70C4" w:rsidRDefault="00FF70C4" w:rsidP="00FF7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F70C4">
        <w:rPr>
          <w:rFonts w:ascii="Cascadia Mono" w:hAnsi="Cascadia Mono" w:cs="Cascadia Mono"/>
          <w:noProof w:val="0"/>
          <w:color w:val="000000"/>
          <w:kern w:val="0"/>
          <w:sz w:val="24"/>
          <w:szCs w:val="24"/>
          <w:lang w:val="en-US"/>
        </w:rPr>
        <w:tab/>
      </w:r>
      <w:r w:rsidRPr="00FF70C4">
        <w:rPr>
          <w:rFonts w:ascii="Cascadia Mono" w:hAnsi="Cascadia Mono" w:cs="Cascadia Mono"/>
          <w:noProof w:val="0"/>
          <w:color w:val="000000"/>
          <w:kern w:val="0"/>
          <w:sz w:val="24"/>
          <w:szCs w:val="24"/>
          <w:lang w:val="en-US"/>
        </w:rPr>
        <w:tab/>
      </w:r>
      <w:r w:rsidRPr="00FF70C4">
        <w:rPr>
          <w:rFonts w:ascii="Cascadia Mono" w:hAnsi="Cascadia Mono" w:cs="Cascadia Mono"/>
          <w:noProof w:val="0"/>
          <w:color w:val="0000FF"/>
          <w:kern w:val="0"/>
          <w:sz w:val="24"/>
          <w:szCs w:val="24"/>
          <w:lang w:val="en-US"/>
        </w:rPr>
        <w:t>SELECT</w:t>
      </w:r>
      <w:r w:rsidRPr="00FF70C4">
        <w:rPr>
          <w:rFonts w:ascii="Cascadia Mono" w:hAnsi="Cascadia Mono" w:cs="Cascadia Mono"/>
          <w:noProof w:val="0"/>
          <w:color w:val="000000"/>
          <w:kern w:val="0"/>
          <w:sz w:val="24"/>
          <w:szCs w:val="24"/>
          <w:lang w:val="en-US"/>
        </w:rPr>
        <w:t xml:space="preserve"> @lastTableID </w:t>
      </w:r>
      <w:r w:rsidRPr="00FF70C4">
        <w:rPr>
          <w:rFonts w:ascii="Cascadia Mono" w:hAnsi="Cascadia Mono" w:cs="Cascadia Mono"/>
          <w:noProof w:val="0"/>
          <w:color w:val="808080"/>
          <w:kern w:val="0"/>
          <w:sz w:val="24"/>
          <w:szCs w:val="24"/>
          <w:lang w:val="en-US"/>
        </w:rPr>
        <w:t>=</w:t>
      </w:r>
      <w:r w:rsidRPr="00FF70C4">
        <w:rPr>
          <w:rFonts w:ascii="Cascadia Mono" w:hAnsi="Cascadia Mono" w:cs="Cascadia Mono"/>
          <w:noProof w:val="0"/>
          <w:color w:val="000000"/>
          <w:kern w:val="0"/>
          <w:sz w:val="24"/>
          <w:szCs w:val="24"/>
          <w:lang w:val="en-US"/>
        </w:rPr>
        <w:t xml:space="preserve"> </w:t>
      </w:r>
      <w:r w:rsidRPr="00FF70C4">
        <w:rPr>
          <w:rFonts w:ascii="Cascadia Mono" w:hAnsi="Cascadia Mono" w:cs="Cascadia Mono"/>
          <w:noProof w:val="0"/>
          <w:color w:val="FF00FF"/>
          <w:kern w:val="0"/>
          <w:sz w:val="24"/>
          <w:szCs w:val="24"/>
          <w:lang w:val="en-US"/>
        </w:rPr>
        <w:t>MAX</w:t>
      </w:r>
      <w:r w:rsidRPr="00FF70C4">
        <w:rPr>
          <w:rFonts w:ascii="Cascadia Mono" w:hAnsi="Cascadia Mono" w:cs="Cascadia Mono"/>
          <w:noProof w:val="0"/>
          <w:color w:val="808080"/>
          <w:kern w:val="0"/>
          <w:sz w:val="24"/>
          <w:szCs w:val="24"/>
          <w:lang w:val="en-US"/>
        </w:rPr>
        <w:t>(</w:t>
      </w:r>
      <w:r w:rsidRPr="00FF70C4">
        <w:rPr>
          <w:rFonts w:ascii="Cascadia Mono" w:hAnsi="Cascadia Mono" w:cs="Cascadia Mono"/>
          <w:noProof w:val="0"/>
          <w:color w:val="000000"/>
          <w:kern w:val="0"/>
          <w:sz w:val="24"/>
          <w:szCs w:val="24"/>
          <w:lang w:val="en-US"/>
        </w:rPr>
        <w:t>ID</w:t>
      </w:r>
      <w:r w:rsidRPr="00FF70C4">
        <w:rPr>
          <w:rFonts w:ascii="Cascadia Mono" w:hAnsi="Cascadia Mono" w:cs="Cascadia Mono"/>
          <w:noProof w:val="0"/>
          <w:color w:val="808080"/>
          <w:kern w:val="0"/>
          <w:sz w:val="24"/>
          <w:szCs w:val="24"/>
          <w:lang w:val="en-US"/>
        </w:rPr>
        <w:t>)</w:t>
      </w:r>
      <w:r w:rsidRPr="00FF70C4">
        <w:rPr>
          <w:rFonts w:ascii="Cascadia Mono" w:hAnsi="Cascadia Mono" w:cs="Cascadia Mono"/>
          <w:noProof w:val="0"/>
          <w:color w:val="000000"/>
          <w:kern w:val="0"/>
          <w:sz w:val="24"/>
          <w:szCs w:val="24"/>
          <w:lang w:val="en-US"/>
        </w:rPr>
        <w:t xml:space="preserve"> </w:t>
      </w:r>
      <w:r w:rsidRPr="00FF70C4">
        <w:rPr>
          <w:rFonts w:ascii="Cascadia Mono" w:hAnsi="Cascadia Mono" w:cs="Cascadia Mono"/>
          <w:noProof w:val="0"/>
          <w:color w:val="0000FF"/>
          <w:kern w:val="0"/>
          <w:sz w:val="24"/>
          <w:szCs w:val="24"/>
          <w:lang w:val="en-US"/>
        </w:rPr>
        <w:t>FROM</w:t>
      </w:r>
      <w:r w:rsidRPr="00FF70C4">
        <w:rPr>
          <w:rFonts w:ascii="Cascadia Mono" w:hAnsi="Cascadia Mono" w:cs="Cascadia Mono"/>
          <w:noProof w:val="0"/>
          <w:color w:val="000000"/>
          <w:kern w:val="0"/>
          <w:sz w:val="24"/>
          <w:szCs w:val="24"/>
          <w:lang w:val="en-US"/>
        </w:rPr>
        <w:t xml:space="preserve"> [Table]</w:t>
      </w:r>
    </w:p>
    <w:p w14:paraId="150AE217" w14:textId="77777777" w:rsidR="00FF70C4" w:rsidRPr="00FF70C4" w:rsidRDefault="00FF70C4" w:rsidP="00FF7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F70C4">
        <w:rPr>
          <w:rFonts w:ascii="Cascadia Mono" w:hAnsi="Cascadia Mono" w:cs="Cascadia Mono"/>
          <w:noProof w:val="0"/>
          <w:color w:val="000000"/>
          <w:kern w:val="0"/>
          <w:sz w:val="24"/>
          <w:szCs w:val="24"/>
          <w:lang w:val="en-US"/>
        </w:rPr>
        <w:tab/>
      </w:r>
      <w:r w:rsidRPr="00FF70C4">
        <w:rPr>
          <w:rFonts w:ascii="Cascadia Mono" w:hAnsi="Cascadia Mono" w:cs="Cascadia Mono"/>
          <w:noProof w:val="0"/>
          <w:color w:val="000000"/>
          <w:kern w:val="0"/>
          <w:sz w:val="24"/>
          <w:szCs w:val="24"/>
          <w:lang w:val="en-US"/>
        </w:rPr>
        <w:tab/>
      </w:r>
      <w:r w:rsidRPr="00FF70C4">
        <w:rPr>
          <w:rFonts w:ascii="Cascadia Mono" w:hAnsi="Cascadia Mono" w:cs="Cascadia Mono"/>
          <w:noProof w:val="0"/>
          <w:color w:val="008000"/>
          <w:kern w:val="0"/>
          <w:sz w:val="24"/>
          <w:szCs w:val="24"/>
          <w:lang w:val="en-US"/>
        </w:rPr>
        <w:t>--NẾU CHƯA CÓ TABLE NÀO THÌ TABLEID MỚI LÀ T01</w:t>
      </w:r>
    </w:p>
    <w:p w14:paraId="5D904F31" w14:textId="77777777" w:rsidR="00FF70C4" w:rsidRPr="00FF70C4" w:rsidRDefault="00FF70C4" w:rsidP="00FF7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F70C4">
        <w:rPr>
          <w:rFonts w:ascii="Cascadia Mono" w:hAnsi="Cascadia Mono" w:cs="Cascadia Mono"/>
          <w:noProof w:val="0"/>
          <w:color w:val="000000"/>
          <w:kern w:val="0"/>
          <w:sz w:val="24"/>
          <w:szCs w:val="24"/>
          <w:lang w:val="en-US"/>
        </w:rPr>
        <w:tab/>
      </w:r>
      <w:r w:rsidRPr="00FF70C4">
        <w:rPr>
          <w:rFonts w:ascii="Cascadia Mono" w:hAnsi="Cascadia Mono" w:cs="Cascadia Mono"/>
          <w:noProof w:val="0"/>
          <w:color w:val="000000"/>
          <w:kern w:val="0"/>
          <w:sz w:val="24"/>
          <w:szCs w:val="24"/>
          <w:lang w:val="en-US"/>
        </w:rPr>
        <w:tab/>
      </w:r>
      <w:r w:rsidRPr="00FF70C4">
        <w:rPr>
          <w:rFonts w:ascii="Cascadia Mono" w:hAnsi="Cascadia Mono" w:cs="Cascadia Mono"/>
          <w:noProof w:val="0"/>
          <w:color w:val="0000FF"/>
          <w:kern w:val="0"/>
          <w:sz w:val="24"/>
          <w:szCs w:val="24"/>
          <w:lang w:val="en-US"/>
        </w:rPr>
        <w:t>IF</w:t>
      </w:r>
      <w:r w:rsidRPr="00FF70C4">
        <w:rPr>
          <w:rFonts w:ascii="Cascadia Mono" w:hAnsi="Cascadia Mono" w:cs="Cascadia Mono"/>
          <w:noProof w:val="0"/>
          <w:color w:val="000000"/>
          <w:kern w:val="0"/>
          <w:sz w:val="24"/>
          <w:szCs w:val="24"/>
          <w:lang w:val="en-US"/>
        </w:rPr>
        <w:t xml:space="preserve"> @lastTableID </w:t>
      </w:r>
      <w:r w:rsidRPr="00FF70C4">
        <w:rPr>
          <w:rFonts w:ascii="Cascadia Mono" w:hAnsi="Cascadia Mono" w:cs="Cascadia Mono"/>
          <w:noProof w:val="0"/>
          <w:color w:val="808080"/>
          <w:kern w:val="0"/>
          <w:sz w:val="24"/>
          <w:szCs w:val="24"/>
          <w:lang w:val="en-US"/>
        </w:rPr>
        <w:t>IS</w:t>
      </w:r>
      <w:r w:rsidRPr="00FF70C4">
        <w:rPr>
          <w:rFonts w:ascii="Cascadia Mono" w:hAnsi="Cascadia Mono" w:cs="Cascadia Mono"/>
          <w:noProof w:val="0"/>
          <w:color w:val="000000"/>
          <w:kern w:val="0"/>
          <w:sz w:val="24"/>
          <w:szCs w:val="24"/>
          <w:lang w:val="en-US"/>
        </w:rPr>
        <w:t xml:space="preserve"> </w:t>
      </w:r>
      <w:r w:rsidRPr="00FF70C4">
        <w:rPr>
          <w:rFonts w:ascii="Cascadia Mono" w:hAnsi="Cascadia Mono" w:cs="Cascadia Mono"/>
          <w:noProof w:val="0"/>
          <w:color w:val="808080"/>
          <w:kern w:val="0"/>
          <w:sz w:val="24"/>
          <w:szCs w:val="24"/>
          <w:lang w:val="en-US"/>
        </w:rPr>
        <w:t>NULL</w:t>
      </w:r>
    </w:p>
    <w:p w14:paraId="043AE58B" w14:textId="77777777" w:rsidR="00FF70C4" w:rsidRPr="00FF70C4" w:rsidRDefault="00FF70C4" w:rsidP="00FF7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F70C4">
        <w:rPr>
          <w:rFonts w:ascii="Cascadia Mono" w:hAnsi="Cascadia Mono" w:cs="Cascadia Mono"/>
          <w:noProof w:val="0"/>
          <w:color w:val="000000"/>
          <w:kern w:val="0"/>
          <w:sz w:val="24"/>
          <w:szCs w:val="24"/>
          <w:lang w:val="en-US"/>
        </w:rPr>
        <w:tab/>
      </w:r>
      <w:r w:rsidRPr="00FF70C4">
        <w:rPr>
          <w:rFonts w:ascii="Cascadia Mono" w:hAnsi="Cascadia Mono" w:cs="Cascadia Mono"/>
          <w:noProof w:val="0"/>
          <w:color w:val="000000"/>
          <w:kern w:val="0"/>
          <w:sz w:val="24"/>
          <w:szCs w:val="24"/>
          <w:lang w:val="en-US"/>
        </w:rPr>
        <w:tab/>
      </w:r>
      <w:r w:rsidRPr="00FF70C4">
        <w:rPr>
          <w:rFonts w:ascii="Cascadia Mono" w:hAnsi="Cascadia Mono" w:cs="Cascadia Mono"/>
          <w:noProof w:val="0"/>
          <w:color w:val="000000"/>
          <w:kern w:val="0"/>
          <w:sz w:val="24"/>
          <w:szCs w:val="24"/>
          <w:lang w:val="en-US"/>
        </w:rPr>
        <w:tab/>
      </w:r>
      <w:r w:rsidRPr="00FF70C4">
        <w:rPr>
          <w:rFonts w:ascii="Cascadia Mono" w:hAnsi="Cascadia Mono" w:cs="Cascadia Mono"/>
          <w:noProof w:val="0"/>
          <w:color w:val="0000FF"/>
          <w:kern w:val="0"/>
          <w:sz w:val="24"/>
          <w:szCs w:val="24"/>
          <w:lang w:val="en-US"/>
        </w:rPr>
        <w:t>BEGIN</w:t>
      </w:r>
    </w:p>
    <w:p w14:paraId="6284B7B2" w14:textId="77777777" w:rsidR="00FF70C4" w:rsidRPr="00FF70C4" w:rsidRDefault="00FF70C4" w:rsidP="00FF7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F70C4">
        <w:rPr>
          <w:rFonts w:ascii="Cascadia Mono" w:hAnsi="Cascadia Mono" w:cs="Cascadia Mono"/>
          <w:noProof w:val="0"/>
          <w:color w:val="000000"/>
          <w:kern w:val="0"/>
          <w:sz w:val="24"/>
          <w:szCs w:val="24"/>
          <w:lang w:val="en-US"/>
        </w:rPr>
        <w:tab/>
      </w:r>
      <w:r w:rsidRPr="00FF70C4">
        <w:rPr>
          <w:rFonts w:ascii="Cascadia Mono" w:hAnsi="Cascadia Mono" w:cs="Cascadia Mono"/>
          <w:noProof w:val="0"/>
          <w:color w:val="000000"/>
          <w:kern w:val="0"/>
          <w:sz w:val="24"/>
          <w:szCs w:val="24"/>
          <w:lang w:val="en-US"/>
        </w:rPr>
        <w:tab/>
      </w:r>
      <w:r w:rsidRPr="00FF70C4">
        <w:rPr>
          <w:rFonts w:ascii="Cascadia Mono" w:hAnsi="Cascadia Mono" w:cs="Cascadia Mono"/>
          <w:noProof w:val="0"/>
          <w:color w:val="000000"/>
          <w:kern w:val="0"/>
          <w:sz w:val="24"/>
          <w:szCs w:val="24"/>
          <w:lang w:val="en-US"/>
        </w:rPr>
        <w:tab/>
      </w:r>
      <w:r w:rsidRPr="00FF70C4">
        <w:rPr>
          <w:rFonts w:ascii="Cascadia Mono" w:hAnsi="Cascadia Mono" w:cs="Cascadia Mono"/>
          <w:noProof w:val="0"/>
          <w:color w:val="000000"/>
          <w:kern w:val="0"/>
          <w:sz w:val="24"/>
          <w:szCs w:val="24"/>
          <w:lang w:val="en-US"/>
        </w:rPr>
        <w:tab/>
      </w:r>
      <w:r w:rsidRPr="00FF70C4">
        <w:rPr>
          <w:rFonts w:ascii="Cascadia Mono" w:hAnsi="Cascadia Mono" w:cs="Cascadia Mono"/>
          <w:noProof w:val="0"/>
          <w:color w:val="0000FF"/>
          <w:kern w:val="0"/>
          <w:sz w:val="24"/>
          <w:szCs w:val="24"/>
          <w:lang w:val="en-US"/>
        </w:rPr>
        <w:t>SET</w:t>
      </w:r>
      <w:r w:rsidRPr="00FF70C4">
        <w:rPr>
          <w:rFonts w:ascii="Cascadia Mono" w:hAnsi="Cascadia Mono" w:cs="Cascadia Mono"/>
          <w:noProof w:val="0"/>
          <w:color w:val="000000"/>
          <w:kern w:val="0"/>
          <w:sz w:val="24"/>
          <w:szCs w:val="24"/>
          <w:lang w:val="en-US"/>
        </w:rPr>
        <w:t xml:space="preserve"> @ID </w:t>
      </w:r>
      <w:r w:rsidRPr="00FF70C4">
        <w:rPr>
          <w:rFonts w:ascii="Cascadia Mono" w:hAnsi="Cascadia Mono" w:cs="Cascadia Mono"/>
          <w:noProof w:val="0"/>
          <w:color w:val="808080"/>
          <w:kern w:val="0"/>
          <w:sz w:val="24"/>
          <w:szCs w:val="24"/>
          <w:lang w:val="en-US"/>
        </w:rPr>
        <w:t>=</w:t>
      </w:r>
      <w:r w:rsidRPr="00FF70C4">
        <w:rPr>
          <w:rFonts w:ascii="Cascadia Mono" w:hAnsi="Cascadia Mono" w:cs="Cascadia Mono"/>
          <w:noProof w:val="0"/>
          <w:color w:val="000000"/>
          <w:kern w:val="0"/>
          <w:sz w:val="24"/>
          <w:szCs w:val="24"/>
          <w:lang w:val="en-US"/>
        </w:rPr>
        <w:t xml:space="preserve"> </w:t>
      </w:r>
      <w:r w:rsidRPr="00FF70C4">
        <w:rPr>
          <w:rFonts w:ascii="Cascadia Mono" w:hAnsi="Cascadia Mono" w:cs="Cascadia Mono"/>
          <w:noProof w:val="0"/>
          <w:color w:val="FF0000"/>
          <w:kern w:val="0"/>
          <w:sz w:val="24"/>
          <w:szCs w:val="24"/>
          <w:lang w:val="en-US"/>
        </w:rPr>
        <w:t>'T01'</w:t>
      </w:r>
    </w:p>
    <w:p w14:paraId="18881C55" w14:textId="77777777" w:rsidR="00FF70C4" w:rsidRPr="00FF70C4" w:rsidRDefault="00FF70C4" w:rsidP="00FF7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F70C4">
        <w:rPr>
          <w:rFonts w:ascii="Cascadia Mono" w:hAnsi="Cascadia Mono" w:cs="Cascadia Mono"/>
          <w:noProof w:val="0"/>
          <w:color w:val="000000"/>
          <w:kern w:val="0"/>
          <w:sz w:val="24"/>
          <w:szCs w:val="24"/>
          <w:lang w:val="en-US"/>
        </w:rPr>
        <w:tab/>
      </w:r>
      <w:r w:rsidRPr="00FF70C4">
        <w:rPr>
          <w:rFonts w:ascii="Cascadia Mono" w:hAnsi="Cascadia Mono" w:cs="Cascadia Mono"/>
          <w:noProof w:val="0"/>
          <w:color w:val="000000"/>
          <w:kern w:val="0"/>
          <w:sz w:val="24"/>
          <w:szCs w:val="24"/>
          <w:lang w:val="en-US"/>
        </w:rPr>
        <w:tab/>
      </w:r>
      <w:r w:rsidRPr="00FF70C4">
        <w:rPr>
          <w:rFonts w:ascii="Cascadia Mono" w:hAnsi="Cascadia Mono" w:cs="Cascadia Mono"/>
          <w:noProof w:val="0"/>
          <w:color w:val="000000"/>
          <w:kern w:val="0"/>
          <w:sz w:val="24"/>
          <w:szCs w:val="24"/>
          <w:lang w:val="en-US"/>
        </w:rPr>
        <w:tab/>
      </w:r>
      <w:r w:rsidRPr="00FF70C4">
        <w:rPr>
          <w:rFonts w:ascii="Cascadia Mono" w:hAnsi="Cascadia Mono" w:cs="Cascadia Mono"/>
          <w:noProof w:val="0"/>
          <w:color w:val="000000"/>
          <w:kern w:val="0"/>
          <w:sz w:val="24"/>
          <w:szCs w:val="24"/>
          <w:lang w:val="en-US"/>
        </w:rPr>
        <w:tab/>
      </w:r>
      <w:r w:rsidRPr="00FF70C4">
        <w:rPr>
          <w:rFonts w:ascii="Cascadia Mono" w:hAnsi="Cascadia Mono" w:cs="Cascadia Mono"/>
          <w:noProof w:val="0"/>
          <w:color w:val="0000FF"/>
          <w:kern w:val="0"/>
          <w:sz w:val="24"/>
          <w:szCs w:val="24"/>
          <w:lang w:val="en-US"/>
        </w:rPr>
        <w:t>SET</w:t>
      </w:r>
      <w:r w:rsidRPr="00FF70C4">
        <w:rPr>
          <w:rFonts w:ascii="Cascadia Mono" w:hAnsi="Cascadia Mono" w:cs="Cascadia Mono"/>
          <w:noProof w:val="0"/>
          <w:color w:val="000000"/>
          <w:kern w:val="0"/>
          <w:sz w:val="24"/>
          <w:szCs w:val="24"/>
          <w:lang w:val="en-US"/>
        </w:rPr>
        <w:t xml:space="preserve"> @name </w:t>
      </w:r>
      <w:r w:rsidRPr="00FF70C4">
        <w:rPr>
          <w:rFonts w:ascii="Cascadia Mono" w:hAnsi="Cascadia Mono" w:cs="Cascadia Mono"/>
          <w:noProof w:val="0"/>
          <w:color w:val="808080"/>
          <w:kern w:val="0"/>
          <w:sz w:val="24"/>
          <w:szCs w:val="24"/>
          <w:lang w:val="en-US"/>
        </w:rPr>
        <w:t>=</w:t>
      </w:r>
      <w:r w:rsidRPr="00FF70C4">
        <w:rPr>
          <w:rFonts w:ascii="Cascadia Mono" w:hAnsi="Cascadia Mono" w:cs="Cascadia Mono"/>
          <w:noProof w:val="0"/>
          <w:color w:val="000000"/>
          <w:kern w:val="0"/>
          <w:sz w:val="24"/>
          <w:szCs w:val="24"/>
          <w:lang w:val="en-US"/>
        </w:rPr>
        <w:t xml:space="preserve"> </w:t>
      </w:r>
      <w:r w:rsidRPr="00FF70C4">
        <w:rPr>
          <w:rFonts w:ascii="Cascadia Mono" w:hAnsi="Cascadia Mono" w:cs="Cascadia Mono"/>
          <w:noProof w:val="0"/>
          <w:color w:val="FF0000"/>
          <w:kern w:val="0"/>
          <w:sz w:val="24"/>
          <w:szCs w:val="24"/>
          <w:lang w:val="en-US"/>
        </w:rPr>
        <w:t>'Table 1'</w:t>
      </w:r>
    </w:p>
    <w:p w14:paraId="38B3953D" w14:textId="77777777" w:rsidR="00FF70C4" w:rsidRPr="00FF70C4" w:rsidRDefault="00FF70C4" w:rsidP="00FF7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F70C4">
        <w:rPr>
          <w:rFonts w:ascii="Cascadia Mono" w:hAnsi="Cascadia Mono" w:cs="Cascadia Mono"/>
          <w:noProof w:val="0"/>
          <w:color w:val="000000"/>
          <w:kern w:val="0"/>
          <w:sz w:val="24"/>
          <w:szCs w:val="24"/>
          <w:lang w:val="en-US"/>
        </w:rPr>
        <w:tab/>
      </w:r>
      <w:r w:rsidRPr="00FF70C4">
        <w:rPr>
          <w:rFonts w:ascii="Cascadia Mono" w:hAnsi="Cascadia Mono" w:cs="Cascadia Mono"/>
          <w:noProof w:val="0"/>
          <w:color w:val="000000"/>
          <w:kern w:val="0"/>
          <w:sz w:val="24"/>
          <w:szCs w:val="24"/>
          <w:lang w:val="en-US"/>
        </w:rPr>
        <w:tab/>
      </w:r>
      <w:r w:rsidRPr="00FF70C4">
        <w:rPr>
          <w:rFonts w:ascii="Cascadia Mono" w:hAnsi="Cascadia Mono" w:cs="Cascadia Mono"/>
          <w:noProof w:val="0"/>
          <w:color w:val="000000"/>
          <w:kern w:val="0"/>
          <w:sz w:val="24"/>
          <w:szCs w:val="24"/>
          <w:lang w:val="en-US"/>
        </w:rPr>
        <w:tab/>
      </w:r>
      <w:r w:rsidRPr="00FF70C4">
        <w:rPr>
          <w:rFonts w:ascii="Cascadia Mono" w:hAnsi="Cascadia Mono" w:cs="Cascadia Mono"/>
          <w:noProof w:val="0"/>
          <w:color w:val="0000FF"/>
          <w:kern w:val="0"/>
          <w:sz w:val="24"/>
          <w:szCs w:val="24"/>
          <w:lang w:val="en-US"/>
        </w:rPr>
        <w:t>END</w:t>
      </w:r>
    </w:p>
    <w:p w14:paraId="5C710D04" w14:textId="77777777" w:rsidR="00FF70C4" w:rsidRPr="00FF70C4" w:rsidRDefault="00FF70C4" w:rsidP="00FF7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F70C4">
        <w:rPr>
          <w:rFonts w:ascii="Cascadia Mono" w:hAnsi="Cascadia Mono" w:cs="Cascadia Mono"/>
          <w:noProof w:val="0"/>
          <w:color w:val="000000"/>
          <w:kern w:val="0"/>
          <w:sz w:val="24"/>
          <w:szCs w:val="24"/>
          <w:lang w:val="en-US"/>
        </w:rPr>
        <w:tab/>
      </w:r>
      <w:r w:rsidRPr="00FF70C4">
        <w:rPr>
          <w:rFonts w:ascii="Cascadia Mono" w:hAnsi="Cascadia Mono" w:cs="Cascadia Mono"/>
          <w:noProof w:val="0"/>
          <w:color w:val="000000"/>
          <w:kern w:val="0"/>
          <w:sz w:val="24"/>
          <w:szCs w:val="24"/>
          <w:lang w:val="en-US"/>
        </w:rPr>
        <w:tab/>
      </w:r>
      <w:r w:rsidRPr="00FF70C4">
        <w:rPr>
          <w:rFonts w:ascii="Cascadia Mono" w:hAnsi="Cascadia Mono" w:cs="Cascadia Mono"/>
          <w:noProof w:val="0"/>
          <w:color w:val="0000FF"/>
          <w:kern w:val="0"/>
          <w:sz w:val="24"/>
          <w:szCs w:val="24"/>
          <w:lang w:val="en-US"/>
        </w:rPr>
        <w:t>ELSE</w:t>
      </w:r>
    </w:p>
    <w:p w14:paraId="780D33B5" w14:textId="77777777" w:rsidR="00FF70C4" w:rsidRPr="00FF70C4" w:rsidRDefault="00FF70C4" w:rsidP="00FF7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F70C4">
        <w:rPr>
          <w:rFonts w:ascii="Cascadia Mono" w:hAnsi="Cascadia Mono" w:cs="Cascadia Mono"/>
          <w:noProof w:val="0"/>
          <w:color w:val="000000"/>
          <w:kern w:val="0"/>
          <w:sz w:val="24"/>
          <w:szCs w:val="24"/>
          <w:lang w:val="en-US"/>
        </w:rPr>
        <w:tab/>
      </w:r>
      <w:r w:rsidRPr="00FF70C4">
        <w:rPr>
          <w:rFonts w:ascii="Cascadia Mono" w:hAnsi="Cascadia Mono" w:cs="Cascadia Mono"/>
          <w:noProof w:val="0"/>
          <w:color w:val="000000"/>
          <w:kern w:val="0"/>
          <w:sz w:val="24"/>
          <w:szCs w:val="24"/>
          <w:lang w:val="en-US"/>
        </w:rPr>
        <w:tab/>
      </w:r>
      <w:r w:rsidRPr="00FF70C4">
        <w:rPr>
          <w:rFonts w:ascii="Cascadia Mono" w:hAnsi="Cascadia Mono" w:cs="Cascadia Mono"/>
          <w:noProof w:val="0"/>
          <w:color w:val="008000"/>
          <w:kern w:val="0"/>
          <w:sz w:val="24"/>
          <w:szCs w:val="24"/>
          <w:lang w:val="en-US"/>
        </w:rPr>
        <w:t>--NẾU ĐÃ CÓ TABLE THÌ TABLEID MỚI LÀ TABLEID CUỐI CÙNG + 1</w:t>
      </w:r>
    </w:p>
    <w:p w14:paraId="2D859E1E" w14:textId="77777777" w:rsidR="00FF70C4" w:rsidRPr="00FF70C4" w:rsidRDefault="00FF70C4" w:rsidP="00FF7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F70C4">
        <w:rPr>
          <w:rFonts w:ascii="Cascadia Mono" w:hAnsi="Cascadia Mono" w:cs="Cascadia Mono"/>
          <w:noProof w:val="0"/>
          <w:color w:val="000000"/>
          <w:kern w:val="0"/>
          <w:sz w:val="24"/>
          <w:szCs w:val="24"/>
          <w:lang w:val="en-US"/>
        </w:rPr>
        <w:tab/>
      </w:r>
      <w:r w:rsidRPr="00FF70C4">
        <w:rPr>
          <w:rFonts w:ascii="Cascadia Mono" w:hAnsi="Cascadia Mono" w:cs="Cascadia Mono"/>
          <w:noProof w:val="0"/>
          <w:color w:val="000000"/>
          <w:kern w:val="0"/>
          <w:sz w:val="24"/>
          <w:szCs w:val="24"/>
          <w:lang w:val="en-US"/>
        </w:rPr>
        <w:tab/>
      </w:r>
      <w:r w:rsidRPr="00FF70C4">
        <w:rPr>
          <w:rFonts w:ascii="Cascadia Mono" w:hAnsi="Cascadia Mono" w:cs="Cascadia Mono"/>
          <w:noProof w:val="0"/>
          <w:color w:val="0000FF"/>
          <w:kern w:val="0"/>
          <w:sz w:val="24"/>
          <w:szCs w:val="24"/>
          <w:lang w:val="en-US"/>
        </w:rPr>
        <w:t>BEGIN</w:t>
      </w:r>
    </w:p>
    <w:p w14:paraId="7A0FA602" w14:textId="77777777" w:rsidR="00FF70C4" w:rsidRPr="00FF70C4" w:rsidRDefault="00FF70C4" w:rsidP="00FF7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F70C4">
        <w:rPr>
          <w:rFonts w:ascii="Cascadia Mono" w:hAnsi="Cascadia Mono" w:cs="Cascadia Mono"/>
          <w:noProof w:val="0"/>
          <w:color w:val="000000"/>
          <w:kern w:val="0"/>
          <w:sz w:val="24"/>
          <w:szCs w:val="24"/>
          <w:lang w:val="en-US"/>
        </w:rPr>
        <w:tab/>
      </w:r>
      <w:r w:rsidRPr="00FF70C4">
        <w:rPr>
          <w:rFonts w:ascii="Cascadia Mono" w:hAnsi="Cascadia Mono" w:cs="Cascadia Mono"/>
          <w:noProof w:val="0"/>
          <w:color w:val="000000"/>
          <w:kern w:val="0"/>
          <w:sz w:val="24"/>
          <w:szCs w:val="24"/>
          <w:lang w:val="en-US"/>
        </w:rPr>
        <w:tab/>
      </w:r>
      <w:r w:rsidRPr="00FF70C4">
        <w:rPr>
          <w:rFonts w:ascii="Cascadia Mono" w:hAnsi="Cascadia Mono" w:cs="Cascadia Mono"/>
          <w:noProof w:val="0"/>
          <w:color w:val="000000"/>
          <w:kern w:val="0"/>
          <w:sz w:val="24"/>
          <w:szCs w:val="24"/>
          <w:lang w:val="en-US"/>
        </w:rPr>
        <w:tab/>
      </w:r>
      <w:r w:rsidRPr="00FF70C4">
        <w:rPr>
          <w:rFonts w:ascii="Cascadia Mono" w:hAnsi="Cascadia Mono" w:cs="Cascadia Mono"/>
          <w:noProof w:val="0"/>
          <w:color w:val="0000FF"/>
          <w:kern w:val="0"/>
          <w:sz w:val="24"/>
          <w:szCs w:val="24"/>
          <w:lang w:val="en-US"/>
        </w:rPr>
        <w:t>DECLARE</w:t>
      </w:r>
      <w:r w:rsidRPr="00FF70C4">
        <w:rPr>
          <w:rFonts w:ascii="Cascadia Mono" w:hAnsi="Cascadia Mono" w:cs="Cascadia Mono"/>
          <w:noProof w:val="0"/>
          <w:color w:val="000000"/>
          <w:kern w:val="0"/>
          <w:sz w:val="24"/>
          <w:szCs w:val="24"/>
          <w:lang w:val="en-US"/>
        </w:rPr>
        <w:t xml:space="preserve"> @number </w:t>
      </w:r>
      <w:proofErr w:type="gramStart"/>
      <w:r w:rsidRPr="00FF70C4">
        <w:rPr>
          <w:rFonts w:ascii="Cascadia Mono" w:hAnsi="Cascadia Mono" w:cs="Cascadia Mono"/>
          <w:noProof w:val="0"/>
          <w:color w:val="0000FF"/>
          <w:kern w:val="0"/>
          <w:sz w:val="24"/>
          <w:szCs w:val="24"/>
          <w:lang w:val="en-US"/>
        </w:rPr>
        <w:t>INT</w:t>
      </w:r>
      <w:proofErr w:type="gramEnd"/>
    </w:p>
    <w:p w14:paraId="45609502" w14:textId="77777777" w:rsidR="00FF70C4" w:rsidRPr="00FF70C4" w:rsidRDefault="00FF70C4" w:rsidP="00FF7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F70C4">
        <w:rPr>
          <w:rFonts w:ascii="Cascadia Mono" w:hAnsi="Cascadia Mono" w:cs="Cascadia Mono"/>
          <w:noProof w:val="0"/>
          <w:color w:val="000000"/>
          <w:kern w:val="0"/>
          <w:sz w:val="24"/>
          <w:szCs w:val="24"/>
          <w:lang w:val="en-US"/>
        </w:rPr>
        <w:tab/>
      </w:r>
      <w:r w:rsidRPr="00FF70C4">
        <w:rPr>
          <w:rFonts w:ascii="Cascadia Mono" w:hAnsi="Cascadia Mono" w:cs="Cascadia Mono"/>
          <w:noProof w:val="0"/>
          <w:color w:val="000000"/>
          <w:kern w:val="0"/>
          <w:sz w:val="24"/>
          <w:szCs w:val="24"/>
          <w:lang w:val="en-US"/>
        </w:rPr>
        <w:tab/>
      </w:r>
      <w:r w:rsidRPr="00FF70C4">
        <w:rPr>
          <w:rFonts w:ascii="Cascadia Mono" w:hAnsi="Cascadia Mono" w:cs="Cascadia Mono"/>
          <w:noProof w:val="0"/>
          <w:color w:val="000000"/>
          <w:kern w:val="0"/>
          <w:sz w:val="24"/>
          <w:szCs w:val="24"/>
          <w:lang w:val="en-US"/>
        </w:rPr>
        <w:tab/>
      </w:r>
      <w:r w:rsidRPr="00FF70C4">
        <w:rPr>
          <w:rFonts w:ascii="Cascadia Mono" w:hAnsi="Cascadia Mono" w:cs="Cascadia Mono"/>
          <w:noProof w:val="0"/>
          <w:color w:val="0000FF"/>
          <w:kern w:val="0"/>
          <w:sz w:val="24"/>
          <w:szCs w:val="24"/>
          <w:lang w:val="en-US"/>
        </w:rPr>
        <w:t>SET</w:t>
      </w:r>
      <w:r w:rsidRPr="00FF70C4">
        <w:rPr>
          <w:rFonts w:ascii="Cascadia Mono" w:hAnsi="Cascadia Mono" w:cs="Cascadia Mono"/>
          <w:noProof w:val="0"/>
          <w:color w:val="000000"/>
          <w:kern w:val="0"/>
          <w:sz w:val="24"/>
          <w:szCs w:val="24"/>
          <w:lang w:val="en-US"/>
        </w:rPr>
        <w:t xml:space="preserve"> @number </w:t>
      </w:r>
      <w:r w:rsidRPr="00FF70C4">
        <w:rPr>
          <w:rFonts w:ascii="Cascadia Mono" w:hAnsi="Cascadia Mono" w:cs="Cascadia Mono"/>
          <w:noProof w:val="0"/>
          <w:color w:val="808080"/>
          <w:kern w:val="0"/>
          <w:sz w:val="24"/>
          <w:szCs w:val="24"/>
          <w:lang w:val="en-US"/>
        </w:rPr>
        <w:t>=</w:t>
      </w:r>
      <w:r w:rsidRPr="00FF70C4">
        <w:rPr>
          <w:rFonts w:ascii="Cascadia Mono" w:hAnsi="Cascadia Mono" w:cs="Cascadia Mono"/>
          <w:noProof w:val="0"/>
          <w:color w:val="000000"/>
          <w:kern w:val="0"/>
          <w:sz w:val="24"/>
          <w:szCs w:val="24"/>
          <w:lang w:val="en-US"/>
        </w:rPr>
        <w:t xml:space="preserve"> </w:t>
      </w:r>
      <w:proofErr w:type="gramStart"/>
      <w:r w:rsidRPr="00FF70C4">
        <w:rPr>
          <w:rFonts w:ascii="Cascadia Mono" w:hAnsi="Cascadia Mono" w:cs="Cascadia Mono"/>
          <w:noProof w:val="0"/>
          <w:color w:val="FF00FF"/>
          <w:kern w:val="0"/>
          <w:sz w:val="24"/>
          <w:szCs w:val="24"/>
          <w:lang w:val="en-US"/>
        </w:rPr>
        <w:t>CAST</w:t>
      </w:r>
      <w:r w:rsidRPr="00FF70C4">
        <w:rPr>
          <w:rFonts w:ascii="Cascadia Mono" w:hAnsi="Cascadia Mono" w:cs="Cascadia Mono"/>
          <w:noProof w:val="0"/>
          <w:color w:val="808080"/>
          <w:kern w:val="0"/>
          <w:sz w:val="24"/>
          <w:szCs w:val="24"/>
          <w:lang w:val="en-US"/>
        </w:rPr>
        <w:t>(</w:t>
      </w:r>
      <w:proofErr w:type="gramEnd"/>
      <w:r w:rsidRPr="00FF70C4">
        <w:rPr>
          <w:rFonts w:ascii="Cascadia Mono" w:hAnsi="Cascadia Mono" w:cs="Cascadia Mono"/>
          <w:noProof w:val="0"/>
          <w:color w:val="808080"/>
          <w:kern w:val="0"/>
          <w:sz w:val="24"/>
          <w:szCs w:val="24"/>
          <w:lang w:val="en-US"/>
        </w:rPr>
        <w:t>RIGHT(</w:t>
      </w:r>
      <w:r w:rsidRPr="00FF70C4">
        <w:rPr>
          <w:rFonts w:ascii="Cascadia Mono" w:hAnsi="Cascadia Mono" w:cs="Cascadia Mono"/>
          <w:noProof w:val="0"/>
          <w:color w:val="000000"/>
          <w:kern w:val="0"/>
          <w:sz w:val="24"/>
          <w:szCs w:val="24"/>
          <w:lang w:val="en-US"/>
        </w:rPr>
        <w:t>@lastTableID</w:t>
      </w:r>
      <w:r w:rsidRPr="00FF70C4">
        <w:rPr>
          <w:rFonts w:ascii="Cascadia Mono" w:hAnsi="Cascadia Mono" w:cs="Cascadia Mono"/>
          <w:noProof w:val="0"/>
          <w:color w:val="808080"/>
          <w:kern w:val="0"/>
          <w:sz w:val="24"/>
          <w:szCs w:val="24"/>
          <w:lang w:val="en-US"/>
        </w:rPr>
        <w:t>,</w:t>
      </w:r>
      <w:r w:rsidRPr="00FF70C4">
        <w:rPr>
          <w:rFonts w:ascii="Cascadia Mono" w:hAnsi="Cascadia Mono" w:cs="Cascadia Mono"/>
          <w:noProof w:val="0"/>
          <w:color w:val="000000"/>
          <w:kern w:val="0"/>
          <w:sz w:val="24"/>
          <w:szCs w:val="24"/>
          <w:lang w:val="en-US"/>
        </w:rPr>
        <w:t xml:space="preserve"> 2</w:t>
      </w:r>
      <w:r w:rsidRPr="00FF70C4">
        <w:rPr>
          <w:rFonts w:ascii="Cascadia Mono" w:hAnsi="Cascadia Mono" w:cs="Cascadia Mono"/>
          <w:noProof w:val="0"/>
          <w:color w:val="808080"/>
          <w:kern w:val="0"/>
          <w:sz w:val="24"/>
          <w:szCs w:val="24"/>
          <w:lang w:val="en-US"/>
        </w:rPr>
        <w:t>)</w:t>
      </w:r>
      <w:r w:rsidRPr="00FF70C4">
        <w:rPr>
          <w:rFonts w:ascii="Cascadia Mono" w:hAnsi="Cascadia Mono" w:cs="Cascadia Mono"/>
          <w:noProof w:val="0"/>
          <w:color w:val="000000"/>
          <w:kern w:val="0"/>
          <w:sz w:val="24"/>
          <w:szCs w:val="24"/>
          <w:lang w:val="en-US"/>
        </w:rPr>
        <w:t xml:space="preserve"> </w:t>
      </w:r>
      <w:r w:rsidRPr="00FF70C4">
        <w:rPr>
          <w:rFonts w:ascii="Cascadia Mono" w:hAnsi="Cascadia Mono" w:cs="Cascadia Mono"/>
          <w:noProof w:val="0"/>
          <w:color w:val="0000FF"/>
          <w:kern w:val="0"/>
          <w:sz w:val="24"/>
          <w:szCs w:val="24"/>
          <w:lang w:val="en-US"/>
        </w:rPr>
        <w:t>AS</w:t>
      </w:r>
      <w:r w:rsidRPr="00FF70C4">
        <w:rPr>
          <w:rFonts w:ascii="Cascadia Mono" w:hAnsi="Cascadia Mono" w:cs="Cascadia Mono"/>
          <w:noProof w:val="0"/>
          <w:color w:val="000000"/>
          <w:kern w:val="0"/>
          <w:sz w:val="24"/>
          <w:szCs w:val="24"/>
          <w:lang w:val="en-US"/>
        </w:rPr>
        <w:t xml:space="preserve"> </w:t>
      </w:r>
      <w:r w:rsidRPr="00FF70C4">
        <w:rPr>
          <w:rFonts w:ascii="Cascadia Mono" w:hAnsi="Cascadia Mono" w:cs="Cascadia Mono"/>
          <w:noProof w:val="0"/>
          <w:color w:val="0000FF"/>
          <w:kern w:val="0"/>
          <w:sz w:val="24"/>
          <w:szCs w:val="24"/>
          <w:lang w:val="en-US"/>
        </w:rPr>
        <w:t>INT</w:t>
      </w:r>
      <w:r w:rsidRPr="00FF70C4">
        <w:rPr>
          <w:rFonts w:ascii="Cascadia Mono" w:hAnsi="Cascadia Mono" w:cs="Cascadia Mono"/>
          <w:noProof w:val="0"/>
          <w:color w:val="808080"/>
          <w:kern w:val="0"/>
          <w:sz w:val="24"/>
          <w:szCs w:val="24"/>
          <w:lang w:val="en-US"/>
        </w:rPr>
        <w:t>)</w:t>
      </w:r>
      <w:r w:rsidRPr="00FF70C4">
        <w:rPr>
          <w:rFonts w:ascii="Cascadia Mono" w:hAnsi="Cascadia Mono" w:cs="Cascadia Mono"/>
          <w:noProof w:val="0"/>
          <w:color w:val="000000"/>
          <w:kern w:val="0"/>
          <w:sz w:val="24"/>
          <w:szCs w:val="24"/>
          <w:lang w:val="en-US"/>
        </w:rPr>
        <w:t xml:space="preserve"> </w:t>
      </w:r>
      <w:r w:rsidRPr="00FF70C4">
        <w:rPr>
          <w:rFonts w:ascii="Cascadia Mono" w:hAnsi="Cascadia Mono" w:cs="Cascadia Mono"/>
          <w:noProof w:val="0"/>
          <w:color w:val="808080"/>
          <w:kern w:val="0"/>
          <w:sz w:val="24"/>
          <w:szCs w:val="24"/>
          <w:lang w:val="en-US"/>
        </w:rPr>
        <w:t>+</w:t>
      </w:r>
      <w:r w:rsidRPr="00FF70C4">
        <w:rPr>
          <w:rFonts w:ascii="Cascadia Mono" w:hAnsi="Cascadia Mono" w:cs="Cascadia Mono"/>
          <w:noProof w:val="0"/>
          <w:color w:val="000000"/>
          <w:kern w:val="0"/>
          <w:sz w:val="24"/>
          <w:szCs w:val="24"/>
          <w:lang w:val="en-US"/>
        </w:rPr>
        <w:t xml:space="preserve"> 1</w:t>
      </w:r>
    </w:p>
    <w:p w14:paraId="2541585A" w14:textId="77777777" w:rsidR="00FF70C4" w:rsidRPr="00FF70C4" w:rsidRDefault="00FF70C4" w:rsidP="00FF7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F70C4">
        <w:rPr>
          <w:rFonts w:ascii="Cascadia Mono" w:hAnsi="Cascadia Mono" w:cs="Cascadia Mono"/>
          <w:noProof w:val="0"/>
          <w:color w:val="000000"/>
          <w:kern w:val="0"/>
          <w:sz w:val="24"/>
          <w:szCs w:val="24"/>
          <w:lang w:val="en-US"/>
        </w:rPr>
        <w:tab/>
      </w:r>
      <w:r w:rsidRPr="00FF70C4">
        <w:rPr>
          <w:rFonts w:ascii="Cascadia Mono" w:hAnsi="Cascadia Mono" w:cs="Cascadia Mono"/>
          <w:noProof w:val="0"/>
          <w:color w:val="000000"/>
          <w:kern w:val="0"/>
          <w:sz w:val="24"/>
          <w:szCs w:val="24"/>
          <w:lang w:val="en-US"/>
        </w:rPr>
        <w:tab/>
      </w:r>
      <w:r w:rsidRPr="00FF70C4">
        <w:rPr>
          <w:rFonts w:ascii="Cascadia Mono" w:hAnsi="Cascadia Mono" w:cs="Cascadia Mono"/>
          <w:noProof w:val="0"/>
          <w:color w:val="000000"/>
          <w:kern w:val="0"/>
          <w:sz w:val="24"/>
          <w:szCs w:val="24"/>
          <w:lang w:val="en-US"/>
        </w:rPr>
        <w:tab/>
      </w:r>
      <w:r w:rsidRPr="00FF70C4">
        <w:rPr>
          <w:rFonts w:ascii="Cascadia Mono" w:hAnsi="Cascadia Mono" w:cs="Cascadia Mono"/>
          <w:noProof w:val="0"/>
          <w:color w:val="0000FF"/>
          <w:kern w:val="0"/>
          <w:sz w:val="24"/>
          <w:szCs w:val="24"/>
          <w:lang w:val="en-US"/>
        </w:rPr>
        <w:t>SET</w:t>
      </w:r>
      <w:r w:rsidRPr="00FF70C4">
        <w:rPr>
          <w:rFonts w:ascii="Cascadia Mono" w:hAnsi="Cascadia Mono" w:cs="Cascadia Mono"/>
          <w:noProof w:val="0"/>
          <w:color w:val="000000"/>
          <w:kern w:val="0"/>
          <w:sz w:val="24"/>
          <w:szCs w:val="24"/>
          <w:lang w:val="en-US"/>
        </w:rPr>
        <w:t xml:space="preserve"> @ID </w:t>
      </w:r>
      <w:r w:rsidRPr="00FF70C4">
        <w:rPr>
          <w:rFonts w:ascii="Cascadia Mono" w:hAnsi="Cascadia Mono" w:cs="Cascadia Mono"/>
          <w:noProof w:val="0"/>
          <w:color w:val="808080"/>
          <w:kern w:val="0"/>
          <w:sz w:val="24"/>
          <w:szCs w:val="24"/>
          <w:lang w:val="en-US"/>
        </w:rPr>
        <w:t>=</w:t>
      </w:r>
      <w:r w:rsidRPr="00FF70C4">
        <w:rPr>
          <w:rFonts w:ascii="Cascadia Mono" w:hAnsi="Cascadia Mono" w:cs="Cascadia Mono"/>
          <w:noProof w:val="0"/>
          <w:color w:val="000000"/>
          <w:kern w:val="0"/>
          <w:sz w:val="24"/>
          <w:szCs w:val="24"/>
          <w:lang w:val="en-US"/>
        </w:rPr>
        <w:t xml:space="preserve"> </w:t>
      </w:r>
      <w:r w:rsidRPr="00FF70C4">
        <w:rPr>
          <w:rFonts w:ascii="Cascadia Mono" w:hAnsi="Cascadia Mono" w:cs="Cascadia Mono"/>
          <w:noProof w:val="0"/>
          <w:color w:val="FF0000"/>
          <w:kern w:val="0"/>
          <w:sz w:val="24"/>
          <w:szCs w:val="24"/>
          <w:lang w:val="en-US"/>
        </w:rPr>
        <w:t>'T'</w:t>
      </w:r>
      <w:r w:rsidRPr="00FF70C4">
        <w:rPr>
          <w:rFonts w:ascii="Cascadia Mono" w:hAnsi="Cascadia Mono" w:cs="Cascadia Mono"/>
          <w:noProof w:val="0"/>
          <w:color w:val="000000"/>
          <w:kern w:val="0"/>
          <w:sz w:val="24"/>
          <w:szCs w:val="24"/>
          <w:lang w:val="en-US"/>
        </w:rPr>
        <w:t xml:space="preserve"> </w:t>
      </w:r>
      <w:r w:rsidRPr="00FF70C4">
        <w:rPr>
          <w:rFonts w:ascii="Cascadia Mono" w:hAnsi="Cascadia Mono" w:cs="Cascadia Mono"/>
          <w:noProof w:val="0"/>
          <w:color w:val="808080"/>
          <w:kern w:val="0"/>
          <w:sz w:val="24"/>
          <w:szCs w:val="24"/>
          <w:lang w:val="en-US"/>
        </w:rPr>
        <w:t>+</w:t>
      </w:r>
      <w:r w:rsidRPr="00FF70C4">
        <w:rPr>
          <w:rFonts w:ascii="Cascadia Mono" w:hAnsi="Cascadia Mono" w:cs="Cascadia Mono"/>
          <w:noProof w:val="0"/>
          <w:color w:val="000000"/>
          <w:kern w:val="0"/>
          <w:sz w:val="24"/>
          <w:szCs w:val="24"/>
          <w:lang w:val="en-US"/>
        </w:rPr>
        <w:t xml:space="preserve"> </w:t>
      </w:r>
      <w:proofErr w:type="gramStart"/>
      <w:r w:rsidRPr="00FF70C4">
        <w:rPr>
          <w:rFonts w:ascii="Cascadia Mono" w:hAnsi="Cascadia Mono" w:cs="Cascadia Mono"/>
          <w:noProof w:val="0"/>
          <w:color w:val="808080"/>
          <w:kern w:val="0"/>
          <w:sz w:val="24"/>
          <w:szCs w:val="24"/>
          <w:lang w:val="en-US"/>
        </w:rPr>
        <w:t>RIGHT(</w:t>
      </w:r>
      <w:proofErr w:type="gramEnd"/>
      <w:r w:rsidRPr="00FF70C4">
        <w:rPr>
          <w:rFonts w:ascii="Cascadia Mono" w:hAnsi="Cascadia Mono" w:cs="Cascadia Mono"/>
          <w:noProof w:val="0"/>
          <w:color w:val="FF0000"/>
          <w:kern w:val="0"/>
          <w:sz w:val="24"/>
          <w:szCs w:val="24"/>
          <w:lang w:val="en-US"/>
        </w:rPr>
        <w:t>'00'</w:t>
      </w:r>
      <w:r w:rsidRPr="00FF70C4">
        <w:rPr>
          <w:rFonts w:ascii="Cascadia Mono" w:hAnsi="Cascadia Mono" w:cs="Cascadia Mono"/>
          <w:noProof w:val="0"/>
          <w:color w:val="000000"/>
          <w:kern w:val="0"/>
          <w:sz w:val="24"/>
          <w:szCs w:val="24"/>
          <w:lang w:val="en-US"/>
        </w:rPr>
        <w:t xml:space="preserve"> </w:t>
      </w:r>
      <w:r w:rsidRPr="00FF70C4">
        <w:rPr>
          <w:rFonts w:ascii="Cascadia Mono" w:hAnsi="Cascadia Mono" w:cs="Cascadia Mono"/>
          <w:noProof w:val="0"/>
          <w:color w:val="808080"/>
          <w:kern w:val="0"/>
          <w:sz w:val="24"/>
          <w:szCs w:val="24"/>
          <w:lang w:val="en-US"/>
        </w:rPr>
        <w:t>+</w:t>
      </w:r>
      <w:r w:rsidRPr="00FF70C4">
        <w:rPr>
          <w:rFonts w:ascii="Cascadia Mono" w:hAnsi="Cascadia Mono" w:cs="Cascadia Mono"/>
          <w:noProof w:val="0"/>
          <w:color w:val="000000"/>
          <w:kern w:val="0"/>
          <w:sz w:val="24"/>
          <w:szCs w:val="24"/>
          <w:lang w:val="en-US"/>
        </w:rPr>
        <w:t xml:space="preserve"> </w:t>
      </w:r>
      <w:r w:rsidRPr="00FF70C4">
        <w:rPr>
          <w:rFonts w:ascii="Cascadia Mono" w:hAnsi="Cascadia Mono" w:cs="Cascadia Mono"/>
          <w:noProof w:val="0"/>
          <w:color w:val="FF00FF"/>
          <w:kern w:val="0"/>
          <w:sz w:val="24"/>
          <w:szCs w:val="24"/>
          <w:lang w:val="en-US"/>
        </w:rPr>
        <w:t>CAST</w:t>
      </w:r>
      <w:r w:rsidRPr="00FF70C4">
        <w:rPr>
          <w:rFonts w:ascii="Cascadia Mono" w:hAnsi="Cascadia Mono" w:cs="Cascadia Mono"/>
          <w:noProof w:val="0"/>
          <w:color w:val="808080"/>
          <w:kern w:val="0"/>
          <w:sz w:val="24"/>
          <w:szCs w:val="24"/>
          <w:lang w:val="en-US"/>
        </w:rPr>
        <w:t>(</w:t>
      </w:r>
      <w:r w:rsidRPr="00FF70C4">
        <w:rPr>
          <w:rFonts w:ascii="Cascadia Mono" w:hAnsi="Cascadia Mono" w:cs="Cascadia Mono"/>
          <w:noProof w:val="0"/>
          <w:color w:val="000000"/>
          <w:kern w:val="0"/>
          <w:sz w:val="24"/>
          <w:szCs w:val="24"/>
          <w:lang w:val="en-US"/>
        </w:rPr>
        <w:t xml:space="preserve">@number </w:t>
      </w:r>
      <w:r w:rsidRPr="00FF70C4">
        <w:rPr>
          <w:rFonts w:ascii="Cascadia Mono" w:hAnsi="Cascadia Mono" w:cs="Cascadia Mono"/>
          <w:noProof w:val="0"/>
          <w:color w:val="0000FF"/>
          <w:kern w:val="0"/>
          <w:sz w:val="24"/>
          <w:szCs w:val="24"/>
          <w:lang w:val="en-US"/>
        </w:rPr>
        <w:t>AS</w:t>
      </w:r>
      <w:r w:rsidRPr="00FF70C4">
        <w:rPr>
          <w:rFonts w:ascii="Cascadia Mono" w:hAnsi="Cascadia Mono" w:cs="Cascadia Mono"/>
          <w:noProof w:val="0"/>
          <w:color w:val="000000"/>
          <w:kern w:val="0"/>
          <w:sz w:val="24"/>
          <w:szCs w:val="24"/>
          <w:lang w:val="en-US"/>
        </w:rPr>
        <w:t xml:space="preserve"> </w:t>
      </w:r>
      <w:r w:rsidRPr="00FF70C4">
        <w:rPr>
          <w:rFonts w:ascii="Cascadia Mono" w:hAnsi="Cascadia Mono" w:cs="Cascadia Mono"/>
          <w:noProof w:val="0"/>
          <w:color w:val="0000FF"/>
          <w:kern w:val="0"/>
          <w:sz w:val="24"/>
          <w:szCs w:val="24"/>
          <w:lang w:val="en-US"/>
        </w:rPr>
        <w:t>VARCHAR</w:t>
      </w:r>
      <w:r w:rsidRPr="00FF70C4">
        <w:rPr>
          <w:rFonts w:ascii="Cascadia Mono" w:hAnsi="Cascadia Mono" w:cs="Cascadia Mono"/>
          <w:noProof w:val="0"/>
          <w:color w:val="808080"/>
          <w:kern w:val="0"/>
          <w:sz w:val="24"/>
          <w:szCs w:val="24"/>
          <w:lang w:val="en-US"/>
        </w:rPr>
        <w:t>(</w:t>
      </w:r>
      <w:r w:rsidRPr="00FF70C4">
        <w:rPr>
          <w:rFonts w:ascii="Cascadia Mono" w:hAnsi="Cascadia Mono" w:cs="Cascadia Mono"/>
          <w:noProof w:val="0"/>
          <w:color w:val="000000"/>
          <w:kern w:val="0"/>
          <w:sz w:val="24"/>
          <w:szCs w:val="24"/>
          <w:lang w:val="en-US"/>
        </w:rPr>
        <w:t>2</w:t>
      </w:r>
      <w:r w:rsidRPr="00FF70C4">
        <w:rPr>
          <w:rFonts w:ascii="Cascadia Mono" w:hAnsi="Cascadia Mono" w:cs="Cascadia Mono"/>
          <w:noProof w:val="0"/>
          <w:color w:val="808080"/>
          <w:kern w:val="0"/>
          <w:sz w:val="24"/>
          <w:szCs w:val="24"/>
          <w:lang w:val="en-US"/>
        </w:rPr>
        <w:t>)),</w:t>
      </w:r>
      <w:r w:rsidRPr="00FF70C4">
        <w:rPr>
          <w:rFonts w:ascii="Cascadia Mono" w:hAnsi="Cascadia Mono" w:cs="Cascadia Mono"/>
          <w:noProof w:val="0"/>
          <w:color w:val="000000"/>
          <w:kern w:val="0"/>
          <w:sz w:val="24"/>
          <w:szCs w:val="24"/>
          <w:lang w:val="en-US"/>
        </w:rPr>
        <w:t xml:space="preserve"> 2</w:t>
      </w:r>
      <w:r w:rsidRPr="00FF70C4">
        <w:rPr>
          <w:rFonts w:ascii="Cascadia Mono" w:hAnsi="Cascadia Mono" w:cs="Cascadia Mono"/>
          <w:noProof w:val="0"/>
          <w:color w:val="808080"/>
          <w:kern w:val="0"/>
          <w:sz w:val="24"/>
          <w:szCs w:val="24"/>
          <w:lang w:val="en-US"/>
        </w:rPr>
        <w:t>)</w:t>
      </w:r>
    </w:p>
    <w:p w14:paraId="56E73A61" w14:textId="77777777" w:rsidR="00FF70C4" w:rsidRPr="00FF70C4" w:rsidRDefault="00FF70C4" w:rsidP="00FF7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F70C4">
        <w:rPr>
          <w:rFonts w:ascii="Cascadia Mono" w:hAnsi="Cascadia Mono" w:cs="Cascadia Mono"/>
          <w:noProof w:val="0"/>
          <w:color w:val="000000"/>
          <w:kern w:val="0"/>
          <w:sz w:val="24"/>
          <w:szCs w:val="24"/>
          <w:lang w:val="en-US"/>
        </w:rPr>
        <w:tab/>
      </w:r>
      <w:r w:rsidRPr="00FF70C4">
        <w:rPr>
          <w:rFonts w:ascii="Cascadia Mono" w:hAnsi="Cascadia Mono" w:cs="Cascadia Mono"/>
          <w:noProof w:val="0"/>
          <w:color w:val="000000"/>
          <w:kern w:val="0"/>
          <w:sz w:val="24"/>
          <w:szCs w:val="24"/>
          <w:lang w:val="en-US"/>
        </w:rPr>
        <w:tab/>
      </w:r>
      <w:r w:rsidRPr="00FF70C4">
        <w:rPr>
          <w:rFonts w:ascii="Cascadia Mono" w:hAnsi="Cascadia Mono" w:cs="Cascadia Mono"/>
          <w:noProof w:val="0"/>
          <w:color w:val="000000"/>
          <w:kern w:val="0"/>
          <w:sz w:val="24"/>
          <w:szCs w:val="24"/>
          <w:lang w:val="en-US"/>
        </w:rPr>
        <w:tab/>
      </w:r>
      <w:r w:rsidRPr="00FF70C4">
        <w:rPr>
          <w:rFonts w:ascii="Cascadia Mono" w:hAnsi="Cascadia Mono" w:cs="Cascadia Mono"/>
          <w:noProof w:val="0"/>
          <w:color w:val="0000FF"/>
          <w:kern w:val="0"/>
          <w:sz w:val="24"/>
          <w:szCs w:val="24"/>
          <w:lang w:val="en-US"/>
        </w:rPr>
        <w:t>SET</w:t>
      </w:r>
      <w:r w:rsidRPr="00FF70C4">
        <w:rPr>
          <w:rFonts w:ascii="Cascadia Mono" w:hAnsi="Cascadia Mono" w:cs="Cascadia Mono"/>
          <w:noProof w:val="0"/>
          <w:color w:val="000000"/>
          <w:kern w:val="0"/>
          <w:sz w:val="24"/>
          <w:szCs w:val="24"/>
          <w:lang w:val="en-US"/>
        </w:rPr>
        <w:t xml:space="preserve"> @name </w:t>
      </w:r>
      <w:r w:rsidRPr="00FF70C4">
        <w:rPr>
          <w:rFonts w:ascii="Cascadia Mono" w:hAnsi="Cascadia Mono" w:cs="Cascadia Mono"/>
          <w:noProof w:val="0"/>
          <w:color w:val="808080"/>
          <w:kern w:val="0"/>
          <w:sz w:val="24"/>
          <w:szCs w:val="24"/>
          <w:lang w:val="en-US"/>
        </w:rPr>
        <w:t>=</w:t>
      </w:r>
      <w:r w:rsidRPr="00FF70C4">
        <w:rPr>
          <w:rFonts w:ascii="Cascadia Mono" w:hAnsi="Cascadia Mono" w:cs="Cascadia Mono"/>
          <w:noProof w:val="0"/>
          <w:color w:val="000000"/>
          <w:kern w:val="0"/>
          <w:sz w:val="24"/>
          <w:szCs w:val="24"/>
          <w:lang w:val="en-US"/>
        </w:rPr>
        <w:t xml:space="preserve"> </w:t>
      </w:r>
      <w:r w:rsidRPr="00FF70C4">
        <w:rPr>
          <w:rFonts w:ascii="Cascadia Mono" w:hAnsi="Cascadia Mono" w:cs="Cascadia Mono"/>
          <w:noProof w:val="0"/>
          <w:color w:val="FF0000"/>
          <w:kern w:val="0"/>
          <w:sz w:val="24"/>
          <w:szCs w:val="24"/>
          <w:lang w:val="en-US"/>
        </w:rPr>
        <w:t>'Table '</w:t>
      </w:r>
      <w:r w:rsidRPr="00FF70C4">
        <w:rPr>
          <w:rFonts w:ascii="Cascadia Mono" w:hAnsi="Cascadia Mono" w:cs="Cascadia Mono"/>
          <w:noProof w:val="0"/>
          <w:color w:val="000000"/>
          <w:kern w:val="0"/>
          <w:sz w:val="24"/>
          <w:szCs w:val="24"/>
          <w:lang w:val="en-US"/>
        </w:rPr>
        <w:t xml:space="preserve"> </w:t>
      </w:r>
      <w:r w:rsidRPr="00FF70C4">
        <w:rPr>
          <w:rFonts w:ascii="Cascadia Mono" w:hAnsi="Cascadia Mono" w:cs="Cascadia Mono"/>
          <w:noProof w:val="0"/>
          <w:color w:val="808080"/>
          <w:kern w:val="0"/>
          <w:sz w:val="24"/>
          <w:szCs w:val="24"/>
          <w:lang w:val="en-US"/>
        </w:rPr>
        <w:t>+</w:t>
      </w:r>
      <w:r w:rsidRPr="00FF70C4">
        <w:rPr>
          <w:rFonts w:ascii="Cascadia Mono" w:hAnsi="Cascadia Mono" w:cs="Cascadia Mono"/>
          <w:noProof w:val="0"/>
          <w:color w:val="000000"/>
          <w:kern w:val="0"/>
          <w:sz w:val="24"/>
          <w:szCs w:val="24"/>
          <w:lang w:val="en-US"/>
        </w:rPr>
        <w:t xml:space="preserve"> </w:t>
      </w:r>
      <w:proofErr w:type="gramStart"/>
      <w:r w:rsidRPr="00FF70C4">
        <w:rPr>
          <w:rFonts w:ascii="Cascadia Mono" w:hAnsi="Cascadia Mono" w:cs="Cascadia Mono"/>
          <w:noProof w:val="0"/>
          <w:color w:val="FF00FF"/>
          <w:kern w:val="0"/>
          <w:sz w:val="24"/>
          <w:szCs w:val="24"/>
          <w:lang w:val="en-US"/>
        </w:rPr>
        <w:t>CAST</w:t>
      </w:r>
      <w:r w:rsidRPr="00FF70C4">
        <w:rPr>
          <w:rFonts w:ascii="Cascadia Mono" w:hAnsi="Cascadia Mono" w:cs="Cascadia Mono"/>
          <w:noProof w:val="0"/>
          <w:color w:val="808080"/>
          <w:kern w:val="0"/>
          <w:sz w:val="24"/>
          <w:szCs w:val="24"/>
          <w:lang w:val="en-US"/>
        </w:rPr>
        <w:t>(</w:t>
      </w:r>
      <w:proofErr w:type="gramEnd"/>
      <w:r w:rsidRPr="00FF70C4">
        <w:rPr>
          <w:rFonts w:ascii="Cascadia Mono" w:hAnsi="Cascadia Mono" w:cs="Cascadia Mono"/>
          <w:noProof w:val="0"/>
          <w:color w:val="000000"/>
          <w:kern w:val="0"/>
          <w:sz w:val="24"/>
          <w:szCs w:val="24"/>
          <w:lang w:val="en-US"/>
        </w:rPr>
        <w:t xml:space="preserve">@number </w:t>
      </w:r>
      <w:r w:rsidRPr="00FF70C4">
        <w:rPr>
          <w:rFonts w:ascii="Cascadia Mono" w:hAnsi="Cascadia Mono" w:cs="Cascadia Mono"/>
          <w:noProof w:val="0"/>
          <w:color w:val="0000FF"/>
          <w:kern w:val="0"/>
          <w:sz w:val="24"/>
          <w:szCs w:val="24"/>
          <w:lang w:val="en-US"/>
        </w:rPr>
        <w:t>AS</w:t>
      </w:r>
      <w:r w:rsidRPr="00FF70C4">
        <w:rPr>
          <w:rFonts w:ascii="Cascadia Mono" w:hAnsi="Cascadia Mono" w:cs="Cascadia Mono"/>
          <w:noProof w:val="0"/>
          <w:color w:val="000000"/>
          <w:kern w:val="0"/>
          <w:sz w:val="24"/>
          <w:szCs w:val="24"/>
          <w:lang w:val="en-US"/>
        </w:rPr>
        <w:t xml:space="preserve"> </w:t>
      </w:r>
      <w:r w:rsidRPr="00FF70C4">
        <w:rPr>
          <w:rFonts w:ascii="Cascadia Mono" w:hAnsi="Cascadia Mono" w:cs="Cascadia Mono"/>
          <w:noProof w:val="0"/>
          <w:color w:val="0000FF"/>
          <w:kern w:val="0"/>
          <w:sz w:val="24"/>
          <w:szCs w:val="24"/>
          <w:lang w:val="en-US"/>
        </w:rPr>
        <w:t>VARCHAR</w:t>
      </w:r>
      <w:r w:rsidRPr="00FF70C4">
        <w:rPr>
          <w:rFonts w:ascii="Cascadia Mono" w:hAnsi="Cascadia Mono" w:cs="Cascadia Mono"/>
          <w:noProof w:val="0"/>
          <w:color w:val="808080"/>
          <w:kern w:val="0"/>
          <w:sz w:val="24"/>
          <w:szCs w:val="24"/>
          <w:lang w:val="en-US"/>
        </w:rPr>
        <w:t>(</w:t>
      </w:r>
      <w:r w:rsidRPr="00FF70C4">
        <w:rPr>
          <w:rFonts w:ascii="Cascadia Mono" w:hAnsi="Cascadia Mono" w:cs="Cascadia Mono"/>
          <w:noProof w:val="0"/>
          <w:color w:val="000000"/>
          <w:kern w:val="0"/>
          <w:sz w:val="24"/>
          <w:szCs w:val="24"/>
          <w:lang w:val="en-US"/>
        </w:rPr>
        <w:t>2</w:t>
      </w:r>
      <w:r w:rsidRPr="00FF70C4">
        <w:rPr>
          <w:rFonts w:ascii="Cascadia Mono" w:hAnsi="Cascadia Mono" w:cs="Cascadia Mono"/>
          <w:noProof w:val="0"/>
          <w:color w:val="808080"/>
          <w:kern w:val="0"/>
          <w:sz w:val="24"/>
          <w:szCs w:val="24"/>
          <w:lang w:val="en-US"/>
        </w:rPr>
        <w:t>))</w:t>
      </w:r>
    </w:p>
    <w:p w14:paraId="7FB7723A" w14:textId="77777777" w:rsidR="00FF70C4" w:rsidRPr="00FF70C4" w:rsidRDefault="00FF70C4" w:rsidP="00FF7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F70C4">
        <w:rPr>
          <w:rFonts w:ascii="Cascadia Mono" w:hAnsi="Cascadia Mono" w:cs="Cascadia Mono"/>
          <w:noProof w:val="0"/>
          <w:color w:val="000000"/>
          <w:kern w:val="0"/>
          <w:sz w:val="24"/>
          <w:szCs w:val="24"/>
          <w:lang w:val="en-US"/>
        </w:rPr>
        <w:tab/>
      </w:r>
      <w:r w:rsidRPr="00FF70C4">
        <w:rPr>
          <w:rFonts w:ascii="Cascadia Mono" w:hAnsi="Cascadia Mono" w:cs="Cascadia Mono"/>
          <w:noProof w:val="0"/>
          <w:color w:val="000000"/>
          <w:kern w:val="0"/>
          <w:sz w:val="24"/>
          <w:szCs w:val="24"/>
          <w:lang w:val="en-US"/>
        </w:rPr>
        <w:tab/>
      </w:r>
      <w:r w:rsidRPr="00FF70C4">
        <w:rPr>
          <w:rFonts w:ascii="Cascadia Mono" w:hAnsi="Cascadia Mono" w:cs="Cascadia Mono"/>
          <w:noProof w:val="0"/>
          <w:color w:val="0000FF"/>
          <w:kern w:val="0"/>
          <w:sz w:val="24"/>
          <w:szCs w:val="24"/>
          <w:lang w:val="en-US"/>
        </w:rPr>
        <w:t>END</w:t>
      </w:r>
    </w:p>
    <w:p w14:paraId="3BA616DA" w14:textId="77777777" w:rsidR="00FF70C4" w:rsidRPr="00FF70C4" w:rsidRDefault="00FF70C4" w:rsidP="00FF7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F70C4">
        <w:rPr>
          <w:rFonts w:ascii="Cascadia Mono" w:hAnsi="Cascadia Mono" w:cs="Cascadia Mono"/>
          <w:noProof w:val="0"/>
          <w:color w:val="000000"/>
          <w:kern w:val="0"/>
          <w:sz w:val="24"/>
          <w:szCs w:val="24"/>
          <w:lang w:val="en-US"/>
        </w:rPr>
        <w:tab/>
      </w:r>
      <w:r w:rsidRPr="00FF70C4">
        <w:rPr>
          <w:rFonts w:ascii="Cascadia Mono" w:hAnsi="Cascadia Mono" w:cs="Cascadia Mono"/>
          <w:noProof w:val="0"/>
          <w:color w:val="000000"/>
          <w:kern w:val="0"/>
          <w:sz w:val="24"/>
          <w:szCs w:val="24"/>
          <w:lang w:val="en-US"/>
        </w:rPr>
        <w:tab/>
      </w:r>
      <w:r w:rsidRPr="00FF70C4">
        <w:rPr>
          <w:rFonts w:ascii="Cascadia Mono" w:hAnsi="Cascadia Mono" w:cs="Cascadia Mono"/>
          <w:noProof w:val="0"/>
          <w:color w:val="0000FF"/>
          <w:kern w:val="0"/>
          <w:sz w:val="24"/>
          <w:szCs w:val="24"/>
          <w:lang w:val="en-US"/>
        </w:rPr>
        <w:t>BEGIN</w:t>
      </w:r>
      <w:r w:rsidRPr="00FF70C4">
        <w:rPr>
          <w:rFonts w:ascii="Cascadia Mono" w:hAnsi="Cascadia Mono" w:cs="Cascadia Mono"/>
          <w:noProof w:val="0"/>
          <w:color w:val="000000"/>
          <w:kern w:val="0"/>
          <w:sz w:val="24"/>
          <w:szCs w:val="24"/>
          <w:lang w:val="en-US"/>
        </w:rPr>
        <w:t xml:space="preserve"> </w:t>
      </w:r>
      <w:r w:rsidRPr="00FF70C4">
        <w:rPr>
          <w:rFonts w:ascii="Cascadia Mono" w:hAnsi="Cascadia Mono" w:cs="Cascadia Mono"/>
          <w:noProof w:val="0"/>
          <w:color w:val="0000FF"/>
          <w:kern w:val="0"/>
          <w:sz w:val="24"/>
          <w:szCs w:val="24"/>
          <w:lang w:val="en-US"/>
        </w:rPr>
        <w:t>TRY</w:t>
      </w:r>
    </w:p>
    <w:p w14:paraId="6DC785BB" w14:textId="77777777" w:rsidR="00FF70C4" w:rsidRPr="00FF70C4" w:rsidRDefault="00FF70C4" w:rsidP="00FF7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F70C4">
        <w:rPr>
          <w:rFonts w:ascii="Cascadia Mono" w:hAnsi="Cascadia Mono" w:cs="Cascadia Mono"/>
          <w:noProof w:val="0"/>
          <w:color w:val="000000"/>
          <w:kern w:val="0"/>
          <w:sz w:val="24"/>
          <w:szCs w:val="24"/>
          <w:lang w:val="en-US"/>
        </w:rPr>
        <w:tab/>
      </w:r>
      <w:r w:rsidRPr="00FF70C4">
        <w:rPr>
          <w:rFonts w:ascii="Cascadia Mono" w:hAnsi="Cascadia Mono" w:cs="Cascadia Mono"/>
          <w:noProof w:val="0"/>
          <w:color w:val="000000"/>
          <w:kern w:val="0"/>
          <w:sz w:val="24"/>
          <w:szCs w:val="24"/>
          <w:lang w:val="en-US"/>
        </w:rPr>
        <w:tab/>
      </w:r>
      <w:r w:rsidRPr="00FF70C4">
        <w:rPr>
          <w:rFonts w:ascii="Cascadia Mono" w:hAnsi="Cascadia Mono" w:cs="Cascadia Mono"/>
          <w:noProof w:val="0"/>
          <w:color w:val="000000"/>
          <w:kern w:val="0"/>
          <w:sz w:val="24"/>
          <w:szCs w:val="24"/>
          <w:lang w:val="en-US"/>
        </w:rPr>
        <w:tab/>
      </w:r>
      <w:r w:rsidRPr="00FF70C4">
        <w:rPr>
          <w:rFonts w:ascii="Cascadia Mono" w:hAnsi="Cascadia Mono" w:cs="Cascadia Mono"/>
          <w:noProof w:val="0"/>
          <w:color w:val="0000FF"/>
          <w:kern w:val="0"/>
          <w:sz w:val="24"/>
          <w:szCs w:val="24"/>
          <w:lang w:val="en-US"/>
        </w:rPr>
        <w:t>INSERT</w:t>
      </w:r>
      <w:r w:rsidRPr="00FF70C4">
        <w:rPr>
          <w:rFonts w:ascii="Cascadia Mono" w:hAnsi="Cascadia Mono" w:cs="Cascadia Mono"/>
          <w:noProof w:val="0"/>
          <w:color w:val="000000"/>
          <w:kern w:val="0"/>
          <w:sz w:val="24"/>
          <w:szCs w:val="24"/>
          <w:lang w:val="en-US"/>
        </w:rPr>
        <w:t xml:space="preserve"> </w:t>
      </w:r>
      <w:r w:rsidRPr="00FF70C4">
        <w:rPr>
          <w:rFonts w:ascii="Cascadia Mono" w:hAnsi="Cascadia Mono" w:cs="Cascadia Mono"/>
          <w:noProof w:val="0"/>
          <w:color w:val="0000FF"/>
          <w:kern w:val="0"/>
          <w:sz w:val="24"/>
          <w:szCs w:val="24"/>
          <w:lang w:val="en-US"/>
        </w:rPr>
        <w:t>INTO</w:t>
      </w:r>
      <w:r w:rsidRPr="00FF70C4">
        <w:rPr>
          <w:rFonts w:ascii="Cascadia Mono" w:hAnsi="Cascadia Mono" w:cs="Cascadia Mono"/>
          <w:noProof w:val="0"/>
          <w:color w:val="000000"/>
          <w:kern w:val="0"/>
          <w:sz w:val="24"/>
          <w:szCs w:val="24"/>
          <w:lang w:val="en-US"/>
        </w:rPr>
        <w:t xml:space="preserve"> [Table</w:t>
      </w:r>
      <w:proofErr w:type="gramStart"/>
      <w:r w:rsidRPr="00FF70C4">
        <w:rPr>
          <w:rFonts w:ascii="Cascadia Mono" w:hAnsi="Cascadia Mono" w:cs="Cascadia Mono"/>
          <w:noProof w:val="0"/>
          <w:color w:val="000000"/>
          <w:kern w:val="0"/>
          <w:sz w:val="24"/>
          <w:szCs w:val="24"/>
          <w:lang w:val="en-US"/>
        </w:rPr>
        <w:t>]</w:t>
      </w:r>
      <w:r w:rsidRPr="00FF70C4">
        <w:rPr>
          <w:rFonts w:ascii="Cascadia Mono" w:hAnsi="Cascadia Mono" w:cs="Cascadia Mono"/>
          <w:noProof w:val="0"/>
          <w:color w:val="808080"/>
          <w:kern w:val="0"/>
          <w:sz w:val="24"/>
          <w:szCs w:val="24"/>
          <w:lang w:val="en-US"/>
        </w:rPr>
        <w:t>(</w:t>
      </w:r>
      <w:proofErr w:type="gramEnd"/>
      <w:r w:rsidRPr="00FF70C4">
        <w:rPr>
          <w:rFonts w:ascii="Cascadia Mono" w:hAnsi="Cascadia Mono" w:cs="Cascadia Mono"/>
          <w:noProof w:val="0"/>
          <w:color w:val="000000"/>
          <w:kern w:val="0"/>
          <w:sz w:val="24"/>
          <w:szCs w:val="24"/>
          <w:lang w:val="en-US"/>
        </w:rPr>
        <w:t>ID</w:t>
      </w:r>
      <w:r w:rsidRPr="00FF70C4">
        <w:rPr>
          <w:rFonts w:ascii="Cascadia Mono" w:hAnsi="Cascadia Mono" w:cs="Cascadia Mono"/>
          <w:noProof w:val="0"/>
          <w:color w:val="808080"/>
          <w:kern w:val="0"/>
          <w:sz w:val="24"/>
          <w:szCs w:val="24"/>
          <w:lang w:val="en-US"/>
        </w:rPr>
        <w:t>,</w:t>
      </w:r>
      <w:r w:rsidRPr="00FF70C4">
        <w:rPr>
          <w:rFonts w:ascii="Cascadia Mono" w:hAnsi="Cascadia Mono" w:cs="Cascadia Mono"/>
          <w:noProof w:val="0"/>
          <w:color w:val="000000"/>
          <w:kern w:val="0"/>
          <w:sz w:val="24"/>
          <w:szCs w:val="24"/>
          <w:lang w:val="en-US"/>
        </w:rPr>
        <w:t xml:space="preserve"> </w:t>
      </w:r>
      <w:r w:rsidRPr="00FF70C4">
        <w:rPr>
          <w:rFonts w:ascii="Cascadia Mono" w:hAnsi="Cascadia Mono" w:cs="Cascadia Mono"/>
          <w:noProof w:val="0"/>
          <w:color w:val="0000FF"/>
          <w:kern w:val="0"/>
          <w:sz w:val="24"/>
          <w:szCs w:val="24"/>
          <w:lang w:val="en-US"/>
        </w:rPr>
        <w:t>name</w:t>
      </w:r>
      <w:r w:rsidRPr="00FF70C4">
        <w:rPr>
          <w:rFonts w:ascii="Cascadia Mono" w:hAnsi="Cascadia Mono" w:cs="Cascadia Mono"/>
          <w:noProof w:val="0"/>
          <w:color w:val="808080"/>
          <w:kern w:val="0"/>
          <w:sz w:val="24"/>
          <w:szCs w:val="24"/>
          <w:lang w:val="en-US"/>
        </w:rPr>
        <w:t>,</w:t>
      </w:r>
      <w:r w:rsidRPr="00FF70C4">
        <w:rPr>
          <w:rFonts w:ascii="Cascadia Mono" w:hAnsi="Cascadia Mono" w:cs="Cascadia Mono"/>
          <w:noProof w:val="0"/>
          <w:color w:val="000000"/>
          <w:kern w:val="0"/>
          <w:sz w:val="24"/>
          <w:szCs w:val="24"/>
          <w:lang w:val="en-US"/>
        </w:rPr>
        <w:t xml:space="preserve"> </w:t>
      </w:r>
      <w:r w:rsidRPr="00FF70C4">
        <w:rPr>
          <w:rFonts w:ascii="Cascadia Mono" w:hAnsi="Cascadia Mono" w:cs="Cascadia Mono"/>
          <w:noProof w:val="0"/>
          <w:color w:val="0000FF"/>
          <w:kern w:val="0"/>
          <w:sz w:val="24"/>
          <w:szCs w:val="24"/>
          <w:lang w:val="en-US"/>
        </w:rPr>
        <w:t>status</w:t>
      </w:r>
      <w:r w:rsidRPr="00FF70C4">
        <w:rPr>
          <w:rFonts w:ascii="Cascadia Mono" w:hAnsi="Cascadia Mono" w:cs="Cascadia Mono"/>
          <w:noProof w:val="0"/>
          <w:color w:val="808080"/>
          <w:kern w:val="0"/>
          <w:sz w:val="24"/>
          <w:szCs w:val="24"/>
          <w:lang w:val="en-US"/>
        </w:rPr>
        <w:t>)</w:t>
      </w:r>
    </w:p>
    <w:p w14:paraId="1A623D4A" w14:textId="77777777" w:rsidR="00FF70C4" w:rsidRPr="00FF70C4" w:rsidRDefault="00FF70C4" w:rsidP="00FF7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F70C4">
        <w:rPr>
          <w:rFonts w:ascii="Cascadia Mono" w:hAnsi="Cascadia Mono" w:cs="Cascadia Mono"/>
          <w:noProof w:val="0"/>
          <w:color w:val="000000"/>
          <w:kern w:val="0"/>
          <w:sz w:val="24"/>
          <w:szCs w:val="24"/>
          <w:lang w:val="en-US"/>
        </w:rPr>
        <w:tab/>
      </w:r>
      <w:r w:rsidRPr="00FF70C4">
        <w:rPr>
          <w:rFonts w:ascii="Cascadia Mono" w:hAnsi="Cascadia Mono" w:cs="Cascadia Mono"/>
          <w:noProof w:val="0"/>
          <w:color w:val="000000"/>
          <w:kern w:val="0"/>
          <w:sz w:val="24"/>
          <w:szCs w:val="24"/>
          <w:lang w:val="en-US"/>
        </w:rPr>
        <w:tab/>
      </w:r>
      <w:r w:rsidRPr="00FF70C4">
        <w:rPr>
          <w:rFonts w:ascii="Cascadia Mono" w:hAnsi="Cascadia Mono" w:cs="Cascadia Mono"/>
          <w:noProof w:val="0"/>
          <w:color w:val="000000"/>
          <w:kern w:val="0"/>
          <w:sz w:val="24"/>
          <w:szCs w:val="24"/>
          <w:lang w:val="en-US"/>
        </w:rPr>
        <w:tab/>
      </w:r>
      <w:r w:rsidRPr="00FF70C4">
        <w:rPr>
          <w:rFonts w:ascii="Cascadia Mono" w:hAnsi="Cascadia Mono" w:cs="Cascadia Mono"/>
          <w:noProof w:val="0"/>
          <w:color w:val="0000FF"/>
          <w:kern w:val="0"/>
          <w:sz w:val="24"/>
          <w:szCs w:val="24"/>
          <w:lang w:val="en-US"/>
        </w:rPr>
        <w:t xml:space="preserve">VALUES </w:t>
      </w:r>
      <w:r w:rsidRPr="00FF70C4">
        <w:rPr>
          <w:rFonts w:ascii="Cascadia Mono" w:hAnsi="Cascadia Mono" w:cs="Cascadia Mono"/>
          <w:noProof w:val="0"/>
          <w:color w:val="808080"/>
          <w:kern w:val="0"/>
          <w:sz w:val="24"/>
          <w:szCs w:val="24"/>
          <w:lang w:val="en-US"/>
        </w:rPr>
        <w:t>(</w:t>
      </w:r>
      <w:r w:rsidRPr="00FF70C4">
        <w:rPr>
          <w:rFonts w:ascii="Cascadia Mono" w:hAnsi="Cascadia Mono" w:cs="Cascadia Mono"/>
          <w:noProof w:val="0"/>
          <w:color w:val="000000"/>
          <w:kern w:val="0"/>
          <w:sz w:val="24"/>
          <w:szCs w:val="24"/>
          <w:lang w:val="en-US"/>
        </w:rPr>
        <w:t>@ID</w:t>
      </w:r>
      <w:r w:rsidRPr="00FF70C4">
        <w:rPr>
          <w:rFonts w:ascii="Cascadia Mono" w:hAnsi="Cascadia Mono" w:cs="Cascadia Mono"/>
          <w:noProof w:val="0"/>
          <w:color w:val="808080"/>
          <w:kern w:val="0"/>
          <w:sz w:val="24"/>
          <w:szCs w:val="24"/>
          <w:lang w:val="en-US"/>
        </w:rPr>
        <w:t>,</w:t>
      </w:r>
      <w:r w:rsidRPr="00FF70C4">
        <w:rPr>
          <w:rFonts w:ascii="Cascadia Mono" w:hAnsi="Cascadia Mono" w:cs="Cascadia Mono"/>
          <w:noProof w:val="0"/>
          <w:color w:val="000000"/>
          <w:kern w:val="0"/>
          <w:sz w:val="24"/>
          <w:szCs w:val="24"/>
          <w:lang w:val="en-US"/>
        </w:rPr>
        <w:t xml:space="preserve"> @name</w:t>
      </w:r>
      <w:r w:rsidRPr="00FF70C4">
        <w:rPr>
          <w:rFonts w:ascii="Cascadia Mono" w:hAnsi="Cascadia Mono" w:cs="Cascadia Mono"/>
          <w:noProof w:val="0"/>
          <w:color w:val="808080"/>
          <w:kern w:val="0"/>
          <w:sz w:val="24"/>
          <w:szCs w:val="24"/>
          <w:lang w:val="en-US"/>
        </w:rPr>
        <w:t>,</w:t>
      </w:r>
      <w:r w:rsidRPr="00FF70C4">
        <w:rPr>
          <w:rFonts w:ascii="Cascadia Mono" w:hAnsi="Cascadia Mono" w:cs="Cascadia Mono"/>
          <w:noProof w:val="0"/>
          <w:color w:val="000000"/>
          <w:kern w:val="0"/>
          <w:sz w:val="24"/>
          <w:szCs w:val="24"/>
          <w:lang w:val="en-US"/>
        </w:rPr>
        <w:t xml:space="preserve"> @status</w:t>
      </w:r>
      <w:r w:rsidRPr="00FF70C4">
        <w:rPr>
          <w:rFonts w:ascii="Cascadia Mono" w:hAnsi="Cascadia Mono" w:cs="Cascadia Mono"/>
          <w:noProof w:val="0"/>
          <w:color w:val="808080"/>
          <w:kern w:val="0"/>
          <w:sz w:val="24"/>
          <w:szCs w:val="24"/>
          <w:lang w:val="en-US"/>
        </w:rPr>
        <w:t>)</w:t>
      </w:r>
    </w:p>
    <w:p w14:paraId="45D5F827" w14:textId="77777777" w:rsidR="00FF70C4" w:rsidRPr="00FF70C4" w:rsidRDefault="00FF70C4" w:rsidP="00FF7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F70C4">
        <w:rPr>
          <w:rFonts w:ascii="Cascadia Mono" w:hAnsi="Cascadia Mono" w:cs="Cascadia Mono"/>
          <w:noProof w:val="0"/>
          <w:color w:val="000000"/>
          <w:kern w:val="0"/>
          <w:sz w:val="24"/>
          <w:szCs w:val="24"/>
          <w:lang w:val="en-US"/>
        </w:rPr>
        <w:lastRenderedPageBreak/>
        <w:tab/>
      </w:r>
      <w:r w:rsidRPr="00FF70C4">
        <w:rPr>
          <w:rFonts w:ascii="Cascadia Mono" w:hAnsi="Cascadia Mono" w:cs="Cascadia Mono"/>
          <w:noProof w:val="0"/>
          <w:color w:val="000000"/>
          <w:kern w:val="0"/>
          <w:sz w:val="24"/>
          <w:szCs w:val="24"/>
          <w:lang w:val="en-US"/>
        </w:rPr>
        <w:tab/>
      </w:r>
      <w:r w:rsidRPr="00FF70C4">
        <w:rPr>
          <w:rFonts w:ascii="Cascadia Mono" w:hAnsi="Cascadia Mono" w:cs="Cascadia Mono"/>
          <w:noProof w:val="0"/>
          <w:color w:val="000000"/>
          <w:kern w:val="0"/>
          <w:sz w:val="24"/>
          <w:szCs w:val="24"/>
          <w:lang w:val="en-US"/>
        </w:rPr>
        <w:tab/>
      </w:r>
      <w:r w:rsidRPr="00FF70C4">
        <w:rPr>
          <w:rFonts w:ascii="Cascadia Mono" w:hAnsi="Cascadia Mono" w:cs="Cascadia Mono"/>
          <w:noProof w:val="0"/>
          <w:color w:val="0000FF"/>
          <w:kern w:val="0"/>
          <w:sz w:val="24"/>
          <w:szCs w:val="24"/>
          <w:lang w:val="en-US"/>
        </w:rPr>
        <w:t>COMMIT</w:t>
      </w:r>
      <w:r w:rsidRPr="00FF70C4">
        <w:rPr>
          <w:rFonts w:ascii="Cascadia Mono" w:hAnsi="Cascadia Mono" w:cs="Cascadia Mono"/>
          <w:noProof w:val="0"/>
          <w:color w:val="000000"/>
          <w:kern w:val="0"/>
          <w:sz w:val="24"/>
          <w:szCs w:val="24"/>
          <w:lang w:val="en-US"/>
        </w:rPr>
        <w:t xml:space="preserve"> </w:t>
      </w:r>
      <w:r w:rsidRPr="00FF70C4">
        <w:rPr>
          <w:rFonts w:ascii="Cascadia Mono" w:hAnsi="Cascadia Mono" w:cs="Cascadia Mono"/>
          <w:noProof w:val="0"/>
          <w:color w:val="0000FF"/>
          <w:kern w:val="0"/>
          <w:sz w:val="24"/>
          <w:szCs w:val="24"/>
          <w:lang w:val="en-US"/>
        </w:rPr>
        <w:t>TRANSACTION</w:t>
      </w:r>
    </w:p>
    <w:p w14:paraId="3C9DD9D1" w14:textId="77777777" w:rsidR="00FF70C4" w:rsidRPr="00FF70C4" w:rsidRDefault="00FF70C4" w:rsidP="00FF7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F70C4">
        <w:rPr>
          <w:rFonts w:ascii="Cascadia Mono" w:hAnsi="Cascadia Mono" w:cs="Cascadia Mono"/>
          <w:noProof w:val="0"/>
          <w:color w:val="000000"/>
          <w:kern w:val="0"/>
          <w:sz w:val="24"/>
          <w:szCs w:val="24"/>
          <w:lang w:val="en-US"/>
        </w:rPr>
        <w:tab/>
      </w:r>
      <w:r w:rsidRPr="00FF70C4">
        <w:rPr>
          <w:rFonts w:ascii="Cascadia Mono" w:hAnsi="Cascadia Mono" w:cs="Cascadia Mono"/>
          <w:noProof w:val="0"/>
          <w:color w:val="000000"/>
          <w:kern w:val="0"/>
          <w:sz w:val="24"/>
          <w:szCs w:val="24"/>
          <w:lang w:val="en-US"/>
        </w:rPr>
        <w:tab/>
      </w:r>
      <w:r w:rsidRPr="00FF70C4">
        <w:rPr>
          <w:rFonts w:ascii="Cascadia Mono" w:hAnsi="Cascadia Mono" w:cs="Cascadia Mono"/>
          <w:noProof w:val="0"/>
          <w:color w:val="0000FF"/>
          <w:kern w:val="0"/>
          <w:sz w:val="24"/>
          <w:szCs w:val="24"/>
          <w:lang w:val="en-US"/>
        </w:rPr>
        <w:t>END</w:t>
      </w:r>
      <w:r w:rsidRPr="00FF70C4">
        <w:rPr>
          <w:rFonts w:ascii="Cascadia Mono" w:hAnsi="Cascadia Mono" w:cs="Cascadia Mono"/>
          <w:noProof w:val="0"/>
          <w:color w:val="000000"/>
          <w:kern w:val="0"/>
          <w:sz w:val="24"/>
          <w:szCs w:val="24"/>
          <w:lang w:val="en-US"/>
        </w:rPr>
        <w:t xml:space="preserve"> </w:t>
      </w:r>
      <w:r w:rsidRPr="00FF70C4">
        <w:rPr>
          <w:rFonts w:ascii="Cascadia Mono" w:hAnsi="Cascadia Mono" w:cs="Cascadia Mono"/>
          <w:noProof w:val="0"/>
          <w:color w:val="0000FF"/>
          <w:kern w:val="0"/>
          <w:sz w:val="24"/>
          <w:szCs w:val="24"/>
          <w:lang w:val="en-US"/>
        </w:rPr>
        <w:t>TRY</w:t>
      </w:r>
    </w:p>
    <w:p w14:paraId="0EBA051D" w14:textId="77777777" w:rsidR="00FF70C4" w:rsidRPr="00FF70C4" w:rsidRDefault="00FF70C4" w:rsidP="00FF7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F70C4">
        <w:rPr>
          <w:rFonts w:ascii="Cascadia Mono" w:hAnsi="Cascadia Mono" w:cs="Cascadia Mono"/>
          <w:noProof w:val="0"/>
          <w:color w:val="000000"/>
          <w:kern w:val="0"/>
          <w:sz w:val="24"/>
          <w:szCs w:val="24"/>
          <w:lang w:val="en-US"/>
        </w:rPr>
        <w:tab/>
      </w:r>
      <w:r w:rsidRPr="00FF70C4">
        <w:rPr>
          <w:rFonts w:ascii="Cascadia Mono" w:hAnsi="Cascadia Mono" w:cs="Cascadia Mono"/>
          <w:noProof w:val="0"/>
          <w:color w:val="000000"/>
          <w:kern w:val="0"/>
          <w:sz w:val="24"/>
          <w:szCs w:val="24"/>
          <w:lang w:val="en-US"/>
        </w:rPr>
        <w:tab/>
      </w:r>
      <w:r w:rsidRPr="00FF70C4">
        <w:rPr>
          <w:rFonts w:ascii="Cascadia Mono" w:hAnsi="Cascadia Mono" w:cs="Cascadia Mono"/>
          <w:noProof w:val="0"/>
          <w:color w:val="0000FF"/>
          <w:kern w:val="0"/>
          <w:sz w:val="24"/>
          <w:szCs w:val="24"/>
          <w:lang w:val="en-US"/>
        </w:rPr>
        <w:t>BEGIN</w:t>
      </w:r>
      <w:r w:rsidRPr="00FF70C4">
        <w:rPr>
          <w:rFonts w:ascii="Cascadia Mono" w:hAnsi="Cascadia Mono" w:cs="Cascadia Mono"/>
          <w:noProof w:val="0"/>
          <w:color w:val="000000"/>
          <w:kern w:val="0"/>
          <w:sz w:val="24"/>
          <w:szCs w:val="24"/>
          <w:lang w:val="en-US"/>
        </w:rPr>
        <w:t xml:space="preserve"> </w:t>
      </w:r>
      <w:r w:rsidRPr="00FF70C4">
        <w:rPr>
          <w:rFonts w:ascii="Cascadia Mono" w:hAnsi="Cascadia Mono" w:cs="Cascadia Mono"/>
          <w:noProof w:val="0"/>
          <w:color w:val="0000FF"/>
          <w:kern w:val="0"/>
          <w:sz w:val="24"/>
          <w:szCs w:val="24"/>
          <w:lang w:val="en-US"/>
        </w:rPr>
        <w:t>CATCH</w:t>
      </w:r>
    </w:p>
    <w:p w14:paraId="1162E961" w14:textId="77777777" w:rsidR="00FF70C4" w:rsidRPr="00FF70C4" w:rsidRDefault="00FF70C4" w:rsidP="00FF7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F70C4">
        <w:rPr>
          <w:rFonts w:ascii="Cascadia Mono" w:hAnsi="Cascadia Mono" w:cs="Cascadia Mono"/>
          <w:noProof w:val="0"/>
          <w:color w:val="000000"/>
          <w:kern w:val="0"/>
          <w:sz w:val="24"/>
          <w:szCs w:val="24"/>
          <w:lang w:val="en-US"/>
        </w:rPr>
        <w:tab/>
      </w:r>
      <w:r w:rsidRPr="00FF70C4">
        <w:rPr>
          <w:rFonts w:ascii="Cascadia Mono" w:hAnsi="Cascadia Mono" w:cs="Cascadia Mono"/>
          <w:noProof w:val="0"/>
          <w:color w:val="000000"/>
          <w:kern w:val="0"/>
          <w:sz w:val="24"/>
          <w:szCs w:val="24"/>
          <w:lang w:val="en-US"/>
        </w:rPr>
        <w:tab/>
      </w:r>
      <w:r w:rsidRPr="00FF70C4">
        <w:rPr>
          <w:rFonts w:ascii="Cascadia Mono" w:hAnsi="Cascadia Mono" w:cs="Cascadia Mono"/>
          <w:noProof w:val="0"/>
          <w:color w:val="000000"/>
          <w:kern w:val="0"/>
          <w:sz w:val="24"/>
          <w:szCs w:val="24"/>
          <w:lang w:val="en-US"/>
        </w:rPr>
        <w:tab/>
      </w:r>
      <w:r w:rsidRPr="00FF70C4">
        <w:rPr>
          <w:rFonts w:ascii="Cascadia Mono" w:hAnsi="Cascadia Mono" w:cs="Cascadia Mono"/>
          <w:noProof w:val="0"/>
          <w:color w:val="0000FF"/>
          <w:kern w:val="0"/>
          <w:sz w:val="24"/>
          <w:szCs w:val="24"/>
          <w:lang w:val="en-US"/>
        </w:rPr>
        <w:t>ROLLBACK</w:t>
      </w:r>
      <w:r w:rsidRPr="00FF70C4">
        <w:rPr>
          <w:rFonts w:ascii="Cascadia Mono" w:hAnsi="Cascadia Mono" w:cs="Cascadia Mono"/>
          <w:noProof w:val="0"/>
          <w:color w:val="000000"/>
          <w:kern w:val="0"/>
          <w:sz w:val="24"/>
          <w:szCs w:val="24"/>
          <w:lang w:val="en-US"/>
        </w:rPr>
        <w:t xml:space="preserve"> </w:t>
      </w:r>
      <w:r w:rsidRPr="00FF70C4">
        <w:rPr>
          <w:rFonts w:ascii="Cascadia Mono" w:hAnsi="Cascadia Mono" w:cs="Cascadia Mono"/>
          <w:noProof w:val="0"/>
          <w:color w:val="0000FF"/>
          <w:kern w:val="0"/>
          <w:sz w:val="24"/>
          <w:szCs w:val="24"/>
          <w:lang w:val="en-US"/>
        </w:rPr>
        <w:t>TRANSACTION</w:t>
      </w:r>
    </w:p>
    <w:p w14:paraId="1A9FD86D" w14:textId="77777777" w:rsidR="00FF70C4" w:rsidRPr="00FF70C4" w:rsidRDefault="00FF70C4" w:rsidP="00FF7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F70C4">
        <w:rPr>
          <w:rFonts w:ascii="Cascadia Mono" w:hAnsi="Cascadia Mono" w:cs="Cascadia Mono"/>
          <w:noProof w:val="0"/>
          <w:color w:val="000000"/>
          <w:kern w:val="0"/>
          <w:sz w:val="24"/>
          <w:szCs w:val="24"/>
          <w:lang w:val="en-US"/>
        </w:rPr>
        <w:tab/>
      </w:r>
      <w:r w:rsidRPr="00FF70C4">
        <w:rPr>
          <w:rFonts w:ascii="Cascadia Mono" w:hAnsi="Cascadia Mono" w:cs="Cascadia Mono"/>
          <w:noProof w:val="0"/>
          <w:color w:val="000000"/>
          <w:kern w:val="0"/>
          <w:sz w:val="24"/>
          <w:szCs w:val="24"/>
          <w:lang w:val="en-US"/>
        </w:rPr>
        <w:tab/>
      </w:r>
      <w:r w:rsidRPr="00FF70C4">
        <w:rPr>
          <w:rFonts w:ascii="Cascadia Mono" w:hAnsi="Cascadia Mono" w:cs="Cascadia Mono"/>
          <w:noProof w:val="0"/>
          <w:color w:val="000000"/>
          <w:kern w:val="0"/>
          <w:sz w:val="24"/>
          <w:szCs w:val="24"/>
          <w:lang w:val="en-US"/>
        </w:rPr>
        <w:tab/>
      </w:r>
      <w:r w:rsidRPr="00FF70C4">
        <w:rPr>
          <w:rFonts w:ascii="Cascadia Mono" w:hAnsi="Cascadia Mono" w:cs="Cascadia Mono"/>
          <w:noProof w:val="0"/>
          <w:color w:val="0000FF"/>
          <w:kern w:val="0"/>
          <w:sz w:val="24"/>
          <w:szCs w:val="24"/>
          <w:lang w:val="en-US"/>
        </w:rPr>
        <w:t>SET</w:t>
      </w:r>
      <w:r w:rsidRPr="00FF70C4">
        <w:rPr>
          <w:rFonts w:ascii="Cascadia Mono" w:hAnsi="Cascadia Mono" w:cs="Cascadia Mono"/>
          <w:noProof w:val="0"/>
          <w:color w:val="000000"/>
          <w:kern w:val="0"/>
          <w:sz w:val="24"/>
          <w:szCs w:val="24"/>
          <w:lang w:val="en-US"/>
        </w:rPr>
        <w:t xml:space="preserve"> @errorMessage </w:t>
      </w:r>
      <w:r w:rsidRPr="00FF70C4">
        <w:rPr>
          <w:rFonts w:ascii="Cascadia Mono" w:hAnsi="Cascadia Mono" w:cs="Cascadia Mono"/>
          <w:noProof w:val="0"/>
          <w:color w:val="808080"/>
          <w:kern w:val="0"/>
          <w:sz w:val="24"/>
          <w:szCs w:val="24"/>
          <w:lang w:val="en-US"/>
        </w:rPr>
        <w:t>=</w:t>
      </w:r>
      <w:r w:rsidRPr="00FF70C4">
        <w:rPr>
          <w:rFonts w:ascii="Cascadia Mono" w:hAnsi="Cascadia Mono" w:cs="Cascadia Mono"/>
          <w:noProof w:val="0"/>
          <w:color w:val="000000"/>
          <w:kern w:val="0"/>
          <w:sz w:val="24"/>
          <w:szCs w:val="24"/>
          <w:lang w:val="en-US"/>
        </w:rPr>
        <w:t xml:space="preserve"> </w:t>
      </w:r>
      <w:r w:rsidRPr="00FF70C4">
        <w:rPr>
          <w:rFonts w:ascii="Cascadia Mono" w:hAnsi="Cascadia Mono" w:cs="Cascadia Mono"/>
          <w:noProof w:val="0"/>
          <w:color w:val="FF00FF"/>
          <w:kern w:val="0"/>
          <w:sz w:val="24"/>
          <w:szCs w:val="24"/>
          <w:lang w:val="en-US"/>
        </w:rPr>
        <w:t>ERROR_</w:t>
      </w:r>
      <w:proofErr w:type="gramStart"/>
      <w:r w:rsidRPr="00FF70C4">
        <w:rPr>
          <w:rFonts w:ascii="Cascadia Mono" w:hAnsi="Cascadia Mono" w:cs="Cascadia Mono"/>
          <w:noProof w:val="0"/>
          <w:color w:val="FF00FF"/>
          <w:kern w:val="0"/>
          <w:sz w:val="24"/>
          <w:szCs w:val="24"/>
          <w:lang w:val="en-US"/>
        </w:rPr>
        <w:t>MESSAGE</w:t>
      </w:r>
      <w:r w:rsidRPr="00FF70C4">
        <w:rPr>
          <w:rFonts w:ascii="Cascadia Mono" w:hAnsi="Cascadia Mono" w:cs="Cascadia Mono"/>
          <w:noProof w:val="0"/>
          <w:color w:val="808080"/>
          <w:kern w:val="0"/>
          <w:sz w:val="24"/>
          <w:szCs w:val="24"/>
          <w:lang w:val="en-US"/>
        </w:rPr>
        <w:t>(</w:t>
      </w:r>
      <w:proofErr w:type="gramEnd"/>
      <w:r w:rsidRPr="00FF70C4">
        <w:rPr>
          <w:rFonts w:ascii="Cascadia Mono" w:hAnsi="Cascadia Mono" w:cs="Cascadia Mono"/>
          <w:noProof w:val="0"/>
          <w:color w:val="808080"/>
          <w:kern w:val="0"/>
          <w:sz w:val="24"/>
          <w:szCs w:val="24"/>
          <w:lang w:val="en-US"/>
        </w:rPr>
        <w:t>)</w:t>
      </w:r>
    </w:p>
    <w:p w14:paraId="013E8B31" w14:textId="77777777" w:rsidR="00FF70C4" w:rsidRPr="00FF70C4" w:rsidRDefault="00FF70C4" w:rsidP="00FF7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F70C4">
        <w:rPr>
          <w:rFonts w:ascii="Cascadia Mono" w:hAnsi="Cascadia Mono" w:cs="Cascadia Mono"/>
          <w:noProof w:val="0"/>
          <w:color w:val="000000"/>
          <w:kern w:val="0"/>
          <w:sz w:val="24"/>
          <w:szCs w:val="24"/>
          <w:lang w:val="en-US"/>
        </w:rPr>
        <w:tab/>
      </w:r>
      <w:r w:rsidRPr="00FF70C4">
        <w:rPr>
          <w:rFonts w:ascii="Cascadia Mono" w:hAnsi="Cascadia Mono" w:cs="Cascadia Mono"/>
          <w:noProof w:val="0"/>
          <w:color w:val="000000"/>
          <w:kern w:val="0"/>
          <w:sz w:val="24"/>
          <w:szCs w:val="24"/>
          <w:lang w:val="en-US"/>
        </w:rPr>
        <w:tab/>
      </w:r>
      <w:r w:rsidRPr="00FF70C4">
        <w:rPr>
          <w:rFonts w:ascii="Cascadia Mono" w:hAnsi="Cascadia Mono" w:cs="Cascadia Mono"/>
          <w:noProof w:val="0"/>
          <w:color w:val="000000"/>
          <w:kern w:val="0"/>
          <w:sz w:val="24"/>
          <w:szCs w:val="24"/>
          <w:lang w:val="en-US"/>
        </w:rPr>
        <w:tab/>
      </w:r>
      <w:proofErr w:type="gramStart"/>
      <w:r w:rsidRPr="00FF70C4">
        <w:rPr>
          <w:rFonts w:ascii="Cascadia Mono" w:hAnsi="Cascadia Mono" w:cs="Cascadia Mono"/>
          <w:noProof w:val="0"/>
          <w:color w:val="0000FF"/>
          <w:kern w:val="0"/>
          <w:sz w:val="24"/>
          <w:szCs w:val="24"/>
          <w:lang w:val="en-US"/>
        </w:rPr>
        <w:t>RAISERROR</w:t>
      </w:r>
      <w:r w:rsidRPr="00FF70C4">
        <w:rPr>
          <w:rFonts w:ascii="Cascadia Mono" w:hAnsi="Cascadia Mono" w:cs="Cascadia Mono"/>
          <w:noProof w:val="0"/>
          <w:color w:val="808080"/>
          <w:kern w:val="0"/>
          <w:sz w:val="24"/>
          <w:szCs w:val="24"/>
          <w:lang w:val="en-US"/>
        </w:rPr>
        <w:t>(</w:t>
      </w:r>
      <w:proofErr w:type="gramEnd"/>
      <w:r w:rsidRPr="00FF70C4">
        <w:rPr>
          <w:rFonts w:ascii="Cascadia Mono" w:hAnsi="Cascadia Mono" w:cs="Cascadia Mono"/>
          <w:noProof w:val="0"/>
          <w:color w:val="000000"/>
          <w:kern w:val="0"/>
          <w:sz w:val="24"/>
          <w:szCs w:val="24"/>
          <w:lang w:val="en-US"/>
        </w:rPr>
        <w:t>@errorMessage</w:t>
      </w:r>
      <w:r w:rsidRPr="00FF70C4">
        <w:rPr>
          <w:rFonts w:ascii="Cascadia Mono" w:hAnsi="Cascadia Mono" w:cs="Cascadia Mono"/>
          <w:noProof w:val="0"/>
          <w:color w:val="808080"/>
          <w:kern w:val="0"/>
          <w:sz w:val="24"/>
          <w:szCs w:val="24"/>
          <w:lang w:val="en-US"/>
        </w:rPr>
        <w:t>,</w:t>
      </w:r>
      <w:r w:rsidRPr="00FF70C4">
        <w:rPr>
          <w:rFonts w:ascii="Cascadia Mono" w:hAnsi="Cascadia Mono" w:cs="Cascadia Mono"/>
          <w:noProof w:val="0"/>
          <w:color w:val="000000"/>
          <w:kern w:val="0"/>
          <w:sz w:val="24"/>
          <w:szCs w:val="24"/>
          <w:lang w:val="en-US"/>
        </w:rPr>
        <w:t xml:space="preserve"> 16</w:t>
      </w:r>
      <w:r w:rsidRPr="00FF70C4">
        <w:rPr>
          <w:rFonts w:ascii="Cascadia Mono" w:hAnsi="Cascadia Mono" w:cs="Cascadia Mono"/>
          <w:noProof w:val="0"/>
          <w:color w:val="808080"/>
          <w:kern w:val="0"/>
          <w:sz w:val="24"/>
          <w:szCs w:val="24"/>
          <w:lang w:val="en-US"/>
        </w:rPr>
        <w:t>,</w:t>
      </w:r>
      <w:r w:rsidRPr="00FF70C4">
        <w:rPr>
          <w:rFonts w:ascii="Cascadia Mono" w:hAnsi="Cascadia Mono" w:cs="Cascadia Mono"/>
          <w:noProof w:val="0"/>
          <w:color w:val="000000"/>
          <w:kern w:val="0"/>
          <w:sz w:val="24"/>
          <w:szCs w:val="24"/>
          <w:lang w:val="en-US"/>
        </w:rPr>
        <w:t xml:space="preserve"> 1</w:t>
      </w:r>
      <w:r w:rsidRPr="00FF70C4">
        <w:rPr>
          <w:rFonts w:ascii="Cascadia Mono" w:hAnsi="Cascadia Mono" w:cs="Cascadia Mono"/>
          <w:noProof w:val="0"/>
          <w:color w:val="808080"/>
          <w:kern w:val="0"/>
          <w:sz w:val="24"/>
          <w:szCs w:val="24"/>
          <w:lang w:val="en-US"/>
        </w:rPr>
        <w:t>)</w:t>
      </w:r>
    </w:p>
    <w:p w14:paraId="576E961D" w14:textId="77777777" w:rsidR="00FF70C4" w:rsidRPr="00FF70C4" w:rsidRDefault="00FF70C4" w:rsidP="00FF7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F70C4">
        <w:rPr>
          <w:rFonts w:ascii="Cascadia Mono" w:hAnsi="Cascadia Mono" w:cs="Cascadia Mono"/>
          <w:noProof w:val="0"/>
          <w:color w:val="000000"/>
          <w:kern w:val="0"/>
          <w:sz w:val="24"/>
          <w:szCs w:val="24"/>
          <w:lang w:val="en-US"/>
        </w:rPr>
        <w:tab/>
      </w:r>
      <w:r w:rsidRPr="00FF70C4">
        <w:rPr>
          <w:rFonts w:ascii="Cascadia Mono" w:hAnsi="Cascadia Mono" w:cs="Cascadia Mono"/>
          <w:noProof w:val="0"/>
          <w:color w:val="000000"/>
          <w:kern w:val="0"/>
          <w:sz w:val="24"/>
          <w:szCs w:val="24"/>
          <w:lang w:val="en-US"/>
        </w:rPr>
        <w:tab/>
      </w:r>
      <w:r w:rsidRPr="00FF70C4">
        <w:rPr>
          <w:rFonts w:ascii="Cascadia Mono" w:hAnsi="Cascadia Mono" w:cs="Cascadia Mono"/>
          <w:noProof w:val="0"/>
          <w:color w:val="0000FF"/>
          <w:kern w:val="0"/>
          <w:sz w:val="24"/>
          <w:szCs w:val="24"/>
          <w:lang w:val="en-US"/>
        </w:rPr>
        <w:t>END</w:t>
      </w:r>
      <w:r w:rsidRPr="00FF70C4">
        <w:rPr>
          <w:rFonts w:ascii="Cascadia Mono" w:hAnsi="Cascadia Mono" w:cs="Cascadia Mono"/>
          <w:noProof w:val="0"/>
          <w:color w:val="000000"/>
          <w:kern w:val="0"/>
          <w:sz w:val="24"/>
          <w:szCs w:val="24"/>
          <w:lang w:val="en-US"/>
        </w:rPr>
        <w:t xml:space="preserve"> </w:t>
      </w:r>
      <w:r w:rsidRPr="00FF70C4">
        <w:rPr>
          <w:rFonts w:ascii="Cascadia Mono" w:hAnsi="Cascadia Mono" w:cs="Cascadia Mono"/>
          <w:noProof w:val="0"/>
          <w:color w:val="0000FF"/>
          <w:kern w:val="0"/>
          <w:sz w:val="24"/>
          <w:szCs w:val="24"/>
          <w:lang w:val="en-US"/>
        </w:rPr>
        <w:t>CATCH</w:t>
      </w:r>
    </w:p>
    <w:p w14:paraId="4881C308" w14:textId="77777777" w:rsidR="00FF70C4" w:rsidRPr="00FF70C4" w:rsidRDefault="00FF70C4" w:rsidP="00FF7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F70C4">
        <w:rPr>
          <w:rFonts w:ascii="Cascadia Mono" w:hAnsi="Cascadia Mono" w:cs="Cascadia Mono"/>
          <w:noProof w:val="0"/>
          <w:color w:val="0000FF"/>
          <w:kern w:val="0"/>
          <w:sz w:val="24"/>
          <w:szCs w:val="24"/>
          <w:lang w:val="en-US"/>
        </w:rPr>
        <w:t>END</w:t>
      </w:r>
    </w:p>
    <w:p w14:paraId="5F9914AD" w14:textId="3523EFCF" w:rsidR="001138DD" w:rsidRPr="00FF70C4" w:rsidRDefault="00FF70C4" w:rsidP="00FF70C4">
      <w:pPr>
        <w:pStyle w:val="ListParagraph"/>
        <w:pBdr>
          <w:top w:val="single" w:sz="4" w:space="1" w:color="auto"/>
          <w:left w:val="single" w:sz="4" w:space="4" w:color="auto"/>
          <w:bottom w:val="single" w:sz="4" w:space="1" w:color="auto"/>
          <w:right w:val="single" w:sz="4" w:space="4" w:color="auto"/>
        </w:pBdr>
        <w:spacing w:after="0" w:line="360" w:lineRule="auto"/>
        <w:ind w:left="1584"/>
        <w:rPr>
          <w:rFonts w:ascii="Cascadia Mono" w:hAnsi="Cascadia Mono" w:cs="Cascadia Mono"/>
          <w:noProof w:val="0"/>
          <w:color w:val="0000FF"/>
          <w:kern w:val="0"/>
          <w:sz w:val="24"/>
          <w:szCs w:val="24"/>
          <w:lang w:val="en-US"/>
        </w:rPr>
      </w:pPr>
      <w:r w:rsidRPr="00FF70C4">
        <w:rPr>
          <w:rFonts w:ascii="Cascadia Mono" w:hAnsi="Cascadia Mono" w:cs="Cascadia Mono"/>
          <w:noProof w:val="0"/>
          <w:color w:val="0000FF"/>
          <w:kern w:val="0"/>
          <w:sz w:val="24"/>
          <w:szCs w:val="24"/>
          <w:lang w:val="en-US"/>
        </w:rPr>
        <w:t>GO</w:t>
      </w:r>
    </w:p>
    <w:p w14:paraId="3F58C203" w14:textId="77777777" w:rsidR="00FF70C4" w:rsidRDefault="00FF70C4" w:rsidP="00FF70C4">
      <w:pPr>
        <w:pStyle w:val="ListParagraph"/>
        <w:spacing w:after="0" w:line="360" w:lineRule="auto"/>
        <w:ind w:left="1584"/>
        <w:rPr>
          <w:rFonts w:ascii="Times New Roman" w:hAnsi="Times New Roman" w:cs="Times New Roman"/>
          <w:sz w:val="28"/>
          <w:szCs w:val="28"/>
          <w:u w:val="single"/>
          <w:lang w:val="en-US"/>
        </w:rPr>
      </w:pPr>
    </w:p>
    <w:p w14:paraId="695C8B35" w14:textId="378A117F" w:rsidR="001138DD" w:rsidRDefault="001138DD" w:rsidP="001138DD">
      <w:pPr>
        <w:pStyle w:val="ListParagraph"/>
        <w:spacing w:after="0" w:line="360" w:lineRule="auto"/>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C# code:</w:t>
      </w:r>
    </w:p>
    <w:p w14:paraId="077FA3D0" w14:textId="77777777" w:rsidR="001138DD" w:rsidRPr="00FF70C4" w:rsidRDefault="001138DD" w:rsidP="001138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F70C4">
        <w:rPr>
          <w:rFonts w:ascii="Cascadia Mono" w:hAnsi="Cascadia Mono" w:cs="Cascadia Mono"/>
          <w:noProof w:val="0"/>
          <w:color w:val="000000"/>
          <w:kern w:val="0"/>
          <w:sz w:val="24"/>
          <w:szCs w:val="24"/>
          <w:lang w:val="en-US"/>
        </w:rPr>
        <w:t>try</w:t>
      </w:r>
    </w:p>
    <w:p w14:paraId="46BC2579" w14:textId="77777777" w:rsidR="001138DD" w:rsidRPr="00FF70C4" w:rsidRDefault="001138DD" w:rsidP="001138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F70C4">
        <w:rPr>
          <w:rFonts w:ascii="Cascadia Mono" w:hAnsi="Cascadia Mono" w:cs="Cascadia Mono"/>
          <w:noProof w:val="0"/>
          <w:color w:val="000000"/>
          <w:kern w:val="0"/>
          <w:sz w:val="24"/>
          <w:szCs w:val="24"/>
          <w:lang w:val="en-US"/>
        </w:rPr>
        <w:t>{</w:t>
      </w:r>
    </w:p>
    <w:p w14:paraId="3AF674AA" w14:textId="77777777" w:rsidR="001138DD" w:rsidRPr="00FF70C4" w:rsidRDefault="001138DD" w:rsidP="001138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F70C4">
        <w:rPr>
          <w:rFonts w:ascii="Cascadia Mono" w:hAnsi="Cascadia Mono" w:cs="Cascadia Mono"/>
          <w:noProof w:val="0"/>
          <w:color w:val="000000"/>
          <w:kern w:val="0"/>
          <w:sz w:val="24"/>
          <w:szCs w:val="24"/>
          <w:lang w:val="en-US"/>
        </w:rPr>
        <w:t xml:space="preserve">    if (</w:t>
      </w:r>
      <w:proofErr w:type="spellStart"/>
      <w:proofErr w:type="gramStart"/>
      <w:r w:rsidRPr="00FF70C4">
        <w:rPr>
          <w:rFonts w:ascii="Cascadia Mono" w:hAnsi="Cascadia Mono" w:cs="Cascadia Mono"/>
          <w:noProof w:val="0"/>
          <w:color w:val="000000"/>
          <w:kern w:val="0"/>
          <w:sz w:val="24"/>
          <w:szCs w:val="24"/>
          <w:lang w:val="en-US"/>
        </w:rPr>
        <w:t>DataProvider.Instance.ExecuteNonQuery</w:t>
      </w:r>
      <w:proofErr w:type="spellEnd"/>
      <w:proofErr w:type="gramEnd"/>
      <w:r w:rsidRPr="00FF70C4">
        <w:rPr>
          <w:rFonts w:ascii="Cascadia Mono" w:hAnsi="Cascadia Mono" w:cs="Cascadia Mono"/>
          <w:noProof w:val="0"/>
          <w:color w:val="000000"/>
          <w:kern w:val="0"/>
          <w:sz w:val="24"/>
          <w:szCs w:val="24"/>
          <w:lang w:val="en-US"/>
        </w:rPr>
        <w:t xml:space="preserve">("EXEC </w:t>
      </w:r>
      <w:proofErr w:type="spellStart"/>
      <w:r w:rsidRPr="00FF70C4">
        <w:rPr>
          <w:rFonts w:ascii="Cascadia Mono" w:hAnsi="Cascadia Mono" w:cs="Cascadia Mono"/>
          <w:noProof w:val="0"/>
          <w:color w:val="000000"/>
          <w:kern w:val="0"/>
          <w:sz w:val="24"/>
          <w:szCs w:val="24"/>
          <w:lang w:val="en-US"/>
        </w:rPr>
        <w:t>insertTable</w:t>
      </w:r>
      <w:proofErr w:type="spellEnd"/>
      <w:r w:rsidRPr="00FF70C4">
        <w:rPr>
          <w:rFonts w:ascii="Cascadia Mono" w:hAnsi="Cascadia Mono" w:cs="Cascadia Mono"/>
          <w:noProof w:val="0"/>
          <w:color w:val="000000"/>
          <w:kern w:val="0"/>
          <w:sz w:val="24"/>
          <w:szCs w:val="24"/>
          <w:lang w:val="en-US"/>
        </w:rPr>
        <w:t>") &gt; 0)</w:t>
      </w:r>
    </w:p>
    <w:p w14:paraId="1BE67234" w14:textId="77777777" w:rsidR="001138DD" w:rsidRPr="00FF70C4" w:rsidRDefault="001138DD" w:rsidP="001138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F70C4">
        <w:rPr>
          <w:rFonts w:ascii="Cascadia Mono" w:hAnsi="Cascadia Mono" w:cs="Cascadia Mono"/>
          <w:noProof w:val="0"/>
          <w:color w:val="000000"/>
          <w:kern w:val="0"/>
          <w:sz w:val="24"/>
          <w:szCs w:val="24"/>
          <w:lang w:val="en-US"/>
        </w:rPr>
        <w:t xml:space="preserve">    {</w:t>
      </w:r>
    </w:p>
    <w:p w14:paraId="72B80390" w14:textId="77777777" w:rsidR="001138DD" w:rsidRPr="00FF70C4" w:rsidRDefault="001138DD" w:rsidP="001138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F70C4">
        <w:rPr>
          <w:rFonts w:ascii="Cascadia Mono" w:hAnsi="Cascadia Mono" w:cs="Cascadia Mono"/>
          <w:noProof w:val="0"/>
          <w:color w:val="000000"/>
          <w:kern w:val="0"/>
          <w:sz w:val="24"/>
          <w:szCs w:val="24"/>
          <w:lang w:val="en-US"/>
        </w:rPr>
        <w:t xml:space="preserve">        </w:t>
      </w:r>
      <w:proofErr w:type="spellStart"/>
      <w:proofErr w:type="gramStart"/>
      <w:r w:rsidRPr="00FF70C4">
        <w:rPr>
          <w:rFonts w:ascii="Cascadia Mono" w:hAnsi="Cascadia Mono" w:cs="Cascadia Mono"/>
          <w:noProof w:val="0"/>
          <w:color w:val="000000"/>
          <w:kern w:val="0"/>
          <w:sz w:val="24"/>
          <w:szCs w:val="24"/>
          <w:lang w:val="en-US"/>
        </w:rPr>
        <w:t>paintTable</w:t>
      </w:r>
      <w:proofErr w:type="spellEnd"/>
      <w:r w:rsidRPr="00FF70C4">
        <w:rPr>
          <w:rFonts w:ascii="Cascadia Mono" w:hAnsi="Cascadia Mono" w:cs="Cascadia Mono"/>
          <w:noProof w:val="0"/>
          <w:color w:val="000000"/>
          <w:kern w:val="0"/>
          <w:sz w:val="24"/>
          <w:szCs w:val="24"/>
          <w:lang w:val="en-US"/>
        </w:rPr>
        <w:t>(</w:t>
      </w:r>
      <w:proofErr w:type="gramEnd"/>
      <w:r w:rsidRPr="00FF70C4">
        <w:rPr>
          <w:rFonts w:ascii="Cascadia Mono" w:hAnsi="Cascadia Mono" w:cs="Cascadia Mono"/>
          <w:noProof w:val="0"/>
          <w:color w:val="000000"/>
          <w:kern w:val="0"/>
          <w:sz w:val="24"/>
          <w:szCs w:val="24"/>
          <w:lang w:val="en-US"/>
        </w:rPr>
        <w:t>);</w:t>
      </w:r>
    </w:p>
    <w:p w14:paraId="186DA0E1" w14:textId="77777777" w:rsidR="001138DD" w:rsidRPr="00FF70C4" w:rsidRDefault="001138DD" w:rsidP="001138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F70C4">
        <w:rPr>
          <w:rFonts w:ascii="Cascadia Mono" w:hAnsi="Cascadia Mono" w:cs="Cascadia Mono"/>
          <w:noProof w:val="0"/>
          <w:color w:val="000000"/>
          <w:kern w:val="0"/>
          <w:sz w:val="24"/>
          <w:szCs w:val="24"/>
          <w:lang w:val="en-US"/>
        </w:rPr>
        <w:t xml:space="preserve">    }</w:t>
      </w:r>
    </w:p>
    <w:p w14:paraId="40C18B10" w14:textId="77777777" w:rsidR="001138DD" w:rsidRPr="00FF70C4" w:rsidRDefault="001138DD" w:rsidP="001138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F70C4">
        <w:rPr>
          <w:rFonts w:ascii="Cascadia Mono" w:hAnsi="Cascadia Mono" w:cs="Cascadia Mono"/>
          <w:noProof w:val="0"/>
          <w:color w:val="000000"/>
          <w:kern w:val="0"/>
          <w:sz w:val="24"/>
          <w:szCs w:val="24"/>
          <w:lang w:val="en-US"/>
        </w:rPr>
        <w:t>}</w:t>
      </w:r>
    </w:p>
    <w:p w14:paraId="5C00CEE9" w14:textId="77777777" w:rsidR="001138DD" w:rsidRPr="00FF70C4" w:rsidRDefault="001138DD" w:rsidP="001138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F70C4">
        <w:rPr>
          <w:rFonts w:ascii="Cascadia Mono" w:hAnsi="Cascadia Mono" w:cs="Cascadia Mono"/>
          <w:noProof w:val="0"/>
          <w:color w:val="000000"/>
          <w:kern w:val="0"/>
          <w:sz w:val="24"/>
          <w:szCs w:val="24"/>
          <w:lang w:val="en-US"/>
        </w:rPr>
        <w:t>catch (</w:t>
      </w:r>
      <w:proofErr w:type="spellStart"/>
      <w:r w:rsidRPr="00FF70C4">
        <w:rPr>
          <w:rFonts w:ascii="Cascadia Mono" w:hAnsi="Cascadia Mono" w:cs="Cascadia Mono"/>
          <w:noProof w:val="0"/>
          <w:color w:val="000000"/>
          <w:kern w:val="0"/>
          <w:sz w:val="24"/>
          <w:szCs w:val="24"/>
          <w:lang w:val="en-US"/>
        </w:rPr>
        <w:t>SqlException</w:t>
      </w:r>
      <w:proofErr w:type="spellEnd"/>
      <w:r w:rsidRPr="00FF70C4">
        <w:rPr>
          <w:rFonts w:ascii="Cascadia Mono" w:hAnsi="Cascadia Mono" w:cs="Cascadia Mono"/>
          <w:noProof w:val="0"/>
          <w:color w:val="000000"/>
          <w:kern w:val="0"/>
          <w:sz w:val="24"/>
          <w:szCs w:val="24"/>
          <w:lang w:val="en-US"/>
        </w:rPr>
        <w:t xml:space="preserve"> </w:t>
      </w:r>
      <w:proofErr w:type="spellStart"/>
      <w:r w:rsidRPr="00FF70C4">
        <w:rPr>
          <w:rFonts w:ascii="Cascadia Mono" w:hAnsi="Cascadia Mono" w:cs="Cascadia Mono"/>
          <w:noProof w:val="0"/>
          <w:color w:val="000000"/>
          <w:kern w:val="0"/>
          <w:sz w:val="24"/>
          <w:szCs w:val="24"/>
          <w:lang w:val="en-US"/>
        </w:rPr>
        <w:t>ev</w:t>
      </w:r>
      <w:proofErr w:type="spellEnd"/>
      <w:r w:rsidRPr="00FF70C4">
        <w:rPr>
          <w:rFonts w:ascii="Cascadia Mono" w:hAnsi="Cascadia Mono" w:cs="Cascadia Mono"/>
          <w:noProof w:val="0"/>
          <w:color w:val="000000"/>
          <w:kern w:val="0"/>
          <w:sz w:val="24"/>
          <w:szCs w:val="24"/>
          <w:lang w:val="en-US"/>
        </w:rPr>
        <w:t>)</w:t>
      </w:r>
    </w:p>
    <w:p w14:paraId="260EA247" w14:textId="77777777" w:rsidR="001138DD" w:rsidRPr="00FF70C4" w:rsidRDefault="001138DD" w:rsidP="001138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F70C4">
        <w:rPr>
          <w:rFonts w:ascii="Cascadia Mono" w:hAnsi="Cascadia Mono" w:cs="Cascadia Mono"/>
          <w:noProof w:val="0"/>
          <w:color w:val="000000"/>
          <w:kern w:val="0"/>
          <w:sz w:val="24"/>
          <w:szCs w:val="24"/>
          <w:lang w:val="en-US"/>
        </w:rPr>
        <w:t>{</w:t>
      </w:r>
    </w:p>
    <w:p w14:paraId="1A744B45" w14:textId="77777777" w:rsidR="001138DD" w:rsidRPr="00FF70C4" w:rsidRDefault="001138DD" w:rsidP="001138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F70C4">
        <w:rPr>
          <w:rFonts w:ascii="Cascadia Mono" w:hAnsi="Cascadia Mono" w:cs="Cascadia Mono"/>
          <w:noProof w:val="0"/>
          <w:color w:val="000000"/>
          <w:kern w:val="0"/>
          <w:sz w:val="24"/>
          <w:szCs w:val="24"/>
          <w:lang w:val="en-US"/>
        </w:rPr>
        <w:t xml:space="preserve">    </w:t>
      </w:r>
      <w:proofErr w:type="spellStart"/>
      <w:r w:rsidRPr="00FF70C4">
        <w:rPr>
          <w:rFonts w:ascii="Cascadia Mono" w:hAnsi="Cascadia Mono" w:cs="Cascadia Mono"/>
          <w:noProof w:val="0"/>
          <w:color w:val="000000"/>
          <w:kern w:val="0"/>
          <w:sz w:val="24"/>
          <w:szCs w:val="24"/>
          <w:lang w:val="en-US"/>
        </w:rPr>
        <w:t>MessageBox.Show</w:t>
      </w:r>
      <w:proofErr w:type="spellEnd"/>
      <w:r w:rsidRPr="00FF70C4">
        <w:rPr>
          <w:rFonts w:ascii="Cascadia Mono" w:hAnsi="Cascadia Mono" w:cs="Cascadia Mono"/>
          <w:noProof w:val="0"/>
          <w:color w:val="000000"/>
          <w:kern w:val="0"/>
          <w:sz w:val="24"/>
          <w:szCs w:val="24"/>
          <w:lang w:val="en-US"/>
        </w:rPr>
        <w:t>("</w:t>
      </w:r>
      <w:proofErr w:type="spellStart"/>
      <w:r w:rsidRPr="00FF70C4">
        <w:rPr>
          <w:rFonts w:ascii="Cascadia Mono" w:hAnsi="Cascadia Mono" w:cs="Cascadia Mono"/>
          <w:noProof w:val="0"/>
          <w:color w:val="000000"/>
          <w:kern w:val="0"/>
          <w:sz w:val="24"/>
          <w:szCs w:val="24"/>
          <w:lang w:val="en-US"/>
        </w:rPr>
        <w:t>Thêm</w:t>
      </w:r>
      <w:proofErr w:type="spellEnd"/>
      <w:r w:rsidRPr="00FF70C4">
        <w:rPr>
          <w:rFonts w:ascii="Cascadia Mono" w:hAnsi="Cascadia Mono" w:cs="Cascadia Mono"/>
          <w:noProof w:val="0"/>
          <w:color w:val="000000"/>
          <w:kern w:val="0"/>
          <w:sz w:val="24"/>
          <w:szCs w:val="24"/>
          <w:lang w:val="en-US"/>
        </w:rPr>
        <w:t xml:space="preserve"> </w:t>
      </w:r>
      <w:proofErr w:type="spellStart"/>
      <w:r w:rsidRPr="00FF70C4">
        <w:rPr>
          <w:rFonts w:ascii="Cascadia Mono" w:hAnsi="Cascadia Mono" w:cs="Cascadia Mono"/>
          <w:noProof w:val="0"/>
          <w:color w:val="000000"/>
          <w:kern w:val="0"/>
          <w:sz w:val="24"/>
          <w:szCs w:val="24"/>
          <w:lang w:val="en-US"/>
        </w:rPr>
        <w:t>bàn</w:t>
      </w:r>
      <w:proofErr w:type="spellEnd"/>
      <w:r w:rsidRPr="00FF70C4">
        <w:rPr>
          <w:rFonts w:ascii="Cascadia Mono" w:hAnsi="Cascadia Mono" w:cs="Cascadia Mono"/>
          <w:noProof w:val="0"/>
          <w:color w:val="000000"/>
          <w:kern w:val="0"/>
          <w:sz w:val="24"/>
          <w:szCs w:val="24"/>
          <w:lang w:val="en-US"/>
        </w:rPr>
        <w:t xml:space="preserve"> </w:t>
      </w:r>
      <w:proofErr w:type="spellStart"/>
      <w:r w:rsidRPr="00FF70C4">
        <w:rPr>
          <w:rFonts w:ascii="Cascadia Mono" w:hAnsi="Cascadia Mono" w:cs="Cascadia Mono"/>
          <w:noProof w:val="0"/>
          <w:color w:val="000000"/>
          <w:kern w:val="0"/>
          <w:sz w:val="24"/>
          <w:szCs w:val="24"/>
          <w:lang w:val="en-US"/>
        </w:rPr>
        <w:t>thất</w:t>
      </w:r>
      <w:proofErr w:type="spellEnd"/>
      <w:r w:rsidRPr="00FF70C4">
        <w:rPr>
          <w:rFonts w:ascii="Cascadia Mono" w:hAnsi="Cascadia Mono" w:cs="Cascadia Mono"/>
          <w:noProof w:val="0"/>
          <w:color w:val="000000"/>
          <w:kern w:val="0"/>
          <w:sz w:val="24"/>
          <w:szCs w:val="24"/>
          <w:lang w:val="en-US"/>
        </w:rPr>
        <w:t xml:space="preserve"> </w:t>
      </w:r>
      <w:proofErr w:type="spellStart"/>
      <w:r w:rsidRPr="00FF70C4">
        <w:rPr>
          <w:rFonts w:ascii="Cascadia Mono" w:hAnsi="Cascadia Mono" w:cs="Cascadia Mono"/>
          <w:noProof w:val="0"/>
          <w:color w:val="000000"/>
          <w:kern w:val="0"/>
          <w:sz w:val="24"/>
          <w:szCs w:val="24"/>
          <w:lang w:val="en-US"/>
        </w:rPr>
        <w:t>bại</w:t>
      </w:r>
      <w:proofErr w:type="spellEnd"/>
      <w:r w:rsidRPr="00FF70C4">
        <w:rPr>
          <w:rFonts w:ascii="Cascadia Mono" w:hAnsi="Cascadia Mono" w:cs="Cascadia Mono"/>
          <w:noProof w:val="0"/>
          <w:color w:val="000000"/>
          <w:kern w:val="0"/>
          <w:sz w:val="24"/>
          <w:szCs w:val="24"/>
          <w:lang w:val="en-US"/>
        </w:rPr>
        <w:t xml:space="preserve">! \n Do: \n" + </w:t>
      </w:r>
      <w:proofErr w:type="spellStart"/>
      <w:proofErr w:type="gramStart"/>
      <w:r w:rsidRPr="00FF70C4">
        <w:rPr>
          <w:rFonts w:ascii="Cascadia Mono" w:hAnsi="Cascadia Mono" w:cs="Cascadia Mono"/>
          <w:noProof w:val="0"/>
          <w:color w:val="000000"/>
          <w:kern w:val="0"/>
          <w:sz w:val="24"/>
          <w:szCs w:val="24"/>
          <w:lang w:val="en-US"/>
        </w:rPr>
        <w:t>ev.Message</w:t>
      </w:r>
      <w:proofErr w:type="spellEnd"/>
      <w:proofErr w:type="gramEnd"/>
      <w:r w:rsidRPr="00FF70C4">
        <w:rPr>
          <w:rFonts w:ascii="Cascadia Mono" w:hAnsi="Cascadia Mono" w:cs="Cascadia Mono"/>
          <w:noProof w:val="0"/>
          <w:color w:val="000000"/>
          <w:kern w:val="0"/>
          <w:sz w:val="24"/>
          <w:szCs w:val="24"/>
          <w:lang w:val="en-US"/>
        </w:rPr>
        <w:t xml:space="preserve">, "Thông </w:t>
      </w:r>
      <w:proofErr w:type="spellStart"/>
      <w:r w:rsidRPr="00FF70C4">
        <w:rPr>
          <w:rFonts w:ascii="Cascadia Mono" w:hAnsi="Cascadia Mono" w:cs="Cascadia Mono"/>
          <w:noProof w:val="0"/>
          <w:color w:val="000000"/>
          <w:kern w:val="0"/>
          <w:sz w:val="24"/>
          <w:szCs w:val="24"/>
          <w:lang w:val="en-US"/>
        </w:rPr>
        <w:t>báo</w:t>
      </w:r>
      <w:proofErr w:type="spellEnd"/>
      <w:r w:rsidRPr="00FF70C4">
        <w:rPr>
          <w:rFonts w:ascii="Cascadia Mono" w:hAnsi="Cascadia Mono" w:cs="Cascadia Mono"/>
          <w:noProof w:val="0"/>
          <w:color w:val="000000"/>
          <w:kern w:val="0"/>
          <w:sz w:val="24"/>
          <w:szCs w:val="24"/>
          <w:lang w:val="en-US"/>
        </w:rPr>
        <w:t xml:space="preserve">", </w:t>
      </w:r>
      <w:proofErr w:type="spellStart"/>
      <w:r w:rsidRPr="00FF70C4">
        <w:rPr>
          <w:rFonts w:ascii="Cascadia Mono" w:hAnsi="Cascadia Mono" w:cs="Cascadia Mono"/>
          <w:noProof w:val="0"/>
          <w:color w:val="000000"/>
          <w:kern w:val="0"/>
          <w:sz w:val="24"/>
          <w:szCs w:val="24"/>
          <w:lang w:val="en-US"/>
        </w:rPr>
        <w:t>MessageBoxButtons.OK</w:t>
      </w:r>
      <w:proofErr w:type="spellEnd"/>
      <w:r w:rsidRPr="00FF70C4">
        <w:rPr>
          <w:rFonts w:ascii="Cascadia Mono" w:hAnsi="Cascadia Mono" w:cs="Cascadia Mono"/>
          <w:noProof w:val="0"/>
          <w:color w:val="000000"/>
          <w:kern w:val="0"/>
          <w:sz w:val="24"/>
          <w:szCs w:val="24"/>
          <w:lang w:val="en-US"/>
        </w:rPr>
        <w:t xml:space="preserve">, </w:t>
      </w:r>
      <w:proofErr w:type="spellStart"/>
      <w:r w:rsidRPr="00FF70C4">
        <w:rPr>
          <w:rFonts w:ascii="Cascadia Mono" w:hAnsi="Cascadia Mono" w:cs="Cascadia Mono"/>
          <w:noProof w:val="0"/>
          <w:color w:val="000000"/>
          <w:kern w:val="0"/>
          <w:sz w:val="24"/>
          <w:szCs w:val="24"/>
          <w:lang w:val="en-US"/>
        </w:rPr>
        <w:t>MessageBoxIcon.Error</w:t>
      </w:r>
      <w:proofErr w:type="spellEnd"/>
      <w:r w:rsidRPr="00FF70C4">
        <w:rPr>
          <w:rFonts w:ascii="Cascadia Mono" w:hAnsi="Cascadia Mono" w:cs="Cascadia Mono"/>
          <w:noProof w:val="0"/>
          <w:color w:val="000000"/>
          <w:kern w:val="0"/>
          <w:sz w:val="24"/>
          <w:szCs w:val="24"/>
          <w:lang w:val="en-US"/>
        </w:rPr>
        <w:t>);</w:t>
      </w:r>
    </w:p>
    <w:p w14:paraId="7A7868DC" w14:textId="77777777" w:rsidR="001138DD" w:rsidRPr="00FF70C4" w:rsidRDefault="001138DD" w:rsidP="001138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F70C4">
        <w:rPr>
          <w:rFonts w:ascii="Cascadia Mono" w:hAnsi="Cascadia Mono" w:cs="Cascadia Mono"/>
          <w:noProof w:val="0"/>
          <w:color w:val="000000"/>
          <w:kern w:val="0"/>
          <w:sz w:val="24"/>
          <w:szCs w:val="24"/>
          <w:lang w:val="en-US"/>
        </w:rPr>
        <w:t xml:space="preserve">    </w:t>
      </w:r>
      <w:proofErr w:type="spellStart"/>
      <w:proofErr w:type="gramStart"/>
      <w:r w:rsidRPr="00FF70C4">
        <w:rPr>
          <w:rFonts w:ascii="Cascadia Mono" w:hAnsi="Cascadia Mono" w:cs="Cascadia Mono"/>
          <w:noProof w:val="0"/>
          <w:color w:val="000000"/>
          <w:kern w:val="0"/>
          <w:sz w:val="24"/>
          <w:szCs w:val="24"/>
          <w:lang w:val="en-US"/>
        </w:rPr>
        <w:t>paintTable</w:t>
      </w:r>
      <w:proofErr w:type="spellEnd"/>
      <w:r w:rsidRPr="00FF70C4">
        <w:rPr>
          <w:rFonts w:ascii="Cascadia Mono" w:hAnsi="Cascadia Mono" w:cs="Cascadia Mono"/>
          <w:noProof w:val="0"/>
          <w:color w:val="000000"/>
          <w:kern w:val="0"/>
          <w:sz w:val="24"/>
          <w:szCs w:val="24"/>
          <w:lang w:val="en-US"/>
        </w:rPr>
        <w:t>(</w:t>
      </w:r>
      <w:proofErr w:type="gramEnd"/>
      <w:r w:rsidRPr="00FF70C4">
        <w:rPr>
          <w:rFonts w:ascii="Cascadia Mono" w:hAnsi="Cascadia Mono" w:cs="Cascadia Mono"/>
          <w:noProof w:val="0"/>
          <w:color w:val="000000"/>
          <w:kern w:val="0"/>
          <w:sz w:val="24"/>
          <w:szCs w:val="24"/>
          <w:lang w:val="en-US"/>
        </w:rPr>
        <w:t>);</w:t>
      </w:r>
    </w:p>
    <w:p w14:paraId="606B1B81" w14:textId="785BB51B" w:rsidR="001138DD" w:rsidRPr="00FF70C4" w:rsidRDefault="001138DD" w:rsidP="001138DD">
      <w:pPr>
        <w:pStyle w:val="ListParagraph"/>
        <w:pBdr>
          <w:top w:val="single" w:sz="4" w:space="1" w:color="auto"/>
          <w:left w:val="single" w:sz="4" w:space="4" w:color="auto"/>
          <w:bottom w:val="single" w:sz="4" w:space="1" w:color="auto"/>
          <w:right w:val="single" w:sz="4" w:space="4" w:color="auto"/>
        </w:pBdr>
        <w:spacing w:after="0" w:line="360" w:lineRule="auto"/>
        <w:ind w:left="1584"/>
        <w:rPr>
          <w:rFonts w:ascii="Times New Roman" w:hAnsi="Times New Roman" w:cs="Times New Roman"/>
          <w:sz w:val="24"/>
          <w:szCs w:val="24"/>
          <w:u w:val="single"/>
          <w:lang w:val="en-US"/>
        </w:rPr>
      </w:pPr>
      <w:r w:rsidRPr="00FF70C4">
        <w:rPr>
          <w:rFonts w:ascii="Cascadia Mono" w:hAnsi="Cascadia Mono" w:cs="Cascadia Mono"/>
          <w:noProof w:val="0"/>
          <w:color w:val="000000"/>
          <w:kern w:val="0"/>
          <w:sz w:val="24"/>
          <w:szCs w:val="24"/>
          <w:lang w:val="en-US"/>
        </w:rPr>
        <w:t>}</w:t>
      </w:r>
    </w:p>
    <w:p w14:paraId="13860E58" w14:textId="08AB75E2" w:rsidR="0079645D" w:rsidRDefault="0079645D" w:rsidP="00C82DA5">
      <w:pPr>
        <w:spacing w:after="0" w:line="360" w:lineRule="auto"/>
        <w:rPr>
          <w:rFonts w:ascii="Times New Roman" w:hAnsi="Times New Roman" w:cs="Times New Roman"/>
          <w:b/>
          <w:bCs/>
          <w:sz w:val="28"/>
          <w:szCs w:val="28"/>
          <w:lang w:val="en-US"/>
        </w:rPr>
      </w:pPr>
    </w:p>
    <w:p w14:paraId="5CC5EC1B" w14:textId="1F7DE24C" w:rsidR="001E06F8" w:rsidRDefault="001E06F8" w:rsidP="001E06F8">
      <w:pPr>
        <w:pStyle w:val="ListParagraph"/>
        <w:numPr>
          <w:ilvl w:val="0"/>
          <w:numId w:val="19"/>
        </w:numPr>
        <w:spacing w:after="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Procedure lấy danh sách hóa đơn:</w:t>
      </w:r>
    </w:p>
    <w:p w14:paraId="518B60E4" w14:textId="0885D907" w:rsidR="001E06F8" w:rsidRDefault="001E06F8" w:rsidP="001E06F8">
      <w:pPr>
        <w:pStyle w:val="ListParagraph"/>
        <w:spacing w:after="0" w:line="360" w:lineRule="auto"/>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SQL:</w:t>
      </w:r>
    </w:p>
    <w:p w14:paraId="6D925914" w14:textId="77777777" w:rsidR="003910B4" w:rsidRPr="003910B4" w:rsidRDefault="003910B4" w:rsidP="003910B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3910B4">
        <w:rPr>
          <w:rFonts w:ascii="Cascadia Mono" w:hAnsi="Cascadia Mono" w:cs="Cascadia Mono"/>
          <w:noProof w:val="0"/>
          <w:color w:val="0000FF"/>
          <w:kern w:val="0"/>
          <w:sz w:val="24"/>
          <w:szCs w:val="24"/>
          <w:lang w:val="en-US"/>
        </w:rPr>
        <w:t>DROP</w:t>
      </w:r>
      <w:r w:rsidRPr="003910B4">
        <w:rPr>
          <w:rFonts w:ascii="Cascadia Mono" w:hAnsi="Cascadia Mono" w:cs="Cascadia Mono"/>
          <w:noProof w:val="0"/>
          <w:color w:val="000000"/>
          <w:kern w:val="0"/>
          <w:sz w:val="24"/>
          <w:szCs w:val="24"/>
          <w:lang w:val="en-US"/>
        </w:rPr>
        <w:t xml:space="preserve"> </w:t>
      </w:r>
      <w:r w:rsidRPr="003910B4">
        <w:rPr>
          <w:rFonts w:ascii="Cascadia Mono" w:hAnsi="Cascadia Mono" w:cs="Cascadia Mono"/>
          <w:noProof w:val="0"/>
          <w:color w:val="0000FF"/>
          <w:kern w:val="0"/>
          <w:sz w:val="24"/>
          <w:szCs w:val="24"/>
          <w:lang w:val="en-US"/>
        </w:rPr>
        <w:t>PROCEDURE</w:t>
      </w:r>
      <w:r w:rsidRPr="003910B4">
        <w:rPr>
          <w:rFonts w:ascii="Cascadia Mono" w:hAnsi="Cascadia Mono" w:cs="Cascadia Mono"/>
          <w:noProof w:val="0"/>
          <w:color w:val="000000"/>
          <w:kern w:val="0"/>
          <w:sz w:val="24"/>
          <w:szCs w:val="24"/>
          <w:lang w:val="en-US"/>
        </w:rPr>
        <w:t xml:space="preserve"> </w:t>
      </w:r>
      <w:r w:rsidRPr="003910B4">
        <w:rPr>
          <w:rFonts w:ascii="Cascadia Mono" w:hAnsi="Cascadia Mono" w:cs="Cascadia Mono"/>
          <w:noProof w:val="0"/>
          <w:color w:val="0000FF"/>
          <w:kern w:val="0"/>
          <w:sz w:val="24"/>
          <w:szCs w:val="24"/>
          <w:lang w:val="en-US"/>
        </w:rPr>
        <w:t>IF</w:t>
      </w:r>
      <w:r w:rsidRPr="003910B4">
        <w:rPr>
          <w:rFonts w:ascii="Cascadia Mono" w:hAnsi="Cascadia Mono" w:cs="Cascadia Mono"/>
          <w:noProof w:val="0"/>
          <w:color w:val="000000"/>
          <w:kern w:val="0"/>
          <w:sz w:val="24"/>
          <w:szCs w:val="24"/>
          <w:lang w:val="en-US"/>
        </w:rPr>
        <w:t xml:space="preserve"> </w:t>
      </w:r>
      <w:r w:rsidRPr="003910B4">
        <w:rPr>
          <w:rFonts w:ascii="Cascadia Mono" w:hAnsi="Cascadia Mono" w:cs="Cascadia Mono"/>
          <w:noProof w:val="0"/>
          <w:color w:val="808080"/>
          <w:kern w:val="0"/>
          <w:sz w:val="24"/>
          <w:szCs w:val="24"/>
          <w:lang w:val="en-US"/>
        </w:rPr>
        <w:t>EXISTS</w:t>
      </w:r>
      <w:r w:rsidRPr="003910B4">
        <w:rPr>
          <w:rFonts w:ascii="Cascadia Mono" w:hAnsi="Cascadia Mono" w:cs="Cascadia Mono"/>
          <w:noProof w:val="0"/>
          <w:color w:val="000000"/>
          <w:kern w:val="0"/>
          <w:sz w:val="24"/>
          <w:szCs w:val="24"/>
          <w:lang w:val="en-US"/>
        </w:rPr>
        <w:t xml:space="preserve"> </w:t>
      </w:r>
      <w:proofErr w:type="spellStart"/>
      <w:proofErr w:type="gramStart"/>
      <w:r w:rsidRPr="003910B4">
        <w:rPr>
          <w:rFonts w:ascii="Cascadia Mono" w:hAnsi="Cascadia Mono" w:cs="Cascadia Mono"/>
          <w:noProof w:val="0"/>
          <w:color w:val="000000"/>
          <w:kern w:val="0"/>
          <w:sz w:val="24"/>
          <w:szCs w:val="24"/>
          <w:lang w:val="en-US"/>
        </w:rPr>
        <w:t>selectAllBillID</w:t>
      </w:r>
      <w:proofErr w:type="spellEnd"/>
      <w:proofErr w:type="gramEnd"/>
    </w:p>
    <w:p w14:paraId="2270470F" w14:textId="77777777" w:rsidR="003910B4" w:rsidRPr="003910B4" w:rsidRDefault="003910B4" w:rsidP="003910B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3910B4">
        <w:rPr>
          <w:rFonts w:ascii="Cascadia Mono" w:hAnsi="Cascadia Mono" w:cs="Cascadia Mono"/>
          <w:noProof w:val="0"/>
          <w:color w:val="0000FF"/>
          <w:kern w:val="0"/>
          <w:sz w:val="24"/>
          <w:szCs w:val="24"/>
          <w:lang w:val="en-US"/>
        </w:rPr>
        <w:t>GO</w:t>
      </w:r>
    </w:p>
    <w:p w14:paraId="4862C86A" w14:textId="77777777" w:rsidR="003910B4" w:rsidRPr="003910B4" w:rsidRDefault="003910B4" w:rsidP="003910B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p>
    <w:p w14:paraId="10AF6CAB" w14:textId="77777777" w:rsidR="003910B4" w:rsidRPr="003910B4" w:rsidRDefault="003910B4" w:rsidP="003910B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3910B4">
        <w:rPr>
          <w:rFonts w:ascii="Cascadia Mono" w:hAnsi="Cascadia Mono" w:cs="Cascadia Mono"/>
          <w:noProof w:val="0"/>
          <w:color w:val="0000FF"/>
          <w:kern w:val="0"/>
          <w:sz w:val="24"/>
          <w:szCs w:val="24"/>
          <w:lang w:val="en-US"/>
        </w:rPr>
        <w:t>CREATE</w:t>
      </w:r>
      <w:r w:rsidRPr="003910B4">
        <w:rPr>
          <w:rFonts w:ascii="Cascadia Mono" w:hAnsi="Cascadia Mono" w:cs="Cascadia Mono"/>
          <w:noProof w:val="0"/>
          <w:color w:val="000000"/>
          <w:kern w:val="0"/>
          <w:sz w:val="24"/>
          <w:szCs w:val="24"/>
          <w:lang w:val="en-US"/>
        </w:rPr>
        <w:t xml:space="preserve"> </w:t>
      </w:r>
      <w:r w:rsidRPr="003910B4">
        <w:rPr>
          <w:rFonts w:ascii="Cascadia Mono" w:hAnsi="Cascadia Mono" w:cs="Cascadia Mono"/>
          <w:noProof w:val="0"/>
          <w:color w:val="0000FF"/>
          <w:kern w:val="0"/>
          <w:sz w:val="24"/>
          <w:szCs w:val="24"/>
          <w:lang w:val="en-US"/>
        </w:rPr>
        <w:t>PROCEDURE</w:t>
      </w:r>
      <w:r w:rsidRPr="003910B4">
        <w:rPr>
          <w:rFonts w:ascii="Cascadia Mono" w:hAnsi="Cascadia Mono" w:cs="Cascadia Mono"/>
          <w:noProof w:val="0"/>
          <w:color w:val="000000"/>
          <w:kern w:val="0"/>
          <w:sz w:val="24"/>
          <w:szCs w:val="24"/>
          <w:lang w:val="en-US"/>
        </w:rPr>
        <w:t xml:space="preserve"> </w:t>
      </w:r>
      <w:proofErr w:type="spellStart"/>
      <w:proofErr w:type="gramStart"/>
      <w:r w:rsidRPr="003910B4">
        <w:rPr>
          <w:rFonts w:ascii="Cascadia Mono" w:hAnsi="Cascadia Mono" w:cs="Cascadia Mono"/>
          <w:noProof w:val="0"/>
          <w:color w:val="000000"/>
          <w:kern w:val="0"/>
          <w:sz w:val="24"/>
          <w:szCs w:val="24"/>
          <w:lang w:val="en-US"/>
        </w:rPr>
        <w:t>selectAllBillID</w:t>
      </w:r>
      <w:proofErr w:type="spellEnd"/>
      <w:proofErr w:type="gramEnd"/>
    </w:p>
    <w:p w14:paraId="34E88DA6" w14:textId="77777777" w:rsidR="003910B4" w:rsidRPr="003910B4" w:rsidRDefault="003910B4" w:rsidP="003910B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3910B4">
        <w:rPr>
          <w:rFonts w:ascii="Cascadia Mono" w:hAnsi="Cascadia Mono" w:cs="Cascadia Mono"/>
          <w:noProof w:val="0"/>
          <w:color w:val="0000FF"/>
          <w:kern w:val="0"/>
          <w:sz w:val="24"/>
          <w:szCs w:val="24"/>
          <w:lang w:val="en-US"/>
        </w:rPr>
        <w:t>AS</w:t>
      </w:r>
    </w:p>
    <w:p w14:paraId="588EF59D" w14:textId="77777777" w:rsidR="003910B4" w:rsidRPr="003910B4" w:rsidRDefault="003910B4" w:rsidP="003910B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3910B4">
        <w:rPr>
          <w:rFonts w:ascii="Cascadia Mono" w:hAnsi="Cascadia Mono" w:cs="Cascadia Mono"/>
          <w:noProof w:val="0"/>
          <w:color w:val="0000FF"/>
          <w:kern w:val="0"/>
          <w:sz w:val="24"/>
          <w:szCs w:val="24"/>
          <w:lang w:val="en-US"/>
        </w:rPr>
        <w:t>BEGIN</w:t>
      </w:r>
    </w:p>
    <w:p w14:paraId="7F717FD8" w14:textId="77777777" w:rsidR="003910B4" w:rsidRPr="003910B4" w:rsidRDefault="003910B4" w:rsidP="003910B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3910B4">
        <w:rPr>
          <w:rFonts w:ascii="Cascadia Mono" w:hAnsi="Cascadia Mono" w:cs="Cascadia Mono"/>
          <w:noProof w:val="0"/>
          <w:color w:val="000000"/>
          <w:kern w:val="0"/>
          <w:sz w:val="24"/>
          <w:szCs w:val="24"/>
          <w:lang w:val="en-US"/>
        </w:rPr>
        <w:tab/>
      </w:r>
      <w:r w:rsidRPr="003910B4">
        <w:rPr>
          <w:rFonts w:ascii="Cascadia Mono" w:hAnsi="Cascadia Mono" w:cs="Cascadia Mono"/>
          <w:noProof w:val="0"/>
          <w:color w:val="0000FF"/>
          <w:kern w:val="0"/>
          <w:sz w:val="24"/>
          <w:szCs w:val="24"/>
          <w:lang w:val="en-US"/>
        </w:rPr>
        <w:t>DECLARE</w:t>
      </w:r>
      <w:r w:rsidRPr="003910B4">
        <w:rPr>
          <w:rFonts w:ascii="Cascadia Mono" w:hAnsi="Cascadia Mono" w:cs="Cascadia Mono"/>
          <w:noProof w:val="0"/>
          <w:color w:val="000000"/>
          <w:kern w:val="0"/>
          <w:sz w:val="24"/>
          <w:szCs w:val="24"/>
          <w:lang w:val="en-US"/>
        </w:rPr>
        <w:t xml:space="preserve"> @errorMessage </w:t>
      </w:r>
      <w:proofErr w:type="gramStart"/>
      <w:r w:rsidRPr="003910B4">
        <w:rPr>
          <w:rFonts w:ascii="Cascadia Mono" w:hAnsi="Cascadia Mono" w:cs="Cascadia Mono"/>
          <w:noProof w:val="0"/>
          <w:color w:val="0000FF"/>
          <w:kern w:val="0"/>
          <w:sz w:val="24"/>
          <w:szCs w:val="24"/>
          <w:lang w:val="en-US"/>
        </w:rPr>
        <w:t>NVARCHAR</w:t>
      </w:r>
      <w:r w:rsidRPr="003910B4">
        <w:rPr>
          <w:rFonts w:ascii="Cascadia Mono" w:hAnsi="Cascadia Mono" w:cs="Cascadia Mono"/>
          <w:noProof w:val="0"/>
          <w:color w:val="808080"/>
          <w:kern w:val="0"/>
          <w:sz w:val="24"/>
          <w:szCs w:val="24"/>
          <w:lang w:val="en-US"/>
        </w:rPr>
        <w:t>(</w:t>
      </w:r>
      <w:proofErr w:type="gramEnd"/>
      <w:r w:rsidRPr="003910B4">
        <w:rPr>
          <w:rFonts w:ascii="Cascadia Mono" w:hAnsi="Cascadia Mono" w:cs="Cascadia Mono"/>
          <w:noProof w:val="0"/>
          <w:color w:val="FF00FF"/>
          <w:kern w:val="0"/>
          <w:sz w:val="24"/>
          <w:szCs w:val="24"/>
          <w:lang w:val="en-US"/>
        </w:rPr>
        <w:t>max</w:t>
      </w:r>
      <w:r w:rsidRPr="003910B4">
        <w:rPr>
          <w:rFonts w:ascii="Cascadia Mono" w:hAnsi="Cascadia Mono" w:cs="Cascadia Mono"/>
          <w:noProof w:val="0"/>
          <w:color w:val="808080"/>
          <w:kern w:val="0"/>
          <w:sz w:val="24"/>
          <w:szCs w:val="24"/>
          <w:lang w:val="en-US"/>
        </w:rPr>
        <w:t>)</w:t>
      </w:r>
    </w:p>
    <w:p w14:paraId="40426C51" w14:textId="77777777" w:rsidR="003910B4" w:rsidRPr="003910B4" w:rsidRDefault="003910B4" w:rsidP="003910B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3910B4">
        <w:rPr>
          <w:rFonts w:ascii="Cascadia Mono" w:hAnsi="Cascadia Mono" w:cs="Cascadia Mono"/>
          <w:noProof w:val="0"/>
          <w:color w:val="000000"/>
          <w:kern w:val="0"/>
          <w:sz w:val="24"/>
          <w:szCs w:val="24"/>
          <w:lang w:val="en-US"/>
        </w:rPr>
        <w:tab/>
      </w:r>
      <w:r w:rsidRPr="003910B4">
        <w:rPr>
          <w:rFonts w:ascii="Cascadia Mono" w:hAnsi="Cascadia Mono" w:cs="Cascadia Mono"/>
          <w:noProof w:val="0"/>
          <w:color w:val="0000FF"/>
          <w:kern w:val="0"/>
          <w:sz w:val="24"/>
          <w:szCs w:val="24"/>
          <w:lang w:val="en-US"/>
        </w:rPr>
        <w:t>BEGIN</w:t>
      </w:r>
      <w:r w:rsidRPr="003910B4">
        <w:rPr>
          <w:rFonts w:ascii="Cascadia Mono" w:hAnsi="Cascadia Mono" w:cs="Cascadia Mono"/>
          <w:noProof w:val="0"/>
          <w:color w:val="000000"/>
          <w:kern w:val="0"/>
          <w:sz w:val="24"/>
          <w:szCs w:val="24"/>
          <w:lang w:val="en-US"/>
        </w:rPr>
        <w:t xml:space="preserve"> </w:t>
      </w:r>
      <w:r w:rsidRPr="003910B4">
        <w:rPr>
          <w:rFonts w:ascii="Cascadia Mono" w:hAnsi="Cascadia Mono" w:cs="Cascadia Mono"/>
          <w:noProof w:val="0"/>
          <w:color w:val="0000FF"/>
          <w:kern w:val="0"/>
          <w:sz w:val="24"/>
          <w:szCs w:val="24"/>
          <w:lang w:val="en-US"/>
        </w:rPr>
        <w:t>TRY</w:t>
      </w:r>
    </w:p>
    <w:p w14:paraId="4F423A2A" w14:textId="77777777" w:rsidR="003910B4" w:rsidRPr="003910B4" w:rsidRDefault="003910B4" w:rsidP="003910B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3910B4">
        <w:rPr>
          <w:rFonts w:ascii="Cascadia Mono" w:hAnsi="Cascadia Mono" w:cs="Cascadia Mono"/>
          <w:noProof w:val="0"/>
          <w:color w:val="000000"/>
          <w:kern w:val="0"/>
          <w:sz w:val="24"/>
          <w:szCs w:val="24"/>
          <w:lang w:val="en-US"/>
        </w:rPr>
        <w:tab/>
      </w:r>
      <w:r w:rsidRPr="003910B4">
        <w:rPr>
          <w:rFonts w:ascii="Cascadia Mono" w:hAnsi="Cascadia Mono" w:cs="Cascadia Mono"/>
          <w:noProof w:val="0"/>
          <w:color w:val="000000"/>
          <w:kern w:val="0"/>
          <w:sz w:val="24"/>
          <w:szCs w:val="24"/>
          <w:lang w:val="en-US"/>
        </w:rPr>
        <w:tab/>
      </w:r>
      <w:r w:rsidRPr="003910B4">
        <w:rPr>
          <w:rFonts w:ascii="Cascadia Mono" w:hAnsi="Cascadia Mono" w:cs="Cascadia Mono"/>
          <w:noProof w:val="0"/>
          <w:color w:val="0000FF"/>
          <w:kern w:val="0"/>
          <w:sz w:val="24"/>
          <w:szCs w:val="24"/>
          <w:lang w:val="en-US"/>
        </w:rPr>
        <w:t>SELECT</w:t>
      </w:r>
      <w:r w:rsidRPr="003910B4">
        <w:rPr>
          <w:rFonts w:ascii="Cascadia Mono" w:hAnsi="Cascadia Mono" w:cs="Cascadia Mono"/>
          <w:noProof w:val="0"/>
          <w:color w:val="000000"/>
          <w:kern w:val="0"/>
          <w:sz w:val="24"/>
          <w:szCs w:val="24"/>
          <w:lang w:val="en-US"/>
        </w:rPr>
        <w:t xml:space="preserve"> ID </w:t>
      </w:r>
      <w:r w:rsidRPr="003910B4">
        <w:rPr>
          <w:rFonts w:ascii="Cascadia Mono" w:hAnsi="Cascadia Mono" w:cs="Cascadia Mono"/>
          <w:noProof w:val="0"/>
          <w:color w:val="0000FF"/>
          <w:kern w:val="0"/>
          <w:sz w:val="24"/>
          <w:szCs w:val="24"/>
          <w:lang w:val="en-US"/>
        </w:rPr>
        <w:t>FROM</w:t>
      </w:r>
      <w:r w:rsidRPr="003910B4">
        <w:rPr>
          <w:rFonts w:ascii="Cascadia Mono" w:hAnsi="Cascadia Mono" w:cs="Cascadia Mono"/>
          <w:noProof w:val="0"/>
          <w:color w:val="000000"/>
          <w:kern w:val="0"/>
          <w:sz w:val="24"/>
          <w:szCs w:val="24"/>
          <w:lang w:val="en-US"/>
        </w:rPr>
        <w:t xml:space="preserve"> Bill</w:t>
      </w:r>
    </w:p>
    <w:p w14:paraId="3ABE35D3" w14:textId="77777777" w:rsidR="003910B4" w:rsidRPr="003910B4" w:rsidRDefault="003910B4" w:rsidP="003910B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3910B4">
        <w:rPr>
          <w:rFonts w:ascii="Cascadia Mono" w:hAnsi="Cascadia Mono" w:cs="Cascadia Mono"/>
          <w:noProof w:val="0"/>
          <w:color w:val="000000"/>
          <w:kern w:val="0"/>
          <w:sz w:val="24"/>
          <w:szCs w:val="24"/>
          <w:lang w:val="en-US"/>
        </w:rPr>
        <w:tab/>
      </w:r>
      <w:r w:rsidRPr="003910B4">
        <w:rPr>
          <w:rFonts w:ascii="Cascadia Mono" w:hAnsi="Cascadia Mono" w:cs="Cascadia Mono"/>
          <w:noProof w:val="0"/>
          <w:color w:val="0000FF"/>
          <w:kern w:val="0"/>
          <w:sz w:val="24"/>
          <w:szCs w:val="24"/>
          <w:lang w:val="en-US"/>
        </w:rPr>
        <w:t>END</w:t>
      </w:r>
      <w:r w:rsidRPr="003910B4">
        <w:rPr>
          <w:rFonts w:ascii="Cascadia Mono" w:hAnsi="Cascadia Mono" w:cs="Cascadia Mono"/>
          <w:noProof w:val="0"/>
          <w:color w:val="000000"/>
          <w:kern w:val="0"/>
          <w:sz w:val="24"/>
          <w:szCs w:val="24"/>
          <w:lang w:val="en-US"/>
        </w:rPr>
        <w:t xml:space="preserve"> </w:t>
      </w:r>
      <w:r w:rsidRPr="003910B4">
        <w:rPr>
          <w:rFonts w:ascii="Cascadia Mono" w:hAnsi="Cascadia Mono" w:cs="Cascadia Mono"/>
          <w:noProof w:val="0"/>
          <w:color w:val="0000FF"/>
          <w:kern w:val="0"/>
          <w:sz w:val="24"/>
          <w:szCs w:val="24"/>
          <w:lang w:val="en-US"/>
        </w:rPr>
        <w:t>TRY</w:t>
      </w:r>
    </w:p>
    <w:p w14:paraId="2E23ADF4" w14:textId="77777777" w:rsidR="003910B4" w:rsidRPr="003910B4" w:rsidRDefault="003910B4" w:rsidP="003910B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3910B4">
        <w:rPr>
          <w:rFonts w:ascii="Cascadia Mono" w:hAnsi="Cascadia Mono" w:cs="Cascadia Mono"/>
          <w:noProof w:val="0"/>
          <w:color w:val="000000"/>
          <w:kern w:val="0"/>
          <w:sz w:val="24"/>
          <w:szCs w:val="24"/>
          <w:lang w:val="en-US"/>
        </w:rPr>
        <w:tab/>
      </w:r>
      <w:r w:rsidRPr="003910B4">
        <w:rPr>
          <w:rFonts w:ascii="Cascadia Mono" w:hAnsi="Cascadia Mono" w:cs="Cascadia Mono"/>
          <w:noProof w:val="0"/>
          <w:color w:val="0000FF"/>
          <w:kern w:val="0"/>
          <w:sz w:val="24"/>
          <w:szCs w:val="24"/>
          <w:lang w:val="en-US"/>
        </w:rPr>
        <w:t>BEGIN</w:t>
      </w:r>
      <w:r w:rsidRPr="003910B4">
        <w:rPr>
          <w:rFonts w:ascii="Cascadia Mono" w:hAnsi="Cascadia Mono" w:cs="Cascadia Mono"/>
          <w:noProof w:val="0"/>
          <w:color w:val="000000"/>
          <w:kern w:val="0"/>
          <w:sz w:val="24"/>
          <w:szCs w:val="24"/>
          <w:lang w:val="en-US"/>
        </w:rPr>
        <w:t xml:space="preserve"> </w:t>
      </w:r>
      <w:r w:rsidRPr="003910B4">
        <w:rPr>
          <w:rFonts w:ascii="Cascadia Mono" w:hAnsi="Cascadia Mono" w:cs="Cascadia Mono"/>
          <w:noProof w:val="0"/>
          <w:color w:val="0000FF"/>
          <w:kern w:val="0"/>
          <w:sz w:val="24"/>
          <w:szCs w:val="24"/>
          <w:lang w:val="en-US"/>
        </w:rPr>
        <w:t>CATCH</w:t>
      </w:r>
    </w:p>
    <w:p w14:paraId="29D53C5D" w14:textId="77777777" w:rsidR="003910B4" w:rsidRPr="003910B4" w:rsidRDefault="003910B4" w:rsidP="003910B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3910B4">
        <w:rPr>
          <w:rFonts w:ascii="Cascadia Mono" w:hAnsi="Cascadia Mono" w:cs="Cascadia Mono"/>
          <w:noProof w:val="0"/>
          <w:color w:val="000000"/>
          <w:kern w:val="0"/>
          <w:sz w:val="24"/>
          <w:szCs w:val="24"/>
          <w:lang w:val="en-US"/>
        </w:rPr>
        <w:tab/>
      </w:r>
      <w:r w:rsidRPr="003910B4">
        <w:rPr>
          <w:rFonts w:ascii="Cascadia Mono" w:hAnsi="Cascadia Mono" w:cs="Cascadia Mono"/>
          <w:noProof w:val="0"/>
          <w:color w:val="000000"/>
          <w:kern w:val="0"/>
          <w:sz w:val="24"/>
          <w:szCs w:val="24"/>
          <w:lang w:val="en-US"/>
        </w:rPr>
        <w:tab/>
      </w:r>
      <w:r w:rsidRPr="003910B4">
        <w:rPr>
          <w:rFonts w:ascii="Cascadia Mono" w:hAnsi="Cascadia Mono" w:cs="Cascadia Mono"/>
          <w:noProof w:val="0"/>
          <w:color w:val="0000FF"/>
          <w:kern w:val="0"/>
          <w:sz w:val="24"/>
          <w:szCs w:val="24"/>
          <w:lang w:val="en-US"/>
        </w:rPr>
        <w:t>SET</w:t>
      </w:r>
      <w:r w:rsidRPr="003910B4">
        <w:rPr>
          <w:rFonts w:ascii="Cascadia Mono" w:hAnsi="Cascadia Mono" w:cs="Cascadia Mono"/>
          <w:noProof w:val="0"/>
          <w:color w:val="000000"/>
          <w:kern w:val="0"/>
          <w:sz w:val="24"/>
          <w:szCs w:val="24"/>
          <w:lang w:val="en-US"/>
        </w:rPr>
        <w:t xml:space="preserve"> @errorMessage </w:t>
      </w:r>
      <w:r w:rsidRPr="003910B4">
        <w:rPr>
          <w:rFonts w:ascii="Cascadia Mono" w:hAnsi="Cascadia Mono" w:cs="Cascadia Mono"/>
          <w:noProof w:val="0"/>
          <w:color w:val="808080"/>
          <w:kern w:val="0"/>
          <w:sz w:val="24"/>
          <w:szCs w:val="24"/>
          <w:lang w:val="en-US"/>
        </w:rPr>
        <w:t>=</w:t>
      </w:r>
      <w:r w:rsidRPr="003910B4">
        <w:rPr>
          <w:rFonts w:ascii="Cascadia Mono" w:hAnsi="Cascadia Mono" w:cs="Cascadia Mono"/>
          <w:noProof w:val="0"/>
          <w:color w:val="000000"/>
          <w:kern w:val="0"/>
          <w:sz w:val="24"/>
          <w:szCs w:val="24"/>
          <w:lang w:val="en-US"/>
        </w:rPr>
        <w:t xml:space="preserve"> </w:t>
      </w:r>
      <w:r w:rsidRPr="003910B4">
        <w:rPr>
          <w:rFonts w:ascii="Cascadia Mono" w:hAnsi="Cascadia Mono" w:cs="Cascadia Mono"/>
          <w:noProof w:val="0"/>
          <w:color w:val="FF00FF"/>
          <w:kern w:val="0"/>
          <w:sz w:val="24"/>
          <w:szCs w:val="24"/>
          <w:lang w:val="en-US"/>
        </w:rPr>
        <w:t>ERROR_</w:t>
      </w:r>
      <w:proofErr w:type="gramStart"/>
      <w:r w:rsidRPr="003910B4">
        <w:rPr>
          <w:rFonts w:ascii="Cascadia Mono" w:hAnsi="Cascadia Mono" w:cs="Cascadia Mono"/>
          <w:noProof w:val="0"/>
          <w:color w:val="FF00FF"/>
          <w:kern w:val="0"/>
          <w:sz w:val="24"/>
          <w:szCs w:val="24"/>
          <w:lang w:val="en-US"/>
        </w:rPr>
        <w:t>MESSAGE</w:t>
      </w:r>
      <w:r w:rsidRPr="003910B4">
        <w:rPr>
          <w:rFonts w:ascii="Cascadia Mono" w:hAnsi="Cascadia Mono" w:cs="Cascadia Mono"/>
          <w:noProof w:val="0"/>
          <w:color w:val="808080"/>
          <w:kern w:val="0"/>
          <w:sz w:val="24"/>
          <w:szCs w:val="24"/>
          <w:lang w:val="en-US"/>
        </w:rPr>
        <w:t>(</w:t>
      </w:r>
      <w:proofErr w:type="gramEnd"/>
      <w:r w:rsidRPr="003910B4">
        <w:rPr>
          <w:rFonts w:ascii="Cascadia Mono" w:hAnsi="Cascadia Mono" w:cs="Cascadia Mono"/>
          <w:noProof w:val="0"/>
          <w:color w:val="808080"/>
          <w:kern w:val="0"/>
          <w:sz w:val="24"/>
          <w:szCs w:val="24"/>
          <w:lang w:val="en-US"/>
        </w:rPr>
        <w:t>)</w:t>
      </w:r>
    </w:p>
    <w:p w14:paraId="747983A3" w14:textId="77777777" w:rsidR="003910B4" w:rsidRPr="003910B4" w:rsidRDefault="003910B4" w:rsidP="003910B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3910B4">
        <w:rPr>
          <w:rFonts w:ascii="Cascadia Mono" w:hAnsi="Cascadia Mono" w:cs="Cascadia Mono"/>
          <w:noProof w:val="0"/>
          <w:color w:val="000000"/>
          <w:kern w:val="0"/>
          <w:sz w:val="24"/>
          <w:szCs w:val="24"/>
          <w:lang w:val="en-US"/>
        </w:rPr>
        <w:tab/>
      </w:r>
      <w:r w:rsidRPr="003910B4">
        <w:rPr>
          <w:rFonts w:ascii="Cascadia Mono" w:hAnsi="Cascadia Mono" w:cs="Cascadia Mono"/>
          <w:noProof w:val="0"/>
          <w:color w:val="000000"/>
          <w:kern w:val="0"/>
          <w:sz w:val="24"/>
          <w:szCs w:val="24"/>
          <w:lang w:val="en-US"/>
        </w:rPr>
        <w:tab/>
      </w:r>
      <w:proofErr w:type="gramStart"/>
      <w:r w:rsidRPr="003910B4">
        <w:rPr>
          <w:rFonts w:ascii="Cascadia Mono" w:hAnsi="Cascadia Mono" w:cs="Cascadia Mono"/>
          <w:noProof w:val="0"/>
          <w:color w:val="0000FF"/>
          <w:kern w:val="0"/>
          <w:sz w:val="24"/>
          <w:szCs w:val="24"/>
          <w:lang w:val="en-US"/>
        </w:rPr>
        <w:t>RAISERROR</w:t>
      </w:r>
      <w:r w:rsidRPr="003910B4">
        <w:rPr>
          <w:rFonts w:ascii="Cascadia Mono" w:hAnsi="Cascadia Mono" w:cs="Cascadia Mono"/>
          <w:noProof w:val="0"/>
          <w:color w:val="808080"/>
          <w:kern w:val="0"/>
          <w:sz w:val="24"/>
          <w:szCs w:val="24"/>
          <w:lang w:val="en-US"/>
        </w:rPr>
        <w:t>(</w:t>
      </w:r>
      <w:proofErr w:type="gramEnd"/>
      <w:r w:rsidRPr="003910B4">
        <w:rPr>
          <w:rFonts w:ascii="Cascadia Mono" w:hAnsi="Cascadia Mono" w:cs="Cascadia Mono"/>
          <w:noProof w:val="0"/>
          <w:color w:val="000000"/>
          <w:kern w:val="0"/>
          <w:sz w:val="24"/>
          <w:szCs w:val="24"/>
          <w:lang w:val="en-US"/>
        </w:rPr>
        <w:t>@errorMessage</w:t>
      </w:r>
      <w:r w:rsidRPr="003910B4">
        <w:rPr>
          <w:rFonts w:ascii="Cascadia Mono" w:hAnsi="Cascadia Mono" w:cs="Cascadia Mono"/>
          <w:noProof w:val="0"/>
          <w:color w:val="808080"/>
          <w:kern w:val="0"/>
          <w:sz w:val="24"/>
          <w:szCs w:val="24"/>
          <w:lang w:val="en-US"/>
        </w:rPr>
        <w:t>,</w:t>
      </w:r>
      <w:r w:rsidRPr="003910B4">
        <w:rPr>
          <w:rFonts w:ascii="Cascadia Mono" w:hAnsi="Cascadia Mono" w:cs="Cascadia Mono"/>
          <w:noProof w:val="0"/>
          <w:color w:val="000000"/>
          <w:kern w:val="0"/>
          <w:sz w:val="24"/>
          <w:szCs w:val="24"/>
          <w:lang w:val="en-US"/>
        </w:rPr>
        <w:t xml:space="preserve"> 16</w:t>
      </w:r>
      <w:r w:rsidRPr="003910B4">
        <w:rPr>
          <w:rFonts w:ascii="Cascadia Mono" w:hAnsi="Cascadia Mono" w:cs="Cascadia Mono"/>
          <w:noProof w:val="0"/>
          <w:color w:val="808080"/>
          <w:kern w:val="0"/>
          <w:sz w:val="24"/>
          <w:szCs w:val="24"/>
          <w:lang w:val="en-US"/>
        </w:rPr>
        <w:t>,</w:t>
      </w:r>
      <w:r w:rsidRPr="003910B4">
        <w:rPr>
          <w:rFonts w:ascii="Cascadia Mono" w:hAnsi="Cascadia Mono" w:cs="Cascadia Mono"/>
          <w:noProof w:val="0"/>
          <w:color w:val="000000"/>
          <w:kern w:val="0"/>
          <w:sz w:val="24"/>
          <w:szCs w:val="24"/>
          <w:lang w:val="en-US"/>
        </w:rPr>
        <w:t xml:space="preserve"> 1</w:t>
      </w:r>
      <w:r w:rsidRPr="003910B4">
        <w:rPr>
          <w:rFonts w:ascii="Cascadia Mono" w:hAnsi="Cascadia Mono" w:cs="Cascadia Mono"/>
          <w:noProof w:val="0"/>
          <w:color w:val="808080"/>
          <w:kern w:val="0"/>
          <w:sz w:val="24"/>
          <w:szCs w:val="24"/>
          <w:lang w:val="en-US"/>
        </w:rPr>
        <w:t>)</w:t>
      </w:r>
    </w:p>
    <w:p w14:paraId="74BC0BD5" w14:textId="77777777" w:rsidR="003910B4" w:rsidRPr="003910B4" w:rsidRDefault="003910B4" w:rsidP="003910B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3910B4">
        <w:rPr>
          <w:rFonts w:ascii="Cascadia Mono" w:hAnsi="Cascadia Mono" w:cs="Cascadia Mono"/>
          <w:noProof w:val="0"/>
          <w:color w:val="000000"/>
          <w:kern w:val="0"/>
          <w:sz w:val="24"/>
          <w:szCs w:val="24"/>
          <w:lang w:val="en-US"/>
        </w:rPr>
        <w:tab/>
      </w:r>
      <w:r w:rsidRPr="003910B4">
        <w:rPr>
          <w:rFonts w:ascii="Cascadia Mono" w:hAnsi="Cascadia Mono" w:cs="Cascadia Mono"/>
          <w:noProof w:val="0"/>
          <w:color w:val="0000FF"/>
          <w:kern w:val="0"/>
          <w:sz w:val="24"/>
          <w:szCs w:val="24"/>
          <w:lang w:val="en-US"/>
        </w:rPr>
        <w:t>END</w:t>
      </w:r>
      <w:r w:rsidRPr="003910B4">
        <w:rPr>
          <w:rFonts w:ascii="Cascadia Mono" w:hAnsi="Cascadia Mono" w:cs="Cascadia Mono"/>
          <w:noProof w:val="0"/>
          <w:color w:val="000000"/>
          <w:kern w:val="0"/>
          <w:sz w:val="24"/>
          <w:szCs w:val="24"/>
          <w:lang w:val="en-US"/>
        </w:rPr>
        <w:t xml:space="preserve"> </w:t>
      </w:r>
      <w:r w:rsidRPr="003910B4">
        <w:rPr>
          <w:rFonts w:ascii="Cascadia Mono" w:hAnsi="Cascadia Mono" w:cs="Cascadia Mono"/>
          <w:noProof w:val="0"/>
          <w:color w:val="0000FF"/>
          <w:kern w:val="0"/>
          <w:sz w:val="24"/>
          <w:szCs w:val="24"/>
          <w:lang w:val="en-US"/>
        </w:rPr>
        <w:t>CATCH</w:t>
      </w:r>
    </w:p>
    <w:p w14:paraId="6D1EE1E3" w14:textId="77777777" w:rsidR="003910B4" w:rsidRPr="003910B4" w:rsidRDefault="003910B4" w:rsidP="003910B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3910B4">
        <w:rPr>
          <w:rFonts w:ascii="Cascadia Mono" w:hAnsi="Cascadia Mono" w:cs="Cascadia Mono"/>
          <w:noProof w:val="0"/>
          <w:color w:val="0000FF"/>
          <w:kern w:val="0"/>
          <w:sz w:val="24"/>
          <w:szCs w:val="24"/>
          <w:lang w:val="en-US"/>
        </w:rPr>
        <w:t>END</w:t>
      </w:r>
    </w:p>
    <w:p w14:paraId="727D0DBB" w14:textId="54CCB6E0" w:rsidR="001E06F8" w:rsidRPr="003910B4" w:rsidRDefault="003910B4" w:rsidP="003910B4">
      <w:pPr>
        <w:pStyle w:val="ListParagraph"/>
        <w:pBdr>
          <w:top w:val="single" w:sz="4" w:space="1" w:color="auto"/>
          <w:left w:val="single" w:sz="4" w:space="4" w:color="auto"/>
          <w:bottom w:val="single" w:sz="4" w:space="1" w:color="auto"/>
          <w:right w:val="single" w:sz="4" w:space="4" w:color="auto"/>
        </w:pBdr>
        <w:spacing w:after="0" w:line="360" w:lineRule="auto"/>
        <w:ind w:left="1584"/>
        <w:rPr>
          <w:rFonts w:ascii="Cascadia Mono" w:hAnsi="Cascadia Mono" w:cs="Cascadia Mono"/>
          <w:noProof w:val="0"/>
          <w:color w:val="0000FF"/>
          <w:kern w:val="0"/>
          <w:sz w:val="24"/>
          <w:szCs w:val="24"/>
          <w:lang w:val="en-US"/>
        </w:rPr>
      </w:pPr>
      <w:r w:rsidRPr="003910B4">
        <w:rPr>
          <w:rFonts w:ascii="Cascadia Mono" w:hAnsi="Cascadia Mono" w:cs="Cascadia Mono"/>
          <w:noProof w:val="0"/>
          <w:color w:val="0000FF"/>
          <w:kern w:val="0"/>
          <w:sz w:val="24"/>
          <w:szCs w:val="24"/>
          <w:lang w:val="en-US"/>
        </w:rPr>
        <w:t>GO</w:t>
      </w:r>
    </w:p>
    <w:p w14:paraId="2D7DC3E2" w14:textId="77777777" w:rsidR="003910B4" w:rsidRDefault="003910B4" w:rsidP="003910B4">
      <w:pPr>
        <w:pStyle w:val="ListParagraph"/>
        <w:spacing w:after="0" w:line="360" w:lineRule="auto"/>
        <w:ind w:left="1584"/>
        <w:rPr>
          <w:rFonts w:ascii="Times New Roman" w:hAnsi="Times New Roman" w:cs="Times New Roman"/>
          <w:sz w:val="28"/>
          <w:szCs w:val="28"/>
          <w:u w:val="single"/>
          <w:lang w:val="en-US"/>
        </w:rPr>
      </w:pPr>
    </w:p>
    <w:p w14:paraId="77DF47E4" w14:textId="795C5070" w:rsidR="001E06F8" w:rsidRDefault="001E06F8" w:rsidP="001E06F8">
      <w:pPr>
        <w:pStyle w:val="ListParagraph"/>
        <w:spacing w:after="0" w:line="360" w:lineRule="auto"/>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C# code:</w:t>
      </w:r>
    </w:p>
    <w:p w14:paraId="006F5DB0" w14:textId="3646AAA8" w:rsidR="001E06F8" w:rsidRPr="003910B4" w:rsidRDefault="001E06F8" w:rsidP="001E06F8">
      <w:pPr>
        <w:pStyle w:val="ListParagraph"/>
        <w:pBdr>
          <w:top w:val="single" w:sz="4" w:space="1" w:color="auto"/>
          <w:left w:val="single" w:sz="4" w:space="4" w:color="auto"/>
          <w:bottom w:val="single" w:sz="4" w:space="1" w:color="auto"/>
          <w:right w:val="single" w:sz="4" w:space="4" w:color="auto"/>
        </w:pBdr>
        <w:spacing w:after="0" w:line="360" w:lineRule="auto"/>
        <w:ind w:left="1584"/>
        <w:rPr>
          <w:rFonts w:ascii="Times New Roman" w:hAnsi="Times New Roman" w:cs="Times New Roman"/>
          <w:sz w:val="24"/>
          <w:szCs w:val="24"/>
          <w:u w:val="single"/>
          <w:lang w:val="en-US"/>
        </w:rPr>
      </w:pPr>
      <w:proofErr w:type="spellStart"/>
      <w:r w:rsidRPr="003910B4">
        <w:rPr>
          <w:rFonts w:ascii="Cascadia Mono" w:hAnsi="Cascadia Mono" w:cs="Cascadia Mono"/>
          <w:noProof w:val="0"/>
          <w:color w:val="000000"/>
          <w:kern w:val="0"/>
          <w:sz w:val="24"/>
          <w:szCs w:val="24"/>
          <w:lang w:val="en-US"/>
        </w:rPr>
        <w:t>dataBill</w:t>
      </w:r>
      <w:proofErr w:type="spellEnd"/>
      <w:r w:rsidRPr="003910B4">
        <w:rPr>
          <w:rFonts w:ascii="Cascadia Mono" w:hAnsi="Cascadia Mono" w:cs="Cascadia Mono"/>
          <w:noProof w:val="0"/>
          <w:color w:val="000000"/>
          <w:kern w:val="0"/>
          <w:sz w:val="24"/>
          <w:szCs w:val="24"/>
          <w:lang w:val="en-US"/>
        </w:rPr>
        <w:t xml:space="preserve"> = </w:t>
      </w:r>
      <w:proofErr w:type="spellStart"/>
      <w:proofErr w:type="gramStart"/>
      <w:r w:rsidRPr="003910B4">
        <w:rPr>
          <w:rFonts w:ascii="Cascadia Mono" w:hAnsi="Cascadia Mono" w:cs="Cascadia Mono"/>
          <w:noProof w:val="0"/>
          <w:color w:val="000000"/>
          <w:kern w:val="0"/>
          <w:sz w:val="24"/>
          <w:szCs w:val="24"/>
          <w:lang w:val="en-US"/>
        </w:rPr>
        <w:t>DataProvider.Instance.ExecuteQuery</w:t>
      </w:r>
      <w:proofErr w:type="spellEnd"/>
      <w:proofErr w:type="gramEnd"/>
      <w:r w:rsidRPr="003910B4">
        <w:rPr>
          <w:rFonts w:ascii="Cascadia Mono" w:hAnsi="Cascadia Mono" w:cs="Cascadia Mono"/>
          <w:noProof w:val="0"/>
          <w:color w:val="000000"/>
          <w:kern w:val="0"/>
          <w:sz w:val="24"/>
          <w:szCs w:val="24"/>
          <w:lang w:val="en-US"/>
        </w:rPr>
        <w:t xml:space="preserve">("EXEC </w:t>
      </w:r>
      <w:proofErr w:type="spellStart"/>
      <w:r w:rsidRPr="003910B4">
        <w:rPr>
          <w:rFonts w:ascii="Cascadia Mono" w:hAnsi="Cascadia Mono" w:cs="Cascadia Mono"/>
          <w:noProof w:val="0"/>
          <w:color w:val="000000"/>
          <w:kern w:val="0"/>
          <w:sz w:val="24"/>
          <w:szCs w:val="24"/>
          <w:lang w:val="en-US"/>
        </w:rPr>
        <w:t>dbo.selectAllBillView</w:t>
      </w:r>
      <w:proofErr w:type="spellEnd"/>
      <w:r w:rsidRPr="003910B4">
        <w:rPr>
          <w:rFonts w:ascii="Cascadia Mono" w:hAnsi="Cascadia Mono" w:cs="Cascadia Mono"/>
          <w:noProof w:val="0"/>
          <w:color w:val="000000"/>
          <w:kern w:val="0"/>
          <w:sz w:val="24"/>
          <w:szCs w:val="24"/>
          <w:lang w:val="en-US"/>
        </w:rPr>
        <w:t>");</w:t>
      </w:r>
    </w:p>
    <w:p w14:paraId="350359A9" w14:textId="77777777" w:rsidR="001E06F8" w:rsidRDefault="001E06F8" w:rsidP="001E06F8">
      <w:pPr>
        <w:pStyle w:val="ListParagraph"/>
        <w:spacing w:after="0" w:line="360" w:lineRule="auto"/>
        <w:ind w:left="1584"/>
        <w:rPr>
          <w:rFonts w:ascii="Times New Roman" w:hAnsi="Times New Roman" w:cs="Times New Roman"/>
          <w:sz w:val="28"/>
          <w:szCs w:val="28"/>
          <w:u w:val="single"/>
          <w:lang w:val="en-US"/>
        </w:rPr>
      </w:pPr>
    </w:p>
    <w:p w14:paraId="23B25F6E" w14:textId="18A7BE83" w:rsidR="001E06F8" w:rsidRDefault="003D35AC" w:rsidP="001E06F8">
      <w:pPr>
        <w:pStyle w:val="ListParagraph"/>
        <w:numPr>
          <w:ilvl w:val="0"/>
          <w:numId w:val="19"/>
        </w:numPr>
        <w:spacing w:after="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P</w:t>
      </w:r>
      <w:r w:rsidR="001E06F8" w:rsidRPr="001E06F8">
        <w:rPr>
          <w:rFonts w:ascii="Times New Roman" w:hAnsi="Times New Roman" w:cs="Times New Roman"/>
          <w:b/>
          <w:bCs/>
          <w:sz w:val="28"/>
          <w:szCs w:val="28"/>
          <w:lang w:val="en-US"/>
        </w:rPr>
        <w:t>rocedure lấy ra danh sách mã hóa đơn</w:t>
      </w:r>
      <w:r w:rsidR="001E06F8">
        <w:rPr>
          <w:rFonts w:ascii="Times New Roman" w:hAnsi="Times New Roman" w:cs="Times New Roman"/>
          <w:b/>
          <w:bCs/>
          <w:sz w:val="28"/>
          <w:szCs w:val="28"/>
          <w:lang w:val="en-US"/>
        </w:rPr>
        <w:t>:</w:t>
      </w:r>
    </w:p>
    <w:p w14:paraId="3135A6F1" w14:textId="55641951" w:rsidR="001E06F8" w:rsidRDefault="001E06F8" w:rsidP="001E06F8">
      <w:pPr>
        <w:pStyle w:val="ListParagraph"/>
        <w:spacing w:after="0" w:line="360" w:lineRule="auto"/>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SQL:</w:t>
      </w:r>
    </w:p>
    <w:p w14:paraId="1E8BEAD3" w14:textId="77777777" w:rsidR="00F64300" w:rsidRPr="00F64300" w:rsidRDefault="00F64300" w:rsidP="00F643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64300">
        <w:rPr>
          <w:rFonts w:ascii="Cascadia Mono" w:hAnsi="Cascadia Mono" w:cs="Cascadia Mono"/>
          <w:noProof w:val="0"/>
          <w:color w:val="0000FF"/>
          <w:kern w:val="0"/>
          <w:sz w:val="24"/>
          <w:szCs w:val="24"/>
          <w:lang w:val="en-US"/>
        </w:rPr>
        <w:t>DROP</w:t>
      </w:r>
      <w:r w:rsidRPr="00F64300">
        <w:rPr>
          <w:rFonts w:ascii="Cascadia Mono" w:hAnsi="Cascadia Mono" w:cs="Cascadia Mono"/>
          <w:noProof w:val="0"/>
          <w:color w:val="000000"/>
          <w:kern w:val="0"/>
          <w:sz w:val="24"/>
          <w:szCs w:val="24"/>
          <w:lang w:val="en-US"/>
        </w:rPr>
        <w:t xml:space="preserve"> </w:t>
      </w:r>
      <w:r w:rsidRPr="00F64300">
        <w:rPr>
          <w:rFonts w:ascii="Cascadia Mono" w:hAnsi="Cascadia Mono" w:cs="Cascadia Mono"/>
          <w:noProof w:val="0"/>
          <w:color w:val="0000FF"/>
          <w:kern w:val="0"/>
          <w:sz w:val="24"/>
          <w:szCs w:val="24"/>
          <w:lang w:val="en-US"/>
        </w:rPr>
        <w:t>PROCEDURE</w:t>
      </w:r>
      <w:r w:rsidRPr="00F64300">
        <w:rPr>
          <w:rFonts w:ascii="Cascadia Mono" w:hAnsi="Cascadia Mono" w:cs="Cascadia Mono"/>
          <w:noProof w:val="0"/>
          <w:color w:val="000000"/>
          <w:kern w:val="0"/>
          <w:sz w:val="24"/>
          <w:szCs w:val="24"/>
          <w:lang w:val="en-US"/>
        </w:rPr>
        <w:t xml:space="preserve"> </w:t>
      </w:r>
      <w:r w:rsidRPr="00F64300">
        <w:rPr>
          <w:rFonts w:ascii="Cascadia Mono" w:hAnsi="Cascadia Mono" w:cs="Cascadia Mono"/>
          <w:noProof w:val="0"/>
          <w:color w:val="0000FF"/>
          <w:kern w:val="0"/>
          <w:sz w:val="24"/>
          <w:szCs w:val="24"/>
          <w:lang w:val="en-US"/>
        </w:rPr>
        <w:t>IF</w:t>
      </w:r>
      <w:r w:rsidRPr="00F64300">
        <w:rPr>
          <w:rFonts w:ascii="Cascadia Mono" w:hAnsi="Cascadia Mono" w:cs="Cascadia Mono"/>
          <w:noProof w:val="0"/>
          <w:color w:val="000000"/>
          <w:kern w:val="0"/>
          <w:sz w:val="24"/>
          <w:szCs w:val="24"/>
          <w:lang w:val="en-US"/>
        </w:rPr>
        <w:t xml:space="preserve"> </w:t>
      </w:r>
      <w:r w:rsidRPr="00F64300">
        <w:rPr>
          <w:rFonts w:ascii="Cascadia Mono" w:hAnsi="Cascadia Mono" w:cs="Cascadia Mono"/>
          <w:noProof w:val="0"/>
          <w:color w:val="808080"/>
          <w:kern w:val="0"/>
          <w:sz w:val="24"/>
          <w:szCs w:val="24"/>
          <w:lang w:val="en-US"/>
        </w:rPr>
        <w:t>EXISTS</w:t>
      </w:r>
      <w:r w:rsidRPr="00F64300">
        <w:rPr>
          <w:rFonts w:ascii="Cascadia Mono" w:hAnsi="Cascadia Mono" w:cs="Cascadia Mono"/>
          <w:noProof w:val="0"/>
          <w:color w:val="000000"/>
          <w:kern w:val="0"/>
          <w:sz w:val="24"/>
          <w:szCs w:val="24"/>
          <w:lang w:val="en-US"/>
        </w:rPr>
        <w:t xml:space="preserve"> </w:t>
      </w:r>
      <w:proofErr w:type="spellStart"/>
      <w:proofErr w:type="gramStart"/>
      <w:r w:rsidRPr="00F64300">
        <w:rPr>
          <w:rFonts w:ascii="Cascadia Mono" w:hAnsi="Cascadia Mono" w:cs="Cascadia Mono"/>
          <w:noProof w:val="0"/>
          <w:color w:val="000000"/>
          <w:kern w:val="0"/>
          <w:sz w:val="24"/>
          <w:szCs w:val="24"/>
          <w:lang w:val="en-US"/>
        </w:rPr>
        <w:t>selectAllBillCategory</w:t>
      </w:r>
      <w:proofErr w:type="spellEnd"/>
      <w:proofErr w:type="gramEnd"/>
    </w:p>
    <w:p w14:paraId="78BC5925" w14:textId="77777777" w:rsidR="00F64300" w:rsidRPr="00F64300" w:rsidRDefault="00F64300" w:rsidP="00F643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64300">
        <w:rPr>
          <w:rFonts w:ascii="Cascadia Mono" w:hAnsi="Cascadia Mono" w:cs="Cascadia Mono"/>
          <w:noProof w:val="0"/>
          <w:color w:val="0000FF"/>
          <w:kern w:val="0"/>
          <w:sz w:val="24"/>
          <w:szCs w:val="24"/>
          <w:lang w:val="en-US"/>
        </w:rPr>
        <w:t>GO</w:t>
      </w:r>
    </w:p>
    <w:p w14:paraId="6CB4DEFE" w14:textId="77777777" w:rsidR="00F64300" w:rsidRPr="00F64300" w:rsidRDefault="00F64300" w:rsidP="00F643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p>
    <w:p w14:paraId="71DBAE88" w14:textId="77777777" w:rsidR="00F64300" w:rsidRPr="00F64300" w:rsidRDefault="00F64300" w:rsidP="00F643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64300">
        <w:rPr>
          <w:rFonts w:ascii="Cascadia Mono" w:hAnsi="Cascadia Mono" w:cs="Cascadia Mono"/>
          <w:noProof w:val="0"/>
          <w:color w:val="0000FF"/>
          <w:kern w:val="0"/>
          <w:sz w:val="24"/>
          <w:szCs w:val="24"/>
          <w:lang w:val="en-US"/>
        </w:rPr>
        <w:t>CREATE</w:t>
      </w:r>
      <w:r w:rsidRPr="00F64300">
        <w:rPr>
          <w:rFonts w:ascii="Cascadia Mono" w:hAnsi="Cascadia Mono" w:cs="Cascadia Mono"/>
          <w:noProof w:val="0"/>
          <w:color w:val="000000"/>
          <w:kern w:val="0"/>
          <w:sz w:val="24"/>
          <w:szCs w:val="24"/>
          <w:lang w:val="en-US"/>
        </w:rPr>
        <w:t xml:space="preserve"> </w:t>
      </w:r>
      <w:r w:rsidRPr="00F64300">
        <w:rPr>
          <w:rFonts w:ascii="Cascadia Mono" w:hAnsi="Cascadia Mono" w:cs="Cascadia Mono"/>
          <w:noProof w:val="0"/>
          <w:color w:val="0000FF"/>
          <w:kern w:val="0"/>
          <w:sz w:val="24"/>
          <w:szCs w:val="24"/>
          <w:lang w:val="en-US"/>
        </w:rPr>
        <w:t>PROCEDURE</w:t>
      </w:r>
      <w:r w:rsidRPr="00F64300">
        <w:rPr>
          <w:rFonts w:ascii="Cascadia Mono" w:hAnsi="Cascadia Mono" w:cs="Cascadia Mono"/>
          <w:noProof w:val="0"/>
          <w:color w:val="000000"/>
          <w:kern w:val="0"/>
          <w:sz w:val="24"/>
          <w:szCs w:val="24"/>
          <w:lang w:val="en-US"/>
        </w:rPr>
        <w:t xml:space="preserve"> </w:t>
      </w:r>
      <w:proofErr w:type="spellStart"/>
      <w:proofErr w:type="gramStart"/>
      <w:r w:rsidRPr="00F64300">
        <w:rPr>
          <w:rFonts w:ascii="Cascadia Mono" w:hAnsi="Cascadia Mono" w:cs="Cascadia Mono"/>
          <w:noProof w:val="0"/>
          <w:color w:val="000000"/>
          <w:kern w:val="0"/>
          <w:sz w:val="24"/>
          <w:szCs w:val="24"/>
          <w:lang w:val="en-US"/>
        </w:rPr>
        <w:t>selectAllBillCategory</w:t>
      </w:r>
      <w:proofErr w:type="spellEnd"/>
      <w:proofErr w:type="gramEnd"/>
    </w:p>
    <w:p w14:paraId="13C385C7" w14:textId="77777777" w:rsidR="00F64300" w:rsidRPr="00F64300" w:rsidRDefault="00F64300" w:rsidP="00F643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64300">
        <w:rPr>
          <w:rFonts w:ascii="Cascadia Mono" w:hAnsi="Cascadia Mono" w:cs="Cascadia Mono"/>
          <w:noProof w:val="0"/>
          <w:color w:val="0000FF"/>
          <w:kern w:val="0"/>
          <w:sz w:val="24"/>
          <w:szCs w:val="24"/>
          <w:lang w:val="en-US"/>
        </w:rPr>
        <w:t>AS</w:t>
      </w:r>
    </w:p>
    <w:p w14:paraId="4EEFEC33" w14:textId="77777777" w:rsidR="00F64300" w:rsidRPr="00F64300" w:rsidRDefault="00F64300" w:rsidP="00F643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64300">
        <w:rPr>
          <w:rFonts w:ascii="Cascadia Mono" w:hAnsi="Cascadia Mono" w:cs="Cascadia Mono"/>
          <w:noProof w:val="0"/>
          <w:color w:val="0000FF"/>
          <w:kern w:val="0"/>
          <w:sz w:val="24"/>
          <w:szCs w:val="24"/>
          <w:lang w:val="en-US"/>
        </w:rPr>
        <w:t>BEGIN</w:t>
      </w:r>
    </w:p>
    <w:p w14:paraId="65453040" w14:textId="77777777" w:rsidR="00F64300" w:rsidRPr="00F64300" w:rsidRDefault="00F64300" w:rsidP="00F643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64300">
        <w:rPr>
          <w:rFonts w:ascii="Cascadia Mono" w:hAnsi="Cascadia Mono" w:cs="Cascadia Mono"/>
          <w:noProof w:val="0"/>
          <w:color w:val="000000"/>
          <w:kern w:val="0"/>
          <w:sz w:val="24"/>
          <w:szCs w:val="24"/>
          <w:lang w:val="en-US"/>
        </w:rPr>
        <w:tab/>
      </w:r>
      <w:r w:rsidRPr="00F64300">
        <w:rPr>
          <w:rFonts w:ascii="Cascadia Mono" w:hAnsi="Cascadia Mono" w:cs="Cascadia Mono"/>
          <w:noProof w:val="0"/>
          <w:color w:val="0000FF"/>
          <w:kern w:val="0"/>
          <w:sz w:val="24"/>
          <w:szCs w:val="24"/>
          <w:lang w:val="en-US"/>
        </w:rPr>
        <w:t>DECLARE</w:t>
      </w:r>
      <w:r w:rsidRPr="00F64300">
        <w:rPr>
          <w:rFonts w:ascii="Cascadia Mono" w:hAnsi="Cascadia Mono" w:cs="Cascadia Mono"/>
          <w:noProof w:val="0"/>
          <w:color w:val="000000"/>
          <w:kern w:val="0"/>
          <w:sz w:val="24"/>
          <w:szCs w:val="24"/>
          <w:lang w:val="en-US"/>
        </w:rPr>
        <w:t xml:space="preserve"> @errorMessage </w:t>
      </w:r>
      <w:proofErr w:type="gramStart"/>
      <w:r w:rsidRPr="00F64300">
        <w:rPr>
          <w:rFonts w:ascii="Cascadia Mono" w:hAnsi="Cascadia Mono" w:cs="Cascadia Mono"/>
          <w:noProof w:val="0"/>
          <w:color w:val="0000FF"/>
          <w:kern w:val="0"/>
          <w:sz w:val="24"/>
          <w:szCs w:val="24"/>
          <w:lang w:val="en-US"/>
        </w:rPr>
        <w:t>NVARCHAR</w:t>
      </w:r>
      <w:r w:rsidRPr="00F64300">
        <w:rPr>
          <w:rFonts w:ascii="Cascadia Mono" w:hAnsi="Cascadia Mono" w:cs="Cascadia Mono"/>
          <w:noProof w:val="0"/>
          <w:color w:val="808080"/>
          <w:kern w:val="0"/>
          <w:sz w:val="24"/>
          <w:szCs w:val="24"/>
          <w:lang w:val="en-US"/>
        </w:rPr>
        <w:t>(</w:t>
      </w:r>
      <w:proofErr w:type="gramEnd"/>
      <w:r w:rsidRPr="00F64300">
        <w:rPr>
          <w:rFonts w:ascii="Cascadia Mono" w:hAnsi="Cascadia Mono" w:cs="Cascadia Mono"/>
          <w:noProof w:val="0"/>
          <w:color w:val="FF00FF"/>
          <w:kern w:val="0"/>
          <w:sz w:val="24"/>
          <w:szCs w:val="24"/>
          <w:lang w:val="en-US"/>
        </w:rPr>
        <w:t>max</w:t>
      </w:r>
      <w:r w:rsidRPr="00F64300">
        <w:rPr>
          <w:rFonts w:ascii="Cascadia Mono" w:hAnsi="Cascadia Mono" w:cs="Cascadia Mono"/>
          <w:noProof w:val="0"/>
          <w:color w:val="808080"/>
          <w:kern w:val="0"/>
          <w:sz w:val="24"/>
          <w:szCs w:val="24"/>
          <w:lang w:val="en-US"/>
        </w:rPr>
        <w:t>)</w:t>
      </w:r>
    </w:p>
    <w:p w14:paraId="2A58EB48" w14:textId="77777777" w:rsidR="00F64300" w:rsidRPr="00F64300" w:rsidRDefault="00F64300" w:rsidP="00F643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64300">
        <w:rPr>
          <w:rFonts w:ascii="Cascadia Mono" w:hAnsi="Cascadia Mono" w:cs="Cascadia Mono"/>
          <w:noProof w:val="0"/>
          <w:color w:val="000000"/>
          <w:kern w:val="0"/>
          <w:sz w:val="24"/>
          <w:szCs w:val="24"/>
          <w:lang w:val="en-US"/>
        </w:rPr>
        <w:tab/>
      </w:r>
      <w:r w:rsidRPr="00F64300">
        <w:rPr>
          <w:rFonts w:ascii="Cascadia Mono" w:hAnsi="Cascadia Mono" w:cs="Cascadia Mono"/>
          <w:noProof w:val="0"/>
          <w:color w:val="0000FF"/>
          <w:kern w:val="0"/>
          <w:sz w:val="24"/>
          <w:szCs w:val="24"/>
          <w:lang w:val="en-US"/>
        </w:rPr>
        <w:t>BEGIN</w:t>
      </w:r>
      <w:r w:rsidRPr="00F64300">
        <w:rPr>
          <w:rFonts w:ascii="Cascadia Mono" w:hAnsi="Cascadia Mono" w:cs="Cascadia Mono"/>
          <w:noProof w:val="0"/>
          <w:color w:val="000000"/>
          <w:kern w:val="0"/>
          <w:sz w:val="24"/>
          <w:szCs w:val="24"/>
          <w:lang w:val="en-US"/>
        </w:rPr>
        <w:t xml:space="preserve"> </w:t>
      </w:r>
      <w:r w:rsidRPr="00F64300">
        <w:rPr>
          <w:rFonts w:ascii="Cascadia Mono" w:hAnsi="Cascadia Mono" w:cs="Cascadia Mono"/>
          <w:noProof w:val="0"/>
          <w:color w:val="0000FF"/>
          <w:kern w:val="0"/>
          <w:sz w:val="24"/>
          <w:szCs w:val="24"/>
          <w:lang w:val="en-US"/>
        </w:rPr>
        <w:t>TRY</w:t>
      </w:r>
    </w:p>
    <w:p w14:paraId="3046EF71" w14:textId="77777777" w:rsidR="00F64300" w:rsidRPr="00F64300" w:rsidRDefault="00F64300" w:rsidP="00F643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64300">
        <w:rPr>
          <w:rFonts w:ascii="Cascadia Mono" w:hAnsi="Cascadia Mono" w:cs="Cascadia Mono"/>
          <w:noProof w:val="0"/>
          <w:color w:val="000000"/>
          <w:kern w:val="0"/>
          <w:sz w:val="24"/>
          <w:szCs w:val="24"/>
          <w:lang w:val="en-US"/>
        </w:rPr>
        <w:tab/>
      </w:r>
      <w:r w:rsidRPr="00F64300">
        <w:rPr>
          <w:rFonts w:ascii="Cascadia Mono" w:hAnsi="Cascadia Mono" w:cs="Cascadia Mono"/>
          <w:noProof w:val="0"/>
          <w:color w:val="000000"/>
          <w:kern w:val="0"/>
          <w:sz w:val="24"/>
          <w:szCs w:val="24"/>
          <w:lang w:val="en-US"/>
        </w:rPr>
        <w:tab/>
      </w:r>
      <w:r w:rsidRPr="00F64300">
        <w:rPr>
          <w:rFonts w:ascii="Cascadia Mono" w:hAnsi="Cascadia Mono" w:cs="Cascadia Mono"/>
          <w:noProof w:val="0"/>
          <w:color w:val="0000FF"/>
          <w:kern w:val="0"/>
          <w:sz w:val="24"/>
          <w:szCs w:val="24"/>
          <w:lang w:val="en-US"/>
        </w:rPr>
        <w:t>SELECT</w:t>
      </w:r>
      <w:r w:rsidRPr="00F64300">
        <w:rPr>
          <w:rFonts w:ascii="Cascadia Mono" w:hAnsi="Cascadia Mono" w:cs="Cascadia Mono"/>
          <w:noProof w:val="0"/>
          <w:color w:val="000000"/>
          <w:kern w:val="0"/>
          <w:sz w:val="24"/>
          <w:szCs w:val="24"/>
          <w:lang w:val="en-US"/>
        </w:rPr>
        <w:t xml:space="preserve"> </w:t>
      </w:r>
      <w:r w:rsidRPr="00F64300">
        <w:rPr>
          <w:rFonts w:ascii="Cascadia Mono" w:hAnsi="Cascadia Mono" w:cs="Cascadia Mono"/>
          <w:noProof w:val="0"/>
          <w:color w:val="0000FF"/>
          <w:kern w:val="0"/>
          <w:sz w:val="24"/>
          <w:szCs w:val="24"/>
          <w:lang w:val="en-US"/>
        </w:rPr>
        <w:t>name</w:t>
      </w:r>
      <w:r w:rsidRPr="00F64300">
        <w:rPr>
          <w:rFonts w:ascii="Cascadia Mono" w:hAnsi="Cascadia Mono" w:cs="Cascadia Mono"/>
          <w:noProof w:val="0"/>
          <w:color w:val="000000"/>
          <w:kern w:val="0"/>
          <w:sz w:val="24"/>
          <w:szCs w:val="24"/>
          <w:lang w:val="en-US"/>
        </w:rPr>
        <w:t xml:space="preserve"> </w:t>
      </w:r>
      <w:r w:rsidRPr="00F64300">
        <w:rPr>
          <w:rFonts w:ascii="Cascadia Mono" w:hAnsi="Cascadia Mono" w:cs="Cascadia Mono"/>
          <w:noProof w:val="0"/>
          <w:color w:val="0000FF"/>
          <w:kern w:val="0"/>
          <w:sz w:val="24"/>
          <w:szCs w:val="24"/>
          <w:lang w:val="en-US"/>
        </w:rPr>
        <w:t>FROM</w:t>
      </w:r>
      <w:r w:rsidRPr="00F64300">
        <w:rPr>
          <w:rFonts w:ascii="Cascadia Mono" w:hAnsi="Cascadia Mono" w:cs="Cascadia Mono"/>
          <w:noProof w:val="0"/>
          <w:color w:val="000000"/>
          <w:kern w:val="0"/>
          <w:sz w:val="24"/>
          <w:szCs w:val="24"/>
          <w:lang w:val="en-US"/>
        </w:rPr>
        <w:t xml:space="preserve"> </w:t>
      </w:r>
      <w:proofErr w:type="spellStart"/>
      <w:r w:rsidRPr="00F64300">
        <w:rPr>
          <w:rFonts w:ascii="Cascadia Mono" w:hAnsi="Cascadia Mono" w:cs="Cascadia Mono"/>
          <w:noProof w:val="0"/>
          <w:color w:val="000000"/>
          <w:kern w:val="0"/>
          <w:sz w:val="24"/>
          <w:szCs w:val="24"/>
          <w:lang w:val="en-US"/>
        </w:rPr>
        <w:t>BillCategory</w:t>
      </w:r>
      <w:proofErr w:type="spellEnd"/>
    </w:p>
    <w:p w14:paraId="2C5C8410" w14:textId="77777777" w:rsidR="00F64300" w:rsidRPr="00F64300" w:rsidRDefault="00F64300" w:rsidP="00F643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64300">
        <w:rPr>
          <w:rFonts w:ascii="Cascadia Mono" w:hAnsi="Cascadia Mono" w:cs="Cascadia Mono"/>
          <w:noProof w:val="0"/>
          <w:color w:val="000000"/>
          <w:kern w:val="0"/>
          <w:sz w:val="24"/>
          <w:szCs w:val="24"/>
          <w:lang w:val="en-US"/>
        </w:rPr>
        <w:tab/>
      </w:r>
      <w:r w:rsidRPr="00F64300">
        <w:rPr>
          <w:rFonts w:ascii="Cascadia Mono" w:hAnsi="Cascadia Mono" w:cs="Cascadia Mono"/>
          <w:noProof w:val="0"/>
          <w:color w:val="0000FF"/>
          <w:kern w:val="0"/>
          <w:sz w:val="24"/>
          <w:szCs w:val="24"/>
          <w:lang w:val="en-US"/>
        </w:rPr>
        <w:t>END</w:t>
      </w:r>
      <w:r w:rsidRPr="00F64300">
        <w:rPr>
          <w:rFonts w:ascii="Cascadia Mono" w:hAnsi="Cascadia Mono" w:cs="Cascadia Mono"/>
          <w:noProof w:val="0"/>
          <w:color w:val="000000"/>
          <w:kern w:val="0"/>
          <w:sz w:val="24"/>
          <w:szCs w:val="24"/>
          <w:lang w:val="en-US"/>
        </w:rPr>
        <w:t xml:space="preserve"> </w:t>
      </w:r>
      <w:r w:rsidRPr="00F64300">
        <w:rPr>
          <w:rFonts w:ascii="Cascadia Mono" w:hAnsi="Cascadia Mono" w:cs="Cascadia Mono"/>
          <w:noProof w:val="0"/>
          <w:color w:val="0000FF"/>
          <w:kern w:val="0"/>
          <w:sz w:val="24"/>
          <w:szCs w:val="24"/>
          <w:lang w:val="en-US"/>
        </w:rPr>
        <w:t>TRY</w:t>
      </w:r>
    </w:p>
    <w:p w14:paraId="7443349F" w14:textId="77777777" w:rsidR="00F64300" w:rsidRPr="00F64300" w:rsidRDefault="00F64300" w:rsidP="00F643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64300">
        <w:rPr>
          <w:rFonts w:ascii="Cascadia Mono" w:hAnsi="Cascadia Mono" w:cs="Cascadia Mono"/>
          <w:noProof w:val="0"/>
          <w:color w:val="000000"/>
          <w:kern w:val="0"/>
          <w:sz w:val="24"/>
          <w:szCs w:val="24"/>
          <w:lang w:val="en-US"/>
        </w:rPr>
        <w:tab/>
      </w:r>
      <w:r w:rsidRPr="00F64300">
        <w:rPr>
          <w:rFonts w:ascii="Cascadia Mono" w:hAnsi="Cascadia Mono" w:cs="Cascadia Mono"/>
          <w:noProof w:val="0"/>
          <w:color w:val="0000FF"/>
          <w:kern w:val="0"/>
          <w:sz w:val="24"/>
          <w:szCs w:val="24"/>
          <w:lang w:val="en-US"/>
        </w:rPr>
        <w:t>BEGIN</w:t>
      </w:r>
      <w:r w:rsidRPr="00F64300">
        <w:rPr>
          <w:rFonts w:ascii="Cascadia Mono" w:hAnsi="Cascadia Mono" w:cs="Cascadia Mono"/>
          <w:noProof w:val="0"/>
          <w:color w:val="000000"/>
          <w:kern w:val="0"/>
          <w:sz w:val="24"/>
          <w:szCs w:val="24"/>
          <w:lang w:val="en-US"/>
        </w:rPr>
        <w:t xml:space="preserve"> </w:t>
      </w:r>
      <w:r w:rsidRPr="00F64300">
        <w:rPr>
          <w:rFonts w:ascii="Cascadia Mono" w:hAnsi="Cascadia Mono" w:cs="Cascadia Mono"/>
          <w:noProof w:val="0"/>
          <w:color w:val="0000FF"/>
          <w:kern w:val="0"/>
          <w:sz w:val="24"/>
          <w:szCs w:val="24"/>
          <w:lang w:val="en-US"/>
        </w:rPr>
        <w:t>CATCH</w:t>
      </w:r>
    </w:p>
    <w:p w14:paraId="5146BDA8" w14:textId="77777777" w:rsidR="00F64300" w:rsidRPr="00F64300" w:rsidRDefault="00F64300" w:rsidP="00F643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64300">
        <w:rPr>
          <w:rFonts w:ascii="Cascadia Mono" w:hAnsi="Cascadia Mono" w:cs="Cascadia Mono"/>
          <w:noProof w:val="0"/>
          <w:color w:val="000000"/>
          <w:kern w:val="0"/>
          <w:sz w:val="24"/>
          <w:szCs w:val="24"/>
          <w:lang w:val="en-US"/>
        </w:rPr>
        <w:tab/>
      </w:r>
      <w:r w:rsidRPr="00F64300">
        <w:rPr>
          <w:rFonts w:ascii="Cascadia Mono" w:hAnsi="Cascadia Mono" w:cs="Cascadia Mono"/>
          <w:noProof w:val="0"/>
          <w:color w:val="000000"/>
          <w:kern w:val="0"/>
          <w:sz w:val="24"/>
          <w:szCs w:val="24"/>
          <w:lang w:val="en-US"/>
        </w:rPr>
        <w:tab/>
      </w:r>
      <w:r w:rsidRPr="00F64300">
        <w:rPr>
          <w:rFonts w:ascii="Cascadia Mono" w:hAnsi="Cascadia Mono" w:cs="Cascadia Mono"/>
          <w:noProof w:val="0"/>
          <w:color w:val="0000FF"/>
          <w:kern w:val="0"/>
          <w:sz w:val="24"/>
          <w:szCs w:val="24"/>
          <w:lang w:val="en-US"/>
        </w:rPr>
        <w:t>SET</w:t>
      </w:r>
      <w:r w:rsidRPr="00F64300">
        <w:rPr>
          <w:rFonts w:ascii="Cascadia Mono" w:hAnsi="Cascadia Mono" w:cs="Cascadia Mono"/>
          <w:noProof w:val="0"/>
          <w:color w:val="000000"/>
          <w:kern w:val="0"/>
          <w:sz w:val="24"/>
          <w:szCs w:val="24"/>
          <w:lang w:val="en-US"/>
        </w:rPr>
        <w:t xml:space="preserve"> @errorMessage </w:t>
      </w:r>
      <w:r w:rsidRPr="00F64300">
        <w:rPr>
          <w:rFonts w:ascii="Cascadia Mono" w:hAnsi="Cascadia Mono" w:cs="Cascadia Mono"/>
          <w:noProof w:val="0"/>
          <w:color w:val="808080"/>
          <w:kern w:val="0"/>
          <w:sz w:val="24"/>
          <w:szCs w:val="24"/>
          <w:lang w:val="en-US"/>
        </w:rPr>
        <w:t>=</w:t>
      </w:r>
      <w:r w:rsidRPr="00F64300">
        <w:rPr>
          <w:rFonts w:ascii="Cascadia Mono" w:hAnsi="Cascadia Mono" w:cs="Cascadia Mono"/>
          <w:noProof w:val="0"/>
          <w:color w:val="000000"/>
          <w:kern w:val="0"/>
          <w:sz w:val="24"/>
          <w:szCs w:val="24"/>
          <w:lang w:val="en-US"/>
        </w:rPr>
        <w:t xml:space="preserve"> </w:t>
      </w:r>
      <w:r w:rsidRPr="00F64300">
        <w:rPr>
          <w:rFonts w:ascii="Cascadia Mono" w:hAnsi="Cascadia Mono" w:cs="Cascadia Mono"/>
          <w:noProof w:val="0"/>
          <w:color w:val="FF00FF"/>
          <w:kern w:val="0"/>
          <w:sz w:val="24"/>
          <w:szCs w:val="24"/>
          <w:lang w:val="en-US"/>
        </w:rPr>
        <w:t>ERROR_</w:t>
      </w:r>
      <w:proofErr w:type="gramStart"/>
      <w:r w:rsidRPr="00F64300">
        <w:rPr>
          <w:rFonts w:ascii="Cascadia Mono" w:hAnsi="Cascadia Mono" w:cs="Cascadia Mono"/>
          <w:noProof w:val="0"/>
          <w:color w:val="FF00FF"/>
          <w:kern w:val="0"/>
          <w:sz w:val="24"/>
          <w:szCs w:val="24"/>
          <w:lang w:val="en-US"/>
        </w:rPr>
        <w:t>MESSAGE</w:t>
      </w:r>
      <w:r w:rsidRPr="00F64300">
        <w:rPr>
          <w:rFonts w:ascii="Cascadia Mono" w:hAnsi="Cascadia Mono" w:cs="Cascadia Mono"/>
          <w:noProof w:val="0"/>
          <w:color w:val="808080"/>
          <w:kern w:val="0"/>
          <w:sz w:val="24"/>
          <w:szCs w:val="24"/>
          <w:lang w:val="en-US"/>
        </w:rPr>
        <w:t>(</w:t>
      </w:r>
      <w:proofErr w:type="gramEnd"/>
      <w:r w:rsidRPr="00F64300">
        <w:rPr>
          <w:rFonts w:ascii="Cascadia Mono" w:hAnsi="Cascadia Mono" w:cs="Cascadia Mono"/>
          <w:noProof w:val="0"/>
          <w:color w:val="808080"/>
          <w:kern w:val="0"/>
          <w:sz w:val="24"/>
          <w:szCs w:val="24"/>
          <w:lang w:val="en-US"/>
        </w:rPr>
        <w:t>)</w:t>
      </w:r>
    </w:p>
    <w:p w14:paraId="21E6C6A7" w14:textId="77777777" w:rsidR="00F64300" w:rsidRPr="00F64300" w:rsidRDefault="00F64300" w:rsidP="00F643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64300">
        <w:rPr>
          <w:rFonts w:ascii="Cascadia Mono" w:hAnsi="Cascadia Mono" w:cs="Cascadia Mono"/>
          <w:noProof w:val="0"/>
          <w:color w:val="000000"/>
          <w:kern w:val="0"/>
          <w:sz w:val="24"/>
          <w:szCs w:val="24"/>
          <w:lang w:val="en-US"/>
        </w:rPr>
        <w:tab/>
      </w:r>
      <w:r w:rsidRPr="00F64300">
        <w:rPr>
          <w:rFonts w:ascii="Cascadia Mono" w:hAnsi="Cascadia Mono" w:cs="Cascadia Mono"/>
          <w:noProof w:val="0"/>
          <w:color w:val="000000"/>
          <w:kern w:val="0"/>
          <w:sz w:val="24"/>
          <w:szCs w:val="24"/>
          <w:lang w:val="en-US"/>
        </w:rPr>
        <w:tab/>
      </w:r>
      <w:proofErr w:type="gramStart"/>
      <w:r w:rsidRPr="00F64300">
        <w:rPr>
          <w:rFonts w:ascii="Cascadia Mono" w:hAnsi="Cascadia Mono" w:cs="Cascadia Mono"/>
          <w:noProof w:val="0"/>
          <w:color w:val="0000FF"/>
          <w:kern w:val="0"/>
          <w:sz w:val="24"/>
          <w:szCs w:val="24"/>
          <w:lang w:val="en-US"/>
        </w:rPr>
        <w:t>RAISERROR</w:t>
      </w:r>
      <w:r w:rsidRPr="00F64300">
        <w:rPr>
          <w:rFonts w:ascii="Cascadia Mono" w:hAnsi="Cascadia Mono" w:cs="Cascadia Mono"/>
          <w:noProof w:val="0"/>
          <w:color w:val="808080"/>
          <w:kern w:val="0"/>
          <w:sz w:val="24"/>
          <w:szCs w:val="24"/>
          <w:lang w:val="en-US"/>
        </w:rPr>
        <w:t>(</w:t>
      </w:r>
      <w:proofErr w:type="gramEnd"/>
      <w:r w:rsidRPr="00F64300">
        <w:rPr>
          <w:rFonts w:ascii="Cascadia Mono" w:hAnsi="Cascadia Mono" w:cs="Cascadia Mono"/>
          <w:noProof w:val="0"/>
          <w:color w:val="000000"/>
          <w:kern w:val="0"/>
          <w:sz w:val="24"/>
          <w:szCs w:val="24"/>
          <w:lang w:val="en-US"/>
        </w:rPr>
        <w:t>@errorMessage</w:t>
      </w:r>
      <w:r w:rsidRPr="00F64300">
        <w:rPr>
          <w:rFonts w:ascii="Cascadia Mono" w:hAnsi="Cascadia Mono" w:cs="Cascadia Mono"/>
          <w:noProof w:val="0"/>
          <w:color w:val="808080"/>
          <w:kern w:val="0"/>
          <w:sz w:val="24"/>
          <w:szCs w:val="24"/>
          <w:lang w:val="en-US"/>
        </w:rPr>
        <w:t>,</w:t>
      </w:r>
      <w:r w:rsidRPr="00F64300">
        <w:rPr>
          <w:rFonts w:ascii="Cascadia Mono" w:hAnsi="Cascadia Mono" w:cs="Cascadia Mono"/>
          <w:noProof w:val="0"/>
          <w:color w:val="000000"/>
          <w:kern w:val="0"/>
          <w:sz w:val="24"/>
          <w:szCs w:val="24"/>
          <w:lang w:val="en-US"/>
        </w:rPr>
        <w:t xml:space="preserve"> 16</w:t>
      </w:r>
      <w:r w:rsidRPr="00F64300">
        <w:rPr>
          <w:rFonts w:ascii="Cascadia Mono" w:hAnsi="Cascadia Mono" w:cs="Cascadia Mono"/>
          <w:noProof w:val="0"/>
          <w:color w:val="808080"/>
          <w:kern w:val="0"/>
          <w:sz w:val="24"/>
          <w:szCs w:val="24"/>
          <w:lang w:val="en-US"/>
        </w:rPr>
        <w:t>,</w:t>
      </w:r>
      <w:r w:rsidRPr="00F64300">
        <w:rPr>
          <w:rFonts w:ascii="Cascadia Mono" w:hAnsi="Cascadia Mono" w:cs="Cascadia Mono"/>
          <w:noProof w:val="0"/>
          <w:color w:val="000000"/>
          <w:kern w:val="0"/>
          <w:sz w:val="24"/>
          <w:szCs w:val="24"/>
          <w:lang w:val="en-US"/>
        </w:rPr>
        <w:t xml:space="preserve"> 1</w:t>
      </w:r>
      <w:r w:rsidRPr="00F64300">
        <w:rPr>
          <w:rFonts w:ascii="Cascadia Mono" w:hAnsi="Cascadia Mono" w:cs="Cascadia Mono"/>
          <w:noProof w:val="0"/>
          <w:color w:val="808080"/>
          <w:kern w:val="0"/>
          <w:sz w:val="24"/>
          <w:szCs w:val="24"/>
          <w:lang w:val="en-US"/>
        </w:rPr>
        <w:t>)</w:t>
      </w:r>
    </w:p>
    <w:p w14:paraId="2D5FA85F" w14:textId="77777777" w:rsidR="00F64300" w:rsidRPr="00F64300" w:rsidRDefault="00F64300" w:rsidP="00F643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64300">
        <w:rPr>
          <w:rFonts w:ascii="Cascadia Mono" w:hAnsi="Cascadia Mono" w:cs="Cascadia Mono"/>
          <w:noProof w:val="0"/>
          <w:color w:val="000000"/>
          <w:kern w:val="0"/>
          <w:sz w:val="24"/>
          <w:szCs w:val="24"/>
          <w:lang w:val="en-US"/>
        </w:rPr>
        <w:tab/>
      </w:r>
      <w:r w:rsidRPr="00F64300">
        <w:rPr>
          <w:rFonts w:ascii="Cascadia Mono" w:hAnsi="Cascadia Mono" w:cs="Cascadia Mono"/>
          <w:noProof w:val="0"/>
          <w:color w:val="0000FF"/>
          <w:kern w:val="0"/>
          <w:sz w:val="24"/>
          <w:szCs w:val="24"/>
          <w:lang w:val="en-US"/>
        </w:rPr>
        <w:t>END</w:t>
      </w:r>
      <w:r w:rsidRPr="00F64300">
        <w:rPr>
          <w:rFonts w:ascii="Cascadia Mono" w:hAnsi="Cascadia Mono" w:cs="Cascadia Mono"/>
          <w:noProof w:val="0"/>
          <w:color w:val="000000"/>
          <w:kern w:val="0"/>
          <w:sz w:val="24"/>
          <w:szCs w:val="24"/>
          <w:lang w:val="en-US"/>
        </w:rPr>
        <w:t xml:space="preserve"> </w:t>
      </w:r>
      <w:r w:rsidRPr="00F64300">
        <w:rPr>
          <w:rFonts w:ascii="Cascadia Mono" w:hAnsi="Cascadia Mono" w:cs="Cascadia Mono"/>
          <w:noProof w:val="0"/>
          <w:color w:val="0000FF"/>
          <w:kern w:val="0"/>
          <w:sz w:val="24"/>
          <w:szCs w:val="24"/>
          <w:lang w:val="en-US"/>
        </w:rPr>
        <w:t>CATCH</w:t>
      </w:r>
    </w:p>
    <w:p w14:paraId="49CB04BA" w14:textId="77777777" w:rsidR="00F64300" w:rsidRPr="00F64300" w:rsidRDefault="00F64300" w:rsidP="00F643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64300">
        <w:rPr>
          <w:rFonts w:ascii="Cascadia Mono" w:hAnsi="Cascadia Mono" w:cs="Cascadia Mono"/>
          <w:noProof w:val="0"/>
          <w:color w:val="0000FF"/>
          <w:kern w:val="0"/>
          <w:sz w:val="24"/>
          <w:szCs w:val="24"/>
          <w:lang w:val="en-US"/>
        </w:rPr>
        <w:t>END</w:t>
      </w:r>
    </w:p>
    <w:p w14:paraId="4E3A1BFA" w14:textId="0C81209A" w:rsidR="001E06F8" w:rsidRPr="00F64300" w:rsidRDefault="00F64300" w:rsidP="00F64300">
      <w:pPr>
        <w:pStyle w:val="ListParagraph"/>
        <w:pBdr>
          <w:top w:val="single" w:sz="4" w:space="1" w:color="auto"/>
          <w:left w:val="single" w:sz="4" w:space="4" w:color="auto"/>
          <w:bottom w:val="single" w:sz="4" w:space="1" w:color="auto"/>
          <w:right w:val="single" w:sz="4" w:space="4" w:color="auto"/>
        </w:pBdr>
        <w:spacing w:after="0" w:line="360" w:lineRule="auto"/>
        <w:ind w:left="1584"/>
        <w:rPr>
          <w:rFonts w:ascii="Cascadia Mono" w:hAnsi="Cascadia Mono" w:cs="Cascadia Mono"/>
          <w:noProof w:val="0"/>
          <w:color w:val="0000FF"/>
          <w:kern w:val="0"/>
          <w:sz w:val="24"/>
          <w:szCs w:val="24"/>
          <w:lang w:val="en-US"/>
        </w:rPr>
      </w:pPr>
      <w:r w:rsidRPr="00F64300">
        <w:rPr>
          <w:rFonts w:ascii="Cascadia Mono" w:hAnsi="Cascadia Mono" w:cs="Cascadia Mono"/>
          <w:noProof w:val="0"/>
          <w:color w:val="0000FF"/>
          <w:kern w:val="0"/>
          <w:sz w:val="24"/>
          <w:szCs w:val="24"/>
          <w:lang w:val="en-US"/>
        </w:rPr>
        <w:t>GO</w:t>
      </w:r>
    </w:p>
    <w:p w14:paraId="6F6435A7" w14:textId="77777777" w:rsidR="00F64300" w:rsidRDefault="00F64300" w:rsidP="00F64300">
      <w:pPr>
        <w:pStyle w:val="ListParagraph"/>
        <w:spacing w:after="0" w:line="360" w:lineRule="auto"/>
        <w:ind w:left="1584"/>
        <w:rPr>
          <w:rFonts w:ascii="Times New Roman" w:hAnsi="Times New Roman" w:cs="Times New Roman"/>
          <w:sz w:val="28"/>
          <w:szCs w:val="28"/>
          <w:u w:val="single"/>
          <w:lang w:val="en-US"/>
        </w:rPr>
      </w:pPr>
    </w:p>
    <w:p w14:paraId="6DE38525" w14:textId="14112177" w:rsidR="001E06F8" w:rsidRDefault="001E06F8" w:rsidP="001E06F8">
      <w:pPr>
        <w:pStyle w:val="ListParagraph"/>
        <w:spacing w:after="0" w:line="360" w:lineRule="auto"/>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C# code:</w:t>
      </w:r>
    </w:p>
    <w:p w14:paraId="06EB3824" w14:textId="7D91DAB4" w:rsidR="001E06F8" w:rsidRPr="00F64300" w:rsidRDefault="00D10C3F" w:rsidP="00D10C3F">
      <w:pPr>
        <w:pStyle w:val="ListParagraph"/>
        <w:pBdr>
          <w:top w:val="single" w:sz="4" w:space="1" w:color="auto"/>
          <w:left w:val="single" w:sz="4" w:space="4" w:color="auto"/>
          <w:bottom w:val="single" w:sz="4" w:space="1" w:color="auto"/>
          <w:right w:val="single" w:sz="4" w:space="4" w:color="auto"/>
        </w:pBdr>
        <w:spacing w:after="0" w:line="360" w:lineRule="auto"/>
        <w:ind w:left="1584"/>
        <w:rPr>
          <w:rFonts w:ascii="Times New Roman" w:hAnsi="Times New Roman" w:cs="Times New Roman"/>
          <w:sz w:val="24"/>
          <w:szCs w:val="24"/>
          <w:u w:val="single"/>
          <w:lang w:val="en-US"/>
        </w:rPr>
      </w:pPr>
      <w:proofErr w:type="spellStart"/>
      <w:r w:rsidRPr="00F64300">
        <w:rPr>
          <w:rFonts w:ascii="Cascadia Mono" w:hAnsi="Cascadia Mono" w:cs="Cascadia Mono"/>
          <w:noProof w:val="0"/>
          <w:color w:val="000000"/>
          <w:kern w:val="0"/>
          <w:sz w:val="24"/>
          <w:szCs w:val="24"/>
          <w:lang w:val="en-US"/>
        </w:rPr>
        <w:t>DataTable</w:t>
      </w:r>
      <w:proofErr w:type="spellEnd"/>
      <w:r w:rsidRPr="00F64300">
        <w:rPr>
          <w:rFonts w:ascii="Cascadia Mono" w:hAnsi="Cascadia Mono" w:cs="Cascadia Mono"/>
          <w:noProof w:val="0"/>
          <w:color w:val="000000"/>
          <w:kern w:val="0"/>
          <w:sz w:val="24"/>
          <w:szCs w:val="24"/>
          <w:lang w:val="en-US"/>
        </w:rPr>
        <w:t xml:space="preserve"> data = </w:t>
      </w:r>
      <w:proofErr w:type="spellStart"/>
      <w:proofErr w:type="gramStart"/>
      <w:r w:rsidRPr="00F64300">
        <w:rPr>
          <w:rFonts w:ascii="Cascadia Mono" w:hAnsi="Cascadia Mono" w:cs="Cascadia Mono"/>
          <w:noProof w:val="0"/>
          <w:color w:val="000000"/>
          <w:kern w:val="0"/>
          <w:sz w:val="24"/>
          <w:szCs w:val="24"/>
          <w:lang w:val="en-US"/>
        </w:rPr>
        <w:t>DataProvider.Instance.ExecuteQuery</w:t>
      </w:r>
      <w:proofErr w:type="spellEnd"/>
      <w:proofErr w:type="gramEnd"/>
      <w:r w:rsidRPr="00F64300">
        <w:rPr>
          <w:rFonts w:ascii="Cascadia Mono" w:hAnsi="Cascadia Mono" w:cs="Cascadia Mono"/>
          <w:noProof w:val="0"/>
          <w:color w:val="000000"/>
          <w:kern w:val="0"/>
          <w:sz w:val="24"/>
          <w:szCs w:val="24"/>
          <w:lang w:val="en-US"/>
        </w:rPr>
        <w:t xml:space="preserve">("EXEC </w:t>
      </w:r>
      <w:proofErr w:type="spellStart"/>
      <w:r w:rsidRPr="00F64300">
        <w:rPr>
          <w:rFonts w:ascii="Cascadia Mono" w:hAnsi="Cascadia Mono" w:cs="Cascadia Mono"/>
          <w:noProof w:val="0"/>
          <w:color w:val="000000"/>
          <w:kern w:val="0"/>
          <w:sz w:val="24"/>
          <w:szCs w:val="24"/>
          <w:lang w:val="en-US"/>
        </w:rPr>
        <w:t>dbo.selectAllBillID</w:t>
      </w:r>
      <w:proofErr w:type="spellEnd"/>
      <w:r w:rsidRPr="00F64300">
        <w:rPr>
          <w:rFonts w:ascii="Cascadia Mono" w:hAnsi="Cascadia Mono" w:cs="Cascadia Mono"/>
          <w:noProof w:val="0"/>
          <w:color w:val="000000"/>
          <w:kern w:val="0"/>
          <w:sz w:val="24"/>
          <w:szCs w:val="24"/>
          <w:lang w:val="en-US"/>
        </w:rPr>
        <w:t>");</w:t>
      </w:r>
    </w:p>
    <w:p w14:paraId="2711F09D" w14:textId="3B24EA3C" w:rsidR="007E2E8C" w:rsidRDefault="007E2E8C" w:rsidP="007E2E8C">
      <w:pPr>
        <w:pStyle w:val="ListParagraph"/>
        <w:spacing w:after="0" w:line="360" w:lineRule="auto"/>
        <w:ind w:left="1584"/>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p>
    <w:p w14:paraId="7E1D4857" w14:textId="64043155" w:rsidR="00FF519B" w:rsidRDefault="00FF519B" w:rsidP="00FF519B">
      <w:pPr>
        <w:pStyle w:val="ListParagraph"/>
        <w:numPr>
          <w:ilvl w:val="2"/>
          <w:numId w:val="7"/>
        </w:numPr>
        <w:spacing w:after="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Function:</w:t>
      </w:r>
    </w:p>
    <w:p w14:paraId="1D9CCFFF" w14:textId="41D2CC2E" w:rsidR="00C82DA5" w:rsidRDefault="00C82DA5" w:rsidP="00C82DA5">
      <w:pPr>
        <w:pStyle w:val="ListParagraph"/>
        <w:numPr>
          <w:ilvl w:val="0"/>
          <w:numId w:val="20"/>
        </w:numPr>
        <w:spacing w:after="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Function </w:t>
      </w:r>
      <w:r w:rsidRPr="00C82DA5">
        <w:rPr>
          <w:rFonts w:ascii="Times New Roman" w:hAnsi="Times New Roman" w:cs="Times New Roman"/>
          <w:b/>
          <w:bCs/>
          <w:sz w:val="28"/>
          <w:szCs w:val="28"/>
          <w:lang w:val="en-US"/>
        </w:rPr>
        <w:t>kiểm tra xem</w:t>
      </w:r>
      <w:r w:rsidR="00E84049">
        <w:rPr>
          <w:rFonts w:ascii="Times New Roman" w:hAnsi="Times New Roman" w:cs="Times New Roman"/>
          <w:b/>
          <w:bCs/>
          <w:sz w:val="28"/>
          <w:szCs w:val="28"/>
          <w:lang w:val="en-US"/>
        </w:rPr>
        <w:t xml:space="preserve"> khách hàng có tồn tại trong CSDL không</w:t>
      </w:r>
      <w:r>
        <w:rPr>
          <w:rFonts w:ascii="Times New Roman" w:hAnsi="Times New Roman" w:cs="Times New Roman"/>
          <w:b/>
          <w:bCs/>
          <w:sz w:val="28"/>
          <w:szCs w:val="28"/>
          <w:lang w:val="en-US"/>
        </w:rPr>
        <w:t>:</w:t>
      </w:r>
    </w:p>
    <w:p w14:paraId="266493D1" w14:textId="6975BB33" w:rsidR="00C82DA5" w:rsidRDefault="00C82DA5" w:rsidP="00C82DA5">
      <w:pPr>
        <w:pStyle w:val="ListParagraph"/>
        <w:spacing w:after="0" w:line="360" w:lineRule="auto"/>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SQL:</w:t>
      </w:r>
    </w:p>
    <w:p w14:paraId="3FF0B206" w14:textId="77777777" w:rsidR="00C82DA5" w:rsidRPr="00AF0197" w:rsidRDefault="00C82DA5" w:rsidP="00C82D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F0197">
        <w:rPr>
          <w:rFonts w:ascii="Cascadia Mono" w:hAnsi="Cascadia Mono" w:cs="Cascadia Mono"/>
          <w:noProof w:val="0"/>
          <w:color w:val="0000FF"/>
          <w:kern w:val="0"/>
          <w:sz w:val="24"/>
          <w:szCs w:val="24"/>
          <w:lang w:val="en-US"/>
        </w:rPr>
        <w:t>DROP</w:t>
      </w:r>
      <w:r w:rsidRPr="00AF0197">
        <w:rPr>
          <w:rFonts w:ascii="Cascadia Mono" w:hAnsi="Cascadia Mono" w:cs="Cascadia Mono"/>
          <w:noProof w:val="0"/>
          <w:color w:val="000000"/>
          <w:kern w:val="0"/>
          <w:sz w:val="24"/>
          <w:szCs w:val="24"/>
          <w:lang w:val="en-US"/>
        </w:rPr>
        <w:t xml:space="preserve"> </w:t>
      </w:r>
      <w:r w:rsidRPr="00AF0197">
        <w:rPr>
          <w:rFonts w:ascii="Cascadia Mono" w:hAnsi="Cascadia Mono" w:cs="Cascadia Mono"/>
          <w:noProof w:val="0"/>
          <w:color w:val="0000FF"/>
          <w:kern w:val="0"/>
          <w:sz w:val="24"/>
          <w:szCs w:val="24"/>
          <w:lang w:val="en-US"/>
        </w:rPr>
        <w:t>FUNCTION</w:t>
      </w:r>
      <w:r w:rsidRPr="00AF0197">
        <w:rPr>
          <w:rFonts w:ascii="Cascadia Mono" w:hAnsi="Cascadia Mono" w:cs="Cascadia Mono"/>
          <w:noProof w:val="0"/>
          <w:color w:val="000000"/>
          <w:kern w:val="0"/>
          <w:sz w:val="24"/>
          <w:szCs w:val="24"/>
          <w:lang w:val="en-US"/>
        </w:rPr>
        <w:t xml:space="preserve"> </w:t>
      </w:r>
      <w:r w:rsidRPr="00AF0197">
        <w:rPr>
          <w:rFonts w:ascii="Cascadia Mono" w:hAnsi="Cascadia Mono" w:cs="Cascadia Mono"/>
          <w:noProof w:val="0"/>
          <w:color w:val="0000FF"/>
          <w:kern w:val="0"/>
          <w:sz w:val="24"/>
          <w:szCs w:val="24"/>
          <w:lang w:val="en-US"/>
        </w:rPr>
        <w:t>IF</w:t>
      </w:r>
      <w:r w:rsidRPr="00AF0197">
        <w:rPr>
          <w:rFonts w:ascii="Cascadia Mono" w:hAnsi="Cascadia Mono" w:cs="Cascadia Mono"/>
          <w:noProof w:val="0"/>
          <w:color w:val="000000"/>
          <w:kern w:val="0"/>
          <w:sz w:val="24"/>
          <w:szCs w:val="24"/>
          <w:lang w:val="en-US"/>
        </w:rPr>
        <w:t xml:space="preserve"> </w:t>
      </w:r>
      <w:r w:rsidRPr="00AF0197">
        <w:rPr>
          <w:rFonts w:ascii="Cascadia Mono" w:hAnsi="Cascadia Mono" w:cs="Cascadia Mono"/>
          <w:noProof w:val="0"/>
          <w:color w:val="808080"/>
          <w:kern w:val="0"/>
          <w:sz w:val="24"/>
          <w:szCs w:val="24"/>
          <w:lang w:val="en-US"/>
        </w:rPr>
        <w:t>EXISTS</w:t>
      </w:r>
      <w:r w:rsidRPr="00AF0197">
        <w:rPr>
          <w:rFonts w:ascii="Cascadia Mono" w:hAnsi="Cascadia Mono" w:cs="Cascadia Mono"/>
          <w:noProof w:val="0"/>
          <w:color w:val="000000"/>
          <w:kern w:val="0"/>
          <w:sz w:val="24"/>
          <w:szCs w:val="24"/>
          <w:lang w:val="en-US"/>
        </w:rPr>
        <w:t xml:space="preserve"> </w:t>
      </w:r>
      <w:proofErr w:type="spellStart"/>
      <w:proofErr w:type="gramStart"/>
      <w:r w:rsidRPr="00AF0197">
        <w:rPr>
          <w:rFonts w:ascii="Cascadia Mono" w:hAnsi="Cascadia Mono" w:cs="Cascadia Mono"/>
          <w:noProof w:val="0"/>
          <w:color w:val="000000"/>
          <w:kern w:val="0"/>
          <w:sz w:val="24"/>
          <w:szCs w:val="24"/>
          <w:lang w:val="en-US"/>
        </w:rPr>
        <w:t>checkCustomer</w:t>
      </w:r>
      <w:proofErr w:type="spellEnd"/>
      <w:proofErr w:type="gramEnd"/>
    </w:p>
    <w:p w14:paraId="0FEA5903" w14:textId="77777777" w:rsidR="00C82DA5" w:rsidRPr="00AF0197" w:rsidRDefault="00C82DA5" w:rsidP="00C82D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F0197">
        <w:rPr>
          <w:rFonts w:ascii="Cascadia Mono" w:hAnsi="Cascadia Mono" w:cs="Cascadia Mono"/>
          <w:noProof w:val="0"/>
          <w:color w:val="0000FF"/>
          <w:kern w:val="0"/>
          <w:sz w:val="24"/>
          <w:szCs w:val="24"/>
          <w:lang w:val="en-US"/>
        </w:rPr>
        <w:t>GO</w:t>
      </w:r>
    </w:p>
    <w:p w14:paraId="2C6590D9" w14:textId="77777777" w:rsidR="00C82DA5" w:rsidRPr="00AF0197" w:rsidRDefault="00C82DA5" w:rsidP="00C82D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p>
    <w:p w14:paraId="4F72969E" w14:textId="77777777" w:rsidR="00C82DA5" w:rsidRPr="00AF0197" w:rsidRDefault="00C82DA5" w:rsidP="00C82D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F0197">
        <w:rPr>
          <w:rFonts w:ascii="Cascadia Mono" w:hAnsi="Cascadia Mono" w:cs="Cascadia Mono"/>
          <w:noProof w:val="0"/>
          <w:color w:val="0000FF"/>
          <w:kern w:val="0"/>
          <w:sz w:val="24"/>
          <w:szCs w:val="24"/>
          <w:lang w:val="en-US"/>
        </w:rPr>
        <w:t>CREATE</w:t>
      </w:r>
      <w:r w:rsidRPr="00AF0197">
        <w:rPr>
          <w:rFonts w:ascii="Cascadia Mono" w:hAnsi="Cascadia Mono" w:cs="Cascadia Mono"/>
          <w:noProof w:val="0"/>
          <w:color w:val="000000"/>
          <w:kern w:val="0"/>
          <w:sz w:val="24"/>
          <w:szCs w:val="24"/>
          <w:lang w:val="en-US"/>
        </w:rPr>
        <w:t xml:space="preserve"> </w:t>
      </w:r>
      <w:r w:rsidRPr="00AF0197">
        <w:rPr>
          <w:rFonts w:ascii="Cascadia Mono" w:hAnsi="Cascadia Mono" w:cs="Cascadia Mono"/>
          <w:noProof w:val="0"/>
          <w:color w:val="0000FF"/>
          <w:kern w:val="0"/>
          <w:sz w:val="24"/>
          <w:szCs w:val="24"/>
          <w:lang w:val="en-US"/>
        </w:rPr>
        <w:t>FUNCTION</w:t>
      </w:r>
      <w:r w:rsidRPr="00AF0197">
        <w:rPr>
          <w:rFonts w:ascii="Cascadia Mono" w:hAnsi="Cascadia Mono" w:cs="Cascadia Mono"/>
          <w:noProof w:val="0"/>
          <w:color w:val="000000"/>
          <w:kern w:val="0"/>
          <w:sz w:val="24"/>
          <w:szCs w:val="24"/>
          <w:lang w:val="en-US"/>
        </w:rPr>
        <w:t xml:space="preserve"> </w:t>
      </w:r>
      <w:proofErr w:type="spellStart"/>
      <w:proofErr w:type="gramStart"/>
      <w:r w:rsidRPr="00AF0197">
        <w:rPr>
          <w:rFonts w:ascii="Cascadia Mono" w:hAnsi="Cascadia Mono" w:cs="Cascadia Mono"/>
          <w:noProof w:val="0"/>
          <w:color w:val="000000"/>
          <w:kern w:val="0"/>
          <w:sz w:val="24"/>
          <w:szCs w:val="24"/>
          <w:lang w:val="en-US"/>
        </w:rPr>
        <w:t>checkCustomer</w:t>
      </w:r>
      <w:proofErr w:type="spellEnd"/>
      <w:proofErr w:type="gramEnd"/>
    </w:p>
    <w:p w14:paraId="7A0917AB" w14:textId="77777777" w:rsidR="00C82DA5" w:rsidRPr="00AF0197" w:rsidRDefault="00C82DA5" w:rsidP="00C82D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F0197">
        <w:rPr>
          <w:rFonts w:ascii="Cascadia Mono" w:hAnsi="Cascadia Mono" w:cs="Cascadia Mono"/>
          <w:noProof w:val="0"/>
          <w:color w:val="0000FF"/>
          <w:kern w:val="0"/>
          <w:sz w:val="24"/>
          <w:szCs w:val="24"/>
          <w:lang w:val="en-US"/>
        </w:rPr>
        <w:lastRenderedPageBreak/>
        <w:tab/>
      </w:r>
      <w:r w:rsidRPr="00AF0197">
        <w:rPr>
          <w:rFonts w:ascii="Cascadia Mono" w:hAnsi="Cascadia Mono" w:cs="Cascadia Mono"/>
          <w:noProof w:val="0"/>
          <w:color w:val="808080"/>
          <w:kern w:val="0"/>
          <w:sz w:val="24"/>
          <w:szCs w:val="24"/>
          <w:lang w:val="en-US"/>
        </w:rPr>
        <w:t>(</w:t>
      </w:r>
      <w:r w:rsidRPr="00AF0197">
        <w:rPr>
          <w:rFonts w:ascii="Cascadia Mono" w:hAnsi="Cascadia Mono" w:cs="Cascadia Mono"/>
          <w:noProof w:val="0"/>
          <w:color w:val="000000"/>
          <w:kern w:val="0"/>
          <w:sz w:val="24"/>
          <w:szCs w:val="24"/>
          <w:lang w:val="en-US"/>
        </w:rPr>
        <w:t xml:space="preserve">@phone </w:t>
      </w:r>
      <w:proofErr w:type="gramStart"/>
      <w:r w:rsidRPr="00AF0197">
        <w:rPr>
          <w:rFonts w:ascii="Cascadia Mono" w:hAnsi="Cascadia Mono" w:cs="Cascadia Mono"/>
          <w:noProof w:val="0"/>
          <w:color w:val="0000FF"/>
          <w:kern w:val="0"/>
          <w:sz w:val="24"/>
          <w:szCs w:val="24"/>
          <w:lang w:val="en-US"/>
        </w:rPr>
        <w:t>VARCHAR</w:t>
      </w:r>
      <w:r w:rsidRPr="00AF0197">
        <w:rPr>
          <w:rFonts w:ascii="Cascadia Mono" w:hAnsi="Cascadia Mono" w:cs="Cascadia Mono"/>
          <w:noProof w:val="0"/>
          <w:color w:val="808080"/>
          <w:kern w:val="0"/>
          <w:sz w:val="24"/>
          <w:szCs w:val="24"/>
          <w:lang w:val="en-US"/>
        </w:rPr>
        <w:t>(</w:t>
      </w:r>
      <w:proofErr w:type="gramEnd"/>
      <w:r w:rsidRPr="00AF0197">
        <w:rPr>
          <w:rFonts w:ascii="Cascadia Mono" w:hAnsi="Cascadia Mono" w:cs="Cascadia Mono"/>
          <w:noProof w:val="0"/>
          <w:color w:val="000000"/>
          <w:kern w:val="0"/>
          <w:sz w:val="24"/>
          <w:szCs w:val="24"/>
          <w:lang w:val="en-US"/>
        </w:rPr>
        <w:t>10</w:t>
      </w:r>
      <w:r w:rsidRPr="00AF0197">
        <w:rPr>
          <w:rFonts w:ascii="Cascadia Mono" w:hAnsi="Cascadia Mono" w:cs="Cascadia Mono"/>
          <w:noProof w:val="0"/>
          <w:color w:val="808080"/>
          <w:kern w:val="0"/>
          <w:sz w:val="24"/>
          <w:szCs w:val="24"/>
          <w:lang w:val="en-US"/>
        </w:rPr>
        <w:t>))</w:t>
      </w:r>
    </w:p>
    <w:p w14:paraId="49DDE704" w14:textId="77777777" w:rsidR="00C82DA5" w:rsidRPr="00AF0197" w:rsidRDefault="00C82DA5" w:rsidP="00C82D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F0197">
        <w:rPr>
          <w:rFonts w:ascii="Cascadia Mono" w:hAnsi="Cascadia Mono" w:cs="Cascadia Mono"/>
          <w:noProof w:val="0"/>
          <w:color w:val="000000"/>
          <w:kern w:val="0"/>
          <w:sz w:val="24"/>
          <w:szCs w:val="24"/>
          <w:lang w:val="en-US"/>
        </w:rPr>
        <w:tab/>
      </w:r>
      <w:r w:rsidRPr="00AF0197">
        <w:rPr>
          <w:rFonts w:ascii="Cascadia Mono" w:hAnsi="Cascadia Mono" w:cs="Cascadia Mono"/>
          <w:noProof w:val="0"/>
          <w:color w:val="0000FF"/>
          <w:kern w:val="0"/>
          <w:sz w:val="24"/>
          <w:szCs w:val="24"/>
          <w:lang w:val="en-US"/>
        </w:rPr>
        <w:t>RETURNS</w:t>
      </w:r>
      <w:r w:rsidRPr="00AF0197">
        <w:rPr>
          <w:rFonts w:ascii="Cascadia Mono" w:hAnsi="Cascadia Mono" w:cs="Cascadia Mono"/>
          <w:noProof w:val="0"/>
          <w:color w:val="000000"/>
          <w:kern w:val="0"/>
          <w:sz w:val="24"/>
          <w:szCs w:val="24"/>
          <w:lang w:val="en-US"/>
        </w:rPr>
        <w:t xml:space="preserve"> </w:t>
      </w:r>
      <w:proofErr w:type="gramStart"/>
      <w:r w:rsidRPr="00AF0197">
        <w:rPr>
          <w:rFonts w:ascii="Cascadia Mono" w:hAnsi="Cascadia Mono" w:cs="Cascadia Mono"/>
          <w:noProof w:val="0"/>
          <w:color w:val="0000FF"/>
          <w:kern w:val="0"/>
          <w:sz w:val="24"/>
          <w:szCs w:val="24"/>
          <w:lang w:val="en-US"/>
        </w:rPr>
        <w:t>NVARCHAR</w:t>
      </w:r>
      <w:r w:rsidRPr="00AF0197">
        <w:rPr>
          <w:rFonts w:ascii="Cascadia Mono" w:hAnsi="Cascadia Mono" w:cs="Cascadia Mono"/>
          <w:noProof w:val="0"/>
          <w:color w:val="808080"/>
          <w:kern w:val="0"/>
          <w:sz w:val="24"/>
          <w:szCs w:val="24"/>
          <w:lang w:val="en-US"/>
        </w:rPr>
        <w:t>(</w:t>
      </w:r>
      <w:proofErr w:type="gramEnd"/>
      <w:r w:rsidRPr="00AF0197">
        <w:rPr>
          <w:rFonts w:ascii="Cascadia Mono" w:hAnsi="Cascadia Mono" w:cs="Cascadia Mono"/>
          <w:noProof w:val="0"/>
          <w:color w:val="FF00FF"/>
          <w:kern w:val="0"/>
          <w:sz w:val="24"/>
          <w:szCs w:val="24"/>
          <w:lang w:val="en-US"/>
        </w:rPr>
        <w:t>max</w:t>
      </w:r>
      <w:r w:rsidRPr="00AF0197">
        <w:rPr>
          <w:rFonts w:ascii="Cascadia Mono" w:hAnsi="Cascadia Mono" w:cs="Cascadia Mono"/>
          <w:noProof w:val="0"/>
          <w:color w:val="808080"/>
          <w:kern w:val="0"/>
          <w:sz w:val="24"/>
          <w:szCs w:val="24"/>
          <w:lang w:val="en-US"/>
        </w:rPr>
        <w:t>)</w:t>
      </w:r>
    </w:p>
    <w:p w14:paraId="60F473DF" w14:textId="77777777" w:rsidR="00C82DA5" w:rsidRPr="00AF0197" w:rsidRDefault="00C82DA5" w:rsidP="00C82D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F0197">
        <w:rPr>
          <w:rFonts w:ascii="Cascadia Mono" w:hAnsi="Cascadia Mono" w:cs="Cascadia Mono"/>
          <w:noProof w:val="0"/>
          <w:color w:val="0000FF"/>
          <w:kern w:val="0"/>
          <w:sz w:val="24"/>
          <w:szCs w:val="24"/>
          <w:lang w:val="en-US"/>
        </w:rPr>
        <w:t>AS</w:t>
      </w:r>
    </w:p>
    <w:p w14:paraId="1D0E0FAD" w14:textId="77777777" w:rsidR="00C82DA5" w:rsidRPr="00AF0197" w:rsidRDefault="00C82DA5" w:rsidP="00C82D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F0197">
        <w:rPr>
          <w:rFonts w:ascii="Cascadia Mono" w:hAnsi="Cascadia Mono" w:cs="Cascadia Mono"/>
          <w:noProof w:val="0"/>
          <w:color w:val="0000FF"/>
          <w:kern w:val="0"/>
          <w:sz w:val="24"/>
          <w:szCs w:val="24"/>
          <w:lang w:val="en-US"/>
        </w:rPr>
        <w:t>BEGIN</w:t>
      </w:r>
    </w:p>
    <w:p w14:paraId="3F7C1546" w14:textId="77777777" w:rsidR="00C82DA5" w:rsidRPr="00AF0197" w:rsidRDefault="00C82DA5" w:rsidP="00C82D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F0197">
        <w:rPr>
          <w:rFonts w:ascii="Cascadia Mono" w:hAnsi="Cascadia Mono" w:cs="Cascadia Mono"/>
          <w:noProof w:val="0"/>
          <w:color w:val="000000"/>
          <w:kern w:val="0"/>
          <w:sz w:val="24"/>
          <w:szCs w:val="24"/>
          <w:lang w:val="en-US"/>
        </w:rPr>
        <w:tab/>
      </w:r>
      <w:r w:rsidRPr="00AF0197">
        <w:rPr>
          <w:rFonts w:ascii="Cascadia Mono" w:hAnsi="Cascadia Mono" w:cs="Cascadia Mono"/>
          <w:noProof w:val="0"/>
          <w:color w:val="0000FF"/>
          <w:kern w:val="0"/>
          <w:sz w:val="24"/>
          <w:szCs w:val="24"/>
          <w:lang w:val="en-US"/>
        </w:rPr>
        <w:t>DECLARE</w:t>
      </w:r>
      <w:r w:rsidRPr="00AF0197">
        <w:rPr>
          <w:rFonts w:ascii="Cascadia Mono" w:hAnsi="Cascadia Mono" w:cs="Cascadia Mono"/>
          <w:noProof w:val="0"/>
          <w:color w:val="000000"/>
          <w:kern w:val="0"/>
          <w:sz w:val="24"/>
          <w:szCs w:val="24"/>
          <w:lang w:val="en-US"/>
        </w:rPr>
        <w:t xml:space="preserve"> @result </w:t>
      </w:r>
      <w:proofErr w:type="gramStart"/>
      <w:r w:rsidRPr="00AF0197">
        <w:rPr>
          <w:rFonts w:ascii="Cascadia Mono" w:hAnsi="Cascadia Mono" w:cs="Cascadia Mono"/>
          <w:noProof w:val="0"/>
          <w:color w:val="0000FF"/>
          <w:kern w:val="0"/>
          <w:sz w:val="24"/>
          <w:szCs w:val="24"/>
          <w:lang w:val="en-US"/>
        </w:rPr>
        <w:t>NVARCHAR</w:t>
      </w:r>
      <w:r w:rsidRPr="00AF0197">
        <w:rPr>
          <w:rFonts w:ascii="Cascadia Mono" w:hAnsi="Cascadia Mono" w:cs="Cascadia Mono"/>
          <w:noProof w:val="0"/>
          <w:color w:val="808080"/>
          <w:kern w:val="0"/>
          <w:sz w:val="24"/>
          <w:szCs w:val="24"/>
          <w:lang w:val="en-US"/>
        </w:rPr>
        <w:t>(</w:t>
      </w:r>
      <w:proofErr w:type="gramEnd"/>
      <w:r w:rsidRPr="00AF0197">
        <w:rPr>
          <w:rFonts w:ascii="Cascadia Mono" w:hAnsi="Cascadia Mono" w:cs="Cascadia Mono"/>
          <w:noProof w:val="0"/>
          <w:color w:val="FF00FF"/>
          <w:kern w:val="0"/>
          <w:sz w:val="24"/>
          <w:szCs w:val="24"/>
          <w:lang w:val="en-US"/>
        </w:rPr>
        <w:t>max</w:t>
      </w:r>
      <w:r w:rsidRPr="00AF0197">
        <w:rPr>
          <w:rFonts w:ascii="Cascadia Mono" w:hAnsi="Cascadia Mono" w:cs="Cascadia Mono"/>
          <w:noProof w:val="0"/>
          <w:color w:val="808080"/>
          <w:kern w:val="0"/>
          <w:sz w:val="24"/>
          <w:szCs w:val="24"/>
          <w:lang w:val="en-US"/>
        </w:rPr>
        <w:t>)</w:t>
      </w:r>
    </w:p>
    <w:p w14:paraId="1648E577" w14:textId="77777777" w:rsidR="00C82DA5" w:rsidRPr="00AF0197" w:rsidRDefault="00C82DA5" w:rsidP="00C82D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F0197">
        <w:rPr>
          <w:rFonts w:ascii="Cascadia Mono" w:hAnsi="Cascadia Mono" w:cs="Cascadia Mono"/>
          <w:noProof w:val="0"/>
          <w:color w:val="000000"/>
          <w:kern w:val="0"/>
          <w:sz w:val="24"/>
          <w:szCs w:val="24"/>
          <w:lang w:val="en-US"/>
        </w:rPr>
        <w:tab/>
      </w:r>
      <w:r w:rsidRPr="00AF0197">
        <w:rPr>
          <w:rFonts w:ascii="Cascadia Mono" w:hAnsi="Cascadia Mono" w:cs="Cascadia Mono"/>
          <w:noProof w:val="0"/>
          <w:color w:val="0000FF"/>
          <w:kern w:val="0"/>
          <w:sz w:val="24"/>
          <w:szCs w:val="24"/>
          <w:lang w:val="en-US"/>
        </w:rPr>
        <w:t>IF</w:t>
      </w:r>
      <w:r w:rsidRPr="00AF0197">
        <w:rPr>
          <w:rFonts w:ascii="Cascadia Mono" w:hAnsi="Cascadia Mono" w:cs="Cascadia Mono"/>
          <w:noProof w:val="0"/>
          <w:color w:val="000000"/>
          <w:kern w:val="0"/>
          <w:sz w:val="24"/>
          <w:szCs w:val="24"/>
          <w:lang w:val="en-US"/>
        </w:rPr>
        <w:t xml:space="preserve"> </w:t>
      </w:r>
      <w:r w:rsidRPr="00AF0197">
        <w:rPr>
          <w:rFonts w:ascii="Cascadia Mono" w:hAnsi="Cascadia Mono" w:cs="Cascadia Mono"/>
          <w:noProof w:val="0"/>
          <w:color w:val="808080"/>
          <w:kern w:val="0"/>
          <w:sz w:val="24"/>
          <w:szCs w:val="24"/>
          <w:lang w:val="en-US"/>
        </w:rPr>
        <w:t>NOT</w:t>
      </w:r>
      <w:r w:rsidRPr="00AF0197">
        <w:rPr>
          <w:rFonts w:ascii="Cascadia Mono" w:hAnsi="Cascadia Mono" w:cs="Cascadia Mono"/>
          <w:noProof w:val="0"/>
          <w:color w:val="000000"/>
          <w:kern w:val="0"/>
          <w:sz w:val="24"/>
          <w:szCs w:val="24"/>
          <w:lang w:val="en-US"/>
        </w:rPr>
        <w:t xml:space="preserve"> </w:t>
      </w:r>
      <w:r w:rsidRPr="00AF0197">
        <w:rPr>
          <w:rFonts w:ascii="Cascadia Mono" w:hAnsi="Cascadia Mono" w:cs="Cascadia Mono"/>
          <w:noProof w:val="0"/>
          <w:color w:val="808080"/>
          <w:kern w:val="0"/>
          <w:sz w:val="24"/>
          <w:szCs w:val="24"/>
          <w:lang w:val="en-US"/>
        </w:rPr>
        <w:t>EXISTS</w:t>
      </w:r>
      <w:r w:rsidRPr="00AF0197">
        <w:rPr>
          <w:rFonts w:ascii="Cascadia Mono" w:hAnsi="Cascadia Mono" w:cs="Cascadia Mono"/>
          <w:noProof w:val="0"/>
          <w:color w:val="0000FF"/>
          <w:kern w:val="0"/>
          <w:sz w:val="24"/>
          <w:szCs w:val="24"/>
          <w:lang w:val="en-US"/>
        </w:rPr>
        <w:t xml:space="preserve"> </w:t>
      </w:r>
      <w:r w:rsidRPr="00AF0197">
        <w:rPr>
          <w:rFonts w:ascii="Cascadia Mono" w:hAnsi="Cascadia Mono" w:cs="Cascadia Mono"/>
          <w:noProof w:val="0"/>
          <w:color w:val="808080"/>
          <w:kern w:val="0"/>
          <w:sz w:val="24"/>
          <w:szCs w:val="24"/>
          <w:lang w:val="en-US"/>
        </w:rPr>
        <w:t>(</w:t>
      </w:r>
      <w:r w:rsidRPr="00AF0197">
        <w:rPr>
          <w:rFonts w:ascii="Cascadia Mono" w:hAnsi="Cascadia Mono" w:cs="Cascadia Mono"/>
          <w:noProof w:val="0"/>
          <w:color w:val="0000FF"/>
          <w:kern w:val="0"/>
          <w:sz w:val="24"/>
          <w:szCs w:val="24"/>
          <w:lang w:val="en-US"/>
        </w:rPr>
        <w:t>SELECT</w:t>
      </w:r>
      <w:r w:rsidRPr="00AF0197">
        <w:rPr>
          <w:rFonts w:ascii="Cascadia Mono" w:hAnsi="Cascadia Mono" w:cs="Cascadia Mono"/>
          <w:noProof w:val="0"/>
          <w:color w:val="000000"/>
          <w:kern w:val="0"/>
          <w:sz w:val="24"/>
          <w:szCs w:val="24"/>
          <w:lang w:val="en-US"/>
        </w:rPr>
        <w:t xml:space="preserve"> </w:t>
      </w:r>
      <w:r w:rsidRPr="00AF0197">
        <w:rPr>
          <w:rFonts w:ascii="Cascadia Mono" w:hAnsi="Cascadia Mono" w:cs="Cascadia Mono"/>
          <w:noProof w:val="0"/>
          <w:color w:val="808080"/>
          <w:kern w:val="0"/>
          <w:sz w:val="24"/>
          <w:szCs w:val="24"/>
          <w:lang w:val="en-US"/>
        </w:rPr>
        <w:t>*</w:t>
      </w:r>
      <w:r w:rsidRPr="00AF0197">
        <w:rPr>
          <w:rFonts w:ascii="Cascadia Mono" w:hAnsi="Cascadia Mono" w:cs="Cascadia Mono"/>
          <w:noProof w:val="0"/>
          <w:color w:val="000000"/>
          <w:kern w:val="0"/>
          <w:sz w:val="24"/>
          <w:szCs w:val="24"/>
          <w:lang w:val="en-US"/>
        </w:rPr>
        <w:t xml:space="preserve"> </w:t>
      </w:r>
      <w:r w:rsidRPr="00AF0197">
        <w:rPr>
          <w:rFonts w:ascii="Cascadia Mono" w:hAnsi="Cascadia Mono" w:cs="Cascadia Mono"/>
          <w:noProof w:val="0"/>
          <w:color w:val="0000FF"/>
          <w:kern w:val="0"/>
          <w:sz w:val="24"/>
          <w:szCs w:val="24"/>
          <w:lang w:val="en-US"/>
        </w:rPr>
        <w:t>FROM</w:t>
      </w:r>
      <w:r w:rsidRPr="00AF0197">
        <w:rPr>
          <w:rFonts w:ascii="Cascadia Mono" w:hAnsi="Cascadia Mono" w:cs="Cascadia Mono"/>
          <w:noProof w:val="0"/>
          <w:color w:val="000000"/>
          <w:kern w:val="0"/>
          <w:sz w:val="24"/>
          <w:szCs w:val="24"/>
          <w:lang w:val="en-US"/>
        </w:rPr>
        <w:t xml:space="preserve"> Customer </w:t>
      </w:r>
      <w:r w:rsidRPr="00AF0197">
        <w:rPr>
          <w:rFonts w:ascii="Cascadia Mono" w:hAnsi="Cascadia Mono" w:cs="Cascadia Mono"/>
          <w:noProof w:val="0"/>
          <w:color w:val="0000FF"/>
          <w:kern w:val="0"/>
          <w:sz w:val="24"/>
          <w:szCs w:val="24"/>
          <w:lang w:val="en-US"/>
        </w:rPr>
        <w:t>WHERE</w:t>
      </w:r>
      <w:r w:rsidRPr="00AF0197">
        <w:rPr>
          <w:rFonts w:ascii="Cascadia Mono" w:hAnsi="Cascadia Mono" w:cs="Cascadia Mono"/>
          <w:noProof w:val="0"/>
          <w:color w:val="000000"/>
          <w:kern w:val="0"/>
          <w:sz w:val="24"/>
          <w:szCs w:val="24"/>
          <w:lang w:val="en-US"/>
        </w:rPr>
        <w:t xml:space="preserve"> phone </w:t>
      </w:r>
      <w:r w:rsidRPr="00AF0197">
        <w:rPr>
          <w:rFonts w:ascii="Cascadia Mono" w:hAnsi="Cascadia Mono" w:cs="Cascadia Mono"/>
          <w:noProof w:val="0"/>
          <w:color w:val="808080"/>
          <w:kern w:val="0"/>
          <w:sz w:val="24"/>
          <w:szCs w:val="24"/>
          <w:lang w:val="en-US"/>
        </w:rPr>
        <w:t>=</w:t>
      </w:r>
      <w:r w:rsidRPr="00AF0197">
        <w:rPr>
          <w:rFonts w:ascii="Cascadia Mono" w:hAnsi="Cascadia Mono" w:cs="Cascadia Mono"/>
          <w:noProof w:val="0"/>
          <w:color w:val="000000"/>
          <w:kern w:val="0"/>
          <w:sz w:val="24"/>
          <w:szCs w:val="24"/>
          <w:lang w:val="en-US"/>
        </w:rPr>
        <w:t xml:space="preserve"> @phone</w:t>
      </w:r>
      <w:r w:rsidRPr="00AF0197">
        <w:rPr>
          <w:rFonts w:ascii="Cascadia Mono" w:hAnsi="Cascadia Mono" w:cs="Cascadia Mono"/>
          <w:noProof w:val="0"/>
          <w:color w:val="808080"/>
          <w:kern w:val="0"/>
          <w:sz w:val="24"/>
          <w:szCs w:val="24"/>
          <w:lang w:val="en-US"/>
        </w:rPr>
        <w:t>)</w:t>
      </w:r>
    </w:p>
    <w:p w14:paraId="0597C134" w14:textId="77777777" w:rsidR="00C82DA5" w:rsidRPr="00AF0197" w:rsidRDefault="00C82DA5" w:rsidP="00C82D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F0197">
        <w:rPr>
          <w:rFonts w:ascii="Cascadia Mono" w:hAnsi="Cascadia Mono" w:cs="Cascadia Mono"/>
          <w:noProof w:val="0"/>
          <w:color w:val="000000"/>
          <w:kern w:val="0"/>
          <w:sz w:val="24"/>
          <w:szCs w:val="24"/>
          <w:lang w:val="en-US"/>
        </w:rPr>
        <w:tab/>
      </w:r>
      <w:r w:rsidRPr="00AF0197">
        <w:rPr>
          <w:rFonts w:ascii="Cascadia Mono" w:hAnsi="Cascadia Mono" w:cs="Cascadia Mono"/>
          <w:noProof w:val="0"/>
          <w:color w:val="000000"/>
          <w:kern w:val="0"/>
          <w:sz w:val="24"/>
          <w:szCs w:val="24"/>
          <w:lang w:val="en-US"/>
        </w:rPr>
        <w:tab/>
      </w:r>
      <w:r w:rsidRPr="00AF0197">
        <w:rPr>
          <w:rFonts w:ascii="Cascadia Mono" w:hAnsi="Cascadia Mono" w:cs="Cascadia Mono"/>
          <w:noProof w:val="0"/>
          <w:color w:val="0000FF"/>
          <w:kern w:val="0"/>
          <w:sz w:val="24"/>
          <w:szCs w:val="24"/>
          <w:lang w:val="en-US"/>
        </w:rPr>
        <w:t>SET</w:t>
      </w:r>
      <w:r w:rsidRPr="00AF0197">
        <w:rPr>
          <w:rFonts w:ascii="Cascadia Mono" w:hAnsi="Cascadia Mono" w:cs="Cascadia Mono"/>
          <w:noProof w:val="0"/>
          <w:color w:val="000000"/>
          <w:kern w:val="0"/>
          <w:sz w:val="24"/>
          <w:szCs w:val="24"/>
          <w:lang w:val="en-US"/>
        </w:rPr>
        <w:t xml:space="preserve"> @result </w:t>
      </w:r>
      <w:r w:rsidRPr="00AF0197">
        <w:rPr>
          <w:rFonts w:ascii="Cascadia Mono" w:hAnsi="Cascadia Mono" w:cs="Cascadia Mono"/>
          <w:noProof w:val="0"/>
          <w:color w:val="808080"/>
          <w:kern w:val="0"/>
          <w:sz w:val="24"/>
          <w:szCs w:val="24"/>
          <w:lang w:val="en-US"/>
        </w:rPr>
        <w:t>=</w:t>
      </w:r>
      <w:r w:rsidRPr="00AF0197">
        <w:rPr>
          <w:rFonts w:ascii="Cascadia Mono" w:hAnsi="Cascadia Mono" w:cs="Cascadia Mono"/>
          <w:noProof w:val="0"/>
          <w:color w:val="000000"/>
          <w:kern w:val="0"/>
          <w:sz w:val="24"/>
          <w:szCs w:val="24"/>
          <w:lang w:val="en-US"/>
        </w:rPr>
        <w:t xml:space="preserve"> </w:t>
      </w:r>
      <w:r w:rsidRPr="00AF0197">
        <w:rPr>
          <w:rFonts w:ascii="Cascadia Mono" w:hAnsi="Cascadia Mono" w:cs="Cascadia Mono"/>
          <w:noProof w:val="0"/>
          <w:color w:val="FF0000"/>
          <w:kern w:val="0"/>
          <w:sz w:val="24"/>
          <w:szCs w:val="24"/>
          <w:lang w:val="en-US"/>
        </w:rPr>
        <w:t>'CUSTOMER DOES NOT EXIST'</w:t>
      </w:r>
    </w:p>
    <w:p w14:paraId="29DB997F" w14:textId="77777777" w:rsidR="00C82DA5" w:rsidRPr="00AF0197" w:rsidRDefault="00C82DA5" w:rsidP="00C82D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F0197">
        <w:rPr>
          <w:rFonts w:ascii="Cascadia Mono" w:hAnsi="Cascadia Mono" w:cs="Cascadia Mono"/>
          <w:noProof w:val="0"/>
          <w:color w:val="000000"/>
          <w:kern w:val="0"/>
          <w:sz w:val="24"/>
          <w:szCs w:val="24"/>
          <w:lang w:val="en-US"/>
        </w:rPr>
        <w:tab/>
      </w:r>
      <w:r w:rsidRPr="00AF0197">
        <w:rPr>
          <w:rFonts w:ascii="Cascadia Mono" w:hAnsi="Cascadia Mono" w:cs="Cascadia Mono"/>
          <w:noProof w:val="0"/>
          <w:color w:val="0000FF"/>
          <w:kern w:val="0"/>
          <w:sz w:val="24"/>
          <w:szCs w:val="24"/>
          <w:lang w:val="en-US"/>
        </w:rPr>
        <w:t>ELSE</w:t>
      </w:r>
      <w:r w:rsidRPr="00AF0197">
        <w:rPr>
          <w:rFonts w:ascii="Cascadia Mono" w:hAnsi="Cascadia Mono" w:cs="Cascadia Mono"/>
          <w:noProof w:val="0"/>
          <w:color w:val="000000"/>
          <w:kern w:val="0"/>
          <w:sz w:val="24"/>
          <w:szCs w:val="24"/>
          <w:lang w:val="en-US"/>
        </w:rPr>
        <w:t xml:space="preserve"> </w:t>
      </w:r>
    </w:p>
    <w:p w14:paraId="689C5A0D" w14:textId="77777777" w:rsidR="00C82DA5" w:rsidRPr="00AF0197" w:rsidRDefault="00C82DA5" w:rsidP="00C82D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F0197">
        <w:rPr>
          <w:rFonts w:ascii="Cascadia Mono" w:hAnsi="Cascadia Mono" w:cs="Cascadia Mono"/>
          <w:noProof w:val="0"/>
          <w:color w:val="000000"/>
          <w:kern w:val="0"/>
          <w:sz w:val="24"/>
          <w:szCs w:val="24"/>
          <w:lang w:val="en-US"/>
        </w:rPr>
        <w:tab/>
      </w:r>
      <w:r w:rsidRPr="00AF0197">
        <w:rPr>
          <w:rFonts w:ascii="Cascadia Mono" w:hAnsi="Cascadia Mono" w:cs="Cascadia Mono"/>
          <w:noProof w:val="0"/>
          <w:color w:val="000000"/>
          <w:kern w:val="0"/>
          <w:sz w:val="24"/>
          <w:szCs w:val="24"/>
          <w:lang w:val="en-US"/>
        </w:rPr>
        <w:tab/>
      </w:r>
      <w:r w:rsidRPr="00AF0197">
        <w:rPr>
          <w:rFonts w:ascii="Cascadia Mono" w:hAnsi="Cascadia Mono" w:cs="Cascadia Mono"/>
          <w:noProof w:val="0"/>
          <w:color w:val="0000FF"/>
          <w:kern w:val="0"/>
          <w:sz w:val="24"/>
          <w:szCs w:val="24"/>
          <w:lang w:val="en-US"/>
        </w:rPr>
        <w:t>SET</w:t>
      </w:r>
      <w:r w:rsidRPr="00AF0197">
        <w:rPr>
          <w:rFonts w:ascii="Cascadia Mono" w:hAnsi="Cascadia Mono" w:cs="Cascadia Mono"/>
          <w:noProof w:val="0"/>
          <w:color w:val="000000"/>
          <w:kern w:val="0"/>
          <w:sz w:val="24"/>
          <w:szCs w:val="24"/>
          <w:lang w:val="en-US"/>
        </w:rPr>
        <w:t xml:space="preserve"> @result </w:t>
      </w:r>
      <w:r w:rsidRPr="00AF0197">
        <w:rPr>
          <w:rFonts w:ascii="Cascadia Mono" w:hAnsi="Cascadia Mono" w:cs="Cascadia Mono"/>
          <w:noProof w:val="0"/>
          <w:color w:val="808080"/>
          <w:kern w:val="0"/>
          <w:sz w:val="24"/>
          <w:szCs w:val="24"/>
          <w:lang w:val="en-US"/>
        </w:rPr>
        <w:t>=</w:t>
      </w:r>
      <w:r w:rsidRPr="00AF0197">
        <w:rPr>
          <w:rFonts w:ascii="Cascadia Mono" w:hAnsi="Cascadia Mono" w:cs="Cascadia Mono"/>
          <w:noProof w:val="0"/>
          <w:color w:val="0000FF"/>
          <w:kern w:val="0"/>
          <w:sz w:val="24"/>
          <w:szCs w:val="24"/>
          <w:lang w:val="en-US"/>
        </w:rPr>
        <w:t xml:space="preserve"> </w:t>
      </w:r>
      <w:r w:rsidRPr="00AF0197">
        <w:rPr>
          <w:rFonts w:ascii="Cascadia Mono" w:hAnsi="Cascadia Mono" w:cs="Cascadia Mono"/>
          <w:noProof w:val="0"/>
          <w:color w:val="808080"/>
          <w:kern w:val="0"/>
          <w:sz w:val="24"/>
          <w:szCs w:val="24"/>
          <w:lang w:val="en-US"/>
        </w:rPr>
        <w:t>(</w:t>
      </w:r>
      <w:r w:rsidRPr="00AF0197">
        <w:rPr>
          <w:rFonts w:ascii="Cascadia Mono" w:hAnsi="Cascadia Mono" w:cs="Cascadia Mono"/>
          <w:noProof w:val="0"/>
          <w:color w:val="0000FF"/>
          <w:kern w:val="0"/>
          <w:sz w:val="24"/>
          <w:szCs w:val="24"/>
          <w:lang w:val="en-US"/>
        </w:rPr>
        <w:t>SELECT</w:t>
      </w:r>
      <w:r w:rsidRPr="00AF0197">
        <w:rPr>
          <w:rFonts w:ascii="Cascadia Mono" w:hAnsi="Cascadia Mono" w:cs="Cascadia Mono"/>
          <w:noProof w:val="0"/>
          <w:color w:val="000000"/>
          <w:kern w:val="0"/>
          <w:sz w:val="24"/>
          <w:szCs w:val="24"/>
          <w:lang w:val="en-US"/>
        </w:rPr>
        <w:t xml:space="preserve"> </w:t>
      </w:r>
      <w:r w:rsidRPr="00AF0197">
        <w:rPr>
          <w:rFonts w:ascii="Cascadia Mono" w:hAnsi="Cascadia Mono" w:cs="Cascadia Mono"/>
          <w:noProof w:val="0"/>
          <w:color w:val="0000FF"/>
          <w:kern w:val="0"/>
          <w:sz w:val="24"/>
          <w:szCs w:val="24"/>
          <w:lang w:val="en-US"/>
        </w:rPr>
        <w:t>name</w:t>
      </w:r>
      <w:r w:rsidRPr="00AF0197">
        <w:rPr>
          <w:rFonts w:ascii="Cascadia Mono" w:hAnsi="Cascadia Mono" w:cs="Cascadia Mono"/>
          <w:noProof w:val="0"/>
          <w:color w:val="000000"/>
          <w:kern w:val="0"/>
          <w:sz w:val="24"/>
          <w:szCs w:val="24"/>
          <w:lang w:val="en-US"/>
        </w:rPr>
        <w:t xml:space="preserve"> </w:t>
      </w:r>
      <w:r w:rsidRPr="00AF0197">
        <w:rPr>
          <w:rFonts w:ascii="Cascadia Mono" w:hAnsi="Cascadia Mono" w:cs="Cascadia Mono"/>
          <w:noProof w:val="0"/>
          <w:color w:val="0000FF"/>
          <w:kern w:val="0"/>
          <w:sz w:val="24"/>
          <w:szCs w:val="24"/>
          <w:lang w:val="en-US"/>
        </w:rPr>
        <w:t>FROM</w:t>
      </w:r>
      <w:r w:rsidRPr="00AF0197">
        <w:rPr>
          <w:rFonts w:ascii="Cascadia Mono" w:hAnsi="Cascadia Mono" w:cs="Cascadia Mono"/>
          <w:noProof w:val="0"/>
          <w:color w:val="000000"/>
          <w:kern w:val="0"/>
          <w:sz w:val="24"/>
          <w:szCs w:val="24"/>
          <w:lang w:val="en-US"/>
        </w:rPr>
        <w:t xml:space="preserve"> Customer </w:t>
      </w:r>
      <w:r w:rsidRPr="00AF0197">
        <w:rPr>
          <w:rFonts w:ascii="Cascadia Mono" w:hAnsi="Cascadia Mono" w:cs="Cascadia Mono"/>
          <w:noProof w:val="0"/>
          <w:color w:val="0000FF"/>
          <w:kern w:val="0"/>
          <w:sz w:val="24"/>
          <w:szCs w:val="24"/>
          <w:lang w:val="en-US"/>
        </w:rPr>
        <w:t>WHERE</w:t>
      </w:r>
      <w:r w:rsidRPr="00AF0197">
        <w:rPr>
          <w:rFonts w:ascii="Cascadia Mono" w:hAnsi="Cascadia Mono" w:cs="Cascadia Mono"/>
          <w:noProof w:val="0"/>
          <w:color w:val="000000"/>
          <w:kern w:val="0"/>
          <w:sz w:val="24"/>
          <w:szCs w:val="24"/>
          <w:lang w:val="en-US"/>
        </w:rPr>
        <w:t xml:space="preserve"> phone </w:t>
      </w:r>
      <w:r w:rsidRPr="00AF0197">
        <w:rPr>
          <w:rFonts w:ascii="Cascadia Mono" w:hAnsi="Cascadia Mono" w:cs="Cascadia Mono"/>
          <w:noProof w:val="0"/>
          <w:color w:val="808080"/>
          <w:kern w:val="0"/>
          <w:sz w:val="24"/>
          <w:szCs w:val="24"/>
          <w:lang w:val="en-US"/>
        </w:rPr>
        <w:t>=</w:t>
      </w:r>
      <w:r w:rsidRPr="00AF0197">
        <w:rPr>
          <w:rFonts w:ascii="Cascadia Mono" w:hAnsi="Cascadia Mono" w:cs="Cascadia Mono"/>
          <w:noProof w:val="0"/>
          <w:color w:val="000000"/>
          <w:kern w:val="0"/>
          <w:sz w:val="24"/>
          <w:szCs w:val="24"/>
          <w:lang w:val="en-US"/>
        </w:rPr>
        <w:t xml:space="preserve"> @phone</w:t>
      </w:r>
      <w:r w:rsidRPr="00AF0197">
        <w:rPr>
          <w:rFonts w:ascii="Cascadia Mono" w:hAnsi="Cascadia Mono" w:cs="Cascadia Mono"/>
          <w:noProof w:val="0"/>
          <w:color w:val="808080"/>
          <w:kern w:val="0"/>
          <w:sz w:val="24"/>
          <w:szCs w:val="24"/>
          <w:lang w:val="en-US"/>
        </w:rPr>
        <w:t>)</w:t>
      </w:r>
    </w:p>
    <w:p w14:paraId="51379869" w14:textId="77777777" w:rsidR="00C82DA5" w:rsidRPr="00AF0197" w:rsidRDefault="00C82DA5" w:rsidP="00C82D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F0197">
        <w:rPr>
          <w:rFonts w:ascii="Cascadia Mono" w:hAnsi="Cascadia Mono" w:cs="Cascadia Mono"/>
          <w:noProof w:val="0"/>
          <w:color w:val="000000"/>
          <w:kern w:val="0"/>
          <w:sz w:val="24"/>
          <w:szCs w:val="24"/>
          <w:lang w:val="en-US"/>
        </w:rPr>
        <w:tab/>
      </w:r>
      <w:r w:rsidRPr="00AF0197">
        <w:rPr>
          <w:rFonts w:ascii="Cascadia Mono" w:hAnsi="Cascadia Mono" w:cs="Cascadia Mono"/>
          <w:noProof w:val="0"/>
          <w:color w:val="0000FF"/>
          <w:kern w:val="0"/>
          <w:sz w:val="24"/>
          <w:szCs w:val="24"/>
          <w:lang w:val="en-US"/>
        </w:rPr>
        <w:t>RETURN</w:t>
      </w:r>
      <w:r w:rsidRPr="00AF0197">
        <w:rPr>
          <w:rFonts w:ascii="Cascadia Mono" w:hAnsi="Cascadia Mono" w:cs="Cascadia Mono"/>
          <w:noProof w:val="0"/>
          <w:color w:val="000000"/>
          <w:kern w:val="0"/>
          <w:sz w:val="24"/>
          <w:szCs w:val="24"/>
          <w:lang w:val="en-US"/>
        </w:rPr>
        <w:t xml:space="preserve"> @</w:t>
      </w:r>
      <w:proofErr w:type="gramStart"/>
      <w:r w:rsidRPr="00AF0197">
        <w:rPr>
          <w:rFonts w:ascii="Cascadia Mono" w:hAnsi="Cascadia Mono" w:cs="Cascadia Mono"/>
          <w:noProof w:val="0"/>
          <w:color w:val="000000"/>
          <w:kern w:val="0"/>
          <w:sz w:val="24"/>
          <w:szCs w:val="24"/>
          <w:lang w:val="en-US"/>
        </w:rPr>
        <w:t>result</w:t>
      </w:r>
      <w:proofErr w:type="gramEnd"/>
    </w:p>
    <w:p w14:paraId="5CDEDF5E" w14:textId="77777777" w:rsidR="00C82DA5" w:rsidRPr="00AF0197" w:rsidRDefault="00C82DA5" w:rsidP="00C82D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F0197">
        <w:rPr>
          <w:rFonts w:ascii="Cascadia Mono" w:hAnsi="Cascadia Mono" w:cs="Cascadia Mono"/>
          <w:noProof w:val="0"/>
          <w:color w:val="0000FF"/>
          <w:kern w:val="0"/>
          <w:sz w:val="24"/>
          <w:szCs w:val="24"/>
          <w:lang w:val="en-US"/>
        </w:rPr>
        <w:t>END</w:t>
      </w:r>
    </w:p>
    <w:p w14:paraId="3D85555E" w14:textId="6D2BF036" w:rsidR="00C82DA5" w:rsidRPr="00AF0197" w:rsidRDefault="00C82DA5" w:rsidP="00C82DA5">
      <w:pPr>
        <w:pStyle w:val="ListParagraph"/>
        <w:pBdr>
          <w:top w:val="single" w:sz="4" w:space="1" w:color="auto"/>
          <w:left w:val="single" w:sz="4" w:space="4" w:color="auto"/>
          <w:bottom w:val="single" w:sz="4" w:space="1" w:color="auto"/>
          <w:right w:val="single" w:sz="4" w:space="4" w:color="auto"/>
        </w:pBdr>
        <w:spacing w:after="0" w:line="360" w:lineRule="auto"/>
        <w:ind w:left="1584"/>
        <w:rPr>
          <w:rFonts w:ascii="Cascadia Mono" w:hAnsi="Cascadia Mono" w:cs="Cascadia Mono"/>
          <w:sz w:val="24"/>
          <w:szCs w:val="24"/>
          <w:u w:val="single"/>
          <w:lang w:val="en-US"/>
        </w:rPr>
      </w:pPr>
      <w:r w:rsidRPr="00AF0197">
        <w:rPr>
          <w:rFonts w:ascii="Cascadia Mono" w:hAnsi="Cascadia Mono" w:cs="Cascadia Mono"/>
          <w:noProof w:val="0"/>
          <w:color w:val="0000FF"/>
          <w:kern w:val="0"/>
          <w:sz w:val="24"/>
          <w:szCs w:val="24"/>
          <w:lang w:val="en-US"/>
        </w:rPr>
        <w:t>GO</w:t>
      </w:r>
    </w:p>
    <w:p w14:paraId="1B4B1291" w14:textId="77777777" w:rsidR="00C82DA5" w:rsidRDefault="00C82DA5" w:rsidP="00C82DA5">
      <w:pPr>
        <w:pStyle w:val="ListParagraph"/>
        <w:spacing w:after="0" w:line="360" w:lineRule="auto"/>
        <w:ind w:left="1584"/>
        <w:rPr>
          <w:rFonts w:ascii="Times New Roman" w:hAnsi="Times New Roman" w:cs="Times New Roman"/>
          <w:sz w:val="28"/>
          <w:szCs w:val="28"/>
          <w:u w:val="single"/>
          <w:lang w:val="en-US"/>
        </w:rPr>
      </w:pPr>
    </w:p>
    <w:p w14:paraId="5FAD0D97" w14:textId="220157C9" w:rsidR="00C82DA5" w:rsidRDefault="00C82DA5" w:rsidP="00C82DA5">
      <w:pPr>
        <w:pStyle w:val="ListParagraph"/>
        <w:spacing w:after="0" w:line="360" w:lineRule="auto"/>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C# code:</w:t>
      </w:r>
    </w:p>
    <w:p w14:paraId="1E1357DF" w14:textId="77777777" w:rsidR="00C82DA5" w:rsidRPr="00AF0197" w:rsidRDefault="00C82DA5" w:rsidP="00C82D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F0197">
        <w:rPr>
          <w:rFonts w:ascii="Cascadia Mono" w:hAnsi="Cascadia Mono" w:cs="Cascadia Mono"/>
          <w:noProof w:val="0"/>
          <w:color w:val="000000"/>
          <w:kern w:val="0"/>
          <w:sz w:val="24"/>
          <w:szCs w:val="24"/>
          <w:lang w:val="en-US"/>
        </w:rPr>
        <w:t>try</w:t>
      </w:r>
    </w:p>
    <w:p w14:paraId="671EB8F6" w14:textId="77777777" w:rsidR="00C82DA5" w:rsidRPr="00AF0197" w:rsidRDefault="00C82DA5" w:rsidP="00C82D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F0197">
        <w:rPr>
          <w:rFonts w:ascii="Cascadia Mono" w:hAnsi="Cascadia Mono" w:cs="Cascadia Mono"/>
          <w:noProof w:val="0"/>
          <w:color w:val="000000"/>
          <w:kern w:val="0"/>
          <w:sz w:val="24"/>
          <w:szCs w:val="24"/>
          <w:lang w:val="en-US"/>
        </w:rPr>
        <w:t>{</w:t>
      </w:r>
    </w:p>
    <w:p w14:paraId="20AAA2FD" w14:textId="77777777" w:rsidR="00C82DA5" w:rsidRPr="00AF0197" w:rsidRDefault="00C82DA5" w:rsidP="00C82D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F0197">
        <w:rPr>
          <w:rFonts w:ascii="Cascadia Mono" w:hAnsi="Cascadia Mono" w:cs="Cascadia Mono"/>
          <w:noProof w:val="0"/>
          <w:color w:val="000000"/>
          <w:kern w:val="0"/>
          <w:sz w:val="24"/>
          <w:szCs w:val="24"/>
          <w:lang w:val="en-US"/>
        </w:rPr>
        <w:t xml:space="preserve">    </w:t>
      </w:r>
      <w:proofErr w:type="spellStart"/>
      <w:r w:rsidRPr="00AF0197">
        <w:rPr>
          <w:rFonts w:ascii="Cascadia Mono" w:hAnsi="Cascadia Mono" w:cs="Cascadia Mono"/>
          <w:noProof w:val="0"/>
          <w:color w:val="000000"/>
          <w:kern w:val="0"/>
          <w:sz w:val="24"/>
          <w:szCs w:val="24"/>
          <w:lang w:val="en-US"/>
        </w:rPr>
        <w:t>tbxCustomerName.Text</w:t>
      </w:r>
      <w:proofErr w:type="spellEnd"/>
      <w:r w:rsidRPr="00AF0197">
        <w:rPr>
          <w:rFonts w:ascii="Cascadia Mono" w:hAnsi="Cascadia Mono" w:cs="Cascadia Mono"/>
          <w:noProof w:val="0"/>
          <w:color w:val="000000"/>
          <w:kern w:val="0"/>
          <w:sz w:val="24"/>
          <w:szCs w:val="24"/>
          <w:lang w:val="en-US"/>
        </w:rPr>
        <w:t xml:space="preserve"> = </w:t>
      </w:r>
      <w:proofErr w:type="spellStart"/>
      <w:proofErr w:type="gramStart"/>
      <w:r w:rsidRPr="00AF0197">
        <w:rPr>
          <w:rFonts w:ascii="Cascadia Mono" w:hAnsi="Cascadia Mono" w:cs="Cascadia Mono"/>
          <w:noProof w:val="0"/>
          <w:color w:val="000000"/>
          <w:kern w:val="0"/>
          <w:sz w:val="24"/>
          <w:szCs w:val="24"/>
          <w:lang w:val="en-US"/>
        </w:rPr>
        <w:t>DataProvider.Instance.ExecuteScalar</w:t>
      </w:r>
      <w:proofErr w:type="spellEnd"/>
      <w:proofErr w:type="gramEnd"/>
      <w:r w:rsidRPr="00AF0197">
        <w:rPr>
          <w:rFonts w:ascii="Cascadia Mono" w:hAnsi="Cascadia Mono" w:cs="Cascadia Mono"/>
          <w:noProof w:val="0"/>
          <w:color w:val="000000"/>
          <w:kern w:val="0"/>
          <w:sz w:val="24"/>
          <w:szCs w:val="24"/>
          <w:lang w:val="en-US"/>
        </w:rPr>
        <w:t xml:space="preserve">("SELECT </w:t>
      </w:r>
      <w:proofErr w:type="spellStart"/>
      <w:r w:rsidRPr="00AF0197">
        <w:rPr>
          <w:rFonts w:ascii="Cascadia Mono" w:hAnsi="Cascadia Mono" w:cs="Cascadia Mono"/>
          <w:noProof w:val="0"/>
          <w:color w:val="000000"/>
          <w:kern w:val="0"/>
          <w:sz w:val="24"/>
          <w:szCs w:val="24"/>
          <w:lang w:val="en-US"/>
        </w:rPr>
        <w:t>dbo.checkCustomer</w:t>
      </w:r>
      <w:proofErr w:type="spellEnd"/>
      <w:r w:rsidRPr="00AF0197">
        <w:rPr>
          <w:rFonts w:ascii="Cascadia Mono" w:hAnsi="Cascadia Mono" w:cs="Cascadia Mono"/>
          <w:noProof w:val="0"/>
          <w:color w:val="000000"/>
          <w:kern w:val="0"/>
          <w:sz w:val="24"/>
          <w:szCs w:val="24"/>
          <w:lang w:val="en-US"/>
        </w:rPr>
        <w:t xml:space="preserve"> ( @phone ) ", new object[] { phone }).</w:t>
      </w:r>
      <w:proofErr w:type="spellStart"/>
      <w:r w:rsidRPr="00AF0197">
        <w:rPr>
          <w:rFonts w:ascii="Cascadia Mono" w:hAnsi="Cascadia Mono" w:cs="Cascadia Mono"/>
          <w:noProof w:val="0"/>
          <w:color w:val="000000"/>
          <w:kern w:val="0"/>
          <w:sz w:val="24"/>
          <w:szCs w:val="24"/>
          <w:lang w:val="en-US"/>
        </w:rPr>
        <w:t>ToString</w:t>
      </w:r>
      <w:proofErr w:type="spellEnd"/>
      <w:r w:rsidRPr="00AF0197">
        <w:rPr>
          <w:rFonts w:ascii="Cascadia Mono" w:hAnsi="Cascadia Mono" w:cs="Cascadia Mono"/>
          <w:noProof w:val="0"/>
          <w:color w:val="000000"/>
          <w:kern w:val="0"/>
          <w:sz w:val="24"/>
          <w:szCs w:val="24"/>
          <w:lang w:val="en-US"/>
        </w:rPr>
        <w:t>();</w:t>
      </w:r>
    </w:p>
    <w:p w14:paraId="4D3B93C9" w14:textId="77777777" w:rsidR="00C82DA5" w:rsidRPr="00AF0197" w:rsidRDefault="00C82DA5" w:rsidP="00C82D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F0197">
        <w:rPr>
          <w:rFonts w:ascii="Cascadia Mono" w:hAnsi="Cascadia Mono" w:cs="Cascadia Mono"/>
          <w:noProof w:val="0"/>
          <w:color w:val="000000"/>
          <w:kern w:val="0"/>
          <w:sz w:val="24"/>
          <w:szCs w:val="24"/>
          <w:lang w:val="en-US"/>
        </w:rPr>
        <w:t xml:space="preserve">    if (</w:t>
      </w:r>
      <w:proofErr w:type="spellStart"/>
      <w:r w:rsidRPr="00AF0197">
        <w:rPr>
          <w:rFonts w:ascii="Cascadia Mono" w:hAnsi="Cascadia Mono" w:cs="Cascadia Mono"/>
          <w:noProof w:val="0"/>
          <w:color w:val="000000"/>
          <w:kern w:val="0"/>
          <w:sz w:val="24"/>
          <w:szCs w:val="24"/>
          <w:lang w:val="en-US"/>
        </w:rPr>
        <w:t>tbxCustomerName.Text</w:t>
      </w:r>
      <w:proofErr w:type="spellEnd"/>
      <w:r w:rsidRPr="00AF0197">
        <w:rPr>
          <w:rFonts w:ascii="Cascadia Mono" w:hAnsi="Cascadia Mono" w:cs="Cascadia Mono"/>
          <w:noProof w:val="0"/>
          <w:color w:val="000000"/>
          <w:kern w:val="0"/>
          <w:sz w:val="24"/>
          <w:szCs w:val="24"/>
          <w:lang w:val="en-US"/>
        </w:rPr>
        <w:t xml:space="preserve"> == "CUSTOMER DOES NOT EXIST")</w:t>
      </w:r>
    </w:p>
    <w:p w14:paraId="01A151A0" w14:textId="77777777" w:rsidR="00C82DA5" w:rsidRPr="00AF0197" w:rsidRDefault="00C82DA5" w:rsidP="00C82D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F0197">
        <w:rPr>
          <w:rFonts w:ascii="Cascadia Mono" w:hAnsi="Cascadia Mono" w:cs="Cascadia Mono"/>
          <w:noProof w:val="0"/>
          <w:color w:val="000000"/>
          <w:kern w:val="0"/>
          <w:sz w:val="24"/>
          <w:szCs w:val="24"/>
          <w:lang w:val="en-US"/>
        </w:rPr>
        <w:t xml:space="preserve">    {</w:t>
      </w:r>
    </w:p>
    <w:p w14:paraId="24C5252B" w14:textId="77777777" w:rsidR="00C82DA5" w:rsidRPr="00AF0197" w:rsidRDefault="00C82DA5" w:rsidP="00C82D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F0197">
        <w:rPr>
          <w:rFonts w:ascii="Cascadia Mono" w:hAnsi="Cascadia Mono" w:cs="Cascadia Mono"/>
          <w:noProof w:val="0"/>
          <w:color w:val="000000"/>
          <w:kern w:val="0"/>
          <w:sz w:val="24"/>
          <w:szCs w:val="24"/>
          <w:lang w:val="en-US"/>
        </w:rPr>
        <w:t xml:space="preserve">        </w:t>
      </w:r>
      <w:proofErr w:type="spellStart"/>
      <w:r w:rsidRPr="00AF0197">
        <w:rPr>
          <w:rFonts w:ascii="Cascadia Mono" w:hAnsi="Cascadia Mono" w:cs="Cascadia Mono"/>
          <w:noProof w:val="0"/>
          <w:color w:val="000000"/>
          <w:kern w:val="0"/>
          <w:sz w:val="24"/>
          <w:szCs w:val="24"/>
          <w:lang w:val="en-US"/>
        </w:rPr>
        <w:t>btnAddCus.Enabled</w:t>
      </w:r>
      <w:proofErr w:type="spellEnd"/>
      <w:r w:rsidRPr="00AF0197">
        <w:rPr>
          <w:rFonts w:ascii="Cascadia Mono" w:hAnsi="Cascadia Mono" w:cs="Cascadia Mono"/>
          <w:noProof w:val="0"/>
          <w:color w:val="000000"/>
          <w:kern w:val="0"/>
          <w:sz w:val="24"/>
          <w:szCs w:val="24"/>
          <w:lang w:val="en-US"/>
        </w:rPr>
        <w:t xml:space="preserve"> = </w:t>
      </w:r>
      <w:proofErr w:type="gramStart"/>
      <w:r w:rsidRPr="00AF0197">
        <w:rPr>
          <w:rFonts w:ascii="Cascadia Mono" w:hAnsi="Cascadia Mono" w:cs="Cascadia Mono"/>
          <w:noProof w:val="0"/>
          <w:color w:val="000000"/>
          <w:kern w:val="0"/>
          <w:sz w:val="24"/>
          <w:szCs w:val="24"/>
          <w:lang w:val="en-US"/>
        </w:rPr>
        <w:t>true;</w:t>
      </w:r>
      <w:proofErr w:type="gramEnd"/>
    </w:p>
    <w:p w14:paraId="3A2FA562" w14:textId="77777777" w:rsidR="00C82DA5" w:rsidRPr="00AF0197" w:rsidRDefault="00C82DA5" w:rsidP="00C82D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F0197">
        <w:rPr>
          <w:rFonts w:ascii="Cascadia Mono" w:hAnsi="Cascadia Mono" w:cs="Cascadia Mono"/>
          <w:noProof w:val="0"/>
          <w:color w:val="000000"/>
          <w:kern w:val="0"/>
          <w:sz w:val="24"/>
          <w:szCs w:val="24"/>
          <w:lang w:val="en-US"/>
        </w:rPr>
        <w:t xml:space="preserve">        </w:t>
      </w:r>
      <w:proofErr w:type="spellStart"/>
      <w:r w:rsidRPr="00AF0197">
        <w:rPr>
          <w:rFonts w:ascii="Cascadia Mono" w:hAnsi="Cascadia Mono" w:cs="Cascadia Mono"/>
          <w:noProof w:val="0"/>
          <w:color w:val="000000"/>
          <w:kern w:val="0"/>
          <w:sz w:val="24"/>
          <w:szCs w:val="24"/>
          <w:lang w:val="en-US"/>
        </w:rPr>
        <w:t>btnSearch.Enabled</w:t>
      </w:r>
      <w:proofErr w:type="spellEnd"/>
      <w:r w:rsidRPr="00AF0197">
        <w:rPr>
          <w:rFonts w:ascii="Cascadia Mono" w:hAnsi="Cascadia Mono" w:cs="Cascadia Mono"/>
          <w:noProof w:val="0"/>
          <w:color w:val="000000"/>
          <w:kern w:val="0"/>
          <w:sz w:val="24"/>
          <w:szCs w:val="24"/>
          <w:lang w:val="en-US"/>
        </w:rPr>
        <w:t xml:space="preserve"> = </w:t>
      </w:r>
      <w:proofErr w:type="gramStart"/>
      <w:r w:rsidRPr="00AF0197">
        <w:rPr>
          <w:rFonts w:ascii="Cascadia Mono" w:hAnsi="Cascadia Mono" w:cs="Cascadia Mono"/>
          <w:noProof w:val="0"/>
          <w:color w:val="000000"/>
          <w:kern w:val="0"/>
          <w:sz w:val="24"/>
          <w:szCs w:val="24"/>
          <w:lang w:val="en-US"/>
        </w:rPr>
        <w:t>true;</w:t>
      </w:r>
      <w:proofErr w:type="gramEnd"/>
    </w:p>
    <w:p w14:paraId="50E87FDF" w14:textId="77777777" w:rsidR="00C82DA5" w:rsidRPr="00AF0197" w:rsidRDefault="00C82DA5" w:rsidP="00C82D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F0197">
        <w:rPr>
          <w:rFonts w:ascii="Cascadia Mono" w:hAnsi="Cascadia Mono" w:cs="Cascadia Mono"/>
          <w:noProof w:val="0"/>
          <w:color w:val="000000"/>
          <w:kern w:val="0"/>
          <w:sz w:val="24"/>
          <w:szCs w:val="24"/>
          <w:lang w:val="en-US"/>
        </w:rPr>
        <w:t xml:space="preserve">        </w:t>
      </w:r>
      <w:proofErr w:type="spellStart"/>
      <w:r w:rsidRPr="00AF0197">
        <w:rPr>
          <w:rFonts w:ascii="Cascadia Mono" w:hAnsi="Cascadia Mono" w:cs="Cascadia Mono"/>
          <w:noProof w:val="0"/>
          <w:color w:val="000000"/>
          <w:kern w:val="0"/>
          <w:sz w:val="24"/>
          <w:szCs w:val="24"/>
          <w:lang w:val="en-US"/>
        </w:rPr>
        <w:t>tbxCustomerName.Enabled</w:t>
      </w:r>
      <w:proofErr w:type="spellEnd"/>
      <w:r w:rsidRPr="00AF0197">
        <w:rPr>
          <w:rFonts w:ascii="Cascadia Mono" w:hAnsi="Cascadia Mono" w:cs="Cascadia Mono"/>
          <w:noProof w:val="0"/>
          <w:color w:val="000000"/>
          <w:kern w:val="0"/>
          <w:sz w:val="24"/>
          <w:szCs w:val="24"/>
          <w:lang w:val="en-US"/>
        </w:rPr>
        <w:t xml:space="preserve"> = </w:t>
      </w:r>
      <w:proofErr w:type="gramStart"/>
      <w:r w:rsidRPr="00AF0197">
        <w:rPr>
          <w:rFonts w:ascii="Cascadia Mono" w:hAnsi="Cascadia Mono" w:cs="Cascadia Mono"/>
          <w:noProof w:val="0"/>
          <w:color w:val="000000"/>
          <w:kern w:val="0"/>
          <w:sz w:val="24"/>
          <w:szCs w:val="24"/>
          <w:lang w:val="en-US"/>
        </w:rPr>
        <w:t>true;</w:t>
      </w:r>
      <w:proofErr w:type="gramEnd"/>
    </w:p>
    <w:p w14:paraId="027E7950" w14:textId="77777777" w:rsidR="00C82DA5" w:rsidRPr="00AF0197" w:rsidRDefault="00C82DA5" w:rsidP="00C82D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F0197">
        <w:rPr>
          <w:rFonts w:ascii="Cascadia Mono" w:hAnsi="Cascadia Mono" w:cs="Cascadia Mono"/>
          <w:noProof w:val="0"/>
          <w:color w:val="000000"/>
          <w:kern w:val="0"/>
          <w:sz w:val="24"/>
          <w:szCs w:val="24"/>
          <w:lang w:val="en-US"/>
        </w:rPr>
        <w:t xml:space="preserve">        </w:t>
      </w:r>
      <w:proofErr w:type="spellStart"/>
      <w:r w:rsidRPr="00AF0197">
        <w:rPr>
          <w:rFonts w:ascii="Cascadia Mono" w:hAnsi="Cascadia Mono" w:cs="Cascadia Mono"/>
          <w:noProof w:val="0"/>
          <w:color w:val="000000"/>
          <w:kern w:val="0"/>
          <w:sz w:val="24"/>
          <w:szCs w:val="24"/>
          <w:lang w:val="en-US"/>
        </w:rPr>
        <w:t>tbxPhone.Enabled</w:t>
      </w:r>
      <w:proofErr w:type="spellEnd"/>
      <w:r w:rsidRPr="00AF0197">
        <w:rPr>
          <w:rFonts w:ascii="Cascadia Mono" w:hAnsi="Cascadia Mono" w:cs="Cascadia Mono"/>
          <w:noProof w:val="0"/>
          <w:color w:val="000000"/>
          <w:kern w:val="0"/>
          <w:sz w:val="24"/>
          <w:szCs w:val="24"/>
          <w:lang w:val="en-US"/>
        </w:rPr>
        <w:t xml:space="preserve"> = </w:t>
      </w:r>
      <w:proofErr w:type="gramStart"/>
      <w:r w:rsidRPr="00AF0197">
        <w:rPr>
          <w:rFonts w:ascii="Cascadia Mono" w:hAnsi="Cascadia Mono" w:cs="Cascadia Mono"/>
          <w:noProof w:val="0"/>
          <w:color w:val="000000"/>
          <w:kern w:val="0"/>
          <w:sz w:val="24"/>
          <w:szCs w:val="24"/>
          <w:lang w:val="en-US"/>
        </w:rPr>
        <w:t>true;</w:t>
      </w:r>
      <w:proofErr w:type="gramEnd"/>
    </w:p>
    <w:p w14:paraId="4900A9BC" w14:textId="77777777" w:rsidR="00C82DA5" w:rsidRPr="00AF0197" w:rsidRDefault="00C82DA5" w:rsidP="00C82D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F0197">
        <w:rPr>
          <w:rFonts w:ascii="Cascadia Mono" w:hAnsi="Cascadia Mono" w:cs="Cascadia Mono"/>
          <w:noProof w:val="0"/>
          <w:color w:val="000000"/>
          <w:kern w:val="0"/>
          <w:sz w:val="24"/>
          <w:szCs w:val="24"/>
          <w:lang w:val="en-US"/>
        </w:rPr>
        <w:t xml:space="preserve">    }</w:t>
      </w:r>
    </w:p>
    <w:p w14:paraId="397C6991" w14:textId="77777777" w:rsidR="00C82DA5" w:rsidRPr="00AF0197" w:rsidRDefault="00C82DA5" w:rsidP="00C82D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F0197">
        <w:rPr>
          <w:rFonts w:ascii="Cascadia Mono" w:hAnsi="Cascadia Mono" w:cs="Cascadia Mono"/>
          <w:noProof w:val="0"/>
          <w:color w:val="000000"/>
          <w:kern w:val="0"/>
          <w:sz w:val="24"/>
          <w:szCs w:val="24"/>
          <w:lang w:val="en-US"/>
        </w:rPr>
        <w:t xml:space="preserve">    else</w:t>
      </w:r>
    </w:p>
    <w:p w14:paraId="74EAA91A" w14:textId="77777777" w:rsidR="00C82DA5" w:rsidRPr="00AF0197" w:rsidRDefault="00C82DA5" w:rsidP="00C82D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F0197">
        <w:rPr>
          <w:rFonts w:ascii="Cascadia Mono" w:hAnsi="Cascadia Mono" w:cs="Cascadia Mono"/>
          <w:noProof w:val="0"/>
          <w:color w:val="000000"/>
          <w:kern w:val="0"/>
          <w:sz w:val="24"/>
          <w:szCs w:val="24"/>
          <w:lang w:val="en-US"/>
        </w:rPr>
        <w:t xml:space="preserve">    {</w:t>
      </w:r>
    </w:p>
    <w:p w14:paraId="69664AF2" w14:textId="77777777" w:rsidR="00C82DA5" w:rsidRPr="00AF0197" w:rsidRDefault="00C82DA5" w:rsidP="00C82D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F0197">
        <w:rPr>
          <w:rFonts w:ascii="Cascadia Mono" w:hAnsi="Cascadia Mono" w:cs="Cascadia Mono"/>
          <w:noProof w:val="0"/>
          <w:color w:val="000000"/>
          <w:kern w:val="0"/>
          <w:sz w:val="24"/>
          <w:szCs w:val="24"/>
          <w:lang w:val="en-US"/>
        </w:rPr>
        <w:t xml:space="preserve">        </w:t>
      </w:r>
      <w:proofErr w:type="spellStart"/>
      <w:r w:rsidRPr="00AF0197">
        <w:rPr>
          <w:rFonts w:ascii="Cascadia Mono" w:hAnsi="Cascadia Mono" w:cs="Cascadia Mono"/>
          <w:noProof w:val="0"/>
          <w:color w:val="000000"/>
          <w:kern w:val="0"/>
          <w:sz w:val="24"/>
          <w:szCs w:val="24"/>
          <w:lang w:val="en-US"/>
        </w:rPr>
        <w:t>btnAddCus.Enabled</w:t>
      </w:r>
      <w:proofErr w:type="spellEnd"/>
      <w:r w:rsidRPr="00AF0197">
        <w:rPr>
          <w:rFonts w:ascii="Cascadia Mono" w:hAnsi="Cascadia Mono" w:cs="Cascadia Mono"/>
          <w:noProof w:val="0"/>
          <w:color w:val="000000"/>
          <w:kern w:val="0"/>
          <w:sz w:val="24"/>
          <w:szCs w:val="24"/>
          <w:lang w:val="en-US"/>
        </w:rPr>
        <w:t xml:space="preserve"> = </w:t>
      </w:r>
      <w:proofErr w:type="gramStart"/>
      <w:r w:rsidRPr="00AF0197">
        <w:rPr>
          <w:rFonts w:ascii="Cascadia Mono" w:hAnsi="Cascadia Mono" w:cs="Cascadia Mono"/>
          <w:noProof w:val="0"/>
          <w:color w:val="000000"/>
          <w:kern w:val="0"/>
          <w:sz w:val="24"/>
          <w:szCs w:val="24"/>
          <w:lang w:val="en-US"/>
        </w:rPr>
        <w:t>false;</w:t>
      </w:r>
      <w:proofErr w:type="gramEnd"/>
    </w:p>
    <w:p w14:paraId="1456138A" w14:textId="77777777" w:rsidR="00C82DA5" w:rsidRPr="00AF0197" w:rsidRDefault="00C82DA5" w:rsidP="00C82D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F0197">
        <w:rPr>
          <w:rFonts w:ascii="Cascadia Mono" w:hAnsi="Cascadia Mono" w:cs="Cascadia Mono"/>
          <w:noProof w:val="0"/>
          <w:color w:val="000000"/>
          <w:kern w:val="0"/>
          <w:sz w:val="24"/>
          <w:szCs w:val="24"/>
          <w:lang w:val="en-US"/>
        </w:rPr>
        <w:t xml:space="preserve">        </w:t>
      </w:r>
      <w:proofErr w:type="spellStart"/>
      <w:r w:rsidRPr="00AF0197">
        <w:rPr>
          <w:rFonts w:ascii="Cascadia Mono" w:hAnsi="Cascadia Mono" w:cs="Cascadia Mono"/>
          <w:noProof w:val="0"/>
          <w:color w:val="000000"/>
          <w:kern w:val="0"/>
          <w:sz w:val="24"/>
          <w:szCs w:val="24"/>
          <w:lang w:val="en-US"/>
        </w:rPr>
        <w:t>btnSearch.Enabled</w:t>
      </w:r>
      <w:proofErr w:type="spellEnd"/>
      <w:r w:rsidRPr="00AF0197">
        <w:rPr>
          <w:rFonts w:ascii="Cascadia Mono" w:hAnsi="Cascadia Mono" w:cs="Cascadia Mono"/>
          <w:noProof w:val="0"/>
          <w:color w:val="000000"/>
          <w:kern w:val="0"/>
          <w:sz w:val="24"/>
          <w:szCs w:val="24"/>
          <w:lang w:val="en-US"/>
        </w:rPr>
        <w:t xml:space="preserve"> = </w:t>
      </w:r>
      <w:proofErr w:type="gramStart"/>
      <w:r w:rsidRPr="00AF0197">
        <w:rPr>
          <w:rFonts w:ascii="Cascadia Mono" w:hAnsi="Cascadia Mono" w:cs="Cascadia Mono"/>
          <w:noProof w:val="0"/>
          <w:color w:val="000000"/>
          <w:kern w:val="0"/>
          <w:sz w:val="24"/>
          <w:szCs w:val="24"/>
          <w:lang w:val="en-US"/>
        </w:rPr>
        <w:t>false;</w:t>
      </w:r>
      <w:proofErr w:type="gramEnd"/>
    </w:p>
    <w:p w14:paraId="45383EA5" w14:textId="77777777" w:rsidR="00C82DA5" w:rsidRPr="00AF0197" w:rsidRDefault="00C82DA5" w:rsidP="00C82D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F0197">
        <w:rPr>
          <w:rFonts w:ascii="Cascadia Mono" w:hAnsi="Cascadia Mono" w:cs="Cascadia Mono"/>
          <w:noProof w:val="0"/>
          <w:color w:val="000000"/>
          <w:kern w:val="0"/>
          <w:sz w:val="24"/>
          <w:szCs w:val="24"/>
          <w:lang w:val="en-US"/>
        </w:rPr>
        <w:t xml:space="preserve">        </w:t>
      </w:r>
      <w:proofErr w:type="spellStart"/>
      <w:r w:rsidRPr="00AF0197">
        <w:rPr>
          <w:rFonts w:ascii="Cascadia Mono" w:hAnsi="Cascadia Mono" w:cs="Cascadia Mono"/>
          <w:noProof w:val="0"/>
          <w:color w:val="000000"/>
          <w:kern w:val="0"/>
          <w:sz w:val="24"/>
          <w:szCs w:val="24"/>
          <w:lang w:val="en-US"/>
        </w:rPr>
        <w:t>tbxCustomerName.Enabled</w:t>
      </w:r>
      <w:proofErr w:type="spellEnd"/>
      <w:r w:rsidRPr="00AF0197">
        <w:rPr>
          <w:rFonts w:ascii="Cascadia Mono" w:hAnsi="Cascadia Mono" w:cs="Cascadia Mono"/>
          <w:noProof w:val="0"/>
          <w:color w:val="000000"/>
          <w:kern w:val="0"/>
          <w:sz w:val="24"/>
          <w:szCs w:val="24"/>
          <w:lang w:val="en-US"/>
        </w:rPr>
        <w:t xml:space="preserve"> = </w:t>
      </w:r>
      <w:proofErr w:type="gramStart"/>
      <w:r w:rsidRPr="00AF0197">
        <w:rPr>
          <w:rFonts w:ascii="Cascadia Mono" w:hAnsi="Cascadia Mono" w:cs="Cascadia Mono"/>
          <w:noProof w:val="0"/>
          <w:color w:val="000000"/>
          <w:kern w:val="0"/>
          <w:sz w:val="24"/>
          <w:szCs w:val="24"/>
          <w:lang w:val="en-US"/>
        </w:rPr>
        <w:t>false;</w:t>
      </w:r>
      <w:proofErr w:type="gramEnd"/>
    </w:p>
    <w:p w14:paraId="19C80B8C" w14:textId="77777777" w:rsidR="00C82DA5" w:rsidRPr="00AF0197" w:rsidRDefault="00C82DA5" w:rsidP="00C82D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F0197">
        <w:rPr>
          <w:rFonts w:ascii="Cascadia Mono" w:hAnsi="Cascadia Mono" w:cs="Cascadia Mono"/>
          <w:noProof w:val="0"/>
          <w:color w:val="000000"/>
          <w:kern w:val="0"/>
          <w:sz w:val="24"/>
          <w:szCs w:val="24"/>
          <w:lang w:val="en-US"/>
        </w:rPr>
        <w:t xml:space="preserve">        </w:t>
      </w:r>
      <w:proofErr w:type="spellStart"/>
      <w:r w:rsidRPr="00AF0197">
        <w:rPr>
          <w:rFonts w:ascii="Cascadia Mono" w:hAnsi="Cascadia Mono" w:cs="Cascadia Mono"/>
          <w:noProof w:val="0"/>
          <w:color w:val="000000"/>
          <w:kern w:val="0"/>
          <w:sz w:val="24"/>
          <w:szCs w:val="24"/>
          <w:lang w:val="en-US"/>
        </w:rPr>
        <w:t>tbxPhone.Enabled</w:t>
      </w:r>
      <w:proofErr w:type="spellEnd"/>
      <w:r w:rsidRPr="00AF0197">
        <w:rPr>
          <w:rFonts w:ascii="Cascadia Mono" w:hAnsi="Cascadia Mono" w:cs="Cascadia Mono"/>
          <w:noProof w:val="0"/>
          <w:color w:val="000000"/>
          <w:kern w:val="0"/>
          <w:sz w:val="24"/>
          <w:szCs w:val="24"/>
          <w:lang w:val="en-US"/>
        </w:rPr>
        <w:t xml:space="preserve"> = </w:t>
      </w:r>
      <w:proofErr w:type="gramStart"/>
      <w:r w:rsidRPr="00AF0197">
        <w:rPr>
          <w:rFonts w:ascii="Cascadia Mono" w:hAnsi="Cascadia Mono" w:cs="Cascadia Mono"/>
          <w:noProof w:val="0"/>
          <w:color w:val="000000"/>
          <w:kern w:val="0"/>
          <w:sz w:val="24"/>
          <w:szCs w:val="24"/>
          <w:lang w:val="en-US"/>
        </w:rPr>
        <w:t>false;</w:t>
      </w:r>
      <w:proofErr w:type="gramEnd"/>
    </w:p>
    <w:p w14:paraId="2A6FB7E7" w14:textId="77777777" w:rsidR="00C82DA5" w:rsidRPr="00AF0197" w:rsidRDefault="00C82DA5" w:rsidP="00C82D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F0197">
        <w:rPr>
          <w:rFonts w:ascii="Cascadia Mono" w:hAnsi="Cascadia Mono" w:cs="Cascadia Mono"/>
          <w:noProof w:val="0"/>
          <w:color w:val="000000"/>
          <w:kern w:val="0"/>
          <w:sz w:val="24"/>
          <w:szCs w:val="24"/>
          <w:lang w:val="en-US"/>
        </w:rPr>
        <w:t xml:space="preserve">    }</w:t>
      </w:r>
    </w:p>
    <w:p w14:paraId="1AEEDBAF" w14:textId="77777777" w:rsidR="00C82DA5" w:rsidRPr="00AF0197" w:rsidRDefault="00C82DA5" w:rsidP="00C82D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F0197">
        <w:rPr>
          <w:rFonts w:ascii="Cascadia Mono" w:hAnsi="Cascadia Mono" w:cs="Cascadia Mono"/>
          <w:noProof w:val="0"/>
          <w:color w:val="000000"/>
          <w:kern w:val="0"/>
          <w:sz w:val="24"/>
          <w:szCs w:val="24"/>
          <w:lang w:val="en-US"/>
        </w:rPr>
        <w:t>}</w:t>
      </w:r>
    </w:p>
    <w:p w14:paraId="586E75FB" w14:textId="77777777" w:rsidR="00C82DA5" w:rsidRPr="00AF0197" w:rsidRDefault="00C82DA5" w:rsidP="00C82D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F0197">
        <w:rPr>
          <w:rFonts w:ascii="Cascadia Mono" w:hAnsi="Cascadia Mono" w:cs="Cascadia Mono"/>
          <w:noProof w:val="0"/>
          <w:color w:val="000000"/>
          <w:kern w:val="0"/>
          <w:sz w:val="24"/>
          <w:szCs w:val="24"/>
          <w:lang w:val="en-US"/>
        </w:rPr>
        <w:t>catch (</w:t>
      </w:r>
      <w:proofErr w:type="spellStart"/>
      <w:r w:rsidRPr="00AF0197">
        <w:rPr>
          <w:rFonts w:ascii="Cascadia Mono" w:hAnsi="Cascadia Mono" w:cs="Cascadia Mono"/>
          <w:noProof w:val="0"/>
          <w:color w:val="000000"/>
          <w:kern w:val="0"/>
          <w:sz w:val="24"/>
          <w:szCs w:val="24"/>
          <w:lang w:val="en-US"/>
        </w:rPr>
        <w:t>SqlException</w:t>
      </w:r>
      <w:proofErr w:type="spellEnd"/>
      <w:r w:rsidRPr="00AF0197">
        <w:rPr>
          <w:rFonts w:ascii="Cascadia Mono" w:hAnsi="Cascadia Mono" w:cs="Cascadia Mono"/>
          <w:noProof w:val="0"/>
          <w:color w:val="000000"/>
          <w:kern w:val="0"/>
          <w:sz w:val="24"/>
          <w:szCs w:val="24"/>
          <w:lang w:val="en-US"/>
        </w:rPr>
        <w:t xml:space="preserve"> </w:t>
      </w:r>
      <w:proofErr w:type="spellStart"/>
      <w:r w:rsidRPr="00AF0197">
        <w:rPr>
          <w:rFonts w:ascii="Cascadia Mono" w:hAnsi="Cascadia Mono" w:cs="Cascadia Mono"/>
          <w:noProof w:val="0"/>
          <w:color w:val="000000"/>
          <w:kern w:val="0"/>
          <w:sz w:val="24"/>
          <w:szCs w:val="24"/>
          <w:lang w:val="en-US"/>
        </w:rPr>
        <w:t>ev</w:t>
      </w:r>
      <w:proofErr w:type="spellEnd"/>
      <w:r w:rsidRPr="00AF0197">
        <w:rPr>
          <w:rFonts w:ascii="Cascadia Mono" w:hAnsi="Cascadia Mono" w:cs="Cascadia Mono"/>
          <w:noProof w:val="0"/>
          <w:color w:val="000000"/>
          <w:kern w:val="0"/>
          <w:sz w:val="24"/>
          <w:szCs w:val="24"/>
          <w:lang w:val="en-US"/>
        </w:rPr>
        <w:t>)</w:t>
      </w:r>
    </w:p>
    <w:p w14:paraId="20B0FADF" w14:textId="77777777" w:rsidR="00C82DA5" w:rsidRPr="00AF0197" w:rsidRDefault="00C82DA5" w:rsidP="00C82D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F0197">
        <w:rPr>
          <w:rFonts w:ascii="Cascadia Mono" w:hAnsi="Cascadia Mono" w:cs="Cascadia Mono"/>
          <w:noProof w:val="0"/>
          <w:color w:val="000000"/>
          <w:kern w:val="0"/>
          <w:sz w:val="24"/>
          <w:szCs w:val="24"/>
          <w:lang w:val="en-US"/>
        </w:rPr>
        <w:t>{</w:t>
      </w:r>
    </w:p>
    <w:p w14:paraId="40950AF0" w14:textId="77777777" w:rsidR="00C82DA5" w:rsidRPr="00AF0197" w:rsidRDefault="00C82DA5" w:rsidP="00C82D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F0197">
        <w:rPr>
          <w:rFonts w:ascii="Cascadia Mono" w:hAnsi="Cascadia Mono" w:cs="Cascadia Mono"/>
          <w:noProof w:val="0"/>
          <w:color w:val="000000"/>
          <w:kern w:val="0"/>
          <w:sz w:val="24"/>
          <w:szCs w:val="24"/>
          <w:lang w:val="en-US"/>
        </w:rPr>
        <w:t xml:space="preserve">    </w:t>
      </w:r>
      <w:proofErr w:type="spellStart"/>
      <w:r w:rsidRPr="00AF0197">
        <w:rPr>
          <w:rFonts w:ascii="Cascadia Mono" w:hAnsi="Cascadia Mono" w:cs="Cascadia Mono"/>
          <w:noProof w:val="0"/>
          <w:color w:val="000000"/>
          <w:kern w:val="0"/>
          <w:sz w:val="24"/>
          <w:szCs w:val="24"/>
          <w:lang w:val="en-US"/>
        </w:rPr>
        <w:t>MessageBox.Show</w:t>
      </w:r>
      <w:proofErr w:type="spellEnd"/>
      <w:r w:rsidRPr="00AF0197">
        <w:rPr>
          <w:rFonts w:ascii="Cascadia Mono" w:hAnsi="Cascadia Mono" w:cs="Cascadia Mono"/>
          <w:noProof w:val="0"/>
          <w:color w:val="000000"/>
          <w:kern w:val="0"/>
          <w:sz w:val="24"/>
          <w:szCs w:val="24"/>
          <w:lang w:val="en-US"/>
        </w:rPr>
        <w:t>("</w:t>
      </w:r>
      <w:proofErr w:type="spellStart"/>
      <w:r w:rsidRPr="00AF0197">
        <w:rPr>
          <w:rFonts w:ascii="Cascadia Mono" w:hAnsi="Cascadia Mono" w:cs="Cascadia Mono"/>
          <w:noProof w:val="0"/>
          <w:color w:val="000000"/>
          <w:kern w:val="0"/>
          <w:sz w:val="24"/>
          <w:szCs w:val="24"/>
          <w:lang w:val="en-US"/>
        </w:rPr>
        <w:t>Tìm</w:t>
      </w:r>
      <w:proofErr w:type="spellEnd"/>
      <w:r w:rsidRPr="00AF0197">
        <w:rPr>
          <w:rFonts w:ascii="Cascadia Mono" w:hAnsi="Cascadia Mono" w:cs="Cascadia Mono"/>
          <w:noProof w:val="0"/>
          <w:color w:val="000000"/>
          <w:kern w:val="0"/>
          <w:sz w:val="24"/>
          <w:szCs w:val="24"/>
          <w:lang w:val="en-US"/>
        </w:rPr>
        <w:t xml:space="preserve"> </w:t>
      </w:r>
      <w:proofErr w:type="spellStart"/>
      <w:r w:rsidRPr="00AF0197">
        <w:rPr>
          <w:rFonts w:ascii="Cascadia Mono" w:hAnsi="Cascadia Mono" w:cs="Cascadia Mono"/>
          <w:noProof w:val="0"/>
          <w:color w:val="000000"/>
          <w:kern w:val="0"/>
          <w:sz w:val="24"/>
          <w:szCs w:val="24"/>
          <w:lang w:val="en-US"/>
        </w:rPr>
        <w:t>kiếm</w:t>
      </w:r>
      <w:proofErr w:type="spellEnd"/>
      <w:r w:rsidRPr="00AF0197">
        <w:rPr>
          <w:rFonts w:ascii="Cascadia Mono" w:hAnsi="Cascadia Mono" w:cs="Cascadia Mono"/>
          <w:noProof w:val="0"/>
          <w:color w:val="000000"/>
          <w:kern w:val="0"/>
          <w:sz w:val="24"/>
          <w:szCs w:val="24"/>
          <w:lang w:val="en-US"/>
        </w:rPr>
        <w:t xml:space="preserve"> </w:t>
      </w:r>
      <w:proofErr w:type="spellStart"/>
      <w:r w:rsidRPr="00AF0197">
        <w:rPr>
          <w:rFonts w:ascii="Cascadia Mono" w:hAnsi="Cascadia Mono" w:cs="Cascadia Mono"/>
          <w:noProof w:val="0"/>
          <w:color w:val="000000"/>
          <w:kern w:val="0"/>
          <w:sz w:val="24"/>
          <w:szCs w:val="24"/>
          <w:lang w:val="en-US"/>
        </w:rPr>
        <w:t>thất</w:t>
      </w:r>
      <w:proofErr w:type="spellEnd"/>
      <w:r w:rsidRPr="00AF0197">
        <w:rPr>
          <w:rFonts w:ascii="Cascadia Mono" w:hAnsi="Cascadia Mono" w:cs="Cascadia Mono"/>
          <w:noProof w:val="0"/>
          <w:color w:val="000000"/>
          <w:kern w:val="0"/>
          <w:sz w:val="24"/>
          <w:szCs w:val="24"/>
          <w:lang w:val="en-US"/>
        </w:rPr>
        <w:t xml:space="preserve"> </w:t>
      </w:r>
      <w:proofErr w:type="spellStart"/>
      <w:r w:rsidRPr="00AF0197">
        <w:rPr>
          <w:rFonts w:ascii="Cascadia Mono" w:hAnsi="Cascadia Mono" w:cs="Cascadia Mono"/>
          <w:noProof w:val="0"/>
          <w:color w:val="000000"/>
          <w:kern w:val="0"/>
          <w:sz w:val="24"/>
          <w:szCs w:val="24"/>
          <w:lang w:val="en-US"/>
        </w:rPr>
        <w:t>bại</w:t>
      </w:r>
      <w:proofErr w:type="spellEnd"/>
      <w:r w:rsidRPr="00AF0197">
        <w:rPr>
          <w:rFonts w:ascii="Cascadia Mono" w:hAnsi="Cascadia Mono" w:cs="Cascadia Mono"/>
          <w:noProof w:val="0"/>
          <w:color w:val="000000"/>
          <w:kern w:val="0"/>
          <w:sz w:val="24"/>
          <w:szCs w:val="24"/>
          <w:lang w:val="en-US"/>
        </w:rPr>
        <w:t xml:space="preserve">! \n Do: \n" + </w:t>
      </w:r>
      <w:proofErr w:type="spellStart"/>
      <w:proofErr w:type="gramStart"/>
      <w:r w:rsidRPr="00AF0197">
        <w:rPr>
          <w:rFonts w:ascii="Cascadia Mono" w:hAnsi="Cascadia Mono" w:cs="Cascadia Mono"/>
          <w:noProof w:val="0"/>
          <w:color w:val="000000"/>
          <w:kern w:val="0"/>
          <w:sz w:val="24"/>
          <w:szCs w:val="24"/>
          <w:lang w:val="en-US"/>
        </w:rPr>
        <w:t>ev.Message</w:t>
      </w:r>
      <w:proofErr w:type="spellEnd"/>
      <w:proofErr w:type="gramEnd"/>
      <w:r w:rsidRPr="00AF0197">
        <w:rPr>
          <w:rFonts w:ascii="Cascadia Mono" w:hAnsi="Cascadia Mono" w:cs="Cascadia Mono"/>
          <w:noProof w:val="0"/>
          <w:color w:val="000000"/>
          <w:kern w:val="0"/>
          <w:sz w:val="24"/>
          <w:szCs w:val="24"/>
          <w:lang w:val="en-US"/>
        </w:rPr>
        <w:t xml:space="preserve">, "Thông </w:t>
      </w:r>
      <w:proofErr w:type="spellStart"/>
      <w:r w:rsidRPr="00AF0197">
        <w:rPr>
          <w:rFonts w:ascii="Cascadia Mono" w:hAnsi="Cascadia Mono" w:cs="Cascadia Mono"/>
          <w:noProof w:val="0"/>
          <w:color w:val="000000"/>
          <w:kern w:val="0"/>
          <w:sz w:val="24"/>
          <w:szCs w:val="24"/>
          <w:lang w:val="en-US"/>
        </w:rPr>
        <w:t>báo</w:t>
      </w:r>
      <w:proofErr w:type="spellEnd"/>
      <w:r w:rsidRPr="00AF0197">
        <w:rPr>
          <w:rFonts w:ascii="Cascadia Mono" w:hAnsi="Cascadia Mono" w:cs="Cascadia Mono"/>
          <w:noProof w:val="0"/>
          <w:color w:val="000000"/>
          <w:kern w:val="0"/>
          <w:sz w:val="24"/>
          <w:szCs w:val="24"/>
          <w:lang w:val="en-US"/>
        </w:rPr>
        <w:t xml:space="preserve">", </w:t>
      </w:r>
      <w:proofErr w:type="spellStart"/>
      <w:r w:rsidRPr="00AF0197">
        <w:rPr>
          <w:rFonts w:ascii="Cascadia Mono" w:hAnsi="Cascadia Mono" w:cs="Cascadia Mono"/>
          <w:noProof w:val="0"/>
          <w:color w:val="000000"/>
          <w:kern w:val="0"/>
          <w:sz w:val="24"/>
          <w:szCs w:val="24"/>
          <w:lang w:val="en-US"/>
        </w:rPr>
        <w:t>MessageBoxButtons.OK</w:t>
      </w:r>
      <w:proofErr w:type="spellEnd"/>
      <w:r w:rsidRPr="00AF0197">
        <w:rPr>
          <w:rFonts w:ascii="Cascadia Mono" w:hAnsi="Cascadia Mono" w:cs="Cascadia Mono"/>
          <w:noProof w:val="0"/>
          <w:color w:val="000000"/>
          <w:kern w:val="0"/>
          <w:sz w:val="24"/>
          <w:szCs w:val="24"/>
          <w:lang w:val="en-US"/>
        </w:rPr>
        <w:t xml:space="preserve">, </w:t>
      </w:r>
      <w:proofErr w:type="spellStart"/>
      <w:r w:rsidRPr="00AF0197">
        <w:rPr>
          <w:rFonts w:ascii="Cascadia Mono" w:hAnsi="Cascadia Mono" w:cs="Cascadia Mono"/>
          <w:noProof w:val="0"/>
          <w:color w:val="000000"/>
          <w:kern w:val="0"/>
          <w:sz w:val="24"/>
          <w:szCs w:val="24"/>
          <w:lang w:val="en-US"/>
        </w:rPr>
        <w:t>MessageBoxIcon.Error</w:t>
      </w:r>
      <w:proofErr w:type="spellEnd"/>
      <w:r w:rsidRPr="00AF0197">
        <w:rPr>
          <w:rFonts w:ascii="Cascadia Mono" w:hAnsi="Cascadia Mono" w:cs="Cascadia Mono"/>
          <w:noProof w:val="0"/>
          <w:color w:val="000000"/>
          <w:kern w:val="0"/>
          <w:sz w:val="24"/>
          <w:szCs w:val="24"/>
          <w:lang w:val="en-US"/>
        </w:rPr>
        <w:t>);</w:t>
      </w:r>
    </w:p>
    <w:p w14:paraId="730D7A29" w14:textId="30D16F6E" w:rsidR="00C82DA5" w:rsidRDefault="00C82DA5" w:rsidP="00C82DA5">
      <w:pPr>
        <w:pStyle w:val="ListParagraph"/>
        <w:pBdr>
          <w:top w:val="single" w:sz="4" w:space="1" w:color="auto"/>
          <w:left w:val="single" w:sz="4" w:space="4" w:color="auto"/>
          <w:bottom w:val="single" w:sz="4" w:space="1" w:color="auto"/>
          <w:right w:val="single" w:sz="4" w:space="4" w:color="auto"/>
        </w:pBdr>
        <w:spacing w:after="0" w:line="360" w:lineRule="auto"/>
        <w:ind w:left="1584"/>
        <w:rPr>
          <w:rFonts w:ascii="Times New Roman" w:hAnsi="Times New Roman" w:cs="Times New Roman"/>
          <w:sz w:val="28"/>
          <w:szCs w:val="28"/>
          <w:u w:val="single"/>
          <w:lang w:val="en-US"/>
        </w:rPr>
      </w:pPr>
      <w:r w:rsidRPr="00AF0197">
        <w:rPr>
          <w:rFonts w:ascii="Cascadia Mono" w:hAnsi="Cascadia Mono" w:cs="Cascadia Mono"/>
          <w:noProof w:val="0"/>
          <w:color w:val="000000"/>
          <w:kern w:val="0"/>
          <w:sz w:val="24"/>
          <w:szCs w:val="24"/>
          <w:lang w:val="en-US"/>
        </w:rPr>
        <w:t>}</w:t>
      </w:r>
    </w:p>
    <w:p w14:paraId="16CDCFF8" w14:textId="77777777" w:rsidR="00C82DA5" w:rsidRPr="00C82DA5" w:rsidRDefault="00C82DA5" w:rsidP="00C82DA5">
      <w:pPr>
        <w:pStyle w:val="ListParagraph"/>
        <w:spacing w:after="0" w:line="360" w:lineRule="auto"/>
        <w:ind w:left="1584"/>
        <w:rPr>
          <w:rFonts w:ascii="Times New Roman" w:hAnsi="Times New Roman" w:cs="Times New Roman"/>
          <w:sz w:val="28"/>
          <w:szCs w:val="28"/>
          <w:u w:val="single"/>
          <w:lang w:val="en-US"/>
        </w:rPr>
      </w:pPr>
    </w:p>
    <w:p w14:paraId="2B9690AC" w14:textId="52C60BA6" w:rsidR="00C82DA5" w:rsidRDefault="00C82DA5" w:rsidP="00C82DA5">
      <w:pPr>
        <w:pStyle w:val="ListParagraph"/>
        <w:numPr>
          <w:ilvl w:val="0"/>
          <w:numId w:val="20"/>
        </w:numPr>
        <w:spacing w:after="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Function </w:t>
      </w:r>
      <w:r w:rsidRPr="00C82DA5">
        <w:rPr>
          <w:rFonts w:ascii="Times New Roman" w:hAnsi="Times New Roman" w:cs="Times New Roman"/>
          <w:b/>
          <w:bCs/>
          <w:sz w:val="28"/>
          <w:szCs w:val="28"/>
          <w:lang w:val="en-US"/>
        </w:rPr>
        <w:t xml:space="preserve">trả về bảng hiển thị </w:t>
      </w:r>
      <w:r w:rsidR="00293736">
        <w:rPr>
          <w:rFonts w:ascii="Times New Roman" w:hAnsi="Times New Roman" w:cs="Times New Roman"/>
          <w:b/>
          <w:bCs/>
          <w:sz w:val="28"/>
          <w:szCs w:val="28"/>
          <w:lang w:val="en-US"/>
        </w:rPr>
        <w:t>chi tiết hóa đơn</w:t>
      </w:r>
      <w:r>
        <w:rPr>
          <w:rFonts w:ascii="Times New Roman" w:hAnsi="Times New Roman" w:cs="Times New Roman"/>
          <w:b/>
          <w:bCs/>
          <w:sz w:val="28"/>
          <w:szCs w:val="28"/>
          <w:lang w:val="en-US"/>
        </w:rPr>
        <w:t>:</w:t>
      </w:r>
    </w:p>
    <w:p w14:paraId="775C5844" w14:textId="76F83702" w:rsidR="00C82DA5" w:rsidRDefault="00C82DA5" w:rsidP="00C82DA5">
      <w:pPr>
        <w:pStyle w:val="ListParagraph"/>
        <w:spacing w:after="0" w:line="360" w:lineRule="auto"/>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lastRenderedPageBreak/>
        <w:t>SQL:</w:t>
      </w:r>
    </w:p>
    <w:p w14:paraId="321EAC19" w14:textId="77777777" w:rsidR="00C82DA5" w:rsidRPr="00AF0197" w:rsidRDefault="00C82DA5" w:rsidP="00C82D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F0197">
        <w:rPr>
          <w:rFonts w:ascii="Cascadia Mono" w:hAnsi="Cascadia Mono" w:cs="Cascadia Mono"/>
          <w:noProof w:val="0"/>
          <w:color w:val="0000FF"/>
          <w:kern w:val="0"/>
          <w:sz w:val="24"/>
          <w:szCs w:val="24"/>
          <w:lang w:val="en-US"/>
        </w:rPr>
        <w:t>DROP</w:t>
      </w:r>
      <w:r w:rsidRPr="00AF0197">
        <w:rPr>
          <w:rFonts w:ascii="Cascadia Mono" w:hAnsi="Cascadia Mono" w:cs="Cascadia Mono"/>
          <w:noProof w:val="0"/>
          <w:color w:val="000000"/>
          <w:kern w:val="0"/>
          <w:sz w:val="24"/>
          <w:szCs w:val="24"/>
          <w:lang w:val="en-US"/>
        </w:rPr>
        <w:t xml:space="preserve"> </w:t>
      </w:r>
      <w:r w:rsidRPr="00AF0197">
        <w:rPr>
          <w:rFonts w:ascii="Cascadia Mono" w:hAnsi="Cascadia Mono" w:cs="Cascadia Mono"/>
          <w:noProof w:val="0"/>
          <w:color w:val="0000FF"/>
          <w:kern w:val="0"/>
          <w:sz w:val="24"/>
          <w:szCs w:val="24"/>
          <w:lang w:val="en-US"/>
        </w:rPr>
        <w:t>FUNCTION</w:t>
      </w:r>
      <w:r w:rsidRPr="00AF0197">
        <w:rPr>
          <w:rFonts w:ascii="Cascadia Mono" w:hAnsi="Cascadia Mono" w:cs="Cascadia Mono"/>
          <w:noProof w:val="0"/>
          <w:color w:val="000000"/>
          <w:kern w:val="0"/>
          <w:sz w:val="24"/>
          <w:szCs w:val="24"/>
          <w:lang w:val="en-US"/>
        </w:rPr>
        <w:t xml:space="preserve"> </w:t>
      </w:r>
      <w:r w:rsidRPr="00AF0197">
        <w:rPr>
          <w:rFonts w:ascii="Cascadia Mono" w:hAnsi="Cascadia Mono" w:cs="Cascadia Mono"/>
          <w:noProof w:val="0"/>
          <w:color w:val="0000FF"/>
          <w:kern w:val="0"/>
          <w:sz w:val="24"/>
          <w:szCs w:val="24"/>
          <w:lang w:val="en-US"/>
        </w:rPr>
        <w:t>IF</w:t>
      </w:r>
      <w:r w:rsidRPr="00AF0197">
        <w:rPr>
          <w:rFonts w:ascii="Cascadia Mono" w:hAnsi="Cascadia Mono" w:cs="Cascadia Mono"/>
          <w:noProof w:val="0"/>
          <w:color w:val="000000"/>
          <w:kern w:val="0"/>
          <w:sz w:val="24"/>
          <w:szCs w:val="24"/>
          <w:lang w:val="en-US"/>
        </w:rPr>
        <w:t xml:space="preserve"> </w:t>
      </w:r>
      <w:r w:rsidRPr="00AF0197">
        <w:rPr>
          <w:rFonts w:ascii="Cascadia Mono" w:hAnsi="Cascadia Mono" w:cs="Cascadia Mono"/>
          <w:noProof w:val="0"/>
          <w:color w:val="808080"/>
          <w:kern w:val="0"/>
          <w:sz w:val="24"/>
          <w:szCs w:val="24"/>
          <w:lang w:val="en-US"/>
        </w:rPr>
        <w:t>EXISTS</w:t>
      </w:r>
      <w:r w:rsidRPr="00AF0197">
        <w:rPr>
          <w:rFonts w:ascii="Cascadia Mono" w:hAnsi="Cascadia Mono" w:cs="Cascadia Mono"/>
          <w:noProof w:val="0"/>
          <w:color w:val="000000"/>
          <w:kern w:val="0"/>
          <w:sz w:val="24"/>
          <w:szCs w:val="24"/>
          <w:lang w:val="en-US"/>
        </w:rPr>
        <w:t xml:space="preserve"> </w:t>
      </w:r>
      <w:proofErr w:type="spellStart"/>
      <w:proofErr w:type="gramStart"/>
      <w:r w:rsidRPr="00AF0197">
        <w:rPr>
          <w:rFonts w:ascii="Cascadia Mono" w:hAnsi="Cascadia Mono" w:cs="Cascadia Mono"/>
          <w:noProof w:val="0"/>
          <w:color w:val="000000"/>
          <w:kern w:val="0"/>
          <w:sz w:val="24"/>
          <w:szCs w:val="24"/>
          <w:lang w:val="en-US"/>
        </w:rPr>
        <w:t>getBillInfo</w:t>
      </w:r>
      <w:proofErr w:type="spellEnd"/>
      <w:proofErr w:type="gramEnd"/>
    </w:p>
    <w:p w14:paraId="5DBD18D1" w14:textId="77777777" w:rsidR="00C82DA5" w:rsidRPr="00AF0197" w:rsidRDefault="00C82DA5" w:rsidP="00C82D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F0197">
        <w:rPr>
          <w:rFonts w:ascii="Cascadia Mono" w:hAnsi="Cascadia Mono" w:cs="Cascadia Mono"/>
          <w:noProof w:val="0"/>
          <w:color w:val="0000FF"/>
          <w:kern w:val="0"/>
          <w:sz w:val="24"/>
          <w:szCs w:val="24"/>
          <w:lang w:val="en-US"/>
        </w:rPr>
        <w:t>GO</w:t>
      </w:r>
    </w:p>
    <w:p w14:paraId="3A6DECAF" w14:textId="77777777" w:rsidR="00C82DA5" w:rsidRPr="00AF0197" w:rsidRDefault="00C82DA5" w:rsidP="00C82D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p>
    <w:p w14:paraId="261DB87D" w14:textId="77777777" w:rsidR="00C82DA5" w:rsidRPr="00AF0197" w:rsidRDefault="00C82DA5" w:rsidP="00C82D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F0197">
        <w:rPr>
          <w:rFonts w:ascii="Cascadia Mono" w:hAnsi="Cascadia Mono" w:cs="Cascadia Mono"/>
          <w:noProof w:val="0"/>
          <w:color w:val="0000FF"/>
          <w:kern w:val="0"/>
          <w:sz w:val="24"/>
          <w:szCs w:val="24"/>
          <w:lang w:val="en-US"/>
        </w:rPr>
        <w:t>CREATE</w:t>
      </w:r>
      <w:r w:rsidRPr="00AF0197">
        <w:rPr>
          <w:rFonts w:ascii="Cascadia Mono" w:hAnsi="Cascadia Mono" w:cs="Cascadia Mono"/>
          <w:noProof w:val="0"/>
          <w:color w:val="000000"/>
          <w:kern w:val="0"/>
          <w:sz w:val="24"/>
          <w:szCs w:val="24"/>
          <w:lang w:val="en-US"/>
        </w:rPr>
        <w:t xml:space="preserve"> </w:t>
      </w:r>
      <w:r w:rsidRPr="00AF0197">
        <w:rPr>
          <w:rFonts w:ascii="Cascadia Mono" w:hAnsi="Cascadia Mono" w:cs="Cascadia Mono"/>
          <w:noProof w:val="0"/>
          <w:color w:val="0000FF"/>
          <w:kern w:val="0"/>
          <w:sz w:val="24"/>
          <w:szCs w:val="24"/>
          <w:lang w:val="en-US"/>
        </w:rPr>
        <w:t>FUNCTION</w:t>
      </w:r>
      <w:r w:rsidRPr="00AF0197">
        <w:rPr>
          <w:rFonts w:ascii="Cascadia Mono" w:hAnsi="Cascadia Mono" w:cs="Cascadia Mono"/>
          <w:noProof w:val="0"/>
          <w:color w:val="000000"/>
          <w:kern w:val="0"/>
          <w:sz w:val="24"/>
          <w:szCs w:val="24"/>
          <w:lang w:val="en-US"/>
        </w:rPr>
        <w:t xml:space="preserve"> </w:t>
      </w:r>
      <w:proofErr w:type="spellStart"/>
      <w:proofErr w:type="gramStart"/>
      <w:r w:rsidRPr="00AF0197">
        <w:rPr>
          <w:rFonts w:ascii="Cascadia Mono" w:hAnsi="Cascadia Mono" w:cs="Cascadia Mono"/>
          <w:noProof w:val="0"/>
          <w:color w:val="000000"/>
          <w:kern w:val="0"/>
          <w:sz w:val="24"/>
          <w:szCs w:val="24"/>
          <w:lang w:val="en-US"/>
        </w:rPr>
        <w:t>getBillInfo</w:t>
      </w:r>
      <w:proofErr w:type="spellEnd"/>
      <w:proofErr w:type="gramEnd"/>
    </w:p>
    <w:p w14:paraId="5D3B4EC0" w14:textId="77777777" w:rsidR="00C82DA5" w:rsidRPr="00AF0197" w:rsidRDefault="00C82DA5" w:rsidP="00C82D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F0197">
        <w:rPr>
          <w:rFonts w:ascii="Cascadia Mono" w:hAnsi="Cascadia Mono" w:cs="Cascadia Mono"/>
          <w:noProof w:val="0"/>
          <w:color w:val="808080"/>
          <w:kern w:val="0"/>
          <w:sz w:val="24"/>
          <w:szCs w:val="24"/>
          <w:lang w:val="en-US"/>
        </w:rPr>
        <w:t>(</w:t>
      </w:r>
    </w:p>
    <w:p w14:paraId="4749168F" w14:textId="77777777" w:rsidR="00C82DA5" w:rsidRPr="00AF0197" w:rsidRDefault="00C82DA5" w:rsidP="00C82D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F0197">
        <w:rPr>
          <w:rFonts w:ascii="Cascadia Mono" w:hAnsi="Cascadia Mono" w:cs="Cascadia Mono"/>
          <w:noProof w:val="0"/>
          <w:color w:val="000000"/>
          <w:kern w:val="0"/>
          <w:sz w:val="24"/>
          <w:szCs w:val="24"/>
          <w:lang w:val="en-US"/>
        </w:rPr>
        <w:tab/>
        <w:t xml:space="preserve">@billID </w:t>
      </w:r>
      <w:proofErr w:type="gramStart"/>
      <w:r w:rsidRPr="00AF0197">
        <w:rPr>
          <w:rFonts w:ascii="Cascadia Mono" w:hAnsi="Cascadia Mono" w:cs="Cascadia Mono"/>
          <w:noProof w:val="0"/>
          <w:color w:val="0000FF"/>
          <w:kern w:val="0"/>
          <w:sz w:val="24"/>
          <w:szCs w:val="24"/>
          <w:lang w:val="en-US"/>
        </w:rPr>
        <w:t>VARCHAR</w:t>
      </w:r>
      <w:r w:rsidRPr="00AF0197">
        <w:rPr>
          <w:rFonts w:ascii="Cascadia Mono" w:hAnsi="Cascadia Mono" w:cs="Cascadia Mono"/>
          <w:noProof w:val="0"/>
          <w:color w:val="808080"/>
          <w:kern w:val="0"/>
          <w:sz w:val="24"/>
          <w:szCs w:val="24"/>
          <w:lang w:val="en-US"/>
        </w:rPr>
        <w:t>(</w:t>
      </w:r>
      <w:proofErr w:type="gramEnd"/>
      <w:r w:rsidRPr="00AF0197">
        <w:rPr>
          <w:rFonts w:ascii="Cascadia Mono" w:hAnsi="Cascadia Mono" w:cs="Cascadia Mono"/>
          <w:noProof w:val="0"/>
          <w:color w:val="000000"/>
          <w:kern w:val="0"/>
          <w:sz w:val="24"/>
          <w:szCs w:val="24"/>
          <w:lang w:val="en-US"/>
        </w:rPr>
        <w:t>7</w:t>
      </w:r>
      <w:r w:rsidRPr="00AF0197">
        <w:rPr>
          <w:rFonts w:ascii="Cascadia Mono" w:hAnsi="Cascadia Mono" w:cs="Cascadia Mono"/>
          <w:noProof w:val="0"/>
          <w:color w:val="808080"/>
          <w:kern w:val="0"/>
          <w:sz w:val="24"/>
          <w:szCs w:val="24"/>
          <w:lang w:val="en-US"/>
        </w:rPr>
        <w:t>)</w:t>
      </w:r>
    </w:p>
    <w:p w14:paraId="59F33A9F" w14:textId="77777777" w:rsidR="00C82DA5" w:rsidRPr="00AF0197" w:rsidRDefault="00C82DA5" w:rsidP="00C82D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F0197">
        <w:rPr>
          <w:rFonts w:ascii="Cascadia Mono" w:hAnsi="Cascadia Mono" w:cs="Cascadia Mono"/>
          <w:noProof w:val="0"/>
          <w:color w:val="808080"/>
          <w:kern w:val="0"/>
          <w:sz w:val="24"/>
          <w:szCs w:val="24"/>
          <w:lang w:val="en-US"/>
        </w:rPr>
        <w:t>)</w:t>
      </w:r>
    </w:p>
    <w:p w14:paraId="631CDB53" w14:textId="77777777" w:rsidR="00C82DA5" w:rsidRPr="00AF0197" w:rsidRDefault="00C82DA5" w:rsidP="00C82D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F0197">
        <w:rPr>
          <w:rFonts w:ascii="Cascadia Mono" w:hAnsi="Cascadia Mono" w:cs="Cascadia Mono"/>
          <w:noProof w:val="0"/>
          <w:color w:val="0000FF"/>
          <w:kern w:val="0"/>
          <w:sz w:val="24"/>
          <w:szCs w:val="24"/>
          <w:lang w:val="en-US"/>
        </w:rPr>
        <w:t>RETURNS</w:t>
      </w:r>
      <w:r w:rsidRPr="00AF0197">
        <w:rPr>
          <w:rFonts w:ascii="Cascadia Mono" w:hAnsi="Cascadia Mono" w:cs="Cascadia Mono"/>
          <w:noProof w:val="0"/>
          <w:color w:val="000000"/>
          <w:kern w:val="0"/>
          <w:sz w:val="24"/>
          <w:szCs w:val="24"/>
          <w:lang w:val="en-US"/>
        </w:rPr>
        <w:t xml:space="preserve"> </w:t>
      </w:r>
      <w:r w:rsidRPr="00AF0197">
        <w:rPr>
          <w:rFonts w:ascii="Cascadia Mono" w:hAnsi="Cascadia Mono" w:cs="Cascadia Mono"/>
          <w:noProof w:val="0"/>
          <w:color w:val="0000FF"/>
          <w:kern w:val="0"/>
          <w:sz w:val="24"/>
          <w:szCs w:val="24"/>
          <w:lang w:val="en-US"/>
        </w:rPr>
        <w:t>TABLE</w:t>
      </w:r>
    </w:p>
    <w:p w14:paraId="6516D8C4" w14:textId="77777777" w:rsidR="00C82DA5" w:rsidRPr="00AF0197" w:rsidRDefault="00C82DA5" w:rsidP="00C82D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F0197">
        <w:rPr>
          <w:rFonts w:ascii="Cascadia Mono" w:hAnsi="Cascadia Mono" w:cs="Cascadia Mono"/>
          <w:noProof w:val="0"/>
          <w:color w:val="0000FF"/>
          <w:kern w:val="0"/>
          <w:sz w:val="24"/>
          <w:szCs w:val="24"/>
          <w:lang w:val="en-US"/>
        </w:rPr>
        <w:t>AS</w:t>
      </w:r>
    </w:p>
    <w:p w14:paraId="3886BA56" w14:textId="77777777" w:rsidR="00C82DA5" w:rsidRPr="00AF0197" w:rsidRDefault="00C82DA5" w:rsidP="00C82D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F0197">
        <w:rPr>
          <w:rFonts w:ascii="Cascadia Mono" w:hAnsi="Cascadia Mono" w:cs="Cascadia Mono"/>
          <w:noProof w:val="0"/>
          <w:color w:val="0000FF"/>
          <w:kern w:val="0"/>
          <w:sz w:val="24"/>
          <w:szCs w:val="24"/>
          <w:lang w:val="en-US"/>
        </w:rPr>
        <w:t>RETURN</w:t>
      </w:r>
    </w:p>
    <w:p w14:paraId="23A734A2" w14:textId="77777777" w:rsidR="00C82DA5" w:rsidRPr="00AF0197" w:rsidRDefault="00C82DA5" w:rsidP="00C82D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F0197">
        <w:rPr>
          <w:rFonts w:ascii="Cascadia Mono" w:hAnsi="Cascadia Mono" w:cs="Cascadia Mono"/>
          <w:noProof w:val="0"/>
          <w:color w:val="808080"/>
          <w:kern w:val="0"/>
          <w:sz w:val="24"/>
          <w:szCs w:val="24"/>
          <w:lang w:val="en-US"/>
        </w:rPr>
        <w:t>(</w:t>
      </w:r>
    </w:p>
    <w:p w14:paraId="609AF7F3" w14:textId="77777777" w:rsidR="00C82DA5" w:rsidRPr="00AF0197" w:rsidRDefault="00C82DA5" w:rsidP="00C82D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F0197">
        <w:rPr>
          <w:rFonts w:ascii="Cascadia Mono" w:hAnsi="Cascadia Mono" w:cs="Cascadia Mono"/>
          <w:noProof w:val="0"/>
          <w:color w:val="000000"/>
          <w:kern w:val="0"/>
          <w:sz w:val="24"/>
          <w:szCs w:val="24"/>
          <w:lang w:val="en-US"/>
        </w:rPr>
        <w:tab/>
      </w:r>
      <w:r w:rsidRPr="00AF0197">
        <w:rPr>
          <w:rFonts w:ascii="Cascadia Mono" w:hAnsi="Cascadia Mono" w:cs="Cascadia Mono"/>
          <w:noProof w:val="0"/>
          <w:color w:val="0000FF"/>
          <w:kern w:val="0"/>
          <w:sz w:val="24"/>
          <w:szCs w:val="24"/>
          <w:lang w:val="en-US"/>
        </w:rPr>
        <w:t>SELECT</w:t>
      </w:r>
      <w:r w:rsidRPr="00AF0197">
        <w:rPr>
          <w:rFonts w:ascii="Cascadia Mono" w:hAnsi="Cascadia Mono" w:cs="Cascadia Mono"/>
          <w:noProof w:val="0"/>
          <w:color w:val="000000"/>
          <w:kern w:val="0"/>
          <w:sz w:val="24"/>
          <w:szCs w:val="24"/>
          <w:lang w:val="en-US"/>
        </w:rPr>
        <w:t xml:space="preserve"> Product</w:t>
      </w:r>
      <w:r w:rsidRPr="00AF0197">
        <w:rPr>
          <w:rFonts w:ascii="Cascadia Mono" w:hAnsi="Cascadia Mono" w:cs="Cascadia Mono"/>
          <w:noProof w:val="0"/>
          <w:color w:val="808080"/>
          <w:kern w:val="0"/>
          <w:sz w:val="24"/>
          <w:szCs w:val="24"/>
          <w:lang w:val="en-US"/>
        </w:rPr>
        <w:t>.</w:t>
      </w:r>
      <w:r w:rsidRPr="00AF0197">
        <w:rPr>
          <w:rFonts w:ascii="Cascadia Mono" w:hAnsi="Cascadia Mono" w:cs="Cascadia Mono"/>
          <w:noProof w:val="0"/>
          <w:color w:val="0000FF"/>
          <w:kern w:val="0"/>
          <w:sz w:val="24"/>
          <w:szCs w:val="24"/>
          <w:lang w:val="en-US"/>
        </w:rPr>
        <w:t>name</w:t>
      </w:r>
      <w:r w:rsidRPr="00AF0197">
        <w:rPr>
          <w:rFonts w:ascii="Cascadia Mono" w:hAnsi="Cascadia Mono" w:cs="Cascadia Mono"/>
          <w:noProof w:val="0"/>
          <w:color w:val="808080"/>
          <w:kern w:val="0"/>
          <w:sz w:val="24"/>
          <w:szCs w:val="24"/>
          <w:lang w:val="en-US"/>
        </w:rPr>
        <w:t>,</w:t>
      </w:r>
      <w:r w:rsidRPr="00AF0197">
        <w:rPr>
          <w:rFonts w:ascii="Cascadia Mono" w:hAnsi="Cascadia Mono" w:cs="Cascadia Mono"/>
          <w:noProof w:val="0"/>
          <w:color w:val="000000"/>
          <w:kern w:val="0"/>
          <w:sz w:val="24"/>
          <w:szCs w:val="24"/>
          <w:lang w:val="en-US"/>
        </w:rPr>
        <w:t xml:space="preserve"> </w:t>
      </w:r>
      <w:proofErr w:type="spellStart"/>
      <w:r w:rsidRPr="00AF0197">
        <w:rPr>
          <w:rFonts w:ascii="Cascadia Mono" w:hAnsi="Cascadia Mono" w:cs="Cascadia Mono"/>
          <w:noProof w:val="0"/>
          <w:color w:val="000000"/>
          <w:kern w:val="0"/>
          <w:sz w:val="24"/>
          <w:szCs w:val="24"/>
          <w:lang w:val="en-US"/>
        </w:rPr>
        <w:t>BillInfo</w:t>
      </w:r>
      <w:r w:rsidRPr="00AF0197">
        <w:rPr>
          <w:rFonts w:ascii="Cascadia Mono" w:hAnsi="Cascadia Mono" w:cs="Cascadia Mono"/>
          <w:noProof w:val="0"/>
          <w:color w:val="808080"/>
          <w:kern w:val="0"/>
          <w:sz w:val="24"/>
          <w:szCs w:val="24"/>
          <w:lang w:val="en-US"/>
        </w:rPr>
        <w:t>.</w:t>
      </w:r>
      <w:r w:rsidRPr="00AF0197">
        <w:rPr>
          <w:rFonts w:ascii="Cascadia Mono" w:hAnsi="Cascadia Mono" w:cs="Cascadia Mono"/>
          <w:noProof w:val="0"/>
          <w:color w:val="000000"/>
          <w:kern w:val="0"/>
          <w:sz w:val="24"/>
          <w:szCs w:val="24"/>
          <w:lang w:val="en-US"/>
        </w:rPr>
        <w:t>quantity</w:t>
      </w:r>
      <w:proofErr w:type="spellEnd"/>
      <w:r w:rsidRPr="00AF0197">
        <w:rPr>
          <w:rFonts w:ascii="Cascadia Mono" w:hAnsi="Cascadia Mono" w:cs="Cascadia Mono"/>
          <w:noProof w:val="0"/>
          <w:color w:val="808080"/>
          <w:kern w:val="0"/>
          <w:sz w:val="24"/>
          <w:szCs w:val="24"/>
          <w:lang w:val="en-US"/>
        </w:rPr>
        <w:t>,</w:t>
      </w:r>
      <w:r w:rsidRPr="00AF0197">
        <w:rPr>
          <w:rFonts w:ascii="Cascadia Mono" w:hAnsi="Cascadia Mono" w:cs="Cascadia Mono"/>
          <w:noProof w:val="0"/>
          <w:color w:val="000000"/>
          <w:kern w:val="0"/>
          <w:sz w:val="24"/>
          <w:szCs w:val="24"/>
          <w:lang w:val="en-US"/>
        </w:rPr>
        <w:t xml:space="preserve"> </w:t>
      </w:r>
      <w:proofErr w:type="spellStart"/>
      <w:r w:rsidRPr="00AF0197">
        <w:rPr>
          <w:rFonts w:ascii="Cascadia Mono" w:hAnsi="Cascadia Mono" w:cs="Cascadia Mono"/>
          <w:noProof w:val="0"/>
          <w:color w:val="000000"/>
          <w:kern w:val="0"/>
          <w:sz w:val="24"/>
          <w:szCs w:val="24"/>
          <w:lang w:val="en-US"/>
        </w:rPr>
        <w:t>Product</w:t>
      </w:r>
      <w:r w:rsidRPr="00AF0197">
        <w:rPr>
          <w:rFonts w:ascii="Cascadia Mono" w:hAnsi="Cascadia Mono" w:cs="Cascadia Mono"/>
          <w:noProof w:val="0"/>
          <w:color w:val="808080"/>
          <w:kern w:val="0"/>
          <w:sz w:val="24"/>
          <w:szCs w:val="24"/>
          <w:lang w:val="en-US"/>
        </w:rPr>
        <w:t>.</w:t>
      </w:r>
      <w:r w:rsidRPr="00AF0197">
        <w:rPr>
          <w:rFonts w:ascii="Cascadia Mono" w:hAnsi="Cascadia Mono" w:cs="Cascadia Mono"/>
          <w:noProof w:val="0"/>
          <w:color w:val="000000"/>
          <w:kern w:val="0"/>
          <w:sz w:val="24"/>
          <w:szCs w:val="24"/>
          <w:lang w:val="en-US"/>
        </w:rPr>
        <w:t>price</w:t>
      </w:r>
      <w:proofErr w:type="spellEnd"/>
      <w:r w:rsidRPr="00AF0197">
        <w:rPr>
          <w:rFonts w:ascii="Cascadia Mono" w:hAnsi="Cascadia Mono" w:cs="Cascadia Mono"/>
          <w:noProof w:val="0"/>
          <w:color w:val="000000"/>
          <w:kern w:val="0"/>
          <w:sz w:val="24"/>
          <w:szCs w:val="24"/>
          <w:lang w:val="en-US"/>
        </w:rPr>
        <w:t xml:space="preserve"> </w:t>
      </w:r>
      <w:r w:rsidRPr="00AF0197">
        <w:rPr>
          <w:rFonts w:ascii="Cascadia Mono" w:hAnsi="Cascadia Mono" w:cs="Cascadia Mono"/>
          <w:noProof w:val="0"/>
          <w:color w:val="808080"/>
          <w:kern w:val="0"/>
          <w:sz w:val="24"/>
          <w:szCs w:val="24"/>
          <w:lang w:val="en-US"/>
        </w:rPr>
        <w:t>*</w:t>
      </w:r>
      <w:r w:rsidRPr="00AF0197">
        <w:rPr>
          <w:rFonts w:ascii="Cascadia Mono" w:hAnsi="Cascadia Mono" w:cs="Cascadia Mono"/>
          <w:noProof w:val="0"/>
          <w:color w:val="000000"/>
          <w:kern w:val="0"/>
          <w:sz w:val="24"/>
          <w:szCs w:val="24"/>
          <w:lang w:val="en-US"/>
        </w:rPr>
        <w:t xml:space="preserve"> </w:t>
      </w:r>
      <w:proofErr w:type="spellStart"/>
      <w:r w:rsidRPr="00AF0197">
        <w:rPr>
          <w:rFonts w:ascii="Cascadia Mono" w:hAnsi="Cascadia Mono" w:cs="Cascadia Mono"/>
          <w:noProof w:val="0"/>
          <w:color w:val="000000"/>
          <w:kern w:val="0"/>
          <w:sz w:val="24"/>
          <w:szCs w:val="24"/>
          <w:lang w:val="en-US"/>
        </w:rPr>
        <w:t>BillInfo</w:t>
      </w:r>
      <w:r w:rsidRPr="00AF0197">
        <w:rPr>
          <w:rFonts w:ascii="Cascadia Mono" w:hAnsi="Cascadia Mono" w:cs="Cascadia Mono"/>
          <w:noProof w:val="0"/>
          <w:color w:val="808080"/>
          <w:kern w:val="0"/>
          <w:sz w:val="24"/>
          <w:szCs w:val="24"/>
          <w:lang w:val="en-US"/>
        </w:rPr>
        <w:t>.</w:t>
      </w:r>
      <w:r w:rsidRPr="00AF0197">
        <w:rPr>
          <w:rFonts w:ascii="Cascadia Mono" w:hAnsi="Cascadia Mono" w:cs="Cascadia Mono"/>
          <w:noProof w:val="0"/>
          <w:color w:val="000000"/>
          <w:kern w:val="0"/>
          <w:sz w:val="24"/>
          <w:szCs w:val="24"/>
          <w:lang w:val="en-US"/>
        </w:rPr>
        <w:t>quantity</w:t>
      </w:r>
      <w:proofErr w:type="spellEnd"/>
      <w:r w:rsidRPr="00AF0197">
        <w:rPr>
          <w:rFonts w:ascii="Cascadia Mono" w:hAnsi="Cascadia Mono" w:cs="Cascadia Mono"/>
          <w:noProof w:val="0"/>
          <w:color w:val="000000"/>
          <w:kern w:val="0"/>
          <w:sz w:val="24"/>
          <w:szCs w:val="24"/>
          <w:lang w:val="en-US"/>
        </w:rPr>
        <w:t xml:space="preserve"> </w:t>
      </w:r>
      <w:r w:rsidRPr="00AF0197">
        <w:rPr>
          <w:rFonts w:ascii="Cascadia Mono" w:hAnsi="Cascadia Mono" w:cs="Cascadia Mono"/>
          <w:noProof w:val="0"/>
          <w:color w:val="0000FF"/>
          <w:kern w:val="0"/>
          <w:sz w:val="24"/>
          <w:szCs w:val="24"/>
          <w:lang w:val="en-US"/>
        </w:rPr>
        <w:t>AS</w:t>
      </w:r>
      <w:r w:rsidRPr="00AF0197">
        <w:rPr>
          <w:rFonts w:ascii="Cascadia Mono" w:hAnsi="Cascadia Mono" w:cs="Cascadia Mono"/>
          <w:noProof w:val="0"/>
          <w:color w:val="000000"/>
          <w:kern w:val="0"/>
          <w:sz w:val="24"/>
          <w:szCs w:val="24"/>
          <w:lang w:val="en-US"/>
        </w:rPr>
        <w:t xml:space="preserve"> </w:t>
      </w:r>
      <w:proofErr w:type="spellStart"/>
      <w:proofErr w:type="gramStart"/>
      <w:r w:rsidRPr="00AF0197">
        <w:rPr>
          <w:rFonts w:ascii="Cascadia Mono" w:hAnsi="Cascadia Mono" w:cs="Cascadia Mono"/>
          <w:noProof w:val="0"/>
          <w:color w:val="000000"/>
          <w:kern w:val="0"/>
          <w:sz w:val="24"/>
          <w:szCs w:val="24"/>
          <w:lang w:val="en-US"/>
        </w:rPr>
        <w:t>totalPrice</w:t>
      </w:r>
      <w:proofErr w:type="spellEnd"/>
      <w:proofErr w:type="gramEnd"/>
    </w:p>
    <w:p w14:paraId="342721F6" w14:textId="77777777" w:rsidR="00C82DA5" w:rsidRPr="00AF0197" w:rsidRDefault="00C82DA5" w:rsidP="00C82D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F0197">
        <w:rPr>
          <w:rFonts w:ascii="Cascadia Mono" w:hAnsi="Cascadia Mono" w:cs="Cascadia Mono"/>
          <w:noProof w:val="0"/>
          <w:color w:val="000000"/>
          <w:kern w:val="0"/>
          <w:sz w:val="24"/>
          <w:szCs w:val="24"/>
          <w:lang w:val="en-US"/>
        </w:rPr>
        <w:tab/>
      </w:r>
      <w:r w:rsidRPr="00AF0197">
        <w:rPr>
          <w:rFonts w:ascii="Cascadia Mono" w:hAnsi="Cascadia Mono" w:cs="Cascadia Mono"/>
          <w:noProof w:val="0"/>
          <w:color w:val="0000FF"/>
          <w:kern w:val="0"/>
          <w:sz w:val="24"/>
          <w:szCs w:val="24"/>
          <w:lang w:val="en-US"/>
        </w:rPr>
        <w:t>FROM</w:t>
      </w:r>
      <w:r w:rsidRPr="00AF0197">
        <w:rPr>
          <w:rFonts w:ascii="Cascadia Mono" w:hAnsi="Cascadia Mono" w:cs="Cascadia Mono"/>
          <w:noProof w:val="0"/>
          <w:color w:val="000000"/>
          <w:kern w:val="0"/>
          <w:sz w:val="24"/>
          <w:szCs w:val="24"/>
          <w:lang w:val="en-US"/>
        </w:rPr>
        <w:t xml:space="preserve"> </w:t>
      </w:r>
      <w:proofErr w:type="spellStart"/>
      <w:r w:rsidRPr="00AF0197">
        <w:rPr>
          <w:rFonts w:ascii="Cascadia Mono" w:hAnsi="Cascadia Mono" w:cs="Cascadia Mono"/>
          <w:noProof w:val="0"/>
          <w:color w:val="000000"/>
          <w:kern w:val="0"/>
          <w:sz w:val="24"/>
          <w:szCs w:val="24"/>
          <w:lang w:val="en-US"/>
        </w:rPr>
        <w:t>BillInfo</w:t>
      </w:r>
      <w:proofErr w:type="spellEnd"/>
      <w:r w:rsidRPr="00AF0197">
        <w:rPr>
          <w:rFonts w:ascii="Cascadia Mono" w:hAnsi="Cascadia Mono" w:cs="Cascadia Mono"/>
          <w:noProof w:val="0"/>
          <w:color w:val="808080"/>
          <w:kern w:val="0"/>
          <w:sz w:val="24"/>
          <w:szCs w:val="24"/>
          <w:lang w:val="en-US"/>
        </w:rPr>
        <w:t>,</w:t>
      </w:r>
      <w:r w:rsidRPr="00AF0197">
        <w:rPr>
          <w:rFonts w:ascii="Cascadia Mono" w:hAnsi="Cascadia Mono" w:cs="Cascadia Mono"/>
          <w:noProof w:val="0"/>
          <w:color w:val="000000"/>
          <w:kern w:val="0"/>
          <w:sz w:val="24"/>
          <w:szCs w:val="24"/>
          <w:lang w:val="en-US"/>
        </w:rPr>
        <w:t xml:space="preserve"> Product</w:t>
      </w:r>
    </w:p>
    <w:p w14:paraId="5C4E976F" w14:textId="77777777" w:rsidR="00C82DA5" w:rsidRPr="00AF0197" w:rsidRDefault="00C82DA5" w:rsidP="00C82D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F0197">
        <w:rPr>
          <w:rFonts w:ascii="Cascadia Mono" w:hAnsi="Cascadia Mono" w:cs="Cascadia Mono"/>
          <w:noProof w:val="0"/>
          <w:color w:val="000000"/>
          <w:kern w:val="0"/>
          <w:sz w:val="24"/>
          <w:szCs w:val="24"/>
          <w:lang w:val="en-US"/>
        </w:rPr>
        <w:tab/>
      </w:r>
      <w:r w:rsidRPr="00AF0197">
        <w:rPr>
          <w:rFonts w:ascii="Cascadia Mono" w:hAnsi="Cascadia Mono" w:cs="Cascadia Mono"/>
          <w:noProof w:val="0"/>
          <w:color w:val="0000FF"/>
          <w:kern w:val="0"/>
          <w:sz w:val="24"/>
          <w:szCs w:val="24"/>
          <w:lang w:val="en-US"/>
        </w:rPr>
        <w:t>WHERE</w:t>
      </w:r>
      <w:r w:rsidRPr="00AF0197">
        <w:rPr>
          <w:rFonts w:ascii="Cascadia Mono" w:hAnsi="Cascadia Mono" w:cs="Cascadia Mono"/>
          <w:noProof w:val="0"/>
          <w:color w:val="000000"/>
          <w:kern w:val="0"/>
          <w:sz w:val="24"/>
          <w:szCs w:val="24"/>
          <w:lang w:val="en-US"/>
        </w:rPr>
        <w:t xml:space="preserve"> </w:t>
      </w:r>
      <w:proofErr w:type="spellStart"/>
      <w:r w:rsidRPr="00AF0197">
        <w:rPr>
          <w:rFonts w:ascii="Cascadia Mono" w:hAnsi="Cascadia Mono" w:cs="Cascadia Mono"/>
          <w:noProof w:val="0"/>
          <w:color w:val="000000"/>
          <w:kern w:val="0"/>
          <w:sz w:val="24"/>
          <w:szCs w:val="24"/>
          <w:lang w:val="en-US"/>
        </w:rPr>
        <w:t>BillInfo</w:t>
      </w:r>
      <w:r w:rsidRPr="00AF0197">
        <w:rPr>
          <w:rFonts w:ascii="Cascadia Mono" w:hAnsi="Cascadia Mono" w:cs="Cascadia Mono"/>
          <w:noProof w:val="0"/>
          <w:color w:val="808080"/>
          <w:kern w:val="0"/>
          <w:sz w:val="24"/>
          <w:szCs w:val="24"/>
          <w:lang w:val="en-US"/>
        </w:rPr>
        <w:t>.</w:t>
      </w:r>
      <w:r w:rsidRPr="00AF0197">
        <w:rPr>
          <w:rFonts w:ascii="Cascadia Mono" w:hAnsi="Cascadia Mono" w:cs="Cascadia Mono"/>
          <w:noProof w:val="0"/>
          <w:color w:val="000000"/>
          <w:kern w:val="0"/>
          <w:sz w:val="24"/>
          <w:szCs w:val="24"/>
          <w:lang w:val="en-US"/>
        </w:rPr>
        <w:t>productID</w:t>
      </w:r>
      <w:proofErr w:type="spellEnd"/>
      <w:r w:rsidRPr="00AF0197">
        <w:rPr>
          <w:rFonts w:ascii="Cascadia Mono" w:hAnsi="Cascadia Mono" w:cs="Cascadia Mono"/>
          <w:noProof w:val="0"/>
          <w:color w:val="000000"/>
          <w:kern w:val="0"/>
          <w:sz w:val="24"/>
          <w:szCs w:val="24"/>
          <w:lang w:val="en-US"/>
        </w:rPr>
        <w:t xml:space="preserve"> </w:t>
      </w:r>
      <w:r w:rsidRPr="00AF0197">
        <w:rPr>
          <w:rFonts w:ascii="Cascadia Mono" w:hAnsi="Cascadia Mono" w:cs="Cascadia Mono"/>
          <w:noProof w:val="0"/>
          <w:color w:val="808080"/>
          <w:kern w:val="0"/>
          <w:sz w:val="24"/>
          <w:szCs w:val="24"/>
          <w:lang w:val="en-US"/>
        </w:rPr>
        <w:t>=</w:t>
      </w:r>
      <w:r w:rsidRPr="00AF0197">
        <w:rPr>
          <w:rFonts w:ascii="Cascadia Mono" w:hAnsi="Cascadia Mono" w:cs="Cascadia Mono"/>
          <w:noProof w:val="0"/>
          <w:color w:val="000000"/>
          <w:kern w:val="0"/>
          <w:sz w:val="24"/>
          <w:szCs w:val="24"/>
          <w:lang w:val="en-US"/>
        </w:rPr>
        <w:t xml:space="preserve"> Product</w:t>
      </w:r>
      <w:r w:rsidRPr="00AF0197">
        <w:rPr>
          <w:rFonts w:ascii="Cascadia Mono" w:hAnsi="Cascadia Mono" w:cs="Cascadia Mono"/>
          <w:noProof w:val="0"/>
          <w:color w:val="808080"/>
          <w:kern w:val="0"/>
          <w:sz w:val="24"/>
          <w:szCs w:val="24"/>
          <w:lang w:val="en-US"/>
        </w:rPr>
        <w:t>.</w:t>
      </w:r>
      <w:r w:rsidRPr="00AF0197">
        <w:rPr>
          <w:rFonts w:ascii="Cascadia Mono" w:hAnsi="Cascadia Mono" w:cs="Cascadia Mono"/>
          <w:noProof w:val="0"/>
          <w:color w:val="000000"/>
          <w:kern w:val="0"/>
          <w:sz w:val="24"/>
          <w:szCs w:val="24"/>
          <w:lang w:val="en-US"/>
        </w:rPr>
        <w:t xml:space="preserve">ID </w:t>
      </w:r>
      <w:r w:rsidRPr="00AF0197">
        <w:rPr>
          <w:rFonts w:ascii="Cascadia Mono" w:hAnsi="Cascadia Mono" w:cs="Cascadia Mono"/>
          <w:noProof w:val="0"/>
          <w:color w:val="808080"/>
          <w:kern w:val="0"/>
          <w:sz w:val="24"/>
          <w:szCs w:val="24"/>
          <w:lang w:val="en-US"/>
        </w:rPr>
        <w:t>AND</w:t>
      </w:r>
      <w:r w:rsidRPr="00AF0197">
        <w:rPr>
          <w:rFonts w:ascii="Cascadia Mono" w:hAnsi="Cascadia Mono" w:cs="Cascadia Mono"/>
          <w:noProof w:val="0"/>
          <w:color w:val="000000"/>
          <w:kern w:val="0"/>
          <w:sz w:val="24"/>
          <w:szCs w:val="24"/>
          <w:lang w:val="en-US"/>
        </w:rPr>
        <w:t xml:space="preserve"> </w:t>
      </w:r>
      <w:proofErr w:type="spellStart"/>
      <w:r w:rsidRPr="00AF0197">
        <w:rPr>
          <w:rFonts w:ascii="Cascadia Mono" w:hAnsi="Cascadia Mono" w:cs="Cascadia Mono"/>
          <w:noProof w:val="0"/>
          <w:color w:val="000000"/>
          <w:kern w:val="0"/>
          <w:sz w:val="24"/>
          <w:szCs w:val="24"/>
          <w:lang w:val="en-US"/>
        </w:rPr>
        <w:t>BillInfo</w:t>
      </w:r>
      <w:r w:rsidRPr="00AF0197">
        <w:rPr>
          <w:rFonts w:ascii="Cascadia Mono" w:hAnsi="Cascadia Mono" w:cs="Cascadia Mono"/>
          <w:noProof w:val="0"/>
          <w:color w:val="808080"/>
          <w:kern w:val="0"/>
          <w:sz w:val="24"/>
          <w:szCs w:val="24"/>
          <w:lang w:val="en-US"/>
        </w:rPr>
        <w:t>.</w:t>
      </w:r>
      <w:r w:rsidRPr="00AF0197">
        <w:rPr>
          <w:rFonts w:ascii="Cascadia Mono" w:hAnsi="Cascadia Mono" w:cs="Cascadia Mono"/>
          <w:noProof w:val="0"/>
          <w:color w:val="000000"/>
          <w:kern w:val="0"/>
          <w:sz w:val="24"/>
          <w:szCs w:val="24"/>
          <w:lang w:val="en-US"/>
        </w:rPr>
        <w:t>billID</w:t>
      </w:r>
      <w:proofErr w:type="spellEnd"/>
      <w:r w:rsidRPr="00AF0197">
        <w:rPr>
          <w:rFonts w:ascii="Cascadia Mono" w:hAnsi="Cascadia Mono" w:cs="Cascadia Mono"/>
          <w:noProof w:val="0"/>
          <w:color w:val="000000"/>
          <w:kern w:val="0"/>
          <w:sz w:val="24"/>
          <w:szCs w:val="24"/>
          <w:lang w:val="en-US"/>
        </w:rPr>
        <w:t xml:space="preserve"> </w:t>
      </w:r>
      <w:r w:rsidRPr="00AF0197">
        <w:rPr>
          <w:rFonts w:ascii="Cascadia Mono" w:hAnsi="Cascadia Mono" w:cs="Cascadia Mono"/>
          <w:noProof w:val="0"/>
          <w:color w:val="808080"/>
          <w:kern w:val="0"/>
          <w:sz w:val="24"/>
          <w:szCs w:val="24"/>
          <w:lang w:val="en-US"/>
        </w:rPr>
        <w:t>=</w:t>
      </w:r>
      <w:r w:rsidRPr="00AF0197">
        <w:rPr>
          <w:rFonts w:ascii="Cascadia Mono" w:hAnsi="Cascadia Mono" w:cs="Cascadia Mono"/>
          <w:noProof w:val="0"/>
          <w:color w:val="000000"/>
          <w:kern w:val="0"/>
          <w:sz w:val="24"/>
          <w:szCs w:val="24"/>
          <w:lang w:val="en-US"/>
        </w:rPr>
        <w:t xml:space="preserve"> @billID</w:t>
      </w:r>
    </w:p>
    <w:p w14:paraId="4E145896" w14:textId="77777777" w:rsidR="00C82DA5" w:rsidRPr="00AF0197" w:rsidRDefault="00C82DA5" w:rsidP="00C82D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F0197">
        <w:rPr>
          <w:rFonts w:ascii="Cascadia Mono" w:hAnsi="Cascadia Mono" w:cs="Cascadia Mono"/>
          <w:noProof w:val="0"/>
          <w:color w:val="808080"/>
          <w:kern w:val="0"/>
          <w:sz w:val="24"/>
          <w:szCs w:val="24"/>
          <w:lang w:val="en-US"/>
        </w:rPr>
        <w:t>)</w:t>
      </w:r>
    </w:p>
    <w:p w14:paraId="1B4F8143" w14:textId="7D975578" w:rsidR="00C82DA5" w:rsidRPr="00AF0197" w:rsidRDefault="00C82DA5" w:rsidP="00C82DA5">
      <w:pPr>
        <w:pStyle w:val="ListParagraph"/>
        <w:pBdr>
          <w:top w:val="single" w:sz="4" w:space="1" w:color="auto"/>
          <w:left w:val="single" w:sz="4" w:space="4" w:color="auto"/>
          <w:bottom w:val="single" w:sz="4" w:space="1" w:color="auto"/>
          <w:right w:val="single" w:sz="4" w:space="4" w:color="auto"/>
        </w:pBdr>
        <w:spacing w:after="0" w:line="360" w:lineRule="auto"/>
        <w:ind w:left="1584"/>
        <w:rPr>
          <w:rFonts w:ascii="Cascadia Mono" w:hAnsi="Cascadia Mono" w:cs="Cascadia Mono"/>
          <w:sz w:val="24"/>
          <w:szCs w:val="24"/>
          <w:u w:val="single"/>
          <w:lang w:val="en-US"/>
        </w:rPr>
      </w:pPr>
      <w:r w:rsidRPr="00AF0197">
        <w:rPr>
          <w:rFonts w:ascii="Cascadia Mono" w:hAnsi="Cascadia Mono" w:cs="Cascadia Mono"/>
          <w:noProof w:val="0"/>
          <w:color w:val="0000FF"/>
          <w:kern w:val="0"/>
          <w:sz w:val="24"/>
          <w:szCs w:val="24"/>
          <w:lang w:val="en-US"/>
        </w:rPr>
        <w:t>GO</w:t>
      </w:r>
    </w:p>
    <w:p w14:paraId="36766678" w14:textId="77777777" w:rsidR="00C82DA5" w:rsidRDefault="00C82DA5" w:rsidP="00C82DA5">
      <w:pPr>
        <w:pStyle w:val="ListParagraph"/>
        <w:spacing w:after="0" w:line="360" w:lineRule="auto"/>
        <w:ind w:left="1584"/>
        <w:rPr>
          <w:rFonts w:ascii="Times New Roman" w:hAnsi="Times New Roman" w:cs="Times New Roman"/>
          <w:sz w:val="28"/>
          <w:szCs w:val="28"/>
          <w:u w:val="single"/>
          <w:lang w:val="en-US"/>
        </w:rPr>
      </w:pPr>
    </w:p>
    <w:p w14:paraId="4BDD3168" w14:textId="2B5CBD9A" w:rsidR="00C82DA5" w:rsidRDefault="00C82DA5" w:rsidP="00C82DA5">
      <w:pPr>
        <w:pStyle w:val="ListParagraph"/>
        <w:spacing w:after="0" w:line="360" w:lineRule="auto"/>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C# code:</w:t>
      </w:r>
    </w:p>
    <w:p w14:paraId="402F41D0" w14:textId="77777777" w:rsidR="00DD769A" w:rsidRPr="00DD769A" w:rsidRDefault="00DD769A" w:rsidP="00DD76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D769A">
        <w:rPr>
          <w:rFonts w:ascii="Cascadia Mono" w:hAnsi="Cascadia Mono" w:cs="Cascadia Mono"/>
          <w:noProof w:val="0"/>
          <w:color w:val="000000"/>
          <w:kern w:val="0"/>
          <w:sz w:val="24"/>
          <w:szCs w:val="24"/>
          <w:lang w:val="en-US"/>
        </w:rPr>
        <w:t>try</w:t>
      </w:r>
    </w:p>
    <w:p w14:paraId="6FFC9C54" w14:textId="77777777" w:rsidR="00DD769A" w:rsidRPr="00DD769A" w:rsidRDefault="00DD769A" w:rsidP="00DD76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D769A">
        <w:rPr>
          <w:rFonts w:ascii="Cascadia Mono" w:hAnsi="Cascadia Mono" w:cs="Cascadia Mono"/>
          <w:noProof w:val="0"/>
          <w:color w:val="000000"/>
          <w:kern w:val="0"/>
          <w:sz w:val="24"/>
          <w:szCs w:val="24"/>
          <w:lang w:val="en-US"/>
        </w:rPr>
        <w:t>{</w:t>
      </w:r>
    </w:p>
    <w:p w14:paraId="49064591" w14:textId="77777777" w:rsidR="00DD769A" w:rsidRPr="00DD769A" w:rsidRDefault="00DD769A" w:rsidP="00DD76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D769A">
        <w:rPr>
          <w:rFonts w:ascii="Cascadia Mono" w:hAnsi="Cascadia Mono" w:cs="Cascadia Mono"/>
          <w:noProof w:val="0"/>
          <w:color w:val="000000"/>
          <w:kern w:val="0"/>
          <w:sz w:val="24"/>
          <w:szCs w:val="24"/>
          <w:lang w:val="en-US"/>
        </w:rPr>
        <w:t xml:space="preserve">    </w:t>
      </w:r>
      <w:proofErr w:type="spellStart"/>
      <w:r w:rsidRPr="00DD769A">
        <w:rPr>
          <w:rFonts w:ascii="Cascadia Mono" w:hAnsi="Cascadia Mono" w:cs="Cascadia Mono"/>
          <w:noProof w:val="0"/>
          <w:color w:val="000000"/>
          <w:kern w:val="0"/>
          <w:sz w:val="24"/>
          <w:szCs w:val="24"/>
          <w:lang w:val="en-US"/>
        </w:rPr>
        <w:t>dgvBillInfo.DataSource</w:t>
      </w:r>
      <w:proofErr w:type="spellEnd"/>
      <w:r w:rsidRPr="00DD769A">
        <w:rPr>
          <w:rFonts w:ascii="Cascadia Mono" w:hAnsi="Cascadia Mono" w:cs="Cascadia Mono"/>
          <w:noProof w:val="0"/>
          <w:color w:val="000000"/>
          <w:kern w:val="0"/>
          <w:sz w:val="24"/>
          <w:szCs w:val="24"/>
          <w:lang w:val="en-US"/>
        </w:rPr>
        <w:t xml:space="preserve"> = </w:t>
      </w:r>
      <w:proofErr w:type="spellStart"/>
      <w:proofErr w:type="gramStart"/>
      <w:r w:rsidRPr="00DD769A">
        <w:rPr>
          <w:rFonts w:ascii="Cascadia Mono" w:hAnsi="Cascadia Mono" w:cs="Cascadia Mono"/>
          <w:noProof w:val="0"/>
          <w:color w:val="000000"/>
          <w:kern w:val="0"/>
          <w:sz w:val="24"/>
          <w:szCs w:val="24"/>
          <w:lang w:val="en-US"/>
        </w:rPr>
        <w:t>DataProvider.Instance.ExecuteQuery</w:t>
      </w:r>
      <w:proofErr w:type="spellEnd"/>
      <w:proofErr w:type="gramEnd"/>
      <w:r w:rsidRPr="00DD769A">
        <w:rPr>
          <w:rFonts w:ascii="Cascadia Mono" w:hAnsi="Cascadia Mono" w:cs="Cascadia Mono"/>
          <w:noProof w:val="0"/>
          <w:color w:val="000000"/>
          <w:kern w:val="0"/>
          <w:sz w:val="24"/>
          <w:szCs w:val="24"/>
          <w:lang w:val="en-US"/>
        </w:rPr>
        <w:t xml:space="preserve">("SELECT * FROM </w:t>
      </w:r>
      <w:proofErr w:type="spellStart"/>
      <w:r w:rsidRPr="00DD769A">
        <w:rPr>
          <w:rFonts w:ascii="Cascadia Mono" w:hAnsi="Cascadia Mono" w:cs="Cascadia Mono"/>
          <w:noProof w:val="0"/>
          <w:color w:val="000000"/>
          <w:kern w:val="0"/>
          <w:sz w:val="24"/>
          <w:szCs w:val="24"/>
          <w:lang w:val="en-US"/>
        </w:rPr>
        <w:t>dbo.getBillInfo</w:t>
      </w:r>
      <w:proofErr w:type="spellEnd"/>
      <w:r w:rsidRPr="00DD769A">
        <w:rPr>
          <w:rFonts w:ascii="Cascadia Mono" w:hAnsi="Cascadia Mono" w:cs="Cascadia Mono"/>
          <w:noProof w:val="0"/>
          <w:color w:val="000000"/>
          <w:kern w:val="0"/>
          <w:sz w:val="24"/>
          <w:szCs w:val="24"/>
          <w:lang w:val="en-US"/>
        </w:rPr>
        <w:t xml:space="preserve"> ( @billID )", new object[] { </w:t>
      </w:r>
      <w:proofErr w:type="spellStart"/>
      <w:r w:rsidRPr="00DD769A">
        <w:rPr>
          <w:rFonts w:ascii="Cascadia Mono" w:hAnsi="Cascadia Mono" w:cs="Cascadia Mono"/>
          <w:noProof w:val="0"/>
          <w:color w:val="000000"/>
          <w:kern w:val="0"/>
          <w:sz w:val="24"/>
          <w:szCs w:val="24"/>
          <w:lang w:val="en-US"/>
        </w:rPr>
        <w:t>tbxIDBill.Text</w:t>
      </w:r>
      <w:proofErr w:type="spellEnd"/>
      <w:r w:rsidRPr="00DD769A">
        <w:rPr>
          <w:rFonts w:ascii="Cascadia Mono" w:hAnsi="Cascadia Mono" w:cs="Cascadia Mono"/>
          <w:noProof w:val="0"/>
          <w:color w:val="000000"/>
          <w:kern w:val="0"/>
          <w:sz w:val="24"/>
          <w:szCs w:val="24"/>
          <w:lang w:val="en-US"/>
        </w:rPr>
        <w:t xml:space="preserve"> });</w:t>
      </w:r>
    </w:p>
    <w:p w14:paraId="10A799AE" w14:textId="77777777" w:rsidR="00DD769A" w:rsidRPr="00DD769A" w:rsidRDefault="00DD769A" w:rsidP="00DD76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D769A">
        <w:rPr>
          <w:rFonts w:ascii="Cascadia Mono" w:hAnsi="Cascadia Mono" w:cs="Cascadia Mono"/>
          <w:noProof w:val="0"/>
          <w:color w:val="000000"/>
          <w:kern w:val="0"/>
          <w:sz w:val="24"/>
          <w:szCs w:val="24"/>
          <w:lang w:val="en-US"/>
        </w:rPr>
        <w:t>}</w:t>
      </w:r>
    </w:p>
    <w:p w14:paraId="08BF5F10" w14:textId="77777777" w:rsidR="00DD769A" w:rsidRPr="00DD769A" w:rsidRDefault="00DD769A" w:rsidP="00DD76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D769A">
        <w:rPr>
          <w:rFonts w:ascii="Cascadia Mono" w:hAnsi="Cascadia Mono" w:cs="Cascadia Mono"/>
          <w:noProof w:val="0"/>
          <w:color w:val="000000"/>
          <w:kern w:val="0"/>
          <w:sz w:val="24"/>
          <w:szCs w:val="24"/>
          <w:lang w:val="en-US"/>
        </w:rPr>
        <w:t>catch (</w:t>
      </w:r>
      <w:proofErr w:type="spellStart"/>
      <w:r w:rsidRPr="00DD769A">
        <w:rPr>
          <w:rFonts w:ascii="Cascadia Mono" w:hAnsi="Cascadia Mono" w:cs="Cascadia Mono"/>
          <w:noProof w:val="0"/>
          <w:color w:val="000000"/>
          <w:kern w:val="0"/>
          <w:sz w:val="24"/>
          <w:szCs w:val="24"/>
          <w:lang w:val="en-US"/>
        </w:rPr>
        <w:t>SqlException</w:t>
      </w:r>
      <w:proofErr w:type="spellEnd"/>
      <w:r w:rsidRPr="00DD769A">
        <w:rPr>
          <w:rFonts w:ascii="Cascadia Mono" w:hAnsi="Cascadia Mono" w:cs="Cascadia Mono"/>
          <w:noProof w:val="0"/>
          <w:color w:val="000000"/>
          <w:kern w:val="0"/>
          <w:sz w:val="24"/>
          <w:szCs w:val="24"/>
          <w:lang w:val="en-US"/>
        </w:rPr>
        <w:t xml:space="preserve"> </w:t>
      </w:r>
      <w:proofErr w:type="spellStart"/>
      <w:r w:rsidRPr="00DD769A">
        <w:rPr>
          <w:rFonts w:ascii="Cascadia Mono" w:hAnsi="Cascadia Mono" w:cs="Cascadia Mono"/>
          <w:noProof w:val="0"/>
          <w:color w:val="000000"/>
          <w:kern w:val="0"/>
          <w:sz w:val="24"/>
          <w:szCs w:val="24"/>
          <w:lang w:val="en-US"/>
        </w:rPr>
        <w:t>ev</w:t>
      </w:r>
      <w:proofErr w:type="spellEnd"/>
      <w:r w:rsidRPr="00DD769A">
        <w:rPr>
          <w:rFonts w:ascii="Cascadia Mono" w:hAnsi="Cascadia Mono" w:cs="Cascadia Mono"/>
          <w:noProof w:val="0"/>
          <w:color w:val="000000"/>
          <w:kern w:val="0"/>
          <w:sz w:val="24"/>
          <w:szCs w:val="24"/>
          <w:lang w:val="en-US"/>
        </w:rPr>
        <w:t>)</w:t>
      </w:r>
    </w:p>
    <w:p w14:paraId="30AE9ACA" w14:textId="77777777" w:rsidR="00DD769A" w:rsidRPr="00DD769A" w:rsidRDefault="00DD769A" w:rsidP="00DD76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D769A">
        <w:rPr>
          <w:rFonts w:ascii="Cascadia Mono" w:hAnsi="Cascadia Mono" w:cs="Cascadia Mono"/>
          <w:noProof w:val="0"/>
          <w:color w:val="000000"/>
          <w:kern w:val="0"/>
          <w:sz w:val="24"/>
          <w:szCs w:val="24"/>
          <w:lang w:val="en-US"/>
        </w:rPr>
        <w:t>{</w:t>
      </w:r>
    </w:p>
    <w:p w14:paraId="35751724" w14:textId="77777777" w:rsidR="00DD769A" w:rsidRPr="00DD769A" w:rsidRDefault="00DD769A" w:rsidP="00DD76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D769A">
        <w:rPr>
          <w:rFonts w:ascii="Cascadia Mono" w:hAnsi="Cascadia Mono" w:cs="Cascadia Mono"/>
          <w:noProof w:val="0"/>
          <w:color w:val="000000"/>
          <w:kern w:val="0"/>
          <w:sz w:val="24"/>
          <w:szCs w:val="24"/>
          <w:lang w:val="en-US"/>
        </w:rPr>
        <w:t xml:space="preserve">    </w:t>
      </w:r>
      <w:proofErr w:type="spellStart"/>
      <w:r w:rsidRPr="00DD769A">
        <w:rPr>
          <w:rFonts w:ascii="Cascadia Mono" w:hAnsi="Cascadia Mono" w:cs="Cascadia Mono"/>
          <w:noProof w:val="0"/>
          <w:color w:val="000000"/>
          <w:kern w:val="0"/>
          <w:sz w:val="24"/>
          <w:szCs w:val="24"/>
          <w:lang w:val="en-US"/>
        </w:rPr>
        <w:t>MessageBox.Show</w:t>
      </w:r>
      <w:proofErr w:type="spellEnd"/>
      <w:r w:rsidRPr="00DD769A">
        <w:rPr>
          <w:rFonts w:ascii="Cascadia Mono" w:hAnsi="Cascadia Mono" w:cs="Cascadia Mono"/>
          <w:noProof w:val="0"/>
          <w:color w:val="000000"/>
          <w:kern w:val="0"/>
          <w:sz w:val="24"/>
          <w:szCs w:val="24"/>
          <w:lang w:val="en-US"/>
        </w:rPr>
        <w:t xml:space="preserve">("Load </w:t>
      </w:r>
      <w:proofErr w:type="spellStart"/>
      <w:r w:rsidRPr="00DD769A">
        <w:rPr>
          <w:rFonts w:ascii="Cascadia Mono" w:hAnsi="Cascadia Mono" w:cs="Cascadia Mono"/>
          <w:noProof w:val="0"/>
          <w:color w:val="000000"/>
          <w:kern w:val="0"/>
          <w:sz w:val="24"/>
          <w:szCs w:val="24"/>
          <w:lang w:val="en-US"/>
        </w:rPr>
        <w:t>dữ</w:t>
      </w:r>
      <w:proofErr w:type="spellEnd"/>
      <w:r w:rsidRPr="00DD769A">
        <w:rPr>
          <w:rFonts w:ascii="Cascadia Mono" w:hAnsi="Cascadia Mono" w:cs="Cascadia Mono"/>
          <w:noProof w:val="0"/>
          <w:color w:val="000000"/>
          <w:kern w:val="0"/>
          <w:sz w:val="24"/>
          <w:szCs w:val="24"/>
          <w:lang w:val="en-US"/>
        </w:rPr>
        <w:t xml:space="preserve"> </w:t>
      </w:r>
      <w:proofErr w:type="spellStart"/>
      <w:r w:rsidRPr="00DD769A">
        <w:rPr>
          <w:rFonts w:ascii="Cascadia Mono" w:hAnsi="Cascadia Mono" w:cs="Cascadia Mono"/>
          <w:noProof w:val="0"/>
          <w:color w:val="000000"/>
          <w:kern w:val="0"/>
          <w:sz w:val="24"/>
          <w:szCs w:val="24"/>
          <w:lang w:val="en-US"/>
        </w:rPr>
        <w:t>liệu</w:t>
      </w:r>
      <w:proofErr w:type="spellEnd"/>
      <w:r w:rsidRPr="00DD769A">
        <w:rPr>
          <w:rFonts w:ascii="Cascadia Mono" w:hAnsi="Cascadia Mono" w:cs="Cascadia Mono"/>
          <w:noProof w:val="0"/>
          <w:color w:val="000000"/>
          <w:kern w:val="0"/>
          <w:sz w:val="24"/>
          <w:szCs w:val="24"/>
          <w:lang w:val="en-US"/>
        </w:rPr>
        <w:t xml:space="preserve"> </w:t>
      </w:r>
      <w:proofErr w:type="spellStart"/>
      <w:r w:rsidRPr="00DD769A">
        <w:rPr>
          <w:rFonts w:ascii="Cascadia Mono" w:hAnsi="Cascadia Mono" w:cs="Cascadia Mono"/>
          <w:noProof w:val="0"/>
          <w:color w:val="000000"/>
          <w:kern w:val="0"/>
          <w:sz w:val="24"/>
          <w:szCs w:val="24"/>
          <w:lang w:val="en-US"/>
        </w:rPr>
        <w:t>thất</w:t>
      </w:r>
      <w:proofErr w:type="spellEnd"/>
      <w:r w:rsidRPr="00DD769A">
        <w:rPr>
          <w:rFonts w:ascii="Cascadia Mono" w:hAnsi="Cascadia Mono" w:cs="Cascadia Mono"/>
          <w:noProof w:val="0"/>
          <w:color w:val="000000"/>
          <w:kern w:val="0"/>
          <w:sz w:val="24"/>
          <w:szCs w:val="24"/>
          <w:lang w:val="en-US"/>
        </w:rPr>
        <w:t xml:space="preserve"> </w:t>
      </w:r>
      <w:proofErr w:type="spellStart"/>
      <w:r w:rsidRPr="00DD769A">
        <w:rPr>
          <w:rFonts w:ascii="Cascadia Mono" w:hAnsi="Cascadia Mono" w:cs="Cascadia Mono"/>
          <w:noProof w:val="0"/>
          <w:color w:val="000000"/>
          <w:kern w:val="0"/>
          <w:sz w:val="24"/>
          <w:szCs w:val="24"/>
          <w:lang w:val="en-US"/>
        </w:rPr>
        <w:t>bại</w:t>
      </w:r>
      <w:proofErr w:type="spellEnd"/>
      <w:r w:rsidRPr="00DD769A">
        <w:rPr>
          <w:rFonts w:ascii="Cascadia Mono" w:hAnsi="Cascadia Mono" w:cs="Cascadia Mono"/>
          <w:noProof w:val="0"/>
          <w:color w:val="000000"/>
          <w:kern w:val="0"/>
          <w:sz w:val="24"/>
          <w:szCs w:val="24"/>
          <w:lang w:val="en-US"/>
        </w:rPr>
        <w:t xml:space="preserve">! \n Do: \n" + </w:t>
      </w:r>
      <w:proofErr w:type="spellStart"/>
      <w:proofErr w:type="gramStart"/>
      <w:r w:rsidRPr="00DD769A">
        <w:rPr>
          <w:rFonts w:ascii="Cascadia Mono" w:hAnsi="Cascadia Mono" w:cs="Cascadia Mono"/>
          <w:noProof w:val="0"/>
          <w:color w:val="000000"/>
          <w:kern w:val="0"/>
          <w:sz w:val="24"/>
          <w:szCs w:val="24"/>
          <w:lang w:val="en-US"/>
        </w:rPr>
        <w:t>ev.Message</w:t>
      </w:r>
      <w:proofErr w:type="spellEnd"/>
      <w:proofErr w:type="gramEnd"/>
      <w:r w:rsidRPr="00DD769A">
        <w:rPr>
          <w:rFonts w:ascii="Cascadia Mono" w:hAnsi="Cascadia Mono" w:cs="Cascadia Mono"/>
          <w:noProof w:val="0"/>
          <w:color w:val="000000"/>
          <w:kern w:val="0"/>
          <w:sz w:val="24"/>
          <w:szCs w:val="24"/>
          <w:lang w:val="en-US"/>
        </w:rPr>
        <w:t xml:space="preserve">, "Thông </w:t>
      </w:r>
      <w:proofErr w:type="spellStart"/>
      <w:r w:rsidRPr="00DD769A">
        <w:rPr>
          <w:rFonts w:ascii="Cascadia Mono" w:hAnsi="Cascadia Mono" w:cs="Cascadia Mono"/>
          <w:noProof w:val="0"/>
          <w:color w:val="000000"/>
          <w:kern w:val="0"/>
          <w:sz w:val="24"/>
          <w:szCs w:val="24"/>
          <w:lang w:val="en-US"/>
        </w:rPr>
        <w:t>báo</w:t>
      </w:r>
      <w:proofErr w:type="spellEnd"/>
      <w:r w:rsidRPr="00DD769A">
        <w:rPr>
          <w:rFonts w:ascii="Cascadia Mono" w:hAnsi="Cascadia Mono" w:cs="Cascadia Mono"/>
          <w:noProof w:val="0"/>
          <w:color w:val="000000"/>
          <w:kern w:val="0"/>
          <w:sz w:val="24"/>
          <w:szCs w:val="24"/>
          <w:lang w:val="en-US"/>
        </w:rPr>
        <w:t xml:space="preserve">", </w:t>
      </w:r>
      <w:proofErr w:type="spellStart"/>
      <w:r w:rsidRPr="00DD769A">
        <w:rPr>
          <w:rFonts w:ascii="Cascadia Mono" w:hAnsi="Cascadia Mono" w:cs="Cascadia Mono"/>
          <w:noProof w:val="0"/>
          <w:color w:val="000000"/>
          <w:kern w:val="0"/>
          <w:sz w:val="24"/>
          <w:szCs w:val="24"/>
          <w:lang w:val="en-US"/>
        </w:rPr>
        <w:t>MessageBoxButtons.OK</w:t>
      </w:r>
      <w:proofErr w:type="spellEnd"/>
      <w:r w:rsidRPr="00DD769A">
        <w:rPr>
          <w:rFonts w:ascii="Cascadia Mono" w:hAnsi="Cascadia Mono" w:cs="Cascadia Mono"/>
          <w:noProof w:val="0"/>
          <w:color w:val="000000"/>
          <w:kern w:val="0"/>
          <w:sz w:val="24"/>
          <w:szCs w:val="24"/>
          <w:lang w:val="en-US"/>
        </w:rPr>
        <w:t xml:space="preserve">, </w:t>
      </w:r>
      <w:proofErr w:type="spellStart"/>
      <w:r w:rsidRPr="00DD769A">
        <w:rPr>
          <w:rFonts w:ascii="Cascadia Mono" w:hAnsi="Cascadia Mono" w:cs="Cascadia Mono"/>
          <w:noProof w:val="0"/>
          <w:color w:val="000000"/>
          <w:kern w:val="0"/>
          <w:sz w:val="24"/>
          <w:szCs w:val="24"/>
          <w:lang w:val="en-US"/>
        </w:rPr>
        <w:t>MessageBoxIcon.Error</w:t>
      </w:r>
      <w:proofErr w:type="spellEnd"/>
      <w:r w:rsidRPr="00DD769A">
        <w:rPr>
          <w:rFonts w:ascii="Cascadia Mono" w:hAnsi="Cascadia Mono" w:cs="Cascadia Mono"/>
          <w:noProof w:val="0"/>
          <w:color w:val="000000"/>
          <w:kern w:val="0"/>
          <w:sz w:val="24"/>
          <w:szCs w:val="24"/>
          <w:lang w:val="en-US"/>
        </w:rPr>
        <w:t>);</w:t>
      </w:r>
    </w:p>
    <w:p w14:paraId="175BCC34" w14:textId="68059F29" w:rsidR="00C82DA5" w:rsidRPr="00DD769A" w:rsidRDefault="00DD769A" w:rsidP="00DD769A">
      <w:pPr>
        <w:pStyle w:val="ListParagraph"/>
        <w:pBdr>
          <w:top w:val="single" w:sz="4" w:space="1" w:color="auto"/>
          <w:left w:val="single" w:sz="4" w:space="4" w:color="auto"/>
          <w:bottom w:val="single" w:sz="4" w:space="1" w:color="auto"/>
          <w:right w:val="single" w:sz="4" w:space="4" w:color="auto"/>
        </w:pBdr>
        <w:spacing w:after="0" w:line="360" w:lineRule="auto"/>
        <w:ind w:left="1584"/>
        <w:rPr>
          <w:rFonts w:ascii="Cascadia Mono" w:hAnsi="Cascadia Mono" w:cs="Cascadia Mono"/>
          <w:noProof w:val="0"/>
          <w:color w:val="000000"/>
          <w:kern w:val="0"/>
          <w:sz w:val="24"/>
          <w:szCs w:val="24"/>
          <w:lang w:val="en-US"/>
        </w:rPr>
      </w:pPr>
      <w:r w:rsidRPr="00DD769A">
        <w:rPr>
          <w:rFonts w:ascii="Cascadia Mono" w:hAnsi="Cascadia Mono" w:cs="Cascadia Mono"/>
          <w:noProof w:val="0"/>
          <w:color w:val="000000"/>
          <w:kern w:val="0"/>
          <w:sz w:val="24"/>
          <w:szCs w:val="24"/>
          <w:lang w:val="en-US"/>
        </w:rPr>
        <w:t>}</w:t>
      </w:r>
    </w:p>
    <w:p w14:paraId="0160536A" w14:textId="77777777" w:rsidR="00DD769A" w:rsidRPr="00C82DA5" w:rsidRDefault="00DD769A" w:rsidP="00DD769A">
      <w:pPr>
        <w:pStyle w:val="ListParagraph"/>
        <w:spacing w:after="0" w:line="360" w:lineRule="auto"/>
        <w:ind w:left="1584"/>
        <w:rPr>
          <w:rFonts w:ascii="Times New Roman" w:hAnsi="Times New Roman" w:cs="Times New Roman"/>
          <w:sz w:val="28"/>
          <w:szCs w:val="28"/>
          <w:u w:val="single"/>
          <w:lang w:val="en-US"/>
        </w:rPr>
      </w:pPr>
    </w:p>
    <w:p w14:paraId="6CAC5A55" w14:textId="6B0ECFB5" w:rsidR="00C82DA5" w:rsidRDefault="00C82DA5" w:rsidP="00C82DA5">
      <w:pPr>
        <w:pStyle w:val="ListParagraph"/>
        <w:numPr>
          <w:ilvl w:val="0"/>
          <w:numId w:val="20"/>
        </w:numPr>
        <w:spacing w:after="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Function </w:t>
      </w:r>
      <w:r w:rsidRPr="00C82DA5">
        <w:rPr>
          <w:rFonts w:ascii="Times New Roman" w:hAnsi="Times New Roman" w:cs="Times New Roman"/>
          <w:b/>
          <w:bCs/>
          <w:sz w:val="28"/>
          <w:szCs w:val="28"/>
          <w:lang w:val="en-US"/>
        </w:rPr>
        <w:t>lấy ra tổng tiền của một hóa đơn khi biết mã hóa đơn</w:t>
      </w:r>
      <w:r>
        <w:rPr>
          <w:rFonts w:ascii="Times New Roman" w:hAnsi="Times New Roman" w:cs="Times New Roman"/>
          <w:b/>
          <w:bCs/>
          <w:sz w:val="28"/>
          <w:szCs w:val="28"/>
          <w:lang w:val="en-US"/>
        </w:rPr>
        <w:t>:</w:t>
      </w:r>
    </w:p>
    <w:p w14:paraId="5C312E68" w14:textId="54F574A8" w:rsidR="00C82DA5" w:rsidRDefault="00B73F3E" w:rsidP="00C82DA5">
      <w:pPr>
        <w:pStyle w:val="ListParagraph"/>
        <w:spacing w:after="0" w:line="360" w:lineRule="auto"/>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SQL:</w:t>
      </w:r>
    </w:p>
    <w:p w14:paraId="5EEBB55B" w14:textId="77777777" w:rsidR="00293736" w:rsidRPr="00AF0197" w:rsidRDefault="00293736" w:rsidP="0029373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F0197">
        <w:rPr>
          <w:rFonts w:ascii="Cascadia Mono" w:hAnsi="Cascadia Mono" w:cs="Cascadia Mono"/>
          <w:noProof w:val="0"/>
          <w:color w:val="0000FF"/>
          <w:kern w:val="0"/>
          <w:sz w:val="24"/>
          <w:szCs w:val="24"/>
          <w:lang w:val="en-US"/>
        </w:rPr>
        <w:t>DROP</w:t>
      </w:r>
      <w:r w:rsidRPr="00AF0197">
        <w:rPr>
          <w:rFonts w:ascii="Cascadia Mono" w:hAnsi="Cascadia Mono" w:cs="Cascadia Mono"/>
          <w:noProof w:val="0"/>
          <w:color w:val="000000"/>
          <w:kern w:val="0"/>
          <w:sz w:val="24"/>
          <w:szCs w:val="24"/>
          <w:lang w:val="en-US"/>
        </w:rPr>
        <w:t xml:space="preserve"> </w:t>
      </w:r>
      <w:r w:rsidRPr="00AF0197">
        <w:rPr>
          <w:rFonts w:ascii="Cascadia Mono" w:hAnsi="Cascadia Mono" w:cs="Cascadia Mono"/>
          <w:noProof w:val="0"/>
          <w:color w:val="0000FF"/>
          <w:kern w:val="0"/>
          <w:sz w:val="24"/>
          <w:szCs w:val="24"/>
          <w:lang w:val="en-US"/>
        </w:rPr>
        <w:t>FUNCTION</w:t>
      </w:r>
      <w:r w:rsidRPr="00AF0197">
        <w:rPr>
          <w:rFonts w:ascii="Cascadia Mono" w:hAnsi="Cascadia Mono" w:cs="Cascadia Mono"/>
          <w:noProof w:val="0"/>
          <w:color w:val="000000"/>
          <w:kern w:val="0"/>
          <w:sz w:val="24"/>
          <w:szCs w:val="24"/>
          <w:lang w:val="en-US"/>
        </w:rPr>
        <w:t xml:space="preserve"> </w:t>
      </w:r>
      <w:r w:rsidRPr="00AF0197">
        <w:rPr>
          <w:rFonts w:ascii="Cascadia Mono" w:hAnsi="Cascadia Mono" w:cs="Cascadia Mono"/>
          <w:noProof w:val="0"/>
          <w:color w:val="0000FF"/>
          <w:kern w:val="0"/>
          <w:sz w:val="24"/>
          <w:szCs w:val="24"/>
          <w:lang w:val="en-US"/>
        </w:rPr>
        <w:t>IF</w:t>
      </w:r>
      <w:r w:rsidRPr="00AF0197">
        <w:rPr>
          <w:rFonts w:ascii="Cascadia Mono" w:hAnsi="Cascadia Mono" w:cs="Cascadia Mono"/>
          <w:noProof w:val="0"/>
          <w:color w:val="000000"/>
          <w:kern w:val="0"/>
          <w:sz w:val="24"/>
          <w:szCs w:val="24"/>
          <w:lang w:val="en-US"/>
        </w:rPr>
        <w:t xml:space="preserve"> </w:t>
      </w:r>
      <w:r w:rsidRPr="00AF0197">
        <w:rPr>
          <w:rFonts w:ascii="Cascadia Mono" w:hAnsi="Cascadia Mono" w:cs="Cascadia Mono"/>
          <w:noProof w:val="0"/>
          <w:color w:val="808080"/>
          <w:kern w:val="0"/>
          <w:sz w:val="24"/>
          <w:szCs w:val="24"/>
          <w:lang w:val="en-US"/>
        </w:rPr>
        <w:t>EXISTS</w:t>
      </w:r>
      <w:r w:rsidRPr="00AF0197">
        <w:rPr>
          <w:rFonts w:ascii="Cascadia Mono" w:hAnsi="Cascadia Mono" w:cs="Cascadia Mono"/>
          <w:noProof w:val="0"/>
          <w:color w:val="000000"/>
          <w:kern w:val="0"/>
          <w:sz w:val="24"/>
          <w:szCs w:val="24"/>
          <w:lang w:val="en-US"/>
        </w:rPr>
        <w:t xml:space="preserve"> </w:t>
      </w:r>
      <w:proofErr w:type="spellStart"/>
      <w:proofErr w:type="gramStart"/>
      <w:r w:rsidRPr="00AF0197">
        <w:rPr>
          <w:rFonts w:ascii="Cascadia Mono" w:hAnsi="Cascadia Mono" w:cs="Cascadia Mono"/>
          <w:noProof w:val="0"/>
          <w:color w:val="000000"/>
          <w:kern w:val="0"/>
          <w:sz w:val="24"/>
          <w:szCs w:val="24"/>
          <w:lang w:val="en-US"/>
        </w:rPr>
        <w:t>getBillTotalPrice</w:t>
      </w:r>
      <w:proofErr w:type="spellEnd"/>
      <w:proofErr w:type="gramEnd"/>
    </w:p>
    <w:p w14:paraId="13995EB8" w14:textId="77777777" w:rsidR="00293736" w:rsidRPr="00AF0197" w:rsidRDefault="00293736" w:rsidP="0029373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F0197">
        <w:rPr>
          <w:rFonts w:ascii="Cascadia Mono" w:hAnsi="Cascadia Mono" w:cs="Cascadia Mono"/>
          <w:noProof w:val="0"/>
          <w:color w:val="0000FF"/>
          <w:kern w:val="0"/>
          <w:sz w:val="24"/>
          <w:szCs w:val="24"/>
          <w:lang w:val="en-US"/>
        </w:rPr>
        <w:t>GO</w:t>
      </w:r>
    </w:p>
    <w:p w14:paraId="7DD37994" w14:textId="77777777" w:rsidR="00293736" w:rsidRPr="00AF0197" w:rsidRDefault="00293736" w:rsidP="0029373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p>
    <w:p w14:paraId="34EC2092" w14:textId="77777777" w:rsidR="00293736" w:rsidRPr="00AF0197" w:rsidRDefault="00293736" w:rsidP="0029373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F0197">
        <w:rPr>
          <w:rFonts w:ascii="Cascadia Mono" w:hAnsi="Cascadia Mono" w:cs="Cascadia Mono"/>
          <w:noProof w:val="0"/>
          <w:color w:val="0000FF"/>
          <w:kern w:val="0"/>
          <w:sz w:val="24"/>
          <w:szCs w:val="24"/>
          <w:lang w:val="en-US"/>
        </w:rPr>
        <w:t>CREATE</w:t>
      </w:r>
      <w:r w:rsidRPr="00AF0197">
        <w:rPr>
          <w:rFonts w:ascii="Cascadia Mono" w:hAnsi="Cascadia Mono" w:cs="Cascadia Mono"/>
          <w:noProof w:val="0"/>
          <w:color w:val="000000"/>
          <w:kern w:val="0"/>
          <w:sz w:val="24"/>
          <w:szCs w:val="24"/>
          <w:lang w:val="en-US"/>
        </w:rPr>
        <w:t xml:space="preserve"> </w:t>
      </w:r>
      <w:r w:rsidRPr="00AF0197">
        <w:rPr>
          <w:rFonts w:ascii="Cascadia Mono" w:hAnsi="Cascadia Mono" w:cs="Cascadia Mono"/>
          <w:noProof w:val="0"/>
          <w:color w:val="0000FF"/>
          <w:kern w:val="0"/>
          <w:sz w:val="24"/>
          <w:szCs w:val="24"/>
          <w:lang w:val="en-US"/>
        </w:rPr>
        <w:t>FUNCTION</w:t>
      </w:r>
      <w:r w:rsidRPr="00AF0197">
        <w:rPr>
          <w:rFonts w:ascii="Cascadia Mono" w:hAnsi="Cascadia Mono" w:cs="Cascadia Mono"/>
          <w:noProof w:val="0"/>
          <w:color w:val="000000"/>
          <w:kern w:val="0"/>
          <w:sz w:val="24"/>
          <w:szCs w:val="24"/>
          <w:lang w:val="en-US"/>
        </w:rPr>
        <w:t xml:space="preserve"> </w:t>
      </w:r>
      <w:proofErr w:type="spellStart"/>
      <w:proofErr w:type="gramStart"/>
      <w:r w:rsidRPr="00AF0197">
        <w:rPr>
          <w:rFonts w:ascii="Cascadia Mono" w:hAnsi="Cascadia Mono" w:cs="Cascadia Mono"/>
          <w:noProof w:val="0"/>
          <w:color w:val="000000"/>
          <w:kern w:val="0"/>
          <w:sz w:val="24"/>
          <w:szCs w:val="24"/>
          <w:lang w:val="en-US"/>
        </w:rPr>
        <w:t>getBillTotalPrice</w:t>
      </w:r>
      <w:proofErr w:type="spellEnd"/>
      <w:proofErr w:type="gramEnd"/>
    </w:p>
    <w:p w14:paraId="61AA59FA" w14:textId="77777777" w:rsidR="00293736" w:rsidRPr="00AF0197" w:rsidRDefault="00293736" w:rsidP="0029373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F0197">
        <w:rPr>
          <w:rFonts w:ascii="Cascadia Mono" w:hAnsi="Cascadia Mono" w:cs="Cascadia Mono"/>
          <w:noProof w:val="0"/>
          <w:color w:val="808080"/>
          <w:kern w:val="0"/>
          <w:sz w:val="24"/>
          <w:szCs w:val="24"/>
          <w:lang w:val="en-US"/>
        </w:rPr>
        <w:t>(</w:t>
      </w:r>
    </w:p>
    <w:p w14:paraId="5F4ABCF6" w14:textId="77777777" w:rsidR="00293736" w:rsidRPr="00AF0197" w:rsidRDefault="00293736" w:rsidP="0029373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F0197">
        <w:rPr>
          <w:rFonts w:ascii="Cascadia Mono" w:hAnsi="Cascadia Mono" w:cs="Cascadia Mono"/>
          <w:noProof w:val="0"/>
          <w:color w:val="000000"/>
          <w:kern w:val="0"/>
          <w:sz w:val="24"/>
          <w:szCs w:val="24"/>
          <w:lang w:val="en-US"/>
        </w:rPr>
        <w:lastRenderedPageBreak/>
        <w:tab/>
        <w:t xml:space="preserve">@billID </w:t>
      </w:r>
      <w:proofErr w:type="gramStart"/>
      <w:r w:rsidRPr="00AF0197">
        <w:rPr>
          <w:rFonts w:ascii="Cascadia Mono" w:hAnsi="Cascadia Mono" w:cs="Cascadia Mono"/>
          <w:noProof w:val="0"/>
          <w:color w:val="0000FF"/>
          <w:kern w:val="0"/>
          <w:sz w:val="24"/>
          <w:szCs w:val="24"/>
          <w:lang w:val="en-US"/>
        </w:rPr>
        <w:t>VARCHAR</w:t>
      </w:r>
      <w:r w:rsidRPr="00AF0197">
        <w:rPr>
          <w:rFonts w:ascii="Cascadia Mono" w:hAnsi="Cascadia Mono" w:cs="Cascadia Mono"/>
          <w:noProof w:val="0"/>
          <w:color w:val="808080"/>
          <w:kern w:val="0"/>
          <w:sz w:val="24"/>
          <w:szCs w:val="24"/>
          <w:lang w:val="en-US"/>
        </w:rPr>
        <w:t>(</w:t>
      </w:r>
      <w:proofErr w:type="gramEnd"/>
      <w:r w:rsidRPr="00AF0197">
        <w:rPr>
          <w:rFonts w:ascii="Cascadia Mono" w:hAnsi="Cascadia Mono" w:cs="Cascadia Mono"/>
          <w:noProof w:val="0"/>
          <w:color w:val="000000"/>
          <w:kern w:val="0"/>
          <w:sz w:val="24"/>
          <w:szCs w:val="24"/>
          <w:lang w:val="en-US"/>
        </w:rPr>
        <w:t>7</w:t>
      </w:r>
      <w:r w:rsidRPr="00AF0197">
        <w:rPr>
          <w:rFonts w:ascii="Cascadia Mono" w:hAnsi="Cascadia Mono" w:cs="Cascadia Mono"/>
          <w:noProof w:val="0"/>
          <w:color w:val="808080"/>
          <w:kern w:val="0"/>
          <w:sz w:val="24"/>
          <w:szCs w:val="24"/>
          <w:lang w:val="en-US"/>
        </w:rPr>
        <w:t>)</w:t>
      </w:r>
    </w:p>
    <w:p w14:paraId="51400DD8" w14:textId="77777777" w:rsidR="00293736" w:rsidRPr="00AF0197" w:rsidRDefault="00293736" w:rsidP="0029373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F0197">
        <w:rPr>
          <w:rFonts w:ascii="Cascadia Mono" w:hAnsi="Cascadia Mono" w:cs="Cascadia Mono"/>
          <w:noProof w:val="0"/>
          <w:color w:val="808080"/>
          <w:kern w:val="0"/>
          <w:sz w:val="24"/>
          <w:szCs w:val="24"/>
          <w:lang w:val="en-US"/>
        </w:rPr>
        <w:t>)</w:t>
      </w:r>
    </w:p>
    <w:p w14:paraId="21600790" w14:textId="77777777" w:rsidR="00293736" w:rsidRPr="00AF0197" w:rsidRDefault="00293736" w:rsidP="0029373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F0197">
        <w:rPr>
          <w:rFonts w:ascii="Cascadia Mono" w:hAnsi="Cascadia Mono" w:cs="Cascadia Mono"/>
          <w:noProof w:val="0"/>
          <w:color w:val="0000FF"/>
          <w:kern w:val="0"/>
          <w:sz w:val="24"/>
          <w:szCs w:val="24"/>
          <w:lang w:val="en-US"/>
        </w:rPr>
        <w:t>RETURNS</w:t>
      </w:r>
      <w:r w:rsidRPr="00AF0197">
        <w:rPr>
          <w:rFonts w:ascii="Cascadia Mono" w:hAnsi="Cascadia Mono" w:cs="Cascadia Mono"/>
          <w:noProof w:val="0"/>
          <w:color w:val="000000"/>
          <w:kern w:val="0"/>
          <w:sz w:val="24"/>
          <w:szCs w:val="24"/>
          <w:lang w:val="en-US"/>
        </w:rPr>
        <w:t xml:space="preserve"> </w:t>
      </w:r>
      <w:proofErr w:type="gramStart"/>
      <w:r w:rsidRPr="00AF0197">
        <w:rPr>
          <w:rFonts w:ascii="Cascadia Mono" w:hAnsi="Cascadia Mono" w:cs="Cascadia Mono"/>
          <w:noProof w:val="0"/>
          <w:color w:val="0000FF"/>
          <w:kern w:val="0"/>
          <w:sz w:val="24"/>
          <w:szCs w:val="24"/>
          <w:lang w:val="en-US"/>
        </w:rPr>
        <w:t>DECIMAL</w:t>
      </w:r>
      <w:r w:rsidRPr="00AF0197">
        <w:rPr>
          <w:rFonts w:ascii="Cascadia Mono" w:hAnsi="Cascadia Mono" w:cs="Cascadia Mono"/>
          <w:noProof w:val="0"/>
          <w:color w:val="808080"/>
          <w:kern w:val="0"/>
          <w:sz w:val="24"/>
          <w:szCs w:val="24"/>
          <w:lang w:val="en-US"/>
        </w:rPr>
        <w:t>(</w:t>
      </w:r>
      <w:proofErr w:type="gramEnd"/>
      <w:r w:rsidRPr="00AF0197">
        <w:rPr>
          <w:rFonts w:ascii="Cascadia Mono" w:hAnsi="Cascadia Mono" w:cs="Cascadia Mono"/>
          <w:noProof w:val="0"/>
          <w:color w:val="000000"/>
          <w:kern w:val="0"/>
          <w:sz w:val="24"/>
          <w:szCs w:val="24"/>
          <w:lang w:val="en-US"/>
        </w:rPr>
        <w:t>10</w:t>
      </w:r>
      <w:r w:rsidRPr="00AF0197">
        <w:rPr>
          <w:rFonts w:ascii="Cascadia Mono" w:hAnsi="Cascadia Mono" w:cs="Cascadia Mono"/>
          <w:noProof w:val="0"/>
          <w:color w:val="808080"/>
          <w:kern w:val="0"/>
          <w:sz w:val="24"/>
          <w:szCs w:val="24"/>
          <w:lang w:val="en-US"/>
        </w:rPr>
        <w:t>,</w:t>
      </w:r>
      <w:r w:rsidRPr="00AF0197">
        <w:rPr>
          <w:rFonts w:ascii="Cascadia Mono" w:hAnsi="Cascadia Mono" w:cs="Cascadia Mono"/>
          <w:noProof w:val="0"/>
          <w:color w:val="000000"/>
          <w:kern w:val="0"/>
          <w:sz w:val="24"/>
          <w:szCs w:val="24"/>
          <w:lang w:val="en-US"/>
        </w:rPr>
        <w:t xml:space="preserve"> 2</w:t>
      </w:r>
      <w:r w:rsidRPr="00AF0197">
        <w:rPr>
          <w:rFonts w:ascii="Cascadia Mono" w:hAnsi="Cascadia Mono" w:cs="Cascadia Mono"/>
          <w:noProof w:val="0"/>
          <w:color w:val="808080"/>
          <w:kern w:val="0"/>
          <w:sz w:val="24"/>
          <w:szCs w:val="24"/>
          <w:lang w:val="en-US"/>
        </w:rPr>
        <w:t>)</w:t>
      </w:r>
    </w:p>
    <w:p w14:paraId="7C0EEEF5" w14:textId="77777777" w:rsidR="00293736" w:rsidRPr="00AF0197" w:rsidRDefault="00293736" w:rsidP="0029373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F0197">
        <w:rPr>
          <w:rFonts w:ascii="Cascadia Mono" w:hAnsi="Cascadia Mono" w:cs="Cascadia Mono"/>
          <w:noProof w:val="0"/>
          <w:color w:val="0000FF"/>
          <w:kern w:val="0"/>
          <w:sz w:val="24"/>
          <w:szCs w:val="24"/>
          <w:lang w:val="en-US"/>
        </w:rPr>
        <w:t>AS</w:t>
      </w:r>
    </w:p>
    <w:p w14:paraId="63F2306D" w14:textId="77777777" w:rsidR="00293736" w:rsidRPr="00AF0197" w:rsidRDefault="00293736" w:rsidP="0029373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F0197">
        <w:rPr>
          <w:rFonts w:ascii="Cascadia Mono" w:hAnsi="Cascadia Mono" w:cs="Cascadia Mono"/>
          <w:noProof w:val="0"/>
          <w:color w:val="0000FF"/>
          <w:kern w:val="0"/>
          <w:sz w:val="24"/>
          <w:szCs w:val="24"/>
          <w:lang w:val="en-US"/>
        </w:rPr>
        <w:t>BEGIN</w:t>
      </w:r>
    </w:p>
    <w:p w14:paraId="5D38B683" w14:textId="77777777" w:rsidR="00293736" w:rsidRPr="00AF0197" w:rsidRDefault="00293736" w:rsidP="0029373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F0197">
        <w:rPr>
          <w:rFonts w:ascii="Cascadia Mono" w:hAnsi="Cascadia Mono" w:cs="Cascadia Mono"/>
          <w:noProof w:val="0"/>
          <w:color w:val="000000"/>
          <w:kern w:val="0"/>
          <w:sz w:val="24"/>
          <w:szCs w:val="24"/>
          <w:lang w:val="en-US"/>
        </w:rPr>
        <w:tab/>
      </w:r>
      <w:r w:rsidRPr="00AF0197">
        <w:rPr>
          <w:rFonts w:ascii="Cascadia Mono" w:hAnsi="Cascadia Mono" w:cs="Cascadia Mono"/>
          <w:noProof w:val="0"/>
          <w:color w:val="0000FF"/>
          <w:kern w:val="0"/>
          <w:sz w:val="24"/>
          <w:szCs w:val="24"/>
          <w:lang w:val="en-US"/>
        </w:rPr>
        <w:t>DECLARE</w:t>
      </w:r>
      <w:r w:rsidRPr="00AF0197">
        <w:rPr>
          <w:rFonts w:ascii="Cascadia Mono" w:hAnsi="Cascadia Mono" w:cs="Cascadia Mono"/>
          <w:noProof w:val="0"/>
          <w:color w:val="000000"/>
          <w:kern w:val="0"/>
          <w:sz w:val="24"/>
          <w:szCs w:val="24"/>
          <w:lang w:val="en-US"/>
        </w:rPr>
        <w:t xml:space="preserve"> @totalPrice </w:t>
      </w:r>
      <w:proofErr w:type="gramStart"/>
      <w:r w:rsidRPr="00AF0197">
        <w:rPr>
          <w:rFonts w:ascii="Cascadia Mono" w:hAnsi="Cascadia Mono" w:cs="Cascadia Mono"/>
          <w:noProof w:val="0"/>
          <w:color w:val="0000FF"/>
          <w:kern w:val="0"/>
          <w:sz w:val="24"/>
          <w:szCs w:val="24"/>
          <w:lang w:val="en-US"/>
        </w:rPr>
        <w:t>DECIMAL</w:t>
      </w:r>
      <w:r w:rsidRPr="00AF0197">
        <w:rPr>
          <w:rFonts w:ascii="Cascadia Mono" w:hAnsi="Cascadia Mono" w:cs="Cascadia Mono"/>
          <w:noProof w:val="0"/>
          <w:color w:val="808080"/>
          <w:kern w:val="0"/>
          <w:sz w:val="24"/>
          <w:szCs w:val="24"/>
          <w:lang w:val="en-US"/>
        </w:rPr>
        <w:t>(</w:t>
      </w:r>
      <w:proofErr w:type="gramEnd"/>
      <w:r w:rsidRPr="00AF0197">
        <w:rPr>
          <w:rFonts w:ascii="Cascadia Mono" w:hAnsi="Cascadia Mono" w:cs="Cascadia Mono"/>
          <w:noProof w:val="0"/>
          <w:color w:val="000000"/>
          <w:kern w:val="0"/>
          <w:sz w:val="24"/>
          <w:szCs w:val="24"/>
          <w:lang w:val="en-US"/>
        </w:rPr>
        <w:t>10</w:t>
      </w:r>
      <w:r w:rsidRPr="00AF0197">
        <w:rPr>
          <w:rFonts w:ascii="Cascadia Mono" w:hAnsi="Cascadia Mono" w:cs="Cascadia Mono"/>
          <w:noProof w:val="0"/>
          <w:color w:val="808080"/>
          <w:kern w:val="0"/>
          <w:sz w:val="24"/>
          <w:szCs w:val="24"/>
          <w:lang w:val="en-US"/>
        </w:rPr>
        <w:t>,</w:t>
      </w:r>
      <w:r w:rsidRPr="00AF0197">
        <w:rPr>
          <w:rFonts w:ascii="Cascadia Mono" w:hAnsi="Cascadia Mono" w:cs="Cascadia Mono"/>
          <w:noProof w:val="0"/>
          <w:color w:val="000000"/>
          <w:kern w:val="0"/>
          <w:sz w:val="24"/>
          <w:szCs w:val="24"/>
          <w:lang w:val="en-US"/>
        </w:rPr>
        <w:t xml:space="preserve"> 2</w:t>
      </w:r>
      <w:r w:rsidRPr="00AF0197">
        <w:rPr>
          <w:rFonts w:ascii="Cascadia Mono" w:hAnsi="Cascadia Mono" w:cs="Cascadia Mono"/>
          <w:noProof w:val="0"/>
          <w:color w:val="808080"/>
          <w:kern w:val="0"/>
          <w:sz w:val="24"/>
          <w:szCs w:val="24"/>
          <w:lang w:val="en-US"/>
        </w:rPr>
        <w:t>)</w:t>
      </w:r>
    </w:p>
    <w:p w14:paraId="63BEB586" w14:textId="77777777" w:rsidR="00293736" w:rsidRPr="00AF0197" w:rsidRDefault="00293736" w:rsidP="0029373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F0197">
        <w:rPr>
          <w:rFonts w:ascii="Cascadia Mono" w:hAnsi="Cascadia Mono" w:cs="Cascadia Mono"/>
          <w:noProof w:val="0"/>
          <w:color w:val="000000"/>
          <w:kern w:val="0"/>
          <w:sz w:val="24"/>
          <w:szCs w:val="24"/>
          <w:lang w:val="en-US"/>
        </w:rPr>
        <w:tab/>
      </w:r>
      <w:r w:rsidRPr="00AF0197">
        <w:rPr>
          <w:rFonts w:ascii="Cascadia Mono" w:hAnsi="Cascadia Mono" w:cs="Cascadia Mono"/>
          <w:noProof w:val="0"/>
          <w:color w:val="0000FF"/>
          <w:kern w:val="0"/>
          <w:sz w:val="24"/>
          <w:szCs w:val="24"/>
          <w:lang w:val="en-US"/>
        </w:rPr>
        <w:t>SELECT</w:t>
      </w:r>
      <w:r w:rsidRPr="00AF0197">
        <w:rPr>
          <w:rFonts w:ascii="Cascadia Mono" w:hAnsi="Cascadia Mono" w:cs="Cascadia Mono"/>
          <w:noProof w:val="0"/>
          <w:color w:val="000000"/>
          <w:kern w:val="0"/>
          <w:sz w:val="24"/>
          <w:szCs w:val="24"/>
          <w:lang w:val="en-US"/>
        </w:rPr>
        <w:t xml:space="preserve"> @totalPrice </w:t>
      </w:r>
      <w:r w:rsidRPr="00AF0197">
        <w:rPr>
          <w:rFonts w:ascii="Cascadia Mono" w:hAnsi="Cascadia Mono" w:cs="Cascadia Mono"/>
          <w:noProof w:val="0"/>
          <w:color w:val="808080"/>
          <w:kern w:val="0"/>
          <w:sz w:val="24"/>
          <w:szCs w:val="24"/>
          <w:lang w:val="en-US"/>
        </w:rPr>
        <w:t>=</w:t>
      </w:r>
      <w:r w:rsidRPr="00AF0197">
        <w:rPr>
          <w:rFonts w:ascii="Cascadia Mono" w:hAnsi="Cascadia Mono" w:cs="Cascadia Mono"/>
          <w:noProof w:val="0"/>
          <w:color w:val="000000"/>
          <w:kern w:val="0"/>
          <w:sz w:val="24"/>
          <w:szCs w:val="24"/>
          <w:lang w:val="en-US"/>
        </w:rPr>
        <w:t xml:space="preserve"> </w:t>
      </w:r>
      <w:proofErr w:type="spellStart"/>
      <w:r w:rsidRPr="00AF0197">
        <w:rPr>
          <w:rFonts w:ascii="Cascadia Mono" w:hAnsi="Cascadia Mono" w:cs="Cascadia Mono"/>
          <w:noProof w:val="0"/>
          <w:color w:val="000000"/>
          <w:kern w:val="0"/>
          <w:sz w:val="24"/>
          <w:szCs w:val="24"/>
          <w:lang w:val="en-US"/>
        </w:rPr>
        <w:t>totalPrice</w:t>
      </w:r>
      <w:proofErr w:type="spellEnd"/>
      <w:r w:rsidRPr="00AF0197">
        <w:rPr>
          <w:rFonts w:ascii="Cascadia Mono" w:hAnsi="Cascadia Mono" w:cs="Cascadia Mono"/>
          <w:noProof w:val="0"/>
          <w:color w:val="000000"/>
          <w:kern w:val="0"/>
          <w:sz w:val="24"/>
          <w:szCs w:val="24"/>
          <w:lang w:val="en-US"/>
        </w:rPr>
        <w:t xml:space="preserve"> </w:t>
      </w:r>
      <w:r w:rsidRPr="00AF0197">
        <w:rPr>
          <w:rFonts w:ascii="Cascadia Mono" w:hAnsi="Cascadia Mono" w:cs="Cascadia Mono"/>
          <w:noProof w:val="0"/>
          <w:color w:val="0000FF"/>
          <w:kern w:val="0"/>
          <w:sz w:val="24"/>
          <w:szCs w:val="24"/>
          <w:lang w:val="en-US"/>
        </w:rPr>
        <w:t>FROM</w:t>
      </w:r>
      <w:r w:rsidRPr="00AF0197">
        <w:rPr>
          <w:rFonts w:ascii="Cascadia Mono" w:hAnsi="Cascadia Mono" w:cs="Cascadia Mono"/>
          <w:noProof w:val="0"/>
          <w:color w:val="000000"/>
          <w:kern w:val="0"/>
          <w:sz w:val="24"/>
          <w:szCs w:val="24"/>
          <w:lang w:val="en-US"/>
        </w:rPr>
        <w:t xml:space="preserve"> </w:t>
      </w:r>
      <w:proofErr w:type="spellStart"/>
      <w:r w:rsidRPr="00AF0197">
        <w:rPr>
          <w:rFonts w:ascii="Cascadia Mono" w:hAnsi="Cascadia Mono" w:cs="Cascadia Mono"/>
          <w:noProof w:val="0"/>
          <w:color w:val="000000"/>
          <w:kern w:val="0"/>
          <w:sz w:val="24"/>
          <w:szCs w:val="24"/>
          <w:lang w:val="en-US"/>
        </w:rPr>
        <w:t>BillTotalPriceView</w:t>
      </w:r>
      <w:proofErr w:type="spellEnd"/>
      <w:r w:rsidRPr="00AF0197">
        <w:rPr>
          <w:rFonts w:ascii="Cascadia Mono" w:hAnsi="Cascadia Mono" w:cs="Cascadia Mono"/>
          <w:noProof w:val="0"/>
          <w:color w:val="000000"/>
          <w:kern w:val="0"/>
          <w:sz w:val="24"/>
          <w:szCs w:val="24"/>
          <w:lang w:val="en-US"/>
        </w:rPr>
        <w:t xml:space="preserve"> </w:t>
      </w:r>
      <w:r w:rsidRPr="00AF0197">
        <w:rPr>
          <w:rFonts w:ascii="Cascadia Mono" w:hAnsi="Cascadia Mono" w:cs="Cascadia Mono"/>
          <w:noProof w:val="0"/>
          <w:color w:val="0000FF"/>
          <w:kern w:val="0"/>
          <w:sz w:val="24"/>
          <w:szCs w:val="24"/>
          <w:lang w:val="en-US"/>
        </w:rPr>
        <w:t>WHERE</w:t>
      </w:r>
      <w:r w:rsidRPr="00AF0197">
        <w:rPr>
          <w:rFonts w:ascii="Cascadia Mono" w:hAnsi="Cascadia Mono" w:cs="Cascadia Mono"/>
          <w:noProof w:val="0"/>
          <w:color w:val="000000"/>
          <w:kern w:val="0"/>
          <w:sz w:val="24"/>
          <w:szCs w:val="24"/>
          <w:lang w:val="en-US"/>
        </w:rPr>
        <w:t xml:space="preserve"> ID </w:t>
      </w:r>
      <w:r w:rsidRPr="00AF0197">
        <w:rPr>
          <w:rFonts w:ascii="Cascadia Mono" w:hAnsi="Cascadia Mono" w:cs="Cascadia Mono"/>
          <w:noProof w:val="0"/>
          <w:color w:val="808080"/>
          <w:kern w:val="0"/>
          <w:sz w:val="24"/>
          <w:szCs w:val="24"/>
          <w:lang w:val="en-US"/>
        </w:rPr>
        <w:t>=</w:t>
      </w:r>
      <w:r w:rsidRPr="00AF0197">
        <w:rPr>
          <w:rFonts w:ascii="Cascadia Mono" w:hAnsi="Cascadia Mono" w:cs="Cascadia Mono"/>
          <w:noProof w:val="0"/>
          <w:color w:val="000000"/>
          <w:kern w:val="0"/>
          <w:sz w:val="24"/>
          <w:szCs w:val="24"/>
          <w:lang w:val="en-US"/>
        </w:rPr>
        <w:t xml:space="preserve"> @billID</w:t>
      </w:r>
    </w:p>
    <w:p w14:paraId="2646D223" w14:textId="77777777" w:rsidR="00293736" w:rsidRPr="00AF0197" w:rsidRDefault="00293736" w:rsidP="0029373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F0197">
        <w:rPr>
          <w:rFonts w:ascii="Cascadia Mono" w:hAnsi="Cascadia Mono" w:cs="Cascadia Mono"/>
          <w:noProof w:val="0"/>
          <w:color w:val="000000"/>
          <w:kern w:val="0"/>
          <w:sz w:val="24"/>
          <w:szCs w:val="24"/>
          <w:lang w:val="en-US"/>
        </w:rPr>
        <w:tab/>
      </w:r>
      <w:r w:rsidRPr="00AF0197">
        <w:rPr>
          <w:rFonts w:ascii="Cascadia Mono" w:hAnsi="Cascadia Mono" w:cs="Cascadia Mono"/>
          <w:noProof w:val="0"/>
          <w:color w:val="0000FF"/>
          <w:kern w:val="0"/>
          <w:sz w:val="24"/>
          <w:szCs w:val="24"/>
          <w:lang w:val="en-US"/>
        </w:rPr>
        <w:t>RETURN</w:t>
      </w:r>
      <w:r w:rsidRPr="00AF0197">
        <w:rPr>
          <w:rFonts w:ascii="Cascadia Mono" w:hAnsi="Cascadia Mono" w:cs="Cascadia Mono"/>
          <w:noProof w:val="0"/>
          <w:color w:val="000000"/>
          <w:kern w:val="0"/>
          <w:sz w:val="24"/>
          <w:szCs w:val="24"/>
          <w:lang w:val="en-US"/>
        </w:rPr>
        <w:t xml:space="preserve"> @</w:t>
      </w:r>
      <w:proofErr w:type="gramStart"/>
      <w:r w:rsidRPr="00AF0197">
        <w:rPr>
          <w:rFonts w:ascii="Cascadia Mono" w:hAnsi="Cascadia Mono" w:cs="Cascadia Mono"/>
          <w:noProof w:val="0"/>
          <w:color w:val="000000"/>
          <w:kern w:val="0"/>
          <w:sz w:val="24"/>
          <w:szCs w:val="24"/>
          <w:lang w:val="en-US"/>
        </w:rPr>
        <w:t>totalPrice</w:t>
      </w:r>
      <w:proofErr w:type="gramEnd"/>
    </w:p>
    <w:p w14:paraId="05F8573E" w14:textId="77777777" w:rsidR="00293736" w:rsidRPr="00AF0197" w:rsidRDefault="00293736" w:rsidP="0029373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F0197">
        <w:rPr>
          <w:rFonts w:ascii="Cascadia Mono" w:hAnsi="Cascadia Mono" w:cs="Cascadia Mono"/>
          <w:noProof w:val="0"/>
          <w:color w:val="0000FF"/>
          <w:kern w:val="0"/>
          <w:sz w:val="24"/>
          <w:szCs w:val="24"/>
          <w:lang w:val="en-US"/>
        </w:rPr>
        <w:t>END</w:t>
      </w:r>
    </w:p>
    <w:p w14:paraId="13D1439A" w14:textId="2337A6CA" w:rsidR="00B73F3E" w:rsidRPr="00AF0197" w:rsidRDefault="00293736" w:rsidP="00293736">
      <w:pPr>
        <w:pStyle w:val="ListParagraph"/>
        <w:pBdr>
          <w:top w:val="single" w:sz="4" w:space="1" w:color="auto"/>
          <w:left w:val="single" w:sz="4" w:space="4" w:color="auto"/>
          <w:bottom w:val="single" w:sz="4" w:space="1" w:color="auto"/>
          <w:right w:val="single" w:sz="4" w:space="4" w:color="auto"/>
        </w:pBdr>
        <w:spacing w:after="0" w:line="360" w:lineRule="auto"/>
        <w:ind w:left="1584"/>
        <w:rPr>
          <w:rFonts w:ascii="Cascadia Mono" w:hAnsi="Cascadia Mono" w:cs="Cascadia Mono"/>
          <w:sz w:val="24"/>
          <w:szCs w:val="24"/>
          <w:u w:val="single"/>
          <w:lang w:val="en-US"/>
        </w:rPr>
      </w:pPr>
      <w:r w:rsidRPr="00AF0197">
        <w:rPr>
          <w:rFonts w:ascii="Cascadia Mono" w:hAnsi="Cascadia Mono" w:cs="Cascadia Mono"/>
          <w:noProof w:val="0"/>
          <w:color w:val="0000FF"/>
          <w:kern w:val="0"/>
          <w:sz w:val="24"/>
          <w:szCs w:val="24"/>
          <w:lang w:val="en-US"/>
        </w:rPr>
        <w:t>GO</w:t>
      </w:r>
    </w:p>
    <w:p w14:paraId="51D26240" w14:textId="77777777" w:rsidR="00B73F3E" w:rsidRDefault="00B73F3E" w:rsidP="00C82DA5">
      <w:pPr>
        <w:pStyle w:val="ListParagraph"/>
        <w:spacing w:after="0" w:line="360" w:lineRule="auto"/>
        <w:ind w:left="1584"/>
        <w:rPr>
          <w:rFonts w:ascii="Times New Roman" w:hAnsi="Times New Roman" w:cs="Times New Roman"/>
          <w:sz w:val="28"/>
          <w:szCs w:val="28"/>
          <w:u w:val="single"/>
          <w:lang w:val="en-US"/>
        </w:rPr>
      </w:pPr>
    </w:p>
    <w:p w14:paraId="76387B02" w14:textId="0FB2E426" w:rsidR="00B73F3E" w:rsidRDefault="00B73F3E" w:rsidP="00C82DA5">
      <w:pPr>
        <w:pStyle w:val="ListParagraph"/>
        <w:spacing w:after="0" w:line="360" w:lineRule="auto"/>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C# code:</w:t>
      </w:r>
    </w:p>
    <w:p w14:paraId="45100B8E" w14:textId="77777777" w:rsidR="007B1F07" w:rsidRPr="007B1F07" w:rsidRDefault="007B1F07" w:rsidP="007B1F0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7B1F07">
        <w:rPr>
          <w:rFonts w:ascii="Cascadia Mono" w:hAnsi="Cascadia Mono" w:cs="Cascadia Mono"/>
          <w:noProof w:val="0"/>
          <w:color w:val="000000"/>
          <w:kern w:val="0"/>
          <w:sz w:val="24"/>
          <w:szCs w:val="24"/>
          <w:lang w:val="en-US"/>
        </w:rPr>
        <w:t>try</w:t>
      </w:r>
    </w:p>
    <w:p w14:paraId="13981364" w14:textId="77777777" w:rsidR="007B1F07" w:rsidRPr="007B1F07" w:rsidRDefault="007B1F07" w:rsidP="007B1F0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7B1F07">
        <w:rPr>
          <w:rFonts w:ascii="Cascadia Mono" w:hAnsi="Cascadia Mono" w:cs="Cascadia Mono"/>
          <w:noProof w:val="0"/>
          <w:color w:val="000000"/>
          <w:kern w:val="0"/>
          <w:sz w:val="24"/>
          <w:szCs w:val="24"/>
          <w:lang w:val="en-US"/>
        </w:rPr>
        <w:t>{</w:t>
      </w:r>
    </w:p>
    <w:p w14:paraId="4C2C9DC6" w14:textId="77777777" w:rsidR="007B1F07" w:rsidRPr="007B1F07" w:rsidRDefault="007B1F07" w:rsidP="007B1F0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7B1F07">
        <w:rPr>
          <w:rFonts w:ascii="Cascadia Mono" w:hAnsi="Cascadia Mono" w:cs="Cascadia Mono"/>
          <w:noProof w:val="0"/>
          <w:color w:val="000000"/>
          <w:kern w:val="0"/>
          <w:sz w:val="24"/>
          <w:szCs w:val="24"/>
          <w:lang w:val="en-US"/>
        </w:rPr>
        <w:t xml:space="preserve">    </w:t>
      </w:r>
      <w:proofErr w:type="spellStart"/>
      <w:r w:rsidRPr="007B1F07">
        <w:rPr>
          <w:rFonts w:ascii="Cascadia Mono" w:hAnsi="Cascadia Mono" w:cs="Cascadia Mono"/>
          <w:noProof w:val="0"/>
          <w:color w:val="000000"/>
          <w:kern w:val="0"/>
          <w:sz w:val="24"/>
          <w:szCs w:val="24"/>
          <w:lang w:val="en-US"/>
        </w:rPr>
        <w:t>lbShowDis.Text</w:t>
      </w:r>
      <w:proofErr w:type="spellEnd"/>
      <w:r w:rsidRPr="007B1F07">
        <w:rPr>
          <w:rFonts w:ascii="Cascadia Mono" w:hAnsi="Cascadia Mono" w:cs="Cascadia Mono"/>
          <w:noProof w:val="0"/>
          <w:color w:val="000000"/>
          <w:kern w:val="0"/>
          <w:sz w:val="24"/>
          <w:szCs w:val="24"/>
          <w:lang w:val="en-US"/>
        </w:rPr>
        <w:t xml:space="preserve"> = </w:t>
      </w:r>
      <w:proofErr w:type="spellStart"/>
      <w:proofErr w:type="gramStart"/>
      <w:r w:rsidRPr="007B1F07">
        <w:rPr>
          <w:rFonts w:ascii="Cascadia Mono" w:hAnsi="Cascadia Mono" w:cs="Cascadia Mono"/>
          <w:noProof w:val="0"/>
          <w:color w:val="000000"/>
          <w:kern w:val="0"/>
          <w:sz w:val="24"/>
          <w:szCs w:val="24"/>
          <w:lang w:val="en-US"/>
        </w:rPr>
        <w:t>DataProvider.Instance.ExecuteScalar</w:t>
      </w:r>
      <w:proofErr w:type="spellEnd"/>
      <w:proofErr w:type="gramEnd"/>
      <w:r w:rsidRPr="007B1F07">
        <w:rPr>
          <w:rFonts w:ascii="Cascadia Mono" w:hAnsi="Cascadia Mono" w:cs="Cascadia Mono"/>
          <w:noProof w:val="0"/>
          <w:color w:val="000000"/>
          <w:kern w:val="0"/>
          <w:sz w:val="24"/>
          <w:szCs w:val="24"/>
          <w:lang w:val="en-US"/>
        </w:rPr>
        <w:t xml:space="preserve">("SELECT </w:t>
      </w:r>
      <w:proofErr w:type="spellStart"/>
      <w:r w:rsidRPr="007B1F07">
        <w:rPr>
          <w:rFonts w:ascii="Cascadia Mono" w:hAnsi="Cascadia Mono" w:cs="Cascadia Mono"/>
          <w:noProof w:val="0"/>
          <w:color w:val="000000"/>
          <w:kern w:val="0"/>
          <w:sz w:val="24"/>
          <w:szCs w:val="24"/>
          <w:lang w:val="en-US"/>
        </w:rPr>
        <w:t>dbo.getBillDiscount</w:t>
      </w:r>
      <w:proofErr w:type="spellEnd"/>
      <w:r w:rsidRPr="007B1F07">
        <w:rPr>
          <w:rFonts w:ascii="Cascadia Mono" w:hAnsi="Cascadia Mono" w:cs="Cascadia Mono"/>
          <w:noProof w:val="0"/>
          <w:color w:val="000000"/>
          <w:kern w:val="0"/>
          <w:sz w:val="24"/>
          <w:szCs w:val="24"/>
          <w:lang w:val="en-US"/>
        </w:rPr>
        <w:t xml:space="preserve"> ( @billID )", new object[] { </w:t>
      </w:r>
      <w:proofErr w:type="spellStart"/>
      <w:r w:rsidRPr="007B1F07">
        <w:rPr>
          <w:rFonts w:ascii="Cascadia Mono" w:hAnsi="Cascadia Mono" w:cs="Cascadia Mono"/>
          <w:noProof w:val="0"/>
          <w:color w:val="000000"/>
          <w:kern w:val="0"/>
          <w:sz w:val="24"/>
          <w:szCs w:val="24"/>
          <w:lang w:val="en-US"/>
        </w:rPr>
        <w:t>tbxIDBill.Text</w:t>
      </w:r>
      <w:proofErr w:type="spellEnd"/>
      <w:r w:rsidRPr="007B1F07">
        <w:rPr>
          <w:rFonts w:ascii="Cascadia Mono" w:hAnsi="Cascadia Mono" w:cs="Cascadia Mono"/>
          <w:noProof w:val="0"/>
          <w:color w:val="000000"/>
          <w:kern w:val="0"/>
          <w:sz w:val="24"/>
          <w:szCs w:val="24"/>
          <w:lang w:val="en-US"/>
        </w:rPr>
        <w:t xml:space="preserve"> }).</w:t>
      </w:r>
      <w:proofErr w:type="spellStart"/>
      <w:r w:rsidRPr="007B1F07">
        <w:rPr>
          <w:rFonts w:ascii="Cascadia Mono" w:hAnsi="Cascadia Mono" w:cs="Cascadia Mono"/>
          <w:noProof w:val="0"/>
          <w:color w:val="000000"/>
          <w:kern w:val="0"/>
          <w:sz w:val="24"/>
          <w:szCs w:val="24"/>
          <w:lang w:val="en-US"/>
        </w:rPr>
        <w:t>ToString</w:t>
      </w:r>
      <w:proofErr w:type="spellEnd"/>
      <w:r w:rsidRPr="007B1F07">
        <w:rPr>
          <w:rFonts w:ascii="Cascadia Mono" w:hAnsi="Cascadia Mono" w:cs="Cascadia Mono"/>
          <w:noProof w:val="0"/>
          <w:color w:val="000000"/>
          <w:kern w:val="0"/>
          <w:sz w:val="24"/>
          <w:szCs w:val="24"/>
          <w:lang w:val="en-US"/>
        </w:rPr>
        <w:t>();</w:t>
      </w:r>
    </w:p>
    <w:p w14:paraId="66AD827A" w14:textId="77777777" w:rsidR="007B1F07" w:rsidRPr="007B1F07" w:rsidRDefault="007B1F07" w:rsidP="007B1F0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7B1F07">
        <w:rPr>
          <w:rFonts w:ascii="Cascadia Mono" w:hAnsi="Cascadia Mono" w:cs="Cascadia Mono"/>
          <w:noProof w:val="0"/>
          <w:color w:val="000000"/>
          <w:kern w:val="0"/>
          <w:sz w:val="24"/>
          <w:szCs w:val="24"/>
          <w:lang w:val="en-US"/>
        </w:rPr>
        <w:t xml:space="preserve">    </w:t>
      </w:r>
      <w:proofErr w:type="spellStart"/>
      <w:r w:rsidRPr="007B1F07">
        <w:rPr>
          <w:rFonts w:ascii="Cascadia Mono" w:hAnsi="Cascadia Mono" w:cs="Cascadia Mono"/>
          <w:noProof w:val="0"/>
          <w:color w:val="000000"/>
          <w:kern w:val="0"/>
          <w:sz w:val="24"/>
          <w:szCs w:val="24"/>
          <w:lang w:val="en-US"/>
        </w:rPr>
        <w:t>lbTotalPrice.Text</w:t>
      </w:r>
      <w:proofErr w:type="spellEnd"/>
      <w:r w:rsidRPr="007B1F07">
        <w:rPr>
          <w:rFonts w:ascii="Cascadia Mono" w:hAnsi="Cascadia Mono" w:cs="Cascadia Mono"/>
          <w:noProof w:val="0"/>
          <w:color w:val="000000"/>
          <w:kern w:val="0"/>
          <w:sz w:val="24"/>
          <w:szCs w:val="24"/>
          <w:lang w:val="en-US"/>
        </w:rPr>
        <w:t xml:space="preserve"> = </w:t>
      </w:r>
      <w:proofErr w:type="spellStart"/>
      <w:proofErr w:type="gramStart"/>
      <w:r w:rsidRPr="007B1F07">
        <w:rPr>
          <w:rFonts w:ascii="Cascadia Mono" w:hAnsi="Cascadia Mono" w:cs="Cascadia Mono"/>
          <w:noProof w:val="0"/>
          <w:color w:val="000000"/>
          <w:kern w:val="0"/>
          <w:sz w:val="24"/>
          <w:szCs w:val="24"/>
          <w:lang w:val="en-US"/>
        </w:rPr>
        <w:t>DataProvider.Instance.ExecuteScalar</w:t>
      </w:r>
      <w:proofErr w:type="spellEnd"/>
      <w:proofErr w:type="gramEnd"/>
      <w:r w:rsidRPr="007B1F07">
        <w:rPr>
          <w:rFonts w:ascii="Cascadia Mono" w:hAnsi="Cascadia Mono" w:cs="Cascadia Mono"/>
          <w:noProof w:val="0"/>
          <w:color w:val="000000"/>
          <w:kern w:val="0"/>
          <w:sz w:val="24"/>
          <w:szCs w:val="24"/>
          <w:lang w:val="en-US"/>
        </w:rPr>
        <w:t xml:space="preserve">("SELECT </w:t>
      </w:r>
      <w:proofErr w:type="spellStart"/>
      <w:r w:rsidRPr="007B1F07">
        <w:rPr>
          <w:rFonts w:ascii="Cascadia Mono" w:hAnsi="Cascadia Mono" w:cs="Cascadia Mono"/>
          <w:noProof w:val="0"/>
          <w:color w:val="000000"/>
          <w:kern w:val="0"/>
          <w:sz w:val="24"/>
          <w:szCs w:val="24"/>
          <w:lang w:val="en-US"/>
        </w:rPr>
        <w:t>dbo.getBillTotalPrice</w:t>
      </w:r>
      <w:proofErr w:type="spellEnd"/>
      <w:r w:rsidRPr="007B1F07">
        <w:rPr>
          <w:rFonts w:ascii="Cascadia Mono" w:hAnsi="Cascadia Mono" w:cs="Cascadia Mono"/>
          <w:noProof w:val="0"/>
          <w:color w:val="000000"/>
          <w:kern w:val="0"/>
          <w:sz w:val="24"/>
          <w:szCs w:val="24"/>
          <w:lang w:val="en-US"/>
        </w:rPr>
        <w:t xml:space="preserve"> ( @billID )", new object[] { </w:t>
      </w:r>
      <w:proofErr w:type="spellStart"/>
      <w:r w:rsidRPr="007B1F07">
        <w:rPr>
          <w:rFonts w:ascii="Cascadia Mono" w:hAnsi="Cascadia Mono" w:cs="Cascadia Mono"/>
          <w:noProof w:val="0"/>
          <w:color w:val="000000"/>
          <w:kern w:val="0"/>
          <w:sz w:val="24"/>
          <w:szCs w:val="24"/>
          <w:lang w:val="en-US"/>
        </w:rPr>
        <w:t>tbxIDBill.Text</w:t>
      </w:r>
      <w:proofErr w:type="spellEnd"/>
      <w:r w:rsidRPr="007B1F07">
        <w:rPr>
          <w:rFonts w:ascii="Cascadia Mono" w:hAnsi="Cascadia Mono" w:cs="Cascadia Mono"/>
          <w:noProof w:val="0"/>
          <w:color w:val="000000"/>
          <w:kern w:val="0"/>
          <w:sz w:val="24"/>
          <w:szCs w:val="24"/>
          <w:lang w:val="en-US"/>
        </w:rPr>
        <w:t xml:space="preserve"> }).</w:t>
      </w:r>
      <w:proofErr w:type="spellStart"/>
      <w:r w:rsidRPr="007B1F07">
        <w:rPr>
          <w:rFonts w:ascii="Cascadia Mono" w:hAnsi="Cascadia Mono" w:cs="Cascadia Mono"/>
          <w:noProof w:val="0"/>
          <w:color w:val="000000"/>
          <w:kern w:val="0"/>
          <w:sz w:val="24"/>
          <w:szCs w:val="24"/>
          <w:lang w:val="en-US"/>
        </w:rPr>
        <w:t>ToString</w:t>
      </w:r>
      <w:proofErr w:type="spellEnd"/>
      <w:r w:rsidRPr="007B1F07">
        <w:rPr>
          <w:rFonts w:ascii="Cascadia Mono" w:hAnsi="Cascadia Mono" w:cs="Cascadia Mono"/>
          <w:noProof w:val="0"/>
          <w:color w:val="000000"/>
          <w:kern w:val="0"/>
          <w:sz w:val="24"/>
          <w:szCs w:val="24"/>
          <w:lang w:val="en-US"/>
        </w:rPr>
        <w:t>();</w:t>
      </w:r>
    </w:p>
    <w:p w14:paraId="29738273" w14:textId="77777777" w:rsidR="007B1F07" w:rsidRPr="007B1F07" w:rsidRDefault="007B1F07" w:rsidP="007B1F0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7B1F07">
        <w:rPr>
          <w:rFonts w:ascii="Cascadia Mono" w:hAnsi="Cascadia Mono" w:cs="Cascadia Mono"/>
          <w:noProof w:val="0"/>
          <w:color w:val="000000"/>
          <w:kern w:val="0"/>
          <w:sz w:val="24"/>
          <w:szCs w:val="24"/>
          <w:lang w:val="en-US"/>
        </w:rPr>
        <w:t>}</w:t>
      </w:r>
    </w:p>
    <w:p w14:paraId="4F60407B" w14:textId="77777777" w:rsidR="007B1F07" w:rsidRPr="007B1F07" w:rsidRDefault="007B1F07" w:rsidP="007B1F0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7B1F07">
        <w:rPr>
          <w:rFonts w:ascii="Cascadia Mono" w:hAnsi="Cascadia Mono" w:cs="Cascadia Mono"/>
          <w:noProof w:val="0"/>
          <w:color w:val="000000"/>
          <w:kern w:val="0"/>
          <w:sz w:val="24"/>
          <w:szCs w:val="24"/>
          <w:lang w:val="en-US"/>
        </w:rPr>
        <w:t>catch (</w:t>
      </w:r>
      <w:proofErr w:type="spellStart"/>
      <w:r w:rsidRPr="007B1F07">
        <w:rPr>
          <w:rFonts w:ascii="Cascadia Mono" w:hAnsi="Cascadia Mono" w:cs="Cascadia Mono"/>
          <w:noProof w:val="0"/>
          <w:color w:val="000000"/>
          <w:kern w:val="0"/>
          <w:sz w:val="24"/>
          <w:szCs w:val="24"/>
          <w:lang w:val="en-US"/>
        </w:rPr>
        <w:t>SqlException</w:t>
      </w:r>
      <w:proofErr w:type="spellEnd"/>
      <w:r w:rsidRPr="007B1F07">
        <w:rPr>
          <w:rFonts w:ascii="Cascadia Mono" w:hAnsi="Cascadia Mono" w:cs="Cascadia Mono"/>
          <w:noProof w:val="0"/>
          <w:color w:val="000000"/>
          <w:kern w:val="0"/>
          <w:sz w:val="24"/>
          <w:szCs w:val="24"/>
          <w:lang w:val="en-US"/>
        </w:rPr>
        <w:t xml:space="preserve"> </w:t>
      </w:r>
      <w:proofErr w:type="spellStart"/>
      <w:r w:rsidRPr="007B1F07">
        <w:rPr>
          <w:rFonts w:ascii="Cascadia Mono" w:hAnsi="Cascadia Mono" w:cs="Cascadia Mono"/>
          <w:noProof w:val="0"/>
          <w:color w:val="000000"/>
          <w:kern w:val="0"/>
          <w:sz w:val="24"/>
          <w:szCs w:val="24"/>
          <w:lang w:val="en-US"/>
        </w:rPr>
        <w:t>ev</w:t>
      </w:r>
      <w:proofErr w:type="spellEnd"/>
      <w:r w:rsidRPr="007B1F07">
        <w:rPr>
          <w:rFonts w:ascii="Cascadia Mono" w:hAnsi="Cascadia Mono" w:cs="Cascadia Mono"/>
          <w:noProof w:val="0"/>
          <w:color w:val="000000"/>
          <w:kern w:val="0"/>
          <w:sz w:val="24"/>
          <w:szCs w:val="24"/>
          <w:lang w:val="en-US"/>
        </w:rPr>
        <w:t>)</w:t>
      </w:r>
    </w:p>
    <w:p w14:paraId="3A968C32" w14:textId="77777777" w:rsidR="007B1F07" w:rsidRPr="007B1F07" w:rsidRDefault="007B1F07" w:rsidP="007B1F0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7B1F07">
        <w:rPr>
          <w:rFonts w:ascii="Cascadia Mono" w:hAnsi="Cascadia Mono" w:cs="Cascadia Mono"/>
          <w:noProof w:val="0"/>
          <w:color w:val="000000"/>
          <w:kern w:val="0"/>
          <w:sz w:val="24"/>
          <w:szCs w:val="24"/>
          <w:lang w:val="en-US"/>
        </w:rPr>
        <w:t>{</w:t>
      </w:r>
    </w:p>
    <w:p w14:paraId="2DDDCD35" w14:textId="26272D84" w:rsidR="00B73F3E" w:rsidRPr="007B1F07" w:rsidRDefault="007B1F07" w:rsidP="007B1F0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7B1F07">
        <w:rPr>
          <w:rFonts w:ascii="Cascadia Mono" w:hAnsi="Cascadia Mono" w:cs="Cascadia Mono"/>
          <w:noProof w:val="0"/>
          <w:color w:val="000000"/>
          <w:kern w:val="0"/>
          <w:sz w:val="24"/>
          <w:szCs w:val="24"/>
          <w:lang w:val="en-US"/>
        </w:rPr>
        <w:t xml:space="preserve">    </w:t>
      </w:r>
      <w:proofErr w:type="spellStart"/>
      <w:r w:rsidRPr="007B1F07">
        <w:rPr>
          <w:rFonts w:ascii="Cascadia Mono" w:hAnsi="Cascadia Mono" w:cs="Cascadia Mono"/>
          <w:noProof w:val="0"/>
          <w:color w:val="000000"/>
          <w:kern w:val="0"/>
          <w:sz w:val="24"/>
          <w:szCs w:val="24"/>
          <w:lang w:val="en-US"/>
        </w:rPr>
        <w:t>MessageBox.Show</w:t>
      </w:r>
      <w:proofErr w:type="spellEnd"/>
      <w:r w:rsidRPr="007B1F07">
        <w:rPr>
          <w:rFonts w:ascii="Cascadia Mono" w:hAnsi="Cascadia Mono" w:cs="Cascadia Mono"/>
          <w:noProof w:val="0"/>
          <w:color w:val="000000"/>
          <w:kern w:val="0"/>
          <w:sz w:val="24"/>
          <w:szCs w:val="24"/>
          <w:lang w:val="en-US"/>
        </w:rPr>
        <w:t>("</w:t>
      </w:r>
      <w:proofErr w:type="spellStart"/>
      <w:r w:rsidRPr="007B1F07">
        <w:rPr>
          <w:rFonts w:ascii="Cascadia Mono" w:hAnsi="Cascadia Mono" w:cs="Cascadia Mono"/>
          <w:noProof w:val="0"/>
          <w:color w:val="000000"/>
          <w:kern w:val="0"/>
          <w:sz w:val="24"/>
          <w:szCs w:val="24"/>
          <w:lang w:val="en-US"/>
        </w:rPr>
        <w:t>Cập</w:t>
      </w:r>
      <w:proofErr w:type="spellEnd"/>
      <w:r w:rsidRPr="007B1F07">
        <w:rPr>
          <w:rFonts w:ascii="Cascadia Mono" w:hAnsi="Cascadia Mono" w:cs="Cascadia Mono"/>
          <w:noProof w:val="0"/>
          <w:color w:val="000000"/>
          <w:kern w:val="0"/>
          <w:sz w:val="24"/>
          <w:szCs w:val="24"/>
          <w:lang w:val="en-US"/>
        </w:rPr>
        <w:t xml:space="preserve"> </w:t>
      </w:r>
      <w:proofErr w:type="spellStart"/>
      <w:r w:rsidRPr="007B1F07">
        <w:rPr>
          <w:rFonts w:ascii="Cascadia Mono" w:hAnsi="Cascadia Mono" w:cs="Cascadia Mono"/>
          <w:noProof w:val="0"/>
          <w:color w:val="000000"/>
          <w:kern w:val="0"/>
          <w:sz w:val="24"/>
          <w:szCs w:val="24"/>
          <w:lang w:val="en-US"/>
        </w:rPr>
        <w:t>nhật</w:t>
      </w:r>
      <w:proofErr w:type="spellEnd"/>
      <w:r w:rsidRPr="007B1F07">
        <w:rPr>
          <w:rFonts w:ascii="Cascadia Mono" w:hAnsi="Cascadia Mono" w:cs="Cascadia Mono"/>
          <w:noProof w:val="0"/>
          <w:color w:val="000000"/>
          <w:kern w:val="0"/>
          <w:sz w:val="24"/>
          <w:szCs w:val="24"/>
          <w:lang w:val="en-US"/>
        </w:rPr>
        <w:t xml:space="preserve"> </w:t>
      </w:r>
      <w:proofErr w:type="spellStart"/>
      <w:r w:rsidRPr="007B1F07">
        <w:rPr>
          <w:rFonts w:ascii="Cascadia Mono" w:hAnsi="Cascadia Mono" w:cs="Cascadia Mono"/>
          <w:noProof w:val="0"/>
          <w:color w:val="000000"/>
          <w:kern w:val="0"/>
          <w:sz w:val="24"/>
          <w:szCs w:val="24"/>
          <w:lang w:val="en-US"/>
        </w:rPr>
        <w:t>giá</w:t>
      </w:r>
      <w:proofErr w:type="spellEnd"/>
      <w:r w:rsidRPr="007B1F07">
        <w:rPr>
          <w:rFonts w:ascii="Cascadia Mono" w:hAnsi="Cascadia Mono" w:cs="Cascadia Mono"/>
          <w:noProof w:val="0"/>
          <w:color w:val="000000"/>
          <w:kern w:val="0"/>
          <w:sz w:val="24"/>
          <w:szCs w:val="24"/>
          <w:lang w:val="en-US"/>
        </w:rPr>
        <w:t xml:space="preserve"> </w:t>
      </w:r>
      <w:proofErr w:type="spellStart"/>
      <w:r w:rsidRPr="007B1F07">
        <w:rPr>
          <w:rFonts w:ascii="Cascadia Mono" w:hAnsi="Cascadia Mono" w:cs="Cascadia Mono"/>
          <w:noProof w:val="0"/>
          <w:color w:val="000000"/>
          <w:kern w:val="0"/>
          <w:sz w:val="24"/>
          <w:szCs w:val="24"/>
          <w:lang w:val="en-US"/>
        </w:rPr>
        <w:t>trị</w:t>
      </w:r>
      <w:proofErr w:type="spellEnd"/>
      <w:r w:rsidRPr="007B1F07">
        <w:rPr>
          <w:rFonts w:ascii="Cascadia Mono" w:hAnsi="Cascadia Mono" w:cs="Cascadia Mono"/>
          <w:noProof w:val="0"/>
          <w:color w:val="000000"/>
          <w:kern w:val="0"/>
          <w:sz w:val="24"/>
          <w:szCs w:val="24"/>
          <w:lang w:val="en-US"/>
        </w:rPr>
        <w:t xml:space="preserve"> </w:t>
      </w:r>
      <w:proofErr w:type="spellStart"/>
      <w:r w:rsidRPr="007B1F07">
        <w:rPr>
          <w:rFonts w:ascii="Cascadia Mono" w:hAnsi="Cascadia Mono" w:cs="Cascadia Mono"/>
          <w:noProof w:val="0"/>
          <w:color w:val="000000"/>
          <w:kern w:val="0"/>
          <w:sz w:val="24"/>
          <w:szCs w:val="24"/>
          <w:lang w:val="en-US"/>
        </w:rPr>
        <w:t>thất</w:t>
      </w:r>
      <w:proofErr w:type="spellEnd"/>
      <w:r w:rsidRPr="007B1F07">
        <w:rPr>
          <w:rFonts w:ascii="Cascadia Mono" w:hAnsi="Cascadia Mono" w:cs="Cascadia Mono"/>
          <w:noProof w:val="0"/>
          <w:color w:val="000000"/>
          <w:kern w:val="0"/>
          <w:sz w:val="24"/>
          <w:szCs w:val="24"/>
          <w:lang w:val="en-US"/>
        </w:rPr>
        <w:t xml:space="preserve"> </w:t>
      </w:r>
      <w:proofErr w:type="spellStart"/>
      <w:r w:rsidRPr="007B1F07">
        <w:rPr>
          <w:rFonts w:ascii="Cascadia Mono" w:hAnsi="Cascadia Mono" w:cs="Cascadia Mono"/>
          <w:noProof w:val="0"/>
          <w:color w:val="000000"/>
          <w:kern w:val="0"/>
          <w:sz w:val="24"/>
          <w:szCs w:val="24"/>
          <w:lang w:val="en-US"/>
        </w:rPr>
        <w:t>bại</w:t>
      </w:r>
      <w:proofErr w:type="spellEnd"/>
      <w:r w:rsidRPr="007B1F07">
        <w:rPr>
          <w:rFonts w:ascii="Cascadia Mono" w:hAnsi="Cascadia Mono" w:cs="Cascadia Mono"/>
          <w:noProof w:val="0"/>
          <w:color w:val="000000"/>
          <w:kern w:val="0"/>
          <w:sz w:val="24"/>
          <w:szCs w:val="24"/>
          <w:lang w:val="en-US"/>
        </w:rPr>
        <w:t xml:space="preserve">! \n Do: \n" + </w:t>
      </w:r>
      <w:proofErr w:type="spellStart"/>
      <w:proofErr w:type="gramStart"/>
      <w:r w:rsidRPr="007B1F07">
        <w:rPr>
          <w:rFonts w:ascii="Cascadia Mono" w:hAnsi="Cascadia Mono" w:cs="Cascadia Mono"/>
          <w:noProof w:val="0"/>
          <w:color w:val="000000"/>
          <w:kern w:val="0"/>
          <w:sz w:val="24"/>
          <w:szCs w:val="24"/>
          <w:lang w:val="en-US"/>
        </w:rPr>
        <w:t>ev.Message</w:t>
      </w:r>
      <w:proofErr w:type="spellEnd"/>
      <w:proofErr w:type="gramEnd"/>
      <w:r w:rsidRPr="007B1F07">
        <w:rPr>
          <w:rFonts w:ascii="Cascadia Mono" w:hAnsi="Cascadia Mono" w:cs="Cascadia Mono"/>
          <w:noProof w:val="0"/>
          <w:color w:val="000000"/>
          <w:kern w:val="0"/>
          <w:sz w:val="24"/>
          <w:szCs w:val="24"/>
          <w:lang w:val="en-US"/>
        </w:rPr>
        <w:t xml:space="preserve">, "Thông </w:t>
      </w:r>
      <w:proofErr w:type="spellStart"/>
      <w:r w:rsidRPr="007B1F07">
        <w:rPr>
          <w:rFonts w:ascii="Cascadia Mono" w:hAnsi="Cascadia Mono" w:cs="Cascadia Mono"/>
          <w:noProof w:val="0"/>
          <w:color w:val="000000"/>
          <w:kern w:val="0"/>
          <w:sz w:val="24"/>
          <w:szCs w:val="24"/>
          <w:lang w:val="en-US"/>
        </w:rPr>
        <w:t>báo</w:t>
      </w:r>
      <w:proofErr w:type="spellEnd"/>
      <w:r w:rsidRPr="007B1F07">
        <w:rPr>
          <w:rFonts w:ascii="Cascadia Mono" w:hAnsi="Cascadia Mono" w:cs="Cascadia Mono"/>
          <w:noProof w:val="0"/>
          <w:color w:val="000000"/>
          <w:kern w:val="0"/>
          <w:sz w:val="24"/>
          <w:szCs w:val="24"/>
          <w:lang w:val="en-US"/>
        </w:rPr>
        <w:t xml:space="preserve">", </w:t>
      </w:r>
      <w:proofErr w:type="spellStart"/>
      <w:r w:rsidRPr="007B1F07">
        <w:rPr>
          <w:rFonts w:ascii="Cascadia Mono" w:hAnsi="Cascadia Mono" w:cs="Cascadia Mono"/>
          <w:noProof w:val="0"/>
          <w:color w:val="000000"/>
          <w:kern w:val="0"/>
          <w:sz w:val="24"/>
          <w:szCs w:val="24"/>
          <w:lang w:val="en-US"/>
        </w:rPr>
        <w:t>MessageBoxButtons.OK</w:t>
      </w:r>
      <w:proofErr w:type="spellEnd"/>
      <w:r w:rsidRPr="007B1F07">
        <w:rPr>
          <w:rFonts w:ascii="Cascadia Mono" w:hAnsi="Cascadia Mono" w:cs="Cascadia Mono"/>
          <w:noProof w:val="0"/>
          <w:color w:val="000000"/>
          <w:kern w:val="0"/>
          <w:sz w:val="24"/>
          <w:szCs w:val="24"/>
          <w:lang w:val="en-US"/>
        </w:rPr>
        <w:t xml:space="preserve">, </w:t>
      </w:r>
      <w:proofErr w:type="spellStart"/>
      <w:r w:rsidRPr="007B1F07">
        <w:rPr>
          <w:rFonts w:ascii="Cascadia Mono" w:hAnsi="Cascadia Mono" w:cs="Cascadia Mono"/>
          <w:noProof w:val="0"/>
          <w:color w:val="000000"/>
          <w:kern w:val="0"/>
          <w:sz w:val="24"/>
          <w:szCs w:val="24"/>
          <w:lang w:val="en-US"/>
        </w:rPr>
        <w:t>MessageBoxIcon.Error</w:t>
      </w:r>
      <w:proofErr w:type="spellEnd"/>
      <w:r w:rsidRPr="007B1F07">
        <w:rPr>
          <w:rFonts w:ascii="Cascadia Mono" w:hAnsi="Cascadia Mono" w:cs="Cascadia Mono"/>
          <w:noProof w:val="0"/>
          <w:color w:val="000000"/>
          <w:kern w:val="0"/>
          <w:sz w:val="24"/>
          <w:szCs w:val="24"/>
          <w:lang w:val="en-US"/>
        </w:rPr>
        <w:t>);\</w:t>
      </w:r>
    </w:p>
    <w:p w14:paraId="3F26CF1A" w14:textId="63539E06" w:rsidR="007B1F07" w:rsidRPr="007B1F07" w:rsidRDefault="007B1F07" w:rsidP="007B1F0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19"/>
          <w:szCs w:val="19"/>
          <w:lang w:val="en-US"/>
        </w:rPr>
      </w:pPr>
      <w:r w:rsidRPr="007B1F07">
        <w:rPr>
          <w:rFonts w:ascii="Cascadia Mono" w:hAnsi="Cascadia Mono" w:cs="Cascadia Mono"/>
          <w:noProof w:val="0"/>
          <w:color w:val="000000"/>
          <w:kern w:val="0"/>
          <w:sz w:val="24"/>
          <w:szCs w:val="24"/>
          <w:lang w:val="en-US"/>
        </w:rPr>
        <w:t>}</w:t>
      </w:r>
    </w:p>
    <w:p w14:paraId="3E225FAF" w14:textId="77777777" w:rsidR="00B73F3E" w:rsidRPr="00C82DA5" w:rsidRDefault="00B73F3E" w:rsidP="00C82DA5">
      <w:pPr>
        <w:pStyle w:val="ListParagraph"/>
        <w:spacing w:after="0" w:line="360" w:lineRule="auto"/>
        <w:ind w:left="1584"/>
        <w:rPr>
          <w:rFonts w:ascii="Times New Roman" w:hAnsi="Times New Roman" w:cs="Times New Roman"/>
          <w:sz w:val="28"/>
          <w:szCs w:val="28"/>
          <w:u w:val="single"/>
          <w:lang w:val="en-US"/>
        </w:rPr>
      </w:pPr>
    </w:p>
    <w:p w14:paraId="0DA734E6" w14:textId="5193A2FC" w:rsidR="00C82DA5" w:rsidRDefault="00C82DA5" w:rsidP="00C82DA5">
      <w:pPr>
        <w:pStyle w:val="ListParagraph"/>
        <w:numPr>
          <w:ilvl w:val="0"/>
          <w:numId w:val="20"/>
        </w:numPr>
        <w:spacing w:after="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Function</w:t>
      </w:r>
      <w:r w:rsidR="00293736">
        <w:rPr>
          <w:rFonts w:ascii="Times New Roman" w:hAnsi="Times New Roman" w:cs="Times New Roman"/>
          <w:b/>
          <w:bCs/>
          <w:sz w:val="28"/>
          <w:szCs w:val="28"/>
          <w:lang w:val="en-US"/>
        </w:rPr>
        <w:t xml:space="preserve"> </w:t>
      </w:r>
      <w:r w:rsidR="00293736" w:rsidRPr="00293736">
        <w:rPr>
          <w:rFonts w:ascii="Times New Roman" w:hAnsi="Times New Roman" w:cs="Times New Roman"/>
          <w:b/>
          <w:bCs/>
          <w:sz w:val="28"/>
          <w:szCs w:val="28"/>
          <w:lang w:val="en-US"/>
        </w:rPr>
        <w:t xml:space="preserve">lấy ra </w:t>
      </w:r>
      <w:r w:rsidR="00293736">
        <w:rPr>
          <w:rFonts w:ascii="Times New Roman" w:hAnsi="Times New Roman" w:cs="Times New Roman"/>
          <w:b/>
          <w:bCs/>
          <w:sz w:val="28"/>
          <w:szCs w:val="28"/>
          <w:lang w:val="en-US"/>
        </w:rPr>
        <w:t>chiếc khấu</w:t>
      </w:r>
      <w:r w:rsidR="00293736" w:rsidRPr="00293736">
        <w:rPr>
          <w:rFonts w:ascii="Times New Roman" w:hAnsi="Times New Roman" w:cs="Times New Roman"/>
          <w:b/>
          <w:bCs/>
          <w:sz w:val="28"/>
          <w:szCs w:val="28"/>
          <w:lang w:val="en-US"/>
        </w:rPr>
        <w:t xml:space="preserve"> của một hóa đơn khi biết mã hóa đơn:</w:t>
      </w:r>
    </w:p>
    <w:p w14:paraId="2BB585AD" w14:textId="7D858A09" w:rsidR="00293736" w:rsidRDefault="00293736" w:rsidP="00293736">
      <w:pPr>
        <w:pStyle w:val="ListParagraph"/>
        <w:spacing w:after="0" w:line="360" w:lineRule="auto"/>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SQL:</w:t>
      </w:r>
    </w:p>
    <w:p w14:paraId="7A7C9D74" w14:textId="77777777" w:rsidR="00293736" w:rsidRPr="00AF0197" w:rsidRDefault="00293736" w:rsidP="0029373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F0197">
        <w:rPr>
          <w:rFonts w:ascii="Cascadia Mono" w:hAnsi="Cascadia Mono" w:cs="Cascadia Mono"/>
          <w:noProof w:val="0"/>
          <w:color w:val="0000FF"/>
          <w:kern w:val="0"/>
          <w:sz w:val="24"/>
          <w:szCs w:val="24"/>
          <w:lang w:val="en-US"/>
        </w:rPr>
        <w:t>DROP</w:t>
      </w:r>
      <w:r w:rsidRPr="00AF0197">
        <w:rPr>
          <w:rFonts w:ascii="Cascadia Mono" w:hAnsi="Cascadia Mono" w:cs="Cascadia Mono"/>
          <w:noProof w:val="0"/>
          <w:color w:val="000000"/>
          <w:kern w:val="0"/>
          <w:sz w:val="24"/>
          <w:szCs w:val="24"/>
          <w:lang w:val="en-US"/>
        </w:rPr>
        <w:t xml:space="preserve"> </w:t>
      </w:r>
      <w:r w:rsidRPr="00AF0197">
        <w:rPr>
          <w:rFonts w:ascii="Cascadia Mono" w:hAnsi="Cascadia Mono" w:cs="Cascadia Mono"/>
          <w:noProof w:val="0"/>
          <w:color w:val="0000FF"/>
          <w:kern w:val="0"/>
          <w:sz w:val="24"/>
          <w:szCs w:val="24"/>
          <w:lang w:val="en-US"/>
        </w:rPr>
        <w:t>FUNCTION</w:t>
      </w:r>
      <w:r w:rsidRPr="00AF0197">
        <w:rPr>
          <w:rFonts w:ascii="Cascadia Mono" w:hAnsi="Cascadia Mono" w:cs="Cascadia Mono"/>
          <w:noProof w:val="0"/>
          <w:color w:val="000000"/>
          <w:kern w:val="0"/>
          <w:sz w:val="24"/>
          <w:szCs w:val="24"/>
          <w:lang w:val="en-US"/>
        </w:rPr>
        <w:t xml:space="preserve"> </w:t>
      </w:r>
      <w:r w:rsidRPr="00AF0197">
        <w:rPr>
          <w:rFonts w:ascii="Cascadia Mono" w:hAnsi="Cascadia Mono" w:cs="Cascadia Mono"/>
          <w:noProof w:val="0"/>
          <w:color w:val="0000FF"/>
          <w:kern w:val="0"/>
          <w:sz w:val="24"/>
          <w:szCs w:val="24"/>
          <w:lang w:val="en-US"/>
        </w:rPr>
        <w:t>IF</w:t>
      </w:r>
      <w:r w:rsidRPr="00AF0197">
        <w:rPr>
          <w:rFonts w:ascii="Cascadia Mono" w:hAnsi="Cascadia Mono" w:cs="Cascadia Mono"/>
          <w:noProof w:val="0"/>
          <w:color w:val="000000"/>
          <w:kern w:val="0"/>
          <w:sz w:val="24"/>
          <w:szCs w:val="24"/>
          <w:lang w:val="en-US"/>
        </w:rPr>
        <w:t xml:space="preserve"> </w:t>
      </w:r>
      <w:r w:rsidRPr="00AF0197">
        <w:rPr>
          <w:rFonts w:ascii="Cascadia Mono" w:hAnsi="Cascadia Mono" w:cs="Cascadia Mono"/>
          <w:noProof w:val="0"/>
          <w:color w:val="808080"/>
          <w:kern w:val="0"/>
          <w:sz w:val="24"/>
          <w:szCs w:val="24"/>
          <w:lang w:val="en-US"/>
        </w:rPr>
        <w:t>EXISTS</w:t>
      </w:r>
      <w:r w:rsidRPr="00AF0197">
        <w:rPr>
          <w:rFonts w:ascii="Cascadia Mono" w:hAnsi="Cascadia Mono" w:cs="Cascadia Mono"/>
          <w:noProof w:val="0"/>
          <w:color w:val="000000"/>
          <w:kern w:val="0"/>
          <w:sz w:val="24"/>
          <w:szCs w:val="24"/>
          <w:lang w:val="en-US"/>
        </w:rPr>
        <w:t xml:space="preserve"> </w:t>
      </w:r>
      <w:proofErr w:type="spellStart"/>
      <w:proofErr w:type="gramStart"/>
      <w:r w:rsidRPr="00AF0197">
        <w:rPr>
          <w:rFonts w:ascii="Cascadia Mono" w:hAnsi="Cascadia Mono" w:cs="Cascadia Mono"/>
          <w:noProof w:val="0"/>
          <w:color w:val="000000"/>
          <w:kern w:val="0"/>
          <w:sz w:val="24"/>
          <w:szCs w:val="24"/>
          <w:lang w:val="en-US"/>
        </w:rPr>
        <w:t>getBillDiscount</w:t>
      </w:r>
      <w:proofErr w:type="spellEnd"/>
      <w:proofErr w:type="gramEnd"/>
    </w:p>
    <w:p w14:paraId="19B171B7" w14:textId="77777777" w:rsidR="00293736" w:rsidRPr="00AF0197" w:rsidRDefault="00293736" w:rsidP="0029373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F0197">
        <w:rPr>
          <w:rFonts w:ascii="Cascadia Mono" w:hAnsi="Cascadia Mono" w:cs="Cascadia Mono"/>
          <w:noProof w:val="0"/>
          <w:color w:val="0000FF"/>
          <w:kern w:val="0"/>
          <w:sz w:val="24"/>
          <w:szCs w:val="24"/>
          <w:lang w:val="en-US"/>
        </w:rPr>
        <w:t>GO</w:t>
      </w:r>
    </w:p>
    <w:p w14:paraId="476435A6" w14:textId="77777777" w:rsidR="00293736" w:rsidRPr="00AF0197" w:rsidRDefault="00293736" w:rsidP="0029373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p>
    <w:p w14:paraId="6A6AF5AC" w14:textId="77777777" w:rsidR="00293736" w:rsidRPr="00AF0197" w:rsidRDefault="00293736" w:rsidP="0029373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F0197">
        <w:rPr>
          <w:rFonts w:ascii="Cascadia Mono" w:hAnsi="Cascadia Mono" w:cs="Cascadia Mono"/>
          <w:noProof w:val="0"/>
          <w:color w:val="0000FF"/>
          <w:kern w:val="0"/>
          <w:sz w:val="24"/>
          <w:szCs w:val="24"/>
          <w:lang w:val="en-US"/>
        </w:rPr>
        <w:t>CREATE</w:t>
      </w:r>
      <w:r w:rsidRPr="00AF0197">
        <w:rPr>
          <w:rFonts w:ascii="Cascadia Mono" w:hAnsi="Cascadia Mono" w:cs="Cascadia Mono"/>
          <w:noProof w:val="0"/>
          <w:color w:val="000000"/>
          <w:kern w:val="0"/>
          <w:sz w:val="24"/>
          <w:szCs w:val="24"/>
          <w:lang w:val="en-US"/>
        </w:rPr>
        <w:t xml:space="preserve"> </w:t>
      </w:r>
      <w:r w:rsidRPr="00AF0197">
        <w:rPr>
          <w:rFonts w:ascii="Cascadia Mono" w:hAnsi="Cascadia Mono" w:cs="Cascadia Mono"/>
          <w:noProof w:val="0"/>
          <w:color w:val="0000FF"/>
          <w:kern w:val="0"/>
          <w:sz w:val="24"/>
          <w:szCs w:val="24"/>
          <w:lang w:val="en-US"/>
        </w:rPr>
        <w:t>FUNCTION</w:t>
      </w:r>
      <w:r w:rsidRPr="00AF0197">
        <w:rPr>
          <w:rFonts w:ascii="Cascadia Mono" w:hAnsi="Cascadia Mono" w:cs="Cascadia Mono"/>
          <w:noProof w:val="0"/>
          <w:color w:val="000000"/>
          <w:kern w:val="0"/>
          <w:sz w:val="24"/>
          <w:szCs w:val="24"/>
          <w:lang w:val="en-US"/>
        </w:rPr>
        <w:t xml:space="preserve"> </w:t>
      </w:r>
      <w:proofErr w:type="spellStart"/>
      <w:proofErr w:type="gramStart"/>
      <w:r w:rsidRPr="00AF0197">
        <w:rPr>
          <w:rFonts w:ascii="Cascadia Mono" w:hAnsi="Cascadia Mono" w:cs="Cascadia Mono"/>
          <w:noProof w:val="0"/>
          <w:color w:val="000000"/>
          <w:kern w:val="0"/>
          <w:sz w:val="24"/>
          <w:szCs w:val="24"/>
          <w:lang w:val="en-US"/>
        </w:rPr>
        <w:t>getBillDiscount</w:t>
      </w:r>
      <w:proofErr w:type="spellEnd"/>
      <w:proofErr w:type="gramEnd"/>
    </w:p>
    <w:p w14:paraId="245FB58E" w14:textId="77777777" w:rsidR="00293736" w:rsidRPr="00AF0197" w:rsidRDefault="00293736" w:rsidP="0029373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F0197">
        <w:rPr>
          <w:rFonts w:ascii="Cascadia Mono" w:hAnsi="Cascadia Mono" w:cs="Cascadia Mono"/>
          <w:noProof w:val="0"/>
          <w:color w:val="808080"/>
          <w:kern w:val="0"/>
          <w:sz w:val="24"/>
          <w:szCs w:val="24"/>
          <w:lang w:val="en-US"/>
        </w:rPr>
        <w:t>(</w:t>
      </w:r>
    </w:p>
    <w:p w14:paraId="06C4DBE9" w14:textId="77777777" w:rsidR="00293736" w:rsidRPr="00AF0197" w:rsidRDefault="00293736" w:rsidP="0029373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F0197">
        <w:rPr>
          <w:rFonts w:ascii="Cascadia Mono" w:hAnsi="Cascadia Mono" w:cs="Cascadia Mono"/>
          <w:noProof w:val="0"/>
          <w:color w:val="000000"/>
          <w:kern w:val="0"/>
          <w:sz w:val="24"/>
          <w:szCs w:val="24"/>
          <w:lang w:val="en-US"/>
        </w:rPr>
        <w:tab/>
        <w:t xml:space="preserve">@billID </w:t>
      </w:r>
      <w:proofErr w:type="gramStart"/>
      <w:r w:rsidRPr="00AF0197">
        <w:rPr>
          <w:rFonts w:ascii="Cascadia Mono" w:hAnsi="Cascadia Mono" w:cs="Cascadia Mono"/>
          <w:noProof w:val="0"/>
          <w:color w:val="0000FF"/>
          <w:kern w:val="0"/>
          <w:sz w:val="24"/>
          <w:szCs w:val="24"/>
          <w:lang w:val="en-US"/>
        </w:rPr>
        <w:t>VARCHAR</w:t>
      </w:r>
      <w:r w:rsidRPr="00AF0197">
        <w:rPr>
          <w:rFonts w:ascii="Cascadia Mono" w:hAnsi="Cascadia Mono" w:cs="Cascadia Mono"/>
          <w:noProof w:val="0"/>
          <w:color w:val="808080"/>
          <w:kern w:val="0"/>
          <w:sz w:val="24"/>
          <w:szCs w:val="24"/>
          <w:lang w:val="en-US"/>
        </w:rPr>
        <w:t>(</w:t>
      </w:r>
      <w:proofErr w:type="gramEnd"/>
      <w:r w:rsidRPr="00AF0197">
        <w:rPr>
          <w:rFonts w:ascii="Cascadia Mono" w:hAnsi="Cascadia Mono" w:cs="Cascadia Mono"/>
          <w:noProof w:val="0"/>
          <w:color w:val="000000"/>
          <w:kern w:val="0"/>
          <w:sz w:val="24"/>
          <w:szCs w:val="24"/>
          <w:lang w:val="en-US"/>
        </w:rPr>
        <w:t>7</w:t>
      </w:r>
      <w:r w:rsidRPr="00AF0197">
        <w:rPr>
          <w:rFonts w:ascii="Cascadia Mono" w:hAnsi="Cascadia Mono" w:cs="Cascadia Mono"/>
          <w:noProof w:val="0"/>
          <w:color w:val="808080"/>
          <w:kern w:val="0"/>
          <w:sz w:val="24"/>
          <w:szCs w:val="24"/>
          <w:lang w:val="en-US"/>
        </w:rPr>
        <w:t>)</w:t>
      </w:r>
    </w:p>
    <w:p w14:paraId="49352C85" w14:textId="77777777" w:rsidR="00293736" w:rsidRPr="00AF0197" w:rsidRDefault="00293736" w:rsidP="0029373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F0197">
        <w:rPr>
          <w:rFonts w:ascii="Cascadia Mono" w:hAnsi="Cascadia Mono" w:cs="Cascadia Mono"/>
          <w:noProof w:val="0"/>
          <w:color w:val="808080"/>
          <w:kern w:val="0"/>
          <w:sz w:val="24"/>
          <w:szCs w:val="24"/>
          <w:lang w:val="en-US"/>
        </w:rPr>
        <w:t>)</w:t>
      </w:r>
    </w:p>
    <w:p w14:paraId="17F9D0F9" w14:textId="77777777" w:rsidR="00293736" w:rsidRPr="00AF0197" w:rsidRDefault="00293736" w:rsidP="0029373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F0197">
        <w:rPr>
          <w:rFonts w:ascii="Cascadia Mono" w:hAnsi="Cascadia Mono" w:cs="Cascadia Mono"/>
          <w:noProof w:val="0"/>
          <w:color w:val="0000FF"/>
          <w:kern w:val="0"/>
          <w:sz w:val="24"/>
          <w:szCs w:val="24"/>
          <w:lang w:val="en-US"/>
        </w:rPr>
        <w:t>RETURNS</w:t>
      </w:r>
      <w:r w:rsidRPr="00AF0197">
        <w:rPr>
          <w:rFonts w:ascii="Cascadia Mono" w:hAnsi="Cascadia Mono" w:cs="Cascadia Mono"/>
          <w:noProof w:val="0"/>
          <w:color w:val="000000"/>
          <w:kern w:val="0"/>
          <w:sz w:val="24"/>
          <w:szCs w:val="24"/>
          <w:lang w:val="en-US"/>
        </w:rPr>
        <w:t xml:space="preserve"> </w:t>
      </w:r>
      <w:proofErr w:type="gramStart"/>
      <w:r w:rsidRPr="00AF0197">
        <w:rPr>
          <w:rFonts w:ascii="Cascadia Mono" w:hAnsi="Cascadia Mono" w:cs="Cascadia Mono"/>
          <w:noProof w:val="0"/>
          <w:color w:val="0000FF"/>
          <w:kern w:val="0"/>
          <w:sz w:val="24"/>
          <w:szCs w:val="24"/>
          <w:lang w:val="en-US"/>
        </w:rPr>
        <w:t>DECIMAL</w:t>
      </w:r>
      <w:r w:rsidRPr="00AF0197">
        <w:rPr>
          <w:rFonts w:ascii="Cascadia Mono" w:hAnsi="Cascadia Mono" w:cs="Cascadia Mono"/>
          <w:noProof w:val="0"/>
          <w:color w:val="808080"/>
          <w:kern w:val="0"/>
          <w:sz w:val="24"/>
          <w:szCs w:val="24"/>
          <w:lang w:val="en-US"/>
        </w:rPr>
        <w:t>(</w:t>
      </w:r>
      <w:proofErr w:type="gramEnd"/>
      <w:r w:rsidRPr="00AF0197">
        <w:rPr>
          <w:rFonts w:ascii="Cascadia Mono" w:hAnsi="Cascadia Mono" w:cs="Cascadia Mono"/>
          <w:noProof w:val="0"/>
          <w:color w:val="000000"/>
          <w:kern w:val="0"/>
          <w:sz w:val="24"/>
          <w:szCs w:val="24"/>
          <w:lang w:val="en-US"/>
        </w:rPr>
        <w:t>10</w:t>
      </w:r>
      <w:r w:rsidRPr="00AF0197">
        <w:rPr>
          <w:rFonts w:ascii="Cascadia Mono" w:hAnsi="Cascadia Mono" w:cs="Cascadia Mono"/>
          <w:noProof w:val="0"/>
          <w:color w:val="808080"/>
          <w:kern w:val="0"/>
          <w:sz w:val="24"/>
          <w:szCs w:val="24"/>
          <w:lang w:val="en-US"/>
        </w:rPr>
        <w:t>,</w:t>
      </w:r>
      <w:r w:rsidRPr="00AF0197">
        <w:rPr>
          <w:rFonts w:ascii="Cascadia Mono" w:hAnsi="Cascadia Mono" w:cs="Cascadia Mono"/>
          <w:noProof w:val="0"/>
          <w:color w:val="000000"/>
          <w:kern w:val="0"/>
          <w:sz w:val="24"/>
          <w:szCs w:val="24"/>
          <w:lang w:val="en-US"/>
        </w:rPr>
        <w:t xml:space="preserve"> 2</w:t>
      </w:r>
      <w:r w:rsidRPr="00AF0197">
        <w:rPr>
          <w:rFonts w:ascii="Cascadia Mono" w:hAnsi="Cascadia Mono" w:cs="Cascadia Mono"/>
          <w:noProof w:val="0"/>
          <w:color w:val="808080"/>
          <w:kern w:val="0"/>
          <w:sz w:val="24"/>
          <w:szCs w:val="24"/>
          <w:lang w:val="en-US"/>
        </w:rPr>
        <w:t>)</w:t>
      </w:r>
    </w:p>
    <w:p w14:paraId="65D28E16" w14:textId="77777777" w:rsidR="00293736" w:rsidRPr="00AF0197" w:rsidRDefault="00293736" w:rsidP="0029373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F0197">
        <w:rPr>
          <w:rFonts w:ascii="Cascadia Mono" w:hAnsi="Cascadia Mono" w:cs="Cascadia Mono"/>
          <w:noProof w:val="0"/>
          <w:color w:val="0000FF"/>
          <w:kern w:val="0"/>
          <w:sz w:val="24"/>
          <w:szCs w:val="24"/>
          <w:lang w:val="en-US"/>
        </w:rPr>
        <w:t>AS</w:t>
      </w:r>
    </w:p>
    <w:p w14:paraId="59A1D395" w14:textId="77777777" w:rsidR="00293736" w:rsidRPr="00AF0197" w:rsidRDefault="00293736" w:rsidP="0029373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F0197">
        <w:rPr>
          <w:rFonts w:ascii="Cascadia Mono" w:hAnsi="Cascadia Mono" w:cs="Cascadia Mono"/>
          <w:noProof w:val="0"/>
          <w:color w:val="0000FF"/>
          <w:kern w:val="0"/>
          <w:sz w:val="24"/>
          <w:szCs w:val="24"/>
          <w:lang w:val="en-US"/>
        </w:rPr>
        <w:t>BEGIN</w:t>
      </w:r>
    </w:p>
    <w:p w14:paraId="303EE30E" w14:textId="77777777" w:rsidR="00293736" w:rsidRPr="00AF0197" w:rsidRDefault="00293736" w:rsidP="0029373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F0197">
        <w:rPr>
          <w:rFonts w:ascii="Cascadia Mono" w:hAnsi="Cascadia Mono" w:cs="Cascadia Mono"/>
          <w:noProof w:val="0"/>
          <w:color w:val="000000"/>
          <w:kern w:val="0"/>
          <w:sz w:val="24"/>
          <w:szCs w:val="24"/>
          <w:lang w:val="en-US"/>
        </w:rPr>
        <w:tab/>
      </w:r>
      <w:r w:rsidRPr="00AF0197">
        <w:rPr>
          <w:rFonts w:ascii="Cascadia Mono" w:hAnsi="Cascadia Mono" w:cs="Cascadia Mono"/>
          <w:noProof w:val="0"/>
          <w:color w:val="0000FF"/>
          <w:kern w:val="0"/>
          <w:sz w:val="24"/>
          <w:szCs w:val="24"/>
          <w:lang w:val="en-US"/>
        </w:rPr>
        <w:t>DECLARE</w:t>
      </w:r>
      <w:r w:rsidRPr="00AF0197">
        <w:rPr>
          <w:rFonts w:ascii="Cascadia Mono" w:hAnsi="Cascadia Mono" w:cs="Cascadia Mono"/>
          <w:noProof w:val="0"/>
          <w:color w:val="000000"/>
          <w:kern w:val="0"/>
          <w:sz w:val="24"/>
          <w:szCs w:val="24"/>
          <w:lang w:val="en-US"/>
        </w:rPr>
        <w:t xml:space="preserve"> @discount </w:t>
      </w:r>
      <w:proofErr w:type="gramStart"/>
      <w:r w:rsidRPr="00AF0197">
        <w:rPr>
          <w:rFonts w:ascii="Cascadia Mono" w:hAnsi="Cascadia Mono" w:cs="Cascadia Mono"/>
          <w:noProof w:val="0"/>
          <w:color w:val="0000FF"/>
          <w:kern w:val="0"/>
          <w:sz w:val="24"/>
          <w:szCs w:val="24"/>
          <w:lang w:val="en-US"/>
        </w:rPr>
        <w:t>DECIMAL</w:t>
      </w:r>
      <w:r w:rsidRPr="00AF0197">
        <w:rPr>
          <w:rFonts w:ascii="Cascadia Mono" w:hAnsi="Cascadia Mono" w:cs="Cascadia Mono"/>
          <w:noProof w:val="0"/>
          <w:color w:val="808080"/>
          <w:kern w:val="0"/>
          <w:sz w:val="24"/>
          <w:szCs w:val="24"/>
          <w:lang w:val="en-US"/>
        </w:rPr>
        <w:t>(</w:t>
      </w:r>
      <w:proofErr w:type="gramEnd"/>
      <w:r w:rsidRPr="00AF0197">
        <w:rPr>
          <w:rFonts w:ascii="Cascadia Mono" w:hAnsi="Cascadia Mono" w:cs="Cascadia Mono"/>
          <w:noProof w:val="0"/>
          <w:color w:val="000000"/>
          <w:kern w:val="0"/>
          <w:sz w:val="24"/>
          <w:szCs w:val="24"/>
          <w:lang w:val="en-US"/>
        </w:rPr>
        <w:t>10</w:t>
      </w:r>
      <w:r w:rsidRPr="00AF0197">
        <w:rPr>
          <w:rFonts w:ascii="Cascadia Mono" w:hAnsi="Cascadia Mono" w:cs="Cascadia Mono"/>
          <w:noProof w:val="0"/>
          <w:color w:val="808080"/>
          <w:kern w:val="0"/>
          <w:sz w:val="24"/>
          <w:szCs w:val="24"/>
          <w:lang w:val="en-US"/>
        </w:rPr>
        <w:t>,</w:t>
      </w:r>
      <w:r w:rsidRPr="00AF0197">
        <w:rPr>
          <w:rFonts w:ascii="Cascadia Mono" w:hAnsi="Cascadia Mono" w:cs="Cascadia Mono"/>
          <w:noProof w:val="0"/>
          <w:color w:val="000000"/>
          <w:kern w:val="0"/>
          <w:sz w:val="24"/>
          <w:szCs w:val="24"/>
          <w:lang w:val="en-US"/>
        </w:rPr>
        <w:t xml:space="preserve"> 2</w:t>
      </w:r>
      <w:r w:rsidRPr="00AF0197">
        <w:rPr>
          <w:rFonts w:ascii="Cascadia Mono" w:hAnsi="Cascadia Mono" w:cs="Cascadia Mono"/>
          <w:noProof w:val="0"/>
          <w:color w:val="808080"/>
          <w:kern w:val="0"/>
          <w:sz w:val="24"/>
          <w:szCs w:val="24"/>
          <w:lang w:val="en-US"/>
        </w:rPr>
        <w:t>)</w:t>
      </w:r>
    </w:p>
    <w:p w14:paraId="77996773" w14:textId="77777777" w:rsidR="00293736" w:rsidRPr="00AF0197" w:rsidRDefault="00293736" w:rsidP="0029373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F0197">
        <w:rPr>
          <w:rFonts w:ascii="Cascadia Mono" w:hAnsi="Cascadia Mono" w:cs="Cascadia Mono"/>
          <w:noProof w:val="0"/>
          <w:color w:val="000000"/>
          <w:kern w:val="0"/>
          <w:sz w:val="24"/>
          <w:szCs w:val="24"/>
          <w:lang w:val="en-US"/>
        </w:rPr>
        <w:lastRenderedPageBreak/>
        <w:tab/>
      </w:r>
      <w:r w:rsidRPr="00AF0197">
        <w:rPr>
          <w:rFonts w:ascii="Cascadia Mono" w:hAnsi="Cascadia Mono" w:cs="Cascadia Mono"/>
          <w:noProof w:val="0"/>
          <w:color w:val="0000FF"/>
          <w:kern w:val="0"/>
          <w:sz w:val="24"/>
          <w:szCs w:val="24"/>
          <w:lang w:val="en-US"/>
        </w:rPr>
        <w:t>SELECT</w:t>
      </w:r>
      <w:r w:rsidRPr="00AF0197">
        <w:rPr>
          <w:rFonts w:ascii="Cascadia Mono" w:hAnsi="Cascadia Mono" w:cs="Cascadia Mono"/>
          <w:noProof w:val="0"/>
          <w:color w:val="000000"/>
          <w:kern w:val="0"/>
          <w:sz w:val="24"/>
          <w:szCs w:val="24"/>
          <w:lang w:val="en-US"/>
        </w:rPr>
        <w:t xml:space="preserve"> @discount </w:t>
      </w:r>
      <w:r w:rsidRPr="00AF0197">
        <w:rPr>
          <w:rFonts w:ascii="Cascadia Mono" w:hAnsi="Cascadia Mono" w:cs="Cascadia Mono"/>
          <w:noProof w:val="0"/>
          <w:color w:val="808080"/>
          <w:kern w:val="0"/>
          <w:sz w:val="24"/>
          <w:szCs w:val="24"/>
          <w:lang w:val="en-US"/>
        </w:rPr>
        <w:t>=</w:t>
      </w:r>
      <w:r w:rsidRPr="00AF0197">
        <w:rPr>
          <w:rFonts w:ascii="Cascadia Mono" w:hAnsi="Cascadia Mono" w:cs="Cascadia Mono"/>
          <w:noProof w:val="0"/>
          <w:color w:val="000000"/>
          <w:kern w:val="0"/>
          <w:sz w:val="24"/>
          <w:szCs w:val="24"/>
          <w:lang w:val="en-US"/>
        </w:rPr>
        <w:t xml:space="preserve"> discount </w:t>
      </w:r>
      <w:r w:rsidRPr="00AF0197">
        <w:rPr>
          <w:rFonts w:ascii="Cascadia Mono" w:hAnsi="Cascadia Mono" w:cs="Cascadia Mono"/>
          <w:noProof w:val="0"/>
          <w:color w:val="0000FF"/>
          <w:kern w:val="0"/>
          <w:sz w:val="24"/>
          <w:szCs w:val="24"/>
          <w:lang w:val="en-US"/>
        </w:rPr>
        <w:t>FROM</w:t>
      </w:r>
      <w:r w:rsidRPr="00AF0197">
        <w:rPr>
          <w:rFonts w:ascii="Cascadia Mono" w:hAnsi="Cascadia Mono" w:cs="Cascadia Mono"/>
          <w:noProof w:val="0"/>
          <w:color w:val="000000"/>
          <w:kern w:val="0"/>
          <w:sz w:val="24"/>
          <w:szCs w:val="24"/>
          <w:lang w:val="en-US"/>
        </w:rPr>
        <w:t xml:space="preserve"> </w:t>
      </w:r>
      <w:proofErr w:type="spellStart"/>
      <w:r w:rsidRPr="00AF0197">
        <w:rPr>
          <w:rFonts w:ascii="Cascadia Mono" w:hAnsi="Cascadia Mono" w:cs="Cascadia Mono"/>
          <w:noProof w:val="0"/>
          <w:color w:val="000000"/>
          <w:kern w:val="0"/>
          <w:sz w:val="24"/>
          <w:szCs w:val="24"/>
          <w:lang w:val="en-US"/>
        </w:rPr>
        <w:t>BillTotalPriceView</w:t>
      </w:r>
      <w:proofErr w:type="spellEnd"/>
      <w:r w:rsidRPr="00AF0197">
        <w:rPr>
          <w:rFonts w:ascii="Cascadia Mono" w:hAnsi="Cascadia Mono" w:cs="Cascadia Mono"/>
          <w:noProof w:val="0"/>
          <w:color w:val="000000"/>
          <w:kern w:val="0"/>
          <w:sz w:val="24"/>
          <w:szCs w:val="24"/>
          <w:lang w:val="en-US"/>
        </w:rPr>
        <w:t xml:space="preserve"> </w:t>
      </w:r>
      <w:r w:rsidRPr="00AF0197">
        <w:rPr>
          <w:rFonts w:ascii="Cascadia Mono" w:hAnsi="Cascadia Mono" w:cs="Cascadia Mono"/>
          <w:noProof w:val="0"/>
          <w:color w:val="0000FF"/>
          <w:kern w:val="0"/>
          <w:sz w:val="24"/>
          <w:szCs w:val="24"/>
          <w:lang w:val="en-US"/>
        </w:rPr>
        <w:t>WHERE</w:t>
      </w:r>
      <w:r w:rsidRPr="00AF0197">
        <w:rPr>
          <w:rFonts w:ascii="Cascadia Mono" w:hAnsi="Cascadia Mono" w:cs="Cascadia Mono"/>
          <w:noProof w:val="0"/>
          <w:color w:val="000000"/>
          <w:kern w:val="0"/>
          <w:sz w:val="24"/>
          <w:szCs w:val="24"/>
          <w:lang w:val="en-US"/>
        </w:rPr>
        <w:t xml:space="preserve"> ID </w:t>
      </w:r>
      <w:r w:rsidRPr="00AF0197">
        <w:rPr>
          <w:rFonts w:ascii="Cascadia Mono" w:hAnsi="Cascadia Mono" w:cs="Cascadia Mono"/>
          <w:noProof w:val="0"/>
          <w:color w:val="808080"/>
          <w:kern w:val="0"/>
          <w:sz w:val="24"/>
          <w:szCs w:val="24"/>
          <w:lang w:val="en-US"/>
        </w:rPr>
        <w:t>=</w:t>
      </w:r>
      <w:r w:rsidRPr="00AF0197">
        <w:rPr>
          <w:rFonts w:ascii="Cascadia Mono" w:hAnsi="Cascadia Mono" w:cs="Cascadia Mono"/>
          <w:noProof w:val="0"/>
          <w:color w:val="000000"/>
          <w:kern w:val="0"/>
          <w:sz w:val="24"/>
          <w:szCs w:val="24"/>
          <w:lang w:val="en-US"/>
        </w:rPr>
        <w:t xml:space="preserve"> @billID</w:t>
      </w:r>
    </w:p>
    <w:p w14:paraId="53229F09" w14:textId="77777777" w:rsidR="00293736" w:rsidRPr="00AF0197" w:rsidRDefault="00293736" w:rsidP="0029373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F0197">
        <w:rPr>
          <w:rFonts w:ascii="Cascadia Mono" w:hAnsi="Cascadia Mono" w:cs="Cascadia Mono"/>
          <w:noProof w:val="0"/>
          <w:color w:val="000000"/>
          <w:kern w:val="0"/>
          <w:sz w:val="24"/>
          <w:szCs w:val="24"/>
          <w:lang w:val="en-US"/>
        </w:rPr>
        <w:tab/>
      </w:r>
      <w:r w:rsidRPr="00AF0197">
        <w:rPr>
          <w:rFonts w:ascii="Cascadia Mono" w:hAnsi="Cascadia Mono" w:cs="Cascadia Mono"/>
          <w:noProof w:val="0"/>
          <w:color w:val="0000FF"/>
          <w:kern w:val="0"/>
          <w:sz w:val="24"/>
          <w:szCs w:val="24"/>
          <w:lang w:val="en-US"/>
        </w:rPr>
        <w:t>RETURN</w:t>
      </w:r>
      <w:r w:rsidRPr="00AF0197">
        <w:rPr>
          <w:rFonts w:ascii="Cascadia Mono" w:hAnsi="Cascadia Mono" w:cs="Cascadia Mono"/>
          <w:noProof w:val="0"/>
          <w:color w:val="000000"/>
          <w:kern w:val="0"/>
          <w:sz w:val="24"/>
          <w:szCs w:val="24"/>
          <w:lang w:val="en-US"/>
        </w:rPr>
        <w:t xml:space="preserve"> @</w:t>
      </w:r>
      <w:proofErr w:type="gramStart"/>
      <w:r w:rsidRPr="00AF0197">
        <w:rPr>
          <w:rFonts w:ascii="Cascadia Mono" w:hAnsi="Cascadia Mono" w:cs="Cascadia Mono"/>
          <w:noProof w:val="0"/>
          <w:color w:val="000000"/>
          <w:kern w:val="0"/>
          <w:sz w:val="24"/>
          <w:szCs w:val="24"/>
          <w:lang w:val="en-US"/>
        </w:rPr>
        <w:t>discount</w:t>
      </w:r>
      <w:proofErr w:type="gramEnd"/>
    </w:p>
    <w:p w14:paraId="723C0AA3" w14:textId="77777777" w:rsidR="00293736" w:rsidRPr="00AF0197" w:rsidRDefault="00293736" w:rsidP="0029373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F0197">
        <w:rPr>
          <w:rFonts w:ascii="Cascadia Mono" w:hAnsi="Cascadia Mono" w:cs="Cascadia Mono"/>
          <w:noProof w:val="0"/>
          <w:color w:val="0000FF"/>
          <w:kern w:val="0"/>
          <w:sz w:val="24"/>
          <w:szCs w:val="24"/>
          <w:lang w:val="en-US"/>
        </w:rPr>
        <w:t>END</w:t>
      </w:r>
    </w:p>
    <w:p w14:paraId="27E289C3" w14:textId="0470FE6A" w:rsidR="00293736" w:rsidRPr="00AF0197" w:rsidRDefault="00293736" w:rsidP="00293736">
      <w:pPr>
        <w:pStyle w:val="ListParagraph"/>
        <w:pBdr>
          <w:top w:val="single" w:sz="4" w:space="1" w:color="auto"/>
          <w:left w:val="single" w:sz="4" w:space="4" w:color="auto"/>
          <w:bottom w:val="single" w:sz="4" w:space="1" w:color="auto"/>
          <w:right w:val="single" w:sz="4" w:space="4" w:color="auto"/>
        </w:pBdr>
        <w:spacing w:after="0" w:line="360" w:lineRule="auto"/>
        <w:ind w:left="1584"/>
        <w:rPr>
          <w:rFonts w:ascii="Cascadia Mono" w:hAnsi="Cascadia Mono" w:cs="Cascadia Mono"/>
          <w:sz w:val="24"/>
          <w:szCs w:val="24"/>
          <w:u w:val="single"/>
          <w:lang w:val="en-US"/>
        </w:rPr>
      </w:pPr>
      <w:r w:rsidRPr="00AF0197">
        <w:rPr>
          <w:rFonts w:ascii="Cascadia Mono" w:hAnsi="Cascadia Mono" w:cs="Cascadia Mono"/>
          <w:noProof w:val="0"/>
          <w:color w:val="0000FF"/>
          <w:kern w:val="0"/>
          <w:sz w:val="24"/>
          <w:szCs w:val="24"/>
          <w:lang w:val="en-US"/>
        </w:rPr>
        <w:t>GO</w:t>
      </w:r>
    </w:p>
    <w:p w14:paraId="7CE1F99D" w14:textId="77777777" w:rsidR="00293736" w:rsidRDefault="00293736" w:rsidP="00293736">
      <w:pPr>
        <w:pStyle w:val="ListParagraph"/>
        <w:spacing w:after="0" w:line="360" w:lineRule="auto"/>
        <w:ind w:left="1584"/>
        <w:rPr>
          <w:rFonts w:ascii="Times New Roman" w:hAnsi="Times New Roman" w:cs="Times New Roman"/>
          <w:sz w:val="28"/>
          <w:szCs w:val="28"/>
          <w:u w:val="single"/>
          <w:lang w:val="en-US"/>
        </w:rPr>
      </w:pPr>
    </w:p>
    <w:p w14:paraId="0EC009CD" w14:textId="4B774496" w:rsidR="00293736" w:rsidRDefault="00293736" w:rsidP="00293736">
      <w:pPr>
        <w:pStyle w:val="ListParagraph"/>
        <w:spacing w:after="0" w:line="360" w:lineRule="auto"/>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C# code:</w:t>
      </w:r>
    </w:p>
    <w:p w14:paraId="3389BFCA" w14:textId="77777777" w:rsidR="007B1F07" w:rsidRPr="007B1F07" w:rsidRDefault="007B1F07" w:rsidP="007B1F0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7B1F07">
        <w:rPr>
          <w:rFonts w:ascii="Cascadia Mono" w:hAnsi="Cascadia Mono" w:cs="Cascadia Mono"/>
          <w:noProof w:val="0"/>
          <w:color w:val="000000"/>
          <w:kern w:val="0"/>
          <w:sz w:val="24"/>
          <w:szCs w:val="24"/>
          <w:lang w:val="en-US"/>
        </w:rPr>
        <w:t>try</w:t>
      </w:r>
    </w:p>
    <w:p w14:paraId="468F7BEE" w14:textId="77777777" w:rsidR="007B1F07" w:rsidRPr="007B1F07" w:rsidRDefault="007B1F07" w:rsidP="007B1F0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7B1F07">
        <w:rPr>
          <w:rFonts w:ascii="Cascadia Mono" w:hAnsi="Cascadia Mono" w:cs="Cascadia Mono"/>
          <w:noProof w:val="0"/>
          <w:color w:val="000000"/>
          <w:kern w:val="0"/>
          <w:sz w:val="24"/>
          <w:szCs w:val="24"/>
          <w:lang w:val="en-US"/>
        </w:rPr>
        <w:t>{</w:t>
      </w:r>
    </w:p>
    <w:p w14:paraId="0992213F" w14:textId="77777777" w:rsidR="007B1F07" w:rsidRPr="007B1F07" w:rsidRDefault="007B1F07" w:rsidP="007B1F0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7B1F07">
        <w:rPr>
          <w:rFonts w:ascii="Cascadia Mono" w:hAnsi="Cascadia Mono" w:cs="Cascadia Mono"/>
          <w:noProof w:val="0"/>
          <w:color w:val="000000"/>
          <w:kern w:val="0"/>
          <w:sz w:val="24"/>
          <w:szCs w:val="24"/>
          <w:lang w:val="en-US"/>
        </w:rPr>
        <w:t xml:space="preserve">    </w:t>
      </w:r>
      <w:proofErr w:type="spellStart"/>
      <w:r w:rsidRPr="007B1F07">
        <w:rPr>
          <w:rFonts w:ascii="Cascadia Mono" w:hAnsi="Cascadia Mono" w:cs="Cascadia Mono"/>
          <w:noProof w:val="0"/>
          <w:color w:val="000000"/>
          <w:kern w:val="0"/>
          <w:sz w:val="24"/>
          <w:szCs w:val="24"/>
          <w:lang w:val="en-US"/>
        </w:rPr>
        <w:t>lbShowDis.Text</w:t>
      </w:r>
      <w:proofErr w:type="spellEnd"/>
      <w:r w:rsidRPr="007B1F07">
        <w:rPr>
          <w:rFonts w:ascii="Cascadia Mono" w:hAnsi="Cascadia Mono" w:cs="Cascadia Mono"/>
          <w:noProof w:val="0"/>
          <w:color w:val="000000"/>
          <w:kern w:val="0"/>
          <w:sz w:val="24"/>
          <w:szCs w:val="24"/>
          <w:lang w:val="en-US"/>
        </w:rPr>
        <w:t xml:space="preserve"> = </w:t>
      </w:r>
      <w:proofErr w:type="spellStart"/>
      <w:proofErr w:type="gramStart"/>
      <w:r w:rsidRPr="007B1F07">
        <w:rPr>
          <w:rFonts w:ascii="Cascadia Mono" w:hAnsi="Cascadia Mono" w:cs="Cascadia Mono"/>
          <w:noProof w:val="0"/>
          <w:color w:val="000000"/>
          <w:kern w:val="0"/>
          <w:sz w:val="24"/>
          <w:szCs w:val="24"/>
          <w:lang w:val="en-US"/>
        </w:rPr>
        <w:t>DataProvider.Instance.ExecuteScalar</w:t>
      </w:r>
      <w:proofErr w:type="spellEnd"/>
      <w:proofErr w:type="gramEnd"/>
      <w:r w:rsidRPr="007B1F07">
        <w:rPr>
          <w:rFonts w:ascii="Cascadia Mono" w:hAnsi="Cascadia Mono" w:cs="Cascadia Mono"/>
          <w:noProof w:val="0"/>
          <w:color w:val="000000"/>
          <w:kern w:val="0"/>
          <w:sz w:val="24"/>
          <w:szCs w:val="24"/>
          <w:lang w:val="en-US"/>
        </w:rPr>
        <w:t xml:space="preserve">("SELECT </w:t>
      </w:r>
      <w:proofErr w:type="spellStart"/>
      <w:r w:rsidRPr="007B1F07">
        <w:rPr>
          <w:rFonts w:ascii="Cascadia Mono" w:hAnsi="Cascadia Mono" w:cs="Cascadia Mono"/>
          <w:noProof w:val="0"/>
          <w:color w:val="000000"/>
          <w:kern w:val="0"/>
          <w:sz w:val="24"/>
          <w:szCs w:val="24"/>
          <w:lang w:val="en-US"/>
        </w:rPr>
        <w:t>dbo.getBillDiscount</w:t>
      </w:r>
      <w:proofErr w:type="spellEnd"/>
      <w:r w:rsidRPr="007B1F07">
        <w:rPr>
          <w:rFonts w:ascii="Cascadia Mono" w:hAnsi="Cascadia Mono" w:cs="Cascadia Mono"/>
          <w:noProof w:val="0"/>
          <w:color w:val="000000"/>
          <w:kern w:val="0"/>
          <w:sz w:val="24"/>
          <w:szCs w:val="24"/>
          <w:lang w:val="en-US"/>
        </w:rPr>
        <w:t xml:space="preserve"> ( @billID )", new object[] { </w:t>
      </w:r>
      <w:proofErr w:type="spellStart"/>
      <w:r w:rsidRPr="007B1F07">
        <w:rPr>
          <w:rFonts w:ascii="Cascadia Mono" w:hAnsi="Cascadia Mono" w:cs="Cascadia Mono"/>
          <w:noProof w:val="0"/>
          <w:color w:val="000000"/>
          <w:kern w:val="0"/>
          <w:sz w:val="24"/>
          <w:szCs w:val="24"/>
          <w:lang w:val="en-US"/>
        </w:rPr>
        <w:t>tbxIDBill.Text</w:t>
      </w:r>
      <w:proofErr w:type="spellEnd"/>
      <w:r w:rsidRPr="007B1F07">
        <w:rPr>
          <w:rFonts w:ascii="Cascadia Mono" w:hAnsi="Cascadia Mono" w:cs="Cascadia Mono"/>
          <w:noProof w:val="0"/>
          <w:color w:val="000000"/>
          <w:kern w:val="0"/>
          <w:sz w:val="24"/>
          <w:szCs w:val="24"/>
          <w:lang w:val="en-US"/>
        </w:rPr>
        <w:t xml:space="preserve"> }).</w:t>
      </w:r>
      <w:proofErr w:type="spellStart"/>
      <w:r w:rsidRPr="007B1F07">
        <w:rPr>
          <w:rFonts w:ascii="Cascadia Mono" w:hAnsi="Cascadia Mono" w:cs="Cascadia Mono"/>
          <w:noProof w:val="0"/>
          <w:color w:val="000000"/>
          <w:kern w:val="0"/>
          <w:sz w:val="24"/>
          <w:szCs w:val="24"/>
          <w:lang w:val="en-US"/>
        </w:rPr>
        <w:t>ToString</w:t>
      </w:r>
      <w:proofErr w:type="spellEnd"/>
      <w:r w:rsidRPr="007B1F07">
        <w:rPr>
          <w:rFonts w:ascii="Cascadia Mono" w:hAnsi="Cascadia Mono" w:cs="Cascadia Mono"/>
          <w:noProof w:val="0"/>
          <w:color w:val="000000"/>
          <w:kern w:val="0"/>
          <w:sz w:val="24"/>
          <w:szCs w:val="24"/>
          <w:lang w:val="en-US"/>
        </w:rPr>
        <w:t>();</w:t>
      </w:r>
    </w:p>
    <w:p w14:paraId="461221D0" w14:textId="77777777" w:rsidR="007B1F07" w:rsidRPr="007B1F07" w:rsidRDefault="007B1F07" w:rsidP="007B1F0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7B1F07">
        <w:rPr>
          <w:rFonts w:ascii="Cascadia Mono" w:hAnsi="Cascadia Mono" w:cs="Cascadia Mono"/>
          <w:noProof w:val="0"/>
          <w:color w:val="000000"/>
          <w:kern w:val="0"/>
          <w:sz w:val="24"/>
          <w:szCs w:val="24"/>
          <w:lang w:val="en-US"/>
        </w:rPr>
        <w:t xml:space="preserve">    </w:t>
      </w:r>
      <w:proofErr w:type="spellStart"/>
      <w:r w:rsidRPr="007B1F07">
        <w:rPr>
          <w:rFonts w:ascii="Cascadia Mono" w:hAnsi="Cascadia Mono" w:cs="Cascadia Mono"/>
          <w:noProof w:val="0"/>
          <w:color w:val="000000"/>
          <w:kern w:val="0"/>
          <w:sz w:val="24"/>
          <w:szCs w:val="24"/>
          <w:lang w:val="en-US"/>
        </w:rPr>
        <w:t>lbTotalPrice.Text</w:t>
      </w:r>
      <w:proofErr w:type="spellEnd"/>
      <w:r w:rsidRPr="007B1F07">
        <w:rPr>
          <w:rFonts w:ascii="Cascadia Mono" w:hAnsi="Cascadia Mono" w:cs="Cascadia Mono"/>
          <w:noProof w:val="0"/>
          <w:color w:val="000000"/>
          <w:kern w:val="0"/>
          <w:sz w:val="24"/>
          <w:szCs w:val="24"/>
          <w:lang w:val="en-US"/>
        </w:rPr>
        <w:t xml:space="preserve"> = </w:t>
      </w:r>
      <w:proofErr w:type="spellStart"/>
      <w:proofErr w:type="gramStart"/>
      <w:r w:rsidRPr="007B1F07">
        <w:rPr>
          <w:rFonts w:ascii="Cascadia Mono" w:hAnsi="Cascadia Mono" w:cs="Cascadia Mono"/>
          <w:noProof w:val="0"/>
          <w:color w:val="000000"/>
          <w:kern w:val="0"/>
          <w:sz w:val="24"/>
          <w:szCs w:val="24"/>
          <w:lang w:val="en-US"/>
        </w:rPr>
        <w:t>DataProvider.Instance.ExecuteScalar</w:t>
      </w:r>
      <w:proofErr w:type="spellEnd"/>
      <w:proofErr w:type="gramEnd"/>
      <w:r w:rsidRPr="007B1F07">
        <w:rPr>
          <w:rFonts w:ascii="Cascadia Mono" w:hAnsi="Cascadia Mono" w:cs="Cascadia Mono"/>
          <w:noProof w:val="0"/>
          <w:color w:val="000000"/>
          <w:kern w:val="0"/>
          <w:sz w:val="24"/>
          <w:szCs w:val="24"/>
          <w:lang w:val="en-US"/>
        </w:rPr>
        <w:t xml:space="preserve">("SELECT </w:t>
      </w:r>
      <w:proofErr w:type="spellStart"/>
      <w:r w:rsidRPr="007B1F07">
        <w:rPr>
          <w:rFonts w:ascii="Cascadia Mono" w:hAnsi="Cascadia Mono" w:cs="Cascadia Mono"/>
          <w:noProof w:val="0"/>
          <w:color w:val="000000"/>
          <w:kern w:val="0"/>
          <w:sz w:val="24"/>
          <w:szCs w:val="24"/>
          <w:lang w:val="en-US"/>
        </w:rPr>
        <w:t>dbo.getBillTotalPrice</w:t>
      </w:r>
      <w:proofErr w:type="spellEnd"/>
      <w:r w:rsidRPr="007B1F07">
        <w:rPr>
          <w:rFonts w:ascii="Cascadia Mono" w:hAnsi="Cascadia Mono" w:cs="Cascadia Mono"/>
          <w:noProof w:val="0"/>
          <w:color w:val="000000"/>
          <w:kern w:val="0"/>
          <w:sz w:val="24"/>
          <w:szCs w:val="24"/>
          <w:lang w:val="en-US"/>
        </w:rPr>
        <w:t xml:space="preserve"> ( @billID )", new object[] { </w:t>
      </w:r>
      <w:proofErr w:type="spellStart"/>
      <w:r w:rsidRPr="007B1F07">
        <w:rPr>
          <w:rFonts w:ascii="Cascadia Mono" w:hAnsi="Cascadia Mono" w:cs="Cascadia Mono"/>
          <w:noProof w:val="0"/>
          <w:color w:val="000000"/>
          <w:kern w:val="0"/>
          <w:sz w:val="24"/>
          <w:szCs w:val="24"/>
          <w:lang w:val="en-US"/>
        </w:rPr>
        <w:t>tbxIDBill.Text</w:t>
      </w:r>
      <w:proofErr w:type="spellEnd"/>
      <w:r w:rsidRPr="007B1F07">
        <w:rPr>
          <w:rFonts w:ascii="Cascadia Mono" w:hAnsi="Cascadia Mono" w:cs="Cascadia Mono"/>
          <w:noProof w:val="0"/>
          <w:color w:val="000000"/>
          <w:kern w:val="0"/>
          <w:sz w:val="24"/>
          <w:szCs w:val="24"/>
          <w:lang w:val="en-US"/>
        </w:rPr>
        <w:t xml:space="preserve"> }).</w:t>
      </w:r>
      <w:proofErr w:type="spellStart"/>
      <w:r w:rsidRPr="007B1F07">
        <w:rPr>
          <w:rFonts w:ascii="Cascadia Mono" w:hAnsi="Cascadia Mono" w:cs="Cascadia Mono"/>
          <w:noProof w:val="0"/>
          <w:color w:val="000000"/>
          <w:kern w:val="0"/>
          <w:sz w:val="24"/>
          <w:szCs w:val="24"/>
          <w:lang w:val="en-US"/>
        </w:rPr>
        <w:t>ToString</w:t>
      </w:r>
      <w:proofErr w:type="spellEnd"/>
      <w:r w:rsidRPr="007B1F07">
        <w:rPr>
          <w:rFonts w:ascii="Cascadia Mono" w:hAnsi="Cascadia Mono" w:cs="Cascadia Mono"/>
          <w:noProof w:val="0"/>
          <w:color w:val="000000"/>
          <w:kern w:val="0"/>
          <w:sz w:val="24"/>
          <w:szCs w:val="24"/>
          <w:lang w:val="en-US"/>
        </w:rPr>
        <w:t>();</w:t>
      </w:r>
    </w:p>
    <w:p w14:paraId="40A7FDAE" w14:textId="77777777" w:rsidR="007B1F07" w:rsidRPr="007B1F07" w:rsidRDefault="007B1F07" w:rsidP="007B1F0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7B1F07">
        <w:rPr>
          <w:rFonts w:ascii="Cascadia Mono" w:hAnsi="Cascadia Mono" w:cs="Cascadia Mono"/>
          <w:noProof w:val="0"/>
          <w:color w:val="000000"/>
          <w:kern w:val="0"/>
          <w:sz w:val="24"/>
          <w:szCs w:val="24"/>
          <w:lang w:val="en-US"/>
        </w:rPr>
        <w:t>}</w:t>
      </w:r>
    </w:p>
    <w:p w14:paraId="07BBE33E" w14:textId="77777777" w:rsidR="007B1F07" w:rsidRPr="007B1F07" w:rsidRDefault="007B1F07" w:rsidP="007B1F0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7B1F07">
        <w:rPr>
          <w:rFonts w:ascii="Cascadia Mono" w:hAnsi="Cascadia Mono" w:cs="Cascadia Mono"/>
          <w:noProof w:val="0"/>
          <w:color w:val="000000"/>
          <w:kern w:val="0"/>
          <w:sz w:val="24"/>
          <w:szCs w:val="24"/>
          <w:lang w:val="en-US"/>
        </w:rPr>
        <w:t>catch (</w:t>
      </w:r>
      <w:proofErr w:type="spellStart"/>
      <w:r w:rsidRPr="007B1F07">
        <w:rPr>
          <w:rFonts w:ascii="Cascadia Mono" w:hAnsi="Cascadia Mono" w:cs="Cascadia Mono"/>
          <w:noProof w:val="0"/>
          <w:color w:val="000000"/>
          <w:kern w:val="0"/>
          <w:sz w:val="24"/>
          <w:szCs w:val="24"/>
          <w:lang w:val="en-US"/>
        </w:rPr>
        <w:t>SqlException</w:t>
      </w:r>
      <w:proofErr w:type="spellEnd"/>
      <w:r w:rsidRPr="007B1F07">
        <w:rPr>
          <w:rFonts w:ascii="Cascadia Mono" w:hAnsi="Cascadia Mono" w:cs="Cascadia Mono"/>
          <w:noProof w:val="0"/>
          <w:color w:val="000000"/>
          <w:kern w:val="0"/>
          <w:sz w:val="24"/>
          <w:szCs w:val="24"/>
          <w:lang w:val="en-US"/>
        </w:rPr>
        <w:t xml:space="preserve"> </w:t>
      </w:r>
      <w:proofErr w:type="spellStart"/>
      <w:r w:rsidRPr="007B1F07">
        <w:rPr>
          <w:rFonts w:ascii="Cascadia Mono" w:hAnsi="Cascadia Mono" w:cs="Cascadia Mono"/>
          <w:noProof w:val="0"/>
          <w:color w:val="000000"/>
          <w:kern w:val="0"/>
          <w:sz w:val="24"/>
          <w:szCs w:val="24"/>
          <w:lang w:val="en-US"/>
        </w:rPr>
        <w:t>ev</w:t>
      </w:r>
      <w:proofErr w:type="spellEnd"/>
      <w:r w:rsidRPr="007B1F07">
        <w:rPr>
          <w:rFonts w:ascii="Cascadia Mono" w:hAnsi="Cascadia Mono" w:cs="Cascadia Mono"/>
          <w:noProof w:val="0"/>
          <w:color w:val="000000"/>
          <w:kern w:val="0"/>
          <w:sz w:val="24"/>
          <w:szCs w:val="24"/>
          <w:lang w:val="en-US"/>
        </w:rPr>
        <w:t>)</w:t>
      </w:r>
    </w:p>
    <w:p w14:paraId="4E096BA2" w14:textId="77777777" w:rsidR="007B1F07" w:rsidRPr="007B1F07" w:rsidRDefault="007B1F07" w:rsidP="007B1F0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7B1F07">
        <w:rPr>
          <w:rFonts w:ascii="Cascadia Mono" w:hAnsi="Cascadia Mono" w:cs="Cascadia Mono"/>
          <w:noProof w:val="0"/>
          <w:color w:val="000000"/>
          <w:kern w:val="0"/>
          <w:sz w:val="24"/>
          <w:szCs w:val="24"/>
          <w:lang w:val="en-US"/>
        </w:rPr>
        <w:t>{</w:t>
      </w:r>
    </w:p>
    <w:p w14:paraId="5A7302D6" w14:textId="77777777" w:rsidR="007B1F07" w:rsidRPr="007B1F07" w:rsidRDefault="007B1F07" w:rsidP="007B1F0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7B1F07">
        <w:rPr>
          <w:rFonts w:ascii="Cascadia Mono" w:hAnsi="Cascadia Mono" w:cs="Cascadia Mono"/>
          <w:noProof w:val="0"/>
          <w:color w:val="000000"/>
          <w:kern w:val="0"/>
          <w:sz w:val="24"/>
          <w:szCs w:val="24"/>
          <w:lang w:val="en-US"/>
        </w:rPr>
        <w:t xml:space="preserve">    </w:t>
      </w:r>
      <w:proofErr w:type="spellStart"/>
      <w:r w:rsidRPr="007B1F07">
        <w:rPr>
          <w:rFonts w:ascii="Cascadia Mono" w:hAnsi="Cascadia Mono" w:cs="Cascadia Mono"/>
          <w:noProof w:val="0"/>
          <w:color w:val="000000"/>
          <w:kern w:val="0"/>
          <w:sz w:val="24"/>
          <w:szCs w:val="24"/>
          <w:lang w:val="en-US"/>
        </w:rPr>
        <w:t>MessageBox.Show</w:t>
      </w:r>
      <w:proofErr w:type="spellEnd"/>
      <w:r w:rsidRPr="007B1F07">
        <w:rPr>
          <w:rFonts w:ascii="Cascadia Mono" w:hAnsi="Cascadia Mono" w:cs="Cascadia Mono"/>
          <w:noProof w:val="0"/>
          <w:color w:val="000000"/>
          <w:kern w:val="0"/>
          <w:sz w:val="24"/>
          <w:szCs w:val="24"/>
          <w:lang w:val="en-US"/>
        </w:rPr>
        <w:t>("</w:t>
      </w:r>
      <w:proofErr w:type="spellStart"/>
      <w:r w:rsidRPr="007B1F07">
        <w:rPr>
          <w:rFonts w:ascii="Cascadia Mono" w:hAnsi="Cascadia Mono" w:cs="Cascadia Mono"/>
          <w:noProof w:val="0"/>
          <w:color w:val="000000"/>
          <w:kern w:val="0"/>
          <w:sz w:val="24"/>
          <w:szCs w:val="24"/>
          <w:lang w:val="en-US"/>
        </w:rPr>
        <w:t>Cập</w:t>
      </w:r>
      <w:proofErr w:type="spellEnd"/>
      <w:r w:rsidRPr="007B1F07">
        <w:rPr>
          <w:rFonts w:ascii="Cascadia Mono" w:hAnsi="Cascadia Mono" w:cs="Cascadia Mono"/>
          <w:noProof w:val="0"/>
          <w:color w:val="000000"/>
          <w:kern w:val="0"/>
          <w:sz w:val="24"/>
          <w:szCs w:val="24"/>
          <w:lang w:val="en-US"/>
        </w:rPr>
        <w:t xml:space="preserve"> </w:t>
      </w:r>
      <w:proofErr w:type="spellStart"/>
      <w:r w:rsidRPr="007B1F07">
        <w:rPr>
          <w:rFonts w:ascii="Cascadia Mono" w:hAnsi="Cascadia Mono" w:cs="Cascadia Mono"/>
          <w:noProof w:val="0"/>
          <w:color w:val="000000"/>
          <w:kern w:val="0"/>
          <w:sz w:val="24"/>
          <w:szCs w:val="24"/>
          <w:lang w:val="en-US"/>
        </w:rPr>
        <w:t>nhật</w:t>
      </w:r>
      <w:proofErr w:type="spellEnd"/>
      <w:r w:rsidRPr="007B1F07">
        <w:rPr>
          <w:rFonts w:ascii="Cascadia Mono" w:hAnsi="Cascadia Mono" w:cs="Cascadia Mono"/>
          <w:noProof w:val="0"/>
          <w:color w:val="000000"/>
          <w:kern w:val="0"/>
          <w:sz w:val="24"/>
          <w:szCs w:val="24"/>
          <w:lang w:val="en-US"/>
        </w:rPr>
        <w:t xml:space="preserve"> </w:t>
      </w:r>
      <w:proofErr w:type="spellStart"/>
      <w:r w:rsidRPr="007B1F07">
        <w:rPr>
          <w:rFonts w:ascii="Cascadia Mono" w:hAnsi="Cascadia Mono" w:cs="Cascadia Mono"/>
          <w:noProof w:val="0"/>
          <w:color w:val="000000"/>
          <w:kern w:val="0"/>
          <w:sz w:val="24"/>
          <w:szCs w:val="24"/>
          <w:lang w:val="en-US"/>
        </w:rPr>
        <w:t>giá</w:t>
      </w:r>
      <w:proofErr w:type="spellEnd"/>
      <w:r w:rsidRPr="007B1F07">
        <w:rPr>
          <w:rFonts w:ascii="Cascadia Mono" w:hAnsi="Cascadia Mono" w:cs="Cascadia Mono"/>
          <w:noProof w:val="0"/>
          <w:color w:val="000000"/>
          <w:kern w:val="0"/>
          <w:sz w:val="24"/>
          <w:szCs w:val="24"/>
          <w:lang w:val="en-US"/>
        </w:rPr>
        <w:t xml:space="preserve"> </w:t>
      </w:r>
      <w:proofErr w:type="spellStart"/>
      <w:r w:rsidRPr="007B1F07">
        <w:rPr>
          <w:rFonts w:ascii="Cascadia Mono" w:hAnsi="Cascadia Mono" w:cs="Cascadia Mono"/>
          <w:noProof w:val="0"/>
          <w:color w:val="000000"/>
          <w:kern w:val="0"/>
          <w:sz w:val="24"/>
          <w:szCs w:val="24"/>
          <w:lang w:val="en-US"/>
        </w:rPr>
        <w:t>trị</w:t>
      </w:r>
      <w:proofErr w:type="spellEnd"/>
      <w:r w:rsidRPr="007B1F07">
        <w:rPr>
          <w:rFonts w:ascii="Cascadia Mono" w:hAnsi="Cascadia Mono" w:cs="Cascadia Mono"/>
          <w:noProof w:val="0"/>
          <w:color w:val="000000"/>
          <w:kern w:val="0"/>
          <w:sz w:val="24"/>
          <w:szCs w:val="24"/>
          <w:lang w:val="en-US"/>
        </w:rPr>
        <w:t xml:space="preserve"> </w:t>
      </w:r>
      <w:proofErr w:type="spellStart"/>
      <w:r w:rsidRPr="007B1F07">
        <w:rPr>
          <w:rFonts w:ascii="Cascadia Mono" w:hAnsi="Cascadia Mono" w:cs="Cascadia Mono"/>
          <w:noProof w:val="0"/>
          <w:color w:val="000000"/>
          <w:kern w:val="0"/>
          <w:sz w:val="24"/>
          <w:szCs w:val="24"/>
          <w:lang w:val="en-US"/>
        </w:rPr>
        <w:t>thất</w:t>
      </w:r>
      <w:proofErr w:type="spellEnd"/>
      <w:r w:rsidRPr="007B1F07">
        <w:rPr>
          <w:rFonts w:ascii="Cascadia Mono" w:hAnsi="Cascadia Mono" w:cs="Cascadia Mono"/>
          <w:noProof w:val="0"/>
          <w:color w:val="000000"/>
          <w:kern w:val="0"/>
          <w:sz w:val="24"/>
          <w:szCs w:val="24"/>
          <w:lang w:val="en-US"/>
        </w:rPr>
        <w:t xml:space="preserve"> </w:t>
      </w:r>
      <w:proofErr w:type="spellStart"/>
      <w:r w:rsidRPr="007B1F07">
        <w:rPr>
          <w:rFonts w:ascii="Cascadia Mono" w:hAnsi="Cascadia Mono" w:cs="Cascadia Mono"/>
          <w:noProof w:val="0"/>
          <w:color w:val="000000"/>
          <w:kern w:val="0"/>
          <w:sz w:val="24"/>
          <w:szCs w:val="24"/>
          <w:lang w:val="en-US"/>
        </w:rPr>
        <w:t>bại</w:t>
      </w:r>
      <w:proofErr w:type="spellEnd"/>
      <w:r w:rsidRPr="007B1F07">
        <w:rPr>
          <w:rFonts w:ascii="Cascadia Mono" w:hAnsi="Cascadia Mono" w:cs="Cascadia Mono"/>
          <w:noProof w:val="0"/>
          <w:color w:val="000000"/>
          <w:kern w:val="0"/>
          <w:sz w:val="24"/>
          <w:szCs w:val="24"/>
          <w:lang w:val="en-US"/>
        </w:rPr>
        <w:t xml:space="preserve">! \n Do: \n" + </w:t>
      </w:r>
      <w:proofErr w:type="spellStart"/>
      <w:proofErr w:type="gramStart"/>
      <w:r w:rsidRPr="007B1F07">
        <w:rPr>
          <w:rFonts w:ascii="Cascadia Mono" w:hAnsi="Cascadia Mono" w:cs="Cascadia Mono"/>
          <w:noProof w:val="0"/>
          <w:color w:val="000000"/>
          <w:kern w:val="0"/>
          <w:sz w:val="24"/>
          <w:szCs w:val="24"/>
          <w:lang w:val="en-US"/>
        </w:rPr>
        <w:t>ev.Message</w:t>
      </w:r>
      <w:proofErr w:type="spellEnd"/>
      <w:proofErr w:type="gramEnd"/>
      <w:r w:rsidRPr="007B1F07">
        <w:rPr>
          <w:rFonts w:ascii="Cascadia Mono" w:hAnsi="Cascadia Mono" w:cs="Cascadia Mono"/>
          <w:noProof w:val="0"/>
          <w:color w:val="000000"/>
          <w:kern w:val="0"/>
          <w:sz w:val="24"/>
          <w:szCs w:val="24"/>
          <w:lang w:val="en-US"/>
        </w:rPr>
        <w:t xml:space="preserve">, "Thông </w:t>
      </w:r>
      <w:proofErr w:type="spellStart"/>
      <w:r w:rsidRPr="007B1F07">
        <w:rPr>
          <w:rFonts w:ascii="Cascadia Mono" w:hAnsi="Cascadia Mono" w:cs="Cascadia Mono"/>
          <w:noProof w:val="0"/>
          <w:color w:val="000000"/>
          <w:kern w:val="0"/>
          <w:sz w:val="24"/>
          <w:szCs w:val="24"/>
          <w:lang w:val="en-US"/>
        </w:rPr>
        <w:t>báo</w:t>
      </w:r>
      <w:proofErr w:type="spellEnd"/>
      <w:r w:rsidRPr="007B1F07">
        <w:rPr>
          <w:rFonts w:ascii="Cascadia Mono" w:hAnsi="Cascadia Mono" w:cs="Cascadia Mono"/>
          <w:noProof w:val="0"/>
          <w:color w:val="000000"/>
          <w:kern w:val="0"/>
          <w:sz w:val="24"/>
          <w:szCs w:val="24"/>
          <w:lang w:val="en-US"/>
        </w:rPr>
        <w:t xml:space="preserve">", </w:t>
      </w:r>
      <w:proofErr w:type="spellStart"/>
      <w:r w:rsidRPr="007B1F07">
        <w:rPr>
          <w:rFonts w:ascii="Cascadia Mono" w:hAnsi="Cascadia Mono" w:cs="Cascadia Mono"/>
          <w:noProof w:val="0"/>
          <w:color w:val="000000"/>
          <w:kern w:val="0"/>
          <w:sz w:val="24"/>
          <w:szCs w:val="24"/>
          <w:lang w:val="en-US"/>
        </w:rPr>
        <w:t>MessageBoxButtons.OK</w:t>
      </w:r>
      <w:proofErr w:type="spellEnd"/>
      <w:r w:rsidRPr="007B1F07">
        <w:rPr>
          <w:rFonts w:ascii="Cascadia Mono" w:hAnsi="Cascadia Mono" w:cs="Cascadia Mono"/>
          <w:noProof w:val="0"/>
          <w:color w:val="000000"/>
          <w:kern w:val="0"/>
          <w:sz w:val="24"/>
          <w:szCs w:val="24"/>
          <w:lang w:val="en-US"/>
        </w:rPr>
        <w:t xml:space="preserve">, </w:t>
      </w:r>
      <w:proofErr w:type="spellStart"/>
      <w:r w:rsidRPr="007B1F07">
        <w:rPr>
          <w:rFonts w:ascii="Cascadia Mono" w:hAnsi="Cascadia Mono" w:cs="Cascadia Mono"/>
          <w:noProof w:val="0"/>
          <w:color w:val="000000"/>
          <w:kern w:val="0"/>
          <w:sz w:val="24"/>
          <w:szCs w:val="24"/>
          <w:lang w:val="en-US"/>
        </w:rPr>
        <w:t>MessageBoxIcon.Error</w:t>
      </w:r>
      <w:proofErr w:type="spellEnd"/>
      <w:r w:rsidRPr="007B1F07">
        <w:rPr>
          <w:rFonts w:ascii="Cascadia Mono" w:hAnsi="Cascadia Mono" w:cs="Cascadia Mono"/>
          <w:noProof w:val="0"/>
          <w:color w:val="000000"/>
          <w:kern w:val="0"/>
          <w:sz w:val="24"/>
          <w:szCs w:val="24"/>
          <w:lang w:val="en-US"/>
        </w:rPr>
        <w:t>);</w:t>
      </w:r>
    </w:p>
    <w:p w14:paraId="5A6501EC" w14:textId="0940B58B" w:rsidR="00293736" w:rsidRPr="007B1F07" w:rsidRDefault="007B1F07" w:rsidP="007B1F07">
      <w:pPr>
        <w:pStyle w:val="ListParagraph"/>
        <w:pBdr>
          <w:top w:val="single" w:sz="4" w:space="1" w:color="auto"/>
          <w:left w:val="single" w:sz="4" w:space="4" w:color="auto"/>
          <w:bottom w:val="single" w:sz="4" w:space="1" w:color="auto"/>
          <w:right w:val="single" w:sz="4" w:space="4" w:color="auto"/>
        </w:pBdr>
        <w:spacing w:after="0" w:line="360" w:lineRule="auto"/>
        <w:ind w:left="1584"/>
        <w:rPr>
          <w:rFonts w:ascii="Cascadia Mono" w:hAnsi="Cascadia Mono" w:cs="Cascadia Mono"/>
          <w:noProof w:val="0"/>
          <w:color w:val="000000"/>
          <w:kern w:val="0"/>
          <w:sz w:val="24"/>
          <w:szCs w:val="24"/>
          <w:lang w:val="en-US"/>
        </w:rPr>
      </w:pPr>
      <w:r w:rsidRPr="007B1F07">
        <w:rPr>
          <w:rFonts w:ascii="Cascadia Mono" w:hAnsi="Cascadia Mono" w:cs="Cascadia Mono"/>
          <w:noProof w:val="0"/>
          <w:color w:val="000000"/>
          <w:kern w:val="0"/>
          <w:sz w:val="24"/>
          <w:szCs w:val="24"/>
          <w:lang w:val="en-US"/>
        </w:rPr>
        <w:t>}</w:t>
      </w:r>
    </w:p>
    <w:p w14:paraId="5EE64141" w14:textId="77777777" w:rsidR="007B1F07" w:rsidRPr="00293736" w:rsidRDefault="007B1F07" w:rsidP="007B1F07">
      <w:pPr>
        <w:pStyle w:val="ListParagraph"/>
        <w:spacing w:after="0" w:line="360" w:lineRule="auto"/>
        <w:ind w:left="1584"/>
        <w:rPr>
          <w:rFonts w:ascii="Times New Roman" w:hAnsi="Times New Roman" w:cs="Times New Roman"/>
          <w:sz w:val="28"/>
          <w:szCs w:val="28"/>
          <w:u w:val="single"/>
          <w:lang w:val="en-US"/>
        </w:rPr>
      </w:pPr>
    </w:p>
    <w:p w14:paraId="768C4C82" w14:textId="1FE2A12A" w:rsidR="00C82DA5" w:rsidRDefault="00C82DA5" w:rsidP="00C82DA5">
      <w:pPr>
        <w:pStyle w:val="ListParagraph"/>
        <w:numPr>
          <w:ilvl w:val="0"/>
          <w:numId w:val="20"/>
        </w:numPr>
        <w:spacing w:after="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Function</w:t>
      </w:r>
      <w:r w:rsidR="00293736">
        <w:rPr>
          <w:rFonts w:ascii="Times New Roman" w:hAnsi="Times New Roman" w:cs="Times New Roman"/>
          <w:b/>
          <w:bCs/>
          <w:sz w:val="28"/>
          <w:szCs w:val="28"/>
          <w:lang w:val="en-US"/>
        </w:rPr>
        <w:t xml:space="preserve"> kiểm tra xem hóa đơn có tồn tại không</w:t>
      </w:r>
      <w:r w:rsidR="00DF2D7C">
        <w:rPr>
          <w:rFonts w:ascii="Times New Roman" w:hAnsi="Times New Roman" w:cs="Times New Roman"/>
          <w:b/>
          <w:bCs/>
          <w:sz w:val="28"/>
          <w:szCs w:val="28"/>
          <w:lang w:val="en-US"/>
        </w:rPr>
        <w:t>:</w:t>
      </w:r>
    </w:p>
    <w:p w14:paraId="3DF4F16C" w14:textId="62D61CFE" w:rsidR="00DF2D7C" w:rsidRDefault="00DF2D7C" w:rsidP="00DF2D7C">
      <w:pPr>
        <w:pStyle w:val="ListParagraph"/>
        <w:spacing w:after="0" w:line="360" w:lineRule="auto"/>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SQL:</w:t>
      </w:r>
    </w:p>
    <w:p w14:paraId="2CD916B2" w14:textId="77777777" w:rsidR="00DF2D7C" w:rsidRPr="00AF0197" w:rsidRDefault="00DF2D7C" w:rsidP="00DF2D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F0197">
        <w:rPr>
          <w:rFonts w:ascii="Cascadia Mono" w:hAnsi="Cascadia Mono" w:cs="Cascadia Mono"/>
          <w:noProof w:val="0"/>
          <w:color w:val="0000FF"/>
          <w:kern w:val="0"/>
          <w:sz w:val="24"/>
          <w:szCs w:val="24"/>
          <w:lang w:val="en-US"/>
        </w:rPr>
        <w:t>DROP</w:t>
      </w:r>
      <w:r w:rsidRPr="00AF0197">
        <w:rPr>
          <w:rFonts w:ascii="Cascadia Mono" w:hAnsi="Cascadia Mono" w:cs="Cascadia Mono"/>
          <w:noProof w:val="0"/>
          <w:color w:val="000000"/>
          <w:kern w:val="0"/>
          <w:sz w:val="24"/>
          <w:szCs w:val="24"/>
          <w:lang w:val="en-US"/>
        </w:rPr>
        <w:t xml:space="preserve"> </w:t>
      </w:r>
      <w:r w:rsidRPr="00AF0197">
        <w:rPr>
          <w:rFonts w:ascii="Cascadia Mono" w:hAnsi="Cascadia Mono" w:cs="Cascadia Mono"/>
          <w:noProof w:val="0"/>
          <w:color w:val="0000FF"/>
          <w:kern w:val="0"/>
          <w:sz w:val="24"/>
          <w:szCs w:val="24"/>
          <w:lang w:val="en-US"/>
        </w:rPr>
        <w:t>FUNCTION</w:t>
      </w:r>
      <w:r w:rsidRPr="00AF0197">
        <w:rPr>
          <w:rFonts w:ascii="Cascadia Mono" w:hAnsi="Cascadia Mono" w:cs="Cascadia Mono"/>
          <w:noProof w:val="0"/>
          <w:color w:val="000000"/>
          <w:kern w:val="0"/>
          <w:sz w:val="24"/>
          <w:szCs w:val="24"/>
          <w:lang w:val="en-US"/>
        </w:rPr>
        <w:t xml:space="preserve"> </w:t>
      </w:r>
      <w:r w:rsidRPr="00AF0197">
        <w:rPr>
          <w:rFonts w:ascii="Cascadia Mono" w:hAnsi="Cascadia Mono" w:cs="Cascadia Mono"/>
          <w:noProof w:val="0"/>
          <w:color w:val="0000FF"/>
          <w:kern w:val="0"/>
          <w:sz w:val="24"/>
          <w:szCs w:val="24"/>
          <w:lang w:val="en-US"/>
        </w:rPr>
        <w:t>IF</w:t>
      </w:r>
      <w:r w:rsidRPr="00AF0197">
        <w:rPr>
          <w:rFonts w:ascii="Cascadia Mono" w:hAnsi="Cascadia Mono" w:cs="Cascadia Mono"/>
          <w:noProof w:val="0"/>
          <w:color w:val="000000"/>
          <w:kern w:val="0"/>
          <w:sz w:val="24"/>
          <w:szCs w:val="24"/>
          <w:lang w:val="en-US"/>
        </w:rPr>
        <w:t xml:space="preserve"> </w:t>
      </w:r>
      <w:r w:rsidRPr="00AF0197">
        <w:rPr>
          <w:rFonts w:ascii="Cascadia Mono" w:hAnsi="Cascadia Mono" w:cs="Cascadia Mono"/>
          <w:noProof w:val="0"/>
          <w:color w:val="808080"/>
          <w:kern w:val="0"/>
          <w:sz w:val="24"/>
          <w:szCs w:val="24"/>
          <w:lang w:val="en-US"/>
        </w:rPr>
        <w:t>EXISTS</w:t>
      </w:r>
      <w:r w:rsidRPr="00AF0197">
        <w:rPr>
          <w:rFonts w:ascii="Cascadia Mono" w:hAnsi="Cascadia Mono" w:cs="Cascadia Mono"/>
          <w:noProof w:val="0"/>
          <w:color w:val="000000"/>
          <w:kern w:val="0"/>
          <w:sz w:val="24"/>
          <w:szCs w:val="24"/>
          <w:lang w:val="en-US"/>
        </w:rPr>
        <w:t xml:space="preserve"> </w:t>
      </w:r>
      <w:proofErr w:type="spellStart"/>
      <w:proofErr w:type="gramStart"/>
      <w:r w:rsidRPr="00AF0197">
        <w:rPr>
          <w:rFonts w:ascii="Cascadia Mono" w:hAnsi="Cascadia Mono" w:cs="Cascadia Mono"/>
          <w:noProof w:val="0"/>
          <w:color w:val="000000"/>
          <w:kern w:val="0"/>
          <w:sz w:val="24"/>
          <w:szCs w:val="24"/>
          <w:lang w:val="en-US"/>
        </w:rPr>
        <w:t>checkBillID</w:t>
      </w:r>
      <w:proofErr w:type="spellEnd"/>
      <w:proofErr w:type="gramEnd"/>
    </w:p>
    <w:p w14:paraId="1F487B11" w14:textId="77777777" w:rsidR="00DF2D7C" w:rsidRPr="00AF0197" w:rsidRDefault="00DF2D7C" w:rsidP="00DF2D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F0197">
        <w:rPr>
          <w:rFonts w:ascii="Cascadia Mono" w:hAnsi="Cascadia Mono" w:cs="Cascadia Mono"/>
          <w:noProof w:val="0"/>
          <w:color w:val="0000FF"/>
          <w:kern w:val="0"/>
          <w:sz w:val="24"/>
          <w:szCs w:val="24"/>
          <w:lang w:val="en-US"/>
        </w:rPr>
        <w:t>GO</w:t>
      </w:r>
    </w:p>
    <w:p w14:paraId="3AA5F655" w14:textId="77777777" w:rsidR="00DF2D7C" w:rsidRPr="00AF0197" w:rsidRDefault="00DF2D7C" w:rsidP="00DF2D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p>
    <w:p w14:paraId="0BE7F116" w14:textId="77777777" w:rsidR="00DF2D7C" w:rsidRPr="00AF0197" w:rsidRDefault="00DF2D7C" w:rsidP="00DF2D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F0197">
        <w:rPr>
          <w:rFonts w:ascii="Cascadia Mono" w:hAnsi="Cascadia Mono" w:cs="Cascadia Mono"/>
          <w:noProof w:val="0"/>
          <w:color w:val="0000FF"/>
          <w:kern w:val="0"/>
          <w:sz w:val="24"/>
          <w:szCs w:val="24"/>
          <w:lang w:val="en-US"/>
        </w:rPr>
        <w:t>CREATE</w:t>
      </w:r>
      <w:r w:rsidRPr="00AF0197">
        <w:rPr>
          <w:rFonts w:ascii="Cascadia Mono" w:hAnsi="Cascadia Mono" w:cs="Cascadia Mono"/>
          <w:noProof w:val="0"/>
          <w:color w:val="000000"/>
          <w:kern w:val="0"/>
          <w:sz w:val="24"/>
          <w:szCs w:val="24"/>
          <w:lang w:val="en-US"/>
        </w:rPr>
        <w:t xml:space="preserve"> </w:t>
      </w:r>
      <w:r w:rsidRPr="00AF0197">
        <w:rPr>
          <w:rFonts w:ascii="Cascadia Mono" w:hAnsi="Cascadia Mono" w:cs="Cascadia Mono"/>
          <w:noProof w:val="0"/>
          <w:color w:val="0000FF"/>
          <w:kern w:val="0"/>
          <w:sz w:val="24"/>
          <w:szCs w:val="24"/>
          <w:lang w:val="en-US"/>
        </w:rPr>
        <w:t>FUNCTION</w:t>
      </w:r>
      <w:r w:rsidRPr="00AF0197">
        <w:rPr>
          <w:rFonts w:ascii="Cascadia Mono" w:hAnsi="Cascadia Mono" w:cs="Cascadia Mono"/>
          <w:noProof w:val="0"/>
          <w:color w:val="000000"/>
          <w:kern w:val="0"/>
          <w:sz w:val="24"/>
          <w:szCs w:val="24"/>
          <w:lang w:val="en-US"/>
        </w:rPr>
        <w:t xml:space="preserve"> </w:t>
      </w:r>
      <w:proofErr w:type="spellStart"/>
      <w:proofErr w:type="gramStart"/>
      <w:r w:rsidRPr="00AF0197">
        <w:rPr>
          <w:rFonts w:ascii="Cascadia Mono" w:hAnsi="Cascadia Mono" w:cs="Cascadia Mono"/>
          <w:noProof w:val="0"/>
          <w:color w:val="000000"/>
          <w:kern w:val="0"/>
          <w:sz w:val="24"/>
          <w:szCs w:val="24"/>
          <w:lang w:val="en-US"/>
        </w:rPr>
        <w:t>checkBillID</w:t>
      </w:r>
      <w:proofErr w:type="spellEnd"/>
      <w:proofErr w:type="gramEnd"/>
    </w:p>
    <w:p w14:paraId="5C189ED3" w14:textId="77777777" w:rsidR="00DF2D7C" w:rsidRPr="00AF0197" w:rsidRDefault="00DF2D7C" w:rsidP="00DF2D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F0197">
        <w:rPr>
          <w:rFonts w:ascii="Cascadia Mono" w:hAnsi="Cascadia Mono" w:cs="Cascadia Mono"/>
          <w:noProof w:val="0"/>
          <w:color w:val="808080"/>
          <w:kern w:val="0"/>
          <w:sz w:val="24"/>
          <w:szCs w:val="24"/>
          <w:lang w:val="en-US"/>
        </w:rPr>
        <w:t>(</w:t>
      </w:r>
    </w:p>
    <w:p w14:paraId="3791E995" w14:textId="77777777" w:rsidR="00DF2D7C" w:rsidRPr="00AF0197" w:rsidRDefault="00DF2D7C" w:rsidP="00DF2D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F0197">
        <w:rPr>
          <w:rFonts w:ascii="Cascadia Mono" w:hAnsi="Cascadia Mono" w:cs="Cascadia Mono"/>
          <w:noProof w:val="0"/>
          <w:color w:val="000000"/>
          <w:kern w:val="0"/>
          <w:sz w:val="24"/>
          <w:szCs w:val="24"/>
          <w:lang w:val="en-US"/>
        </w:rPr>
        <w:tab/>
        <w:t xml:space="preserve">@billID </w:t>
      </w:r>
      <w:proofErr w:type="gramStart"/>
      <w:r w:rsidRPr="00AF0197">
        <w:rPr>
          <w:rFonts w:ascii="Cascadia Mono" w:hAnsi="Cascadia Mono" w:cs="Cascadia Mono"/>
          <w:noProof w:val="0"/>
          <w:color w:val="0000FF"/>
          <w:kern w:val="0"/>
          <w:sz w:val="24"/>
          <w:szCs w:val="24"/>
          <w:lang w:val="en-US"/>
        </w:rPr>
        <w:t>VARCHAR</w:t>
      </w:r>
      <w:r w:rsidRPr="00AF0197">
        <w:rPr>
          <w:rFonts w:ascii="Cascadia Mono" w:hAnsi="Cascadia Mono" w:cs="Cascadia Mono"/>
          <w:noProof w:val="0"/>
          <w:color w:val="808080"/>
          <w:kern w:val="0"/>
          <w:sz w:val="24"/>
          <w:szCs w:val="24"/>
          <w:lang w:val="en-US"/>
        </w:rPr>
        <w:t>(</w:t>
      </w:r>
      <w:proofErr w:type="gramEnd"/>
      <w:r w:rsidRPr="00AF0197">
        <w:rPr>
          <w:rFonts w:ascii="Cascadia Mono" w:hAnsi="Cascadia Mono" w:cs="Cascadia Mono"/>
          <w:noProof w:val="0"/>
          <w:color w:val="000000"/>
          <w:kern w:val="0"/>
          <w:sz w:val="24"/>
          <w:szCs w:val="24"/>
          <w:lang w:val="en-US"/>
        </w:rPr>
        <w:t>7</w:t>
      </w:r>
      <w:r w:rsidRPr="00AF0197">
        <w:rPr>
          <w:rFonts w:ascii="Cascadia Mono" w:hAnsi="Cascadia Mono" w:cs="Cascadia Mono"/>
          <w:noProof w:val="0"/>
          <w:color w:val="808080"/>
          <w:kern w:val="0"/>
          <w:sz w:val="24"/>
          <w:szCs w:val="24"/>
          <w:lang w:val="en-US"/>
        </w:rPr>
        <w:t>)</w:t>
      </w:r>
    </w:p>
    <w:p w14:paraId="73BAC64D" w14:textId="77777777" w:rsidR="00DF2D7C" w:rsidRPr="00AF0197" w:rsidRDefault="00DF2D7C" w:rsidP="00DF2D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F0197">
        <w:rPr>
          <w:rFonts w:ascii="Cascadia Mono" w:hAnsi="Cascadia Mono" w:cs="Cascadia Mono"/>
          <w:noProof w:val="0"/>
          <w:color w:val="808080"/>
          <w:kern w:val="0"/>
          <w:sz w:val="24"/>
          <w:szCs w:val="24"/>
          <w:lang w:val="en-US"/>
        </w:rPr>
        <w:t>)</w:t>
      </w:r>
    </w:p>
    <w:p w14:paraId="5F567B9F" w14:textId="77777777" w:rsidR="00DF2D7C" w:rsidRPr="00AF0197" w:rsidRDefault="00DF2D7C" w:rsidP="00DF2D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F0197">
        <w:rPr>
          <w:rFonts w:ascii="Cascadia Mono" w:hAnsi="Cascadia Mono" w:cs="Cascadia Mono"/>
          <w:noProof w:val="0"/>
          <w:color w:val="0000FF"/>
          <w:kern w:val="0"/>
          <w:sz w:val="24"/>
          <w:szCs w:val="24"/>
          <w:lang w:val="en-US"/>
        </w:rPr>
        <w:t>RETURNS</w:t>
      </w:r>
      <w:r w:rsidRPr="00AF0197">
        <w:rPr>
          <w:rFonts w:ascii="Cascadia Mono" w:hAnsi="Cascadia Mono" w:cs="Cascadia Mono"/>
          <w:noProof w:val="0"/>
          <w:color w:val="000000"/>
          <w:kern w:val="0"/>
          <w:sz w:val="24"/>
          <w:szCs w:val="24"/>
          <w:lang w:val="en-US"/>
        </w:rPr>
        <w:t xml:space="preserve"> </w:t>
      </w:r>
      <w:r w:rsidRPr="00AF0197">
        <w:rPr>
          <w:rFonts w:ascii="Cascadia Mono" w:hAnsi="Cascadia Mono" w:cs="Cascadia Mono"/>
          <w:noProof w:val="0"/>
          <w:color w:val="0000FF"/>
          <w:kern w:val="0"/>
          <w:sz w:val="24"/>
          <w:szCs w:val="24"/>
          <w:lang w:val="en-US"/>
        </w:rPr>
        <w:t>INT</w:t>
      </w:r>
    </w:p>
    <w:p w14:paraId="13D16226" w14:textId="77777777" w:rsidR="00DF2D7C" w:rsidRPr="00AF0197" w:rsidRDefault="00DF2D7C" w:rsidP="00DF2D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F0197">
        <w:rPr>
          <w:rFonts w:ascii="Cascadia Mono" w:hAnsi="Cascadia Mono" w:cs="Cascadia Mono"/>
          <w:noProof w:val="0"/>
          <w:color w:val="0000FF"/>
          <w:kern w:val="0"/>
          <w:sz w:val="24"/>
          <w:szCs w:val="24"/>
          <w:lang w:val="en-US"/>
        </w:rPr>
        <w:t>AS</w:t>
      </w:r>
    </w:p>
    <w:p w14:paraId="62AF080C" w14:textId="77777777" w:rsidR="00DF2D7C" w:rsidRPr="00AF0197" w:rsidRDefault="00DF2D7C" w:rsidP="00DF2D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F0197">
        <w:rPr>
          <w:rFonts w:ascii="Cascadia Mono" w:hAnsi="Cascadia Mono" w:cs="Cascadia Mono"/>
          <w:noProof w:val="0"/>
          <w:color w:val="0000FF"/>
          <w:kern w:val="0"/>
          <w:sz w:val="24"/>
          <w:szCs w:val="24"/>
          <w:lang w:val="en-US"/>
        </w:rPr>
        <w:t>BEGIN</w:t>
      </w:r>
    </w:p>
    <w:p w14:paraId="6FD48FB2" w14:textId="77777777" w:rsidR="00DF2D7C" w:rsidRPr="00AF0197" w:rsidRDefault="00DF2D7C" w:rsidP="00DF2D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F0197">
        <w:rPr>
          <w:rFonts w:ascii="Cascadia Mono" w:hAnsi="Cascadia Mono" w:cs="Cascadia Mono"/>
          <w:noProof w:val="0"/>
          <w:color w:val="000000"/>
          <w:kern w:val="0"/>
          <w:sz w:val="24"/>
          <w:szCs w:val="24"/>
          <w:lang w:val="en-US"/>
        </w:rPr>
        <w:tab/>
      </w:r>
      <w:r w:rsidRPr="00AF0197">
        <w:rPr>
          <w:rFonts w:ascii="Cascadia Mono" w:hAnsi="Cascadia Mono" w:cs="Cascadia Mono"/>
          <w:noProof w:val="0"/>
          <w:color w:val="0000FF"/>
          <w:kern w:val="0"/>
          <w:sz w:val="24"/>
          <w:szCs w:val="24"/>
          <w:lang w:val="en-US"/>
        </w:rPr>
        <w:t>DECLARE</w:t>
      </w:r>
      <w:r w:rsidRPr="00AF0197">
        <w:rPr>
          <w:rFonts w:ascii="Cascadia Mono" w:hAnsi="Cascadia Mono" w:cs="Cascadia Mono"/>
          <w:noProof w:val="0"/>
          <w:color w:val="000000"/>
          <w:kern w:val="0"/>
          <w:sz w:val="24"/>
          <w:szCs w:val="24"/>
          <w:lang w:val="en-US"/>
        </w:rPr>
        <w:t xml:space="preserve"> @result </w:t>
      </w:r>
      <w:proofErr w:type="gramStart"/>
      <w:r w:rsidRPr="00AF0197">
        <w:rPr>
          <w:rFonts w:ascii="Cascadia Mono" w:hAnsi="Cascadia Mono" w:cs="Cascadia Mono"/>
          <w:noProof w:val="0"/>
          <w:color w:val="0000FF"/>
          <w:kern w:val="0"/>
          <w:sz w:val="24"/>
          <w:szCs w:val="24"/>
          <w:lang w:val="en-US"/>
        </w:rPr>
        <w:t>INT</w:t>
      </w:r>
      <w:proofErr w:type="gramEnd"/>
    </w:p>
    <w:p w14:paraId="4899899D" w14:textId="77777777" w:rsidR="00DF2D7C" w:rsidRPr="00AF0197" w:rsidRDefault="00DF2D7C" w:rsidP="00DF2D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F0197">
        <w:rPr>
          <w:rFonts w:ascii="Cascadia Mono" w:hAnsi="Cascadia Mono" w:cs="Cascadia Mono"/>
          <w:noProof w:val="0"/>
          <w:color w:val="000000"/>
          <w:kern w:val="0"/>
          <w:sz w:val="24"/>
          <w:szCs w:val="24"/>
          <w:lang w:val="en-US"/>
        </w:rPr>
        <w:tab/>
      </w:r>
      <w:r w:rsidRPr="00AF0197">
        <w:rPr>
          <w:rFonts w:ascii="Cascadia Mono" w:hAnsi="Cascadia Mono" w:cs="Cascadia Mono"/>
          <w:noProof w:val="0"/>
          <w:color w:val="0000FF"/>
          <w:kern w:val="0"/>
          <w:sz w:val="24"/>
          <w:szCs w:val="24"/>
          <w:lang w:val="en-US"/>
        </w:rPr>
        <w:t>IF</w:t>
      </w:r>
      <w:r w:rsidRPr="00AF0197">
        <w:rPr>
          <w:rFonts w:ascii="Cascadia Mono" w:hAnsi="Cascadia Mono" w:cs="Cascadia Mono"/>
          <w:noProof w:val="0"/>
          <w:color w:val="000000"/>
          <w:kern w:val="0"/>
          <w:sz w:val="24"/>
          <w:szCs w:val="24"/>
          <w:lang w:val="en-US"/>
        </w:rPr>
        <w:t xml:space="preserve"> </w:t>
      </w:r>
      <w:r w:rsidRPr="00AF0197">
        <w:rPr>
          <w:rFonts w:ascii="Cascadia Mono" w:hAnsi="Cascadia Mono" w:cs="Cascadia Mono"/>
          <w:noProof w:val="0"/>
          <w:color w:val="808080"/>
          <w:kern w:val="0"/>
          <w:sz w:val="24"/>
          <w:szCs w:val="24"/>
          <w:lang w:val="en-US"/>
        </w:rPr>
        <w:t>EXISTS</w:t>
      </w:r>
      <w:r w:rsidRPr="00AF0197">
        <w:rPr>
          <w:rFonts w:ascii="Cascadia Mono" w:hAnsi="Cascadia Mono" w:cs="Cascadia Mono"/>
          <w:noProof w:val="0"/>
          <w:color w:val="0000FF"/>
          <w:kern w:val="0"/>
          <w:sz w:val="24"/>
          <w:szCs w:val="24"/>
          <w:lang w:val="en-US"/>
        </w:rPr>
        <w:t xml:space="preserve"> </w:t>
      </w:r>
      <w:r w:rsidRPr="00AF0197">
        <w:rPr>
          <w:rFonts w:ascii="Cascadia Mono" w:hAnsi="Cascadia Mono" w:cs="Cascadia Mono"/>
          <w:noProof w:val="0"/>
          <w:color w:val="808080"/>
          <w:kern w:val="0"/>
          <w:sz w:val="24"/>
          <w:szCs w:val="24"/>
          <w:lang w:val="en-US"/>
        </w:rPr>
        <w:t>(</w:t>
      </w:r>
      <w:r w:rsidRPr="00AF0197">
        <w:rPr>
          <w:rFonts w:ascii="Cascadia Mono" w:hAnsi="Cascadia Mono" w:cs="Cascadia Mono"/>
          <w:noProof w:val="0"/>
          <w:color w:val="0000FF"/>
          <w:kern w:val="0"/>
          <w:sz w:val="24"/>
          <w:szCs w:val="24"/>
          <w:lang w:val="en-US"/>
        </w:rPr>
        <w:t>SELECT</w:t>
      </w:r>
      <w:r w:rsidRPr="00AF0197">
        <w:rPr>
          <w:rFonts w:ascii="Cascadia Mono" w:hAnsi="Cascadia Mono" w:cs="Cascadia Mono"/>
          <w:noProof w:val="0"/>
          <w:color w:val="000000"/>
          <w:kern w:val="0"/>
          <w:sz w:val="24"/>
          <w:szCs w:val="24"/>
          <w:lang w:val="en-US"/>
        </w:rPr>
        <w:t xml:space="preserve"> </w:t>
      </w:r>
      <w:r w:rsidRPr="00AF0197">
        <w:rPr>
          <w:rFonts w:ascii="Cascadia Mono" w:hAnsi="Cascadia Mono" w:cs="Cascadia Mono"/>
          <w:noProof w:val="0"/>
          <w:color w:val="808080"/>
          <w:kern w:val="0"/>
          <w:sz w:val="24"/>
          <w:szCs w:val="24"/>
          <w:lang w:val="en-US"/>
        </w:rPr>
        <w:t>*</w:t>
      </w:r>
      <w:r w:rsidRPr="00AF0197">
        <w:rPr>
          <w:rFonts w:ascii="Cascadia Mono" w:hAnsi="Cascadia Mono" w:cs="Cascadia Mono"/>
          <w:noProof w:val="0"/>
          <w:color w:val="000000"/>
          <w:kern w:val="0"/>
          <w:sz w:val="24"/>
          <w:szCs w:val="24"/>
          <w:lang w:val="en-US"/>
        </w:rPr>
        <w:t xml:space="preserve"> </w:t>
      </w:r>
      <w:r w:rsidRPr="00AF0197">
        <w:rPr>
          <w:rFonts w:ascii="Cascadia Mono" w:hAnsi="Cascadia Mono" w:cs="Cascadia Mono"/>
          <w:noProof w:val="0"/>
          <w:color w:val="0000FF"/>
          <w:kern w:val="0"/>
          <w:sz w:val="24"/>
          <w:szCs w:val="24"/>
          <w:lang w:val="en-US"/>
        </w:rPr>
        <w:t>FROM</w:t>
      </w:r>
      <w:r w:rsidRPr="00AF0197">
        <w:rPr>
          <w:rFonts w:ascii="Cascadia Mono" w:hAnsi="Cascadia Mono" w:cs="Cascadia Mono"/>
          <w:noProof w:val="0"/>
          <w:color w:val="000000"/>
          <w:kern w:val="0"/>
          <w:sz w:val="24"/>
          <w:szCs w:val="24"/>
          <w:lang w:val="en-US"/>
        </w:rPr>
        <w:t xml:space="preserve"> Bill </w:t>
      </w:r>
      <w:r w:rsidRPr="00AF0197">
        <w:rPr>
          <w:rFonts w:ascii="Cascadia Mono" w:hAnsi="Cascadia Mono" w:cs="Cascadia Mono"/>
          <w:noProof w:val="0"/>
          <w:color w:val="0000FF"/>
          <w:kern w:val="0"/>
          <w:sz w:val="24"/>
          <w:szCs w:val="24"/>
          <w:lang w:val="en-US"/>
        </w:rPr>
        <w:t>WHERE</w:t>
      </w:r>
      <w:r w:rsidRPr="00AF0197">
        <w:rPr>
          <w:rFonts w:ascii="Cascadia Mono" w:hAnsi="Cascadia Mono" w:cs="Cascadia Mono"/>
          <w:noProof w:val="0"/>
          <w:color w:val="000000"/>
          <w:kern w:val="0"/>
          <w:sz w:val="24"/>
          <w:szCs w:val="24"/>
          <w:lang w:val="en-US"/>
        </w:rPr>
        <w:t xml:space="preserve"> ID </w:t>
      </w:r>
      <w:r w:rsidRPr="00AF0197">
        <w:rPr>
          <w:rFonts w:ascii="Cascadia Mono" w:hAnsi="Cascadia Mono" w:cs="Cascadia Mono"/>
          <w:noProof w:val="0"/>
          <w:color w:val="808080"/>
          <w:kern w:val="0"/>
          <w:sz w:val="24"/>
          <w:szCs w:val="24"/>
          <w:lang w:val="en-US"/>
        </w:rPr>
        <w:t>=</w:t>
      </w:r>
      <w:r w:rsidRPr="00AF0197">
        <w:rPr>
          <w:rFonts w:ascii="Cascadia Mono" w:hAnsi="Cascadia Mono" w:cs="Cascadia Mono"/>
          <w:noProof w:val="0"/>
          <w:color w:val="000000"/>
          <w:kern w:val="0"/>
          <w:sz w:val="24"/>
          <w:szCs w:val="24"/>
          <w:lang w:val="en-US"/>
        </w:rPr>
        <w:t xml:space="preserve"> @billID</w:t>
      </w:r>
      <w:r w:rsidRPr="00AF0197">
        <w:rPr>
          <w:rFonts w:ascii="Cascadia Mono" w:hAnsi="Cascadia Mono" w:cs="Cascadia Mono"/>
          <w:noProof w:val="0"/>
          <w:color w:val="808080"/>
          <w:kern w:val="0"/>
          <w:sz w:val="24"/>
          <w:szCs w:val="24"/>
          <w:lang w:val="en-US"/>
        </w:rPr>
        <w:t>)</w:t>
      </w:r>
    </w:p>
    <w:p w14:paraId="45411FE1" w14:textId="77777777" w:rsidR="00DF2D7C" w:rsidRPr="00AF0197" w:rsidRDefault="00DF2D7C" w:rsidP="00DF2D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F0197">
        <w:rPr>
          <w:rFonts w:ascii="Cascadia Mono" w:hAnsi="Cascadia Mono" w:cs="Cascadia Mono"/>
          <w:noProof w:val="0"/>
          <w:color w:val="000000"/>
          <w:kern w:val="0"/>
          <w:sz w:val="24"/>
          <w:szCs w:val="24"/>
          <w:lang w:val="en-US"/>
        </w:rPr>
        <w:tab/>
      </w:r>
      <w:r w:rsidRPr="00AF0197">
        <w:rPr>
          <w:rFonts w:ascii="Cascadia Mono" w:hAnsi="Cascadia Mono" w:cs="Cascadia Mono"/>
          <w:noProof w:val="0"/>
          <w:color w:val="000000"/>
          <w:kern w:val="0"/>
          <w:sz w:val="24"/>
          <w:szCs w:val="24"/>
          <w:lang w:val="en-US"/>
        </w:rPr>
        <w:tab/>
      </w:r>
      <w:r w:rsidRPr="00AF0197">
        <w:rPr>
          <w:rFonts w:ascii="Cascadia Mono" w:hAnsi="Cascadia Mono" w:cs="Cascadia Mono"/>
          <w:noProof w:val="0"/>
          <w:color w:val="0000FF"/>
          <w:kern w:val="0"/>
          <w:sz w:val="24"/>
          <w:szCs w:val="24"/>
          <w:lang w:val="en-US"/>
        </w:rPr>
        <w:t>SET</w:t>
      </w:r>
      <w:r w:rsidRPr="00AF0197">
        <w:rPr>
          <w:rFonts w:ascii="Cascadia Mono" w:hAnsi="Cascadia Mono" w:cs="Cascadia Mono"/>
          <w:noProof w:val="0"/>
          <w:color w:val="000000"/>
          <w:kern w:val="0"/>
          <w:sz w:val="24"/>
          <w:szCs w:val="24"/>
          <w:lang w:val="en-US"/>
        </w:rPr>
        <w:t xml:space="preserve"> @result </w:t>
      </w:r>
      <w:r w:rsidRPr="00AF0197">
        <w:rPr>
          <w:rFonts w:ascii="Cascadia Mono" w:hAnsi="Cascadia Mono" w:cs="Cascadia Mono"/>
          <w:noProof w:val="0"/>
          <w:color w:val="808080"/>
          <w:kern w:val="0"/>
          <w:sz w:val="24"/>
          <w:szCs w:val="24"/>
          <w:lang w:val="en-US"/>
        </w:rPr>
        <w:t>=</w:t>
      </w:r>
      <w:r w:rsidRPr="00AF0197">
        <w:rPr>
          <w:rFonts w:ascii="Cascadia Mono" w:hAnsi="Cascadia Mono" w:cs="Cascadia Mono"/>
          <w:noProof w:val="0"/>
          <w:color w:val="000000"/>
          <w:kern w:val="0"/>
          <w:sz w:val="24"/>
          <w:szCs w:val="24"/>
          <w:lang w:val="en-US"/>
        </w:rPr>
        <w:t xml:space="preserve"> 1</w:t>
      </w:r>
    </w:p>
    <w:p w14:paraId="6E70DE64" w14:textId="77777777" w:rsidR="00DF2D7C" w:rsidRPr="00AF0197" w:rsidRDefault="00DF2D7C" w:rsidP="00DF2D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F0197">
        <w:rPr>
          <w:rFonts w:ascii="Cascadia Mono" w:hAnsi="Cascadia Mono" w:cs="Cascadia Mono"/>
          <w:noProof w:val="0"/>
          <w:color w:val="000000"/>
          <w:kern w:val="0"/>
          <w:sz w:val="24"/>
          <w:szCs w:val="24"/>
          <w:lang w:val="en-US"/>
        </w:rPr>
        <w:tab/>
      </w:r>
      <w:r w:rsidRPr="00AF0197">
        <w:rPr>
          <w:rFonts w:ascii="Cascadia Mono" w:hAnsi="Cascadia Mono" w:cs="Cascadia Mono"/>
          <w:noProof w:val="0"/>
          <w:color w:val="0000FF"/>
          <w:kern w:val="0"/>
          <w:sz w:val="24"/>
          <w:szCs w:val="24"/>
          <w:lang w:val="en-US"/>
        </w:rPr>
        <w:t>ELSE</w:t>
      </w:r>
    </w:p>
    <w:p w14:paraId="7B10927E" w14:textId="77777777" w:rsidR="00DF2D7C" w:rsidRPr="00AF0197" w:rsidRDefault="00DF2D7C" w:rsidP="00DF2D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F0197">
        <w:rPr>
          <w:rFonts w:ascii="Cascadia Mono" w:hAnsi="Cascadia Mono" w:cs="Cascadia Mono"/>
          <w:noProof w:val="0"/>
          <w:color w:val="000000"/>
          <w:kern w:val="0"/>
          <w:sz w:val="24"/>
          <w:szCs w:val="24"/>
          <w:lang w:val="en-US"/>
        </w:rPr>
        <w:tab/>
      </w:r>
      <w:r w:rsidRPr="00AF0197">
        <w:rPr>
          <w:rFonts w:ascii="Cascadia Mono" w:hAnsi="Cascadia Mono" w:cs="Cascadia Mono"/>
          <w:noProof w:val="0"/>
          <w:color w:val="000000"/>
          <w:kern w:val="0"/>
          <w:sz w:val="24"/>
          <w:szCs w:val="24"/>
          <w:lang w:val="en-US"/>
        </w:rPr>
        <w:tab/>
      </w:r>
      <w:r w:rsidRPr="00AF0197">
        <w:rPr>
          <w:rFonts w:ascii="Cascadia Mono" w:hAnsi="Cascadia Mono" w:cs="Cascadia Mono"/>
          <w:noProof w:val="0"/>
          <w:color w:val="0000FF"/>
          <w:kern w:val="0"/>
          <w:sz w:val="24"/>
          <w:szCs w:val="24"/>
          <w:lang w:val="en-US"/>
        </w:rPr>
        <w:t>SET</w:t>
      </w:r>
      <w:r w:rsidRPr="00AF0197">
        <w:rPr>
          <w:rFonts w:ascii="Cascadia Mono" w:hAnsi="Cascadia Mono" w:cs="Cascadia Mono"/>
          <w:noProof w:val="0"/>
          <w:color w:val="000000"/>
          <w:kern w:val="0"/>
          <w:sz w:val="24"/>
          <w:szCs w:val="24"/>
          <w:lang w:val="en-US"/>
        </w:rPr>
        <w:t xml:space="preserve"> @result </w:t>
      </w:r>
      <w:r w:rsidRPr="00AF0197">
        <w:rPr>
          <w:rFonts w:ascii="Cascadia Mono" w:hAnsi="Cascadia Mono" w:cs="Cascadia Mono"/>
          <w:noProof w:val="0"/>
          <w:color w:val="808080"/>
          <w:kern w:val="0"/>
          <w:sz w:val="24"/>
          <w:szCs w:val="24"/>
          <w:lang w:val="en-US"/>
        </w:rPr>
        <w:t>=</w:t>
      </w:r>
      <w:r w:rsidRPr="00AF0197">
        <w:rPr>
          <w:rFonts w:ascii="Cascadia Mono" w:hAnsi="Cascadia Mono" w:cs="Cascadia Mono"/>
          <w:noProof w:val="0"/>
          <w:color w:val="000000"/>
          <w:kern w:val="0"/>
          <w:sz w:val="24"/>
          <w:szCs w:val="24"/>
          <w:lang w:val="en-US"/>
        </w:rPr>
        <w:t xml:space="preserve"> 0</w:t>
      </w:r>
    </w:p>
    <w:p w14:paraId="45D0E8D4" w14:textId="77777777" w:rsidR="00DF2D7C" w:rsidRPr="00AF0197" w:rsidRDefault="00DF2D7C" w:rsidP="00DF2D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F0197">
        <w:rPr>
          <w:rFonts w:ascii="Cascadia Mono" w:hAnsi="Cascadia Mono" w:cs="Cascadia Mono"/>
          <w:noProof w:val="0"/>
          <w:color w:val="000000"/>
          <w:kern w:val="0"/>
          <w:sz w:val="24"/>
          <w:szCs w:val="24"/>
          <w:lang w:val="en-US"/>
        </w:rPr>
        <w:tab/>
      </w:r>
      <w:r w:rsidRPr="00AF0197">
        <w:rPr>
          <w:rFonts w:ascii="Cascadia Mono" w:hAnsi="Cascadia Mono" w:cs="Cascadia Mono"/>
          <w:noProof w:val="0"/>
          <w:color w:val="0000FF"/>
          <w:kern w:val="0"/>
          <w:sz w:val="24"/>
          <w:szCs w:val="24"/>
          <w:lang w:val="en-US"/>
        </w:rPr>
        <w:t>RETURN</w:t>
      </w:r>
      <w:r w:rsidRPr="00AF0197">
        <w:rPr>
          <w:rFonts w:ascii="Cascadia Mono" w:hAnsi="Cascadia Mono" w:cs="Cascadia Mono"/>
          <w:noProof w:val="0"/>
          <w:color w:val="000000"/>
          <w:kern w:val="0"/>
          <w:sz w:val="24"/>
          <w:szCs w:val="24"/>
          <w:lang w:val="en-US"/>
        </w:rPr>
        <w:t xml:space="preserve"> @</w:t>
      </w:r>
      <w:proofErr w:type="gramStart"/>
      <w:r w:rsidRPr="00AF0197">
        <w:rPr>
          <w:rFonts w:ascii="Cascadia Mono" w:hAnsi="Cascadia Mono" w:cs="Cascadia Mono"/>
          <w:noProof w:val="0"/>
          <w:color w:val="000000"/>
          <w:kern w:val="0"/>
          <w:sz w:val="24"/>
          <w:szCs w:val="24"/>
          <w:lang w:val="en-US"/>
        </w:rPr>
        <w:t>result</w:t>
      </w:r>
      <w:proofErr w:type="gramEnd"/>
    </w:p>
    <w:p w14:paraId="7A80ECFF" w14:textId="77777777" w:rsidR="00DF2D7C" w:rsidRPr="00AF0197" w:rsidRDefault="00DF2D7C" w:rsidP="00DF2D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F0197">
        <w:rPr>
          <w:rFonts w:ascii="Cascadia Mono" w:hAnsi="Cascadia Mono" w:cs="Cascadia Mono"/>
          <w:noProof w:val="0"/>
          <w:color w:val="0000FF"/>
          <w:kern w:val="0"/>
          <w:sz w:val="24"/>
          <w:szCs w:val="24"/>
          <w:lang w:val="en-US"/>
        </w:rPr>
        <w:t>END</w:t>
      </w:r>
    </w:p>
    <w:p w14:paraId="1ED188A7" w14:textId="3F10E6A0" w:rsidR="00DF2D7C" w:rsidRPr="00AF0197" w:rsidRDefault="00DF2D7C" w:rsidP="00DF2D7C">
      <w:pPr>
        <w:pStyle w:val="ListParagraph"/>
        <w:pBdr>
          <w:top w:val="single" w:sz="4" w:space="1" w:color="auto"/>
          <w:left w:val="single" w:sz="4" w:space="4" w:color="auto"/>
          <w:bottom w:val="single" w:sz="4" w:space="1" w:color="auto"/>
          <w:right w:val="single" w:sz="4" w:space="4" w:color="auto"/>
        </w:pBdr>
        <w:spacing w:after="0" w:line="360" w:lineRule="auto"/>
        <w:ind w:left="1584"/>
        <w:rPr>
          <w:rFonts w:ascii="Cascadia Mono" w:hAnsi="Cascadia Mono" w:cs="Cascadia Mono"/>
          <w:sz w:val="24"/>
          <w:szCs w:val="24"/>
          <w:u w:val="single"/>
          <w:lang w:val="en-US"/>
        </w:rPr>
      </w:pPr>
      <w:r w:rsidRPr="00AF0197">
        <w:rPr>
          <w:rFonts w:ascii="Cascadia Mono" w:hAnsi="Cascadia Mono" w:cs="Cascadia Mono"/>
          <w:noProof w:val="0"/>
          <w:color w:val="0000FF"/>
          <w:kern w:val="0"/>
          <w:sz w:val="24"/>
          <w:szCs w:val="24"/>
          <w:lang w:val="en-US"/>
        </w:rPr>
        <w:lastRenderedPageBreak/>
        <w:t>GO</w:t>
      </w:r>
    </w:p>
    <w:p w14:paraId="71C6C3A4" w14:textId="77777777" w:rsidR="00DF2D7C" w:rsidRDefault="00DF2D7C" w:rsidP="00DF2D7C">
      <w:pPr>
        <w:pStyle w:val="ListParagraph"/>
        <w:spacing w:after="0" w:line="360" w:lineRule="auto"/>
        <w:ind w:left="1584"/>
        <w:rPr>
          <w:rFonts w:ascii="Times New Roman" w:hAnsi="Times New Roman" w:cs="Times New Roman"/>
          <w:sz w:val="28"/>
          <w:szCs w:val="28"/>
          <w:u w:val="single"/>
          <w:lang w:val="en-US"/>
        </w:rPr>
      </w:pPr>
    </w:p>
    <w:p w14:paraId="17427F1A" w14:textId="20153682" w:rsidR="00DF2D7C" w:rsidRDefault="00DF2D7C" w:rsidP="00DF2D7C">
      <w:pPr>
        <w:pStyle w:val="ListParagraph"/>
        <w:spacing w:after="0" w:line="360" w:lineRule="auto"/>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C# code:</w:t>
      </w:r>
    </w:p>
    <w:p w14:paraId="11FF8465" w14:textId="77777777" w:rsidR="00E75301" w:rsidRPr="00E75301" w:rsidRDefault="00E75301" w:rsidP="00E753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E75301">
        <w:rPr>
          <w:rFonts w:ascii="Cascadia Mono" w:hAnsi="Cascadia Mono" w:cs="Cascadia Mono"/>
          <w:noProof w:val="0"/>
          <w:color w:val="000000"/>
          <w:kern w:val="0"/>
          <w:sz w:val="24"/>
          <w:szCs w:val="24"/>
          <w:lang w:val="en-US"/>
        </w:rPr>
        <w:t>try</w:t>
      </w:r>
    </w:p>
    <w:p w14:paraId="1286DBB4" w14:textId="77777777" w:rsidR="00E75301" w:rsidRPr="00E75301" w:rsidRDefault="00E75301" w:rsidP="00E753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E75301">
        <w:rPr>
          <w:rFonts w:ascii="Cascadia Mono" w:hAnsi="Cascadia Mono" w:cs="Cascadia Mono"/>
          <w:noProof w:val="0"/>
          <w:color w:val="000000"/>
          <w:kern w:val="0"/>
          <w:sz w:val="24"/>
          <w:szCs w:val="24"/>
          <w:lang w:val="en-US"/>
        </w:rPr>
        <w:t>{</w:t>
      </w:r>
    </w:p>
    <w:p w14:paraId="5AA74708" w14:textId="77777777" w:rsidR="00E75301" w:rsidRPr="00E75301" w:rsidRDefault="00E75301" w:rsidP="00E753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E75301">
        <w:rPr>
          <w:rFonts w:ascii="Cascadia Mono" w:hAnsi="Cascadia Mono" w:cs="Cascadia Mono"/>
          <w:noProof w:val="0"/>
          <w:color w:val="000000"/>
          <w:kern w:val="0"/>
          <w:sz w:val="24"/>
          <w:szCs w:val="24"/>
          <w:lang w:val="en-US"/>
        </w:rPr>
        <w:t xml:space="preserve">    check = Convert.ToInt32(</w:t>
      </w:r>
      <w:proofErr w:type="spellStart"/>
      <w:proofErr w:type="gramStart"/>
      <w:r w:rsidRPr="00E75301">
        <w:rPr>
          <w:rFonts w:ascii="Cascadia Mono" w:hAnsi="Cascadia Mono" w:cs="Cascadia Mono"/>
          <w:noProof w:val="0"/>
          <w:color w:val="000000"/>
          <w:kern w:val="0"/>
          <w:sz w:val="24"/>
          <w:szCs w:val="24"/>
          <w:lang w:val="en-US"/>
        </w:rPr>
        <w:t>DataProvider.Instance.ExecuteScalar</w:t>
      </w:r>
      <w:proofErr w:type="spellEnd"/>
      <w:proofErr w:type="gramEnd"/>
      <w:r w:rsidRPr="00E75301">
        <w:rPr>
          <w:rFonts w:ascii="Cascadia Mono" w:hAnsi="Cascadia Mono" w:cs="Cascadia Mono"/>
          <w:noProof w:val="0"/>
          <w:color w:val="000000"/>
          <w:kern w:val="0"/>
          <w:sz w:val="24"/>
          <w:szCs w:val="24"/>
          <w:lang w:val="en-US"/>
        </w:rPr>
        <w:t xml:space="preserve">("SELECT </w:t>
      </w:r>
      <w:proofErr w:type="spellStart"/>
      <w:r w:rsidRPr="00E75301">
        <w:rPr>
          <w:rFonts w:ascii="Cascadia Mono" w:hAnsi="Cascadia Mono" w:cs="Cascadia Mono"/>
          <w:noProof w:val="0"/>
          <w:color w:val="000000"/>
          <w:kern w:val="0"/>
          <w:sz w:val="24"/>
          <w:szCs w:val="24"/>
          <w:lang w:val="en-US"/>
        </w:rPr>
        <w:t>dbo.checkBillID</w:t>
      </w:r>
      <w:proofErr w:type="spellEnd"/>
      <w:r w:rsidRPr="00E75301">
        <w:rPr>
          <w:rFonts w:ascii="Cascadia Mono" w:hAnsi="Cascadia Mono" w:cs="Cascadia Mono"/>
          <w:noProof w:val="0"/>
          <w:color w:val="000000"/>
          <w:kern w:val="0"/>
          <w:sz w:val="24"/>
          <w:szCs w:val="24"/>
          <w:lang w:val="en-US"/>
        </w:rPr>
        <w:t xml:space="preserve"> ( @billID )", new object[] { </w:t>
      </w:r>
      <w:proofErr w:type="spellStart"/>
      <w:r w:rsidRPr="00E75301">
        <w:rPr>
          <w:rFonts w:ascii="Cascadia Mono" w:hAnsi="Cascadia Mono" w:cs="Cascadia Mono"/>
          <w:noProof w:val="0"/>
          <w:color w:val="000000"/>
          <w:kern w:val="0"/>
          <w:sz w:val="24"/>
          <w:szCs w:val="24"/>
          <w:lang w:val="en-US"/>
        </w:rPr>
        <w:t>billID</w:t>
      </w:r>
      <w:proofErr w:type="spellEnd"/>
      <w:r w:rsidRPr="00E75301">
        <w:rPr>
          <w:rFonts w:ascii="Cascadia Mono" w:hAnsi="Cascadia Mono" w:cs="Cascadia Mono"/>
          <w:noProof w:val="0"/>
          <w:color w:val="000000"/>
          <w:kern w:val="0"/>
          <w:sz w:val="24"/>
          <w:szCs w:val="24"/>
          <w:lang w:val="en-US"/>
        </w:rPr>
        <w:t xml:space="preserve"> }));</w:t>
      </w:r>
    </w:p>
    <w:p w14:paraId="5E5CD20D" w14:textId="77777777" w:rsidR="00E75301" w:rsidRPr="00E75301" w:rsidRDefault="00E75301" w:rsidP="00E753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E75301">
        <w:rPr>
          <w:rFonts w:ascii="Cascadia Mono" w:hAnsi="Cascadia Mono" w:cs="Cascadia Mono"/>
          <w:noProof w:val="0"/>
          <w:color w:val="000000"/>
          <w:kern w:val="0"/>
          <w:sz w:val="24"/>
          <w:szCs w:val="24"/>
          <w:lang w:val="en-US"/>
        </w:rPr>
        <w:t>}</w:t>
      </w:r>
    </w:p>
    <w:p w14:paraId="29F315E4" w14:textId="77777777" w:rsidR="00E75301" w:rsidRPr="00E75301" w:rsidRDefault="00E75301" w:rsidP="00E753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E75301">
        <w:rPr>
          <w:rFonts w:ascii="Cascadia Mono" w:hAnsi="Cascadia Mono" w:cs="Cascadia Mono"/>
          <w:noProof w:val="0"/>
          <w:color w:val="000000"/>
          <w:kern w:val="0"/>
          <w:sz w:val="24"/>
          <w:szCs w:val="24"/>
          <w:lang w:val="en-US"/>
        </w:rPr>
        <w:t>catch (</w:t>
      </w:r>
      <w:proofErr w:type="spellStart"/>
      <w:r w:rsidRPr="00E75301">
        <w:rPr>
          <w:rFonts w:ascii="Cascadia Mono" w:hAnsi="Cascadia Mono" w:cs="Cascadia Mono"/>
          <w:noProof w:val="0"/>
          <w:color w:val="000000"/>
          <w:kern w:val="0"/>
          <w:sz w:val="24"/>
          <w:szCs w:val="24"/>
          <w:lang w:val="en-US"/>
        </w:rPr>
        <w:t>SqlException</w:t>
      </w:r>
      <w:proofErr w:type="spellEnd"/>
      <w:r w:rsidRPr="00E75301">
        <w:rPr>
          <w:rFonts w:ascii="Cascadia Mono" w:hAnsi="Cascadia Mono" w:cs="Cascadia Mono"/>
          <w:noProof w:val="0"/>
          <w:color w:val="000000"/>
          <w:kern w:val="0"/>
          <w:sz w:val="24"/>
          <w:szCs w:val="24"/>
          <w:lang w:val="en-US"/>
        </w:rPr>
        <w:t xml:space="preserve"> </w:t>
      </w:r>
      <w:proofErr w:type="spellStart"/>
      <w:r w:rsidRPr="00E75301">
        <w:rPr>
          <w:rFonts w:ascii="Cascadia Mono" w:hAnsi="Cascadia Mono" w:cs="Cascadia Mono"/>
          <w:noProof w:val="0"/>
          <w:color w:val="000000"/>
          <w:kern w:val="0"/>
          <w:sz w:val="24"/>
          <w:szCs w:val="24"/>
          <w:lang w:val="en-US"/>
        </w:rPr>
        <w:t>ev</w:t>
      </w:r>
      <w:proofErr w:type="spellEnd"/>
      <w:r w:rsidRPr="00E75301">
        <w:rPr>
          <w:rFonts w:ascii="Cascadia Mono" w:hAnsi="Cascadia Mono" w:cs="Cascadia Mono"/>
          <w:noProof w:val="0"/>
          <w:color w:val="000000"/>
          <w:kern w:val="0"/>
          <w:sz w:val="24"/>
          <w:szCs w:val="24"/>
          <w:lang w:val="en-US"/>
        </w:rPr>
        <w:t>)</w:t>
      </w:r>
    </w:p>
    <w:p w14:paraId="6D9B8525" w14:textId="77777777" w:rsidR="00E75301" w:rsidRPr="00E75301" w:rsidRDefault="00E75301" w:rsidP="00E753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E75301">
        <w:rPr>
          <w:rFonts w:ascii="Cascadia Mono" w:hAnsi="Cascadia Mono" w:cs="Cascadia Mono"/>
          <w:noProof w:val="0"/>
          <w:color w:val="000000"/>
          <w:kern w:val="0"/>
          <w:sz w:val="24"/>
          <w:szCs w:val="24"/>
          <w:lang w:val="en-US"/>
        </w:rPr>
        <w:t>{</w:t>
      </w:r>
    </w:p>
    <w:p w14:paraId="024FDAED" w14:textId="77777777" w:rsidR="00E75301" w:rsidRPr="00E75301" w:rsidRDefault="00E75301" w:rsidP="00E753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E75301">
        <w:rPr>
          <w:rFonts w:ascii="Cascadia Mono" w:hAnsi="Cascadia Mono" w:cs="Cascadia Mono"/>
          <w:noProof w:val="0"/>
          <w:color w:val="000000"/>
          <w:kern w:val="0"/>
          <w:sz w:val="24"/>
          <w:szCs w:val="24"/>
          <w:lang w:val="en-US"/>
        </w:rPr>
        <w:t xml:space="preserve">    </w:t>
      </w:r>
      <w:proofErr w:type="spellStart"/>
      <w:r w:rsidRPr="00E75301">
        <w:rPr>
          <w:rFonts w:ascii="Cascadia Mono" w:hAnsi="Cascadia Mono" w:cs="Cascadia Mono"/>
          <w:noProof w:val="0"/>
          <w:color w:val="000000"/>
          <w:kern w:val="0"/>
          <w:sz w:val="24"/>
          <w:szCs w:val="24"/>
          <w:lang w:val="en-US"/>
        </w:rPr>
        <w:t>MessageBox.Show</w:t>
      </w:r>
      <w:proofErr w:type="spellEnd"/>
      <w:r w:rsidRPr="00E75301">
        <w:rPr>
          <w:rFonts w:ascii="Cascadia Mono" w:hAnsi="Cascadia Mono" w:cs="Cascadia Mono"/>
          <w:noProof w:val="0"/>
          <w:color w:val="000000"/>
          <w:kern w:val="0"/>
          <w:sz w:val="24"/>
          <w:szCs w:val="24"/>
          <w:lang w:val="en-US"/>
        </w:rPr>
        <w:t>("</w:t>
      </w:r>
      <w:proofErr w:type="spellStart"/>
      <w:r w:rsidRPr="00E75301">
        <w:rPr>
          <w:rFonts w:ascii="Cascadia Mono" w:hAnsi="Cascadia Mono" w:cs="Cascadia Mono"/>
          <w:noProof w:val="0"/>
          <w:color w:val="000000"/>
          <w:kern w:val="0"/>
          <w:sz w:val="24"/>
          <w:szCs w:val="24"/>
          <w:lang w:val="en-US"/>
        </w:rPr>
        <w:t>Kiểm</w:t>
      </w:r>
      <w:proofErr w:type="spellEnd"/>
      <w:r w:rsidRPr="00E75301">
        <w:rPr>
          <w:rFonts w:ascii="Cascadia Mono" w:hAnsi="Cascadia Mono" w:cs="Cascadia Mono"/>
          <w:noProof w:val="0"/>
          <w:color w:val="000000"/>
          <w:kern w:val="0"/>
          <w:sz w:val="24"/>
          <w:szCs w:val="24"/>
          <w:lang w:val="en-US"/>
        </w:rPr>
        <w:t xml:space="preserve"> </w:t>
      </w:r>
      <w:proofErr w:type="spellStart"/>
      <w:r w:rsidRPr="00E75301">
        <w:rPr>
          <w:rFonts w:ascii="Cascadia Mono" w:hAnsi="Cascadia Mono" w:cs="Cascadia Mono"/>
          <w:noProof w:val="0"/>
          <w:color w:val="000000"/>
          <w:kern w:val="0"/>
          <w:sz w:val="24"/>
          <w:szCs w:val="24"/>
          <w:lang w:val="en-US"/>
        </w:rPr>
        <w:t>tra</w:t>
      </w:r>
      <w:proofErr w:type="spellEnd"/>
      <w:r w:rsidRPr="00E75301">
        <w:rPr>
          <w:rFonts w:ascii="Cascadia Mono" w:hAnsi="Cascadia Mono" w:cs="Cascadia Mono"/>
          <w:noProof w:val="0"/>
          <w:color w:val="000000"/>
          <w:kern w:val="0"/>
          <w:sz w:val="24"/>
          <w:szCs w:val="24"/>
          <w:lang w:val="en-US"/>
        </w:rPr>
        <w:t xml:space="preserve"> </w:t>
      </w:r>
      <w:proofErr w:type="spellStart"/>
      <w:r w:rsidRPr="00E75301">
        <w:rPr>
          <w:rFonts w:ascii="Cascadia Mono" w:hAnsi="Cascadia Mono" w:cs="Cascadia Mono"/>
          <w:noProof w:val="0"/>
          <w:color w:val="000000"/>
          <w:kern w:val="0"/>
          <w:sz w:val="24"/>
          <w:szCs w:val="24"/>
          <w:lang w:val="en-US"/>
        </w:rPr>
        <w:t>hóa</w:t>
      </w:r>
      <w:proofErr w:type="spellEnd"/>
      <w:r w:rsidRPr="00E75301">
        <w:rPr>
          <w:rFonts w:ascii="Cascadia Mono" w:hAnsi="Cascadia Mono" w:cs="Cascadia Mono"/>
          <w:noProof w:val="0"/>
          <w:color w:val="000000"/>
          <w:kern w:val="0"/>
          <w:sz w:val="24"/>
          <w:szCs w:val="24"/>
          <w:lang w:val="en-US"/>
        </w:rPr>
        <w:t xml:space="preserve"> </w:t>
      </w:r>
      <w:proofErr w:type="spellStart"/>
      <w:r w:rsidRPr="00E75301">
        <w:rPr>
          <w:rFonts w:ascii="Cascadia Mono" w:hAnsi="Cascadia Mono" w:cs="Cascadia Mono"/>
          <w:noProof w:val="0"/>
          <w:color w:val="000000"/>
          <w:kern w:val="0"/>
          <w:sz w:val="24"/>
          <w:szCs w:val="24"/>
          <w:lang w:val="en-US"/>
        </w:rPr>
        <w:t>đơn</w:t>
      </w:r>
      <w:proofErr w:type="spellEnd"/>
      <w:r w:rsidRPr="00E75301">
        <w:rPr>
          <w:rFonts w:ascii="Cascadia Mono" w:hAnsi="Cascadia Mono" w:cs="Cascadia Mono"/>
          <w:noProof w:val="0"/>
          <w:color w:val="000000"/>
          <w:kern w:val="0"/>
          <w:sz w:val="24"/>
          <w:szCs w:val="24"/>
          <w:lang w:val="en-US"/>
        </w:rPr>
        <w:t xml:space="preserve"> </w:t>
      </w:r>
      <w:proofErr w:type="spellStart"/>
      <w:r w:rsidRPr="00E75301">
        <w:rPr>
          <w:rFonts w:ascii="Cascadia Mono" w:hAnsi="Cascadia Mono" w:cs="Cascadia Mono"/>
          <w:noProof w:val="0"/>
          <w:color w:val="000000"/>
          <w:kern w:val="0"/>
          <w:sz w:val="24"/>
          <w:szCs w:val="24"/>
          <w:lang w:val="en-US"/>
        </w:rPr>
        <w:t>thất</w:t>
      </w:r>
      <w:proofErr w:type="spellEnd"/>
      <w:r w:rsidRPr="00E75301">
        <w:rPr>
          <w:rFonts w:ascii="Cascadia Mono" w:hAnsi="Cascadia Mono" w:cs="Cascadia Mono"/>
          <w:noProof w:val="0"/>
          <w:color w:val="000000"/>
          <w:kern w:val="0"/>
          <w:sz w:val="24"/>
          <w:szCs w:val="24"/>
          <w:lang w:val="en-US"/>
        </w:rPr>
        <w:t xml:space="preserve"> </w:t>
      </w:r>
      <w:proofErr w:type="spellStart"/>
      <w:r w:rsidRPr="00E75301">
        <w:rPr>
          <w:rFonts w:ascii="Cascadia Mono" w:hAnsi="Cascadia Mono" w:cs="Cascadia Mono"/>
          <w:noProof w:val="0"/>
          <w:color w:val="000000"/>
          <w:kern w:val="0"/>
          <w:sz w:val="24"/>
          <w:szCs w:val="24"/>
          <w:lang w:val="en-US"/>
        </w:rPr>
        <w:t>bại</w:t>
      </w:r>
      <w:proofErr w:type="spellEnd"/>
      <w:r w:rsidRPr="00E75301">
        <w:rPr>
          <w:rFonts w:ascii="Cascadia Mono" w:hAnsi="Cascadia Mono" w:cs="Cascadia Mono"/>
          <w:noProof w:val="0"/>
          <w:color w:val="000000"/>
          <w:kern w:val="0"/>
          <w:sz w:val="24"/>
          <w:szCs w:val="24"/>
          <w:lang w:val="en-US"/>
        </w:rPr>
        <w:t xml:space="preserve">! \n Do: \n" + </w:t>
      </w:r>
      <w:proofErr w:type="spellStart"/>
      <w:proofErr w:type="gramStart"/>
      <w:r w:rsidRPr="00E75301">
        <w:rPr>
          <w:rFonts w:ascii="Cascadia Mono" w:hAnsi="Cascadia Mono" w:cs="Cascadia Mono"/>
          <w:noProof w:val="0"/>
          <w:color w:val="000000"/>
          <w:kern w:val="0"/>
          <w:sz w:val="24"/>
          <w:szCs w:val="24"/>
          <w:lang w:val="en-US"/>
        </w:rPr>
        <w:t>ev.Message</w:t>
      </w:r>
      <w:proofErr w:type="spellEnd"/>
      <w:proofErr w:type="gramEnd"/>
      <w:r w:rsidRPr="00E75301">
        <w:rPr>
          <w:rFonts w:ascii="Cascadia Mono" w:hAnsi="Cascadia Mono" w:cs="Cascadia Mono"/>
          <w:noProof w:val="0"/>
          <w:color w:val="000000"/>
          <w:kern w:val="0"/>
          <w:sz w:val="24"/>
          <w:szCs w:val="24"/>
          <w:lang w:val="en-US"/>
        </w:rPr>
        <w:t xml:space="preserve">, "Thông </w:t>
      </w:r>
      <w:proofErr w:type="spellStart"/>
      <w:r w:rsidRPr="00E75301">
        <w:rPr>
          <w:rFonts w:ascii="Cascadia Mono" w:hAnsi="Cascadia Mono" w:cs="Cascadia Mono"/>
          <w:noProof w:val="0"/>
          <w:color w:val="000000"/>
          <w:kern w:val="0"/>
          <w:sz w:val="24"/>
          <w:szCs w:val="24"/>
          <w:lang w:val="en-US"/>
        </w:rPr>
        <w:t>báo</w:t>
      </w:r>
      <w:proofErr w:type="spellEnd"/>
      <w:r w:rsidRPr="00E75301">
        <w:rPr>
          <w:rFonts w:ascii="Cascadia Mono" w:hAnsi="Cascadia Mono" w:cs="Cascadia Mono"/>
          <w:noProof w:val="0"/>
          <w:color w:val="000000"/>
          <w:kern w:val="0"/>
          <w:sz w:val="24"/>
          <w:szCs w:val="24"/>
          <w:lang w:val="en-US"/>
        </w:rPr>
        <w:t xml:space="preserve">", </w:t>
      </w:r>
      <w:proofErr w:type="spellStart"/>
      <w:r w:rsidRPr="00E75301">
        <w:rPr>
          <w:rFonts w:ascii="Cascadia Mono" w:hAnsi="Cascadia Mono" w:cs="Cascadia Mono"/>
          <w:noProof w:val="0"/>
          <w:color w:val="000000"/>
          <w:kern w:val="0"/>
          <w:sz w:val="24"/>
          <w:szCs w:val="24"/>
          <w:lang w:val="en-US"/>
        </w:rPr>
        <w:t>MessageBoxButtons.OK</w:t>
      </w:r>
      <w:proofErr w:type="spellEnd"/>
      <w:r w:rsidRPr="00E75301">
        <w:rPr>
          <w:rFonts w:ascii="Cascadia Mono" w:hAnsi="Cascadia Mono" w:cs="Cascadia Mono"/>
          <w:noProof w:val="0"/>
          <w:color w:val="000000"/>
          <w:kern w:val="0"/>
          <w:sz w:val="24"/>
          <w:szCs w:val="24"/>
          <w:lang w:val="en-US"/>
        </w:rPr>
        <w:t xml:space="preserve">, </w:t>
      </w:r>
      <w:proofErr w:type="spellStart"/>
      <w:r w:rsidRPr="00E75301">
        <w:rPr>
          <w:rFonts w:ascii="Cascadia Mono" w:hAnsi="Cascadia Mono" w:cs="Cascadia Mono"/>
          <w:noProof w:val="0"/>
          <w:color w:val="000000"/>
          <w:kern w:val="0"/>
          <w:sz w:val="24"/>
          <w:szCs w:val="24"/>
          <w:lang w:val="en-US"/>
        </w:rPr>
        <w:t>MessageBoxIcon.Error</w:t>
      </w:r>
      <w:proofErr w:type="spellEnd"/>
      <w:r w:rsidRPr="00E75301">
        <w:rPr>
          <w:rFonts w:ascii="Cascadia Mono" w:hAnsi="Cascadia Mono" w:cs="Cascadia Mono"/>
          <w:noProof w:val="0"/>
          <w:color w:val="000000"/>
          <w:kern w:val="0"/>
          <w:sz w:val="24"/>
          <w:szCs w:val="24"/>
          <w:lang w:val="en-US"/>
        </w:rPr>
        <w:t>);</w:t>
      </w:r>
    </w:p>
    <w:p w14:paraId="6B8FF84E" w14:textId="4C8E5A96" w:rsidR="00DF2D7C" w:rsidRPr="00E75301" w:rsidRDefault="00E75301" w:rsidP="00E75301">
      <w:pPr>
        <w:pStyle w:val="ListParagraph"/>
        <w:pBdr>
          <w:top w:val="single" w:sz="4" w:space="1" w:color="auto"/>
          <w:left w:val="single" w:sz="4" w:space="4" w:color="auto"/>
          <w:bottom w:val="single" w:sz="4" w:space="1" w:color="auto"/>
          <w:right w:val="single" w:sz="4" w:space="4" w:color="auto"/>
        </w:pBdr>
        <w:spacing w:after="0" w:line="360" w:lineRule="auto"/>
        <w:ind w:left="1584"/>
        <w:rPr>
          <w:rFonts w:ascii="Cascadia Mono" w:hAnsi="Cascadia Mono" w:cs="Cascadia Mono"/>
          <w:noProof w:val="0"/>
          <w:color w:val="000000"/>
          <w:kern w:val="0"/>
          <w:sz w:val="24"/>
          <w:szCs w:val="24"/>
          <w:lang w:val="en-US"/>
        </w:rPr>
      </w:pPr>
      <w:r w:rsidRPr="00E75301">
        <w:rPr>
          <w:rFonts w:ascii="Cascadia Mono" w:hAnsi="Cascadia Mono" w:cs="Cascadia Mono"/>
          <w:noProof w:val="0"/>
          <w:color w:val="000000"/>
          <w:kern w:val="0"/>
          <w:sz w:val="24"/>
          <w:szCs w:val="24"/>
          <w:lang w:val="en-US"/>
        </w:rPr>
        <w:t>}</w:t>
      </w:r>
    </w:p>
    <w:p w14:paraId="700ACC4F" w14:textId="77777777" w:rsidR="00E75301" w:rsidRPr="00DF2D7C" w:rsidRDefault="00E75301" w:rsidP="00E75301">
      <w:pPr>
        <w:pStyle w:val="ListParagraph"/>
        <w:spacing w:after="0" w:line="360" w:lineRule="auto"/>
        <w:ind w:left="1584"/>
        <w:rPr>
          <w:rFonts w:ascii="Times New Roman" w:hAnsi="Times New Roman" w:cs="Times New Roman"/>
          <w:sz w:val="28"/>
          <w:szCs w:val="28"/>
          <w:u w:val="single"/>
          <w:lang w:val="en-US"/>
        </w:rPr>
      </w:pPr>
    </w:p>
    <w:p w14:paraId="47E31E7A" w14:textId="490623D0" w:rsidR="00C82DA5" w:rsidRDefault="00C82DA5" w:rsidP="00C82DA5">
      <w:pPr>
        <w:pStyle w:val="ListParagraph"/>
        <w:numPr>
          <w:ilvl w:val="0"/>
          <w:numId w:val="20"/>
        </w:numPr>
        <w:spacing w:after="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Function</w:t>
      </w:r>
      <w:r w:rsidR="00DF2D7C">
        <w:rPr>
          <w:rFonts w:ascii="Times New Roman" w:hAnsi="Times New Roman" w:cs="Times New Roman"/>
          <w:b/>
          <w:bCs/>
          <w:sz w:val="28"/>
          <w:szCs w:val="28"/>
          <w:lang w:val="en-US"/>
        </w:rPr>
        <w:t xml:space="preserve"> lấy ra thông tin hóa đơn:</w:t>
      </w:r>
    </w:p>
    <w:p w14:paraId="000D0FBD" w14:textId="2DD9389C" w:rsidR="00DF2D7C" w:rsidRDefault="00DF2D7C" w:rsidP="00DF2D7C">
      <w:pPr>
        <w:pStyle w:val="ListParagraph"/>
        <w:spacing w:after="0" w:line="360" w:lineRule="auto"/>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SQL:</w:t>
      </w:r>
    </w:p>
    <w:p w14:paraId="63224DC6" w14:textId="77777777" w:rsidR="00DF2D7C" w:rsidRPr="00AF0197" w:rsidRDefault="00DF2D7C" w:rsidP="00DF2D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F0197">
        <w:rPr>
          <w:rFonts w:ascii="Cascadia Mono" w:hAnsi="Cascadia Mono" w:cs="Cascadia Mono"/>
          <w:noProof w:val="0"/>
          <w:color w:val="0000FF"/>
          <w:kern w:val="0"/>
          <w:sz w:val="24"/>
          <w:szCs w:val="24"/>
          <w:lang w:val="en-US"/>
        </w:rPr>
        <w:t>DROP</w:t>
      </w:r>
      <w:r w:rsidRPr="00AF0197">
        <w:rPr>
          <w:rFonts w:ascii="Cascadia Mono" w:hAnsi="Cascadia Mono" w:cs="Cascadia Mono"/>
          <w:noProof w:val="0"/>
          <w:color w:val="000000"/>
          <w:kern w:val="0"/>
          <w:sz w:val="24"/>
          <w:szCs w:val="24"/>
          <w:lang w:val="en-US"/>
        </w:rPr>
        <w:t xml:space="preserve"> </w:t>
      </w:r>
      <w:r w:rsidRPr="00AF0197">
        <w:rPr>
          <w:rFonts w:ascii="Cascadia Mono" w:hAnsi="Cascadia Mono" w:cs="Cascadia Mono"/>
          <w:noProof w:val="0"/>
          <w:color w:val="0000FF"/>
          <w:kern w:val="0"/>
          <w:sz w:val="24"/>
          <w:szCs w:val="24"/>
          <w:lang w:val="en-US"/>
        </w:rPr>
        <w:t>FUNCTION</w:t>
      </w:r>
      <w:r w:rsidRPr="00AF0197">
        <w:rPr>
          <w:rFonts w:ascii="Cascadia Mono" w:hAnsi="Cascadia Mono" w:cs="Cascadia Mono"/>
          <w:noProof w:val="0"/>
          <w:color w:val="000000"/>
          <w:kern w:val="0"/>
          <w:sz w:val="24"/>
          <w:szCs w:val="24"/>
          <w:lang w:val="en-US"/>
        </w:rPr>
        <w:t xml:space="preserve"> </w:t>
      </w:r>
      <w:r w:rsidRPr="00AF0197">
        <w:rPr>
          <w:rFonts w:ascii="Cascadia Mono" w:hAnsi="Cascadia Mono" w:cs="Cascadia Mono"/>
          <w:noProof w:val="0"/>
          <w:color w:val="0000FF"/>
          <w:kern w:val="0"/>
          <w:sz w:val="24"/>
          <w:szCs w:val="24"/>
          <w:lang w:val="en-US"/>
        </w:rPr>
        <w:t>IF</w:t>
      </w:r>
      <w:r w:rsidRPr="00AF0197">
        <w:rPr>
          <w:rFonts w:ascii="Cascadia Mono" w:hAnsi="Cascadia Mono" w:cs="Cascadia Mono"/>
          <w:noProof w:val="0"/>
          <w:color w:val="000000"/>
          <w:kern w:val="0"/>
          <w:sz w:val="24"/>
          <w:szCs w:val="24"/>
          <w:lang w:val="en-US"/>
        </w:rPr>
        <w:t xml:space="preserve"> </w:t>
      </w:r>
      <w:r w:rsidRPr="00AF0197">
        <w:rPr>
          <w:rFonts w:ascii="Cascadia Mono" w:hAnsi="Cascadia Mono" w:cs="Cascadia Mono"/>
          <w:noProof w:val="0"/>
          <w:color w:val="808080"/>
          <w:kern w:val="0"/>
          <w:sz w:val="24"/>
          <w:szCs w:val="24"/>
          <w:lang w:val="en-US"/>
        </w:rPr>
        <w:t>EXISTS</w:t>
      </w:r>
      <w:r w:rsidRPr="00AF0197">
        <w:rPr>
          <w:rFonts w:ascii="Cascadia Mono" w:hAnsi="Cascadia Mono" w:cs="Cascadia Mono"/>
          <w:noProof w:val="0"/>
          <w:color w:val="000000"/>
          <w:kern w:val="0"/>
          <w:sz w:val="24"/>
          <w:szCs w:val="24"/>
          <w:lang w:val="en-US"/>
        </w:rPr>
        <w:t xml:space="preserve"> </w:t>
      </w:r>
      <w:proofErr w:type="spellStart"/>
      <w:proofErr w:type="gramStart"/>
      <w:r w:rsidRPr="00AF0197">
        <w:rPr>
          <w:rFonts w:ascii="Cascadia Mono" w:hAnsi="Cascadia Mono" w:cs="Cascadia Mono"/>
          <w:noProof w:val="0"/>
          <w:color w:val="000000"/>
          <w:kern w:val="0"/>
          <w:sz w:val="24"/>
          <w:szCs w:val="24"/>
          <w:lang w:val="en-US"/>
        </w:rPr>
        <w:t>getBillInfoViewByID</w:t>
      </w:r>
      <w:proofErr w:type="spellEnd"/>
      <w:proofErr w:type="gramEnd"/>
    </w:p>
    <w:p w14:paraId="360E7EEB" w14:textId="77777777" w:rsidR="00DF2D7C" w:rsidRPr="00AF0197" w:rsidRDefault="00DF2D7C" w:rsidP="00DF2D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F0197">
        <w:rPr>
          <w:rFonts w:ascii="Cascadia Mono" w:hAnsi="Cascadia Mono" w:cs="Cascadia Mono"/>
          <w:noProof w:val="0"/>
          <w:color w:val="0000FF"/>
          <w:kern w:val="0"/>
          <w:sz w:val="24"/>
          <w:szCs w:val="24"/>
          <w:lang w:val="en-US"/>
        </w:rPr>
        <w:t>GO</w:t>
      </w:r>
    </w:p>
    <w:p w14:paraId="6527DCFA" w14:textId="77777777" w:rsidR="00DF2D7C" w:rsidRPr="00AF0197" w:rsidRDefault="00DF2D7C" w:rsidP="00DF2D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p>
    <w:p w14:paraId="45555A55" w14:textId="77777777" w:rsidR="00DF2D7C" w:rsidRPr="00AF0197" w:rsidRDefault="00DF2D7C" w:rsidP="00DF2D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F0197">
        <w:rPr>
          <w:rFonts w:ascii="Cascadia Mono" w:hAnsi="Cascadia Mono" w:cs="Cascadia Mono"/>
          <w:noProof w:val="0"/>
          <w:color w:val="0000FF"/>
          <w:kern w:val="0"/>
          <w:sz w:val="24"/>
          <w:szCs w:val="24"/>
          <w:lang w:val="en-US"/>
        </w:rPr>
        <w:t>CREATE</w:t>
      </w:r>
      <w:r w:rsidRPr="00AF0197">
        <w:rPr>
          <w:rFonts w:ascii="Cascadia Mono" w:hAnsi="Cascadia Mono" w:cs="Cascadia Mono"/>
          <w:noProof w:val="0"/>
          <w:color w:val="000000"/>
          <w:kern w:val="0"/>
          <w:sz w:val="24"/>
          <w:szCs w:val="24"/>
          <w:lang w:val="en-US"/>
        </w:rPr>
        <w:t xml:space="preserve"> </w:t>
      </w:r>
      <w:r w:rsidRPr="00AF0197">
        <w:rPr>
          <w:rFonts w:ascii="Cascadia Mono" w:hAnsi="Cascadia Mono" w:cs="Cascadia Mono"/>
          <w:noProof w:val="0"/>
          <w:color w:val="0000FF"/>
          <w:kern w:val="0"/>
          <w:sz w:val="24"/>
          <w:szCs w:val="24"/>
          <w:lang w:val="en-US"/>
        </w:rPr>
        <w:t>FUNCTION</w:t>
      </w:r>
      <w:r w:rsidRPr="00AF0197">
        <w:rPr>
          <w:rFonts w:ascii="Cascadia Mono" w:hAnsi="Cascadia Mono" w:cs="Cascadia Mono"/>
          <w:noProof w:val="0"/>
          <w:color w:val="000000"/>
          <w:kern w:val="0"/>
          <w:sz w:val="24"/>
          <w:szCs w:val="24"/>
          <w:lang w:val="en-US"/>
        </w:rPr>
        <w:t xml:space="preserve"> </w:t>
      </w:r>
      <w:proofErr w:type="spellStart"/>
      <w:proofErr w:type="gramStart"/>
      <w:r w:rsidRPr="00AF0197">
        <w:rPr>
          <w:rFonts w:ascii="Cascadia Mono" w:hAnsi="Cascadia Mono" w:cs="Cascadia Mono"/>
          <w:noProof w:val="0"/>
          <w:color w:val="000000"/>
          <w:kern w:val="0"/>
          <w:sz w:val="24"/>
          <w:szCs w:val="24"/>
          <w:lang w:val="en-US"/>
        </w:rPr>
        <w:t>getBillInfoViewByID</w:t>
      </w:r>
      <w:proofErr w:type="spellEnd"/>
      <w:proofErr w:type="gramEnd"/>
    </w:p>
    <w:p w14:paraId="76773DDA" w14:textId="77777777" w:rsidR="00DF2D7C" w:rsidRPr="00AF0197" w:rsidRDefault="00DF2D7C" w:rsidP="00DF2D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F0197">
        <w:rPr>
          <w:rFonts w:ascii="Cascadia Mono" w:hAnsi="Cascadia Mono" w:cs="Cascadia Mono"/>
          <w:noProof w:val="0"/>
          <w:color w:val="808080"/>
          <w:kern w:val="0"/>
          <w:sz w:val="24"/>
          <w:szCs w:val="24"/>
          <w:lang w:val="en-US"/>
        </w:rPr>
        <w:t>(</w:t>
      </w:r>
    </w:p>
    <w:p w14:paraId="578CBF44" w14:textId="77777777" w:rsidR="00DF2D7C" w:rsidRPr="00AF0197" w:rsidRDefault="00DF2D7C" w:rsidP="00DF2D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F0197">
        <w:rPr>
          <w:rFonts w:ascii="Cascadia Mono" w:hAnsi="Cascadia Mono" w:cs="Cascadia Mono"/>
          <w:noProof w:val="0"/>
          <w:color w:val="000000"/>
          <w:kern w:val="0"/>
          <w:sz w:val="24"/>
          <w:szCs w:val="24"/>
          <w:lang w:val="en-US"/>
        </w:rPr>
        <w:tab/>
        <w:t xml:space="preserve">@billID </w:t>
      </w:r>
      <w:proofErr w:type="gramStart"/>
      <w:r w:rsidRPr="00AF0197">
        <w:rPr>
          <w:rFonts w:ascii="Cascadia Mono" w:hAnsi="Cascadia Mono" w:cs="Cascadia Mono"/>
          <w:noProof w:val="0"/>
          <w:color w:val="0000FF"/>
          <w:kern w:val="0"/>
          <w:sz w:val="24"/>
          <w:szCs w:val="24"/>
          <w:lang w:val="en-US"/>
        </w:rPr>
        <w:t>VARCHAR</w:t>
      </w:r>
      <w:r w:rsidRPr="00AF0197">
        <w:rPr>
          <w:rFonts w:ascii="Cascadia Mono" w:hAnsi="Cascadia Mono" w:cs="Cascadia Mono"/>
          <w:noProof w:val="0"/>
          <w:color w:val="808080"/>
          <w:kern w:val="0"/>
          <w:sz w:val="24"/>
          <w:szCs w:val="24"/>
          <w:lang w:val="en-US"/>
        </w:rPr>
        <w:t>(</w:t>
      </w:r>
      <w:proofErr w:type="gramEnd"/>
      <w:r w:rsidRPr="00AF0197">
        <w:rPr>
          <w:rFonts w:ascii="Cascadia Mono" w:hAnsi="Cascadia Mono" w:cs="Cascadia Mono"/>
          <w:noProof w:val="0"/>
          <w:color w:val="000000"/>
          <w:kern w:val="0"/>
          <w:sz w:val="24"/>
          <w:szCs w:val="24"/>
          <w:lang w:val="en-US"/>
        </w:rPr>
        <w:t>7</w:t>
      </w:r>
      <w:r w:rsidRPr="00AF0197">
        <w:rPr>
          <w:rFonts w:ascii="Cascadia Mono" w:hAnsi="Cascadia Mono" w:cs="Cascadia Mono"/>
          <w:noProof w:val="0"/>
          <w:color w:val="808080"/>
          <w:kern w:val="0"/>
          <w:sz w:val="24"/>
          <w:szCs w:val="24"/>
          <w:lang w:val="en-US"/>
        </w:rPr>
        <w:t>)</w:t>
      </w:r>
    </w:p>
    <w:p w14:paraId="4D928345" w14:textId="77777777" w:rsidR="00DF2D7C" w:rsidRPr="00AF0197" w:rsidRDefault="00DF2D7C" w:rsidP="00DF2D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F0197">
        <w:rPr>
          <w:rFonts w:ascii="Cascadia Mono" w:hAnsi="Cascadia Mono" w:cs="Cascadia Mono"/>
          <w:noProof w:val="0"/>
          <w:color w:val="808080"/>
          <w:kern w:val="0"/>
          <w:sz w:val="24"/>
          <w:szCs w:val="24"/>
          <w:lang w:val="en-US"/>
        </w:rPr>
        <w:t>)</w:t>
      </w:r>
    </w:p>
    <w:p w14:paraId="08C2D9AB" w14:textId="77777777" w:rsidR="00DF2D7C" w:rsidRPr="00AF0197" w:rsidRDefault="00DF2D7C" w:rsidP="00DF2D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F0197">
        <w:rPr>
          <w:rFonts w:ascii="Cascadia Mono" w:hAnsi="Cascadia Mono" w:cs="Cascadia Mono"/>
          <w:noProof w:val="0"/>
          <w:color w:val="0000FF"/>
          <w:kern w:val="0"/>
          <w:sz w:val="24"/>
          <w:szCs w:val="24"/>
          <w:lang w:val="en-US"/>
        </w:rPr>
        <w:t>RETURNS</w:t>
      </w:r>
      <w:r w:rsidRPr="00AF0197">
        <w:rPr>
          <w:rFonts w:ascii="Cascadia Mono" w:hAnsi="Cascadia Mono" w:cs="Cascadia Mono"/>
          <w:noProof w:val="0"/>
          <w:color w:val="000000"/>
          <w:kern w:val="0"/>
          <w:sz w:val="24"/>
          <w:szCs w:val="24"/>
          <w:lang w:val="en-US"/>
        </w:rPr>
        <w:t xml:space="preserve"> </w:t>
      </w:r>
      <w:r w:rsidRPr="00AF0197">
        <w:rPr>
          <w:rFonts w:ascii="Cascadia Mono" w:hAnsi="Cascadia Mono" w:cs="Cascadia Mono"/>
          <w:noProof w:val="0"/>
          <w:color w:val="0000FF"/>
          <w:kern w:val="0"/>
          <w:sz w:val="24"/>
          <w:szCs w:val="24"/>
          <w:lang w:val="en-US"/>
        </w:rPr>
        <w:t>TABLE</w:t>
      </w:r>
    </w:p>
    <w:p w14:paraId="3625224E" w14:textId="77777777" w:rsidR="00DF2D7C" w:rsidRPr="00AF0197" w:rsidRDefault="00DF2D7C" w:rsidP="00DF2D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F0197">
        <w:rPr>
          <w:rFonts w:ascii="Cascadia Mono" w:hAnsi="Cascadia Mono" w:cs="Cascadia Mono"/>
          <w:noProof w:val="0"/>
          <w:color w:val="0000FF"/>
          <w:kern w:val="0"/>
          <w:sz w:val="24"/>
          <w:szCs w:val="24"/>
          <w:lang w:val="en-US"/>
        </w:rPr>
        <w:t>AS</w:t>
      </w:r>
    </w:p>
    <w:p w14:paraId="49A1D21E" w14:textId="77777777" w:rsidR="00DF2D7C" w:rsidRPr="00AF0197" w:rsidRDefault="00DF2D7C" w:rsidP="00DF2D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F0197">
        <w:rPr>
          <w:rFonts w:ascii="Cascadia Mono" w:hAnsi="Cascadia Mono" w:cs="Cascadia Mono"/>
          <w:noProof w:val="0"/>
          <w:color w:val="0000FF"/>
          <w:kern w:val="0"/>
          <w:sz w:val="24"/>
          <w:szCs w:val="24"/>
          <w:lang w:val="en-US"/>
        </w:rPr>
        <w:t>RETURN</w:t>
      </w:r>
    </w:p>
    <w:p w14:paraId="6006A32F" w14:textId="77777777" w:rsidR="00DF2D7C" w:rsidRPr="00AF0197" w:rsidRDefault="00DF2D7C" w:rsidP="00DF2D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F0197">
        <w:rPr>
          <w:rFonts w:ascii="Cascadia Mono" w:hAnsi="Cascadia Mono" w:cs="Cascadia Mono"/>
          <w:noProof w:val="0"/>
          <w:color w:val="808080"/>
          <w:kern w:val="0"/>
          <w:sz w:val="24"/>
          <w:szCs w:val="24"/>
          <w:lang w:val="en-US"/>
        </w:rPr>
        <w:t>(</w:t>
      </w:r>
    </w:p>
    <w:p w14:paraId="79AF3D8E" w14:textId="77777777" w:rsidR="00DF2D7C" w:rsidRPr="00AF0197" w:rsidRDefault="00DF2D7C" w:rsidP="00DF2D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F0197">
        <w:rPr>
          <w:rFonts w:ascii="Cascadia Mono" w:hAnsi="Cascadia Mono" w:cs="Cascadia Mono"/>
          <w:noProof w:val="0"/>
          <w:color w:val="000000"/>
          <w:kern w:val="0"/>
          <w:sz w:val="24"/>
          <w:szCs w:val="24"/>
          <w:lang w:val="en-US"/>
        </w:rPr>
        <w:tab/>
      </w:r>
      <w:r w:rsidRPr="00AF0197">
        <w:rPr>
          <w:rFonts w:ascii="Cascadia Mono" w:hAnsi="Cascadia Mono" w:cs="Cascadia Mono"/>
          <w:noProof w:val="0"/>
          <w:color w:val="0000FF"/>
          <w:kern w:val="0"/>
          <w:sz w:val="24"/>
          <w:szCs w:val="24"/>
          <w:lang w:val="en-US"/>
        </w:rPr>
        <w:t>SELECT</w:t>
      </w:r>
      <w:r w:rsidRPr="00AF0197">
        <w:rPr>
          <w:rFonts w:ascii="Cascadia Mono" w:hAnsi="Cascadia Mono" w:cs="Cascadia Mono"/>
          <w:noProof w:val="0"/>
          <w:color w:val="000000"/>
          <w:kern w:val="0"/>
          <w:sz w:val="24"/>
          <w:szCs w:val="24"/>
          <w:lang w:val="en-US"/>
        </w:rPr>
        <w:t xml:space="preserve"> BillCategory</w:t>
      </w:r>
      <w:r w:rsidRPr="00AF0197">
        <w:rPr>
          <w:rFonts w:ascii="Cascadia Mono" w:hAnsi="Cascadia Mono" w:cs="Cascadia Mono"/>
          <w:noProof w:val="0"/>
          <w:color w:val="808080"/>
          <w:kern w:val="0"/>
          <w:sz w:val="24"/>
          <w:szCs w:val="24"/>
          <w:lang w:val="en-US"/>
        </w:rPr>
        <w:t>.</w:t>
      </w:r>
      <w:r w:rsidRPr="00AF0197">
        <w:rPr>
          <w:rFonts w:ascii="Cascadia Mono" w:hAnsi="Cascadia Mono" w:cs="Cascadia Mono"/>
          <w:noProof w:val="0"/>
          <w:color w:val="0000FF"/>
          <w:kern w:val="0"/>
          <w:sz w:val="24"/>
          <w:szCs w:val="24"/>
          <w:lang w:val="en-US"/>
        </w:rPr>
        <w:t>name</w:t>
      </w:r>
      <w:r w:rsidRPr="00AF0197">
        <w:rPr>
          <w:rFonts w:ascii="Cascadia Mono" w:hAnsi="Cascadia Mono" w:cs="Cascadia Mono"/>
          <w:noProof w:val="0"/>
          <w:color w:val="000000"/>
          <w:kern w:val="0"/>
          <w:sz w:val="24"/>
          <w:szCs w:val="24"/>
          <w:lang w:val="en-US"/>
        </w:rPr>
        <w:t xml:space="preserve"> </w:t>
      </w:r>
      <w:r w:rsidRPr="00AF0197">
        <w:rPr>
          <w:rFonts w:ascii="Cascadia Mono" w:hAnsi="Cascadia Mono" w:cs="Cascadia Mono"/>
          <w:noProof w:val="0"/>
          <w:color w:val="0000FF"/>
          <w:kern w:val="0"/>
          <w:sz w:val="24"/>
          <w:szCs w:val="24"/>
          <w:lang w:val="en-US"/>
        </w:rPr>
        <w:t>AS</w:t>
      </w:r>
      <w:r w:rsidRPr="00AF0197">
        <w:rPr>
          <w:rFonts w:ascii="Cascadia Mono" w:hAnsi="Cascadia Mono" w:cs="Cascadia Mono"/>
          <w:noProof w:val="0"/>
          <w:color w:val="000000"/>
          <w:kern w:val="0"/>
          <w:sz w:val="24"/>
          <w:szCs w:val="24"/>
          <w:lang w:val="en-US"/>
        </w:rPr>
        <w:t xml:space="preserve"> </w:t>
      </w:r>
      <w:proofErr w:type="spellStart"/>
      <w:r w:rsidRPr="00AF0197">
        <w:rPr>
          <w:rFonts w:ascii="Cascadia Mono" w:hAnsi="Cascadia Mono" w:cs="Cascadia Mono"/>
          <w:noProof w:val="0"/>
          <w:color w:val="000000"/>
          <w:kern w:val="0"/>
          <w:sz w:val="24"/>
          <w:szCs w:val="24"/>
          <w:lang w:val="en-US"/>
        </w:rPr>
        <w:t>categoryName</w:t>
      </w:r>
      <w:proofErr w:type="spellEnd"/>
      <w:r w:rsidRPr="00AF0197">
        <w:rPr>
          <w:rFonts w:ascii="Cascadia Mono" w:hAnsi="Cascadia Mono" w:cs="Cascadia Mono"/>
          <w:noProof w:val="0"/>
          <w:color w:val="808080"/>
          <w:kern w:val="0"/>
          <w:sz w:val="24"/>
          <w:szCs w:val="24"/>
          <w:lang w:val="en-US"/>
        </w:rPr>
        <w:t>,</w:t>
      </w:r>
      <w:r w:rsidRPr="00AF0197">
        <w:rPr>
          <w:rFonts w:ascii="Cascadia Mono" w:hAnsi="Cascadia Mono" w:cs="Cascadia Mono"/>
          <w:noProof w:val="0"/>
          <w:color w:val="000000"/>
          <w:kern w:val="0"/>
          <w:sz w:val="24"/>
          <w:szCs w:val="24"/>
          <w:lang w:val="en-US"/>
        </w:rPr>
        <w:t xml:space="preserve"> </w:t>
      </w:r>
    </w:p>
    <w:p w14:paraId="52D9579D" w14:textId="77777777" w:rsidR="00DF2D7C" w:rsidRPr="00AF0197" w:rsidRDefault="00DF2D7C" w:rsidP="00DF2D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F0197">
        <w:rPr>
          <w:rFonts w:ascii="Cascadia Mono" w:hAnsi="Cascadia Mono" w:cs="Cascadia Mono"/>
          <w:noProof w:val="0"/>
          <w:color w:val="000000"/>
          <w:kern w:val="0"/>
          <w:sz w:val="24"/>
          <w:szCs w:val="24"/>
          <w:lang w:val="en-US"/>
        </w:rPr>
        <w:tab/>
      </w:r>
      <w:r w:rsidRPr="00AF0197">
        <w:rPr>
          <w:rFonts w:ascii="Cascadia Mono" w:hAnsi="Cascadia Mono" w:cs="Cascadia Mono"/>
          <w:noProof w:val="0"/>
          <w:color w:val="000000"/>
          <w:kern w:val="0"/>
          <w:sz w:val="24"/>
          <w:szCs w:val="24"/>
          <w:lang w:val="en-US"/>
        </w:rPr>
        <w:tab/>
      </w:r>
      <w:r w:rsidRPr="00AF0197">
        <w:rPr>
          <w:rFonts w:ascii="Cascadia Mono" w:hAnsi="Cascadia Mono" w:cs="Cascadia Mono"/>
          <w:noProof w:val="0"/>
          <w:color w:val="000000"/>
          <w:kern w:val="0"/>
          <w:sz w:val="24"/>
          <w:szCs w:val="24"/>
          <w:lang w:val="en-US"/>
        </w:rPr>
        <w:tab/>
        <w:t>Bill</w:t>
      </w:r>
      <w:r w:rsidRPr="00AF0197">
        <w:rPr>
          <w:rFonts w:ascii="Cascadia Mono" w:hAnsi="Cascadia Mono" w:cs="Cascadia Mono"/>
          <w:noProof w:val="0"/>
          <w:color w:val="808080"/>
          <w:kern w:val="0"/>
          <w:sz w:val="24"/>
          <w:szCs w:val="24"/>
          <w:lang w:val="en-US"/>
        </w:rPr>
        <w:t>.</w:t>
      </w:r>
      <w:r w:rsidRPr="00AF0197">
        <w:rPr>
          <w:rFonts w:ascii="Cascadia Mono" w:hAnsi="Cascadia Mono" w:cs="Cascadia Mono"/>
          <w:noProof w:val="0"/>
          <w:color w:val="000000"/>
          <w:kern w:val="0"/>
          <w:sz w:val="24"/>
          <w:szCs w:val="24"/>
          <w:lang w:val="en-US"/>
        </w:rPr>
        <w:t>ID</w:t>
      </w:r>
      <w:r w:rsidRPr="00AF0197">
        <w:rPr>
          <w:rFonts w:ascii="Cascadia Mono" w:hAnsi="Cascadia Mono" w:cs="Cascadia Mono"/>
          <w:noProof w:val="0"/>
          <w:color w:val="808080"/>
          <w:kern w:val="0"/>
          <w:sz w:val="24"/>
          <w:szCs w:val="24"/>
          <w:lang w:val="en-US"/>
        </w:rPr>
        <w:t>,</w:t>
      </w:r>
      <w:r w:rsidRPr="00AF0197">
        <w:rPr>
          <w:rFonts w:ascii="Cascadia Mono" w:hAnsi="Cascadia Mono" w:cs="Cascadia Mono"/>
          <w:noProof w:val="0"/>
          <w:color w:val="000000"/>
          <w:kern w:val="0"/>
          <w:sz w:val="24"/>
          <w:szCs w:val="24"/>
          <w:lang w:val="en-US"/>
        </w:rPr>
        <w:t xml:space="preserve"> Employee</w:t>
      </w:r>
      <w:r w:rsidRPr="00AF0197">
        <w:rPr>
          <w:rFonts w:ascii="Cascadia Mono" w:hAnsi="Cascadia Mono" w:cs="Cascadia Mono"/>
          <w:noProof w:val="0"/>
          <w:color w:val="808080"/>
          <w:kern w:val="0"/>
          <w:sz w:val="24"/>
          <w:szCs w:val="24"/>
          <w:lang w:val="en-US"/>
        </w:rPr>
        <w:t>.</w:t>
      </w:r>
      <w:r w:rsidRPr="00AF0197">
        <w:rPr>
          <w:rFonts w:ascii="Cascadia Mono" w:hAnsi="Cascadia Mono" w:cs="Cascadia Mono"/>
          <w:noProof w:val="0"/>
          <w:color w:val="0000FF"/>
          <w:kern w:val="0"/>
          <w:sz w:val="24"/>
          <w:szCs w:val="24"/>
          <w:lang w:val="en-US"/>
        </w:rPr>
        <w:t>name</w:t>
      </w:r>
      <w:r w:rsidRPr="00AF0197">
        <w:rPr>
          <w:rFonts w:ascii="Cascadia Mono" w:hAnsi="Cascadia Mono" w:cs="Cascadia Mono"/>
          <w:noProof w:val="0"/>
          <w:color w:val="000000"/>
          <w:kern w:val="0"/>
          <w:sz w:val="24"/>
          <w:szCs w:val="24"/>
          <w:lang w:val="en-US"/>
        </w:rPr>
        <w:t xml:space="preserve"> </w:t>
      </w:r>
      <w:r w:rsidRPr="00AF0197">
        <w:rPr>
          <w:rFonts w:ascii="Cascadia Mono" w:hAnsi="Cascadia Mono" w:cs="Cascadia Mono"/>
          <w:noProof w:val="0"/>
          <w:color w:val="0000FF"/>
          <w:kern w:val="0"/>
          <w:sz w:val="24"/>
          <w:szCs w:val="24"/>
          <w:lang w:val="en-US"/>
        </w:rPr>
        <w:t>AS</w:t>
      </w:r>
      <w:r w:rsidRPr="00AF0197">
        <w:rPr>
          <w:rFonts w:ascii="Cascadia Mono" w:hAnsi="Cascadia Mono" w:cs="Cascadia Mono"/>
          <w:noProof w:val="0"/>
          <w:color w:val="000000"/>
          <w:kern w:val="0"/>
          <w:sz w:val="24"/>
          <w:szCs w:val="24"/>
          <w:lang w:val="en-US"/>
        </w:rPr>
        <w:t xml:space="preserve"> </w:t>
      </w:r>
      <w:proofErr w:type="spellStart"/>
      <w:r w:rsidRPr="00AF0197">
        <w:rPr>
          <w:rFonts w:ascii="Cascadia Mono" w:hAnsi="Cascadia Mono" w:cs="Cascadia Mono"/>
          <w:noProof w:val="0"/>
          <w:color w:val="000000"/>
          <w:kern w:val="0"/>
          <w:sz w:val="24"/>
          <w:szCs w:val="24"/>
          <w:lang w:val="en-US"/>
        </w:rPr>
        <w:t>empName</w:t>
      </w:r>
      <w:proofErr w:type="spellEnd"/>
      <w:r w:rsidRPr="00AF0197">
        <w:rPr>
          <w:rFonts w:ascii="Cascadia Mono" w:hAnsi="Cascadia Mono" w:cs="Cascadia Mono"/>
          <w:noProof w:val="0"/>
          <w:color w:val="808080"/>
          <w:kern w:val="0"/>
          <w:sz w:val="24"/>
          <w:szCs w:val="24"/>
          <w:lang w:val="en-US"/>
        </w:rPr>
        <w:t>,</w:t>
      </w:r>
      <w:r w:rsidRPr="00AF0197">
        <w:rPr>
          <w:rFonts w:ascii="Cascadia Mono" w:hAnsi="Cascadia Mono" w:cs="Cascadia Mono"/>
          <w:noProof w:val="0"/>
          <w:color w:val="000000"/>
          <w:kern w:val="0"/>
          <w:sz w:val="24"/>
          <w:szCs w:val="24"/>
          <w:lang w:val="en-US"/>
        </w:rPr>
        <w:t xml:space="preserve"> </w:t>
      </w:r>
      <w:proofErr w:type="spellStart"/>
      <w:r w:rsidRPr="00AF0197">
        <w:rPr>
          <w:rFonts w:ascii="Cascadia Mono" w:hAnsi="Cascadia Mono" w:cs="Cascadia Mono"/>
          <w:noProof w:val="0"/>
          <w:color w:val="000000"/>
          <w:kern w:val="0"/>
          <w:sz w:val="24"/>
          <w:szCs w:val="24"/>
          <w:lang w:val="en-US"/>
        </w:rPr>
        <w:t>Bill</w:t>
      </w:r>
      <w:r w:rsidRPr="00AF0197">
        <w:rPr>
          <w:rFonts w:ascii="Cascadia Mono" w:hAnsi="Cascadia Mono" w:cs="Cascadia Mono"/>
          <w:noProof w:val="0"/>
          <w:color w:val="808080"/>
          <w:kern w:val="0"/>
          <w:sz w:val="24"/>
          <w:szCs w:val="24"/>
          <w:lang w:val="en-US"/>
        </w:rPr>
        <w:t>.</w:t>
      </w:r>
      <w:r w:rsidRPr="00AF0197">
        <w:rPr>
          <w:rFonts w:ascii="Cascadia Mono" w:hAnsi="Cascadia Mono" w:cs="Cascadia Mono"/>
          <w:noProof w:val="0"/>
          <w:color w:val="0000FF"/>
          <w:kern w:val="0"/>
          <w:sz w:val="24"/>
          <w:szCs w:val="24"/>
          <w:lang w:val="en-US"/>
        </w:rPr>
        <w:t>dateTime</w:t>
      </w:r>
      <w:proofErr w:type="spellEnd"/>
      <w:r w:rsidRPr="00AF0197">
        <w:rPr>
          <w:rFonts w:ascii="Cascadia Mono" w:hAnsi="Cascadia Mono" w:cs="Cascadia Mono"/>
          <w:noProof w:val="0"/>
          <w:color w:val="808080"/>
          <w:kern w:val="0"/>
          <w:sz w:val="24"/>
          <w:szCs w:val="24"/>
          <w:lang w:val="en-US"/>
        </w:rPr>
        <w:t>,</w:t>
      </w:r>
      <w:r w:rsidRPr="00AF0197">
        <w:rPr>
          <w:rFonts w:ascii="Cascadia Mono" w:hAnsi="Cascadia Mono" w:cs="Cascadia Mono"/>
          <w:noProof w:val="0"/>
          <w:color w:val="000000"/>
          <w:kern w:val="0"/>
          <w:sz w:val="24"/>
          <w:szCs w:val="24"/>
          <w:lang w:val="en-US"/>
        </w:rPr>
        <w:t xml:space="preserve"> </w:t>
      </w:r>
      <w:proofErr w:type="spellStart"/>
      <w:r w:rsidRPr="00AF0197">
        <w:rPr>
          <w:rFonts w:ascii="Cascadia Mono" w:hAnsi="Cascadia Mono" w:cs="Cascadia Mono"/>
          <w:noProof w:val="0"/>
          <w:color w:val="000000"/>
          <w:kern w:val="0"/>
          <w:sz w:val="24"/>
          <w:szCs w:val="24"/>
          <w:lang w:val="en-US"/>
        </w:rPr>
        <w:t>Customer</w:t>
      </w:r>
      <w:r w:rsidRPr="00AF0197">
        <w:rPr>
          <w:rFonts w:ascii="Cascadia Mono" w:hAnsi="Cascadia Mono" w:cs="Cascadia Mono"/>
          <w:noProof w:val="0"/>
          <w:color w:val="808080"/>
          <w:kern w:val="0"/>
          <w:sz w:val="24"/>
          <w:szCs w:val="24"/>
          <w:lang w:val="en-US"/>
        </w:rPr>
        <w:t>.</w:t>
      </w:r>
      <w:r w:rsidRPr="00AF0197">
        <w:rPr>
          <w:rFonts w:ascii="Cascadia Mono" w:hAnsi="Cascadia Mono" w:cs="Cascadia Mono"/>
          <w:noProof w:val="0"/>
          <w:color w:val="000000"/>
          <w:kern w:val="0"/>
          <w:sz w:val="24"/>
          <w:szCs w:val="24"/>
          <w:lang w:val="en-US"/>
        </w:rPr>
        <w:t>phone</w:t>
      </w:r>
      <w:proofErr w:type="spellEnd"/>
      <w:r w:rsidRPr="00AF0197">
        <w:rPr>
          <w:rFonts w:ascii="Cascadia Mono" w:hAnsi="Cascadia Mono" w:cs="Cascadia Mono"/>
          <w:noProof w:val="0"/>
          <w:color w:val="808080"/>
          <w:kern w:val="0"/>
          <w:sz w:val="24"/>
          <w:szCs w:val="24"/>
          <w:lang w:val="en-US"/>
        </w:rPr>
        <w:t>,</w:t>
      </w:r>
      <w:r w:rsidRPr="00AF0197">
        <w:rPr>
          <w:rFonts w:ascii="Cascadia Mono" w:hAnsi="Cascadia Mono" w:cs="Cascadia Mono"/>
          <w:noProof w:val="0"/>
          <w:color w:val="000000"/>
          <w:kern w:val="0"/>
          <w:sz w:val="24"/>
          <w:szCs w:val="24"/>
          <w:lang w:val="en-US"/>
        </w:rPr>
        <w:t xml:space="preserve"> Customer</w:t>
      </w:r>
      <w:r w:rsidRPr="00AF0197">
        <w:rPr>
          <w:rFonts w:ascii="Cascadia Mono" w:hAnsi="Cascadia Mono" w:cs="Cascadia Mono"/>
          <w:noProof w:val="0"/>
          <w:color w:val="808080"/>
          <w:kern w:val="0"/>
          <w:sz w:val="24"/>
          <w:szCs w:val="24"/>
          <w:lang w:val="en-US"/>
        </w:rPr>
        <w:t>.</w:t>
      </w:r>
      <w:r w:rsidRPr="00AF0197">
        <w:rPr>
          <w:rFonts w:ascii="Cascadia Mono" w:hAnsi="Cascadia Mono" w:cs="Cascadia Mono"/>
          <w:noProof w:val="0"/>
          <w:color w:val="0000FF"/>
          <w:kern w:val="0"/>
          <w:sz w:val="24"/>
          <w:szCs w:val="24"/>
          <w:lang w:val="en-US"/>
        </w:rPr>
        <w:t>name</w:t>
      </w:r>
      <w:r w:rsidRPr="00AF0197">
        <w:rPr>
          <w:rFonts w:ascii="Cascadia Mono" w:hAnsi="Cascadia Mono" w:cs="Cascadia Mono"/>
          <w:noProof w:val="0"/>
          <w:color w:val="000000"/>
          <w:kern w:val="0"/>
          <w:sz w:val="24"/>
          <w:szCs w:val="24"/>
          <w:lang w:val="en-US"/>
        </w:rPr>
        <w:t xml:space="preserve"> </w:t>
      </w:r>
      <w:r w:rsidRPr="00AF0197">
        <w:rPr>
          <w:rFonts w:ascii="Cascadia Mono" w:hAnsi="Cascadia Mono" w:cs="Cascadia Mono"/>
          <w:noProof w:val="0"/>
          <w:color w:val="0000FF"/>
          <w:kern w:val="0"/>
          <w:sz w:val="24"/>
          <w:szCs w:val="24"/>
          <w:lang w:val="en-US"/>
        </w:rPr>
        <w:t>AS</w:t>
      </w:r>
      <w:r w:rsidRPr="00AF0197">
        <w:rPr>
          <w:rFonts w:ascii="Cascadia Mono" w:hAnsi="Cascadia Mono" w:cs="Cascadia Mono"/>
          <w:noProof w:val="0"/>
          <w:color w:val="000000"/>
          <w:kern w:val="0"/>
          <w:sz w:val="24"/>
          <w:szCs w:val="24"/>
          <w:lang w:val="en-US"/>
        </w:rPr>
        <w:t xml:space="preserve"> </w:t>
      </w:r>
      <w:proofErr w:type="spellStart"/>
      <w:r w:rsidRPr="00AF0197">
        <w:rPr>
          <w:rFonts w:ascii="Cascadia Mono" w:hAnsi="Cascadia Mono" w:cs="Cascadia Mono"/>
          <w:noProof w:val="0"/>
          <w:color w:val="000000"/>
          <w:kern w:val="0"/>
          <w:sz w:val="24"/>
          <w:szCs w:val="24"/>
          <w:lang w:val="en-US"/>
        </w:rPr>
        <w:t>customerName</w:t>
      </w:r>
      <w:proofErr w:type="spellEnd"/>
      <w:r w:rsidRPr="00AF0197">
        <w:rPr>
          <w:rFonts w:ascii="Cascadia Mono" w:hAnsi="Cascadia Mono" w:cs="Cascadia Mono"/>
          <w:noProof w:val="0"/>
          <w:color w:val="808080"/>
          <w:kern w:val="0"/>
          <w:sz w:val="24"/>
          <w:szCs w:val="24"/>
          <w:lang w:val="en-US"/>
        </w:rPr>
        <w:t>,</w:t>
      </w:r>
      <w:r w:rsidRPr="00AF0197">
        <w:rPr>
          <w:rFonts w:ascii="Cascadia Mono" w:hAnsi="Cascadia Mono" w:cs="Cascadia Mono"/>
          <w:noProof w:val="0"/>
          <w:color w:val="000000"/>
          <w:kern w:val="0"/>
          <w:sz w:val="24"/>
          <w:szCs w:val="24"/>
          <w:lang w:val="en-US"/>
        </w:rPr>
        <w:t xml:space="preserve"> [Table]</w:t>
      </w:r>
      <w:r w:rsidRPr="00AF0197">
        <w:rPr>
          <w:rFonts w:ascii="Cascadia Mono" w:hAnsi="Cascadia Mono" w:cs="Cascadia Mono"/>
          <w:noProof w:val="0"/>
          <w:color w:val="808080"/>
          <w:kern w:val="0"/>
          <w:sz w:val="24"/>
          <w:szCs w:val="24"/>
          <w:lang w:val="en-US"/>
        </w:rPr>
        <w:t>.</w:t>
      </w:r>
      <w:r w:rsidRPr="00AF0197">
        <w:rPr>
          <w:rFonts w:ascii="Cascadia Mono" w:hAnsi="Cascadia Mono" w:cs="Cascadia Mono"/>
          <w:noProof w:val="0"/>
          <w:color w:val="000000"/>
          <w:kern w:val="0"/>
          <w:sz w:val="24"/>
          <w:szCs w:val="24"/>
          <w:lang w:val="en-US"/>
        </w:rPr>
        <w:t xml:space="preserve">ID </w:t>
      </w:r>
      <w:r w:rsidRPr="00AF0197">
        <w:rPr>
          <w:rFonts w:ascii="Cascadia Mono" w:hAnsi="Cascadia Mono" w:cs="Cascadia Mono"/>
          <w:noProof w:val="0"/>
          <w:color w:val="0000FF"/>
          <w:kern w:val="0"/>
          <w:sz w:val="24"/>
          <w:szCs w:val="24"/>
          <w:lang w:val="en-US"/>
        </w:rPr>
        <w:t>AS</w:t>
      </w:r>
      <w:r w:rsidRPr="00AF0197">
        <w:rPr>
          <w:rFonts w:ascii="Cascadia Mono" w:hAnsi="Cascadia Mono" w:cs="Cascadia Mono"/>
          <w:noProof w:val="0"/>
          <w:color w:val="000000"/>
          <w:kern w:val="0"/>
          <w:sz w:val="24"/>
          <w:szCs w:val="24"/>
          <w:lang w:val="en-US"/>
        </w:rPr>
        <w:t xml:space="preserve"> </w:t>
      </w:r>
      <w:proofErr w:type="spellStart"/>
      <w:r w:rsidRPr="00AF0197">
        <w:rPr>
          <w:rFonts w:ascii="Cascadia Mono" w:hAnsi="Cascadia Mono" w:cs="Cascadia Mono"/>
          <w:noProof w:val="0"/>
          <w:color w:val="000000"/>
          <w:kern w:val="0"/>
          <w:sz w:val="24"/>
          <w:szCs w:val="24"/>
          <w:lang w:val="en-US"/>
        </w:rPr>
        <w:t>tableID</w:t>
      </w:r>
      <w:proofErr w:type="spellEnd"/>
    </w:p>
    <w:p w14:paraId="7702F294" w14:textId="77777777" w:rsidR="00DF2D7C" w:rsidRPr="00AF0197" w:rsidRDefault="00DF2D7C" w:rsidP="00DF2D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F0197">
        <w:rPr>
          <w:rFonts w:ascii="Cascadia Mono" w:hAnsi="Cascadia Mono" w:cs="Cascadia Mono"/>
          <w:noProof w:val="0"/>
          <w:color w:val="000000"/>
          <w:kern w:val="0"/>
          <w:sz w:val="24"/>
          <w:szCs w:val="24"/>
          <w:lang w:val="en-US"/>
        </w:rPr>
        <w:tab/>
      </w:r>
      <w:r w:rsidRPr="00AF0197">
        <w:rPr>
          <w:rFonts w:ascii="Cascadia Mono" w:hAnsi="Cascadia Mono" w:cs="Cascadia Mono"/>
          <w:noProof w:val="0"/>
          <w:color w:val="0000FF"/>
          <w:kern w:val="0"/>
          <w:sz w:val="24"/>
          <w:szCs w:val="24"/>
          <w:lang w:val="en-US"/>
        </w:rPr>
        <w:t>FROM</w:t>
      </w:r>
      <w:r w:rsidRPr="00AF0197">
        <w:rPr>
          <w:rFonts w:ascii="Cascadia Mono" w:hAnsi="Cascadia Mono" w:cs="Cascadia Mono"/>
          <w:noProof w:val="0"/>
          <w:color w:val="000000"/>
          <w:kern w:val="0"/>
          <w:sz w:val="24"/>
          <w:szCs w:val="24"/>
          <w:lang w:val="en-US"/>
        </w:rPr>
        <w:t xml:space="preserve"> Bill</w:t>
      </w:r>
      <w:r w:rsidRPr="00AF0197">
        <w:rPr>
          <w:rFonts w:ascii="Cascadia Mono" w:hAnsi="Cascadia Mono" w:cs="Cascadia Mono"/>
          <w:noProof w:val="0"/>
          <w:color w:val="808080"/>
          <w:kern w:val="0"/>
          <w:sz w:val="24"/>
          <w:szCs w:val="24"/>
          <w:lang w:val="en-US"/>
        </w:rPr>
        <w:t>,</w:t>
      </w:r>
      <w:r w:rsidRPr="00AF0197">
        <w:rPr>
          <w:rFonts w:ascii="Cascadia Mono" w:hAnsi="Cascadia Mono" w:cs="Cascadia Mono"/>
          <w:noProof w:val="0"/>
          <w:color w:val="000000"/>
          <w:kern w:val="0"/>
          <w:sz w:val="24"/>
          <w:szCs w:val="24"/>
          <w:lang w:val="en-US"/>
        </w:rPr>
        <w:t xml:space="preserve"> </w:t>
      </w:r>
      <w:proofErr w:type="spellStart"/>
      <w:r w:rsidRPr="00AF0197">
        <w:rPr>
          <w:rFonts w:ascii="Cascadia Mono" w:hAnsi="Cascadia Mono" w:cs="Cascadia Mono"/>
          <w:noProof w:val="0"/>
          <w:color w:val="000000"/>
          <w:kern w:val="0"/>
          <w:sz w:val="24"/>
          <w:szCs w:val="24"/>
          <w:lang w:val="en-US"/>
        </w:rPr>
        <w:t>BillCategory</w:t>
      </w:r>
      <w:proofErr w:type="spellEnd"/>
      <w:r w:rsidRPr="00AF0197">
        <w:rPr>
          <w:rFonts w:ascii="Cascadia Mono" w:hAnsi="Cascadia Mono" w:cs="Cascadia Mono"/>
          <w:noProof w:val="0"/>
          <w:color w:val="808080"/>
          <w:kern w:val="0"/>
          <w:sz w:val="24"/>
          <w:szCs w:val="24"/>
          <w:lang w:val="en-US"/>
        </w:rPr>
        <w:t>,</w:t>
      </w:r>
      <w:r w:rsidRPr="00AF0197">
        <w:rPr>
          <w:rFonts w:ascii="Cascadia Mono" w:hAnsi="Cascadia Mono" w:cs="Cascadia Mono"/>
          <w:noProof w:val="0"/>
          <w:color w:val="000000"/>
          <w:kern w:val="0"/>
          <w:sz w:val="24"/>
          <w:szCs w:val="24"/>
          <w:lang w:val="en-US"/>
        </w:rPr>
        <w:t xml:space="preserve"> Employee</w:t>
      </w:r>
      <w:r w:rsidRPr="00AF0197">
        <w:rPr>
          <w:rFonts w:ascii="Cascadia Mono" w:hAnsi="Cascadia Mono" w:cs="Cascadia Mono"/>
          <w:noProof w:val="0"/>
          <w:color w:val="808080"/>
          <w:kern w:val="0"/>
          <w:sz w:val="24"/>
          <w:szCs w:val="24"/>
          <w:lang w:val="en-US"/>
        </w:rPr>
        <w:t>,</w:t>
      </w:r>
      <w:r w:rsidRPr="00AF0197">
        <w:rPr>
          <w:rFonts w:ascii="Cascadia Mono" w:hAnsi="Cascadia Mono" w:cs="Cascadia Mono"/>
          <w:noProof w:val="0"/>
          <w:color w:val="000000"/>
          <w:kern w:val="0"/>
          <w:sz w:val="24"/>
          <w:szCs w:val="24"/>
          <w:lang w:val="en-US"/>
        </w:rPr>
        <w:t xml:space="preserve"> Customer</w:t>
      </w:r>
      <w:r w:rsidRPr="00AF0197">
        <w:rPr>
          <w:rFonts w:ascii="Cascadia Mono" w:hAnsi="Cascadia Mono" w:cs="Cascadia Mono"/>
          <w:noProof w:val="0"/>
          <w:color w:val="808080"/>
          <w:kern w:val="0"/>
          <w:sz w:val="24"/>
          <w:szCs w:val="24"/>
          <w:lang w:val="en-US"/>
        </w:rPr>
        <w:t>,</w:t>
      </w:r>
      <w:r w:rsidRPr="00AF0197">
        <w:rPr>
          <w:rFonts w:ascii="Cascadia Mono" w:hAnsi="Cascadia Mono" w:cs="Cascadia Mono"/>
          <w:noProof w:val="0"/>
          <w:color w:val="000000"/>
          <w:kern w:val="0"/>
          <w:sz w:val="24"/>
          <w:szCs w:val="24"/>
          <w:lang w:val="en-US"/>
        </w:rPr>
        <w:t xml:space="preserve"> [Table]</w:t>
      </w:r>
    </w:p>
    <w:p w14:paraId="47212215" w14:textId="77777777" w:rsidR="00DF2D7C" w:rsidRPr="00AF0197" w:rsidRDefault="00DF2D7C" w:rsidP="00DF2D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F0197">
        <w:rPr>
          <w:rFonts w:ascii="Cascadia Mono" w:hAnsi="Cascadia Mono" w:cs="Cascadia Mono"/>
          <w:noProof w:val="0"/>
          <w:color w:val="000000"/>
          <w:kern w:val="0"/>
          <w:sz w:val="24"/>
          <w:szCs w:val="24"/>
          <w:lang w:val="en-US"/>
        </w:rPr>
        <w:tab/>
      </w:r>
      <w:r w:rsidRPr="00AF0197">
        <w:rPr>
          <w:rFonts w:ascii="Cascadia Mono" w:hAnsi="Cascadia Mono" w:cs="Cascadia Mono"/>
          <w:noProof w:val="0"/>
          <w:color w:val="0000FF"/>
          <w:kern w:val="0"/>
          <w:sz w:val="24"/>
          <w:szCs w:val="24"/>
          <w:lang w:val="en-US"/>
        </w:rPr>
        <w:t>WHERE</w:t>
      </w:r>
      <w:r w:rsidRPr="00AF0197">
        <w:rPr>
          <w:rFonts w:ascii="Cascadia Mono" w:hAnsi="Cascadia Mono" w:cs="Cascadia Mono"/>
          <w:noProof w:val="0"/>
          <w:color w:val="000000"/>
          <w:kern w:val="0"/>
          <w:sz w:val="24"/>
          <w:szCs w:val="24"/>
          <w:lang w:val="en-US"/>
        </w:rPr>
        <w:t xml:space="preserve"> </w:t>
      </w:r>
      <w:proofErr w:type="spellStart"/>
      <w:r w:rsidRPr="00AF0197">
        <w:rPr>
          <w:rFonts w:ascii="Cascadia Mono" w:hAnsi="Cascadia Mono" w:cs="Cascadia Mono"/>
          <w:noProof w:val="0"/>
          <w:color w:val="000000"/>
          <w:kern w:val="0"/>
          <w:sz w:val="24"/>
          <w:szCs w:val="24"/>
          <w:lang w:val="en-US"/>
        </w:rPr>
        <w:t>Bill</w:t>
      </w:r>
      <w:r w:rsidRPr="00AF0197">
        <w:rPr>
          <w:rFonts w:ascii="Cascadia Mono" w:hAnsi="Cascadia Mono" w:cs="Cascadia Mono"/>
          <w:noProof w:val="0"/>
          <w:color w:val="808080"/>
          <w:kern w:val="0"/>
          <w:sz w:val="24"/>
          <w:szCs w:val="24"/>
          <w:lang w:val="en-US"/>
        </w:rPr>
        <w:t>.</w:t>
      </w:r>
      <w:r w:rsidRPr="00AF0197">
        <w:rPr>
          <w:rFonts w:ascii="Cascadia Mono" w:hAnsi="Cascadia Mono" w:cs="Cascadia Mono"/>
          <w:noProof w:val="0"/>
          <w:color w:val="000000"/>
          <w:kern w:val="0"/>
          <w:sz w:val="24"/>
          <w:szCs w:val="24"/>
          <w:lang w:val="en-US"/>
        </w:rPr>
        <w:t>categoryID</w:t>
      </w:r>
      <w:proofErr w:type="spellEnd"/>
      <w:r w:rsidRPr="00AF0197">
        <w:rPr>
          <w:rFonts w:ascii="Cascadia Mono" w:hAnsi="Cascadia Mono" w:cs="Cascadia Mono"/>
          <w:noProof w:val="0"/>
          <w:color w:val="000000"/>
          <w:kern w:val="0"/>
          <w:sz w:val="24"/>
          <w:szCs w:val="24"/>
          <w:lang w:val="en-US"/>
        </w:rPr>
        <w:t xml:space="preserve"> </w:t>
      </w:r>
      <w:r w:rsidRPr="00AF0197">
        <w:rPr>
          <w:rFonts w:ascii="Cascadia Mono" w:hAnsi="Cascadia Mono" w:cs="Cascadia Mono"/>
          <w:noProof w:val="0"/>
          <w:color w:val="808080"/>
          <w:kern w:val="0"/>
          <w:sz w:val="24"/>
          <w:szCs w:val="24"/>
          <w:lang w:val="en-US"/>
        </w:rPr>
        <w:t>=</w:t>
      </w:r>
      <w:r w:rsidRPr="00AF0197">
        <w:rPr>
          <w:rFonts w:ascii="Cascadia Mono" w:hAnsi="Cascadia Mono" w:cs="Cascadia Mono"/>
          <w:noProof w:val="0"/>
          <w:color w:val="000000"/>
          <w:kern w:val="0"/>
          <w:sz w:val="24"/>
          <w:szCs w:val="24"/>
          <w:lang w:val="en-US"/>
        </w:rPr>
        <w:t xml:space="preserve"> BillCategory</w:t>
      </w:r>
      <w:r w:rsidRPr="00AF0197">
        <w:rPr>
          <w:rFonts w:ascii="Cascadia Mono" w:hAnsi="Cascadia Mono" w:cs="Cascadia Mono"/>
          <w:noProof w:val="0"/>
          <w:color w:val="808080"/>
          <w:kern w:val="0"/>
          <w:sz w:val="24"/>
          <w:szCs w:val="24"/>
          <w:lang w:val="en-US"/>
        </w:rPr>
        <w:t>.</w:t>
      </w:r>
      <w:r w:rsidRPr="00AF0197">
        <w:rPr>
          <w:rFonts w:ascii="Cascadia Mono" w:hAnsi="Cascadia Mono" w:cs="Cascadia Mono"/>
          <w:noProof w:val="0"/>
          <w:color w:val="000000"/>
          <w:kern w:val="0"/>
          <w:sz w:val="24"/>
          <w:szCs w:val="24"/>
          <w:lang w:val="en-US"/>
        </w:rPr>
        <w:t xml:space="preserve">ID </w:t>
      </w:r>
      <w:r w:rsidRPr="00AF0197">
        <w:rPr>
          <w:rFonts w:ascii="Cascadia Mono" w:hAnsi="Cascadia Mono" w:cs="Cascadia Mono"/>
          <w:noProof w:val="0"/>
          <w:color w:val="808080"/>
          <w:kern w:val="0"/>
          <w:sz w:val="24"/>
          <w:szCs w:val="24"/>
          <w:lang w:val="en-US"/>
        </w:rPr>
        <w:t>AND</w:t>
      </w:r>
      <w:r w:rsidRPr="00AF0197">
        <w:rPr>
          <w:rFonts w:ascii="Cascadia Mono" w:hAnsi="Cascadia Mono" w:cs="Cascadia Mono"/>
          <w:noProof w:val="0"/>
          <w:color w:val="000000"/>
          <w:kern w:val="0"/>
          <w:sz w:val="24"/>
          <w:szCs w:val="24"/>
          <w:lang w:val="en-US"/>
        </w:rPr>
        <w:t xml:space="preserve"> </w:t>
      </w:r>
      <w:proofErr w:type="spellStart"/>
      <w:r w:rsidRPr="00AF0197">
        <w:rPr>
          <w:rFonts w:ascii="Cascadia Mono" w:hAnsi="Cascadia Mono" w:cs="Cascadia Mono"/>
          <w:noProof w:val="0"/>
          <w:color w:val="000000"/>
          <w:kern w:val="0"/>
          <w:sz w:val="24"/>
          <w:szCs w:val="24"/>
          <w:lang w:val="en-US"/>
        </w:rPr>
        <w:t>Bill</w:t>
      </w:r>
      <w:r w:rsidRPr="00AF0197">
        <w:rPr>
          <w:rFonts w:ascii="Cascadia Mono" w:hAnsi="Cascadia Mono" w:cs="Cascadia Mono"/>
          <w:noProof w:val="0"/>
          <w:color w:val="808080"/>
          <w:kern w:val="0"/>
          <w:sz w:val="24"/>
          <w:szCs w:val="24"/>
          <w:lang w:val="en-US"/>
        </w:rPr>
        <w:t>.</w:t>
      </w:r>
      <w:r w:rsidRPr="00AF0197">
        <w:rPr>
          <w:rFonts w:ascii="Cascadia Mono" w:hAnsi="Cascadia Mono" w:cs="Cascadia Mono"/>
          <w:noProof w:val="0"/>
          <w:color w:val="000000"/>
          <w:kern w:val="0"/>
          <w:sz w:val="24"/>
          <w:szCs w:val="24"/>
          <w:lang w:val="en-US"/>
        </w:rPr>
        <w:t>empID</w:t>
      </w:r>
      <w:proofErr w:type="spellEnd"/>
      <w:r w:rsidRPr="00AF0197">
        <w:rPr>
          <w:rFonts w:ascii="Cascadia Mono" w:hAnsi="Cascadia Mono" w:cs="Cascadia Mono"/>
          <w:noProof w:val="0"/>
          <w:color w:val="000000"/>
          <w:kern w:val="0"/>
          <w:sz w:val="24"/>
          <w:szCs w:val="24"/>
          <w:lang w:val="en-US"/>
        </w:rPr>
        <w:t xml:space="preserve"> </w:t>
      </w:r>
      <w:r w:rsidRPr="00AF0197">
        <w:rPr>
          <w:rFonts w:ascii="Cascadia Mono" w:hAnsi="Cascadia Mono" w:cs="Cascadia Mono"/>
          <w:noProof w:val="0"/>
          <w:color w:val="808080"/>
          <w:kern w:val="0"/>
          <w:sz w:val="24"/>
          <w:szCs w:val="24"/>
          <w:lang w:val="en-US"/>
        </w:rPr>
        <w:t>=</w:t>
      </w:r>
      <w:r w:rsidRPr="00AF0197">
        <w:rPr>
          <w:rFonts w:ascii="Cascadia Mono" w:hAnsi="Cascadia Mono" w:cs="Cascadia Mono"/>
          <w:noProof w:val="0"/>
          <w:color w:val="000000"/>
          <w:kern w:val="0"/>
          <w:sz w:val="24"/>
          <w:szCs w:val="24"/>
          <w:lang w:val="en-US"/>
        </w:rPr>
        <w:t xml:space="preserve"> Employee</w:t>
      </w:r>
      <w:r w:rsidRPr="00AF0197">
        <w:rPr>
          <w:rFonts w:ascii="Cascadia Mono" w:hAnsi="Cascadia Mono" w:cs="Cascadia Mono"/>
          <w:noProof w:val="0"/>
          <w:color w:val="808080"/>
          <w:kern w:val="0"/>
          <w:sz w:val="24"/>
          <w:szCs w:val="24"/>
          <w:lang w:val="en-US"/>
        </w:rPr>
        <w:t>.</w:t>
      </w:r>
      <w:r w:rsidRPr="00AF0197">
        <w:rPr>
          <w:rFonts w:ascii="Cascadia Mono" w:hAnsi="Cascadia Mono" w:cs="Cascadia Mono"/>
          <w:noProof w:val="0"/>
          <w:color w:val="000000"/>
          <w:kern w:val="0"/>
          <w:sz w:val="24"/>
          <w:szCs w:val="24"/>
          <w:lang w:val="en-US"/>
        </w:rPr>
        <w:t xml:space="preserve">ID </w:t>
      </w:r>
      <w:r w:rsidRPr="00AF0197">
        <w:rPr>
          <w:rFonts w:ascii="Cascadia Mono" w:hAnsi="Cascadia Mono" w:cs="Cascadia Mono"/>
          <w:noProof w:val="0"/>
          <w:color w:val="808080"/>
          <w:kern w:val="0"/>
          <w:sz w:val="24"/>
          <w:szCs w:val="24"/>
          <w:lang w:val="en-US"/>
        </w:rPr>
        <w:t>AND</w:t>
      </w:r>
      <w:r w:rsidRPr="00AF0197">
        <w:rPr>
          <w:rFonts w:ascii="Cascadia Mono" w:hAnsi="Cascadia Mono" w:cs="Cascadia Mono"/>
          <w:noProof w:val="0"/>
          <w:color w:val="000000"/>
          <w:kern w:val="0"/>
          <w:sz w:val="24"/>
          <w:szCs w:val="24"/>
          <w:lang w:val="en-US"/>
        </w:rPr>
        <w:t xml:space="preserve"> </w:t>
      </w:r>
      <w:proofErr w:type="spellStart"/>
      <w:r w:rsidRPr="00AF0197">
        <w:rPr>
          <w:rFonts w:ascii="Cascadia Mono" w:hAnsi="Cascadia Mono" w:cs="Cascadia Mono"/>
          <w:noProof w:val="0"/>
          <w:color w:val="000000"/>
          <w:kern w:val="0"/>
          <w:sz w:val="24"/>
          <w:szCs w:val="24"/>
          <w:lang w:val="en-US"/>
        </w:rPr>
        <w:t>Bill</w:t>
      </w:r>
      <w:r w:rsidRPr="00AF0197">
        <w:rPr>
          <w:rFonts w:ascii="Cascadia Mono" w:hAnsi="Cascadia Mono" w:cs="Cascadia Mono"/>
          <w:noProof w:val="0"/>
          <w:color w:val="808080"/>
          <w:kern w:val="0"/>
          <w:sz w:val="24"/>
          <w:szCs w:val="24"/>
          <w:lang w:val="en-US"/>
        </w:rPr>
        <w:t>.</w:t>
      </w:r>
      <w:r w:rsidRPr="00AF0197">
        <w:rPr>
          <w:rFonts w:ascii="Cascadia Mono" w:hAnsi="Cascadia Mono" w:cs="Cascadia Mono"/>
          <w:noProof w:val="0"/>
          <w:color w:val="000000"/>
          <w:kern w:val="0"/>
          <w:sz w:val="24"/>
          <w:szCs w:val="24"/>
          <w:lang w:val="en-US"/>
        </w:rPr>
        <w:t>customerID</w:t>
      </w:r>
      <w:proofErr w:type="spellEnd"/>
      <w:r w:rsidRPr="00AF0197">
        <w:rPr>
          <w:rFonts w:ascii="Cascadia Mono" w:hAnsi="Cascadia Mono" w:cs="Cascadia Mono"/>
          <w:noProof w:val="0"/>
          <w:color w:val="000000"/>
          <w:kern w:val="0"/>
          <w:sz w:val="24"/>
          <w:szCs w:val="24"/>
          <w:lang w:val="en-US"/>
        </w:rPr>
        <w:t xml:space="preserve"> </w:t>
      </w:r>
      <w:r w:rsidRPr="00AF0197">
        <w:rPr>
          <w:rFonts w:ascii="Cascadia Mono" w:hAnsi="Cascadia Mono" w:cs="Cascadia Mono"/>
          <w:noProof w:val="0"/>
          <w:color w:val="808080"/>
          <w:kern w:val="0"/>
          <w:sz w:val="24"/>
          <w:szCs w:val="24"/>
          <w:lang w:val="en-US"/>
        </w:rPr>
        <w:t>=</w:t>
      </w:r>
      <w:r w:rsidRPr="00AF0197">
        <w:rPr>
          <w:rFonts w:ascii="Cascadia Mono" w:hAnsi="Cascadia Mono" w:cs="Cascadia Mono"/>
          <w:noProof w:val="0"/>
          <w:color w:val="000000"/>
          <w:kern w:val="0"/>
          <w:sz w:val="24"/>
          <w:szCs w:val="24"/>
          <w:lang w:val="en-US"/>
        </w:rPr>
        <w:t xml:space="preserve"> Customer</w:t>
      </w:r>
      <w:r w:rsidRPr="00AF0197">
        <w:rPr>
          <w:rFonts w:ascii="Cascadia Mono" w:hAnsi="Cascadia Mono" w:cs="Cascadia Mono"/>
          <w:noProof w:val="0"/>
          <w:color w:val="808080"/>
          <w:kern w:val="0"/>
          <w:sz w:val="24"/>
          <w:szCs w:val="24"/>
          <w:lang w:val="en-US"/>
        </w:rPr>
        <w:t>.</w:t>
      </w:r>
      <w:r w:rsidRPr="00AF0197">
        <w:rPr>
          <w:rFonts w:ascii="Cascadia Mono" w:hAnsi="Cascadia Mono" w:cs="Cascadia Mono"/>
          <w:noProof w:val="0"/>
          <w:color w:val="000000"/>
          <w:kern w:val="0"/>
          <w:sz w:val="24"/>
          <w:szCs w:val="24"/>
          <w:lang w:val="en-US"/>
        </w:rPr>
        <w:t xml:space="preserve">ID </w:t>
      </w:r>
      <w:r w:rsidRPr="00AF0197">
        <w:rPr>
          <w:rFonts w:ascii="Cascadia Mono" w:hAnsi="Cascadia Mono" w:cs="Cascadia Mono"/>
          <w:noProof w:val="0"/>
          <w:color w:val="808080"/>
          <w:kern w:val="0"/>
          <w:sz w:val="24"/>
          <w:szCs w:val="24"/>
          <w:lang w:val="en-US"/>
        </w:rPr>
        <w:t>AND</w:t>
      </w:r>
      <w:r w:rsidRPr="00AF0197">
        <w:rPr>
          <w:rFonts w:ascii="Cascadia Mono" w:hAnsi="Cascadia Mono" w:cs="Cascadia Mono"/>
          <w:noProof w:val="0"/>
          <w:color w:val="000000"/>
          <w:kern w:val="0"/>
          <w:sz w:val="24"/>
          <w:szCs w:val="24"/>
          <w:lang w:val="en-US"/>
        </w:rPr>
        <w:t xml:space="preserve"> </w:t>
      </w:r>
      <w:proofErr w:type="spellStart"/>
      <w:r w:rsidRPr="00AF0197">
        <w:rPr>
          <w:rFonts w:ascii="Cascadia Mono" w:hAnsi="Cascadia Mono" w:cs="Cascadia Mono"/>
          <w:noProof w:val="0"/>
          <w:color w:val="000000"/>
          <w:kern w:val="0"/>
          <w:sz w:val="24"/>
          <w:szCs w:val="24"/>
          <w:lang w:val="en-US"/>
        </w:rPr>
        <w:t>Bill</w:t>
      </w:r>
      <w:r w:rsidRPr="00AF0197">
        <w:rPr>
          <w:rFonts w:ascii="Cascadia Mono" w:hAnsi="Cascadia Mono" w:cs="Cascadia Mono"/>
          <w:noProof w:val="0"/>
          <w:color w:val="808080"/>
          <w:kern w:val="0"/>
          <w:sz w:val="24"/>
          <w:szCs w:val="24"/>
          <w:lang w:val="en-US"/>
        </w:rPr>
        <w:t>.</w:t>
      </w:r>
      <w:r w:rsidRPr="00AF0197">
        <w:rPr>
          <w:rFonts w:ascii="Cascadia Mono" w:hAnsi="Cascadia Mono" w:cs="Cascadia Mono"/>
          <w:noProof w:val="0"/>
          <w:color w:val="000000"/>
          <w:kern w:val="0"/>
          <w:sz w:val="24"/>
          <w:szCs w:val="24"/>
          <w:lang w:val="en-US"/>
        </w:rPr>
        <w:t>tableID</w:t>
      </w:r>
      <w:proofErr w:type="spellEnd"/>
      <w:r w:rsidRPr="00AF0197">
        <w:rPr>
          <w:rFonts w:ascii="Cascadia Mono" w:hAnsi="Cascadia Mono" w:cs="Cascadia Mono"/>
          <w:noProof w:val="0"/>
          <w:color w:val="000000"/>
          <w:kern w:val="0"/>
          <w:sz w:val="24"/>
          <w:szCs w:val="24"/>
          <w:lang w:val="en-US"/>
        </w:rPr>
        <w:t xml:space="preserve"> </w:t>
      </w:r>
      <w:r w:rsidRPr="00AF0197">
        <w:rPr>
          <w:rFonts w:ascii="Cascadia Mono" w:hAnsi="Cascadia Mono" w:cs="Cascadia Mono"/>
          <w:noProof w:val="0"/>
          <w:color w:val="808080"/>
          <w:kern w:val="0"/>
          <w:sz w:val="24"/>
          <w:szCs w:val="24"/>
          <w:lang w:val="en-US"/>
        </w:rPr>
        <w:t>=</w:t>
      </w:r>
      <w:r w:rsidRPr="00AF0197">
        <w:rPr>
          <w:rFonts w:ascii="Cascadia Mono" w:hAnsi="Cascadia Mono" w:cs="Cascadia Mono"/>
          <w:noProof w:val="0"/>
          <w:color w:val="000000"/>
          <w:kern w:val="0"/>
          <w:sz w:val="24"/>
          <w:szCs w:val="24"/>
          <w:lang w:val="en-US"/>
        </w:rPr>
        <w:t xml:space="preserve"> [Table]</w:t>
      </w:r>
      <w:r w:rsidRPr="00AF0197">
        <w:rPr>
          <w:rFonts w:ascii="Cascadia Mono" w:hAnsi="Cascadia Mono" w:cs="Cascadia Mono"/>
          <w:noProof w:val="0"/>
          <w:color w:val="808080"/>
          <w:kern w:val="0"/>
          <w:sz w:val="24"/>
          <w:szCs w:val="24"/>
          <w:lang w:val="en-US"/>
        </w:rPr>
        <w:t>.</w:t>
      </w:r>
      <w:r w:rsidRPr="00AF0197">
        <w:rPr>
          <w:rFonts w:ascii="Cascadia Mono" w:hAnsi="Cascadia Mono" w:cs="Cascadia Mono"/>
          <w:noProof w:val="0"/>
          <w:color w:val="000000"/>
          <w:kern w:val="0"/>
          <w:sz w:val="24"/>
          <w:szCs w:val="24"/>
          <w:lang w:val="en-US"/>
        </w:rPr>
        <w:t xml:space="preserve">ID </w:t>
      </w:r>
      <w:r w:rsidRPr="00AF0197">
        <w:rPr>
          <w:rFonts w:ascii="Cascadia Mono" w:hAnsi="Cascadia Mono" w:cs="Cascadia Mono"/>
          <w:noProof w:val="0"/>
          <w:color w:val="808080"/>
          <w:kern w:val="0"/>
          <w:sz w:val="24"/>
          <w:szCs w:val="24"/>
          <w:lang w:val="en-US"/>
        </w:rPr>
        <w:t>AND</w:t>
      </w:r>
      <w:r w:rsidRPr="00AF0197">
        <w:rPr>
          <w:rFonts w:ascii="Cascadia Mono" w:hAnsi="Cascadia Mono" w:cs="Cascadia Mono"/>
          <w:noProof w:val="0"/>
          <w:color w:val="000000"/>
          <w:kern w:val="0"/>
          <w:sz w:val="24"/>
          <w:szCs w:val="24"/>
          <w:lang w:val="en-US"/>
        </w:rPr>
        <w:t xml:space="preserve"> Bill</w:t>
      </w:r>
      <w:r w:rsidRPr="00AF0197">
        <w:rPr>
          <w:rFonts w:ascii="Cascadia Mono" w:hAnsi="Cascadia Mono" w:cs="Cascadia Mono"/>
          <w:noProof w:val="0"/>
          <w:color w:val="808080"/>
          <w:kern w:val="0"/>
          <w:sz w:val="24"/>
          <w:szCs w:val="24"/>
          <w:lang w:val="en-US"/>
        </w:rPr>
        <w:t>.</w:t>
      </w:r>
      <w:r w:rsidRPr="00AF0197">
        <w:rPr>
          <w:rFonts w:ascii="Cascadia Mono" w:hAnsi="Cascadia Mono" w:cs="Cascadia Mono"/>
          <w:noProof w:val="0"/>
          <w:color w:val="000000"/>
          <w:kern w:val="0"/>
          <w:sz w:val="24"/>
          <w:szCs w:val="24"/>
          <w:lang w:val="en-US"/>
        </w:rPr>
        <w:t xml:space="preserve">ID </w:t>
      </w:r>
      <w:r w:rsidRPr="00AF0197">
        <w:rPr>
          <w:rFonts w:ascii="Cascadia Mono" w:hAnsi="Cascadia Mono" w:cs="Cascadia Mono"/>
          <w:noProof w:val="0"/>
          <w:color w:val="808080"/>
          <w:kern w:val="0"/>
          <w:sz w:val="24"/>
          <w:szCs w:val="24"/>
          <w:lang w:val="en-US"/>
        </w:rPr>
        <w:t>=</w:t>
      </w:r>
      <w:r w:rsidRPr="00AF0197">
        <w:rPr>
          <w:rFonts w:ascii="Cascadia Mono" w:hAnsi="Cascadia Mono" w:cs="Cascadia Mono"/>
          <w:noProof w:val="0"/>
          <w:color w:val="000000"/>
          <w:kern w:val="0"/>
          <w:sz w:val="24"/>
          <w:szCs w:val="24"/>
          <w:lang w:val="en-US"/>
        </w:rPr>
        <w:t xml:space="preserve"> @billID</w:t>
      </w:r>
    </w:p>
    <w:p w14:paraId="5D256574" w14:textId="77777777" w:rsidR="00DF2D7C" w:rsidRPr="00AF0197" w:rsidRDefault="00DF2D7C" w:rsidP="00DF2D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F0197">
        <w:rPr>
          <w:rFonts w:ascii="Cascadia Mono" w:hAnsi="Cascadia Mono" w:cs="Cascadia Mono"/>
          <w:noProof w:val="0"/>
          <w:color w:val="808080"/>
          <w:kern w:val="0"/>
          <w:sz w:val="24"/>
          <w:szCs w:val="24"/>
          <w:lang w:val="en-US"/>
        </w:rPr>
        <w:t>)</w:t>
      </w:r>
    </w:p>
    <w:p w14:paraId="7CCAA8C5" w14:textId="7EB20D92" w:rsidR="00DF2D7C" w:rsidRDefault="00DF2D7C" w:rsidP="00DF2D7C">
      <w:pPr>
        <w:pStyle w:val="ListParagraph"/>
        <w:pBdr>
          <w:top w:val="single" w:sz="4" w:space="1" w:color="auto"/>
          <w:left w:val="single" w:sz="4" w:space="4" w:color="auto"/>
          <w:bottom w:val="single" w:sz="4" w:space="1" w:color="auto"/>
          <w:right w:val="single" w:sz="4" w:space="4" w:color="auto"/>
        </w:pBdr>
        <w:spacing w:after="0" w:line="360" w:lineRule="auto"/>
        <w:ind w:left="1584"/>
        <w:rPr>
          <w:rFonts w:ascii="Times New Roman" w:hAnsi="Times New Roman" w:cs="Times New Roman"/>
          <w:sz w:val="28"/>
          <w:szCs w:val="28"/>
          <w:u w:val="single"/>
          <w:lang w:val="en-US"/>
        </w:rPr>
      </w:pPr>
      <w:r w:rsidRPr="00AF0197">
        <w:rPr>
          <w:rFonts w:ascii="Cascadia Mono" w:hAnsi="Cascadia Mono" w:cs="Cascadia Mono"/>
          <w:noProof w:val="0"/>
          <w:color w:val="0000FF"/>
          <w:kern w:val="0"/>
          <w:sz w:val="24"/>
          <w:szCs w:val="24"/>
          <w:lang w:val="en-US"/>
        </w:rPr>
        <w:t>GO</w:t>
      </w:r>
    </w:p>
    <w:p w14:paraId="37E899A7" w14:textId="77777777" w:rsidR="00DF2D7C" w:rsidRDefault="00DF2D7C" w:rsidP="00DF2D7C">
      <w:pPr>
        <w:pStyle w:val="ListParagraph"/>
        <w:spacing w:after="0" w:line="360" w:lineRule="auto"/>
        <w:ind w:left="1584"/>
        <w:rPr>
          <w:rFonts w:ascii="Times New Roman" w:hAnsi="Times New Roman" w:cs="Times New Roman"/>
          <w:sz w:val="28"/>
          <w:szCs w:val="28"/>
          <w:u w:val="single"/>
          <w:lang w:val="en-US"/>
        </w:rPr>
      </w:pPr>
    </w:p>
    <w:p w14:paraId="5B6D3CC5" w14:textId="2B986EB8" w:rsidR="00DF2D7C" w:rsidRDefault="00DF2D7C" w:rsidP="00DF2D7C">
      <w:pPr>
        <w:pStyle w:val="ListParagraph"/>
        <w:spacing w:after="0" w:line="360" w:lineRule="auto"/>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lastRenderedPageBreak/>
        <w:t>C# code;</w:t>
      </w:r>
    </w:p>
    <w:p w14:paraId="6C0BE019" w14:textId="77777777" w:rsidR="00A84DF7" w:rsidRPr="00DB66A8" w:rsidRDefault="00A84DF7" w:rsidP="00DB66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B66A8">
        <w:rPr>
          <w:rFonts w:ascii="Cascadia Mono" w:hAnsi="Cascadia Mono" w:cs="Cascadia Mono"/>
          <w:noProof w:val="0"/>
          <w:color w:val="000000"/>
          <w:kern w:val="0"/>
          <w:sz w:val="24"/>
          <w:szCs w:val="24"/>
          <w:lang w:val="en-US"/>
        </w:rPr>
        <w:t>try</w:t>
      </w:r>
    </w:p>
    <w:p w14:paraId="1EA10B35" w14:textId="77777777" w:rsidR="00A84DF7" w:rsidRPr="00DB66A8" w:rsidRDefault="00A84DF7" w:rsidP="00DB66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B66A8">
        <w:rPr>
          <w:rFonts w:ascii="Cascadia Mono" w:hAnsi="Cascadia Mono" w:cs="Cascadia Mono"/>
          <w:noProof w:val="0"/>
          <w:color w:val="000000"/>
          <w:kern w:val="0"/>
          <w:sz w:val="24"/>
          <w:szCs w:val="24"/>
          <w:lang w:val="en-US"/>
        </w:rPr>
        <w:t>{</w:t>
      </w:r>
    </w:p>
    <w:p w14:paraId="2337A7ED" w14:textId="77777777" w:rsidR="00A84DF7" w:rsidRPr="00DB66A8" w:rsidRDefault="00A84DF7" w:rsidP="00DB66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B66A8">
        <w:rPr>
          <w:rFonts w:ascii="Cascadia Mono" w:hAnsi="Cascadia Mono" w:cs="Cascadia Mono"/>
          <w:noProof w:val="0"/>
          <w:color w:val="000000"/>
          <w:kern w:val="0"/>
          <w:sz w:val="24"/>
          <w:szCs w:val="24"/>
          <w:lang w:val="en-US"/>
        </w:rPr>
        <w:t xml:space="preserve">    </w:t>
      </w:r>
      <w:proofErr w:type="spellStart"/>
      <w:r w:rsidRPr="00DB66A8">
        <w:rPr>
          <w:rFonts w:ascii="Cascadia Mono" w:hAnsi="Cascadia Mono" w:cs="Cascadia Mono"/>
          <w:noProof w:val="0"/>
          <w:color w:val="000000"/>
          <w:kern w:val="0"/>
          <w:sz w:val="24"/>
          <w:szCs w:val="24"/>
          <w:lang w:val="en-US"/>
        </w:rPr>
        <w:t>dataBillView</w:t>
      </w:r>
      <w:proofErr w:type="spellEnd"/>
      <w:r w:rsidRPr="00DB66A8">
        <w:rPr>
          <w:rFonts w:ascii="Cascadia Mono" w:hAnsi="Cascadia Mono" w:cs="Cascadia Mono"/>
          <w:noProof w:val="0"/>
          <w:color w:val="000000"/>
          <w:kern w:val="0"/>
          <w:sz w:val="24"/>
          <w:szCs w:val="24"/>
          <w:lang w:val="en-US"/>
        </w:rPr>
        <w:t xml:space="preserve"> = </w:t>
      </w:r>
      <w:proofErr w:type="spellStart"/>
      <w:proofErr w:type="gramStart"/>
      <w:r w:rsidRPr="00DB66A8">
        <w:rPr>
          <w:rFonts w:ascii="Cascadia Mono" w:hAnsi="Cascadia Mono" w:cs="Cascadia Mono"/>
          <w:noProof w:val="0"/>
          <w:color w:val="000000"/>
          <w:kern w:val="0"/>
          <w:sz w:val="24"/>
          <w:szCs w:val="24"/>
          <w:lang w:val="en-US"/>
        </w:rPr>
        <w:t>DataProvider.Instance.ExecuteQuery</w:t>
      </w:r>
      <w:proofErr w:type="spellEnd"/>
      <w:proofErr w:type="gramEnd"/>
      <w:r w:rsidRPr="00DB66A8">
        <w:rPr>
          <w:rFonts w:ascii="Cascadia Mono" w:hAnsi="Cascadia Mono" w:cs="Cascadia Mono"/>
          <w:noProof w:val="0"/>
          <w:color w:val="000000"/>
          <w:kern w:val="0"/>
          <w:sz w:val="24"/>
          <w:szCs w:val="24"/>
          <w:lang w:val="en-US"/>
        </w:rPr>
        <w:t xml:space="preserve">("SELECT * FROM </w:t>
      </w:r>
      <w:proofErr w:type="spellStart"/>
      <w:r w:rsidRPr="00DB66A8">
        <w:rPr>
          <w:rFonts w:ascii="Cascadia Mono" w:hAnsi="Cascadia Mono" w:cs="Cascadia Mono"/>
          <w:noProof w:val="0"/>
          <w:color w:val="000000"/>
          <w:kern w:val="0"/>
          <w:sz w:val="24"/>
          <w:szCs w:val="24"/>
          <w:lang w:val="en-US"/>
        </w:rPr>
        <w:t>dbo.getBillInfoViewByID</w:t>
      </w:r>
      <w:proofErr w:type="spellEnd"/>
      <w:r w:rsidRPr="00DB66A8">
        <w:rPr>
          <w:rFonts w:ascii="Cascadia Mono" w:hAnsi="Cascadia Mono" w:cs="Cascadia Mono"/>
          <w:noProof w:val="0"/>
          <w:color w:val="000000"/>
          <w:kern w:val="0"/>
          <w:sz w:val="24"/>
          <w:szCs w:val="24"/>
          <w:lang w:val="en-US"/>
        </w:rPr>
        <w:t xml:space="preserve"> ( @id )", new object[] { id });</w:t>
      </w:r>
    </w:p>
    <w:p w14:paraId="2932075D" w14:textId="77777777" w:rsidR="00A84DF7" w:rsidRPr="00DB66A8" w:rsidRDefault="00A84DF7" w:rsidP="00DB66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B66A8">
        <w:rPr>
          <w:rFonts w:ascii="Cascadia Mono" w:hAnsi="Cascadia Mono" w:cs="Cascadia Mono"/>
          <w:noProof w:val="0"/>
          <w:color w:val="000000"/>
          <w:kern w:val="0"/>
          <w:sz w:val="24"/>
          <w:szCs w:val="24"/>
          <w:lang w:val="en-US"/>
        </w:rPr>
        <w:t>}</w:t>
      </w:r>
    </w:p>
    <w:p w14:paraId="7F515392" w14:textId="77777777" w:rsidR="00A84DF7" w:rsidRPr="00DB66A8" w:rsidRDefault="00A84DF7" w:rsidP="00DB66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B66A8">
        <w:rPr>
          <w:rFonts w:ascii="Cascadia Mono" w:hAnsi="Cascadia Mono" w:cs="Cascadia Mono"/>
          <w:noProof w:val="0"/>
          <w:color w:val="000000"/>
          <w:kern w:val="0"/>
          <w:sz w:val="24"/>
          <w:szCs w:val="24"/>
          <w:lang w:val="en-US"/>
        </w:rPr>
        <w:t>catch (</w:t>
      </w:r>
      <w:proofErr w:type="spellStart"/>
      <w:r w:rsidRPr="00DB66A8">
        <w:rPr>
          <w:rFonts w:ascii="Cascadia Mono" w:hAnsi="Cascadia Mono" w:cs="Cascadia Mono"/>
          <w:noProof w:val="0"/>
          <w:color w:val="000000"/>
          <w:kern w:val="0"/>
          <w:sz w:val="24"/>
          <w:szCs w:val="24"/>
          <w:lang w:val="en-US"/>
        </w:rPr>
        <w:t>SqlException</w:t>
      </w:r>
      <w:proofErr w:type="spellEnd"/>
      <w:r w:rsidRPr="00DB66A8">
        <w:rPr>
          <w:rFonts w:ascii="Cascadia Mono" w:hAnsi="Cascadia Mono" w:cs="Cascadia Mono"/>
          <w:noProof w:val="0"/>
          <w:color w:val="000000"/>
          <w:kern w:val="0"/>
          <w:sz w:val="24"/>
          <w:szCs w:val="24"/>
          <w:lang w:val="en-US"/>
        </w:rPr>
        <w:t xml:space="preserve"> </w:t>
      </w:r>
      <w:proofErr w:type="spellStart"/>
      <w:r w:rsidRPr="00DB66A8">
        <w:rPr>
          <w:rFonts w:ascii="Cascadia Mono" w:hAnsi="Cascadia Mono" w:cs="Cascadia Mono"/>
          <w:noProof w:val="0"/>
          <w:color w:val="000000"/>
          <w:kern w:val="0"/>
          <w:sz w:val="24"/>
          <w:szCs w:val="24"/>
          <w:lang w:val="en-US"/>
        </w:rPr>
        <w:t>ev</w:t>
      </w:r>
      <w:proofErr w:type="spellEnd"/>
      <w:r w:rsidRPr="00DB66A8">
        <w:rPr>
          <w:rFonts w:ascii="Cascadia Mono" w:hAnsi="Cascadia Mono" w:cs="Cascadia Mono"/>
          <w:noProof w:val="0"/>
          <w:color w:val="000000"/>
          <w:kern w:val="0"/>
          <w:sz w:val="24"/>
          <w:szCs w:val="24"/>
          <w:lang w:val="en-US"/>
        </w:rPr>
        <w:t>)</w:t>
      </w:r>
    </w:p>
    <w:p w14:paraId="6E00119B" w14:textId="77777777" w:rsidR="00A84DF7" w:rsidRPr="00DB66A8" w:rsidRDefault="00A84DF7" w:rsidP="00DB66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B66A8">
        <w:rPr>
          <w:rFonts w:ascii="Cascadia Mono" w:hAnsi="Cascadia Mono" w:cs="Cascadia Mono"/>
          <w:noProof w:val="0"/>
          <w:color w:val="000000"/>
          <w:kern w:val="0"/>
          <w:sz w:val="24"/>
          <w:szCs w:val="24"/>
          <w:lang w:val="en-US"/>
        </w:rPr>
        <w:t>{</w:t>
      </w:r>
    </w:p>
    <w:p w14:paraId="13B05408" w14:textId="77777777" w:rsidR="00A84DF7" w:rsidRPr="00DB66A8" w:rsidRDefault="00A84DF7" w:rsidP="00DB66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B66A8">
        <w:rPr>
          <w:rFonts w:ascii="Cascadia Mono" w:hAnsi="Cascadia Mono" w:cs="Cascadia Mono"/>
          <w:noProof w:val="0"/>
          <w:color w:val="000000"/>
          <w:kern w:val="0"/>
          <w:sz w:val="24"/>
          <w:szCs w:val="24"/>
          <w:lang w:val="en-US"/>
        </w:rPr>
        <w:t xml:space="preserve">    </w:t>
      </w:r>
      <w:proofErr w:type="spellStart"/>
      <w:r w:rsidRPr="00DB66A8">
        <w:rPr>
          <w:rFonts w:ascii="Cascadia Mono" w:hAnsi="Cascadia Mono" w:cs="Cascadia Mono"/>
          <w:noProof w:val="0"/>
          <w:color w:val="000000"/>
          <w:kern w:val="0"/>
          <w:sz w:val="24"/>
          <w:szCs w:val="24"/>
          <w:lang w:val="en-US"/>
        </w:rPr>
        <w:t>MessageBox.Show</w:t>
      </w:r>
      <w:proofErr w:type="spellEnd"/>
      <w:r w:rsidRPr="00DB66A8">
        <w:rPr>
          <w:rFonts w:ascii="Cascadia Mono" w:hAnsi="Cascadia Mono" w:cs="Cascadia Mono"/>
          <w:noProof w:val="0"/>
          <w:color w:val="000000"/>
          <w:kern w:val="0"/>
          <w:sz w:val="24"/>
          <w:szCs w:val="24"/>
          <w:lang w:val="en-US"/>
        </w:rPr>
        <w:t xml:space="preserve">(" Load </w:t>
      </w:r>
      <w:proofErr w:type="spellStart"/>
      <w:r w:rsidRPr="00DB66A8">
        <w:rPr>
          <w:rFonts w:ascii="Cascadia Mono" w:hAnsi="Cascadia Mono" w:cs="Cascadia Mono"/>
          <w:noProof w:val="0"/>
          <w:color w:val="000000"/>
          <w:kern w:val="0"/>
          <w:sz w:val="24"/>
          <w:szCs w:val="24"/>
          <w:lang w:val="en-US"/>
        </w:rPr>
        <w:t>dữ</w:t>
      </w:r>
      <w:proofErr w:type="spellEnd"/>
      <w:r w:rsidRPr="00DB66A8">
        <w:rPr>
          <w:rFonts w:ascii="Cascadia Mono" w:hAnsi="Cascadia Mono" w:cs="Cascadia Mono"/>
          <w:noProof w:val="0"/>
          <w:color w:val="000000"/>
          <w:kern w:val="0"/>
          <w:sz w:val="24"/>
          <w:szCs w:val="24"/>
          <w:lang w:val="en-US"/>
        </w:rPr>
        <w:t xml:space="preserve"> </w:t>
      </w:r>
      <w:proofErr w:type="spellStart"/>
      <w:r w:rsidRPr="00DB66A8">
        <w:rPr>
          <w:rFonts w:ascii="Cascadia Mono" w:hAnsi="Cascadia Mono" w:cs="Cascadia Mono"/>
          <w:noProof w:val="0"/>
          <w:color w:val="000000"/>
          <w:kern w:val="0"/>
          <w:sz w:val="24"/>
          <w:szCs w:val="24"/>
          <w:lang w:val="en-US"/>
        </w:rPr>
        <w:t>liệu</w:t>
      </w:r>
      <w:proofErr w:type="spellEnd"/>
      <w:r w:rsidRPr="00DB66A8">
        <w:rPr>
          <w:rFonts w:ascii="Cascadia Mono" w:hAnsi="Cascadia Mono" w:cs="Cascadia Mono"/>
          <w:noProof w:val="0"/>
          <w:color w:val="000000"/>
          <w:kern w:val="0"/>
          <w:sz w:val="24"/>
          <w:szCs w:val="24"/>
          <w:lang w:val="en-US"/>
        </w:rPr>
        <w:t xml:space="preserve"> </w:t>
      </w:r>
      <w:proofErr w:type="spellStart"/>
      <w:r w:rsidRPr="00DB66A8">
        <w:rPr>
          <w:rFonts w:ascii="Cascadia Mono" w:hAnsi="Cascadia Mono" w:cs="Cascadia Mono"/>
          <w:noProof w:val="0"/>
          <w:color w:val="000000"/>
          <w:kern w:val="0"/>
          <w:sz w:val="24"/>
          <w:szCs w:val="24"/>
          <w:lang w:val="en-US"/>
        </w:rPr>
        <w:t>thất</w:t>
      </w:r>
      <w:proofErr w:type="spellEnd"/>
      <w:r w:rsidRPr="00DB66A8">
        <w:rPr>
          <w:rFonts w:ascii="Cascadia Mono" w:hAnsi="Cascadia Mono" w:cs="Cascadia Mono"/>
          <w:noProof w:val="0"/>
          <w:color w:val="000000"/>
          <w:kern w:val="0"/>
          <w:sz w:val="24"/>
          <w:szCs w:val="24"/>
          <w:lang w:val="en-US"/>
        </w:rPr>
        <w:t xml:space="preserve"> </w:t>
      </w:r>
      <w:proofErr w:type="spellStart"/>
      <w:r w:rsidRPr="00DB66A8">
        <w:rPr>
          <w:rFonts w:ascii="Cascadia Mono" w:hAnsi="Cascadia Mono" w:cs="Cascadia Mono"/>
          <w:noProof w:val="0"/>
          <w:color w:val="000000"/>
          <w:kern w:val="0"/>
          <w:sz w:val="24"/>
          <w:szCs w:val="24"/>
          <w:lang w:val="en-US"/>
        </w:rPr>
        <w:t>bại</w:t>
      </w:r>
      <w:proofErr w:type="spellEnd"/>
      <w:r w:rsidRPr="00DB66A8">
        <w:rPr>
          <w:rFonts w:ascii="Cascadia Mono" w:hAnsi="Cascadia Mono" w:cs="Cascadia Mono"/>
          <w:noProof w:val="0"/>
          <w:color w:val="000000"/>
          <w:kern w:val="0"/>
          <w:sz w:val="24"/>
          <w:szCs w:val="24"/>
          <w:lang w:val="en-US"/>
        </w:rPr>
        <w:t xml:space="preserve">! \n Do: \n " + </w:t>
      </w:r>
      <w:proofErr w:type="spellStart"/>
      <w:proofErr w:type="gramStart"/>
      <w:r w:rsidRPr="00DB66A8">
        <w:rPr>
          <w:rFonts w:ascii="Cascadia Mono" w:hAnsi="Cascadia Mono" w:cs="Cascadia Mono"/>
          <w:noProof w:val="0"/>
          <w:color w:val="000000"/>
          <w:kern w:val="0"/>
          <w:sz w:val="24"/>
          <w:szCs w:val="24"/>
          <w:lang w:val="en-US"/>
        </w:rPr>
        <w:t>ev.Message</w:t>
      </w:r>
      <w:proofErr w:type="spellEnd"/>
      <w:proofErr w:type="gramEnd"/>
      <w:r w:rsidRPr="00DB66A8">
        <w:rPr>
          <w:rFonts w:ascii="Cascadia Mono" w:hAnsi="Cascadia Mono" w:cs="Cascadia Mono"/>
          <w:noProof w:val="0"/>
          <w:color w:val="000000"/>
          <w:kern w:val="0"/>
          <w:sz w:val="24"/>
          <w:szCs w:val="24"/>
          <w:lang w:val="en-US"/>
        </w:rPr>
        <w:t xml:space="preserve">, "Thông </w:t>
      </w:r>
      <w:proofErr w:type="spellStart"/>
      <w:r w:rsidRPr="00DB66A8">
        <w:rPr>
          <w:rFonts w:ascii="Cascadia Mono" w:hAnsi="Cascadia Mono" w:cs="Cascadia Mono"/>
          <w:noProof w:val="0"/>
          <w:color w:val="000000"/>
          <w:kern w:val="0"/>
          <w:sz w:val="24"/>
          <w:szCs w:val="24"/>
          <w:lang w:val="en-US"/>
        </w:rPr>
        <w:t>báo</w:t>
      </w:r>
      <w:proofErr w:type="spellEnd"/>
      <w:r w:rsidRPr="00DB66A8">
        <w:rPr>
          <w:rFonts w:ascii="Cascadia Mono" w:hAnsi="Cascadia Mono" w:cs="Cascadia Mono"/>
          <w:noProof w:val="0"/>
          <w:color w:val="000000"/>
          <w:kern w:val="0"/>
          <w:sz w:val="24"/>
          <w:szCs w:val="24"/>
          <w:lang w:val="en-US"/>
        </w:rPr>
        <w:t xml:space="preserve">", </w:t>
      </w:r>
      <w:proofErr w:type="spellStart"/>
      <w:r w:rsidRPr="00DB66A8">
        <w:rPr>
          <w:rFonts w:ascii="Cascadia Mono" w:hAnsi="Cascadia Mono" w:cs="Cascadia Mono"/>
          <w:noProof w:val="0"/>
          <w:color w:val="000000"/>
          <w:kern w:val="0"/>
          <w:sz w:val="24"/>
          <w:szCs w:val="24"/>
          <w:lang w:val="en-US"/>
        </w:rPr>
        <w:t>MessageBoxButtons.OK</w:t>
      </w:r>
      <w:proofErr w:type="spellEnd"/>
      <w:r w:rsidRPr="00DB66A8">
        <w:rPr>
          <w:rFonts w:ascii="Cascadia Mono" w:hAnsi="Cascadia Mono" w:cs="Cascadia Mono"/>
          <w:noProof w:val="0"/>
          <w:color w:val="000000"/>
          <w:kern w:val="0"/>
          <w:sz w:val="24"/>
          <w:szCs w:val="24"/>
          <w:lang w:val="en-US"/>
        </w:rPr>
        <w:t xml:space="preserve">, </w:t>
      </w:r>
      <w:proofErr w:type="spellStart"/>
      <w:r w:rsidRPr="00DB66A8">
        <w:rPr>
          <w:rFonts w:ascii="Cascadia Mono" w:hAnsi="Cascadia Mono" w:cs="Cascadia Mono"/>
          <w:noProof w:val="0"/>
          <w:color w:val="000000"/>
          <w:kern w:val="0"/>
          <w:sz w:val="24"/>
          <w:szCs w:val="24"/>
          <w:lang w:val="en-US"/>
        </w:rPr>
        <w:t>MessageBoxIcon.Error</w:t>
      </w:r>
      <w:proofErr w:type="spellEnd"/>
      <w:r w:rsidRPr="00DB66A8">
        <w:rPr>
          <w:rFonts w:ascii="Cascadia Mono" w:hAnsi="Cascadia Mono" w:cs="Cascadia Mono"/>
          <w:noProof w:val="0"/>
          <w:color w:val="000000"/>
          <w:kern w:val="0"/>
          <w:sz w:val="24"/>
          <w:szCs w:val="24"/>
          <w:lang w:val="en-US"/>
        </w:rPr>
        <w:t>);</w:t>
      </w:r>
    </w:p>
    <w:p w14:paraId="64F0394B" w14:textId="6E947FF5" w:rsidR="00DF2D7C" w:rsidRPr="00DB66A8" w:rsidRDefault="00A84DF7" w:rsidP="00DB66A8">
      <w:pPr>
        <w:pStyle w:val="ListParagraph"/>
        <w:pBdr>
          <w:top w:val="single" w:sz="4" w:space="1" w:color="auto"/>
          <w:left w:val="single" w:sz="4" w:space="4" w:color="auto"/>
          <w:bottom w:val="single" w:sz="4" w:space="1" w:color="auto"/>
          <w:right w:val="single" w:sz="4" w:space="4" w:color="auto"/>
        </w:pBdr>
        <w:spacing w:after="0" w:line="360" w:lineRule="auto"/>
        <w:ind w:left="1584"/>
        <w:rPr>
          <w:rFonts w:ascii="Times New Roman" w:hAnsi="Times New Roman" w:cs="Times New Roman"/>
          <w:sz w:val="24"/>
          <w:szCs w:val="24"/>
          <w:u w:val="single"/>
          <w:lang w:val="en-US"/>
        </w:rPr>
      </w:pPr>
      <w:r w:rsidRPr="00DB66A8">
        <w:rPr>
          <w:rFonts w:ascii="Cascadia Mono" w:hAnsi="Cascadia Mono" w:cs="Cascadia Mono"/>
          <w:noProof w:val="0"/>
          <w:color w:val="000000"/>
          <w:kern w:val="0"/>
          <w:sz w:val="24"/>
          <w:szCs w:val="24"/>
          <w:lang w:val="en-US"/>
        </w:rPr>
        <w:t>}</w:t>
      </w:r>
    </w:p>
    <w:p w14:paraId="051FAE47" w14:textId="2FBC6C94" w:rsidR="00C82DA5" w:rsidRDefault="00C82DA5" w:rsidP="00C82DA5">
      <w:pPr>
        <w:pStyle w:val="ListParagraph"/>
        <w:numPr>
          <w:ilvl w:val="0"/>
          <w:numId w:val="20"/>
        </w:numPr>
        <w:spacing w:after="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Function</w:t>
      </w:r>
      <w:r w:rsidR="00DF2D7C">
        <w:rPr>
          <w:rFonts w:ascii="Times New Roman" w:hAnsi="Times New Roman" w:cs="Times New Roman"/>
          <w:b/>
          <w:bCs/>
          <w:sz w:val="28"/>
          <w:szCs w:val="28"/>
          <w:lang w:val="en-US"/>
        </w:rPr>
        <w:t xml:space="preserve"> tạo Bill ID tự động:</w:t>
      </w:r>
    </w:p>
    <w:p w14:paraId="47682D9F" w14:textId="77777777" w:rsidR="00DF2D7C" w:rsidRDefault="00DF2D7C" w:rsidP="00DF2D7C">
      <w:pPr>
        <w:pStyle w:val="ListParagraph"/>
        <w:spacing w:after="0" w:line="360" w:lineRule="auto"/>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SQL:</w:t>
      </w:r>
    </w:p>
    <w:p w14:paraId="52F3E9B5" w14:textId="77777777" w:rsidR="00DF2D7C" w:rsidRPr="00800DEB" w:rsidRDefault="00DF2D7C" w:rsidP="00DF2D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800DEB">
        <w:rPr>
          <w:rFonts w:ascii="Cascadia Mono" w:hAnsi="Cascadia Mono" w:cs="Cascadia Mono"/>
          <w:noProof w:val="0"/>
          <w:color w:val="0000FF"/>
          <w:kern w:val="0"/>
          <w:sz w:val="24"/>
          <w:szCs w:val="24"/>
          <w:lang w:val="en-US"/>
        </w:rPr>
        <w:t>DROP</w:t>
      </w:r>
      <w:r w:rsidRPr="00800DEB">
        <w:rPr>
          <w:rFonts w:ascii="Cascadia Mono" w:hAnsi="Cascadia Mono" w:cs="Cascadia Mono"/>
          <w:noProof w:val="0"/>
          <w:color w:val="000000"/>
          <w:kern w:val="0"/>
          <w:sz w:val="24"/>
          <w:szCs w:val="24"/>
          <w:lang w:val="en-US"/>
        </w:rPr>
        <w:t xml:space="preserve"> </w:t>
      </w:r>
      <w:r w:rsidRPr="00800DEB">
        <w:rPr>
          <w:rFonts w:ascii="Cascadia Mono" w:hAnsi="Cascadia Mono" w:cs="Cascadia Mono"/>
          <w:noProof w:val="0"/>
          <w:color w:val="0000FF"/>
          <w:kern w:val="0"/>
          <w:sz w:val="24"/>
          <w:szCs w:val="24"/>
          <w:lang w:val="en-US"/>
        </w:rPr>
        <w:t>FUNCTION</w:t>
      </w:r>
      <w:r w:rsidRPr="00800DEB">
        <w:rPr>
          <w:rFonts w:ascii="Cascadia Mono" w:hAnsi="Cascadia Mono" w:cs="Cascadia Mono"/>
          <w:noProof w:val="0"/>
          <w:color w:val="000000"/>
          <w:kern w:val="0"/>
          <w:sz w:val="24"/>
          <w:szCs w:val="24"/>
          <w:lang w:val="en-US"/>
        </w:rPr>
        <w:t xml:space="preserve"> </w:t>
      </w:r>
      <w:r w:rsidRPr="00800DEB">
        <w:rPr>
          <w:rFonts w:ascii="Cascadia Mono" w:hAnsi="Cascadia Mono" w:cs="Cascadia Mono"/>
          <w:noProof w:val="0"/>
          <w:color w:val="0000FF"/>
          <w:kern w:val="0"/>
          <w:sz w:val="24"/>
          <w:szCs w:val="24"/>
          <w:lang w:val="en-US"/>
        </w:rPr>
        <w:t>IF</w:t>
      </w:r>
      <w:r w:rsidRPr="00800DEB">
        <w:rPr>
          <w:rFonts w:ascii="Cascadia Mono" w:hAnsi="Cascadia Mono" w:cs="Cascadia Mono"/>
          <w:noProof w:val="0"/>
          <w:color w:val="000000"/>
          <w:kern w:val="0"/>
          <w:sz w:val="24"/>
          <w:szCs w:val="24"/>
          <w:lang w:val="en-US"/>
        </w:rPr>
        <w:t xml:space="preserve"> </w:t>
      </w:r>
      <w:r w:rsidRPr="00800DEB">
        <w:rPr>
          <w:rFonts w:ascii="Cascadia Mono" w:hAnsi="Cascadia Mono" w:cs="Cascadia Mono"/>
          <w:noProof w:val="0"/>
          <w:color w:val="808080"/>
          <w:kern w:val="0"/>
          <w:sz w:val="24"/>
          <w:szCs w:val="24"/>
          <w:lang w:val="en-US"/>
        </w:rPr>
        <w:t>EXISTS</w:t>
      </w:r>
      <w:r w:rsidRPr="00800DEB">
        <w:rPr>
          <w:rFonts w:ascii="Cascadia Mono" w:hAnsi="Cascadia Mono" w:cs="Cascadia Mono"/>
          <w:noProof w:val="0"/>
          <w:color w:val="000000"/>
          <w:kern w:val="0"/>
          <w:sz w:val="24"/>
          <w:szCs w:val="24"/>
          <w:lang w:val="en-US"/>
        </w:rPr>
        <w:t xml:space="preserve"> </w:t>
      </w:r>
      <w:proofErr w:type="spellStart"/>
      <w:proofErr w:type="gramStart"/>
      <w:r w:rsidRPr="00800DEB">
        <w:rPr>
          <w:rFonts w:ascii="Cascadia Mono" w:hAnsi="Cascadia Mono" w:cs="Cascadia Mono"/>
          <w:noProof w:val="0"/>
          <w:color w:val="000000"/>
          <w:kern w:val="0"/>
          <w:sz w:val="24"/>
          <w:szCs w:val="24"/>
          <w:lang w:val="en-US"/>
        </w:rPr>
        <w:t>createBillID</w:t>
      </w:r>
      <w:proofErr w:type="spellEnd"/>
      <w:proofErr w:type="gramEnd"/>
    </w:p>
    <w:p w14:paraId="72599A78" w14:textId="77777777" w:rsidR="00DF2D7C" w:rsidRPr="00800DEB" w:rsidRDefault="00DF2D7C" w:rsidP="00DF2D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800DEB">
        <w:rPr>
          <w:rFonts w:ascii="Cascadia Mono" w:hAnsi="Cascadia Mono" w:cs="Cascadia Mono"/>
          <w:noProof w:val="0"/>
          <w:color w:val="0000FF"/>
          <w:kern w:val="0"/>
          <w:sz w:val="24"/>
          <w:szCs w:val="24"/>
          <w:lang w:val="en-US"/>
        </w:rPr>
        <w:t>GO</w:t>
      </w:r>
    </w:p>
    <w:p w14:paraId="7287E600" w14:textId="77777777" w:rsidR="00DF2D7C" w:rsidRPr="00800DEB" w:rsidRDefault="00DF2D7C" w:rsidP="00DF2D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p>
    <w:p w14:paraId="628F8A4E" w14:textId="77777777" w:rsidR="00DF2D7C" w:rsidRPr="00800DEB" w:rsidRDefault="00DF2D7C" w:rsidP="00DF2D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800DEB">
        <w:rPr>
          <w:rFonts w:ascii="Cascadia Mono" w:hAnsi="Cascadia Mono" w:cs="Cascadia Mono"/>
          <w:noProof w:val="0"/>
          <w:color w:val="0000FF"/>
          <w:kern w:val="0"/>
          <w:sz w:val="24"/>
          <w:szCs w:val="24"/>
          <w:lang w:val="en-US"/>
        </w:rPr>
        <w:t>CREATE</w:t>
      </w:r>
      <w:r w:rsidRPr="00800DEB">
        <w:rPr>
          <w:rFonts w:ascii="Cascadia Mono" w:hAnsi="Cascadia Mono" w:cs="Cascadia Mono"/>
          <w:noProof w:val="0"/>
          <w:color w:val="000000"/>
          <w:kern w:val="0"/>
          <w:sz w:val="24"/>
          <w:szCs w:val="24"/>
          <w:lang w:val="en-US"/>
        </w:rPr>
        <w:t xml:space="preserve"> </w:t>
      </w:r>
      <w:r w:rsidRPr="00800DEB">
        <w:rPr>
          <w:rFonts w:ascii="Cascadia Mono" w:hAnsi="Cascadia Mono" w:cs="Cascadia Mono"/>
          <w:noProof w:val="0"/>
          <w:color w:val="0000FF"/>
          <w:kern w:val="0"/>
          <w:sz w:val="24"/>
          <w:szCs w:val="24"/>
          <w:lang w:val="en-US"/>
        </w:rPr>
        <w:t>FUNCTION</w:t>
      </w:r>
      <w:r w:rsidRPr="00800DEB">
        <w:rPr>
          <w:rFonts w:ascii="Cascadia Mono" w:hAnsi="Cascadia Mono" w:cs="Cascadia Mono"/>
          <w:noProof w:val="0"/>
          <w:color w:val="000000"/>
          <w:kern w:val="0"/>
          <w:sz w:val="24"/>
          <w:szCs w:val="24"/>
          <w:lang w:val="en-US"/>
        </w:rPr>
        <w:t xml:space="preserve"> </w:t>
      </w:r>
      <w:proofErr w:type="spellStart"/>
      <w:proofErr w:type="gramStart"/>
      <w:r w:rsidRPr="00800DEB">
        <w:rPr>
          <w:rFonts w:ascii="Cascadia Mono" w:hAnsi="Cascadia Mono" w:cs="Cascadia Mono"/>
          <w:noProof w:val="0"/>
          <w:color w:val="000000"/>
          <w:kern w:val="0"/>
          <w:sz w:val="24"/>
          <w:szCs w:val="24"/>
          <w:lang w:val="en-US"/>
        </w:rPr>
        <w:t>createBillID</w:t>
      </w:r>
      <w:proofErr w:type="spellEnd"/>
      <w:proofErr w:type="gramEnd"/>
    </w:p>
    <w:p w14:paraId="37B9B95D" w14:textId="77777777" w:rsidR="00DF2D7C" w:rsidRPr="00800DEB" w:rsidRDefault="00DF2D7C" w:rsidP="00DF2D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800DEB">
        <w:rPr>
          <w:rFonts w:ascii="Cascadia Mono" w:hAnsi="Cascadia Mono" w:cs="Cascadia Mono"/>
          <w:noProof w:val="0"/>
          <w:color w:val="808080"/>
          <w:kern w:val="0"/>
          <w:sz w:val="24"/>
          <w:szCs w:val="24"/>
          <w:lang w:val="en-US"/>
        </w:rPr>
        <w:t>()</w:t>
      </w:r>
    </w:p>
    <w:p w14:paraId="6B08F541" w14:textId="77777777" w:rsidR="00DF2D7C" w:rsidRPr="00800DEB" w:rsidRDefault="00DF2D7C" w:rsidP="00DF2D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800DEB">
        <w:rPr>
          <w:rFonts w:ascii="Cascadia Mono" w:hAnsi="Cascadia Mono" w:cs="Cascadia Mono"/>
          <w:noProof w:val="0"/>
          <w:color w:val="0000FF"/>
          <w:kern w:val="0"/>
          <w:sz w:val="24"/>
          <w:szCs w:val="24"/>
          <w:lang w:val="en-US"/>
        </w:rPr>
        <w:t>RETURNS</w:t>
      </w:r>
      <w:r w:rsidRPr="00800DEB">
        <w:rPr>
          <w:rFonts w:ascii="Cascadia Mono" w:hAnsi="Cascadia Mono" w:cs="Cascadia Mono"/>
          <w:noProof w:val="0"/>
          <w:color w:val="000000"/>
          <w:kern w:val="0"/>
          <w:sz w:val="24"/>
          <w:szCs w:val="24"/>
          <w:lang w:val="en-US"/>
        </w:rPr>
        <w:t xml:space="preserve"> </w:t>
      </w:r>
      <w:proofErr w:type="gramStart"/>
      <w:r w:rsidRPr="00800DEB">
        <w:rPr>
          <w:rFonts w:ascii="Cascadia Mono" w:hAnsi="Cascadia Mono" w:cs="Cascadia Mono"/>
          <w:noProof w:val="0"/>
          <w:color w:val="0000FF"/>
          <w:kern w:val="0"/>
          <w:sz w:val="24"/>
          <w:szCs w:val="24"/>
          <w:lang w:val="en-US"/>
        </w:rPr>
        <w:t>VARCHAR</w:t>
      </w:r>
      <w:r w:rsidRPr="00800DEB">
        <w:rPr>
          <w:rFonts w:ascii="Cascadia Mono" w:hAnsi="Cascadia Mono" w:cs="Cascadia Mono"/>
          <w:noProof w:val="0"/>
          <w:color w:val="808080"/>
          <w:kern w:val="0"/>
          <w:sz w:val="24"/>
          <w:szCs w:val="24"/>
          <w:lang w:val="en-US"/>
        </w:rPr>
        <w:t>(</w:t>
      </w:r>
      <w:proofErr w:type="gramEnd"/>
      <w:r w:rsidRPr="00800DEB">
        <w:rPr>
          <w:rFonts w:ascii="Cascadia Mono" w:hAnsi="Cascadia Mono" w:cs="Cascadia Mono"/>
          <w:noProof w:val="0"/>
          <w:color w:val="000000"/>
          <w:kern w:val="0"/>
          <w:sz w:val="24"/>
          <w:szCs w:val="24"/>
          <w:lang w:val="en-US"/>
        </w:rPr>
        <w:t>7</w:t>
      </w:r>
      <w:r w:rsidRPr="00800DEB">
        <w:rPr>
          <w:rFonts w:ascii="Cascadia Mono" w:hAnsi="Cascadia Mono" w:cs="Cascadia Mono"/>
          <w:noProof w:val="0"/>
          <w:color w:val="808080"/>
          <w:kern w:val="0"/>
          <w:sz w:val="24"/>
          <w:szCs w:val="24"/>
          <w:lang w:val="en-US"/>
        </w:rPr>
        <w:t>)</w:t>
      </w:r>
    </w:p>
    <w:p w14:paraId="51B5C1F6" w14:textId="77777777" w:rsidR="00DF2D7C" w:rsidRPr="00800DEB" w:rsidRDefault="00DF2D7C" w:rsidP="00DF2D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800DEB">
        <w:rPr>
          <w:rFonts w:ascii="Cascadia Mono" w:hAnsi="Cascadia Mono" w:cs="Cascadia Mono"/>
          <w:noProof w:val="0"/>
          <w:color w:val="0000FF"/>
          <w:kern w:val="0"/>
          <w:sz w:val="24"/>
          <w:szCs w:val="24"/>
          <w:lang w:val="en-US"/>
        </w:rPr>
        <w:t>AS</w:t>
      </w:r>
    </w:p>
    <w:p w14:paraId="44DEE43E" w14:textId="77777777" w:rsidR="00DF2D7C" w:rsidRPr="00800DEB" w:rsidRDefault="00DF2D7C" w:rsidP="00DF2D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800DEB">
        <w:rPr>
          <w:rFonts w:ascii="Cascadia Mono" w:hAnsi="Cascadia Mono" w:cs="Cascadia Mono"/>
          <w:noProof w:val="0"/>
          <w:color w:val="0000FF"/>
          <w:kern w:val="0"/>
          <w:sz w:val="24"/>
          <w:szCs w:val="24"/>
          <w:lang w:val="en-US"/>
        </w:rPr>
        <w:t>BEGIN</w:t>
      </w:r>
    </w:p>
    <w:p w14:paraId="35E6EB40" w14:textId="77777777" w:rsidR="00DF2D7C" w:rsidRPr="00800DEB" w:rsidRDefault="00DF2D7C" w:rsidP="00DF2D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800DEB">
        <w:rPr>
          <w:rFonts w:ascii="Cascadia Mono" w:hAnsi="Cascadia Mono" w:cs="Cascadia Mono"/>
          <w:noProof w:val="0"/>
          <w:color w:val="000000"/>
          <w:kern w:val="0"/>
          <w:sz w:val="24"/>
          <w:szCs w:val="24"/>
          <w:lang w:val="en-US"/>
        </w:rPr>
        <w:tab/>
      </w:r>
      <w:r w:rsidRPr="00800DEB">
        <w:rPr>
          <w:rFonts w:ascii="Cascadia Mono" w:hAnsi="Cascadia Mono" w:cs="Cascadia Mono"/>
          <w:noProof w:val="0"/>
          <w:color w:val="0000FF"/>
          <w:kern w:val="0"/>
          <w:sz w:val="24"/>
          <w:szCs w:val="24"/>
          <w:lang w:val="en-US"/>
        </w:rPr>
        <w:t>DECLARE</w:t>
      </w:r>
      <w:r w:rsidRPr="00800DEB">
        <w:rPr>
          <w:rFonts w:ascii="Cascadia Mono" w:hAnsi="Cascadia Mono" w:cs="Cascadia Mono"/>
          <w:noProof w:val="0"/>
          <w:color w:val="000000"/>
          <w:kern w:val="0"/>
          <w:sz w:val="24"/>
          <w:szCs w:val="24"/>
          <w:lang w:val="en-US"/>
        </w:rPr>
        <w:t xml:space="preserve"> @billID </w:t>
      </w:r>
      <w:proofErr w:type="gramStart"/>
      <w:r w:rsidRPr="00800DEB">
        <w:rPr>
          <w:rFonts w:ascii="Cascadia Mono" w:hAnsi="Cascadia Mono" w:cs="Cascadia Mono"/>
          <w:noProof w:val="0"/>
          <w:color w:val="0000FF"/>
          <w:kern w:val="0"/>
          <w:sz w:val="24"/>
          <w:szCs w:val="24"/>
          <w:lang w:val="en-US"/>
        </w:rPr>
        <w:t>VARCHAR</w:t>
      </w:r>
      <w:r w:rsidRPr="00800DEB">
        <w:rPr>
          <w:rFonts w:ascii="Cascadia Mono" w:hAnsi="Cascadia Mono" w:cs="Cascadia Mono"/>
          <w:noProof w:val="0"/>
          <w:color w:val="808080"/>
          <w:kern w:val="0"/>
          <w:sz w:val="24"/>
          <w:szCs w:val="24"/>
          <w:lang w:val="en-US"/>
        </w:rPr>
        <w:t>(</w:t>
      </w:r>
      <w:proofErr w:type="gramEnd"/>
      <w:r w:rsidRPr="00800DEB">
        <w:rPr>
          <w:rFonts w:ascii="Cascadia Mono" w:hAnsi="Cascadia Mono" w:cs="Cascadia Mono"/>
          <w:noProof w:val="0"/>
          <w:color w:val="000000"/>
          <w:kern w:val="0"/>
          <w:sz w:val="24"/>
          <w:szCs w:val="24"/>
          <w:lang w:val="en-US"/>
        </w:rPr>
        <w:t>7</w:t>
      </w:r>
      <w:r w:rsidRPr="00800DEB">
        <w:rPr>
          <w:rFonts w:ascii="Cascadia Mono" w:hAnsi="Cascadia Mono" w:cs="Cascadia Mono"/>
          <w:noProof w:val="0"/>
          <w:color w:val="808080"/>
          <w:kern w:val="0"/>
          <w:sz w:val="24"/>
          <w:szCs w:val="24"/>
          <w:lang w:val="en-US"/>
        </w:rPr>
        <w:t>)</w:t>
      </w:r>
    </w:p>
    <w:p w14:paraId="76DBD016" w14:textId="77777777" w:rsidR="00DF2D7C" w:rsidRPr="00800DEB" w:rsidRDefault="00DF2D7C" w:rsidP="00DF2D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800DEB">
        <w:rPr>
          <w:rFonts w:ascii="Cascadia Mono" w:hAnsi="Cascadia Mono" w:cs="Cascadia Mono"/>
          <w:noProof w:val="0"/>
          <w:color w:val="000000"/>
          <w:kern w:val="0"/>
          <w:sz w:val="24"/>
          <w:szCs w:val="24"/>
          <w:lang w:val="en-US"/>
        </w:rPr>
        <w:tab/>
      </w:r>
      <w:r w:rsidRPr="00800DEB">
        <w:rPr>
          <w:rFonts w:ascii="Cascadia Mono" w:hAnsi="Cascadia Mono" w:cs="Cascadia Mono"/>
          <w:noProof w:val="0"/>
          <w:color w:val="008000"/>
          <w:kern w:val="0"/>
          <w:sz w:val="24"/>
          <w:szCs w:val="24"/>
          <w:lang w:val="en-US"/>
        </w:rPr>
        <w:t>--LẤY BILLID CUỐI CÙNG</w:t>
      </w:r>
    </w:p>
    <w:p w14:paraId="69CAD406" w14:textId="77777777" w:rsidR="00DF2D7C" w:rsidRPr="00800DEB" w:rsidRDefault="00DF2D7C" w:rsidP="00DF2D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800DEB">
        <w:rPr>
          <w:rFonts w:ascii="Cascadia Mono" w:hAnsi="Cascadia Mono" w:cs="Cascadia Mono"/>
          <w:noProof w:val="0"/>
          <w:color w:val="000000"/>
          <w:kern w:val="0"/>
          <w:sz w:val="24"/>
          <w:szCs w:val="24"/>
          <w:lang w:val="en-US"/>
        </w:rPr>
        <w:tab/>
      </w:r>
      <w:r w:rsidRPr="00800DEB">
        <w:rPr>
          <w:rFonts w:ascii="Cascadia Mono" w:hAnsi="Cascadia Mono" w:cs="Cascadia Mono"/>
          <w:noProof w:val="0"/>
          <w:color w:val="0000FF"/>
          <w:kern w:val="0"/>
          <w:sz w:val="24"/>
          <w:szCs w:val="24"/>
          <w:lang w:val="en-US"/>
        </w:rPr>
        <w:t>DECLARE</w:t>
      </w:r>
      <w:r w:rsidRPr="00800DEB">
        <w:rPr>
          <w:rFonts w:ascii="Cascadia Mono" w:hAnsi="Cascadia Mono" w:cs="Cascadia Mono"/>
          <w:noProof w:val="0"/>
          <w:color w:val="000000"/>
          <w:kern w:val="0"/>
          <w:sz w:val="24"/>
          <w:szCs w:val="24"/>
          <w:lang w:val="en-US"/>
        </w:rPr>
        <w:t xml:space="preserve"> @lastBillID </w:t>
      </w:r>
      <w:proofErr w:type="gramStart"/>
      <w:r w:rsidRPr="00800DEB">
        <w:rPr>
          <w:rFonts w:ascii="Cascadia Mono" w:hAnsi="Cascadia Mono" w:cs="Cascadia Mono"/>
          <w:noProof w:val="0"/>
          <w:color w:val="0000FF"/>
          <w:kern w:val="0"/>
          <w:sz w:val="24"/>
          <w:szCs w:val="24"/>
          <w:lang w:val="en-US"/>
        </w:rPr>
        <w:t>VARCHAR</w:t>
      </w:r>
      <w:r w:rsidRPr="00800DEB">
        <w:rPr>
          <w:rFonts w:ascii="Cascadia Mono" w:hAnsi="Cascadia Mono" w:cs="Cascadia Mono"/>
          <w:noProof w:val="0"/>
          <w:color w:val="808080"/>
          <w:kern w:val="0"/>
          <w:sz w:val="24"/>
          <w:szCs w:val="24"/>
          <w:lang w:val="en-US"/>
        </w:rPr>
        <w:t>(</w:t>
      </w:r>
      <w:proofErr w:type="gramEnd"/>
      <w:r w:rsidRPr="00800DEB">
        <w:rPr>
          <w:rFonts w:ascii="Cascadia Mono" w:hAnsi="Cascadia Mono" w:cs="Cascadia Mono"/>
          <w:noProof w:val="0"/>
          <w:color w:val="000000"/>
          <w:kern w:val="0"/>
          <w:sz w:val="24"/>
          <w:szCs w:val="24"/>
          <w:lang w:val="en-US"/>
        </w:rPr>
        <w:t>7</w:t>
      </w:r>
      <w:r w:rsidRPr="00800DEB">
        <w:rPr>
          <w:rFonts w:ascii="Cascadia Mono" w:hAnsi="Cascadia Mono" w:cs="Cascadia Mono"/>
          <w:noProof w:val="0"/>
          <w:color w:val="808080"/>
          <w:kern w:val="0"/>
          <w:sz w:val="24"/>
          <w:szCs w:val="24"/>
          <w:lang w:val="en-US"/>
        </w:rPr>
        <w:t>)</w:t>
      </w:r>
    </w:p>
    <w:p w14:paraId="2534EA16" w14:textId="77777777" w:rsidR="00DF2D7C" w:rsidRPr="00800DEB" w:rsidRDefault="00DF2D7C" w:rsidP="00DF2D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800DEB">
        <w:rPr>
          <w:rFonts w:ascii="Cascadia Mono" w:hAnsi="Cascadia Mono" w:cs="Cascadia Mono"/>
          <w:noProof w:val="0"/>
          <w:color w:val="000000"/>
          <w:kern w:val="0"/>
          <w:sz w:val="24"/>
          <w:szCs w:val="24"/>
          <w:lang w:val="en-US"/>
        </w:rPr>
        <w:tab/>
      </w:r>
      <w:r w:rsidRPr="00800DEB">
        <w:rPr>
          <w:rFonts w:ascii="Cascadia Mono" w:hAnsi="Cascadia Mono" w:cs="Cascadia Mono"/>
          <w:noProof w:val="0"/>
          <w:color w:val="0000FF"/>
          <w:kern w:val="0"/>
          <w:sz w:val="24"/>
          <w:szCs w:val="24"/>
          <w:lang w:val="en-US"/>
        </w:rPr>
        <w:t>SELECT</w:t>
      </w:r>
      <w:r w:rsidRPr="00800DEB">
        <w:rPr>
          <w:rFonts w:ascii="Cascadia Mono" w:hAnsi="Cascadia Mono" w:cs="Cascadia Mono"/>
          <w:noProof w:val="0"/>
          <w:color w:val="000000"/>
          <w:kern w:val="0"/>
          <w:sz w:val="24"/>
          <w:szCs w:val="24"/>
          <w:lang w:val="en-US"/>
        </w:rPr>
        <w:t xml:space="preserve"> @lastBillID </w:t>
      </w:r>
      <w:r w:rsidRPr="00800DEB">
        <w:rPr>
          <w:rFonts w:ascii="Cascadia Mono" w:hAnsi="Cascadia Mono" w:cs="Cascadia Mono"/>
          <w:noProof w:val="0"/>
          <w:color w:val="808080"/>
          <w:kern w:val="0"/>
          <w:sz w:val="24"/>
          <w:szCs w:val="24"/>
          <w:lang w:val="en-US"/>
        </w:rPr>
        <w:t>=</w:t>
      </w:r>
      <w:r w:rsidRPr="00800DEB">
        <w:rPr>
          <w:rFonts w:ascii="Cascadia Mono" w:hAnsi="Cascadia Mono" w:cs="Cascadia Mono"/>
          <w:noProof w:val="0"/>
          <w:color w:val="000000"/>
          <w:kern w:val="0"/>
          <w:sz w:val="24"/>
          <w:szCs w:val="24"/>
          <w:lang w:val="en-US"/>
        </w:rPr>
        <w:t xml:space="preserve"> </w:t>
      </w:r>
      <w:r w:rsidRPr="00800DEB">
        <w:rPr>
          <w:rFonts w:ascii="Cascadia Mono" w:hAnsi="Cascadia Mono" w:cs="Cascadia Mono"/>
          <w:noProof w:val="0"/>
          <w:color w:val="FF00FF"/>
          <w:kern w:val="0"/>
          <w:sz w:val="24"/>
          <w:szCs w:val="24"/>
          <w:lang w:val="en-US"/>
        </w:rPr>
        <w:t>MAX</w:t>
      </w:r>
      <w:r w:rsidRPr="00800DEB">
        <w:rPr>
          <w:rFonts w:ascii="Cascadia Mono" w:hAnsi="Cascadia Mono" w:cs="Cascadia Mono"/>
          <w:noProof w:val="0"/>
          <w:color w:val="808080"/>
          <w:kern w:val="0"/>
          <w:sz w:val="24"/>
          <w:szCs w:val="24"/>
          <w:lang w:val="en-US"/>
        </w:rPr>
        <w:t>(</w:t>
      </w:r>
      <w:r w:rsidRPr="00800DEB">
        <w:rPr>
          <w:rFonts w:ascii="Cascadia Mono" w:hAnsi="Cascadia Mono" w:cs="Cascadia Mono"/>
          <w:noProof w:val="0"/>
          <w:color w:val="000000"/>
          <w:kern w:val="0"/>
          <w:sz w:val="24"/>
          <w:szCs w:val="24"/>
          <w:lang w:val="en-US"/>
        </w:rPr>
        <w:t>ID</w:t>
      </w:r>
      <w:r w:rsidRPr="00800DEB">
        <w:rPr>
          <w:rFonts w:ascii="Cascadia Mono" w:hAnsi="Cascadia Mono" w:cs="Cascadia Mono"/>
          <w:noProof w:val="0"/>
          <w:color w:val="808080"/>
          <w:kern w:val="0"/>
          <w:sz w:val="24"/>
          <w:szCs w:val="24"/>
          <w:lang w:val="en-US"/>
        </w:rPr>
        <w:t>)</w:t>
      </w:r>
      <w:r w:rsidRPr="00800DEB">
        <w:rPr>
          <w:rFonts w:ascii="Cascadia Mono" w:hAnsi="Cascadia Mono" w:cs="Cascadia Mono"/>
          <w:noProof w:val="0"/>
          <w:color w:val="000000"/>
          <w:kern w:val="0"/>
          <w:sz w:val="24"/>
          <w:szCs w:val="24"/>
          <w:lang w:val="en-US"/>
        </w:rPr>
        <w:t xml:space="preserve"> </w:t>
      </w:r>
      <w:r w:rsidRPr="00800DEB">
        <w:rPr>
          <w:rFonts w:ascii="Cascadia Mono" w:hAnsi="Cascadia Mono" w:cs="Cascadia Mono"/>
          <w:noProof w:val="0"/>
          <w:color w:val="0000FF"/>
          <w:kern w:val="0"/>
          <w:sz w:val="24"/>
          <w:szCs w:val="24"/>
          <w:lang w:val="en-US"/>
        </w:rPr>
        <w:t>FROM</w:t>
      </w:r>
      <w:r w:rsidRPr="00800DEB">
        <w:rPr>
          <w:rFonts w:ascii="Cascadia Mono" w:hAnsi="Cascadia Mono" w:cs="Cascadia Mono"/>
          <w:noProof w:val="0"/>
          <w:color w:val="000000"/>
          <w:kern w:val="0"/>
          <w:sz w:val="24"/>
          <w:szCs w:val="24"/>
          <w:lang w:val="en-US"/>
        </w:rPr>
        <w:t xml:space="preserve"> Bill</w:t>
      </w:r>
    </w:p>
    <w:p w14:paraId="7A0503CA" w14:textId="77777777" w:rsidR="00DF2D7C" w:rsidRPr="00800DEB" w:rsidRDefault="00DF2D7C" w:rsidP="00DF2D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800DEB">
        <w:rPr>
          <w:rFonts w:ascii="Cascadia Mono" w:hAnsi="Cascadia Mono" w:cs="Cascadia Mono"/>
          <w:noProof w:val="0"/>
          <w:color w:val="000000"/>
          <w:kern w:val="0"/>
          <w:sz w:val="24"/>
          <w:szCs w:val="24"/>
          <w:lang w:val="en-US"/>
        </w:rPr>
        <w:tab/>
      </w:r>
      <w:r w:rsidRPr="00800DEB">
        <w:rPr>
          <w:rFonts w:ascii="Cascadia Mono" w:hAnsi="Cascadia Mono" w:cs="Cascadia Mono"/>
          <w:noProof w:val="0"/>
          <w:color w:val="008000"/>
          <w:kern w:val="0"/>
          <w:sz w:val="24"/>
          <w:szCs w:val="24"/>
          <w:lang w:val="en-US"/>
        </w:rPr>
        <w:t>--NẾU CHƯA CÓ BILL NÀO THÌ BILLID MỚI LÀ B00001</w:t>
      </w:r>
    </w:p>
    <w:p w14:paraId="2D6F4642" w14:textId="77777777" w:rsidR="00DF2D7C" w:rsidRPr="00800DEB" w:rsidRDefault="00DF2D7C" w:rsidP="00DF2D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800DEB">
        <w:rPr>
          <w:rFonts w:ascii="Cascadia Mono" w:hAnsi="Cascadia Mono" w:cs="Cascadia Mono"/>
          <w:noProof w:val="0"/>
          <w:color w:val="000000"/>
          <w:kern w:val="0"/>
          <w:sz w:val="24"/>
          <w:szCs w:val="24"/>
          <w:lang w:val="en-US"/>
        </w:rPr>
        <w:tab/>
      </w:r>
      <w:r w:rsidRPr="00800DEB">
        <w:rPr>
          <w:rFonts w:ascii="Cascadia Mono" w:hAnsi="Cascadia Mono" w:cs="Cascadia Mono"/>
          <w:noProof w:val="0"/>
          <w:color w:val="0000FF"/>
          <w:kern w:val="0"/>
          <w:sz w:val="24"/>
          <w:szCs w:val="24"/>
          <w:lang w:val="en-US"/>
        </w:rPr>
        <w:t>IF</w:t>
      </w:r>
      <w:r w:rsidRPr="00800DEB">
        <w:rPr>
          <w:rFonts w:ascii="Cascadia Mono" w:hAnsi="Cascadia Mono" w:cs="Cascadia Mono"/>
          <w:noProof w:val="0"/>
          <w:color w:val="000000"/>
          <w:kern w:val="0"/>
          <w:sz w:val="24"/>
          <w:szCs w:val="24"/>
          <w:lang w:val="en-US"/>
        </w:rPr>
        <w:t xml:space="preserve"> @lastBillID </w:t>
      </w:r>
      <w:r w:rsidRPr="00800DEB">
        <w:rPr>
          <w:rFonts w:ascii="Cascadia Mono" w:hAnsi="Cascadia Mono" w:cs="Cascadia Mono"/>
          <w:noProof w:val="0"/>
          <w:color w:val="808080"/>
          <w:kern w:val="0"/>
          <w:sz w:val="24"/>
          <w:szCs w:val="24"/>
          <w:lang w:val="en-US"/>
        </w:rPr>
        <w:t>IS</w:t>
      </w:r>
      <w:r w:rsidRPr="00800DEB">
        <w:rPr>
          <w:rFonts w:ascii="Cascadia Mono" w:hAnsi="Cascadia Mono" w:cs="Cascadia Mono"/>
          <w:noProof w:val="0"/>
          <w:color w:val="000000"/>
          <w:kern w:val="0"/>
          <w:sz w:val="24"/>
          <w:szCs w:val="24"/>
          <w:lang w:val="en-US"/>
        </w:rPr>
        <w:t xml:space="preserve"> </w:t>
      </w:r>
      <w:r w:rsidRPr="00800DEB">
        <w:rPr>
          <w:rFonts w:ascii="Cascadia Mono" w:hAnsi="Cascadia Mono" w:cs="Cascadia Mono"/>
          <w:noProof w:val="0"/>
          <w:color w:val="808080"/>
          <w:kern w:val="0"/>
          <w:sz w:val="24"/>
          <w:szCs w:val="24"/>
          <w:lang w:val="en-US"/>
        </w:rPr>
        <w:t>NULL</w:t>
      </w:r>
    </w:p>
    <w:p w14:paraId="20E71EC8" w14:textId="77777777" w:rsidR="00DF2D7C" w:rsidRPr="00800DEB" w:rsidRDefault="00DF2D7C" w:rsidP="00DF2D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800DEB">
        <w:rPr>
          <w:rFonts w:ascii="Cascadia Mono" w:hAnsi="Cascadia Mono" w:cs="Cascadia Mono"/>
          <w:noProof w:val="0"/>
          <w:color w:val="000000"/>
          <w:kern w:val="0"/>
          <w:sz w:val="24"/>
          <w:szCs w:val="24"/>
          <w:lang w:val="en-US"/>
        </w:rPr>
        <w:tab/>
      </w:r>
      <w:r w:rsidRPr="00800DEB">
        <w:rPr>
          <w:rFonts w:ascii="Cascadia Mono" w:hAnsi="Cascadia Mono" w:cs="Cascadia Mono"/>
          <w:noProof w:val="0"/>
          <w:color w:val="000000"/>
          <w:kern w:val="0"/>
          <w:sz w:val="24"/>
          <w:szCs w:val="24"/>
          <w:lang w:val="en-US"/>
        </w:rPr>
        <w:tab/>
      </w:r>
      <w:r w:rsidRPr="00800DEB">
        <w:rPr>
          <w:rFonts w:ascii="Cascadia Mono" w:hAnsi="Cascadia Mono" w:cs="Cascadia Mono"/>
          <w:noProof w:val="0"/>
          <w:color w:val="0000FF"/>
          <w:kern w:val="0"/>
          <w:sz w:val="24"/>
          <w:szCs w:val="24"/>
          <w:lang w:val="en-US"/>
        </w:rPr>
        <w:t>SET</w:t>
      </w:r>
      <w:r w:rsidRPr="00800DEB">
        <w:rPr>
          <w:rFonts w:ascii="Cascadia Mono" w:hAnsi="Cascadia Mono" w:cs="Cascadia Mono"/>
          <w:noProof w:val="0"/>
          <w:color w:val="000000"/>
          <w:kern w:val="0"/>
          <w:sz w:val="24"/>
          <w:szCs w:val="24"/>
          <w:lang w:val="en-US"/>
        </w:rPr>
        <w:t xml:space="preserve"> @billID </w:t>
      </w:r>
      <w:r w:rsidRPr="00800DEB">
        <w:rPr>
          <w:rFonts w:ascii="Cascadia Mono" w:hAnsi="Cascadia Mono" w:cs="Cascadia Mono"/>
          <w:noProof w:val="0"/>
          <w:color w:val="808080"/>
          <w:kern w:val="0"/>
          <w:sz w:val="24"/>
          <w:szCs w:val="24"/>
          <w:lang w:val="en-US"/>
        </w:rPr>
        <w:t>=</w:t>
      </w:r>
      <w:r w:rsidRPr="00800DEB">
        <w:rPr>
          <w:rFonts w:ascii="Cascadia Mono" w:hAnsi="Cascadia Mono" w:cs="Cascadia Mono"/>
          <w:noProof w:val="0"/>
          <w:color w:val="000000"/>
          <w:kern w:val="0"/>
          <w:sz w:val="24"/>
          <w:szCs w:val="24"/>
          <w:lang w:val="en-US"/>
        </w:rPr>
        <w:t xml:space="preserve"> </w:t>
      </w:r>
      <w:r w:rsidRPr="00800DEB">
        <w:rPr>
          <w:rFonts w:ascii="Cascadia Mono" w:hAnsi="Cascadia Mono" w:cs="Cascadia Mono"/>
          <w:noProof w:val="0"/>
          <w:color w:val="FF0000"/>
          <w:kern w:val="0"/>
          <w:sz w:val="24"/>
          <w:szCs w:val="24"/>
          <w:lang w:val="en-US"/>
        </w:rPr>
        <w:t>'B00001'</w:t>
      </w:r>
    </w:p>
    <w:p w14:paraId="5D949919" w14:textId="77777777" w:rsidR="00DF2D7C" w:rsidRPr="00800DEB" w:rsidRDefault="00DF2D7C" w:rsidP="00DF2D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800DEB">
        <w:rPr>
          <w:rFonts w:ascii="Cascadia Mono" w:hAnsi="Cascadia Mono" w:cs="Cascadia Mono"/>
          <w:noProof w:val="0"/>
          <w:color w:val="000000"/>
          <w:kern w:val="0"/>
          <w:sz w:val="24"/>
          <w:szCs w:val="24"/>
          <w:lang w:val="en-US"/>
        </w:rPr>
        <w:tab/>
      </w:r>
      <w:r w:rsidRPr="00800DEB">
        <w:rPr>
          <w:rFonts w:ascii="Cascadia Mono" w:hAnsi="Cascadia Mono" w:cs="Cascadia Mono"/>
          <w:noProof w:val="0"/>
          <w:color w:val="0000FF"/>
          <w:kern w:val="0"/>
          <w:sz w:val="24"/>
          <w:szCs w:val="24"/>
          <w:lang w:val="en-US"/>
        </w:rPr>
        <w:t>ELSE</w:t>
      </w:r>
    </w:p>
    <w:p w14:paraId="28C247FF" w14:textId="77777777" w:rsidR="00DF2D7C" w:rsidRPr="00800DEB" w:rsidRDefault="00DF2D7C" w:rsidP="00DF2D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800DEB">
        <w:rPr>
          <w:rFonts w:ascii="Cascadia Mono" w:hAnsi="Cascadia Mono" w:cs="Cascadia Mono"/>
          <w:noProof w:val="0"/>
          <w:color w:val="000000"/>
          <w:kern w:val="0"/>
          <w:sz w:val="24"/>
          <w:szCs w:val="24"/>
          <w:lang w:val="en-US"/>
        </w:rPr>
        <w:tab/>
      </w:r>
      <w:r w:rsidRPr="00800DEB">
        <w:rPr>
          <w:rFonts w:ascii="Cascadia Mono" w:hAnsi="Cascadia Mono" w:cs="Cascadia Mono"/>
          <w:noProof w:val="0"/>
          <w:color w:val="008000"/>
          <w:kern w:val="0"/>
          <w:sz w:val="24"/>
          <w:szCs w:val="24"/>
          <w:lang w:val="en-US"/>
        </w:rPr>
        <w:t>--NẾU ĐÃ CÓ BILL THÌ BILLID MỚI LÀ BILLID CUỐI CÙNG + 1</w:t>
      </w:r>
    </w:p>
    <w:p w14:paraId="4050DB67" w14:textId="77777777" w:rsidR="00DF2D7C" w:rsidRPr="00800DEB" w:rsidRDefault="00DF2D7C" w:rsidP="00DF2D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800DEB">
        <w:rPr>
          <w:rFonts w:ascii="Cascadia Mono" w:hAnsi="Cascadia Mono" w:cs="Cascadia Mono"/>
          <w:noProof w:val="0"/>
          <w:color w:val="000000"/>
          <w:kern w:val="0"/>
          <w:sz w:val="24"/>
          <w:szCs w:val="24"/>
          <w:lang w:val="en-US"/>
        </w:rPr>
        <w:tab/>
      </w:r>
      <w:r w:rsidRPr="00800DEB">
        <w:rPr>
          <w:rFonts w:ascii="Cascadia Mono" w:hAnsi="Cascadia Mono" w:cs="Cascadia Mono"/>
          <w:noProof w:val="0"/>
          <w:color w:val="0000FF"/>
          <w:kern w:val="0"/>
          <w:sz w:val="24"/>
          <w:szCs w:val="24"/>
          <w:lang w:val="en-US"/>
        </w:rPr>
        <w:t>BEGIN</w:t>
      </w:r>
    </w:p>
    <w:p w14:paraId="78FDC91E" w14:textId="77777777" w:rsidR="00DF2D7C" w:rsidRPr="00800DEB" w:rsidRDefault="00DF2D7C" w:rsidP="00DF2D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800DEB">
        <w:rPr>
          <w:rFonts w:ascii="Cascadia Mono" w:hAnsi="Cascadia Mono" w:cs="Cascadia Mono"/>
          <w:noProof w:val="0"/>
          <w:color w:val="000000"/>
          <w:kern w:val="0"/>
          <w:sz w:val="24"/>
          <w:szCs w:val="24"/>
          <w:lang w:val="en-US"/>
        </w:rPr>
        <w:tab/>
      </w:r>
      <w:r w:rsidRPr="00800DEB">
        <w:rPr>
          <w:rFonts w:ascii="Cascadia Mono" w:hAnsi="Cascadia Mono" w:cs="Cascadia Mono"/>
          <w:noProof w:val="0"/>
          <w:color w:val="000000"/>
          <w:kern w:val="0"/>
          <w:sz w:val="24"/>
          <w:szCs w:val="24"/>
          <w:lang w:val="en-US"/>
        </w:rPr>
        <w:tab/>
      </w:r>
      <w:r w:rsidRPr="00800DEB">
        <w:rPr>
          <w:rFonts w:ascii="Cascadia Mono" w:hAnsi="Cascadia Mono" w:cs="Cascadia Mono"/>
          <w:noProof w:val="0"/>
          <w:color w:val="0000FF"/>
          <w:kern w:val="0"/>
          <w:sz w:val="24"/>
          <w:szCs w:val="24"/>
          <w:lang w:val="en-US"/>
        </w:rPr>
        <w:t>DECLARE</w:t>
      </w:r>
      <w:r w:rsidRPr="00800DEB">
        <w:rPr>
          <w:rFonts w:ascii="Cascadia Mono" w:hAnsi="Cascadia Mono" w:cs="Cascadia Mono"/>
          <w:noProof w:val="0"/>
          <w:color w:val="000000"/>
          <w:kern w:val="0"/>
          <w:sz w:val="24"/>
          <w:szCs w:val="24"/>
          <w:lang w:val="en-US"/>
        </w:rPr>
        <w:t xml:space="preserve"> @number </w:t>
      </w:r>
      <w:proofErr w:type="gramStart"/>
      <w:r w:rsidRPr="00800DEB">
        <w:rPr>
          <w:rFonts w:ascii="Cascadia Mono" w:hAnsi="Cascadia Mono" w:cs="Cascadia Mono"/>
          <w:noProof w:val="0"/>
          <w:color w:val="0000FF"/>
          <w:kern w:val="0"/>
          <w:sz w:val="24"/>
          <w:szCs w:val="24"/>
          <w:lang w:val="en-US"/>
        </w:rPr>
        <w:t>INT</w:t>
      </w:r>
      <w:proofErr w:type="gramEnd"/>
    </w:p>
    <w:p w14:paraId="3B1987C6" w14:textId="77777777" w:rsidR="00DF2D7C" w:rsidRPr="00800DEB" w:rsidRDefault="00DF2D7C" w:rsidP="00DF2D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800DEB">
        <w:rPr>
          <w:rFonts w:ascii="Cascadia Mono" w:hAnsi="Cascadia Mono" w:cs="Cascadia Mono"/>
          <w:noProof w:val="0"/>
          <w:color w:val="000000"/>
          <w:kern w:val="0"/>
          <w:sz w:val="24"/>
          <w:szCs w:val="24"/>
          <w:lang w:val="en-US"/>
        </w:rPr>
        <w:tab/>
      </w:r>
      <w:r w:rsidRPr="00800DEB">
        <w:rPr>
          <w:rFonts w:ascii="Cascadia Mono" w:hAnsi="Cascadia Mono" w:cs="Cascadia Mono"/>
          <w:noProof w:val="0"/>
          <w:color w:val="000000"/>
          <w:kern w:val="0"/>
          <w:sz w:val="24"/>
          <w:szCs w:val="24"/>
          <w:lang w:val="en-US"/>
        </w:rPr>
        <w:tab/>
      </w:r>
      <w:r w:rsidRPr="00800DEB">
        <w:rPr>
          <w:rFonts w:ascii="Cascadia Mono" w:hAnsi="Cascadia Mono" w:cs="Cascadia Mono"/>
          <w:noProof w:val="0"/>
          <w:color w:val="0000FF"/>
          <w:kern w:val="0"/>
          <w:sz w:val="24"/>
          <w:szCs w:val="24"/>
          <w:lang w:val="en-US"/>
        </w:rPr>
        <w:t>SET</w:t>
      </w:r>
      <w:r w:rsidRPr="00800DEB">
        <w:rPr>
          <w:rFonts w:ascii="Cascadia Mono" w:hAnsi="Cascadia Mono" w:cs="Cascadia Mono"/>
          <w:noProof w:val="0"/>
          <w:color w:val="000000"/>
          <w:kern w:val="0"/>
          <w:sz w:val="24"/>
          <w:szCs w:val="24"/>
          <w:lang w:val="en-US"/>
        </w:rPr>
        <w:t xml:space="preserve"> @number </w:t>
      </w:r>
      <w:r w:rsidRPr="00800DEB">
        <w:rPr>
          <w:rFonts w:ascii="Cascadia Mono" w:hAnsi="Cascadia Mono" w:cs="Cascadia Mono"/>
          <w:noProof w:val="0"/>
          <w:color w:val="808080"/>
          <w:kern w:val="0"/>
          <w:sz w:val="24"/>
          <w:szCs w:val="24"/>
          <w:lang w:val="en-US"/>
        </w:rPr>
        <w:t>=</w:t>
      </w:r>
      <w:r w:rsidRPr="00800DEB">
        <w:rPr>
          <w:rFonts w:ascii="Cascadia Mono" w:hAnsi="Cascadia Mono" w:cs="Cascadia Mono"/>
          <w:noProof w:val="0"/>
          <w:color w:val="000000"/>
          <w:kern w:val="0"/>
          <w:sz w:val="24"/>
          <w:szCs w:val="24"/>
          <w:lang w:val="en-US"/>
        </w:rPr>
        <w:t xml:space="preserve"> </w:t>
      </w:r>
      <w:proofErr w:type="gramStart"/>
      <w:r w:rsidRPr="00800DEB">
        <w:rPr>
          <w:rFonts w:ascii="Cascadia Mono" w:hAnsi="Cascadia Mono" w:cs="Cascadia Mono"/>
          <w:noProof w:val="0"/>
          <w:color w:val="FF00FF"/>
          <w:kern w:val="0"/>
          <w:sz w:val="24"/>
          <w:szCs w:val="24"/>
          <w:lang w:val="en-US"/>
        </w:rPr>
        <w:t>CAST</w:t>
      </w:r>
      <w:r w:rsidRPr="00800DEB">
        <w:rPr>
          <w:rFonts w:ascii="Cascadia Mono" w:hAnsi="Cascadia Mono" w:cs="Cascadia Mono"/>
          <w:noProof w:val="0"/>
          <w:color w:val="808080"/>
          <w:kern w:val="0"/>
          <w:sz w:val="24"/>
          <w:szCs w:val="24"/>
          <w:lang w:val="en-US"/>
        </w:rPr>
        <w:t>(</w:t>
      </w:r>
      <w:proofErr w:type="gramEnd"/>
      <w:r w:rsidRPr="00800DEB">
        <w:rPr>
          <w:rFonts w:ascii="Cascadia Mono" w:hAnsi="Cascadia Mono" w:cs="Cascadia Mono"/>
          <w:noProof w:val="0"/>
          <w:color w:val="808080"/>
          <w:kern w:val="0"/>
          <w:sz w:val="24"/>
          <w:szCs w:val="24"/>
          <w:lang w:val="en-US"/>
        </w:rPr>
        <w:t>RIGHT(</w:t>
      </w:r>
      <w:r w:rsidRPr="00800DEB">
        <w:rPr>
          <w:rFonts w:ascii="Cascadia Mono" w:hAnsi="Cascadia Mono" w:cs="Cascadia Mono"/>
          <w:noProof w:val="0"/>
          <w:color w:val="000000"/>
          <w:kern w:val="0"/>
          <w:sz w:val="24"/>
          <w:szCs w:val="24"/>
          <w:lang w:val="en-US"/>
        </w:rPr>
        <w:t>@lastBillID</w:t>
      </w:r>
      <w:r w:rsidRPr="00800DEB">
        <w:rPr>
          <w:rFonts w:ascii="Cascadia Mono" w:hAnsi="Cascadia Mono" w:cs="Cascadia Mono"/>
          <w:noProof w:val="0"/>
          <w:color w:val="808080"/>
          <w:kern w:val="0"/>
          <w:sz w:val="24"/>
          <w:szCs w:val="24"/>
          <w:lang w:val="en-US"/>
        </w:rPr>
        <w:t>,</w:t>
      </w:r>
      <w:r w:rsidRPr="00800DEB">
        <w:rPr>
          <w:rFonts w:ascii="Cascadia Mono" w:hAnsi="Cascadia Mono" w:cs="Cascadia Mono"/>
          <w:noProof w:val="0"/>
          <w:color w:val="000000"/>
          <w:kern w:val="0"/>
          <w:sz w:val="24"/>
          <w:szCs w:val="24"/>
          <w:lang w:val="en-US"/>
        </w:rPr>
        <w:t xml:space="preserve"> 6</w:t>
      </w:r>
      <w:r w:rsidRPr="00800DEB">
        <w:rPr>
          <w:rFonts w:ascii="Cascadia Mono" w:hAnsi="Cascadia Mono" w:cs="Cascadia Mono"/>
          <w:noProof w:val="0"/>
          <w:color w:val="808080"/>
          <w:kern w:val="0"/>
          <w:sz w:val="24"/>
          <w:szCs w:val="24"/>
          <w:lang w:val="en-US"/>
        </w:rPr>
        <w:t>)</w:t>
      </w:r>
      <w:r w:rsidRPr="00800DEB">
        <w:rPr>
          <w:rFonts w:ascii="Cascadia Mono" w:hAnsi="Cascadia Mono" w:cs="Cascadia Mono"/>
          <w:noProof w:val="0"/>
          <w:color w:val="000000"/>
          <w:kern w:val="0"/>
          <w:sz w:val="24"/>
          <w:szCs w:val="24"/>
          <w:lang w:val="en-US"/>
        </w:rPr>
        <w:t xml:space="preserve"> </w:t>
      </w:r>
      <w:r w:rsidRPr="00800DEB">
        <w:rPr>
          <w:rFonts w:ascii="Cascadia Mono" w:hAnsi="Cascadia Mono" w:cs="Cascadia Mono"/>
          <w:noProof w:val="0"/>
          <w:color w:val="0000FF"/>
          <w:kern w:val="0"/>
          <w:sz w:val="24"/>
          <w:szCs w:val="24"/>
          <w:lang w:val="en-US"/>
        </w:rPr>
        <w:t>AS</w:t>
      </w:r>
      <w:r w:rsidRPr="00800DEB">
        <w:rPr>
          <w:rFonts w:ascii="Cascadia Mono" w:hAnsi="Cascadia Mono" w:cs="Cascadia Mono"/>
          <w:noProof w:val="0"/>
          <w:color w:val="000000"/>
          <w:kern w:val="0"/>
          <w:sz w:val="24"/>
          <w:szCs w:val="24"/>
          <w:lang w:val="en-US"/>
        </w:rPr>
        <w:t xml:space="preserve"> </w:t>
      </w:r>
      <w:r w:rsidRPr="00800DEB">
        <w:rPr>
          <w:rFonts w:ascii="Cascadia Mono" w:hAnsi="Cascadia Mono" w:cs="Cascadia Mono"/>
          <w:noProof w:val="0"/>
          <w:color w:val="0000FF"/>
          <w:kern w:val="0"/>
          <w:sz w:val="24"/>
          <w:szCs w:val="24"/>
          <w:lang w:val="en-US"/>
        </w:rPr>
        <w:t>INT</w:t>
      </w:r>
      <w:r w:rsidRPr="00800DEB">
        <w:rPr>
          <w:rFonts w:ascii="Cascadia Mono" w:hAnsi="Cascadia Mono" w:cs="Cascadia Mono"/>
          <w:noProof w:val="0"/>
          <w:color w:val="808080"/>
          <w:kern w:val="0"/>
          <w:sz w:val="24"/>
          <w:szCs w:val="24"/>
          <w:lang w:val="en-US"/>
        </w:rPr>
        <w:t>)</w:t>
      </w:r>
      <w:r w:rsidRPr="00800DEB">
        <w:rPr>
          <w:rFonts w:ascii="Cascadia Mono" w:hAnsi="Cascadia Mono" w:cs="Cascadia Mono"/>
          <w:noProof w:val="0"/>
          <w:color w:val="000000"/>
          <w:kern w:val="0"/>
          <w:sz w:val="24"/>
          <w:szCs w:val="24"/>
          <w:lang w:val="en-US"/>
        </w:rPr>
        <w:t xml:space="preserve"> </w:t>
      </w:r>
      <w:r w:rsidRPr="00800DEB">
        <w:rPr>
          <w:rFonts w:ascii="Cascadia Mono" w:hAnsi="Cascadia Mono" w:cs="Cascadia Mono"/>
          <w:noProof w:val="0"/>
          <w:color w:val="808080"/>
          <w:kern w:val="0"/>
          <w:sz w:val="24"/>
          <w:szCs w:val="24"/>
          <w:lang w:val="en-US"/>
        </w:rPr>
        <w:t>+</w:t>
      </w:r>
      <w:r w:rsidRPr="00800DEB">
        <w:rPr>
          <w:rFonts w:ascii="Cascadia Mono" w:hAnsi="Cascadia Mono" w:cs="Cascadia Mono"/>
          <w:noProof w:val="0"/>
          <w:color w:val="000000"/>
          <w:kern w:val="0"/>
          <w:sz w:val="24"/>
          <w:szCs w:val="24"/>
          <w:lang w:val="en-US"/>
        </w:rPr>
        <w:t xml:space="preserve"> 1</w:t>
      </w:r>
    </w:p>
    <w:p w14:paraId="5D7A84C7" w14:textId="77777777" w:rsidR="00DF2D7C" w:rsidRPr="00800DEB" w:rsidRDefault="00DF2D7C" w:rsidP="00DF2D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800DEB">
        <w:rPr>
          <w:rFonts w:ascii="Cascadia Mono" w:hAnsi="Cascadia Mono" w:cs="Cascadia Mono"/>
          <w:noProof w:val="0"/>
          <w:color w:val="000000"/>
          <w:kern w:val="0"/>
          <w:sz w:val="24"/>
          <w:szCs w:val="24"/>
          <w:lang w:val="en-US"/>
        </w:rPr>
        <w:tab/>
      </w:r>
      <w:r w:rsidRPr="00800DEB">
        <w:rPr>
          <w:rFonts w:ascii="Cascadia Mono" w:hAnsi="Cascadia Mono" w:cs="Cascadia Mono"/>
          <w:noProof w:val="0"/>
          <w:color w:val="000000"/>
          <w:kern w:val="0"/>
          <w:sz w:val="24"/>
          <w:szCs w:val="24"/>
          <w:lang w:val="en-US"/>
        </w:rPr>
        <w:tab/>
      </w:r>
      <w:r w:rsidRPr="00800DEB">
        <w:rPr>
          <w:rFonts w:ascii="Cascadia Mono" w:hAnsi="Cascadia Mono" w:cs="Cascadia Mono"/>
          <w:noProof w:val="0"/>
          <w:color w:val="0000FF"/>
          <w:kern w:val="0"/>
          <w:sz w:val="24"/>
          <w:szCs w:val="24"/>
          <w:lang w:val="en-US"/>
        </w:rPr>
        <w:t>SET</w:t>
      </w:r>
      <w:r w:rsidRPr="00800DEB">
        <w:rPr>
          <w:rFonts w:ascii="Cascadia Mono" w:hAnsi="Cascadia Mono" w:cs="Cascadia Mono"/>
          <w:noProof w:val="0"/>
          <w:color w:val="000000"/>
          <w:kern w:val="0"/>
          <w:sz w:val="24"/>
          <w:szCs w:val="24"/>
          <w:lang w:val="en-US"/>
        </w:rPr>
        <w:t xml:space="preserve"> @billID </w:t>
      </w:r>
      <w:r w:rsidRPr="00800DEB">
        <w:rPr>
          <w:rFonts w:ascii="Cascadia Mono" w:hAnsi="Cascadia Mono" w:cs="Cascadia Mono"/>
          <w:noProof w:val="0"/>
          <w:color w:val="808080"/>
          <w:kern w:val="0"/>
          <w:sz w:val="24"/>
          <w:szCs w:val="24"/>
          <w:lang w:val="en-US"/>
        </w:rPr>
        <w:t>=</w:t>
      </w:r>
      <w:r w:rsidRPr="00800DEB">
        <w:rPr>
          <w:rFonts w:ascii="Cascadia Mono" w:hAnsi="Cascadia Mono" w:cs="Cascadia Mono"/>
          <w:noProof w:val="0"/>
          <w:color w:val="000000"/>
          <w:kern w:val="0"/>
          <w:sz w:val="24"/>
          <w:szCs w:val="24"/>
          <w:lang w:val="en-US"/>
        </w:rPr>
        <w:t xml:space="preserve"> </w:t>
      </w:r>
      <w:r w:rsidRPr="00800DEB">
        <w:rPr>
          <w:rFonts w:ascii="Cascadia Mono" w:hAnsi="Cascadia Mono" w:cs="Cascadia Mono"/>
          <w:noProof w:val="0"/>
          <w:color w:val="FF0000"/>
          <w:kern w:val="0"/>
          <w:sz w:val="24"/>
          <w:szCs w:val="24"/>
          <w:lang w:val="en-US"/>
        </w:rPr>
        <w:t>'B'</w:t>
      </w:r>
      <w:r w:rsidRPr="00800DEB">
        <w:rPr>
          <w:rFonts w:ascii="Cascadia Mono" w:hAnsi="Cascadia Mono" w:cs="Cascadia Mono"/>
          <w:noProof w:val="0"/>
          <w:color w:val="000000"/>
          <w:kern w:val="0"/>
          <w:sz w:val="24"/>
          <w:szCs w:val="24"/>
          <w:lang w:val="en-US"/>
        </w:rPr>
        <w:t xml:space="preserve"> </w:t>
      </w:r>
      <w:r w:rsidRPr="00800DEB">
        <w:rPr>
          <w:rFonts w:ascii="Cascadia Mono" w:hAnsi="Cascadia Mono" w:cs="Cascadia Mono"/>
          <w:noProof w:val="0"/>
          <w:color w:val="808080"/>
          <w:kern w:val="0"/>
          <w:sz w:val="24"/>
          <w:szCs w:val="24"/>
          <w:lang w:val="en-US"/>
        </w:rPr>
        <w:t>+</w:t>
      </w:r>
      <w:r w:rsidRPr="00800DEB">
        <w:rPr>
          <w:rFonts w:ascii="Cascadia Mono" w:hAnsi="Cascadia Mono" w:cs="Cascadia Mono"/>
          <w:noProof w:val="0"/>
          <w:color w:val="000000"/>
          <w:kern w:val="0"/>
          <w:sz w:val="24"/>
          <w:szCs w:val="24"/>
          <w:lang w:val="en-US"/>
        </w:rPr>
        <w:t xml:space="preserve"> </w:t>
      </w:r>
      <w:proofErr w:type="gramStart"/>
      <w:r w:rsidRPr="00800DEB">
        <w:rPr>
          <w:rFonts w:ascii="Cascadia Mono" w:hAnsi="Cascadia Mono" w:cs="Cascadia Mono"/>
          <w:noProof w:val="0"/>
          <w:color w:val="808080"/>
          <w:kern w:val="0"/>
          <w:sz w:val="24"/>
          <w:szCs w:val="24"/>
          <w:lang w:val="en-US"/>
        </w:rPr>
        <w:t>RIGHT(</w:t>
      </w:r>
      <w:proofErr w:type="gramEnd"/>
      <w:r w:rsidRPr="00800DEB">
        <w:rPr>
          <w:rFonts w:ascii="Cascadia Mono" w:hAnsi="Cascadia Mono" w:cs="Cascadia Mono"/>
          <w:noProof w:val="0"/>
          <w:color w:val="FF0000"/>
          <w:kern w:val="0"/>
          <w:sz w:val="24"/>
          <w:szCs w:val="24"/>
          <w:lang w:val="en-US"/>
        </w:rPr>
        <w:t>'000000'</w:t>
      </w:r>
      <w:r w:rsidRPr="00800DEB">
        <w:rPr>
          <w:rFonts w:ascii="Cascadia Mono" w:hAnsi="Cascadia Mono" w:cs="Cascadia Mono"/>
          <w:noProof w:val="0"/>
          <w:color w:val="000000"/>
          <w:kern w:val="0"/>
          <w:sz w:val="24"/>
          <w:szCs w:val="24"/>
          <w:lang w:val="en-US"/>
        </w:rPr>
        <w:t xml:space="preserve"> </w:t>
      </w:r>
      <w:r w:rsidRPr="00800DEB">
        <w:rPr>
          <w:rFonts w:ascii="Cascadia Mono" w:hAnsi="Cascadia Mono" w:cs="Cascadia Mono"/>
          <w:noProof w:val="0"/>
          <w:color w:val="808080"/>
          <w:kern w:val="0"/>
          <w:sz w:val="24"/>
          <w:szCs w:val="24"/>
          <w:lang w:val="en-US"/>
        </w:rPr>
        <w:t>+</w:t>
      </w:r>
      <w:r w:rsidRPr="00800DEB">
        <w:rPr>
          <w:rFonts w:ascii="Cascadia Mono" w:hAnsi="Cascadia Mono" w:cs="Cascadia Mono"/>
          <w:noProof w:val="0"/>
          <w:color w:val="000000"/>
          <w:kern w:val="0"/>
          <w:sz w:val="24"/>
          <w:szCs w:val="24"/>
          <w:lang w:val="en-US"/>
        </w:rPr>
        <w:t xml:space="preserve"> </w:t>
      </w:r>
      <w:r w:rsidRPr="00800DEB">
        <w:rPr>
          <w:rFonts w:ascii="Cascadia Mono" w:hAnsi="Cascadia Mono" w:cs="Cascadia Mono"/>
          <w:noProof w:val="0"/>
          <w:color w:val="FF00FF"/>
          <w:kern w:val="0"/>
          <w:sz w:val="24"/>
          <w:szCs w:val="24"/>
          <w:lang w:val="en-US"/>
        </w:rPr>
        <w:t>CAST</w:t>
      </w:r>
      <w:r w:rsidRPr="00800DEB">
        <w:rPr>
          <w:rFonts w:ascii="Cascadia Mono" w:hAnsi="Cascadia Mono" w:cs="Cascadia Mono"/>
          <w:noProof w:val="0"/>
          <w:color w:val="808080"/>
          <w:kern w:val="0"/>
          <w:sz w:val="24"/>
          <w:szCs w:val="24"/>
          <w:lang w:val="en-US"/>
        </w:rPr>
        <w:t>(</w:t>
      </w:r>
      <w:r w:rsidRPr="00800DEB">
        <w:rPr>
          <w:rFonts w:ascii="Cascadia Mono" w:hAnsi="Cascadia Mono" w:cs="Cascadia Mono"/>
          <w:noProof w:val="0"/>
          <w:color w:val="000000"/>
          <w:kern w:val="0"/>
          <w:sz w:val="24"/>
          <w:szCs w:val="24"/>
          <w:lang w:val="en-US"/>
        </w:rPr>
        <w:t xml:space="preserve">@number </w:t>
      </w:r>
      <w:r w:rsidRPr="00800DEB">
        <w:rPr>
          <w:rFonts w:ascii="Cascadia Mono" w:hAnsi="Cascadia Mono" w:cs="Cascadia Mono"/>
          <w:noProof w:val="0"/>
          <w:color w:val="0000FF"/>
          <w:kern w:val="0"/>
          <w:sz w:val="24"/>
          <w:szCs w:val="24"/>
          <w:lang w:val="en-US"/>
        </w:rPr>
        <w:t>AS</w:t>
      </w:r>
      <w:r w:rsidRPr="00800DEB">
        <w:rPr>
          <w:rFonts w:ascii="Cascadia Mono" w:hAnsi="Cascadia Mono" w:cs="Cascadia Mono"/>
          <w:noProof w:val="0"/>
          <w:color w:val="000000"/>
          <w:kern w:val="0"/>
          <w:sz w:val="24"/>
          <w:szCs w:val="24"/>
          <w:lang w:val="en-US"/>
        </w:rPr>
        <w:t xml:space="preserve"> </w:t>
      </w:r>
      <w:r w:rsidRPr="00800DEB">
        <w:rPr>
          <w:rFonts w:ascii="Cascadia Mono" w:hAnsi="Cascadia Mono" w:cs="Cascadia Mono"/>
          <w:noProof w:val="0"/>
          <w:color w:val="0000FF"/>
          <w:kern w:val="0"/>
          <w:sz w:val="24"/>
          <w:szCs w:val="24"/>
          <w:lang w:val="en-US"/>
        </w:rPr>
        <w:t>VARCHAR</w:t>
      </w:r>
      <w:r w:rsidRPr="00800DEB">
        <w:rPr>
          <w:rFonts w:ascii="Cascadia Mono" w:hAnsi="Cascadia Mono" w:cs="Cascadia Mono"/>
          <w:noProof w:val="0"/>
          <w:color w:val="808080"/>
          <w:kern w:val="0"/>
          <w:sz w:val="24"/>
          <w:szCs w:val="24"/>
          <w:lang w:val="en-US"/>
        </w:rPr>
        <w:t>(</w:t>
      </w:r>
      <w:r w:rsidRPr="00800DEB">
        <w:rPr>
          <w:rFonts w:ascii="Cascadia Mono" w:hAnsi="Cascadia Mono" w:cs="Cascadia Mono"/>
          <w:noProof w:val="0"/>
          <w:color w:val="000000"/>
          <w:kern w:val="0"/>
          <w:sz w:val="24"/>
          <w:szCs w:val="24"/>
          <w:lang w:val="en-US"/>
        </w:rPr>
        <w:t>6</w:t>
      </w:r>
      <w:r w:rsidRPr="00800DEB">
        <w:rPr>
          <w:rFonts w:ascii="Cascadia Mono" w:hAnsi="Cascadia Mono" w:cs="Cascadia Mono"/>
          <w:noProof w:val="0"/>
          <w:color w:val="808080"/>
          <w:kern w:val="0"/>
          <w:sz w:val="24"/>
          <w:szCs w:val="24"/>
          <w:lang w:val="en-US"/>
        </w:rPr>
        <w:t>)),</w:t>
      </w:r>
      <w:r w:rsidRPr="00800DEB">
        <w:rPr>
          <w:rFonts w:ascii="Cascadia Mono" w:hAnsi="Cascadia Mono" w:cs="Cascadia Mono"/>
          <w:noProof w:val="0"/>
          <w:color w:val="000000"/>
          <w:kern w:val="0"/>
          <w:sz w:val="24"/>
          <w:szCs w:val="24"/>
          <w:lang w:val="en-US"/>
        </w:rPr>
        <w:t xml:space="preserve"> 6</w:t>
      </w:r>
      <w:r w:rsidRPr="00800DEB">
        <w:rPr>
          <w:rFonts w:ascii="Cascadia Mono" w:hAnsi="Cascadia Mono" w:cs="Cascadia Mono"/>
          <w:noProof w:val="0"/>
          <w:color w:val="808080"/>
          <w:kern w:val="0"/>
          <w:sz w:val="24"/>
          <w:szCs w:val="24"/>
          <w:lang w:val="en-US"/>
        </w:rPr>
        <w:t>)</w:t>
      </w:r>
    </w:p>
    <w:p w14:paraId="4044BBEE" w14:textId="77777777" w:rsidR="00DF2D7C" w:rsidRPr="00800DEB" w:rsidRDefault="00DF2D7C" w:rsidP="00DF2D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800DEB">
        <w:rPr>
          <w:rFonts w:ascii="Cascadia Mono" w:hAnsi="Cascadia Mono" w:cs="Cascadia Mono"/>
          <w:noProof w:val="0"/>
          <w:color w:val="000000"/>
          <w:kern w:val="0"/>
          <w:sz w:val="24"/>
          <w:szCs w:val="24"/>
          <w:lang w:val="en-US"/>
        </w:rPr>
        <w:tab/>
      </w:r>
      <w:r w:rsidRPr="00800DEB">
        <w:rPr>
          <w:rFonts w:ascii="Cascadia Mono" w:hAnsi="Cascadia Mono" w:cs="Cascadia Mono"/>
          <w:noProof w:val="0"/>
          <w:color w:val="0000FF"/>
          <w:kern w:val="0"/>
          <w:sz w:val="24"/>
          <w:szCs w:val="24"/>
          <w:lang w:val="en-US"/>
        </w:rPr>
        <w:t>END</w:t>
      </w:r>
    </w:p>
    <w:p w14:paraId="27EA7A0C" w14:textId="77777777" w:rsidR="00DF2D7C" w:rsidRPr="00800DEB" w:rsidRDefault="00DF2D7C" w:rsidP="00DF2D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800DEB">
        <w:rPr>
          <w:rFonts w:ascii="Cascadia Mono" w:hAnsi="Cascadia Mono" w:cs="Cascadia Mono"/>
          <w:noProof w:val="0"/>
          <w:color w:val="000000"/>
          <w:kern w:val="0"/>
          <w:sz w:val="24"/>
          <w:szCs w:val="24"/>
          <w:lang w:val="en-US"/>
        </w:rPr>
        <w:tab/>
      </w:r>
      <w:r w:rsidRPr="00800DEB">
        <w:rPr>
          <w:rFonts w:ascii="Cascadia Mono" w:hAnsi="Cascadia Mono" w:cs="Cascadia Mono"/>
          <w:noProof w:val="0"/>
          <w:color w:val="0000FF"/>
          <w:kern w:val="0"/>
          <w:sz w:val="24"/>
          <w:szCs w:val="24"/>
          <w:lang w:val="en-US"/>
        </w:rPr>
        <w:t>RETURN</w:t>
      </w:r>
      <w:r w:rsidRPr="00800DEB">
        <w:rPr>
          <w:rFonts w:ascii="Cascadia Mono" w:hAnsi="Cascadia Mono" w:cs="Cascadia Mono"/>
          <w:noProof w:val="0"/>
          <w:color w:val="000000"/>
          <w:kern w:val="0"/>
          <w:sz w:val="24"/>
          <w:szCs w:val="24"/>
          <w:lang w:val="en-US"/>
        </w:rPr>
        <w:t xml:space="preserve"> @</w:t>
      </w:r>
      <w:proofErr w:type="gramStart"/>
      <w:r w:rsidRPr="00800DEB">
        <w:rPr>
          <w:rFonts w:ascii="Cascadia Mono" w:hAnsi="Cascadia Mono" w:cs="Cascadia Mono"/>
          <w:noProof w:val="0"/>
          <w:color w:val="000000"/>
          <w:kern w:val="0"/>
          <w:sz w:val="24"/>
          <w:szCs w:val="24"/>
          <w:lang w:val="en-US"/>
        </w:rPr>
        <w:t>billID</w:t>
      </w:r>
      <w:proofErr w:type="gramEnd"/>
    </w:p>
    <w:p w14:paraId="6958D701" w14:textId="77777777" w:rsidR="00DF2D7C" w:rsidRPr="00800DEB" w:rsidRDefault="00DF2D7C" w:rsidP="00DF2D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800DEB">
        <w:rPr>
          <w:rFonts w:ascii="Cascadia Mono" w:hAnsi="Cascadia Mono" w:cs="Cascadia Mono"/>
          <w:noProof w:val="0"/>
          <w:color w:val="0000FF"/>
          <w:kern w:val="0"/>
          <w:sz w:val="24"/>
          <w:szCs w:val="24"/>
          <w:lang w:val="en-US"/>
        </w:rPr>
        <w:t>END</w:t>
      </w:r>
    </w:p>
    <w:p w14:paraId="014514F8" w14:textId="77777777" w:rsidR="00DF2D7C" w:rsidRPr="00800DEB" w:rsidRDefault="00DF2D7C" w:rsidP="00DF2D7C">
      <w:pPr>
        <w:pStyle w:val="ListParagraph"/>
        <w:pBdr>
          <w:top w:val="single" w:sz="4" w:space="1" w:color="auto"/>
          <w:left w:val="single" w:sz="4" w:space="4" w:color="auto"/>
          <w:bottom w:val="single" w:sz="4" w:space="1" w:color="auto"/>
          <w:right w:val="single" w:sz="4" w:space="4" w:color="auto"/>
        </w:pBdr>
        <w:spacing w:after="0" w:line="360" w:lineRule="auto"/>
        <w:ind w:left="1584"/>
        <w:rPr>
          <w:rFonts w:ascii="Cascadia Mono" w:hAnsi="Cascadia Mono" w:cs="Cascadia Mono"/>
          <w:sz w:val="24"/>
          <w:szCs w:val="24"/>
          <w:u w:val="single"/>
          <w:lang w:val="en-US"/>
        </w:rPr>
      </w:pPr>
      <w:r w:rsidRPr="00800DEB">
        <w:rPr>
          <w:rFonts w:ascii="Cascadia Mono" w:hAnsi="Cascadia Mono" w:cs="Cascadia Mono"/>
          <w:noProof w:val="0"/>
          <w:color w:val="0000FF"/>
          <w:kern w:val="0"/>
          <w:sz w:val="24"/>
          <w:szCs w:val="24"/>
          <w:lang w:val="en-US"/>
        </w:rPr>
        <w:t>GO</w:t>
      </w:r>
    </w:p>
    <w:p w14:paraId="070DB2A5" w14:textId="77777777" w:rsidR="00DF2D7C" w:rsidRDefault="00DF2D7C" w:rsidP="00DF2D7C">
      <w:pPr>
        <w:pStyle w:val="ListParagraph"/>
        <w:spacing w:after="0" w:line="360" w:lineRule="auto"/>
        <w:ind w:left="1584"/>
        <w:rPr>
          <w:rFonts w:ascii="Times New Roman" w:hAnsi="Times New Roman" w:cs="Times New Roman"/>
          <w:sz w:val="28"/>
          <w:szCs w:val="28"/>
          <w:u w:val="single"/>
          <w:lang w:val="en-US"/>
        </w:rPr>
      </w:pPr>
    </w:p>
    <w:p w14:paraId="51BD23B3" w14:textId="47CC6363" w:rsidR="00DF2D7C" w:rsidRDefault="00DF2D7C" w:rsidP="00DF2D7C">
      <w:pPr>
        <w:pStyle w:val="ListParagraph"/>
        <w:spacing w:after="0" w:line="360" w:lineRule="auto"/>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lastRenderedPageBreak/>
        <w:t>C# code:</w:t>
      </w:r>
    </w:p>
    <w:p w14:paraId="399FF534" w14:textId="77777777" w:rsidR="004C08F6" w:rsidRPr="001B3C07" w:rsidRDefault="004C08F6" w:rsidP="004C08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B3C07">
        <w:rPr>
          <w:rFonts w:ascii="Cascadia Mono" w:hAnsi="Cascadia Mono" w:cs="Cascadia Mono"/>
          <w:noProof w:val="0"/>
          <w:color w:val="000000"/>
          <w:kern w:val="0"/>
          <w:sz w:val="24"/>
          <w:szCs w:val="24"/>
          <w:lang w:val="en-US"/>
        </w:rPr>
        <w:t>try</w:t>
      </w:r>
    </w:p>
    <w:p w14:paraId="488EAC2C" w14:textId="77777777" w:rsidR="004C08F6" w:rsidRPr="001B3C07" w:rsidRDefault="004C08F6" w:rsidP="004C08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B3C07">
        <w:rPr>
          <w:rFonts w:ascii="Cascadia Mono" w:hAnsi="Cascadia Mono" w:cs="Cascadia Mono"/>
          <w:noProof w:val="0"/>
          <w:color w:val="000000"/>
          <w:kern w:val="0"/>
          <w:sz w:val="24"/>
          <w:szCs w:val="24"/>
          <w:lang w:val="en-US"/>
        </w:rPr>
        <w:t>{</w:t>
      </w:r>
    </w:p>
    <w:p w14:paraId="246FFD7C" w14:textId="77777777" w:rsidR="004C08F6" w:rsidRPr="001B3C07" w:rsidRDefault="004C08F6" w:rsidP="004C08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B3C07">
        <w:rPr>
          <w:rFonts w:ascii="Cascadia Mono" w:hAnsi="Cascadia Mono" w:cs="Cascadia Mono"/>
          <w:noProof w:val="0"/>
          <w:color w:val="000000"/>
          <w:kern w:val="0"/>
          <w:sz w:val="24"/>
          <w:szCs w:val="24"/>
          <w:lang w:val="en-US"/>
        </w:rPr>
        <w:t xml:space="preserve">    </w:t>
      </w:r>
      <w:proofErr w:type="spellStart"/>
      <w:r w:rsidRPr="001B3C07">
        <w:rPr>
          <w:rFonts w:ascii="Cascadia Mono" w:hAnsi="Cascadia Mono" w:cs="Cascadia Mono"/>
          <w:noProof w:val="0"/>
          <w:color w:val="000000"/>
          <w:kern w:val="0"/>
          <w:sz w:val="24"/>
          <w:szCs w:val="24"/>
          <w:lang w:val="en-US"/>
        </w:rPr>
        <w:t>tbxIDBill.Clear</w:t>
      </w:r>
      <w:proofErr w:type="spellEnd"/>
      <w:r w:rsidRPr="001B3C07">
        <w:rPr>
          <w:rFonts w:ascii="Cascadia Mono" w:hAnsi="Cascadia Mono" w:cs="Cascadia Mono"/>
          <w:noProof w:val="0"/>
          <w:color w:val="000000"/>
          <w:kern w:val="0"/>
          <w:sz w:val="24"/>
          <w:szCs w:val="24"/>
          <w:lang w:val="en-US"/>
        </w:rPr>
        <w:t>(</w:t>
      </w:r>
      <w:proofErr w:type="gramStart"/>
      <w:r w:rsidRPr="001B3C07">
        <w:rPr>
          <w:rFonts w:ascii="Cascadia Mono" w:hAnsi="Cascadia Mono" w:cs="Cascadia Mono"/>
          <w:noProof w:val="0"/>
          <w:color w:val="000000"/>
          <w:kern w:val="0"/>
          <w:sz w:val="24"/>
          <w:szCs w:val="24"/>
          <w:lang w:val="en-US"/>
        </w:rPr>
        <w:t>);</w:t>
      </w:r>
      <w:proofErr w:type="gramEnd"/>
    </w:p>
    <w:p w14:paraId="775C4E4B" w14:textId="77777777" w:rsidR="004C08F6" w:rsidRPr="001B3C07" w:rsidRDefault="004C08F6" w:rsidP="004C08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B3C07">
        <w:rPr>
          <w:rFonts w:ascii="Cascadia Mono" w:hAnsi="Cascadia Mono" w:cs="Cascadia Mono"/>
          <w:noProof w:val="0"/>
          <w:color w:val="000000"/>
          <w:kern w:val="0"/>
          <w:sz w:val="24"/>
          <w:szCs w:val="24"/>
          <w:lang w:val="en-US"/>
        </w:rPr>
        <w:t xml:space="preserve">    </w:t>
      </w:r>
      <w:proofErr w:type="spellStart"/>
      <w:r w:rsidRPr="001B3C07">
        <w:rPr>
          <w:rFonts w:ascii="Cascadia Mono" w:hAnsi="Cascadia Mono" w:cs="Cascadia Mono"/>
          <w:noProof w:val="0"/>
          <w:color w:val="000000"/>
          <w:kern w:val="0"/>
          <w:sz w:val="24"/>
          <w:szCs w:val="24"/>
          <w:lang w:val="en-US"/>
        </w:rPr>
        <w:t>tbxIDBill.Text</w:t>
      </w:r>
      <w:proofErr w:type="spellEnd"/>
      <w:r w:rsidRPr="001B3C07">
        <w:rPr>
          <w:rFonts w:ascii="Cascadia Mono" w:hAnsi="Cascadia Mono" w:cs="Cascadia Mono"/>
          <w:noProof w:val="0"/>
          <w:color w:val="000000"/>
          <w:kern w:val="0"/>
          <w:sz w:val="24"/>
          <w:szCs w:val="24"/>
          <w:lang w:val="en-US"/>
        </w:rPr>
        <w:t xml:space="preserve"> = </w:t>
      </w:r>
      <w:proofErr w:type="spellStart"/>
      <w:proofErr w:type="gramStart"/>
      <w:r w:rsidRPr="001B3C07">
        <w:rPr>
          <w:rFonts w:ascii="Cascadia Mono" w:hAnsi="Cascadia Mono" w:cs="Cascadia Mono"/>
          <w:noProof w:val="0"/>
          <w:color w:val="000000"/>
          <w:kern w:val="0"/>
          <w:sz w:val="24"/>
          <w:szCs w:val="24"/>
          <w:lang w:val="en-US"/>
        </w:rPr>
        <w:t>DataProvider.Instance.ExecuteScalar</w:t>
      </w:r>
      <w:proofErr w:type="spellEnd"/>
      <w:proofErr w:type="gramEnd"/>
      <w:r w:rsidRPr="001B3C07">
        <w:rPr>
          <w:rFonts w:ascii="Cascadia Mono" w:hAnsi="Cascadia Mono" w:cs="Cascadia Mono"/>
          <w:noProof w:val="0"/>
          <w:color w:val="000000"/>
          <w:kern w:val="0"/>
          <w:sz w:val="24"/>
          <w:szCs w:val="24"/>
          <w:lang w:val="en-US"/>
        </w:rPr>
        <w:t xml:space="preserve">("SELECT </w:t>
      </w:r>
      <w:proofErr w:type="spellStart"/>
      <w:r w:rsidRPr="001B3C07">
        <w:rPr>
          <w:rFonts w:ascii="Cascadia Mono" w:hAnsi="Cascadia Mono" w:cs="Cascadia Mono"/>
          <w:noProof w:val="0"/>
          <w:color w:val="000000"/>
          <w:kern w:val="0"/>
          <w:sz w:val="24"/>
          <w:szCs w:val="24"/>
          <w:lang w:val="en-US"/>
        </w:rPr>
        <w:t>dbo.createBillID</w:t>
      </w:r>
      <w:proofErr w:type="spellEnd"/>
      <w:r w:rsidRPr="001B3C07">
        <w:rPr>
          <w:rFonts w:ascii="Cascadia Mono" w:hAnsi="Cascadia Mono" w:cs="Cascadia Mono"/>
          <w:noProof w:val="0"/>
          <w:color w:val="000000"/>
          <w:kern w:val="0"/>
          <w:sz w:val="24"/>
          <w:szCs w:val="24"/>
          <w:lang w:val="en-US"/>
        </w:rPr>
        <w:t xml:space="preserve"> ()").</w:t>
      </w:r>
      <w:proofErr w:type="spellStart"/>
      <w:r w:rsidRPr="001B3C07">
        <w:rPr>
          <w:rFonts w:ascii="Cascadia Mono" w:hAnsi="Cascadia Mono" w:cs="Cascadia Mono"/>
          <w:noProof w:val="0"/>
          <w:color w:val="000000"/>
          <w:kern w:val="0"/>
          <w:sz w:val="24"/>
          <w:szCs w:val="24"/>
          <w:lang w:val="en-US"/>
        </w:rPr>
        <w:t>ToString</w:t>
      </w:r>
      <w:proofErr w:type="spellEnd"/>
      <w:r w:rsidRPr="001B3C07">
        <w:rPr>
          <w:rFonts w:ascii="Cascadia Mono" w:hAnsi="Cascadia Mono" w:cs="Cascadia Mono"/>
          <w:noProof w:val="0"/>
          <w:color w:val="000000"/>
          <w:kern w:val="0"/>
          <w:sz w:val="24"/>
          <w:szCs w:val="24"/>
          <w:lang w:val="en-US"/>
        </w:rPr>
        <w:t>();</w:t>
      </w:r>
    </w:p>
    <w:p w14:paraId="2B3481B1" w14:textId="77777777" w:rsidR="004C08F6" w:rsidRPr="001B3C07" w:rsidRDefault="004C08F6" w:rsidP="004C08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B3C07">
        <w:rPr>
          <w:rFonts w:ascii="Cascadia Mono" w:hAnsi="Cascadia Mono" w:cs="Cascadia Mono"/>
          <w:noProof w:val="0"/>
          <w:color w:val="000000"/>
          <w:kern w:val="0"/>
          <w:sz w:val="24"/>
          <w:szCs w:val="24"/>
          <w:lang w:val="en-US"/>
        </w:rPr>
        <w:t>}</w:t>
      </w:r>
    </w:p>
    <w:p w14:paraId="18603341" w14:textId="77777777" w:rsidR="004C08F6" w:rsidRPr="001B3C07" w:rsidRDefault="004C08F6" w:rsidP="004C08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B3C07">
        <w:rPr>
          <w:rFonts w:ascii="Cascadia Mono" w:hAnsi="Cascadia Mono" w:cs="Cascadia Mono"/>
          <w:noProof w:val="0"/>
          <w:color w:val="000000"/>
          <w:kern w:val="0"/>
          <w:sz w:val="24"/>
          <w:szCs w:val="24"/>
          <w:lang w:val="en-US"/>
        </w:rPr>
        <w:t>catch (</w:t>
      </w:r>
      <w:proofErr w:type="spellStart"/>
      <w:r w:rsidRPr="001B3C07">
        <w:rPr>
          <w:rFonts w:ascii="Cascadia Mono" w:hAnsi="Cascadia Mono" w:cs="Cascadia Mono"/>
          <w:noProof w:val="0"/>
          <w:color w:val="000000"/>
          <w:kern w:val="0"/>
          <w:sz w:val="24"/>
          <w:szCs w:val="24"/>
          <w:lang w:val="en-US"/>
        </w:rPr>
        <w:t>SqlException</w:t>
      </w:r>
      <w:proofErr w:type="spellEnd"/>
      <w:r w:rsidRPr="001B3C07">
        <w:rPr>
          <w:rFonts w:ascii="Cascadia Mono" w:hAnsi="Cascadia Mono" w:cs="Cascadia Mono"/>
          <w:noProof w:val="0"/>
          <w:color w:val="000000"/>
          <w:kern w:val="0"/>
          <w:sz w:val="24"/>
          <w:szCs w:val="24"/>
          <w:lang w:val="en-US"/>
        </w:rPr>
        <w:t xml:space="preserve"> </w:t>
      </w:r>
      <w:proofErr w:type="spellStart"/>
      <w:r w:rsidRPr="001B3C07">
        <w:rPr>
          <w:rFonts w:ascii="Cascadia Mono" w:hAnsi="Cascadia Mono" w:cs="Cascadia Mono"/>
          <w:noProof w:val="0"/>
          <w:color w:val="000000"/>
          <w:kern w:val="0"/>
          <w:sz w:val="24"/>
          <w:szCs w:val="24"/>
          <w:lang w:val="en-US"/>
        </w:rPr>
        <w:t>ev</w:t>
      </w:r>
      <w:proofErr w:type="spellEnd"/>
      <w:r w:rsidRPr="001B3C07">
        <w:rPr>
          <w:rFonts w:ascii="Cascadia Mono" w:hAnsi="Cascadia Mono" w:cs="Cascadia Mono"/>
          <w:noProof w:val="0"/>
          <w:color w:val="000000"/>
          <w:kern w:val="0"/>
          <w:sz w:val="24"/>
          <w:szCs w:val="24"/>
          <w:lang w:val="en-US"/>
        </w:rPr>
        <w:t>)</w:t>
      </w:r>
    </w:p>
    <w:p w14:paraId="3D9AF0D2" w14:textId="77777777" w:rsidR="004C08F6" w:rsidRPr="001B3C07" w:rsidRDefault="004C08F6" w:rsidP="004C08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B3C07">
        <w:rPr>
          <w:rFonts w:ascii="Cascadia Mono" w:hAnsi="Cascadia Mono" w:cs="Cascadia Mono"/>
          <w:noProof w:val="0"/>
          <w:color w:val="000000"/>
          <w:kern w:val="0"/>
          <w:sz w:val="24"/>
          <w:szCs w:val="24"/>
          <w:lang w:val="en-US"/>
        </w:rPr>
        <w:t>{</w:t>
      </w:r>
    </w:p>
    <w:p w14:paraId="7C158892" w14:textId="77777777" w:rsidR="004C08F6" w:rsidRPr="001B3C07" w:rsidRDefault="004C08F6" w:rsidP="004C08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B3C07">
        <w:rPr>
          <w:rFonts w:ascii="Cascadia Mono" w:hAnsi="Cascadia Mono" w:cs="Cascadia Mono"/>
          <w:noProof w:val="0"/>
          <w:color w:val="000000"/>
          <w:kern w:val="0"/>
          <w:sz w:val="24"/>
          <w:szCs w:val="24"/>
          <w:lang w:val="en-US"/>
        </w:rPr>
        <w:t xml:space="preserve">    </w:t>
      </w:r>
      <w:proofErr w:type="spellStart"/>
      <w:r w:rsidRPr="001B3C07">
        <w:rPr>
          <w:rFonts w:ascii="Cascadia Mono" w:hAnsi="Cascadia Mono" w:cs="Cascadia Mono"/>
          <w:noProof w:val="0"/>
          <w:color w:val="000000"/>
          <w:kern w:val="0"/>
          <w:sz w:val="24"/>
          <w:szCs w:val="24"/>
          <w:lang w:val="en-US"/>
        </w:rPr>
        <w:t>MessageBox.Show</w:t>
      </w:r>
      <w:proofErr w:type="spellEnd"/>
      <w:r w:rsidRPr="001B3C07">
        <w:rPr>
          <w:rFonts w:ascii="Cascadia Mono" w:hAnsi="Cascadia Mono" w:cs="Cascadia Mono"/>
          <w:noProof w:val="0"/>
          <w:color w:val="000000"/>
          <w:kern w:val="0"/>
          <w:sz w:val="24"/>
          <w:szCs w:val="24"/>
          <w:lang w:val="en-US"/>
        </w:rPr>
        <w:t>("</w:t>
      </w:r>
      <w:proofErr w:type="spellStart"/>
      <w:r w:rsidRPr="001B3C07">
        <w:rPr>
          <w:rFonts w:ascii="Cascadia Mono" w:hAnsi="Cascadia Mono" w:cs="Cascadia Mono"/>
          <w:noProof w:val="0"/>
          <w:color w:val="000000"/>
          <w:kern w:val="0"/>
          <w:sz w:val="24"/>
          <w:szCs w:val="24"/>
          <w:lang w:val="en-US"/>
        </w:rPr>
        <w:t>Tạo</w:t>
      </w:r>
      <w:proofErr w:type="spellEnd"/>
      <w:r w:rsidRPr="001B3C07">
        <w:rPr>
          <w:rFonts w:ascii="Cascadia Mono" w:hAnsi="Cascadia Mono" w:cs="Cascadia Mono"/>
          <w:noProof w:val="0"/>
          <w:color w:val="000000"/>
          <w:kern w:val="0"/>
          <w:sz w:val="24"/>
          <w:szCs w:val="24"/>
          <w:lang w:val="en-US"/>
        </w:rPr>
        <w:t xml:space="preserve"> ID </w:t>
      </w:r>
      <w:proofErr w:type="spellStart"/>
      <w:r w:rsidRPr="001B3C07">
        <w:rPr>
          <w:rFonts w:ascii="Cascadia Mono" w:hAnsi="Cascadia Mono" w:cs="Cascadia Mono"/>
          <w:noProof w:val="0"/>
          <w:color w:val="000000"/>
          <w:kern w:val="0"/>
          <w:sz w:val="24"/>
          <w:szCs w:val="24"/>
          <w:lang w:val="en-US"/>
        </w:rPr>
        <w:t>hóa</w:t>
      </w:r>
      <w:proofErr w:type="spellEnd"/>
      <w:r w:rsidRPr="001B3C07">
        <w:rPr>
          <w:rFonts w:ascii="Cascadia Mono" w:hAnsi="Cascadia Mono" w:cs="Cascadia Mono"/>
          <w:noProof w:val="0"/>
          <w:color w:val="000000"/>
          <w:kern w:val="0"/>
          <w:sz w:val="24"/>
          <w:szCs w:val="24"/>
          <w:lang w:val="en-US"/>
        </w:rPr>
        <w:t xml:space="preserve"> </w:t>
      </w:r>
      <w:proofErr w:type="spellStart"/>
      <w:r w:rsidRPr="001B3C07">
        <w:rPr>
          <w:rFonts w:ascii="Cascadia Mono" w:hAnsi="Cascadia Mono" w:cs="Cascadia Mono"/>
          <w:noProof w:val="0"/>
          <w:color w:val="000000"/>
          <w:kern w:val="0"/>
          <w:sz w:val="24"/>
          <w:szCs w:val="24"/>
          <w:lang w:val="en-US"/>
        </w:rPr>
        <w:t>đơn</w:t>
      </w:r>
      <w:proofErr w:type="spellEnd"/>
      <w:r w:rsidRPr="001B3C07">
        <w:rPr>
          <w:rFonts w:ascii="Cascadia Mono" w:hAnsi="Cascadia Mono" w:cs="Cascadia Mono"/>
          <w:noProof w:val="0"/>
          <w:color w:val="000000"/>
          <w:kern w:val="0"/>
          <w:sz w:val="24"/>
          <w:szCs w:val="24"/>
          <w:lang w:val="en-US"/>
        </w:rPr>
        <w:t xml:space="preserve"> </w:t>
      </w:r>
      <w:proofErr w:type="spellStart"/>
      <w:r w:rsidRPr="001B3C07">
        <w:rPr>
          <w:rFonts w:ascii="Cascadia Mono" w:hAnsi="Cascadia Mono" w:cs="Cascadia Mono"/>
          <w:noProof w:val="0"/>
          <w:color w:val="000000"/>
          <w:kern w:val="0"/>
          <w:sz w:val="24"/>
          <w:szCs w:val="24"/>
          <w:lang w:val="en-US"/>
        </w:rPr>
        <w:t>thất</w:t>
      </w:r>
      <w:proofErr w:type="spellEnd"/>
      <w:r w:rsidRPr="001B3C07">
        <w:rPr>
          <w:rFonts w:ascii="Cascadia Mono" w:hAnsi="Cascadia Mono" w:cs="Cascadia Mono"/>
          <w:noProof w:val="0"/>
          <w:color w:val="000000"/>
          <w:kern w:val="0"/>
          <w:sz w:val="24"/>
          <w:szCs w:val="24"/>
          <w:lang w:val="en-US"/>
        </w:rPr>
        <w:t xml:space="preserve"> </w:t>
      </w:r>
      <w:proofErr w:type="spellStart"/>
      <w:r w:rsidRPr="001B3C07">
        <w:rPr>
          <w:rFonts w:ascii="Cascadia Mono" w:hAnsi="Cascadia Mono" w:cs="Cascadia Mono"/>
          <w:noProof w:val="0"/>
          <w:color w:val="000000"/>
          <w:kern w:val="0"/>
          <w:sz w:val="24"/>
          <w:szCs w:val="24"/>
          <w:lang w:val="en-US"/>
        </w:rPr>
        <w:t>bại</w:t>
      </w:r>
      <w:proofErr w:type="spellEnd"/>
      <w:r w:rsidRPr="001B3C07">
        <w:rPr>
          <w:rFonts w:ascii="Cascadia Mono" w:hAnsi="Cascadia Mono" w:cs="Cascadia Mono"/>
          <w:noProof w:val="0"/>
          <w:color w:val="000000"/>
          <w:kern w:val="0"/>
          <w:sz w:val="24"/>
          <w:szCs w:val="24"/>
          <w:lang w:val="en-US"/>
        </w:rPr>
        <w:t xml:space="preserve">! \n Do: \n" + </w:t>
      </w:r>
      <w:proofErr w:type="spellStart"/>
      <w:proofErr w:type="gramStart"/>
      <w:r w:rsidRPr="001B3C07">
        <w:rPr>
          <w:rFonts w:ascii="Cascadia Mono" w:hAnsi="Cascadia Mono" w:cs="Cascadia Mono"/>
          <w:noProof w:val="0"/>
          <w:color w:val="000000"/>
          <w:kern w:val="0"/>
          <w:sz w:val="24"/>
          <w:szCs w:val="24"/>
          <w:lang w:val="en-US"/>
        </w:rPr>
        <w:t>ev.Message</w:t>
      </w:r>
      <w:proofErr w:type="spellEnd"/>
      <w:proofErr w:type="gramEnd"/>
      <w:r w:rsidRPr="001B3C07">
        <w:rPr>
          <w:rFonts w:ascii="Cascadia Mono" w:hAnsi="Cascadia Mono" w:cs="Cascadia Mono"/>
          <w:noProof w:val="0"/>
          <w:color w:val="000000"/>
          <w:kern w:val="0"/>
          <w:sz w:val="24"/>
          <w:szCs w:val="24"/>
          <w:lang w:val="en-US"/>
        </w:rPr>
        <w:t xml:space="preserve">, "Thông </w:t>
      </w:r>
      <w:proofErr w:type="spellStart"/>
      <w:r w:rsidRPr="001B3C07">
        <w:rPr>
          <w:rFonts w:ascii="Cascadia Mono" w:hAnsi="Cascadia Mono" w:cs="Cascadia Mono"/>
          <w:noProof w:val="0"/>
          <w:color w:val="000000"/>
          <w:kern w:val="0"/>
          <w:sz w:val="24"/>
          <w:szCs w:val="24"/>
          <w:lang w:val="en-US"/>
        </w:rPr>
        <w:t>báo</w:t>
      </w:r>
      <w:proofErr w:type="spellEnd"/>
      <w:r w:rsidRPr="001B3C07">
        <w:rPr>
          <w:rFonts w:ascii="Cascadia Mono" w:hAnsi="Cascadia Mono" w:cs="Cascadia Mono"/>
          <w:noProof w:val="0"/>
          <w:color w:val="000000"/>
          <w:kern w:val="0"/>
          <w:sz w:val="24"/>
          <w:szCs w:val="24"/>
          <w:lang w:val="en-US"/>
        </w:rPr>
        <w:t xml:space="preserve">", </w:t>
      </w:r>
      <w:proofErr w:type="spellStart"/>
      <w:r w:rsidRPr="001B3C07">
        <w:rPr>
          <w:rFonts w:ascii="Cascadia Mono" w:hAnsi="Cascadia Mono" w:cs="Cascadia Mono"/>
          <w:noProof w:val="0"/>
          <w:color w:val="000000"/>
          <w:kern w:val="0"/>
          <w:sz w:val="24"/>
          <w:szCs w:val="24"/>
          <w:lang w:val="en-US"/>
        </w:rPr>
        <w:t>MessageBoxButtons.OK</w:t>
      </w:r>
      <w:proofErr w:type="spellEnd"/>
      <w:r w:rsidRPr="001B3C07">
        <w:rPr>
          <w:rFonts w:ascii="Cascadia Mono" w:hAnsi="Cascadia Mono" w:cs="Cascadia Mono"/>
          <w:noProof w:val="0"/>
          <w:color w:val="000000"/>
          <w:kern w:val="0"/>
          <w:sz w:val="24"/>
          <w:szCs w:val="24"/>
          <w:lang w:val="en-US"/>
        </w:rPr>
        <w:t xml:space="preserve">, </w:t>
      </w:r>
      <w:proofErr w:type="spellStart"/>
      <w:r w:rsidRPr="001B3C07">
        <w:rPr>
          <w:rFonts w:ascii="Cascadia Mono" w:hAnsi="Cascadia Mono" w:cs="Cascadia Mono"/>
          <w:noProof w:val="0"/>
          <w:color w:val="000000"/>
          <w:kern w:val="0"/>
          <w:sz w:val="24"/>
          <w:szCs w:val="24"/>
          <w:lang w:val="en-US"/>
        </w:rPr>
        <w:t>MessageBoxIcon.Error</w:t>
      </w:r>
      <w:proofErr w:type="spellEnd"/>
      <w:r w:rsidRPr="001B3C07">
        <w:rPr>
          <w:rFonts w:ascii="Cascadia Mono" w:hAnsi="Cascadia Mono" w:cs="Cascadia Mono"/>
          <w:noProof w:val="0"/>
          <w:color w:val="000000"/>
          <w:kern w:val="0"/>
          <w:sz w:val="24"/>
          <w:szCs w:val="24"/>
          <w:lang w:val="en-US"/>
        </w:rPr>
        <w:t>);</w:t>
      </w:r>
    </w:p>
    <w:p w14:paraId="1596A644" w14:textId="61253289" w:rsidR="00DF2D7C" w:rsidRPr="001B3C07" w:rsidRDefault="004C08F6" w:rsidP="004C08F6">
      <w:pPr>
        <w:pStyle w:val="ListParagraph"/>
        <w:pBdr>
          <w:top w:val="single" w:sz="4" w:space="1" w:color="auto"/>
          <w:left w:val="single" w:sz="4" w:space="4" w:color="auto"/>
          <w:bottom w:val="single" w:sz="4" w:space="1" w:color="auto"/>
          <w:right w:val="single" w:sz="4" w:space="4" w:color="auto"/>
        </w:pBdr>
        <w:spacing w:after="0" w:line="360" w:lineRule="auto"/>
        <w:ind w:left="1584"/>
        <w:rPr>
          <w:rFonts w:ascii="Cascadia Mono" w:hAnsi="Cascadia Mono" w:cs="Cascadia Mono"/>
          <w:noProof w:val="0"/>
          <w:color w:val="000000"/>
          <w:kern w:val="0"/>
          <w:sz w:val="24"/>
          <w:szCs w:val="24"/>
          <w:lang w:val="en-US"/>
        </w:rPr>
      </w:pPr>
      <w:r w:rsidRPr="001B3C07">
        <w:rPr>
          <w:rFonts w:ascii="Cascadia Mono" w:hAnsi="Cascadia Mono" w:cs="Cascadia Mono"/>
          <w:noProof w:val="0"/>
          <w:color w:val="000000"/>
          <w:kern w:val="0"/>
          <w:sz w:val="24"/>
          <w:szCs w:val="24"/>
          <w:lang w:val="en-US"/>
        </w:rPr>
        <w:t>}</w:t>
      </w:r>
    </w:p>
    <w:p w14:paraId="18B6A1D7" w14:textId="77777777" w:rsidR="004C08F6" w:rsidRPr="00DF2D7C" w:rsidRDefault="004C08F6" w:rsidP="004C08F6">
      <w:pPr>
        <w:pStyle w:val="ListParagraph"/>
        <w:spacing w:after="0" w:line="360" w:lineRule="auto"/>
        <w:ind w:left="1584"/>
        <w:rPr>
          <w:rFonts w:ascii="Times New Roman" w:hAnsi="Times New Roman" w:cs="Times New Roman"/>
          <w:sz w:val="28"/>
          <w:szCs w:val="28"/>
          <w:u w:val="single"/>
          <w:lang w:val="en-US"/>
        </w:rPr>
      </w:pPr>
    </w:p>
    <w:p w14:paraId="1167553C" w14:textId="1A1014B8" w:rsidR="00C82DA5" w:rsidRDefault="00C82DA5" w:rsidP="00C82DA5">
      <w:pPr>
        <w:pStyle w:val="ListParagraph"/>
        <w:numPr>
          <w:ilvl w:val="0"/>
          <w:numId w:val="20"/>
        </w:numPr>
        <w:spacing w:after="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Function</w:t>
      </w:r>
      <w:r w:rsidR="00DF2D7C">
        <w:rPr>
          <w:rFonts w:ascii="Times New Roman" w:hAnsi="Times New Roman" w:cs="Times New Roman"/>
          <w:b/>
          <w:bCs/>
          <w:sz w:val="28"/>
          <w:szCs w:val="28"/>
          <w:lang w:val="en-US"/>
        </w:rPr>
        <w:t xml:space="preserve"> lấy ra trạng thái của sản phẩm:</w:t>
      </w:r>
    </w:p>
    <w:p w14:paraId="34571F67" w14:textId="78259F86" w:rsidR="00DF2D7C" w:rsidRDefault="00DF2D7C" w:rsidP="00DF2D7C">
      <w:pPr>
        <w:pStyle w:val="ListParagraph"/>
        <w:spacing w:after="0" w:line="360" w:lineRule="auto"/>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SQL:</w:t>
      </w:r>
    </w:p>
    <w:p w14:paraId="386AA752" w14:textId="77777777" w:rsidR="00DF2D7C" w:rsidRPr="00800DEB" w:rsidRDefault="00DF2D7C" w:rsidP="00DF2D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800DEB">
        <w:rPr>
          <w:rFonts w:ascii="Cascadia Mono" w:hAnsi="Cascadia Mono" w:cs="Cascadia Mono"/>
          <w:noProof w:val="0"/>
          <w:color w:val="0000FF"/>
          <w:kern w:val="0"/>
          <w:sz w:val="24"/>
          <w:szCs w:val="24"/>
          <w:lang w:val="en-US"/>
        </w:rPr>
        <w:t>DROP</w:t>
      </w:r>
      <w:r w:rsidRPr="00800DEB">
        <w:rPr>
          <w:rFonts w:ascii="Cascadia Mono" w:hAnsi="Cascadia Mono" w:cs="Cascadia Mono"/>
          <w:noProof w:val="0"/>
          <w:color w:val="000000"/>
          <w:kern w:val="0"/>
          <w:sz w:val="24"/>
          <w:szCs w:val="24"/>
          <w:lang w:val="en-US"/>
        </w:rPr>
        <w:t xml:space="preserve"> </w:t>
      </w:r>
      <w:r w:rsidRPr="00800DEB">
        <w:rPr>
          <w:rFonts w:ascii="Cascadia Mono" w:hAnsi="Cascadia Mono" w:cs="Cascadia Mono"/>
          <w:noProof w:val="0"/>
          <w:color w:val="0000FF"/>
          <w:kern w:val="0"/>
          <w:sz w:val="24"/>
          <w:szCs w:val="24"/>
          <w:lang w:val="en-US"/>
        </w:rPr>
        <w:t>FUNCTION</w:t>
      </w:r>
      <w:r w:rsidRPr="00800DEB">
        <w:rPr>
          <w:rFonts w:ascii="Cascadia Mono" w:hAnsi="Cascadia Mono" w:cs="Cascadia Mono"/>
          <w:noProof w:val="0"/>
          <w:color w:val="000000"/>
          <w:kern w:val="0"/>
          <w:sz w:val="24"/>
          <w:szCs w:val="24"/>
          <w:lang w:val="en-US"/>
        </w:rPr>
        <w:t xml:space="preserve"> </w:t>
      </w:r>
      <w:r w:rsidRPr="00800DEB">
        <w:rPr>
          <w:rFonts w:ascii="Cascadia Mono" w:hAnsi="Cascadia Mono" w:cs="Cascadia Mono"/>
          <w:noProof w:val="0"/>
          <w:color w:val="0000FF"/>
          <w:kern w:val="0"/>
          <w:sz w:val="24"/>
          <w:szCs w:val="24"/>
          <w:lang w:val="en-US"/>
        </w:rPr>
        <w:t>IF</w:t>
      </w:r>
      <w:r w:rsidRPr="00800DEB">
        <w:rPr>
          <w:rFonts w:ascii="Cascadia Mono" w:hAnsi="Cascadia Mono" w:cs="Cascadia Mono"/>
          <w:noProof w:val="0"/>
          <w:color w:val="000000"/>
          <w:kern w:val="0"/>
          <w:sz w:val="24"/>
          <w:szCs w:val="24"/>
          <w:lang w:val="en-US"/>
        </w:rPr>
        <w:t xml:space="preserve"> </w:t>
      </w:r>
      <w:r w:rsidRPr="00800DEB">
        <w:rPr>
          <w:rFonts w:ascii="Cascadia Mono" w:hAnsi="Cascadia Mono" w:cs="Cascadia Mono"/>
          <w:noProof w:val="0"/>
          <w:color w:val="808080"/>
          <w:kern w:val="0"/>
          <w:sz w:val="24"/>
          <w:szCs w:val="24"/>
          <w:lang w:val="en-US"/>
        </w:rPr>
        <w:t>EXISTS</w:t>
      </w:r>
      <w:r w:rsidRPr="00800DEB">
        <w:rPr>
          <w:rFonts w:ascii="Cascadia Mono" w:hAnsi="Cascadia Mono" w:cs="Cascadia Mono"/>
          <w:noProof w:val="0"/>
          <w:color w:val="000000"/>
          <w:kern w:val="0"/>
          <w:sz w:val="24"/>
          <w:szCs w:val="24"/>
          <w:lang w:val="en-US"/>
        </w:rPr>
        <w:t xml:space="preserve"> </w:t>
      </w:r>
      <w:proofErr w:type="spellStart"/>
      <w:proofErr w:type="gramStart"/>
      <w:r w:rsidRPr="00800DEB">
        <w:rPr>
          <w:rFonts w:ascii="Cascadia Mono" w:hAnsi="Cascadia Mono" w:cs="Cascadia Mono"/>
          <w:noProof w:val="0"/>
          <w:color w:val="000000"/>
          <w:kern w:val="0"/>
          <w:sz w:val="24"/>
          <w:szCs w:val="24"/>
          <w:lang w:val="en-US"/>
        </w:rPr>
        <w:t>getProductStatus</w:t>
      </w:r>
      <w:proofErr w:type="spellEnd"/>
      <w:proofErr w:type="gramEnd"/>
    </w:p>
    <w:p w14:paraId="6EA1B680" w14:textId="77777777" w:rsidR="00DF2D7C" w:rsidRPr="00800DEB" w:rsidRDefault="00DF2D7C" w:rsidP="00DF2D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800DEB">
        <w:rPr>
          <w:rFonts w:ascii="Cascadia Mono" w:hAnsi="Cascadia Mono" w:cs="Cascadia Mono"/>
          <w:noProof w:val="0"/>
          <w:color w:val="0000FF"/>
          <w:kern w:val="0"/>
          <w:sz w:val="24"/>
          <w:szCs w:val="24"/>
          <w:lang w:val="en-US"/>
        </w:rPr>
        <w:t>GO</w:t>
      </w:r>
    </w:p>
    <w:p w14:paraId="4CE331CD" w14:textId="77777777" w:rsidR="00DF2D7C" w:rsidRPr="00800DEB" w:rsidRDefault="00DF2D7C" w:rsidP="00DF2D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p>
    <w:p w14:paraId="42FA757E" w14:textId="77777777" w:rsidR="00DF2D7C" w:rsidRPr="00800DEB" w:rsidRDefault="00DF2D7C" w:rsidP="00DF2D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800DEB">
        <w:rPr>
          <w:rFonts w:ascii="Cascadia Mono" w:hAnsi="Cascadia Mono" w:cs="Cascadia Mono"/>
          <w:noProof w:val="0"/>
          <w:color w:val="0000FF"/>
          <w:kern w:val="0"/>
          <w:sz w:val="24"/>
          <w:szCs w:val="24"/>
          <w:lang w:val="en-US"/>
        </w:rPr>
        <w:t>CREATE</w:t>
      </w:r>
      <w:r w:rsidRPr="00800DEB">
        <w:rPr>
          <w:rFonts w:ascii="Cascadia Mono" w:hAnsi="Cascadia Mono" w:cs="Cascadia Mono"/>
          <w:noProof w:val="0"/>
          <w:color w:val="000000"/>
          <w:kern w:val="0"/>
          <w:sz w:val="24"/>
          <w:szCs w:val="24"/>
          <w:lang w:val="en-US"/>
        </w:rPr>
        <w:t xml:space="preserve"> </w:t>
      </w:r>
      <w:r w:rsidRPr="00800DEB">
        <w:rPr>
          <w:rFonts w:ascii="Cascadia Mono" w:hAnsi="Cascadia Mono" w:cs="Cascadia Mono"/>
          <w:noProof w:val="0"/>
          <w:color w:val="0000FF"/>
          <w:kern w:val="0"/>
          <w:sz w:val="24"/>
          <w:szCs w:val="24"/>
          <w:lang w:val="en-US"/>
        </w:rPr>
        <w:t>FUNCTION</w:t>
      </w:r>
      <w:r w:rsidRPr="00800DEB">
        <w:rPr>
          <w:rFonts w:ascii="Cascadia Mono" w:hAnsi="Cascadia Mono" w:cs="Cascadia Mono"/>
          <w:noProof w:val="0"/>
          <w:color w:val="000000"/>
          <w:kern w:val="0"/>
          <w:sz w:val="24"/>
          <w:szCs w:val="24"/>
          <w:lang w:val="en-US"/>
        </w:rPr>
        <w:t xml:space="preserve"> </w:t>
      </w:r>
      <w:proofErr w:type="spellStart"/>
      <w:proofErr w:type="gramStart"/>
      <w:r w:rsidRPr="00800DEB">
        <w:rPr>
          <w:rFonts w:ascii="Cascadia Mono" w:hAnsi="Cascadia Mono" w:cs="Cascadia Mono"/>
          <w:noProof w:val="0"/>
          <w:color w:val="000000"/>
          <w:kern w:val="0"/>
          <w:sz w:val="24"/>
          <w:szCs w:val="24"/>
          <w:lang w:val="en-US"/>
        </w:rPr>
        <w:t>getProductStatus</w:t>
      </w:r>
      <w:proofErr w:type="spellEnd"/>
      <w:proofErr w:type="gramEnd"/>
    </w:p>
    <w:p w14:paraId="1D7A2B75" w14:textId="77777777" w:rsidR="00DF2D7C" w:rsidRPr="00800DEB" w:rsidRDefault="00DF2D7C" w:rsidP="00DF2D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800DEB">
        <w:rPr>
          <w:rFonts w:ascii="Cascadia Mono" w:hAnsi="Cascadia Mono" w:cs="Cascadia Mono"/>
          <w:noProof w:val="0"/>
          <w:color w:val="808080"/>
          <w:kern w:val="0"/>
          <w:sz w:val="24"/>
          <w:szCs w:val="24"/>
          <w:lang w:val="en-US"/>
        </w:rPr>
        <w:t>(</w:t>
      </w:r>
    </w:p>
    <w:p w14:paraId="72E1E252" w14:textId="77777777" w:rsidR="00DF2D7C" w:rsidRPr="00800DEB" w:rsidRDefault="00DF2D7C" w:rsidP="00DF2D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800DEB">
        <w:rPr>
          <w:rFonts w:ascii="Cascadia Mono" w:hAnsi="Cascadia Mono" w:cs="Cascadia Mono"/>
          <w:noProof w:val="0"/>
          <w:color w:val="000000"/>
          <w:kern w:val="0"/>
          <w:sz w:val="24"/>
          <w:szCs w:val="24"/>
          <w:lang w:val="en-US"/>
        </w:rPr>
        <w:tab/>
        <w:t xml:space="preserve">@productName </w:t>
      </w:r>
      <w:proofErr w:type="gramStart"/>
      <w:r w:rsidRPr="00800DEB">
        <w:rPr>
          <w:rFonts w:ascii="Cascadia Mono" w:hAnsi="Cascadia Mono" w:cs="Cascadia Mono"/>
          <w:noProof w:val="0"/>
          <w:color w:val="0000FF"/>
          <w:kern w:val="0"/>
          <w:sz w:val="24"/>
          <w:szCs w:val="24"/>
          <w:lang w:val="en-US"/>
        </w:rPr>
        <w:t>NVARCHAR</w:t>
      </w:r>
      <w:r w:rsidRPr="00800DEB">
        <w:rPr>
          <w:rFonts w:ascii="Cascadia Mono" w:hAnsi="Cascadia Mono" w:cs="Cascadia Mono"/>
          <w:noProof w:val="0"/>
          <w:color w:val="808080"/>
          <w:kern w:val="0"/>
          <w:sz w:val="24"/>
          <w:szCs w:val="24"/>
          <w:lang w:val="en-US"/>
        </w:rPr>
        <w:t>(</w:t>
      </w:r>
      <w:proofErr w:type="gramEnd"/>
      <w:r w:rsidRPr="00800DEB">
        <w:rPr>
          <w:rFonts w:ascii="Cascadia Mono" w:hAnsi="Cascadia Mono" w:cs="Cascadia Mono"/>
          <w:noProof w:val="0"/>
          <w:color w:val="FF00FF"/>
          <w:kern w:val="0"/>
          <w:sz w:val="24"/>
          <w:szCs w:val="24"/>
          <w:lang w:val="en-US"/>
        </w:rPr>
        <w:t>max</w:t>
      </w:r>
      <w:r w:rsidRPr="00800DEB">
        <w:rPr>
          <w:rFonts w:ascii="Cascadia Mono" w:hAnsi="Cascadia Mono" w:cs="Cascadia Mono"/>
          <w:noProof w:val="0"/>
          <w:color w:val="808080"/>
          <w:kern w:val="0"/>
          <w:sz w:val="24"/>
          <w:szCs w:val="24"/>
          <w:lang w:val="en-US"/>
        </w:rPr>
        <w:t>)</w:t>
      </w:r>
    </w:p>
    <w:p w14:paraId="5EB4542E" w14:textId="77777777" w:rsidR="00DF2D7C" w:rsidRPr="00800DEB" w:rsidRDefault="00DF2D7C" w:rsidP="00DF2D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800DEB">
        <w:rPr>
          <w:rFonts w:ascii="Cascadia Mono" w:hAnsi="Cascadia Mono" w:cs="Cascadia Mono"/>
          <w:noProof w:val="0"/>
          <w:color w:val="808080"/>
          <w:kern w:val="0"/>
          <w:sz w:val="24"/>
          <w:szCs w:val="24"/>
          <w:lang w:val="en-US"/>
        </w:rPr>
        <w:t>)</w:t>
      </w:r>
    </w:p>
    <w:p w14:paraId="470E543C" w14:textId="77777777" w:rsidR="00DF2D7C" w:rsidRPr="00800DEB" w:rsidRDefault="00DF2D7C" w:rsidP="00DF2D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800DEB">
        <w:rPr>
          <w:rFonts w:ascii="Cascadia Mono" w:hAnsi="Cascadia Mono" w:cs="Cascadia Mono"/>
          <w:noProof w:val="0"/>
          <w:color w:val="0000FF"/>
          <w:kern w:val="0"/>
          <w:sz w:val="24"/>
          <w:szCs w:val="24"/>
          <w:lang w:val="en-US"/>
        </w:rPr>
        <w:t>RETURNS</w:t>
      </w:r>
      <w:r w:rsidRPr="00800DEB">
        <w:rPr>
          <w:rFonts w:ascii="Cascadia Mono" w:hAnsi="Cascadia Mono" w:cs="Cascadia Mono"/>
          <w:noProof w:val="0"/>
          <w:color w:val="000000"/>
          <w:kern w:val="0"/>
          <w:sz w:val="24"/>
          <w:szCs w:val="24"/>
          <w:lang w:val="en-US"/>
        </w:rPr>
        <w:t xml:space="preserve"> </w:t>
      </w:r>
      <w:r w:rsidRPr="00800DEB">
        <w:rPr>
          <w:rFonts w:ascii="Cascadia Mono" w:hAnsi="Cascadia Mono" w:cs="Cascadia Mono"/>
          <w:noProof w:val="0"/>
          <w:color w:val="0000FF"/>
          <w:kern w:val="0"/>
          <w:sz w:val="24"/>
          <w:szCs w:val="24"/>
          <w:lang w:val="en-US"/>
        </w:rPr>
        <w:t>INT</w:t>
      </w:r>
    </w:p>
    <w:p w14:paraId="0BC24E61" w14:textId="77777777" w:rsidR="00DF2D7C" w:rsidRPr="00800DEB" w:rsidRDefault="00DF2D7C" w:rsidP="00DF2D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800DEB">
        <w:rPr>
          <w:rFonts w:ascii="Cascadia Mono" w:hAnsi="Cascadia Mono" w:cs="Cascadia Mono"/>
          <w:noProof w:val="0"/>
          <w:color w:val="0000FF"/>
          <w:kern w:val="0"/>
          <w:sz w:val="24"/>
          <w:szCs w:val="24"/>
          <w:lang w:val="en-US"/>
        </w:rPr>
        <w:t>AS</w:t>
      </w:r>
    </w:p>
    <w:p w14:paraId="384584C7" w14:textId="77777777" w:rsidR="00DF2D7C" w:rsidRPr="00800DEB" w:rsidRDefault="00DF2D7C" w:rsidP="00DF2D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800DEB">
        <w:rPr>
          <w:rFonts w:ascii="Cascadia Mono" w:hAnsi="Cascadia Mono" w:cs="Cascadia Mono"/>
          <w:noProof w:val="0"/>
          <w:color w:val="0000FF"/>
          <w:kern w:val="0"/>
          <w:sz w:val="24"/>
          <w:szCs w:val="24"/>
          <w:lang w:val="en-US"/>
        </w:rPr>
        <w:t>BEGIN</w:t>
      </w:r>
    </w:p>
    <w:p w14:paraId="5E03A035" w14:textId="77777777" w:rsidR="00DF2D7C" w:rsidRPr="00800DEB" w:rsidRDefault="00DF2D7C" w:rsidP="00DF2D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800DEB">
        <w:rPr>
          <w:rFonts w:ascii="Cascadia Mono" w:hAnsi="Cascadia Mono" w:cs="Cascadia Mono"/>
          <w:noProof w:val="0"/>
          <w:color w:val="000000"/>
          <w:kern w:val="0"/>
          <w:sz w:val="24"/>
          <w:szCs w:val="24"/>
          <w:lang w:val="en-US"/>
        </w:rPr>
        <w:tab/>
      </w:r>
      <w:r w:rsidRPr="00800DEB">
        <w:rPr>
          <w:rFonts w:ascii="Cascadia Mono" w:hAnsi="Cascadia Mono" w:cs="Cascadia Mono"/>
          <w:noProof w:val="0"/>
          <w:color w:val="0000FF"/>
          <w:kern w:val="0"/>
          <w:sz w:val="24"/>
          <w:szCs w:val="24"/>
          <w:lang w:val="en-US"/>
        </w:rPr>
        <w:t>DECLARE</w:t>
      </w:r>
      <w:r w:rsidRPr="00800DEB">
        <w:rPr>
          <w:rFonts w:ascii="Cascadia Mono" w:hAnsi="Cascadia Mono" w:cs="Cascadia Mono"/>
          <w:noProof w:val="0"/>
          <w:color w:val="000000"/>
          <w:kern w:val="0"/>
          <w:sz w:val="24"/>
          <w:szCs w:val="24"/>
          <w:lang w:val="en-US"/>
        </w:rPr>
        <w:t xml:space="preserve"> @status </w:t>
      </w:r>
      <w:proofErr w:type="gramStart"/>
      <w:r w:rsidRPr="00800DEB">
        <w:rPr>
          <w:rFonts w:ascii="Cascadia Mono" w:hAnsi="Cascadia Mono" w:cs="Cascadia Mono"/>
          <w:noProof w:val="0"/>
          <w:color w:val="0000FF"/>
          <w:kern w:val="0"/>
          <w:sz w:val="24"/>
          <w:szCs w:val="24"/>
          <w:lang w:val="en-US"/>
        </w:rPr>
        <w:t>NVARCHAR</w:t>
      </w:r>
      <w:r w:rsidRPr="00800DEB">
        <w:rPr>
          <w:rFonts w:ascii="Cascadia Mono" w:hAnsi="Cascadia Mono" w:cs="Cascadia Mono"/>
          <w:noProof w:val="0"/>
          <w:color w:val="808080"/>
          <w:kern w:val="0"/>
          <w:sz w:val="24"/>
          <w:szCs w:val="24"/>
          <w:lang w:val="en-US"/>
        </w:rPr>
        <w:t>(</w:t>
      </w:r>
      <w:proofErr w:type="gramEnd"/>
      <w:r w:rsidRPr="00800DEB">
        <w:rPr>
          <w:rFonts w:ascii="Cascadia Mono" w:hAnsi="Cascadia Mono" w:cs="Cascadia Mono"/>
          <w:noProof w:val="0"/>
          <w:color w:val="FF00FF"/>
          <w:kern w:val="0"/>
          <w:sz w:val="24"/>
          <w:szCs w:val="24"/>
          <w:lang w:val="en-US"/>
        </w:rPr>
        <w:t>max</w:t>
      </w:r>
      <w:r w:rsidRPr="00800DEB">
        <w:rPr>
          <w:rFonts w:ascii="Cascadia Mono" w:hAnsi="Cascadia Mono" w:cs="Cascadia Mono"/>
          <w:noProof w:val="0"/>
          <w:color w:val="808080"/>
          <w:kern w:val="0"/>
          <w:sz w:val="24"/>
          <w:szCs w:val="24"/>
          <w:lang w:val="en-US"/>
        </w:rPr>
        <w:t>)</w:t>
      </w:r>
    </w:p>
    <w:p w14:paraId="4C25E9E5" w14:textId="77777777" w:rsidR="00DF2D7C" w:rsidRPr="00800DEB" w:rsidRDefault="00DF2D7C" w:rsidP="00DF2D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800DEB">
        <w:rPr>
          <w:rFonts w:ascii="Cascadia Mono" w:hAnsi="Cascadia Mono" w:cs="Cascadia Mono"/>
          <w:noProof w:val="0"/>
          <w:color w:val="000000"/>
          <w:kern w:val="0"/>
          <w:sz w:val="24"/>
          <w:szCs w:val="24"/>
          <w:lang w:val="en-US"/>
        </w:rPr>
        <w:tab/>
      </w:r>
      <w:r w:rsidRPr="00800DEB">
        <w:rPr>
          <w:rFonts w:ascii="Cascadia Mono" w:hAnsi="Cascadia Mono" w:cs="Cascadia Mono"/>
          <w:noProof w:val="0"/>
          <w:color w:val="0000FF"/>
          <w:kern w:val="0"/>
          <w:sz w:val="24"/>
          <w:szCs w:val="24"/>
          <w:lang w:val="en-US"/>
        </w:rPr>
        <w:t>SELECT</w:t>
      </w:r>
      <w:r w:rsidRPr="00800DEB">
        <w:rPr>
          <w:rFonts w:ascii="Cascadia Mono" w:hAnsi="Cascadia Mono" w:cs="Cascadia Mono"/>
          <w:noProof w:val="0"/>
          <w:color w:val="000000"/>
          <w:kern w:val="0"/>
          <w:sz w:val="24"/>
          <w:szCs w:val="24"/>
          <w:lang w:val="en-US"/>
        </w:rPr>
        <w:t xml:space="preserve"> @status </w:t>
      </w:r>
      <w:r w:rsidRPr="00800DEB">
        <w:rPr>
          <w:rFonts w:ascii="Cascadia Mono" w:hAnsi="Cascadia Mono" w:cs="Cascadia Mono"/>
          <w:noProof w:val="0"/>
          <w:color w:val="808080"/>
          <w:kern w:val="0"/>
          <w:sz w:val="24"/>
          <w:szCs w:val="24"/>
          <w:lang w:val="en-US"/>
        </w:rPr>
        <w:t>=</w:t>
      </w:r>
      <w:r w:rsidRPr="00800DEB">
        <w:rPr>
          <w:rFonts w:ascii="Cascadia Mono" w:hAnsi="Cascadia Mono" w:cs="Cascadia Mono"/>
          <w:noProof w:val="0"/>
          <w:color w:val="000000"/>
          <w:kern w:val="0"/>
          <w:sz w:val="24"/>
          <w:szCs w:val="24"/>
          <w:lang w:val="en-US"/>
        </w:rPr>
        <w:t xml:space="preserve"> </w:t>
      </w:r>
      <w:r w:rsidRPr="00800DEB">
        <w:rPr>
          <w:rFonts w:ascii="Cascadia Mono" w:hAnsi="Cascadia Mono" w:cs="Cascadia Mono"/>
          <w:noProof w:val="0"/>
          <w:color w:val="0000FF"/>
          <w:kern w:val="0"/>
          <w:sz w:val="24"/>
          <w:szCs w:val="24"/>
          <w:lang w:val="en-US"/>
        </w:rPr>
        <w:t>status</w:t>
      </w:r>
      <w:r w:rsidRPr="00800DEB">
        <w:rPr>
          <w:rFonts w:ascii="Cascadia Mono" w:hAnsi="Cascadia Mono" w:cs="Cascadia Mono"/>
          <w:noProof w:val="0"/>
          <w:color w:val="000000"/>
          <w:kern w:val="0"/>
          <w:sz w:val="24"/>
          <w:szCs w:val="24"/>
          <w:lang w:val="en-US"/>
        </w:rPr>
        <w:t xml:space="preserve"> </w:t>
      </w:r>
      <w:r w:rsidRPr="00800DEB">
        <w:rPr>
          <w:rFonts w:ascii="Cascadia Mono" w:hAnsi="Cascadia Mono" w:cs="Cascadia Mono"/>
          <w:noProof w:val="0"/>
          <w:color w:val="0000FF"/>
          <w:kern w:val="0"/>
          <w:sz w:val="24"/>
          <w:szCs w:val="24"/>
          <w:lang w:val="en-US"/>
        </w:rPr>
        <w:t>FROM</w:t>
      </w:r>
      <w:r w:rsidRPr="00800DEB">
        <w:rPr>
          <w:rFonts w:ascii="Cascadia Mono" w:hAnsi="Cascadia Mono" w:cs="Cascadia Mono"/>
          <w:noProof w:val="0"/>
          <w:color w:val="000000"/>
          <w:kern w:val="0"/>
          <w:sz w:val="24"/>
          <w:szCs w:val="24"/>
          <w:lang w:val="en-US"/>
        </w:rPr>
        <w:t xml:space="preserve"> </w:t>
      </w:r>
      <w:proofErr w:type="spellStart"/>
      <w:r w:rsidRPr="00800DEB">
        <w:rPr>
          <w:rFonts w:ascii="Cascadia Mono" w:hAnsi="Cascadia Mono" w:cs="Cascadia Mono"/>
          <w:noProof w:val="0"/>
          <w:color w:val="000000"/>
          <w:kern w:val="0"/>
          <w:sz w:val="24"/>
          <w:szCs w:val="24"/>
          <w:lang w:val="en-US"/>
        </w:rPr>
        <w:t>ProductView</w:t>
      </w:r>
      <w:proofErr w:type="spellEnd"/>
      <w:r w:rsidRPr="00800DEB">
        <w:rPr>
          <w:rFonts w:ascii="Cascadia Mono" w:hAnsi="Cascadia Mono" w:cs="Cascadia Mono"/>
          <w:noProof w:val="0"/>
          <w:color w:val="000000"/>
          <w:kern w:val="0"/>
          <w:sz w:val="24"/>
          <w:szCs w:val="24"/>
          <w:lang w:val="en-US"/>
        </w:rPr>
        <w:t xml:space="preserve"> </w:t>
      </w:r>
      <w:r w:rsidRPr="00800DEB">
        <w:rPr>
          <w:rFonts w:ascii="Cascadia Mono" w:hAnsi="Cascadia Mono" w:cs="Cascadia Mono"/>
          <w:noProof w:val="0"/>
          <w:color w:val="0000FF"/>
          <w:kern w:val="0"/>
          <w:sz w:val="24"/>
          <w:szCs w:val="24"/>
          <w:lang w:val="en-US"/>
        </w:rPr>
        <w:t>WHERE</w:t>
      </w:r>
      <w:r w:rsidRPr="00800DEB">
        <w:rPr>
          <w:rFonts w:ascii="Cascadia Mono" w:hAnsi="Cascadia Mono" w:cs="Cascadia Mono"/>
          <w:noProof w:val="0"/>
          <w:color w:val="000000"/>
          <w:kern w:val="0"/>
          <w:sz w:val="24"/>
          <w:szCs w:val="24"/>
          <w:lang w:val="en-US"/>
        </w:rPr>
        <w:t xml:space="preserve"> </w:t>
      </w:r>
      <w:r w:rsidRPr="00800DEB">
        <w:rPr>
          <w:rFonts w:ascii="Cascadia Mono" w:hAnsi="Cascadia Mono" w:cs="Cascadia Mono"/>
          <w:noProof w:val="0"/>
          <w:color w:val="0000FF"/>
          <w:kern w:val="0"/>
          <w:sz w:val="24"/>
          <w:szCs w:val="24"/>
          <w:lang w:val="en-US"/>
        </w:rPr>
        <w:t>name</w:t>
      </w:r>
      <w:r w:rsidRPr="00800DEB">
        <w:rPr>
          <w:rFonts w:ascii="Cascadia Mono" w:hAnsi="Cascadia Mono" w:cs="Cascadia Mono"/>
          <w:noProof w:val="0"/>
          <w:color w:val="000000"/>
          <w:kern w:val="0"/>
          <w:sz w:val="24"/>
          <w:szCs w:val="24"/>
          <w:lang w:val="en-US"/>
        </w:rPr>
        <w:t xml:space="preserve"> </w:t>
      </w:r>
      <w:r w:rsidRPr="00800DEB">
        <w:rPr>
          <w:rFonts w:ascii="Cascadia Mono" w:hAnsi="Cascadia Mono" w:cs="Cascadia Mono"/>
          <w:noProof w:val="0"/>
          <w:color w:val="808080"/>
          <w:kern w:val="0"/>
          <w:sz w:val="24"/>
          <w:szCs w:val="24"/>
          <w:lang w:val="en-US"/>
        </w:rPr>
        <w:t>=</w:t>
      </w:r>
      <w:r w:rsidRPr="00800DEB">
        <w:rPr>
          <w:rFonts w:ascii="Cascadia Mono" w:hAnsi="Cascadia Mono" w:cs="Cascadia Mono"/>
          <w:noProof w:val="0"/>
          <w:color w:val="000000"/>
          <w:kern w:val="0"/>
          <w:sz w:val="24"/>
          <w:szCs w:val="24"/>
          <w:lang w:val="en-US"/>
        </w:rPr>
        <w:t xml:space="preserve"> @productName</w:t>
      </w:r>
    </w:p>
    <w:p w14:paraId="658ACB75" w14:textId="77777777" w:rsidR="00DF2D7C" w:rsidRPr="00800DEB" w:rsidRDefault="00DF2D7C" w:rsidP="00DF2D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800DEB">
        <w:rPr>
          <w:rFonts w:ascii="Cascadia Mono" w:hAnsi="Cascadia Mono" w:cs="Cascadia Mono"/>
          <w:noProof w:val="0"/>
          <w:color w:val="000000"/>
          <w:kern w:val="0"/>
          <w:sz w:val="24"/>
          <w:szCs w:val="24"/>
          <w:lang w:val="en-US"/>
        </w:rPr>
        <w:tab/>
      </w:r>
      <w:r w:rsidRPr="00800DEB">
        <w:rPr>
          <w:rFonts w:ascii="Cascadia Mono" w:hAnsi="Cascadia Mono" w:cs="Cascadia Mono"/>
          <w:noProof w:val="0"/>
          <w:color w:val="0000FF"/>
          <w:kern w:val="0"/>
          <w:sz w:val="24"/>
          <w:szCs w:val="24"/>
          <w:lang w:val="en-US"/>
        </w:rPr>
        <w:t>RETURN</w:t>
      </w:r>
      <w:r w:rsidRPr="00800DEB">
        <w:rPr>
          <w:rFonts w:ascii="Cascadia Mono" w:hAnsi="Cascadia Mono" w:cs="Cascadia Mono"/>
          <w:noProof w:val="0"/>
          <w:color w:val="000000"/>
          <w:kern w:val="0"/>
          <w:sz w:val="24"/>
          <w:szCs w:val="24"/>
          <w:lang w:val="en-US"/>
        </w:rPr>
        <w:t xml:space="preserve"> @</w:t>
      </w:r>
      <w:proofErr w:type="gramStart"/>
      <w:r w:rsidRPr="00800DEB">
        <w:rPr>
          <w:rFonts w:ascii="Cascadia Mono" w:hAnsi="Cascadia Mono" w:cs="Cascadia Mono"/>
          <w:noProof w:val="0"/>
          <w:color w:val="000000"/>
          <w:kern w:val="0"/>
          <w:sz w:val="24"/>
          <w:szCs w:val="24"/>
          <w:lang w:val="en-US"/>
        </w:rPr>
        <w:t>status</w:t>
      </w:r>
      <w:proofErr w:type="gramEnd"/>
    </w:p>
    <w:p w14:paraId="18AC3C78" w14:textId="77777777" w:rsidR="00DF2D7C" w:rsidRPr="00800DEB" w:rsidRDefault="00DF2D7C" w:rsidP="00DF2D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800DEB">
        <w:rPr>
          <w:rFonts w:ascii="Cascadia Mono" w:hAnsi="Cascadia Mono" w:cs="Cascadia Mono"/>
          <w:noProof w:val="0"/>
          <w:color w:val="0000FF"/>
          <w:kern w:val="0"/>
          <w:sz w:val="24"/>
          <w:szCs w:val="24"/>
          <w:lang w:val="en-US"/>
        </w:rPr>
        <w:t>END</w:t>
      </w:r>
    </w:p>
    <w:p w14:paraId="1868F545" w14:textId="22988FD4" w:rsidR="00DF2D7C" w:rsidRPr="00800DEB" w:rsidRDefault="00DF2D7C" w:rsidP="00DF2D7C">
      <w:pPr>
        <w:pStyle w:val="ListParagraph"/>
        <w:pBdr>
          <w:top w:val="single" w:sz="4" w:space="1" w:color="auto"/>
          <w:left w:val="single" w:sz="4" w:space="4" w:color="auto"/>
          <w:bottom w:val="single" w:sz="4" w:space="1" w:color="auto"/>
          <w:right w:val="single" w:sz="4" w:space="4" w:color="auto"/>
        </w:pBdr>
        <w:spacing w:after="0" w:line="360" w:lineRule="auto"/>
        <w:ind w:left="1584"/>
        <w:rPr>
          <w:rFonts w:ascii="Cascadia Mono" w:hAnsi="Cascadia Mono" w:cs="Cascadia Mono"/>
          <w:sz w:val="24"/>
          <w:szCs w:val="24"/>
          <w:u w:val="single"/>
          <w:lang w:val="en-US"/>
        </w:rPr>
      </w:pPr>
      <w:r w:rsidRPr="00800DEB">
        <w:rPr>
          <w:rFonts w:ascii="Cascadia Mono" w:hAnsi="Cascadia Mono" w:cs="Cascadia Mono"/>
          <w:noProof w:val="0"/>
          <w:color w:val="0000FF"/>
          <w:kern w:val="0"/>
          <w:sz w:val="24"/>
          <w:szCs w:val="24"/>
          <w:lang w:val="en-US"/>
        </w:rPr>
        <w:t>GO</w:t>
      </w:r>
    </w:p>
    <w:p w14:paraId="5298AA66" w14:textId="77777777" w:rsidR="00DF2D7C" w:rsidRDefault="00DF2D7C" w:rsidP="00DF2D7C">
      <w:pPr>
        <w:pStyle w:val="ListParagraph"/>
        <w:spacing w:after="0" w:line="360" w:lineRule="auto"/>
        <w:ind w:left="1584"/>
        <w:rPr>
          <w:rFonts w:ascii="Times New Roman" w:hAnsi="Times New Roman" w:cs="Times New Roman"/>
          <w:sz w:val="28"/>
          <w:szCs w:val="28"/>
          <w:u w:val="single"/>
          <w:lang w:val="en-US"/>
        </w:rPr>
      </w:pPr>
    </w:p>
    <w:p w14:paraId="0565E74B" w14:textId="14A873E7" w:rsidR="00DF2D7C" w:rsidRDefault="00DF2D7C" w:rsidP="00DF2D7C">
      <w:pPr>
        <w:pStyle w:val="ListParagraph"/>
        <w:spacing w:after="0" w:line="360" w:lineRule="auto"/>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C# code:</w:t>
      </w:r>
    </w:p>
    <w:p w14:paraId="3D5526F0" w14:textId="77777777" w:rsidR="005F493C" w:rsidRPr="005F493C" w:rsidRDefault="005F493C" w:rsidP="005F49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F493C">
        <w:rPr>
          <w:rFonts w:ascii="Cascadia Mono" w:hAnsi="Cascadia Mono" w:cs="Cascadia Mono"/>
          <w:noProof w:val="0"/>
          <w:color w:val="000000"/>
          <w:kern w:val="0"/>
          <w:sz w:val="24"/>
          <w:szCs w:val="24"/>
          <w:lang w:val="en-US"/>
        </w:rPr>
        <w:t>try</w:t>
      </w:r>
    </w:p>
    <w:p w14:paraId="06C38D92" w14:textId="77777777" w:rsidR="005F493C" w:rsidRPr="005F493C" w:rsidRDefault="005F493C" w:rsidP="005F49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F493C">
        <w:rPr>
          <w:rFonts w:ascii="Cascadia Mono" w:hAnsi="Cascadia Mono" w:cs="Cascadia Mono"/>
          <w:noProof w:val="0"/>
          <w:color w:val="000000"/>
          <w:kern w:val="0"/>
          <w:sz w:val="24"/>
          <w:szCs w:val="24"/>
          <w:lang w:val="en-US"/>
        </w:rPr>
        <w:t>{</w:t>
      </w:r>
    </w:p>
    <w:p w14:paraId="171ADF5A" w14:textId="77777777" w:rsidR="005F493C" w:rsidRPr="005F493C" w:rsidRDefault="005F493C" w:rsidP="005F49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F493C">
        <w:rPr>
          <w:rFonts w:ascii="Cascadia Mono" w:hAnsi="Cascadia Mono" w:cs="Cascadia Mono"/>
          <w:noProof w:val="0"/>
          <w:color w:val="000000"/>
          <w:kern w:val="0"/>
          <w:sz w:val="24"/>
          <w:szCs w:val="24"/>
          <w:lang w:val="en-US"/>
        </w:rPr>
        <w:t xml:space="preserve">    if (</w:t>
      </w:r>
      <w:proofErr w:type="spellStart"/>
      <w:proofErr w:type="gramStart"/>
      <w:r w:rsidRPr="005F493C">
        <w:rPr>
          <w:rFonts w:ascii="Cascadia Mono" w:hAnsi="Cascadia Mono" w:cs="Cascadia Mono"/>
          <w:noProof w:val="0"/>
          <w:color w:val="000000"/>
          <w:kern w:val="0"/>
          <w:sz w:val="24"/>
          <w:szCs w:val="24"/>
          <w:lang w:val="en-US"/>
        </w:rPr>
        <w:t>DataProvider.Instance.ExecuteNonQuery</w:t>
      </w:r>
      <w:proofErr w:type="spellEnd"/>
      <w:proofErr w:type="gramEnd"/>
      <w:r w:rsidRPr="005F493C">
        <w:rPr>
          <w:rFonts w:ascii="Cascadia Mono" w:hAnsi="Cascadia Mono" w:cs="Cascadia Mono"/>
          <w:noProof w:val="0"/>
          <w:color w:val="000000"/>
          <w:kern w:val="0"/>
          <w:sz w:val="24"/>
          <w:szCs w:val="24"/>
          <w:lang w:val="en-US"/>
        </w:rPr>
        <w:t xml:space="preserve">("EXEC </w:t>
      </w:r>
      <w:proofErr w:type="spellStart"/>
      <w:r w:rsidRPr="005F493C">
        <w:rPr>
          <w:rFonts w:ascii="Cascadia Mono" w:hAnsi="Cascadia Mono" w:cs="Cascadia Mono"/>
          <w:noProof w:val="0"/>
          <w:color w:val="000000"/>
          <w:kern w:val="0"/>
          <w:sz w:val="24"/>
          <w:szCs w:val="24"/>
          <w:lang w:val="en-US"/>
        </w:rPr>
        <w:t>addBillInfo</w:t>
      </w:r>
      <w:proofErr w:type="spellEnd"/>
      <w:r w:rsidRPr="005F493C">
        <w:rPr>
          <w:rFonts w:ascii="Cascadia Mono" w:hAnsi="Cascadia Mono" w:cs="Cascadia Mono"/>
          <w:noProof w:val="0"/>
          <w:color w:val="000000"/>
          <w:kern w:val="0"/>
          <w:sz w:val="24"/>
          <w:szCs w:val="24"/>
          <w:lang w:val="en-US"/>
        </w:rPr>
        <w:t xml:space="preserve"> @billID , @productName , @quantity ", new object[] { </w:t>
      </w:r>
      <w:proofErr w:type="spellStart"/>
      <w:r w:rsidRPr="005F493C">
        <w:rPr>
          <w:rFonts w:ascii="Cascadia Mono" w:hAnsi="Cascadia Mono" w:cs="Cascadia Mono"/>
          <w:noProof w:val="0"/>
          <w:color w:val="000000"/>
          <w:kern w:val="0"/>
          <w:sz w:val="24"/>
          <w:szCs w:val="24"/>
          <w:lang w:val="en-US"/>
        </w:rPr>
        <w:t>billID</w:t>
      </w:r>
      <w:proofErr w:type="spellEnd"/>
      <w:r w:rsidRPr="005F493C">
        <w:rPr>
          <w:rFonts w:ascii="Cascadia Mono" w:hAnsi="Cascadia Mono" w:cs="Cascadia Mono"/>
          <w:noProof w:val="0"/>
          <w:color w:val="000000"/>
          <w:kern w:val="0"/>
          <w:sz w:val="24"/>
          <w:szCs w:val="24"/>
          <w:lang w:val="en-US"/>
        </w:rPr>
        <w:t xml:space="preserve">, </w:t>
      </w:r>
      <w:proofErr w:type="spellStart"/>
      <w:r w:rsidRPr="005F493C">
        <w:rPr>
          <w:rFonts w:ascii="Cascadia Mono" w:hAnsi="Cascadia Mono" w:cs="Cascadia Mono"/>
          <w:noProof w:val="0"/>
          <w:color w:val="000000"/>
          <w:kern w:val="0"/>
          <w:sz w:val="24"/>
          <w:szCs w:val="24"/>
          <w:lang w:val="en-US"/>
        </w:rPr>
        <w:t>productName</w:t>
      </w:r>
      <w:proofErr w:type="spellEnd"/>
      <w:r w:rsidRPr="005F493C">
        <w:rPr>
          <w:rFonts w:ascii="Cascadia Mono" w:hAnsi="Cascadia Mono" w:cs="Cascadia Mono"/>
          <w:noProof w:val="0"/>
          <w:color w:val="000000"/>
          <w:kern w:val="0"/>
          <w:sz w:val="24"/>
          <w:szCs w:val="24"/>
          <w:lang w:val="en-US"/>
        </w:rPr>
        <w:t>, quantity }) &gt; 0)</w:t>
      </w:r>
    </w:p>
    <w:p w14:paraId="7CF733D8" w14:textId="77777777" w:rsidR="005F493C" w:rsidRPr="005F493C" w:rsidRDefault="005F493C" w:rsidP="005F49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F493C">
        <w:rPr>
          <w:rFonts w:ascii="Cascadia Mono" w:hAnsi="Cascadia Mono" w:cs="Cascadia Mono"/>
          <w:noProof w:val="0"/>
          <w:color w:val="000000"/>
          <w:kern w:val="0"/>
          <w:sz w:val="24"/>
          <w:szCs w:val="24"/>
          <w:lang w:val="en-US"/>
        </w:rPr>
        <w:t xml:space="preserve">    {</w:t>
      </w:r>
    </w:p>
    <w:p w14:paraId="328CCF7E" w14:textId="77777777" w:rsidR="005F493C" w:rsidRPr="005F493C" w:rsidRDefault="005F493C" w:rsidP="005F49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F493C">
        <w:rPr>
          <w:rFonts w:ascii="Cascadia Mono" w:hAnsi="Cascadia Mono" w:cs="Cascadia Mono"/>
          <w:noProof w:val="0"/>
          <w:color w:val="000000"/>
          <w:kern w:val="0"/>
          <w:sz w:val="24"/>
          <w:szCs w:val="24"/>
          <w:lang w:val="en-US"/>
        </w:rPr>
        <w:t xml:space="preserve">        </w:t>
      </w:r>
      <w:proofErr w:type="spellStart"/>
      <w:r w:rsidRPr="005F493C">
        <w:rPr>
          <w:rFonts w:ascii="Cascadia Mono" w:hAnsi="Cascadia Mono" w:cs="Cascadia Mono"/>
          <w:noProof w:val="0"/>
          <w:color w:val="000000"/>
          <w:kern w:val="0"/>
          <w:sz w:val="24"/>
          <w:szCs w:val="24"/>
          <w:lang w:val="en-US"/>
        </w:rPr>
        <w:t>MessageBox.Show</w:t>
      </w:r>
      <w:proofErr w:type="spellEnd"/>
      <w:r w:rsidRPr="005F493C">
        <w:rPr>
          <w:rFonts w:ascii="Cascadia Mono" w:hAnsi="Cascadia Mono" w:cs="Cascadia Mono"/>
          <w:noProof w:val="0"/>
          <w:color w:val="000000"/>
          <w:kern w:val="0"/>
          <w:sz w:val="24"/>
          <w:szCs w:val="24"/>
          <w:lang w:val="en-US"/>
        </w:rPr>
        <w:t>("</w:t>
      </w:r>
      <w:proofErr w:type="spellStart"/>
      <w:r w:rsidRPr="005F493C">
        <w:rPr>
          <w:rFonts w:ascii="Cascadia Mono" w:hAnsi="Cascadia Mono" w:cs="Cascadia Mono"/>
          <w:noProof w:val="0"/>
          <w:color w:val="000000"/>
          <w:kern w:val="0"/>
          <w:sz w:val="24"/>
          <w:szCs w:val="24"/>
          <w:lang w:val="en-US"/>
        </w:rPr>
        <w:t>Thêm</w:t>
      </w:r>
      <w:proofErr w:type="spellEnd"/>
      <w:r w:rsidRPr="005F493C">
        <w:rPr>
          <w:rFonts w:ascii="Cascadia Mono" w:hAnsi="Cascadia Mono" w:cs="Cascadia Mono"/>
          <w:noProof w:val="0"/>
          <w:color w:val="000000"/>
          <w:kern w:val="0"/>
          <w:sz w:val="24"/>
          <w:szCs w:val="24"/>
          <w:lang w:val="en-US"/>
        </w:rPr>
        <w:t xml:space="preserve"> </w:t>
      </w:r>
      <w:proofErr w:type="spellStart"/>
      <w:r w:rsidRPr="005F493C">
        <w:rPr>
          <w:rFonts w:ascii="Cascadia Mono" w:hAnsi="Cascadia Mono" w:cs="Cascadia Mono"/>
          <w:noProof w:val="0"/>
          <w:color w:val="000000"/>
          <w:kern w:val="0"/>
          <w:sz w:val="24"/>
          <w:szCs w:val="24"/>
          <w:lang w:val="en-US"/>
        </w:rPr>
        <w:t>sản</w:t>
      </w:r>
      <w:proofErr w:type="spellEnd"/>
      <w:r w:rsidRPr="005F493C">
        <w:rPr>
          <w:rFonts w:ascii="Cascadia Mono" w:hAnsi="Cascadia Mono" w:cs="Cascadia Mono"/>
          <w:noProof w:val="0"/>
          <w:color w:val="000000"/>
          <w:kern w:val="0"/>
          <w:sz w:val="24"/>
          <w:szCs w:val="24"/>
          <w:lang w:val="en-US"/>
        </w:rPr>
        <w:t xml:space="preserve"> </w:t>
      </w:r>
      <w:proofErr w:type="spellStart"/>
      <w:r w:rsidRPr="005F493C">
        <w:rPr>
          <w:rFonts w:ascii="Cascadia Mono" w:hAnsi="Cascadia Mono" w:cs="Cascadia Mono"/>
          <w:noProof w:val="0"/>
          <w:color w:val="000000"/>
          <w:kern w:val="0"/>
          <w:sz w:val="24"/>
          <w:szCs w:val="24"/>
          <w:lang w:val="en-US"/>
        </w:rPr>
        <w:t>phẩm</w:t>
      </w:r>
      <w:proofErr w:type="spellEnd"/>
      <w:r w:rsidRPr="005F493C">
        <w:rPr>
          <w:rFonts w:ascii="Cascadia Mono" w:hAnsi="Cascadia Mono" w:cs="Cascadia Mono"/>
          <w:noProof w:val="0"/>
          <w:color w:val="000000"/>
          <w:kern w:val="0"/>
          <w:sz w:val="24"/>
          <w:szCs w:val="24"/>
          <w:lang w:val="en-US"/>
        </w:rPr>
        <w:t xml:space="preserve"> </w:t>
      </w:r>
      <w:proofErr w:type="spellStart"/>
      <w:r w:rsidRPr="005F493C">
        <w:rPr>
          <w:rFonts w:ascii="Cascadia Mono" w:hAnsi="Cascadia Mono" w:cs="Cascadia Mono"/>
          <w:noProof w:val="0"/>
          <w:color w:val="000000"/>
          <w:kern w:val="0"/>
          <w:sz w:val="24"/>
          <w:szCs w:val="24"/>
          <w:lang w:val="en-US"/>
        </w:rPr>
        <w:t>thành</w:t>
      </w:r>
      <w:proofErr w:type="spellEnd"/>
      <w:r w:rsidRPr="005F493C">
        <w:rPr>
          <w:rFonts w:ascii="Cascadia Mono" w:hAnsi="Cascadia Mono" w:cs="Cascadia Mono"/>
          <w:noProof w:val="0"/>
          <w:color w:val="000000"/>
          <w:kern w:val="0"/>
          <w:sz w:val="24"/>
          <w:szCs w:val="24"/>
          <w:lang w:val="en-US"/>
        </w:rPr>
        <w:t xml:space="preserve"> </w:t>
      </w:r>
      <w:proofErr w:type="spellStart"/>
      <w:r w:rsidRPr="005F493C">
        <w:rPr>
          <w:rFonts w:ascii="Cascadia Mono" w:hAnsi="Cascadia Mono" w:cs="Cascadia Mono"/>
          <w:noProof w:val="0"/>
          <w:color w:val="000000"/>
          <w:kern w:val="0"/>
          <w:sz w:val="24"/>
          <w:szCs w:val="24"/>
          <w:lang w:val="en-US"/>
        </w:rPr>
        <w:t>công</w:t>
      </w:r>
      <w:proofErr w:type="spellEnd"/>
      <w:r w:rsidRPr="005F493C">
        <w:rPr>
          <w:rFonts w:ascii="Cascadia Mono" w:hAnsi="Cascadia Mono" w:cs="Cascadia Mono"/>
          <w:noProof w:val="0"/>
          <w:color w:val="000000"/>
          <w:kern w:val="0"/>
          <w:sz w:val="24"/>
          <w:szCs w:val="24"/>
          <w:lang w:val="en-US"/>
        </w:rPr>
        <w:t>"</w:t>
      </w:r>
      <w:proofErr w:type="gramStart"/>
      <w:r w:rsidRPr="005F493C">
        <w:rPr>
          <w:rFonts w:ascii="Cascadia Mono" w:hAnsi="Cascadia Mono" w:cs="Cascadia Mono"/>
          <w:noProof w:val="0"/>
          <w:color w:val="000000"/>
          <w:kern w:val="0"/>
          <w:sz w:val="24"/>
          <w:szCs w:val="24"/>
          <w:lang w:val="en-US"/>
        </w:rPr>
        <w:t>);</w:t>
      </w:r>
      <w:proofErr w:type="gramEnd"/>
    </w:p>
    <w:p w14:paraId="5F00EF83" w14:textId="77777777" w:rsidR="005F493C" w:rsidRPr="005F493C" w:rsidRDefault="005F493C" w:rsidP="005F49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F493C">
        <w:rPr>
          <w:rFonts w:ascii="Cascadia Mono" w:hAnsi="Cascadia Mono" w:cs="Cascadia Mono"/>
          <w:noProof w:val="0"/>
          <w:color w:val="000000"/>
          <w:kern w:val="0"/>
          <w:sz w:val="24"/>
          <w:szCs w:val="24"/>
          <w:lang w:val="en-US"/>
        </w:rPr>
        <w:t xml:space="preserve">        </w:t>
      </w:r>
      <w:proofErr w:type="spellStart"/>
      <w:r w:rsidRPr="005F493C">
        <w:rPr>
          <w:rFonts w:ascii="Cascadia Mono" w:hAnsi="Cascadia Mono" w:cs="Cascadia Mono"/>
          <w:noProof w:val="0"/>
          <w:color w:val="000000"/>
          <w:kern w:val="0"/>
          <w:sz w:val="24"/>
          <w:szCs w:val="24"/>
          <w:lang w:val="en-US"/>
        </w:rPr>
        <w:t>tbxAvai.Text</w:t>
      </w:r>
      <w:proofErr w:type="spellEnd"/>
      <w:r w:rsidRPr="005F493C">
        <w:rPr>
          <w:rFonts w:ascii="Cascadia Mono" w:hAnsi="Cascadia Mono" w:cs="Cascadia Mono"/>
          <w:noProof w:val="0"/>
          <w:color w:val="000000"/>
          <w:kern w:val="0"/>
          <w:sz w:val="24"/>
          <w:szCs w:val="24"/>
          <w:lang w:val="en-US"/>
        </w:rPr>
        <w:t xml:space="preserve"> = </w:t>
      </w:r>
      <w:proofErr w:type="spellStart"/>
      <w:proofErr w:type="gramStart"/>
      <w:r w:rsidRPr="005F493C">
        <w:rPr>
          <w:rFonts w:ascii="Cascadia Mono" w:hAnsi="Cascadia Mono" w:cs="Cascadia Mono"/>
          <w:noProof w:val="0"/>
          <w:color w:val="000000"/>
          <w:kern w:val="0"/>
          <w:sz w:val="24"/>
          <w:szCs w:val="24"/>
          <w:lang w:val="en-US"/>
        </w:rPr>
        <w:t>DataProvider.Instance.ExecuteScalar</w:t>
      </w:r>
      <w:proofErr w:type="spellEnd"/>
      <w:proofErr w:type="gramEnd"/>
      <w:r w:rsidRPr="005F493C">
        <w:rPr>
          <w:rFonts w:ascii="Cascadia Mono" w:hAnsi="Cascadia Mono" w:cs="Cascadia Mono"/>
          <w:noProof w:val="0"/>
          <w:color w:val="000000"/>
          <w:kern w:val="0"/>
          <w:sz w:val="24"/>
          <w:szCs w:val="24"/>
          <w:lang w:val="en-US"/>
        </w:rPr>
        <w:t xml:space="preserve">("SELECT </w:t>
      </w:r>
      <w:proofErr w:type="spellStart"/>
      <w:r w:rsidRPr="005F493C">
        <w:rPr>
          <w:rFonts w:ascii="Cascadia Mono" w:hAnsi="Cascadia Mono" w:cs="Cascadia Mono"/>
          <w:noProof w:val="0"/>
          <w:color w:val="000000"/>
          <w:kern w:val="0"/>
          <w:sz w:val="24"/>
          <w:szCs w:val="24"/>
          <w:lang w:val="en-US"/>
        </w:rPr>
        <w:lastRenderedPageBreak/>
        <w:t>dbo.getProductStatus</w:t>
      </w:r>
      <w:proofErr w:type="spellEnd"/>
      <w:r w:rsidRPr="005F493C">
        <w:rPr>
          <w:rFonts w:ascii="Cascadia Mono" w:hAnsi="Cascadia Mono" w:cs="Cascadia Mono"/>
          <w:noProof w:val="0"/>
          <w:color w:val="000000"/>
          <w:kern w:val="0"/>
          <w:sz w:val="24"/>
          <w:szCs w:val="24"/>
          <w:lang w:val="en-US"/>
        </w:rPr>
        <w:t xml:space="preserve"> ( @productName )", new object[] { </w:t>
      </w:r>
      <w:proofErr w:type="spellStart"/>
      <w:r w:rsidRPr="005F493C">
        <w:rPr>
          <w:rFonts w:ascii="Cascadia Mono" w:hAnsi="Cascadia Mono" w:cs="Cascadia Mono"/>
          <w:noProof w:val="0"/>
          <w:color w:val="000000"/>
          <w:kern w:val="0"/>
          <w:sz w:val="24"/>
          <w:szCs w:val="24"/>
          <w:lang w:val="en-US"/>
        </w:rPr>
        <w:t>productName</w:t>
      </w:r>
      <w:proofErr w:type="spellEnd"/>
      <w:r w:rsidRPr="005F493C">
        <w:rPr>
          <w:rFonts w:ascii="Cascadia Mono" w:hAnsi="Cascadia Mono" w:cs="Cascadia Mono"/>
          <w:noProof w:val="0"/>
          <w:color w:val="000000"/>
          <w:kern w:val="0"/>
          <w:sz w:val="24"/>
          <w:szCs w:val="24"/>
          <w:lang w:val="en-US"/>
        </w:rPr>
        <w:t xml:space="preserve"> }).</w:t>
      </w:r>
      <w:proofErr w:type="spellStart"/>
      <w:r w:rsidRPr="005F493C">
        <w:rPr>
          <w:rFonts w:ascii="Cascadia Mono" w:hAnsi="Cascadia Mono" w:cs="Cascadia Mono"/>
          <w:noProof w:val="0"/>
          <w:color w:val="000000"/>
          <w:kern w:val="0"/>
          <w:sz w:val="24"/>
          <w:szCs w:val="24"/>
          <w:lang w:val="en-US"/>
        </w:rPr>
        <w:t>ToString</w:t>
      </w:r>
      <w:proofErr w:type="spellEnd"/>
      <w:r w:rsidRPr="005F493C">
        <w:rPr>
          <w:rFonts w:ascii="Cascadia Mono" w:hAnsi="Cascadia Mono" w:cs="Cascadia Mono"/>
          <w:noProof w:val="0"/>
          <w:color w:val="000000"/>
          <w:kern w:val="0"/>
          <w:sz w:val="24"/>
          <w:szCs w:val="24"/>
          <w:lang w:val="en-US"/>
        </w:rPr>
        <w:t>();</w:t>
      </w:r>
    </w:p>
    <w:p w14:paraId="41F14D28" w14:textId="77777777" w:rsidR="005F493C" w:rsidRPr="005F493C" w:rsidRDefault="005F493C" w:rsidP="005F49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F493C">
        <w:rPr>
          <w:rFonts w:ascii="Cascadia Mono" w:hAnsi="Cascadia Mono" w:cs="Cascadia Mono"/>
          <w:noProof w:val="0"/>
          <w:color w:val="000000"/>
          <w:kern w:val="0"/>
          <w:sz w:val="24"/>
          <w:szCs w:val="24"/>
          <w:lang w:val="en-US"/>
        </w:rPr>
        <w:t xml:space="preserve">        </w:t>
      </w:r>
      <w:proofErr w:type="spellStart"/>
      <w:r w:rsidRPr="005F493C">
        <w:rPr>
          <w:rFonts w:ascii="Cascadia Mono" w:hAnsi="Cascadia Mono" w:cs="Cascadia Mono"/>
          <w:noProof w:val="0"/>
          <w:color w:val="000000"/>
          <w:kern w:val="0"/>
          <w:sz w:val="24"/>
          <w:szCs w:val="24"/>
          <w:lang w:val="en-US"/>
        </w:rPr>
        <w:t>tbxQuantity.Text</w:t>
      </w:r>
      <w:proofErr w:type="spellEnd"/>
      <w:r w:rsidRPr="005F493C">
        <w:rPr>
          <w:rFonts w:ascii="Cascadia Mono" w:hAnsi="Cascadia Mono" w:cs="Cascadia Mono"/>
          <w:noProof w:val="0"/>
          <w:color w:val="000000"/>
          <w:kern w:val="0"/>
          <w:sz w:val="24"/>
          <w:szCs w:val="24"/>
          <w:lang w:val="en-US"/>
        </w:rPr>
        <w:t xml:space="preserve"> = "0</w:t>
      </w:r>
      <w:proofErr w:type="gramStart"/>
      <w:r w:rsidRPr="005F493C">
        <w:rPr>
          <w:rFonts w:ascii="Cascadia Mono" w:hAnsi="Cascadia Mono" w:cs="Cascadia Mono"/>
          <w:noProof w:val="0"/>
          <w:color w:val="000000"/>
          <w:kern w:val="0"/>
          <w:sz w:val="24"/>
          <w:szCs w:val="24"/>
          <w:lang w:val="en-US"/>
        </w:rPr>
        <w:t>";</w:t>
      </w:r>
      <w:proofErr w:type="gramEnd"/>
    </w:p>
    <w:p w14:paraId="6129C5D4" w14:textId="77777777" w:rsidR="005F493C" w:rsidRPr="005F493C" w:rsidRDefault="005F493C" w:rsidP="005F49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F493C">
        <w:rPr>
          <w:rFonts w:ascii="Cascadia Mono" w:hAnsi="Cascadia Mono" w:cs="Cascadia Mono"/>
          <w:noProof w:val="0"/>
          <w:color w:val="000000"/>
          <w:kern w:val="0"/>
          <w:sz w:val="24"/>
          <w:szCs w:val="24"/>
          <w:lang w:val="en-US"/>
        </w:rPr>
        <w:t xml:space="preserve">    }</w:t>
      </w:r>
    </w:p>
    <w:p w14:paraId="1A974F1A" w14:textId="77777777" w:rsidR="005F493C" w:rsidRPr="005F493C" w:rsidRDefault="005F493C" w:rsidP="005F49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F493C">
        <w:rPr>
          <w:rFonts w:ascii="Cascadia Mono" w:hAnsi="Cascadia Mono" w:cs="Cascadia Mono"/>
          <w:noProof w:val="0"/>
          <w:color w:val="000000"/>
          <w:kern w:val="0"/>
          <w:sz w:val="24"/>
          <w:szCs w:val="24"/>
          <w:lang w:val="en-US"/>
        </w:rPr>
        <w:t>}</w:t>
      </w:r>
    </w:p>
    <w:p w14:paraId="39C2604D" w14:textId="77777777" w:rsidR="005F493C" w:rsidRPr="005F493C" w:rsidRDefault="005F493C" w:rsidP="005F49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F493C">
        <w:rPr>
          <w:rFonts w:ascii="Cascadia Mono" w:hAnsi="Cascadia Mono" w:cs="Cascadia Mono"/>
          <w:noProof w:val="0"/>
          <w:color w:val="000000"/>
          <w:kern w:val="0"/>
          <w:sz w:val="24"/>
          <w:szCs w:val="24"/>
          <w:lang w:val="en-US"/>
        </w:rPr>
        <w:t>catch (</w:t>
      </w:r>
      <w:proofErr w:type="spellStart"/>
      <w:r w:rsidRPr="005F493C">
        <w:rPr>
          <w:rFonts w:ascii="Cascadia Mono" w:hAnsi="Cascadia Mono" w:cs="Cascadia Mono"/>
          <w:noProof w:val="0"/>
          <w:color w:val="000000"/>
          <w:kern w:val="0"/>
          <w:sz w:val="24"/>
          <w:szCs w:val="24"/>
          <w:lang w:val="en-US"/>
        </w:rPr>
        <w:t>SqlException</w:t>
      </w:r>
      <w:proofErr w:type="spellEnd"/>
      <w:r w:rsidRPr="005F493C">
        <w:rPr>
          <w:rFonts w:ascii="Cascadia Mono" w:hAnsi="Cascadia Mono" w:cs="Cascadia Mono"/>
          <w:noProof w:val="0"/>
          <w:color w:val="000000"/>
          <w:kern w:val="0"/>
          <w:sz w:val="24"/>
          <w:szCs w:val="24"/>
          <w:lang w:val="en-US"/>
        </w:rPr>
        <w:t xml:space="preserve"> </w:t>
      </w:r>
      <w:proofErr w:type="spellStart"/>
      <w:r w:rsidRPr="005F493C">
        <w:rPr>
          <w:rFonts w:ascii="Cascadia Mono" w:hAnsi="Cascadia Mono" w:cs="Cascadia Mono"/>
          <w:noProof w:val="0"/>
          <w:color w:val="000000"/>
          <w:kern w:val="0"/>
          <w:sz w:val="24"/>
          <w:szCs w:val="24"/>
          <w:lang w:val="en-US"/>
        </w:rPr>
        <w:t>ev</w:t>
      </w:r>
      <w:proofErr w:type="spellEnd"/>
      <w:r w:rsidRPr="005F493C">
        <w:rPr>
          <w:rFonts w:ascii="Cascadia Mono" w:hAnsi="Cascadia Mono" w:cs="Cascadia Mono"/>
          <w:noProof w:val="0"/>
          <w:color w:val="000000"/>
          <w:kern w:val="0"/>
          <w:sz w:val="24"/>
          <w:szCs w:val="24"/>
          <w:lang w:val="en-US"/>
        </w:rPr>
        <w:t>)</w:t>
      </w:r>
    </w:p>
    <w:p w14:paraId="70F54B3A" w14:textId="77777777" w:rsidR="005F493C" w:rsidRPr="005F493C" w:rsidRDefault="005F493C" w:rsidP="005F49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F493C">
        <w:rPr>
          <w:rFonts w:ascii="Cascadia Mono" w:hAnsi="Cascadia Mono" w:cs="Cascadia Mono"/>
          <w:noProof w:val="0"/>
          <w:color w:val="000000"/>
          <w:kern w:val="0"/>
          <w:sz w:val="24"/>
          <w:szCs w:val="24"/>
          <w:lang w:val="en-US"/>
        </w:rPr>
        <w:t>{</w:t>
      </w:r>
    </w:p>
    <w:p w14:paraId="0D53E76F" w14:textId="77777777" w:rsidR="005F493C" w:rsidRPr="005F493C" w:rsidRDefault="005F493C" w:rsidP="005F49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F493C">
        <w:rPr>
          <w:rFonts w:ascii="Cascadia Mono" w:hAnsi="Cascadia Mono" w:cs="Cascadia Mono"/>
          <w:noProof w:val="0"/>
          <w:color w:val="000000"/>
          <w:kern w:val="0"/>
          <w:sz w:val="24"/>
          <w:szCs w:val="24"/>
          <w:lang w:val="en-US"/>
        </w:rPr>
        <w:t xml:space="preserve">    </w:t>
      </w:r>
      <w:proofErr w:type="spellStart"/>
      <w:r w:rsidRPr="005F493C">
        <w:rPr>
          <w:rFonts w:ascii="Cascadia Mono" w:hAnsi="Cascadia Mono" w:cs="Cascadia Mono"/>
          <w:noProof w:val="0"/>
          <w:color w:val="000000"/>
          <w:kern w:val="0"/>
          <w:sz w:val="24"/>
          <w:szCs w:val="24"/>
          <w:lang w:val="en-US"/>
        </w:rPr>
        <w:t>MessageBox.Show</w:t>
      </w:r>
      <w:proofErr w:type="spellEnd"/>
      <w:r w:rsidRPr="005F493C">
        <w:rPr>
          <w:rFonts w:ascii="Cascadia Mono" w:hAnsi="Cascadia Mono" w:cs="Cascadia Mono"/>
          <w:noProof w:val="0"/>
          <w:color w:val="000000"/>
          <w:kern w:val="0"/>
          <w:sz w:val="24"/>
          <w:szCs w:val="24"/>
          <w:lang w:val="en-US"/>
        </w:rPr>
        <w:t>("</w:t>
      </w:r>
      <w:proofErr w:type="spellStart"/>
      <w:r w:rsidRPr="005F493C">
        <w:rPr>
          <w:rFonts w:ascii="Cascadia Mono" w:hAnsi="Cascadia Mono" w:cs="Cascadia Mono"/>
          <w:noProof w:val="0"/>
          <w:color w:val="000000"/>
          <w:kern w:val="0"/>
          <w:sz w:val="24"/>
          <w:szCs w:val="24"/>
          <w:lang w:val="en-US"/>
        </w:rPr>
        <w:t>Thêm</w:t>
      </w:r>
      <w:proofErr w:type="spellEnd"/>
      <w:r w:rsidRPr="005F493C">
        <w:rPr>
          <w:rFonts w:ascii="Cascadia Mono" w:hAnsi="Cascadia Mono" w:cs="Cascadia Mono"/>
          <w:noProof w:val="0"/>
          <w:color w:val="000000"/>
          <w:kern w:val="0"/>
          <w:sz w:val="24"/>
          <w:szCs w:val="24"/>
          <w:lang w:val="en-US"/>
        </w:rPr>
        <w:t xml:space="preserve"> </w:t>
      </w:r>
      <w:proofErr w:type="spellStart"/>
      <w:r w:rsidRPr="005F493C">
        <w:rPr>
          <w:rFonts w:ascii="Cascadia Mono" w:hAnsi="Cascadia Mono" w:cs="Cascadia Mono"/>
          <w:noProof w:val="0"/>
          <w:color w:val="000000"/>
          <w:kern w:val="0"/>
          <w:sz w:val="24"/>
          <w:szCs w:val="24"/>
          <w:lang w:val="en-US"/>
        </w:rPr>
        <w:t>sản</w:t>
      </w:r>
      <w:proofErr w:type="spellEnd"/>
      <w:r w:rsidRPr="005F493C">
        <w:rPr>
          <w:rFonts w:ascii="Cascadia Mono" w:hAnsi="Cascadia Mono" w:cs="Cascadia Mono"/>
          <w:noProof w:val="0"/>
          <w:color w:val="000000"/>
          <w:kern w:val="0"/>
          <w:sz w:val="24"/>
          <w:szCs w:val="24"/>
          <w:lang w:val="en-US"/>
        </w:rPr>
        <w:t xml:space="preserve"> </w:t>
      </w:r>
      <w:proofErr w:type="spellStart"/>
      <w:r w:rsidRPr="005F493C">
        <w:rPr>
          <w:rFonts w:ascii="Cascadia Mono" w:hAnsi="Cascadia Mono" w:cs="Cascadia Mono"/>
          <w:noProof w:val="0"/>
          <w:color w:val="000000"/>
          <w:kern w:val="0"/>
          <w:sz w:val="24"/>
          <w:szCs w:val="24"/>
          <w:lang w:val="en-US"/>
        </w:rPr>
        <w:t>phẩm</w:t>
      </w:r>
      <w:proofErr w:type="spellEnd"/>
      <w:r w:rsidRPr="005F493C">
        <w:rPr>
          <w:rFonts w:ascii="Cascadia Mono" w:hAnsi="Cascadia Mono" w:cs="Cascadia Mono"/>
          <w:noProof w:val="0"/>
          <w:color w:val="000000"/>
          <w:kern w:val="0"/>
          <w:sz w:val="24"/>
          <w:szCs w:val="24"/>
          <w:lang w:val="en-US"/>
        </w:rPr>
        <w:t xml:space="preserve"> </w:t>
      </w:r>
      <w:proofErr w:type="spellStart"/>
      <w:r w:rsidRPr="005F493C">
        <w:rPr>
          <w:rFonts w:ascii="Cascadia Mono" w:hAnsi="Cascadia Mono" w:cs="Cascadia Mono"/>
          <w:noProof w:val="0"/>
          <w:color w:val="000000"/>
          <w:kern w:val="0"/>
          <w:sz w:val="24"/>
          <w:szCs w:val="24"/>
          <w:lang w:val="en-US"/>
        </w:rPr>
        <w:t>thất</w:t>
      </w:r>
      <w:proofErr w:type="spellEnd"/>
      <w:r w:rsidRPr="005F493C">
        <w:rPr>
          <w:rFonts w:ascii="Cascadia Mono" w:hAnsi="Cascadia Mono" w:cs="Cascadia Mono"/>
          <w:noProof w:val="0"/>
          <w:color w:val="000000"/>
          <w:kern w:val="0"/>
          <w:sz w:val="24"/>
          <w:szCs w:val="24"/>
          <w:lang w:val="en-US"/>
        </w:rPr>
        <w:t xml:space="preserve"> </w:t>
      </w:r>
      <w:proofErr w:type="spellStart"/>
      <w:r w:rsidRPr="005F493C">
        <w:rPr>
          <w:rFonts w:ascii="Cascadia Mono" w:hAnsi="Cascadia Mono" w:cs="Cascadia Mono"/>
          <w:noProof w:val="0"/>
          <w:color w:val="000000"/>
          <w:kern w:val="0"/>
          <w:sz w:val="24"/>
          <w:szCs w:val="24"/>
          <w:lang w:val="en-US"/>
        </w:rPr>
        <w:t>bại</w:t>
      </w:r>
      <w:proofErr w:type="spellEnd"/>
      <w:r w:rsidRPr="005F493C">
        <w:rPr>
          <w:rFonts w:ascii="Cascadia Mono" w:hAnsi="Cascadia Mono" w:cs="Cascadia Mono"/>
          <w:noProof w:val="0"/>
          <w:color w:val="000000"/>
          <w:kern w:val="0"/>
          <w:sz w:val="24"/>
          <w:szCs w:val="24"/>
          <w:lang w:val="en-US"/>
        </w:rPr>
        <w:t xml:space="preserve">! \n Do: \n" + </w:t>
      </w:r>
      <w:proofErr w:type="spellStart"/>
      <w:proofErr w:type="gramStart"/>
      <w:r w:rsidRPr="005F493C">
        <w:rPr>
          <w:rFonts w:ascii="Cascadia Mono" w:hAnsi="Cascadia Mono" w:cs="Cascadia Mono"/>
          <w:noProof w:val="0"/>
          <w:color w:val="000000"/>
          <w:kern w:val="0"/>
          <w:sz w:val="24"/>
          <w:szCs w:val="24"/>
          <w:lang w:val="en-US"/>
        </w:rPr>
        <w:t>ev.Message</w:t>
      </w:r>
      <w:proofErr w:type="spellEnd"/>
      <w:proofErr w:type="gramEnd"/>
      <w:r w:rsidRPr="005F493C">
        <w:rPr>
          <w:rFonts w:ascii="Cascadia Mono" w:hAnsi="Cascadia Mono" w:cs="Cascadia Mono"/>
          <w:noProof w:val="0"/>
          <w:color w:val="000000"/>
          <w:kern w:val="0"/>
          <w:sz w:val="24"/>
          <w:szCs w:val="24"/>
          <w:lang w:val="en-US"/>
        </w:rPr>
        <w:t xml:space="preserve">, "Thông </w:t>
      </w:r>
      <w:proofErr w:type="spellStart"/>
      <w:r w:rsidRPr="005F493C">
        <w:rPr>
          <w:rFonts w:ascii="Cascadia Mono" w:hAnsi="Cascadia Mono" w:cs="Cascadia Mono"/>
          <w:noProof w:val="0"/>
          <w:color w:val="000000"/>
          <w:kern w:val="0"/>
          <w:sz w:val="24"/>
          <w:szCs w:val="24"/>
          <w:lang w:val="en-US"/>
        </w:rPr>
        <w:t>báo</w:t>
      </w:r>
      <w:proofErr w:type="spellEnd"/>
      <w:r w:rsidRPr="005F493C">
        <w:rPr>
          <w:rFonts w:ascii="Cascadia Mono" w:hAnsi="Cascadia Mono" w:cs="Cascadia Mono"/>
          <w:noProof w:val="0"/>
          <w:color w:val="000000"/>
          <w:kern w:val="0"/>
          <w:sz w:val="24"/>
          <w:szCs w:val="24"/>
          <w:lang w:val="en-US"/>
        </w:rPr>
        <w:t xml:space="preserve">", </w:t>
      </w:r>
      <w:proofErr w:type="spellStart"/>
      <w:r w:rsidRPr="005F493C">
        <w:rPr>
          <w:rFonts w:ascii="Cascadia Mono" w:hAnsi="Cascadia Mono" w:cs="Cascadia Mono"/>
          <w:noProof w:val="0"/>
          <w:color w:val="000000"/>
          <w:kern w:val="0"/>
          <w:sz w:val="24"/>
          <w:szCs w:val="24"/>
          <w:lang w:val="en-US"/>
        </w:rPr>
        <w:t>MessageBoxButtons.OK</w:t>
      </w:r>
      <w:proofErr w:type="spellEnd"/>
      <w:r w:rsidRPr="005F493C">
        <w:rPr>
          <w:rFonts w:ascii="Cascadia Mono" w:hAnsi="Cascadia Mono" w:cs="Cascadia Mono"/>
          <w:noProof w:val="0"/>
          <w:color w:val="000000"/>
          <w:kern w:val="0"/>
          <w:sz w:val="24"/>
          <w:szCs w:val="24"/>
          <w:lang w:val="en-US"/>
        </w:rPr>
        <w:t xml:space="preserve">, </w:t>
      </w:r>
      <w:proofErr w:type="spellStart"/>
      <w:r w:rsidRPr="005F493C">
        <w:rPr>
          <w:rFonts w:ascii="Cascadia Mono" w:hAnsi="Cascadia Mono" w:cs="Cascadia Mono"/>
          <w:noProof w:val="0"/>
          <w:color w:val="000000"/>
          <w:kern w:val="0"/>
          <w:sz w:val="24"/>
          <w:szCs w:val="24"/>
          <w:lang w:val="en-US"/>
        </w:rPr>
        <w:t>MessageBoxIcon.Error</w:t>
      </w:r>
      <w:proofErr w:type="spellEnd"/>
      <w:r w:rsidRPr="005F493C">
        <w:rPr>
          <w:rFonts w:ascii="Cascadia Mono" w:hAnsi="Cascadia Mono" w:cs="Cascadia Mono"/>
          <w:noProof w:val="0"/>
          <w:color w:val="000000"/>
          <w:kern w:val="0"/>
          <w:sz w:val="24"/>
          <w:szCs w:val="24"/>
          <w:lang w:val="en-US"/>
        </w:rPr>
        <w:t>);</w:t>
      </w:r>
    </w:p>
    <w:p w14:paraId="2A841C87" w14:textId="66E24E6F" w:rsidR="00DF2D7C" w:rsidRPr="005F493C" w:rsidRDefault="005F493C" w:rsidP="005F493C">
      <w:pPr>
        <w:pStyle w:val="ListParagraph"/>
        <w:pBdr>
          <w:top w:val="single" w:sz="4" w:space="1" w:color="auto"/>
          <w:left w:val="single" w:sz="4" w:space="4" w:color="auto"/>
          <w:bottom w:val="single" w:sz="4" w:space="1" w:color="auto"/>
          <w:right w:val="single" w:sz="4" w:space="4" w:color="auto"/>
        </w:pBdr>
        <w:spacing w:after="0" w:line="360" w:lineRule="auto"/>
        <w:ind w:left="1584"/>
        <w:rPr>
          <w:rFonts w:ascii="Cascadia Mono" w:hAnsi="Cascadia Mono" w:cs="Cascadia Mono"/>
          <w:noProof w:val="0"/>
          <w:color w:val="000000"/>
          <w:kern w:val="0"/>
          <w:sz w:val="24"/>
          <w:szCs w:val="24"/>
          <w:lang w:val="en-US"/>
        </w:rPr>
      </w:pPr>
      <w:r w:rsidRPr="005F493C">
        <w:rPr>
          <w:rFonts w:ascii="Cascadia Mono" w:hAnsi="Cascadia Mono" w:cs="Cascadia Mono"/>
          <w:noProof w:val="0"/>
          <w:color w:val="000000"/>
          <w:kern w:val="0"/>
          <w:sz w:val="24"/>
          <w:szCs w:val="24"/>
          <w:lang w:val="en-US"/>
        </w:rPr>
        <w:t>}</w:t>
      </w:r>
    </w:p>
    <w:p w14:paraId="16F49E43" w14:textId="77777777" w:rsidR="005F493C" w:rsidRPr="00DF2D7C" w:rsidRDefault="005F493C" w:rsidP="005F493C">
      <w:pPr>
        <w:pStyle w:val="ListParagraph"/>
        <w:spacing w:after="0" w:line="360" w:lineRule="auto"/>
        <w:ind w:left="1584"/>
        <w:rPr>
          <w:rFonts w:ascii="Times New Roman" w:hAnsi="Times New Roman" w:cs="Times New Roman"/>
          <w:sz w:val="28"/>
          <w:szCs w:val="28"/>
          <w:u w:val="single"/>
          <w:lang w:val="en-US"/>
        </w:rPr>
      </w:pPr>
    </w:p>
    <w:p w14:paraId="68DD472F" w14:textId="20E39F5B" w:rsidR="00C82DA5" w:rsidRDefault="00C82DA5" w:rsidP="00C82DA5">
      <w:pPr>
        <w:pStyle w:val="ListParagraph"/>
        <w:numPr>
          <w:ilvl w:val="0"/>
          <w:numId w:val="20"/>
        </w:numPr>
        <w:spacing w:after="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Function</w:t>
      </w:r>
      <w:r w:rsidR="0057504C">
        <w:rPr>
          <w:rFonts w:ascii="Times New Roman" w:hAnsi="Times New Roman" w:cs="Times New Roman"/>
          <w:b/>
          <w:bCs/>
          <w:sz w:val="28"/>
          <w:szCs w:val="28"/>
          <w:lang w:val="en-US"/>
        </w:rPr>
        <w:t xml:space="preserve"> lọc ra danh sách hóa đơn theo mã hóa đơn:</w:t>
      </w:r>
    </w:p>
    <w:p w14:paraId="6037A469" w14:textId="12A6256F" w:rsidR="0057504C" w:rsidRDefault="0057504C" w:rsidP="0057504C">
      <w:pPr>
        <w:pStyle w:val="ListParagraph"/>
        <w:spacing w:after="0" w:line="360" w:lineRule="auto"/>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SQL:</w:t>
      </w:r>
    </w:p>
    <w:p w14:paraId="2249EC60" w14:textId="77777777" w:rsidR="0057504C" w:rsidRPr="00800DEB" w:rsidRDefault="0057504C" w:rsidP="0057504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800DEB">
        <w:rPr>
          <w:rFonts w:ascii="Cascadia Mono" w:hAnsi="Cascadia Mono" w:cs="Cascadia Mono"/>
          <w:noProof w:val="0"/>
          <w:color w:val="0000FF"/>
          <w:kern w:val="0"/>
          <w:sz w:val="24"/>
          <w:szCs w:val="24"/>
          <w:lang w:val="en-US"/>
        </w:rPr>
        <w:t>DROP</w:t>
      </w:r>
      <w:r w:rsidRPr="00800DEB">
        <w:rPr>
          <w:rFonts w:ascii="Cascadia Mono" w:hAnsi="Cascadia Mono" w:cs="Cascadia Mono"/>
          <w:noProof w:val="0"/>
          <w:color w:val="000000"/>
          <w:kern w:val="0"/>
          <w:sz w:val="24"/>
          <w:szCs w:val="24"/>
          <w:lang w:val="en-US"/>
        </w:rPr>
        <w:t xml:space="preserve"> </w:t>
      </w:r>
      <w:r w:rsidRPr="00800DEB">
        <w:rPr>
          <w:rFonts w:ascii="Cascadia Mono" w:hAnsi="Cascadia Mono" w:cs="Cascadia Mono"/>
          <w:noProof w:val="0"/>
          <w:color w:val="0000FF"/>
          <w:kern w:val="0"/>
          <w:sz w:val="24"/>
          <w:szCs w:val="24"/>
          <w:lang w:val="en-US"/>
        </w:rPr>
        <w:t>FUNCTION</w:t>
      </w:r>
      <w:r w:rsidRPr="00800DEB">
        <w:rPr>
          <w:rFonts w:ascii="Cascadia Mono" w:hAnsi="Cascadia Mono" w:cs="Cascadia Mono"/>
          <w:noProof w:val="0"/>
          <w:color w:val="000000"/>
          <w:kern w:val="0"/>
          <w:sz w:val="24"/>
          <w:szCs w:val="24"/>
          <w:lang w:val="en-US"/>
        </w:rPr>
        <w:t xml:space="preserve"> </w:t>
      </w:r>
      <w:r w:rsidRPr="00800DEB">
        <w:rPr>
          <w:rFonts w:ascii="Cascadia Mono" w:hAnsi="Cascadia Mono" w:cs="Cascadia Mono"/>
          <w:noProof w:val="0"/>
          <w:color w:val="0000FF"/>
          <w:kern w:val="0"/>
          <w:sz w:val="24"/>
          <w:szCs w:val="24"/>
          <w:lang w:val="en-US"/>
        </w:rPr>
        <w:t>IF</w:t>
      </w:r>
      <w:r w:rsidRPr="00800DEB">
        <w:rPr>
          <w:rFonts w:ascii="Cascadia Mono" w:hAnsi="Cascadia Mono" w:cs="Cascadia Mono"/>
          <w:noProof w:val="0"/>
          <w:color w:val="000000"/>
          <w:kern w:val="0"/>
          <w:sz w:val="24"/>
          <w:szCs w:val="24"/>
          <w:lang w:val="en-US"/>
        </w:rPr>
        <w:t xml:space="preserve"> </w:t>
      </w:r>
      <w:r w:rsidRPr="00800DEB">
        <w:rPr>
          <w:rFonts w:ascii="Cascadia Mono" w:hAnsi="Cascadia Mono" w:cs="Cascadia Mono"/>
          <w:noProof w:val="0"/>
          <w:color w:val="808080"/>
          <w:kern w:val="0"/>
          <w:sz w:val="24"/>
          <w:szCs w:val="24"/>
          <w:lang w:val="en-US"/>
        </w:rPr>
        <w:t>EXISTS</w:t>
      </w:r>
      <w:r w:rsidRPr="00800DEB">
        <w:rPr>
          <w:rFonts w:ascii="Cascadia Mono" w:hAnsi="Cascadia Mono" w:cs="Cascadia Mono"/>
          <w:noProof w:val="0"/>
          <w:color w:val="000000"/>
          <w:kern w:val="0"/>
          <w:sz w:val="24"/>
          <w:szCs w:val="24"/>
          <w:lang w:val="en-US"/>
        </w:rPr>
        <w:t xml:space="preserve"> </w:t>
      </w:r>
      <w:proofErr w:type="spellStart"/>
      <w:proofErr w:type="gramStart"/>
      <w:r w:rsidRPr="00800DEB">
        <w:rPr>
          <w:rFonts w:ascii="Cascadia Mono" w:hAnsi="Cascadia Mono" w:cs="Cascadia Mono"/>
          <w:noProof w:val="0"/>
          <w:color w:val="000000"/>
          <w:kern w:val="0"/>
          <w:sz w:val="24"/>
          <w:szCs w:val="24"/>
          <w:lang w:val="en-US"/>
        </w:rPr>
        <w:t>filterBillByID</w:t>
      </w:r>
      <w:proofErr w:type="spellEnd"/>
      <w:proofErr w:type="gramEnd"/>
    </w:p>
    <w:p w14:paraId="08FDDECB" w14:textId="77777777" w:rsidR="0057504C" w:rsidRPr="00800DEB" w:rsidRDefault="0057504C" w:rsidP="0057504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800DEB">
        <w:rPr>
          <w:rFonts w:ascii="Cascadia Mono" w:hAnsi="Cascadia Mono" w:cs="Cascadia Mono"/>
          <w:noProof w:val="0"/>
          <w:color w:val="0000FF"/>
          <w:kern w:val="0"/>
          <w:sz w:val="24"/>
          <w:szCs w:val="24"/>
          <w:lang w:val="en-US"/>
        </w:rPr>
        <w:t>GO</w:t>
      </w:r>
    </w:p>
    <w:p w14:paraId="0E58C2E7" w14:textId="77777777" w:rsidR="0057504C" w:rsidRPr="00800DEB" w:rsidRDefault="0057504C" w:rsidP="0057504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p>
    <w:p w14:paraId="7E39D162" w14:textId="77777777" w:rsidR="0057504C" w:rsidRPr="00800DEB" w:rsidRDefault="0057504C" w:rsidP="0057504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800DEB">
        <w:rPr>
          <w:rFonts w:ascii="Cascadia Mono" w:hAnsi="Cascadia Mono" w:cs="Cascadia Mono"/>
          <w:noProof w:val="0"/>
          <w:color w:val="0000FF"/>
          <w:kern w:val="0"/>
          <w:sz w:val="24"/>
          <w:szCs w:val="24"/>
          <w:lang w:val="en-US"/>
        </w:rPr>
        <w:t>CREATE</w:t>
      </w:r>
      <w:r w:rsidRPr="00800DEB">
        <w:rPr>
          <w:rFonts w:ascii="Cascadia Mono" w:hAnsi="Cascadia Mono" w:cs="Cascadia Mono"/>
          <w:noProof w:val="0"/>
          <w:color w:val="000000"/>
          <w:kern w:val="0"/>
          <w:sz w:val="24"/>
          <w:szCs w:val="24"/>
          <w:lang w:val="en-US"/>
        </w:rPr>
        <w:t xml:space="preserve"> </w:t>
      </w:r>
      <w:r w:rsidRPr="00800DEB">
        <w:rPr>
          <w:rFonts w:ascii="Cascadia Mono" w:hAnsi="Cascadia Mono" w:cs="Cascadia Mono"/>
          <w:noProof w:val="0"/>
          <w:color w:val="0000FF"/>
          <w:kern w:val="0"/>
          <w:sz w:val="24"/>
          <w:szCs w:val="24"/>
          <w:lang w:val="en-US"/>
        </w:rPr>
        <w:t>FUNCTION</w:t>
      </w:r>
      <w:r w:rsidRPr="00800DEB">
        <w:rPr>
          <w:rFonts w:ascii="Cascadia Mono" w:hAnsi="Cascadia Mono" w:cs="Cascadia Mono"/>
          <w:noProof w:val="0"/>
          <w:color w:val="000000"/>
          <w:kern w:val="0"/>
          <w:sz w:val="24"/>
          <w:szCs w:val="24"/>
          <w:lang w:val="en-US"/>
        </w:rPr>
        <w:t xml:space="preserve"> </w:t>
      </w:r>
      <w:proofErr w:type="spellStart"/>
      <w:proofErr w:type="gramStart"/>
      <w:r w:rsidRPr="00800DEB">
        <w:rPr>
          <w:rFonts w:ascii="Cascadia Mono" w:hAnsi="Cascadia Mono" w:cs="Cascadia Mono"/>
          <w:noProof w:val="0"/>
          <w:color w:val="000000"/>
          <w:kern w:val="0"/>
          <w:sz w:val="24"/>
          <w:szCs w:val="24"/>
          <w:lang w:val="en-US"/>
        </w:rPr>
        <w:t>filterBillByID</w:t>
      </w:r>
      <w:proofErr w:type="spellEnd"/>
      <w:proofErr w:type="gramEnd"/>
    </w:p>
    <w:p w14:paraId="0B22A905" w14:textId="77777777" w:rsidR="0057504C" w:rsidRPr="00800DEB" w:rsidRDefault="0057504C" w:rsidP="0057504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800DEB">
        <w:rPr>
          <w:rFonts w:ascii="Cascadia Mono" w:hAnsi="Cascadia Mono" w:cs="Cascadia Mono"/>
          <w:noProof w:val="0"/>
          <w:color w:val="808080"/>
          <w:kern w:val="0"/>
          <w:sz w:val="24"/>
          <w:szCs w:val="24"/>
          <w:lang w:val="en-US"/>
        </w:rPr>
        <w:t>(</w:t>
      </w:r>
    </w:p>
    <w:p w14:paraId="4BBAE794" w14:textId="77777777" w:rsidR="0057504C" w:rsidRPr="00800DEB" w:rsidRDefault="0057504C" w:rsidP="0057504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800DEB">
        <w:rPr>
          <w:rFonts w:ascii="Cascadia Mono" w:hAnsi="Cascadia Mono" w:cs="Cascadia Mono"/>
          <w:noProof w:val="0"/>
          <w:color w:val="000000"/>
          <w:kern w:val="0"/>
          <w:sz w:val="24"/>
          <w:szCs w:val="24"/>
          <w:lang w:val="en-US"/>
        </w:rPr>
        <w:tab/>
        <w:t xml:space="preserve">@ID </w:t>
      </w:r>
      <w:proofErr w:type="gramStart"/>
      <w:r w:rsidRPr="00800DEB">
        <w:rPr>
          <w:rFonts w:ascii="Cascadia Mono" w:hAnsi="Cascadia Mono" w:cs="Cascadia Mono"/>
          <w:noProof w:val="0"/>
          <w:color w:val="0000FF"/>
          <w:kern w:val="0"/>
          <w:sz w:val="24"/>
          <w:szCs w:val="24"/>
          <w:lang w:val="en-US"/>
        </w:rPr>
        <w:t>VARCHAR</w:t>
      </w:r>
      <w:r w:rsidRPr="00800DEB">
        <w:rPr>
          <w:rFonts w:ascii="Cascadia Mono" w:hAnsi="Cascadia Mono" w:cs="Cascadia Mono"/>
          <w:noProof w:val="0"/>
          <w:color w:val="808080"/>
          <w:kern w:val="0"/>
          <w:sz w:val="24"/>
          <w:szCs w:val="24"/>
          <w:lang w:val="en-US"/>
        </w:rPr>
        <w:t>(</w:t>
      </w:r>
      <w:proofErr w:type="gramEnd"/>
      <w:r w:rsidRPr="00800DEB">
        <w:rPr>
          <w:rFonts w:ascii="Cascadia Mono" w:hAnsi="Cascadia Mono" w:cs="Cascadia Mono"/>
          <w:noProof w:val="0"/>
          <w:color w:val="000000"/>
          <w:kern w:val="0"/>
          <w:sz w:val="24"/>
          <w:szCs w:val="24"/>
          <w:lang w:val="en-US"/>
        </w:rPr>
        <w:t>7</w:t>
      </w:r>
      <w:r w:rsidRPr="00800DEB">
        <w:rPr>
          <w:rFonts w:ascii="Cascadia Mono" w:hAnsi="Cascadia Mono" w:cs="Cascadia Mono"/>
          <w:noProof w:val="0"/>
          <w:color w:val="808080"/>
          <w:kern w:val="0"/>
          <w:sz w:val="24"/>
          <w:szCs w:val="24"/>
          <w:lang w:val="en-US"/>
        </w:rPr>
        <w:t>)</w:t>
      </w:r>
    </w:p>
    <w:p w14:paraId="5C52EC89" w14:textId="77777777" w:rsidR="0057504C" w:rsidRPr="00800DEB" w:rsidRDefault="0057504C" w:rsidP="0057504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800DEB">
        <w:rPr>
          <w:rFonts w:ascii="Cascadia Mono" w:hAnsi="Cascadia Mono" w:cs="Cascadia Mono"/>
          <w:noProof w:val="0"/>
          <w:color w:val="808080"/>
          <w:kern w:val="0"/>
          <w:sz w:val="24"/>
          <w:szCs w:val="24"/>
          <w:lang w:val="en-US"/>
        </w:rPr>
        <w:t>)</w:t>
      </w:r>
    </w:p>
    <w:p w14:paraId="74492074" w14:textId="77777777" w:rsidR="0057504C" w:rsidRPr="00800DEB" w:rsidRDefault="0057504C" w:rsidP="0057504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800DEB">
        <w:rPr>
          <w:rFonts w:ascii="Cascadia Mono" w:hAnsi="Cascadia Mono" w:cs="Cascadia Mono"/>
          <w:noProof w:val="0"/>
          <w:color w:val="0000FF"/>
          <w:kern w:val="0"/>
          <w:sz w:val="24"/>
          <w:szCs w:val="24"/>
          <w:lang w:val="en-US"/>
        </w:rPr>
        <w:t>RETURNS</w:t>
      </w:r>
      <w:r w:rsidRPr="00800DEB">
        <w:rPr>
          <w:rFonts w:ascii="Cascadia Mono" w:hAnsi="Cascadia Mono" w:cs="Cascadia Mono"/>
          <w:noProof w:val="0"/>
          <w:color w:val="000000"/>
          <w:kern w:val="0"/>
          <w:sz w:val="24"/>
          <w:szCs w:val="24"/>
          <w:lang w:val="en-US"/>
        </w:rPr>
        <w:t xml:space="preserve"> </w:t>
      </w:r>
      <w:r w:rsidRPr="00800DEB">
        <w:rPr>
          <w:rFonts w:ascii="Cascadia Mono" w:hAnsi="Cascadia Mono" w:cs="Cascadia Mono"/>
          <w:noProof w:val="0"/>
          <w:color w:val="0000FF"/>
          <w:kern w:val="0"/>
          <w:sz w:val="24"/>
          <w:szCs w:val="24"/>
          <w:lang w:val="en-US"/>
        </w:rPr>
        <w:t>TABLE</w:t>
      </w:r>
    </w:p>
    <w:p w14:paraId="346EF66E" w14:textId="77777777" w:rsidR="0057504C" w:rsidRPr="00800DEB" w:rsidRDefault="0057504C" w:rsidP="0057504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800DEB">
        <w:rPr>
          <w:rFonts w:ascii="Cascadia Mono" w:hAnsi="Cascadia Mono" w:cs="Cascadia Mono"/>
          <w:noProof w:val="0"/>
          <w:color w:val="0000FF"/>
          <w:kern w:val="0"/>
          <w:sz w:val="24"/>
          <w:szCs w:val="24"/>
          <w:lang w:val="en-US"/>
        </w:rPr>
        <w:t>AS</w:t>
      </w:r>
    </w:p>
    <w:p w14:paraId="1FF0B035" w14:textId="77777777" w:rsidR="0057504C" w:rsidRPr="00800DEB" w:rsidRDefault="0057504C" w:rsidP="0057504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800DEB">
        <w:rPr>
          <w:rFonts w:ascii="Cascadia Mono" w:hAnsi="Cascadia Mono" w:cs="Cascadia Mono"/>
          <w:noProof w:val="0"/>
          <w:color w:val="0000FF"/>
          <w:kern w:val="0"/>
          <w:sz w:val="24"/>
          <w:szCs w:val="24"/>
          <w:lang w:val="en-US"/>
        </w:rPr>
        <w:t>RETURN</w:t>
      </w:r>
    </w:p>
    <w:p w14:paraId="6FA49759" w14:textId="77777777" w:rsidR="0057504C" w:rsidRPr="00800DEB" w:rsidRDefault="0057504C" w:rsidP="0057504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800DEB">
        <w:rPr>
          <w:rFonts w:ascii="Cascadia Mono" w:hAnsi="Cascadia Mono" w:cs="Cascadia Mono"/>
          <w:noProof w:val="0"/>
          <w:color w:val="808080"/>
          <w:kern w:val="0"/>
          <w:sz w:val="24"/>
          <w:szCs w:val="24"/>
          <w:lang w:val="en-US"/>
        </w:rPr>
        <w:t>(</w:t>
      </w:r>
    </w:p>
    <w:p w14:paraId="184F3715" w14:textId="77777777" w:rsidR="0057504C" w:rsidRPr="00800DEB" w:rsidRDefault="0057504C" w:rsidP="0057504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800DEB">
        <w:rPr>
          <w:rFonts w:ascii="Cascadia Mono" w:hAnsi="Cascadia Mono" w:cs="Cascadia Mono"/>
          <w:noProof w:val="0"/>
          <w:color w:val="000000"/>
          <w:kern w:val="0"/>
          <w:sz w:val="24"/>
          <w:szCs w:val="24"/>
          <w:lang w:val="en-US"/>
        </w:rPr>
        <w:tab/>
      </w:r>
      <w:r w:rsidRPr="00800DEB">
        <w:rPr>
          <w:rFonts w:ascii="Cascadia Mono" w:hAnsi="Cascadia Mono" w:cs="Cascadia Mono"/>
          <w:noProof w:val="0"/>
          <w:color w:val="0000FF"/>
          <w:kern w:val="0"/>
          <w:sz w:val="24"/>
          <w:szCs w:val="24"/>
          <w:lang w:val="en-US"/>
        </w:rPr>
        <w:t>SELECT</w:t>
      </w:r>
      <w:r w:rsidRPr="00800DEB">
        <w:rPr>
          <w:rFonts w:ascii="Cascadia Mono" w:hAnsi="Cascadia Mono" w:cs="Cascadia Mono"/>
          <w:noProof w:val="0"/>
          <w:color w:val="000000"/>
          <w:kern w:val="0"/>
          <w:sz w:val="24"/>
          <w:szCs w:val="24"/>
          <w:lang w:val="en-US"/>
        </w:rPr>
        <w:t xml:space="preserve"> </w:t>
      </w:r>
      <w:r w:rsidRPr="00800DEB">
        <w:rPr>
          <w:rFonts w:ascii="Cascadia Mono" w:hAnsi="Cascadia Mono" w:cs="Cascadia Mono"/>
          <w:noProof w:val="0"/>
          <w:color w:val="808080"/>
          <w:kern w:val="0"/>
          <w:sz w:val="24"/>
          <w:szCs w:val="24"/>
          <w:lang w:val="en-US"/>
        </w:rPr>
        <w:t>*</w:t>
      </w:r>
      <w:r w:rsidRPr="00800DEB">
        <w:rPr>
          <w:rFonts w:ascii="Cascadia Mono" w:hAnsi="Cascadia Mono" w:cs="Cascadia Mono"/>
          <w:noProof w:val="0"/>
          <w:color w:val="000000"/>
          <w:kern w:val="0"/>
          <w:sz w:val="24"/>
          <w:szCs w:val="24"/>
          <w:lang w:val="en-US"/>
        </w:rPr>
        <w:t xml:space="preserve"> </w:t>
      </w:r>
      <w:r w:rsidRPr="00800DEB">
        <w:rPr>
          <w:rFonts w:ascii="Cascadia Mono" w:hAnsi="Cascadia Mono" w:cs="Cascadia Mono"/>
          <w:noProof w:val="0"/>
          <w:color w:val="0000FF"/>
          <w:kern w:val="0"/>
          <w:sz w:val="24"/>
          <w:szCs w:val="24"/>
          <w:lang w:val="en-US"/>
        </w:rPr>
        <w:t>FROM</w:t>
      </w:r>
      <w:r w:rsidRPr="00800DEB">
        <w:rPr>
          <w:rFonts w:ascii="Cascadia Mono" w:hAnsi="Cascadia Mono" w:cs="Cascadia Mono"/>
          <w:noProof w:val="0"/>
          <w:color w:val="000000"/>
          <w:kern w:val="0"/>
          <w:sz w:val="24"/>
          <w:szCs w:val="24"/>
          <w:lang w:val="en-US"/>
        </w:rPr>
        <w:t xml:space="preserve"> </w:t>
      </w:r>
      <w:proofErr w:type="spellStart"/>
      <w:r w:rsidRPr="00800DEB">
        <w:rPr>
          <w:rFonts w:ascii="Cascadia Mono" w:hAnsi="Cascadia Mono" w:cs="Cascadia Mono"/>
          <w:noProof w:val="0"/>
          <w:color w:val="000000"/>
          <w:kern w:val="0"/>
          <w:sz w:val="24"/>
          <w:szCs w:val="24"/>
          <w:lang w:val="en-US"/>
        </w:rPr>
        <w:t>BillView</w:t>
      </w:r>
      <w:proofErr w:type="spellEnd"/>
    </w:p>
    <w:p w14:paraId="3200DCF3" w14:textId="77777777" w:rsidR="0057504C" w:rsidRPr="00800DEB" w:rsidRDefault="0057504C" w:rsidP="0057504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800DEB">
        <w:rPr>
          <w:rFonts w:ascii="Cascadia Mono" w:hAnsi="Cascadia Mono" w:cs="Cascadia Mono"/>
          <w:noProof w:val="0"/>
          <w:color w:val="000000"/>
          <w:kern w:val="0"/>
          <w:sz w:val="24"/>
          <w:szCs w:val="24"/>
          <w:lang w:val="en-US"/>
        </w:rPr>
        <w:tab/>
      </w:r>
      <w:r w:rsidRPr="00800DEB">
        <w:rPr>
          <w:rFonts w:ascii="Cascadia Mono" w:hAnsi="Cascadia Mono" w:cs="Cascadia Mono"/>
          <w:noProof w:val="0"/>
          <w:color w:val="0000FF"/>
          <w:kern w:val="0"/>
          <w:sz w:val="24"/>
          <w:szCs w:val="24"/>
          <w:lang w:val="en-US"/>
        </w:rPr>
        <w:t>WHERE</w:t>
      </w:r>
      <w:r w:rsidRPr="00800DEB">
        <w:rPr>
          <w:rFonts w:ascii="Cascadia Mono" w:hAnsi="Cascadia Mono" w:cs="Cascadia Mono"/>
          <w:noProof w:val="0"/>
          <w:color w:val="000000"/>
          <w:kern w:val="0"/>
          <w:sz w:val="24"/>
          <w:szCs w:val="24"/>
          <w:lang w:val="en-US"/>
        </w:rPr>
        <w:t xml:space="preserve"> ID </w:t>
      </w:r>
      <w:r w:rsidRPr="00800DEB">
        <w:rPr>
          <w:rFonts w:ascii="Cascadia Mono" w:hAnsi="Cascadia Mono" w:cs="Cascadia Mono"/>
          <w:noProof w:val="0"/>
          <w:color w:val="808080"/>
          <w:kern w:val="0"/>
          <w:sz w:val="24"/>
          <w:szCs w:val="24"/>
          <w:lang w:val="en-US"/>
        </w:rPr>
        <w:t>=</w:t>
      </w:r>
      <w:r w:rsidRPr="00800DEB">
        <w:rPr>
          <w:rFonts w:ascii="Cascadia Mono" w:hAnsi="Cascadia Mono" w:cs="Cascadia Mono"/>
          <w:noProof w:val="0"/>
          <w:color w:val="000000"/>
          <w:kern w:val="0"/>
          <w:sz w:val="24"/>
          <w:szCs w:val="24"/>
          <w:lang w:val="en-US"/>
        </w:rPr>
        <w:t xml:space="preserve"> @ID</w:t>
      </w:r>
    </w:p>
    <w:p w14:paraId="66291238" w14:textId="77777777" w:rsidR="0057504C" w:rsidRPr="00800DEB" w:rsidRDefault="0057504C" w:rsidP="0057504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800DEB">
        <w:rPr>
          <w:rFonts w:ascii="Cascadia Mono" w:hAnsi="Cascadia Mono" w:cs="Cascadia Mono"/>
          <w:noProof w:val="0"/>
          <w:color w:val="808080"/>
          <w:kern w:val="0"/>
          <w:sz w:val="24"/>
          <w:szCs w:val="24"/>
          <w:lang w:val="en-US"/>
        </w:rPr>
        <w:t>)</w:t>
      </w:r>
    </w:p>
    <w:p w14:paraId="388314A7" w14:textId="50ACD42C" w:rsidR="0057504C" w:rsidRPr="00800DEB" w:rsidRDefault="0057504C" w:rsidP="0057504C">
      <w:pPr>
        <w:pStyle w:val="ListParagraph"/>
        <w:pBdr>
          <w:top w:val="single" w:sz="4" w:space="1" w:color="auto"/>
          <w:left w:val="single" w:sz="4" w:space="4" w:color="auto"/>
          <w:bottom w:val="single" w:sz="4" w:space="1" w:color="auto"/>
          <w:right w:val="single" w:sz="4" w:space="4" w:color="auto"/>
        </w:pBdr>
        <w:spacing w:after="0" w:line="360" w:lineRule="auto"/>
        <w:ind w:left="1584"/>
        <w:rPr>
          <w:rFonts w:ascii="Cascadia Mono" w:hAnsi="Cascadia Mono" w:cs="Cascadia Mono"/>
          <w:sz w:val="24"/>
          <w:szCs w:val="24"/>
          <w:u w:val="single"/>
          <w:lang w:val="en-US"/>
        </w:rPr>
      </w:pPr>
      <w:r w:rsidRPr="00800DEB">
        <w:rPr>
          <w:rFonts w:ascii="Cascadia Mono" w:hAnsi="Cascadia Mono" w:cs="Cascadia Mono"/>
          <w:noProof w:val="0"/>
          <w:color w:val="0000FF"/>
          <w:kern w:val="0"/>
          <w:sz w:val="24"/>
          <w:szCs w:val="24"/>
          <w:lang w:val="en-US"/>
        </w:rPr>
        <w:t>GO</w:t>
      </w:r>
    </w:p>
    <w:p w14:paraId="2852BB15" w14:textId="77777777" w:rsidR="0057504C" w:rsidRDefault="0057504C" w:rsidP="0057504C">
      <w:pPr>
        <w:pStyle w:val="ListParagraph"/>
        <w:spacing w:after="0" w:line="360" w:lineRule="auto"/>
        <w:ind w:left="1584"/>
        <w:rPr>
          <w:rFonts w:ascii="Times New Roman" w:hAnsi="Times New Roman" w:cs="Times New Roman"/>
          <w:sz w:val="28"/>
          <w:szCs w:val="28"/>
          <w:u w:val="single"/>
          <w:lang w:val="en-US"/>
        </w:rPr>
      </w:pPr>
    </w:p>
    <w:p w14:paraId="0CEF9B44" w14:textId="279DC958" w:rsidR="0057504C" w:rsidRDefault="0057504C" w:rsidP="0057504C">
      <w:pPr>
        <w:pStyle w:val="ListParagraph"/>
        <w:spacing w:after="0" w:line="360" w:lineRule="auto"/>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C# code:</w:t>
      </w:r>
    </w:p>
    <w:p w14:paraId="1FFDA0B5" w14:textId="77777777" w:rsidR="00D752D9" w:rsidRPr="00D752D9" w:rsidRDefault="00D752D9" w:rsidP="00D75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752D9">
        <w:rPr>
          <w:rFonts w:ascii="Cascadia Mono" w:hAnsi="Cascadia Mono" w:cs="Cascadia Mono"/>
          <w:noProof w:val="0"/>
          <w:color w:val="000000"/>
          <w:kern w:val="0"/>
          <w:sz w:val="24"/>
          <w:szCs w:val="24"/>
          <w:lang w:val="en-US"/>
        </w:rPr>
        <w:t>try</w:t>
      </w:r>
    </w:p>
    <w:p w14:paraId="600AF0AE" w14:textId="77777777" w:rsidR="00D752D9" w:rsidRPr="00D752D9" w:rsidRDefault="00D752D9" w:rsidP="00D75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752D9">
        <w:rPr>
          <w:rFonts w:ascii="Cascadia Mono" w:hAnsi="Cascadia Mono" w:cs="Cascadia Mono"/>
          <w:noProof w:val="0"/>
          <w:color w:val="000000"/>
          <w:kern w:val="0"/>
          <w:sz w:val="24"/>
          <w:szCs w:val="24"/>
          <w:lang w:val="en-US"/>
        </w:rPr>
        <w:t>{</w:t>
      </w:r>
    </w:p>
    <w:p w14:paraId="1EC03481" w14:textId="77777777" w:rsidR="00D752D9" w:rsidRPr="00D752D9" w:rsidRDefault="00D752D9" w:rsidP="00D75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752D9">
        <w:rPr>
          <w:rFonts w:ascii="Cascadia Mono" w:hAnsi="Cascadia Mono" w:cs="Cascadia Mono"/>
          <w:noProof w:val="0"/>
          <w:color w:val="000000"/>
          <w:kern w:val="0"/>
          <w:sz w:val="24"/>
          <w:szCs w:val="24"/>
          <w:lang w:val="en-US"/>
        </w:rPr>
        <w:t xml:space="preserve">    </w:t>
      </w:r>
      <w:proofErr w:type="spellStart"/>
      <w:r w:rsidRPr="00D752D9">
        <w:rPr>
          <w:rFonts w:ascii="Cascadia Mono" w:hAnsi="Cascadia Mono" w:cs="Cascadia Mono"/>
          <w:noProof w:val="0"/>
          <w:color w:val="000000"/>
          <w:kern w:val="0"/>
          <w:sz w:val="24"/>
          <w:szCs w:val="24"/>
          <w:lang w:val="en-US"/>
        </w:rPr>
        <w:t>dataBill</w:t>
      </w:r>
      <w:proofErr w:type="spellEnd"/>
      <w:r w:rsidRPr="00D752D9">
        <w:rPr>
          <w:rFonts w:ascii="Cascadia Mono" w:hAnsi="Cascadia Mono" w:cs="Cascadia Mono"/>
          <w:noProof w:val="0"/>
          <w:color w:val="000000"/>
          <w:kern w:val="0"/>
          <w:sz w:val="24"/>
          <w:szCs w:val="24"/>
          <w:lang w:val="en-US"/>
        </w:rPr>
        <w:t xml:space="preserve"> = </w:t>
      </w:r>
      <w:proofErr w:type="spellStart"/>
      <w:proofErr w:type="gramStart"/>
      <w:r w:rsidRPr="00D752D9">
        <w:rPr>
          <w:rFonts w:ascii="Cascadia Mono" w:hAnsi="Cascadia Mono" w:cs="Cascadia Mono"/>
          <w:noProof w:val="0"/>
          <w:color w:val="000000"/>
          <w:kern w:val="0"/>
          <w:sz w:val="24"/>
          <w:szCs w:val="24"/>
          <w:lang w:val="en-US"/>
        </w:rPr>
        <w:t>DataProvider.Instance.ExecuteQuery</w:t>
      </w:r>
      <w:proofErr w:type="spellEnd"/>
      <w:proofErr w:type="gramEnd"/>
      <w:r w:rsidRPr="00D752D9">
        <w:rPr>
          <w:rFonts w:ascii="Cascadia Mono" w:hAnsi="Cascadia Mono" w:cs="Cascadia Mono"/>
          <w:noProof w:val="0"/>
          <w:color w:val="000000"/>
          <w:kern w:val="0"/>
          <w:sz w:val="24"/>
          <w:szCs w:val="24"/>
          <w:lang w:val="en-US"/>
        </w:rPr>
        <w:t xml:space="preserve">("SELECT * FROM </w:t>
      </w:r>
      <w:proofErr w:type="spellStart"/>
      <w:r w:rsidRPr="00D752D9">
        <w:rPr>
          <w:rFonts w:ascii="Cascadia Mono" w:hAnsi="Cascadia Mono" w:cs="Cascadia Mono"/>
          <w:noProof w:val="0"/>
          <w:color w:val="000000"/>
          <w:kern w:val="0"/>
          <w:sz w:val="24"/>
          <w:szCs w:val="24"/>
          <w:lang w:val="en-US"/>
        </w:rPr>
        <w:t>dbo.filterBillByID</w:t>
      </w:r>
      <w:proofErr w:type="spellEnd"/>
      <w:r w:rsidRPr="00D752D9">
        <w:rPr>
          <w:rFonts w:ascii="Cascadia Mono" w:hAnsi="Cascadia Mono" w:cs="Cascadia Mono"/>
          <w:noProof w:val="0"/>
          <w:color w:val="000000"/>
          <w:kern w:val="0"/>
          <w:sz w:val="24"/>
          <w:szCs w:val="24"/>
          <w:lang w:val="en-US"/>
        </w:rPr>
        <w:t xml:space="preserve"> ( @id )", new object[] { id });</w:t>
      </w:r>
    </w:p>
    <w:p w14:paraId="4EAB04EA" w14:textId="77777777" w:rsidR="00D752D9" w:rsidRPr="00D752D9" w:rsidRDefault="00D752D9" w:rsidP="00D75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752D9">
        <w:rPr>
          <w:rFonts w:ascii="Cascadia Mono" w:hAnsi="Cascadia Mono" w:cs="Cascadia Mono"/>
          <w:noProof w:val="0"/>
          <w:color w:val="000000"/>
          <w:kern w:val="0"/>
          <w:sz w:val="24"/>
          <w:szCs w:val="24"/>
          <w:lang w:val="en-US"/>
        </w:rPr>
        <w:t>}</w:t>
      </w:r>
    </w:p>
    <w:p w14:paraId="11E86CDD" w14:textId="77777777" w:rsidR="00D752D9" w:rsidRPr="00D752D9" w:rsidRDefault="00D752D9" w:rsidP="00D75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752D9">
        <w:rPr>
          <w:rFonts w:ascii="Cascadia Mono" w:hAnsi="Cascadia Mono" w:cs="Cascadia Mono"/>
          <w:noProof w:val="0"/>
          <w:color w:val="000000"/>
          <w:kern w:val="0"/>
          <w:sz w:val="24"/>
          <w:szCs w:val="24"/>
          <w:lang w:val="en-US"/>
        </w:rPr>
        <w:t>catch (</w:t>
      </w:r>
      <w:proofErr w:type="spellStart"/>
      <w:r w:rsidRPr="00D752D9">
        <w:rPr>
          <w:rFonts w:ascii="Cascadia Mono" w:hAnsi="Cascadia Mono" w:cs="Cascadia Mono"/>
          <w:noProof w:val="0"/>
          <w:color w:val="000000"/>
          <w:kern w:val="0"/>
          <w:sz w:val="24"/>
          <w:szCs w:val="24"/>
          <w:lang w:val="en-US"/>
        </w:rPr>
        <w:t>SqlException</w:t>
      </w:r>
      <w:proofErr w:type="spellEnd"/>
      <w:r w:rsidRPr="00D752D9">
        <w:rPr>
          <w:rFonts w:ascii="Cascadia Mono" w:hAnsi="Cascadia Mono" w:cs="Cascadia Mono"/>
          <w:noProof w:val="0"/>
          <w:color w:val="000000"/>
          <w:kern w:val="0"/>
          <w:sz w:val="24"/>
          <w:szCs w:val="24"/>
          <w:lang w:val="en-US"/>
        </w:rPr>
        <w:t xml:space="preserve"> </w:t>
      </w:r>
      <w:proofErr w:type="spellStart"/>
      <w:r w:rsidRPr="00D752D9">
        <w:rPr>
          <w:rFonts w:ascii="Cascadia Mono" w:hAnsi="Cascadia Mono" w:cs="Cascadia Mono"/>
          <w:noProof w:val="0"/>
          <w:color w:val="000000"/>
          <w:kern w:val="0"/>
          <w:sz w:val="24"/>
          <w:szCs w:val="24"/>
          <w:lang w:val="en-US"/>
        </w:rPr>
        <w:t>ev</w:t>
      </w:r>
      <w:proofErr w:type="spellEnd"/>
      <w:r w:rsidRPr="00D752D9">
        <w:rPr>
          <w:rFonts w:ascii="Cascadia Mono" w:hAnsi="Cascadia Mono" w:cs="Cascadia Mono"/>
          <w:noProof w:val="0"/>
          <w:color w:val="000000"/>
          <w:kern w:val="0"/>
          <w:sz w:val="24"/>
          <w:szCs w:val="24"/>
          <w:lang w:val="en-US"/>
        </w:rPr>
        <w:t>)</w:t>
      </w:r>
    </w:p>
    <w:p w14:paraId="1CA50453" w14:textId="77777777" w:rsidR="00D752D9" w:rsidRPr="00D752D9" w:rsidRDefault="00D752D9" w:rsidP="00D75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752D9">
        <w:rPr>
          <w:rFonts w:ascii="Cascadia Mono" w:hAnsi="Cascadia Mono" w:cs="Cascadia Mono"/>
          <w:noProof w:val="0"/>
          <w:color w:val="000000"/>
          <w:kern w:val="0"/>
          <w:sz w:val="24"/>
          <w:szCs w:val="24"/>
          <w:lang w:val="en-US"/>
        </w:rPr>
        <w:t>{</w:t>
      </w:r>
    </w:p>
    <w:p w14:paraId="01A393D0" w14:textId="77777777" w:rsidR="00D752D9" w:rsidRPr="00D752D9" w:rsidRDefault="00D752D9" w:rsidP="00D75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752D9">
        <w:rPr>
          <w:rFonts w:ascii="Cascadia Mono" w:hAnsi="Cascadia Mono" w:cs="Cascadia Mono"/>
          <w:noProof w:val="0"/>
          <w:color w:val="000000"/>
          <w:kern w:val="0"/>
          <w:sz w:val="24"/>
          <w:szCs w:val="24"/>
          <w:lang w:val="en-US"/>
        </w:rPr>
        <w:t xml:space="preserve">    </w:t>
      </w:r>
      <w:proofErr w:type="spellStart"/>
      <w:r w:rsidRPr="00D752D9">
        <w:rPr>
          <w:rFonts w:ascii="Cascadia Mono" w:hAnsi="Cascadia Mono" w:cs="Cascadia Mono"/>
          <w:noProof w:val="0"/>
          <w:color w:val="000000"/>
          <w:kern w:val="0"/>
          <w:sz w:val="24"/>
          <w:szCs w:val="24"/>
          <w:lang w:val="en-US"/>
        </w:rPr>
        <w:t>MessageBox.Show</w:t>
      </w:r>
      <w:proofErr w:type="spellEnd"/>
      <w:r w:rsidRPr="00D752D9">
        <w:rPr>
          <w:rFonts w:ascii="Cascadia Mono" w:hAnsi="Cascadia Mono" w:cs="Cascadia Mono"/>
          <w:noProof w:val="0"/>
          <w:color w:val="000000"/>
          <w:kern w:val="0"/>
          <w:sz w:val="24"/>
          <w:szCs w:val="24"/>
          <w:lang w:val="en-US"/>
        </w:rPr>
        <w:t xml:space="preserve">(" Load </w:t>
      </w:r>
      <w:proofErr w:type="spellStart"/>
      <w:r w:rsidRPr="00D752D9">
        <w:rPr>
          <w:rFonts w:ascii="Cascadia Mono" w:hAnsi="Cascadia Mono" w:cs="Cascadia Mono"/>
          <w:noProof w:val="0"/>
          <w:color w:val="000000"/>
          <w:kern w:val="0"/>
          <w:sz w:val="24"/>
          <w:szCs w:val="24"/>
          <w:lang w:val="en-US"/>
        </w:rPr>
        <w:t>dữ</w:t>
      </w:r>
      <w:proofErr w:type="spellEnd"/>
      <w:r w:rsidRPr="00D752D9">
        <w:rPr>
          <w:rFonts w:ascii="Cascadia Mono" w:hAnsi="Cascadia Mono" w:cs="Cascadia Mono"/>
          <w:noProof w:val="0"/>
          <w:color w:val="000000"/>
          <w:kern w:val="0"/>
          <w:sz w:val="24"/>
          <w:szCs w:val="24"/>
          <w:lang w:val="en-US"/>
        </w:rPr>
        <w:t xml:space="preserve"> </w:t>
      </w:r>
      <w:proofErr w:type="spellStart"/>
      <w:r w:rsidRPr="00D752D9">
        <w:rPr>
          <w:rFonts w:ascii="Cascadia Mono" w:hAnsi="Cascadia Mono" w:cs="Cascadia Mono"/>
          <w:noProof w:val="0"/>
          <w:color w:val="000000"/>
          <w:kern w:val="0"/>
          <w:sz w:val="24"/>
          <w:szCs w:val="24"/>
          <w:lang w:val="en-US"/>
        </w:rPr>
        <w:t>liệu</w:t>
      </w:r>
      <w:proofErr w:type="spellEnd"/>
      <w:r w:rsidRPr="00D752D9">
        <w:rPr>
          <w:rFonts w:ascii="Cascadia Mono" w:hAnsi="Cascadia Mono" w:cs="Cascadia Mono"/>
          <w:noProof w:val="0"/>
          <w:color w:val="000000"/>
          <w:kern w:val="0"/>
          <w:sz w:val="24"/>
          <w:szCs w:val="24"/>
          <w:lang w:val="en-US"/>
        </w:rPr>
        <w:t xml:space="preserve"> </w:t>
      </w:r>
      <w:proofErr w:type="spellStart"/>
      <w:r w:rsidRPr="00D752D9">
        <w:rPr>
          <w:rFonts w:ascii="Cascadia Mono" w:hAnsi="Cascadia Mono" w:cs="Cascadia Mono"/>
          <w:noProof w:val="0"/>
          <w:color w:val="000000"/>
          <w:kern w:val="0"/>
          <w:sz w:val="24"/>
          <w:szCs w:val="24"/>
          <w:lang w:val="en-US"/>
        </w:rPr>
        <w:t>thất</w:t>
      </w:r>
      <w:proofErr w:type="spellEnd"/>
      <w:r w:rsidRPr="00D752D9">
        <w:rPr>
          <w:rFonts w:ascii="Cascadia Mono" w:hAnsi="Cascadia Mono" w:cs="Cascadia Mono"/>
          <w:noProof w:val="0"/>
          <w:color w:val="000000"/>
          <w:kern w:val="0"/>
          <w:sz w:val="24"/>
          <w:szCs w:val="24"/>
          <w:lang w:val="en-US"/>
        </w:rPr>
        <w:t xml:space="preserve"> </w:t>
      </w:r>
      <w:proofErr w:type="spellStart"/>
      <w:r w:rsidRPr="00D752D9">
        <w:rPr>
          <w:rFonts w:ascii="Cascadia Mono" w:hAnsi="Cascadia Mono" w:cs="Cascadia Mono"/>
          <w:noProof w:val="0"/>
          <w:color w:val="000000"/>
          <w:kern w:val="0"/>
          <w:sz w:val="24"/>
          <w:szCs w:val="24"/>
          <w:lang w:val="en-US"/>
        </w:rPr>
        <w:t>bại</w:t>
      </w:r>
      <w:proofErr w:type="spellEnd"/>
      <w:r w:rsidRPr="00D752D9">
        <w:rPr>
          <w:rFonts w:ascii="Cascadia Mono" w:hAnsi="Cascadia Mono" w:cs="Cascadia Mono"/>
          <w:noProof w:val="0"/>
          <w:color w:val="000000"/>
          <w:kern w:val="0"/>
          <w:sz w:val="24"/>
          <w:szCs w:val="24"/>
          <w:lang w:val="en-US"/>
        </w:rPr>
        <w:t xml:space="preserve">! \n Do: \n " + </w:t>
      </w:r>
      <w:proofErr w:type="spellStart"/>
      <w:proofErr w:type="gramStart"/>
      <w:r w:rsidRPr="00D752D9">
        <w:rPr>
          <w:rFonts w:ascii="Cascadia Mono" w:hAnsi="Cascadia Mono" w:cs="Cascadia Mono"/>
          <w:noProof w:val="0"/>
          <w:color w:val="000000"/>
          <w:kern w:val="0"/>
          <w:sz w:val="24"/>
          <w:szCs w:val="24"/>
          <w:lang w:val="en-US"/>
        </w:rPr>
        <w:t>ev.Message</w:t>
      </w:r>
      <w:proofErr w:type="spellEnd"/>
      <w:proofErr w:type="gramEnd"/>
      <w:r w:rsidRPr="00D752D9">
        <w:rPr>
          <w:rFonts w:ascii="Cascadia Mono" w:hAnsi="Cascadia Mono" w:cs="Cascadia Mono"/>
          <w:noProof w:val="0"/>
          <w:color w:val="000000"/>
          <w:kern w:val="0"/>
          <w:sz w:val="24"/>
          <w:szCs w:val="24"/>
          <w:lang w:val="en-US"/>
        </w:rPr>
        <w:t xml:space="preserve">, "Thông </w:t>
      </w:r>
      <w:proofErr w:type="spellStart"/>
      <w:r w:rsidRPr="00D752D9">
        <w:rPr>
          <w:rFonts w:ascii="Cascadia Mono" w:hAnsi="Cascadia Mono" w:cs="Cascadia Mono"/>
          <w:noProof w:val="0"/>
          <w:color w:val="000000"/>
          <w:kern w:val="0"/>
          <w:sz w:val="24"/>
          <w:szCs w:val="24"/>
          <w:lang w:val="en-US"/>
        </w:rPr>
        <w:t>báo</w:t>
      </w:r>
      <w:proofErr w:type="spellEnd"/>
      <w:r w:rsidRPr="00D752D9">
        <w:rPr>
          <w:rFonts w:ascii="Cascadia Mono" w:hAnsi="Cascadia Mono" w:cs="Cascadia Mono"/>
          <w:noProof w:val="0"/>
          <w:color w:val="000000"/>
          <w:kern w:val="0"/>
          <w:sz w:val="24"/>
          <w:szCs w:val="24"/>
          <w:lang w:val="en-US"/>
        </w:rPr>
        <w:t xml:space="preserve">", </w:t>
      </w:r>
      <w:proofErr w:type="spellStart"/>
      <w:r w:rsidRPr="00D752D9">
        <w:rPr>
          <w:rFonts w:ascii="Cascadia Mono" w:hAnsi="Cascadia Mono" w:cs="Cascadia Mono"/>
          <w:noProof w:val="0"/>
          <w:color w:val="000000"/>
          <w:kern w:val="0"/>
          <w:sz w:val="24"/>
          <w:szCs w:val="24"/>
          <w:lang w:val="en-US"/>
        </w:rPr>
        <w:t>MessageBoxButtons.OK</w:t>
      </w:r>
      <w:proofErr w:type="spellEnd"/>
      <w:r w:rsidRPr="00D752D9">
        <w:rPr>
          <w:rFonts w:ascii="Cascadia Mono" w:hAnsi="Cascadia Mono" w:cs="Cascadia Mono"/>
          <w:noProof w:val="0"/>
          <w:color w:val="000000"/>
          <w:kern w:val="0"/>
          <w:sz w:val="24"/>
          <w:szCs w:val="24"/>
          <w:lang w:val="en-US"/>
        </w:rPr>
        <w:t xml:space="preserve">, </w:t>
      </w:r>
      <w:proofErr w:type="spellStart"/>
      <w:r w:rsidRPr="00D752D9">
        <w:rPr>
          <w:rFonts w:ascii="Cascadia Mono" w:hAnsi="Cascadia Mono" w:cs="Cascadia Mono"/>
          <w:noProof w:val="0"/>
          <w:color w:val="000000"/>
          <w:kern w:val="0"/>
          <w:sz w:val="24"/>
          <w:szCs w:val="24"/>
          <w:lang w:val="en-US"/>
        </w:rPr>
        <w:t>MessageBoxIcon.Error</w:t>
      </w:r>
      <w:proofErr w:type="spellEnd"/>
      <w:r w:rsidRPr="00D752D9">
        <w:rPr>
          <w:rFonts w:ascii="Cascadia Mono" w:hAnsi="Cascadia Mono" w:cs="Cascadia Mono"/>
          <w:noProof w:val="0"/>
          <w:color w:val="000000"/>
          <w:kern w:val="0"/>
          <w:sz w:val="24"/>
          <w:szCs w:val="24"/>
          <w:lang w:val="en-US"/>
        </w:rPr>
        <w:t>);</w:t>
      </w:r>
    </w:p>
    <w:p w14:paraId="05D2C6D4" w14:textId="7B6A33C1" w:rsidR="0057504C" w:rsidRPr="00D752D9" w:rsidRDefault="00D752D9" w:rsidP="00D752D9">
      <w:pPr>
        <w:pStyle w:val="ListParagraph"/>
        <w:pBdr>
          <w:top w:val="single" w:sz="4" w:space="1" w:color="auto"/>
          <w:left w:val="single" w:sz="4" w:space="4" w:color="auto"/>
          <w:bottom w:val="single" w:sz="4" w:space="1" w:color="auto"/>
          <w:right w:val="single" w:sz="4" w:space="4" w:color="auto"/>
        </w:pBdr>
        <w:spacing w:after="0" w:line="360" w:lineRule="auto"/>
        <w:ind w:left="1584"/>
        <w:rPr>
          <w:rFonts w:ascii="Cascadia Mono" w:hAnsi="Cascadia Mono" w:cs="Cascadia Mono"/>
          <w:noProof w:val="0"/>
          <w:color w:val="000000"/>
          <w:kern w:val="0"/>
          <w:sz w:val="24"/>
          <w:szCs w:val="24"/>
          <w:lang w:val="en-US"/>
        </w:rPr>
      </w:pPr>
      <w:r w:rsidRPr="00D752D9">
        <w:rPr>
          <w:rFonts w:ascii="Cascadia Mono" w:hAnsi="Cascadia Mono" w:cs="Cascadia Mono"/>
          <w:noProof w:val="0"/>
          <w:color w:val="000000"/>
          <w:kern w:val="0"/>
          <w:sz w:val="24"/>
          <w:szCs w:val="24"/>
          <w:lang w:val="en-US"/>
        </w:rPr>
        <w:t>}</w:t>
      </w:r>
    </w:p>
    <w:p w14:paraId="361DCAB6" w14:textId="77777777" w:rsidR="00D752D9" w:rsidRPr="0057504C" w:rsidRDefault="00D752D9" w:rsidP="00D752D9">
      <w:pPr>
        <w:pStyle w:val="ListParagraph"/>
        <w:spacing w:after="0" w:line="360" w:lineRule="auto"/>
        <w:ind w:left="1584"/>
        <w:rPr>
          <w:rFonts w:ascii="Times New Roman" w:hAnsi="Times New Roman" w:cs="Times New Roman"/>
          <w:sz w:val="28"/>
          <w:szCs w:val="28"/>
          <w:u w:val="single"/>
          <w:lang w:val="en-US"/>
        </w:rPr>
      </w:pPr>
    </w:p>
    <w:p w14:paraId="10B4723B" w14:textId="6EE9901F" w:rsidR="00C82DA5" w:rsidRDefault="00C82DA5" w:rsidP="00C82DA5">
      <w:pPr>
        <w:pStyle w:val="ListParagraph"/>
        <w:numPr>
          <w:ilvl w:val="0"/>
          <w:numId w:val="20"/>
        </w:numPr>
        <w:spacing w:after="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Function</w:t>
      </w:r>
      <w:r w:rsidR="0057504C">
        <w:rPr>
          <w:rFonts w:ascii="Times New Roman" w:hAnsi="Times New Roman" w:cs="Times New Roman"/>
          <w:b/>
          <w:bCs/>
          <w:sz w:val="28"/>
          <w:szCs w:val="28"/>
          <w:lang w:val="en-US"/>
        </w:rPr>
        <w:t xml:space="preserve"> </w:t>
      </w:r>
      <w:r w:rsidR="0057504C" w:rsidRPr="0057504C">
        <w:rPr>
          <w:rFonts w:ascii="Times New Roman" w:hAnsi="Times New Roman" w:cs="Times New Roman"/>
          <w:b/>
          <w:bCs/>
          <w:sz w:val="28"/>
          <w:szCs w:val="28"/>
          <w:lang w:val="en-US"/>
        </w:rPr>
        <w:t>lọc ra danh sách hóa đơn theo ngày lập hóa đơn</w:t>
      </w:r>
      <w:r w:rsidR="0057504C">
        <w:rPr>
          <w:rFonts w:ascii="Times New Roman" w:hAnsi="Times New Roman" w:cs="Times New Roman"/>
          <w:b/>
          <w:bCs/>
          <w:sz w:val="28"/>
          <w:szCs w:val="28"/>
          <w:lang w:val="en-US"/>
        </w:rPr>
        <w:t>:</w:t>
      </w:r>
    </w:p>
    <w:p w14:paraId="39D77BF7" w14:textId="0D85C253" w:rsidR="0057504C" w:rsidRDefault="0057504C" w:rsidP="0057504C">
      <w:pPr>
        <w:pStyle w:val="ListParagraph"/>
        <w:spacing w:after="0" w:line="360" w:lineRule="auto"/>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SQL:</w:t>
      </w:r>
    </w:p>
    <w:p w14:paraId="7C0CCDD1" w14:textId="77777777" w:rsidR="0057504C" w:rsidRPr="001D270B" w:rsidRDefault="0057504C" w:rsidP="0057504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D270B">
        <w:rPr>
          <w:rFonts w:ascii="Cascadia Mono" w:hAnsi="Cascadia Mono" w:cs="Cascadia Mono"/>
          <w:noProof w:val="0"/>
          <w:color w:val="0000FF"/>
          <w:kern w:val="0"/>
          <w:sz w:val="24"/>
          <w:szCs w:val="24"/>
          <w:lang w:val="en-US"/>
        </w:rPr>
        <w:t>DROP</w:t>
      </w:r>
      <w:r w:rsidRPr="001D270B">
        <w:rPr>
          <w:rFonts w:ascii="Cascadia Mono" w:hAnsi="Cascadia Mono" w:cs="Cascadia Mono"/>
          <w:noProof w:val="0"/>
          <w:color w:val="000000"/>
          <w:kern w:val="0"/>
          <w:sz w:val="24"/>
          <w:szCs w:val="24"/>
          <w:lang w:val="en-US"/>
        </w:rPr>
        <w:t xml:space="preserve"> </w:t>
      </w:r>
      <w:r w:rsidRPr="001D270B">
        <w:rPr>
          <w:rFonts w:ascii="Cascadia Mono" w:hAnsi="Cascadia Mono" w:cs="Cascadia Mono"/>
          <w:noProof w:val="0"/>
          <w:color w:val="0000FF"/>
          <w:kern w:val="0"/>
          <w:sz w:val="24"/>
          <w:szCs w:val="24"/>
          <w:lang w:val="en-US"/>
        </w:rPr>
        <w:t>FUNCTION</w:t>
      </w:r>
      <w:r w:rsidRPr="001D270B">
        <w:rPr>
          <w:rFonts w:ascii="Cascadia Mono" w:hAnsi="Cascadia Mono" w:cs="Cascadia Mono"/>
          <w:noProof w:val="0"/>
          <w:color w:val="000000"/>
          <w:kern w:val="0"/>
          <w:sz w:val="24"/>
          <w:szCs w:val="24"/>
          <w:lang w:val="en-US"/>
        </w:rPr>
        <w:t xml:space="preserve"> </w:t>
      </w:r>
      <w:r w:rsidRPr="001D270B">
        <w:rPr>
          <w:rFonts w:ascii="Cascadia Mono" w:hAnsi="Cascadia Mono" w:cs="Cascadia Mono"/>
          <w:noProof w:val="0"/>
          <w:color w:val="0000FF"/>
          <w:kern w:val="0"/>
          <w:sz w:val="24"/>
          <w:szCs w:val="24"/>
          <w:lang w:val="en-US"/>
        </w:rPr>
        <w:t>IF</w:t>
      </w:r>
      <w:r w:rsidRPr="001D270B">
        <w:rPr>
          <w:rFonts w:ascii="Cascadia Mono" w:hAnsi="Cascadia Mono" w:cs="Cascadia Mono"/>
          <w:noProof w:val="0"/>
          <w:color w:val="000000"/>
          <w:kern w:val="0"/>
          <w:sz w:val="24"/>
          <w:szCs w:val="24"/>
          <w:lang w:val="en-US"/>
        </w:rPr>
        <w:t xml:space="preserve"> </w:t>
      </w:r>
      <w:r w:rsidRPr="001D270B">
        <w:rPr>
          <w:rFonts w:ascii="Cascadia Mono" w:hAnsi="Cascadia Mono" w:cs="Cascadia Mono"/>
          <w:noProof w:val="0"/>
          <w:color w:val="808080"/>
          <w:kern w:val="0"/>
          <w:sz w:val="24"/>
          <w:szCs w:val="24"/>
          <w:lang w:val="en-US"/>
        </w:rPr>
        <w:t>EXISTS</w:t>
      </w:r>
      <w:r w:rsidRPr="001D270B">
        <w:rPr>
          <w:rFonts w:ascii="Cascadia Mono" w:hAnsi="Cascadia Mono" w:cs="Cascadia Mono"/>
          <w:noProof w:val="0"/>
          <w:color w:val="000000"/>
          <w:kern w:val="0"/>
          <w:sz w:val="24"/>
          <w:szCs w:val="24"/>
          <w:lang w:val="en-US"/>
        </w:rPr>
        <w:t xml:space="preserve"> </w:t>
      </w:r>
      <w:proofErr w:type="spellStart"/>
      <w:proofErr w:type="gramStart"/>
      <w:r w:rsidRPr="001D270B">
        <w:rPr>
          <w:rFonts w:ascii="Cascadia Mono" w:hAnsi="Cascadia Mono" w:cs="Cascadia Mono"/>
          <w:noProof w:val="0"/>
          <w:color w:val="000000"/>
          <w:kern w:val="0"/>
          <w:sz w:val="24"/>
          <w:szCs w:val="24"/>
          <w:lang w:val="en-US"/>
        </w:rPr>
        <w:t>filterBillByDate</w:t>
      </w:r>
      <w:proofErr w:type="spellEnd"/>
      <w:proofErr w:type="gramEnd"/>
    </w:p>
    <w:p w14:paraId="1240D41F" w14:textId="77777777" w:rsidR="0057504C" w:rsidRPr="001D270B" w:rsidRDefault="0057504C" w:rsidP="0057504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D270B">
        <w:rPr>
          <w:rFonts w:ascii="Cascadia Mono" w:hAnsi="Cascadia Mono" w:cs="Cascadia Mono"/>
          <w:noProof w:val="0"/>
          <w:color w:val="0000FF"/>
          <w:kern w:val="0"/>
          <w:sz w:val="24"/>
          <w:szCs w:val="24"/>
          <w:lang w:val="en-US"/>
        </w:rPr>
        <w:t>GO</w:t>
      </w:r>
    </w:p>
    <w:p w14:paraId="5C167337" w14:textId="77777777" w:rsidR="0057504C" w:rsidRPr="001D270B" w:rsidRDefault="0057504C" w:rsidP="0057504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p>
    <w:p w14:paraId="644EE988" w14:textId="77777777" w:rsidR="0057504C" w:rsidRPr="001D270B" w:rsidRDefault="0057504C" w:rsidP="0057504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D270B">
        <w:rPr>
          <w:rFonts w:ascii="Cascadia Mono" w:hAnsi="Cascadia Mono" w:cs="Cascadia Mono"/>
          <w:noProof w:val="0"/>
          <w:color w:val="0000FF"/>
          <w:kern w:val="0"/>
          <w:sz w:val="24"/>
          <w:szCs w:val="24"/>
          <w:lang w:val="en-US"/>
        </w:rPr>
        <w:t>CREATE</w:t>
      </w:r>
      <w:r w:rsidRPr="001D270B">
        <w:rPr>
          <w:rFonts w:ascii="Cascadia Mono" w:hAnsi="Cascadia Mono" w:cs="Cascadia Mono"/>
          <w:noProof w:val="0"/>
          <w:color w:val="000000"/>
          <w:kern w:val="0"/>
          <w:sz w:val="24"/>
          <w:szCs w:val="24"/>
          <w:lang w:val="en-US"/>
        </w:rPr>
        <w:t xml:space="preserve"> </w:t>
      </w:r>
      <w:r w:rsidRPr="001D270B">
        <w:rPr>
          <w:rFonts w:ascii="Cascadia Mono" w:hAnsi="Cascadia Mono" w:cs="Cascadia Mono"/>
          <w:noProof w:val="0"/>
          <w:color w:val="0000FF"/>
          <w:kern w:val="0"/>
          <w:sz w:val="24"/>
          <w:szCs w:val="24"/>
          <w:lang w:val="en-US"/>
        </w:rPr>
        <w:t>FUNCTION</w:t>
      </w:r>
      <w:r w:rsidRPr="001D270B">
        <w:rPr>
          <w:rFonts w:ascii="Cascadia Mono" w:hAnsi="Cascadia Mono" w:cs="Cascadia Mono"/>
          <w:noProof w:val="0"/>
          <w:color w:val="000000"/>
          <w:kern w:val="0"/>
          <w:sz w:val="24"/>
          <w:szCs w:val="24"/>
          <w:lang w:val="en-US"/>
        </w:rPr>
        <w:t xml:space="preserve"> </w:t>
      </w:r>
      <w:proofErr w:type="spellStart"/>
      <w:proofErr w:type="gramStart"/>
      <w:r w:rsidRPr="001D270B">
        <w:rPr>
          <w:rFonts w:ascii="Cascadia Mono" w:hAnsi="Cascadia Mono" w:cs="Cascadia Mono"/>
          <w:noProof w:val="0"/>
          <w:color w:val="000000"/>
          <w:kern w:val="0"/>
          <w:sz w:val="24"/>
          <w:szCs w:val="24"/>
          <w:lang w:val="en-US"/>
        </w:rPr>
        <w:t>filterBillByDate</w:t>
      </w:r>
      <w:proofErr w:type="spellEnd"/>
      <w:proofErr w:type="gramEnd"/>
    </w:p>
    <w:p w14:paraId="4261FD78" w14:textId="77777777" w:rsidR="0057504C" w:rsidRPr="001D270B" w:rsidRDefault="0057504C" w:rsidP="0057504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D270B">
        <w:rPr>
          <w:rFonts w:ascii="Cascadia Mono" w:hAnsi="Cascadia Mono" w:cs="Cascadia Mono"/>
          <w:noProof w:val="0"/>
          <w:color w:val="808080"/>
          <w:kern w:val="0"/>
          <w:sz w:val="24"/>
          <w:szCs w:val="24"/>
          <w:lang w:val="en-US"/>
        </w:rPr>
        <w:t>(</w:t>
      </w:r>
    </w:p>
    <w:p w14:paraId="4445B01F" w14:textId="77777777" w:rsidR="0057504C" w:rsidRPr="001D270B" w:rsidRDefault="0057504C" w:rsidP="0057504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D270B">
        <w:rPr>
          <w:rFonts w:ascii="Cascadia Mono" w:hAnsi="Cascadia Mono" w:cs="Cascadia Mono"/>
          <w:noProof w:val="0"/>
          <w:color w:val="000000"/>
          <w:kern w:val="0"/>
          <w:sz w:val="24"/>
          <w:szCs w:val="24"/>
          <w:lang w:val="en-US"/>
        </w:rPr>
        <w:tab/>
        <w:t xml:space="preserve">@date </w:t>
      </w:r>
      <w:r w:rsidRPr="001D270B">
        <w:rPr>
          <w:rFonts w:ascii="Cascadia Mono" w:hAnsi="Cascadia Mono" w:cs="Cascadia Mono"/>
          <w:noProof w:val="0"/>
          <w:color w:val="0000FF"/>
          <w:kern w:val="0"/>
          <w:sz w:val="24"/>
          <w:szCs w:val="24"/>
          <w:lang w:val="en-US"/>
        </w:rPr>
        <w:t>DATE</w:t>
      </w:r>
    </w:p>
    <w:p w14:paraId="408272B3" w14:textId="77777777" w:rsidR="0057504C" w:rsidRPr="001D270B" w:rsidRDefault="0057504C" w:rsidP="0057504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D270B">
        <w:rPr>
          <w:rFonts w:ascii="Cascadia Mono" w:hAnsi="Cascadia Mono" w:cs="Cascadia Mono"/>
          <w:noProof w:val="0"/>
          <w:color w:val="808080"/>
          <w:kern w:val="0"/>
          <w:sz w:val="24"/>
          <w:szCs w:val="24"/>
          <w:lang w:val="en-US"/>
        </w:rPr>
        <w:t>)</w:t>
      </w:r>
    </w:p>
    <w:p w14:paraId="677703E8" w14:textId="77777777" w:rsidR="0057504C" w:rsidRPr="001D270B" w:rsidRDefault="0057504C" w:rsidP="0057504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D270B">
        <w:rPr>
          <w:rFonts w:ascii="Cascadia Mono" w:hAnsi="Cascadia Mono" w:cs="Cascadia Mono"/>
          <w:noProof w:val="0"/>
          <w:color w:val="0000FF"/>
          <w:kern w:val="0"/>
          <w:sz w:val="24"/>
          <w:szCs w:val="24"/>
          <w:lang w:val="en-US"/>
        </w:rPr>
        <w:t>RETURNS</w:t>
      </w:r>
      <w:r w:rsidRPr="001D270B">
        <w:rPr>
          <w:rFonts w:ascii="Cascadia Mono" w:hAnsi="Cascadia Mono" w:cs="Cascadia Mono"/>
          <w:noProof w:val="0"/>
          <w:color w:val="000000"/>
          <w:kern w:val="0"/>
          <w:sz w:val="24"/>
          <w:szCs w:val="24"/>
          <w:lang w:val="en-US"/>
        </w:rPr>
        <w:t xml:space="preserve"> </w:t>
      </w:r>
      <w:r w:rsidRPr="001D270B">
        <w:rPr>
          <w:rFonts w:ascii="Cascadia Mono" w:hAnsi="Cascadia Mono" w:cs="Cascadia Mono"/>
          <w:noProof w:val="0"/>
          <w:color w:val="0000FF"/>
          <w:kern w:val="0"/>
          <w:sz w:val="24"/>
          <w:szCs w:val="24"/>
          <w:lang w:val="en-US"/>
        </w:rPr>
        <w:t>TABLE</w:t>
      </w:r>
    </w:p>
    <w:p w14:paraId="5BDDD50A" w14:textId="77777777" w:rsidR="0057504C" w:rsidRPr="001D270B" w:rsidRDefault="0057504C" w:rsidP="0057504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D270B">
        <w:rPr>
          <w:rFonts w:ascii="Cascadia Mono" w:hAnsi="Cascadia Mono" w:cs="Cascadia Mono"/>
          <w:noProof w:val="0"/>
          <w:color w:val="0000FF"/>
          <w:kern w:val="0"/>
          <w:sz w:val="24"/>
          <w:szCs w:val="24"/>
          <w:lang w:val="en-US"/>
        </w:rPr>
        <w:t>AS</w:t>
      </w:r>
    </w:p>
    <w:p w14:paraId="6842C0D7" w14:textId="77777777" w:rsidR="0057504C" w:rsidRPr="001D270B" w:rsidRDefault="0057504C" w:rsidP="0057504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D270B">
        <w:rPr>
          <w:rFonts w:ascii="Cascadia Mono" w:hAnsi="Cascadia Mono" w:cs="Cascadia Mono"/>
          <w:noProof w:val="0"/>
          <w:color w:val="0000FF"/>
          <w:kern w:val="0"/>
          <w:sz w:val="24"/>
          <w:szCs w:val="24"/>
          <w:lang w:val="en-US"/>
        </w:rPr>
        <w:t>RETURN</w:t>
      </w:r>
    </w:p>
    <w:p w14:paraId="63ECDAA2" w14:textId="77777777" w:rsidR="0057504C" w:rsidRPr="001D270B" w:rsidRDefault="0057504C" w:rsidP="0057504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D270B">
        <w:rPr>
          <w:rFonts w:ascii="Cascadia Mono" w:hAnsi="Cascadia Mono" w:cs="Cascadia Mono"/>
          <w:noProof w:val="0"/>
          <w:color w:val="808080"/>
          <w:kern w:val="0"/>
          <w:sz w:val="24"/>
          <w:szCs w:val="24"/>
          <w:lang w:val="en-US"/>
        </w:rPr>
        <w:t>(</w:t>
      </w:r>
    </w:p>
    <w:p w14:paraId="108C7396" w14:textId="77777777" w:rsidR="0057504C" w:rsidRPr="001D270B" w:rsidRDefault="0057504C" w:rsidP="0057504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D270B">
        <w:rPr>
          <w:rFonts w:ascii="Cascadia Mono" w:hAnsi="Cascadia Mono" w:cs="Cascadia Mono"/>
          <w:noProof w:val="0"/>
          <w:color w:val="000000"/>
          <w:kern w:val="0"/>
          <w:sz w:val="24"/>
          <w:szCs w:val="24"/>
          <w:lang w:val="en-US"/>
        </w:rPr>
        <w:tab/>
      </w:r>
      <w:r w:rsidRPr="001D270B">
        <w:rPr>
          <w:rFonts w:ascii="Cascadia Mono" w:hAnsi="Cascadia Mono" w:cs="Cascadia Mono"/>
          <w:noProof w:val="0"/>
          <w:color w:val="0000FF"/>
          <w:kern w:val="0"/>
          <w:sz w:val="24"/>
          <w:szCs w:val="24"/>
          <w:lang w:val="en-US"/>
        </w:rPr>
        <w:t>SELECT</w:t>
      </w:r>
      <w:r w:rsidRPr="001D270B">
        <w:rPr>
          <w:rFonts w:ascii="Cascadia Mono" w:hAnsi="Cascadia Mono" w:cs="Cascadia Mono"/>
          <w:noProof w:val="0"/>
          <w:color w:val="000000"/>
          <w:kern w:val="0"/>
          <w:sz w:val="24"/>
          <w:szCs w:val="24"/>
          <w:lang w:val="en-US"/>
        </w:rPr>
        <w:t xml:space="preserve"> </w:t>
      </w:r>
      <w:r w:rsidRPr="001D270B">
        <w:rPr>
          <w:rFonts w:ascii="Cascadia Mono" w:hAnsi="Cascadia Mono" w:cs="Cascadia Mono"/>
          <w:noProof w:val="0"/>
          <w:color w:val="808080"/>
          <w:kern w:val="0"/>
          <w:sz w:val="24"/>
          <w:szCs w:val="24"/>
          <w:lang w:val="en-US"/>
        </w:rPr>
        <w:t>*</w:t>
      </w:r>
      <w:r w:rsidRPr="001D270B">
        <w:rPr>
          <w:rFonts w:ascii="Cascadia Mono" w:hAnsi="Cascadia Mono" w:cs="Cascadia Mono"/>
          <w:noProof w:val="0"/>
          <w:color w:val="000000"/>
          <w:kern w:val="0"/>
          <w:sz w:val="24"/>
          <w:szCs w:val="24"/>
          <w:lang w:val="en-US"/>
        </w:rPr>
        <w:t xml:space="preserve"> </w:t>
      </w:r>
      <w:r w:rsidRPr="001D270B">
        <w:rPr>
          <w:rFonts w:ascii="Cascadia Mono" w:hAnsi="Cascadia Mono" w:cs="Cascadia Mono"/>
          <w:noProof w:val="0"/>
          <w:color w:val="0000FF"/>
          <w:kern w:val="0"/>
          <w:sz w:val="24"/>
          <w:szCs w:val="24"/>
          <w:lang w:val="en-US"/>
        </w:rPr>
        <w:t>FROM</w:t>
      </w:r>
      <w:r w:rsidRPr="001D270B">
        <w:rPr>
          <w:rFonts w:ascii="Cascadia Mono" w:hAnsi="Cascadia Mono" w:cs="Cascadia Mono"/>
          <w:noProof w:val="0"/>
          <w:color w:val="000000"/>
          <w:kern w:val="0"/>
          <w:sz w:val="24"/>
          <w:szCs w:val="24"/>
          <w:lang w:val="en-US"/>
        </w:rPr>
        <w:t xml:space="preserve"> </w:t>
      </w:r>
      <w:proofErr w:type="spellStart"/>
      <w:r w:rsidRPr="001D270B">
        <w:rPr>
          <w:rFonts w:ascii="Cascadia Mono" w:hAnsi="Cascadia Mono" w:cs="Cascadia Mono"/>
          <w:noProof w:val="0"/>
          <w:color w:val="000000"/>
          <w:kern w:val="0"/>
          <w:sz w:val="24"/>
          <w:szCs w:val="24"/>
          <w:lang w:val="en-US"/>
        </w:rPr>
        <w:t>BillView</w:t>
      </w:r>
      <w:proofErr w:type="spellEnd"/>
    </w:p>
    <w:p w14:paraId="773B0932" w14:textId="77777777" w:rsidR="0057504C" w:rsidRPr="001D270B" w:rsidRDefault="0057504C" w:rsidP="0057504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D270B">
        <w:rPr>
          <w:rFonts w:ascii="Cascadia Mono" w:hAnsi="Cascadia Mono" w:cs="Cascadia Mono"/>
          <w:noProof w:val="0"/>
          <w:color w:val="000000"/>
          <w:kern w:val="0"/>
          <w:sz w:val="24"/>
          <w:szCs w:val="24"/>
          <w:lang w:val="en-US"/>
        </w:rPr>
        <w:tab/>
      </w:r>
      <w:r w:rsidRPr="001D270B">
        <w:rPr>
          <w:rFonts w:ascii="Cascadia Mono" w:hAnsi="Cascadia Mono" w:cs="Cascadia Mono"/>
          <w:noProof w:val="0"/>
          <w:color w:val="0000FF"/>
          <w:kern w:val="0"/>
          <w:sz w:val="24"/>
          <w:szCs w:val="24"/>
          <w:lang w:val="en-US"/>
        </w:rPr>
        <w:t>WHERE</w:t>
      </w:r>
      <w:r w:rsidRPr="001D270B">
        <w:rPr>
          <w:rFonts w:ascii="Cascadia Mono" w:hAnsi="Cascadia Mono" w:cs="Cascadia Mono"/>
          <w:noProof w:val="0"/>
          <w:color w:val="000000"/>
          <w:kern w:val="0"/>
          <w:sz w:val="24"/>
          <w:szCs w:val="24"/>
          <w:lang w:val="en-US"/>
        </w:rPr>
        <w:t xml:space="preserve"> </w:t>
      </w:r>
      <w:proofErr w:type="gramStart"/>
      <w:r w:rsidRPr="001D270B">
        <w:rPr>
          <w:rFonts w:ascii="Cascadia Mono" w:hAnsi="Cascadia Mono" w:cs="Cascadia Mono"/>
          <w:noProof w:val="0"/>
          <w:color w:val="FF00FF"/>
          <w:kern w:val="0"/>
          <w:sz w:val="24"/>
          <w:szCs w:val="24"/>
          <w:lang w:val="en-US"/>
        </w:rPr>
        <w:t>CAST</w:t>
      </w:r>
      <w:r w:rsidRPr="001D270B">
        <w:rPr>
          <w:rFonts w:ascii="Cascadia Mono" w:hAnsi="Cascadia Mono" w:cs="Cascadia Mono"/>
          <w:noProof w:val="0"/>
          <w:color w:val="808080"/>
          <w:kern w:val="0"/>
          <w:sz w:val="24"/>
          <w:szCs w:val="24"/>
          <w:lang w:val="en-US"/>
        </w:rPr>
        <w:t>(</w:t>
      </w:r>
      <w:proofErr w:type="spellStart"/>
      <w:proofErr w:type="gramEnd"/>
      <w:r w:rsidRPr="001D270B">
        <w:rPr>
          <w:rFonts w:ascii="Cascadia Mono" w:hAnsi="Cascadia Mono" w:cs="Cascadia Mono"/>
          <w:noProof w:val="0"/>
          <w:color w:val="0000FF"/>
          <w:kern w:val="0"/>
          <w:sz w:val="24"/>
          <w:szCs w:val="24"/>
          <w:lang w:val="en-US"/>
        </w:rPr>
        <w:t>dateTime</w:t>
      </w:r>
      <w:proofErr w:type="spellEnd"/>
      <w:r w:rsidRPr="001D270B">
        <w:rPr>
          <w:rFonts w:ascii="Cascadia Mono" w:hAnsi="Cascadia Mono" w:cs="Cascadia Mono"/>
          <w:noProof w:val="0"/>
          <w:color w:val="000000"/>
          <w:kern w:val="0"/>
          <w:sz w:val="24"/>
          <w:szCs w:val="24"/>
          <w:lang w:val="en-US"/>
        </w:rPr>
        <w:t xml:space="preserve"> </w:t>
      </w:r>
      <w:r w:rsidRPr="001D270B">
        <w:rPr>
          <w:rFonts w:ascii="Cascadia Mono" w:hAnsi="Cascadia Mono" w:cs="Cascadia Mono"/>
          <w:noProof w:val="0"/>
          <w:color w:val="0000FF"/>
          <w:kern w:val="0"/>
          <w:sz w:val="24"/>
          <w:szCs w:val="24"/>
          <w:lang w:val="en-US"/>
        </w:rPr>
        <w:t>AS</w:t>
      </w:r>
      <w:r w:rsidRPr="001D270B">
        <w:rPr>
          <w:rFonts w:ascii="Cascadia Mono" w:hAnsi="Cascadia Mono" w:cs="Cascadia Mono"/>
          <w:noProof w:val="0"/>
          <w:color w:val="000000"/>
          <w:kern w:val="0"/>
          <w:sz w:val="24"/>
          <w:szCs w:val="24"/>
          <w:lang w:val="en-US"/>
        </w:rPr>
        <w:t xml:space="preserve"> </w:t>
      </w:r>
      <w:r w:rsidRPr="001D270B">
        <w:rPr>
          <w:rFonts w:ascii="Cascadia Mono" w:hAnsi="Cascadia Mono" w:cs="Cascadia Mono"/>
          <w:noProof w:val="0"/>
          <w:color w:val="0000FF"/>
          <w:kern w:val="0"/>
          <w:sz w:val="24"/>
          <w:szCs w:val="24"/>
          <w:lang w:val="en-US"/>
        </w:rPr>
        <w:t>DATE</w:t>
      </w:r>
      <w:r w:rsidRPr="001D270B">
        <w:rPr>
          <w:rFonts w:ascii="Cascadia Mono" w:hAnsi="Cascadia Mono" w:cs="Cascadia Mono"/>
          <w:noProof w:val="0"/>
          <w:color w:val="808080"/>
          <w:kern w:val="0"/>
          <w:sz w:val="24"/>
          <w:szCs w:val="24"/>
          <w:lang w:val="en-US"/>
        </w:rPr>
        <w:t>)</w:t>
      </w:r>
      <w:r w:rsidRPr="001D270B">
        <w:rPr>
          <w:rFonts w:ascii="Cascadia Mono" w:hAnsi="Cascadia Mono" w:cs="Cascadia Mono"/>
          <w:noProof w:val="0"/>
          <w:color w:val="000000"/>
          <w:kern w:val="0"/>
          <w:sz w:val="24"/>
          <w:szCs w:val="24"/>
          <w:lang w:val="en-US"/>
        </w:rPr>
        <w:t xml:space="preserve"> </w:t>
      </w:r>
      <w:r w:rsidRPr="001D270B">
        <w:rPr>
          <w:rFonts w:ascii="Cascadia Mono" w:hAnsi="Cascadia Mono" w:cs="Cascadia Mono"/>
          <w:noProof w:val="0"/>
          <w:color w:val="808080"/>
          <w:kern w:val="0"/>
          <w:sz w:val="24"/>
          <w:szCs w:val="24"/>
          <w:lang w:val="en-US"/>
        </w:rPr>
        <w:t>=</w:t>
      </w:r>
      <w:r w:rsidRPr="001D270B">
        <w:rPr>
          <w:rFonts w:ascii="Cascadia Mono" w:hAnsi="Cascadia Mono" w:cs="Cascadia Mono"/>
          <w:noProof w:val="0"/>
          <w:color w:val="000000"/>
          <w:kern w:val="0"/>
          <w:sz w:val="24"/>
          <w:szCs w:val="24"/>
          <w:lang w:val="en-US"/>
        </w:rPr>
        <w:t xml:space="preserve"> @date</w:t>
      </w:r>
    </w:p>
    <w:p w14:paraId="2EDCBCD9" w14:textId="77777777" w:rsidR="0057504C" w:rsidRPr="001D270B" w:rsidRDefault="0057504C" w:rsidP="0057504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D270B">
        <w:rPr>
          <w:rFonts w:ascii="Cascadia Mono" w:hAnsi="Cascadia Mono" w:cs="Cascadia Mono"/>
          <w:noProof w:val="0"/>
          <w:color w:val="808080"/>
          <w:kern w:val="0"/>
          <w:sz w:val="24"/>
          <w:szCs w:val="24"/>
          <w:lang w:val="en-US"/>
        </w:rPr>
        <w:t>)</w:t>
      </w:r>
    </w:p>
    <w:p w14:paraId="4DEB364D" w14:textId="6545AA12" w:rsidR="0057504C" w:rsidRPr="001D270B" w:rsidRDefault="0057504C" w:rsidP="0057504C">
      <w:pPr>
        <w:pStyle w:val="ListParagraph"/>
        <w:pBdr>
          <w:top w:val="single" w:sz="4" w:space="1" w:color="auto"/>
          <w:left w:val="single" w:sz="4" w:space="4" w:color="auto"/>
          <w:bottom w:val="single" w:sz="4" w:space="1" w:color="auto"/>
          <w:right w:val="single" w:sz="4" w:space="4" w:color="auto"/>
        </w:pBdr>
        <w:spacing w:after="0" w:line="360" w:lineRule="auto"/>
        <w:ind w:left="1584"/>
        <w:rPr>
          <w:rFonts w:ascii="Cascadia Mono" w:hAnsi="Cascadia Mono" w:cs="Cascadia Mono"/>
          <w:sz w:val="24"/>
          <w:szCs w:val="24"/>
          <w:u w:val="single"/>
          <w:lang w:val="en-US"/>
        </w:rPr>
      </w:pPr>
      <w:r w:rsidRPr="001D270B">
        <w:rPr>
          <w:rFonts w:ascii="Cascadia Mono" w:hAnsi="Cascadia Mono" w:cs="Cascadia Mono"/>
          <w:noProof w:val="0"/>
          <w:color w:val="0000FF"/>
          <w:kern w:val="0"/>
          <w:sz w:val="24"/>
          <w:szCs w:val="24"/>
          <w:lang w:val="en-US"/>
        </w:rPr>
        <w:t>GO</w:t>
      </w:r>
    </w:p>
    <w:p w14:paraId="326A6189" w14:textId="77777777" w:rsidR="0057504C" w:rsidRDefault="0057504C" w:rsidP="0057504C">
      <w:pPr>
        <w:pStyle w:val="ListParagraph"/>
        <w:spacing w:after="0" w:line="360" w:lineRule="auto"/>
        <w:ind w:left="1584"/>
        <w:rPr>
          <w:rFonts w:ascii="Times New Roman" w:hAnsi="Times New Roman" w:cs="Times New Roman"/>
          <w:sz w:val="28"/>
          <w:szCs w:val="28"/>
          <w:u w:val="single"/>
          <w:lang w:val="en-US"/>
        </w:rPr>
      </w:pPr>
    </w:p>
    <w:p w14:paraId="2B31CC1F" w14:textId="77777777" w:rsidR="001E06F8" w:rsidRDefault="0057504C" w:rsidP="001E06F8">
      <w:pPr>
        <w:pStyle w:val="ListParagraph"/>
        <w:spacing w:after="0" w:line="360" w:lineRule="auto"/>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C# code:</w:t>
      </w:r>
    </w:p>
    <w:p w14:paraId="65A04CAD" w14:textId="77777777" w:rsidR="00F63977" w:rsidRPr="00F63977" w:rsidRDefault="00F63977" w:rsidP="00F639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63977">
        <w:rPr>
          <w:rFonts w:ascii="Cascadia Mono" w:hAnsi="Cascadia Mono" w:cs="Cascadia Mono"/>
          <w:noProof w:val="0"/>
          <w:color w:val="000000"/>
          <w:kern w:val="0"/>
          <w:sz w:val="24"/>
          <w:szCs w:val="24"/>
          <w:lang w:val="en-US"/>
        </w:rPr>
        <w:t>try</w:t>
      </w:r>
    </w:p>
    <w:p w14:paraId="51AA6815" w14:textId="77777777" w:rsidR="00F63977" w:rsidRPr="00F63977" w:rsidRDefault="00F63977" w:rsidP="00F639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63977">
        <w:rPr>
          <w:rFonts w:ascii="Cascadia Mono" w:hAnsi="Cascadia Mono" w:cs="Cascadia Mono"/>
          <w:noProof w:val="0"/>
          <w:color w:val="000000"/>
          <w:kern w:val="0"/>
          <w:sz w:val="24"/>
          <w:szCs w:val="24"/>
          <w:lang w:val="en-US"/>
        </w:rPr>
        <w:t>{</w:t>
      </w:r>
    </w:p>
    <w:p w14:paraId="1167C24D" w14:textId="77777777" w:rsidR="00F63977" w:rsidRPr="00F63977" w:rsidRDefault="00F63977" w:rsidP="00F639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63977">
        <w:rPr>
          <w:rFonts w:ascii="Cascadia Mono" w:hAnsi="Cascadia Mono" w:cs="Cascadia Mono"/>
          <w:noProof w:val="0"/>
          <w:color w:val="000000"/>
          <w:kern w:val="0"/>
          <w:sz w:val="24"/>
          <w:szCs w:val="24"/>
          <w:lang w:val="en-US"/>
        </w:rPr>
        <w:t xml:space="preserve">    </w:t>
      </w:r>
      <w:proofErr w:type="spellStart"/>
      <w:r w:rsidRPr="00F63977">
        <w:rPr>
          <w:rFonts w:ascii="Cascadia Mono" w:hAnsi="Cascadia Mono" w:cs="Cascadia Mono"/>
          <w:noProof w:val="0"/>
          <w:color w:val="000000"/>
          <w:kern w:val="0"/>
          <w:sz w:val="24"/>
          <w:szCs w:val="24"/>
          <w:lang w:val="en-US"/>
        </w:rPr>
        <w:t>dataBill</w:t>
      </w:r>
      <w:proofErr w:type="spellEnd"/>
      <w:r w:rsidRPr="00F63977">
        <w:rPr>
          <w:rFonts w:ascii="Cascadia Mono" w:hAnsi="Cascadia Mono" w:cs="Cascadia Mono"/>
          <w:noProof w:val="0"/>
          <w:color w:val="000000"/>
          <w:kern w:val="0"/>
          <w:sz w:val="24"/>
          <w:szCs w:val="24"/>
          <w:lang w:val="en-US"/>
        </w:rPr>
        <w:t xml:space="preserve"> = </w:t>
      </w:r>
      <w:proofErr w:type="spellStart"/>
      <w:proofErr w:type="gramStart"/>
      <w:r w:rsidRPr="00F63977">
        <w:rPr>
          <w:rFonts w:ascii="Cascadia Mono" w:hAnsi="Cascadia Mono" w:cs="Cascadia Mono"/>
          <w:noProof w:val="0"/>
          <w:color w:val="000000"/>
          <w:kern w:val="0"/>
          <w:sz w:val="24"/>
          <w:szCs w:val="24"/>
          <w:lang w:val="en-US"/>
        </w:rPr>
        <w:t>DataProvider.Instance.ExecuteQuery</w:t>
      </w:r>
      <w:proofErr w:type="spellEnd"/>
      <w:proofErr w:type="gramEnd"/>
      <w:r w:rsidRPr="00F63977">
        <w:rPr>
          <w:rFonts w:ascii="Cascadia Mono" w:hAnsi="Cascadia Mono" w:cs="Cascadia Mono"/>
          <w:noProof w:val="0"/>
          <w:color w:val="000000"/>
          <w:kern w:val="0"/>
          <w:sz w:val="24"/>
          <w:szCs w:val="24"/>
          <w:lang w:val="en-US"/>
        </w:rPr>
        <w:t xml:space="preserve">("SELECT * FROM </w:t>
      </w:r>
      <w:proofErr w:type="spellStart"/>
      <w:r w:rsidRPr="00F63977">
        <w:rPr>
          <w:rFonts w:ascii="Cascadia Mono" w:hAnsi="Cascadia Mono" w:cs="Cascadia Mono"/>
          <w:noProof w:val="0"/>
          <w:color w:val="000000"/>
          <w:kern w:val="0"/>
          <w:sz w:val="24"/>
          <w:szCs w:val="24"/>
          <w:lang w:val="en-US"/>
        </w:rPr>
        <w:t>dbo.filterBillByDate</w:t>
      </w:r>
      <w:proofErr w:type="spellEnd"/>
      <w:r w:rsidRPr="00F63977">
        <w:rPr>
          <w:rFonts w:ascii="Cascadia Mono" w:hAnsi="Cascadia Mono" w:cs="Cascadia Mono"/>
          <w:noProof w:val="0"/>
          <w:color w:val="000000"/>
          <w:kern w:val="0"/>
          <w:sz w:val="24"/>
          <w:szCs w:val="24"/>
          <w:lang w:val="en-US"/>
        </w:rPr>
        <w:t xml:space="preserve"> ( @date )", new object[] { date });</w:t>
      </w:r>
    </w:p>
    <w:p w14:paraId="5495C130" w14:textId="77777777" w:rsidR="00F63977" w:rsidRPr="00F63977" w:rsidRDefault="00F63977" w:rsidP="00F639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63977">
        <w:rPr>
          <w:rFonts w:ascii="Cascadia Mono" w:hAnsi="Cascadia Mono" w:cs="Cascadia Mono"/>
          <w:noProof w:val="0"/>
          <w:color w:val="000000"/>
          <w:kern w:val="0"/>
          <w:sz w:val="24"/>
          <w:szCs w:val="24"/>
          <w:lang w:val="en-US"/>
        </w:rPr>
        <w:t>}</w:t>
      </w:r>
    </w:p>
    <w:p w14:paraId="102137A4" w14:textId="77777777" w:rsidR="00F63977" w:rsidRPr="00F63977" w:rsidRDefault="00F63977" w:rsidP="00F639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63977">
        <w:rPr>
          <w:rFonts w:ascii="Cascadia Mono" w:hAnsi="Cascadia Mono" w:cs="Cascadia Mono"/>
          <w:noProof w:val="0"/>
          <w:color w:val="000000"/>
          <w:kern w:val="0"/>
          <w:sz w:val="24"/>
          <w:szCs w:val="24"/>
          <w:lang w:val="en-US"/>
        </w:rPr>
        <w:t>catch (</w:t>
      </w:r>
      <w:proofErr w:type="spellStart"/>
      <w:r w:rsidRPr="00F63977">
        <w:rPr>
          <w:rFonts w:ascii="Cascadia Mono" w:hAnsi="Cascadia Mono" w:cs="Cascadia Mono"/>
          <w:noProof w:val="0"/>
          <w:color w:val="000000"/>
          <w:kern w:val="0"/>
          <w:sz w:val="24"/>
          <w:szCs w:val="24"/>
          <w:lang w:val="en-US"/>
        </w:rPr>
        <w:t>SqlException</w:t>
      </w:r>
      <w:proofErr w:type="spellEnd"/>
      <w:r w:rsidRPr="00F63977">
        <w:rPr>
          <w:rFonts w:ascii="Cascadia Mono" w:hAnsi="Cascadia Mono" w:cs="Cascadia Mono"/>
          <w:noProof w:val="0"/>
          <w:color w:val="000000"/>
          <w:kern w:val="0"/>
          <w:sz w:val="24"/>
          <w:szCs w:val="24"/>
          <w:lang w:val="en-US"/>
        </w:rPr>
        <w:t xml:space="preserve"> </w:t>
      </w:r>
      <w:proofErr w:type="spellStart"/>
      <w:r w:rsidRPr="00F63977">
        <w:rPr>
          <w:rFonts w:ascii="Cascadia Mono" w:hAnsi="Cascadia Mono" w:cs="Cascadia Mono"/>
          <w:noProof w:val="0"/>
          <w:color w:val="000000"/>
          <w:kern w:val="0"/>
          <w:sz w:val="24"/>
          <w:szCs w:val="24"/>
          <w:lang w:val="en-US"/>
        </w:rPr>
        <w:t>ev</w:t>
      </w:r>
      <w:proofErr w:type="spellEnd"/>
      <w:r w:rsidRPr="00F63977">
        <w:rPr>
          <w:rFonts w:ascii="Cascadia Mono" w:hAnsi="Cascadia Mono" w:cs="Cascadia Mono"/>
          <w:noProof w:val="0"/>
          <w:color w:val="000000"/>
          <w:kern w:val="0"/>
          <w:sz w:val="24"/>
          <w:szCs w:val="24"/>
          <w:lang w:val="en-US"/>
        </w:rPr>
        <w:t>)</w:t>
      </w:r>
    </w:p>
    <w:p w14:paraId="656042F3" w14:textId="77777777" w:rsidR="00F63977" w:rsidRPr="00F63977" w:rsidRDefault="00F63977" w:rsidP="00F639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63977">
        <w:rPr>
          <w:rFonts w:ascii="Cascadia Mono" w:hAnsi="Cascadia Mono" w:cs="Cascadia Mono"/>
          <w:noProof w:val="0"/>
          <w:color w:val="000000"/>
          <w:kern w:val="0"/>
          <w:sz w:val="24"/>
          <w:szCs w:val="24"/>
          <w:lang w:val="en-US"/>
        </w:rPr>
        <w:t>{</w:t>
      </w:r>
    </w:p>
    <w:p w14:paraId="38F56335" w14:textId="77777777" w:rsidR="00F63977" w:rsidRPr="00F63977" w:rsidRDefault="00F63977" w:rsidP="00F6397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63977">
        <w:rPr>
          <w:rFonts w:ascii="Cascadia Mono" w:hAnsi="Cascadia Mono" w:cs="Cascadia Mono"/>
          <w:noProof w:val="0"/>
          <w:color w:val="000000"/>
          <w:kern w:val="0"/>
          <w:sz w:val="24"/>
          <w:szCs w:val="24"/>
          <w:lang w:val="en-US"/>
        </w:rPr>
        <w:t xml:space="preserve">    </w:t>
      </w:r>
      <w:proofErr w:type="spellStart"/>
      <w:r w:rsidRPr="00F63977">
        <w:rPr>
          <w:rFonts w:ascii="Cascadia Mono" w:hAnsi="Cascadia Mono" w:cs="Cascadia Mono"/>
          <w:noProof w:val="0"/>
          <w:color w:val="000000"/>
          <w:kern w:val="0"/>
          <w:sz w:val="24"/>
          <w:szCs w:val="24"/>
          <w:lang w:val="en-US"/>
        </w:rPr>
        <w:t>MessageBox.Show</w:t>
      </w:r>
      <w:proofErr w:type="spellEnd"/>
      <w:r w:rsidRPr="00F63977">
        <w:rPr>
          <w:rFonts w:ascii="Cascadia Mono" w:hAnsi="Cascadia Mono" w:cs="Cascadia Mono"/>
          <w:noProof w:val="0"/>
          <w:color w:val="000000"/>
          <w:kern w:val="0"/>
          <w:sz w:val="24"/>
          <w:szCs w:val="24"/>
          <w:lang w:val="en-US"/>
        </w:rPr>
        <w:t xml:space="preserve">(" Load </w:t>
      </w:r>
      <w:proofErr w:type="spellStart"/>
      <w:r w:rsidRPr="00F63977">
        <w:rPr>
          <w:rFonts w:ascii="Cascadia Mono" w:hAnsi="Cascadia Mono" w:cs="Cascadia Mono"/>
          <w:noProof w:val="0"/>
          <w:color w:val="000000"/>
          <w:kern w:val="0"/>
          <w:sz w:val="24"/>
          <w:szCs w:val="24"/>
          <w:lang w:val="en-US"/>
        </w:rPr>
        <w:t>dữ</w:t>
      </w:r>
      <w:proofErr w:type="spellEnd"/>
      <w:r w:rsidRPr="00F63977">
        <w:rPr>
          <w:rFonts w:ascii="Cascadia Mono" w:hAnsi="Cascadia Mono" w:cs="Cascadia Mono"/>
          <w:noProof w:val="0"/>
          <w:color w:val="000000"/>
          <w:kern w:val="0"/>
          <w:sz w:val="24"/>
          <w:szCs w:val="24"/>
          <w:lang w:val="en-US"/>
        </w:rPr>
        <w:t xml:space="preserve"> </w:t>
      </w:r>
      <w:proofErr w:type="spellStart"/>
      <w:r w:rsidRPr="00F63977">
        <w:rPr>
          <w:rFonts w:ascii="Cascadia Mono" w:hAnsi="Cascadia Mono" w:cs="Cascadia Mono"/>
          <w:noProof w:val="0"/>
          <w:color w:val="000000"/>
          <w:kern w:val="0"/>
          <w:sz w:val="24"/>
          <w:szCs w:val="24"/>
          <w:lang w:val="en-US"/>
        </w:rPr>
        <w:t>liệu</w:t>
      </w:r>
      <w:proofErr w:type="spellEnd"/>
      <w:r w:rsidRPr="00F63977">
        <w:rPr>
          <w:rFonts w:ascii="Cascadia Mono" w:hAnsi="Cascadia Mono" w:cs="Cascadia Mono"/>
          <w:noProof w:val="0"/>
          <w:color w:val="000000"/>
          <w:kern w:val="0"/>
          <w:sz w:val="24"/>
          <w:szCs w:val="24"/>
          <w:lang w:val="en-US"/>
        </w:rPr>
        <w:t xml:space="preserve"> </w:t>
      </w:r>
      <w:proofErr w:type="spellStart"/>
      <w:r w:rsidRPr="00F63977">
        <w:rPr>
          <w:rFonts w:ascii="Cascadia Mono" w:hAnsi="Cascadia Mono" w:cs="Cascadia Mono"/>
          <w:noProof w:val="0"/>
          <w:color w:val="000000"/>
          <w:kern w:val="0"/>
          <w:sz w:val="24"/>
          <w:szCs w:val="24"/>
          <w:lang w:val="en-US"/>
        </w:rPr>
        <w:t>thất</w:t>
      </w:r>
      <w:proofErr w:type="spellEnd"/>
      <w:r w:rsidRPr="00F63977">
        <w:rPr>
          <w:rFonts w:ascii="Cascadia Mono" w:hAnsi="Cascadia Mono" w:cs="Cascadia Mono"/>
          <w:noProof w:val="0"/>
          <w:color w:val="000000"/>
          <w:kern w:val="0"/>
          <w:sz w:val="24"/>
          <w:szCs w:val="24"/>
          <w:lang w:val="en-US"/>
        </w:rPr>
        <w:t xml:space="preserve"> </w:t>
      </w:r>
      <w:proofErr w:type="spellStart"/>
      <w:r w:rsidRPr="00F63977">
        <w:rPr>
          <w:rFonts w:ascii="Cascadia Mono" w:hAnsi="Cascadia Mono" w:cs="Cascadia Mono"/>
          <w:noProof w:val="0"/>
          <w:color w:val="000000"/>
          <w:kern w:val="0"/>
          <w:sz w:val="24"/>
          <w:szCs w:val="24"/>
          <w:lang w:val="en-US"/>
        </w:rPr>
        <w:t>bại</w:t>
      </w:r>
      <w:proofErr w:type="spellEnd"/>
      <w:r w:rsidRPr="00F63977">
        <w:rPr>
          <w:rFonts w:ascii="Cascadia Mono" w:hAnsi="Cascadia Mono" w:cs="Cascadia Mono"/>
          <w:noProof w:val="0"/>
          <w:color w:val="000000"/>
          <w:kern w:val="0"/>
          <w:sz w:val="24"/>
          <w:szCs w:val="24"/>
          <w:lang w:val="en-US"/>
        </w:rPr>
        <w:t xml:space="preserve">! \n Do: \n " + </w:t>
      </w:r>
      <w:proofErr w:type="spellStart"/>
      <w:proofErr w:type="gramStart"/>
      <w:r w:rsidRPr="00F63977">
        <w:rPr>
          <w:rFonts w:ascii="Cascadia Mono" w:hAnsi="Cascadia Mono" w:cs="Cascadia Mono"/>
          <w:noProof w:val="0"/>
          <w:color w:val="000000"/>
          <w:kern w:val="0"/>
          <w:sz w:val="24"/>
          <w:szCs w:val="24"/>
          <w:lang w:val="en-US"/>
        </w:rPr>
        <w:t>ev.Message</w:t>
      </w:r>
      <w:proofErr w:type="spellEnd"/>
      <w:proofErr w:type="gramEnd"/>
      <w:r w:rsidRPr="00F63977">
        <w:rPr>
          <w:rFonts w:ascii="Cascadia Mono" w:hAnsi="Cascadia Mono" w:cs="Cascadia Mono"/>
          <w:noProof w:val="0"/>
          <w:color w:val="000000"/>
          <w:kern w:val="0"/>
          <w:sz w:val="24"/>
          <w:szCs w:val="24"/>
          <w:lang w:val="en-US"/>
        </w:rPr>
        <w:t xml:space="preserve">, "Thông </w:t>
      </w:r>
      <w:proofErr w:type="spellStart"/>
      <w:r w:rsidRPr="00F63977">
        <w:rPr>
          <w:rFonts w:ascii="Cascadia Mono" w:hAnsi="Cascadia Mono" w:cs="Cascadia Mono"/>
          <w:noProof w:val="0"/>
          <w:color w:val="000000"/>
          <w:kern w:val="0"/>
          <w:sz w:val="24"/>
          <w:szCs w:val="24"/>
          <w:lang w:val="en-US"/>
        </w:rPr>
        <w:t>báo</w:t>
      </w:r>
      <w:proofErr w:type="spellEnd"/>
      <w:r w:rsidRPr="00F63977">
        <w:rPr>
          <w:rFonts w:ascii="Cascadia Mono" w:hAnsi="Cascadia Mono" w:cs="Cascadia Mono"/>
          <w:noProof w:val="0"/>
          <w:color w:val="000000"/>
          <w:kern w:val="0"/>
          <w:sz w:val="24"/>
          <w:szCs w:val="24"/>
          <w:lang w:val="en-US"/>
        </w:rPr>
        <w:t xml:space="preserve">", </w:t>
      </w:r>
      <w:proofErr w:type="spellStart"/>
      <w:r w:rsidRPr="00F63977">
        <w:rPr>
          <w:rFonts w:ascii="Cascadia Mono" w:hAnsi="Cascadia Mono" w:cs="Cascadia Mono"/>
          <w:noProof w:val="0"/>
          <w:color w:val="000000"/>
          <w:kern w:val="0"/>
          <w:sz w:val="24"/>
          <w:szCs w:val="24"/>
          <w:lang w:val="en-US"/>
        </w:rPr>
        <w:t>MessageBoxButtons.OK</w:t>
      </w:r>
      <w:proofErr w:type="spellEnd"/>
      <w:r w:rsidRPr="00F63977">
        <w:rPr>
          <w:rFonts w:ascii="Cascadia Mono" w:hAnsi="Cascadia Mono" w:cs="Cascadia Mono"/>
          <w:noProof w:val="0"/>
          <w:color w:val="000000"/>
          <w:kern w:val="0"/>
          <w:sz w:val="24"/>
          <w:szCs w:val="24"/>
          <w:lang w:val="en-US"/>
        </w:rPr>
        <w:t xml:space="preserve">, </w:t>
      </w:r>
      <w:proofErr w:type="spellStart"/>
      <w:r w:rsidRPr="00F63977">
        <w:rPr>
          <w:rFonts w:ascii="Cascadia Mono" w:hAnsi="Cascadia Mono" w:cs="Cascadia Mono"/>
          <w:noProof w:val="0"/>
          <w:color w:val="000000"/>
          <w:kern w:val="0"/>
          <w:sz w:val="24"/>
          <w:szCs w:val="24"/>
          <w:lang w:val="en-US"/>
        </w:rPr>
        <w:t>MessageBoxIcon.Error</w:t>
      </w:r>
      <w:proofErr w:type="spellEnd"/>
      <w:r w:rsidRPr="00F63977">
        <w:rPr>
          <w:rFonts w:ascii="Cascadia Mono" w:hAnsi="Cascadia Mono" w:cs="Cascadia Mono"/>
          <w:noProof w:val="0"/>
          <w:color w:val="000000"/>
          <w:kern w:val="0"/>
          <w:sz w:val="24"/>
          <w:szCs w:val="24"/>
          <w:lang w:val="en-US"/>
        </w:rPr>
        <w:t>);</w:t>
      </w:r>
    </w:p>
    <w:p w14:paraId="02345DDC" w14:textId="38EBB68E" w:rsidR="001E06F8" w:rsidRPr="00F63977" w:rsidRDefault="00F63977" w:rsidP="00F63977">
      <w:pPr>
        <w:pStyle w:val="ListParagraph"/>
        <w:pBdr>
          <w:top w:val="single" w:sz="4" w:space="1" w:color="auto"/>
          <w:left w:val="single" w:sz="4" w:space="4" w:color="auto"/>
          <w:bottom w:val="single" w:sz="4" w:space="1" w:color="auto"/>
          <w:right w:val="single" w:sz="4" w:space="4" w:color="auto"/>
        </w:pBdr>
        <w:spacing w:after="0" w:line="360" w:lineRule="auto"/>
        <w:ind w:left="1584"/>
        <w:rPr>
          <w:rFonts w:ascii="Cascadia Mono" w:hAnsi="Cascadia Mono" w:cs="Cascadia Mono"/>
          <w:noProof w:val="0"/>
          <w:color w:val="000000"/>
          <w:kern w:val="0"/>
          <w:sz w:val="24"/>
          <w:szCs w:val="24"/>
          <w:lang w:val="en-US"/>
        </w:rPr>
      </w:pPr>
      <w:r w:rsidRPr="00F63977">
        <w:rPr>
          <w:rFonts w:ascii="Cascadia Mono" w:hAnsi="Cascadia Mono" w:cs="Cascadia Mono"/>
          <w:noProof w:val="0"/>
          <w:color w:val="000000"/>
          <w:kern w:val="0"/>
          <w:sz w:val="24"/>
          <w:szCs w:val="24"/>
          <w:lang w:val="en-US"/>
        </w:rPr>
        <w:t>}</w:t>
      </w:r>
    </w:p>
    <w:p w14:paraId="476D1151" w14:textId="77777777" w:rsidR="00F63977" w:rsidRPr="001E06F8" w:rsidRDefault="00F63977" w:rsidP="00F63977">
      <w:pPr>
        <w:pStyle w:val="ListParagraph"/>
        <w:spacing w:after="0" w:line="360" w:lineRule="auto"/>
        <w:ind w:left="1584"/>
        <w:rPr>
          <w:rFonts w:ascii="Times New Roman" w:hAnsi="Times New Roman" w:cs="Times New Roman"/>
          <w:sz w:val="28"/>
          <w:szCs w:val="28"/>
          <w:u w:val="single"/>
          <w:lang w:val="en-US"/>
        </w:rPr>
      </w:pPr>
    </w:p>
    <w:p w14:paraId="1B6B895A" w14:textId="15B0073C" w:rsidR="00C82DA5" w:rsidRDefault="00C82DA5" w:rsidP="00C82DA5">
      <w:pPr>
        <w:pStyle w:val="ListParagraph"/>
        <w:numPr>
          <w:ilvl w:val="0"/>
          <w:numId w:val="20"/>
        </w:numPr>
        <w:spacing w:after="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Function</w:t>
      </w:r>
      <w:r w:rsidR="001E06F8">
        <w:rPr>
          <w:rFonts w:ascii="Times New Roman" w:hAnsi="Times New Roman" w:cs="Times New Roman"/>
          <w:b/>
          <w:bCs/>
          <w:sz w:val="28"/>
          <w:szCs w:val="28"/>
          <w:lang w:val="en-US"/>
        </w:rPr>
        <w:t xml:space="preserve"> lọc ra hóa đơn theo tên loại hóa đơn:</w:t>
      </w:r>
    </w:p>
    <w:p w14:paraId="600F360E" w14:textId="70A95B28" w:rsidR="001E06F8" w:rsidRDefault="001E06F8" w:rsidP="001E06F8">
      <w:pPr>
        <w:pStyle w:val="ListParagraph"/>
        <w:spacing w:after="0" w:line="360" w:lineRule="auto"/>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SQL:</w:t>
      </w:r>
    </w:p>
    <w:p w14:paraId="3D5AA494" w14:textId="77777777" w:rsidR="001E06F8" w:rsidRPr="001D270B" w:rsidRDefault="001E06F8" w:rsidP="001E06F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D270B">
        <w:rPr>
          <w:rFonts w:ascii="Cascadia Mono" w:hAnsi="Cascadia Mono" w:cs="Cascadia Mono"/>
          <w:noProof w:val="0"/>
          <w:color w:val="0000FF"/>
          <w:kern w:val="0"/>
          <w:sz w:val="24"/>
          <w:szCs w:val="24"/>
          <w:lang w:val="en-US"/>
        </w:rPr>
        <w:t>DROP</w:t>
      </w:r>
      <w:r w:rsidRPr="001D270B">
        <w:rPr>
          <w:rFonts w:ascii="Cascadia Mono" w:hAnsi="Cascadia Mono" w:cs="Cascadia Mono"/>
          <w:noProof w:val="0"/>
          <w:color w:val="000000"/>
          <w:kern w:val="0"/>
          <w:sz w:val="24"/>
          <w:szCs w:val="24"/>
          <w:lang w:val="en-US"/>
        </w:rPr>
        <w:t xml:space="preserve"> </w:t>
      </w:r>
      <w:r w:rsidRPr="001D270B">
        <w:rPr>
          <w:rFonts w:ascii="Cascadia Mono" w:hAnsi="Cascadia Mono" w:cs="Cascadia Mono"/>
          <w:noProof w:val="0"/>
          <w:color w:val="0000FF"/>
          <w:kern w:val="0"/>
          <w:sz w:val="24"/>
          <w:szCs w:val="24"/>
          <w:lang w:val="en-US"/>
        </w:rPr>
        <w:t>FUNCTION</w:t>
      </w:r>
      <w:r w:rsidRPr="001D270B">
        <w:rPr>
          <w:rFonts w:ascii="Cascadia Mono" w:hAnsi="Cascadia Mono" w:cs="Cascadia Mono"/>
          <w:noProof w:val="0"/>
          <w:color w:val="000000"/>
          <w:kern w:val="0"/>
          <w:sz w:val="24"/>
          <w:szCs w:val="24"/>
          <w:lang w:val="en-US"/>
        </w:rPr>
        <w:t xml:space="preserve"> </w:t>
      </w:r>
      <w:r w:rsidRPr="001D270B">
        <w:rPr>
          <w:rFonts w:ascii="Cascadia Mono" w:hAnsi="Cascadia Mono" w:cs="Cascadia Mono"/>
          <w:noProof w:val="0"/>
          <w:color w:val="0000FF"/>
          <w:kern w:val="0"/>
          <w:sz w:val="24"/>
          <w:szCs w:val="24"/>
          <w:lang w:val="en-US"/>
        </w:rPr>
        <w:t>IF</w:t>
      </w:r>
      <w:r w:rsidRPr="001D270B">
        <w:rPr>
          <w:rFonts w:ascii="Cascadia Mono" w:hAnsi="Cascadia Mono" w:cs="Cascadia Mono"/>
          <w:noProof w:val="0"/>
          <w:color w:val="000000"/>
          <w:kern w:val="0"/>
          <w:sz w:val="24"/>
          <w:szCs w:val="24"/>
          <w:lang w:val="en-US"/>
        </w:rPr>
        <w:t xml:space="preserve"> </w:t>
      </w:r>
      <w:r w:rsidRPr="001D270B">
        <w:rPr>
          <w:rFonts w:ascii="Cascadia Mono" w:hAnsi="Cascadia Mono" w:cs="Cascadia Mono"/>
          <w:noProof w:val="0"/>
          <w:color w:val="808080"/>
          <w:kern w:val="0"/>
          <w:sz w:val="24"/>
          <w:szCs w:val="24"/>
          <w:lang w:val="en-US"/>
        </w:rPr>
        <w:t>EXISTS</w:t>
      </w:r>
      <w:r w:rsidRPr="001D270B">
        <w:rPr>
          <w:rFonts w:ascii="Cascadia Mono" w:hAnsi="Cascadia Mono" w:cs="Cascadia Mono"/>
          <w:noProof w:val="0"/>
          <w:color w:val="000000"/>
          <w:kern w:val="0"/>
          <w:sz w:val="24"/>
          <w:szCs w:val="24"/>
          <w:lang w:val="en-US"/>
        </w:rPr>
        <w:t xml:space="preserve"> </w:t>
      </w:r>
      <w:proofErr w:type="spellStart"/>
      <w:proofErr w:type="gramStart"/>
      <w:r w:rsidRPr="001D270B">
        <w:rPr>
          <w:rFonts w:ascii="Cascadia Mono" w:hAnsi="Cascadia Mono" w:cs="Cascadia Mono"/>
          <w:noProof w:val="0"/>
          <w:color w:val="000000"/>
          <w:kern w:val="0"/>
          <w:sz w:val="24"/>
          <w:szCs w:val="24"/>
          <w:lang w:val="en-US"/>
        </w:rPr>
        <w:t>filterBillByCategory</w:t>
      </w:r>
      <w:proofErr w:type="spellEnd"/>
      <w:proofErr w:type="gramEnd"/>
    </w:p>
    <w:p w14:paraId="5968A053" w14:textId="77777777" w:rsidR="001E06F8" w:rsidRPr="001D270B" w:rsidRDefault="001E06F8" w:rsidP="001E06F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D270B">
        <w:rPr>
          <w:rFonts w:ascii="Cascadia Mono" w:hAnsi="Cascadia Mono" w:cs="Cascadia Mono"/>
          <w:noProof w:val="0"/>
          <w:color w:val="0000FF"/>
          <w:kern w:val="0"/>
          <w:sz w:val="24"/>
          <w:szCs w:val="24"/>
          <w:lang w:val="en-US"/>
        </w:rPr>
        <w:t>GO</w:t>
      </w:r>
    </w:p>
    <w:p w14:paraId="1DDB72D6" w14:textId="77777777" w:rsidR="001E06F8" w:rsidRPr="001D270B" w:rsidRDefault="001E06F8" w:rsidP="001E06F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p>
    <w:p w14:paraId="06D137B0" w14:textId="77777777" w:rsidR="001E06F8" w:rsidRPr="001D270B" w:rsidRDefault="001E06F8" w:rsidP="001E06F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D270B">
        <w:rPr>
          <w:rFonts w:ascii="Cascadia Mono" w:hAnsi="Cascadia Mono" w:cs="Cascadia Mono"/>
          <w:noProof w:val="0"/>
          <w:color w:val="0000FF"/>
          <w:kern w:val="0"/>
          <w:sz w:val="24"/>
          <w:szCs w:val="24"/>
          <w:lang w:val="en-US"/>
        </w:rPr>
        <w:t>CREATE</w:t>
      </w:r>
      <w:r w:rsidRPr="001D270B">
        <w:rPr>
          <w:rFonts w:ascii="Cascadia Mono" w:hAnsi="Cascadia Mono" w:cs="Cascadia Mono"/>
          <w:noProof w:val="0"/>
          <w:color w:val="000000"/>
          <w:kern w:val="0"/>
          <w:sz w:val="24"/>
          <w:szCs w:val="24"/>
          <w:lang w:val="en-US"/>
        </w:rPr>
        <w:t xml:space="preserve"> </w:t>
      </w:r>
      <w:r w:rsidRPr="001D270B">
        <w:rPr>
          <w:rFonts w:ascii="Cascadia Mono" w:hAnsi="Cascadia Mono" w:cs="Cascadia Mono"/>
          <w:noProof w:val="0"/>
          <w:color w:val="0000FF"/>
          <w:kern w:val="0"/>
          <w:sz w:val="24"/>
          <w:szCs w:val="24"/>
          <w:lang w:val="en-US"/>
        </w:rPr>
        <w:t>FUNCTION</w:t>
      </w:r>
      <w:r w:rsidRPr="001D270B">
        <w:rPr>
          <w:rFonts w:ascii="Cascadia Mono" w:hAnsi="Cascadia Mono" w:cs="Cascadia Mono"/>
          <w:noProof w:val="0"/>
          <w:color w:val="000000"/>
          <w:kern w:val="0"/>
          <w:sz w:val="24"/>
          <w:szCs w:val="24"/>
          <w:lang w:val="en-US"/>
        </w:rPr>
        <w:t xml:space="preserve"> </w:t>
      </w:r>
      <w:proofErr w:type="spellStart"/>
      <w:proofErr w:type="gramStart"/>
      <w:r w:rsidRPr="001D270B">
        <w:rPr>
          <w:rFonts w:ascii="Cascadia Mono" w:hAnsi="Cascadia Mono" w:cs="Cascadia Mono"/>
          <w:noProof w:val="0"/>
          <w:color w:val="000000"/>
          <w:kern w:val="0"/>
          <w:sz w:val="24"/>
          <w:szCs w:val="24"/>
          <w:lang w:val="en-US"/>
        </w:rPr>
        <w:t>filterBillByCategory</w:t>
      </w:r>
      <w:proofErr w:type="spellEnd"/>
      <w:proofErr w:type="gramEnd"/>
    </w:p>
    <w:p w14:paraId="23521A67" w14:textId="77777777" w:rsidR="001E06F8" w:rsidRPr="001D270B" w:rsidRDefault="001E06F8" w:rsidP="001E06F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D270B">
        <w:rPr>
          <w:rFonts w:ascii="Cascadia Mono" w:hAnsi="Cascadia Mono" w:cs="Cascadia Mono"/>
          <w:noProof w:val="0"/>
          <w:color w:val="808080"/>
          <w:kern w:val="0"/>
          <w:sz w:val="24"/>
          <w:szCs w:val="24"/>
          <w:lang w:val="en-US"/>
        </w:rPr>
        <w:t>(</w:t>
      </w:r>
    </w:p>
    <w:p w14:paraId="1FCBB57D" w14:textId="77777777" w:rsidR="001E06F8" w:rsidRPr="001D270B" w:rsidRDefault="001E06F8" w:rsidP="001E06F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D270B">
        <w:rPr>
          <w:rFonts w:ascii="Cascadia Mono" w:hAnsi="Cascadia Mono" w:cs="Cascadia Mono"/>
          <w:noProof w:val="0"/>
          <w:color w:val="000000"/>
          <w:kern w:val="0"/>
          <w:sz w:val="24"/>
          <w:szCs w:val="24"/>
          <w:lang w:val="en-US"/>
        </w:rPr>
        <w:tab/>
        <w:t xml:space="preserve">@category </w:t>
      </w:r>
      <w:proofErr w:type="gramStart"/>
      <w:r w:rsidRPr="001D270B">
        <w:rPr>
          <w:rFonts w:ascii="Cascadia Mono" w:hAnsi="Cascadia Mono" w:cs="Cascadia Mono"/>
          <w:noProof w:val="0"/>
          <w:color w:val="0000FF"/>
          <w:kern w:val="0"/>
          <w:sz w:val="24"/>
          <w:szCs w:val="24"/>
          <w:lang w:val="en-US"/>
        </w:rPr>
        <w:t>NVARCHAR</w:t>
      </w:r>
      <w:r w:rsidRPr="001D270B">
        <w:rPr>
          <w:rFonts w:ascii="Cascadia Mono" w:hAnsi="Cascadia Mono" w:cs="Cascadia Mono"/>
          <w:noProof w:val="0"/>
          <w:color w:val="808080"/>
          <w:kern w:val="0"/>
          <w:sz w:val="24"/>
          <w:szCs w:val="24"/>
          <w:lang w:val="en-US"/>
        </w:rPr>
        <w:t>(</w:t>
      </w:r>
      <w:proofErr w:type="gramEnd"/>
      <w:r w:rsidRPr="001D270B">
        <w:rPr>
          <w:rFonts w:ascii="Cascadia Mono" w:hAnsi="Cascadia Mono" w:cs="Cascadia Mono"/>
          <w:noProof w:val="0"/>
          <w:color w:val="FF00FF"/>
          <w:kern w:val="0"/>
          <w:sz w:val="24"/>
          <w:szCs w:val="24"/>
          <w:lang w:val="en-US"/>
        </w:rPr>
        <w:t>max</w:t>
      </w:r>
      <w:r w:rsidRPr="001D270B">
        <w:rPr>
          <w:rFonts w:ascii="Cascadia Mono" w:hAnsi="Cascadia Mono" w:cs="Cascadia Mono"/>
          <w:noProof w:val="0"/>
          <w:color w:val="808080"/>
          <w:kern w:val="0"/>
          <w:sz w:val="24"/>
          <w:szCs w:val="24"/>
          <w:lang w:val="en-US"/>
        </w:rPr>
        <w:t>)</w:t>
      </w:r>
    </w:p>
    <w:p w14:paraId="64FE4E9B" w14:textId="77777777" w:rsidR="001E06F8" w:rsidRPr="001D270B" w:rsidRDefault="001E06F8" w:rsidP="001E06F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D270B">
        <w:rPr>
          <w:rFonts w:ascii="Cascadia Mono" w:hAnsi="Cascadia Mono" w:cs="Cascadia Mono"/>
          <w:noProof w:val="0"/>
          <w:color w:val="808080"/>
          <w:kern w:val="0"/>
          <w:sz w:val="24"/>
          <w:szCs w:val="24"/>
          <w:lang w:val="en-US"/>
        </w:rPr>
        <w:t>)</w:t>
      </w:r>
    </w:p>
    <w:p w14:paraId="0B1A741E" w14:textId="77777777" w:rsidR="001E06F8" w:rsidRPr="001D270B" w:rsidRDefault="001E06F8" w:rsidP="001E06F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D270B">
        <w:rPr>
          <w:rFonts w:ascii="Cascadia Mono" w:hAnsi="Cascadia Mono" w:cs="Cascadia Mono"/>
          <w:noProof w:val="0"/>
          <w:color w:val="0000FF"/>
          <w:kern w:val="0"/>
          <w:sz w:val="24"/>
          <w:szCs w:val="24"/>
          <w:lang w:val="en-US"/>
        </w:rPr>
        <w:t>RETURNS</w:t>
      </w:r>
      <w:r w:rsidRPr="001D270B">
        <w:rPr>
          <w:rFonts w:ascii="Cascadia Mono" w:hAnsi="Cascadia Mono" w:cs="Cascadia Mono"/>
          <w:noProof w:val="0"/>
          <w:color w:val="000000"/>
          <w:kern w:val="0"/>
          <w:sz w:val="24"/>
          <w:szCs w:val="24"/>
          <w:lang w:val="en-US"/>
        </w:rPr>
        <w:t xml:space="preserve"> </w:t>
      </w:r>
      <w:r w:rsidRPr="001D270B">
        <w:rPr>
          <w:rFonts w:ascii="Cascadia Mono" w:hAnsi="Cascadia Mono" w:cs="Cascadia Mono"/>
          <w:noProof w:val="0"/>
          <w:color w:val="0000FF"/>
          <w:kern w:val="0"/>
          <w:sz w:val="24"/>
          <w:szCs w:val="24"/>
          <w:lang w:val="en-US"/>
        </w:rPr>
        <w:t>TABLE</w:t>
      </w:r>
    </w:p>
    <w:p w14:paraId="10E55448" w14:textId="77777777" w:rsidR="001E06F8" w:rsidRPr="001D270B" w:rsidRDefault="001E06F8" w:rsidP="001E06F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D270B">
        <w:rPr>
          <w:rFonts w:ascii="Cascadia Mono" w:hAnsi="Cascadia Mono" w:cs="Cascadia Mono"/>
          <w:noProof w:val="0"/>
          <w:color w:val="0000FF"/>
          <w:kern w:val="0"/>
          <w:sz w:val="24"/>
          <w:szCs w:val="24"/>
          <w:lang w:val="en-US"/>
        </w:rPr>
        <w:lastRenderedPageBreak/>
        <w:t>AS</w:t>
      </w:r>
    </w:p>
    <w:p w14:paraId="48DEF62B" w14:textId="77777777" w:rsidR="001E06F8" w:rsidRPr="001D270B" w:rsidRDefault="001E06F8" w:rsidP="001E06F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D270B">
        <w:rPr>
          <w:rFonts w:ascii="Cascadia Mono" w:hAnsi="Cascadia Mono" w:cs="Cascadia Mono"/>
          <w:noProof w:val="0"/>
          <w:color w:val="0000FF"/>
          <w:kern w:val="0"/>
          <w:sz w:val="24"/>
          <w:szCs w:val="24"/>
          <w:lang w:val="en-US"/>
        </w:rPr>
        <w:t>RETURN</w:t>
      </w:r>
    </w:p>
    <w:p w14:paraId="2C96A950" w14:textId="77777777" w:rsidR="001E06F8" w:rsidRPr="001D270B" w:rsidRDefault="001E06F8" w:rsidP="001E06F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D270B">
        <w:rPr>
          <w:rFonts w:ascii="Cascadia Mono" w:hAnsi="Cascadia Mono" w:cs="Cascadia Mono"/>
          <w:noProof w:val="0"/>
          <w:color w:val="808080"/>
          <w:kern w:val="0"/>
          <w:sz w:val="24"/>
          <w:szCs w:val="24"/>
          <w:lang w:val="en-US"/>
        </w:rPr>
        <w:t>(</w:t>
      </w:r>
    </w:p>
    <w:p w14:paraId="2AEA25CD" w14:textId="77777777" w:rsidR="001E06F8" w:rsidRPr="001D270B" w:rsidRDefault="001E06F8" w:rsidP="001E06F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D270B">
        <w:rPr>
          <w:rFonts w:ascii="Cascadia Mono" w:hAnsi="Cascadia Mono" w:cs="Cascadia Mono"/>
          <w:noProof w:val="0"/>
          <w:color w:val="000000"/>
          <w:kern w:val="0"/>
          <w:sz w:val="24"/>
          <w:szCs w:val="24"/>
          <w:lang w:val="en-US"/>
        </w:rPr>
        <w:tab/>
      </w:r>
      <w:r w:rsidRPr="001D270B">
        <w:rPr>
          <w:rFonts w:ascii="Cascadia Mono" w:hAnsi="Cascadia Mono" w:cs="Cascadia Mono"/>
          <w:noProof w:val="0"/>
          <w:color w:val="0000FF"/>
          <w:kern w:val="0"/>
          <w:sz w:val="24"/>
          <w:szCs w:val="24"/>
          <w:lang w:val="en-US"/>
        </w:rPr>
        <w:t>SELECT</w:t>
      </w:r>
      <w:r w:rsidRPr="001D270B">
        <w:rPr>
          <w:rFonts w:ascii="Cascadia Mono" w:hAnsi="Cascadia Mono" w:cs="Cascadia Mono"/>
          <w:noProof w:val="0"/>
          <w:color w:val="000000"/>
          <w:kern w:val="0"/>
          <w:sz w:val="24"/>
          <w:szCs w:val="24"/>
          <w:lang w:val="en-US"/>
        </w:rPr>
        <w:t xml:space="preserve"> </w:t>
      </w:r>
      <w:r w:rsidRPr="001D270B">
        <w:rPr>
          <w:rFonts w:ascii="Cascadia Mono" w:hAnsi="Cascadia Mono" w:cs="Cascadia Mono"/>
          <w:noProof w:val="0"/>
          <w:color w:val="808080"/>
          <w:kern w:val="0"/>
          <w:sz w:val="24"/>
          <w:szCs w:val="24"/>
          <w:lang w:val="en-US"/>
        </w:rPr>
        <w:t>*</w:t>
      </w:r>
      <w:r w:rsidRPr="001D270B">
        <w:rPr>
          <w:rFonts w:ascii="Cascadia Mono" w:hAnsi="Cascadia Mono" w:cs="Cascadia Mono"/>
          <w:noProof w:val="0"/>
          <w:color w:val="000000"/>
          <w:kern w:val="0"/>
          <w:sz w:val="24"/>
          <w:szCs w:val="24"/>
          <w:lang w:val="en-US"/>
        </w:rPr>
        <w:t xml:space="preserve"> </w:t>
      </w:r>
      <w:r w:rsidRPr="001D270B">
        <w:rPr>
          <w:rFonts w:ascii="Cascadia Mono" w:hAnsi="Cascadia Mono" w:cs="Cascadia Mono"/>
          <w:noProof w:val="0"/>
          <w:color w:val="0000FF"/>
          <w:kern w:val="0"/>
          <w:sz w:val="24"/>
          <w:szCs w:val="24"/>
          <w:lang w:val="en-US"/>
        </w:rPr>
        <w:t>FROM</w:t>
      </w:r>
      <w:r w:rsidRPr="001D270B">
        <w:rPr>
          <w:rFonts w:ascii="Cascadia Mono" w:hAnsi="Cascadia Mono" w:cs="Cascadia Mono"/>
          <w:noProof w:val="0"/>
          <w:color w:val="000000"/>
          <w:kern w:val="0"/>
          <w:sz w:val="24"/>
          <w:szCs w:val="24"/>
          <w:lang w:val="en-US"/>
        </w:rPr>
        <w:t xml:space="preserve"> </w:t>
      </w:r>
      <w:proofErr w:type="spellStart"/>
      <w:r w:rsidRPr="001D270B">
        <w:rPr>
          <w:rFonts w:ascii="Cascadia Mono" w:hAnsi="Cascadia Mono" w:cs="Cascadia Mono"/>
          <w:noProof w:val="0"/>
          <w:color w:val="000000"/>
          <w:kern w:val="0"/>
          <w:sz w:val="24"/>
          <w:szCs w:val="24"/>
          <w:lang w:val="en-US"/>
        </w:rPr>
        <w:t>BillView</w:t>
      </w:r>
      <w:proofErr w:type="spellEnd"/>
    </w:p>
    <w:p w14:paraId="73B8E4BD" w14:textId="77777777" w:rsidR="001E06F8" w:rsidRPr="001D270B" w:rsidRDefault="001E06F8" w:rsidP="001E06F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D270B">
        <w:rPr>
          <w:rFonts w:ascii="Cascadia Mono" w:hAnsi="Cascadia Mono" w:cs="Cascadia Mono"/>
          <w:noProof w:val="0"/>
          <w:color w:val="000000"/>
          <w:kern w:val="0"/>
          <w:sz w:val="24"/>
          <w:szCs w:val="24"/>
          <w:lang w:val="en-US"/>
        </w:rPr>
        <w:tab/>
      </w:r>
      <w:r w:rsidRPr="001D270B">
        <w:rPr>
          <w:rFonts w:ascii="Cascadia Mono" w:hAnsi="Cascadia Mono" w:cs="Cascadia Mono"/>
          <w:noProof w:val="0"/>
          <w:color w:val="0000FF"/>
          <w:kern w:val="0"/>
          <w:sz w:val="24"/>
          <w:szCs w:val="24"/>
          <w:lang w:val="en-US"/>
        </w:rPr>
        <w:t>WHERE</w:t>
      </w:r>
      <w:r w:rsidRPr="001D270B">
        <w:rPr>
          <w:rFonts w:ascii="Cascadia Mono" w:hAnsi="Cascadia Mono" w:cs="Cascadia Mono"/>
          <w:noProof w:val="0"/>
          <w:color w:val="000000"/>
          <w:kern w:val="0"/>
          <w:sz w:val="24"/>
          <w:szCs w:val="24"/>
          <w:lang w:val="en-US"/>
        </w:rPr>
        <w:t xml:space="preserve"> </w:t>
      </w:r>
      <w:r w:rsidRPr="001D270B">
        <w:rPr>
          <w:rFonts w:ascii="Cascadia Mono" w:hAnsi="Cascadia Mono" w:cs="Cascadia Mono"/>
          <w:noProof w:val="0"/>
          <w:color w:val="0000FF"/>
          <w:kern w:val="0"/>
          <w:sz w:val="24"/>
          <w:szCs w:val="24"/>
          <w:lang w:val="en-US"/>
        </w:rPr>
        <w:t>name</w:t>
      </w:r>
      <w:r w:rsidRPr="001D270B">
        <w:rPr>
          <w:rFonts w:ascii="Cascadia Mono" w:hAnsi="Cascadia Mono" w:cs="Cascadia Mono"/>
          <w:noProof w:val="0"/>
          <w:color w:val="000000"/>
          <w:kern w:val="0"/>
          <w:sz w:val="24"/>
          <w:szCs w:val="24"/>
          <w:lang w:val="en-US"/>
        </w:rPr>
        <w:t xml:space="preserve"> </w:t>
      </w:r>
      <w:r w:rsidRPr="001D270B">
        <w:rPr>
          <w:rFonts w:ascii="Cascadia Mono" w:hAnsi="Cascadia Mono" w:cs="Cascadia Mono"/>
          <w:noProof w:val="0"/>
          <w:color w:val="808080"/>
          <w:kern w:val="0"/>
          <w:sz w:val="24"/>
          <w:szCs w:val="24"/>
          <w:lang w:val="en-US"/>
        </w:rPr>
        <w:t>=</w:t>
      </w:r>
      <w:r w:rsidRPr="001D270B">
        <w:rPr>
          <w:rFonts w:ascii="Cascadia Mono" w:hAnsi="Cascadia Mono" w:cs="Cascadia Mono"/>
          <w:noProof w:val="0"/>
          <w:color w:val="000000"/>
          <w:kern w:val="0"/>
          <w:sz w:val="24"/>
          <w:szCs w:val="24"/>
          <w:lang w:val="en-US"/>
        </w:rPr>
        <w:t xml:space="preserve"> @category</w:t>
      </w:r>
    </w:p>
    <w:p w14:paraId="172C1A81" w14:textId="77777777" w:rsidR="001E06F8" w:rsidRPr="001D270B" w:rsidRDefault="001E06F8" w:rsidP="001E06F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D270B">
        <w:rPr>
          <w:rFonts w:ascii="Cascadia Mono" w:hAnsi="Cascadia Mono" w:cs="Cascadia Mono"/>
          <w:noProof w:val="0"/>
          <w:color w:val="808080"/>
          <w:kern w:val="0"/>
          <w:sz w:val="24"/>
          <w:szCs w:val="24"/>
          <w:lang w:val="en-US"/>
        </w:rPr>
        <w:t>)</w:t>
      </w:r>
    </w:p>
    <w:p w14:paraId="256EF119" w14:textId="12017373" w:rsidR="001E06F8" w:rsidRPr="001D270B" w:rsidRDefault="001E06F8" w:rsidP="001E06F8">
      <w:pPr>
        <w:pStyle w:val="ListParagraph"/>
        <w:pBdr>
          <w:top w:val="single" w:sz="4" w:space="1" w:color="auto"/>
          <w:left w:val="single" w:sz="4" w:space="4" w:color="auto"/>
          <w:bottom w:val="single" w:sz="4" w:space="1" w:color="auto"/>
          <w:right w:val="single" w:sz="4" w:space="4" w:color="auto"/>
        </w:pBdr>
        <w:spacing w:after="0" w:line="360" w:lineRule="auto"/>
        <w:ind w:left="1584"/>
        <w:rPr>
          <w:rFonts w:ascii="Cascadia Mono" w:hAnsi="Cascadia Mono" w:cs="Cascadia Mono"/>
          <w:sz w:val="24"/>
          <w:szCs w:val="24"/>
          <w:u w:val="single"/>
          <w:lang w:val="en-US"/>
        </w:rPr>
      </w:pPr>
      <w:r w:rsidRPr="001D270B">
        <w:rPr>
          <w:rFonts w:ascii="Cascadia Mono" w:hAnsi="Cascadia Mono" w:cs="Cascadia Mono"/>
          <w:noProof w:val="0"/>
          <w:color w:val="0000FF"/>
          <w:kern w:val="0"/>
          <w:sz w:val="24"/>
          <w:szCs w:val="24"/>
          <w:lang w:val="en-US"/>
        </w:rPr>
        <w:t>GO</w:t>
      </w:r>
    </w:p>
    <w:p w14:paraId="7D60337D" w14:textId="77777777" w:rsidR="001E06F8" w:rsidRDefault="001E06F8" w:rsidP="001E06F8">
      <w:pPr>
        <w:pStyle w:val="ListParagraph"/>
        <w:spacing w:after="0" w:line="360" w:lineRule="auto"/>
        <w:ind w:left="1584"/>
        <w:rPr>
          <w:rFonts w:ascii="Times New Roman" w:hAnsi="Times New Roman" w:cs="Times New Roman"/>
          <w:sz w:val="28"/>
          <w:szCs w:val="28"/>
          <w:u w:val="single"/>
          <w:lang w:val="en-US"/>
        </w:rPr>
      </w:pPr>
    </w:p>
    <w:p w14:paraId="2B469945" w14:textId="652E1266" w:rsidR="001E06F8" w:rsidRDefault="001E06F8" w:rsidP="001E06F8">
      <w:pPr>
        <w:pStyle w:val="ListParagraph"/>
        <w:spacing w:after="0" w:line="360" w:lineRule="auto"/>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C# code:</w:t>
      </w:r>
    </w:p>
    <w:p w14:paraId="7A8349DE" w14:textId="77777777" w:rsidR="00ED6060" w:rsidRPr="00ED6060" w:rsidRDefault="00ED6060" w:rsidP="00ED60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ED6060">
        <w:rPr>
          <w:rFonts w:ascii="Cascadia Mono" w:hAnsi="Cascadia Mono" w:cs="Cascadia Mono"/>
          <w:noProof w:val="0"/>
          <w:color w:val="000000"/>
          <w:kern w:val="0"/>
          <w:sz w:val="24"/>
          <w:szCs w:val="24"/>
          <w:lang w:val="en-US"/>
        </w:rPr>
        <w:t>try</w:t>
      </w:r>
    </w:p>
    <w:p w14:paraId="19B5B59F" w14:textId="77777777" w:rsidR="00ED6060" w:rsidRPr="00ED6060" w:rsidRDefault="00ED6060" w:rsidP="00ED60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ED6060">
        <w:rPr>
          <w:rFonts w:ascii="Cascadia Mono" w:hAnsi="Cascadia Mono" w:cs="Cascadia Mono"/>
          <w:noProof w:val="0"/>
          <w:color w:val="000000"/>
          <w:kern w:val="0"/>
          <w:sz w:val="24"/>
          <w:szCs w:val="24"/>
          <w:lang w:val="en-US"/>
        </w:rPr>
        <w:t>{</w:t>
      </w:r>
    </w:p>
    <w:p w14:paraId="6B0564DC" w14:textId="77777777" w:rsidR="00ED6060" w:rsidRPr="00ED6060" w:rsidRDefault="00ED6060" w:rsidP="00ED60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ED6060">
        <w:rPr>
          <w:rFonts w:ascii="Cascadia Mono" w:hAnsi="Cascadia Mono" w:cs="Cascadia Mono"/>
          <w:noProof w:val="0"/>
          <w:color w:val="000000"/>
          <w:kern w:val="0"/>
          <w:sz w:val="24"/>
          <w:szCs w:val="24"/>
          <w:lang w:val="en-US"/>
        </w:rPr>
        <w:t xml:space="preserve">    </w:t>
      </w:r>
      <w:proofErr w:type="spellStart"/>
      <w:r w:rsidRPr="00ED6060">
        <w:rPr>
          <w:rFonts w:ascii="Cascadia Mono" w:hAnsi="Cascadia Mono" w:cs="Cascadia Mono"/>
          <w:noProof w:val="0"/>
          <w:color w:val="000000"/>
          <w:kern w:val="0"/>
          <w:sz w:val="24"/>
          <w:szCs w:val="24"/>
          <w:lang w:val="en-US"/>
        </w:rPr>
        <w:t>dataBill</w:t>
      </w:r>
      <w:proofErr w:type="spellEnd"/>
      <w:r w:rsidRPr="00ED6060">
        <w:rPr>
          <w:rFonts w:ascii="Cascadia Mono" w:hAnsi="Cascadia Mono" w:cs="Cascadia Mono"/>
          <w:noProof w:val="0"/>
          <w:color w:val="000000"/>
          <w:kern w:val="0"/>
          <w:sz w:val="24"/>
          <w:szCs w:val="24"/>
          <w:lang w:val="en-US"/>
        </w:rPr>
        <w:t xml:space="preserve"> = </w:t>
      </w:r>
      <w:proofErr w:type="spellStart"/>
      <w:proofErr w:type="gramStart"/>
      <w:r w:rsidRPr="00ED6060">
        <w:rPr>
          <w:rFonts w:ascii="Cascadia Mono" w:hAnsi="Cascadia Mono" w:cs="Cascadia Mono"/>
          <w:noProof w:val="0"/>
          <w:color w:val="000000"/>
          <w:kern w:val="0"/>
          <w:sz w:val="24"/>
          <w:szCs w:val="24"/>
          <w:lang w:val="en-US"/>
        </w:rPr>
        <w:t>DataProvider.Instance.ExecuteQuery</w:t>
      </w:r>
      <w:proofErr w:type="spellEnd"/>
      <w:proofErr w:type="gramEnd"/>
      <w:r w:rsidRPr="00ED6060">
        <w:rPr>
          <w:rFonts w:ascii="Cascadia Mono" w:hAnsi="Cascadia Mono" w:cs="Cascadia Mono"/>
          <w:noProof w:val="0"/>
          <w:color w:val="000000"/>
          <w:kern w:val="0"/>
          <w:sz w:val="24"/>
          <w:szCs w:val="24"/>
          <w:lang w:val="en-US"/>
        </w:rPr>
        <w:t xml:space="preserve">("SELECT * FROM </w:t>
      </w:r>
      <w:proofErr w:type="spellStart"/>
      <w:r w:rsidRPr="00ED6060">
        <w:rPr>
          <w:rFonts w:ascii="Cascadia Mono" w:hAnsi="Cascadia Mono" w:cs="Cascadia Mono"/>
          <w:noProof w:val="0"/>
          <w:color w:val="000000"/>
          <w:kern w:val="0"/>
          <w:sz w:val="24"/>
          <w:szCs w:val="24"/>
          <w:lang w:val="en-US"/>
        </w:rPr>
        <w:t>dbo.filterBillByCategory</w:t>
      </w:r>
      <w:proofErr w:type="spellEnd"/>
      <w:r w:rsidRPr="00ED6060">
        <w:rPr>
          <w:rFonts w:ascii="Cascadia Mono" w:hAnsi="Cascadia Mono" w:cs="Cascadia Mono"/>
          <w:noProof w:val="0"/>
          <w:color w:val="000000"/>
          <w:kern w:val="0"/>
          <w:sz w:val="24"/>
          <w:szCs w:val="24"/>
          <w:lang w:val="en-US"/>
        </w:rPr>
        <w:t xml:space="preserve"> ( @category )", new object[] { category });</w:t>
      </w:r>
    </w:p>
    <w:p w14:paraId="48FB2C6E" w14:textId="77777777" w:rsidR="00ED6060" w:rsidRPr="00ED6060" w:rsidRDefault="00ED6060" w:rsidP="00ED60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ED6060">
        <w:rPr>
          <w:rFonts w:ascii="Cascadia Mono" w:hAnsi="Cascadia Mono" w:cs="Cascadia Mono"/>
          <w:noProof w:val="0"/>
          <w:color w:val="000000"/>
          <w:kern w:val="0"/>
          <w:sz w:val="24"/>
          <w:szCs w:val="24"/>
          <w:lang w:val="en-US"/>
        </w:rPr>
        <w:t>}</w:t>
      </w:r>
    </w:p>
    <w:p w14:paraId="66E45000" w14:textId="77777777" w:rsidR="00ED6060" w:rsidRPr="00ED6060" w:rsidRDefault="00ED6060" w:rsidP="00ED60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ED6060">
        <w:rPr>
          <w:rFonts w:ascii="Cascadia Mono" w:hAnsi="Cascadia Mono" w:cs="Cascadia Mono"/>
          <w:noProof w:val="0"/>
          <w:color w:val="000000"/>
          <w:kern w:val="0"/>
          <w:sz w:val="24"/>
          <w:szCs w:val="24"/>
          <w:lang w:val="en-US"/>
        </w:rPr>
        <w:t>catch (</w:t>
      </w:r>
      <w:proofErr w:type="spellStart"/>
      <w:r w:rsidRPr="00ED6060">
        <w:rPr>
          <w:rFonts w:ascii="Cascadia Mono" w:hAnsi="Cascadia Mono" w:cs="Cascadia Mono"/>
          <w:noProof w:val="0"/>
          <w:color w:val="000000"/>
          <w:kern w:val="0"/>
          <w:sz w:val="24"/>
          <w:szCs w:val="24"/>
          <w:lang w:val="en-US"/>
        </w:rPr>
        <w:t>SqlException</w:t>
      </w:r>
      <w:proofErr w:type="spellEnd"/>
      <w:r w:rsidRPr="00ED6060">
        <w:rPr>
          <w:rFonts w:ascii="Cascadia Mono" w:hAnsi="Cascadia Mono" w:cs="Cascadia Mono"/>
          <w:noProof w:val="0"/>
          <w:color w:val="000000"/>
          <w:kern w:val="0"/>
          <w:sz w:val="24"/>
          <w:szCs w:val="24"/>
          <w:lang w:val="en-US"/>
        </w:rPr>
        <w:t xml:space="preserve"> </w:t>
      </w:r>
      <w:proofErr w:type="spellStart"/>
      <w:r w:rsidRPr="00ED6060">
        <w:rPr>
          <w:rFonts w:ascii="Cascadia Mono" w:hAnsi="Cascadia Mono" w:cs="Cascadia Mono"/>
          <w:noProof w:val="0"/>
          <w:color w:val="000000"/>
          <w:kern w:val="0"/>
          <w:sz w:val="24"/>
          <w:szCs w:val="24"/>
          <w:lang w:val="en-US"/>
        </w:rPr>
        <w:t>ev</w:t>
      </w:r>
      <w:proofErr w:type="spellEnd"/>
      <w:r w:rsidRPr="00ED6060">
        <w:rPr>
          <w:rFonts w:ascii="Cascadia Mono" w:hAnsi="Cascadia Mono" w:cs="Cascadia Mono"/>
          <w:noProof w:val="0"/>
          <w:color w:val="000000"/>
          <w:kern w:val="0"/>
          <w:sz w:val="24"/>
          <w:szCs w:val="24"/>
          <w:lang w:val="en-US"/>
        </w:rPr>
        <w:t>)</w:t>
      </w:r>
    </w:p>
    <w:p w14:paraId="5FDDFA3F" w14:textId="77777777" w:rsidR="00ED6060" w:rsidRPr="00ED6060" w:rsidRDefault="00ED6060" w:rsidP="00ED60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ED6060">
        <w:rPr>
          <w:rFonts w:ascii="Cascadia Mono" w:hAnsi="Cascadia Mono" w:cs="Cascadia Mono"/>
          <w:noProof w:val="0"/>
          <w:color w:val="000000"/>
          <w:kern w:val="0"/>
          <w:sz w:val="24"/>
          <w:szCs w:val="24"/>
          <w:lang w:val="en-US"/>
        </w:rPr>
        <w:t>{</w:t>
      </w:r>
    </w:p>
    <w:p w14:paraId="61D63274" w14:textId="77777777" w:rsidR="00ED6060" w:rsidRPr="00ED6060" w:rsidRDefault="00ED6060" w:rsidP="00ED60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ED6060">
        <w:rPr>
          <w:rFonts w:ascii="Cascadia Mono" w:hAnsi="Cascadia Mono" w:cs="Cascadia Mono"/>
          <w:noProof w:val="0"/>
          <w:color w:val="000000"/>
          <w:kern w:val="0"/>
          <w:sz w:val="24"/>
          <w:szCs w:val="24"/>
          <w:lang w:val="en-US"/>
        </w:rPr>
        <w:t xml:space="preserve">    </w:t>
      </w:r>
      <w:proofErr w:type="spellStart"/>
      <w:r w:rsidRPr="00ED6060">
        <w:rPr>
          <w:rFonts w:ascii="Cascadia Mono" w:hAnsi="Cascadia Mono" w:cs="Cascadia Mono"/>
          <w:noProof w:val="0"/>
          <w:color w:val="000000"/>
          <w:kern w:val="0"/>
          <w:sz w:val="24"/>
          <w:szCs w:val="24"/>
          <w:lang w:val="en-US"/>
        </w:rPr>
        <w:t>MessageBox.Show</w:t>
      </w:r>
      <w:proofErr w:type="spellEnd"/>
      <w:r w:rsidRPr="00ED6060">
        <w:rPr>
          <w:rFonts w:ascii="Cascadia Mono" w:hAnsi="Cascadia Mono" w:cs="Cascadia Mono"/>
          <w:noProof w:val="0"/>
          <w:color w:val="000000"/>
          <w:kern w:val="0"/>
          <w:sz w:val="24"/>
          <w:szCs w:val="24"/>
          <w:lang w:val="en-US"/>
        </w:rPr>
        <w:t xml:space="preserve">(" Load </w:t>
      </w:r>
      <w:proofErr w:type="spellStart"/>
      <w:r w:rsidRPr="00ED6060">
        <w:rPr>
          <w:rFonts w:ascii="Cascadia Mono" w:hAnsi="Cascadia Mono" w:cs="Cascadia Mono"/>
          <w:noProof w:val="0"/>
          <w:color w:val="000000"/>
          <w:kern w:val="0"/>
          <w:sz w:val="24"/>
          <w:szCs w:val="24"/>
          <w:lang w:val="en-US"/>
        </w:rPr>
        <w:t>dữ</w:t>
      </w:r>
      <w:proofErr w:type="spellEnd"/>
      <w:r w:rsidRPr="00ED6060">
        <w:rPr>
          <w:rFonts w:ascii="Cascadia Mono" w:hAnsi="Cascadia Mono" w:cs="Cascadia Mono"/>
          <w:noProof w:val="0"/>
          <w:color w:val="000000"/>
          <w:kern w:val="0"/>
          <w:sz w:val="24"/>
          <w:szCs w:val="24"/>
          <w:lang w:val="en-US"/>
        </w:rPr>
        <w:t xml:space="preserve"> </w:t>
      </w:r>
      <w:proofErr w:type="spellStart"/>
      <w:r w:rsidRPr="00ED6060">
        <w:rPr>
          <w:rFonts w:ascii="Cascadia Mono" w:hAnsi="Cascadia Mono" w:cs="Cascadia Mono"/>
          <w:noProof w:val="0"/>
          <w:color w:val="000000"/>
          <w:kern w:val="0"/>
          <w:sz w:val="24"/>
          <w:szCs w:val="24"/>
          <w:lang w:val="en-US"/>
        </w:rPr>
        <w:t>liệu</w:t>
      </w:r>
      <w:proofErr w:type="spellEnd"/>
      <w:r w:rsidRPr="00ED6060">
        <w:rPr>
          <w:rFonts w:ascii="Cascadia Mono" w:hAnsi="Cascadia Mono" w:cs="Cascadia Mono"/>
          <w:noProof w:val="0"/>
          <w:color w:val="000000"/>
          <w:kern w:val="0"/>
          <w:sz w:val="24"/>
          <w:szCs w:val="24"/>
          <w:lang w:val="en-US"/>
        </w:rPr>
        <w:t xml:space="preserve"> </w:t>
      </w:r>
      <w:proofErr w:type="spellStart"/>
      <w:r w:rsidRPr="00ED6060">
        <w:rPr>
          <w:rFonts w:ascii="Cascadia Mono" w:hAnsi="Cascadia Mono" w:cs="Cascadia Mono"/>
          <w:noProof w:val="0"/>
          <w:color w:val="000000"/>
          <w:kern w:val="0"/>
          <w:sz w:val="24"/>
          <w:szCs w:val="24"/>
          <w:lang w:val="en-US"/>
        </w:rPr>
        <w:t>thất</w:t>
      </w:r>
      <w:proofErr w:type="spellEnd"/>
      <w:r w:rsidRPr="00ED6060">
        <w:rPr>
          <w:rFonts w:ascii="Cascadia Mono" w:hAnsi="Cascadia Mono" w:cs="Cascadia Mono"/>
          <w:noProof w:val="0"/>
          <w:color w:val="000000"/>
          <w:kern w:val="0"/>
          <w:sz w:val="24"/>
          <w:szCs w:val="24"/>
          <w:lang w:val="en-US"/>
        </w:rPr>
        <w:t xml:space="preserve"> </w:t>
      </w:r>
      <w:proofErr w:type="spellStart"/>
      <w:r w:rsidRPr="00ED6060">
        <w:rPr>
          <w:rFonts w:ascii="Cascadia Mono" w:hAnsi="Cascadia Mono" w:cs="Cascadia Mono"/>
          <w:noProof w:val="0"/>
          <w:color w:val="000000"/>
          <w:kern w:val="0"/>
          <w:sz w:val="24"/>
          <w:szCs w:val="24"/>
          <w:lang w:val="en-US"/>
        </w:rPr>
        <w:t>bại</w:t>
      </w:r>
      <w:proofErr w:type="spellEnd"/>
      <w:r w:rsidRPr="00ED6060">
        <w:rPr>
          <w:rFonts w:ascii="Cascadia Mono" w:hAnsi="Cascadia Mono" w:cs="Cascadia Mono"/>
          <w:noProof w:val="0"/>
          <w:color w:val="000000"/>
          <w:kern w:val="0"/>
          <w:sz w:val="24"/>
          <w:szCs w:val="24"/>
          <w:lang w:val="en-US"/>
        </w:rPr>
        <w:t xml:space="preserve">! \n Do: \n " + </w:t>
      </w:r>
      <w:proofErr w:type="spellStart"/>
      <w:proofErr w:type="gramStart"/>
      <w:r w:rsidRPr="00ED6060">
        <w:rPr>
          <w:rFonts w:ascii="Cascadia Mono" w:hAnsi="Cascadia Mono" w:cs="Cascadia Mono"/>
          <w:noProof w:val="0"/>
          <w:color w:val="000000"/>
          <w:kern w:val="0"/>
          <w:sz w:val="24"/>
          <w:szCs w:val="24"/>
          <w:lang w:val="en-US"/>
        </w:rPr>
        <w:t>ev.Message</w:t>
      </w:r>
      <w:proofErr w:type="spellEnd"/>
      <w:proofErr w:type="gramEnd"/>
      <w:r w:rsidRPr="00ED6060">
        <w:rPr>
          <w:rFonts w:ascii="Cascadia Mono" w:hAnsi="Cascadia Mono" w:cs="Cascadia Mono"/>
          <w:noProof w:val="0"/>
          <w:color w:val="000000"/>
          <w:kern w:val="0"/>
          <w:sz w:val="24"/>
          <w:szCs w:val="24"/>
          <w:lang w:val="en-US"/>
        </w:rPr>
        <w:t xml:space="preserve">, "Thông </w:t>
      </w:r>
      <w:proofErr w:type="spellStart"/>
      <w:r w:rsidRPr="00ED6060">
        <w:rPr>
          <w:rFonts w:ascii="Cascadia Mono" w:hAnsi="Cascadia Mono" w:cs="Cascadia Mono"/>
          <w:noProof w:val="0"/>
          <w:color w:val="000000"/>
          <w:kern w:val="0"/>
          <w:sz w:val="24"/>
          <w:szCs w:val="24"/>
          <w:lang w:val="en-US"/>
        </w:rPr>
        <w:t>báo</w:t>
      </w:r>
      <w:proofErr w:type="spellEnd"/>
      <w:r w:rsidRPr="00ED6060">
        <w:rPr>
          <w:rFonts w:ascii="Cascadia Mono" w:hAnsi="Cascadia Mono" w:cs="Cascadia Mono"/>
          <w:noProof w:val="0"/>
          <w:color w:val="000000"/>
          <w:kern w:val="0"/>
          <w:sz w:val="24"/>
          <w:szCs w:val="24"/>
          <w:lang w:val="en-US"/>
        </w:rPr>
        <w:t xml:space="preserve">", </w:t>
      </w:r>
      <w:proofErr w:type="spellStart"/>
      <w:r w:rsidRPr="00ED6060">
        <w:rPr>
          <w:rFonts w:ascii="Cascadia Mono" w:hAnsi="Cascadia Mono" w:cs="Cascadia Mono"/>
          <w:noProof w:val="0"/>
          <w:color w:val="000000"/>
          <w:kern w:val="0"/>
          <w:sz w:val="24"/>
          <w:szCs w:val="24"/>
          <w:lang w:val="en-US"/>
        </w:rPr>
        <w:t>MessageBoxButtons.OK</w:t>
      </w:r>
      <w:proofErr w:type="spellEnd"/>
      <w:r w:rsidRPr="00ED6060">
        <w:rPr>
          <w:rFonts w:ascii="Cascadia Mono" w:hAnsi="Cascadia Mono" w:cs="Cascadia Mono"/>
          <w:noProof w:val="0"/>
          <w:color w:val="000000"/>
          <w:kern w:val="0"/>
          <w:sz w:val="24"/>
          <w:szCs w:val="24"/>
          <w:lang w:val="en-US"/>
        </w:rPr>
        <w:t xml:space="preserve">, </w:t>
      </w:r>
      <w:proofErr w:type="spellStart"/>
      <w:r w:rsidRPr="00ED6060">
        <w:rPr>
          <w:rFonts w:ascii="Cascadia Mono" w:hAnsi="Cascadia Mono" w:cs="Cascadia Mono"/>
          <w:noProof w:val="0"/>
          <w:color w:val="000000"/>
          <w:kern w:val="0"/>
          <w:sz w:val="24"/>
          <w:szCs w:val="24"/>
          <w:lang w:val="en-US"/>
        </w:rPr>
        <w:t>MessageBoxIcon.Error</w:t>
      </w:r>
      <w:proofErr w:type="spellEnd"/>
      <w:r w:rsidRPr="00ED6060">
        <w:rPr>
          <w:rFonts w:ascii="Cascadia Mono" w:hAnsi="Cascadia Mono" w:cs="Cascadia Mono"/>
          <w:noProof w:val="0"/>
          <w:color w:val="000000"/>
          <w:kern w:val="0"/>
          <w:sz w:val="24"/>
          <w:szCs w:val="24"/>
          <w:lang w:val="en-US"/>
        </w:rPr>
        <w:t>);</w:t>
      </w:r>
    </w:p>
    <w:p w14:paraId="19E4B51F" w14:textId="715A77BC" w:rsidR="007E2E8C" w:rsidRDefault="00ED6060" w:rsidP="00ED6060">
      <w:pPr>
        <w:pBdr>
          <w:top w:val="single" w:sz="4" w:space="1" w:color="auto"/>
          <w:left w:val="single" w:sz="4" w:space="4" w:color="auto"/>
          <w:bottom w:val="single" w:sz="4" w:space="1" w:color="auto"/>
          <w:right w:val="single" w:sz="4" w:space="4" w:color="auto"/>
        </w:pBdr>
        <w:spacing w:after="0" w:line="360" w:lineRule="auto"/>
        <w:ind w:left="1584"/>
        <w:rPr>
          <w:rFonts w:ascii="Cascadia Mono" w:hAnsi="Cascadia Mono" w:cs="Cascadia Mono"/>
          <w:noProof w:val="0"/>
          <w:color w:val="000000"/>
          <w:kern w:val="0"/>
          <w:sz w:val="19"/>
          <w:szCs w:val="19"/>
          <w:lang w:val="en-US"/>
        </w:rPr>
      </w:pPr>
      <w:r w:rsidRPr="00ED6060">
        <w:rPr>
          <w:rFonts w:ascii="Cascadia Mono" w:hAnsi="Cascadia Mono" w:cs="Cascadia Mono"/>
          <w:noProof w:val="0"/>
          <w:color w:val="000000"/>
          <w:kern w:val="0"/>
          <w:sz w:val="24"/>
          <w:szCs w:val="24"/>
          <w:lang w:val="en-US"/>
        </w:rPr>
        <w:t>}</w:t>
      </w:r>
    </w:p>
    <w:p w14:paraId="4D22E72A" w14:textId="77777777" w:rsidR="00ED6060" w:rsidRDefault="00ED6060" w:rsidP="00ED6060">
      <w:pPr>
        <w:spacing w:after="0" w:line="360" w:lineRule="auto"/>
        <w:rPr>
          <w:rFonts w:ascii="Times New Roman" w:hAnsi="Times New Roman" w:cs="Times New Roman"/>
          <w:b/>
          <w:bCs/>
          <w:sz w:val="28"/>
          <w:szCs w:val="28"/>
          <w:lang w:val="en-US"/>
        </w:rPr>
      </w:pPr>
    </w:p>
    <w:p w14:paraId="2E3B9B2A" w14:textId="2F882DB1" w:rsidR="007E2E8C" w:rsidRPr="007E2E8C" w:rsidRDefault="002B6717" w:rsidP="007E2E8C">
      <w:pPr>
        <w:pStyle w:val="ListParagraph"/>
        <w:numPr>
          <w:ilvl w:val="0"/>
          <w:numId w:val="20"/>
        </w:numPr>
        <w:spacing w:after="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F</w:t>
      </w:r>
      <w:r w:rsidR="007E2E8C" w:rsidRPr="007E2E8C">
        <w:rPr>
          <w:rFonts w:ascii="Times New Roman" w:hAnsi="Times New Roman" w:cs="Times New Roman"/>
          <w:b/>
          <w:bCs/>
          <w:sz w:val="28"/>
          <w:szCs w:val="28"/>
          <w:lang w:val="en-US"/>
        </w:rPr>
        <w:t>unction lấy ra tất cả chi tiết hóa đơn của một hóa đơn khi biết mã hóa đơn:</w:t>
      </w:r>
    </w:p>
    <w:p w14:paraId="3FBC572D" w14:textId="77777777" w:rsidR="007E2E8C" w:rsidRDefault="007E2E8C" w:rsidP="007E2E8C">
      <w:pPr>
        <w:pStyle w:val="ListParagraph"/>
        <w:spacing w:after="0" w:line="360" w:lineRule="auto"/>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SQL:</w:t>
      </w:r>
    </w:p>
    <w:p w14:paraId="376926AD" w14:textId="77777777" w:rsidR="007E2E8C" w:rsidRPr="001D270B" w:rsidRDefault="007E2E8C" w:rsidP="007E2E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D270B">
        <w:rPr>
          <w:rFonts w:ascii="Cascadia Mono" w:hAnsi="Cascadia Mono" w:cs="Cascadia Mono"/>
          <w:noProof w:val="0"/>
          <w:color w:val="0000FF"/>
          <w:kern w:val="0"/>
          <w:sz w:val="24"/>
          <w:szCs w:val="24"/>
          <w:lang w:val="en-US"/>
        </w:rPr>
        <w:t>DROP</w:t>
      </w:r>
      <w:r w:rsidRPr="001D270B">
        <w:rPr>
          <w:rFonts w:ascii="Cascadia Mono" w:hAnsi="Cascadia Mono" w:cs="Cascadia Mono"/>
          <w:noProof w:val="0"/>
          <w:color w:val="000000"/>
          <w:kern w:val="0"/>
          <w:sz w:val="24"/>
          <w:szCs w:val="24"/>
          <w:lang w:val="en-US"/>
        </w:rPr>
        <w:t xml:space="preserve"> </w:t>
      </w:r>
      <w:r w:rsidRPr="001D270B">
        <w:rPr>
          <w:rFonts w:ascii="Cascadia Mono" w:hAnsi="Cascadia Mono" w:cs="Cascadia Mono"/>
          <w:noProof w:val="0"/>
          <w:color w:val="0000FF"/>
          <w:kern w:val="0"/>
          <w:sz w:val="24"/>
          <w:szCs w:val="24"/>
          <w:lang w:val="en-US"/>
        </w:rPr>
        <w:t>FUNCTION</w:t>
      </w:r>
      <w:r w:rsidRPr="001D270B">
        <w:rPr>
          <w:rFonts w:ascii="Cascadia Mono" w:hAnsi="Cascadia Mono" w:cs="Cascadia Mono"/>
          <w:noProof w:val="0"/>
          <w:color w:val="000000"/>
          <w:kern w:val="0"/>
          <w:sz w:val="24"/>
          <w:szCs w:val="24"/>
          <w:lang w:val="en-US"/>
        </w:rPr>
        <w:t xml:space="preserve"> </w:t>
      </w:r>
      <w:r w:rsidRPr="001D270B">
        <w:rPr>
          <w:rFonts w:ascii="Cascadia Mono" w:hAnsi="Cascadia Mono" w:cs="Cascadia Mono"/>
          <w:noProof w:val="0"/>
          <w:color w:val="0000FF"/>
          <w:kern w:val="0"/>
          <w:sz w:val="24"/>
          <w:szCs w:val="24"/>
          <w:lang w:val="en-US"/>
        </w:rPr>
        <w:t>IF</w:t>
      </w:r>
      <w:r w:rsidRPr="001D270B">
        <w:rPr>
          <w:rFonts w:ascii="Cascadia Mono" w:hAnsi="Cascadia Mono" w:cs="Cascadia Mono"/>
          <w:noProof w:val="0"/>
          <w:color w:val="000000"/>
          <w:kern w:val="0"/>
          <w:sz w:val="24"/>
          <w:szCs w:val="24"/>
          <w:lang w:val="en-US"/>
        </w:rPr>
        <w:t xml:space="preserve"> </w:t>
      </w:r>
      <w:r w:rsidRPr="001D270B">
        <w:rPr>
          <w:rFonts w:ascii="Cascadia Mono" w:hAnsi="Cascadia Mono" w:cs="Cascadia Mono"/>
          <w:noProof w:val="0"/>
          <w:color w:val="808080"/>
          <w:kern w:val="0"/>
          <w:sz w:val="24"/>
          <w:szCs w:val="24"/>
          <w:lang w:val="en-US"/>
        </w:rPr>
        <w:t>EXISTS</w:t>
      </w:r>
      <w:r w:rsidRPr="001D270B">
        <w:rPr>
          <w:rFonts w:ascii="Cascadia Mono" w:hAnsi="Cascadia Mono" w:cs="Cascadia Mono"/>
          <w:noProof w:val="0"/>
          <w:color w:val="000000"/>
          <w:kern w:val="0"/>
          <w:sz w:val="24"/>
          <w:szCs w:val="24"/>
          <w:lang w:val="en-US"/>
        </w:rPr>
        <w:t xml:space="preserve"> </w:t>
      </w:r>
      <w:proofErr w:type="spellStart"/>
      <w:proofErr w:type="gramStart"/>
      <w:r w:rsidRPr="001D270B">
        <w:rPr>
          <w:rFonts w:ascii="Cascadia Mono" w:hAnsi="Cascadia Mono" w:cs="Cascadia Mono"/>
          <w:noProof w:val="0"/>
          <w:color w:val="000000"/>
          <w:kern w:val="0"/>
          <w:sz w:val="24"/>
          <w:szCs w:val="24"/>
          <w:lang w:val="en-US"/>
        </w:rPr>
        <w:t>getBillDetail</w:t>
      </w:r>
      <w:proofErr w:type="spellEnd"/>
      <w:proofErr w:type="gramEnd"/>
    </w:p>
    <w:p w14:paraId="57FD7FB5" w14:textId="77777777" w:rsidR="007E2E8C" w:rsidRPr="001D270B" w:rsidRDefault="007E2E8C" w:rsidP="007E2E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D270B">
        <w:rPr>
          <w:rFonts w:ascii="Cascadia Mono" w:hAnsi="Cascadia Mono" w:cs="Cascadia Mono"/>
          <w:noProof w:val="0"/>
          <w:color w:val="0000FF"/>
          <w:kern w:val="0"/>
          <w:sz w:val="24"/>
          <w:szCs w:val="24"/>
          <w:lang w:val="en-US"/>
        </w:rPr>
        <w:t>GO</w:t>
      </w:r>
    </w:p>
    <w:p w14:paraId="331919D2" w14:textId="77777777" w:rsidR="007E2E8C" w:rsidRPr="001D270B" w:rsidRDefault="007E2E8C" w:rsidP="007E2E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p>
    <w:p w14:paraId="650069AC" w14:textId="77777777" w:rsidR="007E2E8C" w:rsidRPr="001D270B" w:rsidRDefault="007E2E8C" w:rsidP="007E2E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D270B">
        <w:rPr>
          <w:rFonts w:ascii="Cascadia Mono" w:hAnsi="Cascadia Mono" w:cs="Cascadia Mono"/>
          <w:noProof w:val="0"/>
          <w:color w:val="0000FF"/>
          <w:kern w:val="0"/>
          <w:sz w:val="24"/>
          <w:szCs w:val="24"/>
          <w:lang w:val="en-US"/>
        </w:rPr>
        <w:t>CREATE</w:t>
      </w:r>
      <w:r w:rsidRPr="001D270B">
        <w:rPr>
          <w:rFonts w:ascii="Cascadia Mono" w:hAnsi="Cascadia Mono" w:cs="Cascadia Mono"/>
          <w:noProof w:val="0"/>
          <w:color w:val="000000"/>
          <w:kern w:val="0"/>
          <w:sz w:val="24"/>
          <w:szCs w:val="24"/>
          <w:lang w:val="en-US"/>
        </w:rPr>
        <w:t xml:space="preserve"> </w:t>
      </w:r>
      <w:r w:rsidRPr="001D270B">
        <w:rPr>
          <w:rFonts w:ascii="Cascadia Mono" w:hAnsi="Cascadia Mono" w:cs="Cascadia Mono"/>
          <w:noProof w:val="0"/>
          <w:color w:val="0000FF"/>
          <w:kern w:val="0"/>
          <w:sz w:val="24"/>
          <w:szCs w:val="24"/>
          <w:lang w:val="en-US"/>
        </w:rPr>
        <w:t>FUNCTION</w:t>
      </w:r>
      <w:r w:rsidRPr="001D270B">
        <w:rPr>
          <w:rFonts w:ascii="Cascadia Mono" w:hAnsi="Cascadia Mono" w:cs="Cascadia Mono"/>
          <w:noProof w:val="0"/>
          <w:color w:val="000000"/>
          <w:kern w:val="0"/>
          <w:sz w:val="24"/>
          <w:szCs w:val="24"/>
          <w:lang w:val="en-US"/>
        </w:rPr>
        <w:t xml:space="preserve"> </w:t>
      </w:r>
      <w:proofErr w:type="spellStart"/>
      <w:proofErr w:type="gramStart"/>
      <w:r w:rsidRPr="001D270B">
        <w:rPr>
          <w:rFonts w:ascii="Cascadia Mono" w:hAnsi="Cascadia Mono" w:cs="Cascadia Mono"/>
          <w:noProof w:val="0"/>
          <w:color w:val="000000"/>
          <w:kern w:val="0"/>
          <w:sz w:val="24"/>
          <w:szCs w:val="24"/>
          <w:lang w:val="en-US"/>
        </w:rPr>
        <w:t>getBillDetail</w:t>
      </w:r>
      <w:proofErr w:type="spellEnd"/>
      <w:proofErr w:type="gramEnd"/>
    </w:p>
    <w:p w14:paraId="5BE2EA43" w14:textId="77777777" w:rsidR="007E2E8C" w:rsidRPr="001D270B" w:rsidRDefault="007E2E8C" w:rsidP="007E2E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D270B">
        <w:rPr>
          <w:rFonts w:ascii="Cascadia Mono" w:hAnsi="Cascadia Mono" w:cs="Cascadia Mono"/>
          <w:noProof w:val="0"/>
          <w:color w:val="808080"/>
          <w:kern w:val="0"/>
          <w:sz w:val="24"/>
          <w:szCs w:val="24"/>
          <w:lang w:val="en-US"/>
        </w:rPr>
        <w:t>(</w:t>
      </w:r>
    </w:p>
    <w:p w14:paraId="2B41F311" w14:textId="77777777" w:rsidR="007E2E8C" w:rsidRPr="001D270B" w:rsidRDefault="007E2E8C" w:rsidP="007E2E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D270B">
        <w:rPr>
          <w:rFonts w:ascii="Cascadia Mono" w:hAnsi="Cascadia Mono" w:cs="Cascadia Mono"/>
          <w:noProof w:val="0"/>
          <w:color w:val="000000"/>
          <w:kern w:val="0"/>
          <w:sz w:val="24"/>
          <w:szCs w:val="24"/>
          <w:lang w:val="en-US"/>
        </w:rPr>
        <w:tab/>
        <w:t xml:space="preserve">@billID </w:t>
      </w:r>
      <w:proofErr w:type="gramStart"/>
      <w:r w:rsidRPr="001D270B">
        <w:rPr>
          <w:rFonts w:ascii="Cascadia Mono" w:hAnsi="Cascadia Mono" w:cs="Cascadia Mono"/>
          <w:noProof w:val="0"/>
          <w:color w:val="0000FF"/>
          <w:kern w:val="0"/>
          <w:sz w:val="24"/>
          <w:szCs w:val="24"/>
          <w:lang w:val="en-US"/>
        </w:rPr>
        <w:t>VARCHAR</w:t>
      </w:r>
      <w:r w:rsidRPr="001D270B">
        <w:rPr>
          <w:rFonts w:ascii="Cascadia Mono" w:hAnsi="Cascadia Mono" w:cs="Cascadia Mono"/>
          <w:noProof w:val="0"/>
          <w:color w:val="808080"/>
          <w:kern w:val="0"/>
          <w:sz w:val="24"/>
          <w:szCs w:val="24"/>
          <w:lang w:val="en-US"/>
        </w:rPr>
        <w:t>(</w:t>
      </w:r>
      <w:proofErr w:type="gramEnd"/>
      <w:r w:rsidRPr="001D270B">
        <w:rPr>
          <w:rFonts w:ascii="Cascadia Mono" w:hAnsi="Cascadia Mono" w:cs="Cascadia Mono"/>
          <w:noProof w:val="0"/>
          <w:color w:val="000000"/>
          <w:kern w:val="0"/>
          <w:sz w:val="24"/>
          <w:szCs w:val="24"/>
          <w:lang w:val="en-US"/>
        </w:rPr>
        <w:t>7</w:t>
      </w:r>
      <w:r w:rsidRPr="001D270B">
        <w:rPr>
          <w:rFonts w:ascii="Cascadia Mono" w:hAnsi="Cascadia Mono" w:cs="Cascadia Mono"/>
          <w:noProof w:val="0"/>
          <w:color w:val="808080"/>
          <w:kern w:val="0"/>
          <w:sz w:val="24"/>
          <w:szCs w:val="24"/>
          <w:lang w:val="en-US"/>
        </w:rPr>
        <w:t>)</w:t>
      </w:r>
    </w:p>
    <w:p w14:paraId="1C16AE24" w14:textId="77777777" w:rsidR="007E2E8C" w:rsidRPr="001D270B" w:rsidRDefault="007E2E8C" w:rsidP="007E2E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D270B">
        <w:rPr>
          <w:rFonts w:ascii="Cascadia Mono" w:hAnsi="Cascadia Mono" w:cs="Cascadia Mono"/>
          <w:noProof w:val="0"/>
          <w:color w:val="808080"/>
          <w:kern w:val="0"/>
          <w:sz w:val="24"/>
          <w:szCs w:val="24"/>
          <w:lang w:val="en-US"/>
        </w:rPr>
        <w:t>)</w:t>
      </w:r>
    </w:p>
    <w:p w14:paraId="2D236230" w14:textId="77777777" w:rsidR="007E2E8C" w:rsidRPr="001D270B" w:rsidRDefault="007E2E8C" w:rsidP="007E2E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D270B">
        <w:rPr>
          <w:rFonts w:ascii="Cascadia Mono" w:hAnsi="Cascadia Mono" w:cs="Cascadia Mono"/>
          <w:noProof w:val="0"/>
          <w:color w:val="0000FF"/>
          <w:kern w:val="0"/>
          <w:sz w:val="24"/>
          <w:szCs w:val="24"/>
          <w:lang w:val="en-US"/>
        </w:rPr>
        <w:t>RETURNS</w:t>
      </w:r>
      <w:r w:rsidRPr="001D270B">
        <w:rPr>
          <w:rFonts w:ascii="Cascadia Mono" w:hAnsi="Cascadia Mono" w:cs="Cascadia Mono"/>
          <w:noProof w:val="0"/>
          <w:color w:val="000000"/>
          <w:kern w:val="0"/>
          <w:sz w:val="24"/>
          <w:szCs w:val="24"/>
          <w:lang w:val="en-US"/>
        </w:rPr>
        <w:t xml:space="preserve"> </w:t>
      </w:r>
      <w:r w:rsidRPr="001D270B">
        <w:rPr>
          <w:rFonts w:ascii="Cascadia Mono" w:hAnsi="Cascadia Mono" w:cs="Cascadia Mono"/>
          <w:noProof w:val="0"/>
          <w:color w:val="0000FF"/>
          <w:kern w:val="0"/>
          <w:sz w:val="24"/>
          <w:szCs w:val="24"/>
          <w:lang w:val="en-US"/>
        </w:rPr>
        <w:t>TABLE</w:t>
      </w:r>
    </w:p>
    <w:p w14:paraId="417A8D60" w14:textId="77777777" w:rsidR="007E2E8C" w:rsidRPr="001D270B" w:rsidRDefault="007E2E8C" w:rsidP="007E2E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D270B">
        <w:rPr>
          <w:rFonts w:ascii="Cascadia Mono" w:hAnsi="Cascadia Mono" w:cs="Cascadia Mono"/>
          <w:noProof w:val="0"/>
          <w:color w:val="0000FF"/>
          <w:kern w:val="0"/>
          <w:sz w:val="24"/>
          <w:szCs w:val="24"/>
          <w:lang w:val="en-US"/>
        </w:rPr>
        <w:t>AS</w:t>
      </w:r>
    </w:p>
    <w:p w14:paraId="158E6FB9" w14:textId="77777777" w:rsidR="007E2E8C" w:rsidRPr="001D270B" w:rsidRDefault="007E2E8C" w:rsidP="007E2E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D270B">
        <w:rPr>
          <w:rFonts w:ascii="Cascadia Mono" w:hAnsi="Cascadia Mono" w:cs="Cascadia Mono"/>
          <w:noProof w:val="0"/>
          <w:color w:val="0000FF"/>
          <w:kern w:val="0"/>
          <w:sz w:val="24"/>
          <w:szCs w:val="24"/>
          <w:lang w:val="en-US"/>
        </w:rPr>
        <w:t>RETURN</w:t>
      </w:r>
    </w:p>
    <w:p w14:paraId="1460C980" w14:textId="77777777" w:rsidR="007E2E8C" w:rsidRPr="001D270B" w:rsidRDefault="007E2E8C" w:rsidP="007E2E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D270B">
        <w:rPr>
          <w:rFonts w:ascii="Cascadia Mono" w:hAnsi="Cascadia Mono" w:cs="Cascadia Mono"/>
          <w:noProof w:val="0"/>
          <w:color w:val="808080"/>
          <w:kern w:val="0"/>
          <w:sz w:val="24"/>
          <w:szCs w:val="24"/>
          <w:lang w:val="en-US"/>
        </w:rPr>
        <w:t>(</w:t>
      </w:r>
    </w:p>
    <w:p w14:paraId="601EFD4E" w14:textId="77777777" w:rsidR="007E2E8C" w:rsidRPr="001D270B" w:rsidRDefault="007E2E8C" w:rsidP="007E2E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D270B">
        <w:rPr>
          <w:rFonts w:ascii="Cascadia Mono" w:hAnsi="Cascadia Mono" w:cs="Cascadia Mono"/>
          <w:noProof w:val="0"/>
          <w:color w:val="000000"/>
          <w:kern w:val="0"/>
          <w:sz w:val="24"/>
          <w:szCs w:val="24"/>
          <w:lang w:val="en-US"/>
        </w:rPr>
        <w:tab/>
      </w:r>
      <w:r w:rsidRPr="001D270B">
        <w:rPr>
          <w:rFonts w:ascii="Cascadia Mono" w:hAnsi="Cascadia Mono" w:cs="Cascadia Mono"/>
          <w:noProof w:val="0"/>
          <w:color w:val="0000FF"/>
          <w:kern w:val="0"/>
          <w:sz w:val="24"/>
          <w:szCs w:val="24"/>
          <w:lang w:val="en-US"/>
        </w:rPr>
        <w:t>SELECT</w:t>
      </w:r>
      <w:r w:rsidRPr="001D270B">
        <w:rPr>
          <w:rFonts w:ascii="Cascadia Mono" w:hAnsi="Cascadia Mono" w:cs="Cascadia Mono"/>
          <w:noProof w:val="0"/>
          <w:color w:val="000000"/>
          <w:kern w:val="0"/>
          <w:sz w:val="24"/>
          <w:szCs w:val="24"/>
          <w:lang w:val="en-US"/>
        </w:rPr>
        <w:t xml:space="preserve"> </w:t>
      </w:r>
      <w:r w:rsidRPr="001D270B">
        <w:rPr>
          <w:rFonts w:ascii="Cascadia Mono" w:hAnsi="Cascadia Mono" w:cs="Cascadia Mono"/>
          <w:noProof w:val="0"/>
          <w:color w:val="808080"/>
          <w:kern w:val="0"/>
          <w:sz w:val="24"/>
          <w:szCs w:val="24"/>
          <w:lang w:val="en-US"/>
        </w:rPr>
        <w:t>*</w:t>
      </w:r>
      <w:r w:rsidRPr="001D270B">
        <w:rPr>
          <w:rFonts w:ascii="Cascadia Mono" w:hAnsi="Cascadia Mono" w:cs="Cascadia Mono"/>
          <w:noProof w:val="0"/>
          <w:color w:val="000000"/>
          <w:kern w:val="0"/>
          <w:sz w:val="24"/>
          <w:szCs w:val="24"/>
          <w:lang w:val="en-US"/>
        </w:rPr>
        <w:t xml:space="preserve"> </w:t>
      </w:r>
      <w:r w:rsidRPr="001D270B">
        <w:rPr>
          <w:rFonts w:ascii="Cascadia Mono" w:hAnsi="Cascadia Mono" w:cs="Cascadia Mono"/>
          <w:noProof w:val="0"/>
          <w:color w:val="0000FF"/>
          <w:kern w:val="0"/>
          <w:sz w:val="24"/>
          <w:szCs w:val="24"/>
          <w:lang w:val="en-US"/>
        </w:rPr>
        <w:t>FROM</w:t>
      </w:r>
      <w:r w:rsidRPr="001D270B">
        <w:rPr>
          <w:rFonts w:ascii="Cascadia Mono" w:hAnsi="Cascadia Mono" w:cs="Cascadia Mono"/>
          <w:noProof w:val="0"/>
          <w:color w:val="000000"/>
          <w:kern w:val="0"/>
          <w:sz w:val="24"/>
          <w:szCs w:val="24"/>
          <w:lang w:val="en-US"/>
        </w:rPr>
        <w:t xml:space="preserve"> </w:t>
      </w:r>
      <w:proofErr w:type="spellStart"/>
      <w:r w:rsidRPr="001D270B">
        <w:rPr>
          <w:rFonts w:ascii="Cascadia Mono" w:hAnsi="Cascadia Mono" w:cs="Cascadia Mono"/>
          <w:noProof w:val="0"/>
          <w:color w:val="000000"/>
          <w:kern w:val="0"/>
          <w:sz w:val="24"/>
          <w:szCs w:val="24"/>
          <w:lang w:val="en-US"/>
        </w:rPr>
        <w:t>BillDetailView</w:t>
      </w:r>
      <w:proofErr w:type="spellEnd"/>
    </w:p>
    <w:p w14:paraId="1FE86FF5" w14:textId="77777777" w:rsidR="007E2E8C" w:rsidRPr="001D270B" w:rsidRDefault="007E2E8C" w:rsidP="007E2E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D270B">
        <w:rPr>
          <w:rFonts w:ascii="Cascadia Mono" w:hAnsi="Cascadia Mono" w:cs="Cascadia Mono"/>
          <w:noProof w:val="0"/>
          <w:color w:val="000000"/>
          <w:kern w:val="0"/>
          <w:sz w:val="24"/>
          <w:szCs w:val="24"/>
          <w:lang w:val="en-US"/>
        </w:rPr>
        <w:tab/>
      </w:r>
      <w:r w:rsidRPr="001D270B">
        <w:rPr>
          <w:rFonts w:ascii="Cascadia Mono" w:hAnsi="Cascadia Mono" w:cs="Cascadia Mono"/>
          <w:noProof w:val="0"/>
          <w:color w:val="0000FF"/>
          <w:kern w:val="0"/>
          <w:sz w:val="24"/>
          <w:szCs w:val="24"/>
          <w:lang w:val="en-US"/>
        </w:rPr>
        <w:t>WHERE</w:t>
      </w:r>
      <w:r w:rsidRPr="001D270B">
        <w:rPr>
          <w:rFonts w:ascii="Cascadia Mono" w:hAnsi="Cascadia Mono" w:cs="Cascadia Mono"/>
          <w:noProof w:val="0"/>
          <w:color w:val="000000"/>
          <w:kern w:val="0"/>
          <w:sz w:val="24"/>
          <w:szCs w:val="24"/>
          <w:lang w:val="en-US"/>
        </w:rPr>
        <w:t xml:space="preserve"> </w:t>
      </w:r>
      <w:proofErr w:type="spellStart"/>
      <w:r w:rsidRPr="001D270B">
        <w:rPr>
          <w:rFonts w:ascii="Cascadia Mono" w:hAnsi="Cascadia Mono" w:cs="Cascadia Mono"/>
          <w:noProof w:val="0"/>
          <w:color w:val="000000"/>
          <w:kern w:val="0"/>
          <w:sz w:val="24"/>
          <w:szCs w:val="24"/>
          <w:lang w:val="en-US"/>
        </w:rPr>
        <w:t>billID</w:t>
      </w:r>
      <w:proofErr w:type="spellEnd"/>
      <w:r w:rsidRPr="001D270B">
        <w:rPr>
          <w:rFonts w:ascii="Cascadia Mono" w:hAnsi="Cascadia Mono" w:cs="Cascadia Mono"/>
          <w:noProof w:val="0"/>
          <w:color w:val="000000"/>
          <w:kern w:val="0"/>
          <w:sz w:val="24"/>
          <w:szCs w:val="24"/>
          <w:lang w:val="en-US"/>
        </w:rPr>
        <w:t xml:space="preserve"> </w:t>
      </w:r>
      <w:r w:rsidRPr="001D270B">
        <w:rPr>
          <w:rFonts w:ascii="Cascadia Mono" w:hAnsi="Cascadia Mono" w:cs="Cascadia Mono"/>
          <w:noProof w:val="0"/>
          <w:color w:val="808080"/>
          <w:kern w:val="0"/>
          <w:sz w:val="24"/>
          <w:szCs w:val="24"/>
          <w:lang w:val="en-US"/>
        </w:rPr>
        <w:t>=</w:t>
      </w:r>
      <w:r w:rsidRPr="001D270B">
        <w:rPr>
          <w:rFonts w:ascii="Cascadia Mono" w:hAnsi="Cascadia Mono" w:cs="Cascadia Mono"/>
          <w:noProof w:val="0"/>
          <w:color w:val="000000"/>
          <w:kern w:val="0"/>
          <w:sz w:val="24"/>
          <w:szCs w:val="24"/>
          <w:lang w:val="en-US"/>
        </w:rPr>
        <w:t xml:space="preserve"> @billID</w:t>
      </w:r>
    </w:p>
    <w:p w14:paraId="331BBC95" w14:textId="77777777" w:rsidR="007E2E8C" w:rsidRPr="001D270B" w:rsidRDefault="007E2E8C" w:rsidP="007E2E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D270B">
        <w:rPr>
          <w:rFonts w:ascii="Cascadia Mono" w:hAnsi="Cascadia Mono" w:cs="Cascadia Mono"/>
          <w:noProof w:val="0"/>
          <w:color w:val="808080"/>
          <w:kern w:val="0"/>
          <w:sz w:val="24"/>
          <w:szCs w:val="24"/>
          <w:lang w:val="en-US"/>
        </w:rPr>
        <w:t>)</w:t>
      </w:r>
    </w:p>
    <w:p w14:paraId="4A1E6AE8" w14:textId="77777777" w:rsidR="007E2E8C" w:rsidRPr="001D270B" w:rsidRDefault="007E2E8C" w:rsidP="007E2E8C">
      <w:pPr>
        <w:pStyle w:val="ListParagraph"/>
        <w:pBdr>
          <w:top w:val="single" w:sz="4" w:space="1" w:color="auto"/>
          <w:left w:val="single" w:sz="4" w:space="4" w:color="auto"/>
          <w:bottom w:val="single" w:sz="4" w:space="1" w:color="auto"/>
          <w:right w:val="single" w:sz="4" w:space="4" w:color="auto"/>
        </w:pBdr>
        <w:spacing w:after="0" w:line="360" w:lineRule="auto"/>
        <w:ind w:left="1584"/>
        <w:rPr>
          <w:rFonts w:ascii="Cascadia Mono" w:hAnsi="Cascadia Mono" w:cs="Cascadia Mono"/>
          <w:sz w:val="24"/>
          <w:szCs w:val="24"/>
          <w:u w:val="single"/>
          <w:lang w:val="en-US"/>
        </w:rPr>
      </w:pPr>
      <w:r w:rsidRPr="001D270B">
        <w:rPr>
          <w:rFonts w:ascii="Cascadia Mono" w:hAnsi="Cascadia Mono" w:cs="Cascadia Mono"/>
          <w:noProof w:val="0"/>
          <w:color w:val="0000FF"/>
          <w:kern w:val="0"/>
          <w:sz w:val="24"/>
          <w:szCs w:val="24"/>
          <w:lang w:val="en-US"/>
        </w:rPr>
        <w:t>GO</w:t>
      </w:r>
    </w:p>
    <w:p w14:paraId="0BF82AC3" w14:textId="77777777" w:rsidR="007E2E8C" w:rsidRDefault="007E2E8C" w:rsidP="007E2E8C">
      <w:pPr>
        <w:pStyle w:val="ListParagraph"/>
        <w:spacing w:after="0" w:line="360" w:lineRule="auto"/>
        <w:ind w:left="1584"/>
        <w:rPr>
          <w:rFonts w:ascii="Times New Roman" w:hAnsi="Times New Roman" w:cs="Times New Roman"/>
          <w:sz w:val="28"/>
          <w:szCs w:val="28"/>
          <w:u w:val="single"/>
          <w:lang w:val="en-US"/>
        </w:rPr>
      </w:pPr>
    </w:p>
    <w:p w14:paraId="4A8D4492" w14:textId="77777777" w:rsidR="007E2E8C" w:rsidRDefault="007E2E8C" w:rsidP="007E2E8C">
      <w:pPr>
        <w:pStyle w:val="ListParagraph"/>
        <w:spacing w:after="0" w:line="360" w:lineRule="auto"/>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C# code:</w:t>
      </w:r>
    </w:p>
    <w:p w14:paraId="1BFF0A23" w14:textId="77777777" w:rsidR="0086152D" w:rsidRPr="0086152D" w:rsidRDefault="0086152D" w:rsidP="008615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86152D">
        <w:rPr>
          <w:rFonts w:ascii="Cascadia Mono" w:hAnsi="Cascadia Mono" w:cs="Cascadia Mono"/>
          <w:noProof w:val="0"/>
          <w:color w:val="000000"/>
          <w:kern w:val="0"/>
          <w:sz w:val="24"/>
          <w:szCs w:val="24"/>
          <w:lang w:val="en-US"/>
        </w:rPr>
        <w:lastRenderedPageBreak/>
        <w:t>try</w:t>
      </w:r>
    </w:p>
    <w:p w14:paraId="22349697" w14:textId="77777777" w:rsidR="0086152D" w:rsidRPr="0086152D" w:rsidRDefault="0086152D" w:rsidP="008615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86152D">
        <w:rPr>
          <w:rFonts w:ascii="Cascadia Mono" w:hAnsi="Cascadia Mono" w:cs="Cascadia Mono"/>
          <w:noProof w:val="0"/>
          <w:color w:val="000000"/>
          <w:kern w:val="0"/>
          <w:sz w:val="24"/>
          <w:szCs w:val="24"/>
          <w:lang w:val="en-US"/>
        </w:rPr>
        <w:t>{</w:t>
      </w:r>
    </w:p>
    <w:p w14:paraId="5681E955" w14:textId="77777777" w:rsidR="0086152D" w:rsidRPr="0086152D" w:rsidRDefault="0086152D" w:rsidP="008615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86152D">
        <w:rPr>
          <w:rFonts w:ascii="Cascadia Mono" w:hAnsi="Cascadia Mono" w:cs="Cascadia Mono"/>
          <w:noProof w:val="0"/>
          <w:color w:val="000000"/>
          <w:kern w:val="0"/>
          <w:sz w:val="24"/>
          <w:szCs w:val="24"/>
          <w:lang w:val="en-US"/>
        </w:rPr>
        <w:t xml:space="preserve">    data = </w:t>
      </w:r>
      <w:proofErr w:type="spellStart"/>
      <w:proofErr w:type="gramStart"/>
      <w:r w:rsidRPr="0086152D">
        <w:rPr>
          <w:rFonts w:ascii="Cascadia Mono" w:hAnsi="Cascadia Mono" w:cs="Cascadia Mono"/>
          <w:noProof w:val="0"/>
          <w:color w:val="000000"/>
          <w:kern w:val="0"/>
          <w:sz w:val="24"/>
          <w:szCs w:val="24"/>
          <w:lang w:val="en-US"/>
        </w:rPr>
        <w:t>DataProvider.Instance.ExecuteQuery</w:t>
      </w:r>
      <w:proofErr w:type="spellEnd"/>
      <w:proofErr w:type="gramEnd"/>
      <w:r w:rsidRPr="0086152D">
        <w:rPr>
          <w:rFonts w:ascii="Cascadia Mono" w:hAnsi="Cascadia Mono" w:cs="Cascadia Mono"/>
          <w:noProof w:val="0"/>
          <w:color w:val="000000"/>
          <w:kern w:val="0"/>
          <w:sz w:val="24"/>
          <w:szCs w:val="24"/>
          <w:lang w:val="en-US"/>
        </w:rPr>
        <w:t xml:space="preserve">("SELECT * FROM </w:t>
      </w:r>
      <w:proofErr w:type="spellStart"/>
      <w:r w:rsidRPr="0086152D">
        <w:rPr>
          <w:rFonts w:ascii="Cascadia Mono" w:hAnsi="Cascadia Mono" w:cs="Cascadia Mono"/>
          <w:noProof w:val="0"/>
          <w:color w:val="000000"/>
          <w:kern w:val="0"/>
          <w:sz w:val="24"/>
          <w:szCs w:val="24"/>
          <w:lang w:val="en-US"/>
        </w:rPr>
        <w:t>dbo.getBillDetail</w:t>
      </w:r>
      <w:proofErr w:type="spellEnd"/>
      <w:r w:rsidRPr="0086152D">
        <w:rPr>
          <w:rFonts w:ascii="Cascadia Mono" w:hAnsi="Cascadia Mono" w:cs="Cascadia Mono"/>
          <w:noProof w:val="0"/>
          <w:color w:val="000000"/>
          <w:kern w:val="0"/>
          <w:sz w:val="24"/>
          <w:szCs w:val="24"/>
          <w:lang w:val="en-US"/>
        </w:rPr>
        <w:t xml:space="preserve"> ( @id )", new object[] { id });</w:t>
      </w:r>
    </w:p>
    <w:p w14:paraId="50E150D9" w14:textId="77777777" w:rsidR="0086152D" w:rsidRPr="0086152D" w:rsidRDefault="0086152D" w:rsidP="008615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86152D">
        <w:rPr>
          <w:rFonts w:ascii="Cascadia Mono" w:hAnsi="Cascadia Mono" w:cs="Cascadia Mono"/>
          <w:noProof w:val="0"/>
          <w:color w:val="000000"/>
          <w:kern w:val="0"/>
          <w:sz w:val="24"/>
          <w:szCs w:val="24"/>
          <w:lang w:val="en-US"/>
        </w:rPr>
        <w:t>}</w:t>
      </w:r>
    </w:p>
    <w:p w14:paraId="6EE76F0B" w14:textId="77777777" w:rsidR="0086152D" w:rsidRPr="0086152D" w:rsidRDefault="0086152D" w:rsidP="008615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86152D">
        <w:rPr>
          <w:rFonts w:ascii="Cascadia Mono" w:hAnsi="Cascadia Mono" w:cs="Cascadia Mono"/>
          <w:noProof w:val="0"/>
          <w:color w:val="000000"/>
          <w:kern w:val="0"/>
          <w:sz w:val="24"/>
          <w:szCs w:val="24"/>
          <w:lang w:val="en-US"/>
        </w:rPr>
        <w:t>catch (</w:t>
      </w:r>
      <w:proofErr w:type="spellStart"/>
      <w:r w:rsidRPr="0086152D">
        <w:rPr>
          <w:rFonts w:ascii="Cascadia Mono" w:hAnsi="Cascadia Mono" w:cs="Cascadia Mono"/>
          <w:noProof w:val="0"/>
          <w:color w:val="000000"/>
          <w:kern w:val="0"/>
          <w:sz w:val="24"/>
          <w:szCs w:val="24"/>
          <w:lang w:val="en-US"/>
        </w:rPr>
        <w:t>SqlException</w:t>
      </w:r>
      <w:proofErr w:type="spellEnd"/>
      <w:r w:rsidRPr="0086152D">
        <w:rPr>
          <w:rFonts w:ascii="Cascadia Mono" w:hAnsi="Cascadia Mono" w:cs="Cascadia Mono"/>
          <w:noProof w:val="0"/>
          <w:color w:val="000000"/>
          <w:kern w:val="0"/>
          <w:sz w:val="24"/>
          <w:szCs w:val="24"/>
          <w:lang w:val="en-US"/>
        </w:rPr>
        <w:t xml:space="preserve"> </w:t>
      </w:r>
      <w:proofErr w:type="spellStart"/>
      <w:r w:rsidRPr="0086152D">
        <w:rPr>
          <w:rFonts w:ascii="Cascadia Mono" w:hAnsi="Cascadia Mono" w:cs="Cascadia Mono"/>
          <w:noProof w:val="0"/>
          <w:color w:val="000000"/>
          <w:kern w:val="0"/>
          <w:sz w:val="24"/>
          <w:szCs w:val="24"/>
          <w:lang w:val="en-US"/>
        </w:rPr>
        <w:t>ev</w:t>
      </w:r>
      <w:proofErr w:type="spellEnd"/>
      <w:r w:rsidRPr="0086152D">
        <w:rPr>
          <w:rFonts w:ascii="Cascadia Mono" w:hAnsi="Cascadia Mono" w:cs="Cascadia Mono"/>
          <w:noProof w:val="0"/>
          <w:color w:val="000000"/>
          <w:kern w:val="0"/>
          <w:sz w:val="24"/>
          <w:szCs w:val="24"/>
          <w:lang w:val="en-US"/>
        </w:rPr>
        <w:t>)</w:t>
      </w:r>
    </w:p>
    <w:p w14:paraId="3F9BED83" w14:textId="77777777" w:rsidR="0086152D" w:rsidRPr="0086152D" w:rsidRDefault="0086152D" w:rsidP="008615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86152D">
        <w:rPr>
          <w:rFonts w:ascii="Cascadia Mono" w:hAnsi="Cascadia Mono" w:cs="Cascadia Mono"/>
          <w:noProof w:val="0"/>
          <w:color w:val="000000"/>
          <w:kern w:val="0"/>
          <w:sz w:val="24"/>
          <w:szCs w:val="24"/>
          <w:lang w:val="en-US"/>
        </w:rPr>
        <w:t>{</w:t>
      </w:r>
    </w:p>
    <w:p w14:paraId="5BF37F73" w14:textId="77777777" w:rsidR="0086152D" w:rsidRPr="0086152D" w:rsidRDefault="0086152D" w:rsidP="008615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86152D">
        <w:rPr>
          <w:rFonts w:ascii="Cascadia Mono" w:hAnsi="Cascadia Mono" w:cs="Cascadia Mono"/>
          <w:noProof w:val="0"/>
          <w:color w:val="000000"/>
          <w:kern w:val="0"/>
          <w:sz w:val="24"/>
          <w:szCs w:val="24"/>
          <w:lang w:val="en-US"/>
        </w:rPr>
        <w:t xml:space="preserve">    </w:t>
      </w:r>
      <w:proofErr w:type="spellStart"/>
      <w:r w:rsidRPr="0086152D">
        <w:rPr>
          <w:rFonts w:ascii="Cascadia Mono" w:hAnsi="Cascadia Mono" w:cs="Cascadia Mono"/>
          <w:noProof w:val="0"/>
          <w:color w:val="000000"/>
          <w:kern w:val="0"/>
          <w:sz w:val="24"/>
          <w:szCs w:val="24"/>
          <w:lang w:val="en-US"/>
        </w:rPr>
        <w:t>MessageBox.Show</w:t>
      </w:r>
      <w:proofErr w:type="spellEnd"/>
      <w:r w:rsidRPr="0086152D">
        <w:rPr>
          <w:rFonts w:ascii="Cascadia Mono" w:hAnsi="Cascadia Mono" w:cs="Cascadia Mono"/>
          <w:noProof w:val="0"/>
          <w:color w:val="000000"/>
          <w:kern w:val="0"/>
          <w:sz w:val="24"/>
          <w:szCs w:val="24"/>
          <w:lang w:val="en-US"/>
        </w:rPr>
        <w:t xml:space="preserve">(" Load </w:t>
      </w:r>
      <w:proofErr w:type="spellStart"/>
      <w:r w:rsidRPr="0086152D">
        <w:rPr>
          <w:rFonts w:ascii="Cascadia Mono" w:hAnsi="Cascadia Mono" w:cs="Cascadia Mono"/>
          <w:noProof w:val="0"/>
          <w:color w:val="000000"/>
          <w:kern w:val="0"/>
          <w:sz w:val="24"/>
          <w:szCs w:val="24"/>
          <w:lang w:val="en-US"/>
        </w:rPr>
        <w:t>dữ</w:t>
      </w:r>
      <w:proofErr w:type="spellEnd"/>
      <w:r w:rsidRPr="0086152D">
        <w:rPr>
          <w:rFonts w:ascii="Cascadia Mono" w:hAnsi="Cascadia Mono" w:cs="Cascadia Mono"/>
          <w:noProof w:val="0"/>
          <w:color w:val="000000"/>
          <w:kern w:val="0"/>
          <w:sz w:val="24"/>
          <w:szCs w:val="24"/>
          <w:lang w:val="en-US"/>
        </w:rPr>
        <w:t xml:space="preserve"> </w:t>
      </w:r>
      <w:proofErr w:type="spellStart"/>
      <w:r w:rsidRPr="0086152D">
        <w:rPr>
          <w:rFonts w:ascii="Cascadia Mono" w:hAnsi="Cascadia Mono" w:cs="Cascadia Mono"/>
          <w:noProof w:val="0"/>
          <w:color w:val="000000"/>
          <w:kern w:val="0"/>
          <w:sz w:val="24"/>
          <w:szCs w:val="24"/>
          <w:lang w:val="en-US"/>
        </w:rPr>
        <w:t>liệu</w:t>
      </w:r>
      <w:proofErr w:type="spellEnd"/>
      <w:r w:rsidRPr="0086152D">
        <w:rPr>
          <w:rFonts w:ascii="Cascadia Mono" w:hAnsi="Cascadia Mono" w:cs="Cascadia Mono"/>
          <w:noProof w:val="0"/>
          <w:color w:val="000000"/>
          <w:kern w:val="0"/>
          <w:sz w:val="24"/>
          <w:szCs w:val="24"/>
          <w:lang w:val="en-US"/>
        </w:rPr>
        <w:t xml:space="preserve"> </w:t>
      </w:r>
      <w:proofErr w:type="spellStart"/>
      <w:r w:rsidRPr="0086152D">
        <w:rPr>
          <w:rFonts w:ascii="Cascadia Mono" w:hAnsi="Cascadia Mono" w:cs="Cascadia Mono"/>
          <w:noProof w:val="0"/>
          <w:color w:val="000000"/>
          <w:kern w:val="0"/>
          <w:sz w:val="24"/>
          <w:szCs w:val="24"/>
          <w:lang w:val="en-US"/>
        </w:rPr>
        <w:t>thất</w:t>
      </w:r>
      <w:proofErr w:type="spellEnd"/>
      <w:r w:rsidRPr="0086152D">
        <w:rPr>
          <w:rFonts w:ascii="Cascadia Mono" w:hAnsi="Cascadia Mono" w:cs="Cascadia Mono"/>
          <w:noProof w:val="0"/>
          <w:color w:val="000000"/>
          <w:kern w:val="0"/>
          <w:sz w:val="24"/>
          <w:szCs w:val="24"/>
          <w:lang w:val="en-US"/>
        </w:rPr>
        <w:t xml:space="preserve"> </w:t>
      </w:r>
      <w:proofErr w:type="spellStart"/>
      <w:r w:rsidRPr="0086152D">
        <w:rPr>
          <w:rFonts w:ascii="Cascadia Mono" w:hAnsi="Cascadia Mono" w:cs="Cascadia Mono"/>
          <w:noProof w:val="0"/>
          <w:color w:val="000000"/>
          <w:kern w:val="0"/>
          <w:sz w:val="24"/>
          <w:szCs w:val="24"/>
          <w:lang w:val="en-US"/>
        </w:rPr>
        <w:t>bại</w:t>
      </w:r>
      <w:proofErr w:type="spellEnd"/>
      <w:r w:rsidRPr="0086152D">
        <w:rPr>
          <w:rFonts w:ascii="Cascadia Mono" w:hAnsi="Cascadia Mono" w:cs="Cascadia Mono"/>
          <w:noProof w:val="0"/>
          <w:color w:val="000000"/>
          <w:kern w:val="0"/>
          <w:sz w:val="24"/>
          <w:szCs w:val="24"/>
          <w:lang w:val="en-US"/>
        </w:rPr>
        <w:t xml:space="preserve">! \n Do: \n " + </w:t>
      </w:r>
      <w:proofErr w:type="spellStart"/>
      <w:proofErr w:type="gramStart"/>
      <w:r w:rsidRPr="0086152D">
        <w:rPr>
          <w:rFonts w:ascii="Cascadia Mono" w:hAnsi="Cascadia Mono" w:cs="Cascadia Mono"/>
          <w:noProof w:val="0"/>
          <w:color w:val="000000"/>
          <w:kern w:val="0"/>
          <w:sz w:val="24"/>
          <w:szCs w:val="24"/>
          <w:lang w:val="en-US"/>
        </w:rPr>
        <w:t>ev.Message</w:t>
      </w:r>
      <w:proofErr w:type="spellEnd"/>
      <w:proofErr w:type="gramEnd"/>
      <w:r w:rsidRPr="0086152D">
        <w:rPr>
          <w:rFonts w:ascii="Cascadia Mono" w:hAnsi="Cascadia Mono" w:cs="Cascadia Mono"/>
          <w:noProof w:val="0"/>
          <w:color w:val="000000"/>
          <w:kern w:val="0"/>
          <w:sz w:val="24"/>
          <w:szCs w:val="24"/>
          <w:lang w:val="en-US"/>
        </w:rPr>
        <w:t xml:space="preserve">, "Thông </w:t>
      </w:r>
      <w:proofErr w:type="spellStart"/>
      <w:r w:rsidRPr="0086152D">
        <w:rPr>
          <w:rFonts w:ascii="Cascadia Mono" w:hAnsi="Cascadia Mono" w:cs="Cascadia Mono"/>
          <w:noProof w:val="0"/>
          <w:color w:val="000000"/>
          <w:kern w:val="0"/>
          <w:sz w:val="24"/>
          <w:szCs w:val="24"/>
          <w:lang w:val="en-US"/>
        </w:rPr>
        <w:t>báo</w:t>
      </w:r>
      <w:proofErr w:type="spellEnd"/>
      <w:r w:rsidRPr="0086152D">
        <w:rPr>
          <w:rFonts w:ascii="Cascadia Mono" w:hAnsi="Cascadia Mono" w:cs="Cascadia Mono"/>
          <w:noProof w:val="0"/>
          <w:color w:val="000000"/>
          <w:kern w:val="0"/>
          <w:sz w:val="24"/>
          <w:szCs w:val="24"/>
          <w:lang w:val="en-US"/>
        </w:rPr>
        <w:t xml:space="preserve">", </w:t>
      </w:r>
      <w:proofErr w:type="spellStart"/>
      <w:r w:rsidRPr="0086152D">
        <w:rPr>
          <w:rFonts w:ascii="Cascadia Mono" w:hAnsi="Cascadia Mono" w:cs="Cascadia Mono"/>
          <w:noProof w:val="0"/>
          <w:color w:val="000000"/>
          <w:kern w:val="0"/>
          <w:sz w:val="24"/>
          <w:szCs w:val="24"/>
          <w:lang w:val="en-US"/>
        </w:rPr>
        <w:t>MessageBoxButtons.OK</w:t>
      </w:r>
      <w:proofErr w:type="spellEnd"/>
      <w:r w:rsidRPr="0086152D">
        <w:rPr>
          <w:rFonts w:ascii="Cascadia Mono" w:hAnsi="Cascadia Mono" w:cs="Cascadia Mono"/>
          <w:noProof w:val="0"/>
          <w:color w:val="000000"/>
          <w:kern w:val="0"/>
          <w:sz w:val="24"/>
          <w:szCs w:val="24"/>
          <w:lang w:val="en-US"/>
        </w:rPr>
        <w:t xml:space="preserve">, </w:t>
      </w:r>
      <w:proofErr w:type="spellStart"/>
      <w:r w:rsidRPr="0086152D">
        <w:rPr>
          <w:rFonts w:ascii="Cascadia Mono" w:hAnsi="Cascadia Mono" w:cs="Cascadia Mono"/>
          <w:noProof w:val="0"/>
          <w:color w:val="000000"/>
          <w:kern w:val="0"/>
          <w:sz w:val="24"/>
          <w:szCs w:val="24"/>
          <w:lang w:val="en-US"/>
        </w:rPr>
        <w:t>MessageBoxIcon.Error</w:t>
      </w:r>
      <w:proofErr w:type="spellEnd"/>
      <w:r w:rsidRPr="0086152D">
        <w:rPr>
          <w:rFonts w:ascii="Cascadia Mono" w:hAnsi="Cascadia Mono" w:cs="Cascadia Mono"/>
          <w:noProof w:val="0"/>
          <w:color w:val="000000"/>
          <w:kern w:val="0"/>
          <w:sz w:val="24"/>
          <w:szCs w:val="24"/>
          <w:lang w:val="en-US"/>
        </w:rPr>
        <w:t>);</w:t>
      </w:r>
    </w:p>
    <w:p w14:paraId="3574FD60" w14:textId="77777777" w:rsidR="0086152D" w:rsidRDefault="0086152D" w:rsidP="0086152D">
      <w:pPr>
        <w:pBdr>
          <w:top w:val="single" w:sz="4" w:space="1" w:color="auto"/>
          <w:left w:val="single" w:sz="4" w:space="4" w:color="auto"/>
          <w:bottom w:val="single" w:sz="4" w:space="1" w:color="auto"/>
          <w:right w:val="single" w:sz="4" w:space="4" w:color="auto"/>
        </w:pBdr>
        <w:ind w:left="1584"/>
        <w:rPr>
          <w:rFonts w:ascii="Times New Roman" w:hAnsi="Times New Roman" w:cs="Times New Roman"/>
          <w:b/>
          <w:bCs/>
          <w:sz w:val="28"/>
          <w:szCs w:val="28"/>
          <w:lang w:val="en-US"/>
        </w:rPr>
      </w:pPr>
      <w:r w:rsidRPr="0086152D">
        <w:rPr>
          <w:rFonts w:ascii="Cascadia Mono" w:hAnsi="Cascadia Mono" w:cs="Cascadia Mono"/>
          <w:noProof w:val="0"/>
          <w:color w:val="000000"/>
          <w:kern w:val="0"/>
          <w:sz w:val="24"/>
          <w:szCs w:val="24"/>
          <w:lang w:val="en-US"/>
        </w:rPr>
        <w:t>}</w:t>
      </w:r>
      <w:r>
        <w:rPr>
          <w:rFonts w:ascii="Times New Roman" w:hAnsi="Times New Roman" w:cs="Times New Roman"/>
          <w:b/>
          <w:bCs/>
          <w:sz w:val="28"/>
          <w:szCs w:val="28"/>
          <w:lang w:val="en-US"/>
        </w:rPr>
        <w:t xml:space="preserve"> </w:t>
      </w:r>
    </w:p>
    <w:p w14:paraId="1CDE5319" w14:textId="78CEED5D" w:rsidR="00F31692" w:rsidRDefault="00F31692" w:rsidP="0086152D">
      <w:pPr>
        <w:pBdr>
          <w:top w:val="single" w:sz="4" w:space="1" w:color="auto"/>
          <w:left w:val="single" w:sz="4" w:space="4" w:color="auto"/>
          <w:bottom w:val="single" w:sz="4" w:space="1" w:color="auto"/>
          <w:right w:val="single" w:sz="4" w:space="4" w:color="auto"/>
        </w:pBdr>
        <w:ind w:left="1584"/>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7663F968" w14:textId="7C14F414" w:rsidR="009C25AB" w:rsidRPr="009C25AB" w:rsidRDefault="009C25AB" w:rsidP="00AF5F9A">
      <w:pPr>
        <w:pStyle w:val="ListParagraph"/>
        <w:numPr>
          <w:ilvl w:val="1"/>
          <w:numId w:val="7"/>
        </w:numPr>
        <w:spacing w:after="0" w:line="360" w:lineRule="auto"/>
        <w:outlineLvl w:val="2"/>
        <w:rPr>
          <w:rFonts w:ascii="Times New Roman" w:hAnsi="Times New Roman" w:cs="Times New Roman"/>
          <w:sz w:val="28"/>
          <w:szCs w:val="28"/>
          <w:lang w:val="en-US"/>
        </w:rPr>
      </w:pPr>
      <w:bookmarkStart w:id="25" w:name="_Toc165362085"/>
      <w:r>
        <w:rPr>
          <w:rFonts w:ascii="Times New Roman" w:hAnsi="Times New Roman" w:cs="Times New Roman"/>
          <w:b/>
          <w:bCs/>
          <w:sz w:val="28"/>
          <w:szCs w:val="28"/>
          <w:lang w:val="en-US"/>
        </w:rPr>
        <w:lastRenderedPageBreak/>
        <w:t>Chức năng Employee:</w:t>
      </w:r>
      <w:bookmarkEnd w:id="25"/>
    </w:p>
    <w:p w14:paraId="46B00367" w14:textId="77777777" w:rsidR="003456F9" w:rsidRDefault="003B4AE4" w:rsidP="009C25AB">
      <w:pPr>
        <w:ind w:left="720"/>
        <w:rPr>
          <w:rFonts w:ascii="Times New Roman" w:hAnsi="Times New Roman" w:cs="Times New Roman"/>
          <w:sz w:val="28"/>
          <w:szCs w:val="28"/>
          <w:lang w:val="en-US"/>
        </w:rPr>
      </w:pPr>
      <w:r>
        <w:rPr>
          <w:rFonts w:ascii="Times New Roman" w:hAnsi="Times New Roman" w:cs="Times New Roman"/>
          <w:sz w:val="28"/>
          <w:szCs w:val="28"/>
          <w:lang w:val="en-US"/>
        </w:rPr>
        <w:t xml:space="preserve">Quản lý nhân viên như thêm, xóa nhân viên, </w:t>
      </w:r>
      <w:r w:rsidR="003456F9">
        <w:rPr>
          <w:rFonts w:ascii="Times New Roman" w:hAnsi="Times New Roman" w:cs="Times New Roman"/>
          <w:sz w:val="28"/>
          <w:szCs w:val="28"/>
          <w:lang w:val="en-US"/>
        </w:rPr>
        <w:t>chỉnh sửa thông tin nhân viên và sắp xếp và lên lịch trực cho quán.</w:t>
      </w:r>
    </w:p>
    <w:p w14:paraId="775A3AB8" w14:textId="77777777" w:rsidR="003456F9" w:rsidRDefault="003456F9" w:rsidP="003456F9">
      <w:pPr>
        <w:pStyle w:val="ListParagraph"/>
        <w:numPr>
          <w:ilvl w:val="2"/>
          <w:numId w:val="7"/>
        </w:numPr>
        <w:rPr>
          <w:rFonts w:ascii="Times New Roman" w:hAnsi="Times New Roman" w:cs="Times New Roman"/>
          <w:b/>
          <w:bCs/>
          <w:sz w:val="28"/>
          <w:szCs w:val="28"/>
          <w:lang w:val="en-US"/>
        </w:rPr>
      </w:pPr>
      <w:r>
        <w:rPr>
          <w:rFonts w:ascii="Times New Roman" w:hAnsi="Times New Roman" w:cs="Times New Roman"/>
          <w:b/>
          <w:bCs/>
          <w:sz w:val="28"/>
          <w:szCs w:val="28"/>
          <w:lang w:val="en-US"/>
        </w:rPr>
        <w:t>Views:</w:t>
      </w:r>
    </w:p>
    <w:p w14:paraId="00C1CBD1" w14:textId="03C1724D" w:rsidR="003456F9" w:rsidRDefault="003400D3" w:rsidP="003400D3">
      <w:pPr>
        <w:pStyle w:val="ListParagraph"/>
        <w:numPr>
          <w:ilvl w:val="0"/>
          <w:numId w:val="36"/>
        </w:numPr>
        <w:rPr>
          <w:rFonts w:ascii="Times New Roman" w:hAnsi="Times New Roman" w:cs="Times New Roman"/>
          <w:b/>
          <w:bCs/>
          <w:sz w:val="28"/>
          <w:szCs w:val="28"/>
          <w:lang w:val="en-US"/>
        </w:rPr>
      </w:pPr>
      <w:r>
        <w:rPr>
          <w:rFonts w:ascii="Times New Roman" w:hAnsi="Times New Roman" w:cs="Times New Roman"/>
          <w:b/>
          <w:bCs/>
          <w:sz w:val="28"/>
          <w:szCs w:val="28"/>
          <w:lang w:val="en-US"/>
        </w:rPr>
        <w:t>View</w:t>
      </w:r>
      <w:r w:rsidR="001001C0">
        <w:rPr>
          <w:rFonts w:ascii="Times New Roman" w:hAnsi="Times New Roman" w:cs="Times New Roman"/>
          <w:b/>
          <w:bCs/>
          <w:sz w:val="28"/>
          <w:szCs w:val="28"/>
          <w:lang w:val="en-US"/>
        </w:rPr>
        <w:t xml:space="preserve"> </w:t>
      </w:r>
      <w:r w:rsidR="001001C0" w:rsidRPr="001001C0">
        <w:rPr>
          <w:rFonts w:ascii="Times New Roman" w:hAnsi="Times New Roman" w:cs="Times New Roman"/>
          <w:b/>
          <w:bCs/>
          <w:sz w:val="28"/>
          <w:szCs w:val="28"/>
          <w:lang w:val="en-US"/>
        </w:rPr>
        <w:t>hiển thị chi tiết nhân viên gồm tên, công việc, số ca, lương</w:t>
      </w:r>
      <w:r w:rsidR="00E61F4B">
        <w:rPr>
          <w:rFonts w:ascii="Times New Roman" w:hAnsi="Times New Roman" w:cs="Times New Roman"/>
          <w:b/>
          <w:bCs/>
          <w:sz w:val="28"/>
          <w:szCs w:val="28"/>
          <w:lang w:val="en-US"/>
        </w:rPr>
        <w:t>:</w:t>
      </w:r>
    </w:p>
    <w:p w14:paraId="5D93BD9F" w14:textId="2689B7FF" w:rsidR="00E61F4B" w:rsidRDefault="00E61F4B" w:rsidP="00E61F4B">
      <w:pPr>
        <w:pStyle w:val="ListParagraph"/>
        <w:ind w:left="1584"/>
        <w:rPr>
          <w:rFonts w:ascii="Times New Roman" w:hAnsi="Times New Roman" w:cs="Times New Roman"/>
          <w:sz w:val="28"/>
          <w:szCs w:val="28"/>
          <w:lang w:val="en-US"/>
        </w:rPr>
      </w:pPr>
      <w:r>
        <w:rPr>
          <w:rFonts w:ascii="Times New Roman" w:hAnsi="Times New Roman" w:cs="Times New Roman"/>
          <w:sz w:val="28"/>
          <w:szCs w:val="28"/>
          <w:lang w:val="en-US"/>
        </w:rPr>
        <w:t>Trong đó:</w:t>
      </w:r>
    </w:p>
    <w:p w14:paraId="0633D0EC" w14:textId="614E8A7B" w:rsidR="00E61F4B" w:rsidRDefault="00E61F4B" w:rsidP="00E61F4B">
      <w:pPr>
        <w:pStyle w:val="ListParagraph"/>
        <w:ind w:left="1584"/>
        <w:rPr>
          <w:rFonts w:ascii="Times New Roman" w:hAnsi="Times New Roman" w:cs="Times New Roman"/>
          <w:kern w:val="0"/>
          <w:sz w:val="28"/>
          <w:szCs w:val="28"/>
          <w:lang w:val="en-US"/>
          <w14:ligatures w14:val="none"/>
        </w:rPr>
      </w:pPr>
      <w:r>
        <w:rPr>
          <w:rFonts w:ascii="Times New Roman" w:hAnsi="Times New Roman" w:cs="Times New Roman"/>
          <w:sz w:val="28"/>
          <w:szCs w:val="28"/>
          <w:lang w:val="en-US"/>
        </w:rPr>
        <w:tab/>
      </w:r>
      <w:r w:rsidR="005F0237">
        <w:rPr>
          <w:rFonts w:ascii="Times New Roman" w:hAnsi="Times New Roman" w:cs="Times New Roman"/>
          <w:sz w:val="28"/>
          <w:szCs w:val="28"/>
          <w:lang w:val="en-US"/>
        </w:rPr>
        <w:t xml:space="preserve">Số ca được tính bằng </w:t>
      </w:r>
      <w:r w:rsidR="005F0237" w:rsidRPr="005F0237">
        <w:rPr>
          <w:rFonts w:ascii="Times New Roman" w:hAnsi="Times New Roman" w:cs="Times New Roman"/>
          <w:kern w:val="0"/>
          <w:sz w:val="28"/>
          <w:szCs w:val="28"/>
          <w:lang w:val="en-US"/>
          <w14:ligatures w14:val="none"/>
        </w:rPr>
        <w:t>tổng số ca trong view employeeshift</w:t>
      </w:r>
      <w:r w:rsidR="005F0237">
        <w:rPr>
          <w:rFonts w:ascii="Times New Roman" w:hAnsi="Times New Roman" w:cs="Times New Roman"/>
          <w:kern w:val="0"/>
          <w:sz w:val="28"/>
          <w:szCs w:val="28"/>
          <w:lang w:val="en-US"/>
          <w14:ligatures w14:val="none"/>
        </w:rPr>
        <w:t>.</w:t>
      </w:r>
    </w:p>
    <w:p w14:paraId="7597675F" w14:textId="074A08C3" w:rsidR="005F0237" w:rsidRDefault="005F0237" w:rsidP="00E61F4B">
      <w:pPr>
        <w:pStyle w:val="ListParagraph"/>
        <w:ind w:left="1584"/>
        <w:rPr>
          <w:rFonts w:ascii="Times New Roman" w:hAnsi="Times New Roman" w:cs="Times New Roman"/>
          <w:kern w:val="0"/>
          <w:sz w:val="28"/>
          <w:szCs w:val="28"/>
          <w:lang w:val="en-US"/>
          <w14:ligatures w14:val="none"/>
        </w:rPr>
      </w:pPr>
      <w:r>
        <w:rPr>
          <w:rFonts w:ascii="Times New Roman" w:hAnsi="Times New Roman" w:cs="Times New Roman"/>
          <w:kern w:val="0"/>
          <w:sz w:val="28"/>
          <w:szCs w:val="28"/>
          <w:lang w:val="en-US"/>
          <w14:ligatures w14:val="none"/>
        </w:rPr>
        <w:tab/>
        <w:t xml:space="preserve">Lương </w:t>
      </w:r>
      <w:r w:rsidRPr="005F0237">
        <w:rPr>
          <w:rFonts w:ascii="Times New Roman" w:hAnsi="Times New Roman" w:cs="Times New Roman"/>
          <w:kern w:val="0"/>
          <w:sz w:val="28"/>
          <w:szCs w:val="28"/>
          <w:lang w:val="en-US"/>
          <w14:ligatures w14:val="none"/>
        </w:rPr>
        <w:t xml:space="preserve">được tính bằng số ca nhân với số giờ làm việc trong một ca </w:t>
      </w:r>
      <w:r w:rsidR="00AE028A">
        <w:rPr>
          <w:rFonts w:ascii="Times New Roman" w:hAnsi="Times New Roman" w:cs="Times New Roman"/>
          <w:kern w:val="0"/>
          <w:sz w:val="28"/>
          <w:szCs w:val="28"/>
          <w:lang w:val="en-US"/>
          <w14:ligatures w14:val="none"/>
        </w:rPr>
        <w:t>(</w:t>
      </w:r>
      <w:r w:rsidRPr="005F0237">
        <w:rPr>
          <w:rFonts w:ascii="Times New Roman" w:hAnsi="Times New Roman" w:cs="Times New Roman"/>
          <w:kern w:val="0"/>
          <w:sz w:val="28"/>
          <w:szCs w:val="28"/>
          <w:lang w:val="en-US"/>
          <w14:ligatures w14:val="none"/>
        </w:rPr>
        <w:t xml:space="preserve">với nhân viên có mã là </w:t>
      </w:r>
      <w:r w:rsidR="00AE028A">
        <w:rPr>
          <w:rFonts w:ascii="Times New Roman" w:hAnsi="Times New Roman" w:cs="Times New Roman"/>
          <w:kern w:val="0"/>
          <w:sz w:val="28"/>
          <w:szCs w:val="28"/>
          <w:lang w:val="en-US"/>
          <w14:ligatures w14:val="none"/>
        </w:rPr>
        <w:t>EF</w:t>
      </w:r>
      <w:r w:rsidRPr="005F0237">
        <w:rPr>
          <w:rFonts w:ascii="Times New Roman" w:hAnsi="Times New Roman" w:cs="Times New Roman"/>
          <w:kern w:val="0"/>
          <w:sz w:val="28"/>
          <w:szCs w:val="28"/>
          <w:lang w:val="en-US"/>
          <w14:ligatures w14:val="none"/>
        </w:rPr>
        <w:t xml:space="preserve"> thì 1 ca dài 8 tiếng</w:t>
      </w:r>
      <w:r w:rsidR="00AE028A">
        <w:rPr>
          <w:rFonts w:ascii="Times New Roman" w:hAnsi="Times New Roman" w:cs="Times New Roman"/>
          <w:kern w:val="0"/>
          <w:sz w:val="28"/>
          <w:szCs w:val="28"/>
          <w:lang w:val="en-US"/>
          <w14:ligatures w14:val="none"/>
        </w:rPr>
        <w:t>,</w:t>
      </w:r>
      <w:r w:rsidRPr="005F0237">
        <w:rPr>
          <w:rFonts w:ascii="Times New Roman" w:hAnsi="Times New Roman" w:cs="Times New Roman"/>
          <w:kern w:val="0"/>
          <w:sz w:val="28"/>
          <w:szCs w:val="28"/>
          <w:lang w:val="en-US"/>
          <w14:ligatures w14:val="none"/>
        </w:rPr>
        <w:t xml:space="preserve"> còn mã </w:t>
      </w:r>
      <w:r w:rsidR="00AE028A">
        <w:rPr>
          <w:rFonts w:ascii="Times New Roman" w:hAnsi="Times New Roman" w:cs="Times New Roman"/>
          <w:kern w:val="0"/>
          <w:sz w:val="28"/>
          <w:szCs w:val="28"/>
          <w:lang w:val="en-US"/>
          <w14:ligatures w14:val="none"/>
        </w:rPr>
        <w:t>EP</w:t>
      </w:r>
      <w:r w:rsidRPr="005F0237">
        <w:rPr>
          <w:rFonts w:ascii="Times New Roman" w:hAnsi="Times New Roman" w:cs="Times New Roman"/>
          <w:kern w:val="0"/>
          <w:sz w:val="28"/>
          <w:szCs w:val="28"/>
          <w:lang w:val="en-US"/>
          <w14:ligatures w14:val="none"/>
        </w:rPr>
        <w:t xml:space="preserve"> thì một ca dài 4 tiếng</w:t>
      </w:r>
      <w:r w:rsidR="00AE028A">
        <w:rPr>
          <w:rFonts w:ascii="Times New Roman" w:hAnsi="Times New Roman" w:cs="Times New Roman"/>
          <w:kern w:val="0"/>
          <w:sz w:val="28"/>
          <w:szCs w:val="28"/>
          <w:lang w:val="en-US"/>
          <w14:ligatures w14:val="none"/>
        </w:rPr>
        <w:t xml:space="preserve">) </w:t>
      </w:r>
      <w:r w:rsidRPr="005F0237">
        <w:rPr>
          <w:rFonts w:ascii="Times New Roman" w:hAnsi="Times New Roman" w:cs="Times New Roman"/>
          <w:kern w:val="0"/>
          <w:sz w:val="28"/>
          <w:szCs w:val="28"/>
          <w:lang w:val="en-US"/>
          <w14:ligatures w14:val="none"/>
        </w:rPr>
        <w:t xml:space="preserve">nhân với </w:t>
      </w:r>
      <w:r w:rsidR="00AE028A">
        <w:rPr>
          <w:rFonts w:ascii="Times New Roman" w:hAnsi="Times New Roman" w:cs="Times New Roman"/>
          <w:kern w:val="0"/>
          <w:sz w:val="28"/>
          <w:szCs w:val="28"/>
          <w:lang w:val="en-US"/>
          <w14:ligatures w14:val="none"/>
        </w:rPr>
        <w:t>Job.</w:t>
      </w:r>
      <w:r w:rsidRPr="005F0237">
        <w:rPr>
          <w:rFonts w:ascii="Times New Roman" w:hAnsi="Times New Roman" w:cs="Times New Roman"/>
          <w:kern w:val="0"/>
          <w:sz w:val="28"/>
          <w:szCs w:val="28"/>
          <w:lang w:val="en-US"/>
          <w14:ligatures w14:val="none"/>
        </w:rPr>
        <w:t>salary</w:t>
      </w:r>
      <w:r>
        <w:rPr>
          <w:rFonts w:ascii="Times New Roman" w:hAnsi="Times New Roman" w:cs="Times New Roman"/>
          <w:kern w:val="0"/>
          <w:sz w:val="28"/>
          <w:szCs w:val="28"/>
          <w:lang w:val="en-US"/>
          <w14:ligatures w14:val="none"/>
        </w:rPr>
        <w:t>.</w:t>
      </w:r>
    </w:p>
    <w:p w14:paraId="07D7DAC9" w14:textId="77777777" w:rsidR="000E7642" w:rsidRDefault="000E7642" w:rsidP="00E61F4B">
      <w:pPr>
        <w:pStyle w:val="ListParagraph"/>
        <w:ind w:left="1584"/>
        <w:rPr>
          <w:rFonts w:ascii="Times New Roman" w:hAnsi="Times New Roman" w:cs="Times New Roman"/>
          <w:kern w:val="0"/>
          <w:sz w:val="28"/>
          <w:szCs w:val="28"/>
          <w:lang w:val="en-US"/>
          <w14:ligatures w14:val="none"/>
        </w:rPr>
      </w:pPr>
    </w:p>
    <w:p w14:paraId="7F184FE0" w14:textId="77E76060" w:rsidR="000E7642" w:rsidRPr="000E7642" w:rsidRDefault="000E7642" w:rsidP="00E61F4B">
      <w:pPr>
        <w:pStyle w:val="ListParagraph"/>
        <w:ind w:left="1584"/>
        <w:rPr>
          <w:rFonts w:ascii="Times New Roman" w:hAnsi="Times New Roman" w:cs="Times New Roman"/>
          <w:kern w:val="0"/>
          <w:sz w:val="28"/>
          <w:szCs w:val="28"/>
          <w:u w:val="single"/>
          <w:lang w:val="en-US"/>
          <w14:ligatures w14:val="none"/>
        </w:rPr>
      </w:pPr>
      <w:r>
        <w:rPr>
          <w:rFonts w:ascii="Times New Roman" w:hAnsi="Times New Roman" w:cs="Times New Roman"/>
          <w:kern w:val="0"/>
          <w:sz w:val="28"/>
          <w:szCs w:val="28"/>
          <w:u w:val="single"/>
          <w:lang w:val="en-US"/>
          <w14:ligatures w14:val="none"/>
        </w:rPr>
        <w:t>SQL:</w:t>
      </w:r>
    </w:p>
    <w:p w14:paraId="0F87F700" w14:textId="77777777" w:rsidR="000E7642" w:rsidRPr="000E7642" w:rsidRDefault="000E7642" w:rsidP="000E7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7642">
        <w:rPr>
          <w:rFonts w:ascii="Cascadia Mono" w:hAnsi="Cascadia Mono" w:cs="Cascadia Mono"/>
          <w:noProof w:val="0"/>
          <w:color w:val="0000FF"/>
          <w:kern w:val="0"/>
          <w:sz w:val="24"/>
          <w:szCs w:val="24"/>
          <w:lang w:val="en-US"/>
        </w:rPr>
        <w:t>DROP</w:t>
      </w:r>
      <w:r w:rsidRPr="000E7642">
        <w:rPr>
          <w:rFonts w:ascii="Cascadia Mono" w:hAnsi="Cascadia Mono" w:cs="Cascadia Mono"/>
          <w:noProof w:val="0"/>
          <w:color w:val="000000"/>
          <w:kern w:val="0"/>
          <w:sz w:val="24"/>
          <w:szCs w:val="24"/>
          <w:lang w:val="en-US"/>
        </w:rPr>
        <w:t xml:space="preserve"> </w:t>
      </w:r>
      <w:r w:rsidRPr="000E7642">
        <w:rPr>
          <w:rFonts w:ascii="Cascadia Mono" w:hAnsi="Cascadia Mono" w:cs="Cascadia Mono"/>
          <w:noProof w:val="0"/>
          <w:color w:val="0000FF"/>
          <w:kern w:val="0"/>
          <w:sz w:val="24"/>
          <w:szCs w:val="24"/>
          <w:lang w:val="en-US"/>
        </w:rPr>
        <w:t>VIEW</w:t>
      </w:r>
      <w:r w:rsidRPr="000E7642">
        <w:rPr>
          <w:rFonts w:ascii="Cascadia Mono" w:hAnsi="Cascadia Mono" w:cs="Cascadia Mono"/>
          <w:noProof w:val="0"/>
          <w:color w:val="000000"/>
          <w:kern w:val="0"/>
          <w:sz w:val="24"/>
          <w:szCs w:val="24"/>
          <w:lang w:val="en-US"/>
        </w:rPr>
        <w:t xml:space="preserve"> </w:t>
      </w:r>
      <w:r w:rsidRPr="000E7642">
        <w:rPr>
          <w:rFonts w:ascii="Cascadia Mono" w:hAnsi="Cascadia Mono" w:cs="Cascadia Mono"/>
          <w:noProof w:val="0"/>
          <w:color w:val="0000FF"/>
          <w:kern w:val="0"/>
          <w:sz w:val="24"/>
          <w:szCs w:val="24"/>
          <w:lang w:val="en-US"/>
        </w:rPr>
        <w:t>IF</w:t>
      </w:r>
      <w:r w:rsidRPr="000E7642">
        <w:rPr>
          <w:rFonts w:ascii="Cascadia Mono" w:hAnsi="Cascadia Mono" w:cs="Cascadia Mono"/>
          <w:noProof w:val="0"/>
          <w:color w:val="000000"/>
          <w:kern w:val="0"/>
          <w:sz w:val="24"/>
          <w:szCs w:val="24"/>
          <w:lang w:val="en-US"/>
        </w:rPr>
        <w:t xml:space="preserve"> </w:t>
      </w:r>
      <w:r w:rsidRPr="000E7642">
        <w:rPr>
          <w:rFonts w:ascii="Cascadia Mono" w:hAnsi="Cascadia Mono" w:cs="Cascadia Mono"/>
          <w:noProof w:val="0"/>
          <w:color w:val="808080"/>
          <w:kern w:val="0"/>
          <w:sz w:val="24"/>
          <w:szCs w:val="24"/>
          <w:lang w:val="en-US"/>
        </w:rPr>
        <w:t>EXISTS</w:t>
      </w:r>
      <w:r w:rsidRPr="000E7642">
        <w:rPr>
          <w:rFonts w:ascii="Cascadia Mono" w:hAnsi="Cascadia Mono" w:cs="Cascadia Mono"/>
          <w:noProof w:val="0"/>
          <w:color w:val="000000"/>
          <w:kern w:val="0"/>
          <w:sz w:val="24"/>
          <w:szCs w:val="24"/>
          <w:lang w:val="en-US"/>
        </w:rPr>
        <w:t xml:space="preserve"> </w:t>
      </w:r>
      <w:proofErr w:type="spellStart"/>
      <w:r w:rsidRPr="000E7642">
        <w:rPr>
          <w:rFonts w:ascii="Cascadia Mono" w:hAnsi="Cascadia Mono" w:cs="Cascadia Mono"/>
          <w:noProof w:val="0"/>
          <w:color w:val="000000"/>
          <w:kern w:val="0"/>
          <w:sz w:val="24"/>
          <w:szCs w:val="24"/>
          <w:lang w:val="en-US"/>
        </w:rPr>
        <w:t>EmployeeDetailView</w:t>
      </w:r>
      <w:proofErr w:type="spellEnd"/>
    </w:p>
    <w:p w14:paraId="6E1B67E1" w14:textId="77777777" w:rsidR="000E7642" w:rsidRPr="000E7642" w:rsidRDefault="000E7642" w:rsidP="000E7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7642">
        <w:rPr>
          <w:rFonts w:ascii="Cascadia Mono" w:hAnsi="Cascadia Mono" w:cs="Cascadia Mono"/>
          <w:noProof w:val="0"/>
          <w:color w:val="0000FF"/>
          <w:kern w:val="0"/>
          <w:sz w:val="24"/>
          <w:szCs w:val="24"/>
          <w:lang w:val="en-US"/>
        </w:rPr>
        <w:t>GO</w:t>
      </w:r>
    </w:p>
    <w:p w14:paraId="2C6D1B60" w14:textId="77777777" w:rsidR="000E7642" w:rsidRPr="000E7642" w:rsidRDefault="000E7642" w:rsidP="000E7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p>
    <w:p w14:paraId="70BFF66F" w14:textId="77777777" w:rsidR="000E7642" w:rsidRPr="000E7642" w:rsidRDefault="000E7642" w:rsidP="000E7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7642">
        <w:rPr>
          <w:rFonts w:ascii="Cascadia Mono" w:hAnsi="Cascadia Mono" w:cs="Cascadia Mono"/>
          <w:noProof w:val="0"/>
          <w:color w:val="0000FF"/>
          <w:kern w:val="0"/>
          <w:sz w:val="24"/>
          <w:szCs w:val="24"/>
          <w:lang w:val="en-US"/>
        </w:rPr>
        <w:t>CREATE</w:t>
      </w:r>
      <w:r w:rsidRPr="000E7642">
        <w:rPr>
          <w:rFonts w:ascii="Cascadia Mono" w:hAnsi="Cascadia Mono" w:cs="Cascadia Mono"/>
          <w:noProof w:val="0"/>
          <w:color w:val="000000"/>
          <w:kern w:val="0"/>
          <w:sz w:val="24"/>
          <w:szCs w:val="24"/>
          <w:lang w:val="en-US"/>
        </w:rPr>
        <w:t xml:space="preserve"> </w:t>
      </w:r>
      <w:r w:rsidRPr="000E7642">
        <w:rPr>
          <w:rFonts w:ascii="Cascadia Mono" w:hAnsi="Cascadia Mono" w:cs="Cascadia Mono"/>
          <w:noProof w:val="0"/>
          <w:color w:val="0000FF"/>
          <w:kern w:val="0"/>
          <w:sz w:val="24"/>
          <w:szCs w:val="24"/>
          <w:lang w:val="en-US"/>
        </w:rPr>
        <w:t>VIEW</w:t>
      </w:r>
      <w:r w:rsidRPr="000E7642">
        <w:rPr>
          <w:rFonts w:ascii="Cascadia Mono" w:hAnsi="Cascadia Mono" w:cs="Cascadia Mono"/>
          <w:noProof w:val="0"/>
          <w:color w:val="000000"/>
          <w:kern w:val="0"/>
          <w:sz w:val="24"/>
          <w:szCs w:val="24"/>
          <w:lang w:val="en-US"/>
        </w:rPr>
        <w:t xml:space="preserve"> </w:t>
      </w:r>
      <w:proofErr w:type="spellStart"/>
      <w:r w:rsidRPr="000E7642">
        <w:rPr>
          <w:rFonts w:ascii="Cascadia Mono" w:hAnsi="Cascadia Mono" w:cs="Cascadia Mono"/>
          <w:noProof w:val="0"/>
          <w:color w:val="000000"/>
          <w:kern w:val="0"/>
          <w:sz w:val="24"/>
          <w:szCs w:val="24"/>
          <w:lang w:val="en-US"/>
        </w:rPr>
        <w:t>EmployeeDetailView</w:t>
      </w:r>
      <w:proofErr w:type="spellEnd"/>
    </w:p>
    <w:p w14:paraId="0F5DE1E2" w14:textId="77777777" w:rsidR="000E7642" w:rsidRPr="000E7642" w:rsidRDefault="000E7642" w:rsidP="000E7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7642">
        <w:rPr>
          <w:rFonts w:ascii="Cascadia Mono" w:hAnsi="Cascadia Mono" w:cs="Cascadia Mono"/>
          <w:noProof w:val="0"/>
          <w:color w:val="0000FF"/>
          <w:kern w:val="0"/>
          <w:sz w:val="24"/>
          <w:szCs w:val="24"/>
          <w:lang w:val="en-US"/>
        </w:rPr>
        <w:t>AS</w:t>
      </w:r>
    </w:p>
    <w:p w14:paraId="1FAF61C3" w14:textId="77777777" w:rsidR="000E7642" w:rsidRPr="000E7642" w:rsidRDefault="000E7642" w:rsidP="000E7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7642">
        <w:rPr>
          <w:rFonts w:ascii="Cascadia Mono" w:hAnsi="Cascadia Mono" w:cs="Cascadia Mono"/>
          <w:noProof w:val="0"/>
          <w:color w:val="0000FF"/>
          <w:kern w:val="0"/>
          <w:sz w:val="24"/>
          <w:szCs w:val="24"/>
          <w:lang w:val="en-US"/>
        </w:rPr>
        <w:t>SELECT</w:t>
      </w:r>
      <w:r w:rsidRPr="000E7642">
        <w:rPr>
          <w:rFonts w:ascii="Cascadia Mono" w:hAnsi="Cascadia Mono" w:cs="Cascadia Mono"/>
          <w:noProof w:val="0"/>
          <w:color w:val="000000"/>
          <w:kern w:val="0"/>
          <w:sz w:val="24"/>
          <w:szCs w:val="24"/>
          <w:lang w:val="en-US"/>
        </w:rPr>
        <w:t xml:space="preserve"> Employee</w:t>
      </w:r>
      <w:r w:rsidRPr="000E7642">
        <w:rPr>
          <w:rFonts w:ascii="Cascadia Mono" w:hAnsi="Cascadia Mono" w:cs="Cascadia Mono"/>
          <w:noProof w:val="0"/>
          <w:color w:val="808080"/>
          <w:kern w:val="0"/>
          <w:sz w:val="24"/>
          <w:szCs w:val="24"/>
          <w:lang w:val="en-US"/>
        </w:rPr>
        <w:t>.</w:t>
      </w:r>
      <w:r w:rsidRPr="000E7642">
        <w:rPr>
          <w:rFonts w:ascii="Cascadia Mono" w:hAnsi="Cascadia Mono" w:cs="Cascadia Mono"/>
          <w:noProof w:val="0"/>
          <w:color w:val="0000FF"/>
          <w:kern w:val="0"/>
          <w:sz w:val="24"/>
          <w:szCs w:val="24"/>
          <w:lang w:val="en-US"/>
        </w:rPr>
        <w:t>name</w:t>
      </w:r>
      <w:r w:rsidRPr="000E7642">
        <w:rPr>
          <w:rFonts w:ascii="Cascadia Mono" w:hAnsi="Cascadia Mono" w:cs="Cascadia Mono"/>
          <w:noProof w:val="0"/>
          <w:color w:val="808080"/>
          <w:kern w:val="0"/>
          <w:sz w:val="24"/>
          <w:szCs w:val="24"/>
          <w:lang w:val="en-US"/>
        </w:rPr>
        <w:t>,</w:t>
      </w:r>
      <w:r w:rsidRPr="000E7642">
        <w:rPr>
          <w:rFonts w:ascii="Cascadia Mono" w:hAnsi="Cascadia Mono" w:cs="Cascadia Mono"/>
          <w:noProof w:val="0"/>
          <w:color w:val="000000"/>
          <w:kern w:val="0"/>
          <w:sz w:val="24"/>
          <w:szCs w:val="24"/>
          <w:lang w:val="en-US"/>
        </w:rPr>
        <w:t xml:space="preserve"> </w:t>
      </w:r>
      <w:proofErr w:type="spellStart"/>
      <w:r w:rsidRPr="000E7642">
        <w:rPr>
          <w:rFonts w:ascii="Cascadia Mono" w:hAnsi="Cascadia Mono" w:cs="Cascadia Mono"/>
          <w:noProof w:val="0"/>
          <w:color w:val="000000"/>
          <w:kern w:val="0"/>
          <w:sz w:val="24"/>
          <w:szCs w:val="24"/>
          <w:lang w:val="en-US"/>
        </w:rPr>
        <w:t>Job</w:t>
      </w:r>
      <w:r w:rsidRPr="000E7642">
        <w:rPr>
          <w:rFonts w:ascii="Cascadia Mono" w:hAnsi="Cascadia Mono" w:cs="Cascadia Mono"/>
          <w:noProof w:val="0"/>
          <w:color w:val="808080"/>
          <w:kern w:val="0"/>
          <w:sz w:val="24"/>
          <w:szCs w:val="24"/>
          <w:lang w:val="en-US"/>
        </w:rPr>
        <w:t>.</w:t>
      </w:r>
      <w:r w:rsidRPr="000E7642">
        <w:rPr>
          <w:rFonts w:ascii="Cascadia Mono" w:hAnsi="Cascadia Mono" w:cs="Cascadia Mono"/>
          <w:noProof w:val="0"/>
          <w:color w:val="000000"/>
          <w:kern w:val="0"/>
          <w:sz w:val="24"/>
          <w:szCs w:val="24"/>
          <w:lang w:val="en-US"/>
        </w:rPr>
        <w:t>jobDetail</w:t>
      </w:r>
      <w:proofErr w:type="spellEnd"/>
      <w:r w:rsidRPr="000E7642">
        <w:rPr>
          <w:rFonts w:ascii="Cascadia Mono" w:hAnsi="Cascadia Mono" w:cs="Cascadia Mono"/>
          <w:noProof w:val="0"/>
          <w:color w:val="000000"/>
          <w:kern w:val="0"/>
          <w:sz w:val="24"/>
          <w:szCs w:val="24"/>
          <w:lang w:val="en-US"/>
        </w:rPr>
        <w:t xml:space="preserve"> </w:t>
      </w:r>
      <w:r w:rsidRPr="000E7642">
        <w:rPr>
          <w:rFonts w:ascii="Cascadia Mono" w:hAnsi="Cascadia Mono" w:cs="Cascadia Mono"/>
          <w:noProof w:val="0"/>
          <w:color w:val="0000FF"/>
          <w:kern w:val="0"/>
          <w:sz w:val="24"/>
          <w:szCs w:val="24"/>
          <w:lang w:val="en-US"/>
        </w:rPr>
        <w:t>AS</w:t>
      </w:r>
      <w:r w:rsidRPr="000E7642">
        <w:rPr>
          <w:rFonts w:ascii="Cascadia Mono" w:hAnsi="Cascadia Mono" w:cs="Cascadia Mono"/>
          <w:noProof w:val="0"/>
          <w:color w:val="000000"/>
          <w:kern w:val="0"/>
          <w:sz w:val="24"/>
          <w:szCs w:val="24"/>
          <w:lang w:val="en-US"/>
        </w:rPr>
        <w:t xml:space="preserve"> job</w:t>
      </w:r>
      <w:r w:rsidRPr="000E7642">
        <w:rPr>
          <w:rFonts w:ascii="Cascadia Mono" w:hAnsi="Cascadia Mono" w:cs="Cascadia Mono"/>
          <w:noProof w:val="0"/>
          <w:color w:val="808080"/>
          <w:kern w:val="0"/>
          <w:sz w:val="24"/>
          <w:szCs w:val="24"/>
          <w:lang w:val="en-US"/>
        </w:rPr>
        <w:t>,</w:t>
      </w:r>
      <w:r w:rsidRPr="000E7642">
        <w:rPr>
          <w:rFonts w:ascii="Cascadia Mono" w:hAnsi="Cascadia Mono" w:cs="Cascadia Mono"/>
          <w:noProof w:val="0"/>
          <w:color w:val="000000"/>
          <w:kern w:val="0"/>
          <w:sz w:val="24"/>
          <w:szCs w:val="24"/>
          <w:lang w:val="en-US"/>
        </w:rPr>
        <w:t xml:space="preserve"> </w:t>
      </w:r>
      <w:proofErr w:type="gramStart"/>
      <w:r w:rsidRPr="000E7642">
        <w:rPr>
          <w:rFonts w:ascii="Cascadia Mono" w:hAnsi="Cascadia Mono" w:cs="Cascadia Mono"/>
          <w:noProof w:val="0"/>
          <w:color w:val="FF00FF"/>
          <w:kern w:val="0"/>
          <w:sz w:val="24"/>
          <w:szCs w:val="24"/>
          <w:lang w:val="en-US"/>
        </w:rPr>
        <w:t>COUNT</w:t>
      </w:r>
      <w:r w:rsidRPr="000E7642">
        <w:rPr>
          <w:rFonts w:ascii="Cascadia Mono" w:hAnsi="Cascadia Mono" w:cs="Cascadia Mono"/>
          <w:noProof w:val="0"/>
          <w:color w:val="808080"/>
          <w:kern w:val="0"/>
          <w:sz w:val="24"/>
          <w:szCs w:val="24"/>
          <w:lang w:val="en-US"/>
        </w:rPr>
        <w:t>(</w:t>
      </w:r>
      <w:proofErr w:type="spellStart"/>
      <w:proofErr w:type="gramEnd"/>
      <w:r w:rsidRPr="000E7642">
        <w:rPr>
          <w:rFonts w:ascii="Cascadia Mono" w:hAnsi="Cascadia Mono" w:cs="Cascadia Mono"/>
          <w:noProof w:val="0"/>
          <w:color w:val="000000"/>
          <w:kern w:val="0"/>
          <w:sz w:val="24"/>
          <w:szCs w:val="24"/>
          <w:lang w:val="en-US"/>
        </w:rPr>
        <w:t>EmployeeShiftView</w:t>
      </w:r>
      <w:r w:rsidRPr="000E7642">
        <w:rPr>
          <w:rFonts w:ascii="Cascadia Mono" w:hAnsi="Cascadia Mono" w:cs="Cascadia Mono"/>
          <w:noProof w:val="0"/>
          <w:color w:val="808080"/>
          <w:kern w:val="0"/>
          <w:sz w:val="24"/>
          <w:szCs w:val="24"/>
          <w:lang w:val="en-US"/>
        </w:rPr>
        <w:t>.</w:t>
      </w:r>
      <w:r w:rsidRPr="000E7642">
        <w:rPr>
          <w:rFonts w:ascii="Cascadia Mono" w:hAnsi="Cascadia Mono" w:cs="Cascadia Mono"/>
          <w:noProof w:val="0"/>
          <w:color w:val="000000"/>
          <w:kern w:val="0"/>
          <w:sz w:val="24"/>
          <w:szCs w:val="24"/>
          <w:lang w:val="en-US"/>
        </w:rPr>
        <w:t>phone</w:t>
      </w:r>
      <w:proofErr w:type="spellEnd"/>
      <w:r w:rsidRPr="000E7642">
        <w:rPr>
          <w:rFonts w:ascii="Cascadia Mono" w:hAnsi="Cascadia Mono" w:cs="Cascadia Mono"/>
          <w:noProof w:val="0"/>
          <w:color w:val="808080"/>
          <w:kern w:val="0"/>
          <w:sz w:val="24"/>
          <w:szCs w:val="24"/>
          <w:lang w:val="en-US"/>
        </w:rPr>
        <w:t>)</w:t>
      </w:r>
      <w:r w:rsidRPr="000E7642">
        <w:rPr>
          <w:rFonts w:ascii="Cascadia Mono" w:hAnsi="Cascadia Mono" w:cs="Cascadia Mono"/>
          <w:noProof w:val="0"/>
          <w:color w:val="000000"/>
          <w:kern w:val="0"/>
          <w:sz w:val="24"/>
          <w:szCs w:val="24"/>
          <w:lang w:val="en-US"/>
        </w:rPr>
        <w:t xml:space="preserve"> </w:t>
      </w:r>
      <w:r w:rsidRPr="000E7642">
        <w:rPr>
          <w:rFonts w:ascii="Cascadia Mono" w:hAnsi="Cascadia Mono" w:cs="Cascadia Mono"/>
          <w:noProof w:val="0"/>
          <w:color w:val="0000FF"/>
          <w:kern w:val="0"/>
          <w:sz w:val="24"/>
          <w:szCs w:val="24"/>
          <w:lang w:val="en-US"/>
        </w:rPr>
        <w:t>AS</w:t>
      </w:r>
      <w:r w:rsidRPr="000E7642">
        <w:rPr>
          <w:rFonts w:ascii="Cascadia Mono" w:hAnsi="Cascadia Mono" w:cs="Cascadia Mono"/>
          <w:noProof w:val="0"/>
          <w:color w:val="000000"/>
          <w:kern w:val="0"/>
          <w:sz w:val="24"/>
          <w:szCs w:val="24"/>
          <w:lang w:val="en-US"/>
        </w:rPr>
        <w:t xml:space="preserve"> </w:t>
      </w:r>
      <w:r w:rsidRPr="000E7642">
        <w:rPr>
          <w:rFonts w:ascii="Cascadia Mono" w:hAnsi="Cascadia Mono" w:cs="Cascadia Mono"/>
          <w:noProof w:val="0"/>
          <w:color w:val="FF00FF"/>
          <w:kern w:val="0"/>
          <w:sz w:val="24"/>
          <w:szCs w:val="24"/>
          <w:lang w:val="en-US"/>
        </w:rPr>
        <w:t>shift</w:t>
      </w:r>
      <w:r w:rsidRPr="000E7642">
        <w:rPr>
          <w:rFonts w:ascii="Cascadia Mono" w:hAnsi="Cascadia Mono" w:cs="Cascadia Mono"/>
          <w:noProof w:val="0"/>
          <w:color w:val="808080"/>
          <w:kern w:val="0"/>
          <w:sz w:val="24"/>
          <w:szCs w:val="24"/>
          <w:lang w:val="en-US"/>
        </w:rPr>
        <w:t>,</w:t>
      </w:r>
      <w:r w:rsidRPr="000E7642">
        <w:rPr>
          <w:rFonts w:ascii="Cascadia Mono" w:hAnsi="Cascadia Mono" w:cs="Cascadia Mono"/>
          <w:noProof w:val="0"/>
          <w:color w:val="000000"/>
          <w:kern w:val="0"/>
          <w:sz w:val="24"/>
          <w:szCs w:val="24"/>
          <w:lang w:val="en-US"/>
        </w:rPr>
        <w:t xml:space="preserve"> </w:t>
      </w:r>
    </w:p>
    <w:p w14:paraId="26463455" w14:textId="77777777" w:rsidR="000E7642" w:rsidRPr="000E7642" w:rsidRDefault="000E7642" w:rsidP="000E7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7642">
        <w:rPr>
          <w:rFonts w:ascii="Cascadia Mono" w:hAnsi="Cascadia Mono" w:cs="Cascadia Mono"/>
          <w:noProof w:val="0"/>
          <w:color w:val="000000"/>
          <w:kern w:val="0"/>
          <w:sz w:val="24"/>
          <w:szCs w:val="24"/>
          <w:lang w:val="en-US"/>
        </w:rPr>
        <w:tab/>
      </w:r>
      <w:r w:rsidRPr="000E7642">
        <w:rPr>
          <w:rFonts w:ascii="Cascadia Mono" w:hAnsi="Cascadia Mono" w:cs="Cascadia Mono"/>
          <w:noProof w:val="0"/>
          <w:color w:val="0000FF"/>
          <w:kern w:val="0"/>
          <w:sz w:val="24"/>
          <w:szCs w:val="24"/>
          <w:lang w:val="en-US"/>
        </w:rPr>
        <w:t>CASE</w:t>
      </w:r>
      <w:r w:rsidRPr="000E7642">
        <w:rPr>
          <w:rFonts w:ascii="Cascadia Mono" w:hAnsi="Cascadia Mono" w:cs="Cascadia Mono"/>
          <w:noProof w:val="0"/>
          <w:color w:val="000000"/>
          <w:kern w:val="0"/>
          <w:sz w:val="24"/>
          <w:szCs w:val="24"/>
          <w:lang w:val="en-US"/>
        </w:rPr>
        <w:t xml:space="preserve"> </w:t>
      </w:r>
    </w:p>
    <w:p w14:paraId="6E526716" w14:textId="77777777" w:rsidR="000E7642" w:rsidRPr="000E7642" w:rsidRDefault="000E7642" w:rsidP="000E7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7642">
        <w:rPr>
          <w:rFonts w:ascii="Cascadia Mono" w:hAnsi="Cascadia Mono" w:cs="Cascadia Mono"/>
          <w:noProof w:val="0"/>
          <w:color w:val="000000"/>
          <w:kern w:val="0"/>
          <w:sz w:val="24"/>
          <w:szCs w:val="24"/>
          <w:lang w:val="en-US"/>
        </w:rPr>
        <w:tab/>
      </w:r>
      <w:r w:rsidRPr="000E7642">
        <w:rPr>
          <w:rFonts w:ascii="Cascadia Mono" w:hAnsi="Cascadia Mono" w:cs="Cascadia Mono"/>
          <w:noProof w:val="0"/>
          <w:color w:val="000000"/>
          <w:kern w:val="0"/>
          <w:sz w:val="24"/>
          <w:szCs w:val="24"/>
          <w:lang w:val="en-US"/>
        </w:rPr>
        <w:tab/>
      </w:r>
      <w:r w:rsidRPr="000E7642">
        <w:rPr>
          <w:rFonts w:ascii="Cascadia Mono" w:hAnsi="Cascadia Mono" w:cs="Cascadia Mono"/>
          <w:noProof w:val="0"/>
          <w:color w:val="0000FF"/>
          <w:kern w:val="0"/>
          <w:sz w:val="24"/>
          <w:szCs w:val="24"/>
          <w:lang w:val="en-US"/>
        </w:rPr>
        <w:t>WHEN</w:t>
      </w:r>
      <w:r w:rsidRPr="000E7642">
        <w:rPr>
          <w:rFonts w:ascii="Cascadia Mono" w:hAnsi="Cascadia Mono" w:cs="Cascadia Mono"/>
          <w:noProof w:val="0"/>
          <w:color w:val="000000"/>
          <w:kern w:val="0"/>
          <w:sz w:val="24"/>
          <w:szCs w:val="24"/>
          <w:lang w:val="en-US"/>
        </w:rPr>
        <w:t xml:space="preserve"> Employee</w:t>
      </w:r>
      <w:r w:rsidRPr="000E7642">
        <w:rPr>
          <w:rFonts w:ascii="Cascadia Mono" w:hAnsi="Cascadia Mono" w:cs="Cascadia Mono"/>
          <w:noProof w:val="0"/>
          <w:color w:val="808080"/>
          <w:kern w:val="0"/>
          <w:sz w:val="24"/>
          <w:szCs w:val="24"/>
          <w:lang w:val="en-US"/>
        </w:rPr>
        <w:t>.</w:t>
      </w:r>
      <w:r w:rsidRPr="000E7642">
        <w:rPr>
          <w:rFonts w:ascii="Cascadia Mono" w:hAnsi="Cascadia Mono" w:cs="Cascadia Mono"/>
          <w:noProof w:val="0"/>
          <w:color w:val="000000"/>
          <w:kern w:val="0"/>
          <w:sz w:val="24"/>
          <w:szCs w:val="24"/>
          <w:lang w:val="en-US"/>
        </w:rPr>
        <w:t xml:space="preserve">ID </w:t>
      </w:r>
      <w:r w:rsidRPr="000E7642">
        <w:rPr>
          <w:rFonts w:ascii="Cascadia Mono" w:hAnsi="Cascadia Mono" w:cs="Cascadia Mono"/>
          <w:noProof w:val="0"/>
          <w:color w:val="808080"/>
          <w:kern w:val="0"/>
          <w:sz w:val="24"/>
          <w:szCs w:val="24"/>
          <w:lang w:val="en-US"/>
        </w:rPr>
        <w:t>LIKE</w:t>
      </w:r>
      <w:r w:rsidRPr="000E7642">
        <w:rPr>
          <w:rFonts w:ascii="Cascadia Mono" w:hAnsi="Cascadia Mono" w:cs="Cascadia Mono"/>
          <w:noProof w:val="0"/>
          <w:color w:val="000000"/>
          <w:kern w:val="0"/>
          <w:sz w:val="24"/>
          <w:szCs w:val="24"/>
          <w:lang w:val="en-US"/>
        </w:rPr>
        <w:t xml:space="preserve"> </w:t>
      </w:r>
      <w:r w:rsidRPr="000E7642">
        <w:rPr>
          <w:rFonts w:ascii="Cascadia Mono" w:hAnsi="Cascadia Mono" w:cs="Cascadia Mono"/>
          <w:noProof w:val="0"/>
          <w:color w:val="FF0000"/>
          <w:kern w:val="0"/>
          <w:sz w:val="24"/>
          <w:szCs w:val="24"/>
          <w:lang w:val="en-US"/>
        </w:rPr>
        <w:t>'EF%'</w:t>
      </w:r>
      <w:r w:rsidRPr="000E7642">
        <w:rPr>
          <w:rFonts w:ascii="Cascadia Mono" w:hAnsi="Cascadia Mono" w:cs="Cascadia Mono"/>
          <w:noProof w:val="0"/>
          <w:color w:val="000000"/>
          <w:kern w:val="0"/>
          <w:sz w:val="24"/>
          <w:szCs w:val="24"/>
          <w:lang w:val="en-US"/>
        </w:rPr>
        <w:t xml:space="preserve"> </w:t>
      </w:r>
      <w:r w:rsidRPr="000E7642">
        <w:rPr>
          <w:rFonts w:ascii="Cascadia Mono" w:hAnsi="Cascadia Mono" w:cs="Cascadia Mono"/>
          <w:noProof w:val="0"/>
          <w:color w:val="0000FF"/>
          <w:kern w:val="0"/>
          <w:sz w:val="24"/>
          <w:szCs w:val="24"/>
          <w:lang w:val="en-US"/>
        </w:rPr>
        <w:t>THEN</w:t>
      </w:r>
      <w:r w:rsidRPr="000E7642">
        <w:rPr>
          <w:rFonts w:ascii="Cascadia Mono" w:hAnsi="Cascadia Mono" w:cs="Cascadia Mono"/>
          <w:noProof w:val="0"/>
          <w:color w:val="000000"/>
          <w:kern w:val="0"/>
          <w:sz w:val="24"/>
          <w:szCs w:val="24"/>
          <w:lang w:val="en-US"/>
        </w:rPr>
        <w:t xml:space="preserve"> </w:t>
      </w:r>
      <w:proofErr w:type="gramStart"/>
      <w:r w:rsidRPr="000E7642">
        <w:rPr>
          <w:rFonts w:ascii="Cascadia Mono" w:hAnsi="Cascadia Mono" w:cs="Cascadia Mono"/>
          <w:noProof w:val="0"/>
          <w:color w:val="FF00FF"/>
          <w:kern w:val="0"/>
          <w:sz w:val="24"/>
          <w:szCs w:val="24"/>
          <w:lang w:val="en-US"/>
        </w:rPr>
        <w:t>COUNT</w:t>
      </w:r>
      <w:r w:rsidRPr="000E7642">
        <w:rPr>
          <w:rFonts w:ascii="Cascadia Mono" w:hAnsi="Cascadia Mono" w:cs="Cascadia Mono"/>
          <w:noProof w:val="0"/>
          <w:color w:val="808080"/>
          <w:kern w:val="0"/>
          <w:sz w:val="24"/>
          <w:szCs w:val="24"/>
          <w:lang w:val="en-US"/>
        </w:rPr>
        <w:t>(</w:t>
      </w:r>
      <w:proofErr w:type="spellStart"/>
      <w:proofErr w:type="gramEnd"/>
      <w:r w:rsidRPr="000E7642">
        <w:rPr>
          <w:rFonts w:ascii="Cascadia Mono" w:hAnsi="Cascadia Mono" w:cs="Cascadia Mono"/>
          <w:noProof w:val="0"/>
          <w:color w:val="000000"/>
          <w:kern w:val="0"/>
          <w:sz w:val="24"/>
          <w:szCs w:val="24"/>
          <w:lang w:val="en-US"/>
        </w:rPr>
        <w:t>EmployeeShiftView</w:t>
      </w:r>
      <w:r w:rsidRPr="000E7642">
        <w:rPr>
          <w:rFonts w:ascii="Cascadia Mono" w:hAnsi="Cascadia Mono" w:cs="Cascadia Mono"/>
          <w:noProof w:val="0"/>
          <w:color w:val="808080"/>
          <w:kern w:val="0"/>
          <w:sz w:val="24"/>
          <w:szCs w:val="24"/>
          <w:lang w:val="en-US"/>
        </w:rPr>
        <w:t>.</w:t>
      </w:r>
      <w:r w:rsidRPr="000E7642">
        <w:rPr>
          <w:rFonts w:ascii="Cascadia Mono" w:hAnsi="Cascadia Mono" w:cs="Cascadia Mono"/>
          <w:noProof w:val="0"/>
          <w:color w:val="000000"/>
          <w:kern w:val="0"/>
          <w:sz w:val="24"/>
          <w:szCs w:val="24"/>
          <w:lang w:val="en-US"/>
        </w:rPr>
        <w:t>phone</w:t>
      </w:r>
      <w:proofErr w:type="spellEnd"/>
      <w:r w:rsidRPr="000E7642">
        <w:rPr>
          <w:rFonts w:ascii="Cascadia Mono" w:hAnsi="Cascadia Mono" w:cs="Cascadia Mono"/>
          <w:noProof w:val="0"/>
          <w:color w:val="808080"/>
          <w:kern w:val="0"/>
          <w:sz w:val="24"/>
          <w:szCs w:val="24"/>
          <w:lang w:val="en-US"/>
        </w:rPr>
        <w:t>)</w:t>
      </w:r>
      <w:r w:rsidRPr="000E7642">
        <w:rPr>
          <w:rFonts w:ascii="Cascadia Mono" w:hAnsi="Cascadia Mono" w:cs="Cascadia Mono"/>
          <w:noProof w:val="0"/>
          <w:color w:val="000000"/>
          <w:kern w:val="0"/>
          <w:sz w:val="24"/>
          <w:szCs w:val="24"/>
          <w:lang w:val="en-US"/>
        </w:rPr>
        <w:t xml:space="preserve"> </w:t>
      </w:r>
      <w:r w:rsidRPr="000E7642">
        <w:rPr>
          <w:rFonts w:ascii="Cascadia Mono" w:hAnsi="Cascadia Mono" w:cs="Cascadia Mono"/>
          <w:noProof w:val="0"/>
          <w:color w:val="808080"/>
          <w:kern w:val="0"/>
          <w:sz w:val="24"/>
          <w:szCs w:val="24"/>
          <w:lang w:val="en-US"/>
        </w:rPr>
        <w:t>*</w:t>
      </w:r>
      <w:r w:rsidRPr="000E7642">
        <w:rPr>
          <w:rFonts w:ascii="Cascadia Mono" w:hAnsi="Cascadia Mono" w:cs="Cascadia Mono"/>
          <w:noProof w:val="0"/>
          <w:color w:val="000000"/>
          <w:kern w:val="0"/>
          <w:sz w:val="24"/>
          <w:szCs w:val="24"/>
          <w:lang w:val="en-US"/>
        </w:rPr>
        <w:t xml:space="preserve"> 8 </w:t>
      </w:r>
      <w:r w:rsidRPr="000E7642">
        <w:rPr>
          <w:rFonts w:ascii="Cascadia Mono" w:hAnsi="Cascadia Mono" w:cs="Cascadia Mono"/>
          <w:noProof w:val="0"/>
          <w:color w:val="808080"/>
          <w:kern w:val="0"/>
          <w:sz w:val="24"/>
          <w:szCs w:val="24"/>
          <w:lang w:val="en-US"/>
        </w:rPr>
        <w:t>*</w:t>
      </w:r>
      <w:r w:rsidRPr="000E7642">
        <w:rPr>
          <w:rFonts w:ascii="Cascadia Mono" w:hAnsi="Cascadia Mono" w:cs="Cascadia Mono"/>
          <w:noProof w:val="0"/>
          <w:color w:val="000000"/>
          <w:kern w:val="0"/>
          <w:sz w:val="24"/>
          <w:szCs w:val="24"/>
          <w:lang w:val="en-US"/>
        </w:rPr>
        <w:t xml:space="preserve"> </w:t>
      </w:r>
      <w:proofErr w:type="spellStart"/>
      <w:r w:rsidRPr="000E7642">
        <w:rPr>
          <w:rFonts w:ascii="Cascadia Mono" w:hAnsi="Cascadia Mono" w:cs="Cascadia Mono"/>
          <w:noProof w:val="0"/>
          <w:color w:val="000000"/>
          <w:kern w:val="0"/>
          <w:sz w:val="24"/>
          <w:szCs w:val="24"/>
          <w:lang w:val="en-US"/>
        </w:rPr>
        <w:t>Job</w:t>
      </w:r>
      <w:r w:rsidRPr="000E7642">
        <w:rPr>
          <w:rFonts w:ascii="Cascadia Mono" w:hAnsi="Cascadia Mono" w:cs="Cascadia Mono"/>
          <w:noProof w:val="0"/>
          <w:color w:val="808080"/>
          <w:kern w:val="0"/>
          <w:sz w:val="24"/>
          <w:szCs w:val="24"/>
          <w:lang w:val="en-US"/>
        </w:rPr>
        <w:t>.</w:t>
      </w:r>
      <w:r w:rsidRPr="000E7642">
        <w:rPr>
          <w:rFonts w:ascii="Cascadia Mono" w:hAnsi="Cascadia Mono" w:cs="Cascadia Mono"/>
          <w:noProof w:val="0"/>
          <w:color w:val="000000"/>
          <w:kern w:val="0"/>
          <w:sz w:val="24"/>
          <w:szCs w:val="24"/>
          <w:lang w:val="en-US"/>
        </w:rPr>
        <w:t>salary</w:t>
      </w:r>
      <w:proofErr w:type="spellEnd"/>
    </w:p>
    <w:p w14:paraId="6A499866" w14:textId="77777777" w:rsidR="000E7642" w:rsidRPr="000E7642" w:rsidRDefault="000E7642" w:rsidP="000E7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7642">
        <w:rPr>
          <w:rFonts w:ascii="Cascadia Mono" w:hAnsi="Cascadia Mono" w:cs="Cascadia Mono"/>
          <w:noProof w:val="0"/>
          <w:color w:val="000000"/>
          <w:kern w:val="0"/>
          <w:sz w:val="24"/>
          <w:szCs w:val="24"/>
          <w:lang w:val="en-US"/>
        </w:rPr>
        <w:tab/>
      </w:r>
      <w:r w:rsidRPr="000E7642">
        <w:rPr>
          <w:rFonts w:ascii="Cascadia Mono" w:hAnsi="Cascadia Mono" w:cs="Cascadia Mono"/>
          <w:noProof w:val="0"/>
          <w:color w:val="000000"/>
          <w:kern w:val="0"/>
          <w:sz w:val="24"/>
          <w:szCs w:val="24"/>
          <w:lang w:val="en-US"/>
        </w:rPr>
        <w:tab/>
      </w:r>
      <w:r w:rsidRPr="000E7642">
        <w:rPr>
          <w:rFonts w:ascii="Cascadia Mono" w:hAnsi="Cascadia Mono" w:cs="Cascadia Mono"/>
          <w:noProof w:val="0"/>
          <w:color w:val="0000FF"/>
          <w:kern w:val="0"/>
          <w:sz w:val="24"/>
          <w:szCs w:val="24"/>
          <w:lang w:val="en-US"/>
        </w:rPr>
        <w:t>WHEN</w:t>
      </w:r>
      <w:r w:rsidRPr="000E7642">
        <w:rPr>
          <w:rFonts w:ascii="Cascadia Mono" w:hAnsi="Cascadia Mono" w:cs="Cascadia Mono"/>
          <w:noProof w:val="0"/>
          <w:color w:val="000000"/>
          <w:kern w:val="0"/>
          <w:sz w:val="24"/>
          <w:szCs w:val="24"/>
          <w:lang w:val="en-US"/>
        </w:rPr>
        <w:t xml:space="preserve"> Employee</w:t>
      </w:r>
      <w:r w:rsidRPr="000E7642">
        <w:rPr>
          <w:rFonts w:ascii="Cascadia Mono" w:hAnsi="Cascadia Mono" w:cs="Cascadia Mono"/>
          <w:noProof w:val="0"/>
          <w:color w:val="808080"/>
          <w:kern w:val="0"/>
          <w:sz w:val="24"/>
          <w:szCs w:val="24"/>
          <w:lang w:val="en-US"/>
        </w:rPr>
        <w:t>.</w:t>
      </w:r>
      <w:r w:rsidRPr="000E7642">
        <w:rPr>
          <w:rFonts w:ascii="Cascadia Mono" w:hAnsi="Cascadia Mono" w:cs="Cascadia Mono"/>
          <w:noProof w:val="0"/>
          <w:color w:val="000000"/>
          <w:kern w:val="0"/>
          <w:sz w:val="24"/>
          <w:szCs w:val="24"/>
          <w:lang w:val="en-US"/>
        </w:rPr>
        <w:t xml:space="preserve">ID </w:t>
      </w:r>
      <w:r w:rsidRPr="000E7642">
        <w:rPr>
          <w:rFonts w:ascii="Cascadia Mono" w:hAnsi="Cascadia Mono" w:cs="Cascadia Mono"/>
          <w:noProof w:val="0"/>
          <w:color w:val="808080"/>
          <w:kern w:val="0"/>
          <w:sz w:val="24"/>
          <w:szCs w:val="24"/>
          <w:lang w:val="en-US"/>
        </w:rPr>
        <w:t>LIKE</w:t>
      </w:r>
      <w:r w:rsidRPr="000E7642">
        <w:rPr>
          <w:rFonts w:ascii="Cascadia Mono" w:hAnsi="Cascadia Mono" w:cs="Cascadia Mono"/>
          <w:noProof w:val="0"/>
          <w:color w:val="000000"/>
          <w:kern w:val="0"/>
          <w:sz w:val="24"/>
          <w:szCs w:val="24"/>
          <w:lang w:val="en-US"/>
        </w:rPr>
        <w:t xml:space="preserve"> </w:t>
      </w:r>
      <w:r w:rsidRPr="000E7642">
        <w:rPr>
          <w:rFonts w:ascii="Cascadia Mono" w:hAnsi="Cascadia Mono" w:cs="Cascadia Mono"/>
          <w:noProof w:val="0"/>
          <w:color w:val="FF0000"/>
          <w:kern w:val="0"/>
          <w:sz w:val="24"/>
          <w:szCs w:val="24"/>
          <w:lang w:val="en-US"/>
        </w:rPr>
        <w:t>'EP%'</w:t>
      </w:r>
      <w:r w:rsidRPr="000E7642">
        <w:rPr>
          <w:rFonts w:ascii="Cascadia Mono" w:hAnsi="Cascadia Mono" w:cs="Cascadia Mono"/>
          <w:noProof w:val="0"/>
          <w:color w:val="000000"/>
          <w:kern w:val="0"/>
          <w:sz w:val="24"/>
          <w:szCs w:val="24"/>
          <w:lang w:val="en-US"/>
        </w:rPr>
        <w:t xml:space="preserve"> </w:t>
      </w:r>
      <w:r w:rsidRPr="000E7642">
        <w:rPr>
          <w:rFonts w:ascii="Cascadia Mono" w:hAnsi="Cascadia Mono" w:cs="Cascadia Mono"/>
          <w:noProof w:val="0"/>
          <w:color w:val="0000FF"/>
          <w:kern w:val="0"/>
          <w:sz w:val="24"/>
          <w:szCs w:val="24"/>
          <w:lang w:val="en-US"/>
        </w:rPr>
        <w:t>THEN</w:t>
      </w:r>
      <w:r w:rsidRPr="000E7642">
        <w:rPr>
          <w:rFonts w:ascii="Cascadia Mono" w:hAnsi="Cascadia Mono" w:cs="Cascadia Mono"/>
          <w:noProof w:val="0"/>
          <w:color w:val="000000"/>
          <w:kern w:val="0"/>
          <w:sz w:val="24"/>
          <w:szCs w:val="24"/>
          <w:lang w:val="en-US"/>
        </w:rPr>
        <w:t xml:space="preserve"> </w:t>
      </w:r>
      <w:proofErr w:type="gramStart"/>
      <w:r w:rsidRPr="000E7642">
        <w:rPr>
          <w:rFonts w:ascii="Cascadia Mono" w:hAnsi="Cascadia Mono" w:cs="Cascadia Mono"/>
          <w:noProof w:val="0"/>
          <w:color w:val="FF00FF"/>
          <w:kern w:val="0"/>
          <w:sz w:val="24"/>
          <w:szCs w:val="24"/>
          <w:lang w:val="en-US"/>
        </w:rPr>
        <w:t>COUNT</w:t>
      </w:r>
      <w:r w:rsidRPr="000E7642">
        <w:rPr>
          <w:rFonts w:ascii="Cascadia Mono" w:hAnsi="Cascadia Mono" w:cs="Cascadia Mono"/>
          <w:noProof w:val="0"/>
          <w:color w:val="808080"/>
          <w:kern w:val="0"/>
          <w:sz w:val="24"/>
          <w:szCs w:val="24"/>
          <w:lang w:val="en-US"/>
        </w:rPr>
        <w:t>(</w:t>
      </w:r>
      <w:proofErr w:type="spellStart"/>
      <w:proofErr w:type="gramEnd"/>
      <w:r w:rsidRPr="000E7642">
        <w:rPr>
          <w:rFonts w:ascii="Cascadia Mono" w:hAnsi="Cascadia Mono" w:cs="Cascadia Mono"/>
          <w:noProof w:val="0"/>
          <w:color w:val="000000"/>
          <w:kern w:val="0"/>
          <w:sz w:val="24"/>
          <w:szCs w:val="24"/>
          <w:lang w:val="en-US"/>
        </w:rPr>
        <w:t>EmployeeShiftView</w:t>
      </w:r>
      <w:r w:rsidRPr="000E7642">
        <w:rPr>
          <w:rFonts w:ascii="Cascadia Mono" w:hAnsi="Cascadia Mono" w:cs="Cascadia Mono"/>
          <w:noProof w:val="0"/>
          <w:color w:val="808080"/>
          <w:kern w:val="0"/>
          <w:sz w:val="24"/>
          <w:szCs w:val="24"/>
          <w:lang w:val="en-US"/>
        </w:rPr>
        <w:t>.</w:t>
      </w:r>
      <w:r w:rsidRPr="000E7642">
        <w:rPr>
          <w:rFonts w:ascii="Cascadia Mono" w:hAnsi="Cascadia Mono" w:cs="Cascadia Mono"/>
          <w:noProof w:val="0"/>
          <w:color w:val="000000"/>
          <w:kern w:val="0"/>
          <w:sz w:val="24"/>
          <w:szCs w:val="24"/>
          <w:lang w:val="en-US"/>
        </w:rPr>
        <w:t>phone</w:t>
      </w:r>
      <w:proofErr w:type="spellEnd"/>
      <w:r w:rsidRPr="000E7642">
        <w:rPr>
          <w:rFonts w:ascii="Cascadia Mono" w:hAnsi="Cascadia Mono" w:cs="Cascadia Mono"/>
          <w:noProof w:val="0"/>
          <w:color w:val="808080"/>
          <w:kern w:val="0"/>
          <w:sz w:val="24"/>
          <w:szCs w:val="24"/>
          <w:lang w:val="en-US"/>
        </w:rPr>
        <w:t>)</w:t>
      </w:r>
      <w:r w:rsidRPr="000E7642">
        <w:rPr>
          <w:rFonts w:ascii="Cascadia Mono" w:hAnsi="Cascadia Mono" w:cs="Cascadia Mono"/>
          <w:noProof w:val="0"/>
          <w:color w:val="000000"/>
          <w:kern w:val="0"/>
          <w:sz w:val="24"/>
          <w:szCs w:val="24"/>
          <w:lang w:val="en-US"/>
        </w:rPr>
        <w:t xml:space="preserve"> </w:t>
      </w:r>
      <w:r w:rsidRPr="000E7642">
        <w:rPr>
          <w:rFonts w:ascii="Cascadia Mono" w:hAnsi="Cascadia Mono" w:cs="Cascadia Mono"/>
          <w:noProof w:val="0"/>
          <w:color w:val="808080"/>
          <w:kern w:val="0"/>
          <w:sz w:val="24"/>
          <w:szCs w:val="24"/>
          <w:lang w:val="en-US"/>
        </w:rPr>
        <w:t>*</w:t>
      </w:r>
      <w:r w:rsidRPr="000E7642">
        <w:rPr>
          <w:rFonts w:ascii="Cascadia Mono" w:hAnsi="Cascadia Mono" w:cs="Cascadia Mono"/>
          <w:noProof w:val="0"/>
          <w:color w:val="000000"/>
          <w:kern w:val="0"/>
          <w:sz w:val="24"/>
          <w:szCs w:val="24"/>
          <w:lang w:val="en-US"/>
        </w:rPr>
        <w:t xml:space="preserve"> 4 </w:t>
      </w:r>
      <w:r w:rsidRPr="000E7642">
        <w:rPr>
          <w:rFonts w:ascii="Cascadia Mono" w:hAnsi="Cascadia Mono" w:cs="Cascadia Mono"/>
          <w:noProof w:val="0"/>
          <w:color w:val="808080"/>
          <w:kern w:val="0"/>
          <w:sz w:val="24"/>
          <w:szCs w:val="24"/>
          <w:lang w:val="en-US"/>
        </w:rPr>
        <w:t>*</w:t>
      </w:r>
      <w:r w:rsidRPr="000E7642">
        <w:rPr>
          <w:rFonts w:ascii="Cascadia Mono" w:hAnsi="Cascadia Mono" w:cs="Cascadia Mono"/>
          <w:noProof w:val="0"/>
          <w:color w:val="000000"/>
          <w:kern w:val="0"/>
          <w:sz w:val="24"/>
          <w:szCs w:val="24"/>
          <w:lang w:val="en-US"/>
        </w:rPr>
        <w:t xml:space="preserve"> </w:t>
      </w:r>
      <w:proofErr w:type="spellStart"/>
      <w:r w:rsidRPr="000E7642">
        <w:rPr>
          <w:rFonts w:ascii="Cascadia Mono" w:hAnsi="Cascadia Mono" w:cs="Cascadia Mono"/>
          <w:noProof w:val="0"/>
          <w:color w:val="000000"/>
          <w:kern w:val="0"/>
          <w:sz w:val="24"/>
          <w:szCs w:val="24"/>
          <w:lang w:val="en-US"/>
        </w:rPr>
        <w:t>Job</w:t>
      </w:r>
      <w:r w:rsidRPr="000E7642">
        <w:rPr>
          <w:rFonts w:ascii="Cascadia Mono" w:hAnsi="Cascadia Mono" w:cs="Cascadia Mono"/>
          <w:noProof w:val="0"/>
          <w:color w:val="808080"/>
          <w:kern w:val="0"/>
          <w:sz w:val="24"/>
          <w:szCs w:val="24"/>
          <w:lang w:val="en-US"/>
        </w:rPr>
        <w:t>.</w:t>
      </w:r>
      <w:r w:rsidRPr="000E7642">
        <w:rPr>
          <w:rFonts w:ascii="Cascadia Mono" w:hAnsi="Cascadia Mono" w:cs="Cascadia Mono"/>
          <w:noProof w:val="0"/>
          <w:color w:val="000000"/>
          <w:kern w:val="0"/>
          <w:sz w:val="24"/>
          <w:szCs w:val="24"/>
          <w:lang w:val="en-US"/>
        </w:rPr>
        <w:t>salary</w:t>
      </w:r>
      <w:proofErr w:type="spellEnd"/>
    </w:p>
    <w:p w14:paraId="24685FFE" w14:textId="77777777" w:rsidR="000E7642" w:rsidRPr="000E7642" w:rsidRDefault="000E7642" w:rsidP="000E7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7642">
        <w:rPr>
          <w:rFonts w:ascii="Cascadia Mono" w:hAnsi="Cascadia Mono" w:cs="Cascadia Mono"/>
          <w:noProof w:val="0"/>
          <w:color w:val="000000"/>
          <w:kern w:val="0"/>
          <w:sz w:val="24"/>
          <w:szCs w:val="24"/>
          <w:lang w:val="en-US"/>
        </w:rPr>
        <w:tab/>
      </w:r>
      <w:r w:rsidRPr="000E7642">
        <w:rPr>
          <w:rFonts w:ascii="Cascadia Mono" w:hAnsi="Cascadia Mono" w:cs="Cascadia Mono"/>
          <w:noProof w:val="0"/>
          <w:color w:val="0000FF"/>
          <w:kern w:val="0"/>
          <w:sz w:val="24"/>
          <w:szCs w:val="24"/>
          <w:lang w:val="en-US"/>
        </w:rPr>
        <w:t>END</w:t>
      </w:r>
      <w:r w:rsidRPr="000E7642">
        <w:rPr>
          <w:rFonts w:ascii="Cascadia Mono" w:hAnsi="Cascadia Mono" w:cs="Cascadia Mono"/>
          <w:noProof w:val="0"/>
          <w:color w:val="000000"/>
          <w:kern w:val="0"/>
          <w:sz w:val="24"/>
          <w:szCs w:val="24"/>
          <w:lang w:val="en-US"/>
        </w:rPr>
        <w:t xml:space="preserve"> </w:t>
      </w:r>
      <w:r w:rsidRPr="000E7642">
        <w:rPr>
          <w:rFonts w:ascii="Cascadia Mono" w:hAnsi="Cascadia Mono" w:cs="Cascadia Mono"/>
          <w:noProof w:val="0"/>
          <w:color w:val="0000FF"/>
          <w:kern w:val="0"/>
          <w:sz w:val="24"/>
          <w:szCs w:val="24"/>
          <w:lang w:val="en-US"/>
        </w:rPr>
        <w:t>AS</w:t>
      </w:r>
      <w:r w:rsidRPr="000E7642">
        <w:rPr>
          <w:rFonts w:ascii="Cascadia Mono" w:hAnsi="Cascadia Mono" w:cs="Cascadia Mono"/>
          <w:noProof w:val="0"/>
          <w:color w:val="000000"/>
          <w:kern w:val="0"/>
          <w:sz w:val="24"/>
          <w:szCs w:val="24"/>
          <w:lang w:val="en-US"/>
        </w:rPr>
        <w:t xml:space="preserve"> </w:t>
      </w:r>
      <w:proofErr w:type="gramStart"/>
      <w:r w:rsidRPr="000E7642">
        <w:rPr>
          <w:rFonts w:ascii="Cascadia Mono" w:hAnsi="Cascadia Mono" w:cs="Cascadia Mono"/>
          <w:noProof w:val="0"/>
          <w:color w:val="000000"/>
          <w:kern w:val="0"/>
          <w:sz w:val="24"/>
          <w:szCs w:val="24"/>
          <w:lang w:val="en-US"/>
        </w:rPr>
        <w:t>salary</w:t>
      </w:r>
      <w:proofErr w:type="gramEnd"/>
    </w:p>
    <w:p w14:paraId="53374C11" w14:textId="77777777" w:rsidR="000E7642" w:rsidRPr="000E7642" w:rsidRDefault="000E7642" w:rsidP="000E7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7642">
        <w:rPr>
          <w:rFonts w:ascii="Cascadia Mono" w:hAnsi="Cascadia Mono" w:cs="Cascadia Mono"/>
          <w:noProof w:val="0"/>
          <w:color w:val="0000FF"/>
          <w:kern w:val="0"/>
          <w:sz w:val="24"/>
          <w:szCs w:val="24"/>
          <w:lang w:val="en-US"/>
        </w:rPr>
        <w:t>FROM</w:t>
      </w:r>
      <w:r w:rsidRPr="000E7642">
        <w:rPr>
          <w:rFonts w:ascii="Cascadia Mono" w:hAnsi="Cascadia Mono" w:cs="Cascadia Mono"/>
          <w:noProof w:val="0"/>
          <w:color w:val="000000"/>
          <w:kern w:val="0"/>
          <w:sz w:val="24"/>
          <w:szCs w:val="24"/>
          <w:lang w:val="en-US"/>
        </w:rPr>
        <w:t xml:space="preserve"> </w:t>
      </w:r>
      <w:proofErr w:type="gramStart"/>
      <w:r w:rsidRPr="000E7642">
        <w:rPr>
          <w:rFonts w:ascii="Cascadia Mono" w:hAnsi="Cascadia Mono" w:cs="Cascadia Mono"/>
          <w:noProof w:val="0"/>
          <w:color w:val="000000"/>
          <w:kern w:val="0"/>
          <w:sz w:val="24"/>
          <w:szCs w:val="24"/>
          <w:lang w:val="en-US"/>
        </w:rPr>
        <w:t xml:space="preserve">Employee </w:t>
      </w:r>
      <w:r w:rsidRPr="000E7642">
        <w:rPr>
          <w:rFonts w:ascii="Cascadia Mono" w:hAnsi="Cascadia Mono" w:cs="Cascadia Mono"/>
          <w:noProof w:val="0"/>
          <w:color w:val="808080"/>
          <w:kern w:val="0"/>
          <w:sz w:val="24"/>
          <w:szCs w:val="24"/>
          <w:lang w:val="en-US"/>
        </w:rPr>
        <w:t>,</w:t>
      </w:r>
      <w:proofErr w:type="gramEnd"/>
      <w:r w:rsidRPr="000E7642">
        <w:rPr>
          <w:rFonts w:ascii="Cascadia Mono" w:hAnsi="Cascadia Mono" w:cs="Cascadia Mono"/>
          <w:noProof w:val="0"/>
          <w:color w:val="000000"/>
          <w:kern w:val="0"/>
          <w:sz w:val="24"/>
          <w:szCs w:val="24"/>
          <w:lang w:val="en-US"/>
        </w:rPr>
        <w:t xml:space="preserve"> Job </w:t>
      </w:r>
      <w:r w:rsidRPr="000E7642">
        <w:rPr>
          <w:rFonts w:ascii="Cascadia Mono" w:hAnsi="Cascadia Mono" w:cs="Cascadia Mono"/>
          <w:noProof w:val="0"/>
          <w:color w:val="808080"/>
          <w:kern w:val="0"/>
          <w:sz w:val="24"/>
          <w:szCs w:val="24"/>
          <w:lang w:val="en-US"/>
        </w:rPr>
        <w:t>,</w:t>
      </w:r>
      <w:r w:rsidRPr="000E7642">
        <w:rPr>
          <w:rFonts w:ascii="Cascadia Mono" w:hAnsi="Cascadia Mono" w:cs="Cascadia Mono"/>
          <w:noProof w:val="0"/>
          <w:color w:val="000000"/>
          <w:kern w:val="0"/>
          <w:sz w:val="24"/>
          <w:szCs w:val="24"/>
          <w:lang w:val="en-US"/>
        </w:rPr>
        <w:t xml:space="preserve"> </w:t>
      </w:r>
      <w:proofErr w:type="spellStart"/>
      <w:r w:rsidRPr="000E7642">
        <w:rPr>
          <w:rFonts w:ascii="Cascadia Mono" w:hAnsi="Cascadia Mono" w:cs="Cascadia Mono"/>
          <w:noProof w:val="0"/>
          <w:color w:val="000000"/>
          <w:kern w:val="0"/>
          <w:sz w:val="24"/>
          <w:szCs w:val="24"/>
          <w:lang w:val="en-US"/>
        </w:rPr>
        <w:t>EmployeeShiftView</w:t>
      </w:r>
      <w:proofErr w:type="spellEnd"/>
      <w:r w:rsidRPr="000E7642">
        <w:rPr>
          <w:rFonts w:ascii="Cascadia Mono" w:hAnsi="Cascadia Mono" w:cs="Cascadia Mono"/>
          <w:noProof w:val="0"/>
          <w:color w:val="000000"/>
          <w:kern w:val="0"/>
          <w:sz w:val="24"/>
          <w:szCs w:val="24"/>
          <w:lang w:val="en-US"/>
        </w:rPr>
        <w:t xml:space="preserve"> </w:t>
      </w:r>
    </w:p>
    <w:p w14:paraId="0B6E1C3E" w14:textId="77777777" w:rsidR="000E7642" w:rsidRPr="000E7642" w:rsidRDefault="000E7642" w:rsidP="000E7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7642">
        <w:rPr>
          <w:rFonts w:ascii="Cascadia Mono" w:hAnsi="Cascadia Mono" w:cs="Cascadia Mono"/>
          <w:noProof w:val="0"/>
          <w:color w:val="0000FF"/>
          <w:kern w:val="0"/>
          <w:sz w:val="24"/>
          <w:szCs w:val="24"/>
          <w:lang w:val="en-US"/>
        </w:rPr>
        <w:t>WHERE</w:t>
      </w:r>
      <w:r w:rsidRPr="000E7642">
        <w:rPr>
          <w:rFonts w:ascii="Cascadia Mono" w:hAnsi="Cascadia Mono" w:cs="Cascadia Mono"/>
          <w:noProof w:val="0"/>
          <w:color w:val="000000"/>
          <w:kern w:val="0"/>
          <w:sz w:val="24"/>
          <w:szCs w:val="24"/>
          <w:lang w:val="en-US"/>
        </w:rPr>
        <w:t xml:space="preserve"> Employee</w:t>
      </w:r>
      <w:r w:rsidRPr="000E7642">
        <w:rPr>
          <w:rFonts w:ascii="Cascadia Mono" w:hAnsi="Cascadia Mono" w:cs="Cascadia Mono"/>
          <w:noProof w:val="0"/>
          <w:color w:val="808080"/>
          <w:kern w:val="0"/>
          <w:sz w:val="24"/>
          <w:szCs w:val="24"/>
          <w:lang w:val="en-US"/>
        </w:rPr>
        <w:t>.</w:t>
      </w:r>
      <w:r w:rsidRPr="000E7642">
        <w:rPr>
          <w:rFonts w:ascii="Cascadia Mono" w:hAnsi="Cascadia Mono" w:cs="Cascadia Mono"/>
          <w:noProof w:val="0"/>
          <w:color w:val="0000FF"/>
          <w:kern w:val="0"/>
          <w:sz w:val="24"/>
          <w:szCs w:val="24"/>
          <w:lang w:val="en-US"/>
        </w:rPr>
        <w:t>name</w:t>
      </w:r>
      <w:r w:rsidRPr="000E7642">
        <w:rPr>
          <w:rFonts w:ascii="Cascadia Mono" w:hAnsi="Cascadia Mono" w:cs="Cascadia Mono"/>
          <w:noProof w:val="0"/>
          <w:color w:val="000000"/>
          <w:kern w:val="0"/>
          <w:sz w:val="24"/>
          <w:szCs w:val="24"/>
          <w:lang w:val="en-US"/>
        </w:rPr>
        <w:t xml:space="preserve"> </w:t>
      </w:r>
      <w:r w:rsidRPr="000E7642">
        <w:rPr>
          <w:rFonts w:ascii="Cascadia Mono" w:hAnsi="Cascadia Mono" w:cs="Cascadia Mono"/>
          <w:noProof w:val="0"/>
          <w:color w:val="808080"/>
          <w:kern w:val="0"/>
          <w:sz w:val="24"/>
          <w:szCs w:val="24"/>
          <w:lang w:val="en-US"/>
        </w:rPr>
        <w:t>&lt;&gt;</w:t>
      </w:r>
      <w:r w:rsidRPr="000E7642">
        <w:rPr>
          <w:rFonts w:ascii="Cascadia Mono" w:hAnsi="Cascadia Mono" w:cs="Cascadia Mono"/>
          <w:noProof w:val="0"/>
          <w:color w:val="000000"/>
          <w:kern w:val="0"/>
          <w:sz w:val="24"/>
          <w:szCs w:val="24"/>
          <w:lang w:val="en-US"/>
        </w:rPr>
        <w:t xml:space="preserve"> </w:t>
      </w:r>
      <w:r w:rsidRPr="000E7642">
        <w:rPr>
          <w:rFonts w:ascii="Cascadia Mono" w:hAnsi="Cascadia Mono" w:cs="Cascadia Mono"/>
          <w:noProof w:val="0"/>
          <w:color w:val="FF0000"/>
          <w:kern w:val="0"/>
          <w:sz w:val="24"/>
          <w:szCs w:val="24"/>
          <w:lang w:val="en-US"/>
        </w:rPr>
        <w:t>'NA'</w:t>
      </w:r>
      <w:r w:rsidRPr="000E7642">
        <w:rPr>
          <w:rFonts w:ascii="Cascadia Mono" w:hAnsi="Cascadia Mono" w:cs="Cascadia Mono"/>
          <w:noProof w:val="0"/>
          <w:color w:val="000000"/>
          <w:kern w:val="0"/>
          <w:sz w:val="24"/>
          <w:szCs w:val="24"/>
          <w:lang w:val="en-US"/>
        </w:rPr>
        <w:t xml:space="preserve"> </w:t>
      </w:r>
      <w:r w:rsidRPr="000E7642">
        <w:rPr>
          <w:rFonts w:ascii="Cascadia Mono" w:hAnsi="Cascadia Mono" w:cs="Cascadia Mono"/>
          <w:noProof w:val="0"/>
          <w:color w:val="808080"/>
          <w:kern w:val="0"/>
          <w:sz w:val="24"/>
          <w:szCs w:val="24"/>
          <w:lang w:val="en-US"/>
        </w:rPr>
        <w:t>AND</w:t>
      </w:r>
      <w:r w:rsidRPr="000E7642">
        <w:rPr>
          <w:rFonts w:ascii="Cascadia Mono" w:hAnsi="Cascadia Mono" w:cs="Cascadia Mono"/>
          <w:noProof w:val="0"/>
          <w:color w:val="000000"/>
          <w:kern w:val="0"/>
          <w:sz w:val="24"/>
          <w:szCs w:val="24"/>
          <w:lang w:val="en-US"/>
        </w:rPr>
        <w:t xml:space="preserve"> </w:t>
      </w:r>
      <w:proofErr w:type="spellStart"/>
      <w:r w:rsidRPr="000E7642">
        <w:rPr>
          <w:rFonts w:ascii="Cascadia Mono" w:hAnsi="Cascadia Mono" w:cs="Cascadia Mono"/>
          <w:noProof w:val="0"/>
          <w:color w:val="000000"/>
          <w:kern w:val="0"/>
          <w:sz w:val="24"/>
          <w:szCs w:val="24"/>
          <w:lang w:val="en-US"/>
        </w:rPr>
        <w:t>Employee</w:t>
      </w:r>
      <w:r w:rsidRPr="000E7642">
        <w:rPr>
          <w:rFonts w:ascii="Cascadia Mono" w:hAnsi="Cascadia Mono" w:cs="Cascadia Mono"/>
          <w:noProof w:val="0"/>
          <w:color w:val="808080"/>
          <w:kern w:val="0"/>
          <w:sz w:val="24"/>
          <w:szCs w:val="24"/>
          <w:lang w:val="en-US"/>
        </w:rPr>
        <w:t>.</w:t>
      </w:r>
      <w:r w:rsidRPr="000E7642">
        <w:rPr>
          <w:rFonts w:ascii="Cascadia Mono" w:hAnsi="Cascadia Mono" w:cs="Cascadia Mono"/>
          <w:noProof w:val="0"/>
          <w:color w:val="000000"/>
          <w:kern w:val="0"/>
          <w:sz w:val="24"/>
          <w:szCs w:val="24"/>
          <w:lang w:val="en-US"/>
        </w:rPr>
        <w:t>jobID</w:t>
      </w:r>
      <w:proofErr w:type="spellEnd"/>
      <w:r w:rsidRPr="000E7642">
        <w:rPr>
          <w:rFonts w:ascii="Cascadia Mono" w:hAnsi="Cascadia Mono" w:cs="Cascadia Mono"/>
          <w:noProof w:val="0"/>
          <w:color w:val="000000"/>
          <w:kern w:val="0"/>
          <w:sz w:val="24"/>
          <w:szCs w:val="24"/>
          <w:lang w:val="en-US"/>
        </w:rPr>
        <w:t xml:space="preserve"> </w:t>
      </w:r>
      <w:r w:rsidRPr="000E7642">
        <w:rPr>
          <w:rFonts w:ascii="Cascadia Mono" w:hAnsi="Cascadia Mono" w:cs="Cascadia Mono"/>
          <w:noProof w:val="0"/>
          <w:color w:val="808080"/>
          <w:kern w:val="0"/>
          <w:sz w:val="24"/>
          <w:szCs w:val="24"/>
          <w:lang w:val="en-US"/>
        </w:rPr>
        <w:t>=</w:t>
      </w:r>
      <w:r w:rsidRPr="000E7642">
        <w:rPr>
          <w:rFonts w:ascii="Cascadia Mono" w:hAnsi="Cascadia Mono" w:cs="Cascadia Mono"/>
          <w:noProof w:val="0"/>
          <w:color w:val="000000"/>
          <w:kern w:val="0"/>
          <w:sz w:val="24"/>
          <w:szCs w:val="24"/>
          <w:lang w:val="en-US"/>
        </w:rPr>
        <w:t xml:space="preserve"> Job</w:t>
      </w:r>
      <w:r w:rsidRPr="000E7642">
        <w:rPr>
          <w:rFonts w:ascii="Cascadia Mono" w:hAnsi="Cascadia Mono" w:cs="Cascadia Mono"/>
          <w:noProof w:val="0"/>
          <w:color w:val="808080"/>
          <w:kern w:val="0"/>
          <w:sz w:val="24"/>
          <w:szCs w:val="24"/>
          <w:lang w:val="en-US"/>
        </w:rPr>
        <w:t>.</w:t>
      </w:r>
      <w:r w:rsidRPr="000E7642">
        <w:rPr>
          <w:rFonts w:ascii="Cascadia Mono" w:hAnsi="Cascadia Mono" w:cs="Cascadia Mono"/>
          <w:noProof w:val="0"/>
          <w:color w:val="000000"/>
          <w:kern w:val="0"/>
          <w:sz w:val="24"/>
          <w:szCs w:val="24"/>
          <w:lang w:val="en-US"/>
        </w:rPr>
        <w:t xml:space="preserve">ID </w:t>
      </w:r>
      <w:r w:rsidRPr="000E7642">
        <w:rPr>
          <w:rFonts w:ascii="Cascadia Mono" w:hAnsi="Cascadia Mono" w:cs="Cascadia Mono"/>
          <w:noProof w:val="0"/>
          <w:color w:val="808080"/>
          <w:kern w:val="0"/>
          <w:sz w:val="24"/>
          <w:szCs w:val="24"/>
          <w:lang w:val="en-US"/>
        </w:rPr>
        <w:t>AND</w:t>
      </w:r>
      <w:r w:rsidRPr="000E7642">
        <w:rPr>
          <w:rFonts w:ascii="Cascadia Mono" w:hAnsi="Cascadia Mono" w:cs="Cascadia Mono"/>
          <w:noProof w:val="0"/>
          <w:color w:val="000000"/>
          <w:kern w:val="0"/>
          <w:sz w:val="24"/>
          <w:szCs w:val="24"/>
          <w:lang w:val="en-US"/>
        </w:rPr>
        <w:t xml:space="preserve"> </w:t>
      </w:r>
      <w:proofErr w:type="spellStart"/>
      <w:r w:rsidRPr="000E7642">
        <w:rPr>
          <w:rFonts w:ascii="Cascadia Mono" w:hAnsi="Cascadia Mono" w:cs="Cascadia Mono"/>
          <w:noProof w:val="0"/>
          <w:color w:val="000000"/>
          <w:kern w:val="0"/>
          <w:sz w:val="24"/>
          <w:szCs w:val="24"/>
          <w:lang w:val="en-US"/>
        </w:rPr>
        <w:t>Employee</w:t>
      </w:r>
      <w:r w:rsidRPr="000E7642">
        <w:rPr>
          <w:rFonts w:ascii="Cascadia Mono" w:hAnsi="Cascadia Mono" w:cs="Cascadia Mono"/>
          <w:noProof w:val="0"/>
          <w:color w:val="808080"/>
          <w:kern w:val="0"/>
          <w:sz w:val="24"/>
          <w:szCs w:val="24"/>
          <w:lang w:val="en-US"/>
        </w:rPr>
        <w:t>.</w:t>
      </w:r>
      <w:r w:rsidRPr="000E7642">
        <w:rPr>
          <w:rFonts w:ascii="Cascadia Mono" w:hAnsi="Cascadia Mono" w:cs="Cascadia Mono"/>
          <w:noProof w:val="0"/>
          <w:color w:val="000000"/>
          <w:kern w:val="0"/>
          <w:sz w:val="24"/>
          <w:szCs w:val="24"/>
          <w:lang w:val="en-US"/>
        </w:rPr>
        <w:t>phone</w:t>
      </w:r>
      <w:proofErr w:type="spellEnd"/>
      <w:r w:rsidRPr="000E7642">
        <w:rPr>
          <w:rFonts w:ascii="Cascadia Mono" w:hAnsi="Cascadia Mono" w:cs="Cascadia Mono"/>
          <w:noProof w:val="0"/>
          <w:color w:val="000000"/>
          <w:kern w:val="0"/>
          <w:sz w:val="24"/>
          <w:szCs w:val="24"/>
          <w:lang w:val="en-US"/>
        </w:rPr>
        <w:t xml:space="preserve"> </w:t>
      </w:r>
      <w:r w:rsidRPr="000E7642">
        <w:rPr>
          <w:rFonts w:ascii="Cascadia Mono" w:hAnsi="Cascadia Mono" w:cs="Cascadia Mono"/>
          <w:noProof w:val="0"/>
          <w:color w:val="808080"/>
          <w:kern w:val="0"/>
          <w:sz w:val="24"/>
          <w:szCs w:val="24"/>
          <w:lang w:val="en-US"/>
        </w:rPr>
        <w:t>=</w:t>
      </w:r>
      <w:r w:rsidRPr="000E7642">
        <w:rPr>
          <w:rFonts w:ascii="Cascadia Mono" w:hAnsi="Cascadia Mono" w:cs="Cascadia Mono"/>
          <w:noProof w:val="0"/>
          <w:color w:val="000000"/>
          <w:kern w:val="0"/>
          <w:sz w:val="24"/>
          <w:szCs w:val="24"/>
          <w:lang w:val="en-US"/>
        </w:rPr>
        <w:t xml:space="preserve"> </w:t>
      </w:r>
      <w:proofErr w:type="spellStart"/>
      <w:r w:rsidRPr="000E7642">
        <w:rPr>
          <w:rFonts w:ascii="Cascadia Mono" w:hAnsi="Cascadia Mono" w:cs="Cascadia Mono"/>
          <w:noProof w:val="0"/>
          <w:color w:val="000000"/>
          <w:kern w:val="0"/>
          <w:sz w:val="24"/>
          <w:szCs w:val="24"/>
          <w:lang w:val="en-US"/>
        </w:rPr>
        <w:t>EmployeeShiftView</w:t>
      </w:r>
      <w:r w:rsidRPr="000E7642">
        <w:rPr>
          <w:rFonts w:ascii="Cascadia Mono" w:hAnsi="Cascadia Mono" w:cs="Cascadia Mono"/>
          <w:noProof w:val="0"/>
          <w:color w:val="808080"/>
          <w:kern w:val="0"/>
          <w:sz w:val="24"/>
          <w:szCs w:val="24"/>
          <w:lang w:val="en-US"/>
        </w:rPr>
        <w:t>.</w:t>
      </w:r>
      <w:r w:rsidRPr="000E7642">
        <w:rPr>
          <w:rFonts w:ascii="Cascadia Mono" w:hAnsi="Cascadia Mono" w:cs="Cascadia Mono"/>
          <w:noProof w:val="0"/>
          <w:color w:val="000000"/>
          <w:kern w:val="0"/>
          <w:sz w:val="24"/>
          <w:szCs w:val="24"/>
          <w:lang w:val="en-US"/>
        </w:rPr>
        <w:t>phone</w:t>
      </w:r>
      <w:proofErr w:type="spellEnd"/>
    </w:p>
    <w:p w14:paraId="1A3E37DD" w14:textId="77777777" w:rsidR="000E7642" w:rsidRPr="000E7642" w:rsidRDefault="000E7642" w:rsidP="000E7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7642">
        <w:rPr>
          <w:rFonts w:ascii="Cascadia Mono" w:hAnsi="Cascadia Mono" w:cs="Cascadia Mono"/>
          <w:noProof w:val="0"/>
          <w:color w:val="0000FF"/>
          <w:kern w:val="0"/>
          <w:sz w:val="24"/>
          <w:szCs w:val="24"/>
          <w:lang w:val="en-US"/>
        </w:rPr>
        <w:t>GROUP</w:t>
      </w:r>
      <w:r w:rsidRPr="000E7642">
        <w:rPr>
          <w:rFonts w:ascii="Cascadia Mono" w:hAnsi="Cascadia Mono" w:cs="Cascadia Mono"/>
          <w:noProof w:val="0"/>
          <w:color w:val="000000"/>
          <w:kern w:val="0"/>
          <w:sz w:val="24"/>
          <w:szCs w:val="24"/>
          <w:lang w:val="en-US"/>
        </w:rPr>
        <w:t xml:space="preserve"> </w:t>
      </w:r>
      <w:r w:rsidRPr="000E7642">
        <w:rPr>
          <w:rFonts w:ascii="Cascadia Mono" w:hAnsi="Cascadia Mono" w:cs="Cascadia Mono"/>
          <w:noProof w:val="0"/>
          <w:color w:val="0000FF"/>
          <w:kern w:val="0"/>
          <w:sz w:val="24"/>
          <w:szCs w:val="24"/>
          <w:lang w:val="en-US"/>
        </w:rPr>
        <w:t>BY</w:t>
      </w:r>
      <w:r w:rsidRPr="000E7642">
        <w:rPr>
          <w:rFonts w:ascii="Cascadia Mono" w:hAnsi="Cascadia Mono" w:cs="Cascadia Mono"/>
          <w:noProof w:val="0"/>
          <w:color w:val="000000"/>
          <w:kern w:val="0"/>
          <w:sz w:val="24"/>
          <w:szCs w:val="24"/>
          <w:lang w:val="en-US"/>
        </w:rPr>
        <w:t xml:space="preserve"> Employee</w:t>
      </w:r>
      <w:r w:rsidRPr="000E7642">
        <w:rPr>
          <w:rFonts w:ascii="Cascadia Mono" w:hAnsi="Cascadia Mono" w:cs="Cascadia Mono"/>
          <w:noProof w:val="0"/>
          <w:color w:val="808080"/>
          <w:kern w:val="0"/>
          <w:sz w:val="24"/>
          <w:szCs w:val="24"/>
          <w:lang w:val="en-US"/>
        </w:rPr>
        <w:t>.</w:t>
      </w:r>
      <w:r w:rsidRPr="000E7642">
        <w:rPr>
          <w:rFonts w:ascii="Cascadia Mono" w:hAnsi="Cascadia Mono" w:cs="Cascadia Mono"/>
          <w:noProof w:val="0"/>
          <w:color w:val="0000FF"/>
          <w:kern w:val="0"/>
          <w:sz w:val="24"/>
          <w:szCs w:val="24"/>
          <w:lang w:val="en-US"/>
        </w:rPr>
        <w:t>name</w:t>
      </w:r>
      <w:r w:rsidRPr="000E7642">
        <w:rPr>
          <w:rFonts w:ascii="Cascadia Mono" w:hAnsi="Cascadia Mono" w:cs="Cascadia Mono"/>
          <w:noProof w:val="0"/>
          <w:color w:val="808080"/>
          <w:kern w:val="0"/>
          <w:sz w:val="24"/>
          <w:szCs w:val="24"/>
          <w:lang w:val="en-US"/>
        </w:rPr>
        <w:t>,</w:t>
      </w:r>
      <w:r w:rsidRPr="000E7642">
        <w:rPr>
          <w:rFonts w:ascii="Cascadia Mono" w:hAnsi="Cascadia Mono" w:cs="Cascadia Mono"/>
          <w:noProof w:val="0"/>
          <w:color w:val="000000"/>
          <w:kern w:val="0"/>
          <w:sz w:val="24"/>
          <w:szCs w:val="24"/>
          <w:lang w:val="en-US"/>
        </w:rPr>
        <w:t xml:space="preserve"> </w:t>
      </w:r>
      <w:proofErr w:type="spellStart"/>
      <w:r w:rsidRPr="000E7642">
        <w:rPr>
          <w:rFonts w:ascii="Cascadia Mono" w:hAnsi="Cascadia Mono" w:cs="Cascadia Mono"/>
          <w:noProof w:val="0"/>
          <w:color w:val="000000"/>
          <w:kern w:val="0"/>
          <w:sz w:val="24"/>
          <w:szCs w:val="24"/>
          <w:lang w:val="en-US"/>
        </w:rPr>
        <w:t>Job</w:t>
      </w:r>
      <w:r w:rsidRPr="000E7642">
        <w:rPr>
          <w:rFonts w:ascii="Cascadia Mono" w:hAnsi="Cascadia Mono" w:cs="Cascadia Mono"/>
          <w:noProof w:val="0"/>
          <w:color w:val="808080"/>
          <w:kern w:val="0"/>
          <w:sz w:val="24"/>
          <w:szCs w:val="24"/>
          <w:lang w:val="en-US"/>
        </w:rPr>
        <w:t>.</w:t>
      </w:r>
      <w:r w:rsidRPr="000E7642">
        <w:rPr>
          <w:rFonts w:ascii="Cascadia Mono" w:hAnsi="Cascadia Mono" w:cs="Cascadia Mono"/>
          <w:noProof w:val="0"/>
          <w:color w:val="000000"/>
          <w:kern w:val="0"/>
          <w:sz w:val="24"/>
          <w:szCs w:val="24"/>
          <w:lang w:val="en-US"/>
        </w:rPr>
        <w:t>jobDetail</w:t>
      </w:r>
      <w:proofErr w:type="spellEnd"/>
      <w:r w:rsidRPr="000E7642">
        <w:rPr>
          <w:rFonts w:ascii="Cascadia Mono" w:hAnsi="Cascadia Mono" w:cs="Cascadia Mono"/>
          <w:noProof w:val="0"/>
          <w:color w:val="808080"/>
          <w:kern w:val="0"/>
          <w:sz w:val="24"/>
          <w:szCs w:val="24"/>
          <w:lang w:val="en-US"/>
        </w:rPr>
        <w:t>,</w:t>
      </w:r>
      <w:r w:rsidRPr="000E7642">
        <w:rPr>
          <w:rFonts w:ascii="Cascadia Mono" w:hAnsi="Cascadia Mono" w:cs="Cascadia Mono"/>
          <w:noProof w:val="0"/>
          <w:color w:val="000000"/>
          <w:kern w:val="0"/>
          <w:sz w:val="24"/>
          <w:szCs w:val="24"/>
          <w:lang w:val="en-US"/>
        </w:rPr>
        <w:t xml:space="preserve"> Employee</w:t>
      </w:r>
      <w:r w:rsidRPr="000E7642">
        <w:rPr>
          <w:rFonts w:ascii="Cascadia Mono" w:hAnsi="Cascadia Mono" w:cs="Cascadia Mono"/>
          <w:noProof w:val="0"/>
          <w:color w:val="808080"/>
          <w:kern w:val="0"/>
          <w:sz w:val="24"/>
          <w:szCs w:val="24"/>
          <w:lang w:val="en-US"/>
        </w:rPr>
        <w:t>.</w:t>
      </w:r>
      <w:r w:rsidRPr="000E7642">
        <w:rPr>
          <w:rFonts w:ascii="Cascadia Mono" w:hAnsi="Cascadia Mono" w:cs="Cascadia Mono"/>
          <w:noProof w:val="0"/>
          <w:color w:val="000000"/>
          <w:kern w:val="0"/>
          <w:sz w:val="24"/>
          <w:szCs w:val="24"/>
          <w:lang w:val="en-US"/>
        </w:rPr>
        <w:t>ID</w:t>
      </w:r>
      <w:r w:rsidRPr="000E7642">
        <w:rPr>
          <w:rFonts w:ascii="Cascadia Mono" w:hAnsi="Cascadia Mono" w:cs="Cascadia Mono"/>
          <w:noProof w:val="0"/>
          <w:color w:val="808080"/>
          <w:kern w:val="0"/>
          <w:sz w:val="24"/>
          <w:szCs w:val="24"/>
          <w:lang w:val="en-US"/>
        </w:rPr>
        <w:t>,</w:t>
      </w:r>
      <w:r w:rsidRPr="000E7642">
        <w:rPr>
          <w:rFonts w:ascii="Cascadia Mono" w:hAnsi="Cascadia Mono" w:cs="Cascadia Mono"/>
          <w:noProof w:val="0"/>
          <w:color w:val="000000"/>
          <w:kern w:val="0"/>
          <w:sz w:val="24"/>
          <w:szCs w:val="24"/>
          <w:lang w:val="en-US"/>
        </w:rPr>
        <w:t xml:space="preserve"> </w:t>
      </w:r>
      <w:proofErr w:type="spellStart"/>
      <w:r w:rsidRPr="000E7642">
        <w:rPr>
          <w:rFonts w:ascii="Cascadia Mono" w:hAnsi="Cascadia Mono" w:cs="Cascadia Mono"/>
          <w:noProof w:val="0"/>
          <w:color w:val="000000"/>
          <w:kern w:val="0"/>
          <w:sz w:val="24"/>
          <w:szCs w:val="24"/>
          <w:lang w:val="en-US"/>
        </w:rPr>
        <w:t>Job</w:t>
      </w:r>
      <w:r w:rsidRPr="000E7642">
        <w:rPr>
          <w:rFonts w:ascii="Cascadia Mono" w:hAnsi="Cascadia Mono" w:cs="Cascadia Mono"/>
          <w:noProof w:val="0"/>
          <w:color w:val="808080"/>
          <w:kern w:val="0"/>
          <w:sz w:val="24"/>
          <w:szCs w:val="24"/>
          <w:lang w:val="en-US"/>
        </w:rPr>
        <w:t>.</w:t>
      </w:r>
      <w:r w:rsidRPr="000E7642">
        <w:rPr>
          <w:rFonts w:ascii="Cascadia Mono" w:hAnsi="Cascadia Mono" w:cs="Cascadia Mono"/>
          <w:noProof w:val="0"/>
          <w:color w:val="000000"/>
          <w:kern w:val="0"/>
          <w:sz w:val="24"/>
          <w:szCs w:val="24"/>
          <w:lang w:val="en-US"/>
        </w:rPr>
        <w:t>salary</w:t>
      </w:r>
      <w:proofErr w:type="spellEnd"/>
    </w:p>
    <w:p w14:paraId="0AB780DC" w14:textId="5FF1DBBF" w:rsidR="0052516C" w:rsidRPr="000E7642" w:rsidRDefault="000E7642" w:rsidP="000E7642">
      <w:pPr>
        <w:pStyle w:val="ListParagraph"/>
        <w:pBdr>
          <w:top w:val="single" w:sz="4" w:space="1" w:color="auto"/>
          <w:left w:val="single" w:sz="4" w:space="4" w:color="auto"/>
          <w:bottom w:val="single" w:sz="4" w:space="1" w:color="auto"/>
          <w:right w:val="single" w:sz="4" w:space="4" w:color="auto"/>
        </w:pBdr>
        <w:ind w:left="1584"/>
        <w:rPr>
          <w:rFonts w:ascii="Times New Roman" w:hAnsi="Times New Roman" w:cs="Times New Roman"/>
          <w:sz w:val="24"/>
          <w:szCs w:val="24"/>
          <w:lang w:val="en-US"/>
        </w:rPr>
      </w:pPr>
      <w:r w:rsidRPr="000E7642">
        <w:rPr>
          <w:rFonts w:ascii="Cascadia Mono" w:hAnsi="Cascadia Mono" w:cs="Cascadia Mono"/>
          <w:noProof w:val="0"/>
          <w:color w:val="0000FF"/>
          <w:kern w:val="0"/>
          <w:sz w:val="24"/>
          <w:szCs w:val="24"/>
          <w:lang w:val="en-US"/>
        </w:rPr>
        <w:t>GO</w:t>
      </w:r>
    </w:p>
    <w:p w14:paraId="1AA6CEF2" w14:textId="77777777" w:rsidR="000E7642" w:rsidRPr="000E7642" w:rsidRDefault="000E7642" w:rsidP="003400D3">
      <w:pPr>
        <w:pStyle w:val="ListParagraph"/>
        <w:ind w:left="1584"/>
        <w:rPr>
          <w:rFonts w:ascii="Times New Roman" w:hAnsi="Times New Roman" w:cs="Times New Roman"/>
          <w:sz w:val="28"/>
          <w:szCs w:val="28"/>
          <w:lang w:val="en-US"/>
        </w:rPr>
      </w:pPr>
    </w:p>
    <w:p w14:paraId="05FC2B8A" w14:textId="44AE47FD" w:rsidR="003400D3" w:rsidRDefault="003400D3" w:rsidP="003400D3">
      <w:pPr>
        <w:pStyle w:val="ListParagraph"/>
        <w:numPr>
          <w:ilvl w:val="0"/>
          <w:numId w:val="36"/>
        </w:numPr>
        <w:rPr>
          <w:rFonts w:ascii="Times New Roman" w:hAnsi="Times New Roman" w:cs="Times New Roman"/>
          <w:b/>
          <w:bCs/>
          <w:sz w:val="28"/>
          <w:szCs w:val="28"/>
          <w:lang w:val="en-US"/>
        </w:rPr>
      </w:pPr>
      <w:r>
        <w:rPr>
          <w:rFonts w:ascii="Times New Roman" w:hAnsi="Times New Roman" w:cs="Times New Roman"/>
          <w:b/>
          <w:bCs/>
          <w:sz w:val="28"/>
          <w:szCs w:val="28"/>
          <w:lang w:val="en-US"/>
        </w:rPr>
        <w:t>View</w:t>
      </w:r>
      <w:r w:rsidR="000B3870">
        <w:rPr>
          <w:rFonts w:ascii="Times New Roman" w:hAnsi="Times New Roman" w:cs="Times New Roman"/>
          <w:b/>
          <w:bCs/>
          <w:sz w:val="28"/>
          <w:szCs w:val="28"/>
          <w:lang w:val="en-US"/>
        </w:rPr>
        <w:t xml:space="preserve"> </w:t>
      </w:r>
      <w:r w:rsidR="000B3870" w:rsidRPr="000B3870">
        <w:rPr>
          <w:rFonts w:ascii="Times New Roman" w:hAnsi="Times New Roman" w:cs="Times New Roman"/>
          <w:b/>
          <w:bCs/>
          <w:sz w:val="28"/>
          <w:szCs w:val="28"/>
          <w:lang w:val="en-US"/>
        </w:rPr>
        <w:t>hiển thị chi tiết ca trực gồm tên nhân viên, số điện thoại, ca trực, ngày trực</w:t>
      </w:r>
      <w:r w:rsidR="000B3870">
        <w:rPr>
          <w:rFonts w:ascii="Times New Roman" w:hAnsi="Times New Roman" w:cs="Times New Roman"/>
          <w:b/>
          <w:bCs/>
          <w:sz w:val="28"/>
          <w:szCs w:val="28"/>
          <w:lang w:val="en-US"/>
        </w:rPr>
        <w:t>:</w:t>
      </w:r>
    </w:p>
    <w:p w14:paraId="089418C7" w14:textId="51A77A12" w:rsidR="003400D3" w:rsidRDefault="000B3870" w:rsidP="003400D3">
      <w:pPr>
        <w:pStyle w:val="ListParagraph"/>
        <w:ind w:left="1584"/>
        <w:rPr>
          <w:rFonts w:ascii="Times New Roman" w:hAnsi="Times New Roman" w:cs="Times New Roman"/>
          <w:sz w:val="28"/>
          <w:szCs w:val="28"/>
          <w:lang w:val="en-US"/>
        </w:rPr>
      </w:pPr>
      <w:r>
        <w:rPr>
          <w:rFonts w:ascii="Times New Roman" w:hAnsi="Times New Roman" w:cs="Times New Roman"/>
          <w:sz w:val="28"/>
          <w:szCs w:val="28"/>
          <w:lang w:val="en-US"/>
        </w:rPr>
        <w:t>Trong đó view được sắp xếp dựa vào ngày trực theo thứ tự tăng dần và nếu có cùng ngày trực thì sắp xếp theo mã ca trực theo thứ tự tăng dần.</w:t>
      </w:r>
    </w:p>
    <w:p w14:paraId="050BCD12" w14:textId="77777777" w:rsidR="000B3870" w:rsidRDefault="000B3870" w:rsidP="003400D3">
      <w:pPr>
        <w:pStyle w:val="ListParagraph"/>
        <w:ind w:left="1584"/>
        <w:rPr>
          <w:rFonts w:ascii="Times New Roman" w:hAnsi="Times New Roman" w:cs="Times New Roman"/>
          <w:sz w:val="28"/>
          <w:szCs w:val="28"/>
          <w:lang w:val="en-US"/>
        </w:rPr>
      </w:pPr>
    </w:p>
    <w:p w14:paraId="58E4E86F" w14:textId="43F309CB" w:rsidR="000B3870" w:rsidRDefault="000B3870" w:rsidP="003400D3">
      <w:pPr>
        <w:pStyle w:val="ListParagraph"/>
        <w:ind w:left="1584"/>
        <w:rPr>
          <w:rFonts w:ascii="Times New Roman" w:hAnsi="Times New Roman" w:cs="Times New Roman"/>
          <w:sz w:val="28"/>
          <w:szCs w:val="28"/>
          <w:lang w:val="en-US"/>
        </w:rPr>
      </w:pPr>
      <w:r>
        <w:rPr>
          <w:rFonts w:ascii="Times New Roman" w:hAnsi="Times New Roman" w:cs="Times New Roman"/>
          <w:sz w:val="28"/>
          <w:szCs w:val="28"/>
          <w:u w:val="single"/>
          <w:lang w:val="en-US"/>
        </w:rPr>
        <w:t>SQL:</w:t>
      </w:r>
    </w:p>
    <w:p w14:paraId="4AC1D592" w14:textId="77777777" w:rsidR="00F66B90" w:rsidRPr="00F66B90" w:rsidRDefault="00F66B90" w:rsidP="00F66B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66B90">
        <w:rPr>
          <w:rFonts w:ascii="Cascadia Mono" w:hAnsi="Cascadia Mono" w:cs="Cascadia Mono"/>
          <w:noProof w:val="0"/>
          <w:color w:val="0000FF"/>
          <w:kern w:val="0"/>
          <w:sz w:val="24"/>
          <w:szCs w:val="24"/>
          <w:lang w:val="en-US"/>
        </w:rPr>
        <w:t>DROP</w:t>
      </w:r>
      <w:r w:rsidRPr="00F66B90">
        <w:rPr>
          <w:rFonts w:ascii="Cascadia Mono" w:hAnsi="Cascadia Mono" w:cs="Cascadia Mono"/>
          <w:noProof w:val="0"/>
          <w:color w:val="000000"/>
          <w:kern w:val="0"/>
          <w:sz w:val="24"/>
          <w:szCs w:val="24"/>
          <w:lang w:val="en-US"/>
        </w:rPr>
        <w:t xml:space="preserve"> </w:t>
      </w:r>
      <w:r w:rsidRPr="00F66B90">
        <w:rPr>
          <w:rFonts w:ascii="Cascadia Mono" w:hAnsi="Cascadia Mono" w:cs="Cascadia Mono"/>
          <w:noProof w:val="0"/>
          <w:color w:val="0000FF"/>
          <w:kern w:val="0"/>
          <w:sz w:val="24"/>
          <w:szCs w:val="24"/>
          <w:lang w:val="en-US"/>
        </w:rPr>
        <w:t>VIEW</w:t>
      </w:r>
      <w:r w:rsidRPr="00F66B90">
        <w:rPr>
          <w:rFonts w:ascii="Cascadia Mono" w:hAnsi="Cascadia Mono" w:cs="Cascadia Mono"/>
          <w:noProof w:val="0"/>
          <w:color w:val="000000"/>
          <w:kern w:val="0"/>
          <w:sz w:val="24"/>
          <w:szCs w:val="24"/>
          <w:lang w:val="en-US"/>
        </w:rPr>
        <w:t xml:space="preserve"> </w:t>
      </w:r>
      <w:r w:rsidRPr="00F66B90">
        <w:rPr>
          <w:rFonts w:ascii="Cascadia Mono" w:hAnsi="Cascadia Mono" w:cs="Cascadia Mono"/>
          <w:noProof w:val="0"/>
          <w:color w:val="0000FF"/>
          <w:kern w:val="0"/>
          <w:sz w:val="24"/>
          <w:szCs w:val="24"/>
          <w:lang w:val="en-US"/>
        </w:rPr>
        <w:t>IF</w:t>
      </w:r>
      <w:r w:rsidRPr="00F66B90">
        <w:rPr>
          <w:rFonts w:ascii="Cascadia Mono" w:hAnsi="Cascadia Mono" w:cs="Cascadia Mono"/>
          <w:noProof w:val="0"/>
          <w:color w:val="000000"/>
          <w:kern w:val="0"/>
          <w:sz w:val="24"/>
          <w:szCs w:val="24"/>
          <w:lang w:val="en-US"/>
        </w:rPr>
        <w:t xml:space="preserve"> </w:t>
      </w:r>
      <w:r w:rsidRPr="00F66B90">
        <w:rPr>
          <w:rFonts w:ascii="Cascadia Mono" w:hAnsi="Cascadia Mono" w:cs="Cascadia Mono"/>
          <w:noProof w:val="0"/>
          <w:color w:val="808080"/>
          <w:kern w:val="0"/>
          <w:sz w:val="24"/>
          <w:szCs w:val="24"/>
          <w:lang w:val="en-US"/>
        </w:rPr>
        <w:t>EXISTS</w:t>
      </w:r>
      <w:r w:rsidRPr="00F66B90">
        <w:rPr>
          <w:rFonts w:ascii="Cascadia Mono" w:hAnsi="Cascadia Mono" w:cs="Cascadia Mono"/>
          <w:noProof w:val="0"/>
          <w:color w:val="000000"/>
          <w:kern w:val="0"/>
          <w:sz w:val="24"/>
          <w:szCs w:val="24"/>
          <w:lang w:val="en-US"/>
        </w:rPr>
        <w:t xml:space="preserve"> </w:t>
      </w:r>
      <w:proofErr w:type="spellStart"/>
      <w:r w:rsidRPr="00F66B90">
        <w:rPr>
          <w:rFonts w:ascii="Cascadia Mono" w:hAnsi="Cascadia Mono" w:cs="Cascadia Mono"/>
          <w:noProof w:val="0"/>
          <w:color w:val="000000"/>
          <w:kern w:val="0"/>
          <w:sz w:val="24"/>
          <w:szCs w:val="24"/>
          <w:lang w:val="en-US"/>
        </w:rPr>
        <w:t>ShiftDetailView</w:t>
      </w:r>
      <w:proofErr w:type="spellEnd"/>
    </w:p>
    <w:p w14:paraId="092B2912" w14:textId="77777777" w:rsidR="00F66B90" w:rsidRPr="00F66B90" w:rsidRDefault="00F66B90" w:rsidP="00F66B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66B90">
        <w:rPr>
          <w:rFonts w:ascii="Cascadia Mono" w:hAnsi="Cascadia Mono" w:cs="Cascadia Mono"/>
          <w:noProof w:val="0"/>
          <w:color w:val="0000FF"/>
          <w:kern w:val="0"/>
          <w:sz w:val="24"/>
          <w:szCs w:val="24"/>
          <w:lang w:val="en-US"/>
        </w:rPr>
        <w:t>GO</w:t>
      </w:r>
    </w:p>
    <w:p w14:paraId="57D341A6" w14:textId="77777777" w:rsidR="00F66B90" w:rsidRPr="00F66B90" w:rsidRDefault="00F66B90" w:rsidP="00F66B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p>
    <w:p w14:paraId="5E8A5A4A" w14:textId="77777777" w:rsidR="00F66B90" w:rsidRPr="00F66B90" w:rsidRDefault="00F66B90" w:rsidP="00F66B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66B90">
        <w:rPr>
          <w:rFonts w:ascii="Cascadia Mono" w:hAnsi="Cascadia Mono" w:cs="Cascadia Mono"/>
          <w:noProof w:val="0"/>
          <w:color w:val="0000FF"/>
          <w:kern w:val="0"/>
          <w:sz w:val="24"/>
          <w:szCs w:val="24"/>
          <w:lang w:val="en-US"/>
        </w:rPr>
        <w:t>CREATE</w:t>
      </w:r>
      <w:r w:rsidRPr="00F66B90">
        <w:rPr>
          <w:rFonts w:ascii="Cascadia Mono" w:hAnsi="Cascadia Mono" w:cs="Cascadia Mono"/>
          <w:noProof w:val="0"/>
          <w:color w:val="000000"/>
          <w:kern w:val="0"/>
          <w:sz w:val="24"/>
          <w:szCs w:val="24"/>
          <w:lang w:val="en-US"/>
        </w:rPr>
        <w:t xml:space="preserve"> </w:t>
      </w:r>
      <w:r w:rsidRPr="00F66B90">
        <w:rPr>
          <w:rFonts w:ascii="Cascadia Mono" w:hAnsi="Cascadia Mono" w:cs="Cascadia Mono"/>
          <w:noProof w:val="0"/>
          <w:color w:val="0000FF"/>
          <w:kern w:val="0"/>
          <w:sz w:val="24"/>
          <w:szCs w:val="24"/>
          <w:lang w:val="en-US"/>
        </w:rPr>
        <w:t>VIEW</w:t>
      </w:r>
      <w:r w:rsidRPr="00F66B90">
        <w:rPr>
          <w:rFonts w:ascii="Cascadia Mono" w:hAnsi="Cascadia Mono" w:cs="Cascadia Mono"/>
          <w:noProof w:val="0"/>
          <w:color w:val="000000"/>
          <w:kern w:val="0"/>
          <w:sz w:val="24"/>
          <w:szCs w:val="24"/>
          <w:lang w:val="en-US"/>
        </w:rPr>
        <w:t xml:space="preserve"> </w:t>
      </w:r>
      <w:proofErr w:type="spellStart"/>
      <w:r w:rsidRPr="00F66B90">
        <w:rPr>
          <w:rFonts w:ascii="Cascadia Mono" w:hAnsi="Cascadia Mono" w:cs="Cascadia Mono"/>
          <w:noProof w:val="0"/>
          <w:color w:val="000000"/>
          <w:kern w:val="0"/>
          <w:sz w:val="24"/>
          <w:szCs w:val="24"/>
          <w:lang w:val="en-US"/>
        </w:rPr>
        <w:t>ShiftDetailView</w:t>
      </w:r>
      <w:proofErr w:type="spellEnd"/>
    </w:p>
    <w:p w14:paraId="7CB6B2AE" w14:textId="77777777" w:rsidR="00F66B90" w:rsidRPr="00F66B90" w:rsidRDefault="00F66B90" w:rsidP="00F66B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66B90">
        <w:rPr>
          <w:rFonts w:ascii="Cascadia Mono" w:hAnsi="Cascadia Mono" w:cs="Cascadia Mono"/>
          <w:noProof w:val="0"/>
          <w:color w:val="0000FF"/>
          <w:kern w:val="0"/>
          <w:sz w:val="24"/>
          <w:szCs w:val="24"/>
          <w:lang w:val="en-US"/>
        </w:rPr>
        <w:t>AS</w:t>
      </w:r>
    </w:p>
    <w:p w14:paraId="07F1A956" w14:textId="77777777" w:rsidR="00F66B90" w:rsidRPr="00F66B90" w:rsidRDefault="00F66B90" w:rsidP="00F66B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66B90">
        <w:rPr>
          <w:rFonts w:ascii="Cascadia Mono" w:hAnsi="Cascadia Mono" w:cs="Cascadia Mono"/>
          <w:noProof w:val="0"/>
          <w:color w:val="0000FF"/>
          <w:kern w:val="0"/>
          <w:sz w:val="24"/>
          <w:szCs w:val="24"/>
          <w:lang w:val="en-US"/>
        </w:rPr>
        <w:t>SELECT</w:t>
      </w:r>
      <w:r w:rsidRPr="00F66B90">
        <w:rPr>
          <w:rFonts w:ascii="Cascadia Mono" w:hAnsi="Cascadia Mono" w:cs="Cascadia Mono"/>
          <w:noProof w:val="0"/>
          <w:color w:val="000000"/>
          <w:kern w:val="0"/>
          <w:sz w:val="24"/>
          <w:szCs w:val="24"/>
          <w:lang w:val="en-US"/>
        </w:rPr>
        <w:t xml:space="preserve"> Employee</w:t>
      </w:r>
      <w:r w:rsidRPr="00F66B90">
        <w:rPr>
          <w:rFonts w:ascii="Cascadia Mono" w:hAnsi="Cascadia Mono" w:cs="Cascadia Mono"/>
          <w:noProof w:val="0"/>
          <w:color w:val="808080"/>
          <w:kern w:val="0"/>
          <w:sz w:val="24"/>
          <w:szCs w:val="24"/>
          <w:lang w:val="en-US"/>
        </w:rPr>
        <w:t>.</w:t>
      </w:r>
      <w:r w:rsidRPr="00F66B90">
        <w:rPr>
          <w:rFonts w:ascii="Cascadia Mono" w:hAnsi="Cascadia Mono" w:cs="Cascadia Mono"/>
          <w:noProof w:val="0"/>
          <w:color w:val="0000FF"/>
          <w:kern w:val="0"/>
          <w:sz w:val="24"/>
          <w:szCs w:val="24"/>
          <w:lang w:val="en-US"/>
        </w:rPr>
        <w:t>name</w:t>
      </w:r>
      <w:r w:rsidRPr="00F66B90">
        <w:rPr>
          <w:rFonts w:ascii="Cascadia Mono" w:hAnsi="Cascadia Mono" w:cs="Cascadia Mono"/>
          <w:noProof w:val="0"/>
          <w:color w:val="808080"/>
          <w:kern w:val="0"/>
          <w:sz w:val="24"/>
          <w:szCs w:val="24"/>
          <w:lang w:val="en-US"/>
        </w:rPr>
        <w:t>,</w:t>
      </w:r>
      <w:r w:rsidRPr="00F66B90">
        <w:rPr>
          <w:rFonts w:ascii="Cascadia Mono" w:hAnsi="Cascadia Mono" w:cs="Cascadia Mono"/>
          <w:noProof w:val="0"/>
          <w:color w:val="000000"/>
          <w:kern w:val="0"/>
          <w:sz w:val="24"/>
          <w:szCs w:val="24"/>
          <w:lang w:val="en-US"/>
        </w:rPr>
        <w:t xml:space="preserve"> </w:t>
      </w:r>
      <w:proofErr w:type="spellStart"/>
      <w:r w:rsidRPr="00F66B90">
        <w:rPr>
          <w:rFonts w:ascii="Cascadia Mono" w:hAnsi="Cascadia Mono" w:cs="Cascadia Mono"/>
          <w:noProof w:val="0"/>
          <w:color w:val="000000"/>
          <w:kern w:val="0"/>
          <w:sz w:val="24"/>
          <w:szCs w:val="24"/>
          <w:lang w:val="en-US"/>
        </w:rPr>
        <w:t>Employee</w:t>
      </w:r>
      <w:r w:rsidRPr="00F66B90">
        <w:rPr>
          <w:rFonts w:ascii="Cascadia Mono" w:hAnsi="Cascadia Mono" w:cs="Cascadia Mono"/>
          <w:noProof w:val="0"/>
          <w:color w:val="808080"/>
          <w:kern w:val="0"/>
          <w:sz w:val="24"/>
          <w:szCs w:val="24"/>
          <w:lang w:val="en-US"/>
        </w:rPr>
        <w:t>.</w:t>
      </w:r>
      <w:r w:rsidRPr="00F66B90">
        <w:rPr>
          <w:rFonts w:ascii="Cascadia Mono" w:hAnsi="Cascadia Mono" w:cs="Cascadia Mono"/>
          <w:noProof w:val="0"/>
          <w:color w:val="000000"/>
          <w:kern w:val="0"/>
          <w:sz w:val="24"/>
          <w:szCs w:val="24"/>
          <w:lang w:val="en-US"/>
        </w:rPr>
        <w:t>phone</w:t>
      </w:r>
      <w:proofErr w:type="spellEnd"/>
      <w:r w:rsidRPr="00F66B90">
        <w:rPr>
          <w:rFonts w:ascii="Cascadia Mono" w:hAnsi="Cascadia Mono" w:cs="Cascadia Mono"/>
          <w:noProof w:val="0"/>
          <w:color w:val="808080"/>
          <w:kern w:val="0"/>
          <w:sz w:val="24"/>
          <w:szCs w:val="24"/>
          <w:lang w:val="en-US"/>
        </w:rPr>
        <w:t>,</w:t>
      </w:r>
      <w:r w:rsidRPr="00F66B90">
        <w:rPr>
          <w:rFonts w:ascii="Cascadia Mono" w:hAnsi="Cascadia Mono" w:cs="Cascadia Mono"/>
          <w:noProof w:val="0"/>
          <w:color w:val="000000"/>
          <w:kern w:val="0"/>
          <w:sz w:val="24"/>
          <w:szCs w:val="24"/>
          <w:lang w:val="en-US"/>
        </w:rPr>
        <w:t xml:space="preserve"> EmployeeShiftView</w:t>
      </w:r>
      <w:r w:rsidRPr="00F66B90">
        <w:rPr>
          <w:rFonts w:ascii="Cascadia Mono" w:hAnsi="Cascadia Mono" w:cs="Cascadia Mono"/>
          <w:noProof w:val="0"/>
          <w:color w:val="808080"/>
          <w:kern w:val="0"/>
          <w:sz w:val="24"/>
          <w:szCs w:val="24"/>
          <w:lang w:val="en-US"/>
        </w:rPr>
        <w:t>.</w:t>
      </w:r>
      <w:r w:rsidRPr="00F66B90">
        <w:rPr>
          <w:rFonts w:ascii="Cascadia Mono" w:hAnsi="Cascadia Mono" w:cs="Cascadia Mono"/>
          <w:noProof w:val="0"/>
          <w:color w:val="000000"/>
          <w:kern w:val="0"/>
          <w:sz w:val="24"/>
          <w:szCs w:val="24"/>
          <w:lang w:val="en-US"/>
        </w:rPr>
        <w:t>ID</w:t>
      </w:r>
      <w:r w:rsidRPr="00F66B90">
        <w:rPr>
          <w:rFonts w:ascii="Cascadia Mono" w:hAnsi="Cascadia Mono" w:cs="Cascadia Mono"/>
          <w:noProof w:val="0"/>
          <w:color w:val="808080"/>
          <w:kern w:val="0"/>
          <w:sz w:val="24"/>
          <w:szCs w:val="24"/>
          <w:lang w:val="en-US"/>
        </w:rPr>
        <w:t>,</w:t>
      </w:r>
      <w:r w:rsidRPr="00F66B90">
        <w:rPr>
          <w:rFonts w:ascii="Cascadia Mono" w:hAnsi="Cascadia Mono" w:cs="Cascadia Mono"/>
          <w:noProof w:val="0"/>
          <w:color w:val="000000"/>
          <w:kern w:val="0"/>
          <w:sz w:val="24"/>
          <w:szCs w:val="24"/>
          <w:lang w:val="en-US"/>
        </w:rPr>
        <w:t xml:space="preserve"> </w:t>
      </w:r>
      <w:proofErr w:type="spellStart"/>
      <w:r w:rsidRPr="00F66B90">
        <w:rPr>
          <w:rFonts w:ascii="Cascadia Mono" w:hAnsi="Cascadia Mono" w:cs="Cascadia Mono"/>
          <w:noProof w:val="0"/>
          <w:color w:val="000000"/>
          <w:kern w:val="0"/>
          <w:sz w:val="24"/>
          <w:szCs w:val="24"/>
          <w:lang w:val="en-US"/>
        </w:rPr>
        <w:t>EmployeeShiftView</w:t>
      </w:r>
      <w:r w:rsidRPr="00F66B90">
        <w:rPr>
          <w:rFonts w:ascii="Cascadia Mono" w:hAnsi="Cascadia Mono" w:cs="Cascadia Mono"/>
          <w:noProof w:val="0"/>
          <w:color w:val="808080"/>
          <w:kern w:val="0"/>
          <w:sz w:val="24"/>
          <w:szCs w:val="24"/>
          <w:lang w:val="en-US"/>
        </w:rPr>
        <w:t>.</w:t>
      </w:r>
      <w:r w:rsidRPr="00F66B90">
        <w:rPr>
          <w:rFonts w:ascii="Cascadia Mono" w:hAnsi="Cascadia Mono" w:cs="Cascadia Mono"/>
          <w:noProof w:val="0"/>
          <w:color w:val="0000FF"/>
          <w:kern w:val="0"/>
          <w:sz w:val="24"/>
          <w:szCs w:val="24"/>
          <w:lang w:val="en-US"/>
        </w:rPr>
        <w:t>date</w:t>
      </w:r>
      <w:proofErr w:type="spellEnd"/>
    </w:p>
    <w:p w14:paraId="5CF9FFEA" w14:textId="77777777" w:rsidR="00F66B90" w:rsidRPr="00F66B90" w:rsidRDefault="00F66B90" w:rsidP="00F66B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66B90">
        <w:rPr>
          <w:rFonts w:ascii="Cascadia Mono" w:hAnsi="Cascadia Mono" w:cs="Cascadia Mono"/>
          <w:noProof w:val="0"/>
          <w:color w:val="0000FF"/>
          <w:kern w:val="0"/>
          <w:sz w:val="24"/>
          <w:szCs w:val="24"/>
          <w:lang w:val="en-US"/>
        </w:rPr>
        <w:t>FROM</w:t>
      </w:r>
      <w:r w:rsidRPr="00F66B90">
        <w:rPr>
          <w:rFonts w:ascii="Cascadia Mono" w:hAnsi="Cascadia Mono" w:cs="Cascadia Mono"/>
          <w:noProof w:val="0"/>
          <w:color w:val="000000"/>
          <w:kern w:val="0"/>
          <w:sz w:val="24"/>
          <w:szCs w:val="24"/>
          <w:lang w:val="en-US"/>
        </w:rPr>
        <w:t xml:space="preserve"> Employee</w:t>
      </w:r>
      <w:r w:rsidRPr="00F66B90">
        <w:rPr>
          <w:rFonts w:ascii="Cascadia Mono" w:hAnsi="Cascadia Mono" w:cs="Cascadia Mono"/>
          <w:noProof w:val="0"/>
          <w:color w:val="808080"/>
          <w:kern w:val="0"/>
          <w:sz w:val="24"/>
          <w:szCs w:val="24"/>
          <w:lang w:val="en-US"/>
        </w:rPr>
        <w:t>,</w:t>
      </w:r>
      <w:r w:rsidRPr="00F66B90">
        <w:rPr>
          <w:rFonts w:ascii="Cascadia Mono" w:hAnsi="Cascadia Mono" w:cs="Cascadia Mono"/>
          <w:noProof w:val="0"/>
          <w:color w:val="000000"/>
          <w:kern w:val="0"/>
          <w:sz w:val="24"/>
          <w:szCs w:val="24"/>
          <w:lang w:val="en-US"/>
        </w:rPr>
        <w:t xml:space="preserve"> </w:t>
      </w:r>
      <w:proofErr w:type="spellStart"/>
      <w:r w:rsidRPr="00F66B90">
        <w:rPr>
          <w:rFonts w:ascii="Cascadia Mono" w:hAnsi="Cascadia Mono" w:cs="Cascadia Mono"/>
          <w:noProof w:val="0"/>
          <w:color w:val="000000"/>
          <w:kern w:val="0"/>
          <w:sz w:val="24"/>
          <w:szCs w:val="24"/>
          <w:lang w:val="en-US"/>
        </w:rPr>
        <w:t>EmployeeShiftView</w:t>
      </w:r>
      <w:proofErr w:type="spellEnd"/>
    </w:p>
    <w:p w14:paraId="7DDB8C45" w14:textId="77777777" w:rsidR="00F66B90" w:rsidRPr="00F66B90" w:rsidRDefault="00F66B90" w:rsidP="00F66B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66B90">
        <w:rPr>
          <w:rFonts w:ascii="Cascadia Mono" w:hAnsi="Cascadia Mono" w:cs="Cascadia Mono"/>
          <w:noProof w:val="0"/>
          <w:color w:val="0000FF"/>
          <w:kern w:val="0"/>
          <w:sz w:val="24"/>
          <w:szCs w:val="24"/>
          <w:lang w:val="en-US"/>
        </w:rPr>
        <w:t>WHERE</w:t>
      </w:r>
      <w:r w:rsidRPr="00F66B90">
        <w:rPr>
          <w:rFonts w:ascii="Cascadia Mono" w:hAnsi="Cascadia Mono" w:cs="Cascadia Mono"/>
          <w:noProof w:val="0"/>
          <w:color w:val="000000"/>
          <w:kern w:val="0"/>
          <w:sz w:val="24"/>
          <w:szCs w:val="24"/>
          <w:lang w:val="en-US"/>
        </w:rPr>
        <w:t xml:space="preserve"> </w:t>
      </w:r>
      <w:proofErr w:type="spellStart"/>
      <w:r w:rsidRPr="00F66B90">
        <w:rPr>
          <w:rFonts w:ascii="Cascadia Mono" w:hAnsi="Cascadia Mono" w:cs="Cascadia Mono"/>
          <w:noProof w:val="0"/>
          <w:color w:val="000000"/>
          <w:kern w:val="0"/>
          <w:sz w:val="24"/>
          <w:szCs w:val="24"/>
          <w:lang w:val="en-US"/>
        </w:rPr>
        <w:t>Employee</w:t>
      </w:r>
      <w:r w:rsidRPr="00F66B90">
        <w:rPr>
          <w:rFonts w:ascii="Cascadia Mono" w:hAnsi="Cascadia Mono" w:cs="Cascadia Mono"/>
          <w:noProof w:val="0"/>
          <w:color w:val="808080"/>
          <w:kern w:val="0"/>
          <w:sz w:val="24"/>
          <w:szCs w:val="24"/>
          <w:lang w:val="en-US"/>
        </w:rPr>
        <w:t>.</w:t>
      </w:r>
      <w:r w:rsidRPr="00F66B90">
        <w:rPr>
          <w:rFonts w:ascii="Cascadia Mono" w:hAnsi="Cascadia Mono" w:cs="Cascadia Mono"/>
          <w:noProof w:val="0"/>
          <w:color w:val="000000"/>
          <w:kern w:val="0"/>
          <w:sz w:val="24"/>
          <w:szCs w:val="24"/>
          <w:lang w:val="en-US"/>
        </w:rPr>
        <w:t>phone</w:t>
      </w:r>
      <w:proofErr w:type="spellEnd"/>
      <w:r w:rsidRPr="00F66B90">
        <w:rPr>
          <w:rFonts w:ascii="Cascadia Mono" w:hAnsi="Cascadia Mono" w:cs="Cascadia Mono"/>
          <w:noProof w:val="0"/>
          <w:color w:val="000000"/>
          <w:kern w:val="0"/>
          <w:sz w:val="24"/>
          <w:szCs w:val="24"/>
          <w:lang w:val="en-US"/>
        </w:rPr>
        <w:t xml:space="preserve"> </w:t>
      </w:r>
      <w:r w:rsidRPr="00F66B90">
        <w:rPr>
          <w:rFonts w:ascii="Cascadia Mono" w:hAnsi="Cascadia Mono" w:cs="Cascadia Mono"/>
          <w:noProof w:val="0"/>
          <w:color w:val="808080"/>
          <w:kern w:val="0"/>
          <w:sz w:val="24"/>
          <w:szCs w:val="24"/>
          <w:lang w:val="en-US"/>
        </w:rPr>
        <w:t>=</w:t>
      </w:r>
      <w:r w:rsidRPr="00F66B90">
        <w:rPr>
          <w:rFonts w:ascii="Cascadia Mono" w:hAnsi="Cascadia Mono" w:cs="Cascadia Mono"/>
          <w:noProof w:val="0"/>
          <w:color w:val="000000"/>
          <w:kern w:val="0"/>
          <w:sz w:val="24"/>
          <w:szCs w:val="24"/>
          <w:lang w:val="en-US"/>
        </w:rPr>
        <w:t xml:space="preserve"> </w:t>
      </w:r>
      <w:proofErr w:type="spellStart"/>
      <w:r w:rsidRPr="00F66B90">
        <w:rPr>
          <w:rFonts w:ascii="Cascadia Mono" w:hAnsi="Cascadia Mono" w:cs="Cascadia Mono"/>
          <w:noProof w:val="0"/>
          <w:color w:val="000000"/>
          <w:kern w:val="0"/>
          <w:sz w:val="24"/>
          <w:szCs w:val="24"/>
          <w:lang w:val="en-US"/>
        </w:rPr>
        <w:t>EmployeeShiftView</w:t>
      </w:r>
      <w:r w:rsidRPr="00F66B90">
        <w:rPr>
          <w:rFonts w:ascii="Cascadia Mono" w:hAnsi="Cascadia Mono" w:cs="Cascadia Mono"/>
          <w:noProof w:val="0"/>
          <w:color w:val="808080"/>
          <w:kern w:val="0"/>
          <w:sz w:val="24"/>
          <w:szCs w:val="24"/>
          <w:lang w:val="en-US"/>
        </w:rPr>
        <w:t>.</w:t>
      </w:r>
      <w:r w:rsidRPr="00F66B90">
        <w:rPr>
          <w:rFonts w:ascii="Cascadia Mono" w:hAnsi="Cascadia Mono" w:cs="Cascadia Mono"/>
          <w:noProof w:val="0"/>
          <w:color w:val="000000"/>
          <w:kern w:val="0"/>
          <w:sz w:val="24"/>
          <w:szCs w:val="24"/>
          <w:lang w:val="en-US"/>
        </w:rPr>
        <w:t>phone</w:t>
      </w:r>
      <w:proofErr w:type="spellEnd"/>
    </w:p>
    <w:p w14:paraId="66F4B29E" w14:textId="6AA13238" w:rsidR="000B3870" w:rsidRPr="00F66B90" w:rsidRDefault="00F66B90" w:rsidP="00F66B90">
      <w:pPr>
        <w:pStyle w:val="ListParagraph"/>
        <w:pBdr>
          <w:top w:val="single" w:sz="4" w:space="1" w:color="auto"/>
          <w:left w:val="single" w:sz="4" w:space="4" w:color="auto"/>
          <w:bottom w:val="single" w:sz="4" w:space="1" w:color="auto"/>
          <w:right w:val="single" w:sz="4" w:space="4" w:color="auto"/>
        </w:pBdr>
        <w:ind w:left="1584"/>
        <w:rPr>
          <w:rFonts w:ascii="Times New Roman" w:hAnsi="Times New Roman" w:cs="Times New Roman"/>
          <w:sz w:val="24"/>
          <w:szCs w:val="24"/>
          <w:lang w:val="en-US"/>
        </w:rPr>
      </w:pPr>
      <w:r w:rsidRPr="00F66B90">
        <w:rPr>
          <w:rFonts w:ascii="Cascadia Mono" w:hAnsi="Cascadia Mono" w:cs="Cascadia Mono"/>
          <w:noProof w:val="0"/>
          <w:color w:val="0000FF"/>
          <w:kern w:val="0"/>
          <w:sz w:val="24"/>
          <w:szCs w:val="24"/>
          <w:lang w:val="en-US"/>
        </w:rPr>
        <w:t>GO</w:t>
      </w:r>
    </w:p>
    <w:p w14:paraId="2F8CDBB8" w14:textId="77777777" w:rsidR="000B3870" w:rsidRPr="000B3870" w:rsidRDefault="000B3870" w:rsidP="003400D3">
      <w:pPr>
        <w:pStyle w:val="ListParagraph"/>
        <w:ind w:left="1584"/>
        <w:rPr>
          <w:rFonts w:ascii="Times New Roman" w:hAnsi="Times New Roman" w:cs="Times New Roman"/>
          <w:sz w:val="28"/>
          <w:szCs w:val="28"/>
          <w:lang w:val="en-US"/>
        </w:rPr>
      </w:pPr>
    </w:p>
    <w:p w14:paraId="163EF6F0" w14:textId="54B13829" w:rsidR="003400D3" w:rsidRDefault="00F66B90" w:rsidP="003400D3">
      <w:pPr>
        <w:pStyle w:val="ListParagraph"/>
        <w:ind w:left="1584"/>
        <w:rPr>
          <w:rFonts w:ascii="Times New Roman" w:hAnsi="Times New Roman" w:cs="Times New Roman"/>
          <w:sz w:val="28"/>
          <w:szCs w:val="28"/>
          <w:lang w:val="en-US"/>
        </w:rPr>
      </w:pPr>
      <w:r>
        <w:rPr>
          <w:rFonts w:ascii="Times New Roman" w:hAnsi="Times New Roman" w:cs="Times New Roman"/>
          <w:sz w:val="28"/>
          <w:szCs w:val="28"/>
          <w:u w:val="single"/>
          <w:lang w:val="en-US"/>
        </w:rPr>
        <w:t>Procedure</w:t>
      </w:r>
      <w:r w:rsidR="000E4FD1">
        <w:rPr>
          <w:rFonts w:ascii="Times New Roman" w:hAnsi="Times New Roman" w:cs="Times New Roman"/>
          <w:sz w:val="28"/>
          <w:szCs w:val="28"/>
          <w:u w:val="single"/>
          <w:lang w:val="en-US"/>
        </w:rPr>
        <w:t xml:space="preserve"> sắp xếp</w:t>
      </w:r>
      <w:r>
        <w:rPr>
          <w:rFonts w:ascii="Times New Roman" w:hAnsi="Times New Roman" w:cs="Times New Roman"/>
          <w:sz w:val="28"/>
          <w:szCs w:val="28"/>
          <w:u w:val="single"/>
          <w:lang w:val="en-US"/>
        </w:rPr>
        <w:t>:</w:t>
      </w:r>
    </w:p>
    <w:p w14:paraId="5D5769A3" w14:textId="77777777" w:rsidR="000E4FD1" w:rsidRPr="000E4FD1" w:rsidRDefault="000E4FD1" w:rsidP="00982F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4FD1">
        <w:rPr>
          <w:rFonts w:ascii="Cascadia Mono" w:hAnsi="Cascadia Mono" w:cs="Cascadia Mono"/>
          <w:noProof w:val="0"/>
          <w:color w:val="0000FF"/>
          <w:kern w:val="0"/>
          <w:sz w:val="24"/>
          <w:szCs w:val="24"/>
          <w:lang w:val="en-US"/>
        </w:rPr>
        <w:t>DROP</w:t>
      </w:r>
      <w:r w:rsidRPr="000E4FD1">
        <w:rPr>
          <w:rFonts w:ascii="Cascadia Mono" w:hAnsi="Cascadia Mono" w:cs="Cascadia Mono"/>
          <w:noProof w:val="0"/>
          <w:color w:val="000000"/>
          <w:kern w:val="0"/>
          <w:sz w:val="24"/>
          <w:szCs w:val="24"/>
          <w:lang w:val="en-US"/>
        </w:rPr>
        <w:t xml:space="preserve"> </w:t>
      </w:r>
      <w:r w:rsidRPr="000E4FD1">
        <w:rPr>
          <w:rFonts w:ascii="Cascadia Mono" w:hAnsi="Cascadia Mono" w:cs="Cascadia Mono"/>
          <w:noProof w:val="0"/>
          <w:color w:val="0000FF"/>
          <w:kern w:val="0"/>
          <w:sz w:val="24"/>
          <w:szCs w:val="24"/>
          <w:lang w:val="en-US"/>
        </w:rPr>
        <w:t>PROCEDURE</w:t>
      </w:r>
      <w:r w:rsidRPr="000E4FD1">
        <w:rPr>
          <w:rFonts w:ascii="Cascadia Mono" w:hAnsi="Cascadia Mono" w:cs="Cascadia Mono"/>
          <w:noProof w:val="0"/>
          <w:color w:val="000000"/>
          <w:kern w:val="0"/>
          <w:sz w:val="24"/>
          <w:szCs w:val="24"/>
          <w:lang w:val="en-US"/>
        </w:rPr>
        <w:t xml:space="preserve"> </w:t>
      </w:r>
      <w:r w:rsidRPr="000E4FD1">
        <w:rPr>
          <w:rFonts w:ascii="Cascadia Mono" w:hAnsi="Cascadia Mono" w:cs="Cascadia Mono"/>
          <w:noProof w:val="0"/>
          <w:color w:val="0000FF"/>
          <w:kern w:val="0"/>
          <w:sz w:val="24"/>
          <w:szCs w:val="24"/>
          <w:lang w:val="en-US"/>
        </w:rPr>
        <w:t>IF</w:t>
      </w:r>
      <w:r w:rsidRPr="000E4FD1">
        <w:rPr>
          <w:rFonts w:ascii="Cascadia Mono" w:hAnsi="Cascadia Mono" w:cs="Cascadia Mono"/>
          <w:noProof w:val="0"/>
          <w:color w:val="000000"/>
          <w:kern w:val="0"/>
          <w:sz w:val="24"/>
          <w:szCs w:val="24"/>
          <w:lang w:val="en-US"/>
        </w:rPr>
        <w:t xml:space="preserve"> </w:t>
      </w:r>
      <w:r w:rsidRPr="000E4FD1">
        <w:rPr>
          <w:rFonts w:ascii="Cascadia Mono" w:hAnsi="Cascadia Mono" w:cs="Cascadia Mono"/>
          <w:noProof w:val="0"/>
          <w:color w:val="808080"/>
          <w:kern w:val="0"/>
          <w:sz w:val="24"/>
          <w:szCs w:val="24"/>
          <w:lang w:val="en-US"/>
        </w:rPr>
        <w:t>EXISTS</w:t>
      </w:r>
      <w:r w:rsidRPr="000E4FD1">
        <w:rPr>
          <w:rFonts w:ascii="Cascadia Mono" w:hAnsi="Cascadia Mono" w:cs="Cascadia Mono"/>
          <w:noProof w:val="0"/>
          <w:color w:val="000000"/>
          <w:kern w:val="0"/>
          <w:sz w:val="24"/>
          <w:szCs w:val="24"/>
          <w:lang w:val="en-US"/>
        </w:rPr>
        <w:t xml:space="preserve"> </w:t>
      </w:r>
      <w:proofErr w:type="spellStart"/>
      <w:proofErr w:type="gramStart"/>
      <w:r w:rsidRPr="000E4FD1">
        <w:rPr>
          <w:rFonts w:ascii="Cascadia Mono" w:hAnsi="Cascadia Mono" w:cs="Cascadia Mono"/>
          <w:noProof w:val="0"/>
          <w:color w:val="000000"/>
          <w:kern w:val="0"/>
          <w:sz w:val="24"/>
          <w:szCs w:val="24"/>
          <w:lang w:val="en-US"/>
        </w:rPr>
        <w:t>getShiftDetail</w:t>
      </w:r>
      <w:proofErr w:type="spellEnd"/>
      <w:proofErr w:type="gramEnd"/>
    </w:p>
    <w:p w14:paraId="7D7C7D82" w14:textId="77777777" w:rsidR="000E4FD1" w:rsidRPr="000E4FD1" w:rsidRDefault="000E4FD1" w:rsidP="00982F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4FD1">
        <w:rPr>
          <w:rFonts w:ascii="Cascadia Mono" w:hAnsi="Cascadia Mono" w:cs="Cascadia Mono"/>
          <w:noProof w:val="0"/>
          <w:color w:val="0000FF"/>
          <w:kern w:val="0"/>
          <w:sz w:val="24"/>
          <w:szCs w:val="24"/>
          <w:lang w:val="en-US"/>
        </w:rPr>
        <w:t>GO</w:t>
      </w:r>
    </w:p>
    <w:p w14:paraId="2BE7E8A0" w14:textId="77777777" w:rsidR="000E4FD1" w:rsidRPr="000E4FD1" w:rsidRDefault="000E4FD1" w:rsidP="00982F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p>
    <w:p w14:paraId="7AD41A76" w14:textId="77777777" w:rsidR="000E4FD1" w:rsidRPr="000E4FD1" w:rsidRDefault="000E4FD1" w:rsidP="00982F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4FD1">
        <w:rPr>
          <w:rFonts w:ascii="Cascadia Mono" w:hAnsi="Cascadia Mono" w:cs="Cascadia Mono"/>
          <w:noProof w:val="0"/>
          <w:color w:val="0000FF"/>
          <w:kern w:val="0"/>
          <w:sz w:val="24"/>
          <w:szCs w:val="24"/>
          <w:lang w:val="en-US"/>
        </w:rPr>
        <w:t>CREATE</w:t>
      </w:r>
      <w:r w:rsidRPr="000E4FD1">
        <w:rPr>
          <w:rFonts w:ascii="Cascadia Mono" w:hAnsi="Cascadia Mono" w:cs="Cascadia Mono"/>
          <w:noProof w:val="0"/>
          <w:color w:val="000000"/>
          <w:kern w:val="0"/>
          <w:sz w:val="24"/>
          <w:szCs w:val="24"/>
          <w:lang w:val="en-US"/>
        </w:rPr>
        <w:t xml:space="preserve"> </w:t>
      </w:r>
      <w:r w:rsidRPr="000E4FD1">
        <w:rPr>
          <w:rFonts w:ascii="Cascadia Mono" w:hAnsi="Cascadia Mono" w:cs="Cascadia Mono"/>
          <w:noProof w:val="0"/>
          <w:color w:val="0000FF"/>
          <w:kern w:val="0"/>
          <w:sz w:val="24"/>
          <w:szCs w:val="24"/>
          <w:lang w:val="en-US"/>
        </w:rPr>
        <w:t>PROCEDURE</w:t>
      </w:r>
      <w:r w:rsidRPr="000E4FD1">
        <w:rPr>
          <w:rFonts w:ascii="Cascadia Mono" w:hAnsi="Cascadia Mono" w:cs="Cascadia Mono"/>
          <w:noProof w:val="0"/>
          <w:color w:val="000000"/>
          <w:kern w:val="0"/>
          <w:sz w:val="24"/>
          <w:szCs w:val="24"/>
          <w:lang w:val="en-US"/>
        </w:rPr>
        <w:t xml:space="preserve"> </w:t>
      </w:r>
      <w:proofErr w:type="spellStart"/>
      <w:proofErr w:type="gramStart"/>
      <w:r w:rsidRPr="000E4FD1">
        <w:rPr>
          <w:rFonts w:ascii="Cascadia Mono" w:hAnsi="Cascadia Mono" w:cs="Cascadia Mono"/>
          <w:noProof w:val="0"/>
          <w:color w:val="000000"/>
          <w:kern w:val="0"/>
          <w:sz w:val="24"/>
          <w:szCs w:val="24"/>
          <w:lang w:val="en-US"/>
        </w:rPr>
        <w:t>getShiftDetail</w:t>
      </w:r>
      <w:proofErr w:type="spellEnd"/>
      <w:proofErr w:type="gramEnd"/>
    </w:p>
    <w:p w14:paraId="360826FD" w14:textId="77777777" w:rsidR="000E4FD1" w:rsidRPr="000E4FD1" w:rsidRDefault="000E4FD1" w:rsidP="00982F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4FD1">
        <w:rPr>
          <w:rFonts w:ascii="Cascadia Mono" w:hAnsi="Cascadia Mono" w:cs="Cascadia Mono"/>
          <w:noProof w:val="0"/>
          <w:color w:val="0000FF"/>
          <w:kern w:val="0"/>
          <w:sz w:val="24"/>
          <w:szCs w:val="24"/>
          <w:lang w:val="en-US"/>
        </w:rPr>
        <w:t>AS</w:t>
      </w:r>
    </w:p>
    <w:p w14:paraId="71CC9724" w14:textId="77777777" w:rsidR="000E4FD1" w:rsidRPr="000E4FD1" w:rsidRDefault="000E4FD1" w:rsidP="00982F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4FD1">
        <w:rPr>
          <w:rFonts w:ascii="Cascadia Mono" w:hAnsi="Cascadia Mono" w:cs="Cascadia Mono"/>
          <w:noProof w:val="0"/>
          <w:color w:val="0000FF"/>
          <w:kern w:val="0"/>
          <w:sz w:val="24"/>
          <w:szCs w:val="24"/>
          <w:lang w:val="en-US"/>
        </w:rPr>
        <w:t>BEGIN</w:t>
      </w:r>
    </w:p>
    <w:p w14:paraId="50CF3B1C" w14:textId="77777777" w:rsidR="000E4FD1" w:rsidRPr="000E4FD1" w:rsidRDefault="000E4FD1" w:rsidP="00982F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4FD1">
        <w:rPr>
          <w:rFonts w:ascii="Cascadia Mono" w:hAnsi="Cascadia Mono" w:cs="Cascadia Mono"/>
          <w:noProof w:val="0"/>
          <w:color w:val="000000"/>
          <w:kern w:val="0"/>
          <w:sz w:val="24"/>
          <w:szCs w:val="24"/>
          <w:lang w:val="en-US"/>
        </w:rPr>
        <w:tab/>
      </w:r>
      <w:r w:rsidRPr="000E4FD1">
        <w:rPr>
          <w:rFonts w:ascii="Cascadia Mono" w:hAnsi="Cascadia Mono" w:cs="Cascadia Mono"/>
          <w:noProof w:val="0"/>
          <w:color w:val="0000FF"/>
          <w:kern w:val="0"/>
          <w:sz w:val="24"/>
          <w:szCs w:val="24"/>
          <w:lang w:val="en-US"/>
        </w:rPr>
        <w:t>SELECT</w:t>
      </w:r>
      <w:r w:rsidRPr="000E4FD1">
        <w:rPr>
          <w:rFonts w:ascii="Cascadia Mono" w:hAnsi="Cascadia Mono" w:cs="Cascadia Mono"/>
          <w:noProof w:val="0"/>
          <w:color w:val="000000"/>
          <w:kern w:val="0"/>
          <w:sz w:val="24"/>
          <w:szCs w:val="24"/>
          <w:lang w:val="en-US"/>
        </w:rPr>
        <w:t xml:space="preserve"> </w:t>
      </w:r>
      <w:r w:rsidRPr="000E4FD1">
        <w:rPr>
          <w:rFonts w:ascii="Cascadia Mono" w:hAnsi="Cascadia Mono" w:cs="Cascadia Mono"/>
          <w:noProof w:val="0"/>
          <w:color w:val="808080"/>
          <w:kern w:val="0"/>
          <w:sz w:val="24"/>
          <w:szCs w:val="24"/>
          <w:lang w:val="en-US"/>
        </w:rPr>
        <w:t>*</w:t>
      </w:r>
      <w:r w:rsidRPr="000E4FD1">
        <w:rPr>
          <w:rFonts w:ascii="Cascadia Mono" w:hAnsi="Cascadia Mono" w:cs="Cascadia Mono"/>
          <w:noProof w:val="0"/>
          <w:color w:val="000000"/>
          <w:kern w:val="0"/>
          <w:sz w:val="24"/>
          <w:szCs w:val="24"/>
          <w:lang w:val="en-US"/>
        </w:rPr>
        <w:t xml:space="preserve"> </w:t>
      </w:r>
      <w:r w:rsidRPr="000E4FD1">
        <w:rPr>
          <w:rFonts w:ascii="Cascadia Mono" w:hAnsi="Cascadia Mono" w:cs="Cascadia Mono"/>
          <w:noProof w:val="0"/>
          <w:color w:val="0000FF"/>
          <w:kern w:val="0"/>
          <w:sz w:val="24"/>
          <w:szCs w:val="24"/>
          <w:lang w:val="en-US"/>
        </w:rPr>
        <w:t>FROM</w:t>
      </w:r>
      <w:r w:rsidRPr="000E4FD1">
        <w:rPr>
          <w:rFonts w:ascii="Cascadia Mono" w:hAnsi="Cascadia Mono" w:cs="Cascadia Mono"/>
          <w:noProof w:val="0"/>
          <w:color w:val="000000"/>
          <w:kern w:val="0"/>
          <w:sz w:val="24"/>
          <w:szCs w:val="24"/>
          <w:lang w:val="en-US"/>
        </w:rPr>
        <w:t xml:space="preserve"> </w:t>
      </w:r>
      <w:proofErr w:type="spellStart"/>
      <w:r w:rsidRPr="000E4FD1">
        <w:rPr>
          <w:rFonts w:ascii="Cascadia Mono" w:hAnsi="Cascadia Mono" w:cs="Cascadia Mono"/>
          <w:noProof w:val="0"/>
          <w:color w:val="000000"/>
          <w:kern w:val="0"/>
          <w:sz w:val="24"/>
          <w:szCs w:val="24"/>
          <w:lang w:val="en-US"/>
        </w:rPr>
        <w:t>ShiftDetailView</w:t>
      </w:r>
      <w:proofErr w:type="spellEnd"/>
    </w:p>
    <w:p w14:paraId="391B84E7" w14:textId="77777777" w:rsidR="000E4FD1" w:rsidRPr="000E4FD1" w:rsidRDefault="000E4FD1" w:rsidP="00982F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4FD1">
        <w:rPr>
          <w:rFonts w:ascii="Cascadia Mono" w:hAnsi="Cascadia Mono" w:cs="Cascadia Mono"/>
          <w:noProof w:val="0"/>
          <w:color w:val="000000"/>
          <w:kern w:val="0"/>
          <w:sz w:val="24"/>
          <w:szCs w:val="24"/>
          <w:lang w:val="en-US"/>
        </w:rPr>
        <w:tab/>
      </w:r>
      <w:r w:rsidRPr="000E4FD1">
        <w:rPr>
          <w:rFonts w:ascii="Cascadia Mono" w:hAnsi="Cascadia Mono" w:cs="Cascadia Mono"/>
          <w:noProof w:val="0"/>
          <w:color w:val="0000FF"/>
          <w:kern w:val="0"/>
          <w:sz w:val="24"/>
          <w:szCs w:val="24"/>
          <w:lang w:val="en-US"/>
        </w:rPr>
        <w:t>ORDER</w:t>
      </w:r>
      <w:r w:rsidRPr="000E4FD1">
        <w:rPr>
          <w:rFonts w:ascii="Cascadia Mono" w:hAnsi="Cascadia Mono" w:cs="Cascadia Mono"/>
          <w:noProof w:val="0"/>
          <w:color w:val="000000"/>
          <w:kern w:val="0"/>
          <w:sz w:val="24"/>
          <w:szCs w:val="24"/>
          <w:lang w:val="en-US"/>
        </w:rPr>
        <w:t xml:space="preserve"> </w:t>
      </w:r>
      <w:r w:rsidRPr="000E4FD1">
        <w:rPr>
          <w:rFonts w:ascii="Cascadia Mono" w:hAnsi="Cascadia Mono" w:cs="Cascadia Mono"/>
          <w:noProof w:val="0"/>
          <w:color w:val="0000FF"/>
          <w:kern w:val="0"/>
          <w:sz w:val="24"/>
          <w:szCs w:val="24"/>
          <w:lang w:val="en-US"/>
        </w:rPr>
        <w:t>BY</w:t>
      </w:r>
      <w:r w:rsidRPr="000E4FD1">
        <w:rPr>
          <w:rFonts w:ascii="Cascadia Mono" w:hAnsi="Cascadia Mono" w:cs="Cascadia Mono"/>
          <w:noProof w:val="0"/>
          <w:color w:val="000000"/>
          <w:kern w:val="0"/>
          <w:sz w:val="24"/>
          <w:szCs w:val="24"/>
          <w:lang w:val="en-US"/>
        </w:rPr>
        <w:t xml:space="preserve"> </w:t>
      </w:r>
      <w:r w:rsidRPr="000E4FD1">
        <w:rPr>
          <w:rFonts w:ascii="Cascadia Mono" w:hAnsi="Cascadia Mono" w:cs="Cascadia Mono"/>
          <w:noProof w:val="0"/>
          <w:color w:val="0000FF"/>
          <w:kern w:val="0"/>
          <w:sz w:val="24"/>
          <w:szCs w:val="24"/>
          <w:lang w:val="en-US"/>
        </w:rPr>
        <w:t>date</w:t>
      </w:r>
      <w:r w:rsidRPr="000E4FD1">
        <w:rPr>
          <w:rFonts w:ascii="Cascadia Mono" w:hAnsi="Cascadia Mono" w:cs="Cascadia Mono"/>
          <w:noProof w:val="0"/>
          <w:color w:val="000000"/>
          <w:kern w:val="0"/>
          <w:sz w:val="24"/>
          <w:szCs w:val="24"/>
          <w:lang w:val="en-US"/>
        </w:rPr>
        <w:t xml:space="preserve"> </w:t>
      </w:r>
      <w:r w:rsidRPr="000E4FD1">
        <w:rPr>
          <w:rFonts w:ascii="Cascadia Mono" w:hAnsi="Cascadia Mono" w:cs="Cascadia Mono"/>
          <w:noProof w:val="0"/>
          <w:color w:val="0000FF"/>
          <w:kern w:val="0"/>
          <w:sz w:val="24"/>
          <w:szCs w:val="24"/>
          <w:lang w:val="en-US"/>
        </w:rPr>
        <w:t>ASC</w:t>
      </w:r>
      <w:r w:rsidRPr="000E4FD1">
        <w:rPr>
          <w:rFonts w:ascii="Cascadia Mono" w:hAnsi="Cascadia Mono" w:cs="Cascadia Mono"/>
          <w:noProof w:val="0"/>
          <w:color w:val="808080"/>
          <w:kern w:val="0"/>
          <w:sz w:val="24"/>
          <w:szCs w:val="24"/>
          <w:lang w:val="en-US"/>
        </w:rPr>
        <w:t>,</w:t>
      </w:r>
      <w:r w:rsidRPr="000E4FD1">
        <w:rPr>
          <w:rFonts w:ascii="Cascadia Mono" w:hAnsi="Cascadia Mono" w:cs="Cascadia Mono"/>
          <w:noProof w:val="0"/>
          <w:color w:val="000000"/>
          <w:kern w:val="0"/>
          <w:sz w:val="24"/>
          <w:szCs w:val="24"/>
          <w:lang w:val="en-US"/>
        </w:rPr>
        <w:t xml:space="preserve"> ID </w:t>
      </w:r>
      <w:r w:rsidRPr="000E4FD1">
        <w:rPr>
          <w:rFonts w:ascii="Cascadia Mono" w:hAnsi="Cascadia Mono" w:cs="Cascadia Mono"/>
          <w:noProof w:val="0"/>
          <w:color w:val="0000FF"/>
          <w:kern w:val="0"/>
          <w:sz w:val="24"/>
          <w:szCs w:val="24"/>
          <w:lang w:val="en-US"/>
        </w:rPr>
        <w:t>ASC</w:t>
      </w:r>
    </w:p>
    <w:p w14:paraId="6FC662B0" w14:textId="77777777" w:rsidR="000E4FD1" w:rsidRPr="000E4FD1" w:rsidRDefault="000E4FD1" w:rsidP="00982F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E4FD1">
        <w:rPr>
          <w:rFonts w:ascii="Cascadia Mono" w:hAnsi="Cascadia Mono" w:cs="Cascadia Mono"/>
          <w:noProof w:val="0"/>
          <w:color w:val="0000FF"/>
          <w:kern w:val="0"/>
          <w:sz w:val="24"/>
          <w:szCs w:val="24"/>
          <w:lang w:val="en-US"/>
        </w:rPr>
        <w:t>END</w:t>
      </w:r>
    </w:p>
    <w:p w14:paraId="5FBE2504" w14:textId="28C4F2CC" w:rsidR="00982FE1" w:rsidRPr="00982FE1" w:rsidRDefault="000E4FD1" w:rsidP="00982FE1">
      <w:pPr>
        <w:pStyle w:val="ListParagraph"/>
        <w:pBdr>
          <w:top w:val="single" w:sz="4" w:space="1" w:color="auto"/>
          <w:left w:val="single" w:sz="4" w:space="4" w:color="auto"/>
          <w:bottom w:val="single" w:sz="4" w:space="1" w:color="auto"/>
          <w:right w:val="single" w:sz="4" w:space="4" w:color="auto"/>
        </w:pBdr>
        <w:ind w:left="1584"/>
        <w:rPr>
          <w:rFonts w:ascii="Cascadia Mono" w:hAnsi="Cascadia Mono" w:cs="Cascadia Mono"/>
          <w:noProof w:val="0"/>
          <w:color w:val="0000FF"/>
          <w:kern w:val="0"/>
          <w:sz w:val="24"/>
          <w:szCs w:val="24"/>
          <w:lang w:val="en-US"/>
        </w:rPr>
      </w:pPr>
      <w:r w:rsidRPr="000E4FD1">
        <w:rPr>
          <w:rFonts w:ascii="Cascadia Mono" w:hAnsi="Cascadia Mono" w:cs="Cascadia Mono"/>
          <w:noProof w:val="0"/>
          <w:color w:val="0000FF"/>
          <w:kern w:val="0"/>
          <w:sz w:val="24"/>
          <w:szCs w:val="24"/>
          <w:lang w:val="en-US"/>
        </w:rPr>
        <w:t>GO</w:t>
      </w:r>
    </w:p>
    <w:p w14:paraId="6E3FCB0E" w14:textId="4D9ADB7F" w:rsidR="003456F9" w:rsidRDefault="00982FE1" w:rsidP="003456F9">
      <w:pPr>
        <w:pStyle w:val="ListParagraph"/>
        <w:ind w:left="1224"/>
        <w:rPr>
          <w:rFonts w:ascii="Times New Roman" w:hAnsi="Times New Roman" w:cs="Times New Roman"/>
          <w:b/>
          <w:bCs/>
          <w:sz w:val="28"/>
          <w:szCs w:val="28"/>
          <w:lang w:val="en-US"/>
        </w:rPr>
      </w:pPr>
      <w:r>
        <w:rPr>
          <w:rFonts w:ascii="Times New Roman" w:hAnsi="Times New Roman" w:cs="Times New Roman"/>
          <w:b/>
          <w:bCs/>
          <w:sz w:val="28"/>
          <w:szCs w:val="28"/>
          <w:lang w:val="en-US"/>
        </w:rPr>
        <w:tab/>
      </w:r>
    </w:p>
    <w:p w14:paraId="1F4C4FB7" w14:textId="4C6BCB0A" w:rsidR="00982FE1" w:rsidRDefault="00982FE1" w:rsidP="00982FE1">
      <w:pPr>
        <w:pStyle w:val="ListParagraph"/>
        <w:ind w:left="1224" w:firstLine="396"/>
        <w:rPr>
          <w:rFonts w:ascii="Times New Roman" w:hAnsi="Times New Roman" w:cs="Times New Roman"/>
          <w:sz w:val="28"/>
          <w:szCs w:val="28"/>
          <w:u w:val="single"/>
          <w:lang w:val="en-US"/>
        </w:rPr>
      </w:pPr>
      <w:r>
        <w:rPr>
          <w:rFonts w:ascii="Times New Roman" w:hAnsi="Times New Roman" w:cs="Times New Roman"/>
          <w:sz w:val="28"/>
          <w:szCs w:val="28"/>
          <w:u w:val="single"/>
          <w:lang w:val="en-US"/>
        </w:rPr>
        <w:t>C# code:</w:t>
      </w:r>
    </w:p>
    <w:p w14:paraId="5A53F765" w14:textId="77777777" w:rsidR="001823B0" w:rsidRPr="001823B0" w:rsidRDefault="001823B0" w:rsidP="001823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620"/>
        <w:rPr>
          <w:rFonts w:ascii="Cascadia Mono" w:hAnsi="Cascadia Mono" w:cs="Cascadia Mono"/>
          <w:noProof w:val="0"/>
          <w:color w:val="000000"/>
          <w:kern w:val="0"/>
          <w:sz w:val="24"/>
          <w:szCs w:val="24"/>
          <w:lang w:val="en-US"/>
        </w:rPr>
      </w:pPr>
      <w:r w:rsidRPr="001823B0">
        <w:rPr>
          <w:rFonts w:ascii="Cascadia Mono" w:hAnsi="Cascadia Mono" w:cs="Cascadia Mono"/>
          <w:noProof w:val="0"/>
          <w:color w:val="000000"/>
          <w:kern w:val="0"/>
          <w:sz w:val="24"/>
          <w:szCs w:val="24"/>
          <w:lang w:val="en-US"/>
        </w:rPr>
        <w:t>try</w:t>
      </w:r>
    </w:p>
    <w:p w14:paraId="6246C9E3" w14:textId="77777777" w:rsidR="001823B0" w:rsidRPr="001823B0" w:rsidRDefault="001823B0" w:rsidP="001823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620"/>
        <w:rPr>
          <w:rFonts w:ascii="Cascadia Mono" w:hAnsi="Cascadia Mono" w:cs="Cascadia Mono"/>
          <w:noProof w:val="0"/>
          <w:color w:val="000000"/>
          <w:kern w:val="0"/>
          <w:sz w:val="24"/>
          <w:szCs w:val="24"/>
          <w:lang w:val="en-US"/>
        </w:rPr>
      </w:pPr>
      <w:r w:rsidRPr="001823B0">
        <w:rPr>
          <w:rFonts w:ascii="Cascadia Mono" w:hAnsi="Cascadia Mono" w:cs="Cascadia Mono"/>
          <w:noProof w:val="0"/>
          <w:color w:val="000000"/>
          <w:kern w:val="0"/>
          <w:sz w:val="24"/>
          <w:szCs w:val="24"/>
          <w:lang w:val="en-US"/>
        </w:rPr>
        <w:t>{</w:t>
      </w:r>
    </w:p>
    <w:p w14:paraId="50BBEE64" w14:textId="77777777" w:rsidR="001823B0" w:rsidRPr="001823B0" w:rsidRDefault="001823B0" w:rsidP="001823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620"/>
        <w:rPr>
          <w:rFonts w:ascii="Cascadia Mono" w:hAnsi="Cascadia Mono" w:cs="Cascadia Mono"/>
          <w:noProof w:val="0"/>
          <w:color w:val="000000"/>
          <w:kern w:val="0"/>
          <w:sz w:val="24"/>
          <w:szCs w:val="24"/>
          <w:lang w:val="en-US"/>
        </w:rPr>
      </w:pPr>
      <w:r w:rsidRPr="001823B0">
        <w:rPr>
          <w:rFonts w:ascii="Cascadia Mono" w:hAnsi="Cascadia Mono" w:cs="Cascadia Mono"/>
          <w:noProof w:val="0"/>
          <w:color w:val="000000"/>
          <w:kern w:val="0"/>
          <w:sz w:val="24"/>
          <w:szCs w:val="24"/>
          <w:lang w:val="en-US"/>
        </w:rPr>
        <w:t xml:space="preserve">    </w:t>
      </w:r>
      <w:proofErr w:type="spellStart"/>
      <w:r w:rsidRPr="001823B0">
        <w:rPr>
          <w:rFonts w:ascii="Cascadia Mono" w:hAnsi="Cascadia Mono" w:cs="Cascadia Mono"/>
          <w:noProof w:val="0"/>
          <w:color w:val="000000"/>
          <w:kern w:val="0"/>
          <w:sz w:val="24"/>
          <w:szCs w:val="24"/>
          <w:lang w:val="en-US"/>
        </w:rPr>
        <w:t>dataShift.Clear</w:t>
      </w:r>
      <w:proofErr w:type="spellEnd"/>
      <w:r w:rsidRPr="001823B0">
        <w:rPr>
          <w:rFonts w:ascii="Cascadia Mono" w:hAnsi="Cascadia Mono" w:cs="Cascadia Mono"/>
          <w:noProof w:val="0"/>
          <w:color w:val="000000"/>
          <w:kern w:val="0"/>
          <w:sz w:val="24"/>
          <w:szCs w:val="24"/>
          <w:lang w:val="en-US"/>
        </w:rPr>
        <w:t>(</w:t>
      </w:r>
      <w:proofErr w:type="gramStart"/>
      <w:r w:rsidRPr="001823B0">
        <w:rPr>
          <w:rFonts w:ascii="Cascadia Mono" w:hAnsi="Cascadia Mono" w:cs="Cascadia Mono"/>
          <w:noProof w:val="0"/>
          <w:color w:val="000000"/>
          <w:kern w:val="0"/>
          <w:sz w:val="24"/>
          <w:szCs w:val="24"/>
          <w:lang w:val="en-US"/>
        </w:rPr>
        <w:t>);</w:t>
      </w:r>
      <w:proofErr w:type="gramEnd"/>
    </w:p>
    <w:p w14:paraId="54B565DE" w14:textId="77777777" w:rsidR="001823B0" w:rsidRPr="001823B0" w:rsidRDefault="001823B0" w:rsidP="001823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620"/>
        <w:rPr>
          <w:rFonts w:ascii="Cascadia Mono" w:hAnsi="Cascadia Mono" w:cs="Cascadia Mono"/>
          <w:noProof w:val="0"/>
          <w:color w:val="000000"/>
          <w:kern w:val="0"/>
          <w:sz w:val="24"/>
          <w:szCs w:val="24"/>
          <w:lang w:val="en-US"/>
        </w:rPr>
      </w:pPr>
      <w:r w:rsidRPr="001823B0">
        <w:rPr>
          <w:rFonts w:ascii="Cascadia Mono" w:hAnsi="Cascadia Mono" w:cs="Cascadia Mono"/>
          <w:noProof w:val="0"/>
          <w:color w:val="000000"/>
          <w:kern w:val="0"/>
          <w:sz w:val="24"/>
          <w:szCs w:val="24"/>
          <w:lang w:val="en-US"/>
        </w:rPr>
        <w:t xml:space="preserve">    </w:t>
      </w:r>
      <w:proofErr w:type="spellStart"/>
      <w:r w:rsidRPr="001823B0">
        <w:rPr>
          <w:rFonts w:ascii="Cascadia Mono" w:hAnsi="Cascadia Mono" w:cs="Cascadia Mono"/>
          <w:noProof w:val="0"/>
          <w:color w:val="000000"/>
          <w:kern w:val="0"/>
          <w:sz w:val="24"/>
          <w:szCs w:val="24"/>
          <w:lang w:val="en-US"/>
        </w:rPr>
        <w:t>dataShift</w:t>
      </w:r>
      <w:proofErr w:type="spellEnd"/>
      <w:r w:rsidRPr="001823B0">
        <w:rPr>
          <w:rFonts w:ascii="Cascadia Mono" w:hAnsi="Cascadia Mono" w:cs="Cascadia Mono"/>
          <w:noProof w:val="0"/>
          <w:color w:val="000000"/>
          <w:kern w:val="0"/>
          <w:sz w:val="24"/>
          <w:szCs w:val="24"/>
          <w:lang w:val="en-US"/>
        </w:rPr>
        <w:t xml:space="preserve"> = </w:t>
      </w:r>
      <w:proofErr w:type="spellStart"/>
      <w:proofErr w:type="gramStart"/>
      <w:r w:rsidRPr="001823B0">
        <w:rPr>
          <w:rFonts w:ascii="Cascadia Mono" w:hAnsi="Cascadia Mono" w:cs="Cascadia Mono"/>
          <w:noProof w:val="0"/>
          <w:color w:val="000000"/>
          <w:kern w:val="0"/>
          <w:sz w:val="24"/>
          <w:szCs w:val="24"/>
          <w:lang w:val="en-US"/>
        </w:rPr>
        <w:t>DataProvider.Instance.ExecuteQuery</w:t>
      </w:r>
      <w:proofErr w:type="spellEnd"/>
      <w:proofErr w:type="gramEnd"/>
      <w:r w:rsidRPr="001823B0">
        <w:rPr>
          <w:rFonts w:ascii="Cascadia Mono" w:hAnsi="Cascadia Mono" w:cs="Cascadia Mono"/>
          <w:noProof w:val="0"/>
          <w:color w:val="000000"/>
          <w:kern w:val="0"/>
          <w:sz w:val="24"/>
          <w:szCs w:val="24"/>
          <w:lang w:val="en-US"/>
        </w:rPr>
        <w:t xml:space="preserve">("EXEC </w:t>
      </w:r>
      <w:proofErr w:type="spellStart"/>
      <w:r w:rsidRPr="001823B0">
        <w:rPr>
          <w:rFonts w:ascii="Cascadia Mono" w:hAnsi="Cascadia Mono" w:cs="Cascadia Mono"/>
          <w:noProof w:val="0"/>
          <w:color w:val="000000"/>
          <w:kern w:val="0"/>
          <w:sz w:val="24"/>
          <w:szCs w:val="24"/>
          <w:lang w:val="en-US"/>
        </w:rPr>
        <w:t>dbo.getShiftDetailByWeek</w:t>
      </w:r>
      <w:proofErr w:type="spellEnd"/>
      <w:r w:rsidRPr="001823B0">
        <w:rPr>
          <w:rFonts w:ascii="Cascadia Mono" w:hAnsi="Cascadia Mono" w:cs="Cascadia Mono"/>
          <w:noProof w:val="0"/>
          <w:color w:val="000000"/>
          <w:kern w:val="0"/>
          <w:sz w:val="24"/>
          <w:szCs w:val="24"/>
          <w:lang w:val="en-US"/>
        </w:rPr>
        <w:t>");</w:t>
      </w:r>
    </w:p>
    <w:p w14:paraId="4E11D2EF" w14:textId="77777777" w:rsidR="001823B0" w:rsidRPr="001823B0" w:rsidRDefault="001823B0" w:rsidP="001823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620"/>
        <w:rPr>
          <w:rFonts w:ascii="Cascadia Mono" w:hAnsi="Cascadia Mono" w:cs="Cascadia Mono"/>
          <w:noProof w:val="0"/>
          <w:color w:val="000000"/>
          <w:kern w:val="0"/>
          <w:sz w:val="24"/>
          <w:szCs w:val="24"/>
          <w:lang w:val="en-US"/>
        </w:rPr>
      </w:pPr>
      <w:r w:rsidRPr="001823B0">
        <w:rPr>
          <w:rFonts w:ascii="Cascadia Mono" w:hAnsi="Cascadia Mono" w:cs="Cascadia Mono"/>
          <w:noProof w:val="0"/>
          <w:color w:val="000000"/>
          <w:kern w:val="0"/>
          <w:sz w:val="24"/>
          <w:szCs w:val="24"/>
          <w:lang w:val="en-US"/>
        </w:rPr>
        <w:t>}</w:t>
      </w:r>
    </w:p>
    <w:p w14:paraId="1CD5FA23" w14:textId="77777777" w:rsidR="001823B0" w:rsidRPr="001823B0" w:rsidRDefault="001823B0" w:rsidP="001823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620"/>
        <w:rPr>
          <w:rFonts w:ascii="Cascadia Mono" w:hAnsi="Cascadia Mono" w:cs="Cascadia Mono"/>
          <w:noProof w:val="0"/>
          <w:color w:val="000000"/>
          <w:kern w:val="0"/>
          <w:sz w:val="24"/>
          <w:szCs w:val="24"/>
          <w:lang w:val="en-US"/>
        </w:rPr>
      </w:pPr>
      <w:r w:rsidRPr="001823B0">
        <w:rPr>
          <w:rFonts w:ascii="Cascadia Mono" w:hAnsi="Cascadia Mono" w:cs="Cascadia Mono"/>
          <w:noProof w:val="0"/>
          <w:color w:val="000000"/>
          <w:kern w:val="0"/>
          <w:sz w:val="24"/>
          <w:szCs w:val="24"/>
          <w:lang w:val="en-US"/>
        </w:rPr>
        <w:t>catch (</w:t>
      </w:r>
      <w:proofErr w:type="spellStart"/>
      <w:r w:rsidRPr="001823B0">
        <w:rPr>
          <w:rFonts w:ascii="Cascadia Mono" w:hAnsi="Cascadia Mono" w:cs="Cascadia Mono"/>
          <w:noProof w:val="0"/>
          <w:color w:val="000000"/>
          <w:kern w:val="0"/>
          <w:sz w:val="24"/>
          <w:szCs w:val="24"/>
          <w:lang w:val="en-US"/>
        </w:rPr>
        <w:t>SqlException</w:t>
      </w:r>
      <w:proofErr w:type="spellEnd"/>
      <w:r w:rsidRPr="001823B0">
        <w:rPr>
          <w:rFonts w:ascii="Cascadia Mono" w:hAnsi="Cascadia Mono" w:cs="Cascadia Mono"/>
          <w:noProof w:val="0"/>
          <w:color w:val="000000"/>
          <w:kern w:val="0"/>
          <w:sz w:val="24"/>
          <w:szCs w:val="24"/>
          <w:lang w:val="en-US"/>
        </w:rPr>
        <w:t xml:space="preserve"> </w:t>
      </w:r>
      <w:proofErr w:type="spellStart"/>
      <w:r w:rsidRPr="001823B0">
        <w:rPr>
          <w:rFonts w:ascii="Cascadia Mono" w:hAnsi="Cascadia Mono" w:cs="Cascadia Mono"/>
          <w:noProof w:val="0"/>
          <w:color w:val="000000"/>
          <w:kern w:val="0"/>
          <w:sz w:val="24"/>
          <w:szCs w:val="24"/>
          <w:lang w:val="en-US"/>
        </w:rPr>
        <w:t>ev</w:t>
      </w:r>
      <w:proofErr w:type="spellEnd"/>
      <w:r w:rsidRPr="001823B0">
        <w:rPr>
          <w:rFonts w:ascii="Cascadia Mono" w:hAnsi="Cascadia Mono" w:cs="Cascadia Mono"/>
          <w:noProof w:val="0"/>
          <w:color w:val="000000"/>
          <w:kern w:val="0"/>
          <w:sz w:val="24"/>
          <w:szCs w:val="24"/>
          <w:lang w:val="en-US"/>
        </w:rPr>
        <w:t>)</w:t>
      </w:r>
    </w:p>
    <w:p w14:paraId="57E9C5FD" w14:textId="77777777" w:rsidR="001823B0" w:rsidRPr="001823B0" w:rsidRDefault="001823B0" w:rsidP="001823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620"/>
        <w:rPr>
          <w:rFonts w:ascii="Cascadia Mono" w:hAnsi="Cascadia Mono" w:cs="Cascadia Mono"/>
          <w:noProof w:val="0"/>
          <w:color w:val="000000"/>
          <w:kern w:val="0"/>
          <w:sz w:val="24"/>
          <w:szCs w:val="24"/>
          <w:lang w:val="en-US"/>
        </w:rPr>
      </w:pPr>
      <w:r w:rsidRPr="001823B0">
        <w:rPr>
          <w:rFonts w:ascii="Cascadia Mono" w:hAnsi="Cascadia Mono" w:cs="Cascadia Mono"/>
          <w:noProof w:val="0"/>
          <w:color w:val="000000"/>
          <w:kern w:val="0"/>
          <w:sz w:val="24"/>
          <w:szCs w:val="24"/>
          <w:lang w:val="en-US"/>
        </w:rPr>
        <w:t>{</w:t>
      </w:r>
    </w:p>
    <w:p w14:paraId="2DCA461D" w14:textId="370C120A" w:rsidR="00982FE1" w:rsidRPr="001823B0" w:rsidRDefault="001823B0" w:rsidP="001823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620"/>
        <w:rPr>
          <w:rFonts w:ascii="Cascadia Mono" w:hAnsi="Cascadia Mono" w:cs="Cascadia Mono"/>
          <w:noProof w:val="0"/>
          <w:color w:val="000000"/>
          <w:kern w:val="0"/>
          <w:sz w:val="24"/>
          <w:szCs w:val="24"/>
          <w:lang w:val="en-US"/>
        </w:rPr>
      </w:pPr>
      <w:r w:rsidRPr="001823B0">
        <w:rPr>
          <w:rFonts w:ascii="Cascadia Mono" w:hAnsi="Cascadia Mono" w:cs="Cascadia Mono"/>
          <w:noProof w:val="0"/>
          <w:color w:val="000000"/>
          <w:kern w:val="0"/>
          <w:sz w:val="24"/>
          <w:szCs w:val="24"/>
          <w:lang w:val="en-US"/>
        </w:rPr>
        <w:t xml:space="preserve">    </w:t>
      </w:r>
      <w:proofErr w:type="spellStart"/>
      <w:r w:rsidRPr="001823B0">
        <w:rPr>
          <w:rFonts w:ascii="Cascadia Mono" w:hAnsi="Cascadia Mono" w:cs="Cascadia Mono"/>
          <w:noProof w:val="0"/>
          <w:color w:val="000000"/>
          <w:kern w:val="0"/>
          <w:sz w:val="24"/>
          <w:szCs w:val="24"/>
          <w:lang w:val="en-US"/>
        </w:rPr>
        <w:t>MessageBox.Show</w:t>
      </w:r>
      <w:proofErr w:type="spellEnd"/>
      <w:r w:rsidRPr="001823B0">
        <w:rPr>
          <w:rFonts w:ascii="Cascadia Mono" w:hAnsi="Cascadia Mono" w:cs="Cascadia Mono"/>
          <w:noProof w:val="0"/>
          <w:color w:val="000000"/>
          <w:kern w:val="0"/>
          <w:sz w:val="24"/>
          <w:szCs w:val="24"/>
          <w:lang w:val="en-US"/>
        </w:rPr>
        <w:t>("</w:t>
      </w:r>
      <w:proofErr w:type="spellStart"/>
      <w:r w:rsidRPr="001823B0">
        <w:rPr>
          <w:rFonts w:ascii="Cascadia Mono" w:hAnsi="Cascadia Mono" w:cs="Cascadia Mono"/>
          <w:noProof w:val="0"/>
          <w:color w:val="000000"/>
          <w:kern w:val="0"/>
          <w:sz w:val="24"/>
          <w:szCs w:val="24"/>
          <w:lang w:val="en-US"/>
        </w:rPr>
        <w:t>Lỗi</w:t>
      </w:r>
      <w:proofErr w:type="spellEnd"/>
      <w:r w:rsidRPr="001823B0">
        <w:rPr>
          <w:rFonts w:ascii="Cascadia Mono" w:hAnsi="Cascadia Mono" w:cs="Cascadia Mono"/>
          <w:noProof w:val="0"/>
          <w:color w:val="000000"/>
          <w:kern w:val="0"/>
          <w:sz w:val="24"/>
          <w:szCs w:val="24"/>
          <w:lang w:val="en-US"/>
        </w:rPr>
        <w:t xml:space="preserve"> </w:t>
      </w:r>
      <w:proofErr w:type="spellStart"/>
      <w:r w:rsidRPr="001823B0">
        <w:rPr>
          <w:rFonts w:ascii="Cascadia Mono" w:hAnsi="Cascadia Mono" w:cs="Cascadia Mono"/>
          <w:noProof w:val="0"/>
          <w:color w:val="000000"/>
          <w:kern w:val="0"/>
          <w:sz w:val="24"/>
          <w:szCs w:val="24"/>
          <w:lang w:val="en-US"/>
        </w:rPr>
        <w:t>kết</w:t>
      </w:r>
      <w:proofErr w:type="spellEnd"/>
      <w:r w:rsidRPr="001823B0">
        <w:rPr>
          <w:rFonts w:ascii="Cascadia Mono" w:hAnsi="Cascadia Mono" w:cs="Cascadia Mono"/>
          <w:noProof w:val="0"/>
          <w:color w:val="000000"/>
          <w:kern w:val="0"/>
          <w:sz w:val="24"/>
          <w:szCs w:val="24"/>
          <w:lang w:val="en-US"/>
        </w:rPr>
        <w:t xml:space="preserve"> </w:t>
      </w:r>
      <w:proofErr w:type="spellStart"/>
      <w:r w:rsidRPr="001823B0">
        <w:rPr>
          <w:rFonts w:ascii="Cascadia Mono" w:hAnsi="Cascadia Mono" w:cs="Cascadia Mono"/>
          <w:noProof w:val="0"/>
          <w:color w:val="000000"/>
          <w:kern w:val="0"/>
          <w:sz w:val="24"/>
          <w:szCs w:val="24"/>
          <w:lang w:val="en-US"/>
        </w:rPr>
        <w:t>nối</w:t>
      </w:r>
      <w:proofErr w:type="spellEnd"/>
      <w:r w:rsidRPr="001823B0">
        <w:rPr>
          <w:rFonts w:ascii="Cascadia Mono" w:hAnsi="Cascadia Mono" w:cs="Cascadia Mono"/>
          <w:noProof w:val="0"/>
          <w:color w:val="000000"/>
          <w:kern w:val="0"/>
          <w:sz w:val="24"/>
          <w:szCs w:val="24"/>
          <w:lang w:val="en-US"/>
        </w:rPr>
        <w:t>.\</w:t>
      </w:r>
      <w:proofErr w:type="spellStart"/>
      <w:r w:rsidRPr="001823B0">
        <w:rPr>
          <w:rFonts w:ascii="Cascadia Mono" w:hAnsi="Cascadia Mono" w:cs="Cascadia Mono"/>
          <w:noProof w:val="0"/>
          <w:color w:val="000000"/>
          <w:kern w:val="0"/>
          <w:sz w:val="24"/>
          <w:szCs w:val="24"/>
          <w:lang w:val="en-US"/>
        </w:rPr>
        <w:t>nDo</w:t>
      </w:r>
      <w:proofErr w:type="spellEnd"/>
      <w:r w:rsidRPr="001823B0">
        <w:rPr>
          <w:rFonts w:ascii="Cascadia Mono" w:hAnsi="Cascadia Mono" w:cs="Cascadia Mono"/>
          <w:noProof w:val="0"/>
          <w:color w:val="000000"/>
          <w:kern w:val="0"/>
          <w:sz w:val="24"/>
          <w:szCs w:val="24"/>
          <w:lang w:val="en-US"/>
        </w:rPr>
        <w:t xml:space="preserve">:\n" + </w:t>
      </w:r>
      <w:proofErr w:type="spellStart"/>
      <w:proofErr w:type="gramStart"/>
      <w:r w:rsidRPr="001823B0">
        <w:rPr>
          <w:rFonts w:ascii="Cascadia Mono" w:hAnsi="Cascadia Mono" w:cs="Cascadia Mono"/>
          <w:noProof w:val="0"/>
          <w:color w:val="000000"/>
          <w:kern w:val="0"/>
          <w:sz w:val="24"/>
          <w:szCs w:val="24"/>
          <w:lang w:val="en-US"/>
        </w:rPr>
        <w:t>ev.Message</w:t>
      </w:r>
      <w:proofErr w:type="spellEnd"/>
      <w:proofErr w:type="gramEnd"/>
      <w:r w:rsidRPr="001823B0">
        <w:rPr>
          <w:rFonts w:ascii="Cascadia Mono" w:hAnsi="Cascadia Mono" w:cs="Cascadia Mono"/>
          <w:noProof w:val="0"/>
          <w:color w:val="000000"/>
          <w:kern w:val="0"/>
          <w:sz w:val="24"/>
          <w:szCs w:val="24"/>
          <w:lang w:val="en-US"/>
        </w:rPr>
        <w:t xml:space="preserve">, "Thông </w:t>
      </w:r>
      <w:proofErr w:type="spellStart"/>
      <w:r w:rsidRPr="001823B0">
        <w:rPr>
          <w:rFonts w:ascii="Cascadia Mono" w:hAnsi="Cascadia Mono" w:cs="Cascadia Mono"/>
          <w:noProof w:val="0"/>
          <w:color w:val="000000"/>
          <w:kern w:val="0"/>
          <w:sz w:val="24"/>
          <w:szCs w:val="24"/>
          <w:lang w:val="en-US"/>
        </w:rPr>
        <w:t>báo</w:t>
      </w:r>
      <w:proofErr w:type="spellEnd"/>
      <w:r w:rsidRPr="001823B0">
        <w:rPr>
          <w:rFonts w:ascii="Cascadia Mono" w:hAnsi="Cascadia Mono" w:cs="Cascadia Mono"/>
          <w:noProof w:val="0"/>
          <w:color w:val="000000"/>
          <w:kern w:val="0"/>
          <w:sz w:val="24"/>
          <w:szCs w:val="24"/>
          <w:lang w:val="en-US"/>
        </w:rPr>
        <w:t xml:space="preserve">", </w:t>
      </w:r>
      <w:proofErr w:type="spellStart"/>
      <w:r w:rsidRPr="001823B0">
        <w:rPr>
          <w:rFonts w:ascii="Cascadia Mono" w:hAnsi="Cascadia Mono" w:cs="Cascadia Mono"/>
          <w:noProof w:val="0"/>
          <w:color w:val="000000"/>
          <w:kern w:val="0"/>
          <w:sz w:val="24"/>
          <w:szCs w:val="24"/>
          <w:lang w:val="en-US"/>
        </w:rPr>
        <w:t>MessageBoxButtons.OK</w:t>
      </w:r>
      <w:proofErr w:type="spellEnd"/>
      <w:r w:rsidRPr="001823B0">
        <w:rPr>
          <w:rFonts w:ascii="Cascadia Mono" w:hAnsi="Cascadia Mono" w:cs="Cascadia Mono"/>
          <w:noProof w:val="0"/>
          <w:color w:val="000000"/>
          <w:kern w:val="0"/>
          <w:sz w:val="24"/>
          <w:szCs w:val="24"/>
          <w:lang w:val="en-US"/>
        </w:rPr>
        <w:t xml:space="preserve">, </w:t>
      </w:r>
      <w:proofErr w:type="spellStart"/>
      <w:r w:rsidRPr="001823B0">
        <w:rPr>
          <w:rFonts w:ascii="Cascadia Mono" w:hAnsi="Cascadia Mono" w:cs="Cascadia Mono"/>
          <w:noProof w:val="0"/>
          <w:color w:val="000000"/>
          <w:kern w:val="0"/>
          <w:sz w:val="24"/>
          <w:szCs w:val="24"/>
          <w:lang w:val="en-US"/>
        </w:rPr>
        <w:t>MessageBoxIcon.Error</w:t>
      </w:r>
      <w:proofErr w:type="spellEnd"/>
      <w:r w:rsidRPr="001823B0">
        <w:rPr>
          <w:rFonts w:ascii="Cascadia Mono" w:hAnsi="Cascadia Mono" w:cs="Cascadia Mono"/>
          <w:noProof w:val="0"/>
          <w:color w:val="000000"/>
          <w:kern w:val="0"/>
          <w:sz w:val="24"/>
          <w:szCs w:val="24"/>
          <w:lang w:val="en-US"/>
        </w:rPr>
        <w:t>);</w:t>
      </w:r>
    </w:p>
    <w:p w14:paraId="1E2A6355" w14:textId="73E58399" w:rsidR="001823B0" w:rsidRPr="001823B0" w:rsidRDefault="001823B0" w:rsidP="001823B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620"/>
        <w:rPr>
          <w:rFonts w:ascii="Cascadia Mono" w:hAnsi="Cascadia Mono" w:cs="Cascadia Mono"/>
          <w:noProof w:val="0"/>
          <w:color w:val="000000"/>
          <w:kern w:val="0"/>
          <w:sz w:val="24"/>
          <w:szCs w:val="24"/>
          <w:lang w:val="en-US"/>
        </w:rPr>
      </w:pPr>
      <w:r w:rsidRPr="001823B0">
        <w:rPr>
          <w:rFonts w:ascii="Cascadia Mono" w:hAnsi="Cascadia Mono" w:cs="Cascadia Mono"/>
          <w:noProof w:val="0"/>
          <w:color w:val="000000"/>
          <w:kern w:val="0"/>
          <w:sz w:val="24"/>
          <w:szCs w:val="24"/>
          <w:lang w:val="en-US"/>
        </w:rPr>
        <w:t>}</w:t>
      </w:r>
    </w:p>
    <w:p w14:paraId="7C516796" w14:textId="77777777" w:rsidR="00982FE1" w:rsidRDefault="00982FE1" w:rsidP="00982FE1">
      <w:pPr>
        <w:pStyle w:val="ListParagraph"/>
        <w:ind w:left="1224" w:firstLine="396"/>
        <w:rPr>
          <w:ins w:id="26" w:author="{3AA1A0AC-2DD1-44F5-A118-6293BDA07EFB}" w:date="2024-04-25T12:56:00Z"/>
          <w:rFonts w:ascii="Times New Roman" w:hAnsi="Times New Roman" w:cs="Times New Roman"/>
          <w:b/>
          <w:bCs/>
          <w:sz w:val="28"/>
          <w:szCs w:val="28"/>
          <w:lang w:val="en-US"/>
        </w:rPr>
      </w:pPr>
    </w:p>
    <w:p w14:paraId="422E4E4B" w14:textId="77777777" w:rsidR="003456F9" w:rsidRDefault="003456F9" w:rsidP="003456F9">
      <w:pPr>
        <w:pStyle w:val="ListParagraph"/>
        <w:numPr>
          <w:ilvl w:val="2"/>
          <w:numId w:val="7"/>
        </w:numPr>
        <w:rPr>
          <w:rFonts w:ascii="Times New Roman" w:hAnsi="Times New Roman" w:cs="Times New Roman"/>
          <w:b/>
          <w:bCs/>
          <w:sz w:val="28"/>
          <w:szCs w:val="28"/>
          <w:lang w:val="en-US"/>
        </w:rPr>
      </w:pPr>
      <w:r>
        <w:rPr>
          <w:rFonts w:ascii="Times New Roman" w:hAnsi="Times New Roman" w:cs="Times New Roman"/>
          <w:b/>
          <w:bCs/>
          <w:sz w:val="28"/>
          <w:szCs w:val="28"/>
          <w:lang w:val="en-US"/>
        </w:rPr>
        <w:t>Procedures:</w:t>
      </w:r>
    </w:p>
    <w:p w14:paraId="68E2432B" w14:textId="3972683C" w:rsidR="003456F9" w:rsidRDefault="00C1207D" w:rsidP="00C1207D">
      <w:pPr>
        <w:pStyle w:val="ListParagraph"/>
        <w:numPr>
          <w:ilvl w:val="0"/>
          <w:numId w:val="37"/>
        </w:numPr>
        <w:rPr>
          <w:rFonts w:ascii="Times New Roman" w:hAnsi="Times New Roman" w:cs="Times New Roman"/>
          <w:b/>
          <w:bCs/>
          <w:sz w:val="28"/>
          <w:szCs w:val="28"/>
          <w:lang w:val="en-US"/>
        </w:rPr>
      </w:pPr>
      <w:r>
        <w:rPr>
          <w:rFonts w:ascii="Times New Roman" w:hAnsi="Times New Roman" w:cs="Times New Roman"/>
          <w:b/>
          <w:bCs/>
          <w:sz w:val="28"/>
          <w:szCs w:val="28"/>
          <w:lang w:val="en-US"/>
        </w:rPr>
        <w:t>Procedure</w:t>
      </w:r>
      <w:r w:rsidR="00FC03D9">
        <w:rPr>
          <w:rFonts w:ascii="Times New Roman" w:hAnsi="Times New Roman" w:cs="Times New Roman"/>
          <w:b/>
          <w:bCs/>
          <w:sz w:val="28"/>
          <w:szCs w:val="28"/>
          <w:lang w:val="en-US"/>
        </w:rPr>
        <w:t xml:space="preserve"> </w:t>
      </w:r>
      <w:r w:rsidR="00FC03D9" w:rsidRPr="00FC03D9">
        <w:rPr>
          <w:rFonts w:ascii="Times New Roman" w:hAnsi="Times New Roman" w:cs="Times New Roman"/>
          <w:b/>
          <w:bCs/>
          <w:sz w:val="28"/>
          <w:szCs w:val="28"/>
          <w:lang w:val="en-US"/>
        </w:rPr>
        <w:t>lấy ra danh sách nhân viên từ view employeedetailview</w:t>
      </w:r>
      <w:r w:rsidR="00FC03D9">
        <w:rPr>
          <w:rFonts w:ascii="Times New Roman" w:hAnsi="Times New Roman" w:cs="Times New Roman"/>
          <w:b/>
          <w:bCs/>
          <w:sz w:val="28"/>
          <w:szCs w:val="28"/>
          <w:lang w:val="en-US"/>
        </w:rPr>
        <w:t>:</w:t>
      </w:r>
    </w:p>
    <w:p w14:paraId="78641572" w14:textId="4A92478C" w:rsidR="00C1207D" w:rsidRDefault="00FC03D9" w:rsidP="00C1207D">
      <w:pPr>
        <w:pStyle w:val="ListParagraph"/>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SQL:</w:t>
      </w:r>
    </w:p>
    <w:p w14:paraId="50981D3B" w14:textId="77777777" w:rsidR="00336DAA" w:rsidRPr="00336DAA" w:rsidRDefault="00336DAA" w:rsidP="00336DA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336DAA">
        <w:rPr>
          <w:rFonts w:ascii="Cascadia Mono" w:hAnsi="Cascadia Mono" w:cs="Cascadia Mono"/>
          <w:noProof w:val="0"/>
          <w:color w:val="0000FF"/>
          <w:kern w:val="0"/>
          <w:sz w:val="24"/>
          <w:szCs w:val="24"/>
          <w:lang w:val="en-US"/>
        </w:rPr>
        <w:t>DROP</w:t>
      </w:r>
      <w:r w:rsidRPr="00336DAA">
        <w:rPr>
          <w:rFonts w:ascii="Cascadia Mono" w:hAnsi="Cascadia Mono" w:cs="Cascadia Mono"/>
          <w:noProof w:val="0"/>
          <w:color w:val="000000"/>
          <w:kern w:val="0"/>
          <w:sz w:val="24"/>
          <w:szCs w:val="24"/>
          <w:lang w:val="en-US"/>
        </w:rPr>
        <w:t xml:space="preserve"> </w:t>
      </w:r>
      <w:r w:rsidRPr="00336DAA">
        <w:rPr>
          <w:rFonts w:ascii="Cascadia Mono" w:hAnsi="Cascadia Mono" w:cs="Cascadia Mono"/>
          <w:noProof w:val="0"/>
          <w:color w:val="0000FF"/>
          <w:kern w:val="0"/>
          <w:sz w:val="24"/>
          <w:szCs w:val="24"/>
          <w:lang w:val="en-US"/>
        </w:rPr>
        <w:t>PROCEDURE</w:t>
      </w:r>
      <w:r w:rsidRPr="00336DAA">
        <w:rPr>
          <w:rFonts w:ascii="Cascadia Mono" w:hAnsi="Cascadia Mono" w:cs="Cascadia Mono"/>
          <w:noProof w:val="0"/>
          <w:color w:val="000000"/>
          <w:kern w:val="0"/>
          <w:sz w:val="24"/>
          <w:szCs w:val="24"/>
          <w:lang w:val="en-US"/>
        </w:rPr>
        <w:t xml:space="preserve"> </w:t>
      </w:r>
      <w:r w:rsidRPr="00336DAA">
        <w:rPr>
          <w:rFonts w:ascii="Cascadia Mono" w:hAnsi="Cascadia Mono" w:cs="Cascadia Mono"/>
          <w:noProof w:val="0"/>
          <w:color w:val="0000FF"/>
          <w:kern w:val="0"/>
          <w:sz w:val="24"/>
          <w:szCs w:val="24"/>
          <w:lang w:val="en-US"/>
        </w:rPr>
        <w:t>IF</w:t>
      </w:r>
      <w:r w:rsidRPr="00336DAA">
        <w:rPr>
          <w:rFonts w:ascii="Cascadia Mono" w:hAnsi="Cascadia Mono" w:cs="Cascadia Mono"/>
          <w:noProof w:val="0"/>
          <w:color w:val="000000"/>
          <w:kern w:val="0"/>
          <w:sz w:val="24"/>
          <w:szCs w:val="24"/>
          <w:lang w:val="en-US"/>
        </w:rPr>
        <w:t xml:space="preserve"> </w:t>
      </w:r>
      <w:r w:rsidRPr="00336DAA">
        <w:rPr>
          <w:rFonts w:ascii="Cascadia Mono" w:hAnsi="Cascadia Mono" w:cs="Cascadia Mono"/>
          <w:noProof w:val="0"/>
          <w:color w:val="808080"/>
          <w:kern w:val="0"/>
          <w:sz w:val="24"/>
          <w:szCs w:val="24"/>
          <w:lang w:val="en-US"/>
        </w:rPr>
        <w:t>EXISTS</w:t>
      </w:r>
      <w:r w:rsidRPr="00336DAA">
        <w:rPr>
          <w:rFonts w:ascii="Cascadia Mono" w:hAnsi="Cascadia Mono" w:cs="Cascadia Mono"/>
          <w:noProof w:val="0"/>
          <w:color w:val="000000"/>
          <w:kern w:val="0"/>
          <w:sz w:val="24"/>
          <w:szCs w:val="24"/>
          <w:lang w:val="en-US"/>
        </w:rPr>
        <w:t xml:space="preserve"> </w:t>
      </w:r>
      <w:proofErr w:type="spellStart"/>
      <w:proofErr w:type="gramStart"/>
      <w:r w:rsidRPr="00336DAA">
        <w:rPr>
          <w:rFonts w:ascii="Cascadia Mono" w:hAnsi="Cascadia Mono" w:cs="Cascadia Mono"/>
          <w:noProof w:val="0"/>
          <w:color w:val="000000"/>
          <w:kern w:val="0"/>
          <w:sz w:val="24"/>
          <w:szCs w:val="24"/>
          <w:lang w:val="en-US"/>
        </w:rPr>
        <w:t>getEmployee</w:t>
      </w:r>
      <w:proofErr w:type="spellEnd"/>
      <w:proofErr w:type="gramEnd"/>
    </w:p>
    <w:p w14:paraId="76A633C0" w14:textId="77777777" w:rsidR="00336DAA" w:rsidRPr="00336DAA" w:rsidRDefault="00336DAA" w:rsidP="00336DA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336DAA">
        <w:rPr>
          <w:rFonts w:ascii="Cascadia Mono" w:hAnsi="Cascadia Mono" w:cs="Cascadia Mono"/>
          <w:noProof w:val="0"/>
          <w:color w:val="0000FF"/>
          <w:kern w:val="0"/>
          <w:sz w:val="24"/>
          <w:szCs w:val="24"/>
          <w:lang w:val="en-US"/>
        </w:rPr>
        <w:t>GO</w:t>
      </w:r>
    </w:p>
    <w:p w14:paraId="611C4C5A" w14:textId="77777777" w:rsidR="00336DAA" w:rsidRPr="00336DAA" w:rsidRDefault="00336DAA" w:rsidP="00336DA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p>
    <w:p w14:paraId="15A9FF6D" w14:textId="77777777" w:rsidR="00336DAA" w:rsidRPr="00336DAA" w:rsidRDefault="00336DAA" w:rsidP="00336DA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336DAA">
        <w:rPr>
          <w:rFonts w:ascii="Cascadia Mono" w:hAnsi="Cascadia Mono" w:cs="Cascadia Mono"/>
          <w:noProof w:val="0"/>
          <w:color w:val="0000FF"/>
          <w:kern w:val="0"/>
          <w:sz w:val="24"/>
          <w:szCs w:val="24"/>
          <w:lang w:val="en-US"/>
        </w:rPr>
        <w:t>CREATE</w:t>
      </w:r>
      <w:r w:rsidRPr="00336DAA">
        <w:rPr>
          <w:rFonts w:ascii="Cascadia Mono" w:hAnsi="Cascadia Mono" w:cs="Cascadia Mono"/>
          <w:noProof w:val="0"/>
          <w:color w:val="000000"/>
          <w:kern w:val="0"/>
          <w:sz w:val="24"/>
          <w:szCs w:val="24"/>
          <w:lang w:val="en-US"/>
        </w:rPr>
        <w:t xml:space="preserve"> </w:t>
      </w:r>
      <w:r w:rsidRPr="00336DAA">
        <w:rPr>
          <w:rFonts w:ascii="Cascadia Mono" w:hAnsi="Cascadia Mono" w:cs="Cascadia Mono"/>
          <w:noProof w:val="0"/>
          <w:color w:val="0000FF"/>
          <w:kern w:val="0"/>
          <w:sz w:val="24"/>
          <w:szCs w:val="24"/>
          <w:lang w:val="en-US"/>
        </w:rPr>
        <w:t>PROCEDURE</w:t>
      </w:r>
      <w:r w:rsidRPr="00336DAA">
        <w:rPr>
          <w:rFonts w:ascii="Cascadia Mono" w:hAnsi="Cascadia Mono" w:cs="Cascadia Mono"/>
          <w:noProof w:val="0"/>
          <w:color w:val="000000"/>
          <w:kern w:val="0"/>
          <w:sz w:val="24"/>
          <w:szCs w:val="24"/>
          <w:lang w:val="en-US"/>
        </w:rPr>
        <w:t xml:space="preserve"> </w:t>
      </w:r>
      <w:proofErr w:type="spellStart"/>
      <w:proofErr w:type="gramStart"/>
      <w:r w:rsidRPr="00336DAA">
        <w:rPr>
          <w:rFonts w:ascii="Cascadia Mono" w:hAnsi="Cascadia Mono" w:cs="Cascadia Mono"/>
          <w:noProof w:val="0"/>
          <w:color w:val="000000"/>
          <w:kern w:val="0"/>
          <w:sz w:val="24"/>
          <w:szCs w:val="24"/>
          <w:lang w:val="en-US"/>
        </w:rPr>
        <w:t>getEmployee</w:t>
      </w:r>
      <w:proofErr w:type="spellEnd"/>
      <w:proofErr w:type="gramEnd"/>
    </w:p>
    <w:p w14:paraId="35B8AD33" w14:textId="77777777" w:rsidR="00336DAA" w:rsidRPr="00336DAA" w:rsidRDefault="00336DAA" w:rsidP="00336DA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336DAA">
        <w:rPr>
          <w:rFonts w:ascii="Cascadia Mono" w:hAnsi="Cascadia Mono" w:cs="Cascadia Mono"/>
          <w:noProof w:val="0"/>
          <w:color w:val="0000FF"/>
          <w:kern w:val="0"/>
          <w:sz w:val="24"/>
          <w:szCs w:val="24"/>
          <w:lang w:val="en-US"/>
        </w:rPr>
        <w:t>AS</w:t>
      </w:r>
    </w:p>
    <w:p w14:paraId="08D944A3" w14:textId="77777777" w:rsidR="00336DAA" w:rsidRPr="00336DAA" w:rsidRDefault="00336DAA" w:rsidP="00336DA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336DAA">
        <w:rPr>
          <w:rFonts w:ascii="Cascadia Mono" w:hAnsi="Cascadia Mono" w:cs="Cascadia Mono"/>
          <w:noProof w:val="0"/>
          <w:color w:val="0000FF"/>
          <w:kern w:val="0"/>
          <w:sz w:val="24"/>
          <w:szCs w:val="24"/>
          <w:lang w:val="en-US"/>
        </w:rPr>
        <w:lastRenderedPageBreak/>
        <w:t>BEGIN</w:t>
      </w:r>
    </w:p>
    <w:p w14:paraId="0530CBD8" w14:textId="77777777" w:rsidR="00336DAA" w:rsidRPr="00336DAA" w:rsidRDefault="00336DAA" w:rsidP="00336DA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336DAA">
        <w:rPr>
          <w:rFonts w:ascii="Cascadia Mono" w:hAnsi="Cascadia Mono" w:cs="Cascadia Mono"/>
          <w:noProof w:val="0"/>
          <w:color w:val="000000"/>
          <w:kern w:val="0"/>
          <w:sz w:val="24"/>
          <w:szCs w:val="24"/>
          <w:lang w:val="en-US"/>
        </w:rPr>
        <w:tab/>
      </w:r>
      <w:r w:rsidRPr="00336DAA">
        <w:rPr>
          <w:rFonts w:ascii="Cascadia Mono" w:hAnsi="Cascadia Mono" w:cs="Cascadia Mono"/>
          <w:noProof w:val="0"/>
          <w:color w:val="0000FF"/>
          <w:kern w:val="0"/>
          <w:sz w:val="24"/>
          <w:szCs w:val="24"/>
          <w:lang w:val="en-US"/>
        </w:rPr>
        <w:t>DECLARE</w:t>
      </w:r>
      <w:r w:rsidRPr="00336DAA">
        <w:rPr>
          <w:rFonts w:ascii="Cascadia Mono" w:hAnsi="Cascadia Mono" w:cs="Cascadia Mono"/>
          <w:noProof w:val="0"/>
          <w:color w:val="000000"/>
          <w:kern w:val="0"/>
          <w:sz w:val="24"/>
          <w:szCs w:val="24"/>
          <w:lang w:val="en-US"/>
        </w:rPr>
        <w:t xml:space="preserve"> @errorMessage </w:t>
      </w:r>
      <w:proofErr w:type="gramStart"/>
      <w:r w:rsidRPr="00336DAA">
        <w:rPr>
          <w:rFonts w:ascii="Cascadia Mono" w:hAnsi="Cascadia Mono" w:cs="Cascadia Mono"/>
          <w:noProof w:val="0"/>
          <w:color w:val="0000FF"/>
          <w:kern w:val="0"/>
          <w:sz w:val="24"/>
          <w:szCs w:val="24"/>
          <w:lang w:val="en-US"/>
        </w:rPr>
        <w:t>NVARCHAR</w:t>
      </w:r>
      <w:r w:rsidRPr="00336DAA">
        <w:rPr>
          <w:rFonts w:ascii="Cascadia Mono" w:hAnsi="Cascadia Mono" w:cs="Cascadia Mono"/>
          <w:noProof w:val="0"/>
          <w:color w:val="808080"/>
          <w:kern w:val="0"/>
          <w:sz w:val="24"/>
          <w:szCs w:val="24"/>
          <w:lang w:val="en-US"/>
        </w:rPr>
        <w:t>(</w:t>
      </w:r>
      <w:proofErr w:type="gramEnd"/>
      <w:r w:rsidRPr="00336DAA">
        <w:rPr>
          <w:rFonts w:ascii="Cascadia Mono" w:hAnsi="Cascadia Mono" w:cs="Cascadia Mono"/>
          <w:noProof w:val="0"/>
          <w:color w:val="FF00FF"/>
          <w:kern w:val="0"/>
          <w:sz w:val="24"/>
          <w:szCs w:val="24"/>
          <w:lang w:val="en-US"/>
        </w:rPr>
        <w:t>max</w:t>
      </w:r>
      <w:r w:rsidRPr="00336DAA">
        <w:rPr>
          <w:rFonts w:ascii="Cascadia Mono" w:hAnsi="Cascadia Mono" w:cs="Cascadia Mono"/>
          <w:noProof w:val="0"/>
          <w:color w:val="808080"/>
          <w:kern w:val="0"/>
          <w:sz w:val="24"/>
          <w:szCs w:val="24"/>
          <w:lang w:val="en-US"/>
        </w:rPr>
        <w:t>)</w:t>
      </w:r>
    </w:p>
    <w:p w14:paraId="3C08D870" w14:textId="77777777" w:rsidR="00336DAA" w:rsidRPr="00336DAA" w:rsidRDefault="00336DAA" w:rsidP="00336DA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336DAA">
        <w:rPr>
          <w:rFonts w:ascii="Cascadia Mono" w:hAnsi="Cascadia Mono" w:cs="Cascadia Mono"/>
          <w:noProof w:val="0"/>
          <w:color w:val="000000"/>
          <w:kern w:val="0"/>
          <w:sz w:val="24"/>
          <w:szCs w:val="24"/>
          <w:lang w:val="en-US"/>
        </w:rPr>
        <w:tab/>
      </w:r>
      <w:r w:rsidRPr="00336DAA">
        <w:rPr>
          <w:rFonts w:ascii="Cascadia Mono" w:hAnsi="Cascadia Mono" w:cs="Cascadia Mono"/>
          <w:noProof w:val="0"/>
          <w:color w:val="0000FF"/>
          <w:kern w:val="0"/>
          <w:sz w:val="24"/>
          <w:szCs w:val="24"/>
          <w:lang w:val="en-US"/>
        </w:rPr>
        <w:t>BEGIN</w:t>
      </w:r>
      <w:r w:rsidRPr="00336DAA">
        <w:rPr>
          <w:rFonts w:ascii="Cascadia Mono" w:hAnsi="Cascadia Mono" w:cs="Cascadia Mono"/>
          <w:noProof w:val="0"/>
          <w:color w:val="000000"/>
          <w:kern w:val="0"/>
          <w:sz w:val="24"/>
          <w:szCs w:val="24"/>
          <w:lang w:val="en-US"/>
        </w:rPr>
        <w:t xml:space="preserve"> </w:t>
      </w:r>
      <w:r w:rsidRPr="00336DAA">
        <w:rPr>
          <w:rFonts w:ascii="Cascadia Mono" w:hAnsi="Cascadia Mono" w:cs="Cascadia Mono"/>
          <w:noProof w:val="0"/>
          <w:color w:val="0000FF"/>
          <w:kern w:val="0"/>
          <w:sz w:val="24"/>
          <w:szCs w:val="24"/>
          <w:lang w:val="en-US"/>
        </w:rPr>
        <w:t>TRY</w:t>
      </w:r>
    </w:p>
    <w:p w14:paraId="3A6418A7" w14:textId="77777777" w:rsidR="00336DAA" w:rsidRPr="00336DAA" w:rsidRDefault="00336DAA" w:rsidP="00336DA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336DAA">
        <w:rPr>
          <w:rFonts w:ascii="Cascadia Mono" w:hAnsi="Cascadia Mono" w:cs="Cascadia Mono"/>
          <w:noProof w:val="0"/>
          <w:color w:val="000000"/>
          <w:kern w:val="0"/>
          <w:sz w:val="24"/>
          <w:szCs w:val="24"/>
          <w:lang w:val="en-US"/>
        </w:rPr>
        <w:tab/>
      </w:r>
      <w:r w:rsidRPr="00336DAA">
        <w:rPr>
          <w:rFonts w:ascii="Cascadia Mono" w:hAnsi="Cascadia Mono" w:cs="Cascadia Mono"/>
          <w:noProof w:val="0"/>
          <w:color w:val="000000"/>
          <w:kern w:val="0"/>
          <w:sz w:val="24"/>
          <w:szCs w:val="24"/>
          <w:lang w:val="en-US"/>
        </w:rPr>
        <w:tab/>
      </w:r>
      <w:r w:rsidRPr="00336DAA">
        <w:rPr>
          <w:rFonts w:ascii="Cascadia Mono" w:hAnsi="Cascadia Mono" w:cs="Cascadia Mono"/>
          <w:noProof w:val="0"/>
          <w:color w:val="0000FF"/>
          <w:kern w:val="0"/>
          <w:sz w:val="24"/>
          <w:szCs w:val="24"/>
          <w:lang w:val="en-US"/>
        </w:rPr>
        <w:t>EXEC</w:t>
      </w:r>
      <w:r w:rsidRPr="00336DAA">
        <w:rPr>
          <w:rFonts w:ascii="Cascadia Mono" w:hAnsi="Cascadia Mono" w:cs="Cascadia Mono"/>
          <w:noProof w:val="0"/>
          <w:color w:val="000000"/>
          <w:kern w:val="0"/>
          <w:sz w:val="24"/>
          <w:szCs w:val="24"/>
          <w:lang w:val="en-US"/>
        </w:rPr>
        <w:t xml:space="preserve"> </w:t>
      </w:r>
      <w:r w:rsidRPr="00336DAA">
        <w:rPr>
          <w:rFonts w:ascii="Cascadia Mono" w:hAnsi="Cascadia Mono" w:cs="Cascadia Mono"/>
          <w:noProof w:val="0"/>
          <w:color w:val="800000"/>
          <w:kern w:val="0"/>
          <w:sz w:val="24"/>
          <w:szCs w:val="24"/>
          <w:lang w:val="en-US"/>
        </w:rPr>
        <w:t>SP_REFRESHVIEW</w:t>
      </w:r>
      <w:r w:rsidRPr="00336DAA">
        <w:rPr>
          <w:rFonts w:ascii="Cascadia Mono" w:hAnsi="Cascadia Mono" w:cs="Cascadia Mono"/>
          <w:noProof w:val="0"/>
          <w:color w:val="0000FF"/>
          <w:kern w:val="0"/>
          <w:sz w:val="24"/>
          <w:szCs w:val="24"/>
          <w:lang w:val="en-US"/>
        </w:rPr>
        <w:t xml:space="preserve"> </w:t>
      </w:r>
      <w:r w:rsidRPr="00336DAA">
        <w:rPr>
          <w:rFonts w:ascii="Cascadia Mono" w:hAnsi="Cascadia Mono" w:cs="Cascadia Mono"/>
          <w:noProof w:val="0"/>
          <w:color w:val="FF0000"/>
          <w:kern w:val="0"/>
          <w:sz w:val="24"/>
          <w:szCs w:val="24"/>
          <w:lang w:val="en-US"/>
        </w:rPr>
        <w:t>'</w:t>
      </w:r>
      <w:proofErr w:type="spellStart"/>
      <w:r w:rsidRPr="00336DAA">
        <w:rPr>
          <w:rFonts w:ascii="Cascadia Mono" w:hAnsi="Cascadia Mono" w:cs="Cascadia Mono"/>
          <w:noProof w:val="0"/>
          <w:color w:val="FF0000"/>
          <w:kern w:val="0"/>
          <w:sz w:val="24"/>
          <w:szCs w:val="24"/>
          <w:lang w:val="en-US"/>
        </w:rPr>
        <w:t>EmployeeDetailView</w:t>
      </w:r>
      <w:proofErr w:type="spellEnd"/>
      <w:r w:rsidRPr="00336DAA">
        <w:rPr>
          <w:rFonts w:ascii="Cascadia Mono" w:hAnsi="Cascadia Mono" w:cs="Cascadia Mono"/>
          <w:noProof w:val="0"/>
          <w:color w:val="FF0000"/>
          <w:kern w:val="0"/>
          <w:sz w:val="24"/>
          <w:szCs w:val="24"/>
          <w:lang w:val="en-US"/>
        </w:rPr>
        <w:t>'</w:t>
      </w:r>
    </w:p>
    <w:p w14:paraId="2D12A1F3" w14:textId="77777777" w:rsidR="00336DAA" w:rsidRPr="00336DAA" w:rsidRDefault="00336DAA" w:rsidP="00336DA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336DAA">
        <w:rPr>
          <w:rFonts w:ascii="Cascadia Mono" w:hAnsi="Cascadia Mono" w:cs="Cascadia Mono"/>
          <w:noProof w:val="0"/>
          <w:color w:val="000000"/>
          <w:kern w:val="0"/>
          <w:sz w:val="24"/>
          <w:szCs w:val="24"/>
          <w:lang w:val="en-US"/>
        </w:rPr>
        <w:tab/>
      </w:r>
      <w:r w:rsidRPr="00336DAA">
        <w:rPr>
          <w:rFonts w:ascii="Cascadia Mono" w:hAnsi="Cascadia Mono" w:cs="Cascadia Mono"/>
          <w:noProof w:val="0"/>
          <w:color w:val="000000"/>
          <w:kern w:val="0"/>
          <w:sz w:val="24"/>
          <w:szCs w:val="24"/>
          <w:lang w:val="en-US"/>
        </w:rPr>
        <w:tab/>
      </w:r>
      <w:r w:rsidRPr="00336DAA">
        <w:rPr>
          <w:rFonts w:ascii="Cascadia Mono" w:hAnsi="Cascadia Mono" w:cs="Cascadia Mono"/>
          <w:noProof w:val="0"/>
          <w:color w:val="0000FF"/>
          <w:kern w:val="0"/>
          <w:sz w:val="24"/>
          <w:szCs w:val="24"/>
          <w:lang w:val="en-US"/>
        </w:rPr>
        <w:t>SELECT</w:t>
      </w:r>
      <w:r w:rsidRPr="00336DAA">
        <w:rPr>
          <w:rFonts w:ascii="Cascadia Mono" w:hAnsi="Cascadia Mono" w:cs="Cascadia Mono"/>
          <w:noProof w:val="0"/>
          <w:color w:val="000000"/>
          <w:kern w:val="0"/>
          <w:sz w:val="24"/>
          <w:szCs w:val="24"/>
          <w:lang w:val="en-US"/>
        </w:rPr>
        <w:t xml:space="preserve"> </w:t>
      </w:r>
      <w:r w:rsidRPr="00336DAA">
        <w:rPr>
          <w:rFonts w:ascii="Cascadia Mono" w:hAnsi="Cascadia Mono" w:cs="Cascadia Mono"/>
          <w:noProof w:val="0"/>
          <w:color w:val="808080"/>
          <w:kern w:val="0"/>
          <w:sz w:val="24"/>
          <w:szCs w:val="24"/>
          <w:lang w:val="en-US"/>
        </w:rPr>
        <w:t>*</w:t>
      </w:r>
      <w:r w:rsidRPr="00336DAA">
        <w:rPr>
          <w:rFonts w:ascii="Cascadia Mono" w:hAnsi="Cascadia Mono" w:cs="Cascadia Mono"/>
          <w:noProof w:val="0"/>
          <w:color w:val="000000"/>
          <w:kern w:val="0"/>
          <w:sz w:val="24"/>
          <w:szCs w:val="24"/>
          <w:lang w:val="en-US"/>
        </w:rPr>
        <w:t xml:space="preserve"> </w:t>
      </w:r>
      <w:r w:rsidRPr="00336DAA">
        <w:rPr>
          <w:rFonts w:ascii="Cascadia Mono" w:hAnsi="Cascadia Mono" w:cs="Cascadia Mono"/>
          <w:noProof w:val="0"/>
          <w:color w:val="0000FF"/>
          <w:kern w:val="0"/>
          <w:sz w:val="24"/>
          <w:szCs w:val="24"/>
          <w:lang w:val="en-US"/>
        </w:rPr>
        <w:t>FROM</w:t>
      </w:r>
      <w:r w:rsidRPr="00336DAA">
        <w:rPr>
          <w:rFonts w:ascii="Cascadia Mono" w:hAnsi="Cascadia Mono" w:cs="Cascadia Mono"/>
          <w:noProof w:val="0"/>
          <w:color w:val="000000"/>
          <w:kern w:val="0"/>
          <w:sz w:val="24"/>
          <w:szCs w:val="24"/>
          <w:lang w:val="en-US"/>
        </w:rPr>
        <w:t xml:space="preserve"> </w:t>
      </w:r>
      <w:proofErr w:type="spellStart"/>
      <w:r w:rsidRPr="00336DAA">
        <w:rPr>
          <w:rFonts w:ascii="Cascadia Mono" w:hAnsi="Cascadia Mono" w:cs="Cascadia Mono"/>
          <w:noProof w:val="0"/>
          <w:color w:val="000000"/>
          <w:kern w:val="0"/>
          <w:sz w:val="24"/>
          <w:szCs w:val="24"/>
          <w:lang w:val="en-US"/>
        </w:rPr>
        <w:t>EmployeeDetailView</w:t>
      </w:r>
      <w:proofErr w:type="spellEnd"/>
    </w:p>
    <w:p w14:paraId="3EDBB49B" w14:textId="77777777" w:rsidR="00336DAA" w:rsidRPr="00336DAA" w:rsidRDefault="00336DAA" w:rsidP="00336DA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336DAA">
        <w:rPr>
          <w:rFonts w:ascii="Cascadia Mono" w:hAnsi="Cascadia Mono" w:cs="Cascadia Mono"/>
          <w:noProof w:val="0"/>
          <w:color w:val="000000"/>
          <w:kern w:val="0"/>
          <w:sz w:val="24"/>
          <w:szCs w:val="24"/>
          <w:lang w:val="en-US"/>
        </w:rPr>
        <w:tab/>
      </w:r>
      <w:r w:rsidRPr="00336DAA">
        <w:rPr>
          <w:rFonts w:ascii="Cascadia Mono" w:hAnsi="Cascadia Mono" w:cs="Cascadia Mono"/>
          <w:noProof w:val="0"/>
          <w:color w:val="0000FF"/>
          <w:kern w:val="0"/>
          <w:sz w:val="24"/>
          <w:szCs w:val="24"/>
          <w:lang w:val="en-US"/>
        </w:rPr>
        <w:t>END</w:t>
      </w:r>
      <w:r w:rsidRPr="00336DAA">
        <w:rPr>
          <w:rFonts w:ascii="Cascadia Mono" w:hAnsi="Cascadia Mono" w:cs="Cascadia Mono"/>
          <w:noProof w:val="0"/>
          <w:color w:val="000000"/>
          <w:kern w:val="0"/>
          <w:sz w:val="24"/>
          <w:szCs w:val="24"/>
          <w:lang w:val="en-US"/>
        </w:rPr>
        <w:t xml:space="preserve"> </w:t>
      </w:r>
      <w:r w:rsidRPr="00336DAA">
        <w:rPr>
          <w:rFonts w:ascii="Cascadia Mono" w:hAnsi="Cascadia Mono" w:cs="Cascadia Mono"/>
          <w:noProof w:val="0"/>
          <w:color w:val="0000FF"/>
          <w:kern w:val="0"/>
          <w:sz w:val="24"/>
          <w:szCs w:val="24"/>
          <w:lang w:val="en-US"/>
        </w:rPr>
        <w:t>TRY</w:t>
      </w:r>
    </w:p>
    <w:p w14:paraId="0DAC632C" w14:textId="77777777" w:rsidR="00336DAA" w:rsidRPr="00336DAA" w:rsidRDefault="00336DAA" w:rsidP="00336DA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336DAA">
        <w:rPr>
          <w:rFonts w:ascii="Cascadia Mono" w:hAnsi="Cascadia Mono" w:cs="Cascadia Mono"/>
          <w:noProof w:val="0"/>
          <w:color w:val="000000"/>
          <w:kern w:val="0"/>
          <w:sz w:val="24"/>
          <w:szCs w:val="24"/>
          <w:lang w:val="en-US"/>
        </w:rPr>
        <w:tab/>
      </w:r>
      <w:r w:rsidRPr="00336DAA">
        <w:rPr>
          <w:rFonts w:ascii="Cascadia Mono" w:hAnsi="Cascadia Mono" w:cs="Cascadia Mono"/>
          <w:noProof w:val="0"/>
          <w:color w:val="0000FF"/>
          <w:kern w:val="0"/>
          <w:sz w:val="24"/>
          <w:szCs w:val="24"/>
          <w:lang w:val="en-US"/>
        </w:rPr>
        <w:t>BEGIN</w:t>
      </w:r>
      <w:r w:rsidRPr="00336DAA">
        <w:rPr>
          <w:rFonts w:ascii="Cascadia Mono" w:hAnsi="Cascadia Mono" w:cs="Cascadia Mono"/>
          <w:noProof w:val="0"/>
          <w:color w:val="000000"/>
          <w:kern w:val="0"/>
          <w:sz w:val="24"/>
          <w:szCs w:val="24"/>
          <w:lang w:val="en-US"/>
        </w:rPr>
        <w:t xml:space="preserve"> </w:t>
      </w:r>
      <w:r w:rsidRPr="00336DAA">
        <w:rPr>
          <w:rFonts w:ascii="Cascadia Mono" w:hAnsi="Cascadia Mono" w:cs="Cascadia Mono"/>
          <w:noProof w:val="0"/>
          <w:color w:val="0000FF"/>
          <w:kern w:val="0"/>
          <w:sz w:val="24"/>
          <w:szCs w:val="24"/>
          <w:lang w:val="en-US"/>
        </w:rPr>
        <w:t>CATCH</w:t>
      </w:r>
    </w:p>
    <w:p w14:paraId="29653FB1" w14:textId="77777777" w:rsidR="00336DAA" w:rsidRPr="00336DAA" w:rsidRDefault="00336DAA" w:rsidP="00336DA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336DAA">
        <w:rPr>
          <w:rFonts w:ascii="Cascadia Mono" w:hAnsi="Cascadia Mono" w:cs="Cascadia Mono"/>
          <w:noProof w:val="0"/>
          <w:color w:val="000000"/>
          <w:kern w:val="0"/>
          <w:sz w:val="24"/>
          <w:szCs w:val="24"/>
          <w:lang w:val="en-US"/>
        </w:rPr>
        <w:tab/>
      </w:r>
      <w:r w:rsidRPr="00336DAA">
        <w:rPr>
          <w:rFonts w:ascii="Cascadia Mono" w:hAnsi="Cascadia Mono" w:cs="Cascadia Mono"/>
          <w:noProof w:val="0"/>
          <w:color w:val="000000"/>
          <w:kern w:val="0"/>
          <w:sz w:val="24"/>
          <w:szCs w:val="24"/>
          <w:lang w:val="en-US"/>
        </w:rPr>
        <w:tab/>
      </w:r>
      <w:r w:rsidRPr="00336DAA">
        <w:rPr>
          <w:rFonts w:ascii="Cascadia Mono" w:hAnsi="Cascadia Mono" w:cs="Cascadia Mono"/>
          <w:noProof w:val="0"/>
          <w:color w:val="0000FF"/>
          <w:kern w:val="0"/>
          <w:sz w:val="24"/>
          <w:szCs w:val="24"/>
          <w:lang w:val="en-US"/>
        </w:rPr>
        <w:t>SELECT</w:t>
      </w:r>
      <w:r w:rsidRPr="00336DAA">
        <w:rPr>
          <w:rFonts w:ascii="Cascadia Mono" w:hAnsi="Cascadia Mono" w:cs="Cascadia Mono"/>
          <w:noProof w:val="0"/>
          <w:color w:val="000000"/>
          <w:kern w:val="0"/>
          <w:sz w:val="24"/>
          <w:szCs w:val="24"/>
          <w:lang w:val="en-US"/>
        </w:rPr>
        <w:t xml:space="preserve"> @errorMessage </w:t>
      </w:r>
      <w:r w:rsidRPr="00336DAA">
        <w:rPr>
          <w:rFonts w:ascii="Cascadia Mono" w:hAnsi="Cascadia Mono" w:cs="Cascadia Mono"/>
          <w:noProof w:val="0"/>
          <w:color w:val="808080"/>
          <w:kern w:val="0"/>
          <w:sz w:val="24"/>
          <w:szCs w:val="24"/>
          <w:lang w:val="en-US"/>
        </w:rPr>
        <w:t>=</w:t>
      </w:r>
      <w:r w:rsidRPr="00336DAA">
        <w:rPr>
          <w:rFonts w:ascii="Cascadia Mono" w:hAnsi="Cascadia Mono" w:cs="Cascadia Mono"/>
          <w:noProof w:val="0"/>
          <w:color w:val="000000"/>
          <w:kern w:val="0"/>
          <w:sz w:val="24"/>
          <w:szCs w:val="24"/>
          <w:lang w:val="en-US"/>
        </w:rPr>
        <w:t xml:space="preserve"> </w:t>
      </w:r>
      <w:r w:rsidRPr="00336DAA">
        <w:rPr>
          <w:rFonts w:ascii="Cascadia Mono" w:hAnsi="Cascadia Mono" w:cs="Cascadia Mono"/>
          <w:noProof w:val="0"/>
          <w:color w:val="FF00FF"/>
          <w:kern w:val="0"/>
          <w:sz w:val="24"/>
          <w:szCs w:val="24"/>
          <w:lang w:val="en-US"/>
        </w:rPr>
        <w:t>ERROR_</w:t>
      </w:r>
      <w:proofErr w:type="gramStart"/>
      <w:r w:rsidRPr="00336DAA">
        <w:rPr>
          <w:rFonts w:ascii="Cascadia Mono" w:hAnsi="Cascadia Mono" w:cs="Cascadia Mono"/>
          <w:noProof w:val="0"/>
          <w:color w:val="FF00FF"/>
          <w:kern w:val="0"/>
          <w:sz w:val="24"/>
          <w:szCs w:val="24"/>
          <w:lang w:val="en-US"/>
        </w:rPr>
        <w:t>MESSAGE</w:t>
      </w:r>
      <w:r w:rsidRPr="00336DAA">
        <w:rPr>
          <w:rFonts w:ascii="Cascadia Mono" w:hAnsi="Cascadia Mono" w:cs="Cascadia Mono"/>
          <w:noProof w:val="0"/>
          <w:color w:val="808080"/>
          <w:kern w:val="0"/>
          <w:sz w:val="24"/>
          <w:szCs w:val="24"/>
          <w:lang w:val="en-US"/>
        </w:rPr>
        <w:t>(</w:t>
      </w:r>
      <w:proofErr w:type="gramEnd"/>
      <w:r w:rsidRPr="00336DAA">
        <w:rPr>
          <w:rFonts w:ascii="Cascadia Mono" w:hAnsi="Cascadia Mono" w:cs="Cascadia Mono"/>
          <w:noProof w:val="0"/>
          <w:color w:val="808080"/>
          <w:kern w:val="0"/>
          <w:sz w:val="24"/>
          <w:szCs w:val="24"/>
          <w:lang w:val="en-US"/>
        </w:rPr>
        <w:t>)</w:t>
      </w:r>
    </w:p>
    <w:p w14:paraId="2C491F53" w14:textId="77777777" w:rsidR="00336DAA" w:rsidRPr="00336DAA" w:rsidRDefault="00336DAA" w:rsidP="00336DA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336DAA">
        <w:rPr>
          <w:rFonts w:ascii="Cascadia Mono" w:hAnsi="Cascadia Mono" w:cs="Cascadia Mono"/>
          <w:noProof w:val="0"/>
          <w:color w:val="000000"/>
          <w:kern w:val="0"/>
          <w:sz w:val="24"/>
          <w:szCs w:val="24"/>
          <w:lang w:val="en-US"/>
        </w:rPr>
        <w:tab/>
      </w:r>
      <w:r w:rsidRPr="00336DAA">
        <w:rPr>
          <w:rFonts w:ascii="Cascadia Mono" w:hAnsi="Cascadia Mono" w:cs="Cascadia Mono"/>
          <w:noProof w:val="0"/>
          <w:color w:val="000000"/>
          <w:kern w:val="0"/>
          <w:sz w:val="24"/>
          <w:szCs w:val="24"/>
          <w:lang w:val="en-US"/>
        </w:rPr>
        <w:tab/>
      </w:r>
      <w:proofErr w:type="gramStart"/>
      <w:r w:rsidRPr="00336DAA">
        <w:rPr>
          <w:rFonts w:ascii="Cascadia Mono" w:hAnsi="Cascadia Mono" w:cs="Cascadia Mono"/>
          <w:noProof w:val="0"/>
          <w:color w:val="0000FF"/>
          <w:kern w:val="0"/>
          <w:sz w:val="24"/>
          <w:szCs w:val="24"/>
          <w:lang w:val="en-US"/>
        </w:rPr>
        <w:t>RAISERROR</w:t>
      </w:r>
      <w:r w:rsidRPr="00336DAA">
        <w:rPr>
          <w:rFonts w:ascii="Cascadia Mono" w:hAnsi="Cascadia Mono" w:cs="Cascadia Mono"/>
          <w:noProof w:val="0"/>
          <w:color w:val="808080"/>
          <w:kern w:val="0"/>
          <w:sz w:val="24"/>
          <w:szCs w:val="24"/>
          <w:lang w:val="en-US"/>
        </w:rPr>
        <w:t>(</w:t>
      </w:r>
      <w:proofErr w:type="gramEnd"/>
      <w:r w:rsidRPr="00336DAA">
        <w:rPr>
          <w:rFonts w:ascii="Cascadia Mono" w:hAnsi="Cascadia Mono" w:cs="Cascadia Mono"/>
          <w:noProof w:val="0"/>
          <w:color w:val="000000"/>
          <w:kern w:val="0"/>
          <w:sz w:val="24"/>
          <w:szCs w:val="24"/>
          <w:lang w:val="en-US"/>
        </w:rPr>
        <w:t>@errorMessage</w:t>
      </w:r>
      <w:r w:rsidRPr="00336DAA">
        <w:rPr>
          <w:rFonts w:ascii="Cascadia Mono" w:hAnsi="Cascadia Mono" w:cs="Cascadia Mono"/>
          <w:noProof w:val="0"/>
          <w:color w:val="808080"/>
          <w:kern w:val="0"/>
          <w:sz w:val="24"/>
          <w:szCs w:val="24"/>
          <w:lang w:val="en-US"/>
        </w:rPr>
        <w:t>,</w:t>
      </w:r>
      <w:r w:rsidRPr="00336DAA">
        <w:rPr>
          <w:rFonts w:ascii="Cascadia Mono" w:hAnsi="Cascadia Mono" w:cs="Cascadia Mono"/>
          <w:noProof w:val="0"/>
          <w:color w:val="000000"/>
          <w:kern w:val="0"/>
          <w:sz w:val="24"/>
          <w:szCs w:val="24"/>
          <w:lang w:val="en-US"/>
        </w:rPr>
        <w:t xml:space="preserve"> 16</w:t>
      </w:r>
      <w:r w:rsidRPr="00336DAA">
        <w:rPr>
          <w:rFonts w:ascii="Cascadia Mono" w:hAnsi="Cascadia Mono" w:cs="Cascadia Mono"/>
          <w:noProof w:val="0"/>
          <w:color w:val="808080"/>
          <w:kern w:val="0"/>
          <w:sz w:val="24"/>
          <w:szCs w:val="24"/>
          <w:lang w:val="en-US"/>
        </w:rPr>
        <w:t>,</w:t>
      </w:r>
      <w:r w:rsidRPr="00336DAA">
        <w:rPr>
          <w:rFonts w:ascii="Cascadia Mono" w:hAnsi="Cascadia Mono" w:cs="Cascadia Mono"/>
          <w:noProof w:val="0"/>
          <w:color w:val="000000"/>
          <w:kern w:val="0"/>
          <w:sz w:val="24"/>
          <w:szCs w:val="24"/>
          <w:lang w:val="en-US"/>
        </w:rPr>
        <w:t xml:space="preserve"> 1</w:t>
      </w:r>
      <w:r w:rsidRPr="00336DAA">
        <w:rPr>
          <w:rFonts w:ascii="Cascadia Mono" w:hAnsi="Cascadia Mono" w:cs="Cascadia Mono"/>
          <w:noProof w:val="0"/>
          <w:color w:val="808080"/>
          <w:kern w:val="0"/>
          <w:sz w:val="24"/>
          <w:szCs w:val="24"/>
          <w:lang w:val="en-US"/>
        </w:rPr>
        <w:t>)</w:t>
      </w:r>
    </w:p>
    <w:p w14:paraId="0C438B92" w14:textId="77777777" w:rsidR="00336DAA" w:rsidRPr="00336DAA" w:rsidRDefault="00336DAA" w:rsidP="00336DA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336DAA">
        <w:rPr>
          <w:rFonts w:ascii="Cascadia Mono" w:hAnsi="Cascadia Mono" w:cs="Cascadia Mono"/>
          <w:noProof w:val="0"/>
          <w:color w:val="000000"/>
          <w:kern w:val="0"/>
          <w:sz w:val="24"/>
          <w:szCs w:val="24"/>
          <w:lang w:val="en-US"/>
        </w:rPr>
        <w:tab/>
      </w:r>
      <w:r w:rsidRPr="00336DAA">
        <w:rPr>
          <w:rFonts w:ascii="Cascadia Mono" w:hAnsi="Cascadia Mono" w:cs="Cascadia Mono"/>
          <w:noProof w:val="0"/>
          <w:color w:val="0000FF"/>
          <w:kern w:val="0"/>
          <w:sz w:val="24"/>
          <w:szCs w:val="24"/>
          <w:lang w:val="en-US"/>
        </w:rPr>
        <w:t>END</w:t>
      </w:r>
      <w:r w:rsidRPr="00336DAA">
        <w:rPr>
          <w:rFonts w:ascii="Cascadia Mono" w:hAnsi="Cascadia Mono" w:cs="Cascadia Mono"/>
          <w:noProof w:val="0"/>
          <w:color w:val="000000"/>
          <w:kern w:val="0"/>
          <w:sz w:val="24"/>
          <w:szCs w:val="24"/>
          <w:lang w:val="en-US"/>
        </w:rPr>
        <w:t xml:space="preserve"> </w:t>
      </w:r>
      <w:r w:rsidRPr="00336DAA">
        <w:rPr>
          <w:rFonts w:ascii="Cascadia Mono" w:hAnsi="Cascadia Mono" w:cs="Cascadia Mono"/>
          <w:noProof w:val="0"/>
          <w:color w:val="0000FF"/>
          <w:kern w:val="0"/>
          <w:sz w:val="24"/>
          <w:szCs w:val="24"/>
          <w:lang w:val="en-US"/>
        </w:rPr>
        <w:t>CATCH</w:t>
      </w:r>
    </w:p>
    <w:p w14:paraId="00A10DC0" w14:textId="77777777" w:rsidR="00336DAA" w:rsidRPr="00336DAA" w:rsidRDefault="00336DAA" w:rsidP="00336DA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336DAA">
        <w:rPr>
          <w:rFonts w:ascii="Cascadia Mono" w:hAnsi="Cascadia Mono" w:cs="Cascadia Mono"/>
          <w:noProof w:val="0"/>
          <w:color w:val="0000FF"/>
          <w:kern w:val="0"/>
          <w:sz w:val="24"/>
          <w:szCs w:val="24"/>
          <w:lang w:val="en-US"/>
        </w:rPr>
        <w:t>END</w:t>
      </w:r>
    </w:p>
    <w:p w14:paraId="10FEDDBC" w14:textId="4E3DEA61" w:rsidR="00C1207D" w:rsidRPr="00336DAA" w:rsidRDefault="00336DAA" w:rsidP="00336DAA">
      <w:pPr>
        <w:pStyle w:val="ListParagraph"/>
        <w:pBdr>
          <w:top w:val="single" w:sz="4" w:space="1" w:color="auto"/>
          <w:left w:val="single" w:sz="4" w:space="4" w:color="auto"/>
          <w:bottom w:val="single" w:sz="4" w:space="1" w:color="auto"/>
          <w:right w:val="single" w:sz="4" w:space="4" w:color="auto"/>
        </w:pBdr>
        <w:ind w:left="1584"/>
        <w:rPr>
          <w:rFonts w:ascii="Cascadia Mono" w:hAnsi="Cascadia Mono" w:cs="Cascadia Mono"/>
          <w:noProof w:val="0"/>
          <w:color w:val="0000FF"/>
          <w:kern w:val="0"/>
          <w:sz w:val="24"/>
          <w:szCs w:val="24"/>
          <w:lang w:val="en-US"/>
        </w:rPr>
      </w:pPr>
      <w:r w:rsidRPr="00336DAA">
        <w:rPr>
          <w:rFonts w:ascii="Cascadia Mono" w:hAnsi="Cascadia Mono" w:cs="Cascadia Mono"/>
          <w:noProof w:val="0"/>
          <w:color w:val="0000FF"/>
          <w:kern w:val="0"/>
          <w:sz w:val="24"/>
          <w:szCs w:val="24"/>
          <w:lang w:val="en-US"/>
        </w:rPr>
        <w:t>GO</w:t>
      </w:r>
    </w:p>
    <w:p w14:paraId="119C2D54" w14:textId="77777777" w:rsidR="00336DAA" w:rsidRDefault="00336DAA" w:rsidP="00336DAA">
      <w:pPr>
        <w:pStyle w:val="ListParagraph"/>
        <w:ind w:left="1584"/>
        <w:rPr>
          <w:rFonts w:ascii="Times New Roman" w:hAnsi="Times New Roman" w:cs="Times New Roman"/>
          <w:b/>
          <w:bCs/>
          <w:sz w:val="28"/>
          <w:szCs w:val="28"/>
          <w:lang w:val="en-US"/>
        </w:rPr>
      </w:pPr>
    </w:p>
    <w:p w14:paraId="7D3ACBB3" w14:textId="0B56126F" w:rsidR="00C1207D" w:rsidRDefault="00FA6E71" w:rsidP="00C1207D">
      <w:pPr>
        <w:pStyle w:val="ListParagraph"/>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C# code:</w:t>
      </w:r>
    </w:p>
    <w:p w14:paraId="4D0599C6" w14:textId="77777777" w:rsidR="00AB5283" w:rsidRPr="00AB5283" w:rsidRDefault="00AB5283" w:rsidP="00AB52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B5283">
        <w:rPr>
          <w:rFonts w:ascii="Cascadia Mono" w:hAnsi="Cascadia Mono" w:cs="Cascadia Mono"/>
          <w:noProof w:val="0"/>
          <w:color w:val="000000"/>
          <w:kern w:val="0"/>
          <w:sz w:val="24"/>
          <w:szCs w:val="24"/>
          <w:lang w:val="en-US"/>
        </w:rPr>
        <w:t>try</w:t>
      </w:r>
    </w:p>
    <w:p w14:paraId="6AE91C6A" w14:textId="77777777" w:rsidR="00AB5283" w:rsidRPr="00AB5283" w:rsidRDefault="00AB5283" w:rsidP="00AB52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B5283">
        <w:rPr>
          <w:rFonts w:ascii="Cascadia Mono" w:hAnsi="Cascadia Mono" w:cs="Cascadia Mono"/>
          <w:noProof w:val="0"/>
          <w:color w:val="000000"/>
          <w:kern w:val="0"/>
          <w:sz w:val="24"/>
          <w:szCs w:val="24"/>
          <w:lang w:val="en-US"/>
        </w:rPr>
        <w:t>{</w:t>
      </w:r>
    </w:p>
    <w:p w14:paraId="0BF40666" w14:textId="77777777" w:rsidR="00AB5283" w:rsidRPr="00AB5283" w:rsidRDefault="00AB5283" w:rsidP="00AB52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B5283">
        <w:rPr>
          <w:rFonts w:ascii="Cascadia Mono" w:hAnsi="Cascadia Mono" w:cs="Cascadia Mono"/>
          <w:noProof w:val="0"/>
          <w:color w:val="000000"/>
          <w:kern w:val="0"/>
          <w:sz w:val="24"/>
          <w:szCs w:val="24"/>
          <w:lang w:val="en-US"/>
        </w:rPr>
        <w:t xml:space="preserve">    </w:t>
      </w:r>
      <w:proofErr w:type="spellStart"/>
      <w:r w:rsidRPr="00AB5283">
        <w:rPr>
          <w:rFonts w:ascii="Cascadia Mono" w:hAnsi="Cascadia Mono" w:cs="Cascadia Mono"/>
          <w:noProof w:val="0"/>
          <w:color w:val="000000"/>
          <w:kern w:val="0"/>
          <w:sz w:val="24"/>
          <w:szCs w:val="24"/>
          <w:lang w:val="en-US"/>
        </w:rPr>
        <w:t>dataEmpShift</w:t>
      </w:r>
      <w:proofErr w:type="spellEnd"/>
      <w:r w:rsidRPr="00AB5283">
        <w:rPr>
          <w:rFonts w:ascii="Cascadia Mono" w:hAnsi="Cascadia Mono" w:cs="Cascadia Mono"/>
          <w:noProof w:val="0"/>
          <w:color w:val="000000"/>
          <w:kern w:val="0"/>
          <w:sz w:val="24"/>
          <w:szCs w:val="24"/>
          <w:lang w:val="en-US"/>
        </w:rPr>
        <w:t xml:space="preserve"> = </w:t>
      </w:r>
      <w:proofErr w:type="spellStart"/>
      <w:proofErr w:type="gramStart"/>
      <w:r w:rsidRPr="00AB5283">
        <w:rPr>
          <w:rFonts w:ascii="Cascadia Mono" w:hAnsi="Cascadia Mono" w:cs="Cascadia Mono"/>
          <w:noProof w:val="0"/>
          <w:color w:val="000000"/>
          <w:kern w:val="0"/>
          <w:sz w:val="24"/>
          <w:szCs w:val="24"/>
          <w:lang w:val="en-US"/>
        </w:rPr>
        <w:t>DataProvider.Instance.ExecuteQuery</w:t>
      </w:r>
      <w:proofErr w:type="spellEnd"/>
      <w:proofErr w:type="gramEnd"/>
      <w:r w:rsidRPr="00AB5283">
        <w:rPr>
          <w:rFonts w:ascii="Cascadia Mono" w:hAnsi="Cascadia Mono" w:cs="Cascadia Mono"/>
          <w:noProof w:val="0"/>
          <w:color w:val="000000"/>
          <w:kern w:val="0"/>
          <w:sz w:val="24"/>
          <w:szCs w:val="24"/>
          <w:lang w:val="en-US"/>
        </w:rPr>
        <w:t xml:space="preserve">("EXEC </w:t>
      </w:r>
      <w:proofErr w:type="spellStart"/>
      <w:r w:rsidRPr="00AB5283">
        <w:rPr>
          <w:rFonts w:ascii="Cascadia Mono" w:hAnsi="Cascadia Mono" w:cs="Cascadia Mono"/>
          <w:noProof w:val="0"/>
          <w:color w:val="000000"/>
          <w:kern w:val="0"/>
          <w:sz w:val="24"/>
          <w:szCs w:val="24"/>
          <w:lang w:val="en-US"/>
        </w:rPr>
        <w:t>dbo.getEmployee</w:t>
      </w:r>
      <w:proofErr w:type="spellEnd"/>
      <w:r w:rsidRPr="00AB5283">
        <w:rPr>
          <w:rFonts w:ascii="Cascadia Mono" w:hAnsi="Cascadia Mono" w:cs="Cascadia Mono"/>
          <w:noProof w:val="0"/>
          <w:color w:val="000000"/>
          <w:kern w:val="0"/>
          <w:sz w:val="24"/>
          <w:szCs w:val="24"/>
          <w:lang w:val="en-US"/>
        </w:rPr>
        <w:t>");</w:t>
      </w:r>
    </w:p>
    <w:p w14:paraId="2BA61C25" w14:textId="77777777" w:rsidR="00AB5283" w:rsidRPr="00AB5283" w:rsidRDefault="00AB5283" w:rsidP="00AB52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B5283">
        <w:rPr>
          <w:rFonts w:ascii="Cascadia Mono" w:hAnsi="Cascadia Mono" w:cs="Cascadia Mono"/>
          <w:noProof w:val="0"/>
          <w:color w:val="000000"/>
          <w:kern w:val="0"/>
          <w:sz w:val="24"/>
          <w:szCs w:val="24"/>
          <w:lang w:val="en-US"/>
        </w:rPr>
        <w:t>}</w:t>
      </w:r>
    </w:p>
    <w:p w14:paraId="1E928DE9" w14:textId="77777777" w:rsidR="00AB5283" w:rsidRPr="00AB5283" w:rsidRDefault="00AB5283" w:rsidP="00AB52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B5283">
        <w:rPr>
          <w:rFonts w:ascii="Cascadia Mono" w:hAnsi="Cascadia Mono" w:cs="Cascadia Mono"/>
          <w:noProof w:val="0"/>
          <w:color w:val="000000"/>
          <w:kern w:val="0"/>
          <w:sz w:val="24"/>
          <w:szCs w:val="24"/>
          <w:lang w:val="en-US"/>
        </w:rPr>
        <w:t>catch (</w:t>
      </w:r>
      <w:proofErr w:type="spellStart"/>
      <w:r w:rsidRPr="00AB5283">
        <w:rPr>
          <w:rFonts w:ascii="Cascadia Mono" w:hAnsi="Cascadia Mono" w:cs="Cascadia Mono"/>
          <w:noProof w:val="0"/>
          <w:color w:val="000000"/>
          <w:kern w:val="0"/>
          <w:sz w:val="24"/>
          <w:szCs w:val="24"/>
          <w:lang w:val="en-US"/>
        </w:rPr>
        <w:t>SqlException</w:t>
      </w:r>
      <w:proofErr w:type="spellEnd"/>
      <w:r w:rsidRPr="00AB5283">
        <w:rPr>
          <w:rFonts w:ascii="Cascadia Mono" w:hAnsi="Cascadia Mono" w:cs="Cascadia Mono"/>
          <w:noProof w:val="0"/>
          <w:color w:val="000000"/>
          <w:kern w:val="0"/>
          <w:sz w:val="24"/>
          <w:szCs w:val="24"/>
          <w:lang w:val="en-US"/>
        </w:rPr>
        <w:t xml:space="preserve"> </w:t>
      </w:r>
      <w:proofErr w:type="spellStart"/>
      <w:r w:rsidRPr="00AB5283">
        <w:rPr>
          <w:rFonts w:ascii="Cascadia Mono" w:hAnsi="Cascadia Mono" w:cs="Cascadia Mono"/>
          <w:noProof w:val="0"/>
          <w:color w:val="000000"/>
          <w:kern w:val="0"/>
          <w:sz w:val="24"/>
          <w:szCs w:val="24"/>
          <w:lang w:val="en-US"/>
        </w:rPr>
        <w:t>ev</w:t>
      </w:r>
      <w:proofErr w:type="spellEnd"/>
      <w:r w:rsidRPr="00AB5283">
        <w:rPr>
          <w:rFonts w:ascii="Cascadia Mono" w:hAnsi="Cascadia Mono" w:cs="Cascadia Mono"/>
          <w:noProof w:val="0"/>
          <w:color w:val="000000"/>
          <w:kern w:val="0"/>
          <w:sz w:val="24"/>
          <w:szCs w:val="24"/>
          <w:lang w:val="en-US"/>
        </w:rPr>
        <w:t>)</w:t>
      </w:r>
    </w:p>
    <w:p w14:paraId="775AEEA5" w14:textId="77777777" w:rsidR="00AB5283" w:rsidRPr="00AB5283" w:rsidRDefault="00AB5283" w:rsidP="00AB52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B5283">
        <w:rPr>
          <w:rFonts w:ascii="Cascadia Mono" w:hAnsi="Cascadia Mono" w:cs="Cascadia Mono"/>
          <w:noProof w:val="0"/>
          <w:color w:val="000000"/>
          <w:kern w:val="0"/>
          <w:sz w:val="24"/>
          <w:szCs w:val="24"/>
          <w:lang w:val="en-US"/>
        </w:rPr>
        <w:t>{</w:t>
      </w:r>
    </w:p>
    <w:p w14:paraId="76822952" w14:textId="77777777" w:rsidR="00AB5283" w:rsidRPr="00AB5283" w:rsidRDefault="00AB5283" w:rsidP="00AB52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B5283">
        <w:rPr>
          <w:rFonts w:ascii="Cascadia Mono" w:hAnsi="Cascadia Mono" w:cs="Cascadia Mono"/>
          <w:noProof w:val="0"/>
          <w:color w:val="000000"/>
          <w:kern w:val="0"/>
          <w:sz w:val="24"/>
          <w:szCs w:val="24"/>
          <w:lang w:val="en-US"/>
        </w:rPr>
        <w:t xml:space="preserve">    </w:t>
      </w:r>
      <w:proofErr w:type="spellStart"/>
      <w:r w:rsidRPr="00AB5283">
        <w:rPr>
          <w:rFonts w:ascii="Cascadia Mono" w:hAnsi="Cascadia Mono" w:cs="Cascadia Mono"/>
          <w:noProof w:val="0"/>
          <w:color w:val="000000"/>
          <w:kern w:val="0"/>
          <w:sz w:val="24"/>
          <w:szCs w:val="24"/>
          <w:lang w:val="en-US"/>
        </w:rPr>
        <w:t>MessageBox.Show</w:t>
      </w:r>
      <w:proofErr w:type="spellEnd"/>
      <w:r w:rsidRPr="00AB5283">
        <w:rPr>
          <w:rFonts w:ascii="Cascadia Mono" w:hAnsi="Cascadia Mono" w:cs="Cascadia Mono"/>
          <w:noProof w:val="0"/>
          <w:color w:val="000000"/>
          <w:kern w:val="0"/>
          <w:sz w:val="24"/>
          <w:szCs w:val="24"/>
          <w:lang w:val="en-US"/>
        </w:rPr>
        <w:t xml:space="preserve">("Load </w:t>
      </w:r>
      <w:proofErr w:type="spellStart"/>
      <w:r w:rsidRPr="00AB5283">
        <w:rPr>
          <w:rFonts w:ascii="Cascadia Mono" w:hAnsi="Cascadia Mono" w:cs="Cascadia Mono"/>
          <w:noProof w:val="0"/>
          <w:color w:val="000000"/>
          <w:kern w:val="0"/>
          <w:sz w:val="24"/>
          <w:szCs w:val="24"/>
          <w:lang w:val="en-US"/>
        </w:rPr>
        <w:t>dữ</w:t>
      </w:r>
      <w:proofErr w:type="spellEnd"/>
      <w:r w:rsidRPr="00AB5283">
        <w:rPr>
          <w:rFonts w:ascii="Cascadia Mono" w:hAnsi="Cascadia Mono" w:cs="Cascadia Mono"/>
          <w:noProof w:val="0"/>
          <w:color w:val="000000"/>
          <w:kern w:val="0"/>
          <w:sz w:val="24"/>
          <w:szCs w:val="24"/>
          <w:lang w:val="en-US"/>
        </w:rPr>
        <w:t xml:space="preserve"> </w:t>
      </w:r>
      <w:proofErr w:type="spellStart"/>
      <w:r w:rsidRPr="00AB5283">
        <w:rPr>
          <w:rFonts w:ascii="Cascadia Mono" w:hAnsi="Cascadia Mono" w:cs="Cascadia Mono"/>
          <w:noProof w:val="0"/>
          <w:color w:val="000000"/>
          <w:kern w:val="0"/>
          <w:sz w:val="24"/>
          <w:szCs w:val="24"/>
          <w:lang w:val="en-US"/>
        </w:rPr>
        <w:t>liệu</w:t>
      </w:r>
      <w:proofErr w:type="spellEnd"/>
      <w:r w:rsidRPr="00AB5283">
        <w:rPr>
          <w:rFonts w:ascii="Cascadia Mono" w:hAnsi="Cascadia Mono" w:cs="Cascadia Mono"/>
          <w:noProof w:val="0"/>
          <w:color w:val="000000"/>
          <w:kern w:val="0"/>
          <w:sz w:val="24"/>
          <w:szCs w:val="24"/>
          <w:lang w:val="en-US"/>
        </w:rPr>
        <w:t xml:space="preserve"> </w:t>
      </w:r>
      <w:proofErr w:type="spellStart"/>
      <w:r w:rsidRPr="00AB5283">
        <w:rPr>
          <w:rFonts w:ascii="Cascadia Mono" w:hAnsi="Cascadia Mono" w:cs="Cascadia Mono"/>
          <w:noProof w:val="0"/>
          <w:color w:val="000000"/>
          <w:kern w:val="0"/>
          <w:sz w:val="24"/>
          <w:szCs w:val="24"/>
          <w:lang w:val="en-US"/>
        </w:rPr>
        <w:t>thất</w:t>
      </w:r>
      <w:proofErr w:type="spellEnd"/>
      <w:r w:rsidRPr="00AB5283">
        <w:rPr>
          <w:rFonts w:ascii="Cascadia Mono" w:hAnsi="Cascadia Mono" w:cs="Cascadia Mono"/>
          <w:noProof w:val="0"/>
          <w:color w:val="000000"/>
          <w:kern w:val="0"/>
          <w:sz w:val="24"/>
          <w:szCs w:val="24"/>
          <w:lang w:val="en-US"/>
        </w:rPr>
        <w:t xml:space="preserve"> </w:t>
      </w:r>
      <w:proofErr w:type="spellStart"/>
      <w:r w:rsidRPr="00AB5283">
        <w:rPr>
          <w:rFonts w:ascii="Cascadia Mono" w:hAnsi="Cascadia Mono" w:cs="Cascadia Mono"/>
          <w:noProof w:val="0"/>
          <w:color w:val="000000"/>
          <w:kern w:val="0"/>
          <w:sz w:val="24"/>
          <w:szCs w:val="24"/>
          <w:lang w:val="en-US"/>
        </w:rPr>
        <w:t>bại</w:t>
      </w:r>
      <w:proofErr w:type="spellEnd"/>
      <w:r w:rsidRPr="00AB5283">
        <w:rPr>
          <w:rFonts w:ascii="Cascadia Mono" w:hAnsi="Cascadia Mono" w:cs="Cascadia Mono"/>
          <w:noProof w:val="0"/>
          <w:color w:val="000000"/>
          <w:kern w:val="0"/>
          <w:sz w:val="24"/>
          <w:szCs w:val="24"/>
          <w:lang w:val="en-US"/>
        </w:rPr>
        <w:t>! \</w:t>
      </w:r>
      <w:proofErr w:type="spellStart"/>
      <w:r w:rsidRPr="00AB5283">
        <w:rPr>
          <w:rFonts w:ascii="Cascadia Mono" w:hAnsi="Cascadia Mono" w:cs="Cascadia Mono"/>
          <w:noProof w:val="0"/>
          <w:color w:val="000000"/>
          <w:kern w:val="0"/>
          <w:sz w:val="24"/>
          <w:szCs w:val="24"/>
          <w:lang w:val="en-US"/>
        </w:rPr>
        <w:t>nDo</w:t>
      </w:r>
      <w:proofErr w:type="spellEnd"/>
      <w:r w:rsidRPr="00AB5283">
        <w:rPr>
          <w:rFonts w:ascii="Cascadia Mono" w:hAnsi="Cascadia Mono" w:cs="Cascadia Mono"/>
          <w:noProof w:val="0"/>
          <w:color w:val="000000"/>
          <w:kern w:val="0"/>
          <w:sz w:val="24"/>
          <w:szCs w:val="24"/>
          <w:lang w:val="en-US"/>
        </w:rPr>
        <w:t xml:space="preserve">: \n" + </w:t>
      </w:r>
      <w:proofErr w:type="spellStart"/>
      <w:proofErr w:type="gramStart"/>
      <w:r w:rsidRPr="00AB5283">
        <w:rPr>
          <w:rFonts w:ascii="Cascadia Mono" w:hAnsi="Cascadia Mono" w:cs="Cascadia Mono"/>
          <w:noProof w:val="0"/>
          <w:color w:val="000000"/>
          <w:kern w:val="0"/>
          <w:sz w:val="24"/>
          <w:szCs w:val="24"/>
          <w:lang w:val="en-US"/>
        </w:rPr>
        <w:t>ev.Message</w:t>
      </w:r>
      <w:proofErr w:type="spellEnd"/>
      <w:proofErr w:type="gramEnd"/>
      <w:r w:rsidRPr="00AB5283">
        <w:rPr>
          <w:rFonts w:ascii="Cascadia Mono" w:hAnsi="Cascadia Mono" w:cs="Cascadia Mono"/>
          <w:noProof w:val="0"/>
          <w:color w:val="000000"/>
          <w:kern w:val="0"/>
          <w:sz w:val="24"/>
          <w:szCs w:val="24"/>
          <w:lang w:val="en-US"/>
        </w:rPr>
        <w:t xml:space="preserve">, "Thông </w:t>
      </w:r>
      <w:proofErr w:type="spellStart"/>
      <w:r w:rsidRPr="00AB5283">
        <w:rPr>
          <w:rFonts w:ascii="Cascadia Mono" w:hAnsi="Cascadia Mono" w:cs="Cascadia Mono"/>
          <w:noProof w:val="0"/>
          <w:color w:val="000000"/>
          <w:kern w:val="0"/>
          <w:sz w:val="24"/>
          <w:szCs w:val="24"/>
          <w:lang w:val="en-US"/>
        </w:rPr>
        <w:t>báo</w:t>
      </w:r>
      <w:proofErr w:type="spellEnd"/>
      <w:r w:rsidRPr="00AB5283">
        <w:rPr>
          <w:rFonts w:ascii="Cascadia Mono" w:hAnsi="Cascadia Mono" w:cs="Cascadia Mono"/>
          <w:noProof w:val="0"/>
          <w:color w:val="000000"/>
          <w:kern w:val="0"/>
          <w:sz w:val="24"/>
          <w:szCs w:val="24"/>
          <w:lang w:val="en-US"/>
        </w:rPr>
        <w:t xml:space="preserve">", </w:t>
      </w:r>
      <w:proofErr w:type="spellStart"/>
      <w:r w:rsidRPr="00AB5283">
        <w:rPr>
          <w:rFonts w:ascii="Cascadia Mono" w:hAnsi="Cascadia Mono" w:cs="Cascadia Mono"/>
          <w:noProof w:val="0"/>
          <w:color w:val="000000"/>
          <w:kern w:val="0"/>
          <w:sz w:val="24"/>
          <w:szCs w:val="24"/>
          <w:lang w:val="en-US"/>
        </w:rPr>
        <w:t>MessageBoxButtons.OK</w:t>
      </w:r>
      <w:proofErr w:type="spellEnd"/>
      <w:r w:rsidRPr="00AB5283">
        <w:rPr>
          <w:rFonts w:ascii="Cascadia Mono" w:hAnsi="Cascadia Mono" w:cs="Cascadia Mono"/>
          <w:noProof w:val="0"/>
          <w:color w:val="000000"/>
          <w:kern w:val="0"/>
          <w:sz w:val="24"/>
          <w:szCs w:val="24"/>
          <w:lang w:val="en-US"/>
        </w:rPr>
        <w:t xml:space="preserve">, </w:t>
      </w:r>
      <w:proofErr w:type="spellStart"/>
      <w:r w:rsidRPr="00AB5283">
        <w:rPr>
          <w:rFonts w:ascii="Cascadia Mono" w:hAnsi="Cascadia Mono" w:cs="Cascadia Mono"/>
          <w:noProof w:val="0"/>
          <w:color w:val="000000"/>
          <w:kern w:val="0"/>
          <w:sz w:val="24"/>
          <w:szCs w:val="24"/>
          <w:lang w:val="en-US"/>
        </w:rPr>
        <w:t>MessageBoxIcon.Warning</w:t>
      </w:r>
      <w:proofErr w:type="spellEnd"/>
      <w:r w:rsidRPr="00AB5283">
        <w:rPr>
          <w:rFonts w:ascii="Cascadia Mono" w:hAnsi="Cascadia Mono" w:cs="Cascadia Mono"/>
          <w:noProof w:val="0"/>
          <w:color w:val="000000"/>
          <w:kern w:val="0"/>
          <w:sz w:val="24"/>
          <w:szCs w:val="24"/>
          <w:lang w:val="en-US"/>
        </w:rPr>
        <w:t>);</w:t>
      </w:r>
    </w:p>
    <w:p w14:paraId="7A7838E1" w14:textId="77777777" w:rsidR="00AB5283" w:rsidRPr="00AB5283" w:rsidRDefault="00AB5283" w:rsidP="00AB52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B5283">
        <w:rPr>
          <w:rFonts w:ascii="Cascadia Mono" w:hAnsi="Cascadia Mono" w:cs="Cascadia Mono"/>
          <w:noProof w:val="0"/>
          <w:color w:val="000000"/>
          <w:kern w:val="0"/>
          <w:sz w:val="24"/>
          <w:szCs w:val="24"/>
          <w:lang w:val="en-US"/>
        </w:rPr>
        <w:t xml:space="preserve">    </w:t>
      </w:r>
      <w:proofErr w:type="gramStart"/>
      <w:r w:rsidRPr="00AB5283">
        <w:rPr>
          <w:rFonts w:ascii="Cascadia Mono" w:hAnsi="Cascadia Mono" w:cs="Cascadia Mono"/>
          <w:noProof w:val="0"/>
          <w:color w:val="000000"/>
          <w:kern w:val="0"/>
          <w:sz w:val="24"/>
          <w:szCs w:val="24"/>
          <w:lang w:val="en-US"/>
        </w:rPr>
        <w:t>return;</w:t>
      </w:r>
      <w:proofErr w:type="gramEnd"/>
    </w:p>
    <w:p w14:paraId="2E69977E" w14:textId="712B06F2" w:rsidR="00FA6E71" w:rsidRPr="00AB5283" w:rsidRDefault="00AB5283" w:rsidP="00AB5283">
      <w:pPr>
        <w:pStyle w:val="ListParagraph"/>
        <w:pBdr>
          <w:top w:val="single" w:sz="4" w:space="1" w:color="auto"/>
          <w:left w:val="single" w:sz="4" w:space="4" w:color="auto"/>
          <w:bottom w:val="single" w:sz="4" w:space="1" w:color="auto"/>
          <w:right w:val="single" w:sz="4" w:space="4" w:color="auto"/>
        </w:pBdr>
        <w:ind w:left="1584"/>
        <w:rPr>
          <w:rFonts w:ascii="Times New Roman" w:hAnsi="Times New Roman" w:cs="Times New Roman"/>
          <w:sz w:val="24"/>
          <w:szCs w:val="24"/>
          <w:u w:val="single"/>
          <w:lang w:val="en-US"/>
        </w:rPr>
      </w:pPr>
      <w:r w:rsidRPr="00AB5283">
        <w:rPr>
          <w:rFonts w:ascii="Cascadia Mono" w:hAnsi="Cascadia Mono" w:cs="Cascadia Mono"/>
          <w:noProof w:val="0"/>
          <w:color w:val="000000"/>
          <w:kern w:val="0"/>
          <w:sz w:val="24"/>
          <w:szCs w:val="24"/>
          <w:lang w:val="en-US"/>
        </w:rPr>
        <w:t>}</w:t>
      </w:r>
    </w:p>
    <w:p w14:paraId="6C144A4F" w14:textId="77777777" w:rsidR="00FA6E71" w:rsidRDefault="00FA6E71" w:rsidP="00C1207D">
      <w:pPr>
        <w:pStyle w:val="ListParagraph"/>
        <w:ind w:left="1584"/>
        <w:rPr>
          <w:rFonts w:ascii="Times New Roman" w:hAnsi="Times New Roman" w:cs="Times New Roman"/>
          <w:b/>
          <w:bCs/>
          <w:sz w:val="28"/>
          <w:szCs w:val="28"/>
          <w:lang w:val="en-US"/>
        </w:rPr>
      </w:pPr>
    </w:p>
    <w:p w14:paraId="2B05BCD8" w14:textId="1E94329E" w:rsidR="00C1207D" w:rsidRDefault="00C1207D" w:rsidP="00C1207D">
      <w:pPr>
        <w:pStyle w:val="ListParagraph"/>
        <w:numPr>
          <w:ilvl w:val="0"/>
          <w:numId w:val="37"/>
        </w:numPr>
        <w:rPr>
          <w:rFonts w:ascii="Times New Roman" w:hAnsi="Times New Roman" w:cs="Times New Roman"/>
          <w:b/>
          <w:bCs/>
          <w:sz w:val="28"/>
          <w:szCs w:val="28"/>
          <w:lang w:val="en-US"/>
        </w:rPr>
      </w:pPr>
      <w:r>
        <w:rPr>
          <w:rFonts w:ascii="Times New Roman" w:hAnsi="Times New Roman" w:cs="Times New Roman"/>
          <w:b/>
          <w:bCs/>
          <w:sz w:val="28"/>
          <w:szCs w:val="28"/>
          <w:lang w:val="en-US"/>
        </w:rPr>
        <w:t>Procedure</w:t>
      </w:r>
      <w:r w:rsidR="00654EB5">
        <w:rPr>
          <w:rFonts w:ascii="Times New Roman" w:hAnsi="Times New Roman" w:cs="Times New Roman"/>
          <w:b/>
          <w:bCs/>
          <w:sz w:val="28"/>
          <w:szCs w:val="28"/>
          <w:lang w:val="en-US"/>
        </w:rPr>
        <w:t xml:space="preserve"> </w:t>
      </w:r>
      <w:r w:rsidR="00654EB5" w:rsidRPr="00654EB5">
        <w:rPr>
          <w:rFonts w:ascii="Times New Roman" w:hAnsi="Times New Roman" w:cs="Times New Roman"/>
          <w:b/>
          <w:bCs/>
          <w:sz w:val="28"/>
          <w:szCs w:val="28"/>
          <w:lang w:val="en-US"/>
        </w:rPr>
        <w:t>lấy ra chi tiết công việc từ bảng job</w:t>
      </w:r>
      <w:r w:rsidR="00654EB5">
        <w:rPr>
          <w:rFonts w:ascii="Times New Roman" w:hAnsi="Times New Roman" w:cs="Times New Roman"/>
          <w:b/>
          <w:bCs/>
          <w:sz w:val="28"/>
          <w:szCs w:val="28"/>
          <w:lang w:val="en-US"/>
        </w:rPr>
        <w:t>:</w:t>
      </w:r>
    </w:p>
    <w:p w14:paraId="68A8389C" w14:textId="3711D380" w:rsidR="00AB5283" w:rsidRDefault="00AB5283" w:rsidP="00AB5283">
      <w:pPr>
        <w:pStyle w:val="ListParagraph"/>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SQL:</w:t>
      </w:r>
    </w:p>
    <w:p w14:paraId="5DD49687" w14:textId="77777777" w:rsidR="00336DAA" w:rsidRPr="00336DAA" w:rsidRDefault="00336DAA" w:rsidP="00336DA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336DAA">
        <w:rPr>
          <w:rFonts w:ascii="Cascadia Mono" w:hAnsi="Cascadia Mono" w:cs="Cascadia Mono"/>
          <w:noProof w:val="0"/>
          <w:color w:val="0000FF"/>
          <w:kern w:val="0"/>
          <w:sz w:val="24"/>
          <w:szCs w:val="24"/>
          <w:lang w:val="en-US"/>
        </w:rPr>
        <w:t>DROP</w:t>
      </w:r>
      <w:r w:rsidRPr="00336DAA">
        <w:rPr>
          <w:rFonts w:ascii="Cascadia Mono" w:hAnsi="Cascadia Mono" w:cs="Cascadia Mono"/>
          <w:noProof w:val="0"/>
          <w:color w:val="000000"/>
          <w:kern w:val="0"/>
          <w:sz w:val="24"/>
          <w:szCs w:val="24"/>
          <w:lang w:val="en-US"/>
        </w:rPr>
        <w:t xml:space="preserve"> </w:t>
      </w:r>
      <w:r w:rsidRPr="00336DAA">
        <w:rPr>
          <w:rFonts w:ascii="Cascadia Mono" w:hAnsi="Cascadia Mono" w:cs="Cascadia Mono"/>
          <w:noProof w:val="0"/>
          <w:color w:val="0000FF"/>
          <w:kern w:val="0"/>
          <w:sz w:val="24"/>
          <w:szCs w:val="24"/>
          <w:lang w:val="en-US"/>
        </w:rPr>
        <w:t>PROCEDURE</w:t>
      </w:r>
      <w:r w:rsidRPr="00336DAA">
        <w:rPr>
          <w:rFonts w:ascii="Cascadia Mono" w:hAnsi="Cascadia Mono" w:cs="Cascadia Mono"/>
          <w:noProof w:val="0"/>
          <w:color w:val="000000"/>
          <w:kern w:val="0"/>
          <w:sz w:val="24"/>
          <w:szCs w:val="24"/>
          <w:lang w:val="en-US"/>
        </w:rPr>
        <w:t xml:space="preserve"> </w:t>
      </w:r>
      <w:r w:rsidRPr="00336DAA">
        <w:rPr>
          <w:rFonts w:ascii="Cascadia Mono" w:hAnsi="Cascadia Mono" w:cs="Cascadia Mono"/>
          <w:noProof w:val="0"/>
          <w:color w:val="0000FF"/>
          <w:kern w:val="0"/>
          <w:sz w:val="24"/>
          <w:szCs w:val="24"/>
          <w:lang w:val="en-US"/>
        </w:rPr>
        <w:t>IF</w:t>
      </w:r>
      <w:r w:rsidRPr="00336DAA">
        <w:rPr>
          <w:rFonts w:ascii="Cascadia Mono" w:hAnsi="Cascadia Mono" w:cs="Cascadia Mono"/>
          <w:noProof w:val="0"/>
          <w:color w:val="000000"/>
          <w:kern w:val="0"/>
          <w:sz w:val="24"/>
          <w:szCs w:val="24"/>
          <w:lang w:val="en-US"/>
        </w:rPr>
        <w:t xml:space="preserve"> </w:t>
      </w:r>
      <w:r w:rsidRPr="00336DAA">
        <w:rPr>
          <w:rFonts w:ascii="Cascadia Mono" w:hAnsi="Cascadia Mono" w:cs="Cascadia Mono"/>
          <w:noProof w:val="0"/>
          <w:color w:val="808080"/>
          <w:kern w:val="0"/>
          <w:sz w:val="24"/>
          <w:szCs w:val="24"/>
          <w:lang w:val="en-US"/>
        </w:rPr>
        <w:t>EXISTS</w:t>
      </w:r>
      <w:r w:rsidRPr="00336DAA">
        <w:rPr>
          <w:rFonts w:ascii="Cascadia Mono" w:hAnsi="Cascadia Mono" w:cs="Cascadia Mono"/>
          <w:noProof w:val="0"/>
          <w:color w:val="000000"/>
          <w:kern w:val="0"/>
          <w:sz w:val="24"/>
          <w:szCs w:val="24"/>
          <w:lang w:val="en-US"/>
        </w:rPr>
        <w:t xml:space="preserve"> </w:t>
      </w:r>
      <w:proofErr w:type="spellStart"/>
      <w:proofErr w:type="gramStart"/>
      <w:r w:rsidRPr="00336DAA">
        <w:rPr>
          <w:rFonts w:ascii="Cascadia Mono" w:hAnsi="Cascadia Mono" w:cs="Cascadia Mono"/>
          <w:noProof w:val="0"/>
          <w:color w:val="000000"/>
          <w:kern w:val="0"/>
          <w:sz w:val="24"/>
          <w:szCs w:val="24"/>
          <w:lang w:val="en-US"/>
        </w:rPr>
        <w:t>getJob</w:t>
      </w:r>
      <w:proofErr w:type="spellEnd"/>
      <w:proofErr w:type="gramEnd"/>
    </w:p>
    <w:p w14:paraId="3F9F9548" w14:textId="77777777" w:rsidR="00336DAA" w:rsidRPr="00336DAA" w:rsidRDefault="00336DAA" w:rsidP="00336DA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336DAA">
        <w:rPr>
          <w:rFonts w:ascii="Cascadia Mono" w:hAnsi="Cascadia Mono" w:cs="Cascadia Mono"/>
          <w:noProof w:val="0"/>
          <w:color w:val="0000FF"/>
          <w:kern w:val="0"/>
          <w:sz w:val="24"/>
          <w:szCs w:val="24"/>
          <w:lang w:val="en-US"/>
        </w:rPr>
        <w:t>GO</w:t>
      </w:r>
    </w:p>
    <w:p w14:paraId="682EB5A2" w14:textId="77777777" w:rsidR="00336DAA" w:rsidRPr="00336DAA" w:rsidRDefault="00336DAA" w:rsidP="00336DA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p>
    <w:p w14:paraId="62FAF6D2" w14:textId="77777777" w:rsidR="00336DAA" w:rsidRPr="00336DAA" w:rsidRDefault="00336DAA" w:rsidP="00336DA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336DAA">
        <w:rPr>
          <w:rFonts w:ascii="Cascadia Mono" w:hAnsi="Cascadia Mono" w:cs="Cascadia Mono"/>
          <w:noProof w:val="0"/>
          <w:color w:val="0000FF"/>
          <w:kern w:val="0"/>
          <w:sz w:val="24"/>
          <w:szCs w:val="24"/>
          <w:lang w:val="en-US"/>
        </w:rPr>
        <w:t>CREATE</w:t>
      </w:r>
      <w:r w:rsidRPr="00336DAA">
        <w:rPr>
          <w:rFonts w:ascii="Cascadia Mono" w:hAnsi="Cascadia Mono" w:cs="Cascadia Mono"/>
          <w:noProof w:val="0"/>
          <w:color w:val="000000"/>
          <w:kern w:val="0"/>
          <w:sz w:val="24"/>
          <w:szCs w:val="24"/>
          <w:lang w:val="en-US"/>
        </w:rPr>
        <w:t xml:space="preserve"> </w:t>
      </w:r>
      <w:r w:rsidRPr="00336DAA">
        <w:rPr>
          <w:rFonts w:ascii="Cascadia Mono" w:hAnsi="Cascadia Mono" w:cs="Cascadia Mono"/>
          <w:noProof w:val="0"/>
          <w:color w:val="0000FF"/>
          <w:kern w:val="0"/>
          <w:sz w:val="24"/>
          <w:szCs w:val="24"/>
          <w:lang w:val="en-US"/>
        </w:rPr>
        <w:t>PROCEDURE</w:t>
      </w:r>
      <w:r w:rsidRPr="00336DAA">
        <w:rPr>
          <w:rFonts w:ascii="Cascadia Mono" w:hAnsi="Cascadia Mono" w:cs="Cascadia Mono"/>
          <w:noProof w:val="0"/>
          <w:color w:val="000000"/>
          <w:kern w:val="0"/>
          <w:sz w:val="24"/>
          <w:szCs w:val="24"/>
          <w:lang w:val="en-US"/>
        </w:rPr>
        <w:t xml:space="preserve"> </w:t>
      </w:r>
      <w:proofErr w:type="spellStart"/>
      <w:proofErr w:type="gramStart"/>
      <w:r w:rsidRPr="00336DAA">
        <w:rPr>
          <w:rFonts w:ascii="Cascadia Mono" w:hAnsi="Cascadia Mono" w:cs="Cascadia Mono"/>
          <w:noProof w:val="0"/>
          <w:color w:val="000000"/>
          <w:kern w:val="0"/>
          <w:sz w:val="24"/>
          <w:szCs w:val="24"/>
          <w:lang w:val="en-US"/>
        </w:rPr>
        <w:t>getJob</w:t>
      </w:r>
      <w:proofErr w:type="spellEnd"/>
      <w:proofErr w:type="gramEnd"/>
    </w:p>
    <w:p w14:paraId="50DBB081" w14:textId="77777777" w:rsidR="00336DAA" w:rsidRPr="00336DAA" w:rsidRDefault="00336DAA" w:rsidP="00336DA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336DAA">
        <w:rPr>
          <w:rFonts w:ascii="Cascadia Mono" w:hAnsi="Cascadia Mono" w:cs="Cascadia Mono"/>
          <w:noProof w:val="0"/>
          <w:color w:val="0000FF"/>
          <w:kern w:val="0"/>
          <w:sz w:val="24"/>
          <w:szCs w:val="24"/>
          <w:lang w:val="en-US"/>
        </w:rPr>
        <w:t>AS</w:t>
      </w:r>
    </w:p>
    <w:p w14:paraId="170F1304" w14:textId="77777777" w:rsidR="00336DAA" w:rsidRPr="00336DAA" w:rsidRDefault="00336DAA" w:rsidP="00336DA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336DAA">
        <w:rPr>
          <w:rFonts w:ascii="Cascadia Mono" w:hAnsi="Cascadia Mono" w:cs="Cascadia Mono"/>
          <w:noProof w:val="0"/>
          <w:color w:val="0000FF"/>
          <w:kern w:val="0"/>
          <w:sz w:val="24"/>
          <w:szCs w:val="24"/>
          <w:lang w:val="en-US"/>
        </w:rPr>
        <w:t>BEGIN</w:t>
      </w:r>
    </w:p>
    <w:p w14:paraId="5DFBDBD0" w14:textId="77777777" w:rsidR="00336DAA" w:rsidRPr="00336DAA" w:rsidRDefault="00336DAA" w:rsidP="00336DA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336DAA">
        <w:rPr>
          <w:rFonts w:ascii="Cascadia Mono" w:hAnsi="Cascadia Mono" w:cs="Cascadia Mono"/>
          <w:noProof w:val="0"/>
          <w:color w:val="000000"/>
          <w:kern w:val="0"/>
          <w:sz w:val="24"/>
          <w:szCs w:val="24"/>
          <w:lang w:val="en-US"/>
        </w:rPr>
        <w:tab/>
      </w:r>
      <w:r w:rsidRPr="00336DAA">
        <w:rPr>
          <w:rFonts w:ascii="Cascadia Mono" w:hAnsi="Cascadia Mono" w:cs="Cascadia Mono"/>
          <w:noProof w:val="0"/>
          <w:color w:val="0000FF"/>
          <w:kern w:val="0"/>
          <w:sz w:val="24"/>
          <w:szCs w:val="24"/>
          <w:lang w:val="en-US"/>
        </w:rPr>
        <w:t>DECLARE</w:t>
      </w:r>
      <w:r w:rsidRPr="00336DAA">
        <w:rPr>
          <w:rFonts w:ascii="Cascadia Mono" w:hAnsi="Cascadia Mono" w:cs="Cascadia Mono"/>
          <w:noProof w:val="0"/>
          <w:color w:val="000000"/>
          <w:kern w:val="0"/>
          <w:sz w:val="24"/>
          <w:szCs w:val="24"/>
          <w:lang w:val="en-US"/>
        </w:rPr>
        <w:t xml:space="preserve"> @errorMessage </w:t>
      </w:r>
      <w:proofErr w:type="gramStart"/>
      <w:r w:rsidRPr="00336DAA">
        <w:rPr>
          <w:rFonts w:ascii="Cascadia Mono" w:hAnsi="Cascadia Mono" w:cs="Cascadia Mono"/>
          <w:noProof w:val="0"/>
          <w:color w:val="0000FF"/>
          <w:kern w:val="0"/>
          <w:sz w:val="24"/>
          <w:szCs w:val="24"/>
          <w:lang w:val="en-US"/>
        </w:rPr>
        <w:t>NVARCHAR</w:t>
      </w:r>
      <w:r w:rsidRPr="00336DAA">
        <w:rPr>
          <w:rFonts w:ascii="Cascadia Mono" w:hAnsi="Cascadia Mono" w:cs="Cascadia Mono"/>
          <w:noProof w:val="0"/>
          <w:color w:val="808080"/>
          <w:kern w:val="0"/>
          <w:sz w:val="24"/>
          <w:szCs w:val="24"/>
          <w:lang w:val="en-US"/>
        </w:rPr>
        <w:t>(</w:t>
      </w:r>
      <w:proofErr w:type="gramEnd"/>
      <w:r w:rsidRPr="00336DAA">
        <w:rPr>
          <w:rFonts w:ascii="Cascadia Mono" w:hAnsi="Cascadia Mono" w:cs="Cascadia Mono"/>
          <w:noProof w:val="0"/>
          <w:color w:val="FF00FF"/>
          <w:kern w:val="0"/>
          <w:sz w:val="24"/>
          <w:szCs w:val="24"/>
          <w:lang w:val="en-US"/>
        </w:rPr>
        <w:t>max</w:t>
      </w:r>
      <w:r w:rsidRPr="00336DAA">
        <w:rPr>
          <w:rFonts w:ascii="Cascadia Mono" w:hAnsi="Cascadia Mono" w:cs="Cascadia Mono"/>
          <w:noProof w:val="0"/>
          <w:color w:val="808080"/>
          <w:kern w:val="0"/>
          <w:sz w:val="24"/>
          <w:szCs w:val="24"/>
          <w:lang w:val="en-US"/>
        </w:rPr>
        <w:t>)</w:t>
      </w:r>
    </w:p>
    <w:p w14:paraId="222CB226" w14:textId="77777777" w:rsidR="00336DAA" w:rsidRPr="00336DAA" w:rsidRDefault="00336DAA" w:rsidP="00336DA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336DAA">
        <w:rPr>
          <w:rFonts w:ascii="Cascadia Mono" w:hAnsi="Cascadia Mono" w:cs="Cascadia Mono"/>
          <w:noProof w:val="0"/>
          <w:color w:val="000000"/>
          <w:kern w:val="0"/>
          <w:sz w:val="24"/>
          <w:szCs w:val="24"/>
          <w:lang w:val="en-US"/>
        </w:rPr>
        <w:tab/>
      </w:r>
      <w:r w:rsidRPr="00336DAA">
        <w:rPr>
          <w:rFonts w:ascii="Cascadia Mono" w:hAnsi="Cascadia Mono" w:cs="Cascadia Mono"/>
          <w:noProof w:val="0"/>
          <w:color w:val="0000FF"/>
          <w:kern w:val="0"/>
          <w:sz w:val="24"/>
          <w:szCs w:val="24"/>
          <w:lang w:val="en-US"/>
        </w:rPr>
        <w:t>BEGIN</w:t>
      </w:r>
      <w:r w:rsidRPr="00336DAA">
        <w:rPr>
          <w:rFonts w:ascii="Cascadia Mono" w:hAnsi="Cascadia Mono" w:cs="Cascadia Mono"/>
          <w:noProof w:val="0"/>
          <w:color w:val="000000"/>
          <w:kern w:val="0"/>
          <w:sz w:val="24"/>
          <w:szCs w:val="24"/>
          <w:lang w:val="en-US"/>
        </w:rPr>
        <w:t xml:space="preserve"> </w:t>
      </w:r>
      <w:r w:rsidRPr="00336DAA">
        <w:rPr>
          <w:rFonts w:ascii="Cascadia Mono" w:hAnsi="Cascadia Mono" w:cs="Cascadia Mono"/>
          <w:noProof w:val="0"/>
          <w:color w:val="0000FF"/>
          <w:kern w:val="0"/>
          <w:sz w:val="24"/>
          <w:szCs w:val="24"/>
          <w:lang w:val="en-US"/>
        </w:rPr>
        <w:t>TRY</w:t>
      </w:r>
    </w:p>
    <w:p w14:paraId="27BB31C0" w14:textId="77777777" w:rsidR="00336DAA" w:rsidRPr="00336DAA" w:rsidRDefault="00336DAA" w:rsidP="00336DA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336DAA">
        <w:rPr>
          <w:rFonts w:ascii="Cascadia Mono" w:hAnsi="Cascadia Mono" w:cs="Cascadia Mono"/>
          <w:noProof w:val="0"/>
          <w:color w:val="000000"/>
          <w:kern w:val="0"/>
          <w:sz w:val="24"/>
          <w:szCs w:val="24"/>
          <w:lang w:val="en-US"/>
        </w:rPr>
        <w:tab/>
      </w:r>
      <w:r w:rsidRPr="00336DAA">
        <w:rPr>
          <w:rFonts w:ascii="Cascadia Mono" w:hAnsi="Cascadia Mono" w:cs="Cascadia Mono"/>
          <w:noProof w:val="0"/>
          <w:color w:val="000000"/>
          <w:kern w:val="0"/>
          <w:sz w:val="24"/>
          <w:szCs w:val="24"/>
          <w:lang w:val="en-US"/>
        </w:rPr>
        <w:tab/>
      </w:r>
      <w:r w:rsidRPr="00336DAA">
        <w:rPr>
          <w:rFonts w:ascii="Cascadia Mono" w:hAnsi="Cascadia Mono" w:cs="Cascadia Mono"/>
          <w:noProof w:val="0"/>
          <w:color w:val="0000FF"/>
          <w:kern w:val="0"/>
          <w:sz w:val="24"/>
          <w:szCs w:val="24"/>
          <w:lang w:val="en-US"/>
        </w:rPr>
        <w:t>SELECT</w:t>
      </w:r>
      <w:r w:rsidRPr="00336DAA">
        <w:rPr>
          <w:rFonts w:ascii="Cascadia Mono" w:hAnsi="Cascadia Mono" w:cs="Cascadia Mono"/>
          <w:noProof w:val="0"/>
          <w:color w:val="000000"/>
          <w:kern w:val="0"/>
          <w:sz w:val="24"/>
          <w:szCs w:val="24"/>
          <w:lang w:val="en-US"/>
        </w:rPr>
        <w:t xml:space="preserve"> </w:t>
      </w:r>
      <w:proofErr w:type="spellStart"/>
      <w:r w:rsidRPr="00336DAA">
        <w:rPr>
          <w:rFonts w:ascii="Cascadia Mono" w:hAnsi="Cascadia Mono" w:cs="Cascadia Mono"/>
          <w:noProof w:val="0"/>
          <w:color w:val="000000"/>
          <w:kern w:val="0"/>
          <w:sz w:val="24"/>
          <w:szCs w:val="24"/>
          <w:lang w:val="en-US"/>
        </w:rPr>
        <w:t>jobDetail</w:t>
      </w:r>
      <w:proofErr w:type="spellEnd"/>
      <w:r w:rsidRPr="00336DAA">
        <w:rPr>
          <w:rFonts w:ascii="Cascadia Mono" w:hAnsi="Cascadia Mono" w:cs="Cascadia Mono"/>
          <w:noProof w:val="0"/>
          <w:color w:val="000000"/>
          <w:kern w:val="0"/>
          <w:sz w:val="24"/>
          <w:szCs w:val="24"/>
          <w:lang w:val="en-US"/>
        </w:rPr>
        <w:t xml:space="preserve"> </w:t>
      </w:r>
      <w:r w:rsidRPr="00336DAA">
        <w:rPr>
          <w:rFonts w:ascii="Cascadia Mono" w:hAnsi="Cascadia Mono" w:cs="Cascadia Mono"/>
          <w:noProof w:val="0"/>
          <w:color w:val="0000FF"/>
          <w:kern w:val="0"/>
          <w:sz w:val="24"/>
          <w:szCs w:val="24"/>
          <w:lang w:val="en-US"/>
        </w:rPr>
        <w:t>FROM</w:t>
      </w:r>
      <w:r w:rsidRPr="00336DAA">
        <w:rPr>
          <w:rFonts w:ascii="Cascadia Mono" w:hAnsi="Cascadia Mono" w:cs="Cascadia Mono"/>
          <w:noProof w:val="0"/>
          <w:color w:val="000000"/>
          <w:kern w:val="0"/>
          <w:sz w:val="24"/>
          <w:szCs w:val="24"/>
          <w:lang w:val="en-US"/>
        </w:rPr>
        <w:t xml:space="preserve"> Job </w:t>
      </w:r>
      <w:r w:rsidRPr="00336DAA">
        <w:rPr>
          <w:rFonts w:ascii="Cascadia Mono" w:hAnsi="Cascadia Mono" w:cs="Cascadia Mono"/>
          <w:noProof w:val="0"/>
          <w:color w:val="0000FF"/>
          <w:kern w:val="0"/>
          <w:sz w:val="24"/>
          <w:szCs w:val="24"/>
          <w:lang w:val="en-US"/>
        </w:rPr>
        <w:t>WHERE</w:t>
      </w:r>
      <w:r w:rsidRPr="00336DAA">
        <w:rPr>
          <w:rFonts w:ascii="Cascadia Mono" w:hAnsi="Cascadia Mono" w:cs="Cascadia Mono"/>
          <w:noProof w:val="0"/>
          <w:color w:val="000000"/>
          <w:kern w:val="0"/>
          <w:sz w:val="24"/>
          <w:szCs w:val="24"/>
          <w:lang w:val="en-US"/>
        </w:rPr>
        <w:t xml:space="preserve"> ID </w:t>
      </w:r>
      <w:r w:rsidRPr="00336DAA">
        <w:rPr>
          <w:rFonts w:ascii="Cascadia Mono" w:hAnsi="Cascadia Mono" w:cs="Cascadia Mono"/>
          <w:noProof w:val="0"/>
          <w:color w:val="808080"/>
          <w:kern w:val="0"/>
          <w:sz w:val="24"/>
          <w:szCs w:val="24"/>
          <w:lang w:val="en-US"/>
        </w:rPr>
        <w:t>&lt;&gt;</w:t>
      </w:r>
      <w:r w:rsidRPr="00336DAA">
        <w:rPr>
          <w:rFonts w:ascii="Cascadia Mono" w:hAnsi="Cascadia Mono" w:cs="Cascadia Mono"/>
          <w:noProof w:val="0"/>
          <w:color w:val="000000"/>
          <w:kern w:val="0"/>
          <w:sz w:val="24"/>
          <w:szCs w:val="24"/>
          <w:lang w:val="en-US"/>
        </w:rPr>
        <w:t xml:space="preserve"> </w:t>
      </w:r>
      <w:r w:rsidRPr="00336DAA">
        <w:rPr>
          <w:rFonts w:ascii="Cascadia Mono" w:hAnsi="Cascadia Mono" w:cs="Cascadia Mono"/>
          <w:noProof w:val="0"/>
          <w:color w:val="FF0000"/>
          <w:kern w:val="0"/>
          <w:sz w:val="24"/>
          <w:szCs w:val="24"/>
          <w:lang w:val="en-US"/>
        </w:rPr>
        <w:t>'</w:t>
      </w:r>
      <w:proofErr w:type="gramStart"/>
      <w:r w:rsidRPr="00336DAA">
        <w:rPr>
          <w:rFonts w:ascii="Cascadia Mono" w:hAnsi="Cascadia Mono" w:cs="Cascadia Mono"/>
          <w:noProof w:val="0"/>
          <w:color w:val="FF0000"/>
          <w:kern w:val="0"/>
          <w:sz w:val="24"/>
          <w:szCs w:val="24"/>
          <w:lang w:val="en-US"/>
        </w:rPr>
        <w:t>NA'</w:t>
      </w:r>
      <w:proofErr w:type="gramEnd"/>
    </w:p>
    <w:p w14:paraId="53705356" w14:textId="77777777" w:rsidR="00336DAA" w:rsidRPr="00336DAA" w:rsidRDefault="00336DAA" w:rsidP="00336DA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336DAA">
        <w:rPr>
          <w:rFonts w:ascii="Cascadia Mono" w:hAnsi="Cascadia Mono" w:cs="Cascadia Mono"/>
          <w:noProof w:val="0"/>
          <w:color w:val="000000"/>
          <w:kern w:val="0"/>
          <w:sz w:val="24"/>
          <w:szCs w:val="24"/>
          <w:lang w:val="en-US"/>
        </w:rPr>
        <w:tab/>
      </w:r>
      <w:r w:rsidRPr="00336DAA">
        <w:rPr>
          <w:rFonts w:ascii="Cascadia Mono" w:hAnsi="Cascadia Mono" w:cs="Cascadia Mono"/>
          <w:noProof w:val="0"/>
          <w:color w:val="0000FF"/>
          <w:kern w:val="0"/>
          <w:sz w:val="24"/>
          <w:szCs w:val="24"/>
          <w:lang w:val="en-US"/>
        </w:rPr>
        <w:t>END</w:t>
      </w:r>
      <w:r w:rsidRPr="00336DAA">
        <w:rPr>
          <w:rFonts w:ascii="Cascadia Mono" w:hAnsi="Cascadia Mono" w:cs="Cascadia Mono"/>
          <w:noProof w:val="0"/>
          <w:color w:val="000000"/>
          <w:kern w:val="0"/>
          <w:sz w:val="24"/>
          <w:szCs w:val="24"/>
          <w:lang w:val="en-US"/>
        </w:rPr>
        <w:t xml:space="preserve"> </w:t>
      </w:r>
      <w:r w:rsidRPr="00336DAA">
        <w:rPr>
          <w:rFonts w:ascii="Cascadia Mono" w:hAnsi="Cascadia Mono" w:cs="Cascadia Mono"/>
          <w:noProof w:val="0"/>
          <w:color w:val="0000FF"/>
          <w:kern w:val="0"/>
          <w:sz w:val="24"/>
          <w:szCs w:val="24"/>
          <w:lang w:val="en-US"/>
        </w:rPr>
        <w:t>TRY</w:t>
      </w:r>
    </w:p>
    <w:p w14:paraId="1739FA1D" w14:textId="77777777" w:rsidR="00336DAA" w:rsidRPr="00336DAA" w:rsidRDefault="00336DAA" w:rsidP="00336DA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336DAA">
        <w:rPr>
          <w:rFonts w:ascii="Cascadia Mono" w:hAnsi="Cascadia Mono" w:cs="Cascadia Mono"/>
          <w:noProof w:val="0"/>
          <w:color w:val="000000"/>
          <w:kern w:val="0"/>
          <w:sz w:val="24"/>
          <w:szCs w:val="24"/>
          <w:lang w:val="en-US"/>
        </w:rPr>
        <w:tab/>
      </w:r>
      <w:r w:rsidRPr="00336DAA">
        <w:rPr>
          <w:rFonts w:ascii="Cascadia Mono" w:hAnsi="Cascadia Mono" w:cs="Cascadia Mono"/>
          <w:noProof w:val="0"/>
          <w:color w:val="0000FF"/>
          <w:kern w:val="0"/>
          <w:sz w:val="24"/>
          <w:szCs w:val="24"/>
          <w:lang w:val="en-US"/>
        </w:rPr>
        <w:t>BEGIN</w:t>
      </w:r>
      <w:r w:rsidRPr="00336DAA">
        <w:rPr>
          <w:rFonts w:ascii="Cascadia Mono" w:hAnsi="Cascadia Mono" w:cs="Cascadia Mono"/>
          <w:noProof w:val="0"/>
          <w:color w:val="000000"/>
          <w:kern w:val="0"/>
          <w:sz w:val="24"/>
          <w:szCs w:val="24"/>
          <w:lang w:val="en-US"/>
        </w:rPr>
        <w:t xml:space="preserve"> </w:t>
      </w:r>
      <w:r w:rsidRPr="00336DAA">
        <w:rPr>
          <w:rFonts w:ascii="Cascadia Mono" w:hAnsi="Cascadia Mono" w:cs="Cascadia Mono"/>
          <w:noProof w:val="0"/>
          <w:color w:val="0000FF"/>
          <w:kern w:val="0"/>
          <w:sz w:val="24"/>
          <w:szCs w:val="24"/>
          <w:lang w:val="en-US"/>
        </w:rPr>
        <w:t>CATCH</w:t>
      </w:r>
    </w:p>
    <w:p w14:paraId="263CE548" w14:textId="77777777" w:rsidR="00336DAA" w:rsidRPr="00336DAA" w:rsidRDefault="00336DAA" w:rsidP="00336DA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336DAA">
        <w:rPr>
          <w:rFonts w:ascii="Cascadia Mono" w:hAnsi="Cascadia Mono" w:cs="Cascadia Mono"/>
          <w:noProof w:val="0"/>
          <w:color w:val="000000"/>
          <w:kern w:val="0"/>
          <w:sz w:val="24"/>
          <w:szCs w:val="24"/>
          <w:lang w:val="en-US"/>
        </w:rPr>
        <w:tab/>
      </w:r>
      <w:r w:rsidRPr="00336DAA">
        <w:rPr>
          <w:rFonts w:ascii="Cascadia Mono" w:hAnsi="Cascadia Mono" w:cs="Cascadia Mono"/>
          <w:noProof w:val="0"/>
          <w:color w:val="000000"/>
          <w:kern w:val="0"/>
          <w:sz w:val="24"/>
          <w:szCs w:val="24"/>
          <w:lang w:val="en-US"/>
        </w:rPr>
        <w:tab/>
      </w:r>
      <w:r w:rsidRPr="00336DAA">
        <w:rPr>
          <w:rFonts w:ascii="Cascadia Mono" w:hAnsi="Cascadia Mono" w:cs="Cascadia Mono"/>
          <w:noProof w:val="0"/>
          <w:color w:val="0000FF"/>
          <w:kern w:val="0"/>
          <w:sz w:val="24"/>
          <w:szCs w:val="24"/>
          <w:lang w:val="en-US"/>
        </w:rPr>
        <w:t>SELECT</w:t>
      </w:r>
      <w:r w:rsidRPr="00336DAA">
        <w:rPr>
          <w:rFonts w:ascii="Cascadia Mono" w:hAnsi="Cascadia Mono" w:cs="Cascadia Mono"/>
          <w:noProof w:val="0"/>
          <w:color w:val="000000"/>
          <w:kern w:val="0"/>
          <w:sz w:val="24"/>
          <w:szCs w:val="24"/>
          <w:lang w:val="en-US"/>
        </w:rPr>
        <w:t xml:space="preserve"> @errorMessage </w:t>
      </w:r>
      <w:r w:rsidRPr="00336DAA">
        <w:rPr>
          <w:rFonts w:ascii="Cascadia Mono" w:hAnsi="Cascadia Mono" w:cs="Cascadia Mono"/>
          <w:noProof w:val="0"/>
          <w:color w:val="808080"/>
          <w:kern w:val="0"/>
          <w:sz w:val="24"/>
          <w:szCs w:val="24"/>
          <w:lang w:val="en-US"/>
        </w:rPr>
        <w:t>=</w:t>
      </w:r>
      <w:r w:rsidRPr="00336DAA">
        <w:rPr>
          <w:rFonts w:ascii="Cascadia Mono" w:hAnsi="Cascadia Mono" w:cs="Cascadia Mono"/>
          <w:noProof w:val="0"/>
          <w:color w:val="000000"/>
          <w:kern w:val="0"/>
          <w:sz w:val="24"/>
          <w:szCs w:val="24"/>
          <w:lang w:val="en-US"/>
        </w:rPr>
        <w:t xml:space="preserve"> </w:t>
      </w:r>
      <w:r w:rsidRPr="00336DAA">
        <w:rPr>
          <w:rFonts w:ascii="Cascadia Mono" w:hAnsi="Cascadia Mono" w:cs="Cascadia Mono"/>
          <w:noProof w:val="0"/>
          <w:color w:val="FF00FF"/>
          <w:kern w:val="0"/>
          <w:sz w:val="24"/>
          <w:szCs w:val="24"/>
          <w:lang w:val="en-US"/>
        </w:rPr>
        <w:t>ERROR_</w:t>
      </w:r>
      <w:proofErr w:type="gramStart"/>
      <w:r w:rsidRPr="00336DAA">
        <w:rPr>
          <w:rFonts w:ascii="Cascadia Mono" w:hAnsi="Cascadia Mono" w:cs="Cascadia Mono"/>
          <w:noProof w:val="0"/>
          <w:color w:val="FF00FF"/>
          <w:kern w:val="0"/>
          <w:sz w:val="24"/>
          <w:szCs w:val="24"/>
          <w:lang w:val="en-US"/>
        </w:rPr>
        <w:t>MESSAGE</w:t>
      </w:r>
      <w:r w:rsidRPr="00336DAA">
        <w:rPr>
          <w:rFonts w:ascii="Cascadia Mono" w:hAnsi="Cascadia Mono" w:cs="Cascadia Mono"/>
          <w:noProof w:val="0"/>
          <w:color w:val="808080"/>
          <w:kern w:val="0"/>
          <w:sz w:val="24"/>
          <w:szCs w:val="24"/>
          <w:lang w:val="en-US"/>
        </w:rPr>
        <w:t>(</w:t>
      </w:r>
      <w:proofErr w:type="gramEnd"/>
      <w:r w:rsidRPr="00336DAA">
        <w:rPr>
          <w:rFonts w:ascii="Cascadia Mono" w:hAnsi="Cascadia Mono" w:cs="Cascadia Mono"/>
          <w:noProof w:val="0"/>
          <w:color w:val="808080"/>
          <w:kern w:val="0"/>
          <w:sz w:val="24"/>
          <w:szCs w:val="24"/>
          <w:lang w:val="en-US"/>
        </w:rPr>
        <w:t>)</w:t>
      </w:r>
    </w:p>
    <w:p w14:paraId="0934BE39" w14:textId="77777777" w:rsidR="00336DAA" w:rsidRPr="00336DAA" w:rsidRDefault="00336DAA" w:rsidP="00336DA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336DAA">
        <w:rPr>
          <w:rFonts w:ascii="Cascadia Mono" w:hAnsi="Cascadia Mono" w:cs="Cascadia Mono"/>
          <w:noProof w:val="0"/>
          <w:color w:val="000000"/>
          <w:kern w:val="0"/>
          <w:sz w:val="24"/>
          <w:szCs w:val="24"/>
          <w:lang w:val="en-US"/>
        </w:rPr>
        <w:tab/>
      </w:r>
      <w:r w:rsidRPr="00336DAA">
        <w:rPr>
          <w:rFonts w:ascii="Cascadia Mono" w:hAnsi="Cascadia Mono" w:cs="Cascadia Mono"/>
          <w:noProof w:val="0"/>
          <w:color w:val="000000"/>
          <w:kern w:val="0"/>
          <w:sz w:val="24"/>
          <w:szCs w:val="24"/>
          <w:lang w:val="en-US"/>
        </w:rPr>
        <w:tab/>
      </w:r>
      <w:proofErr w:type="gramStart"/>
      <w:r w:rsidRPr="00336DAA">
        <w:rPr>
          <w:rFonts w:ascii="Cascadia Mono" w:hAnsi="Cascadia Mono" w:cs="Cascadia Mono"/>
          <w:noProof w:val="0"/>
          <w:color w:val="0000FF"/>
          <w:kern w:val="0"/>
          <w:sz w:val="24"/>
          <w:szCs w:val="24"/>
          <w:lang w:val="en-US"/>
        </w:rPr>
        <w:t>RAISERROR</w:t>
      </w:r>
      <w:r w:rsidRPr="00336DAA">
        <w:rPr>
          <w:rFonts w:ascii="Cascadia Mono" w:hAnsi="Cascadia Mono" w:cs="Cascadia Mono"/>
          <w:noProof w:val="0"/>
          <w:color w:val="808080"/>
          <w:kern w:val="0"/>
          <w:sz w:val="24"/>
          <w:szCs w:val="24"/>
          <w:lang w:val="en-US"/>
        </w:rPr>
        <w:t>(</w:t>
      </w:r>
      <w:proofErr w:type="gramEnd"/>
      <w:r w:rsidRPr="00336DAA">
        <w:rPr>
          <w:rFonts w:ascii="Cascadia Mono" w:hAnsi="Cascadia Mono" w:cs="Cascadia Mono"/>
          <w:noProof w:val="0"/>
          <w:color w:val="000000"/>
          <w:kern w:val="0"/>
          <w:sz w:val="24"/>
          <w:szCs w:val="24"/>
          <w:lang w:val="en-US"/>
        </w:rPr>
        <w:t>@errorMessage</w:t>
      </w:r>
      <w:r w:rsidRPr="00336DAA">
        <w:rPr>
          <w:rFonts w:ascii="Cascadia Mono" w:hAnsi="Cascadia Mono" w:cs="Cascadia Mono"/>
          <w:noProof w:val="0"/>
          <w:color w:val="808080"/>
          <w:kern w:val="0"/>
          <w:sz w:val="24"/>
          <w:szCs w:val="24"/>
          <w:lang w:val="en-US"/>
        </w:rPr>
        <w:t>,</w:t>
      </w:r>
      <w:r w:rsidRPr="00336DAA">
        <w:rPr>
          <w:rFonts w:ascii="Cascadia Mono" w:hAnsi="Cascadia Mono" w:cs="Cascadia Mono"/>
          <w:noProof w:val="0"/>
          <w:color w:val="000000"/>
          <w:kern w:val="0"/>
          <w:sz w:val="24"/>
          <w:szCs w:val="24"/>
          <w:lang w:val="en-US"/>
        </w:rPr>
        <w:t xml:space="preserve"> 16</w:t>
      </w:r>
      <w:r w:rsidRPr="00336DAA">
        <w:rPr>
          <w:rFonts w:ascii="Cascadia Mono" w:hAnsi="Cascadia Mono" w:cs="Cascadia Mono"/>
          <w:noProof w:val="0"/>
          <w:color w:val="808080"/>
          <w:kern w:val="0"/>
          <w:sz w:val="24"/>
          <w:szCs w:val="24"/>
          <w:lang w:val="en-US"/>
        </w:rPr>
        <w:t>,</w:t>
      </w:r>
      <w:r w:rsidRPr="00336DAA">
        <w:rPr>
          <w:rFonts w:ascii="Cascadia Mono" w:hAnsi="Cascadia Mono" w:cs="Cascadia Mono"/>
          <w:noProof w:val="0"/>
          <w:color w:val="000000"/>
          <w:kern w:val="0"/>
          <w:sz w:val="24"/>
          <w:szCs w:val="24"/>
          <w:lang w:val="en-US"/>
        </w:rPr>
        <w:t xml:space="preserve"> 1</w:t>
      </w:r>
      <w:r w:rsidRPr="00336DAA">
        <w:rPr>
          <w:rFonts w:ascii="Cascadia Mono" w:hAnsi="Cascadia Mono" w:cs="Cascadia Mono"/>
          <w:noProof w:val="0"/>
          <w:color w:val="808080"/>
          <w:kern w:val="0"/>
          <w:sz w:val="24"/>
          <w:szCs w:val="24"/>
          <w:lang w:val="en-US"/>
        </w:rPr>
        <w:t>)</w:t>
      </w:r>
    </w:p>
    <w:p w14:paraId="477233A0" w14:textId="77777777" w:rsidR="00336DAA" w:rsidRPr="00336DAA" w:rsidRDefault="00336DAA" w:rsidP="00336DA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336DAA">
        <w:rPr>
          <w:rFonts w:ascii="Cascadia Mono" w:hAnsi="Cascadia Mono" w:cs="Cascadia Mono"/>
          <w:noProof w:val="0"/>
          <w:color w:val="000000"/>
          <w:kern w:val="0"/>
          <w:sz w:val="24"/>
          <w:szCs w:val="24"/>
          <w:lang w:val="en-US"/>
        </w:rPr>
        <w:tab/>
      </w:r>
      <w:r w:rsidRPr="00336DAA">
        <w:rPr>
          <w:rFonts w:ascii="Cascadia Mono" w:hAnsi="Cascadia Mono" w:cs="Cascadia Mono"/>
          <w:noProof w:val="0"/>
          <w:color w:val="0000FF"/>
          <w:kern w:val="0"/>
          <w:sz w:val="24"/>
          <w:szCs w:val="24"/>
          <w:lang w:val="en-US"/>
        </w:rPr>
        <w:t>END</w:t>
      </w:r>
      <w:r w:rsidRPr="00336DAA">
        <w:rPr>
          <w:rFonts w:ascii="Cascadia Mono" w:hAnsi="Cascadia Mono" w:cs="Cascadia Mono"/>
          <w:noProof w:val="0"/>
          <w:color w:val="000000"/>
          <w:kern w:val="0"/>
          <w:sz w:val="24"/>
          <w:szCs w:val="24"/>
          <w:lang w:val="en-US"/>
        </w:rPr>
        <w:t xml:space="preserve"> </w:t>
      </w:r>
      <w:r w:rsidRPr="00336DAA">
        <w:rPr>
          <w:rFonts w:ascii="Cascadia Mono" w:hAnsi="Cascadia Mono" w:cs="Cascadia Mono"/>
          <w:noProof w:val="0"/>
          <w:color w:val="0000FF"/>
          <w:kern w:val="0"/>
          <w:sz w:val="24"/>
          <w:szCs w:val="24"/>
          <w:lang w:val="en-US"/>
        </w:rPr>
        <w:t>CATCH</w:t>
      </w:r>
    </w:p>
    <w:p w14:paraId="53C20542" w14:textId="77777777" w:rsidR="00336DAA" w:rsidRPr="00336DAA" w:rsidRDefault="00336DAA" w:rsidP="00336DA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336DAA">
        <w:rPr>
          <w:rFonts w:ascii="Cascadia Mono" w:hAnsi="Cascadia Mono" w:cs="Cascadia Mono"/>
          <w:noProof w:val="0"/>
          <w:color w:val="0000FF"/>
          <w:kern w:val="0"/>
          <w:sz w:val="24"/>
          <w:szCs w:val="24"/>
          <w:lang w:val="en-US"/>
        </w:rPr>
        <w:t>END</w:t>
      </w:r>
    </w:p>
    <w:p w14:paraId="1EBB348F" w14:textId="622A5EF0" w:rsidR="00AB5283" w:rsidRPr="00336DAA" w:rsidRDefault="00336DAA" w:rsidP="00336DAA">
      <w:pPr>
        <w:pStyle w:val="ListParagraph"/>
        <w:pBdr>
          <w:top w:val="single" w:sz="4" w:space="1" w:color="auto"/>
          <w:left w:val="single" w:sz="4" w:space="4" w:color="auto"/>
          <w:bottom w:val="single" w:sz="4" w:space="1" w:color="auto"/>
          <w:right w:val="single" w:sz="4" w:space="4" w:color="auto"/>
        </w:pBdr>
        <w:ind w:left="1584"/>
        <w:rPr>
          <w:rFonts w:ascii="Cascadia Mono" w:hAnsi="Cascadia Mono" w:cs="Cascadia Mono"/>
          <w:noProof w:val="0"/>
          <w:color w:val="0000FF"/>
          <w:kern w:val="0"/>
          <w:sz w:val="24"/>
          <w:szCs w:val="24"/>
          <w:lang w:val="en-US"/>
        </w:rPr>
      </w:pPr>
      <w:r w:rsidRPr="00336DAA">
        <w:rPr>
          <w:rFonts w:ascii="Cascadia Mono" w:hAnsi="Cascadia Mono" w:cs="Cascadia Mono"/>
          <w:noProof w:val="0"/>
          <w:color w:val="0000FF"/>
          <w:kern w:val="0"/>
          <w:sz w:val="24"/>
          <w:szCs w:val="24"/>
          <w:lang w:val="en-US"/>
        </w:rPr>
        <w:t>GO</w:t>
      </w:r>
    </w:p>
    <w:p w14:paraId="03755DC9" w14:textId="77777777" w:rsidR="00336DAA" w:rsidRDefault="00336DAA" w:rsidP="00336DAA">
      <w:pPr>
        <w:pStyle w:val="ListParagraph"/>
        <w:ind w:left="1584"/>
        <w:rPr>
          <w:rFonts w:ascii="Times New Roman" w:hAnsi="Times New Roman" w:cs="Times New Roman"/>
          <w:sz w:val="28"/>
          <w:szCs w:val="28"/>
          <w:u w:val="single"/>
          <w:lang w:val="en-US"/>
        </w:rPr>
      </w:pPr>
    </w:p>
    <w:p w14:paraId="2DD6A996" w14:textId="0AC85B42" w:rsidR="00AB5283" w:rsidRPr="00AB5283" w:rsidRDefault="00AB5283" w:rsidP="00AB5283">
      <w:pPr>
        <w:pStyle w:val="ListParagraph"/>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lastRenderedPageBreak/>
        <w:t>C# code:</w:t>
      </w:r>
    </w:p>
    <w:p w14:paraId="5AEED8C6" w14:textId="77777777" w:rsidR="00E474BD" w:rsidRPr="00E474BD" w:rsidRDefault="00E474BD" w:rsidP="00E474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E474BD">
        <w:rPr>
          <w:rFonts w:ascii="Cascadia Mono" w:hAnsi="Cascadia Mono" w:cs="Cascadia Mono"/>
          <w:noProof w:val="0"/>
          <w:color w:val="000000"/>
          <w:kern w:val="0"/>
          <w:sz w:val="24"/>
          <w:szCs w:val="24"/>
          <w:lang w:val="en-US"/>
        </w:rPr>
        <w:t>try</w:t>
      </w:r>
    </w:p>
    <w:p w14:paraId="17FF07F6" w14:textId="77777777" w:rsidR="00E474BD" w:rsidRPr="00E474BD" w:rsidRDefault="00E474BD" w:rsidP="00E474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E474BD">
        <w:rPr>
          <w:rFonts w:ascii="Cascadia Mono" w:hAnsi="Cascadia Mono" w:cs="Cascadia Mono"/>
          <w:noProof w:val="0"/>
          <w:color w:val="000000"/>
          <w:kern w:val="0"/>
          <w:sz w:val="24"/>
          <w:szCs w:val="24"/>
          <w:lang w:val="en-US"/>
        </w:rPr>
        <w:t>{</w:t>
      </w:r>
    </w:p>
    <w:p w14:paraId="2DE12EA7" w14:textId="77777777" w:rsidR="00E474BD" w:rsidRPr="00E474BD" w:rsidRDefault="00E474BD" w:rsidP="00E474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E474BD">
        <w:rPr>
          <w:rFonts w:ascii="Cascadia Mono" w:hAnsi="Cascadia Mono" w:cs="Cascadia Mono"/>
          <w:noProof w:val="0"/>
          <w:color w:val="000000"/>
          <w:kern w:val="0"/>
          <w:sz w:val="24"/>
          <w:szCs w:val="24"/>
          <w:lang w:val="en-US"/>
        </w:rPr>
        <w:t xml:space="preserve">    </w:t>
      </w:r>
      <w:proofErr w:type="spellStart"/>
      <w:r w:rsidRPr="00E474BD">
        <w:rPr>
          <w:rFonts w:ascii="Cascadia Mono" w:hAnsi="Cascadia Mono" w:cs="Cascadia Mono"/>
          <w:noProof w:val="0"/>
          <w:color w:val="000000"/>
          <w:kern w:val="0"/>
          <w:sz w:val="24"/>
          <w:szCs w:val="24"/>
          <w:lang w:val="en-US"/>
        </w:rPr>
        <w:t>dataEmp</w:t>
      </w:r>
      <w:proofErr w:type="spellEnd"/>
      <w:r w:rsidRPr="00E474BD">
        <w:rPr>
          <w:rFonts w:ascii="Cascadia Mono" w:hAnsi="Cascadia Mono" w:cs="Cascadia Mono"/>
          <w:noProof w:val="0"/>
          <w:color w:val="000000"/>
          <w:kern w:val="0"/>
          <w:sz w:val="24"/>
          <w:szCs w:val="24"/>
          <w:lang w:val="en-US"/>
        </w:rPr>
        <w:t xml:space="preserve"> = </w:t>
      </w:r>
      <w:proofErr w:type="spellStart"/>
      <w:proofErr w:type="gramStart"/>
      <w:r w:rsidRPr="00E474BD">
        <w:rPr>
          <w:rFonts w:ascii="Cascadia Mono" w:hAnsi="Cascadia Mono" w:cs="Cascadia Mono"/>
          <w:noProof w:val="0"/>
          <w:color w:val="000000"/>
          <w:kern w:val="0"/>
          <w:sz w:val="24"/>
          <w:szCs w:val="24"/>
          <w:lang w:val="en-US"/>
        </w:rPr>
        <w:t>DataProvider.Instance.ExecuteQuery</w:t>
      </w:r>
      <w:proofErr w:type="spellEnd"/>
      <w:proofErr w:type="gramEnd"/>
      <w:r w:rsidRPr="00E474BD">
        <w:rPr>
          <w:rFonts w:ascii="Cascadia Mono" w:hAnsi="Cascadia Mono" w:cs="Cascadia Mono"/>
          <w:noProof w:val="0"/>
          <w:color w:val="000000"/>
          <w:kern w:val="0"/>
          <w:sz w:val="24"/>
          <w:szCs w:val="24"/>
          <w:lang w:val="en-US"/>
        </w:rPr>
        <w:t xml:space="preserve">("EXEC </w:t>
      </w:r>
      <w:proofErr w:type="spellStart"/>
      <w:r w:rsidRPr="00E474BD">
        <w:rPr>
          <w:rFonts w:ascii="Cascadia Mono" w:hAnsi="Cascadia Mono" w:cs="Cascadia Mono"/>
          <w:noProof w:val="0"/>
          <w:color w:val="000000"/>
          <w:kern w:val="0"/>
          <w:sz w:val="24"/>
          <w:szCs w:val="24"/>
          <w:lang w:val="en-US"/>
        </w:rPr>
        <w:t>dbo.getEmployeeList</w:t>
      </w:r>
      <w:proofErr w:type="spellEnd"/>
      <w:r w:rsidRPr="00E474BD">
        <w:rPr>
          <w:rFonts w:ascii="Cascadia Mono" w:hAnsi="Cascadia Mono" w:cs="Cascadia Mono"/>
          <w:noProof w:val="0"/>
          <w:color w:val="000000"/>
          <w:kern w:val="0"/>
          <w:sz w:val="24"/>
          <w:szCs w:val="24"/>
          <w:lang w:val="en-US"/>
        </w:rPr>
        <w:t>");</w:t>
      </w:r>
    </w:p>
    <w:p w14:paraId="32C77EAE" w14:textId="77777777" w:rsidR="00E474BD" w:rsidRPr="00E474BD" w:rsidRDefault="00E474BD" w:rsidP="00E474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E474BD">
        <w:rPr>
          <w:rFonts w:ascii="Cascadia Mono" w:hAnsi="Cascadia Mono" w:cs="Cascadia Mono"/>
          <w:noProof w:val="0"/>
          <w:color w:val="000000"/>
          <w:kern w:val="0"/>
          <w:sz w:val="24"/>
          <w:szCs w:val="24"/>
          <w:lang w:val="en-US"/>
        </w:rPr>
        <w:t xml:space="preserve">    </w:t>
      </w:r>
      <w:proofErr w:type="spellStart"/>
      <w:r w:rsidRPr="00E474BD">
        <w:rPr>
          <w:rFonts w:ascii="Cascadia Mono" w:hAnsi="Cascadia Mono" w:cs="Cascadia Mono"/>
          <w:noProof w:val="0"/>
          <w:color w:val="000000"/>
          <w:kern w:val="0"/>
          <w:sz w:val="24"/>
          <w:szCs w:val="24"/>
          <w:lang w:val="en-US"/>
        </w:rPr>
        <w:t>dataJob</w:t>
      </w:r>
      <w:proofErr w:type="spellEnd"/>
      <w:r w:rsidRPr="00E474BD">
        <w:rPr>
          <w:rFonts w:ascii="Cascadia Mono" w:hAnsi="Cascadia Mono" w:cs="Cascadia Mono"/>
          <w:noProof w:val="0"/>
          <w:color w:val="000000"/>
          <w:kern w:val="0"/>
          <w:sz w:val="24"/>
          <w:szCs w:val="24"/>
          <w:lang w:val="en-US"/>
        </w:rPr>
        <w:t xml:space="preserve"> = </w:t>
      </w:r>
      <w:proofErr w:type="spellStart"/>
      <w:proofErr w:type="gramStart"/>
      <w:r w:rsidRPr="00E474BD">
        <w:rPr>
          <w:rFonts w:ascii="Cascadia Mono" w:hAnsi="Cascadia Mono" w:cs="Cascadia Mono"/>
          <w:noProof w:val="0"/>
          <w:color w:val="000000"/>
          <w:kern w:val="0"/>
          <w:sz w:val="24"/>
          <w:szCs w:val="24"/>
          <w:lang w:val="en-US"/>
        </w:rPr>
        <w:t>DataProvider.Instance.ExecuteQuery</w:t>
      </w:r>
      <w:proofErr w:type="spellEnd"/>
      <w:proofErr w:type="gramEnd"/>
      <w:r w:rsidRPr="00E474BD">
        <w:rPr>
          <w:rFonts w:ascii="Cascadia Mono" w:hAnsi="Cascadia Mono" w:cs="Cascadia Mono"/>
          <w:noProof w:val="0"/>
          <w:color w:val="000000"/>
          <w:kern w:val="0"/>
          <w:sz w:val="24"/>
          <w:szCs w:val="24"/>
          <w:lang w:val="en-US"/>
        </w:rPr>
        <w:t xml:space="preserve">("EXEC </w:t>
      </w:r>
      <w:proofErr w:type="spellStart"/>
      <w:r w:rsidRPr="00E474BD">
        <w:rPr>
          <w:rFonts w:ascii="Cascadia Mono" w:hAnsi="Cascadia Mono" w:cs="Cascadia Mono"/>
          <w:noProof w:val="0"/>
          <w:color w:val="000000"/>
          <w:kern w:val="0"/>
          <w:sz w:val="24"/>
          <w:szCs w:val="24"/>
          <w:lang w:val="en-US"/>
        </w:rPr>
        <w:t>dbo.getJob</w:t>
      </w:r>
      <w:proofErr w:type="spellEnd"/>
      <w:r w:rsidRPr="00E474BD">
        <w:rPr>
          <w:rFonts w:ascii="Cascadia Mono" w:hAnsi="Cascadia Mono" w:cs="Cascadia Mono"/>
          <w:noProof w:val="0"/>
          <w:color w:val="000000"/>
          <w:kern w:val="0"/>
          <w:sz w:val="24"/>
          <w:szCs w:val="24"/>
          <w:lang w:val="en-US"/>
        </w:rPr>
        <w:t>");</w:t>
      </w:r>
    </w:p>
    <w:p w14:paraId="2A53B407" w14:textId="77777777" w:rsidR="00E474BD" w:rsidRPr="00E474BD" w:rsidRDefault="00E474BD" w:rsidP="00E474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E474BD">
        <w:rPr>
          <w:rFonts w:ascii="Cascadia Mono" w:hAnsi="Cascadia Mono" w:cs="Cascadia Mono"/>
          <w:noProof w:val="0"/>
          <w:color w:val="000000"/>
          <w:kern w:val="0"/>
          <w:sz w:val="24"/>
          <w:szCs w:val="24"/>
          <w:lang w:val="en-US"/>
        </w:rPr>
        <w:t>}</w:t>
      </w:r>
    </w:p>
    <w:p w14:paraId="682E29B6" w14:textId="77777777" w:rsidR="00E474BD" w:rsidRPr="00E474BD" w:rsidRDefault="00E474BD" w:rsidP="00E474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E474BD">
        <w:rPr>
          <w:rFonts w:ascii="Cascadia Mono" w:hAnsi="Cascadia Mono" w:cs="Cascadia Mono"/>
          <w:noProof w:val="0"/>
          <w:color w:val="000000"/>
          <w:kern w:val="0"/>
          <w:sz w:val="24"/>
          <w:szCs w:val="24"/>
          <w:lang w:val="en-US"/>
        </w:rPr>
        <w:t>catch (</w:t>
      </w:r>
      <w:proofErr w:type="spellStart"/>
      <w:r w:rsidRPr="00E474BD">
        <w:rPr>
          <w:rFonts w:ascii="Cascadia Mono" w:hAnsi="Cascadia Mono" w:cs="Cascadia Mono"/>
          <w:noProof w:val="0"/>
          <w:color w:val="000000"/>
          <w:kern w:val="0"/>
          <w:sz w:val="24"/>
          <w:szCs w:val="24"/>
          <w:lang w:val="en-US"/>
        </w:rPr>
        <w:t>SqlException</w:t>
      </w:r>
      <w:proofErr w:type="spellEnd"/>
      <w:r w:rsidRPr="00E474BD">
        <w:rPr>
          <w:rFonts w:ascii="Cascadia Mono" w:hAnsi="Cascadia Mono" w:cs="Cascadia Mono"/>
          <w:noProof w:val="0"/>
          <w:color w:val="000000"/>
          <w:kern w:val="0"/>
          <w:sz w:val="24"/>
          <w:szCs w:val="24"/>
          <w:lang w:val="en-US"/>
        </w:rPr>
        <w:t xml:space="preserve"> </w:t>
      </w:r>
      <w:proofErr w:type="spellStart"/>
      <w:r w:rsidRPr="00E474BD">
        <w:rPr>
          <w:rFonts w:ascii="Cascadia Mono" w:hAnsi="Cascadia Mono" w:cs="Cascadia Mono"/>
          <w:noProof w:val="0"/>
          <w:color w:val="000000"/>
          <w:kern w:val="0"/>
          <w:sz w:val="24"/>
          <w:szCs w:val="24"/>
          <w:lang w:val="en-US"/>
        </w:rPr>
        <w:t>ev</w:t>
      </w:r>
      <w:proofErr w:type="spellEnd"/>
      <w:r w:rsidRPr="00E474BD">
        <w:rPr>
          <w:rFonts w:ascii="Cascadia Mono" w:hAnsi="Cascadia Mono" w:cs="Cascadia Mono"/>
          <w:noProof w:val="0"/>
          <w:color w:val="000000"/>
          <w:kern w:val="0"/>
          <w:sz w:val="24"/>
          <w:szCs w:val="24"/>
          <w:lang w:val="en-US"/>
        </w:rPr>
        <w:t>)</w:t>
      </w:r>
    </w:p>
    <w:p w14:paraId="4E031BA9" w14:textId="77777777" w:rsidR="00E474BD" w:rsidRPr="00E474BD" w:rsidRDefault="00E474BD" w:rsidP="00E474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E474BD">
        <w:rPr>
          <w:rFonts w:ascii="Cascadia Mono" w:hAnsi="Cascadia Mono" w:cs="Cascadia Mono"/>
          <w:noProof w:val="0"/>
          <w:color w:val="000000"/>
          <w:kern w:val="0"/>
          <w:sz w:val="24"/>
          <w:szCs w:val="24"/>
          <w:lang w:val="en-US"/>
        </w:rPr>
        <w:t>{</w:t>
      </w:r>
    </w:p>
    <w:p w14:paraId="6848F57D" w14:textId="77777777" w:rsidR="00E474BD" w:rsidRPr="00E474BD" w:rsidRDefault="00E474BD" w:rsidP="00E474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E474BD">
        <w:rPr>
          <w:rFonts w:ascii="Cascadia Mono" w:hAnsi="Cascadia Mono" w:cs="Cascadia Mono"/>
          <w:noProof w:val="0"/>
          <w:color w:val="000000"/>
          <w:kern w:val="0"/>
          <w:sz w:val="24"/>
          <w:szCs w:val="24"/>
          <w:lang w:val="en-US"/>
        </w:rPr>
        <w:t xml:space="preserve">    </w:t>
      </w:r>
      <w:proofErr w:type="spellStart"/>
      <w:r w:rsidRPr="00E474BD">
        <w:rPr>
          <w:rFonts w:ascii="Cascadia Mono" w:hAnsi="Cascadia Mono" w:cs="Cascadia Mono"/>
          <w:noProof w:val="0"/>
          <w:color w:val="000000"/>
          <w:kern w:val="0"/>
          <w:sz w:val="24"/>
          <w:szCs w:val="24"/>
          <w:lang w:val="en-US"/>
        </w:rPr>
        <w:t>MessageBox.Show</w:t>
      </w:r>
      <w:proofErr w:type="spellEnd"/>
      <w:r w:rsidRPr="00E474BD">
        <w:rPr>
          <w:rFonts w:ascii="Cascadia Mono" w:hAnsi="Cascadia Mono" w:cs="Cascadia Mono"/>
          <w:noProof w:val="0"/>
          <w:color w:val="000000"/>
          <w:kern w:val="0"/>
          <w:sz w:val="24"/>
          <w:szCs w:val="24"/>
          <w:lang w:val="en-US"/>
        </w:rPr>
        <w:t xml:space="preserve">("Load </w:t>
      </w:r>
      <w:proofErr w:type="spellStart"/>
      <w:r w:rsidRPr="00E474BD">
        <w:rPr>
          <w:rFonts w:ascii="Cascadia Mono" w:hAnsi="Cascadia Mono" w:cs="Cascadia Mono"/>
          <w:noProof w:val="0"/>
          <w:color w:val="000000"/>
          <w:kern w:val="0"/>
          <w:sz w:val="24"/>
          <w:szCs w:val="24"/>
          <w:lang w:val="en-US"/>
        </w:rPr>
        <w:t>dữ</w:t>
      </w:r>
      <w:proofErr w:type="spellEnd"/>
      <w:r w:rsidRPr="00E474BD">
        <w:rPr>
          <w:rFonts w:ascii="Cascadia Mono" w:hAnsi="Cascadia Mono" w:cs="Cascadia Mono"/>
          <w:noProof w:val="0"/>
          <w:color w:val="000000"/>
          <w:kern w:val="0"/>
          <w:sz w:val="24"/>
          <w:szCs w:val="24"/>
          <w:lang w:val="en-US"/>
        </w:rPr>
        <w:t xml:space="preserve"> </w:t>
      </w:r>
      <w:proofErr w:type="spellStart"/>
      <w:r w:rsidRPr="00E474BD">
        <w:rPr>
          <w:rFonts w:ascii="Cascadia Mono" w:hAnsi="Cascadia Mono" w:cs="Cascadia Mono"/>
          <w:noProof w:val="0"/>
          <w:color w:val="000000"/>
          <w:kern w:val="0"/>
          <w:sz w:val="24"/>
          <w:szCs w:val="24"/>
          <w:lang w:val="en-US"/>
        </w:rPr>
        <w:t>liệu</w:t>
      </w:r>
      <w:proofErr w:type="spellEnd"/>
      <w:r w:rsidRPr="00E474BD">
        <w:rPr>
          <w:rFonts w:ascii="Cascadia Mono" w:hAnsi="Cascadia Mono" w:cs="Cascadia Mono"/>
          <w:noProof w:val="0"/>
          <w:color w:val="000000"/>
          <w:kern w:val="0"/>
          <w:sz w:val="24"/>
          <w:szCs w:val="24"/>
          <w:lang w:val="en-US"/>
        </w:rPr>
        <w:t xml:space="preserve"> </w:t>
      </w:r>
      <w:proofErr w:type="spellStart"/>
      <w:r w:rsidRPr="00E474BD">
        <w:rPr>
          <w:rFonts w:ascii="Cascadia Mono" w:hAnsi="Cascadia Mono" w:cs="Cascadia Mono"/>
          <w:noProof w:val="0"/>
          <w:color w:val="000000"/>
          <w:kern w:val="0"/>
          <w:sz w:val="24"/>
          <w:szCs w:val="24"/>
          <w:lang w:val="en-US"/>
        </w:rPr>
        <w:t>thất</w:t>
      </w:r>
      <w:proofErr w:type="spellEnd"/>
      <w:r w:rsidRPr="00E474BD">
        <w:rPr>
          <w:rFonts w:ascii="Cascadia Mono" w:hAnsi="Cascadia Mono" w:cs="Cascadia Mono"/>
          <w:noProof w:val="0"/>
          <w:color w:val="000000"/>
          <w:kern w:val="0"/>
          <w:sz w:val="24"/>
          <w:szCs w:val="24"/>
          <w:lang w:val="en-US"/>
        </w:rPr>
        <w:t xml:space="preserve"> </w:t>
      </w:r>
      <w:proofErr w:type="spellStart"/>
      <w:r w:rsidRPr="00E474BD">
        <w:rPr>
          <w:rFonts w:ascii="Cascadia Mono" w:hAnsi="Cascadia Mono" w:cs="Cascadia Mono"/>
          <w:noProof w:val="0"/>
          <w:color w:val="000000"/>
          <w:kern w:val="0"/>
          <w:sz w:val="24"/>
          <w:szCs w:val="24"/>
          <w:lang w:val="en-US"/>
        </w:rPr>
        <w:t>bại</w:t>
      </w:r>
      <w:proofErr w:type="spellEnd"/>
      <w:r w:rsidRPr="00E474BD">
        <w:rPr>
          <w:rFonts w:ascii="Cascadia Mono" w:hAnsi="Cascadia Mono" w:cs="Cascadia Mono"/>
          <w:noProof w:val="0"/>
          <w:color w:val="000000"/>
          <w:kern w:val="0"/>
          <w:sz w:val="24"/>
          <w:szCs w:val="24"/>
          <w:lang w:val="en-US"/>
        </w:rPr>
        <w:t>! \</w:t>
      </w:r>
      <w:proofErr w:type="spellStart"/>
      <w:r w:rsidRPr="00E474BD">
        <w:rPr>
          <w:rFonts w:ascii="Cascadia Mono" w:hAnsi="Cascadia Mono" w:cs="Cascadia Mono"/>
          <w:noProof w:val="0"/>
          <w:color w:val="000000"/>
          <w:kern w:val="0"/>
          <w:sz w:val="24"/>
          <w:szCs w:val="24"/>
          <w:lang w:val="en-US"/>
        </w:rPr>
        <w:t>nDo</w:t>
      </w:r>
      <w:proofErr w:type="spellEnd"/>
      <w:r w:rsidRPr="00E474BD">
        <w:rPr>
          <w:rFonts w:ascii="Cascadia Mono" w:hAnsi="Cascadia Mono" w:cs="Cascadia Mono"/>
          <w:noProof w:val="0"/>
          <w:color w:val="000000"/>
          <w:kern w:val="0"/>
          <w:sz w:val="24"/>
          <w:szCs w:val="24"/>
          <w:lang w:val="en-US"/>
        </w:rPr>
        <w:t xml:space="preserve">: \n" + </w:t>
      </w:r>
      <w:proofErr w:type="spellStart"/>
      <w:proofErr w:type="gramStart"/>
      <w:r w:rsidRPr="00E474BD">
        <w:rPr>
          <w:rFonts w:ascii="Cascadia Mono" w:hAnsi="Cascadia Mono" w:cs="Cascadia Mono"/>
          <w:noProof w:val="0"/>
          <w:color w:val="000000"/>
          <w:kern w:val="0"/>
          <w:sz w:val="24"/>
          <w:szCs w:val="24"/>
          <w:lang w:val="en-US"/>
        </w:rPr>
        <w:t>ev.Message</w:t>
      </w:r>
      <w:proofErr w:type="spellEnd"/>
      <w:proofErr w:type="gramEnd"/>
      <w:r w:rsidRPr="00E474BD">
        <w:rPr>
          <w:rFonts w:ascii="Cascadia Mono" w:hAnsi="Cascadia Mono" w:cs="Cascadia Mono"/>
          <w:noProof w:val="0"/>
          <w:color w:val="000000"/>
          <w:kern w:val="0"/>
          <w:sz w:val="24"/>
          <w:szCs w:val="24"/>
          <w:lang w:val="en-US"/>
        </w:rPr>
        <w:t xml:space="preserve">, "Thông </w:t>
      </w:r>
      <w:proofErr w:type="spellStart"/>
      <w:r w:rsidRPr="00E474BD">
        <w:rPr>
          <w:rFonts w:ascii="Cascadia Mono" w:hAnsi="Cascadia Mono" w:cs="Cascadia Mono"/>
          <w:noProof w:val="0"/>
          <w:color w:val="000000"/>
          <w:kern w:val="0"/>
          <w:sz w:val="24"/>
          <w:szCs w:val="24"/>
          <w:lang w:val="en-US"/>
        </w:rPr>
        <w:t>báo</w:t>
      </w:r>
      <w:proofErr w:type="spellEnd"/>
      <w:r w:rsidRPr="00E474BD">
        <w:rPr>
          <w:rFonts w:ascii="Cascadia Mono" w:hAnsi="Cascadia Mono" w:cs="Cascadia Mono"/>
          <w:noProof w:val="0"/>
          <w:color w:val="000000"/>
          <w:kern w:val="0"/>
          <w:sz w:val="24"/>
          <w:szCs w:val="24"/>
          <w:lang w:val="en-US"/>
        </w:rPr>
        <w:t xml:space="preserve">", </w:t>
      </w:r>
      <w:proofErr w:type="spellStart"/>
      <w:r w:rsidRPr="00E474BD">
        <w:rPr>
          <w:rFonts w:ascii="Cascadia Mono" w:hAnsi="Cascadia Mono" w:cs="Cascadia Mono"/>
          <w:noProof w:val="0"/>
          <w:color w:val="000000"/>
          <w:kern w:val="0"/>
          <w:sz w:val="24"/>
          <w:szCs w:val="24"/>
          <w:lang w:val="en-US"/>
        </w:rPr>
        <w:t>MessageBoxButtons.OK</w:t>
      </w:r>
      <w:proofErr w:type="spellEnd"/>
      <w:r w:rsidRPr="00E474BD">
        <w:rPr>
          <w:rFonts w:ascii="Cascadia Mono" w:hAnsi="Cascadia Mono" w:cs="Cascadia Mono"/>
          <w:noProof w:val="0"/>
          <w:color w:val="000000"/>
          <w:kern w:val="0"/>
          <w:sz w:val="24"/>
          <w:szCs w:val="24"/>
          <w:lang w:val="en-US"/>
        </w:rPr>
        <w:t xml:space="preserve">, </w:t>
      </w:r>
      <w:proofErr w:type="spellStart"/>
      <w:r w:rsidRPr="00E474BD">
        <w:rPr>
          <w:rFonts w:ascii="Cascadia Mono" w:hAnsi="Cascadia Mono" w:cs="Cascadia Mono"/>
          <w:noProof w:val="0"/>
          <w:color w:val="000000"/>
          <w:kern w:val="0"/>
          <w:sz w:val="24"/>
          <w:szCs w:val="24"/>
          <w:lang w:val="en-US"/>
        </w:rPr>
        <w:t>MessageBoxIcon.Warning</w:t>
      </w:r>
      <w:proofErr w:type="spellEnd"/>
      <w:r w:rsidRPr="00E474BD">
        <w:rPr>
          <w:rFonts w:ascii="Cascadia Mono" w:hAnsi="Cascadia Mono" w:cs="Cascadia Mono"/>
          <w:noProof w:val="0"/>
          <w:color w:val="000000"/>
          <w:kern w:val="0"/>
          <w:sz w:val="24"/>
          <w:szCs w:val="24"/>
          <w:lang w:val="en-US"/>
        </w:rPr>
        <w:t>);</w:t>
      </w:r>
    </w:p>
    <w:p w14:paraId="51FEA71B" w14:textId="77777777" w:rsidR="00E474BD" w:rsidRPr="00E474BD" w:rsidRDefault="00E474BD" w:rsidP="00E474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E474BD">
        <w:rPr>
          <w:rFonts w:ascii="Cascadia Mono" w:hAnsi="Cascadia Mono" w:cs="Cascadia Mono"/>
          <w:noProof w:val="0"/>
          <w:color w:val="000000"/>
          <w:kern w:val="0"/>
          <w:sz w:val="24"/>
          <w:szCs w:val="24"/>
          <w:lang w:val="en-US"/>
        </w:rPr>
        <w:t xml:space="preserve">    </w:t>
      </w:r>
      <w:proofErr w:type="gramStart"/>
      <w:r w:rsidRPr="00E474BD">
        <w:rPr>
          <w:rFonts w:ascii="Cascadia Mono" w:hAnsi="Cascadia Mono" w:cs="Cascadia Mono"/>
          <w:noProof w:val="0"/>
          <w:color w:val="000000"/>
          <w:kern w:val="0"/>
          <w:sz w:val="24"/>
          <w:szCs w:val="24"/>
          <w:lang w:val="en-US"/>
        </w:rPr>
        <w:t>return;</w:t>
      </w:r>
      <w:proofErr w:type="gramEnd"/>
    </w:p>
    <w:p w14:paraId="7FC9E0CE" w14:textId="315DA9D3" w:rsidR="00AB5283" w:rsidRPr="00E474BD" w:rsidRDefault="00E474BD" w:rsidP="00E474BD">
      <w:pPr>
        <w:pStyle w:val="ListParagraph"/>
        <w:pBdr>
          <w:top w:val="single" w:sz="4" w:space="1" w:color="auto"/>
          <w:left w:val="single" w:sz="4" w:space="4" w:color="auto"/>
          <w:bottom w:val="single" w:sz="4" w:space="1" w:color="auto"/>
          <w:right w:val="single" w:sz="4" w:space="4" w:color="auto"/>
        </w:pBdr>
        <w:ind w:left="1584"/>
        <w:rPr>
          <w:rFonts w:ascii="Times New Roman" w:hAnsi="Times New Roman" w:cs="Times New Roman"/>
          <w:b/>
          <w:bCs/>
          <w:sz w:val="24"/>
          <w:szCs w:val="24"/>
          <w:lang w:val="en-US"/>
        </w:rPr>
      </w:pPr>
      <w:r w:rsidRPr="00E474BD">
        <w:rPr>
          <w:rFonts w:ascii="Cascadia Mono" w:hAnsi="Cascadia Mono" w:cs="Cascadia Mono"/>
          <w:noProof w:val="0"/>
          <w:color w:val="000000"/>
          <w:kern w:val="0"/>
          <w:sz w:val="24"/>
          <w:szCs w:val="24"/>
          <w:lang w:val="en-US"/>
        </w:rPr>
        <w:t>}</w:t>
      </w:r>
    </w:p>
    <w:p w14:paraId="7F045CD7" w14:textId="77777777" w:rsidR="00AB5283" w:rsidRDefault="00AB5283" w:rsidP="00AB5283">
      <w:pPr>
        <w:pStyle w:val="ListParagraph"/>
        <w:ind w:left="1584"/>
        <w:rPr>
          <w:rFonts w:ascii="Times New Roman" w:hAnsi="Times New Roman" w:cs="Times New Roman"/>
          <w:b/>
          <w:bCs/>
          <w:sz w:val="28"/>
          <w:szCs w:val="28"/>
          <w:lang w:val="en-US"/>
        </w:rPr>
      </w:pPr>
    </w:p>
    <w:p w14:paraId="152A660D" w14:textId="78A3797C" w:rsidR="00C1207D" w:rsidRDefault="00C1207D" w:rsidP="00C1207D">
      <w:pPr>
        <w:pStyle w:val="ListParagraph"/>
        <w:numPr>
          <w:ilvl w:val="0"/>
          <w:numId w:val="37"/>
        </w:numPr>
        <w:rPr>
          <w:rFonts w:ascii="Times New Roman" w:hAnsi="Times New Roman" w:cs="Times New Roman"/>
          <w:b/>
          <w:bCs/>
          <w:sz w:val="28"/>
          <w:szCs w:val="28"/>
          <w:lang w:val="en-US"/>
        </w:rPr>
      </w:pPr>
      <w:r>
        <w:rPr>
          <w:rFonts w:ascii="Times New Roman" w:hAnsi="Times New Roman" w:cs="Times New Roman"/>
          <w:b/>
          <w:bCs/>
          <w:sz w:val="28"/>
          <w:szCs w:val="28"/>
          <w:lang w:val="en-US"/>
        </w:rPr>
        <w:t>Procedure</w:t>
      </w:r>
      <w:r w:rsidR="00336DAA">
        <w:rPr>
          <w:rFonts w:ascii="Times New Roman" w:hAnsi="Times New Roman" w:cs="Times New Roman"/>
          <w:b/>
          <w:bCs/>
          <w:sz w:val="28"/>
          <w:szCs w:val="28"/>
          <w:lang w:val="en-US"/>
        </w:rPr>
        <w:t xml:space="preserve"> </w:t>
      </w:r>
      <w:r w:rsidR="00336DAA" w:rsidRPr="00336DAA">
        <w:rPr>
          <w:rFonts w:ascii="Times New Roman" w:hAnsi="Times New Roman" w:cs="Times New Roman"/>
          <w:b/>
          <w:bCs/>
          <w:sz w:val="28"/>
          <w:szCs w:val="28"/>
          <w:lang w:val="en-US"/>
        </w:rPr>
        <w:t>lấy ra danh sách ca trực trong bảng shift</w:t>
      </w:r>
      <w:r w:rsidR="00336DAA">
        <w:rPr>
          <w:rFonts w:ascii="Times New Roman" w:hAnsi="Times New Roman" w:cs="Times New Roman"/>
          <w:b/>
          <w:bCs/>
          <w:sz w:val="28"/>
          <w:szCs w:val="28"/>
          <w:lang w:val="en-US"/>
        </w:rPr>
        <w:t>:</w:t>
      </w:r>
    </w:p>
    <w:p w14:paraId="717FE474" w14:textId="24A53131" w:rsidR="00E474BD" w:rsidRDefault="00E474BD" w:rsidP="00E474BD">
      <w:pPr>
        <w:pStyle w:val="ListParagraph"/>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SQL:</w:t>
      </w:r>
    </w:p>
    <w:p w14:paraId="11E26CF4" w14:textId="77777777" w:rsidR="00C86520" w:rsidRPr="00C86520" w:rsidRDefault="00C86520" w:rsidP="00C8652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C86520">
        <w:rPr>
          <w:rFonts w:ascii="Cascadia Mono" w:hAnsi="Cascadia Mono" w:cs="Cascadia Mono"/>
          <w:noProof w:val="0"/>
          <w:color w:val="0000FF"/>
          <w:kern w:val="0"/>
          <w:sz w:val="24"/>
          <w:szCs w:val="24"/>
          <w:lang w:val="en-US"/>
        </w:rPr>
        <w:t>DROP</w:t>
      </w:r>
      <w:r w:rsidRPr="00C86520">
        <w:rPr>
          <w:rFonts w:ascii="Cascadia Mono" w:hAnsi="Cascadia Mono" w:cs="Cascadia Mono"/>
          <w:noProof w:val="0"/>
          <w:color w:val="000000"/>
          <w:kern w:val="0"/>
          <w:sz w:val="24"/>
          <w:szCs w:val="24"/>
          <w:lang w:val="en-US"/>
        </w:rPr>
        <w:t xml:space="preserve"> </w:t>
      </w:r>
      <w:r w:rsidRPr="00C86520">
        <w:rPr>
          <w:rFonts w:ascii="Cascadia Mono" w:hAnsi="Cascadia Mono" w:cs="Cascadia Mono"/>
          <w:noProof w:val="0"/>
          <w:color w:val="0000FF"/>
          <w:kern w:val="0"/>
          <w:sz w:val="24"/>
          <w:szCs w:val="24"/>
          <w:lang w:val="en-US"/>
        </w:rPr>
        <w:t>PROCEDURE</w:t>
      </w:r>
      <w:r w:rsidRPr="00C86520">
        <w:rPr>
          <w:rFonts w:ascii="Cascadia Mono" w:hAnsi="Cascadia Mono" w:cs="Cascadia Mono"/>
          <w:noProof w:val="0"/>
          <w:color w:val="000000"/>
          <w:kern w:val="0"/>
          <w:sz w:val="24"/>
          <w:szCs w:val="24"/>
          <w:lang w:val="en-US"/>
        </w:rPr>
        <w:t xml:space="preserve"> </w:t>
      </w:r>
      <w:r w:rsidRPr="00C86520">
        <w:rPr>
          <w:rFonts w:ascii="Cascadia Mono" w:hAnsi="Cascadia Mono" w:cs="Cascadia Mono"/>
          <w:noProof w:val="0"/>
          <w:color w:val="0000FF"/>
          <w:kern w:val="0"/>
          <w:sz w:val="24"/>
          <w:szCs w:val="24"/>
          <w:lang w:val="en-US"/>
        </w:rPr>
        <w:t>IF</w:t>
      </w:r>
      <w:r w:rsidRPr="00C86520">
        <w:rPr>
          <w:rFonts w:ascii="Cascadia Mono" w:hAnsi="Cascadia Mono" w:cs="Cascadia Mono"/>
          <w:noProof w:val="0"/>
          <w:color w:val="000000"/>
          <w:kern w:val="0"/>
          <w:sz w:val="24"/>
          <w:szCs w:val="24"/>
          <w:lang w:val="en-US"/>
        </w:rPr>
        <w:t xml:space="preserve"> </w:t>
      </w:r>
      <w:r w:rsidRPr="00C86520">
        <w:rPr>
          <w:rFonts w:ascii="Cascadia Mono" w:hAnsi="Cascadia Mono" w:cs="Cascadia Mono"/>
          <w:noProof w:val="0"/>
          <w:color w:val="808080"/>
          <w:kern w:val="0"/>
          <w:sz w:val="24"/>
          <w:szCs w:val="24"/>
          <w:lang w:val="en-US"/>
        </w:rPr>
        <w:t>EXISTS</w:t>
      </w:r>
      <w:r w:rsidRPr="00C86520">
        <w:rPr>
          <w:rFonts w:ascii="Cascadia Mono" w:hAnsi="Cascadia Mono" w:cs="Cascadia Mono"/>
          <w:noProof w:val="0"/>
          <w:color w:val="000000"/>
          <w:kern w:val="0"/>
          <w:sz w:val="24"/>
          <w:szCs w:val="24"/>
          <w:lang w:val="en-US"/>
        </w:rPr>
        <w:t xml:space="preserve"> </w:t>
      </w:r>
      <w:proofErr w:type="spellStart"/>
      <w:proofErr w:type="gramStart"/>
      <w:r w:rsidRPr="00C86520">
        <w:rPr>
          <w:rFonts w:ascii="Cascadia Mono" w:hAnsi="Cascadia Mono" w:cs="Cascadia Mono"/>
          <w:noProof w:val="0"/>
          <w:color w:val="000000"/>
          <w:kern w:val="0"/>
          <w:sz w:val="24"/>
          <w:szCs w:val="24"/>
          <w:lang w:val="en-US"/>
        </w:rPr>
        <w:t>getShift</w:t>
      </w:r>
      <w:proofErr w:type="spellEnd"/>
      <w:proofErr w:type="gramEnd"/>
    </w:p>
    <w:p w14:paraId="367A7D6C" w14:textId="77777777" w:rsidR="00C86520" w:rsidRPr="00C86520" w:rsidRDefault="00C86520" w:rsidP="00C8652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C86520">
        <w:rPr>
          <w:rFonts w:ascii="Cascadia Mono" w:hAnsi="Cascadia Mono" w:cs="Cascadia Mono"/>
          <w:noProof w:val="0"/>
          <w:color w:val="0000FF"/>
          <w:kern w:val="0"/>
          <w:sz w:val="24"/>
          <w:szCs w:val="24"/>
          <w:lang w:val="en-US"/>
        </w:rPr>
        <w:t>GO</w:t>
      </w:r>
    </w:p>
    <w:p w14:paraId="142A60BB" w14:textId="77777777" w:rsidR="00C86520" w:rsidRPr="00C86520" w:rsidRDefault="00C86520" w:rsidP="00C8652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p>
    <w:p w14:paraId="38CDA27A" w14:textId="77777777" w:rsidR="00C86520" w:rsidRPr="00C86520" w:rsidRDefault="00C86520" w:rsidP="00C8652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C86520">
        <w:rPr>
          <w:rFonts w:ascii="Cascadia Mono" w:hAnsi="Cascadia Mono" w:cs="Cascadia Mono"/>
          <w:noProof w:val="0"/>
          <w:color w:val="0000FF"/>
          <w:kern w:val="0"/>
          <w:sz w:val="24"/>
          <w:szCs w:val="24"/>
          <w:lang w:val="en-US"/>
        </w:rPr>
        <w:t>CREATE</w:t>
      </w:r>
      <w:r w:rsidRPr="00C86520">
        <w:rPr>
          <w:rFonts w:ascii="Cascadia Mono" w:hAnsi="Cascadia Mono" w:cs="Cascadia Mono"/>
          <w:noProof w:val="0"/>
          <w:color w:val="000000"/>
          <w:kern w:val="0"/>
          <w:sz w:val="24"/>
          <w:szCs w:val="24"/>
          <w:lang w:val="en-US"/>
        </w:rPr>
        <w:t xml:space="preserve"> </w:t>
      </w:r>
      <w:r w:rsidRPr="00C86520">
        <w:rPr>
          <w:rFonts w:ascii="Cascadia Mono" w:hAnsi="Cascadia Mono" w:cs="Cascadia Mono"/>
          <w:noProof w:val="0"/>
          <w:color w:val="0000FF"/>
          <w:kern w:val="0"/>
          <w:sz w:val="24"/>
          <w:szCs w:val="24"/>
          <w:lang w:val="en-US"/>
        </w:rPr>
        <w:t>PROCEDURE</w:t>
      </w:r>
      <w:r w:rsidRPr="00C86520">
        <w:rPr>
          <w:rFonts w:ascii="Cascadia Mono" w:hAnsi="Cascadia Mono" w:cs="Cascadia Mono"/>
          <w:noProof w:val="0"/>
          <w:color w:val="000000"/>
          <w:kern w:val="0"/>
          <w:sz w:val="24"/>
          <w:szCs w:val="24"/>
          <w:lang w:val="en-US"/>
        </w:rPr>
        <w:t xml:space="preserve"> </w:t>
      </w:r>
      <w:proofErr w:type="spellStart"/>
      <w:proofErr w:type="gramStart"/>
      <w:r w:rsidRPr="00C86520">
        <w:rPr>
          <w:rFonts w:ascii="Cascadia Mono" w:hAnsi="Cascadia Mono" w:cs="Cascadia Mono"/>
          <w:noProof w:val="0"/>
          <w:color w:val="000000"/>
          <w:kern w:val="0"/>
          <w:sz w:val="24"/>
          <w:szCs w:val="24"/>
          <w:lang w:val="en-US"/>
        </w:rPr>
        <w:t>getShift</w:t>
      </w:r>
      <w:proofErr w:type="spellEnd"/>
      <w:proofErr w:type="gramEnd"/>
    </w:p>
    <w:p w14:paraId="43DEF32B" w14:textId="77777777" w:rsidR="00C86520" w:rsidRPr="00C86520" w:rsidRDefault="00C86520" w:rsidP="00C8652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C86520">
        <w:rPr>
          <w:rFonts w:ascii="Cascadia Mono" w:hAnsi="Cascadia Mono" w:cs="Cascadia Mono"/>
          <w:noProof w:val="0"/>
          <w:color w:val="0000FF"/>
          <w:kern w:val="0"/>
          <w:sz w:val="24"/>
          <w:szCs w:val="24"/>
          <w:lang w:val="en-US"/>
        </w:rPr>
        <w:t>AS</w:t>
      </w:r>
    </w:p>
    <w:p w14:paraId="5B239216" w14:textId="77777777" w:rsidR="00C86520" w:rsidRPr="00C86520" w:rsidRDefault="00C86520" w:rsidP="00C8652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C86520">
        <w:rPr>
          <w:rFonts w:ascii="Cascadia Mono" w:hAnsi="Cascadia Mono" w:cs="Cascadia Mono"/>
          <w:noProof w:val="0"/>
          <w:color w:val="0000FF"/>
          <w:kern w:val="0"/>
          <w:sz w:val="24"/>
          <w:szCs w:val="24"/>
          <w:lang w:val="en-US"/>
        </w:rPr>
        <w:t>BEGIN</w:t>
      </w:r>
    </w:p>
    <w:p w14:paraId="7EA82B2F" w14:textId="77777777" w:rsidR="00C86520" w:rsidRPr="00C86520" w:rsidRDefault="00C86520" w:rsidP="00C8652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C86520">
        <w:rPr>
          <w:rFonts w:ascii="Cascadia Mono" w:hAnsi="Cascadia Mono" w:cs="Cascadia Mono"/>
          <w:noProof w:val="0"/>
          <w:color w:val="000000"/>
          <w:kern w:val="0"/>
          <w:sz w:val="24"/>
          <w:szCs w:val="24"/>
          <w:lang w:val="en-US"/>
        </w:rPr>
        <w:tab/>
      </w:r>
      <w:r w:rsidRPr="00C86520">
        <w:rPr>
          <w:rFonts w:ascii="Cascadia Mono" w:hAnsi="Cascadia Mono" w:cs="Cascadia Mono"/>
          <w:noProof w:val="0"/>
          <w:color w:val="0000FF"/>
          <w:kern w:val="0"/>
          <w:sz w:val="24"/>
          <w:szCs w:val="24"/>
          <w:lang w:val="en-US"/>
        </w:rPr>
        <w:t>DECLARE</w:t>
      </w:r>
      <w:r w:rsidRPr="00C86520">
        <w:rPr>
          <w:rFonts w:ascii="Cascadia Mono" w:hAnsi="Cascadia Mono" w:cs="Cascadia Mono"/>
          <w:noProof w:val="0"/>
          <w:color w:val="000000"/>
          <w:kern w:val="0"/>
          <w:sz w:val="24"/>
          <w:szCs w:val="24"/>
          <w:lang w:val="en-US"/>
        </w:rPr>
        <w:t xml:space="preserve"> @errorMessage </w:t>
      </w:r>
      <w:proofErr w:type="gramStart"/>
      <w:r w:rsidRPr="00C86520">
        <w:rPr>
          <w:rFonts w:ascii="Cascadia Mono" w:hAnsi="Cascadia Mono" w:cs="Cascadia Mono"/>
          <w:noProof w:val="0"/>
          <w:color w:val="0000FF"/>
          <w:kern w:val="0"/>
          <w:sz w:val="24"/>
          <w:szCs w:val="24"/>
          <w:lang w:val="en-US"/>
        </w:rPr>
        <w:t>NVARCHAR</w:t>
      </w:r>
      <w:r w:rsidRPr="00C86520">
        <w:rPr>
          <w:rFonts w:ascii="Cascadia Mono" w:hAnsi="Cascadia Mono" w:cs="Cascadia Mono"/>
          <w:noProof w:val="0"/>
          <w:color w:val="808080"/>
          <w:kern w:val="0"/>
          <w:sz w:val="24"/>
          <w:szCs w:val="24"/>
          <w:lang w:val="en-US"/>
        </w:rPr>
        <w:t>(</w:t>
      </w:r>
      <w:proofErr w:type="gramEnd"/>
      <w:r w:rsidRPr="00C86520">
        <w:rPr>
          <w:rFonts w:ascii="Cascadia Mono" w:hAnsi="Cascadia Mono" w:cs="Cascadia Mono"/>
          <w:noProof w:val="0"/>
          <w:color w:val="FF00FF"/>
          <w:kern w:val="0"/>
          <w:sz w:val="24"/>
          <w:szCs w:val="24"/>
          <w:lang w:val="en-US"/>
        </w:rPr>
        <w:t>max</w:t>
      </w:r>
      <w:r w:rsidRPr="00C86520">
        <w:rPr>
          <w:rFonts w:ascii="Cascadia Mono" w:hAnsi="Cascadia Mono" w:cs="Cascadia Mono"/>
          <w:noProof w:val="0"/>
          <w:color w:val="808080"/>
          <w:kern w:val="0"/>
          <w:sz w:val="24"/>
          <w:szCs w:val="24"/>
          <w:lang w:val="en-US"/>
        </w:rPr>
        <w:t>)</w:t>
      </w:r>
    </w:p>
    <w:p w14:paraId="148D9812" w14:textId="77777777" w:rsidR="00C86520" w:rsidRPr="00C86520" w:rsidRDefault="00C86520" w:rsidP="00C8652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C86520">
        <w:rPr>
          <w:rFonts w:ascii="Cascadia Mono" w:hAnsi="Cascadia Mono" w:cs="Cascadia Mono"/>
          <w:noProof w:val="0"/>
          <w:color w:val="000000"/>
          <w:kern w:val="0"/>
          <w:sz w:val="24"/>
          <w:szCs w:val="24"/>
          <w:lang w:val="en-US"/>
        </w:rPr>
        <w:tab/>
      </w:r>
      <w:r w:rsidRPr="00C86520">
        <w:rPr>
          <w:rFonts w:ascii="Cascadia Mono" w:hAnsi="Cascadia Mono" w:cs="Cascadia Mono"/>
          <w:noProof w:val="0"/>
          <w:color w:val="0000FF"/>
          <w:kern w:val="0"/>
          <w:sz w:val="24"/>
          <w:szCs w:val="24"/>
          <w:lang w:val="en-US"/>
        </w:rPr>
        <w:t>BEGIN</w:t>
      </w:r>
      <w:r w:rsidRPr="00C86520">
        <w:rPr>
          <w:rFonts w:ascii="Cascadia Mono" w:hAnsi="Cascadia Mono" w:cs="Cascadia Mono"/>
          <w:noProof w:val="0"/>
          <w:color w:val="000000"/>
          <w:kern w:val="0"/>
          <w:sz w:val="24"/>
          <w:szCs w:val="24"/>
          <w:lang w:val="en-US"/>
        </w:rPr>
        <w:t xml:space="preserve"> </w:t>
      </w:r>
      <w:r w:rsidRPr="00C86520">
        <w:rPr>
          <w:rFonts w:ascii="Cascadia Mono" w:hAnsi="Cascadia Mono" w:cs="Cascadia Mono"/>
          <w:noProof w:val="0"/>
          <w:color w:val="0000FF"/>
          <w:kern w:val="0"/>
          <w:sz w:val="24"/>
          <w:szCs w:val="24"/>
          <w:lang w:val="en-US"/>
        </w:rPr>
        <w:t>TRY</w:t>
      </w:r>
    </w:p>
    <w:p w14:paraId="170FB6E5" w14:textId="77777777" w:rsidR="00C86520" w:rsidRPr="00C86520" w:rsidRDefault="00C86520" w:rsidP="00C8652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C86520">
        <w:rPr>
          <w:rFonts w:ascii="Cascadia Mono" w:hAnsi="Cascadia Mono" w:cs="Cascadia Mono"/>
          <w:noProof w:val="0"/>
          <w:color w:val="000000"/>
          <w:kern w:val="0"/>
          <w:sz w:val="24"/>
          <w:szCs w:val="24"/>
          <w:lang w:val="en-US"/>
        </w:rPr>
        <w:tab/>
      </w:r>
      <w:r w:rsidRPr="00C86520">
        <w:rPr>
          <w:rFonts w:ascii="Cascadia Mono" w:hAnsi="Cascadia Mono" w:cs="Cascadia Mono"/>
          <w:noProof w:val="0"/>
          <w:color w:val="000000"/>
          <w:kern w:val="0"/>
          <w:sz w:val="24"/>
          <w:szCs w:val="24"/>
          <w:lang w:val="en-US"/>
        </w:rPr>
        <w:tab/>
      </w:r>
      <w:r w:rsidRPr="00C86520">
        <w:rPr>
          <w:rFonts w:ascii="Cascadia Mono" w:hAnsi="Cascadia Mono" w:cs="Cascadia Mono"/>
          <w:noProof w:val="0"/>
          <w:color w:val="0000FF"/>
          <w:kern w:val="0"/>
          <w:sz w:val="24"/>
          <w:szCs w:val="24"/>
          <w:lang w:val="en-US"/>
        </w:rPr>
        <w:t>SELECT</w:t>
      </w:r>
      <w:r w:rsidRPr="00C86520">
        <w:rPr>
          <w:rFonts w:ascii="Cascadia Mono" w:hAnsi="Cascadia Mono" w:cs="Cascadia Mono"/>
          <w:noProof w:val="0"/>
          <w:color w:val="000000"/>
          <w:kern w:val="0"/>
          <w:sz w:val="24"/>
          <w:szCs w:val="24"/>
          <w:lang w:val="en-US"/>
        </w:rPr>
        <w:t xml:space="preserve"> </w:t>
      </w:r>
      <w:r w:rsidRPr="00C86520">
        <w:rPr>
          <w:rFonts w:ascii="Cascadia Mono" w:hAnsi="Cascadia Mono" w:cs="Cascadia Mono"/>
          <w:noProof w:val="0"/>
          <w:color w:val="808080"/>
          <w:kern w:val="0"/>
          <w:sz w:val="24"/>
          <w:szCs w:val="24"/>
          <w:lang w:val="en-US"/>
        </w:rPr>
        <w:t>*</w:t>
      </w:r>
      <w:r w:rsidRPr="00C86520">
        <w:rPr>
          <w:rFonts w:ascii="Cascadia Mono" w:hAnsi="Cascadia Mono" w:cs="Cascadia Mono"/>
          <w:noProof w:val="0"/>
          <w:color w:val="000000"/>
          <w:kern w:val="0"/>
          <w:sz w:val="24"/>
          <w:szCs w:val="24"/>
          <w:lang w:val="en-US"/>
        </w:rPr>
        <w:t xml:space="preserve"> </w:t>
      </w:r>
      <w:r w:rsidRPr="00C86520">
        <w:rPr>
          <w:rFonts w:ascii="Cascadia Mono" w:hAnsi="Cascadia Mono" w:cs="Cascadia Mono"/>
          <w:noProof w:val="0"/>
          <w:color w:val="0000FF"/>
          <w:kern w:val="0"/>
          <w:sz w:val="24"/>
          <w:szCs w:val="24"/>
          <w:lang w:val="en-US"/>
        </w:rPr>
        <w:t>FROM</w:t>
      </w:r>
      <w:r w:rsidRPr="00C86520">
        <w:rPr>
          <w:rFonts w:ascii="Cascadia Mono" w:hAnsi="Cascadia Mono" w:cs="Cascadia Mono"/>
          <w:noProof w:val="0"/>
          <w:color w:val="000000"/>
          <w:kern w:val="0"/>
          <w:sz w:val="24"/>
          <w:szCs w:val="24"/>
          <w:lang w:val="en-US"/>
        </w:rPr>
        <w:t xml:space="preserve"> </w:t>
      </w:r>
      <w:r w:rsidRPr="00C86520">
        <w:rPr>
          <w:rFonts w:ascii="Cascadia Mono" w:hAnsi="Cascadia Mono" w:cs="Cascadia Mono"/>
          <w:noProof w:val="0"/>
          <w:color w:val="FF00FF"/>
          <w:kern w:val="0"/>
          <w:sz w:val="24"/>
          <w:szCs w:val="24"/>
          <w:lang w:val="en-US"/>
        </w:rPr>
        <w:t>Shift</w:t>
      </w:r>
    </w:p>
    <w:p w14:paraId="50E82630" w14:textId="77777777" w:rsidR="00C86520" w:rsidRPr="00C86520" w:rsidRDefault="00C86520" w:rsidP="00C8652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C86520">
        <w:rPr>
          <w:rFonts w:ascii="Cascadia Mono" w:hAnsi="Cascadia Mono" w:cs="Cascadia Mono"/>
          <w:noProof w:val="0"/>
          <w:color w:val="000000"/>
          <w:kern w:val="0"/>
          <w:sz w:val="24"/>
          <w:szCs w:val="24"/>
          <w:lang w:val="en-US"/>
        </w:rPr>
        <w:tab/>
      </w:r>
      <w:r w:rsidRPr="00C86520">
        <w:rPr>
          <w:rFonts w:ascii="Cascadia Mono" w:hAnsi="Cascadia Mono" w:cs="Cascadia Mono"/>
          <w:noProof w:val="0"/>
          <w:color w:val="0000FF"/>
          <w:kern w:val="0"/>
          <w:sz w:val="24"/>
          <w:szCs w:val="24"/>
          <w:lang w:val="en-US"/>
        </w:rPr>
        <w:t>END</w:t>
      </w:r>
      <w:r w:rsidRPr="00C86520">
        <w:rPr>
          <w:rFonts w:ascii="Cascadia Mono" w:hAnsi="Cascadia Mono" w:cs="Cascadia Mono"/>
          <w:noProof w:val="0"/>
          <w:color w:val="000000"/>
          <w:kern w:val="0"/>
          <w:sz w:val="24"/>
          <w:szCs w:val="24"/>
          <w:lang w:val="en-US"/>
        </w:rPr>
        <w:t xml:space="preserve"> </w:t>
      </w:r>
      <w:r w:rsidRPr="00C86520">
        <w:rPr>
          <w:rFonts w:ascii="Cascadia Mono" w:hAnsi="Cascadia Mono" w:cs="Cascadia Mono"/>
          <w:noProof w:val="0"/>
          <w:color w:val="0000FF"/>
          <w:kern w:val="0"/>
          <w:sz w:val="24"/>
          <w:szCs w:val="24"/>
          <w:lang w:val="en-US"/>
        </w:rPr>
        <w:t>TRY</w:t>
      </w:r>
    </w:p>
    <w:p w14:paraId="750DE5B6" w14:textId="77777777" w:rsidR="00C86520" w:rsidRPr="00C86520" w:rsidRDefault="00C86520" w:rsidP="00C8652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C86520">
        <w:rPr>
          <w:rFonts w:ascii="Cascadia Mono" w:hAnsi="Cascadia Mono" w:cs="Cascadia Mono"/>
          <w:noProof w:val="0"/>
          <w:color w:val="000000"/>
          <w:kern w:val="0"/>
          <w:sz w:val="24"/>
          <w:szCs w:val="24"/>
          <w:lang w:val="en-US"/>
        </w:rPr>
        <w:tab/>
      </w:r>
      <w:r w:rsidRPr="00C86520">
        <w:rPr>
          <w:rFonts w:ascii="Cascadia Mono" w:hAnsi="Cascadia Mono" w:cs="Cascadia Mono"/>
          <w:noProof w:val="0"/>
          <w:color w:val="0000FF"/>
          <w:kern w:val="0"/>
          <w:sz w:val="24"/>
          <w:szCs w:val="24"/>
          <w:lang w:val="en-US"/>
        </w:rPr>
        <w:t>BEGIN</w:t>
      </w:r>
      <w:r w:rsidRPr="00C86520">
        <w:rPr>
          <w:rFonts w:ascii="Cascadia Mono" w:hAnsi="Cascadia Mono" w:cs="Cascadia Mono"/>
          <w:noProof w:val="0"/>
          <w:color w:val="000000"/>
          <w:kern w:val="0"/>
          <w:sz w:val="24"/>
          <w:szCs w:val="24"/>
          <w:lang w:val="en-US"/>
        </w:rPr>
        <w:t xml:space="preserve"> </w:t>
      </w:r>
      <w:r w:rsidRPr="00C86520">
        <w:rPr>
          <w:rFonts w:ascii="Cascadia Mono" w:hAnsi="Cascadia Mono" w:cs="Cascadia Mono"/>
          <w:noProof w:val="0"/>
          <w:color w:val="0000FF"/>
          <w:kern w:val="0"/>
          <w:sz w:val="24"/>
          <w:szCs w:val="24"/>
          <w:lang w:val="en-US"/>
        </w:rPr>
        <w:t>CATCH</w:t>
      </w:r>
    </w:p>
    <w:p w14:paraId="313274FF" w14:textId="77777777" w:rsidR="00C86520" w:rsidRPr="00C86520" w:rsidRDefault="00C86520" w:rsidP="00C8652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C86520">
        <w:rPr>
          <w:rFonts w:ascii="Cascadia Mono" w:hAnsi="Cascadia Mono" w:cs="Cascadia Mono"/>
          <w:noProof w:val="0"/>
          <w:color w:val="000000"/>
          <w:kern w:val="0"/>
          <w:sz w:val="24"/>
          <w:szCs w:val="24"/>
          <w:lang w:val="en-US"/>
        </w:rPr>
        <w:tab/>
      </w:r>
      <w:r w:rsidRPr="00C86520">
        <w:rPr>
          <w:rFonts w:ascii="Cascadia Mono" w:hAnsi="Cascadia Mono" w:cs="Cascadia Mono"/>
          <w:noProof w:val="0"/>
          <w:color w:val="000000"/>
          <w:kern w:val="0"/>
          <w:sz w:val="24"/>
          <w:szCs w:val="24"/>
          <w:lang w:val="en-US"/>
        </w:rPr>
        <w:tab/>
      </w:r>
      <w:r w:rsidRPr="00C86520">
        <w:rPr>
          <w:rFonts w:ascii="Cascadia Mono" w:hAnsi="Cascadia Mono" w:cs="Cascadia Mono"/>
          <w:noProof w:val="0"/>
          <w:color w:val="0000FF"/>
          <w:kern w:val="0"/>
          <w:sz w:val="24"/>
          <w:szCs w:val="24"/>
          <w:lang w:val="en-US"/>
        </w:rPr>
        <w:t>SELECT</w:t>
      </w:r>
      <w:r w:rsidRPr="00C86520">
        <w:rPr>
          <w:rFonts w:ascii="Cascadia Mono" w:hAnsi="Cascadia Mono" w:cs="Cascadia Mono"/>
          <w:noProof w:val="0"/>
          <w:color w:val="000000"/>
          <w:kern w:val="0"/>
          <w:sz w:val="24"/>
          <w:szCs w:val="24"/>
          <w:lang w:val="en-US"/>
        </w:rPr>
        <w:t xml:space="preserve"> @errorMessage </w:t>
      </w:r>
      <w:r w:rsidRPr="00C86520">
        <w:rPr>
          <w:rFonts w:ascii="Cascadia Mono" w:hAnsi="Cascadia Mono" w:cs="Cascadia Mono"/>
          <w:noProof w:val="0"/>
          <w:color w:val="808080"/>
          <w:kern w:val="0"/>
          <w:sz w:val="24"/>
          <w:szCs w:val="24"/>
          <w:lang w:val="en-US"/>
        </w:rPr>
        <w:t>=</w:t>
      </w:r>
      <w:r w:rsidRPr="00C86520">
        <w:rPr>
          <w:rFonts w:ascii="Cascadia Mono" w:hAnsi="Cascadia Mono" w:cs="Cascadia Mono"/>
          <w:noProof w:val="0"/>
          <w:color w:val="000000"/>
          <w:kern w:val="0"/>
          <w:sz w:val="24"/>
          <w:szCs w:val="24"/>
          <w:lang w:val="en-US"/>
        </w:rPr>
        <w:t xml:space="preserve"> </w:t>
      </w:r>
      <w:r w:rsidRPr="00C86520">
        <w:rPr>
          <w:rFonts w:ascii="Cascadia Mono" w:hAnsi="Cascadia Mono" w:cs="Cascadia Mono"/>
          <w:noProof w:val="0"/>
          <w:color w:val="FF00FF"/>
          <w:kern w:val="0"/>
          <w:sz w:val="24"/>
          <w:szCs w:val="24"/>
          <w:lang w:val="en-US"/>
        </w:rPr>
        <w:t>ERROR_</w:t>
      </w:r>
      <w:proofErr w:type="gramStart"/>
      <w:r w:rsidRPr="00C86520">
        <w:rPr>
          <w:rFonts w:ascii="Cascadia Mono" w:hAnsi="Cascadia Mono" w:cs="Cascadia Mono"/>
          <w:noProof w:val="0"/>
          <w:color w:val="FF00FF"/>
          <w:kern w:val="0"/>
          <w:sz w:val="24"/>
          <w:szCs w:val="24"/>
          <w:lang w:val="en-US"/>
        </w:rPr>
        <w:t>MESSAGE</w:t>
      </w:r>
      <w:r w:rsidRPr="00C86520">
        <w:rPr>
          <w:rFonts w:ascii="Cascadia Mono" w:hAnsi="Cascadia Mono" w:cs="Cascadia Mono"/>
          <w:noProof w:val="0"/>
          <w:color w:val="808080"/>
          <w:kern w:val="0"/>
          <w:sz w:val="24"/>
          <w:szCs w:val="24"/>
          <w:lang w:val="en-US"/>
        </w:rPr>
        <w:t>(</w:t>
      </w:r>
      <w:proofErr w:type="gramEnd"/>
      <w:r w:rsidRPr="00C86520">
        <w:rPr>
          <w:rFonts w:ascii="Cascadia Mono" w:hAnsi="Cascadia Mono" w:cs="Cascadia Mono"/>
          <w:noProof w:val="0"/>
          <w:color w:val="808080"/>
          <w:kern w:val="0"/>
          <w:sz w:val="24"/>
          <w:szCs w:val="24"/>
          <w:lang w:val="en-US"/>
        </w:rPr>
        <w:t>)</w:t>
      </w:r>
    </w:p>
    <w:p w14:paraId="77BF3A78" w14:textId="77777777" w:rsidR="00C86520" w:rsidRPr="00C86520" w:rsidRDefault="00C86520" w:rsidP="00C8652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C86520">
        <w:rPr>
          <w:rFonts w:ascii="Cascadia Mono" w:hAnsi="Cascadia Mono" w:cs="Cascadia Mono"/>
          <w:noProof w:val="0"/>
          <w:color w:val="000000"/>
          <w:kern w:val="0"/>
          <w:sz w:val="24"/>
          <w:szCs w:val="24"/>
          <w:lang w:val="en-US"/>
        </w:rPr>
        <w:tab/>
      </w:r>
      <w:r w:rsidRPr="00C86520">
        <w:rPr>
          <w:rFonts w:ascii="Cascadia Mono" w:hAnsi="Cascadia Mono" w:cs="Cascadia Mono"/>
          <w:noProof w:val="0"/>
          <w:color w:val="000000"/>
          <w:kern w:val="0"/>
          <w:sz w:val="24"/>
          <w:szCs w:val="24"/>
          <w:lang w:val="en-US"/>
        </w:rPr>
        <w:tab/>
      </w:r>
      <w:proofErr w:type="gramStart"/>
      <w:r w:rsidRPr="00C86520">
        <w:rPr>
          <w:rFonts w:ascii="Cascadia Mono" w:hAnsi="Cascadia Mono" w:cs="Cascadia Mono"/>
          <w:noProof w:val="0"/>
          <w:color w:val="0000FF"/>
          <w:kern w:val="0"/>
          <w:sz w:val="24"/>
          <w:szCs w:val="24"/>
          <w:lang w:val="en-US"/>
        </w:rPr>
        <w:t>RAISERROR</w:t>
      </w:r>
      <w:r w:rsidRPr="00C86520">
        <w:rPr>
          <w:rFonts w:ascii="Cascadia Mono" w:hAnsi="Cascadia Mono" w:cs="Cascadia Mono"/>
          <w:noProof w:val="0"/>
          <w:color w:val="808080"/>
          <w:kern w:val="0"/>
          <w:sz w:val="24"/>
          <w:szCs w:val="24"/>
          <w:lang w:val="en-US"/>
        </w:rPr>
        <w:t>(</w:t>
      </w:r>
      <w:proofErr w:type="gramEnd"/>
      <w:r w:rsidRPr="00C86520">
        <w:rPr>
          <w:rFonts w:ascii="Cascadia Mono" w:hAnsi="Cascadia Mono" w:cs="Cascadia Mono"/>
          <w:noProof w:val="0"/>
          <w:color w:val="000000"/>
          <w:kern w:val="0"/>
          <w:sz w:val="24"/>
          <w:szCs w:val="24"/>
          <w:lang w:val="en-US"/>
        </w:rPr>
        <w:t>@errorMessage</w:t>
      </w:r>
      <w:r w:rsidRPr="00C86520">
        <w:rPr>
          <w:rFonts w:ascii="Cascadia Mono" w:hAnsi="Cascadia Mono" w:cs="Cascadia Mono"/>
          <w:noProof w:val="0"/>
          <w:color w:val="808080"/>
          <w:kern w:val="0"/>
          <w:sz w:val="24"/>
          <w:szCs w:val="24"/>
          <w:lang w:val="en-US"/>
        </w:rPr>
        <w:t>,</w:t>
      </w:r>
      <w:r w:rsidRPr="00C86520">
        <w:rPr>
          <w:rFonts w:ascii="Cascadia Mono" w:hAnsi="Cascadia Mono" w:cs="Cascadia Mono"/>
          <w:noProof w:val="0"/>
          <w:color w:val="000000"/>
          <w:kern w:val="0"/>
          <w:sz w:val="24"/>
          <w:szCs w:val="24"/>
          <w:lang w:val="en-US"/>
        </w:rPr>
        <w:t xml:space="preserve"> 16</w:t>
      </w:r>
      <w:r w:rsidRPr="00C86520">
        <w:rPr>
          <w:rFonts w:ascii="Cascadia Mono" w:hAnsi="Cascadia Mono" w:cs="Cascadia Mono"/>
          <w:noProof w:val="0"/>
          <w:color w:val="808080"/>
          <w:kern w:val="0"/>
          <w:sz w:val="24"/>
          <w:szCs w:val="24"/>
          <w:lang w:val="en-US"/>
        </w:rPr>
        <w:t>,</w:t>
      </w:r>
      <w:r w:rsidRPr="00C86520">
        <w:rPr>
          <w:rFonts w:ascii="Cascadia Mono" w:hAnsi="Cascadia Mono" w:cs="Cascadia Mono"/>
          <w:noProof w:val="0"/>
          <w:color w:val="000000"/>
          <w:kern w:val="0"/>
          <w:sz w:val="24"/>
          <w:szCs w:val="24"/>
          <w:lang w:val="en-US"/>
        </w:rPr>
        <w:t xml:space="preserve"> 1</w:t>
      </w:r>
      <w:r w:rsidRPr="00C86520">
        <w:rPr>
          <w:rFonts w:ascii="Cascadia Mono" w:hAnsi="Cascadia Mono" w:cs="Cascadia Mono"/>
          <w:noProof w:val="0"/>
          <w:color w:val="808080"/>
          <w:kern w:val="0"/>
          <w:sz w:val="24"/>
          <w:szCs w:val="24"/>
          <w:lang w:val="en-US"/>
        </w:rPr>
        <w:t>)</w:t>
      </w:r>
    </w:p>
    <w:p w14:paraId="7E32F3A5" w14:textId="77777777" w:rsidR="00C86520" w:rsidRPr="00C86520" w:rsidRDefault="00C86520" w:rsidP="00C8652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C86520">
        <w:rPr>
          <w:rFonts w:ascii="Cascadia Mono" w:hAnsi="Cascadia Mono" w:cs="Cascadia Mono"/>
          <w:noProof w:val="0"/>
          <w:color w:val="000000"/>
          <w:kern w:val="0"/>
          <w:sz w:val="24"/>
          <w:szCs w:val="24"/>
          <w:lang w:val="en-US"/>
        </w:rPr>
        <w:tab/>
      </w:r>
      <w:r w:rsidRPr="00C86520">
        <w:rPr>
          <w:rFonts w:ascii="Cascadia Mono" w:hAnsi="Cascadia Mono" w:cs="Cascadia Mono"/>
          <w:noProof w:val="0"/>
          <w:color w:val="0000FF"/>
          <w:kern w:val="0"/>
          <w:sz w:val="24"/>
          <w:szCs w:val="24"/>
          <w:lang w:val="en-US"/>
        </w:rPr>
        <w:t>END</w:t>
      </w:r>
      <w:r w:rsidRPr="00C86520">
        <w:rPr>
          <w:rFonts w:ascii="Cascadia Mono" w:hAnsi="Cascadia Mono" w:cs="Cascadia Mono"/>
          <w:noProof w:val="0"/>
          <w:color w:val="000000"/>
          <w:kern w:val="0"/>
          <w:sz w:val="24"/>
          <w:szCs w:val="24"/>
          <w:lang w:val="en-US"/>
        </w:rPr>
        <w:t xml:space="preserve"> </w:t>
      </w:r>
      <w:r w:rsidRPr="00C86520">
        <w:rPr>
          <w:rFonts w:ascii="Cascadia Mono" w:hAnsi="Cascadia Mono" w:cs="Cascadia Mono"/>
          <w:noProof w:val="0"/>
          <w:color w:val="0000FF"/>
          <w:kern w:val="0"/>
          <w:sz w:val="24"/>
          <w:szCs w:val="24"/>
          <w:lang w:val="en-US"/>
        </w:rPr>
        <w:t>CATCH</w:t>
      </w:r>
    </w:p>
    <w:p w14:paraId="03B9EA12" w14:textId="77777777" w:rsidR="00C86520" w:rsidRPr="00C86520" w:rsidRDefault="00C86520" w:rsidP="00C8652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C86520">
        <w:rPr>
          <w:rFonts w:ascii="Cascadia Mono" w:hAnsi="Cascadia Mono" w:cs="Cascadia Mono"/>
          <w:noProof w:val="0"/>
          <w:color w:val="0000FF"/>
          <w:kern w:val="0"/>
          <w:sz w:val="24"/>
          <w:szCs w:val="24"/>
          <w:lang w:val="en-US"/>
        </w:rPr>
        <w:t>END</w:t>
      </w:r>
    </w:p>
    <w:p w14:paraId="36773B3B" w14:textId="0E556206" w:rsidR="00E474BD" w:rsidRPr="00C86520" w:rsidRDefault="00C86520" w:rsidP="00C86520">
      <w:pPr>
        <w:pStyle w:val="ListParagraph"/>
        <w:pBdr>
          <w:top w:val="single" w:sz="4" w:space="1" w:color="auto"/>
          <w:left w:val="single" w:sz="4" w:space="4" w:color="auto"/>
          <w:bottom w:val="single" w:sz="4" w:space="1" w:color="auto"/>
          <w:right w:val="single" w:sz="4" w:space="4" w:color="auto"/>
        </w:pBdr>
        <w:ind w:left="1584"/>
        <w:rPr>
          <w:rFonts w:ascii="Times New Roman" w:hAnsi="Times New Roman" w:cs="Times New Roman"/>
          <w:sz w:val="24"/>
          <w:szCs w:val="24"/>
          <w:u w:val="single"/>
          <w:lang w:val="en-US"/>
        </w:rPr>
      </w:pPr>
      <w:r w:rsidRPr="00C86520">
        <w:rPr>
          <w:rFonts w:ascii="Cascadia Mono" w:hAnsi="Cascadia Mono" w:cs="Cascadia Mono"/>
          <w:noProof w:val="0"/>
          <w:color w:val="0000FF"/>
          <w:kern w:val="0"/>
          <w:sz w:val="24"/>
          <w:szCs w:val="24"/>
          <w:lang w:val="en-US"/>
        </w:rPr>
        <w:t>GO</w:t>
      </w:r>
    </w:p>
    <w:p w14:paraId="7884F972" w14:textId="77777777" w:rsidR="00E474BD" w:rsidRDefault="00E474BD" w:rsidP="00E474BD">
      <w:pPr>
        <w:pStyle w:val="ListParagraph"/>
        <w:ind w:left="1584"/>
        <w:rPr>
          <w:rFonts w:ascii="Times New Roman" w:hAnsi="Times New Roman" w:cs="Times New Roman"/>
          <w:sz w:val="28"/>
          <w:szCs w:val="28"/>
          <w:u w:val="single"/>
          <w:lang w:val="en-US"/>
        </w:rPr>
      </w:pPr>
    </w:p>
    <w:p w14:paraId="7D057CD1" w14:textId="3873CBE3" w:rsidR="00E474BD" w:rsidRPr="00E474BD" w:rsidRDefault="00E474BD" w:rsidP="00E474BD">
      <w:pPr>
        <w:pStyle w:val="ListParagraph"/>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C# code:</w:t>
      </w:r>
    </w:p>
    <w:p w14:paraId="71E45071" w14:textId="77777777" w:rsidR="00C86520" w:rsidRDefault="00C86520" w:rsidP="00C8652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19"/>
          <w:szCs w:val="19"/>
          <w:lang w:val="en-US"/>
        </w:rPr>
      </w:pPr>
      <w:r>
        <w:rPr>
          <w:rFonts w:ascii="Cascadia Mono" w:hAnsi="Cascadia Mono" w:cs="Cascadia Mono"/>
          <w:noProof w:val="0"/>
          <w:color w:val="000000"/>
          <w:kern w:val="0"/>
          <w:sz w:val="19"/>
          <w:szCs w:val="19"/>
          <w:lang w:val="en-US"/>
        </w:rPr>
        <w:t>try</w:t>
      </w:r>
    </w:p>
    <w:p w14:paraId="5EEF035F" w14:textId="77777777" w:rsidR="00C86520" w:rsidRDefault="00C86520" w:rsidP="00C8652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19"/>
          <w:szCs w:val="19"/>
          <w:lang w:val="en-US"/>
        </w:rPr>
      </w:pPr>
      <w:r>
        <w:rPr>
          <w:rFonts w:ascii="Cascadia Mono" w:hAnsi="Cascadia Mono" w:cs="Cascadia Mono"/>
          <w:noProof w:val="0"/>
          <w:color w:val="000000"/>
          <w:kern w:val="0"/>
          <w:sz w:val="19"/>
          <w:szCs w:val="19"/>
          <w:lang w:val="en-US"/>
        </w:rPr>
        <w:t>{</w:t>
      </w:r>
    </w:p>
    <w:p w14:paraId="12614B53" w14:textId="77777777" w:rsidR="00C86520" w:rsidRDefault="00C86520" w:rsidP="00C8652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19"/>
          <w:szCs w:val="19"/>
          <w:lang w:val="en-US"/>
        </w:rPr>
      </w:pPr>
      <w:r>
        <w:rPr>
          <w:rFonts w:ascii="Cascadia Mono" w:hAnsi="Cascadia Mono" w:cs="Cascadia Mono"/>
          <w:noProof w:val="0"/>
          <w:color w:val="000000"/>
          <w:kern w:val="0"/>
          <w:sz w:val="19"/>
          <w:szCs w:val="19"/>
          <w:lang w:val="en-US"/>
        </w:rPr>
        <w:t xml:space="preserve">    </w:t>
      </w:r>
      <w:proofErr w:type="spellStart"/>
      <w:r>
        <w:rPr>
          <w:rFonts w:ascii="Cascadia Mono" w:hAnsi="Cascadia Mono" w:cs="Cascadia Mono"/>
          <w:noProof w:val="0"/>
          <w:color w:val="000000"/>
          <w:kern w:val="0"/>
          <w:sz w:val="19"/>
          <w:szCs w:val="19"/>
          <w:lang w:val="en-US"/>
        </w:rPr>
        <w:t>dataShift.Clear</w:t>
      </w:r>
      <w:proofErr w:type="spellEnd"/>
      <w:r>
        <w:rPr>
          <w:rFonts w:ascii="Cascadia Mono" w:hAnsi="Cascadia Mono" w:cs="Cascadia Mono"/>
          <w:noProof w:val="0"/>
          <w:color w:val="000000"/>
          <w:kern w:val="0"/>
          <w:sz w:val="19"/>
          <w:szCs w:val="19"/>
          <w:lang w:val="en-US"/>
        </w:rPr>
        <w:t>(</w:t>
      </w:r>
      <w:proofErr w:type="gramStart"/>
      <w:r>
        <w:rPr>
          <w:rFonts w:ascii="Cascadia Mono" w:hAnsi="Cascadia Mono" w:cs="Cascadia Mono"/>
          <w:noProof w:val="0"/>
          <w:color w:val="000000"/>
          <w:kern w:val="0"/>
          <w:sz w:val="19"/>
          <w:szCs w:val="19"/>
          <w:lang w:val="en-US"/>
        </w:rPr>
        <w:t>);</w:t>
      </w:r>
      <w:proofErr w:type="gramEnd"/>
    </w:p>
    <w:p w14:paraId="399373A3" w14:textId="77777777" w:rsidR="00C86520" w:rsidRDefault="00C86520" w:rsidP="00C8652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19"/>
          <w:szCs w:val="19"/>
          <w:lang w:val="en-US"/>
        </w:rPr>
      </w:pPr>
      <w:r>
        <w:rPr>
          <w:rFonts w:ascii="Cascadia Mono" w:hAnsi="Cascadia Mono" w:cs="Cascadia Mono"/>
          <w:noProof w:val="0"/>
          <w:color w:val="000000"/>
          <w:kern w:val="0"/>
          <w:sz w:val="19"/>
          <w:szCs w:val="19"/>
          <w:lang w:val="en-US"/>
        </w:rPr>
        <w:t xml:space="preserve">    </w:t>
      </w:r>
      <w:proofErr w:type="spellStart"/>
      <w:r>
        <w:rPr>
          <w:rFonts w:ascii="Cascadia Mono" w:hAnsi="Cascadia Mono" w:cs="Cascadia Mono"/>
          <w:noProof w:val="0"/>
          <w:color w:val="000000"/>
          <w:kern w:val="0"/>
          <w:sz w:val="19"/>
          <w:szCs w:val="19"/>
          <w:lang w:val="en-US"/>
        </w:rPr>
        <w:t>dataShift</w:t>
      </w:r>
      <w:proofErr w:type="spellEnd"/>
      <w:r>
        <w:rPr>
          <w:rFonts w:ascii="Cascadia Mono" w:hAnsi="Cascadia Mono" w:cs="Cascadia Mono"/>
          <w:noProof w:val="0"/>
          <w:color w:val="000000"/>
          <w:kern w:val="0"/>
          <w:sz w:val="19"/>
          <w:szCs w:val="19"/>
          <w:lang w:val="en-US"/>
        </w:rPr>
        <w:t xml:space="preserve"> = </w:t>
      </w:r>
      <w:proofErr w:type="spellStart"/>
      <w:proofErr w:type="gramStart"/>
      <w:r>
        <w:rPr>
          <w:rFonts w:ascii="Cascadia Mono" w:hAnsi="Cascadia Mono" w:cs="Cascadia Mono"/>
          <w:noProof w:val="0"/>
          <w:color w:val="000000"/>
          <w:kern w:val="0"/>
          <w:sz w:val="19"/>
          <w:szCs w:val="19"/>
          <w:lang w:val="en-US"/>
        </w:rPr>
        <w:t>DataProvider.Instance.ExecuteQuery</w:t>
      </w:r>
      <w:proofErr w:type="spellEnd"/>
      <w:proofErr w:type="gramEnd"/>
      <w:r>
        <w:rPr>
          <w:rFonts w:ascii="Cascadia Mono" w:hAnsi="Cascadia Mono" w:cs="Cascadia Mono"/>
          <w:noProof w:val="0"/>
          <w:color w:val="000000"/>
          <w:kern w:val="0"/>
          <w:sz w:val="19"/>
          <w:szCs w:val="19"/>
          <w:lang w:val="en-US"/>
        </w:rPr>
        <w:t xml:space="preserve">("EXEC </w:t>
      </w:r>
      <w:proofErr w:type="spellStart"/>
      <w:r>
        <w:rPr>
          <w:rFonts w:ascii="Cascadia Mono" w:hAnsi="Cascadia Mono" w:cs="Cascadia Mono"/>
          <w:noProof w:val="0"/>
          <w:color w:val="000000"/>
          <w:kern w:val="0"/>
          <w:sz w:val="19"/>
          <w:szCs w:val="19"/>
          <w:lang w:val="en-US"/>
        </w:rPr>
        <w:t>dbo.getShiftDetailByWeek</w:t>
      </w:r>
      <w:proofErr w:type="spellEnd"/>
      <w:r>
        <w:rPr>
          <w:rFonts w:ascii="Cascadia Mono" w:hAnsi="Cascadia Mono" w:cs="Cascadia Mono"/>
          <w:noProof w:val="0"/>
          <w:color w:val="000000"/>
          <w:kern w:val="0"/>
          <w:sz w:val="19"/>
          <w:szCs w:val="19"/>
          <w:lang w:val="en-US"/>
        </w:rPr>
        <w:t>");</w:t>
      </w:r>
    </w:p>
    <w:p w14:paraId="68C80ECD" w14:textId="77777777" w:rsidR="00C86520" w:rsidRDefault="00C86520" w:rsidP="00C8652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19"/>
          <w:szCs w:val="19"/>
          <w:lang w:val="en-US"/>
        </w:rPr>
      </w:pPr>
      <w:r>
        <w:rPr>
          <w:rFonts w:ascii="Cascadia Mono" w:hAnsi="Cascadia Mono" w:cs="Cascadia Mono"/>
          <w:noProof w:val="0"/>
          <w:color w:val="000000"/>
          <w:kern w:val="0"/>
          <w:sz w:val="19"/>
          <w:szCs w:val="19"/>
          <w:lang w:val="en-US"/>
        </w:rPr>
        <w:t>}</w:t>
      </w:r>
    </w:p>
    <w:p w14:paraId="5DECBF77" w14:textId="77777777" w:rsidR="00C86520" w:rsidRDefault="00C86520" w:rsidP="00C8652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19"/>
          <w:szCs w:val="19"/>
          <w:lang w:val="en-US"/>
        </w:rPr>
      </w:pPr>
      <w:r>
        <w:rPr>
          <w:rFonts w:ascii="Cascadia Mono" w:hAnsi="Cascadia Mono" w:cs="Cascadia Mono"/>
          <w:noProof w:val="0"/>
          <w:color w:val="000000"/>
          <w:kern w:val="0"/>
          <w:sz w:val="19"/>
          <w:szCs w:val="19"/>
          <w:lang w:val="en-US"/>
        </w:rPr>
        <w:t>catch (</w:t>
      </w:r>
      <w:proofErr w:type="spellStart"/>
      <w:r>
        <w:rPr>
          <w:rFonts w:ascii="Cascadia Mono" w:hAnsi="Cascadia Mono" w:cs="Cascadia Mono"/>
          <w:noProof w:val="0"/>
          <w:color w:val="000000"/>
          <w:kern w:val="0"/>
          <w:sz w:val="19"/>
          <w:szCs w:val="19"/>
          <w:lang w:val="en-US"/>
        </w:rPr>
        <w:t>SqlException</w:t>
      </w:r>
      <w:proofErr w:type="spellEnd"/>
      <w:r>
        <w:rPr>
          <w:rFonts w:ascii="Cascadia Mono" w:hAnsi="Cascadia Mono" w:cs="Cascadia Mono"/>
          <w:noProof w:val="0"/>
          <w:color w:val="000000"/>
          <w:kern w:val="0"/>
          <w:sz w:val="19"/>
          <w:szCs w:val="19"/>
          <w:lang w:val="en-US"/>
        </w:rPr>
        <w:t xml:space="preserve"> </w:t>
      </w:r>
      <w:proofErr w:type="spellStart"/>
      <w:r>
        <w:rPr>
          <w:rFonts w:ascii="Cascadia Mono" w:hAnsi="Cascadia Mono" w:cs="Cascadia Mono"/>
          <w:noProof w:val="0"/>
          <w:color w:val="000000"/>
          <w:kern w:val="0"/>
          <w:sz w:val="19"/>
          <w:szCs w:val="19"/>
          <w:lang w:val="en-US"/>
        </w:rPr>
        <w:t>ev</w:t>
      </w:r>
      <w:proofErr w:type="spellEnd"/>
      <w:r>
        <w:rPr>
          <w:rFonts w:ascii="Cascadia Mono" w:hAnsi="Cascadia Mono" w:cs="Cascadia Mono"/>
          <w:noProof w:val="0"/>
          <w:color w:val="000000"/>
          <w:kern w:val="0"/>
          <w:sz w:val="19"/>
          <w:szCs w:val="19"/>
          <w:lang w:val="en-US"/>
        </w:rPr>
        <w:t>)</w:t>
      </w:r>
    </w:p>
    <w:p w14:paraId="5E7A0EC5" w14:textId="77777777" w:rsidR="00C86520" w:rsidRDefault="00C86520" w:rsidP="00C8652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19"/>
          <w:szCs w:val="19"/>
          <w:lang w:val="en-US"/>
        </w:rPr>
      </w:pPr>
      <w:r>
        <w:rPr>
          <w:rFonts w:ascii="Cascadia Mono" w:hAnsi="Cascadia Mono" w:cs="Cascadia Mono"/>
          <w:noProof w:val="0"/>
          <w:color w:val="000000"/>
          <w:kern w:val="0"/>
          <w:sz w:val="19"/>
          <w:szCs w:val="19"/>
          <w:lang w:val="en-US"/>
        </w:rPr>
        <w:t>{</w:t>
      </w:r>
    </w:p>
    <w:p w14:paraId="0B9593E8" w14:textId="77777777" w:rsidR="00C86520" w:rsidRDefault="00C86520" w:rsidP="00C8652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19"/>
          <w:szCs w:val="19"/>
          <w:lang w:val="en-US"/>
        </w:rPr>
      </w:pPr>
      <w:r>
        <w:rPr>
          <w:rFonts w:ascii="Cascadia Mono" w:hAnsi="Cascadia Mono" w:cs="Cascadia Mono"/>
          <w:noProof w:val="0"/>
          <w:color w:val="000000"/>
          <w:kern w:val="0"/>
          <w:sz w:val="19"/>
          <w:szCs w:val="19"/>
          <w:lang w:val="en-US"/>
        </w:rPr>
        <w:t xml:space="preserve">    </w:t>
      </w:r>
      <w:proofErr w:type="spellStart"/>
      <w:r>
        <w:rPr>
          <w:rFonts w:ascii="Cascadia Mono" w:hAnsi="Cascadia Mono" w:cs="Cascadia Mono"/>
          <w:noProof w:val="0"/>
          <w:color w:val="000000"/>
          <w:kern w:val="0"/>
          <w:sz w:val="19"/>
          <w:szCs w:val="19"/>
          <w:lang w:val="en-US"/>
        </w:rPr>
        <w:t>MessageBox.Show</w:t>
      </w:r>
      <w:proofErr w:type="spellEnd"/>
      <w:r>
        <w:rPr>
          <w:rFonts w:ascii="Cascadia Mono" w:hAnsi="Cascadia Mono" w:cs="Cascadia Mono"/>
          <w:noProof w:val="0"/>
          <w:color w:val="000000"/>
          <w:kern w:val="0"/>
          <w:sz w:val="19"/>
          <w:szCs w:val="19"/>
          <w:lang w:val="en-US"/>
        </w:rPr>
        <w:t>("</w:t>
      </w:r>
      <w:proofErr w:type="spellStart"/>
      <w:r>
        <w:rPr>
          <w:rFonts w:ascii="Cascadia Mono" w:hAnsi="Cascadia Mono" w:cs="Cascadia Mono"/>
          <w:noProof w:val="0"/>
          <w:color w:val="000000"/>
          <w:kern w:val="0"/>
          <w:sz w:val="19"/>
          <w:szCs w:val="19"/>
          <w:lang w:val="en-US"/>
        </w:rPr>
        <w:t>Lỗi</w:t>
      </w:r>
      <w:proofErr w:type="spellEnd"/>
      <w:r>
        <w:rPr>
          <w:rFonts w:ascii="Cascadia Mono" w:hAnsi="Cascadia Mono" w:cs="Cascadia Mono"/>
          <w:noProof w:val="0"/>
          <w:color w:val="000000"/>
          <w:kern w:val="0"/>
          <w:sz w:val="19"/>
          <w:szCs w:val="19"/>
          <w:lang w:val="en-US"/>
        </w:rPr>
        <w:t xml:space="preserve"> </w:t>
      </w:r>
      <w:proofErr w:type="spellStart"/>
      <w:r>
        <w:rPr>
          <w:rFonts w:ascii="Cascadia Mono" w:hAnsi="Cascadia Mono" w:cs="Cascadia Mono"/>
          <w:noProof w:val="0"/>
          <w:color w:val="000000"/>
          <w:kern w:val="0"/>
          <w:sz w:val="19"/>
          <w:szCs w:val="19"/>
          <w:lang w:val="en-US"/>
        </w:rPr>
        <w:t>kết</w:t>
      </w:r>
      <w:proofErr w:type="spellEnd"/>
      <w:r>
        <w:rPr>
          <w:rFonts w:ascii="Cascadia Mono" w:hAnsi="Cascadia Mono" w:cs="Cascadia Mono"/>
          <w:noProof w:val="0"/>
          <w:color w:val="000000"/>
          <w:kern w:val="0"/>
          <w:sz w:val="19"/>
          <w:szCs w:val="19"/>
          <w:lang w:val="en-US"/>
        </w:rPr>
        <w:t xml:space="preserve"> </w:t>
      </w:r>
      <w:proofErr w:type="spellStart"/>
      <w:r>
        <w:rPr>
          <w:rFonts w:ascii="Cascadia Mono" w:hAnsi="Cascadia Mono" w:cs="Cascadia Mono"/>
          <w:noProof w:val="0"/>
          <w:color w:val="000000"/>
          <w:kern w:val="0"/>
          <w:sz w:val="19"/>
          <w:szCs w:val="19"/>
          <w:lang w:val="en-US"/>
        </w:rPr>
        <w:t>nối</w:t>
      </w:r>
      <w:proofErr w:type="spellEnd"/>
      <w:r>
        <w:rPr>
          <w:rFonts w:ascii="Cascadia Mono" w:hAnsi="Cascadia Mono" w:cs="Cascadia Mono"/>
          <w:noProof w:val="0"/>
          <w:color w:val="000000"/>
          <w:kern w:val="0"/>
          <w:sz w:val="19"/>
          <w:szCs w:val="19"/>
          <w:lang w:val="en-US"/>
        </w:rPr>
        <w:t>.\</w:t>
      </w:r>
      <w:proofErr w:type="spellStart"/>
      <w:r>
        <w:rPr>
          <w:rFonts w:ascii="Cascadia Mono" w:hAnsi="Cascadia Mono" w:cs="Cascadia Mono"/>
          <w:noProof w:val="0"/>
          <w:color w:val="000000"/>
          <w:kern w:val="0"/>
          <w:sz w:val="19"/>
          <w:szCs w:val="19"/>
          <w:lang w:val="en-US"/>
        </w:rPr>
        <w:t>nDo</w:t>
      </w:r>
      <w:proofErr w:type="spellEnd"/>
      <w:r>
        <w:rPr>
          <w:rFonts w:ascii="Cascadia Mono" w:hAnsi="Cascadia Mono" w:cs="Cascadia Mono"/>
          <w:noProof w:val="0"/>
          <w:color w:val="000000"/>
          <w:kern w:val="0"/>
          <w:sz w:val="19"/>
          <w:szCs w:val="19"/>
          <w:lang w:val="en-US"/>
        </w:rPr>
        <w:t xml:space="preserve">:\n" + </w:t>
      </w:r>
      <w:proofErr w:type="spellStart"/>
      <w:proofErr w:type="gramStart"/>
      <w:r>
        <w:rPr>
          <w:rFonts w:ascii="Cascadia Mono" w:hAnsi="Cascadia Mono" w:cs="Cascadia Mono"/>
          <w:noProof w:val="0"/>
          <w:color w:val="000000"/>
          <w:kern w:val="0"/>
          <w:sz w:val="19"/>
          <w:szCs w:val="19"/>
          <w:lang w:val="en-US"/>
        </w:rPr>
        <w:t>ev.Message</w:t>
      </w:r>
      <w:proofErr w:type="spellEnd"/>
      <w:proofErr w:type="gramEnd"/>
      <w:r>
        <w:rPr>
          <w:rFonts w:ascii="Cascadia Mono" w:hAnsi="Cascadia Mono" w:cs="Cascadia Mono"/>
          <w:noProof w:val="0"/>
          <w:color w:val="000000"/>
          <w:kern w:val="0"/>
          <w:sz w:val="19"/>
          <w:szCs w:val="19"/>
          <w:lang w:val="en-US"/>
        </w:rPr>
        <w:t xml:space="preserve">, "Thông </w:t>
      </w:r>
      <w:proofErr w:type="spellStart"/>
      <w:r>
        <w:rPr>
          <w:rFonts w:ascii="Cascadia Mono" w:hAnsi="Cascadia Mono" w:cs="Cascadia Mono"/>
          <w:noProof w:val="0"/>
          <w:color w:val="000000"/>
          <w:kern w:val="0"/>
          <w:sz w:val="19"/>
          <w:szCs w:val="19"/>
          <w:lang w:val="en-US"/>
        </w:rPr>
        <w:t>báo</w:t>
      </w:r>
      <w:proofErr w:type="spellEnd"/>
      <w:r>
        <w:rPr>
          <w:rFonts w:ascii="Cascadia Mono" w:hAnsi="Cascadia Mono" w:cs="Cascadia Mono"/>
          <w:noProof w:val="0"/>
          <w:color w:val="000000"/>
          <w:kern w:val="0"/>
          <w:sz w:val="19"/>
          <w:szCs w:val="19"/>
          <w:lang w:val="en-US"/>
        </w:rPr>
        <w:t xml:space="preserve">", </w:t>
      </w:r>
      <w:proofErr w:type="spellStart"/>
      <w:r>
        <w:rPr>
          <w:rFonts w:ascii="Cascadia Mono" w:hAnsi="Cascadia Mono" w:cs="Cascadia Mono"/>
          <w:noProof w:val="0"/>
          <w:color w:val="000000"/>
          <w:kern w:val="0"/>
          <w:sz w:val="19"/>
          <w:szCs w:val="19"/>
          <w:lang w:val="en-US"/>
        </w:rPr>
        <w:t>MessageBoxButtons.OK</w:t>
      </w:r>
      <w:proofErr w:type="spellEnd"/>
      <w:r>
        <w:rPr>
          <w:rFonts w:ascii="Cascadia Mono" w:hAnsi="Cascadia Mono" w:cs="Cascadia Mono"/>
          <w:noProof w:val="0"/>
          <w:color w:val="000000"/>
          <w:kern w:val="0"/>
          <w:sz w:val="19"/>
          <w:szCs w:val="19"/>
          <w:lang w:val="en-US"/>
        </w:rPr>
        <w:t xml:space="preserve">, </w:t>
      </w:r>
      <w:proofErr w:type="spellStart"/>
      <w:r>
        <w:rPr>
          <w:rFonts w:ascii="Cascadia Mono" w:hAnsi="Cascadia Mono" w:cs="Cascadia Mono"/>
          <w:noProof w:val="0"/>
          <w:color w:val="000000"/>
          <w:kern w:val="0"/>
          <w:sz w:val="19"/>
          <w:szCs w:val="19"/>
          <w:lang w:val="en-US"/>
        </w:rPr>
        <w:t>MessageBoxIcon.Error</w:t>
      </w:r>
      <w:proofErr w:type="spellEnd"/>
      <w:r>
        <w:rPr>
          <w:rFonts w:ascii="Cascadia Mono" w:hAnsi="Cascadia Mono" w:cs="Cascadia Mono"/>
          <w:noProof w:val="0"/>
          <w:color w:val="000000"/>
          <w:kern w:val="0"/>
          <w:sz w:val="19"/>
          <w:szCs w:val="19"/>
          <w:lang w:val="en-US"/>
        </w:rPr>
        <w:t>);</w:t>
      </w:r>
    </w:p>
    <w:p w14:paraId="1A56F7C6" w14:textId="0457D3D2" w:rsidR="00E474BD" w:rsidRDefault="00C86520" w:rsidP="00C86520">
      <w:pPr>
        <w:pStyle w:val="ListParagraph"/>
        <w:pBdr>
          <w:top w:val="single" w:sz="4" w:space="1" w:color="auto"/>
          <w:left w:val="single" w:sz="4" w:space="4" w:color="auto"/>
          <w:bottom w:val="single" w:sz="4" w:space="1" w:color="auto"/>
          <w:right w:val="single" w:sz="4" w:space="4" w:color="auto"/>
        </w:pBdr>
        <w:ind w:left="1584"/>
        <w:rPr>
          <w:rFonts w:ascii="Times New Roman" w:hAnsi="Times New Roman" w:cs="Times New Roman"/>
          <w:b/>
          <w:bCs/>
          <w:sz w:val="28"/>
          <w:szCs w:val="28"/>
          <w:lang w:val="en-US"/>
        </w:rPr>
      </w:pPr>
      <w:r>
        <w:rPr>
          <w:rFonts w:ascii="Cascadia Mono" w:hAnsi="Cascadia Mono" w:cs="Cascadia Mono"/>
          <w:noProof w:val="0"/>
          <w:color w:val="000000"/>
          <w:kern w:val="0"/>
          <w:sz w:val="19"/>
          <w:szCs w:val="19"/>
          <w:lang w:val="en-US"/>
        </w:rPr>
        <w:lastRenderedPageBreak/>
        <w:t>}</w:t>
      </w:r>
    </w:p>
    <w:p w14:paraId="701B2F7E" w14:textId="77777777" w:rsidR="00E474BD" w:rsidRDefault="00E474BD" w:rsidP="00E474BD">
      <w:pPr>
        <w:pStyle w:val="ListParagraph"/>
        <w:ind w:left="1584"/>
        <w:rPr>
          <w:rFonts w:ascii="Times New Roman" w:hAnsi="Times New Roman" w:cs="Times New Roman"/>
          <w:b/>
          <w:bCs/>
          <w:sz w:val="28"/>
          <w:szCs w:val="28"/>
          <w:lang w:val="en-US"/>
        </w:rPr>
      </w:pPr>
    </w:p>
    <w:p w14:paraId="71270FEC" w14:textId="566ADFE6" w:rsidR="00C1207D" w:rsidRDefault="00C1207D" w:rsidP="00C1207D">
      <w:pPr>
        <w:pStyle w:val="ListParagraph"/>
        <w:numPr>
          <w:ilvl w:val="0"/>
          <w:numId w:val="37"/>
        </w:numPr>
        <w:rPr>
          <w:rFonts w:ascii="Times New Roman" w:hAnsi="Times New Roman" w:cs="Times New Roman"/>
          <w:b/>
          <w:bCs/>
          <w:sz w:val="28"/>
          <w:szCs w:val="28"/>
          <w:lang w:val="en-US"/>
        </w:rPr>
      </w:pPr>
      <w:r>
        <w:rPr>
          <w:rFonts w:ascii="Times New Roman" w:hAnsi="Times New Roman" w:cs="Times New Roman"/>
          <w:b/>
          <w:bCs/>
          <w:sz w:val="28"/>
          <w:szCs w:val="28"/>
          <w:lang w:val="en-US"/>
        </w:rPr>
        <w:t>Procedure</w:t>
      </w:r>
      <w:r w:rsidR="00C86520">
        <w:rPr>
          <w:rFonts w:ascii="Times New Roman" w:hAnsi="Times New Roman" w:cs="Times New Roman"/>
          <w:b/>
          <w:bCs/>
          <w:sz w:val="28"/>
          <w:szCs w:val="28"/>
          <w:lang w:val="en-US"/>
        </w:rPr>
        <w:t xml:space="preserve"> </w:t>
      </w:r>
      <w:r w:rsidR="00C86520" w:rsidRPr="00C86520">
        <w:rPr>
          <w:rFonts w:ascii="Times New Roman" w:hAnsi="Times New Roman" w:cs="Times New Roman"/>
          <w:b/>
          <w:bCs/>
          <w:sz w:val="28"/>
          <w:szCs w:val="28"/>
          <w:lang w:val="en-US"/>
        </w:rPr>
        <w:t>lấy ra danh sách nhân viên trong bảng employee</w:t>
      </w:r>
      <w:r w:rsidR="00C86520">
        <w:rPr>
          <w:rFonts w:ascii="Times New Roman" w:hAnsi="Times New Roman" w:cs="Times New Roman"/>
          <w:b/>
          <w:bCs/>
          <w:sz w:val="28"/>
          <w:szCs w:val="28"/>
          <w:lang w:val="en-US"/>
        </w:rPr>
        <w:t>:</w:t>
      </w:r>
    </w:p>
    <w:p w14:paraId="29BED0C3" w14:textId="0C68DE8D" w:rsidR="00C86520" w:rsidRPr="00C86520" w:rsidRDefault="00C86520" w:rsidP="00C86520">
      <w:pPr>
        <w:pStyle w:val="ListParagraph"/>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SQL:</w:t>
      </w:r>
    </w:p>
    <w:p w14:paraId="2F4FAF91" w14:textId="77777777" w:rsidR="00C86520" w:rsidRDefault="00C86520" w:rsidP="00C8652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19"/>
          <w:szCs w:val="19"/>
          <w:lang w:val="en-US"/>
        </w:rPr>
      </w:pPr>
      <w:r>
        <w:rPr>
          <w:rFonts w:ascii="Cascadia Mono" w:hAnsi="Cascadia Mono" w:cs="Cascadia Mono"/>
          <w:noProof w:val="0"/>
          <w:color w:val="0000FF"/>
          <w:kern w:val="0"/>
          <w:sz w:val="19"/>
          <w:szCs w:val="19"/>
          <w:lang w:val="en-US"/>
        </w:rPr>
        <w:t>DROP</w:t>
      </w:r>
      <w:r>
        <w:rPr>
          <w:rFonts w:ascii="Cascadia Mono" w:hAnsi="Cascadia Mono" w:cs="Cascadia Mono"/>
          <w:noProof w:val="0"/>
          <w:color w:val="000000"/>
          <w:kern w:val="0"/>
          <w:sz w:val="19"/>
          <w:szCs w:val="19"/>
          <w:lang w:val="en-US"/>
        </w:rPr>
        <w:t xml:space="preserve"> </w:t>
      </w:r>
      <w:r>
        <w:rPr>
          <w:rFonts w:ascii="Cascadia Mono" w:hAnsi="Cascadia Mono" w:cs="Cascadia Mono"/>
          <w:noProof w:val="0"/>
          <w:color w:val="0000FF"/>
          <w:kern w:val="0"/>
          <w:sz w:val="19"/>
          <w:szCs w:val="19"/>
          <w:lang w:val="en-US"/>
        </w:rPr>
        <w:t>PROCEDURE</w:t>
      </w:r>
      <w:r>
        <w:rPr>
          <w:rFonts w:ascii="Cascadia Mono" w:hAnsi="Cascadia Mono" w:cs="Cascadia Mono"/>
          <w:noProof w:val="0"/>
          <w:color w:val="000000"/>
          <w:kern w:val="0"/>
          <w:sz w:val="19"/>
          <w:szCs w:val="19"/>
          <w:lang w:val="en-US"/>
        </w:rPr>
        <w:t xml:space="preserve"> </w:t>
      </w:r>
      <w:r>
        <w:rPr>
          <w:rFonts w:ascii="Cascadia Mono" w:hAnsi="Cascadia Mono" w:cs="Cascadia Mono"/>
          <w:noProof w:val="0"/>
          <w:color w:val="0000FF"/>
          <w:kern w:val="0"/>
          <w:sz w:val="19"/>
          <w:szCs w:val="19"/>
          <w:lang w:val="en-US"/>
        </w:rPr>
        <w:t>IF</w:t>
      </w:r>
      <w:r>
        <w:rPr>
          <w:rFonts w:ascii="Cascadia Mono" w:hAnsi="Cascadia Mono" w:cs="Cascadia Mono"/>
          <w:noProof w:val="0"/>
          <w:color w:val="000000"/>
          <w:kern w:val="0"/>
          <w:sz w:val="19"/>
          <w:szCs w:val="19"/>
          <w:lang w:val="en-US"/>
        </w:rPr>
        <w:t xml:space="preserve"> </w:t>
      </w:r>
      <w:r>
        <w:rPr>
          <w:rFonts w:ascii="Cascadia Mono" w:hAnsi="Cascadia Mono" w:cs="Cascadia Mono"/>
          <w:noProof w:val="0"/>
          <w:color w:val="808080"/>
          <w:kern w:val="0"/>
          <w:sz w:val="19"/>
          <w:szCs w:val="19"/>
          <w:lang w:val="en-US"/>
        </w:rPr>
        <w:t>EXISTS</w:t>
      </w:r>
      <w:r>
        <w:rPr>
          <w:rFonts w:ascii="Cascadia Mono" w:hAnsi="Cascadia Mono" w:cs="Cascadia Mono"/>
          <w:noProof w:val="0"/>
          <w:color w:val="000000"/>
          <w:kern w:val="0"/>
          <w:sz w:val="19"/>
          <w:szCs w:val="19"/>
          <w:lang w:val="en-US"/>
        </w:rPr>
        <w:t xml:space="preserve"> </w:t>
      </w:r>
      <w:proofErr w:type="spellStart"/>
      <w:proofErr w:type="gramStart"/>
      <w:r>
        <w:rPr>
          <w:rFonts w:ascii="Cascadia Mono" w:hAnsi="Cascadia Mono" w:cs="Cascadia Mono"/>
          <w:noProof w:val="0"/>
          <w:color w:val="000000"/>
          <w:kern w:val="0"/>
          <w:sz w:val="19"/>
          <w:szCs w:val="19"/>
          <w:lang w:val="en-US"/>
        </w:rPr>
        <w:t>getEmployeeList</w:t>
      </w:r>
      <w:proofErr w:type="spellEnd"/>
      <w:proofErr w:type="gramEnd"/>
    </w:p>
    <w:p w14:paraId="1F0F29FD" w14:textId="77777777" w:rsidR="00C86520" w:rsidRDefault="00C86520" w:rsidP="00C8652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19"/>
          <w:szCs w:val="19"/>
          <w:lang w:val="en-US"/>
        </w:rPr>
      </w:pPr>
      <w:r>
        <w:rPr>
          <w:rFonts w:ascii="Cascadia Mono" w:hAnsi="Cascadia Mono" w:cs="Cascadia Mono"/>
          <w:noProof w:val="0"/>
          <w:color w:val="0000FF"/>
          <w:kern w:val="0"/>
          <w:sz w:val="19"/>
          <w:szCs w:val="19"/>
          <w:lang w:val="en-US"/>
        </w:rPr>
        <w:t>GO</w:t>
      </w:r>
    </w:p>
    <w:p w14:paraId="23CAA05C" w14:textId="77777777" w:rsidR="00C86520" w:rsidRDefault="00C86520" w:rsidP="00C8652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19"/>
          <w:szCs w:val="19"/>
          <w:lang w:val="en-US"/>
        </w:rPr>
      </w:pPr>
    </w:p>
    <w:p w14:paraId="2F76ADE8" w14:textId="77777777" w:rsidR="00C86520" w:rsidRDefault="00C86520" w:rsidP="00C8652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19"/>
          <w:szCs w:val="19"/>
          <w:lang w:val="en-US"/>
        </w:rPr>
      </w:pPr>
      <w:r>
        <w:rPr>
          <w:rFonts w:ascii="Cascadia Mono" w:hAnsi="Cascadia Mono" w:cs="Cascadia Mono"/>
          <w:noProof w:val="0"/>
          <w:color w:val="0000FF"/>
          <w:kern w:val="0"/>
          <w:sz w:val="19"/>
          <w:szCs w:val="19"/>
          <w:lang w:val="en-US"/>
        </w:rPr>
        <w:t>CREATE</w:t>
      </w:r>
      <w:r>
        <w:rPr>
          <w:rFonts w:ascii="Cascadia Mono" w:hAnsi="Cascadia Mono" w:cs="Cascadia Mono"/>
          <w:noProof w:val="0"/>
          <w:color w:val="000000"/>
          <w:kern w:val="0"/>
          <w:sz w:val="19"/>
          <w:szCs w:val="19"/>
          <w:lang w:val="en-US"/>
        </w:rPr>
        <w:t xml:space="preserve"> </w:t>
      </w:r>
      <w:r>
        <w:rPr>
          <w:rFonts w:ascii="Cascadia Mono" w:hAnsi="Cascadia Mono" w:cs="Cascadia Mono"/>
          <w:noProof w:val="0"/>
          <w:color w:val="0000FF"/>
          <w:kern w:val="0"/>
          <w:sz w:val="19"/>
          <w:szCs w:val="19"/>
          <w:lang w:val="en-US"/>
        </w:rPr>
        <w:t>PROCEDURE</w:t>
      </w:r>
      <w:r>
        <w:rPr>
          <w:rFonts w:ascii="Cascadia Mono" w:hAnsi="Cascadia Mono" w:cs="Cascadia Mono"/>
          <w:noProof w:val="0"/>
          <w:color w:val="000000"/>
          <w:kern w:val="0"/>
          <w:sz w:val="19"/>
          <w:szCs w:val="19"/>
          <w:lang w:val="en-US"/>
        </w:rPr>
        <w:t xml:space="preserve"> </w:t>
      </w:r>
      <w:proofErr w:type="spellStart"/>
      <w:proofErr w:type="gramStart"/>
      <w:r>
        <w:rPr>
          <w:rFonts w:ascii="Cascadia Mono" w:hAnsi="Cascadia Mono" w:cs="Cascadia Mono"/>
          <w:noProof w:val="0"/>
          <w:color w:val="000000"/>
          <w:kern w:val="0"/>
          <w:sz w:val="19"/>
          <w:szCs w:val="19"/>
          <w:lang w:val="en-US"/>
        </w:rPr>
        <w:t>getEmployeeList</w:t>
      </w:r>
      <w:proofErr w:type="spellEnd"/>
      <w:proofErr w:type="gramEnd"/>
    </w:p>
    <w:p w14:paraId="76FA77DE" w14:textId="77777777" w:rsidR="00C86520" w:rsidRDefault="00C86520" w:rsidP="00C8652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19"/>
          <w:szCs w:val="19"/>
          <w:lang w:val="en-US"/>
        </w:rPr>
      </w:pPr>
      <w:r>
        <w:rPr>
          <w:rFonts w:ascii="Cascadia Mono" w:hAnsi="Cascadia Mono" w:cs="Cascadia Mono"/>
          <w:noProof w:val="0"/>
          <w:color w:val="0000FF"/>
          <w:kern w:val="0"/>
          <w:sz w:val="19"/>
          <w:szCs w:val="19"/>
          <w:lang w:val="en-US"/>
        </w:rPr>
        <w:t>AS</w:t>
      </w:r>
    </w:p>
    <w:p w14:paraId="01D570A5" w14:textId="77777777" w:rsidR="00C86520" w:rsidRDefault="00C86520" w:rsidP="00C8652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19"/>
          <w:szCs w:val="19"/>
          <w:lang w:val="en-US"/>
        </w:rPr>
      </w:pPr>
      <w:r>
        <w:rPr>
          <w:rFonts w:ascii="Cascadia Mono" w:hAnsi="Cascadia Mono" w:cs="Cascadia Mono"/>
          <w:noProof w:val="0"/>
          <w:color w:val="0000FF"/>
          <w:kern w:val="0"/>
          <w:sz w:val="19"/>
          <w:szCs w:val="19"/>
          <w:lang w:val="en-US"/>
        </w:rPr>
        <w:t>BEGIN</w:t>
      </w:r>
    </w:p>
    <w:p w14:paraId="744F1A1E" w14:textId="77777777" w:rsidR="00C86520" w:rsidRDefault="00C86520" w:rsidP="00C8652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19"/>
          <w:szCs w:val="19"/>
          <w:lang w:val="en-US"/>
        </w:rPr>
      </w:pPr>
      <w:r>
        <w:rPr>
          <w:rFonts w:ascii="Cascadia Mono" w:hAnsi="Cascadia Mono" w:cs="Cascadia Mono"/>
          <w:noProof w:val="0"/>
          <w:color w:val="000000"/>
          <w:kern w:val="0"/>
          <w:sz w:val="19"/>
          <w:szCs w:val="19"/>
          <w:lang w:val="en-US"/>
        </w:rPr>
        <w:tab/>
      </w:r>
      <w:r>
        <w:rPr>
          <w:rFonts w:ascii="Cascadia Mono" w:hAnsi="Cascadia Mono" w:cs="Cascadia Mono"/>
          <w:noProof w:val="0"/>
          <w:color w:val="0000FF"/>
          <w:kern w:val="0"/>
          <w:sz w:val="19"/>
          <w:szCs w:val="19"/>
          <w:lang w:val="en-US"/>
        </w:rPr>
        <w:t>DECLARE</w:t>
      </w:r>
      <w:r>
        <w:rPr>
          <w:rFonts w:ascii="Cascadia Mono" w:hAnsi="Cascadia Mono" w:cs="Cascadia Mono"/>
          <w:noProof w:val="0"/>
          <w:color w:val="000000"/>
          <w:kern w:val="0"/>
          <w:sz w:val="19"/>
          <w:szCs w:val="19"/>
          <w:lang w:val="en-US"/>
        </w:rPr>
        <w:t xml:space="preserve"> @errorMessage </w:t>
      </w:r>
      <w:proofErr w:type="gramStart"/>
      <w:r>
        <w:rPr>
          <w:rFonts w:ascii="Cascadia Mono" w:hAnsi="Cascadia Mono" w:cs="Cascadia Mono"/>
          <w:noProof w:val="0"/>
          <w:color w:val="0000FF"/>
          <w:kern w:val="0"/>
          <w:sz w:val="19"/>
          <w:szCs w:val="19"/>
          <w:lang w:val="en-US"/>
        </w:rPr>
        <w:t>NVARCHAR</w:t>
      </w:r>
      <w:r>
        <w:rPr>
          <w:rFonts w:ascii="Cascadia Mono" w:hAnsi="Cascadia Mono" w:cs="Cascadia Mono"/>
          <w:noProof w:val="0"/>
          <w:color w:val="808080"/>
          <w:kern w:val="0"/>
          <w:sz w:val="19"/>
          <w:szCs w:val="19"/>
          <w:lang w:val="en-US"/>
        </w:rPr>
        <w:t>(</w:t>
      </w:r>
      <w:proofErr w:type="gramEnd"/>
      <w:r>
        <w:rPr>
          <w:rFonts w:ascii="Cascadia Mono" w:hAnsi="Cascadia Mono" w:cs="Cascadia Mono"/>
          <w:noProof w:val="0"/>
          <w:color w:val="FF00FF"/>
          <w:kern w:val="0"/>
          <w:sz w:val="19"/>
          <w:szCs w:val="19"/>
          <w:lang w:val="en-US"/>
        </w:rPr>
        <w:t>max</w:t>
      </w:r>
      <w:r>
        <w:rPr>
          <w:rFonts w:ascii="Cascadia Mono" w:hAnsi="Cascadia Mono" w:cs="Cascadia Mono"/>
          <w:noProof w:val="0"/>
          <w:color w:val="808080"/>
          <w:kern w:val="0"/>
          <w:sz w:val="19"/>
          <w:szCs w:val="19"/>
          <w:lang w:val="en-US"/>
        </w:rPr>
        <w:t>)</w:t>
      </w:r>
    </w:p>
    <w:p w14:paraId="19A9E93D" w14:textId="77777777" w:rsidR="00C86520" w:rsidRDefault="00C86520" w:rsidP="00C8652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19"/>
          <w:szCs w:val="19"/>
          <w:lang w:val="en-US"/>
        </w:rPr>
      </w:pPr>
      <w:r>
        <w:rPr>
          <w:rFonts w:ascii="Cascadia Mono" w:hAnsi="Cascadia Mono" w:cs="Cascadia Mono"/>
          <w:noProof w:val="0"/>
          <w:color w:val="000000"/>
          <w:kern w:val="0"/>
          <w:sz w:val="19"/>
          <w:szCs w:val="19"/>
          <w:lang w:val="en-US"/>
        </w:rPr>
        <w:tab/>
      </w:r>
      <w:r>
        <w:rPr>
          <w:rFonts w:ascii="Cascadia Mono" w:hAnsi="Cascadia Mono" w:cs="Cascadia Mono"/>
          <w:noProof w:val="0"/>
          <w:color w:val="0000FF"/>
          <w:kern w:val="0"/>
          <w:sz w:val="19"/>
          <w:szCs w:val="19"/>
          <w:lang w:val="en-US"/>
        </w:rPr>
        <w:t>BEGIN</w:t>
      </w:r>
      <w:r>
        <w:rPr>
          <w:rFonts w:ascii="Cascadia Mono" w:hAnsi="Cascadia Mono" w:cs="Cascadia Mono"/>
          <w:noProof w:val="0"/>
          <w:color w:val="000000"/>
          <w:kern w:val="0"/>
          <w:sz w:val="19"/>
          <w:szCs w:val="19"/>
          <w:lang w:val="en-US"/>
        </w:rPr>
        <w:t xml:space="preserve"> </w:t>
      </w:r>
      <w:r>
        <w:rPr>
          <w:rFonts w:ascii="Cascadia Mono" w:hAnsi="Cascadia Mono" w:cs="Cascadia Mono"/>
          <w:noProof w:val="0"/>
          <w:color w:val="0000FF"/>
          <w:kern w:val="0"/>
          <w:sz w:val="19"/>
          <w:szCs w:val="19"/>
          <w:lang w:val="en-US"/>
        </w:rPr>
        <w:t>TRY</w:t>
      </w:r>
    </w:p>
    <w:p w14:paraId="266588C7" w14:textId="77777777" w:rsidR="00C86520" w:rsidRDefault="00C86520" w:rsidP="00C8652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19"/>
          <w:szCs w:val="19"/>
          <w:lang w:val="en-US"/>
        </w:rPr>
      </w:pPr>
      <w:r>
        <w:rPr>
          <w:rFonts w:ascii="Cascadia Mono" w:hAnsi="Cascadia Mono" w:cs="Cascadia Mono"/>
          <w:noProof w:val="0"/>
          <w:color w:val="000000"/>
          <w:kern w:val="0"/>
          <w:sz w:val="19"/>
          <w:szCs w:val="19"/>
          <w:lang w:val="en-US"/>
        </w:rPr>
        <w:tab/>
      </w:r>
      <w:r>
        <w:rPr>
          <w:rFonts w:ascii="Cascadia Mono" w:hAnsi="Cascadia Mono" w:cs="Cascadia Mono"/>
          <w:noProof w:val="0"/>
          <w:color w:val="000000"/>
          <w:kern w:val="0"/>
          <w:sz w:val="19"/>
          <w:szCs w:val="19"/>
          <w:lang w:val="en-US"/>
        </w:rPr>
        <w:tab/>
      </w:r>
      <w:r>
        <w:rPr>
          <w:rFonts w:ascii="Cascadia Mono" w:hAnsi="Cascadia Mono" w:cs="Cascadia Mono"/>
          <w:noProof w:val="0"/>
          <w:color w:val="0000FF"/>
          <w:kern w:val="0"/>
          <w:sz w:val="19"/>
          <w:szCs w:val="19"/>
          <w:lang w:val="en-US"/>
        </w:rPr>
        <w:t>SELECT</w:t>
      </w:r>
      <w:r>
        <w:rPr>
          <w:rFonts w:ascii="Cascadia Mono" w:hAnsi="Cascadia Mono" w:cs="Cascadia Mono"/>
          <w:noProof w:val="0"/>
          <w:color w:val="000000"/>
          <w:kern w:val="0"/>
          <w:sz w:val="19"/>
          <w:szCs w:val="19"/>
          <w:lang w:val="en-US"/>
        </w:rPr>
        <w:t xml:space="preserve"> ID</w:t>
      </w:r>
      <w:r>
        <w:rPr>
          <w:rFonts w:ascii="Cascadia Mono" w:hAnsi="Cascadia Mono" w:cs="Cascadia Mono"/>
          <w:noProof w:val="0"/>
          <w:color w:val="808080"/>
          <w:kern w:val="0"/>
          <w:sz w:val="19"/>
          <w:szCs w:val="19"/>
          <w:lang w:val="en-US"/>
        </w:rPr>
        <w:t>,</w:t>
      </w:r>
      <w:r>
        <w:rPr>
          <w:rFonts w:ascii="Cascadia Mono" w:hAnsi="Cascadia Mono" w:cs="Cascadia Mono"/>
          <w:noProof w:val="0"/>
          <w:color w:val="000000"/>
          <w:kern w:val="0"/>
          <w:sz w:val="19"/>
          <w:szCs w:val="19"/>
          <w:lang w:val="en-US"/>
        </w:rPr>
        <w:t xml:space="preserve"> </w:t>
      </w:r>
      <w:r>
        <w:rPr>
          <w:rFonts w:ascii="Cascadia Mono" w:hAnsi="Cascadia Mono" w:cs="Cascadia Mono"/>
          <w:noProof w:val="0"/>
          <w:color w:val="0000FF"/>
          <w:kern w:val="0"/>
          <w:sz w:val="19"/>
          <w:szCs w:val="19"/>
          <w:lang w:val="en-US"/>
        </w:rPr>
        <w:t>name</w:t>
      </w:r>
      <w:r>
        <w:rPr>
          <w:rFonts w:ascii="Cascadia Mono" w:hAnsi="Cascadia Mono" w:cs="Cascadia Mono"/>
          <w:noProof w:val="0"/>
          <w:color w:val="808080"/>
          <w:kern w:val="0"/>
          <w:sz w:val="19"/>
          <w:szCs w:val="19"/>
          <w:lang w:val="en-US"/>
        </w:rPr>
        <w:t>,</w:t>
      </w:r>
      <w:r>
        <w:rPr>
          <w:rFonts w:ascii="Cascadia Mono" w:hAnsi="Cascadia Mono" w:cs="Cascadia Mono"/>
          <w:noProof w:val="0"/>
          <w:color w:val="000000"/>
          <w:kern w:val="0"/>
          <w:sz w:val="19"/>
          <w:szCs w:val="19"/>
          <w:lang w:val="en-US"/>
        </w:rPr>
        <w:t xml:space="preserve"> phone</w:t>
      </w:r>
      <w:r>
        <w:rPr>
          <w:rFonts w:ascii="Cascadia Mono" w:hAnsi="Cascadia Mono" w:cs="Cascadia Mono"/>
          <w:noProof w:val="0"/>
          <w:color w:val="808080"/>
          <w:kern w:val="0"/>
          <w:sz w:val="19"/>
          <w:szCs w:val="19"/>
          <w:lang w:val="en-US"/>
        </w:rPr>
        <w:t>,</w:t>
      </w:r>
      <w:r>
        <w:rPr>
          <w:rFonts w:ascii="Cascadia Mono" w:hAnsi="Cascadia Mono" w:cs="Cascadia Mono"/>
          <w:noProof w:val="0"/>
          <w:color w:val="000000"/>
          <w:kern w:val="0"/>
          <w:sz w:val="19"/>
          <w:szCs w:val="19"/>
          <w:lang w:val="en-US"/>
        </w:rPr>
        <w:t xml:space="preserve"> </w:t>
      </w:r>
    </w:p>
    <w:p w14:paraId="203CF5F0" w14:textId="77777777" w:rsidR="00C86520" w:rsidRDefault="00C86520" w:rsidP="00C8652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19"/>
          <w:szCs w:val="19"/>
          <w:lang w:val="en-US"/>
        </w:rPr>
      </w:pPr>
      <w:r>
        <w:rPr>
          <w:rFonts w:ascii="Cascadia Mono" w:hAnsi="Cascadia Mono" w:cs="Cascadia Mono"/>
          <w:noProof w:val="0"/>
          <w:color w:val="0000FF"/>
          <w:kern w:val="0"/>
          <w:sz w:val="19"/>
          <w:szCs w:val="19"/>
          <w:lang w:val="en-US"/>
        </w:rPr>
        <w:tab/>
      </w:r>
      <w:r>
        <w:rPr>
          <w:rFonts w:ascii="Cascadia Mono" w:hAnsi="Cascadia Mono" w:cs="Cascadia Mono"/>
          <w:noProof w:val="0"/>
          <w:color w:val="0000FF"/>
          <w:kern w:val="0"/>
          <w:sz w:val="19"/>
          <w:szCs w:val="19"/>
          <w:lang w:val="en-US"/>
        </w:rPr>
        <w:tab/>
      </w:r>
      <w:r>
        <w:rPr>
          <w:rFonts w:ascii="Cascadia Mono" w:hAnsi="Cascadia Mono" w:cs="Cascadia Mono"/>
          <w:noProof w:val="0"/>
          <w:color w:val="808080"/>
          <w:kern w:val="0"/>
          <w:sz w:val="19"/>
          <w:szCs w:val="19"/>
          <w:lang w:val="en-US"/>
        </w:rPr>
        <w:t>(</w:t>
      </w:r>
      <w:r>
        <w:rPr>
          <w:rFonts w:ascii="Cascadia Mono" w:hAnsi="Cascadia Mono" w:cs="Cascadia Mono"/>
          <w:noProof w:val="0"/>
          <w:color w:val="0000FF"/>
          <w:kern w:val="0"/>
          <w:sz w:val="19"/>
          <w:szCs w:val="19"/>
          <w:lang w:val="en-US"/>
        </w:rPr>
        <w:t>SELECT</w:t>
      </w:r>
      <w:r>
        <w:rPr>
          <w:rFonts w:ascii="Cascadia Mono" w:hAnsi="Cascadia Mono" w:cs="Cascadia Mono"/>
          <w:noProof w:val="0"/>
          <w:color w:val="000000"/>
          <w:kern w:val="0"/>
          <w:sz w:val="19"/>
          <w:szCs w:val="19"/>
          <w:lang w:val="en-US"/>
        </w:rPr>
        <w:t xml:space="preserve"> </w:t>
      </w:r>
      <w:proofErr w:type="spellStart"/>
      <w:r>
        <w:rPr>
          <w:rFonts w:ascii="Cascadia Mono" w:hAnsi="Cascadia Mono" w:cs="Cascadia Mono"/>
          <w:noProof w:val="0"/>
          <w:color w:val="000000"/>
          <w:kern w:val="0"/>
          <w:sz w:val="19"/>
          <w:szCs w:val="19"/>
          <w:lang w:val="en-US"/>
        </w:rPr>
        <w:t>jobDetail</w:t>
      </w:r>
      <w:proofErr w:type="spellEnd"/>
      <w:r>
        <w:rPr>
          <w:rFonts w:ascii="Cascadia Mono" w:hAnsi="Cascadia Mono" w:cs="Cascadia Mono"/>
          <w:noProof w:val="0"/>
          <w:color w:val="000000"/>
          <w:kern w:val="0"/>
          <w:sz w:val="19"/>
          <w:szCs w:val="19"/>
          <w:lang w:val="en-US"/>
        </w:rPr>
        <w:t xml:space="preserve"> </w:t>
      </w:r>
      <w:r>
        <w:rPr>
          <w:rFonts w:ascii="Cascadia Mono" w:hAnsi="Cascadia Mono" w:cs="Cascadia Mono"/>
          <w:noProof w:val="0"/>
          <w:color w:val="0000FF"/>
          <w:kern w:val="0"/>
          <w:sz w:val="19"/>
          <w:szCs w:val="19"/>
          <w:lang w:val="en-US"/>
        </w:rPr>
        <w:t>FROM</w:t>
      </w:r>
      <w:r>
        <w:rPr>
          <w:rFonts w:ascii="Cascadia Mono" w:hAnsi="Cascadia Mono" w:cs="Cascadia Mono"/>
          <w:noProof w:val="0"/>
          <w:color w:val="000000"/>
          <w:kern w:val="0"/>
          <w:sz w:val="19"/>
          <w:szCs w:val="19"/>
          <w:lang w:val="en-US"/>
        </w:rPr>
        <w:t xml:space="preserve"> Job </w:t>
      </w:r>
      <w:r>
        <w:rPr>
          <w:rFonts w:ascii="Cascadia Mono" w:hAnsi="Cascadia Mono" w:cs="Cascadia Mono"/>
          <w:noProof w:val="0"/>
          <w:color w:val="0000FF"/>
          <w:kern w:val="0"/>
          <w:sz w:val="19"/>
          <w:szCs w:val="19"/>
          <w:lang w:val="en-US"/>
        </w:rPr>
        <w:t>WHERE</w:t>
      </w:r>
      <w:r>
        <w:rPr>
          <w:rFonts w:ascii="Cascadia Mono" w:hAnsi="Cascadia Mono" w:cs="Cascadia Mono"/>
          <w:noProof w:val="0"/>
          <w:color w:val="000000"/>
          <w:kern w:val="0"/>
          <w:sz w:val="19"/>
          <w:szCs w:val="19"/>
          <w:lang w:val="en-US"/>
        </w:rPr>
        <w:t xml:space="preserve"> ID </w:t>
      </w:r>
      <w:r>
        <w:rPr>
          <w:rFonts w:ascii="Cascadia Mono" w:hAnsi="Cascadia Mono" w:cs="Cascadia Mono"/>
          <w:noProof w:val="0"/>
          <w:color w:val="808080"/>
          <w:kern w:val="0"/>
          <w:sz w:val="19"/>
          <w:szCs w:val="19"/>
          <w:lang w:val="en-US"/>
        </w:rPr>
        <w:t>=</w:t>
      </w:r>
      <w:r>
        <w:rPr>
          <w:rFonts w:ascii="Cascadia Mono" w:hAnsi="Cascadia Mono" w:cs="Cascadia Mono"/>
          <w:noProof w:val="0"/>
          <w:color w:val="000000"/>
          <w:kern w:val="0"/>
          <w:sz w:val="19"/>
          <w:szCs w:val="19"/>
          <w:lang w:val="en-US"/>
        </w:rPr>
        <w:t xml:space="preserve"> </w:t>
      </w:r>
      <w:proofErr w:type="spellStart"/>
      <w:proofErr w:type="gramStart"/>
      <w:r>
        <w:rPr>
          <w:rFonts w:ascii="Cascadia Mono" w:hAnsi="Cascadia Mono" w:cs="Cascadia Mono"/>
          <w:noProof w:val="0"/>
          <w:color w:val="000000"/>
          <w:kern w:val="0"/>
          <w:sz w:val="19"/>
          <w:szCs w:val="19"/>
          <w:lang w:val="en-US"/>
        </w:rPr>
        <w:t>jobID</w:t>
      </w:r>
      <w:proofErr w:type="spellEnd"/>
      <w:r>
        <w:rPr>
          <w:rFonts w:ascii="Cascadia Mono" w:hAnsi="Cascadia Mono" w:cs="Cascadia Mono"/>
          <w:noProof w:val="0"/>
          <w:color w:val="000000"/>
          <w:kern w:val="0"/>
          <w:sz w:val="19"/>
          <w:szCs w:val="19"/>
          <w:lang w:val="en-US"/>
        </w:rPr>
        <w:t xml:space="preserve"> </w:t>
      </w:r>
      <w:r>
        <w:rPr>
          <w:rFonts w:ascii="Cascadia Mono" w:hAnsi="Cascadia Mono" w:cs="Cascadia Mono"/>
          <w:noProof w:val="0"/>
          <w:color w:val="808080"/>
          <w:kern w:val="0"/>
          <w:sz w:val="19"/>
          <w:szCs w:val="19"/>
          <w:lang w:val="en-US"/>
        </w:rPr>
        <w:t>)</w:t>
      </w:r>
      <w:proofErr w:type="gramEnd"/>
      <w:r>
        <w:rPr>
          <w:rFonts w:ascii="Cascadia Mono" w:hAnsi="Cascadia Mono" w:cs="Cascadia Mono"/>
          <w:noProof w:val="0"/>
          <w:color w:val="000000"/>
          <w:kern w:val="0"/>
          <w:sz w:val="19"/>
          <w:szCs w:val="19"/>
          <w:lang w:val="en-US"/>
        </w:rPr>
        <w:t xml:space="preserve"> </w:t>
      </w:r>
      <w:r>
        <w:rPr>
          <w:rFonts w:ascii="Cascadia Mono" w:hAnsi="Cascadia Mono" w:cs="Cascadia Mono"/>
          <w:noProof w:val="0"/>
          <w:color w:val="0000FF"/>
          <w:kern w:val="0"/>
          <w:sz w:val="19"/>
          <w:szCs w:val="19"/>
          <w:lang w:val="en-US"/>
        </w:rPr>
        <w:t>AS</w:t>
      </w:r>
      <w:r>
        <w:rPr>
          <w:rFonts w:ascii="Cascadia Mono" w:hAnsi="Cascadia Mono" w:cs="Cascadia Mono"/>
          <w:noProof w:val="0"/>
          <w:color w:val="000000"/>
          <w:kern w:val="0"/>
          <w:sz w:val="19"/>
          <w:szCs w:val="19"/>
          <w:lang w:val="en-US"/>
        </w:rPr>
        <w:t xml:space="preserve"> </w:t>
      </w:r>
      <w:proofErr w:type="spellStart"/>
      <w:r>
        <w:rPr>
          <w:rFonts w:ascii="Cascadia Mono" w:hAnsi="Cascadia Mono" w:cs="Cascadia Mono"/>
          <w:noProof w:val="0"/>
          <w:color w:val="000000"/>
          <w:kern w:val="0"/>
          <w:sz w:val="19"/>
          <w:szCs w:val="19"/>
          <w:lang w:val="en-US"/>
        </w:rPr>
        <w:t>jobDetail</w:t>
      </w:r>
      <w:proofErr w:type="spellEnd"/>
    </w:p>
    <w:p w14:paraId="5DB3C224" w14:textId="77777777" w:rsidR="00C86520" w:rsidRDefault="00C86520" w:rsidP="00C8652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19"/>
          <w:szCs w:val="19"/>
          <w:lang w:val="en-US"/>
        </w:rPr>
      </w:pPr>
      <w:r>
        <w:rPr>
          <w:rFonts w:ascii="Cascadia Mono" w:hAnsi="Cascadia Mono" w:cs="Cascadia Mono"/>
          <w:noProof w:val="0"/>
          <w:color w:val="000000"/>
          <w:kern w:val="0"/>
          <w:sz w:val="19"/>
          <w:szCs w:val="19"/>
          <w:lang w:val="en-US"/>
        </w:rPr>
        <w:tab/>
      </w:r>
      <w:r>
        <w:rPr>
          <w:rFonts w:ascii="Cascadia Mono" w:hAnsi="Cascadia Mono" w:cs="Cascadia Mono"/>
          <w:noProof w:val="0"/>
          <w:color w:val="000000"/>
          <w:kern w:val="0"/>
          <w:sz w:val="19"/>
          <w:szCs w:val="19"/>
          <w:lang w:val="en-US"/>
        </w:rPr>
        <w:tab/>
      </w:r>
      <w:r>
        <w:rPr>
          <w:rFonts w:ascii="Cascadia Mono" w:hAnsi="Cascadia Mono" w:cs="Cascadia Mono"/>
          <w:noProof w:val="0"/>
          <w:color w:val="0000FF"/>
          <w:kern w:val="0"/>
          <w:sz w:val="19"/>
          <w:szCs w:val="19"/>
          <w:lang w:val="en-US"/>
        </w:rPr>
        <w:t>FROM</w:t>
      </w:r>
      <w:r>
        <w:rPr>
          <w:rFonts w:ascii="Cascadia Mono" w:hAnsi="Cascadia Mono" w:cs="Cascadia Mono"/>
          <w:noProof w:val="0"/>
          <w:color w:val="000000"/>
          <w:kern w:val="0"/>
          <w:sz w:val="19"/>
          <w:szCs w:val="19"/>
          <w:lang w:val="en-US"/>
        </w:rPr>
        <w:t xml:space="preserve"> Employee</w:t>
      </w:r>
    </w:p>
    <w:p w14:paraId="542BC3A2" w14:textId="77777777" w:rsidR="00C86520" w:rsidRDefault="00C86520" w:rsidP="00C8652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19"/>
          <w:szCs w:val="19"/>
          <w:lang w:val="en-US"/>
        </w:rPr>
      </w:pPr>
      <w:r>
        <w:rPr>
          <w:rFonts w:ascii="Cascadia Mono" w:hAnsi="Cascadia Mono" w:cs="Cascadia Mono"/>
          <w:noProof w:val="0"/>
          <w:color w:val="000000"/>
          <w:kern w:val="0"/>
          <w:sz w:val="19"/>
          <w:szCs w:val="19"/>
          <w:lang w:val="en-US"/>
        </w:rPr>
        <w:tab/>
      </w:r>
      <w:r>
        <w:rPr>
          <w:rFonts w:ascii="Cascadia Mono" w:hAnsi="Cascadia Mono" w:cs="Cascadia Mono"/>
          <w:noProof w:val="0"/>
          <w:color w:val="0000FF"/>
          <w:kern w:val="0"/>
          <w:sz w:val="19"/>
          <w:szCs w:val="19"/>
          <w:lang w:val="en-US"/>
        </w:rPr>
        <w:t>END</w:t>
      </w:r>
      <w:r>
        <w:rPr>
          <w:rFonts w:ascii="Cascadia Mono" w:hAnsi="Cascadia Mono" w:cs="Cascadia Mono"/>
          <w:noProof w:val="0"/>
          <w:color w:val="000000"/>
          <w:kern w:val="0"/>
          <w:sz w:val="19"/>
          <w:szCs w:val="19"/>
          <w:lang w:val="en-US"/>
        </w:rPr>
        <w:t xml:space="preserve"> </w:t>
      </w:r>
      <w:r>
        <w:rPr>
          <w:rFonts w:ascii="Cascadia Mono" w:hAnsi="Cascadia Mono" w:cs="Cascadia Mono"/>
          <w:noProof w:val="0"/>
          <w:color w:val="0000FF"/>
          <w:kern w:val="0"/>
          <w:sz w:val="19"/>
          <w:szCs w:val="19"/>
          <w:lang w:val="en-US"/>
        </w:rPr>
        <w:t>TRY</w:t>
      </w:r>
    </w:p>
    <w:p w14:paraId="2DFCEE8D" w14:textId="77777777" w:rsidR="00C86520" w:rsidRDefault="00C86520" w:rsidP="00C8652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19"/>
          <w:szCs w:val="19"/>
          <w:lang w:val="en-US"/>
        </w:rPr>
      </w:pPr>
      <w:r>
        <w:rPr>
          <w:rFonts w:ascii="Cascadia Mono" w:hAnsi="Cascadia Mono" w:cs="Cascadia Mono"/>
          <w:noProof w:val="0"/>
          <w:color w:val="000000"/>
          <w:kern w:val="0"/>
          <w:sz w:val="19"/>
          <w:szCs w:val="19"/>
          <w:lang w:val="en-US"/>
        </w:rPr>
        <w:tab/>
      </w:r>
      <w:r>
        <w:rPr>
          <w:rFonts w:ascii="Cascadia Mono" w:hAnsi="Cascadia Mono" w:cs="Cascadia Mono"/>
          <w:noProof w:val="0"/>
          <w:color w:val="0000FF"/>
          <w:kern w:val="0"/>
          <w:sz w:val="19"/>
          <w:szCs w:val="19"/>
          <w:lang w:val="en-US"/>
        </w:rPr>
        <w:t>BEGIN</w:t>
      </w:r>
      <w:r>
        <w:rPr>
          <w:rFonts w:ascii="Cascadia Mono" w:hAnsi="Cascadia Mono" w:cs="Cascadia Mono"/>
          <w:noProof w:val="0"/>
          <w:color w:val="000000"/>
          <w:kern w:val="0"/>
          <w:sz w:val="19"/>
          <w:szCs w:val="19"/>
          <w:lang w:val="en-US"/>
        </w:rPr>
        <w:t xml:space="preserve"> </w:t>
      </w:r>
      <w:r>
        <w:rPr>
          <w:rFonts w:ascii="Cascadia Mono" w:hAnsi="Cascadia Mono" w:cs="Cascadia Mono"/>
          <w:noProof w:val="0"/>
          <w:color w:val="0000FF"/>
          <w:kern w:val="0"/>
          <w:sz w:val="19"/>
          <w:szCs w:val="19"/>
          <w:lang w:val="en-US"/>
        </w:rPr>
        <w:t>CATCH</w:t>
      </w:r>
    </w:p>
    <w:p w14:paraId="5B5862C0" w14:textId="77777777" w:rsidR="00C86520" w:rsidRDefault="00C86520" w:rsidP="00C8652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19"/>
          <w:szCs w:val="19"/>
          <w:lang w:val="en-US"/>
        </w:rPr>
      </w:pPr>
      <w:r>
        <w:rPr>
          <w:rFonts w:ascii="Cascadia Mono" w:hAnsi="Cascadia Mono" w:cs="Cascadia Mono"/>
          <w:noProof w:val="0"/>
          <w:color w:val="000000"/>
          <w:kern w:val="0"/>
          <w:sz w:val="19"/>
          <w:szCs w:val="19"/>
          <w:lang w:val="en-US"/>
        </w:rPr>
        <w:tab/>
      </w:r>
      <w:r>
        <w:rPr>
          <w:rFonts w:ascii="Cascadia Mono" w:hAnsi="Cascadia Mono" w:cs="Cascadia Mono"/>
          <w:noProof w:val="0"/>
          <w:color w:val="0000FF"/>
          <w:kern w:val="0"/>
          <w:sz w:val="19"/>
          <w:szCs w:val="19"/>
          <w:lang w:val="en-US"/>
        </w:rPr>
        <w:t>SELECT</w:t>
      </w:r>
      <w:r>
        <w:rPr>
          <w:rFonts w:ascii="Cascadia Mono" w:hAnsi="Cascadia Mono" w:cs="Cascadia Mono"/>
          <w:noProof w:val="0"/>
          <w:color w:val="000000"/>
          <w:kern w:val="0"/>
          <w:sz w:val="19"/>
          <w:szCs w:val="19"/>
          <w:lang w:val="en-US"/>
        </w:rPr>
        <w:t xml:space="preserve"> @errorMessage </w:t>
      </w:r>
      <w:r>
        <w:rPr>
          <w:rFonts w:ascii="Cascadia Mono" w:hAnsi="Cascadia Mono" w:cs="Cascadia Mono"/>
          <w:noProof w:val="0"/>
          <w:color w:val="808080"/>
          <w:kern w:val="0"/>
          <w:sz w:val="19"/>
          <w:szCs w:val="19"/>
          <w:lang w:val="en-US"/>
        </w:rPr>
        <w:t>=</w:t>
      </w:r>
      <w:r>
        <w:rPr>
          <w:rFonts w:ascii="Cascadia Mono" w:hAnsi="Cascadia Mono" w:cs="Cascadia Mono"/>
          <w:noProof w:val="0"/>
          <w:color w:val="000000"/>
          <w:kern w:val="0"/>
          <w:sz w:val="19"/>
          <w:szCs w:val="19"/>
          <w:lang w:val="en-US"/>
        </w:rPr>
        <w:t xml:space="preserve"> </w:t>
      </w:r>
      <w:r>
        <w:rPr>
          <w:rFonts w:ascii="Cascadia Mono" w:hAnsi="Cascadia Mono" w:cs="Cascadia Mono"/>
          <w:noProof w:val="0"/>
          <w:color w:val="FF00FF"/>
          <w:kern w:val="0"/>
          <w:sz w:val="19"/>
          <w:szCs w:val="19"/>
          <w:lang w:val="en-US"/>
        </w:rPr>
        <w:t>ERROR_</w:t>
      </w:r>
      <w:proofErr w:type="gramStart"/>
      <w:r>
        <w:rPr>
          <w:rFonts w:ascii="Cascadia Mono" w:hAnsi="Cascadia Mono" w:cs="Cascadia Mono"/>
          <w:noProof w:val="0"/>
          <w:color w:val="FF00FF"/>
          <w:kern w:val="0"/>
          <w:sz w:val="19"/>
          <w:szCs w:val="19"/>
          <w:lang w:val="en-US"/>
        </w:rPr>
        <w:t>MESSAGE</w:t>
      </w:r>
      <w:r>
        <w:rPr>
          <w:rFonts w:ascii="Cascadia Mono" w:hAnsi="Cascadia Mono" w:cs="Cascadia Mono"/>
          <w:noProof w:val="0"/>
          <w:color w:val="808080"/>
          <w:kern w:val="0"/>
          <w:sz w:val="19"/>
          <w:szCs w:val="19"/>
          <w:lang w:val="en-US"/>
        </w:rPr>
        <w:t>(</w:t>
      </w:r>
      <w:proofErr w:type="gramEnd"/>
      <w:r>
        <w:rPr>
          <w:rFonts w:ascii="Cascadia Mono" w:hAnsi="Cascadia Mono" w:cs="Cascadia Mono"/>
          <w:noProof w:val="0"/>
          <w:color w:val="808080"/>
          <w:kern w:val="0"/>
          <w:sz w:val="19"/>
          <w:szCs w:val="19"/>
          <w:lang w:val="en-US"/>
        </w:rPr>
        <w:t>)</w:t>
      </w:r>
    </w:p>
    <w:p w14:paraId="68D13D2F" w14:textId="77777777" w:rsidR="00C86520" w:rsidRDefault="00C86520" w:rsidP="00C8652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19"/>
          <w:szCs w:val="19"/>
          <w:lang w:val="en-US"/>
        </w:rPr>
      </w:pPr>
      <w:r>
        <w:rPr>
          <w:rFonts w:ascii="Cascadia Mono" w:hAnsi="Cascadia Mono" w:cs="Cascadia Mono"/>
          <w:noProof w:val="0"/>
          <w:color w:val="000000"/>
          <w:kern w:val="0"/>
          <w:sz w:val="19"/>
          <w:szCs w:val="19"/>
          <w:lang w:val="en-US"/>
        </w:rPr>
        <w:tab/>
      </w:r>
      <w:r>
        <w:rPr>
          <w:rFonts w:ascii="Cascadia Mono" w:hAnsi="Cascadia Mono" w:cs="Cascadia Mono"/>
          <w:noProof w:val="0"/>
          <w:color w:val="000000"/>
          <w:kern w:val="0"/>
          <w:sz w:val="19"/>
          <w:szCs w:val="19"/>
          <w:lang w:val="en-US"/>
        </w:rPr>
        <w:tab/>
      </w:r>
      <w:proofErr w:type="gramStart"/>
      <w:r>
        <w:rPr>
          <w:rFonts w:ascii="Cascadia Mono" w:hAnsi="Cascadia Mono" w:cs="Cascadia Mono"/>
          <w:noProof w:val="0"/>
          <w:color w:val="0000FF"/>
          <w:kern w:val="0"/>
          <w:sz w:val="19"/>
          <w:szCs w:val="19"/>
          <w:lang w:val="en-US"/>
        </w:rPr>
        <w:t>RAISERROR</w:t>
      </w:r>
      <w:r>
        <w:rPr>
          <w:rFonts w:ascii="Cascadia Mono" w:hAnsi="Cascadia Mono" w:cs="Cascadia Mono"/>
          <w:noProof w:val="0"/>
          <w:color w:val="808080"/>
          <w:kern w:val="0"/>
          <w:sz w:val="19"/>
          <w:szCs w:val="19"/>
          <w:lang w:val="en-US"/>
        </w:rPr>
        <w:t>(</w:t>
      </w:r>
      <w:proofErr w:type="gramEnd"/>
      <w:r>
        <w:rPr>
          <w:rFonts w:ascii="Cascadia Mono" w:hAnsi="Cascadia Mono" w:cs="Cascadia Mono"/>
          <w:noProof w:val="0"/>
          <w:color w:val="000000"/>
          <w:kern w:val="0"/>
          <w:sz w:val="19"/>
          <w:szCs w:val="19"/>
          <w:lang w:val="en-US"/>
        </w:rPr>
        <w:t>@errorMessage</w:t>
      </w:r>
      <w:r>
        <w:rPr>
          <w:rFonts w:ascii="Cascadia Mono" w:hAnsi="Cascadia Mono" w:cs="Cascadia Mono"/>
          <w:noProof w:val="0"/>
          <w:color w:val="808080"/>
          <w:kern w:val="0"/>
          <w:sz w:val="19"/>
          <w:szCs w:val="19"/>
          <w:lang w:val="en-US"/>
        </w:rPr>
        <w:t>,</w:t>
      </w:r>
      <w:r>
        <w:rPr>
          <w:rFonts w:ascii="Cascadia Mono" w:hAnsi="Cascadia Mono" w:cs="Cascadia Mono"/>
          <w:noProof w:val="0"/>
          <w:color w:val="000000"/>
          <w:kern w:val="0"/>
          <w:sz w:val="19"/>
          <w:szCs w:val="19"/>
          <w:lang w:val="en-US"/>
        </w:rPr>
        <w:t xml:space="preserve"> 16</w:t>
      </w:r>
      <w:r>
        <w:rPr>
          <w:rFonts w:ascii="Cascadia Mono" w:hAnsi="Cascadia Mono" w:cs="Cascadia Mono"/>
          <w:noProof w:val="0"/>
          <w:color w:val="808080"/>
          <w:kern w:val="0"/>
          <w:sz w:val="19"/>
          <w:szCs w:val="19"/>
          <w:lang w:val="en-US"/>
        </w:rPr>
        <w:t>,</w:t>
      </w:r>
      <w:r>
        <w:rPr>
          <w:rFonts w:ascii="Cascadia Mono" w:hAnsi="Cascadia Mono" w:cs="Cascadia Mono"/>
          <w:noProof w:val="0"/>
          <w:color w:val="000000"/>
          <w:kern w:val="0"/>
          <w:sz w:val="19"/>
          <w:szCs w:val="19"/>
          <w:lang w:val="en-US"/>
        </w:rPr>
        <w:t xml:space="preserve"> 1</w:t>
      </w:r>
      <w:r>
        <w:rPr>
          <w:rFonts w:ascii="Cascadia Mono" w:hAnsi="Cascadia Mono" w:cs="Cascadia Mono"/>
          <w:noProof w:val="0"/>
          <w:color w:val="808080"/>
          <w:kern w:val="0"/>
          <w:sz w:val="19"/>
          <w:szCs w:val="19"/>
          <w:lang w:val="en-US"/>
        </w:rPr>
        <w:t>)</w:t>
      </w:r>
    </w:p>
    <w:p w14:paraId="3E252152" w14:textId="77777777" w:rsidR="00C86520" w:rsidRDefault="00C86520" w:rsidP="00C8652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19"/>
          <w:szCs w:val="19"/>
          <w:lang w:val="en-US"/>
        </w:rPr>
      </w:pPr>
      <w:r>
        <w:rPr>
          <w:rFonts w:ascii="Cascadia Mono" w:hAnsi="Cascadia Mono" w:cs="Cascadia Mono"/>
          <w:noProof w:val="0"/>
          <w:color w:val="000000"/>
          <w:kern w:val="0"/>
          <w:sz w:val="19"/>
          <w:szCs w:val="19"/>
          <w:lang w:val="en-US"/>
        </w:rPr>
        <w:tab/>
      </w:r>
      <w:r>
        <w:rPr>
          <w:rFonts w:ascii="Cascadia Mono" w:hAnsi="Cascadia Mono" w:cs="Cascadia Mono"/>
          <w:noProof w:val="0"/>
          <w:color w:val="0000FF"/>
          <w:kern w:val="0"/>
          <w:sz w:val="19"/>
          <w:szCs w:val="19"/>
          <w:lang w:val="en-US"/>
        </w:rPr>
        <w:t>END</w:t>
      </w:r>
      <w:r>
        <w:rPr>
          <w:rFonts w:ascii="Cascadia Mono" w:hAnsi="Cascadia Mono" w:cs="Cascadia Mono"/>
          <w:noProof w:val="0"/>
          <w:color w:val="000000"/>
          <w:kern w:val="0"/>
          <w:sz w:val="19"/>
          <w:szCs w:val="19"/>
          <w:lang w:val="en-US"/>
        </w:rPr>
        <w:t xml:space="preserve"> </w:t>
      </w:r>
      <w:r>
        <w:rPr>
          <w:rFonts w:ascii="Cascadia Mono" w:hAnsi="Cascadia Mono" w:cs="Cascadia Mono"/>
          <w:noProof w:val="0"/>
          <w:color w:val="0000FF"/>
          <w:kern w:val="0"/>
          <w:sz w:val="19"/>
          <w:szCs w:val="19"/>
          <w:lang w:val="en-US"/>
        </w:rPr>
        <w:t>CATCH</w:t>
      </w:r>
    </w:p>
    <w:p w14:paraId="317C1A2F" w14:textId="77777777" w:rsidR="00C86520" w:rsidRDefault="00C86520" w:rsidP="00C8652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19"/>
          <w:szCs w:val="19"/>
          <w:lang w:val="en-US"/>
        </w:rPr>
      </w:pPr>
      <w:r>
        <w:rPr>
          <w:rFonts w:ascii="Cascadia Mono" w:hAnsi="Cascadia Mono" w:cs="Cascadia Mono"/>
          <w:noProof w:val="0"/>
          <w:color w:val="0000FF"/>
          <w:kern w:val="0"/>
          <w:sz w:val="19"/>
          <w:szCs w:val="19"/>
          <w:lang w:val="en-US"/>
        </w:rPr>
        <w:t>END</w:t>
      </w:r>
    </w:p>
    <w:p w14:paraId="5ABA2029" w14:textId="01055D49" w:rsidR="00C86520" w:rsidRDefault="00C86520" w:rsidP="00C86520">
      <w:pPr>
        <w:pStyle w:val="ListParagraph"/>
        <w:pBdr>
          <w:top w:val="single" w:sz="4" w:space="1" w:color="auto"/>
          <w:left w:val="single" w:sz="4" w:space="4" w:color="auto"/>
          <w:bottom w:val="single" w:sz="4" w:space="1" w:color="auto"/>
          <w:right w:val="single" w:sz="4" w:space="4" w:color="auto"/>
        </w:pBdr>
        <w:ind w:left="1584"/>
        <w:rPr>
          <w:rFonts w:ascii="Times New Roman" w:hAnsi="Times New Roman" w:cs="Times New Roman"/>
          <w:b/>
          <w:bCs/>
          <w:sz w:val="28"/>
          <w:szCs w:val="28"/>
          <w:lang w:val="en-US"/>
        </w:rPr>
      </w:pPr>
      <w:r>
        <w:rPr>
          <w:rFonts w:ascii="Cascadia Mono" w:hAnsi="Cascadia Mono" w:cs="Cascadia Mono"/>
          <w:noProof w:val="0"/>
          <w:color w:val="0000FF"/>
          <w:kern w:val="0"/>
          <w:sz w:val="19"/>
          <w:szCs w:val="19"/>
          <w:lang w:val="en-US"/>
        </w:rPr>
        <w:t>GO</w:t>
      </w:r>
    </w:p>
    <w:p w14:paraId="4A553A9C" w14:textId="77777777" w:rsidR="00C86520" w:rsidRDefault="00C86520" w:rsidP="00C86520">
      <w:pPr>
        <w:pStyle w:val="ListParagraph"/>
        <w:ind w:left="1584"/>
        <w:rPr>
          <w:rFonts w:ascii="Times New Roman" w:hAnsi="Times New Roman" w:cs="Times New Roman"/>
          <w:b/>
          <w:bCs/>
          <w:sz w:val="28"/>
          <w:szCs w:val="28"/>
          <w:lang w:val="en-US"/>
        </w:rPr>
      </w:pPr>
    </w:p>
    <w:p w14:paraId="696AEF30" w14:textId="30DFE589" w:rsidR="00C86520" w:rsidRPr="00C86520" w:rsidRDefault="00C86520" w:rsidP="00C86520">
      <w:pPr>
        <w:pStyle w:val="ListParagraph"/>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C# code:</w:t>
      </w:r>
    </w:p>
    <w:p w14:paraId="7924B040" w14:textId="77777777" w:rsidR="00C86520" w:rsidRPr="00C86520" w:rsidRDefault="00C86520" w:rsidP="00C8652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C86520">
        <w:rPr>
          <w:rFonts w:ascii="Cascadia Mono" w:hAnsi="Cascadia Mono" w:cs="Cascadia Mono"/>
          <w:noProof w:val="0"/>
          <w:color w:val="000000"/>
          <w:kern w:val="0"/>
          <w:sz w:val="24"/>
          <w:szCs w:val="24"/>
          <w:lang w:val="en-US"/>
        </w:rPr>
        <w:t>try</w:t>
      </w:r>
    </w:p>
    <w:p w14:paraId="0F8A7C5E" w14:textId="77777777" w:rsidR="00C86520" w:rsidRPr="00C86520" w:rsidRDefault="00C86520" w:rsidP="00C8652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C86520">
        <w:rPr>
          <w:rFonts w:ascii="Cascadia Mono" w:hAnsi="Cascadia Mono" w:cs="Cascadia Mono"/>
          <w:noProof w:val="0"/>
          <w:color w:val="000000"/>
          <w:kern w:val="0"/>
          <w:sz w:val="24"/>
          <w:szCs w:val="24"/>
          <w:lang w:val="en-US"/>
        </w:rPr>
        <w:t>{</w:t>
      </w:r>
    </w:p>
    <w:p w14:paraId="4ED1D207" w14:textId="77777777" w:rsidR="00C86520" w:rsidRPr="00C86520" w:rsidRDefault="00C86520" w:rsidP="00C8652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C86520">
        <w:rPr>
          <w:rFonts w:ascii="Cascadia Mono" w:hAnsi="Cascadia Mono" w:cs="Cascadia Mono"/>
          <w:noProof w:val="0"/>
          <w:color w:val="000000"/>
          <w:kern w:val="0"/>
          <w:sz w:val="24"/>
          <w:szCs w:val="24"/>
          <w:lang w:val="en-US"/>
        </w:rPr>
        <w:t xml:space="preserve">    </w:t>
      </w:r>
      <w:proofErr w:type="spellStart"/>
      <w:r w:rsidRPr="00C86520">
        <w:rPr>
          <w:rFonts w:ascii="Cascadia Mono" w:hAnsi="Cascadia Mono" w:cs="Cascadia Mono"/>
          <w:noProof w:val="0"/>
          <w:color w:val="000000"/>
          <w:kern w:val="0"/>
          <w:sz w:val="24"/>
          <w:szCs w:val="24"/>
          <w:lang w:val="en-US"/>
        </w:rPr>
        <w:t>dataEmp</w:t>
      </w:r>
      <w:proofErr w:type="spellEnd"/>
      <w:r w:rsidRPr="00C86520">
        <w:rPr>
          <w:rFonts w:ascii="Cascadia Mono" w:hAnsi="Cascadia Mono" w:cs="Cascadia Mono"/>
          <w:noProof w:val="0"/>
          <w:color w:val="000000"/>
          <w:kern w:val="0"/>
          <w:sz w:val="24"/>
          <w:szCs w:val="24"/>
          <w:lang w:val="en-US"/>
        </w:rPr>
        <w:t xml:space="preserve"> = </w:t>
      </w:r>
      <w:proofErr w:type="spellStart"/>
      <w:proofErr w:type="gramStart"/>
      <w:r w:rsidRPr="00C86520">
        <w:rPr>
          <w:rFonts w:ascii="Cascadia Mono" w:hAnsi="Cascadia Mono" w:cs="Cascadia Mono"/>
          <w:noProof w:val="0"/>
          <w:color w:val="000000"/>
          <w:kern w:val="0"/>
          <w:sz w:val="24"/>
          <w:szCs w:val="24"/>
          <w:lang w:val="en-US"/>
        </w:rPr>
        <w:t>DataProvider.Instance.ExecuteQuery</w:t>
      </w:r>
      <w:proofErr w:type="spellEnd"/>
      <w:proofErr w:type="gramEnd"/>
      <w:r w:rsidRPr="00C86520">
        <w:rPr>
          <w:rFonts w:ascii="Cascadia Mono" w:hAnsi="Cascadia Mono" w:cs="Cascadia Mono"/>
          <w:noProof w:val="0"/>
          <w:color w:val="000000"/>
          <w:kern w:val="0"/>
          <w:sz w:val="24"/>
          <w:szCs w:val="24"/>
          <w:lang w:val="en-US"/>
        </w:rPr>
        <w:t xml:space="preserve">("EXEC </w:t>
      </w:r>
      <w:proofErr w:type="spellStart"/>
      <w:r w:rsidRPr="00C86520">
        <w:rPr>
          <w:rFonts w:ascii="Cascadia Mono" w:hAnsi="Cascadia Mono" w:cs="Cascadia Mono"/>
          <w:noProof w:val="0"/>
          <w:color w:val="000000"/>
          <w:kern w:val="0"/>
          <w:sz w:val="24"/>
          <w:szCs w:val="24"/>
          <w:lang w:val="en-US"/>
        </w:rPr>
        <w:t>dbo.getEmployeeList</w:t>
      </w:r>
      <w:proofErr w:type="spellEnd"/>
      <w:r w:rsidRPr="00C86520">
        <w:rPr>
          <w:rFonts w:ascii="Cascadia Mono" w:hAnsi="Cascadia Mono" w:cs="Cascadia Mono"/>
          <w:noProof w:val="0"/>
          <w:color w:val="000000"/>
          <w:kern w:val="0"/>
          <w:sz w:val="24"/>
          <w:szCs w:val="24"/>
          <w:lang w:val="en-US"/>
        </w:rPr>
        <w:t>");</w:t>
      </w:r>
    </w:p>
    <w:p w14:paraId="62733301" w14:textId="77777777" w:rsidR="00C86520" w:rsidRPr="00C86520" w:rsidRDefault="00C86520" w:rsidP="00C8652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C86520">
        <w:rPr>
          <w:rFonts w:ascii="Cascadia Mono" w:hAnsi="Cascadia Mono" w:cs="Cascadia Mono"/>
          <w:noProof w:val="0"/>
          <w:color w:val="000000"/>
          <w:kern w:val="0"/>
          <w:sz w:val="24"/>
          <w:szCs w:val="24"/>
          <w:lang w:val="en-US"/>
        </w:rPr>
        <w:t xml:space="preserve">    </w:t>
      </w:r>
      <w:proofErr w:type="spellStart"/>
      <w:r w:rsidRPr="00C86520">
        <w:rPr>
          <w:rFonts w:ascii="Cascadia Mono" w:hAnsi="Cascadia Mono" w:cs="Cascadia Mono"/>
          <w:noProof w:val="0"/>
          <w:color w:val="000000"/>
          <w:kern w:val="0"/>
          <w:sz w:val="24"/>
          <w:szCs w:val="24"/>
          <w:lang w:val="en-US"/>
        </w:rPr>
        <w:t>dataJob</w:t>
      </w:r>
      <w:proofErr w:type="spellEnd"/>
      <w:r w:rsidRPr="00C86520">
        <w:rPr>
          <w:rFonts w:ascii="Cascadia Mono" w:hAnsi="Cascadia Mono" w:cs="Cascadia Mono"/>
          <w:noProof w:val="0"/>
          <w:color w:val="000000"/>
          <w:kern w:val="0"/>
          <w:sz w:val="24"/>
          <w:szCs w:val="24"/>
          <w:lang w:val="en-US"/>
        </w:rPr>
        <w:t xml:space="preserve"> = </w:t>
      </w:r>
      <w:proofErr w:type="spellStart"/>
      <w:proofErr w:type="gramStart"/>
      <w:r w:rsidRPr="00C86520">
        <w:rPr>
          <w:rFonts w:ascii="Cascadia Mono" w:hAnsi="Cascadia Mono" w:cs="Cascadia Mono"/>
          <w:noProof w:val="0"/>
          <w:color w:val="000000"/>
          <w:kern w:val="0"/>
          <w:sz w:val="24"/>
          <w:szCs w:val="24"/>
          <w:lang w:val="en-US"/>
        </w:rPr>
        <w:t>DataProvider.Instance.ExecuteQuery</w:t>
      </w:r>
      <w:proofErr w:type="spellEnd"/>
      <w:proofErr w:type="gramEnd"/>
      <w:r w:rsidRPr="00C86520">
        <w:rPr>
          <w:rFonts w:ascii="Cascadia Mono" w:hAnsi="Cascadia Mono" w:cs="Cascadia Mono"/>
          <w:noProof w:val="0"/>
          <w:color w:val="000000"/>
          <w:kern w:val="0"/>
          <w:sz w:val="24"/>
          <w:szCs w:val="24"/>
          <w:lang w:val="en-US"/>
        </w:rPr>
        <w:t xml:space="preserve">("EXEC </w:t>
      </w:r>
      <w:proofErr w:type="spellStart"/>
      <w:r w:rsidRPr="00C86520">
        <w:rPr>
          <w:rFonts w:ascii="Cascadia Mono" w:hAnsi="Cascadia Mono" w:cs="Cascadia Mono"/>
          <w:noProof w:val="0"/>
          <w:color w:val="000000"/>
          <w:kern w:val="0"/>
          <w:sz w:val="24"/>
          <w:szCs w:val="24"/>
          <w:lang w:val="en-US"/>
        </w:rPr>
        <w:t>dbo.getJob</w:t>
      </w:r>
      <w:proofErr w:type="spellEnd"/>
      <w:r w:rsidRPr="00C86520">
        <w:rPr>
          <w:rFonts w:ascii="Cascadia Mono" w:hAnsi="Cascadia Mono" w:cs="Cascadia Mono"/>
          <w:noProof w:val="0"/>
          <w:color w:val="000000"/>
          <w:kern w:val="0"/>
          <w:sz w:val="24"/>
          <w:szCs w:val="24"/>
          <w:lang w:val="en-US"/>
        </w:rPr>
        <w:t>");</w:t>
      </w:r>
    </w:p>
    <w:p w14:paraId="78788CBE" w14:textId="77777777" w:rsidR="00C86520" w:rsidRPr="00C86520" w:rsidRDefault="00C86520" w:rsidP="00C8652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C86520">
        <w:rPr>
          <w:rFonts w:ascii="Cascadia Mono" w:hAnsi="Cascadia Mono" w:cs="Cascadia Mono"/>
          <w:noProof w:val="0"/>
          <w:color w:val="000000"/>
          <w:kern w:val="0"/>
          <w:sz w:val="24"/>
          <w:szCs w:val="24"/>
          <w:lang w:val="en-US"/>
        </w:rPr>
        <w:t>}</w:t>
      </w:r>
    </w:p>
    <w:p w14:paraId="43BC5DFE" w14:textId="77777777" w:rsidR="00C86520" w:rsidRPr="00C86520" w:rsidRDefault="00C86520" w:rsidP="00C8652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C86520">
        <w:rPr>
          <w:rFonts w:ascii="Cascadia Mono" w:hAnsi="Cascadia Mono" w:cs="Cascadia Mono"/>
          <w:noProof w:val="0"/>
          <w:color w:val="000000"/>
          <w:kern w:val="0"/>
          <w:sz w:val="24"/>
          <w:szCs w:val="24"/>
          <w:lang w:val="en-US"/>
        </w:rPr>
        <w:t>catch (</w:t>
      </w:r>
      <w:proofErr w:type="spellStart"/>
      <w:r w:rsidRPr="00C86520">
        <w:rPr>
          <w:rFonts w:ascii="Cascadia Mono" w:hAnsi="Cascadia Mono" w:cs="Cascadia Mono"/>
          <w:noProof w:val="0"/>
          <w:color w:val="000000"/>
          <w:kern w:val="0"/>
          <w:sz w:val="24"/>
          <w:szCs w:val="24"/>
          <w:lang w:val="en-US"/>
        </w:rPr>
        <w:t>SqlException</w:t>
      </w:r>
      <w:proofErr w:type="spellEnd"/>
      <w:r w:rsidRPr="00C86520">
        <w:rPr>
          <w:rFonts w:ascii="Cascadia Mono" w:hAnsi="Cascadia Mono" w:cs="Cascadia Mono"/>
          <w:noProof w:val="0"/>
          <w:color w:val="000000"/>
          <w:kern w:val="0"/>
          <w:sz w:val="24"/>
          <w:szCs w:val="24"/>
          <w:lang w:val="en-US"/>
        </w:rPr>
        <w:t xml:space="preserve"> </w:t>
      </w:r>
      <w:proofErr w:type="spellStart"/>
      <w:r w:rsidRPr="00C86520">
        <w:rPr>
          <w:rFonts w:ascii="Cascadia Mono" w:hAnsi="Cascadia Mono" w:cs="Cascadia Mono"/>
          <w:noProof w:val="0"/>
          <w:color w:val="000000"/>
          <w:kern w:val="0"/>
          <w:sz w:val="24"/>
          <w:szCs w:val="24"/>
          <w:lang w:val="en-US"/>
        </w:rPr>
        <w:t>ev</w:t>
      </w:r>
      <w:proofErr w:type="spellEnd"/>
      <w:r w:rsidRPr="00C86520">
        <w:rPr>
          <w:rFonts w:ascii="Cascadia Mono" w:hAnsi="Cascadia Mono" w:cs="Cascadia Mono"/>
          <w:noProof w:val="0"/>
          <w:color w:val="000000"/>
          <w:kern w:val="0"/>
          <w:sz w:val="24"/>
          <w:szCs w:val="24"/>
          <w:lang w:val="en-US"/>
        </w:rPr>
        <w:t>)</w:t>
      </w:r>
    </w:p>
    <w:p w14:paraId="2C6EB49D" w14:textId="77777777" w:rsidR="00C86520" w:rsidRPr="00C86520" w:rsidRDefault="00C86520" w:rsidP="00C8652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C86520">
        <w:rPr>
          <w:rFonts w:ascii="Cascadia Mono" w:hAnsi="Cascadia Mono" w:cs="Cascadia Mono"/>
          <w:noProof w:val="0"/>
          <w:color w:val="000000"/>
          <w:kern w:val="0"/>
          <w:sz w:val="24"/>
          <w:szCs w:val="24"/>
          <w:lang w:val="en-US"/>
        </w:rPr>
        <w:t>{</w:t>
      </w:r>
    </w:p>
    <w:p w14:paraId="2E13AE9F" w14:textId="77777777" w:rsidR="00C86520" w:rsidRPr="00C86520" w:rsidRDefault="00C86520" w:rsidP="00C8652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C86520">
        <w:rPr>
          <w:rFonts w:ascii="Cascadia Mono" w:hAnsi="Cascadia Mono" w:cs="Cascadia Mono"/>
          <w:noProof w:val="0"/>
          <w:color w:val="000000"/>
          <w:kern w:val="0"/>
          <w:sz w:val="24"/>
          <w:szCs w:val="24"/>
          <w:lang w:val="en-US"/>
        </w:rPr>
        <w:t xml:space="preserve">    </w:t>
      </w:r>
      <w:proofErr w:type="spellStart"/>
      <w:r w:rsidRPr="00C86520">
        <w:rPr>
          <w:rFonts w:ascii="Cascadia Mono" w:hAnsi="Cascadia Mono" w:cs="Cascadia Mono"/>
          <w:noProof w:val="0"/>
          <w:color w:val="000000"/>
          <w:kern w:val="0"/>
          <w:sz w:val="24"/>
          <w:szCs w:val="24"/>
          <w:lang w:val="en-US"/>
        </w:rPr>
        <w:t>MessageBox.Show</w:t>
      </w:r>
      <w:proofErr w:type="spellEnd"/>
      <w:r w:rsidRPr="00C86520">
        <w:rPr>
          <w:rFonts w:ascii="Cascadia Mono" w:hAnsi="Cascadia Mono" w:cs="Cascadia Mono"/>
          <w:noProof w:val="0"/>
          <w:color w:val="000000"/>
          <w:kern w:val="0"/>
          <w:sz w:val="24"/>
          <w:szCs w:val="24"/>
          <w:lang w:val="en-US"/>
        </w:rPr>
        <w:t xml:space="preserve">("Load </w:t>
      </w:r>
      <w:proofErr w:type="spellStart"/>
      <w:r w:rsidRPr="00C86520">
        <w:rPr>
          <w:rFonts w:ascii="Cascadia Mono" w:hAnsi="Cascadia Mono" w:cs="Cascadia Mono"/>
          <w:noProof w:val="0"/>
          <w:color w:val="000000"/>
          <w:kern w:val="0"/>
          <w:sz w:val="24"/>
          <w:szCs w:val="24"/>
          <w:lang w:val="en-US"/>
        </w:rPr>
        <w:t>dữ</w:t>
      </w:r>
      <w:proofErr w:type="spellEnd"/>
      <w:r w:rsidRPr="00C86520">
        <w:rPr>
          <w:rFonts w:ascii="Cascadia Mono" w:hAnsi="Cascadia Mono" w:cs="Cascadia Mono"/>
          <w:noProof w:val="0"/>
          <w:color w:val="000000"/>
          <w:kern w:val="0"/>
          <w:sz w:val="24"/>
          <w:szCs w:val="24"/>
          <w:lang w:val="en-US"/>
        </w:rPr>
        <w:t xml:space="preserve"> </w:t>
      </w:r>
      <w:proofErr w:type="spellStart"/>
      <w:r w:rsidRPr="00C86520">
        <w:rPr>
          <w:rFonts w:ascii="Cascadia Mono" w:hAnsi="Cascadia Mono" w:cs="Cascadia Mono"/>
          <w:noProof w:val="0"/>
          <w:color w:val="000000"/>
          <w:kern w:val="0"/>
          <w:sz w:val="24"/>
          <w:szCs w:val="24"/>
          <w:lang w:val="en-US"/>
        </w:rPr>
        <w:t>liệu</w:t>
      </w:r>
      <w:proofErr w:type="spellEnd"/>
      <w:r w:rsidRPr="00C86520">
        <w:rPr>
          <w:rFonts w:ascii="Cascadia Mono" w:hAnsi="Cascadia Mono" w:cs="Cascadia Mono"/>
          <w:noProof w:val="0"/>
          <w:color w:val="000000"/>
          <w:kern w:val="0"/>
          <w:sz w:val="24"/>
          <w:szCs w:val="24"/>
          <w:lang w:val="en-US"/>
        </w:rPr>
        <w:t xml:space="preserve"> </w:t>
      </w:r>
      <w:proofErr w:type="spellStart"/>
      <w:r w:rsidRPr="00C86520">
        <w:rPr>
          <w:rFonts w:ascii="Cascadia Mono" w:hAnsi="Cascadia Mono" w:cs="Cascadia Mono"/>
          <w:noProof w:val="0"/>
          <w:color w:val="000000"/>
          <w:kern w:val="0"/>
          <w:sz w:val="24"/>
          <w:szCs w:val="24"/>
          <w:lang w:val="en-US"/>
        </w:rPr>
        <w:t>thất</w:t>
      </w:r>
      <w:proofErr w:type="spellEnd"/>
      <w:r w:rsidRPr="00C86520">
        <w:rPr>
          <w:rFonts w:ascii="Cascadia Mono" w:hAnsi="Cascadia Mono" w:cs="Cascadia Mono"/>
          <w:noProof w:val="0"/>
          <w:color w:val="000000"/>
          <w:kern w:val="0"/>
          <w:sz w:val="24"/>
          <w:szCs w:val="24"/>
          <w:lang w:val="en-US"/>
        </w:rPr>
        <w:t xml:space="preserve"> </w:t>
      </w:r>
      <w:proofErr w:type="spellStart"/>
      <w:r w:rsidRPr="00C86520">
        <w:rPr>
          <w:rFonts w:ascii="Cascadia Mono" w:hAnsi="Cascadia Mono" w:cs="Cascadia Mono"/>
          <w:noProof w:val="0"/>
          <w:color w:val="000000"/>
          <w:kern w:val="0"/>
          <w:sz w:val="24"/>
          <w:szCs w:val="24"/>
          <w:lang w:val="en-US"/>
        </w:rPr>
        <w:t>bại</w:t>
      </w:r>
      <w:proofErr w:type="spellEnd"/>
      <w:r w:rsidRPr="00C86520">
        <w:rPr>
          <w:rFonts w:ascii="Cascadia Mono" w:hAnsi="Cascadia Mono" w:cs="Cascadia Mono"/>
          <w:noProof w:val="0"/>
          <w:color w:val="000000"/>
          <w:kern w:val="0"/>
          <w:sz w:val="24"/>
          <w:szCs w:val="24"/>
          <w:lang w:val="en-US"/>
        </w:rPr>
        <w:t>! \</w:t>
      </w:r>
      <w:proofErr w:type="spellStart"/>
      <w:r w:rsidRPr="00C86520">
        <w:rPr>
          <w:rFonts w:ascii="Cascadia Mono" w:hAnsi="Cascadia Mono" w:cs="Cascadia Mono"/>
          <w:noProof w:val="0"/>
          <w:color w:val="000000"/>
          <w:kern w:val="0"/>
          <w:sz w:val="24"/>
          <w:szCs w:val="24"/>
          <w:lang w:val="en-US"/>
        </w:rPr>
        <w:t>nDo</w:t>
      </w:r>
      <w:proofErr w:type="spellEnd"/>
      <w:r w:rsidRPr="00C86520">
        <w:rPr>
          <w:rFonts w:ascii="Cascadia Mono" w:hAnsi="Cascadia Mono" w:cs="Cascadia Mono"/>
          <w:noProof w:val="0"/>
          <w:color w:val="000000"/>
          <w:kern w:val="0"/>
          <w:sz w:val="24"/>
          <w:szCs w:val="24"/>
          <w:lang w:val="en-US"/>
        </w:rPr>
        <w:t xml:space="preserve">: \n" + </w:t>
      </w:r>
      <w:proofErr w:type="spellStart"/>
      <w:proofErr w:type="gramStart"/>
      <w:r w:rsidRPr="00C86520">
        <w:rPr>
          <w:rFonts w:ascii="Cascadia Mono" w:hAnsi="Cascadia Mono" w:cs="Cascadia Mono"/>
          <w:noProof w:val="0"/>
          <w:color w:val="000000"/>
          <w:kern w:val="0"/>
          <w:sz w:val="24"/>
          <w:szCs w:val="24"/>
          <w:lang w:val="en-US"/>
        </w:rPr>
        <w:t>ev.Message</w:t>
      </w:r>
      <w:proofErr w:type="spellEnd"/>
      <w:proofErr w:type="gramEnd"/>
      <w:r w:rsidRPr="00C86520">
        <w:rPr>
          <w:rFonts w:ascii="Cascadia Mono" w:hAnsi="Cascadia Mono" w:cs="Cascadia Mono"/>
          <w:noProof w:val="0"/>
          <w:color w:val="000000"/>
          <w:kern w:val="0"/>
          <w:sz w:val="24"/>
          <w:szCs w:val="24"/>
          <w:lang w:val="en-US"/>
        </w:rPr>
        <w:t xml:space="preserve">, "Thông </w:t>
      </w:r>
      <w:proofErr w:type="spellStart"/>
      <w:r w:rsidRPr="00C86520">
        <w:rPr>
          <w:rFonts w:ascii="Cascadia Mono" w:hAnsi="Cascadia Mono" w:cs="Cascadia Mono"/>
          <w:noProof w:val="0"/>
          <w:color w:val="000000"/>
          <w:kern w:val="0"/>
          <w:sz w:val="24"/>
          <w:szCs w:val="24"/>
          <w:lang w:val="en-US"/>
        </w:rPr>
        <w:t>báo</w:t>
      </w:r>
      <w:proofErr w:type="spellEnd"/>
      <w:r w:rsidRPr="00C86520">
        <w:rPr>
          <w:rFonts w:ascii="Cascadia Mono" w:hAnsi="Cascadia Mono" w:cs="Cascadia Mono"/>
          <w:noProof w:val="0"/>
          <w:color w:val="000000"/>
          <w:kern w:val="0"/>
          <w:sz w:val="24"/>
          <w:szCs w:val="24"/>
          <w:lang w:val="en-US"/>
        </w:rPr>
        <w:t xml:space="preserve">", </w:t>
      </w:r>
      <w:proofErr w:type="spellStart"/>
      <w:r w:rsidRPr="00C86520">
        <w:rPr>
          <w:rFonts w:ascii="Cascadia Mono" w:hAnsi="Cascadia Mono" w:cs="Cascadia Mono"/>
          <w:noProof w:val="0"/>
          <w:color w:val="000000"/>
          <w:kern w:val="0"/>
          <w:sz w:val="24"/>
          <w:szCs w:val="24"/>
          <w:lang w:val="en-US"/>
        </w:rPr>
        <w:t>MessageBoxButtons.OK</w:t>
      </w:r>
      <w:proofErr w:type="spellEnd"/>
      <w:r w:rsidRPr="00C86520">
        <w:rPr>
          <w:rFonts w:ascii="Cascadia Mono" w:hAnsi="Cascadia Mono" w:cs="Cascadia Mono"/>
          <w:noProof w:val="0"/>
          <w:color w:val="000000"/>
          <w:kern w:val="0"/>
          <w:sz w:val="24"/>
          <w:szCs w:val="24"/>
          <w:lang w:val="en-US"/>
        </w:rPr>
        <w:t xml:space="preserve">, </w:t>
      </w:r>
      <w:proofErr w:type="spellStart"/>
      <w:r w:rsidRPr="00C86520">
        <w:rPr>
          <w:rFonts w:ascii="Cascadia Mono" w:hAnsi="Cascadia Mono" w:cs="Cascadia Mono"/>
          <w:noProof w:val="0"/>
          <w:color w:val="000000"/>
          <w:kern w:val="0"/>
          <w:sz w:val="24"/>
          <w:szCs w:val="24"/>
          <w:lang w:val="en-US"/>
        </w:rPr>
        <w:t>MessageBoxIcon.Warning</w:t>
      </w:r>
      <w:proofErr w:type="spellEnd"/>
      <w:r w:rsidRPr="00C86520">
        <w:rPr>
          <w:rFonts w:ascii="Cascadia Mono" w:hAnsi="Cascadia Mono" w:cs="Cascadia Mono"/>
          <w:noProof w:val="0"/>
          <w:color w:val="000000"/>
          <w:kern w:val="0"/>
          <w:sz w:val="24"/>
          <w:szCs w:val="24"/>
          <w:lang w:val="en-US"/>
        </w:rPr>
        <w:t>);</w:t>
      </w:r>
    </w:p>
    <w:p w14:paraId="441EDD75" w14:textId="77777777" w:rsidR="00C86520" w:rsidRPr="00C86520" w:rsidRDefault="00C86520" w:rsidP="00C8652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C86520">
        <w:rPr>
          <w:rFonts w:ascii="Cascadia Mono" w:hAnsi="Cascadia Mono" w:cs="Cascadia Mono"/>
          <w:noProof w:val="0"/>
          <w:color w:val="000000"/>
          <w:kern w:val="0"/>
          <w:sz w:val="24"/>
          <w:szCs w:val="24"/>
          <w:lang w:val="en-US"/>
        </w:rPr>
        <w:t xml:space="preserve">    </w:t>
      </w:r>
      <w:proofErr w:type="gramStart"/>
      <w:r w:rsidRPr="00C86520">
        <w:rPr>
          <w:rFonts w:ascii="Cascadia Mono" w:hAnsi="Cascadia Mono" w:cs="Cascadia Mono"/>
          <w:noProof w:val="0"/>
          <w:color w:val="000000"/>
          <w:kern w:val="0"/>
          <w:sz w:val="24"/>
          <w:szCs w:val="24"/>
          <w:lang w:val="en-US"/>
        </w:rPr>
        <w:t>return;</w:t>
      </w:r>
      <w:proofErr w:type="gramEnd"/>
    </w:p>
    <w:p w14:paraId="7569C471" w14:textId="6F22A738" w:rsidR="00C86520" w:rsidRPr="00C86520" w:rsidRDefault="00C86520" w:rsidP="00C86520">
      <w:pPr>
        <w:pStyle w:val="ListParagraph"/>
        <w:pBdr>
          <w:top w:val="single" w:sz="4" w:space="1" w:color="auto"/>
          <w:left w:val="single" w:sz="4" w:space="4" w:color="auto"/>
          <w:bottom w:val="single" w:sz="4" w:space="1" w:color="auto"/>
          <w:right w:val="single" w:sz="4" w:space="4" w:color="auto"/>
        </w:pBdr>
        <w:ind w:left="1584"/>
        <w:rPr>
          <w:rFonts w:ascii="Times New Roman" w:hAnsi="Times New Roman" w:cs="Times New Roman"/>
          <w:b/>
          <w:bCs/>
          <w:sz w:val="24"/>
          <w:szCs w:val="24"/>
          <w:lang w:val="en-US"/>
        </w:rPr>
      </w:pPr>
      <w:r w:rsidRPr="00C86520">
        <w:rPr>
          <w:rFonts w:ascii="Cascadia Mono" w:hAnsi="Cascadia Mono" w:cs="Cascadia Mono"/>
          <w:noProof w:val="0"/>
          <w:color w:val="000000"/>
          <w:kern w:val="0"/>
          <w:sz w:val="24"/>
          <w:szCs w:val="24"/>
          <w:lang w:val="en-US"/>
        </w:rPr>
        <w:t>}</w:t>
      </w:r>
    </w:p>
    <w:p w14:paraId="676BCF27" w14:textId="77777777" w:rsidR="00C86520" w:rsidRDefault="00C86520" w:rsidP="00C86520">
      <w:pPr>
        <w:pStyle w:val="ListParagraph"/>
        <w:ind w:left="1584"/>
        <w:rPr>
          <w:rFonts w:ascii="Times New Roman" w:hAnsi="Times New Roman" w:cs="Times New Roman"/>
          <w:b/>
          <w:bCs/>
          <w:sz w:val="28"/>
          <w:szCs w:val="28"/>
          <w:lang w:val="en-US"/>
        </w:rPr>
      </w:pPr>
    </w:p>
    <w:p w14:paraId="4CE0158F" w14:textId="08020311" w:rsidR="00C1207D" w:rsidRDefault="00C1207D" w:rsidP="00C1207D">
      <w:pPr>
        <w:pStyle w:val="ListParagraph"/>
        <w:numPr>
          <w:ilvl w:val="0"/>
          <w:numId w:val="37"/>
        </w:numPr>
        <w:rPr>
          <w:rFonts w:ascii="Times New Roman" w:hAnsi="Times New Roman" w:cs="Times New Roman"/>
          <w:b/>
          <w:bCs/>
          <w:sz w:val="28"/>
          <w:szCs w:val="28"/>
          <w:lang w:val="en-US"/>
        </w:rPr>
      </w:pPr>
      <w:r>
        <w:rPr>
          <w:rFonts w:ascii="Times New Roman" w:hAnsi="Times New Roman" w:cs="Times New Roman"/>
          <w:b/>
          <w:bCs/>
          <w:sz w:val="28"/>
          <w:szCs w:val="28"/>
          <w:lang w:val="en-US"/>
        </w:rPr>
        <w:t>Procedure</w:t>
      </w:r>
      <w:r w:rsidR="00944F6E">
        <w:rPr>
          <w:rFonts w:ascii="Times New Roman" w:hAnsi="Times New Roman" w:cs="Times New Roman"/>
          <w:b/>
          <w:bCs/>
          <w:sz w:val="28"/>
          <w:szCs w:val="28"/>
          <w:lang w:val="en-US"/>
        </w:rPr>
        <w:t xml:space="preserve"> cập nhật lương của công việc chỉ định:</w:t>
      </w:r>
    </w:p>
    <w:p w14:paraId="4B8D8A0F" w14:textId="66EAD62F" w:rsidR="00C86520" w:rsidRPr="00C86520" w:rsidRDefault="00C86520" w:rsidP="00C86520">
      <w:pPr>
        <w:pStyle w:val="ListParagraph"/>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SQL:</w:t>
      </w:r>
    </w:p>
    <w:p w14:paraId="099FAB79" w14:textId="77777777" w:rsidR="00944F6E" w:rsidRDefault="00944F6E" w:rsidP="00944F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19"/>
          <w:szCs w:val="19"/>
          <w:lang w:val="en-US"/>
        </w:rPr>
      </w:pPr>
      <w:r>
        <w:rPr>
          <w:rFonts w:ascii="Cascadia Mono" w:hAnsi="Cascadia Mono" w:cs="Cascadia Mono"/>
          <w:noProof w:val="0"/>
          <w:color w:val="0000FF"/>
          <w:kern w:val="0"/>
          <w:sz w:val="19"/>
          <w:szCs w:val="19"/>
          <w:lang w:val="en-US"/>
        </w:rPr>
        <w:t>DROP</w:t>
      </w:r>
      <w:r>
        <w:rPr>
          <w:rFonts w:ascii="Cascadia Mono" w:hAnsi="Cascadia Mono" w:cs="Cascadia Mono"/>
          <w:noProof w:val="0"/>
          <w:color w:val="000000"/>
          <w:kern w:val="0"/>
          <w:sz w:val="19"/>
          <w:szCs w:val="19"/>
          <w:lang w:val="en-US"/>
        </w:rPr>
        <w:t xml:space="preserve"> </w:t>
      </w:r>
      <w:r>
        <w:rPr>
          <w:rFonts w:ascii="Cascadia Mono" w:hAnsi="Cascadia Mono" w:cs="Cascadia Mono"/>
          <w:noProof w:val="0"/>
          <w:color w:val="0000FF"/>
          <w:kern w:val="0"/>
          <w:sz w:val="19"/>
          <w:szCs w:val="19"/>
          <w:lang w:val="en-US"/>
        </w:rPr>
        <w:t>PROCEDURE</w:t>
      </w:r>
      <w:r>
        <w:rPr>
          <w:rFonts w:ascii="Cascadia Mono" w:hAnsi="Cascadia Mono" w:cs="Cascadia Mono"/>
          <w:noProof w:val="0"/>
          <w:color w:val="000000"/>
          <w:kern w:val="0"/>
          <w:sz w:val="19"/>
          <w:szCs w:val="19"/>
          <w:lang w:val="en-US"/>
        </w:rPr>
        <w:t xml:space="preserve"> </w:t>
      </w:r>
      <w:r>
        <w:rPr>
          <w:rFonts w:ascii="Cascadia Mono" w:hAnsi="Cascadia Mono" w:cs="Cascadia Mono"/>
          <w:noProof w:val="0"/>
          <w:color w:val="0000FF"/>
          <w:kern w:val="0"/>
          <w:sz w:val="19"/>
          <w:szCs w:val="19"/>
          <w:lang w:val="en-US"/>
        </w:rPr>
        <w:t>IF</w:t>
      </w:r>
      <w:r>
        <w:rPr>
          <w:rFonts w:ascii="Cascadia Mono" w:hAnsi="Cascadia Mono" w:cs="Cascadia Mono"/>
          <w:noProof w:val="0"/>
          <w:color w:val="000000"/>
          <w:kern w:val="0"/>
          <w:sz w:val="19"/>
          <w:szCs w:val="19"/>
          <w:lang w:val="en-US"/>
        </w:rPr>
        <w:t xml:space="preserve"> </w:t>
      </w:r>
      <w:r>
        <w:rPr>
          <w:rFonts w:ascii="Cascadia Mono" w:hAnsi="Cascadia Mono" w:cs="Cascadia Mono"/>
          <w:noProof w:val="0"/>
          <w:color w:val="808080"/>
          <w:kern w:val="0"/>
          <w:sz w:val="19"/>
          <w:szCs w:val="19"/>
          <w:lang w:val="en-US"/>
        </w:rPr>
        <w:t>EXISTS</w:t>
      </w:r>
      <w:r>
        <w:rPr>
          <w:rFonts w:ascii="Cascadia Mono" w:hAnsi="Cascadia Mono" w:cs="Cascadia Mono"/>
          <w:noProof w:val="0"/>
          <w:color w:val="000000"/>
          <w:kern w:val="0"/>
          <w:sz w:val="19"/>
          <w:szCs w:val="19"/>
          <w:lang w:val="en-US"/>
        </w:rPr>
        <w:t xml:space="preserve"> </w:t>
      </w:r>
      <w:proofErr w:type="spellStart"/>
      <w:proofErr w:type="gramStart"/>
      <w:r>
        <w:rPr>
          <w:rFonts w:ascii="Cascadia Mono" w:hAnsi="Cascadia Mono" w:cs="Cascadia Mono"/>
          <w:noProof w:val="0"/>
          <w:color w:val="000000"/>
          <w:kern w:val="0"/>
          <w:sz w:val="19"/>
          <w:szCs w:val="19"/>
          <w:lang w:val="en-US"/>
        </w:rPr>
        <w:t>updateSalary</w:t>
      </w:r>
      <w:proofErr w:type="spellEnd"/>
      <w:proofErr w:type="gramEnd"/>
    </w:p>
    <w:p w14:paraId="4D820118" w14:textId="77777777" w:rsidR="00944F6E" w:rsidRDefault="00944F6E" w:rsidP="00944F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19"/>
          <w:szCs w:val="19"/>
          <w:lang w:val="en-US"/>
        </w:rPr>
      </w:pPr>
      <w:r>
        <w:rPr>
          <w:rFonts w:ascii="Cascadia Mono" w:hAnsi="Cascadia Mono" w:cs="Cascadia Mono"/>
          <w:noProof w:val="0"/>
          <w:color w:val="0000FF"/>
          <w:kern w:val="0"/>
          <w:sz w:val="19"/>
          <w:szCs w:val="19"/>
          <w:lang w:val="en-US"/>
        </w:rPr>
        <w:t>GO</w:t>
      </w:r>
    </w:p>
    <w:p w14:paraId="0F70E225" w14:textId="77777777" w:rsidR="00944F6E" w:rsidRDefault="00944F6E" w:rsidP="00944F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19"/>
          <w:szCs w:val="19"/>
          <w:lang w:val="en-US"/>
        </w:rPr>
      </w:pPr>
    </w:p>
    <w:p w14:paraId="78A0528C" w14:textId="77777777" w:rsidR="00944F6E" w:rsidRDefault="00944F6E" w:rsidP="00944F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19"/>
          <w:szCs w:val="19"/>
          <w:lang w:val="en-US"/>
        </w:rPr>
      </w:pPr>
      <w:r>
        <w:rPr>
          <w:rFonts w:ascii="Cascadia Mono" w:hAnsi="Cascadia Mono" w:cs="Cascadia Mono"/>
          <w:noProof w:val="0"/>
          <w:color w:val="0000FF"/>
          <w:kern w:val="0"/>
          <w:sz w:val="19"/>
          <w:szCs w:val="19"/>
          <w:lang w:val="en-US"/>
        </w:rPr>
        <w:t>CREATE</w:t>
      </w:r>
      <w:r>
        <w:rPr>
          <w:rFonts w:ascii="Cascadia Mono" w:hAnsi="Cascadia Mono" w:cs="Cascadia Mono"/>
          <w:noProof w:val="0"/>
          <w:color w:val="000000"/>
          <w:kern w:val="0"/>
          <w:sz w:val="19"/>
          <w:szCs w:val="19"/>
          <w:lang w:val="en-US"/>
        </w:rPr>
        <w:t xml:space="preserve"> </w:t>
      </w:r>
      <w:r>
        <w:rPr>
          <w:rFonts w:ascii="Cascadia Mono" w:hAnsi="Cascadia Mono" w:cs="Cascadia Mono"/>
          <w:noProof w:val="0"/>
          <w:color w:val="0000FF"/>
          <w:kern w:val="0"/>
          <w:sz w:val="19"/>
          <w:szCs w:val="19"/>
          <w:lang w:val="en-US"/>
        </w:rPr>
        <w:t>PROCEDURE</w:t>
      </w:r>
      <w:r>
        <w:rPr>
          <w:rFonts w:ascii="Cascadia Mono" w:hAnsi="Cascadia Mono" w:cs="Cascadia Mono"/>
          <w:noProof w:val="0"/>
          <w:color w:val="000000"/>
          <w:kern w:val="0"/>
          <w:sz w:val="19"/>
          <w:szCs w:val="19"/>
          <w:lang w:val="en-US"/>
        </w:rPr>
        <w:t xml:space="preserve"> </w:t>
      </w:r>
      <w:proofErr w:type="spellStart"/>
      <w:proofErr w:type="gramStart"/>
      <w:r>
        <w:rPr>
          <w:rFonts w:ascii="Cascadia Mono" w:hAnsi="Cascadia Mono" w:cs="Cascadia Mono"/>
          <w:noProof w:val="0"/>
          <w:color w:val="000000"/>
          <w:kern w:val="0"/>
          <w:sz w:val="19"/>
          <w:szCs w:val="19"/>
          <w:lang w:val="en-US"/>
        </w:rPr>
        <w:t>updateSalary</w:t>
      </w:r>
      <w:proofErr w:type="spellEnd"/>
      <w:proofErr w:type="gramEnd"/>
    </w:p>
    <w:p w14:paraId="398BAC09" w14:textId="77777777" w:rsidR="00944F6E" w:rsidRDefault="00944F6E" w:rsidP="00944F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19"/>
          <w:szCs w:val="19"/>
          <w:lang w:val="en-US"/>
        </w:rPr>
      </w:pPr>
      <w:r>
        <w:rPr>
          <w:rFonts w:ascii="Cascadia Mono" w:hAnsi="Cascadia Mono" w:cs="Cascadia Mono"/>
          <w:noProof w:val="0"/>
          <w:color w:val="0000FF"/>
          <w:kern w:val="0"/>
          <w:sz w:val="19"/>
          <w:szCs w:val="19"/>
          <w:lang w:val="en-US"/>
        </w:rPr>
        <w:tab/>
      </w:r>
      <w:r>
        <w:rPr>
          <w:rFonts w:ascii="Cascadia Mono" w:hAnsi="Cascadia Mono" w:cs="Cascadia Mono"/>
          <w:noProof w:val="0"/>
          <w:color w:val="808080"/>
          <w:kern w:val="0"/>
          <w:sz w:val="19"/>
          <w:szCs w:val="19"/>
          <w:lang w:val="en-US"/>
        </w:rPr>
        <w:t>(</w:t>
      </w:r>
      <w:r>
        <w:rPr>
          <w:rFonts w:ascii="Cascadia Mono" w:hAnsi="Cascadia Mono" w:cs="Cascadia Mono"/>
          <w:noProof w:val="0"/>
          <w:color w:val="000000"/>
          <w:kern w:val="0"/>
          <w:sz w:val="19"/>
          <w:szCs w:val="19"/>
          <w:lang w:val="en-US"/>
        </w:rPr>
        <w:t xml:space="preserve">@job </w:t>
      </w:r>
      <w:proofErr w:type="gramStart"/>
      <w:r>
        <w:rPr>
          <w:rFonts w:ascii="Cascadia Mono" w:hAnsi="Cascadia Mono" w:cs="Cascadia Mono"/>
          <w:noProof w:val="0"/>
          <w:color w:val="0000FF"/>
          <w:kern w:val="0"/>
          <w:sz w:val="19"/>
          <w:szCs w:val="19"/>
          <w:lang w:val="en-US"/>
        </w:rPr>
        <w:t>NVARCHAR</w:t>
      </w:r>
      <w:r>
        <w:rPr>
          <w:rFonts w:ascii="Cascadia Mono" w:hAnsi="Cascadia Mono" w:cs="Cascadia Mono"/>
          <w:noProof w:val="0"/>
          <w:color w:val="808080"/>
          <w:kern w:val="0"/>
          <w:sz w:val="19"/>
          <w:szCs w:val="19"/>
          <w:lang w:val="en-US"/>
        </w:rPr>
        <w:t>(</w:t>
      </w:r>
      <w:proofErr w:type="gramEnd"/>
      <w:r>
        <w:rPr>
          <w:rFonts w:ascii="Cascadia Mono" w:hAnsi="Cascadia Mono" w:cs="Cascadia Mono"/>
          <w:noProof w:val="0"/>
          <w:color w:val="FF00FF"/>
          <w:kern w:val="0"/>
          <w:sz w:val="19"/>
          <w:szCs w:val="19"/>
          <w:lang w:val="en-US"/>
        </w:rPr>
        <w:t>max</w:t>
      </w:r>
      <w:r>
        <w:rPr>
          <w:rFonts w:ascii="Cascadia Mono" w:hAnsi="Cascadia Mono" w:cs="Cascadia Mono"/>
          <w:noProof w:val="0"/>
          <w:color w:val="808080"/>
          <w:kern w:val="0"/>
          <w:sz w:val="19"/>
          <w:szCs w:val="19"/>
          <w:lang w:val="en-US"/>
        </w:rPr>
        <w:t>),</w:t>
      </w:r>
      <w:r>
        <w:rPr>
          <w:rFonts w:ascii="Cascadia Mono" w:hAnsi="Cascadia Mono" w:cs="Cascadia Mono"/>
          <w:noProof w:val="0"/>
          <w:color w:val="000000"/>
          <w:kern w:val="0"/>
          <w:sz w:val="19"/>
          <w:szCs w:val="19"/>
          <w:lang w:val="en-US"/>
        </w:rPr>
        <w:t xml:space="preserve"> @salary </w:t>
      </w:r>
      <w:r>
        <w:rPr>
          <w:rFonts w:ascii="Cascadia Mono" w:hAnsi="Cascadia Mono" w:cs="Cascadia Mono"/>
          <w:noProof w:val="0"/>
          <w:color w:val="0000FF"/>
          <w:kern w:val="0"/>
          <w:sz w:val="19"/>
          <w:szCs w:val="19"/>
          <w:lang w:val="en-US"/>
        </w:rPr>
        <w:t>DECIMAL</w:t>
      </w:r>
      <w:r>
        <w:rPr>
          <w:rFonts w:ascii="Cascadia Mono" w:hAnsi="Cascadia Mono" w:cs="Cascadia Mono"/>
          <w:noProof w:val="0"/>
          <w:color w:val="808080"/>
          <w:kern w:val="0"/>
          <w:sz w:val="19"/>
          <w:szCs w:val="19"/>
          <w:lang w:val="en-US"/>
        </w:rPr>
        <w:t>(</w:t>
      </w:r>
      <w:r>
        <w:rPr>
          <w:rFonts w:ascii="Cascadia Mono" w:hAnsi="Cascadia Mono" w:cs="Cascadia Mono"/>
          <w:noProof w:val="0"/>
          <w:color w:val="000000"/>
          <w:kern w:val="0"/>
          <w:sz w:val="19"/>
          <w:szCs w:val="19"/>
          <w:lang w:val="en-US"/>
        </w:rPr>
        <w:t>10</w:t>
      </w:r>
      <w:r>
        <w:rPr>
          <w:rFonts w:ascii="Cascadia Mono" w:hAnsi="Cascadia Mono" w:cs="Cascadia Mono"/>
          <w:noProof w:val="0"/>
          <w:color w:val="808080"/>
          <w:kern w:val="0"/>
          <w:sz w:val="19"/>
          <w:szCs w:val="19"/>
          <w:lang w:val="en-US"/>
        </w:rPr>
        <w:t>,</w:t>
      </w:r>
      <w:r>
        <w:rPr>
          <w:rFonts w:ascii="Cascadia Mono" w:hAnsi="Cascadia Mono" w:cs="Cascadia Mono"/>
          <w:noProof w:val="0"/>
          <w:color w:val="000000"/>
          <w:kern w:val="0"/>
          <w:sz w:val="19"/>
          <w:szCs w:val="19"/>
          <w:lang w:val="en-US"/>
        </w:rPr>
        <w:t>2</w:t>
      </w:r>
      <w:r>
        <w:rPr>
          <w:rFonts w:ascii="Cascadia Mono" w:hAnsi="Cascadia Mono" w:cs="Cascadia Mono"/>
          <w:noProof w:val="0"/>
          <w:color w:val="808080"/>
          <w:kern w:val="0"/>
          <w:sz w:val="19"/>
          <w:szCs w:val="19"/>
          <w:lang w:val="en-US"/>
        </w:rPr>
        <w:t>))</w:t>
      </w:r>
    </w:p>
    <w:p w14:paraId="3E53B3C1" w14:textId="77777777" w:rsidR="00944F6E" w:rsidRDefault="00944F6E" w:rsidP="00944F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19"/>
          <w:szCs w:val="19"/>
          <w:lang w:val="en-US"/>
        </w:rPr>
      </w:pPr>
      <w:r>
        <w:rPr>
          <w:rFonts w:ascii="Cascadia Mono" w:hAnsi="Cascadia Mono" w:cs="Cascadia Mono"/>
          <w:noProof w:val="0"/>
          <w:color w:val="0000FF"/>
          <w:kern w:val="0"/>
          <w:sz w:val="19"/>
          <w:szCs w:val="19"/>
          <w:lang w:val="en-US"/>
        </w:rPr>
        <w:t>AS</w:t>
      </w:r>
    </w:p>
    <w:p w14:paraId="2C23CED4" w14:textId="77777777" w:rsidR="00944F6E" w:rsidRDefault="00944F6E" w:rsidP="00944F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19"/>
          <w:szCs w:val="19"/>
          <w:lang w:val="en-US"/>
        </w:rPr>
      </w:pPr>
      <w:r>
        <w:rPr>
          <w:rFonts w:ascii="Cascadia Mono" w:hAnsi="Cascadia Mono" w:cs="Cascadia Mono"/>
          <w:noProof w:val="0"/>
          <w:color w:val="0000FF"/>
          <w:kern w:val="0"/>
          <w:sz w:val="19"/>
          <w:szCs w:val="19"/>
          <w:lang w:val="en-US"/>
        </w:rPr>
        <w:t>BEGIN</w:t>
      </w:r>
    </w:p>
    <w:p w14:paraId="74C25B14" w14:textId="77777777" w:rsidR="00944F6E" w:rsidRDefault="00944F6E" w:rsidP="00944F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19"/>
          <w:szCs w:val="19"/>
          <w:lang w:val="en-US"/>
        </w:rPr>
      </w:pPr>
      <w:r>
        <w:rPr>
          <w:rFonts w:ascii="Cascadia Mono" w:hAnsi="Cascadia Mono" w:cs="Cascadia Mono"/>
          <w:noProof w:val="0"/>
          <w:color w:val="000000"/>
          <w:kern w:val="0"/>
          <w:sz w:val="19"/>
          <w:szCs w:val="19"/>
          <w:lang w:val="en-US"/>
        </w:rPr>
        <w:lastRenderedPageBreak/>
        <w:tab/>
      </w:r>
      <w:r>
        <w:rPr>
          <w:rFonts w:ascii="Cascadia Mono" w:hAnsi="Cascadia Mono" w:cs="Cascadia Mono"/>
          <w:noProof w:val="0"/>
          <w:color w:val="0000FF"/>
          <w:kern w:val="0"/>
          <w:sz w:val="19"/>
          <w:szCs w:val="19"/>
          <w:lang w:val="en-US"/>
        </w:rPr>
        <w:t>IF</w:t>
      </w:r>
      <w:r>
        <w:rPr>
          <w:rFonts w:ascii="Cascadia Mono" w:hAnsi="Cascadia Mono" w:cs="Cascadia Mono"/>
          <w:noProof w:val="0"/>
          <w:color w:val="000000"/>
          <w:kern w:val="0"/>
          <w:sz w:val="19"/>
          <w:szCs w:val="19"/>
          <w:lang w:val="en-US"/>
        </w:rPr>
        <w:t xml:space="preserve"> @salary </w:t>
      </w:r>
      <w:r>
        <w:rPr>
          <w:rFonts w:ascii="Cascadia Mono" w:hAnsi="Cascadia Mono" w:cs="Cascadia Mono"/>
          <w:noProof w:val="0"/>
          <w:color w:val="808080"/>
          <w:kern w:val="0"/>
          <w:sz w:val="19"/>
          <w:szCs w:val="19"/>
          <w:lang w:val="en-US"/>
        </w:rPr>
        <w:t>&lt;=</w:t>
      </w:r>
      <w:r>
        <w:rPr>
          <w:rFonts w:ascii="Cascadia Mono" w:hAnsi="Cascadia Mono" w:cs="Cascadia Mono"/>
          <w:noProof w:val="0"/>
          <w:color w:val="000000"/>
          <w:kern w:val="0"/>
          <w:sz w:val="19"/>
          <w:szCs w:val="19"/>
          <w:lang w:val="en-US"/>
        </w:rPr>
        <w:t xml:space="preserve"> 0</w:t>
      </w:r>
    </w:p>
    <w:p w14:paraId="5F2CF3B8" w14:textId="77777777" w:rsidR="00944F6E" w:rsidRDefault="00944F6E" w:rsidP="00944F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19"/>
          <w:szCs w:val="19"/>
          <w:lang w:val="en-US"/>
        </w:rPr>
      </w:pPr>
      <w:r>
        <w:rPr>
          <w:rFonts w:ascii="Cascadia Mono" w:hAnsi="Cascadia Mono" w:cs="Cascadia Mono"/>
          <w:noProof w:val="0"/>
          <w:color w:val="000000"/>
          <w:kern w:val="0"/>
          <w:sz w:val="19"/>
          <w:szCs w:val="19"/>
          <w:lang w:val="en-US"/>
        </w:rPr>
        <w:tab/>
      </w:r>
      <w:r>
        <w:rPr>
          <w:rFonts w:ascii="Cascadia Mono" w:hAnsi="Cascadia Mono" w:cs="Cascadia Mono"/>
          <w:noProof w:val="0"/>
          <w:color w:val="000000"/>
          <w:kern w:val="0"/>
          <w:sz w:val="19"/>
          <w:szCs w:val="19"/>
          <w:lang w:val="en-US"/>
        </w:rPr>
        <w:tab/>
      </w:r>
      <w:r>
        <w:rPr>
          <w:rFonts w:ascii="Cascadia Mono" w:hAnsi="Cascadia Mono" w:cs="Cascadia Mono"/>
          <w:noProof w:val="0"/>
          <w:color w:val="0000FF"/>
          <w:kern w:val="0"/>
          <w:sz w:val="19"/>
          <w:szCs w:val="19"/>
          <w:lang w:val="en-US"/>
        </w:rPr>
        <w:t>THROW</w:t>
      </w:r>
      <w:r>
        <w:rPr>
          <w:rFonts w:ascii="Cascadia Mono" w:hAnsi="Cascadia Mono" w:cs="Cascadia Mono"/>
          <w:noProof w:val="0"/>
          <w:color w:val="000000"/>
          <w:kern w:val="0"/>
          <w:sz w:val="19"/>
          <w:szCs w:val="19"/>
          <w:lang w:val="en-US"/>
        </w:rPr>
        <w:t xml:space="preserve"> 50000</w:t>
      </w:r>
      <w:r>
        <w:rPr>
          <w:rFonts w:ascii="Cascadia Mono" w:hAnsi="Cascadia Mono" w:cs="Cascadia Mono"/>
          <w:noProof w:val="0"/>
          <w:color w:val="808080"/>
          <w:kern w:val="0"/>
          <w:sz w:val="19"/>
          <w:szCs w:val="19"/>
          <w:lang w:val="en-US"/>
        </w:rPr>
        <w:t>,</w:t>
      </w:r>
      <w:r>
        <w:rPr>
          <w:rFonts w:ascii="Cascadia Mono" w:hAnsi="Cascadia Mono" w:cs="Cascadia Mono"/>
          <w:noProof w:val="0"/>
          <w:color w:val="000000"/>
          <w:kern w:val="0"/>
          <w:sz w:val="19"/>
          <w:szCs w:val="19"/>
          <w:lang w:val="en-US"/>
        </w:rPr>
        <w:t xml:space="preserve"> </w:t>
      </w:r>
      <w:r>
        <w:rPr>
          <w:rFonts w:ascii="Cascadia Mono" w:hAnsi="Cascadia Mono" w:cs="Cascadia Mono"/>
          <w:noProof w:val="0"/>
          <w:color w:val="FF0000"/>
          <w:kern w:val="0"/>
          <w:sz w:val="19"/>
          <w:szCs w:val="19"/>
          <w:lang w:val="en-US"/>
        </w:rPr>
        <w:t xml:space="preserve">'Lương </w:t>
      </w:r>
      <w:proofErr w:type="spellStart"/>
      <w:r>
        <w:rPr>
          <w:rFonts w:ascii="Cascadia Mono" w:hAnsi="Cascadia Mono" w:cs="Cascadia Mono"/>
          <w:noProof w:val="0"/>
          <w:color w:val="FF0000"/>
          <w:kern w:val="0"/>
          <w:sz w:val="19"/>
          <w:szCs w:val="19"/>
          <w:lang w:val="en-US"/>
        </w:rPr>
        <w:t>không</w:t>
      </w:r>
      <w:proofErr w:type="spellEnd"/>
      <w:r>
        <w:rPr>
          <w:rFonts w:ascii="Cascadia Mono" w:hAnsi="Cascadia Mono" w:cs="Cascadia Mono"/>
          <w:noProof w:val="0"/>
          <w:color w:val="FF0000"/>
          <w:kern w:val="0"/>
          <w:sz w:val="19"/>
          <w:szCs w:val="19"/>
          <w:lang w:val="en-US"/>
        </w:rPr>
        <w:t xml:space="preserve"> </w:t>
      </w:r>
      <w:proofErr w:type="spellStart"/>
      <w:r>
        <w:rPr>
          <w:rFonts w:ascii="Cascadia Mono" w:hAnsi="Cascadia Mono" w:cs="Cascadia Mono"/>
          <w:noProof w:val="0"/>
          <w:color w:val="FF0000"/>
          <w:kern w:val="0"/>
          <w:sz w:val="19"/>
          <w:szCs w:val="19"/>
          <w:lang w:val="en-US"/>
        </w:rPr>
        <w:t>hợp</w:t>
      </w:r>
      <w:proofErr w:type="spellEnd"/>
      <w:r>
        <w:rPr>
          <w:rFonts w:ascii="Cascadia Mono" w:hAnsi="Cascadia Mono" w:cs="Cascadia Mono"/>
          <w:noProof w:val="0"/>
          <w:color w:val="FF0000"/>
          <w:kern w:val="0"/>
          <w:sz w:val="19"/>
          <w:szCs w:val="19"/>
          <w:lang w:val="en-US"/>
        </w:rPr>
        <w:t xml:space="preserve"> </w:t>
      </w:r>
      <w:proofErr w:type="spellStart"/>
      <w:r>
        <w:rPr>
          <w:rFonts w:ascii="Cascadia Mono" w:hAnsi="Cascadia Mono" w:cs="Cascadia Mono"/>
          <w:noProof w:val="0"/>
          <w:color w:val="FF0000"/>
          <w:kern w:val="0"/>
          <w:sz w:val="19"/>
          <w:szCs w:val="19"/>
          <w:lang w:val="en-US"/>
        </w:rPr>
        <w:t>lệ</w:t>
      </w:r>
      <w:proofErr w:type="spellEnd"/>
      <w:r>
        <w:rPr>
          <w:rFonts w:ascii="Cascadia Mono" w:hAnsi="Cascadia Mono" w:cs="Cascadia Mono"/>
          <w:noProof w:val="0"/>
          <w:color w:val="FF0000"/>
          <w:kern w:val="0"/>
          <w:sz w:val="19"/>
          <w:szCs w:val="19"/>
          <w:lang w:val="en-US"/>
        </w:rPr>
        <w:t>'</w:t>
      </w:r>
      <w:r>
        <w:rPr>
          <w:rFonts w:ascii="Cascadia Mono" w:hAnsi="Cascadia Mono" w:cs="Cascadia Mono"/>
          <w:noProof w:val="0"/>
          <w:color w:val="808080"/>
          <w:kern w:val="0"/>
          <w:sz w:val="19"/>
          <w:szCs w:val="19"/>
          <w:lang w:val="en-US"/>
        </w:rPr>
        <w:t>,</w:t>
      </w:r>
      <w:r>
        <w:rPr>
          <w:rFonts w:ascii="Cascadia Mono" w:hAnsi="Cascadia Mono" w:cs="Cascadia Mono"/>
          <w:noProof w:val="0"/>
          <w:color w:val="000000"/>
          <w:kern w:val="0"/>
          <w:sz w:val="19"/>
          <w:szCs w:val="19"/>
          <w:lang w:val="en-US"/>
        </w:rPr>
        <w:t xml:space="preserve"> </w:t>
      </w:r>
      <w:proofErr w:type="gramStart"/>
      <w:r>
        <w:rPr>
          <w:rFonts w:ascii="Cascadia Mono" w:hAnsi="Cascadia Mono" w:cs="Cascadia Mono"/>
          <w:noProof w:val="0"/>
          <w:color w:val="000000"/>
          <w:kern w:val="0"/>
          <w:sz w:val="19"/>
          <w:szCs w:val="19"/>
          <w:lang w:val="en-US"/>
        </w:rPr>
        <w:t>1</w:t>
      </w:r>
      <w:proofErr w:type="gramEnd"/>
    </w:p>
    <w:p w14:paraId="5A8EB195" w14:textId="77777777" w:rsidR="00944F6E" w:rsidRDefault="00944F6E" w:rsidP="00944F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19"/>
          <w:szCs w:val="19"/>
          <w:lang w:val="en-US"/>
        </w:rPr>
      </w:pPr>
      <w:r>
        <w:rPr>
          <w:rFonts w:ascii="Cascadia Mono" w:hAnsi="Cascadia Mono" w:cs="Cascadia Mono"/>
          <w:noProof w:val="0"/>
          <w:color w:val="000000"/>
          <w:kern w:val="0"/>
          <w:sz w:val="19"/>
          <w:szCs w:val="19"/>
          <w:lang w:val="en-US"/>
        </w:rPr>
        <w:tab/>
      </w:r>
      <w:r>
        <w:rPr>
          <w:rFonts w:ascii="Cascadia Mono" w:hAnsi="Cascadia Mono" w:cs="Cascadia Mono"/>
          <w:noProof w:val="0"/>
          <w:color w:val="0000FF"/>
          <w:kern w:val="0"/>
          <w:sz w:val="19"/>
          <w:szCs w:val="19"/>
          <w:lang w:val="en-US"/>
        </w:rPr>
        <w:t>ELSE</w:t>
      </w:r>
      <w:r>
        <w:rPr>
          <w:rFonts w:ascii="Cascadia Mono" w:hAnsi="Cascadia Mono" w:cs="Cascadia Mono"/>
          <w:noProof w:val="0"/>
          <w:color w:val="000000"/>
          <w:kern w:val="0"/>
          <w:sz w:val="19"/>
          <w:szCs w:val="19"/>
          <w:lang w:val="en-US"/>
        </w:rPr>
        <w:t xml:space="preserve"> </w:t>
      </w:r>
      <w:r>
        <w:rPr>
          <w:rFonts w:ascii="Cascadia Mono" w:hAnsi="Cascadia Mono" w:cs="Cascadia Mono"/>
          <w:noProof w:val="0"/>
          <w:color w:val="0000FF"/>
          <w:kern w:val="0"/>
          <w:sz w:val="19"/>
          <w:szCs w:val="19"/>
          <w:lang w:val="en-US"/>
        </w:rPr>
        <w:t>IF</w:t>
      </w:r>
      <w:r>
        <w:rPr>
          <w:rFonts w:ascii="Cascadia Mono" w:hAnsi="Cascadia Mono" w:cs="Cascadia Mono"/>
          <w:noProof w:val="0"/>
          <w:color w:val="000000"/>
          <w:kern w:val="0"/>
          <w:sz w:val="19"/>
          <w:szCs w:val="19"/>
          <w:lang w:val="en-US"/>
        </w:rPr>
        <w:t xml:space="preserve"> @job </w:t>
      </w:r>
      <w:r>
        <w:rPr>
          <w:rFonts w:ascii="Cascadia Mono" w:hAnsi="Cascadia Mono" w:cs="Cascadia Mono"/>
          <w:noProof w:val="0"/>
          <w:color w:val="808080"/>
          <w:kern w:val="0"/>
          <w:sz w:val="19"/>
          <w:szCs w:val="19"/>
          <w:lang w:val="en-US"/>
        </w:rPr>
        <w:t>=</w:t>
      </w:r>
      <w:r>
        <w:rPr>
          <w:rFonts w:ascii="Cascadia Mono" w:hAnsi="Cascadia Mono" w:cs="Cascadia Mono"/>
          <w:noProof w:val="0"/>
          <w:color w:val="000000"/>
          <w:kern w:val="0"/>
          <w:sz w:val="19"/>
          <w:szCs w:val="19"/>
          <w:lang w:val="en-US"/>
        </w:rPr>
        <w:t xml:space="preserve"> </w:t>
      </w:r>
      <w:r>
        <w:rPr>
          <w:rFonts w:ascii="Cascadia Mono" w:hAnsi="Cascadia Mono" w:cs="Cascadia Mono"/>
          <w:noProof w:val="0"/>
          <w:color w:val="FF0000"/>
          <w:kern w:val="0"/>
          <w:sz w:val="19"/>
          <w:szCs w:val="19"/>
          <w:lang w:val="en-US"/>
        </w:rPr>
        <w:t>''</w:t>
      </w:r>
    </w:p>
    <w:p w14:paraId="2F3F95DE" w14:textId="77777777" w:rsidR="00944F6E" w:rsidRDefault="00944F6E" w:rsidP="00944F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19"/>
          <w:szCs w:val="19"/>
          <w:lang w:val="en-US"/>
        </w:rPr>
      </w:pPr>
      <w:r>
        <w:rPr>
          <w:rFonts w:ascii="Cascadia Mono" w:hAnsi="Cascadia Mono" w:cs="Cascadia Mono"/>
          <w:noProof w:val="0"/>
          <w:color w:val="000000"/>
          <w:kern w:val="0"/>
          <w:sz w:val="19"/>
          <w:szCs w:val="19"/>
          <w:lang w:val="en-US"/>
        </w:rPr>
        <w:tab/>
      </w:r>
      <w:r>
        <w:rPr>
          <w:rFonts w:ascii="Cascadia Mono" w:hAnsi="Cascadia Mono" w:cs="Cascadia Mono"/>
          <w:noProof w:val="0"/>
          <w:color w:val="000000"/>
          <w:kern w:val="0"/>
          <w:sz w:val="19"/>
          <w:szCs w:val="19"/>
          <w:lang w:val="en-US"/>
        </w:rPr>
        <w:tab/>
      </w:r>
      <w:r>
        <w:rPr>
          <w:rFonts w:ascii="Cascadia Mono" w:hAnsi="Cascadia Mono" w:cs="Cascadia Mono"/>
          <w:noProof w:val="0"/>
          <w:color w:val="0000FF"/>
          <w:kern w:val="0"/>
          <w:sz w:val="19"/>
          <w:szCs w:val="19"/>
          <w:lang w:val="en-US"/>
        </w:rPr>
        <w:t>THROW</w:t>
      </w:r>
      <w:r>
        <w:rPr>
          <w:rFonts w:ascii="Cascadia Mono" w:hAnsi="Cascadia Mono" w:cs="Cascadia Mono"/>
          <w:noProof w:val="0"/>
          <w:color w:val="000000"/>
          <w:kern w:val="0"/>
          <w:sz w:val="19"/>
          <w:szCs w:val="19"/>
          <w:lang w:val="en-US"/>
        </w:rPr>
        <w:t xml:space="preserve"> 50000</w:t>
      </w:r>
      <w:r>
        <w:rPr>
          <w:rFonts w:ascii="Cascadia Mono" w:hAnsi="Cascadia Mono" w:cs="Cascadia Mono"/>
          <w:noProof w:val="0"/>
          <w:color w:val="808080"/>
          <w:kern w:val="0"/>
          <w:sz w:val="19"/>
          <w:szCs w:val="19"/>
          <w:lang w:val="en-US"/>
        </w:rPr>
        <w:t>,</w:t>
      </w:r>
      <w:r>
        <w:rPr>
          <w:rFonts w:ascii="Cascadia Mono" w:hAnsi="Cascadia Mono" w:cs="Cascadia Mono"/>
          <w:noProof w:val="0"/>
          <w:color w:val="000000"/>
          <w:kern w:val="0"/>
          <w:sz w:val="19"/>
          <w:szCs w:val="19"/>
          <w:lang w:val="en-US"/>
        </w:rPr>
        <w:t xml:space="preserve"> </w:t>
      </w:r>
      <w:r>
        <w:rPr>
          <w:rFonts w:ascii="Cascadia Mono" w:hAnsi="Cascadia Mono" w:cs="Cascadia Mono"/>
          <w:noProof w:val="0"/>
          <w:color w:val="FF0000"/>
          <w:kern w:val="0"/>
          <w:sz w:val="19"/>
          <w:szCs w:val="19"/>
          <w:lang w:val="en-US"/>
        </w:rPr>
        <w:t xml:space="preserve">'Công </w:t>
      </w:r>
      <w:proofErr w:type="spellStart"/>
      <w:r>
        <w:rPr>
          <w:rFonts w:ascii="Cascadia Mono" w:hAnsi="Cascadia Mono" w:cs="Cascadia Mono"/>
          <w:noProof w:val="0"/>
          <w:color w:val="FF0000"/>
          <w:kern w:val="0"/>
          <w:sz w:val="19"/>
          <w:szCs w:val="19"/>
          <w:lang w:val="en-US"/>
        </w:rPr>
        <w:t>việc</w:t>
      </w:r>
      <w:proofErr w:type="spellEnd"/>
      <w:r>
        <w:rPr>
          <w:rFonts w:ascii="Cascadia Mono" w:hAnsi="Cascadia Mono" w:cs="Cascadia Mono"/>
          <w:noProof w:val="0"/>
          <w:color w:val="FF0000"/>
          <w:kern w:val="0"/>
          <w:sz w:val="19"/>
          <w:szCs w:val="19"/>
          <w:lang w:val="en-US"/>
        </w:rPr>
        <w:t xml:space="preserve"> </w:t>
      </w:r>
      <w:proofErr w:type="spellStart"/>
      <w:r>
        <w:rPr>
          <w:rFonts w:ascii="Cascadia Mono" w:hAnsi="Cascadia Mono" w:cs="Cascadia Mono"/>
          <w:noProof w:val="0"/>
          <w:color w:val="FF0000"/>
          <w:kern w:val="0"/>
          <w:sz w:val="19"/>
          <w:szCs w:val="19"/>
          <w:lang w:val="en-US"/>
        </w:rPr>
        <w:t>không</w:t>
      </w:r>
      <w:proofErr w:type="spellEnd"/>
      <w:r>
        <w:rPr>
          <w:rFonts w:ascii="Cascadia Mono" w:hAnsi="Cascadia Mono" w:cs="Cascadia Mono"/>
          <w:noProof w:val="0"/>
          <w:color w:val="FF0000"/>
          <w:kern w:val="0"/>
          <w:sz w:val="19"/>
          <w:szCs w:val="19"/>
          <w:lang w:val="en-US"/>
        </w:rPr>
        <w:t xml:space="preserve"> </w:t>
      </w:r>
      <w:proofErr w:type="spellStart"/>
      <w:r>
        <w:rPr>
          <w:rFonts w:ascii="Cascadia Mono" w:hAnsi="Cascadia Mono" w:cs="Cascadia Mono"/>
          <w:noProof w:val="0"/>
          <w:color w:val="FF0000"/>
          <w:kern w:val="0"/>
          <w:sz w:val="19"/>
          <w:szCs w:val="19"/>
          <w:lang w:val="en-US"/>
        </w:rPr>
        <w:t>được</w:t>
      </w:r>
      <w:proofErr w:type="spellEnd"/>
      <w:r>
        <w:rPr>
          <w:rFonts w:ascii="Cascadia Mono" w:hAnsi="Cascadia Mono" w:cs="Cascadia Mono"/>
          <w:noProof w:val="0"/>
          <w:color w:val="FF0000"/>
          <w:kern w:val="0"/>
          <w:sz w:val="19"/>
          <w:szCs w:val="19"/>
          <w:lang w:val="en-US"/>
        </w:rPr>
        <w:t xml:space="preserve"> </w:t>
      </w:r>
      <w:proofErr w:type="spellStart"/>
      <w:r>
        <w:rPr>
          <w:rFonts w:ascii="Cascadia Mono" w:hAnsi="Cascadia Mono" w:cs="Cascadia Mono"/>
          <w:noProof w:val="0"/>
          <w:color w:val="FF0000"/>
          <w:kern w:val="0"/>
          <w:sz w:val="19"/>
          <w:szCs w:val="19"/>
          <w:lang w:val="en-US"/>
        </w:rPr>
        <w:t>để</w:t>
      </w:r>
      <w:proofErr w:type="spellEnd"/>
      <w:r>
        <w:rPr>
          <w:rFonts w:ascii="Cascadia Mono" w:hAnsi="Cascadia Mono" w:cs="Cascadia Mono"/>
          <w:noProof w:val="0"/>
          <w:color w:val="FF0000"/>
          <w:kern w:val="0"/>
          <w:sz w:val="19"/>
          <w:szCs w:val="19"/>
          <w:lang w:val="en-US"/>
        </w:rPr>
        <w:t xml:space="preserve"> </w:t>
      </w:r>
      <w:proofErr w:type="spellStart"/>
      <w:r>
        <w:rPr>
          <w:rFonts w:ascii="Cascadia Mono" w:hAnsi="Cascadia Mono" w:cs="Cascadia Mono"/>
          <w:noProof w:val="0"/>
          <w:color w:val="FF0000"/>
          <w:kern w:val="0"/>
          <w:sz w:val="19"/>
          <w:szCs w:val="19"/>
          <w:lang w:val="en-US"/>
        </w:rPr>
        <w:t>trống</w:t>
      </w:r>
      <w:proofErr w:type="spellEnd"/>
      <w:r>
        <w:rPr>
          <w:rFonts w:ascii="Cascadia Mono" w:hAnsi="Cascadia Mono" w:cs="Cascadia Mono"/>
          <w:noProof w:val="0"/>
          <w:color w:val="FF0000"/>
          <w:kern w:val="0"/>
          <w:sz w:val="19"/>
          <w:szCs w:val="19"/>
          <w:lang w:val="en-US"/>
        </w:rPr>
        <w:t>'</w:t>
      </w:r>
      <w:r>
        <w:rPr>
          <w:rFonts w:ascii="Cascadia Mono" w:hAnsi="Cascadia Mono" w:cs="Cascadia Mono"/>
          <w:noProof w:val="0"/>
          <w:color w:val="808080"/>
          <w:kern w:val="0"/>
          <w:sz w:val="19"/>
          <w:szCs w:val="19"/>
          <w:lang w:val="en-US"/>
        </w:rPr>
        <w:t>,</w:t>
      </w:r>
      <w:r>
        <w:rPr>
          <w:rFonts w:ascii="Cascadia Mono" w:hAnsi="Cascadia Mono" w:cs="Cascadia Mono"/>
          <w:noProof w:val="0"/>
          <w:color w:val="000000"/>
          <w:kern w:val="0"/>
          <w:sz w:val="19"/>
          <w:szCs w:val="19"/>
          <w:lang w:val="en-US"/>
        </w:rPr>
        <w:t xml:space="preserve"> </w:t>
      </w:r>
      <w:proofErr w:type="gramStart"/>
      <w:r>
        <w:rPr>
          <w:rFonts w:ascii="Cascadia Mono" w:hAnsi="Cascadia Mono" w:cs="Cascadia Mono"/>
          <w:noProof w:val="0"/>
          <w:color w:val="000000"/>
          <w:kern w:val="0"/>
          <w:sz w:val="19"/>
          <w:szCs w:val="19"/>
          <w:lang w:val="en-US"/>
        </w:rPr>
        <w:t>1</w:t>
      </w:r>
      <w:proofErr w:type="gramEnd"/>
    </w:p>
    <w:p w14:paraId="35653F57" w14:textId="77777777" w:rsidR="00944F6E" w:rsidRDefault="00944F6E" w:rsidP="00944F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19"/>
          <w:szCs w:val="19"/>
          <w:lang w:val="en-US"/>
        </w:rPr>
      </w:pPr>
      <w:r>
        <w:rPr>
          <w:rFonts w:ascii="Cascadia Mono" w:hAnsi="Cascadia Mono" w:cs="Cascadia Mono"/>
          <w:noProof w:val="0"/>
          <w:color w:val="000000"/>
          <w:kern w:val="0"/>
          <w:sz w:val="19"/>
          <w:szCs w:val="19"/>
          <w:lang w:val="en-US"/>
        </w:rPr>
        <w:tab/>
      </w:r>
      <w:r>
        <w:rPr>
          <w:rFonts w:ascii="Cascadia Mono" w:hAnsi="Cascadia Mono" w:cs="Cascadia Mono"/>
          <w:noProof w:val="0"/>
          <w:color w:val="0000FF"/>
          <w:kern w:val="0"/>
          <w:sz w:val="19"/>
          <w:szCs w:val="19"/>
          <w:lang w:val="en-US"/>
        </w:rPr>
        <w:t>ELSE</w:t>
      </w:r>
      <w:r>
        <w:rPr>
          <w:rFonts w:ascii="Cascadia Mono" w:hAnsi="Cascadia Mono" w:cs="Cascadia Mono"/>
          <w:noProof w:val="0"/>
          <w:color w:val="000000"/>
          <w:kern w:val="0"/>
          <w:sz w:val="19"/>
          <w:szCs w:val="19"/>
          <w:lang w:val="en-US"/>
        </w:rPr>
        <w:t xml:space="preserve"> </w:t>
      </w:r>
      <w:r>
        <w:rPr>
          <w:rFonts w:ascii="Cascadia Mono" w:hAnsi="Cascadia Mono" w:cs="Cascadia Mono"/>
          <w:noProof w:val="0"/>
          <w:color w:val="0000FF"/>
          <w:kern w:val="0"/>
          <w:sz w:val="19"/>
          <w:szCs w:val="19"/>
          <w:lang w:val="en-US"/>
        </w:rPr>
        <w:t>IF</w:t>
      </w:r>
      <w:r>
        <w:rPr>
          <w:rFonts w:ascii="Cascadia Mono" w:hAnsi="Cascadia Mono" w:cs="Cascadia Mono"/>
          <w:noProof w:val="0"/>
          <w:color w:val="000000"/>
          <w:kern w:val="0"/>
          <w:sz w:val="19"/>
          <w:szCs w:val="19"/>
          <w:lang w:val="en-US"/>
        </w:rPr>
        <w:t xml:space="preserve"> </w:t>
      </w:r>
      <w:r>
        <w:rPr>
          <w:rFonts w:ascii="Cascadia Mono" w:hAnsi="Cascadia Mono" w:cs="Cascadia Mono"/>
          <w:noProof w:val="0"/>
          <w:color w:val="808080"/>
          <w:kern w:val="0"/>
          <w:sz w:val="19"/>
          <w:szCs w:val="19"/>
          <w:lang w:val="en-US"/>
        </w:rPr>
        <w:t>NOT</w:t>
      </w:r>
      <w:r>
        <w:rPr>
          <w:rFonts w:ascii="Cascadia Mono" w:hAnsi="Cascadia Mono" w:cs="Cascadia Mono"/>
          <w:noProof w:val="0"/>
          <w:color w:val="000000"/>
          <w:kern w:val="0"/>
          <w:sz w:val="19"/>
          <w:szCs w:val="19"/>
          <w:lang w:val="en-US"/>
        </w:rPr>
        <w:t xml:space="preserve"> </w:t>
      </w:r>
      <w:r>
        <w:rPr>
          <w:rFonts w:ascii="Cascadia Mono" w:hAnsi="Cascadia Mono" w:cs="Cascadia Mono"/>
          <w:noProof w:val="0"/>
          <w:color w:val="808080"/>
          <w:kern w:val="0"/>
          <w:sz w:val="19"/>
          <w:szCs w:val="19"/>
          <w:lang w:val="en-US"/>
        </w:rPr>
        <w:t>EXISTS</w:t>
      </w:r>
      <w:r>
        <w:rPr>
          <w:rFonts w:ascii="Cascadia Mono" w:hAnsi="Cascadia Mono" w:cs="Cascadia Mono"/>
          <w:noProof w:val="0"/>
          <w:color w:val="0000FF"/>
          <w:kern w:val="0"/>
          <w:sz w:val="19"/>
          <w:szCs w:val="19"/>
          <w:lang w:val="en-US"/>
        </w:rPr>
        <w:t xml:space="preserve"> </w:t>
      </w:r>
      <w:r>
        <w:rPr>
          <w:rFonts w:ascii="Cascadia Mono" w:hAnsi="Cascadia Mono" w:cs="Cascadia Mono"/>
          <w:noProof w:val="0"/>
          <w:color w:val="808080"/>
          <w:kern w:val="0"/>
          <w:sz w:val="19"/>
          <w:szCs w:val="19"/>
          <w:lang w:val="en-US"/>
        </w:rPr>
        <w:t>(</w:t>
      </w:r>
      <w:r>
        <w:rPr>
          <w:rFonts w:ascii="Cascadia Mono" w:hAnsi="Cascadia Mono" w:cs="Cascadia Mono"/>
          <w:noProof w:val="0"/>
          <w:color w:val="0000FF"/>
          <w:kern w:val="0"/>
          <w:sz w:val="19"/>
          <w:szCs w:val="19"/>
          <w:lang w:val="en-US"/>
        </w:rPr>
        <w:t>SELECT</w:t>
      </w:r>
      <w:r>
        <w:rPr>
          <w:rFonts w:ascii="Cascadia Mono" w:hAnsi="Cascadia Mono" w:cs="Cascadia Mono"/>
          <w:noProof w:val="0"/>
          <w:color w:val="000000"/>
          <w:kern w:val="0"/>
          <w:sz w:val="19"/>
          <w:szCs w:val="19"/>
          <w:lang w:val="en-US"/>
        </w:rPr>
        <w:t xml:space="preserve"> </w:t>
      </w:r>
      <w:r>
        <w:rPr>
          <w:rFonts w:ascii="Cascadia Mono" w:hAnsi="Cascadia Mono" w:cs="Cascadia Mono"/>
          <w:noProof w:val="0"/>
          <w:color w:val="808080"/>
          <w:kern w:val="0"/>
          <w:sz w:val="19"/>
          <w:szCs w:val="19"/>
          <w:lang w:val="en-US"/>
        </w:rPr>
        <w:t>*</w:t>
      </w:r>
      <w:r>
        <w:rPr>
          <w:rFonts w:ascii="Cascadia Mono" w:hAnsi="Cascadia Mono" w:cs="Cascadia Mono"/>
          <w:noProof w:val="0"/>
          <w:color w:val="000000"/>
          <w:kern w:val="0"/>
          <w:sz w:val="19"/>
          <w:szCs w:val="19"/>
          <w:lang w:val="en-US"/>
        </w:rPr>
        <w:t xml:space="preserve"> </w:t>
      </w:r>
      <w:r>
        <w:rPr>
          <w:rFonts w:ascii="Cascadia Mono" w:hAnsi="Cascadia Mono" w:cs="Cascadia Mono"/>
          <w:noProof w:val="0"/>
          <w:color w:val="0000FF"/>
          <w:kern w:val="0"/>
          <w:sz w:val="19"/>
          <w:szCs w:val="19"/>
          <w:lang w:val="en-US"/>
        </w:rPr>
        <w:t>FROM</w:t>
      </w:r>
      <w:r>
        <w:rPr>
          <w:rFonts w:ascii="Cascadia Mono" w:hAnsi="Cascadia Mono" w:cs="Cascadia Mono"/>
          <w:noProof w:val="0"/>
          <w:color w:val="000000"/>
          <w:kern w:val="0"/>
          <w:sz w:val="19"/>
          <w:szCs w:val="19"/>
          <w:lang w:val="en-US"/>
        </w:rPr>
        <w:t xml:space="preserve"> Job </w:t>
      </w:r>
      <w:r>
        <w:rPr>
          <w:rFonts w:ascii="Cascadia Mono" w:hAnsi="Cascadia Mono" w:cs="Cascadia Mono"/>
          <w:noProof w:val="0"/>
          <w:color w:val="0000FF"/>
          <w:kern w:val="0"/>
          <w:sz w:val="19"/>
          <w:szCs w:val="19"/>
          <w:lang w:val="en-US"/>
        </w:rPr>
        <w:t>WHERE</w:t>
      </w:r>
      <w:r>
        <w:rPr>
          <w:rFonts w:ascii="Cascadia Mono" w:hAnsi="Cascadia Mono" w:cs="Cascadia Mono"/>
          <w:noProof w:val="0"/>
          <w:color w:val="000000"/>
          <w:kern w:val="0"/>
          <w:sz w:val="19"/>
          <w:szCs w:val="19"/>
          <w:lang w:val="en-US"/>
        </w:rPr>
        <w:t xml:space="preserve"> </w:t>
      </w:r>
      <w:proofErr w:type="spellStart"/>
      <w:r>
        <w:rPr>
          <w:rFonts w:ascii="Cascadia Mono" w:hAnsi="Cascadia Mono" w:cs="Cascadia Mono"/>
          <w:noProof w:val="0"/>
          <w:color w:val="000000"/>
          <w:kern w:val="0"/>
          <w:sz w:val="19"/>
          <w:szCs w:val="19"/>
          <w:lang w:val="en-US"/>
        </w:rPr>
        <w:t>jobDetail</w:t>
      </w:r>
      <w:proofErr w:type="spellEnd"/>
      <w:r>
        <w:rPr>
          <w:rFonts w:ascii="Cascadia Mono" w:hAnsi="Cascadia Mono" w:cs="Cascadia Mono"/>
          <w:noProof w:val="0"/>
          <w:color w:val="000000"/>
          <w:kern w:val="0"/>
          <w:sz w:val="19"/>
          <w:szCs w:val="19"/>
          <w:lang w:val="en-US"/>
        </w:rPr>
        <w:t xml:space="preserve"> </w:t>
      </w:r>
      <w:r>
        <w:rPr>
          <w:rFonts w:ascii="Cascadia Mono" w:hAnsi="Cascadia Mono" w:cs="Cascadia Mono"/>
          <w:noProof w:val="0"/>
          <w:color w:val="808080"/>
          <w:kern w:val="0"/>
          <w:sz w:val="19"/>
          <w:szCs w:val="19"/>
          <w:lang w:val="en-US"/>
        </w:rPr>
        <w:t>=</w:t>
      </w:r>
      <w:r>
        <w:rPr>
          <w:rFonts w:ascii="Cascadia Mono" w:hAnsi="Cascadia Mono" w:cs="Cascadia Mono"/>
          <w:noProof w:val="0"/>
          <w:color w:val="000000"/>
          <w:kern w:val="0"/>
          <w:sz w:val="19"/>
          <w:szCs w:val="19"/>
          <w:lang w:val="en-US"/>
        </w:rPr>
        <w:t xml:space="preserve"> @job</w:t>
      </w:r>
      <w:r>
        <w:rPr>
          <w:rFonts w:ascii="Cascadia Mono" w:hAnsi="Cascadia Mono" w:cs="Cascadia Mono"/>
          <w:noProof w:val="0"/>
          <w:color w:val="808080"/>
          <w:kern w:val="0"/>
          <w:sz w:val="19"/>
          <w:szCs w:val="19"/>
          <w:lang w:val="en-US"/>
        </w:rPr>
        <w:t>)</w:t>
      </w:r>
    </w:p>
    <w:p w14:paraId="083BB058" w14:textId="77777777" w:rsidR="00944F6E" w:rsidRDefault="00944F6E" w:rsidP="00944F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19"/>
          <w:szCs w:val="19"/>
          <w:lang w:val="en-US"/>
        </w:rPr>
      </w:pPr>
      <w:r>
        <w:rPr>
          <w:rFonts w:ascii="Cascadia Mono" w:hAnsi="Cascadia Mono" w:cs="Cascadia Mono"/>
          <w:noProof w:val="0"/>
          <w:color w:val="000000"/>
          <w:kern w:val="0"/>
          <w:sz w:val="19"/>
          <w:szCs w:val="19"/>
          <w:lang w:val="en-US"/>
        </w:rPr>
        <w:tab/>
      </w:r>
      <w:r>
        <w:rPr>
          <w:rFonts w:ascii="Cascadia Mono" w:hAnsi="Cascadia Mono" w:cs="Cascadia Mono"/>
          <w:noProof w:val="0"/>
          <w:color w:val="000000"/>
          <w:kern w:val="0"/>
          <w:sz w:val="19"/>
          <w:szCs w:val="19"/>
          <w:lang w:val="en-US"/>
        </w:rPr>
        <w:tab/>
      </w:r>
      <w:r>
        <w:rPr>
          <w:rFonts w:ascii="Cascadia Mono" w:hAnsi="Cascadia Mono" w:cs="Cascadia Mono"/>
          <w:noProof w:val="0"/>
          <w:color w:val="0000FF"/>
          <w:kern w:val="0"/>
          <w:sz w:val="19"/>
          <w:szCs w:val="19"/>
          <w:lang w:val="en-US"/>
        </w:rPr>
        <w:t>THROW</w:t>
      </w:r>
      <w:r>
        <w:rPr>
          <w:rFonts w:ascii="Cascadia Mono" w:hAnsi="Cascadia Mono" w:cs="Cascadia Mono"/>
          <w:noProof w:val="0"/>
          <w:color w:val="000000"/>
          <w:kern w:val="0"/>
          <w:sz w:val="19"/>
          <w:szCs w:val="19"/>
          <w:lang w:val="en-US"/>
        </w:rPr>
        <w:t xml:space="preserve"> 50000</w:t>
      </w:r>
      <w:r>
        <w:rPr>
          <w:rFonts w:ascii="Cascadia Mono" w:hAnsi="Cascadia Mono" w:cs="Cascadia Mono"/>
          <w:noProof w:val="0"/>
          <w:color w:val="808080"/>
          <w:kern w:val="0"/>
          <w:sz w:val="19"/>
          <w:szCs w:val="19"/>
          <w:lang w:val="en-US"/>
        </w:rPr>
        <w:t>,</w:t>
      </w:r>
      <w:r>
        <w:rPr>
          <w:rFonts w:ascii="Cascadia Mono" w:hAnsi="Cascadia Mono" w:cs="Cascadia Mono"/>
          <w:noProof w:val="0"/>
          <w:color w:val="000000"/>
          <w:kern w:val="0"/>
          <w:sz w:val="19"/>
          <w:szCs w:val="19"/>
          <w:lang w:val="en-US"/>
        </w:rPr>
        <w:t xml:space="preserve"> </w:t>
      </w:r>
      <w:r>
        <w:rPr>
          <w:rFonts w:ascii="Cascadia Mono" w:hAnsi="Cascadia Mono" w:cs="Cascadia Mono"/>
          <w:noProof w:val="0"/>
          <w:color w:val="FF0000"/>
          <w:kern w:val="0"/>
          <w:sz w:val="19"/>
          <w:szCs w:val="19"/>
          <w:lang w:val="en-US"/>
        </w:rPr>
        <w:t xml:space="preserve">'Công </w:t>
      </w:r>
      <w:proofErr w:type="spellStart"/>
      <w:r>
        <w:rPr>
          <w:rFonts w:ascii="Cascadia Mono" w:hAnsi="Cascadia Mono" w:cs="Cascadia Mono"/>
          <w:noProof w:val="0"/>
          <w:color w:val="FF0000"/>
          <w:kern w:val="0"/>
          <w:sz w:val="19"/>
          <w:szCs w:val="19"/>
          <w:lang w:val="en-US"/>
        </w:rPr>
        <w:t>việc</w:t>
      </w:r>
      <w:proofErr w:type="spellEnd"/>
      <w:r>
        <w:rPr>
          <w:rFonts w:ascii="Cascadia Mono" w:hAnsi="Cascadia Mono" w:cs="Cascadia Mono"/>
          <w:noProof w:val="0"/>
          <w:color w:val="FF0000"/>
          <w:kern w:val="0"/>
          <w:sz w:val="19"/>
          <w:szCs w:val="19"/>
          <w:lang w:val="en-US"/>
        </w:rPr>
        <w:t xml:space="preserve"> </w:t>
      </w:r>
      <w:proofErr w:type="spellStart"/>
      <w:r>
        <w:rPr>
          <w:rFonts w:ascii="Cascadia Mono" w:hAnsi="Cascadia Mono" w:cs="Cascadia Mono"/>
          <w:noProof w:val="0"/>
          <w:color w:val="FF0000"/>
          <w:kern w:val="0"/>
          <w:sz w:val="19"/>
          <w:szCs w:val="19"/>
          <w:lang w:val="en-US"/>
        </w:rPr>
        <w:t>không</w:t>
      </w:r>
      <w:proofErr w:type="spellEnd"/>
      <w:r>
        <w:rPr>
          <w:rFonts w:ascii="Cascadia Mono" w:hAnsi="Cascadia Mono" w:cs="Cascadia Mono"/>
          <w:noProof w:val="0"/>
          <w:color w:val="FF0000"/>
          <w:kern w:val="0"/>
          <w:sz w:val="19"/>
          <w:szCs w:val="19"/>
          <w:lang w:val="en-US"/>
        </w:rPr>
        <w:t xml:space="preserve"> </w:t>
      </w:r>
      <w:proofErr w:type="spellStart"/>
      <w:r>
        <w:rPr>
          <w:rFonts w:ascii="Cascadia Mono" w:hAnsi="Cascadia Mono" w:cs="Cascadia Mono"/>
          <w:noProof w:val="0"/>
          <w:color w:val="FF0000"/>
          <w:kern w:val="0"/>
          <w:sz w:val="19"/>
          <w:szCs w:val="19"/>
          <w:lang w:val="en-US"/>
        </w:rPr>
        <w:t>tồn</w:t>
      </w:r>
      <w:proofErr w:type="spellEnd"/>
      <w:r>
        <w:rPr>
          <w:rFonts w:ascii="Cascadia Mono" w:hAnsi="Cascadia Mono" w:cs="Cascadia Mono"/>
          <w:noProof w:val="0"/>
          <w:color w:val="FF0000"/>
          <w:kern w:val="0"/>
          <w:sz w:val="19"/>
          <w:szCs w:val="19"/>
          <w:lang w:val="en-US"/>
        </w:rPr>
        <w:t xml:space="preserve"> </w:t>
      </w:r>
      <w:proofErr w:type="spellStart"/>
      <w:r>
        <w:rPr>
          <w:rFonts w:ascii="Cascadia Mono" w:hAnsi="Cascadia Mono" w:cs="Cascadia Mono"/>
          <w:noProof w:val="0"/>
          <w:color w:val="FF0000"/>
          <w:kern w:val="0"/>
          <w:sz w:val="19"/>
          <w:szCs w:val="19"/>
          <w:lang w:val="en-US"/>
        </w:rPr>
        <w:t>tại</w:t>
      </w:r>
      <w:proofErr w:type="spellEnd"/>
      <w:r>
        <w:rPr>
          <w:rFonts w:ascii="Cascadia Mono" w:hAnsi="Cascadia Mono" w:cs="Cascadia Mono"/>
          <w:noProof w:val="0"/>
          <w:color w:val="FF0000"/>
          <w:kern w:val="0"/>
          <w:sz w:val="19"/>
          <w:szCs w:val="19"/>
          <w:lang w:val="en-US"/>
        </w:rPr>
        <w:t>'</w:t>
      </w:r>
      <w:r>
        <w:rPr>
          <w:rFonts w:ascii="Cascadia Mono" w:hAnsi="Cascadia Mono" w:cs="Cascadia Mono"/>
          <w:noProof w:val="0"/>
          <w:color w:val="808080"/>
          <w:kern w:val="0"/>
          <w:sz w:val="19"/>
          <w:szCs w:val="19"/>
          <w:lang w:val="en-US"/>
        </w:rPr>
        <w:t>,</w:t>
      </w:r>
      <w:r>
        <w:rPr>
          <w:rFonts w:ascii="Cascadia Mono" w:hAnsi="Cascadia Mono" w:cs="Cascadia Mono"/>
          <w:noProof w:val="0"/>
          <w:color w:val="000000"/>
          <w:kern w:val="0"/>
          <w:sz w:val="19"/>
          <w:szCs w:val="19"/>
          <w:lang w:val="en-US"/>
        </w:rPr>
        <w:t xml:space="preserve"> </w:t>
      </w:r>
      <w:proofErr w:type="gramStart"/>
      <w:r>
        <w:rPr>
          <w:rFonts w:ascii="Cascadia Mono" w:hAnsi="Cascadia Mono" w:cs="Cascadia Mono"/>
          <w:noProof w:val="0"/>
          <w:color w:val="000000"/>
          <w:kern w:val="0"/>
          <w:sz w:val="19"/>
          <w:szCs w:val="19"/>
          <w:lang w:val="en-US"/>
        </w:rPr>
        <w:t>1</w:t>
      </w:r>
      <w:proofErr w:type="gramEnd"/>
    </w:p>
    <w:p w14:paraId="74E8DB3C" w14:textId="77777777" w:rsidR="00944F6E" w:rsidRDefault="00944F6E" w:rsidP="00944F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19"/>
          <w:szCs w:val="19"/>
          <w:lang w:val="en-US"/>
        </w:rPr>
      </w:pPr>
      <w:r>
        <w:rPr>
          <w:rFonts w:ascii="Cascadia Mono" w:hAnsi="Cascadia Mono" w:cs="Cascadia Mono"/>
          <w:noProof w:val="0"/>
          <w:color w:val="000000"/>
          <w:kern w:val="0"/>
          <w:sz w:val="19"/>
          <w:szCs w:val="19"/>
          <w:lang w:val="en-US"/>
        </w:rPr>
        <w:tab/>
      </w:r>
      <w:r>
        <w:rPr>
          <w:rFonts w:ascii="Cascadia Mono" w:hAnsi="Cascadia Mono" w:cs="Cascadia Mono"/>
          <w:noProof w:val="0"/>
          <w:color w:val="0000FF"/>
          <w:kern w:val="0"/>
          <w:sz w:val="19"/>
          <w:szCs w:val="19"/>
          <w:lang w:val="en-US"/>
        </w:rPr>
        <w:t>ELSE</w:t>
      </w:r>
    </w:p>
    <w:p w14:paraId="242F80A3" w14:textId="77777777" w:rsidR="00944F6E" w:rsidRDefault="00944F6E" w:rsidP="00944F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19"/>
          <w:szCs w:val="19"/>
          <w:lang w:val="en-US"/>
        </w:rPr>
      </w:pPr>
      <w:r>
        <w:rPr>
          <w:rFonts w:ascii="Cascadia Mono" w:hAnsi="Cascadia Mono" w:cs="Cascadia Mono"/>
          <w:noProof w:val="0"/>
          <w:color w:val="000000"/>
          <w:kern w:val="0"/>
          <w:sz w:val="19"/>
          <w:szCs w:val="19"/>
          <w:lang w:val="en-US"/>
        </w:rPr>
        <w:tab/>
      </w:r>
      <w:r>
        <w:rPr>
          <w:rFonts w:ascii="Cascadia Mono" w:hAnsi="Cascadia Mono" w:cs="Cascadia Mono"/>
          <w:noProof w:val="0"/>
          <w:color w:val="0000FF"/>
          <w:kern w:val="0"/>
          <w:sz w:val="19"/>
          <w:szCs w:val="19"/>
          <w:lang w:val="en-US"/>
        </w:rPr>
        <w:t>BEGIN</w:t>
      </w:r>
      <w:r>
        <w:rPr>
          <w:rFonts w:ascii="Cascadia Mono" w:hAnsi="Cascadia Mono" w:cs="Cascadia Mono"/>
          <w:noProof w:val="0"/>
          <w:color w:val="000000"/>
          <w:kern w:val="0"/>
          <w:sz w:val="19"/>
          <w:szCs w:val="19"/>
          <w:lang w:val="en-US"/>
        </w:rPr>
        <w:t xml:space="preserve"> </w:t>
      </w:r>
      <w:r>
        <w:rPr>
          <w:rFonts w:ascii="Cascadia Mono" w:hAnsi="Cascadia Mono" w:cs="Cascadia Mono"/>
          <w:noProof w:val="0"/>
          <w:color w:val="0000FF"/>
          <w:kern w:val="0"/>
          <w:sz w:val="19"/>
          <w:szCs w:val="19"/>
          <w:lang w:val="en-US"/>
        </w:rPr>
        <w:t>TRANSACTION</w:t>
      </w:r>
    </w:p>
    <w:p w14:paraId="4D66C029" w14:textId="77777777" w:rsidR="00944F6E" w:rsidRDefault="00944F6E" w:rsidP="00944F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19"/>
          <w:szCs w:val="19"/>
          <w:lang w:val="en-US"/>
        </w:rPr>
      </w:pPr>
      <w:r>
        <w:rPr>
          <w:rFonts w:ascii="Cascadia Mono" w:hAnsi="Cascadia Mono" w:cs="Cascadia Mono"/>
          <w:noProof w:val="0"/>
          <w:color w:val="000000"/>
          <w:kern w:val="0"/>
          <w:sz w:val="19"/>
          <w:szCs w:val="19"/>
          <w:lang w:val="en-US"/>
        </w:rPr>
        <w:tab/>
      </w:r>
      <w:r>
        <w:rPr>
          <w:rFonts w:ascii="Cascadia Mono" w:hAnsi="Cascadia Mono" w:cs="Cascadia Mono"/>
          <w:noProof w:val="0"/>
          <w:color w:val="000000"/>
          <w:kern w:val="0"/>
          <w:sz w:val="19"/>
          <w:szCs w:val="19"/>
          <w:lang w:val="en-US"/>
        </w:rPr>
        <w:tab/>
      </w:r>
      <w:r>
        <w:rPr>
          <w:rFonts w:ascii="Cascadia Mono" w:hAnsi="Cascadia Mono" w:cs="Cascadia Mono"/>
          <w:noProof w:val="0"/>
          <w:color w:val="0000FF"/>
          <w:kern w:val="0"/>
          <w:sz w:val="19"/>
          <w:szCs w:val="19"/>
          <w:lang w:val="en-US"/>
        </w:rPr>
        <w:t>DECLARE</w:t>
      </w:r>
      <w:r>
        <w:rPr>
          <w:rFonts w:ascii="Cascadia Mono" w:hAnsi="Cascadia Mono" w:cs="Cascadia Mono"/>
          <w:noProof w:val="0"/>
          <w:color w:val="000000"/>
          <w:kern w:val="0"/>
          <w:sz w:val="19"/>
          <w:szCs w:val="19"/>
          <w:lang w:val="en-US"/>
        </w:rPr>
        <w:t xml:space="preserve"> @errorMessage </w:t>
      </w:r>
      <w:proofErr w:type="gramStart"/>
      <w:r>
        <w:rPr>
          <w:rFonts w:ascii="Cascadia Mono" w:hAnsi="Cascadia Mono" w:cs="Cascadia Mono"/>
          <w:noProof w:val="0"/>
          <w:color w:val="0000FF"/>
          <w:kern w:val="0"/>
          <w:sz w:val="19"/>
          <w:szCs w:val="19"/>
          <w:lang w:val="en-US"/>
        </w:rPr>
        <w:t>NVARCHAR</w:t>
      </w:r>
      <w:r>
        <w:rPr>
          <w:rFonts w:ascii="Cascadia Mono" w:hAnsi="Cascadia Mono" w:cs="Cascadia Mono"/>
          <w:noProof w:val="0"/>
          <w:color w:val="808080"/>
          <w:kern w:val="0"/>
          <w:sz w:val="19"/>
          <w:szCs w:val="19"/>
          <w:lang w:val="en-US"/>
        </w:rPr>
        <w:t>(</w:t>
      </w:r>
      <w:proofErr w:type="gramEnd"/>
      <w:r>
        <w:rPr>
          <w:rFonts w:ascii="Cascadia Mono" w:hAnsi="Cascadia Mono" w:cs="Cascadia Mono"/>
          <w:noProof w:val="0"/>
          <w:color w:val="FF00FF"/>
          <w:kern w:val="0"/>
          <w:sz w:val="19"/>
          <w:szCs w:val="19"/>
          <w:lang w:val="en-US"/>
        </w:rPr>
        <w:t>max</w:t>
      </w:r>
      <w:r>
        <w:rPr>
          <w:rFonts w:ascii="Cascadia Mono" w:hAnsi="Cascadia Mono" w:cs="Cascadia Mono"/>
          <w:noProof w:val="0"/>
          <w:color w:val="808080"/>
          <w:kern w:val="0"/>
          <w:sz w:val="19"/>
          <w:szCs w:val="19"/>
          <w:lang w:val="en-US"/>
        </w:rPr>
        <w:t>)</w:t>
      </w:r>
    </w:p>
    <w:p w14:paraId="79E6C1A7" w14:textId="77777777" w:rsidR="00944F6E" w:rsidRDefault="00944F6E" w:rsidP="00944F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19"/>
          <w:szCs w:val="19"/>
          <w:lang w:val="en-US"/>
        </w:rPr>
      </w:pPr>
      <w:r>
        <w:rPr>
          <w:rFonts w:ascii="Cascadia Mono" w:hAnsi="Cascadia Mono" w:cs="Cascadia Mono"/>
          <w:noProof w:val="0"/>
          <w:color w:val="000000"/>
          <w:kern w:val="0"/>
          <w:sz w:val="19"/>
          <w:szCs w:val="19"/>
          <w:lang w:val="en-US"/>
        </w:rPr>
        <w:tab/>
      </w:r>
      <w:r>
        <w:rPr>
          <w:rFonts w:ascii="Cascadia Mono" w:hAnsi="Cascadia Mono" w:cs="Cascadia Mono"/>
          <w:noProof w:val="0"/>
          <w:color w:val="000000"/>
          <w:kern w:val="0"/>
          <w:sz w:val="19"/>
          <w:szCs w:val="19"/>
          <w:lang w:val="en-US"/>
        </w:rPr>
        <w:tab/>
      </w:r>
      <w:r>
        <w:rPr>
          <w:rFonts w:ascii="Cascadia Mono" w:hAnsi="Cascadia Mono" w:cs="Cascadia Mono"/>
          <w:noProof w:val="0"/>
          <w:color w:val="0000FF"/>
          <w:kern w:val="0"/>
          <w:sz w:val="19"/>
          <w:szCs w:val="19"/>
          <w:lang w:val="en-US"/>
        </w:rPr>
        <w:t>BEGIN</w:t>
      </w:r>
      <w:r>
        <w:rPr>
          <w:rFonts w:ascii="Cascadia Mono" w:hAnsi="Cascadia Mono" w:cs="Cascadia Mono"/>
          <w:noProof w:val="0"/>
          <w:color w:val="000000"/>
          <w:kern w:val="0"/>
          <w:sz w:val="19"/>
          <w:szCs w:val="19"/>
          <w:lang w:val="en-US"/>
        </w:rPr>
        <w:t xml:space="preserve"> </w:t>
      </w:r>
      <w:r>
        <w:rPr>
          <w:rFonts w:ascii="Cascadia Mono" w:hAnsi="Cascadia Mono" w:cs="Cascadia Mono"/>
          <w:noProof w:val="0"/>
          <w:color w:val="0000FF"/>
          <w:kern w:val="0"/>
          <w:sz w:val="19"/>
          <w:szCs w:val="19"/>
          <w:lang w:val="en-US"/>
        </w:rPr>
        <w:t>TRY</w:t>
      </w:r>
    </w:p>
    <w:p w14:paraId="24A01EED" w14:textId="77777777" w:rsidR="00944F6E" w:rsidRDefault="00944F6E" w:rsidP="00944F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19"/>
          <w:szCs w:val="19"/>
          <w:lang w:val="en-US"/>
        </w:rPr>
      </w:pPr>
      <w:r>
        <w:rPr>
          <w:rFonts w:ascii="Cascadia Mono" w:hAnsi="Cascadia Mono" w:cs="Cascadia Mono"/>
          <w:noProof w:val="0"/>
          <w:color w:val="000000"/>
          <w:kern w:val="0"/>
          <w:sz w:val="19"/>
          <w:szCs w:val="19"/>
          <w:lang w:val="en-US"/>
        </w:rPr>
        <w:tab/>
      </w:r>
      <w:r>
        <w:rPr>
          <w:rFonts w:ascii="Cascadia Mono" w:hAnsi="Cascadia Mono" w:cs="Cascadia Mono"/>
          <w:noProof w:val="0"/>
          <w:color w:val="000000"/>
          <w:kern w:val="0"/>
          <w:sz w:val="19"/>
          <w:szCs w:val="19"/>
          <w:lang w:val="en-US"/>
        </w:rPr>
        <w:tab/>
      </w:r>
      <w:r>
        <w:rPr>
          <w:rFonts w:ascii="Cascadia Mono" w:hAnsi="Cascadia Mono" w:cs="Cascadia Mono"/>
          <w:noProof w:val="0"/>
          <w:color w:val="000000"/>
          <w:kern w:val="0"/>
          <w:sz w:val="19"/>
          <w:szCs w:val="19"/>
          <w:lang w:val="en-US"/>
        </w:rPr>
        <w:tab/>
      </w:r>
      <w:r>
        <w:rPr>
          <w:rFonts w:ascii="Cascadia Mono" w:hAnsi="Cascadia Mono" w:cs="Cascadia Mono"/>
          <w:noProof w:val="0"/>
          <w:color w:val="FF00FF"/>
          <w:kern w:val="0"/>
          <w:sz w:val="19"/>
          <w:szCs w:val="19"/>
          <w:lang w:val="en-US"/>
        </w:rPr>
        <w:t>UPDATE</w:t>
      </w:r>
      <w:r>
        <w:rPr>
          <w:rFonts w:ascii="Cascadia Mono" w:hAnsi="Cascadia Mono" w:cs="Cascadia Mono"/>
          <w:noProof w:val="0"/>
          <w:color w:val="000000"/>
          <w:kern w:val="0"/>
          <w:sz w:val="19"/>
          <w:szCs w:val="19"/>
          <w:lang w:val="en-US"/>
        </w:rPr>
        <w:t xml:space="preserve"> Job</w:t>
      </w:r>
    </w:p>
    <w:p w14:paraId="2DCF3C4C" w14:textId="77777777" w:rsidR="00944F6E" w:rsidRDefault="00944F6E" w:rsidP="00944F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19"/>
          <w:szCs w:val="19"/>
          <w:lang w:val="en-US"/>
        </w:rPr>
      </w:pPr>
      <w:r>
        <w:rPr>
          <w:rFonts w:ascii="Cascadia Mono" w:hAnsi="Cascadia Mono" w:cs="Cascadia Mono"/>
          <w:noProof w:val="0"/>
          <w:color w:val="000000"/>
          <w:kern w:val="0"/>
          <w:sz w:val="19"/>
          <w:szCs w:val="19"/>
          <w:lang w:val="en-US"/>
        </w:rPr>
        <w:tab/>
      </w:r>
      <w:r>
        <w:rPr>
          <w:rFonts w:ascii="Cascadia Mono" w:hAnsi="Cascadia Mono" w:cs="Cascadia Mono"/>
          <w:noProof w:val="0"/>
          <w:color w:val="000000"/>
          <w:kern w:val="0"/>
          <w:sz w:val="19"/>
          <w:szCs w:val="19"/>
          <w:lang w:val="en-US"/>
        </w:rPr>
        <w:tab/>
      </w:r>
      <w:r>
        <w:rPr>
          <w:rFonts w:ascii="Cascadia Mono" w:hAnsi="Cascadia Mono" w:cs="Cascadia Mono"/>
          <w:noProof w:val="0"/>
          <w:color w:val="000000"/>
          <w:kern w:val="0"/>
          <w:sz w:val="19"/>
          <w:szCs w:val="19"/>
          <w:lang w:val="en-US"/>
        </w:rPr>
        <w:tab/>
      </w:r>
      <w:r>
        <w:rPr>
          <w:rFonts w:ascii="Cascadia Mono" w:hAnsi="Cascadia Mono" w:cs="Cascadia Mono"/>
          <w:noProof w:val="0"/>
          <w:color w:val="0000FF"/>
          <w:kern w:val="0"/>
          <w:sz w:val="19"/>
          <w:szCs w:val="19"/>
          <w:lang w:val="en-US"/>
        </w:rPr>
        <w:t>SET</w:t>
      </w:r>
      <w:r>
        <w:rPr>
          <w:rFonts w:ascii="Cascadia Mono" w:hAnsi="Cascadia Mono" w:cs="Cascadia Mono"/>
          <w:noProof w:val="0"/>
          <w:color w:val="000000"/>
          <w:kern w:val="0"/>
          <w:sz w:val="19"/>
          <w:szCs w:val="19"/>
          <w:lang w:val="en-US"/>
        </w:rPr>
        <w:t xml:space="preserve"> salary </w:t>
      </w:r>
      <w:r>
        <w:rPr>
          <w:rFonts w:ascii="Cascadia Mono" w:hAnsi="Cascadia Mono" w:cs="Cascadia Mono"/>
          <w:noProof w:val="0"/>
          <w:color w:val="808080"/>
          <w:kern w:val="0"/>
          <w:sz w:val="19"/>
          <w:szCs w:val="19"/>
          <w:lang w:val="en-US"/>
        </w:rPr>
        <w:t>=</w:t>
      </w:r>
      <w:r>
        <w:rPr>
          <w:rFonts w:ascii="Cascadia Mono" w:hAnsi="Cascadia Mono" w:cs="Cascadia Mono"/>
          <w:noProof w:val="0"/>
          <w:color w:val="000000"/>
          <w:kern w:val="0"/>
          <w:sz w:val="19"/>
          <w:szCs w:val="19"/>
          <w:lang w:val="en-US"/>
        </w:rPr>
        <w:t xml:space="preserve"> @salary</w:t>
      </w:r>
    </w:p>
    <w:p w14:paraId="0248ED0E" w14:textId="77777777" w:rsidR="00944F6E" w:rsidRDefault="00944F6E" w:rsidP="00944F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19"/>
          <w:szCs w:val="19"/>
          <w:lang w:val="en-US"/>
        </w:rPr>
      </w:pPr>
      <w:r>
        <w:rPr>
          <w:rFonts w:ascii="Cascadia Mono" w:hAnsi="Cascadia Mono" w:cs="Cascadia Mono"/>
          <w:noProof w:val="0"/>
          <w:color w:val="000000"/>
          <w:kern w:val="0"/>
          <w:sz w:val="19"/>
          <w:szCs w:val="19"/>
          <w:lang w:val="en-US"/>
        </w:rPr>
        <w:tab/>
      </w:r>
      <w:r>
        <w:rPr>
          <w:rFonts w:ascii="Cascadia Mono" w:hAnsi="Cascadia Mono" w:cs="Cascadia Mono"/>
          <w:noProof w:val="0"/>
          <w:color w:val="000000"/>
          <w:kern w:val="0"/>
          <w:sz w:val="19"/>
          <w:szCs w:val="19"/>
          <w:lang w:val="en-US"/>
        </w:rPr>
        <w:tab/>
      </w:r>
      <w:r>
        <w:rPr>
          <w:rFonts w:ascii="Cascadia Mono" w:hAnsi="Cascadia Mono" w:cs="Cascadia Mono"/>
          <w:noProof w:val="0"/>
          <w:color w:val="000000"/>
          <w:kern w:val="0"/>
          <w:sz w:val="19"/>
          <w:szCs w:val="19"/>
          <w:lang w:val="en-US"/>
        </w:rPr>
        <w:tab/>
      </w:r>
      <w:r>
        <w:rPr>
          <w:rFonts w:ascii="Cascadia Mono" w:hAnsi="Cascadia Mono" w:cs="Cascadia Mono"/>
          <w:noProof w:val="0"/>
          <w:color w:val="0000FF"/>
          <w:kern w:val="0"/>
          <w:sz w:val="19"/>
          <w:szCs w:val="19"/>
          <w:lang w:val="en-US"/>
        </w:rPr>
        <w:t>WHERE</w:t>
      </w:r>
      <w:r>
        <w:rPr>
          <w:rFonts w:ascii="Cascadia Mono" w:hAnsi="Cascadia Mono" w:cs="Cascadia Mono"/>
          <w:noProof w:val="0"/>
          <w:color w:val="000000"/>
          <w:kern w:val="0"/>
          <w:sz w:val="19"/>
          <w:szCs w:val="19"/>
          <w:lang w:val="en-US"/>
        </w:rPr>
        <w:t xml:space="preserve"> </w:t>
      </w:r>
      <w:proofErr w:type="spellStart"/>
      <w:r>
        <w:rPr>
          <w:rFonts w:ascii="Cascadia Mono" w:hAnsi="Cascadia Mono" w:cs="Cascadia Mono"/>
          <w:noProof w:val="0"/>
          <w:color w:val="000000"/>
          <w:kern w:val="0"/>
          <w:sz w:val="19"/>
          <w:szCs w:val="19"/>
          <w:lang w:val="en-US"/>
        </w:rPr>
        <w:t>jobDetail</w:t>
      </w:r>
      <w:proofErr w:type="spellEnd"/>
      <w:r>
        <w:rPr>
          <w:rFonts w:ascii="Cascadia Mono" w:hAnsi="Cascadia Mono" w:cs="Cascadia Mono"/>
          <w:noProof w:val="0"/>
          <w:color w:val="000000"/>
          <w:kern w:val="0"/>
          <w:sz w:val="19"/>
          <w:szCs w:val="19"/>
          <w:lang w:val="en-US"/>
        </w:rPr>
        <w:t xml:space="preserve"> </w:t>
      </w:r>
      <w:r>
        <w:rPr>
          <w:rFonts w:ascii="Cascadia Mono" w:hAnsi="Cascadia Mono" w:cs="Cascadia Mono"/>
          <w:noProof w:val="0"/>
          <w:color w:val="808080"/>
          <w:kern w:val="0"/>
          <w:sz w:val="19"/>
          <w:szCs w:val="19"/>
          <w:lang w:val="en-US"/>
        </w:rPr>
        <w:t>=</w:t>
      </w:r>
      <w:r>
        <w:rPr>
          <w:rFonts w:ascii="Cascadia Mono" w:hAnsi="Cascadia Mono" w:cs="Cascadia Mono"/>
          <w:noProof w:val="0"/>
          <w:color w:val="000000"/>
          <w:kern w:val="0"/>
          <w:sz w:val="19"/>
          <w:szCs w:val="19"/>
          <w:lang w:val="en-US"/>
        </w:rPr>
        <w:t xml:space="preserve"> @job</w:t>
      </w:r>
    </w:p>
    <w:p w14:paraId="42BAE377" w14:textId="77777777" w:rsidR="00944F6E" w:rsidRDefault="00944F6E" w:rsidP="00944F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19"/>
          <w:szCs w:val="19"/>
          <w:lang w:val="en-US"/>
        </w:rPr>
      </w:pPr>
      <w:r>
        <w:rPr>
          <w:rFonts w:ascii="Cascadia Mono" w:hAnsi="Cascadia Mono" w:cs="Cascadia Mono"/>
          <w:noProof w:val="0"/>
          <w:color w:val="000000"/>
          <w:kern w:val="0"/>
          <w:sz w:val="19"/>
          <w:szCs w:val="19"/>
          <w:lang w:val="en-US"/>
        </w:rPr>
        <w:tab/>
      </w:r>
      <w:r>
        <w:rPr>
          <w:rFonts w:ascii="Cascadia Mono" w:hAnsi="Cascadia Mono" w:cs="Cascadia Mono"/>
          <w:noProof w:val="0"/>
          <w:color w:val="000000"/>
          <w:kern w:val="0"/>
          <w:sz w:val="19"/>
          <w:szCs w:val="19"/>
          <w:lang w:val="en-US"/>
        </w:rPr>
        <w:tab/>
      </w:r>
      <w:r>
        <w:rPr>
          <w:rFonts w:ascii="Cascadia Mono" w:hAnsi="Cascadia Mono" w:cs="Cascadia Mono"/>
          <w:noProof w:val="0"/>
          <w:color w:val="000000"/>
          <w:kern w:val="0"/>
          <w:sz w:val="19"/>
          <w:szCs w:val="19"/>
          <w:lang w:val="en-US"/>
        </w:rPr>
        <w:tab/>
      </w:r>
      <w:r>
        <w:rPr>
          <w:rFonts w:ascii="Cascadia Mono" w:hAnsi="Cascadia Mono" w:cs="Cascadia Mono"/>
          <w:noProof w:val="0"/>
          <w:color w:val="0000FF"/>
          <w:kern w:val="0"/>
          <w:sz w:val="19"/>
          <w:szCs w:val="19"/>
          <w:lang w:val="en-US"/>
        </w:rPr>
        <w:t>COMMIT</w:t>
      </w:r>
      <w:r>
        <w:rPr>
          <w:rFonts w:ascii="Cascadia Mono" w:hAnsi="Cascadia Mono" w:cs="Cascadia Mono"/>
          <w:noProof w:val="0"/>
          <w:color w:val="000000"/>
          <w:kern w:val="0"/>
          <w:sz w:val="19"/>
          <w:szCs w:val="19"/>
          <w:lang w:val="en-US"/>
        </w:rPr>
        <w:t xml:space="preserve"> </w:t>
      </w:r>
      <w:r>
        <w:rPr>
          <w:rFonts w:ascii="Cascadia Mono" w:hAnsi="Cascadia Mono" w:cs="Cascadia Mono"/>
          <w:noProof w:val="0"/>
          <w:color w:val="0000FF"/>
          <w:kern w:val="0"/>
          <w:sz w:val="19"/>
          <w:szCs w:val="19"/>
          <w:lang w:val="en-US"/>
        </w:rPr>
        <w:t>TRANSACTION</w:t>
      </w:r>
    </w:p>
    <w:p w14:paraId="16B51A9C" w14:textId="77777777" w:rsidR="00944F6E" w:rsidRDefault="00944F6E" w:rsidP="00944F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19"/>
          <w:szCs w:val="19"/>
          <w:lang w:val="en-US"/>
        </w:rPr>
      </w:pPr>
      <w:r>
        <w:rPr>
          <w:rFonts w:ascii="Cascadia Mono" w:hAnsi="Cascadia Mono" w:cs="Cascadia Mono"/>
          <w:noProof w:val="0"/>
          <w:color w:val="000000"/>
          <w:kern w:val="0"/>
          <w:sz w:val="19"/>
          <w:szCs w:val="19"/>
          <w:lang w:val="en-US"/>
        </w:rPr>
        <w:tab/>
      </w:r>
      <w:r>
        <w:rPr>
          <w:rFonts w:ascii="Cascadia Mono" w:hAnsi="Cascadia Mono" w:cs="Cascadia Mono"/>
          <w:noProof w:val="0"/>
          <w:color w:val="000000"/>
          <w:kern w:val="0"/>
          <w:sz w:val="19"/>
          <w:szCs w:val="19"/>
          <w:lang w:val="en-US"/>
        </w:rPr>
        <w:tab/>
      </w:r>
      <w:r>
        <w:rPr>
          <w:rFonts w:ascii="Cascadia Mono" w:hAnsi="Cascadia Mono" w:cs="Cascadia Mono"/>
          <w:noProof w:val="0"/>
          <w:color w:val="0000FF"/>
          <w:kern w:val="0"/>
          <w:sz w:val="19"/>
          <w:szCs w:val="19"/>
          <w:lang w:val="en-US"/>
        </w:rPr>
        <w:t>END</w:t>
      </w:r>
      <w:r>
        <w:rPr>
          <w:rFonts w:ascii="Cascadia Mono" w:hAnsi="Cascadia Mono" w:cs="Cascadia Mono"/>
          <w:noProof w:val="0"/>
          <w:color w:val="000000"/>
          <w:kern w:val="0"/>
          <w:sz w:val="19"/>
          <w:szCs w:val="19"/>
          <w:lang w:val="en-US"/>
        </w:rPr>
        <w:t xml:space="preserve"> </w:t>
      </w:r>
      <w:r>
        <w:rPr>
          <w:rFonts w:ascii="Cascadia Mono" w:hAnsi="Cascadia Mono" w:cs="Cascadia Mono"/>
          <w:noProof w:val="0"/>
          <w:color w:val="0000FF"/>
          <w:kern w:val="0"/>
          <w:sz w:val="19"/>
          <w:szCs w:val="19"/>
          <w:lang w:val="en-US"/>
        </w:rPr>
        <w:t>TRY</w:t>
      </w:r>
    </w:p>
    <w:p w14:paraId="3CCA9D00" w14:textId="77777777" w:rsidR="00944F6E" w:rsidRDefault="00944F6E" w:rsidP="00944F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19"/>
          <w:szCs w:val="19"/>
          <w:lang w:val="en-US"/>
        </w:rPr>
      </w:pPr>
      <w:r>
        <w:rPr>
          <w:rFonts w:ascii="Cascadia Mono" w:hAnsi="Cascadia Mono" w:cs="Cascadia Mono"/>
          <w:noProof w:val="0"/>
          <w:color w:val="000000"/>
          <w:kern w:val="0"/>
          <w:sz w:val="19"/>
          <w:szCs w:val="19"/>
          <w:lang w:val="en-US"/>
        </w:rPr>
        <w:tab/>
      </w:r>
      <w:r>
        <w:rPr>
          <w:rFonts w:ascii="Cascadia Mono" w:hAnsi="Cascadia Mono" w:cs="Cascadia Mono"/>
          <w:noProof w:val="0"/>
          <w:color w:val="000000"/>
          <w:kern w:val="0"/>
          <w:sz w:val="19"/>
          <w:szCs w:val="19"/>
          <w:lang w:val="en-US"/>
        </w:rPr>
        <w:tab/>
      </w:r>
      <w:r>
        <w:rPr>
          <w:rFonts w:ascii="Cascadia Mono" w:hAnsi="Cascadia Mono" w:cs="Cascadia Mono"/>
          <w:noProof w:val="0"/>
          <w:color w:val="0000FF"/>
          <w:kern w:val="0"/>
          <w:sz w:val="19"/>
          <w:szCs w:val="19"/>
          <w:lang w:val="en-US"/>
        </w:rPr>
        <w:t>BEGIN</w:t>
      </w:r>
      <w:r>
        <w:rPr>
          <w:rFonts w:ascii="Cascadia Mono" w:hAnsi="Cascadia Mono" w:cs="Cascadia Mono"/>
          <w:noProof w:val="0"/>
          <w:color w:val="000000"/>
          <w:kern w:val="0"/>
          <w:sz w:val="19"/>
          <w:szCs w:val="19"/>
          <w:lang w:val="en-US"/>
        </w:rPr>
        <w:t xml:space="preserve"> </w:t>
      </w:r>
      <w:r>
        <w:rPr>
          <w:rFonts w:ascii="Cascadia Mono" w:hAnsi="Cascadia Mono" w:cs="Cascadia Mono"/>
          <w:noProof w:val="0"/>
          <w:color w:val="0000FF"/>
          <w:kern w:val="0"/>
          <w:sz w:val="19"/>
          <w:szCs w:val="19"/>
          <w:lang w:val="en-US"/>
        </w:rPr>
        <w:t>CATCH</w:t>
      </w:r>
    </w:p>
    <w:p w14:paraId="43F5EA08" w14:textId="77777777" w:rsidR="00944F6E" w:rsidRDefault="00944F6E" w:rsidP="00944F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19"/>
          <w:szCs w:val="19"/>
          <w:lang w:val="en-US"/>
        </w:rPr>
      </w:pPr>
      <w:r>
        <w:rPr>
          <w:rFonts w:ascii="Cascadia Mono" w:hAnsi="Cascadia Mono" w:cs="Cascadia Mono"/>
          <w:noProof w:val="0"/>
          <w:color w:val="000000"/>
          <w:kern w:val="0"/>
          <w:sz w:val="19"/>
          <w:szCs w:val="19"/>
          <w:lang w:val="en-US"/>
        </w:rPr>
        <w:tab/>
      </w:r>
      <w:r>
        <w:rPr>
          <w:rFonts w:ascii="Cascadia Mono" w:hAnsi="Cascadia Mono" w:cs="Cascadia Mono"/>
          <w:noProof w:val="0"/>
          <w:color w:val="000000"/>
          <w:kern w:val="0"/>
          <w:sz w:val="19"/>
          <w:szCs w:val="19"/>
          <w:lang w:val="en-US"/>
        </w:rPr>
        <w:tab/>
      </w:r>
      <w:r>
        <w:rPr>
          <w:rFonts w:ascii="Cascadia Mono" w:hAnsi="Cascadia Mono" w:cs="Cascadia Mono"/>
          <w:noProof w:val="0"/>
          <w:color w:val="000000"/>
          <w:kern w:val="0"/>
          <w:sz w:val="19"/>
          <w:szCs w:val="19"/>
          <w:lang w:val="en-US"/>
        </w:rPr>
        <w:tab/>
      </w:r>
      <w:r>
        <w:rPr>
          <w:rFonts w:ascii="Cascadia Mono" w:hAnsi="Cascadia Mono" w:cs="Cascadia Mono"/>
          <w:noProof w:val="0"/>
          <w:color w:val="0000FF"/>
          <w:kern w:val="0"/>
          <w:sz w:val="19"/>
          <w:szCs w:val="19"/>
          <w:lang w:val="en-US"/>
        </w:rPr>
        <w:t>ROLLBACK</w:t>
      </w:r>
      <w:r>
        <w:rPr>
          <w:rFonts w:ascii="Cascadia Mono" w:hAnsi="Cascadia Mono" w:cs="Cascadia Mono"/>
          <w:noProof w:val="0"/>
          <w:color w:val="000000"/>
          <w:kern w:val="0"/>
          <w:sz w:val="19"/>
          <w:szCs w:val="19"/>
          <w:lang w:val="en-US"/>
        </w:rPr>
        <w:t xml:space="preserve"> </w:t>
      </w:r>
      <w:r>
        <w:rPr>
          <w:rFonts w:ascii="Cascadia Mono" w:hAnsi="Cascadia Mono" w:cs="Cascadia Mono"/>
          <w:noProof w:val="0"/>
          <w:color w:val="0000FF"/>
          <w:kern w:val="0"/>
          <w:sz w:val="19"/>
          <w:szCs w:val="19"/>
          <w:lang w:val="en-US"/>
        </w:rPr>
        <w:t>TRANSACTION</w:t>
      </w:r>
    </w:p>
    <w:p w14:paraId="4C20175D" w14:textId="77777777" w:rsidR="00944F6E" w:rsidRDefault="00944F6E" w:rsidP="00944F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19"/>
          <w:szCs w:val="19"/>
          <w:lang w:val="en-US"/>
        </w:rPr>
      </w:pPr>
      <w:r>
        <w:rPr>
          <w:rFonts w:ascii="Cascadia Mono" w:hAnsi="Cascadia Mono" w:cs="Cascadia Mono"/>
          <w:noProof w:val="0"/>
          <w:color w:val="000000"/>
          <w:kern w:val="0"/>
          <w:sz w:val="19"/>
          <w:szCs w:val="19"/>
          <w:lang w:val="en-US"/>
        </w:rPr>
        <w:tab/>
      </w:r>
      <w:r>
        <w:rPr>
          <w:rFonts w:ascii="Cascadia Mono" w:hAnsi="Cascadia Mono" w:cs="Cascadia Mono"/>
          <w:noProof w:val="0"/>
          <w:color w:val="000000"/>
          <w:kern w:val="0"/>
          <w:sz w:val="19"/>
          <w:szCs w:val="19"/>
          <w:lang w:val="en-US"/>
        </w:rPr>
        <w:tab/>
      </w:r>
      <w:r>
        <w:rPr>
          <w:rFonts w:ascii="Cascadia Mono" w:hAnsi="Cascadia Mono" w:cs="Cascadia Mono"/>
          <w:noProof w:val="0"/>
          <w:color w:val="000000"/>
          <w:kern w:val="0"/>
          <w:sz w:val="19"/>
          <w:szCs w:val="19"/>
          <w:lang w:val="en-US"/>
        </w:rPr>
        <w:tab/>
      </w:r>
      <w:r>
        <w:rPr>
          <w:rFonts w:ascii="Cascadia Mono" w:hAnsi="Cascadia Mono" w:cs="Cascadia Mono"/>
          <w:noProof w:val="0"/>
          <w:color w:val="0000FF"/>
          <w:kern w:val="0"/>
          <w:sz w:val="19"/>
          <w:szCs w:val="19"/>
          <w:lang w:val="en-US"/>
        </w:rPr>
        <w:t>SELECT</w:t>
      </w:r>
      <w:r>
        <w:rPr>
          <w:rFonts w:ascii="Cascadia Mono" w:hAnsi="Cascadia Mono" w:cs="Cascadia Mono"/>
          <w:noProof w:val="0"/>
          <w:color w:val="000000"/>
          <w:kern w:val="0"/>
          <w:sz w:val="19"/>
          <w:szCs w:val="19"/>
          <w:lang w:val="en-US"/>
        </w:rPr>
        <w:t xml:space="preserve"> @errorMessage </w:t>
      </w:r>
      <w:r>
        <w:rPr>
          <w:rFonts w:ascii="Cascadia Mono" w:hAnsi="Cascadia Mono" w:cs="Cascadia Mono"/>
          <w:noProof w:val="0"/>
          <w:color w:val="808080"/>
          <w:kern w:val="0"/>
          <w:sz w:val="19"/>
          <w:szCs w:val="19"/>
          <w:lang w:val="en-US"/>
        </w:rPr>
        <w:t>=</w:t>
      </w:r>
      <w:r>
        <w:rPr>
          <w:rFonts w:ascii="Cascadia Mono" w:hAnsi="Cascadia Mono" w:cs="Cascadia Mono"/>
          <w:noProof w:val="0"/>
          <w:color w:val="000000"/>
          <w:kern w:val="0"/>
          <w:sz w:val="19"/>
          <w:szCs w:val="19"/>
          <w:lang w:val="en-US"/>
        </w:rPr>
        <w:t xml:space="preserve"> </w:t>
      </w:r>
      <w:r>
        <w:rPr>
          <w:rFonts w:ascii="Cascadia Mono" w:hAnsi="Cascadia Mono" w:cs="Cascadia Mono"/>
          <w:noProof w:val="0"/>
          <w:color w:val="FF00FF"/>
          <w:kern w:val="0"/>
          <w:sz w:val="19"/>
          <w:szCs w:val="19"/>
          <w:lang w:val="en-US"/>
        </w:rPr>
        <w:t>ERROR_</w:t>
      </w:r>
      <w:proofErr w:type="gramStart"/>
      <w:r>
        <w:rPr>
          <w:rFonts w:ascii="Cascadia Mono" w:hAnsi="Cascadia Mono" w:cs="Cascadia Mono"/>
          <w:noProof w:val="0"/>
          <w:color w:val="FF00FF"/>
          <w:kern w:val="0"/>
          <w:sz w:val="19"/>
          <w:szCs w:val="19"/>
          <w:lang w:val="en-US"/>
        </w:rPr>
        <w:t>MESSAGE</w:t>
      </w:r>
      <w:r>
        <w:rPr>
          <w:rFonts w:ascii="Cascadia Mono" w:hAnsi="Cascadia Mono" w:cs="Cascadia Mono"/>
          <w:noProof w:val="0"/>
          <w:color w:val="808080"/>
          <w:kern w:val="0"/>
          <w:sz w:val="19"/>
          <w:szCs w:val="19"/>
          <w:lang w:val="en-US"/>
        </w:rPr>
        <w:t>(</w:t>
      </w:r>
      <w:proofErr w:type="gramEnd"/>
      <w:r>
        <w:rPr>
          <w:rFonts w:ascii="Cascadia Mono" w:hAnsi="Cascadia Mono" w:cs="Cascadia Mono"/>
          <w:noProof w:val="0"/>
          <w:color w:val="808080"/>
          <w:kern w:val="0"/>
          <w:sz w:val="19"/>
          <w:szCs w:val="19"/>
          <w:lang w:val="en-US"/>
        </w:rPr>
        <w:t>)</w:t>
      </w:r>
    </w:p>
    <w:p w14:paraId="062D1831" w14:textId="77777777" w:rsidR="00944F6E" w:rsidRDefault="00944F6E" w:rsidP="00944F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19"/>
          <w:szCs w:val="19"/>
          <w:lang w:val="en-US"/>
        </w:rPr>
      </w:pPr>
      <w:r>
        <w:rPr>
          <w:rFonts w:ascii="Cascadia Mono" w:hAnsi="Cascadia Mono" w:cs="Cascadia Mono"/>
          <w:noProof w:val="0"/>
          <w:color w:val="000000"/>
          <w:kern w:val="0"/>
          <w:sz w:val="19"/>
          <w:szCs w:val="19"/>
          <w:lang w:val="en-US"/>
        </w:rPr>
        <w:tab/>
      </w:r>
      <w:r>
        <w:rPr>
          <w:rFonts w:ascii="Cascadia Mono" w:hAnsi="Cascadia Mono" w:cs="Cascadia Mono"/>
          <w:noProof w:val="0"/>
          <w:color w:val="000000"/>
          <w:kern w:val="0"/>
          <w:sz w:val="19"/>
          <w:szCs w:val="19"/>
          <w:lang w:val="en-US"/>
        </w:rPr>
        <w:tab/>
      </w:r>
      <w:r>
        <w:rPr>
          <w:rFonts w:ascii="Cascadia Mono" w:hAnsi="Cascadia Mono" w:cs="Cascadia Mono"/>
          <w:noProof w:val="0"/>
          <w:color w:val="000000"/>
          <w:kern w:val="0"/>
          <w:sz w:val="19"/>
          <w:szCs w:val="19"/>
          <w:lang w:val="en-US"/>
        </w:rPr>
        <w:tab/>
      </w:r>
      <w:proofErr w:type="gramStart"/>
      <w:r>
        <w:rPr>
          <w:rFonts w:ascii="Cascadia Mono" w:hAnsi="Cascadia Mono" w:cs="Cascadia Mono"/>
          <w:noProof w:val="0"/>
          <w:color w:val="0000FF"/>
          <w:kern w:val="0"/>
          <w:sz w:val="19"/>
          <w:szCs w:val="19"/>
          <w:lang w:val="en-US"/>
        </w:rPr>
        <w:t>RAISERROR</w:t>
      </w:r>
      <w:r>
        <w:rPr>
          <w:rFonts w:ascii="Cascadia Mono" w:hAnsi="Cascadia Mono" w:cs="Cascadia Mono"/>
          <w:noProof w:val="0"/>
          <w:color w:val="808080"/>
          <w:kern w:val="0"/>
          <w:sz w:val="19"/>
          <w:szCs w:val="19"/>
          <w:lang w:val="en-US"/>
        </w:rPr>
        <w:t>(</w:t>
      </w:r>
      <w:proofErr w:type="gramEnd"/>
      <w:r>
        <w:rPr>
          <w:rFonts w:ascii="Cascadia Mono" w:hAnsi="Cascadia Mono" w:cs="Cascadia Mono"/>
          <w:noProof w:val="0"/>
          <w:color w:val="000000"/>
          <w:kern w:val="0"/>
          <w:sz w:val="19"/>
          <w:szCs w:val="19"/>
          <w:lang w:val="en-US"/>
        </w:rPr>
        <w:t>@errorMessage</w:t>
      </w:r>
      <w:r>
        <w:rPr>
          <w:rFonts w:ascii="Cascadia Mono" w:hAnsi="Cascadia Mono" w:cs="Cascadia Mono"/>
          <w:noProof w:val="0"/>
          <w:color w:val="808080"/>
          <w:kern w:val="0"/>
          <w:sz w:val="19"/>
          <w:szCs w:val="19"/>
          <w:lang w:val="en-US"/>
        </w:rPr>
        <w:t>,</w:t>
      </w:r>
      <w:r>
        <w:rPr>
          <w:rFonts w:ascii="Cascadia Mono" w:hAnsi="Cascadia Mono" w:cs="Cascadia Mono"/>
          <w:noProof w:val="0"/>
          <w:color w:val="000000"/>
          <w:kern w:val="0"/>
          <w:sz w:val="19"/>
          <w:szCs w:val="19"/>
          <w:lang w:val="en-US"/>
        </w:rPr>
        <w:t xml:space="preserve"> 16</w:t>
      </w:r>
      <w:r>
        <w:rPr>
          <w:rFonts w:ascii="Cascadia Mono" w:hAnsi="Cascadia Mono" w:cs="Cascadia Mono"/>
          <w:noProof w:val="0"/>
          <w:color w:val="808080"/>
          <w:kern w:val="0"/>
          <w:sz w:val="19"/>
          <w:szCs w:val="19"/>
          <w:lang w:val="en-US"/>
        </w:rPr>
        <w:t>,</w:t>
      </w:r>
      <w:r>
        <w:rPr>
          <w:rFonts w:ascii="Cascadia Mono" w:hAnsi="Cascadia Mono" w:cs="Cascadia Mono"/>
          <w:noProof w:val="0"/>
          <w:color w:val="000000"/>
          <w:kern w:val="0"/>
          <w:sz w:val="19"/>
          <w:szCs w:val="19"/>
          <w:lang w:val="en-US"/>
        </w:rPr>
        <w:t xml:space="preserve"> 1</w:t>
      </w:r>
      <w:r>
        <w:rPr>
          <w:rFonts w:ascii="Cascadia Mono" w:hAnsi="Cascadia Mono" w:cs="Cascadia Mono"/>
          <w:noProof w:val="0"/>
          <w:color w:val="808080"/>
          <w:kern w:val="0"/>
          <w:sz w:val="19"/>
          <w:szCs w:val="19"/>
          <w:lang w:val="en-US"/>
        </w:rPr>
        <w:t>)</w:t>
      </w:r>
    </w:p>
    <w:p w14:paraId="0B05B545" w14:textId="77777777" w:rsidR="00944F6E" w:rsidRDefault="00944F6E" w:rsidP="00944F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19"/>
          <w:szCs w:val="19"/>
          <w:lang w:val="en-US"/>
        </w:rPr>
      </w:pPr>
      <w:r>
        <w:rPr>
          <w:rFonts w:ascii="Cascadia Mono" w:hAnsi="Cascadia Mono" w:cs="Cascadia Mono"/>
          <w:noProof w:val="0"/>
          <w:color w:val="000000"/>
          <w:kern w:val="0"/>
          <w:sz w:val="19"/>
          <w:szCs w:val="19"/>
          <w:lang w:val="en-US"/>
        </w:rPr>
        <w:tab/>
      </w:r>
      <w:r>
        <w:rPr>
          <w:rFonts w:ascii="Cascadia Mono" w:hAnsi="Cascadia Mono" w:cs="Cascadia Mono"/>
          <w:noProof w:val="0"/>
          <w:color w:val="000000"/>
          <w:kern w:val="0"/>
          <w:sz w:val="19"/>
          <w:szCs w:val="19"/>
          <w:lang w:val="en-US"/>
        </w:rPr>
        <w:tab/>
      </w:r>
      <w:r>
        <w:rPr>
          <w:rFonts w:ascii="Cascadia Mono" w:hAnsi="Cascadia Mono" w:cs="Cascadia Mono"/>
          <w:noProof w:val="0"/>
          <w:color w:val="0000FF"/>
          <w:kern w:val="0"/>
          <w:sz w:val="19"/>
          <w:szCs w:val="19"/>
          <w:lang w:val="en-US"/>
        </w:rPr>
        <w:t>END</w:t>
      </w:r>
      <w:r>
        <w:rPr>
          <w:rFonts w:ascii="Cascadia Mono" w:hAnsi="Cascadia Mono" w:cs="Cascadia Mono"/>
          <w:noProof w:val="0"/>
          <w:color w:val="000000"/>
          <w:kern w:val="0"/>
          <w:sz w:val="19"/>
          <w:szCs w:val="19"/>
          <w:lang w:val="en-US"/>
        </w:rPr>
        <w:t xml:space="preserve"> </w:t>
      </w:r>
      <w:r>
        <w:rPr>
          <w:rFonts w:ascii="Cascadia Mono" w:hAnsi="Cascadia Mono" w:cs="Cascadia Mono"/>
          <w:noProof w:val="0"/>
          <w:color w:val="0000FF"/>
          <w:kern w:val="0"/>
          <w:sz w:val="19"/>
          <w:szCs w:val="19"/>
          <w:lang w:val="en-US"/>
        </w:rPr>
        <w:t>CATCH</w:t>
      </w:r>
    </w:p>
    <w:p w14:paraId="7507C4A5" w14:textId="77777777" w:rsidR="00944F6E" w:rsidRDefault="00944F6E" w:rsidP="00944F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19"/>
          <w:szCs w:val="19"/>
          <w:lang w:val="en-US"/>
        </w:rPr>
      </w:pPr>
      <w:r>
        <w:rPr>
          <w:rFonts w:ascii="Cascadia Mono" w:hAnsi="Cascadia Mono" w:cs="Cascadia Mono"/>
          <w:noProof w:val="0"/>
          <w:color w:val="0000FF"/>
          <w:kern w:val="0"/>
          <w:sz w:val="19"/>
          <w:szCs w:val="19"/>
          <w:lang w:val="en-US"/>
        </w:rPr>
        <w:t>END</w:t>
      </w:r>
    </w:p>
    <w:p w14:paraId="72508E71" w14:textId="460FF111" w:rsidR="00C86520" w:rsidRDefault="00944F6E" w:rsidP="00944F6E">
      <w:pPr>
        <w:pStyle w:val="ListParagraph"/>
        <w:pBdr>
          <w:top w:val="single" w:sz="4" w:space="1" w:color="auto"/>
          <w:left w:val="single" w:sz="4" w:space="4" w:color="auto"/>
          <w:bottom w:val="single" w:sz="4" w:space="1" w:color="auto"/>
          <w:right w:val="single" w:sz="4" w:space="4" w:color="auto"/>
        </w:pBdr>
        <w:ind w:left="1584"/>
        <w:rPr>
          <w:rFonts w:ascii="Times New Roman" w:hAnsi="Times New Roman" w:cs="Times New Roman"/>
          <w:b/>
          <w:bCs/>
          <w:sz w:val="28"/>
          <w:szCs w:val="28"/>
          <w:lang w:val="en-US"/>
        </w:rPr>
      </w:pPr>
      <w:r>
        <w:rPr>
          <w:rFonts w:ascii="Cascadia Mono" w:hAnsi="Cascadia Mono" w:cs="Cascadia Mono"/>
          <w:noProof w:val="0"/>
          <w:color w:val="0000FF"/>
          <w:kern w:val="0"/>
          <w:sz w:val="19"/>
          <w:szCs w:val="19"/>
          <w:lang w:val="en-US"/>
        </w:rPr>
        <w:t>GO</w:t>
      </w:r>
    </w:p>
    <w:p w14:paraId="1288C029" w14:textId="77777777" w:rsidR="00C86520" w:rsidRDefault="00C86520" w:rsidP="00C86520">
      <w:pPr>
        <w:pStyle w:val="ListParagraph"/>
        <w:ind w:left="1584"/>
        <w:rPr>
          <w:rFonts w:ascii="Times New Roman" w:hAnsi="Times New Roman" w:cs="Times New Roman"/>
          <w:b/>
          <w:bCs/>
          <w:sz w:val="28"/>
          <w:szCs w:val="28"/>
          <w:lang w:val="en-US"/>
        </w:rPr>
      </w:pPr>
    </w:p>
    <w:p w14:paraId="7F72EE12" w14:textId="7A220E55" w:rsidR="00C86520" w:rsidRPr="00C86520" w:rsidRDefault="00C86520" w:rsidP="00C86520">
      <w:pPr>
        <w:pStyle w:val="ListParagraph"/>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C# code:</w:t>
      </w:r>
    </w:p>
    <w:p w14:paraId="4AC02473" w14:textId="77777777" w:rsidR="00DE73FA" w:rsidRPr="00DE73FA" w:rsidRDefault="00DE73FA" w:rsidP="00DE73F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E73FA">
        <w:rPr>
          <w:rFonts w:ascii="Cascadia Mono" w:hAnsi="Cascadia Mono" w:cs="Cascadia Mono"/>
          <w:noProof w:val="0"/>
          <w:color w:val="000000"/>
          <w:kern w:val="0"/>
          <w:sz w:val="24"/>
          <w:szCs w:val="24"/>
          <w:lang w:val="en-US"/>
        </w:rPr>
        <w:t>try</w:t>
      </w:r>
    </w:p>
    <w:p w14:paraId="4843272E" w14:textId="77777777" w:rsidR="00DE73FA" w:rsidRPr="00DE73FA" w:rsidRDefault="00DE73FA" w:rsidP="00DE73F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E73FA">
        <w:rPr>
          <w:rFonts w:ascii="Cascadia Mono" w:hAnsi="Cascadia Mono" w:cs="Cascadia Mono"/>
          <w:noProof w:val="0"/>
          <w:color w:val="000000"/>
          <w:kern w:val="0"/>
          <w:sz w:val="24"/>
          <w:szCs w:val="24"/>
          <w:lang w:val="en-US"/>
        </w:rPr>
        <w:t>{</w:t>
      </w:r>
    </w:p>
    <w:p w14:paraId="5342F84F" w14:textId="77777777" w:rsidR="00DE73FA" w:rsidRPr="00DE73FA" w:rsidRDefault="00DE73FA" w:rsidP="00DE73F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E73FA">
        <w:rPr>
          <w:rFonts w:ascii="Cascadia Mono" w:hAnsi="Cascadia Mono" w:cs="Cascadia Mono"/>
          <w:noProof w:val="0"/>
          <w:color w:val="000000"/>
          <w:kern w:val="0"/>
          <w:sz w:val="24"/>
          <w:szCs w:val="24"/>
          <w:lang w:val="en-US"/>
        </w:rPr>
        <w:t xml:space="preserve">    </w:t>
      </w:r>
      <w:proofErr w:type="spellStart"/>
      <w:proofErr w:type="gramStart"/>
      <w:r w:rsidRPr="00DE73FA">
        <w:rPr>
          <w:rFonts w:ascii="Cascadia Mono" w:hAnsi="Cascadia Mono" w:cs="Cascadia Mono"/>
          <w:noProof w:val="0"/>
          <w:color w:val="000000"/>
          <w:kern w:val="0"/>
          <w:sz w:val="24"/>
          <w:szCs w:val="24"/>
          <w:lang w:val="en-US"/>
        </w:rPr>
        <w:t>DataProvider.Instance.ExecuteNonQuery</w:t>
      </w:r>
      <w:proofErr w:type="spellEnd"/>
      <w:proofErr w:type="gramEnd"/>
      <w:r w:rsidRPr="00DE73FA">
        <w:rPr>
          <w:rFonts w:ascii="Cascadia Mono" w:hAnsi="Cascadia Mono" w:cs="Cascadia Mono"/>
          <w:noProof w:val="0"/>
          <w:color w:val="000000"/>
          <w:kern w:val="0"/>
          <w:sz w:val="24"/>
          <w:szCs w:val="24"/>
          <w:lang w:val="en-US"/>
        </w:rPr>
        <w:t xml:space="preserve">("EXEC </w:t>
      </w:r>
      <w:proofErr w:type="spellStart"/>
      <w:r w:rsidRPr="00DE73FA">
        <w:rPr>
          <w:rFonts w:ascii="Cascadia Mono" w:hAnsi="Cascadia Mono" w:cs="Cascadia Mono"/>
          <w:noProof w:val="0"/>
          <w:color w:val="000000"/>
          <w:kern w:val="0"/>
          <w:sz w:val="24"/>
          <w:szCs w:val="24"/>
          <w:lang w:val="en-US"/>
        </w:rPr>
        <w:t>dbo.updateSalary</w:t>
      </w:r>
      <w:proofErr w:type="spellEnd"/>
      <w:r w:rsidRPr="00DE73FA">
        <w:rPr>
          <w:rFonts w:ascii="Cascadia Mono" w:hAnsi="Cascadia Mono" w:cs="Cascadia Mono"/>
          <w:noProof w:val="0"/>
          <w:color w:val="000000"/>
          <w:kern w:val="0"/>
          <w:sz w:val="24"/>
          <w:szCs w:val="24"/>
          <w:lang w:val="en-US"/>
        </w:rPr>
        <w:t xml:space="preserve"> @job , @salary ", new object[] { job, salary });</w:t>
      </w:r>
    </w:p>
    <w:p w14:paraId="4B3CDE6B" w14:textId="77777777" w:rsidR="00DE73FA" w:rsidRPr="00DE73FA" w:rsidRDefault="00DE73FA" w:rsidP="00DE73F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E73FA">
        <w:rPr>
          <w:rFonts w:ascii="Cascadia Mono" w:hAnsi="Cascadia Mono" w:cs="Cascadia Mono"/>
          <w:noProof w:val="0"/>
          <w:color w:val="000000"/>
          <w:kern w:val="0"/>
          <w:sz w:val="24"/>
          <w:szCs w:val="24"/>
          <w:lang w:val="en-US"/>
        </w:rPr>
        <w:t xml:space="preserve">    </w:t>
      </w:r>
      <w:proofErr w:type="spellStart"/>
      <w:r w:rsidRPr="00DE73FA">
        <w:rPr>
          <w:rFonts w:ascii="Cascadia Mono" w:hAnsi="Cascadia Mono" w:cs="Cascadia Mono"/>
          <w:noProof w:val="0"/>
          <w:color w:val="000000"/>
          <w:kern w:val="0"/>
          <w:sz w:val="24"/>
          <w:szCs w:val="24"/>
          <w:lang w:val="en-US"/>
        </w:rPr>
        <w:t>MessageBox.Show</w:t>
      </w:r>
      <w:proofErr w:type="spellEnd"/>
      <w:r w:rsidRPr="00DE73FA">
        <w:rPr>
          <w:rFonts w:ascii="Cascadia Mono" w:hAnsi="Cascadia Mono" w:cs="Cascadia Mono"/>
          <w:noProof w:val="0"/>
          <w:color w:val="000000"/>
          <w:kern w:val="0"/>
          <w:sz w:val="24"/>
          <w:szCs w:val="24"/>
          <w:lang w:val="en-US"/>
        </w:rPr>
        <w:t xml:space="preserve">("Thay </w:t>
      </w:r>
      <w:proofErr w:type="spellStart"/>
      <w:r w:rsidRPr="00DE73FA">
        <w:rPr>
          <w:rFonts w:ascii="Cascadia Mono" w:hAnsi="Cascadia Mono" w:cs="Cascadia Mono"/>
          <w:noProof w:val="0"/>
          <w:color w:val="000000"/>
          <w:kern w:val="0"/>
          <w:sz w:val="24"/>
          <w:szCs w:val="24"/>
          <w:lang w:val="en-US"/>
        </w:rPr>
        <w:t>đổi</w:t>
      </w:r>
      <w:proofErr w:type="spellEnd"/>
      <w:r w:rsidRPr="00DE73FA">
        <w:rPr>
          <w:rFonts w:ascii="Cascadia Mono" w:hAnsi="Cascadia Mono" w:cs="Cascadia Mono"/>
          <w:noProof w:val="0"/>
          <w:color w:val="000000"/>
          <w:kern w:val="0"/>
          <w:sz w:val="24"/>
          <w:szCs w:val="24"/>
          <w:lang w:val="en-US"/>
        </w:rPr>
        <w:t xml:space="preserve"> </w:t>
      </w:r>
      <w:proofErr w:type="spellStart"/>
      <w:r w:rsidRPr="00DE73FA">
        <w:rPr>
          <w:rFonts w:ascii="Cascadia Mono" w:hAnsi="Cascadia Mono" w:cs="Cascadia Mono"/>
          <w:noProof w:val="0"/>
          <w:color w:val="000000"/>
          <w:kern w:val="0"/>
          <w:sz w:val="24"/>
          <w:szCs w:val="24"/>
          <w:lang w:val="en-US"/>
        </w:rPr>
        <w:t>lương</w:t>
      </w:r>
      <w:proofErr w:type="spellEnd"/>
      <w:r w:rsidRPr="00DE73FA">
        <w:rPr>
          <w:rFonts w:ascii="Cascadia Mono" w:hAnsi="Cascadia Mono" w:cs="Cascadia Mono"/>
          <w:noProof w:val="0"/>
          <w:color w:val="000000"/>
          <w:kern w:val="0"/>
          <w:sz w:val="24"/>
          <w:szCs w:val="24"/>
          <w:lang w:val="en-US"/>
        </w:rPr>
        <w:t xml:space="preserve"> </w:t>
      </w:r>
      <w:proofErr w:type="spellStart"/>
      <w:r w:rsidRPr="00DE73FA">
        <w:rPr>
          <w:rFonts w:ascii="Cascadia Mono" w:hAnsi="Cascadia Mono" w:cs="Cascadia Mono"/>
          <w:noProof w:val="0"/>
          <w:color w:val="000000"/>
          <w:kern w:val="0"/>
          <w:sz w:val="24"/>
          <w:szCs w:val="24"/>
          <w:lang w:val="en-US"/>
        </w:rPr>
        <w:t>thành</w:t>
      </w:r>
      <w:proofErr w:type="spellEnd"/>
      <w:r w:rsidRPr="00DE73FA">
        <w:rPr>
          <w:rFonts w:ascii="Cascadia Mono" w:hAnsi="Cascadia Mono" w:cs="Cascadia Mono"/>
          <w:noProof w:val="0"/>
          <w:color w:val="000000"/>
          <w:kern w:val="0"/>
          <w:sz w:val="24"/>
          <w:szCs w:val="24"/>
          <w:lang w:val="en-US"/>
        </w:rPr>
        <w:t xml:space="preserve"> </w:t>
      </w:r>
      <w:proofErr w:type="spellStart"/>
      <w:r w:rsidRPr="00DE73FA">
        <w:rPr>
          <w:rFonts w:ascii="Cascadia Mono" w:hAnsi="Cascadia Mono" w:cs="Cascadia Mono"/>
          <w:noProof w:val="0"/>
          <w:color w:val="000000"/>
          <w:kern w:val="0"/>
          <w:sz w:val="24"/>
          <w:szCs w:val="24"/>
          <w:lang w:val="en-US"/>
        </w:rPr>
        <w:t>công</w:t>
      </w:r>
      <w:proofErr w:type="spellEnd"/>
      <w:r w:rsidRPr="00DE73FA">
        <w:rPr>
          <w:rFonts w:ascii="Cascadia Mono" w:hAnsi="Cascadia Mono" w:cs="Cascadia Mono"/>
          <w:noProof w:val="0"/>
          <w:color w:val="000000"/>
          <w:kern w:val="0"/>
          <w:sz w:val="24"/>
          <w:szCs w:val="24"/>
          <w:lang w:val="en-US"/>
        </w:rPr>
        <w:t xml:space="preserve">!", "Thông </w:t>
      </w:r>
      <w:proofErr w:type="spellStart"/>
      <w:r w:rsidRPr="00DE73FA">
        <w:rPr>
          <w:rFonts w:ascii="Cascadia Mono" w:hAnsi="Cascadia Mono" w:cs="Cascadia Mono"/>
          <w:noProof w:val="0"/>
          <w:color w:val="000000"/>
          <w:kern w:val="0"/>
          <w:sz w:val="24"/>
          <w:szCs w:val="24"/>
          <w:lang w:val="en-US"/>
        </w:rPr>
        <w:t>báo</w:t>
      </w:r>
      <w:proofErr w:type="spellEnd"/>
      <w:r w:rsidRPr="00DE73FA">
        <w:rPr>
          <w:rFonts w:ascii="Cascadia Mono" w:hAnsi="Cascadia Mono" w:cs="Cascadia Mono"/>
          <w:noProof w:val="0"/>
          <w:color w:val="000000"/>
          <w:kern w:val="0"/>
          <w:sz w:val="24"/>
          <w:szCs w:val="24"/>
          <w:lang w:val="en-US"/>
        </w:rPr>
        <w:t xml:space="preserve">", </w:t>
      </w:r>
      <w:proofErr w:type="spellStart"/>
      <w:r w:rsidRPr="00DE73FA">
        <w:rPr>
          <w:rFonts w:ascii="Cascadia Mono" w:hAnsi="Cascadia Mono" w:cs="Cascadia Mono"/>
          <w:noProof w:val="0"/>
          <w:color w:val="000000"/>
          <w:kern w:val="0"/>
          <w:sz w:val="24"/>
          <w:szCs w:val="24"/>
          <w:lang w:val="en-US"/>
        </w:rPr>
        <w:t>MessageBoxButtons.OK</w:t>
      </w:r>
      <w:proofErr w:type="spellEnd"/>
      <w:r w:rsidRPr="00DE73FA">
        <w:rPr>
          <w:rFonts w:ascii="Cascadia Mono" w:hAnsi="Cascadia Mono" w:cs="Cascadia Mono"/>
          <w:noProof w:val="0"/>
          <w:color w:val="000000"/>
          <w:kern w:val="0"/>
          <w:sz w:val="24"/>
          <w:szCs w:val="24"/>
          <w:lang w:val="en-US"/>
        </w:rPr>
        <w:t xml:space="preserve">, </w:t>
      </w:r>
      <w:proofErr w:type="spellStart"/>
      <w:r w:rsidRPr="00DE73FA">
        <w:rPr>
          <w:rFonts w:ascii="Cascadia Mono" w:hAnsi="Cascadia Mono" w:cs="Cascadia Mono"/>
          <w:noProof w:val="0"/>
          <w:color w:val="000000"/>
          <w:kern w:val="0"/>
          <w:sz w:val="24"/>
          <w:szCs w:val="24"/>
          <w:lang w:val="en-US"/>
        </w:rPr>
        <w:t>MessageBoxIcon.Information</w:t>
      </w:r>
      <w:proofErr w:type="spellEnd"/>
      <w:proofErr w:type="gramStart"/>
      <w:r w:rsidRPr="00DE73FA">
        <w:rPr>
          <w:rFonts w:ascii="Cascadia Mono" w:hAnsi="Cascadia Mono" w:cs="Cascadia Mono"/>
          <w:noProof w:val="0"/>
          <w:color w:val="000000"/>
          <w:kern w:val="0"/>
          <w:sz w:val="24"/>
          <w:szCs w:val="24"/>
          <w:lang w:val="en-US"/>
        </w:rPr>
        <w:t>);</w:t>
      </w:r>
      <w:proofErr w:type="gramEnd"/>
    </w:p>
    <w:p w14:paraId="792D820A" w14:textId="77777777" w:rsidR="00DE73FA" w:rsidRPr="00DE73FA" w:rsidRDefault="00DE73FA" w:rsidP="00DE73F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E73FA">
        <w:rPr>
          <w:rFonts w:ascii="Cascadia Mono" w:hAnsi="Cascadia Mono" w:cs="Cascadia Mono"/>
          <w:noProof w:val="0"/>
          <w:color w:val="000000"/>
          <w:kern w:val="0"/>
          <w:sz w:val="24"/>
          <w:szCs w:val="24"/>
          <w:lang w:val="en-US"/>
        </w:rPr>
        <w:t xml:space="preserve">    </w:t>
      </w:r>
      <w:proofErr w:type="gramStart"/>
      <w:r w:rsidRPr="00DE73FA">
        <w:rPr>
          <w:rFonts w:ascii="Cascadia Mono" w:hAnsi="Cascadia Mono" w:cs="Cascadia Mono"/>
          <w:noProof w:val="0"/>
          <w:color w:val="000000"/>
          <w:kern w:val="0"/>
          <w:sz w:val="24"/>
          <w:szCs w:val="24"/>
          <w:lang w:val="en-US"/>
        </w:rPr>
        <w:t>reload(</w:t>
      </w:r>
      <w:proofErr w:type="gramEnd"/>
      <w:r w:rsidRPr="00DE73FA">
        <w:rPr>
          <w:rFonts w:ascii="Cascadia Mono" w:hAnsi="Cascadia Mono" w:cs="Cascadia Mono"/>
          <w:noProof w:val="0"/>
          <w:color w:val="000000"/>
          <w:kern w:val="0"/>
          <w:sz w:val="24"/>
          <w:szCs w:val="24"/>
          <w:lang w:val="en-US"/>
        </w:rPr>
        <w:t>);</w:t>
      </w:r>
    </w:p>
    <w:p w14:paraId="61E2AB4C" w14:textId="77777777" w:rsidR="00DE73FA" w:rsidRPr="00DE73FA" w:rsidRDefault="00DE73FA" w:rsidP="00DE73F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E73FA">
        <w:rPr>
          <w:rFonts w:ascii="Cascadia Mono" w:hAnsi="Cascadia Mono" w:cs="Cascadia Mono"/>
          <w:noProof w:val="0"/>
          <w:color w:val="000000"/>
          <w:kern w:val="0"/>
          <w:sz w:val="24"/>
          <w:szCs w:val="24"/>
          <w:lang w:val="en-US"/>
        </w:rPr>
        <w:t>}</w:t>
      </w:r>
    </w:p>
    <w:p w14:paraId="4FD27194" w14:textId="77777777" w:rsidR="00DE73FA" w:rsidRPr="00DE73FA" w:rsidRDefault="00DE73FA" w:rsidP="00DE73F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E73FA">
        <w:rPr>
          <w:rFonts w:ascii="Cascadia Mono" w:hAnsi="Cascadia Mono" w:cs="Cascadia Mono"/>
          <w:noProof w:val="0"/>
          <w:color w:val="000000"/>
          <w:kern w:val="0"/>
          <w:sz w:val="24"/>
          <w:szCs w:val="24"/>
          <w:lang w:val="en-US"/>
        </w:rPr>
        <w:t>catch (</w:t>
      </w:r>
      <w:proofErr w:type="spellStart"/>
      <w:r w:rsidRPr="00DE73FA">
        <w:rPr>
          <w:rFonts w:ascii="Cascadia Mono" w:hAnsi="Cascadia Mono" w:cs="Cascadia Mono"/>
          <w:noProof w:val="0"/>
          <w:color w:val="000000"/>
          <w:kern w:val="0"/>
          <w:sz w:val="24"/>
          <w:szCs w:val="24"/>
          <w:lang w:val="en-US"/>
        </w:rPr>
        <w:t>SqlException</w:t>
      </w:r>
      <w:proofErr w:type="spellEnd"/>
      <w:r w:rsidRPr="00DE73FA">
        <w:rPr>
          <w:rFonts w:ascii="Cascadia Mono" w:hAnsi="Cascadia Mono" w:cs="Cascadia Mono"/>
          <w:noProof w:val="0"/>
          <w:color w:val="000000"/>
          <w:kern w:val="0"/>
          <w:sz w:val="24"/>
          <w:szCs w:val="24"/>
          <w:lang w:val="en-US"/>
        </w:rPr>
        <w:t xml:space="preserve"> </w:t>
      </w:r>
      <w:proofErr w:type="spellStart"/>
      <w:r w:rsidRPr="00DE73FA">
        <w:rPr>
          <w:rFonts w:ascii="Cascadia Mono" w:hAnsi="Cascadia Mono" w:cs="Cascadia Mono"/>
          <w:noProof w:val="0"/>
          <w:color w:val="000000"/>
          <w:kern w:val="0"/>
          <w:sz w:val="24"/>
          <w:szCs w:val="24"/>
          <w:lang w:val="en-US"/>
        </w:rPr>
        <w:t>ev</w:t>
      </w:r>
      <w:proofErr w:type="spellEnd"/>
      <w:r w:rsidRPr="00DE73FA">
        <w:rPr>
          <w:rFonts w:ascii="Cascadia Mono" w:hAnsi="Cascadia Mono" w:cs="Cascadia Mono"/>
          <w:noProof w:val="0"/>
          <w:color w:val="000000"/>
          <w:kern w:val="0"/>
          <w:sz w:val="24"/>
          <w:szCs w:val="24"/>
          <w:lang w:val="en-US"/>
        </w:rPr>
        <w:t>)</w:t>
      </w:r>
    </w:p>
    <w:p w14:paraId="575C14FA" w14:textId="77777777" w:rsidR="00DE73FA" w:rsidRPr="00DE73FA" w:rsidRDefault="00DE73FA" w:rsidP="00DE73F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E73FA">
        <w:rPr>
          <w:rFonts w:ascii="Cascadia Mono" w:hAnsi="Cascadia Mono" w:cs="Cascadia Mono"/>
          <w:noProof w:val="0"/>
          <w:color w:val="000000"/>
          <w:kern w:val="0"/>
          <w:sz w:val="24"/>
          <w:szCs w:val="24"/>
          <w:lang w:val="en-US"/>
        </w:rPr>
        <w:t>{</w:t>
      </w:r>
    </w:p>
    <w:p w14:paraId="029DAF56" w14:textId="77777777" w:rsidR="00DE73FA" w:rsidRPr="00DE73FA" w:rsidRDefault="00DE73FA" w:rsidP="00DE73F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E73FA">
        <w:rPr>
          <w:rFonts w:ascii="Cascadia Mono" w:hAnsi="Cascadia Mono" w:cs="Cascadia Mono"/>
          <w:noProof w:val="0"/>
          <w:color w:val="000000"/>
          <w:kern w:val="0"/>
          <w:sz w:val="24"/>
          <w:szCs w:val="24"/>
          <w:lang w:val="en-US"/>
        </w:rPr>
        <w:t xml:space="preserve">    </w:t>
      </w:r>
      <w:proofErr w:type="spellStart"/>
      <w:r w:rsidRPr="00DE73FA">
        <w:rPr>
          <w:rFonts w:ascii="Cascadia Mono" w:hAnsi="Cascadia Mono" w:cs="Cascadia Mono"/>
          <w:noProof w:val="0"/>
          <w:color w:val="000000"/>
          <w:kern w:val="0"/>
          <w:sz w:val="24"/>
          <w:szCs w:val="24"/>
          <w:lang w:val="en-US"/>
        </w:rPr>
        <w:t>MessageBox.Show</w:t>
      </w:r>
      <w:proofErr w:type="spellEnd"/>
      <w:r w:rsidRPr="00DE73FA">
        <w:rPr>
          <w:rFonts w:ascii="Cascadia Mono" w:hAnsi="Cascadia Mono" w:cs="Cascadia Mono"/>
          <w:noProof w:val="0"/>
          <w:color w:val="000000"/>
          <w:kern w:val="0"/>
          <w:sz w:val="24"/>
          <w:szCs w:val="24"/>
          <w:lang w:val="en-US"/>
        </w:rPr>
        <w:t xml:space="preserve">("Thay </w:t>
      </w:r>
      <w:proofErr w:type="spellStart"/>
      <w:r w:rsidRPr="00DE73FA">
        <w:rPr>
          <w:rFonts w:ascii="Cascadia Mono" w:hAnsi="Cascadia Mono" w:cs="Cascadia Mono"/>
          <w:noProof w:val="0"/>
          <w:color w:val="000000"/>
          <w:kern w:val="0"/>
          <w:sz w:val="24"/>
          <w:szCs w:val="24"/>
          <w:lang w:val="en-US"/>
        </w:rPr>
        <w:t>đổi</w:t>
      </w:r>
      <w:proofErr w:type="spellEnd"/>
      <w:r w:rsidRPr="00DE73FA">
        <w:rPr>
          <w:rFonts w:ascii="Cascadia Mono" w:hAnsi="Cascadia Mono" w:cs="Cascadia Mono"/>
          <w:noProof w:val="0"/>
          <w:color w:val="000000"/>
          <w:kern w:val="0"/>
          <w:sz w:val="24"/>
          <w:szCs w:val="24"/>
          <w:lang w:val="en-US"/>
        </w:rPr>
        <w:t xml:space="preserve"> </w:t>
      </w:r>
      <w:proofErr w:type="spellStart"/>
      <w:r w:rsidRPr="00DE73FA">
        <w:rPr>
          <w:rFonts w:ascii="Cascadia Mono" w:hAnsi="Cascadia Mono" w:cs="Cascadia Mono"/>
          <w:noProof w:val="0"/>
          <w:color w:val="000000"/>
          <w:kern w:val="0"/>
          <w:sz w:val="24"/>
          <w:szCs w:val="24"/>
          <w:lang w:val="en-US"/>
        </w:rPr>
        <w:t>lương</w:t>
      </w:r>
      <w:proofErr w:type="spellEnd"/>
      <w:r w:rsidRPr="00DE73FA">
        <w:rPr>
          <w:rFonts w:ascii="Cascadia Mono" w:hAnsi="Cascadia Mono" w:cs="Cascadia Mono"/>
          <w:noProof w:val="0"/>
          <w:color w:val="000000"/>
          <w:kern w:val="0"/>
          <w:sz w:val="24"/>
          <w:szCs w:val="24"/>
          <w:lang w:val="en-US"/>
        </w:rPr>
        <w:t xml:space="preserve"> </w:t>
      </w:r>
      <w:proofErr w:type="spellStart"/>
      <w:r w:rsidRPr="00DE73FA">
        <w:rPr>
          <w:rFonts w:ascii="Cascadia Mono" w:hAnsi="Cascadia Mono" w:cs="Cascadia Mono"/>
          <w:noProof w:val="0"/>
          <w:color w:val="000000"/>
          <w:kern w:val="0"/>
          <w:sz w:val="24"/>
          <w:szCs w:val="24"/>
          <w:lang w:val="en-US"/>
        </w:rPr>
        <w:t>thất</w:t>
      </w:r>
      <w:proofErr w:type="spellEnd"/>
      <w:r w:rsidRPr="00DE73FA">
        <w:rPr>
          <w:rFonts w:ascii="Cascadia Mono" w:hAnsi="Cascadia Mono" w:cs="Cascadia Mono"/>
          <w:noProof w:val="0"/>
          <w:color w:val="000000"/>
          <w:kern w:val="0"/>
          <w:sz w:val="24"/>
          <w:szCs w:val="24"/>
          <w:lang w:val="en-US"/>
        </w:rPr>
        <w:t xml:space="preserve"> </w:t>
      </w:r>
      <w:proofErr w:type="spellStart"/>
      <w:r w:rsidRPr="00DE73FA">
        <w:rPr>
          <w:rFonts w:ascii="Cascadia Mono" w:hAnsi="Cascadia Mono" w:cs="Cascadia Mono"/>
          <w:noProof w:val="0"/>
          <w:color w:val="000000"/>
          <w:kern w:val="0"/>
          <w:sz w:val="24"/>
          <w:szCs w:val="24"/>
          <w:lang w:val="en-US"/>
        </w:rPr>
        <w:t>bại</w:t>
      </w:r>
      <w:proofErr w:type="spellEnd"/>
      <w:r w:rsidRPr="00DE73FA">
        <w:rPr>
          <w:rFonts w:ascii="Cascadia Mono" w:hAnsi="Cascadia Mono" w:cs="Cascadia Mono"/>
          <w:noProof w:val="0"/>
          <w:color w:val="000000"/>
          <w:kern w:val="0"/>
          <w:sz w:val="24"/>
          <w:szCs w:val="24"/>
          <w:lang w:val="en-US"/>
        </w:rPr>
        <w:t xml:space="preserve">! \n" + </w:t>
      </w:r>
      <w:proofErr w:type="spellStart"/>
      <w:proofErr w:type="gramStart"/>
      <w:r w:rsidRPr="00DE73FA">
        <w:rPr>
          <w:rFonts w:ascii="Cascadia Mono" w:hAnsi="Cascadia Mono" w:cs="Cascadia Mono"/>
          <w:noProof w:val="0"/>
          <w:color w:val="000000"/>
          <w:kern w:val="0"/>
          <w:sz w:val="24"/>
          <w:szCs w:val="24"/>
          <w:lang w:val="en-US"/>
        </w:rPr>
        <w:t>ev.Message</w:t>
      </w:r>
      <w:proofErr w:type="spellEnd"/>
      <w:proofErr w:type="gramEnd"/>
      <w:r w:rsidRPr="00DE73FA">
        <w:rPr>
          <w:rFonts w:ascii="Cascadia Mono" w:hAnsi="Cascadia Mono" w:cs="Cascadia Mono"/>
          <w:noProof w:val="0"/>
          <w:color w:val="000000"/>
          <w:kern w:val="0"/>
          <w:sz w:val="24"/>
          <w:szCs w:val="24"/>
          <w:lang w:val="en-US"/>
        </w:rPr>
        <w:t xml:space="preserve">, "Thông </w:t>
      </w:r>
      <w:proofErr w:type="spellStart"/>
      <w:r w:rsidRPr="00DE73FA">
        <w:rPr>
          <w:rFonts w:ascii="Cascadia Mono" w:hAnsi="Cascadia Mono" w:cs="Cascadia Mono"/>
          <w:noProof w:val="0"/>
          <w:color w:val="000000"/>
          <w:kern w:val="0"/>
          <w:sz w:val="24"/>
          <w:szCs w:val="24"/>
          <w:lang w:val="en-US"/>
        </w:rPr>
        <w:t>báo</w:t>
      </w:r>
      <w:proofErr w:type="spellEnd"/>
      <w:r w:rsidRPr="00DE73FA">
        <w:rPr>
          <w:rFonts w:ascii="Cascadia Mono" w:hAnsi="Cascadia Mono" w:cs="Cascadia Mono"/>
          <w:noProof w:val="0"/>
          <w:color w:val="000000"/>
          <w:kern w:val="0"/>
          <w:sz w:val="24"/>
          <w:szCs w:val="24"/>
          <w:lang w:val="en-US"/>
        </w:rPr>
        <w:t xml:space="preserve">", </w:t>
      </w:r>
      <w:proofErr w:type="spellStart"/>
      <w:r w:rsidRPr="00DE73FA">
        <w:rPr>
          <w:rFonts w:ascii="Cascadia Mono" w:hAnsi="Cascadia Mono" w:cs="Cascadia Mono"/>
          <w:noProof w:val="0"/>
          <w:color w:val="000000"/>
          <w:kern w:val="0"/>
          <w:sz w:val="24"/>
          <w:szCs w:val="24"/>
          <w:lang w:val="en-US"/>
        </w:rPr>
        <w:t>MessageBoxButtons.OK</w:t>
      </w:r>
      <w:proofErr w:type="spellEnd"/>
      <w:r w:rsidRPr="00DE73FA">
        <w:rPr>
          <w:rFonts w:ascii="Cascadia Mono" w:hAnsi="Cascadia Mono" w:cs="Cascadia Mono"/>
          <w:noProof w:val="0"/>
          <w:color w:val="000000"/>
          <w:kern w:val="0"/>
          <w:sz w:val="24"/>
          <w:szCs w:val="24"/>
          <w:lang w:val="en-US"/>
        </w:rPr>
        <w:t xml:space="preserve">, </w:t>
      </w:r>
      <w:proofErr w:type="spellStart"/>
      <w:r w:rsidRPr="00DE73FA">
        <w:rPr>
          <w:rFonts w:ascii="Cascadia Mono" w:hAnsi="Cascadia Mono" w:cs="Cascadia Mono"/>
          <w:noProof w:val="0"/>
          <w:color w:val="000000"/>
          <w:kern w:val="0"/>
          <w:sz w:val="24"/>
          <w:szCs w:val="24"/>
          <w:lang w:val="en-US"/>
        </w:rPr>
        <w:t>MessageBoxIcon.Warning</w:t>
      </w:r>
      <w:proofErr w:type="spellEnd"/>
      <w:r w:rsidRPr="00DE73FA">
        <w:rPr>
          <w:rFonts w:ascii="Cascadia Mono" w:hAnsi="Cascadia Mono" w:cs="Cascadia Mono"/>
          <w:noProof w:val="0"/>
          <w:color w:val="000000"/>
          <w:kern w:val="0"/>
          <w:sz w:val="24"/>
          <w:szCs w:val="24"/>
          <w:lang w:val="en-US"/>
        </w:rPr>
        <w:t>);</w:t>
      </w:r>
    </w:p>
    <w:p w14:paraId="765C3B06" w14:textId="77777777" w:rsidR="00DE73FA" w:rsidRPr="00DE73FA" w:rsidRDefault="00DE73FA" w:rsidP="00DE73F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E73FA">
        <w:rPr>
          <w:rFonts w:ascii="Cascadia Mono" w:hAnsi="Cascadia Mono" w:cs="Cascadia Mono"/>
          <w:noProof w:val="0"/>
          <w:color w:val="000000"/>
          <w:kern w:val="0"/>
          <w:sz w:val="24"/>
          <w:szCs w:val="24"/>
          <w:lang w:val="en-US"/>
        </w:rPr>
        <w:t xml:space="preserve">    </w:t>
      </w:r>
      <w:proofErr w:type="gramStart"/>
      <w:r w:rsidRPr="00DE73FA">
        <w:rPr>
          <w:rFonts w:ascii="Cascadia Mono" w:hAnsi="Cascadia Mono" w:cs="Cascadia Mono"/>
          <w:noProof w:val="0"/>
          <w:color w:val="000000"/>
          <w:kern w:val="0"/>
          <w:sz w:val="24"/>
          <w:szCs w:val="24"/>
          <w:lang w:val="en-US"/>
        </w:rPr>
        <w:t>reload(</w:t>
      </w:r>
      <w:proofErr w:type="gramEnd"/>
      <w:r w:rsidRPr="00DE73FA">
        <w:rPr>
          <w:rFonts w:ascii="Cascadia Mono" w:hAnsi="Cascadia Mono" w:cs="Cascadia Mono"/>
          <w:noProof w:val="0"/>
          <w:color w:val="000000"/>
          <w:kern w:val="0"/>
          <w:sz w:val="24"/>
          <w:szCs w:val="24"/>
          <w:lang w:val="en-US"/>
        </w:rPr>
        <w:t>);</w:t>
      </w:r>
    </w:p>
    <w:p w14:paraId="4B514BA5" w14:textId="77777777" w:rsidR="00DE73FA" w:rsidRPr="00DE73FA" w:rsidRDefault="00DE73FA" w:rsidP="00DE73F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E73FA">
        <w:rPr>
          <w:rFonts w:ascii="Cascadia Mono" w:hAnsi="Cascadia Mono" w:cs="Cascadia Mono"/>
          <w:noProof w:val="0"/>
          <w:color w:val="000000"/>
          <w:kern w:val="0"/>
          <w:sz w:val="24"/>
          <w:szCs w:val="24"/>
          <w:lang w:val="en-US"/>
        </w:rPr>
        <w:t xml:space="preserve">    </w:t>
      </w:r>
      <w:proofErr w:type="gramStart"/>
      <w:r w:rsidRPr="00DE73FA">
        <w:rPr>
          <w:rFonts w:ascii="Cascadia Mono" w:hAnsi="Cascadia Mono" w:cs="Cascadia Mono"/>
          <w:noProof w:val="0"/>
          <w:color w:val="000000"/>
          <w:kern w:val="0"/>
          <w:sz w:val="24"/>
          <w:szCs w:val="24"/>
          <w:lang w:val="en-US"/>
        </w:rPr>
        <w:t>return;</w:t>
      </w:r>
      <w:proofErr w:type="gramEnd"/>
    </w:p>
    <w:p w14:paraId="3E985116" w14:textId="08CFCA18" w:rsidR="00C86520" w:rsidRPr="00DE73FA" w:rsidRDefault="00DE73FA" w:rsidP="00DE73FA">
      <w:pPr>
        <w:pStyle w:val="ListParagraph"/>
        <w:pBdr>
          <w:top w:val="single" w:sz="4" w:space="1" w:color="auto"/>
          <w:left w:val="single" w:sz="4" w:space="4" w:color="auto"/>
          <w:bottom w:val="single" w:sz="4" w:space="1" w:color="auto"/>
          <w:right w:val="single" w:sz="4" w:space="4" w:color="auto"/>
        </w:pBdr>
        <w:ind w:left="1584"/>
        <w:rPr>
          <w:rFonts w:ascii="Times New Roman" w:hAnsi="Times New Roman" w:cs="Times New Roman"/>
          <w:b/>
          <w:bCs/>
          <w:sz w:val="24"/>
          <w:szCs w:val="24"/>
          <w:lang w:val="en-US"/>
        </w:rPr>
      </w:pPr>
      <w:r w:rsidRPr="00DE73FA">
        <w:rPr>
          <w:rFonts w:ascii="Cascadia Mono" w:hAnsi="Cascadia Mono" w:cs="Cascadia Mono"/>
          <w:noProof w:val="0"/>
          <w:color w:val="000000"/>
          <w:kern w:val="0"/>
          <w:sz w:val="24"/>
          <w:szCs w:val="24"/>
          <w:lang w:val="en-US"/>
        </w:rPr>
        <w:t>}</w:t>
      </w:r>
    </w:p>
    <w:p w14:paraId="5F45B788" w14:textId="77777777" w:rsidR="00C86520" w:rsidRDefault="00C86520" w:rsidP="00C86520">
      <w:pPr>
        <w:pStyle w:val="ListParagraph"/>
        <w:ind w:left="1584"/>
        <w:rPr>
          <w:rFonts w:ascii="Times New Roman" w:hAnsi="Times New Roman" w:cs="Times New Roman"/>
          <w:b/>
          <w:bCs/>
          <w:sz w:val="28"/>
          <w:szCs w:val="28"/>
          <w:lang w:val="en-US"/>
        </w:rPr>
      </w:pPr>
    </w:p>
    <w:p w14:paraId="28C1780D" w14:textId="2AA84A4F" w:rsidR="00C1207D" w:rsidRDefault="00C1207D" w:rsidP="00C1207D">
      <w:pPr>
        <w:pStyle w:val="ListParagraph"/>
        <w:numPr>
          <w:ilvl w:val="0"/>
          <w:numId w:val="37"/>
        </w:numPr>
        <w:rPr>
          <w:rFonts w:ascii="Times New Roman" w:hAnsi="Times New Roman" w:cs="Times New Roman"/>
          <w:b/>
          <w:bCs/>
          <w:sz w:val="28"/>
          <w:szCs w:val="28"/>
          <w:lang w:val="en-US"/>
        </w:rPr>
      </w:pPr>
      <w:r>
        <w:rPr>
          <w:rFonts w:ascii="Times New Roman" w:hAnsi="Times New Roman" w:cs="Times New Roman"/>
          <w:b/>
          <w:bCs/>
          <w:sz w:val="28"/>
          <w:szCs w:val="28"/>
          <w:lang w:val="en-US"/>
        </w:rPr>
        <w:t>Procedur</w:t>
      </w:r>
      <w:r w:rsidR="00142424">
        <w:rPr>
          <w:rFonts w:ascii="Times New Roman" w:hAnsi="Times New Roman" w:cs="Times New Roman"/>
          <w:b/>
          <w:bCs/>
          <w:sz w:val="28"/>
          <w:szCs w:val="28"/>
          <w:lang w:val="en-US"/>
        </w:rPr>
        <w:t>e thêm nhân viên mới:</w:t>
      </w:r>
    </w:p>
    <w:p w14:paraId="388CA318" w14:textId="3C6D70F9" w:rsidR="00167EC9" w:rsidRDefault="00167EC9" w:rsidP="00167EC9">
      <w:pPr>
        <w:pStyle w:val="ListParagraph"/>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SQL:</w:t>
      </w:r>
    </w:p>
    <w:p w14:paraId="12E56F9C" w14:textId="77777777" w:rsidR="005F74DE" w:rsidRPr="005F74DE" w:rsidRDefault="005F74DE" w:rsidP="005F7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F74DE">
        <w:rPr>
          <w:rFonts w:ascii="Cascadia Mono" w:hAnsi="Cascadia Mono" w:cs="Cascadia Mono"/>
          <w:noProof w:val="0"/>
          <w:color w:val="0000FF"/>
          <w:kern w:val="0"/>
          <w:sz w:val="24"/>
          <w:szCs w:val="24"/>
          <w:lang w:val="en-US"/>
        </w:rPr>
        <w:t>DROP</w:t>
      </w:r>
      <w:r w:rsidRPr="005F74DE">
        <w:rPr>
          <w:rFonts w:ascii="Cascadia Mono" w:hAnsi="Cascadia Mono" w:cs="Cascadia Mono"/>
          <w:noProof w:val="0"/>
          <w:color w:val="000000"/>
          <w:kern w:val="0"/>
          <w:sz w:val="24"/>
          <w:szCs w:val="24"/>
          <w:lang w:val="en-US"/>
        </w:rPr>
        <w:t xml:space="preserve"> </w:t>
      </w:r>
      <w:r w:rsidRPr="005F74DE">
        <w:rPr>
          <w:rFonts w:ascii="Cascadia Mono" w:hAnsi="Cascadia Mono" w:cs="Cascadia Mono"/>
          <w:noProof w:val="0"/>
          <w:color w:val="0000FF"/>
          <w:kern w:val="0"/>
          <w:sz w:val="24"/>
          <w:szCs w:val="24"/>
          <w:lang w:val="en-US"/>
        </w:rPr>
        <w:t>PROCEDURE</w:t>
      </w:r>
      <w:r w:rsidRPr="005F74DE">
        <w:rPr>
          <w:rFonts w:ascii="Cascadia Mono" w:hAnsi="Cascadia Mono" w:cs="Cascadia Mono"/>
          <w:noProof w:val="0"/>
          <w:color w:val="000000"/>
          <w:kern w:val="0"/>
          <w:sz w:val="24"/>
          <w:szCs w:val="24"/>
          <w:lang w:val="en-US"/>
        </w:rPr>
        <w:t xml:space="preserve"> </w:t>
      </w:r>
      <w:r w:rsidRPr="005F74DE">
        <w:rPr>
          <w:rFonts w:ascii="Cascadia Mono" w:hAnsi="Cascadia Mono" w:cs="Cascadia Mono"/>
          <w:noProof w:val="0"/>
          <w:color w:val="0000FF"/>
          <w:kern w:val="0"/>
          <w:sz w:val="24"/>
          <w:szCs w:val="24"/>
          <w:lang w:val="en-US"/>
        </w:rPr>
        <w:t>IF</w:t>
      </w:r>
      <w:r w:rsidRPr="005F74DE">
        <w:rPr>
          <w:rFonts w:ascii="Cascadia Mono" w:hAnsi="Cascadia Mono" w:cs="Cascadia Mono"/>
          <w:noProof w:val="0"/>
          <w:color w:val="000000"/>
          <w:kern w:val="0"/>
          <w:sz w:val="24"/>
          <w:szCs w:val="24"/>
          <w:lang w:val="en-US"/>
        </w:rPr>
        <w:t xml:space="preserve"> </w:t>
      </w:r>
      <w:r w:rsidRPr="005F74DE">
        <w:rPr>
          <w:rFonts w:ascii="Cascadia Mono" w:hAnsi="Cascadia Mono" w:cs="Cascadia Mono"/>
          <w:noProof w:val="0"/>
          <w:color w:val="808080"/>
          <w:kern w:val="0"/>
          <w:sz w:val="24"/>
          <w:szCs w:val="24"/>
          <w:lang w:val="en-US"/>
        </w:rPr>
        <w:t>EXISTS</w:t>
      </w:r>
      <w:r w:rsidRPr="005F74DE">
        <w:rPr>
          <w:rFonts w:ascii="Cascadia Mono" w:hAnsi="Cascadia Mono" w:cs="Cascadia Mono"/>
          <w:noProof w:val="0"/>
          <w:color w:val="000000"/>
          <w:kern w:val="0"/>
          <w:sz w:val="24"/>
          <w:szCs w:val="24"/>
          <w:lang w:val="en-US"/>
        </w:rPr>
        <w:t xml:space="preserve"> </w:t>
      </w:r>
      <w:proofErr w:type="spellStart"/>
      <w:proofErr w:type="gramStart"/>
      <w:r w:rsidRPr="005F74DE">
        <w:rPr>
          <w:rFonts w:ascii="Cascadia Mono" w:hAnsi="Cascadia Mono" w:cs="Cascadia Mono"/>
          <w:noProof w:val="0"/>
          <w:color w:val="000000"/>
          <w:kern w:val="0"/>
          <w:sz w:val="24"/>
          <w:szCs w:val="24"/>
          <w:lang w:val="en-US"/>
        </w:rPr>
        <w:t>insertEmployee</w:t>
      </w:r>
      <w:proofErr w:type="spellEnd"/>
      <w:proofErr w:type="gramEnd"/>
    </w:p>
    <w:p w14:paraId="06F773D0" w14:textId="77777777" w:rsidR="005F74DE" w:rsidRPr="005F74DE" w:rsidRDefault="005F74DE" w:rsidP="005F7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F74DE">
        <w:rPr>
          <w:rFonts w:ascii="Cascadia Mono" w:hAnsi="Cascadia Mono" w:cs="Cascadia Mono"/>
          <w:noProof w:val="0"/>
          <w:color w:val="0000FF"/>
          <w:kern w:val="0"/>
          <w:sz w:val="24"/>
          <w:szCs w:val="24"/>
          <w:lang w:val="en-US"/>
        </w:rPr>
        <w:t>GO</w:t>
      </w:r>
    </w:p>
    <w:p w14:paraId="5E22B89E" w14:textId="77777777" w:rsidR="005F74DE" w:rsidRPr="005F74DE" w:rsidRDefault="005F74DE" w:rsidP="005F7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p>
    <w:p w14:paraId="75117F3B" w14:textId="77777777" w:rsidR="005F74DE" w:rsidRPr="005F74DE" w:rsidRDefault="005F74DE" w:rsidP="005F7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F74DE">
        <w:rPr>
          <w:rFonts w:ascii="Cascadia Mono" w:hAnsi="Cascadia Mono" w:cs="Cascadia Mono"/>
          <w:noProof w:val="0"/>
          <w:color w:val="0000FF"/>
          <w:kern w:val="0"/>
          <w:sz w:val="24"/>
          <w:szCs w:val="24"/>
          <w:lang w:val="en-US"/>
        </w:rPr>
        <w:t>CREATE</w:t>
      </w:r>
      <w:r w:rsidRPr="005F74DE">
        <w:rPr>
          <w:rFonts w:ascii="Cascadia Mono" w:hAnsi="Cascadia Mono" w:cs="Cascadia Mono"/>
          <w:noProof w:val="0"/>
          <w:color w:val="000000"/>
          <w:kern w:val="0"/>
          <w:sz w:val="24"/>
          <w:szCs w:val="24"/>
          <w:lang w:val="en-US"/>
        </w:rPr>
        <w:t xml:space="preserve"> </w:t>
      </w:r>
      <w:r w:rsidRPr="005F74DE">
        <w:rPr>
          <w:rFonts w:ascii="Cascadia Mono" w:hAnsi="Cascadia Mono" w:cs="Cascadia Mono"/>
          <w:noProof w:val="0"/>
          <w:color w:val="0000FF"/>
          <w:kern w:val="0"/>
          <w:sz w:val="24"/>
          <w:szCs w:val="24"/>
          <w:lang w:val="en-US"/>
        </w:rPr>
        <w:t>PROCEDURE</w:t>
      </w:r>
      <w:r w:rsidRPr="005F74DE">
        <w:rPr>
          <w:rFonts w:ascii="Cascadia Mono" w:hAnsi="Cascadia Mono" w:cs="Cascadia Mono"/>
          <w:noProof w:val="0"/>
          <w:color w:val="000000"/>
          <w:kern w:val="0"/>
          <w:sz w:val="24"/>
          <w:szCs w:val="24"/>
          <w:lang w:val="en-US"/>
        </w:rPr>
        <w:t xml:space="preserve"> </w:t>
      </w:r>
      <w:proofErr w:type="spellStart"/>
      <w:proofErr w:type="gramStart"/>
      <w:r w:rsidRPr="005F74DE">
        <w:rPr>
          <w:rFonts w:ascii="Cascadia Mono" w:hAnsi="Cascadia Mono" w:cs="Cascadia Mono"/>
          <w:noProof w:val="0"/>
          <w:color w:val="000000"/>
          <w:kern w:val="0"/>
          <w:sz w:val="24"/>
          <w:szCs w:val="24"/>
          <w:lang w:val="en-US"/>
        </w:rPr>
        <w:t>insertEmployee</w:t>
      </w:r>
      <w:proofErr w:type="spellEnd"/>
      <w:proofErr w:type="gramEnd"/>
    </w:p>
    <w:p w14:paraId="3B4AE19C" w14:textId="77777777" w:rsidR="005F74DE" w:rsidRPr="005F74DE" w:rsidRDefault="005F74DE" w:rsidP="005F7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F74DE">
        <w:rPr>
          <w:rFonts w:ascii="Cascadia Mono" w:hAnsi="Cascadia Mono" w:cs="Cascadia Mono"/>
          <w:noProof w:val="0"/>
          <w:color w:val="000000"/>
          <w:kern w:val="0"/>
          <w:sz w:val="24"/>
          <w:szCs w:val="24"/>
          <w:lang w:val="en-US"/>
        </w:rPr>
        <w:tab/>
        <w:t xml:space="preserve">@id </w:t>
      </w:r>
      <w:proofErr w:type="gramStart"/>
      <w:r w:rsidRPr="005F74DE">
        <w:rPr>
          <w:rFonts w:ascii="Cascadia Mono" w:hAnsi="Cascadia Mono" w:cs="Cascadia Mono"/>
          <w:noProof w:val="0"/>
          <w:color w:val="0000FF"/>
          <w:kern w:val="0"/>
          <w:sz w:val="24"/>
          <w:szCs w:val="24"/>
          <w:lang w:val="en-US"/>
        </w:rPr>
        <w:t>VARCHAR</w:t>
      </w:r>
      <w:r w:rsidRPr="005F74DE">
        <w:rPr>
          <w:rFonts w:ascii="Cascadia Mono" w:hAnsi="Cascadia Mono" w:cs="Cascadia Mono"/>
          <w:noProof w:val="0"/>
          <w:color w:val="808080"/>
          <w:kern w:val="0"/>
          <w:sz w:val="24"/>
          <w:szCs w:val="24"/>
          <w:lang w:val="en-US"/>
        </w:rPr>
        <w:t>(</w:t>
      </w:r>
      <w:proofErr w:type="gramEnd"/>
      <w:r w:rsidRPr="005F74DE">
        <w:rPr>
          <w:rFonts w:ascii="Cascadia Mono" w:hAnsi="Cascadia Mono" w:cs="Cascadia Mono"/>
          <w:noProof w:val="0"/>
          <w:color w:val="000000"/>
          <w:kern w:val="0"/>
          <w:sz w:val="24"/>
          <w:szCs w:val="24"/>
          <w:lang w:val="en-US"/>
        </w:rPr>
        <w:t>4</w:t>
      </w:r>
      <w:r w:rsidRPr="005F74DE">
        <w:rPr>
          <w:rFonts w:ascii="Cascadia Mono" w:hAnsi="Cascadia Mono" w:cs="Cascadia Mono"/>
          <w:noProof w:val="0"/>
          <w:color w:val="808080"/>
          <w:kern w:val="0"/>
          <w:sz w:val="24"/>
          <w:szCs w:val="24"/>
          <w:lang w:val="en-US"/>
        </w:rPr>
        <w:t>),</w:t>
      </w:r>
    </w:p>
    <w:p w14:paraId="42BDFC28" w14:textId="77777777" w:rsidR="005F74DE" w:rsidRPr="005F74DE" w:rsidRDefault="005F74DE" w:rsidP="005F7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F74DE">
        <w:rPr>
          <w:rFonts w:ascii="Cascadia Mono" w:hAnsi="Cascadia Mono" w:cs="Cascadia Mono"/>
          <w:noProof w:val="0"/>
          <w:color w:val="000000"/>
          <w:kern w:val="0"/>
          <w:sz w:val="24"/>
          <w:szCs w:val="24"/>
          <w:lang w:val="en-US"/>
        </w:rPr>
        <w:tab/>
        <w:t xml:space="preserve">@name </w:t>
      </w:r>
      <w:proofErr w:type="gramStart"/>
      <w:r w:rsidRPr="005F74DE">
        <w:rPr>
          <w:rFonts w:ascii="Cascadia Mono" w:hAnsi="Cascadia Mono" w:cs="Cascadia Mono"/>
          <w:noProof w:val="0"/>
          <w:color w:val="0000FF"/>
          <w:kern w:val="0"/>
          <w:sz w:val="24"/>
          <w:szCs w:val="24"/>
          <w:lang w:val="en-US"/>
        </w:rPr>
        <w:t>NVARCHAR</w:t>
      </w:r>
      <w:r w:rsidRPr="005F74DE">
        <w:rPr>
          <w:rFonts w:ascii="Cascadia Mono" w:hAnsi="Cascadia Mono" w:cs="Cascadia Mono"/>
          <w:noProof w:val="0"/>
          <w:color w:val="808080"/>
          <w:kern w:val="0"/>
          <w:sz w:val="24"/>
          <w:szCs w:val="24"/>
          <w:lang w:val="en-US"/>
        </w:rPr>
        <w:t>(</w:t>
      </w:r>
      <w:proofErr w:type="gramEnd"/>
      <w:r w:rsidRPr="005F74DE">
        <w:rPr>
          <w:rFonts w:ascii="Cascadia Mono" w:hAnsi="Cascadia Mono" w:cs="Cascadia Mono"/>
          <w:noProof w:val="0"/>
          <w:color w:val="FF00FF"/>
          <w:kern w:val="0"/>
          <w:sz w:val="24"/>
          <w:szCs w:val="24"/>
          <w:lang w:val="en-US"/>
        </w:rPr>
        <w:t>max</w:t>
      </w:r>
      <w:r w:rsidRPr="005F74DE">
        <w:rPr>
          <w:rFonts w:ascii="Cascadia Mono" w:hAnsi="Cascadia Mono" w:cs="Cascadia Mono"/>
          <w:noProof w:val="0"/>
          <w:color w:val="808080"/>
          <w:kern w:val="0"/>
          <w:sz w:val="24"/>
          <w:szCs w:val="24"/>
          <w:lang w:val="en-US"/>
        </w:rPr>
        <w:t>),</w:t>
      </w:r>
    </w:p>
    <w:p w14:paraId="0D7F663F" w14:textId="77777777" w:rsidR="005F74DE" w:rsidRPr="005F74DE" w:rsidRDefault="005F74DE" w:rsidP="005F7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F74DE">
        <w:rPr>
          <w:rFonts w:ascii="Cascadia Mono" w:hAnsi="Cascadia Mono" w:cs="Cascadia Mono"/>
          <w:noProof w:val="0"/>
          <w:color w:val="000000"/>
          <w:kern w:val="0"/>
          <w:sz w:val="24"/>
          <w:szCs w:val="24"/>
          <w:lang w:val="en-US"/>
        </w:rPr>
        <w:tab/>
        <w:t xml:space="preserve">@birth </w:t>
      </w:r>
      <w:r w:rsidRPr="005F74DE">
        <w:rPr>
          <w:rFonts w:ascii="Cascadia Mono" w:hAnsi="Cascadia Mono" w:cs="Cascadia Mono"/>
          <w:noProof w:val="0"/>
          <w:color w:val="0000FF"/>
          <w:kern w:val="0"/>
          <w:sz w:val="24"/>
          <w:szCs w:val="24"/>
          <w:lang w:val="en-US"/>
        </w:rPr>
        <w:t>DATETIME</w:t>
      </w:r>
      <w:r w:rsidRPr="005F74DE">
        <w:rPr>
          <w:rFonts w:ascii="Cascadia Mono" w:hAnsi="Cascadia Mono" w:cs="Cascadia Mono"/>
          <w:noProof w:val="0"/>
          <w:color w:val="808080"/>
          <w:kern w:val="0"/>
          <w:sz w:val="24"/>
          <w:szCs w:val="24"/>
          <w:lang w:val="en-US"/>
        </w:rPr>
        <w:t>,</w:t>
      </w:r>
    </w:p>
    <w:p w14:paraId="6B823EF3" w14:textId="77777777" w:rsidR="005F74DE" w:rsidRPr="005F74DE" w:rsidRDefault="005F74DE" w:rsidP="005F7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F74DE">
        <w:rPr>
          <w:rFonts w:ascii="Cascadia Mono" w:hAnsi="Cascadia Mono" w:cs="Cascadia Mono"/>
          <w:noProof w:val="0"/>
          <w:color w:val="000000"/>
          <w:kern w:val="0"/>
          <w:sz w:val="24"/>
          <w:szCs w:val="24"/>
          <w:lang w:val="en-US"/>
        </w:rPr>
        <w:lastRenderedPageBreak/>
        <w:tab/>
        <w:t xml:space="preserve">@address </w:t>
      </w:r>
      <w:proofErr w:type="gramStart"/>
      <w:r w:rsidRPr="005F74DE">
        <w:rPr>
          <w:rFonts w:ascii="Cascadia Mono" w:hAnsi="Cascadia Mono" w:cs="Cascadia Mono"/>
          <w:noProof w:val="0"/>
          <w:color w:val="0000FF"/>
          <w:kern w:val="0"/>
          <w:sz w:val="24"/>
          <w:szCs w:val="24"/>
          <w:lang w:val="en-US"/>
        </w:rPr>
        <w:t>NVARCHAR</w:t>
      </w:r>
      <w:r w:rsidRPr="005F74DE">
        <w:rPr>
          <w:rFonts w:ascii="Cascadia Mono" w:hAnsi="Cascadia Mono" w:cs="Cascadia Mono"/>
          <w:noProof w:val="0"/>
          <w:color w:val="808080"/>
          <w:kern w:val="0"/>
          <w:sz w:val="24"/>
          <w:szCs w:val="24"/>
          <w:lang w:val="en-US"/>
        </w:rPr>
        <w:t>(</w:t>
      </w:r>
      <w:proofErr w:type="gramEnd"/>
      <w:r w:rsidRPr="005F74DE">
        <w:rPr>
          <w:rFonts w:ascii="Cascadia Mono" w:hAnsi="Cascadia Mono" w:cs="Cascadia Mono"/>
          <w:noProof w:val="0"/>
          <w:color w:val="FF00FF"/>
          <w:kern w:val="0"/>
          <w:sz w:val="24"/>
          <w:szCs w:val="24"/>
          <w:lang w:val="en-US"/>
        </w:rPr>
        <w:t>max</w:t>
      </w:r>
      <w:r w:rsidRPr="005F74DE">
        <w:rPr>
          <w:rFonts w:ascii="Cascadia Mono" w:hAnsi="Cascadia Mono" w:cs="Cascadia Mono"/>
          <w:noProof w:val="0"/>
          <w:color w:val="808080"/>
          <w:kern w:val="0"/>
          <w:sz w:val="24"/>
          <w:szCs w:val="24"/>
          <w:lang w:val="en-US"/>
        </w:rPr>
        <w:t>),</w:t>
      </w:r>
    </w:p>
    <w:p w14:paraId="7EB5D5BA" w14:textId="77777777" w:rsidR="005F74DE" w:rsidRPr="005F74DE" w:rsidRDefault="005F74DE" w:rsidP="005F7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F74DE">
        <w:rPr>
          <w:rFonts w:ascii="Cascadia Mono" w:hAnsi="Cascadia Mono" w:cs="Cascadia Mono"/>
          <w:noProof w:val="0"/>
          <w:color w:val="000000"/>
          <w:kern w:val="0"/>
          <w:sz w:val="24"/>
          <w:szCs w:val="24"/>
          <w:lang w:val="en-US"/>
        </w:rPr>
        <w:tab/>
        <w:t xml:space="preserve">@phone </w:t>
      </w:r>
      <w:proofErr w:type="gramStart"/>
      <w:r w:rsidRPr="005F74DE">
        <w:rPr>
          <w:rFonts w:ascii="Cascadia Mono" w:hAnsi="Cascadia Mono" w:cs="Cascadia Mono"/>
          <w:noProof w:val="0"/>
          <w:color w:val="0000FF"/>
          <w:kern w:val="0"/>
          <w:sz w:val="24"/>
          <w:szCs w:val="24"/>
          <w:lang w:val="en-US"/>
        </w:rPr>
        <w:t>VARCHAR</w:t>
      </w:r>
      <w:r w:rsidRPr="005F74DE">
        <w:rPr>
          <w:rFonts w:ascii="Cascadia Mono" w:hAnsi="Cascadia Mono" w:cs="Cascadia Mono"/>
          <w:noProof w:val="0"/>
          <w:color w:val="808080"/>
          <w:kern w:val="0"/>
          <w:sz w:val="24"/>
          <w:szCs w:val="24"/>
          <w:lang w:val="en-US"/>
        </w:rPr>
        <w:t>(</w:t>
      </w:r>
      <w:proofErr w:type="gramEnd"/>
      <w:r w:rsidRPr="005F74DE">
        <w:rPr>
          <w:rFonts w:ascii="Cascadia Mono" w:hAnsi="Cascadia Mono" w:cs="Cascadia Mono"/>
          <w:noProof w:val="0"/>
          <w:color w:val="000000"/>
          <w:kern w:val="0"/>
          <w:sz w:val="24"/>
          <w:szCs w:val="24"/>
          <w:lang w:val="en-US"/>
        </w:rPr>
        <w:t>10</w:t>
      </w:r>
      <w:r w:rsidRPr="005F74DE">
        <w:rPr>
          <w:rFonts w:ascii="Cascadia Mono" w:hAnsi="Cascadia Mono" w:cs="Cascadia Mono"/>
          <w:noProof w:val="0"/>
          <w:color w:val="808080"/>
          <w:kern w:val="0"/>
          <w:sz w:val="24"/>
          <w:szCs w:val="24"/>
          <w:lang w:val="en-US"/>
        </w:rPr>
        <w:t>),</w:t>
      </w:r>
    </w:p>
    <w:p w14:paraId="20D53EAD" w14:textId="77777777" w:rsidR="005F74DE" w:rsidRPr="005F74DE" w:rsidRDefault="005F74DE" w:rsidP="005F7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F74DE">
        <w:rPr>
          <w:rFonts w:ascii="Cascadia Mono" w:hAnsi="Cascadia Mono" w:cs="Cascadia Mono"/>
          <w:noProof w:val="0"/>
          <w:color w:val="000000"/>
          <w:kern w:val="0"/>
          <w:sz w:val="24"/>
          <w:szCs w:val="24"/>
          <w:lang w:val="en-US"/>
        </w:rPr>
        <w:tab/>
        <w:t xml:space="preserve">@recruitmentDate </w:t>
      </w:r>
      <w:r w:rsidRPr="005F74DE">
        <w:rPr>
          <w:rFonts w:ascii="Cascadia Mono" w:hAnsi="Cascadia Mono" w:cs="Cascadia Mono"/>
          <w:noProof w:val="0"/>
          <w:color w:val="0000FF"/>
          <w:kern w:val="0"/>
          <w:sz w:val="24"/>
          <w:szCs w:val="24"/>
          <w:lang w:val="en-US"/>
        </w:rPr>
        <w:t>DATETIME</w:t>
      </w:r>
      <w:r w:rsidRPr="005F74DE">
        <w:rPr>
          <w:rFonts w:ascii="Cascadia Mono" w:hAnsi="Cascadia Mono" w:cs="Cascadia Mono"/>
          <w:noProof w:val="0"/>
          <w:color w:val="808080"/>
          <w:kern w:val="0"/>
          <w:sz w:val="24"/>
          <w:szCs w:val="24"/>
          <w:lang w:val="en-US"/>
        </w:rPr>
        <w:t>,</w:t>
      </w:r>
    </w:p>
    <w:p w14:paraId="2FD2414D" w14:textId="77777777" w:rsidR="005F74DE" w:rsidRPr="005F74DE" w:rsidRDefault="005F74DE" w:rsidP="005F7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F74DE">
        <w:rPr>
          <w:rFonts w:ascii="Cascadia Mono" w:hAnsi="Cascadia Mono" w:cs="Cascadia Mono"/>
          <w:noProof w:val="0"/>
          <w:color w:val="000000"/>
          <w:kern w:val="0"/>
          <w:sz w:val="24"/>
          <w:szCs w:val="24"/>
          <w:lang w:val="en-US"/>
        </w:rPr>
        <w:tab/>
        <w:t xml:space="preserve">@jobName </w:t>
      </w:r>
      <w:proofErr w:type="gramStart"/>
      <w:r w:rsidRPr="005F74DE">
        <w:rPr>
          <w:rFonts w:ascii="Cascadia Mono" w:hAnsi="Cascadia Mono" w:cs="Cascadia Mono"/>
          <w:noProof w:val="0"/>
          <w:color w:val="0000FF"/>
          <w:kern w:val="0"/>
          <w:sz w:val="24"/>
          <w:szCs w:val="24"/>
          <w:lang w:val="en-US"/>
        </w:rPr>
        <w:t>NVARCHAR</w:t>
      </w:r>
      <w:r w:rsidRPr="005F74DE">
        <w:rPr>
          <w:rFonts w:ascii="Cascadia Mono" w:hAnsi="Cascadia Mono" w:cs="Cascadia Mono"/>
          <w:noProof w:val="0"/>
          <w:color w:val="808080"/>
          <w:kern w:val="0"/>
          <w:sz w:val="24"/>
          <w:szCs w:val="24"/>
          <w:lang w:val="en-US"/>
        </w:rPr>
        <w:t>(</w:t>
      </w:r>
      <w:proofErr w:type="gramEnd"/>
      <w:r w:rsidRPr="005F74DE">
        <w:rPr>
          <w:rFonts w:ascii="Cascadia Mono" w:hAnsi="Cascadia Mono" w:cs="Cascadia Mono"/>
          <w:noProof w:val="0"/>
          <w:color w:val="FF00FF"/>
          <w:kern w:val="0"/>
          <w:sz w:val="24"/>
          <w:szCs w:val="24"/>
          <w:lang w:val="en-US"/>
        </w:rPr>
        <w:t>max</w:t>
      </w:r>
      <w:r w:rsidRPr="005F74DE">
        <w:rPr>
          <w:rFonts w:ascii="Cascadia Mono" w:hAnsi="Cascadia Mono" w:cs="Cascadia Mono"/>
          <w:noProof w:val="0"/>
          <w:color w:val="808080"/>
          <w:kern w:val="0"/>
          <w:sz w:val="24"/>
          <w:szCs w:val="24"/>
          <w:lang w:val="en-US"/>
        </w:rPr>
        <w:t>),</w:t>
      </w:r>
    </w:p>
    <w:p w14:paraId="301FE145" w14:textId="77777777" w:rsidR="005F74DE" w:rsidRPr="005F74DE" w:rsidRDefault="005F74DE" w:rsidP="005F7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F74DE">
        <w:rPr>
          <w:rFonts w:ascii="Cascadia Mono" w:hAnsi="Cascadia Mono" w:cs="Cascadia Mono"/>
          <w:noProof w:val="0"/>
          <w:color w:val="000000"/>
          <w:kern w:val="0"/>
          <w:sz w:val="24"/>
          <w:szCs w:val="24"/>
          <w:lang w:val="en-US"/>
        </w:rPr>
        <w:tab/>
        <w:t xml:space="preserve">@penatyPoint </w:t>
      </w:r>
      <w:r w:rsidRPr="005F74DE">
        <w:rPr>
          <w:rFonts w:ascii="Cascadia Mono" w:hAnsi="Cascadia Mono" w:cs="Cascadia Mono"/>
          <w:noProof w:val="0"/>
          <w:color w:val="0000FF"/>
          <w:kern w:val="0"/>
          <w:sz w:val="24"/>
          <w:szCs w:val="24"/>
          <w:lang w:val="en-US"/>
        </w:rPr>
        <w:t>INT</w:t>
      </w:r>
      <w:r w:rsidRPr="005F74DE">
        <w:rPr>
          <w:rFonts w:ascii="Cascadia Mono" w:hAnsi="Cascadia Mono" w:cs="Cascadia Mono"/>
          <w:noProof w:val="0"/>
          <w:color w:val="808080"/>
          <w:kern w:val="0"/>
          <w:sz w:val="24"/>
          <w:szCs w:val="24"/>
          <w:lang w:val="en-US"/>
        </w:rPr>
        <w:t>,</w:t>
      </w:r>
    </w:p>
    <w:p w14:paraId="5211D3AE" w14:textId="77777777" w:rsidR="005F74DE" w:rsidRPr="005F74DE" w:rsidRDefault="005F74DE" w:rsidP="005F7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F74DE">
        <w:rPr>
          <w:rFonts w:ascii="Cascadia Mono" w:hAnsi="Cascadia Mono" w:cs="Cascadia Mono"/>
          <w:noProof w:val="0"/>
          <w:color w:val="000000"/>
          <w:kern w:val="0"/>
          <w:sz w:val="24"/>
          <w:szCs w:val="24"/>
          <w:lang w:val="en-US"/>
        </w:rPr>
        <w:tab/>
        <w:t xml:space="preserve">@bonusPoint </w:t>
      </w:r>
      <w:r w:rsidRPr="005F74DE">
        <w:rPr>
          <w:rFonts w:ascii="Cascadia Mono" w:hAnsi="Cascadia Mono" w:cs="Cascadia Mono"/>
          <w:noProof w:val="0"/>
          <w:color w:val="0000FF"/>
          <w:kern w:val="0"/>
          <w:sz w:val="24"/>
          <w:szCs w:val="24"/>
          <w:lang w:val="en-US"/>
        </w:rPr>
        <w:t>INT</w:t>
      </w:r>
      <w:r w:rsidRPr="005F74DE">
        <w:rPr>
          <w:rFonts w:ascii="Cascadia Mono" w:hAnsi="Cascadia Mono" w:cs="Cascadia Mono"/>
          <w:noProof w:val="0"/>
          <w:color w:val="808080"/>
          <w:kern w:val="0"/>
          <w:sz w:val="24"/>
          <w:szCs w:val="24"/>
          <w:lang w:val="en-US"/>
        </w:rPr>
        <w:t>,</w:t>
      </w:r>
    </w:p>
    <w:p w14:paraId="10F29C38" w14:textId="77777777" w:rsidR="005F74DE" w:rsidRPr="005F74DE" w:rsidRDefault="005F74DE" w:rsidP="005F7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F74DE">
        <w:rPr>
          <w:rFonts w:ascii="Cascadia Mono" w:hAnsi="Cascadia Mono" w:cs="Cascadia Mono"/>
          <w:noProof w:val="0"/>
          <w:color w:val="000000"/>
          <w:kern w:val="0"/>
          <w:sz w:val="24"/>
          <w:szCs w:val="24"/>
          <w:lang w:val="en-US"/>
        </w:rPr>
        <w:tab/>
        <w:t xml:space="preserve">@numberOfShift </w:t>
      </w:r>
      <w:r w:rsidRPr="005F74DE">
        <w:rPr>
          <w:rFonts w:ascii="Cascadia Mono" w:hAnsi="Cascadia Mono" w:cs="Cascadia Mono"/>
          <w:noProof w:val="0"/>
          <w:color w:val="0000FF"/>
          <w:kern w:val="0"/>
          <w:sz w:val="24"/>
          <w:szCs w:val="24"/>
          <w:lang w:val="en-US"/>
        </w:rPr>
        <w:t>INT</w:t>
      </w:r>
    </w:p>
    <w:p w14:paraId="465FDA4C" w14:textId="77777777" w:rsidR="005F74DE" w:rsidRPr="005F74DE" w:rsidRDefault="005F74DE" w:rsidP="005F7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F74DE">
        <w:rPr>
          <w:rFonts w:ascii="Cascadia Mono" w:hAnsi="Cascadia Mono" w:cs="Cascadia Mono"/>
          <w:noProof w:val="0"/>
          <w:color w:val="0000FF"/>
          <w:kern w:val="0"/>
          <w:sz w:val="24"/>
          <w:szCs w:val="24"/>
          <w:lang w:val="en-US"/>
        </w:rPr>
        <w:t>AS</w:t>
      </w:r>
    </w:p>
    <w:p w14:paraId="66467A29" w14:textId="77777777" w:rsidR="005F74DE" w:rsidRPr="005F74DE" w:rsidRDefault="005F74DE" w:rsidP="005F7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F74DE">
        <w:rPr>
          <w:rFonts w:ascii="Cascadia Mono" w:hAnsi="Cascadia Mono" w:cs="Cascadia Mono"/>
          <w:noProof w:val="0"/>
          <w:color w:val="0000FF"/>
          <w:kern w:val="0"/>
          <w:sz w:val="24"/>
          <w:szCs w:val="24"/>
          <w:lang w:val="en-US"/>
        </w:rPr>
        <w:t>BEGIN</w:t>
      </w:r>
    </w:p>
    <w:p w14:paraId="38C96DF5" w14:textId="77777777" w:rsidR="005F74DE" w:rsidRPr="005F74DE" w:rsidRDefault="005F74DE" w:rsidP="005F7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F74DE">
        <w:rPr>
          <w:rFonts w:ascii="Cascadia Mono" w:hAnsi="Cascadia Mono" w:cs="Cascadia Mono"/>
          <w:noProof w:val="0"/>
          <w:color w:val="000000"/>
          <w:kern w:val="0"/>
          <w:sz w:val="24"/>
          <w:szCs w:val="24"/>
          <w:lang w:val="en-US"/>
        </w:rPr>
        <w:tab/>
      </w:r>
      <w:r w:rsidRPr="005F74DE">
        <w:rPr>
          <w:rFonts w:ascii="Cascadia Mono" w:hAnsi="Cascadia Mono" w:cs="Cascadia Mono"/>
          <w:noProof w:val="0"/>
          <w:color w:val="0000FF"/>
          <w:kern w:val="0"/>
          <w:sz w:val="24"/>
          <w:szCs w:val="24"/>
          <w:lang w:val="en-US"/>
        </w:rPr>
        <w:t>IF</w:t>
      </w:r>
      <w:r w:rsidRPr="005F74DE">
        <w:rPr>
          <w:rFonts w:ascii="Cascadia Mono" w:hAnsi="Cascadia Mono" w:cs="Cascadia Mono"/>
          <w:noProof w:val="0"/>
          <w:color w:val="000000"/>
          <w:kern w:val="0"/>
          <w:sz w:val="24"/>
          <w:szCs w:val="24"/>
          <w:lang w:val="en-US"/>
        </w:rPr>
        <w:t xml:space="preserve"> @name </w:t>
      </w:r>
      <w:r w:rsidRPr="005F74DE">
        <w:rPr>
          <w:rFonts w:ascii="Cascadia Mono" w:hAnsi="Cascadia Mono" w:cs="Cascadia Mono"/>
          <w:noProof w:val="0"/>
          <w:color w:val="808080"/>
          <w:kern w:val="0"/>
          <w:sz w:val="24"/>
          <w:szCs w:val="24"/>
          <w:lang w:val="en-US"/>
        </w:rPr>
        <w:t>=</w:t>
      </w:r>
      <w:r w:rsidRPr="005F74DE">
        <w:rPr>
          <w:rFonts w:ascii="Cascadia Mono" w:hAnsi="Cascadia Mono" w:cs="Cascadia Mono"/>
          <w:noProof w:val="0"/>
          <w:color w:val="000000"/>
          <w:kern w:val="0"/>
          <w:sz w:val="24"/>
          <w:szCs w:val="24"/>
          <w:lang w:val="en-US"/>
        </w:rPr>
        <w:t xml:space="preserve"> </w:t>
      </w:r>
      <w:r w:rsidRPr="005F74DE">
        <w:rPr>
          <w:rFonts w:ascii="Cascadia Mono" w:hAnsi="Cascadia Mono" w:cs="Cascadia Mono"/>
          <w:noProof w:val="0"/>
          <w:color w:val="FF0000"/>
          <w:kern w:val="0"/>
          <w:sz w:val="24"/>
          <w:szCs w:val="24"/>
          <w:lang w:val="en-US"/>
        </w:rPr>
        <w:t>''</w:t>
      </w:r>
    </w:p>
    <w:p w14:paraId="228C1B89" w14:textId="77777777" w:rsidR="005F74DE" w:rsidRPr="005F74DE" w:rsidRDefault="005F74DE" w:rsidP="005F7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F74DE">
        <w:rPr>
          <w:rFonts w:ascii="Cascadia Mono" w:hAnsi="Cascadia Mono" w:cs="Cascadia Mono"/>
          <w:noProof w:val="0"/>
          <w:color w:val="000000"/>
          <w:kern w:val="0"/>
          <w:sz w:val="24"/>
          <w:szCs w:val="24"/>
          <w:lang w:val="en-US"/>
        </w:rPr>
        <w:tab/>
      </w:r>
      <w:r w:rsidRPr="005F74DE">
        <w:rPr>
          <w:rFonts w:ascii="Cascadia Mono" w:hAnsi="Cascadia Mono" w:cs="Cascadia Mono"/>
          <w:noProof w:val="0"/>
          <w:color w:val="000000"/>
          <w:kern w:val="0"/>
          <w:sz w:val="24"/>
          <w:szCs w:val="24"/>
          <w:lang w:val="en-US"/>
        </w:rPr>
        <w:tab/>
      </w:r>
      <w:r w:rsidRPr="005F74DE">
        <w:rPr>
          <w:rFonts w:ascii="Cascadia Mono" w:hAnsi="Cascadia Mono" w:cs="Cascadia Mono"/>
          <w:noProof w:val="0"/>
          <w:color w:val="0000FF"/>
          <w:kern w:val="0"/>
          <w:sz w:val="24"/>
          <w:szCs w:val="24"/>
          <w:lang w:val="en-US"/>
        </w:rPr>
        <w:t>THROW</w:t>
      </w:r>
      <w:r w:rsidRPr="005F74DE">
        <w:rPr>
          <w:rFonts w:ascii="Cascadia Mono" w:hAnsi="Cascadia Mono" w:cs="Cascadia Mono"/>
          <w:noProof w:val="0"/>
          <w:color w:val="000000"/>
          <w:kern w:val="0"/>
          <w:sz w:val="24"/>
          <w:szCs w:val="24"/>
          <w:lang w:val="en-US"/>
        </w:rPr>
        <w:t xml:space="preserve"> 50000</w:t>
      </w:r>
      <w:r w:rsidRPr="005F74DE">
        <w:rPr>
          <w:rFonts w:ascii="Cascadia Mono" w:hAnsi="Cascadia Mono" w:cs="Cascadia Mono"/>
          <w:noProof w:val="0"/>
          <w:color w:val="808080"/>
          <w:kern w:val="0"/>
          <w:sz w:val="24"/>
          <w:szCs w:val="24"/>
          <w:lang w:val="en-US"/>
        </w:rPr>
        <w:t>,</w:t>
      </w:r>
      <w:r w:rsidRPr="005F74DE">
        <w:rPr>
          <w:rFonts w:ascii="Cascadia Mono" w:hAnsi="Cascadia Mono" w:cs="Cascadia Mono"/>
          <w:noProof w:val="0"/>
          <w:color w:val="000000"/>
          <w:kern w:val="0"/>
          <w:sz w:val="24"/>
          <w:szCs w:val="24"/>
          <w:lang w:val="en-US"/>
        </w:rPr>
        <w:t xml:space="preserve"> </w:t>
      </w:r>
      <w:r w:rsidRPr="005F74DE">
        <w:rPr>
          <w:rFonts w:ascii="Cascadia Mono" w:hAnsi="Cascadia Mono" w:cs="Cascadia Mono"/>
          <w:noProof w:val="0"/>
          <w:color w:val="FF0000"/>
          <w:kern w:val="0"/>
          <w:sz w:val="24"/>
          <w:szCs w:val="24"/>
          <w:lang w:val="en-US"/>
        </w:rPr>
        <w:t>'</w:t>
      </w:r>
      <w:proofErr w:type="spellStart"/>
      <w:r w:rsidRPr="005F74DE">
        <w:rPr>
          <w:rFonts w:ascii="Cascadia Mono" w:hAnsi="Cascadia Mono" w:cs="Cascadia Mono"/>
          <w:noProof w:val="0"/>
          <w:color w:val="FF0000"/>
          <w:kern w:val="0"/>
          <w:sz w:val="24"/>
          <w:szCs w:val="24"/>
          <w:lang w:val="en-US"/>
        </w:rPr>
        <w:t>Tên</w:t>
      </w:r>
      <w:proofErr w:type="spellEnd"/>
      <w:r w:rsidRPr="005F74DE">
        <w:rPr>
          <w:rFonts w:ascii="Cascadia Mono" w:hAnsi="Cascadia Mono" w:cs="Cascadia Mono"/>
          <w:noProof w:val="0"/>
          <w:color w:val="FF0000"/>
          <w:kern w:val="0"/>
          <w:sz w:val="24"/>
          <w:szCs w:val="24"/>
          <w:lang w:val="en-US"/>
        </w:rPr>
        <w:t xml:space="preserve"> </w:t>
      </w:r>
      <w:proofErr w:type="spellStart"/>
      <w:r w:rsidRPr="005F74DE">
        <w:rPr>
          <w:rFonts w:ascii="Cascadia Mono" w:hAnsi="Cascadia Mono" w:cs="Cascadia Mono"/>
          <w:noProof w:val="0"/>
          <w:color w:val="FF0000"/>
          <w:kern w:val="0"/>
          <w:sz w:val="24"/>
          <w:szCs w:val="24"/>
          <w:lang w:val="en-US"/>
        </w:rPr>
        <w:t>nhân</w:t>
      </w:r>
      <w:proofErr w:type="spellEnd"/>
      <w:r w:rsidRPr="005F74DE">
        <w:rPr>
          <w:rFonts w:ascii="Cascadia Mono" w:hAnsi="Cascadia Mono" w:cs="Cascadia Mono"/>
          <w:noProof w:val="0"/>
          <w:color w:val="FF0000"/>
          <w:kern w:val="0"/>
          <w:sz w:val="24"/>
          <w:szCs w:val="24"/>
          <w:lang w:val="en-US"/>
        </w:rPr>
        <w:t xml:space="preserve"> </w:t>
      </w:r>
      <w:proofErr w:type="spellStart"/>
      <w:r w:rsidRPr="005F74DE">
        <w:rPr>
          <w:rFonts w:ascii="Cascadia Mono" w:hAnsi="Cascadia Mono" w:cs="Cascadia Mono"/>
          <w:noProof w:val="0"/>
          <w:color w:val="FF0000"/>
          <w:kern w:val="0"/>
          <w:sz w:val="24"/>
          <w:szCs w:val="24"/>
          <w:lang w:val="en-US"/>
        </w:rPr>
        <w:t>viên</w:t>
      </w:r>
      <w:proofErr w:type="spellEnd"/>
      <w:r w:rsidRPr="005F74DE">
        <w:rPr>
          <w:rFonts w:ascii="Cascadia Mono" w:hAnsi="Cascadia Mono" w:cs="Cascadia Mono"/>
          <w:noProof w:val="0"/>
          <w:color w:val="FF0000"/>
          <w:kern w:val="0"/>
          <w:sz w:val="24"/>
          <w:szCs w:val="24"/>
          <w:lang w:val="en-US"/>
        </w:rPr>
        <w:t xml:space="preserve"> </w:t>
      </w:r>
      <w:proofErr w:type="spellStart"/>
      <w:r w:rsidRPr="005F74DE">
        <w:rPr>
          <w:rFonts w:ascii="Cascadia Mono" w:hAnsi="Cascadia Mono" w:cs="Cascadia Mono"/>
          <w:noProof w:val="0"/>
          <w:color w:val="FF0000"/>
          <w:kern w:val="0"/>
          <w:sz w:val="24"/>
          <w:szCs w:val="24"/>
          <w:lang w:val="en-US"/>
        </w:rPr>
        <w:t>không</w:t>
      </w:r>
      <w:proofErr w:type="spellEnd"/>
      <w:r w:rsidRPr="005F74DE">
        <w:rPr>
          <w:rFonts w:ascii="Cascadia Mono" w:hAnsi="Cascadia Mono" w:cs="Cascadia Mono"/>
          <w:noProof w:val="0"/>
          <w:color w:val="FF0000"/>
          <w:kern w:val="0"/>
          <w:sz w:val="24"/>
          <w:szCs w:val="24"/>
          <w:lang w:val="en-US"/>
        </w:rPr>
        <w:t xml:space="preserve"> </w:t>
      </w:r>
      <w:proofErr w:type="spellStart"/>
      <w:r w:rsidRPr="005F74DE">
        <w:rPr>
          <w:rFonts w:ascii="Cascadia Mono" w:hAnsi="Cascadia Mono" w:cs="Cascadia Mono"/>
          <w:noProof w:val="0"/>
          <w:color w:val="FF0000"/>
          <w:kern w:val="0"/>
          <w:sz w:val="24"/>
          <w:szCs w:val="24"/>
          <w:lang w:val="en-US"/>
        </w:rPr>
        <w:t>được</w:t>
      </w:r>
      <w:proofErr w:type="spellEnd"/>
      <w:r w:rsidRPr="005F74DE">
        <w:rPr>
          <w:rFonts w:ascii="Cascadia Mono" w:hAnsi="Cascadia Mono" w:cs="Cascadia Mono"/>
          <w:noProof w:val="0"/>
          <w:color w:val="FF0000"/>
          <w:kern w:val="0"/>
          <w:sz w:val="24"/>
          <w:szCs w:val="24"/>
          <w:lang w:val="en-US"/>
        </w:rPr>
        <w:t xml:space="preserve"> </w:t>
      </w:r>
      <w:proofErr w:type="spellStart"/>
      <w:r w:rsidRPr="005F74DE">
        <w:rPr>
          <w:rFonts w:ascii="Cascadia Mono" w:hAnsi="Cascadia Mono" w:cs="Cascadia Mono"/>
          <w:noProof w:val="0"/>
          <w:color w:val="FF0000"/>
          <w:kern w:val="0"/>
          <w:sz w:val="24"/>
          <w:szCs w:val="24"/>
          <w:lang w:val="en-US"/>
        </w:rPr>
        <w:t>để</w:t>
      </w:r>
      <w:proofErr w:type="spellEnd"/>
      <w:r w:rsidRPr="005F74DE">
        <w:rPr>
          <w:rFonts w:ascii="Cascadia Mono" w:hAnsi="Cascadia Mono" w:cs="Cascadia Mono"/>
          <w:noProof w:val="0"/>
          <w:color w:val="FF0000"/>
          <w:kern w:val="0"/>
          <w:sz w:val="24"/>
          <w:szCs w:val="24"/>
          <w:lang w:val="en-US"/>
        </w:rPr>
        <w:t xml:space="preserve"> </w:t>
      </w:r>
      <w:proofErr w:type="spellStart"/>
      <w:r w:rsidRPr="005F74DE">
        <w:rPr>
          <w:rFonts w:ascii="Cascadia Mono" w:hAnsi="Cascadia Mono" w:cs="Cascadia Mono"/>
          <w:noProof w:val="0"/>
          <w:color w:val="FF0000"/>
          <w:kern w:val="0"/>
          <w:sz w:val="24"/>
          <w:szCs w:val="24"/>
          <w:lang w:val="en-US"/>
        </w:rPr>
        <w:t>trống</w:t>
      </w:r>
      <w:proofErr w:type="spellEnd"/>
      <w:r w:rsidRPr="005F74DE">
        <w:rPr>
          <w:rFonts w:ascii="Cascadia Mono" w:hAnsi="Cascadia Mono" w:cs="Cascadia Mono"/>
          <w:noProof w:val="0"/>
          <w:color w:val="FF0000"/>
          <w:kern w:val="0"/>
          <w:sz w:val="24"/>
          <w:szCs w:val="24"/>
          <w:lang w:val="en-US"/>
        </w:rPr>
        <w:t>'</w:t>
      </w:r>
      <w:r w:rsidRPr="005F74DE">
        <w:rPr>
          <w:rFonts w:ascii="Cascadia Mono" w:hAnsi="Cascadia Mono" w:cs="Cascadia Mono"/>
          <w:noProof w:val="0"/>
          <w:color w:val="808080"/>
          <w:kern w:val="0"/>
          <w:sz w:val="24"/>
          <w:szCs w:val="24"/>
          <w:lang w:val="en-US"/>
        </w:rPr>
        <w:t>,</w:t>
      </w:r>
      <w:r w:rsidRPr="005F74DE">
        <w:rPr>
          <w:rFonts w:ascii="Cascadia Mono" w:hAnsi="Cascadia Mono" w:cs="Cascadia Mono"/>
          <w:noProof w:val="0"/>
          <w:color w:val="000000"/>
          <w:kern w:val="0"/>
          <w:sz w:val="24"/>
          <w:szCs w:val="24"/>
          <w:lang w:val="en-US"/>
        </w:rPr>
        <w:t xml:space="preserve"> </w:t>
      </w:r>
      <w:proofErr w:type="gramStart"/>
      <w:r w:rsidRPr="005F74DE">
        <w:rPr>
          <w:rFonts w:ascii="Cascadia Mono" w:hAnsi="Cascadia Mono" w:cs="Cascadia Mono"/>
          <w:noProof w:val="0"/>
          <w:color w:val="000000"/>
          <w:kern w:val="0"/>
          <w:sz w:val="24"/>
          <w:szCs w:val="24"/>
          <w:lang w:val="en-US"/>
        </w:rPr>
        <w:t>1</w:t>
      </w:r>
      <w:proofErr w:type="gramEnd"/>
    </w:p>
    <w:p w14:paraId="74090DD7" w14:textId="77777777" w:rsidR="005F74DE" w:rsidRPr="005F74DE" w:rsidRDefault="005F74DE" w:rsidP="005F7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F74DE">
        <w:rPr>
          <w:rFonts w:ascii="Cascadia Mono" w:hAnsi="Cascadia Mono" w:cs="Cascadia Mono"/>
          <w:noProof w:val="0"/>
          <w:color w:val="000000"/>
          <w:kern w:val="0"/>
          <w:sz w:val="24"/>
          <w:szCs w:val="24"/>
          <w:lang w:val="en-US"/>
        </w:rPr>
        <w:tab/>
      </w:r>
      <w:r w:rsidRPr="005F74DE">
        <w:rPr>
          <w:rFonts w:ascii="Cascadia Mono" w:hAnsi="Cascadia Mono" w:cs="Cascadia Mono"/>
          <w:noProof w:val="0"/>
          <w:color w:val="0000FF"/>
          <w:kern w:val="0"/>
          <w:sz w:val="24"/>
          <w:szCs w:val="24"/>
          <w:lang w:val="en-US"/>
        </w:rPr>
        <w:t>ELSE</w:t>
      </w:r>
      <w:r w:rsidRPr="005F74DE">
        <w:rPr>
          <w:rFonts w:ascii="Cascadia Mono" w:hAnsi="Cascadia Mono" w:cs="Cascadia Mono"/>
          <w:noProof w:val="0"/>
          <w:color w:val="000000"/>
          <w:kern w:val="0"/>
          <w:sz w:val="24"/>
          <w:szCs w:val="24"/>
          <w:lang w:val="en-US"/>
        </w:rPr>
        <w:t xml:space="preserve"> </w:t>
      </w:r>
      <w:r w:rsidRPr="005F74DE">
        <w:rPr>
          <w:rFonts w:ascii="Cascadia Mono" w:hAnsi="Cascadia Mono" w:cs="Cascadia Mono"/>
          <w:noProof w:val="0"/>
          <w:color w:val="0000FF"/>
          <w:kern w:val="0"/>
          <w:sz w:val="24"/>
          <w:szCs w:val="24"/>
          <w:lang w:val="en-US"/>
        </w:rPr>
        <w:t>IF</w:t>
      </w:r>
      <w:r w:rsidRPr="005F74DE">
        <w:rPr>
          <w:rFonts w:ascii="Cascadia Mono" w:hAnsi="Cascadia Mono" w:cs="Cascadia Mono"/>
          <w:noProof w:val="0"/>
          <w:color w:val="000000"/>
          <w:kern w:val="0"/>
          <w:sz w:val="24"/>
          <w:szCs w:val="24"/>
          <w:lang w:val="en-US"/>
        </w:rPr>
        <w:t xml:space="preserve"> @address </w:t>
      </w:r>
      <w:r w:rsidRPr="005F74DE">
        <w:rPr>
          <w:rFonts w:ascii="Cascadia Mono" w:hAnsi="Cascadia Mono" w:cs="Cascadia Mono"/>
          <w:noProof w:val="0"/>
          <w:color w:val="808080"/>
          <w:kern w:val="0"/>
          <w:sz w:val="24"/>
          <w:szCs w:val="24"/>
          <w:lang w:val="en-US"/>
        </w:rPr>
        <w:t>=</w:t>
      </w:r>
      <w:r w:rsidRPr="005F74DE">
        <w:rPr>
          <w:rFonts w:ascii="Cascadia Mono" w:hAnsi="Cascadia Mono" w:cs="Cascadia Mono"/>
          <w:noProof w:val="0"/>
          <w:color w:val="000000"/>
          <w:kern w:val="0"/>
          <w:sz w:val="24"/>
          <w:szCs w:val="24"/>
          <w:lang w:val="en-US"/>
        </w:rPr>
        <w:t xml:space="preserve"> </w:t>
      </w:r>
      <w:r w:rsidRPr="005F74DE">
        <w:rPr>
          <w:rFonts w:ascii="Cascadia Mono" w:hAnsi="Cascadia Mono" w:cs="Cascadia Mono"/>
          <w:noProof w:val="0"/>
          <w:color w:val="FF0000"/>
          <w:kern w:val="0"/>
          <w:sz w:val="24"/>
          <w:szCs w:val="24"/>
          <w:lang w:val="en-US"/>
        </w:rPr>
        <w:t>''</w:t>
      </w:r>
    </w:p>
    <w:p w14:paraId="1A64DE5B" w14:textId="77777777" w:rsidR="005F74DE" w:rsidRPr="005F74DE" w:rsidRDefault="005F74DE" w:rsidP="005F7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F74DE">
        <w:rPr>
          <w:rFonts w:ascii="Cascadia Mono" w:hAnsi="Cascadia Mono" w:cs="Cascadia Mono"/>
          <w:noProof w:val="0"/>
          <w:color w:val="000000"/>
          <w:kern w:val="0"/>
          <w:sz w:val="24"/>
          <w:szCs w:val="24"/>
          <w:lang w:val="en-US"/>
        </w:rPr>
        <w:tab/>
      </w:r>
      <w:r w:rsidRPr="005F74DE">
        <w:rPr>
          <w:rFonts w:ascii="Cascadia Mono" w:hAnsi="Cascadia Mono" w:cs="Cascadia Mono"/>
          <w:noProof w:val="0"/>
          <w:color w:val="000000"/>
          <w:kern w:val="0"/>
          <w:sz w:val="24"/>
          <w:szCs w:val="24"/>
          <w:lang w:val="en-US"/>
        </w:rPr>
        <w:tab/>
      </w:r>
      <w:r w:rsidRPr="005F74DE">
        <w:rPr>
          <w:rFonts w:ascii="Cascadia Mono" w:hAnsi="Cascadia Mono" w:cs="Cascadia Mono"/>
          <w:noProof w:val="0"/>
          <w:color w:val="0000FF"/>
          <w:kern w:val="0"/>
          <w:sz w:val="24"/>
          <w:szCs w:val="24"/>
          <w:lang w:val="en-US"/>
        </w:rPr>
        <w:t>THROW</w:t>
      </w:r>
      <w:r w:rsidRPr="005F74DE">
        <w:rPr>
          <w:rFonts w:ascii="Cascadia Mono" w:hAnsi="Cascadia Mono" w:cs="Cascadia Mono"/>
          <w:noProof w:val="0"/>
          <w:color w:val="000000"/>
          <w:kern w:val="0"/>
          <w:sz w:val="24"/>
          <w:szCs w:val="24"/>
          <w:lang w:val="en-US"/>
        </w:rPr>
        <w:t xml:space="preserve"> 50000</w:t>
      </w:r>
      <w:r w:rsidRPr="005F74DE">
        <w:rPr>
          <w:rFonts w:ascii="Cascadia Mono" w:hAnsi="Cascadia Mono" w:cs="Cascadia Mono"/>
          <w:noProof w:val="0"/>
          <w:color w:val="808080"/>
          <w:kern w:val="0"/>
          <w:sz w:val="24"/>
          <w:szCs w:val="24"/>
          <w:lang w:val="en-US"/>
        </w:rPr>
        <w:t>,</w:t>
      </w:r>
      <w:r w:rsidRPr="005F74DE">
        <w:rPr>
          <w:rFonts w:ascii="Cascadia Mono" w:hAnsi="Cascadia Mono" w:cs="Cascadia Mono"/>
          <w:noProof w:val="0"/>
          <w:color w:val="000000"/>
          <w:kern w:val="0"/>
          <w:sz w:val="24"/>
          <w:szCs w:val="24"/>
          <w:lang w:val="en-US"/>
        </w:rPr>
        <w:t xml:space="preserve"> </w:t>
      </w:r>
      <w:r w:rsidRPr="005F74DE">
        <w:rPr>
          <w:rFonts w:ascii="Cascadia Mono" w:hAnsi="Cascadia Mono" w:cs="Cascadia Mono"/>
          <w:noProof w:val="0"/>
          <w:color w:val="FF0000"/>
          <w:kern w:val="0"/>
          <w:sz w:val="24"/>
          <w:szCs w:val="24"/>
          <w:lang w:val="en-US"/>
        </w:rPr>
        <w:t>'</w:t>
      </w:r>
      <w:proofErr w:type="spellStart"/>
      <w:r w:rsidRPr="005F74DE">
        <w:rPr>
          <w:rFonts w:ascii="Cascadia Mono" w:hAnsi="Cascadia Mono" w:cs="Cascadia Mono"/>
          <w:noProof w:val="0"/>
          <w:color w:val="FF0000"/>
          <w:kern w:val="0"/>
          <w:sz w:val="24"/>
          <w:szCs w:val="24"/>
          <w:lang w:val="en-US"/>
        </w:rPr>
        <w:t>Địa</w:t>
      </w:r>
      <w:proofErr w:type="spellEnd"/>
      <w:r w:rsidRPr="005F74DE">
        <w:rPr>
          <w:rFonts w:ascii="Cascadia Mono" w:hAnsi="Cascadia Mono" w:cs="Cascadia Mono"/>
          <w:noProof w:val="0"/>
          <w:color w:val="FF0000"/>
          <w:kern w:val="0"/>
          <w:sz w:val="24"/>
          <w:szCs w:val="24"/>
          <w:lang w:val="en-US"/>
        </w:rPr>
        <w:t xml:space="preserve"> </w:t>
      </w:r>
      <w:proofErr w:type="spellStart"/>
      <w:r w:rsidRPr="005F74DE">
        <w:rPr>
          <w:rFonts w:ascii="Cascadia Mono" w:hAnsi="Cascadia Mono" w:cs="Cascadia Mono"/>
          <w:noProof w:val="0"/>
          <w:color w:val="FF0000"/>
          <w:kern w:val="0"/>
          <w:sz w:val="24"/>
          <w:szCs w:val="24"/>
          <w:lang w:val="en-US"/>
        </w:rPr>
        <w:t>chỉ</w:t>
      </w:r>
      <w:proofErr w:type="spellEnd"/>
      <w:r w:rsidRPr="005F74DE">
        <w:rPr>
          <w:rFonts w:ascii="Cascadia Mono" w:hAnsi="Cascadia Mono" w:cs="Cascadia Mono"/>
          <w:noProof w:val="0"/>
          <w:color w:val="FF0000"/>
          <w:kern w:val="0"/>
          <w:sz w:val="24"/>
          <w:szCs w:val="24"/>
          <w:lang w:val="en-US"/>
        </w:rPr>
        <w:t xml:space="preserve"> </w:t>
      </w:r>
      <w:proofErr w:type="spellStart"/>
      <w:r w:rsidRPr="005F74DE">
        <w:rPr>
          <w:rFonts w:ascii="Cascadia Mono" w:hAnsi="Cascadia Mono" w:cs="Cascadia Mono"/>
          <w:noProof w:val="0"/>
          <w:color w:val="FF0000"/>
          <w:kern w:val="0"/>
          <w:sz w:val="24"/>
          <w:szCs w:val="24"/>
          <w:lang w:val="en-US"/>
        </w:rPr>
        <w:t>không</w:t>
      </w:r>
      <w:proofErr w:type="spellEnd"/>
      <w:r w:rsidRPr="005F74DE">
        <w:rPr>
          <w:rFonts w:ascii="Cascadia Mono" w:hAnsi="Cascadia Mono" w:cs="Cascadia Mono"/>
          <w:noProof w:val="0"/>
          <w:color w:val="FF0000"/>
          <w:kern w:val="0"/>
          <w:sz w:val="24"/>
          <w:szCs w:val="24"/>
          <w:lang w:val="en-US"/>
        </w:rPr>
        <w:t xml:space="preserve"> </w:t>
      </w:r>
      <w:proofErr w:type="spellStart"/>
      <w:r w:rsidRPr="005F74DE">
        <w:rPr>
          <w:rFonts w:ascii="Cascadia Mono" w:hAnsi="Cascadia Mono" w:cs="Cascadia Mono"/>
          <w:noProof w:val="0"/>
          <w:color w:val="FF0000"/>
          <w:kern w:val="0"/>
          <w:sz w:val="24"/>
          <w:szCs w:val="24"/>
          <w:lang w:val="en-US"/>
        </w:rPr>
        <w:t>được</w:t>
      </w:r>
      <w:proofErr w:type="spellEnd"/>
      <w:r w:rsidRPr="005F74DE">
        <w:rPr>
          <w:rFonts w:ascii="Cascadia Mono" w:hAnsi="Cascadia Mono" w:cs="Cascadia Mono"/>
          <w:noProof w:val="0"/>
          <w:color w:val="FF0000"/>
          <w:kern w:val="0"/>
          <w:sz w:val="24"/>
          <w:szCs w:val="24"/>
          <w:lang w:val="en-US"/>
        </w:rPr>
        <w:t xml:space="preserve"> </w:t>
      </w:r>
      <w:proofErr w:type="spellStart"/>
      <w:r w:rsidRPr="005F74DE">
        <w:rPr>
          <w:rFonts w:ascii="Cascadia Mono" w:hAnsi="Cascadia Mono" w:cs="Cascadia Mono"/>
          <w:noProof w:val="0"/>
          <w:color w:val="FF0000"/>
          <w:kern w:val="0"/>
          <w:sz w:val="24"/>
          <w:szCs w:val="24"/>
          <w:lang w:val="en-US"/>
        </w:rPr>
        <w:t>để</w:t>
      </w:r>
      <w:proofErr w:type="spellEnd"/>
      <w:r w:rsidRPr="005F74DE">
        <w:rPr>
          <w:rFonts w:ascii="Cascadia Mono" w:hAnsi="Cascadia Mono" w:cs="Cascadia Mono"/>
          <w:noProof w:val="0"/>
          <w:color w:val="FF0000"/>
          <w:kern w:val="0"/>
          <w:sz w:val="24"/>
          <w:szCs w:val="24"/>
          <w:lang w:val="en-US"/>
        </w:rPr>
        <w:t xml:space="preserve"> </w:t>
      </w:r>
      <w:proofErr w:type="spellStart"/>
      <w:r w:rsidRPr="005F74DE">
        <w:rPr>
          <w:rFonts w:ascii="Cascadia Mono" w:hAnsi="Cascadia Mono" w:cs="Cascadia Mono"/>
          <w:noProof w:val="0"/>
          <w:color w:val="FF0000"/>
          <w:kern w:val="0"/>
          <w:sz w:val="24"/>
          <w:szCs w:val="24"/>
          <w:lang w:val="en-US"/>
        </w:rPr>
        <w:t>trống</w:t>
      </w:r>
      <w:proofErr w:type="spellEnd"/>
      <w:r w:rsidRPr="005F74DE">
        <w:rPr>
          <w:rFonts w:ascii="Cascadia Mono" w:hAnsi="Cascadia Mono" w:cs="Cascadia Mono"/>
          <w:noProof w:val="0"/>
          <w:color w:val="FF0000"/>
          <w:kern w:val="0"/>
          <w:sz w:val="24"/>
          <w:szCs w:val="24"/>
          <w:lang w:val="en-US"/>
        </w:rPr>
        <w:t>'</w:t>
      </w:r>
      <w:r w:rsidRPr="005F74DE">
        <w:rPr>
          <w:rFonts w:ascii="Cascadia Mono" w:hAnsi="Cascadia Mono" w:cs="Cascadia Mono"/>
          <w:noProof w:val="0"/>
          <w:color w:val="808080"/>
          <w:kern w:val="0"/>
          <w:sz w:val="24"/>
          <w:szCs w:val="24"/>
          <w:lang w:val="en-US"/>
        </w:rPr>
        <w:t>,</w:t>
      </w:r>
      <w:r w:rsidRPr="005F74DE">
        <w:rPr>
          <w:rFonts w:ascii="Cascadia Mono" w:hAnsi="Cascadia Mono" w:cs="Cascadia Mono"/>
          <w:noProof w:val="0"/>
          <w:color w:val="000000"/>
          <w:kern w:val="0"/>
          <w:sz w:val="24"/>
          <w:szCs w:val="24"/>
          <w:lang w:val="en-US"/>
        </w:rPr>
        <w:t xml:space="preserve"> </w:t>
      </w:r>
      <w:proofErr w:type="gramStart"/>
      <w:r w:rsidRPr="005F74DE">
        <w:rPr>
          <w:rFonts w:ascii="Cascadia Mono" w:hAnsi="Cascadia Mono" w:cs="Cascadia Mono"/>
          <w:noProof w:val="0"/>
          <w:color w:val="000000"/>
          <w:kern w:val="0"/>
          <w:sz w:val="24"/>
          <w:szCs w:val="24"/>
          <w:lang w:val="en-US"/>
        </w:rPr>
        <w:t>1</w:t>
      </w:r>
      <w:proofErr w:type="gramEnd"/>
    </w:p>
    <w:p w14:paraId="2AB2F63E" w14:textId="77777777" w:rsidR="005F74DE" w:rsidRPr="005F74DE" w:rsidRDefault="005F74DE" w:rsidP="005F7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F74DE">
        <w:rPr>
          <w:rFonts w:ascii="Cascadia Mono" w:hAnsi="Cascadia Mono" w:cs="Cascadia Mono"/>
          <w:noProof w:val="0"/>
          <w:color w:val="000000"/>
          <w:kern w:val="0"/>
          <w:sz w:val="24"/>
          <w:szCs w:val="24"/>
          <w:lang w:val="en-US"/>
        </w:rPr>
        <w:tab/>
      </w:r>
      <w:r w:rsidRPr="005F74DE">
        <w:rPr>
          <w:rFonts w:ascii="Cascadia Mono" w:hAnsi="Cascadia Mono" w:cs="Cascadia Mono"/>
          <w:noProof w:val="0"/>
          <w:color w:val="0000FF"/>
          <w:kern w:val="0"/>
          <w:sz w:val="24"/>
          <w:szCs w:val="24"/>
          <w:lang w:val="en-US"/>
        </w:rPr>
        <w:t>ELSE</w:t>
      </w:r>
      <w:r w:rsidRPr="005F74DE">
        <w:rPr>
          <w:rFonts w:ascii="Cascadia Mono" w:hAnsi="Cascadia Mono" w:cs="Cascadia Mono"/>
          <w:noProof w:val="0"/>
          <w:color w:val="000000"/>
          <w:kern w:val="0"/>
          <w:sz w:val="24"/>
          <w:szCs w:val="24"/>
          <w:lang w:val="en-US"/>
        </w:rPr>
        <w:t xml:space="preserve"> </w:t>
      </w:r>
      <w:r w:rsidRPr="005F74DE">
        <w:rPr>
          <w:rFonts w:ascii="Cascadia Mono" w:hAnsi="Cascadia Mono" w:cs="Cascadia Mono"/>
          <w:noProof w:val="0"/>
          <w:color w:val="0000FF"/>
          <w:kern w:val="0"/>
          <w:sz w:val="24"/>
          <w:szCs w:val="24"/>
          <w:lang w:val="en-US"/>
        </w:rPr>
        <w:t>IF</w:t>
      </w:r>
      <w:r w:rsidRPr="005F74DE">
        <w:rPr>
          <w:rFonts w:ascii="Cascadia Mono" w:hAnsi="Cascadia Mono" w:cs="Cascadia Mono"/>
          <w:noProof w:val="0"/>
          <w:color w:val="000000"/>
          <w:kern w:val="0"/>
          <w:sz w:val="24"/>
          <w:szCs w:val="24"/>
          <w:lang w:val="en-US"/>
        </w:rPr>
        <w:t xml:space="preserve"> @phone </w:t>
      </w:r>
      <w:r w:rsidRPr="005F74DE">
        <w:rPr>
          <w:rFonts w:ascii="Cascadia Mono" w:hAnsi="Cascadia Mono" w:cs="Cascadia Mono"/>
          <w:noProof w:val="0"/>
          <w:color w:val="808080"/>
          <w:kern w:val="0"/>
          <w:sz w:val="24"/>
          <w:szCs w:val="24"/>
          <w:lang w:val="en-US"/>
        </w:rPr>
        <w:t>=</w:t>
      </w:r>
      <w:r w:rsidRPr="005F74DE">
        <w:rPr>
          <w:rFonts w:ascii="Cascadia Mono" w:hAnsi="Cascadia Mono" w:cs="Cascadia Mono"/>
          <w:noProof w:val="0"/>
          <w:color w:val="000000"/>
          <w:kern w:val="0"/>
          <w:sz w:val="24"/>
          <w:szCs w:val="24"/>
          <w:lang w:val="en-US"/>
        </w:rPr>
        <w:t xml:space="preserve"> </w:t>
      </w:r>
      <w:r w:rsidRPr="005F74DE">
        <w:rPr>
          <w:rFonts w:ascii="Cascadia Mono" w:hAnsi="Cascadia Mono" w:cs="Cascadia Mono"/>
          <w:noProof w:val="0"/>
          <w:color w:val="FF0000"/>
          <w:kern w:val="0"/>
          <w:sz w:val="24"/>
          <w:szCs w:val="24"/>
          <w:lang w:val="en-US"/>
        </w:rPr>
        <w:t>''</w:t>
      </w:r>
    </w:p>
    <w:p w14:paraId="2E9D704E" w14:textId="77777777" w:rsidR="005F74DE" w:rsidRPr="005F74DE" w:rsidRDefault="005F74DE" w:rsidP="005F7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F74DE">
        <w:rPr>
          <w:rFonts w:ascii="Cascadia Mono" w:hAnsi="Cascadia Mono" w:cs="Cascadia Mono"/>
          <w:noProof w:val="0"/>
          <w:color w:val="000000"/>
          <w:kern w:val="0"/>
          <w:sz w:val="24"/>
          <w:szCs w:val="24"/>
          <w:lang w:val="en-US"/>
        </w:rPr>
        <w:tab/>
      </w:r>
      <w:r w:rsidRPr="005F74DE">
        <w:rPr>
          <w:rFonts w:ascii="Cascadia Mono" w:hAnsi="Cascadia Mono" w:cs="Cascadia Mono"/>
          <w:noProof w:val="0"/>
          <w:color w:val="000000"/>
          <w:kern w:val="0"/>
          <w:sz w:val="24"/>
          <w:szCs w:val="24"/>
          <w:lang w:val="en-US"/>
        </w:rPr>
        <w:tab/>
      </w:r>
      <w:r w:rsidRPr="005F74DE">
        <w:rPr>
          <w:rFonts w:ascii="Cascadia Mono" w:hAnsi="Cascadia Mono" w:cs="Cascadia Mono"/>
          <w:noProof w:val="0"/>
          <w:color w:val="0000FF"/>
          <w:kern w:val="0"/>
          <w:sz w:val="24"/>
          <w:szCs w:val="24"/>
          <w:lang w:val="en-US"/>
        </w:rPr>
        <w:t>THROW</w:t>
      </w:r>
      <w:r w:rsidRPr="005F74DE">
        <w:rPr>
          <w:rFonts w:ascii="Cascadia Mono" w:hAnsi="Cascadia Mono" w:cs="Cascadia Mono"/>
          <w:noProof w:val="0"/>
          <w:color w:val="000000"/>
          <w:kern w:val="0"/>
          <w:sz w:val="24"/>
          <w:szCs w:val="24"/>
          <w:lang w:val="en-US"/>
        </w:rPr>
        <w:t xml:space="preserve"> 50000</w:t>
      </w:r>
      <w:r w:rsidRPr="005F74DE">
        <w:rPr>
          <w:rFonts w:ascii="Cascadia Mono" w:hAnsi="Cascadia Mono" w:cs="Cascadia Mono"/>
          <w:noProof w:val="0"/>
          <w:color w:val="808080"/>
          <w:kern w:val="0"/>
          <w:sz w:val="24"/>
          <w:szCs w:val="24"/>
          <w:lang w:val="en-US"/>
        </w:rPr>
        <w:t>,</w:t>
      </w:r>
      <w:r w:rsidRPr="005F74DE">
        <w:rPr>
          <w:rFonts w:ascii="Cascadia Mono" w:hAnsi="Cascadia Mono" w:cs="Cascadia Mono"/>
          <w:noProof w:val="0"/>
          <w:color w:val="000000"/>
          <w:kern w:val="0"/>
          <w:sz w:val="24"/>
          <w:szCs w:val="24"/>
          <w:lang w:val="en-US"/>
        </w:rPr>
        <w:t xml:space="preserve"> </w:t>
      </w:r>
      <w:r w:rsidRPr="005F74DE">
        <w:rPr>
          <w:rFonts w:ascii="Cascadia Mono" w:hAnsi="Cascadia Mono" w:cs="Cascadia Mono"/>
          <w:noProof w:val="0"/>
          <w:color w:val="FF0000"/>
          <w:kern w:val="0"/>
          <w:sz w:val="24"/>
          <w:szCs w:val="24"/>
          <w:lang w:val="en-US"/>
        </w:rPr>
        <w:t>'</w:t>
      </w:r>
      <w:proofErr w:type="spellStart"/>
      <w:r w:rsidRPr="005F74DE">
        <w:rPr>
          <w:rFonts w:ascii="Cascadia Mono" w:hAnsi="Cascadia Mono" w:cs="Cascadia Mono"/>
          <w:noProof w:val="0"/>
          <w:color w:val="FF0000"/>
          <w:kern w:val="0"/>
          <w:sz w:val="24"/>
          <w:szCs w:val="24"/>
          <w:lang w:val="en-US"/>
        </w:rPr>
        <w:t>Số</w:t>
      </w:r>
      <w:proofErr w:type="spellEnd"/>
      <w:r w:rsidRPr="005F74DE">
        <w:rPr>
          <w:rFonts w:ascii="Cascadia Mono" w:hAnsi="Cascadia Mono" w:cs="Cascadia Mono"/>
          <w:noProof w:val="0"/>
          <w:color w:val="FF0000"/>
          <w:kern w:val="0"/>
          <w:sz w:val="24"/>
          <w:szCs w:val="24"/>
          <w:lang w:val="en-US"/>
        </w:rPr>
        <w:t xml:space="preserve"> </w:t>
      </w:r>
      <w:proofErr w:type="spellStart"/>
      <w:r w:rsidRPr="005F74DE">
        <w:rPr>
          <w:rFonts w:ascii="Cascadia Mono" w:hAnsi="Cascadia Mono" w:cs="Cascadia Mono"/>
          <w:noProof w:val="0"/>
          <w:color w:val="FF0000"/>
          <w:kern w:val="0"/>
          <w:sz w:val="24"/>
          <w:szCs w:val="24"/>
          <w:lang w:val="en-US"/>
        </w:rPr>
        <w:t>điện</w:t>
      </w:r>
      <w:proofErr w:type="spellEnd"/>
      <w:r w:rsidRPr="005F74DE">
        <w:rPr>
          <w:rFonts w:ascii="Cascadia Mono" w:hAnsi="Cascadia Mono" w:cs="Cascadia Mono"/>
          <w:noProof w:val="0"/>
          <w:color w:val="FF0000"/>
          <w:kern w:val="0"/>
          <w:sz w:val="24"/>
          <w:szCs w:val="24"/>
          <w:lang w:val="en-US"/>
        </w:rPr>
        <w:t xml:space="preserve"> </w:t>
      </w:r>
      <w:proofErr w:type="spellStart"/>
      <w:r w:rsidRPr="005F74DE">
        <w:rPr>
          <w:rFonts w:ascii="Cascadia Mono" w:hAnsi="Cascadia Mono" w:cs="Cascadia Mono"/>
          <w:noProof w:val="0"/>
          <w:color w:val="FF0000"/>
          <w:kern w:val="0"/>
          <w:sz w:val="24"/>
          <w:szCs w:val="24"/>
          <w:lang w:val="en-US"/>
        </w:rPr>
        <w:t>thoại</w:t>
      </w:r>
      <w:proofErr w:type="spellEnd"/>
      <w:r w:rsidRPr="005F74DE">
        <w:rPr>
          <w:rFonts w:ascii="Cascadia Mono" w:hAnsi="Cascadia Mono" w:cs="Cascadia Mono"/>
          <w:noProof w:val="0"/>
          <w:color w:val="FF0000"/>
          <w:kern w:val="0"/>
          <w:sz w:val="24"/>
          <w:szCs w:val="24"/>
          <w:lang w:val="en-US"/>
        </w:rPr>
        <w:t xml:space="preserve"> </w:t>
      </w:r>
      <w:proofErr w:type="spellStart"/>
      <w:r w:rsidRPr="005F74DE">
        <w:rPr>
          <w:rFonts w:ascii="Cascadia Mono" w:hAnsi="Cascadia Mono" w:cs="Cascadia Mono"/>
          <w:noProof w:val="0"/>
          <w:color w:val="FF0000"/>
          <w:kern w:val="0"/>
          <w:sz w:val="24"/>
          <w:szCs w:val="24"/>
          <w:lang w:val="en-US"/>
        </w:rPr>
        <w:t>không</w:t>
      </w:r>
      <w:proofErr w:type="spellEnd"/>
      <w:r w:rsidRPr="005F74DE">
        <w:rPr>
          <w:rFonts w:ascii="Cascadia Mono" w:hAnsi="Cascadia Mono" w:cs="Cascadia Mono"/>
          <w:noProof w:val="0"/>
          <w:color w:val="FF0000"/>
          <w:kern w:val="0"/>
          <w:sz w:val="24"/>
          <w:szCs w:val="24"/>
          <w:lang w:val="en-US"/>
        </w:rPr>
        <w:t xml:space="preserve"> </w:t>
      </w:r>
      <w:proofErr w:type="spellStart"/>
      <w:r w:rsidRPr="005F74DE">
        <w:rPr>
          <w:rFonts w:ascii="Cascadia Mono" w:hAnsi="Cascadia Mono" w:cs="Cascadia Mono"/>
          <w:noProof w:val="0"/>
          <w:color w:val="FF0000"/>
          <w:kern w:val="0"/>
          <w:sz w:val="24"/>
          <w:szCs w:val="24"/>
          <w:lang w:val="en-US"/>
        </w:rPr>
        <w:t>được</w:t>
      </w:r>
      <w:proofErr w:type="spellEnd"/>
      <w:r w:rsidRPr="005F74DE">
        <w:rPr>
          <w:rFonts w:ascii="Cascadia Mono" w:hAnsi="Cascadia Mono" w:cs="Cascadia Mono"/>
          <w:noProof w:val="0"/>
          <w:color w:val="FF0000"/>
          <w:kern w:val="0"/>
          <w:sz w:val="24"/>
          <w:szCs w:val="24"/>
          <w:lang w:val="en-US"/>
        </w:rPr>
        <w:t xml:space="preserve"> </w:t>
      </w:r>
      <w:proofErr w:type="spellStart"/>
      <w:r w:rsidRPr="005F74DE">
        <w:rPr>
          <w:rFonts w:ascii="Cascadia Mono" w:hAnsi="Cascadia Mono" w:cs="Cascadia Mono"/>
          <w:noProof w:val="0"/>
          <w:color w:val="FF0000"/>
          <w:kern w:val="0"/>
          <w:sz w:val="24"/>
          <w:szCs w:val="24"/>
          <w:lang w:val="en-US"/>
        </w:rPr>
        <w:t>để</w:t>
      </w:r>
      <w:proofErr w:type="spellEnd"/>
      <w:r w:rsidRPr="005F74DE">
        <w:rPr>
          <w:rFonts w:ascii="Cascadia Mono" w:hAnsi="Cascadia Mono" w:cs="Cascadia Mono"/>
          <w:noProof w:val="0"/>
          <w:color w:val="FF0000"/>
          <w:kern w:val="0"/>
          <w:sz w:val="24"/>
          <w:szCs w:val="24"/>
          <w:lang w:val="en-US"/>
        </w:rPr>
        <w:t xml:space="preserve"> </w:t>
      </w:r>
      <w:proofErr w:type="spellStart"/>
      <w:r w:rsidRPr="005F74DE">
        <w:rPr>
          <w:rFonts w:ascii="Cascadia Mono" w:hAnsi="Cascadia Mono" w:cs="Cascadia Mono"/>
          <w:noProof w:val="0"/>
          <w:color w:val="FF0000"/>
          <w:kern w:val="0"/>
          <w:sz w:val="24"/>
          <w:szCs w:val="24"/>
          <w:lang w:val="en-US"/>
        </w:rPr>
        <w:t>trống</w:t>
      </w:r>
      <w:proofErr w:type="spellEnd"/>
      <w:r w:rsidRPr="005F74DE">
        <w:rPr>
          <w:rFonts w:ascii="Cascadia Mono" w:hAnsi="Cascadia Mono" w:cs="Cascadia Mono"/>
          <w:noProof w:val="0"/>
          <w:color w:val="FF0000"/>
          <w:kern w:val="0"/>
          <w:sz w:val="24"/>
          <w:szCs w:val="24"/>
          <w:lang w:val="en-US"/>
        </w:rPr>
        <w:t>'</w:t>
      </w:r>
      <w:r w:rsidRPr="005F74DE">
        <w:rPr>
          <w:rFonts w:ascii="Cascadia Mono" w:hAnsi="Cascadia Mono" w:cs="Cascadia Mono"/>
          <w:noProof w:val="0"/>
          <w:color w:val="808080"/>
          <w:kern w:val="0"/>
          <w:sz w:val="24"/>
          <w:szCs w:val="24"/>
          <w:lang w:val="en-US"/>
        </w:rPr>
        <w:t>,</w:t>
      </w:r>
      <w:r w:rsidRPr="005F74DE">
        <w:rPr>
          <w:rFonts w:ascii="Cascadia Mono" w:hAnsi="Cascadia Mono" w:cs="Cascadia Mono"/>
          <w:noProof w:val="0"/>
          <w:color w:val="000000"/>
          <w:kern w:val="0"/>
          <w:sz w:val="24"/>
          <w:szCs w:val="24"/>
          <w:lang w:val="en-US"/>
        </w:rPr>
        <w:t xml:space="preserve"> </w:t>
      </w:r>
      <w:proofErr w:type="gramStart"/>
      <w:r w:rsidRPr="005F74DE">
        <w:rPr>
          <w:rFonts w:ascii="Cascadia Mono" w:hAnsi="Cascadia Mono" w:cs="Cascadia Mono"/>
          <w:noProof w:val="0"/>
          <w:color w:val="000000"/>
          <w:kern w:val="0"/>
          <w:sz w:val="24"/>
          <w:szCs w:val="24"/>
          <w:lang w:val="en-US"/>
        </w:rPr>
        <w:t>1</w:t>
      </w:r>
      <w:proofErr w:type="gramEnd"/>
    </w:p>
    <w:p w14:paraId="68EA3A9F" w14:textId="77777777" w:rsidR="005F74DE" w:rsidRPr="005F74DE" w:rsidRDefault="005F74DE" w:rsidP="005F7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F74DE">
        <w:rPr>
          <w:rFonts w:ascii="Cascadia Mono" w:hAnsi="Cascadia Mono" w:cs="Cascadia Mono"/>
          <w:noProof w:val="0"/>
          <w:color w:val="000000"/>
          <w:kern w:val="0"/>
          <w:sz w:val="24"/>
          <w:szCs w:val="24"/>
          <w:lang w:val="en-US"/>
        </w:rPr>
        <w:tab/>
      </w:r>
      <w:r w:rsidRPr="005F74DE">
        <w:rPr>
          <w:rFonts w:ascii="Cascadia Mono" w:hAnsi="Cascadia Mono" w:cs="Cascadia Mono"/>
          <w:noProof w:val="0"/>
          <w:color w:val="0000FF"/>
          <w:kern w:val="0"/>
          <w:sz w:val="24"/>
          <w:szCs w:val="24"/>
          <w:lang w:val="en-US"/>
        </w:rPr>
        <w:t>ELSE</w:t>
      </w:r>
    </w:p>
    <w:p w14:paraId="7CD7E13D" w14:textId="77777777" w:rsidR="005F74DE" w:rsidRPr="005F74DE" w:rsidRDefault="005F74DE" w:rsidP="005F7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F74DE">
        <w:rPr>
          <w:rFonts w:ascii="Cascadia Mono" w:hAnsi="Cascadia Mono" w:cs="Cascadia Mono"/>
          <w:noProof w:val="0"/>
          <w:color w:val="000000"/>
          <w:kern w:val="0"/>
          <w:sz w:val="24"/>
          <w:szCs w:val="24"/>
          <w:lang w:val="en-US"/>
        </w:rPr>
        <w:tab/>
      </w:r>
      <w:r w:rsidRPr="005F74DE">
        <w:rPr>
          <w:rFonts w:ascii="Cascadia Mono" w:hAnsi="Cascadia Mono" w:cs="Cascadia Mono"/>
          <w:noProof w:val="0"/>
          <w:color w:val="000000"/>
          <w:kern w:val="0"/>
          <w:sz w:val="24"/>
          <w:szCs w:val="24"/>
          <w:lang w:val="en-US"/>
        </w:rPr>
        <w:tab/>
      </w:r>
      <w:r w:rsidRPr="005F74DE">
        <w:rPr>
          <w:rFonts w:ascii="Cascadia Mono" w:hAnsi="Cascadia Mono" w:cs="Cascadia Mono"/>
          <w:noProof w:val="0"/>
          <w:color w:val="0000FF"/>
          <w:kern w:val="0"/>
          <w:sz w:val="24"/>
          <w:szCs w:val="24"/>
          <w:lang w:val="en-US"/>
        </w:rPr>
        <w:t>BEGIN</w:t>
      </w:r>
      <w:r w:rsidRPr="005F74DE">
        <w:rPr>
          <w:rFonts w:ascii="Cascadia Mono" w:hAnsi="Cascadia Mono" w:cs="Cascadia Mono"/>
          <w:noProof w:val="0"/>
          <w:color w:val="000000"/>
          <w:kern w:val="0"/>
          <w:sz w:val="24"/>
          <w:szCs w:val="24"/>
          <w:lang w:val="en-US"/>
        </w:rPr>
        <w:t xml:space="preserve"> </w:t>
      </w:r>
      <w:r w:rsidRPr="005F74DE">
        <w:rPr>
          <w:rFonts w:ascii="Cascadia Mono" w:hAnsi="Cascadia Mono" w:cs="Cascadia Mono"/>
          <w:noProof w:val="0"/>
          <w:color w:val="0000FF"/>
          <w:kern w:val="0"/>
          <w:sz w:val="24"/>
          <w:szCs w:val="24"/>
          <w:lang w:val="en-US"/>
        </w:rPr>
        <w:t>TRANSACTION</w:t>
      </w:r>
    </w:p>
    <w:p w14:paraId="00E8EE8E" w14:textId="77777777" w:rsidR="005F74DE" w:rsidRPr="005F74DE" w:rsidRDefault="005F74DE" w:rsidP="005F7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F74DE">
        <w:rPr>
          <w:rFonts w:ascii="Cascadia Mono" w:hAnsi="Cascadia Mono" w:cs="Cascadia Mono"/>
          <w:noProof w:val="0"/>
          <w:color w:val="000000"/>
          <w:kern w:val="0"/>
          <w:sz w:val="24"/>
          <w:szCs w:val="24"/>
          <w:lang w:val="en-US"/>
        </w:rPr>
        <w:tab/>
      </w:r>
      <w:r w:rsidRPr="005F74DE">
        <w:rPr>
          <w:rFonts w:ascii="Cascadia Mono" w:hAnsi="Cascadia Mono" w:cs="Cascadia Mono"/>
          <w:noProof w:val="0"/>
          <w:color w:val="000000"/>
          <w:kern w:val="0"/>
          <w:sz w:val="24"/>
          <w:szCs w:val="24"/>
          <w:lang w:val="en-US"/>
        </w:rPr>
        <w:tab/>
      </w:r>
      <w:r w:rsidRPr="005F74DE">
        <w:rPr>
          <w:rFonts w:ascii="Cascadia Mono" w:hAnsi="Cascadia Mono" w:cs="Cascadia Mono"/>
          <w:noProof w:val="0"/>
          <w:color w:val="000000"/>
          <w:kern w:val="0"/>
          <w:sz w:val="24"/>
          <w:szCs w:val="24"/>
          <w:lang w:val="en-US"/>
        </w:rPr>
        <w:tab/>
      </w:r>
      <w:r w:rsidRPr="005F74DE">
        <w:rPr>
          <w:rFonts w:ascii="Cascadia Mono" w:hAnsi="Cascadia Mono" w:cs="Cascadia Mono"/>
          <w:noProof w:val="0"/>
          <w:color w:val="0000FF"/>
          <w:kern w:val="0"/>
          <w:sz w:val="24"/>
          <w:szCs w:val="24"/>
          <w:lang w:val="en-US"/>
        </w:rPr>
        <w:t>DECLARE</w:t>
      </w:r>
      <w:r w:rsidRPr="005F74DE">
        <w:rPr>
          <w:rFonts w:ascii="Cascadia Mono" w:hAnsi="Cascadia Mono" w:cs="Cascadia Mono"/>
          <w:noProof w:val="0"/>
          <w:color w:val="000000"/>
          <w:kern w:val="0"/>
          <w:sz w:val="24"/>
          <w:szCs w:val="24"/>
          <w:lang w:val="en-US"/>
        </w:rPr>
        <w:t xml:space="preserve"> @jobID </w:t>
      </w:r>
      <w:proofErr w:type="gramStart"/>
      <w:r w:rsidRPr="005F74DE">
        <w:rPr>
          <w:rFonts w:ascii="Cascadia Mono" w:hAnsi="Cascadia Mono" w:cs="Cascadia Mono"/>
          <w:noProof w:val="0"/>
          <w:color w:val="0000FF"/>
          <w:kern w:val="0"/>
          <w:sz w:val="24"/>
          <w:szCs w:val="24"/>
          <w:lang w:val="en-US"/>
        </w:rPr>
        <w:t>NVARCHAR</w:t>
      </w:r>
      <w:r w:rsidRPr="005F74DE">
        <w:rPr>
          <w:rFonts w:ascii="Cascadia Mono" w:hAnsi="Cascadia Mono" w:cs="Cascadia Mono"/>
          <w:noProof w:val="0"/>
          <w:color w:val="808080"/>
          <w:kern w:val="0"/>
          <w:sz w:val="24"/>
          <w:szCs w:val="24"/>
          <w:lang w:val="en-US"/>
        </w:rPr>
        <w:t>(</w:t>
      </w:r>
      <w:proofErr w:type="gramEnd"/>
      <w:r w:rsidRPr="005F74DE">
        <w:rPr>
          <w:rFonts w:ascii="Cascadia Mono" w:hAnsi="Cascadia Mono" w:cs="Cascadia Mono"/>
          <w:noProof w:val="0"/>
          <w:color w:val="000000"/>
          <w:kern w:val="0"/>
          <w:sz w:val="24"/>
          <w:szCs w:val="24"/>
          <w:lang w:val="en-US"/>
        </w:rPr>
        <w:t>4</w:t>
      </w:r>
      <w:r w:rsidRPr="005F74DE">
        <w:rPr>
          <w:rFonts w:ascii="Cascadia Mono" w:hAnsi="Cascadia Mono" w:cs="Cascadia Mono"/>
          <w:noProof w:val="0"/>
          <w:color w:val="808080"/>
          <w:kern w:val="0"/>
          <w:sz w:val="24"/>
          <w:szCs w:val="24"/>
          <w:lang w:val="en-US"/>
        </w:rPr>
        <w:t>)</w:t>
      </w:r>
    </w:p>
    <w:p w14:paraId="031467C6" w14:textId="77777777" w:rsidR="005F74DE" w:rsidRPr="005F74DE" w:rsidRDefault="005F74DE" w:rsidP="005F7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F74DE">
        <w:rPr>
          <w:rFonts w:ascii="Cascadia Mono" w:hAnsi="Cascadia Mono" w:cs="Cascadia Mono"/>
          <w:noProof w:val="0"/>
          <w:color w:val="000000"/>
          <w:kern w:val="0"/>
          <w:sz w:val="24"/>
          <w:szCs w:val="24"/>
          <w:lang w:val="en-US"/>
        </w:rPr>
        <w:tab/>
      </w:r>
      <w:r w:rsidRPr="005F74DE">
        <w:rPr>
          <w:rFonts w:ascii="Cascadia Mono" w:hAnsi="Cascadia Mono" w:cs="Cascadia Mono"/>
          <w:noProof w:val="0"/>
          <w:color w:val="000000"/>
          <w:kern w:val="0"/>
          <w:sz w:val="24"/>
          <w:szCs w:val="24"/>
          <w:lang w:val="en-US"/>
        </w:rPr>
        <w:tab/>
      </w:r>
      <w:r w:rsidRPr="005F74DE">
        <w:rPr>
          <w:rFonts w:ascii="Cascadia Mono" w:hAnsi="Cascadia Mono" w:cs="Cascadia Mono"/>
          <w:noProof w:val="0"/>
          <w:color w:val="000000"/>
          <w:kern w:val="0"/>
          <w:sz w:val="24"/>
          <w:szCs w:val="24"/>
          <w:lang w:val="en-US"/>
        </w:rPr>
        <w:tab/>
      </w:r>
      <w:r w:rsidRPr="005F74DE">
        <w:rPr>
          <w:rFonts w:ascii="Cascadia Mono" w:hAnsi="Cascadia Mono" w:cs="Cascadia Mono"/>
          <w:noProof w:val="0"/>
          <w:color w:val="0000FF"/>
          <w:kern w:val="0"/>
          <w:sz w:val="24"/>
          <w:szCs w:val="24"/>
          <w:lang w:val="en-US"/>
        </w:rPr>
        <w:t>DECLARE</w:t>
      </w:r>
      <w:r w:rsidRPr="005F74DE">
        <w:rPr>
          <w:rFonts w:ascii="Cascadia Mono" w:hAnsi="Cascadia Mono" w:cs="Cascadia Mono"/>
          <w:noProof w:val="0"/>
          <w:color w:val="000000"/>
          <w:kern w:val="0"/>
          <w:sz w:val="24"/>
          <w:szCs w:val="24"/>
          <w:lang w:val="en-US"/>
        </w:rPr>
        <w:t xml:space="preserve"> @empCategory </w:t>
      </w:r>
      <w:proofErr w:type="gramStart"/>
      <w:r w:rsidRPr="005F74DE">
        <w:rPr>
          <w:rFonts w:ascii="Cascadia Mono" w:hAnsi="Cascadia Mono" w:cs="Cascadia Mono"/>
          <w:noProof w:val="0"/>
          <w:color w:val="0000FF"/>
          <w:kern w:val="0"/>
          <w:sz w:val="24"/>
          <w:szCs w:val="24"/>
          <w:lang w:val="en-US"/>
        </w:rPr>
        <w:t>NVARCHAR</w:t>
      </w:r>
      <w:r w:rsidRPr="005F74DE">
        <w:rPr>
          <w:rFonts w:ascii="Cascadia Mono" w:hAnsi="Cascadia Mono" w:cs="Cascadia Mono"/>
          <w:noProof w:val="0"/>
          <w:color w:val="808080"/>
          <w:kern w:val="0"/>
          <w:sz w:val="24"/>
          <w:szCs w:val="24"/>
          <w:lang w:val="en-US"/>
        </w:rPr>
        <w:t>(</w:t>
      </w:r>
      <w:proofErr w:type="gramEnd"/>
      <w:r w:rsidRPr="005F74DE">
        <w:rPr>
          <w:rFonts w:ascii="Cascadia Mono" w:hAnsi="Cascadia Mono" w:cs="Cascadia Mono"/>
          <w:noProof w:val="0"/>
          <w:color w:val="FF00FF"/>
          <w:kern w:val="0"/>
          <w:sz w:val="24"/>
          <w:szCs w:val="24"/>
          <w:lang w:val="en-US"/>
        </w:rPr>
        <w:t>max</w:t>
      </w:r>
      <w:r w:rsidRPr="005F74DE">
        <w:rPr>
          <w:rFonts w:ascii="Cascadia Mono" w:hAnsi="Cascadia Mono" w:cs="Cascadia Mono"/>
          <w:noProof w:val="0"/>
          <w:color w:val="808080"/>
          <w:kern w:val="0"/>
          <w:sz w:val="24"/>
          <w:szCs w:val="24"/>
          <w:lang w:val="en-US"/>
        </w:rPr>
        <w:t>)</w:t>
      </w:r>
    </w:p>
    <w:p w14:paraId="40DDD486" w14:textId="77777777" w:rsidR="005F74DE" w:rsidRPr="005F74DE" w:rsidRDefault="005F74DE" w:rsidP="005F7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F74DE">
        <w:rPr>
          <w:rFonts w:ascii="Cascadia Mono" w:hAnsi="Cascadia Mono" w:cs="Cascadia Mono"/>
          <w:noProof w:val="0"/>
          <w:color w:val="000000"/>
          <w:kern w:val="0"/>
          <w:sz w:val="24"/>
          <w:szCs w:val="24"/>
          <w:lang w:val="en-US"/>
        </w:rPr>
        <w:tab/>
      </w:r>
      <w:r w:rsidRPr="005F74DE">
        <w:rPr>
          <w:rFonts w:ascii="Cascadia Mono" w:hAnsi="Cascadia Mono" w:cs="Cascadia Mono"/>
          <w:noProof w:val="0"/>
          <w:color w:val="000000"/>
          <w:kern w:val="0"/>
          <w:sz w:val="24"/>
          <w:szCs w:val="24"/>
          <w:lang w:val="en-US"/>
        </w:rPr>
        <w:tab/>
      </w:r>
      <w:r w:rsidRPr="005F74DE">
        <w:rPr>
          <w:rFonts w:ascii="Cascadia Mono" w:hAnsi="Cascadia Mono" w:cs="Cascadia Mono"/>
          <w:noProof w:val="0"/>
          <w:color w:val="000000"/>
          <w:kern w:val="0"/>
          <w:sz w:val="24"/>
          <w:szCs w:val="24"/>
          <w:lang w:val="en-US"/>
        </w:rPr>
        <w:tab/>
      </w:r>
      <w:r w:rsidRPr="005F74DE">
        <w:rPr>
          <w:rFonts w:ascii="Cascadia Mono" w:hAnsi="Cascadia Mono" w:cs="Cascadia Mono"/>
          <w:noProof w:val="0"/>
          <w:color w:val="008000"/>
          <w:kern w:val="0"/>
          <w:sz w:val="24"/>
          <w:szCs w:val="24"/>
          <w:lang w:val="en-US"/>
        </w:rPr>
        <w:t>--LẤY ID CỦA CÔNG VIỆC</w:t>
      </w:r>
    </w:p>
    <w:p w14:paraId="192EE37F" w14:textId="77777777" w:rsidR="005F74DE" w:rsidRPr="005F74DE" w:rsidRDefault="005F74DE" w:rsidP="005F7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F74DE">
        <w:rPr>
          <w:rFonts w:ascii="Cascadia Mono" w:hAnsi="Cascadia Mono" w:cs="Cascadia Mono"/>
          <w:noProof w:val="0"/>
          <w:color w:val="000000"/>
          <w:kern w:val="0"/>
          <w:sz w:val="24"/>
          <w:szCs w:val="24"/>
          <w:lang w:val="en-US"/>
        </w:rPr>
        <w:tab/>
      </w:r>
      <w:r w:rsidRPr="005F74DE">
        <w:rPr>
          <w:rFonts w:ascii="Cascadia Mono" w:hAnsi="Cascadia Mono" w:cs="Cascadia Mono"/>
          <w:noProof w:val="0"/>
          <w:color w:val="000000"/>
          <w:kern w:val="0"/>
          <w:sz w:val="24"/>
          <w:szCs w:val="24"/>
          <w:lang w:val="en-US"/>
        </w:rPr>
        <w:tab/>
      </w:r>
      <w:r w:rsidRPr="005F74DE">
        <w:rPr>
          <w:rFonts w:ascii="Cascadia Mono" w:hAnsi="Cascadia Mono" w:cs="Cascadia Mono"/>
          <w:noProof w:val="0"/>
          <w:color w:val="000000"/>
          <w:kern w:val="0"/>
          <w:sz w:val="24"/>
          <w:szCs w:val="24"/>
          <w:lang w:val="en-US"/>
        </w:rPr>
        <w:tab/>
      </w:r>
      <w:r w:rsidRPr="005F74DE">
        <w:rPr>
          <w:rFonts w:ascii="Cascadia Mono" w:hAnsi="Cascadia Mono" w:cs="Cascadia Mono"/>
          <w:noProof w:val="0"/>
          <w:color w:val="0000FF"/>
          <w:kern w:val="0"/>
          <w:sz w:val="24"/>
          <w:szCs w:val="24"/>
          <w:lang w:val="en-US"/>
        </w:rPr>
        <w:t>SELECT</w:t>
      </w:r>
      <w:r w:rsidRPr="005F74DE">
        <w:rPr>
          <w:rFonts w:ascii="Cascadia Mono" w:hAnsi="Cascadia Mono" w:cs="Cascadia Mono"/>
          <w:noProof w:val="0"/>
          <w:color w:val="000000"/>
          <w:kern w:val="0"/>
          <w:sz w:val="24"/>
          <w:szCs w:val="24"/>
          <w:lang w:val="en-US"/>
        </w:rPr>
        <w:t xml:space="preserve"> @jobID </w:t>
      </w:r>
      <w:r w:rsidRPr="005F74DE">
        <w:rPr>
          <w:rFonts w:ascii="Cascadia Mono" w:hAnsi="Cascadia Mono" w:cs="Cascadia Mono"/>
          <w:noProof w:val="0"/>
          <w:color w:val="808080"/>
          <w:kern w:val="0"/>
          <w:sz w:val="24"/>
          <w:szCs w:val="24"/>
          <w:lang w:val="en-US"/>
        </w:rPr>
        <w:t>=</w:t>
      </w:r>
      <w:r w:rsidRPr="005F74DE">
        <w:rPr>
          <w:rFonts w:ascii="Cascadia Mono" w:hAnsi="Cascadia Mono" w:cs="Cascadia Mono"/>
          <w:noProof w:val="0"/>
          <w:color w:val="000000"/>
          <w:kern w:val="0"/>
          <w:sz w:val="24"/>
          <w:szCs w:val="24"/>
          <w:lang w:val="en-US"/>
        </w:rPr>
        <w:t xml:space="preserve"> ID</w:t>
      </w:r>
    </w:p>
    <w:p w14:paraId="36DA3CF4" w14:textId="77777777" w:rsidR="005F74DE" w:rsidRPr="005F74DE" w:rsidRDefault="005F74DE" w:rsidP="005F7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F74DE">
        <w:rPr>
          <w:rFonts w:ascii="Cascadia Mono" w:hAnsi="Cascadia Mono" w:cs="Cascadia Mono"/>
          <w:noProof w:val="0"/>
          <w:color w:val="000000"/>
          <w:kern w:val="0"/>
          <w:sz w:val="24"/>
          <w:szCs w:val="24"/>
          <w:lang w:val="en-US"/>
        </w:rPr>
        <w:tab/>
      </w:r>
      <w:r w:rsidRPr="005F74DE">
        <w:rPr>
          <w:rFonts w:ascii="Cascadia Mono" w:hAnsi="Cascadia Mono" w:cs="Cascadia Mono"/>
          <w:noProof w:val="0"/>
          <w:color w:val="000000"/>
          <w:kern w:val="0"/>
          <w:sz w:val="24"/>
          <w:szCs w:val="24"/>
          <w:lang w:val="en-US"/>
        </w:rPr>
        <w:tab/>
      </w:r>
      <w:r w:rsidRPr="005F74DE">
        <w:rPr>
          <w:rFonts w:ascii="Cascadia Mono" w:hAnsi="Cascadia Mono" w:cs="Cascadia Mono"/>
          <w:noProof w:val="0"/>
          <w:color w:val="000000"/>
          <w:kern w:val="0"/>
          <w:sz w:val="24"/>
          <w:szCs w:val="24"/>
          <w:lang w:val="en-US"/>
        </w:rPr>
        <w:tab/>
      </w:r>
      <w:r w:rsidRPr="005F74DE">
        <w:rPr>
          <w:rFonts w:ascii="Cascadia Mono" w:hAnsi="Cascadia Mono" w:cs="Cascadia Mono"/>
          <w:noProof w:val="0"/>
          <w:color w:val="0000FF"/>
          <w:kern w:val="0"/>
          <w:sz w:val="24"/>
          <w:szCs w:val="24"/>
          <w:lang w:val="en-US"/>
        </w:rPr>
        <w:t>FROM</w:t>
      </w:r>
      <w:r w:rsidRPr="005F74DE">
        <w:rPr>
          <w:rFonts w:ascii="Cascadia Mono" w:hAnsi="Cascadia Mono" w:cs="Cascadia Mono"/>
          <w:noProof w:val="0"/>
          <w:color w:val="000000"/>
          <w:kern w:val="0"/>
          <w:sz w:val="24"/>
          <w:szCs w:val="24"/>
          <w:lang w:val="en-US"/>
        </w:rPr>
        <w:t xml:space="preserve"> Job</w:t>
      </w:r>
    </w:p>
    <w:p w14:paraId="6D6130DC" w14:textId="77777777" w:rsidR="005F74DE" w:rsidRPr="005F74DE" w:rsidRDefault="005F74DE" w:rsidP="005F7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F74DE">
        <w:rPr>
          <w:rFonts w:ascii="Cascadia Mono" w:hAnsi="Cascadia Mono" w:cs="Cascadia Mono"/>
          <w:noProof w:val="0"/>
          <w:color w:val="000000"/>
          <w:kern w:val="0"/>
          <w:sz w:val="24"/>
          <w:szCs w:val="24"/>
          <w:lang w:val="en-US"/>
        </w:rPr>
        <w:tab/>
      </w:r>
      <w:r w:rsidRPr="005F74DE">
        <w:rPr>
          <w:rFonts w:ascii="Cascadia Mono" w:hAnsi="Cascadia Mono" w:cs="Cascadia Mono"/>
          <w:noProof w:val="0"/>
          <w:color w:val="000000"/>
          <w:kern w:val="0"/>
          <w:sz w:val="24"/>
          <w:szCs w:val="24"/>
          <w:lang w:val="en-US"/>
        </w:rPr>
        <w:tab/>
      </w:r>
      <w:r w:rsidRPr="005F74DE">
        <w:rPr>
          <w:rFonts w:ascii="Cascadia Mono" w:hAnsi="Cascadia Mono" w:cs="Cascadia Mono"/>
          <w:noProof w:val="0"/>
          <w:color w:val="000000"/>
          <w:kern w:val="0"/>
          <w:sz w:val="24"/>
          <w:szCs w:val="24"/>
          <w:lang w:val="en-US"/>
        </w:rPr>
        <w:tab/>
      </w:r>
      <w:r w:rsidRPr="005F74DE">
        <w:rPr>
          <w:rFonts w:ascii="Cascadia Mono" w:hAnsi="Cascadia Mono" w:cs="Cascadia Mono"/>
          <w:noProof w:val="0"/>
          <w:color w:val="0000FF"/>
          <w:kern w:val="0"/>
          <w:sz w:val="24"/>
          <w:szCs w:val="24"/>
          <w:lang w:val="en-US"/>
        </w:rPr>
        <w:t>WHERE</w:t>
      </w:r>
      <w:r w:rsidRPr="005F74DE">
        <w:rPr>
          <w:rFonts w:ascii="Cascadia Mono" w:hAnsi="Cascadia Mono" w:cs="Cascadia Mono"/>
          <w:noProof w:val="0"/>
          <w:color w:val="000000"/>
          <w:kern w:val="0"/>
          <w:sz w:val="24"/>
          <w:szCs w:val="24"/>
          <w:lang w:val="en-US"/>
        </w:rPr>
        <w:t xml:space="preserve"> </w:t>
      </w:r>
      <w:proofErr w:type="spellStart"/>
      <w:r w:rsidRPr="005F74DE">
        <w:rPr>
          <w:rFonts w:ascii="Cascadia Mono" w:hAnsi="Cascadia Mono" w:cs="Cascadia Mono"/>
          <w:noProof w:val="0"/>
          <w:color w:val="000000"/>
          <w:kern w:val="0"/>
          <w:sz w:val="24"/>
          <w:szCs w:val="24"/>
          <w:lang w:val="en-US"/>
        </w:rPr>
        <w:t>jobDetail</w:t>
      </w:r>
      <w:proofErr w:type="spellEnd"/>
      <w:r w:rsidRPr="005F74DE">
        <w:rPr>
          <w:rFonts w:ascii="Cascadia Mono" w:hAnsi="Cascadia Mono" w:cs="Cascadia Mono"/>
          <w:noProof w:val="0"/>
          <w:color w:val="000000"/>
          <w:kern w:val="0"/>
          <w:sz w:val="24"/>
          <w:szCs w:val="24"/>
          <w:lang w:val="en-US"/>
        </w:rPr>
        <w:t xml:space="preserve"> </w:t>
      </w:r>
      <w:r w:rsidRPr="005F74DE">
        <w:rPr>
          <w:rFonts w:ascii="Cascadia Mono" w:hAnsi="Cascadia Mono" w:cs="Cascadia Mono"/>
          <w:noProof w:val="0"/>
          <w:color w:val="808080"/>
          <w:kern w:val="0"/>
          <w:sz w:val="24"/>
          <w:szCs w:val="24"/>
          <w:lang w:val="en-US"/>
        </w:rPr>
        <w:t>=</w:t>
      </w:r>
      <w:r w:rsidRPr="005F74DE">
        <w:rPr>
          <w:rFonts w:ascii="Cascadia Mono" w:hAnsi="Cascadia Mono" w:cs="Cascadia Mono"/>
          <w:noProof w:val="0"/>
          <w:color w:val="000000"/>
          <w:kern w:val="0"/>
          <w:sz w:val="24"/>
          <w:szCs w:val="24"/>
          <w:lang w:val="en-US"/>
        </w:rPr>
        <w:t xml:space="preserve"> @jobName</w:t>
      </w:r>
    </w:p>
    <w:p w14:paraId="449C480E" w14:textId="77777777" w:rsidR="005F74DE" w:rsidRPr="005F74DE" w:rsidRDefault="005F74DE" w:rsidP="005F7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F74DE">
        <w:rPr>
          <w:rFonts w:ascii="Cascadia Mono" w:hAnsi="Cascadia Mono" w:cs="Cascadia Mono"/>
          <w:noProof w:val="0"/>
          <w:color w:val="000000"/>
          <w:kern w:val="0"/>
          <w:sz w:val="24"/>
          <w:szCs w:val="24"/>
          <w:lang w:val="en-US"/>
        </w:rPr>
        <w:tab/>
      </w:r>
      <w:r w:rsidRPr="005F74DE">
        <w:rPr>
          <w:rFonts w:ascii="Cascadia Mono" w:hAnsi="Cascadia Mono" w:cs="Cascadia Mono"/>
          <w:noProof w:val="0"/>
          <w:color w:val="000000"/>
          <w:kern w:val="0"/>
          <w:sz w:val="24"/>
          <w:szCs w:val="24"/>
          <w:lang w:val="en-US"/>
        </w:rPr>
        <w:tab/>
      </w:r>
      <w:r w:rsidRPr="005F74DE">
        <w:rPr>
          <w:rFonts w:ascii="Cascadia Mono" w:hAnsi="Cascadia Mono" w:cs="Cascadia Mono"/>
          <w:noProof w:val="0"/>
          <w:color w:val="000000"/>
          <w:kern w:val="0"/>
          <w:sz w:val="24"/>
          <w:szCs w:val="24"/>
          <w:lang w:val="en-US"/>
        </w:rPr>
        <w:tab/>
      </w:r>
      <w:r w:rsidRPr="005F74DE">
        <w:rPr>
          <w:rFonts w:ascii="Cascadia Mono" w:hAnsi="Cascadia Mono" w:cs="Cascadia Mono"/>
          <w:noProof w:val="0"/>
          <w:color w:val="008000"/>
          <w:kern w:val="0"/>
          <w:sz w:val="24"/>
          <w:szCs w:val="24"/>
          <w:lang w:val="en-US"/>
        </w:rPr>
        <w:t>--THÊM NHÂN VIÊN</w:t>
      </w:r>
    </w:p>
    <w:p w14:paraId="3A851CB9" w14:textId="77777777" w:rsidR="005F74DE" w:rsidRPr="005F74DE" w:rsidRDefault="005F74DE" w:rsidP="005F7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F74DE">
        <w:rPr>
          <w:rFonts w:ascii="Cascadia Mono" w:hAnsi="Cascadia Mono" w:cs="Cascadia Mono"/>
          <w:noProof w:val="0"/>
          <w:color w:val="000000"/>
          <w:kern w:val="0"/>
          <w:sz w:val="24"/>
          <w:szCs w:val="24"/>
          <w:lang w:val="en-US"/>
        </w:rPr>
        <w:tab/>
      </w:r>
      <w:r w:rsidRPr="005F74DE">
        <w:rPr>
          <w:rFonts w:ascii="Cascadia Mono" w:hAnsi="Cascadia Mono" w:cs="Cascadia Mono"/>
          <w:noProof w:val="0"/>
          <w:color w:val="000000"/>
          <w:kern w:val="0"/>
          <w:sz w:val="24"/>
          <w:szCs w:val="24"/>
          <w:lang w:val="en-US"/>
        </w:rPr>
        <w:tab/>
      </w:r>
      <w:r w:rsidRPr="005F74DE">
        <w:rPr>
          <w:rFonts w:ascii="Cascadia Mono" w:hAnsi="Cascadia Mono" w:cs="Cascadia Mono"/>
          <w:noProof w:val="0"/>
          <w:color w:val="000000"/>
          <w:kern w:val="0"/>
          <w:sz w:val="24"/>
          <w:szCs w:val="24"/>
          <w:lang w:val="en-US"/>
        </w:rPr>
        <w:tab/>
      </w:r>
      <w:r w:rsidRPr="005F74DE">
        <w:rPr>
          <w:rFonts w:ascii="Cascadia Mono" w:hAnsi="Cascadia Mono" w:cs="Cascadia Mono"/>
          <w:noProof w:val="0"/>
          <w:color w:val="0000FF"/>
          <w:kern w:val="0"/>
          <w:sz w:val="24"/>
          <w:szCs w:val="24"/>
          <w:lang w:val="en-US"/>
        </w:rPr>
        <w:t>DECLARE</w:t>
      </w:r>
      <w:r w:rsidRPr="005F74DE">
        <w:rPr>
          <w:rFonts w:ascii="Cascadia Mono" w:hAnsi="Cascadia Mono" w:cs="Cascadia Mono"/>
          <w:noProof w:val="0"/>
          <w:color w:val="000000"/>
          <w:kern w:val="0"/>
          <w:sz w:val="24"/>
          <w:szCs w:val="24"/>
          <w:lang w:val="en-US"/>
        </w:rPr>
        <w:t xml:space="preserve"> @errorMessage </w:t>
      </w:r>
      <w:proofErr w:type="gramStart"/>
      <w:r w:rsidRPr="005F74DE">
        <w:rPr>
          <w:rFonts w:ascii="Cascadia Mono" w:hAnsi="Cascadia Mono" w:cs="Cascadia Mono"/>
          <w:noProof w:val="0"/>
          <w:color w:val="0000FF"/>
          <w:kern w:val="0"/>
          <w:sz w:val="24"/>
          <w:szCs w:val="24"/>
          <w:lang w:val="en-US"/>
        </w:rPr>
        <w:t>NVARCHAR</w:t>
      </w:r>
      <w:r w:rsidRPr="005F74DE">
        <w:rPr>
          <w:rFonts w:ascii="Cascadia Mono" w:hAnsi="Cascadia Mono" w:cs="Cascadia Mono"/>
          <w:noProof w:val="0"/>
          <w:color w:val="808080"/>
          <w:kern w:val="0"/>
          <w:sz w:val="24"/>
          <w:szCs w:val="24"/>
          <w:lang w:val="en-US"/>
        </w:rPr>
        <w:t>(</w:t>
      </w:r>
      <w:proofErr w:type="gramEnd"/>
      <w:r w:rsidRPr="005F74DE">
        <w:rPr>
          <w:rFonts w:ascii="Cascadia Mono" w:hAnsi="Cascadia Mono" w:cs="Cascadia Mono"/>
          <w:noProof w:val="0"/>
          <w:color w:val="FF00FF"/>
          <w:kern w:val="0"/>
          <w:sz w:val="24"/>
          <w:szCs w:val="24"/>
          <w:lang w:val="en-US"/>
        </w:rPr>
        <w:t>max</w:t>
      </w:r>
      <w:r w:rsidRPr="005F74DE">
        <w:rPr>
          <w:rFonts w:ascii="Cascadia Mono" w:hAnsi="Cascadia Mono" w:cs="Cascadia Mono"/>
          <w:noProof w:val="0"/>
          <w:color w:val="808080"/>
          <w:kern w:val="0"/>
          <w:sz w:val="24"/>
          <w:szCs w:val="24"/>
          <w:lang w:val="en-US"/>
        </w:rPr>
        <w:t>)</w:t>
      </w:r>
    </w:p>
    <w:p w14:paraId="1FABC4AB" w14:textId="77777777" w:rsidR="005F74DE" w:rsidRPr="005F74DE" w:rsidRDefault="005F74DE" w:rsidP="005F7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F74DE">
        <w:rPr>
          <w:rFonts w:ascii="Cascadia Mono" w:hAnsi="Cascadia Mono" w:cs="Cascadia Mono"/>
          <w:noProof w:val="0"/>
          <w:color w:val="000000"/>
          <w:kern w:val="0"/>
          <w:sz w:val="24"/>
          <w:szCs w:val="24"/>
          <w:lang w:val="en-US"/>
        </w:rPr>
        <w:tab/>
      </w:r>
      <w:r w:rsidRPr="005F74DE">
        <w:rPr>
          <w:rFonts w:ascii="Cascadia Mono" w:hAnsi="Cascadia Mono" w:cs="Cascadia Mono"/>
          <w:noProof w:val="0"/>
          <w:color w:val="000000"/>
          <w:kern w:val="0"/>
          <w:sz w:val="24"/>
          <w:szCs w:val="24"/>
          <w:lang w:val="en-US"/>
        </w:rPr>
        <w:tab/>
      </w:r>
      <w:r w:rsidRPr="005F74DE">
        <w:rPr>
          <w:rFonts w:ascii="Cascadia Mono" w:hAnsi="Cascadia Mono" w:cs="Cascadia Mono"/>
          <w:noProof w:val="0"/>
          <w:color w:val="000000"/>
          <w:kern w:val="0"/>
          <w:sz w:val="24"/>
          <w:szCs w:val="24"/>
          <w:lang w:val="en-US"/>
        </w:rPr>
        <w:tab/>
      </w:r>
      <w:r w:rsidRPr="005F74DE">
        <w:rPr>
          <w:rFonts w:ascii="Cascadia Mono" w:hAnsi="Cascadia Mono" w:cs="Cascadia Mono"/>
          <w:noProof w:val="0"/>
          <w:color w:val="0000FF"/>
          <w:kern w:val="0"/>
          <w:sz w:val="24"/>
          <w:szCs w:val="24"/>
          <w:lang w:val="en-US"/>
        </w:rPr>
        <w:t>BEGIN</w:t>
      </w:r>
      <w:r w:rsidRPr="005F74DE">
        <w:rPr>
          <w:rFonts w:ascii="Cascadia Mono" w:hAnsi="Cascadia Mono" w:cs="Cascadia Mono"/>
          <w:noProof w:val="0"/>
          <w:color w:val="000000"/>
          <w:kern w:val="0"/>
          <w:sz w:val="24"/>
          <w:szCs w:val="24"/>
          <w:lang w:val="en-US"/>
        </w:rPr>
        <w:t xml:space="preserve"> </w:t>
      </w:r>
      <w:r w:rsidRPr="005F74DE">
        <w:rPr>
          <w:rFonts w:ascii="Cascadia Mono" w:hAnsi="Cascadia Mono" w:cs="Cascadia Mono"/>
          <w:noProof w:val="0"/>
          <w:color w:val="0000FF"/>
          <w:kern w:val="0"/>
          <w:sz w:val="24"/>
          <w:szCs w:val="24"/>
          <w:lang w:val="en-US"/>
        </w:rPr>
        <w:t>TRY</w:t>
      </w:r>
    </w:p>
    <w:p w14:paraId="1BA49756" w14:textId="77777777" w:rsidR="005F74DE" w:rsidRPr="005F74DE" w:rsidRDefault="005F74DE" w:rsidP="005F7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F74DE">
        <w:rPr>
          <w:rFonts w:ascii="Cascadia Mono" w:hAnsi="Cascadia Mono" w:cs="Cascadia Mono"/>
          <w:noProof w:val="0"/>
          <w:color w:val="000000"/>
          <w:kern w:val="0"/>
          <w:sz w:val="24"/>
          <w:szCs w:val="24"/>
          <w:lang w:val="en-US"/>
        </w:rPr>
        <w:tab/>
      </w:r>
      <w:r w:rsidRPr="005F74DE">
        <w:rPr>
          <w:rFonts w:ascii="Cascadia Mono" w:hAnsi="Cascadia Mono" w:cs="Cascadia Mono"/>
          <w:noProof w:val="0"/>
          <w:color w:val="000000"/>
          <w:kern w:val="0"/>
          <w:sz w:val="24"/>
          <w:szCs w:val="24"/>
          <w:lang w:val="en-US"/>
        </w:rPr>
        <w:tab/>
      </w:r>
      <w:r w:rsidRPr="005F74DE">
        <w:rPr>
          <w:rFonts w:ascii="Cascadia Mono" w:hAnsi="Cascadia Mono" w:cs="Cascadia Mono"/>
          <w:noProof w:val="0"/>
          <w:color w:val="000000"/>
          <w:kern w:val="0"/>
          <w:sz w:val="24"/>
          <w:szCs w:val="24"/>
          <w:lang w:val="en-US"/>
        </w:rPr>
        <w:tab/>
      </w:r>
      <w:r w:rsidRPr="005F74DE">
        <w:rPr>
          <w:rFonts w:ascii="Cascadia Mono" w:hAnsi="Cascadia Mono" w:cs="Cascadia Mono"/>
          <w:noProof w:val="0"/>
          <w:color w:val="000000"/>
          <w:kern w:val="0"/>
          <w:sz w:val="24"/>
          <w:szCs w:val="24"/>
          <w:lang w:val="en-US"/>
        </w:rPr>
        <w:tab/>
      </w:r>
      <w:r w:rsidRPr="005F74DE">
        <w:rPr>
          <w:rFonts w:ascii="Cascadia Mono" w:hAnsi="Cascadia Mono" w:cs="Cascadia Mono"/>
          <w:noProof w:val="0"/>
          <w:color w:val="0000FF"/>
          <w:kern w:val="0"/>
          <w:sz w:val="24"/>
          <w:szCs w:val="24"/>
          <w:lang w:val="en-US"/>
        </w:rPr>
        <w:t>INSERT</w:t>
      </w:r>
      <w:r w:rsidRPr="005F74DE">
        <w:rPr>
          <w:rFonts w:ascii="Cascadia Mono" w:hAnsi="Cascadia Mono" w:cs="Cascadia Mono"/>
          <w:noProof w:val="0"/>
          <w:color w:val="000000"/>
          <w:kern w:val="0"/>
          <w:sz w:val="24"/>
          <w:szCs w:val="24"/>
          <w:lang w:val="en-US"/>
        </w:rPr>
        <w:t xml:space="preserve"> </w:t>
      </w:r>
      <w:r w:rsidRPr="005F74DE">
        <w:rPr>
          <w:rFonts w:ascii="Cascadia Mono" w:hAnsi="Cascadia Mono" w:cs="Cascadia Mono"/>
          <w:noProof w:val="0"/>
          <w:color w:val="0000FF"/>
          <w:kern w:val="0"/>
          <w:sz w:val="24"/>
          <w:szCs w:val="24"/>
          <w:lang w:val="en-US"/>
        </w:rPr>
        <w:t>INTO</w:t>
      </w:r>
      <w:r w:rsidRPr="005F74DE">
        <w:rPr>
          <w:rFonts w:ascii="Cascadia Mono" w:hAnsi="Cascadia Mono" w:cs="Cascadia Mono"/>
          <w:noProof w:val="0"/>
          <w:color w:val="000000"/>
          <w:kern w:val="0"/>
          <w:sz w:val="24"/>
          <w:szCs w:val="24"/>
          <w:lang w:val="en-US"/>
        </w:rPr>
        <w:t xml:space="preserve"> </w:t>
      </w:r>
      <w:proofErr w:type="gramStart"/>
      <w:r w:rsidRPr="005F74DE">
        <w:rPr>
          <w:rFonts w:ascii="Cascadia Mono" w:hAnsi="Cascadia Mono" w:cs="Cascadia Mono"/>
          <w:noProof w:val="0"/>
          <w:color w:val="000000"/>
          <w:kern w:val="0"/>
          <w:sz w:val="24"/>
          <w:szCs w:val="24"/>
          <w:lang w:val="en-US"/>
        </w:rPr>
        <w:t>Employee</w:t>
      </w:r>
      <w:r w:rsidRPr="005F74DE">
        <w:rPr>
          <w:rFonts w:ascii="Cascadia Mono" w:hAnsi="Cascadia Mono" w:cs="Cascadia Mono"/>
          <w:noProof w:val="0"/>
          <w:color w:val="808080"/>
          <w:kern w:val="0"/>
          <w:sz w:val="24"/>
          <w:szCs w:val="24"/>
          <w:lang w:val="en-US"/>
        </w:rPr>
        <w:t>(</w:t>
      </w:r>
      <w:proofErr w:type="gramEnd"/>
      <w:r w:rsidRPr="005F74DE">
        <w:rPr>
          <w:rFonts w:ascii="Cascadia Mono" w:hAnsi="Cascadia Mono" w:cs="Cascadia Mono"/>
          <w:noProof w:val="0"/>
          <w:color w:val="000000"/>
          <w:kern w:val="0"/>
          <w:sz w:val="24"/>
          <w:szCs w:val="24"/>
          <w:lang w:val="en-US"/>
        </w:rPr>
        <w:t>ID</w:t>
      </w:r>
      <w:r w:rsidRPr="005F74DE">
        <w:rPr>
          <w:rFonts w:ascii="Cascadia Mono" w:hAnsi="Cascadia Mono" w:cs="Cascadia Mono"/>
          <w:noProof w:val="0"/>
          <w:color w:val="808080"/>
          <w:kern w:val="0"/>
          <w:sz w:val="24"/>
          <w:szCs w:val="24"/>
          <w:lang w:val="en-US"/>
        </w:rPr>
        <w:t>,</w:t>
      </w:r>
      <w:r w:rsidRPr="005F74DE">
        <w:rPr>
          <w:rFonts w:ascii="Cascadia Mono" w:hAnsi="Cascadia Mono" w:cs="Cascadia Mono"/>
          <w:noProof w:val="0"/>
          <w:color w:val="000000"/>
          <w:kern w:val="0"/>
          <w:sz w:val="24"/>
          <w:szCs w:val="24"/>
          <w:lang w:val="en-US"/>
        </w:rPr>
        <w:t xml:space="preserve"> </w:t>
      </w:r>
      <w:r w:rsidRPr="005F74DE">
        <w:rPr>
          <w:rFonts w:ascii="Cascadia Mono" w:hAnsi="Cascadia Mono" w:cs="Cascadia Mono"/>
          <w:noProof w:val="0"/>
          <w:color w:val="0000FF"/>
          <w:kern w:val="0"/>
          <w:sz w:val="24"/>
          <w:szCs w:val="24"/>
          <w:lang w:val="en-US"/>
        </w:rPr>
        <w:t>name</w:t>
      </w:r>
      <w:r w:rsidRPr="005F74DE">
        <w:rPr>
          <w:rFonts w:ascii="Cascadia Mono" w:hAnsi="Cascadia Mono" w:cs="Cascadia Mono"/>
          <w:noProof w:val="0"/>
          <w:color w:val="808080"/>
          <w:kern w:val="0"/>
          <w:sz w:val="24"/>
          <w:szCs w:val="24"/>
          <w:lang w:val="en-US"/>
        </w:rPr>
        <w:t>,</w:t>
      </w:r>
      <w:r w:rsidRPr="005F74DE">
        <w:rPr>
          <w:rFonts w:ascii="Cascadia Mono" w:hAnsi="Cascadia Mono" w:cs="Cascadia Mono"/>
          <w:noProof w:val="0"/>
          <w:color w:val="000000"/>
          <w:kern w:val="0"/>
          <w:sz w:val="24"/>
          <w:szCs w:val="24"/>
          <w:lang w:val="en-US"/>
        </w:rPr>
        <w:t xml:space="preserve"> </w:t>
      </w:r>
      <w:proofErr w:type="spellStart"/>
      <w:r w:rsidRPr="005F74DE">
        <w:rPr>
          <w:rFonts w:ascii="Cascadia Mono" w:hAnsi="Cascadia Mono" w:cs="Cascadia Mono"/>
          <w:noProof w:val="0"/>
          <w:color w:val="000000"/>
          <w:kern w:val="0"/>
          <w:sz w:val="24"/>
          <w:szCs w:val="24"/>
          <w:lang w:val="en-US"/>
        </w:rPr>
        <w:t>birthDate</w:t>
      </w:r>
      <w:proofErr w:type="spellEnd"/>
      <w:r w:rsidRPr="005F74DE">
        <w:rPr>
          <w:rFonts w:ascii="Cascadia Mono" w:hAnsi="Cascadia Mono" w:cs="Cascadia Mono"/>
          <w:noProof w:val="0"/>
          <w:color w:val="808080"/>
          <w:kern w:val="0"/>
          <w:sz w:val="24"/>
          <w:szCs w:val="24"/>
          <w:lang w:val="en-US"/>
        </w:rPr>
        <w:t>,</w:t>
      </w:r>
      <w:r w:rsidRPr="005F74DE">
        <w:rPr>
          <w:rFonts w:ascii="Cascadia Mono" w:hAnsi="Cascadia Mono" w:cs="Cascadia Mono"/>
          <w:noProof w:val="0"/>
          <w:color w:val="000000"/>
          <w:kern w:val="0"/>
          <w:sz w:val="24"/>
          <w:szCs w:val="24"/>
          <w:lang w:val="en-US"/>
        </w:rPr>
        <w:t xml:space="preserve"> </w:t>
      </w:r>
      <w:r w:rsidRPr="005F74DE">
        <w:rPr>
          <w:rFonts w:ascii="Cascadia Mono" w:hAnsi="Cascadia Mono" w:cs="Cascadia Mono"/>
          <w:noProof w:val="0"/>
          <w:color w:val="0000FF"/>
          <w:kern w:val="0"/>
          <w:sz w:val="24"/>
          <w:szCs w:val="24"/>
          <w:lang w:val="en-US"/>
        </w:rPr>
        <w:t>address</w:t>
      </w:r>
      <w:r w:rsidRPr="005F74DE">
        <w:rPr>
          <w:rFonts w:ascii="Cascadia Mono" w:hAnsi="Cascadia Mono" w:cs="Cascadia Mono"/>
          <w:noProof w:val="0"/>
          <w:color w:val="808080"/>
          <w:kern w:val="0"/>
          <w:sz w:val="24"/>
          <w:szCs w:val="24"/>
          <w:lang w:val="en-US"/>
        </w:rPr>
        <w:t>,</w:t>
      </w:r>
      <w:r w:rsidRPr="005F74DE">
        <w:rPr>
          <w:rFonts w:ascii="Cascadia Mono" w:hAnsi="Cascadia Mono" w:cs="Cascadia Mono"/>
          <w:noProof w:val="0"/>
          <w:color w:val="000000"/>
          <w:kern w:val="0"/>
          <w:sz w:val="24"/>
          <w:szCs w:val="24"/>
          <w:lang w:val="en-US"/>
        </w:rPr>
        <w:t xml:space="preserve"> phone</w:t>
      </w:r>
      <w:r w:rsidRPr="005F74DE">
        <w:rPr>
          <w:rFonts w:ascii="Cascadia Mono" w:hAnsi="Cascadia Mono" w:cs="Cascadia Mono"/>
          <w:noProof w:val="0"/>
          <w:color w:val="808080"/>
          <w:kern w:val="0"/>
          <w:sz w:val="24"/>
          <w:szCs w:val="24"/>
          <w:lang w:val="en-US"/>
        </w:rPr>
        <w:t>,</w:t>
      </w:r>
      <w:r w:rsidRPr="005F74DE">
        <w:rPr>
          <w:rFonts w:ascii="Cascadia Mono" w:hAnsi="Cascadia Mono" w:cs="Cascadia Mono"/>
          <w:noProof w:val="0"/>
          <w:color w:val="000000"/>
          <w:kern w:val="0"/>
          <w:sz w:val="24"/>
          <w:szCs w:val="24"/>
          <w:lang w:val="en-US"/>
        </w:rPr>
        <w:t xml:space="preserve"> </w:t>
      </w:r>
      <w:proofErr w:type="spellStart"/>
      <w:r w:rsidRPr="005F74DE">
        <w:rPr>
          <w:rFonts w:ascii="Cascadia Mono" w:hAnsi="Cascadia Mono" w:cs="Cascadia Mono"/>
          <w:noProof w:val="0"/>
          <w:color w:val="000000"/>
          <w:kern w:val="0"/>
          <w:sz w:val="24"/>
          <w:szCs w:val="24"/>
          <w:lang w:val="en-US"/>
        </w:rPr>
        <w:t>recruitmentDate</w:t>
      </w:r>
      <w:proofErr w:type="spellEnd"/>
      <w:r w:rsidRPr="005F74DE">
        <w:rPr>
          <w:rFonts w:ascii="Cascadia Mono" w:hAnsi="Cascadia Mono" w:cs="Cascadia Mono"/>
          <w:noProof w:val="0"/>
          <w:color w:val="808080"/>
          <w:kern w:val="0"/>
          <w:sz w:val="24"/>
          <w:szCs w:val="24"/>
          <w:lang w:val="en-US"/>
        </w:rPr>
        <w:t>,</w:t>
      </w:r>
      <w:r w:rsidRPr="005F74DE">
        <w:rPr>
          <w:rFonts w:ascii="Cascadia Mono" w:hAnsi="Cascadia Mono" w:cs="Cascadia Mono"/>
          <w:noProof w:val="0"/>
          <w:color w:val="000000"/>
          <w:kern w:val="0"/>
          <w:sz w:val="24"/>
          <w:szCs w:val="24"/>
          <w:lang w:val="en-US"/>
        </w:rPr>
        <w:t xml:space="preserve"> </w:t>
      </w:r>
      <w:proofErr w:type="spellStart"/>
      <w:r w:rsidRPr="005F74DE">
        <w:rPr>
          <w:rFonts w:ascii="Cascadia Mono" w:hAnsi="Cascadia Mono" w:cs="Cascadia Mono"/>
          <w:noProof w:val="0"/>
          <w:color w:val="000000"/>
          <w:kern w:val="0"/>
          <w:sz w:val="24"/>
          <w:szCs w:val="24"/>
          <w:lang w:val="en-US"/>
        </w:rPr>
        <w:t>jobID</w:t>
      </w:r>
      <w:proofErr w:type="spellEnd"/>
      <w:r w:rsidRPr="005F74DE">
        <w:rPr>
          <w:rFonts w:ascii="Cascadia Mono" w:hAnsi="Cascadia Mono" w:cs="Cascadia Mono"/>
          <w:noProof w:val="0"/>
          <w:color w:val="808080"/>
          <w:kern w:val="0"/>
          <w:sz w:val="24"/>
          <w:szCs w:val="24"/>
          <w:lang w:val="en-US"/>
        </w:rPr>
        <w:t>,</w:t>
      </w:r>
      <w:r w:rsidRPr="005F74DE">
        <w:rPr>
          <w:rFonts w:ascii="Cascadia Mono" w:hAnsi="Cascadia Mono" w:cs="Cascadia Mono"/>
          <w:noProof w:val="0"/>
          <w:color w:val="000000"/>
          <w:kern w:val="0"/>
          <w:sz w:val="24"/>
          <w:szCs w:val="24"/>
          <w:lang w:val="en-US"/>
        </w:rPr>
        <w:t xml:space="preserve"> </w:t>
      </w:r>
      <w:proofErr w:type="spellStart"/>
      <w:r w:rsidRPr="005F74DE">
        <w:rPr>
          <w:rFonts w:ascii="Cascadia Mono" w:hAnsi="Cascadia Mono" w:cs="Cascadia Mono"/>
          <w:noProof w:val="0"/>
          <w:color w:val="000000"/>
          <w:kern w:val="0"/>
          <w:sz w:val="24"/>
          <w:szCs w:val="24"/>
          <w:lang w:val="en-US"/>
        </w:rPr>
        <w:t>penaltyPoint</w:t>
      </w:r>
      <w:proofErr w:type="spellEnd"/>
      <w:r w:rsidRPr="005F74DE">
        <w:rPr>
          <w:rFonts w:ascii="Cascadia Mono" w:hAnsi="Cascadia Mono" w:cs="Cascadia Mono"/>
          <w:noProof w:val="0"/>
          <w:color w:val="808080"/>
          <w:kern w:val="0"/>
          <w:sz w:val="24"/>
          <w:szCs w:val="24"/>
          <w:lang w:val="en-US"/>
        </w:rPr>
        <w:t>,</w:t>
      </w:r>
      <w:r w:rsidRPr="005F74DE">
        <w:rPr>
          <w:rFonts w:ascii="Cascadia Mono" w:hAnsi="Cascadia Mono" w:cs="Cascadia Mono"/>
          <w:noProof w:val="0"/>
          <w:color w:val="000000"/>
          <w:kern w:val="0"/>
          <w:sz w:val="24"/>
          <w:szCs w:val="24"/>
          <w:lang w:val="en-US"/>
        </w:rPr>
        <w:t xml:space="preserve"> </w:t>
      </w:r>
      <w:proofErr w:type="spellStart"/>
      <w:r w:rsidRPr="005F74DE">
        <w:rPr>
          <w:rFonts w:ascii="Cascadia Mono" w:hAnsi="Cascadia Mono" w:cs="Cascadia Mono"/>
          <w:noProof w:val="0"/>
          <w:color w:val="000000"/>
          <w:kern w:val="0"/>
          <w:sz w:val="24"/>
          <w:szCs w:val="24"/>
          <w:lang w:val="en-US"/>
        </w:rPr>
        <w:t>bonusPoint</w:t>
      </w:r>
      <w:proofErr w:type="spellEnd"/>
      <w:r w:rsidRPr="005F74DE">
        <w:rPr>
          <w:rFonts w:ascii="Cascadia Mono" w:hAnsi="Cascadia Mono" w:cs="Cascadia Mono"/>
          <w:noProof w:val="0"/>
          <w:color w:val="808080"/>
          <w:kern w:val="0"/>
          <w:sz w:val="24"/>
          <w:szCs w:val="24"/>
          <w:lang w:val="en-US"/>
        </w:rPr>
        <w:t>,</w:t>
      </w:r>
      <w:r w:rsidRPr="005F74DE">
        <w:rPr>
          <w:rFonts w:ascii="Cascadia Mono" w:hAnsi="Cascadia Mono" w:cs="Cascadia Mono"/>
          <w:noProof w:val="0"/>
          <w:color w:val="000000"/>
          <w:kern w:val="0"/>
          <w:sz w:val="24"/>
          <w:szCs w:val="24"/>
          <w:lang w:val="en-US"/>
        </w:rPr>
        <w:t xml:space="preserve"> </w:t>
      </w:r>
      <w:proofErr w:type="spellStart"/>
      <w:r w:rsidRPr="005F74DE">
        <w:rPr>
          <w:rFonts w:ascii="Cascadia Mono" w:hAnsi="Cascadia Mono" w:cs="Cascadia Mono"/>
          <w:noProof w:val="0"/>
          <w:color w:val="000000"/>
          <w:kern w:val="0"/>
          <w:sz w:val="24"/>
          <w:szCs w:val="24"/>
          <w:lang w:val="en-US"/>
        </w:rPr>
        <w:t>numberOfShift</w:t>
      </w:r>
      <w:proofErr w:type="spellEnd"/>
      <w:r w:rsidRPr="005F74DE">
        <w:rPr>
          <w:rFonts w:ascii="Cascadia Mono" w:hAnsi="Cascadia Mono" w:cs="Cascadia Mono"/>
          <w:noProof w:val="0"/>
          <w:color w:val="808080"/>
          <w:kern w:val="0"/>
          <w:sz w:val="24"/>
          <w:szCs w:val="24"/>
          <w:lang w:val="en-US"/>
        </w:rPr>
        <w:t>)</w:t>
      </w:r>
    </w:p>
    <w:p w14:paraId="144E6F19" w14:textId="77777777" w:rsidR="005F74DE" w:rsidRPr="005F74DE" w:rsidRDefault="005F74DE" w:rsidP="005F7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F74DE">
        <w:rPr>
          <w:rFonts w:ascii="Cascadia Mono" w:hAnsi="Cascadia Mono" w:cs="Cascadia Mono"/>
          <w:noProof w:val="0"/>
          <w:color w:val="000000"/>
          <w:kern w:val="0"/>
          <w:sz w:val="24"/>
          <w:szCs w:val="24"/>
          <w:lang w:val="en-US"/>
        </w:rPr>
        <w:tab/>
      </w:r>
      <w:r w:rsidRPr="005F74DE">
        <w:rPr>
          <w:rFonts w:ascii="Cascadia Mono" w:hAnsi="Cascadia Mono" w:cs="Cascadia Mono"/>
          <w:noProof w:val="0"/>
          <w:color w:val="000000"/>
          <w:kern w:val="0"/>
          <w:sz w:val="24"/>
          <w:szCs w:val="24"/>
          <w:lang w:val="en-US"/>
        </w:rPr>
        <w:tab/>
      </w:r>
      <w:r w:rsidRPr="005F74DE">
        <w:rPr>
          <w:rFonts w:ascii="Cascadia Mono" w:hAnsi="Cascadia Mono" w:cs="Cascadia Mono"/>
          <w:noProof w:val="0"/>
          <w:color w:val="000000"/>
          <w:kern w:val="0"/>
          <w:sz w:val="24"/>
          <w:szCs w:val="24"/>
          <w:lang w:val="en-US"/>
        </w:rPr>
        <w:tab/>
      </w:r>
      <w:r w:rsidRPr="005F74DE">
        <w:rPr>
          <w:rFonts w:ascii="Cascadia Mono" w:hAnsi="Cascadia Mono" w:cs="Cascadia Mono"/>
          <w:noProof w:val="0"/>
          <w:color w:val="000000"/>
          <w:kern w:val="0"/>
          <w:sz w:val="24"/>
          <w:szCs w:val="24"/>
          <w:lang w:val="en-US"/>
        </w:rPr>
        <w:tab/>
      </w:r>
      <w:proofErr w:type="gramStart"/>
      <w:r w:rsidRPr="005F74DE">
        <w:rPr>
          <w:rFonts w:ascii="Cascadia Mono" w:hAnsi="Cascadia Mono" w:cs="Cascadia Mono"/>
          <w:noProof w:val="0"/>
          <w:color w:val="0000FF"/>
          <w:kern w:val="0"/>
          <w:sz w:val="24"/>
          <w:szCs w:val="24"/>
          <w:lang w:val="en-US"/>
        </w:rPr>
        <w:t>VALUES</w:t>
      </w:r>
      <w:r w:rsidRPr="005F74DE">
        <w:rPr>
          <w:rFonts w:ascii="Cascadia Mono" w:hAnsi="Cascadia Mono" w:cs="Cascadia Mono"/>
          <w:noProof w:val="0"/>
          <w:color w:val="808080"/>
          <w:kern w:val="0"/>
          <w:sz w:val="24"/>
          <w:szCs w:val="24"/>
          <w:lang w:val="en-US"/>
        </w:rPr>
        <w:t>(</w:t>
      </w:r>
      <w:proofErr w:type="gramEnd"/>
      <w:r w:rsidRPr="005F74DE">
        <w:rPr>
          <w:rFonts w:ascii="Cascadia Mono" w:hAnsi="Cascadia Mono" w:cs="Cascadia Mono"/>
          <w:noProof w:val="0"/>
          <w:color w:val="000000"/>
          <w:kern w:val="0"/>
          <w:sz w:val="24"/>
          <w:szCs w:val="24"/>
          <w:lang w:val="en-US"/>
        </w:rPr>
        <w:t>@id</w:t>
      </w:r>
      <w:r w:rsidRPr="005F74DE">
        <w:rPr>
          <w:rFonts w:ascii="Cascadia Mono" w:hAnsi="Cascadia Mono" w:cs="Cascadia Mono"/>
          <w:noProof w:val="0"/>
          <w:color w:val="808080"/>
          <w:kern w:val="0"/>
          <w:sz w:val="24"/>
          <w:szCs w:val="24"/>
          <w:lang w:val="en-US"/>
        </w:rPr>
        <w:t>,</w:t>
      </w:r>
      <w:r w:rsidRPr="005F74DE">
        <w:rPr>
          <w:rFonts w:ascii="Cascadia Mono" w:hAnsi="Cascadia Mono" w:cs="Cascadia Mono"/>
          <w:noProof w:val="0"/>
          <w:color w:val="000000"/>
          <w:kern w:val="0"/>
          <w:sz w:val="24"/>
          <w:szCs w:val="24"/>
          <w:lang w:val="en-US"/>
        </w:rPr>
        <w:t xml:space="preserve"> @name</w:t>
      </w:r>
      <w:r w:rsidRPr="005F74DE">
        <w:rPr>
          <w:rFonts w:ascii="Cascadia Mono" w:hAnsi="Cascadia Mono" w:cs="Cascadia Mono"/>
          <w:noProof w:val="0"/>
          <w:color w:val="808080"/>
          <w:kern w:val="0"/>
          <w:sz w:val="24"/>
          <w:szCs w:val="24"/>
          <w:lang w:val="en-US"/>
        </w:rPr>
        <w:t>,</w:t>
      </w:r>
      <w:r w:rsidRPr="005F74DE">
        <w:rPr>
          <w:rFonts w:ascii="Cascadia Mono" w:hAnsi="Cascadia Mono" w:cs="Cascadia Mono"/>
          <w:noProof w:val="0"/>
          <w:color w:val="000000"/>
          <w:kern w:val="0"/>
          <w:sz w:val="24"/>
          <w:szCs w:val="24"/>
          <w:lang w:val="en-US"/>
        </w:rPr>
        <w:t xml:space="preserve"> </w:t>
      </w:r>
      <w:r w:rsidRPr="005F74DE">
        <w:rPr>
          <w:rFonts w:ascii="Cascadia Mono" w:hAnsi="Cascadia Mono" w:cs="Cascadia Mono"/>
          <w:noProof w:val="0"/>
          <w:color w:val="FF00FF"/>
          <w:kern w:val="0"/>
          <w:sz w:val="24"/>
          <w:szCs w:val="24"/>
          <w:lang w:val="en-US"/>
        </w:rPr>
        <w:t>CAST</w:t>
      </w:r>
      <w:r w:rsidRPr="005F74DE">
        <w:rPr>
          <w:rFonts w:ascii="Cascadia Mono" w:hAnsi="Cascadia Mono" w:cs="Cascadia Mono"/>
          <w:noProof w:val="0"/>
          <w:color w:val="0000FF"/>
          <w:kern w:val="0"/>
          <w:sz w:val="24"/>
          <w:szCs w:val="24"/>
          <w:lang w:val="en-US"/>
        </w:rPr>
        <w:t xml:space="preserve"> </w:t>
      </w:r>
      <w:r w:rsidRPr="005F74DE">
        <w:rPr>
          <w:rFonts w:ascii="Cascadia Mono" w:hAnsi="Cascadia Mono" w:cs="Cascadia Mono"/>
          <w:noProof w:val="0"/>
          <w:color w:val="808080"/>
          <w:kern w:val="0"/>
          <w:sz w:val="24"/>
          <w:szCs w:val="24"/>
          <w:lang w:val="en-US"/>
        </w:rPr>
        <w:t>(</w:t>
      </w:r>
      <w:r w:rsidRPr="005F74DE">
        <w:rPr>
          <w:rFonts w:ascii="Cascadia Mono" w:hAnsi="Cascadia Mono" w:cs="Cascadia Mono"/>
          <w:noProof w:val="0"/>
          <w:color w:val="000000"/>
          <w:kern w:val="0"/>
          <w:sz w:val="24"/>
          <w:szCs w:val="24"/>
          <w:lang w:val="en-US"/>
        </w:rPr>
        <w:t xml:space="preserve">@birth </w:t>
      </w:r>
      <w:r w:rsidRPr="005F74DE">
        <w:rPr>
          <w:rFonts w:ascii="Cascadia Mono" w:hAnsi="Cascadia Mono" w:cs="Cascadia Mono"/>
          <w:noProof w:val="0"/>
          <w:color w:val="0000FF"/>
          <w:kern w:val="0"/>
          <w:sz w:val="24"/>
          <w:szCs w:val="24"/>
          <w:lang w:val="en-US"/>
        </w:rPr>
        <w:t>AS</w:t>
      </w:r>
      <w:r w:rsidRPr="005F74DE">
        <w:rPr>
          <w:rFonts w:ascii="Cascadia Mono" w:hAnsi="Cascadia Mono" w:cs="Cascadia Mono"/>
          <w:noProof w:val="0"/>
          <w:color w:val="000000"/>
          <w:kern w:val="0"/>
          <w:sz w:val="24"/>
          <w:szCs w:val="24"/>
          <w:lang w:val="en-US"/>
        </w:rPr>
        <w:t xml:space="preserve"> </w:t>
      </w:r>
      <w:r w:rsidRPr="005F74DE">
        <w:rPr>
          <w:rFonts w:ascii="Cascadia Mono" w:hAnsi="Cascadia Mono" w:cs="Cascadia Mono"/>
          <w:noProof w:val="0"/>
          <w:color w:val="0000FF"/>
          <w:kern w:val="0"/>
          <w:sz w:val="24"/>
          <w:szCs w:val="24"/>
          <w:lang w:val="en-US"/>
        </w:rPr>
        <w:t>DATE</w:t>
      </w:r>
      <w:r w:rsidRPr="005F74DE">
        <w:rPr>
          <w:rFonts w:ascii="Cascadia Mono" w:hAnsi="Cascadia Mono" w:cs="Cascadia Mono"/>
          <w:noProof w:val="0"/>
          <w:color w:val="808080"/>
          <w:kern w:val="0"/>
          <w:sz w:val="24"/>
          <w:szCs w:val="24"/>
          <w:lang w:val="en-US"/>
        </w:rPr>
        <w:t>),</w:t>
      </w:r>
      <w:r w:rsidRPr="005F74DE">
        <w:rPr>
          <w:rFonts w:ascii="Cascadia Mono" w:hAnsi="Cascadia Mono" w:cs="Cascadia Mono"/>
          <w:noProof w:val="0"/>
          <w:color w:val="000000"/>
          <w:kern w:val="0"/>
          <w:sz w:val="24"/>
          <w:szCs w:val="24"/>
          <w:lang w:val="en-US"/>
        </w:rPr>
        <w:t xml:space="preserve"> @address</w:t>
      </w:r>
      <w:r w:rsidRPr="005F74DE">
        <w:rPr>
          <w:rFonts w:ascii="Cascadia Mono" w:hAnsi="Cascadia Mono" w:cs="Cascadia Mono"/>
          <w:noProof w:val="0"/>
          <w:color w:val="808080"/>
          <w:kern w:val="0"/>
          <w:sz w:val="24"/>
          <w:szCs w:val="24"/>
          <w:lang w:val="en-US"/>
        </w:rPr>
        <w:t>,</w:t>
      </w:r>
      <w:r w:rsidRPr="005F74DE">
        <w:rPr>
          <w:rFonts w:ascii="Cascadia Mono" w:hAnsi="Cascadia Mono" w:cs="Cascadia Mono"/>
          <w:noProof w:val="0"/>
          <w:color w:val="000000"/>
          <w:kern w:val="0"/>
          <w:sz w:val="24"/>
          <w:szCs w:val="24"/>
          <w:lang w:val="en-US"/>
        </w:rPr>
        <w:t xml:space="preserve"> @phone</w:t>
      </w:r>
      <w:r w:rsidRPr="005F74DE">
        <w:rPr>
          <w:rFonts w:ascii="Cascadia Mono" w:hAnsi="Cascadia Mono" w:cs="Cascadia Mono"/>
          <w:noProof w:val="0"/>
          <w:color w:val="808080"/>
          <w:kern w:val="0"/>
          <w:sz w:val="24"/>
          <w:szCs w:val="24"/>
          <w:lang w:val="en-US"/>
        </w:rPr>
        <w:t>,</w:t>
      </w:r>
      <w:r w:rsidRPr="005F74DE">
        <w:rPr>
          <w:rFonts w:ascii="Cascadia Mono" w:hAnsi="Cascadia Mono" w:cs="Cascadia Mono"/>
          <w:noProof w:val="0"/>
          <w:color w:val="000000"/>
          <w:kern w:val="0"/>
          <w:sz w:val="24"/>
          <w:szCs w:val="24"/>
          <w:lang w:val="en-US"/>
        </w:rPr>
        <w:t xml:space="preserve"> </w:t>
      </w:r>
      <w:r w:rsidRPr="005F74DE">
        <w:rPr>
          <w:rFonts w:ascii="Cascadia Mono" w:hAnsi="Cascadia Mono" w:cs="Cascadia Mono"/>
          <w:noProof w:val="0"/>
          <w:color w:val="FF00FF"/>
          <w:kern w:val="0"/>
          <w:sz w:val="24"/>
          <w:szCs w:val="24"/>
          <w:lang w:val="en-US"/>
        </w:rPr>
        <w:t>CAST</w:t>
      </w:r>
      <w:r w:rsidRPr="005F74DE">
        <w:rPr>
          <w:rFonts w:ascii="Cascadia Mono" w:hAnsi="Cascadia Mono" w:cs="Cascadia Mono"/>
          <w:noProof w:val="0"/>
          <w:color w:val="0000FF"/>
          <w:kern w:val="0"/>
          <w:sz w:val="24"/>
          <w:szCs w:val="24"/>
          <w:lang w:val="en-US"/>
        </w:rPr>
        <w:t xml:space="preserve"> </w:t>
      </w:r>
      <w:r w:rsidRPr="005F74DE">
        <w:rPr>
          <w:rFonts w:ascii="Cascadia Mono" w:hAnsi="Cascadia Mono" w:cs="Cascadia Mono"/>
          <w:noProof w:val="0"/>
          <w:color w:val="808080"/>
          <w:kern w:val="0"/>
          <w:sz w:val="24"/>
          <w:szCs w:val="24"/>
          <w:lang w:val="en-US"/>
        </w:rPr>
        <w:t>(</w:t>
      </w:r>
      <w:r w:rsidRPr="005F74DE">
        <w:rPr>
          <w:rFonts w:ascii="Cascadia Mono" w:hAnsi="Cascadia Mono" w:cs="Cascadia Mono"/>
          <w:noProof w:val="0"/>
          <w:color w:val="000000"/>
          <w:kern w:val="0"/>
          <w:sz w:val="24"/>
          <w:szCs w:val="24"/>
          <w:lang w:val="en-US"/>
        </w:rPr>
        <w:t xml:space="preserve">@recruitmentDate </w:t>
      </w:r>
      <w:r w:rsidRPr="005F74DE">
        <w:rPr>
          <w:rFonts w:ascii="Cascadia Mono" w:hAnsi="Cascadia Mono" w:cs="Cascadia Mono"/>
          <w:noProof w:val="0"/>
          <w:color w:val="0000FF"/>
          <w:kern w:val="0"/>
          <w:sz w:val="24"/>
          <w:szCs w:val="24"/>
          <w:lang w:val="en-US"/>
        </w:rPr>
        <w:t>AS</w:t>
      </w:r>
      <w:r w:rsidRPr="005F74DE">
        <w:rPr>
          <w:rFonts w:ascii="Cascadia Mono" w:hAnsi="Cascadia Mono" w:cs="Cascadia Mono"/>
          <w:noProof w:val="0"/>
          <w:color w:val="000000"/>
          <w:kern w:val="0"/>
          <w:sz w:val="24"/>
          <w:szCs w:val="24"/>
          <w:lang w:val="en-US"/>
        </w:rPr>
        <w:t xml:space="preserve"> </w:t>
      </w:r>
      <w:r w:rsidRPr="005F74DE">
        <w:rPr>
          <w:rFonts w:ascii="Cascadia Mono" w:hAnsi="Cascadia Mono" w:cs="Cascadia Mono"/>
          <w:noProof w:val="0"/>
          <w:color w:val="0000FF"/>
          <w:kern w:val="0"/>
          <w:sz w:val="24"/>
          <w:szCs w:val="24"/>
          <w:lang w:val="en-US"/>
        </w:rPr>
        <w:t>DATE</w:t>
      </w:r>
      <w:r w:rsidRPr="005F74DE">
        <w:rPr>
          <w:rFonts w:ascii="Cascadia Mono" w:hAnsi="Cascadia Mono" w:cs="Cascadia Mono"/>
          <w:noProof w:val="0"/>
          <w:color w:val="808080"/>
          <w:kern w:val="0"/>
          <w:sz w:val="24"/>
          <w:szCs w:val="24"/>
          <w:lang w:val="en-US"/>
        </w:rPr>
        <w:t>),</w:t>
      </w:r>
      <w:r w:rsidRPr="005F74DE">
        <w:rPr>
          <w:rFonts w:ascii="Cascadia Mono" w:hAnsi="Cascadia Mono" w:cs="Cascadia Mono"/>
          <w:noProof w:val="0"/>
          <w:color w:val="000000"/>
          <w:kern w:val="0"/>
          <w:sz w:val="24"/>
          <w:szCs w:val="24"/>
          <w:lang w:val="en-US"/>
        </w:rPr>
        <w:t xml:space="preserve"> @jobID</w:t>
      </w:r>
      <w:r w:rsidRPr="005F74DE">
        <w:rPr>
          <w:rFonts w:ascii="Cascadia Mono" w:hAnsi="Cascadia Mono" w:cs="Cascadia Mono"/>
          <w:noProof w:val="0"/>
          <w:color w:val="808080"/>
          <w:kern w:val="0"/>
          <w:sz w:val="24"/>
          <w:szCs w:val="24"/>
          <w:lang w:val="en-US"/>
        </w:rPr>
        <w:t>,</w:t>
      </w:r>
      <w:r w:rsidRPr="005F74DE">
        <w:rPr>
          <w:rFonts w:ascii="Cascadia Mono" w:hAnsi="Cascadia Mono" w:cs="Cascadia Mono"/>
          <w:noProof w:val="0"/>
          <w:color w:val="000000"/>
          <w:kern w:val="0"/>
          <w:sz w:val="24"/>
          <w:szCs w:val="24"/>
          <w:lang w:val="en-US"/>
        </w:rPr>
        <w:t xml:space="preserve"> @penatyPoint</w:t>
      </w:r>
      <w:r w:rsidRPr="005F74DE">
        <w:rPr>
          <w:rFonts w:ascii="Cascadia Mono" w:hAnsi="Cascadia Mono" w:cs="Cascadia Mono"/>
          <w:noProof w:val="0"/>
          <w:color w:val="808080"/>
          <w:kern w:val="0"/>
          <w:sz w:val="24"/>
          <w:szCs w:val="24"/>
          <w:lang w:val="en-US"/>
        </w:rPr>
        <w:t>,</w:t>
      </w:r>
      <w:r w:rsidRPr="005F74DE">
        <w:rPr>
          <w:rFonts w:ascii="Cascadia Mono" w:hAnsi="Cascadia Mono" w:cs="Cascadia Mono"/>
          <w:noProof w:val="0"/>
          <w:color w:val="000000"/>
          <w:kern w:val="0"/>
          <w:sz w:val="24"/>
          <w:szCs w:val="24"/>
          <w:lang w:val="en-US"/>
        </w:rPr>
        <w:t xml:space="preserve"> @bonusPoint</w:t>
      </w:r>
      <w:r w:rsidRPr="005F74DE">
        <w:rPr>
          <w:rFonts w:ascii="Cascadia Mono" w:hAnsi="Cascadia Mono" w:cs="Cascadia Mono"/>
          <w:noProof w:val="0"/>
          <w:color w:val="808080"/>
          <w:kern w:val="0"/>
          <w:sz w:val="24"/>
          <w:szCs w:val="24"/>
          <w:lang w:val="en-US"/>
        </w:rPr>
        <w:t>,</w:t>
      </w:r>
      <w:r w:rsidRPr="005F74DE">
        <w:rPr>
          <w:rFonts w:ascii="Cascadia Mono" w:hAnsi="Cascadia Mono" w:cs="Cascadia Mono"/>
          <w:noProof w:val="0"/>
          <w:color w:val="000000"/>
          <w:kern w:val="0"/>
          <w:sz w:val="24"/>
          <w:szCs w:val="24"/>
          <w:lang w:val="en-US"/>
        </w:rPr>
        <w:t xml:space="preserve"> @numberOfShift</w:t>
      </w:r>
      <w:r w:rsidRPr="005F74DE">
        <w:rPr>
          <w:rFonts w:ascii="Cascadia Mono" w:hAnsi="Cascadia Mono" w:cs="Cascadia Mono"/>
          <w:noProof w:val="0"/>
          <w:color w:val="808080"/>
          <w:kern w:val="0"/>
          <w:sz w:val="24"/>
          <w:szCs w:val="24"/>
          <w:lang w:val="en-US"/>
        </w:rPr>
        <w:t>)</w:t>
      </w:r>
    </w:p>
    <w:p w14:paraId="2008D60B" w14:textId="77777777" w:rsidR="005F74DE" w:rsidRPr="005F74DE" w:rsidRDefault="005F74DE" w:rsidP="005F7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F74DE">
        <w:rPr>
          <w:rFonts w:ascii="Cascadia Mono" w:hAnsi="Cascadia Mono" w:cs="Cascadia Mono"/>
          <w:noProof w:val="0"/>
          <w:color w:val="000000"/>
          <w:kern w:val="0"/>
          <w:sz w:val="24"/>
          <w:szCs w:val="24"/>
          <w:lang w:val="en-US"/>
        </w:rPr>
        <w:tab/>
      </w:r>
      <w:r w:rsidRPr="005F74DE">
        <w:rPr>
          <w:rFonts w:ascii="Cascadia Mono" w:hAnsi="Cascadia Mono" w:cs="Cascadia Mono"/>
          <w:noProof w:val="0"/>
          <w:color w:val="000000"/>
          <w:kern w:val="0"/>
          <w:sz w:val="24"/>
          <w:szCs w:val="24"/>
          <w:lang w:val="en-US"/>
        </w:rPr>
        <w:tab/>
      </w:r>
      <w:r w:rsidRPr="005F74DE">
        <w:rPr>
          <w:rFonts w:ascii="Cascadia Mono" w:hAnsi="Cascadia Mono" w:cs="Cascadia Mono"/>
          <w:noProof w:val="0"/>
          <w:color w:val="000000"/>
          <w:kern w:val="0"/>
          <w:sz w:val="24"/>
          <w:szCs w:val="24"/>
          <w:lang w:val="en-US"/>
        </w:rPr>
        <w:tab/>
      </w:r>
      <w:r w:rsidRPr="005F74DE">
        <w:rPr>
          <w:rFonts w:ascii="Cascadia Mono" w:hAnsi="Cascadia Mono" w:cs="Cascadia Mono"/>
          <w:noProof w:val="0"/>
          <w:color w:val="000000"/>
          <w:kern w:val="0"/>
          <w:sz w:val="24"/>
          <w:szCs w:val="24"/>
          <w:lang w:val="en-US"/>
        </w:rPr>
        <w:tab/>
      </w:r>
      <w:r w:rsidRPr="005F74DE">
        <w:rPr>
          <w:rFonts w:ascii="Cascadia Mono" w:hAnsi="Cascadia Mono" w:cs="Cascadia Mono"/>
          <w:noProof w:val="0"/>
          <w:color w:val="0000FF"/>
          <w:kern w:val="0"/>
          <w:sz w:val="24"/>
          <w:szCs w:val="24"/>
          <w:lang w:val="en-US"/>
        </w:rPr>
        <w:t>COMMIT</w:t>
      </w:r>
      <w:r w:rsidRPr="005F74DE">
        <w:rPr>
          <w:rFonts w:ascii="Cascadia Mono" w:hAnsi="Cascadia Mono" w:cs="Cascadia Mono"/>
          <w:noProof w:val="0"/>
          <w:color w:val="000000"/>
          <w:kern w:val="0"/>
          <w:sz w:val="24"/>
          <w:szCs w:val="24"/>
          <w:lang w:val="en-US"/>
        </w:rPr>
        <w:t xml:space="preserve"> </w:t>
      </w:r>
      <w:r w:rsidRPr="005F74DE">
        <w:rPr>
          <w:rFonts w:ascii="Cascadia Mono" w:hAnsi="Cascadia Mono" w:cs="Cascadia Mono"/>
          <w:noProof w:val="0"/>
          <w:color w:val="0000FF"/>
          <w:kern w:val="0"/>
          <w:sz w:val="24"/>
          <w:szCs w:val="24"/>
          <w:lang w:val="en-US"/>
        </w:rPr>
        <w:t>TRANSACTION</w:t>
      </w:r>
    </w:p>
    <w:p w14:paraId="0E08342C" w14:textId="77777777" w:rsidR="005F74DE" w:rsidRPr="005F74DE" w:rsidRDefault="005F74DE" w:rsidP="005F7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F74DE">
        <w:rPr>
          <w:rFonts w:ascii="Cascadia Mono" w:hAnsi="Cascadia Mono" w:cs="Cascadia Mono"/>
          <w:noProof w:val="0"/>
          <w:color w:val="000000"/>
          <w:kern w:val="0"/>
          <w:sz w:val="24"/>
          <w:szCs w:val="24"/>
          <w:lang w:val="en-US"/>
        </w:rPr>
        <w:tab/>
      </w:r>
      <w:r w:rsidRPr="005F74DE">
        <w:rPr>
          <w:rFonts w:ascii="Cascadia Mono" w:hAnsi="Cascadia Mono" w:cs="Cascadia Mono"/>
          <w:noProof w:val="0"/>
          <w:color w:val="000000"/>
          <w:kern w:val="0"/>
          <w:sz w:val="24"/>
          <w:szCs w:val="24"/>
          <w:lang w:val="en-US"/>
        </w:rPr>
        <w:tab/>
      </w:r>
      <w:r w:rsidRPr="005F74DE">
        <w:rPr>
          <w:rFonts w:ascii="Cascadia Mono" w:hAnsi="Cascadia Mono" w:cs="Cascadia Mono"/>
          <w:noProof w:val="0"/>
          <w:color w:val="000000"/>
          <w:kern w:val="0"/>
          <w:sz w:val="24"/>
          <w:szCs w:val="24"/>
          <w:lang w:val="en-US"/>
        </w:rPr>
        <w:tab/>
      </w:r>
      <w:r w:rsidRPr="005F74DE">
        <w:rPr>
          <w:rFonts w:ascii="Cascadia Mono" w:hAnsi="Cascadia Mono" w:cs="Cascadia Mono"/>
          <w:noProof w:val="0"/>
          <w:color w:val="0000FF"/>
          <w:kern w:val="0"/>
          <w:sz w:val="24"/>
          <w:szCs w:val="24"/>
          <w:lang w:val="en-US"/>
        </w:rPr>
        <w:t>END</w:t>
      </w:r>
      <w:r w:rsidRPr="005F74DE">
        <w:rPr>
          <w:rFonts w:ascii="Cascadia Mono" w:hAnsi="Cascadia Mono" w:cs="Cascadia Mono"/>
          <w:noProof w:val="0"/>
          <w:color w:val="000000"/>
          <w:kern w:val="0"/>
          <w:sz w:val="24"/>
          <w:szCs w:val="24"/>
          <w:lang w:val="en-US"/>
        </w:rPr>
        <w:t xml:space="preserve"> </w:t>
      </w:r>
      <w:r w:rsidRPr="005F74DE">
        <w:rPr>
          <w:rFonts w:ascii="Cascadia Mono" w:hAnsi="Cascadia Mono" w:cs="Cascadia Mono"/>
          <w:noProof w:val="0"/>
          <w:color w:val="0000FF"/>
          <w:kern w:val="0"/>
          <w:sz w:val="24"/>
          <w:szCs w:val="24"/>
          <w:lang w:val="en-US"/>
        </w:rPr>
        <w:t>TRY</w:t>
      </w:r>
    </w:p>
    <w:p w14:paraId="6BC63D18" w14:textId="77777777" w:rsidR="005F74DE" w:rsidRPr="005F74DE" w:rsidRDefault="005F74DE" w:rsidP="005F7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F74DE">
        <w:rPr>
          <w:rFonts w:ascii="Cascadia Mono" w:hAnsi="Cascadia Mono" w:cs="Cascadia Mono"/>
          <w:noProof w:val="0"/>
          <w:color w:val="000000"/>
          <w:kern w:val="0"/>
          <w:sz w:val="24"/>
          <w:szCs w:val="24"/>
          <w:lang w:val="en-US"/>
        </w:rPr>
        <w:tab/>
      </w:r>
      <w:r w:rsidRPr="005F74DE">
        <w:rPr>
          <w:rFonts w:ascii="Cascadia Mono" w:hAnsi="Cascadia Mono" w:cs="Cascadia Mono"/>
          <w:noProof w:val="0"/>
          <w:color w:val="000000"/>
          <w:kern w:val="0"/>
          <w:sz w:val="24"/>
          <w:szCs w:val="24"/>
          <w:lang w:val="en-US"/>
        </w:rPr>
        <w:tab/>
      </w:r>
      <w:r w:rsidRPr="005F74DE">
        <w:rPr>
          <w:rFonts w:ascii="Cascadia Mono" w:hAnsi="Cascadia Mono" w:cs="Cascadia Mono"/>
          <w:noProof w:val="0"/>
          <w:color w:val="000000"/>
          <w:kern w:val="0"/>
          <w:sz w:val="24"/>
          <w:szCs w:val="24"/>
          <w:lang w:val="en-US"/>
        </w:rPr>
        <w:tab/>
      </w:r>
      <w:r w:rsidRPr="005F74DE">
        <w:rPr>
          <w:rFonts w:ascii="Cascadia Mono" w:hAnsi="Cascadia Mono" w:cs="Cascadia Mono"/>
          <w:noProof w:val="0"/>
          <w:color w:val="0000FF"/>
          <w:kern w:val="0"/>
          <w:sz w:val="24"/>
          <w:szCs w:val="24"/>
          <w:lang w:val="en-US"/>
        </w:rPr>
        <w:t>BEGIN</w:t>
      </w:r>
      <w:r w:rsidRPr="005F74DE">
        <w:rPr>
          <w:rFonts w:ascii="Cascadia Mono" w:hAnsi="Cascadia Mono" w:cs="Cascadia Mono"/>
          <w:noProof w:val="0"/>
          <w:color w:val="000000"/>
          <w:kern w:val="0"/>
          <w:sz w:val="24"/>
          <w:szCs w:val="24"/>
          <w:lang w:val="en-US"/>
        </w:rPr>
        <w:t xml:space="preserve"> </w:t>
      </w:r>
      <w:r w:rsidRPr="005F74DE">
        <w:rPr>
          <w:rFonts w:ascii="Cascadia Mono" w:hAnsi="Cascadia Mono" w:cs="Cascadia Mono"/>
          <w:noProof w:val="0"/>
          <w:color w:val="0000FF"/>
          <w:kern w:val="0"/>
          <w:sz w:val="24"/>
          <w:szCs w:val="24"/>
          <w:lang w:val="en-US"/>
        </w:rPr>
        <w:t>CATCH</w:t>
      </w:r>
    </w:p>
    <w:p w14:paraId="2F22BC01" w14:textId="77777777" w:rsidR="005F74DE" w:rsidRPr="005F74DE" w:rsidRDefault="005F74DE" w:rsidP="005F7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F74DE">
        <w:rPr>
          <w:rFonts w:ascii="Cascadia Mono" w:hAnsi="Cascadia Mono" w:cs="Cascadia Mono"/>
          <w:noProof w:val="0"/>
          <w:color w:val="000000"/>
          <w:kern w:val="0"/>
          <w:sz w:val="24"/>
          <w:szCs w:val="24"/>
          <w:lang w:val="en-US"/>
        </w:rPr>
        <w:tab/>
      </w:r>
      <w:r w:rsidRPr="005F74DE">
        <w:rPr>
          <w:rFonts w:ascii="Cascadia Mono" w:hAnsi="Cascadia Mono" w:cs="Cascadia Mono"/>
          <w:noProof w:val="0"/>
          <w:color w:val="000000"/>
          <w:kern w:val="0"/>
          <w:sz w:val="24"/>
          <w:szCs w:val="24"/>
          <w:lang w:val="en-US"/>
        </w:rPr>
        <w:tab/>
      </w:r>
      <w:r w:rsidRPr="005F74DE">
        <w:rPr>
          <w:rFonts w:ascii="Cascadia Mono" w:hAnsi="Cascadia Mono" w:cs="Cascadia Mono"/>
          <w:noProof w:val="0"/>
          <w:color w:val="000000"/>
          <w:kern w:val="0"/>
          <w:sz w:val="24"/>
          <w:szCs w:val="24"/>
          <w:lang w:val="en-US"/>
        </w:rPr>
        <w:tab/>
      </w:r>
      <w:r w:rsidRPr="005F74DE">
        <w:rPr>
          <w:rFonts w:ascii="Cascadia Mono" w:hAnsi="Cascadia Mono" w:cs="Cascadia Mono"/>
          <w:noProof w:val="0"/>
          <w:color w:val="000000"/>
          <w:kern w:val="0"/>
          <w:sz w:val="24"/>
          <w:szCs w:val="24"/>
          <w:lang w:val="en-US"/>
        </w:rPr>
        <w:tab/>
      </w:r>
      <w:r w:rsidRPr="005F74DE">
        <w:rPr>
          <w:rFonts w:ascii="Cascadia Mono" w:hAnsi="Cascadia Mono" w:cs="Cascadia Mono"/>
          <w:noProof w:val="0"/>
          <w:color w:val="0000FF"/>
          <w:kern w:val="0"/>
          <w:sz w:val="24"/>
          <w:szCs w:val="24"/>
          <w:lang w:val="en-US"/>
        </w:rPr>
        <w:t>ROLLBACK</w:t>
      </w:r>
      <w:r w:rsidRPr="005F74DE">
        <w:rPr>
          <w:rFonts w:ascii="Cascadia Mono" w:hAnsi="Cascadia Mono" w:cs="Cascadia Mono"/>
          <w:noProof w:val="0"/>
          <w:color w:val="000000"/>
          <w:kern w:val="0"/>
          <w:sz w:val="24"/>
          <w:szCs w:val="24"/>
          <w:lang w:val="en-US"/>
        </w:rPr>
        <w:t xml:space="preserve"> </w:t>
      </w:r>
      <w:r w:rsidRPr="005F74DE">
        <w:rPr>
          <w:rFonts w:ascii="Cascadia Mono" w:hAnsi="Cascadia Mono" w:cs="Cascadia Mono"/>
          <w:noProof w:val="0"/>
          <w:color w:val="0000FF"/>
          <w:kern w:val="0"/>
          <w:sz w:val="24"/>
          <w:szCs w:val="24"/>
          <w:lang w:val="en-US"/>
        </w:rPr>
        <w:t>TRANSACTION</w:t>
      </w:r>
    </w:p>
    <w:p w14:paraId="6293369F" w14:textId="77777777" w:rsidR="005F74DE" w:rsidRPr="005F74DE" w:rsidRDefault="005F74DE" w:rsidP="005F7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F74DE">
        <w:rPr>
          <w:rFonts w:ascii="Cascadia Mono" w:hAnsi="Cascadia Mono" w:cs="Cascadia Mono"/>
          <w:noProof w:val="0"/>
          <w:color w:val="000000"/>
          <w:kern w:val="0"/>
          <w:sz w:val="24"/>
          <w:szCs w:val="24"/>
          <w:lang w:val="en-US"/>
        </w:rPr>
        <w:tab/>
      </w:r>
      <w:r w:rsidRPr="005F74DE">
        <w:rPr>
          <w:rFonts w:ascii="Cascadia Mono" w:hAnsi="Cascadia Mono" w:cs="Cascadia Mono"/>
          <w:noProof w:val="0"/>
          <w:color w:val="000000"/>
          <w:kern w:val="0"/>
          <w:sz w:val="24"/>
          <w:szCs w:val="24"/>
          <w:lang w:val="en-US"/>
        </w:rPr>
        <w:tab/>
      </w:r>
      <w:r w:rsidRPr="005F74DE">
        <w:rPr>
          <w:rFonts w:ascii="Cascadia Mono" w:hAnsi="Cascadia Mono" w:cs="Cascadia Mono"/>
          <w:noProof w:val="0"/>
          <w:color w:val="000000"/>
          <w:kern w:val="0"/>
          <w:sz w:val="24"/>
          <w:szCs w:val="24"/>
          <w:lang w:val="en-US"/>
        </w:rPr>
        <w:tab/>
      </w:r>
      <w:r w:rsidRPr="005F74DE">
        <w:rPr>
          <w:rFonts w:ascii="Cascadia Mono" w:hAnsi="Cascadia Mono" w:cs="Cascadia Mono"/>
          <w:noProof w:val="0"/>
          <w:color w:val="000000"/>
          <w:kern w:val="0"/>
          <w:sz w:val="24"/>
          <w:szCs w:val="24"/>
          <w:lang w:val="en-US"/>
        </w:rPr>
        <w:tab/>
      </w:r>
      <w:r w:rsidRPr="005F74DE">
        <w:rPr>
          <w:rFonts w:ascii="Cascadia Mono" w:hAnsi="Cascadia Mono" w:cs="Cascadia Mono"/>
          <w:noProof w:val="0"/>
          <w:color w:val="0000FF"/>
          <w:kern w:val="0"/>
          <w:sz w:val="24"/>
          <w:szCs w:val="24"/>
          <w:lang w:val="en-US"/>
        </w:rPr>
        <w:t>SELECT</w:t>
      </w:r>
      <w:r w:rsidRPr="005F74DE">
        <w:rPr>
          <w:rFonts w:ascii="Cascadia Mono" w:hAnsi="Cascadia Mono" w:cs="Cascadia Mono"/>
          <w:noProof w:val="0"/>
          <w:color w:val="000000"/>
          <w:kern w:val="0"/>
          <w:sz w:val="24"/>
          <w:szCs w:val="24"/>
          <w:lang w:val="en-US"/>
        </w:rPr>
        <w:t xml:space="preserve"> @errorMessage </w:t>
      </w:r>
      <w:r w:rsidRPr="005F74DE">
        <w:rPr>
          <w:rFonts w:ascii="Cascadia Mono" w:hAnsi="Cascadia Mono" w:cs="Cascadia Mono"/>
          <w:noProof w:val="0"/>
          <w:color w:val="808080"/>
          <w:kern w:val="0"/>
          <w:sz w:val="24"/>
          <w:szCs w:val="24"/>
          <w:lang w:val="en-US"/>
        </w:rPr>
        <w:t>=</w:t>
      </w:r>
      <w:r w:rsidRPr="005F74DE">
        <w:rPr>
          <w:rFonts w:ascii="Cascadia Mono" w:hAnsi="Cascadia Mono" w:cs="Cascadia Mono"/>
          <w:noProof w:val="0"/>
          <w:color w:val="000000"/>
          <w:kern w:val="0"/>
          <w:sz w:val="24"/>
          <w:szCs w:val="24"/>
          <w:lang w:val="en-US"/>
        </w:rPr>
        <w:t xml:space="preserve"> </w:t>
      </w:r>
      <w:r w:rsidRPr="005F74DE">
        <w:rPr>
          <w:rFonts w:ascii="Cascadia Mono" w:hAnsi="Cascadia Mono" w:cs="Cascadia Mono"/>
          <w:noProof w:val="0"/>
          <w:color w:val="FF00FF"/>
          <w:kern w:val="0"/>
          <w:sz w:val="24"/>
          <w:szCs w:val="24"/>
          <w:lang w:val="en-US"/>
        </w:rPr>
        <w:t>ERROR_</w:t>
      </w:r>
      <w:proofErr w:type="gramStart"/>
      <w:r w:rsidRPr="005F74DE">
        <w:rPr>
          <w:rFonts w:ascii="Cascadia Mono" w:hAnsi="Cascadia Mono" w:cs="Cascadia Mono"/>
          <w:noProof w:val="0"/>
          <w:color w:val="FF00FF"/>
          <w:kern w:val="0"/>
          <w:sz w:val="24"/>
          <w:szCs w:val="24"/>
          <w:lang w:val="en-US"/>
        </w:rPr>
        <w:t>MESSAGE</w:t>
      </w:r>
      <w:r w:rsidRPr="005F74DE">
        <w:rPr>
          <w:rFonts w:ascii="Cascadia Mono" w:hAnsi="Cascadia Mono" w:cs="Cascadia Mono"/>
          <w:noProof w:val="0"/>
          <w:color w:val="808080"/>
          <w:kern w:val="0"/>
          <w:sz w:val="24"/>
          <w:szCs w:val="24"/>
          <w:lang w:val="en-US"/>
        </w:rPr>
        <w:t>(</w:t>
      </w:r>
      <w:proofErr w:type="gramEnd"/>
      <w:r w:rsidRPr="005F74DE">
        <w:rPr>
          <w:rFonts w:ascii="Cascadia Mono" w:hAnsi="Cascadia Mono" w:cs="Cascadia Mono"/>
          <w:noProof w:val="0"/>
          <w:color w:val="808080"/>
          <w:kern w:val="0"/>
          <w:sz w:val="24"/>
          <w:szCs w:val="24"/>
          <w:lang w:val="en-US"/>
        </w:rPr>
        <w:t>)</w:t>
      </w:r>
    </w:p>
    <w:p w14:paraId="44A35DCF" w14:textId="77777777" w:rsidR="005F74DE" w:rsidRPr="005F74DE" w:rsidRDefault="005F74DE" w:rsidP="005F7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F74DE">
        <w:rPr>
          <w:rFonts w:ascii="Cascadia Mono" w:hAnsi="Cascadia Mono" w:cs="Cascadia Mono"/>
          <w:noProof w:val="0"/>
          <w:color w:val="000000"/>
          <w:kern w:val="0"/>
          <w:sz w:val="24"/>
          <w:szCs w:val="24"/>
          <w:lang w:val="en-US"/>
        </w:rPr>
        <w:tab/>
      </w:r>
      <w:r w:rsidRPr="005F74DE">
        <w:rPr>
          <w:rFonts w:ascii="Cascadia Mono" w:hAnsi="Cascadia Mono" w:cs="Cascadia Mono"/>
          <w:noProof w:val="0"/>
          <w:color w:val="000000"/>
          <w:kern w:val="0"/>
          <w:sz w:val="24"/>
          <w:szCs w:val="24"/>
          <w:lang w:val="en-US"/>
        </w:rPr>
        <w:tab/>
      </w:r>
      <w:r w:rsidRPr="005F74DE">
        <w:rPr>
          <w:rFonts w:ascii="Cascadia Mono" w:hAnsi="Cascadia Mono" w:cs="Cascadia Mono"/>
          <w:noProof w:val="0"/>
          <w:color w:val="000000"/>
          <w:kern w:val="0"/>
          <w:sz w:val="24"/>
          <w:szCs w:val="24"/>
          <w:lang w:val="en-US"/>
        </w:rPr>
        <w:tab/>
      </w:r>
      <w:r w:rsidRPr="005F74DE">
        <w:rPr>
          <w:rFonts w:ascii="Cascadia Mono" w:hAnsi="Cascadia Mono" w:cs="Cascadia Mono"/>
          <w:noProof w:val="0"/>
          <w:color w:val="000000"/>
          <w:kern w:val="0"/>
          <w:sz w:val="24"/>
          <w:szCs w:val="24"/>
          <w:lang w:val="en-US"/>
        </w:rPr>
        <w:tab/>
      </w:r>
      <w:proofErr w:type="gramStart"/>
      <w:r w:rsidRPr="005F74DE">
        <w:rPr>
          <w:rFonts w:ascii="Cascadia Mono" w:hAnsi="Cascadia Mono" w:cs="Cascadia Mono"/>
          <w:noProof w:val="0"/>
          <w:color w:val="0000FF"/>
          <w:kern w:val="0"/>
          <w:sz w:val="24"/>
          <w:szCs w:val="24"/>
          <w:lang w:val="en-US"/>
        </w:rPr>
        <w:t>RAISERROR</w:t>
      </w:r>
      <w:r w:rsidRPr="005F74DE">
        <w:rPr>
          <w:rFonts w:ascii="Cascadia Mono" w:hAnsi="Cascadia Mono" w:cs="Cascadia Mono"/>
          <w:noProof w:val="0"/>
          <w:color w:val="808080"/>
          <w:kern w:val="0"/>
          <w:sz w:val="24"/>
          <w:szCs w:val="24"/>
          <w:lang w:val="en-US"/>
        </w:rPr>
        <w:t>(</w:t>
      </w:r>
      <w:proofErr w:type="gramEnd"/>
      <w:r w:rsidRPr="005F74DE">
        <w:rPr>
          <w:rFonts w:ascii="Cascadia Mono" w:hAnsi="Cascadia Mono" w:cs="Cascadia Mono"/>
          <w:noProof w:val="0"/>
          <w:color w:val="000000"/>
          <w:kern w:val="0"/>
          <w:sz w:val="24"/>
          <w:szCs w:val="24"/>
          <w:lang w:val="en-US"/>
        </w:rPr>
        <w:t>@errorMessage</w:t>
      </w:r>
      <w:r w:rsidRPr="005F74DE">
        <w:rPr>
          <w:rFonts w:ascii="Cascadia Mono" w:hAnsi="Cascadia Mono" w:cs="Cascadia Mono"/>
          <w:noProof w:val="0"/>
          <w:color w:val="808080"/>
          <w:kern w:val="0"/>
          <w:sz w:val="24"/>
          <w:szCs w:val="24"/>
          <w:lang w:val="en-US"/>
        </w:rPr>
        <w:t>,</w:t>
      </w:r>
      <w:r w:rsidRPr="005F74DE">
        <w:rPr>
          <w:rFonts w:ascii="Cascadia Mono" w:hAnsi="Cascadia Mono" w:cs="Cascadia Mono"/>
          <w:noProof w:val="0"/>
          <w:color w:val="000000"/>
          <w:kern w:val="0"/>
          <w:sz w:val="24"/>
          <w:szCs w:val="24"/>
          <w:lang w:val="en-US"/>
        </w:rPr>
        <w:t xml:space="preserve"> 16</w:t>
      </w:r>
      <w:r w:rsidRPr="005F74DE">
        <w:rPr>
          <w:rFonts w:ascii="Cascadia Mono" w:hAnsi="Cascadia Mono" w:cs="Cascadia Mono"/>
          <w:noProof w:val="0"/>
          <w:color w:val="808080"/>
          <w:kern w:val="0"/>
          <w:sz w:val="24"/>
          <w:szCs w:val="24"/>
          <w:lang w:val="en-US"/>
        </w:rPr>
        <w:t>,</w:t>
      </w:r>
      <w:r w:rsidRPr="005F74DE">
        <w:rPr>
          <w:rFonts w:ascii="Cascadia Mono" w:hAnsi="Cascadia Mono" w:cs="Cascadia Mono"/>
          <w:noProof w:val="0"/>
          <w:color w:val="000000"/>
          <w:kern w:val="0"/>
          <w:sz w:val="24"/>
          <w:szCs w:val="24"/>
          <w:lang w:val="en-US"/>
        </w:rPr>
        <w:t xml:space="preserve"> 1</w:t>
      </w:r>
      <w:r w:rsidRPr="005F74DE">
        <w:rPr>
          <w:rFonts w:ascii="Cascadia Mono" w:hAnsi="Cascadia Mono" w:cs="Cascadia Mono"/>
          <w:noProof w:val="0"/>
          <w:color w:val="808080"/>
          <w:kern w:val="0"/>
          <w:sz w:val="24"/>
          <w:szCs w:val="24"/>
          <w:lang w:val="en-US"/>
        </w:rPr>
        <w:t>)</w:t>
      </w:r>
    </w:p>
    <w:p w14:paraId="4A52A531" w14:textId="77777777" w:rsidR="005F74DE" w:rsidRPr="005F74DE" w:rsidRDefault="005F74DE" w:rsidP="005F7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F74DE">
        <w:rPr>
          <w:rFonts w:ascii="Cascadia Mono" w:hAnsi="Cascadia Mono" w:cs="Cascadia Mono"/>
          <w:noProof w:val="0"/>
          <w:color w:val="000000"/>
          <w:kern w:val="0"/>
          <w:sz w:val="24"/>
          <w:szCs w:val="24"/>
          <w:lang w:val="en-US"/>
        </w:rPr>
        <w:tab/>
      </w:r>
      <w:r w:rsidRPr="005F74DE">
        <w:rPr>
          <w:rFonts w:ascii="Cascadia Mono" w:hAnsi="Cascadia Mono" w:cs="Cascadia Mono"/>
          <w:noProof w:val="0"/>
          <w:color w:val="000000"/>
          <w:kern w:val="0"/>
          <w:sz w:val="24"/>
          <w:szCs w:val="24"/>
          <w:lang w:val="en-US"/>
        </w:rPr>
        <w:tab/>
      </w:r>
      <w:r w:rsidRPr="005F74DE">
        <w:rPr>
          <w:rFonts w:ascii="Cascadia Mono" w:hAnsi="Cascadia Mono" w:cs="Cascadia Mono"/>
          <w:noProof w:val="0"/>
          <w:color w:val="000000"/>
          <w:kern w:val="0"/>
          <w:sz w:val="24"/>
          <w:szCs w:val="24"/>
          <w:lang w:val="en-US"/>
        </w:rPr>
        <w:tab/>
      </w:r>
      <w:r w:rsidRPr="005F74DE">
        <w:rPr>
          <w:rFonts w:ascii="Cascadia Mono" w:hAnsi="Cascadia Mono" w:cs="Cascadia Mono"/>
          <w:noProof w:val="0"/>
          <w:color w:val="0000FF"/>
          <w:kern w:val="0"/>
          <w:sz w:val="24"/>
          <w:szCs w:val="24"/>
          <w:lang w:val="en-US"/>
        </w:rPr>
        <w:t>END</w:t>
      </w:r>
      <w:r w:rsidRPr="005F74DE">
        <w:rPr>
          <w:rFonts w:ascii="Cascadia Mono" w:hAnsi="Cascadia Mono" w:cs="Cascadia Mono"/>
          <w:noProof w:val="0"/>
          <w:color w:val="000000"/>
          <w:kern w:val="0"/>
          <w:sz w:val="24"/>
          <w:szCs w:val="24"/>
          <w:lang w:val="en-US"/>
        </w:rPr>
        <w:t xml:space="preserve"> </w:t>
      </w:r>
      <w:r w:rsidRPr="005F74DE">
        <w:rPr>
          <w:rFonts w:ascii="Cascadia Mono" w:hAnsi="Cascadia Mono" w:cs="Cascadia Mono"/>
          <w:noProof w:val="0"/>
          <w:color w:val="0000FF"/>
          <w:kern w:val="0"/>
          <w:sz w:val="24"/>
          <w:szCs w:val="24"/>
          <w:lang w:val="en-US"/>
        </w:rPr>
        <w:t>CATCH</w:t>
      </w:r>
    </w:p>
    <w:p w14:paraId="5F981E38" w14:textId="77777777" w:rsidR="005F74DE" w:rsidRPr="005F74DE" w:rsidRDefault="005F74DE" w:rsidP="005F7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F74DE">
        <w:rPr>
          <w:rFonts w:ascii="Cascadia Mono" w:hAnsi="Cascadia Mono" w:cs="Cascadia Mono"/>
          <w:noProof w:val="0"/>
          <w:color w:val="000000"/>
          <w:kern w:val="0"/>
          <w:sz w:val="24"/>
          <w:szCs w:val="24"/>
          <w:lang w:val="en-US"/>
        </w:rPr>
        <w:tab/>
      </w:r>
      <w:r w:rsidRPr="005F74DE">
        <w:rPr>
          <w:rFonts w:ascii="Cascadia Mono" w:hAnsi="Cascadia Mono" w:cs="Cascadia Mono"/>
          <w:noProof w:val="0"/>
          <w:color w:val="000000"/>
          <w:kern w:val="0"/>
          <w:sz w:val="24"/>
          <w:szCs w:val="24"/>
          <w:lang w:val="en-US"/>
        </w:rPr>
        <w:tab/>
      </w:r>
      <w:r w:rsidRPr="005F74DE">
        <w:rPr>
          <w:rFonts w:ascii="Cascadia Mono" w:hAnsi="Cascadia Mono" w:cs="Cascadia Mono"/>
          <w:noProof w:val="0"/>
          <w:color w:val="000000"/>
          <w:kern w:val="0"/>
          <w:sz w:val="24"/>
          <w:szCs w:val="24"/>
          <w:lang w:val="en-US"/>
        </w:rPr>
        <w:tab/>
      </w:r>
      <w:r w:rsidRPr="005F74DE">
        <w:rPr>
          <w:rFonts w:ascii="Cascadia Mono" w:hAnsi="Cascadia Mono" w:cs="Cascadia Mono"/>
          <w:noProof w:val="0"/>
          <w:color w:val="008000"/>
          <w:kern w:val="0"/>
          <w:sz w:val="24"/>
          <w:szCs w:val="24"/>
          <w:lang w:val="en-US"/>
        </w:rPr>
        <w:t xml:space="preserve">--REFESH </w:t>
      </w:r>
      <w:proofErr w:type="spellStart"/>
      <w:r w:rsidRPr="005F74DE">
        <w:rPr>
          <w:rFonts w:ascii="Cascadia Mono" w:hAnsi="Cascadia Mono" w:cs="Cascadia Mono"/>
          <w:noProof w:val="0"/>
          <w:color w:val="008000"/>
          <w:kern w:val="0"/>
          <w:sz w:val="24"/>
          <w:szCs w:val="24"/>
          <w:lang w:val="en-US"/>
        </w:rPr>
        <w:t>EmployeeDetailView</w:t>
      </w:r>
      <w:proofErr w:type="spellEnd"/>
    </w:p>
    <w:p w14:paraId="69CC26E1" w14:textId="77777777" w:rsidR="005F74DE" w:rsidRPr="005F74DE" w:rsidRDefault="005F74DE" w:rsidP="005F7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F74DE">
        <w:rPr>
          <w:rFonts w:ascii="Cascadia Mono" w:hAnsi="Cascadia Mono" w:cs="Cascadia Mono"/>
          <w:noProof w:val="0"/>
          <w:color w:val="000000"/>
          <w:kern w:val="0"/>
          <w:sz w:val="24"/>
          <w:szCs w:val="24"/>
          <w:lang w:val="en-US"/>
        </w:rPr>
        <w:tab/>
      </w:r>
      <w:r w:rsidRPr="005F74DE">
        <w:rPr>
          <w:rFonts w:ascii="Cascadia Mono" w:hAnsi="Cascadia Mono" w:cs="Cascadia Mono"/>
          <w:noProof w:val="0"/>
          <w:color w:val="000000"/>
          <w:kern w:val="0"/>
          <w:sz w:val="24"/>
          <w:szCs w:val="24"/>
          <w:lang w:val="en-US"/>
        </w:rPr>
        <w:tab/>
      </w:r>
      <w:r w:rsidRPr="005F74DE">
        <w:rPr>
          <w:rFonts w:ascii="Cascadia Mono" w:hAnsi="Cascadia Mono" w:cs="Cascadia Mono"/>
          <w:noProof w:val="0"/>
          <w:color w:val="000000"/>
          <w:kern w:val="0"/>
          <w:sz w:val="24"/>
          <w:szCs w:val="24"/>
          <w:lang w:val="en-US"/>
        </w:rPr>
        <w:tab/>
      </w:r>
      <w:r w:rsidRPr="005F74DE">
        <w:rPr>
          <w:rFonts w:ascii="Cascadia Mono" w:hAnsi="Cascadia Mono" w:cs="Cascadia Mono"/>
          <w:noProof w:val="0"/>
          <w:color w:val="0000FF"/>
          <w:kern w:val="0"/>
          <w:sz w:val="24"/>
          <w:szCs w:val="24"/>
          <w:lang w:val="en-US"/>
        </w:rPr>
        <w:t>EXEC</w:t>
      </w:r>
      <w:r w:rsidRPr="005F74DE">
        <w:rPr>
          <w:rFonts w:ascii="Cascadia Mono" w:hAnsi="Cascadia Mono" w:cs="Cascadia Mono"/>
          <w:noProof w:val="0"/>
          <w:color w:val="000000"/>
          <w:kern w:val="0"/>
          <w:sz w:val="24"/>
          <w:szCs w:val="24"/>
          <w:lang w:val="en-US"/>
        </w:rPr>
        <w:t xml:space="preserve"> </w:t>
      </w:r>
      <w:r w:rsidRPr="005F74DE">
        <w:rPr>
          <w:rFonts w:ascii="Cascadia Mono" w:hAnsi="Cascadia Mono" w:cs="Cascadia Mono"/>
          <w:noProof w:val="0"/>
          <w:color w:val="800000"/>
          <w:kern w:val="0"/>
          <w:sz w:val="24"/>
          <w:szCs w:val="24"/>
          <w:lang w:val="en-US"/>
        </w:rPr>
        <w:t>SP_REFRESHVIEW</w:t>
      </w:r>
      <w:r w:rsidRPr="005F74DE">
        <w:rPr>
          <w:rFonts w:ascii="Cascadia Mono" w:hAnsi="Cascadia Mono" w:cs="Cascadia Mono"/>
          <w:noProof w:val="0"/>
          <w:color w:val="0000FF"/>
          <w:kern w:val="0"/>
          <w:sz w:val="24"/>
          <w:szCs w:val="24"/>
          <w:lang w:val="en-US"/>
        </w:rPr>
        <w:t xml:space="preserve"> </w:t>
      </w:r>
      <w:r w:rsidRPr="005F74DE">
        <w:rPr>
          <w:rFonts w:ascii="Cascadia Mono" w:hAnsi="Cascadia Mono" w:cs="Cascadia Mono"/>
          <w:noProof w:val="0"/>
          <w:color w:val="FF0000"/>
          <w:kern w:val="0"/>
          <w:sz w:val="24"/>
          <w:szCs w:val="24"/>
          <w:lang w:val="en-US"/>
        </w:rPr>
        <w:t>'</w:t>
      </w:r>
      <w:proofErr w:type="spellStart"/>
      <w:r w:rsidRPr="005F74DE">
        <w:rPr>
          <w:rFonts w:ascii="Cascadia Mono" w:hAnsi="Cascadia Mono" w:cs="Cascadia Mono"/>
          <w:noProof w:val="0"/>
          <w:color w:val="FF0000"/>
          <w:kern w:val="0"/>
          <w:sz w:val="24"/>
          <w:szCs w:val="24"/>
          <w:lang w:val="en-US"/>
        </w:rPr>
        <w:t>EmployeeDetailView</w:t>
      </w:r>
      <w:proofErr w:type="spellEnd"/>
      <w:r w:rsidRPr="005F74DE">
        <w:rPr>
          <w:rFonts w:ascii="Cascadia Mono" w:hAnsi="Cascadia Mono" w:cs="Cascadia Mono"/>
          <w:noProof w:val="0"/>
          <w:color w:val="FF0000"/>
          <w:kern w:val="0"/>
          <w:sz w:val="24"/>
          <w:szCs w:val="24"/>
          <w:lang w:val="en-US"/>
        </w:rPr>
        <w:t>'</w:t>
      </w:r>
    </w:p>
    <w:p w14:paraId="57FC6C17" w14:textId="77777777" w:rsidR="005F74DE" w:rsidRPr="005F74DE" w:rsidRDefault="005F74DE" w:rsidP="005F7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F74DE">
        <w:rPr>
          <w:rFonts w:ascii="Cascadia Mono" w:hAnsi="Cascadia Mono" w:cs="Cascadia Mono"/>
          <w:noProof w:val="0"/>
          <w:color w:val="0000FF"/>
          <w:kern w:val="0"/>
          <w:sz w:val="24"/>
          <w:szCs w:val="24"/>
          <w:lang w:val="en-US"/>
        </w:rPr>
        <w:t>END</w:t>
      </w:r>
    </w:p>
    <w:p w14:paraId="38494A71" w14:textId="09CB8CD8" w:rsidR="00167EC9" w:rsidRDefault="005F74DE" w:rsidP="005F74DE">
      <w:pPr>
        <w:pStyle w:val="ListParagraph"/>
        <w:pBdr>
          <w:top w:val="single" w:sz="4" w:space="1" w:color="auto"/>
          <w:left w:val="single" w:sz="4" w:space="4" w:color="auto"/>
          <w:bottom w:val="single" w:sz="4" w:space="1" w:color="auto"/>
          <w:right w:val="single" w:sz="4" w:space="4" w:color="auto"/>
        </w:pBdr>
        <w:ind w:left="1584"/>
        <w:rPr>
          <w:rFonts w:ascii="Times New Roman" w:hAnsi="Times New Roman" w:cs="Times New Roman"/>
          <w:sz w:val="28"/>
          <w:szCs w:val="28"/>
          <w:u w:val="single"/>
          <w:lang w:val="en-US"/>
        </w:rPr>
      </w:pPr>
      <w:r w:rsidRPr="005F74DE">
        <w:rPr>
          <w:rFonts w:ascii="Cascadia Mono" w:hAnsi="Cascadia Mono" w:cs="Cascadia Mono"/>
          <w:noProof w:val="0"/>
          <w:color w:val="0000FF"/>
          <w:kern w:val="0"/>
          <w:sz w:val="24"/>
          <w:szCs w:val="24"/>
          <w:lang w:val="en-US"/>
        </w:rPr>
        <w:t>GO</w:t>
      </w:r>
    </w:p>
    <w:p w14:paraId="62D82A44" w14:textId="77777777" w:rsidR="00167EC9" w:rsidRDefault="00167EC9" w:rsidP="00167EC9">
      <w:pPr>
        <w:pStyle w:val="ListParagraph"/>
        <w:ind w:left="1584"/>
        <w:rPr>
          <w:rFonts w:ascii="Times New Roman" w:hAnsi="Times New Roman" w:cs="Times New Roman"/>
          <w:sz w:val="28"/>
          <w:szCs w:val="28"/>
          <w:u w:val="single"/>
          <w:lang w:val="en-US"/>
        </w:rPr>
      </w:pPr>
    </w:p>
    <w:p w14:paraId="6B1E0F78" w14:textId="2198137C" w:rsidR="00167EC9" w:rsidRDefault="00167EC9" w:rsidP="00167EC9">
      <w:pPr>
        <w:pStyle w:val="ListParagraph"/>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lastRenderedPageBreak/>
        <w:t>C# code:</w:t>
      </w:r>
    </w:p>
    <w:p w14:paraId="5B165D11" w14:textId="77777777" w:rsidR="0000383C" w:rsidRPr="00006CB1" w:rsidRDefault="0000383C" w:rsidP="000038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06CB1">
        <w:rPr>
          <w:rFonts w:ascii="Cascadia Mono" w:hAnsi="Cascadia Mono" w:cs="Cascadia Mono"/>
          <w:noProof w:val="0"/>
          <w:color w:val="000000"/>
          <w:kern w:val="0"/>
          <w:sz w:val="24"/>
          <w:szCs w:val="24"/>
          <w:lang w:val="en-US"/>
        </w:rPr>
        <w:t>try</w:t>
      </w:r>
    </w:p>
    <w:p w14:paraId="03FD341D" w14:textId="77777777" w:rsidR="0000383C" w:rsidRPr="00006CB1" w:rsidRDefault="0000383C" w:rsidP="000038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06CB1">
        <w:rPr>
          <w:rFonts w:ascii="Cascadia Mono" w:hAnsi="Cascadia Mono" w:cs="Cascadia Mono"/>
          <w:noProof w:val="0"/>
          <w:color w:val="000000"/>
          <w:kern w:val="0"/>
          <w:sz w:val="24"/>
          <w:szCs w:val="24"/>
          <w:lang w:val="en-US"/>
        </w:rPr>
        <w:t>{</w:t>
      </w:r>
    </w:p>
    <w:p w14:paraId="23C4F555" w14:textId="77777777" w:rsidR="0000383C" w:rsidRPr="00006CB1" w:rsidRDefault="0000383C" w:rsidP="000038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06CB1">
        <w:rPr>
          <w:rFonts w:ascii="Cascadia Mono" w:hAnsi="Cascadia Mono" w:cs="Cascadia Mono"/>
          <w:noProof w:val="0"/>
          <w:color w:val="000000"/>
          <w:kern w:val="0"/>
          <w:sz w:val="24"/>
          <w:szCs w:val="24"/>
          <w:lang w:val="en-US"/>
        </w:rPr>
        <w:t xml:space="preserve">    </w:t>
      </w:r>
      <w:proofErr w:type="spellStart"/>
      <w:proofErr w:type="gramStart"/>
      <w:r w:rsidRPr="00006CB1">
        <w:rPr>
          <w:rFonts w:ascii="Cascadia Mono" w:hAnsi="Cascadia Mono" w:cs="Cascadia Mono"/>
          <w:noProof w:val="0"/>
          <w:color w:val="000000"/>
          <w:kern w:val="0"/>
          <w:sz w:val="24"/>
          <w:szCs w:val="24"/>
          <w:lang w:val="en-US"/>
        </w:rPr>
        <w:t>DataProvider.Instance.ExecuteNonQuery</w:t>
      </w:r>
      <w:proofErr w:type="spellEnd"/>
      <w:proofErr w:type="gramEnd"/>
      <w:r w:rsidRPr="00006CB1">
        <w:rPr>
          <w:rFonts w:ascii="Cascadia Mono" w:hAnsi="Cascadia Mono" w:cs="Cascadia Mono"/>
          <w:noProof w:val="0"/>
          <w:color w:val="000000"/>
          <w:kern w:val="0"/>
          <w:sz w:val="24"/>
          <w:szCs w:val="24"/>
          <w:lang w:val="en-US"/>
        </w:rPr>
        <w:t xml:space="preserve">("EXEC </w:t>
      </w:r>
      <w:proofErr w:type="spellStart"/>
      <w:r w:rsidRPr="00006CB1">
        <w:rPr>
          <w:rFonts w:ascii="Cascadia Mono" w:hAnsi="Cascadia Mono" w:cs="Cascadia Mono"/>
          <w:noProof w:val="0"/>
          <w:color w:val="000000"/>
          <w:kern w:val="0"/>
          <w:sz w:val="24"/>
          <w:szCs w:val="24"/>
          <w:lang w:val="en-US"/>
        </w:rPr>
        <w:t>dbo.insertEmployee</w:t>
      </w:r>
      <w:proofErr w:type="spellEnd"/>
      <w:r w:rsidRPr="00006CB1">
        <w:rPr>
          <w:rFonts w:ascii="Cascadia Mono" w:hAnsi="Cascadia Mono" w:cs="Cascadia Mono"/>
          <w:noProof w:val="0"/>
          <w:color w:val="000000"/>
          <w:kern w:val="0"/>
          <w:sz w:val="24"/>
          <w:szCs w:val="24"/>
          <w:lang w:val="en-US"/>
        </w:rPr>
        <w:t xml:space="preserve"> @id , @name , @birth , @address , @phone , @recruitment , @job ,  @penatyPoint , @bonusPoint , @numberOfShift ", new object[] { id, name, birth, address, phone, recruitment, job, </w:t>
      </w:r>
      <w:proofErr w:type="spellStart"/>
      <w:r w:rsidRPr="00006CB1">
        <w:rPr>
          <w:rFonts w:ascii="Cascadia Mono" w:hAnsi="Cascadia Mono" w:cs="Cascadia Mono"/>
          <w:noProof w:val="0"/>
          <w:color w:val="000000"/>
          <w:kern w:val="0"/>
          <w:sz w:val="24"/>
          <w:szCs w:val="24"/>
          <w:lang w:val="en-US"/>
        </w:rPr>
        <w:t>penatyPoint</w:t>
      </w:r>
      <w:proofErr w:type="spellEnd"/>
      <w:r w:rsidRPr="00006CB1">
        <w:rPr>
          <w:rFonts w:ascii="Cascadia Mono" w:hAnsi="Cascadia Mono" w:cs="Cascadia Mono"/>
          <w:noProof w:val="0"/>
          <w:color w:val="000000"/>
          <w:kern w:val="0"/>
          <w:sz w:val="24"/>
          <w:szCs w:val="24"/>
          <w:lang w:val="en-US"/>
        </w:rPr>
        <w:t xml:space="preserve">, </w:t>
      </w:r>
      <w:proofErr w:type="spellStart"/>
      <w:r w:rsidRPr="00006CB1">
        <w:rPr>
          <w:rFonts w:ascii="Cascadia Mono" w:hAnsi="Cascadia Mono" w:cs="Cascadia Mono"/>
          <w:noProof w:val="0"/>
          <w:color w:val="000000"/>
          <w:kern w:val="0"/>
          <w:sz w:val="24"/>
          <w:szCs w:val="24"/>
          <w:lang w:val="en-US"/>
        </w:rPr>
        <w:t>bonusPoint</w:t>
      </w:r>
      <w:proofErr w:type="spellEnd"/>
      <w:r w:rsidRPr="00006CB1">
        <w:rPr>
          <w:rFonts w:ascii="Cascadia Mono" w:hAnsi="Cascadia Mono" w:cs="Cascadia Mono"/>
          <w:noProof w:val="0"/>
          <w:color w:val="000000"/>
          <w:kern w:val="0"/>
          <w:sz w:val="24"/>
          <w:szCs w:val="24"/>
          <w:lang w:val="en-US"/>
        </w:rPr>
        <w:t xml:space="preserve">, </w:t>
      </w:r>
      <w:proofErr w:type="spellStart"/>
      <w:r w:rsidRPr="00006CB1">
        <w:rPr>
          <w:rFonts w:ascii="Cascadia Mono" w:hAnsi="Cascadia Mono" w:cs="Cascadia Mono"/>
          <w:noProof w:val="0"/>
          <w:color w:val="000000"/>
          <w:kern w:val="0"/>
          <w:sz w:val="24"/>
          <w:szCs w:val="24"/>
          <w:lang w:val="en-US"/>
        </w:rPr>
        <w:t>numberOfShift</w:t>
      </w:r>
      <w:proofErr w:type="spellEnd"/>
      <w:r w:rsidRPr="00006CB1">
        <w:rPr>
          <w:rFonts w:ascii="Cascadia Mono" w:hAnsi="Cascadia Mono" w:cs="Cascadia Mono"/>
          <w:noProof w:val="0"/>
          <w:color w:val="000000"/>
          <w:kern w:val="0"/>
          <w:sz w:val="24"/>
          <w:szCs w:val="24"/>
          <w:lang w:val="en-US"/>
        </w:rPr>
        <w:t xml:space="preserve"> });</w:t>
      </w:r>
    </w:p>
    <w:p w14:paraId="56048B94" w14:textId="77777777" w:rsidR="0000383C" w:rsidRPr="00006CB1" w:rsidRDefault="0000383C" w:rsidP="000038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06CB1">
        <w:rPr>
          <w:rFonts w:ascii="Cascadia Mono" w:hAnsi="Cascadia Mono" w:cs="Cascadia Mono"/>
          <w:noProof w:val="0"/>
          <w:color w:val="000000"/>
          <w:kern w:val="0"/>
          <w:sz w:val="24"/>
          <w:szCs w:val="24"/>
          <w:lang w:val="en-US"/>
        </w:rPr>
        <w:t xml:space="preserve">    </w:t>
      </w:r>
      <w:proofErr w:type="spellStart"/>
      <w:r w:rsidRPr="00006CB1">
        <w:rPr>
          <w:rFonts w:ascii="Cascadia Mono" w:hAnsi="Cascadia Mono" w:cs="Cascadia Mono"/>
          <w:noProof w:val="0"/>
          <w:color w:val="000000"/>
          <w:kern w:val="0"/>
          <w:sz w:val="24"/>
          <w:szCs w:val="24"/>
          <w:lang w:val="en-US"/>
        </w:rPr>
        <w:t>MessageBox.Show</w:t>
      </w:r>
      <w:proofErr w:type="spellEnd"/>
      <w:r w:rsidRPr="00006CB1">
        <w:rPr>
          <w:rFonts w:ascii="Cascadia Mono" w:hAnsi="Cascadia Mono" w:cs="Cascadia Mono"/>
          <w:noProof w:val="0"/>
          <w:color w:val="000000"/>
          <w:kern w:val="0"/>
          <w:sz w:val="24"/>
          <w:szCs w:val="24"/>
          <w:lang w:val="en-US"/>
        </w:rPr>
        <w:t>("</w:t>
      </w:r>
      <w:proofErr w:type="spellStart"/>
      <w:r w:rsidRPr="00006CB1">
        <w:rPr>
          <w:rFonts w:ascii="Cascadia Mono" w:hAnsi="Cascadia Mono" w:cs="Cascadia Mono"/>
          <w:noProof w:val="0"/>
          <w:color w:val="000000"/>
          <w:kern w:val="0"/>
          <w:sz w:val="24"/>
          <w:szCs w:val="24"/>
          <w:lang w:val="en-US"/>
        </w:rPr>
        <w:t>Thêm</w:t>
      </w:r>
      <w:proofErr w:type="spellEnd"/>
      <w:r w:rsidRPr="00006CB1">
        <w:rPr>
          <w:rFonts w:ascii="Cascadia Mono" w:hAnsi="Cascadia Mono" w:cs="Cascadia Mono"/>
          <w:noProof w:val="0"/>
          <w:color w:val="000000"/>
          <w:kern w:val="0"/>
          <w:sz w:val="24"/>
          <w:szCs w:val="24"/>
          <w:lang w:val="en-US"/>
        </w:rPr>
        <w:t xml:space="preserve"> </w:t>
      </w:r>
      <w:proofErr w:type="spellStart"/>
      <w:r w:rsidRPr="00006CB1">
        <w:rPr>
          <w:rFonts w:ascii="Cascadia Mono" w:hAnsi="Cascadia Mono" w:cs="Cascadia Mono"/>
          <w:noProof w:val="0"/>
          <w:color w:val="000000"/>
          <w:kern w:val="0"/>
          <w:sz w:val="24"/>
          <w:szCs w:val="24"/>
          <w:lang w:val="en-US"/>
        </w:rPr>
        <w:t>nhân</w:t>
      </w:r>
      <w:proofErr w:type="spellEnd"/>
      <w:r w:rsidRPr="00006CB1">
        <w:rPr>
          <w:rFonts w:ascii="Cascadia Mono" w:hAnsi="Cascadia Mono" w:cs="Cascadia Mono"/>
          <w:noProof w:val="0"/>
          <w:color w:val="000000"/>
          <w:kern w:val="0"/>
          <w:sz w:val="24"/>
          <w:szCs w:val="24"/>
          <w:lang w:val="en-US"/>
        </w:rPr>
        <w:t xml:space="preserve"> </w:t>
      </w:r>
      <w:proofErr w:type="spellStart"/>
      <w:r w:rsidRPr="00006CB1">
        <w:rPr>
          <w:rFonts w:ascii="Cascadia Mono" w:hAnsi="Cascadia Mono" w:cs="Cascadia Mono"/>
          <w:noProof w:val="0"/>
          <w:color w:val="000000"/>
          <w:kern w:val="0"/>
          <w:sz w:val="24"/>
          <w:szCs w:val="24"/>
          <w:lang w:val="en-US"/>
        </w:rPr>
        <w:t>viên</w:t>
      </w:r>
      <w:proofErr w:type="spellEnd"/>
      <w:r w:rsidRPr="00006CB1">
        <w:rPr>
          <w:rFonts w:ascii="Cascadia Mono" w:hAnsi="Cascadia Mono" w:cs="Cascadia Mono"/>
          <w:noProof w:val="0"/>
          <w:color w:val="000000"/>
          <w:kern w:val="0"/>
          <w:sz w:val="24"/>
          <w:szCs w:val="24"/>
          <w:lang w:val="en-US"/>
        </w:rPr>
        <w:t xml:space="preserve"> </w:t>
      </w:r>
      <w:proofErr w:type="spellStart"/>
      <w:r w:rsidRPr="00006CB1">
        <w:rPr>
          <w:rFonts w:ascii="Cascadia Mono" w:hAnsi="Cascadia Mono" w:cs="Cascadia Mono"/>
          <w:noProof w:val="0"/>
          <w:color w:val="000000"/>
          <w:kern w:val="0"/>
          <w:sz w:val="24"/>
          <w:szCs w:val="24"/>
          <w:lang w:val="en-US"/>
        </w:rPr>
        <w:t>thành</w:t>
      </w:r>
      <w:proofErr w:type="spellEnd"/>
      <w:r w:rsidRPr="00006CB1">
        <w:rPr>
          <w:rFonts w:ascii="Cascadia Mono" w:hAnsi="Cascadia Mono" w:cs="Cascadia Mono"/>
          <w:noProof w:val="0"/>
          <w:color w:val="000000"/>
          <w:kern w:val="0"/>
          <w:sz w:val="24"/>
          <w:szCs w:val="24"/>
          <w:lang w:val="en-US"/>
        </w:rPr>
        <w:t xml:space="preserve"> </w:t>
      </w:r>
      <w:proofErr w:type="spellStart"/>
      <w:r w:rsidRPr="00006CB1">
        <w:rPr>
          <w:rFonts w:ascii="Cascadia Mono" w:hAnsi="Cascadia Mono" w:cs="Cascadia Mono"/>
          <w:noProof w:val="0"/>
          <w:color w:val="000000"/>
          <w:kern w:val="0"/>
          <w:sz w:val="24"/>
          <w:szCs w:val="24"/>
          <w:lang w:val="en-US"/>
        </w:rPr>
        <w:t>công</w:t>
      </w:r>
      <w:proofErr w:type="spellEnd"/>
      <w:r w:rsidRPr="00006CB1">
        <w:rPr>
          <w:rFonts w:ascii="Cascadia Mono" w:hAnsi="Cascadia Mono" w:cs="Cascadia Mono"/>
          <w:noProof w:val="0"/>
          <w:color w:val="000000"/>
          <w:kern w:val="0"/>
          <w:sz w:val="24"/>
          <w:szCs w:val="24"/>
          <w:lang w:val="en-US"/>
        </w:rPr>
        <w:t>! \</w:t>
      </w:r>
      <w:proofErr w:type="gramStart"/>
      <w:r w:rsidRPr="00006CB1">
        <w:rPr>
          <w:rFonts w:ascii="Cascadia Mono" w:hAnsi="Cascadia Mono" w:cs="Cascadia Mono"/>
          <w:noProof w:val="0"/>
          <w:color w:val="000000"/>
          <w:kern w:val="0"/>
          <w:sz w:val="24"/>
          <w:szCs w:val="24"/>
          <w:lang w:val="en-US"/>
        </w:rPr>
        <w:t xml:space="preserve">n  </w:t>
      </w:r>
      <w:proofErr w:type="spellStart"/>
      <w:r w:rsidRPr="00006CB1">
        <w:rPr>
          <w:rFonts w:ascii="Cascadia Mono" w:hAnsi="Cascadia Mono" w:cs="Cascadia Mono"/>
          <w:noProof w:val="0"/>
          <w:color w:val="000000"/>
          <w:kern w:val="0"/>
          <w:sz w:val="24"/>
          <w:szCs w:val="24"/>
          <w:lang w:val="en-US"/>
        </w:rPr>
        <w:t>Vui</w:t>
      </w:r>
      <w:proofErr w:type="spellEnd"/>
      <w:proofErr w:type="gramEnd"/>
      <w:r w:rsidRPr="00006CB1">
        <w:rPr>
          <w:rFonts w:ascii="Cascadia Mono" w:hAnsi="Cascadia Mono" w:cs="Cascadia Mono"/>
          <w:noProof w:val="0"/>
          <w:color w:val="000000"/>
          <w:kern w:val="0"/>
          <w:sz w:val="24"/>
          <w:szCs w:val="24"/>
          <w:lang w:val="en-US"/>
        </w:rPr>
        <w:t xml:space="preserve"> </w:t>
      </w:r>
      <w:proofErr w:type="spellStart"/>
      <w:r w:rsidRPr="00006CB1">
        <w:rPr>
          <w:rFonts w:ascii="Cascadia Mono" w:hAnsi="Cascadia Mono" w:cs="Cascadia Mono"/>
          <w:noProof w:val="0"/>
          <w:color w:val="000000"/>
          <w:kern w:val="0"/>
          <w:sz w:val="24"/>
          <w:szCs w:val="24"/>
          <w:lang w:val="en-US"/>
        </w:rPr>
        <w:t>lòng</w:t>
      </w:r>
      <w:proofErr w:type="spellEnd"/>
      <w:r w:rsidRPr="00006CB1">
        <w:rPr>
          <w:rFonts w:ascii="Cascadia Mono" w:hAnsi="Cascadia Mono" w:cs="Cascadia Mono"/>
          <w:noProof w:val="0"/>
          <w:color w:val="000000"/>
          <w:kern w:val="0"/>
          <w:sz w:val="24"/>
          <w:szCs w:val="24"/>
          <w:lang w:val="en-US"/>
        </w:rPr>
        <w:t xml:space="preserve"> </w:t>
      </w:r>
      <w:proofErr w:type="spellStart"/>
      <w:r w:rsidRPr="00006CB1">
        <w:rPr>
          <w:rFonts w:ascii="Cascadia Mono" w:hAnsi="Cascadia Mono" w:cs="Cascadia Mono"/>
          <w:noProof w:val="0"/>
          <w:color w:val="000000"/>
          <w:kern w:val="0"/>
          <w:sz w:val="24"/>
          <w:szCs w:val="24"/>
          <w:lang w:val="en-US"/>
        </w:rPr>
        <w:t>vào</w:t>
      </w:r>
      <w:proofErr w:type="spellEnd"/>
      <w:r w:rsidRPr="00006CB1">
        <w:rPr>
          <w:rFonts w:ascii="Cascadia Mono" w:hAnsi="Cascadia Mono" w:cs="Cascadia Mono"/>
          <w:noProof w:val="0"/>
          <w:color w:val="000000"/>
          <w:kern w:val="0"/>
          <w:sz w:val="24"/>
          <w:szCs w:val="24"/>
          <w:lang w:val="en-US"/>
        </w:rPr>
        <w:t xml:space="preserve"> LỊCH TRỰC </w:t>
      </w:r>
      <w:proofErr w:type="spellStart"/>
      <w:r w:rsidRPr="00006CB1">
        <w:rPr>
          <w:rFonts w:ascii="Cascadia Mono" w:hAnsi="Cascadia Mono" w:cs="Cascadia Mono"/>
          <w:noProof w:val="0"/>
          <w:color w:val="000000"/>
          <w:kern w:val="0"/>
          <w:sz w:val="24"/>
          <w:szCs w:val="24"/>
          <w:lang w:val="en-US"/>
        </w:rPr>
        <w:t>xếp</w:t>
      </w:r>
      <w:proofErr w:type="spellEnd"/>
      <w:r w:rsidRPr="00006CB1">
        <w:rPr>
          <w:rFonts w:ascii="Cascadia Mono" w:hAnsi="Cascadia Mono" w:cs="Cascadia Mono"/>
          <w:noProof w:val="0"/>
          <w:color w:val="000000"/>
          <w:kern w:val="0"/>
          <w:sz w:val="24"/>
          <w:szCs w:val="24"/>
          <w:lang w:val="en-US"/>
        </w:rPr>
        <w:t xml:space="preserve"> ca </w:t>
      </w:r>
      <w:proofErr w:type="spellStart"/>
      <w:r w:rsidRPr="00006CB1">
        <w:rPr>
          <w:rFonts w:ascii="Cascadia Mono" w:hAnsi="Cascadia Mono" w:cs="Cascadia Mono"/>
          <w:noProof w:val="0"/>
          <w:color w:val="000000"/>
          <w:kern w:val="0"/>
          <w:sz w:val="24"/>
          <w:szCs w:val="24"/>
          <w:lang w:val="en-US"/>
        </w:rPr>
        <w:t>trực</w:t>
      </w:r>
      <w:proofErr w:type="spellEnd"/>
      <w:r w:rsidRPr="00006CB1">
        <w:rPr>
          <w:rFonts w:ascii="Cascadia Mono" w:hAnsi="Cascadia Mono" w:cs="Cascadia Mono"/>
          <w:noProof w:val="0"/>
          <w:color w:val="000000"/>
          <w:kern w:val="0"/>
          <w:sz w:val="24"/>
          <w:szCs w:val="24"/>
          <w:lang w:val="en-US"/>
        </w:rPr>
        <w:t xml:space="preserve"> </w:t>
      </w:r>
      <w:proofErr w:type="spellStart"/>
      <w:r w:rsidRPr="00006CB1">
        <w:rPr>
          <w:rFonts w:ascii="Cascadia Mono" w:hAnsi="Cascadia Mono" w:cs="Cascadia Mono"/>
          <w:noProof w:val="0"/>
          <w:color w:val="000000"/>
          <w:kern w:val="0"/>
          <w:sz w:val="24"/>
          <w:szCs w:val="24"/>
          <w:lang w:val="en-US"/>
        </w:rPr>
        <w:t>cho</w:t>
      </w:r>
      <w:proofErr w:type="spellEnd"/>
      <w:r w:rsidRPr="00006CB1">
        <w:rPr>
          <w:rFonts w:ascii="Cascadia Mono" w:hAnsi="Cascadia Mono" w:cs="Cascadia Mono"/>
          <w:noProof w:val="0"/>
          <w:color w:val="000000"/>
          <w:kern w:val="0"/>
          <w:sz w:val="24"/>
          <w:szCs w:val="24"/>
          <w:lang w:val="en-US"/>
        </w:rPr>
        <w:t xml:space="preserve"> </w:t>
      </w:r>
      <w:proofErr w:type="spellStart"/>
      <w:r w:rsidRPr="00006CB1">
        <w:rPr>
          <w:rFonts w:ascii="Cascadia Mono" w:hAnsi="Cascadia Mono" w:cs="Cascadia Mono"/>
          <w:noProof w:val="0"/>
          <w:color w:val="000000"/>
          <w:kern w:val="0"/>
          <w:sz w:val="24"/>
          <w:szCs w:val="24"/>
          <w:lang w:val="en-US"/>
        </w:rPr>
        <w:t>nhân</w:t>
      </w:r>
      <w:proofErr w:type="spellEnd"/>
      <w:r w:rsidRPr="00006CB1">
        <w:rPr>
          <w:rFonts w:ascii="Cascadia Mono" w:hAnsi="Cascadia Mono" w:cs="Cascadia Mono"/>
          <w:noProof w:val="0"/>
          <w:color w:val="000000"/>
          <w:kern w:val="0"/>
          <w:sz w:val="24"/>
          <w:szCs w:val="24"/>
          <w:lang w:val="en-US"/>
        </w:rPr>
        <w:t xml:space="preserve"> </w:t>
      </w:r>
      <w:proofErr w:type="spellStart"/>
      <w:r w:rsidRPr="00006CB1">
        <w:rPr>
          <w:rFonts w:ascii="Cascadia Mono" w:hAnsi="Cascadia Mono" w:cs="Cascadia Mono"/>
          <w:noProof w:val="0"/>
          <w:color w:val="000000"/>
          <w:kern w:val="0"/>
          <w:sz w:val="24"/>
          <w:szCs w:val="24"/>
          <w:lang w:val="en-US"/>
        </w:rPr>
        <w:t>viên</w:t>
      </w:r>
      <w:proofErr w:type="spellEnd"/>
      <w:r w:rsidRPr="00006CB1">
        <w:rPr>
          <w:rFonts w:ascii="Cascadia Mono" w:hAnsi="Cascadia Mono" w:cs="Cascadia Mono"/>
          <w:noProof w:val="0"/>
          <w:color w:val="000000"/>
          <w:kern w:val="0"/>
          <w:sz w:val="24"/>
          <w:szCs w:val="24"/>
          <w:lang w:val="en-US"/>
        </w:rPr>
        <w:t xml:space="preserve"> " + name, "Thông </w:t>
      </w:r>
      <w:proofErr w:type="spellStart"/>
      <w:r w:rsidRPr="00006CB1">
        <w:rPr>
          <w:rFonts w:ascii="Cascadia Mono" w:hAnsi="Cascadia Mono" w:cs="Cascadia Mono"/>
          <w:noProof w:val="0"/>
          <w:color w:val="000000"/>
          <w:kern w:val="0"/>
          <w:sz w:val="24"/>
          <w:szCs w:val="24"/>
          <w:lang w:val="en-US"/>
        </w:rPr>
        <w:t>báo</w:t>
      </w:r>
      <w:proofErr w:type="spellEnd"/>
      <w:r w:rsidRPr="00006CB1">
        <w:rPr>
          <w:rFonts w:ascii="Cascadia Mono" w:hAnsi="Cascadia Mono" w:cs="Cascadia Mono"/>
          <w:noProof w:val="0"/>
          <w:color w:val="000000"/>
          <w:kern w:val="0"/>
          <w:sz w:val="24"/>
          <w:szCs w:val="24"/>
          <w:lang w:val="en-US"/>
        </w:rPr>
        <w:t xml:space="preserve">", </w:t>
      </w:r>
      <w:proofErr w:type="spellStart"/>
      <w:r w:rsidRPr="00006CB1">
        <w:rPr>
          <w:rFonts w:ascii="Cascadia Mono" w:hAnsi="Cascadia Mono" w:cs="Cascadia Mono"/>
          <w:noProof w:val="0"/>
          <w:color w:val="000000"/>
          <w:kern w:val="0"/>
          <w:sz w:val="24"/>
          <w:szCs w:val="24"/>
          <w:lang w:val="en-US"/>
        </w:rPr>
        <w:t>MessageBoxButtons.OK</w:t>
      </w:r>
      <w:proofErr w:type="spellEnd"/>
      <w:r w:rsidRPr="00006CB1">
        <w:rPr>
          <w:rFonts w:ascii="Cascadia Mono" w:hAnsi="Cascadia Mono" w:cs="Cascadia Mono"/>
          <w:noProof w:val="0"/>
          <w:color w:val="000000"/>
          <w:kern w:val="0"/>
          <w:sz w:val="24"/>
          <w:szCs w:val="24"/>
          <w:lang w:val="en-US"/>
        </w:rPr>
        <w:t xml:space="preserve">, </w:t>
      </w:r>
      <w:proofErr w:type="spellStart"/>
      <w:r w:rsidRPr="00006CB1">
        <w:rPr>
          <w:rFonts w:ascii="Cascadia Mono" w:hAnsi="Cascadia Mono" w:cs="Cascadia Mono"/>
          <w:noProof w:val="0"/>
          <w:color w:val="000000"/>
          <w:kern w:val="0"/>
          <w:sz w:val="24"/>
          <w:szCs w:val="24"/>
          <w:lang w:val="en-US"/>
        </w:rPr>
        <w:t>MessageBoxIcon.Information</w:t>
      </w:r>
      <w:proofErr w:type="spellEnd"/>
      <w:r w:rsidRPr="00006CB1">
        <w:rPr>
          <w:rFonts w:ascii="Cascadia Mono" w:hAnsi="Cascadia Mono" w:cs="Cascadia Mono"/>
          <w:noProof w:val="0"/>
          <w:color w:val="000000"/>
          <w:kern w:val="0"/>
          <w:sz w:val="24"/>
          <w:szCs w:val="24"/>
          <w:lang w:val="en-US"/>
        </w:rPr>
        <w:t>);</w:t>
      </w:r>
    </w:p>
    <w:p w14:paraId="076B9478" w14:textId="77777777" w:rsidR="0000383C" w:rsidRPr="00006CB1" w:rsidRDefault="0000383C" w:rsidP="000038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06CB1">
        <w:rPr>
          <w:rFonts w:ascii="Cascadia Mono" w:hAnsi="Cascadia Mono" w:cs="Cascadia Mono"/>
          <w:noProof w:val="0"/>
          <w:color w:val="000000"/>
          <w:kern w:val="0"/>
          <w:sz w:val="24"/>
          <w:szCs w:val="24"/>
          <w:lang w:val="en-US"/>
        </w:rPr>
        <w:t xml:space="preserve">    </w:t>
      </w:r>
      <w:proofErr w:type="gramStart"/>
      <w:r w:rsidRPr="00006CB1">
        <w:rPr>
          <w:rFonts w:ascii="Cascadia Mono" w:hAnsi="Cascadia Mono" w:cs="Cascadia Mono"/>
          <w:noProof w:val="0"/>
          <w:color w:val="000000"/>
          <w:kern w:val="0"/>
          <w:sz w:val="24"/>
          <w:szCs w:val="24"/>
          <w:lang w:val="en-US"/>
        </w:rPr>
        <w:t>reload(</w:t>
      </w:r>
      <w:proofErr w:type="gramEnd"/>
      <w:r w:rsidRPr="00006CB1">
        <w:rPr>
          <w:rFonts w:ascii="Cascadia Mono" w:hAnsi="Cascadia Mono" w:cs="Cascadia Mono"/>
          <w:noProof w:val="0"/>
          <w:color w:val="000000"/>
          <w:kern w:val="0"/>
          <w:sz w:val="24"/>
          <w:szCs w:val="24"/>
          <w:lang w:val="en-US"/>
        </w:rPr>
        <w:t>);</w:t>
      </w:r>
    </w:p>
    <w:p w14:paraId="452B820E" w14:textId="77777777" w:rsidR="0000383C" w:rsidRPr="00006CB1" w:rsidRDefault="0000383C" w:rsidP="000038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06CB1">
        <w:rPr>
          <w:rFonts w:ascii="Cascadia Mono" w:hAnsi="Cascadia Mono" w:cs="Cascadia Mono"/>
          <w:noProof w:val="0"/>
          <w:color w:val="000000"/>
          <w:kern w:val="0"/>
          <w:sz w:val="24"/>
          <w:szCs w:val="24"/>
          <w:lang w:val="en-US"/>
        </w:rPr>
        <w:t>}</w:t>
      </w:r>
    </w:p>
    <w:p w14:paraId="31293159" w14:textId="77777777" w:rsidR="0000383C" w:rsidRPr="00006CB1" w:rsidRDefault="0000383C" w:rsidP="000038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06CB1">
        <w:rPr>
          <w:rFonts w:ascii="Cascadia Mono" w:hAnsi="Cascadia Mono" w:cs="Cascadia Mono"/>
          <w:noProof w:val="0"/>
          <w:color w:val="000000"/>
          <w:kern w:val="0"/>
          <w:sz w:val="24"/>
          <w:szCs w:val="24"/>
          <w:lang w:val="en-US"/>
        </w:rPr>
        <w:t>catch (</w:t>
      </w:r>
      <w:proofErr w:type="spellStart"/>
      <w:r w:rsidRPr="00006CB1">
        <w:rPr>
          <w:rFonts w:ascii="Cascadia Mono" w:hAnsi="Cascadia Mono" w:cs="Cascadia Mono"/>
          <w:noProof w:val="0"/>
          <w:color w:val="000000"/>
          <w:kern w:val="0"/>
          <w:sz w:val="24"/>
          <w:szCs w:val="24"/>
          <w:lang w:val="en-US"/>
        </w:rPr>
        <w:t>SqlException</w:t>
      </w:r>
      <w:proofErr w:type="spellEnd"/>
      <w:r w:rsidRPr="00006CB1">
        <w:rPr>
          <w:rFonts w:ascii="Cascadia Mono" w:hAnsi="Cascadia Mono" w:cs="Cascadia Mono"/>
          <w:noProof w:val="0"/>
          <w:color w:val="000000"/>
          <w:kern w:val="0"/>
          <w:sz w:val="24"/>
          <w:szCs w:val="24"/>
          <w:lang w:val="en-US"/>
        </w:rPr>
        <w:t xml:space="preserve"> </w:t>
      </w:r>
      <w:proofErr w:type="spellStart"/>
      <w:r w:rsidRPr="00006CB1">
        <w:rPr>
          <w:rFonts w:ascii="Cascadia Mono" w:hAnsi="Cascadia Mono" w:cs="Cascadia Mono"/>
          <w:noProof w:val="0"/>
          <w:color w:val="000000"/>
          <w:kern w:val="0"/>
          <w:sz w:val="24"/>
          <w:szCs w:val="24"/>
          <w:lang w:val="en-US"/>
        </w:rPr>
        <w:t>ev</w:t>
      </w:r>
      <w:proofErr w:type="spellEnd"/>
      <w:r w:rsidRPr="00006CB1">
        <w:rPr>
          <w:rFonts w:ascii="Cascadia Mono" w:hAnsi="Cascadia Mono" w:cs="Cascadia Mono"/>
          <w:noProof w:val="0"/>
          <w:color w:val="000000"/>
          <w:kern w:val="0"/>
          <w:sz w:val="24"/>
          <w:szCs w:val="24"/>
          <w:lang w:val="en-US"/>
        </w:rPr>
        <w:t>)</w:t>
      </w:r>
    </w:p>
    <w:p w14:paraId="1456EA24" w14:textId="77777777" w:rsidR="0000383C" w:rsidRPr="00006CB1" w:rsidRDefault="0000383C" w:rsidP="000038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06CB1">
        <w:rPr>
          <w:rFonts w:ascii="Cascadia Mono" w:hAnsi="Cascadia Mono" w:cs="Cascadia Mono"/>
          <w:noProof w:val="0"/>
          <w:color w:val="000000"/>
          <w:kern w:val="0"/>
          <w:sz w:val="24"/>
          <w:szCs w:val="24"/>
          <w:lang w:val="en-US"/>
        </w:rPr>
        <w:t>{</w:t>
      </w:r>
    </w:p>
    <w:p w14:paraId="65613381" w14:textId="77777777" w:rsidR="0000383C" w:rsidRPr="00006CB1" w:rsidRDefault="0000383C" w:rsidP="000038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06CB1">
        <w:rPr>
          <w:rFonts w:ascii="Cascadia Mono" w:hAnsi="Cascadia Mono" w:cs="Cascadia Mono"/>
          <w:noProof w:val="0"/>
          <w:color w:val="000000"/>
          <w:kern w:val="0"/>
          <w:sz w:val="24"/>
          <w:szCs w:val="24"/>
          <w:lang w:val="en-US"/>
        </w:rPr>
        <w:t xml:space="preserve">    </w:t>
      </w:r>
      <w:proofErr w:type="spellStart"/>
      <w:r w:rsidRPr="00006CB1">
        <w:rPr>
          <w:rFonts w:ascii="Cascadia Mono" w:hAnsi="Cascadia Mono" w:cs="Cascadia Mono"/>
          <w:noProof w:val="0"/>
          <w:color w:val="000000"/>
          <w:kern w:val="0"/>
          <w:sz w:val="24"/>
          <w:szCs w:val="24"/>
          <w:lang w:val="en-US"/>
        </w:rPr>
        <w:t>MessageBox.Show</w:t>
      </w:r>
      <w:proofErr w:type="spellEnd"/>
      <w:r w:rsidRPr="00006CB1">
        <w:rPr>
          <w:rFonts w:ascii="Cascadia Mono" w:hAnsi="Cascadia Mono" w:cs="Cascadia Mono"/>
          <w:noProof w:val="0"/>
          <w:color w:val="000000"/>
          <w:kern w:val="0"/>
          <w:sz w:val="24"/>
          <w:szCs w:val="24"/>
          <w:lang w:val="en-US"/>
        </w:rPr>
        <w:t>("</w:t>
      </w:r>
      <w:proofErr w:type="spellStart"/>
      <w:r w:rsidRPr="00006CB1">
        <w:rPr>
          <w:rFonts w:ascii="Cascadia Mono" w:hAnsi="Cascadia Mono" w:cs="Cascadia Mono"/>
          <w:noProof w:val="0"/>
          <w:color w:val="000000"/>
          <w:kern w:val="0"/>
          <w:sz w:val="24"/>
          <w:szCs w:val="24"/>
          <w:lang w:val="en-US"/>
        </w:rPr>
        <w:t>Thêm</w:t>
      </w:r>
      <w:proofErr w:type="spellEnd"/>
      <w:r w:rsidRPr="00006CB1">
        <w:rPr>
          <w:rFonts w:ascii="Cascadia Mono" w:hAnsi="Cascadia Mono" w:cs="Cascadia Mono"/>
          <w:noProof w:val="0"/>
          <w:color w:val="000000"/>
          <w:kern w:val="0"/>
          <w:sz w:val="24"/>
          <w:szCs w:val="24"/>
          <w:lang w:val="en-US"/>
        </w:rPr>
        <w:t xml:space="preserve"> </w:t>
      </w:r>
      <w:proofErr w:type="spellStart"/>
      <w:r w:rsidRPr="00006CB1">
        <w:rPr>
          <w:rFonts w:ascii="Cascadia Mono" w:hAnsi="Cascadia Mono" w:cs="Cascadia Mono"/>
          <w:noProof w:val="0"/>
          <w:color w:val="000000"/>
          <w:kern w:val="0"/>
          <w:sz w:val="24"/>
          <w:szCs w:val="24"/>
          <w:lang w:val="en-US"/>
        </w:rPr>
        <w:t>nhân</w:t>
      </w:r>
      <w:proofErr w:type="spellEnd"/>
      <w:r w:rsidRPr="00006CB1">
        <w:rPr>
          <w:rFonts w:ascii="Cascadia Mono" w:hAnsi="Cascadia Mono" w:cs="Cascadia Mono"/>
          <w:noProof w:val="0"/>
          <w:color w:val="000000"/>
          <w:kern w:val="0"/>
          <w:sz w:val="24"/>
          <w:szCs w:val="24"/>
          <w:lang w:val="en-US"/>
        </w:rPr>
        <w:t xml:space="preserve"> </w:t>
      </w:r>
      <w:proofErr w:type="spellStart"/>
      <w:r w:rsidRPr="00006CB1">
        <w:rPr>
          <w:rFonts w:ascii="Cascadia Mono" w:hAnsi="Cascadia Mono" w:cs="Cascadia Mono"/>
          <w:noProof w:val="0"/>
          <w:color w:val="000000"/>
          <w:kern w:val="0"/>
          <w:sz w:val="24"/>
          <w:szCs w:val="24"/>
          <w:lang w:val="en-US"/>
        </w:rPr>
        <w:t>viên</w:t>
      </w:r>
      <w:proofErr w:type="spellEnd"/>
      <w:r w:rsidRPr="00006CB1">
        <w:rPr>
          <w:rFonts w:ascii="Cascadia Mono" w:hAnsi="Cascadia Mono" w:cs="Cascadia Mono"/>
          <w:noProof w:val="0"/>
          <w:color w:val="000000"/>
          <w:kern w:val="0"/>
          <w:sz w:val="24"/>
          <w:szCs w:val="24"/>
          <w:lang w:val="en-US"/>
        </w:rPr>
        <w:t xml:space="preserve"> </w:t>
      </w:r>
      <w:proofErr w:type="spellStart"/>
      <w:r w:rsidRPr="00006CB1">
        <w:rPr>
          <w:rFonts w:ascii="Cascadia Mono" w:hAnsi="Cascadia Mono" w:cs="Cascadia Mono"/>
          <w:noProof w:val="0"/>
          <w:color w:val="000000"/>
          <w:kern w:val="0"/>
          <w:sz w:val="24"/>
          <w:szCs w:val="24"/>
          <w:lang w:val="en-US"/>
        </w:rPr>
        <w:t>thất</w:t>
      </w:r>
      <w:proofErr w:type="spellEnd"/>
      <w:r w:rsidRPr="00006CB1">
        <w:rPr>
          <w:rFonts w:ascii="Cascadia Mono" w:hAnsi="Cascadia Mono" w:cs="Cascadia Mono"/>
          <w:noProof w:val="0"/>
          <w:color w:val="000000"/>
          <w:kern w:val="0"/>
          <w:sz w:val="24"/>
          <w:szCs w:val="24"/>
          <w:lang w:val="en-US"/>
        </w:rPr>
        <w:t xml:space="preserve"> </w:t>
      </w:r>
      <w:proofErr w:type="spellStart"/>
      <w:r w:rsidRPr="00006CB1">
        <w:rPr>
          <w:rFonts w:ascii="Cascadia Mono" w:hAnsi="Cascadia Mono" w:cs="Cascadia Mono"/>
          <w:noProof w:val="0"/>
          <w:color w:val="000000"/>
          <w:kern w:val="0"/>
          <w:sz w:val="24"/>
          <w:szCs w:val="24"/>
          <w:lang w:val="en-US"/>
        </w:rPr>
        <w:t>bại</w:t>
      </w:r>
      <w:proofErr w:type="spellEnd"/>
      <w:r w:rsidRPr="00006CB1">
        <w:rPr>
          <w:rFonts w:ascii="Cascadia Mono" w:hAnsi="Cascadia Mono" w:cs="Cascadia Mono"/>
          <w:noProof w:val="0"/>
          <w:color w:val="000000"/>
          <w:kern w:val="0"/>
          <w:sz w:val="24"/>
          <w:szCs w:val="24"/>
          <w:lang w:val="en-US"/>
        </w:rPr>
        <w:t xml:space="preserve">! \n" + </w:t>
      </w:r>
      <w:proofErr w:type="spellStart"/>
      <w:proofErr w:type="gramStart"/>
      <w:r w:rsidRPr="00006CB1">
        <w:rPr>
          <w:rFonts w:ascii="Cascadia Mono" w:hAnsi="Cascadia Mono" w:cs="Cascadia Mono"/>
          <w:noProof w:val="0"/>
          <w:color w:val="000000"/>
          <w:kern w:val="0"/>
          <w:sz w:val="24"/>
          <w:szCs w:val="24"/>
          <w:lang w:val="en-US"/>
        </w:rPr>
        <w:t>ev.Message</w:t>
      </w:r>
      <w:proofErr w:type="spellEnd"/>
      <w:proofErr w:type="gramEnd"/>
      <w:r w:rsidRPr="00006CB1">
        <w:rPr>
          <w:rFonts w:ascii="Cascadia Mono" w:hAnsi="Cascadia Mono" w:cs="Cascadia Mono"/>
          <w:noProof w:val="0"/>
          <w:color w:val="000000"/>
          <w:kern w:val="0"/>
          <w:sz w:val="24"/>
          <w:szCs w:val="24"/>
          <w:lang w:val="en-US"/>
        </w:rPr>
        <w:t xml:space="preserve">, "Thông </w:t>
      </w:r>
      <w:proofErr w:type="spellStart"/>
      <w:r w:rsidRPr="00006CB1">
        <w:rPr>
          <w:rFonts w:ascii="Cascadia Mono" w:hAnsi="Cascadia Mono" w:cs="Cascadia Mono"/>
          <w:noProof w:val="0"/>
          <w:color w:val="000000"/>
          <w:kern w:val="0"/>
          <w:sz w:val="24"/>
          <w:szCs w:val="24"/>
          <w:lang w:val="en-US"/>
        </w:rPr>
        <w:t>báo</w:t>
      </w:r>
      <w:proofErr w:type="spellEnd"/>
      <w:r w:rsidRPr="00006CB1">
        <w:rPr>
          <w:rFonts w:ascii="Cascadia Mono" w:hAnsi="Cascadia Mono" w:cs="Cascadia Mono"/>
          <w:noProof w:val="0"/>
          <w:color w:val="000000"/>
          <w:kern w:val="0"/>
          <w:sz w:val="24"/>
          <w:szCs w:val="24"/>
          <w:lang w:val="en-US"/>
        </w:rPr>
        <w:t xml:space="preserve">", </w:t>
      </w:r>
      <w:proofErr w:type="spellStart"/>
      <w:r w:rsidRPr="00006CB1">
        <w:rPr>
          <w:rFonts w:ascii="Cascadia Mono" w:hAnsi="Cascadia Mono" w:cs="Cascadia Mono"/>
          <w:noProof w:val="0"/>
          <w:color w:val="000000"/>
          <w:kern w:val="0"/>
          <w:sz w:val="24"/>
          <w:szCs w:val="24"/>
          <w:lang w:val="en-US"/>
        </w:rPr>
        <w:t>MessageBoxButtons.OK</w:t>
      </w:r>
      <w:proofErr w:type="spellEnd"/>
      <w:r w:rsidRPr="00006CB1">
        <w:rPr>
          <w:rFonts w:ascii="Cascadia Mono" w:hAnsi="Cascadia Mono" w:cs="Cascadia Mono"/>
          <w:noProof w:val="0"/>
          <w:color w:val="000000"/>
          <w:kern w:val="0"/>
          <w:sz w:val="24"/>
          <w:szCs w:val="24"/>
          <w:lang w:val="en-US"/>
        </w:rPr>
        <w:t xml:space="preserve">, </w:t>
      </w:r>
      <w:proofErr w:type="spellStart"/>
      <w:r w:rsidRPr="00006CB1">
        <w:rPr>
          <w:rFonts w:ascii="Cascadia Mono" w:hAnsi="Cascadia Mono" w:cs="Cascadia Mono"/>
          <w:noProof w:val="0"/>
          <w:color w:val="000000"/>
          <w:kern w:val="0"/>
          <w:sz w:val="24"/>
          <w:szCs w:val="24"/>
          <w:lang w:val="en-US"/>
        </w:rPr>
        <w:t>MessageBoxIcon.Warning</w:t>
      </w:r>
      <w:proofErr w:type="spellEnd"/>
      <w:r w:rsidRPr="00006CB1">
        <w:rPr>
          <w:rFonts w:ascii="Cascadia Mono" w:hAnsi="Cascadia Mono" w:cs="Cascadia Mono"/>
          <w:noProof w:val="0"/>
          <w:color w:val="000000"/>
          <w:kern w:val="0"/>
          <w:sz w:val="24"/>
          <w:szCs w:val="24"/>
          <w:lang w:val="en-US"/>
        </w:rPr>
        <w:t>);</w:t>
      </w:r>
    </w:p>
    <w:p w14:paraId="5D01C031" w14:textId="77777777" w:rsidR="0000383C" w:rsidRPr="00006CB1" w:rsidRDefault="0000383C" w:rsidP="000038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06CB1">
        <w:rPr>
          <w:rFonts w:ascii="Cascadia Mono" w:hAnsi="Cascadia Mono" w:cs="Cascadia Mono"/>
          <w:noProof w:val="0"/>
          <w:color w:val="000000"/>
          <w:kern w:val="0"/>
          <w:sz w:val="24"/>
          <w:szCs w:val="24"/>
          <w:lang w:val="en-US"/>
        </w:rPr>
        <w:t xml:space="preserve">    </w:t>
      </w:r>
      <w:proofErr w:type="gramStart"/>
      <w:r w:rsidRPr="00006CB1">
        <w:rPr>
          <w:rFonts w:ascii="Cascadia Mono" w:hAnsi="Cascadia Mono" w:cs="Cascadia Mono"/>
          <w:noProof w:val="0"/>
          <w:color w:val="000000"/>
          <w:kern w:val="0"/>
          <w:sz w:val="24"/>
          <w:szCs w:val="24"/>
          <w:lang w:val="en-US"/>
        </w:rPr>
        <w:t>reload(</w:t>
      </w:r>
      <w:proofErr w:type="gramEnd"/>
      <w:r w:rsidRPr="00006CB1">
        <w:rPr>
          <w:rFonts w:ascii="Cascadia Mono" w:hAnsi="Cascadia Mono" w:cs="Cascadia Mono"/>
          <w:noProof w:val="0"/>
          <w:color w:val="000000"/>
          <w:kern w:val="0"/>
          <w:sz w:val="24"/>
          <w:szCs w:val="24"/>
          <w:lang w:val="en-US"/>
        </w:rPr>
        <w:t>);</w:t>
      </w:r>
    </w:p>
    <w:p w14:paraId="2736F9F5" w14:textId="77777777" w:rsidR="0000383C" w:rsidRPr="00006CB1" w:rsidRDefault="0000383C" w:rsidP="000038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06CB1">
        <w:rPr>
          <w:rFonts w:ascii="Cascadia Mono" w:hAnsi="Cascadia Mono" w:cs="Cascadia Mono"/>
          <w:noProof w:val="0"/>
          <w:color w:val="000000"/>
          <w:kern w:val="0"/>
          <w:sz w:val="24"/>
          <w:szCs w:val="24"/>
          <w:lang w:val="en-US"/>
        </w:rPr>
        <w:t xml:space="preserve">    </w:t>
      </w:r>
      <w:proofErr w:type="gramStart"/>
      <w:r w:rsidRPr="00006CB1">
        <w:rPr>
          <w:rFonts w:ascii="Cascadia Mono" w:hAnsi="Cascadia Mono" w:cs="Cascadia Mono"/>
          <w:noProof w:val="0"/>
          <w:color w:val="000000"/>
          <w:kern w:val="0"/>
          <w:sz w:val="24"/>
          <w:szCs w:val="24"/>
          <w:lang w:val="en-US"/>
        </w:rPr>
        <w:t>return;</w:t>
      </w:r>
      <w:proofErr w:type="gramEnd"/>
    </w:p>
    <w:p w14:paraId="0AA921E1" w14:textId="032003E6" w:rsidR="00167EC9" w:rsidRPr="00006CB1" w:rsidRDefault="0000383C" w:rsidP="0000383C">
      <w:pPr>
        <w:pStyle w:val="ListParagraph"/>
        <w:pBdr>
          <w:top w:val="single" w:sz="4" w:space="1" w:color="auto"/>
          <w:left w:val="single" w:sz="4" w:space="4" w:color="auto"/>
          <w:bottom w:val="single" w:sz="4" w:space="1" w:color="auto"/>
          <w:right w:val="single" w:sz="4" w:space="4" w:color="auto"/>
        </w:pBdr>
        <w:ind w:left="1584"/>
        <w:rPr>
          <w:rFonts w:ascii="Times New Roman" w:hAnsi="Times New Roman" w:cs="Times New Roman"/>
          <w:sz w:val="24"/>
          <w:szCs w:val="24"/>
          <w:u w:val="single"/>
          <w:lang w:val="en-US"/>
        </w:rPr>
      </w:pPr>
      <w:r w:rsidRPr="00006CB1">
        <w:rPr>
          <w:rFonts w:ascii="Cascadia Mono" w:hAnsi="Cascadia Mono" w:cs="Cascadia Mono"/>
          <w:noProof w:val="0"/>
          <w:color w:val="000000"/>
          <w:kern w:val="0"/>
          <w:sz w:val="24"/>
          <w:szCs w:val="24"/>
          <w:lang w:val="en-US"/>
        </w:rPr>
        <w:t>}</w:t>
      </w:r>
    </w:p>
    <w:p w14:paraId="3904A2C6" w14:textId="77777777" w:rsidR="00167EC9" w:rsidRPr="00167EC9" w:rsidRDefault="00167EC9" w:rsidP="00167EC9">
      <w:pPr>
        <w:pStyle w:val="ListParagraph"/>
        <w:ind w:left="1584"/>
        <w:rPr>
          <w:rFonts w:ascii="Times New Roman" w:hAnsi="Times New Roman" w:cs="Times New Roman"/>
          <w:sz w:val="28"/>
          <w:szCs w:val="28"/>
          <w:u w:val="single"/>
          <w:lang w:val="en-US"/>
        </w:rPr>
      </w:pPr>
    </w:p>
    <w:p w14:paraId="1D8F59CD" w14:textId="1E0F615E" w:rsidR="00C1207D" w:rsidRDefault="00C1207D" w:rsidP="00C1207D">
      <w:pPr>
        <w:pStyle w:val="ListParagraph"/>
        <w:numPr>
          <w:ilvl w:val="0"/>
          <w:numId w:val="37"/>
        </w:numPr>
        <w:rPr>
          <w:rFonts w:ascii="Times New Roman" w:hAnsi="Times New Roman" w:cs="Times New Roman"/>
          <w:b/>
          <w:bCs/>
          <w:sz w:val="28"/>
          <w:szCs w:val="28"/>
          <w:lang w:val="en-US"/>
        </w:rPr>
      </w:pPr>
      <w:r>
        <w:rPr>
          <w:rFonts w:ascii="Times New Roman" w:hAnsi="Times New Roman" w:cs="Times New Roman"/>
          <w:b/>
          <w:bCs/>
          <w:sz w:val="28"/>
          <w:szCs w:val="28"/>
          <w:lang w:val="en-US"/>
        </w:rPr>
        <w:t>Procedure</w:t>
      </w:r>
      <w:r w:rsidR="0000383C">
        <w:rPr>
          <w:rFonts w:ascii="Times New Roman" w:hAnsi="Times New Roman" w:cs="Times New Roman"/>
          <w:b/>
          <w:bCs/>
          <w:sz w:val="28"/>
          <w:szCs w:val="28"/>
          <w:lang w:val="en-US"/>
        </w:rPr>
        <w:t xml:space="preserve"> cập nhật thông tin nhân viên:</w:t>
      </w:r>
    </w:p>
    <w:p w14:paraId="0130BF58" w14:textId="4ACCD5F0" w:rsidR="0000383C" w:rsidRDefault="0000383C" w:rsidP="0000383C">
      <w:pPr>
        <w:pStyle w:val="ListParagraph"/>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SQL:</w:t>
      </w:r>
    </w:p>
    <w:p w14:paraId="12CE37BD" w14:textId="77777777" w:rsidR="00E839F4" w:rsidRPr="00E839F4" w:rsidRDefault="00E839F4" w:rsidP="00E839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E839F4">
        <w:rPr>
          <w:rFonts w:ascii="Cascadia Mono" w:hAnsi="Cascadia Mono" w:cs="Cascadia Mono"/>
          <w:noProof w:val="0"/>
          <w:color w:val="0000FF"/>
          <w:kern w:val="0"/>
          <w:sz w:val="24"/>
          <w:szCs w:val="24"/>
          <w:lang w:val="en-US"/>
        </w:rPr>
        <w:t>DROP</w:t>
      </w:r>
      <w:r w:rsidRPr="00E839F4">
        <w:rPr>
          <w:rFonts w:ascii="Cascadia Mono" w:hAnsi="Cascadia Mono" w:cs="Cascadia Mono"/>
          <w:noProof w:val="0"/>
          <w:color w:val="000000"/>
          <w:kern w:val="0"/>
          <w:sz w:val="24"/>
          <w:szCs w:val="24"/>
          <w:lang w:val="en-US"/>
        </w:rPr>
        <w:t xml:space="preserve"> </w:t>
      </w:r>
      <w:r w:rsidRPr="00E839F4">
        <w:rPr>
          <w:rFonts w:ascii="Cascadia Mono" w:hAnsi="Cascadia Mono" w:cs="Cascadia Mono"/>
          <w:noProof w:val="0"/>
          <w:color w:val="0000FF"/>
          <w:kern w:val="0"/>
          <w:sz w:val="24"/>
          <w:szCs w:val="24"/>
          <w:lang w:val="en-US"/>
        </w:rPr>
        <w:t>PROCEDURE</w:t>
      </w:r>
      <w:r w:rsidRPr="00E839F4">
        <w:rPr>
          <w:rFonts w:ascii="Cascadia Mono" w:hAnsi="Cascadia Mono" w:cs="Cascadia Mono"/>
          <w:noProof w:val="0"/>
          <w:color w:val="000000"/>
          <w:kern w:val="0"/>
          <w:sz w:val="24"/>
          <w:szCs w:val="24"/>
          <w:lang w:val="en-US"/>
        </w:rPr>
        <w:t xml:space="preserve"> </w:t>
      </w:r>
      <w:r w:rsidRPr="00E839F4">
        <w:rPr>
          <w:rFonts w:ascii="Cascadia Mono" w:hAnsi="Cascadia Mono" w:cs="Cascadia Mono"/>
          <w:noProof w:val="0"/>
          <w:color w:val="0000FF"/>
          <w:kern w:val="0"/>
          <w:sz w:val="24"/>
          <w:szCs w:val="24"/>
          <w:lang w:val="en-US"/>
        </w:rPr>
        <w:t>IF</w:t>
      </w:r>
      <w:r w:rsidRPr="00E839F4">
        <w:rPr>
          <w:rFonts w:ascii="Cascadia Mono" w:hAnsi="Cascadia Mono" w:cs="Cascadia Mono"/>
          <w:noProof w:val="0"/>
          <w:color w:val="000000"/>
          <w:kern w:val="0"/>
          <w:sz w:val="24"/>
          <w:szCs w:val="24"/>
          <w:lang w:val="en-US"/>
        </w:rPr>
        <w:t xml:space="preserve"> </w:t>
      </w:r>
      <w:r w:rsidRPr="00E839F4">
        <w:rPr>
          <w:rFonts w:ascii="Cascadia Mono" w:hAnsi="Cascadia Mono" w:cs="Cascadia Mono"/>
          <w:noProof w:val="0"/>
          <w:color w:val="808080"/>
          <w:kern w:val="0"/>
          <w:sz w:val="24"/>
          <w:szCs w:val="24"/>
          <w:lang w:val="en-US"/>
        </w:rPr>
        <w:t>EXISTS</w:t>
      </w:r>
      <w:r w:rsidRPr="00E839F4">
        <w:rPr>
          <w:rFonts w:ascii="Cascadia Mono" w:hAnsi="Cascadia Mono" w:cs="Cascadia Mono"/>
          <w:noProof w:val="0"/>
          <w:color w:val="000000"/>
          <w:kern w:val="0"/>
          <w:sz w:val="24"/>
          <w:szCs w:val="24"/>
          <w:lang w:val="en-US"/>
        </w:rPr>
        <w:t xml:space="preserve"> </w:t>
      </w:r>
      <w:proofErr w:type="spellStart"/>
      <w:proofErr w:type="gramStart"/>
      <w:r w:rsidRPr="00E839F4">
        <w:rPr>
          <w:rFonts w:ascii="Cascadia Mono" w:hAnsi="Cascadia Mono" w:cs="Cascadia Mono"/>
          <w:noProof w:val="0"/>
          <w:color w:val="000000"/>
          <w:kern w:val="0"/>
          <w:sz w:val="24"/>
          <w:szCs w:val="24"/>
          <w:lang w:val="en-US"/>
        </w:rPr>
        <w:t>updateEmployee</w:t>
      </w:r>
      <w:proofErr w:type="spellEnd"/>
      <w:proofErr w:type="gramEnd"/>
    </w:p>
    <w:p w14:paraId="0C3D1179" w14:textId="77777777" w:rsidR="00E839F4" w:rsidRPr="00E839F4" w:rsidRDefault="00E839F4" w:rsidP="00E839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E839F4">
        <w:rPr>
          <w:rFonts w:ascii="Cascadia Mono" w:hAnsi="Cascadia Mono" w:cs="Cascadia Mono"/>
          <w:noProof w:val="0"/>
          <w:color w:val="0000FF"/>
          <w:kern w:val="0"/>
          <w:sz w:val="24"/>
          <w:szCs w:val="24"/>
          <w:lang w:val="en-US"/>
        </w:rPr>
        <w:t>GO</w:t>
      </w:r>
    </w:p>
    <w:p w14:paraId="1DD41132" w14:textId="77777777" w:rsidR="00E839F4" w:rsidRPr="00E839F4" w:rsidRDefault="00E839F4" w:rsidP="00E839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p>
    <w:p w14:paraId="6BA47484" w14:textId="77777777" w:rsidR="00E839F4" w:rsidRPr="00E839F4" w:rsidRDefault="00E839F4" w:rsidP="00E839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E839F4">
        <w:rPr>
          <w:rFonts w:ascii="Cascadia Mono" w:hAnsi="Cascadia Mono" w:cs="Cascadia Mono"/>
          <w:noProof w:val="0"/>
          <w:color w:val="0000FF"/>
          <w:kern w:val="0"/>
          <w:sz w:val="24"/>
          <w:szCs w:val="24"/>
          <w:lang w:val="en-US"/>
        </w:rPr>
        <w:t>CREATE</w:t>
      </w:r>
      <w:r w:rsidRPr="00E839F4">
        <w:rPr>
          <w:rFonts w:ascii="Cascadia Mono" w:hAnsi="Cascadia Mono" w:cs="Cascadia Mono"/>
          <w:noProof w:val="0"/>
          <w:color w:val="000000"/>
          <w:kern w:val="0"/>
          <w:sz w:val="24"/>
          <w:szCs w:val="24"/>
          <w:lang w:val="en-US"/>
        </w:rPr>
        <w:t xml:space="preserve"> </w:t>
      </w:r>
      <w:r w:rsidRPr="00E839F4">
        <w:rPr>
          <w:rFonts w:ascii="Cascadia Mono" w:hAnsi="Cascadia Mono" w:cs="Cascadia Mono"/>
          <w:noProof w:val="0"/>
          <w:color w:val="0000FF"/>
          <w:kern w:val="0"/>
          <w:sz w:val="24"/>
          <w:szCs w:val="24"/>
          <w:lang w:val="en-US"/>
        </w:rPr>
        <w:t>PROCEDURE</w:t>
      </w:r>
      <w:r w:rsidRPr="00E839F4">
        <w:rPr>
          <w:rFonts w:ascii="Cascadia Mono" w:hAnsi="Cascadia Mono" w:cs="Cascadia Mono"/>
          <w:noProof w:val="0"/>
          <w:color w:val="000000"/>
          <w:kern w:val="0"/>
          <w:sz w:val="24"/>
          <w:szCs w:val="24"/>
          <w:lang w:val="en-US"/>
        </w:rPr>
        <w:t xml:space="preserve"> </w:t>
      </w:r>
      <w:proofErr w:type="spellStart"/>
      <w:proofErr w:type="gramStart"/>
      <w:r w:rsidRPr="00E839F4">
        <w:rPr>
          <w:rFonts w:ascii="Cascadia Mono" w:hAnsi="Cascadia Mono" w:cs="Cascadia Mono"/>
          <w:noProof w:val="0"/>
          <w:color w:val="000000"/>
          <w:kern w:val="0"/>
          <w:sz w:val="24"/>
          <w:szCs w:val="24"/>
          <w:lang w:val="en-US"/>
        </w:rPr>
        <w:t>updateEmployee</w:t>
      </w:r>
      <w:proofErr w:type="spellEnd"/>
      <w:proofErr w:type="gramEnd"/>
    </w:p>
    <w:p w14:paraId="1F16E57D" w14:textId="77777777" w:rsidR="00E839F4" w:rsidRPr="00E839F4" w:rsidRDefault="00E839F4" w:rsidP="00E839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E839F4">
        <w:rPr>
          <w:rFonts w:ascii="Cascadia Mono" w:hAnsi="Cascadia Mono" w:cs="Cascadia Mono"/>
          <w:noProof w:val="0"/>
          <w:color w:val="000000"/>
          <w:kern w:val="0"/>
          <w:sz w:val="24"/>
          <w:szCs w:val="24"/>
          <w:lang w:val="en-US"/>
        </w:rPr>
        <w:tab/>
        <w:t xml:space="preserve">@id </w:t>
      </w:r>
      <w:proofErr w:type="gramStart"/>
      <w:r w:rsidRPr="00E839F4">
        <w:rPr>
          <w:rFonts w:ascii="Cascadia Mono" w:hAnsi="Cascadia Mono" w:cs="Cascadia Mono"/>
          <w:noProof w:val="0"/>
          <w:color w:val="0000FF"/>
          <w:kern w:val="0"/>
          <w:sz w:val="24"/>
          <w:szCs w:val="24"/>
          <w:lang w:val="en-US"/>
        </w:rPr>
        <w:t>VARCHAR</w:t>
      </w:r>
      <w:r w:rsidRPr="00E839F4">
        <w:rPr>
          <w:rFonts w:ascii="Cascadia Mono" w:hAnsi="Cascadia Mono" w:cs="Cascadia Mono"/>
          <w:noProof w:val="0"/>
          <w:color w:val="808080"/>
          <w:kern w:val="0"/>
          <w:sz w:val="24"/>
          <w:szCs w:val="24"/>
          <w:lang w:val="en-US"/>
        </w:rPr>
        <w:t>(</w:t>
      </w:r>
      <w:proofErr w:type="gramEnd"/>
      <w:r w:rsidRPr="00E839F4">
        <w:rPr>
          <w:rFonts w:ascii="Cascadia Mono" w:hAnsi="Cascadia Mono" w:cs="Cascadia Mono"/>
          <w:noProof w:val="0"/>
          <w:color w:val="000000"/>
          <w:kern w:val="0"/>
          <w:sz w:val="24"/>
          <w:szCs w:val="24"/>
          <w:lang w:val="en-US"/>
        </w:rPr>
        <w:t>4</w:t>
      </w:r>
      <w:r w:rsidRPr="00E839F4">
        <w:rPr>
          <w:rFonts w:ascii="Cascadia Mono" w:hAnsi="Cascadia Mono" w:cs="Cascadia Mono"/>
          <w:noProof w:val="0"/>
          <w:color w:val="808080"/>
          <w:kern w:val="0"/>
          <w:sz w:val="24"/>
          <w:szCs w:val="24"/>
          <w:lang w:val="en-US"/>
        </w:rPr>
        <w:t>),</w:t>
      </w:r>
    </w:p>
    <w:p w14:paraId="4C6EB7DD" w14:textId="77777777" w:rsidR="00E839F4" w:rsidRPr="00E839F4" w:rsidRDefault="00E839F4" w:rsidP="00E839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E839F4">
        <w:rPr>
          <w:rFonts w:ascii="Cascadia Mono" w:hAnsi="Cascadia Mono" w:cs="Cascadia Mono"/>
          <w:noProof w:val="0"/>
          <w:color w:val="000000"/>
          <w:kern w:val="0"/>
          <w:sz w:val="24"/>
          <w:szCs w:val="24"/>
          <w:lang w:val="en-US"/>
        </w:rPr>
        <w:tab/>
        <w:t xml:space="preserve">@name </w:t>
      </w:r>
      <w:proofErr w:type="gramStart"/>
      <w:r w:rsidRPr="00E839F4">
        <w:rPr>
          <w:rFonts w:ascii="Cascadia Mono" w:hAnsi="Cascadia Mono" w:cs="Cascadia Mono"/>
          <w:noProof w:val="0"/>
          <w:color w:val="0000FF"/>
          <w:kern w:val="0"/>
          <w:sz w:val="24"/>
          <w:szCs w:val="24"/>
          <w:lang w:val="en-US"/>
        </w:rPr>
        <w:t>NVARCHAR</w:t>
      </w:r>
      <w:r w:rsidRPr="00E839F4">
        <w:rPr>
          <w:rFonts w:ascii="Cascadia Mono" w:hAnsi="Cascadia Mono" w:cs="Cascadia Mono"/>
          <w:noProof w:val="0"/>
          <w:color w:val="808080"/>
          <w:kern w:val="0"/>
          <w:sz w:val="24"/>
          <w:szCs w:val="24"/>
          <w:lang w:val="en-US"/>
        </w:rPr>
        <w:t>(</w:t>
      </w:r>
      <w:proofErr w:type="gramEnd"/>
      <w:r w:rsidRPr="00E839F4">
        <w:rPr>
          <w:rFonts w:ascii="Cascadia Mono" w:hAnsi="Cascadia Mono" w:cs="Cascadia Mono"/>
          <w:noProof w:val="0"/>
          <w:color w:val="FF00FF"/>
          <w:kern w:val="0"/>
          <w:sz w:val="24"/>
          <w:szCs w:val="24"/>
          <w:lang w:val="en-US"/>
        </w:rPr>
        <w:t>max</w:t>
      </w:r>
      <w:r w:rsidRPr="00E839F4">
        <w:rPr>
          <w:rFonts w:ascii="Cascadia Mono" w:hAnsi="Cascadia Mono" w:cs="Cascadia Mono"/>
          <w:noProof w:val="0"/>
          <w:color w:val="808080"/>
          <w:kern w:val="0"/>
          <w:sz w:val="24"/>
          <w:szCs w:val="24"/>
          <w:lang w:val="en-US"/>
        </w:rPr>
        <w:t>),</w:t>
      </w:r>
    </w:p>
    <w:p w14:paraId="4E906FC0" w14:textId="77777777" w:rsidR="00E839F4" w:rsidRPr="00E839F4" w:rsidRDefault="00E839F4" w:rsidP="00E839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E839F4">
        <w:rPr>
          <w:rFonts w:ascii="Cascadia Mono" w:hAnsi="Cascadia Mono" w:cs="Cascadia Mono"/>
          <w:noProof w:val="0"/>
          <w:color w:val="000000"/>
          <w:kern w:val="0"/>
          <w:sz w:val="24"/>
          <w:szCs w:val="24"/>
          <w:lang w:val="en-US"/>
        </w:rPr>
        <w:tab/>
        <w:t xml:space="preserve">@birth </w:t>
      </w:r>
      <w:r w:rsidRPr="00E839F4">
        <w:rPr>
          <w:rFonts w:ascii="Cascadia Mono" w:hAnsi="Cascadia Mono" w:cs="Cascadia Mono"/>
          <w:noProof w:val="0"/>
          <w:color w:val="0000FF"/>
          <w:kern w:val="0"/>
          <w:sz w:val="24"/>
          <w:szCs w:val="24"/>
          <w:lang w:val="en-US"/>
        </w:rPr>
        <w:t>DATETIME</w:t>
      </w:r>
      <w:r w:rsidRPr="00E839F4">
        <w:rPr>
          <w:rFonts w:ascii="Cascadia Mono" w:hAnsi="Cascadia Mono" w:cs="Cascadia Mono"/>
          <w:noProof w:val="0"/>
          <w:color w:val="808080"/>
          <w:kern w:val="0"/>
          <w:sz w:val="24"/>
          <w:szCs w:val="24"/>
          <w:lang w:val="en-US"/>
        </w:rPr>
        <w:t>,</w:t>
      </w:r>
    </w:p>
    <w:p w14:paraId="161C0A1F" w14:textId="77777777" w:rsidR="00E839F4" w:rsidRPr="00E839F4" w:rsidRDefault="00E839F4" w:rsidP="00E839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E839F4">
        <w:rPr>
          <w:rFonts w:ascii="Cascadia Mono" w:hAnsi="Cascadia Mono" w:cs="Cascadia Mono"/>
          <w:noProof w:val="0"/>
          <w:color w:val="000000"/>
          <w:kern w:val="0"/>
          <w:sz w:val="24"/>
          <w:szCs w:val="24"/>
          <w:lang w:val="en-US"/>
        </w:rPr>
        <w:tab/>
        <w:t xml:space="preserve">@address </w:t>
      </w:r>
      <w:proofErr w:type="gramStart"/>
      <w:r w:rsidRPr="00E839F4">
        <w:rPr>
          <w:rFonts w:ascii="Cascadia Mono" w:hAnsi="Cascadia Mono" w:cs="Cascadia Mono"/>
          <w:noProof w:val="0"/>
          <w:color w:val="0000FF"/>
          <w:kern w:val="0"/>
          <w:sz w:val="24"/>
          <w:szCs w:val="24"/>
          <w:lang w:val="en-US"/>
        </w:rPr>
        <w:t>NVARCHAR</w:t>
      </w:r>
      <w:r w:rsidRPr="00E839F4">
        <w:rPr>
          <w:rFonts w:ascii="Cascadia Mono" w:hAnsi="Cascadia Mono" w:cs="Cascadia Mono"/>
          <w:noProof w:val="0"/>
          <w:color w:val="808080"/>
          <w:kern w:val="0"/>
          <w:sz w:val="24"/>
          <w:szCs w:val="24"/>
          <w:lang w:val="en-US"/>
        </w:rPr>
        <w:t>(</w:t>
      </w:r>
      <w:proofErr w:type="gramEnd"/>
      <w:r w:rsidRPr="00E839F4">
        <w:rPr>
          <w:rFonts w:ascii="Cascadia Mono" w:hAnsi="Cascadia Mono" w:cs="Cascadia Mono"/>
          <w:noProof w:val="0"/>
          <w:color w:val="FF00FF"/>
          <w:kern w:val="0"/>
          <w:sz w:val="24"/>
          <w:szCs w:val="24"/>
          <w:lang w:val="en-US"/>
        </w:rPr>
        <w:t>max</w:t>
      </w:r>
      <w:r w:rsidRPr="00E839F4">
        <w:rPr>
          <w:rFonts w:ascii="Cascadia Mono" w:hAnsi="Cascadia Mono" w:cs="Cascadia Mono"/>
          <w:noProof w:val="0"/>
          <w:color w:val="808080"/>
          <w:kern w:val="0"/>
          <w:sz w:val="24"/>
          <w:szCs w:val="24"/>
          <w:lang w:val="en-US"/>
        </w:rPr>
        <w:t>),</w:t>
      </w:r>
    </w:p>
    <w:p w14:paraId="4CBCF3EB" w14:textId="77777777" w:rsidR="00E839F4" w:rsidRPr="00E839F4" w:rsidRDefault="00E839F4" w:rsidP="00E839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E839F4">
        <w:rPr>
          <w:rFonts w:ascii="Cascadia Mono" w:hAnsi="Cascadia Mono" w:cs="Cascadia Mono"/>
          <w:noProof w:val="0"/>
          <w:color w:val="000000"/>
          <w:kern w:val="0"/>
          <w:sz w:val="24"/>
          <w:szCs w:val="24"/>
          <w:lang w:val="en-US"/>
        </w:rPr>
        <w:tab/>
        <w:t xml:space="preserve">@phone </w:t>
      </w:r>
      <w:proofErr w:type="gramStart"/>
      <w:r w:rsidRPr="00E839F4">
        <w:rPr>
          <w:rFonts w:ascii="Cascadia Mono" w:hAnsi="Cascadia Mono" w:cs="Cascadia Mono"/>
          <w:noProof w:val="0"/>
          <w:color w:val="0000FF"/>
          <w:kern w:val="0"/>
          <w:sz w:val="24"/>
          <w:szCs w:val="24"/>
          <w:lang w:val="en-US"/>
        </w:rPr>
        <w:t>VARCHAR</w:t>
      </w:r>
      <w:r w:rsidRPr="00E839F4">
        <w:rPr>
          <w:rFonts w:ascii="Cascadia Mono" w:hAnsi="Cascadia Mono" w:cs="Cascadia Mono"/>
          <w:noProof w:val="0"/>
          <w:color w:val="808080"/>
          <w:kern w:val="0"/>
          <w:sz w:val="24"/>
          <w:szCs w:val="24"/>
          <w:lang w:val="en-US"/>
        </w:rPr>
        <w:t>(</w:t>
      </w:r>
      <w:proofErr w:type="gramEnd"/>
      <w:r w:rsidRPr="00E839F4">
        <w:rPr>
          <w:rFonts w:ascii="Cascadia Mono" w:hAnsi="Cascadia Mono" w:cs="Cascadia Mono"/>
          <w:noProof w:val="0"/>
          <w:color w:val="000000"/>
          <w:kern w:val="0"/>
          <w:sz w:val="24"/>
          <w:szCs w:val="24"/>
          <w:lang w:val="en-US"/>
        </w:rPr>
        <w:t>10</w:t>
      </w:r>
      <w:r w:rsidRPr="00E839F4">
        <w:rPr>
          <w:rFonts w:ascii="Cascadia Mono" w:hAnsi="Cascadia Mono" w:cs="Cascadia Mono"/>
          <w:noProof w:val="0"/>
          <w:color w:val="808080"/>
          <w:kern w:val="0"/>
          <w:sz w:val="24"/>
          <w:szCs w:val="24"/>
          <w:lang w:val="en-US"/>
        </w:rPr>
        <w:t>),</w:t>
      </w:r>
    </w:p>
    <w:p w14:paraId="07E6621B" w14:textId="77777777" w:rsidR="00E839F4" w:rsidRPr="00E839F4" w:rsidRDefault="00E839F4" w:rsidP="00E839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E839F4">
        <w:rPr>
          <w:rFonts w:ascii="Cascadia Mono" w:hAnsi="Cascadia Mono" w:cs="Cascadia Mono"/>
          <w:noProof w:val="0"/>
          <w:color w:val="000000"/>
          <w:kern w:val="0"/>
          <w:sz w:val="24"/>
          <w:szCs w:val="24"/>
          <w:lang w:val="en-US"/>
        </w:rPr>
        <w:tab/>
        <w:t xml:space="preserve">@recruitmentDate </w:t>
      </w:r>
      <w:r w:rsidRPr="00E839F4">
        <w:rPr>
          <w:rFonts w:ascii="Cascadia Mono" w:hAnsi="Cascadia Mono" w:cs="Cascadia Mono"/>
          <w:noProof w:val="0"/>
          <w:color w:val="0000FF"/>
          <w:kern w:val="0"/>
          <w:sz w:val="24"/>
          <w:szCs w:val="24"/>
          <w:lang w:val="en-US"/>
        </w:rPr>
        <w:t>DATETIME</w:t>
      </w:r>
      <w:r w:rsidRPr="00E839F4">
        <w:rPr>
          <w:rFonts w:ascii="Cascadia Mono" w:hAnsi="Cascadia Mono" w:cs="Cascadia Mono"/>
          <w:noProof w:val="0"/>
          <w:color w:val="808080"/>
          <w:kern w:val="0"/>
          <w:sz w:val="24"/>
          <w:szCs w:val="24"/>
          <w:lang w:val="en-US"/>
        </w:rPr>
        <w:t>,</w:t>
      </w:r>
    </w:p>
    <w:p w14:paraId="2C4E5038" w14:textId="77777777" w:rsidR="00E839F4" w:rsidRPr="00E839F4" w:rsidRDefault="00E839F4" w:rsidP="00E839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E839F4">
        <w:rPr>
          <w:rFonts w:ascii="Cascadia Mono" w:hAnsi="Cascadia Mono" w:cs="Cascadia Mono"/>
          <w:noProof w:val="0"/>
          <w:color w:val="000000"/>
          <w:kern w:val="0"/>
          <w:sz w:val="24"/>
          <w:szCs w:val="24"/>
          <w:lang w:val="en-US"/>
        </w:rPr>
        <w:tab/>
        <w:t xml:space="preserve">@jobName </w:t>
      </w:r>
      <w:proofErr w:type="gramStart"/>
      <w:r w:rsidRPr="00E839F4">
        <w:rPr>
          <w:rFonts w:ascii="Cascadia Mono" w:hAnsi="Cascadia Mono" w:cs="Cascadia Mono"/>
          <w:noProof w:val="0"/>
          <w:color w:val="0000FF"/>
          <w:kern w:val="0"/>
          <w:sz w:val="24"/>
          <w:szCs w:val="24"/>
          <w:lang w:val="en-US"/>
        </w:rPr>
        <w:t>NVARCHAR</w:t>
      </w:r>
      <w:r w:rsidRPr="00E839F4">
        <w:rPr>
          <w:rFonts w:ascii="Cascadia Mono" w:hAnsi="Cascadia Mono" w:cs="Cascadia Mono"/>
          <w:noProof w:val="0"/>
          <w:color w:val="808080"/>
          <w:kern w:val="0"/>
          <w:sz w:val="24"/>
          <w:szCs w:val="24"/>
          <w:lang w:val="en-US"/>
        </w:rPr>
        <w:t>(</w:t>
      </w:r>
      <w:proofErr w:type="gramEnd"/>
      <w:r w:rsidRPr="00E839F4">
        <w:rPr>
          <w:rFonts w:ascii="Cascadia Mono" w:hAnsi="Cascadia Mono" w:cs="Cascadia Mono"/>
          <w:noProof w:val="0"/>
          <w:color w:val="FF00FF"/>
          <w:kern w:val="0"/>
          <w:sz w:val="24"/>
          <w:szCs w:val="24"/>
          <w:lang w:val="en-US"/>
        </w:rPr>
        <w:t>max</w:t>
      </w:r>
      <w:r w:rsidRPr="00E839F4">
        <w:rPr>
          <w:rFonts w:ascii="Cascadia Mono" w:hAnsi="Cascadia Mono" w:cs="Cascadia Mono"/>
          <w:noProof w:val="0"/>
          <w:color w:val="808080"/>
          <w:kern w:val="0"/>
          <w:sz w:val="24"/>
          <w:szCs w:val="24"/>
          <w:lang w:val="en-US"/>
        </w:rPr>
        <w:t>),</w:t>
      </w:r>
    </w:p>
    <w:p w14:paraId="536846D7" w14:textId="77777777" w:rsidR="00E839F4" w:rsidRPr="00E839F4" w:rsidRDefault="00E839F4" w:rsidP="00E839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E839F4">
        <w:rPr>
          <w:rFonts w:ascii="Cascadia Mono" w:hAnsi="Cascadia Mono" w:cs="Cascadia Mono"/>
          <w:noProof w:val="0"/>
          <w:color w:val="000000"/>
          <w:kern w:val="0"/>
          <w:sz w:val="24"/>
          <w:szCs w:val="24"/>
          <w:lang w:val="en-US"/>
        </w:rPr>
        <w:tab/>
        <w:t xml:space="preserve">@penatyPoint </w:t>
      </w:r>
      <w:r w:rsidRPr="00E839F4">
        <w:rPr>
          <w:rFonts w:ascii="Cascadia Mono" w:hAnsi="Cascadia Mono" w:cs="Cascadia Mono"/>
          <w:noProof w:val="0"/>
          <w:color w:val="0000FF"/>
          <w:kern w:val="0"/>
          <w:sz w:val="24"/>
          <w:szCs w:val="24"/>
          <w:lang w:val="en-US"/>
        </w:rPr>
        <w:t>INT</w:t>
      </w:r>
      <w:r w:rsidRPr="00E839F4">
        <w:rPr>
          <w:rFonts w:ascii="Cascadia Mono" w:hAnsi="Cascadia Mono" w:cs="Cascadia Mono"/>
          <w:noProof w:val="0"/>
          <w:color w:val="808080"/>
          <w:kern w:val="0"/>
          <w:sz w:val="24"/>
          <w:szCs w:val="24"/>
          <w:lang w:val="en-US"/>
        </w:rPr>
        <w:t>,</w:t>
      </w:r>
    </w:p>
    <w:p w14:paraId="62727F6B" w14:textId="77777777" w:rsidR="00E839F4" w:rsidRPr="00E839F4" w:rsidRDefault="00E839F4" w:rsidP="00E839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E839F4">
        <w:rPr>
          <w:rFonts w:ascii="Cascadia Mono" w:hAnsi="Cascadia Mono" w:cs="Cascadia Mono"/>
          <w:noProof w:val="0"/>
          <w:color w:val="000000"/>
          <w:kern w:val="0"/>
          <w:sz w:val="24"/>
          <w:szCs w:val="24"/>
          <w:lang w:val="en-US"/>
        </w:rPr>
        <w:tab/>
        <w:t xml:space="preserve">@bonusPoint </w:t>
      </w:r>
      <w:r w:rsidRPr="00E839F4">
        <w:rPr>
          <w:rFonts w:ascii="Cascadia Mono" w:hAnsi="Cascadia Mono" w:cs="Cascadia Mono"/>
          <w:noProof w:val="0"/>
          <w:color w:val="0000FF"/>
          <w:kern w:val="0"/>
          <w:sz w:val="24"/>
          <w:szCs w:val="24"/>
          <w:lang w:val="en-US"/>
        </w:rPr>
        <w:t>INT</w:t>
      </w:r>
      <w:r w:rsidRPr="00E839F4">
        <w:rPr>
          <w:rFonts w:ascii="Cascadia Mono" w:hAnsi="Cascadia Mono" w:cs="Cascadia Mono"/>
          <w:noProof w:val="0"/>
          <w:color w:val="808080"/>
          <w:kern w:val="0"/>
          <w:sz w:val="24"/>
          <w:szCs w:val="24"/>
          <w:lang w:val="en-US"/>
        </w:rPr>
        <w:t>,</w:t>
      </w:r>
    </w:p>
    <w:p w14:paraId="5D8F197D" w14:textId="77777777" w:rsidR="00E839F4" w:rsidRPr="00E839F4" w:rsidRDefault="00E839F4" w:rsidP="00E839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E839F4">
        <w:rPr>
          <w:rFonts w:ascii="Cascadia Mono" w:hAnsi="Cascadia Mono" w:cs="Cascadia Mono"/>
          <w:noProof w:val="0"/>
          <w:color w:val="000000"/>
          <w:kern w:val="0"/>
          <w:sz w:val="24"/>
          <w:szCs w:val="24"/>
          <w:lang w:val="en-US"/>
        </w:rPr>
        <w:tab/>
        <w:t xml:space="preserve">@numberOfShift </w:t>
      </w:r>
      <w:r w:rsidRPr="00E839F4">
        <w:rPr>
          <w:rFonts w:ascii="Cascadia Mono" w:hAnsi="Cascadia Mono" w:cs="Cascadia Mono"/>
          <w:noProof w:val="0"/>
          <w:color w:val="0000FF"/>
          <w:kern w:val="0"/>
          <w:sz w:val="24"/>
          <w:szCs w:val="24"/>
          <w:lang w:val="en-US"/>
        </w:rPr>
        <w:t>INT</w:t>
      </w:r>
    </w:p>
    <w:p w14:paraId="55D1C6A5" w14:textId="77777777" w:rsidR="00E839F4" w:rsidRPr="00E839F4" w:rsidRDefault="00E839F4" w:rsidP="00E839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E839F4">
        <w:rPr>
          <w:rFonts w:ascii="Cascadia Mono" w:hAnsi="Cascadia Mono" w:cs="Cascadia Mono"/>
          <w:noProof w:val="0"/>
          <w:color w:val="0000FF"/>
          <w:kern w:val="0"/>
          <w:sz w:val="24"/>
          <w:szCs w:val="24"/>
          <w:lang w:val="en-US"/>
        </w:rPr>
        <w:t>AS</w:t>
      </w:r>
    </w:p>
    <w:p w14:paraId="6BBE99E8" w14:textId="77777777" w:rsidR="00E839F4" w:rsidRPr="00E839F4" w:rsidRDefault="00E839F4" w:rsidP="00E839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E839F4">
        <w:rPr>
          <w:rFonts w:ascii="Cascadia Mono" w:hAnsi="Cascadia Mono" w:cs="Cascadia Mono"/>
          <w:noProof w:val="0"/>
          <w:color w:val="0000FF"/>
          <w:kern w:val="0"/>
          <w:sz w:val="24"/>
          <w:szCs w:val="24"/>
          <w:lang w:val="en-US"/>
        </w:rPr>
        <w:t>BEGIN</w:t>
      </w:r>
    </w:p>
    <w:p w14:paraId="0A233DB0" w14:textId="77777777" w:rsidR="00E839F4" w:rsidRPr="00E839F4" w:rsidRDefault="00E839F4" w:rsidP="00E839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E839F4">
        <w:rPr>
          <w:rFonts w:ascii="Cascadia Mono" w:hAnsi="Cascadia Mono" w:cs="Cascadia Mono"/>
          <w:noProof w:val="0"/>
          <w:color w:val="000000"/>
          <w:kern w:val="0"/>
          <w:sz w:val="24"/>
          <w:szCs w:val="24"/>
          <w:lang w:val="en-US"/>
        </w:rPr>
        <w:tab/>
      </w:r>
      <w:r w:rsidRPr="00E839F4">
        <w:rPr>
          <w:rFonts w:ascii="Cascadia Mono" w:hAnsi="Cascadia Mono" w:cs="Cascadia Mono"/>
          <w:noProof w:val="0"/>
          <w:color w:val="0000FF"/>
          <w:kern w:val="0"/>
          <w:sz w:val="24"/>
          <w:szCs w:val="24"/>
          <w:lang w:val="en-US"/>
        </w:rPr>
        <w:t>IF</w:t>
      </w:r>
      <w:r w:rsidRPr="00E839F4">
        <w:rPr>
          <w:rFonts w:ascii="Cascadia Mono" w:hAnsi="Cascadia Mono" w:cs="Cascadia Mono"/>
          <w:noProof w:val="0"/>
          <w:color w:val="000000"/>
          <w:kern w:val="0"/>
          <w:sz w:val="24"/>
          <w:szCs w:val="24"/>
          <w:lang w:val="en-US"/>
        </w:rPr>
        <w:t xml:space="preserve"> @name </w:t>
      </w:r>
      <w:r w:rsidRPr="00E839F4">
        <w:rPr>
          <w:rFonts w:ascii="Cascadia Mono" w:hAnsi="Cascadia Mono" w:cs="Cascadia Mono"/>
          <w:noProof w:val="0"/>
          <w:color w:val="808080"/>
          <w:kern w:val="0"/>
          <w:sz w:val="24"/>
          <w:szCs w:val="24"/>
          <w:lang w:val="en-US"/>
        </w:rPr>
        <w:t>=</w:t>
      </w:r>
      <w:r w:rsidRPr="00E839F4">
        <w:rPr>
          <w:rFonts w:ascii="Cascadia Mono" w:hAnsi="Cascadia Mono" w:cs="Cascadia Mono"/>
          <w:noProof w:val="0"/>
          <w:color w:val="000000"/>
          <w:kern w:val="0"/>
          <w:sz w:val="24"/>
          <w:szCs w:val="24"/>
          <w:lang w:val="en-US"/>
        </w:rPr>
        <w:t xml:space="preserve"> </w:t>
      </w:r>
      <w:r w:rsidRPr="00E839F4">
        <w:rPr>
          <w:rFonts w:ascii="Cascadia Mono" w:hAnsi="Cascadia Mono" w:cs="Cascadia Mono"/>
          <w:noProof w:val="0"/>
          <w:color w:val="FF0000"/>
          <w:kern w:val="0"/>
          <w:sz w:val="24"/>
          <w:szCs w:val="24"/>
          <w:lang w:val="en-US"/>
        </w:rPr>
        <w:t>''</w:t>
      </w:r>
    </w:p>
    <w:p w14:paraId="05024BB4" w14:textId="77777777" w:rsidR="00E839F4" w:rsidRPr="00E839F4" w:rsidRDefault="00E839F4" w:rsidP="00E839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E839F4">
        <w:rPr>
          <w:rFonts w:ascii="Cascadia Mono" w:hAnsi="Cascadia Mono" w:cs="Cascadia Mono"/>
          <w:noProof w:val="0"/>
          <w:color w:val="000000"/>
          <w:kern w:val="0"/>
          <w:sz w:val="24"/>
          <w:szCs w:val="24"/>
          <w:lang w:val="en-US"/>
        </w:rPr>
        <w:tab/>
      </w:r>
      <w:r w:rsidRPr="00E839F4">
        <w:rPr>
          <w:rFonts w:ascii="Cascadia Mono" w:hAnsi="Cascadia Mono" w:cs="Cascadia Mono"/>
          <w:noProof w:val="0"/>
          <w:color w:val="000000"/>
          <w:kern w:val="0"/>
          <w:sz w:val="24"/>
          <w:szCs w:val="24"/>
          <w:lang w:val="en-US"/>
        </w:rPr>
        <w:tab/>
      </w:r>
      <w:r w:rsidRPr="00E839F4">
        <w:rPr>
          <w:rFonts w:ascii="Cascadia Mono" w:hAnsi="Cascadia Mono" w:cs="Cascadia Mono"/>
          <w:noProof w:val="0"/>
          <w:color w:val="0000FF"/>
          <w:kern w:val="0"/>
          <w:sz w:val="24"/>
          <w:szCs w:val="24"/>
          <w:lang w:val="en-US"/>
        </w:rPr>
        <w:t>THROW</w:t>
      </w:r>
      <w:r w:rsidRPr="00E839F4">
        <w:rPr>
          <w:rFonts w:ascii="Cascadia Mono" w:hAnsi="Cascadia Mono" w:cs="Cascadia Mono"/>
          <w:noProof w:val="0"/>
          <w:color w:val="000000"/>
          <w:kern w:val="0"/>
          <w:sz w:val="24"/>
          <w:szCs w:val="24"/>
          <w:lang w:val="en-US"/>
        </w:rPr>
        <w:t xml:space="preserve"> 50000</w:t>
      </w:r>
      <w:r w:rsidRPr="00E839F4">
        <w:rPr>
          <w:rFonts w:ascii="Cascadia Mono" w:hAnsi="Cascadia Mono" w:cs="Cascadia Mono"/>
          <w:noProof w:val="0"/>
          <w:color w:val="808080"/>
          <w:kern w:val="0"/>
          <w:sz w:val="24"/>
          <w:szCs w:val="24"/>
          <w:lang w:val="en-US"/>
        </w:rPr>
        <w:t>,</w:t>
      </w:r>
      <w:r w:rsidRPr="00E839F4">
        <w:rPr>
          <w:rFonts w:ascii="Cascadia Mono" w:hAnsi="Cascadia Mono" w:cs="Cascadia Mono"/>
          <w:noProof w:val="0"/>
          <w:color w:val="000000"/>
          <w:kern w:val="0"/>
          <w:sz w:val="24"/>
          <w:szCs w:val="24"/>
          <w:lang w:val="en-US"/>
        </w:rPr>
        <w:t xml:space="preserve"> </w:t>
      </w:r>
      <w:r w:rsidRPr="00E839F4">
        <w:rPr>
          <w:rFonts w:ascii="Cascadia Mono" w:hAnsi="Cascadia Mono" w:cs="Cascadia Mono"/>
          <w:noProof w:val="0"/>
          <w:color w:val="FF0000"/>
          <w:kern w:val="0"/>
          <w:sz w:val="24"/>
          <w:szCs w:val="24"/>
          <w:lang w:val="en-US"/>
        </w:rPr>
        <w:t>'</w:t>
      </w:r>
      <w:proofErr w:type="spellStart"/>
      <w:r w:rsidRPr="00E839F4">
        <w:rPr>
          <w:rFonts w:ascii="Cascadia Mono" w:hAnsi="Cascadia Mono" w:cs="Cascadia Mono"/>
          <w:noProof w:val="0"/>
          <w:color w:val="FF0000"/>
          <w:kern w:val="0"/>
          <w:sz w:val="24"/>
          <w:szCs w:val="24"/>
          <w:lang w:val="en-US"/>
        </w:rPr>
        <w:t>Tên</w:t>
      </w:r>
      <w:proofErr w:type="spellEnd"/>
      <w:r w:rsidRPr="00E839F4">
        <w:rPr>
          <w:rFonts w:ascii="Cascadia Mono" w:hAnsi="Cascadia Mono" w:cs="Cascadia Mono"/>
          <w:noProof w:val="0"/>
          <w:color w:val="FF0000"/>
          <w:kern w:val="0"/>
          <w:sz w:val="24"/>
          <w:szCs w:val="24"/>
          <w:lang w:val="en-US"/>
        </w:rPr>
        <w:t xml:space="preserve"> </w:t>
      </w:r>
      <w:proofErr w:type="spellStart"/>
      <w:r w:rsidRPr="00E839F4">
        <w:rPr>
          <w:rFonts w:ascii="Cascadia Mono" w:hAnsi="Cascadia Mono" w:cs="Cascadia Mono"/>
          <w:noProof w:val="0"/>
          <w:color w:val="FF0000"/>
          <w:kern w:val="0"/>
          <w:sz w:val="24"/>
          <w:szCs w:val="24"/>
          <w:lang w:val="en-US"/>
        </w:rPr>
        <w:t>nhân</w:t>
      </w:r>
      <w:proofErr w:type="spellEnd"/>
      <w:r w:rsidRPr="00E839F4">
        <w:rPr>
          <w:rFonts w:ascii="Cascadia Mono" w:hAnsi="Cascadia Mono" w:cs="Cascadia Mono"/>
          <w:noProof w:val="0"/>
          <w:color w:val="FF0000"/>
          <w:kern w:val="0"/>
          <w:sz w:val="24"/>
          <w:szCs w:val="24"/>
          <w:lang w:val="en-US"/>
        </w:rPr>
        <w:t xml:space="preserve"> </w:t>
      </w:r>
      <w:proofErr w:type="spellStart"/>
      <w:r w:rsidRPr="00E839F4">
        <w:rPr>
          <w:rFonts w:ascii="Cascadia Mono" w:hAnsi="Cascadia Mono" w:cs="Cascadia Mono"/>
          <w:noProof w:val="0"/>
          <w:color w:val="FF0000"/>
          <w:kern w:val="0"/>
          <w:sz w:val="24"/>
          <w:szCs w:val="24"/>
          <w:lang w:val="en-US"/>
        </w:rPr>
        <w:t>viên</w:t>
      </w:r>
      <w:proofErr w:type="spellEnd"/>
      <w:r w:rsidRPr="00E839F4">
        <w:rPr>
          <w:rFonts w:ascii="Cascadia Mono" w:hAnsi="Cascadia Mono" w:cs="Cascadia Mono"/>
          <w:noProof w:val="0"/>
          <w:color w:val="FF0000"/>
          <w:kern w:val="0"/>
          <w:sz w:val="24"/>
          <w:szCs w:val="24"/>
          <w:lang w:val="en-US"/>
        </w:rPr>
        <w:t xml:space="preserve"> </w:t>
      </w:r>
      <w:proofErr w:type="spellStart"/>
      <w:r w:rsidRPr="00E839F4">
        <w:rPr>
          <w:rFonts w:ascii="Cascadia Mono" w:hAnsi="Cascadia Mono" w:cs="Cascadia Mono"/>
          <w:noProof w:val="0"/>
          <w:color w:val="FF0000"/>
          <w:kern w:val="0"/>
          <w:sz w:val="24"/>
          <w:szCs w:val="24"/>
          <w:lang w:val="en-US"/>
        </w:rPr>
        <w:t>không</w:t>
      </w:r>
      <w:proofErr w:type="spellEnd"/>
      <w:r w:rsidRPr="00E839F4">
        <w:rPr>
          <w:rFonts w:ascii="Cascadia Mono" w:hAnsi="Cascadia Mono" w:cs="Cascadia Mono"/>
          <w:noProof w:val="0"/>
          <w:color w:val="FF0000"/>
          <w:kern w:val="0"/>
          <w:sz w:val="24"/>
          <w:szCs w:val="24"/>
          <w:lang w:val="en-US"/>
        </w:rPr>
        <w:t xml:space="preserve"> </w:t>
      </w:r>
      <w:proofErr w:type="spellStart"/>
      <w:r w:rsidRPr="00E839F4">
        <w:rPr>
          <w:rFonts w:ascii="Cascadia Mono" w:hAnsi="Cascadia Mono" w:cs="Cascadia Mono"/>
          <w:noProof w:val="0"/>
          <w:color w:val="FF0000"/>
          <w:kern w:val="0"/>
          <w:sz w:val="24"/>
          <w:szCs w:val="24"/>
          <w:lang w:val="en-US"/>
        </w:rPr>
        <w:t>được</w:t>
      </w:r>
      <w:proofErr w:type="spellEnd"/>
      <w:r w:rsidRPr="00E839F4">
        <w:rPr>
          <w:rFonts w:ascii="Cascadia Mono" w:hAnsi="Cascadia Mono" w:cs="Cascadia Mono"/>
          <w:noProof w:val="0"/>
          <w:color w:val="FF0000"/>
          <w:kern w:val="0"/>
          <w:sz w:val="24"/>
          <w:szCs w:val="24"/>
          <w:lang w:val="en-US"/>
        </w:rPr>
        <w:t xml:space="preserve"> </w:t>
      </w:r>
      <w:proofErr w:type="spellStart"/>
      <w:r w:rsidRPr="00E839F4">
        <w:rPr>
          <w:rFonts w:ascii="Cascadia Mono" w:hAnsi="Cascadia Mono" w:cs="Cascadia Mono"/>
          <w:noProof w:val="0"/>
          <w:color w:val="FF0000"/>
          <w:kern w:val="0"/>
          <w:sz w:val="24"/>
          <w:szCs w:val="24"/>
          <w:lang w:val="en-US"/>
        </w:rPr>
        <w:t>để</w:t>
      </w:r>
      <w:proofErr w:type="spellEnd"/>
      <w:r w:rsidRPr="00E839F4">
        <w:rPr>
          <w:rFonts w:ascii="Cascadia Mono" w:hAnsi="Cascadia Mono" w:cs="Cascadia Mono"/>
          <w:noProof w:val="0"/>
          <w:color w:val="FF0000"/>
          <w:kern w:val="0"/>
          <w:sz w:val="24"/>
          <w:szCs w:val="24"/>
          <w:lang w:val="en-US"/>
        </w:rPr>
        <w:t xml:space="preserve"> </w:t>
      </w:r>
      <w:proofErr w:type="spellStart"/>
      <w:r w:rsidRPr="00E839F4">
        <w:rPr>
          <w:rFonts w:ascii="Cascadia Mono" w:hAnsi="Cascadia Mono" w:cs="Cascadia Mono"/>
          <w:noProof w:val="0"/>
          <w:color w:val="FF0000"/>
          <w:kern w:val="0"/>
          <w:sz w:val="24"/>
          <w:szCs w:val="24"/>
          <w:lang w:val="en-US"/>
        </w:rPr>
        <w:t>trống</w:t>
      </w:r>
      <w:proofErr w:type="spellEnd"/>
      <w:r w:rsidRPr="00E839F4">
        <w:rPr>
          <w:rFonts w:ascii="Cascadia Mono" w:hAnsi="Cascadia Mono" w:cs="Cascadia Mono"/>
          <w:noProof w:val="0"/>
          <w:color w:val="FF0000"/>
          <w:kern w:val="0"/>
          <w:sz w:val="24"/>
          <w:szCs w:val="24"/>
          <w:lang w:val="en-US"/>
        </w:rPr>
        <w:t>'</w:t>
      </w:r>
      <w:r w:rsidRPr="00E839F4">
        <w:rPr>
          <w:rFonts w:ascii="Cascadia Mono" w:hAnsi="Cascadia Mono" w:cs="Cascadia Mono"/>
          <w:noProof w:val="0"/>
          <w:color w:val="808080"/>
          <w:kern w:val="0"/>
          <w:sz w:val="24"/>
          <w:szCs w:val="24"/>
          <w:lang w:val="en-US"/>
        </w:rPr>
        <w:t>,</w:t>
      </w:r>
      <w:r w:rsidRPr="00E839F4">
        <w:rPr>
          <w:rFonts w:ascii="Cascadia Mono" w:hAnsi="Cascadia Mono" w:cs="Cascadia Mono"/>
          <w:noProof w:val="0"/>
          <w:color w:val="000000"/>
          <w:kern w:val="0"/>
          <w:sz w:val="24"/>
          <w:szCs w:val="24"/>
          <w:lang w:val="en-US"/>
        </w:rPr>
        <w:t xml:space="preserve"> </w:t>
      </w:r>
      <w:proofErr w:type="gramStart"/>
      <w:r w:rsidRPr="00E839F4">
        <w:rPr>
          <w:rFonts w:ascii="Cascadia Mono" w:hAnsi="Cascadia Mono" w:cs="Cascadia Mono"/>
          <w:noProof w:val="0"/>
          <w:color w:val="000000"/>
          <w:kern w:val="0"/>
          <w:sz w:val="24"/>
          <w:szCs w:val="24"/>
          <w:lang w:val="en-US"/>
        </w:rPr>
        <w:t>1</w:t>
      </w:r>
      <w:proofErr w:type="gramEnd"/>
    </w:p>
    <w:p w14:paraId="441EE5CC" w14:textId="77777777" w:rsidR="00E839F4" w:rsidRPr="00E839F4" w:rsidRDefault="00E839F4" w:rsidP="00E839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E839F4">
        <w:rPr>
          <w:rFonts w:ascii="Cascadia Mono" w:hAnsi="Cascadia Mono" w:cs="Cascadia Mono"/>
          <w:noProof w:val="0"/>
          <w:color w:val="000000"/>
          <w:kern w:val="0"/>
          <w:sz w:val="24"/>
          <w:szCs w:val="24"/>
          <w:lang w:val="en-US"/>
        </w:rPr>
        <w:tab/>
      </w:r>
      <w:r w:rsidRPr="00E839F4">
        <w:rPr>
          <w:rFonts w:ascii="Cascadia Mono" w:hAnsi="Cascadia Mono" w:cs="Cascadia Mono"/>
          <w:noProof w:val="0"/>
          <w:color w:val="0000FF"/>
          <w:kern w:val="0"/>
          <w:sz w:val="24"/>
          <w:szCs w:val="24"/>
          <w:lang w:val="en-US"/>
        </w:rPr>
        <w:t>ELSE</w:t>
      </w:r>
      <w:r w:rsidRPr="00E839F4">
        <w:rPr>
          <w:rFonts w:ascii="Cascadia Mono" w:hAnsi="Cascadia Mono" w:cs="Cascadia Mono"/>
          <w:noProof w:val="0"/>
          <w:color w:val="000000"/>
          <w:kern w:val="0"/>
          <w:sz w:val="24"/>
          <w:szCs w:val="24"/>
          <w:lang w:val="en-US"/>
        </w:rPr>
        <w:t xml:space="preserve"> </w:t>
      </w:r>
      <w:r w:rsidRPr="00E839F4">
        <w:rPr>
          <w:rFonts w:ascii="Cascadia Mono" w:hAnsi="Cascadia Mono" w:cs="Cascadia Mono"/>
          <w:noProof w:val="0"/>
          <w:color w:val="0000FF"/>
          <w:kern w:val="0"/>
          <w:sz w:val="24"/>
          <w:szCs w:val="24"/>
          <w:lang w:val="en-US"/>
        </w:rPr>
        <w:t>IF</w:t>
      </w:r>
      <w:r w:rsidRPr="00E839F4">
        <w:rPr>
          <w:rFonts w:ascii="Cascadia Mono" w:hAnsi="Cascadia Mono" w:cs="Cascadia Mono"/>
          <w:noProof w:val="0"/>
          <w:color w:val="000000"/>
          <w:kern w:val="0"/>
          <w:sz w:val="24"/>
          <w:szCs w:val="24"/>
          <w:lang w:val="en-US"/>
        </w:rPr>
        <w:t xml:space="preserve"> @address </w:t>
      </w:r>
      <w:r w:rsidRPr="00E839F4">
        <w:rPr>
          <w:rFonts w:ascii="Cascadia Mono" w:hAnsi="Cascadia Mono" w:cs="Cascadia Mono"/>
          <w:noProof w:val="0"/>
          <w:color w:val="808080"/>
          <w:kern w:val="0"/>
          <w:sz w:val="24"/>
          <w:szCs w:val="24"/>
          <w:lang w:val="en-US"/>
        </w:rPr>
        <w:t>=</w:t>
      </w:r>
      <w:r w:rsidRPr="00E839F4">
        <w:rPr>
          <w:rFonts w:ascii="Cascadia Mono" w:hAnsi="Cascadia Mono" w:cs="Cascadia Mono"/>
          <w:noProof w:val="0"/>
          <w:color w:val="000000"/>
          <w:kern w:val="0"/>
          <w:sz w:val="24"/>
          <w:szCs w:val="24"/>
          <w:lang w:val="en-US"/>
        </w:rPr>
        <w:t xml:space="preserve"> </w:t>
      </w:r>
      <w:r w:rsidRPr="00E839F4">
        <w:rPr>
          <w:rFonts w:ascii="Cascadia Mono" w:hAnsi="Cascadia Mono" w:cs="Cascadia Mono"/>
          <w:noProof w:val="0"/>
          <w:color w:val="FF0000"/>
          <w:kern w:val="0"/>
          <w:sz w:val="24"/>
          <w:szCs w:val="24"/>
          <w:lang w:val="en-US"/>
        </w:rPr>
        <w:t>''</w:t>
      </w:r>
    </w:p>
    <w:p w14:paraId="70629FCB" w14:textId="77777777" w:rsidR="00E839F4" w:rsidRPr="00E839F4" w:rsidRDefault="00E839F4" w:rsidP="00E839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E839F4">
        <w:rPr>
          <w:rFonts w:ascii="Cascadia Mono" w:hAnsi="Cascadia Mono" w:cs="Cascadia Mono"/>
          <w:noProof w:val="0"/>
          <w:color w:val="000000"/>
          <w:kern w:val="0"/>
          <w:sz w:val="24"/>
          <w:szCs w:val="24"/>
          <w:lang w:val="en-US"/>
        </w:rPr>
        <w:lastRenderedPageBreak/>
        <w:tab/>
      </w:r>
      <w:r w:rsidRPr="00E839F4">
        <w:rPr>
          <w:rFonts w:ascii="Cascadia Mono" w:hAnsi="Cascadia Mono" w:cs="Cascadia Mono"/>
          <w:noProof w:val="0"/>
          <w:color w:val="000000"/>
          <w:kern w:val="0"/>
          <w:sz w:val="24"/>
          <w:szCs w:val="24"/>
          <w:lang w:val="en-US"/>
        </w:rPr>
        <w:tab/>
      </w:r>
      <w:r w:rsidRPr="00E839F4">
        <w:rPr>
          <w:rFonts w:ascii="Cascadia Mono" w:hAnsi="Cascadia Mono" w:cs="Cascadia Mono"/>
          <w:noProof w:val="0"/>
          <w:color w:val="0000FF"/>
          <w:kern w:val="0"/>
          <w:sz w:val="24"/>
          <w:szCs w:val="24"/>
          <w:lang w:val="en-US"/>
        </w:rPr>
        <w:t>THROW</w:t>
      </w:r>
      <w:r w:rsidRPr="00E839F4">
        <w:rPr>
          <w:rFonts w:ascii="Cascadia Mono" w:hAnsi="Cascadia Mono" w:cs="Cascadia Mono"/>
          <w:noProof w:val="0"/>
          <w:color w:val="000000"/>
          <w:kern w:val="0"/>
          <w:sz w:val="24"/>
          <w:szCs w:val="24"/>
          <w:lang w:val="en-US"/>
        </w:rPr>
        <w:t xml:space="preserve"> 50000</w:t>
      </w:r>
      <w:r w:rsidRPr="00E839F4">
        <w:rPr>
          <w:rFonts w:ascii="Cascadia Mono" w:hAnsi="Cascadia Mono" w:cs="Cascadia Mono"/>
          <w:noProof w:val="0"/>
          <w:color w:val="808080"/>
          <w:kern w:val="0"/>
          <w:sz w:val="24"/>
          <w:szCs w:val="24"/>
          <w:lang w:val="en-US"/>
        </w:rPr>
        <w:t>,</w:t>
      </w:r>
      <w:r w:rsidRPr="00E839F4">
        <w:rPr>
          <w:rFonts w:ascii="Cascadia Mono" w:hAnsi="Cascadia Mono" w:cs="Cascadia Mono"/>
          <w:noProof w:val="0"/>
          <w:color w:val="000000"/>
          <w:kern w:val="0"/>
          <w:sz w:val="24"/>
          <w:szCs w:val="24"/>
          <w:lang w:val="en-US"/>
        </w:rPr>
        <w:t xml:space="preserve"> </w:t>
      </w:r>
      <w:r w:rsidRPr="00E839F4">
        <w:rPr>
          <w:rFonts w:ascii="Cascadia Mono" w:hAnsi="Cascadia Mono" w:cs="Cascadia Mono"/>
          <w:noProof w:val="0"/>
          <w:color w:val="FF0000"/>
          <w:kern w:val="0"/>
          <w:sz w:val="24"/>
          <w:szCs w:val="24"/>
          <w:lang w:val="en-US"/>
        </w:rPr>
        <w:t>'</w:t>
      </w:r>
      <w:proofErr w:type="spellStart"/>
      <w:r w:rsidRPr="00E839F4">
        <w:rPr>
          <w:rFonts w:ascii="Cascadia Mono" w:hAnsi="Cascadia Mono" w:cs="Cascadia Mono"/>
          <w:noProof w:val="0"/>
          <w:color w:val="FF0000"/>
          <w:kern w:val="0"/>
          <w:sz w:val="24"/>
          <w:szCs w:val="24"/>
          <w:lang w:val="en-US"/>
        </w:rPr>
        <w:t>Địa</w:t>
      </w:r>
      <w:proofErr w:type="spellEnd"/>
      <w:r w:rsidRPr="00E839F4">
        <w:rPr>
          <w:rFonts w:ascii="Cascadia Mono" w:hAnsi="Cascadia Mono" w:cs="Cascadia Mono"/>
          <w:noProof w:val="0"/>
          <w:color w:val="FF0000"/>
          <w:kern w:val="0"/>
          <w:sz w:val="24"/>
          <w:szCs w:val="24"/>
          <w:lang w:val="en-US"/>
        </w:rPr>
        <w:t xml:space="preserve"> </w:t>
      </w:r>
      <w:proofErr w:type="spellStart"/>
      <w:r w:rsidRPr="00E839F4">
        <w:rPr>
          <w:rFonts w:ascii="Cascadia Mono" w:hAnsi="Cascadia Mono" w:cs="Cascadia Mono"/>
          <w:noProof w:val="0"/>
          <w:color w:val="FF0000"/>
          <w:kern w:val="0"/>
          <w:sz w:val="24"/>
          <w:szCs w:val="24"/>
          <w:lang w:val="en-US"/>
        </w:rPr>
        <w:t>chỉ</w:t>
      </w:r>
      <w:proofErr w:type="spellEnd"/>
      <w:r w:rsidRPr="00E839F4">
        <w:rPr>
          <w:rFonts w:ascii="Cascadia Mono" w:hAnsi="Cascadia Mono" w:cs="Cascadia Mono"/>
          <w:noProof w:val="0"/>
          <w:color w:val="FF0000"/>
          <w:kern w:val="0"/>
          <w:sz w:val="24"/>
          <w:szCs w:val="24"/>
          <w:lang w:val="en-US"/>
        </w:rPr>
        <w:t xml:space="preserve"> </w:t>
      </w:r>
      <w:proofErr w:type="spellStart"/>
      <w:r w:rsidRPr="00E839F4">
        <w:rPr>
          <w:rFonts w:ascii="Cascadia Mono" w:hAnsi="Cascadia Mono" w:cs="Cascadia Mono"/>
          <w:noProof w:val="0"/>
          <w:color w:val="FF0000"/>
          <w:kern w:val="0"/>
          <w:sz w:val="24"/>
          <w:szCs w:val="24"/>
          <w:lang w:val="en-US"/>
        </w:rPr>
        <w:t>không</w:t>
      </w:r>
      <w:proofErr w:type="spellEnd"/>
      <w:r w:rsidRPr="00E839F4">
        <w:rPr>
          <w:rFonts w:ascii="Cascadia Mono" w:hAnsi="Cascadia Mono" w:cs="Cascadia Mono"/>
          <w:noProof w:val="0"/>
          <w:color w:val="FF0000"/>
          <w:kern w:val="0"/>
          <w:sz w:val="24"/>
          <w:szCs w:val="24"/>
          <w:lang w:val="en-US"/>
        </w:rPr>
        <w:t xml:space="preserve"> </w:t>
      </w:r>
      <w:proofErr w:type="spellStart"/>
      <w:r w:rsidRPr="00E839F4">
        <w:rPr>
          <w:rFonts w:ascii="Cascadia Mono" w:hAnsi="Cascadia Mono" w:cs="Cascadia Mono"/>
          <w:noProof w:val="0"/>
          <w:color w:val="FF0000"/>
          <w:kern w:val="0"/>
          <w:sz w:val="24"/>
          <w:szCs w:val="24"/>
          <w:lang w:val="en-US"/>
        </w:rPr>
        <w:t>được</w:t>
      </w:r>
      <w:proofErr w:type="spellEnd"/>
      <w:r w:rsidRPr="00E839F4">
        <w:rPr>
          <w:rFonts w:ascii="Cascadia Mono" w:hAnsi="Cascadia Mono" w:cs="Cascadia Mono"/>
          <w:noProof w:val="0"/>
          <w:color w:val="FF0000"/>
          <w:kern w:val="0"/>
          <w:sz w:val="24"/>
          <w:szCs w:val="24"/>
          <w:lang w:val="en-US"/>
        </w:rPr>
        <w:t xml:space="preserve"> </w:t>
      </w:r>
      <w:proofErr w:type="spellStart"/>
      <w:r w:rsidRPr="00E839F4">
        <w:rPr>
          <w:rFonts w:ascii="Cascadia Mono" w:hAnsi="Cascadia Mono" w:cs="Cascadia Mono"/>
          <w:noProof w:val="0"/>
          <w:color w:val="FF0000"/>
          <w:kern w:val="0"/>
          <w:sz w:val="24"/>
          <w:szCs w:val="24"/>
          <w:lang w:val="en-US"/>
        </w:rPr>
        <w:t>để</w:t>
      </w:r>
      <w:proofErr w:type="spellEnd"/>
      <w:r w:rsidRPr="00E839F4">
        <w:rPr>
          <w:rFonts w:ascii="Cascadia Mono" w:hAnsi="Cascadia Mono" w:cs="Cascadia Mono"/>
          <w:noProof w:val="0"/>
          <w:color w:val="FF0000"/>
          <w:kern w:val="0"/>
          <w:sz w:val="24"/>
          <w:szCs w:val="24"/>
          <w:lang w:val="en-US"/>
        </w:rPr>
        <w:t xml:space="preserve"> </w:t>
      </w:r>
      <w:proofErr w:type="spellStart"/>
      <w:r w:rsidRPr="00E839F4">
        <w:rPr>
          <w:rFonts w:ascii="Cascadia Mono" w:hAnsi="Cascadia Mono" w:cs="Cascadia Mono"/>
          <w:noProof w:val="0"/>
          <w:color w:val="FF0000"/>
          <w:kern w:val="0"/>
          <w:sz w:val="24"/>
          <w:szCs w:val="24"/>
          <w:lang w:val="en-US"/>
        </w:rPr>
        <w:t>trống</w:t>
      </w:r>
      <w:proofErr w:type="spellEnd"/>
      <w:r w:rsidRPr="00E839F4">
        <w:rPr>
          <w:rFonts w:ascii="Cascadia Mono" w:hAnsi="Cascadia Mono" w:cs="Cascadia Mono"/>
          <w:noProof w:val="0"/>
          <w:color w:val="FF0000"/>
          <w:kern w:val="0"/>
          <w:sz w:val="24"/>
          <w:szCs w:val="24"/>
          <w:lang w:val="en-US"/>
        </w:rPr>
        <w:t>'</w:t>
      </w:r>
      <w:r w:rsidRPr="00E839F4">
        <w:rPr>
          <w:rFonts w:ascii="Cascadia Mono" w:hAnsi="Cascadia Mono" w:cs="Cascadia Mono"/>
          <w:noProof w:val="0"/>
          <w:color w:val="808080"/>
          <w:kern w:val="0"/>
          <w:sz w:val="24"/>
          <w:szCs w:val="24"/>
          <w:lang w:val="en-US"/>
        </w:rPr>
        <w:t>,</w:t>
      </w:r>
      <w:r w:rsidRPr="00E839F4">
        <w:rPr>
          <w:rFonts w:ascii="Cascadia Mono" w:hAnsi="Cascadia Mono" w:cs="Cascadia Mono"/>
          <w:noProof w:val="0"/>
          <w:color w:val="000000"/>
          <w:kern w:val="0"/>
          <w:sz w:val="24"/>
          <w:szCs w:val="24"/>
          <w:lang w:val="en-US"/>
        </w:rPr>
        <w:t xml:space="preserve"> </w:t>
      </w:r>
      <w:proofErr w:type="gramStart"/>
      <w:r w:rsidRPr="00E839F4">
        <w:rPr>
          <w:rFonts w:ascii="Cascadia Mono" w:hAnsi="Cascadia Mono" w:cs="Cascadia Mono"/>
          <w:noProof w:val="0"/>
          <w:color w:val="000000"/>
          <w:kern w:val="0"/>
          <w:sz w:val="24"/>
          <w:szCs w:val="24"/>
          <w:lang w:val="en-US"/>
        </w:rPr>
        <w:t>1</w:t>
      </w:r>
      <w:proofErr w:type="gramEnd"/>
    </w:p>
    <w:p w14:paraId="1299230A" w14:textId="77777777" w:rsidR="00E839F4" w:rsidRPr="00E839F4" w:rsidRDefault="00E839F4" w:rsidP="00E839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E839F4">
        <w:rPr>
          <w:rFonts w:ascii="Cascadia Mono" w:hAnsi="Cascadia Mono" w:cs="Cascadia Mono"/>
          <w:noProof w:val="0"/>
          <w:color w:val="000000"/>
          <w:kern w:val="0"/>
          <w:sz w:val="24"/>
          <w:szCs w:val="24"/>
          <w:lang w:val="en-US"/>
        </w:rPr>
        <w:tab/>
      </w:r>
      <w:r w:rsidRPr="00E839F4">
        <w:rPr>
          <w:rFonts w:ascii="Cascadia Mono" w:hAnsi="Cascadia Mono" w:cs="Cascadia Mono"/>
          <w:noProof w:val="0"/>
          <w:color w:val="0000FF"/>
          <w:kern w:val="0"/>
          <w:sz w:val="24"/>
          <w:szCs w:val="24"/>
          <w:lang w:val="en-US"/>
        </w:rPr>
        <w:t>ELSE</w:t>
      </w:r>
      <w:r w:rsidRPr="00E839F4">
        <w:rPr>
          <w:rFonts w:ascii="Cascadia Mono" w:hAnsi="Cascadia Mono" w:cs="Cascadia Mono"/>
          <w:noProof w:val="0"/>
          <w:color w:val="000000"/>
          <w:kern w:val="0"/>
          <w:sz w:val="24"/>
          <w:szCs w:val="24"/>
          <w:lang w:val="en-US"/>
        </w:rPr>
        <w:t xml:space="preserve"> </w:t>
      </w:r>
      <w:r w:rsidRPr="00E839F4">
        <w:rPr>
          <w:rFonts w:ascii="Cascadia Mono" w:hAnsi="Cascadia Mono" w:cs="Cascadia Mono"/>
          <w:noProof w:val="0"/>
          <w:color w:val="0000FF"/>
          <w:kern w:val="0"/>
          <w:sz w:val="24"/>
          <w:szCs w:val="24"/>
          <w:lang w:val="en-US"/>
        </w:rPr>
        <w:t>IF</w:t>
      </w:r>
      <w:r w:rsidRPr="00E839F4">
        <w:rPr>
          <w:rFonts w:ascii="Cascadia Mono" w:hAnsi="Cascadia Mono" w:cs="Cascadia Mono"/>
          <w:noProof w:val="0"/>
          <w:color w:val="000000"/>
          <w:kern w:val="0"/>
          <w:sz w:val="24"/>
          <w:szCs w:val="24"/>
          <w:lang w:val="en-US"/>
        </w:rPr>
        <w:t xml:space="preserve"> @phone </w:t>
      </w:r>
      <w:r w:rsidRPr="00E839F4">
        <w:rPr>
          <w:rFonts w:ascii="Cascadia Mono" w:hAnsi="Cascadia Mono" w:cs="Cascadia Mono"/>
          <w:noProof w:val="0"/>
          <w:color w:val="808080"/>
          <w:kern w:val="0"/>
          <w:sz w:val="24"/>
          <w:szCs w:val="24"/>
          <w:lang w:val="en-US"/>
        </w:rPr>
        <w:t>=</w:t>
      </w:r>
      <w:r w:rsidRPr="00E839F4">
        <w:rPr>
          <w:rFonts w:ascii="Cascadia Mono" w:hAnsi="Cascadia Mono" w:cs="Cascadia Mono"/>
          <w:noProof w:val="0"/>
          <w:color w:val="000000"/>
          <w:kern w:val="0"/>
          <w:sz w:val="24"/>
          <w:szCs w:val="24"/>
          <w:lang w:val="en-US"/>
        </w:rPr>
        <w:t xml:space="preserve"> </w:t>
      </w:r>
      <w:r w:rsidRPr="00E839F4">
        <w:rPr>
          <w:rFonts w:ascii="Cascadia Mono" w:hAnsi="Cascadia Mono" w:cs="Cascadia Mono"/>
          <w:noProof w:val="0"/>
          <w:color w:val="FF0000"/>
          <w:kern w:val="0"/>
          <w:sz w:val="24"/>
          <w:szCs w:val="24"/>
          <w:lang w:val="en-US"/>
        </w:rPr>
        <w:t>''</w:t>
      </w:r>
    </w:p>
    <w:p w14:paraId="17E1E684" w14:textId="77777777" w:rsidR="00E839F4" w:rsidRPr="00E839F4" w:rsidRDefault="00E839F4" w:rsidP="00E839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E839F4">
        <w:rPr>
          <w:rFonts w:ascii="Cascadia Mono" w:hAnsi="Cascadia Mono" w:cs="Cascadia Mono"/>
          <w:noProof w:val="0"/>
          <w:color w:val="000000"/>
          <w:kern w:val="0"/>
          <w:sz w:val="24"/>
          <w:szCs w:val="24"/>
          <w:lang w:val="en-US"/>
        </w:rPr>
        <w:tab/>
      </w:r>
      <w:r w:rsidRPr="00E839F4">
        <w:rPr>
          <w:rFonts w:ascii="Cascadia Mono" w:hAnsi="Cascadia Mono" w:cs="Cascadia Mono"/>
          <w:noProof w:val="0"/>
          <w:color w:val="000000"/>
          <w:kern w:val="0"/>
          <w:sz w:val="24"/>
          <w:szCs w:val="24"/>
          <w:lang w:val="en-US"/>
        </w:rPr>
        <w:tab/>
      </w:r>
      <w:r w:rsidRPr="00E839F4">
        <w:rPr>
          <w:rFonts w:ascii="Cascadia Mono" w:hAnsi="Cascadia Mono" w:cs="Cascadia Mono"/>
          <w:noProof w:val="0"/>
          <w:color w:val="0000FF"/>
          <w:kern w:val="0"/>
          <w:sz w:val="24"/>
          <w:szCs w:val="24"/>
          <w:lang w:val="en-US"/>
        </w:rPr>
        <w:t>THROW</w:t>
      </w:r>
      <w:r w:rsidRPr="00E839F4">
        <w:rPr>
          <w:rFonts w:ascii="Cascadia Mono" w:hAnsi="Cascadia Mono" w:cs="Cascadia Mono"/>
          <w:noProof w:val="0"/>
          <w:color w:val="000000"/>
          <w:kern w:val="0"/>
          <w:sz w:val="24"/>
          <w:szCs w:val="24"/>
          <w:lang w:val="en-US"/>
        </w:rPr>
        <w:t xml:space="preserve"> 50000</w:t>
      </w:r>
      <w:r w:rsidRPr="00E839F4">
        <w:rPr>
          <w:rFonts w:ascii="Cascadia Mono" w:hAnsi="Cascadia Mono" w:cs="Cascadia Mono"/>
          <w:noProof w:val="0"/>
          <w:color w:val="808080"/>
          <w:kern w:val="0"/>
          <w:sz w:val="24"/>
          <w:szCs w:val="24"/>
          <w:lang w:val="en-US"/>
        </w:rPr>
        <w:t>,</w:t>
      </w:r>
      <w:r w:rsidRPr="00E839F4">
        <w:rPr>
          <w:rFonts w:ascii="Cascadia Mono" w:hAnsi="Cascadia Mono" w:cs="Cascadia Mono"/>
          <w:noProof w:val="0"/>
          <w:color w:val="000000"/>
          <w:kern w:val="0"/>
          <w:sz w:val="24"/>
          <w:szCs w:val="24"/>
          <w:lang w:val="en-US"/>
        </w:rPr>
        <w:t xml:space="preserve"> </w:t>
      </w:r>
      <w:r w:rsidRPr="00E839F4">
        <w:rPr>
          <w:rFonts w:ascii="Cascadia Mono" w:hAnsi="Cascadia Mono" w:cs="Cascadia Mono"/>
          <w:noProof w:val="0"/>
          <w:color w:val="FF0000"/>
          <w:kern w:val="0"/>
          <w:sz w:val="24"/>
          <w:szCs w:val="24"/>
          <w:lang w:val="en-US"/>
        </w:rPr>
        <w:t>'</w:t>
      </w:r>
      <w:proofErr w:type="spellStart"/>
      <w:r w:rsidRPr="00E839F4">
        <w:rPr>
          <w:rFonts w:ascii="Cascadia Mono" w:hAnsi="Cascadia Mono" w:cs="Cascadia Mono"/>
          <w:noProof w:val="0"/>
          <w:color w:val="FF0000"/>
          <w:kern w:val="0"/>
          <w:sz w:val="24"/>
          <w:szCs w:val="24"/>
          <w:lang w:val="en-US"/>
        </w:rPr>
        <w:t>Số</w:t>
      </w:r>
      <w:proofErr w:type="spellEnd"/>
      <w:r w:rsidRPr="00E839F4">
        <w:rPr>
          <w:rFonts w:ascii="Cascadia Mono" w:hAnsi="Cascadia Mono" w:cs="Cascadia Mono"/>
          <w:noProof w:val="0"/>
          <w:color w:val="FF0000"/>
          <w:kern w:val="0"/>
          <w:sz w:val="24"/>
          <w:szCs w:val="24"/>
          <w:lang w:val="en-US"/>
        </w:rPr>
        <w:t xml:space="preserve"> </w:t>
      </w:r>
      <w:proofErr w:type="spellStart"/>
      <w:r w:rsidRPr="00E839F4">
        <w:rPr>
          <w:rFonts w:ascii="Cascadia Mono" w:hAnsi="Cascadia Mono" w:cs="Cascadia Mono"/>
          <w:noProof w:val="0"/>
          <w:color w:val="FF0000"/>
          <w:kern w:val="0"/>
          <w:sz w:val="24"/>
          <w:szCs w:val="24"/>
          <w:lang w:val="en-US"/>
        </w:rPr>
        <w:t>điện</w:t>
      </w:r>
      <w:proofErr w:type="spellEnd"/>
      <w:r w:rsidRPr="00E839F4">
        <w:rPr>
          <w:rFonts w:ascii="Cascadia Mono" w:hAnsi="Cascadia Mono" w:cs="Cascadia Mono"/>
          <w:noProof w:val="0"/>
          <w:color w:val="FF0000"/>
          <w:kern w:val="0"/>
          <w:sz w:val="24"/>
          <w:szCs w:val="24"/>
          <w:lang w:val="en-US"/>
        </w:rPr>
        <w:t xml:space="preserve"> </w:t>
      </w:r>
      <w:proofErr w:type="spellStart"/>
      <w:r w:rsidRPr="00E839F4">
        <w:rPr>
          <w:rFonts w:ascii="Cascadia Mono" w:hAnsi="Cascadia Mono" w:cs="Cascadia Mono"/>
          <w:noProof w:val="0"/>
          <w:color w:val="FF0000"/>
          <w:kern w:val="0"/>
          <w:sz w:val="24"/>
          <w:szCs w:val="24"/>
          <w:lang w:val="en-US"/>
        </w:rPr>
        <w:t>thoại</w:t>
      </w:r>
      <w:proofErr w:type="spellEnd"/>
      <w:r w:rsidRPr="00E839F4">
        <w:rPr>
          <w:rFonts w:ascii="Cascadia Mono" w:hAnsi="Cascadia Mono" w:cs="Cascadia Mono"/>
          <w:noProof w:val="0"/>
          <w:color w:val="FF0000"/>
          <w:kern w:val="0"/>
          <w:sz w:val="24"/>
          <w:szCs w:val="24"/>
          <w:lang w:val="en-US"/>
        </w:rPr>
        <w:t xml:space="preserve"> </w:t>
      </w:r>
      <w:proofErr w:type="spellStart"/>
      <w:r w:rsidRPr="00E839F4">
        <w:rPr>
          <w:rFonts w:ascii="Cascadia Mono" w:hAnsi="Cascadia Mono" w:cs="Cascadia Mono"/>
          <w:noProof w:val="0"/>
          <w:color w:val="FF0000"/>
          <w:kern w:val="0"/>
          <w:sz w:val="24"/>
          <w:szCs w:val="24"/>
          <w:lang w:val="en-US"/>
        </w:rPr>
        <w:t>không</w:t>
      </w:r>
      <w:proofErr w:type="spellEnd"/>
      <w:r w:rsidRPr="00E839F4">
        <w:rPr>
          <w:rFonts w:ascii="Cascadia Mono" w:hAnsi="Cascadia Mono" w:cs="Cascadia Mono"/>
          <w:noProof w:val="0"/>
          <w:color w:val="FF0000"/>
          <w:kern w:val="0"/>
          <w:sz w:val="24"/>
          <w:szCs w:val="24"/>
          <w:lang w:val="en-US"/>
        </w:rPr>
        <w:t xml:space="preserve"> </w:t>
      </w:r>
      <w:proofErr w:type="spellStart"/>
      <w:r w:rsidRPr="00E839F4">
        <w:rPr>
          <w:rFonts w:ascii="Cascadia Mono" w:hAnsi="Cascadia Mono" w:cs="Cascadia Mono"/>
          <w:noProof w:val="0"/>
          <w:color w:val="FF0000"/>
          <w:kern w:val="0"/>
          <w:sz w:val="24"/>
          <w:szCs w:val="24"/>
          <w:lang w:val="en-US"/>
        </w:rPr>
        <w:t>được</w:t>
      </w:r>
      <w:proofErr w:type="spellEnd"/>
      <w:r w:rsidRPr="00E839F4">
        <w:rPr>
          <w:rFonts w:ascii="Cascadia Mono" w:hAnsi="Cascadia Mono" w:cs="Cascadia Mono"/>
          <w:noProof w:val="0"/>
          <w:color w:val="FF0000"/>
          <w:kern w:val="0"/>
          <w:sz w:val="24"/>
          <w:szCs w:val="24"/>
          <w:lang w:val="en-US"/>
        </w:rPr>
        <w:t xml:space="preserve"> </w:t>
      </w:r>
      <w:proofErr w:type="spellStart"/>
      <w:r w:rsidRPr="00E839F4">
        <w:rPr>
          <w:rFonts w:ascii="Cascadia Mono" w:hAnsi="Cascadia Mono" w:cs="Cascadia Mono"/>
          <w:noProof w:val="0"/>
          <w:color w:val="FF0000"/>
          <w:kern w:val="0"/>
          <w:sz w:val="24"/>
          <w:szCs w:val="24"/>
          <w:lang w:val="en-US"/>
        </w:rPr>
        <w:t>để</w:t>
      </w:r>
      <w:proofErr w:type="spellEnd"/>
      <w:r w:rsidRPr="00E839F4">
        <w:rPr>
          <w:rFonts w:ascii="Cascadia Mono" w:hAnsi="Cascadia Mono" w:cs="Cascadia Mono"/>
          <w:noProof w:val="0"/>
          <w:color w:val="FF0000"/>
          <w:kern w:val="0"/>
          <w:sz w:val="24"/>
          <w:szCs w:val="24"/>
          <w:lang w:val="en-US"/>
        </w:rPr>
        <w:t xml:space="preserve"> </w:t>
      </w:r>
      <w:proofErr w:type="spellStart"/>
      <w:r w:rsidRPr="00E839F4">
        <w:rPr>
          <w:rFonts w:ascii="Cascadia Mono" w:hAnsi="Cascadia Mono" w:cs="Cascadia Mono"/>
          <w:noProof w:val="0"/>
          <w:color w:val="FF0000"/>
          <w:kern w:val="0"/>
          <w:sz w:val="24"/>
          <w:szCs w:val="24"/>
          <w:lang w:val="en-US"/>
        </w:rPr>
        <w:t>trống</w:t>
      </w:r>
      <w:proofErr w:type="spellEnd"/>
      <w:r w:rsidRPr="00E839F4">
        <w:rPr>
          <w:rFonts w:ascii="Cascadia Mono" w:hAnsi="Cascadia Mono" w:cs="Cascadia Mono"/>
          <w:noProof w:val="0"/>
          <w:color w:val="FF0000"/>
          <w:kern w:val="0"/>
          <w:sz w:val="24"/>
          <w:szCs w:val="24"/>
          <w:lang w:val="en-US"/>
        </w:rPr>
        <w:t>'</w:t>
      </w:r>
      <w:r w:rsidRPr="00E839F4">
        <w:rPr>
          <w:rFonts w:ascii="Cascadia Mono" w:hAnsi="Cascadia Mono" w:cs="Cascadia Mono"/>
          <w:noProof w:val="0"/>
          <w:color w:val="808080"/>
          <w:kern w:val="0"/>
          <w:sz w:val="24"/>
          <w:szCs w:val="24"/>
          <w:lang w:val="en-US"/>
        </w:rPr>
        <w:t>,</w:t>
      </w:r>
      <w:r w:rsidRPr="00E839F4">
        <w:rPr>
          <w:rFonts w:ascii="Cascadia Mono" w:hAnsi="Cascadia Mono" w:cs="Cascadia Mono"/>
          <w:noProof w:val="0"/>
          <w:color w:val="000000"/>
          <w:kern w:val="0"/>
          <w:sz w:val="24"/>
          <w:szCs w:val="24"/>
          <w:lang w:val="en-US"/>
        </w:rPr>
        <w:t xml:space="preserve"> </w:t>
      </w:r>
      <w:proofErr w:type="gramStart"/>
      <w:r w:rsidRPr="00E839F4">
        <w:rPr>
          <w:rFonts w:ascii="Cascadia Mono" w:hAnsi="Cascadia Mono" w:cs="Cascadia Mono"/>
          <w:noProof w:val="0"/>
          <w:color w:val="000000"/>
          <w:kern w:val="0"/>
          <w:sz w:val="24"/>
          <w:szCs w:val="24"/>
          <w:lang w:val="en-US"/>
        </w:rPr>
        <w:t>1</w:t>
      </w:r>
      <w:proofErr w:type="gramEnd"/>
    </w:p>
    <w:p w14:paraId="50550C0D" w14:textId="77777777" w:rsidR="00E839F4" w:rsidRPr="00E839F4" w:rsidRDefault="00E839F4" w:rsidP="00E839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E839F4">
        <w:rPr>
          <w:rFonts w:ascii="Cascadia Mono" w:hAnsi="Cascadia Mono" w:cs="Cascadia Mono"/>
          <w:noProof w:val="0"/>
          <w:color w:val="000000"/>
          <w:kern w:val="0"/>
          <w:sz w:val="24"/>
          <w:szCs w:val="24"/>
          <w:lang w:val="en-US"/>
        </w:rPr>
        <w:tab/>
      </w:r>
      <w:r w:rsidRPr="00E839F4">
        <w:rPr>
          <w:rFonts w:ascii="Cascadia Mono" w:hAnsi="Cascadia Mono" w:cs="Cascadia Mono"/>
          <w:noProof w:val="0"/>
          <w:color w:val="0000FF"/>
          <w:kern w:val="0"/>
          <w:sz w:val="24"/>
          <w:szCs w:val="24"/>
          <w:lang w:val="en-US"/>
        </w:rPr>
        <w:t>ELSE</w:t>
      </w:r>
    </w:p>
    <w:p w14:paraId="69BC2E1B" w14:textId="77777777" w:rsidR="00E839F4" w:rsidRPr="00E839F4" w:rsidRDefault="00E839F4" w:rsidP="00E839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E839F4">
        <w:rPr>
          <w:rFonts w:ascii="Cascadia Mono" w:hAnsi="Cascadia Mono" w:cs="Cascadia Mono"/>
          <w:noProof w:val="0"/>
          <w:color w:val="000000"/>
          <w:kern w:val="0"/>
          <w:sz w:val="24"/>
          <w:szCs w:val="24"/>
          <w:lang w:val="en-US"/>
        </w:rPr>
        <w:tab/>
      </w:r>
      <w:r w:rsidRPr="00E839F4">
        <w:rPr>
          <w:rFonts w:ascii="Cascadia Mono" w:hAnsi="Cascadia Mono" w:cs="Cascadia Mono"/>
          <w:noProof w:val="0"/>
          <w:color w:val="000000"/>
          <w:kern w:val="0"/>
          <w:sz w:val="24"/>
          <w:szCs w:val="24"/>
          <w:lang w:val="en-US"/>
        </w:rPr>
        <w:tab/>
      </w:r>
      <w:r w:rsidRPr="00E839F4">
        <w:rPr>
          <w:rFonts w:ascii="Cascadia Mono" w:hAnsi="Cascadia Mono" w:cs="Cascadia Mono"/>
          <w:noProof w:val="0"/>
          <w:color w:val="0000FF"/>
          <w:kern w:val="0"/>
          <w:sz w:val="24"/>
          <w:szCs w:val="24"/>
          <w:lang w:val="en-US"/>
        </w:rPr>
        <w:t>BEGIN</w:t>
      </w:r>
      <w:r w:rsidRPr="00E839F4">
        <w:rPr>
          <w:rFonts w:ascii="Cascadia Mono" w:hAnsi="Cascadia Mono" w:cs="Cascadia Mono"/>
          <w:noProof w:val="0"/>
          <w:color w:val="000000"/>
          <w:kern w:val="0"/>
          <w:sz w:val="24"/>
          <w:szCs w:val="24"/>
          <w:lang w:val="en-US"/>
        </w:rPr>
        <w:t xml:space="preserve"> </w:t>
      </w:r>
      <w:r w:rsidRPr="00E839F4">
        <w:rPr>
          <w:rFonts w:ascii="Cascadia Mono" w:hAnsi="Cascadia Mono" w:cs="Cascadia Mono"/>
          <w:noProof w:val="0"/>
          <w:color w:val="0000FF"/>
          <w:kern w:val="0"/>
          <w:sz w:val="24"/>
          <w:szCs w:val="24"/>
          <w:lang w:val="en-US"/>
        </w:rPr>
        <w:t>TRANSACTION</w:t>
      </w:r>
    </w:p>
    <w:p w14:paraId="7341A469" w14:textId="77777777" w:rsidR="00E839F4" w:rsidRPr="00E839F4" w:rsidRDefault="00E839F4" w:rsidP="00E839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E839F4">
        <w:rPr>
          <w:rFonts w:ascii="Cascadia Mono" w:hAnsi="Cascadia Mono" w:cs="Cascadia Mono"/>
          <w:noProof w:val="0"/>
          <w:color w:val="000000"/>
          <w:kern w:val="0"/>
          <w:sz w:val="24"/>
          <w:szCs w:val="24"/>
          <w:lang w:val="en-US"/>
        </w:rPr>
        <w:tab/>
      </w:r>
      <w:r w:rsidRPr="00E839F4">
        <w:rPr>
          <w:rFonts w:ascii="Cascadia Mono" w:hAnsi="Cascadia Mono" w:cs="Cascadia Mono"/>
          <w:noProof w:val="0"/>
          <w:color w:val="000000"/>
          <w:kern w:val="0"/>
          <w:sz w:val="24"/>
          <w:szCs w:val="24"/>
          <w:lang w:val="en-US"/>
        </w:rPr>
        <w:tab/>
      </w:r>
      <w:r w:rsidRPr="00E839F4">
        <w:rPr>
          <w:rFonts w:ascii="Cascadia Mono" w:hAnsi="Cascadia Mono" w:cs="Cascadia Mono"/>
          <w:noProof w:val="0"/>
          <w:color w:val="000000"/>
          <w:kern w:val="0"/>
          <w:sz w:val="24"/>
          <w:szCs w:val="24"/>
          <w:lang w:val="en-US"/>
        </w:rPr>
        <w:tab/>
      </w:r>
      <w:r w:rsidRPr="00E839F4">
        <w:rPr>
          <w:rFonts w:ascii="Cascadia Mono" w:hAnsi="Cascadia Mono" w:cs="Cascadia Mono"/>
          <w:noProof w:val="0"/>
          <w:color w:val="0000FF"/>
          <w:kern w:val="0"/>
          <w:sz w:val="24"/>
          <w:szCs w:val="24"/>
          <w:lang w:val="en-US"/>
        </w:rPr>
        <w:t>DECLARE</w:t>
      </w:r>
      <w:r w:rsidRPr="00E839F4">
        <w:rPr>
          <w:rFonts w:ascii="Cascadia Mono" w:hAnsi="Cascadia Mono" w:cs="Cascadia Mono"/>
          <w:noProof w:val="0"/>
          <w:color w:val="000000"/>
          <w:kern w:val="0"/>
          <w:sz w:val="24"/>
          <w:szCs w:val="24"/>
          <w:lang w:val="en-US"/>
        </w:rPr>
        <w:t xml:space="preserve"> @jobID </w:t>
      </w:r>
      <w:proofErr w:type="gramStart"/>
      <w:r w:rsidRPr="00E839F4">
        <w:rPr>
          <w:rFonts w:ascii="Cascadia Mono" w:hAnsi="Cascadia Mono" w:cs="Cascadia Mono"/>
          <w:noProof w:val="0"/>
          <w:color w:val="0000FF"/>
          <w:kern w:val="0"/>
          <w:sz w:val="24"/>
          <w:szCs w:val="24"/>
          <w:lang w:val="en-US"/>
        </w:rPr>
        <w:t>NVARCHAR</w:t>
      </w:r>
      <w:r w:rsidRPr="00E839F4">
        <w:rPr>
          <w:rFonts w:ascii="Cascadia Mono" w:hAnsi="Cascadia Mono" w:cs="Cascadia Mono"/>
          <w:noProof w:val="0"/>
          <w:color w:val="808080"/>
          <w:kern w:val="0"/>
          <w:sz w:val="24"/>
          <w:szCs w:val="24"/>
          <w:lang w:val="en-US"/>
        </w:rPr>
        <w:t>(</w:t>
      </w:r>
      <w:proofErr w:type="gramEnd"/>
      <w:r w:rsidRPr="00E839F4">
        <w:rPr>
          <w:rFonts w:ascii="Cascadia Mono" w:hAnsi="Cascadia Mono" w:cs="Cascadia Mono"/>
          <w:noProof w:val="0"/>
          <w:color w:val="000000"/>
          <w:kern w:val="0"/>
          <w:sz w:val="24"/>
          <w:szCs w:val="24"/>
          <w:lang w:val="en-US"/>
        </w:rPr>
        <w:t>4</w:t>
      </w:r>
      <w:r w:rsidRPr="00E839F4">
        <w:rPr>
          <w:rFonts w:ascii="Cascadia Mono" w:hAnsi="Cascadia Mono" w:cs="Cascadia Mono"/>
          <w:noProof w:val="0"/>
          <w:color w:val="808080"/>
          <w:kern w:val="0"/>
          <w:sz w:val="24"/>
          <w:szCs w:val="24"/>
          <w:lang w:val="en-US"/>
        </w:rPr>
        <w:t>)</w:t>
      </w:r>
    </w:p>
    <w:p w14:paraId="384D51D9" w14:textId="77777777" w:rsidR="00E839F4" w:rsidRPr="00E839F4" w:rsidRDefault="00E839F4" w:rsidP="00E839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E839F4">
        <w:rPr>
          <w:rFonts w:ascii="Cascadia Mono" w:hAnsi="Cascadia Mono" w:cs="Cascadia Mono"/>
          <w:noProof w:val="0"/>
          <w:color w:val="000000"/>
          <w:kern w:val="0"/>
          <w:sz w:val="24"/>
          <w:szCs w:val="24"/>
          <w:lang w:val="en-US"/>
        </w:rPr>
        <w:tab/>
      </w:r>
      <w:r w:rsidRPr="00E839F4">
        <w:rPr>
          <w:rFonts w:ascii="Cascadia Mono" w:hAnsi="Cascadia Mono" w:cs="Cascadia Mono"/>
          <w:noProof w:val="0"/>
          <w:color w:val="000000"/>
          <w:kern w:val="0"/>
          <w:sz w:val="24"/>
          <w:szCs w:val="24"/>
          <w:lang w:val="en-US"/>
        </w:rPr>
        <w:tab/>
      </w:r>
      <w:r w:rsidRPr="00E839F4">
        <w:rPr>
          <w:rFonts w:ascii="Cascadia Mono" w:hAnsi="Cascadia Mono" w:cs="Cascadia Mono"/>
          <w:noProof w:val="0"/>
          <w:color w:val="000000"/>
          <w:kern w:val="0"/>
          <w:sz w:val="24"/>
          <w:szCs w:val="24"/>
          <w:lang w:val="en-US"/>
        </w:rPr>
        <w:tab/>
      </w:r>
      <w:r w:rsidRPr="00E839F4">
        <w:rPr>
          <w:rFonts w:ascii="Cascadia Mono" w:hAnsi="Cascadia Mono" w:cs="Cascadia Mono"/>
          <w:noProof w:val="0"/>
          <w:color w:val="0000FF"/>
          <w:kern w:val="0"/>
          <w:sz w:val="24"/>
          <w:szCs w:val="24"/>
          <w:lang w:val="en-US"/>
        </w:rPr>
        <w:t>DECLARE</w:t>
      </w:r>
      <w:r w:rsidRPr="00E839F4">
        <w:rPr>
          <w:rFonts w:ascii="Cascadia Mono" w:hAnsi="Cascadia Mono" w:cs="Cascadia Mono"/>
          <w:noProof w:val="0"/>
          <w:color w:val="000000"/>
          <w:kern w:val="0"/>
          <w:sz w:val="24"/>
          <w:szCs w:val="24"/>
          <w:lang w:val="en-US"/>
        </w:rPr>
        <w:t xml:space="preserve"> @empCategory </w:t>
      </w:r>
      <w:proofErr w:type="gramStart"/>
      <w:r w:rsidRPr="00E839F4">
        <w:rPr>
          <w:rFonts w:ascii="Cascadia Mono" w:hAnsi="Cascadia Mono" w:cs="Cascadia Mono"/>
          <w:noProof w:val="0"/>
          <w:color w:val="0000FF"/>
          <w:kern w:val="0"/>
          <w:sz w:val="24"/>
          <w:szCs w:val="24"/>
          <w:lang w:val="en-US"/>
        </w:rPr>
        <w:t>NVARCHAR</w:t>
      </w:r>
      <w:r w:rsidRPr="00E839F4">
        <w:rPr>
          <w:rFonts w:ascii="Cascadia Mono" w:hAnsi="Cascadia Mono" w:cs="Cascadia Mono"/>
          <w:noProof w:val="0"/>
          <w:color w:val="808080"/>
          <w:kern w:val="0"/>
          <w:sz w:val="24"/>
          <w:szCs w:val="24"/>
          <w:lang w:val="en-US"/>
        </w:rPr>
        <w:t>(</w:t>
      </w:r>
      <w:proofErr w:type="gramEnd"/>
      <w:r w:rsidRPr="00E839F4">
        <w:rPr>
          <w:rFonts w:ascii="Cascadia Mono" w:hAnsi="Cascadia Mono" w:cs="Cascadia Mono"/>
          <w:noProof w:val="0"/>
          <w:color w:val="FF00FF"/>
          <w:kern w:val="0"/>
          <w:sz w:val="24"/>
          <w:szCs w:val="24"/>
          <w:lang w:val="en-US"/>
        </w:rPr>
        <w:t>max</w:t>
      </w:r>
      <w:r w:rsidRPr="00E839F4">
        <w:rPr>
          <w:rFonts w:ascii="Cascadia Mono" w:hAnsi="Cascadia Mono" w:cs="Cascadia Mono"/>
          <w:noProof w:val="0"/>
          <w:color w:val="808080"/>
          <w:kern w:val="0"/>
          <w:sz w:val="24"/>
          <w:szCs w:val="24"/>
          <w:lang w:val="en-US"/>
        </w:rPr>
        <w:t>)</w:t>
      </w:r>
    </w:p>
    <w:p w14:paraId="0949B57F" w14:textId="77777777" w:rsidR="00E839F4" w:rsidRPr="00E839F4" w:rsidRDefault="00E839F4" w:rsidP="00E839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E839F4">
        <w:rPr>
          <w:rFonts w:ascii="Cascadia Mono" w:hAnsi="Cascadia Mono" w:cs="Cascadia Mono"/>
          <w:noProof w:val="0"/>
          <w:color w:val="000000"/>
          <w:kern w:val="0"/>
          <w:sz w:val="24"/>
          <w:szCs w:val="24"/>
          <w:lang w:val="en-US"/>
        </w:rPr>
        <w:tab/>
      </w:r>
      <w:r w:rsidRPr="00E839F4">
        <w:rPr>
          <w:rFonts w:ascii="Cascadia Mono" w:hAnsi="Cascadia Mono" w:cs="Cascadia Mono"/>
          <w:noProof w:val="0"/>
          <w:color w:val="000000"/>
          <w:kern w:val="0"/>
          <w:sz w:val="24"/>
          <w:szCs w:val="24"/>
          <w:lang w:val="en-US"/>
        </w:rPr>
        <w:tab/>
      </w:r>
      <w:r w:rsidRPr="00E839F4">
        <w:rPr>
          <w:rFonts w:ascii="Cascadia Mono" w:hAnsi="Cascadia Mono" w:cs="Cascadia Mono"/>
          <w:noProof w:val="0"/>
          <w:color w:val="000000"/>
          <w:kern w:val="0"/>
          <w:sz w:val="24"/>
          <w:szCs w:val="24"/>
          <w:lang w:val="en-US"/>
        </w:rPr>
        <w:tab/>
      </w:r>
      <w:r w:rsidRPr="00E839F4">
        <w:rPr>
          <w:rFonts w:ascii="Cascadia Mono" w:hAnsi="Cascadia Mono" w:cs="Cascadia Mono"/>
          <w:noProof w:val="0"/>
          <w:color w:val="008000"/>
          <w:kern w:val="0"/>
          <w:sz w:val="24"/>
          <w:szCs w:val="24"/>
          <w:lang w:val="en-US"/>
        </w:rPr>
        <w:t>--LẤY ID CỦA CÔNG VIỆC</w:t>
      </w:r>
    </w:p>
    <w:p w14:paraId="6BC47D6F" w14:textId="77777777" w:rsidR="00E839F4" w:rsidRPr="00E839F4" w:rsidRDefault="00E839F4" w:rsidP="00E839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E839F4">
        <w:rPr>
          <w:rFonts w:ascii="Cascadia Mono" w:hAnsi="Cascadia Mono" w:cs="Cascadia Mono"/>
          <w:noProof w:val="0"/>
          <w:color w:val="000000"/>
          <w:kern w:val="0"/>
          <w:sz w:val="24"/>
          <w:szCs w:val="24"/>
          <w:lang w:val="en-US"/>
        </w:rPr>
        <w:tab/>
      </w:r>
      <w:r w:rsidRPr="00E839F4">
        <w:rPr>
          <w:rFonts w:ascii="Cascadia Mono" w:hAnsi="Cascadia Mono" w:cs="Cascadia Mono"/>
          <w:noProof w:val="0"/>
          <w:color w:val="000000"/>
          <w:kern w:val="0"/>
          <w:sz w:val="24"/>
          <w:szCs w:val="24"/>
          <w:lang w:val="en-US"/>
        </w:rPr>
        <w:tab/>
      </w:r>
      <w:r w:rsidRPr="00E839F4">
        <w:rPr>
          <w:rFonts w:ascii="Cascadia Mono" w:hAnsi="Cascadia Mono" w:cs="Cascadia Mono"/>
          <w:noProof w:val="0"/>
          <w:color w:val="000000"/>
          <w:kern w:val="0"/>
          <w:sz w:val="24"/>
          <w:szCs w:val="24"/>
          <w:lang w:val="en-US"/>
        </w:rPr>
        <w:tab/>
      </w:r>
      <w:r w:rsidRPr="00E839F4">
        <w:rPr>
          <w:rFonts w:ascii="Cascadia Mono" w:hAnsi="Cascadia Mono" w:cs="Cascadia Mono"/>
          <w:noProof w:val="0"/>
          <w:color w:val="0000FF"/>
          <w:kern w:val="0"/>
          <w:sz w:val="24"/>
          <w:szCs w:val="24"/>
          <w:lang w:val="en-US"/>
        </w:rPr>
        <w:t>SELECT</w:t>
      </w:r>
      <w:r w:rsidRPr="00E839F4">
        <w:rPr>
          <w:rFonts w:ascii="Cascadia Mono" w:hAnsi="Cascadia Mono" w:cs="Cascadia Mono"/>
          <w:noProof w:val="0"/>
          <w:color w:val="000000"/>
          <w:kern w:val="0"/>
          <w:sz w:val="24"/>
          <w:szCs w:val="24"/>
          <w:lang w:val="en-US"/>
        </w:rPr>
        <w:t xml:space="preserve"> @jobID </w:t>
      </w:r>
      <w:r w:rsidRPr="00E839F4">
        <w:rPr>
          <w:rFonts w:ascii="Cascadia Mono" w:hAnsi="Cascadia Mono" w:cs="Cascadia Mono"/>
          <w:noProof w:val="0"/>
          <w:color w:val="808080"/>
          <w:kern w:val="0"/>
          <w:sz w:val="24"/>
          <w:szCs w:val="24"/>
          <w:lang w:val="en-US"/>
        </w:rPr>
        <w:t>=</w:t>
      </w:r>
      <w:r w:rsidRPr="00E839F4">
        <w:rPr>
          <w:rFonts w:ascii="Cascadia Mono" w:hAnsi="Cascadia Mono" w:cs="Cascadia Mono"/>
          <w:noProof w:val="0"/>
          <w:color w:val="000000"/>
          <w:kern w:val="0"/>
          <w:sz w:val="24"/>
          <w:szCs w:val="24"/>
          <w:lang w:val="en-US"/>
        </w:rPr>
        <w:t xml:space="preserve"> ID</w:t>
      </w:r>
    </w:p>
    <w:p w14:paraId="6C0D0348" w14:textId="77777777" w:rsidR="00E839F4" w:rsidRPr="00E839F4" w:rsidRDefault="00E839F4" w:rsidP="00E839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E839F4">
        <w:rPr>
          <w:rFonts w:ascii="Cascadia Mono" w:hAnsi="Cascadia Mono" w:cs="Cascadia Mono"/>
          <w:noProof w:val="0"/>
          <w:color w:val="000000"/>
          <w:kern w:val="0"/>
          <w:sz w:val="24"/>
          <w:szCs w:val="24"/>
          <w:lang w:val="en-US"/>
        </w:rPr>
        <w:tab/>
      </w:r>
      <w:r w:rsidRPr="00E839F4">
        <w:rPr>
          <w:rFonts w:ascii="Cascadia Mono" w:hAnsi="Cascadia Mono" w:cs="Cascadia Mono"/>
          <w:noProof w:val="0"/>
          <w:color w:val="000000"/>
          <w:kern w:val="0"/>
          <w:sz w:val="24"/>
          <w:szCs w:val="24"/>
          <w:lang w:val="en-US"/>
        </w:rPr>
        <w:tab/>
      </w:r>
      <w:r w:rsidRPr="00E839F4">
        <w:rPr>
          <w:rFonts w:ascii="Cascadia Mono" w:hAnsi="Cascadia Mono" w:cs="Cascadia Mono"/>
          <w:noProof w:val="0"/>
          <w:color w:val="000000"/>
          <w:kern w:val="0"/>
          <w:sz w:val="24"/>
          <w:szCs w:val="24"/>
          <w:lang w:val="en-US"/>
        </w:rPr>
        <w:tab/>
      </w:r>
      <w:r w:rsidRPr="00E839F4">
        <w:rPr>
          <w:rFonts w:ascii="Cascadia Mono" w:hAnsi="Cascadia Mono" w:cs="Cascadia Mono"/>
          <w:noProof w:val="0"/>
          <w:color w:val="0000FF"/>
          <w:kern w:val="0"/>
          <w:sz w:val="24"/>
          <w:szCs w:val="24"/>
          <w:lang w:val="en-US"/>
        </w:rPr>
        <w:t>FROM</w:t>
      </w:r>
      <w:r w:rsidRPr="00E839F4">
        <w:rPr>
          <w:rFonts w:ascii="Cascadia Mono" w:hAnsi="Cascadia Mono" w:cs="Cascadia Mono"/>
          <w:noProof w:val="0"/>
          <w:color w:val="000000"/>
          <w:kern w:val="0"/>
          <w:sz w:val="24"/>
          <w:szCs w:val="24"/>
          <w:lang w:val="en-US"/>
        </w:rPr>
        <w:t xml:space="preserve"> Job</w:t>
      </w:r>
    </w:p>
    <w:p w14:paraId="4A43DA04" w14:textId="77777777" w:rsidR="00E839F4" w:rsidRPr="00E839F4" w:rsidRDefault="00E839F4" w:rsidP="00E839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E839F4">
        <w:rPr>
          <w:rFonts w:ascii="Cascadia Mono" w:hAnsi="Cascadia Mono" w:cs="Cascadia Mono"/>
          <w:noProof w:val="0"/>
          <w:color w:val="000000"/>
          <w:kern w:val="0"/>
          <w:sz w:val="24"/>
          <w:szCs w:val="24"/>
          <w:lang w:val="en-US"/>
        </w:rPr>
        <w:tab/>
      </w:r>
      <w:r w:rsidRPr="00E839F4">
        <w:rPr>
          <w:rFonts w:ascii="Cascadia Mono" w:hAnsi="Cascadia Mono" w:cs="Cascadia Mono"/>
          <w:noProof w:val="0"/>
          <w:color w:val="000000"/>
          <w:kern w:val="0"/>
          <w:sz w:val="24"/>
          <w:szCs w:val="24"/>
          <w:lang w:val="en-US"/>
        </w:rPr>
        <w:tab/>
      </w:r>
      <w:r w:rsidRPr="00E839F4">
        <w:rPr>
          <w:rFonts w:ascii="Cascadia Mono" w:hAnsi="Cascadia Mono" w:cs="Cascadia Mono"/>
          <w:noProof w:val="0"/>
          <w:color w:val="000000"/>
          <w:kern w:val="0"/>
          <w:sz w:val="24"/>
          <w:szCs w:val="24"/>
          <w:lang w:val="en-US"/>
        </w:rPr>
        <w:tab/>
      </w:r>
      <w:r w:rsidRPr="00E839F4">
        <w:rPr>
          <w:rFonts w:ascii="Cascadia Mono" w:hAnsi="Cascadia Mono" w:cs="Cascadia Mono"/>
          <w:noProof w:val="0"/>
          <w:color w:val="0000FF"/>
          <w:kern w:val="0"/>
          <w:sz w:val="24"/>
          <w:szCs w:val="24"/>
          <w:lang w:val="en-US"/>
        </w:rPr>
        <w:t>WHERE</w:t>
      </w:r>
      <w:r w:rsidRPr="00E839F4">
        <w:rPr>
          <w:rFonts w:ascii="Cascadia Mono" w:hAnsi="Cascadia Mono" w:cs="Cascadia Mono"/>
          <w:noProof w:val="0"/>
          <w:color w:val="000000"/>
          <w:kern w:val="0"/>
          <w:sz w:val="24"/>
          <w:szCs w:val="24"/>
          <w:lang w:val="en-US"/>
        </w:rPr>
        <w:t xml:space="preserve"> </w:t>
      </w:r>
      <w:proofErr w:type="spellStart"/>
      <w:r w:rsidRPr="00E839F4">
        <w:rPr>
          <w:rFonts w:ascii="Cascadia Mono" w:hAnsi="Cascadia Mono" w:cs="Cascadia Mono"/>
          <w:noProof w:val="0"/>
          <w:color w:val="000000"/>
          <w:kern w:val="0"/>
          <w:sz w:val="24"/>
          <w:szCs w:val="24"/>
          <w:lang w:val="en-US"/>
        </w:rPr>
        <w:t>jobDetail</w:t>
      </w:r>
      <w:proofErr w:type="spellEnd"/>
      <w:r w:rsidRPr="00E839F4">
        <w:rPr>
          <w:rFonts w:ascii="Cascadia Mono" w:hAnsi="Cascadia Mono" w:cs="Cascadia Mono"/>
          <w:noProof w:val="0"/>
          <w:color w:val="000000"/>
          <w:kern w:val="0"/>
          <w:sz w:val="24"/>
          <w:szCs w:val="24"/>
          <w:lang w:val="en-US"/>
        </w:rPr>
        <w:t xml:space="preserve"> </w:t>
      </w:r>
      <w:r w:rsidRPr="00E839F4">
        <w:rPr>
          <w:rFonts w:ascii="Cascadia Mono" w:hAnsi="Cascadia Mono" w:cs="Cascadia Mono"/>
          <w:noProof w:val="0"/>
          <w:color w:val="808080"/>
          <w:kern w:val="0"/>
          <w:sz w:val="24"/>
          <w:szCs w:val="24"/>
          <w:lang w:val="en-US"/>
        </w:rPr>
        <w:t>=</w:t>
      </w:r>
      <w:r w:rsidRPr="00E839F4">
        <w:rPr>
          <w:rFonts w:ascii="Cascadia Mono" w:hAnsi="Cascadia Mono" w:cs="Cascadia Mono"/>
          <w:noProof w:val="0"/>
          <w:color w:val="000000"/>
          <w:kern w:val="0"/>
          <w:sz w:val="24"/>
          <w:szCs w:val="24"/>
          <w:lang w:val="en-US"/>
        </w:rPr>
        <w:t xml:space="preserve"> @jobName</w:t>
      </w:r>
    </w:p>
    <w:p w14:paraId="280FA4D8" w14:textId="77777777" w:rsidR="00E839F4" w:rsidRPr="00E839F4" w:rsidRDefault="00E839F4" w:rsidP="00E839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E839F4">
        <w:rPr>
          <w:rFonts w:ascii="Cascadia Mono" w:hAnsi="Cascadia Mono" w:cs="Cascadia Mono"/>
          <w:noProof w:val="0"/>
          <w:color w:val="000000"/>
          <w:kern w:val="0"/>
          <w:sz w:val="24"/>
          <w:szCs w:val="24"/>
          <w:lang w:val="en-US"/>
        </w:rPr>
        <w:tab/>
      </w:r>
      <w:r w:rsidRPr="00E839F4">
        <w:rPr>
          <w:rFonts w:ascii="Cascadia Mono" w:hAnsi="Cascadia Mono" w:cs="Cascadia Mono"/>
          <w:noProof w:val="0"/>
          <w:color w:val="000000"/>
          <w:kern w:val="0"/>
          <w:sz w:val="24"/>
          <w:szCs w:val="24"/>
          <w:lang w:val="en-US"/>
        </w:rPr>
        <w:tab/>
      </w:r>
      <w:r w:rsidRPr="00E839F4">
        <w:rPr>
          <w:rFonts w:ascii="Cascadia Mono" w:hAnsi="Cascadia Mono" w:cs="Cascadia Mono"/>
          <w:noProof w:val="0"/>
          <w:color w:val="000000"/>
          <w:kern w:val="0"/>
          <w:sz w:val="24"/>
          <w:szCs w:val="24"/>
          <w:lang w:val="en-US"/>
        </w:rPr>
        <w:tab/>
      </w:r>
      <w:r w:rsidRPr="00E839F4">
        <w:rPr>
          <w:rFonts w:ascii="Cascadia Mono" w:hAnsi="Cascadia Mono" w:cs="Cascadia Mono"/>
          <w:noProof w:val="0"/>
          <w:color w:val="008000"/>
          <w:kern w:val="0"/>
          <w:sz w:val="24"/>
          <w:szCs w:val="24"/>
          <w:lang w:val="en-US"/>
        </w:rPr>
        <w:t>--CẬP NHẬT NHÂN VIÊN</w:t>
      </w:r>
    </w:p>
    <w:p w14:paraId="7B33C0B1" w14:textId="77777777" w:rsidR="00E839F4" w:rsidRPr="00E839F4" w:rsidRDefault="00E839F4" w:rsidP="00E839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E839F4">
        <w:rPr>
          <w:rFonts w:ascii="Cascadia Mono" w:hAnsi="Cascadia Mono" w:cs="Cascadia Mono"/>
          <w:noProof w:val="0"/>
          <w:color w:val="000000"/>
          <w:kern w:val="0"/>
          <w:sz w:val="24"/>
          <w:szCs w:val="24"/>
          <w:lang w:val="en-US"/>
        </w:rPr>
        <w:tab/>
      </w:r>
      <w:r w:rsidRPr="00E839F4">
        <w:rPr>
          <w:rFonts w:ascii="Cascadia Mono" w:hAnsi="Cascadia Mono" w:cs="Cascadia Mono"/>
          <w:noProof w:val="0"/>
          <w:color w:val="000000"/>
          <w:kern w:val="0"/>
          <w:sz w:val="24"/>
          <w:szCs w:val="24"/>
          <w:lang w:val="en-US"/>
        </w:rPr>
        <w:tab/>
      </w:r>
      <w:r w:rsidRPr="00E839F4">
        <w:rPr>
          <w:rFonts w:ascii="Cascadia Mono" w:hAnsi="Cascadia Mono" w:cs="Cascadia Mono"/>
          <w:noProof w:val="0"/>
          <w:color w:val="000000"/>
          <w:kern w:val="0"/>
          <w:sz w:val="24"/>
          <w:szCs w:val="24"/>
          <w:lang w:val="en-US"/>
        </w:rPr>
        <w:tab/>
      </w:r>
      <w:r w:rsidRPr="00E839F4">
        <w:rPr>
          <w:rFonts w:ascii="Cascadia Mono" w:hAnsi="Cascadia Mono" w:cs="Cascadia Mono"/>
          <w:noProof w:val="0"/>
          <w:color w:val="0000FF"/>
          <w:kern w:val="0"/>
          <w:sz w:val="24"/>
          <w:szCs w:val="24"/>
          <w:lang w:val="en-US"/>
        </w:rPr>
        <w:t>DECLARE</w:t>
      </w:r>
      <w:r w:rsidRPr="00E839F4">
        <w:rPr>
          <w:rFonts w:ascii="Cascadia Mono" w:hAnsi="Cascadia Mono" w:cs="Cascadia Mono"/>
          <w:noProof w:val="0"/>
          <w:color w:val="000000"/>
          <w:kern w:val="0"/>
          <w:sz w:val="24"/>
          <w:szCs w:val="24"/>
          <w:lang w:val="en-US"/>
        </w:rPr>
        <w:t xml:space="preserve"> @errorMessage </w:t>
      </w:r>
      <w:proofErr w:type="gramStart"/>
      <w:r w:rsidRPr="00E839F4">
        <w:rPr>
          <w:rFonts w:ascii="Cascadia Mono" w:hAnsi="Cascadia Mono" w:cs="Cascadia Mono"/>
          <w:noProof w:val="0"/>
          <w:color w:val="0000FF"/>
          <w:kern w:val="0"/>
          <w:sz w:val="24"/>
          <w:szCs w:val="24"/>
          <w:lang w:val="en-US"/>
        </w:rPr>
        <w:t>NVARCHAR</w:t>
      </w:r>
      <w:r w:rsidRPr="00E839F4">
        <w:rPr>
          <w:rFonts w:ascii="Cascadia Mono" w:hAnsi="Cascadia Mono" w:cs="Cascadia Mono"/>
          <w:noProof w:val="0"/>
          <w:color w:val="808080"/>
          <w:kern w:val="0"/>
          <w:sz w:val="24"/>
          <w:szCs w:val="24"/>
          <w:lang w:val="en-US"/>
        </w:rPr>
        <w:t>(</w:t>
      </w:r>
      <w:proofErr w:type="gramEnd"/>
      <w:r w:rsidRPr="00E839F4">
        <w:rPr>
          <w:rFonts w:ascii="Cascadia Mono" w:hAnsi="Cascadia Mono" w:cs="Cascadia Mono"/>
          <w:noProof w:val="0"/>
          <w:color w:val="FF00FF"/>
          <w:kern w:val="0"/>
          <w:sz w:val="24"/>
          <w:szCs w:val="24"/>
          <w:lang w:val="en-US"/>
        </w:rPr>
        <w:t>max</w:t>
      </w:r>
      <w:r w:rsidRPr="00E839F4">
        <w:rPr>
          <w:rFonts w:ascii="Cascadia Mono" w:hAnsi="Cascadia Mono" w:cs="Cascadia Mono"/>
          <w:noProof w:val="0"/>
          <w:color w:val="808080"/>
          <w:kern w:val="0"/>
          <w:sz w:val="24"/>
          <w:szCs w:val="24"/>
          <w:lang w:val="en-US"/>
        </w:rPr>
        <w:t>)</w:t>
      </w:r>
    </w:p>
    <w:p w14:paraId="0B74386C" w14:textId="77777777" w:rsidR="00E839F4" w:rsidRPr="00E839F4" w:rsidRDefault="00E839F4" w:rsidP="00E839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E839F4">
        <w:rPr>
          <w:rFonts w:ascii="Cascadia Mono" w:hAnsi="Cascadia Mono" w:cs="Cascadia Mono"/>
          <w:noProof w:val="0"/>
          <w:color w:val="000000"/>
          <w:kern w:val="0"/>
          <w:sz w:val="24"/>
          <w:szCs w:val="24"/>
          <w:lang w:val="en-US"/>
        </w:rPr>
        <w:tab/>
      </w:r>
      <w:r w:rsidRPr="00E839F4">
        <w:rPr>
          <w:rFonts w:ascii="Cascadia Mono" w:hAnsi="Cascadia Mono" w:cs="Cascadia Mono"/>
          <w:noProof w:val="0"/>
          <w:color w:val="000000"/>
          <w:kern w:val="0"/>
          <w:sz w:val="24"/>
          <w:szCs w:val="24"/>
          <w:lang w:val="en-US"/>
        </w:rPr>
        <w:tab/>
      </w:r>
      <w:r w:rsidRPr="00E839F4">
        <w:rPr>
          <w:rFonts w:ascii="Cascadia Mono" w:hAnsi="Cascadia Mono" w:cs="Cascadia Mono"/>
          <w:noProof w:val="0"/>
          <w:color w:val="000000"/>
          <w:kern w:val="0"/>
          <w:sz w:val="24"/>
          <w:szCs w:val="24"/>
          <w:lang w:val="en-US"/>
        </w:rPr>
        <w:tab/>
      </w:r>
      <w:r w:rsidRPr="00E839F4">
        <w:rPr>
          <w:rFonts w:ascii="Cascadia Mono" w:hAnsi="Cascadia Mono" w:cs="Cascadia Mono"/>
          <w:noProof w:val="0"/>
          <w:color w:val="0000FF"/>
          <w:kern w:val="0"/>
          <w:sz w:val="24"/>
          <w:szCs w:val="24"/>
          <w:lang w:val="en-US"/>
        </w:rPr>
        <w:t>BEGIN</w:t>
      </w:r>
      <w:r w:rsidRPr="00E839F4">
        <w:rPr>
          <w:rFonts w:ascii="Cascadia Mono" w:hAnsi="Cascadia Mono" w:cs="Cascadia Mono"/>
          <w:noProof w:val="0"/>
          <w:color w:val="000000"/>
          <w:kern w:val="0"/>
          <w:sz w:val="24"/>
          <w:szCs w:val="24"/>
          <w:lang w:val="en-US"/>
        </w:rPr>
        <w:t xml:space="preserve"> </w:t>
      </w:r>
      <w:r w:rsidRPr="00E839F4">
        <w:rPr>
          <w:rFonts w:ascii="Cascadia Mono" w:hAnsi="Cascadia Mono" w:cs="Cascadia Mono"/>
          <w:noProof w:val="0"/>
          <w:color w:val="0000FF"/>
          <w:kern w:val="0"/>
          <w:sz w:val="24"/>
          <w:szCs w:val="24"/>
          <w:lang w:val="en-US"/>
        </w:rPr>
        <w:t>TRY</w:t>
      </w:r>
    </w:p>
    <w:p w14:paraId="04A52CED" w14:textId="77777777" w:rsidR="00E839F4" w:rsidRPr="00E839F4" w:rsidRDefault="00E839F4" w:rsidP="00E839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E839F4">
        <w:rPr>
          <w:rFonts w:ascii="Cascadia Mono" w:hAnsi="Cascadia Mono" w:cs="Cascadia Mono"/>
          <w:noProof w:val="0"/>
          <w:color w:val="000000"/>
          <w:kern w:val="0"/>
          <w:sz w:val="24"/>
          <w:szCs w:val="24"/>
          <w:lang w:val="en-US"/>
        </w:rPr>
        <w:tab/>
      </w:r>
      <w:r w:rsidRPr="00E839F4">
        <w:rPr>
          <w:rFonts w:ascii="Cascadia Mono" w:hAnsi="Cascadia Mono" w:cs="Cascadia Mono"/>
          <w:noProof w:val="0"/>
          <w:color w:val="000000"/>
          <w:kern w:val="0"/>
          <w:sz w:val="24"/>
          <w:szCs w:val="24"/>
          <w:lang w:val="en-US"/>
        </w:rPr>
        <w:tab/>
      </w:r>
      <w:r w:rsidRPr="00E839F4">
        <w:rPr>
          <w:rFonts w:ascii="Cascadia Mono" w:hAnsi="Cascadia Mono" w:cs="Cascadia Mono"/>
          <w:noProof w:val="0"/>
          <w:color w:val="000000"/>
          <w:kern w:val="0"/>
          <w:sz w:val="24"/>
          <w:szCs w:val="24"/>
          <w:lang w:val="en-US"/>
        </w:rPr>
        <w:tab/>
      </w:r>
      <w:r w:rsidRPr="00E839F4">
        <w:rPr>
          <w:rFonts w:ascii="Cascadia Mono" w:hAnsi="Cascadia Mono" w:cs="Cascadia Mono"/>
          <w:noProof w:val="0"/>
          <w:color w:val="000000"/>
          <w:kern w:val="0"/>
          <w:sz w:val="24"/>
          <w:szCs w:val="24"/>
          <w:lang w:val="en-US"/>
        </w:rPr>
        <w:tab/>
      </w:r>
      <w:r w:rsidRPr="00E839F4">
        <w:rPr>
          <w:rFonts w:ascii="Cascadia Mono" w:hAnsi="Cascadia Mono" w:cs="Cascadia Mono"/>
          <w:noProof w:val="0"/>
          <w:color w:val="FF00FF"/>
          <w:kern w:val="0"/>
          <w:sz w:val="24"/>
          <w:szCs w:val="24"/>
          <w:lang w:val="en-US"/>
        </w:rPr>
        <w:t>UPDATE</w:t>
      </w:r>
      <w:r w:rsidRPr="00E839F4">
        <w:rPr>
          <w:rFonts w:ascii="Cascadia Mono" w:hAnsi="Cascadia Mono" w:cs="Cascadia Mono"/>
          <w:noProof w:val="0"/>
          <w:color w:val="000000"/>
          <w:kern w:val="0"/>
          <w:sz w:val="24"/>
          <w:szCs w:val="24"/>
          <w:lang w:val="en-US"/>
        </w:rPr>
        <w:t xml:space="preserve"> Employee </w:t>
      </w:r>
    </w:p>
    <w:p w14:paraId="4FB94196" w14:textId="77777777" w:rsidR="00E839F4" w:rsidRPr="00E839F4" w:rsidRDefault="00E839F4" w:rsidP="00E839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E839F4">
        <w:rPr>
          <w:rFonts w:ascii="Cascadia Mono" w:hAnsi="Cascadia Mono" w:cs="Cascadia Mono"/>
          <w:noProof w:val="0"/>
          <w:color w:val="000000"/>
          <w:kern w:val="0"/>
          <w:sz w:val="24"/>
          <w:szCs w:val="24"/>
          <w:lang w:val="en-US"/>
        </w:rPr>
        <w:tab/>
      </w:r>
      <w:r w:rsidRPr="00E839F4">
        <w:rPr>
          <w:rFonts w:ascii="Cascadia Mono" w:hAnsi="Cascadia Mono" w:cs="Cascadia Mono"/>
          <w:noProof w:val="0"/>
          <w:color w:val="000000"/>
          <w:kern w:val="0"/>
          <w:sz w:val="24"/>
          <w:szCs w:val="24"/>
          <w:lang w:val="en-US"/>
        </w:rPr>
        <w:tab/>
      </w:r>
      <w:r w:rsidRPr="00E839F4">
        <w:rPr>
          <w:rFonts w:ascii="Cascadia Mono" w:hAnsi="Cascadia Mono" w:cs="Cascadia Mono"/>
          <w:noProof w:val="0"/>
          <w:color w:val="000000"/>
          <w:kern w:val="0"/>
          <w:sz w:val="24"/>
          <w:szCs w:val="24"/>
          <w:lang w:val="en-US"/>
        </w:rPr>
        <w:tab/>
      </w:r>
      <w:r w:rsidRPr="00E839F4">
        <w:rPr>
          <w:rFonts w:ascii="Cascadia Mono" w:hAnsi="Cascadia Mono" w:cs="Cascadia Mono"/>
          <w:noProof w:val="0"/>
          <w:color w:val="000000"/>
          <w:kern w:val="0"/>
          <w:sz w:val="24"/>
          <w:szCs w:val="24"/>
          <w:lang w:val="en-US"/>
        </w:rPr>
        <w:tab/>
      </w:r>
      <w:r w:rsidRPr="00E839F4">
        <w:rPr>
          <w:rFonts w:ascii="Cascadia Mono" w:hAnsi="Cascadia Mono" w:cs="Cascadia Mono"/>
          <w:noProof w:val="0"/>
          <w:color w:val="0000FF"/>
          <w:kern w:val="0"/>
          <w:sz w:val="24"/>
          <w:szCs w:val="24"/>
          <w:lang w:val="en-US"/>
        </w:rPr>
        <w:t>SET</w:t>
      </w:r>
      <w:r w:rsidRPr="00E839F4">
        <w:rPr>
          <w:rFonts w:ascii="Cascadia Mono" w:hAnsi="Cascadia Mono" w:cs="Cascadia Mono"/>
          <w:noProof w:val="0"/>
          <w:color w:val="000000"/>
          <w:kern w:val="0"/>
          <w:sz w:val="24"/>
          <w:szCs w:val="24"/>
          <w:lang w:val="en-US"/>
        </w:rPr>
        <w:t xml:space="preserve"> </w:t>
      </w:r>
      <w:r w:rsidRPr="00E839F4">
        <w:rPr>
          <w:rFonts w:ascii="Cascadia Mono" w:hAnsi="Cascadia Mono" w:cs="Cascadia Mono"/>
          <w:noProof w:val="0"/>
          <w:color w:val="0000FF"/>
          <w:kern w:val="0"/>
          <w:sz w:val="24"/>
          <w:szCs w:val="24"/>
          <w:lang w:val="en-US"/>
        </w:rPr>
        <w:t>name</w:t>
      </w:r>
      <w:r w:rsidRPr="00E839F4">
        <w:rPr>
          <w:rFonts w:ascii="Cascadia Mono" w:hAnsi="Cascadia Mono" w:cs="Cascadia Mono"/>
          <w:noProof w:val="0"/>
          <w:color w:val="000000"/>
          <w:kern w:val="0"/>
          <w:sz w:val="24"/>
          <w:szCs w:val="24"/>
          <w:lang w:val="en-US"/>
        </w:rPr>
        <w:t xml:space="preserve"> </w:t>
      </w:r>
      <w:r w:rsidRPr="00E839F4">
        <w:rPr>
          <w:rFonts w:ascii="Cascadia Mono" w:hAnsi="Cascadia Mono" w:cs="Cascadia Mono"/>
          <w:noProof w:val="0"/>
          <w:color w:val="808080"/>
          <w:kern w:val="0"/>
          <w:sz w:val="24"/>
          <w:szCs w:val="24"/>
          <w:lang w:val="en-US"/>
        </w:rPr>
        <w:t>=</w:t>
      </w:r>
      <w:r w:rsidRPr="00E839F4">
        <w:rPr>
          <w:rFonts w:ascii="Cascadia Mono" w:hAnsi="Cascadia Mono" w:cs="Cascadia Mono"/>
          <w:noProof w:val="0"/>
          <w:color w:val="000000"/>
          <w:kern w:val="0"/>
          <w:sz w:val="24"/>
          <w:szCs w:val="24"/>
          <w:lang w:val="en-US"/>
        </w:rPr>
        <w:t xml:space="preserve"> @name</w:t>
      </w:r>
      <w:r w:rsidRPr="00E839F4">
        <w:rPr>
          <w:rFonts w:ascii="Cascadia Mono" w:hAnsi="Cascadia Mono" w:cs="Cascadia Mono"/>
          <w:noProof w:val="0"/>
          <w:color w:val="808080"/>
          <w:kern w:val="0"/>
          <w:sz w:val="24"/>
          <w:szCs w:val="24"/>
          <w:lang w:val="en-US"/>
        </w:rPr>
        <w:t>,</w:t>
      </w:r>
      <w:r w:rsidRPr="00E839F4">
        <w:rPr>
          <w:rFonts w:ascii="Cascadia Mono" w:hAnsi="Cascadia Mono" w:cs="Cascadia Mono"/>
          <w:noProof w:val="0"/>
          <w:color w:val="000000"/>
          <w:kern w:val="0"/>
          <w:sz w:val="24"/>
          <w:szCs w:val="24"/>
          <w:lang w:val="en-US"/>
        </w:rPr>
        <w:t xml:space="preserve"> </w:t>
      </w:r>
      <w:proofErr w:type="spellStart"/>
      <w:r w:rsidRPr="00E839F4">
        <w:rPr>
          <w:rFonts w:ascii="Cascadia Mono" w:hAnsi="Cascadia Mono" w:cs="Cascadia Mono"/>
          <w:noProof w:val="0"/>
          <w:color w:val="000000"/>
          <w:kern w:val="0"/>
          <w:sz w:val="24"/>
          <w:szCs w:val="24"/>
          <w:lang w:val="en-US"/>
        </w:rPr>
        <w:t>birthDate</w:t>
      </w:r>
      <w:proofErr w:type="spellEnd"/>
      <w:r w:rsidRPr="00E839F4">
        <w:rPr>
          <w:rFonts w:ascii="Cascadia Mono" w:hAnsi="Cascadia Mono" w:cs="Cascadia Mono"/>
          <w:noProof w:val="0"/>
          <w:color w:val="000000"/>
          <w:kern w:val="0"/>
          <w:sz w:val="24"/>
          <w:szCs w:val="24"/>
          <w:lang w:val="en-US"/>
        </w:rPr>
        <w:t xml:space="preserve"> </w:t>
      </w:r>
      <w:r w:rsidRPr="00E839F4">
        <w:rPr>
          <w:rFonts w:ascii="Cascadia Mono" w:hAnsi="Cascadia Mono" w:cs="Cascadia Mono"/>
          <w:noProof w:val="0"/>
          <w:color w:val="808080"/>
          <w:kern w:val="0"/>
          <w:sz w:val="24"/>
          <w:szCs w:val="24"/>
          <w:lang w:val="en-US"/>
        </w:rPr>
        <w:t>=</w:t>
      </w:r>
      <w:r w:rsidRPr="00E839F4">
        <w:rPr>
          <w:rFonts w:ascii="Cascadia Mono" w:hAnsi="Cascadia Mono" w:cs="Cascadia Mono"/>
          <w:noProof w:val="0"/>
          <w:color w:val="000000"/>
          <w:kern w:val="0"/>
          <w:sz w:val="24"/>
          <w:szCs w:val="24"/>
          <w:lang w:val="en-US"/>
        </w:rPr>
        <w:t xml:space="preserve"> </w:t>
      </w:r>
      <w:r w:rsidRPr="00E839F4">
        <w:rPr>
          <w:rFonts w:ascii="Cascadia Mono" w:hAnsi="Cascadia Mono" w:cs="Cascadia Mono"/>
          <w:noProof w:val="0"/>
          <w:color w:val="FF00FF"/>
          <w:kern w:val="0"/>
          <w:sz w:val="24"/>
          <w:szCs w:val="24"/>
          <w:lang w:val="en-US"/>
        </w:rPr>
        <w:t>CAST</w:t>
      </w:r>
      <w:r w:rsidRPr="00E839F4">
        <w:rPr>
          <w:rFonts w:ascii="Cascadia Mono" w:hAnsi="Cascadia Mono" w:cs="Cascadia Mono"/>
          <w:noProof w:val="0"/>
          <w:color w:val="0000FF"/>
          <w:kern w:val="0"/>
          <w:sz w:val="24"/>
          <w:szCs w:val="24"/>
          <w:lang w:val="en-US"/>
        </w:rPr>
        <w:t xml:space="preserve"> </w:t>
      </w:r>
      <w:r w:rsidRPr="00E839F4">
        <w:rPr>
          <w:rFonts w:ascii="Cascadia Mono" w:hAnsi="Cascadia Mono" w:cs="Cascadia Mono"/>
          <w:noProof w:val="0"/>
          <w:color w:val="808080"/>
          <w:kern w:val="0"/>
          <w:sz w:val="24"/>
          <w:szCs w:val="24"/>
          <w:lang w:val="en-US"/>
        </w:rPr>
        <w:t>(</w:t>
      </w:r>
      <w:r w:rsidRPr="00E839F4">
        <w:rPr>
          <w:rFonts w:ascii="Cascadia Mono" w:hAnsi="Cascadia Mono" w:cs="Cascadia Mono"/>
          <w:noProof w:val="0"/>
          <w:color w:val="000000"/>
          <w:kern w:val="0"/>
          <w:sz w:val="24"/>
          <w:szCs w:val="24"/>
          <w:lang w:val="en-US"/>
        </w:rPr>
        <w:t xml:space="preserve">@birth </w:t>
      </w:r>
      <w:r w:rsidRPr="00E839F4">
        <w:rPr>
          <w:rFonts w:ascii="Cascadia Mono" w:hAnsi="Cascadia Mono" w:cs="Cascadia Mono"/>
          <w:noProof w:val="0"/>
          <w:color w:val="0000FF"/>
          <w:kern w:val="0"/>
          <w:sz w:val="24"/>
          <w:szCs w:val="24"/>
          <w:lang w:val="en-US"/>
        </w:rPr>
        <w:t>AS</w:t>
      </w:r>
      <w:r w:rsidRPr="00E839F4">
        <w:rPr>
          <w:rFonts w:ascii="Cascadia Mono" w:hAnsi="Cascadia Mono" w:cs="Cascadia Mono"/>
          <w:noProof w:val="0"/>
          <w:color w:val="000000"/>
          <w:kern w:val="0"/>
          <w:sz w:val="24"/>
          <w:szCs w:val="24"/>
          <w:lang w:val="en-US"/>
        </w:rPr>
        <w:t xml:space="preserve"> </w:t>
      </w:r>
      <w:r w:rsidRPr="00E839F4">
        <w:rPr>
          <w:rFonts w:ascii="Cascadia Mono" w:hAnsi="Cascadia Mono" w:cs="Cascadia Mono"/>
          <w:noProof w:val="0"/>
          <w:color w:val="0000FF"/>
          <w:kern w:val="0"/>
          <w:sz w:val="24"/>
          <w:szCs w:val="24"/>
          <w:lang w:val="en-US"/>
        </w:rPr>
        <w:t>DATE</w:t>
      </w:r>
      <w:r w:rsidRPr="00E839F4">
        <w:rPr>
          <w:rFonts w:ascii="Cascadia Mono" w:hAnsi="Cascadia Mono" w:cs="Cascadia Mono"/>
          <w:noProof w:val="0"/>
          <w:color w:val="808080"/>
          <w:kern w:val="0"/>
          <w:sz w:val="24"/>
          <w:szCs w:val="24"/>
          <w:lang w:val="en-US"/>
        </w:rPr>
        <w:t>),</w:t>
      </w:r>
      <w:r w:rsidRPr="00E839F4">
        <w:rPr>
          <w:rFonts w:ascii="Cascadia Mono" w:hAnsi="Cascadia Mono" w:cs="Cascadia Mono"/>
          <w:noProof w:val="0"/>
          <w:color w:val="000000"/>
          <w:kern w:val="0"/>
          <w:sz w:val="24"/>
          <w:szCs w:val="24"/>
          <w:lang w:val="en-US"/>
        </w:rPr>
        <w:t xml:space="preserve"> </w:t>
      </w:r>
      <w:r w:rsidRPr="00E839F4">
        <w:rPr>
          <w:rFonts w:ascii="Cascadia Mono" w:hAnsi="Cascadia Mono" w:cs="Cascadia Mono"/>
          <w:noProof w:val="0"/>
          <w:color w:val="0000FF"/>
          <w:kern w:val="0"/>
          <w:sz w:val="24"/>
          <w:szCs w:val="24"/>
          <w:lang w:val="en-US"/>
        </w:rPr>
        <w:t>address</w:t>
      </w:r>
      <w:r w:rsidRPr="00E839F4">
        <w:rPr>
          <w:rFonts w:ascii="Cascadia Mono" w:hAnsi="Cascadia Mono" w:cs="Cascadia Mono"/>
          <w:noProof w:val="0"/>
          <w:color w:val="000000"/>
          <w:kern w:val="0"/>
          <w:sz w:val="24"/>
          <w:szCs w:val="24"/>
          <w:lang w:val="en-US"/>
        </w:rPr>
        <w:t xml:space="preserve"> </w:t>
      </w:r>
      <w:r w:rsidRPr="00E839F4">
        <w:rPr>
          <w:rFonts w:ascii="Cascadia Mono" w:hAnsi="Cascadia Mono" w:cs="Cascadia Mono"/>
          <w:noProof w:val="0"/>
          <w:color w:val="808080"/>
          <w:kern w:val="0"/>
          <w:sz w:val="24"/>
          <w:szCs w:val="24"/>
          <w:lang w:val="en-US"/>
        </w:rPr>
        <w:t>=</w:t>
      </w:r>
      <w:r w:rsidRPr="00E839F4">
        <w:rPr>
          <w:rFonts w:ascii="Cascadia Mono" w:hAnsi="Cascadia Mono" w:cs="Cascadia Mono"/>
          <w:noProof w:val="0"/>
          <w:color w:val="000000"/>
          <w:kern w:val="0"/>
          <w:sz w:val="24"/>
          <w:szCs w:val="24"/>
          <w:lang w:val="en-US"/>
        </w:rPr>
        <w:t xml:space="preserve"> @address</w:t>
      </w:r>
      <w:r w:rsidRPr="00E839F4">
        <w:rPr>
          <w:rFonts w:ascii="Cascadia Mono" w:hAnsi="Cascadia Mono" w:cs="Cascadia Mono"/>
          <w:noProof w:val="0"/>
          <w:color w:val="808080"/>
          <w:kern w:val="0"/>
          <w:sz w:val="24"/>
          <w:szCs w:val="24"/>
          <w:lang w:val="en-US"/>
        </w:rPr>
        <w:t>,</w:t>
      </w:r>
      <w:r w:rsidRPr="00E839F4">
        <w:rPr>
          <w:rFonts w:ascii="Cascadia Mono" w:hAnsi="Cascadia Mono" w:cs="Cascadia Mono"/>
          <w:noProof w:val="0"/>
          <w:color w:val="000000"/>
          <w:kern w:val="0"/>
          <w:sz w:val="24"/>
          <w:szCs w:val="24"/>
          <w:lang w:val="en-US"/>
        </w:rPr>
        <w:t xml:space="preserve"> phone </w:t>
      </w:r>
      <w:r w:rsidRPr="00E839F4">
        <w:rPr>
          <w:rFonts w:ascii="Cascadia Mono" w:hAnsi="Cascadia Mono" w:cs="Cascadia Mono"/>
          <w:noProof w:val="0"/>
          <w:color w:val="808080"/>
          <w:kern w:val="0"/>
          <w:sz w:val="24"/>
          <w:szCs w:val="24"/>
          <w:lang w:val="en-US"/>
        </w:rPr>
        <w:t>=</w:t>
      </w:r>
      <w:r w:rsidRPr="00E839F4">
        <w:rPr>
          <w:rFonts w:ascii="Cascadia Mono" w:hAnsi="Cascadia Mono" w:cs="Cascadia Mono"/>
          <w:noProof w:val="0"/>
          <w:color w:val="000000"/>
          <w:kern w:val="0"/>
          <w:sz w:val="24"/>
          <w:szCs w:val="24"/>
          <w:lang w:val="en-US"/>
        </w:rPr>
        <w:t xml:space="preserve"> @phone</w:t>
      </w:r>
      <w:r w:rsidRPr="00E839F4">
        <w:rPr>
          <w:rFonts w:ascii="Cascadia Mono" w:hAnsi="Cascadia Mono" w:cs="Cascadia Mono"/>
          <w:noProof w:val="0"/>
          <w:color w:val="808080"/>
          <w:kern w:val="0"/>
          <w:sz w:val="24"/>
          <w:szCs w:val="24"/>
          <w:lang w:val="en-US"/>
        </w:rPr>
        <w:t>,</w:t>
      </w:r>
      <w:r w:rsidRPr="00E839F4">
        <w:rPr>
          <w:rFonts w:ascii="Cascadia Mono" w:hAnsi="Cascadia Mono" w:cs="Cascadia Mono"/>
          <w:noProof w:val="0"/>
          <w:color w:val="000000"/>
          <w:kern w:val="0"/>
          <w:sz w:val="24"/>
          <w:szCs w:val="24"/>
          <w:lang w:val="en-US"/>
        </w:rPr>
        <w:t xml:space="preserve"> </w:t>
      </w:r>
      <w:proofErr w:type="spellStart"/>
      <w:r w:rsidRPr="00E839F4">
        <w:rPr>
          <w:rFonts w:ascii="Cascadia Mono" w:hAnsi="Cascadia Mono" w:cs="Cascadia Mono"/>
          <w:noProof w:val="0"/>
          <w:color w:val="000000"/>
          <w:kern w:val="0"/>
          <w:sz w:val="24"/>
          <w:szCs w:val="24"/>
          <w:lang w:val="en-US"/>
        </w:rPr>
        <w:t>recruitmentDate</w:t>
      </w:r>
      <w:proofErr w:type="spellEnd"/>
      <w:r w:rsidRPr="00E839F4">
        <w:rPr>
          <w:rFonts w:ascii="Cascadia Mono" w:hAnsi="Cascadia Mono" w:cs="Cascadia Mono"/>
          <w:noProof w:val="0"/>
          <w:color w:val="000000"/>
          <w:kern w:val="0"/>
          <w:sz w:val="24"/>
          <w:szCs w:val="24"/>
          <w:lang w:val="en-US"/>
        </w:rPr>
        <w:t xml:space="preserve"> </w:t>
      </w:r>
      <w:r w:rsidRPr="00E839F4">
        <w:rPr>
          <w:rFonts w:ascii="Cascadia Mono" w:hAnsi="Cascadia Mono" w:cs="Cascadia Mono"/>
          <w:noProof w:val="0"/>
          <w:color w:val="808080"/>
          <w:kern w:val="0"/>
          <w:sz w:val="24"/>
          <w:szCs w:val="24"/>
          <w:lang w:val="en-US"/>
        </w:rPr>
        <w:t>=</w:t>
      </w:r>
      <w:r w:rsidRPr="00E839F4">
        <w:rPr>
          <w:rFonts w:ascii="Cascadia Mono" w:hAnsi="Cascadia Mono" w:cs="Cascadia Mono"/>
          <w:noProof w:val="0"/>
          <w:color w:val="000000"/>
          <w:kern w:val="0"/>
          <w:sz w:val="24"/>
          <w:szCs w:val="24"/>
          <w:lang w:val="en-US"/>
        </w:rPr>
        <w:t xml:space="preserve"> </w:t>
      </w:r>
      <w:r w:rsidRPr="00E839F4">
        <w:rPr>
          <w:rFonts w:ascii="Cascadia Mono" w:hAnsi="Cascadia Mono" w:cs="Cascadia Mono"/>
          <w:noProof w:val="0"/>
          <w:color w:val="FF00FF"/>
          <w:kern w:val="0"/>
          <w:sz w:val="24"/>
          <w:szCs w:val="24"/>
          <w:lang w:val="en-US"/>
        </w:rPr>
        <w:t>CAST</w:t>
      </w:r>
      <w:r w:rsidRPr="00E839F4">
        <w:rPr>
          <w:rFonts w:ascii="Cascadia Mono" w:hAnsi="Cascadia Mono" w:cs="Cascadia Mono"/>
          <w:noProof w:val="0"/>
          <w:color w:val="0000FF"/>
          <w:kern w:val="0"/>
          <w:sz w:val="24"/>
          <w:szCs w:val="24"/>
          <w:lang w:val="en-US"/>
        </w:rPr>
        <w:t xml:space="preserve"> </w:t>
      </w:r>
      <w:r w:rsidRPr="00E839F4">
        <w:rPr>
          <w:rFonts w:ascii="Cascadia Mono" w:hAnsi="Cascadia Mono" w:cs="Cascadia Mono"/>
          <w:noProof w:val="0"/>
          <w:color w:val="808080"/>
          <w:kern w:val="0"/>
          <w:sz w:val="24"/>
          <w:szCs w:val="24"/>
          <w:lang w:val="en-US"/>
        </w:rPr>
        <w:t>(</w:t>
      </w:r>
      <w:r w:rsidRPr="00E839F4">
        <w:rPr>
          <w:rFonts w:ascii="Cascadia Mono" w:hAnsi="Cascadia Mono" w:cs="Cascadia Mono"/>
          <w:noProof w:val="0"/>
          <w:color w:val="000000"/>
          <w:kern w:val="0"/>
          <w:sz w:val="24"/>
          <w:szCs w:val="24"/>
          <w:lang w:val="en-US"/>
        </w:rPr>
        <w:t xml:space="preserve">@recruitmentDate </w:t>
      </w:r>
      <w:r w:rsidRPr="00E839F4">
        <w:rPr>
          <w:rFonts w:ascii="Cascadia Mono" w:hAnsi="Cascadia Mono" w:cs="Cascadia Mono"/>
          <w:noProof w:val="0"/>
          <w:color w:val="0000FF"/>
          <w:kern w:val="0"/>
          <w:sz w:val="24"/>
          <w:szCs w:val="24"/>
          <w:lang w:val="en-US"/>
        </w:rPr>
        <w:t>AS</w:t>
      </w:r>
      <w:r w:rsidRPr="00E839F4">
        <w:rPr>
          <w:rFonts w:ascii="Cascadia Mono" w:hAnsi="Cascadia Mono" w:cs="Cascadia Mono"/>
          <w:noProof w:val="0"/>
          <w:color w:val="000000"/>
          <w:kern w:val="0"/>
          <w:sz w:val="24"/>
          <w:szCs w:val="24"/>
          <w:lang w:val="en-US"/>
        </w:rPr>
        <w:t xml:space="preserve"> </w:t>
      </w:r>
      <w:r w:rsidRPr="00E839F4">
        <w:rPr>
          <w:rFonts w:ascii="Cascadia Mono" w:hAnsi="Cascadia Mono" w:cs="Cascadia Mono"/>
          <w:noProof w:val="0"/>
          <w:color w:val="0000FF"/>
          <w:kern w:val="0"/>
          <w:sz w:val="24"/>
          <w:szCs w:val="24"/>
          <w:lang w:val="en-US"/>
        </w:rPr>
        <w:t>DATE</w:t>
      </w:r>
      <w:r w:rsidRPr="00E839F4">
        <w:rPr>
          <w:rFonts w:ascii="Cascadia Mono" w:hAnsi="Cascadia Mono" w:cs="Cascadia Mono"/>
          <w:noProof w:val="0"/>
          <w:color w:val="808080"/>
          <w:kern w:val="0"/>
          <w:sz w:val="24"/>
          <w:szCs w:val="24"/>
          <w:lang w:val="en-US"/>
        </w:rPr>
        <w:t>),</w:t>
      </w:r>
      <w:r w:rsidRPr="00E839F4">
        <w:rPr>
          <w:rFonts w:ascii="Cascadia Mono" w:hAnsi="Cascadia Mono" w:cs="Cascadia Mono"/>
          <w:noProof w:val="0"/>
          <w:color w:val="000000"/>
          <w:kern w:val="0"/>
          <w:sz w:val="24"/>
          <w:szCs w:val="24"/>
          <w:lang w:val="en-US"/>
        </w:rPr>
        <w:t xml:space="preserve"> </w:t>
      </w:r>
      <w:proofErr w:type="spellStart"/>
      <w:r w:rsidRPr="00E839F4">
        <w:rPr>
          <w:rFonts w:ascii="Cascadia Mono" w:hAnsi="Cascadia Mono" w:cs="Cascadia Mono"/>
          <w:noProof w:val="0"/>
          <w:color w:val="000000"/>
          <w:kern w:val="0"/>
          <w:sz w:val="24"/>
          <w:szCs w:val="24"/>
          <w:lang w:val="en-US"/>
        </w:rPr>
        <w:t>jobID</w:t>
      </w:r>
      <w:proofErr w:type="spellEnd"/>
      <w:r w:rsidRPr="00E839F4">
        <w:rPr>
          <w:rFonts w:ascii="Cascadia Mono" w:hAnsi="Cascadia Mono" w:cs="Cascadia Mono"/>
          <w:noProof w:val="0"/>
          <w:color w:val="000000"/>
          <w:kern w:val="0"/>
          <w:sz w:val="24"/>
          <w:szCs w:val="24"/>
          <w:lang w:val="en-US"/>
        </w:rPr>
        <w:t xml:space="preserve"> </w:t>
      </w:r>
      <w:r w:rsidRPr="00E839F4">
        <w:rPr>
          <w:rFonts w:ascii="Cascadia Mono" w:hAnsi="Cascadia Mono" w:cs="Cascadia Mono"/>
          <w:noProof w:val="0"/>
          <w:color w:val="808080"/>
          <w:kern w:val="0"/>
          <w:sz w:val="24"/>
          <w:szCs w:val="24"/>
          <w:lang w:val="en-US"/>
        </w:rPr>
        <w:t>=</w:t>
      </w:r>
      <w:r w:rsidRPr="00E839F4">
        <w:rPr>
          <w:rFonts w:ascii="Cascadia Mono" w:hAnsi="Cascadia Mono" w:cs="Cascadia Mono"/>
          <w:noProof w:val="0"/>
          <w:color w:val="000000"/>
          <w:kern w:val="0"/>
          <w:sz w:val="24"/>
          <w:szCs w:val="24"/>
          <w:lang w:val="en-US"/>
        </w:rPr>
        <w:t xml:space="preserve"> @jobID</w:t>
      </w:r>
      <w:r w:rsidRPr="00E839F4">
        <w:rPr>
          <w:rFonts w:ascii="Cascadia Mono" w:hAnsi="Cascadia Mono" w:cs="Cascadia Mono"/>
          <w:noProof w:val="0"/>
          <w:color w:val="808080"/>
          <w:kern w:val="0"/>
          <w:sz w:val="24"/>
          <w:szCs w:val="24"/>
          <w:lang w:val="en-US"/>
        </w:rPr>
        <w:t>,</w:t>
      </w:r>
      <w:r w:rsidRPr="00E839F4">
        <w:rPr>
          <w:rFonts w:ascii="Cascadia Mono" w:hAnsi="Cascadia Mono" w:cs="Cascadia Mono"/>
          <w:noProof w:val="0"/>
          <w:color w:val="000000"/>
          <w:kern w:val="0"/>
          <w:sz w:val="24"/>
          <w:szCs w:val="24"/>
          <w:lang w:val="en-US"/>
        </w:rPr>
        <w:t xml:space="preserve"> </w:t>
      </w:r>
      <w:proofErr w:type="spellStart"/>
      <w:r w:rsidRPr="00E839F4">
        <w:rPr>
          <w:rFonts w:ascii="Cascadia Mono" w:hAnsi="Cascadia Mono" w:cs="Cascadia Mono"/>
          <w:noProof w:val="0"/>
          <w:color w:val="000000"/>
          <w:kern w:val="0"/>
          <w:sz w:val="24"/>
          <w:szCs w:val="24"/>
          <w:lang w:val="en-US"/>
        </w:rPr>
        <w:t>penaltyPoint</w:t>
      </w:r>
      <w:proofErr w:type="spellEnd"/>
      <w:r w:rsidRPr="00E839F4">
        <w:rPr>
          <w:rFonts w:ascii="Cascadia Mono" w:hAnsi="Cascadia Mono" w:cs="Cascadia Mono"/>
          <w:noProof w:val="0"/>
          <w:color w:val="000000"/>
          <w:kern w:val="0"/>
          <w:sz w:val="24"/>
          <w:szCs w:val="24"/>
          <w:lang w:val="en-US"/>
        </w:rPr>
        <w:t xml:space="preserve"> </w:t>
      </w:r>
      <w:r w:rsidRPr="00E839F4">
        <w:rPr>
          <w:rFonts w:ascii="Cascadia Mono" w:hAnsi="Cascadia Mono" w:cs="Cascadia Mono"/>
          <w:noProof w:val="0"/>
          <w:color w:val="808080"/>
          <w:kern w:val="0"/>
          <w:sz w:val="24"/>
          <w:szCs w:val="24"/>
          <w:lang w:val="en-US"/>
        </w:rPr>
        <w:t>=</w:t>
      </w:r>
      <w:r w:rsidRPr="00E839F4">
        <w:rPr>
          <w:rFonts w:ascii="Cascadia Mono" w:hAnsi="Cascadia Mono" w:cs="Cascadia Mono"/>
          <w:noProof w:val="0"/>
          <w:color w:val="000000"/>
          <w:kern w:val="0"/>
          <w:sz w:val="24"/>
          <w:szCs w:val="24"/>
          <w:lang w:val="en-US"/>
        </w:rPr>
        <w:t xml:space="preserve"> @penatyPoint</w:t>
      </w:r>
      <w:r w:rsidRPr="00E839F4">
        <w:rPr>
          <w:rFonts w:ascii="Cascadia Mono" w:hAnsi="Cascadia Mono" w:cs="Cascadia Mono"/>
          <w:noProof w:val="0"/>
          <w:color w:val="808080"/>
          <w:kern w:val="0"/>
          <w:sz w:val="24"/>
          <w:szCs w:val="24"/>
          <w:lang w:val="en-US"/>
        </w:rPr>
        <w:t>,</w:t>
      </w:r>
      <w:r w:rsidRPr="00E839F4">
        <w:rPr>
          <w:rFonts w:ascii="Cascadia Mono" w:hAnsi="Cascadia Mono" w:cs="Cascadia Mono"/>
          <w:noProof w:val="0"/>
          <w:color w:val="000000"/>
          <w:kern w:val="0"/>
          <w:sz w:val="24"/>
          <w:szCs w:val="24"/>
          <w:lang w:val="en-US"/>
        </w:rPr>
        <w:t xml:space="preserve"> </w:t>
      </w:r>
      <w:proofErr w:type="spellStart"/>
      <w:r w:rsidRPr="00E839F4">
        <w:rPr>
          <w:rFonts w:ascii="Cascadia Mono" w:hAnsi="Cascadia Mono" w:cs="Cascadia Mono"/>
          <w:noProof w:val="0"/>
          <w:color w:val="000000"/>
          <w:kern w:val="0"/>
          <w:sz w:val="24"/>
          <w:szCs w:val="24"/>
          <w:lang w:val="en-US"/>
        </w:rPr>
        <w:t>bonusPoint</w:t>
      </w:r>
      <w:proofErr w:type="spellEnd"/>
      <w:r w:rsidRPr="00E839F4">
        <w:rPr>
          <w:rFonts w:ascii="Cascadia Mono" w:hAnsi="Cascadia Mono" w:cs="Cascadia Mono"/>
          <w:noProof w:val="0"/>
          <w:color w:val="000000"/>
          <w:kern w:val="0"/>
          <w:sz w:val="24"/>
          <w:szCs w:val="24"/>
          <w:lang w:val="en-US"/>
        </w:rPr>
        <w:t xml:space="preserve"> </w:t>
      </w:r>
      <w:r w:rsidRPr="00E839F4">
        <w:rPr>
          <w:rFonts w:ascii="Cascadia Mono" w:hAnsi="Cascadia Mono" w:cs="Cascadia Mono"/>
          <w:noProof w:val="0"/>
          <w:color w:val="808080"/>
          <w:kern w:val="0"/>
          <w:sz w:val="24"/>
          <w:szCs w:val="24"/>
          <w:lang w:val="en-US"/>
        </w:rPr>
        <w:t>=</w:t>
      </w:r>
      <w:r w:rsidRPr="00E839F4">
        <w:rPr>
          <w:rFonts w:ascii="Cascadia Mono" w:hAnsi="Cascadia Mono" w:cs="Cascadia Mono"/>
          <w:noProof w:val="0"/>
          <w:color w:val="000000"/>
          <w:kern w:val="0"/>
          <w:sz w:val="24"/>
          <w:szCs w:val="24"/>
          <w:lang w:val="en-US"/>
        </w:rPr>
        <w:t xml:space="preserve"> @bonusPoint</w:t>
      </w:r>
      <w:r w:rsidRPr="00E839F4">
        <w:rPr>
          <w:rFonts w:ascii="Cascadia Mono" w:hAnsi="Cascadia Mono" w:cs="Cascadia Mono"/>
          <w:noProof w:val="0"/>
          <w:color w:val="808080"/>
          <w:kern w:val="0"/>
          <w:sz w:val="24"/>
          <w:szCs w:val="24"/>
          <w:lang w:val="en-US"/>
        </w:rPr>
        <w:t>,</w:t>
      </w:r>
      <w:r w:rsidRPr="00E839F4">
        <w:rPr>
          <w:rFonts w:ascii="Cascadia Mono" w:hAnsi="Cascadia Mono" w:cs="Cascadia Mono"/>
          <w:noProof w:val="0"/>
          <w:color w:val="000000"/>
          <w:kern w:val="0"/>
          <w:sz w:val="24"/>
          <w:szCs w:val="24"/>
          <w:lang w:val="en-US"/>
        </w:rPr>
        <w:t xml:space="preserve"> </w:t>
      </w:r>
      <w:proofErr w:type="spellStart"/>
      <w:r w:rsidRPr="00E839F4">
        <w:rPr>
          <w:rFonts w:ascii="Cascadia Mono" w:hAnsi="Cascadia Mono" w:cs="Cascadia Mono"/>
          <w:noProof w:val="0"/>
          <w:color w:val="000000"/>
          <w:kern w:val="0"/>
          <w:sz w:val="24"/>
          <w:szCs w:val="24"/>
          <w:lang w:val="en-US"/>
        </w:rPr>
        <w:t>numberOfShift</w:t>
      </w:r>
      <w:proofErr w:type="spellEnd"/>
      <w:r w:rsidRPr="00E839F4">
        <w:rPr>
          <w:rFonts w:ascii="Cascadia Mono" w:hAnsi="Cascadia Mono" w:cs="Cascadia Mono"/>
          <w:noProof w:val="0"/>
          <w:color w:val="000000"/>
          <w:kern w:val="0"/>
          <w:sz w:val="24"/>
          <w:szCs w:val="24"/>
          <w:lang w:val="en-US"/>
        </w:rPr>
        <w:t xml:space="preserve"> </w:t>
      </w:r>
      <w:r w:rsidRPr="00E839F4">
        <w:rPr>
          <w:rFonts w:ascii="Cascadia Mono" w:hAnsi="Cascadia Mono" w:cs="Cascadia Mono"/>
          <w:noProof w:val="0"/>
          <w:color w:val="808080"/>
          <w:kern w:val="0"/>
          <w:sz w:val="24"/>
          <w:szCs w:val="24"/>
          <w:lang w:val="en-US"/>
        </w:rPr>
        <w:t>=</w:t>
      </w:r>
      <w:r w:rsidRPr="00E839F4">
        <w:rPr>
          <w:rFonts w:ascii="Cascadia Mono" w:hAnsi="Cascadia Mono" w:cs="Cascadia Mono"/>
          <w:noProof w:val="0"/>
          <w:color w:val="000000"/>
          <w:kern w:val="0"/>
          <w:sz w:val="24"/>
          <w:szCs w:val="24"/>
          <w:lang w:val="en-US"/>
        </w:rPr>
        <w:t xml:space="preserve"> @numberOfShift</w:t>
      </w:r>
    </w:p>
    <w:p w14:paraId="1115E7E5" w14:textId="77777777" w:rsidR="00E839F4" w:rsidRPr="00E839F4" w:rsidRDefault="00E839F4" w:rsidP="00E839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E839F4">
        <w:rPr>
          <w:rFonts w:ascii="Cascadia Mono" w:hAnsi="Cascadia Mono" w:cs="Cascadia Mono"/>
          <w:noProof w:val="0"/>
          <w:color w:val="000000"/>
          <w:kern w:val="0"/>
          <w:sz w:val="24"/>
          <w:szCs w:val="24"/>
          <w:lang w:val="en-US"/>
        </w:rPr>
        <w:tab/>
      </w:r>
      <w:r w:rsidRPr="00E839F4">
        <w:rPr>
          <w:rFonts w:ascii="Cascadia Mono" w:hAnsi="Cascadia Mono" w:cs="Cascadia Mono"/>
          <w:noProof w:val="0"/>
          <w:color w:val="000000"/>
          <w:kern w:val="0"/>
          <w:sz w:val="24"/>
          <w:szCs w:val="24"/>
          <w:lang w:val="en-US"/>
        </w:rPr>
        <w:tab/>
      </w:r>
      <w:r w:rsidRPr="00E839F4">
        <w:rPr>
          <w:rFonts w:ascii="Cascadia Mono" w:hAnsi="Cascadia Mono" w:cs="Cascadia Mono"/>
          <w:noProof w:val="0"/>
          <w:color w:val="000000"/>
          <w:kern w:val="0"/>
          <w:sz w:val="24"/>
          <w:szCs w:val="24"/>
          <w:lang w:val="en-US"/>
        </w:rPr>
        <w:tab/>
      </w:r>
      <w:r w:rsidRPr="00E839F4">
        <w:rPr>
          <w:rFonts w:ascii="Cascadia Mono" w:hAnsi="Cascadia Mono" w:cs="Cascadia Mono"/>
          <w:noProof w:val="0"/>
          <w:color w:val="000000"/>
          <w:kern w:val="0"/>
          <w:sz w:val="24"/>
          <w:szCs w:val="24"/>
          <w:lang w:val="en-US"/>
        </w:rPr>
        <w:tab/>
      </w:r>
      <w:r w:rsidRPr="00E839F4">
        <w:rPr>
          <w:rFonts w:ascii="Cascadia Mono" w:hAnsi="Cascadia Mono" w:cs="Cascadia Mono"/>
          <w:noProof w:val="0"/>
          <w:color w:val="0000FF"/>
          <w:kern w:val="0"/>
          <w:sz w:val="24"/>
          <w:szCs w:val="24"/>
          <w:lang w:val="en-US"/>
        </w:rPr>
        <w:t>WHERE</w:t>
      </w:r>
      <w:r w:rsidRPr="00E839F4">
        <w:rPr>
          <w:rFonts w:ascii="Cascadia Mono" w:hAnsi="Cascadia Mono" w:cs="Cascadia Mono"/>
          <w:noProof w:val="0"/>
          <w:color w:val="000000"/>
          <w:kern w:val="0"/>
          <w:sz w:val="24"/>
          <w:szCs w:val="24"/>
          <w:lang w:val="en-US"/>
        </w:rPr>
        <w:t xml:space="preserve"> ID </w:t>
      </w:r>
      <w:r w:rsidRPr="00E839F4">
        <w:rPr>
          <w:rFonts w:ascii="Cascadia Mono" w:hAnsi="Cascadia Mono" w:cs="Cascadia Mono"/>
          <w:noProof w:val="0"/>
          <w:color w:val="808080"/>
          <w:kern w:val="0"/>
          <w:sz w:val="24"/>
          <w:szCs w:val="24"/>
          <w:lang w:val="en-US"/>
        </w:rPr>
        <w:t>=</w:t>
      </w:r>
      <w:r w:rsidRPr="00E839F4">
        <w:rPr>
          <w:rFonts w:ascii="Cascadia Mono" w:hAnsi="Cascadia Mono" w:cs="Cascadia Mono"/>
          <w:noProof w:val="0"/>
          <w:color w:val="000000"/>
          <w:kern w:val="0"/>
          <w:sz w:val="24"/>
          <w:szCs w:val="24"/>
          <w:lang w:val="en-US"/>
        </w:rPr>
        <w:t xml:space="preserve"> @id</w:t>
      </w:r>
    </w:p>
    <w:p w14:paraId="106DEBD9" w14:textId="77777777" w:rsidR="00E839F4" w:rsidRPr="00E839F4" w:rsidRDefault="00E839F4" w:rsidP="00E839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E839F4">
        <w:rPr>
          <w:rFonts w:ascii="Cascadia Mono" w:hAnsi="Cascadia Mono" w:cs="Cascadia Mono"/>
          <w:noProof w:val="0"/>
          <w:color w:val="000000"/>
          <w:kern w:val="0"/>
          <w:sz w:val="24"/>
          <w:szCs w:val="24"/>
          <w:lang w:val="en-US"/>
        </w:rPr>
        <w:tab/>
      </w:r>
      <w:r w:rsidRPr="00E839F4">
        <w:rPr>
          <w:rFonts w:ascii="Cascadia Mono" w:hAnsi="Cascadia Mono" w:cs="Cascadia Mono"/>
          <w:noProof w:val="0"/>
          <w:color w:val="000000"/>
          <w:kern w:val="0"/>
          <w:sz w:val="24"/>
          <w:szCs w:val="24"/>
          <w:lang w:val="en-US"/>
        </w:rPr>
        <w:tab/>
      </w:r>
      <w:r w:rsidRPr="00E839F4">
        <w:rPr>
          <w:rFonts w:ascii="Cascadia Mono" w:hAnsi="Cascadia Mono" w:cs="Cascadia Mono"/>
          <w:noProof w:val="0"/>
          <w:color w:val="000000"/>
          <w:kern w:val="0"/>
          <w:sz w:val="24"/>
          <w:szCs w:val="24"/>
          <w:lang w:val="en-US"/>
        </w:rPr>
        <w:tab/>
      </w:r>
      <w:r w:rsidRPr="00E839F4">
        <w:rPr>
          <w:rFonts w:ascii="Cascadia Mono" w:hAnsi="Cascadia Mono" w:cs="Cascadia Mono"/>
          <w:noProof w:val="0"/>
          <w:color w:val="000000"/>
          <w:kern w:val="0"/>
          <w:sz w:val="24"/>
          <w:szCs w:val="24"/>
          <w:lang w:val="en-US"/>
        </w:rPr>
        <w:tab/>
      </w:r>
      <w:r w:rsidRPr="00E839F4">
        <w:rPr>
          <w:rFonts w:ascii="Cascadia Mono" w:hAnsi="Cascadia Mono" w:cs="Cascadia Mono"/>
          <w:noProof w:val="0"/>
          <w:color w:val="0000FF"/>
          <w:kern w:val="0"/>
          <w:sz w:val="24"/>
          <w:szCs w:val="24"/>
          <w:lang w:val="en-US"/>
        </w:rPr>
        <w:t>COMMIT</w:t>
      </w:r>
      <w:r w:rsidRPr="00E839F4">
        <w:rPr>
          <w:rFonts w:ascii="Cascadia Mono" w:hAnsi="Cascadia Mono" w:cs="Cascadia Mono"/>
          <w:noProof w:val="0"/>
          <w:color w:val="000000"/>
          <w:kern w:val="0"/>
          <w:sz w:val="24"/>
          <w:szCs w:val="24"/>
          <w:lang w:val="en-US"/>
        </w:rPr>
        <w:t xml:space="preserve"> </w:t>
      </w:r>
      <w:r w:rsidRPr="00E839F4">
        <w:rPr>
          <w:rFonts w:ascii="Cascadia Mono" w:hAnsi="Cascadia Mono" w:cs="Cascadia Mono"/>
          <w:noProof w:val="0"/>
          <w:color w:val="0000FF"/>
          <w:kern w:val="0"/>
          <w:sz w:val="24"/>
          <w:szCs w:val="24"/>
          <w:lang w:val="en-US"/>
        </w:rPr>
        <w:t>TRANSACTION</w:t>
      </w:r>
    </w:p>
    <w:p w14:paraId="63FDAB63" w14:textId="77777777" w:rsidR="00E839F4" w:rsidRPr="00E839F4" w:rsidRDefault="00E839F4" w:rsidP="00E839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E839F4">
        <w:rPr>
          <w:rFonts w:ascii="Cascadia Mono" w:hAnsi="Cascadia Mono" w:cs="Cascadia Mono"/>
          <w:noProof w:val="0"/>
          <w:color w:val="000000"/>
          <w:kern w:val="0"/>
          <w:sz w:val="24"/>
          <w:szCs w:val="24"/>
          <w:lang w:val="en-US"/>
        </w:rPr>
        <w:tab/>
      </w:r>
      <w:r w:rsidRPr="00E839F4">
        <w:rPr>
          <w:rFonts w:ascii="Cascadia Mono" w:hAnsi="Cascadia Mono" w:cs="Cascadia Mono"/>
          <w:noProof w:val="0"/>
          <w:color w:val="000000"/>
          <w:kern w:val="0"/>
          <w:sz w:val="24"/>
          <w:szCs w:val="24"/>
          <w:lang w:val="en-US"/>
        </w:rPr>
        <w:tab/>
      </w:r>
      <w:r w:rsidRPr="00E839F4">
        <w:rPr>
          <w:rFonts w:ascii="Cascadia Mono" w:hAnsi="Cascadia Mono" w:cs="Cascadia Mono"/>
          <w:noProof w:val="0"/>
          <w:color w:val="000000"/>
          <w:kern w:val="0"/>
          <w:sz w:val="24"/>
          <w:szCs w:val="24"/>
          <w:lang w:val="en-US"/>
        </w:rPr>
        <w:tab/>
      </w:r>
      <w:r w:rsidRPr="00E839F4">
        <w:rPr>
          <w:rFonts w:ascii="Cascadia Mono" w:hAnsi="Cascadia Mono" w:cs="Cascadia Mono"/>
          <w:noProof w:val="0"/>
          <w:color w:val="0000FF"/>
          <w:kern w:val="0"/>
          <w:sz w:val="24"/>
          <w:szCs w:val="24"/>
          <w:lang w:val="en-US"/>
        </w:rPr>
        <w:t>END</w:t>
      </w:r>
      <w:r w:rsidRPr="00E839F4">
        <w:rPr>
          <w:rFonts w:ascii="Cascadia Mono" w:hAnsi="Cascadia Mono" w:cs="Cascadia Mono"/>
          <w:noProof w:val="0"/>
          <w:color w:val="000000"/>
          <w:kern w:val="0"/>
          <w:sz w:val="24"/>
          <w:szCs w:val="24"/>
          <w:lang w:val="en-US"/>
        </w:rPr>
        <w:t xml:space="preserve"> </w:t>
      </w:r>
      <w:r w:rsidRPr="00E839F4">
        <w:rPr>
          <w:rFonts w:ascii="Cascadia Mono" w:hAnsi="Cascadia Mono" w:cs="Cascadia Mono"/>
          <w:noProof w:val="0"/>
          <w:color w:val="0000FF"/>
          <w:kern w:val="0"/>
          <w:sz w:val="24"/>
          <w:szCs w:val="24"/>
          <w:lang w:val="en-US"/>
        </w:rPr>
        <w:t>TRY</w:t>
      </w:r>
    </w:p>
    <w:p w14:paraId="15A4E0B7" w14:textId="77777777" w:rsidR="00E839F4" w:rsidRPr="00E839F4" w:rsidRDefault="00E839F4" w:rsidP="00E839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E839F4">
        <w:rPr>
          <w:rFonts w:ascii="Cascadia Mono" w:hAnsi="Cascadia Mono" w:cs="Cascadia Mono"/>
          <w:noProof w:val="0"/>
          <w:color w:val="000000"/>
          <w:kern w:val="0"/>
          <w:sz w:val="24"/>
          <w:szCs w:val="24"/>
          <w:lang w:val="en-US"/>
        </w:rPr>
        <w:tab/>
      </w:r>
      <w:r w:rsidRPr="00E839F4">
        <w:rPr>
          <w:rFonts w:ascii="Cascadia Mono" w:hAnsi="Cascadia Mono" w:cs="Cascadia Mono"/>
          <w:noProof w:val="0"/>
          <w:color w:val="000000"/>
          <w:kern w:val="0"/>
          <w:sz w:val="24"/>
          <w:szCs w:val="24"/>
          <w:lang w:val="en-US"/>
        </w:rPr>
        <w:tab/>
      </w:r>
      <w:r w:rsidRPr="00E839F4">
        <w:rPr>
          <w:rFonts w:ascii="Cascadia Mono" w:hAnsi="Cascadia Mono" w:cs="Cascadia Mono"/>
          <w:noProof w:val="0"/>
          <w:color w:val="000000"/>
          <w:kern w:val="0"/>
          <w:sz w:val="24"/>
          <w:szCs w:val="24"/>
          <w:lang w:val="en-US"/>
        </w:rPr>
        <w:tab/>
      </w:r>
      <w:r w:rsidRPr="00E839F4">
        <w:rPr>
          <w:rFonts w:ascii="Cascadia Mono" w:hAnsi="Cascadia Mono" w:cs="Cascadia Mono"/>
          <w:noProof w:val="0"/>
          <w:color w:val="0000FF"/>
          <w:kern w:val="0"/>
          <w:sz w:val="24"/>
          <w:szCs w:val="24"/>
          <w:lang w:val="en-US"/>
        </w:rPr>
        <w:t>BEGIN</w:t>
      </w:r>
      <w:r w:rsidRPr="00E839F4">
        <w:rPr>
          <w:rFonts w:ascii="Cascadia Mono" w:hAnsi="Cascadia Mono" w:cs="Cascadia Mono"/>
          <w:noProof w:val="0"/>
          <w:color w:val="000000"/>
          <w:kern w:val="0"/>
          <w:sz w:val="24"/>
          <w:szCs w:val="24"/>
          <w:lang w:val="en-US"/>
        </w:rPr>
        <w:t xml:space="preserve"> </w:t>
      </w:r>
      <w:r w:rsidRPr="00E839F4">
        <w:rPr>
          <w:rFonts w:ascii="Cascadia Mono" w:hAnsi="Cascadia Mono" w:cs="Cascadia Mono"/>
          <w:noProof w:val="0"/>
          <w:color w:val="0000FF"/>
          <w:kern w:val="0"/>
          <w:sz w:val="24"/>
          <w:szCs w:val="24"/>
          <w:lang w:val="en-US"/>
        </w:rPr>
        <w:t>CATCH</w:t>
      </w:r>
    </w:p>
    <w:p w14:paraId="714D8799" w14:textId="77777777" w:rsidR="00E839F4" w:rsidRPr="00E839F4" w:rsidRDefault="00E839F4" w:rsidP="00E839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E839F4">
        <w:rPr>
          <w:rFonts w:ascii="Cascadia Mono" w:hAnsi="Cascadia Mono" w:cs="Cascadia Mono"/>
          <w:noProof w:val="0"/>
          <w:color w:val="000000"/>
          <w:kern w:val="0"/>
          <w:sz w:val="24"/>
          <w:szCs w:val="24"/>
          <w:lang w:val="en-US"/>
        </w:rPr>
        <w:tab/>
      </w:r>
      <w:r w:rsidRPr="00E839F4">
        <w:rPr>
          <w:rFonts w:ascii="Cascadia Mono" w:hAnsi="Cascadia Mono" w:cs="Cascadia Mono"/>
          <w:noProof w:val="0"/>
          <w:color w:val="000000"/>
          <w:kern w:val="0"/>
          <w:sz w:val="24"/>
          <w:szCs w:val="24"/>
          <w:lang w:val="en-US"/>
        </w:rPr>
        <w:tab/>
      </w:r>
      <w:r w:rsidRPr="00E839F4">
        <w:rPr>
          <w:rFonts w:ascii="Cascadia Mono" w:hAnsi="Cascadia Mono" w:cs="Cascadia Mono"/>
          <w:noProof w:val="0"/>
          <w:color w:val="000000"/>
          <w:kern w:val="0"/>
          <w:sz w:val="24"/>
          <w:szCs w:val="24"/>
          <w:lang w:val="en-US"/>
        </w:rPr>
        <w:tab/>
      </w:r>
      <w:r w:rsidRPr="00E839F4">
        <w:rPr>
          <w:rFonts w:ascii="Cascadia Mono" w:hAnsi="Cascadia Mono" w:cs="Cascadia Mono"/>
          <w:noProof w:val="0"/>
          <w:color w:val="000000"/>
          <w:kern w:val="0"/>
          <w:sz w:val="24"/>
          <w:szCs w:val="24"/>
          <w:lang w:val="en-US"/>
        </w:rPr>
        <w:tab/>
      </w:r>
      <w:r w:rsidRPr="00E839F4">
        <w:rPr>
          <w:rFonts w:ascii="Cascadia Mono" w:hAnsi="Cascadia Mono" w:cs="Cascadia Mono"/>
          <w:noProof w:val="0"/>
          <w:color w:val="0000FF"/>
          <w:kern w:val="0"/>
          <w:sz w:val="24"/>
          <w:szCs w:val="24"/>
          <w:lang w:val="en-US"/>
        </w:rPr>
        <w:t>ROLLBACK</w:t>
      </w:r>
      <w:r w:rsidRPr="00E839F4">
        <w:rPr>
          <w:rFonts w:ascii="Cascadia Mono" w:hAnsi="Cascadia Mono" w:cs="Cascadia Mono"/>
          <w:noProof w:val="0"/>
          <w:color w:val="000000"/>
          <w:kern w:val="0"/>
          <w:sz w:val="24"/>
          <w:szCs w:val="24"/>
          <w:lang w:val="en-US"/>
        </w:rPr>
        <w:t xml:space="preserve"> </w:t>
      </w:r>
      <w:r w:rsidRPr="00E839F4">
        <w:rPr>
          <w:rFonts w:ascii="Cascadia Mono" w:hAnsi="Cascadia Mono" w:cs="Cascadia Mono"/>
          <w:noProof w:val="0"/>
          <w:color w:val="0000FF"/>
          <w:kern w:val="0"/>
          <w:sz w:val="24"/>
          <w:szCs w:val="24"/>
          <w:lang w:val="en-US"/>
        </w:rPr>
        <w:t>TRANSACTION</w:t>
      </w:r>
    </w:p>
    <w:p w14:paraId="4657DE7C" w14:textId="77777777" w:rsidR="00E839F4" w:rsidRPr="00E839F4" w:rsidRDefault="00E839F4" w:rsidP="00E839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E839F4">
        <w:rPr>
          <w:rFonts w:ascii="Cascadia Mono" w:hAnsi="Cascadia Mono" w:cs="Cascadia Mono"/>
          <w:noProof w:val="0"/>
          <w:color w:val="000000"/>
          <w:kern w:val="0"/>
          <w:sz w:val="24"/>
          <w:szCs w:val="24"/>
          <w:lang w:val="en-US"/>
        </w:rPr>
        <w:tab/>
      </w:r>
      <w:r w:rsidRPr="00E839F4">
        <w:rPr>
          <w:rFonts w:ascii="Cascadia Mono" w:hAnsi="Cascadia Mono" w:cs="Cascadia Mono"/>
          <w:noProof w:val="0"/>
          <w:color w:val="000000"/>
          <w:kern w:val="0"/>
          <w:sz w:val="24"/>
          <w:szCs w:val="24"/>
          <w:lang w:val="en-US"/>
        </w:rPr>
        <w:tab/>
      </w:r>
      <w:r w:rsidRPr="00E839F4">
        <w:rPr>
          <w:rFonts w:ascii="Cascadia Mono" w:hAnsi="Cascadia Mono" w:cs="Cascadia Mono"/>
          <w:noProof w:val="0"/>
          <w:color w:val="000000"/>
          <w:kern w:val="0"/>
          <w:sz w:val="24"/>
          <w:szCs w:val="24"/>
          <w:lang w:val="en-US"/>
        </w:rPr>
        <w:tab/>
      </w:r>
      <w:r w:rsidRPr="00E839F4">
        <w:rPr>
          <w:rFonts w:ascii="Cascadia Mono" w:hAnsi="Cascadia Mono" w:cs="Cascadia Mono"/>
          <w:noProof w:val="0"/>
          <w:color w:val="000000"/>
          <w:kern w:val="0"/>
          <w:sz w:val="24"/>
          <w:szCs w:val="24"/>
          <w:lang w:val="en-US"/>
        </w:rPr>
        <w:tab/>
      </w:r>
      <w:r w:rsidRPr="00E839F4">
        <w:rPr>
          <w:rFonts w:ascii="Cascadia Mono" w:hAnsi="Cascadia Mono" w:cs="Cascadia Mono"/>
          <w:noProof w:val="0"/>
          <w:color w:val="0000FF"/>
          <w:kern w:val="0"/>
          <w:sz w:val="24"/>
          <w:szCs w:val="24"/>
          <w:lang w:val="en-US"/>
        </w:rPr>
        <w:t>SELECT</w:t>
      </w:r>
      <w:r w:rsidRPr="00E839F4">
        <w:rPr>
          <w:rFonts w:ascii="Cascadia Mono" w:hAnsi="Cascadia Mono" w:cs="Cascadia Mono"/>
          <w:noProof w:val="0"/>
          <w:color w:val="000000"/>
          <w:kern w:val="0"/>
          <w:sz w:val="24"/>
          <w:szCs w:val="24"/>
          <w:lang w:val="en-US"/>
        </w:rPr>
        <w:t xml:space="preserve"> @errorMessage </w:t>
      </w:r>
      <w:r w:rsidRPr="00E839F4">
        <w:rPr>
          <w:rFonts w:ascii="Cascadia Mono" w:hAnsi="Cascadia Mono" w:cs="Cascadia Mono"/>
          <w:noProof w:val="0"/>
          <w:color w:val="808080"/>
          <w:kern w:val="0"/>
          <w:sz w:val="24"/>
          <w:szCs w:val="24"/>
          <w:lang w:val="en-US"/>
        </w:rPr>
        <w:t>=</w:t>
      </w:r>
      <w:r w:rsidRPr="00E839F4">
        <w:rPr>
          <w:rFonts w:ascii="Cascadia Mono" w:hAnsi="Cascadia Mono" w:cs="Cascadia Mono"/>
          <w:noProof w:val="0"/>
          <w:color w:val="000000"/>
          <w:kern w:val="0"/>
          <w:sz w:val="24"/>
          <w:szCs w:val="24"/>
          <w:lang w:val="en-US"/>
        </w:rPr>
        <w:t xml:space="preserve"> </w:t>
      </w:r>
      <w:r w:rsidRPr="00E839F4">
        <w:rPr>
          <w:rFonts w:ascii="Cascadia Mono" w:hAnsi="Cascadia Mono" w:cs="Cascadia Mono"/>
          <w:noProof w:val="0"/>
          <w:color w:val="FF00FF"/>
          <w:kern w:val="0"/>
          <w:sz w:val="24"/>
          <w:szCs w:val="24"/>
          <w:lang w:val="en-US"/>
        </w:rPr>
        <w:t>ERROR_</w:t>
      </w:r>
      <w:proofErr w:type="gramStart"/>
      <w:r w:rsidRPr="00E839F4">
        <w:rPr>
          <w:rFonts w:ascii="Cascadia Mono" w:hAnsi="Cascadia Mono" w:cs="Cascadia Mono"/>
          <w:noProof w:val="0"/>
          <w:color w:val="FF00FF"/>
          <w:kern w:val="0"/>
          <w:sz w:val="24"/>
          <w:szCs w:val="24"/>
          <w:lang w:val="en-US"/>
        </w:rPr>
        <w:t>MESSAGE</w:t>
      </w:r>
      <w:r w:rsidRPr="00E839F4">
        <w:rPr>
          <w:rFonts w:ascii="Cascadia Mono" w:hAnsi="Cascadia Mono" w:cs="Cascadia Mono"/>
          <w:noProof w:val="0"/>
          <w:color w:val="808080"/>
          <w:kern w:val="0"/>
          <w:sz w:val="24"/>
          <w:szCs w:val="24"/>
          <w:lang w:val="en-US"/>
        </w:rPr>
        <w:t>(</w:t>
      </w:r>
      <w:proofErr w:type="gramEnd"/>
      <w:r w:rsidRPr="00E839F4">
        <w:rPr>
          <w:rFonts w:ascii="Cascadia Mono" w:hAnsi="Cascadia Mono" w:cs="Cascadia Mono"/>
          <w:noProof w:val="0"/>
          <w:color w:val="808080"/>
          <w:kern w:val="0"/>
          <w:sz w:val="24"/>
          <w:szCs w:val="24"/>
          <w:lang w:val="en-US"/>
        </w:rPr>
        <w:t>)</w:t>
      </w:r>
    </w:p>
    <w:p w14:paraId="33FF1616" w14:textId="77777777" w:rsidR="00E839F4" w:rsidRPr="00E839F4" w:rsidRDefault="00E839F4" w:rsidP="00E839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E839F4">
        <w:rPr>
          <w:rFonts w:ascii="Cascadia Mono" w:hAnsi="Cascadia Mono" w:cs="Cascadia Mono"/>
          <w:noProof w:val="0"/>
          <w:color w:val="000000"/>
          <w:kern w:val="0"/>
          <w:sz w:val="24"/>
          <w:szCs w:val="24"/>
          <w:lang w:val="en-US"/>
        </w:rPr>
        <w:tab/>
      </w:r>
      <w:r w:rsidRPr="00E839F4">
        <w:rPr>
          <w:rFonts w:ascii="Cascadia Mono" w:hAnsi="Cascadia Mono" w:cs="Cascadia Mono"/>
          <w:noProof w:val="0"/>
          <w:color w:val="000000"/>
          <w:kern w:val="0"/>
          <w:sz w:val="24"/>
          <w:szCs w:val="24"/>
          <w:lang w:val="en-US"/>
        </w:rPr>
        <w:tab/>
      </w:r>
      <w:r w:rsidRPr="00E839F4">
        <w:rPr>
          <w:rFonts w:ascii="Cascadia Mono" w:hAnsi="Cascadia Mono" w:cs="Cascadia Mono"/>
          <w:noProof w:val="0"/>
          <w:color w:val="000000"/>
          <w:kern w:val="0"/>
          <w:sz w:val="24"/>
          <w:szCs w:val="24"/>
          <w:lang w:val="en-US"/>
        </w:rPr>
        <w:tab/>
      </w:r>
      <w:r w:rsidRPr="00E839F4">
        <w:rPr>
          <w:rFonts w:ascii="Cascadia Mono" w:hAnsi="Cascadia Mono" w:cs="Cascadia Mono"/>
          <w:noProof w:val="0"/>
          <w:color w:val="000000"/>
          <w:kern w:val="0"/>
          <w:sz w:val="24"/>
          <w:szCs w:val="24"/>
          <w:lang w:val="en-US"/>
        </w:rPr>
        <w:tab/>
      </w:r>
      <w:proofErr w:type="gramStart"/>
      <w:r w:rsidRPr="00E839F4">
        <w:rPr>
          <w:rFonts w:ascii="Cascadia Mono" w:hAnsi="Cascadia Mono" w:cs="Cascadia Mono"/>
          <w:noProof w:val="0"/>
          <w:color w:val="0000FF"/>
          <w:kern w:val="0"/>
          <w:sz w:val="24"/>
          <w:szCs w:val="24"/>
          <w:lang w:val="en-US"/>
        </w:rPr>
        <w:t>RAISERROR</w:t>
      </w:r>
      <w:r w:rsidRPr="00E839F4">
        <w:rPr>
          <w:rFonts w:ascii="Cascadia Mono" w:hAnsi="Cascadia Mono" w:cs="Cascadia Mono"/>
          <w:noProof w:val="0"/>
          <w:color w:val="808080"/>
          <w:kern w:val="0"/>
          <w:sz w:val="24"/>
          <w:szCs w:val="24"/>
          <w:lang w:val="en-US"/>
        </w:rPr>
        <w:t>(</w:t>
      </w:r>
      <w:proofErr w:type="gramEnd"/>
      <w:r w:rsidRPr="00E839F4">
        <w:rPr>
          <w:rFonts w:ascii="Cascadia Mono" w:hAnsi="Cascadia Mono" w:cs="Cascadia Mono"/>
          <w:noProof w:val="0"/>
          <w:color w:val="000000"/>
          <w:kern w:val="0"/>
          <w:sz w:val="24"/>
          <w:szCs w:val="24"/>
          <w:lang w:val="en-US"/>
        </w:rPr>
        <w:t>@errorMessage</w:t>
      </w:r>
      <w:r w:rsidRPr="00E839F4">
        <w:rPr>
          <w:rFonts w:ascii="Cascadia Mono" w:hAnsi="Cascadia Mono" w:cs="Cascadia Mono"/>
          <w:noProof w:val="0"/>
          <w:color w:val="808080"/>
          <w:kern w:val="0"/>
          <w:sz w:val="24"/>
          <w:szCs w:val="24"/>
          <w:lang w:val="en-US"/>
        </w:rPr>
        <w:t>,</w:t>
      </w:r>
      <w:r w:rsidRPr="00E839F4">
        <w:rPr>
          <w:rFonts w:ascii="Cascadia Mono" w:hAnsi="Cascadia Mono" w:cs="Cascadia Mono"/>
          <w:noProof w:val="0"/>
          <w:color w:val="000000"/>
          <w:kern w:val="0"/>
          <w:sz w:val="24"/>
          <w:szCs w:val="24"/>
          <w:lang w:val="en-US"/>
        </w:rPr>
        <w:t xml:space="preserve"> 16</w:t>
      </w:r>
      <w:r w:rsidRPr="00E839F4">
        <w:rPr>
          <w:rFonts w:ascii="Cascadia Mono" w:hAnsi="Cascadia Mono" w:cs="Cascadia Mono"/>
          <w:noProof w:val="0"/>
          <w:color w:val="808080"/>
          <w:kern w:val="0"/>
          <w:sz w:val="24"/>
          <w:szCs w:val="24"/>
          <w:lang w:val="en-US"/>
        </w:rPr>
        <w:t>,</w:t>
      </w:r>
      <w:r w:rsidRPr="00E839F4">
        <w:rPr>
          <w:rFonts w:ascii="Cascadia Mono" w:hAnsi="Cascadia Mono" w:cs="Cascadia Mono"/>
          <w:noProof w:val="0"/>
          <w:color w:val="000000"/>
          <w:kern w:val="0"/>
          <w:sz w:val="24"/>
          <w:szCs w:val="24"/>
          <w:lang w:val="en-US"/>
        </w:rPr>
        <w:t xml:space="preserve"> 1</w:t>
      </w:r>
      <w:r w:rsidRPr="00E839F4">
        <w:rPr>
          <w:rFonts w:ascii="Cascadia Mono" w:hAnsi="Cascadia Mono" w:cs="Cascadia Mono"/>
          <w:noProof w:val="0"/>
          <w:color w:val="808080"/>
          <w:kern w:val="0"/>
          <w:sz w:val="24"/>
          <w:szCs w:val="24"/>
          <w:lang w:val="en-US"/>
        </w:rPr>
        <w:t>)</w:t>
      </w:r>
    </w:p>
    <w:p w14:paraId="5BFF1811" w14:textId="77777777" w:rsidR="00E839F4" w:rsidRPr="00E839F4" w:rsidRDefault="00E839F4" w:rsidP="00E839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E839F4">
        <w:rPr>
          <w:rFonts w:ascii="Cascadia Mono" w:hAnsi="Cascadia Mono" w:cs="Cascadia Mono"/>
          <w:noProof w:val="0"/>
          <w:color w:val="000000"/>
          <w:kern w:val="0"/>
          <w:sz w:val="24"/>
          <w:szCs w:val="24"/>
          <w:lang w:val="en-US"/>
        </w:rPr>
        <w:tab/>
      </w:r>
      <w:r w:rsidRPr="00E839F4">
        <w:rPr>
          <w:rFonts w:ascii="Cascadia Mono" w:hAnsi="Cascadia Mono" w:cs="Cascadia Mono"/>
          <w:noProof w:val="0"/>
          <w:color w:val="000000"/>
          <w:kern w:val="0"/>
          <w:sz w:val="24"/>
          <w:szCs w:val="24"/>
          <w:lang w:val="en-US"/>
        </w:rPr>
        <w:tab/>
      </w:r>
      <w:r w:rsidRPr="00E839F4">
        <w:rPr>
          <w:rFonts w:ascii="Cascadia Mono" w:hAnsi="Cascadia Mono" w:cs="Cascadia Mono"/>
          <w:noProof w:val="0"/>
          <w:color w:val="000000"/>
          <w:kern w:val="0"/>
          <w:sz w:val="24"/>
          <w:szCs w:val="24"/>
          <w:lang w:val="en-US"/>
        </w:rPr>
        <w:tab/>
      </w:r>
      <w:r w:rsidRPr="00E839F4">
        <w:rPr>
          <w:rFonts w:ascii="Cascadia Mono" w:hAnsi="Cascadia Mono" w:cs="Cascadia Mono"/>
          <w:noProof w:val="0"/>
          <w:color w:val="0000FF"/>
          <w:kern w:val="0"/>
          <w:sz w:val="24"/>
          <w:szCs w:val="24"/>
          <w:lang w:val="en-US"/>
        </w:rPr>
        <w:t>END</w:t>
      </w:r>
      <w:r w:rsidRPr="00E839F4">
        <w:rPr>
          <w:rFonts w:ascii="Cascadia Mono" w:hAnsi="Cascadia Mono" w:cs="Cascadia Mono"/>
          <w:noProof w:val="0"/>
          <w:color w:val="000000"/>
          <w:kern w:val="0"/>
          <w:sz w:val="24"/>
          <w:szCs w:val="24"/>
          <w:lang w:val="en-US"/>
        </w:rPr>
        <w:t xml:space="preserve"> </w:t>
      </w:r>
      <w:r w:rsidRPr="00E839F4">
        <w:rPr>
          <w:rFonts w:ascii="Cascadia Mono" w:hAnsi="Cascadia Mono" w:cs="Cascadia Mono"/>
          <w:noProof w:val="0"/>
          <w:color w:val="0000FF"/>
          <w:kern w:val="0"/>
          <w:sz w:val="24"/>
          <w:szCs w:val="24"/>
          <w:lang w:val="en-US"/>
        </w:rPr>
        <w:t>CATCH</w:t>
      </w:r>
    </w:p>
    <w:p w14:paraId="644B285A" w14:textId="77777777" w:rsidR="00E839F4" w:rsidRPr="00E839F4" w:rsidRDefault="00E839F4" w:rsidP="00E839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E839F4">
        <w:rPr>
          <w:rFonts w:ascii="Cascadia Mono" w:hAnsi="Cascadia Mono" w:cs="Cascadia Mono"/>
          <w:noProof w:val="0"/>
          <w:color w:val="000000"/>
          <w:kern w:val="0"/>
          <w:sz w:val="24"/>
          <w:szCs w:val="24"/>
          <w:lang w:val="en-US"/>
        </w:rPr>
        <w:tab/>
      </w:r>
      <w:r w:rsidRPr="00E839F4">
        <w:rPr>
          <w:rFonts w:ascii="Cascadia Mono" w:hAnsi="Cascadia Mono" w:cs="Cascadia Mono"/>
          <w:noProof w:val="0"/>
          <w:color w:val="000000"/>
          <w:kern w:val="0"/>
          <w:sz w:val="24"/>
          <w:szCs w:val="24"/>
          <w:lang w:val="en-US"/>
        </w:rPr>
        <w:tab/>
      </w:r>
      <w:r w:rsidRPr="00E839F4">
        <w:rPr>
          <w:rFonts w:ascii="Cascadia Mono" w:hAnsi="Cascadia Mono" w:cs="Cascadia Mono"/>
          <w:noProof w:val="0"/>
          <w:color w:val="000000"/>
          <w:kern w:val="0"/>
          <w:sz w:val="24"/>
          <w:szCs w:val="24"/>
          <w:lang w:val="en-US"/>
        </w:rPr>
        <w:tab/>
      </w:r>
      <w:r w:rsidRPr="00E839F4">
        <w:rPr>
          <w:rFonts w:ascii="Cascadia Mono" w:hAnsi="Cascadia Mono" w:cs="Cascadia Mono"/>
          <w:noProof w:val="0"/>
          <w:color w:val="008000"/>
          <w:kern w:val="0"/>
          <w:sz w:val="24"/>
          <w:szCs w:val="24"/>
          <w:lang w:val="en-US"/>
        </w:rPr>
        <w:t xml:space="preserve">--REFESH </w:t>
      </w:r>
      <w:proofErr w:type="spellStart"/>
      <w:r w:rsidRPr="00E839F4">
        <w:rPr>
          <w:rFonts w:ascii="Cascadia Mono" w:hAnsi="Cascadia Mono" w:cs="Cascadia Mono"/>
          <w:noProof w:val="0"/>
          <w:color w:val="008000"/>
          <w:kern w:val="0"/>
          <w:sz w:val="24"/>
          <w:szCs w:val="24"/>
          <w:lang w:val="en-US"/>
        </w:rPr>
        <w:t>EmployeeDetailView</w:t>
      </w:r>
      <w:proofErr w:type="spellEnd"/>
    </w:p>
    <w:p w14:paraId="3257FF47" w14:textId="77777777" w:rsidR="00E839F4" w:rsidRPr="00E839F4" w:rsidRDefault="00E839F4" w:rsidP="00E839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E839F4">
        <w:rPr>
          <w:rFonts w:ascii="Cascadia Mono" w:hAnsi="Cascadia Mono" w:cs="Cascadia Mono"/>
          <w:noProof w:val="0"/>
          <w:color w:val="000000"/>
          <w:kern w:val="0"/>
          <w:sz w:val="24"/>
          <w:szCs w:val="24"/>
          <w:lang w:val="en-US"/>
        </w:rPr>
        <w:tab/>
      </w:r>
      <w:r w:rsidRPr="00E839F4">
        <w:rPr>
          <w:rFonts w:ascii="Cascadia Mono" w:hAnsi="Cascadia Mono" w:cs="Cascadia Mono"/>
          <w:noProof w:val="0"/>
          <w:color w:val="000000"/>
          <w:kern w:val="0"/>
          <w:sz w:val="24"/>
          <w:szCs w:val="24"/>
          <w:lang w:val="en-US"/>
        </w:rPr>
        <w:tab/>
      </w:r>
      <w:r w:rsidRPr="00E839F4">
        <w:rPr>
          <w:rFonts w:ascii="Cascadia Mono" w:hAnsi="Cascadia Mono" w:cs="Cascadia Mono"/>
          <w:noProof w:val="0"/>
          <w:color w:val="000000"/>
          <w:kern w:val="0"/>
          <w:sz w:val="24"/>
          <w:szCs w:val="24"/>
          <w:lang w:val="en-US"/>
        </w:rPr>
        <w:tab/>
      </w:r>
      <w:r w:rsidRPr="00E839F4">
        <w:rPr>
          <w:rFonts w:ascii="Cascadia Mono" w:hAnsi="Cascadia Mono" w:cs="Cascadia Mono"/>
          <w:noProof w:val="0"/>
          <w:color w:val="0000FF"/>
          <w:kern w:val="0"/>
          <w:sz w:val="24"/>
          <w:szCs w:val="24"/>
          <w:lang w:val="en-US"/>
        </w:rPr>
        <w:t>EXEC</w:t>
      </w:r>
      <w:r w:rsidRPr="00E839F4">
        <w:rPr>
          <w:rFonts w:ascii="Cascadia Mono" w:hAnsi="Cascadia Mono" w:cs="Cascadia Mono"/>
          <w:noProof w:val="0"/>
          <w:color w:val="000000"/>
          <w:kern w:val="0"/>
          <w:sz w:val="24"/>
          <w:szCs w:val="24"/>
          <w:lang w:val="en-US"/>
        </w:rPr>
        <w:t xml:space="preserve"> </w:t>
      </w:r>
      <w:r w:rsidRPr="00E839F4">
        <w:rPr>
          <w:rFonts w:ascii="Cascadia Mono" w:hAnsi="Cascadia Mono" w:cs="Cascadia Mono"/>
          <w:noProof w:val="0"/>
          <w:color w:val="800000"/>
          <w:kern w:val="0"/>
          <w:sz w:val="24"/>
          <w:szCs w:val="24"/>
          <w:lang w:val="en-US"/>
        </w:rPr>
        <w:t>SP_REFRESHVIEW</w:t>
      </w:r>
      <w:r w:rsidRPr="00E839F4">
        <w:rPr>
          <w:rFonts w:ascii="Cascadia Mono" w:hAnsi="Cascadia Mono" w:cs="Cascadia Mono"/>
          <w:noProof w:val="0"/>
          <w:color w:val="0000FF"/>
          <w:kern w:val="0"/>
          <w:sz w:val="24"/>
          <w:szCs w:val="24"/>
          <w:lang w:val="en-US"/>
        </w:rPr>
        <w:t xml:space="preserve"> </w:t>
      </w:r>
      <w:r w:rsidRPr="00E839F4">
        <w:rPr>
          <w:rFonts w:ascii="Cascadia Mono" w:hAnsi="Cascadia Mono" w:cs="Cascadia Mono"/>
          <w:noProof w:val="0"/>
          <w:color w:val="FF0000"/>
          <w:kern w:val="0"/>
          <w:sz w:val="24"/>
          <w:szCs w:val="24"/>
          <w:lang w:val="en-US"/>
        </w:rPr>
        <w:t>'</w:t>
      </w:r>
      <w:proofErr w:type="spellStart"/>
      <w:r w:rsidRPr="00E839F4">
        <w:rPr>
          <w:rFonts w:ascii="Cascadia Mono" w:hAnsi="Cascadia Mono" w:cs="Cascadia Mono"/>
          <w:noProof w:val="0"/>
          <w:color w:val="FF0000"/>
          <w:kern w:val="0"/>
          <w:sz w:val="24"/>
          <w:szCs w:val="24"/>
          <w:lang w:val="en-US"/>
        </w:rPr>
        <w:t>EmployeeDetailView</w:t>
      </w:r>
      <w:proofErr w:type="spellEnd"/>
      <w:r w:rsidRPr="00E839F4">
        <w:rPr>
          <w:rFonts w:ascii="Cascadia Mono" w:hAnsi="Cascadia Mono" w:cs="Cascadia Mono"/>
          <w:noProof w:val="0"/>
          <w:color w:val="FF0000"/>
          <w:kern w:val="0"/>
          <w:sz w:val="24"/>
          <w:szCs w:val="24"/>
          <w:lang w:val="en-US"/>
        </w:rPr>
        <w:t>'</w:t>
      </w:r>
    </w:p>
    <w:p w14:paraId="74E926EC" w14:textId="77777777" w:rsidR="00E839F4" w:rsidRPr="00E839F4" w:rsidRDefault="00E839F4" w:rsidP="00E839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E839F4">
        <w:rPr>
          <w:rFonts w:ascii="Cascadia Mono" w:hAnsi="Cascadia Mono" w:cs="Cascadia Mono"/>
          <w:noProof w:val="0"/>
          <w:color w:val="0000FF"/>
          <w:kern w:val="0"/>
          <w:sz w:val="24"/>
          <w:szCs w:val="24"/>
          <w:lang w:val="en-US"/>
        </w:rPr>
        <w:t>END</w:t>
      </w:r>
    </w:p>
    <w:p w14:paraId="1CC3E71C" w14:textId="2F872DA9" w:rsidR="0000383C" w:rsidRDefault="00E839F4" w:rsidP="00E839F4">
      <w:pPr>
        <w:pStyle w:val="ListParagraph"/>
        <w:pBdr>
          <w:top w:val="single" w:sz="4" w:space="1" w:color="auto"/>
          <w:left w:val="single" w:sz="4" w:space="4" w:color="auto"/>
          <w:bottom w:val="single" w:sz="4" w:space="1" w:color="auto"/>
          <w:right w:val="single" w:sz="4" w:space="4" w:color="auto"/>
        </w:pBdr>
        <w:ind w:left="1584"/>
        <w:rPr>
          <w:rFonts w:ascii="Times New Roman" w:hAnsi="Times New Roman" w:cs="Times New Roman"/>
          <w:sz w:val="28"/>
          <w:szCs w:val="28"/>
          <w:u w:val="single"/>
          <w:lang w:val="en-US"/>
        </w:rPr>
      </w:pPr>
      <w:r w:rsidRPr="00E839F4">
        <w:rPr>
          <w:rFonts w:ascii="Cascadia Mono" w:hAnsi="Cascadia Mono" w:cs="Cascadia Mono"/>
          <w:noProof w:val="0"/>
          <w:color w:val="0000FF"/>
          <w:kern w:val="0"/>
          <w:sz w:val="24"/>
          <w:szCs w:val="24"/>
          <w:lang w:val="en-US"/>
        </w:rPr>
        <w:t>GO</w:t>
      </w:r>
    </w:p>
    <w:p w14:paraId="0570E1A6" w14:textId="77777777" w:rsidR="0000383C" w:rsidRDefault="0000383C" w:rsidP="0000383C">
      <w:pPr>
        <w:pStyle w:val="ListParagraph"/>
        <w:ind w:left="1584"/>
        <w:rPr>
          <w:rFonts w:ascii="Times New Roman" w:hAnsi="Times New Roman" w:cs="Times New Roman"/>
          <w:sz w:val="28"/>
          <w:szCs w:val="28"/>
          <w:u w:val="single"/>
          <w:lang w:val="en-US"/>
        </w:rPr>
      </w:pPr>
    </w:p>
    <w:p w14:paraId="0724518A" w14:textId="3E37AD0A" w:rsidR="0000383C" w:rsidRDefault="0000383C" w:rsidP="0000383C">
      <w:pPr>
        <w:pStyle w:val="ListParagraph"/>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C# code:</w:t>
      </w:r>
    </w:p>
    <w:p w14:paraId="05D01DC4" w14:textId="77777777" w:rsidR="00456D16" w:rsidRPr="00456D16" w:rsidRDefault="00456D16" w:rsidP="00456D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456D16">
        <w:rPr>
          <w:rFonts w:ascii="Cascadia Mono" w:hAnsi="Cascadia Mono" w:cs="Cascadia Mono"/>
          <w:noProof w:val="0"/>
          <w:color w:val="000000"/>
          <w:kern w:val="0"/>
          <w:sz w:val="24"/>
          <w:szCs w:val="24"/>
          <w:lang w:val="en-US"/>
        </w:rPr>
        <w:t>try</w:t>
      </w:r>
    </w:p>
    <w:p w14:paraId="1C128B1F" w14:textId="77777777" w:rsidR="00456D16" w:rsidRPr="00456D16" w:rsidRDefault="00456D16" w:rsidP="00456D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456D16">
        <w:rPr>
          <w:rFonts w:ascii="Cascadia Mono" w:hAnsi="Cascadia Mono" w:cs="Cascadia Mono"/>
          <w:noProof w:val="0"/>
          <w:color w:val="000000"/>
          <w:kern w:val="0"/>
          <w:sz w:val="24"/>
          <w:szCs w:val="24"/>
          <w:lang w:val="en-US"/>
        </w:rPr>
        <w:t>{</w:t>
      </w:r>
    </w:p>
    <w:p w14:paraId="0E6FF078" w14:textId="77777777" w:rsidR="00456D16" w:rsidRPr="00456D16" w:rsidRDefault="00456D16" w:rsidP="00456D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456D16">
        <w:rPr>
          <w:rFonts w:ascii="Cascadia Mono" w:hAnsi="Cascadia Mono" w:cs="Cascadia Mono"/>
          <w:noProof w:val="0"/>
          <w:color w:val="000000"/>
          <w:kern w:val="0"/>
          <w:sz w:val="24"/>
          <w:szCs w:val="24"/>
          <w:lang w:val="en-US"/>
        </w:rPr>
        <w:t xml:space="preserve">    </w:t>
      </w:r>
      <w:proofErr w:type="spellStart"/>
      <w:proofErr w:type="gramStart"/>
      <w:r w:rsidRPr="00456D16">
        <w:rPr>
          <w:rFonts w:ascii="Cascadia Mono" w:hAnsi="Cascadia Mono" w:cs="Cascadia Mono"/>
          <w:noProof w:val="0"/>
          <w:color w:val="000000"/>
          <w:kern w:val="0"/>
          <w:sz w:val="24"/>
          <w:szCs w:val="24"/>
          <w:lang w:val="en-US"/>
        </w:rPr>
        <w:t>DataProvider.Instance.ExecuteNonQuery</w:t>
      </w:r>
      <w:proofErr w:type="spellEnd"/>
      <w:proofErr w:type="gramEnd"/>
      <w:r w:rsidRPr="00456D16">
        <w:rPr>
          <w:rFonts w:ascii="Cascadia Mono" w:hAnsi="Cascadia Mono" w:cs="Cascadia Mono"/>
          <w:noProof w:val="0"/>
          <w:color w:val="000000"/>
          <w:kern w:val="0"/>
          <w:sz w:val="24"/>
          <w:szCs w:val="24"/>
          <w:lang w:val="en-US"/>
        </w:rPr>
        <w:t xml:space="preserve">("EXEC </w:t>
      </w:r>
      <w:proofErr w:type="spellStart"/>
      <w:r w:rsidRPr="00456D16">
        <w:rPr>
          <w:rFonts w:ascii="Cascadia Mono" w:hAnsi="Cascadia Mono" w:cs="Cascadia Mono"/>
          <w:noProof w:val="0"/>
          <w:color w:val="000000"/>
          <w:kern w:val="0"/>
          <w:sz w:val="24"/>
          <w:szCs w:val="24"/>
          <w:lang w:val="en-US"/>
        </w:rPr>
        <w:t>dbo.updateEmployee</w:t>
      </w:r>
      <w:proofErr w:type="spellEnd"/>
      <w:r w:rsidRPr="00456D16">
        <w:rPr>
          <w:rFonts w:ascii="Cascadia Mono" w:hAnsi="Cascadia Mono" w:cs="Cascadia Mono"/>
          <w:noProof w:val="0"/>
          <w:color w:val="000000"/>
          <w:kern w:val="0"/>
          <w:sz w:val="24"/>
          <w:szCs w:val="24"/>
          <w:lang w:val="en-US"/>
        </w:rPr>
        <w:t xml:space="preserve"> @id , @name , @birth , @address , @phone , @recruitment , @job ,  @penatyPoint , @bonusPoint , @numberOfShift ", new object[] { id, name, birth, address, phone, recruitment, job, </w:t>
      </w:r>
      <w:proofErr w:type="spellStart"/>
      <w:r w:rsidRPr="00456D16">
        <w:rPr>
          <w:rFonts w:ascii="Cascadia Mono" w:hAnsi="Cascadia Mono" w:cs="Cascadia Mono"/>
          <w:noProof w:val="0"/>
          <w:color w:val="000000"/>
          <w:kern w:val="0"/>
          <w:sz w:val="24"/>
          <w:szCs w:val="24"/>
          <w:lang w:val="en-US"/>
        </w:rPr>
        <w:t>penatyPoint</w:t>
      </w:r>
      <w:proofErr w:type="spellEnd"/>
      <w:r w:rsidRPr="00456D16">
        <w:rPr>
          <w:rFonts w:ascii="Cascadia Mono" w:hAnsi="Cascadia Mono" w:cs="Cascadia Mono"/>
          <w:noProof w:val="0"/>
          <w:color w:val="000000"/>
          <w:kern w:val="0"/>
          <w:sz w:val="24"/>
          <w:szCs w:val="24"/>
          <w:lang w:val="en-US"/>
        </w:rPr>
        <w:t xml:space="preserve">, </w:t>
      </w:r>
      <w:proofErr w:type="spellStart"/>
      <w:r w:rsidRPr="00456D16">
        <w:rPr>
          <w:rFonts w:ascii="Cascadia Mono" w:hAnsi="Cascadia Mono" w:cs="Cascadia Mono"/>
          <w:noProof w:val="0"/>
          <w:color w:val="000000"/>
          <w:kern w:val="0"/>
          <w:sz w:val="24"/>
          <w:szCs w:val="24"/>
          <w:lang w:val="en-US"/>
        </w:rPr>
        <w:t>bonusPoint</w:t>
      </w:r>
      <w:proofErr w:type="spellEnd"/>
      <w:r w:rsidRPr="00456D16">
        <w:rPr>
          <w:rFonts w:ascii="Cascadia Mono" w:hAnsi="Cascadia Mono" w:cs="Cascadia Mono"/>
          <w:noProof w:val="0"/>
          <w:color w:val="000000"/>
          <w:kern w:val="0"/>
          <w:sz w:val="24"/>
          <w:szCs w:val="24"/>
          <w:lang w:val="en-US"/>
        </w:rPr>
        <w:t xml:space="preserve">, </w:t>
      </w:r>
      <w:proofErr w:type="spellStart"/>
      <w:r w:rsidRPr="00456D16">
        <w:rPr>
          <w:rFonts w:ascii="Cascadia Mono" w:hAnsi="Cascadia Mono" w:cs="Cascadia Mono"/>
          <w:noProof w:val="0"/>
          <w:color w:val="000000"/>
          <w:kern w:val="0"/>
          <w:sz w:val="24"/>
          <w:szCs w:val="24"/>
          <w:lang w:val="en-US"/>
        </w:rPr>
        <w:t>numberOfShift</w:t>
      </w:r>
      <w:proofErr w:type="spellEnd"/>
      <w:r w:rsidRPr="00456D16">
        <w:rPr>
          <w:rFonts w:ascii="Cascadia Mono" w:hAnsi="Cascadia Mono" w:cs="Cascadia Mono"/>
          <w:noProof w:val="0"/>
          <w:color w:val="000000"/>
          <w:kern w:val="0"/>
          <w:sz w:val="24"/>
          <w:szCs w:val="24"/>
          <w:lang w:val="en-US"/>
        </w:rPr>
        <w:t xml:space="preserve"> });</w:t>
      </w:r>
    </w:p>
    <w:p w14:paraId="7768D4A7" w14:textId="77777777" w:rsidR="00456D16" w:rsidRPr="00456D16" w:rsidRDefault="00456D16" w:rsidP="00456D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456D16">
        <w:rPr>
          <w:rFonts w:ascii="Cascadia Mono" w:hAnsi="Cascadia Mono" w:cs="Cascadia Mono"/>
          <w:noProof w:val="0"/>
          <w:color w:val="000000"/>
          <w:kern w:val="0"/>
          <w:sz w:val="24"/>
          <w:szCs w:val="24"/>
          <w:lang w:val="en-US"/>
        </w:rPr>
        <w:lastRenderedPageBreak/>
        <w:t xml:space="preserve">    </w:t>
      </w:r>
      <w:proofErr w:type="spellStart"/>
      <w:r w:rsidRPr="00456D16">
        <w:rPr>
          <w:rFonts w:ascii="Cascadia Mono" w:hAnsi="Cascadia Mono" w:cs="Cascadia Mono"/>
          <w:noProof w:val="0"/>
          <w:color w:val="000000"/>
          <w:kern w:val="0"/>
          <w:sz w:val="24"/>
          <w:szCs w:val="24"/>
          <w:lang w:val="en-US"/>
        </w:rPr>
        <w:t>MessageBox.Show</w:t>
      </w:r>
      <w:proofErr w:type="spellEnd"/>
      <w:r w:rsidRPr="00456D16">
        <w:rPr>
          <w:rFonts w:ascii="Cascadia Mono" w:hAnsi="Cascadia Mono" w:cs="Cascadia Mono"/>
          <w:noProof w:val="0"/>
          <w:color w:val="000000"/>
          <w:kern w:val="0"/>
          <w:sz w:val="24"/>
          <w:szCs w:val="24"/>
          <w:lang w:val="en-US"/>
        </w:rPr>
        <w:t>("</w:t>
      </w:r>
      <w:proofErr w:type="spellStart"/>
      <w:r w:rsidRPr="00456D16">
        <w:rPr>
          <w:rFonts w:ascii="Cascadia Mono" w:hAnsi="Cascadia Mono" w:cs="Cascadia Mono"/>
          <w:noProof w:val="0"/>
          <w:color w:val="000000"/>
          <w:kern w:val="0"/>
          <w:sz w:val="24"/>
          <w:szCs w:val="24"/>
          <w:lang w:val="en-US"/>
        </w:rPr>
        <w:t>Sửa</w:t>
      </w:r>
      <w:proofErr w:type="spellEnd"/>
      <w:r w:rsidRPr="00456D16">
        <w:rPr>
          <w:rFonts w:ascii="Cascadia Mono" w:hAnsi="Cascadia Mono" w:cs="Cascadia Mono"/>
          <w:noProof w:val="0"/>
          <w:color w:val="000000"/>
          <w:kern w:val="0"/>
          <w:sz w:val="24"/>
          <w:szCs w:val="24"/>
          <w:lang w:val="en-US"/>
        </w:rPr>
        <w:t xml:space="preserve"> </w:t>
      </w:r>
      <w:proofErr w:type="spellStart"/>
      <w:r w:rsidRPr="00456D16">
        <w:rPr>
          <w:rFonts w:ascii="Cascadia Mono" w:hAnsi="Cascadia Mono" w:cs="Cascadia Mono"/>
          <w:noProof w:val="0"/>
          <w:color w:val="000000"/>
          <w:kern w:val="0"/>
          <w:sz w:val="24"/>
          <w:szCs w:val="24"/>
          <w:lang w:val="en-US"/>
        </w:rPr>
        <w:t>thông</w:t>
      </w:r>
      <w:proofErr w:type="spellEnd"/>
      <w:r w:rsidRPr="00456D16">
        <w:rPr>
          <w:rFonts w:ascii="Cascadia Mono" w:hAnsi="Cascadia Mono" w:cs="Cascadia Mono"/>
          <w:noProof w:val="0"/>
          <w:color w:val="000000"/>
          <w:kern w:val="0"/>
          <w:sz w:val="24"/>
          <w:szCs w:val="24"/>
          <w:lang w:val="en-US"/>
        </w:rPr>
        <w:t xml:space="preserve"> tin </w:t>
      </w:r>
      <w:proofErr w:type="spellStart"/>
      <w:r w:rsidRPr="00456D16">
        <w:rPr>
          <w:rFonts w:ascii="Cascadia Mono" w:hAnsi="Cascadia Mono" w:cs="Cascadia Mono"/>
          <w:noProof w:val="0"/>
          <w:color w:val="000000"/>
          <w:kern w:val="0"/>
          <w:sz w:val="24"/>
          <w:szCs w:val="24"/>
          <w:lang w:val="en-US"/>
        </w:rPr>
        <w:t>nhân</w:t>
      </w:r>
      <w:proofErr w:type="spellEnd"/>
      <w:r w:rsidRPr="00456D16">
        <w:rPr>
          <w:rFonts w:ascii="Cascadia Mono" w:hAnsi="Cascadia Mono" w:cs="Cascadia Mono"/>
          <w:noProof w:val="0"/>
          <w:color w:val="000000"/>
          <w:kern w:val="0"/>
          <w:sz w:val="24"/>
          <w:szCs w:val="24"/>
          <w:lang w:val="en-US"/>
        </w:rPr>
        <w:t xml:space="preserve"> </w:t>
      </w:r>
      <w:proofErr w:type="spellStart"/>
      <w:r w:rsidRPr="00456D16">
        <w:rPr>
          <w:rFonts w:ascii="Cascadia Mono" w:hAnsi="Cascadia Mono" w:cs="Cascadia Mono"/>
          <w:noProof w:val="0"/>
          <w:color w:val="000000"/>
          <w:kern w:val="0"/>
          <w:sz w:val="24"/>
          <w:szCs w:val="24"/>
          <w:lang w:val="en-US"/>
        </w:rPr>
        <w:t>viên</w:t>
      </w:r>
      <w:proofErr w:type="spellEnd"/>
      <w:r w:rsidRPr="00456D16">
        <w:rPr>
          <w:rFonts w:ascii="Cascadia Mono" w:hAnsi="Cascadia Mono" w:cs="Cascadia Mono"/>
          <w:noProof w:val="0"/>
          <w:color w:val="000000"/>
          <w:kern w:val="0"/>
          <w:sz w:val="24"/>
          <w:szCs w:val="24"/>
          <w:lang w:val="en-US"/>
        </w:rPr>
        <w:t xml:space="preserve"> </w:t>
      </w:r>
      <w:proofErr w:type="spellStart"/>
      <w:r w:rsidRPr="00456D16">
        <w:rPr>
          <w:rFonts w:ascii="Cascadia Mono" w:hAnsi="Cascadia Mono" w:cs="Cascadia Mono"/>
          <w:noProof w:val="0"/>
          <w:color w:val="000000"/>
          <w:kern w:val="0"/>
          <w:sz w:val="24"/>
          <w:szCs w:val="24"/>
          <w:lang w:val="en-US"/>
        </w:rPr>
        <w:t>thành</w:t>
      </w:r>
      <w:proofErr w:type="spellEnd"/>
      <w:r w:rsidRPr="00456D16">
        <w:rPr>
          <w:rFonts w:ascii="Cascadia Mono" w:hAnsi="Cascadia Mono" w:cs="Cascadia Mono"/>
          <w:noProof w:val="0"/>
          <w:color w:val="000000"/>
          <w:kern w:val="0"/>
          <w:sz w:val="24"/>
          <w:szCs w:val="24"/>
          <w:lang w:val="en-US"/>
        </w:rPr>
        <w:t xml:space="preserve"> </w:t>
      </w:r>
      <w:proofErr w:type="spellStart"/>
      <w:r w:rsidRPr="00456D16">
        <w:rPr>
          <w:rFonts w:ascii="Cascadia Mono" w:hAnsi="Cascadia Mono" w:cs="Cascadia Mono"/>
          <w:noProof w:val="0"/>
          <w:color w:val="000000"/>
          <w:kern w:val="0"/>
          <w:sz w:val="24"/>
          <w:szCs w:val="24"/>
          <w:lang w:val="en-US"/>
        </w:rPr>
        <w:t>công</w:t>
      </w:r>
      <w:proofErr w:type="spellEnd"/>
      <w:r w:rsidRPr="00456D16">
        <w:rPr>
          <w:rFonts w:ascii="Cascadia Mono" w:hAnsi="Cascadia Mono" w:cs="Cascadia Mono"/>
          <w:noProof w:val="0"/>
          <w:color w:val="000000"/>
          <w:kern w:val="0"/>
          <w:sz w:val="24"/>
          <w:szCs w:val="24"/>
          <w:lang w:val="en-US"/>
        </w:rPr>
        <w:t xml:space="preserve"> " + name + "!", "Thông </w:t>
      </w:r>
      <w:proofErr w:type="spellStart"/>
      <w:r w:rsidRPr="00456D16">
        <w:rPr>
          <w:rFonts w:ascii="Cascadia Mono" w:hAnsi="Cascadia Mono" w:cs="Cascadia Mono"/>
          <w:noProof w:val="0"/>
          <w:color w:val="000000"/>
          <w:kern w:val="0"/>
          <w:sz w:val="24"/>
          <w:szCs w:val="24"/>
          <w:lang w:val="en-US"/>
        </w:rPr>
        <w:t>báo</w:t>
      </w:r>
      <w:proofErr w:type="spellEnd"/>
      <w:r w:rsidRPr="00456D16">
        <w:rPr>
          <w:rFonts w:ascii="Cascadia Mono" w:hAnsi="Cascadia Mono" w:cs="Cascadia Mono"/>
          <w:noProof w:val="0"/>
          <w:color w:val="000000"/>
          <w:kern w:val="0"/>
          <w:sz w:val="24"/>
          <w:szCs w:val="24"/>
          <w:lang w:val="en-US"/>
        </w:rPr>
        <w:t xml:space="preserve">", </w:t>
      </w:r>
      <w:proofErr w:type="spellStart"/>
      <w:r w:rsidRPr="00456D16">
        <w:rPr>
          <w:rFonts w:ascii="Cascadia Mono" w:hAnsi="Cascadia Mono" w:cs="Cascadia Mono"/>
          <w:noProof w:val="0"/>
          <w:color w:val="000000"/>
          <w:kern w:val="0"/>
          <w:sz w:val="24"/>
          <w:szCs w:val="24"/>
          <w:lang w:val="en-US"/>
        </w:rPr>
        <w:t>MessageBoxButtons.OK</w:t>
      </w:r>
      <w:proofErr w:type="spellEnd"/>
      <w:r w:rsidRPr="00456D16">
        <w:rPr>
          <w:rFonts w:ascii="Cascadia Mono" w:hAnsi="Cascadia Mono" w:cs="Cascadia Mono"/>
          <w:noProof w:val="0"/>
          <w:color w:val="000000"/>
          <w:kern w:val="0"/>
          <w:sz w:val="24"/>
          <w:szCs w:val="24"/>
          <w:lang w:val="en-US"/>
        </w:rPr>
        <w:t xml:space="preserve">, </w:t>
      </w:r>
      <w:proofErr w:type="spellStart"/>
      <w:r w:rsidRPr="00456D16">
        <w:rPr>
          <w:rFonts w:ascii="Cascadia Mono" w:hAnsi="Cascadia Mono" w:cs="Cascadia Mono"/>
          <w:noProof w:val="0"/>
          <w:color w:val="000000"/>
          <w:kern w:val="0"/>
          <w:sz w:val="24"/>
          <w:szCs w:val="24"/>
          <w:lang w:val="en-US"/>
        </w:rPr>
        <w:t>MessageBoxIcon.Information</w:t>
      </w:r>
      <w:proofErr w:type="spellEnd"/>
      <w:proofErr w:type="gramStart"/>
      <w:r w:rsidRPr="00456D16">
        <w:rPr>
          <w:rFonts w:ascii="Cascadia Mono" w:hAnsi="Cascadia Mono" w:cs="Cascadia Mono"/>
          <w:noProof w:val="0"/>
          <w:color w:val="000000"/>
          <w:kern w:val="0"/>
          <w:sz w:val="24"/>
          <w:szCs w:val="24"/>
          <w:lang w:val="en-US"/>
        </w:rPr>
        <w:t>);</w:t>
      </w:r>
      <w:proofErr w:type="gramEnd"/>
    </w:p>
    <w:p w14:paraId="0BB2F931" w14:textId="77777777" w:rsidR="00456D16" w:rsidRPr="00456D16" w:rsidRDefault="00456D16" w:rsidP="00456D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456D16">
        <w:rPr>
          <w:rFonts w:ascii="Cascadia Mono" w:hAnsi="Cascadia Mono" w:cs="Cascadia Mono"/>
          <w:noProof w:val="0"/>
          <w:color w:val="000000"/>
          <w:kern w:val="0"/>
          <w:sz w:val="24"/>
          <w:szCs w:val="24"/>
          <w:lang w:val="en-US"/>
        </w:rPr>
        <w:t xml:space="preserve">    </w:t>
      </w:r>
      <w:proofErr w:type="gramStart"/>
      <w:r w:rsidRPr="00456D16">
        <w:rPr>
          <w:rFonts w:ascii="Cascadia Mono" w:hAnsi="Cascadia Mono" w:cs="Cascadia Mono"/>
          <w:noProof w:val="0"/>
          <w:color w:val="000000"/>
          <w:kern w:val="0"/>
          <w:sz w:val="24"/>
          <w:szCs w:val="24"/>
          <w:lang w:val="en-US"/>
        </w:rPr>
        <w:t>reload(</w:t>
      </w:r>
      <w:proofErr w:type="gramEnd"/>
      <w:r w:rsidRPr="00456D16">
        <w:rPr>
          <w:rFonts w:ascii="Cascadia Mono" w:hAnsi="Cascadia Mono" w:cs="Cascadia Mono"/>
          <w:noProof w:val="0"/>
          <w:color w:val="000000"/>
          <w:kern w:val="0"/>
          <w:sz w:val="24"/>
          <w:szCs w:val="24"/>
          <w:lang w:val="en-US"/>
        </w:rPr>
        <w:t>);</w:t>
      </w:r>
    </w:p>
    <w:p w14:paraId="6C0E7D47" w14:textId="77777777" w:rsidR="00456D16" w:rsidRPr="00456D16" w:rsidRDefault="00456D16" w:rsidP="00456D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456D16">
        <w:rPr>
          <w:rFonts w:ascii="Cascadia Mono" w:hAnsi="Cascadia Mono" w:cs="Cascadia Mono"/>
          <w:noProof w:val="0"/>
          <w:color w:val="000000"/>
          <w:kern w:val="0"/>
          <w:sz w:val="24"/>
          <w:szCs w:val="24"/>
          <w:lang w:val="en-US"/>
        </w:rPr>
        <w:t>}</w:t>
      </w:r>
    </w:p>
    <w:p w14:paraId="02E8FAA4" w14:textId="77777777" w:rsidR="00456D16" w:rsidRPr="00456D16" w:rsidRDefault="00456D16" w:rsidP="00456D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456D16">
        <w:rPr>
          <w:rFonts w:ascii="Cascadia Mono" w:hAnsi="Cascadia Mono" w:cs="Cascadia Mono"/>
          <w:noProof w:val="0"/>
          <w:color w:val="000000"/>
          <w:kern w:val="0"/>
          <w:sz w:val="24"/>
          <w:szCs w:val="24"/>
          <w:lang w:val="en-US"/>
        </w:rPr>
        <w:t>catch (</w:t>
      </w:r>
      <w:proofErr w:type="spellStart"/>
      <w:r w:rsidRPr="00456D16">
        <w:rPr>
          <w:rFonts w:ascii="Cascadia Mono" w:hAnsi="Cascadia Mono" w:cs="Cascadia Mono"/>
          <w:noProof w:val="0"/>
          <w:color w:val="000000"/>
          <w:kern w:val="0"/>
          <w:sz w:val="24"/>
          <w:szCs w:val="24"/>
          <w:lang w:val="en-US"/>
        </w:rPr>
        <w:t>SqlException</w:t>
      </w:r>
      <w:proofErr w:type="spellEnd"/>
      <w:r w:rsidRPr="00456D16">
        <w:rPr>
          <w:rFonts w:ascii="Cascadia Mono" w:hAnsi="Cascadia Mono" w:cs="Cascadia Mono"/>
          <w:noProof w:val="0"/>
          <w:color w:val="000000"/>
          <w:kern w:val="0"/>
          <w:sz w:val="24"/>
          <w:szCs w:val="24"/>
          <w:lang w:val="en-US"/>
        </w:rPr>
        <w:t xml:space="preserve"> </w:t>
      </w:r>
      <w:proofErr w:type="spellStart"/>
      <w:r w:rsidRPr="00456D16">
        <w:rPr>
          <w:rFonts w:ascii="Cascadia Mono" w:hAnsi="Cascadia Mono" w:cs="Cascadia Mono"/>
          <w:noProof w:val="0"/>
          <w:color w:val="000000"/>
          <w:kern w:val="0"/>
          <w:sz w:val="24"/>
          <w:szCs w:val="24"/>
          <w:lang w:val="en-US"/>
        </w:rPr>
        <w:t>ev</w:t>
      </w:r>
      <w:proofErr w:type="spellEnd"/>
      <w:r w:rsidRPr="00456D16">
        <w:rPr>
          <w:rFonts w:ascii="Cascadia Mono" w:hAnsi="Cascadia Mono" w:cs="Cascadia Mono"/>
          <w:noProof w:val="0"/>
          <w:color w:val="000000"/>
          <w:kern w:val="0"/>
          <w:sz w:val="24"/>
          <w:szCs w:val="24"/>
          <w:lang w:val="en-US"/>
        </w:rPr>
        <w:t>)</w:t>
      </w:r>
    </w:p>
    <w:p w14:paraId="3EE42425" w14:textId="77777777" w:rsidR="00456D16" w:rsidRPr="00456D16" w:rsidRDefault="00456D16" w:rsidP="00456D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456D16">
        <w:rPr>
          <w:rFonts w:ascii="Cascadia Mono" w:hAnsi="Cascadia Mono" w:cs="Cascadia Mono"/>
          <w:noProof w:val="0"/>
          <w:color w:val="000000"/>
          <w:kern w:val="0"/>
          <w:sz w:val="24"/>
          <w:szCs w:val="24"/>
          <w:lang w:val="en-US"/>
        </w:rPr>
        <w:t>{</w:t>
      </w:r>
    </w:p>
    <w:p w14:paraId="514B6C9F" w14:textId="77777777" w:rsidR="00456D16" w:rsidRPr="00456D16" w:rsidRDefault="00456D16" w:rsidP="00456D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456D16">
        <w:rPr>
          <w:rFonts w:ascii="Cascadia Mono" w:hAnsi="Cascadia Mono" w:cs="Cascadia Mono"/>
          <w:noProof w:val="0"/>
          <w:color w:val="000000"/>
          <w:kern w:val="0"/>
          <w:sz w:val="24"/>
          <w:szCs w:val="24"/>
          <w:lang w:val="en-US"/>
        </w:rPr>
        <w:t xml:space="preserve">    </w:t>
      </w:r>
      <w:proofErr w:type="spellStart"/>
      <w:r w:rsidRPr="00456D16">
        <w:rPr>
          <w:rFonts w:ascii="Cascadia Mono" w:hAnsi="Cascadia Mono" w:cs="Cascadia Mono"/>
          <w:noProof w:val="0"/>
          <w:color w:val="000000"/>
          <w:kern w:val="0"/>
          <w:sz w:val="24"/>
          <w:szCs w:val="24"/>
          <w:lang w:val="en-US"/>
        </w:rPr>
        <w:t>MessageBox.Show</w:t>
      </w:r>
      <w:proofErr w:type="spellEnd"/>
      <w:r w:rsidRPr="00456D16">
        <w:rPr>
          <w:rFonts w:ascii="Cascadia Mono" w:hAnsi="Cascadia Mono" w:cs="Cascadia Mono"/>
          <w:noProof w:val="0"/>
          <w:color w:val="000000"/>
          <w:kern w:val="0"/>
          <w:sz w:val="24"/>
          <w:szCs w:val="24"/>
          <w:lang w:val="en-US"/>
        </w:rPr>
        <w:t>("</w:t>
      </w:r>
      <w:proofErr w:type="spellStart"/>
      <w:r w:rsidRPr="00456D16">
        <w:rPr>
          <w:rFonts w:ascii="Cascadia Mono" w:hAnsi="Cascadia Mono" w:cs="Cascadia Mono"/>
          <w:noProof w:val="0"/>
          <w:color w:val="000000"/>
          <w:kern w:val="0"/>
          <w:sz w:val="24"/>
          <w:szCs w:val="24"/>
          <w:lang w:val="en-US"/>
        </w:rPr>
        <w:t>Sửa</w:t>
      </w:r>
      <w:proofErr w:type="spellEnd"/>
      <w:r w:rsidRPr="00456D16">
        <w:rPr>
          <w:rFonts w:ascii="Cascadia Mono" w:hAnsi="Cascadia Mono" w:cs="Cascadia Mono"/>
          <w:noProof w:val="0"/>
          <w:color w:val="000000"/>
          <w:kern w:val="0"/>
          <w:sz w:val="24"/>
          <w:szCs w:val="24"/>
          <w:lang w:val="en-US"/>
        </w:rPr>
        <w:t xml:space="preserve"> </w:t>
      </w:r>
      <w:proofErr w:type="spellStart"/>
      <w:r w:rsidRPr="00456D16">
        <w:rPr>
          <w:rFonts w:ascii="Cascadia Mono" w:hAnsi="Cascadia Mono" w:cs="Cascadia Mono"/>
          <w:noProof w:val="0"/>
          <w:color w:val="000000"/>
          <w:kern w:val="0"/>
          <w:sz w:val="24"/>
          <w:szCs w:val="24"/>
          <w:lang w:val="en-US"/>
        </w:rPr>
        <w:t>nhân</w:t>
      </w:r>
      <w:proofErr w:type="spellEnd"/>
      <w:r w:rsidRPr="00456D16">
        <w:rPr>
          <w:rFonts w:ascii="Cascadia Mono" w:hAnsi="Cascadia Mono" w:cs="Cascadia Mono"/>
          <w:noProof w:val="0"/>
          <w:color w:val="000000"/>
          <w:kern w:val="0"/>
          <w:sz w:val="24"/>
          <w:szCs w:val="24"/>
          <w:lang w:val="en-US"/>
        </w:rPr>
        <w:t xml:space="preserve"> </w:t>
      </w:r>
      <w:proofErr w:type="spellStart"/>
      <w:r w:rsidRPr="00456D16">
        <w:rPr>
          <w:rFonts w:ascii="Cascadia Mono" w:hAnsi="Cascadia Mono" w:cs="Cascadia Mono"/>
          <w:noProof w:val="0"/>
          <w:color w:val="000000"/>
          <w:kern w:val="0"/>
          <w:sz w:val="24"/>
          <w:szCs w:val="24"/>
          <w:lang w:val="en-US"/>
        </w:rPr>
        <w:t>viên</w:t>
      </w:r>
      <w:proofErr w:type="spellEnd"/>
      <w:r w:rsidRPr="00456D16">
        <w:rPr>
          <w:rFonts w:ascii="Cascadia Mono" w:hAnsi="Cascadia Mono" w:cs="Cascadia Mono"/>
          <w:noProof w:val="0"/>
          <w:color w:val="000000"/>
          <w:kern w:val="0"/>
          <w:sz w:val="24"/>
          <w:szCs w:val="24"/>
          <w:lang w:val="en-US"/>
        </w:rPr>
        <w:t xml:space="preserve"> </w:t>
      </w:r>
      <w:proofErr w:type="spellStart"/>
      <w:r w:rsidRPr="00456D16">
        <w:rPr>
          <w:rFonts w:ascii="Cascadia Mono" w:hAnsi="Cascadia Mono" w:cs="Cascadia Mono"/>
          <w:noProof w:val="0"/>
          <w:color w:val="000000"/>
          <w:kern w:val="0"/>
          <w:sz w:val="24"/>
          <w:szCs w:val="24"/>
          <w:lang w:val="en-US"/>
        </w:rPr>
        <w:t>thất</w:t>
      </w:r>
      <w:proofErr w:type="spellEnd"/>
      <w:r w:rsidRPr="00456D16">
        <w:rPr>
          <w:rFonts w:ascii="Cascadia Mono" w:hAnsi="Cascadia Mono" w:cs="Cascadia Mono"/>
          <w:noProof w:val="0"/>
          <w:color w:val="000000"/>
          <w:kern w:val="0"/>
          <w:sz w:val="24"/>
          <w:szCs w:val="24"/>
          <w:lang w:val="en-US"/>
        </w:rPr>
        <w:t xml:space="preserve"> </w:t>
      </w:r>
      <w:proofErr w:type="spellStart"/>
      <w:r w:rsidRPr="00456D16">
        <w:rPr>
          <w:rFonts w:ascii="Cascadia Mono" w:hAnsi="Cascadia Mono" w:cs="Cascadia Mono"/>
          <w:noProof w:val="0"/>
          <w:color w:val="000000"/>
          <w:kern w:val="0"/>
          <w:sz w:val="24"/>
          <w:szCs w:val="24"/>
          <w:lang w:val="en-US"/>
        </w:rPr>
        <w:t>bại</w:t>
      </w:r>
      <w:proofErr w:type="spellEnd"/>
      <w:r w:rsidRPr="00456D16">
        <w:rPr>
          <w:rFonts w:ascii="Cascadia Mono" w:hAnsi="Cascadia Mono" w:cs="Cascadia Mono"/>
          <w:noProof w:val="0"/>
          <w:color w:val="000000"/>
          <w:kern w:val="0"/>
          <w:sz w:val="24"/>
          <w:szCs w:val="24"/>
          <w:lang w:val="en-US"/>
        </w:rPr>
        <w:t xml:space="preserve">! \n" + </w:t>
      </w:r>
      <w:proofErr w:type="spellStart"/>
      <w:proofErr w:type="gramStart"/>
      <w:r w:rsidRPr="00456D16">
        <w:rPr>
          <w:rFonts w:ascii="Cascadia Mono" w:hAnsi="Cascadia Mono" w:cs="Cascadia Mono"/>
          <w:noProof w:val="0"/>
          <w:color w:val="000000"/>
          <w:kern w:val="0"/>
          <w:sz w:val="24"/>
          <w:szCs w:val="24"/>
          <w:lang w:val="en-US"/>
        </w:rPr>
        <w:t>ev.Message</w:t>
      </w:r>
      <w:proofErr w:type="spellEnd"/>
      <w:proofErr w:type="gramEnd"/>
      <w:r w:rsidRPr="00456D16">
        <w:rPr>
          <w:rFonts w:ascii="Cascadia Mono" w:hAnsi="Cascadia Mono" w:cs="Cascadia Mono"/>
          <w:noProof w:val="0"/>
          <w:color w:val="000000"/>
          <w:kern w:val="0"/>
          <w:sz w:val="24"/>
          <w:szCs w:val="24"/>
          <w:lang w:val="en-US"/>
        </w:rPr>
        <w:t xml:space="preserve">, "Thông </w:t>
      </w:r>
      <w:proofErr w:type="spellStart"/>
      <w:r w:rsidRPr="00456D16">
        <w:rPr>
          <w:rFonts w:ascii="Cascadia Mono" w:hAnsi="Cascadia Mono" w:cs="Cascadia Mono"/>
          <w:noProof w:val="0"/>
          <w:color w:val="000000"/>
          <w:kern w:val="0"/>
          <w:sz w:val="24"/>
          <w:szCs w:val="24"/>
          <w:lang w:val="en-US"/>
        </w:rPr>
        <w:t>báo</w:t>
      </w:r>
      <w:proofErr w:type="spellEnd"/>
      <w:r w:rsidRPr="00456D16">
        <w:rPr>
          <w:rFonts w:ascii="Cascadia Mono" w:hAnsi="Cascadia Mono" w:cs="Cascadia Mono"/>
          <w:noProof w:val="0"/>
          <w:color w:val="000000"/>
          <w:kern w:val="0"/>
          <w:sz w:val="24"/>
          <w:szCs w:val="24"/>
          <w:lang w:val="en-US"/>
        </w:rPr>
        <w:t xml:space="preserve">", </w:t>
      </w:r>
      <w:proofErr w:type="spellStart"/>
      <w:r w:rsidRPr="00456D16">
        <w:rPr>
          <w:rFonts w:ascii="Cascadia Mono" w:hAnsi="Cascadia Mono" w:cs="Cascadia Mono"/>
          <w:noProof w:val="0"/>
          <w:color w:val="000000"/>
          <w:kern w:val="0"/>
          <w:sz w:val="24"/>
          <w:szCs w:val="24"/>
          <w:lang w:val="en-US"/>
        </w:rPr>
        <w:t>MessageBoxButtons.OK</w:t>
      </w:r>
      <w:proofErr w:type="spellEnd"/>
      <w:r w:rsidRPr="00456D16">
        <w:rPr>
          <w:rFonts w:ascii="Cascadia Mono" w:hAnsi="Cascadia Mono" w:cs="Cascadia Mono"/>
          <w:noProof w:val="0"/>
          <w:color w:val="000000"/>
          <w:kern w:val="0"/>
          <w:sz w:val="24"/>
          <w:szCs w:val="24"/>
          <w:lang w:val="en-US"/>
        </w:rPr>
        <w:t xml:space="preserve">, </w:t>
      </w:r>
      <w:proofErr w:type="spellStart"/>
      <w:r w:rsidRPr="00456D16">
        <w:rPr>
          <w:rFonts w:ascii="Cascadia Mono" w:hAnsi="Cascadia Mono" w:cs="Cascadia Mono"/>
          <w:noProof w:val="0"/>
          <w:color w:val="000000"/>
          <w:kern w:val="0"/>
          <w:sz w:val="24"/>
          <w:szCs w:val="24"/>
          <w:lang w:val="en-US"/>
        </w:rPr>
        <w:t>MessageBoxIcon.Warning</w:t>
      </w:r>
      <w:proofErr w:type="spellEnd"/>
      <w:r w:rsidRPr="00456D16">
        <w:rPr>
          <w:rFonts w:ascii="Cascadia Mono" w:hAnsi="Cascadia Mono" w:cs="Cascadia Mono"/>
          <w:noProof w:val="0"/>
          <w:color w:val="000000"/>
          <w:kern w:val="0"/>
          <w:sz w:val="24"/>
          <w:szCs w:val="24"/>
          <w:lang w:val="en-US"/>
        </w:rPr>
        <w:t>);</w:t>
      </w:r>
    </w:p>
    <w:p w14:paraId="5592DDB0" w14:textId="77777777" w:rsidR="00456D16" w:rsidRPr="00456D16" w:rsidRDefault="00456D16" w:rsidP="00456D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456D16">
        <w:rPr>
          <w:rFonts w:ascii="Cascadia Mono" w:hAnsi="Cascadia Mono" w:cs="Cascadia Mono"/>
          <w:noProof w:val="0"/>
          <w:color w:val="000000"/>
          <w:kern w:val="0"/>
          <w:sz w:val="24"/>
          <w:szCs w:val="24"/>
          <w:lang w:val="en-US"/>
        </w:rPr>
        <w:t xml:space="preserve">    </w:t>
      </w:r>
      <w:proofErr w:type="gramStart"/>
      <w:r w:rsidRPr="00456D16">
        <w:rPr>
          <w:rFonts w:ascii="Cascadia Mono" w:hAnsi="Cascadia Mono" w:cs="Cascadia Mono"/>
          <w:noProof w:val="0"/>
          <w:color w:val="000000"/>
          <w:kern w:val="0"/>
          <w:sz w:val="24"/>
          <w:szCs w:val="24"/>
          <w:lang w:val="en-US"/>
        </w:rPr>
        <w:t>reload(</w:t>
      </w:r>
      <w:proofErr w:type="gramEnd"/>
      <w:r w:rsidRPr="00456D16">
        <w:rPr>
          <w:rFonts w:ascii="Cascadia Mono" w:hAnsi="Cascadia Mono" w:cs="Cascadia Mono"/>
          <w:noProof w:val="0"/>
          <w:color w:val="000000"/>
          <w:kern w:val="0"/>
          <w:sz w:val="24"/>
          <w:szCs w:val="24"/>
          <w:lang w:val="en-US"/>
        </w:rPr>
        <w:t>);</w:t>
      </w:r>
    </w:p>
    <w:p w14:paraId="7E4F7F2D" w14:textId="77777777" w:rsidR="00456D16" w:rsidRPr="00456D16" w:rsidRDefault="00456D16" w:rsidP="00456D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456D16">
        <w:rPr>
          <w:rFonts w:ascii="Cascadia Mono" w:hAnsi="Cascadia Mono" w:cs="Cascadia Mono"/>
          <w:noProof w:val="0"/>
          <w:color w:val="000000"/>
          <w:kern w:val="0"/>
          <w:sz w:val="24"/>
          <w:szCs w:val="24"/>
          <w:lang w:val="en-US"/>
        </w:rPr>
        <w:t xml:space="preserve">    </w:t>
      </w:r>
      <w:proofErr w:type="gramStart"/>
      <w:r w:rsidRPr="00456D16">
        <w:rPr>
          <w:rFonts w:ascii="Cascadia Mono" w:hAnsi="Cascadia Mono" w:cs="Cascadia Mono"/>
          <w:noProof w:val="0"/>
          <w:color w:val="000000"/>
          <w:kern w:val="0"/>
          <w:sz w:val="24"/>
          <w:szCs w:val="24"/>
          <w:lang w:val="en-US"/>
        </w:rPr>
        <w:t>return;</w:t>
      </w:r>
      <w:proofErr w:type="gramEnd"/>
    </w:p>
    <w:p w14:paraId="17E13ECC" w14:textId="4ACEE42C" w:rsidR="0000383C" w:rsidRPr="00456D16" w:rsidRDefault="00456D16" w:rsidP="00456D16">
      <w:pPr>
        <w:pStyle w:val="ListParagraph"/>
        <w:pBdr>
          <w:top w:val="single" w:sz="4" w:space="1" w:color="auto"/>
          <w:left w:val="single" w:sz="4" w:space="4" w:color="auto"/>
          <w:bottom w:val="single" w:sz="4" w:space="1" w:color="auto"/>
          <w:right w:val="single" w:sz="4" w:space="4" w:color="auto"/>
        </w:pBdr>
        <w:ind w:left="1584"/>
        <w:rPr>
          <w:rFonts w:ascii="Times New Roman" w:hAnsi="Times New Roman" w:cs="Times New Roman"/>
          <w:sz w:val="24"/>
          <w:szCs w:val="24"/>
          <w:u w:val="single"/>
          <w:lang w:val="en-US"/>
        </w:rPr>
      </w:pPr>
      <w:r w:rsidRPr="00456D16">
        <w:rPr>
          <w:rFonts w:ascii="Cascadia Mono" w:hAnsi="Cascadia Mono" w:cs="Cascadia Mono"/>
          <w:noProof w:val="0"/>
          <w:color w:val="000000"/>
          <w:kern w:val="0"/>
          <w:sz w:val="24"/>
          <w:szCs w:val="24"/>
          <w:lang w:val="en-US"/>
        </w:rPr>
        <w:t>}</w:t>
      </w:r>
    </w:p>
    <w:p w14:paraId="254B8112" w14:textId="77777777" w:rsidR="0000383C" w:rsidRPr="0000383C" w:rsidRDefault="0000383C" w:rsidP="0000383C">
      <w:pPr>
        <w:pStyle w:val="ListParagraph"/>
        <w:ind w:left="1584"/>
        <w:rPr>
          <w:rFonts w:ascii="Times New Roman" w:hAnsi="Times New Roman" w:cs="Times New Roman"/>
          <w:sz w:val="28"/>
          <w:szCs w:val="28"/>
          <w:u w:val="single"/>
          <w:lang w:val="en-US"/>
        </w:rPr>
      </w:pPr>
    </w:p>
    <w:p w14:paraId="28076466" w14:textId="669DECFE" w:rsidR="00C1207D" w:rsidRDefault="00C1207D" w:rsidP="00C1207D">
      <w:pPr>
        <w:pStyle w:val="ListParagraph"/>
        <w:numPr>
          <w:ilvl w:val="0"/>
          <w:numId w:val="37"/>
        </w:numPr>
        <w:rPr>
          <w:rFonts w:ascii="Times New Roman" w:hAnsi="Times New Roman" w:cs="Times New Roman"/>
          <w:b/>
          <w:bCs/>
          <w:sz w:val="28"/>
          <w:szCs w:val="28"/>
          <w:lang w:val="en-US"/>
        </w:rPr>
      </w:pPr>
      <w:r>
        <w:rPr>
          <w:rFonts w:ascii="Times New Roman" w:hAnsi="Times New Roman" w:cs="Times New Roman"/>
          <w:b/>
          <w:bCs/>
          <w:sz w:val="28"/>
          <w:szCs w:val="28"/>
          <w:lang w:val="en-US"/>
        </w:rPr>
        <w:t>Procedure</w:t>
      </w:r>
      <w:r w:rsidR="00456D16">
        <w:rPr>
          <w:rFonts w:ascii="Times New Roman" w:hAnsi="Times New Roman" w:cs="Times New Roman"/>
          <w:b/>
          <w:bCs/>
          <w:sz w:val="28"/>
          <w:szCs w:val="28"/>
          <w:lang w:val="en-US"/>
        </w:rPr>
        <w:t xml:space="preserve"> xóa nhân viên:</w:t>
      </w:r>
    </w:p>
    <w:p w14:paraId="12889BAE" w14:textId="119BF9A0" w:rsidR="00456D16" w:rsidRDefault="00456D16" w:rsidP="00456D16">
      <w:pPr>
        <w:pStyle w:val="ListParagraph"/>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SQL:</w:t>
      </w:r>
    </w:p>
    <w:p w14:paraId="60F2F8D1" w14:textId="77777777" w:rsidR="00456D16" w:rsidRPr="00456D16" w:rsidRDefault="00456D16" w:rsidP="00456D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456D16">
        <w:rPr>
          <w:rFonts w:ascii="Cascadia Mono" w:hAnsi="Cascadia Mono" w:cs="Cascadia Mono"/>
          <w:noProof w:val="0"/>
          <w:color w:val="0000FF"/>
          <w:kern w:val="0"/>
          <w:sz w:val="24"/>
          <w:szCs w:val="24"/>
          <w:lang w:val="en-US"/>
        </w:rPr>
        <w:t>DROP</w:t>
      </w:r>
      <w:r w:rsidRPr="00456D16">
        <w:rPr>
          <w:rFonts w:ascii="Cascadia Mono" w:hAnsi="Cascadia Mono" w:cs="Cascadia Mono"/>
          <w:noProof w:val="0"/>
          <w:color w:val="000000"/>
          <w:kern w:val="0"/>
          <w:sz w:val="24"/>
          <w:szCs w:val="24"/>
          <w:lang w:val="en-US"/>
        </w:rPr>
        <w:t xml:space="preserve"> </w:t>
      </w:r>
      <w:r w:rsidRPr="00456D16">
        <w:rPr>
          <w:rFonts w:ascii="Cascadia Mono" w:hAnsi="Cascadia Mono" w:cs="Cascadia Mono"/>
          <w:noProof w:val="0"/>
          <w:color w:val="0000FF"/>
          <w:kern w:val="0"/>
          <w:sz w:val="24"/>
          <w:szCs w:val="24"/>
          <w:lang w:val="en-US"/>
        </w:rPr>
        <w:t>PROCEDURE</w:t>
      </w:r>
      <w:r w:rsidRPr="00456D16">
        <w:rPr>
          <w:rFonts w:ascii="Cascadia Mono" w:hAnsi="Cascadia Mono" w:cs="Cascadia Mono"/>
          <w:noProof w:val="0"/>
          <w:color w:val="000000"/>
          <w:kern w:val="0"/>
          <w:sz w:val="24"/>
          <w:szCs w:val="24"/>
          <w:lang w:val="en-US"/>
        </w:rPr>
        <w:t xml:space="preserve"> </w:t>
      </w:r>
      <w:r w:rsidRPr="00456D16">
        <w:rPr>
          <w:rFonts w:ascii="Cascadia Mono" w:hAnsi="Cascadia Mono" w:cs="Cascadia Mono"/>
          <w:noProof w:val="0"/>
          <w:color w:val="0000FF"/>
          <w:kern w:val="0"/>
          <w:sz w:val="24"/>
          <w:szCs w:val="24"/>
          <w:lang w:val="en-US"/>
        </w:rPr>
        <w:t>IF</w:t>
      </w:r>
      <w:r w:rsidRPr="00456D16">
        <w:rPr>
          <w:rFonts w:ascii="Cascadia Mono" w:hAnsi="Cascadia Mono" w:cs="Cascadia Mono"/>
          <w:noProof w:val="0"/>
          <w:color w:val="000000"/>
          <w:kern w:val="0"/>
          <w:sz w:val="24"/>
          <w:szCs w:val="24"/>
          <w:lang w:val="en-US"/>
        </w:rPr>
        <w:t xml:space="preserve"> </w:t>
      </w:r>
      <w:r w:rsidRPr="00456D16">
        <w:rPr>
          <w:rFonts w:ascii="Cascadia Mono" w:hAnsi="Cascadia Mono" w:cs="Cascadia Mono"/>
          <w:noProof w:val="0"/>
          <w:color w:val="808080"/>
          <w:kern w:val="0"/>
          <w:sz w:val="24"/>
          <w:szCs w:val="24"/>
          <w:lang w:val="en-US"/>
        </w:rPr>
        <w:t>EXISTS</w:t>
      </w:r>
      <w:r w:rsidRPr="00456D16">
        <w:rPr>
          <w:rFonts w:ascii="Cascadia Mono" w:hAnsi="Cascadia Mono" w:cs="Cascadia Mono"/>
          <w:noProof w:val="0"/>
          <w:color w:val="000000"/>
          <w:kern w:val="0"/>
          <w:sz w:val="24"/>
          <w:szCs w:val="24"/>
          <w:lang w:val="en-US"/>
        </w:rPr>
        <w:t xml:space="preserve"> </w:t>
      </w:r>
      <w:proofErr w:type="spellStart"/>
      <w:proofErr w:type="gramStart"/>
      <w:r w:rsidRPr="00456D16">
        <w:rPr>
          <w:rFonts w:ascii="Cascadia Mono" w:hAnsi="Cascadia Mono" w:cs="Cascadia Mono"/>
          <w:noProof w:val="0"/>
          <w:color w:val="000000"/>
          <w:kern w:val="0"/>
          <w:sz w:val="24"/>
          <w:szCs w:val="24"/>
          <w:lang w:val="en-US"/>
        </w:rPr>
        <w:t>deleteEmployeeByID</w:t>
      </w:r>
      <w:proofErr w:type="spellEnd"/>
      <w:proofErr w:type="gramEnd"/>
    </w:p>
    <w:p w14:paraId="644051D9" w14:textId="77777777" w:rsidR="00456D16" w:rsidRPr="00456D16" w:rsidRDefault="00456D16" w:rsidP="00456D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456D16">
        <w:rPr>
          <w:rFonts w:ascii="Cascadia Mono" w:hAnsi="Cascadia Mono" w:cs="Cascadia Mono"/>
          <w:noProof w:val="0"/>
          <w:color w:val="0000FF"/>
          <w:kern w:val="0"/>
          <w:sz w:val="24"/>
          <w:szCs w:val="24"/>
          <w:lang w:val="en-US"/>
        </w:rPr>
        <w:t>GO</w:t>
      </w:r>
    </w:p>
    <w:p w14:paraId="1290EF91" w14:textId="77777777" w:rsidR="00456D16" w:rsidRPr="00456D16" w:rsidRDefault="00456D16" w:rsidP="00456D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p>
    <w:p w14:paraId="5D433935" w14:textId="77777777" w:rsidR="00456D16" w:rsidRPr="00456D16" w:rsidRDefault="00456D16" w:rsidP="00456D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456D16">
        <w:rPr>
          <w:rFonts w:ascii="Cascadia Mono" w:hAnsi="Cascadia Mono" w:cs="Cascadia Mono"/>
          <w:noProof w:val="0"/>
          <w:color w:val="0000FF"/>
          <w:kern w:val="0"/>
          <w:sz w:val="24"/>
          <w:szCs w:val="24"/>
          <w:lang w:val="en-US"/>
        </w:rPr>
        <w:t>CREATE</w:t>
      </w:r>
      <w:r w:rsidRPr="00456D16">
        <w:rPr>
          <w:rFonts w:ascii="Cascadia Mono" w:hAnsi="Cascadia Mono" w:cs="Cascadia Mono"/>
          <w:noProof w:val="0"/>
          <w:color w:val="000000"/>
          <w:kern w:val="0"/>
          <w:sz w:val="24"/>
          <w:szCs w:val="24"/>
          <w:lang w:val="en-US"/>
        </w:rPr>
        <w:t xml:space="preserve"> </w:t>
      </w:r>
      <w:r w:rsidRPr="00456D16">
        <w:rPr>
          <w:rFonts w:ascii="Cascadia Mono" w:hAnsi="Cascadia Mono" w:cs="Cascadia Mono"/>
          <w:noProof w:val="0"/>
          <w:color w:val="0000FF"/>
          <w:kern w:val="0"/>
          <w:sz w:val="24"/>
          <w:szCs w:val="24"/>
          <w:lang w:val="en-US"/>
        </w:rPr>
        <w:t>PROCEDURE</w:t>
      </w:r>
      <w:r w:rsidRPr="00456D16">
        <w:rPr>
          <w:rFonts w:ascii="Cascadia Mono" w:hAnsi="Cascadia Mono" w:cs="Cascadia Mono"/>
          <w:noProof w:val="0"/>
          <w:color w:val="000000"/>
          <w:kern w:val="0"/>
          <w:sz w:val="24"/>
          <w:szCs w:val="24"/>
          <w:lang w:val="en-US"/>
        </w:rPr>
        <w:t xml:space="preserve"> </w:t>
      </w:r>
      <w:proofErr w:type="spellStart"/>
      <w:proofErr w:type="gramStart"/>
      <w:r w:rsidRPr="00456D16">
        <w:rPr>
          <w:rFonts w:ascii="Cascadia Mono" w:hAnsi="Cascadia Mono" w:cs="Cascadia Mono"/>
          <w:noProof w:val="0"/>
          <w:color w:val="000000"/>
          <w:kern w:val="0"/>
          <w:sz w:val="24"/>
          <w:szCs w:val="24"/>
          <w:lang w:val="en-US"/>
        </w:rPr>
        <w:t>deleteEmployeeByID</w:t>
      </w:r>
      <w:proofErr w:type="spellEnd"/>
      <w:proofErr w:type="gramEnd"/>
    </w:p>
    <w:p w14:paraId="76F6948C" w14:textId="77777777" w:rsidR="00456D16" w:rsidRPr="00456D16" w:rsidRDefault="00456D16" w:rsidP="00456D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456D16">
        <w:rPr>
          <w:rFonts w:ascii="Cascadia Mono" w:hAnsi="Cascadia Mono" w:cs="Cascadia Mono"/>
          <w:noProof w:val="0"/>
          <w:color w:val="000000"/>
          <w:kern w:val="0"/>
          <w:sz w:val="24"/>
          <w:szCs w:val="24"/>
          <w:lang w:val="en-US"/>
        </w:rPr>
        <w:tab/>
        <w:t xml:space="preserve">@id </w:t>
      </w:r>
      <w:proofErr w:type="gramStart"/>
      <w:r w:rsidRPr="00456D16">
        <w:rPr>
          <w:rFonts w:ascii="Cascadia Mono" w:hAnsi="Cascadia Mono" w:cs="Cascadia Mono"/>
          <w:noProof w:val="0"/>
          <w:color w:val="0000FF"/>
          <w:kern w:val="0"/>
          <w:sz w:val="24"/>
          <w:szCs w:val="24"/>
          <w:lang w:val="en-US"/>
        </w:rPr>
        <w:t>VARCHAR</w:t>
      </w:r>
      <w:r w:rsidRPr="00456D16">
        <w:rPr>
          <w:rFonts w:ascii="Cascadia Mono" w:hAnsi="Cascadia Mono" w:cs="Cascadia Mono"/>
          <w:noProof w:val="0"/>
          <w:color w:val="808080"/>
          <w:kern w:val="0"/>
          <w:sz w:val="24"/>
          <w:szCs w:val="24"/>
          <w:lang w:val="en-US"/>
        </w:rPr>
        <w:t>(</w:t>
      </w:r>
      <w:proofErr w:type="gramEnd"/>
      <w:r w:rsidRPr="00456D16">
        <w:rPr>
          <w:rFonts w:ascii="Cascadia Mono" w:hAnsi="Cascadia Mono" w:cs="Cascadia Mono"/>
          <w:noProof w:val="0"/>
          <w:color w:val="000000"/>
          <w:kern w:val="0"/>
          <w:sz w:val="24"/>
          <w:szCs w:val="24"/>
          <w:lang w:val="en-US"/>
        </w:rPr>
        <w:t>4</w:t>
      </w:r>
      <w:r w:rsidRPr="00456D16">
        <w:rPr>
          <w:rFonts w:ascii="Cascadia Mono" w:hAnsi="Cascadia Mono" w:cs="Cascadia Mono"/>
          <w:noProof w:val="0"/>
          <w:color w:val="808080"/>
          <w:kern w:val="0"/>
          <w:sz w:val="24"/>
          <w:szCs w:val="24"/>
          <w:lang w:val="en-US"/>
        </w:rPr>
        <w:t>)</w:t>
      </w:r>
    </w:p>
    <w:p w14:paraId="6CADA715" w14:textId="77777777" w:rsidR="00456D16" w:rsidRPr="00456D16" w:rsidRDefault="00456D16" w:rsidP="00456D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456D16">
        <w:rPr>
          <w:rFonts w:ascii="Cascadia Mono" w:hAnsi="Cascadia Mono" w:cs="Cascadia Mono"/>
          <w:noProof w:val="0"/>
          <w:color w:val="0000FF"/>
          <w:kern w:val="0"/>
          <w:sz w:val="24"/>
          <w:szCs w:val="24"/>
          <w:lang w:val="en-US"/>
        </w:rPr>
        <w:t>AS</w:t>
      </w:r>
    </w:p>
    <w:p w14:paraId="5CEFC3F1" w14:textId="77777777" w:rsidR="00456D16" w:rsidRPr="00456D16" w:rsidRDefault="00456D16" w:rsidP="00456D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456D16">
        <w:rPr>
          <w:rFonts w:ascii="Cascadia Mono" w:hAnsi="Cascadia Mono" w:cs="Cascadia Mono"/>
          <w:noProof w:val="0"/>
          <w:color w:val="0000FF"/>
          <w:kern w:val="0"/>
          <w:sz w:val="24"/>
          <w:szCs w:val="24"/>
          <w:lang w:val="en-US"/>
        </w:rPr>
        <w:t>BEGIN</w:t>
      </w:r>
    </w:p>
    <w:p w14:paraId="753CE35E" w14:textId="77777777" w:rsidR="00456D16" w:rsidRPr="00456D16" w:rsidRDefault="00456D16" w:rsidP="00456D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456D16">
        <w:rPr>
          <w:rFonts w:ascii="Cascadia Mono" w:hAnsi="Cascadia Mono" w:cs="Cascadia Mono"/>
          <w:noProof w:val="0"/>
          <w:color w:val="000000"/>
          <w:kern w:val="0"/>
          <w:sz w:val="24"/>
          <w:szCs w:val="24"/>
          <w:lang w:val="en-US"/>
        </w:rPr>
        <w:tab/>
      </w:r>
      <w:r w:rsidRPr="00456D16">
        <w:rPr>
          <w:rFonts w:ascii="Cascadia Mono" w:hAnsi="Cascadia Mono" w:cs="Cascadia Mono"/>
          <w:noProof w:val="0"/>
          <w:color w:val="0000FF"/>
          <w:kern w:val="0"/>
          <w:sz w:val="24"/>
          <w:szCs w:val="24"/>
          <w:lang w:val="en-US"/>
        </w:rPr>
        <w:t>BEGIN</w:t>
      </w:r>
      <w:r w:rsidRPr="00456D16">
        <w:rPr>
          <w:rFonts w:ascii="Cascadia Mono" w:hAnsi="Cascadia Mono" w:cs="Cascadia Mono"/>
          <w:noProof w:val="0"/>
          <w:color w:val="000000"/>
          <w:kern w:val="0"/>
          <w:sz w:val="24"/>
          <w:szCs w:val="24"/>
          <w:lang w:val="en-US"/>
        </w:rPr>
        <w:t xml:space="preserve"> </w:t>
      </w:r>
      <w:r w:rsidRPr="00456D16">
        <w:rPr>
          <w:rFonts w:ascii="Cascadia Mono" w:hAnsi="Cascadia Mono" w:cs="Cascadia Mono"/>
          <w:noProof w:val="0"/>
          <w:color w:val="0000FF"/>
          <w:kern w:val="0"/>
          <w:sz w:val="24"/>
          <w:szCs w:val="24"/>
          <w:lang w:val="en-US"/>
        </w:rPr>
        <w:t>TRANSACTION</w:t>
      </w:r>
    </w:p>
    <w:p w14:paraId="3BEB7FCA" w14:textId="77777777" w:rsidR="00456D16" w:rsidRPr="00456D16" w:rsidRDefault="00456D16" w:rsidP="00456D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456D16">
        <w:rPr>
          <w:rFonts w:ascii="Cascadia Mono" w:hAnsi="Cascadia Mono" w:cs="Cascadia Mono"/>
          <w:noProof w:val="0"/>
          <w:color w:val="000000"/>
          <w:kern w:val="0"/>
          <w:sz w:val="24"/>
          <w:szCs w:val="24"/>
          <w:lang w:val="en-US"/>
        </w:rPr>
        <w:tab/>
      </w:r>
      <w:r w:rsidRPr="00456D16">
        <w:rPr>
          <w:rFonts w:ascii="Cascadia Mono" w:hAnsi="Cascadia Mono" w:cs="Cascadia Mono"/>
          <w:noProof w:val="0"/>
          <w:color w:val="000000"/>
          <w:kern w:val="0"/>
          <w:sz w:val="24"/>
          <w:szCs w:val="24"/>
          <w:lang w:val="en-US"/>
        </w:rPr>
        <w:tab/>
      </w:r>
      <w:r w:rsidRPr="00456D16">
        <w:rPr>
          <w:rFonts w:ascii="Cascadia Mono" w:hAnsi="Cascadia Mono" w:cs="Cascadia Mono"/>
          <w:noProof w:val="0"/>
          <w:color w:val="0000FF"/>
          <w:kern w:val="0"/>
          <w:sz w:val="24"/>
          <w:szCs w:val="24"/>
          <w:lang w:val="en-US"/>
        </w:rPr>
        <w:t>DECLARE</w:t>
      </w:r>
      <w:r w:rsidRPr="00456D16">
        <w:rPr>
          <w:rFonts w:ascii="Cascadia Mono" w:hAnsi="Cascadia Mono" w:cs="Cascadia Mono"/>
          <w:noProof w:val="0"/>
          <w:color w:val="000000"/>
          <w:kern w:val="0"/>
          <w:sz w:val="24"/>
          <w:szCs w:val="24"/>
          <w:lang w:val="en-US"/>
        </w:rPr>
        <w:t xml:space="preserve"> @errorMessage </w:t>
      </w:r>
      <w:proofErr w:type="gramStart"/>
      <w:r w:rsidRPr="00456D16">
        <w:rPr>
          <w:rFonts w:ascii="Cascadia Mono" w:hAnsi="Cascadia Mono" w:cs="Cascadia Mono"/>
          <w:noProof w:val="0"/>
          <w:color w:val="0000FF"/>
          <w:kern w:val="0"/>
          <w:sz w:val="24"/>
          <w:szCs w:val="24"/>
          <w:lang w:val="en-US"/>
        </w:rPr>
        <w:t>NVARCHAR</w:t>
      </w:r>
      <w:r w:rsidRPr="00456D16">
        <w:rPr>
          <w:rFonts w:ascii="Cascadia Mono" w:hAnsi="Cascadia Mono" w:cs="Cascadia Mono"/>
          <w:noProof w:val="0"/>
          <w:color w:val="808080"/>
          <w:kern w:val="0"/>
          <w:sz w:val="24"/>
          <w:szCs w:val="24"/>
          <w:lang w:val="en-US"/>
        </w:rPr>
        <w:t>(</w:t>
      </w:r>
      <w:proofErr w:type="gramEnd"/>
      <w:r w:rsidRPr="00456D16">
        <w:rPr>
          <w:rFonts w:ascii="Cascadia Mono" w:hAnsi="Cascadia Mono" w:cs="Cascadia Mono"/>
          <w:noProof w:val="0"/>
          <w:color w:val="FF00FF"/>
          <w:kern w:val="0"/>
          <w:sz w:val="24"/>
          <w:szCs w:val="24"/>
          <w:lang w:val="en-US"/>
        </w:rPr>
        <w:t>max</w:t>
      </w:r>
      <w:r w:rsidRPr="00456D16">
        <w:rPr>
          <w:rFonts w:ascii="Cascadia Mono" w:hAnsi="Cascadia Mono" w:cs="Cascadia Mono"/>
          <w:noProof w:val="0"/>
          <w:color w:val="808080"/>
          <w:kern w:val="0"/>
          <w:sz w:val="24"/>
          <w:szCs w:val="24"/>
          <w:lang w:val="en-US"/>
        </w:rPr>
        <w:t>)</w:t>
      </w:r>
    </w:p>
    <w:p w14:paraId="54923EED" w14:textId="77777777" w:rsidR="00456D16" w:rsidRPr="00456D16" w:rsidRDefault="00456D16" w:rsidP="00456D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456D16">
        <w:rPr>
          <w:rFonts w:ascii="Cascadia Mono" w:hAnsi="Cascadia Mono" w:cs="Cascadia Mono"/>
          <w:noProof w:val="0"/>
          <w:color w:val="000000"/>
          <w:kern w:val="0"/>
          <w:sz w:val="24"/>
          <w:szCs w:val="24"/>
          <w:lang w:val="en-US"/>
        </w:rPr>
        <w:tab/>
      </w:r>
      <w:r w:rsidRPr="00456D16">
        <w:rPr>
          <w:rFonts w:ascii="Cascadia Mono" w:hAnsi="Cascadia Mono" w:cs="Cascadia Mono"/>
          <w:noProof w:val="0"/>
          <w:color w:val="000000"/>
          <w:kern w:val="0"/>
          <w:sz w:val="24"/>
          <w:szCs w:val="24"/>
          <w:lang w:val="en-US"/>
        </w:rPr>
        <w:tab/>
      </w:r>
      <w:r w:rsidRPr="00456D16">
        <w:rPr>
          <w:rFonts w:ascii="Cascadia Mono" w:hAnsi="Cascadia Mono" w:cs="Cascadia Mono"/>
          <w:noProof w:val="0"/>
          <w:color w:val="0000FF"/>
          <w:kern w:val="0"/>
          <w:sz w:val="24"/>
          <w:szCs w:val="24"/>
          <w:lang w:val="en-US"/>
        </w:rPr>
        <w:t>BEGIN</w:t>
      </w:r>
      <w:r w:rsidRPr="00456D16">
        <w:rPr>
          <w:rFonts w:ascii="Cascadia Mono" w:hAnsi="Cascadia Mono" w:cs="Cascadia Mono"/>
          <w:noProof w:val="0"/>
          <w:color w:val="000000"/>
          <w:kern w:val="0"/>
          <w:sz w:val="24"/>
          <w:szCs w:val="24"/>
          <w:lang w:val="en-US"/>
        </w:rPr>
        <w:t xml:space="preserve"> </w:t>
      </w:r>
      <w:r w:rsidRPr="00456D16">
        <w:rPr>
          <w:rFonts w:ascii="Cascadia Mono" w:hAnsi="Cascadia Mono" w:cs="Cascadia Mono"/>
          <w:noProof w:val="0"/>
          <w:color w:val="0000FF"/>
          <w:kern w:val="0"/>
          <w:sz w:val="24"/>
          <w:szCs w:val="24"/>
          <w:lang w:val="en-US"/>
        </w:rPr>
        <w:t>TRY</w:t>
      </w:r>
    </w:p>
    <w:p w14:paraId="0984DC13" w14:textId="77777777" w:rsidR="00456D16" w:rsidRPr="00456D16" w:rsidRDefault="00456D16" w:rsidP="00456D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456D16">
        <w:rPr>
          <w:rFonts w:ascii="Cascadia Mono" w:hAnsi="Cascadia Mono" w:cs="Cascadia Mono"/>
          <w:noProof w:val="0"/>
          <w:color w:val="000000"/>
          <w:kern w:val="0"/>
          <w:sz w:val="24"/>
          <w:szCs w:val="24"/>
          <w:lang w:val="en-US"/>
        </w:rPr>
        <w:tab/>
      </w:r>
      <w:r w:rsidRPr="00456D16">
        <w:rPr>
          <w:rFonts w:ascii="Cascadia Mono" w:hAnsi="Cascadia Mono" w:cs="Cascadia Mono"/>
          <w:noProof w:val="0"/>
          <w:color w:val="000000"/>
          <w:kern w:val="0"/>
          <w:sz w:val="24"/>
          <w:szCs w:val="24"/>
          <w:lang w:val="en-US"/>
        </w:rPr>
        <w:tab/>
      </w:r>
      <w:r w:rsidRPr="00456D16">
        <w:rPr>
          <w:rFonts w:ascii="Cascadia Mono" w:hAnsi="Cascadia Mono" w:cs="Cascadia Mono"/>
          <w:noProof w:val="0"/>
          <w:color w:val="000000"/>
          <w:kern w:val="0"/>
          <w:sz w:val="24"/>
          <w:szCs w:val="24"/>
          <w:lang w:val="en-US"/>
        </w:rPr>
        <w:tab/>
      </w:r>
      <w:r w:rsidRPr="00456D16">
        <w:rPr>
          <w:rFonts w:ascii="Cascadia Mono" w:hAnsi="Cascadia Mono" w:cs="Cascadia Mono"/>
          <w:noProof w:val="0"/>
          <w:color w:val="0000FF"/>
          <w:kern w:val="0"/>
          <w:sz w:val="24"/>
          <w:szCs w:val="24"/>
          <w:lang w:val="en-US"/>
        </w:rPr>
        <w:t>DELETE</w:t>
      </w:r>
      <w:r w:rsidRPr="00456D16">
        <w:rPr>
          <w:rFonts w:ascii="Cascadia Mono" w:hAnsi="Cascadia Mono" w:cs="Cascadia Mono"/>
          <w:noProof w:val="0"/>
          <w:color w:val="000000"/>
          <w:kern w:val="0"/>
          <w:sz w:val="24"/>
          <w:szCs w:val="24"/>
          <w:lang w:val="en-US"/>
        </w:rPr>
        <w:t xml:space="preserve"> </w:t>
      </w:r>
      <w:r w:rsidRPr="00456D16">
        <w:rPr>
          <w:rFonts w:ascii="Cascadia Mono" w:hAnsi="Cascadia Mono" w:cs="Cascadia Mono"/>
          <w:noProof w:val="0"/>
          <w:color w:val="0000FF"/>
          <w:kern w:val="0"/>
          <w:sz w:val="24"/>
          <w:szCs w:val="24"/>
          <w:lang w:val="en-US"/>
        </w:rPr>
        <w:t>FROM</w:t>
      </w:r>
      <w:r w:rsidRPr="00456D16">
        <w:rPr>
          <w:rFonts w:ascii="Cascadia Mono" w:hAnsi="Cascadia Mono" w:cs="Cascadia Mono"/>
          <w:noProof w:val="0"/>
          <w:color w:val="000000"/>
          <w:kern w:val="0"/>
          <w:sz w:val="24"/>
          <w:szCs w:val="24"/>
          <w:lang w:val="en-US"/>
        </w:rPr>
        <w:t xml:space="preserve"> Employee</w:t>
      </w:r>
    </w:p>
    <w:p w14:paraId="48FB6D70" w14:textId="77777777" w:rsidR="00456D16" w:rsidRPr="00456D16" w:rsidRDefault="00456D16" w:rsidP="00456D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456D16">
        <w:rPr>
          <w:rFonts w:ascii="Cascadia Mono" w:hAnsi="Cascadia Mono" w:cs="Cascadia Mono"/>
          <w:noProof w:val="0"/>
          <w:color w:val="000000"/>
          <w:kern w:val="0"/>
          <w:sz w:val="24"/>
          <w:szCs w:val="24"/>
          <w:lang w:val="en-US"/>
        </w:rPr>
        <w:tab/>
      </w:r>
      <w:r w:rsidRPr="00456D16">
        <w:rPr>
          <w:rFonts w:ascii="Cascadia Mono" w:hAnsi="Cascadia Mono" w:cs="Cascadia Mono"/>
          <w:noProof w:val="0"/>
          <w:color w:val="000000"/>
          <w:kern w:val="0"/>
          <w:sz w:val="24"/>
          <w:szCs w:val="24"/>
          <w:lang w:val="en-US"/>
        </w:rPr>
        <w:tab/>
      </w:r>
      <w:r w:rsidRPr="00456D16">
        <w:rPr>
          <w:rFonts w:ascii="Cascadia Mono" w:hAnsi="Cascadia Mono" w:cs="Cascadia Mono"/>
          <w:noProof w:val="0"/>
          <w:color w:val="000000"/>
          <w:kern w:val="0"/>
          <w:sz w:val="24"/>
          <w:szCs w:val="24"/>
          <w:lang w:val="en-US"/>
        </w:rPr>
        <w:tab/>
      </w:r>
      <w:r w:rsidRPr="00456D16">
        <w:rPr>
          <w:rFonts w:ascii="Cascadia Mono" w:hAnsi="Cascadia Mono" w:cs="Cascadia Mono"/>
          <w:noProof w:val="0"/>
          <w:color w:val="0000FF"/>
          <w:kern w:val="0"/>
          <w:sz w:val="24"/>
          <w:szCs w:val="24"/>
          <w:lang w:val="en-US"/>
        </w:rPr>
        <w:t>WHERE</w:t>
      </w:r>
      <w:r w:rsidRPr="00456D16">
        <w:rPr>
          <w:rFonts w:ascii="Cascadia Mono" w:hAnsi="Cascadia Mono" w:cs="Cascadia Mono"/>
          <w:noProof w:val="0"/>
          <w:color w:val="000000"/>
          <w:kern w:val="0"/>
          <w:sz w:val="24"/>
          <w:szCs w:val="24"/>
          <w:lang w:val="en-US"/>
        </w:rPr>
        <w:t xml:space="preserve"> ID </w:t>
      </w:r>
      <w:r w:rsidRPr="00456D16">
        <w:rPr>
          <w:rFonts w:ascii="Cascadia Mono" w:hAnsi="Cascadia Mono" w:cs="Cascadia Mono"/>
          <w:noProof w:val="0"/>
          <w:color w:val="808080"/>
          <w:kern w:val="0"/>
          <w:sz w:val="24"/>
          <w:szCs w:val="24"/>
          <w:lang w:val="en-US"/>
        </w:rPr>
        <w:t>=</w:t>
      </w:r>
      <w:r w:rsidRPr="00456D16">
        <w:rPr>
          <w:rFonts w:ascii="Cascadia Mono" w:hAnsi="Cascadia Mono" w:cs="Cascadia Mono"/>
          <w:noProof w:val="0"/>
          <w:color w:val="000000"/>
          <w:kern w:val="0"/>
          <w:sz w:val="24"/>
          <w:szCs w:val="24"/>
          <w:lang w:val="en-US"/>
        </w:rPr>
        <w:t xml:space="preserve"> @id</w:t>
      </w:r>
    </w:p>
    <w:p w14:paraId="70A245CA" w14:textId="77777777" w:rsidR="00456D16" w:rsidRPr="00456D16" w:rsidRDefault="00456D16" w:rsidP="00456D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456D16">
        <w:rPr>
          <w:rFonts w:ascii="Cascadia Mono" w:hAnsi="Cascadia Mono" w:cs="Cascadia Mono"/>
          <w:noProof w:val="0"/>
          <w:color w:val="000000"/>
          <w:kern w:val="0"/>
          <w:sz w:val="24"/>
          <w:szCs w:val="24"/>
          <w:lang w:val="en-US"/>
        </w:rPr>
        <w:tab/>
      </w:r>
      <w:r w:rsidRPr="00456D16">
        <w:rPr>
          <w:rFonts w:ascii="Cascadia Mono" w:hAnsi="Cascadia Mono" w:cs="Cascadia Mono"/>
          <w:noProof w:val="0"/>
          <w:color w:val="000000"/>
          <w:kern w:val="0"/>
          <w:sz w:val="24"/>
          <w:szCs w:val="24"/>
          <w:lang w:val="en-US"/>
        </w:rPr>
        <w:tab/>
      </w:r>
      <w:r w:rsidRPr="00456D16">
        <w:rPr>
          <w:rFonts w:ascii="Cascadia Mono" w:hAnsi="Cascadia Mono" w:cs="Cascadia Mono"/>
          <w:noProof w:val="0"/>
          <w:color w:val="000000"/>
          <w:kern w:val="0"/>
          <w:sz w:val="24"/>
          <w:szCs w:val="24"/>
          <w:lang w:val="en-US"/>
        </w:rPr>
        <w:tab/>
      </w:r>
      <w:r w:rsidRPr="00456D16">
        <w:rPr>
          <w:rFonts w:ascii="Cascadia Mono" w:hAnsi="Cascadia Mono" w:cs="Cascadia Mono"/>
          <w:noProof w:val="0"/>
          <w:color w:val="0000FF"/>
          <w:kern w:val="0"/>
          <w:sz w:val="24"/>
          <w:szCs w:val="24"/>
          <w:lang w:val="en-US"/>
        </w:rPr>
        <w:t>COMMIT</w:t>
      </w:r>
      <w:r w:rsidRPr="00456D16">
        <w:rPr>
          <w:rFonts w:ascii="Cascadia Mono" w:hAnsi="Cascadia Mono" w:cs="Cascadia Mono"/>
          <w:noProof w:val="0"/>
          <w:color w:val="000000"/>
          <w:kern w:val="0"/>
          <w:sz w:val="24"/>
          <w:szCs w:val="24"/>
          <w:lang w:val="en-US"/>
        </w:rPr>
        <w:t xml:space="preserve"> </w:t>
      </w:r>
      <w:r w:rsidRPr="00456D16">
        <w:rPr>
          <w:rFonts w:ascii="Cascadia Mono" w:hAnsi="Cascadia Mono" w:cs="Cascadia Mono"/>
          <w:noProof w:val="0"/>
          <w:color w:val="0000FF"/>
          <w:kern w:val="0"/>
          <w:sz w:val="24"/>
          <w:szCs w:val="24"/>
          <w:lang w:val="en-US"/>
        </w:rPr>
        <w:t>TRANSACTION</w:t>
      </w:r>
    </w:p>
    <w:p w14:paraId="1C5C4A00" w14:textId="77777777" w:rsidR="00456D16" w:rsidRPr="00456D16" w:rsidRDefault="00456D16" w:rsidP="00456D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456D16">
        <w:rPr>
          <w:rFonts w:ascii="Cascadia Mono" w:hAnsi="Cascadia Mono" w:cs="Cascadia Mono"/>
          <w:noProof w:val="0"/>
          <w:color w:val="000000"/>
          <w:kern w:val="0"/>
          <w:sz w:val="24"/>
          <w:szCs w:val="24"/>
          <w:lang w:val="en-US"/>
        </w:rPr>
        <w:tab/>
      </w:r>
      <w:r w:rsidRPr="00456D16">
        <w:rPr>
          <w:rFonts w:ascii="Cascadia Mono" w:hAnsi="Cascadia Mono" w:cs="Cascadia Mono"/>
          <w:noProof w:val="0"/>
          <w:color w:val="000000"/>
          <w:kern w:val="0"/>
          <w:sz w:val="24"/>
          <w:szCs w:val="24"/>
          <w:lang w:val="en-US"/>
        </w:rPr>
        <w:tab/>
      </w:r>
      <w:r w:rsidRPr="00456D16">
        <w:rPr>
          <w:rFonts w:ascii="Cascadia Mono" w:hAnsi="Cascadia Mono" w:cs="Cascadia Mono"/>
          <w:noProof w:val="0"/>
          <w:color w:val="0000FF"/>
          <w:kern w:val="0"/>
          <w:sz w:val="24"/>
          <w:szCs w:val="24"/>
          <w:lang w:val="en-US"/>
        </w:rPr>
        <w:t>END</w:t>
      </w:r>
      <w:r w:rsidRPr="00456D16">
        <w:rPr>
          <w:rFonts w:ascii="Cascadia Mono" w:hAnsi="Cascadia Mono" w:cs="Cascadia Mono"/>
          <w:noProof w:val="0"/>
          <w:color w:val="000000"/>
          <w:kern w:val="0"/>
          <w:sz w:val="24"/>
          <w:szCs w:val="24"/>
          <w:lang w:val="en-US"/>
        </w:rPr>
        <w:t xml:space="preserve"> </w:t>
      </w:r>
      <w:r w:rsidRPr="00456D16">
        <w:rPr>
          <w:rFonts w:ascii="Cascadia Mono" w:hAnsi="Cascadia Mono" w:cs="Cascadia Mono"/>
          <w:noProof w:val="0"/>
          <w:color w:val="0000FF"/>
          <w:kern w:val="0"/>
          <w:sz w:val="24"/>
          <w:szCs w:val="24"/>
          <w:lang w:val="en-US"/>
        </w:rPr>
        <w:t>TRY</w:t>
      </w:r>
    </w:p>
    <w:p w14:paraId="1B8F9FF8" w14:textId="77777777" w:rsidR="00456D16" w:rsidRPr="00456D16" w:rsidRDefault="00456D16" w:rsidP="00456D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456D16">
        <w:rPr>
          <w:rFonts w:ascii="Cascadia Mono" w:hAnsi="Cascadia Mono" w:cs="Cascadia Mono"/>
          <w:noProof w:val="0"/>
          <w:color w:val="000000"/>
          <w:kern w:val="0"/>
          <w:sz w:val="24"/>
          <w:szCs w:val="24"/>
          <w:lang w:val="en-US"/>
        </w:rPr>
        <w:tab/>
      </w:r>
      <w:r w:rsidRPr="00456D16">
        <w:rPr>
          <w:rFonts w:ascii="Cascadia Mono" w:hAnsi="Cascadia Mono" w:cs="Cascadia Mono"/>
          <w:noProof w:val="0"/>
          <w:color w:val="000000"/>
          <w:kern w:val="0"/>
          <w:sz w:val="24"/>
          <w:szCs w:val="24"/>
          <w:lang w:val="en-US"/>
        </w:rPr>
        <w:tab/>
      </w:r>
      <w:r w:rsidRPr="00456D16">
        <w:rPr>
          <w:rFonts w:ascii="Cascadia Mono" w:hAnsi="Cascadia Mono" w:cs="Cascadia Mono"/>
          <w:noProof w:val="0"/>
          <w:color w:val="0000FF"/>
          <w:kern w:val="0"/>
          <w:sz w:val="24"/>
          <w:szCs w:val="24"/>
          <w:lang w:val="en-US"/>
        </w:rPr>
        <w:t>BEGIN</w:t>
      </w:r>
      <w:r w:rsidRPr="00456D16">
        <w:rPr>
          <w:rFonts w:ascii="Cascadia Mono" w:hAnsi="Cascadia Mono" w:cs="Cascadia Mono"/>
          <w:noProof w:val="0"/>
          <w:color w:val="000000"/>
          <w:kern w:val="0"/>
          <w:sz w:val="24"/>
          <w:szCs w:val="24"/>
          <w:lang w:val="en-US"/>
        </w:rPr>
        <w:t xml:space="preserve"> </w:t>
      </w:r>
      <w:r w:rsidRPr="00456D16">
        <w:rPr>
          <w:rFonts w:ascii="Cascadia Mono" w:hAnsi="Cascadia Mono" w:cs="Cascadia Mono"/>
          <w:noProof w:val="0"/>
          <w:color w:val="0000FF"/>
          <w:kern w:val="0"/>
          <w:sz w:val="24"/>
          <w:szCs w:val="24"/>
          <w:lang w:val="en-US"/>
        </w:rPr>
        <w:t>CATCH</w:t>
      </w:r>
    </w:p>
    <w:p w14:paraId="6FF8A8E2" w14:textId="77777777" w:rsidR="00456D16" w:rsidRPr="00456D16" w:rsidRDefault="00456D16" w:rsidP="00456D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456D16">
        <w:rPr>
          <w:rFonts w:ascii="Cascadia Mono" w:hAnsi="Cascadia Mono" w:cs="Cascadia Mono"/>
          <w:noProof w:val="0"/>
          <w:color w:val="000000"/>
          <w:kern w:val="0"/>
          <w:sz w:val="24"/>
          <w:szCs w:val="24"/>
          <w:lang w:val="en-US"/>
        </w:rPr>
        <w:tab/>
      </w:r>
      <w:r w:rsidRPr="00456D16">
        <w:rPr>
          <w:rFonts w:ascii="Cascadia Mono" w:hAnsi="Cascadia Mono" w:cs="Cascadia Mono"/>
          <w:noProof w:val="0"/>
          <w:color w:val="000000"/>
          <w:kern w:val="0"/>
          <w:sz w:val="24"/>
          <w:szCs w:val="24"/>
          <w:lang w:val="en-US"/>
        </w:rPr>
        <w:tab/>
      </w:r>
      <w:r w:rsidRPr="00456D16">
        <w:rPr>
          <w:rFonts w:ascii="Cascadia Mono" w:hAnsi="Cascadia Mono" w:cs="Cascadia Mono"/>
          <w:noProof w:val="0"/>
          <w:color w:val="000000"/>
          <w:kern w:val="0"/>
          <w:sz w:val="24"/>
          <w:szCs w:val="24"/>
          <w:lang w:val="en-US"/>
        </w:rPr>
        <w:tab/>
      </w:r>
      <w:r w:rsidRPr="00456D16">
        <w:rPr>
          <w:rFonts w:ascii="Cascadia Mono" w:hAnsi="Cascadia Mono" w:cs="Cascadia Mono"/>
          <w:noProof w:val="0"/>
          <w:color w:val="0000FF"/>
          <w:kern w:val="0"/>
          <w:sz w:val="24"/>
          <w:szCs w:val="24"/>
          <w:lang w:val="en-US"/>
        </w:rPr>
        <w:t>ROLLBACK</w:t>
      </w:r>
      <w:r w:rsidRPr="00456D16">
        <w:rPr>
          <w:rFonts w:ascii="Cascadia Mono" w:hAnsi="Cascadia Mono" w:cs="Cascadia Mono"/>
          <w:noProof w:val="0"/>
          <w:color w:val="000000"/>
          <w:kern w:val="0"/>
          <w:sz w:val="24"/>
          <w:szCs w:val="24"/>
          <w:lang w:val="en-US"/>
        </w:rPr>
        <w:t xml:space="preserve"> </w:t>
      </w:r>
      <w:r w:rsidRPr="00456D16">
        <w:rPr>
          <w:rFonts w:ascii="Cascadia Mono" w:hAnsi="Cascadia Mono" w:cs="Cascadia Mono"/>
          <w:noProof w:val="0"/>
          <w:color w:val="0000FF"/>
          <w:kern w:val="0"/>
          <w:sz w:val="24"/>
          <w:szCs w:val="24"/>
          <w:lang w:val="en-US"/>
        </w:rPr>
        <w:t>TRANSACTION</w:t>
      </w:r>
    </w:p>
    <w:p w14:paraId="3173E45B" w14:textId="77777777" w:rsidR="00456D16" w:rsidRPr="00456D16" w:rsidRDefault="00456D16" w:rsidP="00456D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456D16">
        <w:rPr>
          <w:rFonts w:ascii="Cascadia Mono" w:hAnsi="Cascadia Mono" w:cs="Cascadia Mono"/>
          <w:noProof w:val="0"/>
          <w:color w:val="000000"/>
          <w:kern w:val="0"/>
          <w:sz w:val="24"/>
          <w:szCs w:val="24"/>
          <w:lang w:val="en-US"/>
        </w:rPr>
        <w:tab/>
      </w:r>
      <w:r w:rsidRPr="00456D16">
        <w:rPr>
          <w:rFonts w:ascii="Cascadia Mono" w:hAnsi="Cascadia Mono" w:cs="Cascadia Mono"/>
          <w:noProof w:val="0"/>
          <w:color w:val="000000"/>
          <w:kern w:val="0"/>
          <w:sz w:val="24"/>
          <w:szCs w:val="24"/>
          <w:lang w:val="en-US"/>
        </w:rPr>
        <w:tab/>
      </w:r>
      <w:r w:rsidRPr="00456D16">
        <w:rPr>
          <w:rFonts w:ascii="Cascadia Mono" w:hAnsi="Cascadia Mono" w:cs="Cascadia Mono"/>
          <w:noProof w:val="0"/>
          <w:color w:val="000000"/>
          <w:kern w:val="0"/>
          <w:sz w:val="24"/>
          <w:szCs w:val="24"/>
          <w:lang w:val="en-US"/>
        </w:rPr>
        <w:tab/>
      </w:r>
      <w:r w:rsidRPr="00456D16">
        <w:rPr>
          <w:rFonts w:ascii="Cascadia Mono" w:hAnsi="Cascadia Mono" w:cs="Cascadia Mono"/>
          <w:noProof w:val="0"/>
          <w:color w:val="0000FF"/>
          <w:kern w:val="0"/>
          <w:sz w:val="24"/>
          <w:szCs w:val="24"/>
          <w:lang w:val="en-US"/>
        </w:rPr>
        <w:t>SELECT</w:t>
      </w:r>
      <w:r w:rsidRPr="00456D16">
        <w:rPr>
          <w:rFonts w:ascii="Cascadia Mono" w:hAnsi="Cascadia Mono" w:cs="Cascadia Mono"/>
          <w:noProof w:val="0"/>
          <w:color w:val="000000"/>
          <w:kern w:val="0"/>
          <w:sz w:val="24"/>
          <w:szCs w:val="24"/>
          <w:lang w:val="en-US"/>
        </w:rPr>
        <w:t xml:space="preserve"> @errorMessage </w:t>
      </w:r>
      <w:r w:rsidRPr="00456D16">
        <w:rPr>
          <w:rFonts w:ascii="Cascadia Mono" w:hAnsi="Cascadia Mono" w:cs="Cascadia Mono"/>
          <w:noProof w:val="0"/>
          <w:color w:val="808080"/>
          <w:kern w:val="0"/>
          <w:sz w:val="24"/>
          <w:szCs w:val="24"/>
          <w:lang w:val="en-US"/>
        </w:rPr>
        <w:t>=</w:t>
      </w:r>
      <w:r w:rsidRPr="00456D16">
        <w:rPr>
          <w:rFonts w:ascii="Cascadia Mono" w:hAnsi="Cascadia Mono" w:cs="Cascadia Mono"/>
          <w:noProof w:val="0"/>
          <w:color w:val="000000"/>
          <w:kern w:val="0"/>
          <w:sz w:val="24"/>
          <w:szCs w:val="24"/>
          <w:lang w:val="en-US"/>
        </w:rPr>
        <w:t xml:space="preserve"> </w:t>
      </w:r>
      <w:r w:rsidRPr="00456D16">
        <w:rPr>
          <w:rFonts w:ascii="Cascadia Mono" w:hAnsi="Cascadia Mono" w:cs="Cascadia Mono"/>
          <w:noProof w:val="0"/>
          <w:color w:val="FF00FF"/>
          <w:kern w:val="0"/>
          <w:sz w:val="24"/>
          <w:szCs w:val="24"/>
          <w:lang w:val="en-US"/>
        </w:rPr>
        <w:t>ERROR_</w:t>
      </w:r>
      <w:proofErr w:type="gramStart"/>
      <w:r w:rsidRPr="00456D16">
        <w:rPr>
          <w:rFonts w:ascii="Cascadia Mono" w:hAnsi="Cascadia Mono" w:cs="Cascadia Mono"/>
          <w:noProof w:val="0"/>
          <w:color w:val="FF00FF"/>
          <w:kern w:val="0"/>
          <w:sz w:val="24"/>
          <w:szCs w:val="24"/>
          <w:lang w:val="en-US"/>
        </w:rPr>
        <w:t>MESSAGE</w:t>
      </w:r>
      <w:r w:rsidRPr="00456D16">
        <w:rPr>
          <w:rFonts w:ascii="Cascadia Mono" w:hAnsi="Cascadia Mono" w:cs="Cascadia Mono"/>
          <w:noProof w:val="0"/>
          <w:color w:val="808080"/>
          <w:kern w:val="0"/>
          <w:sz w:val="24"/>
          <w:szCs w:val="24"/>
          <w:lang w:val="en-US"/>
        </w:rPr>
        <w:t>(</w:t>
      </w:r>
      <w:proofErr w:type="gramEnd"/>
      <w:r w:rsidRPr="00456D16">
        <w:rPr>
          <w:rFonts w:ascii="Cascadia Mono" w:hAnsi="Cascadia Mono" w:cs="Cascadia Mono"/>
          <w:noProof w:val="0"/>
          <w:color w:val="808080"/>
          <w:kern w:val="0"/>
          <w:sz w:val="24"/>
          <w:szCs w:val="24"/>
          <w:lang w:val="en-US"/>
        </w:rPr>
        <w:t>)</w:t>
      </w:r>
    </w:p>
    <w:p w14:paraId="460C5372" w14:textId="77777777" w:rsidR="00456D16" w:rsidRPr="00456D16" w:rsidRDefault="00456D16" w:rsidP="00456D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456D16">
        <w:rPr>
          <w:rFonts w:ascii="Cascadia Mono" w:hAnsi="Cascadia Mono" w:cs="Cascadia Mono"/>
          <w:noProof w:val="0"/>
          <w:color w:val="000000"/>
          <w:kern w:val="0"/>
          <w:sz w:val="24"/>
          <w:szCs w:val="24"/>
          <w:lang w:val="en-US"/>
        </w:rPr>
        <w:tab/>
      </w:r>
      <w:r w:rsidRPr="00456D16">
        <w:rPr>
          <w:rFonts w:ascii="Cascadia Mono" w:hAnsi="Cascadia Mono" w:cs="Cascadia Mono"/>
          <w:noProof w:val="0"/>
          <w:color w:val="000000"/>
          <w:kern w:val="0"/>
          <w:sz w:val="24"/>
          <w:szCs w:val="24"/>
          <w:lang w:val="en-US"/>
        </w:rPr>
        <w:tab/>
      </w:r>
      <w:r w:rsidRPr="00456D16">
        <w:rPr>
          <w:rFonts w:ascii="Cascadia Mono" w:hAnsi="Cascadia Mono" w:cs="Cascadia Mono"/>
          <w:noProof w:val="0"/>
          <w:color w:val="000000"/>
          <w:kern w:val="0"/>
          <w:sz w:val="24"/>
          <w:szCs w:val="24"/>
          <w:lang w:val="en-US"/>
        </w:rPr>
        <w:tab/>
      </w:r>
      <w:proofErr w:type="gramStart"/>
      <w:r w:rsidRPr="00456D16">
        <w:rPr>
          <w:rFonts w:ascii="Cascadia Mono" w:hAnsi="Cascadia Mono" w:cs="Cascadia Mono"/>
          <w:noProof w:val="0"/>
          <w:color w:val="0000FF"/>
          <w:kern w:val="0"/>
          <w:sz w:val="24"/>
          <w:szCs w:val="24"/>
          <w:lang w:val="en-US"/>
        </w:rPr>
        <w:t>RAISERROR</w:t>
      </w:r>
      <w:r w:rsidRPr="00456D16">
        <w:rPr>
          <w:rFonts w:ascii="Cascadia Mono" w:hAnsi="Cascadia Mono" w:cs="Cascadia Mono"/>
          <w:noProof w:val="0"/>
          <w:color w:val="808080"/>
          <w:kern w:val="0"/>
          <w:sz w:val="24"/>
          <w:szCs w:val="24"/>
          <w:lang w:val="en-US"/>
        </w:rPr>
        <w:t>(</w:t>
      </w:r>
      <w:proofErr w:type="gramEnd"/>
      <w:r w:rsidRPr="00456D16">
        <w:rPr>
          <w:rFonts w:ascii="Cascadia Mono" w:hAnsi="Cascadia Mono" w:cs="Cascadia Mono"/>
          <w:noProof w:val="0"/>
          <w:color w:val="000000"/>
          <w:kern w:val="0"/>
          <w:sz w:val="24"/>
          <w:szCs w:val="24"/>
          <w:lang w:val="en-US"/>
        </w:rPr>
        <w:t>@errorMessage</w:t>
      </w:r>
      <w:r w:rsidRPr="00456D16">
        <w:rPr>
          <w:rFonts w:ascii="Cascadia Mono" w:hAnsi="Cascadia Mono" w:cs="Cascadia Mono"/>
          <w:noProof w:val="0"/>
          <w:color w:val="808080"/>
          <w:kern w:val="0"/>
          <w:sz w:val="24"/>
          <w:szCs w:val="24"/>
          <w:lang w:val="en-US"/>
        </w:rPr>
        <w:t>,</w:t>
      </w:r>
      <w:r w:rsidRPr="00456D16">
        <w:rPr>
          <w:rFonts w:ascii="Cascadia Mono" w:hAnsi="Cascadia Mono" w:cs="Cascadia Mono"/>
          <w:noProof w:val="0"/>
          <w:color w:val="000000"/>
          <w:kern w:val="0"/>
          <w:sz w:val="24"/>
          <w:szCs w:val="24"/>
          <w:lang w:val="en-US"/>
        </w:rPr>
        <w:t xml:space="preserve"> 16</w:t>
      </w:r>
      <w:r w:rsidRPr="00456D16">
        <w:rPr>
          <w:rFonts w:ascii="Cascadia Mono" w:hAnsi="Cascadia Mono" w:cs="Cascadia Mono"/>
          <w:noProof w:val="0"/>
          <w:color w:val="808080"/>
          <w:kern w:val="0"/>
          <w:sz w:val="24"/>
          <w:szCs w:val="24"/>
          <w:lang w:val="en-US"/>
        </w:rPr>
        <w:t>,</w:t>
      </w:r>
      <w:r w:rsidRPr="00456D16">
        <w:rPr>
          <w:rFonts w:ascii="Cascadia Mono" w:hAnsi="Cascadia Mono" w:cs="Cascadia Mono"/>
          <w:noProof w:val="0"/>
          <w:color w:val="000000"/>
          <w:kern w:val="0"/>
          <w:sz w:val="24"/>
          <w:szCs w:val="24"/>
          <w:lang w:val="en-US"/>
        </w:rPr>
        <w:t xml:space="preserve"> 1</w:t>
      </w:r>
      <w:r w:rsidRPr="00456D16">
        <w:rPr>
          <w:rFonts w:ascii="Cascadia Mono" w:hAnsi="Cascadia Mono" w:cs="Cascadia Mono"/>
          <w:noProof w:val="0"/>
          <w:color w:val="808080"/>
          <w:kern w:val="0"/>
          <w:sz w:val="24"/>
          <w:szCs w:val="24"/>
          <w:lang w:val="en-US"/>
        </w:rPr>
        <w:t>)</w:t>
      </w:r>
    </w:p>
    <w:p w14:paraId="61EA14D4" w14:textId="77777777" w:rsidR="00456D16" w:rsidRPr="00456D16" w:rsidRDefault="00456D16" w:rsidP="00456D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456D16">
        <w:rPr>
          <w:rFonts w:ascii="Cascadia Mono" w:hAnsi="Cascadia Mono" w:cs="Cascadia Mono"/>
          <w:noProof w:val="0"/>
          <w:color w:val="000000"/>
          <w:kern w:val="0"/>
          <w:sz w:val="24"/>
          <w:szCs w:val="24"/>
          <w:lang w:val="en-US"/>
        </w:rPr>
        <w:tab/>
      </w:r>
      <w:r w:rsidRPr="00456D16">
        <w:rPr>
          <w:rFonts w:ascii="Cascadia Mono" w:hAnsi="Cascadia Mono" w:cs="Cascadia Mono"/>
          <w:noProof w:val="0"/>
          <w:color w:val="000000"/>
          <w:kern w:val="0"/>
          <w:sz w:val="24"/>
          <w:szCs w:val="24"/>
          <w:lang w:val="en-US"/>
        </w:rPr>
        <w:tab/>
      </w:r>
      <w:r w:rsidRPr="00456D16">
        <w:rPr>
          <w:rFonts w:ascii="Cascadia Mono" w:hAnsi="Cascadia Mono" w:cs="Cascadia Mono"/>
          <w:noProof w:val="0"/>
          <w:color w:val="0000FF"/>
          <w:kern w:val="0"/>
          <w:sz w:val="24"/>
          <w:szCs w:val="24"/>
          <w:lang w:val="en-US"/>
        </w:rPr>
        <w:t>END</w:t>
      </w:r>
      <w:r w:rsidRPr="00456D16">
        <w:rPr>
          <w:rFonts w:ascii="Cascadia Mono" w:hAnsi="Cascadia Mono" w:cs="Cascadia Mono"/>
          <w:noProof w:val="0"/>
          <w:color w:val="000000"/>
          <w:kern w:val="0"/>
          <w:sz w:val="24"/>
          <w:szCs w:val="24"/>
          <w:lang w:val="en-US"/>
        </w:rPr>
        <w:t xml:space="preserve"> </w:t>
      </w:r>
      <w:r w:rsidRPr="00456D16">
        <w:rPr>
          <w:rFonts w:ascii="Cascadia Mono" w:hAnsi="Cascadia Mono" w:cs="Cascadia Mono"/>
          <w:noProof w:val="0"/>
          <w:color w:val="0000FF"/>
          <w:kern w:val="0"/>
          <w:sz w:val="24"/>
          <w:szCs w:val="24"/>
          <w:lang w:val="en-US"/>
        </w:rPr>
        <w:t>CATCH</w:t>
      </w:r>
    </w:p>
    <w:p w14:paraId="6C2DEFBD" w14:textId="77777777" w:rsidR="00456D16" w:rsidRPr="00456D16" w:rsidRDefault="00456D16" w:rsidP="00456D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456D16">
        <w:rPr>
          <w:rFonts w:ascii="Cascadia Mono" w:hAnsi="Cascadia Mono" w:cs="Cascadia Mono"/>
          <w:noProof w:val="0"/>
          <w:color w:val="000000"/>
          <w:kern w:val="0"/>
          <w:sz w:val="24"/>
          <w:szCs w:val="24"/>
          <w:lang w:val="en-US"/>
        </w:rPr>
        <w:tab/>
      </w:r>
      <w:r w:rsidRPr="00456D16">
        <w:rPr>
          <w:rFonts w:ascii="Cascadia Mono" w:hAnsi="Cascadia Mono" w:cs="Cascadia Mono"/>
          <w:noProof w:val="0"/>
          <w:color w:val="000000"/>
          <w:kern w:val="0"/>
          <w:sz w:val="24"/>
          <w:szCs w:val="24"/>
          <w:lang w:val="en-US"/>
        </w:rPr>
        <w:tab/>
      </w:r>
      <w:r w:rsidRPr="00456D16">
        <w:rPr>
          <w:rFonts w:ascii="Cascadia Mono" w:hAnsi="Cascadia Mono" w:cs="Cascadia Mono"/>
          <w:noProof w:val="0"/>
          <w:color w:val="008000"/>
          <w:kern w:val="0"/>
          <w:sz w:val="24"/>
          <w:szCs w:val="24"/>
          <w:lang w:val="en-US"/>
        </w:rPr>
        <w:t xml:space="preserve">--REFESH </w:t>
      </w:r>
      <w:proofErr w:type="spellStart"/>
      <w:r w:rsidRPr="00456D16">
        <w:rPr>
          <w:rFonts w:ascii="Cascadia Mono" w:hAnsi="Cascadia Mono" w:cs="Cascadia Mono"/>
          <w:noProof w:val="0"/>
          <w:color w:val="008000"/>
          <w:kern w:val="0"/>
          <w:sz w:val="24"/>
          <w:szCs w:val="24"/>
          <w:lang w:val="en-US"/>
        </w:rPr>
        <w:t>EmployeeDetailView</w:t>
      </w:r>
      <w:proofErr w:type="spellEnd"/>
    </w:p>
    <w:p w14:paraId="395326FD" w14:textId="77777777" w:rsidR="00456D16" w:rsidRPr="00456D16" w:rsidRDefault="00456D16" w:rsidP="00456D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456D16">
        <w:rPr>
          <w:rFonts w:ascii="Cascadia Mono" w:hAnsi="Cascadia Mono" w:cs="Cascadia Mono"/>
          <w:noProof w:val="0"/>
          <w:color w:val="000000"/>
          <w:kern w:val="0"/>
          <w:sz w:val="24"/>
          <w:szCs w:val="24"/>
          <w:lang w:val="en-US"/>
        </w:rPr>
        <w:tab/>
      </w:r>
      <w:r w:rsidRPr="00456D16">
        <w:rPr>
          <w:rFonts w:ascii="Cascadia Mono" w:hAnsi="Cascadia Mono" w:cs="Cascadia Mono"/>
          <w:noProof w:val="0"/>
          <w:color w:val="000000"/>
          <w:kern w:val="0"/>
          <w:sz w:val="24"/>
          <w:szCs w:val="24"/>
          <w:lang w:val="en-US"/>
        </w:rPr>
        <w:tab/>
      </w:r>
      <w:r w:rsidRPr="00456D16">
        <w:rPr>
          <w:rFonts w:ascii="Cascadia Mono" w:hAnsi="Cascadia Mono" w:cs="Cascadia Mono"/>
          <w:noProof w:val="0"/>
          <w:color w:val="0000FF"/>
          <w:kern w:val="0"/>
          <w:sz w:val="24"/>
          <w:szCs w:val="24"/>
          <w:lang w:val="en-US"/>
        </w:rPr>
        <w:t>EXEC</w:t>
      </w:r>
      <w:r w:rsidRPr="00456D16">
        <w:rPr>
          <w:rFonts w:ascii="Cascadia Mono" w:hAnsi="Cascadia Mono" w:cs="Cascadia Mono"/>
          <w:noProof w:val="0"/>
          <w:color w:val="000000"/>
          <w:kern w:val="0"/>
          <w:sz w:val="24"/>
          <w:szCs w:val="24"/>
          <w:lang w:val="en-US"/>
        </w:rPr>
        <w:t xml:space="preserve"> </w:t>
      </w:r>
      <w:r w:rsidRPr="00456D16">
        <w:rPr>
          <w:rFonts w:ascii="Cascadia Mono" w:hAnsi="Cascadia Mono" w:cs="Cascadia Mono"/>
          <w:noProof w:val="0"/>
          <w:color w:val="800000"/>
          <w:kern w:val="0"/>
          <w:sz w:val="24"/>
          <w:szCs w:val="24"/>
          <w:lang w:val="en-US"/>
        </w:rPr>
        <w:t>SP_REFRESHVIEW</w:t>
      </w:r>
      <w:r w:rsidRPr="00456D16">
        <w:rPr>
          <w:rFonts w:ascii="Cascadia Mono" w:hAnsi="Cascadia Mono" w:cs="Cascadia Mono"/>
          <w:noProof w:val="0"/>
          <w:color w:val="0000FF"/>
          <w:kern w:val="0"/>
          <w:sz w:val="24"/>
          <w:szCs w:val="24"/>
          <w:lang w:val="en-US"/>
        </w:rPr>
        <w:t xml:space="preserve"> </w:t>
      </w:r>
      <w:r w:rsidRPr="00456D16">
        <w:rPr>
          <w:rFonts w:ascii="Cascadia Mono" w:hAnsi="Cascadia Mono" w:cs="Cascadia Mono"/>
          <w:noProof w:val="0"/>
          <w:color w:val="FF0000"/>
          <w:kern w:val="0"/>
          <w:sz w:val="24"/>
          <w:szCs w:val="24"/>
          <w:lang w:val="en-US"/>
        </w:rPr>
        <w:t>'</w:t>
      </w:r>
      <w:proofErr w:type="spellStart"/>
      <w:r w:rsidRPr="00456D16">
        <w:rPr>
          <w:rFonts w:ascii="Cascadia Mono" w:hAnsi="Cascadia Mono" w:cs="Cascadia Mono"/>
          <w:noProof w:val="0"/>
          <w:color w:val="FF0000"/>
          <w:kern w:val="0"/>
          <w:sz w:val="24"/>
          <w:szCs w:val="24"/>
          <w:lang w:val="en-US"/>
        </w:rPr>
        <w:t>EmployeeDetailView</w:t>
      </w:r>
      <w:proofErr w:type="spellEnd"/>
      <w:r w:rsidRPr="00456D16">
        <w:rPr>
          <w:rFonts w:ascii="Cascadia Mono" w:hAnsi="Cascadia Mono" w:cs="Cascadia Mono"/>
          <w:noProof w:val="0"/>
          <w:color w:val="FF0000"/>
          <w:kern w:val="0"/>
          <w:sz w:val="24"/>
          <w:szCs w:val="24"/>
          <w:lang w:val="en-US"/>
        </w:rPr>
        <w:t>'</w:t>
      </w:r>
    </w:p>
    <w:p w14:paraId="460B7F2B" w14:textId="77777777" w:rsidR="00456D16" w:rsidRPr="00456D16" w:rsidRDefault="00456D16" w:rsidP="00456D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456D16">
        <w:rPr>
          <w:rFonts w:ascii="Cascadia Mono" w:hAnsi="Cascadia Mono" w:cs="Cascadia Mono"/>
          <w:noProof w:val="0"/>
          <w:color w:val="0000FF"/>
          <w:kern w:val="0"/>
          <w:sz w:val="24"/>
          <w:szCs w:val="24"/>
          <w:lang w:val="en-US"/>
        </w:rPr>
        <w:t>END</w:t>
      </w:r>
    </w:p>
    <w:p w14:paraId="29ACC86A" w14:textId="421A647F" w:rsidR="00456D16" w:rsidRPr="00456D16" w:rsidRDefault="00456D16" w:rsidP="00456D16">
      <w:pPr>
        <w:pStyle w:val="ListParagraph"/>
        <w:pBdr>
          <w:top w:val="single" w:sz="4" w:space="1" w:color="auto"/>
          <w:left w:val="single" w:sz="4" w:space="4" w:color="auto"/>
          <w:bottom w:val="single" w:sz="4" w:space="1" w:color="auto"/>
          <w:right w:val="single" w:sz="4" w:space="4" w:color="auto"/>
        </w:pBdr>
        <w:ind w:left="1584"/>
        <w:rPr>
          <w:rFonts w:ascii="Times New Roman" w:hAnsi="Times New Roman" w:cs="Times New Roman"/>
          <w:sz w:val="24"/>
          <w:szCs w:val="24"/>
          <w:u w:val="single"/>
          <w:lang w:val="en-US"/>
        </w:rPr>
      </w:pPr>
      <w:r w:rsidRPr="00456D16">
        <w:rPr>
          <w:rFonts w:ascii="Cascadia Mono" w:hAnsi="Cascadia Mono" w:cs="Cascadia Mono"/>
          <w:noProof w:val="0"/>
          <w:color w:val="0000FF"/>
          <w:kern w:val="0"/>
          <w:sz w:val="24"/>
          <w:szCs w:val="24"/>
          <w:lang w:val="en-US"/>
        </w:rPr>
        <w:t>GO</w:t>
      </w:r>
    </w:p>
    <w:p w14:paraId="34B2EAD2" w14:textId="77777777" w:rsidR="00456D16" w:rsidRDefault="00456D16" w:rsidP="00456D16">
      <w:pPr>
        <w:pStyle w:val="ListParagraph"/>
        <w:ind w:left="1584"/>
        <w:rPr>
          <w:rFonts w:ascii="Times New Roman" w:hAnsi="Times New Roman" w:cs="Times New Roman"/>
          <w:sz w:val="28"/>
          <w:szCs w:val="28"/>
          <w:u w:val="single"/>
          <w:lang w:val="en-US"/>
        </w:rPr>
      </w:pPr>
    </w:p>
    <w:p w14:paraId="293DAB65" w14:textId="4305FB17" w:rsidR="00456D16" w:rsidRDefault="00456D16" w:rsidP="00456D16">
      <w:pPr>
        <w:pStyle w:val="ListParagraph"/>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 xml:space="preserve">Trigger </w:t>
      </w:r>
      <w:r w:rsidRPr="00456D16">
        <w:rPr>
          <w:rFonts w:ascii="Times New Roman" w:hAnsi="Times New Roman" w:cs="Times New Roman"/>
          <w:sz w:val="28"/>
          <w:szCs w:val="28"/>
          <w:u w:val="single"/>
          <w:lang w:val="en-US"/>
        </w:rPr>
        <w:t xml:space="preserve">trước khi xóa nhân viên thì set mã nhân viên trong các bảng bill, receiptnote, on_duty về nhân viên có mã là </w:t>
      </w:r>
      <w:r>
        <w:rPr>
          <w:rFonts w:ascii="Times New Roman" w:hAnsi="Times New Roman" w:cs="Times New Roman"/>
          <w:sz w:val="28"/>
          <w:szCs w:val="28"/>
          <w:u w:val="single"/>
          <w:lang w:val="en-US"/>
        </w:rPr>
        <w:t>NA:</w:t>
      </w:r>
    </w:p>
    <w:p w14:paraId="7C76C606" w14:textId="77777777" w:rsidR="006252A6" w:rsidRPr="00A2661E" w:rsidRDefault="006252A6" w:rsidP="00625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2661E">
        <w:rPr>
          <w:rFonts w:ascii="Cascadia Mono" w:hAnsi="Cascadia Mono" w:cs="Cascadia Mono"/>
          <w:noProof w:val="0"/>
          <w:color w:val="0000FF"/>
          <w:kern w:val="0"/>
          <w:sz w:val="24"/>
          <w:szCs w:val="24"/>
          <w:lang w:val="en-US"/>
        </w:rPr>
        <w:t>DROP</w:t>
      </w:r>
      <w:r w:rsidRPr="00A2661E">
        <w:rPr>
          <w:rFonts w:ascii="Cascadia Mono" w:hAnsi="Cascadia Mono" w:cs="Cascadia Mono"/>
          <w:noProof w:val="0"/>
          <w:color w:val="000000"/>
          <w:kern w:val="0"/>
          <w:sz w:val="24"/>
          <w:szCs w:val="24"/>
          <w:lang w:val="en-US"/>
        </w:rPr>
        <w:t xml:space="preserve"> </w:t>
      </w:r>
      <w:r w:rsidRPr="00A2661E">
        <w:rPr>
          <w:rFonts w:ascii="Cascadia Mono" w:hAnsi="Cascadia Mono" w:cs="Cascadia Mono"/>
          <w:noProof w:val="0"/>
          <w:color w:val="0000FF"/>
          <w:kern w:val="0"/>
          <w:sz w:val="24"/>
          <w:szCs w:val="24"/>
          <w:lang w:val="en-US"/>
        </w:rPr>
        <w:t>TRIGGER</w:t>
      </w:r>
      <w:r w:rsidRPr="00A2661E">
        <w:rPr>
          <w:rFonts w:ascii="Cascadia Mono" w:hAnsi="Cascadia Mono" w:cs="Cascadia Mono"/>
          <w:noProof w:val="0"/>
          <w:color w:val="000000"/>
          <w:kern w:val="0"/>
          <w:sz w:val="24"/>
          <w:szCs w:val="24"/>
          <w:lang w:val="en-US"/>
        </w:rPr>
        <w:t xml:space="preserve"> </w:t>
      </w:r>
      <w:r w:rsidRPr="00A2661E">
        <w:rPr>
          <w:rFonts w:ascii="Cascadia Mono" w:hAnsi="Cascadia Mono" w:cs="Cascadia Mono"/>
          <w:noProof w:val="0"/>
          <w:color w:val="0000FF"/>
          <w:kern w:val="0"/>
          <w:sz w:val="24"/>
          <w:szCs w:val="24"/>
          <w:lang w:val="en-US"/>
        </w:rPr>
        <w:t>IF</w:t>
      </w:r>
      <w:r w:rsidRPr="00A2661E">
        <w:rPr>
          <w:rFonts w:ascii="Cascadia Mono" w:hAnsi="Cascadia Mono" w:cs="Cascadia Mono"/>
          <w:noProof w:val="0"/>
          <w:color w:val="000000"/>
          <w:kern w:val="0"/>
          <w:sz w:val="24"/>
          <w:szCs w:val="24"/>
          <w:lang w:val="en-US"/>
        </w:rPr>
        <w:t xml:space="preserve"> </w:t>
      </w:r>
      <w:r w:rsidRPr="00A2661E">
        <w:rPr>
          <w:rFonts w:ascii="Cascadia Mono" w:hAnsi="Cascadia Mono" w:cs="Cascadia Mono"/>
          <w:noProof w:val="0"/>
          <w:color w:val="808080"/>
          <w:kern w:val="0"/>
          <w:sz w:val="24"/>
          <w:szCs w:val="24"/>
          <w:lang w:val="en-US"/>
        </w:rPr>
        <w:t>EXISTS</w:t>
      </w:r>
      <w:r w:rsidRPr="00A2661E">
        <w:rPr>
          <w:rFonts w:ascii="Cascadia Mono" w:hAnsi="Cascadia Mono" w:cs="Cascadia Mono"/>
          <w:noProof w:val="0"/>
          <w:color w:val="000000"/>
          <w:kern w:val="0"/>
          <w:sz w:val="24"/>
          <w:szCs w:val="24"/>
          <w:lang w:val="en-US"/>
        </w:rPr>
        <w:t xml:space="preserve"> </w:t>
      </w:r>
      <w:proofErr w:type="spellStart"/>
      <w:proofErr w:type="gramStart"/>
      <w:r w:rsidRPr="00A2661E">
        <w:rPr>
          <w:rFonts w:ascii="Cascadia Mono" w:hAnsi="Cascadia Mono" w:cs="Cascadia Mono"/>
          <w:noProof w:val="0"/>
          <w:color w:val="000000"/>
          <w:kern w:val="0"/>
          <w:sz w:val="24"/>
          <w:szCs w:val="24"/>
          <w:lang w:val="en-US"/>
        </w:rPr>
        <w:t>setEmployeeToNA</w:t>
      </w:r>
      <w:proofErr w:type="spellEnd"/>
      <w:proofErr w:type="gramEnd"/>
    </w:p>
    <w:p w14:paraId="7397D44E" w14:textId="77777777" w:rsidR="006252A6" w:rsidRPr="00A2661E" w:rsidRDefault="006252A6" w:rsidP="00625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2661E">
        <w:rPr>
          <w:rFonts w:ascii="Cascadia Mono" w:hAnsi="Cascadia Mono" w:cs="Cascadia Mono"/>
          <w:noProof w:val="0"/>
          <w:color w:val="0000FF"/>
          <w:kern w:val="0"/>
          <w:sz w:val="24"/>
          <w:szCs w:val="24"/>
          <w:lang w:val="en-US"/>
        </w:rPr>
        <w:t>GO</w:t>
      </w:r>
    </w:p>
    <w:p w14:paraId="22B8A58E" w14:textId="77777777" w:rsidR="006252A6" w:rsidRPr="00A2661E" w:rsidRDefault="006252A6" w:rsidP="00625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p>
    <w:p w14:paraId="20B3FDBF" w14:textId="77777777" w:rsidR="006252A6" w:rsidRPr="00A2661E" w:rsidRDefault="006252A6" w:rsidP="00625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2661E">
        <w:rPr>
          <w:rFonts w:ascii="Cascadia Mono" w:hAnsi="Cascadia Mono" w:cs="Cascadia Mono"/>
          <w:noProof w:val="0"/>
          <w:color w:val="0000FF"/>
          <w:kern w:val="0"/>
          <w:sz w:val="24"/>
          <w:szCs w:val="24"/>
          <w:lang w:val="en-US"/>
        </w:rPr>
        <w:t>CREATE</w:t>
      </w:r>
      <w:r w:rsidRPr="00A2661E">
        <w:rPr>
          <w:rFonts w:ascii="Cascadia Mono" w:hAnsi="Cascadia Mono" w:cs="Cascadia Mono"/>
          <w:noProof w:val="0"/>
          <w:color w:val="000000"/>
          <w:kern w:val="0"/>
          <w:sz w:val="24"/>
          <w:szCs w:val="24"/>
          <w:lang w:val="en-US"/>
        </w:rPr>
        <w:t xml:space="preserve"> </w:t>
      </w:r>
      <w:r w:rsidRPr="00A2661E">
        <w:rPr>
          <w:rFonts w:ascii="Cascadia Mono" w:hAnsi="Cascadia Mono" w:cs="Cascadia Mono"/>
          <w:noProof w:val="0"/>
          <w:color w:val="0000FF"/>
          <w:kern w:val="0"/>
          <w:sz w:val="24"/>
          <w:szCs w:val="24"/>
          <w:lang w:val="en-US"/>
        </w:rPr>
        <w:t>TRIGGER</w:t>
      </w:r>
      <w:r w:rsidRPr="00A2661E">
        <w:rPr>
          <w:rFonts w:ascii="Cascadia Mono" w:hAnsi="Cascadia Mono" w:cs="Cascadia Mono"/>
          <w:noProof w:val="0"/>
          <w:color w:val="000000"/>
          <w:kern w:val="0"/>
          <w:sz w:val="24"/>
          <w:szCs w:val="24"/>
          <w:lang w:val="en-US"/>
        </w:rPr>
        <w:t xml:space="preserve"> </w:t>
      </w:r>
      <w:proofErr w:type="spellStart"/>
      <w:proofErr w:type="gramStart"/>
      <w:r w:rsidRPr="00A2661E">
        <w:rPr>
          <w:rFonts w:ascii="Cascadia Mono" w:hAnsi="Cascadia Mono" w:cs="Cascadia Mono"/>
          <w:noProof w:val="0"/>
          <w:color w:val="000000"/>
          <w:kern w:val="0"/>
          <w:sz w:val="24"/>
          <w:szCs w:val="24"/>
          <w:lang w:val="en-US"/>
        </w:rPr>
        <w:t>setEmployeeToNA</w:t>
      </w:r>
      <w:proofErr w:type="spellEnd"/>
      <w:proofErr w:type="gramEnd"/>
    </w:p>
    <w:p w14:paraId="341A54F7" w14:textId="77777777" w:rsidR="006252A6" w:rsidRPr="00A2661E" w:rsidRDefault="006252A6" w:rsidP="00625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2661E">
        <w:rPr>
          <w:rFonts w:ascii="Cascadia Mono" w:hAnsi="Cascadia Mono" w:cs="Cascadia Mono"/>
          <w:noProof w:val="0"/>
          <w:color w:val="0000FF"/>
          <w:kern w:val="0"/>
          <w:sz w:val="24"/>
          <w:szCs w:val="24"/>
          <w:lang w:val="en-US"/>
        </w:rPr>
        <w:t>ON</w:t>
      </w:r>
      <w:r w:rsidRPr="00A2661E">
        <w:rPr>
          <w:rFonts w:ascii="Cascadia Mono" w:hAnsi="Cascadia Mono" w:cs="Cascadia Mono"/>
          <w:noProof w:val="0"/>
          <w:color w:val="000000"/>
          <w:kern w:val="0"/>
          <w:sz w:val="24"/>
          <w:szCs w:val="24"/>
          <w:lang w:val="en-US"/>
        </w:rPr>
        <w:t xml:space="preserve"> Employee</w:t>
      </w:r>
    </w:p>
    <w:p w14:paraId="713A53A1" w14:textId="77777777" w:rsidR="006252A6" w:rsidRPr="00A2661E" w:rsidRDefault="006252A6" w:rsidP="00625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2661E">
        <w:rPr>
          <w:rFonts w:ascii="Cascadia Mono" w:hAnsi="Cascadia Mono" w:cs="Cascadia Mono"/>
          <w:noProof w:val="0"/>
          <w:color w:val="0000FF"/>
          <w:kern w:val="0"/>
          <w:sz w:val="24"/>
          <w:szCs w:val="24"/>
          <w:lang w:val="en-US"/>
        </w:rPr>
        <w:lastRenderedPageBreak/>
        <w:t>INSTEAD</w:t>
      </w:r>
      <w:r w:rsidRPr="00A2661E">
        <w:rPr>
          <w:rFonts w:ascii="Cascadia Mono" w:hAnsi="Cascadia Mono" w:cs="Cascadia Mono"/>
          <w:noProof w:val="0"/>
          <w:color w:val="000000"/>
          <w:kern w:val="0"/>
          <w:sz w:val="24"/>
          <w:szCs w:val="24"/>
          <w:lang w:val="en-US"/>
        </w:rPr>
        <w:t xml:space="preserve"> </w:t>
      </w:r>
      <w:r w:rsidRPr="00A2661E">
        <w:rPr>
          <w:rFonts w:ascii="Cascadia Mono" w:hAnsi="Cascadia Mono" w:cs="Cascadia Mono"/>
          <w:noProof w:val="0"/>
          <w:color w:val="0000FF"/>
          <w:kern w:val="0"/>
          <w:sz w:val="24"/>
          <w:szCs w:val="24"/>
          <w:lang w:val="en-US"/>
        </w:rPr>
        <w:t>OF</w:t>
      </w:r>
      <w:r w:rsidRPr="00A2661E">
        <w:rPr>
          <w:rFonts w:ascii="Cascadia Mono" w:hAnsi="Cascadia Mono" w:cs="Cascadia Mono"/>
          <w:noProof w:val="0"/>
          <w:color w:val="000000"/>
          <w:kern w:val="0"/>
          <w:sz w:val="24"/>
          <w:szCs w:val="24"/>
          <w:lang w:val="en-US"/>
        </w:rPr>
        <w:t xml:space="preserve"> </w:t>
      </w:r>
      <w:r w:rsidRPr="00A2661E">
        <w:rPr>
          <w:rFonts w:ascii="Cascadia Mono" w:hAnsi="Cascadia Mono" w:cs="Cascadia Mono"/>
          <w:noProof w:val="0"/>
          <w:color w:val="0000FF"/>
          <w:kern w:val="0"/>
          <w:sz w:val="24"/>
          <w:szCs w:val="24"/>
          <w:lang w:val="en-US"/>
        </w:rPr>
        <w:t>DELETE</w:t>
      </w:r>
    </w:p>
    <w:p w14:paraId="65A747C3" w14:textId="77777777" w:rsidR="006252A6" w:rsidRPr="00A2661E" w:rsidRDefault="006252A6" w:rsidP="00625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2661E">
        <w:rPr>
          <w:rFonts w:ascii="Cascadia Mono" w:hAnsi="Cascadia Mono" w:cs="Cascadia Mono"/>
          <w:noProof w:val="0"/>
          <w:color w:val="0000FF"/>
          <w:kern w:val="0"/>
          <w:sz w:val="24"/>
          <w:szCs w:val="24"/>
          <w:lang w:val="en-US"/>
        </w:rPr>
        <w:t>AS</w:t>
      </w:r>
    </w:p>
    <w:p w14:paraId="5D7902D8" w14:textId="77777777" w:rsidR="006252A6" w:rsidRPr="00A2661E" w:rsidRDefault="006252A6" w:rsidP="00625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2661E">
        <w:rPr>
          <w:rFonts w:ascii="Cascadia Mono" w:hAnsi="Cascadia Mono" w:cs="Cascadia Mono"/>
          <w:noProof w:val="0"/>
          <w:color w:val="0000FF"/>
          <w:kern w:val="0"/>
          <w:sz w:val="24"/>
          <w:szCs w:val="24"/>
          <w:lang w:val="en-US"/>
        </w:rPr>
        <w:t>BEGIN</w:t>
      </w:r>
    </w:p>
    <w:p w14:paraId="066EEDBE" w14:textId="77777777" w:rsidR="006252A6" w:rsidRPr="00A2661E" w:rsidRDefault="006252A6" w:rsidP="00625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2661E">
        <w:rPr>
          <w:rFonts w:ascii="Cascadia Mono" w:hAnsi="Cascadia Mono" w:cs="Cascadia Mono"/>
          <w:noProof w:val="0"/>
          <w:color w:val="000000"/>
          <w:kern w:val="0"/>
          <w:sz w:val="24"/>
          <w:szCs w:val="24"/>
          <w:lang w:val="en-US"/>
        </w:rPr>
        <w:tab/>
      </w:r>
      <w:r w:rsidRPr="00A2661E">
        <w:rPr>
          <w:rFonts w:ascii="Cascadia Mono" w:hAnsi="Cascadia Mono" w:cs="Cascadia Mono"/>
          <w:noProof w:val="0"/>
          <w:color w:val="0000FF"/>
          <w:kern w:val="0"/>
          <w:sz w:val="24"/>
          <w:szCs w:val="24"/>
          <w:lang w:val="en-US"/>
        </w:rPr>
        <w:t>BEGIN</w:t>
      </w:r>
      <w:r w:rsidRPr="00A2661E">
        <w:rPr>
          <w:rFonts w:ascii="Cascadia Mono" w:hAnsi="Cascadia Mono" w:cs="Cascadia Mono"/>
          <w:noProof w:val="0"/>
          <w:color w:val="000000"/>
          <w:kern w:val="0"/>
          <w:sz w:val="24"/>
          <w:szCs w:val="24"/>
          <w:lang w:val="en-US"/>
        </w:rPr>
        <w:t xml:space="preserve"> </w:t>
      </w:r>
      <w:r w:rsidRPr="00A2661E">
        <w:rPr>
          <w:rFonts w:ascii="Cascadia Mono" w:hAnsi="Cascadia Mono" w:cs="Cascadia Mono"/>
          <w:noProof w:val="0"/>
          <w:color w:val="0000FF"/>
          <w:kern w:val="0"/>
          <w:sz w:val="24"/>
          <w:szCs w:val="24"/>
          <w:lang w:val="en-US"/>
        </w:rPr>
        <w:t>TRANSACTION</w:t>
      </w:r>
    </w:p>
    <w:p w14:paraId="68A33A42" w14:textId="77777777" w:rsidR="006252A6" w:rsidRPr="00A2661E" w:rsidRDefault="006252A6" w:rsidP="00625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2661E">
        <w:rPr>
          <w:rFonts w:ascii="Cascadia Mono" w:hAnsi="Cascadia Mono" w:cs="Cascadia Mono"/>
          <w:noProof w:val="0"/>
          <w:color w:val="000000"/>
          <w:kern w:val="0"/>
          <w:sz w:val="24"/>
          <w:szCs w:val="24"/>
          <w:lang w:val="en-US"/>
        </w:rPr>
        <w:tab/>
      </w:r>
      <w:r w:rsidRPr="00A2661E">
        <w:rPr>
          <w:rFonts w:ascii="Cascadia Mono" w:hAnsi="Cascadia Mono" w:cs="Cascadia Mono"/>
          <w:noProof w:val="0"/>
          <w:color w:val="000000"/>
          <w:kern w:val="0"/>
          <w:sz w:val="24"/>
          <w:szCs w:val="24"/>
          <w:lang w:val="en-US"/>
        </w:rPr>
        <w:tab/>
      </w:r>
      <w:r w:rsidRPr="00A2661E">
        <w:rPr>
          <w:rFonts w:ascii="Cascadia Mono" w:hAnsi="Cascadia Mono" w:cs="Cascadia Mono"/>
          <w:noProof w:val="0"/>
          <w:color w:val="0000FF"/>
          <w:kern w:val="0"/>
          <w:sz w:val="24"/>
          <w:szCs w:val="24"/>
          <w:lang w:val="en-US"/>
        </w:rPr>
        <w:t>DECLARE</w:t>
      </w:r>
      <w:r w:rsidRPr="00A2661E">
        <w:rPr>
          <w:rFonts w:ascii="Cascadia Mono" w:hAnsi="Cascadia Mono" w:cs="Cascadia Mono"/>
          <w:noProof w:val="0"/>
          <w:color w:val="000000"/>
          <w:kern w:val="0"/>
          <w:sz w:val="24"/>
          <w:szCs w:val="24"/>
          <w:lang w:val="en-US"/>
        </w:rPr>
        <w:t xml:space="preserve"> @errorMessage </w:t>
      </w:r>
      <w:proofErr w:type="gramStart"/>
      <w:r w:rsidRPr="00A2661E">
        <w:rPr>
          <w:rFonts w:ascii="Cascadia Mono" w:hAnsi="Cascadia Mono" w:cs="Cascadia Mono"/>
          <w:noProof w:val="0"/>
          <w:color w:val="0000FF"/>
          <w:kern w:val="0"/>
          <w:sz w:val="24"/>
          <w:szCs w:val="24"/>
          <w:lang w:val="en-US"/>
        </w:rPr>
        <w:t>NVARCHAR</w:t>
      </w:r>
      <w:r w:rsidRPr="00A2661E">
        <w:rPr>
          <w:rFonts w:ascii="Cascadia Mono" w:hAnsi="Cascadia Mono" w:cs="Cascadia Mono"/>
          <w:noProof w:val="0"/>
          <w:color w:val="808080"/>
          <w:kern w:val="0"/>
          <w:sz w:val="24"/>
          <w:szCs w:val="24"/>
          <w:lang w:val="en-US"/>
        </w:rPr>
        <w:t>(</w:t>
      </w:r>
      <w:proofErr w:type="gramEnd"/>
      <w:r w:rsidRPr="00A2661E">
        <w:rPr>
          <w:rFonts w:ascii="Cascadia Mono" w:hAnsi="Cascadia Mono" w:cs="Cascadia Mono"/>
          <w:noProof w:val="0"/>
          <w:color w:val="FF00FF"/>
          <w:kern w:val="0"/>
          <w:sz w:val="24"/>
          <w:szCs w:val="24"/>
          <w:lang w:val="en-US"/>
        </w:rPr>
        <w:t>max</w:t>
      </w:r>
      <w:r w:rsidRPr="00A2661E">
        <w:rPr>
          <w:rFonts w:ascii="Cascadia Mono" w:hAnsi="Cascadia Mono" w:cs="Cascadia Mono"/>
          <w:noProof w:val="0"/>
          <w:color w:val="808080"/>
          <w:kern w:val="0"/>
          <w:sz w:val="24"/>
          <w:szCs w:val="24"/>
          <w:lang w:val="en-US"/>
        </w:rPr>
        <w:t>)</w:t>
      </w:r>
    </w:p>
    <w:p w14:paraId="58FEE492" w14:textId="77777777" w:rsidR="006252A6" w:rsidRPr="00A2661E" w:rsidRDefault="006252A6" w:rsidP="00625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2661E">
        <w:rPr>
          <w:rFonts w:ascii="Cascadia Mono" w:hAnsi="Cascadia Mono" w:cs="Cascadia Mono"/>
          <w:noProof w:val="0"/>
          <w:color w:val="000000"/>
          <w:kern w:val="0"/>
          <w:sz w:val="24"/>
          <w:szCs w:val="24"/>
          <w:lang w:val="en-US"/>
        </w:rPr>
        <w:tab/>
      </w:r>
      <w:r w:rsidRPr="00A2661E">
        <w:rPr>
          <w:rFonts w:ascii="Cascadia Mono" w:hAnsi="Cascadia Mono" w:cs="Cascadia Mono"/>
          <w:noProof w:val="0"/>
          <w:color w:val="000000"/>
          <w:kern w:val="0"/>
          <w:sz w:val="24"/>
          <w:szCs w:val="24"/>
          <w:lang w:val="en-US"/>
        </w:rPr>
        <w:tab/>
      </w:r>
      <w:r w:rsidRPr="00A2661E">
        <w:rPr>
          <w:rFonts w:ascii="Cascadia Mono" w:hAnsi="Cascadia Mono" w:cs="Cascadia Mono"/>
          <w:noProof w:val="0"/>
          <w:color w:val="0000FF"/>
          <w:kern w:val="0"/>
          <w:sz w:val="24"/>
          <w:szCs w:val="24"/>
          <w:lang w:val="en-US"/>
        </w:rPr>
        <w:t>BEGIN</w:t>
      </w:r>
      <w:r w:rsidRPr="00A2661E">
        <w:rPr>
          <w:rFonts w:ascii="Cascadia Mono" w:hAnsi="Cascadia Mono" w:cs="Cascadia Mono"/>
          <w:noProof w:val="0"/>
          <w:color w:val="000000"/>
          <w:kern w:val="0"/>
          <w:sz w:val="24"/>
          <w:szCs w:val="24"/>
          <w:lang w:val="en-US"/>
        </w:rPr>
        <w:t xml:space="preserve"> </w:t>
      </w:r>
      <w:r w:rsidRPr="00A2661E">
        <w:rPr>
          <w:rFonts w:ascii="Cascadia Mono" w:hAnsi="Cascadia Mono" w:cs="Cascadia Mono"/>
          <w:noProof w:val="0"/>
          <w:color w:val="0000FF"/>
          <w:kern w:val="0"/>
          <w:sz w:val="24"/>
          <w:szCs w:val="24"/>
          <w:lang w:val="en-US"/>
        </w:rPr>
        <w:t>TRY</w:t>
      </w:r>
    </w:p>
    <w:p w14:paraId="459392C6" w14:textId="77777777" w:rsidR="006252A6" w:rsidRPr="00A2661E" w:rsidRDefault="006252A6" w:rsidP="00625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2661E">
        <w:rPr>
          <w:rFonts w:ascii="Cascadia Mono" w:hAnsi="Cascadia Mono" w:cs="Cascadia Mono"/>
          <w:noProof w:val="0"/>
          <w:color w:val="000000"/>
          <w:kern w:val="0"/>
          <w:sz w:val="24"/>
          <w:szCs w:val="24"/>
          <w:lang w:val="en-US"/>
        </w:rPr>
        <w:tab/>
      </w:r>
      <w:r w:rsidRPr="00A2661E">
        <w:rPr>
          <w:rFonts w:ascii="Cascadia Mono" w:hAnsi="Cascadia Mono" w:cs="Cascadia Mono"/>
          <w:noProof w:val="0"/>
          <w:color w:val="000000"/>
          <w:kern w:val="0"/>
          <w:sz w:val="24"/>
          <w:szCs w:val="24"/>
          <w:lang w:val="en-US"/>
        </w:rPr>
        <w:tab/>
      </w:r>
      <w:r w:rsidRPr="00A2661E">
        <w:rPr>
          <w:rFonts w:ascii="Cascadia Mono" w:hAnsi="Cascadia Mono" w:cs="Cascadia Mono"/>
          <w:noProof w:val="0"/>
          <w:color w:val="000000"/>
          <w:kern w:val="0"/>
          <w:sz w:val="24"/>
          <w:szCs w:val="24"/>
          <w:lang w:val="en-US"/>
        </w:rPr>
        <w:tab/>
      </w:r>
      <w:r w:rsidRPr="00A2661E">
        <w:rPr>
          <w:rFonts w:ascii="Cascadia Mono" w:hAnsi="Cascadia Mono" w:cs="Cascadia Mono"/>
          <w:noProof w:val="0"/>
          <w:color w:val="FF00FF"/>
          <w:kern w:val="0"/>
          <w:sz w:val="24"/>
          <w:szCs w:val="24"/>
          <w:lang w:val="en-US"/>
        </w:rPr>
        <w:t>UPDATE</w:t>
      </w:r>
      <w:r w:rsidRPr="00A2661E">
        <w:rPr>
          <w:rFonts w:ascii="Cascadia Mono" w:hAnsi="Cascadia Mono" w:cs="Cascadia Mono"/>
          <w:noProof w:val="0"/>
          <w:color w:val="000000"/>
          <w:kern w:val="0"/>
          <w:sz w:val="24"/>
          <w:szCs w:val="24"/>
          <w:lang w:val="en-US"/>
        </w:rPr>
        <w:t xml:space="preserve"> Bill</w:t>
      </w:r>
    </w:p>
    <w:p w14:paraId="497298AF" w14:textId="77777777" w:rsidR="006252A6" w:rsidRPr="00A2661E" w:rsidRDefault="006252A6" w:rsidP="00625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2661E">
        <w:rPr>
          <w:rFonts w:ascii="Cascadia Mono" w:hAnsi="Cascadia Mono" w:cs="Cascadia Mono"/>
          <w:noProof w:val="0"/>
          <w:color w:val="000000"/>
          <w:kern w:val="0"/>
          <w:sz w:val="24"/>
          <w:szCs w:val="24"/>
          <w:lang w:val="en-US"/>
        </w:rPr>
        <w:tab/>
      </w:r>
      <w:r w:rsidRPr="00A2661E">
        <w:rPr>
          <w:rFonts w:ascii="Cascadia Mono" w:hAnsi="Cascadia Mono" w:cs="Cascadia Mono"/>
          <w:noProof w:val="0"/>
          <w:color w:val="000000"/>
          <w:kern w:val="0"/>
          <w:sz w:val="24"/>
          <w:szCs w:val="24"/>
          <w:lang w:val="en-US"/>
        </w:rPr>
        <w:tab/>
      </w:r>
      <w:r w:rsidRPr="00A2661E">
        <w:rPr>
          <w:rFonts w:ascii="Cascadia Mono" w:hAnsi="Cascadia Mono" w:cs="Cascadia Mono"/>
          <w:noProof w:val="0"/>
          <w:color w:val="000000"/>
          <w:kern w:val="0"/>
          <w:sz w:val="24"/>
          <w:szCs w:val="24"/>
          <w:lang w:val="en-US"/>
        </w:rPr>
        <w:tab/>
      </w:r>
      <w:r w:rsidRPr="00A2661E">
        <w:rPr>
          <w:rFonts w:ascii="Cascadia Mono" w:hAnsi="Cascadia Mono" w:cs="Cascadia Mono"/>
          <w:noProof w:val="0"/>
          <w:color w:val="0000FF"/>
          <w:kern w:val="0"/>
          <w:sz w:val="24"/>
          <w:szCs w:val="24"/>
          <w:lang w:val="en-US"/>
        </w:rPr>
        <w:t>SET</w:t>
      </w:r>
      <w:r w:rsidRPr="00A2661E">
        <w:rPr>
          <w:rFonts w:ascii="Cascadia Mono" w:hAnsi="Cascadia Mono" w:cs="Cascadia Mono"/>
          <w:noProof w:val="0"/>
          <w:color w:val="000000"/>
          <w:kern w:val="0"/>
          <w:sz w:val="24"/>
          <w:szCs w:val="24"/>
          <w:lang w:val="en-US"/>
        </w:rPr>
        <w:t xml:space="preserve"> </w:t>
      </w:r>
      <w:proofErr w:type="spellStart"/>
      <w:r w:rsidRPr="00A2661E">
        <w:rPr>
          <w:rFonts w:ascii="Cascadia Mono" w:hAnsi="Cascadia Mono" w:cs="Cascadia Mono"/>
          <w:noProof w:val="0"/>
          <w:color w:val="000000"/>
          <w:kern w:val="0"/>
          <w:sz w:val="24"/>
          <w:szCs w:val="24"/>
          <w:lang w:val="en-US"/>
        </w:rPr>
        <w:t>empID</w:t>
      </w:r>
      <w:proofErr w:type="spellEnd"/>
      <w:r w:rsidRPr="00A2661E">
        <w:rPr>
          <w:rFonts w:ascii="Cascadia Mono" w:hAnsi="Cascadia Mono" w:cs="Cascadia Mono"/>
          <w:noProof w:val="0"/>
          <w:color w:val="000000"/>
          <w:kern w:val="0"/>
          <w:sz w:val="24"/>
          <w:szCs w:val="24"/>
          <w:lang w:val="en-US"/>
        </w:rPr>
        <w:t xml:space="preserve"> </w:t>
      </w:r>
      <w:r w:rsidRPr="00A2661E">
        <w:rPr>
          <w:rFonts w:ascii="Cascadia Mono" w:hAnsi="Cascadia Mono" w:cs="Cascadia Mono"/>
          <w:noProof w:val="0"/>
          <w:color w:val="808080"/>
          <w:kern w:val="0"/>
          <w:sz w:val="24"/>
          <w:szCs w:val="24"/>
          <w:lang w:val="en-US"/>
        </w:rPr>
        <w:t>=</w:t>
      </w:r>
      <w:r w:rsidRPr="00A2661E">
        <w:rPr>
          <w:rFonts w:ascii="Cascadia Mono" w:hAnsi="Cascadia Mono" w:cs="Cascadia Mono"/>
          <w:noProof w:val="0"/>
          <w:color w:val="000000"/>
          <w:kern w:val="0"/>
          <w:sz w:val="24"/>
          <w:szCs w:val="24"/>
          <w:lang w:val="en-US"/>
        </w:rPr>
        <w:t xml:space="preserve"> </w:t>
      </w:r>
      <w:r w:rsidRPr="00A2661E">
        <w:rPr>
          <w:rFonts w:ascii="Cascadia Mono" w:hAnsi="Cascadia Mono" w:cs="Cascadia Mono"/>
          <w:noProof w:val="0"/>
          <w:color w:val="FF0000"/>
          <w:kern w:val="0"/>
          <w:sz w:val="24"/>
          <w:szCs w:val="24"/>
          <w:lang w:val="en-US"/>
        </w:rPr>
        <w:t>'NA'</w:t>
      </w:r>
    </w:p>
    <w:p w14:paraId="4C585AD9" w14:textId="77777777" w:rsidR="006252A6" w:rsidRPr="00A2661E" w:rsidRDefault="006252A6" w:rsidP="00625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2661E">
        <w:rPr>
          <w:rFonts w:ascii="Cascadia Mono" w:hAnsi="Cascadia Mono" w:cs="Cascadia Mono"/>
          <w:noProof w:val="0"/>
          <w:color w:val="000000"/>
          <w:kern w:val="0"/>
          <w:sz w:val="24"/>
          <w:szCs w:val="24"/>
          <w:lang w:val="en-US"/>
        </w:rPr>
        <w:tab/>
      </w:r>
      <w:r w:rsidRPr="00A2661E">
        <w:rPr>
          <w:rFonts w:ascii="Cascadia Mono" w:hAnsi="Cascadia Mono" w:cs="Cascadia Mono"/>
          <w:noProof w:val="0"/>
          <w:color w:val="000000"/>
          <w:kern w:val="0"/>
          <w:sz w:val="24"/>
          <w:szCs w:val="24"/>
          <w:lang w:val="en-US"/>
        </w:rPr>
        <w:tab/>
      </w:r>
      <w:r w:rsidRPr="00A2661E">
        <w:rPr>
          <w:rFonts w:ascii="Cascadia Mono" w:hAnsi="Cascadia Mono" w:cs="Cascadia Mono"/>
          <w:noProof w:val="0"/>
          <w:color w:val="000000"/>
          <w:kern w:val="0"/>
          <w:sz w:val="24"/>
          <w:szCs w:val="24"/>
          <w:lang w:val="en-US"/>
        </w:rPr>
        <w:tab/>
      </w:r>
      <w:r w:rsidRPr="00A2661E">
        <w:rPr>
          <w:rFonts w:ascii="Cascadia Mono" w:hAnsi="Cascadia Mono" w:cs="Cascadia Mono"/>
          <w:noProof w:val="0"/>
          <w:color w:val="0000FF"/>
          <w:kern w:val="0"/>
          <w:sz w:val="24"/>
          <w:szCs w:val="24"/>
          <w:lang w:val="en-US"/>
        </w:rPr>
        <w:t>WHERE</w:t>
      </w:r>
      <w:r w:rsidRPr="00A2661E">
        <w:rPr>
          <w:rFonts w:ascii="Cascadia Mono" w:hAnsi="Cascadia Mono" w:cs="Cascadia Mono"/>
          <w:noProof w:val="0"/>
          <w:color w:val="000000"/>
          <w:kern w:val="0"/>
          <w:sz w:val="24"/>
          <w:szCs w:val="24"/>
          <w:lang w:val="en-US"/>
        </w:rPr>
        <w:t xml:space="preserve"> </w:t>
      </w:r>
      <w:proofErr w:type="spellStart"/>
      <w:r w:rsidRPr="00A2661E">
        <w:rPr>
          <w:rFonts w:ascii="Cascadia Mono" w:hAnsi="Cascadia Mono" w:cs="Cascadia Mono"/>
          <w:noProof w:val="0"/>
          <w:color w:val="000000"/>
          <w:kern w:val="0"/>
          <w:sz w:val="24"/>
          <w:szCs w:val="24"/>
          <w:lang w:val="en-US"/>
        </w:rPr>
        <w:t>empID</w:t>
      </w:r>
      <w:proofErr w:type="spellEnd"/>
      <w:r w:rsidRPr="00A2661E">
        <w:rPr>
          <w:rFonts w:ascii="Cascadia Mono" w:hAnsi="Cascadia Mono" w:cs="Cascadia Mono"/>
          <w:noProof w:val="0"/>
          <w:color w:val="000000"/>
          <w:kern w:val="0"/>
          <w:sz w:val="24"/>
          <w:szCs w:val="24"/>
          <w:lang w:val="en-US"/>
        </w:rPr>
        <w:t xml:space="preserve"> </w:t>
      </w:r>
      <w:r w:rsidRPr="00A2661E">
        <w:rPr>
          <w:rFonts w:ascii="Cascadia Mono" w:hAnsi="Cascadia Mono" w:cs="Cascadia Mono"/>
          <w:noProof w:val="0"/>
          <w:color w:val="808080"/>
          <w:kern w:val="0"/>
          <w:sz w:val="24"/>
          <w:szCs w:val="24"/>
          <w:lang w:val="en-US"/>
        </w:rPr>
        <w:t>=</w:t>
      </w:r>
      <w:r w:rsidRPr="00A2661E">
        <w:rPr>
          <w:rFonts w:ascii="Cascadia Mono" w:hAnsi="Cascadia Mono" w:cs="Cascadia Mono"/>
          <w:noProof w:val="0"/>
          <w:color w:val="0000FF"/>
          <w:kern w:val="0"/>
          <w:sz w:val="24"/>
          <w:szCs w:val="24"/>
          <w:lang w:val="en-US"/>
        </w:rPr>
        <w:t xml:space="preserve"> </w:t>
      </w:r>
      <w:r w:rsidRPr="00A2661E">
        <w:rPr>
          <w:rFonts w:ascii="Cascadia Mono" w:hAnsi="Cascadia Mono" w:cs="Cascadia Mono"/>
          <w:noProof w:val="0"/>
          <w:color w:val="808080"/>
          <w:kern w:val="0"/>
          <w:sz w:val="24"/>
          <w:szCs w:val="24"/>
          <w:lang w:val="en-US"/>
        </w:rPr>
        <w:t>(</w:t>
      </w:r>
      <w:r w:rsidRPr="00A2661E">
        <w:rPr>
          <w:rFonts w:ascii="Cascadia Mono" w:hAnsi="Cascadia Mono" w:cs="Cascadia Mono"/>
          <w:noProof w:val="0"/>
          <w:color w:val="0000FF"/>
          <w:kern w:val="0"/>
          <w:sz w:val="24"/>
          <w:szCs w:val="24"/>
          <w:lang w:val="en-US"/>
        </w:rPr>
        <w:t>SELECT</w:t>
      </w:r>
      <w:r w:rsidRPr="00A2661E">
        <w:rPr>
          <w:rFonts w:ascii="Cascadia Mono" w:hAnsi="Cascadia Mono" w:cs="Cascadia Mono"/>
          <w:noProof w:val="0"/>
          <w:color w:val="000000"/>
          <w:kern w:val="0"/>
          <w:sz w:val="24"/>
          <w:szCs w:val="24"/>
          <w:lang w:val="en-US"/>
        </w:rPr>
        <w:t xml:space="preserve"> ID </w:t>
      </w:r>
      <w:r w:rsidRPr="00A2661E">
        <w:rPr>
          <w:rFonts w:ascii="Cascadia Mono" w:hAnsi="Cascadia Mono" w:cs="Cascadia Mono"/>
          <w:noProof w:val="0"/>
          <w:color w:val="0000FF"/>
          <w:kern w:val="0"/>
          <w:sz w:val="24"/>
          <w:szCs w:val="24"/>
          <w:lang w:val="en-US"/>
        </w:rPr>
        <w:t>FROM</w:t>
      </w:r>
      <w:r w:rsidRPr="00A2661E">
        <w:rPr>
          <w:rFonts w:ascii="Cascadia Mono" w:hAnsi="Cascadia Mono" w:cs="Cascadia Mono"/>
          <w:noProof w:val="0"/>
          <w:color w:val="000000"/>
          <w:kern w:val="0"/>
          <w:sz w:val="24"/>
          <w:szCs w:val="24"/>
          <w:lang w:val="en-US"/>
        </w:rPr>
        <w:t xml:space="preserve"> DELETED</w:t>
      </w:r>
      <w:r w:rsidRPr="00A2661E">
        <w:rPr>
          <w:rFonts w:ascii="Cascadia Mono" w:hAnsi="Cascadia Mono" w:cs="Cascadia Mono"/>
          <w:noProof w:val="0"/>
          <w:color w:val="808080"/>
          <w:kern w:val="0"/>
          <w:sz w:val="24"/>
          <w:szCs w:val="24"/>
          <w:lang w:val="en-US"/>
        </w:rPr>
        <w:t>)</w:t>
      </w:r>
    </w:p>
    <w:p w14:paraId="74A21889" w14:textId="77777777" w:rsidR="006252A6" w:rsidRPr="00A2661E" w:rsidRDefault="006252A6" w:rsidP="00625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p>
    <w:p w14:paraId="09943A95" w14:textId="77777777" w:rsidR="006252A6" w:rsidRPr="00A2661E" w:rsidRDefault="006252A6" w:rsidP="00625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2661E">
        <w:rPr>
          <w:rFonts w:ascii="Cascadia Mono" w:hAnsi="Cascadia Mono" w:cs="Cascadia Mono"/>
          <w:noProof w:val="0"/>
          <w:color w:val="000000"/>
          <w:kern w:val="0"/>
          <w:sz w:val="24"/>
          <w:szCs w:val="24"/>
          <w:lang w:val="en-US"/>
        </w:rPr>
        <w:tab/>
      </w:r>
      <w:r w:rsidRPr="00A2661E">
        <w:rPr>
          <w:rFonts w:ascii="Cascadia Mono" w:hAnsi="Cascadia Mono" w:cs="Cascadia Mono"/>
          <w:noProof w:val="0"/>
          <w:color w:val="000000"/>
          <w:kern w:val="0"/>
          <w:sz w:val="24"/>
          <w:szCs w:val="24"/>
          <w:lang w:val="en-US"/>
        </w:rPr>
        <w:tab/>
      </w:r>
      <w:r w:rsidRPr="00A2661E">
        <w:rPr>
          <w:rFonts w:ascii="Cascadia Mono" w:hAnsi="Cascadia Mono" w:cs="Cascadia Mono"/>
          <w:noProof w:val="0"/>
          <w:color w:val="000000"/>
          <w:kern w:val="0"/>
          <w:sz w:val="24"/>
          <w:szCs w:val="24"/>
          <w:lang w:val="en-US"/>
        </w:rPr>
        <w:tab/>
      </w:r>
      <w:r w:rsidRPr="00A2661E">
        <w:rPr>
          <w:rFonts w:ascii="Cascadia Mono" w:hAnsi="Cascadia Mono" w:cs="Cascadia Mono"/>
          <w:noProof w:val="0"/>
          <w:color w:val="FF00FF"/>
          <w:kern w:val="0"/>
          <w:sz w:val="24"/>
          <w:szCs w:val="24"/>
          <w:lang w:val="en-US"/>
        </w:rPr>
        <w:t>UPDATE</w:t>
      </w:r>
      <w:r w:rsidRPr="00A2661E">
        <w:rPr>
          <w:rFonts w:ascii="Cascadia Mono" w:hAnsi="Cascadia Mono" w:cs="Cascadia Mono"/>
          <w:noProof w:val="0"/>
          <w:color w:val="000000"/>
          <w:kern w:val="0"/>
          <w:sz w:val="24"/>
          <w:szCs w:val="24"/>
          <w:lang w:val="en-US"/>
        </w:rPr>
        <w:t xml:space="preserve"> </w:t>
      </w:r>
      <w:proofErr w:type="spellStart"/>
      <w:r w:rsidRPr="00A2661E">
        <w:rPr>
          <w:rFonts w:ascii="Cascadia Mono" w:hAnsi="Cascadia Mono" w:cs="Cascadia Mono"/>
          <w:noProof w:val="0"/>
          <w:color w:val="000000"/>
          <w:kern w:val="0"/>
          <w:sz w:val="24"/>
          <w:szCs w:val="24"/>
          <w:lang w:val="en-US"/>
        </w:rPr>
        <w:t>ReceiptNote</w:t>
      </w:r>
      <w:proofErr w:type="spellEnd"/>
    </w:p>
    <w:p w14:paraId="16980E85" w14:textId="77777777" w:rsidR="006252A6" w:rsidRPr="00A2661E" w:rsidRDefault="006252A6" w:rsidP="00625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2661E">
        <w:rPr>
          <w:rFonts w:ascii="Cascadia Mono" w:hAnsi="Cascadia Mono" w:cs="Cascadia Mono"/>
          <w:noProof w:val="0"/>
          <w:color w:val="000000"/>
          <w:kern w:val="0"/>
          <w:sz w:val="24"/>
          <w:szCs w:val="24"/>
          <w:lang w:val="en-US"/>
        </w:rPr>
        <w:tab/>
      </w:r>
      <w:r w:rsidRPr="00A2661E">
        <w:rPr>
          <w:rFonts w:ascii="Cascadia Mono" w:hAnsi="Cascadia Mono" w:cs="Cascadia Mono"/>
          <w:noProof w:val="0"/>
          <w:color w:val="000000"/>
          <w:kern w:val="0"/>
          <w:sz w:val="24"/>
          <w:szCs w:val="24"/>
          <w:lang w:val="en-US"/>
        </w:rPr>
        <w:tab/>
      </w:r>
      <w:r w:rsidRPr="00A2661E">
        <w:rPr>
          <w:rFonts w:ascii="Cascadia Mono" w:hAnsi="Cascadia Mono" w:cs="Cascadia Mono"/>
          <w:noProof w:val="0"/>
          <w:color w:val="000000"/>
          <w:kern w:val="0"/>
          <w:sz w:val="24"/>
          <w:szCs w:val="24"/>
          <w:lang w:val="en-US"/>
        </w:rPr>
        <w:tab/>
      </w:r>
      <w:r w:rsidRPr="00A2661E">
        <w:rPr>
          <w:rFonts w:ascii="Cascadia Mono" w:hAnsi="Cascadia Mono" w:cs="Cascadia Mono"/>
          <w:noProof w:val="0"/>
          <w:color w:val="0000FF"/>
          <w:kern w:val="0"/>
          <w:sz w:val="24"/>
          <w:szCs w:val="24"/>
          <w:lang w:val="en-US"/>
        </w:rPr>
        <w:t>SET</w:t>
      </w:r>
      <w:r w:rsidRPr="00A2661E">
        <w:rPr>
          <w:rFonts w:ascii="Cascadia Mono" w:hAnsi="Cascadia Mono" w:cs="Cascadia Mono"/>
          <w:noProof w:val="0"/>
          <w:color w:val="000000"/>
          <w:kern w:val="0"/>
          <w:sz w:val="24"/>
          <w:szCs w:val="24"/>
          <w:lang w:val="en-US"/>
        </w:rPr>
        <w:t xml:space="preserve"> </w:t>
      </w:r>
      <w:proofErr w:type="spellStart"/>
      <w:r w:rsidRPr="00A2661E">
        <w:rPr>
          <w:rFonts w:ascii="Cascadia Mono" w:hAnsi="Cascadia Mono" w:cs="Cascadia Mono"/>
          <w:noProof w:val="0"/>
          <w:color w:val="000000"/>
          <w:kern w:val="0"/>
          <w:sz w:val="24"/>
          <w:szCs w:val="24"/>
          <w:lang w:val="en-US"/>
        </w:rPr>
        <w:t>empID</w:t>
      </w:r>
      <w:proofErr w:type="spellEnd"/>
      <w:r w:rsidRPr="00A2661E">
        <w:rPr>
          <w:rFonts w:ascii="Cascadia Mono" w:hAnsi="Cascadia Mono" w:cs="Cascadia Mono"/>
          <w:noProof w:val="0"/>
          <w:color w:val="000000"/>
          <w:kern w:val="0"/>
          <w:sz w:val="24"/>
          <w:szCs w:val="24"/>
          <w:lang w:val="en-US"/>
        </w:rPr>
        <w:t xml:space="preserve"> </w:t>
      </w:r>
      <w:r w:rsidRPr="00A2661E">
        <w:rPr>
          <w:rFonts w:ascii="Cascadia Mono" w:hAnsi="Cascadia Mono" w:cs="Cascadia Mono"/>
          <w:noProof w:val="0"/>
          <w:color w:val="808080"/>
          <w:kern w:val="0"/>
          <w:sz w:val="24"/>
          <w:szCs w:val="24"/>
          <w:lang w:val="en-US"/>
        </w:rPr>
        <w:t>=</w:t>
      </w:r>
      <w:r w:rsidRPr="00A2661E">
        <w:rPr>
          <w:rFonts w:ascii="Cascadia Mono" w:hAnsi="Cascadia Mono" w:cs="Cascadia Mono"/>
          <w:noProof w:val="0"/>
          <w:color w:val="000000"/>
          <w:kern w:val="0"/>
          <w:sz w:val="24"/>
          <w:szCs w:val="24"/>
          <w:lang w:val="en-US"/>
        </w:rPr>
        <w:t xml:space="preserve"> </w:t>
      </w:r>
      <w:r w:rsidRPr="00A2661E">
        <w:rPr>
          <w:rFonts w:ascii="Cascadia Mono" w:hAnsi="Cascadia Mono" w:cs="Cascadia Mono"/>
          <w:noProof w:val="0"/>
          <w:color w:val="FF0000"/>
          <w:kern w:val="0"/>
          <w:sz w:val="24"/>
          <w:szCs w:val="24"/>
          <w:lang w:val="en-US"/>
        </w:rPr>
        <w:t>'NA'</w:t>
      </w:r>
    </w:p>
    <w:p w14:paraId="6271B41E" w14:textId="77777777" w:rsidR="006252A6" w:rsidRPr="00A2661E" w:rsidRDefault="006252A6" w:rsidP="00625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2661E">
        <w:rPr>
          <w:rFonts w:ascii="Cascadia Mono" w:hAnsi="Cascadia Mono" w:cs="Cascadia Mono"/>
          <w:noProof w:val="0"/>
          <w:color w:val="000000"/>
          <w:kern w:val="0"/>
          <w:sz w:val="24"/>
          <w:szCs w:val="24"/>
          <w:lang w:val="en-US"/>
        </w:rPr>
        <w:tab/>
      </w:r>
      <w:r w:rsidRPr="00A2661E">
        <w:rPr>
          <w:rFonts w:ascii="Cascadia Mono" w:hAnsi="Cascadia Mono" w:cs="Cascadia Mono"/>
          <w:noProof w:val="0"/>
          <w:color w:val="000000"/>
          <w:kern w:val="0"/>
          <w:sz w:val="24"/>
          <w:szCs w:val="24"/>
          <w:lang w:val="en-US"/>
        </w:rPr>
        <w:tab/>
      </w:r>
      <w:r w:rsidRPr="00A2661E">
        <w:rPr>
          <w:rFonts w:ascii="Cascadia Mono" w:hAnsi="Cascadia Mono" w:cs="Cascadia Mono"/>
          <w:noProof w:val="0"/>
          <w:color w:val="000000"/>
          <w:kern w:val="0"/>
          <w:sz w:val="24"/>
          <w:szCs w:val="24"/>
          <w:lang w:val="en-US"/>
        </w:rPr>
        <w:tab/>
      </w:r>
      <w:r w:rsidRPr="00A2661E">
        <w:rPr>
          <w:rFonts w:ascii="Cascadia Mono" w:hAnsi="Cascadia Mono" w:cs="Cascadia Mono"/>
          <w:noProof w:val="0"/>
          <w:color w:val="0000FF"/>
          <w:kern w:val="0"/>
          <w:sz w:val="24"/>
          <w:szCs w:val="24"/>
          <w:lang w:val="en-US"/>
        </w:rPr>
        <w:t>WHERE</w:t>
      </w:r>
      <w:r w:rsidRPr="00A2661E">
        <w:rPr>
          <w:rFonts w:ascii="Cascadia Mono" w:hAnsi="Cascadia Mono" w:cs="Cascadia Mono"/>
          <w:noProof w:val="0"/>
          <w:color w:val="000000"/>
          <w:kern w:val="0"/>
          <w:sz w:val="24"/>
          <w:szCs w:val="24"/>
          <w:lang w:val="en-US"/>
        </w:rPr>
        <w:t xml:space="preserve"> </w:t>
      </w:r>
      <w:proofErr w:type="spellStart"/>
      <w:r w:rsidRPr="00A2661E">
        <w:rPr>
          <w:rFonts w:ascii="Cascadia Mono" w:hAnsi="Cascadia Mono" w:cs="Cascadia Mono"/>
          <w:noProof w:val="0"/>
          <w:color w:val="000000"/>
          <w:kern w:val="0"/>
          <w:sz w:val="24"/>
          <w:szCs w:val="24"/>
          <w:lang w:val="en-US"/>
        </w:rPr>
        <w:t>empID</w:t>
      </w:r>
      <w:proofErr w:type="spellEnd"/>
      <w:r w:rsidRPr="00A2661E">
        <w:rPr>
          <w:rFonts w:ascii="Cascadia Mono" w:hAnsi="Cascadia Mono" w:cs="Cascadia Mono"/>
          <w:noProof w:val="0"/>
          <w:color w:val="000000"/>
          <w:kern w:val="0"/>
          <w:sz w:val="24"/>
          <w:szCs w:val="24"/>
          <w:lang w:val="en-US"/>
        </w:rPr>
        <w:t xml:space="preserve"> </w:t>
      </w:r>
      <w:r w:rsidRPr="00A2661E">
        <w:rPr>
          <w:rFonts w:ascii="Cascadia Mono" w:hAnsi="Cascadia Mono" w:cs="Cascadia Mono"/>
          <w:noProof w:val="0"/>
          <w:color w:val="808080"/>
          <w:kern w:val="0"/>
          <w:sz w:val="24"/>
          <w:szCs w:val="24"/>
          <w:lang w:val="en-US"/>
        </w:rPr>
        <w:t>=</w:t>
      </w:r>
      <w:r w:rsidRPr="00A2661E">
        <w:rPr>
          <w:rFonts w:ascii="Cascadia Mono" w:hAnsi="Cascadia Mono" w:cs="Cascadia Mono"/>
          <w:noProof w:val="0"/>
          <w:color w:val="0000FF"/>
          <w:kern w:val="0"/>
          <w:sz w:val="24"/>
          <w:szCs w:val="24"/>
          <w:lang w:val="en-US"/>
        </w:rPr>
        <w:t xml:space="preserve"> </w:t>
      </w:r>
      <w:r w:rsidRPr="00A2661E">
        <w:rPr>
          <w:rFonts w:ascii="Cascadia Mono" w:hAnsi="Cascadia Mono" w:cs="Cascadia Mono"/>
          <w:noProof w:val="0"/>
          <w:color w:val="808080"/>
          <w:kern w:val="0"/>
          <w:sz w:val="24"/>
          <w:szCs w:val="24"/>
          <w:lang w:val="en-US"/>
        </w:rPr>
        <w:t>(</w:t>
      </w:r>
      <w:r w:rsidRPr="00A2661E">
        <w:rPr>
          <w:rFonts w:ascii="Cascadia Mono" w:hAnsi="Cascadia Mono" w:cs="Cascadia Mono"/>
          <w:noProof w:val="0"/>
          <w:color w:val="0000FF"/>
          <w:kern w:val="0"/>
          <w:sz w:val="24"/>
          <w:szCs w:val="24"/>
          <w:lang w:val="en-US"/>
        </w:rPr>
        <w:t>SELECT</w:t>
      </w:r>
      <w:r w:rsidRPr="00A2661E">
        <w:rPr>
          <w:rFonts w:ascii="Cascadia Mono" w:hAnsi="Cascadia Mono" w:cs="Cascadia Mono"/>
          <w:noProof w:val="0"/>
          <w:color w:val="000000"/>
          <w:kern w:val="0"/>
          <w:sz w:val="24"/>
          <w:szCs w:val="24"/>
          <w:lang w:val="en-US"/>
        </w:rPr>
        <w:t xml:space="preserve"> ID </w:t>
      </w:r>
      <w:r w:rsidRPr="00A2661E">
        <w:rPr>
          <w:rFonts w:ascii="Cascadia Mono" w:hAnsi="Cascadia Mono" w:cs="Cascadia Mono"/>
          <w:noProof w:val="0"/>
          <w:color w:val="0000FF"/>
          <w:kern w:val="0"/>
          <w:sz w:val="24"/>
          <w:szCs w:val="24"/>
          <w:lang w:val="en-US"/>
        </w:rPr>
        <w:t>FROM</w:t>
      </w:r>
      <w:r w:rsidRPr="00A2661E">
        <w:rPr>
          <w:rFonts w:ascii="Cascadia Mono" w:hAnsi="Cascadia Mono" w:cs="Cascadia Mono"/>
          <w:noProof w:val="0"/>
          <w:color w:val="000000"/>
          <w:kern w:val="0"/>
          <w:sz w:val="24"/>
          <w:szCs w:val="24"/>
          <w:lang w:val="en-US"/>
        </w:rPr>
        <w:t xml:space="preserve"> DELETED</w:t>
      </w:r>
      <w:r w:rsidRPr="00A2661E">
        <w:rPr>
          <w:rFonts w:ascii="Cascadia Mono" w:hAnsi="Cascadia Mono" w:cs="Cascadia Mono"/>
          <w:noProof w:val="0"/>
          <w:color w:val="808080"/>
          <w:kern w:val="0"/>
          <w:sz w:val="24"/>
          <w:szCs w:val="24"/>
          <w:lang w:val="en-US"/>
        </w:rPr>
        <w:t>)</w:t>
      </w:r>
    </w:p>
    <w:p w14:paraId="3F17DEC1" w14:textId="77777777" w:rsidR="006252A6" w:rsidRPr="00A2661E" w:rsidRDefault="006252A6" w:rsidP="00625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p>
    <w:p w14:paraId="11C9759F" w14:textId="77777777" w:rsidR="006252A6" w:rsidRPr="00A2661E" w:rsidRDefault="006252A6" w:rsidP="00625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2661E">
        <w:rPr>
          <w:rFonts w:ascii="Cascadia Mono" w:hAnsi="Cascadia Mono" w:cs="Cascadia Mono"/>
          <w:noProof w:val="0"/>
          <w:color w:val="000000"/>
          <w:kern w:val="0"/>
          <w:sz w:val="24"/>
          <w:szCs w:val="24"/>
          <w:lang w:val="en-US"/>
        </w:rPr>
        <w:tab/>
      </w:r>
      <w:r w:rsidRPr="00A2661E">
        <w:rPr>
          <w:rFonts w:ascii="Cascadia Mono" w:hAnsi="Cascadia Mono" w:cs="Cascadia Mono"/>
          <w:noProof w:val="0"/>
          <w:color w:val="000000"/>
          <w:kern w:val="0"/>
          <w:sz w:val="24"/>
          <w:szCs w:val="24"/>
          <w:lang w:val="en-US"/>
        </w:rPr>
        <w:tab/>
      </w:r>
      <w:r w:rsidRPr="00A2661E">
        <w:rPr>
          <w:rFonts w:ascii="Cascadia Mono" w:hAnsi="Cascadia Mono" w:cs="Cascadia Mono"/>
          <w:noProof w:val="0"/>
          <w:color w:val="000000"/>
          <w:kern w:val="0"/>
          <w:sz w:val="24"/>
          <w:szCs w:val="24"/>
          <w:lang w:val="en-US"/>
        </w:rPr>
        <w:tab/>
      </w:r>
      <w:r w:rsidRPr="00A2661E">
        <w:rPr>
          <w:rFonts w:ascii="Cascadia Mono" w:hAnsi="Cascadia Mono" w:cs="Cascadia Mono"/>
          <w:noProof w:val="0"/>
          <w:color w:val="FF00FF"/>
          <w:kern w:val="0"/>
          <w:sz w:val="24"/>
          <w:szCs w:val="24"/>
          <w:lang w:val="en-US"/>
        </w:rPr>
        <w:t>UPDATE</w:t>
      </w:r>
      <w:r w:rsidRPr="00A2661E">
        <w:rPr>
          <w:rFonts w:ascii="Cascadia Mono" w:hAnsi="Cascadia Mono" w:cs="Cascadia Mono"/>
          <w:noProof w:val="0"/>
          <w:color w:val="000000"/>
          <w:kern w:val="0"/>
          <w:sz w:val="24"/>
          <w:szCs w:val="24"/>
          <w:lang w:val="en-US"/>
        </w:rPr>
        <w:t xml:space="preserve"> </w:t>
      </w:r>
      <w:proofErr w:type="spellStart"/>
      <w:r w:rsidRPr="00A2661E">
        <w:rPr>
          <w:rFonts w:ascii="Cascadia Mono" w:hAnsi="Cascadia Mono" w:cs="Cascadia Mono"/>
          <w:noProof w:val="0"/>
          <w:color w:val="000000"/>
          <w:kern w:val="0"/>
          <w:sz w:val="24"/>
          <w:szCs w:val="24"/>
          <w:lang w:val="en-US"/>
        </w:rPr>
        <w:t>On_Duty</w:t>
      </w:r>
      <w:proofErr w:type="spellEnd"/>
    </w:p>
    <w:p w14:paraId="78B210A0" w14:textId="77777777" w:rsidR="006252A6" w:rsidRPr="00A2661E" w:rsidRDefault="006252A6" w:rsidP="00625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2661E">
        <w:rPr>
          <w:rFonts w:ascii="Cascadia Mono" w:hAnsi="Cascadia Mono" w:cs="Cascadia Mono"/>
          <w:noProof w:val="0"/>
          <w:color w:val="000000"/>
          <w:kern w:val="0"/>
          <w:sz w:val="24"/>
          <w:szCs w:val="24"/>
          <w:lang w:val="en-US"/>
        </w:rPr>
        <w:tab/>
      </w:r>
      <w:r w:rsidRPr="00A2661E">
        <w:rPr>
          <w:rFonts w:ascii="Cascadia Mono" w:hAnsi="Cascadia Mono" w:cs="Cascadia Mono"/>
          <w:noProof w:val="0"/>
          <w:color w:val="000000"/>
          <w:kern w:val="0"/>
          <w:sz w:val="24"/>
          <w:szCs w:val="24"/>
          <w:lang w:val="en-US"/>
        </w:rPr>
        <w:tab/>
      </w:r>
      <w:r w:rsidRPr="00A2661E">
        <w:rPr>
          <w:rFonts w:ascii="Cascadia Mono" w:hAnsi="Cascadia Mono" w:cs="Cascadia Mono"/>
          <w:noProof w:val="0"/>
          <w:color w:val="000000"/>
          <w:kern w:val="0"/>
          <w:sz w:val="24"/>
          <w:szCs w:val="24"/>
          <w:lang w:val="en-US"/>
        </w:rPr>
        <w:tab/>
      </w:r>
      <w:r w:rsidRPr="00A2661E">
        <w:rPr>
          <w:rFonts w:ascii="Cascadia Mono" w:hAnsi="Cascadia Mono" w:cs="Cascadia Mono"/>
          <w:noProof w:val="0"/>
          <w:color w:val="0000FF"/>
          <w:kern w:val="0"/>
          <w:sz w:val="24"/>
          <w:szCs w:val="24"/>
          <w:lang w:val="en-US"/>
        </w:rPr>
        <w:t>SET</w:t>
      </w:r>
      <w:r w:rsidRPr="00A2661E">
        <w:rPr>
          <w:rFonts w:ascii="Cascadia Mono" w:hAnsi="Cascadia Mono" w:cs="Cascadia Mono"/>
          <w:noProof w:val="0"/>
          <w:color w:val="000000"/>
          <w:kern w:val="0"/>
          <w:sz w:val="24"/>
          <w:szCs w:val="24"/>
          <w:lang w:val="en-US"/>
        </w:rPr>
        <w:t xml:space="preserve"> </w:t>
      </w:r>
      <w:proofErr w:type="spellStart"/>
      <w:r w:rsidRPr="00A2661E">
        <w:rPr>
          <w:rFonts w:ascii="Cascadia Mono" w:hAnsi="Cascadia Mono" w:cs="Cascadia Mono"/>
          <w:noProof w:val="0"/>
          <w:color w:val="000000"/>
          <w:kern w:val="0"/>
          <w:sz w:val="24"/>
          <w:szCs w:val="24"/>
          <w:lang w:val="en-US"/>
        </w:rPr>
        <w:t>empID</w:t>
      </w:r>
      <w:proofErr w:type="spellEnd"/>
      <w:r w:rsidRPr="00A2661E">
        <w:rPr>
          <w:rFonts w:ascii="Cascadia Mono" w:hAnsi="Cascadia Mono" w:cs="Cascadia Mono"/>
          <w:noProof w:val="0"/>
          <w:color w:val="000000"/>
          <w:kern w:val="0"/>
          <w:sz w:val="24"/>
          <w:szCs w:val="24"/>
          <w:lang w:val="en-US"/>
        </w:rPr>
        <w:t xml:space="preserve"> </w:t>
      </w:r>
      <w:r w:rsidRPr="00A2661E">
        <w:rPr>
          <w:rFonts w:ascii="Cascadia Mono" w:hAnsi="Cascadia Mono" w:cs="Cascadia Mono"/>
          <w:noProof w:val="0"/>
          <w:color w:val="808080"/>
          <w:kern w:val="0"/>
          <w:sz w:val="24"/>
          <w:szCs w:val="24"/>
          <w:lang w:val="en-US"/>
        </w:rPr>
        <w:t>=</w:t>
      </w:r>
      <w:r w:rsidRPr="00A2661E">
        <w:rPr>
          <w:rFonts w:ascii="Cascadia Mono" w:hAnsi="Cascadia Mono" w:cs="Cascadia Mono"/>
          <w:noProof w:val="0"/>
          <w:color w:val="000000"/>
          <w:kern w:val="0"/>
          <w:sz w:val="24"/>
          <w:szCs w:val="24"/>
          <w:lang w:val="en-US"/>
        </w:rPr>
        <w:t xml:space="preserve"> </w:t>
      </w:r>
      <w:r w:rsidRPr="00A2661E">
        <w:rPr>
          <w:rFonts w:ascii="Cascadia Mono" w:hAnsi="Cascadia Mono" w:cs="Cascadia Mono"/>
          <w:noProof w:val="0"/>
          <w:color w:val="FF0000"/>
          <w:kern w:val="0"/>
          <w:sz w:val="24"/>
          <w:szCs w:val="24"/>
          <w:lang w:val="en-US"/>
        </w:rPr>
        <w:t>'NA'</w:t>
      </w:r>
    </w:p>
    <w:p w14:paraId="6234CF59" w14:textId="77777777" w:rsidR="006252A6" w:rsidRPr="00A2661E" w:rsidRDefault="006252A6" w:rsidP="00625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2661E">
        <w:rPr>
          <w:rFonts w:ascii="Cascadia Mono" w:hAnsi="Cascadia Mono" w:cs="Cascadia Mono"/>
          <w:noProof w:val="0"/>
          <w:color w:val="000000"/>
          <w:kern w:val="0"/>
          <w:sz w:val="24"/>
          <w:szCs w:val="24"/>
          <w:lang w:val="en-US"/>
        </w:rPr>
        <w:tab/>
      </w:r>
      <w:r w:rsidRPr="00A2661E">
        <w:rPr>
          <w:rFonts w:ascii="Cascadia Mono" w:hAnsi="Cascadia Mono" w:cs="Cascadia Mono"/>
          <w:noProof w:val="0"/>
          <w:color w:val="000000"/>
          <w:kern w:val="0"/>
          <w:sz w:val="24"/>
          <w:szCs w:val="24"/>
          <w:lang w:val="en-US"/>
        </w:rPr>
        <w:tab/>
      </w:r>
      <w:r w:rsidRPr="00A2661E">
        <w:rPr>
          <w:rFonts w:ascii="Cascadia Mono" w:hAnsi="Cascadia Mono" w:cs="Cascadia Mono"/>
          <w:noProof w:val="0"/>
          <w:color w:val="000000"/>
          <w:kern w:val="0"/>
          <w:sz w:val="24"/>
          <w:szCs w:val="24"/>
          <w:lang w:val="en-US"/>
        </w:rPr>
        <w:tab/>
      </w:r>
      <w:r w:rsidRPr="00A2661E">
        <w:rPr>
          <w:rFonts w:ascii="Cascadia Mono" w:hAnsi="Cascadia Mono" w:cs="Cascadia Mono"/>
          <w:noProof w:val="0"/>
          <w:color w:val="0000FF"/>
          <w:kern w:val="0"/>
          <w:sz w:val="24"/>
          <w:szCs w:val="24"/>
          <w:lang w:val="en-US"/>
        </w:rPr>
        <w:t>WHERE</w:t>
      </w:r>
      <w:r w:rsidRPr="00A2661E">
        <w:rPr>
          <w:rFonts w:ascii="Cascadia Mono" w:hAnsi="Cascadia Mono" w:cs="Cascadia Mono"/>
          <w:noProof w:val="0"/>
          <w:color w:val="000000"/>
          <w:kern w:val="0"/>
          <w:sz w:val="24"/>
          <w:szCs w:val="24"/>
          <w:lang w:val="en-US"/>
        </w:rPr>
        <w:t xml:space="preserve"> </w:t>
      </w:r>
      <w:proofErr w:type="spellStart"/>
      <w:r w:rsidRPr="00A2661E">
        <w:rPr>
          <w:rFonts w:ascii="Cascadia Mono" w:hAnsi="Cascadia Mono" w:cs="Cascadia Mono"/>
          <w:noProof w:val="0"/>
          <w:color w:val="000000"/>
          <w:kern w:val="0"/>
          <w:sz w:val="24"/>
          <w:szCs w:val="24"/>
          <w:lang w:val="en-US"/>
        </w:rPr>
        <w:t>empID</w:t>
      </w:r>
      <w:proofErr w:type="spellEnd"/>
      <w:r w:rsidRPr="00A2661E">
        <w:rPr>
          <w:rFonts w:ascii="Cascadia Mono" w:hAnsi="Cascadia Mono" w:cs="Cascadia Mono"/>
          <w:noProof w:val="0"/>
          <w:color w:val="000000"/>
          <w:kern w:val="0"/>
          <w:sz w:val="24"/>
          <w:szCs w:val="24"/>
          <w:lang w:val="en-US"/>
        </w:rPr>
        <w:t xml:space="preserve"> </w:t>
      </w:r>
      <w:r w:rsidRPr="00A2661E">
        <w:rPr>
          <w:rFonts w:ascii="Cascadia Mono" w:hAnsi="Cascadia Mono" w:cs="Cascadia Mono"/>
          <w:noProof w:val="0"/>
          <w:color w:val="808080"/>
          <w:kern w:val="0"/>
          <w:sz w:val="24"/>
          <w:szCs w:val="24"/>
          <w:lang w:val="en-US"/>
        </w:rPr>
        <w:t>=</w:t>
      </w:r>
      <w:r w:rsidRPr="00A2661E">
        <w:rPr>
          <w:rFonts w:ascii="Cascadia Mono" w:hAnsi="Cascadia Mono" w:cs="Cascadia Mono"/>
          <w:noProof w:val="0"/>
          <w:color w:val="0000FF"/>
          <w:kern w:val="0"/>
          <w:sz w:val="24"/>
          <w:szCs w:val="24"/>
          <w:lang w:val="en-US"/>
        </w:rPr>
        <w:t xml:space="preserve"> </w:t>
      </w:r>
      <w:r w:rsidRPr="00A2661E">
        <w:rPr>
          <w:rFonts w:ascii="Cascadia Mono" w:hAnsi="Cascadia Mono" w:cs="Cascadia Mono"/>
          <w:noProof w:val="0"/>
          <w:color w:val="808080"/>
          <w:kern w:val="0"/>
          <w:sz w:val="24"/>
          <w:szCs w:val="24"/>
          <w:lang w:val="en-US"/>
        </w:rPr>
        <w:t>(</w:t>
      </w:r>
      <w:r w:rsidRPr="00A2661E">
        <w:rPr>
          <w:rFonts w:ascii="Cascadia Mono" w:hAnsi="Cascadia Mono" w:cs="Cascadia Mono"/>
          <w:noProof w:val="0"/>
          <w:color w:val="0000FF"/>
          <w:kern w:val="0"/>
          <w:sz w:val="24"/>
          <w:szCs w:val="24"/>
          <w:lang w:val="en-US"/>
        </w:rPr>
        <w:t>SELECT</w:t>
      </w:r>
      <w:r w:rsidRPr="00A2661E">
        <w:rPr>
          <w:rFonts w:ascii="Cascadia Mono" w:hAnsi="Cascadia Mono" w:cs="Cascadia Mono"/>
          <w:noProof w:val="0"/>
          <w:color w:val="000000"/>
          <w:kern w:val="0"/>
          <w:sz w:val="24"/>
          <w:szCs w:val="24"/>
          <w:lang w:val="en-US"/>
        </w:rPr>
        <w:t xml:space="preserve"> ID </w:t>
      </w:r>
      <w:r w:rsidRPr="00A2661E">
        <w:rPr>
          <w:rFonts w:ascii="Cascadia Mono" w:hAnsi="Cascadia Mono" w:cs="Cascadia Mono"/>
          <w:noProof w:val="0"/>
          <w:color w:val="0000FF"/>
          <w:kern w:val="0"/>
          <w:sz w:val="24"/>
          <w:szCs w:val="24"/>
          <w:lang w:val="en-US"/>
        </w:rPr>
        <w:t>FROM</w:t>
      </w:r>
      <w:r w:rsidRPr="00A2661E">
        <w:rPr>
          <w:rFonts w:ascii="Cascadia Mono" w:hAnsi="Cascadia Mono" w:cs="Cascadia Mono"/>
          <w:noProof w:val="0"/>
          <w:color w:val="000000"/>
          <w:kern w:val="0"/>
          <w:sz w:val="24"/>
          <w:szCs w:val="24"/>
          <w:lang w:val="en-US"/>
        </w:rPr>
        <w:t xml:space="preserve"> DELETED</w:t>
      </w:r>
      <w:r w:rsidRPr="00A2661E">
        <w:rPr>
          <w:rFonts w:ascii="Cascadia Mono" w:hAnsi="Cascadia Mono" w:cs="Cascadia Mono"/>
          <w:noProof w:val="0"/>
          <w:color w:val="808080"/>
          <w:kern w:val="0"/>
          <w:sz w:val="24"/>
          <w:szCs w:val="24"/>
          <w:lang w:val="en-US"/>
        </w:rPr>
        <w:t>)</w:t>
      </w:r>
    </w:p>
    <w:p w14:paraId="1F0361AD" w14:textId="77777777" w:rsidR="006252A6" w:rsidRPr="00A2661E" w:rsidRDefault="006252A6" w:rsidP="00625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p>
    <w:p w14:paraId="5FC6E33E" w14:textId="77777777" w:rsidR="006252A6" w:rsidRPr="00A2661E" w:rsidRDefault="006252A6" w:rsidP="00625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2661E">
        <w:rPr>
          <w:rFonts w:ascii="Cascadia Mono" w:hAnsi="Cascadia Mono" w:cs="Cascadia Mono"/>
          <w:noProof w:val="0"/>
          <w:color w:val="000000"/>
          <w:kern w:val="0"/>
          <w:sz w:val="24"/>
          <w:szCs w:val="24"/>
          <w:lang w:val="en-US"/>
        </w:rPr>
        <w:tab/>
      </w:r>
      <w:r w:rsidRPr="00A2661E">
        <w:rPr>
          <w:rFonts w:ascii="Cascadia Mono" w:hAnsi="Cascadia Mono" w:cs="Cascadia Mono"/>
          <w:noProof w:val="0"/>
          <w:color w:val="000000"/>
          <w:kern w:val="0"/>
          <w:sz w:val="24"/>
          <w:szCs w:val="24"/>
          <w:lang w:val="en-US"/>
        </w:rPr>
        <w:tab/>
      </w:r>
      <w:r w:rsidRPr="00A2661E">
        <w:rPr>
          <w:rFonts w:ascii="Cascadia Mono" w:hAnsi="Cascadia Mono" w:cs="Cascadia Mono"/>
          <w:noProof w:val="0"/>
          <w:color w:val="000000"/>
          <w:kern w:val="0"/>
          <w:sz w:val="24"/>
          <w:szCs w:val="24"/>
          <w:lang w:val="en-US"/>
        </w:rPr>
        <w:tab/>
      </w:r>
      <w:r w:rsidRPr="00A2661E">
        <w:rPr>
          <w:rFonts w:ascii="Cascadia Mono" w:hAnsi="Cascadia Mono" w:cs="Cascadia Mono"/>
          <w:noProof w:val="0"/>
          <w:color w:val="0000FF"/>
          <w:kern w:val="0"/>
          <w:sz w:val="24"/>
          <w:szCs w:val="24"/>
          <w:lang w:val="en-US"/>
        </w:rPr>
        <w:t>DELETE</w:t>
      </w:r>
      <w:r w:rsidRPr="00A2661E">
        <w:rPr>
          <w:rFonts w:ascii="Cascadia Mono" w:hAnsi="Cascadia Mono" w:cs="Cascadia Mono"/>
          <w:noProof w:val="0"/>
          <w:color w:val="000000"/>
          <w:kern w:val="0"/>
          <w:sz w:val="24"/>
          <w:szCs w:val="24"/>
          <w:lang w:val="en-US"/>
        </w:rPr>
        <w:t xml:space="preserve"> </w:t>
      </w:r>
      <w:r w:rsidRPr="00A2661E">
        <w:rPr>
          <w:rFonts w:ascii="Cascadia Mono" w:hAnsi="Cascadia Mono" w:cs="Cascadia Mono"/>
          <w:noProof w:val="0"/>
          <w:color w:val="0000FF"/>
          <w:kern w:val="0"/>
          <w:sz w:val="24"/>
          <w:szCs w:val="24"/>
          <w:lang w:val="en-US"/>
        </w:rPr>
        <w:t>FROM</w:t>
      </w:r>
      <w:r w:rsidRPr="00A2661E">
        <w:rPr>
          <w:rFonts w:ascii="Cascadia Mono" w:hAnsi="Cascadia Mono" w:cs="Cascadia Mono"/>
          <w:noProof w:val="0"/>
          <w:color w:val="000000"/>
          <w:kern w:val="0"/>
          <w:sz w:val="24"/>
          <w:szCs w:val="24"/>
          <w:lang w:val="en-US"/>
        </w:rPr>
        <w:t xml:space="preserve"> Employee</w:t>
      </w:r>
    </w:p>
    <w:p w14:paraId="6C08A09B" w14:textId="77777777" w:rsidR="006252A6" w:rsidRPr="00A2661E" w:rsidRDefault="006252A6" w:rsidP="00625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2661E">
        <w:rPr>
          <w:rFonts w:ascii="Cascadia Mono" w:hAnsi="Cascadia Mono" w:cs="Cascadia Mono"/>
          <w:noProof w:val="0"/>
          <w:color w:val="000000"/>
          <w:kern w:val="0"/>
          <w:sz w:val="24"/>
          <w:szCs w:val="24"/>
          <w:lang w:val="en-US"/>
        </w:rPr>
        <w:tab/>
      </w:r>
      <w:r w:rsidRPr="00A2661E">
        <w:rPr>
          <w:rFonts w:ascii="Cascadia Mono" w:hAnsi="Cascadia Mono" w:cs="Cascadia Mono"/>
          <w:noProof w:val="0"/>
          <w:color w:val="000000"/>
          <w:kern w:val="0"/>
          <w:sz w:val="24"/>
          <w:szCs w:val="24"/>
          <w:lang w:val="en-US"/>
        </w:rPr>
        <w:tab/>
      </w:r>
      <w:r w:rsidRPr="00A2661E">
        <w:rPr>
          <w:rFonts w:ascii="Cascadia Mono" w:hAnsi="Cascadia Mono" w:cs="Cascadia Mono"/>
          <w:noProof w:val="0"/>
          <w:color w:val="000000"/>
          <w:kern w:val="0"/>
          <w:sz w:val="24"/>
          <w:szCs w:val="24"/>
          <w:lang w:val="en-US"/>
        </w:rPr>
        <w:tab/>
      </w:r>
      <w:r w:rsidRPr="00A2661E">
        <w:rPr>
          <w:rFonts w:ascii="Cascadia Mono" w:hAnsi="Cascadia Mono" w:cs="Cascadia Mono"/>
          <w:noProof w:val="0"/>
          <w:color w:val="0000FF"/>
          <w:kern w:val="0"/>
          <w:sz w:val="24"/>
          <w:szCs w:val="24"/>
          <w:lang w:val="en-US"/>
        </w:rPr>
        <w:t>WHERE</w:t>
      </w:r>
      <w:r w:rsidRPr="00A2661E">
        <w:rPr>
          <w:rFonts w:ascii="Cascadia Mono" w:hAnsi="Cascadia Mono" w:cs="Cascadia Mono"/>
          <w:noProof w:val="0"/>
          <w:color w:val="000000"/>
          <w:kern w:val="0"/>
          <w:sz w:val="24"/>
          <w:szCs w:val="24"/>
          <w:lang w:val="en-US"/>
        </w:rPr>
        <w:t xml:space="preserve"> ID </w:t>
      </w:r>
      <w:r w:rsidRPr="00A2661E">
        <w:rPr>
          <w:rFonts w:ascii="Cascadia Mono" w:hAnsi="Cascadia Mono" w:cs="Cascadia Mono"/>
          <w:noProof w:val="0"/>
          <w:color w:val="808080"/>
          <w:kern w:val="0"/>
          <w:sz w:val="24"/>
          <w:szCs w:val="24"/>
          <w:lang w:val="en-US"/>
        </w:rPr>
        <w:t>=</w:t>
      </w:r>
      <w:r w:rsidRPr="00A2661E">
        <w:rPr>
          <w:rFonts w:ascii="Cascadia Mono" w:hAnsi="Cascadia Mono" w:cs="Cascadia Mono"/>
          <w:noProof w:val="0"/>
          <w:color w:val="0000FF"/>
          <w:kern w:val="0"/>
          <w:sz w:val="24"/>
          <w:szCs w:val="24"/>
          <w:lang w:val="en-US"/>
        </w:rPr>
        <w:t xml:space="preserve"> </w:t>
      </w:r>
      <w:r w:rsidRPr="00A2661E">
        <w:rPr>
          <w:rFonts w:ascii="Cascadia Mono" w:hAnsi="Cascadia Mono" w:cs="Cascadia Mono"/>
          <w:noProof w:val="0"/>
          <w:color w:val="808080"/>
          <w:kern w:val="0"/>
          <w:sz w:val="24"/>
          <w:szCs w:val="24"/>
          <w:lang w:val="en-US"/>
        </w:rPr>
        <w:t>(</w:t>
      </w:r>
      <w:r w:rsidRPr="00A2661E">
        <w:rPr>
          <w:rFonts w:ascii="Cascadia Mono" w:hAnsi="Cascadia Mono" w:cs="Cascadia Mono"/>
          <w:noProof w:val="0"/>
          <w:color w:val="0000FF"/>
          <w:kern w:val="0"/>
          <w:sz w:val="24"/>
          <w:szCs w:val="24"/>
          <w:lang w:val="en-US"/>
        </w:rPr>
        <w:t>SELECT</w:t>
      </w:r>
      <w:r w:rsidRPr="00A2661E">
        <w:rPr>
          <w:rFonts w:ascii="Cascadia Mono" w:hAnsi="Cascadia Mono" w:cs="Cascadia Mono"/>
          <w:noProof w:val="0"/>
          <w:color w:val="000000"/>
          <w:kern w:val="0"/>
          <w:sz w:val="24"/>
          <w:szCs w:val="24"/>
          <w:lang w:val="en-US"/>
        </w:rPr>
        <w:t xml:space="preserve"> ID </w:t>
      </w:r>
      <w:r w:rsidRPr="00A2661E">
        <w:rPr>
          <w:rFonts w:ascii="Cascadia Mono" w:hAnsi="Cascadia Mono" w:cs="Cascadia Mono"/>
          <w:noProof w:val="0"/>
          <w:color w:val="0000FF"/>
          <w:kern w:val="0"/>
          <w:sz w:val="24"/>
          <w:szCs w:val="24"/>
          <w:lang w:val="en-US"/>
        </w:rPr>
        <w:t>FROM</w:t>
      </w:r>
      <w:r w:rsidRPr="00A2661E">
        <w:rPr>
          <w:rFonts w:ascii="Cascadia Mono" w:hAnsi="Cascadia Mono" w:cs="Cascadia Mono"/>
          <w:noProof w:val="0"/>
          <w:color w:val="000000"/>
          <w:kern w:val="0"/>
          <w:sz w:val="24"/>
          <w:szCs w:val="24"/>
          <w:lang w:val="en-US"/>
        </w:rPr>
        <w:t xml:space="preserve"> DELETED</w:t>
      </w:r>
      <w:r w:rsidRPr="00A2661E">
        <w:rPr>
          <w:rFonts w:ascii="Cascadia Mono" w:hAnsi="Cascadia Mono" w:cs="Cascadia Mono"/>
          <w:noProof w:val="0"/>
          <w:color w:val="808080"/>
          <w:kern w:val="0"/>
          <w:sz w:val="24"/>
          <w:szCs w:val="24"/>
          <w:lang w:val="en-US"/>
        </w:rPr>
        <w:t>)</w:t>
      </w:r>
    </w:p>
    <w:p w14:paraId="22064768" w14:textId="77777777" w:rsidR="006252A6" w:rsidRPr="00A2661E" w:rsidRDefault="006252A6" w:rsidP="00625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p>
    <w:p w14:paraId="65EE263D" w14:textId="77777777" w:rsidR="006252A6" w:rsidRPr="00A2661E" w:rsidRDefault="006252A6" w:rsidP="00625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2661E">
        <w:rPr>
          <w:rFonts w:ascii="Cascadia Mono" w:hAnsi="Cascadia Mono" w:cs="Cascadia Mono"/>
          <w:noProof w:val="0"/>
          <w:color w:val="000000"/>
          <w:kern w:val="0"/>
          <w:sz w:val="24"/>
          <w:szCs w:val="24"/>
          <w:lang w:val="en-US"/>
        </w:rPr>
        <w:tab/>
      </w:r>
      <w:r w:rsidRPr="00A2661E">
        <w:rPr>
          <w:rFonts w:ascii="Cascadia Mono" w:hAnsi="Cascadia Mono" w:cs="Cascadia Mono"/>
          <w:noProof w:val="0"/>
          <w:color w:val="000000"/>
          <w:kern w:val="0"/>
          <w:sz w:val="24"/>
          <w:szCs w:val="24"/>
          <w:lang w:val="en-US"/>
        </w:rPr>
        <w:tab/>
      </w:r>
      <w:r w:rsidRPr="00A2661E">
        <w:rPr>
          <w:rFonts w:ascii="Cascadia Mono" w:hAnsi="Cascadia Mono" w:cs="Cascadia Mono"/>
          <w:noProof w:val="0"/>
          <w:color w:val="000000"/>
          <w:kern w:val="0"/>
          <w:sz w:val="24"/>
          <w:szCs w:val="24"/>
          <w:lang w:val="en-US"/>
        </w:rPr>
        <w:tab/>
      </w:r>
      <w:r w:rsidRPr="00A2661E">
        <w:rPr>
          <w:rFonts w:ascii="Cascadia Mono" w:hAnsi="Cascadia Mono" w:cs="Cascadia Mono"/>
          <w:noProof w:val="0"/>
          <w:color w:val="0000FF"/>
          <w:kern w:val="0"/>
          <w:sz w:val="24"/>
          <w:szCs w:val="24"/>
          <w:lang w:val="en-US"/>
        </w:rPr>
        <w:t>COMMIT</w:t>
      </w:r>
      <w:r w:rsidRPr="00A2661E">
        <w:rPr>
          <w:rFonts w:ascii="Cascadia Mono" w:hAnsi="Cascadia Mono" w:cs="Cascadia Mono"/>
          <w:noProof w:val="0"/>
          <w:color w:val="000000"/>
          <w:kern w:val="0"/>
          <w:sz w:val="24"/>
          <w:szCs w:val="24"/>
          <w:lang w:val="en-US"/>
        </w:rPr>
        <w:t xml:space="preserve"> </w:t>
      </w:r>
      <w:r w:rsidRPr="00A2661E">
        <w:rPr>
          <w:rFonts w:ascii="Cascadia Mono" w:hAnsi="Cascadia Mono" w:cs="Cascadia Mono"/>
          <w:noProof w:val="0"/>
          <w:color w:val="0000FF"/>
          <w:kern w:val="0"/>
          <w:sz w:val="24"/>
          <w:szCs w:val="24"/>
          <w:lang w:val="en-US"/>
        </w:rPr>
        <w:t>TRANSACTION</w:t>
      </w:r>
    </w:p>
    <w:p w14:paraId="7C3DDA9B" w14:textId="77777777" w:rsidR="006252A6" w:rsidRPr="00A2661E" w:rsidRDefault="006252A6" w:rsidP="00625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2661E">
        <w:rPr>
          <w:rFonts w:ascii="Cascadia Mono" w:hAnsi="Cascadia Mono" w:cs="Cascadia Mono"/>
          <w:noProof w:val="0"/>
          <w:color w:val="000000"/>
          <w:kern w:val="0"/>
          <w:sz w:val="24"/>
          <w:szCs w:val="24"/>
          <w:lang w:val="en-US"/>
        </w:rPr>
        <w:tab/>
      </w:r>
      <w:r w:rsidRPr="00A2661E">
        <w:rPr>
          <w:rFonts w:ascii="Cascadia Mono" w:hAnsi="Cascadia Mono" w:cs="Cascadia Mono"/>
          <w:noProof w:val="0"/>
          <w:color w:val="000000"/>
          <w:kern w:val="0"/>
          <w:sz w:val="24"/>
          <w:szCs w:val="24"/>
          <w:lang w:val="en-US"/>
        </w:rPr>
        <w:tab/>
      </w:r>
      <w:r w:rsidRPr="00A2661E">
        <w:rPr>
          <w:rFonts w:ascii="Cascadia Mono" w:hAnsi="Cascadia Mono" w:cs="Cascadia Mono"/>
          <w:noProof w:val="0"/>
          <w:color w:val="0000FF"/>
          <w:kern w:val="0"/>
          <w:sz w:val="24"/>
          <w:szCs w:val="24"/>
          <w:lang w:val="en-US"/>
        </w:rPr>
        <w:t>END</w:t>
      </w:r>
      <w:r w:rsidRPr="00A2661E">
        <w:rPr>
          <w:rFonts w:ascii="Cascadia Mono" w:hAnsi="Cascadia Mono" w:cs="Cascadia Mono"/>
          <w:noProof w:val="0"/>
          <w:color w:val="000000"/>
          <w:kern w:val="0"/>
          <w:sz w:val="24"/>
          <w:szCs w:val="24"/>
          <w:lang w:val="en-US"/>
        </w:rPr>
        <w:t xml:space="preserve"> </w:t>
      </w:r>
      <w:r w:rsidRPr="00A2661E">
        <w:rPr>
          <w:rFonts w:ascii="Cascadia Mono" w:hAnsi="Cascadia Mono" w:cs="Cascadia Mono"/>
          <w:noProof w:val="0"/>
          <w:color w:val="0000FF"/>
          <w:kern w:val="0"/>
          <w:sz w:val="24"/>
          <w:szCs w:val="24"/>
          <w:lang w:val="en-US"/>
        </w:rPr>
        <w:t>TRY</w:t>
      </w:r>
    </w:p>
    <w:p w14:paraId="6BF87473" w14:textId="77777777" w:rsidR="006252A6" w:rsidRPr="00A2661E" w:rsidRDefault="006252A6" w:rsidP="00625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2661E">
        <w:rPr>
          <w:rFonts w:ascii="Cascadia Mono" w:hAnsi="Cascadia Mono" w:cs="Cascadia Mono"/>
          <w:noProof w:val="0"/>
          <w:color w:val="000000"/>
          <w:kern w:val="0"/>
          <w:sz w:val="24"/>
          <w:szCs w:val="24"/>
          <w:lang w:val="en-US"/>
        </w:rPr>
        <w:tab/>
      </w:r>
      <w:r w:rsidRPr="00A2661E">
        <w:rPr>
          <w:rFonts w:ascii="Cascadia Mono" w:hAnsi="Cascadia Mono" w:cs="Cascadia Mono"/>
          <w:noProof w:val="0"/>
          <w:color w:val="000000"/>
          <w:kern w:val="0"/>
          <w:sz w:val="24"/>
          <w:szCs w:val="24"/>
          <w:lang w:val="en-US"/>
        </w:rPr>
        <w:tab/>
      </w:r>
      <w:r w:rsidRPr="00A2661E">
        <w:rPr>
          <w:rFonts w:ascii="Cascadia Mono" w:hAnsi="Cascadia Mono" w:cs="Cascadia Mono"/>
          <w:noProof w:val="0"/>
          <w:color w:val="0000FF"/>
          <w:kern w:val="0"/>
          <w:sz w:val="24"/>
          <w:szCs w:val="24"/>
          <w:lang w:val="en-US"/>
        </w:rPr>
        <w:t>BEGIN</w:t>
      </w:r>
      <w:r w:rsidRPr="00A2661E">
        <w:rPr>
          <w:rFonts w:ascii="Cascadia Mono" w:hAnsi="Cascadia Mono" w:cs="Cascadia Mono"/>
          <w:noProof w:val="0"/>
          <w:color w:val="000000"/>
          <w:kern w:val="0"/>
          <w:sz w:val="24"/>
          <w:szCs w:val="24"/>
          <w:lang w:val="en-US"/>
        </w:rPr>
        <w:t xml:space="preserve"> </w:t>
      </w:r>
      <w:r w:rsidRPr="00A2661E">
        <w:rPr>
          <w:rFonts w:ascii="Cascadia Mono" w:hAnsi="Cascadia Mono" w:cs="Cascadia Mono"/>
          <w:noProof w:val="0"/>
          <w:color w:val="0000FF"/>
          <w:kern w:val="0"/>
          <w:sz w:val="24"/>
          <w:szCs w:val="24"/>
          <w:lang w:val="en-US"/>
        </w:rPr>
        <w:t>CATCH</w:t>
      </w:r>
    </w:p>
    <w:p w14:paraId="359861A1" w14:textId="77777777" w:rsidR="006252A6" w:rsidRPr="00A2661E" w:rsidRDefault="006252A6" w:rsidP="00625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2661E">
        <w:rPr>
          <w:rFonts w:ascii="Cascadia Mono" w:hAnsi="Cascadia Mono" w:cs="Cascadia Mono"/>
          <w:noProof w:val="0"/>
          <w:color w:val="000000"/>
          <w:kern w:val="0"/>
          <w:sz w:val="24"/>
          <w:szCs w:val="24"/>
          <w:lang w:val="en-US"/>
        </w:rPr>
        <w:tab/>
      </w:r>
      <w:r w:rsidRPr="00A2661E">
        <w:rPr>
          <w:rFonts w:ascii="Cascadia Mono" w:hAnsi="Cascadia Mono" w:cs="Cascadia Mono"/>
          <w:noProof w:val="0"/>
          <w:color w:val="000000"/>
          <w:kern w:val="0"/>
          <w:sz w:val="24"/>
          <w:szCs w:val="24"/>
          <w:lang w:val="en-US"/>
        </w:rPr>
        <w:tab/>
      </w:r>
      <w:r w:rsidRPr="00A2661E">
        <w:rPr>
          <w:rFonts w:ascii="Cascadia Mono" w:hAnsi="Cascadia Mono" w:cs="Cascadia Mono"/>
          <w:noProof w:val="0"/>
          <w:color w:val="000000"/>
          <w:kern w:val="0"/>
          <w:sz w:val="24"/>
          <w:szCs w:val="24"/>
          <w:lang w:val="en-US"/>
        </w:rPr>
        <w:tab/>
      </w:r>
      <w:r w:rsidRPr="00A2661E">
        <w:rPr>
          <w:rFonts w:ascii="Cascadia Mono" w:hAnsi="Cascadia Mono" w:cs="Cascadia Mono"/>
          <w:noProof w:val="0"/>
          <w:color w:val="0000FF"/>
          <w:kern w:val="0"/>
          <w:sz w:val="24"/>
          <w:szCs w:val="24"/>
          <w:lang w:val="en-US"/>
        </w:rPr>
        <w:t>ROLLBACK</w:t>
      </w:r>
      <w:r w:rsidRPr="00A2661E">
        <w:rPr>
          <w:rFonts w:ascii="Cascadia Mono" w:hAnsi="Cascadia Mono" w:cs="Cascadia Mono"/>
          <w:noProof w:val="0"/>
          <w:color w:val="000000"/>
          <w:kern w:val="0"/>
          <w:sz w:val="24"/>
          <w:szCs w:val="24"/>
          <w:lang w:val="en-US"/>
        </w:rPr>
        <w:t xml:space="preserve"> </w:t>
      </w:r>
      <w:r w:rsidRPr="00A2661E">
        <w:rPr>
          <w:rFonts w:ascii="Cascadia Mono" w:hAnsi="Cascadia Mono" w:cs="Cascadia Mono"/>
          <w:noProof w:val="0"/>
          <w:color w:val="0000FF"/>
          <w:kern w:val="0"/>
          <w:sz w:val="24"/>
          <w:szCs w:val="24"/>
          <w:lang w:val="en-US"/>
        </w:rPr>
        <w:t>TRANSACTION</w:t>
      </w:r>
    </w:p>
    <w:p w14:paraId="31E62F16" w14:textId="77777777" w:rsidR="006252A6" w:rsidRPr="00A2661E" w:rsidRDefault="006252A6" w:rsidP="00625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2661E">
        <w:rPr>
          <w:rFonts w:ascii="Cascadia Mono" w:hAnsi="Cascadia Mono" w:cs="Cascadia Mono"/>
          <w:noProof w:val="0"/>
          <w:color w:val="000000"/>
          <w:kern w:val="0"/>
          <w:sz w:val="24"/>
          <w:szCs w:val="24"/>
          <w:lang w:val="en-US"/>
        </w:rPr>
        <w:tab/>
      </w:r>
      <w:r w:rsidRPr="00A2661E">
        <w:rPr>
          <w:rFonts w:ascii="Cascadia Mono" w:hAnsi="Cascadia Mono" w:cs="Cascadia Mono"/>
          <w:noProof w:val="0"/>
          <w:color w:val="000000"/>
          <w:kern w:val="0"/>
          <w:sz w:val="24"/>
          <w:szCs w:val="24"/>
          <w:lang w:val="en-US"/>
        </w:rPr>
        <w:tab/>
      </w:r>
      <w:r w:rsidRPr="00A2661E">
        <w:rPr>
          <w:rFonts w:ascii="Cascadia Mono" w:hAnsi="Cascadia Mono" w:cs="Cascadia Mono"/>
          <w:noProof w:val="0"/>
          <w:color w:val="000000"/>
          <w:kern w:val="0"/>
          <w:sz w:val="24"/>
          <w:szCs w:val="24"/>
          <w:lang w:val="en-US"/>
        </w:rPr>
        <w:tab/>
      </w:r>
      <w:r w:rsidRPr="00A2661E">
        <w:rPr>
          <w:rFonts w:ascii="Cascadia Mono" w:hAnsi="Cascadia Mono" w:cs="Cascadia Mono"/>
          <w:noProof w:val="0"/>
          <w:color w:val="0000FF"/>
          <w:kern w:val="0"/>
          <w:sz w:val="24"/>
          <w:szCs w:val="24"/>
          <w:lang w:val="en-US"/>
        </w:rPr>
        <w:t>SELECT</w:t>
      </w:r>
      <w:r w:rsidRPr="00A2661E">
        <w:rPr>
          <w:rFonts w:ascii="Cascadia Mono" w:hAnsi="Cascadia Mono" w:cs="Cascadia Mono"/>
          <w:noProof w:val="0"/>
          <w:color w:val="000000"/>
          <w:kern w:val="0"/>
          <w:sz w:val="24"/>
          <w:szCs w:val="24"/>
          <w:lang w:val="en-US"/>
        </w:rPr>
        <w:t xml:space="preserve"> @errorMessage </w:t>
      </w:r>
      <w:r w:rsidRPr="00A2661E">
        <w:rPr>
          <w:rFonts w:ascii="Cascadia Mono" w:hAnsi="Cascadia Mono" w:cs="Cascadia Mono"/>
          <w:noProof w:val="0"/>
          <w:color w:val="808080"/>
          <w:kern w:val="0"/>
          <w:sz w:val="24"/>
          <w:szCs w:val="24"/>
          <w:lang w:val="en-US"/>
        </w:rPr>
        <w:t>=</w:t>
      </w:r>
      <w:r w:rsidRPr="00A2661E">
        <w:rPr>
          <w:rFonts w:ascii="Cascadia Mono" w:hAnsi="Cascadia Mono" w:cs="Cascadia Mono"/>
          <w:noProof w:val="0"/>
          <w:color w:val="000000"/>
          <w:kern w:val="0"/>
          <w:sz w:val="24"/>
          <w:szCs w:val="24"/>
          <w:lang w:val="en-US"/>
        </w:rPr>
        <w:t xml:space="preserve"> </w:t>
      </w:r>
      <w:r w:rsidRPr="00A2661E">
        <w:rPr>
          <w:rFonts w:ascii="Cascadia Mono" w:hAnsi="Cascadia Mono" w:cs="Cascadia Mono"/>
          <w:noProof w:val="0"/>
          <w:color w:val="FF00FF"/>
          <w:kern w:val="0"/>
          <w:sz w:val="24"/>
          <w:szCs w:val="24"/>
          <w:lang w:val="en-US"/>
        </w:rPr>
        <w:t>ERROR_</w:t>
      </w:r>
      <w:proofErr w:type="gramStart"/>
      <w:r w:rsidRPr="00A2661E">
        <w:rPr>
          <w:rFonts w:ascii="Cascadia Mono" w:hAnsi="Cascadia Mono" w:cs="Cascadia Mono"/>
          <w:noProof w:val="0"/>
          <w:color w:val="FF00FF"/>
          <w:kern w:val="0"/>
          <w:sz w:val="24"/>
          <w:szCs w:val="24"/>
          <w:lang w:val="en-US"/>
        </w:rPr>
        <w:t>MESSAGE</w:t>
      </w:r>
      <w:r w:rsidRPr="00A2661E">
        <w:rPr>
          <w:rFonts w:ascii="Cascadia Mono" w:hAnsi="Cascadia Mono" w:cs="Cascadia Mono"/>
          <w:noProof w:val="0"/>
          <w:color w:val="808080"/>
          <w:kern w:val="0"/>
          <w:sz w:val="24"/>
          <w:szCs w:val="24"/>
          <w:lang w:val="en-US"/>
        </w:rPr>
        <w:t>(</w:t>
      </w:r>
      <w:proofErr w:type="gramEnd"/>
      <w:r w:rsidRPr="00A2661E">
        <w:rPr>
          <w:rFonts w:ascii="Cascadia Mono" w:hAnsi="Cascadia Mono" w:cs="Cascadia Mono"/>
          <w:noProof w:val="0"/>
          <w:color w:val="808080"/>
          <w:kern w:val="0"/>
          <w:sz w:val="24"/>
          <w:szCs w:val="24"/>
          <w:lang w:val="en-US"/>
        </w:rPr>
        <w:t>)</w:t>
      </w:r>
    </w:p>
    <w:p w14:paraId="66A93169" w14:textId="77777777" w:rsidR="006252A6" w:rsidRPr="00A2661E" w:rsidRDefault="006252A6" w:rsidP="00625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2661E">
        <w:rPr>
          <w:rFonts w:ascii="Cascadia Mono" w:hAnsi="Cascadia Mono" w:cs="Cascadia Mono"/>
          <w:noProof w:val="0"/>
          <w:color w:val="000000"/>
          <w:kern w:val="0"/>
          <w:sz w:val="24"/>
          <w:szCs w:val="24"/>
          <w:lang w:val="en-US"/>
        </w:rPr>
        <w:tab/>
      </w:r>
      <w:r w:rsidRPr="00A2661E">
        <w:rPr>
          <w:rFonts w:ascii="Cascadia Mono" w:hAnsi="Cascadia Mono" w:cs="Cascadia Mono"/>
          <w:noProof w:val="0"/>
          <w:color w:val="000000"/>
          <w:kern w:val="0"/>
          <w:sz w:val="24"/>
          <w:szCs w:val="24"/>
          <w:lang w:val="en-US"/>
        </w:rPr>
        <w:tab/>
      </w:r>
      <w:r w:rsidRPr="00A2661E">
        <w:rPr>
          <w:rFonts w:ascii="Cascadia Mono" w:hAnsi="Cascadia Mono" w:cs="Cascadia Mono"/>
          <w:noProof w:val="0"/>
          <w:color w:val="000000"/>
          <w:kern w:val="0"/>
          <w:sz w:val="24"/>
          <w:szCs w:val="24"/>
          <w:lang w:val="en-US"/>
        </w:rPr>
        <w:tab/>
      </w:r>
      <w:proofErr w:type="gramStart"/>
      <w:r w:rsidRPr="00A2661E">
        <w:rPr>
          <w:rFonts w:ascii="Cascadia Mono" w:hAnsi="Cascadia Mono" w:cs="Cascadia Mono"/>
          <w:noProof w:val="0"/>
          <w:color w:val="0000FF"/>
          <w:kern w:val="0"/>
          <w:sz w:val="24"/>
          <w:szCs w:val="24"/>
          <w:lang w:val="en-US"/>
        </w:rPr>
        <w:t>RAISERROR</w:t>
      </w:r>
      <w:r w:rsidRPr="00A2661E">
        <w:rPr>
          <w:rFonts w:ascii="Cascadia Mono" w:hAnsi="Cascadia Mono" w:cs="Cascadia Mono"/>
          <w:noProof w:val="0"/>
          <w:color w:val="808080"/>
          <w:kern w:val="0"/>
          <w:sz w:val="24"/>
          <w:szCs w:val="24"/>
          <w:lang w:val="en-US"/>
        </w:rPr>
        <w:t>(</w:t>
      </w:r>
      <w:proofErr w:type="gramEnd"/>
      <w:r w:rsidRPr="00A2661E">
        <w:rPr>
          <w:rFonts w:ascii="Cascadia Mono" w:hAnsi="Cascadia Mono" w:cs="Cascadia Mono"/>
          <w:noProof w:val="0"/>
          <w:color w:val="000000"/>
          <w:kern w:val="0"/>
          <w:sz w:val="24"/>
          <w:szCs w:val="24"/>
          <w:lang w:val="en-US"/>
        </w:rPr>
        <w:t>@errorMessage</w:t>
      </w:r>
      <w:r w:rsidRPr="00A2661E">
        <w:rPr>
          <w:rFonts w:ascii="Cascadia Mono" w:hAnsi="Cascadia Mono" w:cs="Cascadia Mono"/>
          <w:noProof w:val="0"/>
          <w:color w:val="808080"/>
          <w:kern w:val="0"/>
          <w:sz w:val="24"/>
          <w:szCs w:val="24"/>
          <w:lang w:val="en-US"/>
        </w:rPr>
        <w:t>,</w:t>
      </w:r>
      <w:r w:rsidRPr="00A2661E">
        <w:rPr>
          <w:rFonts w:ascii="Cascadia Mono" w:hAnsi="Cascadia Mono" w:cs="Cascadia Mono"/>
          <w:noProof w:val="0"/>
          <w:color w:val="000000"/>
          <w:kern w:val="0"/>
          <w:sz w:val="24"/>
          <w:szCs w:val="24"/>
          <w:lang w:val="en-US"/>
        </w:rPr>
        <w:t xml:space="preserve"> 16</w:t>
      </w:r>
      <w:r w:rsidRPr="00A2661E">
        <w:rPr>
          <w:rFonts w:ascii="Cascadia Mono" w:hAnsi="Cascadia Mono" w:cs="Cascadia Mono"/>
          <w:noProof w:val="0"/>
          <w:color w:val="808080"/>
          <w:kern w:val="0"/>
          <w:sz w:val="24"/>
          <w:szCs w:val="24"/>
          <w:lang w:val="en-US"/>
        </w:rPr>
        <w:t>,</w:t>
      </w:r>
      <w:r w:rsidRPr="00A2661E">
        <w:rPr>
          <w:rFonts w:ascii="Cascadia Mono" w:hAnsi="Cascadia Mono" w:cs="Cascadia Mono"/>
          <w:noProof w:val="0"/>
          <w:color w:val="000000"/>
          <w:kern w:val="0"/>
          <w:sz w:val="24"/>
          <w:szCs w:val="24"/>
          <w:lang w:val="en-US"/>
        </w:rPr>
        <w:t xml:space="preserve"> 1</w:t>
      </w:r>
      <w:r w:rsidRPr="00A2661E">
        <w:rPr>
          <w:rFonts w:ascii="Cascadia Mono" w:hAnsi="Cascadia Mono" w:cs="Cascadia Mono"/>
          <w:noProof w:val="0"/>
          <w:color w:val="808080"/>
          <w:kern w:val="0"/>
          <w:sz w:val="24"/>
          <w:szCs w:val="24"/>
          <w:lang w:val="en-US"/>
        </w:rPr>
        <w:t>)</w:t>
      </w:r>
    </w:p>
    <w:p w14:paraId="03D981DC" w14:textId="77777777" w:rsidR="006252A6" w:rsidRPr="00A2661E" w:rsidRDefault="006252A6" w:rsidP="00625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2661E">
        <w:rPr>
          <w:rFonts w:ascii="Cascadia Mono" w:hAnsi="Cascadia Mono" w:cs="Cascadia Mono"/>
          <w:noProof w:val="0"/>
          <w:color w:val="000000"/>
          <w:kern w:val="0"/>
          <w:sz w:val="24"/>
          <w:szCs w:val="24"/>
          <w:lang w:val="en-US"/>
        </w:rPr>
        <w:tab/>
      </w:r>
      <w:r w:rsidRPr="00A2661E">
        <w:rPr>
          <w:rFonts w:ascii="Cascadia Mono" w:hAnsi="Cascadia Mono" w:cs="Cascadia Mono"/>
          <w:noProof w:val="0"/>
          <w:color w:val="000000"/>
          <w:kern w:val="0"/>
          <w:sz w:val="24"/>
          <w:szCs w:val="24"/>
          <w:lang w:val="en-US"/>
        </w:rPr>
        <w:tab/>
      </w:r>
      <w:r w:rsidRPr="00A2661E">
        <w:rPr>
          <w:rFonts w:ascii="Cascadia Mono" w:hAnsi="Cascadia Mono" w:cs="Cascadia Mono"/>
          <w:noProof w:val="0"/>
          <w:color w:val="0000FF"/>
          <w:kern w:val="0"/>
          <w:sz w:val="24"/>
          <w:szCs w:val="24"/>
          <w:lang w:val="en-US"/>
        </w:rPr>
        <w:t>END</w:t>
      </w:r>
      <w:r w:rsidRPr="00A2661E">
        <w:rPr>
          <w:rFonts w:ascii="Cascadia Mono" w:hAnsi="Cascadia Mono" w:cs="Cascadia Mono"/>
          <w:noProof w:val="0"/>
          <w:color w:val="000000"/>
          <w:kern w:val="0"/>
          <w:sz w:val="24"/>
          <w:szCs w:val="24"/>
          <w:lang w:val="en-US"/>
        </w:rPr>
        <w:t xml:space="preserve"> </w:t>
      </w:r>
      <w:r w:rsidRPr="00A2661E">
        <w:rPr>
          <w:rFonts w:ascii="Cascadia Mono" w:hAnsi="Cascadia Mono" w:cs="Cascadia Mono"/>
          <w:noProof w:val="0"/>
          <w:color w:val="0000FF"/>
          <w:kern w:val="0"/>
          <w:sz w:val="24"/>
          <w:szCs w:val="24"/>
          <w:lang w:val="en-US"/>
        </w:rPr>
        <w:t>CATCH</w:t>
      </w:r>
    </w:p>
    <w:p w14:paraId="4A5779F0" w14:textId="77777777" w:rsidR="006252A6" w:rsidRPr="00A2661E" w:rsidRDefault="006252A6" w:rsidP="00625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2661E">
        <w:rPr>
          <w:rFonts w:ascii="Cascadia Mono" w:hAnsi="Cascadia Mono" w:cs="Cascadia Mono"/>
          <w:noProof w:val="0"/>
          <w:color w:val="0000FF"/>
          <w:kern w:val="0"/>
          <w:sz w:val="24"/>
          <w:szCs w:val="24"/>
          <w:lang w:val="en-US"/>
        </w:rPr>
        <w:t>END</w:t>
      </w:r>
    </w:p>
    <w:p w14:paraId="1919052F" w14:textId="18EDBBB0" w:rsidR="00456D16" w:rsidRPr="00A2661E" w:rsidRDefault="006252A6" w:rsidP="006252A6">
      <w:pPr>
        <w:pStyle w:val="ListParagraph"/>
        <w:pBdr>
          <w:top w:val="single" w:sz="4" w:space="1" w:color="auto"/>
          <w:left w:val="single" w:sz="4" w:space="4" w:color="auto"/>
          <w:bottom w:val="single" w:sz="4" w:space="1" w:color="auto"/>
          <w:right w:val="single" w:sz="4" w:space="4" w:color="auto"/>
        </w:pBdr>
        <w:ind w:left="1584"/>
        <w:rPr>
          <w:rFonts w:ascii="Times New Roman" w:hAnsi="Times New Roman" w:cs="Times New Roman"/>
          <w:sz w:val="24"/>
          <w:szCs w:val="24"/>
          <w:u w:val="single"/>
          <w:lang w:val="en-US"/>
        </w:rPr>
      </w:pPr>
      <w:r w:rsidRPr="00A2661E">
        <w:rPr>
          <w:rFonts w:ascii="Cascadia Mono" w:hAnsi="Cascadia Mono" w:cs="Cascadia Mono"/>
          <w:noProof w:val="0"/>
          <w:color w:val="0000FF"/>
          <w:kern w:val="0"/>
          <w:sz w:val="24"/>
          <w:szCs w:val="24"/>
          <w:lang w:val="en-US"/>
        </w:rPr>
        <w:t>GO</w:t>
      </w:r>
    </w:p>
    <w:p w14:paraId="4B198064" w14:textId="77777777" w:rsidR="00456D16" w:rsidRDefault="00456D16" w:rsidP="00456D16">
      <w:pPr>
        <w:pStyle w:val="ListParagraph"/>
        <w:ind w:left="1584"/>
        <w:rPr>
          <w:rFonts w:ascii="Times New Roman" w:hAnsi="Times New Roman" w:cs="Times New Roman"/>
          <w:sz w:val="28"/>
          <w:szCs w:val="28"/>
          <w:u w:val="single"/>
          <w:lang w:val="en-US"/>
        </w:rPr>
      </w:pPr>
    </w:p>
    <w:p w14:paraId="1ADB4FF1" w14:textId="273DE25D" w:rsidR="00456D16" w:rsidRDefault="00456D16" w:rsidP="00456D16">
      <w:pPr>
        <w:pStyle w:val="ListParagraph"/>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C# code:</w:t>
      </w:r>
    </w:p>
    <w:p w14:paraId="5427CEF6" w14:textId="77777777" w:rsidR="006252A6" w:rsidRPr="00A2661E" w:rsidRDefault="006252A6" w:rsidP="00625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2661E">
        <w:rPr>
          <w:rFonts w:ascii="Cascadia Mono" w:hAnsi="Cascadia Mono" w:cs="Cascadia Mono"/>
          <w:noProof w:val="0"/>
          <w:color w:val="000000"/>
          <w:kern w:val="0"/>
          <w:sz w:val="24"/>
          <w:szCs w:val="24"/>
          <w:lang w:val="en-US"/>
        </w:rPr>
        <w:t xml:space="preserve">string id = </w:t>
      </w:r>
      <w:proofErr w:type="spellStart"/>
      <w:r w:rsidRPr="00A2661E">
        <w:rPr>
          <w:rFonts w:ascii="Cascadia Mono" w:hAnsi="Cascadia Mono" w:cs="Cascadia Mono"/>
          <w:noProof w:val="0"/>
          <w:color w:val="000000"/>
          <w:kern w:val="0"/>
          <w:sz w:val="24"/>
          <w:szCs w:val="24"/>
          <w:lang w:val="en-US"/>
        </w:rPr>
        <w:t>tbxIDEmp.</w:t>
      </w:r>
      <w:proofErr w:type="gramStart"/>
      <w:r w:rsidRPr="00A2661E">
        <w:rPr>
          <w:rFonts w:ascii="Cascadia Mono" w:hAnsi="Cascadia Mono" w:cs="Cascadia Mono"/>
          <w:noProof w:val="0"/>
          <w:color w:val="000000"/>
          <w:kern w:val="0"/>
          <w:sz w:val="24"/>
          <w:szCs w:val="24"/>
          <w:lang w:val="en-US"/>
        </w:rPr>
        <w:t>Text</w:t>
      </w:r>
      <w:proofErr w:type="spellEnd"/>
      <w:r w:rsidRPr="00A2661E">
        <w:rPr>
          <w:rFonts w:ascii="Cascadia Mono" w:hAnsi="Cascadia Mono" w:cs="Cascadia Mono"/>
          <w:noProof w:val="0"/>
          <w:color w:val="000000"/>
          <w:kern w:val="0"/>
          <w:sz w:val="24"/>
          <w:szCs w:val="24"/>
          <w:lang w:val="en-US"/>
        </w:rPr>
        <w:t>;</w:t>
      </w:r>
      <w:proofErr w:type="gramEnd"/>
    </w:p>
    <w:p w14:paraId="163B8784" w14:textId="77777777" w:rsidR="006252A6" w:rsidRPr="00A2661E" w:rsidRDefault="006252A6" w:rsidP="00625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2661E">
        <w:rPr>
          <w:rFonts w:ascii="Cascadia Mono" w:hAnsi="Cascadia Mono" w:cs="Cascadia Mono"/>
          <w:noProof w:val="0"/>
          <w:color w:val="000000"/>
          <w:kern w:val="0"/>
          <w:sz w:val="24"/>
          <w:szCs w:val="24"/>
          <w:lang w:val="en-US"/>
        </w:rPr>
        <w:t>try</w:t>
      </w:r>
    </w:p>
    <w:p w14:paraId="04CA85C2" w14:textId="77777777" w:rsidR="006252A6" w:rsidRPr="00A2661E" w:rsidRDefault="006252A6" w:rsidP="00625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2661E">
        <w:rPr>
          <w:rFonts w:ascii="Cascadia Mono" w:hAnsi="Cascadia Mono" w:cs="Cascadia Mono"/>
          <w:noProof w:val="0"/>
          <w:color w:val="000000"/>
          <w:kern w:val="0"/>
          <w:sz w:val="24"/>
          <w:szCs w:val="24"/>
          <w:lang w:val="en-US"/>
        </w:rPr>
        <w:t>{</w:t>
      </w:r>
    </w:p>
    <w:p w14:paraId="687A1CCB" w14:textId="77777777" w:rsidR="006252A6" w:rsidRPr="00A2661E" w:rsidRDefault="006252A6" w:rsidP="00625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2661E">
        <w:rPr>
          <w:rFonts w:ascii="Cascadia Mono" w:hAnsi="Cascadia Mono" w:cs="Cascadia Mono"/>
          <w:noProof w:val="0"/>
          <w:color w:val="000000"/>
          <w:kern w:val="0"/>
          <w:sz w:val="24"/>
          <w:szCs w:val="24"/>
          <w:lang w:val="en-US"/>
        </w:rPr>
        <w:t xml:space="preserve">    </w:t>
      </w:r>
      <w:proofErr w:type="spellStart"/>
      <w:proofErr w:type="gramStart"/>
      <w:r w:rsidRPr="00A2661E">
        <w:rPr>
          <w:rFonts w:ascii="Cascadia Mono" w:hAnsi="Cascadia Mono" w:cs="Cascadia Mono"/>
          <w:noProof w:val="0"/>
          <w:color w:val="000000"/>
          <w:kern w:val="0"/>
          <w:sz w:val="24"/>
          <w:szCs w:val="24"/>
          <w:lang w:val="en-US"/>
        </w:rPr>
        <w:t>DataProvider.Instance.ExecuteNonQuery</w:t>
      </w:r>
      <w:proofErr w:type="spellEnd"/>
      <w:proofErr w:type="gramEnd"/>
      <w:r w:rsidRPr="00A2661E">
        <w:rPr>
          <w:rFonts w:ascii="Cascadia Mono" w:hAnsi="Cascadia Mono" w:cs="Cascadia Mono"/>
          <w:noProof w:val="0"/>
          <w:color w:val="000000"/>
          <w:kern w:val="0"/>
          <w:sz w:val="24"/>
          <w:szCs w:val="24"/>
          <w:lang w:val="en-US"/>
        </w:rPr>
        <w:t xml:space="preserve">("EXEC </w:t>
      </w:r>
      <w:proofErr w:type="spellStart"/>
      <w:r w:rsidRPr="00A2661E">
        <w:rPr>
          <w:rFonts w:ascii="Cascadia Mono" w:hAnsi="Cascadia Mono" w:cs="Cascadia Mono"/>
          <w:noProof w:val="0"/>
          <w:color w:val="000000"/>
          <w:kern w:val="0"/>
          <w:sz w:val="24"/>
          <w:szCs w:val="24"/>
          <w:lang w:val="en-US"/>
        </w:rPr>
        <w:t>dbo.deleteEmployeeByID</w:t>
      </w:r>
      <w:proofErr w:type="spellEnd"/>
      <w:r w:rsidRPr="00A2661E">
        <w:rPr>
          <w:rFonts w:ascii="Cascadia Mono" w:hAnsi="Cascadia Mono" w:cs="Cascadia Mono"/>
          <w:noProof w:val="0"/>
          <w:color w:val="000000"/>
          <w:kern w:val="0"/>
          <w:sz w:val="24"/>
          <w:szCs w:val="24"/>
          <w:lang w:val="en-US"/>
        </w:rPr>
        <w:t xml:space="preserve"> @id ", new object[] { id });</w:t>
      </w:r>
    </w:p>
    <w:p w14:paraId="2FAF963A" w14:textId="77777777" w:rsidR="006252A6" w:rsidRPr="00A2661E" w:rsidRDefault="006252A6" w:rsidP="00625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2661E">
        <w:rPr>
          <w:rFonts w:ascii="Cascadia Mono" w:hAnsi="Cascadia Mono" w:cs="Cascadia Mono"/>
          <w:noProof w:val="0"/>
          <w:color w:val="000000"/>
          <w:kern w:val="0"/>
          <w:sz w:val="24"/>
          <w:szCs w:val="24"/>
          <w:lang w:val="en-US"/>
        </w:rPr>
        <w:t xml:space="preserve">    </w:t>
      </w:r>
      <w:proofErr w:type="spellStart"/>
      <w:r w:rsidRPr="00A2661E">
        <w:rPr>
          <w:rFonts w:ascii="Cascadia Mono" w:hAnsi="Cascadia Mono" w:cs="Cascadia Mono"/>
          <w:noProof w:val="0"/>
          <w:color w:val="000000"/>
          <w:kern w:val="0"/>
          <w:sz w:val="24"/>
          <w:szCs w:val="24"/>
          <w:lang w:val="en-US"/>
        </w:rPr>
        <w:t>MessageBox.Show</w:t>
      </w:r>
      <w:proofErr w:type="spellEnd"/>
      <w:r w:rsidRPr="00A2661E">
        <w:rPr>
          <w:rFonts w:ascii="Cascadia Mono" w:hAnsi="Cascadia Mono" w:cs="Cascadia Mono"/>
          <w:noProof w:val="0"/>
          <w:color w:val="000000"/>
          <w:kern w:val="0"/>
          <w:sz w:val="24"/>
          <w:szCs w:val="24"/>
          <w:lang w:val="en-US"/>
        </w:rPr>
        <w:t>("</w:t>
      </w:r>
      <w:proofErr w:type="spellStart"/>
      <w:r w:rsidRPr="00A2661E">
        <w:rPr>
          <w:rFonts w:ascii="Cascadia Mono" w:hAnsi="Cascadia Mono" w:cs="Cascadia Mono"/>
          <w:noProof w:val="0"/>
          <w:color w:val="000000"/>
          <w:kern w:val="0"/>
          <w:sz w:val="24"/>
          <w:szCs w:val="24"/>
          <w:lang w:val="en-US"/>
        </w:rPr>
        <w:t>Xóa</w:t>
      </w:r>
      <w:proofErr w:type="spellEnd"/>
      <w:r w:rsidRPr="00A2661E">
        <w:rPr>
          <w:rFonts w:ascii="Cascadia Mono" w:hAnsi="Cascadia Mono" w:cs="Cascadia Mono"/>
          <w:noProof w:val="0"/>
          <w:color w:val="000000"/>
          <w:kern w:val="0"/>
          <w:sz w:val="24"/>
          <w:szCs w:val="24"/>
          <w:lang w:val="en-US"/>
        </w:rPr>
        <w:t xml:space="preserve"> </w:t>
      </w:r>
      <w:proofErr w:type="spellStart"/>
      <w:r w:rsidRPr="00A2661E">
        <w:rPr>
          <w:rFonts w:ascii="Cascadia Mono" w:hAnsi="Cascadia Mono" w:cs="Cascadia Mono"/>
          <w:noProof w:val="0"/>
          <w:color w:val="000000"/>
          <w:kern w:val="0"/>
          <w:sz w:val="24"/>
          <w:szCs w:val="24"/>
          <w:lang w:val="en-US"/>
        </w:rPr>
        <w:t>nhân</w:t>
      </w:r>
      <w:proofErr w:type="spellEnd"/>
      <w:r w:rsidRPr="00A2661E">
        <w:rPr>
          <w:rFonts w:ascii="Cascadia Mono" w:hAnsi="Cascadia Mono" w:cs="Cascadia Mono"/>
          <w:noProof w:val="0"/>
          <w:color w:val="000000"/>
          <w:kern w:val="0"/>
          <w:sz w:val="24"/>
          <w:szCs w:val="24"/>
          <w:lang w:val="en-US"/>
        </w:rPr>
        <w:t xml:space="preserve"> </w:t>
      </w:r>
      <w:proofErr w:type="spellStart"/>
      <w:r w:rsidRPr="00A2661E">
        <w:rPr>
          <w:rFonts w:ascii="Cascadia Mono" w:hAnsi="Cascadia Mono" w:cs="Cascadia Mono"/>
          <w:noProof w:val="0"/>
          <w:color w:val="000000"/>
          <w:kern w:val="0"/>
          <w:sz w:val="24"/>
          <w:szCs w:val="24"/>
          <w:lang w:val="en-US"/>
        </w:rPr>
        <w:t>viên</w:t>
      </w:r>
      <w:proofErr w:type="spellEnd"/>
      <w:r w:rsidRPr="00A2661E">
        <w:rPr>
          <w:rFonts w:ascii="Cascadia Mono" w:hAnsi="Cascadia Mono" w:cs="Cascadia Mono"/>
          <w:noProof w:val="0"/>
          <w:color w:val="000000"/>
          <w:kern w:val="0"/>
          <w:sz w:val="24"/>
          <w:szCs w:val="24"/>
          <w:lang w:val="en-US"/>
        </w:rPr>
        <w:t xml:space="preserve"> </w:t>
      </w:r>
      <w:proofErr w:type="spellStart"/>
      <w:r w:rsidRPr="00A2661E">
        <w:rPr>
          <w:rFonts w:ascii="Cascadia Mono" w:hAnsi="Cascadia Mono" w:cs="Cascadia Mono"/>
          <w:noProof w:val="0"/>
          <w:color w:val="000000"/>
          <w:kern w:val="0"/>
          <w:sz w:val="24"/>
          <w:szCs w:val="24"/>
          <w:lang w:val="en-US"/>
        </w:rPr>
        <w:t>thành</w:t>
      </w:r>
      <w:proofErr w:type="spellEnd"/>
      <w:r w:rsidRPr="00A2661E">
        <w:rPr>
          <w:rFonts w:ascii="Cascadia Mono" w:hAnsi="Cascadia Mono" w:cs="Cascadia Mono"/>
          <w:noProof w:val="0"/>
          <w:color w:val="000000"/>
          <w:kern w:val="0"/>
          <w:sz w:val="24"/>
          <w:szCs w:val="24"/>
          <w:lang w:val="en-US"/>
        </w:rPr>
        <w:t xml:space="preserve"> </w:t>
      </w:r>
      <w:proofErr w:type="spellStart"/>
      <w:r w:rsidRPr="00A2661E">
        <w:rPr>
          <w:rFonts w:ascii="Cascadia Mono" w:hAnsi="Cascadia Mono" w:cs="Cascadia Mono"/>
          <w:noProof w:val="0"/>
          <w:color w:val="000000"/>
          <w:kern w:val="0"/>
          <w:sz w:val="24"/>
          <w:szCs w:val="24"/>
          <w:lang w:val="en-US"/>
        </w:rPr>
        <w:t>công</w:t>
      </w:r>
      <w:proofErr w:type="spellEnd"/>
      <w:r w:rsidRPr="00A2661E">
        <w:rPr>
          <w:rFonts w:ascii="Cascadia Mono" w:hAnsi="Cascadia Mono" w:cs="Cascadia Mono"/>
          <w:noProof w:val="0"/>
          <w:color w:val="000000"/>
          <w:kern w:val="0"/>
          <w:sz w:val="24"/>
          <w:szCs w:val="24"/>
          <w:lang w:val="en-US"/>
        </w:rPr>
        <w:t xml:space="preserve">!", "Thông </w:t>
      </w:r>
      <w:proofErr w:type="spellStart"/>
      <w:r w:rsidRPr="00A2661E">
        <w:rPr>
          <w:rFonts w:ascii="Cascadia Mono" w:hAnsi="Cascadia Mono" w:cs="Cascadia Mono"/>
          <w:noProof w:val="0"/>
          <w:color w:val="000000"/>
          <w:kern w:val="0"/>
          <w:sz w:val="24"/>
          <w:szCs w:val="24"/>
          <w:lang w:val="en-US"/>
        </w:rPr>
        <w:t>báo</w:t>
      </w:r>
      <w:proofErr w:type="spellEnd"/>
      <w:r w:rsidRPr="00A2661E">
        <w:rPr>
          <w:rFonts w:ascii="Cascadia Mono" w:hAnsi="Cascadia Mono" w:cs="Cascadia Mono"/>
          <w:noProof w:val="0"/>
          <w:color w:val="000000"/>
          <w:kern w:val="0"/>
          <w:sz w:val="24"/>
          <w:szCs w:val="24"/>
          <w:lang w:val="en-US"/>
        </w:rPr>
        <w:t xml:space="preserve">", </w:t>
      </w:r>
      <w:proofErr w:type="spellStart"/>
      <w:r w:rsidRPr="00A2661E">
        <w:rPr>
          <w:rFonts w:ascii="Cascadia Mono" w:hAnsi="Cascadia Mono" w:cs="Cascadia Mono"/>
          <w:noProof w:val="0"/>
          <w:color w:val="000000"/>
          <w:kern w:val="0"/>
          <w:sz w:val="24"/>
          <w:szCs w:val="24"/>
          <w:lang w:val="en-US"/>
        </w:rPr>
        <w:t>MessageBoxButtons.OK</w:t>
      </w:r>
      <w:proofErr w:type="spellEnd"/>
      <w:r w:rsidRPr="00A2661E">
        <w:rPr>
          <w:rFonts w:ascii="Cascadia Mono" w:hAnsi="Cascadia Mono" w:cs="Cascadia Mono"/>
          <w:noProof w:val="0"/>
          <w:color w:val="000000"/>
          <w:kern w:val="0"/>
          <w:sz w:val="24"/>
          <w:szCs w:val="24"/>
          <w:lang w:val="en-US"/>
        </w:rPr>
        <w:t xml:space="preserve">, </w:t>
      </w:r>
      <w:proofErr w:type="spellStart"/>
      <w:r w:rsidRPr="00A2661E">
        <w:rPr>
          <w:rFonts w:ascii="Cascadia Mono" w:hAnsi="Cascadia Mono" w:cs="Cascadia Mono"/>
          <w:noProof w:val="0"/>
          <w:color w:val="000000"/>
          <w:kern w:val="0"/>
          <w:sz w:val="24"/>
          <w:szCs w:val="24"/>
          <w:lang w:val="en-US"/>
        </w:rPr>
        <w:t>MessageBoxIcon.Information</w:t>
      </w:r>
      <w:proofErr w:type="spellEnd"/>
      <w:proofErr w:type="gramStart"/>
      <w:r w:rsidRPr="00A2661E">
        <w:rPr>
          <w:rFonts w:ascii="Cascadia Mono" w:hAnsi="Cascadia Mono" w:cs="Cascadia Mono"/>
          <w:noProof w:val="0"/>
          <w:color w:val="000000"/>
          <w:kern w:val="0"/>
          <w:sz w:val="24"/>
          <w:szCs w:val="24"/>
          <w:lang w:val="en-US"/>
        </w:rPr>
        <w:t>);</w:t>
      </w:r>
      <w:proofErr w:type="gramEnd"/>
    </w:p>
    <w:p w14:paraId="7E22F9EC" w14:textId="77777777" w:rsidR="006252A6" w:rsidRPr="00A2661E" w:rsidRDefault="006252A6" w:rsidP="00625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2661E">
        <w:rPr>
          <w:rFonts w:ascii="Cascadia Mono" w:hAnsi="Cascadia Mono" w:cs="Cascadia Mono"/>
          <w:noProof w:val="0"/>
          <w:color w:val="000000"/>
          <w:kern w:val="0"/>
          <w:sz w:val="24"/>
          <w:szCs w:val="24"/>
          <w:lang w:val="en-US"/>
        </w:rPr>
        <w:t xml:space="preserve">    </w:t>
      </w:r>
      <w:proofErr w:type="gramStart"/>
      <w:r w:rsidRPr="00A2661E">
        <w:rPr>
          <w:rFonts w:ascii="Cascadia Mono" w:hAnsi="Cascadia Mono" w:cs="Cascadia Mono"/>
          <w:noProof w:val="0"/>
          <w:color w:val="000000"/>
          <w:kern w:val="0"/>
          <w:sz w:val="24"/>
          <w:szCs w:val="24"/>
          <w:lang w:val="en-US"/>
        </w:rPr>
        <w:t>reload(</w:t>
      </w:r>
      <w:proofErr w:type="gramEnd"/>
      <w:r w:rsidRPr="00A2661E">
        <w:rPr>
          <w:rFonts w:ascii="Cascadia Mono" w:hAnsi="Cascadia Mono" w:cs="Cascadia Mono"/>
          <w:noProof w:val="0"/>
          <w:color w:val="000000"/>
          <w:kern w:val="0"/>
          <w:sz w:val="24"/>
          <w:szCs w:val="24"/>
          <w:lang w:val="en-US"/>
        </w:rPr>
        <w:t>);</w:t>
      </w:r>
    </w:p>
    <w:p w14:paraId="1EDABE2F" w14:textId="77777777" w:rsidR="006252A6" w:rsidRPr="00A2661E" w:rsidRDefault="006252A6" w:rsidP="00625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2661E">
        <w:rPr>
          <w:rFonts w:ascii="Cascadia Mono" w:hAnsi="Cascadia Mono" w:cs="Cascadia Mono"/>
          <w:noProof w:val="0"/>
          <w:color w:val="000000"/>
          <w:kern w:val="0"/>
          <w:sz w:val="24"/>
          <w:szCs w:val="24"/>
          <w:lang w:val="en-US"/>
        </w:rPr>
        <w:t>}</w:t>
      </w:r>
    </w:p>
    <w:p w14:paraId="48BED6D5" w14:textId="77777777" w:rsidR="006252A6" w:rsidRPr="00A2661E" w:rsidRDefault="006252A6" w:rsidP="00625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2661E">
        <w:rPr>
          <w:rFonts w:ascii="Cascadia Mono" w:hAnsi="Cascadia Mono" w:cs="Cascadia Mono"/>
          <w:noProof w:val="0"/>
          <w:color w:val="000000"/>
          <w:kern w:val="0"/>
          <w:sz w:val="24"/>
          <w:szCs w:val="24"/>
          <w:lang w:val="en-US"/>
        </w:rPr>
        <w:t>catch (</w:t>
      </w:r>
      <w:proofErr w:type="spellStart"/>
      <w:r w:rsidRPr="00A2661E">
        <w:rPr>
          <w:rFonts w:ascii="Cascadia Mono" w:hAnsi="Cascadia Mono" w:cs="Cascadia Mono"/>
          <w:noProof w:val="0"/>
          <w:color w:val="000000"/>
          <w:kern w:val="0"/>
          <w:sz w:val="24"/>
          <w:szCs w:val="24"/>
          <w:lang w:val="en-US"/>
        </w:rPr>
        <w:t>SqlException</w:t>
      </w:r>
      <w:proofErr w:type="spellEnd"/>
      <w:r w:rsidRPr="00A2661E">
        <w:rPr>
          <w:rFonts w:ascii="Cascadia Mono" w:hAnsi="Cascadia Mono" w:cs="Cascadia Mono"/>
          <w:noProof w:val="0"/>
          <w:color w:val="000000"/>
          <w:kern w:val="0"/>
          <w:sz w:val="24"/>
          <w:szCs w:val="24"/>
          <w:lang w:val="en-US"/>
        </w:rPr>
        <w:t xml:space="preserve"> </w:t>
      </w:r>
      <w:proofErr w:type="spellStart"/>
      <w:r w:rsidRPr="00A2661E">
        <w:rPr>
          <w:rFonts w:ascii="Cascadia Mono" w:hAnsi="Cascadia Mono" w:cs="Cascadia Mono"/>
          <w:noProof w:val="0"/>
          <w:color w:val="000000"/>
          <w:kern w:val="0"/>
          <w:sz w:val="24"/>
          <w:szCs w:val="24"/>
          <w:lang w:val="en-US"/>
        </w:rPr>
        <w:t>ev</w:t>
      </w:r>
      <w:proofErr w:type="spellEnd"/>
      <w:r w:rsidRPr="00A2661E">
        <w:rPr>
          <w:rFonts w:ascii="Cascadia Mono" w:hAnsi="Cascadia Mono" w:cs="Cascadia Mono"/>
          <w:noProof w:val="0"/>
          <w:color w:val="000000"/>
          <w:kern w:val="0"/>
          <w:sz w:val="24"/>
          <w:szCs w:val="24"/>
          <w:lang w:val="en-US"/>
        </w:rPr>
        <w:t>)</w:t>
      </w:r>
    </w:p>
    <w:p w14:paraId="5C448756" w14:textId="77777777" w:rsidR="006252A6" w:rsidRPr="00A2661E" w:rsidRDefault="006252A6" w:rsidP="00625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2661E">
        <w:rPr>
          <w:rFonts w:ascii="Cascadia Mono" w:hAnsi="Cascadia Mono" w:cs="Cascadia Mono"/>
          <w:noProof w:val="0"/>
          <w:color w:val="000000"/>
          <w:kern w:val="0"/>
          <w:sz w:val="24"/>
          <w:szCs w:val="24"/>
          <w:lang w:val="en-US"/>
        </w:rPr>
        <w:t>{</w:t>
      </w:r>
    </w:p>
    <w:p w14:paraId="4C08E5E7" w14:textId="77777777" w:rsidR="006252A6" w:rsidRPr="00A2661E" w:rsidRDefault="006252A6" w:rsidP="00625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2661E">
        <w:rPr>
          <w:rFonts w:ascii="Cascadia Mono" w:hAnsi="Cascadia Mono" w:cs="Cascadia Mono"/>
          <w:noProof w:val="0"/>
          <w:color w:val="000000"/>
          <w:kern w:val="0"/>
          <w:sz w:val="24"/>
          <w:szCs w:val="24"/>
          <w:lang w:val="en-US"/>
        </w:rPr>
        <w:t xml:space="preserve">    </w:t>
      </w:r>
      <w:proofErr w:type="spellStart"/>
      <w:r w:rsidRPr="00A2661E">
        <w:rPr>
          <w:rFonts w:ascii="Cascadia Mono" w:hAnsi="Cascadia Mono" w:cs="Cascadia Mono"/>
          <w:noProof w:val="0"/>
          <w:color w:val="000000"/>
          <w:kern w:val="0"/>
          <w:sz w:val="24"/>
          <w:szCs w:val="24"/>
          <w:lang w:val="en-US"/>
        </w:rPr>
        <w:t>MessageBox.Show</w:t>
      </w:r>
      <w:proofErr w:type="spellEnd"/>
      <w:r w:rsidRPr="00A2661E">
        <w:rPr>
          <w:rFonts w:ascii="Cascadia Mono" w:hAnsi="Cascadia Mono" w:cs="Cascadia Mono"/>
          <w:noProof w:val="0"/>
          <w:color w:val="000000"/>
          <w:kern w:val="0"/>
          <w:sz w:val="24"/>
          <w:szCs w:val="24"/>
          <w:lang w:val="en-US"/>
        </w:rPr>
        <w:t>("</w:t>
      </w:r>
      <w:proofErr w:type="spellStart"/>
      <w:r w:rsidRPr="00A2661E">
        <w:rPr>
          <w:rFonts w:ascii="Cascadia Mono" w:hAnsi="Cascadia Mono" w:cs="Cascadia Mono"/>
          <w:noProof w:val="0"/>
          <w:color w:val="000000"/>
          <w:kern w:val="0"/>
          <w:sz w:val="24"/>
          <w:szCs w:val="24"/>
          <w:lang w:val="en-US"/>
        </w:rPr>
        <w:t>Xóa</w:t>
      </w:r>
      <w:proofErr w:type="spellEnd"/>
      <w:r w:rsidRPr="00A2661E">
        <w:rPr>
          <w:rFonts w:ascii="Cascadia Mono" w:hAnsi="Cascadia Mono" w:cs="Cascadia Mono"/>
          <w:noProof w:val="0"/>
          <w:color w:val="000000"/>
          <w:kern w:val="0"/>
          <w:sz w:val="24"/>
          <w:szCs w:val="24"/>
          <w:lang w:val="en-US"/>
        </w:rPr>
        <w:t xml:space="preserve"> </w:t>
      </w:r>
      <w:proofErr w:type="spellStart"/>
      <w:r w:rsidRPr="00A2661E">
        <w:rPr>
          <w:rFonts w:ascii="Cascadia Mono" w:hAnsi="Cascadia Mono" w:cs="Cascadia Mono"/>
          <w:noProof w:val="0"/>
          <w:color w:val="000000"/>
          <w:kern w:val="0"/>
          <w:sz w:val="24"/>
          <w:szCs w:val="24"/>
          <w:lang w:val="en-US"/>
        </w:rPr>
        <w:t>nhân</w:t>
      </w:r>
      <w:proofErr w:type="spellEnd"/>
      <w:r w:rsidRPr="00A2661E">
        <w:rPr>
          <w:rFonts w:ascii="Cascadia Mono" w:hAnsi="Cascadia Mono" w:cs="Cascadia Mono"/>
          <w:noProof w:val="0"/>
          <w:color w:val="000000"/>
          <w:kern w:val="0"/>
          <w:sz w:val="24"/>
          <w:szCs w:val="24"/>
          <w:lang w:val="en-US"/>
        </w:rPr>
        <w:t xml:space="preserve"> </w:t>
      </w:r>
      <w:proofErr w:type="spellStart"/>
      <w:r w:rsidRPr="00A2661E">
        <w:rPr>
          <w:rFonts w:ascii="Cascadia Mono" w:hAnsi="Cascadia Mono" w:cs="Cascadia Mono"/>
          <w:noProof w:val="0"/>
          <w:color w:val="000000"/>
          <w:kern w:val="0"/>
          <w:sz w:val="24"/>
          <w:szCs w:val="24"/>
          <w:lang w:val="en-US"/>
        </w:rPr>
        <w:t>viên</w:t>
      </w:r>
      <w:proofErr w:type="spellEnd"/>
      <w:r w:rsidRPr="00A2661E">
        <w:rPr>
          <w:rFonts w:ascii="Cascadia Mono" w:hAnsi="Cascadia Mono" w:cs="Cascadia Mono"/>
          <w:noProof w:val="0"/>
          <w:color w:val="000000"/>
          <w:kern w:val="0"/>
          <w:sz w:val="24"/>
          <w:szCs w:val="24"/>
          <w:lang w:val="en-US"/>
        </w:rPr>
        <w:t xml:space="preserve"> </w:t>
      </w:r>
      <w:proofErr w:type="spellStart"/>
      <w:r w:rsidRPr="00A2661E">
        <w:rPr>
          <w:rFonts w:ascii="Cascadia Mono" w:hAnsi="Cascadia Mono" w:cs="Cascadia Mono"/>
          <w:noProof w:val="0"/>
          <w:color w:val="000000"/>
          <w:kern w:val="0"/>
          <w:sz w:val="24"/>
          <w:szCs w:val="24"/>
          <w:lang w:val="en-US"/>
        </w:rPr>
        <w:t>thất</w:t>
      </w:r>
      <w:proofErr w:type="spellEnd"/>
      <w:r w:rsidRPr="00A2661E">
        <w:rPr>
          <w:rFonts w:ascii="Cascadia Mono" w:hAnsi="Cascadia Mono" w:cs="Cascadia Mono"/>
          <w:noProof w:val="0"/>
          <w:color w:val="000000"/>
          <w:kern w:val="0"/>
          <w:sz w:val="24"/>
          <w:szCs w:val="24"/>
          <w:lang w:val="en-US"/>
        </w:rPr>
        <w:t xml:space="preserve"> </w:t>
      </w:r>
      <w:proofErr w:type="spellStart"/>
      <w:r w:rsidRPr="00A2661E">
        <w:rPr>
          <w:rFonts w:ascii="Cascadia Mono" w:hAnsi="Cascadia Mono" w:cs="Cascadia Mono"/>
          <w:noProof w:val="0"/>
          <w:color w:val="000000"/>
          <w:kern w:val="0"/>
          <w:sz w:val="24"/>
          <w:szCs w:val="24"/>
          <w:lang w:val="en-US"/>
        </w:rPr>
        <w:t>bại</w:t>
      </w:r>
      <w:proofErr w:type="spellEnd"/>
      <w:r w:rsidRPr="00A2661E">
        <w:rPr>
          <w:rFonts w:ascii="Cascadia Mono" w:hAnsi="Cascadia Mono" w:cs="Cascadia Mono"/>
          <w:noProof w:val="0"/>
          <w:color w:val="000000"/>
          <w:kern w:val="0"/>
          <w:sz w:val="24"/>
          <w:szCs w:val="24"/>
          <w:lang w:val="en-US"/>
        </w:rPr>
        <w:t xml:space="preserve">! \n" + </w:t>
      </w:r>
      <w:proofErr w:type="spellStart"/>
      <w:proofErr w:type="gramStart"/>
      <w:r w:rsidRPr="00A2661E">
        <w:rPr>
          <w:rFonts w:ascii="Cascadia Mono" w:hAnsi="Cascadia Mono" w:cs="Cascadia Mono"/>
          <w:noProof w:val="0"/>
          <w:color w:val="000000"/>
          <w:kern w:val="0"/>
          <w:sz w:val="24"/>
          <w:szCs w:val="24"/>
          <w:lang w:val="en-US"/>
        </w:rPr>
        <w:t>ev.Message</w:t>
      </w:r>
      <w:proofErr w:type="spellEnd"/>
      <w:proofErr w:type="gramEnd"/>
      <w:r w:rsidRPr="00A2661E">
        <w:rPr>
          <w:rFonts w:ascii="Cascadia Mono" w:hAnsi="Cascadia Mono" w:cs="Cascadia Mono"/>
          <w:noProof w:val="0"/>
          <w:color w:val="000000"/>
          <w:kern w:val="0"/>
          <w:sz w:val="24"/>
          <w:szCs w:val="24"/>
          <w:lang w:val="en-US"/>
        </w:rPr>
        <w:t xml:space="preserve">, "Thông </w:t>
      </w:r>
      <w:proofErr w:type="spellStart"/>
      <w:r w:rsidRPr="00A2661E">
        <w:rPr>
          <w:rFonts w:ascii="Cascadia Mono" w:hAnsi="Cascadia Mono" w:cs="Cascadia Mono"/>
          <w:noProof w:val="0"/>
          <w:color w:val="000000"/>
          <w:kern w:val="0"/>
          <w:sz w:val="24"/>
          <w:szCs w:val="24"/>
          <w:lang w:val="en-US"/>
        </w:rPr>
        <w:t>báo</w:t>
      </w:r>
      <w:proofErr w:type="spellEnd"/>
      <w:r w:rsidRPr="00A2661E">
        <w:rPr>
          <w:rFonts w:ascii="Cascadia Mono" w:hAnsi="Cascadia Mono" w:cs="Cascadia Mono"/>
          <w:noProof w:val="0"/>
          <w:color w:val="000000"/>
          <w:kern w:val="0"/>
          <w:sz w:val="24"/>
          <w:szCs w:val="24"/>
          <w:lang w:val="en-US"/>
        </w:rPr>
        <w:t xml:space="preserve">", </w:t>
      </w:r>
      <w:proofErr w:type="spellStart"/>
      <w:r w:rsidRPr="00A2661E">
        <w:rPr>
          <w:rFonts w:ascii="Cascadia Mono" w:hAnsi="Cascadia Mono" w:cs="Cascadia Mono"/>
          <w:noProof w:val="0"/>
          <w:color w:val="000000"/>
          <w:kern w:val="0"/>
          <w:sz w:val="24"/>
          <w:szCs w:val="24"/>
          <w:lang w:val="en-US"/>
        </w:rPr>
        <w:t>MessageBoxButtons.OK</w:t>
      </w:r>
      <w:proofErr w:type="spellEnd"/>
      <w:r w:rsidRPr="00A2661E">
        <w:rPr>
          <w:rFonts w:ascii="Cascadia Mono" w:hAnsi="Cascadia Mono" w:cs="Cascadia Mono"/>
          <w:noProof w:val="0"/>
          <w:color w:val="000000"/>
          <w:kern w:val="0"/>
          <w:sz w:val="24"/>
          <w:szCs w:val="24"/>
          <w:lang w:val="en-US"/>
        </w:rPr>
        <w:t xml:space="preserve">, </w:t>
      </w:r>
      <w:proofErr w:type="spellStart"/>
      <w:r w:rsidRPr="00A2661E">
        <w:rPr>
          <w:rFonts w:ascii="Cascadia Mono" w:hAnsi="Cascadia Mono" w:cs="Cascadia Mono"/>
          <w:noProof w:val="0"/>
          <w:color w:val="000000"/>
          <w:kern w:val="0"/>
          <w:sz w:val="24"/>
          <w:szCs w:val="24"/>
          <w:lang w:val="en-US"/>
        </w:rPr>
        <w:t>MessageBoxIcon.Warning</w:t>
      </w:r>
      <w:proofErr w:type="spellEnd"/>
      <w:r w:rsidRPr="00A2661E">
        <w:rPr>
          <w:rFonts w:ascii="Cascadia Mono" w:hAnsi="Cascadia Mono" w:cs="Cascadia Mono"/>
          <w:noProof w:val="0"/>
          <w:color w:val="000000"/>
          <w:kern w:val="0"/>
          <w:sz w:val="24"/>
          <w:szCs w:val="24"/>
          <w:lang w:val="en-US"/>
        </w:rPr>
        <w:t>);</w:t>
      </w:r>
    </w:p>
    <w:p w14:paraId="0C68ABD5" w14:textId="77777777" w:rsidR="006252A6" w:rsidRPr="00A2661E" w:rsidRDefault="006252A6" w:rsidP="00625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2661E">
        <w:rPr>
          <w:rFonts w:ascii="Cascadia Mono" w:hAnsi="Cascadia Mono" w:cs="Cascadia Mono"/>
          <w:noProof w:val="0"/>
          <w:color w:val="000000"/>
          <w:kern w:val="0"/>
          <w:sz w:val="24"/>
          <w:szCs w:val="24"/>
          <w:lang w:val="en-US"/>
        </w:rPr>
        <w:t xml:space="preserve">    </w:t>
      </w:r>
      <w:proofErr w:type="gramStart"/>
      <w:r w:rsidRPr="00A2661E">
        <w:rPr>
          <w:rFonts w:ascii="Cascadia Mono" w:hAnsi="Cascadia Mono" w:cs="Cascadia Mono"/>
          <w:noProof w:val="0"/>
          <w:color w:val="000000"/>
          <w:kern w:val="0"/>
          <w:sz w:val="24"/>
          <w:szCs w:val="24"/>
          <w:lang w:val="en-US"/>
        </w:rPr>
        <w:t>reload(</w:t>
      </w:r>
      <w:proofErr w:type="gramEnd"/>
      <w:r w:rsidRPr="00A2661E">
        <w:rPr>
          <w:rFonts w:ascii="Cascadia Mono" w:hAnsi="Cascadia Mono" w:cs="Cascadia Mono"/>
          <w:noProof w:val="0"/>
          <w:color w:val="000000"/>
          <w:kern w:val="0"/>
          <w:sz w:val="24"/>
          <w:szCs w:val="24"/>
          <w:lang w:val="en-US"/>
        </w:rPr>
        <w:t>);</w:t>
      </w:r>
    </w:p>
    <w:p w14:paraId="2694C6D9" w14:textId="77777777" w:rsidR="006252A6" w:rsidRPr="00A2661E" w:rsidRDefault="006252A6" w:rsidP="00625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2661E">
        <w:rPr>
          <w:rFonts w:ascii="Cascadia Mono" w:hAnsi="Cascadia Mono" w:cs="Cascadia Mono"/>
          <w:noProof w:val="0"/>
          <w:color w:val="000000"/>
          <w:kern w:val="0"/>
          <w:sz w:val="24"/>
          <w:szCs w:val="24"/>
          <w:lang w:val="en-US"/>
        </w:rPr>
        <w:t xml:space="preserve">    </w:t>
      </w:r>
      <w:proofErr w:type="gramStart"/>
      <w:r w:rsidRPr="00A2661E">
        <w:rPr>
          <w:rFonts w:ascii="Cascadia Mono" w:hAnsi="Cascadia Mono" w:cs="Cascadia Mono"/>
          <w:noProof w:val="0"/>
          <w:color w:val="000000"/>
          <w:kern w:val="0"/>
          <w:sz w:val="24"/>
          <w:szCs w:val="24"/>
          <w:lang w:val="en-US"/>
        </w:rPr>
        <w:t>return;</w:t>
      </w:r>
      <w:proofErr w:type="gramEnd"/>
    </w:p>
    <w:p w14:paraId="0A740AD2" w14:textId="349D3CB6" w:rsidR="00456D16" w:rsidRPr="00A2661E" w:rsidRDefault="006252A6" w:rsidP="006252A6">
      <w:pPr>
        <w:pStyle w:val="ListParagraph"/>
        <w:pBdr>
          <w:top w:val="single" w:sz="4" w:space="1" w:color="auto"/>
          <w:left w:val="single" w:sz="4" w:space="4" w:color="auto"/>
          <w:bottom w:val="single" w:sz="4" w:space="1" w:color="auto"/>
          <w:right w:val="single" w:sz="4" w:space="4" w:color="auto"/>
        </w:pBdr>
        <w:ind w:left="1584"/>
        <w:rPr>
          <w:rFonts w:ascii="Times New Roman" w:hAnsi="Times New Roman" w:cs="Times New Roman"/>
          <w:sz w:val="24"/>
          <w:szCs w:val="24"/>
          <w:u w:val="single"/>
          <w:lang w:val="en-US"/>
        </w:rPr>
      </w:pPr>
      <w:r w:rsidRPr="00A2661E">
        <w:rPr>
          <w:rFonts w:ascii="Cascadia Mono" w:hAnsi="Cascadia Mono" w:cs="Cascadia Mono"/>
          <w:noProof w:val="0"/>
          <w:color w:val="000000"/>
          <w:kern w:val="0"/>
          <w:sz w:val="24"/>
          <w:szCs w:val="24"/>
          <w:lang w:val="en-US"/>
        </w:rPr>
        <w:lastRenderedPageBreak/>
        <w:t>}</w:t>
      </w:r>
    </w:p>
    <w:p w14:paraId="5D104127" w14:textId="77777777" w:rsidR="00456D16" w:rsidRDefault="00456D16" w:rsidP="00456D16">
      <w:pPr>
        <w:pStyle w:val="ListParagraph"/>
        <w:ind w:left="1584"/>
        <w:rPr>
          <w:rFonts w:ascii="Times New Roman" w:hAnsi="Times New Roman" w:cs="Times New Roman"/>
          <w:b/>
          <w:bCs/>
          <w:sz w:val="28"/>
          <w:szCs w:val="28"/>
          <w:lang w:val="en-US"/>
        </w:rPr>
      </w:pPr>
    </w:p>
    <w:p w14:paraId="4E046DF3" w14:textId="79174874" w:rsidR="00C1207D" w:rsidRDefault="00C1207D" w:rsidP="00C1207D">
      <w:pPr>
        <w:pStyle w:val="ListParagraph"/>
        <w:numPr>
          <w:ilvl w:val="0"/>
          <w:numId w:val="37"/>
        </w:numPr>
        <w:rPr>
          <w:rFonts w:ascii="Times New Roman" w:hAnsi="Times New Roman" w:cs="Times New Roman"/>
          <w:b/>
          <w:bCs/>
          <w:sz w:val="28"/>
          <w:szCs w:val="28"/>
          <w:lang w:val="en-US"/>
        </w:rPr>
      </w:pPr>
      <w:r>
        <w:rPr>
          <w:rFonts w:ascii="Times New Roman" w:hAnsi="Times New Roman" w:cs="Times New Roman"/>
          <w:b/>
          <w:bCs/>
          <w:sz w:val="28"/>
          <w:szCs w:val="28"/>
          <w:lang w:val="en-US"/>
        </w:rPr>
        <w:t>Procedure</w:t>
      </w:r>
      <w:r w:rsidR="002E54A6">
        <w:rPr>
          <w:rFonts w:ascii="Times New Roman" w:hAnsi="Times New Roman" w:cs="Times New Roman"/>
          <w:b/>
          <w:bCs/>
          <w:sz w:val="28"/>
          <w:szCs w:val="28"/>
          <w:lang w:val="en-US"/>
        </w:rPr>
        <w:t xml:space="preserve"> thêm nhân viên vào bảng ca trực:</w:t>
      </w:r>
    </w:p>
    <w:p w14:paraId="7144D920" w14:textId="5E33EB4D" w:rsidR="002E54A6" w:rsidRDefault="002E54A6" w:rsidP="002E54A6">
      <w:pPr>
        <w:pStyle w:val="ListParagraph"/>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SQL:</w:t>
      </w:r>
    </w:p>
    <w:p w14:paraId="044347D2" w14:textId="77777777" w:rsidR="002E54A6" w:rsidRPr="00A2661E" w:rsidRDefault="002E54A6" w:rsidP="002E5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2661E">
        <w:rPr>
          <w:rFonts w:ascii="Cascadia Mono" w:hAnsi="Cascadia Mono" w:cs="Cascadia Mono"/>
          <w:noProof w:val="0"/>
          <w:color w:val="0000FF"/>
          <w:kern w:val="0"/>
          <w:sz w:val="24"/>
          <w:szCs w:val="24"/>
          <w:lang w:val="en-US"/>
        </w:rPr>
        <w:t>DROP</w:t>
      </w:r>
      <w:r w:rsidRPr="00A2661E">
        <w:rPr>
          <w:rFonts w:ascii="Cascadia Mono" w:hAnsi="Cascadia Mono" w:cs="Cascadia Mono"/>
          <w:noProof w:val="0"/>
          <w:color w:val="000000"/>
          <w:kern w:val="0"/>
          <w:sz w:val="24"/>
          <w:szCs w:val="24"/>
          <w:lang w:val="en-US"/>
        </w:rPr>
        <w:t xml:space="preserve"> </w:t>
      </w:r>
      <w:r w:rsidRPr="00A2661E">
        <w:rPr>
          <w:rFonts w:ascii="Cascadia Mono" w:hAnsi="Cascadia Mono" w:cs="Cascadia Mono"/>
          <w:noProof w:val="0"/>
          <w:color w:val="0000FF"/>
          <w:kern w:val="0"/>
          <w:sz w:val="24"/>
          <w:szCs w:val="24"/>
          <w:lang w:val="en-US"/>
        </w:rPr>
        <w:t>PROCEDURE</w:t>
      </w:r>
      <w:r w:rsidRPr="00A2661E">
        <w:rPr>
          <w:rFonts w:ascii="Cascadia Mono" w:hAnsi="Cascadia Mono" w:cs="Cascadia Mono"/>
          <w:noProof w:val="0"/>
          <w:color w:val="000000"/>
          <w:kern w:val="0"/>
          <w:sz w:val="24"/>
          <w:szCs w:val="24"/>
          <w:lang w:val="en-US"/>
        </w:rPr>
        <w:t xml:space="preserve"> </w:t>
      </w:r>
      <w:r w:rsidRPr="00A2661E">
        <w:rPr>
          <w:rFonts w:ascii="Cascadia Mono" w:hAnsi="Cascadia Mono" w:cs="Cascadia Mono"/>
          <w:noProof w:val="0"/>
          <w:color w:val="0000FF"/>
          <w:kern w:val="0"/>
          <w:sz w:val="24"/>
          <w:szCs w:val="24"/>
          <w:lang w:val="en-US"/>
        </w:rPr>
        <w:t>IF</w:t>
      </w:r>
      <w:r w:rsidRPr="00A2661E">
        <w:rPr>
          <w:rFonts w:ascii="Cascadia Mono" w:hAnsi="Cascadia Mono" w:cs="Cascadia Mono"/>
          <w:noProof w:val="0"/>
          <w:color w:val="000000"/>
          <w:kern w:val="0"/>
          <w:sz w:val="24"/>
          <w:szCs w:val="24"/>
          <w:lang w:val="en-US"/>
        </w:rPr>
        <w:t xml:space="preserve"> </w:t>
      </w:r>
      <w:r w:rsidRPr="00A2661E">
        <w:rPr>
          <w:rFonts w:ascii="Cascadia Mono" w:hAnsi="Cascadia Mono" w:cs="Cascadia Mono"/>
          <w:noProof w:val="0"/>
          <w:color w:val="808080"/>
          <w:kern w:val="0"/>
          <w:sz w:val="24"/>
          <w:szCs w:val="24"/>
          <w:lang w:val="en-US"/>
        </w:rPr>
        <w:t>EXISTS</w:t>
      </w:r>
      <w:r w:rsidRPr="00A2661E">
        <w:rPr>
          <w:rFonts w:ascii="Cascadia Mono" w:hAnsi="Cascadia Mono" w:cs="Cascadia Mono"/>
          <w:noProof w:val="0"/>
          <w:color w:val="000000"/>
          <w:kern w:val="0"/>
          <w:sz w:val="24"/>
          <w:szCs w:val="24"/>
          <w:lang w:val="en-US"/>
        </w:rPr>
        <w:t xml:space="preserve"> </w:t>
      </w:r>
      <w:proofErr w:type="spellStart"/>
      <w:proofErr w:type="gramStart"/>
      <w:r w:rsidRPr="00A2661E">
        <w:rPr>
          <w:rFonts w:ascii="Cascadia Mono" w:hAnsi="Cascadia Mono" w:cs="Cascadia Mono"/>
          <w:noProof w:val="0"/>
          <w:color w:val="000000"/>
          <w:kern w:val="0"/>
          <w:sz w:val="24"/>
          <w:szCs w:val="24"/>
          <w:lang w:val="en-US"/>
        </w:rPr>
        <w:t>insertEmployeeToShift</w:t>
      </w:r>
      <w:proofErr w:type="spellEnd"/>
      <w:proofErr w:type="gramEnd"/>
    </w:p>
    <w:p w14:paraId="2426FAD0" w14:textId="77777777" w:rsidR="002E54A6" w:rsidRPr="00A2661E" w:rsidRDefault="002E54A6" w:rsidP="002E5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2661E">
        <w:rPr>
          <w:rFonts w:ascii="Cascadia Mono" w:hAnsi="Cascadia Mono" w:cs="Cascadia Mono"/>
          <w:noProof w:val="0"/>
          <w:color w:val="0000FF"/>
          <w:kern w:val="0"/>
          <w:sz w:val="24"/>
          <w:szCs w:val="24"/>
          <w:lang w:val="en-US"/>
        </w:rPr>
        <w:t>GO</w:t>
      </w:r>
    </w:p>
    <w:p w14:paraId="0670C7E5" w14:textId="77777777" w:rsidR="002E54A6" w:rsidRPr="00A2661E" w:rsidRDefault="002E54A6" w:rsidP="002E5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p>
    <w:p w14:paraId="2FB156DD" w14:textId="77777777" w:rsidR="002E54A6" w:rsidRPr="00A2661E" w:rsidRDefault="002E54A6" w:rsidP="002E5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2661E">
        <w:rPr>
          <w:rFonts w:ascii="Cascadia Mono" w:hAnsi="Cascadia Mono" w:cs="Cascadia Mono"/>
          <w:noProof w:val="0"/>
          <w:color w:val="0000FF"/>
          <w:kern w:val="0"/>
          <w:sz w:val="24"/>
          <w:szCs w:val="24"/>
          <w:lang w:val="en-US"/>
        </w:rPr>
        <w:t>CREATE</w:t>
      </w:r>
      <w:r w:rsidRPr="00A2661E">
        <w:rPr>
          <w:rFonts w:ascii="Cascadia Mono" w:hAnsi="Cascadia Mono" w:cs="Cascadia Mono"/>
          <w:noProof w:val="0"/>
          <w:color w:val="000000"/>
          <w:kern w:val="0"/>
          <w:sz w:val="24"/>
          <w:szCs w:val="24"/>
          <w:lang w:val="en-US"/>
        </w:rPr>
        <w:t xml:space="preserve"> </w:t>
      </w:r>
      <w:r w:rsidRPr="00A2661E">
        <w:rPr>
          <w:rFonts w:ascii="Cascadia Mono" w:hAnsi="Cascadia Mono" w:cs="Cascadia Mono"/>
          <w:noProof w:val="0"/>
          <w:color w:val="0000FF"/>
          <w:kern w:val="0"/>
          <w:sz w:val="24"/>
          <w:szCs w:val="24"/>
          <w:lang w:val="en-US"/>
        </w:rPr>
        <w:t>PROCEDURE</w:t>
      </w:r>
      <w:r w:rsidRPr="00A2661E">
        <w:rPr>
          <w:rFonts w:ascii="Cascadia Mono" w:hAnsi="Cascadia Mono" w:cs="Cascadia Mono"/>
          <w:noProof w:val="0"/>
          <w:color w:val="000000"/>
          <w:kern w:val="0"/>
          <w:sz w:val="24"/>
          <w:szCs w:val="24"/>
          <w:lang w:val="en-US"/>
        </w:rPr>
        <w:t xml:space="preserve"> </w:t>
      </w:r>
      <w:proofErr w:type="spellStart"/>
      <w:proofErr w:type="gramStart"/>
      <w:r w:rsidRPr="00A2661E">
        <w:rPr>
          <w:rFonts w:ascii="Cascadia Mono" w:hAnsi="Cascadia Mono" w:cs="Cascadia Mono"/>
          <w:noProof w:val="0"/>
          <w:color w:val="000000"/>
          <w:kern w:val="0"/>
          <w:sz w:val="24"/>
          <w:szCs w:val="24"/>
          <w:lang w:val="en-US"/>
        </w:rPr>
        <w:t>insertEmployeeToShift</w:t>
      </w:r>
      <w:proofErr w:type="spellEnd"/>
      <w:proofErr w:type="gramEnd"/>
    </w:p>
    <w:p w14:paraId="415E1861" w14:textId="77777777" w:rsidR="002E54A6" w:rsidRPr="00A2661E" w:rsidRDefault="002E54A6" w:rsidP="002E5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2661E">
        <w:rPr>
          <w:rFonts w:ascii="Cascadia Mono" w:hAnsi="Cascadia Mono" w:cs="Cascadia Mono"/>
          <w:noProof w:val="0"/>
          <w:color w:val="000000"/>
          <w:kern w:val="0"/>
          <w:sz w:val="24"/>
          <w:szCs w:val="24"/>
          <w:lang w:val="en-US"/>
        </w:rPr>
        <w:tab/>
        <w:t xml:space="preserve">@phone </w:t>
      </w:r>
      <w:proofErr w:type="gramStart"/>
      <w:r w:rsidRPr="00A2661E">
        <w:rPr>
          <w:rFonts w:ascii="Cascadia Mono" w:hAnsi="Cascadia Mono" w:cs="Cascadia Mono"/>
          <w:noProof w:val="0"/>
          <w:color w:val="0000FF"/>
          <w:kern w:val="0"/>
          <w:sz w:val="24"/>
          <w:szCs w:val="24"/>
          <w:lang w:val="en-US"/>
        </w:rPr>
        <w:t>VARCHAR</w:t>
      </w:r>
      <w:r w:rsidRPr="00A2661E">
        <w:rPr>
          <w:rFonts w:ascii="Cascadia Mono" w:hAnsi="Cascadia Mono" w:cs="Cascadia Mono"/>
          <w:noProof w:val="0"/>
          <w:color w:val="808080"/>
          <w:kern w:val="0"/>
          <w:sz w:val="24"/>
          <w:szCs w:val="24"/>
          <w:lang w:val="en-US"/>
        </w:rPr>
        <w:t>(</w:t>
      </w:r>
      <w:proofErr w:type="gramEnd"/>
      <w:r w:rsidRPr="00A2661E">
        <w:rPr>
          <w:rFonts w:ascii="Cascadia Mono" w:hAnsi="Cascadia Mono" w:cs="Cascadia Mono"/>
          <w:noProof w:val="0"/>
          <w:color w:val="000000"/>
          <w:kern w:val="0"/>
          <w:sz w:val="24"/>
          <w:szCs w:val="24"/>
          <w:lang w:val="en-US"/>
        </w:rPr>
        <w:t>10</w:t>
      </w:r>
      <w:r w:rsidRPr="00A2661E">
        <w:rPr>
          <w:rFonts w:ascii="Cascadia Mono" w:hAnsi="Cascadia Mono" w:cs="Cascadia Mono"/>
          <w:noProof w:val="0"/>
          <w:color w:val="808080"/>
          <w:kern w:val="0"/>
          <w:sz w:val="24"/>
          <w:szCs w:val="24"/>
          <w:lang w:val="en-US"/>
        </w:rPr>
        <w:t>),</w:t>
      </w:r>
    </w:p>
    <w:p w14:paraId="51DA0EA3" w14:textId="77777777" w:rsidR="002E54A6" w:rsidRPr="00A2661E" w:rsidRDefault="002E54A6" w:rsidP="002E5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2661E">
        <w:rPr>
          <w:rFonts w:ascii="Cascadia Mono" w:hAnsi="Cascadia Mono" w:cs="Cascadia Mono"/>
          <w:noProof w:val="0"/>
          <w:color w:val="000000"/>
          <w:kern w:val="0"/>
          <w:sz w:val="24"/>
          <w:szCs w:val="24"/>
          <w:lang w:val="en-US"/>
        </w:rPr>
        <w:tab/>
        <w:t xml:space="preserve">@date </w:t>
      </w:r>
      <w:r w:rsidRPr="00A2661E">
        <w:rPr>
          <w:rFonts w:ascii="Cascadia Mono" w:hAnsi="Cascadia Mono" w:cs="Cascadia Mono"/>
          <w:noProof w:val="0"/>
          <w:color w:val="0000FF"/>
          <w:kern w:val="0"/>
          <w:sz w:val="24"/>
          <w:szCs w:val="24"/>
          <w:lang w:val="en-US"/>
        </w:rPr>
        <w:t>DATE</w:t>
      </w:r>
      <w:r w:rsidRPr="00A2661E">
        <w:rPr>
          <w:rFonts w:ascii="Cascadia Mono" w:hAnsi="Cascadia Mono" w:cs="Cascadia Mono"/>
          <w:noProof w:val="0"/>
          <w:color w:val="808080"/>
          <w:kern w:val="0"/>
          <w:sz w:val="24"/>
          <w:szCs w:val="24"/>
          <w:lang w:val="en-US"/>
        </w:rPr>
        <w:t>,</w:t>
      </w:r>
    </w:p>
    <w:p w14:paraId="35707568" w14:textId="77777777" w:rsidR="002E54A6" w:rsidRPr="00A2661E" w:rsidRDefault="002E54A6" w:rsidP="002E5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2661E">
        <w:rPr>
          <w:rFonts w:ascii="Cascadia Mono" w:hAnsi="Cascadia Mono" w:cs="Cascadia Mono"/>
          <w:noProof w:val="0"/>
          <w:color w:val="000000"/>
          <w:kern w:val="0"/>
          <w:sz w:val="24"/>
          <w:szCs w:val="24"/>
          <w:lang w:val="en-US"/>
        </w:rPr>
        <w:tab/>
        <w:t xml:space="preserve">@shiftID </w:t>
      </w:r>
      <w:proofErr w:type="gramStart"/>
      <w:r w:rsidRPr="00A2661E">
        <w:rPr>
          <w:rFonts w:ascii="Cascadia Mono" w:hAnsi="Cascadia Mono" w:cs="Cascadia Mono"/>
          <w:noProof w:val="0"/>
          <w:color w:val="0000FF"/>
          <w:kern w:val="0"/>
          <w:sz w:val="24"/>
          <w:szCs w:val="24"/>
          <w:lang w:val="en-US"/>
        </w:rPr>
        <w:t>VARCHAR</w:t>
      </w:r>
      <w:r w:rsidRPr="00A2661E">
        <w:rPr>
          <w:rFonts w:ascii="Cascadia Mono" w:hAnsi="Cascadia Mono" w:cs="Cascadia Mono"/>
          <w:noProof w:val="0"/>
          <w:color w:val="808080"/>
          <w:kern w:val="0"/>
          <w:sz w:val="24"/>
          <w:szCs w:val="24"/>
          <w:lang w:val="en-US"/>
        </w:rPr>
        <w:t>(</w:t>
      </w:r>
      <w:proofErr w:type="gramEnd"/>
      <w:r w:rsidRPr="00A2661E">
        <w:rPr>
          <w:rFonts w:ascii="Cascadia Mono" w:hAnsi="Cascadia Mono" w:cs="Cascadia Mono"/>
          <w:noProof w:val="0"/>
          <w:color w:val="000000"/>
          <w:kern w:val="0"/>
          <w:sz w:val="24"/>
          <w:szCs w:val="24"/>
          <w:lang w:val="en-US"/>
        </w:rPr>
        <w:t>5</w:t>
      </w:r>
      <w:r w:rsidRPr="00A2661E">
        <w:rPr>
          <w:rFonts w:ascii="Cascadia Mono" w:hAnsi="Cascadia Mono" w:cs="Cascadia Mono"/>
          <w:noProof w:val="0"/>
          <w:color w:val="808080"/>
          <w:kern w:val="0"/>
          <w:sz w:val="24"/>
          <w:szCs w:val="24"/>
          <w:lang w:val="en-US"/>
        </w:rPr>
        <w:t>)</w:t>
      </w:r>
    </w:p>
    <w:p w14:paraId="3654E9BA" w14:textId="77777777" w:rsidR="002E54A6" w:rsidRPr="00A2661E" w:rsidRDefault="002E54A6" w:rsidP="002E5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2661E">
        <w:rPr>
          <w:rFonts w:ascii="Cascadia Mono" w:hAnsi="Cascadia Mono" w:cs="Cascadia Mono"/>
          <w:noProof w:val="0"/>
          <w:color w:val="0000FF"/>
          <w:kern w:val="0"/>
          <w:sz w:val="24"/>
          <w:szCs w:val="24"/>
          <w:lang w:val="en-US"/>
        </w:rPr>
        <w:t>AS</w:t>
      </w:r>
    </w:p>
    <w:p w14:paraId="72976154" w14:textId="77777777" w:rsidR="002E54A6" w:rsidRPr="00A2661E" w:rsidRDefault="002E54A6" w:rsidP="002E5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2661E">
        <w:rPr>
          <w:rFonts w:ascii="Cascadia Mono" w:hAnsi="Cascadia Mono" w:cs="Cascadia Mono"/>
          <w:noProof w:val="0"/>
          <w:color w:val="0000FF"/>
          <w:kern w:val="0"/>
          <w:sz w:val="24"/>
          <w:szCs w:val="24"/>
          <w:lang w:val="en-US"/>
        </w:rPr>
        <w:t>BEGIN</w:t>
      </w:r>
    </w:p>
    <w:p w14:paraId="347DCEC6" w14:textId="77777777" w:rsidR="002E54A6" w:rsidRPr="00A2661E" w:rsidRDefault="002E54A6" w:rsidP="002E5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2661E">
        <w:rPr>
          <w:rFonts w:ascii="Cascadia Mono" w:hAnsi="Cascadia Mono" w:cs="Cascadia Mono"/>
          <w:noProof w:val="0"/>
          <w:color w:val="000000"/>
          <w:kern w:val="0"/>
          <w:sz w:val="24"/>
          <w:szCs w:val="24"/>
          <w:lang w:val="en-US"/>
        </w:rPr>
        <w:tab/>
      </w:r>
      <w:r w:rsidRPr="00A2661E">
        <w:rPr>
          <w:rFonts w:ascii="Cascadia Mono" w:hAnsi="Cascadia Mono" w:cs="Cascadia Mono"/>
          <w:noProof w:val="0"/>
          <w:color w:val="0000FF"/>
          <w:kern w:val="0"/>
          <w:sz w:val="24"/>
          <w:szCs w:val="24"/>
          <w:lang w:val="en-US"/>
        </w:rPr>
        <w:t>BEGIN</w:t>
      </w:r>
      <w:r w:rsidRPr="00A2661E">
        <w:rPr>
          <w:rFonts w:ascii="Cascadia Mono" w:hAnsi="Cascadia Mono" w:cs="Cascadia Mono"/>
          <w:noProof w:val="0"/>
          <w:color w:val="000000"/>
          <w:kern w:val="0"/>
          <w:sz w:val="24"/>
          <w:szCs w:val="24"/>
          <w:lang w:val="en-US"/>
        </w:rPr>
        <w:t xml:space="preserve"> </w:t>
      </w:r>
      <w:r w:rsidRPr="00A2661E">
        <w:rPr>
          <w:rFonts w:ascii="Cascadia Mono" w:hAnsi="Cascadia Mono" w:cs="Cascadia Mono"/>
          <w:noProof w:val="0"/>
          <w:color w:val="0000FF"/>
          <w:kern w:val="0"/>
          <w:sz w:val="24"/>
          <w:szCs w:val="24"/>
          <w:lang w:val="en-US"/>
        </w:rPr>
        <w:t>TRANSACTION</w:t>
      </w:r>
    </w:p>
    <w:p w14:paraId="59725420" w14:textId="77777777" w:rsidR="002E54A6" w:rsidRPr="00A2661E" w:rsidRDefault="002E54A6" w:rsidP="002E5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2661E">
        <w:rPr>
          <w:rFonts w:ascii="Cascadia Mono" w:hAnsi="Cascadia Mono" w:cs="Cascadia Mono"/>
          <w:noProof w:val="0"/>
          <w:color w:val="000000"/>
          <w:kern w:val="0"/>
          <w:sz w:val="24"/>
          <w:szCs w:val="24"/>
          <w:lang w:val="en-US"/>
        </w:rPr>
        <w:tab/>
      </w:r>
      <w:r w:rsidRPr="00A2661E">
        <w:rPr>
          <w:rFonts w:ascii="Cascadia Mono" w:hAnsi="Cascadia Mono" w:cs="Cascadia Mono"/>
          <w:noProof w:val="0"/>
          <w:color w:val="000000"/>
          <w:kern w:val="0"/>
          <w:sz w:val="24"/>
          <w:szCs w:val="24"/>
          <w:lang w:val="en-US"/>
        </w:rPr>
        <w:tab/>
      </w:r>
      <w:r w:rsidRPr="00A2661E">
        <w:rPr>
          <w:rFonts w:ascii="Cascadia Mono" w:hAnsi="Cascadia Mono" w:cs="Cascadia Mono"/>
          <w:noProof w:val="0"/>
          <w:color w:val="008000"/>
          <w:kern w:val="0"/>
          <w:sz w:val="24"/>
          <w:szCs w:val="24"/>
          <w:lang w:val="en-US"/>
        </w:rPr>
        <w:t>--THÊM NHÂN VIÊN VÀO BẢNG ON DUTY</w:t>
      </w:r>
    </w:p>
    <w:p w14:paraId="1212336F" w14:textId="77777777" w:rsidR="002E54A6" w:rsidRPr="00A2661E" w:rsidRDefault="002E54A6" w:rsidP="002E5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2661E">
        <w:rPr>
          <w:rFonts w:ascii="Cascadia Mono" w:hAnsi="Cascadia Mono" w:cs="Cascadia Mono"/>
          <w:noProof w:val="0"/>
          <w:color w:val="000000"/>
          <w:kern w:val="0"/>
          <w:sz w:val="24"/>
          <w:szCs w:val="24"/>
          <w:lang w:val="en-US"/>
        </w:rPr>
        <w:tab/>
      </w:r>
      <w:r w:rsidRPr="00A2661E">
        <w:rPr>
          <w:rFonts w:ascii="Cascadia Mono" w:hAnsi="Cascadia Mono" w:cs="Cascadia Mono"/>
          <w:noProof w:val="0"/>
          <w:color w:val="000000"/>
          <w:kern w:val="0"/>
          <w:sz w:val="24"/>
          <w:szCs w:val="24"/>
          <w:lang w:val="en-US"/>
        </w:rPr>
        <w:tab/>
      </w:r>
      <w:r w:rsidRPr="00A2661E">
        <w:rPr>
          <w:rFonts w:ascii="Cascadia Mono" w:hAnsi="Cascadia Mono" w:cs="Cascadia Mono"/>
          <w:noProof w:val="0"/>
          <w:color w:val="0000FF"/>
          <w:kern w:val="0"/>
          <w:sz w:val="24"/>
          <w:szCs w:val="24"/>
          <w:lang w:val="en-US"/>
        </w:rPr>
        <w:t>DECLARE</w:t>
      </w:r>
      <w:r w:rsidRPr="00A2661E">
        <w:rPr>
          <w:rFonts w:ascii="Cascadia Mono" w:hAnsi="Cascadia Mono" w:cs="Cascadia Mono"/>
          <w:noProof w:val="0"/>
          <w:color w:val="000000"/>
          <w:kern w:val="0"/>
          <w:sz w:val="24"/>
          <w:szCs w:val="24"/>
          <w:lang w:val="en-US"/>
        </w:rPr>
        <w:t xml:space="preserve"> @id </w:t>
      </w:r>
      <w:proofErr w:type="gramStart"/>
      <w:r w:rsidRPr="00A2661E">
        <w:rPr>
          <w:rFonts w:ascii="Cascadia Mono" w:hAnsi="Cascadia Mono" w:cs="Cascadia Mono"/>
          <w:noProof w:val="0"/>
          <w:color w:val="0000FF"/>
          <w:kern w:val="0"/>
          <w:sz w:val="24"/>
          <w:szCs w:val="24"/>
          <w:lang w:val="en-US"/>
        </w:rPr>
        <w:t>VARCHAR</w:t>
      </w:r>
      <w:r w:rsidRPr="00A2661E">
        <w:rPr>
          <w:rFonts w:ascii="Cascadia Mono" w:hAnsi="Cascadia Mono" w:cs="Cascadia Mono"/>
          <w:noProof w:val="0"/>
          <w:color w:val="808080"/>
          <w:kern w:val="0"/>
          <w:sz w:val="24"/>
          <w:szCs w:val="24"/>
          <w:lang w:val="en-US"/>
        </w:rPr>
        <w:t>(</w:t>
      </w:r>
      <w:proofErr w:type="gramEnd"/>
      <w:r w:rsidRPr="00A2661E">
        <w:rPr>
          <w:rFonts w:ascii="Cascadia Mono" w:hAnsi="Cascadia Mono" w:cs="Cascadia Mono"/>
          <w:noProof w:val="0"/>
          <w:color w:val="000000"/>
          <w:kern w:val="0"/>
          <w:sz w:val="24"/>
          <w:szCs w:val="24"/>
          <w:lang w:val="en-US"/>
        </w:rPr>
        <w:t>4</w:t>
      </w:r>
      <w:r w:rsidRPr="00A2661E">
        <w:rPr>
          <w:rFonts w:ascii="Cascadia Mono" w:hAnsi="Cascadia Mono" w:cs="Cascadia Mono"/>
          <w:noProof w:val="0"/>
          <w:color w:val="808080"/>
          <w:kern w:val="0"/>
          <w:sz w:val="24"/>
          <w:szCs w:val="24"/>
          <w:lang w:val="en-US"/>
        </w:rPr>
        <w:t>)</w:t>
      </w:r>
    </w:p>
    <w:p w14:paraId="5F4BDAB3" w14:textId="77777777" w:rsidR="002E54A6" w:rsidRPr="00A2661E" w:rsidRDefault="002E54A6" w:rsidP="002E5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2661E">
        <w:rPr>
          <w:rFonts w:ascii="Cascadia Mono" w:hAnsi="Cascadia Mono" w:cs="Cascadia Mono"/>
          <w:noProof w:val="0"/>
          <w:color w:val="000000"/>
          <w:kern w:val="0"/>
          <w:sz w:val="24"/>
          <w:szCs w:val="24"/>
          <w:lang w:val="en-US"/>
        </w:rPr>
        <w:tab/>
      </w:r>
      <w:r w:rsidRPr="00A2661E">
        <w:rPr>
          <w:rFonts w:ascii="Cascadia Mono" w:hAnsi="Cascadia Mono" w:cs="Cascadia Mono"/>
          <w:noProof w:val="0"/>
          <w:color w:val="000000"/>
          <w:kern w:val="0"/>
          <w:sz w:val="24"/>
          <w:szCs w:val="24"/>
          <w:lang w:val="en-US"/>
        </w:rPr>
        <w:tab/>
      </w:r>
      <w:r w:rsidRPr="00A2661E">
        <w:rPr>
          <w:rFonts w:ascii="Cascadia Mono" w:hAnsi="Cascadia Mono" w:cs="Cascadia Mono"/>
          <w:noProof w:val="0"/>
          <w:color w:val="0000FF"/>
          <w:kern w:val="0"/>
          <w:sz w:val="24"/>
          <w:szCs w:val="24"/>
          <w:lang w:val="en-US"/>
        </w:rPr>
        <w:t>SELECT</w:t>
      </w:r>
      <w:r w:rsidRPr="00A2661E">
        <w:rPr>
          <w:rFonts w:ascii="Cascadia Mono" w:hAnsi="Cascadia Mono" w:cs="Cascadia Mono"/>
          <w:noProof w:val="0"/>
          <w:color w:val="000000"/>
          <w:kern w:val="0"/>
          <w:sz w:val="24"/>
          <w:szCs w:val="24"/>
          <w:lang w:val="en-US"/>
        </w:rPr>
        <w:t xml:space="preserve"> @id </w:t>
      </w:r>
      <w:r w:rsidRPr="00A2661E">
        <w:rPr>
          <w:rFonts w:ascii="Cascadia Mono" w:hAnsi="Cascadia Mono" w:cs="Cascadia Mono"/>
          <w:noProof w:val="0"/>
          <w:color w:val="808080"/>
          <w:kern w:val="0"/>
          <w:sz w:val="24"/>
          <w:szCs w:val="24"/>
          <w:lang w:val="en-US"/>
        </w:rPr>
        <w:t>=</w:t>
      </w:r>
      <w:r w:rsidRPr="00A2661E">
        <w:rPr>
          <w:rFonts w:ascii="Cascadia Mono" w:hAnsi="Cascadia Mono" w:cs="Cascadia Mono"/>
          <w:noProof w:val="0"/>
          <w:color w:val="000000"/>
          <w:kern w:val="0"/>
          <w:sz w:val="24"/>
          <w:szCs w:val="24"/>
          <w:lang w:val="en-US"/>
        </w:rPr>
        <w:t xml:space="preserve"> ID </w:t>
      </w:r>
      <w:r w:rsidRPr="00A2661E">
        <w:rPr>
          <w:rFonts w:ascii="Cascadia Mono" w:hAnsi="Cascadia Mono" w:cs="Cascadia Mono"/>
          <w:noProof w:val="0"/>
          <w:color w:val="0000FF"/>
          <w:kern w:val="0"/>
          <w:sz w:val="24"/>
          <w:szCs w:val="24"/>
          <w:lang w:val="en-US"/>
        </w:rPr>
        <w:t>FROM</w:t>
      </w:r>
      <w:r w:rsidRPr="00A2661E">
        <w:rPr>
          <w:rFonts w:ascii="Cascadia Mono" w:hAnsi="Cascadia Mono" w:cs="Cascadia Mono"/>
          <w:noProof w:val="0"/>
          <w:color w:val="000000"/>
          <w:kern w:val="0"/>
          <w:sz w:val="24"/>
          <w:szCs w:val="24"/>
          <w:lang w:val="en-US"/>
        </w:rPr>
        <w:t xml:space="preserve"> Employee </w:t>
      </w:r>
      <w:r w:rsidRPr="00A2661E">
        <w:rPr>
          <w:rFonts w:ascii="Cascadia Mono" w:hAnsi="Cascadia Mono" w:cs="Cascadia Mono"/>
          <w:noProof w:val="0"/>
          <w:color w:val="0000FF"/>
          <w:kern w:val="0"/>
          <w:sz w:val="24"/>
          <w:szCs w:val="24"/>
          <w:lang w:val="en-US"/>
        </w:rPr>
        <w:t>WHERE</w:t>
      </w:r>
      <w:r w:rsidRPr="00A2661E">
        <w:rPr>
          <w:rFonts w:ascii="Cascadia Mono" w:hAnsi="Cascadia Mono" w:cs="Cascadia Mono"/>
          <w:noProof w:val="0"/>
          <w:color w:val="000000"/>
          <w:kern w:val="0"/>
          <w:sz w:val="24"/>
          <w:szCs w:val="24"/>
          <w:lang w:val="en-US"/>
        </w:rPr>
        <w:t xml:space="preserve"> phone </w:t>
      </w:r>
      <w:r w:rsidRPr="00A2661E">
        <w:rPr>
          <w:rFonts w:ascii="Cascadia Mono" w:hAnsi="Cascadia Mono" w:cs="Cascadia Mono"/>
          <w:noProof w:val="0"/>
          <w:color w:val="808080"/>
          <w:kern w:val="0"/>
          <w:sz w:val="24"/>
          <w:szCs w:val="24"/>
          <w:lang w:val="en-US"/>
        </w:rPr>
        <w:t>=</w:t>
      </w:r>
      <w:r w:rsidRPr="00A2661E">
        <w:rPr>
          <w:rFonts w:ascii="Cascadia Mono" w:hAnsi="Cascadia Mono" w:cs="Cascadia Mono"/>
          <w:noProof w:val="0"/>
          <w:color w:val="000000"/>
          <w:kern w:val="0"/>
          <w:sz w:val="24"/>
          <w:szCs w:val="24"/>
          <w:lang w:val="en-US"/>
        </w:rPr>
        <w:t xml:space="preserve"> @phone</w:t>
      </w:r>
    </w:p>
    <w:p w14:paraId="7C11F9C3" w14:textId="77777777" w:rsidR="002E54A6" w:rsidRPr="00A2661E" w:rsidRDefault="002E54A6" w:rsidP="002E5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2661E">
        <w:rPr>
          <w:rFonts w:ascii="Cascadia Mono" w:hAnsi="Cascadia Mono" w:cs="Cascadia Mono"/>
          <w:noProof w:val="0"/>
          <w:color w:val="000000"/>
          <w:kern w:val="0"/>
          <w:sz w:val="24"/>
          <w:szCs w:val="24"/>
          <w:lang w:val="en-US"/>
        </w:rPr>
        <w:tab/>
      </w:r>
      <w:r w:rsidRPr="00A2661E">
        <w:rPr>
          <w:rFonts w:ascii="Cascadia Mono" w:hAnsi="Cascadia Mono" w:cs="Cascadia Mono"/>
          <w:noProof w:val="0"/>
          <w:color w:val="000000"/>
          <w:kern w:val="0"/>
          <w:sz w:val="24"/>
          <w:szCs w:val="24"/>
          <w:lang w:val="en-US"/>
        </w:rPr>
        <w:tab/>
      </w:r>
      <w:r w:rsidRPr="00A2661E">
        <w:rPr>
          <w:rFonts w:ascii="Cascadia Mono" w:hAnsi="Cascadia Mono" w:cs="Cascadia Mono"/>
          <w:noProof w:val="0"/>
          <w:color w:val="0000FF"/>
          <w:kern w:val="0"/>
          <w:sz w:val="24"/>
          <w:szCs w:val="24"/>
          <w:lang w:val="en-US"/>
        </w:rPr>
        <w:t>DECLARE</w:t>
      </w:r>
      <w:r w:rsidRPr="00A2661E">
        <w:rPr>
          <w:rFonts w:ascii="Cascadia Mono" w:hAnsi="Cascadia Mono" w:cs="Cascadia Mono"/>
          <w:noProof w:val="0"/>
          <w:color w:val="000000"/>
          <w:kern w:val="0"/>
          <w:sz w:val="24"/>
          <w:szCs w:val="24"/>
          <w:lang w:val="en-US"/>
        </w:rPr>
        <w:t xml:space="preserve"> @errorMessage </w:t>
      </w:r>
      <w:proofErr w:type="gramStart"/>
      <w:r w:rsidRPr="00A2661E">
        <w:rPr>
          <w:rFonts w:ascii="Cascadia Mono" w:hAnsi="Cascadia Mono" w:cs="Cascadia Mono"/>
          <w:noProof w:val="0"/>
          <w:color w:val="0000FF"/>
          <w:kern w:val="0"/>
          <w:sz w:val="24"/>
          <w:szCs w:val="24"/>
          <w:lang w:val="en-US"/>
        </w:rPr>
        <w:t>NVARCHAR</w:t>
      </w:r>
      <w:r w:rsidRPr="00A2661E">
        <w:rPr>
          <w:rFonts w:ascii="Cascadia Mono" w:hAnsi="Cascadia Mono" w:cs="Cascadia Mono"/>
          <w:noProof w:val="0"/>
          <w:color w:val="808080"/>
          <w:kern w:val="0"/>
          <w:sz w:val="24"/>
          <w:szCs w:val="24"/>
          <w:lang w:val="en-US"/>
        </w:rPr>
        <w:t>(</w:t>
      </w:r>
      <w:proofErr w:type="gramEnd"/>
      <w:r w:rsidRPr="00A2661E">
        <w:rPr>
          <w:rFonts w:ascii="Cascadia Mono" w:hAnsi="Cascadia Mono" w:cs="Cascadia Mono"/>
          <w:noProof w:val="0"/>
          <w:color w:val="FF00FF"/>
          <w:kern w:val="0"/>
          <w:sz w:val="24"/>
          <w:szCs w:val="24"/>
          <w:lang w:val="en-US"/>
        </w:rPr>
        <w:t>max</w:t>
      </w:r>
      <w:r w:rsidRPr="00A2661E">
        <w:rPr>
          <w:rFonts w:ascii="Cascadia Mono" w:hAnsi="Cascadia Mono" w:cs="Cascadia Mono"/>
          <w:noProof w:val="0"/>
          <w:color w:val="808080"/>
          <w:kern w:val="0"/>
          <w:sz w:val="24"/>
          <w:szCs w:val="24"/>
          <w:lang w:val="en-US"/>
        </w:rPr>
        <w:t>)</w:t>
      </w:r>
    </w:p>
    <w:p w14:paraId="58A7ADE4" w14:textId="77777777" w:rsidR="002E54A6" w:rsidRPr="00A2661E" w:rsidRDefault="002E54A6" w:rsidP="002E5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2661E">
        <w:rPr>
          <w:rFonts w:ascii="Cascadia Mono" w:hAnsi="Cascadia Mono" w:cs="Cascadia Mono"/>
          <w:noProof w:val="0"/>
          <w:color w:val="000000"/>
          <w:kern w:val="0"/>
          <w:sz w:val="24"/>
          <w:szCs w:val="24"/>
          <w:lang w:val="en-US"/>
        </w:rPr>
        <w:tab/>
      </w:r>
      <w:r w:rsidRPr="00A2661E">
        <w:rPr>
          <w:rFonts w:ascii="Cascadia Mono" w:hAnsi="Cascadia Mono" w:cs="Cascadia Mono"/>
          <w:noProof w:val="0"/>
          <w:color w:val="000000"/>
          <w:kern w:val="0"/>
          <w:sz w:val="24"/>
          <w:szCs w:val="24"/>
          <w:lang w:val="en-US"/>
        </w:rPr>
        <w:tab/>
      </w:r>
      <w:r w:rsidRPr="00A2661E">
        <w:rPr>
          <w:rFonts w:ascii="Cascadia Mono" w:hAnsi="Cascadia Mono" w:cs="Cascadia Mono"/>
          <w:noProof w:val="0"/>
          <w:color w:val="0000FF"/>
          <w:kern w:val="0"/>
          <w:sz w:val="24"/>
          <w:szCs w:val="24"/>
          <w:lang w:val="en-US"/>
        </w:rPr>
        <w:t>BEGIN</w:t>
      </w:r>
      <w:r w:rsidRPr="00A2661E">
        <w:rPr>
          <w:rFonts w:ascii="Cascadia Mono" w:hAnsi="Cascadia Mono" w:cs="Cascadia Mono"/>
          <w:noProof w:val="0"/>
          <w:color w:val="000000"/>
          <w:kern w:val="0"/>
          <w:sz w:val="24"/>
          <w:szCs w:val="24"/>
          <w:lang w:val="en-US"/>
        </w:rPr>
        <w:t xml:space="preserve"> </w:t>
      </w:r>
      <w:r w:rsidRPr="00A2661E">
        <w:rPr>
          <w:rFonts w:ascii="Cascadia Mono" w:hAnsi="Cascadia Mono" w:cs="Cascadia Mono"/>
          <w:noProof w:val="0"/>
          <w:color w:val="0000FF"/>
          <w:kern w:val="0"/>
          <w:sz w:val="24"/>
          <w:szCs w:val="24"/>
          <w:lang w:val="en-US"/>
        </w:rPr>
        <w:t>TRY</w:t>
      </w:r>
    </w:p>
    <w:p w14:paraId="33C6EE01" w14:textId="77777777" w:rsidR="002E54A6" w:rsidRPr="00A2661E" w:rsidRDefault="002E54A6" w:rsidP="002E5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2661E">
        <w:rPr>
          <w:rFonts w:ascii="Cascadia Mono" w:hAnsi="Cascadia Mono" w:cs="Cascadia Mono"/>
          <w:noProof w:val="0"/>
          <w:color w:val="000000"/>
          <w:kern w:val="0"/>
          <w:sz w:val="24"/>
          <w:szCs w:val="24"/>
          <w:lang w:val="en-US"/>
        </w:rPr>
        <w:tab/>
      </w:r>
      <w:r w:rsidRPr="00A2661E">
        <w:rPr>
          <w:rFonts w:ascii="Cascadia Mono" w:hAnsi="Cascadia Mono" w:cs="Cascadia Mono"/>
          <w:noProof w:val="0"/>
          <w:color w:val="000000"/>
          <w:kern w:val="0"/>
          <w:sz w:val="24"/>
          <w:szCs w:val="24"/>
          <w:lang w:val="en-US"/>
        </w:rPr>
        <w:tab/>
      </w:r>
      <w:r w:rsidRPr="00A2661E">
        <w:rPr>
          <w:rFonts w:ascii="Cascadia Mono" w:hAnsi="Cascadia Mono" w:cs="Cascadia Mono"/>
          <w:noProof w:val="0"/>
          <w:color w:val="000000"/>
          <w:kern w:val="0"/>
          <w:sz w:val="24"/>
          <w:szCs w:val="24"/>
          <w:lang w:val="en-US"/>
        </w:rPr>
        <w:tab/>
      </w:r>
      <w:r w:rsidRPr="00A2661E">
        <w:rPr>
          <w:rFonts w:ascii="Cascadia Mono" w:hAnsi="Cascadia Mono" w:cs="Cascadia Mono"/>
          <w:noProof w:val="0"/>
          <w:color w:val="0000FF"/>
          <w:kern w:val="0"/>
          <w:sz w:val="24"/>
          <w:szCs w:val="24"/>
          <w:lang w:val="en-US"/>
        </w:rPr>
        <w:t>INSERT</w:t>
      </w:r>
      <w:r w:rsidRPr="00A2661E">
        <w:rPr>
          <w:rFonts w:ascii="Cascadia Mono" w:hAnsi="Cascadia Mono" w:cs="Cascadia Mono"/>
          <w:noProof w:val="0"/>
          <w:color w:val="000000"/>
          <w:kern w:val="0"/>
          <w:sz w:val="24"/>
          <w:szCs w:val="24"/>
          <w:lang w:val="en-US"/>
        </w:rPr>
        <w:t xml:space="preserve"> </w:t>
      </w:r>
      <w:r w:rsidRPr="00A2661E">
        <w:rPr>
          <w:rFonts w:ascii="Cascadia Mono" w:hAnsi="Cascadia Mono" w:cs="Cascadia Mono"/>
          <w:noProof w:val="0"/>
          <w:color w:val="0000FF"/>
          <w:kern w:val="0"/>
          <w:sz w:val="24"/>
          <w:szCs w:val="24"/>
          <w:lang w:val="en-US"/>
        </w:rPr>
        <w:t>INTO</w:t>
      </w:r>
      <w:r w:rsidRPr="00A2661E">
        <w:rPr>
          <w:rFonts w:ascii="Cascadia Mono" w:hAnsi="Cascadia Mono" w:cs="Cascadia Mono"/>
          <w:noProof w:val="0"/>
          <w:color w:val="000000"/>
          <w:kern w:val="0"/>
          <w:sz w:val="24"/>
          <w:szCs w:val="24"/>
          <w:lang w:val="en-US"/>
        </w:rPr>
        <w:t xml:space="preserve"> </w:t>
      </w:r>
      <w:proofErr w:type="spellStart"/>
      <w:r w:rsidRPr="00A2661E">
        <w:rPr>
          <w:rFonts w:ascii="Cascadia Mono" w:hAnsi="Cascadia Mono" w:cs="Cascadia Mono"/>
          <w:noProof w:val="0"/>
          <w:color w:val="000000"/>
          <w:kern w:val="0"/>
          <w:sz w:val="24"/>
          <w:szCs w:val="24"/>
          <w:lang w:val="en-US"/>
        </w:rPr>
        <w:t>On_</w:t>
      </w:r>
      <w:proofErr w:type="gramStart"/>
      <w:r w:rsidRPr="00A2661E">
        <w:rPr>
          <w:rFonts w:ascii="Cascadia Mono" w:hAnsi="Cascadia Mono" w:cs="Cascadia Mono"/>
          <w:noProof w:val="0"/>
          <w:color w:val="000000"/>
          <w:kern w:val="0"/>
          <w:sz w:val="24"/>
          <w:szCs w:val="24"/>
          <w:lang w:val="en-US"/>
        </w:rPr>
        <w:t>Duty</w:t>
      </w:r>
      <w:proofErr w:type="spellEnd"/>
      <w:r w:rsidRPr="00A2661E">
        <w:rPr>
          <w:rFonts w:ascii="Cascadia Mono" w:hAnsi="Cascadia Mono" w:cs="Cascadia Mono"/>
          <w:noProof w:val="0"/>
          <w:color w:val="808080"/>
          <w:kern w:val="0"/>
          <w:sz w:val="24"/>
          <w:szCs w:val="24"/>
          <w:lang w:val="en-US"/>
        </w:rPr>
        <w:t>(</w:t>
      </w:r>
      <w:proofErr w:type="spellStart"/>
      <w:proofErr w:type="gramEnd"/>
      <w:r w:rsidRPr="00A2661E">
        <w:rPr>
          <w:rFonts w:ascii="Cascadia Mono" w:hAnsi="Cascadia Mono" w:cs="Cascadia Mono"/>
          <w:noProof w:val="0"/>
          <w:color w:val="000000"/>
          <w:kern w:val="0"/>
          <w:sz w:val="24"/>
          <w:szCs w:val="24"/>
          <w:lang w:val="en-US"/>
        </w:rPr>
        <w:t>empID</w:t>
      </w:r>
      <w:proofErr w:type="spellEnd"/>
      <w:r w:rsidRPr="00A2661E">
        <w:rPr>
          <w:rFonts w:ascii="Cascadia Mono" w:hAnsi="Cascadia Mono" w:cs="Cascadia Mono"/>
          <w:noProof w:val="0"/>
          <w:color w:val="808080"/>
          <w:kern w:val="0"/>
          <w:sz w:val="24"/>
          <w:szCs w:val="24"/>
          <w:lang w:val="en-US"/>
        </w:rPr>
        <w:t>,</w:t>
      </w:r>
      <w:r w:rsidRPr="00A2661E">
        <w:rPr>
          <w:rFonts w:ascii="Cascadia Mono" w:hAnsi="Cascadia Mono" w:cs="Cascadia Mono"/>
          <w:noProof w:val="0"/>
          <w:color w:val="000000"/>
          <w:kern w:val="0"/>
          <w:sz w:val="24"/>
          <w:szCs w:val="24"/>
          <w:lang w:val="en-US"/>
        </w:rPr>
        <w:t xml:space="preserve"> </w:t>
      </w:r>
      <w:proofErr w:type="spellStart"/>
      <w:r w:rsidRPr="00A2661E">
        <w:rPr>
          <w:rFonts w:ascii="Cascadia Mono" w:hAnsi="Cascadia Mono" w:cs="Cascadia Mono"/>
          <w:noProof w:val="0"/>
          <w:color w:val="000000"/>
          <w:kern w:val="0"/>
          <w:sz w:val="24"/>
          <w:szCs w:val="24"/>
          <w:lang w:val="en-US"/>
        </w:rPr>
        <w:t>shiftID</w:t>
      </w:r>
      <w:proofErr w:type="spellEnd"/>
      <w:r w:rsidRPr="00A2661E">
        <w:rPr>
          <w:rFonts w:ascii="Cascadia Mono" w:hAnsi="Cascadia Mono" w:cs="Cascadia Mono"/>
          <w:noProof w:val="0"/>
          <w:color w:val="808080"/>
          <w:kern w:val="0"/>
          <w:sz w:val="24"/>
          <w:szCs w:val="24"/>
          <w:lang w:val="en-US"/>
        </w:rPr>
        <w:t>,</w:t>
      </w:r>
      <w:r w:rsidRPr="00A2661E">
        <w:rPr>
          <w:rFonts w:ascii="Cascadia Mono" w:hAnsi="Cascadia Mono" w:cs="Cascadia Mono"/>
          <w:noProof w:val="0"/>
          <w:color w:val="000000"/>
          <w:kern w:val="0"/>
          <w:sz w:val="24"/>
          <w:szCs w:val="24"/>
          <w:lang w:val="en-US"/>
        </w:rPr>
        <w:t xml:space="preserve">  </w:t>
      </w:r>
      <w:r w:rsidRPr="00A2661E">
        <w:rPr>
          <w:rFonts w:ascii="Cascadia Mono" w:hAnsi="Cascadia Mono" w:cs="Cascadia Mono"/>
          <w:noProof w:val="0"/>
          <w:color w:val="0000FF"/>
          <w:kern w:val="0"/>
          <w:sz w:val="24"/>
          <w:szCs w:val="24"/>
          <w:lang w:val="en-US"/>
        </w:rPr>
        <w:t>date</w:t>
      </w:r>
      <w:r w:rsidRPr="00A2661E">
        <w:rPr>
          <w:rFonts w:ascii="Cascadia Mono" w:hAnsi="Cascadia Mono" w:cs="Cascadia Mono"/>
          <w:noProof w:val="0"/>
          <w:color w:val="808080"/>
          <w:kern w:val="0"/>
          <w:sz w:val="24"/>
          <w:szCs w:val="24"/>
          <w:lang w:val="en-US"/>
        </w:rPr>
        <w:t>)</w:t>
      </w:r>
    </w:p>
    <w:p w14:paraId="71A55E99" w14:textId="77777777" w:rsidR="002E54A6" w:rsidRPr="00A2661E" w:rsidRDefault="002E54A6" w:rsidP="002E5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2661E">
        <w:rPr>
          <w:rFonts w:ascii="Cascadia Mono" w:hAnsi="Cascadia Mono" w:cs="Cascadia Mono"/>
          <w:noProof w:val="0"/>
          <w:color w:val="000000"/>
          <w:kern w:val="0"/>
          <w:sz w:val="24"/>
          <w:szCs w:val="24"/>
          <w:lang w:val="en-US"/>
        </w:rPr>
        <w:tab/>
      </w:r>
      <w:r w:rsidRPr="00A2661E">
        <w:rPr>
          <w:rFonts w:ascii="Cascadia Mono" w:hAnsi="Cascadia Mono" w:cs="Cascadia Mono"/>
          <w:noProof w:val="0"/>
          <w:color w:val="000000"/>
          <w:kern w:val="0"/>
          <w:sz w:val="24"/>
          <w:szCs w:val="24"/>
          <w:lang w:val="en-US"/>
        </w:rPr>
        <w:tab/>
      </w:r>
      <w:r w:rsidRPr="00A2661E">
        <w:rPr>
          <w:rFonts w:ascii="Cascadia Mono" w:hAnsi="Cascadia Mono" w:cs="Cascadia Mono"/>
          <w:noProof w:val="0"/>
          <w:color w:val="000000"/>
          <w:kern w:val="0"/>
          <w:sz w:val="24"/>
          <w:szCs w:val="24"/>
          <w:lang w:val="en-US"/>
        </w:rPr>
        <w:tab/>
      </w:r>
      <w:proofErr w:type="gramStart"/>
      <w:r w:rsidRPr="00A2661E">
        <w:rPr>
          <w:rFonts w:ascii="Cascadia Mono" w:hAnsi="Cascadia Mono" w:cs="Cascadia Mono"/>
          <w:noProof w:val="0"/>
          <w:color w:val="0000FF"/>
          <w:kern w:val="0"/>
          <w:sz w:val="24"/>
          <w:szCs w:val="24"/>
          <w:lang w:val="en-US"/>
        </w:rPr>
        <w:t>VALUES</w:t>
      </w:r>
      <w:r w:rsidRPr="00A2661E">
        <w:rPr>
          <w:rFonts w:ascii="Cascadia Mono" w:hAnsi="Cascadia Mono" w:cs="Cascadia Mono"/>
          <w:noProof w:val="0"/>
          <w:color w:val="808080"/>
          <w:kern w:val="0"/>
          <w:sz w:val="24"/>
          <w:szCs w:val="24"/>
          <w:lang w:val="en-US"/>
        </w:rPr>
        <w:t>(</w:t>
      </w:r>
      <w:proofErr w:type="gramEnd"/>
      <w:r w:rsidRPr="00A2661E">
        <w:rPr>
          <w:rFonts w:ascii="Cascadia Mono" w:hAnsi="Cascadia Mono" w:cs="Cascadia Mono"/>
          <w:noProof w:val="0"/>
          <w:color w:val="000000"/>
          <w:kern w:val="0"/>
          <w:sz w:val="24"/>
          <w:szCs w:val="24"/>
          <w:lang w:val="en-US"/>
        </w:rPr>
        <w:t>@id</w:t>
      </w:r>
      <w:r w:rsidRPr="00A2661E">
        <w:rPr>
          <w:rFonts w:ascii="Cascadia Mono" w:hAnsi="Cascadia Mono" w:cs="Cascadia Mono"/>
          <w:noProof w:val="0"/>
          <w:color w:val="808080"/>
          <w:kern w:val="0"/>
          <w:sz w:val="24"/>
          <w:szCs w:val="24"/>
          <w:lang w:val="en-US"/>
        </w:rPr>
        <w:t>,</w:t>
      </w:r>
      <w:r w:rsidRPr="00A2661E">
        <w:rPr>
          <w:rFonts w:ascii="Cascadia Mono" w:hAnsi="Cascadia Mono" w:cs="Cascadia Mono"/>
          <w:noProof w:val="0"/>
          <w:color w:val="000000"/>
          <w:kern w:val="0"/>
          <w:sz w:val="24"/>
          <w:szCs w:val="24"/>
          <w:lang w:val="en-US"/>
        </w:rPr>
        <w:t xml:space="preserve"> @shiftID</w:t>
      </w:r>
      <w:r w:rsidRPr="00A2661E">
        <w:rPr>
          <w:rFonts w:ascii="Cascadia Mono" w:hAnsi="Cascadia Mono" w:cs="Cascadia Mono"/>
          <w:noProof w:val="0"/>
          <w:color w:val="808080"/>
          <w:kern w:val="0"/>
          <w:sz w:val="24"/>
          <w:szCs w:val="24"/>
          <w:lang w:val="en-US"/>
        </w:rPr>
        <w:t>,</w:t>
      </w:r>
      <w:r w:rsidRPr="00A2661E">
        <w:rPr>
          <w:rFonts w:ascii="Cascadia Mono" w:hAnsi="Cascadia Mono" w:cs="Cascadia Mono"/>
          <w:noProof w:val="0"/>
          <w:color w:val="000000"/>
          <w:kern w:val="0"/>
          <w:sz w:val="24"/>
          <w:szCs w:val="24"/>
          <w:lang w:val="en-US"/>
        </w:rPr>
        <w:t xml:space="preserve"> @date</w:t>
      </w:r>
      <w:r w:rsidRPr="00A2661E">
        <w:rPr>
          <w:rFonts w:ascii="Cascadia Mono" w:hAnsi="Cascadia Mono" w:cs="Cascadia Mono"/>
          <w:noProof w:val="0"/>
          <w:color w:val="808080"/>
          <w:kern w:val="0"/>
          <w:sz w:val="24"/>
          <w:szCs w:val="24"/>
          <w:lang w:val="en-US"/>
        </w:rPr>
        <w:t>)</w:t>
      </w:r>
    </w:p>
    <w:p w14:paraId="702B034C" w14:textId="77777777" w:rsidR="002E54A6" w:rsidRPr="00A2661E" w:rsidRDefault="002E54A6" w:rsidP="002E5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2661E">
        <w:rPr>
          <w:rFonts w:ascii="Cascadia Mono" w:hAnsi="Cascadia Mono" w:cs="Cascadia Mono"/>
          <w:noProof w:val="0"/>
          <w:color w:val="000000"/>
          <w:kern w:val="0"/>
          <w:sz w:val="24"/>
          <w:szCs w:val="24"/>
          <w:lang w:val="en-US"/>
        </w:rPr>
        <w:tab/>
      </w:r>
      <w:r w:rsidRPr="00A2661E">
        <w:rPr>
          <w:rFonts w:ascii="Cascadia Mono" w:hAnsi="Cascadia Mono" w:cs="Cascadia Mono"/>
          <w:noProof w:val="0"/>
          <w:color w:val="000000"/>
          <w:kern w:val="0"/>
          <w:sz w:val="24"/>
          <w:szCs w:val="24"/>
          <w:lang w:val="en-US"/>
        </w:rPr>
        <w:tab/>
      </w:r>
      <w:r w:rsidRPr="00A2661E">
        <w:rPr>
          <w:rFonts w:ascii="Cascadia Mono" w:hAnsi="Cascadia Mono" w:cs="Cascadia Mono"/>
          <w:noProof w:val="0"/>
          <w:color w:val="000000"/>
          <w:kern w:val="0"/>
          <w:sz w:val="24"/>
          <w:szCs w:val="24"/>
          <w:lang w:val="en-US"/>
        </w:rPr>
        <w:tab/>
      </w:r>
      <w:r w:rsidRPr="00A2661E">
        <w:rPr>
          <w:rFonts w:ascii="Cascadia Mono" w:hAnsi="Cascadia Mono" w:cs="Cascadia Mono"/>
          <w:noProof w:val="0"/>
          <w:color w:val="0000FF"/>
          <w:kern w:val="0"/>
          <w:sz w:val="24"/>
          <w:szCs w:val="24"/>
          <w:lang w:val="en-US"/>
        </w:rPr>
        <w:t>COMMIT</w:t>
      </w:r>
      <w:r w:rsidRPr="00A2661E">
        <w:rPr>
          <w:rFonts w:ascii="Cascadia Mono" w:hAnsi="Cascadia Mono" w:cs="Cascadia Mono"/>
          <w:noProof w:val="0"/>
          <w:color w:val="000000"/>
          <w:kern w:val="0"/>
          <w:sz w:val="24"/>
          <w:szCs w:val="24"/>
          <w:lang w:val="en-US"/>
        </w:rPr>
        <w:t xml:space="preserve"> </w:t>
      </w:r>
      <w:r w:rsidRPr="00A2661E">
        <w:rPr>
          <w:rFonts w:ascii="Cascadia Mono" w:hAnsi="Cascadia Mono" w:cs="Cascadia Mono"/>
          <w:noProof w:val="0"/>
          <w:color w:val="0000FF"/>
          <w:kern w:val="0"/>
          <w:sz w:val="24"/>
          <w:szCs w:val="24"/>
          <w:lang w:val="en-US"/>
        </w:rPr>
        <w:t>TRANSACTION</w:t>
      </w:r>
    </w:p>
    <w:p w14:paraId="3D2A7438" w14:textId="77777777" w:rsidR="002E54A6" w:rsidRPr="00A2661E" w:rsidRDefault="002E54A6" w:rsidP="002E5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2661E">
        <w:rPr>
          <w:rFonts w:ascii="Cascadia Mono" w:hAnsi="Cascadia Mono" w:cs="Cascadia Mono"/>
          <w:noProof w:val="0"/>
          <w:color w:val="000000"/>
          <w:kern w:val="0"/>
          <w:sz w:val="24"/>
          <w:szCs w:val="24"/>
          <w:lang w:val="en-US"/>
        </w:rPr>
        <w:tab/>
      </w:r>
      <w:r w:rsidRPr="00A2661E">
        <w:rPr>
          <w:rFonts w:ascii="Cascadia Mono" w:hAnsi="Cascadia Mono" w:cs="Cascadia Mono"/>
          <w:noProof w:val="0"/>
          <w:color w:val="000000"/>
          <w:kern w:val="0"/>
          <w:sz w:val="24"/>
          <w:szCs w:val="24"/>
          <w:lang w:val="en-US"/>
        </w:rPr>
        <w:tab/>
      </w:r>
      <w:r w:rsidRPr="00A2661E">
        <w:rPr>
          <w:rFonts w:ascii="Cascadia Mono" w:hAnsi="Cascadia Mono" w:cs="Cascadia Mono"/>
          <w:noProof w:val="0"/>
          <w:color w:val="0000FF"/>
          <w:kern w:val="0"/>
          <w:sz w:val="24"/>
          <w:szCs w:val="24"/>
          <w:lang w:val="en-US"/>
        </w:rPr>
        <w:t>END</w:t>
      </w:r>
      <w:r w:rsidRPr="00A2661E">
        <w:rPr>
          <w:rFonts w:ascii="Cascadia Mono" w:hAnsi="Cascadia Mono" w:cs="Cascadia Mono"/>
          <w:noProof w:val="0"/>
          <w:color w:val="000000"/>
          <w:kern w:val="0"/>
          <w:sz w:val="24"/>
          <w:szCs w:val="24"/>
          <w:lang w:val="en-US"/>
        </w:rPr>
        <w:t xml:space="preserve"> </w:t>
      </w:r>
      <w:r w:rsidRPr="00A2661E">
        <w:rPr>
          <w:rFonts w:ascii="Cascadia Mono" w:hAnsi="Cascadia Mono" w:cs="Cascadia Mono"/>
          <w:noProof w:val="0"/>
          <w:color w:val="0000FF"/>
          <w:kern w:val="0"/>
          <w:sz w:val="24"/>
          <w:szCs w:val="24"/>
          <w:lang w:val="en-US"/>
        </w:rPr>
        <w:t>TRY</w:t>
      </w:r>
    </w:p>
    <w:p w14:paraId="20B95AB1" w14:textId="77777777" w:rsidR="002E54A6" w:rsidRPr="00A2661E" w:rsidRDefault="002E54A6" w:rsidP="002E5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2661E">
        <w:rPr>
          <w:rFonts w:ascii="Cascadia Mono" w:hAnsi="Cascadia Mono" w:cs="Cascadia Mono"/>
          <w:noProof w:val="0"/>
          <w:color w:val="000000"/>
          <w:kern w:val="0"/>
          <w:sz w:val="24"/>
          <w:szCs w:val="24"/>
          <w:lang w:val="en-US"/>
        </w:rPr>
        <w:tab/>
      </w:r>
      <w:r w:rsidRPr="00A2661E">
        <w:rPr>
          <w:rFonts w:ascii="Cascadia Mono" w:hAnsi="Cascadia Mono" w:cs="Cascadia Mono"/>
          <w:noProof w:val="0"/>
          <w:color w:val="000000"/>
          <w:kern w:val="0"/>
          <w:sz w:val="24"/>
          <w:szCs w:val="24"/>
          <w:lang w:val="en-US"/>
        </w:rPr>
        <w:tab/>
      </w:r>
      <w:r w:rsidRPr="00A2661E">
        <w:rPr>
          <w:rFonts w:ascii="Cascadia Mono" w:hAnsi="Cascadia Mono" w:cs="Cascadia Mono"/>
          <w:noProof w:val="0"/>
          <w:color w:val="0000FF"/>
          <w:kern w:val="0"/>
          <w:sz w:val="24"/>
          <w:szCs w:val="24"/>
          <w:lang w:val="en-US"/>
        </w:rPr>
        <w:t>BEGIN</w:t>
      </w:r>
      <w:r w:rsidRPr="00A2661E">
        <w:rPr>
          <w:rFonts w:ascii="Cascadia Mono" w:hAnsi="Cascadia Mono" w:cs="Cascadia Mono"/>
          <w:noProof w:val="0"/>
          <w:color w:val="000000"/>
          <w:kern w:val="0"/>
          <w:sz w:val="24"/>
          <w:szCs w:val="24"/>
          <w:lang w:val="en-US"/>
        </w:rPr>
        <w:t xml:space="preserve"> </w:t>
      </w:r>
      <w:r w:rsidRPr="00A2661E">
        <w:rPr>
          <w:rFonts w:ascii="Cascadia Mono" w:hAnsi="Cascadia Mono" w:cs="Cascadia Mono"/>
          <w:noProof w:val="0"/>
          <w:color w:val="0000FF"/>
          <w:kern w:val="0"/>
          <w:sz w:val="24"/>
          <w:szCs w:val="24"/>
          <w:lang w:val="en-US"/>
        </w:rPr>
        <w:t>CATCH</w:t>
      </w:r>
    </w:p>
    <w:p w14:paraId="01D903AF" w14:textId="77777777" w:rsidR="002E54A6" w:rsidRPr="00A2661E" w:rsidRDefault="002E54A6" w:rsidP="002E5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2661E">
        <w:rPr>
          <w:rFonts w:ascii="Cascadia Mono" w:hAnsi="Cascadia Mono" w:cs="Cascadia Mono"/>
          <w:noProof w:val="0"/>
          <w:color w:val="000000"/>
          <w:kern w:val="0"/>
          <w:sz w:val="24"/>
          <w:szCs w:val="24"/>
          <w:lang w:val="en-US"/>
        </w:rPr>
        <w:tab/>
      </w:r>
      <w:r w:rsidRPr="00A2661E">
        <w:rPr>
          <w:rFonts w:ascii="Cascadia Mono" w:hAnsi="Cascadia Mono" w:cs="Cascadia Mono"/>
          <w:noProof w:val="0"/>
          <w:color w:val="000000"/>
          <w:kern w:val="0"/>
          <w:sz w:val="24"/>
          <w:szCs w:val="24"/>
          <w:lang w:val="en-US"/>
        </w:rPr>
        <w:tab/>
      </w:r>
      <w:r w:rsidRPr="00A2661E">
        <w:rPr>
          <w:rFonts w:ascii="Cascadia Mono" w:hAnsi="Cascadia Mono" w:cs="Cascadia Mono"/>
          <w:noProof w:val="0"/>
          <w:color w:val="000000"/>
          <w:kern w:val="0"/>
          <w:sz w:val="24"/>
          <w:szCs w:val="24"/>
          <w:lang w:val="en-US"/>
        </w:rPr>
        <w:tab/>
      </w:r>
      <w:r w:rsidRPr="00A2661E">
        <w:rPr>
          <w:rFonts w:ascii="Cascadia Mono" w:hAnsi="Cascadia Mono" w:cs="Cascadia Mono"/>
          <w:noProof w:val="0"/>
          <w:color w:val="0000FF"/>
          <w:kern w:val="0"/>
          <w:sz w:val="24"/>
          <w:szCs w:val="24"/>
          <w:lang w:val="en-US"/>
        </w:rPr>
        <w:t>ROLLBACK</w:t>
      </w:r>
      <w:r w:rsidRPr="00A2661E">
        <w:rPr>
          <w:rFonts w:ascii="Cascadia Mono" w:hAnsi="Cascadia Mono" w:cs="Cascadia Mono"/>
          <w:noProof w:val="0"/>
          <w:color w:val="000000"/>
          <w:kern w:val="0"/>
          <w:sz w:val="24"/>
          <w:szCs w:val="24"/>
          <w:lang w:val="en-US"/>
        </w:rPr>
        <w:t xml:space="preserve"> </w:t>
      </w:r>
      <w:r w:rsidRPr="00A2661E">
        <w:rPr>
          <w:rFonts w:ascii="Cascadia Mono" w:hAnsi="Cascadia Mono" w:cs="Cascadia Mono"/>
          <w:noProof w:val="0"/>
          <w:color w:val="0000FF"/>
          <w:kern w:val="0"/>
          <w:sz w:val="24"/>
          <w:szCs w:val="24"/>
          <w:lang w:val="en-US"/>
        </w:rPr>
        <w:t>TRANSACTION</w:t>
      </w:r>
    </w:p>
    <w:p w14:paraId="7D6EF9B5" w14:textId="77777777" w:rsidR="002E54A6" w:rsidRPr="00A2661E" w:rsidRDefault="002E54A6" w:rsidP="002E5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2661E">
        <w:rPr>
          <w:rFonts w:ascii="Cascadia Mono" w:hAnsi="Cascadia Mono" w:cs="Cascadia Mono"/>
          <w:noProof w:val="0"/>
          <w:color w:val="000000"/>
          <w:kern w:val="0"/>
          <w:sz w:val="24"/>
          <w:szCs w:val="24"/>
          <w:lang w:val="en-US"/>
        </w:rPr>
        <w:tab/>
      </w:r>
      <w:r w:rsidRPr="00A2661E">
        <w:rPr>
          <w:rFonts w:ascii="Cascadia Mono" w:hAnsi="Cascadia Mono" w:cs="Cascadia Mono"/>
          <w:noProof w:val="0"/>
          <w:color w:val="000000"/>
          <w:kern w:val="0"/>
          <w:sz w:val="24"/>
          <w:szCs w:val="24"/>
          <w:lang w:val="en-US"/>
        </w:rPr>
        <w:tab/>
      </w:r>
      <w:r w:rsidRPr="00A2661E">
        <w:rPr>
          <w:rFonts w:ascii="Cascadia Mono" w:hAnsi="Cascadia Mono" w:cs="Cascadia Mono"/>
          <w:noProof w:val="0"/>
          <w:color w:val="000000"/>
          <w:kern w:val="0"/>
          <w:sz w:val="24"/>
          <w:szCs w:val="24"/>
          <w:lang w:val="en-US"/>
        </w:rPr>
        <w:tab/>
      </w:r>
      <w:r w:rsidRPr="00A2661E">
        <w:rPr>
          <w:rFonts w:ascii="Cascadia Mono" w:hAnsi="Cascadia Mono" w:cs="Cascadia Mono"/>
          <w:noProof w:val="0"/>
          <w:color w:val="0000FF"/>
          <w:kern w:val="0"/>
          <w:sz w:val="24"/>
          <w:szCs w:val="24"/>
          <w:lang w:val="en-US"/>
        </w:rPr>
        <w:t>SET</w:t>
      </w:r>
      <w:r w:rsidRPr="00A2661E">
        <w:rPr>
          <w:rFonts w:ascii="Cascadia Mono" w:hAnsi="Cascadia Mono" w:cs="Cascadia Mono"/>
          <w:noProof w:val="0"/>
          <w:color w:val="000000"/>
          <w:kern w:val="0"/>
          <w:sz w:val="24"/>
          <w:szCs w:val="24"/>
          <w:lang w:val="en-US"/>
        </w:rPr>
        <w:t xml:space="preserve"> @errorMessage </w:t>
      </w:r>
      <w:r w:rsidRPr="00A2661E">
        <w:rPr>
          <w:rFonts w:ascii="Cascadia Mono" w:hAnsi="Cascadia Mono" w:cs="Cascadia Mono"/>
          <w:noProof w:val="0"/>
          <w:color w:val="808080"/>
          <w:kern w:val="0"/>
          <w:sz w:val="24"/>
          <w:szCs w:val="24"/>
          <w:lang w:val="en-US"/>
        </w:rPr>
        <w:t>=</w:t>
      </w:r>
      <w:r w:rsidRPr="00A2661E">
        <w:rPr>
          <w:rFonts w:ascii="Cascadia Mono" w:hAnsi="Cascadia Mono" w:cs="Cascadia Mono"/>
          <w:noProof w:val="0"/>
          <w:color w:val="000000"/>
          <w:kern w:val="0"/>
          <w:sz w:val="24"/>
          <w:szCs w:val="24"/>
          <w:lang w:val="en-US"/>
        </w:rPr>
        <w:t xml:space="preserve"> </w:t>
      </w:r>
      <w:r w:rsidRPr="00A2661E">
        <w:rPr>
          <w:rFonts w:ascii="Cascadia Mono" w:hAnsi="Cascadia Mono" w:cs="Cascadia Mono"/>
          <w:noProof w:val="0"/>
          <w:color w:val="FF00FF"/>
          <w:kern w:val="0"/>
          <w:sz w:val="24"/>
          <w:szCs w:val="24"/>
          <w:lang w:val="en-US"/>
        </w:rPr>
        <w:t>ERROR_</w:t>
      </w:r>
      <w:proofErr w:type="gramStart"/>
      <w:r w:rsidRPr="00A2661E">
        <w:rPr>
          <w:rFonts w:ascii="Cascadia Mono" w:hAnsi="Cascadia Mono" w:cs="Cascadia Mono"/>
          <w:noProof w:val="0"/>
          <w:color w:val="FF00FF"/>
          <w:kern w:val="0"/>
          <w:sz w:val="24"/>
          <w:szCs w:val="24"/>
          <w:lang w:val="en-US"/>
        </w:rPr>
        <w:t>MESSAGE</w:t>
      </w:r>
      <w:r w:rsidRPr="00A2661E">
        <w:rPr>
          <w:rFonts w:ascii="Cascadia Mono" w:hAnsi="Cascadia Mono" w:cs="Cascadia Mono"/>
          <w:noProof w:val="0"/>
          <w:color w:val="808080"/>
          <w:kern w:val="0"/>
          <w:sz w:val="24"/>
          <w:szCs w:val="24"/>
          <w:lang w:val="en-US"/>
        </w:rPr>
        <w:t>(</w:t>
      </w:r>
      <w:proofErr w:type="gramEnd"/>
      <w:r w:rsidRPr="00A2661E">
        <w:rPr>
          <w:rFonts w:ascii="Cascadia Mono" w:hAnsi="Cascadia Mono" w:cs="Cascadia Mono"/>
          <w:noProof w:val="0"/>
          <w:color w:val="808080"/>
          <w:kern w:val="0"/>
          <w:sz w:val="24"/>
          <w:szCs w:val="24"/>
          <w:lang w:val="en-US"/>
        </w:rPr>
        <w:t>)</w:t>
      </w:r>
    </w:p>
    <w:p w14:paraId="256E8A3F" w14:textId="77777777" w:rsidR="002E54A6" w:rsidRPr="00A2661E" w:rsidRDefault="002E54A6" w:rsidP="002E5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2661E">
        <w:rPr>
          <w:rFonts w:ascii="Cascadia Mono" w:hAnsi="Cascadia Mono" w:cs="Cascadia Mono"/>
          <w:noProof w:val="0"/>
          <w:color w:val="000000"/>
          <w:kern w:val="0"/>
          <w:sz w:val="24"/>
          <w:szCs w:val="24"/>
          <w:lang w:val="en-US"/>
        </w:rPr>
        <w:tab/>
      </w:r>
      <w:r w:rsidRPr="00A2661E">
        <w:rPr>
          <w:rFonts w:ascii="Cascadia Mono" w:hAnsi="Cascadia Mono" w:cs="Cascadia Mono"/>
          <w:noProof w:val="0"/>
          <w:color w:val="000000"/>
          <w:kern w:val="0"/>
          <w:sz w:val="24"/>
          <w:szCs w:val="24"/>
          <w:lang w:val="en-US"/>
        </w:rPr>
        <w:tab/>
      </w:r>
      <w:r w:rsidRPr="00A2661E">
        <w:rPr>
          <w:rFonts w:ascii="Cascadia Mono" w:hAnsi="Cascadia Mono" w:cs="Cascadia Mono"/>
          <w:noProof w:val="0"/>
          <w:color w:val="000000"/>
          <w:kern w:val="0"/>
          <w:sz w:val="24"/>
          <w:szCs w:val="24"/>
          <w:lang w:val="en-US"/>
        </w:rPr>
        <w:tab/>
      </w:r>
      <w:proofErr w:type="gramStart"/>
      <w:r w:rsidRPr="00A2661E">
        <w:rPr>
          <w:rFonts w:ascii="Cascadia Mono" w:hAnsi="Cascadia Mono" w:cs="Cascadia Mono"/>
          <w:noProof w:val="0"/>
          <w:color w:val="0000FF"/>
          <w:kern w:val="0"/>
          <w:sz w:val="24"/>
          <w:szCs w:val="24"/>
          <w:lang w:val="en-US"/>
        </w:rPr>
        <w:t>RAISERROR</w:t>
      </w:r>
      <w:r w:rsidRPr="00A2661E">
        <w:rPr>
          <w:rFonts w:ascii="Cascadia Mono" w:hAnsi="Cascadia Mono" w:cs="Cascadia Mono"/>
          <w:noProof w:val="0"/>
          <w:color w:val="808080"/>
          <w:kern w:val="0"/>
          <w:sz w:val="24"/>
          <w:szCs w:val="24"/>
          <w:lang w:val="en-US"/>
        </w:rPr>
        <w:t>(</w:t>
      </w:r>
      <w:proofErr w:type="gramEnd"/>
      <w:r w:rsidRPr="00A2661E">
        <w:rPr>
          <w:rFonts w:ascii="Cascadia Mono" w:hAnsi="Cascadia Mono" w:cs="Cascadia Mono"/>
          <w:noProof w:val="0"/>
          <w:color w:val="000000"/>
          <w:kern w:val="0"/>
          <w:sz w:val="24"/>
          <w:szCs w:val="24"/>
          <w:lang w:val="en-US"/>
        </w:rPr>
        <w:t>@errorMessage</w:t>
      </w:r>
      <w:r w:rsidRPr="00A2661E">
        <w:rPr>
          <w:rFonts w:ascii="Cascadia Mono" w:hAnsi="Cascadia Mono" w:cs="Cascadia Mono"/>
          <w:noProof w:val="0"/>
          <w:color w:val="808080"/>
          <w:kern w:val="0"/>
          <w:sz w:val="24"/>
          <w:szCs w:val="24"/>
          <w:lang w:val="en-US"/>
        </w:rPr>
        <w:t>,</w:t>
      </w:r>
      <w:r w:rsidRPr="00A2661E">
        <w:rPr>
          <w:rFonts w:ascii="Cascadia Mono" w:hAnsi="Cascadia Mono" w:cs="Cascadia Mono"/>
          <w:noProof w:val="0"/>
          <w:color w:val="000000"/>
          <w:kern w:val="0"/>
          <w:sz w:val="24"/>
          <w:szCs w:val="24"/>
          <w:lang w:val="en-US"/>
        </w:rPr>
        <w:t xml:space="preserve"> 16</w:t>
      </w:r>
      <w:r w:rsidRPr="00A2661E">
        <w:rPr>
          <w:rFonts w:ascii="Cascadia Mono" w:hAnsi="Cascadia Mono" w:cs="Cascadia Mono"/>
          <w:noProof w:val="0"/>
          <w:color w:val="808080"/>
          <w:kern w:val="0"/>
          <w:sz w:val="24"/>
          <w:szCs w:val="24"/>
          <w:lang w:val="en-US"/>
        </w:rPr>
        <w:t>,</w:t>
      </w:r>
      <w:r w:rsidRPr="00A2661E">
        <w:rPr>
          <w:rFonts w:ascii="Cascadia Mono" w:hAnsi="Cascadia Mono" w:cs="Cascadia Mono"/>
          <w:noProof w:val="0"/>
          <w:color w:val="000000"/>
          <w:kern w:val="0"/>
          <w:sz w:val="24"/>
          <w:szCs w:val="24"/>
          <w:lang w:val="en-US"/>
        </w:rPr>
        <w:t xml:space="preserve"> 1</w:t>
      </w:r>
      <w:r w:rsidRPr="00A2661E">
        <w:rPr>
          <w:rFonts w:ascii="Cascadia Mono" w:hAnsi="Cascadia Mono" w:cs="Cascadia Mono"/>
          <w:noProof w:val="0"/>
          <w:color w:val="808080"/>
          <w:kern w:val="0"/>
          <w:sz w:val="24"/>
          <w:szCs w:val="24"/>
          <w:lang w:val="en-US"/>
        </w:rPr>
        <w:t>)</w:t>
      </w:r>
    </w:p>
    <w:p w14:paraId="1CBA5640" w14:textId="77777777" w:rsidR="002E54A6" w:rsidRPr="00A2661E" w:rsidRDefault="002E54A6" w:rsidP="002E5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2661E">
        <w:rPr>
          <w:rFonts w:ascii="Cascadia Mono" w:hAnsi="Cascadia Mono" w:cs="Cascadia Mono"/>
          <w:noProof w:val="0"/>
          <w:color w:val="000000"/>
          <w:kern w:val="0"/>
          <w:sz w:val="24"/>
          <w:szCs w:val="24"/>
          <w:lang w:val="en-US"/>
        </w:rPr>
        <w:tab/>
      </w:r>
      <w:r w:rsidRPr="00A2661E">
        <w:rPr>
          <w:rFonts w:ascii="Cascadia Mono" w:hAnsi="Cascadia Mono" w:cs="Cascadia Mono"/>
          <w:noProof w:val="0"/>
          <w:color w:val="000000"/>
          <w:kern w:val="0"/>
          <w:sz w:val="24"/>
          <w:szCs w:val="24"/>
          <w:lang w:val="en-US"/>
        </w:rPr>
        <w:tab/>
      </w:r>
      <w:r w:rsidRPr="00A2661E">
        <w:rPr>
          <w:rFonts w:ascii="Cascadia Mono" w:hAnsi="Cascadia Mono" w:cs="Cascadia Mono"/>
          <w:noProof w:val="0"/>
          <w:color w:val="0000FF"/>
          <w:kern w:val="0"/>
          <w:sz w:val="24"/>
          <w:szCs w:val="24"/>
          <w:lang w:val="en-US"/>
        </w:rPr>
        <w:t>END</w:t>
      </w:r>
      <w:r w:rsidRPr="00A2661E">
        <w:rPr>
          <w:rFonts w:ascii="Cascadia Mono" w:hAnsi="Cascadia Mono" w:cs="Cascadia Mono"/>
          <w:noProof w:val="0"/>
          <w:color w:val="000000"/>
          <w:kern w:val="0"/>
          <w:sz w:val="24"/>
          <w:szCs w:val="24"/>
          <w:lang w:val="en-US"/>
        </w:rPr>
        <w:t xml:space="preserve"> </w:t>
      </w:r>
      <w:r w:rsidRPr="00A2661E">
        <w:rPr>
          <w:rFonts w:ascii="Cascadia Mono" w:hAnsi="Cascadia Mono" w:cs="Cascadia Mono"/>
          <w:noProof w:val="0"/>
          <w:color w:val="0000FF"/>
          <w:kern w:val="0"/>
          <w:sz w:val="24"/>
          <w:szCs w:val="24"/>
          <w:lang w:val="en-US"/>
        </w:rPr>
        <w:t>CATCH</w:t>
      </w:r>
    </w:p>
    <w:p w14:paraId="338B940A" w14:textId="77777777" w:rsidR="002E54A6" w:rsidRPr="00A2661E" w:rsidRDefault="002E54A6" w:rsidP="002E5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2661E">
        <w:rPr>
          <w:rFonts w:ascii="Cascadia Mono" w:hAnsi="Cascadia Mono" w:cs="Cascadia Mono"/>
          <w:noProof w:val="0"/>
          <w:color w:val="000000"/>
          <w:kern w:val="0"/>
          <w:sz w:val="24"/>
          <w:szCs w:val="24"/>
          <w:lang w:val="en-US"/>
        </w:rPr>
        <w:tab/>
      </w:r>
      <w:r w:rsidRPr="00A2661E">
        <w:rPr>
          <w:rFonts w:ascii="Cascadia Mono" w:hAnsi="Cascadia Mono" w:cs="Cascadia Mono"/>
          <w:noProof w:val="0"/>
          <w:color w:val="000000"/>
          <w:kern w:val="0"/>
          <w:sz w:val="24"/>
          <w:szCs w:val="24"/>
          <w:lang w:val="en-US"/>
        </w:rPr>
        <w:tab/>
      </w:r>
      <w:r w:rsidRPr="00A2661E">
        <w:rPr>
          <w:rFonts w:ascii="Cascadia Mono" w:hAnsi="Cascadia Mono" w:cs="Cascadia Mono"/>
          <w:noProof w:val="0"/>
          <w:color w:val="008000"/>
          <w:kern w:val="0"/>
          <w:sz w:val="24"/>
          <w:szCs w:val="24"/>
          <w:lang w:val="en-US"/>
        </w:rPr>
        <w:t xml:space="preserve">--REFESH </w:t>
      </w:r>
      <w:proofErr w:type="spellStart"/>
      <w:r w:rsidRPr="00A2661E">
        <w:rPr>
          <w:rFonts w:ascii="Cascadia Mono" w:hAnsi="Cascadia Mono" w:cs="Cascadia Mono"/>
          <w:noProof w:val="0"/>
          <w:color w:val="008000"/>
          <w:kern w:val="0"/>
          <w:sz w:val="24"/>
          <w:szCs w:val="24"/>
          <w:lang w:val="en-US"/>
        </w:rPr>
        <w:t>EmployeeShiftView</w:t>
      </w:r>
      <w:proofErr w:type="spellEnd"/>
    </w:p>
    <w:p w14:paraId="0CBB25B8" w14:textId="77777777" w:rsidR="002E54A6" w:rsidRPr="00A2661E" w:rsidRDefault="002E54A6" w:rsidP="002E5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2661E">
        <w:rPr>
          <w:rFonts w:ascii="Cascadia Mono" w:hAnsi="Cascadia Mono" w:cs="Cascadia Mono"/>
          <w:noProof w:val="0"/>
          <w:color w:val="000000"/>
          <w:kern w:val="0"/>
          <w:sz w:val="24"/>
          <w:szCs w:val="24"/>
          <w:lang w:val="en-US"/>
        </w:rPr>
        <w:tab/>
      </w:r>
      <w:r w:rsidRPr="00A2661E">
        <w:rPr>
          <w:rFonts w:ascii="Cascadia Mono" w:hAnsi="Cascadia Mono" w:cs="Cascadia Mono"/>
          <w:noProof w:val="0"/>
          <w:color w:val="000000"/>
          <w:kern w:val="0"/>
          <w:sz w:val="24"/>
          <w:szCs w:val="24"/>
          <w:lang w:val="en-US"/>
        </w:rPr>
        <w:tab/>
      </w:r>
      <w:r w:rsidRPr="00A2661E">
        <w:rPr>
          <w:rFonts w:ascii="Cascadia Mono" w:hAnsi="Cascadia Mono" w:cs="Cascadia Mono"/>
          <w:noProof w:val="0"/>
          <w:color w:val="0000FF"/>
          <w:kern w:val="0"/>
          <w:sz w:val="24"/>
          <w:szCs w:val="24"/>
          <w:lang w:val="en-US"/>
        </w:rPr>
        <w:t>EXEC</w:t>
      </w:r>
      <w:r w:rsidRPr="00A2661E">
        <w:rPr>
          <w:rFonts w:ascii="Cascadia Mono" w:hAnsi="Cascadia Mono" w:cs="Cascadia Mono"/>
          <w:noProof w:val="0"/>
          <w:color w:val="000000"/>
          <w:kern w:val="0"/>
          <w:sz w:val="24"/>
          <w:szCs w:val="24"/>
          <w:lang w:val="en-US"/>
        </w:rPr>
        <w:t xml:space="preserve"> </w:t>
      </w:r>
      <w:r w:rsidRPr="00A2661E">
        <w:rPr>
          <w:rFonts w:ascii="Cascadia Mono" w:hAnsi="Cascadia Mono" w:cs="Cascadia Mono"/>
          <w:noProof w:val="0"/>
          <w:color w:val="800000"/>
          <w:kern w:val="0"/>
          <w:sz w:val="24"/>
          <w:szCs w:val="24"/>
          <w:lang w:val="en-US"/>
        </w:rPr>
        <w:t>SP_REFRESHVIEW</w:t>
      </w:r>
      <w:r w:rsidRPr="00A2661E">
        <w:rPr>
          <w:rFonts w:ascii="Cascadia Mono" w:hAnsi="Cascadia Mono" w:cs="Cascadia Mono"/>
          <w:noProof w:val="0"/>
          <w:color w:val="0000FF"/>
          <w:kern w:val="0"/>
          <w:sz w:val="24"/>
          <w:szCs w:val="24"/>
          <w:lang w:val="en-US"/>
        </w:rPr>
        <w:t xml:space="preserve"> </w:t>
      </w:r>
      <w:r w:rsidRPr="00A2661E">
        <w:rPr>
          <w:rFonts w:ascii="Cascadia Mono" w:hAnsi="Cascadia Mono" w:cs="Cascadia Mono"/>
          <w:noProof w:val="0"/>
          <w:color w:val="FF0000"/>
          <w:kern w:val="0"/>
          <w:sz w:val="24"/>
          <w:szCs w:val="24"/>
          <w:lang w:val="en-US"/>
        </w:rPr>
        <w:t>'</w:t>
      </w:r>
      <w:proofErr w:type="spellStart"/>
      <w:r w:rsidRPr="00A2661E">
        <w:rPr>
          <w:rFonts w:ascii="Cascadia Mono" w:hAnsi="Cascadia Mono" w:cs="Cascadia Mono"/>
          <w:noProof w:val="0"/>
          <w:color w:val="FF0000"/>
          <w:kern w:val="0"/>
          <w:sz w:val="24"/>
          <w:szCs w:val="24"/>
          <w:lang w:val="en-US"/>
        </w:rPr>
        <w:t>EmployeeShiftView</w:t>
      </w:r>
      <w:proofErr w:type="spellEnd"/>
      <w:r w:rsidRPr="00A2661E">
        <w:rPr>
          <w:rFonts w:ascii="Cascadia Mono" w:hAnsi="Cascadia Mono" w:cs="Cascadia Mono"/>
          <w:noProof w:val="0"/>
          <w:color w:val="FF0000"/>
          <w:kern w:val="0"/>
          <w:sz w:val="24"/>
          <w:szCs w:val="24"/>
          <w:lang w:val="en-US"/>
        </w:rPr>
        <w:t>'</w:t>
      </w:r>
    </w:p>
    <w:p w14:paraId="02A2AE68" w14:textId="77777777" w:rsidR="002E54A6" w:rsidRPr="00A2661E" w:rsidRDefault="002E54A6" w:rsidP="002E5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2661E">
        <w:rPr>
          <w:rFonts w:ascii="Cascadia Mono" w:hAnsi="Cascadia Mono" w:cs="Cascadia Mono"/>
          <w:noProof w:val="0"/>
          <w:color w:val="0000FF"/>
          <w:kern w:val="0"/>
          <w:sz w:val="24"/>
          <w:szCs w:val="24"/>
          <w:lang w:val="en-US"/>
        </w:rPr>
        <w:t>END</w:t>
      </w:r>
    </w:p>
    <w:p w14:paraId="31C8B990" w14:textId="360985DA" w:rsidR="002E54A6" w:rsidRPr="00A2661E" w:rsidRDefault="002E54A6" w:rsidP="002E54A6">
      <w:pPr>
        <w:pStyle w:val="ListParagraph"/>
        <w:pBdr>
          <w:top w:val="single" w:sz="4" w:space="1" w:color="auto"/>
          <w:left w:val="single" w:sz="4" w:space="4" w:color="auto"/>
          <w:bottom w:val="single" w:sz="4" w:space="1" w:color="auto"/>
          <w:right w:val="single" w:sz="4" w:space="4" w:color="auto"/>
        </w:pBdr>
        <w:ind w:left="1584"/>
        <w:rPr>
          <w:rFonts w:ascii="Times New Roman" w:hAnsi="Times New Roman" w:cs="Times New Roman"/>
          <w:sz w:val="24"/>
          <w:szCs w:val="24"/>
          <w:u w:val="single"/>
          <w:lang w:val="en-US"/>
        </w:rPr>
      </w:pPr>
      <w:r w:rsidRPr="00A2661E">
        <w:rPr>
          <w:rFonts w:ascii="Cascadia Mono" w:hAnsi="Cascadia Mono" w:cs="Cascadia Mono"/>
          <w:noProof w:val="0"/>
          <w:color w:val="0000FF"/>
          <w:kern w:val="0"/>
          <w:sz w:val="24"/>
          <w:szCs w:val="24"/>
          <w:lang w:val="en-US"/>
        </w:rPr>
        <w:t>GO</w:t>
      </w:r>
    </w:p>
    <w:p w14:paraId="60A3E603" w14:textId="77777777" w:rsidR="002E54A6" w:rsidRDefault="002E54A6" w:rsidP="002E54A6">
      <w:pPr>
        <w:pStyle w:val="ListParagraph"/>
        <w:ind w:left="1584"/>
        <w:rPr>
          <w:rFonts w:ascii="Times New Roman" w:hAnsi="Times New Roman" w:cs="Times New Roman"/>
          <w:sz w:val="28"/>
          <w:szCs w:val="28"/>
          <w:u w:val="single"/>
          <w:lang w:val="en-US"/>
        </w:rPr>
      </w:pPr>
    </w:p>
    <w:p w14:paraId="65741AFE" w14:textId="7752BE1F" w:rsidR="002E54A6" w:rsidRDefault="002E54A6" w:rsidP="002E54A6">
      <w:pPr>
        <w:pStyle w:val="ListParagraph"/>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C# code:</w:t>
      </w:r>
    </w:p>
    <w:p w14:paraId="3249708E" w14:textId="77777777" w:rsidR="00A2661E" w:rsidRPr="00A2661E" w:rsidRDefault="00A2661E" w:rsidP="00A266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2661E">
        <w:rPr>
          <w:rFonts w:ascii="Cascadia Mono" w:hAnsi="Cascadia Mono" w:cs="Cascadia Mono"/>
          <w:noProof w:val="0"/>
          <w:color w:val="000000"/>
          <w:kern w:val="0"/>
          <w:sz w:val="24"/>
          <w:szCs w:val="24"/>
          <w:lang w:val="en-US"/>
        </w:rPr>
        <w:t>try</w:t>
      </w:r>
    </w:p>
    <w:p w14:paraId="466FB999" w14:textId="77777777" w:rsidR="00A2661E" w:rsidRPr="00A2661E" w:rsidRDefault="00A2661E" w:rsidP="00A266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2661E">
        <w:rPr>
          <w:rFonts w:ascii="Cascadia Mono" w:hAnsi="Cascadia Mono" w:cs="Cascadia Mono"/>
          <w:noProof w:val="0"/>
          <w:color w:val="000000"/>
          <w:kern w:val="0"/>
          <w:sz w:val="24"/>
          <w:szCs w:val="24"/>
          <w:lang w:val="en-US"/>
        </w:rPr>
        <w:t>{</w:t>
      </w:r>
    </w:p>
    <w:p w14:paraId="472FFD65" w14:textId="77777777" w:rsidR="00A2661E" w:rsidRPr="00A2661E" w:rsidRDefault="00A2661E" w:rsidP="00A266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2661E">
        <w:rPr>
          <w:rFonts w:ascii="Cascadia Mono" w:hAnsi="Cascadia Mono" w:cs="Cascadia Mono"/>
          <w:noProof w:val="0"/>
          <w:color w:val="000000"/>
          <w:kern w:val="0"/>
          <w:sz w:val="24"/>
          <w:szCs w:val="24"/>
          <w:lang w:val="en-US"/>
        </w:rPr>
        <w:t xml:space="preserve">    string phone = </w:t>
      </w:r>
      <w:proofErr w:type="spellStart"/>
      <w:r w:rsidRPr="00A2661E">
        <w:rPr>
          <w:rFonts w:ascii="Cascadia Mono" w:hAnsi="Cascadia Mono" w:cs="Cascadia Mono"/>
          <w:noProof w:val="0"/>
          <w:color w:val="000000"/>
          <w:kern w:val="0"/>
          <w:sz w:val="24"/>
          <w:szCs w:val="24"/>
          <w:lang w:val="en-US"/>
        </w:rPr>
        <w:t>tbxPhone.</w:t>
      </w:r>
      <w:proofErr w:type="gramStart"/>
      <w:r w:rsidRPr="00A2661E">
        <w:rPr>
          <w:rFonts w:ascii="Cascadia Mono" w:hAnsi="Cascadia Mono" w:cs="Cascadia Mono"/>
          <w:noProof w:val="0"/>
          <w:color w:val="000000"/>
          <w:kern w:val="0"/>
          <w:sz w:val="24"/>
          <w:szCs w:val="24"/>
          <w:lang w:val="en-US"/>
        </w:rPr>
        <w:t>Text</w:t>
      </w:r>
      <w:proofErr w:type="spellEnd"/>
      <w:r w:rsidRPr="00A2661E">
        <w:rPr>
          <w:rFonts w:ascii="Cascadia Mono" w:hAnsi="Cascadia Mono" w:cs="Cascadia Mono"/>
          <w:noProof w:val="0"/>
          <w:color w:val="000000"/>
          <w:kern w:val="0"/>
          <w:sz w:val="24"/>
          <w:szCs w:val="24"/>
          <w:lang w:val="en-US"/>
        </w:rPr>
        <w:t>;</w:t>
      </w:r>
      <w:proofErr w:type="gramEnd"/>
    </w:p>
    <w:p w14:paraId="1718EB3A" w14:textId="77777777" w:rsidR="00A2661E" w:rsidRPr="00A2661E" w:rsidRDefault="00A2661E" w:rsidP="00A266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2661E">
        <w:rPr>
          <w:rFonts w:ascii="Cascadia Mono" w:hAnsi="Cascadia Mono" w:cs="Cascadia Mono"/>
          <w:noProof w:val="0"/>
          <w:color w:val="000000"/>
          <w:kern w:val="0"/>
          <w:sz w:val="24"/>
          <w:szCs w:val="24"/>
          <w:lang w:val="en-US"/>
        </w:rPr>
        <w:t xml:space="preserve">    string </w:t>
      </w:r>
      <w:proofErr w:type="spellStart"/>
      <w:r w:rsidRPr="00A2661E">
        <w:rPr>
          <w:rFonts w:ascii="Cascadia Mono" w:hAnsi="Cascadia Mono" w:cs="Cascadia Mono"/>
          <w:noProof w:val="0"/>
          <w:color w:val="000000"/>
          <w:kern w:val="0"/>
          <w:sz w:val="24"/>
          <w:szCs w:val="24"/>
          <w:lang w:val="en-US"/>
        </w:rPr>
        <w:t>shiftID</w:t>
      </w:r>
      <w:proofErr w:type="spellEnd"/>
      <w:r w:rsidRPr="00A2661E">
        <w:rPr>
          <w:rFonts w:ascii="Cascadia Mono" w:hAnsi="Cascadia Mono" w:cs="Cascadia Mono"/>
          <w:noProof w:val="0"/>
          <w:color w:val="000000"/>
          <w:kern w:val="0"/>
          <w:sz w:val="24"/>
          <w:szCs w:val="24"/>
          <w:lang w:val="en-US"/>
        </w:rPr>
        <w:t xml:space="preserve"> = </w:t>
      </w:r>
      <w:proofErr w:type="spellStart"/>
      <w:r w:rsidRPr="00A2661E">
        <w:rPr>
          <w:rFonts w:ascii="Cascadia Mono" w:hAnsi="Cascadia Mono" w:cs="Cascadia Mono"/>
          <w:noProof w:val="0"/>
          <w:color w:val="000000"/>
          <w:kern w:val="0"/>
          <w:sz w:val="24"/>
          <w:szCs w:val="24"/>
          <w:lang w:val="en-US"/>
        </w:rPr>
        <w:t>cbxShift.</w:t>
      </w:r>
      <w:proofErr w:type="gramStart"/>
      <w:r w:rsidRPr="00A2661E">
        <w:rPr>
          <w:rFonts w:ascii="Cascadia Mono" w:hAnsi="Cascadia Mono" w:cs="Cascadia Mono"/>
          <w:noProof w:val="0"/>
          <w:color w:val="000000"/>
          <w:kern w:val="0"/>
          <w:sz w:val="24"/>
          <w:szCs w:val="24"/>
          <w:lang w:val="en-US"/>
        </w:rPr>
        <w:t>Text</w:t>
      </w:r>
      <w:proofErr w:type="spellEnd"/>
      <w:r w:rsidRPr="00A2661E">
        <w:rPr>
          <w:rFonts w:ascii="Cascadia Mono" w:hAnsi="Cascadia Mono" w:cs="Cascadia Mono"/>
          <w:noProof w:val="0"/>
          <w:color w:val="000000"/>
          <w:kern w:val="0"/>
          <w:sz w:val="24"/>
          <w:szCs w:val="24"/>
          <w:lang w:val="en-US"/>
        </w:rPr>
        <w:t>;</w:t>
      </w:r>
      <w:proofErr w:type="gramEnd"/>
    </w:p>
    <w:p w14:paraId="3204DA40" w14:textId="77777777" w:rsidR="00A2661E" w:rsidRPr="00A2661E" w:rsidRDefault="00A2661E" w:rsidP="00A266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2661E">
        <w:rPr>
          <w:rFonts w:ascii="Cascadia Mono" w:hAnsi="Cascadia Mono" w:cs="Cascadia Mono"/>
          <w:noProof w:val="0"/>
          <w:color w:val="000000"/>
          <w:kern w:val="0"/>
          <w:sz w:val="24"/>
          <w:szCs w:val="24"/>
          <w:lang w:val="en-US"/>
        </w:rPr>
        <w:t xml:space="preserve">    </w:t>
      </w:r>
      <w:proofErr w:type="spellStart"/>
      <w:r w:rsidRPr="00A2661E">
        <w:rPr>
          <w:rFonts w:ascii="Cascadia Mono" w:hAnsi="Cascadia Mono" w:cs="Cascadia Mono"/>
          <w:noProof w:val="0"/>
          <w:color w:val="000000"/>
          <w:kern w:val="0"/>
          <w:sz w:val="24"/>
          <w:szCs w:val="24"/>
          <w:lang w:val="en-US"/>
        </w:rPr>
        <w:t>DateTime</w:t>
      </w:r>
      <w:proofErr w:type="spellEnd"/>
      <w:r w:rsidRPr="00A2661E">
        <w:rPr>
          <w:rFonts w:ascii="Cascadia Mono" w:hAnsi="Cascadia Mono" w:cs="Cascadia Mono"/>
          <w:noProof w:val="0"/>
          <w:color w:val="000000"/>
          <w:kern w:val="0"/>
          <w:sz w:val="24"/>
          <w:szCs w:val="24"/>
          <w:lang w:val="en-US"/>
        </w:rPr>
        <w:t xml:space="preserve"> date = </w:t>
      </w:r>
      <w:proofErr w:type="spellStart"/>
      <w:r w:rsidRPr="00A2661E">
        <w:rPr>
          <w:rFonts w:ascii="Cascadia Mono" w:hAnsi="Cascadia Mono" w:cs="Cascadia Mono"/>
          <w:noProof w:val="0"/>
          <w:color w:val="000000"/>
          <w:kern w:val="0"/>
          <w:sz w:val="24"/>
          <w:szCs w:val="24"/>
          <w:lang w:val="en-US"/>
        </w:rPr>
        <w:t>dtpDateOfShift.</w:t>
      </w:r>
      <w:proofErr w:type="gramStart"/>
      <w:r w:rsidRPr="00A2661E">
        <w:rPr>
          <w:rFonts w:ascii="Cascadia Mono" w:hAnsi="Cascadia Mono" w:cs="Cascadia Mono"/>
          <w:noProof w:val="0"/>
          <w:color w:val="000000"/>
          <w:kern w:val="0"/>
          <w:sz w:val="24"/>
          <w:szCs w:val="24"/>
          <w:lang w:val="en-US"/>
        </w:rPr>
        <w:t>Value</w:t>
      </w:r>
      <w:proofErr w:type="spellEnd"/>
      <w:r w:rsidRPr="00A2661E">
        <w:rPr>
          <w:rFonts w:ascii="Cascadia Mono" w:hAnsi="Cascadia Mono" w:cs="Cascadia Mono"/>
          <w:noProof w:val="0"/>
          <w:color w:val="000000"/>
          <w:kern w:val="0"/>
          <w:sz w:val="24"/>
          <w:szCs w:val="24"/>
          <w:lang w:val="en-US"/>
        </w:rPr>
        <w:t>;</w:t>
      </w:r>
      <w:proofErr w:type="gramEnd"/>
    </w:p>
    <w:p w14:paraId="7F359C58" w14:textId="77777777" w:rsidR="00A2661E" w:rsidRPr="00A2661E" w:rsidRDefault="00A2661E" w:rsidP="00A266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p>
    <w:p w14:paraId="46BBC6AB" w14:textId="77777777" w:rsidR="00A2661E" w:rsidRPr="00A2661E" w:rsidRDefault="00A2661E" w:rsidP="00A266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2661E">
        <w:rPr>
          <w:rFonts w:ascii="Cascadia Mono" w:hAnsi="Cascadia Mono" w:cs="Cascadia Mono"/>
          <w:noProof w:val="0"/>
          <w:color w:val="000000"/>
          <w:kern w:val="0"/>
          <w:sz w:val="24"/>
          <w:szCs w:val="24"/>
          <w:lang w:val="en-US"/>
        </w:rPr>
        <w:t xml:space="preserve">    </w:t>
      </w:r>
      <w:proofErr w:type="spellStart"/>
      <w:proofErr w:type="gramStart"/>
      <w:r w:rsidRPr="00A2661E">
        <w:rPr>
          <w:rFonts w:ascii="Cascadia Mono" w:hAnsi="Cascadia Mono" w:cs="Cascadia Mono"/>
          <w:noProof w:val="0"/>
          <w:color w:val="000000"/>
          <w:kern w:val="0"/>
          <w:sz w:val="24"/>
          <w:szCs w:val="24"/>
          <w:lang w:val="en-US"/>
        </w:rPr>
        <w:t>DataProvider.Instance.ExecuteNonQuery</w:t>
      </w:r>
      <w:proofErr w:type="spellEnd"/>
      <w:proofErr w:type="gramEnd"/>
      <w:r w:rsidRPr="00A2661E">
        <w:rPr>
          <w:rFonts w:ascii="Cascadia Mono" w:hAnsi="Cascadia Mono" w:cs="Cascadia Mono"/>
          <w:noProof w:val="0"/>
          <w:color w:val="000000"/>
          <w:kern w:val="0"/>
          <w:sz w:val="24"/>
          <w:szCs w:val="24"/>
          <w:lang w:val="en-US"/>
        </w:rPr>
        <w:t xml:space="preserve">("EXEC </w:t>
      </w:r>
      <w:proofErr w:type="spellStart"/>
      <w:r w:rsidRPr="00A2661E">
        <w:rPr>
          <w:rFonts w:ascii="Cascadia Mono" w:hAnsi="Cascadia Mono" w:cs="Cascadia Mono"/>
          <w:noProof w:val="0"/>
          <w:color w:val="000000"/>
          <w:kern w:val="0"/>
          <w:sz w:val="24"/>
          <w:szCs w:val="24"/>
          <w:lang w:val="en-US"/>
        </w:rPr>
        <w:t>dbo.insertEmployeeToShift</w:t>
      </w:r>
      <w:proofErr w:type="spellEnd"/>
      <w:r w:rsidRPr="00A2661E">
        <w:rPr>
          <w:rFonts w:ascii="Cascadia Mono" w:hAnsi="Cascadia Mono" w:cs="Cascadia Mono"/>
          <w:noProof w:val="0"/>
          <w:color w:val="000000"/>
          <w:kern w:val="0"/>
          <w:sz w:val="24"/>
          <w:szCs w:val="24"/>
          <w:lang w:val="en-US"/>
        </w:rPr>
        <w:t xml:space="preserve"> @phone , @date , @shiftID", new object[] { phone, date, </w:t>
      </w:r>
      <w:proofErr w:type="spellStart"/>
      <w:r w:rsidRPr="00A2661E">
        <w:rPr>
          <w:rFonts w:ascii="Cascadia Mono" w:hAnsi="Cascadia Mono" w:cs="Cascadia Mono"/>
          <w:noProof w:val="0"/>
          <w:color w:val="000000"/>
          <w:kern w:val="0"/>
          <w:sz w:val="24"/>
          <w:szCs w:val="24"/>
          <w:lang w:val="en-US"/>
        </w:rPr>
        <w:t>shiftID</w:t>
      </w:r>
      <w:proofErr w:type="spellEnd"/>
      <w:r w:rsidRPr="00A2661E">
        <w:rPr>
          <w:rFonts w:ascii="Cascadia Mono" w:hAnsi="Cascadia Mono" w:cs="Cascadia Mono"/>
          <w:noProof w:val="0"/>
          <w:color w:val="000000"/>
          <w:kern w:val="0"/>
          <w:sz w:val="24"/>
          <w:szCs w:val="24"/>
          <w:lang w:val="en-US"/>
        </w:rPr>
        <w:t xml:space="preserve"> });</w:t>
      </w:r>
    </w:p>
    <w:p w14:paraId="2CC15AC6" w14:textId="77777777" w:rsidR="00A2661E" w:rsidRPr="00A2661E" w:rsidRDefault="00A2661E" w:rsidP="00A266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p>
    <w:p w14:paraId="10C430CE" w14:textId="77777777" w:rsidR="00A2661E" w:rsidRPr="00A2661E" w:rsidRDefault="00A2661E" w:rsidP="00A266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2661E">
        <w:rPr>
          <w:rFonts w:ascii="Cascadia Mono" w:hAnsi="Cascadia Mono" w:cs="Cascadia Mono"/>
          <w:noProof w:val="0"/>
          <w:color w:val="000000"/>
          <w:kern w:val="0"/>
          <w:sz w:val="24"/>
          <w:szCs w:val="24"/>
          <w:lang w:val="en-US"/>
        </w:rPr>
        <w:lastRenderedPageBreak/>
        <w:t xml:space="preserve">    </w:t>
      </w:r>
      <w:proofErr w:type="spellStart"/>
      <w:r w:rsidRPr="00A2661E">
        <w:rPr>
          <w:rFonts w:ascii="Cascadia Mono" w:hAnsi="Cascadia Mono" w:cs="Cascadia Mono"/>
          <w:noProof w:val="0"/>
          <w:color w:val="000000"/>
          <w:kern w:val="0"/>
          <w:sz w:val="24"/>
          <w:szCs w:val="24"/>
          <w:lang w:val="en-US"/>
        </w:rPr>
        <w:t>dataShift</w:t>
      </w:r>
      <w:proofErr w:type="spellEnd"/>
      <w:r w:rsidRPr="00A2661E">
        <w:rPr>
          <w:rFonts w:ascii="Cascadia Mono" w:hAnsi="Cascadia Mono" w:cs="Cascadia Mono"/>
          <w:noProof w:val="0"/>
          <w:color w:val="000000"/>
          <w:kern w:val="0"/>
          <w:sz w:val="24"/>
          <w:szCs w:val="24"/>
          <w:lang w:val="en-US"/>
        </w:rPr>
        <w:t xml:space="preserve"> = </w:t>
      </w:r>
      <w:proofErr w:type="spellStart"/>
      <w:proofErr w:type="gramStart"/>
      <w:r w:rsidRPr="00A2661E">
        <w:rPr>
          <w:rFonts w:ascii="Cascadia Mono" w:hAnsi="Cascadia Mono" w:cs="Cascadia Mono"/>
          <w:noProof w:val="0"/>
          <w:color w:val="000000"/>
          <w:kern w:val="0"/>
          <w:sz w:val="24"/>
          <w:szCs w:val="24"/>
          <w:lang w:val="en-US"/>
        </w:rPr>
        <w:t>DataProvider.Instance.ExecuteQuery</w:t>
      </w:r>
      <w:proofErr w:type="spellEnd"/>
      <w:proofErr w:type="gramEnd"/>
      <w:r w:rsidRPr="00A2661E">
        <w:rPr>
          <w:rFonts w:ascii="Cascadia Mono" w:hAnsi="Cascadia Mono" w:cs="Cascadia Mono"/>
          <w:noProof w:val="0"/>
          <w:color w:val="000000"/>
          <w:kern w:val="0"/>
          <w:sz w:val="24"/>
          <w:szCs w:val="24"/>
          <w:lang w:val="en-US"/>
        </w:rPr>
        <w:t xml:space="preserve">("EXEC </w:t>
      </w:r>
      <w:proofErr w:type="spellStart"/>
      <w:r w:rsidRPr="00A2661E">
        <w:rPr>
          <w:rFonts w:ascii="Cascadia Mono" w:hAnsi="Cascadia Mono" w:cs="Cascadia Mono"/>
          <w:noProof w:val="0"/>
          <w:color w:val="000000"/>
          <w:kern w:val="0"/>
          <w:sz w:val="24"/>
          <w:szCs w:val="24"/>
          <w:lang w:val="en-US"/>
        </w:rPr>
        <w:t>dbo.getShiftDetailByWeek</w:t>
      </w:r>
      <w:proofErr w:type="spellEnd"/>
      <w:r w:rsidRPr="00A2661E">
        <w:rPr>
          <w:rFonts w:ascii="Cascadia Mono" w:hAnsi="Cascadia Mono" w:cs="Cascadia Mono"/>
          <w:noProof w:val="0"/>
          <w:color w:val="000000"/>
          <w:kern w:val="0"/>
          <w:sz w:val="24"/>
          <w:szCs w:val="24"/>
          <w:lang w:val="en-US"/>
        </w:rPr>
        <w:t>");</w:t>
      </w:r>
    </w:p>
    <w:p w14:paraId="5190FE44" w14:textId="77777777" w:rsidR="00A2661E" w:rsidRPr="00A2661E" w:rsidRDefault="00A2661E" w:rsidP="00A266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p>
    <w:p w14:paraId="42774FB8" w14:textId="77777777" w:rsidR="00A2661E" w:rsidRPr="00A2661E" w:rsidRDefault="00A2661E" w:rsidP="00A266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2661E">
        <w:rPr>
          <w:rFonts w:ascii="Cascadia Mono" w:hAnsi="Cascadia Mono" w:cs="Cascadia Mono"/>
          <w:noProof w:val="0"/>
          <w:color w:val="000000"/>
          <w:kern w:val="0"/>
          <w:sz w:val="24"/>
          <w:szCs w:val="24"/>
          <w:lang w:val="en-US"/>
        </w:rPr>
        <w:t xml:space="preserve">    </w:t>
      </w:r>
      <w:proofErr w:type="spellStart"/>
      <w:r w:rsidRPr="00A2661E">
        <w:rPr>
          <w:rFonts w:ascii="Cascadia Mono" w:hAnsi="Cascadia Mono" w:cs="Cascadia Mono"/>
          <w:noProof w:val="0"/>
          <w:color w:val="000000"/>
          <w:kern w:val="0"/>
          <w:sz w:val="24"/>
          <w:szCs w:val="24"/>
          <w:lang w:val="en-US"/>
        </w:rPr>
        <w:t>reloadShiftInfo</w:t>
      </w:r>
      <w:proofErr w:type="spellEnd"/>
      <w:r w:rsidRPr="00A2661E">
        <w:rPr>
          <w:rFonts w:ascii="Cascadia Mono" w:hAnsi="Cascadia Mono" w:cs="Cascadia Mono"/>
          <w:noProof w:val="0"/>
          <w:color w:val="000000"/>
          <w:kern w:val="0"/>
          <w:sz w:val="24"/>
          <w:szCs w:val="24"/>
          <w:lang w:val="en-US"/>
        </w:rPr>
        <w:t>(</w:t>
      </w:r>
      <w:proofErr w:type="spellStart"/>
      <w:r w:rsidRPr="00A2661E">
        <w:rPr>
          <w:rFonts w:ascii="Cascadia Mono" w:hAnsi="Cascadia Mono" w:cs="Cascadia Mono"/>
          <w:noProof w:val="0"/>
          <w:color w:val="000000"/>
          <w:kern w:val="0"/>
          <w:sz w:val="24"/>
          <w:szCs w:val="24"/>
          <w:lang w:val="en-US"/>
        </w:rPr>
        <w:t>dataShift</w:t>
      </w:r>
      <w:proofErr w:type="spellEnd"/>
      <w:proofErr w:type="gramStart"/>
      <w:r w:rsidRPr="00A2661E">
        <w:rPr>
          <w:rFonts w:ascii="Cascadia Mono" w:hAnsi="Cascadia Mono" w:cs="Cascadia Mono"/>
          <w:noProof w:val="0"/>
          <w:color w:val="000000"/>
          <w:kern w:val="0"/>
          <w:sz w:val="24"/>
          <w:szCs w:val="24"/>
          <w:lang w:val="en-US"/>
        </w:rPr>
        <w:t>);</w:t>
      </w:r>
      <w:proofErr w:type="gramEnd"/>
    </w:p>
    <w:p w14:paraId="763A1796" w14:textId="77777777" w:rsidR="00A2661E" w:rsidRPr="00A2661E" w:rsidRDefault="00A2661E" w:rsidP="00A266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2661E">
        <w:rPr>
          <w:rFonts w:ascii="Cascadia Mono" w:hAnsi="Cascadia Mono" w:cs="Cascadia Mono"/>
          <w:noProof w:val="0"/>
          <w:color w:val="000000"/>
          <w:kern w:val="0"/>
          <w:sz w:val="24"/>
          <w:szCs w:val="24"/>
          <w:lang w:val="en-US"/>
        </w:rPr>
        <w:t>}</w:t>
      </w:r>
    </w:p>
    <w:p w14:paraId="2DA7DC37" w14:textId="77777777" w:rsidR="00A2661E" w:rsidRPr="00A2661E" w:rsidRDefault="00A2661E" w:rsidP="00A266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2661E">
        <w:rPr>
          <w:rFonts w:ascii="Cascadia Mono" w:hAnsi="Cascadia Mono" w:cs="Cascadia Mono"/>
          <w:noProof w:val="0"/>
          <w:color w:val="000000"/>
          <w:kern w:val="0"/>
          <w:sz w:val="24"/>
          <w:szCs w:val="24"/>
          <w:lang w:val="en-US"/>
        </w:rPr>
        <w:t>catch (</w:t>
      </w:r>
      <w:proofErr w:type="spellStart"/>
      <w:r w:rsidRPr="00A2661E">
        <w:rPr>
          <w:rFonts w:ascii="Cascadia Mono" w:hAnsi="Cascadia Mono" w:cs="Cascadia Mono"/>
          <w:noProof w:val="0"/>
          <w:color w:val="000000"/>
          <w:kern w:val="0"/>
          <w:sz w:val="24"/>
          <w:szCs w:val="24"/>
          <w:lang w:val="en-US"/>
        </w:rPr>
        <w:t>SqlException</w:t>
      </w:r>
      <w:proofErr w:type="spellEnd"/>
      <w:r w:rsidRPr="00A2661E">
        <w:rPr>
          <w:rFonts w:ascii="Cascadia Mono" w:hAnsi="Cascadia Mono" w:cs="Cascadia Mono"/>
          <w:noProof w:val="0"/>
          <w:color w:val="000000"/>
          <w:kern w:val="0"/>
          <w:sz w:val="24"/>
          <w:szCs w:val="24"/>
          <w:lang w:val="en-US"/>
        </w:rPr>
        <w:t xml:space="preserve"> </w:t>
      </w:r>
      <w:proofErr w:type="spellStart"/>
      <w:r w:rsidRPr="00A2661E">
        <w:rPr>
          <w:rFonts w:ascii="Cascadia Mono" w:hAnsi="Cascadia Mono" w:cs="Cascadia Mono"/>
          <w:noProof w:val="0"/>
          <w:color w:val="000000"/>
          <w:kern w:val="0"/>
          <w:sz w:val="24"/>
          <w:szCs w:val="24"/>
          <w:lang w:val="en-US"/>
        </w:rPr>
        <w:t>ev</w:t>
      </w:r>
      <w:proofErr w:type="spellEnd"/>
      <w:r w:rsidRPr="00A2661E">
        <w:rPr>
          <w:rFonts w:ascii="Cascadia Mono" w:hAnsi="Cascadia Mono" w:cs="Cascadia Mono"/>
          <w:noProof w:val="0"/>
          <w:color w:val="000000"/>
          <w:kern w:val="0"/>
          <w:sz w:val="24"/>
          <w:szCs w:val="24"/>
          <w:lang w:val="en-US"/>
        </w:rPr>
        <w:t>)</w:t>
      </w:r>
    </w:p>
    <w:p w14:paraId="1BB7F43D" w14:textId="77777777" w:rsidR="00A2661E" w:rsidRPr="00A2661E" w:rsidRDefault="00A2661E" w:rsidP="00A266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2661E">
        <w:rPr>
          <w:rFonts w:ascii="Cascadia Mono" w:hAnsi="Cascadia Mono" w:cs="Cascadia Mono"/>
          <w:noProof w:val="0"/>
          <w:color w:val="000000"/>
          <w:kern w:val="0"/>
          <w:sz w:val="24"/>
          <w:szCs w:val="24"/>
          <w:lang w:val="en-US"/>
        </w:rPr>
        <w:t>{</w:t>
      </w:r>
    </w:p>
    <w:p w14:paraId="7B217BDB" w14:textId="77777777" w:rsidR="00A2661E" w:rsidRPr="00A2661E" w:rsidRDefault="00A2661E" w:rsidP="00A266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A2661E">
        <w:rPr>
          <w:rFonts w:ascii="Cascadia Mono" w:hAnsi="Cascadia Mono" w:cs="Cascadia Mono"/>
          <w:noProof w:val="0"/>
          <w:color w:val="000000"/>
          <w:kern w:val="0"/>
          <w:sz w:val="24"/>
          <w:szCs w:val="24"/>
          <w:lang w:val="en-US"/>
        </w:rPr>
        <w:t xml:space="preserve">    </w:t>
      </w:r>
      <w:proofErr w:type="spellStart"/>
      <w:r w:rsidRPr="00A2661E">
        <w:rPr>
          <w:rFonts w:ascii="Cascadia Mono" w:hAnsi="Cascadia Mono" w:cs="Cascadia Mono"/>
          <w:noProof w:val="0"/>
          <w:color w:val="000000"/>
          <w:kern w:val="0"/>
          <w:sz w:val="24"/>
          <w:szCs w:val="24"/>
          <w:lang w:val="en-US"/>
        </w:rPr>
        <w:t>MessageBox.Show</w:t>
      </w:r>
      <w:proofErr w:type="spellEnd"/>
      <w:r w:rsidRPr="00A2661E">
        <w:rPr>
          <w:rFonts w:ascii="Cascadia Mono" w:hAnsi="Cascadia Mono" w:cs="Cascadia Mono"/>
          <w:noProof w:val="0"/>
          <w:color w:val="000000"/>
          <w:kern w:val="0"/>
          <w:sz w:val="24"/>
          <w:szCs w:val="24"/>
          <w:lang w:val="en-US"/>
        </w:rPr>
        <w:t>("</w:t>
      </w:r>
      <w:proofErr w:type="spellStart"/>
      <w:r w:rsidRPr="00A2661E">
        <w:rPr>
          <w:rFonts w:ascii="Cascadia Mono" w:hAnsi="Cascadia Mono" w:cs="Cascadia Mono"/>
          <w:noProof w:val="0"/>
          <w:color w:val="000000"/>
          <w:kern w:val="0"/>
          <w:sz w:val="24"/>
          <w:szCs w:val="24"/>
          <w:lang w:val="en-US"/>
        </w:rPr>
        <w:t>Thêm</w:t>
      </w:r>
      <w:proofErr w:type="spellEnd"/>
      <w:r w:rsidRPr="00A2661E">
        <w:rPr>
          <w:rFonts w:ascii="Cascadia Mono" w:hAnsi="Cascadia Mono" w:cs="Cascadia Mono"/>
          <w:noProof w:val="0"/>
          <w:color w:val="000000"/>
          <w:kern w:val="0"/>
          <w:sz w:val="24"/>
          <w:szCs w:val="24"/>
          <w:lang w:val="en-US"/>
        </w:rPr>
        <w:t xml:space="preserve"> </w:t>
      </w:r>
      <w:proofErr w:type="spellStart"/>
      <w:r w:rsidRPr="00A2661E">
        <w:rPr>
          <w:rFonts w:ascii="Cascadia Mono" w:hAnsi="Cascadia Mono" w:cs="Cascadia Mono"/>
          <w:noProof w:val="0"/>
          <w:color w:val="000000"/>
          <w:kern w:val="0"/>
          <w:sz w:val="24"/>
          <w:szCs w:val="24"/>
          <w:lang w:val="en-US"/>
        </w:rPr>
        <w:t>thất</w:t>
      </w:r>
      <w:proofErr w:type="spellEnd"/>
      <w:r w:rsidRPr="00A2661E">
        <w:rPr>
          <w:rFonts w:ascii="Cascadia Mono" w:hAnsi="Cascadia Mono" w:cs="Cascadia Mono"/>
          <w:noProof w:val="0"/>
          <w:color w:val="000000"/>
          <w:kern w:val="0"/>
          <w:sz w:val="24"/>
          <w:szCs w:val="24"/>
          <w:lang w:val="en-US"/>
        </w:rPr>
        <w:t xml:space="preserve"> </w:t>
      </w:r>
      <w:proofErr w:type="spellStart"/>
      <w:r w:rsidRPr="00A2661E">
        <w:rPr>
          <w:rFonts w:ascii="Cascadia Mono" w:hAnsi="Cascadia Mono" w:cs="Cascadia Mono"/>
          <w:noProof w:val="0"/>
          <w:color w:val="000000"/>
          <w:kern w:val="0"/>
          <w:sz w:val="24"/>
          <w:szCs w:val="24"/>
          <w:lang w:val="en-US"/>
        </w:rPr>
        <w:t>bại</w:t>
      </w:r>
      <w:proofErr w:type="spellEnd"/>
      <w:r w:rsidRPr="00A2661E">
        <w:rPr>
          <w:rFonts w:ascii="Cascadia Mono" w:hAnsi="Cascadia Mono" w:cs="Cascadia Mono"/>
          <w:noProof w:val="0"/>
          <w:color w:val="000000"/>
          <w:kern w:val="0"/>
          <w:sz w:val="24"/>
          <w:szCs w:val="24"/>
          <w:lang w:val="en-US"/>
        </w:rPr>
        <w:t xml:space="preserve">.\n" + </w:t>
      </w:r>
      <w:proofErr w:type="spellStart"/>
      <w:proofErr w:type="gramStart"/>
      <w:r w:rsidRPr="00A2661E">
        <w:rPr>
          <w:rFonts w:ascii="Cascadia Mono" w:hAnsi="Cascadia Mono" w:cs="Cascadia Mono"/>
          <w:noProof w:val="0"/>
          <w:color w:val="000000"/>
          <w:kern w:val="0"/>
          <w:sz w:val="24"/>
          <w:szCs w:val="24"/>
          <w:lang w:val="en-US"/>
        </w:rPr>
        <w:t>ev.Message</w:t>
      </w:r>
      <w:proofErr w:type="spellEnd"/>
      <w:proofErr w:type="gramEnd"/>
      <w:r w:rsidRPr="00A2661E">
        <w:rPr>
          <w:rFonts w:ascii="Cascadia Mono" w:hAnsi="Cascadia Mono" w:cs="Cascadia Mono"/>
          <w:noProof w:val="0"/>
          <w:color w:val="000000"/>
          <w:kern w:val="0"/>
          <w:sz w:val="24"/>
          <w:szCs w:val="24"/>
          <w:lang w:val="en-US"/>
        </w:rPr>
        <w:t xml:space="preserve">, "Thông </w:t>
      </w:r>
      <w:proofErr w:type="spellStart"/>
      <w:r w:rsidRPr="00A2661E">
        <w:rPr>
          <w:rFonts w:ascii="Cascadia Mono" w:hAnsi="Cascadia Mono" w:cs="Cascadia Mono"/>
          <w:noProof w:val="0"/>
          <w:color w:val="000000"/>
          <w:kern w:val="0"/>
          <w:sz w:val="24"/>
          <w:szCs w:val="24"/>
          <w:lang w:val="en-US"/>
        </w:rPr>
        <w:t>báo</w:t>
      </w:r>
      <w:proofErr w:type="spellEnd"/>
      <w:r w:rsidRPr="00A2661E">
        <w:rPr>
          <w:rFonts w:ascii="Cascadia Mono" w:hAnsi="Cascadia Mono" w:cs="Cascadia Mono"/>
          <w:noProof w:val="0"/>
          <w:color w:val="000000"/>
          <w:kern w:val="0"/>
          <w:sz w:val="24"/>
          <w:szCs w:val="24"/>
          <w:lang w:val="en-US"/>
        </w:rPr>
        <w:t xml:space="preserve">", </w:t>
      </w:r>
      <w:proofErr w:type="spellStart"/>
      <w:r w:rsidRPr="00A2661E">
        <w:rPr>
          <w:rFonts w:ascii="Cascadia Mono" w:hAnsi="Cascadia Mono" w:cs="Cascadia Mono"/>
          <w:noProof w:val="0"/>
          <w:color w:val="000000"/>
          <w:kern w:val="0"/>
          <w:sz w:val="24"/>
          <w:szCs w:val="24"/>
          <w:lang w:val="en-US"/>
        </w:rPr>
        <w:t>MessageBoxButtons.OK</w:t>
      </w:r>
      <w:proofErr w:type="spellEnd"/>
      <w:r w:rsidRPr="00A2661E">
        <w:rPr>
          <w:rFonts w:ascii="Cascadia Mono" w:hAnsi="Cascadia Mono" w:cs="Cascadia Mono"/>
          <w:noProof w:val="0"/>
          <w:color w:val="000000"/>
          <w:kern w:val="0"/>
          <w:sz w:val="24"/>
          <w:szCs w:val="24"/>
          <w:lang w:val="en-US"/>
        </w:rPr>
        <w:t xml:space="preserve">, </w:t>
      </w:r>
      <w:proofErr w:type="spellStart"/>
      <w:r w:rsidRPr="00A2661E">
        <w:rPr>
          <w:rFonts w:ascii="Cascadia Mono" w:hAnsi="Cascadia Mono" w:cs="Cascadia Mono"/>
          <w:noProof w:val="0"/>
          <w:color w:val="000000"/>
          <w:kern w:val="0"/>
          <w:sz w:val="24"/>
          <w:szCs w:val="24"/>
          <w:lang w:val="en-US"/>
        </w:rPr>
        <w:t>MessageBoxIcon.Error</w:t>
      </w:r>
      <w:proofErr w:type="spellEnd"/>
      <w:r w:rsidRPr="00A2661E">
        <w:rPr>
          <w:rFonts w:ascii="Cascadia Mono" w:hAnsi="Cascadia Mono" w:cs="Cascadia Mono"/>
          <w:noProof w:val="0"/>
          <w:color w:val="000000"/>
          <w:kern w:val="0"/>
          <w:sz w:val="24"/>
          <w:szCs w:val="24"/>
          <w:lang w:val="en-US"/>
        </w:rPr>
        <w:t>);</w:t>
      </w:r>
    </w:p>
    <w:p w14:paraId="73EB686D" w14:textId="4E998D80" w:rsidR="002E54A6" w:rsidRPr="00A2661E" w:rsidRDefault="00A2661E" w:rsidP="00A2661E">
      <w:pPr>
        <w:pStyle w:val="ListParagraph"/>
        <w:pBdr>
          <w:top w:val="single" w:sz="4" w:space="1" w:color="auto"/>
          <w:left w:val="single" w:sz="4" w:space="4" w:color="auto"/>
          <w:bottom w:val="single" w:sz="4" w:space="1" w:color="auto"/>
          <w:right w:val="single" w:sz="4" w:space="4" w:color="auto"/>
        </w:pBdr>
        <w:ind w:left="1584"/>
        <w:rPr>
          <w:rFonts w:ascii="Times New Roman" w:hAnsi="Times New Roman" w:cs="Times New Roman"/>
          <w:sz w:val="24"/>
          <w:szCs w:val="24"/>
          <w:u w:val="single"/>
          <w:lang w:val="en-US"/>
        </w:rPr>
      </w:pPr>
      <w:r w:rsidRPr="00A2661E">
        <w:rPr>
          <w:rFonts w:ascii="Cascadia Mono" w:hAnsi="Cascadia Mono" w:cs="Cascadia Mono"/>
          <w:noProof w:val="0"/>
          <w:color w:val="000000"/>
          <w:kern w:val="0"/>
          <w:sz w:val="24"/>
          <w:szCs w:val="24"/>
          <w:lang w:val="en-US"/>
        </w:rPr>
        <w:t>}</w:t>
      </w:r>
    </w:p>
    <w:p w14:paraId="3B67ACAE" w14:textId="77777777" w:rsidR="002E54A6" w:rsidRPr="002E54A6" w:rsidRDefault="002E54A6" w:rsidP="002E54A6">
      <w:pPr>
        <w:pStyle w:val="ListParagraph"/>
        <w:ind w:left="1584"/>
        <w:rPr>
          <w:rFonts w:ascii="Times New Roman" w:hAnsi="Times New Roman" w:cs="Times New Roman"/>
          <w:sz w:val="28"/>
          <w:szCs w:val="28"/>
          <w:u w:val="single"/>
          <w:lang w:val="en-US"/>
        </w:rPr>
      </w:pPr>
    </w:p>
    <w:p w14:paraId="1815D727" w14:textId="5ABE3420" w:rsidR="00C1207D" w:rsidRDefault="00C1207D" w:rsidP="00C1207D">
      <w:pPr>
        <w:pStyle w:val="ListParagraph"/>
        <w:numPr>
          <w:ilvl w:val="0"/>
          <w:numId w:val="37"/>
        </w:numPr>
        <w:rPr>
          <w:rFonts w:ascii="Times New Roman" w:hAnsi="Times New Roman" w:cs="Times New Roman"/>
          <w:b/>
          <w:bCs/>
          <w:sz w:val="28"/>
          <w:szCs w:val="28"/>
          <w:lang w:val="en-US"/>
        </w:rPr>
      </w:pPr>
      <w:r>
        <w:rPr>
          <w:rFonts w:ascii="Times New Roman" w:hAnsi="Times New Roman" w:cs="Times New Roman"/>
          <w:b/>
          <w:bCs/>
          <w:sz w:val="28"/>
          <w:szCs w:val="28"/>
          <w:lang w:val="en-US"/>
        </w:rPr>
        <w:t>Procedure</w:t>
      </w:r>
      <w:r w:rsidR="00A2661E">
        <w:rPr>
          <w:rFonts w:ascii="Times New Roman" w:hAnsi="Times New Roman" w:cs="Times New Roman"/>
          <w:b/>
          <w:bCs/>
          <w:sz w:val="28"/>
          <w:szCs w:val="28"/>
          <w:lang w:val="en-US"/>
        </w:rPr>
        <w:t xml:space="preserve"> cập nhật thông tin nhân viên trong trong bảng ca trực:</w:t>
      </w:r>
    </w:p>
    <w:p w14:paraId="09DCA815" w14:textId="35A36747" w:rsidR="00A2661E" w:rsidRDefault="00A2661E" w:rsidP="00A2661E">
      <w:pPr>
        <w:pStyle w:val="ListParagraph"/>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SQL:</w:t>
      </w:r>
    </w:p>
    <w:p w14:paraId="3ABDEBE9" w14:textId="77777777" w:rsidR="00125287" w:rsidRPr="00125287" w:rsidRDefault="00125287" w:rsidP="001252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25287">
        <w:rPr>
          <w:rFonts w:ascii="Cascadia Mono" w:hAnsi="Cascadia Mono" w:cs="Cascadia Mono"/>
          <w:noProof w:val="0"/>
          <w:color w:val="0000FF"/>
          <w:kern w:val="0"/>
          <w:sz w:val="24"/>
          <w:szCs w:val="24"/>
          <w:lang w:val="en-US"/>
        </w:rPr>
        <w:t>DROP</w:t>
      </w:r>
      <w:r w:rsidRPr="00125287">
        <w:rPr>
          <w:rFonts w:ascii="Cascadia Mono" w:hAnsi="Cascadia Mono" w:cs="Cascadia Mono"/>
          <w:noProof w:val="0"/>
          <w:color w:val="000000"/>
          <w:kern w:val="0"/>
          <w:sz w:val="24"/>
          <w:szCs w:val="24"/>
          <w:lang w:val="en-US"/>
        </w:rPr>
        <w:t xml:space="preserve"> </w:t>
      </w:r>
      <w:r w:rsidRPr="00125287">
        <w:rPr>
          <w:rFonts w:ascii="Cascadia Mono" w:hAnsi="Cascadia Mono" w:cs="Cascadia Mono"/>
          <w:noProof w:val="0"/>
          <w:color w:val="0000FF"/>
          <w:kern w:val="0"/>
          <w:sz w:val="24"/>
          <w:szCs w:val="24"/>
          <w:lang w:val="en-US"/>
        </w:rPr>
        <w:t>PROCEDURE</w:t>
      </w:r>
      <w:r w:rsidRPr="00125287">
        <w:rPr>
          <w:rFonts w:ascii="Cascadia Mono" w:hAnsi="Cascadia Mono" w:cs="Cascadia Mono"/>
          <w:noProof w:val="0"/>
          <w:color w:val="000000"/>
          <w:kern w:val="0"/>
          <w:sz w:val="24"/>
          <w:szCs w:val="24"/>
          <w:lang w:val="en-US"/>
        </w:rPr>
        <w:t xml:space="preserve"> </w:t>
      </w:r>
      <w:r w:rsidRPr="00125287">
        <w:rPr>
          <w:rFonts w:ascii="Cascadia Mono" w:hAnsi="Cascadia Mono" w:cs="Cascadia Mono"/>
          <w:noProof w:val="0"/>
          <w:color w:val="0000FF"/>
          <w:kern w:val="0"/>
          <w:sz w:val="24"/>
          <w:szCs w:val="24"/>
          <w:lang w:val="en-US"/>
        </w:rPr>
        <w:t>IF</w:t>
      </w:r>
      <w:r w:rsidRPr="00125287">
        <w:rPr>
          <w:rFonts w:ascii="Cascadia Mono" w:hAnsi="Cascadia Mono" w:cs="Cascadia Mono"/>
          <w:noProof w:val="0"/>
          <w:color w:val="000000"/>
          <w:kern w:val="0"/>
          <w:sz w:val="24"/>
          <w:szCs w:val="24"/>
          <w:lang w:val="en-US"/>
        </w:rPr>
        <w:t xml:space="preserve"> </w:t>
      </w:r>
      <w:r w:rsidRPr="00125287">
        <w:rPr>
          <w:rFonts w:ascii="Cascadia Mono" w:hAnsi="Cascadia Mono" w:cs="Cascadia Mono"/>
          <w:noProof w:val="0"/>
          <w:color w:val="808080"/>
          <w:kern w:val="0"/>
          <w:sz w:val="24"/>
          <w:szCs w:val="24"/>
          <w:lang w:val="en-US"/>
        </w:rPr>
        <w:t>EXISTS</w:t>
      </w:r>
      <w:r w:rsidRPr="00125287">
        <w:rPr>
          <w:rFonts w:ascii="Cascadia Mono" w:hAnsi="Cascadia Mono" w:cs="Cascadia Mono"/>
          <w:noProof w:val="0"/>
          <w:color w:val="000000"/>
          <w:kern w:val="0"/>
          <w:sz w:val="24"/>
          <w:szCs w:val="24"/>
          <w:lang w:val="en-US"/>
        </w:rPr>
        <w:t xml:space="preserve"> </w:t>
      </w:r>
      <w:proofErr w:type="spellStart"/>
      <w:proofErr w:type="gramStart"/>
      <w:r w:rsidRPr="00125287">
        <w:rPr>
          <w:rFonts w:ascii="Cascadia Mono" w:hAnsi="Cascadia Mono" w:cs="Cascadia Mono"/>
          <w:noProof w:val="0"/>
          <w:color w:val="000000"/>
          <w:kern w:val="0"/>
          <w:sz w:val="24"/>
          <w:szCs w:val="24"/>
          <w:lang w:val="en-US"/>
        </w:rPr>
        <w:t>updateEmployeeInShift</w:t>
      </w:r>
      <w:proofErr w:type="spellEnd"/>
      <w:proofErr w:type="gramEnd"/>
    </w:p>
    <w:p w14:paraId="23102715" w14:textId="77777777" w:rsidR="00125287" w:rsidRPr="00125287" w:rsidRDefault="00125287" w:rsidP="001252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25287">
        <w:rPr>
          <w:rFonts w:ascii="Cascadia Mono" w:hAnsi="Cascadia Mono" w:cs="Cascadia Mono"/>
          <w:noProof w:val="0"/>
          <w:color w:val="0000FF"/>
          <w:kern w:val="0"/>
          <w:sz w:val="24"/>
          <w:szCs w:val="24"/>
          <w:lang w:val="en-US"/>
        </w:rPr>
        <w:t>GO</w:t>
      </w:r>
    </w:p>
    <w:p w14:paraId="3DB81783" w14:textId="77777777" w:rsidR="00125287" w:rsidRPr="00125287" w:rsidRDefault="00125287" w:rsidP="001252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p>
    <w:p w14:paraId="5A6ACFFC" w14:textId="77777777" w:rsidR="00125287" w:rsidRPr="00125287" w:rsidRDefault="00125287" w:rsidP="001252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25287">
        <w:rPr>
          <w:rFonts w:ascii="Cascadia Mono" w:hAnsi="Cascadia Mono" w:cs="Cascadia Mono"/>
          <w:noProof w:val="0"/>
          <w:color w:val="0000FF"/>
          <w:kern w:val="0"/>
          <w:sz w:val="24"/>
          <w:szCs w:val="24"/>
          <w:lang w:val="en-US"/>
        </w:rPr>
        <w:t>CREATE</w:t>
      </w:r>
      <w:r w:rsidRPr="00125287">
        <w:rPr>
          <w:rFonts w:ascii="Cascadia Mono" w:hAnsi="Cascadia Mono" w:cs="Cascadia Mono"/>
          <w:noProof w:val="0"/>
          <w:color w:val="000000"/>
          <w:kern w:val="0"/>
          <w:sz w:val="24"/>
          <w:szCs w:val="24"/>
          <w:lang w:val="en-US"/>
        </w:rPr>
        <w:t xml:space="preserve"> </w:t>
      </w:r>
      <w:r w:rsidRPr="00125287">
        <w:rPr>
          <w:rFonts w:ascii="Cascadia Mono" w:hAnsi="Cascadia Mono" w:cs="Cascadia Mono"/>
          <w:noProof w:val="0"/>
          <w:color w:val="0000FF"/>
          <w:kern w:val="0"/>
          <w:sz w:val="24"/>
          <w:szCs w:val="24"/>
          <w:lang w:val="en-US"/>
        </w:rPr>
        <w:t>PROCEDURE</w:t>
      </w:r>
      <w:r w:rsidRPr="00125287">
        <w:rPr>
          <w:rFonts w:ascii="Cascadia Mono" w:hAnsi="Cascadia Mono" w:cs="Cascadia Mono"/>
          <w:noProof w:val="0"/>
          <w:color w:val="000000"/>
          <w:kern w:val="0"/>
          <w:sz w:val="24"/>
          <w:szCs w:val="24"/>
          <w:lang w:val="en-US"/>
        </w:rPr>
        <w:t xml:space="preserve"> </w:t>
      </w:r>
      <w:proofErr w:type="spellStart"/>
      <w:proofErr w:type="gramStart"/>
      <w:r w:rsidRPr="00125287">
        <w:rPr>
          <w:rFonts w:ascii="Cascadia Mono" w:hAnsi="Cascadia Mono" w:cs="Cascadia Mono"/>
          <w:noProof w:val="0"/>
          <w:color w:val="000000"/>
          <w:kern w:val="0"/>
          <w:sz w:val="24"/>
          <w:szCs w:val="24"/>
          <w:lang w:val="en-US"/>
        </w:rPr>
        <w:t>updateEmployeeInShift</w:t>
      </w:r>
      <w:proofErr w:type="spellEnd"/>
      <w:proofErr w:type="gramEnd"/>
    </w:p>
    <w:p w14:paraId="4EB9D6C1" w14:textId="77777777" w:rsidR="00125287" w:rsidRPr="00125287" w:rsidRDefault="00125287" w:rsidP="001252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25287">
        <w:rPr>
          <w:rFonts w:ascii="Cascadia Mono" w:hAnsi="Cascadia Mono" w:cs="Cascadia Mono"/>
          <w:noProof w:val="0"/>
          <w:color w:val="000000"/>
          <w:kern w:val="0"/>
          <w:sz w:val="24"/>
          <w:szCs w:val="24"/>
          <w:lang w:val="en-US"/>
        </w:rPr>
        <w:tab/>
        <w:t xml:space="preserve">@phone </w:t>
      </w:r>
      <w:proofErr w:type="gramStart"/>
      <w:r w:rsidRPr="00125287">
        <w:rPr>
          <w:rFonts w:ascii="Cascadia Mono" w:hAnsi="Cascadia Mono" w:cs="Cascadia Mono"/>
          <w:noProof w:val="0"/>
          <w:color w:val="0000FF"/>
          <w:kern w:val="0"/>
          <w:sz w:val="24"/>
          <w:szCs w:val="24"/>
          <w:lang w:val="en-US"/>
        </w:rPr>
        <w:t>VARCHAR</w:t>
      </w:r>
      <w:r w:rsidRPr="00125287">
        <w:rPr>
          <w:rFonts w:ascii="Cascadia Mono" w:hAnsi="Cascadia Mono" w:cs="Cascadia Mono"/>
          <w:noProof w:val="0"/>
          <w:color w:val="808080"/>
          <w:kern w:val="0"/>
          <w:sz w:val="24"/>
          <w:szCs w:val="24"/>
          <w:lang w:val="en-US"/>
        </w:rPr>
        <w:t>(</w:t>
      </w:r>
      <w:proofErr w:type="gramEnd"/>
      <w:r w:rsidRPr="00125287">
        <w:rPr>
          <w:rFonts w:ascii="Cascadia Mono" w:hAnsi="Cascadia Mono" w:cs="Cascadia Mono"/>
          <w:noProof w:val="0"/>
          <w:color w:val="000000"/>
          <w:kern w:val="0"/>
          <w:sz w:val="24"/>
          <w:szCs w:val="24"/>
          <w:lang w:val="en-US"/>
        </w:rPr>
        <w:t>10</w:t>
      </w:r>
      <w:r w:rsidRPr="00125287">
        <w:rPr>
          <w:rFonts w:ascii="Cascadia Mono" w:hAnsi="Cascadia Mono" w:cs="Cascadia Mono"/>
          <w:noProof w:val="0"/>
          <w:color w:val="808080"/>
          <w:kern w:val="0"/>
          <w:sz w:val="24"/>
          <w:szCs w:val="24"/>
          <w:lang w:val="en-US"/>
        </w:rPr>
        <w:t>),</w:t>
      </w:r>
    </w:p>
    <w:p w14:paraId="4A708CA5" w14:textId="77777777" w:rsidR="00125287" w:rsidRPr="00125287" w:rsidRDefault="00125287" w:rsidP="001252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25287">
        <w:rPr>
          <w:rFonts w:ascii="Cascadia Mono" w:hAnsi="Cascadia Mono" w:cs="Cascadia Mono"/>
          <w:noProof w:val="0"/>
          <w:color w:val="000000"/>
          <w:kern w:val="0"/>
          <w:sz w:val="24"/>
          <w:szCs w:val="24"/>
          <w:lang w:val="en-US"/>
        </w:rPr>
        <w:tab/>
        <w:t xml:space="preserve">@date </w:t>
      </w:r>
      <w:r w:rsidRPr="00125287">
        <w:rPr>
          <w:rFonts w:ascii="Cascadia Mono" w:hAnsi="Cascadia Mono" w:cs="Cascadia Mono"/>
          <w:noProof w:val="0"/>
          <w:color w:val="0000FF"/>
          <w:kern w:val="0"/>
          <w:sz w:val="24"/>
          <w:szCs w:val="24"/>
          <w:lang w:val="en-US"/>
        </w:rPr>
        <w:t>DATE</w:t>
      </w:r>
      <w:r w:rsidRPr="00125287">
        <w:rPr>
          <w:rFonts w:ascii="Cascadia Mono" w:hAnsi="Cascadia Mono" w:cs="Cascadia Mono"/>
          <w:noProof w:val="0"/>
          <w:color w:val="808080"/>
          <w:kern w:val="0"/>
          <w:sz w:val="24"/>
          <w:szCs w:val="24"/>
          <w:lang w:val="en-US"/>
        </w:rPr>
        <w:t>,</w:t>
      </w:r>
    </w:p>
    <w:p w14:paraId="5AD06A4F" w14:textId="77777777" w:rsidR="00125287" w:rsidRPr="00125287" w:rsidRDefault="00125287" w:rsidP="001252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25287">
        <w:rPr>
          <w:rFonts w:ascii="Cascadia Mono" w:hAnsi="Cascadia Mono" w:cs="Cascadia Mono"/>
          <w:noProof w:val="0"/>
          <w:color w:val="000000"/>
          <w:kern w:val="0"/>
          <w:sz w:val="24"/>
          <w:szCs w:val="24"/>
          <w:lang w:val="en-US"/>
        </w:rPr>
        <w:tab/>
        <w:t xml:space="preserve">@shiftID </w:t>
      </w:r>
      <w:proofErr w:type="gramStart"/>
      <w:r w:rsidRPr="00125287">
        <w:rPr>
          <w:rFonts w:ascii="Cascadia Mono" w:hAnsi="Cascadia Mono" w:cs="Cascadia Mono"/>
          <w:noProof w:val="0"/>
          <w:color w:val="0000FF"/>
          <w:kern w:val="0"/>
          <w:sz w:val="24"/>
          <w:szCs w:val="24"/>
          <w:lang w:val="en-US"/>
        </w:rPr>
        <w:t>VARCHAR</w:t>
      </w:r>
      <w:r w:rsidRPr="00125287">
        <w:rPr>
          <w:rFonts w:ascii="Cascadia Mono" w:hAnsi="Cascadia Mono" w:cs="Cascadia Mono"/>
          <w:noProof w:val="0"/>
          <w:color w:val="808080"/>
          <w:kern w:val="0"/>
          <w:sz w:val="24"/>
          <w:szCs w:val="24"/>
          <w:lang w:val="en-US"/>
        </w:rPr>
        <w:t>(</w:t>
      </w:r>
      <w:proofErr w:type="gramEnd"/>
      <w:r w:rsidRPr="00125287">
        <w:rPr>
          <w:rFonts w:ascii="Cascadia Mono" w:hAnsi="Cascadia Mono" w:cs="Cascadia Mono"/>
          <w:noProof w:val="0"/>
          <w:color w:val="000000"/>
          <w:kern w:val="0"/>
          <w:sz w:val="24"/>
          <w:szCs w:val="24"/>
          <w:lang w:val="en-US"/>
        </w:rPr>
        <w:t>5</w:t>
      </w:r>
      <w:r w:rsidRPr="00125287">
        <w:rPr>
          <w:rFonts w:ascii="Cascadia Mono" w:hAnsi="Cascadia Mono" w:cs="Cascadia Mono"/>
          <w:noProof w:val="0"/>
          <w:color w:val="808080"/>
          <w:kern w:val="0"/>
          <w:sz w:val="24"/>
          <w:szCs w:val="24"/>
          <w:lang w:val="en-US"/>
        </w:rPr>
        <w:t>)</w:t>
      </w:r>
    </w:p>
    <w:p w14:paraId="088B46C6" w14:textId="77777777" w:rsidR="00125287" w:rsidRPr="00125287" w:rsidRDefault="00125287" w:rsidP="001252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25287">
        <w:rPr>
          <w:rFonts w:ascii="Cascadia Mono" w:hAnsi="Cascadia Mono" w:cs="Cascadia Mono"/>
          <w:noProof w:val="0"/>
          <w:color w:val="0000FF"/>
          <w:kern w:val="0"/>
          <w:sz w:val="24"/>
          <w:szCs w:val="24"/>
          <w:lang w:val="en-US"/>
        </w:rPr>
        <w:t>AS</w:t>
      </w:r>
    </w:p>
    <w:p w14:paraId="6226C6E3" w14:textId="77777777" w:rsidR="00125287" w:rsidRPr="00125287" w:rsidRDefault="00125287" w:rsidP="001252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25287">
        <w:rPr>
          <w:rFonts w:ascii="Cascadia Mono" w:hAnsi="Cascadia Mono" w:cs="Cascadia Mono"/>
          <w:noProof w:val="0"/>
          <w:color w:val="0000FF"/>
          <w:kern w:val="0"/>
          <w:sz w:val="24"/>
          <w:szCs w:val="24"/>
          <w:lang w:val="en-US"/>
        </w:rPr>
        <w:t>BEGIN</w:t>
      </w:r>
    </w:p>
    <w:p w14:paraId="04A8CBB5" w14:textId="77777777" w:rsidR="00125287" w:rsidRPr="00125287" w:rsidRDefault="00125287" w:rsidP="001252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25287">
        <w:rPr>
          <w:rFonts w:ascii="Cascadia Mono" w:hAnsi="Cascadia Mono" w:cs="Cascadia Mono"/>
          <w:noProof w:val="0"/>
          <w:color w:val="000000"/>
          <w:kern w:val="0"/>
          <w:sz w:val="24"/>
          <w:szCs w:val="24"/>
          <w:lang w:val="en-US"/>
        </w:rPr>
        <w:tab/>
      </w:r>
      <w:r w:rsidRPr="00125287">
        <w:rPr>
          <w:rFonts w:ascii="Cascadia Mono" w:hAnsi="Cascadia Mono" w:cs="Cascadia Mono"/>
          <w:noProof w:val="0"/>
          <w:color w:val="0000FF"/>
          <w:kern w:val="0"/>
          <w:sz w:val="24"/>
          <w:szCs w:val="24"/>
          <w:lang w:val="en-US"/>
        </w:rPr>
        <w:t>BEGIN</w:t>
      </w:r>
      <w:r w:rsidRPr="00125287">
        <w:rPr>
          <w:rFonts w:ascii="Cascadia Mono" w:hAnsi="Cascadia Mono" w:cs="Cascadia Mono"/>
          <w:noProof w:val="0"/>
          <w:color w:val="000000"/>
          <w:kern w:val="0"/>
          <w:sz w:val="24"/>
          <w:szCs w:val="24"/>
          <w:lang w:val="en-US"/>
        </w:rPr>
        <w:t xml:space="preserve"> </w:t>
      </w:r>
      <w:r w:rsidRPr="00125287">
        <w:rPr>
          <w:rFonts w:ascii="Cascadia Mono" w:hAnsi="Cascadia Mono" w:cs="Cascadia Mono"/>
          <w:noProof w:val="0"/>
          <w:color w:val="0000FF"/>
          <w:kern w:val="0"/>
          <w:sz w:val="24"/>
          <w:szCs w:val="24"/>
          <w:lang w:val="en-US"/>
        </w:rPr>
        <w:t>TRANSACTION</w:t>
      </w:r>
    </w:p>
    <w:p w14:paraId="5A9B9F0B" w14:textId="77777777" w:rsidR="00125287" w:rsidRPr="00125287" w:rsidRDefault="00125287" w:rsidP="001252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25287">
        <w:rPr>
          <w:rFonts w:ascii="Cascadia Mono" w:hAnsi="Cascadia Mono" w:cs="Cascadia Mono"/>
          <w:noProof w:val="0"/>
          <w:color w:val="000000"/>
          <w:kern w:val="0"/>
          <w:sz w:val="24"/>
          <w:szCs w:val="24"/>
          <w:lang w:val="en-US"/>
        </w:rPr>
        <w:tab/>
      </w:r>
      <w:r w:rsidRPr="00125287">
        <w:rPr>
          <w:rFonts w:ascii="Cascadia Mono" w:hAnsi="Cascadia Mono" w:cs="Cascadia Mono"/>
          <w:noProof w:val="0"/>
          <w:color w:val="000000"/>
          <w:kern w:val="0"/>
          <w:sz w:val="24"/>
          <w:szCs w:val="24"/>
          <w:lang w:val="en-US"/>
        </w:rPr>
        <w:tab/>
      </w:r>
      <w:r w:rsidRPr="00125287">
        <w:rPr>
          <w:rFonts w:ascii="Cascadia Mono" w:hAnsi="Cascadia Mono" w:cs="Cascadia Mono"/>
          <w:noProof w:val="0"/>
          <w:color w:val="008000"/>
          <w:kern w:val="0"/>
          <w:sz w:val="24"/>
          <w:szCs w:val="24"/>
          <w:lang w:val="en-US"/>
        </w:rPr>
        <w:t>--CẬP NHẬT NHÂN VIÊN TRONG BẢNG ON DUTY</w:t>
      </w:r>
    </w:p>
    <w:p w14:paraId="1F313CFE" w14:textId="77777777" w:rsidR="00125287" w:rsidRPr="00125287" w:rsidRDefault="00125287" w:rsidP="001252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25287">
        <w:rPr>
          <w:rFonts w:ascii="Cascadia Mono" w:hAnsi="Cascadia Mono" w:cs="Cascadia Mono"/>
          <w:noProof w:val="0"/>
          <w:color w:val="000000"/>
          <w:kern w:val="0"/>
          <w:sz w:val="24"/>
          <w:szCs w:val="24"/>
          <w:lang w:val="en-US"/>
        </w:rPr>
        <w:tab/>
      </w:r>
      <w:r w:rsidRPr="00125287">
        <w:rPr>
          <w:rFonts w:ascii="Cascadia Mono" w:hAnsi="Cascadia Mono" w:cs="Cascadia Mono"/>
          <w:noProof w:val="0"/>
          <w:color w:val="000000"/>
          <w:kern w:val="0"/>
          <w:sz w:val="24"/>
          <w:szCs w:val="24"/>
          <w:lang w:val="en-US"/>
        </w:rPr>
        <w:tab/>
      </w:r>
      <w:r w:rsidRPr="00125287">
        <w:rPr>
          <w:rFonts w:ascii="Cascadia Mono" w:hAnsi="Cascadia Mono" w:cs="Cascadia Mono"/>
          <w:noProof w:val="0"/>
          <w:color w:val="0000FF"/>
          <w:kern w:val="0"/>
          <w:sz w:val="24"/>
          <w:szCs w:val="24"/>
          <w:lang w:val="en-US"/>
        </w:rPr>
        <w:t>DECLARE</w:t>
      </w:r>
      <w:r w:rsidRPr="00125287">
        <w:rPr>
          <w:rFonts w:ascii="Cascadia Mono" w:hAnsi="Cascadia Mono" w:cs="Cascadia Mono"/>
          <w:noProof w:val="0"/>
          <w:color w:val="000000"/>
          <w:kern w:val="0"/>
          <w:sz w:val="24"/>
          <w:szCs w:val="24"/>
          <w:lang w:val="en-US"/>
        </w:rPr>
        <w:t xml:space="preserve"> @id </w:t>
      </w:r>
      <w:proofErr w:type="gramStart"/>
      <w:r w:rsidRPr="00125287">
        <w:rPr>
          <w:rFonts w:ascii="Cascadia Mono" w:hAnsi="Cascadia Mono" w:cs="Cascadia Mono"/>
          <w:noProof w:val="0"/>
          <w:color w:val="0000FF"/>
          <w:kern w:val="0"/>
          <w:sz w:val="24"/>
          <w:szCs w:val="24"/>
          <w:lang w:val="en-US"/>
        </w:rPr>
        <w:t>VARCHAR</w:t>
      </w:r>
      <w:r w:rsidRPr="00125287">
        <w:rPr>
          <w:rFonts w:ascii="Cascadia Mono" w:hAnsi="Cascadia Mono" w:cs="Cascadia Mono"/>
          <w:noProof w:val="0"/>
          <w:color w:val="808080"/>
          <w:kern w:val="0"/>
          <w:sz w:val="24"/>
          <w:szCs w:val="24"/>
          <w:lang w:val="en-US"/>
        </w:rPr>
        <w:t>(</w:t>
      </w:r>
      <w:proofErr w:type="gramEnd"/>
      <w:r w:rsidRPr="00125287">
        <w:rPr>
          <w:rFonts w:ascii="Cascadia Mono" w:hAnsi="Cascadia Mono" w:cs="Cascadia Mono"/>
          <w:noProof w:val="0"/>
          <w:color w:val="000000"/>
          <w:kern w:val="0"/>
          <w:sz w:val="24"/>
          <w:szCs w:val="24"/>
          <w:lang w:val="en-US"/>
        </w:rPr>
        <w:t>4</w:t>
      </w:r>
      <w:r w:rsidRPr="00125287">
        <w:rPr>
          <w:rFonts w:ascii="Cascadia Mono" w:hAnsi="Cascadia Mono" w:cs="Cascadia Mono"/>
          <w:noProof w:val="0"/>
          <w:color w:val="808080"/>
          <w:kern w:val="0"/>
          <w:sz w:val="24"/>
          <w:szCs w:val="24"/>
          <w:lang w:val="en-US"/>
        </w:rPr>
        <w:t>)</w:t>
      </w:r>
    </w:p>
    <w:p w14:paraId="3EFDA780" w14:textId="77777777" w:rsidR="00125287" w:rsidRPr="00125287" w:rsidRDefault="00125287" w:rsidP="001252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25287">
        <w:rPr>
          <w:rFonts w:ascii="Cascadia Mono" w:hAnsi="Cascadia Mono" w:cs="Cascadia Mono"/>
          <w:noProof w:val="0"/>
          <w:color w:val="000000"/>
          <w:kern w:val="0"/>
          <w:sz w:val="24"/>
          <w:szCs w:val="24"/>
          <w:lang w:val="en-US"/>
        </w:rPr>
        <w:tab/>
      </w:r>
      <w:r w:rsidRPr="00125287">
        <w:rPr>
          <w:rFonts w:ascii="Cascadia Mono" w:hAnsi="Cascadia Mono" w:cs="Cascadia Mono"/>
          <w:noProof w:val="0"/>
          <w:color w:val="000000"/>
          <w:kern w:val="0"/>
          <w:sz w:val="24"/>
          <w:szCs w:val="24"/>
          <w:lang w:val="en-US"/>
        </w:rPr>
        <w:tab/>
      </w:r>
      <w:r w:rsidRPr="00125287">
        <w:rPr>
          <w:rFonts w:ascii="Cascadia Mono" w:hAnsi="Cascadia Mono" w:cs="Cascadia Mono"/>
          <w:noProof w:val="0"/>
          <w:color w:val="0000FF"/>
          <w:kern w:val="0"/>
          <w:sz w:val="24"/>
          <w:szCs w:val="24"/>
          <w:lang w:val="en-US"/>
        </w:rPr>
        <w:t>SELECT</w:t>
      </w:r>
      <w:r w:rsidRPr="00125287">
        <w:rPr>
          <w:rFonts w:ascii="Cascadia Mono" w:hAnsi="Cascadia Mono" w:cs="Cascadia Mono"/>
          <w:noProof w:val="0"/>
          <w:color w:val="000000"/>
          <w:kern w:val="0"/>
          <w:sz w:val="24"/>
          <w:szCs w:val="24"/>
          <w:lang w:val="en-US"/>
        </w:rPr>
        <w:t xml:space="preserve"> @id </w:t>
      </w:r>
      <w:r w:rsidRPr="00125287">
        <w:rPr>
          <w:rFonts w:ascii="Cascadia Mono" w:hAnsi="Cascadia Mono" w:cs="Cascadia Mono"/>
          <w:noProof w:val="0"/>
          <w:color w:val="808080"/>
          <w:kern w:val="0"/>
          <w:sz w:val="24"/>
          <w:szCs w:val="24"/>
          <w:lang w:val="en-US"/>
        </w:rPr>
        <w:t>=</w:t>
      </w:r>
      <w:r w:rsidRPr="00125287">
        <w:rPr>
          <w:rFonts w:ascii="Cascadia Mono" w:hAnsi="Cascadia Mono" w:cs="Cascadia Mono"/>
          <w:noProof w:val="0"/>
          <w:color w:val="000000"/>
          <w:kern w:val="0"/>
          <w:sz w:val="24"/>
          <w:szCs w:val="24"/>
          <w:lang w:val="en-US"/>
        </w:rPr>
        <w:t xml:space="preserve"> ID </w:t>
      </w:r>
      <w:r w:rsidRPr="00125287">
        <w:rPr>
          <w:rFonts w:ascii="Cascadia Mono" w:hAnsi="Cascadia Mono" w:cs="Cascadia Mono"/>
          <w:noProof w:val="0"/>
          <w:color w:val="0000FF"/>
          <w:kern w:val="0"/>
          <w:sz w:val="24"/>
          <w:szCs w:val="24"/>
          <w:lang w:val="en-US"/>
        </w:rPr>
        <w:t>FROM</w:t>
      </w:r>
      <w:r w:rsidRPr="00125287">
        <w:rPr>
          <w:rFonts w:ascii="Cascadia Mono" w:hAnsi="Cascadia Mono" w:cs="Cascadia Mono"/>
          <w:noProof w:val="0"/>
          <w:color w:val="000000"/>
          <w:kern w:val="0"/>
          <w:sz w:val="24"/>
          <w:szCs w:val="24"/>
          <w:lang w:val="en-US"/>
        </w:rPr>
        <w:t xml:space="preserve"> Employee </w:t>
      </w:r>
      <w:r w:rsidRPr="00125287">
        <w:rPr>
          <w:rFonts w:ascii="Cascadia Mono" w:hAnsi="Cascadia Mono" w:cs="Cascadia Mono"/>
          <w:noProof w:val="0"/>
          <w:color w:val="0000FF"/>
          <w:kern w:val="0"/>
          <w:sz w:val="24"/>
          <w:szCs w:val="24"/>
          <w:lang w:val="en-US"/>
        </w:rPr>
        <w:t>WHERE</w:t>
      </w:r>
      <w:r w:rsidRPr="00125287">
        <w:rPr>
          <w:rFonts w:ascii="Cascadia Mono" w:hAnsi="Cascadia Mono" w:cs="Cascadia Mono"/>
          <w:noProof w:val="0"/>
          <w:color w:val="000000"/>
          <w:kern w:val="0"/>
          <w:sz w:val="24"/>
          <w:szCs w:val="24"/>
          <w:lang w:val="en-US"/>
        </w:rPr>
        <w:t xml:space="preserve"> phone </w:t>
      </w:r>
      <w:r w:rsidRPr="00125287">
        <w:rPr>
          <w:rFonts w:ascii="Cascadia Mono" w:hAnsi="Cascadia Mono" w:cs="Cascadia Mono"/>
          <w:noProof w:val="0"/>
          <w:color w:val="808080"/>
          <w:kern w:val="0"/>
          <w:sz w:val="24"/>
          <w:szCs w:val="24"/>
          <w:lang w:val="en-US"/>
        </w:rPr>
        <w:t>=</w:t>
      </w:r>
      <w:r w:rsidRPr="00125287">
        <w:rPr>
          <w:rFonts w:ascii="Cascadia Mono" w:hAnsi="Cascadia Mono" w:cs="Cascadia Mono"/>
          <w:noProof w:val="0"/>
          <w:color w:val="000000"/>
          <w:kern w:val="0"/>
          <w:sz w:val="24"/>
          <w:szCs w:val="24"/>
          <w:lang w:val="en-US"/>
        </w:rPr>
        <w:t xml:space="preserve"> @phone</w:t>
      </w:r>
    </w:p>
    <w:p w14:paraId="240FC16D" w14:textId="77777777" w:rsidR="00125287" w:rsidRPr="00125287" w:rsidRDefault="00125287" w:rsidP="001252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25287">
        <w:rPr>
          <w:rFonts w:ascii="Cascadia Mono" w:hAnsi="Cascadia Mono" w:cs="Cascadia Mono"/>
          <w:noProof w:val="0"/>
          <w:color w:val="000000"/>
          <w:kern w:val="0"/>
          <w:sz w:val="24"/>
          <w:szCs w:val="24"/>
          <w:lang w:val="en-US"/>
        </w:rPr>
        <w:tab/>
      </w:r>
      <w:r w:rsidRPr="00125287">
        <w:rPr>
          <w:rFonts w:ascii="Cascadia Mono" w:hAnsi="Cascadia Mono" w:cs="Cascadia Mono"/>
          <w:noProof w:val="0"/>
          <w:color w:val="000000"/>
          <w:kern w:val="0"/>
          <w:sz w:val="24"/>
          <w:szCs w:val="24"/>
          <w:lang w:val="en-US"/>
        </w:rPr>
        <w:tab/>
      </w:r>
      <w:r w:rsidRPr="00125287">
        <w:rPr>
          <w:rFonts w:ascii="Cascadia Mono" w:hAnsi="Cascadia Mono" w:cs="Cascadia Mono"/>
          <w:noProof w:val="0"/>
          <w:color w:val="0000FF"/>
          <w:kern w:val="0"/>
          <w:sz w:val="24"/>
          <w:szCs w:val="24"/>
          <w:lang w:val="en-US"/>
        </w:rPr>
        <w:t>DECLARE</w:t>
      </w:r>
      <w:r w:rsidRPr="00125287">
        <w:rPr>
          <w:rFonts w:ascii="Cascadia Mono" w:hAnsi="Cascadia Mono" w:cs="Cascadia Mono"/>
          <w:noProof w:val="0"/>
          <w:color w:val="000000"/>
          <w:kern w:val="0"/>
          <w:sz w:val="24"/>
          <w:szCs w:val="24"/>
          <w:lang w:val="en-US"/>
        </w:rPr>
        <w:t xml:space="preserve"> @errorMessage </w:t>
      </w:r>
      <w:proofErr w:type="gramStart"/>
      <w:r w:rsidRPr="00125287">
        <w:rPr>
          <w:rFonts w:ascii="Cascadia Mono" w:hAnsi="Cascadia Mono" w:cs="Cascadia Mono"/>
          <w:noProof w:val="0"/>
          <w:color w:val="0000FF"/>
          <w:kern w:val="0"/>
          <w:sz w:val="24"/>
          <w:szCs w:val="24"/>
          <w:lang w:val="en-US"/>
        </w:rPr>
        <w:t>NVARCHAR</w:t>
      </w:r>
      <w:r w:rsidRPr="00125287">
        <w:rPr>
          <w:rFonts w:ascii="Cascadia Mono" w:hAnsi="Cascadia Mono" w:cs="Cascadia Mono"/>
          <w:noProof w:val="0"/>
          <w:color w:val="808080"/>
          <w:kern w:val="0"/>
          <w:sz w:val="24"/>
          <w:szCs w:val="24"/>
          <w:lang w:val="en-US"/>
        </w:rPr>
        <w:t>(</w:t>
      </w:r>
      <w:proofErr w:type="gramEnd"/>
      <w:r w:rsidRPr="00125287">
        <w:rPr>
          <w:rFonts w:ascii="Cascadia Mono" w:hAnsi="Cascadia Mono" w:cs="Cascadia Mono"/>
          <w:noProof w:val="0"/>
          <w:color w:val="FF00FF"/>
          <w:kern w:val="0"/>
          <w:sz w:val="24"/>
          <w:szCs w:val="24"/>
          <w:lang w:val="en-US"/>
        </w:rPr>
        <w:t>max</w:t>
      </w:r>
      <w:r w:rsidRPr="00125287">
        <w:rPr>
          <w:rFonts w:ascii="Cascadia Mono" w:hAnsi="Cascadia Mono" w:cs="Cascadia Mono"/>
          <w:noProof w:val="0"/>
          <w:color w:val="808080"/>
          <w:kern w:val="0"/>
          <w:sz w:val="24"/>
          <w:szCs w:val="24"/>
          <w:lang w:val="en-US"/>
        </w:rPr>
        <w:t>)</w:t>
      </w:r>
    </w:p>
    <w:p w14:paraId="0B7C49F8" w14:textId="77777777" w:rsidR="00125287" w:rsidRPr="00125287" w:rsidRDefault="00125287" w:rsidP="001252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25287">
        <w:rPr>
          <w:rFonts w:ascii="Cascadia Mono" w:hAnsi="Cascadia Mono" w:cs="Cascadia Mono"/>
          <w:noProof w:val="0"/>
          <w:color w:val="000000"/>
          <w:kern w:val="0"/>
          <w:sz w:val="24"/>
          <w:szCs w:val="24"/>
          <w:lang w:val="en-US"/>
        </w:rPr>
        <w:tab/>
      </w:r>
      <w:r w:rsidRPr="00125287">
        <w:rPr>
          <w:rFonts w:ascii="Cascadia Mono" w:hAnsi="Cascadia Mono" w:cs="Cascadia Mono"/>
          <w:noProof w:val="0"/>
          <w:color w:val="000000"/>
          <w:kern w:val="0"/>
          <w:sz w:val="24"/>
          <w:szCs w:val="24"/>
          <w:lang w:val="en-US"/>
        </w:rPr>
        <w:tab/>
      </w:r>
      <w:r w:rsidRPr="00125287">
        <w:rPr>
          <w:rFonts w:ascii="Cascadia Mono" w:hAnsi="Cascadia Mono" w:cs="Cascadia Mono"/>
          <w:noProof w:val="0"/>
          <w:color w:val="0000FF"/>
          <w:kern w:val="0"/>
          <w:sz w:val="24"/>
          <w:szCs w:val="24"/>
          <w:lang w:val="en-US"/>
        </w:rPr>
        <w:t>BEGIN</w:t>
      </w:r>
      <w:r w:rsidRPr="00125287">
        <w:rPr>
          <w:rFonts w:ascii="Cascadia Mono" w:hAnsi="Cascadia Mono" w:cs="Cascadia Mono"/>
          <w:noProof w:val="0"/>
          <w:color w:val="000000"/>
          <w:kern w:val="0"/>
          <w:sz w:val="24"/>
          <w:szCs w:val="24"/>
          <w:lang w:val="en-US"/>
        </w:rPr>
        <w:t xml:space="preserve"> </w:t>
      </w:r>
      <w:r w:rsidRPr="00125287">
        <w:rPr>
          <w:rFonts w:ascii="Cascadia Mono" w:hAnsi="Cascadia Mono" w:cs="Cascadia Mono"/>
          <w:noProof w:val="0"/>
          <w:color w:val="0000FF"/>
          <w:kern w:val="0"/>
          <w:sz w:val="24"/>
          <w:szCs w:val="24"/>
          <w:lang w:val="en-US"/>
        </w:rPr>
        <w:t>TRY</w:t>
      </w:r>
    </w:p>
    <w:p w14:paraId="3A2E5AA1" w14:textId="77777777" w:rsidR="00125287" w:rsidRPr="00125287" w:rsidRDefault="00125287" w:rsidP="001252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25287">
        <w:rPr>
          <w:rFonts w:ascii="Cascadia Mono" w:hAnsi="Cascadia Mono" w:cs="Cascadia Mono"/>
          <w:noProof w:val="0"/>
          <w:color w:val="000000"/>
          <w:kern w:val="0"/>
          <w:sz w:val="24"/>
          <w:szCs w:val="24"/>
          <w:lang w:val="en-US"/>
        </w:rPr>
        <w:tab/>
      </w:r>
      <w:r w:rsidRPr="00125287">
        <w:rPr>
          <w:rFonts w:ascii="Cascadia Mono" w:hAnsi="Cascadia Mono" w:cs="Cascadia Mono"/>
          <w:noProof w:val="0"/>
          <w:color w:val="000000"/>
          <w:kern w:val="0"/>
          <w:sz w:val="24"/>
          <w:szCs w:val="24"/>
          <w:lang w:val="en-US"/>
        </w:rPr>
        <w:tab/>
      </w:r>
      <w:r w:rsidRPr="00125287">
        <w:rPr>
          <w:rFonts w:ascii="Cascadia Mono" w:hAnsi="Cascadia Mono" w:cs="Cascadia Mono"/>
          <w:noProof w:val="0"/>
          <w:color w:val="000000"/>
          <w:kern w:val="0"/>
          <w:sz w:val="24"/>
          <w:szCs w:val="24"/>
          <w:lang w:val="en-US"/>
        </w:rPr>
        <w:tab/>
      </w:r>
      <w:r w:rsidRPr="00125287">
        <w:rPr>
          <w:rFonts w:ascii="Cascadia Mono" w:hAnsi="Cascadia Mono" w:cs="Cascadia Mono"/>
          <w:noProof w:val="0"/>
          <w:color w:val="FF00FF"/>
          <w:kern w:val="0"/>
          <w:sz w:val="24"/>
          <w:szCs w:val="24"/>
          <w:lang w:val="en-US"/>
        </w:rPr>
        <w:t>UPDATE</w:t>
      </w:r>
      <w:r w:rsidRPr="00125287">
        <w:rPr>
          <w:rFonts w:ascii="Cascadia Mono" w:hAnsi="Cascadia Mono" w:cs="Cascadia Mono"/>
          <w:noProof w:val="0"/>
          <w:color w:val="000000"/>
          <w:kern w:val="0"/>
          <w:sz w:val="24"/>
          <w:szCs w:val="24"/>
          <w:lang w:val="en-US"/>
        </w:rPr>
        <w:t xml:space="preserve"> </w:t>
      </w:r>
      <w:proofErr w:type="spellStart"/>
      <w:r w:rsidRPr="00125287">
        <w:rPr>
          <w:rFonts w:ascii="Cascadia Mono" w:hAnsi="Cascadia Mono" w:cs="Cascadia Mono"/>
          <w:noProof w:val="0"/>
          <w:color w:val="000000"/>
          <w:kern w:val="0"/>
          <w:sz w:val="24"/>
          <w:szCs w:val="24"/>
          <w:lang w:val="en-US"/>
        </w:rPr>
        <w:t>On_Duty</w:t>
      </w:r>
      <w:proofErr w:type="spellEnd"/>
    </w:p>
    <w:p w14:paraId="1F579A6C" w14:textId="77777777" w:rsidR="00125287" w:rsidRPr="00125287" w:rsidRDefault="00125287" w:rsidP="001252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25287">
        <w:rPr>
          <w:rFonts w:ascii="Cascadia Mono" w:hAnsi="Cascadia Mono" w:cs="Cascadia Mono"/>
          <w:noProof w:val="0"/>
          <w:color w:val="000000"/>
          <w:kern w:val="0"/>
          <w:sz w:val="24"/>
          <w:szCs w:val="24"/>
          <w:lang w:val="en-US"/>
        </w:rPr>
        <w:tab/>
      </w:r>
      <w:r w:rsidRPr="00125287">
        <w:rPr>
          <w:rFonts w:ascii="Cascadia Mono" w:hAnsi="Cascadia Mono" w:cs="Cascadia Mono"/>
          <w:noProof w:val="0"/>
          <w:color w:val="000000"/>
          <w:kern w:val="0"/>
          <w:sz w:val="24"/>
          <w:szCs w:val="24"/>
          <w:lang w:val="en-US"/>
        </w:rPr>
        <w:tab/>
      </w:r>
      <w:r w:rsidRPr="00125287">
        <w:rPr>
          <w:rFonts w:ascii="Cascadia Mono" w:hAnsi="Cascadia Mono" w:cs="Cascadia Mono"/>
          <w:noProof w:val="0"/>
          <w:color w:val="000000"/>
          <w:kern w:val="0"/>
          <w:sz w:val="24"/>
          <w:szCs w:val="24"/>
          <w:lang w:val="en-US"/>
        </w:rPr>
        <w:tab/>
      </w:r>
      <w:r w:rsidRPr="00125287">
        <w:rPr>
          <w:rFonts w:ascii="Cascadia Mono" w:hAnsi="Cascadia Mono" w:cs="Cascadia Mono"/>
          <w:noProof w:val="0"/>
          <w:color w:val="0000FF"/>
          <w:kern w:val="0"/>
          <w:sz w:val="24"/>
          <w:szCs w:val="24"/>
          <w:lang w:val="en-US"/>
        </w:rPr>
        <w:t>SET</w:t>
      </w:r>
      <w:r w:rsidRPr="00125287">
        <w:rPr>
          <w:rFonts w:ascii="Cascadia Mono" w:hAnsi="Cascadia Mono" w:cs="Cascadia Mono"/>
          <w:noProof w:val="0"/>
          <w:color w:val="000000"/>
          <w:kern w:val="0"/>
          <w:sz w:val="24"/>
          <w:szCs w:val="24"/>
          <w:lang w:val="en-US"/>
        </w:rPr>
        <w:t xml:space="preserve"> </w:t>
      </w:r>
      <w:proofErr w:type="spellStart"/>
      <w:r w:rsidRPr="00125287">
        <w:rPr>
          <w:rFonts w:ascii="Cascadia Mono" w:hAnsi="Cascadia Mono" w:cs="Cascadia Mono"/>
          <w:noProof w:val="0"/>
          <w:color w:val="000000"/>
          <w:kern w:val="0"/>
          <w:sz w:val="24"/>
          <w:szCs w:val="24"/>
          <w:lang w:val="en-US"/>
        </w:rPr>
        <w:t>empID</w:t>
      </w:r>
      <w:proofErr w:type="spellEnd"/>
      <w:r w:rsidRPr="00125287">
        <w:rPr>
          <w:rFonts w:ascii="Cascadia Mono" w:hAnsi="Cascadia Mono" w:cs="Cascadia Mono"/>
          <w:noProof w:val="0"/>
          <w:color w:val="000000"/>
          <w:kern w:val="0"/>
          <w:sz w:val="24"/>
          <w:szCs w:val="24"/>
          <w:lang w:val="en-US"/>
        </w:rPr>
        <w:t xml:space="preserve"> </w:t>
      </w:r>
      <w:r w:rsidRPr="00125287">
        <w:rPr>
          <w:rFonts w:ascii="Cascadia Mono" w:hAnsi="Cascadia Mono" w:cs="Cascadia Mono"/>
          <w:noProof w:val="0"/>
          <w:color w:val="808080"/>
          <w:kern w:val="0"/>
          <w:sz w:val="24"/>
          <w:szCs w:val="24"/>
          <w:lang w:val="en-US"/>
        </w:rPr>
        <w:t>=</w:t>
      </w:r>
      <w:r w:rsidRPr="00125287">
        <w:rPr>
          <w:rFonts w:ascii="Cascadia Mono" w:hAnsi="Cascadia Mono" w:cs="Cascadia Mono"/>
          <w:noProof w:val="0"/>
          <w:color w:val="000000"/>
          <w:kern w:val="0"/>
          <w:sz w:val="24"/>
          <w:szCs w:val="24"/>
          <w:lang w:val="en-US"/>
        </w:rPr>
        <w:t xml:space="preserve"> @id</w:t>
      </w:r>
    </w:p>
    <w:p w14:paraId="7ECBE318" w14:textId="77777777" w:rsidR="00125287" w:rsidRPr="00125287" w:rsidRDefault="00125287" w:rsidP="001252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25287">
        <w:rPr>
          <w:rFonts w:ascii="Cascadia Mono" w:hAnsi="Cascadia Mono" w:cs="Cascadia Mono"/>
          <w:noProof w:val="0"/>
          <w:color w:val="000000"/>
          <w:kern w:val="0"/>
          <w:sz w:val="24"/>
          <w:szCs w:val="24"/>
          <w:lang w:val="en-US"/>
        </w:rPr>
        <w:tab/>
      </w:r>
      <w:r w:rsidRPr="00125287">
        <w:rPr>
          <w:rFonts w:ascii="Cascadia Mono" w:hAnsi="Cascadia Mono" w:cs="Cascadia Mono"/>
          <w:noProof w:val="0"/>
          <w:color w:val="000000"/>
          <w:kern w:val="0"/>
          <w:sz w:val="24"/>
          <w:szCs w:val="24"/>
          <w:lang w:val="en-US"/>
        </w:rPr>
        <w:tab/>
      </w:r>
      <w:r w:rsidRPr="00125287">
        <w:rPr>
          <w:rFonts w:ascii="Cascadia Mono" w:hAnsi="Cascadia Mono" w:cs="Cascadia Mono"/>
          <w:noProof w:val="0"/>
          <w:color w:val="000000"/>
          <w:kern w:val="0"/>
          <w:sz w:val="24"/>
          <w:szCs w:val="24"/>
          <w:lang w:val="en-US"/>
        </w:rPr>
        <w:tab/>
      </w:r>
      <w:r w:rsidRPr="00125287">
        <w:rPr>
          <w:rFonts w:ascii="Cascadia Mono" w:hAnsi="Cascadia Mono" w:cs="Cascadia Mono"/>
          <w:noProof w:val="0"/>
          <w:color w:val="0000FF"/>
          <w:kern w:val="0"/>
          <w:sz w:val="24"/>
          <w:szCs w:val="24"/>
          <w:lang w:val="en-US"/>
        </w:rPr>
        <w:t>WHERE</w:t>
      </w:r>
      <w:r w:rsidRPr="00125287">
        <w:rPr>
          <w:rFonts w:ascii="Cascadia Mono" w:hAnsi="Cascadia Mono" w:cs="Cascadia Mono"/>
          <w:noProof w:val="0"/>
          <w:color w:val="000000"/>
          <w:kern w:val="0"/>
          <w:sz w:val="24"/>
          <w:szCs w:val="24"/>
          <w:lang w:val="en-US"/>
        </w:rPr>
        <w:t xml:space="preserve"> </w:t>
      </w:r>
      <w:r w:rsidRPr="00125287">
        <w:rPr>
          <w:rFonts w:ascii="Cascadia Mono" w:hAnsi="Cascadia Mono" w:cs="Cascadia Mono"/>
          <w:noProof w:val="0"/>
          <w:color w:val="0000FF"/>
          <w:kern w:val="0"/>
          <w:sz w:val="24"/>
          <w:szCs w:val="24"/>
          <w:lang w:val="en-US"/>
        </w:rPr>
        <w:t>date</w:t>
      </w:r>
      <w:r w:rsidRPr="00125287">
        <w:rPr>
          <w:rFonts w:ascii="Cascadia Mono" w:hAnsi="Cascadia Mono" w:cs="Cascadia Mono"/>
          <w:noProof w:val="0"/>
          <w:color w:val="000000"/>
          <w:kern w:val="0"/>
          <w:sz w:val="24"/>
          <w:szCs w:val="24"/>
          <w:lang w:val="en-US"/>
        </w:rPr>
        <w:t xml:space="preserve"> </w:t>
      </w:r>
      <w:r w:rsidRPr="00125287">
        <w:rPr>
          <w:rFonts w:ascii="Cascadia Mono" w:hAnsi="Cascadia Mono" w:cs="Cascadia Mono"/>
          <w:noProof w:val="0"/>
          <w:color w:val="808080"/>
          <w:kern w:val="0"/>
          <w:sz w:val="24"/>
          <w:szCs w:val="24"/>
          <w:lang w:val="en-US"/>
        </w:rPr>
        <w:t>=</w:t>
      </w:r>
      <w:r w:rsidRPr="00125287">
        <w:rPr>
          <w:rFonts w:ascii="Cascadia Mono" w:hAnsi="Cascadia Mono" w:cs="Cascadia Mono"/>
          <w:noProof w:val="0"/>
          <w:color w:val="000000"/>
          <w:kern w:val="0"/>
          <w:sz w:val="24"/>
          <w:szCs w:val="24"/>
          <w:lang w:val="en-US"/>
        </w:rPr>
        <w:t xml:space="preserve"> @date </w:t>
      </w:r>
      <w:r w:rsidRPr="00125287">
        <w:rPr>
          <w:rFonts w:ascii="Cascadia Mono" w:hAnsi="Cascadia Mono" w:cs="Cascadia Mono"/>
          <w:noProof w:val="0"/>
          <w:color w:val="808080"/>
          <w:kern w:val="0"/>
          <w:sz w:val="24"/>
          <w:szCs w:val="24"/>
          <w:lang w:val="en-US"/>
        </w:rPr>
        <w:t>AND</w:t>
      </w:r>
      <w:r w:rsidRPr="00125287">
        <w:rPr>
          <w:rFonts w:ascii="Cascadia Mono" w:hAnsi="Cascadia Mono" w:cs="Cascadia Mono"/>
          <w:noProof w:val="0"/>
          <w:color w:val="000000"/>
          <w:kern w:val="0"/>
          <w:sz w:val="24"/>
          <w:szCs w:val="24"/>
          <w:lang w:val="en-US"/>
        </w:rPr>
        <w:t xml:space="preserve"> </w:t>
      </w:r>
      <w:proofErr w:type="spellStart"/>
      <w:r w:rsidRPr="00125287">
        <w:rPr>
          <w:rFonts w:ascii="Cascadia Mono" w:hAnsi="Cascadia Mono" w:cs="Cascadia Mono"/>
          <w:noProof w:val="0"/>
          <w:color w:val="000000"/>
          <w:kern w:val="0"/>
          <w:sz w:val="24"/>
          <w:szCs w:val="24"/>
          <w:lang w:val="en-US"/>
        </w:rPr>
        <w:t>shiftID</w:t>
      </w:r>
      <w:proofErr w:type="spellEnd"/>
      <w:r w:rsidRPr="00125287">
        <w:rPr>
          <w:rFonts w:ascii="Cascadia Mono" w:hAnsi="Cascadia Mono" w:cs="Cascadia Mono"/>
          <w:noProof w:val="0"/>
          <w:color w:val="000000"/>
          <w:kern w:val="0"/>
          <w:sz w:val="24"/>
          <w:szCs w:val="24"/>
          <w:lang w:val="en-US"/>
        </w:rPr>
        <w:t xml:space="preserve"> </w:t>
      </w:r>
      <w:r w:rsidRPr="00125287">
        <w:rPr>
          <w:rFonts w:ascii="Cascadia Mono" w:hAnsi="Cascadia Mono" w:cs="Cascadia Mono"/>
          <w:noProof w:val="0"/>
          <w:color w:val="808080"/>
          <w:kern w:val="0"/>
          <w:sz w:val="24"/>
          <w:szCs w:val="24"/>
          <w:lang w:val="en-US"/>
        </w:rPr>
        <w:t>=</w:t>
      </w:r>
      <w:r w:rsidRPr="00125287">
        <w:rPr>
          <w:rFonts w:ascii="Cascadia Mono" w:hAnsi="Cascadia Mono" w:cs="Cascadia Mono"/>
          <w:noProof w:val="0"/>
          <w:color w:val="000000"/>
          <w:kern w:val="0"/>
          <w:sz w:val="24"/>
          <w:szCs w:val="24"/>
          <w:lang w:val="en-US"/>
        </w:rPr>
        <w:t xml:space="preserve"> @shiftID</w:t>
      </w:r>
    </w:p>
    <w:p w14:paraId="6ED402F5" w14:textId="77777777" w:rsidR="00125287" w:rsidRPr="00125287" w:rsidRDefault="00125287" w:rsidP="001252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25287">
        <w:rPr>
          <w:rFonts w:ascii="Cascadia Mono" w:hAnsi="Cascadia Mono" w:cs="Cascadia Mono"/>
          <w:noProof w:val="0"/>
          <w:color w:val="000000"/>
          <w:kern w:val="0"/>
          <w:sz w:val="24"/>
          <w:szCs w:val="24"/>
          <w:lang w:val="en-US"/>
        </w:rPr>
        <w:tab/>
      </w:r>
      <w:r w:rsidRPr="00125287">
        <w:rPr>
          <w:rFonts w:ascii="Cascadia Mono" w:hAnsi="Cascadia Mono" w:cs="Cascadia Mono"/>
          <w:noProof w:val="0"/>
          <w:color w:val="000000"/>
          <w:kern w:val="0"/>
          <w:sz w:val="24"/>
          <w:szCs w:val="24"/>
          <w:lang w:val="en-US"/>
        </w:rPr>
        <w:tab/>
      </w:r>
      <w:r w:rsidRPr="00125287">
        <w:rPr>
          <w:rFonts w:ascii="Cascadia Mono" w:hAnsi="Cascadia Mono" w:cs="Cascadia Mono"/>
          <w:noProof w:val="0"/>
          <w:color w:val="000000"/>
          <w:kern w:val="0"/>
          <w:sz w:val="24"/>
          <w:szCs w:val="24"/>
          <w:lang w:val="en-US"/>
        </w:rPr>
        <w:tab/>
      </w:r>
      <w:r w:rsidRPr="00125287">
        <w:rPr>
          <w:rFonts w:ascii="Cascadia Mono" w:hAnsi="Cascadia Mono" w:cs="Cascadia Mono"/>
          <w:noProof w:val="0"/>
          <w:color w:val="0000FF"/>
          <w:kern w:val="0"/>
          <w:sz w:val="24"/>
          <w:szCs w:val="24"/>
          <w:lang w:val="en-US"/>
        </w:rPr>
        <w:t>COMMIT</w:t>
      </w:r>
      <w:r w:rsidRPr="00125287">
        <w:rPr>
          <w:rFonts w:ascii="Cascadia Mono" w:hAnsi="Cascadia Mono" w:cs="Cascadia Mono"/>
          <w:noProof w:val="0"/>
          <w:color w:val="000000"/>
          <w:kern w:val="0"/>
          <w:sz w:val="24"/>
          <w:szCs w:val="24"/>
          <w:lang w:val="en-US"/>
        </w:rPr>
        <w:t xml:space="preserve"> </w:t>
      </w:r>
      <w:r w:rsidRPr="00125287">
        <w:rPr>
          <w:rFonts w:ascii="Cascadia Mono" w:hAnsi="Cascadia Mono" w:cs="Cascadia Mono"/>
          <w:noProof w:val="0"/>
          <w:color w:val="0000FF"/>
          <w:kern w:val="0"/>
          <w:sz w:val="24"/>
          <w:szCs w:val="24"/>
          <w:lang w:val="en-US"/>
        </w:rPr>
        <w:t>TRANSACTION</w:t>
      </w:r>
    </w:p>
    <w:p w14:paraId="568258EE" w14:textId="77777777" w:rsidR="00125287" w:rsidRPr="00125287" w:rsidRDefault="00125287" w:rsidP="001252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25287">
        <w:rPr>
          <w:rFonts w:ascii="Cascadia Mono" w:hAnsi="Cascadia Mono" w:cs="Cascadia Mono"/>
          <w:noProof w:val="0"/>
          <w:color w:val="000000"/>
          <w:kern w:val="0"/>
          <w:sz w:val="24"/>
          <w:szCs w:val="24"/>
          <w:lang w:val="en-US"/>
        </w:rPr>
        <w:tab/>
      </w:r>
      <w:r w:rsidRPr="00125287">
        <w:rPr>
          <w:rFonts w:ascii="Cascadia Mono" w:hAnsi="Cascadia Mono" w:cs="Cascadia Mono"/>
          <w:noProof w:val="0"/>
          <w:color w:val="000000"/>
          <w:kern w:val="0"/>
          <w:sz w:val="24"/>
          <w:szCs w:val="24"/>
          <w:lang w:val="en-US"/>
        </w:rPr>
        <w:tab/>
      </w:r>
      <w:r w:rsidRPr="00125287">
        <w:rPr>
          <w:rFonts w:ascii="Cascadia Mono" w:hAnsi="Cascadia Mono" w:cs="Cascadia Mono"/>
          <w:noProof w:val="0"/>
          <w:color w:val="0000FF"/>
          <w:kern w:val="0"/>
          <w:sz w:val="24"/>
          <w:szCs w:val="24"/>
          <w:lang w:val="en-US"/>
        </w:rPr>
        <w:t>END</w:t>
      </w:r>
      <w:r w:rsidRPr="00125287">
        <w:rPr>
          <w:rFonts w:ascii="Cascadia Mono" w:hAnsi="Cascadia Mono" w:cs="Cascadia Mono"/>
          <w:noProof w:val="0"/>
          <w:color w:val="000000"/>
          <w:kern w:val="0"/>
          <w:sz w:val="24"/>
          <w:szCs w:val="24"/>
          <w:lang w:val="en-US"/>
        </w:rPr>
        <w:t xml:space="preserve"> </w:t>
      </w:r>
      <w:r w:rsidRPr="00125287">
        <w:rPr>
          <w:rFonts w:ascii="Cascadia Mono" w:hAnsi="Cascadia Mono" w:cs="Cascadia Mono"/>
          <w:noProof w:val="0"/>
          <w:color w:val="0000FF"/>
          <w:kern w:val="0"/>
          <w:sz w:val="24"/>
          <w:szCs w:val="24"/>
          <w:lang w:val="en-US"/>
        </w:rPr>
        <w:t>TRY</w:t>
      </w:r>
    </w:p>
    <w:p w14:paraId="619A79E7" w14:textId="77777777" w:rsidR="00125287" w:rsidRPr="00125287" w:rsidRDefault="00125287" w:rsidP="001252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25287">
        <w:rPr>
          <w:rFonts w:ascii="Cascadia Mono" w:hAnsi="Cascadia Mono" w:cs="Cascadia Mono"/>
          <w:noProof w:val="0"/>
          <w:color w:val="000000"/>
          <w:kern w:val="0"/>
          <w:sz w:val="24"/>
          <w:szCs w:val="24"/>
          <w:lang w:val="en-US"/>
        </w:rPr>
        <w:tab/>
      </w:r>
      <w:r w:rsidRPr="00125287">
        <w:rPr>
          <w:rFonts w:ascii="Cascadia Mono" w:hAnsi="Cascadia Mono" w:cs="Cascadia Mono"/>
          <w:noProof w:val="0"/>
          <w:color w:val="000000"/>
          <w:kern w:val="0"/>
          <w:sz w:val="24"/>
          <w:szCs w:val="24"/>
          <w:lang w:val="en-US"/>
        </w:rPr>
        <w:tab/>
      </w:r>
      <w:r w:rsidRPr="00125287">
        <w:rPr>
          <w:rFonts w:ascii="Cascadia Mono" w:hAnsi="Cascadia Mono" w:cs="Cascadia Mono"/>
          <w:noProof w:val="0"/>
          <w:color w:val="0000FF"/>
          <w:kern w:val="0"/>
          <w:sz w:val="24"/>
          <w:szCs w:val="24"/>
          <w:lang w:val="en-US"/>
        </w:rPr>
        <w:t>BEGIN</w:t>
      </w:r>
      <w:r w:rsidRPr="00125287">
        <w:rPr>
          <w:rFonts w:ascii="Cascadia Mono" w:hAnsi="Cascadia Mono" w:cs="Cascadia Mono"/>
          <w:noProof w:val="0"/>
          <w:color w:val="000000"/>
          <w:kern w:val="0"/>
          <w:sz w:val="24"/>
          <w:szCs w:val="24"/>
          <w:lang w:val="en-US"/>
        </w:rPr>
        <w:t xml:space="preserve"> </w:t>
      </w:r>
      <w:r w:rsidRPr="00125287">
        <w:rPr>
          <w:rFonts w:ascii="Cascadia Mono" w:hAnsi="Cascadia Mono" w:cs="Cascadia Mono"/>
          <w:noProof w:val="0"/>
          <w:color w:val="0000FF"/>
          <w:kern w:val="0"/>
          <w:sz w:val="24"/>
          <w:szCs w:val="24"/>
          <w:lang w:val="en-US"/>
        </w:rPr>
        <w:t>CATCH</w:t>
      </w:r>
    </w:p>
    <w:p w14:paraId="7E436BC8" w14:textId="77777777" w:rsidR="00125287" w:rsidRPr="00125287" w:rsidRDefault="00125287" w:rsidP="001252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25287">
        <w:rPr>
          <w:rFonts w:ascii="Cascadia Mono" w:hAnsi="Cascadia Mono" w:cs="Cascadia Mono"/>
          <w:noProof w:val="0"/>
          <w:color w:val="000000"/>
          <w:kern w:val="0"/>
          <w:sz w:val="24"/>
          <w:szCs w:val="24"/>
          <w:lang w:val="en-US"/>
        </w:rPr>
        <w:tab/>
      </w:r>
      <w:r w:rsidRPr="00125287">
        <w:rPr>
          <w:rFonts w:ascii="Cascadia Mono" w:hAnsi="Cascadia Mono" w:cs="Cascadia Mono"/>
          <w:noProof w:val="0"/>
          <w:color w:val="000000"/>
          <w:kern w:val="0"/>
          <w:sz w:val="24"/>
          <w:szCs w:val="24"/>
          <w:lang w:val="en-US"/>
        </w:rPr>
        <w:tab/>
      </w:r>
      <w:r w:rsidRPr="00125287">
        <w:rPr>
          <w:rFonts w:ascii="Cascadia Mono" w:hAnsi="Cascadia Mono" w:cs="Cascadia Mono"/>
          <w:noProof w:val="0"/>
          <w:color w:val="000000"/>
          <w:kern w:val="0"/>
          <w:sz w:val="24"/>
          <w:szCs w:val="24"/>
          <w:lang w:val="en-US"/>
        </w:rPr>
        <w:tab/>
      </w:r>
      <w:r w:rsidRPr="00125287">
        <w:rPr>
          <w:rFonts w:ascii="Cascadia Mono" w:hAnsi="Cascadia Mono" w:cs="Cascadia Mono"/>
          <w:noProof w:val="0"/>
          <w:color w:val="0000FF"/>
          <w:kern w:val="0"/>
          <w:sz w:val="24"/>
          <w:szCs w:val="24"/>
          <w:lang w:val="en-US"/>
        </w:rPr>
        <w:t>ROLLBACK</w:t>
      </w:r>
      <w:r w:rsidRPr="00125287">
        <w:rPr>
          <w:rFonts w:ascii="Cascadia Mono" w:hAnsi="Cascadia Mono" w:cs="Cascadia Mono"/>
          <w:noProof w:val="0"/>
          <w:color w:val="000000"/>
          <w:kern w:val="0"/>
          <w:sz w:val="24"/>
          <w:szCs w:val="24"/>
          <w:lang w:val="en-US"/>
        </w:rPr>
        <w:t xml:space="preserve"> </w:t>
      </w:r>
      <w:r w:rsidRPr="00125287">
        <w:rPr>
          <w:rFonts w:ascii="Cascadia Mono" w:hAnsi="Cascadia Mono" w:cs="Cascadia Mono"/>
          <w:noProof w:val="0"/>
          <w:color w:val="0000FF"/>
          <w:kern w:val="0"/>
          <w:sz w:val="24"/>
          <w:szCs w:val="24"/>
          <w:lang w:val="en-US"/>
        </w:rPr>
        <w:t>TRANSACTION</w:t>
      </w:r>
    </w:p>
    <w:p w14:paraId="7B8AC1D4" w14:textId="77777777" w:rsidR="00125287" w:rsidRPr="00125287" w:rsidRDefault="00125287" w:rsidP="001252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25287">
        <w:rPr>
          <w:rFonts w:ascii="Cascadia Mono" w:hAnsi="Cascadia Mono" w:cs="Cascadia Mono"/>
          <w:noProof w:val="0"/>
          <w:color w:val="000000"/>
          <w:kern w:val="0"/>
          <w:sz w:val="24"/>
          <w:szCs w:val="24"/>
          <w:lang w:val="en-US"/>
        </w:rPr>
        <w:tab/>
      </w:r>
      <w:r w:rsidRPr="00125287">
        <w:rPr>
          <w:rFonts w:ascii="Cascadia Mono" w:hAnsi="Cascadia Mono" w:cs="Cascadia Mono"/>
          <w:noProof w:val="0"/>
          <w:color w:val="000000"/>
          <w:kern w:val="0"/>
          <w:sz w:val="24"/>
          <w:szCs w:val="24"/>
          <w:lang w:val="en-US"/>
        </w:rPr>
        <w:tab/>
      </w:r>
      <w:r w:rsidRPr="00125287">
        <w:rPr>
          <w:rFonts w:ascii="Cascadia Mono" w:hAnsi="Cascadia Mono" w:cs="Cascadia Mono"/>
          <w:noProof w:val="0"/>
          <w:color w:val="000000"/>
          <w:kern w:val="0"/>
          <w:sz w:val="24"/>
          <w:szCs w:val="24"/>
          <w:lang w:val="en-US"/>
        </w:rPr>
        <w:tab/>
      </w:r>
      <w:r w:rsidRPr="00125287">
        <w:rPr>
          <w:rFonts w:ascii="Cascadia Mono" w:hAnsi="Cascadia Mono" w:cs="Cascadia Mono"/>
          <w:noProof w:val="0"/>
          <w:color w:val="0000FF"/>
          <w:kern w:val="0"/>
          <w:sz w:val="24"/>
          <w:szCs w:val="24"/>
          <w:lang w:val="en-US"/>
        </w:rPr>
        <w:t>SELECT</w:t>
      </w:r>
      <w:r w:rsidRPr="00125287">
        <w:rPr>
          <w:rFonts w:ascii="Cascadia Mono" w:hAnsi="Cascadia Mono" w:cs="Cascadia Mono"/>
          <w:noProof w:val="0"/>
          <w:color w:val="000000"/>
          <w:kern w:val="0"/>
          <w:sz w:val="24"/>
          <w:szCs w:val="24"/>
          <w:lang w:val="en-US"/>
        </w:rPr>
        <w:t xml:space="preserve"> @errorMessage </w:t>
      </w:r>
      <w:r w:rsidRPr="00125287">
        <w:rPr>
          <w:rFonts w:ascii="Cascadia Mono" w:hAnsi="Cascadia Mono" w:cs="Cascadia Mono"/>
          <w:noProof w:val="0"/>
          <w:color w:val="808080"/>
          <w:kern w:val="0"/>
          <w:sz w:val="24"/>
          <w:szCs w:val="24"/>
          <w:lang w:val="en-US"/>
        </w:rPr>
        <w:t>=</w:t>
      </w:r>
      <w:r w:rsidRPr="00125287">
        <w:rPr>
          <w:rFonts w:ascii="Cascadia Mono" w:hAnsi="Cascadia Mono" w:cs="Cascadia Mono"/>
          <w:noProof w:val="0"/>
          <w:color w:val="000000"/>
          <w:kern w:val="0"/>
          <w:sz w:val="24"/>
          <w:szCs w:val="24"/>
          <w:lang w:val="en-US"/>
        </w:rPr>
        <w:t xml:space="preserve"> </w:t>
      </w:r>
      <w:r w:rsidRPr="00125287">
        <w:rPr>
          <w:rFonts w:ascii="Cascadia Mono" w:hAnsi="Cascadia Mono" w:cs="Cascadia Mono"/>
          <w:noProof w:val="0"/>
          <w:color w:val="FF00FF"/>
          <w:kern w:val="0"/>
          <w:sz w:val="24"/>
          <w:szCs w:val="24"/>
          <w:lang w:val="en-US"/>
        </w:rPr>
        <w:t>ERROR_</w:t>
      </w:r>
      <w:proofErr w:type="gramStart"/>
      <w:r w:rsidRPr="00125287">
        <w:rPr>
          <w:rFonts w:ascii="Cascadia Mono" w:hAnsi="Cascadia Mono" w:cs="Cascadia Mono"/>
          <w:noProof w:val="0"/>
          <w:color w:val="FF00FF"/>
          <w:kern w:val="0"/>
          <w:sz w:val="24"/>
          <w:szCs w:val="24"/>
          <w:lang w:val="en-US"/>
        </w:rPr>
        <w:t>MESSAGE</w:t>
      </w:r>
      <w:r w:rsidRPr="00125287">
        <w:rPr>
          <w:rFonts w:ascii="Cascadia Mono" w:hAnsi="Cascadia Mono" w:cs="Cascadia Mono"/>
          <w:noProof w:val="0"/>
          <w:color w:val="808080"/>
          <w:kern w:val="0"/>
          <w:sz w:val="24"/>
          <w:szCs w:val="24"/>
          <w:lang w:val="en-US"/>
        </w:rPr>
        <w:t>(</w:t>
      </w:r>
      <w:proofErr w:type="gramEnd"/>
      <w:r w:rsidRPr="00125287">
        <w:rPr>
          <w:rFonts w:ascii="Cascadia Mono" w:hAnsi="Cascadia Mono" w:cs="Cascadia Mono"/>
          <w:noProof w:val="0"/>
          <w:color w:val="808080"/>
          <w:kern w:val="0"/>
          <w:sz w:val="24"/>
          <w:szCs w:val="24"/>
          <w:lang w:val="en-US"/>
        </w:rPr>
        <w:t>)</w:t>
      </w:r>
    </w:p>
    <w:p w14:paraId="153ACAB2" w14:textId="77777777" w:rsidR="00125287" w:rsidRPr="00125287" w:rsidRDefault="00125287" w:rsidP="001252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25287">
        <w:rPr>
          <w:rFonts w:ascii="Cascadia Mono" w:hAnsi="Cascadia Mono" w:cs="Cascadia Mono"/>
          <w:noProof w:val="0"/>
          <w:color w:val="000000"/>
          <w:kern w:val="0"/>
          <w:sz w:val="24"/>
          <w:szCs w:val="24"/>
          <w:lang w:val="en-US"/>
        </w:rPr>
        <w:tab/>
      </w:r>
      <w:r w:rsidRPr="00125287">
        <w:rPr>
          <w:rFonts w:ascii="Cascadia Mono" w:hAnsi="Cascadia Mono" w:cs="Cascadia Mono"/>
          <w:noProof w:val="0"/>
          <w:color w:val="000000"/>
          <w:kern w:val="0"/>
          <w:sz w:val="24"/>
          <w:szCs w:val="24"/>
          <w:lang w:val="en-US"/>
        </w:rPr>
        <w:tab/>
      </w:r>
      <w:r w:rsidRPr="00125287">
        <w:rPr>
          <w:rFonts w:ascii="Cascadia Mono" w:hAnsi="Cascadia Mono" w:cs="Cascadia Mono"/>
          <w:noProof w:val="0"/>
          <w:color w:val="000000"/>
          <w:kern w:val="0"/>
          <w:sz w:val="24"/>
          <w:szCs w:val="24"/>
          <w:lang w:val="en-US"/>
        </w:rPr>
        <w:tab/>
      </w:r>
      <w:proofErr w:type="gramStart"/>
      <w:r w:rsidRPr="00125287">
        <w:rPr>
          <w:rFonts w:ascii="Cascadia Mono" w:hAnsi="Cascadia Mono" w:cs="Cascadia Mono"/>
          <w:noProof w:val="0"/>
          <w:color w:val="0000FF"/>
          <w:kern w:val="0"/>
          <w:sz w:val="24"/>
          <w:szCs w:val="24"/>
          <w:lang w:val="en-US"/>
        </w:rPr>
        <w:t>RAISERROR</w:t>
      </w:r>
      <w:r w:rsidRPr="00125287">
        <w:rPr>
          <w:rFonts w:ascii="Cascadia Mono" w:hAnsi="Cascadia Mono" w:cs="Cascadia Mono"/>
          <w:noProof w:val="0"/>
          <w:color w:val="808080"/>
          <w:kern w:val="0"/>
          <w:sz w:val="24"/>
          <w:szCs w:val="24"/>
          <w:lang w:val="en-US"/>
        </w:rPr>
        <w:t>(</w:t>
      </w:r>
      <w:proofErr w:type="gramEnd"/>
      <w:r w:rsidRPr="00125287">
        <w:rPr>
          <w:rFonts w:ascii="Cascadia Mono" w:hAnsi="Cascadia Mono" w:cs="Cascadia Mono"/>
          <w:noProof w:val="0"/>
          <w:color w:val="000000"/>
          <w:kern w:val="0"/>
          <w:sz w:val="24"/>
          <w:szCs w:val="24"/>
          <w:lang w:val="en-US"/>
        </w:rPr>
        <w:t>@errorMessage</w:t>
      </w:r>
      <w:r w:rsidRPr="00125287">
        <w:rPr>
          <w:rFonts w:ascii="Cascadia Mono" w:hAnsi="Cascadia Mono" w:cs="Cascadia Mono"/>
          <w:noProof w:val="0"/>
          <w:color w:val="808080"/>
          <w:kern w:val="0"/>
          <w:sz w:val="24"/>
          <w:szCs w:val="24"/>
          <w:lang w:val="en-US"/>
        </w:rPr>
        <w:t>,</w:t>
      </w:r>
      <w:r w:rsidRPr="00125287">
        <w:rPr>
          <w:rFonts w:ascii="Cascadia Mono" w:hAnsi="Cascadia Mono" w:cs="Cascadia Mono"/>
          <w:noProof w:val="0"/>
          <w:color w:val="000000"/>
          <w:kern w:val="0"/>
          <w:sz w:val="24"/>
          <w:szCs w:val="24"/>
          <w:lang w:val="en-US"/>
        </w:rPr>
        <w:t xml:space="preserve"> 16</w:t>
      </w:r>
      <w:r w:rsidRPr="00125287">
        <w:rPr>
          <w:rFonts w:ascii="Cascadia Mono" w:hAnsi="Cascadia Mono" w:cs="Cascadia Mono"/>
          <w:noProof w:val="0"/>
          <w:color w:val="808080"/>
          <w:kern w:val="0"/>
          <w:sz w:val="24"/>
          <w:szCs w:val="24"/>
          <w:lang w:val="en-US"/>
        </w:rPr>
        <w:t>,</w:t>
      </w:r>
      <w:r w:rsidRPr="00125287">
        <w:rPr>
          <w:rFonts w:ascii="Cascadia Mono" w:hAnsi="Cascadia Mono" w:cs="Cascadia Mono"/>
          <w:noProof w:val="0"/>
          <w:color w:val="000000"/>
          <w:kern w:val="0"/>
          <w:sz w:val="24"/>
          <w:szCs w:val="24"/>
          <w:lang w:val="en-US"/>
        </w:rPr>
        <w:t xml:space="preserve"> 1</w:t>
      </w:r>
      <w:r w:rsidRPr="00125287">
        <w:rPr>
          <w:rFonts w:ascii="Cascadia Mono" w:hAnsi="Cascadia Mono" w:cs="Cascadia Mono"/>
          <w:noProof w:val="0"/>
          <w:color w:val="808080"/>
          <w:kern w:val="0"/>
          <w:sz w:val="24"/>
          <w:szCs w:val="24"/>
          <w:lang w:val="en-US"/>
        </w:rPr>
        <w:t>)</w:t>
      </w:r>
    </w:p>
    <w:p w14:paraId="0B7EB8B4" w14:textId="77777777" w:rsidR="00125287" w:rsidRPr="00125287" w:rsidRDefault="00125287" w:rsidP="001252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25287">
        <w:rPr>
          <w:rFonts w:ascii="Cascadia Mono" w:hAnsi="Cascadia Mono" w:cs="Cascadia Mono"/>
          <w:noProof w:val="0"/>
          <w:color w:val="000000"/>
          <w:kern w:val="0"/>
          <w:sz w:val="24"/>
          <w:szCs w:val="24"/>
          <w:lang w:val="en-US"/>
        </w:rPr>
        <w:tab/>
      </w:r>
      <w:r w:rsidRPr="00125287">
        <w:rPr>
          <w:rFonts w:ascii="Cascadia Mono" w:hAnsi="Cascadia Mono" w:cs="Cascadia Mono"/>
          <w:noProof w:val="0"/>
          <w:color w:val="000000"/>
          <w:kern w:val="0"/>
          <w:sz w:val="24"/>
          <w:szCs w:val="24"/>
          <w:lang w:val="en-US"/>
        </w:rPr>
        <w:tab/>
      </w:r>
      <w:r w:rsidRPr="00125287">
        <w:rPr>
          <w:rFonts w:ascii="Cascadia Mono" w:hAnsi="Cascadia Mono" w:cs="Cascadia Mono"/>
          <w:noProof w:val="0"/>
          <w:color w:val="0000FF"/>
          <w:kern w:val="0"/>
          <w:sz w:val="24"/>
          <w:szCs w:val="24"/>
          <w:lang w:val="en-US"/>
        </w:rPr>
        <w:t>END</w:t>
      </w:r>
      <w:r w:rsidRPr="00125287">
        <w:rPr>
          <w:rFonts w:ascii="Cascadia Mono" w:hAnsi="Cascadia Mono" w:cs="Cascadia Mono"/>
          <w:noProof w:val="0"/>
          <w:color w:val="000000"/>
          <w:kern w:val="0"/>
          <w:sz w:val="24"/>
          <w:szCs w:val="24"/>
          <w:lang w:val="en-US"/>
        </w:rPr>
        <w:t xml:space="preserve"> </w:t>
      </w:r>
      <w:r w:rsidRPr="00125287">
        <w:rPr>
          <w:rFonts w:ascii="Cascadia Mono" w:hAnsi="Cascadia Mono" w:cs="Cascadia Mono"/>
          <w:noProof w:val="0"/>
          <w:color w:val="0000FF"/>
          <w:kern w:val="0"/>
          <w:sz w:val="24"/>
          <w:szCs w:val="24"/>
          <w:lang w:val="en-US"/>
        </w:rPr>
        <w:t>CATCH</w:t>
      </w:r>
    </w:p>
    <w:p w14:paraId="1780810C" w14:textId="77777777" w:rsidR="00125287" w:rsidRPr="00125287" w:rsidRDefault="00125287" w:rsidP="001252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25287">
        <w:rPr>
          <w:rFonts w:ascii="Cascadia Mono" w:hAnsi="Cascadia Mono" w:cs="Cascadia Mono"/>
          <w:noProof w:val="0"/>
          <w:color w:val="000000"/>
          <w:kern w:val="0"/>
          <w:sz w:val="24"/>
          <w:szCs w:val="24"/>
          <w:lang w:val="en-US"/>
        </w:rPr>
        <w:tab/>
      </w:r>
      <w:r w:rsidRPr="00125287">
        <w:rPr>
          <w:rFonts w:ascii="Cascadia Mono" w:hAnsi="Cascadia Mono" w:cs="Cascadia Mono"/>
          <w:noProof w:val="0"/>
          <w:color w:val="000000"/>
          <w:kern w:val="0"/>
          <w:sz w:val="24"/>
          <w:szCs w:val="24"/>
          <w:lang w:val="en-US"/>
        </w:rPr>
        <w:tab/>
      </w:r>
      <w:r w:rsidRPr="00125287">
        <w:rPr>
          <w:rFonts w:ascii="Cascadia Mono" w:hAnsi="Cascadia Mono" w:cs="Cascadia Mono"/>
          <w:noProof w:val="0"/>
          <w:color w:val="008000"/>
          <w:kern w:val="0"/>
          <w:sz w:val="24"/>
          <w:szCs w:val="24"/>
          <w:lang w:val="en-US"/>
        </w:rPr>
        <w:t xml:space="preserve">--REFESH </w:t>
      </w:r>
      <w:proofErr w:type="spellStart"/>
      <w:r w:rsidRPr="00125287">
        <w:rPr>
          <w:rFonts w:ascii="Cascadia Mono" w:hAnsi="Cascadia Mono" w:cs="Cascadia Mono"/>
          <w:noProof w:val="0"/>
          <w:color w:val="008000"/>
          <w:kern w:val="0"/>
          <w:sz w:val="24"/>
          <w:szCs w:val="24"/>
          <w:lang w:val="en-US"/>
        </w:rPr>
        <w:t>EmployeeShiftView</w:t>
      </w:r>
      <w:proofErr w:type="spellEnd"/>
    </w:p>
    <w:p w14:paraId="37E370EB" w14:textId="77777777" w:rsidR="00125287" w:rsidRPr="00125287" w:rsidRDefault="00125287" w:rsidP="001252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25287">
        <w:rPr>
          <w:rFonts w:ascii="Cascadia Mono" w:hAnsi="Cascadia Mono" w:cs="Cascadia Mono"/>
          <w:noProof w:val="0"/>
          <w:color w:val="000000"/>
          <w:kern w:val="0"/>
          <w:sz w:val="24"/>
          <w:szCs w:val="24"/>
          <w:lang w:val="en-US"/>
        </w:rPr>
        <w:tab/>
      </w:r>
      <w:r w:rsidRPr="00125287">
        <w:rPr>
          <w:rFonts w:ascii="Cascadia Mono" w:hAnsi="Cascadia Mono" w:cs="Cascadia Mono"/>
          <w:noProof w:val="0"/>
          <w:color w:val="000000"/>
          <w:kern w:val="0"/>
          <w:sz w:val="24"/>
          <w:szCs w:val="24"/>
          <w:lang w:val="en-US"/>
        </w:rPr>
        <w:tab/>
      </w:r>
      <w:r w:rsidRPr="00125287">
        <w:rPr>
          <w:rFonts w:ascii="Cascadia Mono" w:hAnsi="Cascadia Mono" w:cs="Cascadia Mono"/>
          <w:noProof w:val="0"/>
          <w:color w:val="0000FF"/>
          <w:kern w:val="0"/>
          <w:sz w:val="24"/>
          <w:szCs w:val="24"/>
          <w:lang w:val="en-US"/>
        </w:rPr>
        <w:t>EXEC</w:t>
      </w:r>
      <w:r w:rsidRPr="00125287">
        <w:rPr>
          <w:rFonts w:ascii="Cascadia Mono" w:hAnsi="Cascadia Mono" w:cs="Cascadia Mono"/>
          <w:noProof w:val="0"/>
          <w:color w:val="000000"/>
          <w:kern w:val="0"/>
          <w:sz w:val="24"/>
          <w:szCs w:val="24"/>
          <w:lang w:val="en-US"/>
        </w:rPr>
        <w:t xml:space="preserve"> </w:t>
      </w:r>
      <w:r w:rsidRPr="00125287">
        <w:rPr>
          <w:rFonts w:ascii="Cascadia Mono" w:hAnsi="Cascadia Mono" w:cs="Cascadia Mono"/>
          <w:noProof w:val="0"/>
          <w:color w:val="800000"/>
          <w:kern w:val="0"/>
          <w:sz w:val="24"/>
          <w:szCs w:val="24"/>
          <w:lang w:val="en-US"/>
        </w:rPr>
        <w:t>SP_REFRESHVIEW</w:t>
      </w:r>
      <w:r w:rsidRPr="00125287">
        <w:rPr>
          <w:rFonts w:ascii="Cascadia Mono" w:hAnsi="Cascadia Mono" w:cs="Cascadia Mono"/>
          <w:noProof w:val="0"/>
          <w:color w:val="0000FF"/>
          <w:kern w:val="0"/>
          <w:sz w:val="24"/>
          <w:szCs w:val="24"/>
          <w:lang w:val="en-US"/>
        </w:rPr>
        <w:t xml:space="preserve"> </w:t>
      </w:r>
      <w:r w:rsidRPr="00125287">
        <w:rPr>
          <w:rFonts w:ascii="Cascadia Mono" w:hAnsi="Cascadia Mono" w:cs="Cascadia Mono"/>
          <w:noProof w:val="0"/>
          <w:color w:val="FF0000"/>
          <w:kern w:val="0"/>
          <w:sz w:val="24"/>
          <w:szCs w:val="24"/>
          <w:lang w:val="en-US"/>
        </w:rPr>
        <w:t>'</w:t>
      </w:r>
      <w:proofErr w:type="spellStart"/>
      <w:r w:rsidRPr="00125287">
        <w:rPr>
          <w:rFonts w:ascii="Cascadia Mono" w:hAnsi="Cascadia Mono" w:cs="Cascadia Mono"/>
          <w:noProof w:val="0"/>
          <w:color w:val="FF0000"/>
          <w:kern w:val="0"/>
          <w:sz w:val="24"/>
          <w:szCs w:val="24"/>
          <w:lang w:val="en-US"/>
        </w:rPr>
        <w:t>EmployeeShiftView</w:t>
      </w:r>
      <w:proofErr w:type="spellEnd"/>
      <w:r w:rsidRPr="00125287">
        <w:rPr>
          <w:rFonts w:ascii="Cascadia Mono" w:hAnsi="Cascadia Mono" w:cs="Cascadia Mono"/>
          <w:noProof w:val="0"/>
          <w:color w:val="FF0000"/>
          <w:kern w:val="0"/>
          <w:sz w:val="24"/>
          <w:szCs w:val="24"/>
          <w:lang w:val="en-US"/>
        </w:rPr>
        <w:t>'</w:t>
      </w:r>
    </w:p>
    <w:p w14:paraId="2B6FACC2" w14:textId="77777777" w:rsidR="00125287" w:rsidRPr="00125287" w:rsidRDefault="00125287" w:rsidP="001252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25287">
        <w:rPr>
          <w:rFonts w:ascii="Cascadia Mono" w:hAnsi="Cascadia Mono" w:cs="Cascadia Mono"/>
          <w:noProof w:val="0"/>
          <w:color w:val="0000FF"/>
          <w:kern w:val="0"/>
          <w:sz w:val="24"/>
          <w:szCs w:val="24"/>
          <w:lang w:val="en-US"/>
        </w:rPr>
        <w:t>END</w:t>
      </w:r>
    </w:p>
    <w:p w14:paraId="067768BD" w14:textId="76434998" w:rsidR="00A2661E" w:rsidRPr="00125287" w:rsidRDefault="00125287" w:rsidP="00125287">
      <w:pPr>
        <w:pStyle w:val="ListParagraph"/>
        <w:pBdr>
          <w:top w:val="single" w:sz="4" w:space="1" w:color="auto"/>
          <w:left w:val="single" w:sz="4" w:space="4" w:color="auto"/>
          <w:bottom w:val="single" w:sz="4" w:space="1" w:color="auto"/>
          <w:right w:val="single" w:sz="4" w:space="4" w:color="auto"/>
        </w:pBdr>
        <w:ind w:left="1584"/>
        <w:rPr>
          <w:rFonts w:ascii="Times New Roman" w:hAnsi="Times New Roman" w:cs="Times New Roman"/>
          <w:sz w:val="24"/>
          <w:szCs w:val="24"/>
          <w:u w:val="single"/>
          <w:lang w:val="en-US"/>
        </w:rPr>
      </w:pPr>
      <w:r w:rsidRPr="00125287">
        <w:rPr>
          <w:rFonts w:ascii="Cascadia Mono" w:hAnsi="Cascadia Mono" w:cs="Cascadia Mono"/>
          <w:noProof w:val="0"/>
          <w:color w:val="0000FF"/>
          <w:kern w:val="0"/>
          <w:sz w:val="24"/>
          <w:szCs w:val="24"/>
          <w:lang w:val="en-US"/>
        </w:rPr>
        <w:t>GO</w:t>
      </w:r>
    </w:p>
    <w:p w14:paraId="639F63CC" w14:textId="77777777" w:rsidR="00A2661E" w:rsidRDefault="00A2661E" w:rsidP="00A2661E">
      <w:pPr>
        <w:pStyle w:val="ListParagraph"/>
        <w:ind w:left="1584"/>
        <w:rPr>
          <w:rFonts w:ascii="Times New Roman" w:hAnsi="Times New Roman" w:cs="Times New Roman"/>
          <w:sz w:val="28"/>
          <w:szCs w:val="28"/>
          <w:u w:val="single"/>
          <w:lang w:val="en-US"/>
        </w:rPr>
      </w:pPr>
    </w:p>
    <w:p w14:paraId="31E8DE57" w14:textId="76CF2E63" w:rsidR="00A2661E" w:rsidRDefault="00A2661E" w:rsidP="00A2661E">
      <w:pPr>
        <w:pStyle w:val="ListParagraph"/>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lastRenderedPageBreak/>
        <w:t>C# code:</w:t>
      </w:r>
    </w:p>
    <w:p w14:paraId="3BEA1B71" w14:textId="77777777" w:rsidR="00125287" w:rsidRPr="00125287" w:rsidRDefault="00125287" w:rsidP="001252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25287">
        <w:rPr>
          <w:rFonts w:ascii="Cascadia Mono" w:hAnsi="Cascadia Mono" w:cs="Cascadia Mono"/>
          <w:noProof w:val="0"/>
          <w:color w:val="000000"/>
          <w:kern w:val="0"/>
          <w:sz w:val="24"/>
          <w:szCs w:val="24"/>
          <w:lang w:val="en-US"/>
        </w:rPr>
        <w:t>try</w:t>
      </w:r>
    </w:p>
    <w:p w14:paraId="1F2B87DC" w14:textId="77777777" w:rsidR="00125287" w:rsidRPr="00125287" w:rsidRDefault="00125287" w:rsidP="001252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25287">
        <w:rPr>
          <w:rFonts w:ascii="Cascadia Mono" w:hAnsi="Cascadia Mono" w:cs="Cascadia Mono"/>
          <w:noProof w:val="0"/>
          <w:color w:val="000000"/>
          <w:kern w:val="0"/>
          <w:sz w:val="24"/>
          <w:szCs w:val="24"/>
          <w:lang w:val="en-US"/>
        </w:rPr>
        <w:t>{</w:t>
      </w:r>
    </w:p>
    <w:p w14:paraId="6407B32C" w14:textId="77777777" w:rsidR="00125287" w:rsidRPr="00125287" w:rsidRDefault="00125287" w:rsidP="001252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25287">
        <w:rPr>
          <w:rFonts w:ascii="Cascadia Mono" w:hAnsi="Cascadia Mono" w:cs="Cascadia Mono"/>
          <w:noProof w:val="0"/>
          <w:color w:val="000000"/>
          <w:kern w:val="0"/>
          <w:sz w:val="24"/>
          <w:szCs w:val="24"/>
          <w:lang w:val="en-US"/>
        </w:rPr>
        <w:t xml:space="preserve">    string phone = </w:t>
      </w:r>
      <w:proofErr w:type="spellStart"/>
      <w:r w:rsidRPr="00125287">
        <w:rPr>
          <w:rFonts w:ascii="Cascadia Mono" w:hAnsi="Cascadia Mono" w:cs="Cascadia Mono"/>
          <w:noProof w:val="0"/>
          <w:color w:val="000000"/>
          <w:kern w:val="0"/>
          <w:sz w:val="24"/>
          <w:szCs w:val="24"/>
          <w:lang w:val="en-US"/>
        </w:rPr>
        <w:t>tbxPhone.</w:t>
      </w:r>
      <w:proofErr w:type="gramStart"/>
      <w:r w:rsidRPr="00125287">
        <w:rPr>
          <w:rFonts w:ascii="Cascadia Mono" w:hAnsi="Cascadia Mono" w:cs="Cascadia Mono"/>
          <w:noProof w:val="0"/>
          <w:color w:val="000000"/>
          <w:kern w:val="0"/>
          <w:sz w:val="24"/>
          <w:szCs w:val="24"/>
          <w:lang w:val="en-US"/>
        </w:rPr>
        <w:t>Text</w:t>
      </w:r>
      <w:proofErr w:type="spellEnd"/>
      <w:r w:rsidRPr="00125287">
        <w:rPr>
          <w:rFonts w:ascii="Cascadia Mono" w:hAnsi="Cascadia Mono" w:cs="Cascadia Mono"/>
          <w:noProof w:val="0"/>
          <w:color w:val="000000"/>
          <w:kern w:val="0"/>
          <w:sz w:val="24"/>
          <w:szCs w:val="24"/>
          <w:lang w:val="en-US"/>
        </w:rPr>
        <w:t>;</w:t>
      </w:r>
      <w:proofErr w:type="gramEnd"/>
    </w:p>
    <w:p w14:paraId="16719E4A" w14:textId="77777777" w:rsidR="00125287" w:rsidRPr="00125287" w:rsidRDefault="00125287" w:rsidP="001252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25287">
        <w:rPr>
          <w:rFonts w:ascii="Cascadia Mono" w:hAnsi="Cascadia Mono" w:cs="Cascadia Mono"/>
          <w:noProof w:val="0"/>
          <w:color w:val="000000"/>
          <w:kern w:val="0"/>
          <w:sz w:val="24"/>
          <w:szCs w:val="24"/>
          <w:lang w:val="en-US"/>
        </w:rPr>
        <w:t xml:space="preserve">    string </w:t>
      </w:r>
      <w:proofErr w:type="spellStart"/>
      <w:r w:rsidRPr="00125287">
        <w:rPr>
          <w:rFonts w:ascii="Cascadia Mono" w:hAnsi="Cascadia Mono" w:cs="Cascadia Mono"/>
          <w:noProof w:val="0"/>
          <w:color w:val="000000"/>
          <w:kern w:val="0"/>
          <w:sz w:val="24"/>
          <w:szCs w:val="24"/>
          <w:lang w:val="en-US"/>
        </w:rPr>
        <w:t>shiftID</w:t>
      </w:r>
      <w:proofErr w:type="spellEnd"/>
      <w:r w:rsidRPr="00125287">
        <w:rPr>
          <w:rFonts w:ascii="Cascadia Mono" w:hAnsi="Cascadia Mono" w:cs="Cascadia Mono"/>
          <w:noProof w:val="0"/>
          <w:color w:val="000000"/>
          <w:kern w:val="0"/>
          <w:sz w:val="24"/>
          <w:szCs w:val="24"/>
          <w:lang w:val="en-US"/>
        </w:rPr>
        <w:t xml:space="preserve"> = </w:t>
      </w:r>
      <w:proofErr w:type="spellStart"/>
      <w:r w:rsidRPr="00125287">
        <w:rPr>
          <w:rFonts w:ascii="Cascadia Mono" w:hAnsi="Cascadia Mono" w:cs="Cascadia Mono"/>
          <w:noProof w:val="0"/>
          <w:color w:val="000000"/>
          <w:kern w:val="0"/>
          <w:sz w:val="24"/>
          <w:szCs w:val="24"/>
          <w:lang w:val="en-US"/>
        </w:rPr>
        <w:t>cbxShift.</w:t>
      </w:r>
      <w:proofErr w:type="gramStart"/>
      <w:r w:rsidRPr="00125287">
        <w:rPr>
          <w:rFonts w:ascii="Cascadia Mono" w:hAnsi="Cascadia Mono" w:cs="Cascadia Mono"/>
          <w:noProof w:val="0"/>
          <w:color w:val="000000"/>
          <w:kern w:val="0"/>
          <w:sz w:val="24"/>
          <w:szCs w:val="24"/>
          <w:lang w:val="en-US"/>
        </w:rPr>
        <w:t>Text</w:t>
      </w:r>
      <w:proofErr w:type="spellEnd"/>
      <w:r w:rsidRPr="00125287">
        <w:rPr>
          <w:rFonts w:ascii="Cascadia Mono" w:hAnsi="Cascadia Mono" w:cs="Cascadia Mono"/>
          <w:noProof w:val="0"/>
          <w:color w:val="000000"/>
          <w:kern w:val="0"/>
          <w:sz w:val="24"/>
          <w:szCs w:val="24"/>
          <w:lang w:val="en-US"/>
        </w:rPr>
        <w:t>;</w:t>
      </w:r>
      <w:proofErr w:type="gramEnd"/>
    </w:p>
    <w:p w14:paraId="1FD247AA" w14:textId="77777777" w:rsidR="00125287" w:rsidRPr="00125287" w:rsidRDefault="00125287" w:rsidP="001252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25287">
        <w:rPr>
          <w:rFonts w:ascii="Cascadia Mono" w:hAnsi="Cascadia Mono" w:cs="Cascadia Mono"/>
          <w:noProof w:val="0"/>
          <w:color w:val="000000"/>
          <w:kern w:val="0"/>
          <w:sz w:val="24"/>
          <w:szCs w:val="24"/>
          <w:lang w:val="en-US"/>
        </w:rPr>
        <w:t xml:space="preserve">    </w:t>
      </w:r>
      <w:proofErr w:type="spellStart"/>
      <w:r w:rsidRPr="00125287">
        <w:rPr>
          <w:rFonts w:ascii="Cascadia Mono" w:hAnsi="Cascadia Mono" w:cs="Cascadia Mono"/>
          <w:noProof w:val="0"/>
          <w:color w:val="000000"/>
          <w:kern w:val="0"/>
          <w:sz w:val="24"/>
          <w:szCs w:val="24"/>
          <w:lang w:val="en-US"/>
        </w:rPr>
        <w:t>DateTime</w:t>
      </w:r>
      <w:proofErr w:type="spellEnd"/>
      <w:r w:rsidRPr="00125287">
        <w:rPr>
          <w:rFonts w:ascii="Cascadia Mono" w:hAnsi="Cascadia Mono" w:cs="Cascadia Mono"/>
          <w:noProof w:val="0"/>
          <w:color w:val="000000"/>
          <w:kern w:val="0"/>
          <w:sz w:val="24"/>
          <w:szCs w:val="24"/>
          <w:lang w:val="en-US"/>
        </w:rPr>
        <w:t xml:space="preserve"> date = </w:t>
      </w:r>
      <w:proofErr w:type="spellStart"/>
      <w:r w:rsidRPr="00125287">
        <w:rPr>
          <w:rFonts w:ascii="Cascadia Mono" w:hAnsi="Cascadia Mono" w:cs="Cascadia Mono"/>
          <w:noProof w:val="0"/>
          <w:color w:val="000000"/>
          <w:kern w:val="0"/>
          <w:sz w:val="24"/>
          <w:szCs w:val="24"/>
          <w:lang w:val="en-US"/>
        </w:rPr>
        <w:t>dtpDateOfShift.</w:t>
      </w:r>
      <w:proofErr w:type="gramStart"/>
      <w:r w:rsidRPr="00125287">
        <w:rPr>
          <w:rFonts w:ascii="Cascadia Mono" w:hAnsi="Cascadia Mono" w:cs="Cascadia Mono"/>
          <w:noProof w:val="0"/>
          <w:color w:val="000000"/>
          <w:kern w:val="0"/>
          <w:sz w:val="24"/>
          <w:szCs w:val="24"/>
          <w:lang w:val="en-US"/>
        </w:rPr>
        <w:t>Value</w:t>
      </w:r>
      <w:proofErr w:type="spellEnd"/>
      <w:r w:rsidRPr="00125287">
        <w:rPr>
          <w:rFonts w:ascii="Cascadia Mono" w:hAnsi="Cascadia Mono" w:cs="Cascadia Mono"/>
          <w:noProof w:val="0"/>
          <w:color w:val="000000"/>
          <w:kern w:val="0"/>
          <w:sz w:val="24"/>
          <w:szCs w:val="24"/>
          <w:lang w:val="en-US"/>
        </w:rPr>
        <w:t>;</w:t>
      </w:r>
      <w:proofErr w:type="gramEnd"/>
    </w:p>
    <w:p w14:paraId="611402DF" w14:textId="77777777" w:rsidR="00125287" w:rsidRPr="00125287" w:rsidRDefault="00125287" w:rsidP="001252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p>
    <w:p w14:paraId="57BF151A" w14:textId="77777777" w:rsidR="00125287" w:rsidRPr="00125287" w:rsidRDefault="00125287" w:rsidP="001252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25287">
        <w:rPr>
          <w:rFonts w:ascii="Cascadia Mono" w:hAnsi="Cascadia Mono" w:cs="Cascadia Mono"/>
          <w:noProof w:val="0"/>
          <w:color w:val="000000"/>
          <w:kern w:val="0"/>
          <w:sz w:val="24"/>
          <w:szCs w:val="24"/>
          <w:lang w:val="en-US"/>
        </w:rPr>
        <w:t xml:space="preserve">    </w:t>
      </w:r>
      <w:proofErr w:type="spellStart"/>
      <w:proofErr w:type="gramStart"/>
      <w:r w:rsidRPr="00125287">
        <w:rPr>
          <w:rFonts w:ascii="Cascadia Mono" w:hAnsi="Cascadia Mono" w:cs="Cascadia Mono"/>
          <w:noProof w:val="0"/>
          <w:color w:val="000000"/>
          <w:kern w:val="0"/>
          <w:sz w:val="24"/>
          <w:szCs w:val="24"/>
          <w:lang w:val="en-US"/>
        </w:rPr>
        <w:t>DataProvider.Instance.ExecuteNonQuery</w:t>
      </w:r>
      <w:proofErr w:type="spellEnd"/>
      <w:proofErr w:type="gramEnd"/>
      <w:r w:rsidRPr="00125287">
        <w:rPr>
          <w:rFonts w:ascii="Cascadia Mono" w:hAnsi="Cascadia Mono" w:cs="Cascadia Mono"/>
          <w:noProof w:val="0"/>
          <w:color w:val="000000"/>
          <w:kern w:val="0"/>
          <w:sz w:val="24"/>
          <w:szCs w:val="24"/>
          <w:lang w:val="en-US"/>
        </w:rPr>
        <w:t xml:space="preserve">("EXEC </w:t>
      </w:r>
      <w:proofErr w:type="spellStart"/>
      <w:r w:rsidRPr="00125287">
        <w:rPr>
          <w:rFonts w:ascii="Cascadia Mono" w:hAnsi="Cascadia Mono" w:cs="Cascadia Mono"/>
          <w:noProof w:val="0"/>
          <w:color w:val="000000"/>
          <w:kern w:val="0"/>
          <w:sz w:val="24"/>
          <w:szCs w:val="24"/>
          <w:lang w:val="en-US"/>
        </w:rPr>
        <w:t>dbo.updateEmployeeInShift</w:t>
      </w:r>
      <w:proofErr w:type="spellEnd"/>
      <w:r w:rsidRPr="00125287">
        <w:rPr>
          <w:rFonts w:ascii="Cascadia Mono" w:hAnsi="Cascadia Mono" w:cs="Cascadia Mono"/>
          <w:noProof w:val="0"/>
          <w:color w:val="000000"/>
          <w:kern w:val="0"/>
          <w:sz w:val="24"/>
          <w:szCs w:val="24"/>
          <w:lang w:val="en-US"/>
        </w:rPr>
        <w:t xml:space="preserve"> @phone , @date , @shiftID", new object[] { phone, date, </w:t>
      </w:r>
      <w:proofErr w:type="spellStart"/>
      <w:r w:rsidRPr="00125287">
        <w:rPr>
          <w:rFonts w:ascii="Cascadia Mono" w:hAnsi="Cascadia Mono" w:cs="Cascadia Mono"/>
          <w:noProof w:val="0"/>
          <w:color w:val="000000"/>
          <w:kern w:val="0"/>
          <w:sz w:val="24"/>
          <w:szCs w:val="24"/>
          <w:lang w:val="en-US"/>
        </w:rPr>
        <w:t>shiftID</w:t>
      </w:r>
      <w:proofErr w:type="spellEnd"/>
      <w:r w:rsidRPr="00125287">
        <w:rPr>
          <w:rFonts w:ascii="Cascadia Mono" w:hAnsi="Cascadia Mono" w:cs="Cascadia Mono"/>
          <w:noProof w:val="0"/>
          <w:color w:val="000000"/>
          <w:kern w:val="0"/>
          <w:sz w:val="24"/>
          <w:szCs w:val="24"/>
          <w:lang w:val="en-US"/>
        </w:rPr>
        <w:t xml:space="preserve"> });</w:t>
      </w:r>
    </w:p>
    <w:p w14:paraId="58997C75" w14:textId="77777777" w:rsidR="00125287" w:rsidRPr="00125287" w:rsidRDefault="00125287" w:rsidP="001252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25287">
        <w:rPr>
          <w:rFonts w:ascii="Cascadia Mono" w:hAnsi="Cascadia Mono" w:cs="Cascadia Mono"/>
          <w:noProof w:val="0"/>
          <w:color w:val="000000"/>
          <w:kern w:val="0"/>
          <w:sz w:val="24"/>
          <w:szCs w:val="24"/>
          <w:lang w:val="en-US"/>
        </w:rPr>
        <w:t xml:space="preserve">                </w:t>
      </w:r>
    </w:p>
    <w:p w14:paraId="13487191" w14:textId="77777777" w:rsidR="00125287" w:rsidRPr="00125287" w:rsidRDefault="00125287" w:rsidP="001252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25287">
        <w:rPr>
          <w:rFonts w:ascii="Cascadia Mono" w:hAnsi="Cascadia Mono" w:cs="Cascadia Mono"/>
          <w:noProof w:val="0"/>
          <w:color w:val="000000"/>
          <w:kern w:val="0"/>
          <w:sz w:val="24"/>
          <w:szCs w:val="24"/>
          <w:lang w:val="en-US"/>
        </w:rPr>
        <w:t xml:space="preserve">    </w:t>
      </w:r>
      <w:proofErr w:type="spellStart"/>
      <w:r w:rsidRPr="00125287">
        <w:rPr>
          <w:rFonts w:ascii="Cascadia Mono" w:hAnsi="Cascadia Mono" w:cs="Cascadia Mono"/>
          <w:noProof w:val="0"/>
          <w:color w:val="000000"/>
          <w:kern w:val="0"/>
          <w:sz w:val="24"/>
          <w:szCs w:val="24"/>
          <w:lang w:val="en-US"/>
        </w:rPr>
        <w:t>dataShift</w:t>
      </w:r>
      <w:proofErr w:type="spellEnd"/>
      <w:r w:rsidRPr="00125287">
        <w:rPr>
          <w:rFonts w:ascii="Cascadia Mono" w:hAnsi="Cascadia Mono" w:cs="Cascadia Mono"/>
          <w:noProof w:val="0"/>
          <w:color w:val="000000"/>
          <w:kern w:val="0"/>
          <w:sz w:val="24"/>
          <w:szCs w:val="24"/>
          <w:lang w:val="en-US"/>
        </w:rPr>
        <w:t xml:space="preserve"> = </w:t>
      </w:r>
      <w:proofErr w:type="spellStart"/>
      <w:proofErr w:type="gramStart"/>
      <w:r w:rsidRPr="00125287">
        <w:rPr>
          <w:rFonts w:ascii="Cascadia Mono" w:hAnsi="Cascadia Mono" w:cs="Cascadia Mono"/>
          <w:noProof w:val="0"/>
          <w:color w:val="000000"/>
          <w:kern w:val="0"/>
          <w:sz w:val="24"/>
          <w:szCs w:val="24"/>
          <w:lang w:val="en-US"/>
        </w:rPr>
        <w:t>DataProvider.Instance.ExecuteQuery</w:t>
      </w:r>
      <w:proofErr w:type="spellEnd"/>
      <w:proofErr w:type="gramEnd"/>
      <w:r w:rsidRPr="00125287">
        <w:rPr>
          <w:rFonts w:ascii="Cascadia Mono" w:hAnsi="Cascadia Mono" w:cs="Cascadia Mono"/>
          <w:noProof w:val="0"/>
          <w:color w:val="000000"/>
          <w:kern w:val="0"/>
          <w:sz w:val="24"/>
          <w:szCs w:val="24"/>
          <w:lang w:val="en-US"/>
        </w:rPr>
        <w:t xml:space="preserve">("EXEC </w:t>
      </w:r>
      <w:proofErr w:type="spellStart"/>
      <w:r w:rsidRPr="00125287">
        <w:rPr>
          <w:rFonts w:ascii="Cascadia Mono" w:hAnsi="Cascadia Mono" w:cs="Cascadia Mono"/>
          <w:noProof w:val="0"/>
          <w:color w:val="000000"/>
          <w:kern w:val="0"/>
          <w:sz w:val="24"/>
          <w:szCs w:val="24"/>
          <w:lang w:val="en-US"/>
        </w:rPr>
        <w:t>dbo.getShiftDetailByWeek</w:t>
      </w:r>
      <w:proofErr w:type="spellEnd"/>
      <w:r w:rsidRPr="00125287">
        <w:rPr>
          <w:rFonts w:ascii="Cascadia Mono" w:hAnsi="Cascadia Mono" w:cs="Cascadia Mono"/>
          <w:noProof w:val="0"/>
          <w:color w:val="000000"/>
          <w:kern w:val="0"/>
          <w:sz w:val="24"/>
          <w:szCs w:val="24"/>
          <w:lang w:val="en-US"/>
        </w:rPr>
        <w:t>");</w:t>
      </w:r>
    </w:p>
    <w:p w14:paraId="5D399214" w14:textId="77777777" w:rsidR="00125287" w:rsidRPr="00125287" w:rsidRDefault="00125287" w:rsidP="001252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p>
    <w:p w14:paraId="04A5F145" w14:textId="77777777" w:rsidR="00125287" w:rsidRPr="00125287" w:rsidRDefault="00125287" w:rsidP="001252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25287">
        <w:rPr>
          <w:rFonts w:ascii="Cascadia Mono" w:hAnsi="Cascadia Mono" w:cs="Cascadia Mono"/>
          <w:noProof w:val="0"/>
          <w:color w:val="000000"/>
          <w:kern w:val="0"/>
          <w:sz w:val="24"/>
          <w:szCs w:val="24"/>
          <w:lang w:val="en-US"/>
        </w:rPr>
        <w:t xml:space="preserve">    </w:t>
      </w:r>
      <w:proofErr w:type="spellStart"/>
      <w:r w:rsidRPr="00125287">
        <w:rPr>
          <w:rFonts w:ascii="Cascadia Mono" w:hAnsi="Cascadia Mono" w:cs="Cascadia Mono"/>
          <w:noProof w:val="0"/>
          <w:color w:val="000000"/>
          <w:kern w:val="0"/>
          <w:sz w:val="24"/>
          <w:szCs w:val="24"/>
          <w:lang w:val="en-US"/>
        </w:rPr>
        <w:t>reloadShiftInfo</w:t>
      </w:r>
      <w:proofErr w:type="spellEnd"/>
      <w:r w:rsidRPr="00125287">
        <w:rPr>
          <w:rFonts w:ascii="Cascadia Mono" w:hAnsi="Cascadia Mono" w:cs="Cascadia Mono"/>
          <w:noProof w:val="0"/>
          <w:color w:val="000000"/>
          <w:kern w:val="0"/>
          <w:sz w:val="24"/>
          <w:szCs w:val="24"/>
          <w:lang w:val="en-US"/>
        </w:rPr>
        <w:t>(</w:t>
      </w:r>
      <w:proofErr w:type="spellStart"/>
      <w:r w:rsidRPr="00125287">
        <w:rPr>
          <w:rFonts w:ascii="Cascadia Mono" w:hAnsi="Cascadia Mono" w:cs="Cascadia Mono"/>
          <w:noProof w:val="0"/>
          <w:color w:val="000000"/>
          <w:kern w:val="0"/>
          <w:sz w:val="24"/>
          <w:szCs w:val="24"/>
          <w:lang w:val="en-US"/>
        </w:rPr>
        <w:t>dataShift</w:t>
      </w:r>
      <w:proofErr w:type="spellEnd"/>
      <w:proofErr w:type="gramStart"/>
      <w:r w:rsidRPr="00125287">
        <w:rPr>
          <w:rFonts w:ascii="Cascadia Mono" w:hAnsi="Cascadia Mono" w:cs="Cascadia Mono"/>
          <w:noProof w:val="0"/>
          <w:color w:val="000000"/>
          <w:kern w:val="0"/>
          <w:sz w:val="24"/>
          <w:szCs w:val="24"/>
          <w:lang w:val="en-US"/>
        </w:rPr>
        <w:t>);</w:t>
      </w:r>
      <w:proofErr w:type="gramEnd"/>
    </w:p>
    <w:p w14:paraId="6D259C09" w14:textId="77777777" w:rsidR="00125287" w:rsidRPr="00125287" w:rsidRDefault="00125287" w:rsidP="001252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25287">
        <w:rPr>
          <w:rFonts w:ascii="Cascadia Mono" w:hAnsi="Cascadia Mono" w:cs="Cascadia Mono"/>
          <w:noProof w:val="0"/>
          <w:color w:val="000000"/>
          <w:kern w:val="0"/>
          <w:sz w:val="24"/>
          <w:szCs w:val="24"/>
          <w:lang w:val="en-US"/>
        </w:rPr>
        <w:t>}</w:t>
      </w:r>
    </w:p>
    <w:p w14:paraId="56DFF968" w14:textId="77777777" w:rsidR="00125287" w:rsidRPr="00125287" w:rsidRDefault="00125287" w:rsidP="001252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25287">
        <w:rPr>
          <w:rFonts w:ascii="Cascadia Mono" w:hAnsi="Cascadia Mono" w:cs="Cascadia Mono"/>
          <w:noProof w:val="0"/>
          <w:color w:val="000000"/>
          <w:kern w:val="0"/>
          <w:sz w:val="24"/>
          <w:szCs w:val="24"/>
          <w:lang w:val="en-US"/>
        </w:rPr>
        <w:t>catch (</w:t>
      </w:r>
      <w:proofErr w:type="spellStart"/>
      <w:r w:rsidRPr="00125287">
        <w:rPr>
          <w:rFonts w:ascii="Cascadia Mono" w:hAnsi="Cascadia Mono" w:cs="Cascadia Mono"/>
          <w:noProof w:val="0"/>
          <w:color w:val="000000"/>
          <w:kern w:val="0"/>
          <w:sz w:val="24"/>
          <w:szCs w:val="24"/>
          <w:lang w:val="en-US"/>
        </w:rPr>
        <w:t>SqlException</w:t>
      </w:r>
      <w:proofErr w:type="spellEnd"/>
      <w:r w:rsidRPr="00125287">
        <w:rPr>
          <w:rFonts w:ascii="Cascadia Mono" w:hAnsi="Cascadia Mono" w:cs="Cascadia Mono"/>
          <w:noProof w:val="0"/>
          <w:color w:val="000000"/>
          <w:kern w:val="0"/>
          <w:sz w:val="24"/>
          <w:szCs w:val="24"/>
          <w:lang w:val="en-US"/>
        </w:rPr>
        <w:t xml:space="preserve"> </w:t>
      </w:r>
      <w:proofErr w:type="spellStart"/>
      <w:r w:rsidRPr="00125287">
        <w:rPr>
          <w:rFonts w:ascii="Cascadia Mono" w:hAnsi="Cascadia Mono" w:cs="Cascadia Mono"/>
          <w:noProof w:val="0"/>
          <w:color w:val="000000"/>
          <w:kern w:val="0"/>
          <w:sz w:val="24"/>
          <w:szCs w:val="24"/>
          <w:lang w:val="en-US"/>
        </w:rPr>
        <w:t>ev</w:t>
      </w:r>
      <w:proofErr w:type="spellEnd"/>
      <w:r w:rsidRPr="00125287">
        <w:rPr>
          <w:rFonts w:ascii="Cascadia Mono" w:hAnsi="Cascadia Mono" w:cs="Cascadia Mono"/>
          <w:noProof w:val="0"/>
          <w:color w:val="000000"/>
          <w:kern w:val="0"/>
          <w:sz w:val="24"/>
          <w:szCs w:val="24"/>
          <w:lang w:val="en-US"/>
        </w:rPr>
        <w:t>)</w:t>
      </w:r>
    </w:p>
    <w:p w14:paraId="696FF999" w14:textId="77777777" w:rsidR="00125287" w:rsidRPr="00125287" w:rsidRDefault="00125287" w:rsidP="001252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25287">
        <w:rPr>
          <w:rFonts w:ascii="Cascadia Mono" w:hAnsi="Cascadia Mono" w:cs="Cascadia Mono"/>
          <w:noProof w:val="0"/>
          <w:color w:val="000000"/>
          <w:kern w:val="0"/>
          <w:sz w:val="24"/>
          <w:szCs w:val="24"/>
          <w:lang w:val="en-US"/>
        </w:rPr>
        <w:t>{</w:t>
      </w:r>
    </w:p>
    <w:p w14:paraId="07C7553A" w14:textId="77777777" w:rsidR="00125287" w:rsidRPr="00125287" w:rsidRDefault="00125287" w:rsidP="001252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25287">
        <w:rPr>
          <w:rFonts w:ascii="Cascadia Mono" w:hAnsi="Cascadia Mono" w:cs="Cascadia Mono"/>
          <w:noProof w:val="0"/>
          <w:color w:val="000000"/>
          <w:kern w:val="0"/>
          <w:sz w:val="24"/>
          <w:szCs w:val="24"/>
          <w:lang w:val="en-US"/>
        </w:rPr>
        <w:t xml:space="preserve">    </w:t>
      </w:r>
      <w:proofErr w:type="spellStart"/>
      <w:r w:rsidRPr="00125287">
        <w:rPr>
          <w:rFonts w:ascii="Cascadia Mono" w:hAnsi="Cascadia Mono" w:cs="Cascadia Mono"/>
          <w:noProof w:val="0"/>
          <w:color w:val="000000"/>
          <w:kern w:val="0"/>
          <w:sz w:val="24"/>
          <w:szCs w:val="24"/>
          <w:lang w:val="en-US"/>
        </w:rPr>
        <w:t>MessageBox.Show</w:t>
      </w:r>
      <w:proofErr w:type="spellEnd"/>
      <w:r w:rsidRPr="00125287">
        <w:rPr>
          <w:rFonts w:ascii="Cascadia Mono" w:hAnsi="Cascadia Mono" w:cs="Cascadia Mono"/>
          <w:noProof w:val="0"/>
          <w:color w:val="000000"/>
          <w:kern w:val="0"/>
          <w:sz w:val="24"/>
          <w:szCs w:val="24"/>
          <w:lang w:val="en-US"/>
        </w:rPr>
        <w:t>("</w:t>
      </w:r>
      <w:proofErr w:type="spellStart"/>
      <w:r w:rsidRPr="00125287">
        <w:rPr>
          <w:rFonts w:ascii="Cascadia Mono" w:hAnsi="Cascadia Mono" w:cs="Cascadia Mono"/>
          <w:noProof w:val="0"/>
          <w:color w:val="000000"/>
          <w:kern w:val="0"/>
          <w:sz w:val="24"/>
          <w:szCs w:val="24"/>
          <w:lang w:val="en-US"/>
        </w:rPr>
        <w:t>Cập</w:t>
      </w:r>
      <w:proofErr w:type="spellEnd"/>
      <w:r w:rsidRPr="00125287">
        <w:rPr>
          <w:rFonts w:ascii="Cascadia Mono" w:hAnsi="Cascadia Mono" w:cs="Cascadia Mono"/>
          <w:noProof w:val="0"/>
          <w:color w:val="000000"/>
          <w:kern w:val="0"/>
          <w:sz w:val="24"/>
          <w:szCs w:val="24"/>
          <w:lang w:val="en-US"/>
        </w:rPr>
        <w:t xml:space="preserve"> </w:t>
      </w:r>
      <w:proofErr w:type="spellStart"/>
      <w:r w:rsidRPr="00125287">
        <w:rPr>
          <w:rFonts w:ascii="Cascadia Mono" w:hAnsi="Cascadia Mono" w:cs="Cascadia Mono"/>
          <w:noProof w:val="0"/>
          <w:color w:val="000000"/>
          <w:kern w:val="0"/>
          <w:sz w:val="24"/>
          <w:szCs w:val="24"/>
          <w:lang w:val="en-US"/>
        </w:rPr>
        <w:t>nhật</w:t>
      </w:r>
      <w:proofErr w:type="spellEnd"/>
      <w:r w:rsidRPr="00125287">
        <w:rPr>
          <w:rFonts w:ascii="Cascadia Mono" w:hAnsi="Cascadia Mono" w:cs="Cascadia Mono"/>
          <w:noProof w:val="0"/>
          <w:color w:val="000000"/>
          <w:kern w:val="0"/>
          <w:sz w:val="24"/>
          <w:szCs w:val="24"/>
          <w:lang w:val="en-US"/>
        </w:rPr>
        <w:t xml:space="preserve"> </w:t>
      </w:r>
      <w:proofErr w:type="spellStart"/>
      <w:r w:rsidRPr="00125287">
        <w:rPr>
          <w:rFonts w:ascii="Cascadia Mono" w:hAnsi="Cascadia Mono" w:cs="Cascadia Mono"/>
          <w:noProof w:val="0"/>
          <w:color w:val="000000"/>
          <w:kern w:val="0"/>
          <w:sz w:val="24"/>
          <w:szCs w:val="24"/>
          <w:lang w:val="en-US"/>
        </w:rPr>
        <w:t>thất</w:t>
      </w:r>
      <w:proofErr w:type="spellEnd"/>
      <w:r w:rsidRPr="00125287">
        <w:rPr>
          <w:rFonts w:ascii="Cascadia Mono" w:hAnsi="Cascadia Mono" w:cs="Cascadia Mono"/>
          <w:noProof w:val="0"/>
          <w:color w:val="000000"/>
          <w:kern w:val="0"/>
          <w:sz w:val="24"/>
          <w:szCs w:val="24"/>
          <w:lang w:val="en-US"/>
        </w:rPr>
        <w:t xml:space="preserve"> </w:t>
      </w:r>
      <w:proofErr w:type="spellStart"/>
      <w:r w:rsidRPr="00125287">
        <w:rPr>
          <w:rFonts w:ascii="Cascadia Mono" w:hAnsi="Cascadia Mono" w:cs="Cascadia Mono"/>
          <w:noProof w:val="0"/>
          <w:color w:val="000000"/>
          <w:kern w:val="0"/>
          <w:sz w:val="24"/>
          <w:szCs w:val="24"/>
          <w:lang w:val="en-US"/>
        </w:rPr>
        <w:t>bại</w:t>
      </w:r>
      <w:proofErr w:type="spellEnd"/>
      <w:r w:rsidRPr="00125287">
        <w:rPr>
          <w:rFonts w:ascii="Cascadia Mono" w:hAnsi="Cascadia Mono" w:cs="Cascadia Mono"/>
          <w:noProof w:val="0"/>
          <w:color w:val="000000"/>
          <w:kern w:val="0"/>
          <w:sz w:val="24"/>
          <w:szCs w:val="24"/>
          <w:lang w:val="en-US"/>
        </w:rPr>
        <w:t xml:space="preserve">.\n" + </w:t>
      </w:r>
      <w:proofErr w:type="spellStart"/>
      <w:proofErr w:type="gramStart"/>
      <w:r w:rsidRPr="00125287">
        <w:rPr>
          <w:rFonts w:ascii="Cascadia Mono" w:hAnsi="Cascadia Mono" w:cs="Cascadia Mono"/>
          <w:noProof w:val="0"/>
          <w:color w:val="000000"/>
          <w:kern w:val="0"/>
          <w:sz w:val="24"/>
          <w:szCs w:val="24"/>
          <w:lang w:val="en-US"/>
        </w:rPr>
        <w:t>ev.Message</w:t>
      </w:r>
      <w:proofErr w:type="spellEnd"/>
      <w:proofErr w:type="gramEnd"/>
      <w:r w:rsidRPr="00125287">
        <w:rPr>
          <w:rFonts w:ascii="Cascadia Mono" w:hAnsi="Cascadia Mono" w:cs="Cascadia Mono"/>
          <w:noProof w:val="0"/>
          <w:color w:val="000000"/>
          <w:kern w:val="0"/>
          <w:sz w:val="24"/>
          <w:szCs w:val="24"/>
          <w:lang w:val="en-US"/>
        </w:rPr>
        <w:t xml:space="preserve">, "Thông </w:t>
      </w:r>
      <w:proofErr w:type="spellStart"/>
      <w:r w:rsidRPr="00125287">
        <w:rPr>
          <w:rFonts w:ascii="Cascadia Mono" w:hAnsi="Cascadia Mono" w:cs="Cascadia Mono"/>
          <w:noProof w:val="0"/>
          <w:color w:val="000000"/>
          <w:kern w:val="0"/>
          <w:sz w:val="24"/>
          <w:szCs w:val="24"/>
          <w:lang w:val="en-US"/>
        </w:rPr>
        <w:t>báo</w:t>
      </w:r>
      <w:proofErr w:type="spellEnd"/>
      <w:r w:rsidRPr="00125287">
        <w:rPr>
          <w:rFonts w:ascii="Cascadia Mono" w:hAnsi="Cascadia Mono" w:cs="Cascadia Mono"/>
          <w:noProof w:val="0"/>
          <w:color w:val="000000"/>
          <w:kern w:val="0"/>
          <w:sz w:val="24"/>
          <w:szCs w:val="24"/>
          <w:lang w:val="en-US"/>
        </w:rPr>
        <w:t xml:space="preserve">", </w:t>
      </w:r>
      <w:proofErr w:type="spellStart"/>
      <w:r w:rsidRPr="00125287">
        <w:rPr>
          <w:rFonts w:ascii="Cascadia Mono" w:hAnsi="Cascadia Mono" w:cs="Cascadia Mono"/>
          <w:noProof w:val="0"/>
          <w:color w:val="000000"/>
          <w:kern w:val="0"/>
          <w:sz w:val="24"/>
          <w:szCs w:val="24"/>
          <w:lang w:val="en-US"/>
        </w:rPr>
        <w:t>MessageBoxButtons.OK</w:t>
      </w:r>
      <w:proofErr w:type="spellEnd"/>
      <w:r w:rsidRPr="00125287">
        <w:rPr>
          <w:rFonts w:ascii="Cascadia Mono" w:hAnsi="Cascadia Mono" w:cs="Cascadia Mono"/>
          <w:noProof w:val="0"/>
          <w:color w:val="000000"/>
          <w:kern w:val="0"/>
          <w:sz w:val="24"/>
          <w:szCs w:val="24"/>
          <w:lang w:val="en-US"/>
        </w:rPr>
        <w:t xml:space="preserve">, </w:t>
      </w:r>
      <w:proofErr w:type="spellStart"/>
      <w:r w:rsidRPr="00125287">
        <w:rPr>
          <w:rFonts w:ascii="Cascadia Mono" w:hAnsi="Cascadia Mono" w:cs="Cascadia Mono"/>
          <w:noProof w:val="0"/>
          <w:color w:val="000000"/>
          <w:kern w:val="0"/>
          <w:sz w:val="24"/>
          <w:szCs w:val="24"/>
          <w:lang w:val="en-US"/>
        </w:rPr>
        <w:t>MessageBoxIcon.Error</w:t>
      </w:r>
      <w:proofErr w:type="spellEnd"/>
      <w:r w:rsidRPr="00125287">
        <w:rPr>
          <w:rFonts w:ascii="Cascadia Mono" w:hAnsi="Cascadia Mono" w:cs="Cascadia Mono"/>
          <w:noProof w:val="0"/>
          <w:color w:val="000000"/>
          <w:kern w:val="0"/>
          <w:sz w:val="24"/>
          <w:szCs w:val="24"/>
          <w:lang w:val="en-US"/>
        </w:rPr>
        <w:t>);</w:t>
      </w:r>
    </w:p>
    <w:p w14:paraId="25D73C78" w14:textId="051D421A" w:rsidR="00A2661E" w:rsidRPr="00125287" w:rsidRDefault="00125287" w:rsidP="00125287">
      <w:pPr>
        <w:pStyle w:val="ListParagraph"/>
        <w:pBdr>
          <w:top w:val="single" w:sz="4" w:space="1" w:color="auto"/>
          <w:left w:val="single" w:sz="4" w:space="4" w:color="auto"/>
          <w:bottom w:val="single" w:sz="4" w:space="1" w:color="auto"/>
          <w:right w:val="single" w:sz="4" w:space="4" w:color="auto"/>
        </w:pBdr>
        <w:ind w:left="1584"/>
        <w:rPr>
          <w:rFonts w:ascii="Times New Roman" w:hAnsi="Times New Roman" w:cs="Times New Roman"/>
          <w:sz w:val="24"/>
          <w:szCs w:val="24"/>
          <w:u w:val="single"/>
          <w:lang w:val="en-US"/>
        </w:rPr>
      </w:pPr>
      <w:r w:rsidRPr="00125287">
        <w:rPr>
          <w:rFonts w:ascii="Cascadia Mono" w:hAnsi="Cascadia Mono" w:cs="Cascadia Mono"/>
          <w:noProof w:val="0"/>
          <w:color w:val="000000"/>
          <w:kern w:val="0"/>
          <w:sz w:val="24"/>
          <w:szCs w:val="24"/>
          <w:lang w:val="en-US"/>
        </w:rPr>
        <w:t>}</w:t>
      </w:r>
    </w:p>
    <w:p w14:paraId="698998E2" w14:textId="77777777" w:rsidR="00A2661E" w:rsidRPr="00A2661E" w:rsidRDefault="00A2661E" w:rsidP="00A2661E">
      <w:pPr>
        <w:pStyle w:val="ListParagraph"/>
        <w:ind w:left="1584"/>
        <w:rPr>
          <w:rFonts w:ascii="Times New Roman" w:hAnsi="Times New Roman" w:cs="Times New Roman"/>
          <w:sz w:val="28"/>
          <w:szCs w:val="28"/>
          <w:u w:val="single"/>
          <w:lang w:val="en-US"/>
        </w:rPr>
      </w:pPr>
    </w:p>
    <w:p w14:paraId="294FDB2C" w14:textId="022AEFF0" w:rsidR="00C1207D" w:rsidRDefault="00C1207D" w:rsidP="00C1207D">
      <w:pPr>
        <w:pStyle w:val="ListParagraph"/>
        <w:numPr>
          <w:ilvl w:val="0"/>
          <w:numId w:val="37"/>
        </w:numPr>
        <w:rPr>
          <w:rFonts w:ascii="Times New Roman" w:hAnsi="Times New Roman" w:cs="Times New Roman"/>
          <w:b/>
          <w:bCs/>
          <w:sz w:val="28"/>
          <w:szCs w:val="28"/>
          <w:lang w:val="en-US"/>
        </w:rPr>
      </w:pPr>
      <w:r>
        <w:rPr>
          <w:rFonts w:ascii="Times New Roman" w:hAnsi="Times New Roman" w:cs="Times New Roman"/>
          <w:b/>
          <w:bCs/>
          <w:sz w:val="28"/>
          <w:szCs w:val="28"/>
          <w:lang w:val="en-US"/>
        </w:rPr>
        <w:t>Procedure</w:t>
      </w:r>
      <w:r w:rsidR="00302218">
        <w:rPr>
          <w:rFonts w:ascii="Times New Roman" w:hAnsi="Times New Roman" w:cs="Times New Roman"/>
          <w:b/>
          <w:bCs/>
          <w:sz w:val="28"/>
          <w:szCs w:val="28"/>
          <w:lang w:val="en-US"/>
        </w:rPr>
        <w:t xml:space="preserve"> xóa nhân viên khỏi ca trực:</w:t>
      </w:r>
    </w:p>
    <w:p w14:paraId="2B381483" w14:textId="7331594C" w:rsidR="00302218" w:rsidRDefault="00302218" w:rsidP="00302218">
      <w:pPr>
        <w:pStyle w:val="ListParagraph"/>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SQL:</w:t>
      </w:r>
    </w:p>
    <w:p w14:paraId="41BC1F93" w14:textId="77777777" w:rsidR="00955151" w:rsidRPr="00955151" w:rsidRDefault="00955151" w:rsidP="009551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955151">
        <w:rPr>
          <w:rFonts w:ascii="Cascadia Mono" w:hAnsi="Cascadia Mono" w:cs="Cascadia Mono"/>
          <w:noProof w:val="0"/>
          <w:color w:val="0000FF"/>
          <w:kern w:val="0"/>
          <w:sz w:val="24"/>
          <w:szCs w:val="24"/>
          <w:lang w:val="en-US"/>
        </w:rPr>
        <w:t>DROP</w:t>
      </w:r>
      <w:r w:rsidRPr="00955151">
        <w:rPr>
          <w:rFonts w:ascii="Cascadia Mono" w:hAnsi="Cascadia Mono" w:cs="Cascadia Mono"/>
          <w:noProof w:val="0"/>
          <w:color w:val="000000"/>
          <w:kern w:val="0"/>
          <w:sz w:val="24"/>
          <w:szCs w:val="24"/>
          <w:lang w:val="en-US"/>
        </w:rPr>
        <w:t xml:space="preserve"> </w:t>
      </w:r>
      <w:r w:rsidRPr="00955151">
        <w:rPr>
          <w:rFonts w:ascii="Cascadia Mono" w:hAnsi="Cascadia Mono" w:cs="Cascadia Mono"/>
          <w:noProof w:val="0"/>
          <w:color w:val="0000FF"/>
          <w:kern w:val="0"/>
          <w:sz w:val="24"/>
          <w:szCs w:val="24"/>
          <w:lang w:val="en-US"/>
        </w:rPr>
        <w:t>PROCEDURE</w:t>
      </w:r>
      <w:r w:rsidRPr="00955151">
        <w:rPr>
          <w:rFonts w:ascii="Cascadia Mono" w:hAnsi="Cascadia Mono" w:cs="Cascadia Mono"/>
          <w:noProof w:val="0"/>
          <w:color w:val="000000"/>
          <w:kern w:val="0"/>
          <w:sz w:val="24"/>
          <w:szCs w:val="24"/>
          <w:lang w:val="en-US"/>
        </w:rPr>
        <w:t xml:space="preserve"> </w:t>
      </w:r>
      <w:r w:rsidRPr="00955151">
        <w:rPr>
          <w:rFonts w:ascii="Cascadia Mono" w:hAnsi="Cascadia Mono" w:cs="Cascadia Mono"/>
          <w:noProof w:val="0"/>
          <w:color w:val="0000FF"/>
          <w:kern w:val="0"/>
          <w:sz w:val="24"/>
          <w:szCs w:val="24"/>
          <w:lang w:val="en-US"/>
        </w:rPr>
        <w:t>IF</w:t>
      </w:r>
      <w:r w:rsidRPr="00955151">
        <w:rPr>
          <w:rFonts w:ascii="Cascadia Mono" w:hAnsi="Cascadia Mono" w:cs="Cascadia Mono"/>
          <w:noProof w:val="0"/>
          <w:color w:val="000000"/>
          <w:kern w:val="0"/>
          <w:sz w:val="24"/>
          <w:szCs w:val="24"/>
          <w:lang w:val="en-US"/>
        </w:rPr>
        <w:t xml:space="preserve"> </w:t>
      </w:r>
      <w:r w:rsidRPr="00955151">
        <w:rPr>
          <w:rFonts w:ascii="Cascadia Mono" w:hAnsi="Cascadia Mono" w:cs="Cascadia Mono"/>
          <w:noProof w:val="0"/>
          <w:color w:val="808080"/>
          <w:kern w:val="0"/>
          <w:sz w:val="24"/>
          <w:szCs w:val="24"/>
          <w:lang w:val="en-US"/>
        </w:rPr>
        <w:t>EXISTS</w:t>
      </w:r>
      <w:r w:rsidRPr="00955151">
        <w:rPr>
          <w:rFonts w:ascii="Cascadia Mono" w:hAnsi="Cascadia Mono" w:cs="Cascadia Mono"/>
          <w:noProof w:val="0"/>
          <w:color w:val="000000"/>
          <w:kern w:val="0"/>
          <w:sz w:val="24"/>
          <w:szCs w:val="24"/>
          <w:lang w:val="en-US"/>
        </w:rPr>
        <w:t xml:space="preserve"> </w:t>
      </w:r>
      <w:proofErr w:type="spellStart"/>
      <w:proofErr w:type="gramStart"/>
      <w:r w:rsidRPr="00955151">
        <w:rPr>
          <w:rFonts w:ascii="Cascadia Mono" w:hAnsi="Cascadia Mono" w:cs="Cascadia Mono"/>
          <w:noProof w:val="0"/>
          <w:color w:val="000000"/>
          <w:kern w:val="0"/>
          <w:sz w:val="24"/>
          <w:szCs w:val="24"/>
          <w:lang w:val="en-US"/>
        </w:rPr>
        <w:t>deleteEmployeeInShift</w:t>
      </w:r>
      <w:proofErr w:type="spellEnd"/>
      <w:proofErr w:type="gramEnd"/>
    </w:p>
    <w:p w14:paraId="69142A02" w14:textId="77777777" w:rsidR="00955151" w:rsidRPr="00955151" w:rsidRDefault="00955151" w:rsidP="009551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955151">
        <w:rPr>
          <w:rFonts w:ascii="Cascadia Mono" w:hAnsi="Cascadia Mono" w:cs="Cascadia Mono"/>
          <w:noProof w:val="0"/>
          <w:color w:val="0000FF"/>
          <w:kern w:val="0"/>
          <w:sz w:val="24"/>
          <w:szCs w:val="24"/>
          <w:lang w:val="en-US"/>
        </w:rPr>
        <w:t>GO</w:t>
      </w:r>
    </w:p>
    <w:p w14:paraId="459C863D" w14:textId="77777777" w:rsidR="00955151" w:rsidRPr="00955151" w:rsidRDefault="00955151" w:rsidP="009551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p>
    <w:p w14:paraId="20D6A123" w14:textId="77777777" w:rsidR="00955151" w:rsidRPr="00955151" w:rsidRDefault="00955151" w:rsidP="009551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955151">
        <w:rPr>
          <w:rFonts w:ascii="Cascadia Mono" w:hAnsi="Cascadia Mono" w:cs="Cascadia Mono"/>
          <w:noProof w:val="0"/>
          <w:color w:val="0000FF"/>
          <w:kern w:val="0"/>
          <w:sz w:val="24"/>
          <w:szCs w:val="24"/>
          <w:lang w:val="en-US"/>
        </w:rPr>
        <w:t>CREATE</w:t>
      </w:r>
      <w:r w:rsidRPr="00955151">
        <w:rPr>
          <w:rFonts w:ascii="Cascadia Mono" w:hAnsi="Cascadia Mono" w:cs="Cascadia Mono"/>
          <w:noProof w:val="0"/>
          <w:color w:val="000000"/>
          <w:kern w:val="0"/>
          <w:sz w:val="24"/>
          <w:szCs w:val="24"/>
          <w:lang w:val="en-US"/>
        </w:rPr>
        <w:t xml:space="preserve"> </w:t>
      </w:r>
      <w:r w:rsidRPr="00955151">
        <w:rPr>
          <w:rFonts w:ascii="Cascadia Mono" w:hAnsi="Cascadia Mono" w:cs="Cascadia Mono"/>
          <w:noProof w:val="0"/>
          <w:color w:val="0000FF"/>
          <w:kern w:val="0"/>
          <w:sz w:val="24"/>
          <w:szCs w:val="24"/>
          <w:lang w:val="en-US"/>
        </w:rPr>
        <w:t>PROCEDURE</w:t>
      </w:r>
      <w:r w:rsidRPr="00955151">
        <w:rPr>
          <w:rFonts w:ascii="Cascadia Mono" w:hAnsi="Cascadia Mono" w:cs="Cascadia Mono"/>
          <w:noProof w:val="0"/>
          <w:color w:val="000000"/>
          <w:kern w:val="0"/>
          <w:sz w:val="24"/>
          <w:szCs w:val="24"/>
          <w:lang w:val="en-US"/>
        </w:rPr>
        <w:t xml:space="preserve"> </w:t>
      </w:r>
      <w:proofErr w:type="spellStart"/>
      <w:proofErr w:type="gramStart"/>
      <w:r w:rsidRPr="00955151">
        <w:rPr>
          <w:rFonts w:ascii="Cascadia Mono" w:hAnsi="Cascadia Mono" w:cs="Cascadia Mono"/>
          <w:noProof w:val="0"/>
          <w:color w:val="000000"/>
          <w:kern w:val="0"/>
          <w:sz w:val="24"/>
          <w:szCs w:val="24"/>
          <w:lang w:val="en-US"/>
        </w:rPr>
        <w:t>deleteEmployeeInShift</w:t>
      </w:r>
      <w:proofErr w:type="spellEnd"/>
      <w:proofErr w:type="gramEnd"/>
    </w:p>
    <w:p w14:paraId="64F0806C" w14:textId="77777777" w:rsidR="00955151" w:rsidRPr="00955151" w:rsidRDefault="00955151" w:rsidP="009551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955151">
        <w:rPr>
          <w:rFonts w:ascii="Cascadia Mono" w:hAnsi="Cascadia Mono" w:cs="Cascadia Mono"/>
          <w:noProof w:val="0"/>
          <w:color w:val="000000"/>
          <w:kern w:val="0"/>
          <w:sz w:val="24"/>
          <w:szCs w:val="24"/>
          <w:lang w:val="en-US"/>
        </w:rPr>
        <w:tab/>
        <w:t xml:space="preserve">@phone </w:t>
      </w:r>
      <w:proofErr w:type="gramStart"/>
      <w:r w:rsidRPr="00955151">
        <w:rPr>
          <w:rFonts w:ascii="Cascadia Mono" w:hAnsi="Cascadia Mono" w:cs="Cascadia Mono"/>
          <w:noProof w:val="0"/>
          <w:color w:val="0000FF"/>
          <w:kern w:val="0"/>
          <w:sz w:val="24"/>
          <w:szCs w:val="24"/>
          <w:lang w:val="en-US"/>
        </w:rPr>
        <w:t>VARCHAR</w:t>
      </w:r>
      <w:r w:rsidRPr="00955151">
        <w:rPr>
          <w:rFonts w:ascii="Cascadia Mono" w:hAnsi="Cascadia Mono" w:cs="Cascadia Mono"/>
          <w:noProof w:val="0"/>
          <w:color w:val="808080"/>
          <w:kern w:val="0"/>
          <w:sz w:val="24"/>
          <w:szCs w:val="24"/>
          <w:lang w:val="en-US"/>
        </w:rPr>
        <w:t>(</w:t>
      </w:r>
      <w:proofErr w:type="gramEnd"/>
      <w:r w:rsidRPr="00955151">
        <w:rPr>
          <w:rFonts w:ascii="Cascadia Mono" w:hAnsi="Cascadia Mono" w:cs="Cascadia Mono"/>
          <w:noProof w:val="0"/>
          <w:color w:val="000000"/>
          <w:kern w:val="0"/>
          <w:sz w:val="24"/>
          <w:szCs w:val="24"/>
          <w:lang w:val="en-US"/>
        </w:rPr>
        <w:t>10</w:t>
      </w:r>
      <w:r w:rsidRPr="00955151">
        <w:rPr>
          <w:rFonts w:ascii="Cascadia Mono" w:hAnsi="Cascadia Mono" w:cs="Cascadia Mono"/>
          <w:noProof w:val="0"/>
          <w:color w:val="808080"/>
          <w:kern w:val="0"/>
          <w:sz w:val="24"/>
          <w:szCs w:val="24"/>
          <w:lang w:val="en-US"/>
        </w:rPr>
        <w:t>)</w:t>
      </w:r>
    </w:p>
    <w:p w14:paraId="797B9EB9" w14:textId="77777777" w:rsidR="00955151" w:rsidRPr="00955151" w:rsidRDefault="00955151" w:rsidP="009551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955151">
        <w:rPr>
          <w:rFonts w:ascii="Cascadia Mono" w:hAnsi="Cascadia Mono" w:cs="Cascadia Mono"/>
          <w:noProof w:val="0"/>
          <w:color w:val="0000FF"/>
          <w:kern w:val="0"/>
          <w:sz w:val="24"/>
          <w:szCs w:val="24"/>
          <w:lang w:val="en-US"/>
        </w:rPr>
        <w:t>AS</w:t>
      </w:r>
    </w:p>
    <w:p w14:paraId="16852A34" w14:textId="77777777" w:rsidR="00955151" w:rsidRPr="00955151" w:rsidRDefault="00955151" w:rsidP="009551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955151">
        <w:rPr>
          <w:rFonts w:ascii="Cascadia Mono" w:hAnsi="Cascadia Mono" w:cs="Cascadia Mono"/>
          <w:noProof w:val="0"/>
          <w:color w:val="0000FF"/>
          <w:kern w:val="0"/>
          <w:sz w:val="24"/>
          <w:szCs w:val="24"/>
          <w:lang w:val="en-US"/>
        </w:rPr>
        <w:t>BEGIN</w:t>
      </w:r>
    </w:p>
    <w:p w14:paraId="0DB0BE46" w14:textId="77777777" w:rsidR="00955151" w:rsidRPr="00955151" w:rsidRDefault="00955151" w:rsidP="009551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955151">
        <w:rPr>
          <w:rFonts w:ascii="Cascadia Mono" w:hAnsi="Cascadia Mono" w:cs="Cascadia Mono"/>
          <w:noProof w:val="0"/>
          <w:color w:val="000000"/>
          <w:kern w:val="0"/>
          <w:sz w:val="24"/>
          <w:szCs w:val="24"/>
          <w:lang w:val="en-US"/>
        </w:rPr>
        <w:tab/>
      </w:r>
      <w:r w:rsidRPr="00955151">
        <w:rPr>
          <w:rFonts w:ascii="Cascadia Mono" w:hAnsi="Cascadia Mono" w:cs="Cascadia Mono"/>
          <w:noProof w:val="0"/>
          <w:color w:val="0000FF"/>
          <w:kern w:val="0"/>
          <w:sz w:val="24"/>
          <w:szCs w:val="24"/>
          <w:lang w:val="en-US"/>
        </w:rPr>
        <w:t>BEGIN</w:t>
      </w:r>
      <w:r w:rsidRPr="00955151">
        <w:rPr>
          <w:rFonts w:ascii="Cascadia Mono" w:hAnsi="Cascadia Mono" w:cs="Cascadia Mono"/>
          <w:noProof w:val="0"/>
          <w:color w:val="000000"/>
          <w:kern w:val="0"/>
          <w:sz w:val="24"/>
          <w:szCs w:val="24"/>
          <w:lang w:val="en-US"/>
        </w:rPr>
        <w:t xml:space="preserve"> </w:t>
      </w:r>
      <w:r w:rsidRPr="00955151">
        <w:rPr>
          <w:rFonts w:ascii="Cascadia Mono" w:hAnsi="Cascadia Mono" w:cs="Cascadia Mono"/>
          <w:noProof w:val="0"/>
          <w:color w:val="0000FF"/>
          <w:kern w:val="0"/>
          <w:sz w:val="24"/>
          <w:szCs w:val="24"/>
          <w:lang w:val="en-US"/>
        </w:rPr>
        <w:t>TRANSACTION</w:t>
      </w:r>
    </w:p>
    <w:p w14:paraId="50802B71" w14:textId="77777777" w:rsidR="00955151" w:rsidRPr="00955151" w:rsidRDefault="00955151" w:rsidP="009551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955151">
        <w:rPr>
          <w:rFonts w:ascii="Cascadia Mono" w:hAnsi="Cascadia Mono" w:cs="Cascadia Mono"/>
          <w:noProof w:val="0"/>
          <w:color w:val="000000"/>
          <w:kern w:val="0"/>
          <w:sz w:val="24"/>
          <w:szCs w:val="24"/>
          <w:lang w:val="en-US"/>
        </w:rPr>
        <w:tab/>
      </w:r>
      <w:r w:rsidRPr="00955151">
        <w:rPr>
          <w:rFonts w:ascii="Cascadia Mono" w:hAnsi="Cascadia Mono" w:cs="Cascadia Mono"/>
          <w:noProof w:val="0"/>
          <w:color w:val="000000"/>
          <w:kern w:val="0"/>
          <w:sz w:val="24"/>
          <w:szCs w:val="24"/>
          <w:lang w:val="en-US"/>
        </w:rPr>
        <w:tab/>
      </w:r>
      <w:r w:rsidRPr="00955151">
        <w:rPr>
          <w:rFonts w:ascii="Cascadia Mono" w:hAnsi="Cascadia Mono" w:cs="Cascadia Mono"/>
          <w:noProof w:val="0"/>
          <w:color w:val="008000"/>
          <w:kern w:val="0"/>
          <w:sz w:val="24"/>
          <w:szCs w:val="24"/>
          <w:lang w:val="en-US"/>
        </w:rPr>
        <w:t>--XÓA NHÂN VIÊN TRONG BẢNG ON DUTY</w:t>
      </w:r>
    </w:p>
    <w:p w14:paraId="600F67BD" w14:textId="77777777" w:rsidR="00955151" w:rsidRPr="00955151" w:rsidRDefault="00955151" w:rsidP="009551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955151">
        <w:rPr>
          <w:rFonts w:ascii="Cascadia Mono" w:hAnsi="Cascadia Mono" w:cs="Cascadia Mono"/>
          <w:noProof w:val="0"/>
          <w:color w:val="000000"/>
          <w:kern w:val="0"/>
          <w:sz w:val="24"/>
          <w:szCs w:val="24"/>
          <w:lang w:val="en-US"/>
        </w:rPr>
        <w:tab/>
      </w:r>
      <w:r w:rsidRPr="00955151">
        <w:rPr>
          <w:rFonts w:ascii="Cascadia Mono" w:hAnsi="Cascadia Mono" w:cs="Cascadia Mono"/>
          <w:noProof w:val="0"/>
          <w:color w:val="000000"/>
          <w:kern w:val="0"/>
          <w:sz w:val="24"/>
          <w:szCs w:val="24"/>
          <w:lang w:val="en-US"/>
        </w:rPr>
        <w:tab/>
      </w:r>
      <w:r w:rsidRPr="00955151">
        <w:rPr>
          <w:rFonts w:ascii="Cascadia Mono" w:hAnsi="Cascadia Mono" w:cs="Cascadia Mono"/>
          <w:noProof w:val="0"/>
          <w:color w:val="0000FF"/>
          <w:kern w:val="0"/>
          <w:sz w:val="24"/>
          <w:szCs w:val="24"/>
          <w:lang w:val="en-US"/>
        </w:rPr>
        <w:t>DECLARE</w:t>
      </w:r>
      <w:r w:rsidRPr="00955151">
        <w:rPr>
          <w:rFonts w:ascii="Cascadia Mono" w:hAnsi="Cascadia Mono" w:cs="Cascadia Mono"/>
          <w:noProof w:val="0"/>
          <w:color w:val="000000"/>
          <w:kern w:val="0"/>
          <w:sz w:val="24"/>
          <w:szCs w:val="24"/>
          <w:lang w:val="en-US"/>
        </w:rPr>
        <w:t xml:space="preserve"> @errorMessage </w:t>
      </w:r>
      <w:proofErr w:type="gramStart"/>
      <w:r w:rsidRPr="00955151">
        <w:rPr>
          <w:rFonts w:ascii="Cascadia Mono" w:hAnsi="Cascadia Mono" w:cs="Cascadia Mono"/>
          <w:noProof w:val="0"/>
          <w:color w:val="0000FF"/>
          <w:kern w:val="0"/>
          <w:sz w:val="24"/>
          <w:szCs w:val="24"/>
          <w:lang w:val="en-US"/>
        </w:rPr>
        <w:t>NVARCHAR</w:t>
      </w:r>
      <w:r w:rsidRPr="00955151">
        <w:rPr>
          <w:rFonts w:ascii="Cascadia Mono" w:hAnsi="Cascadia Mono" w:cs="Cascadia Mono"/>
          <w:noProof w:val="0"/>
          <w:color w:val="808080"/>
          <w:kern w:val="0"/>
          <w:sz w:val="24"/>
          <w:szCs w:val="24"/>
          <w:lang w:val="en-US"/>
        </w:rPr>
        <w:t>(</w:t>
      </w:r>
      <w:proofErr w:type="gramEnd"/>
      <w:r w:rsidRPr="00955151">
        <w:rPr>
          <w:rFonts w:ascii="Cascadia Mono" w:hAnsi="Cascadia Mono" w:cs="Cascadia Mono"/>
          <w:noProof w:val="0"/>
          <w:color w:val="FF00FF"/>
          <w:kern w:val="0"/>
          <w:sz w:val="24"/>
          <w:szCs w:val="24"/>
          <w:lang w:val="en-US"/>
        </w:rPr>
        <w:t>max</w:t>
      </w:r>
      <w:r w:rsidRPr="00955151">
        <w:rPr>
          <w:rFonts w:ascii="Cascadia Mono" w:hAnsi="Cascadia Mono" w:cs="Cascadia Mono"/>
          <w:noProof w:val="0"/>
          <w:color w:val="808080"/>
          <w:kern w:val="0"/>
          <w:sz w:val="24"/>
          <w:szCs w:val="24"/>
          <w:lang w:val="en-US"/>
        </w:rPr>
        <w:t>)</w:t>
      </w:r>
    </w:p>
    <w:p w14:paraId="4A0BA7C2" w14:textId="77777777" w:rsidR="00955151" w:rsidRPr="00955151" w:rsidRDefault="00955151" w:rsidP="009551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955151">
        <w:rPr>
          <w:rFonts w:ascii="Cascadia Mono" w:hAnsi="Cascadia Mono" w:cs="Cascadia Mono"/>
          <w:noProof w:val="0"/>
          <w:color w:val="000000"/>
          <w:kern w:val="0"/>
          <w:sz w:val="24"/>
          <w:szCs w:val="24"/>
          <w:lang w:val="en-US"/>
        </w:rPr>
        <w:tab/>
      </w:r>
      <w:r w:rsidRPr="00955151">
        <w:rPr>
          <w:rFonts w:ascii="Cascadia Mono" w:hAnsi="Cascadia Mono" w:cs="Cascadia Mono"/>
          <w:noProof w:val="0"/>
          <w:color w:val="000000"/>
          <w:kern w:val="0"/>
          <w:sz w:val="24"/>
          <w:szCs w:val="24"/>
          <w:lang w:val="en-US"/>
        </w:rPr>
        <w:tab/>
      </w:r>
      <w:r w:rsidRPr="00955151">
        <w:rPr>
          <w:rFonts w:ascii="Cascadia Mono" w:hAnsi="Cascadia Mono" w:cs="Cascadia Mono"/>
          <w:noProof w:val="0"/>
          <w:color w:val="0000FF"/>
          <w:kern w:val="0"/>
          <w:sz w:val="24"/>
          <w:szCs w:val="24"/>
          <w:lang w:val="en-US"/>
        </w:rPr>
        <w:t>BEGIN</w:t>
      </w:r>
      <w:r w:rsidRPr="00955151">
        <w:rPr>
          <w:rFonts w:ascii="Cascadia Mono" w:hAnsi="Cascadia Mono" w:cs="Cascadia Mono"/>
          <w:noProof w:val="0"/>
          <w:color w:val="000000"/>
          <w:kern w:val="0"/>
          <w:sz w:val="24"/>
          <w:szCs w:val="24"/>
          <w:lang w:val="en-US"/>
        </w:rPr>
        <w:t xml:space="preserve"> </w:t>
      </w:r>
      <w:r w:rsidRPr="00955151">
        <w:rPr>
          <w:rFonts w:ascii="Cascadia Mono" w:hAnsi="Cascadia Mono" w:cs="Cascadia Mono"/>
          <w:noProof w:val="0"/>
          <w:color w:val="0000FF"/>
          <w:kern w:val="0"/>
          <w:sz w:val="24"/>
          <w:szCs w:val="24"/>
          <w:lang w:val="en-US"/>
        </w:rPr>
        <w:t>TRY</w:t>
      </w:r>
    </w:p>
    <w:p w14:paraId="3C2F9F1C" w14:textId="77777777" w:rsidR="00955151" w:rsidRPr="00955151" w:rsidRDefault="00955151" w:rsidP="009551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955151">
        <w:rPr>
          <w:rFonts w:ascii="Cascadia Mono" w:hAnsi="Cascadia Mono" w:cs="Cascadia Mono"/>
          <w:noProof w:val="0"/>
          <w:color w:val="000000"/>
          <w:kern w:val="0"/>
          <w:sz w:val="24"/>
          <w:szCs w:val="24"/>
          <w:lang w:val="en-US"/>
        </w:rPr>
        <w:tab/>
      </w:r>
      <w:r w:rsidRPr="00955151">
        <w:rPr>
          <w:rFonts w:ascii="Cascadia Mono" w:hAnsi="Cascadia Mono" w:cs="Cascadia Mono"/>
          <w:noProof w:val="0"/>
          <w:color w:val="000000"/>
          <w:kern w:val="0"/>
          <w:sz w:val="24"/>
          <w:szCs w:val="24"/>
          <w:lang w:val="en-US"/>
        </w:rPr>
        <w:tab/>
      </w:r>
      <w:r w:rsidRPr="00955151">
        <w:rPr>
          <w:rFonts w:ascii="Cascadia Mono" w:hAnsi="Cascadia Mono" w:cs="Cascadia Mono"/>
          <w:noProof w:val="0"/>
          <w:color w:val="000000"/>
          <w:kern w:val="0"/>
          <w:sz w:val="24"/>
          <w:szCs w:val="24"/>
          <w:lang w:val="en-US"/>
        </w:rPr>
        <w:tab/>
      </w:r>
      <w:r w:rsidRPr="00955151">
        <w:rPr>
          <w:rFonts w:ascii="Cascadia Mono" w:hAnsi="Cascadia Mono" w:cs="Cascadia Mono"/>
          <w:noProof w:val="0"/>
          <w:color w:val="0000FF"/>
          <w:kern w:val="0"/>
          <w:sz w:val="24"/>
          <w:szCs w:val="24"/>
          <w:lang w:val="en-US"/>
        </w:rPr>
        <w:t>DELETE</w:t>
      </w:r>
      <w:r w:rsidRPr="00955151">
        <w:rPr>
          <w:rFonts w:ascii="Cascadia Mono" w:hAnsi="Cascadia Mono" w:cs="Cascadia Mono"/>
          <w:noProof w:val="0"/>
          <w:color w:val="000000"/>
          <w:kern w:val="0"/>
          <w:sz w:val="24"/>
          <w:szCs w:val="24"/>
          <w:lang w:val="en-US"/>
        </w:rPr>
        <w:t xml:space="preserve"> </w:t>
      </w:r>
      <w:r w:rsidRPr="00955151">
        <w:rPr>
          <w:rFonts w:ascii="Cascadia Mono" w:hAnsi="Cascadia Mono" w:cs="Cascadia Mono"/>
          <w:noProof w:val="0"/>
          <w:color w:val="0000FF"/>
          <w:kern w:val="0"/>
          <w:sz w:val="24"/>
          <w:szCs w:val="24"/>
          <w:lang w:val="en-US"/>
        </w:rPr>
        <w:t>FROM</w:t>
      </w:r>
      <w:r w:rsidRPr="00955151">
        <w:rPr>
          <w:rFonts w:ascii="Cascadia Mono" w:hAnsi="Cascadia Mono" w:cs="Cascadia Mono"/>
          <w:noProof w:val="0"/>
          <w:color w:val="000000"/>
          <w:kern w:val="0"/>
          <w:sz w:val="24"/>
          <w:szCs w:val="24"/>
          <w:lang w:val="en-US"/>
        </w:rPr>
        <w:t xml:space="preserve"> </w:t>
      </w:r>
      <w:proofErr w:type="spellStart"/>
      <w:r w:rsidRPr="00955151">
        <w:rPr>
          <w:rFonts w:ascii="Cascadia Mono" w:hAnsi="Cascadia Mono" w:cs="Cascadia Mono"/>
          <w:noProof w:val="0"/>
          <w:color w:val="000000"/>
          <w:kern w:val="0"/>
          <w:sz w:val="24"/>
          <w:szCs w:val="24"/>
          <w:lang w:val="en-US"/>
        </w:rPr>
        <w:t>On_Duty</w:t>
      </w:r>
      <w:proofErr w:type="spellEnd"/>
    </w:p>
    <w:p w14:paraId="09F7C2A7" w14:textId="77777777" w:rsidR="00955151" w:rsidRPr="00955151" w:rsidRDefault="00955151" w:rsidP="009551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955151">
        <w:rPr>
          <w:rFonts w:ascii="Cascadia Mono" w:hAnsi="Cascadia Mono" w:cs="Cascadia Mono"/>
          <w:noProof w:val="0"/>
          <w:color w:val="000000"/>
          <w:kern w:val="0"/>
          <w:sz w:val="24"/>
          <w:szCs w:val="24"/>
          <w:lang w:val="en-US"/>
        </w:rPr>
        <w:tab/>
      </w:r>
      <w:r w:rsidRPr="00955151">
        <w:rPr>
          <w:rFonts w:ascii="Cascadia Mono" w:hAnsi="Cascadia Mono" w:cs="Cascadia Mono"/>
          <w:noProof w:val="0"/>
          <w:color w:val="000000"/>
          <w:kern w:val="0"/>
          <w:sz w:val="24"/>
          <w:szCs w:val="24"/>
          <w:lang w:val="en-US"/>
        </w:rPr>
        <w:tab/>
      </w:r>
      <w:r w:rsidRPr="00955151">
        <w:rPr>
          <w:rFonts w:ascii="Cascadia Mono" w:hAnsi="Cascadia Mono" w:cs="Cascadia Mono"/>
          <w:noProof w:val="0"/>
          <w:color w:val="000000"/>
          <w:kern w:val="0"/>
          <w:sz w:val="24"/>
          <w:szCs w:val="24"/>
          <w:lang w:val="en-US"/>
        </w:rPr>
        <w:tab/>
      </w:r>
      <w:r w:rsidRPr="00955151">
        <w:rPr>
          <w:rFonts w:ascii="Cascadia Mono" w:hAnsi="Cascadia Mono" w:cs="Cascadia Mono"/>
          <w:noProof w:val="0"/>
          <w:color w:val="0000FF"/>
          <w:kern w:val="0"/>
          <w:sz w:val="24"/>
          <w:szCs w:val="24"/>
          <w:lang w:val="en-US"/>
        </w:rPr>
        <w:t>WHERE</w:t>
      </w:r>
      <w:r w:rsidRPr="00955151">
        <w:rPr>
          <w:rFonts w:ascii="Cascadia Mono" w:hAnsi="Cascadia Mono" w:cs="Cascadia Mono"/>
          <w:noProof w:val="0"/>
          <w:color w:val="000000"/>
          <w:kern w:val="0"/>
          <w:sz w:val="24"/>
          <w:szCs w:val="24"/>
          <w:lang w:val="en-US"/>
        </w:rPr>
        <w:t xml:space="preserve"> </w:t>
      </w:r>
      <w:proofErr w:type="spellStart"/>
      <w:r w:rsidRPr="00955151">
        <w:rPr>
          <w:rFonts w:ascii="Cascadia Mono" w:hAnsi="Cascadia Mono" w:cs="Cascadia Mono"/>
          <w:noProof w:val="0"/>
          <w:color w:val="000000"/>
          <w:kern w:val="0"/>
          <w:sz w:val="24"/>
          <w:szCs w:val="24"/>
          <w:lang w:val="en-US"/>
        </w:rPr>
        <w:t>empID</w:t>
      </w:r>
      <w:proofErr w:type="spellEnd"/>
      <w:r w:rsidRPr="00955151">
        <w:rPr>
          <w:rFonts w:ascii="Cascadia Mono" w:hAnsi="Cascadia Mono" w:cs="Cascadia Mono"/>
          <w:noProof w:val="0"/>
          <w:color w:val="000000"/>
          <w:kern w:val="0"/>
          <w:sz w:val="24"/>
          <w:szCs w:val="24"/>
          <w:lang w:val="en-US"/>
        </w:rPr>
        <w:t xml:space="preserve"> </w:t>
      </w:r>
      <w:r w:rsidRPr="00955151">
        <w:rPr>
          <w:rFonts w:ascii="Cascadia Mono" w:hAnsi="Cascadia Mono" w:cs="Cascadia Mono"/>
          <w:noProof w:val="0"/>
          <w:color w:val="808080"/>
          <w:kern w:val="0"/>
          <w:sz w:val="24"/>
          <w:szCs w:val="24"/>
          <w:lang w:val="en-US"/>
        </w:rPr>
        <w:t>=</w:t>
      </w:r>
      <w:r w:rsidRPr="00955151">
        <w:rPr>
          <w:rFonts w:ascii="Cascadia Mono" w:hAnsi="Cascadia Mono" w:cs="Cascadia Mono"/>
          <w:noProof w:val="0"/>
          <w:color w:val="0000FF"/>
          <w:kern w:val="0"/>
          <w:sz w:val="24"/>
          <w:szCs w:val="24"/>
          <w:lang w:val="en-US"/>
        </w:rPr>
        <w:t xml:space="preserve"> </w:t>
      </w:r>
      <w:r w:rsidRPr="00955151">
        <w:rPr>
          <w:rFonts w:ascii="Cascadia Mono" w:hAnsi="Cascadia Mono" w:cs="Cascadia Mono"/>
          <w:noProof w:val="0"/>
          <w:color w:val="808080"/>
          <w:kern w:val="0"/>
          <w:sz w:val="24"/>
          <w:szCs w:val="24"/>
          <w:lang w:val="en-US"/>
        </w:rPr>
        <w:t>(</w:t>
      </w:r>
      <w:r w:rsidRPr="00955151">
        <w:rPr>
          <w:rFonts w:ascii="Cascadia Mono" w:hAnsi="Cascadia Mono" w:cs="Cascadia Mono"/>
          <w:noProof w:val="0"/>
          <w:color w:val="0000FF"/>
          <w:kern w:val="0"/>
          <w:sz w:val="24"/>
          <w:szCs w:val="24"/>
          <w:lang w:val="en-US"/>
        </w:rPr>
        <w:t>SELECT</w:t>
      </w:r>
      <w:r w:rsidRPr="00955151">
        <w:rPr>
          <w:rFonts w:ascii="Cascadia Mono" w:hAnsi="Cascadia Mono" w:cs="Cascadia Mono"/>
          <w:noProof w:val="0"/>
          <w:color w:val="000000"/>
          <w:kern w:val="0"/>
          <w:sz w:val="24"/>
          <w:szCs w:val="24"/>
          <w:lang w:val="en-US"/>
        </w:rPr>
        <w:t xml:space="preserve"> ID </w:t>
      </w:r>
      <w:r w:rsidRPr="00955151">
        <w:rPr>
          <w:rFonts w:ascii="Cascadia Mono" w:hAnsi="Cascadia Mono" w:cs="Cascadia Mono"/>
          <w:noProof w:val="0"/>
          <w:color w:val="0000FF"/>
          <w:kern w:val="0"/>
          <w:sz w:val="24"/>
          <w:szCs w:val="24"/>
          <w:lang w:val="en-US"/>
        </w:rPr>
        <w:t>FROM</w:t>
      </w:r>
      <w:r w:rsidRPr="00955151">
        <w:rPr>
          <w:rFonts w:ascii="Cascadia Mono" w:hAnsi="Cascadia Mono" w:cs="Cascadia Mono"/>
          <w:noProof w:val="0"/>
          <w:color w:val="000000"/>
          <w:kern w:val="0"/>
          <w:sz w:val="24"/>
          <w:szCs w:val="24"/>
          <w:lang w:val="en-US"/>
        </w:rPr>
        <w:t xml:space="preserve"> Employee </w:t>
      </w:r>
      <w:r w:rsidRPr="00955151">
        <w:rPr>
          <w:rFonts w:ascii="Cascadia Mono" w:hAnsi="Cascadia Mono" w:cs="Cascadia Mono"/>
          <w:noProof w:val="0"/>
          <w:color w:val="0000FF"/>
          <w:kern w:val="0"/>
          <w:sz w:val="24"/>
          <w:szCs w:val="24"/>
          <w:lang w:val="en-US"/>
        </w:rPr>
        <w:t>WHERE</w:t>
      </w:r>
      <w:r w:rsidRPr="00955151">
        <w:rPr>
          <w:rFonts w:ascii="Cascadia Mono" w:hAnsi="Cascadia Mono" w:cs="Cascadia Mono"/>
          <w:noProof w:val="0"/>
          <w:color w:val="000000"/>
          <w:kern w:val="0"/>
          <w:sz w:val="24"/>
          <w:szCs w:val="24"/>
          <w:lang w:val="en-US"/>
        </w:rPr>
        <w:t xml:space="preserve"> phone </w:t>
      </w:r>
      <w:r w:rsidRPr="00955151">
        <w:rPr>
          <w:rFonts w:ascii="Cascadia Mono" w:hAnsi="Cascadia Mono" w:cs="Cascadia Mono"/>
          <w:noProof w:val="0"/>
          <w:color w:val="808080"/>
          <w:kern w:val="0"/>
          <w:sz w:val="24"/>
          <w:szCs w:val="24"/>
          <w:lang w:val="en-US"/>
        </w:rPr>
        <w:t>=</w:t>
      </w:r>
      <w:r w:rsidRPr="00955151">
        <w:rPr>
          <w:rFonts w:ascii="Cascadia Mono" w:hAnsi="Cascadia Mono" w:cs="Cascadia Mono"/>
          <w:noProof w:val="0"/>
          <w:color w:val="000000"/>
          <w:kern w:val="0"/>
          <w:sz w:val="24"/>
          <w:szCs w:val="24"/>
          <w:lang w:val="en-US"/>
        </w:rPr>
        <w:t xml:space="preserve"> @phone</w:t>
      </w:r>
      <w:r w:rsidRPr="00955151">
        <w:rPr>
          <w:rFonts w:ascii="Cascadia Mono" w:hAnsi="Cascadia Mono" w:cs="Cascadia Mono"/>
          <w:noProof w:val="0"/>
          <w:color w:val="808080"/>
          <w:kern w:val="0"/>
          <w:sz w:val="24"/>
          <w:szCs w:val="24"/>
          <w:lang w:val="en-US"/>
        </w:rPr>
        <w:t>)</w:t>
      </w:r>
    </w:p>
    <w:p w14:paraId="00F32D1B" w14:textId="77777777" w:rsidR="00955151" w:rsidRPr="00955151" w:rsidRDefault="00955151" w:rsidP="009551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955151">
        <w:rPr>
          <w:rFonts w:ascii="Cascadia Mono" w:hAnsi="Cascadia Mono" w:cs="Cascadia Mono"/>
          <w:noProof w:val="0"/>
          <w:color w:val="000000"/>
          <w:kern w:val="0"/>
          <w:sz w:val="24"/>
          <w:szCs w:val="24"/>
          <w:lang w:val="en-US"/>
        </w:rPr>
        <w:tab/>
      </w:r>
      <w:r w:rsidRPr="00955151">
        <w:rPr>
          <w:rFonts w:ascii="Cascadia Mono" w:hAnsi="Cascadia Mono" w:cs="Cascadia Mono"/>
          <w:noProof w:val="0"/>
          <w:color w:val="000000"/>
          <w:kern w:val="0"/>
          <w:sz w:val="24"/>
          <w:szCs w:val="24"/>
          <w:lang w:val="en-US"/>
        </w:rPr>
        <w:tab/>
      </w:r>
      <w:r w:rsidRPr="00955151">
        <w:rPr>
          <w:rFonts w:ascii="Cascadia Mono" w:hAnsi="Cascadia Mono" w:cs="Cascadia Mono"/>
          <w:noProof w:val="0"/>
          <w:color w:val="0000FF"/>
          <w:kern w:val="0"/>
          <w:sz w:val="24"/>
          <w:szCs w:val="24"/>
          <w:lang w:val="en-US"/>
        </w:rPr>
        <w:t>END</w:t>
      </w:r>
      <w:r w:rsidRPr="00955151">
        <w:rPr>
          <w:rFonts w:ascii="Cascadia Mono" w:hAnsi="Cascadia Mono" w:cs="Cascadia Mono"/>
          <w:noProof w:val="0"/>
          <w:color w:val="000000"/>
          <w:kern w:val="0"/>
          <w:sz w:val="24"/>
          <w:szCs w:val="24"/>
          <w:lang w:val="en-US"/>
        </w:rPr>
        <w:t xml:space="preserve"> </w:t>
      </w:r>
      <w:r w:rsidRPr="00955151">
        <w:rPr>
          <w:rFonts w:ascii="Cascadia Mono" w:hAnsi="Cascadia Mono" w:cs="Cascadia Mono"/>
          <w:noProof w:val="0"/>
          <w:color w:val="0000FF"/>
          <w:kern w:val="0"/>
          <w:sz w:val="24"/>
          <w:szCs w:val="24"/>
          <w:lang w:val="en-US"/>
        </w:rPr>
        <w:t>TRY</w:t>
      </w:r>
    </w:p>
    <w:p w14:paraId="0C160D46" w14:textId="77777777" w:rsidR="00955151" w:rsidRPr="00955151" w:rsidRDefault="00955151" w:rsidP="009551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955151">
        <w:rPr>
          <w:rFonts w:ascii="Cascadia Mono" w:hAnsi="Cascadia Mono" w:cs="Cascadia Mono"/>
          <w:noProof w:val="0"/>
          <w:color w:val="000000"/>
          <w:kern w:val="0"/>
          <w:sz w:val="24"/>
          <w:szCs w:val="24"/>
          <w:lang w:val="en-US"/>
        </w:rPr>
        <w:tab/>
      </w:r>
      <w:r w:rsidRPr="00955151">
        <w:rPr>
          <w:rFonts w:ascii="Cascadia Mono" w:hAnsi="Cascadia Mono" w:cs="Cascadia Mono"/>
          <w:noProof w:val="0"/>
          <w:color w:val="000000"/>
          <w:kern w:val="0"/>
          <w:sz w:val="24"/>
          <w:szCs w:val="24"/>
          <w:lang w:val="en-US"/>
        </w:rPr>
        <w:tab/>
      </w:r>
      <w:r w:rsidRPr="00955151">
        <w:rPr>
          <w:rFonts w:ascii="Cascadia Mono" w:hAnsi="Cascadia Mono" w:cs="Cascadia Mono"/>
          <w:noProof w:val="0"/>
          <w:color w:val="0000FF"/>
          <w:kern w:val="0"/>
          <w:sz w:val="24"/>
          <w:szCs w:val="24"/>
          <w:lang w:val="en-US"/>
        </w:rPr>
        <w:t>BEGIN</w:t>
      </w:r>
      <w:r w:rsidRPr="00955151">
        <w:rPr>
          <w:rFonts w:ascii="Cascadia Mono" w:hAnsi="Cascadia Mono" w:cs="Cascadia Mono"/>
          <w:noProof w:val="0"/>
          <w:color w:val="000000"/>
          <w:kern w:val="0"/>
          <w:sz w:val="24"/>
          <w:szCs w:val="24"/>
          <w:lang w:val="en-US"/>
        </w:rPr>
        <w:t xml:space="preserve"> </w:t>
      </w:r>
      <w:r w:rsidRPr="00955151">
        <w:rPr>
          <w:rFonts w:ascii="Cascadia Mono" w:hAnsi="Cascadia Mono" w:cs="Cascadia Mono"/>
          <w:noProof w:val="0"/>
          <w:color w:val="0000FF"/>
          <w:kern w:val="0"/>
          <w:sz w:val="24"/>
          <w:szCs w:val="24"/>
          <w:lang w:val="en-US"/>
        </w:rPr>
        <w:t>CATCH</w:t>
      </w:r>
    </w:p>
    <w:p w14:paraId="4507ED34" w14:textId="77777777" w:rsidR="00955151" w:rsidRPr="00955151" w:rsidRDefault="00955151" w:rsidP="009551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955151">
        <w:rPr>
          <w:rFonts w:ascii="Cascadia Mono" w:hAnsi="Cascadia Mono" w:cs="Cascadia Mono"/>
          <w:noProof w:val="0"/>
          <w:color w:val="000000"/>
          <w:kern w:val="0"/>
          <w:sz w:val="24"/>
          <w:szCs w:val="24"/>
          <w:lang w:val="en-US"/>
        </w:rPr>
        <w:tab/>
      </w:r>
      <w:r w:rsidRPr="00955151">
        <w:rPr>
          <w:rFonts w:ascii="Cascadia Mono" w:hAnsi="Cascadia Mono" w:cs="Cascadia Mono"/>
          <w:noProof w:val="0"/>
          <w:color w:val="000000"/>
          <w:kern w:val="0"/>
          <w:sz w:val="24"/>
          <w:szCs w:val="24"/>
          <w:lang w:val="en-US"/>
        </w:rPr>
        <w:tab/>
      </w:r>
      <w:r w:rsidRPr="00955151">
        <w:rPr>
          <w:rFonts w:ascii="Cascadia Mono" w:hAnsi="Cascadia Mono" w:cs="Cascadia Mono"/>
          <w:noProof w:val="0"/>
          <w:color w:val="000000"/>
          <w:kern w:val="0"/>
          <w:sz w:val="24"/>
          <w:szCs w:val="24"/>
          <w:lang w:val="en-US"/>
        </w:rPr>
        <w:tab/>
      </w:r>
      <w:r w:rsidRPr="00955151">
        <w:rPr>
          <w:rFonts w:ascii="Cascadia Mono" w:hAnsi="Cascadia Mono" w:cs="Cascadia Mono"/>
          <w:noProof w:val="0"/>
          <w:color w:val="0000FF"/>
          <w:kern w:val="0"/>
          <w:sz w:val="24"/>
          <w:szCs w:val="24"/>
          <w:lang w:val="en-US"/>
        </w:rPr>
        <w:t>SET</w:t>
      </w:r>
      <w:r w:rsidRPr="00955151">
        <w:rPr>
          <w:rFonts w:ascii="Cascadia Mono" w:hAnsi="Cascadia Mono" w:cs="Cascadia Mono"/>
          <w:noProof w:val="0"/>
          <w:color w:val="000000"/>
          <w:kern w:val="0"/>
          <w:sz w:val="24"/>
          <w:szCs w:val="24"/>
          <w:lang w:val="en-US"/>
        </w:rPr>
        <w:t xml:space="preserve"> @errorMessage </w:t>
      </w:r>
      <w:r w:rsidRPr="00955151">
        <w:rPr>
          <w:rFonts w:ascii="Cascadia Mono" w:hAnsi="Cascadia Mono" w:cs="Cascadia Mono"/>
          <w:noProof w:val="0"/>
          <w:color w:val="808080"/>
          <w:kern w:val="0"/>
          <w:sz w:val="24"/>
          <w:szCs w:val="24"/>
          <w:lang w:val="en-US"/>
        </w:rPr>
        <w:t>=</w:t>
      </w:r>
      <w:r w:rsidRPr="00955151">
        <w:rPr>
          <w:rFonts w:ascii="Cascadia Mono" w:hAnsi="Cascadia Mono" w:cs="Cascadia Mono"/>
          <w:noProof w:val="0"/>
          <w:color w:val="000000"/>
          <w:kern w:val="0"/>
          <w:sz w:val="24"/>
          <w:szCs w:val="24"/>
          <w:lang w:val="en-US"/>
        </w:rPr>
        <w:t xml:space="preserve"> </w:t>
      </w:r>
      <w:r w:rsidRPr="00955151">
        <w:rPr>
          <w:rFonts w:ascii="Cascadia Mono" w:hAnsi="Cascadia Mono" w:cs="Cascadia Mono"/>
          <w:noProof w:val="0"/>
          <w:color w:val="FF00FF"/>
          <w:kern w:val="0"/>
          <w:sz w:val="24"/>
          <w:szCs w:val="24"/>
          <w:lang w:val="en-US"/>
        </w:rPr>
        <w:t>ERROR_</w:t>
      </w:r>
      <w:proofErr w:type="gramStart"/>
      <w:r w:rsidRPr="00955151">
        <w:rPr>
          <w:rFonts w:ascii="Cascadia Mono" w:hAnsi="Cascadia Mono" w:cs="Cascadia Mono"/>
          <w:noProof w:val="0"/>
          <w:color w:val="FF00FF"/>
          <w:kern w:val="0"/>
          <w:sz w:val="24"/>
          <w:szCs w:val="24"/>
          <w:lang w:val="en-US"/>
        </w:rPr>
        <w:t>MESSAGE</w:t>
      </w:r>
      <w:r w:rsidRPr="00955151">
        <w:rPr>
          <w:rFonts w:ascii="Cascadia Mono" w:hAnsi="Cascadia Mono" w:cs="Cascadia Mono"/>
          <w:noProof w:val="0"/>
          <w:color w:val="808080"/>
          <w:kern w:val="0"/>
          <w:sz w:val="24"/>
          <w:szCs w:val="24"/>
          <w:lang w:val="en-US"/>
        </w:rPr>
        <w:t>(</w:t>
      </w:r>
      <w:proofErr w:type="gramEnd"/>
      <w:r w:rsidRPr="00955151">
        <w:rPr>
          <w:rFonts w:ascii="Cascadia Mono" w:hAnsi="Cascadia Mono" w:cs="Cascadia Mono"/>
          <w:noProof w:val="0"/>
          <w:color w:val="808080"/>
          <w:kern w:val="0"/>
          <w:sz w:val="24"/>
          <w:szCs w:val="24"/>
          <w:lang w:val="en-US"/>
        </w:rPr>
        <w:t>)</w:t>
      </w:r>
    </w:p>
    <w:p w14:paraId="5C23C0C3" w14:textId="77777777" w:rsidR="00955151" w:rsidRPr="00955151" w:rsidRDefault="00955151" w:rsidP="009551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955151">
        <w:rPr>
          <w:rFonts w:ascii="Cascadia Mono" w:hAnsi="Cascadia Mono" w:cs="Cascadia Mono"/>
          <w:noProof w:val="0"/>
          <w:color w:val="000000"/>
          <w:kern w:val="0"/>
          <w:sz w:val="24"/>
          <w:szCs w:val="24"/>
          <w:lang w:val="en-US"/>
        </w:rPr>
        <w:tab/>
      </w:r>
      <w:r w:rsidRPr="00955151">
        <w:rPr>
          <w:rFonts w:ascii="Cascadia Mono" w:hAnsi="Cascadia Mono" w:cs="Cascadia Mono"/>
          <w:noProof w:val="0"/>
          <w:color w:val="000000"/>
          <w:kern w:val="0"/>
          <w:sz w:val="24"/>
          <w:szCs w:val="24"/>
          <w:lang w:val="en-US"/>
        </w:rPr>
        <w:tab/>
      </w:r>
      <w:r w:rsidRPr="00955151">
        <w:rPr>
          <w:rFonts w:ascii="Cascadia Mono" w:hAnsi="Cascadia Mono" w:cs="Cascadia Mono"/>
          <w:noProof w:val="0"/>
          <w:color w:val="000000"/>
          <w:kern w:val="0"/>
          <w:sz w:val="24"/>
          <w:szCs w:val="24"/>
          <w:lang w:val="en-US"/>
        </w:rPr>
        <w:tab/>
      </w:r>
      <w:proofErr w:type="gramStart"/>
      <w:r w:rsidRPr="00955151">
        <w:rPr>
          <w:rFonts w:ascii="Cascadia Mono" w:hAnsi="Cascadia Mono" w:cs="Cascadia Mono"/>
          <w:noProof w:val="0"/>
          <w:color w:val="0000FF"/>
          <w:kern w:val="0"/>
          <w:sz w:val="24"/>
          <w:szCs w:val="24"/>
          <w:lang w:val="en-US"/>
        </w:rPr>
        <w:t>RAISERROR</w:t>
      </w:r>
      <w:r w:rsidRPr="00955151">
        <w:rPr>
          <w:rFonts w:ascii="Cascadia Mono" w:hAnsi="Cascadia Mono" w:cs="Cascadia Mono"/>
          <w:noProof w:val="0"/>
          <w:color w:val="808080"/>
          <w:kern w:val="0"/>
          <w:sz w:val="24"/>
          <w:szCs w:val="24"/>
          <w:lang w:val="en-US"/>
        </w:rPr>
        <w:t>(</w:t>
      </w:r>
      <w:proofErr w:type="gramEnd"/>
      <w:r w:rsidRPr="00955151">
        <w:rPr>
          <w:rFonts w:ascii="Cascadia Mono" w:hAnsi="Cascadia Mono" w:cs="Cascadia Mono"/>
          <w:noProof w:val="0"/>
          <w:color w:val="000000"/>
          <w:kern w:val="0"/>
          <w:sz w:val="24"/>
          <w:szCs w:val="24"/>
          <w:lang w:val="en-US"/>
        </w:rPr>
        <w:t>@errorMessage</w:t>
      </w:r>
      <w:r w:rsidRPr="00955151">
        <w:rPr>
          <w:rFonts w:ascii="Cascadia Mono" w:hAnsi="Cascadia Mono" w:cs="Cascadia Mono"/>
          <w:noProof w:val="0"/>
          <w:color w:val="808080"/>
          <w:kern w:val="0"/>
          <w:sz w:val="24"/>
          <w:szCs w:val="24"/>
          <w:lang w:val="en-US"/>
        </w:rPr>
        <w:t>,</w:t>
      </w:r>
      <w:r w:rsidRPr="00955151">
        <w:rPr>
          <w:rFonts w:ascii="Cascadia Mono" w:hAnsi="Cascadia Mono" w:cs="Cascadia Mono"/>
          <w:noProof w:val="0"/>
          <w:color w:val="000000"/>
          <w:kern w:val="0"/>
          <w:sz w:val="24"/>
          <w:szCs w:val="24"/>
          <w:lang w:val="en-US"/>
        </w:rPr>
        <w:t xml:space="preserve"> 16</w:t>
      </w:r>
      <w:r w:rsidRPr="00955151">
        <w:rPr>
          <w:rFonts w:ascii="Cascadia Mono" w:hAnsi="Cascadia Mono" w:cs="Cascadia Mono"/>
          <w:noProof w:val="0"/>
          <w:color w:val="808080"/>
          <w:kern w:val="0"/>
          <w:sz w:val="24"/>
          <w:szCs w:val="24"/>
          <w:lang w:val="en-US"/>
        </w:rPr>
        <w:t>,</w:t>
      </w:r>
      <w:r w:rsidRPr="00955151">
        <w:rPr>
          <w:rFonts w:ascii="Cascadia Mono" w:hAnsi="Cascadia Mono" w:cs="Cascadia Mono"/>
          <w:noProof w:val="0"/>
          <w:color w:val="000000"/>
          <w:kern w:val="0"/>
          <w:sz w:val="24"/>
          <w:szCs w:val="24"/>
          <w:lang w:val="en-US"/>
        </w:rPr>
        <w:t xml:space="preserve"> 1</w:t>
      </w:r>
      <w:r w:rsidRPr="00955151">
        <w:rPr>
          <w:rFonts w:ascii="Cascadia Mono" w:hAnsi="Cascadia Mono" w:cs="Cascadia Mono"/>
          <w:noProof w:val="0"/>
          <w:color w:val="808080"/>
          <w:kern w:val="0"/>
          <w:sz w:val="24"/>
          <w:szCs w:val="24"/>
          <w:lang w:val="en-US"/>
        </w:rPr>
        <w:t>)</w:t>
      </w:r>
    </w:p>
    <w:p w14:paraId="62A6EB54" w14:textId="77777777" w:rsidR="00955151" w:rsidRPr="00955151" w:rsidRDefault="00955151" w:rsidP="009551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955151">
        <w:rPr>
          <w:rFonts w:ascii="Cascadia Mono" w:hAnsi="Cascadia Mono" w:cs="Cascadia Mono"/>
          <w:noProof w:val="0"/>
          <w:color w:val="000000"/>
          <w:kern w:val="0"/>
          <w:sz w:val="24"/>
          <w:szCs w:val="24"/>
          <w:lang w:val="en-US"/>
        </w:rPr>
        <w:tab/>
      </w:r>
      <w:r w:rsidRPr="00955151">
        <w:rPr>
          <w:rFonts w:ascii="Cascadia Mono" w:hAnsi="Cascadia Mono" w:cs="Cascadia Mono"/>
          <w:noProof w:val="0"/>
          <w:color w:val="000000"/>
          <w:kern w:val="0"/>
          <w:sz w:val="24"/>
          <w:szCs w:val="24"/>
          <w:lang w:val="en-US"/>
        </w:rPr>
        <w:tab/>
      </w:r>
      <w:r w:rsidRPr="00955151">
        <w:rPr>
          <w:rFonts w:ascii="Cascadia Mono" w:hAnsi="Cascadia Mono" w:cs="Cascadia Mono"/>
          <w:noProof w:val="0"/>
          <w:color w:val="0000FF"/>
          <w:kern w:val="0"/>
          <w:sz w:val="24"/>
          <w:szCs w:val="24"/>
          <w:lang w:val="en-US"/>
        </w:rPr>
        <w:t>END</w:t>
      </w:r>
      <w:r w:rsidRPr="00955151">
        <w:rPr>
          <w:rFonts w:ascii="Cascadia Mono" w:hAnsi="Cascadia Mono" w:cs="Cascadia Mono"/>
          <w:noProof w:val="0"/>
          <w:color w:val="000000"/>
          <w:kern w:val="0"/>
          <w:sz w:val="24"/>
          <w:szCs w:val="24"/>
          <w:lang w:val="en-US"/>
        </w:rPr>
        <w:t xml:space="preserve"> </w:t>
      </w:r>
      <w:r w:rsidRPr="00955151">
        <w:rPr>
          <w:rFonts w:ascii="Cascadia Mono" w:hAnsi="Cascadia Mono" w:cs="Cascadia Mono"/>
          <w:noProof w:val="0"/>
          <w:color w:val="0000FF"/>
          <w:kern w:val="0"/>
          <w:sz w:val="24"/>
          <w:szCs w:val="24"/>
          <w:lang w:val="en-US"/>
        </w:rPr>
        <w:t>CATCH</w:t>
      </w:r>
    </w:p>
    <w:p w14:paraId="389EE456" w14:textId="77777777" w:rsidR="00955151" w:rsidRPr="00955151" w:rsidRDefault="00955151" w:rsidP="009551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955151">
        <w:rPr>
          <w:rFonts w:ascii="Cascadia Mono" w:hAnsi="Cascadia Mono" w:cs="Cascadia Mono"/>
          <w:noProof w:val="0"/>
          <w:color w:val="000000"/>
          <w:kern w:val="0"/>
          <w:sz w:val="24"/>
          <w:szCs w:val="24"/>
          <w:lang w:val="en-US"/>
        </w:rPr>
        <w:tab/>
      </w:r>
      <w:r w:rsidRPr="00955151">
        <w:rPr>
          <w:rFonts w:ascii="Cascadia Mono" w:hAnsi="Cascadia Mono" w:cs="Cascadia Mono"/>
          <w:noProof w:val="0"/>
          <w:color w:val="000000"/>
          <w:kern w:val="0"/>
          <w:sz w:val="24"/>
          <w:szCs w:val="24"/>
          <w:lang w:val="en-US"/>
        </w:rPr>
        <w:tab/>
      </w:r>
      <w:r w:rsidRPr="00955151">
        <w:rPr>
          <w:rFonts w:ascii="Cascadia Mono" w:hAnsi="Cascadia Mono" w:cs="Cascadia Mono"/>
          <w:noProof w:val="0"/>
          <w:color w:val="008000"/>
          <w:kern w:val="0"/>
          <w:sz w:val="24"/>
          <w:szCs w:val="24"/>
          <w:lang w:val="en-US"/>
        </w:rPr>
        <w:t xml:space="preserve">--REFESH </w:t>
      </w:r>
      <w:proofErr w:type="spellStart"/>
      <w:r w:rsidRPr="00955151">
        <w:rPr>
          <w:rFonts w:ascii="Cascadia Mono" w:hAnsi="Cascadia Mono" w:cs="Cascadia Mono"/>
          <w:noProof w:val="0"/>
          <w:color w:val="008000"/>
          <w:kern w:val="0"/>
          <w:sz w:val="24"/>
          <w:szCs w:val="24"/>
          <w:lang w:val="en-US"/>
        </w:rPr>
        <w:t>EmployeeShiftView</w:t>
      </w:r>
      <w:proofErr w:type="spellEnd"/>
    </w:p>
    <w:p w14:paraId="42AA8385" w14:textId="77777777" w:rsidR="00955151" w:rsidRPr="00955151" w:rsidRDefault="00955151" w:rsidP="009551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955151">
        <w:rPr>
          <w:rFonts w:ascii="Cascadia Mono" w:hAnsi="Cascadia Mono" w:cs="Cascadia Mono"/>
          <w:noProof w:val="0"/>
          <w:color w:val="000000"/>
          <w:kern w:val="0"/>
          <w:sz w:val="24"/>
          <w:szCs w:val="24"/>
          <w:lang w:val="en-US"/>
        </w:rPr>
        <w:tab/>
      </w:r>
      <w:r w:rsidRPr="00955151">
        <w:rPr>
          <w:rFonts w:ascii="Cascadia Mono" w:hAnsi="Cascadia Mono" w:cs="Cascadia Mono"/>
          <w:noProof w:val="0"/>
          <w:color w:val="000000"/>
          <w:kern w:val="0"/>
          <w:sz w:val="24"/>
          <w:szCs w:val="24"/>
          <w:lang w:val="en-US"/>
        </w:rPr>
        <w:tab/>
      </w:r>
      <w:r w:rsidRPr="00955151">
        <w:rPr>
          <w:rFonts w:ascii="Cascadia Mono" w:hAnsi="Cascadia Mono" w:cs="Cascadia Mono"/>
          <w:noProof w:val="0"/>
          <w:color w:val="0000FF"/>
          <w:kern w:val="0"/>
          <w:sz w:val="24"/>
          <w:szCs w:val="24"/>
          <w:lang w:val="en-US"/>
        </w:rPr>
        <w:t>EXEC</w:t>
      </w:r>
      <w:r w:rsidRPr="00955151">
        <w:rPr>
          <w:rFonts w:ascii="Cascadia Mono" w:hAnsi="Cascadia Mono" w:cs="Cascadia Mono"/>
          <w:noProof w:val="0"/>
          <w:color w:val="000000"/>
          <w:kern w:val="0"/>
          <w:sz w:val="24"/>
          <w:szCs w:val="24"/>
          <w:lang w:val="en-US"/>
        </w:rPr>
        <w:t xml:space="preserve"> </w:t>
      </w:r>
      <w:r w:rsidRPr="00955151">
        <w:rPr>
          <w:rFonts w:ascii="Cascadia Mono" w:hAnsi="Cascadia Mono" w:cs="Cascadia Mono"/>
          <w:noProof w:val="0"/>
          <w:color w:val="800000"/>
          <w:kern w:val="0"/>
          <w:sz w:val="24"/>
          <w:szCs w:val="24"/>
          <w:lang w:val="en-US"/>
        </w:rPr>
        <w:t>SP_REFRESHVIEW</w:t>
      </w:r>
      <w:r w:rsidRPr="00955151">
        <w:rPr>
          <w:rFonts w:ascii="Cascadia Mono" w:hAnsi="Cascadia Mono" w:cs="Cascadia Mono"/>
          <w:noProof w:val="0"/>
          <w:color w:val="0000FF"/>
          <w:kern w:val="0"/>
          <w:sz w:val="24"/>
          <w:szCs w:val="24"/>
          <w:lang w:val="en-US"/>
        </w:rPr>
        <w:t xml:space="preserve"> </w:t>
      </w:r>
      <w:r w:rsidRPr="00955151">
        <w:rPr>
          <w:rFonts w:ascii="Cascadia Mono" w:hAnsi="Cascadia Mono" w:cs="Cascadia Mono"/>
          <w:noProof w:val="0"/>
          <w:color w:val="FF0000"/>
          <w:kern w:val="0"/>
          <w:sz w:val="24"/>
          <w:szCs w:val="24"/>
          <w:lang w:val="en-US"/>
        </w:rPr>
        <w:t>'</w:t>
      </w:r>
      <w:proofErr w:type="spellStart"/>
      <w:r w:rsidRPr="00955151">
        <w:rPr>
          <w:rFonts w:ascii="Cascadia Mono" w:hAnsi="Cascadia Mono" w:cs="Cascadia Mono"/>
          <w:noProof w:val="0"/>
          <w:color w:val="FF0000"/>
          <w:kern w:val="0"/>
          <w:sz w:val="24"/>
          <w:szCs w:val="24"/>
          <w:lang w:val="en-US"/>
        </w:rPr>
        <w:t>EmployeeShiftView</w:t>
      </w:r>
      <w:proofErr w:type="spellEnd"/>
      <w:r w:rsidRPr="00955151">
        <w:rPr>
          <w:rFonts w:ascii="Cascadia Mono" w:hAnsi="Cascadia Mono" w:cs="Cascadia Mono"/>
          <w:noProof w:val="0"/>
          <w:color w:val="FF0000"/>
          <w:kern w:val="0"/>
          <w:sz w:val="24"/>
          <w:szCs w:val="24"/>
          <w:lang w:val="en-US"/>
        </w:rPr>
        <w:t>'</w:t>
      </w:r>
    </w:p>
    <w:p w14:paraId="22845BB6" w14:textId="77777777" w:rsidR="00955151" w:rsidRPr="00955151" w:rsidRDefault="00955151" w:rsidP="009551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955151">
        <w:rPr>
          <w:rFonts w:ascii="Cascadia Mono" w:hAnsi="Cascadia Mono" w:cs="Cascadia Mono"/>
          <w:noProof w:val="0"/>
          <w:color w:val="0000FF"/>
          <w:kern w:val="0"/>
          <w:sz w:val="24"/>
          <w:szCs w:val="24"/>
          <w:lang w:val="en-US"/>
        </w:rPr>
        <w:lastRenderedPageBreak/>
        <w:t>END</w:t>
      </w:r>
    </w:p>
    <w:p w14:paraId="582E00E5" w14:textId="4ABF1927" w:rsidR="00302218" w:rsidRPr="00955151" w:rsidRDefault="00955151" w:rsidP="00955151">
      <w:pPr>
        <w:pStyle w:val="ListParagraph"/>
        <w:pBdr>
          <w:top w:val="single" w:sz="4" w:space="1" w:color="auto"/>
          <w:left w:val="single" w:sz="4" w:space="4" w:color="auto"/>
          <w:bottom w:val="single" w:sz="4" w:space="1" w:color="auto"/>
          <w:right w:val="single" w:sz="4" w:space="4" w:color="auto"/>
        </w:pBdr>
        <w:ind w:left="1584"/>
        <w:rPr>
          <w:rFonts w:ascii="Times New Roman" w:hAnsi="Times New Roman" w:cs="Times New Roman"/>
          <w:sz w:val="24"/>
          <w:szCs w:val="24"/>
          <w:u w:val="single"/>
          <w:lang w:val="en-US"/>
        </w:rPr>
      </w:pPr>
      <w:r w:rsidRPr="00955151">
        <w:rPr>
          <w:rFonts w:ascii="Cascadia Mono" w:hAnsi="Cascadia Mono" w:cs="Cascadia Mono"/>
          <w:noProof w:val="0"/>
          <w:color w:val="0000FF"/>
          <w:kern w:val="0"/>
          <w:sz w:val="24"/>
          <w:szCs w:val="24"/>
          <w:lang w:val="en-US"/>
        </w:rPr>
        <w:t>GO</w:t>
      </w:r>
    </w:p>
    <w:p w14:paraId="2D2F4966" w14:textId="77777777" w:rsidR="00302218" w:rsidRDefault="00302218" w:rsidP="00302218">
      <w:pPr>
        <w:pStyle w:val="ListParagraph"/>
        <w:ind w:left="1584"/>
        <w:rPr>
          <w:rFonts w:ascii="Times New Roman" w:hAnsi="Times New Roman" w:cs="Times New Roman"/>
          <w:sz w:val="28"/>
          <w:szCs w:val="28"/>
          <w:u w:val="single"/>
          <w:lang w:val="en-US"/>
        </w:rPr>
      </w:pPr>
    </w:p>
    <w:p w14:paraId="7A761980" w14:textId="6AA924DC" w:rsidR="00302218" w:rsidRDefault="00302218" w:rsidP="00302218">
      <w:pPr>
        <w:pStyle w:val="ListParagraph"/>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C# code:</w:t>
      </w:r>
    </w:p>
    <w:p w14:paraId="6E598660" w14:textId="77777777" w:rsidR="008761DD" w:rsidRPr="002F2973" w:rsidRDefault="008761DD" w:rsidP="008761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F2973">
        <w:rPr>
          <w:rFonts w:ascii="Cascadia Mono" w:hAnsi="Cascadia Mono" w:cs="Cascadia Mono"/>
          <w:noProof w:val="0"/>
          <w:color w:val="000000"/>
          <w:kern w:val="0"/>
          <w:sz w:val="24"/>
          <w:szCs w:val="24"/>
          <w:lang w:val="en-US"/>
        </w:rPr>
        <w:t>try</w:t>
      </w:r>
    </w:p>
    <w:p w14:paraId="7B84FAAC" w14:textId="77777777" w:rsidR="008761DD" w:rsidRPr="002F2973" w:rsidRDefault="008761DD" w:rsidP="008761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F2973">
        <w:rPr>
          <w:rFonts w:ascii="Cascadia Mono" w:hAnsi="Cascadia Mono" w:cs="Cascadia Mono"/>
          <w:noProof w:val="0"/>
          <w:color w:val="000000"/>
          <w:kern w:val="0"/>
          <w:sz w:val="24"/>
          <w:szCs w:val="24"/>
          <w:lang w:val="en-US"/>
        </w:rPr>
        <w:t>{</w:t>
      </w:r>
    </w:p>
    <w:p w14:paraId="3791849B" w14:textId="77777777" w:rsidR="008761DD" w:rsidRPr="002F2973" w:rsidRDefault="008761DD" w:rsidP="008761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F2973">
        <w:rPr>
          <w:rFonts w:ascii="Cascadia Mono" w:hAnsi="Cascadia Mono" w:cs="Cascadia Mono"/>
          <w:noProof w:val="0"/>
          <w:color w:val="000000"/>
          <w:kern w:val="0"/>
          <w:sz w:val="24"/>
          <w:szCs w:val="24"/>
          <w:lang w:val="en-US"/>
        </w:rPr>
        <w:t xml:space="preserve">    string phone = </w:t>
      </w:r>
      <w:proofErr w:type="spellStart"/>
      <w:r w:rsidRPr="002F2973">
        <w:rPr>
          <w:rFonts w:ascii="Cascadia Mono" w:hAnsi="Cascadia Mono" w:cs="Cascadia Mono"/>
          <w:noProof w:val="0"/>
          <w:color w:val="000000"/>
          <w:kern w:val="0"/>
          <w:sz w:val="24"/>
          <w:szCs w:val="24"/>
          <w:lang w:val="en-US"/>
        </w:rPr>
        <w:t>tbxPhone.</w:t>
      </w:r>
      <w:proofErr w:type="gramStart"/>
      <w:r w:rsidRPr="002F2973">
        <w:rPr>
          <w:rFonts w:ascii="Cascadia Mono" w:hAnsi="Cascadia Mono" w:cs="Cascadia Mono"/>
          <w:noProof w:val="0"/>
          <w:color w:val="000000"/>
          <w:kern w:val="0"/>
          <w:sz w:val="24"/>
          <w:szCs w:val="24"/>
          <w:lang w:val="en-US"/>
        </w:rPr>
        <w:t>Text</w:t>
      </w:r>
      <w:proofErr w:type="spellEnd"/>
      <w:r w:rsidRPr="002F2973">
        <w:rPr>
          <w:rFonts w:ascii="Cascadia Mono" w:hAnsi="Cascadia Mono" w:cs="Cascadia Mono"/>
          <w:noProof w:val="0"/>
          <w:color w:val="000000"/>
          <w:kern w:val="0"/>
          <w:sz w:val="24"/>
          <w:szCs w:val="24"/>
          <w:lang w:val="en-US"/>
        </w:rPr>
        <w:t>;</w:t>
      </w:r>
      <w:proofErr w:type="gramEnd"/>
    </w:p>
    <w:p w14:paraId="64990C57" w14:textId="77777777" w:rsidR="008761DD" w:rsidRPr="002F2973" w:rsidRDefault="008761DD" w:rsidP="008761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p>
    <w:p w14:paraId="5E7B643C" w14:textId="77777777" w:rsidR="008761DD" w:rsidRPr="002F2973" w:rsidRDefault="008761DD" w:rsidP="008761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F2973">
        <w:rPr>
          <w:rFonts w:ascii="Cascadia Mono" w:hAnsi="Cascadia Mono" w:cs="Cascadia Mono"/>
          <w:noProof w:val="0"/>
          <w:color w:val="000000"/>
          <w:kern w:val="0"/>
          <w:sz w:val="24"/>
          <w:szCs w:val="24"/>
          <w:lang w:val="en-US"/>
        </w:rPr>
        <w:t xml:space="preserve">    </w:t>
      </w:r>
      <w:proofErr w:type="spellStart"/>
      <w:proofErr w:type="gramStart"/>
      <w:r w:rsidRPr="002F2973">
        <w:rPr>
          <w:rFonts w:ascii="Cascadia Mono" w:hAnsi="Cascadia Mono" w:cs="Cascadia Mono"/>
          <w:noProof w:val="0"/>
          <w:color w:val="000000"/>
          <w:kern w:val="0"/>
          <w:sz w:val="24"/>
          <w:szCs w:val="24"/>
          <w:lang w:val="en-US"/>
        </w:rPr>
        <w:t>DataProvider.Instance.ExecuteNonQuery</w:t>
      </w:r>
      <w:proofErr w:type="spellEnd"/>
      <w:proofErr w:type="gramEnd"/>
      <w:r w:rsidRPr="002F2973">
        <w:rPr>
          <w:rFonts w:ascii="Cascadia Mono" w:hAnsi="Cascadia Mono" w:cs="Cascadia Mono"/>
          <w:noProof w:val="0"/>
          <w:color w:val="000000"/>
          <w:kern w:val="0"/>
          <w:sz w:val="24"/>
          <w:szCs w:val="24"/>
          <w:lang w:val="en-US"/>
        </w:rPr>
        <w:t xml:space="preserve">("EXEC </w:t>
      </w:r>
      <w:proofErr w:type="spellStart"/>
      <w:r w:rsidRPr="002F2973">
        <w:rPr>
          <w:rFonts w:ascii="Cascadia Mono" w:hAnsi="Cascadia Mono" w:cs="Cascadia Mono"/>
          <w:noProof w:val="0"/>
          <w:color w:val="000000"/>
          <w:kern w:val="0"/>
          <w:sz w:val="24"/>
          <w:szCs w:val="24"/>
          <w:lang w:val="en-US"/>
        </w:rPr>
        <w:t>dbo.deleteEmployeeInShift</w:t>
      </w:r>
      <w:proofErr w:type="spellEnd"/>
      <w:r w:rsidRPr="002F2973">
        <w:rPr>
          <w:rFonts w:ascii="Cascadia Mono" w:hAnsi="Cascadia Mono" w:cs="Cascadia Mono"/>
          <w:noProof w:val="0"/>
          <w:color w:val="000000"/>
          <w:kern w:val="0"/>
          <w:sz w:val="24"/>
          <w:szCs w:val="24"/>
          <w:lang w:val="en-US"/>
        </w:rPr>
        <w:t xml:space="preserve"> @phone ", new object[] { phone });</w:t>
      </w:r>
    </w:p>
    <w:p w14:paraId="3EC12A96" w14:textId="77777777" w:rsidR="008761DD" w:rsidRPr="002F2973" w:rsidRDefault="008761DD" w:rsidP="008761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F2973">
        <w:rPr>
          <w:rFonts w:ascii="Cascadia Mono" w:hAnsi="Cascadia Mono" w:cs="Cascadia Mono"/>
          <w:noProof w:val="0"/>
          <w:color w:val="000000"/>
          <w:kern w:val="0"/>
          <w:sz w:val="24"/>
          <w:szCs w:val="24"/>
          <w:lang w:val="en-US"/>
        </w:rPr>
        <w:t xml:space="preserve">                </w:t>
      </w:r>
    </w:p>
    <w:p w14:paraId="138B9FB3" w14:textId="77777777" w:rsidR="008761DD" w:rsidRPr="002F2973" w:rsidRDefault="008761DD" w:rsidP="008761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F2973">
        <w:rPr>
          <w:rFonts w:ascii="Cascadia Mono" w:hAnsi="Cascadia Mono" w:cs="Cascadia Mono"/>
          <w:noProof w:val="0"/>
          <w:color w:val="000000"/>
          <w:kern w:val="0"/>
          <w:sz w:val="24"/>
          <w:szCs w:val="24"/>
          <w:lang w:val="en-US"/>
        </w:rPr>
        <w:t xml:space="preserve">    </w:t>
      </w:r>
      <w:proofErr w:type="spellStart"/>
      <w:r w:rsidRPr="002F2973">
        <w:rPr>
          <w:rFonts w:ascii="Cascadia Mono" w:hAnsi="Cascadia Mono" w:cs="Cascadia Mono"/>
          <w:noProof w:val="0"/>
          <w:color w:val="000000"/>
          <w:kern w:val="0"/>
          <w:sz w:val="24"/>
          <w:szCs w:val="24"/>
          <w:lang w:val="en-US"/>
        </w:rPr>
        <w:t>dataShift</w:t>
      </w:r>
      <w:proofErr w:type="spellEnd"/>
      <w:r w:rsidRPr="002F2973">
        <w:rPr>
          <w:rFonts w:ascii="Cascadia Mono" w:hAnsi="Cascadia Mono" w:cs="Cascadia Mono"/>
          <w:noProof w:val="0"/>
          <w:color w:val="000000"/>
          <w:kern w:val="0"/>
          <w:sz w:val="24"/>
          <w:szCs w:val="24"/>
          <w:lang w:val="en-US"/>
        </w:rPr>
        <w:t xml:space="preserve"> = </w:t>
      </w:r>
      <w:proofErr w:type="spellStart"/>
      <w:proofErr w:type="gramStart"/>
      <w:r w:rsidRPr="002F2973">
        <w:rPr>
          <w:rFonts w:ascii="Cascadia Mono" w:hAnsi="Cascadia Mono" w:cs="Cascadia Mono"/>
          <w:noProof w:val="0"/>
          <w:color w:val="000000"/>
          <w:kern w:val="0"/>
          <w:sz w:val="24"/>
          <w:szCs w:val="24"/>
          <w:lang w:val="en-US"/>
        </w:rPr>
        <w:t>DataProvider.Instance.ExecuteQuery</w:t>
      </w:r>
      <w:proofErr w:type="spellEnd"/>
      <w:proofErr w:type="gramEnd"/>
      <w:r w:rsidRPr="002F2973">
        <w:rPr>
          <w:rFonts w:ascii="Cascadia Mono" w:hAnsi="Cascadia Mono" w:cs="Cascadia Mono"/>
          <w:noProof w:val="0"/>
          <w:color w:val="000000"/>
          <w:kern w:val="0"/>
          <w:sz w:val="24"/>
          <w:szCs w:val="24"/>
          <w:lang w:val="en-US"/>
        </w:rPr>
        <w:t xml:space="preserve">("EXEC </w:t>
      </w:r>
      <w:proofErr w:type="spellStart"/>
      <w:r w:rsidRPr="002F2973">
        <w:rPr>
          <w:rFonts w:ascii="Cascadia Mono" w:hAnsi="Cascadia Mono" w:cs="Cascadia Mono"/>
          <w:noProof w:val="0"/>
          <w:color w:val="000000"/>
          <w:kern w:val="0"/>
          <w:sz w:val="24"/>
          <w:szCs w:val="24"/>
          <w:lang w:val="en-US"/>
        </w:rPr>
        <w:t>dbo.getShiftDetailByWeek</w:t>
      </w:r>
      <w:proofErr w:type="spellEnd"/>
      <w:r w:rsidRPr="002F2973">
        <w:rPr>
          <w:rFonts w:ascii="Cascadia Mono" w:hAnsi="Cascadia Mono" w:cs="Cascadia Mono"/>
          <w:noProof w:val="0"/>
          <w:color w:val="000000"/>
          <w:kern w:val="0"/>
          <w:sz w:val="24"/>
          <w:szCs w:val="24"/>
          <w:lang w:val="en-US"/>
        </w:rPr>
        <w:t>");</w:t>
      </w:r>
    </w:p>
    <w:p w14:paraId="6E7A5C62" w14:textId="77777777" w:rsidR="008761DD" w:rsidRPr="002F2973" w:rsidRDefault="008761DD" w:rsidP="008761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F2973">
        <w:rPr>
          <w:rFonts w:ascii="Cascadia Mono" w:hAnsi="Cascadia Mono" w:cs="Cascadia Mono"/>
          <w:noProof w:val="0"/>
          <w:color w:val="000000"/>
          <w:kern w:val="0"/>
          <w:sz w:val="24"/>
          <w:szCs w:val="24"/>
          <w:lang w:val="en-US"/>
        </w:rPr>
        <w:t xml:space="preserve">                </w:t>
      </w:r>
    </w:p>
    <w:p w14:paraId="67370AF1" w14:textId="77777777" w:rsidR="008761DD" w:rsidRPr="002F2973" w:rsidRDefault="008761DD" w:rsidP="008761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F2973">
        <w:rPr>
          <w:rFonts w:ascii="Cascadia Mono" w:hAnsi="Cascadia Mono" w:cs="Cascadia Mono"/>
          <w:noProof w:val="0"/>
          <w:color w:val="000000"/>
          <w:kern w:val="0"/>
          <w:sz w:val="24"/>
          <w:szCs w:val="24"/>
          <w:lang w:val="en-US"/>
        </w:rPr>
        <w:t xml:space="preserve">    </w:t>
      </w:r>
      <w:proofErr w:type="spellStart"/>
      <w:r w:rsidRPr="002F2973">
        <w:rPr>
          <w:rFonts w:ascii="Cascadia Mono" w:hAnsi="Cascadia Mono" w:cs="Cascadia Mono"/>
          <w:noProof w:val="0"/>
          <w:color w:val="000000"/>
          <w:kern w:val="0"/>
          <w:sz w:val="24"/>
          <w:szCs w:val="24"/>
          <w:lang w:val="en-US"/>
        </w:rPr>
        <w:t>reloadShiftInfo</w:t>
      </w:r>
      <w:proofErr w:type="spellEnd"/>
      <w:r w:rsidRPr="002F2973">
        <w:rPr>
          <w:rFonts w:ascii="Cascadia Mono" w:hAnsi="Cascadia Mono" w:cs="Cascadia Mono"/>
          <w:noProof w:val="0"/>
          <w:color w:val="000000"/>
          <w:kern w:val="0"/>
          <w:sz w:val="24"/>
          <w:szCs w:val="24"/>
          <w:lang w:val="en-US"/>
        </w:rPr>
        <w:t>(</w:t>
      </w:r>
      <w:proofErr w:type="spellStart"/>
      <w:r w:rsidRPr="002F2973">
        <w:rPr>
          <w:rFonts w:ascii="Cascadia Mono" w:hAnsi="Cascadia Mono" w:cs="Cascadia Mono"/>
          <w:noProof w:val="0"/>
          <w:color w:val="000000"/>
          <w:kern w:val="0"/>
          <w:sz w:val="24"/>
          <w:szCs w:val="24"/>
          <w:lang w:val="en-US"/>
        </w:rPr>
        <w:t>dataShift</w:t>
      </w:r>
      <w:proofErr w:type="spellEnd"/>
      <w:proofErr w:type="gramStart"/>
      <w:r w:rsidRPr="002F2973">
        <w:rPr>
          <w:rFonts w:ascii="Cascadia Mono" w:hAnsi="Cascadia Mono" w:cs="Cascadia Mono"/>
          <w:noProof w:val="0"/>
          <w:color w:val="000000"/>
          <w:kern w:val="0"/>
          <w:sz w:val="24"/>
          <w:szCs w:val="24"/>
          <w:lang w:val="en-US"/>
        </w:rPr>
        <w:t>);</w:t>
      </w:r>
      <w:proofErr w:type="gramEnd"/>
    </w:p>
    <w:p w14:paraId="45ABBCC2" w14:textId="77777777" w:rsidR="008761DD" w:rsidRPr="002F2973" w:rsidRDefault="008761DD" w:rsidP="008761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F2973">
        <w:rPr>
          <w:rFonts w:ascii="Cascadia Mono" w:hAnsi="Cascadia Mono" w:cs="Cascadia Mono"/>
          <w:noProof w:val="0"/>
          <w:color w:val="000000"/>
          <w:kern w:val="0"/>
          <w:sz w:val="24"/>
          <w:szCs w:val="24"/>
          <w:lang w:val="en-US"/>
        </w:rPr>
        <w:t xml:space="preserve">    </w:t>
      </w:r>
      <w:proofErr w:type="gramStart"/>
      <w:r w:rsidRPr="002F2973">
        <w:rPr>
          <w:rFonts w:ascii="Cascadia Mono" w:hAnsi="Cascadia Mono" w:cs="Cascadia Mono"/>
          <w:noProof w:val="0"/>
          <w:color w:val="000000"/>
          <w:kern w:val="0"/>
          <w:sz w:val="24"/>
          <w:szCs w:val="24"/>
          <w:lang w:val="en-US"/>
        </w:rPr>
        <w:t>reload(</w:t>
      </w:r>
      <w:proofErr w:type="gramEnd"/>
      <w:r w:rsidRPr="002F2973">
        <w:rPr>
          <w:rFonts w:ascii="Cascadia Mono" w:hAnsi="Cascadia Mono" w:cs="Cascadia Mono"/>
          <w:noProof w:val="0"/>
          <w:color w:val="000000"/>
          <w:kern w:val="0"/>
          <w:sz w:val="24"/>
          <w:szCs w:val="24"/>
          <w:lang w:val="en-US"/>
        </w:rPr>
        <w:t>);</w:t>
      </w:r>
    </w:p>
    <w:p w14:paraId="687525F5" w14:textId="77777777" w:rsidR="008761DD" w:rsidRPr="002F2973" w:rsidRDefault="008761DD" w:rsidP="008761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F2973">
        <w:rPr>
          <w:rFonts w:ascii="Cascadia Mono" w:hAnsi="Cascadia Mono" w:cs="Cascadia Mono"/>
          <w:noProof w:val="0"/>
          <w:color w:val="000000"/>
          <w:kern w:val="0"/>
          <w:sz w:val="24"/>
          <w:szCs w:val="24"/>
          <w:lang w:val="en-US"/>
        </w:rPr>
        <w:t>}</w:t>
      </w:r>
    </w:p>
    <w:p w14:paraId="713E0CC8" w14:textId="77777777" w:rsidR="008761DD" w:rsidRPr="002F2973" w:rsidRDefault="008761DD" w:rsidP="008761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F2973">
        <w:rPr>
          <w:rFonts w:ascii="Cascadia Mono" w:hAnsi="Cascadia Mono" w:cs="Cascadia Mono"/>
          <w:noProof w:val="0"/>
          <w:color w:val="000000"/>
          <w:kern w:val="0"/>
          <w:sz w:val="24"/>
          <w:szCs w:val="24"/>
          <w:lang w:val="en-US"/>
        </w:rPr>
        <w:t>catch (</w:t>
      </w:r>
      <w:proofErr w:type="spellStart"/>
      <w:r w:rsidRPr="002F2973">
        <w:rPr>
          <w:rFonts w:ascii="Cascadia Mono" w:hAnsi="Cascadia Mono" w:cs="Cascadia Mono"/>
          <w:noProof w:val="0"/>
          <w:color w:val="000000"/>
          <w:kern w:val="0"/>
          <w:sz w:val="24"/>
          <w:szCs w:val="24"/>
          <w:lang w:val="en-US"/>
        </w:rPr>
        <w:t>SqlException</w:t>
      </w:r>
      <w:proofErr w:type="spellEnd"/>
      <w:r w:rsidRPr="002F2973">
        <w:rPr>
          <w:rFonts w:ascii="Cascadia Mono" w:hAnsi="Cascadia Mono" w:cs="Cascadia Mono"/>
          <w:noProof w:val="0"/>
          <w:color w:val="000000"/>
          <w:kern w:val="0"/>
          <w:sz w:val="24"/>
          <w:szCs w:val="24"/>
          <w:lang w:val="en-US"/>
        </w:rPr>
        <w:t xml:space="preserve"> </w:t>
      </w:r>
      <w:proofErr w:type="spellStart"/>
      <w:r w:rsidRPr="002F2973">
        <w:rPr>
          <w:rFonts w:ascii="Cascadia Mono" w:hAnsi="Cascadia Mono" w:cs="Cascadia Mono"/>
          <w:noProof w:val="0"/>
          <w:color w:val="000000"/>
          <w:kern w:val="0"/>
          <w:sz w:val="24"/>
          <w:szCs w:val="24"/>
          <w:lang w:val="en-US"/>
        </w:rPr>
        <w:t>ev</w:t>
      </w:r>
      <w:proofErr w:type="spellEnd"/>
      <w:r w:rsidRPr="002F2973">
        <w:rPr>
          <w:rFonts w:ascii="Cascadia Mono" w:hAnsi="Cascadia Mono" w:cs="Cascadia Mono"/>
          <w:noProof w:val="0"/>
          <w:color w:val="000000"/>
          <w:kern w:val="0"/>
          <w:sz w:val="24"/>
          <w:szCs w:val="24"/>
          <w:lang w:val="en-US"/>
        </w:rPr>
        <w:t>)</w:t>
      </w:r>
    </w:p>
    <w:p w14:paraId="747D3A42" w14:textId="77777777" w:rsidR="008761DD" w:rsidRPr="002F2973" w:rsidRDefault="008761DD" w:rsidP="008761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F2973">
        <w:rPr>
          <w:rFonts w:ascii="Cascadia Mono" w:hAnsi="Cascadia Mono" w:cs="Cascadia Mono"/>
          <w:noProof w:val="0"/>
          <w:color w:val="000000"/>
          <w:kern w:val="0"/>
          <w:sz w:val="24"/>
          <w:szCs w:val="24"/>
          <w:lang w:val="en-US"/>
        </w:rPr>
        <w:t>{</w:t>
      </w:r>
    </w:p>
    <w:p w14:paraId="0330DB82" w14:textId="77777777" w:rsidR="008761DD" w:rsidRPr="002F2973" w:rsidRDefault="008761DD" w:rsidP="008761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F2973">
        <w:rPr>
          <w:rFonts w:ascii="Cascadia Mono" w:hAnsi="Cascadia Mono" w:cs="Cascadia Mono"/>
          <w:noProof w:val="0"/>
          <w:color w:val="000000"/>
          <w:kern w:val="0"/>
          <w:sz w:val="24"/>
          <w:szCs w:val="24"/>
          <w:lang w:val="en-US"/>
        </w:rPr>
        <w:t xml:space="preserve">    </w:t>
      </w:r>
      <w:proofErr w:type="spellStart"/>
      <w:r w:rsidRPr="002F2973">
        <w:rPr>
          <w:rFonts w:ascii="Cascadia Mono" w:hAnsi="Cascadia Mono" w:cs="Cascadia Mono"/>
          <w:noProof w:val="0"/>
          <w:color w:val="000000"/>
          <w:kern w:val="0"/>
          <w:sz w:val="24"/>
          <w:szCs w:val="24"/>
          <w:lang w:val="en-US"/>
        </w:rPr>
        <w:t>MessageBox.Show</w:t>
      </w:r>
      <w:proofErr w:type="spellEnd"/>
      <w:r w:rsidRPr="002F2973">
        <w:rPr>
          <w:rFonts w:ascii="Cascadia Mono" w:hAnsi="Cascadia Mono" w:cs="Cascadia Mono"/>
          <w:noProof w:val="0"/>
          <w:color w:val="000000"/>
          <w:kern w:val="0"/>
          <w:sz w:val="24"/>
          <w:szCs w:val="24"/>
          <w:lang w:val="en-US"/>
        </w:rPr>
        <w:t>("</w:t>
      </w:r>
      <w:proofErr w:type="spellStart"/>
      <w:r w:rsidRPr="002F2973">
        <w:rPr>
          <w:rFonts w:ascii="Cascadia Mono" w:hAnsi="Cascadia Mono" w:cs="Cascadia Mono"/>
          <w:noProof w:val="0"/>
          <w:color w:val="000000"/>
          <w:kern w:val="0"/>
          <w:sz w:val="24"/>
          <w:szCs w:val="24"/>
          <w:lang w:val="en-US"/>
        </w:rPr>
        <w:t>Xóa</w:t>
      </w:r>
      <w:proofErr w:type="spellEnd"/>
      <w:r w:rsidRPr="002F2973">
        <w:rPr>
          <w:rFonts w:ascii="Cascadia Mono" w:hAnsi="Cascadia Mono" w:cs="Cascadia Mono"/>
          <w:noProof w:val="0"/>
          <w:color w:val="000000"/>
          <w:kern w:val="0"/>
          <w:sz w:val="24"/>
          <w:szCs w:val="24"/>
          <w:lang w:val="en-US"/>
        </w:rPr>
        <w:t xml:space="preserve"> </w:t>
      </w:r>
      <w:proofErr w:type="spellStart"/>
      <w:r w:rsidRPr="002F2973">
        <w:rPr>
          <w:rFonts w:ascii="Cascadia Mono" w:hAnsi="Cascadia Mono" w:cs="Cascadia Mono"/>
          <w:noProof w:val="0"/>
          <w:color w:val="000000"/>
          <w:kern w:val="0"/>
          <w:sz w:val="24"/>
          <w:szCs w:val="24"/>
          <w:lang w:val="en-US"/>
        </w:rPr>
        <w:t>thất</w:t>
      </w:r>
      <w:proofErr w:type="spellEnd"/>
      <w:r w:rsidRPr="002F2973">
        <w:rPr>
          <w:rFonts w:ascii="Cascadia Mono" w:hAnsi="Cascadia Mono" w:cs="Cascadia Mono"/>
          <w:noProof w:val="0"/>
          <w:color w:val="000000"/>
          <w:kern w:val="0"/>
          <w:sz w:val="24"/>
          <w:szCs w:val="24"/>
          <w:lang w:val="en-US"/>
        </w:rPr>
        <w:t xml:space="preserve"> </w:t>
      </w:r>
      <w:proofErr w:type="spellStart"/>
      <w:r w:rsidRPr="002F2973">
        <w:rPr>
          <w:rFonts w:ascii="Cascadia Mono" w:hAnsi="Cascadia Mono" w:cs="Cascadia Mono"/>
          <w:noProof w:val="0"/>
          <w:color w:val="000000"/>
          <w:kern w:val="0"/>
          <w:sz w:val="24"/>
          <w:szCs w:val="24"/>
          <w:lang w:val="en-US"/>
        </w:rPr>
        <w:t>bại</w:t>
      </w:r>
      <w:proofErr w:type="spellEnd"/>
      <w:r w:rsidRPr="002F2973">
        <w:rPr>
          <w:rFonts w:ascii="Cascadia Mono" w:hAnsi="Cascadia Mono" w:cs="Cascadia Mono"/>
          <w:noProof w:val="0"/>
          <w:color w:val="000000"/>
          <w:kern w:val="0"/>
          <w:sz w:val="24"/>
          <w:szCs w:val="24"/>
          <w:lang w:val="en-US"/>
        </w:rPr>
        <w:t xml:space="preserve">.\n" + </w:t>
      </w:r>
      <w:proofErr w:type="spellStart"/>
      <w:proofErr w:type="gramStart"/>
      <w:r w:rsidRPr="002F2973">
        <w:rPr>
          <w:rFonts w:ascii="Cascadia Mono" w:hAnsi="Cascadia Mono" w:cs="Cascadia Mono"/>
          <w:noProof w:val="0"/>
          <w:color w:val="000000"/>
          <w:kern w:val="0"/>
          <w:sz w:val="24"/>
          <w:szCs w:val="24"/>
          <w:lang w:val="en-US"/>
        </w:rPr>
        <w:t>ev.Message</w:t>
      </w:r>
      <w:proofErr w:type="spellEnd"/>
      <w:proofErr w:type="gramEnd"/>
      <w:r w:rsidRPr="002F2973">
        <w:rPr>
          <w:rFonts w:ascii="Cascadia Mono" w:hAnsi="Cascadia Mono" w:cs="Cascadia Mono"/>
          <w:noProof w:val="0"/>
          <w:color w:val="000000"/>
          <w:kern w:val="0"/>
          <w:sz w:val="24"/>
          <w:szCs w:val="24"/>
          <w:lang w:val="en-US"/>
        </w:rPr>
        <w:t xml:space="preserve">, "Thông </w:t>
      </w:r>
      <w:proofErr w:type="spellStart"/>
      <w:r w:rsidRPr="002F2973">
        <w:rPr>
          <w:rFonts w:ascii="Cascadia Mono" w:hAnsi="Cascadia Mono" w:cs="Cascadia Mono"/>
          <w:noProof w:val="0"/>
          <w:color w:val="000000"/>
          <w:kern w:val="0"/>
          <w:sz w:val="24"/>
          <w:szCs w:val="24"/>
          <w:lang w:val="en-US"/>
        </w:rPr>
        <w:t>báo</w:t>
      </w:r>
      <w:proofErr w:type="spellEnd"/>
      <w:r w:rsidRPr="002F2973">
        <w:rPr>
          <w:rFonts w:ascii="Cascadia Mono" w:hAnsi="Cascadia Mono" w:cs="Cascadia Mono"/>
          <w:noProof w:val="0"/>
          <w:color w:val="000000"/>
          <w:kern w:val="0"/>
          <w:sz w:val="24"/>
          <w:szCs w:val="24"/>
          <w:lang w:val="en-US"/>
        </w:rPr>
        <w:t xml:space="preserve">", </w:t>
      </w:r>
      <w:proofErr w:type="spellStart"/>
      <w:r w:rsidRPr="002F2973">
        <w:rPr>
          <w:rFonts w:ascii="Cascadia Mono" w:hAnsi="Cascadia Mono" w:cs="Cascadia Mono"/>
          <w:noProof w:val="0"/>
          <w:color w:val="000000"/>
          <w:kern w:val="0"/>
          <w:sz w:val="24"/>
          <w:szCs w:val="24"/>
          <w:lang w:val="en-US"/>
        </w:rPr>
        <w:t>MessageBoxButtons.OK</w:t>
      </w:r>
      <w:proofErr w:type="spellEnd"/>
      <w:r w:rsidRPr="002F2973">
        <w:rPr>
          <w:rFonts w:ascii="Cascadia Mono" w:hAnsi="Cascadia Mono" w:cs="Cascadia Mono"/>
          <w:noProof w:val="0"/>
          <w:color w:val="000000"/>
          <w:kern w:val="0"/>
          <w:sz w:val="24"/>
          <w:szCs w:val="24"/>
          <w:lang w:val="en-US"/>
        </w:rPr>
        <w:t xml:space="preserve">, </w:t>
      </w:r>
      <w:proofErr w:type="spellStart"/>
      <w:r w:rsidRPr="002F2973">
        <w:rPr>
          <w:rFonts w:ascii="Cascadia Mono" w:hAnsi="Cascadia Mono" w:cs="Cascadia Mono"/>
          <w:noProof w:val="0"/>
          <w:color w:val="000000"/>
          <w:kern w:val="0"/>
          <w:sz w:val="24"/>
          <w:szCs w:val="24"/>
          <w:lang w:val="en-US"/>
        </w:rPr>
        <w:t>MessageBoxIcon.Error</w:t>
      </w:r>
      <w:proofErr w:type="spellEnd"/>
      <w:r w:rsidRPr="002F2973">
        <w:rPr>
          <w:rFonts w:ascii="Cascadia Mono" w:hAnsi="Cascadia Mono" w:cs="Cascadia Mono"/>
          <w:noProof w:val="0"/>
          <w:color w:val="000000"/>
          <w:kern w:val="0"/>
          <w:sz w:val="24"/>
          <w:szCs w:val="24"/>
          <w:lang w:val="en-US"/>
        </w:rPr>
        <w:t>);</w:t>
      </w:r>
    </w:p>
    <w:p w14:paraId="42B795B1" w14:textId="0461C280" w:rsidR="00302218" w:rsidRDefault="008761DD" w:rsidP="008761DD">
      <w:pPr>
        <w:pStyle w:val="ListParagraph"/>
        <w:pBdr>
          <w:top w:val="single" w:sz="4" w:space="1" w:color="auto"/>
          <w:left w:val="single" w:sz="4" w:space="4" w:color="auto"/>
          <w:bottom w:val="single" w:sz="4" w:space="1" w:color="auto"/>
          <w:right w:val="single" w:sz="4" w:space="4" w:color="auto"/>
        </w:pBdr>
        <w:ind w:left="1584"/>
        <w:rPr>
          <w:rFonts w:ascii="Times New Roman" w:hAnsi="Times New Roman" w:cs="Times New Roman"/>
          <w:sz w:val="28"/>
          <w:szCs w:val="28"/>
          <w:u w:val="single"/>
          <w:lang w:val="en-US"/>
        </w:rPr>
      </w:pPr>
      <w:r w:rsidRPr="002F2973">
        <w:rPr>
          <w:rFonts w:ascii="Cascadia Mono" w:hAnsi="Cascadia Mono" w:cs="Cascadia Mono"/>
          <w:noProof w:val="0"/>
          <w:color w:val="000000"/>
          <w:kern w:val="0"/>
          <w:sz w:val="24"/>
          <w:szCs w:val="24"/>
          <w:lang w:val="en-US"/>
        </w:rPr>
        <w:t>}</w:t>
      </w:r>
    </w:p>
    <w:p w14:paraId="67AB0967" w14:textId="77777777" w:rsidR="00302218" w:rsidRPr="00302218" w:rsidRDefault="00302218" w:rsidP="00302218">
      <w:pPr>
        <w:pStyle w:val="ListParagraph"/>
        <w:ind w:left="1584"/>
        <w:rPr>
          <w:rFonts w:ascii="Times New Roman" w:hAnsi="Times New Roman" w:cs="Times New Roman"/>
          <w:sz w:val="28"/>
          <w:szCs w:val="28"/>
          <w:u w:val="single"/>
          <w:lang w:val="en-US"/>
        </w:rPr>
      </w:pPr>
    </w:p>
    <w:p w14:paraId="5D90228B" w14:textId="63FC68A4" w:rsidR="00C1207D" w:rsidRDefault="00C1207D" w:rsidP="00C1207D">
      <w:pPr>
        <w:pStyle w:val="ListParagraph"/>
        <w:numPr>
          <w:ilvl w:val="0"/>
          <w:numId w:val="37"/>
        </w:numPr>
        <w:rPr>
          <w:rFonts w:ascii="Times New Roman" w:hAnsi="Times New Roman" w:cs="Times New Roman"/>
          <w:b/>
          <w:bCs/>
          <w:sz w:val="28"/>
          <w:szCs w:val="28"/>
          <w:lang w:val="en-US"/>
        </w:rPr>
      </w:pPr>
      <w:r>
        <w:rPr>
          <w:rFonts w:ascii="Times New Roman" w:hAnsi="Times New Roman" w:cs="Times New Roman"/>
          <w:b/>
          <w:bCs/>
          <w:sz w:val="28"/>
          <w:szCs w:val="28"/>
          <w:lang w:val="en-US"/>
        </w:rPr>
        <w:t>Procedure</w:t>
      </w:r>
      <w:r w:rsidR="00530599">
        <w:rPr>
          <w:rFonts w:ascii="Times New Roman" w:hAnsi="Times New Roman" w:cs="Times New Roman"/>
          <w:b/>
          <w:bCs/>
          <w:sz w:val="28"/>
          <w:szCs w:val="28"/>
          <w:lang w:val="en-US"/>
        </w:rPr>
        <w:t xml:space="preserve"> </w:t>
      </w:r>
      <w:r w:rsidR="00530599" w:rsidRPr="00530599">
        <w:rPr>
          <w:rFonts w:ascii="Times New Roman" w:hAnsi="Times New Roman" w:cs="Times New Roman"/>
          <w:b/>
          <w:bCs/>
          <w:sz w:val="28"/>
          <w:szCs w:val="28"/>
          <w:lang w:val="en-US"/>
        </w:rPr>
        <w:t>lấy ra danh sách từ view shiftdetailview trong tuần của ngày hiện tại</w:t>
      </w:r>
      <w:r w:rsidR="00530599">
        <w:rPr>
          <w:rFonts w:ascii="Times New Roman" w:hAnsi="Times New Roman" w:cs="Times New Roman"/>
          <w:b/>
          <w:bCs/>
          <w:sz w:val="28"/>
          <w:szCs w:val="28"/>
          <w:lang w:val="en-US"/>
        </w:rPr>
        <w:t>:</w:t>
      </w:r>
    </w:p>
    <w:p w14:paraId="7BF80C14" w14:textId="7B1639B3" w:rsidR="00530599" w:rsidRDefault="00530599" w:rsidP="00530599">
      <w:pPr>
        <w:pStyle w:val="ListParagraph"/>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SQL:</w:t>
      </w:r>
    </w:p>
    <w:p w14:paraId="14BC60BF" w14:textId="77777777" w:rsidR="00F20785" w:rsidRPr="002F2973" w:rsidRDefault="00F20785" w:rsidP="00F2078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F2973">
        <w:rPr>
          <w:rFonts w:ascii="Cascadia Mono" w:hAnsi="Cascadia Mono" w:cs="Cascadia Mono"/>
          <w:noProof w:val="0"/>
          <w:color w:val="0000FF"/>
          <w:kern w:val="0"/>
          <w:sz w:val="24"/>
          <w:szCs w:val="24"/>
          <w:lang w:val="en-US"/>
        </w:rPr>
        <w:t>DROP</w:t>
      </w:r>
      <w:r w:rsidRPr="002F2973">
        <w:rPr>
          <w:rFonts w:ascii="Cascadia Mono" w:hAnsi="Cascadia Mono" w:cs="Cascadia Mono"/>
          <w:noProof w:val="0"/>
          <w:color w:val="000000"/>
          <w:kern w:val="0"/>
          <w:sz w:val="24"/>
          <w:szCs w:val="24"/>
          <w:lang w:val="en-US"/>
        </w:rPr>
        <w:t xml:space="preserve"> </w:t>
      </w:r>
      <w:r w:rsidRPr="002F2973">
        <w:rPr>
          <w:rFonts w:ascii="Cascadia Mono" w:hAnsi="Cascadia Mono" w:cs="Cascadia Mono"/>
          <w:noProof w:val="0"/>
          <w:color w:val="0000FF"/>
          <w:kern w:val="0"/>
          <w:sz w:val="24"/>
          <w:szCs w:val="24"/>
          <w:lang w:val="en-US"/>
        </w:rPr>
        <w:t>PROCEDURE</w:t>
      </w:r>
      <w:r w:rsidRPr="002F2973">
        <w:rPr>
          <w:rFonts w:ascii="Cascadia Mono" w:hAnsi="Cascadia Mono" w:cs="Cascadia Mono"/>
          <w:noProof w:val="0"/>
          <w:color w:val="000000"/>
          <w:kern w:val="0"/>
          <w:sz w:val="24"/>
          <w:szCs w:val="24"/>
          <w:lang w:val="en-US"/>
        </w:rPr>
        <w:t xml:space="preserve"> </w:t>
      </w:r>
      <w:r w:rsidRPr="002F2973">
        <w:rPr>
          <w:rFonts w:ascii="Cascadia Mono" w:hAnsi="Cascadia Mono" w:cs="Cascadia Mono"/>
          <w:noProof w:val="0"/>
          <w:color w:val="0000FF"/>
          <w:kern w:val="0"/>
          <w:sz w:val="24"/>
          <w:szCs w:val="24"/>
          <w:lang w:val="en-US"/>
        </w:rPr>
        <w:t>IF</w:t>
      </w:r>
      <w:r w:rsidRPr="002F2973">
        <w:rPr>
          <w:rFonts w:ascii="Cascadia Mono" w:hAnsi="Cascadia Mono" w:cs="Cascadia Mono"/>
          <w:noProof w:val="0"/>
          <w:color w:val="000000"/>
          <w:kern w:val="0"/>
          <w:sz w:val="24"/>
          <w:szCs w:val="24"/>
          <w:lang w:val="en-US"/>
        </w:rPr>
        <w:t xml:space="preserve"> </w:t>
      </w:r>
      <w:r w:rsidRPr="002F2973">
        <w:rPr>
          <w:rFonts w:ascii="Cascadia Mono" w:hAnsi="Cascadia Mono" w:cs="Cascadia Mono"/>
          <w:noProof w:val="0"/>
          <w:color w:val="808080"/>
          <w:kern w:val="0"/>
          <w:sz w:val="24"/>
          <w:szCs w:val="24"/>
          <w:lang w:val="en-US"/>
        </w:rPr>
        <w:t>EXISTS</w:t>
      </w:r>
      <w:r w:rsidRPr="002F2973">
        <w:rPr>
          <w:rFonts w:ascii="Cascadia Mono" w:hAnsi="Cascadia Mono" w:cs="Cascadia Mono"/>
          <w:noProof w:val="0"/>
          <w:color w:val="000000"/>
          <w:kern w:val="0"/>
          <w:sz w:val="24"/>
          <w:szCs w:val="24"/>
          <w:lang w:val="en-US"/>
        </w:rPr>
        <w:t xml:space="preserve"> </w:t>
      </w:r>
      <w:proofErr w:type="spellStart"/>
      <w:proofErr w:type="gramStart"/>
      <w:r w:rsidRPr="002F2973">
        <w:rPr>
          <w:rFonts w:ascii="Cascadia Mono" w:hAnsi="Cascadia Mono" w:cs="Cascadia Mono"/>
          <w:noProof w:val="0"/>
          <w:color w:val="000000"/>
          <w:kern w:val="0"/>
          <w:sz w:val="24"/>
          <w:szCs w:val="24"/>
          <w:lang w:val="en-US"/>
        </w:rPr>
        <w:t>getShiftDetailByWeek</w:t>
      </w:r>
      <w:proofErr w:type="spellEnd"/>
      <w:proofErr w:type="gramEnd"/>
    </w:p>
    <w:p w14:paraId="19D843A6" w14:textId="77777777" w:rsidR="00F20785" w:rsidRPr="002F2973" w:rsidRDefault="00F20785" w:rsidP="00F2078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F2973">
        <w:rPr>
          <w:rFonts w:ascii="Cascadia Mono" w:hAnsi="Cascadia Mono" w:cs="Cascadia Mono"/>
          <w:noProof w:val="0"/>
          <w:color w:val="0000FF"/>
          <w:kern w:val="0"/>
          <w:sz w:val="24"/>
          <w:szCs w:val="24"/>
          <w:lang w:val="en-US"/>
        </w:rPr>
        <w:t>GO</w:t>
      </w:r>
    </w:p>
    <w:p w14:paraId="18A7FCFE" w14:textId="77777777" w:rsidR="00F20785" w:rsidRPr="002F2973" w:rsidRDefault="00F20785" w:rsidP="00F2078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p>
    <w:p w14:paraId="7FA14CE6" w14:textId="77777777" w:rsidR="00F20785" w:rsidRPr="002F2973" w:rsidRDefault="00F20785" w:rsidP="00F2078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F2973">
        <w:rPr>
          <w:rFonts w:ascii="Cascadia Mono" w:hAnsi="Cascadia Mono" w:cs="Cascadia Mono"/>
          <w:noProof w:val="0"/>
          <w:color w:val="0000FF"/>
          <w:kern w:val="0"/>
          <w:sz w:val="24"/>
          <w:szCs w:val="24"/>
          <w:lang w:val="en-US"/>
        </w:rPr>
        <w:t>CREATE</w:t>
      </w:r>
      <w:r w:rsidRPr="002F2973">
        <w:rPr>
          <w:rFonts w:ascii="Cascadia Mono" w:hAnsi="Cascadia Mono" w:cs="Cascadia Mono"/>
          <w:noProof w:val="0"/>
          <w:color w:val="000000"/>
          <w:kern w:val="0"/>
          <w:sz w:val="24"/>
          <w:szCs w:val="24"/>
          <w:lang w:val="en-US"/>
        </w:rPr>
        <w:t xml:space="preserve"> </w:t>
      </w:r>
      <w:r w:rsidRPr="002F2973">
        <w:rPr>
          <w:rFonts w:ascii="Cascadia Mono" w:hAnsi="Cascadia Mono" w:cs="Cascadia Mono"/>
          <w:noProof w:val="0"/>
          <w:color w:val="0000FF"/>
          <w:kern w:val="0"/>
          <w:sz w:val="24"/>
          <w:szCs w:val="24"/>
          <w:lang w:val="en-US"/>
        </w:rPr>
        <w:t>PROCEDURE</w:t>
      </w:r>
      <w:r w:rsidRPr="002F2973">
        <w:rPr>
          <w:rFonts w:ascii="Cascadia Mono" w:hAnsi="Cascadia Mono" w:cs="Cascadia Mono"/>
          <w:noProof w:val="0"/>
          <w:color w:val="000000"/>
          <w:kern w:val="0"/>
          <w:sz w:val="24"/>
          <w:szCs w:val="24"/>
          <w:lang w:val="en-US"/>
        </w:rPr>
        <w:t xml:space="preserve"> </w:t>
      </w:r>
      <w:proofErr w:type="spellStart"/>
      <w:proofErr w:type="gramStart"/>
      <w:r w:rsidRPr="002F2973">
        <w:rPr>
          <w:rFonts w:ascii="Cascadia Mono" w:hAnsi="Cascadia Mono" w:cs="Cascadia Mono"/>
          <w:noProof w:val="0"/>
          <w:color w:val="000000"/>
          <w:kern w:val="0"/>
          <w:sz w:val="24"/>
          <w:szCs w:val="24"/>
          <w:lang w:val="en-US"/>
        </w:rPr>
        <w:t>getShiftDetailByWeek</w:t>
      </w:r>
      <w:proofErr w:type="spellEnd"/>
      <w:proofErr w:type="gramEnd"/>
    </w:p>
    <w:p w14:paraId="6A100F55" w14:textId="77777777" w:rsidR="00F20785" w:rsidRPr="002F2973" w:rsidRDefault="00F20785" w:rsidP="00F2078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F2973">
        <w:rPr>
          <w:rFonts w:ascii="Cascadia Mono" w:hAnsi="Cascadia Mono" w:cs="Cascadia Mono"/>
          <w:noProof w:val="0"/>
          <w:color w:val="0000FF"/>
          <w:kern w:val="0"/>
          <w:sz w:val="24"/>
          <w:szCs w:val="24"/>
          <w:lang w:val="en-US"/>
        </w:rPr>
        <w:t>AS</w:t>
      </w:r>
    </w:p>
    <w:p w14:paraId="052932C8" w14:textId="77777777" w:rsidR="00F20785" w:rsidRPr="002F2973" w:rsidRDefault="00F20785" w:rsidP="00F2078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F2973">
        <w:rPr>
          <w:rFonts w:ascii="Cascadia Mono" w:hAnsi="Cascadia Mono" w:cs="Cascadia Mono"/>
          <w:noProof w:val="0"/>
          <w:color w:val="0000FF"/>
          <w:kern w:val="0"/>
          <w:sz w:val="24"/>
          <w:szCs w:val="24"/>
          <w:lang w:val="en-US"/>
        </w:rPr>
        <w:t>BEGIN</w:t>
      </w:r>
    </w:p>
    <w:p w14:paraId="188DE2A6" w14:textId="77777777" w:rsidR="00F20785" w:rsidRPr="002F2973" w:rsidRDefault="00F20785" w:rsidP="00F2078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F2973">
        <w:rPr>
          <w:rFonts w:ascii="Cascadia Mono" w:hAnsi="Cascadia Mono" w:cs="Cascadia Mono"/>
          <w:noProof w:val="0"/>
          <w:color w:val="000000"/>
          <w:kern w:val="0"/>
          <w:sz w:val="24"/>
          <w:szCs w:val="24"/>
          <w:lang w:val="en-US"/>
        </w:rPr>
        <w:tab/>
      </w:r>
      <w:r w:rsidRPr="002F2973">
        <w:rPr>
          <w:rFonts w:ascii="Cascadia Mono" w:hAnsi="Cascadia Mono" w:cs="Cascadia Mono"/>
          <w:noProof w:val="0"/>
          <w:color w:val="0000FF"/>
          <w:kern w:val="0"/>
          <w:sz w:val="24"/>
          <w:szCs w:val="24"/>
          <w:lang w:val="en-US"/>
        </w:rPr>
        <w:t>DECLARE</w:t>
      </w:r>
      <w:r w:rsidRPr="002F2973">
        <w:rPr>
          <w:rFonts w:ascii="Cascadia Mono" w:hAnsi="Cascadia Mono" w:cs="Cascadia Mono"/>
          <w:noProof w:val="0"/>
          <w:color w:val="000000"/>
          <w:kern w:val="0"/>
          <w:sz w:val="24"/>
          <w:szCs w:val="24"/>
          <w:lang w:val="en-US"/>
        </w:rPr>
        <w:t xml:space="preserve"> @firstDayOfWeek </w:t>
      </w:r>
      <w:r w:rsidRPr="002F2973">
        <w:rPr>
          <w:rFonts w:ascii="Cascadia Mono" w:hAnsi="Cascadia Mono" w:cs="Cascadia Mono"/>
          <w:noProof w:val="0"/>
          <w:color w:val="0000FF"/>
          <w:kern w:val="0"/>
          <w:sz w:val="24"/>
          <w:szCs w:val="24"/>
          <w:lang w:val="en-US"/>
        </w:rPr>
        <w:t>DATE</w:t>
      </w:r>
      <w:r w:rsidRPr="002F2973">
        <w:rPr>
          <w:rFonts w:ascii="Cascadia Mono" w:hAnsi="Cascadia Mono" w:cs="Cascadia Mono"/>
          <w:noProof w:val="0"/>
          <w:color w:val="000000"/>
          <w:kern w:val="0"/>
          <w:sz w:val="24"/>
          <w:szCs w:val="24"/>
          <w:lang w:val="en-US"/>
        </w:rPr>
        <w:t xml:space="preserve"> </w:t>
      </w:r>
      <w:r w:rsidRPr="002F2973">
        <w:rPr>
          <w:rFonts w:ascii="Cascadia Mono" w:hAnsi="Cascadia Mono" w:cs="Cascadia Mono"/>
          <w:noProof w:val="0"/>
          <w:color w:val="008000"/>
          <w:kern w:val="0"/>
          <w:sz w:val="24"/>
          <w:szCs w:val="24"/>
          <w:lang w:val="en-US"/>
        </w:rPr>
        <w:t>--NGÀY ĐẦU TIÊN CỦA TUẦN</w:t>
      </w:r>
    </w:p>
    <w:p w14:paraId="163CB26E" w14:textId="77777777" w:rsidR="00F20785" w:rsidRPr="002F2973" w:rsidRDefault="00F20785" w:rsidP="00F2078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F2973">
        <w:rPr>
          <w:rFonts w:ascii="Cascadia Mono" w:hAnsi="Cascadia Mono" w:cs="Cascadia Mono"/>
          <w:noProof w:val="0"/>
          <w:color w:val="000000"/>
          <w:kern w:val="0"/>
          <w:sz w:val="24"/>
          <w:szCs w:val="24"/>
          <w:lang w:val="en-US"/>
        </w:rPr>
        <w:tab/>
      </w:r>
      <w:r w:rsidRPr="002F2973">
        <w:rPr>
          <w:rFonts w:ascii="Cascadia Mono" w:hAnsi="Cascadia Mono" w:cs="Cascadia Mono"/>
          <w:noProof w:val="0"/>
          <w:color w:val="0000FF"/>
          <w:kern w:val="0"/>
          <w:sz w:val="24"/>
          <w:szCs w:val="24"/>
          <w:lang w:val="en-US"/>
        </w:rPr>
        <w:t>DECLARE</w:t>
      </w:r>
      <w:r w:rsidRPr="002F2973">
        <w:rPr>
          <w:rFonts w:ascii="Cascadia Mono" w:hAnsi="Cascadia Mono" w:cs="Cascadia Mono"/>
          <w:noProof w:val="0"/>
          <w:color w:val="000000"/>
          <w:kern w:val="0"/>
          <w:sz w:val="24"/>
          <w:szCs w:val="24"/>
          <w:lang w:val="en-US"/>
        </w:rPr>
        <w:t xml:space="preserve"> @lastDayOfWeek </w:t>
      </w:r>
      <w:r w:rsidRPr="002F2973">
        <w:rPr>
          <w:rFonts w:ascii="Cascadia Mono" w:hAnsi="Cascadia Mono" w:cs="Cascadia Mono"/>
          <w:noProof w:val="0"/>
          <w:color w:val="0000FF"/>
          <w:kern w:val="0"/>
          <w:sz w:val="24"/>
          <w:szCs w:val="24"/>
          <w:lang w:val="en-US"/>
        </w:rPr>
        <w:t>DATE</w:t>
      </w:r>
      <w:r w:rsidRPr="002F2973">
        <w:rPr>
          <w:rFonts w:ascii="Cascadia Mono" w:hAnsi="Cascadia Mono" w:cs="Cascadia Mono"/>
          <w:noProof w:val="0"/>
          <w:color w:val="000000"/>
          <w:kern w:val="0"/>
          <w:sz w:val="24"/>
          <w:szCs w:val="24"/>
          <w:lang w:val="en-US"/>
        </w:rPr>
        <w:t xml:space="preserve"> </w:t>
      </w:r>
      <w:r w:rsidRPr="002F2973">
        <w:rPr>
          <w:rFonts w:ascii="Cascadia Mono" w:hAnsi="Cascadia Mono" w:cs="Cascadia Mono"/>
          <w:noProof w:val="0"/>
          <w:color w:val="008000"/>
          <w:kern w:val="0"/>
          <w:sz w:val="24"/>
          <w:szCs w:val="24"/>
          <w:lang w:val="en-US"/>
        </w:rPr>
        <w:t>--NGÀY CUỐI CÙNG CỦA TUẦN</w:t>
      </w:r>
    </w:p>
    <w:p w14:paraId="3195DB50" w14:textId="77777777" w:rsidR="00F20785" w:rsidRPr="002F2973" w:rsidRDefault="00F20785" w:rsidP="00F2078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F2973">
        <w:rPr>
          <w:rFonts w:ascii="Cascadia Mono" w:hAnsi="Cascadia Mono" w:cs="Cascadia Mono"/>
          <w:noProof w:val="0"/>
          <w:color w:val="000000"/>
          <w:kern w:val="0"/>
          <w:sz w:val="24"/>
          <w:szCs w:val="24"/>
          <w:lang w:val="en-US"/>
        </w:rPr>
        <w:tab/>
      </w:r>
      <w:r w:rsidRPr="002F2973">
        <w:rPr>
          <w:rFonts w:ascii="Cascadia Mono" w:hAnsi="Cascadia Mono" w:cs="Cascadia Mono"/>
          <w:noProof w:val="0"/>
          <w:color w:val="0000FF"/>
          <w:kern w:val="0"/>
          <w:sz w:val="24"/>
          <w:szCs w:val="24"/>
          <w:lang w:val="en-US"/>
        </w:rPr>
        <w:t>DECLARE</w:t>
      </w:r>
      <w:r w:rsidRPr="002F2973">
        <w:rPr>
          <w:rFonts w:ascii="Cascadia Mono" w:hAnsi="Cascadia Mono" w:cs="Cascadia Mono"/>
          <w:noProof w:val="0"/>
          <w:color w:val="000000"/>
          <w:kern w:val="0"/>
          <w:sz w:val="24"/>
          <w:szCs w:val="24"/>
          <w:lang w:val="en-US"/>
        </w:rPr>
        <w:t xml:space="preserve"> @errorMessage </w:t>
      </w:r>
      <w:proofErr w:type="gramStart"/>
      <w:r w:rsidRPr="002F2973">
        <w:rPr>
          <w:rFonts w:ascii="Cascadia Mono" w:hAnsi="Cascadia Mono" w:cs="Cascadia Mono"/>
          <w:noProof w:val="0"/>
          <w:color w:val="0000FF"/>
          <w:kern w:val="0"/>
          <w:sz w:val="24"/>
          <w:szCs w:val="24"/>
          <w:lang w:val="en-US"/>
        </w:rPr>
        <w:t>NVARCHAR</w:t>
      </w:r>
      <w:r w:rsidRPr="002F2973">
        <w:rPr>
          <w:rFonts w:ascii="Cascadia Mono" w:hAnsi="Cascadia Mono" w:cs="Cascadia Mono"/>
          <w:noProof w:val="0"/>
          <w:color w:val="808080"/>
          <w:kern w:val="0"/>
          <w:sz w:val="24"/>
          <w:szCs w:val="24"/>
          <w:lang w:val="en-US"/>
        </w:rPr>
        <w:t>(</w:t>
      </w:r>
      <w:proofErr w:type="gramEnd"/>
      <w:r w:rsidRPr="002F2973">
        <w:rPr>
          <w:rFonts w:ascii="Cascadia Mono" w:hAnsi="Cascadia Mono" w:cs="Cascadia Mono"/>
          <w:noProof w:val="0"/>
          <w:color w:val="FF00FF"/>
          <w:kern w:val="0"/>
          <w:sz w:val="24"/>
          <w:szCs w:val="24"/>
          <w:lang w:val="en-US"/>
        </w:rPr>
        <w:t>max</w:t>
      </w:r>
      <w:r w:rsidRPr="002F2973">
        <w:rPr>
          <w:rFonts w:ascii="Cascadia Mono" w:hAnsi="Cascadia Mono" w:cs="Cascadia Mono"/>
          <w:noProof w:val="0"/>
          <w:color w:val="808080"/>
          <w:kern w:val="0"/>
          <w:sz w:val="24"/>
          <w:szCs w:val="24"/>
          <w:lang w:val="en-US"/>
        </w:rPr>
        <w:t>)</w:t>
      </w:r>
    </w:p>
    <w:p w14:paraId="5D0B4C20" w14:textId="77777777" w:rsidR="00F20785" w:rsidRPr="002F2973" w:rsidRDefault="00F20785" w:rsidP="00F2078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F2973">
        <w:rPr>
          <w:rFonts w:ascii="Cascadia Mono" w:hAnsi="Cascadia Mono" w:cs="Cascadia Mono"/>
          <w:noProof w:val="0"/>
          <w:color w:val="000000"/>
          <w:kern w:val="0"/>
          <w:sz w:val="24"/>
          <w:szCs w:val="24"/>
          <w:lang w:val="en-US"/>
        </w:rPr>
        <w:tab/>
      </w:r>
      <w:r w:rsidRPr="002F2973">
        <w:rPr>
          <w:rFonts w:ascii="Cascadia Mono" w:hAnsi="Cascadia Mono" w:cs="Cascadia Mono"/>
          <w:noProof w:val="0"/>
          <w:color w:val="000000"/>
          <w:kern w:val="0"/>
          <w:sz w:val="24"/>
          <w:szCs w:val="24"/>
          <w:lang w:val="en-US"/>
        </w:rPr>
        <w:tab/>
      </w:r>
      <w:r w:rsidRPr="002F2973">
        <w:rPr>
          <w:rFonts w:ascii="Cascadia Mono" w:hAnsi="Cascadia Mono" w:cs="Cascadia Mono"/>
          <w:noProof w:val="0"/>
          <w:color w:val="0000FF"/>
          <w:kern w:val="0"/>
          <w:sz w:val="24"/>
          <w:szCs w:val="24"/>
          <w:lang w:val="en-US"/>
        </w:rPr>
        <w:t>BEGIN</w:t>
      </w:r>
      <w:r w:rsidRPr="002F2973">
        <w:rPr>
          <w:rFonts w:ascii="Cascadia Mono" w:hAnsi="Cascadia Mono" w:cs="Cascadia Mono"/>
          <w:noProof w:val="0"/>
          <w:color w:val="000000"/>
          <w:kern w:val="0"/>
          <w:sz w:val="24"/>
          <w:szCs w:val="24"/>
          <w:lang w:val="en-US"/>
        </w:rPr>
        <w:t xml:space="preserve"> </w:t>
      </w:r>
      <w:r w:rsidRPr="002F2973">
        <w:rPr>
          <w:rFonts w:ascii="Cascadia Mono" w:hAnsi="Cascadia Mono" w:cs="Cascadia Mono"/>
          <w:noProof w:val="0"/>
          <w:color w:val="0000FF"/>
          <w:kern w:val="0"/>
          <w:sz w:val="24"/>
          <w:szCs w:val="24"/>
          <w:lang w:val="en-US"/>
        </w:rPr>
        <w:t>TRY</w:t>
      </w:r>
    </w:p>
    <w:p w14:paraId="15744D15" w14:textId="77777777" w:rsidR="00F20785" w:rsidRPr="002F2973" w:rsidRDefault="00F20785" w:rsidP="00F2078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F2973">
        <w:rPr>
          <w:rFonts w:ascii="Cascadia Mono" w:hAnsi="Cascadia Mono" w:cs="Cascadia Mono"/>
          <w:noProof w:val="0"/>
          <w:color w:val="000000"/>
          <w:kern w:val="0"/>
          <w:sz w:val="24"/>
          <w:szCs w:val="24"/>
          <w:lang w:val="en-US"/>
        </w:rPr>
        <w:tab/>
      </w:r>
      <w:r w:rsidRPr="002F2973">
        <w:rPr>
          <w:rFonts w:ascii="Cascadia Mono" w:hAnsi="Cascadia Mono" w:cs="Cascadia Mono"/>
          <w:noProof w:val="0"/>
          <w:color w:val="000000"/>
          <w:kern w:val="0"/>
          <w:sz w:val="24"/>
          <w:szCs w:val="24"/>
          <w:lang w:val="en-US"/>
        </w:rPr>
        <w:tab/>
      </w:r>
      <w:r w:rsidRPr="002F2973">
        <w:rPr>
          <w:rFonts w:ascii="Cascadia Mono" w:hAnsi="Cascadia Mono" w:cs="Cascadia Mono"/>
          <w:noProof w:val="0"/>
          <w:color w:val="0000FF"/>
          <w:kern w:val="0"/>
          <w:sz w:val="24"/>
          <w:szCs w:val="24"/>
          <w:lang w:val="en-US"/>
        </w:rPr>
        <w:t>SET</w:t>
      </w:r>
      <w:r w:rsidRPr="002F2973">
        <w:rPr>
          <w:rFonts w:ascii="Cascadia Mono" w:hAnsi="Cascadia Mono" w:cs="Cascadia Mono"/>
          <w:noProof w:val="0"/>
          <w:color w:val="000000"/>
          <w:kern w:val="0"/>
          <w:sz w:val="24"/>
          <w:szCs w:val="24"/>
          <w:lang w:val="en-US"/>
        </w:rPr>
        <w:t xml:space="preserve"> @firstDayOfWeek </w:t>
      </w:r>
      <w:r w:rsidRPr="002F2973">
        <w:rPr>
          <w:rFonts w:ascii="Cascadia Mono" w:hAnsi="Cascadia Mono" w:cs="Cascadia Mono"/>
          <w:noProof w:val="0"/>
          <w:color w:val="808080"/>
          <w:kern w:val="0"/>
          <w:sz w:val="24"/>
          <w:szCs w:val="24"/>
          <w:lang w:val="en-US"/>
        </w:rPr>
        <w:t>=</w:t>
      </w:r>
      <w:r w:rsidRPr="002F2973">
        <w:rPr>
          <w:rFonts w:ascii="Cascadia Mono" w:hAnsi="Cascadia Mono" w:cs="Cascadia Mono"/>
          <w:noProof w:val="0"/>
          <w:color w:val="000000"/>
          <w:kern w:val="0"/>
          <w:sz w:val="24"/>
          <w:szCs w:val="24"/>
          <w:lang w:val="en-US"/>
        </w:rPr>
        <w:t xml:space="preserve"> </w:t>
      </w:r>
      <w:proofErr w:type="gramStart"/>
      <w:r w:rsidRPr="002F2973">
        <w:rPr>
          <w:rFonts w:ascii="Cascadia Mono" w:hAnsi="Cascadia Mono" w:cs="Cascadia Mono"/>
          <w:noProof w:val="0"/>
          <w:color w:val="FF00FF"/>
          <w:kern w:val="0"/>
          <w:sz w:val="24"/>
          <w:szCs w:val="24"/>
          <w:lang w:val="en-US"/>
        </w:rPr>
        <w:t>DATEADD</w:t>
      </w:r>
      <w:r w:rsidRPr="002F2973">
        <w:rPr>
          <w:rFonts w:ascii="Cascadia Mono" w:hAnsi="Cascadia Mono" w:cs="Cascadia Mono"/>
          <w:noProof w:val="0"/>
          <w:color w:val="808080"/>
          <w:kern w:val="0"/>
          <w:sz w:val="24"/>
          <w:szCs w:val="24"/>
          <w:lang w:val="en-US"/>
        </w:rPr>
        <w:t>(</w:t>
      </w:r>
      <w:proofErr w:type="gramEnd"/>
      <w:r w:rsidRPr="002F2973">
        <w:rPr>
          <w:rFonts w:ascii="Cascadia Mono" w:hAnsi="Cascadia Mono" w:cs="Cascadia Mono"/>
          <w:noProof w:val="0"/>
          <w:color w:val="FF00FF"/>
          <w:kern w:val="0"/>
          <w:sz w:val="24"/>
          <w:szCs w:val="24"/>
          <w:lang w:val="en-US"/>
        </w:rPr>
        <w:t>DAY</w:t>
      </w:r>
      <w:r w:rsidRPr="002F2973">
        <w:rPr>
          <w:rFonts w:ascii="Cascadia Mono" w:hAnsi="Cascadia Mono" w:cs="Cascadia Mono"/>
          <w:noProof w:val="0"/>
          <w:color w:val="808080"/>
          <w:kern w:val="0"/>
          <w:sz w:val="24"/>
          <w:szCs w:val="24"/>
          <w:lang w:val="en-US"/>
        </w:rPr>
        <w:t>,</w:t>
      </w:r>
      <w:r w:rsidRPr="002F2973">
        <w:rPr>
          <w:rFonts w:ascii="Cascadia Mono" w:hAnsi="Cascadia Mono" w:cs="Cascadia Mono"/>
          <w:noProof w:val="0"/>
          <w:color w:val="000000"/>
          <w:kern w:val="0"/>
          <w:sz w:val="24"/>
          <w:szCs w:val="24"/>
          <w:lang w:val="en-US"/>
        </w:rPr>
        <w:t xml:space="preserve"> </w:t>
      </w:r>
      <w:r w:rsidRPr="002F2973">
        <w:rPr>
          <w:rFonts w:ascii="Cascadia Mono" w:hAnsi="Cascadia Mono" w:cs="Cascadia Mono"/>
          <w:noProof w:val="0"/>
          <w:color w:val="808080"/>
          <w:kern w:val="0"/>
          <w:sz w:val="24"/>
          <w:szCs w:val="24"/>
          <w:lang w:val="en-US"/>
        </w:rPr>
        <w:t>-(</w:t>
      </w:r>
      <w:r w:rsidRPr="002F2973">
        <w:rPr>
          <w:rFonts w:ascii="Cascadia Mono" w:hAnsi="Cascadia Mono" w:cs="Cascadia Mono"/>
          <w:noProof w:val="0"/>
          <w:color w:val="FF00FF"/>
          <w:kern w:val="0"/>
          <w:sz w:val="24"/>
          <w:szCs w:val="24"/>
          <w:lang w:val="en-US"/>
        </w:rPr>
        <w:t>DATEPART</w:t>
      </w:r>
      <w:r w:rsidRPr="002F2973">
        <w:rPr>
          <w:rFonts w:ascii="Cascadia Mono" w:hAnsi="Cascadia Mono" w:cs="Cascadia Mono"/>
          <w:noProof w:val="0"/>
          <w:color w:val="808080"/>
          <w:kern w:val="0"/>
          <w:sz w:val="24"/>
          <w:szCs w:val="24"/>
          <w:lang w:val="en-US"/>
        </w:rPr>
        <w:t>(</w:t>
      </w:r>
      <w:r w:rsidRPr="002F2973">
        <w:rPr>
          <w:rFonts w:ascii="Cascadia Mono" w:hAnsi="Cascadia Mono" w:cs="Cascadia Mono"/>
          <w:noProof w:val="0"/>
          <w:color w:val="0000FF"/>
          <w:kern w:val="0"/>
          <w:sz w:val="24"/>
          <w:szCs w:val="24"/>
          <w:lang w:val="en-US"/>
        </w:rPr>
        <w:t>WEEKDAY</w:t>
      </w:r>
      <w:r w:rsidRPr="002F2973">
        <w:rPr>
          <w:rFonts w:ascii="Cascadia Mono" w:hAnsi="Cascadia Mono" w:cs="Cascadia Mono"/>
          <w:noProof w:val="0"/>
          <w:color w:val="808080"/>
          <w:kern w:val="0"/>
          <w:sz w:val="24"/>
          <w:szCs w:val="24"/>
          <w:lang w:val="en-US"/>
        </w:rPr>
        <w:t>,</w:t>
      </w:r>
      <w:r w:rsidRPr="002F2973">
        <w:rPr>
          <w:rFonts w:ascii="Cascadia Mono" w:hAnsi="Cascadia Mono" w:cs="Cascadia Mono"/>
          <w:noProof w:val="0"/>
          <w:color w:val="000000"/>
          <w:kern w:val="0"/>
          <w:sz w:val="24"/>
          <w:szCs w:val="24"/>
          <w:lang w:val="en-US"/>
        </w:rPr>
        <w:t xml:space="preserve"> </w:t>
      </w:r>
      <w:r w:rsidRPr="002F2973">
        <w:rPr>
          <w:rFonts w:ascii="Cascadia Mono" w:hAnsi="Cascadia Mono" w:cs="Cascadia Mono"/>
          <w:noProof w:val="0"/>
          <w:color w:val="FF00FF"/>
          <w:kern w:val="0"/>
          <w:sz w:val="24"/>
          <w:szCs w:val="24"/>
          <w:lang w:val="en-US"/>
        </w:rPr>
        <w:t>GETDATE</w:t>
      </w:r>
      <w:r w:rsidRPr="002F2973">
        <w:rPr>
          <w:rFonts w:ascii="Cascadia Mono" w:hAnsi="Cascadia Mono" w:cs="Cascadia Mono"/>
          <w:noProof w:val="0"/>
          <w:color w:val="808080"/>
          <w:kern w:val="0"/>
          <w:sz w:val="24"/>
          <w:szCs w:val="24"/>
          <w:lang w:val="en-US"/>
        </w:rPr>
        <w:t>())</w:t>
      </w:r>
      <w:r w:rsidRPr="002F2973">
        <w:rPr>
          <w:rFonts w:ascii="Cascadia Mono" w:hAnsi="Cascadia Mono" w:cs="Cascadia Mono"/>
          <w:noProof w:val="0"/>
          <w:color w:val="000000"/>
          <w:kern w:val="0"/>
          <w:sz w:val="24"/>
          <w:szCs w:val="24"/>
          <w:lang w:val="en-US"/>
        </w:rPr>
        <w:t xml:space="preserve"> </w:t>
      </w:r>
      <w:r w:rsidRPr="002F2973">
        <w:rPr>
          <w:rFonts w:ascii="Cascadia Mono" w:hAnsi="Cascadia Mono" w:cs="Cascadia Mono"/>
          <w:noProof w:val="0"/>
          <w:color w:val="808080"/>
          <w:kern w:val="0"/>
          <w:sz w:val="24"/>
          <w:szCs w:val="24"/>
          <w:lang w:val="en-US"/>
        </w:rPr>
        <w:t>-</w:t>
      </w:r>
      <w:r w:rsidRPr="002F2973">
        <w:rPr>
          <w:rFonts w:ascii="Cascadia Mono" w:hAnsi="Cascadia Mono" w:cs="Cascadia Mono"/>
          <w:noProof w:val="0"/>
          <w:color w:val="000000"/>
          <w:kern w:val="0"/>
          <w:sz w:val="24"/>
          <w:szCs w:val="24"/>
          <w:lang w:val="en-US"/>
        </w:rPr>
        <w:t xml:space="preserve"> 2</w:t>
      </w:r>
      <w:r w:rsidRPr="002F2973">
        <w:rPr>
          <w:rFonts w:ascii="Cascadia Mono" w:hAnsi="Cascadia Mono" w:cs="Cascadia Mono"/>
          <w:noProof w:val="0"/>
          <w:color w:val="808080"/>
          <w:kern w:val="0"/>
          <w:sz w:val="24"/>
          <w:szCs w:val="24"/>
          <w:lang w:val="en-US"/>
        </w:rPr>
        <w:t>),</w:t>
      </w:r>
      <w:r w:rsidRPr="002F2973">
        <w:rPr>
          <w:rFonts w:ascii="Cascadia Mono" w:hAnsi="Cascadia Mono" w:cs="Cascadia Mono"/>
          <w:noProof w:val="0"/>
          <w:color w:val="000000"/>
          <w:kern w:val="0"/>
          <w:sz w:val="24"/>
          <w:szCs w:val="24"/>
          <w:lang w:val="en-US"/>
        </w:rPr>
        <w:t xml:space="preserve"> </w:t>
      </w:r>
      <w:r w:rsidRPr="002F2973">
        <w:rPr>
          <w:rFonts w:ascii="Cascadia Mono" w:hAnsi="Cascadia Mono" w:cs="Cascadia Mono"/>
          <w:noProof w:val="0"/>
          <w:color w:val="FF00FF"/>
          <w:kern w:val="0"/>
          <w:sz w:val="24"/>
          <w:szCs w:val="24"/>
          <w:lang w:val="en-US"/>
        </w:rPr>
        <w:t>CAST</w:t>
      </w:r>
      <w:r w:rsidRPr="002F2973">
        <w:rPr>
          <w:rFonts w:ascii="Cascadia Mono" w:hAnsi="Cascadia Mono" w:cs="Cascadia Mono"/>
          <w:noProof w:val="0"/>
          <w:color w:val="808080"/>
          <w:kern w:val="0"/>
          <w:sz w:val="24"/>
          <w:szCs w:val="24"/>
          <w:lang w:val="en-US"/>
        </w:rPr>
        <w:t>(</w:t>
      </w:r>
      <w:r w:rsidRPr="002F2973">
        <w:rPr>
          <w:rFonts w:ascii="Cascadia Mono" w:hAnsi="Cascadia Mono" w:cs="Cascadia Mono"/>
          <w:noProof w:val="0"/>
          <w:color w:val="FF00FF"/>
          <w:kern w:val="0"/>
          <w:sz w:val="24"/>
          <w:szCs w:val="24"/>
          <w:lang w:val="en-US"/>
        </w:rPr>
        <w:t>GETDATE</w:t>
      </w:r>
      <w:r w:rsidRPr="002F2973">
        <w:rPr>
          <w:rFonts w:ascii="Cascadia Mono" w:hAnsi="Cascadia Mono" w:cs="Cascadia Mono"/>
          <w:noProof w:val="0"/>
          <w:color w:val="808080"/>
          <w:kern w:val="0"/>
          <w:sz w:val="24"/>
          <w:szCs w:val="24"/>
          <w:lang w:val="en-US"/>
        </w:rPr>
        <w:t>()</w:t>
      </w:r>
      <w:r w:rsidRPr="002F2973">
        <w:rPr>
          <w:rFonts w:ascii="Cascadia Mono" w:hAnsi="Cascadia Mono" w:cs="Cascadia Mono"/>
          <w:noProof w:val="0"/>
          <w:color w:val="000000"/>
          <w:kern w:val="0"/>
          <w:sz w:val="24"/>
          <w:szCs w:val="24"/>
          <w:lang w:val="en-US"/>
        </w:rPr>
        <w:t xml:space="preserve"> </w:t>
      </w:r>
      <w:r w:rsidRPr="002F2973">
        <w:rPr>
          <w:rFonts w:ascii="Cascadia Mono" w:hAnsi="Cascadia Mono" w:cs="Cascadia Mono"/>
          <w:noProof w:val="0"/>
          <w:color w:val="0000FF"/>
          <w:kern w:val="0"/>
          <w:sz w:val="24"/>
          <w:szCs w:val="24"/>
          <w:lang w:val="en-US"/>
        </w:rPr>
        <w:t>AS</w:t>
      </w:r>
      <w:r w:rsidRPr="002F2973">
        <w:rPr>
          <w:rFonts w:ascii="Cascadia Mono" w:hAnsi="Cascadia Mono" w:cs="Cascadia Mono"/>
          <w:noProof w:val="0"/>
          <w:color w:val="000000"/>
          <w:kern w:val="0"/>
          <w:sz w:val="24"/>
          <w:szCs w:val="24"/>
          <w:lang w:val="en-US"/>
        </w:rPr>
        <w:t xml:space="preserve"> </w:t>
      </w:r>
      <w:r w:rsidRPr="002F2973">
        <w:rPr>
          <w:rFonts w:ascii="Cascadia Mono" w:hAnsi="Cascadia Mono" w:cs="Cascadia Mono"/>
          <w:noProof w:val="0"/>
          <w:color w:val="0000FF"/>
          <w:kern w:val="0"/>
          <w:sz w:val="24"/>
          <w:szCs w:val="24"/>
          <w:lang w:val="en-US"/>
        </w:rPr>
        <w:t>DATE</w:t>
      </w:r>
      <w:r w:rsidRPr="002F2973">
        <w:rPr>
          <w:rFonts w:ascii="Cascadia Mono" w:hAnsi="Cascadia Mono" w:cs="Cascadia Mono"/>
          <w:noProof w:val="0"/>
          <w:color w:val="808080"/>
          <w:kern w:val="0"/>
          <w:sz w:val="24"/>
          <w:szCs w:val="24"/>
          <w:lang w:val="en-US"/>
        </w:rPr>
        <w:t>))</w:t>
      </w:r>
    </w:p>
    <w:p w14:paraId="29BDCFDC" w14:textId="77777777" w:rsidR="00F20785" w:rsidRPr="002F2973" w:rsidRDefault="00F20785" w:rsidP="00F2078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F2973">
        <w:rPr>
          <w:rFonts w:ascii="Cascadia Mono" w:hAnsi="Cascadia Mono" w:cs="Cascadia Mono"/>
          <w:noProof w:val="0"/>
          <w:color w:val="000000"/>
          <w:kern w:val="0"/>
          <w:sz w:val="24"/>
          <w:szCs w:val="24"/>
          <w:lang w:val="en-US"/>
        </w:rPr>
        <w:tab/>
      </w:r>
      <w:r w:rsidRPr="002F2973">
        <w:rPr>
          <w:rFonts w:ascii="Cascadia Mono" w:hAnsi="Cascadia Mono" w:cs="Cascadia Mono"/>
          <w:noProof w:val="0"/>
          <w:color w:val="000000"/>
          <w:kern w:val="0"/>
          <w:sz w:val="24"/>
          <w:szCs w:val="24"/>
          <w:lang w:val="en-US"/>
        </w:rPr>
        <w:tab/>
      </w:r>
      <w:r w:rsidRPr="002F2973">
        <w:rPr>
          <w:rFonts w:ascii="Cascadia Mono" w:hAnsi="Cascadia Mono" w:cs="Cascadia Mono"/>
          <w:noProof w:val="0"/>
          <w:color w:val="0000FF"/>
          <w:kern w:val="0"/>
          <w:sz w:val="24"/>
          <w:szCs w:val="24"/>
          <w:lang w:val="en-US"/>
        </w:rPr>
        <w:t>SET</w:t>
      </w:r>
      <w:r w:rsidRPr="002F2973">
        <w:rPr>
          <w:rFonts w:ascii="Cascadia Mono" w:hAnsi="Cascadia Mono" w:cs="Cascadia Mono"/>
          <w:noProof w:val="0"/>
          <w:color w:val="000000"/>
          <w:kern w:val="0"/>
          <w:sz w:val="24"/>
          <w:szCs w:val="24"/>
          <w:lang w:val="en-US"/>
        </w:rPr>
        <w:t xml:space="preserve"> @lastDayOfWeek </w:t>
      </w:r>
      <w:r w:rsidRPr="002F2973">
        <w:rPr>
          <w:rFonts w:ascii="Cascadia Mono" w:hAnsi="Cascadia Mono" w:cs="Cascadia Mono"/>
          <w:noProof w:val="0"/>
          <w:color w:val="808080"/>
          <w:kern w:val="0"/>
          <w:sz w:val="24"/>
          <w:szCs w:val="24"/>
          <w:lang w:val="en-US"/>
        </w:rPr>
        <w:t>=</w:t>
      </w:r>
      <w:r w:rsidRPr="002F2973">
        <w:rPr>
          <w:rFonts w:ascii="Cascadia Mono" w:hAnsi="Cascadia Mono" w:cs="Cascadia Mono"/>
          <w:noProof w:val="0"/>
          <w:color w:val="000000"/>
          <w:kern w:val="0"/>
          <w:sz w:val="24"/>
          <w:szCs w:val="24"/>
          <w:lang w:val="en-US"/>
        </w:rPr>
        <w:t xml:space="preserve"> </w:t>
      </w:r>
      <w:proofErr w:type="gramStart"/>
      <w:r w:rsidRPr="002F2973">
        <w:rPr>
          <w:rFonts w:ascii="Cascadia Mono" w:hAnsi="Cascadia Mono" w:cs="Cascadia Mono"/>
          <w:noProof w:val="0"/>
          <w:color w:val="FF00FF"/>
          <w:kern w:val="0"/>
          <w:sz w:val="24"/>
          <w:szCs w:val="24"/>
          <w:lang w:val="en-US"/>
        </w:rPr>
        <w:t>DATEADD</w:t>
      </w:r>
      <w:r w:rsidRPr="002F2973">
        <w:rPr>
          <w:rFonts w:ascii="Cascadia Mono" w:hAnsi="Cascadia Mono" w:cs="Cascadia Mono"/>
          <w:noProof w:val="0"/>
          <w:color w:val="808080"/>
          <w:kern w:val="0"/>
          <w:sz w:val="24"/>
          <w:szCs w:val="24"/>
          <w:lang w:val="en-US"/>
        </w:rPr>
        <w:t>(</w:t>
      </w:r>
      <w:proofErr w:type="gramEnd"/>
      <w:r w:rsidRPr="002F2973">
        <w:rPr>
          <w:rFonts w:ascii="Cascadia Mono" w:hAnsi="Cascadia Mono" w:cs="Cascadia Mono"/>
          <w:noProof w:val="0"/>
          <w:color w:val="FF00FF"/>
          <w:kern w:val="0"/>
          <w:sz w:val="24"/>
          <w:szCs w:val="24"/>
          <w:lang w:val="en-US"/>
        </w:rPr>
        <w:t>DAY</w:t>
      </w:r>
      <w:r w:rsidRPr="002F2973">
        <w:rPr>
          <w:rFonts w:ascii="Cascadia Mono" w:hAnsi="Cascadia Mono" w:cs="Cascadia Mono"/>
          <w:noProof w:val="0"/>
          <w:color w:val="808080"/>
          <w:kern w:val="0"/>
          <w:sz w:val="24"/>
          <w:szCs w:val="24"/>
          <w:lang w:val="en-US"/>
        </w:rPr>
        <w:t>,</w:t>
      </w:r>
      <w:r w:rsidRPr="002F2973">
        <w:rPr>
          <w:rFonts w:ascii="Cascadia Mono" w:hAnsi="Cascadia Mono" w:cs="Cascadia Mono"/>
          <w:noProof w:val="0"/>
          <w:color w:val="000000"/>
          <w:kern w:val="0"/>
          <w:sz w:val="24"/>
          <w:szCs w:val="24"/>
          <w:lang w:val="en-US"/>
        </w:rPr>
        <w:t xml:space="preserve"> 6 </w:t>
      </w:r>
      <w:r w:rsidRPr="002F2973">
        <w:rPr>
          <w:rFonts w:ascii="Cascadia Mono" w:hAnsi="Cascadia Mono" w:cs="Cascadia Mono"/>
          <w:noProof w:val="0"/>
          <w:color w:val="808080"/>
          <w:kern w:val="0"/>
          <w:sz w:val="24"/>
          <w:szCs w:val="24"/>
          <w:lang w:val="en-US"/>
        </w:rPr>
        <w:t>-</w:t>
      </w:r>
      <w:r w:rsidRPr="002F2973">
        <w:rPr>
          <w:rFonts w:ascii="Cascadia Mono" w:hAnsi="Cascadia Mono" w:cs="Cascadia Mono"/>
          <w:noProof w:val="0"/>
          <w:color w:val="0000FF"/>
          <w:kern w:val="0"/>
          <w:sz w:val="24"/>
          <w:szCs w:val="24"/>
          <w:lang w:val="en-US"/>
        </w:rPr>
        <w:t xml:space="preserve"> </w:t>
      </w:r>
      <w:r w:rsidRPr="002F2973">
        <w:rPr>
          <w:rFonts w:ascii="Cascadia Mono" w:hAnsi="Cascadia Mono" w:cs="Cascadia Mono"/>
          <w:noProof w:val="0"/>
          <w:color w:val="808080"/>
          <w:kern w:val="0"/>
          <w:sz w:val="24"/>
          <w:szCs w:val="24"/>
          <w:lang w:val="en-US"/>
        </w:rPr>
        <w:t>(</w:t>
      </w:r>
      <w:r w:rsidRPr="002F2973">
        <w:rPr>
          <w:rFonts w:ascii="Cascadia Mono" w:hAnsi="Cascadia Mono" w:cs="Cascadia Mono"/>
          <w:noProof w:val="0"/>
          <w:color w:val="FF00FF"/>
          <w:kern w:val="0"/>
          <w:sz w:val="24"/>
          <w:szCs w:val="24"/>
          <w:lang w:val="en-US"/>
        </w:rPr>
        <w:t>DATEPART</w:t>
      </w:r>
      <w:r w:rsidRPr="002F2973">
        <w:rPr>
          <w:rFonts w:ascii="Cascadia Mono" w:hAnsi="Cascadia Mono" w:cs="Cascadia Mono"/>
          <w:noProof w:val="0"/>
          <w:color w:val="808080"/>
          <w:kern w:val="0"/>
          <w:sz w:val="24"/>
          <w:szCs w:val="24"/>
          <w:lang w:val="en-US"/>
        </w:rPr>
        <w:t>(</w:t>
      </w:r>
      <w:r w:rsidRPr="002F2973">
        <w:rPr>
          <w:rFonts w:ascii="Cascadia Mono" w:hAnsi="Cascadia Mono" w:cs="Cascadia Mono"/>
          <w:noProof w:val="0"/>
          <w:color w:val="0000FF"/>
          <w:kern w:val="0"/>
          <w:sz w:val="24"/>
          <w:szCs w:val="24"/>
          <w:lang w:val="en-US"/>
        </w:rPr>
        <w:t>WEEKDAY</w:t>
      </w:r>
      <w:r w:rsidRPr="002F2973">
        <w:rPr>
          <w:rFonts w:ascii="Cascadia Mono" w:hAnsi="Cascadia Mono" w:cs="Cascadia Mono"/>
          <w:noProof w:val="0"/>
          <w:color w:val="808080"/>
          <w:kern w:val="0"/>
          <w:sz w:val="24"/>
          <w:szCs w:val="24"/>
          <w:lang w:val="en-US"/>
        </w:rPr>
        <w:t>,</w:t>
      </w:r>
      <w:r w:rsidRPr="002F2973">
        <w:rPr>
          <w:rFonts w:ascii="Cascadia Mono" w:hAnsi="Cascadia Mono" w:cs="Cascadia Mono"/>
          <w:noProof w:val="0"/>
          <w:color w:val="000000"/>
          <w:kern w:val="0"/>
          <w:sz w:val="24"/>
          <w:szCs w:val="24"/>
          <w:lang w:val="en-US"/>
        </w:rPr>
        <w:t xml:space="preserve"> </w:t>
      </w:r>
      <w:r w:rsidRPr="002F2973">
        <w:rPr>
          <w:rFonts w:ascii="Cascadia Mono" w:hAnsi="Cascadia Mono" w:cs="Cascadia Mono"/>
          <w:noProof w:val="0"/>
          <w:color w:val="FF00FF"/>
          <w:kern w:val="0"/>
          <w:sz w:val="24"/>
          <w:szCs w:val="24"/>
          <w:lang w:val="en-US"/>
        </w:rPr>
        <w:t>GETDATE</w:t>
      </w:r>
      <w:r w:rsidRPr="002F2973">
        <w:rPr>
          <w:rFonts w:ascii="Cascadia Mono" w:hAnsi="Cascadia Mono" w:cs="Cascadia Mono"/>
          <w:noProof w:val="0"/>
          <w:color w:val="808080"/>
          <w:kern w:val="0"/>
          <w:sz w:val="24"/>
          <w:szCs w:val="24"/>
          <w:lang w:val="en-US"/>
        </w:rPr>
        <w:t>())</w:t>
      </w:r>
      <w:r w:rsidRPr="002F2973">
        <w:rPr>
          <w:rFonts w:ascii="Cascadia Mono" w:hAnsi="Cascadia Mono" w:cs="Cascadia Mono"/>
          <w:noProof w:val="0"/>
          <w:color w:val="000000"/>
          <w:kern w:val="0"/>
          <w:sz w:val="24"/>
          <w:szCs w:val="24"/>
          <w:lang w:val="en-US"/>
        </w:rPr>
        <w:t xml:space="preserve"> </w:t>
      </w:r>
      <w:r w:rsidRPr="002F2973">
        <w:rPr>
          <w:rFonts w:ascii="Cascadia Mono" w:hAnsi="Cascadia Mono" w:cs="Cascadia Mono"/>
          <w:noProof w:val="0"/>
          <w:color w:val="808080"/>
          <w:kern w:val="0"/>
          <w:sz w:val="24"/>
          <w:szCs w:val="24"/>
          <w:lang w:val="en-US"/>
        </w:rPr>
        <w:t>-</w:t>
      </w:r>
      <w:r w:rsidRPr="002F2973">
        <w:rPr>
          <w:rFonts w:ascii="Cascadia Mono" w:hAnsi="Cascadia Mono" w:cs="Cascadia Mono"/>
          <w:noProof w:val="0"/>
          <w:color w:val="000000"/>
          <w:kern w:val="0"/>
          <w:sz w:val="24"/>
          <w:szCs w:val="24"/>
          <w:lang w:val="en-US"/>
        </w:rPr>
        <w:t xml:space="preserve"> 2</w:t>
      </w:r>
      <w:r w:rsidRPr="002F2973">
        <w:rPr>
          <w:rFonts w:ascii="Cascadia Mono" w:hAnsi="Cascadia Mono" w:cs="Cascadia Mono"/>
          <w:noProof w:val="0"/>
          <w:color w:val="808080"/>
          <w:kern w:val="0"/>
          <w:sz w:val="24"/>
          <w:szCs w:val="24"/>
          <w:lang w:val="en-US"/>
        </w:rPr>
        <w:t>),</w:t>
      </w:r>
      <w:r w:rsidRPr="002F2973">
        <w:rPr>
          <w:rFonts w:ascii="Cascadia Mono" w:hAnsi="Cascadia Mono" w:cs="Cascadia Mono"/>
          <w:noProof w:val="0"/>
          <w:color w:val="000000"/>
          <w:kern w:val="0"/>
          <w:sz w:val="24"/>
          <w:szCs w:val="24"/>
          <w:lang w:val="en-US"/>
        </w:rPr>
        <w:t xml:space="preserve"> </w:t>
      </w:r>
      <w:r w:rsidRPr="002F2973">
        <w:rPr>
          <w:rFonts w:ascii="Cascadia Mono" w:hAnsi="Cascadia Mono" w:cs="Cascadia Mono"/>
          <w:noProof w:val="0"/>
          <w:color w:val="FF00FF"/>
          <w:kern w:val="0"/>
          <w:sz w:val="24"/>
          <w:szCs w:val="24"/>
          <w:lang w:val="en-US"/>
        </w:rPr>
        <w:t>CAST</w:t>
      </w:r>
      <w:r w:rsidRPr="002F2973">
        <w:rPr>
          <w:rFonts w:ascii="Cascadia Mono" w:hAnsi="Cascadia Mono" w:cs="Cascadia Mono"/>
          <w:noProof w:val="0"/>
          <w:color w:val="808080"/>
          <w:kern w:val="0"/>
          <w:sz w:val="24"/>
          <w:szCs w:val="24"/>
          <w:lang w:val="en-US"/>
        </w:rPr>
        <w:t>(</w:t>
      </w:r>
      <w:r w:rsidRPr="002F2973">
        <w:rPr>
          <w:rFonts w:ascii="Cascadia Mono" w:hAnsi="Cascadia Mono" w:cs="Cascadia Mono"/>
          <w:noProof w:val="0"/>
          <w:color w:val="FF00FF"/>
          <w:kern w:val="0"/>
          <w:sz w:val="24"/>
          <w:szCs w:val="24"/>
          <w:lang w:val="en-US"/>
        </w:rPr>
        <w:t>GETDATE</w:t>
      </w:r>
      <w:r w:rsidRPr="002F2973">
        <w:rPr>
          <w:rFonts w:ascii="Cascadia Mono" w:hAnsi="Cascadia Mono" w:cs="Cascadia Mono"/>
          <w:noProof w:val="0"/>
          <w:color w:val="808080"/>
          <w:kern w:val="0"/>
          <w:sz w:val="24"/>
          <w:szCs w:val="24"/>
          <w:lang w:val="en-US"/>
        </w:rPr>
        <w:t>()</w:t>
      </w:r>
      <w:r w:rsidRPr="002F2973">
        <w:rPr>
          <w:rFonts w:ascii="Cascadia Mono" w:hAnsi="Cascadia Mono" w:cs="Cascadia Mono"/>
          <w:noProof w:val="0"/>
          <w:color w:val="000000"/>
          <w:kern w:val="0"/>
          <w:sz w:val="24"/>
          <w:szCs w:val="24"/>
          <w:lang w:val="en-US"/>
        </w:rPr>
        <w:t xml:space="preserve"> </w:t>
      </w:r>
      <w:r w:rsidRPr="002F2973">
        <w:rPr>
          <w:rFonts w:ascii="Cascadia Mono" w:hAnsi="Cascadia Mono" w:cs="Cascadia Mono"/>
          <w:noProof w:val="0"/>
          <w:color w:val="0000FF"/>
          <w:kern w:val="0"/>
          <w:sz w:val="24"/>
          <w:szCs w:val="24"/>
          <w:lang w:val="en-US"/>
        </w:rPr>
        <w:t>AS</w:t>
      </w:r>
      <w:r w:rsidRPr="002F2973">
        <w:rPr>
          <w:rFonts w:ascii="Cascadia Mono" w:hAnsi="Cascadia Mono" w:cs="Cascadia Mono"/>
          <w:noProof w:val="0"/>
          <w:color w:val="000000"/>
          <w:kern w:val="0"/>
          <w:sz w:val="24"/>
          <w:szCs w:val="24"/>
          <w:lang w:val="en-US"/>
        </w:rPr>
        <w:t xml:space="preserve"> </w:t>
      </w:r>
      <w:r w:rsidRPr="002F2973">
        <w:rPr>
          <w:rFonts w:ascii="Cascadia Mono" w:hAnsi="Cascadia Mono" w:cs="Cascadia Mono"/>
          <w:noProof w:val="0"/>
          <w:color w:val="0000FF"/>
          <w:kern w:val="0"/>
          <w:sz w:val="24"/>
          <w:szCs w:val="24"/>
          <w:lang w:val="en-US"/>
        </w:rPr>
        <w:t>DATE</w:t>
      </w:r>
      <w:r w:rsidRPr="002F2973">
        <w:rPr>
          <w:rFonts w:ascii="Cascadia Mono" w:hAnsi="Cascadia Mono" w:cs="Cascadia Mono"/>
          <w:noProof w:val="0"/>
          <w:color w:val="808080"/>
          <w:kern w:val="0"/>
          <w:sz w:val="24"/>
          <w:szCs w:val="24"/>
          <w:lang w:val="en-US"/>
        </w:rPr>
        <w:t>))</w:t>
      </w:r>
    </w:p>
    <w:p w14:paraId="71DBEB5C" w14:textId="77777777" w:rsidR="00F20785" w:rsidRPr="002F2973" w:rsidRDefault="00F20785" w:rsidP="00F2078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F2973">
        <w:rPr>
          <w:rFonts w:ascii="Cascadia Mono" w:hAnsi="Cascadia Mono" w:cs="Cascadia Mono"/>
          <w:noProof w:val="0"/>
          <w:color w:val="000000"/>
          <w:kern w:val="0"/>
          <w:sz w:val="24"/>
          <w:szCs w:val="24"/>
          <w:lang w:val="en-US"/>
        </w:rPr>
        <w:lastRenderedPageBreak/>
        <w:tab/>
      </w:r>
    </w:p>
    <w:p w14:paraId="1CE10A5B" w14:textId="77777777" w:rsidR="00F20785" w:rsidRPr="002F2973" w:rsidRDefault="00F20785" w:rsidP="00F2078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F2973">
        <w:rPr>
          <w:rFonts w:ascii="Cascadia Mono" w:hAnsi="Cascadia Mono" w:cs="Cascadia Mono"/>
          <w:noProof w:val="0"/>
          <w:color w:val="000000"/>
          <w:kern w:val="0"/>
          <w:sz w:val="24"/>
          <w:szCs w:val="24"/>
          <w:lang w:val="en-US"/>
        </w:rPr>
        <w:tab/>
      </w:r>
      <w:r w:rsidRPr="002F2973">
        <w:rPr>
          <w:rFonts w:ascii="Cascadia Mono" w:hAnsi="Cascadia Mono" w:cs="Cascadia Mono"/>
          <w:noProof w:val="0"/>
          <w:color w:val="000000"/>
          <w:kern w:val="0"/>
          <w:sz w:val="24"/>
          <w:szCs w:val="24"/>
          <w:lang w:val="en-US"/>
        </w:rPr>
        <w:tab/>
      </w:r>
      <w:r w:rsidRPr="002F2973">
        <w:rPr>
          <w:rFonts w:ascii="Cascadia Mono" w:hAnsi="Cascadia Mono" w:cs="Cascadia Mono"/>
          <w:noProof w:val="0"/>
          <w:color w:val="0000FF"/>
          <w:kern w:val="0"/>
          <w:sz w:val="24"/>
          <w:szCs w:val="24"/>
          <w:lang w:val="en-US"/>
        </w:rPr>
        <w:t>SELECT</w:t>
      </w:r>
      <w:r w:rsidRPr="002F2973">
        <w:rPr>
          <w:rFonts w:ascii="Cascadia Mono" w:hAnsi="Cascadia Mono" w:cs="Cascadia Mono"/>
          <w:noProof w:val="0"/>
          <w:color w:val="000000"/>
          <w:kern w:val="0"/>
          <w:sz w:val="24"/>
          <w:szCs w:val="24"/>
          <w:lang w:val="en-US"/>
        </w:rPr>
        <w:t xml:space="preserve"> </w:t>
      </w:r>
      <w:r w:rsidRPr="002F2973">
        <w:rPr>
          <w:rFonts w:ascii="Cascadia Mono" w:hAnsi="Cascadia Mono" w:cs="Cascadia Mono"/>
          <w:noProof w:val="0"/>
          <w:color w:val="808080"/>
          <w:kern w:val="0"/>
          <w:sz w:val="24"/>
          <w:szCs w:val="24"/>
          <w:lang w:val="en-US"/>
        </w:rPr>
        <w:t>*</w:t>
      </w:r>
      <w:r w:rsidRPr="002F2973">
        <w:rPr>
          <w:rFonts w:ascii="Cascadia Mono" w:hAnsi="Cascadia Mono" w:cs="Cascadia Mono"/>
          <w:noProof w:val="0"/>
          <w:color w:val="000000"/>
          <w:kern w:val="0"/>
          <w:sz w:val="24"/>
          <w:szCs w:val="24"/>
          <w:lang w:val="en-US"/>
        </w:rPr>
        <w:t xml:space="preserve"> </w:t>
      </w:r>
      <w:r w:rsidRPr="002F2973">
        <w:rPr>
          <w:rFonts w:ascii="Cascadia Mono" w:hAnsi="Cascadia Mono" w:cs="Cascadia Mono"/>
          <w:noProof w:val="0"/>
          <w:color w:val="0000FF"/>
          <w:kern w:val="0"/>
          <w:sz w:val="24"/>
          <w:szCs w:val="24"/>
          <w:lang w:val="en-US"/>
        </w:rPr>
        <w:t>FROM</w:t>
      </w:r>
      <w:r w:rsidRPr="002F2973">
        <w:rPr>
          <w:rFonts w:ascii="Cascadia Mono" w:hAnsi="Cascadia Mono" w:cs="Cascadia Mono"/>
          <w:noProof w:val="0"/>
          <w:color w:val="000000"/>
          <w:kern w:val="0"/>
          <w:sz w:val="24"/>
          <w:szCs w:val="24"/>
          <w:lang w:val="en-US"/>
        </w:rPr>
        <w:t xml:space="preserve"> </w:t>
      </w:r>
      <w:proofErr w:type="spellStart"/>
      <w:r w:rsidRPr="002F2973">
        <w:rPr>
          <w:rFonts w:ascii="Cascadia Mono" w:hAnsi="Cascadia Mono" w:cs="Cascadia Mono"/>
          <w:noProof w:val="0"/>
          <w:color w:val="000000"/>
          <w:kern w:val="0"/>
          <w:sz w:val="24"/>
          <w:szCs w:val="24"/>
          <w:lang w:val="en-US"/>
        </w:rPr>
        <w:t>ShiftDetailView</w:t>
      </w:r>
      <w:proofErr w:type="spellEnd"/>
    </w:p>
    <w:p w14:paraId="00570820" w14:textId="77777777" w:rsidR="00F20785" w:rsidRPr="002F2973" w:rsidRDefault="00F20785" w:rsidP="00F2078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F2973">
        <w:rPr>
          <w:rFonts w:ascii="Cascadia Mono" w:hAnsi="Cascadia Mono" w:cs="Cascadia Mono"/>
          <w:noProof w:val="0"/>
          <w:color w:val="000000"/>
          <w:kern w:val="0"/>
          <w:sz w:val="24"/>
          <w:szCs w:val="24"/>
          <w:lang w:val="en-US"/>
        </w:rPr>
        <w:tab/>
      </w:r>
      <w:r w:rsidRPr="002F2973">
        <w:rPr>
          <w:rFonts w:ascii="Cascadia Mono" w:hAnsi="Cascadia Mono" w:cs="Cascadia Mono"/>
          <w:noProof w:val="0"/>
          <w:color w:val="000000"/>
          <w:kern w:val="0"/>
          <w:sz w:val="24"/>
          <w:szCs w:val="24"/>
          <w:lang w:val="en-US"/>
        </w:rPr>
        <w:tab/>
      </w:r>
      <w:r w:rsidRPr="002F2973">
        <w:rPr>
          <w:rFonts w:ascii="Cascadia Mono" w:hAnsi="Cascadia Mono" w:cs="Cascadia Mono"/>
          <w:noProof w:val="0"/>
          <w:color w:val="0000FF"/>
          <w:kern w:val="0"/>
          <w:sz w:val="24"/>
          <w:szCs w:val="24"/>
          <w:lang w:val="en-US"/>
        </w:rPr>
        <w:t>WHERE</w:t>
      </w:r>
      <w:r w:rsidRPr="002F2973">
        <w:rPr>
          <w:rFonts w:ascii="Cascadia Mono" w:hAnsi="Cascadia Mono" w:cs="Cascadia Mono"/>
          <w:noProof w:val="0"/>
          <w:color w:val="000000"/>
          <w:kern w:val="0"/>
          <w:sz w:val="24"/>
          <w:szCs w:val="24"/>
          <w:lang w:val="en-US"/>
        </w:rPr>
        <w:t xml:space="preserve"> </w:t>
      </w:r>
      <w:r w:rsidRPr="002F2973">
        <w:rPr>
          <w:rFonts w:ascii="Cascadia Mono" w:hAnsi="Cascadia Mono" w:cs="Cascadia Mono"/>
          <w:noProof w:val="0"/>
          <w:color w:val="0000FF"/>
          <w:kern w:val="0"/>
          <w:sz w:val="24"/>
          <w:szCs w:val="24"/>
          <w:lang w:val="en-US"/>
        </w:rPr>
        <w:t>date</w:t>
      </w:r>
      <w:r w:rsidRPr="002F2973">
        <w:rPr>
          <w:rFonts w:ascii="Cascadia Mono" w:hAnsi="Cascadia Mono" w:cs="Cascadia Mono"/>
          <w:noProof w:val="0"/>
          <w:color w:val="000000"/>
          <w:kern w:val="0"/>
          <w:sz w:val="24"/>
          <w:szCs w:val="24"/>
          <w:lang w:val="en-US"/>
        </w:rPr>
        <w:t xml:space="preserve"> </w:t>
      </w:r>
      <w:r w:rsidRPr="002F2973">
        <w:rPr>
          <w:rFonts w:ascii="Cascadia Mono" w:hAnsi="Cascadia Mono" w:cs="Cascadia Mono"/>
          <w:noProof w:val="0"/>
          <w:color w:val="808080"/>
          <w:kern w:val="0"/>
          <w:sz w:val="24"/>
          <w:szCs w:val="24"/>
          <w:lang w:val="en-US"/>
        </w:rPr>
        <w:t>BETWEEN</w:t>
      </w:r>
      <w:r w:rsidRPr="002F2973">
        <w:rPr>
          <w:rFonts w:ascii="Cascadia Mono" w:hAnsi="Cascadia Mono" w:cs="Cascadia Mono"/>
          <w:noProof w:val="0"/>
          <w:color w:val="000000"/>
          <w:kern w:val="0"/>
          <w:sz w:val="24"/>
          <w:szCs w:val="24"/>
          <w:lang w:val="en-US"/>
        </w:rPr>
        <w:t xml:space="preserve"> @firstDayOfWeek </w:t>
      </w:r>
      <w:r w:rsidRPr="002F2973">
        <w:rPr>
          <w:rFonts w:ascii="Cascadia Mono" w:hAnsi="Cascadia Mono" w:cs="Cascadia Mono"/>
          <w:noProof w:val="0"/>
          <w:color w:val="808080"/>
          <w:kern w:val="0"/>
          <w:sz w:val="24"/>
          <w:szCs w:val="24"/>
          <w:lang w:val="en-US"/>
        </w:rPr>
        <w:t>AND</w:t>
      </w:r>
      <w:r w:rsidRPr="002F2973">
        <w:rPr>
          <w:rFonts w:ascii="Cascadia Mono" w:hAnsi="Cascadia Mono" w:cs="Cascadia Mono"/>
          <w:noProof w:val="0"/>
          <w:color w:val="000000"/>
          <w:kern w:val="0"/>
          <w:sz w:val="24"/>
          <w:szCs w:val="24"/>
          <w:lang w:val="en-US"/>
        </w:rPr>
        <w:t xml:space="preserve"> @lastDayOfWeek</w:t>
      </w:r>
    </w:p>
    <w:p w14:paraId="25DF568B" w14:textId="77777777" w:rsidR="00F20785" w:rsidRPr="002F2973" w:rsidRDefault="00F20785" w:rsidP="00F2078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F2973">
        <w:rPr>
          <w:rFonts w:ascii="Cascadia Mono" w:hAnsi="Cascadia Mono" w:cs="Cascadia Mono"/>
          <w:noProof w:val="0"/>
          <w:color w:val="000000"/>
          <w:kern w:val="0"/>
          <w:sz w:val="24"/>
          <w:szCs w:val="24"/>
          <w:lang w:val="en-US"/>
        </w:rPr>
        <w:tab/>
      </w:r>
      <w:r w:rsidRPr="002F2973">
        <w:rPr>
          <w:rFonts w:ascii="Cascadia Mono" w:hAnsi="Cascadia Mono" w:cs="Cascadia Mono"/>
          <w:noProof w:val="0"/>
          <w:color w:val="000000"/>
          <w:kern w:val="0"/>
          <w:sz w:val="24"/>
          <w:szCs w:val="24"/>
          <w:lang w:val="en-US"/>
        </w:rPr>
        <w:tab/>
      </w:r>
      <w:r w:rsidRPr="002F2973">
        <w:rPr>
          <w:rFonts w:ascii="Cascadia Mono" w:hAnsi="Cascadia Mono" w:cs="Cascadia Mono"/>
          <w:noProof w:val="0"/>
          <w:color w:val="0000FF"/>
          <w:kern w:val="0"/>
          <w:sz w:val="24"/>
          <w:szCs w:val="24"/>
          <w:lang w:val="en-US"/>
        </w:rPr>
        <w:t>ORDER</w:t>
      </w:r>
      <w:r w:rsidRPr="002F2973">
        <w:rPr>
          <w:rFonts w:ascii="Cascadia Mono" w:hAnsi="Cascadia Mono" w:cs="Cascadia Mono"/>
          <w:noProof w:val="0"/>
          <w:color w:val="000000"/>
          <w:kern w:val="0"/>
          <w:sz w:val="24"/>
          <w:szCs w:val="24"/>
          <w:lang w:val="en-US"/>
        </w:rPr>
        <w:t xml:space="preserve"> </w:t>
      </w:r>
      <w:r w:rsidRPr="002F2973">
        <w:rPr>
          <w:rFonts w:ascii="Cascadia Mono" w:hAnsi="Cascadia Mono" w:cs="Cascadia Mono"/>
          <w:noProof w:val="0"/>
          <w:color w:val="0000FF"/>
          <w:kern w:val="0"/>
          <w:sz w:val="24"/>
          <w:szCs w:val="24"/>
          <w:lang w:val="en-US"/>
        </w:rPr>
        <w:t>BY</w:t>
      </w:r>
      <w:r w:rsidRPr="002F2973">
        <w:rPr>
          <w:rFonts w:ascii="Cascadia Mono" w:hAnsi="Cascadia Mono" w:cs="Cascadia Mono"/>
          <w:noProof w:val="0"/>
          <w:color w:val="000000"/>
          <w:kern w:val="0"/>
          <w:sz w:val="24"/>
          <w:szCs w:val="24"/>
          <w:lang w:val="en-US"/>
        </w:rPr>
        <w:t xml:space="preserve"> </w:t>
      </w:r>
      <w:r w:rsidRPr="002F2973">
        <w:rPr>
          <w:rFonts w:ascii="Cascadia Mono" w:hAnsi="Cascadia Mono" w:cs="Cascadia Mono"/>
          <w:noProof w:val="0"/>
          <w:color w:val="0000FF"/>
          <w:kern w:val="0"/>
          <w:sz w:val="24"/>
          <w:szCs w:val="24"/>
          <w:lang w:val="en-US"/>
        </w:rPr>
        <w:t>date</w:t>
      </w:r>
      <w:r w:rsidRPr="002F2973">
        <w:rPr>
          <w:rFonts w:ascii="Cascadia Mono" w:hAnsi="Cascadia Mono" w:cs="Cascadia Mono"/>
          <w:noProof w:val="0"/>
          <w:color w:val="000000"/>
          <w:kern w:val="0"/>
          <w:sz w:val="24"/>
          <w:szCs w:val="24"/>
          <w:lang w:val="en-US"/>
        </w:rPr>
        <w:t xml:space="preserve"> </w:t>
      </w:r>
      <w:r w:rsidRPr="002F2973">
        <w:rPr>
          <w:rFonts w:ascii="Cascadia Mono" w:hAnsi="Cascadia Mono" w:cs="Cascadia Mono"/>
          <w:noProof w:val="0"/>
          <w:color w:val="0000FF"/>
          <w:kern w:val="0"/>
          <w:sz w:val="24"/>
          <w:szCs w:val="24"/>
          <w:lang w:val="en-US"/>
        </w:rPr>
        <w:t>ASC</w:t>
      </w:r>
      <w:r w:rsidRPr="002F2973">
        <w:rPr>
          <w:rFonts w:ascii="Cascadia Mono" w:hAnsi="Cascadia Mono" w:cs="Cascadia Mono"/>
          <w:noProof w:val="0"/>
          <w:color w:val="808080"/>
          <w:kern w:val="0"/>
          <w:sz w:val="24"/>
          <w:szCs w:val="24"/>
          <w:lang w:val="en-US"/>
        </w:rPr>
        <w:t>,</w:t>
      </w:r>
      <w:r w:rsidRPr="002F2973">
        <w:rPr>
          <w:rFonts w:ascii="Cascadia Mono" w:hAnsi="Cascadia Mono" w:cs="Cascadia Mono"/>
          <w:noProof w:val="0"/>
          <w:color w:val="000000"/>
          <w:kern w:val="0"/>
          <w:sz w:val="24"/>
          <w:szCs w:val="24"/>
          <w:lang w:val="en-US"/>
        </w:rPr>
        <w:t xml:space="preserve"> ID </w:t>
      </w:r>
      <w:r w:rsidRPr="002F2973">
        <w:rPr>
          <w:rFonts w:ascii="Cascadia Mono" w:hAnsi="Cascadia Mono" w:cs="Cascadia Mono"/>
          <w:noProof w:val="0"/>
          <w:color w:val="0000FF"/>
          <w:kern w:val="0"/>
          <w:sz w:val="24"/>
          <w:szCs w:val="24"/>
          <w:lang w:val="en-US"/>
        </w:rPr>
        <w:t>ASC</w:t>
      </w:r>
    </w:p>
    <w:p w14:paraId="0407DEB4" w14:textId="77777777" w:rsidR="00F20785" w:rsidRPr="002F2973" w:rsidRDefault="00F20785" w:rsidP="00F2078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F2973">
        <w:rPr>
          <w:rFonts w:ascii="Cascadia Mono" w:hAnsi="Cascadia Mono" w:cs="Cascadia Mono"/>
          <w:noProof w:val="0"/>
          <w:color w:val="000000"/>
          <w:kern w:val="0"/>
          <w:sz w:val="24"/>
          <w:szCs w:val="24"/>
          <w:lang w:val="en-US"/>
        </w:rPr>
        <w:tab/>
      </w:r>
      <w:r w:rsidRPr="002F2973">
        <w:rPr>
          <w:rFonts w:ascii="Cascadia Mono" w:hAnsi="Cascadia Mono" w:cs="Cascadia Mono"/>
          <w:noProof w:val="0"/>
          <w:color w:val="0000FF"/>
          <w:kern w:val="0"/>
          <w:sz w:val="24"/>
          <w:szCs w:val="24"/>
          <w:lang w:val="en-US"/>
        </w:rPr>
        <w:t>END</w:t>
      </w:r>
      <w:r w:rsidRPr="002F2973">
        <w:rPr>
          <w:rFonts w:ascii="Cascadia Mono" w:hAnsi="Cascadia Mono" w:cs="Cascadia Mono"/>
          <w:noProof w:val="0"/>
          <w:color w:val="000000"/>
          <w:kern w:val="0"/>
          <w:sz w:val="24"/>
          <w:szCs w:val="24"/>
          <w:lang w:val="en-US"/>
        </w:rPr>
        <w:t xml:space="preserve"> </w:t>
      </w:r>
      <w:r w:rsidRPr="002F2973">
        <w:rPr>
          <w:rFonts w:ascii="Cascadia Mono" w:hAnsi="Cascadia Mono" w:cs="Cascadia Mono"/>
          <w:noProof w:val="0"/>
          <w:color w:val="0000FF"/>
          <w:kern w:val="0"/>
          <w:sz w:val="24"/>
          <w:szCs w:val="24"/>
          <w:lang w:val="en-US"/>
        </w:rPr>
        <w:t>TRY</w:t>
      </w:r>
    </w:p>
    <w:p w14:paraId="3CF756D7" w14:textId="77777777" w:rsidR="00F20785" w:rsidRPr="002F2973" w:rsidRDefault="00F20785" w:rsidP="00F2078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F2973">
        <w:rPr>
          <w:rFonts w:ascii="Cascadia Mono" w:hAnsi="Cascadia Mono" w:cs="Cascadia Mono"/>
          <w:noProof w:val="0"/>
          <w:color w:val="000000"/>
          <w:kern w:val="0"/>
          <w:sz w:val="24"/>
          <w:szCs w:val="24"/>
          <w:lang w:val="en-US"/>
        </w:rPr>
        <w:tab/>
      </w:r>
      <w:r w:rsidRPr="002F2973">
        <w:rPr>
          <w:rFonts w:ascii="Cascadia Mono" w:hAnsi="Cascadia Mono" w:cs="Cascadia Mono"/>
          <w:noProof w:val="0"/>
          <w:color w:val="0000FF"/>
          <w:kern w:val="0"/>
          <w:sz w:val="24"/>
          <w:szCs w:val="24"/>
          <w:lang w:val="en-US"/>
        </w:rPr>
        <w:t>BEGIN</w:t>
      </w:r>
      <w:r w:rsidRPr="002F2973">
        <w:rPr>
          <w:rFonts w:ascii="Cascadia Mono" w:hAnsi="Cascadia Mono" w:cs="Cascadia Mono"/>
          <w:noProof w:val="0"/>
          <w:color w:val="000000"/>
          <w:kern w:val="0"/>
          <w:sz w:val="24"/>
          <w:szCs w:val="24"/>
          <w:lang w:val="en-US"/>
        </w:rPr>
        <w:t xml:space="preserve"> </w:t>
      </w:r>
      <w:r w:rsidRPr="002F2973">
        <w:rPr>
          <w:rFonts w:ascii="Cascadia Mono" w:hAnsi="Cascadia Mono" w:cs="Cascadia Mono"/>
          <w:noProof w:val="0"/>
          <w:color w:val="0000FF"/>
          <w:kern w:val="0"/>
          <w:sz w:val="24"/>
          <w:szCs w:val="24"/>
          <w:lang w:val="en-US"/>
        </w:rPr>
        <w:t>CATCH</w:t>
      </w:r>
    </w:p>
    <w:p w14:paraId="77CB3977" w14:textId="77777777" w:rsidR="00F20785" w:rsidRPr="002F2973" w:rsidRDefault="00F20785" w:rsidP="00F2078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F2973">
        <w:rPr>
          <w:rFonts w:ascii="Cascadia Mono" w:hAnsi="Cascadia Mono" w:cs="Cascadia Mono"/>
          <w:noProof w:val="0"/>
          <w:color w:val="000000"/>
          <w:kern w:val="0"/>
          <w:sz w:val="24"/>
          <w:szCs w:val="24"/>
          <w:lang w:val="en-US"/>
        </w:rPr>
        <w:tab/>
      </w:r>
      <w:r w:rsidRPr="002F2973">
        <w:rPr>
          <w:rFonts w:ascii="Cascadia Mono" w:hAnsi="Cascadia Mono" w:cs="Cascadia Mono"/>
          <w:noProof w:val="0"/>
          <w:color w:val="000000"/>
          <w:kern w:val="0"/>
          <w:sz w:val="24"/>
          <w:szCs w:val="24"/>
          <w:lang w:val="en-US"/>
        </w:rPr>
        <w:tab/>
      </w:r>
      <w:r w:rsidRPr="002F2973">
        <w:rPr>
          <w:rFonts w:ascii="Cascadia Mono" w:hAnsi="Cascadia Mono" w:cs="Cascadia Mono"/>
          <w:noProof w:val="0"/>
          <w:color w:val="0000FF"/>
          <w:kern w:val="0"/>
          <w:sz w:val="24"/>
          <w:szCs w:val="24"/>
          <w:lang w:val="en-US"/>
        </w:rPr>
        <w:t>SET</w:t>
      </w:r>
      <w:r w:rsidRPr="002F2973">
        <w:rPr>
          <w:rFonts w:ascii="Cascadia Mono" w:hAnsi="Cascadia Mono" w:cs="Cascadia Mono"/>
          <w:noProof w:val="0"/>
          <w:color w:val="000000"/>
          <w:kern w:val="0"/>
          <w:sz w:val="24"/>
          <w:szCs w:val="24"/>
          <w:lang w:val="en-US"/>
        </w:rPr>
        <w:t xml:space="preserve"> @errorMessage </w:t>
      </w:r>
      <w:r w:rsidRPr="002F2973">
        <w:rPr>
          <w:rFonts w:ascii="Cascadia Mono" w:hAnsi="Cascadia Mono" w:cs="Cascadia Mono"/>
          <w:noProof w:val="0"/>
          <w:color w:val="808080"/>
          <w:kern w:val="0"/>
          <w:sz w:val="24"/>
          <w:szCs w:val="24"/>
          <w:lang w:val="en-US"/>
        </w:rPr>
        <w:t>=</w:t>
      </w:r>
      <w:r w:rsidRPr="002F2973">
        <w:rPr>
          <w:rFonts w:ascii="Cascadia Mono" w:hAnsi="Cascadia Mono" w:cs="Cascadia Mono"/>
          <w:noProof w:val="0"/>
          <w:color w:val="000000"/>
          <w:kern w:val="0"/>
          <w:sz w:val="24"/>
          <w:szCs w:val="24"/>
          <w:lang w:val="en-US"/>
        </w:rPr>
        <w:t xml:space="preserve"> </w:t>
      </w:r>
      <w:r w:rsidRPr="002F2973">
        <w:rPr>
          <w:rFonts w:ascii="Cascadia Mono" w:hAnsi="Cascadia Mono" w:cs="Cascadia Mono"/>
          <w:noProof w:val="0"/>
          <w:color w:val="FF00FF"/>
          <w:kern w:val="0"/>
          <w:sz w:val="24"/>
          <w:szCs w:val="24"/>
          <w:lang w:val="en-US"/>
        </w:rPr>
        <w:t>ERROR_</w:t>
      </w:r>
      <w:proofErr w:type="gramStart"/>
      <w:r w:rsidRPr="002F2973">
        <w:rPr>
          <w:rFonts w:ascii="Cascadia Mono" w:hAnsi="Cascadia Mono" w:cs="Cascadia Mono"/>
          <w:noProof w:val="0"/>
          <w:color w:val="FF00FF"/>
          <w:kern w:val="0"/>
          <w:sz w:val="24"/>
          <w:szCs w:val="24"/>
          <w:lang w:val="en-US"/>
        </w:rPr>
        <w:t>MESSAGE</w:t>
      </w:r>
      <w:r w:rsidRPr="002F2973">
        <w:rPr>
          <w:rFonts w:ascii="Cascadia Mono" w:hAnsi="Cascadia Mono" w:cs="Cascadia Mono"/>
          <w:noProof w:val="0"/>
          <w:color w:val="808080"/>
          <w:kern w:val="0"/>
          <w:sz w:val="24"/>
          <w:szCs w:val="24"/>
          <w:lang w:val="en-US"/>
        </w:rPr>
        <w:t>(</w:t>
      </w:r>
      <w:proofErr w:type="gramEnd"/>
      <w:r w:rsidRPr="002F2973">
        <w:rPr>
          <w:rFonts w:ascii="Cascadia Mono" w:hAnsi="Cascadia Mono" w:cs="Cascadia Mono"/>
          <w:noProof w:val="0"/>
          <w:color w:val="808080"/>
          <w:kern w:val="0"/>
          <w:sz w:val="24"/>
          <w:szCs w:val="24"/>
          <w:lang w:val="en-US"/>
        </w:rPr>
        <w:t>)</w:t>
      </w:r>
    </w:p>
    <w:p w14:paraId="4A686F62" w14:textId="77777777" w:rsidR="00F20785" w:rsidRPr="002F2973" w:rsidRDefault="00F20785" w:rsidP="00F2078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F2973">
        <w:rPr>
          <w:rFonts w:ascii="Cascadia Mono" w:hAnsi="Cascadia Mono" w:cs="Cascadia Mono"/>
          <w:noProof w:val="0"/>
          <w:color w:val="000000"/>
          <w:kern w:val="0"/>
          <w:sz w:val="24"/>
          <w:szCs w:val="24"/>
          <w:lang w:val="en-US"/>
        </w:rPr>
        <w:tab/>
      </w:r>
      <w:r w:rsidRPr="002F2973">
        <w:rPr>
          <w:rFonts w:ascii="Cascadia Mono" w:hAnsi="Cascadia Mono" w:cs="Cascadia Mono"/>
          <w:noProof w:val="0"/>
          <w:color w:val="000000"/>
          <w:kern w:val="0"/>
          <w:sz w:val="24"/>
          <w:szCs w:val="24"/>
          <w:lang w:val="en-US"/>
        </w:rPr>
        <w:tab/>
      </w:r>
      <w:proofErr w:type="gramStart"/>
      <w:r w:rsidRPr="002F2973">
        <w:rPr>
          <w:rFonts w:ascii="Cascadia Mono" w:hAnsi="Cascadia Mono" w:cs="Cascadia Mono"/>
          <w:noProof w:val="0"/>
          <w:color w:val="0000FF"/>
          <w:kern w:val="0"/>
          <w:sz w:val="24"/>
          <w:szCs w:val="24"/>
          <w:lang w:val="en-US"/>
        </w:rPr>
        <w:t>RAISERROR</w:t>
      </w:r>
      <w:r w:rsidRPr="002F2973">
        <w:rPr>
          <w:rFonts w:ascii="Cascadia Mono" w:hAnsi="Cascadia Mono" w:cs="Cascadia Mono"/>
          <w:noProof w:val="0"/>
          <w:color w:val="808080"/>
          <w:kern w:val="0"/>
          <w:sz w:val="24"/>
          <w:szCs w:val="24"/>
          <w:lang w:val="en-US"/>
        </w:rPr>
        <w:t>(</w:t>
      </w:r>
      <w:proofErr w:type="gramEnd"/>
      <w:r w:rsidRPr="002F2973">
        <w:rPr>
          <w:rFonts w:ascii="Cascadia Mono" w:hAnsi="Cascadia Mono" w:cs="Cascadia Mono"/>
          <w:noProof w:val="0"/>
          <w:color w:val="000000"/>
          <w:kern w:val="0"/>
          <w:sz w:val="24"/>
          <w:szCs w:val="24"/>
          <w:lang w:val="en-US"/>
        </w:rPr>
        <w:t>@errorMessage</w:t>
      </w:r>
      <w:r w:rsidRPr="002F2973">
        <w:rPr>
          <w:rFonts w:ascii="Cascadia Mono" w:hAnsi="Cascadia Mono" w:cs="Cascadia Mono"/>
          <w:noProof w:val="0"/>
          <w:color w:val="808080"/>
          <w:kern w:val="0"/>
          <w:sz w:val="24"/>
          <w:szCs w:val="24"/>
          <w:lang w:val="en-US"/>
        </w:rPr>
        <w:t>,</w:t>
      </w:r>
      <w:r w:rsidRPr="002F2973">
        <w:rPr>
          <w:rFonts w:ascii="Cascadia Mono" w:hAnsi="Cascadia Mono" w:cs="Cascadia Mono"/>
          <w:noProof w:val="0"/>
          <w:color w:val="000000"/>
          <w:kern w:val="0"/>
          <w:sz w:val="24"/>
          <w:szCs w:val="24"/>
          <w:lang w:val="en-US"/>
        </w:rPr>
        <w:t xml:space="preserve"> 16</w:t>
      </w:r>
      <w:r w:rsidRPr="002F2973">
        <w:rPr>
          <w:rFonts w:ascii="Cascadia Mono" w:hAnsi="Cascadia Mono" w:cs="Cascadia Mono"/>
          <w:noProof w:val="0"/>
          <w:color w:val="808080"/>
          <w:kern w:val="0"/>
          <w:sz w:val="24"/>
          <w:szCs w:val="24"/>
          <w:lang w:val="en-US"/>
        </w:rPr>
        <w:t>,</w:t>
      </w:r>
      <w:r w:rsidRPr="002F2973">
        <w:rPr>
          <w:rFonts w:ascii="Cascadia Mono" w:hAnsi="Cascadia Mono" w:cs="Cascadia Mono"/>
          <w:noProof w:val="0"/>
          <w:color w:val="000000"/>
          <w:kern w:val="0"/>
          <w:sz w:val="24"/>
          <w:szCs w:val="24"/>
          <w:lang w:val="en-US"/>
        </w:rPr>
        <w:t xml:space="preserve"> 1</w:t>
      </w:r>
      <w:r w:rsidRPr="002F2973">
        <w:rPr>
          <w:rFonts w:ascii="Cascadia Mono" w:hAnsi="Cascadia Mono" w:cs="Cascadia Mono"/>
          <w:noProof w:val="0"/>
          <w:color w:val="808080"/>
          <w:kern w:val="0"/>
          <w:sz w:val="24"/>
          <w:szCs w:val="24"/>
          <w:lang w:val="en-US"/>
        </w:rPr>
        <w:t>)</w:t>
      </w:r>
    </w:p>
    <w:p w14:paraId="2385E4D6" w14:textId="77777777" w:rsidR="00F20785" w:rsidRPr="002F2973" w:rsidRDefault="00F20785" w:rsidP="00F2078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F2973">
        <w:rPr>
          <w:rFonts w:ascii="Cascadia Mono" w:hAnsi="Cascadia Mono" w:cs="Cascadia Mono"/>
          <w:noProof w:val="0"/>
          <w:color w:val="000000"/>
          <w:kern w:val="0"/>
          <w:sz w:val="24"/>
          <w:szCs w:val="24"/>
          <w:lang w:val="en-US"/>
        </w:rPr>
        <w:tab/>
      </w:r>
      <w:r w:rsidRPr="002F2973">
        <w:rPr>
          <w:rFonts w:ascii="Cascadia Mono" w:hAnsi="Cascadia Mono" w:cs="Cascadia Mono"/>
          <w:noProof w:val="0"/>
          <w:color w:val="0000FF"/>
          <w:kern w:val="0"/>
          <w:sz w:val="24"/>
          <w:szCs w:val="24"/>
          <w:lang w:val="en-US"/>
        </w:rPr>
        <w:t>END</w:t>
      </w:r>
      <w:r w:rsidRPr="002F2973">
        <w:rPr>
          <w:rFonts w:ascii="Cascadia Mono" w:hAnsi="Cascadia Mono" w:cs="Cascadia Mono"/>
          <w:noProof w:val="0"/>
          <w:color w:val="000000"/>
          <w:kern w:val="0"/>
          <w:sz w:val="24"/>
          <w:szCs w:val="24"/>
          <w:lang w:val="en-US"/>
        </w:rPr>
        <w:t xml:space="preserve"> </w:t>
      </w:r>
      <w:r w:rsidRPr="002F2973">
        <w:rPr>
          <w:rFonts w:ascii="Cascadia Mono" w:hAnsi="Cascadia Mono" w:cs="Cascadia Mono"/>
          <w:noProof w:val="0"/>
          <w:color w:val="0000FF"/>
          <w:kern w:val="0"/>
          <w:sz w:val="24"/>
          <w:szCs w:val="24"/>
          <w:lang w:val="en-US"/>
        </w:rPr>
        <w:t>CATCH</w:t>
      </w:r>
    </w:p>
    <w:p w14:paraId="62A89E3D" w14:textId="77777777" w:rsidR="00F20785" w:rsidRPr="002F2973" w:rsidRDefault="00F20785" w:rsidP="00F2078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F2973">
        <w:rPr>
          <w:rFonts w:ascii="Cascadia Mono" w:hAnsi="Cascadia Mono" w:cs="Cascadia Mono"/>
          <w:noProof w:val="0"/>
          <w:color w:val="0000FF"/>
          <w:kern w:val="0"/>
          <w:sz w:val="24"/>
          <w:szCs w:val="24"/>
          <w:lang w:val="en-US"/>
        </w:rPr>
        <w:t>END</w:t>
      </w:r>
    </w:p>
    <w:p w14:paraId="721CD725" w14:textId="79CB6259" w:rsidR="00530599" w:rsidRPr="002F2973" w:rsidRDefault="00F20785" w:rsidP="00F20785">
      <w:pPr>
        <w:pStyle w:val="ListParagraph"/>
        <w:pBdr>
          <w:top w:val="single" w:sz="4" w:space="1" w:color="auto"/>
          <w:left w:val="single" w:sz="4" w:space="4" w:color="auto"/>
          <w:bottom w:val="single" w:sz="4" w:space="1" w:color="auto"/>
          <w:right w:val="single" w:sz="4" w:space="4" w:color="auto"/>
        </w:pBdr>
        <w:ind w:left="1584"/>
        <w:rPr>
          <w:rFonts w:ascii="Times New Roman" w:hAnsi="Times New Roman" w:cs="Times New Roman"/>
          <w:sz w:val="24"/>
          <w:szCs w:val="24"/>
          <w:u w:val="single"/>
          <w:lang w:val="en-US"/>
        </w:rPr>
      </w:pPr>
      <w:r w:rsidRPr="002F2973">
        <w:rPr>
          <w:rFonts w:ascii="Cascadia Mono" w:hAnsi="Cascadia Mono" w:cs="Cascadia Mono"/>
          <w:noProof w:val="0"/>
          <w:color w:val="0000FF"/>
          <w:kern w:val="0"/>
          <w:sz w:val="24"/>
          <w:szCs w:val="24"/>
          <w:lang w:val="en-US"/>
        </w:rPr>
        <w:t>GO</w:t>
      </w:r>
    </w:p>
    <w:p w14:paraId="7CE40545" w14:textId="77777777" w:rsidR="00530599" w:rsidRDefault="00530599" w:rsidP="00530599">
      <w:pPr>
        <w:pStyle w:val="ListParagraph"/>
        <w:ind w:left="1584"/>
        <w:rPr>
          <w:rFonts w:ascii="Times New Roman" w:hAnsi="Times New Roman" w:cs="Times New Roman"/>
          <w:sz w:val="28"/>
          <w:szCs w:val="28"/>
          <w:u w:val="single"/>
          <w:lang w:val="en-US"/>
        </w:rPr>
      </w:pPr>
    </w:p>
    <w:p w14:paraId="0AB356B6" w14:textId="6A33967B" w:rsidR="00530599" w:rsidRDefault="00530599" w:rsidP="00530599">
      <w:pPr>
        <w:pStyle w:val="ListParagraph"/>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C# code:</w:t>
      </w:r>
    </w:p>
    <w:p w14:paraId="56073C8C" w14:textId="77777777" w:rsidR="00EC21DD" w:rsidRPr="00EC21DD" w:rsidRDefault="00EC21DD" w:rsidP="00EC21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EC21DD">
        <w:rPr>
          <w:rFonts w:ascii="Cascadia Mono" w:hAnsi="Cascadia Mono" w:cs="Cascadia Mono"/>
          <w:noProof w:val="0"/>
          <w:color w:val="000000"/>
          <w:kern w:val="0"/>
          <w:sz w:val="24"/>
          <w:szCs w:val="24"/>
          <w:lang w:val="en-US"/>
        </w:rPr>
        <w:t>try</w:t>
      </w:r>
    </w:p>
    <w:p w14:paraId="6EAAB467" w14:textId="77777777" w:rsidR="00EC21DD" w:rsidRPr="00EC21DD" w:rsidRDefault="00EC21DD" w:rsidP="00EC21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EC21DD">
        <w:rPr>
          <w:rFonts w:ascii="Cascadia Mono" w:hAnsi="Cascadia Mono" w:cs="Cascadia Mono"/>
          <w:noProof w:val="0"/>
          <w:color w:val="000000"/>
          <w:kern w:val="0"/>
          <w:sz w:val="24"/>
          <w:szCs w:val="24"/>
          <w:lang w:val="en-US"/>
        </w:rPr>
        <w:t>{</w:t>
      </w:r>
    </w:p>
    <w:p w14:paraId="25D7C2B0" w14:textId="77777777" w:rsidR="00EC21DD" w:rsidRPr="00EC21DD" w:rsidRDefault="00EC21DD" w:rsidP="00EC21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EC21DD">
        <w:rPr>
          <w:rFonts w:ascii="Cascadia Mono" w:hAnsi="Cascadia Mono" w:cs="Cascadia Mono"/>
          <w:noProof w:val="0"/>
          <w:color w:val="000000"/>
          <w:kern w:val="0"/>
          <w:sz w:val="24"/>
          <w:szCs w:val="24"/>
          <w:lang w:val="en-US"/>
        </w:rPr>
        <w:t xml:space="preserve">    </w:t>
      </w:r>
      <w:proofErr w:type="spellStart"/>
      <w:r w:rsidRPr="00EC21DD">
        <w:rPr>
          <w:rFonts w:ascii="Cascadia Mono" w:hAnsi="Cascadia Mono" w:cs="Cascadia Mono"/>
          <w:noProof w:val="0"/>
          <w:color w:val="000000"/>
          <w:kern w:val="0"/>
          <w:sz w:val="24"/>
          <w:szCs w:val="24"/>
          <w:lang w:val="en-US"/>
        </w:rPr>
        <w:t>dataShift.Clear</w:t>
      </w:r>
      <w:proofErr w:type="spellEnd"/>
      <w:r w:rsidRPr="00EC21DD">
        <w:rPr>
          <w:rFonts w:ascii="Cascadia Mono" w:hAnsi="Cascadia Mono" w:cs="Cascadia Mono"/>
          <w:noProof w:val="0"/>
          <w:color w:val="000000"/>
          <w:kern w:val="0"/>
          <w:sz w:val="24"/>
          <w:szCs w:val="24"/>
          <w:lang w:val="en-US"/>
        </w:rPr>
        <w:t>(</w:t>
      </w:r>
      <w:proofErr w:type="gramStart"/>
      <w:r w:rsidRPr="00EC21DD">
        <w:rPr>
          <w:rFonts w:ascii="Cascadia Mono" w:hAnsi="Cascadia Mono" w:cs="Cascadia Mono"/>
          <w:noProof w:val="0"/>
          <w:color w:val="000000"/>
          <w:kern w:val="0"/>
          <w:sz w:val="24"/>
          <w:szCs w:val="24"/>
          <w:lang w:val="en-US"/>
        </w:rPr>
        <w:t>);</w:t>
      </w:r>
      <w:proofErr w:type="gramEnd"/>
    </w:p>
    <w:p w14:paraId="6154A9BC" w14:textId="77777777" w:rsidR="00EC21DD" w:rsidRPr="00EC21DD" w:rsidRDefault="00EC21DD" w:rsidP="00EC21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EC21DD">
        <w:rPr>
          <w:rFonts w:ascii="Cascadia Mono" w:hAnsi="Cascadia Mono" w:cs="Cascadia Mono"/>
          <w:noProof w:val="0"/>
          <w:color w:val="000000"/>
          <w:kern w:val="0"/>
          <w:sz w:val="24"/>
          <w:szCs w:val="24"/>
          <w:lang w:val="en-US"/>
        </w:rPr>
        <w:t xml:space="preserve">    </w:t>
      </w:r>
      <w:proofErr w:type="spellStart"/>
      <w:r w:rsidRPr="00EC21DD">
        <w:rPr>
          <w:rFonts w:ascii="Cascadia Mono" w:hAnsi="Cascadia Mono" w:cs="Cascadia Mono"/>
          <w:noProof w:val="0"/>
          <w:color w:val="000000"/>
          <w:kern w:val="0"/>
          <w:sz w:val="24"/>
          <w:szCs w:val="24"/>
          <w:lang w:val="en-US"/>
        </w:rPr>
        <w:t>dataShift</w:t>
      </w:r>
      <w:proofErr w:type="spellEnd"/>
      <w:r w:rsidRPr="00EC21DD">
        <w:rPr>
          <w:rFonts w:ascii="Cascadia Mono" w:hAnsi="Cascadia Mono" w:cs="Cascadia Mono"/>
          <w:noProof w:val="0"/>
          <w:color w:val="000000"/>
          <w:kern w:val="0"/>
          <w:sz w:val="24"/>
          <w:szCs w:val="24"/>
          <w:lang w:val="en-US"/>
        </w:rPr>
        <w:t xml:space="preserve"> = </w:t>
      </w:r>
      <w:proofErr w:type="spellStart"/>
      <w:proofErr w:type="gramStart"/>
      <w:r w:rsidRPr="00EC21DD">
        <w:rPr>
          <w:rFonts w:ascii="Cascadia Mono" w:hAnsi="Cascadia Mono" w:cs="Cascadia Mono"/>
          <w:noProof w:val="0"/>
          <w:color w:val="000000"/>
          <w:kern w:val="0"/>
          <w:sz w:val="24"/>
          <w:szCs w:val="24"/>
          <w:lang w:val="en-US"/>
        </w:rPr>
        <w:t>DataProvider.Instance.ExecuteQuery</w:t>
      </w:r>
      <w:proofErr w:type="spellEnd"/>
      <w:proofErr w:type="gramEnd"/>
      <w:r w:rsidRPr="00EC21DD">
        <w:rPr>
          <w:rFonts w:ascii="Cascadia Mono" w:hAnsi="Cascadia Mono" w:cs="Cascadia Mono"/>
          <w:noProof w:val="0"/>
          <w:color w:val="000000"/>
          <w:kern w:val="0"/>
          <w:sz w:val="24"/>
          <w:szCs w:val="24"/>
          <w:lang w:val="en-US"/>
        </w:rPr>
        <w:t xml:space="preserve">("EXEC </w:t>
      </w:r>
      <w:proofErr w:type="spellStart"/>
      <w:r w:rsidRPr="00EC21DD">
        <w:rPr>
          <w:rFonts w:ascii="Cascadia Mono" w:hAnsi="Cascadia Mono" w:cs="Cascadia Mono"/>
          <w:noProof w:val="0"/>
          <w:color w:val="000000"/>
          <w:kern w:val="0"/>
          <w:sz w:val="24"/>
          <w:szCs w:val="24"/>
          <w:lang w:val="en-US"/>
        </w:rPr>
        <w:t>dbo.getShiftDetailByWeek</w:t>
      </w:r>
      <w:proofErr w:type="spellEnd"/>
      <w:r w:rsidRPr="00EC21DD">
        <w:rPr>
          <w:rFonts w:ascii="Cascadia Mono" w:hAnsi="Cascadia Mono" w:cs="Cascadia Mono"/>
          <w:noProof w:val="0"/>
          <w:color w:val="000000"/>
          <w:kern w:val="0"/>
          <w:sz w:val="24"/>
          <w:szCs w:val="24"/>
          <w:lang w:val="en-US"/>
        </w:rPr>
        <w:t>");</w:t>
      </w:r>
    </w:p>
    <w:p w14:paraId="08007C4C" w14:textId="77777777" w:rsidR="00EC21DD" w:rsidRPr="00EC21DD" w:rsidRDefault="00EC21DD" w:rsidP="00EC21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EC21DD">
        <w:rPr>
          <w:rFonts w:ascii="Cascadia Mono" w:hAnsi="Cascadia Mono" w:cs="Cascadia Mono"/>
          <w:noProof w:val="0"/>
          <w:color w:val="000000"/>
          <w:kern w:val="0"/>
          <w:sz w:val="24"/>
          <w:szCs w:val="24"/>
          <w:lang w:val="en-US"/>
        </w:rPr>
        <w:t>}</w:t>
      </w:r>
    </w:p>
    <w:p w14:paraId="15AD31C6" w14:textId="77777777" w:rsidR="00EC21DD" w:rsidRPr="00EC21DD" w:rsidRDefault="00EC21DD" w:rsidP="00EC21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EC21DD">
        <w:rPr>
          <w:rFonts w:ascii="Cascadia Mono" w:hAnsi="Cascadia Mono" w:cs="Cascadia Mono"/>
          <w:noProof w:val="0"/>
          <w:color w:val="000000"/>
          <w:kern w:val="0"/>
          <w:sz w:val="24"/>
          <w:szCs w:val="24"/>
          <w:lang w:val="en-US"/>
        </w:rPr>
        <w:t>catch (</w:t>
      </w:r>
      <w:proofErr w:type="spellStart"/>
      <w:r w:rsidRPr="00EC21DD">
        <w:rPr>
          <w:rFonts w:ascii="Cascadia Mono" w:hAnsi="Cascadia Mono" w:cs="Cascadia Mono"/>
          <w:noProof w:val="0"/>
          <w:color w:val="000000"/>
          <w:kern w:val="0"/>
          <w:sz w:val="24"/>
          <w:szCs w:val="24"/>
          <w:lang w:val="en-US"/>
        </w:rPr>
        <w:t>SqlException</w:t>
      </w:r>
      <w:proofErr w:type="spellEnd"/>
      <w:r w:rsidRPr="00EC21DD">
        <w:rPr>
          <w:rFonts w:ascii="Cascadia Mono" w:hAnsi="Cascadia Mono" w:cs="Cascadia Mono"/>
          <w:noProof w:val="0"/>
          <w:color w:val="000000"/>
          <w:kern w:val="0"/>
          <w:sz w:val="24"/>
          <w:szCs w:val="24"/>
          <w:lang w:val="en-US"/>
        </w:rPr>
        <w:t xml:space="preserve"> </w:t>
      </w:r>
      <w:proofErr w:type="spellStart"/>
      <w:r w:rsidRPr="00EC21DD">
        <w:rPr>
          <w:rFonts w:ascii="Cascadia Mono" w:hAnsi="Cascadia Mono" w:cs="Cascadia Mono"/>
          <w:noProof w:val="0"/>
          <w:color w:val="000000"/>
          <w:kern w:val="0"/>
          <w:sz w:val="24"/>
          <w:szCs w:val="24"/>
          <w:lang w:val="en-US"/>
        </w:rPr>
        <w:t>ev</w:t>
      </w:r>
      <w:proofErr w:type="spellEnd"/>
      <w:r w:rsidRPr="00EC21DD">
        <w:rPr>
          <w:rFonts w:ascii="Cascadia Mono" w:hAnsi="Cascadia Mono" w:cs="Cascadia Mono"/>
          <w:noProof w:val="0"/>
          <w:color w:val="000000"/>
          <w:kern w:val="0"/>
          <w:sz w:val="24"/>
          <w:szCs w:val="24"/>
          <w:lang w:val="en-US"/>
        </w:rPr>
        <w:t>)</w:t>
      </w:r>
    </w:p>
    <w:p w14:paraId="305B3B51" w14:textId="77777777" w:rsidR="00EC21DD" w:rsidRPr="00EC21DD" w:rsidRDefault="00EC21DD" w:rsidP="00EC21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EC21DD">
        <w:rPr>
          <w:rFonts w:ascii="Cascadia Mono" w:hAnsi="Cascadia Mono" w:cs="Cascadia Mono"/>
          <w:noProof w:val="0"/>
          <w:color w:val="000000"/>
          <w:kern w:val="0"/>
          <w:sz w:val="24"/>
          <w:szCs w:val="24"/>
          <w:lang w:val="en-US"/>
        </w:rPr>
        <w:t>{</w:t>
      </w:r>
    </w:p>
    <w:p w14:paraId="36FF69B8" w14:textId="77777777" w:rsidR="00EC21DD" w:rsidRPr="00EC21DD" w:rsidRDefault="00EC21DD" w:rsidP="00EC21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EC21DD">
        <w:rPr>
          <w:rFonts w:ascii="Cascadia Mono" w:hAnsi="Cascadia Mono" w:cs="Cascadia Mono"/>
          <w:noProof w:val="0"/>
          <w:color w:val="000000"/>
          <w:kern w:val="0"/>
          <w:sz w:val="24"/>
          <w:szCs w:val="24"/>
          <w:lang w:val="en-US"/>
        </w:rPr>
        <w:t xml:space="preserve">    </w:t>
      </w:r>
      <w:proofErr w:type="spellStart"/>
      <w:r w:rsidRPr="00EC21DD">
        <w:rPr>
          <w:rFonts w:ascii="Cascadia Mono" w:hAnsi="Cascadia Mono" w:cs="Cascadia Mono"/>
          <w:noProof w:val="0"/>
          <w:color w:val="000000"/>
          <w:kern w:val="0"/>
          <w:sz w:val="24"/>
          <w:szCs w:val="24"/>
          <w:lang w:val="en-US"/>
        </w:rPr>
        <w:t>MessageBox.Show</w:t>
      </w:r>
      <w:proofErr w:type="spellEnd"/>
      <w:r w:rsidRPr="00EC21DD">
        <w:rPr>
          <w:rFonts w:ascii="Cascadia Mono" w:hAnsi="Cascadia Mono" w:cs="Cascadia Mono"/>
          <w:noProof w:val="0"/>
          <w:color w:val="000000"/>
          <w:kern w:val="0"/>
          <w:sz w:val="24"/>
          <w:szCs w:val="24"/>
          <w:lang w:val="en-US"/>
        </w:rPr>
        <w:t>("</w:t>
      </w:r>
      <w:proofErr w:type="spellStart"/>
      <w:r w:rsidRPr="00EC21DD">
        <w:rPr>
          <w:rFonts w:ascii="Cascadia Mono" w:hAnsi="Cascadia Mono" w:cs="Cascadia Mono"/>
          <w:noProof w:val="0"/>
          <w:color w:val="000000"/>
          <w:kern w:val="0"/>
          <w:sz w:val="24"/>
          <w:szCs w:val="24"/>
          <w:lang w:val="en-US"/>
        </w:rPr>
        <w:t>Lỗi</w:t>
      </w:r>
      <w:proofErr w:type="spellEnd"/>
      <w:r w:rsidRPr="00EC21DD">
        <w:rPr>
          <w:rFonts w:ascii="Cascadia Mono" w:hAnsi="Cascadia Mono" w:cs="Cascadia Mono"/>
          <w:noProof w:val="0"/>
          <w:color w:val="000000"/>
          <w:kern w:val="0"/>
          <w:sz w:val="24"/>
          <w:szCs w:val="24"/>
          <w:lang w:val="en-US"/>
        </w:rPr>
        <w:t xml:space="preserve"> </w:t>
      </w:r>
      <w:proofErr w:type="spellStart"/>
      <w:r w:rsidRPr="00EC21DD">
        <w:rPr>
          <w:rFonts w:ascii="Cascadia Mono" w:hAnsi="Cascadia Mono" w:cs="Cascadia Mono"/>
          <w:noProof w:val="0"/>
          <w:color w:val="000000"/>
          <w:kern w:val="0"/>
          <w:sz w:val="24"/>
          <w:szCs w:val="24"/>
          <w:lang w:val="en-US"/>
        </w:rPr>
        <w:t>kết</w:t>
      </w:r>
      <w:proofErr w:type="spellEnd"/>
      <w:r w:rsidRPr="00EC21DD">
        <w:rPr>
          <w:rFonts w:ascii="Cascadia Mono" w:hAnsi="Cascadia Mono" w:cs="Cascadia Mono"/>
          <w:noProof w:val="0"/>
          <w:color w:val="000000"/>
          <w:kern w:val="0"/>
          <w:sz w:val="24"/>
          <w:szCs w:val="24"/>
          <w:lang w:val="en-US"/>
        </w:rPr>
        <w:t xml:space="preserve"> </w:t>
      </w:r>
      <w:proofErr w:type="spellStart"/>
      <w:r w:rsidRPr="00EC21DD">
        <w:rPr>
          <w:rFonts w:ascii="Cascadia Mono" w:hAnsi="Cascadia Mono" w:cs="Cascadia Mono"/>
          <w:noProof w:val="0"/>
          <w:color w:val="000000"/>
          <w:kern w:val="0"/>
          <w:sz w:val="24"/>
          <w:szCs w:val="24"/>
          <w:lang w:val="en-US"/>
        </w:rPr>
        <w:t>nối</w:t>
      </w:r>
      <w:proofErr w:type="spellEnd"/>
      <w:r w:rsidRPr="00EC21DD">
        <w:rPr>
          <w:rFonts w:ascii="Cascadia Mono" w:hAnsi="Cascadia Mono" w:cs="Cascadia Mono"/>
          <w:noProof w:val="0"/>
          <w:color w:val="000000"/>
          <w:kern w:val="0"/>
          <w:sz w:val="24"/>
          <w:szCs w:val="24"/>
          <w:lang w:val="en-US"/>
        </w:rPr>
        <w:t>.\</w:t>
      </w:r>
      <w:proofErr w:type="spellStart"/>
      <w:r w:rsidRPr="00EC21DD">
        <w:rPr>
          <w:rFonts w:ascii="Cascadia Mono" w:hAnsi="Cascadia Mono" w:cs="Cascadia Mono"/>
          <w:noProof w:val="0"/>
          <w:color w:val="000000"/>
          <w:kern w:val="0"/>
          <w:sz w:val="24"/>
          <w:szCs w:val="24"/>
          <w:lang w:val="en-US"/>
        </w:rPr>
        <w:t>nDo</w:t>
      </w:r>
      <w:proofErr w:type="spellEnd"/>
      <w:r w:rsidRPr="00EC21DD">
        <w:rPr>
          <w:rFonts w:ascii="Cascadia Mono" w:hAnsi="Cascadia Mono" w:cs="Cascadia Mono"/>
          <w:noProof w:val="0"/>
          <w:color w:val="000000"/>
          <w:kern w:val="0"/>
          <w:sz w:val="24"/>
          <w:szCs w:val="24"/>
          <w:lang w:val="en-US"/>
        </w:rPr>
        <w:t xml:space="preserve">:\n" + </w:t>
      </w:r>
      <w:proofErr w:type="spellStart"/>
      <w:proofErr w:type="gramStart"/>
      <w:r w:rsidRPr="00EC21DD">
        <w:rPr>
          <w:rFonts w:ascii="Cascadia Mono" w:hAnsi="Cascadia Mono" w:cs="Cascadia Mono"/>
          <w:noProof w:val="0"/>
          <w:color w:val="000000"/>
          <w:kern w:val="0"/>
          <w:sz w:val="24"/>
          <w:szCs w:val="24"/>
          <w:lang w:val="en-US"/>
        </w:rPr>
        <w:t>ev.Message</w:t>
      </w:r>
      <w:proofErr w:type="spellEnd"/>
      <w:proofErr w:type="gramEnd"/>
      <w:r w:rsidRPr="00EC21DD">
        <w:rPr>
          <w:rFonts w:ascii="Cascadia Mono" w:hAnsi="Cascadia Mono" w:cs="Cascadia Mono"/>
          <w:noProof w:val="0"/>
          <w:color w:val="000000"/>
          <w:kern w:val="0"/>
          <w:sz w:val="24"/>
          <w:szCs w:val="24"/>
          <w:lang w:val="en-US"/>
        </w:rPr>
        <w:t xml:space="preserve">, "Thông </w:t>
      </w:r>
      <w:proofErr w:type="spellStart"/>
      <w:r w:rsidRPr="00EC21DD">
        <w:rPr>
          <w:rFonts w:ascii="Cascadia Mono" w:hAnsi="Cascadia Mono" w:cs="Cascadia Mono"/>
          <w:noProof w:val="0"/>
          <w:color w:val="000000"/>
          <w:kern w:val="0"/>
          <w:sz w:val="24"/>
          <w:szCs w:val="24"/>
          <w:lang w:val="en-US"/>
        </w:rPr>
        <w:t>báo</w:t>
      </w:r>
      <w:proofErr w:type="spellEnd"/>
      <w:r w:rsidRPr="00EC21DD">
        <w:rPr>
          <w:rFonts w:ascii="Cascadia Mono" w:hAnsi="Cascadia Mono" w:cs="Cascadia Mono"/>
          <w:noProof w:val="0"/>
          <w:color w:val="000000"/>
          <w:kern w:val="0"/>
          <w:sz w:val="24"/>
          <w:szCs w:val="24"/>
          <w:lang w:val="en-US"/>
        </w:rPr>
        <w:t xml:space="preserve">", </w:t>
      </w:r>
      <w:proofErr w:type="spellStart"/>
      <w:r w:rsidRPr="00EC21DD">
        <w:rPr>
          <w:rFonts w:ascii="Cascadia Mono" w:hAnsi="Cascadia Mono" w:cs="Cascadia Mono"/>
          <w:noProof w:val="0"/>
          <w:color w:val="000000"/>
          <w:kern w:val="0"/>
          <w:sz w:val="24"/>
          <w:szCs w:val="24"/>
          <w:lang w:val="en-US"/>
        </w:rPr>
        <w:t>MessageBoxButtons.OK</w:t>
      </w:r>
      <w:proofErr w:type="spellEnd"/>
      <w:r w:rsidRPr="00EC21DD">
        <w:rPr>
          <w:rFonts w:ascii="Cascadia Mono" w:hAnsi="Cascadia Mono" w:cs="Cascadia Mono"/>
          <w:noProof w:val="0"/>
          <w:color w:val="000000"/>
          <w:kern w:val="0"/>
          <w:sz w:val="24"/>
          <w:szCs w:val="24"/>
          <w:lang w:val="en-US"/>
        </w:rPr>
        <w:t xml:space="preserve">, </w:t>
      </w:r>
      <w:proofErr w:type="spellStart"/>
      <w:r w:rsidRPr="00EC21DD">
        <w:rPr>
          <w:rFonts w:ascii="Cascadia Mono" w:hAnsi="Cascadia Mono" w:cs="Cascadia Mono"/>
          <w:noProof w:val="0"/>
          <w:color w:val="000000"/>
          <w:kern w:val="0"/>
          <w:sz w:val="24"/>
          <w:szCs w:val="24"/>
          <w:lang w:val="en-US"/>
        </w:rPr>
        <w:t>MessageBoxIcon.Error</w:t>
      </w:r>
      <w:proofErr w:type="spellEnd"/>
      <w:r w:rsidRPr="00EC21DD">
        <w:rPr>
          <w:rFonts w:ascii="Cascadia Mono" w:hAnsi="Cascadia Mono" w:cs="Cascadia Mono"/>
          <w:noProof w:val="0"/>
          <w:color w:val="000000"/>
          <w:kern w:val="0"/>
          <w:sz w:val="24"/>
          <w:szCs w:val="24"/>
          <w:lang w:val="en-US"/>
        </w:rPr>
        <w:t>);</w:t>
      </w:r>
    </w:p>
    <w:p w14:paraId="02888E01" w14:textId="7F8782C5" w:rsidR="00530599" w:rsidRPr="00EC21DD" w:rsidRDefault="00EC21DD" w:rsidP="00EC21DD">
      <w:pPr>
        <w:pStyle w:val="ListParagraph"/>
        <w:pBdr>
          <w:top w:val="single" w:sz="4" w:space="1" w:color="auto"/>
          <w:left w:val="single" w:sz="4" w:space="4" w:color="auto"/>
          <w:bottom w:val="single" w:sz="4" w:space="1" w:color="auto"/>
          <w:right w:val="single" w:sz="4" w:space="4" w:color="auto"/>
        </w:pBdr>
        <w:ind w:left="1584"/>
        <w:rPr>
          <w:rFonts w:ascii="Times New Roman" w:hAnsi="Times New Roman" w:cs="Times New Roman"/>
          <w:sz w:val="24"/>
          <w:szCs w:val="24"/>
          <w:u w:val="single"/>
          <w:lang w:val="en-US"/>
        </w:rPr>
      </w:pPr>
      <w:r w:rsidRPr="00EC21DD">
        <w:rPr>
          <w:rFonts w:ascii="Cascadia Mono" w:hAnsi="Cascadia Mono" w:cs="Cascadia Mono"/>
          <w:noProof w:val="0"/>
          <w:color w:val="000000"/>
          <w:kern w:val="0"/>
          <w:sz w:val="24"/>
          <w:szCs w:val="24"/>
          <w:lang w:val="en-US"/>
        </w:rPr>
        <w:t>}</w:t>
      </w:r>
    </w:p>
    <w:p w14:paraId="14863A87" w14:textId="77777777" w:rsidR="00530599" w:rsidRPr="00530599" w:rsidRDefault="00530599" w:rsidP="00530599">
      <w:pPr>
        <w:pStyle w:val="ListParagraph"/>
        <w:ind w:left="1584"/>
        <w:rPr>
          <w:rFonts w:ascii="Times New Roman" w:hAnsi="Times New Roman" w:cs="Times New Roman"/>
          <w:sz w:val="28"/>
          <w:szCs w:val="28"/>
          <w:u w:val="single"/>
          <w:lang w:val="en-US"/>
        </w:rPr>
      </w:pPr>
    </w:p>
    <w:p w14:paraId="19BD6BBB" w14:textId="14E1549C" w:rsidR="00C1207D" w:rsidRDefault="00C1207D" w:rsidP="00C1207D">
      <w:pPr>
        <w:pStyle w:val="ListParagraph"/>
        <w:numPr>
          <w:ilvl w:val="0"/>
          <w:numId w:val="37"/>
        </w:numPr>
        <w:rPr>
          <w:rFonts w:ascii="Times New Roman" w:hAnsi="Times New Roman" w:cs="Times New Roman"/>
          <w:b/>
          <w:bCs/>
          <w:sz w:val="28"/>
          <w:szCs w:val="28"/>
          <w:lang w:val="en-US"/>
        </w:rPr>
      </w:pPr>
      <w:r>
        <w:rPr>
          <w:rFonts w:ascii="Times New Roman" w:hAnsi="Times New Roman" w:cs="Times New Roman"/>
          <w:b/>
          <w:bCs/>
          <w:sz w:val="28"/>
          <w:szCs w:val="28"/>
          <w:lang w:val="en-US"/>
        </w:rPr>
        <w:t>Procedure</w:t>
      </w:r>
      <w:r w:rsidR="000329C2">
        <w:rPr>
          <w:rFonts w:ascii="Times New Roman" w:hAnsi="Times New Roman" w:cs="Times New Roman"/>
          <w:b/>
          <w:bCs/>
          <w:sz w:val="28"/>
          <w:szCs w:val="28"/>
          <w:lang w:val="en-US"/>
        </w:rPr>
        <w:t xml:space="preserve"> </w:t>
      </w:r>
      <w:r w:rsidR="000329C2" w:rsidRPr="000329C2">
        <w:rPr>
          <w:rFonts w:ascii="Times New Roman" w:hAnsi="Times New Roman" w:cs="Times New Roman"/>
          <w:b/>
          <w:bCs/>
          <w:sz w:val="28"/>
          <w:szCs w:val="28"/>
          <w:lang w:val="en-US"/>
        </w:rPr>
        <w:t>lấy ra danh sách từ view shiftdetailview trong tuần tiếp theo của ngày hiện tại</w:t>
      </w:r>
      <w:r w:rsidR="000329C2">
        <w:rPr>
          <w:rFonts w:ascii="Times New Roman" w:hAnsi="Times New Roman" w:cs="Times New Roman"/>
          <w:b/>
          <w:bCs/>
          <w:sz w:val="28"/>
          <w:szCs w:val="28"/>
          <w:lang w:val="en-US"/>
        </w:rPr>
        <w:t>:</w:t>
      </w:r>
    </w:p>
    <w:p w14:paraId="4067C0B5" w14:textId="1CB685A5" w:rsidR="000329C2" w:rsidRDefault="000329C2" w:rsidP="000329C2">
      <w:pPr>
        <w:pStyle w:val="ListParagraph"/>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SQL:</w:t>
      </w:r>
    </w:p>
    <w:p w14:paraId="0552A478" w14:textId="77777777" w:rsidR="007372BD" w:rsidRPr="007372BD" w:rsidRDefault="007372BD" w:rsidP="007372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7372BD">
        <w:rPr>
          <w:rFonts w:ascii="Cascadia Mono" w:hAnsi="Cascadia Mono" w:cs="Cascadia Mono"/>
          <w:noProof w:val="0"/>
          <w:color w:val="0000FF"/>
          <w:kern w:val="0"/>
          <w:sz w:val="24"/>
          <w:szCs w:val="24"/>
          <w:lang w:val="en-US"/>
        </w:rPr>
        <w:t>CREATE</w:t>
      </w:r>
      <w:r w:rsidRPr="007372BD">
        <w:rPr>
          <w:rFonts w:ascii="Cascadia Mono" w:hAnsi="Cascadia Mono" w:cs="Cascadia Mono"/>
          <w:noProof w:val="0"/>
          <w:color w:val="000000"/>
          <w:kern w:val="0"/>
          <w:sz w:val="24"/>
          <w:szCs w:val="24"/>
          <w:lang w:val="en-US"/>
        </w:rPr>
        <w:t xml:space="preserve"> </w:t>
      </w:r>
      <w:r w:rsidRPr="007372BD">
        <w:rPr>
          <w:rFonts w:ascii="Cascadia Mono" w:hAnsi="Cascadia Mono" w:cs="Cascadia Mono"/>
          <w:noProof w:val="0"/>
          <w:color w:val="0000FF"/>
          <w:kern w:val="0"/>
          <w:sz w:val="24"/>
          <w:szCs w:val="24"/>
          <w:lang w:val="en-US"/>
        </w:rPr>
        <w:t>PROCEDURE</w:t>
      </w:r>
      <w:r w:rsidRPr="007372BD">
        <w:rPr>
          <w:rFonts w:ascii="Cascadia Mono" w:hAnsi="Cascadia Mono" w:cs="Cascadia Mono"/>
          <w:noProof w:val="0"/>
          <w:color w:val="000000"/>
          <w:kern w:val="0"/>
          <w:sz w:val="24"/>
          <w:szCs w:val="24"/>
          <w:lang w:val="en-US"/>
        </w:rPr>
        <w:t xml:space="preserve"> </w:t>
      </w:r>
      <w:proofErr w:type="spellStart"/>
      <w:proofErr w:type="gramStart"/>
      <w:r w:rsidRPr="007372BD">
        <w:rPr>
          <w:rFonts w:ascii="Cascadia Mono" w:hAnsi="Cascadia Mono" w:cs="Cascadia Mono"/>
          <w:noProof w:val="0"/>
          <w:color w:val="000000"/>
          <w:kern w:val="0"/>
          <w:sz w:val="24"/>
          <w:szCs w:val="24"/>
          <w:lang w:val="en-US"/>
        </w:rPr>
        <w:t>getNextWeekShiftDetail</w:t>
      </w:r>
      <w:proofErr w:type="spellEnd"/>
      <w:proofErr w:type="gramEnd"/>
    </w:p>
    <w:p w14:paraId="4E7C4D8F" w14:textId="77777777" w:rsidR="007372BD" w:rsidRPr="007372BD" w:rsidRDefault="007372BD" w:rsidP="007372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7372BD">
        <w:rPr>
          <w:rFonts w:ascii="Cascadia Mono" w:hAnsi="Cascadia Mono" w:cs="Cascadia Mono"/>
          <w:noProof w:val="0"/>
          <w:color w:val="0000FF"/>
          <w:kern w:val="0"/>
          <w:sz w:val="24"/>
          <w:szCs w:val="24"/>
          <w:lang w:val="en-US"/>
        </w:rPr>
        <w:t>AS</w:t>
      </w:r>
    </w:p>
    <w:p w14:paraId="11B8491C" w14:textId="77777777" w:rsidR="007372BD" w:rsidRPr="007372BD" w:rsidRDefault="007372BD" w:rsidP="007372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7372BD">
        <w:rPr>
          <w:rFonts w:ascii="Cascadia Mono" w:hAnsi="Cascadia Mono" w:cs="Cascadia Mono"/>
          <w:noProof w:val="0"/>
          <w:color w:val="0000FF"/>
          <w:kern w:val="0"/>
          <w:sz w:val="24"/>
          <w:szCs w:val="24"/>
          <w:lang w:val="en-US"/>
        </w:rPr>
        <w:t>BEGIN</w:t>
      </w:r>
    </w:p>
    <w:p w14:paraId="65D968B3" w14:textId="77777777" w:rsidR="007372BD" w:rsidRPr="007372BD" w:rsidRDefault="007372BD" w:rsidP="007372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7372BD">
        <w:rPr>
          <w:rFonts w:ascii="Cascadia Mono" w:hAnsi="Cascadia Mono" w:cs="Cascadia Mono"/>
          <w:noProof w:val="0"/>
          <w:color w:val="000000"/>
          <w:kern w:val="0"/>
          <w:sz w:val="24"/>
          <w:szCs w:val="24"/>
          <w:lang w:val="en-US"/>
        </w:rPr>
        <w:tab/>
      </w:r>
      <w:r w:rsidRPr="007372BD">
        <w:rPr>
          <w:rFonts w:ascii="Cascadia Mono" w:hAnsi="Cascadia Mono" w:cs="Cascadia Mono"/>
          <w:noProof w:val="0"/>
          <w:color w:val="0000FF"/>
          <w:kern w:val="0"/>
          <w:sz w:val="24"/>
          <w:szCs w:val="24"/>
          <w:lang w:val="en-US"/>
        </w:rPr>
        <w:t>DECLARE</w:t>
      </w:r>
      <w:r w:rsidRPr="007372BD">
        <w:rPr>
          <w:rFonts w:ascii="Cascadia Mono" w:hAnsi="Cascadia Mono" w:cs="Cascadia Mono"/>
          <w:noProof w:val="0"/>
          <w:color w:val="000000"/>
          <w:kern w:val="0"/>
          <w:sz w:val="24"/>
          <w:szCs w:val="24"/>
          <w:lang w:val="en-US"/>
        </w:rPr>
        <w:t xml:space="preserve"> @firstDayOfWeek </w:t>
      </w:r>
      <w:r w:rsidRPr="007372BD">
        <w:rPr>
          <w:rFonts w:ascii="Cascadia Mono" w:hAnsi="Cascadia Mono" w:cs="Cascadia Mono"/>
          <w:noProof w:val="0"/>
          <w:color w:val="0000FF"/>
          <w:kern w:val="0"/>
          <w:sz w:val="24"/>
          <w:szCs w:val="24"/>
          <w:lang w:val="en-US"/>
        </w:rPr>
        <w:t>DATE</w:t>
      </w:r>
      <w:r w:rsidRPr="007372BD">
        <w:rPr>
          <w:rFonts w:ascii="Cascadia Mono" w:hAnsi="Cascadia Mono" w:cs="Cascadia Mono"/>
          <w:noProof w:val="0"/>
          <w:color w:val="000000"/>
          <w:kern w:val="0"/>
          <w:sz w:val="24"/>
          <w:szCs w:val="24"/>
          <w:lang w:val="en-US"/>
        </w:rPr>
        <w:t xml:space="preserve"> </w:t>
      </w:r>
      <w:r w:rsidRPr="007372BD">
        <w:rPr>
          <w:rFonts w:ascii="Cascadia Mono" w:hAnsi="Cascadia Mono" w:cs="Cascadia Mono"/>
          <w:noProof w:val="0"/>
          <w:color w:val="008000"/>
          <w:kern w:val="0"/>
          <w:sz w:val="24"/>
          <w:szCs w:val="24"/>
          <w:lang w:val="en-US"/>
        </w:rPr>
        <w:t>--NGÀY ĐẦU TIÊN CỦA TUẦN</w:t>
      </w:r>
    </w:p>
    <w:p w14:paraId="60927756" w14:textId="77777777" w:rsidR="007372BD" w:rsidRPr="007372BD" w:rsidRDefault="007372BD" w:rsidP="007372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7372BD">
        <w:rPr>
          <w:rFonts w:ascii="Cascadia Mono" w:hAnsi="Cascadia Mono" w:cs="Cascadia Mono"/>
          <w:noProof w:val="0"/>
          <w:color w:val="000000"/>
          <w:kern w:val="0"/>
          <w:sz w:val="24"/>
          <w:szCs w:val="24"/>
          <w:lang w:val="en-US"/>
        </w:rPr>
        <w:tab/>
      </w:r>
      <w:r w:rsidRPr="007372BD">
        <w:rPr>
          <w:rFonts w:ascii="Cascadia Mono" w:hAnsi="Cascadia Mono" w:cs="Cascadia Mono"/>
          <w:noProof w:val="0"/>
          <w:color w:val="0000FF"/>
          <w:kern w:val="0"/>
          <w:sz w:val="24"/>
          <w:szCs w:val="24"/>
          <w:lang w:val="en-US"/>
        </w:rPr>
        <w:t>DECLARE</w:t>
      </w:r>
      <w:r w:rsidRPr="007372BD">
        <w:rPr>
          <w:rFonts w:ascii="Cascadia Mono" w:hAnsi="Cascadia Mono" w:cs="Cascadia Mono"/>
          <w:noProof w:val="0"/>
          <w:color w:val="000000"/>
          <w:kern w:val="0"/>
          <w:sz w:val="24"/>
          <w:szCs w:val="24"/>
          <w:lang w:val="en-US"/>
        </w:rPr>
        <w:t xml:space="preserve"> @lastDayOfWeek </w:t>
      </w:r>
      <w:r w:rsidRPr="007372BD">
        <w:rPr>
          <w:rFonts w:ascii="Cascadia Mono" w:hAnsi="Cascadia Mono" w:cs="Cascadia Mono"/>
          <w:noProof w:val="0"/>
          <w:color w:val="0000FF"/>
          <w:kern w:val="0"/>
          <w:sz w:val="24"/>
          <w:szCs w:val="24"/>
          <w:lang w:val="en-US"/>
        </w:rPr>
        <w:t>DATE</w:t>
      </w:r>
      <w:r w:rsidRPr="007372BD">
        <w:rPr>
          <w:rFonts w:ascii="Cascadia Mono" w:hAnsi="Cascadia Mono" w:cs="Cascadia Mono"/>
          <w:noProof w:val="0"/>
          <w:color w:val="000000"/>
          <w:kern w:val="0"/>
          <w:sz w:val="24"/>
          <w:szCs w:val="24"/>
          <w:lang w:val="en-US"/>
        </w:rPr>
        <w:t xml:space="preserve"> </w:t>
      </w:r>
      <w:r w:rsidRPr="007372BD">
        <w:rPr>
          <w:rFonts w:ascii="Cascadia Mono" w:hAnsi="Cascadia Mono" w:cs="Cascadia Mono"/>
          <w:noProof w:val="0"/>
          <w:color w:val="008000"/>
          <w:kern w:val="0"/>
          <w:sz w:val="24"/>
          <w:szCs w:val="24"/>
          <w:lang w:val="en-US"/>
        </w:rPr>
        <w:t>--NGÀY CUỐI CÙNG CỦA TUẦN</w:t>
      </w:r>
    </w:p>
    <w:p w14:paraId="6DF9160D" w14:textId="77777777" w:rsidR="007372BD" w:rsidRPr="007372BD" w:rsidRDefault="007372BD" w:rsidP="007372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7372BD">
        <w:rPr>
          <w:rFonts w:ascii="Cascadia Mono" w:hAnsi="Cascadia Mono" w:cs="Cascadia Mono"/>
          <w:noProof w:val="0"/>
          <w:color w:val="000000"/>
          <w:kern w:val="0"/>
          <w:sz w:val="24"/>
          <w:szCs w:val="24"/>
          <w:lang w:val="en-US"/>
        </w:rPr>
        <w:tab/>
      </w:r>
      <w:r w:rsidRPr="007372BD">
        <w:rPr>
          <w:rFonts w:ascii="Cascadia Mono" w:hAnsi="Cascadia Mono" w:cs="Cascadia Mono"/>
          <w:noProof w:val="0"/>
          <w:color w:val="0000FF"/>
          <w:kern w:val="0"/>
          <w:sz w:val="24"/>
          <w:szCs w:val="24"/>
          <w:lang w:val="en-US"/>
        </w:rPr>
        <w:t>DECLARE</w:t>
      </w:r>
      <w:r w:rsidRPr="007372BD">
        <w:rPr>
          <w:rFonts w:ascii="Cascadia Mono" w:hAnsi="Cascadia Mono" w:cs="Cascadia Mono"/>
          <w:noProof w:val="0"/>
          <w:color w:val="000000"/>
          <w:kern w:val="0"/>
          <w:sz w:val="24"/>
          <w:szCs w:val="24"/>
          <w:lang w:val="en-US"/>
        </w:rPr>
        <w:t xml:space="preserve"> @errorMessage </w:t>
      </w:r>
      <w:proofErr w:type="gramStart"/>
      <w:r w:rsidRPr="007372BD">
        <w:rPr>
          <w:rFonts w:ascii="Cascadia Mono" w:hAnsi="Cascadia Mono" w:cs="Cascadia Mono"/>
          <w:noProof w:val="0"/>
          <w:color w:val="0000FF"/>
          <w:kern w:val="0"/>
          <w:sz w:val="24"/>
          <w:szCs w:val="24"/>
          <w:lang w:val="en-US"/>
        </w:rPr>
        <w:t>NVARCHAR</w:t>
      </w:r>
      <w:r w:rsidRPr="007372BD">
        <w:rPr>
          <w:rFonts w:ascii="Cascadia Mono" w:hAnsi="Cascadia Mono" w:cs="Cascadia Mono"/>
          <w:noProof w:val="0"/>
          <w:color w:val="808080"/>
          <w:kern w:val="0"/>
          <w:sz w:val="24"/>
          <w:szCs w:val="24"/>
          <w:lang w:val="en-US"/>
        </w:rPr>
        <w:t>(</w:t>
      </w:r>
      <w:proofErr w:type="gramEnd"/>
      <w:r w:rsidRPr="007372BD">
        <w:rPr>
          <w:rFonts w:ascii="Cascadia Mono" w:hAnsi="Cascadia Mono" w:cs="Cascadia Mono"/>
          <w:noProof w:val="0"/>
          <w:color w:val="FF00FF"/>
          <w:kern w:val="0"/>
          <w:sz w:val="24"/>
          <w:szCs w:val="24"/>
          <w:lang w:val="en-US"/>
        </w:rPr>
        <w:t>max</w:t>
      </w:r>
      <w:r w:rsidRPr="007372BD">
        <w:rPr>
          <w:rFonts w:ascii="Cascadia Mono" w:hAnsi="Cascadia Mono" w:cs="Cascadia Mono"/>
          <w:noProof w:val="0"/>
          <w:color w:val="808080"/>
          <w:kern w:val="0"/>
          <w:sz w:val="24"/>
          <w:szCs w:val="24"/>
          <w:lang w:val="en-US"/>
        </w:rPr>
        <w:t>)</w:t>
      </w:r>
    </w:p>
    <w:p w14:paraId="07CFDB93" w14:textId="77777777" w:rsidR="007372BD" w:rsidRPr="007372BD" w:rsidRDefault="007372BD" w:rsidP="007372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p>
    <w:p w14:paraId="4C274AC7" w14:textId="77777777" w:rsidR="007372BD" w:rsidRPr="007372BD" w:rsidRDefault="007372BD" w:rsidP="007372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7372BD">
        <w:rPr>
          <w:rFonts w:ascii="Cascadia Mono" w:hAnsi="Cascadia Mono" w:cs="Cascadia Mono"/>
          <w:noProof w:val="0"/>
          <w:color w:val="000000"/>
          <w:kern w:val="0"/>
          <w:sz w:val="24"/>
          <w:szCs w:val="24"/>
          <w:lang w:val="en-US"/>
        </w:rPr>
        <w:tab/>
      </w:r>
      <w:r w:rsidRPr="007372BD">
        <w:rPr>
          <w:rFonts w:ascii="Cascadia Mono" w:hAnsi="Cascadia Mono" w:cs="Cascadia Mono"/>
          <w:noProof w:val="0"/>
          <w:color w:val="0000FF"/>
          <w:kern w:val="0"/>
          <w:sz w:val="24"/>
          <w:szCs w:val="24"/>
          <w:lang w:val="en-US"/>
        </w:rPr>
        <w:t>BEGIN</w:t>
      </w:r>
      <w:r w:rsidRPr="007372BD">
        <w:rPr>
          <w:rFonts w:ascii="Cascadia Mono" w:hAnsi="Cascadia Mono" w:cs="Cascadia Mono"/>
          <w:noProof w:val="0"/>
          <w:color w:val="000000"/>
          <w:kern w:val="0"/>
          <w:sz w:val="24"/>
          <w:szCs w:val="24"/>
          <w:lang w:val="en-US"/>
        </w:rPr>
        <w:t xml:space="preserve"> </w:t>
      </w:r>
      <w:r w:rsidRPr="007372BD">
        <w:rPr>
          <w:rFonts w:ascii="Cascadia Mono" w:hAnsi="Cascadia Mono" w:cs="Cascadia Mono"/>
          <w:noProof w:val="0"/>
          <w:color w:val="0000FF"/>
          <w:kern w:val="0"/>
          <w:sz w:val="24"/>
          <w:szCs w:val="24"/>
          <w:lang w:val="en-US"/>
        </w:rPr>
        <w:t>TRY</w:t>
      </w:r>
    </w:p>
    <w:p w14:paraId="1A6C8CDC" w14:textId="77777777" w:rsidR="007372BD" w:rsidRPr="007372BD" w:rsidRDefault="007372BD" w:rsidP="007372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7372BD">
        <w:rPr>
          <w:rFonts w:ascii="Cascadia Mono" w:hAnsi="Cascadia Mono" w:cs="Cascadia Mono"/>
          <w:noProof w:val="0"/>
          <w:color w:val="000000"/>
          <w:kern w:val="0"/>
          <w:sz w:val="24"/>
          <w:szCs w:val="24"/>
          <w:lang w:val="en-US"/>
        </w:rPr>
        <w:tab/>
      </w:r>
      <w:r w:rsidRPr="007372BD">
        <w:rPr>
          <w:rFonts w:ascii="Cascadia Mono" w:hAnsi="Cascadia Mono" w:cs="Cascadia Mono"/>
          <w:noProof w:val="0"/>
          <w:color w:val="000000"/>
          <w:kern w:val="0"/>
          <w:sz w:val="24"/>
          <w:szCs w:val="24"/>
          <w:lang w:val="en-US"/>
        </w:rPr>
        <w:tab/>
      </w:r>
      <w:r w:rsidRPr="007372BD">
        <w:rPr>
          <w:rFonts w:ascii="Cascadia Mono" w:hAnsi="Cascadia Mono" w:cs="Cascadia Mono"/>
          <w:noProof w:val="0"/>
          <w:color w:val="0000FF"/>
          <w:kern w:val="0"/>
          <w:sz w:val="24"/>
          <w:szCs w:val="24"/>
          <w:lang w:val="en-US"/>
        </w:rPr>
        <w:t>SET</w:t>
      </w:r>
      <w:r w:rsidRPr="007372BD">
        <w:rPr>
          <w:rFonts w:ascii="Cascadia Mono" w:hAnsi="Cascadia Mono" w:cs="Cascadia Mono"/>
          <w:noProof w:val="0"/>
          <w:color w:val="000000"/>
          <w:kern w:val="0"/>
          <w:sz w:val="24"/>
          <w:szCs w:val="24"/>
          <w:lang w:val="en-US"/>
        </w:rPr>
        <w:t xml:space="preserve"> @firstDayOfWeek </w:t>
      </w:r>
      <w:r w:rsidRPr="007372BD">
        <w:rPr>
          <w:rFonts w:ascii="Cascadia Mono" w:hAnsi="Cascadia Mono" w:cs="Cascadia Mono"/>
          <w:noProof w:val="0"/>
          <w:color w:val="808080"/>
          <w:kern w:val="0"/>
          <w:sz w:val="24"/>
          <w:szCs w:val="24"/>
          <w:lang w:val="en-US"/>
        </w:rPr>
        <w:t>=</w:t>
      </w:r>
      <w:r w:rsidRPr="007372BD">
        <w:rPr>
          <w:rFonts w:ascii="Cascadia Mono" w:hAnsi="Cascadia Mono" w:cs="Cascadia Mono"/>
          <w:noProof w:val="0"/>
          <w:color w:val="000000"/>
          <w:kern w:val="0"/>
          <w:sz w:val="24"/>
          <w:szCs w:val="24"/>
          <w:lang w:val="en-US"/>
        </w:rPr>
        <w:t xml:space="preserve"> </w:t>
      </w:r>
      <w:proofErr w:type="gramStart"/>
      <w:r w:rsidRPr="007372BD">
        <w:rPr>
          <w:rFonts w:ascii="Cascadia Mono" w:hAnsi="Cascadia Mono" w:cs="Cascadia Mono"/>
          <w:noProof w:val="0"/>
          <w:color w:val="FF00FF"/>
          <w:kern w:val="0"/>
          <w:sz w:val="24"/>
          <w:szCs w:val="24"/>
          <w:lang w:val="en-US"/>
        </w:rPr>
        <w:t>DATEADD</w:t>
      </w:r>
      <w:r w:rsidRPr="007372BD">
        <w:rPr>
          <w:rFonts w:ascii="Cascadia Mono" w:hAnsi="Cascadia Mono" w:cs="Cascadia Mono"/>
          <w:noProof w:val="0"/>
          <w:color w:val="808080"/>
          <w:kern w:val="0"/>
          <w:sz w:val="24"/>
          <w:szCs w:val="24"/>
          <w:lang w:val="en-US"/>
        </w:rPr>
        <w:t>(</w:t>
      </w:r>
      <w:proofErr w:type="gramEnd"/>
      <w:r w:rsidRPr="007372BD">
        <w:rPr>
          <w:rFonts w:ascii="Cascadia Mono" w:hAnsi="Cascadia Mono" w:cs="Cascadia Mono"/>
          <w:noProof w:val="0"/>
          <w:color w:val="FF00FF"/>
          <w:kern w:val="0"/>
          <w:sz w:val="24"/>
          <w:szCs w:val="24"/>
          <w:lang w:val="en-US"/>
        </w:rPr>
        <w:t>DAY</w:t>
      </w:r>
      <w:r w:rsidRPr="007372BD">
        <w:rPr>
          <w:rFonts w:ascii="Cascadia Mono" w:hAnsi="Cascadia Mono" w:cs="Cascadia Mono"/>
          <w:noProof w:val="0"/>
          <w:color w:val="808080"/>
          <w:kern w:val="0"/>
          <w:sz w:val="24"/>
          <w:szCs w:val="24"/>
          <w:lang w:val="en-US"/>
        </w:rPr>
        <w:t>,</w:t>
      </w:r>
      <w:r w:rsidRPr="007372BD">
        <w:rPr>
          <w:rFonts w:ascii="Cascadia Mono" w:hAnsi="Cascadia Mono" w:cs="Cascadia Mono"/>
          <w:noProof w:val="0"/>
          <w:color w:val="000000"/>
          <w:kern w:val="0"/>
          <w:sz w:val="24"/>
          <w:szCs w:val="24"/>
          <w:lang w:val="en-US"/>
        </w:rPr>
        <w:t xml:space="preserve"> </w:t>
      </w:r>
      <w:r w:rsidRPr="007372BD">
        <w:rPr>
          <w:rFonts w:ascii="Cascadia Mono" w:hAnsi="Cascadia Mono" w:cs="Cascadia Mono"/>
          <w:noProof w:val="0"/>
          <w:color w:val="808080"/>
          <w:kern w:val="0"/>
          <w:sz w:val="24"/>
          <w:szCs w:val="24"/>
          <w:lang w:val="en-US"/>
        </w:rPr>
        <w:t>-(</w:t>
      </w:r>
      <w:r w:rsidRPr="007372BD">
        <w:rPr>
          <w:rFonts w:ascii="Cascadia Mono" w:hAnsi="Cascadia Mono" w:cs="Cascadia Mono"/>
          <w:noProof w:val="0"/>
          <w:color w:val="FF00FF"/>
          <w:kern w:val="0"/>
          <w:sz w:val="24"/>
          <w:szCs w:val="24"/>
          <w:lang w:val="en-US"/>
        </w:rPr>
        <w:t>DATEPART</w:t>
      </w:r>
      <w:r w:rsidRPr="007372BD">
        <w:rPr>
          <w:rFonts w:ascii="Cascadia Mono" w:hAnsi="Cascadia Mono" w:cs="Cascadia Mono"/>
          <w:noProof w:val="0"/>
          <w:color w:val="808080"/>
          <w:kern w:val="0"/>
          <w:sz w:val="24"/>
          <w:szCs w:val="24"/>
          <w:lang w:val="en-US"/>
        </w:rPr>
        <w:t>(</w:t>
      </w:r>
      <w:r w:rsidRPr="007372BD">
        <w:rPr>
          <w:rFonts w:ascii="Cascadia Mono" w:hAnsi="Cascadia Mono" w:cs="Cascadia Mono"/>
          <w:noProof w:val="0"/>
          <w:color w:val="0000FF"/>
          <w:kern w:val="0"/>
          <w:sz w:val="24"/>
          <w:szCs w:val="24"/>
          <w:lang w:val="en-US"/>
        </w:rPr>
        <w:t>WEEKDAY</w:t>
      </w:r>
      <w:r w:rsidRPr="007372BD">
        <w:rPr>
          <w:rFonts w:ascii="Cascadia Mono" w:hAnsi="Cascadia Mono" w:cs="Cascadia Mono"/>
          <w:noProof w:val="0"/>
          <w:color w:val="808080"/>
          <w:kern w:val="0"/>
          <w:sz w:val="24"/>
          <w:szCs w:val="24"/>
          <w:lang w:val="en-US"/>
        </w:rPr>
        <w:t>,</w:t>
      </w:r>
      <w:r w:rsidRPr="007372BD">
        <w:rPr>
          <w:rFonts w:ascii="Cascadia Mono" w:hAnsi="Cascadia Mono" w:cs="Cascadia Mono"/>
          <w:noProof w:val="0"/>
          <w:color w:val="000000"/>
          <w:kern w:val="0"/>
          <w:sz w:val="24"/>
          <w:szCs w:val="24"/>
          <w:lang w:val="en-US"/>
        </w:rPr>
        <w:t xml:space="preserve"> </w:t>
      </w:r>
      <w:r w:rsidRPr="007372BD">
        <w:rPr>
          <w:rFonts w:ascii="Cascadia Mono" w:hAnsi="Cascadia Mono" w:cs="Cascadia Mono"/>
          <w:noProof w:val="0"/>
          <w:color w:val="FF00FF"/>
          <w:kern w:val="0"/>
          <w:sz w:val="24"/>
          <w:szCs w:val="24"/>
          <w:lang w:val="en-US"/>
        </w:rPr>
        <w:t>GETDATE</w:t>
      </w:r>
      <w:r w:rsidRPr="007372BD">
        <w:rPr>
          <w:rFonts w:ascii="Cascadia Mono" w:hAnsi="Cascadia Mono" w:cs="Cascadia Mono"/>
          <w:noProof w:val="0"/>
          <w:color w:val="808080"/>
          <w:kern w:val="0"/>
          <w:sz w:val="24"/>
          <w:szCs w:val="24"/>
          <w:lang w:val="en-US"/>
        </w:rPr>
        <w:t>())</w:t>
      </w:r>
      <w:r w:rsidRPr="007372BD">
        <w:rPr>
          <w:rFonts w:ascii="Cascadia Mono" w:hAnsi="Cascadia Mono" w:cs="Cascadia Mono"/>
          <w:noProof w:val="0"/>
          <w:color w:val="000000"/>
          <w:kern w:val="0"/>
          <w:sz w:val="24"/>
          <w:szCs w:val="24"/>
          <w:lang w:val="en-US"/>
        </w:rPr>
        <w:t xml:space="preserve"> </w:t>
      </w:r>
      <w:r w:rsidRPr="007372BD">
        <w:rPr>
          <w:rFonts w:ascii="Cascadia Mono" w:hAnsi="Cascadia Mono" w:cs="Cascadia Mono"/>
          <w:noProof w:val="0"/>
          <w:color w:val="808080"/>
          <w:kern w:val="0"/>
          <w:sz w:val="24"/>
          <w:szCs w:val="24"/>
          <w:lang w:val="en-US"/>
        </w:rPr>
        <w:t>-</w:t>
      </w:r>
      <w:r w:rsidRPr="007372BD">
        <w:rPr>
          <w:rFonts w:ascii="Cascadia Mono" w:hAnsi="Cascadia Mono" w:cs="Cascadia Mono"/>
          <w:noProof w:val="0"/>
          <w:color w:val="000000"/>
          <w:kern w:val="0"/>
          <w:sz w:val="24"/>
          <w:szCs w:val="24"/>
          <w:lang w:val="en-US"/>
        </w:rPr>
        <w:t xml:space="preserve"> 2</w:t>
      </w:r>
      <w:r w:rsidRPr="007372BD">
        <w:rPr>
          <w:rFonts w:ascii="Cascadia Mono" w:hAnsi="Cascadia Mono" w:cs="Cascadia Mono"/>
          <w:noProof w:val="0"/>
          <w:color w:val="808080"/>
          <w:kern w:val="0"/>
          <w:sz w:val="24"/>
          <w:szCs w:val="24"/>
          <w:lang w:val="en-US"/>
        </w:rPr>
        <w:t>)</w:t>
      </w:r>
      <w:r w:rsidRPr="007372BD">
        <w:rPr>
          <w:rFonts w:ascii="Cascadia Mono" w:hAnsi="Cascadia Mono" w:cs="Cascadia Mono"/>
          <w:noProof w:val="0"/>
          <w:color w:val="000000"/>
          <w:kern w:val="0"/>
          <w:sz w:val="24"/>
          <w:szCs w:val="24"/>
          <w:lang w:val="en-US"/>
        </w:rPr>
        <w:t xml:space="preserve"> </w:t>
      </w:r>
      <w:r w:rsidRPr="007372BD">
        <w:rPr>
          <w:rFonts w:ascii="Cascadia Mono" w:hAnsi="Cascadia Mono" w:cs="Cascadia Mono"/>
          <w:noProof w:val="0"/>
          <w:color w:val="808080"/>
          <w:kern w:val="0"/>
          <w:sz w:val="24"/>
          <w:szCs w:val="24"/>
          <w:lang w:val="en-US"/>
        </w:rPr>
        <w:t>+</w:t>
      </w:r>
      <w:r w:rsidRPr="007372BD">
        <w:rPr>
          <w:rFonts w:ascii="Cascadia Mono" w:hAnsi="Cascadia Mono" w:cs="Cascadia Mono"/>
          <w:noProof w:val="0"/>
          <w:color w:val="000000"/>
          <w:kern w:val="0"/>
          <w:sz w:val="24"/>
          <w:szCs w:val="24"/>
          <w:lang w:val="en-US"/>
        </w:rPr>
        <w:t xml:space="preserve"> 7</w:t>
      </w:r>
      <w:r w:rsidRPr="007372BD">
        <w:rPr>
          <w:rFonts w:ascii="Cascadia Mono" w:hAnsi="Cascadia Mono" w:cs="Cascadia Mono"/>
          <w:noProof w:val="0"/>
          <w:color w:val="808080"/>
          <w:kern w:val="0"/>
          <w:sz w:val="24"/>
          <w:szCs w:val="24"/>
          <w:lang w:val="en-US"/>
        </w:rPr>
        <w:t>,</w:t>
      </w:r>
      <w:r w:rsidRPr="007372BD">
        <w:rPr>
          <w:rFonts w:ascii="Cascadia Mono" w:hAnsi="Cascadia Mono" w:cs="Cascadia Mono"/>
          <w:noProof w:val="0"/>
          <w:color w:val="000000"/>
          <w:kern w:val="0"/>
          <w:sz w:val="24"/>
          <w:szCs w:val="24"/>
          <w:lang w:val="en-US"/>
        </w:rPr>
        <w:t xml:space="preserve"> </w:t>
      </w:r>
      <w:r w:rsidRPr="007372BD">
        <w:rPr>
          <w:rFonts w:ascii="Cascadia Mono" w:hAnsi="Cascadia Mono" w:cs="Cascadia Mono"/>
          <w:noProof w:val="0"/>
          <w:color w:val="FF00FF"/>
          <w:kern w:val="0"/>
          <w:sz w:val="24"/>
          <w:szCs w:val="24"/>
          <w:lang w:val="en-US"/>
        </w:rPr>
        <w:t>CAST</w:t>
      </w:r>
      <w:r w:rsidRPr="007372BD">
        <w:rPr>
          <w:rFonts w:ascii="Cascadia Mono" w:hAnsi="Cascadia Mono" w:cs="Cascadia Mono"/>
          <w:noProof w:val="0"/>
          <w:color w:val="808080"/>
          <w:kern w:val="0"/>
          <w:sz w:val="24"/>
          <w:szCs w:val="24"/>
          <w:lang w:val="en-US"/>
        </w:rPr>
        <w:t>(</w:t>
      </w:r>
      <w:r w:rsidRPr="007372BD">
        <w:rPr>
          <w:rFonts w:ascii="Cascadia Mono" w:hAnsi="Cascadia Mono" w:cs="Cascadia Mono"/>
          <w:noProof w:val="0"/>
          <w:color w:val="FF00FF"/>
          <w:kern w:val="0"/>
          <w:sz w:val="24"/>
          <w:szCs w:val="24"/>
          <w:lang w:val="en-US"/>
        </w:rPr>
        <w:t>GETDATE</w:t>
      </w:r>
      <w:r w:rsidRPr="007372BD">
        <w:rPr>
          <w:rFonts w:ascii="Cascadia Mono" w:hAnsi="Cascadia Mono" w:cs="Cascadia Mono"/>
          <w:noProof w:val="0"/>
          <w:color w:val="808080"/>
          <w:kern w:val="0"/>
          <w:sz w:val="24"/>
          <w:szCs w:val="24"/>
          <w:lang w:val="en-US"/>
        </w:rPr>
        <w:t>()</w:t>
      </w:r>
      <w:r w:rsidRPr="007372BD">
        <w:rPr>
          <w:rFonts w:ascii="Cascadia Mono" w:hAnsi="Cascadia Mono" w:cs="Cascadia Mono"/>
          <w:noProof w:val="0"/>
          <w:color w:val="000000"/>
          <w:kern w:val="0"/>
          <w:sz w:val="24"/>
          <w:szCs w:val="24"/>
          <w:lang w:val="en-US"/>
        </w:rPr>
        <w:t xml:space="preserve"> </w:t>
      </w:r>
      <w:r w:rsidRPr="007372BD">
        <w:rPr>
          <w:rFonts w:ascii="Cascadia Mono" w:hAnsi="Cascadia Mono" w:cs="Cascadia Mono"/>
          <w:noProof w:val="0"/>
          <w:color w:val="0000FF"/>
          <w:kern w:val="0"/>
          <w:sz w:val="24"/>
          <w:szCs w:val="24"/>
          <w:lang w:val="en-US"/>
        </w:rPr>
        <w:t>AS</w:t>
      </w:r>
      <w:r w:rsidRPr="007372BD">
        <w:rPr>
          <w:rFonts w:ascii="Cascadia Mono" w:hAnsi="Cascadia Mono" w:cs="Cascadia Mono"/>
          <w:noProof w:val="0"/>
          <w:color w:val="000000"/>
          <w:kern w:val="0"/>
          <w:sz w:val="24"/>
          <w:szCs w:val="24"/>
          <w:lang w:val="en-US"/>
        </w:rPr>
        <w:t xml:space="preserve"> </w:t>
      </w:r>
      <w:r w:rsidRPr="007372BD">
        <w:rPr>
          <w:rFonts w:ascii="Cascadia Mono" w:hAnsi="Cascadia Mono" w:cs="Cascadia Mono"/>
          <w:noProof w:val="0"/>
          <w:color w:val="0000FF"/>
          <w:kern w:val="0"/>
          <w:sz w:val="24"/>
          <w:szCs w:val="24"/>
          <w:lang w:val="en-US"/>
        </w:rPr>
        <w:t>DATE</w:t>
      </w:r>
      <w:r w:rsidRPr="007372BD">
        <w:rPr>
          <w:rFonts w:ascii="Cascadia Mono" w:hAnsi="Cascadia Mono" w:cs="Cascadia Mono"/>
          <w:noProof w:val="0"/>
          <w:color w:val="808080"/>
          <w:kern w:val="0"/>
          <w:sz w:val="24"/>
          <w:szCs w:val="24"/>
          <w:lang w:val="en-US"/>
        </w:rPr>
        <w:t>))</w:t>
      </w:r>
    </w:p>
    <w:p w14:paraId="5164A239" w14:textId="77777777" w:rsidR="007372BD" w:rsidRPr="007372BD" w:rsidRDefault="007372BD" w:rsidP="007372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7372BD">
        <w:rPr>
          <w:rFonts w:ascii="Cascadia Mono" w:hAnsi="Cascadia Mono" w:cs="Cascadia Mono"/>
          <w:noProof w:val="0"/>
          <w:color w:val="000000"/>
          <w:kern w:val="0"/>
          <w:sz w:val="24"/>
          <w:szCs w:val="24"/>
          <w:lang w:val="en-US"/>
        </w:rPr>
        <w:tab/>
      </w:r>
      <w:r w:rsidRPr="007372BD">
        <w:rPr>
          <w:rFonts w:ascii="Cascadia Mono" w:hAnsi="Cascadia Mono" w:cs="Cascadia Mono"/>
          <w:noProof w:val="0"/>
          <w:color w:val="000000"/>
          <w:kern w:val="0"/>
          <w:sz w:val="24"/>
          <w:szCs w:val="24"/>
          <w:lang w:val="en-US"/>
        </w:rPr>
        <w:tab/>
      </w:r>
      <w:r w:rsidRPr="007372BD">
        <w:rPr>
          <w:rFonts w:ascii="Cascadia Mono" w:hAnsi="Cascadia Mono" w:cs="Cascadia Mono"/>
          <w:noProof w:val="0"/>
          <w:color w:val="0000FF"/>
          <w:kern w:val="0"/>
          <w:sz w:val="24"/>
          <w:szCs w:val="24"/>
          <w:lang w:val="en-US"/>
        </w:rPr>
        <w:t>SET</w:t>
      </w:r>
      <w:r w:rsidRPr="007372BD">
        <w:rPr>
          <w:rFonts w:ascii="Cascadia Mono" w:hAnsi="Cascadia Mono" w:cs="Cascadia Mono"/>
          <w:noProof w:val="0"/>
          <w:color w:val="000000"/>
          <w:kern w:val="0"/>
          <w:sz w:val="24"/>
          <w:szCs w:val="24"/>
          <w:lang w:val="en-US"/>
        </w:rPr>
        <w:t xml:space="preserve"> @lastDayOfWeek </w:t>
      </w:r>
      <w:r w:rsidRPr="007372BD">
        <w:rPr>
          <w:rFonts w:ascii="Cascadia Mono" w:hAnsi="Cascadia Mono" w:cs="Cascadia Mono"/>
          <w:noProof w:val="0"/>
          <w:color w:val="808080"/>
          <w:kern w:val="0"/>
          <w:sz w:val="24"/>
          <w:szCs w:val="24"/>
          <w:lang w:val="en-US"/>
        </w:rPr>
        <w:t>=</w:t>
      </w:r>
      <w:r w:rsidRPr="007372BD">
        <w:rPr>
          <w:rFonts w:ascii="Cascadia Mono" w:hAnsi="Cascadia Mono" w:cs="Cascadia Mono"/>
          <w:noProof w:val="0"/>
          <w:color w:val="000000"/>
          <w:kern w:val="0"/>
          <w:sz w:val="24"/>
          <w:szCs w:val="24"/>
          <w:lang w:val="en-US"/>
        </w:rPr>
        <w:t xml:space="preserve"> </w:t>
      </w:r>
      <w:proofErr w:type="gramStart"/>
      <w:r w:rsidRPr="007372BD">
        <w:rPr>
          <w:rFonts w:ascii="Cascadia Mono" w:hAnsi="Cascadia Mono" w:cs="Cascadia Mono"/>
          <w:noProof w:val="0"/>
          <w:color w:val="FF00FF"/>
          <w:kern w:val="0"/>
          <w:sz w:val="24"/>
          <w:szCs w:val="24"/>
          <w:lang w:val="en-US"/>
        </w:rPr>
        <w:t>DATEADD</w:t>
      </w:r>
      <w:r w:rsidRPr="007372BD">
        <w:rPr>
          <w:rFonts w:ascii="Cascadia Mono" w:hAnsi="Cascadia Mono" w:cs="Cascadia Mono"/>
          <w:noProof w:val="0"/>
          <w:color w:val="808080"/>
          <w:kern w:val="0"/>
          <w:sz w:val="24"/>
          <w:szCs w:val="24"/>
          <w:lang w:val="en-US"/>
        </w:rPr>
        <w:t>(</w:t>
      </w:r>
      <w:proofErr w:type="gramEnd"/>
      <w:r w:rsidRPr="007372BD">
        <w:rPr>
          <w:rFonts w:ascii="Cascadia Mono" w:hAnsi="Cascadia Mono" w:cs="Cascadia Mono"/>
          <w:noProof w:val="0"/>
          <w:color w:val="FF00FF"/>
          <w:kern w:val="0"/>
          <w:sz w:val="24"/>
          <w:szCs w:val="24"/>
          <w:lang w:val="en-US"/>
        </w:rPr>
        <w:t>DAY</w:t>
      </w:r>
      <w:r w:rsidRPr="007372BD">
        <w:rPr>
          <w:rFonts w:ascii="Cascadia Mono" w:hAnsi="Cascadia Mono" w:cs="Cascadia Mono"/>
          <w:noProof w:val="0"/>
          <w:color w:val="808080"/>
          <w:kern w:val="0"/>
          <w:sz w:val="24"/>
          <w:szCs w:val="24"/>
          <w:lang w:val="en-US"/>
        </w:rPr>
        <w:t>,</w:t>
      </w:r>
      <w:r w:rsidRPr="007372BD">
        <w:rPr>
          <w:rFonts w:ascii="Cascadia Mono" w:hAnsi="Cascadia Mono" w:cs="Cascadia Mono"/>
          <w:noProof w:val="0"/>
          <w:color w:val="000000"/>
          <w:kern w:val="0"/>
          <w:sz w:val="24"/>
          <w:szCs w:val="24"/>
          <w:lang w:val="en-US"/>
        </w:rPr>
        <w:t xml:space="preserve"> 6 </w:t>
      </w:r>
      <w:r w:rsidRPr="007372BD">
        <w:rPr>
          <w:rFonts w:ascii="Cascadia Mono" w:hAnsi="Cascadia Mono" w:cs="Cascadia Mono"/>
          <w:noProof w:val="0"/>
          <w:color w:val="808080"/>
          <w:kern w:val="0"/>
          <w:sz w:val="24"/>
          <w:szCs w:val="24"/>
          <w:lang w:val="en-US"/>
        </w:rPr>
        <w:t>-</w:t>
      </w:r>
      <w:r w:rsidRPr="007372BD">
        <w:rPr>
          <w:rFonts w:ascii="Cascadia Mono" w:hAnsi="Cascadia Mono" w:cs="Cascadia Mono"/>
          <w:noProof w:val="0"/>
          <w:color w:val="0000FF"/>
          <w:kern w:val="0"/>
          <w:sz w:val="24"/>
          <w:szCs w:val="24"/>
          <w:lang w:val="en-US"/>
        </w:rPr>
        <w:t xml:space="preserve"> </w:t>
      </w:r>
      <w:r w:rsidRPr="007372BD">
        <w:rPr>
          <w:rFonts w:ascii="Cascadia Mono" w:hAnsi="Cascadia Mono" w:cs="Cascadia Mono"/>
          <w:noProof w:val="0"/>
          <w:color w:val="808080"/>
          <w:kern w:val="0"/>
          <w:sz w:val="24"/>
          <w:szCs w:val="24"/>
          <w:lang w:val="en-US"/>
        </w:rPr>
        <w:t>(</w:t>
      </w:r>
      <w:r w:rsidRPr="007372BD">
        <w:rPr>
          <w:rFonts w:ascii="Cascadia Mono" w:hAnsi="Cascadia Mono" w:cs="Cascadia Mono"/>
          <w:noProof w:val="0"/>
          <w:color w:val="FF00FF"/>
          <w:kern w:val="0"/>
          <w:sz w:val="24"/>
          <w:szCs w:val="24"/>
          <w:lang w:val="en-US"/>
        </w:rPr>
        <w:t>DATEPART</w:t>
      </w:r>
      <w:r w:rsidRPr="007372BD">
        <w:rPr>
          <w:rFonts w:ascii="Cascadia Mono" w:hAnsi="Cascadia Mono" w:cs="Cascadia Mono"/>
          <w:noProof w:val="0"/>
          <w:color w:val="808080"/>
          <w:kern w:val="0"/>
          <w:sz w:val="24"/>
          <w:szCs w:val="24"/>
          <w:lang w:val="en-US"/>
        </w:rPr>
        <w:t>(</w:t>
      </w:r>
      <w:r w:rsidRPr="007372BD">
        <w:rPr>
          <w:rFonts w:ascii="Cascadia Mono" w:hAnsi="Cascadia Mono" w:cs="Cascadia Mono"/>
          <w:noProof w:val="0"/>
          <w:color w:val="0000FF"/>
          <w:kern w:val="0"/>
          <w:sz w:val="24"/>
          <w:szCs w:val="24"/>
          <w:lang w:val="en-US"/>
        </w:rPr>
        <w:t>WEEKDAY</w:t>
      </w:r>
      <w:r w:rsidRPr="007372BD">
        <w:rPr>
          <w:rFonts w:ascii="Cascadia Mono" w:hAnsi="Cascadia Mono" w:cs="Cascadia Mono"/>
          <w:noProof w:val="0"/>
          <w:color w:val="808080"/>
          <w:kern w:val="0"/>
          <w:sz w:val="24"/>
          <w:szCs w:val="24"/>
          <w:lang w:val="en-US"/>
        </w:rPr>
        <w:t>,</w:t>
      </w:r>
      <w:r w:rsidRPr="007372BD">
        <w:rPr>
          <w:rFonts w:ascii="Cascadia Mono" w:hAnsi="Cascadia Mono" w:cs="Cascadia Mono"/>
          <w:noProof w:val="0"/>
          <w:color w:val="000000"/>
          <w:kern w:val="0"/>
          <w:sz w:val="24"/>
          <w:szCs w:val="24"/>
          <w:lang w:val="en-US"/>
        </w:rPr>
        <w:t xml:space="preserve"> </w:t>
      </w:r>
      <w:r w:rsidRPr="007372BD">
        <w:rPr>
          <w:rFonts w:ascii="Cascadia Mono" w:hAnsi="Cascadia Mono" w:cs="Cascadia Mono"/>
          <w:noProof w:val="0"/>
          <w:color w:val="FF00FF"/>
          <w:kern w:val="0"/>
          <w:sz w:val="24"/>
          <w:szCs w:val="24"/>
          <w:lang w:val="en-US"/>
        </w:rPr>
        <w:t>GETDATE</w:t>
      </w:r>
      <w:r w:rsidRPr="007372BD">
        <w:rPr>
          <w:rFonts w:ascii="Cascadia Mono" w:hAnsi="Cascadia Mono" w:cs="Cascadia Mono"/>
          <w:noProof w:val="0"/>
          <w:color w:val="808080"/>
          <w:kern w:val="0"/>
          <w:sz w:val="24"/>
          <w:szCs w:val="24"/>
          <w:lang w:val="en-US"/>
        </w:rPr>
        <w:t>())</w:t>
      </w:r>
      <w:r w:rsidRPr="007372BD">
        <w:rPr>
          <w:rFonts w:ascii="Cascadia Mono" w:hAnsi="Cascadia Mono" w:cs="Cascadia Mono"/>
          <w:noProof w:val="0"/>
          <w:color w:val="000000"/>
          <w:kern w:val="0"/>
          <w:sz w:val="24"/>
          <w:szCs w:val="24"/>
          <w:lang w:val="en-US"/>
        </w:rPr>
        <w:t xml:space="preserve"> </w:t>
      </w:r>
      <w:r w:rsidRPr="007372BD">
        <w:rPr>
          <w:rFonts w:ascii="Cascadia Mono" w:hAnsi="Cascadia Mono" w:cs="Cascadia Mono"/>
          <w:noProof w:val="0"/>
          <w:color w:val="808080"/>
          <w:kern w:val="0"/>
          <w:sz w:val="24"/>
          <w:szCs w:val="24"/>
          <w:lang w:val="en-US"/>
        </w:rPr>
        <w:t>-</w:t>
      </w:r>
      <w:r w:rsidRPr="007372BD">
        <w:rPr>
          <w:rFonts w:ascii="Cascadia Mono" w:hAnsi="Cascadia Mono" w:cs="Cascadia Mono"/>
          <w:noProof w:val="0"/>
          <w:color w:val="000000"/>
          <w:kern w:val="0"/>
          <w:sz w:val="24"/>
          <w:szCs w:val="24"/>
          <w:lang w:val="en-US"/>
        </w:rPr>
        <w:t xml:space="preserve"> 2</w:t>
      </w:r>
      <w:r w:rsidRPr="007372BD">
        <w:rPr>
          <w:rFonts w:ascii="Cascadia Mono" w:hAnsi="Cascadia Mono" w:cs="Cascadia Mono"/>
          <w:noProof w:val="0"/>
          <w:color w:val="808080"/>
          <w:kern w:val="0"/>
          <w:sz w:val="24"/>
          <w:szCs w:val="24"/>
          <w:lang w:val="en-US"/>
        </w:rPr>
        <w:t>)</w:t>
      </w:r>
      <w:r w:rsidRPr="007372BD">
        <w:rPr>
          <w:rFonts w:ascii="Cascadia Mono" w:hAnsi="Cascadia Mono" w:cs="Cascadia Mono"/>
          <w:noProof w:val="0"/>
          <w:color w:val="000000"/>
          <w:kern w:val="0"/>
          <w:sz w:val="24"/>
          <w:szCs w:val="24"/>
          <w:lang w:val="en-US"/>
        </w:rPr>
        <w:t xml:space="preserve"> </w:t>
      </w:r>
      <w:r w:rsidRPr="007372BD">
        <w:rPr>
          <w:rFonts w:ascii="Cascadia Mono" w:hAnsi="Cascadia Mono" w:cs="Cascadia Mono"/>
          <w:noProof w:val="0"/>
          <w:color w:val="808080"/>
          <w:kern w:val="0"/>
          <w:sz w:val="24"/>
          <w:szCs w:val="24"/>
          <w:lang w:val="en-US"/>
        </w:rPr>
        <w:t>+</w:t>
      </w:r>
      <w:r w:rsidRPr="007372BD">
        <w:rPr>
          <w:rFonts w:ascii="Cascadia Mono" w:hAnsi="Cascadia Mono" w:cs="Cascadia Mono"/>
          <w:noProof w:val="0"/>
          <w:color w:val="000000"/>
          <w:kern w:val="0"/>
          <w:sz w:val="24"/>
          <w:szCs w:val="24"/>
          <w:lang w:val="en-US"/>
        </w:rPr>
        <w:t xml:space="preserve"> 7</w:t>
      </w:r>
      <w:r w:rsidRPr="007372BD">
        <w:rPr>
          <w:rFonts w:ascii="Cascadia Mono" w:hAnsi="Cascadia Mono" w:cs="Cascadia Mono"/>
          <w:noProof w:val="0"/>
          <w:color w:val="808080"/>
          <w:kern w:val="0"/>
          <w:sz w:val="24"/>
          <w:szCs w:val="24"/>
          <w:lang w:val="en-US"/>
        </w:rPr>
        <w:t>,</w:t>
      </w:r>
      <w:r w:rsidRPr="007372BD">
        <w:rPr>
          <w:rFonts w:ascii="Cascadia Mono" w:hAnsi="Cascadia Mono" w:cs="Cascadia Mono"/>
          <w:noProof w:val="0"/>
          <w:color w:val="000000"/>
          <w:kern w:val="0"/>
          <w:sz w:val="24"/>
          <w:szCs w:val="24"/>
          <w:lang w:val="en-US"/>
        </w:rPr>
        <w:t xml:space="preserve"> </w:t>
      </w:r>
      <w:r w:rsidRPr="007372BD">
        <w:rPr>
          <w:rFonts w:ascii="Cascadia Mono" w:hAnsi="Cascadia Mono" w:cs="Cascadia Mono"/>
          <w:noProof w:val="0"/>
          <w:color w:val="FF00FF"/>
          <w:kern w:val="0"/>
          <w:sz w:val="24"/>
          <w:szCs w:val="24"/>
          <w:lang w:val="en-US"/>
        </w:rPr>
        <w:t>CAST</w:t>
      </w:r>
      <w:r w:rsidRPr="007372BD">
        <w:rPr>
          <w:rFonts w:ascii="Cascadia Mono" w:hAnsi="Cascadia Mono" w:cs="Cascadia Mono"/>
          <w:noProof w:val="0"/>
          <w:color w:val="808080"/>
          <w:kern w:val="0"/>
          <w:sz w:val="24"/>
          <w:szCs w:val="24"/>
          <w:lang w:val="en-US"/>
        </w:rPr>
        <w:t>(</w:t>
      </w:r>
      <w:r w:rsidRPr="007372BD">
        <w:rPr>
          <w:rFonts w:ascii="Cascadia Mono" w:hAnsi="Cascadia Mono" w:cs="Cascadia Mono"/>
          <w:noProof w:val="0"/>
          <w:color w:val="FF00FF"/>
          <w:kern w:val="0"/>
          <w:sz w:val="24"/>
          <w:szCs w:val="24"/>
          <w:lang w:val="en-US"/>
        </w:rPr>
        <w:t>GETDATE</w:t>
      </w:r>
      <w:r w:rsidRPr="007372BD">
        <w:rPr>
          <w:rFonts w:ascii="Cascadia Mono" w:hAnsi="Cascadia Mono" w:cs="Cascadia Mono"/>
          <w:noProof w:val="0"/>
          <w:color w:val="808080"/>
          <w:kern w:val="0"/>
          <w:sz w:val="24"/>
          <w:szCs w:val="24"/>
          <w:lang w:val="en-US"/>
        </w:rPr>
        <w:t>()</w:t>
      </w:r>
      <w:r w:rsidRPr="007372BD">
        <w:rPr>
          <w:rFonts w:ascii="Cascadia Mono" w:hAnsi="Cascadia Mono" w:cs="Cascadia Mono"/>
          <w:noProof w:val="0"/>
          <w:color w:val="000000"/>
          <w:kern w:val="0"/>
          <w:sz w:val="24"/>
          <w:szCs w:val="24"/>
          <w:lang w:val="en-US"/>
        </w:rPr>
        <w:t xml:space="preserve"> </w:t>
      </w:r>
      <w:r w:rsidRPr="007372BD">
        <w:rPr>
          <w:rFonts w:ascii="Cascadia Mono" w:hAnsi="Cascadia Mono" w:cs="Cascadia Mono"/>
          <w:noProof w:val="0"/>
          <w:color w:val="0000FF"/>
          <w:kern w:val="0"/>
          <w:sz w:val="24"/>
          <w:szCs w:val="24"/>
          <w:lang w:val="en-US"/>
        </w:rPr>
        <w:t>AS</w:t>
      </w:r>
      <w:r w:rsidRPr="007372BD">
        <w:rPr>
          <w:rFonts w:ascii="Cascadia Mono" w:hAnsi="Cascadia Mono" w:cs="Cascadia Mono"/>
          <w:noProof w:val="0"/>
          <w:color w:val="000000"/>
          <w:kern w:val="0"/>
          <w:sz w:val="24"/>
          <w:szCs w:val="24"/>
          <w:lang w:val="en-US"/>
        </w:rPr>
        <w:t xml:space="preserve"> </w:t>
      </w:r>
      <w:r w:rsidRPr="007372BD">
        <w:rPr>
          <w:rFonts w:ascii="Cascadia Mono" w:hAnsi="Cascadia Mono" w:cs="Cascadia Mono"/>
          <w:noProof w:val="0"/>
          <w:color w:val="0000FF"/>
          <w:kern w:val="0"/>
          <w:sz w:val="24"/>
          <w:szCs w:val="24"/>
          <w:lang w:val="en-US"/>
        </w:rPr>
        <w:t>DATE</w:t>
      </w:r>
      <w:r w:rsidRPr="007372BD">
        <w:rPr>
          <w:rFonts w:ascii="Cascadia Mono" w:hAnsi="Cascadia Mono" w:cs="Cascadia Mono"/>
          <w:noProof w:val="0"/>
          <w:color w:val="808080"/>
          <w:kern w:val="0"/>
          <w:sz w:val="24"/>
          <w:szCs w:val="24"/>
          <w:lang w:val="en-US"/>
        </w:rPr>
        <w:t>))</w:t>
      </w:r>
    </w:p>
    <w:p w14:paraId="1CB0376E" w14:textId="77777777" w:rsidR="007372BD" w:rsidRPr="007372BD" w:rsidRDefault="007372BD" w:rsidP="007372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7372BD">
        <w:rPr>
          <w:rFonts w:ascii="Cascadia Mono" w:hAnsi="Cascadia Mono" w:cs="Cascadia Mono"/>
          <w:noProof w:val="0"/>
          <w:color w:val="000000"/>
          <w:kern w:val="0"/>
          <w:sz w:val="24"/>
          <w:szCs w:val="24"/>
          <w:lang w:val="en-US"/>
        </w:rPr>
        <w:lastRenderedPageBreak/>
        <w:tab/>
      </w:r>
    </w:p>
    <w:p w14:paraId="2F4B3ED2" w14:textId="77777777" w:rsidR="007372BD" w:rsidRPr="007372BD" w:rsidRDefault="007372BD" w:rsidP="007372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7372BD">
        <w:rPr>
          <w:rFonts w:ascii="Cascadia Mono" w:hAnsi="Cascadia Mono" w:cs="Cascadia Mono"/>
          <w:noProof w:val="0"/>
          <w:color w:val="000000"/>
          <w:kern w:val="0"/>
          <w:sz w:val="24"/>
          <w:szCs w:val="24"/>
          <w:lang w:val="en-US"/>
        </w:rPr>
        <w:tab/>
      </w:r>
      <w:r w:rsidRPr="007372BD">
        <w:rPr>
          <w:rFonts w:ascii="Cascadia Mono" w:hAnsi="Cascadia Mono" w:cs="Cascadia Mono"/>
          <w:noProof w:val="0"/>
          <w:color w:val="000000"/>
          <w:kern w:val="0"/>
          <w:sz w:val="24"/>
          <w:szCs w:val="24"/>
          <w:lang w:val="en-US"/>
        </w:rPr>
        <w:tab/>
      </w:r>
      <w:r w:rsidRPr="007372BD">
        <w:rPr>
          <w:rFonts w:ascii="Cascadia Mono" w:hAnsi="Cascadia Mono" w:cs="Cascadia Mono"/>
          <w:noProof w:val="0"/>
          <w:color w:val="0000FF"/>
          <w:kern w:val="0"/>
          <w:sz w:val="24"/>
          <w:szCs w:val="24"/>
          <w:lang w:val="en-US"/>
        </w:rPr>
        <w:t>SELECT</w:t>
      </w:r>
      <w:r w:rsidRPr="007372BD">
        <w:rPr>
          <w:rFonts w:ascii="Cascadia Mono" w:hAnsi="Cascadia Mono" w:cs="Cascadia Mono"/>
          <w:noProof w:val="0"/>
          <w:color w:val="000000"/>
          <w:kern w:val="0"/>
          <w:sz w:val="24"/>
          <w:szCs w:val="24"/>
          <w:lang w:val="en-US"/>
        </w:rPr>
        <w:t xml:space="preserve"> </w:t>
      </w:r>
      <w:r w:rsidRPr="007372BD">
        <w:rPr>
          <w:rFonts w:ascii="Cascadia Mono" w:hAnsi="Cascadia Mono" w:cs="Cascadia Mono"/>
          <w:noProof w:val="0"/>
          <w:color w:val="808080"/>
          <w:kern w:val="0"/>
          <w:sz w:val="24"/>
          <w:szCs w:val="24"/>
          <w:lang w:val="en-US"/>
        </w:rPr>
        <w:t>*</w:t>
      </w:r>
      <w:r w:rsidRPr="007372BD">
        <w:rPr>
          <w:rFonts w:ascii="Cascadia Mono" w:hAnsi="Cascadia Mono" w:cs="Cascadia Mono"/>
          <w:noProof w:val="0"/>
          <w:color w:val="000000"/>
          <w:kern w:val="0"/>
          <w:sz w:val="24"/>
          <w:szCs w:val="24"/>
          <w:lang w:val="en-US"/>
        </w:rPr>
        <w:t xml:space="preserve"> </w:t>
      </w:r>
      <w:r w:rsidRPr="007372BD">
        <w:rPr>
          <w:rFonts w:ascii="Cascadia Mono" w:hAnsi="Cascadia Mono" w:cs="Cascadia Mono"/>
          <w:noProof w:val="0"/>
          <w:color w:val="0000FF"/>
          <w:kern w:val="0"/>
          <w:sz w:val="24"/>
          <w:szCs w:val="24"/>
          <w:lang w:val="en-US"/>
        </w:rPr>
        <w:t>FROM</w:t>
      </w:r>
      <w:r w:rsidRPr="007372BD">
        <w:rPr>
          <w:rFonts w:ascii="Cascadia Mono" w:hAnsi="Cascadia Mono" w:cs="Cascadia Mono"/>
          <w:noProof w:val="0"/>
          <w:color w:val="000000"/>
          <w:kern w:val="0"/>
          <w:sz w:val="24"/>
          <w:szCs w:val="24"/>
          <w:lang w:val="en-US"/>
        </w:rPr>
        <w:t xml:space="preserve"> </w:t>
      </w:r>
      <w:proofErr w:type="spellStart"/>
      <w:r w:rsidRPr="007372BD">
        <w:rPr>
          <w:rFonts w:ascii="Cascadia Mono" w:hAnsi="Cascadia Mono" w:cs="Cascadia Mono"/>
          <w:noProof w:val="0"/>
          <w:color w:val="000000"/>
          <w:kern w:val="0"/>
          <w:sz w:val="24"/>
          <w:szCs w:val="24"/>
          <w:lang w:val="en-US"/>
        </w:rPr>
        <w:t>ShiftDetailView</w:t>
      </w:r>
      <w:proofErr w:type="spellEnd"/>
    </w:p>
    <w:p w14:paraId="74B5B92E" w14:textId="77777777" w:rsidR="007372BD" w:rsidRPr="007372BD" w:rsidRDefault="007372BD" w:rsidP="007372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7372BD">
        <w:rPr>
          <w:rFonts w:ascii="Cascadia Mono" w:hAnsi="Cascadia Mono" w:cs="Cascadia Mono"/>
          <w:noProof w:val="0"/>
          <w:color w:val="000000"/>
          <w:kern w:val="0"/>
          <w:sz w:val="24"/>
          <w:szCs w:val="24"/>
          <w:lang w:val="en-US"/>
        </w:rPr>
        <w:tab/>
      </w:r>
      <w:r w:rsidRPr="007372BD">
        <w:rPr>
          <w:rFonts w:ascii="Cascadia Mono" w:hAnsi="Cascadia Mono" w:cs="Cascadia Mono"/>
          <w:noProof w:val="0"/>
          <w:color w:val="000000"/>
          <w:kern w:val="0"/>
          <w:sz w:val="24"/>
          <w:szCs w:val="24"/>
          <w:lang w:val="en-US"/>
        </w:rPr>
        <w:tab/>
      </w:r>
      <w:r w:rsidRPr="007372BD">
        <w:rPr>
          <w:rFonts w:ascii="Cascadia Mono" w:hAnsi="Cascadia Mono" w:cs="Cascadia Mono"/>
          <w:noProof w:val="0"/>
          <w:color w:val="0000FF"/>
          <w:kern w:val="0"/>
          <w:sz w:val="24"/>
          <w:szCs w:val="24"/>
          <w:lang w:val="en-US"/>
        </w:rPr>
        <w:t>WHERE</w:t>
      </w:r>
      <w:r w:rsidRPr="007372BD">
        <w:rPr>
          <w:rFonts w:ascii="Cascadia Mono" w:hAnsi="Cascadia Mono" w:cs="Cascadia Mono"/>
          <w:noProof w:val="0"/>
          <w:color w:val="000000"/>
          <w:kern w:val="0"/>
          <w:sz w:val="24"/>
          <w:szCs w:val="24"/>
          <w:lang w:val="en-US"/>
        </w:rPr>
        <w:t xml:space="preserve"> </w:t>
      </w:r>
      <w:r w:rsidRPr="007372BD">
        <w:rPr>
          <w:rFonts w:ascii="Cascadia Mono" w:hAnsi="Cascadia Mono" w:cs="Cascadia Mono"/>
          <w:noProof w:val="0"/>
          <w:color w:val="0000FF"/>
          <w:kern w:val="0"/>
          <w:sz w:val="24"/>
          <w:szCs w:val="24"/>
          <w:lang w:val="en-US"/>
        </w:rPr>
        <w:t>date</w:t>
      </w:r>
      <w:r w:rsidRPr="007372BD">
        <w:rPr>
          <w:rFonts w:ascii="Cascadia Mono" w:hAnsi="Cascadia Mono" w:cs="Cascadia Mono"/>
          <w:noProof w:val="0"/>
          <w:color w:val="000000"/>
          <w:kern w:val="0"/>
          <w:sz w:val="24"/>
          <w:szCs w:val="24"/>
          <w:lang w:val="en-US"/>
        </w:rPr>
        <w:t xml:space="preserve"> </w:t>
      </w:r>
      <w:r w:rsidRPr="007372BD">
        <w:rPr>
          <w:rFonts w:ascii="Cascadia Mono" w:hAnsi="Cascadia Mono" w:cs="Cascadia Mono"/>
          <w:noProof w:val="0"/>
          <w:color w:val="808080"/>
          <w:kern w:val="0"/>
          <w:sz w:val="24"/>
          <w:szCs w:val="24"/>
          <w:lang w:val="en-US"/>
        </w:rPr>
        <w:t>BETWEEN</w:t>
      </w:r>
      <w:r w:rsidRPr="007372BD">
        <w:rPr>
          <w:rFonts w:ascii="Cascadia Mono" w:hAnsi="Cascadia Mono" w:cs="Cascadia Mono"/>
          <w:noProof w:val="0"/>
          <w:color w:val="000000"/>
          <w:kern w:val="0"/>
          <w:sz w:val="24"/>
          <w:szCs w:val="24"/>
          <w:lang w:val="en-US"/>
        </w:rPr>
        <w:t xml:space="preserve"> @firstDayOfWeek </w:t>
      </w:r>
      <w:r w:rsidRPr="007372BD">
        <w:rPr>
          <w:rFonts w:ascii="Cascadia Mono" w:hAnsi="Cascadia Mono" w:cs="Cascadia Mono"/>
          <w:noProof w:val="0"/>
          <w:color w:val="808080"/>
          <w:kern w:val="0"/>
          <w:sz w:val="24"/>
          <w:szCs w:val="24"/>
          <w:lang w:val="en-US"/>
        </w:rPr>
        <w:t>AND</w:t>
      </w:r>
      <w:r w:rsidRPr="007372BD">
        <w:rPr>
          <w:rFonts w:ascii="Cascadia Mono" w:hAnsi="Cascadia Mono" w:cs="Cascadia Mono"/>
          <w:noProof w:val="0"/>
          <w:color w:val="000000"/>
          <w:kern w:val="0"/>
          <w:sz w:val="24"/>
          <w:szCs w:val="24"/>
          <w:lang w:val="en-US"/>
        </w:rPr>
        <w:t xml:space="preserve"> @lastDayOfWeek</w:t>
      </w:r>
    </w:p>
    <w:p w14:paraId="7A8E1112" w14:textId="77777777" w:rsidR="007372BD" w:rsidRPr="007372BD" w:rsidRDefault="007372BD" w:rsidP="007372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7372BD">
        <w:rPr>
          <w:rFonts w:ascii="Cascadia Mono" w:hAnsi="Cascadia Mono" w:cs="Cascadia Mono"/>
          <w:noProof w:val="0"/>
          <w:color w:val="000000"/>
          <w:kern w:val="0"/>
          <w:sz w:val="24"/>
          <w:szCs w:val="24"/>
          <w:lang w:val="en-US"/>
        </w:rPr>
        <w:tab/>
      </w:r>
      <w:r w:rsidRPr="007372BD">
        <w:rPr>
          <w:rFonts w:ascii="Cascadia Mono" w:hAnsi="Cascadia Mono" w:cs="Cascadia Mono"/>
          <w:noProof w:val="0"/>
          <w:color w:val="000000"/>
          <w:kern w:val="0"/>
          <w:sz w:val="24"/>
          <w:szCs w:val="24"/>
          <w:lang w:val="en-US"/>
        </w:rPr>
        <w:tab/>
      </w:r>
      <w:r w:rsidRPr="007372BD">
        <w:rPr>
          <w:rFonts w:ascii="Cascadia Mono" w:hAnsi="Cascadia Mono" w:cs="Cascadia Mono"/>
          <w:noProof w:val="0"/>
          <w:color w:val="0000FF"/>
          <w:kern w:val="0"/>
          <w:sz w:val="24"/>
          <w:szCs w:val="24"/>
          <w:lang w:val="en-US"/>
        </w:rPr>
        <w:t>ORDER</w:t>
      </w:r>
      <w:r w:rsidRPr="007372BD">
        <w:rPr>
          <w:rFonts w:ascii="Cascadia Mono" w:hAnsi="Cascadia Mono" w:cs="Cascadia Mono"/>
          <w:noProof w:val="0"/>
          <w:color w:val="000000"/>
          <w:kern w:val="0"/>
          <w:sz w:val="24"/>
          <w:szCs w:val="24"/>
          <w:lang w:val="en-US"/>
        </w:rPr>
        <w:t xml:space="preserve"> </w:t>
      </w:r>
      <w:r w:rsidRPr="007372BD">
        <w:rPr>
          <w:rFonts w:ascii="Cascadia Mono" w:hAnsi="Cascadia Mono" w:cs="Cascadia Mono"/>
          <w:noProof w:val="0"/>
          <w:color w:val="0000FF"/>
          <w:kern w:val="0"/>
          <w:sz w:val="24"/>
          <w:szCs w:val="24"/>
          <w:lang w:val="en-US"/>
        </w:rPr>
        <w:t>BY</w:t>
      </w:r>
      <w:r w:rsidRPr="007372BD">
        <w:rPr>
          <w:rFonts w:ascii="Cascadia Mono" w:hAnsi="Cascadia Mono" w:cs="Cascadia Mono"/>
          <w:noProof w:val="0"/>
          <w:color w:val="000000"/>
          <w:kern w:val="0"/>
          <w:sz w:val="24"/>
          <w:szCs w:val="24"/>
          <w:lang w:val="en-US"/>
        </w:rPr>
        <w:t xml:space="preserve"> </w:t>
      </w:r>
      <w:r w:rsidRPr="007372BD">
        <w:rPr>
          <w:rFonts w:ascii="Cascadia Mono" w:hAnsi="Cascadia Mono" w:cs="Cascadia Mono"/>
          <w:noProof w:val="0"/>
          <w:color w:val="0000FF"/>
          <w:kern w:val="0"/>
          <w:sz w:val="24"/>
          <w:szCs w:val="24"/>
          <w:lang w:val="en-US"/>
        </w:rPr>
        <w:t>date</w:t>
      </w:r>
      <w:r w:rsidRPr="007372BD">
        <w:rPr>
          <w:rFonts w:ascii="Cascadia Mono" w:hAnsi="Cascadia Mono" w:cs="Cascadia Mono"/>
          <w:noProof w:val="0"/>
          <w:color w:val="000000"/>
          <w:kern w:val="0"/>
          <w:sz w:val="24"/>
          <w:szCs w:val="24"/>
          <w:lang w:val="en-US"/>
        </w:rPr>
        <w:t xml:space="preserve"> </w:t>
      </w:r>
      <w:r w:rsidRPr="007372BD">
        <w:rPr>
          <w:rFonts w:ascii="Cascadia Mono" w:hAnsi="Cascadia Mono" w:cs="Cascadia Mono"/>
          <w:noProof w:val="0"/>
          <w:color w:val="0000FF"/>
          <w:kern w:val="0"/>
          <w:sz w:val="24"/>
          <w:szCs w:val="24"/>
          <w:lang w:val="en-US"/>
        </w:rPr>
        <w:t>ASC</w:t>
      </w:r>
      <w:r w:rsidRPr="007372BD">
        <w:rPr>
          <w:rFonts w:ascii="Cascadia Mono" w:hAnsi="Cascadia Mono" w:cs="Cascadia Mono"/>
          <w:noProof w:val="0"/>
          <w:color w:val="808080"/>
          <w:kern w:val="0"/>
          <w:sz w:val="24"/>
          <w:szCs w:val="24"/>
          <w:lang w:val="en-US"/>
        </w:rPr>
        <w:t>,</w:t>
      </w:r>
      <w:r w:rsidRPr="007372BD">
        <w:rPr>
          <w:rFonts w:ascii="Cascadia Mono" w:hAnsi="Cascadia Mono" w:cs="Cascadia Mono"/>
          <w:noProof w:val="0"/>
          <w:color w:val="000000"/>
          <w:kern w:val="0"/>
          <w:sz w:val="24"/>
          <w:szCs w:val="24"/>
          <w:lang w:val="en-US"/>
        </w:rPr>
        <w:t xml:space="preserve"> ID </w:t>
      </w:r>
      <w:r w:rsidRPr="007372BD">
        <w:rPr>
          <w:rFonts w:ascii="Cascadia Mono" w:hAnsi="Cascadia Mono" w:cs="Cascadia Mono"/>
          <w:noProof w:val="0"/>
          <w:color w:val="0000FF"/>
          <w:kern w:val="0"/>
          <w:sz w:val="24"/>
          <w:szCs w:val="24"/>
          <w:lang w:val="en-US"/>
        </w:rPr>
        <w:t>ASC</w:t>
      </w:r>
    </w:p>
    <w:p w14:paraId="3731C704" w14:textId="77777777" w:rsidR="007372BD" w:rsidRPr="007372BD" w:rsidRDefault="007372BD" w:rsidP="007372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7372BD">
        <w:rPr>
          <w:rFonts w:ascii="Cascadia Mono" w:hAnsi="Cascadia Mono" w:cs="Cascadia Mono"/>
          <w:noProof w:val="0"/>
          <w:color w:val="000000"/>
          <w:kern w:val="0"/>
          <w:sz w:val="24"/>
          <w:szCs w:val="24"/>
          <w:lang w:val="en-US"/>
        </w:rPr>
        <w:tab/>
      </w:r>
      <w:r w:rsidRPr="007372BD">
        <w:rPr>
          <w:rFonts w:ascii="Cascadia Mono" w:hAnsi="Cascadia Mono" w:cs="Cascadia Mono"/>
          <w:noProof w:val="0"/>
          <w:color w:val="0000FF"/>
          <w:kern w:val="0"/>
          <w:sz w:val="24"/>
          <w:szCs w:val="24"/>
          <w:lang w:val="en-US"/>
        </w:rPr>
        <w:t>END</w:t>
      </w:r>
      <w:r w:rsidRPr="007372BD">
        <w:rPr>
          <w:rFonts w:ascii="Cascadia Mono" w:hAnsi="Cascadia Mono" w:cs="Cascadia Mono"/>
          <w:noProof w:val="0"/>
          <w:color w:val="000000"/>
          <w:kern w:val="0"/>
          <w:sz w:val="24"/>
          <w:szCs w:val="24"/>
          <w:lang w:val="en-US"/>
        </w:rPr>
        <w:t xml:space="preserve"> </w:t>
      </w:r>
      <w:r w:rsidRPr="007372BD">
        <w:rPr>
          <w:rFonts w:ascii="Cascadia Mono" w:hAnsi="Cascadia Mono" w:cs="Cascadia Mono"/>
          <w:noProof w:val="0"/>
          <w:color w:val="0000FF"/>
          <w:kern w:val="0"/>
          <w:sz w:val="24"/>
          <w:szCs w:val="24"/>
          <w:lang w:val="en-US"/>
        </w:rPr>
        <w:t>TRY</w:t>
      </w:r>
    </w:p>
    <w:p w14:paraId="0BACB874" w14:textId="77777777" w:rsidR="007372BD" w:rsidRPr="007372BD" w:rsidRDefault="007372BD" w:rsidP="007372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7372BD">
        <w:rPr>
          <w:rFonts w:ascii="Cascadia Mono" w:hAnsi="Cascadia Mono" w:cs="Cascadia Mono"/>
          <w:noProof w:val="0"/>
          <w:color w:val="000000"/>
          <w:kern w:val="0"/>
          <w:sz w:val="24"/>
          <w:szCs w:val="24"/>
          <w:lang w:val="en-US"/>
        </w:rPr>
        <w:tab/>
      </w:r>
      <w:r w:rsidRPr="007372BD">
        <w:rPr>
          <w:rFonts w:ascii="Cascadia Mono" w:hAnsi="Cascadia Mono" w:cs="Cascadia Mono"/>
          <w:noProof w:val="0"/>
          <w:color w:val="0000FF"/>
          <w:kern w:val="0"/>
          <w:sz w:val="24"/>
          <w:szCs w:val="24"/>
          <w:lang w:val="en-US"/>
        </w:rPr>
        <w:t>BEGIN</w:t>
      </w:r>
      <w:r w:rsidRPr="007372BD">
        <w:rPr>
          <w:rFonts w:ascii="Cascadia Mono" w:hAnsi="Cascadia Mono" w:cs="Cascadia Mono"/>
          <w:noProof w:val="0"/>
          <w:color w:val="000000"/>
          <w:kern w:val="0"/>
          <w:sz w:val="24"/>
          <w:szCs w:val="24"/>
          <w:lang w:val="en-US"/>
        </w:rPr>
        <w:t xml:space="preserve"> </w:t>
      </w:r>
      <w:r w:rsidRPr="007372BD">
        <w:rPr>
          <w:rFonts w:ascii="Cascadia Mono" w:hAnsi="Cascadia Mono" w:cs="Cascadia Mono"/>
          <w:noProof w:val="0"/>
          <w:color w:val="0000FF"/>
          <w:kern w:val="0"/>
          <w:sz w:val="24"/>
          <w:szCs w:val="24"/>
          <w:lang w:val="en-US"/>
        </w:rPr>
        <w:t>CATCH</w:t>
      </w:r>
    </w:p>
    <w:p w14:paraId="7C2CDF01" w14:textId="77777777" w:rsidR="007372BD" w:rsidRPr="007372BD" w:rsidRDefault="007372BD" w:rsidP="007372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7372BD">
        <w:rPr>
          <w:rFonts w:ascii="Cascadia Mono" w:hAnsi="Cascadia Mono" w:cs="Cascadia Mono"/>
          <w:noProof w:val="0"/>
          <w:color w:val="000000"/>
          <w:kern w:val="0"/>
          <w:sz w:val="24"/>
          <w:szCs w:val="24"/>
          <w:lang w:val="en-US"/>
        </w:rPr>
        <w:tab/>
      </w:r>
      <w:r w:rsidRPr="007372BD">
        <w:rPr>
          <w:rFonts w:ascii="Cascadia Mono" w:hAnsi="Cascadia Mono" w:cs="Cascadia Mono"/>
          <w:noProof w:val="0"/>
          <w:color w:val="000000"/>
          <w:kern w:val="0"/>
          <w:sz w:val="24"/>
          <w:szCs w:val="24"/>
          <w:lang w:val="en-US"/>
        </w:rPr>
        <w:tab/>
      </w:r>
      <w:r w:rsidRPr="007372BD">
        <w:rPr>
          <w:rFonts w:ascii="Cascadia Mono" w:hAnsi="Cascadia Mono" w:cs="Cascadia Mono"/>
          <w:noProof w:val="0"/>
          <w:color w:val="0000FF"/>
          <w:kern w:val="0"/>
          <w:sz w:val="24"/>
          <w:szCs w:val="24"/>
          <w:lang w:val="en-US"/>
        </w:rPr>
        <w:t>SET</w:t>
      </w:r>
      <w:r w:rsidRPr="007372BD">
        <w:rPr>
          <w:rFonts w:ascii="Cascadia Mono" w:hAnsi="Cascadia Mono" w:cs="Cascadia Mono"/>
          <w:noProof w:val="0"/>
          <w:color w:val="000000"/>
          <w:kern w:val="0"/>
          <w:sz w:val="24"/>
          <w:szCs w:val="24"/>
          <w:lang w:val="en-US"/>
        </w:rPr>
        <w:t xml:space="preserve"> @errorMessage </w:t>
      </w:r>
      <w:r w:rsidRPr="007372BD">
        <w:rPr>
          <w:rFonts w:ascii="Cascadia Mono" w:hAnsi="Cascadia Mono" w:cs="Cascadia Mono"/>
          <w:noProof w:val="0"/>
          <w:color w:val="808080"/>
          <w:kern w:val="0"/>
          <w:sz w:val="24"/>
          <w:szCs w:val="24"/>
          <w:lang w:val="en-US"/>
        </w:rPr>
        <w:t>=</w:t>
      </w:r>
      <w:r w:rsidRPr="007372BD">
        <w:rPr>
          <w:rFonts w:ascii="Cascadia Mono" w:hAnsi="Cascadia Mono" w:cs="Cascadia Mono"/>
          <w:noProof w:val="0"/>
          <w:color w:val="000000"/>
          <w:kern w:val="0"/>
          <w:sz w:val="24"/>
          <w:szCs w:val="24"/>
          <w:lang w:val="en-US"/>
        </w:rPr>
        <w:t xml:space="preserve"> </w:t>
      </w:r>
      <w:r w:rsidRPr="007372BD">
        <w:rPr>
          <w:rFonts w:ascii="Cascadia Mono" w:hAnsi="Cascadia Mono" w:cs="Cascadia Mono"/>
          <w:noProof w:val="0"/>
          <w:color w:val="FF00FF"/>
          <w:kern w:val="0"/>
          <w:sz w:val="24"/>
          <w:szCs w:val="24"/>
          <w:lang w:val="en-US"/>
        </w:rPr>
        <w:t>ERROR_</w:t>
      </w:r>
      <w:proofErr w:type="gramStart"/>
      <w:r w:rsidRPr="007372BD">
        <w:rPr>
          <w:rFonts w:ascii="Cascadia Mono" w:hAnsi="Cascadia Mono" w:cs="Cascadia Mono"/>
          <w:noProof w:val="0"/>
          <w:color w:val="FF00FF"/>
          <w:kern w:val="0"/>
          <w:sz w:val="24"/>
          <w:szCs w:val="24"/>
          <w:lang w:val="en-US"/>
        </w:rPr>
        <w:t>MESSAGE</w:t>
      </w:r>
      <w:r w:rsidRPr="007372BD">
        <w:rPr>
          <w:rFonts w:ascii="Cascadia Mono" w:hAnsi="Cascadia Mono" w:cs="Cascadia Mono"/>
          <w:noProof w:val="0"/>
          <w:color w:val="808080"/>
          <w:kern w:val="0"/>
          <w:sz w:val="24"/>
          <w:szCs w:val="24"/>
          <w:lang w:val="en-US"/>
        </w:rPr>
        <w:t>(</w:t>
      </w:r>
      <w:proofErr w:type="gramEnd"/>
      <w:r w:rsidRPr="007372BD">
        <w:rPr>
          <w:rFonts w:ascii="Cascadia Mono" w:hAnsi="Cascadia Mono" w:cs="Cascadia Mono"/>
          <w:noProof w:val="0"/>
          <w:color w:val="808080"/>
          <w:kern w:val="0"/>
          <w:sz w:val="24"/>
          <w:szCs w:val="24"/>
          <w:lang w:val="en-US"/>
        </w:rPr>
        <w:t>)</w:t>
      </w:r>
    </w:p>
    <w:p w14:paraId="6074114A" w14:textId="77777777" w:rsidR="007372BD" w:rsidRPr="007372BD" w:rsidRDefault="007372BD" w:rsidP="007372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7372BD">
        <w:rPr>
          <w:rFonts w:ascii="Cascadia Mono" w:hAnsi="Cascadia Mono" w:cs="Cascadia Mono"/>
          <w:noProof w:val="0"/>
          <w:color w:val="000000"/>
          <w:kern w:val="0"/>
          <w:sz w:val="24"/>
          <w:szCs w:val="24"/>
          <w:lang w:val="en-US"/>
        </w:rPr>
        <w:tab/>
      </w:r>
      <w:r w:rsidRPr="007372BD">
        <w:rPr>
          <w:rFonts w:ascii="Cascadia Mono" w:hAnsi="Cascadia Mono" w:cs="Cascadia Mono"/>
          <w:noProof w:val="0"/>
          <w:color w:val="000000"/>
          <w:kern w:val="0"/>
          <w:sz w:val="24"/>
          <w:szCs w:val="24"/>
          <w:lang w:val="en-US"/>
        </w:rPr>
        <w:tab/>
      </w:r>
      <w:proofErr w:type="gramStart"/>
      <w:r w:rsidRPr="007372BD">
        <w:rPr>
          <w:rFonts w:ascii="Cascadia Mono" w:hAnsi="Cascadia Mono" w:cs="Cascadia Mono"/>
          <w:noProof w:val="0"/>
          <w:color w:val="0000FF"/>
          <w:kern w:val="0"/>
          <w:sz w:val="24"/>
          <w:szCs w:val="24"/>
          <w:lang w:val="en-US"/>
        </w:rPr>
        <w:t>RAISERROR</w:t>
      </w:r>
      <w:r w:rsidRPr="007372BD">
        <w:rPr>
          <w:rFonts w:ascii="Cascadia Mono" w:hAnsi="Cascadia Mono" w:cs="Cascadia Mono"/>
          <w:noProof w:val="0"/>
          <w:color w:val="808080"/>
          <w:kern w:val="0"/>
          <w:sz w:val="24"/>
          <w:szCs w:val="24"/>
          <w:lang w:val="en-US"/>
        </w:rPr>
        <w:t>(</w:t>
      </w:r>
      <w:proofErr w:type="gramEnd"/>
      <w:r w:rsidRPr="007372BD">
        <w:rPr>
          <w:rFonts w:ascii="Cascadia Mono" w:hAnsi="Cascadia Mono" w:cs="Cascadia Mono"/>
          <w:noProof w:val="0"/>
          <w:color w:val="000000"/>
          <w:kern w:val="0"/>
          <w:sz w:val="24"/>
          <w:szCs w:val="24"/>
          <w:lang w:val="en-US"/>
        </w:rPr>
        <w:t>@errorMessage</w:t>
      </w:r>
      <w:r w:rsidRPr="007372BD">
        <w:rPr>
          <w:rFonts w:ascii="Cascadia Mono" w:hAnsi="Cascadia Mono" w:cs="Cascadia Mono"/>
          <w:noProof w:val="0"/>
          <w:color w:val="808080"/>
          <w:kern w:val="0"/>
          <w:sz w:val="24"/>
          <w:szCs w:val="24"/>
          <w:lang w:val="en-US"/>
        </w:rPr>
        <w:t>,</w:t>
      </w:r>
      <w:r w:rsidRPr="007372BD">
        <w:rPr>
          <w:rFonts w:ascii="Cascadia Mono" w:hAnsi="Cascadia Mono" w:cs="Cascadia Mono"/>
          <w:noProof w:val="0"/>
          <w:color w:val="000000"/>
          <w:kern w:val="0"/>
          <w:sz w:val="24"/>
          <w:szCs w:val="24"/>
          <w:lang w:val="en-US"/>
        </w:rPr>
        <w:t xml:space="preserve"> 16</w:t>
      </w:r>
      <w:r w:rsidRPr="007372BD">
        <w:rPr>
          <w:rFonts w:ascii="Cascadia Mono" w:hAnsi="Cascadia Mono" w:cs="Cascadia Mono"/>
          <w:noProof w:val="0"/>
          <w:color w:val="808080"/>
          <w:kern w:val="0"/>
          <w:sz w:val="24"/>
          <w:szCs w:val="24"/>
          <w:lang w:val="en-US"/>
        </w:rPr>
        <w:t>,</w:t>
      </w:r>
      <w:r w:rsidRPr="007372BD">
        <w:rPr>
          <w:rFonts w:ascii="Cascadia Mono" w:hAnsi="Cascadia Mono" w:cs="Cascadia Mono"/>
          <w:noProof w:val="0"/>
          <w:color w:val="000000"/>
          <w:kern w:val="0"/>
          <w:sz w:val="24"/>
          <w:szCs w:val="24"/>
          <w:lang w:val="en-US"/>
        </w:rPr>
        <w:t xml:space="preserve"> 1</w:t>
      </w:r>
      <w:r w:rsidRPr="007372BD">
        <w:rPr>
          <w:rFonts w:ascii="Cascadia Mono" w:hAnsi="Cascadia Mono" w:cs="Cascadia Mono"/>
          <w:noProof w:val="0"/>
          <w:color w:val="808080"/>
          <w:kern w:val="0"/>
          <w:sz w:val="24"/>
          <w:szCs w:val="24"/>
          <w:lang w:val="en-US"/>
        </w:rPr>
        <w:t>)</w:t>
      </w:r>
    </w:p>
    <w:p w14:paraId="5FC81B53" w14:textId="77777777" w:rsidR="007372BD" w:rsidRPr="007372BD" w:rsidRDefault="007372BD" w:rsidP="007372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7372BD">
        <w:rPr>
          <w:rFonts w:ascii="Cascadia Mono" w:hAnsi="Cascadia Mono" w:cs="Cascadia Mono"/>
          <w:noProof w:val="0"/>
          <w:color w:val="000000"/>
          <w:kern w:val="0"/>
          <w:sz w:val="24"/>
          <w:szCs w:val="24"/>
          <w:lang w:val="en-US"/>
        </w:rPr>
        <w:tab/>
      </w:r>
      <w:r w:rsidRPr="007372BD">
        <w:rPr>
          <w:rFonts w:ascii="Cascadia Mono" w:hAnsi="Cascadia Mono" w:cs="Cascadia Mono"/>
          <w:noProof w:val="0"/>
          <w:color w:val="0000FF"/>
          <w:kern w:val="0"/>
          <w:sz w:val="24"/>
          <w:szCs w:val="24"/>
          <w:lang w:val="en-US"/>
        </w:rPr>
        <w:t>END</w:t>
      </w:r>
      <w:r w:rsidRPr="007372BD">
        <w:rPr>
          <w:rFonts w:ascii="Cascadia Mono" w:hAnsi="Cascadia Mono" w:cs="Cascadia Mono"/>
          <w:noProof w:val="0"/>
          <w:color w:val="000000"/>
          <w:kern w:val="0"/>
          <w:sz w:val="24"/>
          <w:szCs w:val="24"/>
          <w:lang w:val="en-US"/>
        </w:rPr>
        <w:t xml:space="preserve"> </w:t>
      </w:r>
      <w:r w:rsidRPr="007372BD">
        <w:rPr>
          <w:rFonts w:ascii="Cascadia Mono" w:hAnsi="Cascadia Mono" w:cs="Cascadia Mono"/>
          <w:noProof w:val="0"/>
          <w:color w:val="0000FF"/>
          <w:kern w:val="0"/>
          <w:sz w:val="24"/>
          <w:szCs w:val="24"/>
          <w:lang w:val="en-US"/>
        </w:rPr>
        <w:t>CATCH</w:t>
      </w:r>
    </w:p>
    <w:p w14:paraId="1ACD1805" w14:textId="77777777" w:rsidR="007372BD" w:rsidRPr="007372BD" w:rsidRDefault="007372BD" w:rsidP="007372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7372BD">
        <w:rPr>
          <w:rFonts w:ascii="Cascadia Mono" w:hAnsi="Cascadia Mono" w:cs="Cascadia Mono"/>
          <w:noProof w:val="0"/>
          <w:color w:val="0000FF"/>
          <w:kern w:val="0"/>
          <w:sz w:val="24"/>
          <w:szCs w:val="24"/>
          <w:lang w:val="en-US"/>
        </w:rPr>
        <w:t>END</w:t>
      </w:r>
    </w:p>
    <w:p w14:paraId="0C20C385" w14:textId="491F3BA0" w:rsidR="000329C2" w:rsidRPr="007372BD" w:rsidRDefault="007372BD" w:rsidP="007372BD">
      <w:pPr>
        <w:pStyle w:val="ListParagraph"/>
        <w:pBdr>
          <w:top w:val="single" w:sz="4" w:space="1" w:color="auto"/>
          <w:left w:val="single" w:sz="4" w:space="4" w:color="auto"/>
          <w:bottom w:val="single" w:sz="4" w:space="1" w:color="auto"/>
          <w:right w:val="single" w:sz="4" w:space="4" w:color="auto"/>
        </w:pBdr>
        <w:ind w:left="1584"/>
        <w:rPr>
          <w:rFonts w:ascii="Times New Roman" w:hAnsi="Times New Roman" w:cs="Times New Roman"/>
          <w:sz w:val="24"/>
          <w:szCs w:val="24"/>
          <w:u w:val="single"/>
          <w:lang w:val="en-US"/>
        </w:rPr>
      </w:pPr>
      <w:r w:rsidRPr="007372BD">
        <w:rPr>
          <w:rFonts w:ascii="Cascadia Mono" w:hAnsi="Cascadia Mono" w:cs="Cascadia Mono"/>
          <w:noProof w:val="0"/>
          <w:color w:val="0000FF"/>
          <w:kern w:val="0"/>
          <w:sz w:val="24"/>
          <w:szCs w:val="24"/>
          <w:lang w:val="en-US"/>
        </w:rPr>
        <w:t>GO</w:t>
      </w:r>
    </w:p>
    <w:p w14:paraId="033F5708" w14:textId="77777777" w:rsidR="000329C2" w:rsidRDefault="000329C2" w:rsidP="000329C2">
      <w:pPr>
        <w:pStyle w:val="ListParagraph"/>
        <w:ind w:left="1584"/>
        <w:rPr>
          <w:rFonts w:ascii="Times New Roman" w:hAnsi="Times New Roman" w:cs="Times New Roman"/>
          <w:sz w:val="28"/>
          <w:szCs w:val="28"/>
          <w:u w:val="single"/>
          <w:lang w:val="en-US"/>
        </w:rPr>
      </w:pPr>
    </w:p>
    <w:p w14:paraId="36C9CF38" w14:textId="622978F0" w:rsidR="000329C2" w:rsidRDefault="000329C2" w:rsidP="000329C2">
      <w:pPr>
        <w:pStyle w:val="ListParagraph"/>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C# code:</w:t>
      </w:r>
    </w:p>
    <w:p w14:paraId="1B4343B6" w14:textId="77777777" w:rsidR="00F86200" w:rsidRPr="00F86200" w:rsidRDefault="00F86200" w:rsidP="00F862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86200">
        <w:rPr>
          <w:rFonts w:ascii="Cascadia Mono" w:hAnsi="Cascadia Mono" w:cs="Cascadia Mono"/>
          <w:noProof w:val="0"/>
          <w:color w:val="000000"/>
          <w:kern w:val="0"/>
          <w:sz w:val="24"/>
          <w:szCs w:val="24"/>
          <w:lang w:val="en-US"/>
        </w:rPr>
        <w:t>try</w:t>
      </w:r>
    </w:p>
    <w:p w14:paraId="7E8955FC" w14:textId="77777777" w:rsidR="00F86200" w:rsidRPr="00F86200" w:rsidRDefault="00F86200" w:rsidP="00F862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86200">
        <w:rPr>
          <w:rFonts w:ascii="Cascadia Mono" w:hAnsi="Cascadia Mono" w:cs="Cascadia Mono"/>
          <w:noProof w:val="0"/>
          <w:color w:val="000000"/>
          <w:kern w:val="0"/>
          <w:sz w:val="24"/>
          <w:szCs w:val="24"/>
          <w:lang w:val="en-US"/>
        </w:rPr>
        <w:t>{</w:t>
      </w:r>
    </w:p>
    <w:p w14:paraId="75B49F94" w14:textId="77777777" w:rsidR="00F86200" w:rsidRPr="00F86200" w:rsidRDefault="00F86200" w:rsidP="00F862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86200">
        <w:rPr>
          <w:rFonts w:ascii="Cascadia Mono" w:hAnsi="Cascadia Mono" w:cs="Cascadia Mono"/>
          <w:noProof w:val="0"/>
          <w:color w:val="000000"/>
          <w:kern w:val="0"/>
          <w:sz w:val="24"/>
          <w:szCs w:val="24"/>
          <w:lang w:val="en-US"/>
        </w:rPr>
        <w:t xml:space="preserve">    </w:t>
      </w:r>
      <w:proofErr w:type="spellStart"/>
      <w:r w:rsidRPr="00F86200">
        <w:rPr>
          <w:rFonts w:ascii="Cascadia Mono" w:hAnsi="Cascadia Mono" w:cs="Cascadia Mono"/>
          <w:noProof w:val="0"/>
          <w:color w:val="000000"/>
          <w:kern w:val="0"/>
          <w:sz w:val="24"/>
          <w:szCs w:val="24"/>
          <w:lang w:val="en-US"/>
        </w:rPr>
        <w:t>dataShift.Clear</w:t>
      </w:r>
      <w:proofErr w:type="spellEnd"/>
      <w:r w:rsidRPr="00F86200">
        <w:rPr>
          <w:rFonts w:ascii="Cascadia Mono" w:hAnsi="Cascadia Mono" w:cs="Cascadia Mono"/>
          <w:noProof w:val="0"/>
          <w:color w:val="000000"/>
          <w:kern w:val="0"/>
          <w:sz w:val="24"/>
          <w:szCs w:val="24"/>
          <w:lang w:val="en-US"/>
        </w:rPr>
        <w:t>(</w:t>
      </w:r>
      <w:proofErr w:type="gramStart"/>
      <w:r w:rsidRPr="00F86200">
        <w:rPr>
          <w:rFonts w:ascii="Cascadia Mono" w:hAnsi="Cascadia Mono" w:cs="Cascadia Mono"/>
          <w:noProof w:val="0"/>
          <w:color w:val="000000"/>
          <w:kern w:val="0"/>
          <w:sz w:val="24"/>
          <w:szCs w:val="24"/>
          <w:lang w:val="en-US"/>
        </w:rPr>
        <w:t>);</w:t>
      </w:r>
      <w:proofErr w:type="gramEnd"/>
    </w:p>
    <w:p w14:paraId="2D5AD47F" w14:textId="77777777" w:rsidR="00F86200" w:rsidRPr="00F86200" w:rsidRDefault="00F86200" w:rsidP="00F862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86200">
        <w:rPr>
          <w:rFonts w:ascii="Cascadia Mono" w:hAnsi="Cascadia Mono" w:cs="Cascadia Mono"/>
          <w:noProof w:val="0"/>
          <w:color w:val="000000"/>
          <w:kern w:val="0"/>
          <w:sz w:val="24"/>
          <w:szCs w:val="24"/>
          <w:lang w:val="en-US"/>
        </w:rPr>
        <w:t xml:space="preserve">    </w:t>
      </w:r>
      <w:proofErr w:type="spellStart"/>
      <w:r w:rsidRPr="00F86200">
        <w:rPr>
          <w:rFonts w:ascii="Cascadia Mono" w:hAnsi="Cascadia Mono" w:cs="Cascadia Mono"/>
          <w:noProof w:val="0"/>
          <w:color w:val="000000"/>
          <w:kern w:val="0"/>
          <w:sz w:val="24"/>
          <w:szCs w:val="24"/>
          <w:lang w:val="en-US"/>
        </w:rPr>
        <w:t>dataShift</w:t>
      </w:r>
      <w:proofErr w:type="spellEnd"/>
      <w:r w:rsidRPr="00F86200">
        <w:rPr>
          <w:rFonts w:ascii="Cascadia Mono" w:hAnsi="Cascadia Mono" w:cs="Cascadia Mono"/>
          <w:noProof w:val="0"/>
          <w:color w:val="000000"/>
          <w:kern w:val="0"/>
          <w:sz w:val="24"/>
          <w:szCs w:val="24"/>
          <w:lang w:val="en-US"/>
        </w:rPr>
        <w:t xml:space="preserve"> = </w:t>
      </w:r>
      <w:proofErr w:type="spellStart"/>
      <w:proofErr w:type="gramStart"/>
      <w:r w:rsidRPr="00F86200">
        <w:rPr>
          <w:rFonts w:ascii="Cascadia Mono" w:hAnsi="Cascadia Mono" w:cs="Cascadia Mono"/>
          <w:noProof w:val="0"/>
          <w:color w:val="000000"/>
          <w:kern w:val="0"/>
          <w:sz w:val="24"/>
          <w:szCs w:val="24"/>
          <w:lang w:val="en-US"/>
        </w:rPr>
        <w:t>DataProvider.Instance.ExecuteQuery</w:t>
      </w:r>
      <w:proofErr w:type="spellEnd"/>
      <w:proofErr w:type="gramEnd"/>
      <w:r w:rsidRPr="00F86200">
        <w:rPr>
          <w:rFonts w:ascii="Cascadia Mono" w:hAnsi="Cascadia Mono" w:cs="Cascadia Mono"/>
          <w:noProof w:val="0"/>
          <w:color w:val="000000"/>
          <w:kern w:val="0"/>
          <w:sz w:val="24"/>
          <w:szCs w:val="24"/>
          <w:lang w:val="en-US"/>
        </w:rPr>
        <w:t xml:space="preserve">("EXEC </w:t>
      </w:r>
      <w:proofErr w:type="spellStart"/>
      <w:r w:rsidRPr="00F86200">
        <w:rPr>
          <w:rFonts w:ascii="Cascadia Mono" w:hAnsi="Cascadia Mono" w:cs="Cascadia Mono"/>
          <w:noProof w:val="0"/>
          <w:color w:val="000000"/>
          <w:kern w:val="0"/>
          <w:sz w:val="24"/>
          <w:szCs w:val="24"/>
          <w:lang w:val="en-US"/>
        </w:rPr>
        <w:t>dbo.getNextWeekShiftDetail</w:t>
      </w:r>
      <w:proofErr w:type="spellEnd"/>
      <w:r w:rsidRPr="00F86200">
        <w:rPr>
          <w:rFonts w:ascii="Cascadia Mono" w:hAnsi="Cascadia Mono" w:cs="Cascadia Mono"/>
          <w:noProof w:val="0"/>
          <w:color w:val="000000"/>
          <w:kern w:val="0"/>
          <w:sz w:val="24"/>
          <w:szCs w:val="24"/>
          <w:lang w:val="en-US"/>
        </w:rPr>
        <w:t>");</w:t>
      </w:r>
    </w:p>
    <w:p w14:paraId="1096DCFD" w14:textId="77777777" w:rsidR="00F86200" w:rsidRPr="00F86200" w:rsidRDefault="00F86200" w:rsidP="00F862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86200">
        <w:rPr>
          <w:rFonts w:ascii="Cascadia Mono" w:hAnsi="Cascadia Mono" w:cs="Cascadia Mono"/>
          <w:noProof w:val="0"/>
          <w:color w:val="000000"/>
          <w:kern w:val="0"/>
          <w:sz w:val="24"/>
          <w:szCs w:val="24"/>
          <w:lang w:val="en-US"/>
        </w:rPr>
        <w:t>}</w:t>
      </w:r>
    </w:p>
    <w:p w14:paraId="06A88904" w14:textId="77777777" w:rsidR="00F86200" w:rsidRPr="00F86200" w:rsidRDefault="00F86200" w:rsidP="00F862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86200">
        <w:rPr>
          <w:rFonts w:ascii="Cascadia Mono" w:hAnsi="Cascadia Mono" w:cs="Cascadia Mono"/>
          <w:noProof w:val="0"/>
          <w:color w:val="000000"/>
          <w:kern w:val="0"/>
          <w:sz w:val="24"/>
          <w:szCs w:val="24"/>
          <w:lang w:val="en-US"/>
        </w:rPr>
        <w:t>catch (</w:t>
      </w:r>
      <w:proofErr w:type="spellStart"/>
      <w:r w:rsidRPr="00F86200">
        <w:rPr>
          <w:rFonts w:ascii="Cascadia Mono" w:hAnsi="Cascadia Mono" w:cs="Cascadia Mono"/>
          <w:noProof w:val="0"/>
          <w:color w:val="000000"/>
          <w:kern w:val="0"/>
          <w:sz w:val="24"/>
          <w:szCs w:val="24"/>
          <w:lang w:val="en-US"/>
        </w:rPr>
        <w:t>SqlException</w:t>
      </w:r>
      <w:proofErr w:type="spellEnd"/>
      <w:r w:rsidRPr="00F86200">
        <w:rPr>
          <w:rFonts w:ascii="Cascadia Mono" w:hAnsi="Cascadia Mono" w:cs="Cascadia Mono"/>
          <w:noProof w:val="0"/>
          <w:color w:val="000000"/>
          <w:kern w:val="0"/>
          <w:sz w:val="24"/>
          <w:szCs w:val="24"/>
          <w:lang w:val="en-US"/>
        </w:rPr>
        <w:t xml:space="preserve"> </w:t>
      </w:r>
      <w:proofErr w:type="spellStart"/>
      <w:r w:rsidRPr="00F86200">
        <w:rPr>
          <w:rFonts w:ascii="Cascadia Mono" w:hAnsi="Cascadia Mono" w:cs="Cascadia Mono"/>
          <w:noProof w:val="0"/>
          <w:color w:val="000000"/>
          <w:kern w:val="0"/>
          <w:sz w:val="24"/>
          <w:szCs w:val="24"/>
          <w:lang w:val="en-US"/>
        </w:rPr>
        <w:t>ev</w:t>
      </w:r>
      <w:proofErr w:type="spellEnd"/>
      <w:r w:rsidRPr="00F86200">
        <w:rPr>
          <w:rFonts w:ascii="Cascadia Mono" w:hAnsi="Cascadia Mono" w:cs="Cascadia Mono"/>
          <w:noProof w:val="0"/>
          <w:color w:val="000000"/>
          <w:kern w:val="0"/>
          <w:sz w:val="24"/>
          <w:szCs w:val="24"/>
          <w:lang w:val="en-US"/>
        </w:rPr>
        <w:t>)</w:t>
      </w:r>
    </w:p>
    <w:p w14:paraId="0A9D0D49" w14:textId="77777777" w:rsidR="00F86200" w:rsidRPr="00F86200" w:rsidRDefault="00F86200" w:rsidP="00F862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86200">
        <w:rPr>
          <w:rFonts w:ascii="Cascadia Mono" w:hAnsi="Cascadia Mono" w:cs="Cascadia Mono"/>
          <w:noProof w:val="0"/>
          <w:color w:val="000000"/>
          <w:kern w:val="0"/>
          <w:sz w:val="24"/>
          <w:szCs w:val="24"/>
          <w:lang w:val="en-US"/>
        </w:rPr>
        <w:t>{</w:t>
      </w:r>
    </w:p>
    <w:p w14:paraId="46137127" w14:textId="77777777" w:rsidR="00F86200" w:rsidRPr="00F86200" w:rsidRDefault="00F86200" w:rsidP="00F862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86200">
        <w:rPr>
          <w:rFonts w:ascii="Cascadia Mono" w:hAnsi="Cascadia Mono" w:cs="Cascadia Mono"/>
          <w:noProof w:val="0"/>
          <w:color w:val="000000"/>
          <w:kern w:val="0"/>
          <w:sz w:val="24"/>
          <w:szCs w:val="24"/>
          <w:lang w:val="en-US"/>
        </w:rPr>
        <w:t xml:space="preserve">    </w:t>
      </w:r>
      <w:proofErr w:type="spellStart"/>
      <w:r w:rsidRPr="00F86200">
        <w:rPr>
          <w:rFonts w:ascii="Cascadia Mono" w:hAnsi="Cascadia Mono" w:cs="Cascadia Mono"/>
          <w:noProof w:val="0"/>
          <w:color w:val="000000"/>
          <w:kern w:val="0"/>
          <w:sz w:val="24"/>
          <w:szCs w:val="24"/>
          <w:lang w:val="en-US"/>
        </w:rPr>
        <w:t>MessageBox.Show</w:t>
      </w:r>
      <w:proofErr w:type="spellEnd"/>
      <w:r w:rsidRPr="00F86200">
        <w:rPr>
          <w:rFonts w:ascii="Cascadia Mono" w:hAnsi="Cascadia Mono" w:cs="Cascadia Mono"/>
          <w:noProof w:val="0"/>
          <w:color w:val="000000"/>
          <w:kern w:val="0"/>
          <w:sz w:val="24"/>
          <w:szCs w:val="24"/>
          <w:lang w:val="en-US"/>
        </w:rPr>
        <w:t>("</w:t>
      </w:r>
      <w:proofErr w:type="spellStart"/>
      <w:r w:rsidRPr="00F86200">
        <w:rPr>
          <w:rFonts w:ascii="Cascadia Mono" w:hAnsi="Cascadia Mono" w:cs="Cascadia Mono"/>
          <w:noProof w:val="0"/>
          <w:color w:val="000000"/>
          <w:kern w:val="0"/>
          <w:sz w:val="24"/>
          <w:szCs w:val="24"/>
          <w:lang w:val="en-US"/>
        </w:rPr>
        <w:t>Lỗi</w:t>
      </w:r>
      <w:proofErr w:type="spellEnd"/>
      <w:r w:rsidRPr="00F86200">
        <w:rPr>
          <w:rFonts w:ascii="Cascadia Mono" w:hAnsi="Cascadia Mono" w:cs="Cascadia Mono"/>
          <w:noProof w:val="0"/>
          <w:color w:val="000000"/>
          <w:kern w:val="0"/>
          <w:sz w:val="24"/>
          <w:szCs w:val="24"/>
          <w:lang w:val="en-US"/>
        </w:rPr>
        <w:t xml:space="preserve"> </w:t>
      </w:r>
      <w:proofErr w:type="spellStart"/>
      <w:r w:rsidRPr="00F86200">
        <w:rPr>
          <w:rFonts w:ascii="Cascadia Mono" w:hAnsi="Cascadia Mono" w:cs="Cascadia Mono"/>
          <w:noProof w:val="0"/>
          <w:color w:val="000000"/>
          <w:kern w:val="0"/>
          <w:sz w:val="24"/>
          <w:szCs w:val="24"/>
          <w:lang w:val="en-US"/>
        </w:rPr>
        <w:t>kết</w:t>
      </w:r>
      <w:proofErr w:type="spellEnd"/>
      <w:r w:rsidRPr="00F86200">
        <w:rPr>
          <w:rFonts w:ascii="Cascadia Mono" w:hAnsi="Cascadia Mono" w:cs="Cascadia Mono"/>
          <w:noProof w:val="0"/>
          <w:color w:val="000000"/>
          <w:kern w:val="0"/>
          <w:sz w:val="24"/>
          <w:szCs w:val="24"/>
          <w:lang w:val="en-US"/>
        </w:rPr>
        <w:t xml:space="preserve"> </w:t>
      </w:r>
      <w:proofErr w:type="spellStart"/>
      <w:r w:rsidRPr="00F86200">
        <w:rPr>
          <w:rFonts w:ascii="Cascadia Mono" w:hAnsi="Cascadia Mono" w:cs="Cascadia Mono"/>
          <w:noProof w:val="0"/>
          <w:color w:val="000000"/>
          <w:kern w:val="0"/>
          <w:sz w:val="24"/>
          <w:szCs w:val="24"/>
          <w:lang w:val="en-US"/>
        </w:rPr>
        <w:t>nối</w:t>
      </w:r>
      <w:proofErr w:type="spellEnd"/>
      <w:r w:rsidRPr="00F86200">
        <w:rPr>
          <w:rFonts w:ascii="Cascadia Mono" w:hAnsi="Cascadia Mono" w:cs="Cascadia Mono"/>
          <w:noProof w:val="0"/>
          <w:color w:val="000000"/>
          <w:kern w:val="0"/>
          <w:sz w:val="24"/>
          <w:szCs w:val="24"/>
          <w:lang w:val="en-US"/>
        </w:rPr>
        <w:t>.\</w:t>
      </w:r>
      <w:proofErr w:type="spellStart"/>
      <w:r w:rsidRPr="00F86200">
        <w:rPr>
          <w:rFonts w:ascii="Cascadia Mono" w:hAnsi="Cascadia Mono" w:cs="Cascadia Mono"/>
          <w:noProof w:val="0"/>
          <w:color w:val="000000"/>
          <w:kern w:val="0"/>
          <w:sz w:val="24"/>
          <w:szCs w:val="24"/>
          <w:lang w:val="en-US"/>
        </w:rPr>
        <w:t>nDo</w:t>
      </w:r>
      <w:proofErr w:type="spellEnd"/>
      <w:r w:rsidRPr="00F86200">
        <w:rPr>
          <w:rFonts w:ascii="Cascadia Mono" w:hAnsi="Cascadia Mono" w:cs="Cascadia Mono"/>
          <w:noProof w:val="0"/>
          <w:color w:val="000000"/>
          <w:kern w:val="0"/>
          <w:sz w:val="24"/>
          <w:szCs w:val="24"/>
          <w:lang w:val="en-US"/>
        </w:rPr>
        <w:t xml:space="preserve">:\n" + </w:t>
      </w:r>
      <w:proofErr w:type="spellStart"/>
      <w:proofErr w:type="gramStart"/>
      <w:r w:rsidRPr="00F86200">
        <w:rPr>
          <w:rFonts w:ascii="Cascadia Mono" w:hAnsi="Cascadia Mono" w:cs="Cascadia Mono"/>
          <w:noProof w:val="0"/>
          <w:color w:val="000000"/>
          <w:kern w:val="0"/>
          <w:sz w:val="24"/>
          <w:szCs w:val="24"/>
          <w:lang w:val="en-US"/>
        </w:rPr>
        <w:t>ev.Message</w:t>
      </w:r>
      <w:proofErr w:type="spellEnd"/>
      <w:proofErr w:type="gramEnd"/>
      <w:r w:rsidRPr="00F86200">
        <w:rPr>
          <w:rFonts w:ascii="Cascadia Mono" w:hAnsi="Cascadia Mono" w:cs="Cascadia Mono"/>
          <w:noProof w:val="0"/>
          <w:color w:val="000000"/>
          <w:kern w:val="0"/>
          <w:sz w:val="24"/>
          <w:szCs w:val="24"/>
          <w:lang w:val="en-US"/>
        </w:rPr>
        <w:t xml:space="preserve">, "Thông </w:t>
      </w:r>
      <w:proofErr w:type="spellStart"/>
      <w:r w:rsidRPr="00F86200">
        <w:rPr>
          <w:rFonts w:ascii="Cascadia Mono" w:hAnsi="Cascadia Mono" w:cs="Cascadia Mono"/>
          <w:noProof w:val="0"/>
          <w:color w:val="000000"/>
          <w:kern w:val="0"/>
          <w:sz w:val="24"/>
          <w:szCs w:val="24"/>
          <w:lang w:val="en-US"/>
        </w:rPr>
        <w:t>báo</w:t>
      </w:r>
      <w:proofErr w:type="spellEnd"/>
      <w:r w:rsidRPr="00F86200">
        <w:rPr>
          <w:rFonts w:ascii="Cascadia Mono" w:hAnsi="Cascadia Mono" w:cs="Cascadia Mono"/>
          <w:noProof w:val="0"/>
          <w:color w:val="000000"/>
          <w:kern w:val="0"/>
          <w:sz w:val="24"/>
          <w:szCs w:val="24"/>
          <w:lang w:val="en-US"/>
        </w:rPr>
        <w:t xml:space="preserve">", </w:t>
      </w:r>
      <w:proofErr w:type="spellStart"/>
      <w:r w:rsidRPr="00F86200">
        <w:rPr>
          <w:rFonts w:ascii="Cascadia Mono" w:hAnsi="Cascadia Mono" w:cs="Cascadia Mono"/>
          <w:noProof w:val="0"/>
          <w:color w:val="000000"/>
          <w:kern w:val="0"/>
          <w:sz w:val="24"/>
          <w:szCs w:val="24"/>
          <w:lang w:val="en-US"/>
        </w:rPr>
        <w:t>MessageBoxButtons.OK</w:t>
      </w:r>
      <w:proofErr w:type="spellEnd"/>
      <w:r w:rsidRPr="00F86200">
        <w:rPr>
          <w:rFonts w:ascii="Cascadia Mono" w:hAnsi="Cascadia Mono" w:cs="Cascadia Mono"/>
          <w:noProof w:val="0"/>
          <w:color w:val="000000"/>
          <w:kern w:val="0"/>
          <w:sz w:val="24"/>
          <w:szCs w:val="24"/>
          <w:lang w:val="en-US"/>
        </w:rPr>
        <w:t xml:space="preserve">, </w:t>
      </w:r>
      <w:proofErr w:type="spellStart"/>
      <w:r w:rsidRPr="00F86200">
        <w:rPr>
          <w:rFonts w:ascii="Cascadia Mono" w:hAnsi="Cascadia Mono" w:cs="Cascadia Mono"/>
          <w:noProof w:val="0"/>
          <w:color w:val="000000"/>
          <w:kern w:val="0"/>
          <w:sz w:val="24"/>
          <w:szCs w:val="24"/>
          <w:lang w:val="en-US"/>
        </w:rPr>
        <w:t>MessageBoxIcon.Error</w:t>
      </w:r>
      <w:proofErr w:type="spellEnd"/>
      <w:r w:rsidRPr="00F86200">
        <w:rPr>
          <w:rFonts w:ascii="Cascadia Mono" w:hAnsi="Cascadia Mono" w:cs="Cascadia Mono"/>
          <w:noProof w:val="0"/>
          <w:color w:val="000000"/>
          <w:kern w:val="0"/>
          <w:sz w:val="24"/>
          <w:szCs w:val="24"/>
          <w:lang w:val="en-US"/>
        </w:rPr>
        <w:t>);</w:t>
      </w:r>
    </w:p>
    <w:p w14:paraId="72F9E315" w14:textId="72E8B184" w:rsidR="000329C2" w:rsidRPr="00F86200" w:rsidRDefault="00F86200" w:rsidP="00F86200">
      <w:pPr>
        <w:pStyle w:val="ListParagraph"/>
        <w:pBdr>
          <w:top w:val="single" w:sz="4" w:space="1" w:color="auto"/>
          <w:left w:val="single" w:sz="4" w:space="4" w:color="auto"/>
          <w:bottom w:val="single" w:sz="4" w:space="1" w:color="auto"/>
          <w:right w:val="single" w:sz="4" w:space="4" w:color="auto"/>
        </w:pBdr>
        <w:ind w:left="1584"/>
        <w:rPr>
          <w:rFonts w:ascii="Times New Roman" w:hAnsi="Times New Roman" w:cs="Times New Roman"/>
          <w:sz w:val="24"/>
          <w:szCs w:val="24"/>
          <w:u w:val="single"/>
          <w:lang w:val="en-US"/>
        </w:rPr>
      </w:pPr>
      <w:r w:rsidRPr="00F86200">
        <w:rPr>
          <w:rFonts w:ascii="Cascadia Mono" w:hAnsi="Cascadia Mono" w:cs="Cascadia Mono"/>
          <w:noProof w:val="0"/>
          <w:color w:val="000000"/>
          <w:kern w:val="0"/>
          <w:sz w:val="24"/>
          <w:szCs w:val="24"/>
          <w:lang w:val="en-US"/>
        </w:rPr>
        <w:t>}</w:t>
      </w:r>
    </w:p>
    <w:p w14:paraId="3340396F" w14:textId="77777777" w:rsidR="003456F9" w:rsidRPr="00F86200" w:rsidRDefault="003456F9" w:rsidP="00F86200">
      <w:pPr>
        <w:rPr>
          <w:rFonts w:ascii="Times New Roman" w:hAnsi="Times New Roman" w:cs="Times New Roman"/>
          <w:b/>
          <w:bCs/>
          <w:sz w:val="28"/>
          <w:szCs w:val="28"/>
          <w:lang w:val="en-US"/>
        </w:rPr>
      </w:pPr>
    </w:p>
    <w:p w14:paraId="0CD44D03" w14:textId="77777777" w:rsidR="003456F9" w:rsidRDefault="003456F9" w:rsidP="003456F9">
      <w:pPr>
        <w:pStyle w:val="ListParagraph"/>
        <w:numPr>
          <w:ilvl w:val="2"/>
          <w:numId w:val="7"/>
        </w:numPr>
        <w:rPr>
          <w:rFonts w:ascii="Times New Roman" w:hAnsi="Times New Roman" w:cs="Times New Roman"/>
          <w:b/>
          <w:bCs/>
          <w:sz w:val="28"/>
          <w:szCs w:val="28"/>
          <w:lang w:val="en-US"/>
        </w:rPr>
      </w:pPr>
      <w:r>
        <w:rPr>
          <w:rFonts w:ascii="Times New Roman" w:hAnsi="Times New Roman" w:cs="Times New Roman"/>
          <w:b/>
          <w:bCs/>
          <w:sz w:val="28"/>
          <w:szCs w:val="28"/>
          <w:lang w:val="en-US"/>
        </w:rPr>
        <w:t>Functions:</w:t>
      </w:r>
    </w:p>
    <w:p w14:paraId="1DFA6A47" w14:textId="6244B394" w:rsidR="003456F9" w:rsidRDefault="00F86200" w:rsidP="00F86200">
      <w:pPr>
        <w:pStyle w:val="ListParagraph"/>
        <w:numPr>
          <w:ilvl w:val="0"/>
          <w:numId w:val="38"/>
        </w:numPr>
        <w:rPr>
          <w:rFonts w:ascii="Times New Roman" w:hAnsi="Times New Roman" w:cs="Times New Roman"/>
          <w:b/>
          <w:bCs/>
          <w:sz w:val="28"/>
          <w:szCs w:val="28"/>
          <w:lang w:val="en-US"/>
        </w:rPr>
      </w:pPr>
      <w:r>
        <w:rPr>
          <w:rFonts w:ascii="Times New Roman" w:hAnsi="Times New Roman" w:cs="Times New Roman"/>
          <w:b/>
          <w:bCs/>
          <w:sz w:val="28"/>
          <w:szCs w:val="28"/>
          <w:lang w:val="en-US"/>
        </w:rPr>
        <w:t>Function</w:t>
      </w:r>
      <w:r w:rsidR="00936A90">
        <w:rPr>
          <w:rFonts w:ascii="Times New Roman" w:hAnsi="Times New Roman" w:cs="Times New Roman"/>
          <w:b/>
          <w:bCs/>
          <w:sz w:val="28"/>
          <w:szCs w:val="28"/>
          <w:lang w:val="en-US"/>
        </w:rPr>
        <w:t xml:space="preserve"> </w:t>
      </w:r>
      <w:r w:rsidR="00936A90" w:rsidRPr="00936A90">
        <w:rPr>
          <w:rFonts w:ascii="Times New Roman" w:hAnsi="Times New Roman" w:cs="Times New Roman"/>
          <w:b/>
          <w:bCs/>
          <w:sz w:val="28"/>
          <w:szCs w:val="28"/>
          <w:lang w:val="en-US"/>
        </w:rPr>
        <w:t>lấy job detail từ bảng job khi biết id công việc</w:t>
      </w:r>
      <w:r w:rsidR="00936A90">
        <w:rPr>
          <w:rFonts w:ascii="Times New Roman" w:hAnsi="Times New Roman" w:cs="Times New Roman"/>
          <w:b/>
          <w:bCs/>
          <w:sz w:val="28"/>
          <w:szCs w:val="28"/>
          <w:lang w:val="en-US"/>
        </w:rPr>
        <w:t>:</w:t>
      </w:r>
    </w:p>
    <w:p w14:paraId="124221B4" w14:textId="4BB6B0E1" w:rsidR="00F86200" w:rsidRDefault="00F86200" w:rsidP="00F86200">
      <w:pPr>
        <w:pStyle w:val="ListParagraph"/>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SQL:</w:t>
      </w:r>
    </w:p>
    <w:p w14:paraId="5BF52416" w14:textId="77777777" w:rsidR="002323D0" w:rsidRPr="002323D0" w:rsidRDefault="002323D0" w:rsidP="002323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323D0">
        <w:rPr>
          <w:rFonts w:ascii="Cascadia Mono" w:hAnsi="Cascadia Mono" w:cs="Cascadia Mono"/>
          <w:noProof w:val="0"/>
          <w:color w:val="0000FF"/>
          <w:kern w:val="0"/>
          <w:sz w:val="24"/>
          <w:szCs w:val="24"/>
          <w:lang w:val="en-US"/>
        </w:rPr>
        <w:t>DROP</w:t>
      </w:r>
      <w:r w:rsidRPr="002323D0">
        <w:rPr>
          <w:rFonts w:ascii="Cascadia Mono" w:hAnsi="Cascadia Mono" w:cs="Cascadia Mono"/>
          <w:noProof w:val="0"/>
          <w:color w:val="000000"/>
          <w:kern w:val="0"/>
          <w:sz w:val="24"/>
          <w:szCs w:val="24"/>
          <w:lang w:val="en-US"/>
        </w:rPr>
        <w:t xml:space="preserve"> </w:t>
      </w:r>
      <w:r w:rsidRPr="002323D0">
        <w:rPr>
          <w:rFonts w:ascii="Cascadia Mono" w:hAnsi="Cascadia Mono" w:cs="Cascadia Mono"/>
          <w:noProof w:val="0"/>
          <w:color w:val="0000FF"/>
          <w:kern w:val="0"/>
          <w:sz w:val="24"/>
          <w:szCs w:val="24"/>
          <w:lang w:val="en-US"/>
        </w:rPr>
        <w:t>FUNCTION</w:t>
      </w:r>
      <w:r w:rsidRPr="002323D0">
        <w:rPr>
          <w:rFonts w:ascii="Cascadia Mono" w:hAnsi="Cascadia Mono" w:cs="Cascadia Mono"/>
          <w:noProof w:val="0"/>
          <w:color w:val="000000"/>
          <w:kern w:val="0"/>
          <w:sz w:val="24"/>
          <w:szCs w:val="24"/>
          <w:lang w:val="en-US"/>
        </w:rPr>
        <w:t xml:space="preserve"> </w:t>
      </w:r>
      <w:r w:rsidRPr="002323D0">
        <w:rPr>
          <w:rFonts w:ascii="Cascadia Mono" w:hAnsi="Cascadia Mono" w:cs="Cascadia Mono"/>
          <w:noProof w:val="0"/>
          <w:color w:val="0000FF"/>
          <w:kern w:val="0"/>
          <w:sz w:val="24"/>
          <w:szCs w:val="24"/>
          <w:lang w:val="en-US"/>
        </w:rPr>
        <w:t>IF</w:t>
      </w:r>
      <w:r w:rsidRPr="002323D0">
        <w:rPr>
          <w:rFonts w:ascii="Cascadia Mono" w:hAnsi="Cascadia Mono" w:cs="Cascadia Mono"/>
          <w:noProof w:val="0"/>
          <w:color w:val="000000"/>
          <w:kern w:val="0"/>
          <w:sz w:val="24"/>
          <w:szCs w:val="24"/>
          <w:lang w:val="en-US"/>
        </w:rPr>
        <w:t xml:space="preserve"> </w:t>
      </w:r>
      <w:r w:rsidRPr="002323D0">
        <w:rPr>
          <w:rFonts w:ascii="Cascadia Mono" w:hAnsi="Cascadia Mono" w:cs="Cascadia Mono"/>
          <w:noProof w:val="0"/>
          <w:color w:val="808080"/>
          <w:kern w:val="0"/>
          <w:sz w:val="24"/>
          <w:szCs w:val="24"/>
          <w:lang w:val="en-US"/>
        </w:rPr>
        <w:t>EXISTS</w:t>
      </w:r>
      <w:r w:rsidRPr="002323D0">
        <w:rPr>
          <w:rFonts w:ascii="Cascadia Mono" w:hAnsi="Cascadia Mono" w:cs="Cascadia Mono"/>
          <w:noProof w:val="0"/>
          <w:color w:val="000000"/>
          <w:kern w:val="0"/>
          <w:sz w:val="24"/>
          <w:szCs w:val="24"/>
          <w:lang w:val="en-US"/>
        </w:rPr>
        <w:t xml:space="preserve"> </w:t>
      </w:r>
      <w:proofErr w:type="spellStart"/>
      <w:proofErr w:type="gramStart"/>
      <w:r w:rsidRPr="002323D0">
        <w:rPr>
          <w:rFonts w:ascii="Cascadia Mono" w:hAnsi="Cascadia Mono" w:cs="Cascadia Mono"/>
          <w:noProof w:val="0"/>
          <w:color w:val="000000"/>
          <w:kern w:val="0"/>
          <w:sz w:val="24"/>
          <w:szCs w:val="24"/>
          <w:lang w:val="en-US"/>
        </w:rPr>
        <w:t>getJobDetail</w:t>
      </w:r>
      <w:proofErr w:type="spellEnd"/>
      <w:proofErr w:type="gramEnd"/>
    </w:p>
    <w:p w14:paraId="66764046" w14:textId="77777777" w:rsidR="002323D0" w:rsidRPr="002323D0" w:rsidRDefault="002323D0" w:rsidP="002323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323D0">
        <w:rPr>
          <w:rFonts w:ascii="Cascadia Mono" w:hAnsi="Cascadia Mono" w:cs="Cascadia Mono"/>
          <w:noProof w:val="0"/>
          <w:color w:val="0000FF"/>
          <w:kern w:val="0"/>
          <w:sz w:val="24"/>
          <w:szCs w:val="24"/>
          <w:lang w:val="en-US"/>
        </w:rPr>
        <w:t>GO</w:t>
      </w:r>
    </w:p>
    <w:p w14:paraId="618CA6ED" w14:textId="77777777" w:rsidR="002323D0" w:rsidRPr="002323D0" w:rsidRDefault="002323D0" w:rsidP="002323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p>
    <w:p w14:paraId="6BECC8B5" w14:textId="77777777" w:rsidR="002323D0" w:rsidRPr="002323D0" w:rsidRDefault="002323D0" w:rsidP="002323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323D0">
        <w:rPr>
          <w:rFonts w:ascii="Cascadia Mono" w:hAnsi="Cascadia Mono" w:cs="Cascadia Mono"/>
          <w:noProof w:val="0"/>
          <w:color w:val="0000FF"/>
          <w:kern w:val="0"/>
          <w:sz w:val="24"/>
          <w:szCs w:val="24"/>
          <w:lang w:val="en-US"/>
        </w:rPr>
        <w:t>CREATE</w:t>
      </w:r>
      <w:r w:rsidRPr="002323D0">
        <w:rPr>
          <w:rFonts w:ascii="Cascadia Mono" w:hAnsi="Cascadia Mono" w:cs="Cascadia Mono"/>
          <w:noProof w:val="0"/>
          <w:color w:val="000000"/>
          <w:kern w:val="0"/>
          <w:sz w:val="24"/>
          <w:szCs w:val="24"/>
          <w:lang w:val="en-US"/>
        </w:rPr>
        <w:t xml:space="preserve"> </w:t>
      </w:r>
      <w:r w:rsidRPr="002323D0">
        <w:rPr>
          <w:rFonts w:ascii="Cascadia Mono" w:hAnsi="Cascadia Mono" w:cs="Cascadia Mono"/>
          <w:noProof w:val="0"/>
          <w:color w:val="0000FF"/>
          <w:kern w:val="0"/>
          <w:sz w:val="24"/>
          <w:szCs w:val="24"/>
          <w:lang w:val="en-US"/>
        </w:rPr>
        <w:t>FUNCTION</w:t>
      </w:r>
      <w:r w:rsidRPr="002323D0">
        <w:rPr>
          <w:rFonts w:ascii="Cascadia Mono" w:hAnsi="Cascadia Mono" w:cs="Cascadia Mono"/>
          <w:noProof w:val="0"/>
          <w:color w:val="000000"/>
          <w:kern w:val="0"/>
          <w:sz w:val="24"/>
          <w:szCs w:val="24"/>
          <w:lang w:val="en-US"/>
        </w:rPr>
        <w:t xml:space="preserve"> </w:t>
      </w:r>
      <w:proofErr w:type="spellStart"/>
      <w:proofErr w:type="gramStart"/>
      <w:r w:rsidRPr="002323D0">
        <w:rPr>
          <w:rFonts w:ascii="Cascadia Mono" w:hAnsi="Cascadia Mono" w:cs="Cascadia Mono"/>
          <w:noProof w:val="0"/>
          <w:color w:val="000000"/>
          <w:kern w:val="0"/>
          <w:sz w:val="24"/>
          <w:szCs w:val="24"/>
          <w:lang w:val="en-US"/>
        </w:rPr>
        <w:t>getJobDetail</w:t>
      </w:r>
      <w:proofErr w:type="spellEnd"/>
      <w:proofErr w:type="gramEnd"/>
    </w:p>
    <w:p w14:paraId="75DCB632" w14:textId="77777777" w:rsidR="002323D0" w:rsidRPr="002323D0" w:rsidRDefault="002323D0" w:rsidP="002323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323D0">
        <w:rPr>
          <w:rFonts w:ascii="Cascadia Mono" w:hAnsi="Cascadia Mono" w:cs="Cascadia Mono"/>
          <w:noProof w:val="0"/>
          <w:color w:val="808080"/>
          <w:kern w:val="0"/>
          <w:sz w:val="24"/>
          <w:szCs w:val="24"/>
          <w:lang w:val="en-US"/>
        </w:rPr>
        <w:t>(</w:t>
      </w:r>
    </w:p>
    <w:p w14:paraId="2F46927A" w14:textId="77777777" w:rsidR="002323D0" w:rsidRPr="002323D0" w:rsidRDefault="002323D0" w:rsidP="002323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323D0">
        <w:rPr>
          <w:rFonts w:ascii="Cascadia Mono" w:hAnsi="Cascadia Mono" w:cs="Cascadia Mono"/>
          <w:noProof w:val="0"/>
          <w:color w:val="000000"/>
          <w:kern w:val="0"/>
          <w:sz w:val="24"/>
          <w:szCs w:val="24"/>
          <w:lang w:val="en-US"/>
        </w:rPr>
        <w:tab/>
        <w:t xml:space="preserve">@jobID </w:t>
      </w:r>
      <w:proofErr w:type="gramStart"/>
      <w:r w:rsidRPr="002323D0">
        <w:rPr>
          <w:rFonts w:ascii="Cascadia Mono" w:hAnsi="Cascadia Mono" w:cs="Cascadia Mono"/>
          <w:noProof w:val="0"/>
          <w:color w:val="0000FF"/>
          <w:kern w:val="0"/>
          <w:sz w:val="24"/>
          <w:szCs w:val="24"/>
          <w:lang w:val="en-US"/>
        </w:rPr>
        <w:t>NVARCHAR</w:t>
      </w:r>
      <w:r w:rsidRPr="002323D0">
        <w:rPr>
          <w:rFonts w:ascii="Cascadia Mono" w:hAnsi="Cascadia Mono" w:cs="Cascadia Mono"/>
          <w:noProof w:val="0"/>
          <w:color w:val="808080"/>
          <w:kern w:val="0"/>
          <w:sz w:val="24"/>
          <w:szCs w:val="24"/>
          <w:lang w:val="en-US"/>
        </w:rPr>
        <w:t>(</w:t>
      </w:r>
      <w:proofErr w:type="gramEnd"/>
      <w:r w:rsidRPr="002323D0">
        <w:rPr>
          <w:rFonts w:ascii="Cascadia Mono" w:hAnsi="Cascadia Mono" w:cs="Cascadia Mono"/>
          <w:noProof w:val="0"/>
          <w:color w:val="000000"/>
          <w:kern w:val="0"/>
          <w:sz w:val="24"/>
          <w:szCs w:val="24"/>
          <w:lang w:val="en-US"/>
        </w:rPr>
        <w:t>3</w:t>
      </w:r>
      <w:r w:rsidRPr="002323D0">
        <w:rPr>
          <w:rFonts w:ascii="Cascadia Mono" w:hAnsi="Cascadia Mono" w:cs="Cascadia Mono"/>
          <w:noProof w:val="0"/>
          <w:color w:val="808080"/>
          <w:kern w:val="0"/>
          <w:sz w:val="24"/>
          <w:szCs w:val="24"/>
          <w:lang w:val="en-US"/>
        </w:rPr>
        <w:t>)</w:t>
      </w:r>
    </w:p>
    <w:p w14:paraId="416E24F7" w14:textId="77777777" w:rsidR="002323D0" w:rsidRPr="002323D0" w:rsidRDefault="002323D0" w:rsidP="002323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323D0">
        <w:rPr>
          <w:rFonts w:ascii="Cascadia Mono" w:hAnsi="Cascadia Mono" w:cs="Cascadia Mono"/>
          <w:noProof w:val="0"/>
          <w:color w:val="808080"/>
          <w:kern w:val="0"/>
          <w:sz w:val="24"/>
          <w:szCs w:val="24"/>
          <w:lang w:val="en-US"/>
        </w:rPr>
        <w:t>)</w:t>
      </w:r>
    </w:p>
    <w:p w14:paraId="398CFEFB" w14:textId="77777777" w:rsidR="002323D0" w:rsidRPr="002323D0" w:rsidRDefault="002323D0" w:rsidP="002323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323D0">
        <w:rPr>
          <w:rFonts w:ascii="Cascadia Mono" w:hAnsi="Cascadia Mono" w:cs="Cascadia Mono"/>
          <w:noProof w:val="0"/>
          <w:color w:val="0000FF"/>
          <w:kern w:val="0"/>
          <w:sz w:val="24"/>
          <w:szCs w:val="24"/>
          <w:lang w:val="en-US"/>
        </w:rPr>
        <w:t>RETURNS</w:t>
      </w:r>
      <w:r w:rsidRPr="002323D0">
        <w:rPr>
          <w:rFonts w:ascii="Cascadia Mono" w:hAnsi="Cascadia Mono" w:cs="Cascadia Mono"/>
          <w:noProof w:val="0"/>
          <w:color w:val="000000"/>
          <w:kern w:val="0"/>
          <w:sz w:val="24"/>
          <w:szCs w:val="24"/>
          <w:lang w:val="en-US"/>
        </w:rPr>
        <w:t xml:space="preserve"> </w:t>
      </w:r>
      <w:proofErr w:type="gramStart"/>
      <w:r w:rsidRPr="002323D0">
        <w:rPr>
          <w:rFonts w:ascii="Cascadia Mono" w:hAnsi="Cascadia Mono" w:cs="Cascadia Mono"/>
          <w:noProof w:val="0"/>
          <w:color w:val="0000FF"/>
          <w:kern w:val="0"/>
          <w:sz w:val="24"/>
          <w:szCs w:val="24"/>
          <w:lang w:val="en-US"/>
        </w:rPr>
        <w:t>NVARCHAR</w:t>
      </w:r>
      <w:r w:rsidRPr="002323D0">
        <w:rPr>
          <w:rFonts w:ascii="Cascadia Mono" w:hAnsi="Cascadia Mono" w:cs="Cascadia Mono"/>
          <w:noProof w:val="0"/>
          <w:color w:val="808080"/>
          <w:kern w:val="0"/>
          <w:sz w:val="24"/>
          <w:szCs w:val="24"/>
          <w:lang w:val="en-US"/>
        </w:rPr>
        <w:t>(</w:t>
      </w:r>
      <w:proofErr w:type="gramEnd"/>
      <w:r w:rsidRPr="002323D0">
        <w:rPr>
          <w:rFonts w:ascii="Cascadia Mono" w:hAnsi="Cascadia Mono" w:cs="Cascadia Mono"/>
          <w:noProof w:val="0"/>
          <w:color w:val="FF00FF"/>
          <w:kern w:val="0"/>
          <w:sz w:val="24"/>
          <w:szCs w:val="24"/>
          <w:lang w:val="en-US"/>
        </w:rPr>
        <w:t>max</w:t>
      </w:r>
      <w:r w:rsidRPr="002323D0">
        <w:rPr>
          <w:rFonts w:ascii="Cascadia Mono" w:hAnsi="Cascadia Mono" w:cs="Cascadia Mono"/>
          <w:noProof w:val="0"/>
          <w:color w:val="808080"/>
          <w:kern w:val="0"/>
          <w:sz w:val="24"/>
          <w:szCs w:val="24"/>
          <w:lang w:val="en-US"/>
        </w:rPr>
        <w:t>)</w:t>
      </w:r>
    </w:p>
    <w:p w14:paraId="711EC88F" w14:textId="77777777" w:rsidR="002323D0" w:rsidRPr="002323D0" w:rsidRDefault="002323D0" w:rsidP="002323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323D0">
        <w:rPr>
          <w:rFonts w:ascii="Cascadia Mono" w:hAnsi="Cascadia Mono" w:cs="Cascadia Mono"/>
          <w:noProof w:val="0"/>
          <w:color w:val="0000FF"/>
          <w:kern w:val="0"/>
          <w:sz w:val="24"/>
          <w:szCs w:val="24"/>
          <w:lang w:val="en-US"/>
        </w:rPr>
        <w:t>AS</w:t>
      </w:r>
    </w:p>
    <w:p w14:paraId="45010CEF" w14:textId="77777777" w:rsidR="002323D0" w:rsidRPr="002323D0" w:rsidRDefault="002323D0" w:rsidP="002323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323D0">
        <w:rPr>
          <w:rFonts w:ascii="Cascadia Mono" w:hAnsi="Cascadia Mono" w:cs="Cascadia Mono"/>
          <w:noProof w:val="0"/>
          <w:color w:val="0000FF"/>
          <w:kern w:val="0"/>
          <w:sz w:val="24"/>
          <w:szCs w:val="24"/>
          <w:lang w:val="en-US"/>
        </w:rPr>
        <w:t>BEGIN</w:t>
      </w:r>
    </w:p>
    <w:p w14:paraId="545A17BF" w14:textId="77777777" w:rsidR="002323D0" w:rsidRPr="002323D0" w:rsidRDefault="002323D0" w:rsidP="002323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323D0">
        <w:rPr>
          <w:rFonts w:ascii="Cascadia Mono" w:hAnsi="Cascadia Mono" w:cs="Cascadia Mono"/>
          <w:noProof w:val="0"/>
          <w:color w:val="000000"/>
          <w:kern w:val="0"/>
          <w:sz w:val="24"/>
          <w:szCs w:val="24"/>
          <w:lang w:val="en-US"/>
        </w:rPr>
        <w:tab/>
      </w:r>
      <w:r w:rsidRPr="002323D0">
        <w:rPr>
          <w:rFonts w:ascii="Cascadia Mono" w:hAnsi="Cascadia Mono" w:cs="Cascadia Mono"/>
          <w:noProof w:val="0"/>
          <w:color w:val="0000FF"/>
          <w:kern w:val="0"/>
          <w:sz w:val="24"/>
          <w:szCs w:val="24"/>
          <w:lang w:val="en-US"/>
        </w:rPr>
        <w:t>DECLARE</w:t>
      </w:r>
      <w:r w:rsidRPr="002323D0">
        <w:rPr>
          <w:rFonts w:ascii="Cascadia Mono" w:hAnsi="Cascadia Mono" w:cs="Cascadia Mono"/>
          <w:noProof w:val="0"/>
          <w:color w:val="000000"/>
          <w:kern w:val="0"/>
          <w:sz w:val="24"/>
          <w:szCs w:val="24"/>
          <w:lang w:val="en-US"/>
        </w:rPr>
        <w:t xml:space="preserve"> @jobDetail </w:t>
      </w:r>
      <w:proofErr w:type="gramStart"/>
      <w:r w:rsidRPr="002323D0">
        <w:rPr>
          <w:rFonts w:ascii="Cascadia Mono" w:hAnsi="Cascadia Mono" w:cs="Cascadia Mono"/>
          <w:noProof w:val="0"/>
          <w:color w:val="0000FF"/>
          <w:kern w:val="0"/>
          <w:sz w:val="24"/>
          <w:szCs w:val="24"/>
          <w:lang w:val="en-US"/>
        </w:rPr>
        <w:t>NVARCHAR</w:t>
      </w:r>
      <w:r w:rsidRPr="002323D0">
        <w:rPr>
          <w:rFonts w:ascii="Cascadia Mono" w:hAnsi="Cascadia Mono" w:cs="Cascadia Mono"/>
          <w:noProof w:val="0"/>
          <w:color w:val="808080"/>
          <w:kern w:val="0"/>
          <w:sz w:val="24"/>
          <w:szCs w:val="24"/>
          <w:lang w:val="en-US"/>
        </w:rPr>
        <w:t>(</w:t>
      </w:r>
      <w:proofErr w:type="gramEnd"/>
      <w:r w:rsidRPr="002323D0">
        <w:rPr>
          <w:rFonts w:ascii="Cascadia Mono" w:hAnsi="Cascadia Mono" w:cs="Cascadia Mono"/>
          <w:noProof w:val="0"/>
          <w:color w:val="FF00FF"/>
          <w:kern w:val="0"/>
          <w:sz w:val="24"/>
          <w:szCs w:val="24"/>
          <w:lang w:val="en-US"/>
        </w:rPr>
        <w:t>max</w:t>
      </w:r>
      <w:r w:rsidRPr="002323D0">
        <w:rPr>
          <w:rFonts w:ascii="Cascadia Mono" w:hAnsi="Cascadia Mono" w:cs="Cascadia Mono"/>
          <w:noProof w:val="0"/>
          <w:color w:val="808080"/>
          <w:kern w:val="0"/>
          <w:sz w:val="24"/>
          <w:szCs w:val="24"/>
          <w:lang w:val="en-US"/>
        </w:rPr>
        <w:t>)</w:t>
      </w:r>
    </w:p>
    <w:p w14:paraId="1F4DDBF2" w14:textId="77777777" w:rsidR="002323D0" w:rsidRPr="002323D0" w:rsidRDefault="002323D0" w:rsidP="002323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323D0">
        <w:rPr>
          <w:rFonts w:ascii="Cascadia Mono" w:hAnsi="Cascadia Mono" w:cs="Cascadia Mono"/>
          <w:noProof w:val="0"/>
          <w:color w:val="000000"/>
          <w:kern w:val="0"/>
          <w:sz w:val="24"/>
          <w:szCs w:val="24"/>
          <w:lang w:val="en-US"/>
        </w:rPr>
        <w:tab/>
      </w:r>
      <w:r w:rsidRPr="002323D0">
        <w:rPr>
          <w:rFonts w:ascii="Cascadia Mono" w:hAnsi="Cascadia Mono" w:cs="Cascadia Mono"/>
          <w:noProof w:val="0"/>
          <w:color w:val="0000FF"/>
          <w:kern w:val="0"/>
          <w:sz w:val="24"/>
          <w:szCs w:val="24"/>
          <w:lang w:val="en-US"/>
        </w:rPr>
        <w:t>SELECT</w:t>
      </w:r>
      <w:r w:rsidRPr="002323D0">
        <w:rPr>
          <w:rFonts w:ascii="Cascadia Mono" w:hAnsi="Cascadia Mono" w:cs="Cascadia Mono"/>
          <w:noProof w:val="0"/>
          <w:color w:val="000000"/>
          <w:kern w:val="0"/>
          <w:sz w:val="24"/>
          <w:szCs w:val="24"/>
          <w:lang w:val="en-US"/>
        </w:rPr>
        <w:t xml:space="preserve"> @jobDetail </w:t>
      </w:r>
      <w:r w:rsidRPr="002323D0">
        <w:rPr>
          <w:rFonts w:ascii="Cascadia Mono" w:hAnsi="Cascadia Mono" w:cs="Cascadia Mono"/>
          <w:noProof w:val="0"/>
          <w:color w:val="808080"/>
          <w:kern w:val="0"/>
          <w:sz w:val="24"/>
          <w:szCs w:val="24"/>
          <w:lang w:val="en-US"/>
        </w:rPr>
        <w:t>=</w:t>
      </w:r>
      <w:r w:rsidRPr="002323D0">
        <w:rPr>
          <w:rFonts w:ascii="Cascadia Mono" w:hAnsi="Cascadia Mono" w:cs="Cascadia Mono"/>
          <w:noProof w:val="0"/>
          <w:color w:val="000000"/>
          <w:kern w:val="0"/>
          <w:sz w:val="24"/>
          <w:szCs w:val="24"/>
          <w:lang w:val="en-US"/>
        </w:rPr>
        <w:t xml:space="preserve"> </w:t>
      </w:r>
      <w:proofErr w:type="spellStart"/>
      <w:r w:rsidRPr="002323D0">
        <w:rPr>
          <w:rFonts w:ascii="Cascadia Mono" w:hAnsi="Cascadia Mono" w:cs="Cascadia Mono"/>
          <w:noProof w:val="0"/>
          <w:color w:val="000000"/>
          <w:kern w:val="0"/>
          <w:sz w:val="24"/>
          <w:szCs w:val="24"/>
          <w:lang w:val="en-US"/>
        </w:rPr>
        <w:t>jobDetail</w:t>
      </w:r>
      <w:proofErr w:type="spellEnd"/>
    </w:p>
    <w:p w14:paraId="08FB996D" w14:textId="77777777" w:rsidR="002323D0" w:rsidRPr="002323D0" w:rsidRDefault="002323D0" w:rsidP="002323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323D0">
        <w:rPr>
          <w:rFonts w:ascii="Cascadia Mono" w:hAnsi="Cascadia Mono" w:cs="Cascadia Mono"/>
          <w:noProof w:val="0"/>
          <w:color w:val="000000"/>
          <w:kern w:val="0"/>
          <w:sz w:val="24"/>
          <w:szCs w:val="24"/>
          <w:lang w:val="en-US"/>
        </w:rPr>
        <w:tab/>
      </w:r>
      <w:r w:rsidRPr="002323D0">
        <w:rPr>
          <w:rFonts w:ascii="Cascadia Mono" w:hAnsi="Cascadia Mono" w:cs="Cascadia Mono"/>
          <w:noProof w:val="0"/>
          <w:color w:val="0000FF"/>
          <w:kern w:val="0"/>
          <w:sz w:val="24"/>
          <w:szCs w:val="24"/>
          <w:lang w:val="en-US"/>
        </w:rPr>
        <w:t>FROM</w:t>
      </w:r>
      <w:r w:rsidRPr="002323D0">
        <w:rPr>
          <w:rFonts w:ascii="Cascadia Mono" w:hAnsi="Cascadia Mono" w:cs="Cascadia Mono"/>
          <w:noProof w:val="0"/>
          <w:color w:val="000000"/>
          <w:kern w:val="0"/>
          <w:sz w:val="24"/>
          <w:szCs w:val="24"/>
          <w:lang w:val="en-US"/>
        </w:rPr>
        <w:t xml:space="preserve"> Job</w:t>
      </w:r>
    </w:p>
    <w:p w14:paraId="37399B27" w14:textId="77777777" w:rsidR="002323D0" w:rsidRPr="002323D0" w:rsidRDefault="002323D0" w:rsidP="002323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323D0">
        <w:rPr>
          <w:rFonts w:ascii="Cascadia Mono" w:hAnsi="Cascadia Mono" w:cs="Cascadia Mono"/>
          <w:noProof w:val="0"/>
          <w:color w:val="000000"/>
          <w:kern w:val="0"/>
          <w:sz w:val="24"/>
          <w:szCs w:val="24"/>
          <w:lang w:val="en-US"/>
        </w:rPr>
        <w:tab/>
      </w:r>
      <w:r w:rsidRPr="002323D0">
        <w:rPr>
          <w:rFonts w:ascii="Cascadia Mono" w:hAnsi="Cascadia Mono" w:cs="Cascadia Mono"/>
          <w:noProof w:val="0"/>
          <w:color w:val="0000FF"/>
          <w:kern w:val="0"/>
          <w:sz w:val="24"/>
          <w:szCs w:val="24"/>
          <w:lang w:val="en-US"/>
        </w:rPr>
        <w:t>WHERE</w:t>
      </w:r>
      <w:r w:rsidRPr="002323D0">
        <w:rPr>
          <w:rFonts w:ascii="Cascadia Mono" w:hAnsi="Cascadia Mono" w:cs="Cascadia Mono"/>
          <w:noProof w:val="0"/>
          <w:color w:val="000000"/>
          <w:kern w:val="0"/>
          <w:sz w:val="24"/>
          <w:szCs w:val="24"/>
          <w:lang w:val="en-US"/>
        </w:rPr>
        <w:t xml:space="preserve"> ID </w:t>
      </w:r>
      <w:r w:rsidRPr="002323D0">
        <w:rPr>
          <w:rFonts w:ascii="Cascadia Mono" w:hAnsi="Cascadia Mono" w:cs="Cascadia Mono"/>
          <w:noProof w:val="0"/>
          <w:color w:val="808080"/>
          <w:kern w:val="0"/>
          <w:sz w:val="24"/>
          <w:szCs w:val="24"/>
          <w:lang w:val="en-US"/>
        </w:rPr>
        <w:t>=</w:t>
      </w:r>
      <w:r w:rsidRPr="002323D0">
        <w:rPr>
          <w:rFonts w:ascii="Cascadia Mono" w:hAnsi="Cascadia Mono" w:cs="Cascadia Mono"/>
          <w:noProof w:val="0"/>
          <w:color w:val="000000"/>
          <w:kern w:val="0"/>
          <w:sz w:val="24"/>
          <w:szCs w:val="24"/>
          <w:lang w:val="en-US"/>
        </w:rPr>
        <w:t xml:space="preserve"> @jobID</w:t>
      </w:r>
    </w:p>
    <w:p w14:paraId="3801F59E" w14:textId="77777777" w:rsidR="002323D0" w:rsidRPr="002323D0" w:rsidRDefault="002323D0" w:rsidP="002323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323D0">
        <w:rPr>
          <w:rFonts w:ascii="Cascadia Mono" w:hAnsi="Cascadia Mono" w:cs="Cascadia Mono"/>
          <w:noProof w:val="0"/>
          <w:color w:val="000000"/>
          <w:kern w:val="0"/>
          <w:sz w:val="24"/>
          <w:szCs w:val="24"/>
          <w:lang w:val="en-US"/>
        </w:rPr>
        <w:tab/>
      </w:r>
      <w:r w:rsidRPr="002323D0">
        <w:rPr>
          <w:rFonts w:ascii="Cascadia Mono" w:hAnsi="Cascadia Mono" w:cs="Cascadia Mono"/>
          <w:noProof w:val="0"/>
          <w:color w:val="0000FF"/>
          <w:kern w:val="0"/>
          <w:sz w:val="24"/>
          <w:szCs w:val="24"/>
          <w:lang w:val="en-US"/>
        </w:rPr>
        <w:t>RETURN</w:t>
      </w:r>
      <w:r w:rsidRPr="002323D0">
        <w:rPr>
          <w:rFonts w:ascii="Cascadia Mono" w:hAnsi="Cascadia Mono" w:cs="Cascadia Mono"/>
          <w:noProof w:val="0"/>
          <w:color w:val="000000"/>
          <w:kern w:val="0"/>
          <w:sz w:val="24"/>
          <w:szCs w:val="24"/>
          <w:lang w:val="en-US"/>
        </w:rPr>
        <w:t xml:space="preserve"> @</w:t>
      </w:r>
      <w:proofErr w:type="gramStart"/>
      <w:r w:rsidRPr="002323D0">
        <w:rPr>
          <w:rFonts w:ascii="Cascadia Mono" w:hAnsi="Cascadia Mono" w:cs="Cascadia Mono"/>
          <w:noProof w:val="0"/>
          <w:color w:val="000000"/>
          <w:kern w:val="0"/>
          <w:sz w:val="24"/>
          <w:szCs w:val="24"/>
          <w:lang w:val="en-US"/>
        </w:rPr>
        <w:t>jobDetail</w:t>
      </w:r>
      <w:proofErr w:type="gramEnd"/>
    </w:p>
    <w:p w14:paraId="3E388F0E" w14:textId="77777777" w:rsidR="002323D0" w:rsidRPr="002323D0" w:rsidRDefault="002323D0" w:rsidP="002323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323D0">
        <w:rPr>
          <w:rFonts w:ascii="Cascadia Mono" w:hAnsi="Cascadia Mono" w:cs="Cascadia Mono"/>
          <w:noProof w:val="0"/>
          <w:color w:val="0000FF"/>
          <w:kern w:val="0"/>
          <w:sz w:val="24"/>
          <w:szCs w:val="24"/>
          <w:lang w:val="en-US"/>
        </w:rPr>
        <w:lastRenderedPageBreak/>
        <w:t>END</w:t>
      </w:r>
    </w:p>
    <w:p w14:paraId="09274318" w14:textId="1AD4F211" w:rsidR="00F86200" w:rsidRPr="002323D0" w:rsidRDefault="002323D0" w:rsidP="002323D0">
      <w:pPr>
        <w:pStyle w:val="ListParagraph"/>
        <w:pBdr>
          <w:top w:val="single" w:sz="4" w:space="1" w:color="auto"/>
          <w:left w:val="single" w:sz="4" w:space="4" w:color="auto"/>
          <w:bottom w:val="single" w:sz="4" w:space="1" w:color="auto"/>
          <w:right w:val="single" w:sz="4" w:space="4" w:color="auto"/>
        </w:pBdr>
        <w:ind w:left="1584"/>
        <w:rPr>
          <w:rFonts w:ascii="Times New Roman" w:hAnsi="Times New Roman" w:cs="Times New Roman"/>
          <w:sz w:val="24"/>
          <w:szCs w:val="24"/>
          <w:u w:val="single"/>
          <w:lang w:val="en-US"/>
        </w:rPr>
      </w:pPr>
      <w:r w:rsidRPr="002323D0">
        <w:rPr>
          <w:rFonts w:ascii="Cascadia Mono" w:hAnsi="Cascadia Mono" w:cs="Cascadia Mono"/>
          <w:noProof w:val="0"/>
          <w:color w:val="0000FF"/>
          <w:kern w:val="0"/>
          <w:sz w:val="24"/>
          <w:szCs w:val="24"/>
          <w:lang w:val="en-US"/>
        </w:rPr>
        <w:t>GO</w:t>
      </w:r>
    </w:p>
    <w:p w14:paraId="0430CB3D" w14:textId="77777777" w:rsidR="00F86200" w:rsidRDefault="00F86200" w:rsidP="00F86200">
      <w:pPr>
        <w:pStyle w:val="ListParagraph"/>
        <w:ind w:left="1584"/>
        <w:rPr>
          <w:rFonts w:ascii="Times New Roman" w:hAnsi="Times New Roman" w:cs="Times New Roman"/>
          <w:sz w:val="28"/>
          <w:szCs w:val="28"/>
          <w:u w:val="single"/>
          <w:lang w:val="en-US"/>
        </w:rPr>
      </w:pPr>
    </w:p>
    <w:p w14:paraId="731BD4AE" w14:textId="73EEE360" w:rsidR="00F86200" w:rsidRDefault="00F86200" w:rsidP="00F86200">
      <w:pPr>
        <w:pStyle w:val="ListParagraph"/>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C# code:</w:t>
      </w:r>
    </w:p>
    <w:p w14:paraId="2C777F07" w14:textId="77777777" w:rsidR="0057439E" w:rsidRPr="0057439E" w:rsidRDefault="0057439E" w:rsidP="005743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7439E">
        <w:rPr>
          <w:rFonts w:ascii="Cascadia Mono" w:hAnsi="Cascadia Mono" w:cs="Cascadia Mono"/>
          <w:noProof w:val="0"/>
          <w:color w:val="000000"/>
          <w:kern w:val="0"/>
          <w:sz w:val="24"/>
          <w:szCs w:val="24"/>
          <w:lang w:val="en-US"/>
        </w:rPr>
        <w:t>try</w:t>
      </w:r>
    </w:p>
    <w:p w14:paraId="7F50FC1E" w14:textId="77777777" w:rsidR="0057439E" w:rsidRPr="0057439E" w:rsidRDefault="0057439E" w:rsidP="005743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7439E">
        <w:rPr>
          <w:rFonts w:ascii="Cascadia Mono" w:hAnsi="Cascadia Mono" w:cs="Cascadia Mono"/>
          <w:noProof w:val="0"/>
          <w:color w:val="000000"/>
          <w:kern w:val="0"/>
          <w:sz w:val="24"/>
          <w:szCs w:val="24"/>
          <w:lang w:val="en-US"/>
        </w:rPr>
        <w:t>{</w:t>
      </w:r>
    </w:p>
    <w:p w14:paraId="60E4FD2A" w14:textId="77777777" w:rsidR="0057439E" w:rsidRPr="0057439E" w:rsidRDefault="0057439E" w:rsidP="005743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7439E">
        <w:rPr>
          <w:rFonts w:ascii="Cascadia Mono" w:hAnsi="Cascadia Mono" w:cs="Cascadia Mono"/>
          <w:noProof w:val="0"/>
          <w:color w:val="000000"/>
          <w:kern w:val="0"/>
          <w:sz w:val="24"/>
          <w:szCs w:val="24"/>
          <w:lang w:val="en-US"/>
        </w:rPr>
        <w:t xml:space="preserve">    </w:t>
      </w:r>
      <w:proofErr w:type="spellStart"/>
      <w:r w:rsidRPr="0057439E">
        <w:rPr>
          <w:rFonts w:ascii="Cascadia Mono" w:hAnsi="Cascadia Mono" w:cs="Cascadia Mono"/>
          <w:noProof w:val="0"/>
          <w:color w:val="000000"/>
          <w:kern w:val="0"/>
          <w:sz w:val="24"/>
          <w:szCs w:val="24"/>
          <w:lang w:val="en-US"/>
        </w:rPr>
        <w:t>cbxJob.Text</w:t>
      </w:r>
      <w:proofErr w:type="spellEnd"/>
      <w:r w:rsidRPr="0057439E">
        <w:rPr>
          <w:rFonts w:ascii="Cascadia Mono" w:hAnsi="Cascadia Mono" w:cs="Cascadia Mono"/>
          <w:noProof w:val="0"/>
          <w:color w:val="000000"/>
          <w:kern w:val="0"/>
          <w:sz w:val="24"/>
          <w:szCs w:val="24"/>
          <w:lang w:val="en-US"/>
        </w:rPr>
        <w:t xml:space="preserve"> = </w:t>
      </w:r>
      <w:proofErr w:type="spellStart"/>
      <w:proofErr w:type="gramStart"/>
      <w:r w:rsidRPr="0057439E">
        <w:rPr>
          <w:rFonts w:ascii="Cascadia Mono" w:hAnsi="Cascadia Mono" w:cs="Cascadia Mono"/>
          <w:noProof w:val="0"/>
          <w:color w:val="000000"/>
          <w:kern w:val="0"/>
          <w:sz w:val="24"/>
          <w:szCs w:val="24"/>
          <w:lang w:val="en-US"/>
        </w:rPr>
        <w:t>DataProvider.Instance.ExecuteScalar</w:t>
      </w:r>
      <w:proofErr w:type="spellEnd"/>
      <w:proofErr w:type="gramEnd"/>
      <w:r w:rsidRPr="0057439E">
        <w:rPr>
          <w:rFonts w:ascii="Cascadia Mono" w:hAnsi="Cascadia Mono" w:cs="Cascadia Mono"/>
          <w:noProof w:val="0"/>
          <w:color w:val="000000"/>
          <w:kern w:val="0"/>
          <w:sz w:val="24"/>
          <w:szCs w:val="24"/>
          <w:lang w:val="en-US"/>
        </w:rPr>
        <w:t xml:space="preserve">("SELECT </w:t>
      </w:r>
      <w:proofErr w:type="spellStart"/>
      <w:r w:rsidRPr="0057439E">
        <w:rPr>
          <w:rFonts w:ascii="Cascadia Mono" w:hAnsi="Cascadia Mono" w:cs="Cascadia Mono"/>
          <w:noProof w:val="0"/>
          <w:color w:val="000000"/>
          <w:kern w:val="0"/>
          <w:sz w:val="24"/>
          <w:szCs w:val="24"/>
          <w:lang w:val="en-US"/>
        </w:rPr>
        <w:t>dbo.getJobDetail</w:t>
      </w:r>
      <w:proofErr w:type="spellEnd"/>
      <w:r w:rsidRPr="0057439E">
        <w:rPr>
          <w:rFonts w:ascii="Cascadia Mono" w:hAnsi="Cascadia Mono" w:cs="Cascadia Mono"/>
          <w:noProof w:val="0"/>
          <w:color w:val="000000"/>
          <w:kern w:val="0"/>
          <w:sz w:val="24"/>
          <w:szCs w:val="24"/>
          <w:lang w:val="en-US"/>
        </w:rPr>
        <w:t xml:space="preserve"> ( @job )", new object[] { </w:t>
      </w:r>
      <w:proofErr w:type="spellStart"/>
      <w:r w:rsidRPr="0057439E">
        <w:rPr>
          <w:rFonts w:ascii="Cascadia Mono" w:hAnsi="Cascadia Mono" w:cs="Cascadia Mono"/>
          <w:noProof w:val="0"/>
          <w:color w:val="000000"/>
          <w:kern w:val="0"/>
          <w:sz w:val="24"/>
          <w:szCs w:val="24"/>
          <w:lang w:val="en-US"/>
        </w:rPr>
        <w:t>data.Rows</w:t>
      </w:r>
      <w:proofErr w:type="spellEnd"/>
      <w:r w:rsidRPr="0057439E">
        <w:rPr>
          <w:rFonts w:ascii="Cascadia Mono" w:hAnsi="Cascadia Mono" w:cs="Cascadia Mono"/>
          <w:noProof w:val="0"/>
          <w:color w:val="000000"/>
          <w:kern w:val="0"/>
          <w:sz w:val="24"/>
          <w:szCs w:val="24"/>
          <w:lang w:val="en-US"/>
        </w:rPr>
        <w:t>[0][6].</w:t>
      </w:r>
      <w:proofErr w:type="spellStart"/>
      <w:r w:rsidRPr="0057439E">
        <w:rPr>
          <w:rFonts w:ascii="Cascadia Mono" w:hAnsi="Cascadia Mono" w:cs="Cascadia Mono"/>
          <w:noProof w:val="0"/>
          <w:color w:val="000000"/>
          <w:kern w:val="0"/>
          <w:sz w:val="24"/>
          <w:szCs w:val="24"/>
          <w:lang w:val="en-US"/>
        </w:rPr>
        <w:t>ToString</w:t>
      </w:r>
      <w:proofErr w:type="spellEnd"/>
      <w:r w:rsidRPr="0057439E">
        <w:rPr>
          <w:rFonts w:ascii="Cascadia Mono" w:hAnsi="Cascadia Mono" w:cs="Cascadia Mono"/>
          <w:noProof w:val="0"/>
          <w:color w:val="000000"/>
          <w:kern w:val="0"/>
          <w:sz w:val="24"/>
          <w:szCs w:val="24"/>
          <w:lang w:val="en-US"/>
        </w:rPr>
        <w:t>() }).</w:t>
      </w:r>
      <w:proofErr w:type="spellStart"/>
      <w:r w:rsidRPr="0057439E">
        <w:rPr>
          <w:rFonts w:ascii="Cascadia Mono" w:hAnsi="Cascadia Mono" w:cs="Cascadia Mono"/>
          <w:noProof w:val="0"/>
          <w:color w:val="000000"/>
          <w:kern w:val="0"/>
          <w:sz w:val="24"/>
          <w:szCs w:val="24"/>
          <w:lang w:val="en-US"/>
        </w:rPr>
        <w:t>ToString</w:t>
      </w:r>
      <w:proofErr w:type="spellEnd"/>
      <w:r w:rsidRPr="0057439E">
        <w:rPr>
          <w:rFonts w:ascii="Cascadia Mono" w:hAnsi="Cascadia Mono" w:cs="Cascadia Mono"/>
          <w:noProof w:val="0"/>
          <w:color w:val="000000"/>
          <w:kern w:val="0"/>
          <w:sz w:val="24"/>
          <w:szCs w:val="24"/>
          <w:lang w:val="en-US"/>
        </w:rPr>
        <w:t>();</w:t>
      </w:r>
    </w:p>
    <w:p w14:paraId="4BD10E3F" w14:textId="77777777" w:rsidR="0057439E" w:rsidRPr="0057439E" w:rsidRDefault="0057439E" w:rsidP="005743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7439E">
        <w:rPr>
          <w:rFonts w:ascii="Cascadia Mono" w:hAnsi="Cascadia Mono" w:cs="Cascadia Mono"/>
          <w:noProof w:val="0"/>
          <w:color w:val="000000"/>
          <w:kern w:val="0"/>
          <w:sz w:val="24"/>
          <w:szCs w:val="24"/>
          <w:lang w:val="en-US"/>
        </w:rPr>
        <w:t xml:space="preserve">    </w:t>
      </w:r>
      <w:proofErr w:type="spellStart"/>
      <w:r w:rsidRPr="0057439E">
        <w:rPr>
          <w:rFonts w:ascii="Cascadia Mono" w:hAnsi="Cascadia Mono" w:cs="Cascadia Mono"/>
          <w:noProof w:val="0"/>
          <w:color w:val="000000"/>
          <w:kern w:val="0"/>
          <w:sz w:val="24"/>
          <w:szCs w:val="24"/>
          <w:lang w:val="en-US"/>
        </w:rPr>
        <w:t>tbxPenatyPoint.Text</w:t>
      </w:r>
      <w:proofErr w:type="spellEnd"/>
      <w:r w:rsidRPr="0057439E">
        <w:rPr>
          <w:rFonts w:ascii="Cascadia Mono" w:hAnsi="Cascadia Mono" w:cs="Cascadia Mono"/>
          <w:noProof w:val="0"/>
          <w:color w:val="000000"/>
          <w:kern w:val="0"/>
          <w:sz w:val="24"/>
          <w:szCs w:val="24"/>
          <w:lang w:val="en-US"/>
        </w:rPr>
        <w:t xml:space="preserve"> = </w:t>
      </w:r>
      <w:proofErr w:type="spellStart"/>
      <w:proofErr w:type="gramStart"/>
      <w:r w:rsidRPr="0057439E">
        <w:rPr>
          <w:rFonts w:ascii="Cascadia Mono" w:hAnsi="Cascadia Mono" w:cs="Cascadia Mono"/>
          <w:noProof w:val="0"/>
          <w:color w:val="000000"/>
          <w:kern w:val="0"/>
          <w:sz w:val="24"/>
          <w:szCs w:val="24"/>
          <w:lang w:val="en-US"/>
        </w:rPr>
        <w:t>data.Rows</w:t>
      </w:r>
      <w:proofErr w:type="spellEnd"/>
      <w:proofErr w:type="gramEnd"/>
      <w:r w:rsidRPr="0057439E">
        <w:rPr>
          <w:rFonts w:ascii="Cascadia Mono" w:hAnsi="Cascadia Mono" w:cs="Cascadia Mono"/>
          <w:noProof w:val="0"/>
          <w:color w:val="000000"/>
          <w:kern w:val="0"/>
          <w:sz w:val="24"/>
          <w:szCs w:val="24"/>
          <w:lang w:val="en-US"/>
        </w:rPr>
        <w:t>[0][7].</w:t>
      </w:r>
      <w:proofErr w:type="spellStart"/>
      <w:r w:rsidRPr="0057439E">
        <w:rPr>
          <w:rFonts w:ascii="Cascadia Mono" w:hAnsi="Cascadia Mono" w:cs="Cascadia Mono"/>
          <w:noProof w:val="0"/>
          <w:color w:val="000000"/>
          <w:kern w:val="0"/>
          <w:sz w:val="24"/>
          <w:szCs w:val="24"/>
          <w:lang w:val="en-US"/>
        </w:rPr>
        <w:t>ToString</w:t>
      </w:r>
      <w:proofErr w:type="spellEnd"/>
      <w:r w:rsidRPr="0057439E">
        <w:rPr>
          <w:rFonts w:ascii="Cascadia Mono" w:hAnsi="Cascadia Mono" w:cs="Cascadia Mono"/>
          <w:noProof w:val="0"/>
          <w:color w:val="000000"/>
          <w:kern w:val="0"/>
          <w:sz w:val="24"/>
          <w:szCs w:val="24"/>
          <w:lang w:val="en-US"/>
        </w:rPr>
        <w:t>();</w:t>
      </w:r>
    </w:p>
    <w:p w14:paraId="2E1C667F" w14:textId="77777777" w:rsidR="0057439E" w:rsidRPr="0057439E" w:rsidRDefault="0057439E" w:rsidP="005743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7439E">
        <w:rPr>
          <w:rFonts w:ascii="Cascadia Mono" w:hAnsi="Cascadia Mono" w:cs="Cascadia Mono"/>
          <w:noProof w:val="0"/>
          <w:color w:val="000000"/>
          <w:kern w:val="0"/>
          <w:sz w:val="24"/>
          <w:szCs w:val="24"/>
          <w:lang w:val="en-US"/>
        </w:rPr>
        <w:t>}</w:t>
      </w:r>
    </w:p>
    <w:p w14:paraId="1294E74A" w14:textId="77777777" w:rsidR="0057439E" w:rsidRPr="0057439E" w:rsidRDefault="0057439E" w:rsidP="005743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7439E">
        <w:rPr>
          <w:rFonts w:ascii="Cascadia Mono" w:hAnsi="Cascadia Mono" w:cs="Cascadia Mono"/>
          <w:noProof w:val="0"/>
          <w:color w:val="000000"/>
          <w:kern w:val="0"/>
          <w:sz w:val="24"/>
          <w:szCs w:val="24"/>
          <w:lang w:val="en-US"/>
        </w:rPr>
        <w:t>catch (</w:t>
      </w:r>
      <w:proofErr w:type="spellStart"/>
      <w:r w:rsidRPr="0057439E">
        <w:rPr>
          <w:rFonts w:ascii="Cascadia Mono" w:hAnsi="Cascadia Mono" w:cs="Cascadia Mono"/>
          <w:noProof w:val="0"/>
          <w:color w:val="000000"/>
          <w:kern w:val="0"/>
          <w:sz w:val="24"/>
          <w:szCs w:val="24"/>
          <w:lang w:val="en-US"/>
        </w:rPr>
        <w:t>SqlException</w:t>
      </w:r>
      <w:proofErr w:type="spellEnd"/>
      <w:r w:rsidRPr="0057439E">
        <w:rPr>
          <w:rFonts w:ascii="Cascadia Mono" w:hAnsi="Cascadia Mono" w:cs="Cascadia Mono"/>
          <w:noProof w:val="0"/>
          <w:color w:val="000000"/>
          <w:kern w:val="0"/>
          <w:sz w:val="24"/>
          <w:szCs w:val="24"/>
          <w:lang w:val="en-US"/>
        </w:rPr>
        <w:t xml:space="preserve"> </w:t>
      </w:r>
      <w:proofErr w:type="spellStart"/>
      <w:r w:rsidRPr="0057439E">
        <w:rPr>
          <w:rFonts w:ascii="Cascadia Mono" w:hAnsi="Cascadia Mono" w:cs="Cascadia Mono"/>
          <w:noProof w:val="0"/>
          <w:color w:val="000000"/>
          <w:kern w:val="0"/>
          <w:sz w:val="24"/>
          <w:szCs w:val="24"/>
          <w:lang w:val="en-US"/>
        </w:rPr>
        <w:t>ev</w:t>
      </w:r>
      <w:proofErr w:type="spellEnd"/>
      <w:r w:rsidRPr="0057439E">
        <w:rPr>
          <w:rFonts w:ascii="Cascadia Mono" w:hAnsi="Cascadia Mono" w:cs="Cascadia Mono"/>
          <w:noProof w:val="0"/>
          <w:color w:val="000000"/>
          <w:kern w:val="0"/>
          <w:sz w:val="24"/>
          <w:szCs w:val="24"/>
          <w:lang w:val="en-US"/>
        </w:rPr>
        <w:t>)</w:t>
      </w:r>
    </w:p>
    <w:p w14:paraId="7579AA7E" w14:textId="77777777" w:rsidR="0057439E" w:rsidRPr="0057439E" w:rsidRDefault="0057439E" w:rsidP="005743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7439E">
        <w:rPr>
          <w:rFonts w:ascii="Cascadia Mono" w:hAnsi="Cascadia Mono" w:cs="Cascadia Mono"/>
          <w:noProof w:val="0"/>
          <w:color w:val="000000"/>
          <w:kern w:val="0"/>
          <w:sz w:val="24"/>
          <w:szCs w:val="24"/>
          <w:lang w:val="en-US"/>
        </w:rPr>
        <w:t>{</w:t>
      </w:r>
    </w:p>
    <w:p w14:paraId="578E8ED8" w14:textId="77777777" w:rsidR="0057439E" w:rsidRPr="0057439E" w:rsidRDefault="0057439E" w:rsidP="005743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7439E">
        <w:rPr>
          <w:rFonts w:ascii="Cascadia Mono" w:hAnsi="Cascadia Mono" w:cs="Cascadia Mono"/>
          <w:noProof w:val="0"/>
          <w:color w:val="000000"/>
          <w:kern w:val="0"/>
          <w:sz w:val="24"/>
          <w:szCs w:val="24"/>
          <w:lang w:val="en-US"/>
        </w:rPr>
        <w:t xml:space="preserve">    </w:t>
      </w:r>
      <w:proofErr w:type="spellStart"/>
      <w:r w:rsidRPr="0057439E">
        <w:rPr>
          <w:rFonts w:ascii="Cascadia Mono" w:hAnsi="Cascadia Mono" w:cs="Cascadia Mono"/>
          <w:noProof w:val="0"/>
          <w:color w:val="000000"/>
          <w:kern w:val="0"/>
          <w:sz w:val="24"/>
          <w:szCs w:val="24"/>
          <w:lang w:val="en-US"/>
        </w:rPr>
        <w:t>MessageBox.Show</w:t>
      </w:r>
      <w:proofErr w:type="spellEnd"/>
      <w:r w:rsidRPr="0057439E">
        <w:rPr>
          <w:rFonts w:ascii="Cascadia Mono" w:hAnsi="Cascadia Mono" w:cs="Cascadia Mono"/>
          <w:noProof w:val="0"/>
          <w:color w:val="000000"/>
          <w:kern w:val="0"/>
          <w:sz w:val="24"/>
          <w:szCs w:val="24"/>
          <w:lang w:val="en-US"/>
        </w:rPr>
        <w:t xml:space="preserve">("Load </w:t>
      </w:r>
      <w:proofErr w:type="spellStart"/>
      <w:r w:rsidRPr="0057439E">
        <w:rPr>
          <w:rFonts w:ascii="Cascadia Mono" w:hAnsi="Cascadia Mono" w:cs="Cascadia Mono"/>
          <w:noProof w:val="0"/>
          <w:color w:val="000000"/>
          <w:kern w:val="0"/>
          <w:sz w:val="24"/>
          <w:szCs w:val="24"/>
          <w:lang w:val="en-US"/>
        </w:rPr>
        <w:t>dữ</w:t>
      </w:r>
      <w:proofErr w:type="spellEnd"/>
      <w:r w:rsidRPr="0057439E">
        <w:rPr>
          <w:rFonts w:ascii="Cascadia Mono" w:hAnsi="Cascadia Mono" w:cs="Cascadia Mono"/>
          <w:noProof w:val="0"/>
          <w:color w:val="000000"/>
          <w:kern w:val="0"/>
          <w:sz w:val="24"/>
          <w:szCs w:val="24"/>
          <w:lang w:val="en-US"/>
        </w:rPr>
        <w:t xml:space="preserve"> </w:t>
      </w:r>
      <w:proofErr w:type="spellStart"/>
      <w:r w:rsidRPr="0057439E">
        <w:rPr>
          <w:rFonts w:ascii="Cascadia Mono" w:hAnsi="Cascadia Mono" w:cs="Cascadia Mono"/>
          <w:noProof w:val="0"/>
          <w:color w:val="000000"/>
          <w:kern w:val="0"/>
          <w:sz w:val="24"/>
          <w:szCs w:val="24"/>
          <w:lang w:val="en-US"/>
        </w:rPr>
        <w:t>liệu</w:t>
      </w:r>
      <w:proofErr w:type="spellEnd"/>
      <w:r w:rsidRPr="0057439E">
        <w:rPr>
          <w:rFonts w:ascii="Cascadia Mono" w:hAnsi="Cascadia Mono" w:cs="Cascadia Mono"/>
          <w:noProof w:val="0"/>
          <w:color w:val="000000"/>
          <w:kern w:val="0"/>
          <w:sz w:val="24"/>
          <w:szCs w:val="24"/>
          <w:lang w:val="en-US"/>
        </w:rPr>
        <w:t xml:space="preserve"> </w:t>
      </w:r>
      <w:proofErr w:type="spellStart"/>
      <w:r w:rsidRPr="0057439E">
        <w:rPr>
          <w:rFonts w:ascii="Cascadia Mono" w:hAnsi="Cascadia Mono" w:cs="Cascadia Mono"/>
          <w:noProof w:val="0"/>
          <w:color w:val="000000"/>
          <w:kern w:val="0"/>
          <w:sz w:val="24"/>
          <w:szCs w:val="24"/>
          <w:lang w:val="en-US"/>
        </w:rPr>
        <w:t>thất</w:t>
      </w:r>
      <w:proofErr w:type="spellEnd"/>
      <w:r w:rsidRPr="0057439E">
        <w:rPr>
          <w:rFonts w:ascii="Cascadia Mono" w:hAnsi="Cascadia Mono" w:cs="Cascadia Mono"/>
          <w:noProof w:val="0"/>
          <w:color w:val="000000"/>
          <w:kern w:val="0"/>
          <w:sz w:val="24"/>
          <w:szCs w:val="24"/>
          <w:lang w:val="en-US"/>
        </w:rPr>
        <w:t xml:space="preserve"> </w:t>
      </w:r>
      <w:proofErr w:type="spellStart"/>
      <w:r w:rsidRPr="0057439E">
        <w:rPr>
          <w:rFonts w:ascii="Cascadia Mono" w:hAnsi="Cascadia Mono" w:cs="Cascadia Mono"/>
          <w:noProof w:val="0"/>
          <w:color w:val="000000"/>
          <w:kern w:val="0"/>
          <w:sz w:val="24"/>
          <w:szCs w:val="24"/>
          <w:lang w:val="en-US"/>
        </w:rPr>
        <w:t>bại</w:t>
      </w:r>
      <w:proofErr w:type="spellEnd"/>
      <w:r w:rsidRPr="0057439E">
        <w:rPr>
          <w:rFonts w:ascii="Cascadia Mono" w:hAnsi="Cascadia Mono" w:cs="Cascadia Mono"/>
          <w:noProof w:val="0"/>
          <w:color w:val="000000"/>
          <w:kern w:val="0"/>
          <w:sz w:val="24"/>
          <w:szCs w:val="24"/>
          <w:lang w:val="en-US"/>
        </w:rPr>
        <w:t>! \</w:t>
      </w:r>
      <w:proofErr w:type="spellStart"/>
      <w:r w:rsidRPr="0057439E">
        <w:rPr>
          <w:rFonts w:ascii="Cascadia Mono" w:hAnsi="Cascadia Mono" w:cs="Cascadia Mono"/>
          <w:noProof w:val="0"/>
          <w:color w:val="000000"/>
          <w:kern w:val="0"/>
          <w:sz w:val="24"/>
          <w:szCs w:val="24"/>
          <w:lang w:val="en-US"/>
        </w:rPr>
        <w:t>nDo</w:t>
      </w:r>
      <w:proofErr w:type="spellEnd"/>
      <w:r w:rsidRPr="0057439E">
        <w:rPr>
          <w:rFonts w:ascii="Cascadia Mono" w:hAnsi="Cascadia Mono" w:cs="Cascadia Mono"/>
          <w:noProof w:val="0"/>
          <w:color w:val="000000"/>
          <w:kern w:val="0"/>
          <w:sz w:val="24"/>
          <w:szCs w:val="24"/>
          <w:lang w:val="en-US"/>
        </w:rPr>
        <w:t xml:space="preserve">: \n" + </w:t>
      </w:r>
      <w:proofErr w:type="spellStart"/>
      <w:proofErr w:type="gramStart"/>
      <w:r w:rsidRPr="0057439E">
        <w:rPr>
          <w:rFonts w:ascii="Cascadia Mono" w:hAnsi="Cascadia Mono" w:cs="Cascadia Mono"/>
          <w:noProof w:val="0"/>
          <w:color w:val="000000"/>
          <w:kern w:val="0"/>
          <w:sz w:val="24"/>
          <w:szCs w:val="24"/>
          <w:lang w:val="en-US"/>
        </w:rPr>
        <w:t>ev.Message</w:t>
      </w:r>
      <w:proofErr w:type="spellEnd"/>
      <w:proofErr w:type="gramEnd"/>
      <w:r w:rsidRPr="0057439E">
        <w:rPr>
          <w:rFonts w:ascii="Cascadia Mono" w:hAnsi="Cascadia Mono" w:cs="Cascadia Mono"/>
          <w:noProof w:val="0"/>
          <w:color w:val="000000"/>
          <w:kern w:val="0"/>
          <w:sz w:val="24"/>
          <w:szCs w:val="24"/>
          <w:lang w:val="en-US"/>
        </w:rPr>
        <w:t xml:space="preserve">, "Thông </w:t>
      </w:r>
      <w:proofErr w:type="spellStart"/>
      <w:r w:rsidRPr="0057439E">
        <w:rPr>
          <w:rFonts w:ascii="Cascadia Mono" w:hAnsi="Cascadia Mono" w:cs="Cascadia Mono"/>
          <w:noProof w:val="0"/>
          <w:color w:val="000000"/>
          <w:kern w:val="0"/>
          <w:sz w:val="24"/>
          <w:szCs w:val="24"/>
          <w:lang w:val="en-US"/>
        </w:rPr>
        <w:t>báo</w:t>
      </w:r>
      <w:proofErr w:type="spellEnd"/>
      <w:r w:rsidRPr="0057439E">
        <w:rPr>
          <w:rFonts w:ascii="Cascadia Mono" w:hAnsi="Cascadia Mono" w:cs="Cascadia Mono"/>
          <w:noProof w:val="0"/>
          <w:color w:val="000000"/>
          <w:kern w:val="0"/>
          <w:sz w:val="24"/>
          <w:szCs w:val="24"/>
          <w:lang w:val="en-US"/>
        </w:rPr>
        <w:t xml:space="preserve">", </w:t>
      </w:r>
      <w:proofErr w:type="spellStart"/>
      <w:r w:rsidRPr="0057439E">
        <w:rPr>
          <w:rFonts w:ascii="Cascadia Mono" w:hAnsi="Cascadia Mono" w:cs="Cascadia Mono"/>
          <w:noProof w:val="0"/>
          <w:color w:val="000000"/>
          <w:kern w:val="0"/>
          <w:sz w:val="24"/>
          <w:szCs w:val="24"/>
          <w:lang w:val="en-US"/>
        </w:rPr>
        <w:t>MessageBoxButtons.OK</w:t>
      </w:r>
      <w:proofErr w:type="spellEnd"/>
      <w:r w:rsidRPr="0057439E">
        <w:rPr>
          <w:rFonts w:ascii="Cascadia Mono" w:hAnsi="Cascadia Mono" w:cs="Cascadia Mono"/>
          <w:noProof w:val="0"/>
          <w:color w:val="000000"/>
          <w:kern w:val="0"/>
          <w:sz w:val="24"/>
          <w:szCs w:val="24"/>
          <w:lang w:val="en-US"/>
        </w:rPr>
        <w:t xml:space="preserve">, </w:t>
      </w:r>
      <w:proofErr w:type="spellStart"/>
      <w:r w:rsidRPr="0057439E">
        <w:rPr>
          <w:rFonts w:ascii="Cascadia Mono" w:hAnsi="Cascadia Mono" w:cs="Cascadia Mono"/>
          <w:noProof w:val="0"/>
          <w:color w:val="000000"/>
          <w:kern w:val="0"/>
          <w:sz w:val="24"/>
          <w:szCs w:val="24"/>
          <w:lang w:val="en-US"/>
        </w:rPr>
        <w:t>MessageBoxIcon.Warning</w:t>
      </w:r>
      <w:proofErr w:type="spellEnd"/>
      <w:r w:rsidRPr="0057439E">
        <w:rPr>
          <w:rFonts w:ascii="Cascadia Mono" w:hAnsi="Cascadia Mono" w:cs="Cascadia Mono"/>
          <w:noProof w:val="0"/>
          <w:color w:val="000000"/>
          <w:kern w:val="0"/>
          <w:sz w:val="24"/>
          <w:szCs w:val="24"/>
          <w:lang w:val="en-US"/>
        </w:rPr>
        <w:t>);</w:t>
      </w:r>
    </w:p>
    <w:p w14:paraId="130AE40A" w14:textId="77777777" w:rsidR="0057439E" w:rsidRPr="0057439E" w:rsidRDefault="0057439E" w:rsidP="005743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7439E">
        <w:rPr>
          <w:rFonts w:ascii="Cascadia Mono" w:hAnsi="Cascadia Mono" w:cs="Cascadia Mono"/>
          <w:noProof w:val="0"/>
          <w:color w:val="000000"/>
          <w:kern w:val="0"/>
          <w:sz w:val="24"/>
          <w:szCs w:val="24"/>
          <w:lang w:val="en-US"/>
        </w:rPr>
        <w:t xml:space="preserve">    </w:t>
      </w:r>
      <w:proofErr w:type="gramStart"/>
      <w:r w:rsidRPr="0057439E">
        <w:rPr>
          <w:rFonts w:ascii="Cascadia Mono" w:hAnsi="Cascadia Mono" w:cs="Cascadia Mono"/>
          <w:noProof w:val="0"/>
          <w:color w:val="000000"/>
          <w:kern w:val="0"/>
          <w:sz w:val="24"/>
          <w:szCs w:val="24"/>
          <w:lang w:val="en-US"/>
        </w:rPr>
        <w:t>return;</w:t>
      </w:r>
      <w:proofErr w:type="gramEnd"/>
    </w:p>
    <w:p w14:paraId="636DE3AD" w14:textId="23DB18DE" w:rsidR="00F86200" w:rsidRPr="0057439E" w:rsidRDefault="0057439E" w:rsidP="0057439E">
      <w:pPr>
        <w:pStyle w:val="ListParagraph"/>
        <w:pBdr>
          <w:top w:val="single" w:sz="4" w:space="1" w:color="auto"/>
          <w:left w:val="single" w:sz="4" w:space="4" w:color="auto"/>
          <w:bottom w:val="single" w:sz="4" w:space="1" w:color="auto"/>
          <w:right w:val="single" w:sz="4" w:space="4" w:color="auto"/>
        </w:pBdr>
        <w:ind w:left="1584"/>
        <w:rPr>
          <w:rFonts w:ascii="Times New Roman" w:hAnsi="Times New Roman" w:cs="Times New Roman"/>
          <w:sz w:val="24"/>
          <w:szCs w:val="24"/>
          <w:u w:val="single"/>
          <w:lang w:val="en-US"/>
        </w:rPr>
      </w:pPr>
      <w:r w:rsidRPr="0057439E">
        <w:rPr>
          <w:rFonts w:ascii="Cascadia Mono" w:hAnsi="Cascadia Mono" w:cs="Cascadia Mono"/>
          <w:noProof w:val="0"/>
          <w:color w:val="000000"/>
          <w:kern w:val="0"/>
          <w:sz w:val="24"/>
          <w:szCs w:val="24"/>
          <w:lang w:val="en-US"/>
        </w:rPr>
        <w:t>}</w:t>
      </w:r>
    </w:p>
    <w:p w14:paraId="4C14515B" w14:textId="77777777" w:rsidR="00F86200" w:rsidRPr="00F86200" w:rsidRDefault="00F86200" w:rsidP="00F86200">
      <w:pPr>
        <w:pStyle w:val="ListParagraph"/>
        <w:ind w:left="1584"/>
        <w:rPr>
          <w:rFonts w:ascii="Times New Roman" w:hAnsi="Times New Roman" w:cs="Times New Roman"/>
          <w:sz w:val="28"/>
          <w:szCs w:val="28"/>
          <w:u w:val="single"/>
          <w:lang w:val="en-US"/>
        </w:rPr>
      </w:pPr>
    </w:p>
    <w:p w14:paraId="410222D7" w14:textId="6A84E9E0" w:rsidR="00F86200" w:rsidRDefault="00F86200" w:rsidP="00F86200">
      <w:pPr>
        <w:pStyle w:val="ListParagraph"/>
        <w:numPr>
          <w:ilvl w:val="0"/>
          <w:numId w:val="38"/>
        </w:numPr>
        <w:rPr>
          <w:rFonts w:ascii="Times New Roman" w:hAnsi="Times New Roman" w:cs="Times New Roman"/>
          <w:b/>
          <w:bCs/>
          <w:sz w:val="28"/>
          <w:szCs w:val="28"/>
          <w:lang w:val="en-US"/>
        </w:rPr>
      </w:pPr>
      <w:r>
        <w:rPr>
          <w:rFonts w:ascii="Times New Roman" w:hAnsi="Times New Roman" w:cs="Times New Roman"/>
          <w:b/>
          <w:bCs/>
          <w:sz w:val="28"/>
          <w:szCs w:val="28"/>
          <w:lang w:val="en-US"/>
        </w:rPr>
        <w:t>Function</w:t>
      </w:r>
      <w:r w:rsidR="00761BF0">
        <w:rPr>
          <w:rFonts w:ascii="Times New Roman" w:hAnsi="Times New Roman" w:cs="Times New Roman"/>
          <w:b/>
          <w:bCs/>
          <w:sz w:val="28"/>
          <w:szCs w:val="28"/>
          <w:lang w:val="en-US"/>
        </w:rPr>
        <w:t xml:space="preserve"> </w:t>
      </w:r>
      <w:r w:rsidR="00761BF0" w:rsidRPr="00761BF0">
        <w:rPr>
          <w:rFonts w:ascii="Times New Roman" w:hAnsi="Times New Roman" w:cs="Times New Roman"/>
          <w:b/>
          <w:bCs/>
          <w:sz w:val="28"/>
          <w:szCs w:val="28"/>
          <w:lang w:val="en-US"/>
        </w:rPr>
        <w:t>lấy ra thông tin nhân viên từ bảng employee khi biết id nhân viên</w:t>
      </w:r>
      <w:r w:rsidR="00761BF0">
        <w:rPr>
          <w:rFonts w:ascii="Times New Roman" w:hAnsi="Times New Roman" w:cs="Times New Roman"/>
          <w:b/>
          <w:bCs/>
          <w:sz w:val="28"/>
          <w:szCs w:val="28"/>
          <w:lang w:val="en-US"/>
        </w:rPr>
        <w:t>:</w:t>
      </w:r>
    </w:p>
    <w:p w14:paraId="469B0750" w14:textId="4FF6C12A" w:rsidR="00F86200" w:rsidRDefault="00F86200" w:rsidP="00F86200">
      <w:pPr>
        <w:pStyle w:val="ListParagraph"/>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SQL:</w:t>
      </w:r>
    </w:p>
    <w:p w14:paraId="628D90F3" w14:textId="77777777" w:rsidR="008E6C1F" w:rsidRPr="008E6C1F" w:rsidRDefault="008E6C1F" w:rsidP="008E6C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8E6C1F">
        <w:rPr>
          <w:rFonts w:ascii="Cascadia Mono" w:hAnsi="Cascadia Mono" w:cs="Cascadia Mono"/>
          <w:noProof w:val="0"/>
          <w:color w:val="0000FF"/>
          <w:kern w:val="0"/>
          <w:sz w:val="24"/>
          <w:szCs w:val="24"/>
          <w:lang w:val="en-US"/>
        </w:rPr>
        <w:t>DROP</w:t>
      </w:r>
      <w:r w:rsidRPr="008E6C1F">
        <w:rPr>
          <w:rFonts w:ascii="Cascadia Mono" w:hAnsi="Cascadia Mono" w:cs="Cascadia Mono"/>
          <w:noProof w:val="0"/>
          <w:color w:val="000000"/>
          <w:kern w:val="0"/>
          <w:sz w:val="24"/>
          <w:szCs w:val="24"/>
          <w:lang w:val="en-US"/>
        </w:rPr>
        <w:t xml:space="preserve"> </w:t>
      </w:r>
      <w:r w:rsidRPr="008E6C1F">
        <w:rPr>
          <w:rFonts w:ascii="Cascadia Mono" w:hAnsi="Cascadia Mono" w:cs="Cascadia Mono"/>
          <w:noProof w:val="0"/>
          <w:color w:val="0000FF"/>
          <w:kern w:val="0"/>
          <w:sz w:val="24"/>
          <w:szCs w:val="24"/>
          <w:lang w:val="en-US"/>
        </w:rPr>
        <w:t>FUNCTION</w:t>
      </w:r>
      <w:r w:rsidRPr="008E6C1F">
        <w:rPr>
          <w:rFonts w:ascii="Cascadia Mono" w:hAnsi="Cascadia Mono" w:cs="Cascadia Mono"/>
          <w:noProof w:val="0"/>
          <w:color w:val="000000"/>
          <w:kern w:val="0"/>
          <w:sz w:val="24"/>
          <w:szCs w:val="24"/>
          <w:lang w:val="en-US"/>
        </w:rPr>
        <w:t xml:space="preserve"> </w:t>
      </w:r>
      <w:r w:rsidRPr="008E6C1F">
        <w:rPr>
          <w:rFonts w:ascii="Cascadia Mono" w:hAnsi="Cascadia Mono" w:cs="Cascadia Mono"/>
          <w:noProof w:val="0"/>
          <w:color w:val="0000FF"/>
          <w:kern w:val="0"/>
          <w:sz w:val="24"/>
          <w:szCs w:val="24"/>
          <w:lang w:val="en-US"/>
        </w:rPr>
        <w:t>IF</w:t>
      </w:r>
      <w:r w:rsidRPr="008E6C1F">
        <w:rPr>
          <w:rFonts w:ascii="Cascadia Mono" w:hAnsi="Cascadia Mono" w:cs="Cascadia Mono"/>
          <w:noProof w:val="0"/>
          <w:color w:val="000000"/>
          <w:kern w:val="0"/>
          <w:sz w:val="24"/>
          <w:szCs w:val="24"/>
          <w:lang w:val="en-US"/>
        </w:rPr>
        <w:t xml:space="preserve"> </w:t>
      </w:r>
      <w:r w:rsidRPr="008E6C1F">
        <w:rPr>
          <w:rFonts w:ascii="Cascadia Mono" w:hAnsi="Cascadia Mono" w:cs="Cascadia Mono"/>
          <w:noProof w:val="0"/>
          <w:color w:val="808080"/>
          <w:kern w:val="0"/>
          <w:sz w:val="24"/>
          <w:szCs w:val="24"/>
          <w:lang w:val="en-US"/>
        </w:rPr>
        <w:t>EXISTS</w:t>
      </w:r>
      <w:r w:rsidRPr="008E6C1F">
        <w:rPr>
          <w:rFonts w:ascii="Cascadia Mono" w:hAnsi="Cascadia Mono" w:cs="Cascadia Mono"/>
          <w:noProof w:val="0"/>
          <w:color w:val="000000"/>
          <w:kern w:val="0"/>
          <w:sz w:val="24"/>
          <w:szCs w:val="24"/>
          <w:lang w:val="en-US"/>
        </w:rPr>
        <w:t xml:space="preserve"> </w:t>
      </w:r>
      <w:proofErr w:type="spellStart"/>
      <w:proofErr w:type="gramStart"/>
      <w:r w:rsidRPr="008E6C1F">
        <w:rPr>
          <w:rFonts w:ascii="Cascadia Mono" w:hAnsi="Cascadia Mono" w:cs="Cascadia Mono"/>
          <w:noProof w:val="0"/>
          <w:color w:val="000000"/>
          <w:kern w:val="0"/>
          <w:sz w:val="24"/>
          <w:szCs w:val="24"/>
          <w:lang w:val="en-US"/>
        </w:rPr>
        <w:t>getEmployeeInfo</w:t>
      </w:r>
      <w:proofErr w:type="spellEnd"/>
      <w:proofErr w:type="gramEnd"/>
    </w:p>
    <w:p w14:paraId="6BFEB3A9" w14:textId="77777777" w:rsidR="008E6C1F" w:rsidRPr="008E6C1F" w:rsidRDefault="008E6C1F" w:rsidP="008E6C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8E6C1F">
        <w:rPr>
          <w:rFonts w:ascii="Cascadia Mono" w:hAnsi="Cascadia Mono" w:cs="Cascadia Mono"/>
          <w:noProof w:val="0"/>
          <w:color w:val="0000FF"/>
          <w:kern w:val="0"/>
          <w:sz w:val="24"/>
          <w:szCs w:val="24"/>
          <w:lang w:val="en-US"/>
        </w:rPr>
        <w:t>GO</w:t>
      </w:r>
    </w:p>
    <w:p w14:paraId="253F3E20" w14:textId="77777777" w:rsidR="008E6C1F" w:rsidRPr="008E6C1F" w:rsidRDefault="008E6C1F" w:rsidP="008E6C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p>
    <w:p w14:paraId="063F227A" w14:textId="77777777" w:rsidR="008E6C1F" w:rsidRPr="008E6C1F" w:rsidRDefault="008E6C1F" w:rsidP="008E6C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8E6C1F">
        <w:rPr>
          <w:rFonts w:ascii="Cascadia Mono" w:hAnsi="Cascadia Mono" w:cs="Cascadia Mono"/>
          <w:noProof w:val="0"/>
          <w:color w:val="0000FF"/>
          <w:kern w:val="0"/>
          <w:sz w:val="24"/>
          <w:szCs w:val="24"/>
          <w:lang w:val="en-US"/>
        </w:rPr>
        <w:t>CREATE</w:t>
      </w:r>
      <w:r w:rsidRPr="008E6C1F">
        <w:rPr>
          <w:rFonts w:ascii="Cascadia Mono" w:hAnsi="Cascadia Mono" w:cs="Cascadia Mono"/>
          <w:noProof w:val="0"/>
          <w:color w:val="000000"/>
          <w:kern w:val="0"/>
          <w:sz w:val="24"/>
          <w:szCs w:val="24"/>
          <w:lang w:val="en-US"/>
        </w:rPr>
        <w:t xml:space="preserve"> </w:t>
      </w:r>
      <w:r w:rsidRPr="008E6C1F">
        <w:rPr>
          <w:rFonts w:ascii="Cascadia Mono" w:hAnsi="Cascadia Mono" w:cs="Cascadia Mono"/>
          <w:noProof w:val="0"/>
          <w:color w:val="0000FF"/>
          <w:kern w:val="0"/>
          <w:sz w:val="24"/>
          <w:szCs w:val="24"/>
          <w:lang w:val="en-US"/>
        </w:rPr>
        <w:t>FUNCTION</w:t>
      </w:r>
      <w:r w:rsidRPr="008E6C1F">
        <w:rPr>
          <w:rFonts w:ascii="Cascadia Mono" w:hAnsi="Cascadia Mono" w:cs="Cascadia Mono"/>
          <w:noProof w:val="0"/>
          <w:color w:val="000000"/>
          <w:kern w:val="0"/>
          <w:sz w:val="24"/>
          <w:szCs w:val="24"/>
          <w:lang w:val="en-US"/>
        </w:rPr>
        <w:t xml:space="preserve"> </w:t>
      </w:r>
      <w:proofErr w:type="spellStart"/>
      <w:proofErr w:type="gramStart"/>
      <w:r w:rsidRPr="008E6C1F">
        <w:rPr>
          <w:rFonts w:ascii="Cascadia Mono" w:hAnsi="Cascadia Mono" w:cs="Cascadia Mono"/>
          <w:noProof w:val="0"/>
          <w:color w:val="000000"/>
          <w:kern w:val="0"/>
          <w:sz w:val="24"/>
          <w:szCs w:val="24"/>
          <w:lang w:val="en-US"/>
        </w:rPr>
        <w:t>getEmployeeInfo</w:t>
      </w:r>
      <w:proofErr w:type="spellEnd"/>
      <w:proofErr w:type="gramEnd"/>
    </w:p>
    <w:p w14:paraId="3F1A556C" w14:textId="77777777" w:rsidR="008E6C1F" w:rsidRPr="008E6C1F" w:rsidRDefault="008E6C1F" w:rsidP="008E6C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8E6C1F">
        <w:rPr>
          <w:rFonts w:ascii="Cascadia Mono" w:hAnsi="Cascadia Mono" w:cs="Cascadia Mono"/>
          <w:noProof w:val="0"/>
          <w:color w:val="808080"/>
          <w:kern w:val="0"/>
          <w:sz w:val="24"/>
          <w:szCs w:val="24"/>
          <w:lang w:val="en-US"/>
        </w:rPr>
        <w:t>(</w:t>
      </w:r>
    </w:p>
    <w:p w14:paraId="704BE56D" w14:textId="77777777" w:rsidR="008E6C1F" w:rsidRPr="008E6C1F" w:rsidRDefault="008E6C1F" w:rsidP="008E6C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8E6C1F">
        <w:rPr>
          <w:rFonts w:ascii="Cascadia Mono" w:hAnsi="Cascadia Mono" w:cs="Cascadia Mono"/>
          <w:noProof w:val="0"/>
          <w:color w:val="000000"/>
          <w:kern w:val="0"/>
          <w:sz w:val="24"/>
          <w:szCs w:val="24"/>
          <w:lang w:val="en-US"/>
        </w:rPr>
        <w:tab/>
        <w:t xml:space="preserve">@name </w:t>
      </w:r>
      <w:proofErr w:type="gramStart"/>
      <w:r w:rsidRPr="008E6C1F">
        <w:rPr>
          <w:rFonts w:ascii="Cascadia Mono" w:hAnsi="Cascadia Mono" w:cs="Cascadia Mono"/>
          <w:noProof w:val="0"/>
          <w:color w:val="0000FF"/>
          <w:kern w:val="0"/>
          <w:sz w:val="24"/>
          <w:szCs w:val="24"/>
          <w:lang w:val="en-US"/>
        </w:rPr>
        <w:t>NVARCHAR</w:t>
      </w:r>
      <w:r w:rsidRPr="008E6C1F">
        <w:rPr>
          <w:rFonts w:ascii="Cascadia Mono" w:hAnsi="Cascadia Mono" w:cs="Cascadia Mono"/>
          <w:noProof w:val="0"/>
          <w:color w:val="808080"/>
          <w:kern w:val="0"/>
          <w:sz w:val="24"/>
          <w:szCs w:val="24"/>
          <w:lang w:val="en-US"/>
        </w:rPr>
        <w:t>(</w:t>
      </w:r>
      <w:proofErr w:type="gramEnd"/>
      <w:r w:rsidRPr="008E6C1F">
        <w:rPr>
          <w:rFonts w:ascii="Cascadia Mono" w:hAnsi="Cascadia Mono" w:cs="Cascadia Mono"/>
          <w:noProof w:val="0"/>
          <w:color w:val="FF00FF"/>
          <w:kern w:val="0"/>
          <w:sz w:val="24"/>
          <w:szCs w:val="24"/>
          <w:lang w:val="en-US"/>
        </w:rPr>
        <w:t>max</w:t>
      </w:r>
      <w:r w:rsidRPr="008E6C1F">
        <w:rPr>
          <w:rFonts w:ascii="Cascadia Mono" w:hAnsi="Cascadia Mono" w:cs="Cascadia Mono"/>
          <w:noProof w:val="0"/>
          <w:color w:val="808080"/>
          <w:kern w:val="0"/>
          <w:sz w:val="24"/>
          <w:szCs w:val="24"/>
          <w:lang w:val="en-US"/>
        </w:rPr>
        <w:t>),</w:t>
      </w:r>
    </w:p>
    <w:p w14:paraId="2AAD7498" w14:textId="77777777" w:rsidR="008E6C1F" w:rsidRPr="008E6C1F" w:rsidRDefault="008E6C1F" w:rsidP="008E6C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8E6C1F">
        <w:rPr>
          <w:rFonts w:ascii="Cascadia Mono" w:hAnsi="Cascadia Mono" w:cs="Cascadia Mono"/>
          <w:noProof w:val="0"/>
          <w:color w:val="000000"/>
          <w:kern w:val="0"/>
          <w:sz w:val="24"/>
          <w:szCs w:val="24"/>
          <w:lang w:val="en-US"/>
        </w:rPr>
        <w:tab/>
        <w:t xml:space="preserve">@job </w:t>
      </w:r>
      <w:proofErr w:type="gramStart"/>
      <w:r w:rsidRPr="008E6C1F">
        <w:rPr>
          <w:rFonts w:ascii="Cascadia Mono" w:hAnsi="Cascadia Mono" w:cs="Cascadia Mono"/>
          <w:noProof w:val="0"/>
          <w:color w:val="0000FF"/>
          <w:kern w:val="0"/>
          <w:sz w:val="24"/>
          <w:szCs w:val="24"/>
          <w:lang w:val="en-US"/>
        </w:rPr>
        <w:t>NVARCHAR</w:t>
      </w:r>
      <w:r w:rsidRPr="008E6C1F">
        <w:rPr>
          <w:rFonts w:ascii="Cascadia Mono" w:hAnsi="Cascadia Mono" w:cs="Cascadia Mono"/>
          <w:noProof w:val="0"/>
          <w:color w:val="808080"/>
          <w:kern w:val="0"/>
          <w:sz w:val="24"/>
          <w:szCs w:val="24"/>
          <w:lang w:val="en-US"/>
        </w:rPr>
        <w:t>(</w:t>
      </w:r>
      <w:proofErr w:type="gramEnd"/>
      <w:r w:rsidRPr="008E6C1F">
        <w:rPr>
          <w:rFonts w:ascii="Cascadia Mono" w:hAnsi="Cascadia Mono" w:cs="Cascadia Mono"/>
          <w:noProof w:val="0"/>
          <w:color w:val="FF00FF"/>
          <w:kern w:val="0"/>
          <w:sz w:val="24"/>
          <w:szCs w:val="24"/>
          <w:lang w:val="en-US"/>
        </w:rPr>
        <w:t>max</w:t>
      </w:r>
      <w:r w:rsidRPr="008E6C1F">
        <w:rPr>
          <w:rFonts w:ascii="Cascadia Mono" w:hAnsi="Cascadia Mono" w:cs="Cascadia Mono"/>
          <w:noProof w:val="0"/>
          <w:color w:val="808080"/>
          <w:kern w:val="0"/>
          <w:sz w:val="24"/>
          <w:szCs w:val="24"/>
          <w:lang w:val="en-US"/>
        </w:rPr>
        <w:t>)</w:t>
      </w:r>
    </w:p>
    <w:p w14:paraId="5B5EB792" w14:textId="77777777" w:rsidR="008E6C1F" w:rsidRPr="008E6C1F" w:rsidRDefault="008E6C1F" w:rsidP="008E6C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8E6C1F">
        <w:rPr>
          <w:rFonts w:ascii="Cascadia Mono" w:hAnsi="Cascadia Mono" w:cs="Cascadia Mono"/>
          <w:noProof w:val="0"/>
          <w:color w:val="808080"/>
          <w:kern w:val="0"/>
          <w:sz w:val="24"/>
          <w:szCs w:val="24"/>
          <w:lang w:val="en-US"/>
        </w:rPr>
        <w:t>)</w:t>
      </w:r>
    </w:p>
    <w:p w14:paraId="5BB53966" w14:textId="77777777" w:rsidR="008E6C1F" w:rsidRPr="008E6C1F" w:rsidRDefault="008E6C1F" w:rsidP="008E6C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8E6C1F">
        <w:rPr>
          <w:rFonts w:ascii="Cascadia Mono" w:hAnsi="Cascadia Mono" w:cs="Cascadia Mono"/>
          <w:noProof w:val="0"/>
          <w:color w:val="0000FF"/>
          <w:kern w:val="0"/>
          <w:sz w:val="24"/>
          <w:szCs w:val="24"/>
          <w:lang w:val="en-US"/>
        </w:rPr>
        <w:t>RETURNS</w:t>
      </w:r>
      <w:r w:rsidRPr="008E6C1F">
        <w:rPr>
          <w:rFonts w:ascii="Cascadia Mono" w:hAnsi="Cascadia Mono" w:cs="Cascadia Mono"/>
          <w:noProof w:val="0"/>
          <w:color w:val="000000"/>
          <w:kern w:val="0"/>
          <w:sz w:val="24"/>
          <w:szCs w:val="24"/>
          <w:lang w:val="en-US"/>
        </w:rPr>
        <w:t xml:space="preserve"> </w:t>
      </w:r>
      <w:r w:rsidRPr="008E6C1F">
        <w:rPr>
          <w:rFonts w:ascii="Cascadia Mono" w:hAnsi="Cascadia Mono" w:cs="Cascadia Mono"/>
          <w:noProof w:val="0"/>
          <w:color w:val="0000FF"/>
          <w:kern w:val="0"/>
          <w:sz w:val="24"/>
          <w:szCs w:val="24"/>
          <w:lang w:val="en-US"/>
        </w:rPr>
        <w:t>TABLE</w:t>
      </w:r>
    </w:p>
    <w:p w14:paraId="5267E455" w14:textId="77777777" w:rsidR="008E6C1F" w:rsidRPr="008E6C1F" w:rsidRDefault="008E6C1F" w:rsidP="008E6C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8E6C1F">
        <w:rPr>
          <w:rFonts w:ascii="Cascadia Mono" w:hAnsi="Cascadia Mono" w:cs="Cascadia Mono"/>
          <w:noProof w:val="0"/>
          <w:color w:val="0000FF"/>
          <w:kern w:val="0"/>
          <w:sz w:val="24"/>
          <w:szCs w:val="24"/>
          <w:lang w:val="en-US"/>
        </w:rPr>
        <w:t>AS</w:t>
      </w:r>
    </w:p>
    <w:p w14:paraId="76AF6864" w14:textId="77777777" w:rsidR="008E6C1F" w:rsidRPr="008E6C1F" w:rsidRDefault="008E6C1F" w:rsidP="008E6C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8E6C1F">
        <w:rPr>
          <w:rFonts w:ascii="Cascadia Mono" w:hAnsi="Cascadia Mono" w:cs="Cascadia Mono"/>
          <w:noProof w:val="0"/>
          <w:color w:val="0000FF"/>
          <w:kern w:val="0"/>
          <w:sz w:val="24"/>
          <w:szCs w:val="24"/>
          <w:lang w:val="en-US"/>
        </w:rPr>
        <w:t>RETURN</w:t>
      </w:r>
    </w:p>
    <w:p w14:paraId="4244CA86" w14:textId="77777777" w:rsidR="008E6C1F" w:rsidRPr="008E6C1F" w:rsidRDefault="008E6C1F" w:rsidP="008E6C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8E6C1F">
        <w:rPr>
          <w:rFonts w:ascii="Cascadia Mono" w:hAnsi="Cascadia Mono" w:cs="Cascadia Mono"/>
          <w:noProof w:val="0"/>
          <w:color w:val="808080"/>
          <w:kern w:val="0"/>
          <w:sz w:val="24"/>
          <w:szCs w:val="24"/>
          <w:lang w:val="en-US"/>
        </w:rPr>
        <w:t>(</w:t>
      </w:r>
    </w:p>
    <w:p w14:paraId="641A5CCE" w14:textId="77777777" w:rsidR="008E6C1F" w:rsidRPr="008E6C1F" w:rsidRDefault="008E6C1F" w:rsidP="008E6C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8E6C1F">
        <w:rPr>
          <w:rFonts w:ascii="Cascadia Mono" w:hAnsi="Cascadia Mono" w:cs="Cascadia Mono"/>
          <w:noProof w:val="0"/>
          <w:color w:val="000000"/>
          <w:kern w:val="0"/>
          <w:sz w:val="24"/>
          <w:szCs w:val="24"/>
          <w:lang w:val="en-US"/>
        </w:rPr>
        <w:tab/>
      </w:r>
      <w:r w:rsidRPr="008E6C1F">
        <w:rPr>
          <w:rFonts w:ascii="Cascadia Mono" w:hAnsi="Cascadia Mono" w:cs="Cascadia Mono"/>
          <w:noProof w:val="0"/>
          <w:color w:val="0000FF"/>
          <w:kern w:val="0"/>
          <w:sz w:val="24"/>
          <w:szCs w:val="24"/>
          <w:lang w:val="en-US"/>
        </w:rPr>
        <w:t>SELECT</w:t>
      </w:r>
      <w:r w:rsidRPr="008E6C1F">
        <w:rPr>
          <w:rFonts w:ascii="Cascadia Mono" w:hAnsi="Cascadia Mono" w:cs="Cascadia Mono"/>
          <w:noProof w:val="0"/>
          <w:color w:val="000000"/>
          <w:kern w:val="0"/>
          <w:sz w:val="24"/>
          <w:szCs w:val="24"/>
          <w:lang w:val="en-US"/>
        </w:rPr>
        <w:t xml:space="preserve"> </w:t>
      </w:r>
      <w:r w:rsidRPr="008E6C1F">
        <w:rPr>
          <w:rFonts w:ascii="Cascadia Mono" w:hAnsi="Cascadia Mono" w:cs="Cascadia Mono"/>
          <w:noProof w:val="0"/>
          <w:color w:val="808080"/>
          <w:kern w:val="0"/>
          <w:sz w:val="24"/>
          <w:szCs w:val="24"/>
          <w:lang w:val="en-US"/>
        </w:rPr>
        <w:t>*</w:t>
      </w:r>
      <w:r w:rsidRPr="008E6C1F">
        <w:rPr>
          <w:rFonts w:ascii="Cascadia Mono" w:hAnsi="Cascadia Mono" w:cs="Cascadia Mono"/>
          <w:noProof w:val="0"/>
          <w:color w:val="000000"/>
          <w:kern w:val="0"/>
          <w:sz w:val="24"/>
          <w:szCs w:val="24"/>
          <w:lang w:val="en-US"/>
        </w:rPr>
        <w:t xml:space="preserve"> </w:t>
      </w:r>
      <w:r w:rsidRPr="008E6C1F">
        <w:rPr>
          <w:rFonts w:ascii="Cascadia Mono" w:hAnsi="Cascadia Mono" w:cs="Cascadia Mono"/>
          <w:noProof w:val="0"/>
          <w:color w:val="0000FF"/>
          <w:kern w:val="0"/>
          <w:sz w:val="24"/>
          <w:szCs w:val="24"/>
          <w:lang w:val="en-US"/>
        </w:rPr>
        <w:t>FROM</w:t>
      </w:r>
      <w:r w:rsidRPr="008E6C1F">
        <w:rPr>
          <w:rFonts w:ascii="Cascadia Mono" w:hAnsi="Cascadia Mono" w:cs="Cascadia Mono"/>
          <w:noProof w:val="0"/>
          <w:color w:val="000000"/>
          <w:kern w:val="0"/>
          <w:sz w:val="24"/>
          <w:szCs w:val="24"/>
          <w:lang w:val="en-US"/>
        </w:rPr>
        <w:t xml:space="preserve"> Employee</w:t>
      </w:r>
    </w:p>
    <w:p w14:paraId="62673AC7" w14:textId="77777777" w:rsidR="008E6C1F" w:rsidRPr="008E6C1F" w:rsidRDefault="008E6C1F" w:rsidP="008E6C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8E6C1F">
        <w:rPr>
          <w:rFonts w:ascii="Cascadia Mono" w:hAnsi="Cascadia Mono" w:cs="Cascadia Mono"/>
          <w:noProof w:val="0"/>
          <w:color w:val="000000"/>
          <w:kern w:val="0"/>
          <w:sz w:val="24"/>
          <w:szCs w:val="24"/>
          <w:lang w:val="en-US"/>
        </w:rPr>
        <w:tab/>
      </w:r>
      <w:r w:rsidRPr="008E6C1F">
        <w:rPr>
          <w:rFonts w:ascii="Cascadia Mono" w:hAnsi="Cascadia Mono" w:cs="Cascadia Mono"/>
          <w:noProof w:val="0"/>
          <w:color w:val="0000FF"/>
          <w:kern w:val="0"/>
          <w:sz w:val="24"/>
          <w:szCs w:val="24"/>
          <w:lang w:val="en-US"/>
        </w:rPr>
        <w:t>WHERE</w:t>
      </w:r>
      <w:r w:rsidRPr="008E6C1F">
        <w:rPr>
          <w:rFonts w:ascii="Cascadia Mono" w:hAnsi="Cascadia Mono" w:cs="Cascadia Mono"/>
          <w:noProof w:val="0"/>
          <w:color w:val="000000"/>
          <w:kern w:val="0"/>
          <w:sz w:val="24"/>
          <w:szCs w:val="24"/>
          <w:lang w:val="en-US"/>
        </w:rPr>
        <w:t xml:space="preserve"> </w:t>
      </w:r>
      <w:r w:rsidRPr="008E6C1F">
        <w:rPr>
          <w:rFonts w:ascii="Cascadia Mono" w:hAnsi="Cascadia Mono" w:cs="Cascadia Mono"/>
          <w:noProof w:val="0"/>
          <w:color w:val="0000FF"/>
          <w:kern w:val="0"/>
          <w:sz w:val="24"/>
          <w:szCs w:val="24"/>
          <w:lang w:val="en-US"/>
        </w:rPr>
        <w:t>name</w:t>
      </w:r>
      <w:r w:rsidRPr="008E6C1F">
        <w:rPr>
          <w:rFonts w:ascii="Cascadia Mono" w:hAnsi="Cascadia Mono" w:cs="Cascadia Mono"/>
          <w:noProof w:val="0"/>
          <w:color w:val="000000"/>
          <w:kern w:val="0"/>
          <w:sz w:val="24"/>
          <w:szCs w:val="24"/>
          <w:lang w:val="en-US"/>
        </w:rPr>
        <w:t xml:space="preserve"> </w:t>
      </w:r>
      <w:r w:rsidRPr="008E6C1F">
        <w:rPr>
          <w:rFonts w:ascii="Cascadia Mono" w:hAnsi="Cascadia Mono" w:cs="Cascadia Mono"/>
          <w:noProof w:val="0"/>
          <w:color w:val="808080"/>
          <w:kern w:val="0"/>
          <w:sz w:val="24"/>
          <w:szCs w:val="24"/>
          <w:lang w:val="en-US"/>
        </w:rPr>
        <w:t>=</w:t>
      </w:r>
      <w:r w:rsidRPr="008E6C1F">
        <w:rPr>
          <w:rFonts w:ascii="Cascadia Mono" w:hAnsi="Cascadia Mono" w:cs="Cascadia Mono"/>
          <w:noProof w:val="0"/>
          <w:color w:val="000000"/>
          <w:kern w:val="0"/>
          <w:sz w:val="24"/>
          <w:szCs w:val="24"/>
          <w:lang w:val="en-US"/>
        </w:rPr>
        <w:t xml:space="preserve"> @name </w:t>
      </w:r>
      <w:r w:rsidRPr="008E6C1F">
        <w:rPr>
          <w:rFonts w:ascii="Cascadia Mono" w:hAnsi="Cascadia Mono" w:cs="Cascadia Mono"/>
          <w:noProof w:val="0"/>
          <w:color w:val="808080"/>
          <w:kern w:val="0"/>
          <w:sz w:val="24"/>
          <w:szCs w:val="24"/>
          <w:lang w:val="en-US"/>
        </w:rPr>
        <w:t>AND</w:t>
      </w:r>
      <w:r w:rsidRPr="008E6C1F">
        <w:rPr>
          <w:rFonts w:ascii="Cascadia Mono" w:hAnsi="Cascadia Mono" w:cs="Cascadia Mono"/>
          <w:noProof w:val="0"/>
          <w:color w:val="000000"/>
          <w:kern w:val="0"/>
          <w:sz w:val="24"/>
          <w:szCs w:val="24"/>
          <w:lang w:val="en-US"/>
        </w:rPr>
        <w:t xml:space="preserve"> </w:t>
      </w:r>
      <w:proofErr w:type="spellStart"/>
      <w:r w:rsidRPr="008E6C1F">
        <w:rPr>
          <w:rFonts w:ascii="Cascadia Mono" w:hAnsi="Cascadia Mono" w:cs="Cascadia Mono"/>
          <w:noProof w:val="0"/>
          <w:color w:val="000000"/>
          <w:kern w:val="0"/>
          <w:sz w:val="24"/>
          <w:szCs w:val="24"/>
          <w:lang w:val="en-US"/>
        </w:rPr>
        <w:t>jobID</w:t>
      </w:r>
      <w:proofErr w:type="spellEnd"/>
      <w:r w:rsidRPr="008E6C1F">
        <w:rPr>
          <w:rFonts w:ascii="Cascadia Mono" w:hAnsi="Cascadia Mono" w:cs="Cascadia Mono"/>
          <w:noProof w:val="0"/>
          <w:color w:val="000000"/>
          <w:kern w:val="0"/>
          <w:sz w:val="24"/>
          <w:szCs w:val="24"/>
          <w:lang w:val="en-US"/>
        </w:rPr>
        <w:t xml:space="preserve"> </w:t>
      </w:r>
      <w:r w:rsidRPr="008E6C1F">
        <w:rPr>
          <w:rFonts w:ascii="Cascadia Mono" w:hAnsi="Cascadia Mono" w:cs="Cascadia Mono"/>
          <w:noProof w:val="0"/>
          <w:color w:val="808080"/>
          <w:kern w:val="0"/>
          <w:sz w:val="24"/>
          <w:szCs w:val="24"/>
          <w:lang w:val="en-US"/>
        </w:rPr>
        <w:t>=</w:t>
      </w:r>
      <w:r w:rsidRPr="008E6C1F">
        <w:rPr>
          <w:rFonts w:ascii="Cascadia Mono" w:hAnsi="Cascadia Mono" w:cs="Cascadia Mono"/>
          <w:noProof w:val="0"/>
          <w:color w:val="0000FF"/>
          <w:kern w:val="0"/>
          <w:sz w:val="24"/>
          <w:szCs w:val="24"/>
          <w:lang w:val="en-US"/>
        </w:rPr>
        <w:t xml:space="preserve"> </w:t>
      </w:r>
      <w:r w:rsidRPr="008E6C1F">
        <w:rPr>
          <w:rFonts w:ascii="Cascadia Mono" w:hAnsi="Cascadia Mono" w:cs="Cascadia Mono"/>
          <w:noProof w:val="0"/>
          <w:color w:val="808080"/>
          <w:kern w:val="0"/>
          <w:sz w:val="24"/>
          <w:szCs w:val="24"/>
          <w:lang w:val="en-US"/>
        </w:rPr>
        <w:t>(</w:t>
      </w:r>
      <w:r w:rsidRPr="008E6C1F">
        <w:rPr>
          <w:rFonts w:ascii="Cascadia Mono" w:hAnsi="Cascadia Mono" w:cs="Cascadia Mono"/>
          <w:noProof w:val="0"/>
          <w:color w:val="0000FF"/>
          <w:kern w:val="0"/>
          <w:sz w:val="24"/>
          <w:szCs w:val="24"/>
          <w:lang w:val="en-US"/>
        </w:rPr>
        <w:t>SELECT</w:t>
      </w:r>
      <w:r w:rsidRPr="008E6C1F">
        <w:rPr>
          <w:rFonts w:ascii="Cascadia Mono" w:hAnsi="Cascadia Mono" w:cs="Cascadia Mono"/>
          <w:noProof w:val="0"/>
          <w:color w:val="000000"/>
          <w:kern w:val="0"/>
          <w:sz w:val="24"/>
          <w:szCs w:val="24"/>
          <w:lang w:val="en-US"/>
        </w:rPr>
        <w:t xml:space="preserve"> ID </w:t>
      </w:r>
      <w:r w:rsidRPr="008E6C1F">
        <w:rPr>
          <w:rFonts w:ascii="Cascadia Mono" w:hAnsi="Cascadia Mono" w:cs="Cascadia Mono"/>
          <w:noProof w:val="0"/>
          <w:color w:val="0000FF"/>
          <w:kern w:val="0"/>
          <w:sz w:val="24"/>
          <w:szCs w:val="24"/>
          <w:lang w:val="en-US"/>
        </w:rPr>
        <w:t>FROM</w:t>
      </w:r>
      <w:r w:rsidRPr="008E6C1F">
        <w:rPr>
          <w:rFonts w:ascii="Cascadia Mono" w:hAnsi="Cascadia Mono" w:cs="Cascadia Mono"/>
          <w:noProof w:val="0"/>
          <w:color w:val="000000"/>
          <w:kern w:val="0"/>
          <w:sz w:val="24"/>
          <w:szCs w:val="24"/>
          <w:lang w:val="en-US"/>
        </w:rPr>
        <w:t xml:space="preserve"> Job </w:t>
      </w:r>
      <w:r w:rsidRPr="008E6C1F">
        <w:rPr>
          <w:rFonts w:ascii="Cascadia Mono" w:hAnsi="Cascadia Mono" w:cs="Cascadia Mono"/>
          <w:noProof w:val="0"/>
          <w:color w:val="0000FF"/>
          <w:kern w:val="0"/>
          <w:sz w:val="24"/>
          <w:szCs w:val="24"/>
          <w:lang w:val="en-US"/>
        </w:rPr>
        <w:t>WHERE</w:t>
      </w:r>
      <w:r w:rsidRPr="008E6C1F">
        <w:rPr>
          <w:rFonts w:ascii="Cascadia Mono" w:hAnsi="Cascadia Mono" w:cs="Cascadia Mono"/>
          <w:noProof w:val="0"/>
          <w:color w:val="000000"/>
          <w:kern w:val="0"/>
          <w:sz w:val="24"/>
          <w:szCs w:val="24"/>
          <w:lang w:val="en-US"/>
        </w:rPr>
        <w:t xml:space="preserve"> </w:t>
      </w:r>
      <w:proofErr w:type="spellStart"/>
      <w:r w:rsidRPr="008E6C1F">
        <w:rPr>
          <w:rFonts w:ascii="Cascadia Mono" w:hAnsi="Cascadia Mono" w:cs="Cascadia Mono"/>
          <w:noProof w:val="0"/>
          <w:color w:val="000000"/>
          <w:kern w:val="0"/>
          <w:sz w:val="24"/>
          <w:szCs w:val="24"/>
          <w:lang w:val="en-US"/>
        </w:rPr>
        <w:t>jobDetail</w:t>
      </w:r>
      <w:proofErr w:type="spellEnd"/>
      <w:r w:rsidRPr="008E6C1F">
        <w:rPr>
          <w:rFonts w:ascii="Cascadia Mono" w:hAnsi="Cascadia Mono" w:cs="Cascadia Mono"/>
          <w:noProof w:val="0"/>
          <w:color w:val="000000"/>
          <w:kern w:val="0"/>
          <w:sz w:val="24"/>
          <w:szCs w:val="24"/>
          <w:lang w:val="en-US"/>
        </w:rPr>
        <w:t xml:space="preserve"> </w:t>
      </w:r>
      <w:r w:rsidRPr="008E6C1F">
        <w:rPr>
          <w:rFonts w:ascii="Cascadia Mono" w:hAnsi="Cascadia Mono" w:cs="Cascadia Mono"/>
          <w:noProof w:val="0"/>
          <w:color w:val="808080"/>
          <w:kern w:val="0"/>
          <w:sz w:val="24"/>
          <w:szCs w:val="24"/>
          <w:lang w:val="en-US"/>
        </w:rPr>
        <w:t>=</w:t>
      </w:r>
      <w:r w:rsidRPr="008E6C1F">
        <w:rPr>
          <w:rFonts w:ascii="Cascadia Mono" w:hAnsi="Cascadia Mono" w:cs="Cascadia Mono"/>
          <w:noProof w:val="0"/>
          <w:color w:val="000000"/>
          <w:kern w:val="0"/>
          <w:sz w:val="24"/>
          <w:szCs w:val="24"/>
          <w:lang w:val="en-US"/>
        </w:rPr>
        <w:t xml:space="preserve"> @job</w:t>
      </w:r>
      <w:r w:rsidRPr="008E6C1F">
        <w:rPr>
          <w:rFonts w:ascii="Cascadia Mono" w:hAnsi="Cascadia Mono" w:cs="Cascadia Mono"/>
          <w:noProof w:val="0"/>
          <w:color w:val="808080"/>
          <w:kern w:val="0"/>
          <w:sz w:val="24"/>
          <w:szCs w:val="24"/>
          <w:lang w:val="en-US"/>
        </w:rPr>
        <w:t>)</w:t>
      </w:r>
    </w:p>
    <w:p w14:paraId="2D46CC5F" w14:textId="77777777" w:rsidR="008E6C1F" w:rsidRPr="008E6C1F" w:rsidRDefault="008E6C1F" w:rsidP="008E6C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8E6C1F">
        <w:rPr>
          <w:rFonts w:ascii="Cascadia Mono" w:hAnsi="Cascadia Mono" w:cs="Cascadia Mono"/>
          <w:noProof w:val="0"/>
          <w:color w:val="808080"/>
          <w:kern w:val="0"/>
          <w:sz w:val="24"/>
          <w:szCs w:val="24"/>
          <w:lang w:val="en-US"/>
        </w:rPr>
        <w:t>)</w:t>
      </w:r>
    </w:p>
    <w:p w14:paraId="54167696" w14:textId="101B1774" w:rsidR="00F86200" w:rsidRPr="008E6C1F" w:rsidRDefault="008E6C1F" w:rsidP="008E6C1F">
      <w:pPr>
        <w:pStyle w:val="ListParagraph"/>
        <w:pBdr>
          <w:top w:val="single" w:sz="4" w:space="1" w:color="auto"/>
          <w:left w:val="single" w:sz="4" w:space="4" w:color="auto"/>
          <w:bottom w:val="single" w:sz="4" w:space="1" w:color="auto"/>
          <w:right w:val="single" w:sz="4" w:space="4" w:color="auto"/>
        </w:pBdr>
        <w:ind w:left="1584"/>
        <w:rPr>
          <w:rFonts w:ascii="Times New Roman" w:hAnsi="Times New Roman" w:cs="Times New Roman"/>
          <w:sz w:val="24"/>
          <w:szCs w:val="24"/>
          <w:u w:val="single"/>
          <w:lang w:val="en-US"/>
        </w:rPr>
      </w:pPr>
      <w:r w:rsidRPr="008E6C1F">
        <w:rPr>
          <w:rFonts w:ascii="Cascadia Mono" w:hAnsi="Cascadia Mono" w:cs="Cascadia Mono"/>
          <w:noProof w:val="0"/>
          <w:color w:val="0000FF"/>
          <w:kern w:val="0"/>
          <w:sz w:val="24"/>
          <w:szCs w:val="24"/>
          <w:lang w:val="en-US"/>
        </w:rPr>
        <w:t>GO</w:t>
      </w:r>
    </w:p>
    <w:p w14:paraId="5C60DEF1" w14:textId="77777777" w:rsidR="00F86200" w:rsidRDefault="00F86200" w:rsidP="00F86200">
      <w:pPr>
        <w:pStyle w:val="ListParagraph"/>
        <w:ind w:left="1584"/>
        <w:rPr>
          <w:rFonts w:ascii="Times New Roman" w:hAnsi="Times New Roman" w:cs="Times New Roman"/>
          <w:sz w:val="28"/>
          <w:szCs w:val="28"/>
          <w:u w:val="single"/>
          <w:lang w:val="en-US"/>
        </w:rPr>
      </w:pPr>
    </w:p>
    <w:p w14:paraId="72A5A768" w14:textId="0BE87679" w:rsidR="00F86200" w:rsidRDefault="00F86200" w:rsidP="00F86200">
      <w:pPr>
        <w:pStyle w:val="ListParagraph"/>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C# code:</w:t>
      </w:r>
    </w:p>
    <w:p w14:paraId="4E145CAF" w14:textId="77777777" w:rsidR="00DC14BD" w:rsidRPr="00DC14BD" w:rsidRDefault="00DC14BD" w:rsidP="00DC14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C14BD">
        <w:rPr>
          <w:rFonts w:ascii="Cascadia Mono" w:hAnsi="Cascadia Mono" w:cs="Cascadia Mono"/>
          <w:noProof w:val="0"/>
          <w:color w:val="000000"/>
          <w:kern w:val="0"/>
          <w:sz w:val="24"/>
          <w:szCs w:val="24"/>
          <w:lang w:val="en-US"/>
        </w:rPr>
        <w:t>try</w:t>
      </w:r>
    </w:p>
    <w:p w14:paraId="7E348F5F" w14:textId="77777777" w:rsidR="00DC14BD" w:rsidRPr="00DC14BD" w:rsidRDefault="00DC14BD" w:rsidP="00DC14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C14BD">
        <w:rPr>
          <w:rFonts w:ascii="Cascadia Mono" w:hAnsi="Cascadia Mono" w:cs="Cascadia Mono"/>
          <w:noProof w:val="0"/>
          <w:color w:val="000000"/>
          <w:kern w:val="0"/>
          <w:sz w:val="24"/>
          <w:szCs w:val="24"/>
          <w:lang w:val="en-US"/>
        </w:rPr>
        <w:t>{</w:t>
      </w:r>
    </w:p>
    <w:p w14:paraId="416D1BA2" w14:textId="77777777" w:rsidR="00DC14BD" w:rsidRPr="00DC14BD" w:rsidRDefault="00DC14BD" w:rsidP="00DC14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C14BD">
        <w:rPr>
          <w:rFonts w:ascii="Cascadia Mono" w:hAnsi="Cascadia Mono" w:cs="Cascadia Mono"/>
          <w:noProof w:val="0"/>
          <w:color w:val="000000"/>
          <w:kern w:val="0"/>
          <w:sz w:val="24"/>
          <w:szCs w:val="24"/>
          <w:lang w:val="en-US"/>
        </w:rPr>
        <w:lastRenderedPageBreak/>
        <w:t xml:space="preserve">    </w:t>
      </w:r>
      <w:proofErr w:type="spellStart"/>
      <w:proofErr w:type="gramStart"/>
      <w:r w:rsidRPr="00DC14BD">
        <w:rPr>
          <w:rFonts w:ascii="Cascadia Mono" w:hAnsi="Cascadia Mono" w:cs="Cascadia Mono"/>
          <w:noProof w:val="0"/>
          <w:color w:val="000000"/>
          <w:kern w:val="0"/>
          <w:sz w:val="24"/>
          <w:szCs w:val="24"/>
          <w:lang w:val="en-US"/>
        </w:rPr>
        <w:t>data.Clear</w:t>
      </w:r>
      <w:proofErr w:type="spellEnd"/>
      <w:proofErr w:type="gramEnd"/>
      <w:r w:rsidRPr="00DC14BD">
        <w:rPr>
          <w:rFonts w:ascii="Cascadia Mono" w:hAnsi="Cascadia Mono" w:cs="Cascadia Mono"/>
          <w:noProof w:val="0"/>
          <w:color w:val="000000"/>
          <w:kern w:val="0"/>
          <w:sz w:val="24"/>
          <w:szCs w:val="24"/>
          <w:lang w:val="en-US"/>
        </w:rPr>
        <w:t>();</w:t>
      </w:r>
    </w:p>
    <w:p w14:paraId="11C9F3E4" w14:textId="77777777" w:rsidR="00DC14BD" w:rsidRPr="00DC14BD" w:rsidRDefault="00DC14BD" w:rsidP="00DC14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C14BD">
        <w:rPr>
          <w:rFonts w:ascii="Cascadia Mono" w:hAnsi="Cascadia Mono" w:cs="Cascadia Mono"/>
          <w:noProof w:val="0"/>
          <w:color w:val="000000"/>
          <w:kern w:val="0"/>
          <w:sz w:val="24"/>
          <w:szCs w:val="24"/>
          <w:lang w:val="en-US"/>
        </w:rPr>
        <w:t xml:space="preserve">    data = </w:t>
      </w:r>
      <w:proofErr w:type="spellStart"/>
      <w:proofErr w:type="gramStart"/>
      <w:r w:rsidRPr="00DC14BD">
        <w:rPr>
          <w:rFonts w:ascii="Cascadia Mono" w:hAnsi="Cascadia Mono" w:cs="Cascadia Mono"/>
          <w:noProof w:val="0"/>
          <w:color w:val="000000"/>
          <w:kern w:val="0"/>
          <w:sz w:val="24"/>
          <w:szCs w:val="24"/>
          <w:lang w:val="en-US"/>
        </w:rPr>
        <w:t>DataProvider.Instance.ExecuteQuery</w:t>
      </w:r>
      <w:proofErr w:type="spellEnd"/>
      <w:proofErr w:type="gramEnd"/>
      <w:r w:rsidRPr="00DC14BD">
        <w:rPr>
          <w:rFonts w:ascii="Cascadia Mono" w:hAnsi="Cascadia Mono" w:cs="Cascadia Mono"/>
          <w:noProof w:val="0"/>
          <w:color w:val="000000"/>
          <w:kern w:val="0"/>
          <w:sz w:val="24"/>
          <w:szCs w:val="24"/>
          <w:lang w:val="en-US"/>
        </w:rPr>
        <w:t xml:space="preserve">("SELECT * FROM </w:t>
      </w:r>
      <w:proofErr w:type="spellStart"/>
      <w:r w:rsidRPr="00DC14BD">
        <w:rPr>
          <w:rFonts w:ascii="Cascadia Mono" w:hAnsi="Cascadia Mono" w:cs="Cascadia Mono"/>
          <w:noProof w:val="0"/>
          <w:color w:val="000000"/>
          <w:kern w:val="0"/>
          <w:sz w:val="24"/>
          <w:szCs w:val="24"/>
          <w:lang w:val="en-US"/>
        </w:rPr>
        <w:t>dbo.getEmployeeInfoByName</w:t>
      </w:r>
      <w:proofErr w:type="spellEnd"/>
      <w:r w:rsidRPr="00DC14BD">
        <w:rPr>
          <w:rFonts w:ascii="Cascadia Mono" w:hAnsi="Cascadia Mono" w:cs="Cascadia Mono"/>
          <w:noProof w:val="0"/>
          <w:color w:val="000000"/>
          <w:kern w:val="0"/>
          <w:sz w:val="24"/>
          <w:szCs w:val="24"/>
          <w:lang w:val="en-US"/>
        </w:rPr>
        <w:t xml:space="preserve"> ( @name )", new object[] { name });</w:t>
      </w:r>
    </w:p>
    <w:p w14:paraId="0B9E23BC" w14:textId="77777777" w:rsidR="00DC14BD" w:rsidRPr="00DC14BD" w:rsidRDefault="00DC14BD" w:rsidP="00DC14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C14BD">
        <w:rPr>
          <w:rFonts w:ascii="Cascadia Mono" w:hAnsi="Cascadia Mono" w:cs="Cascadia Mono"/>
          <w:noProof w:val="0"/>
          <w:color w:val="000000"/>
          <w:kern w:val="0"/>
          <w:sz w:val="24"/>
          <w:szCs w:val="24"/>
          <w:lang w:val="en-US"/>
        </w:rPr>
        <w:t>}</w:t>
      </w:r>
    </w:p>
    <w:p w14:paraId="4CCD95B9" w14:textId="77777777" w:rsidR="00DC14BD" w:rsidRPr="00DC14BD" w:rsidRDefault="00DC14BD" w:rsidP="00DC14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C14BD">
        <w:rPr>
          <w:rFonts w:ascii="Cascadia Mono" w:hAnsi="Cascadia Mono" w:cs="Cascadia Mono"/>
          <w:noProof w:val="0"/>
          <w:color w:val="000000"/>
          <w:kern w:val="0"/>
          <w:sz w:val="24"/>
          <w:szCs w:val="24"/>
          <w:lang w:val="en-US"/>
        </w:rPr>
        <w:t>catch (</w:t>
      </w:r>
      <w:proofErr w:type="spellStart"/>
      <w:r w:rsidRPr="00DC14BD">
        <w:rPr>
          <w:rFonts w:ascii="Cascadia Mono" w:hAnsi="Cascadia Mono" w:cs="Cascadia Mono"/>
          <w:noProof w:val="0"/>
          <w:color w:val="000000"/>
          <w:kern w:val="0"/>
          <w:sz w:val="24"/>
          <w:szCs w:val="24"/>
          <w:lang w:val="en-US"/>
        </w:rPr>
        <w:t>SqlException</w:t>
      </w:r>
      <w:proofErr w:type="spellEnd"/>
      <w:r w:rsidRPr="00DC14BD">
        <w:rPr>
          <w:rFonts w:ascii="Cascadia Mono" w:hAnsi="Cascadia Mono" w:cs="Cascadia Mono"/>
          <w:noProof w:val="0"/>
          <w:color w:val="000000"/>
          <w:kern w:val="0"/>
          <w:sz w:val="24"/>
          <w:szCs w:val="24"/>
          <w:lang w:val="en-US"/>
        </w:rPr>
        <w:t xml:space="preserve"> </w:t>
      </w:r>
      <w:proofErr w:type="spellStart"/>
      <w:r w:rsidRPr="00DC14BD">
        <w:rPr>
          <w:rFonts w:ascii="Cascadia Mono" w:hAnsi="Cascadia Mono" w:cs="Cascadia Mono"/>
          <w:noProof w:val="0"/>
          <w:color w:val="000000"/>
          <w:kern w:val="0"/>
          <w:sz w:val="24"/>
          <w:szCs w:val="24"/>
          <w:lang w:val="en-US"/>
        </w:rPr>
        <w:t>ev</w:t>
      </w:r>
      <w:proofErr w:type="spellEnd"/>
      <w:r w:rsidRPr="00DC14BD">
        <w:rPr>
          <w:rFonts w:ascii="Cascadia Mono" w:hAnsi="Cascadia Mono" w:cs="Cascadia Mono"/>
          <w:noProof w:val="0"/>
          <w:color w:val="000000"/>
          <w:kern w:val="0"/>
          <w:sz w:val="24"/>
          <w:szCs w:val="24"/>
          <w:lang w:val="en-US"/>
        </w:rPr>
        <w:t>)</w:t>
      </w:r>
    </w:p>
    <w:p w14:paraId="05F5BD6A" w14:textId="77777777" w:rsidR="00DC14BD" w:rsidRPr="00DC14BD" w:rsidRDefault="00DC14BD" w:rsidP="00DC14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C14BD">
        <w:rPr>
          <w:rFonts w:ascii="Cascadia Mono" w:hAnsi="Cascadia Mono" w:cs="Cascadia Mono"/>
          <w:noProof w:val="0"/>
          <w:color w:val="000000"/>
          <w:kern w:val="0"/>
          <w:sz w:val="24"/>
          <w:szCs w:val="24"/>
          <w:lang w:val="en-US"/>
        </w:rPr>
        <w:t>{</w:t>
      </w:r>
    </w:p>
    <w:p w14:paraId="3F7051DE" w14:textId="77777777" w:rsidR="00DC14BD" w:rsidRPr="00DC14BD" w:rsidRDefault="00DC14BD" w:rsidP="00DC14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C14BD">
        <w:rPr>
          <w:rFonts w:ascii="Cascadia Mono" w:hAnsi="Cascadia Mono" w:cs="Cascadia Mono"/>
          <w:noProof w:val="0"/>
          <w:color w:val="000000"/>
          <w:kern w:val="0"/>
          <w:sz w:val="24"/>
          <w:szCs w:val="24"/>
          <w:lang w:val="en-US"/>
        </w:rPr>
        <w:t xml:space="preserve">    </w:t>
      </w:r>
      <w:proofErr w:type="spellStart"/>
      <w:r w:rsidRPr="00DC14BD">
        <w:rPr>
          <w:rFonts w:ascii="Cascadia Mono" w:hAnsi="Cascadia Mono" w:cs="Cascadia Mono"/>
          <w:noProof w:val="0"/>
          <w:color w:val="000000"/>
          <w:kern w:val="0"/>
          <w:sz w:val="24"/>
          <w:szCs w:val="24"/>
          <w:lang w:val="en-US"/>
        </w:rPr>
        <w:t>MessageBox.Show</w:t>
      </w:r>
      <w:proofErr w:type="spellEnd"/>
      <w:r w:rsidRPr="00DC14BD">
        <w:rPr>
          <w:rFonts w:ascii="Cascadia Mono" w:hAnsi="Cascadia Mono" w:cs="Cascadia Mono"/>
          <w:noProof w:val="0"/>
          <w:color w:val="000000"/>
          <w:kern w:val="0"/>
          <w:sz w:val="24"/>
          <w:szCs w:val="24"/>
          <w:lang w:val="en-US"/>
        </w:rPr>
        <w:t>("</w:t>
      </w:r>
      <w:proofErr w:type="spellStart"/>
      <w:r w:rsidRPr="00DC14BD">
        <w:rPr>
          <w:rFonts w:ascii="Cascadia Mono" w:hAnsi="Cascadia Mono" w:cs="Cascadia Mono"/>
          <w:noProof w:val="0"/>
          <w:color w:val="000000"/>
          <w:kern w:val="0"/>
          <w:sz w:val="24"/>
          <w:szCs w:val="24"/>
          <w:lang w:val="en-US"/>
        </w:rPr>
        <w:t>Tìm</w:t>
      </w:r>
      <w:proofErr w:type="spellEnd"/>
      <w:r w:rsidRPr="00DC14BD">
        <w:rPr>
          <w:rFonts w:ascii="Cascadia Mono" w:hAnsi="Cascadia Mono" w:cs="Cascadia Mono"/>
          <w:noProof w:val="0"/>
          <w:color w:val="000000"/>
          <w:kern w:val="0"/>
          <w:sz w:val="24"/>
          <w:szCs w:val="24"/>
          <w:lang w:val="en-US"/>
        </w:rPr>
        <w:t xml:space="preserve"> </w:t>
      </w:r>
      <w:proofErr w:type="spellStart"/>
      <w:r w:rsidRPr="00DC14BD">
        <w:rPr>
          <w:rFonts w:ascii="Cascadia Mono" w:hAnsi="Cascadia Mono" w:cs="Cascadia Mono"/>
          <w:noProof w:val="0"/>
          <w:color w:val="000000"/>
          <w:kern w:val="0"/>
          <w:sz w:val="24"/>
          <w:szCs w:val="24"/>
          <w:lang w:val="en-US"/>
        </w:rPr>
        <w:t>kiếm</w:t>
      </w:r>
      <w:proofErr w:type="spellEnd"/>
      <w:r w:rsidRPr="00DC14BD">
        <w:rPr>
          <w:rFonts w:ascii="Cascadia Mono" w:hAnsi="Cascadia Mono" w:cs="Cascadia Mono"/>
          <w:noProof w:val="0"/>
          <w:color w:val="000000"/>
          <w:kern w:val="0"/>
          <w:sz w:val="24"/>
          <w:szCs w:val="24"/>
          <w:lang w:val="en-US"/>
        </w:rPr>
        <w:t xml:space="preserve"> </w:t>
      </w:r>
      <w:proofErr w:type="spellStart"/>
      <w:r w:rsidRPr="00DC14BD">
        <w:rPr>
          <w:rFonts w:ascii="Cascadia Mono" w:hAnsi="Cascadia Mono" w:cs="Cascadia Mono"/>
          <w:noProof w:val="0"/>
          <w:color w:val="000000"/>
          <w:kern w:val="0"/>
          <w:sz w:val="24"/>
          <w:szCs w:val="24"/>
          <w:lang w:val="en-US"/>
        </w:rPr>
        <w:t>nhân</w:t>
      </w:r>
      <w:proofErr w:type="spellEnd"/>
      <w:r w:rsidRPr="00DC14BD">
        <w:rPr>
          <w:rFonts w:ascii="Cascadia Mono" w:hAnsi="Cascadia Mono" w:cs="Cascadia Mono"/>
          <w:noProof w:val="0"/>
          <w:color w:val="000000"/>
          <w:kern w:val="0"/>
          <w:sz w:val="24"/>
          <w:szCs w:val="24"/>
          <w:lang w:val="en-US"/>
        </w:rPr>
        <w:t xml:space="preserve"> </w:t>
      </w:r>
      <w:proofErr w:type="spellStart"/>
      <w:r w:rsidRPr="00DC14BD">
        <w:rPr>
          <w:rFonts w:ascii="Cascadia Mono" w:hAnsi="Cascadia Mono" w:cs="Cascadia Mono"/>
          <w:noProof w:val="0"/>
          <w:color w:val="000000"/>
          <w:kern w:val="0"/>
          <w:sz w:val="24"/>
          <w:szCs w:val="24"/>
          <w:lang w:val="en-US"/>
        </w:rPr>
        <w:t>viên</w:t>
      </w:r>
      <w:proofErr w:type="spellEnd"/>
      <w:r w:rsidRPr="00DC14BD">
        <w:rPr>
          <w:rFonts w:ascii="Cascadia Mono" w:hAnsi="Cascadia Mono" w:cs="Cascadia Mono"/>
          <w:noProof w:val="0"/>
          <w:color w:val="000000"/>
          <w:kern w:val="0"/>
          <w:sz w:val="24"/>
          <w:szCs w:val="24"/>
          <w:lang w:val="en-US"/>
        </w:rPr>
        <w:t xml:space="preserve"> </w:t>
      </w:r>
      <w:proofErr w:type="spellStart"/>
      <w:r w:rsidRPr="00DC14BD">
        <w:rPr>
          <w:rFonts w:ascii="Cascadia Mono" w:hAnsi="Cascadia Mono" w:cs="Cascadia Mono"/>
          <w:noProof w:val="0"/>
          <w:color w:val="000000"/>
          <w:kern w:val="0"/>
          <w:sz w:val="24"/>
          <w:szCs w:val="24"/>
          <w:lang w:val="en-US"/>
        </w:rPr>
        <w:t>thất</w:t>
      </w:r>
      <w:proofErr w:type="spellEnd"/>
      <w:r w:rsidRPr="00DC14BD">
        <w:rPr>
          <w:rFonts w:ascii="Cascadia Mono" w:hAnsi="Cascadia Mono" w:cs="Cascadia Mono"/>
          <w:noProof w:val="0"/>
          <w:color w:val="000000"/>
          <w:kern w:val="0"/>
          <w:sz w:val="24"/>
          <w:szCs w:val="24"/>
          <w:lang w:val="en-US"/>
        </w:rPr>
        <w:t xml:space="preserve"> </w:t>
      </w:r>
      <w:proofErr w:type="spellStart"/>
      <w:r w:rsidRPr="00DC14BD">
        <w:rPr>
          <w:rFonts w:ascii="Cascadia Mono" w:hAnsi="Cascadia Mono" w:cs="Cascadia Mono"/>
          <w:noProof w:val="0"/>
          <w:color w:val="000000"/>
          <w:kern w:val="0"/>
          <w:sz w:val="24"/>
          <w:szCs w:val="24"/>
          <w:lang w:val="en-US"/>
        </w:rPr>
        <w:t>bại</w:t>
      </w:r>
      <w:proofErr w:type="spellEnd"/>
      <w:r w:rsidRPr="00DC14BD">
        <w:rPr>
          <w:rFonts w:ascii="Cascadia Mono" w:hAnsi="Cascadia Mono" w:cs="Cascadia Mono"/>
          <w:noProof w:val="0"/>
          <w:color w:val="000000"/>
          <w:kern w:val="0"/>
          <w:sz w:val="24"/>
          <w:szCs w:val="24"/>
          <w:lang w:val="en-US"/>
        </w:rPr>
        <w:t>! \</w:t>
      </w:r>
      <w:proofErr w:type="spellStart"/>
      <w:r w:rsidRPr="00DC14BD">
        <w:rPr>
          <w:rFonts w:ascii="Cascadia Mono" w:hAnsi="Cascadia Mono" w:cs="Cascadia Mono"/>
          <w:noProof w:val="0"/>
          <w:color w:val="000000"/>
          <w:kern w:val="0"/>
          <w:sz w:val="24"/>
          <w:szCs w:val="24"/>
          <w:lang w:val="en-US"/>
        </w:rPr>
        <w:t>nDo</w:t>
      </w:r>
      <w:proofErr w:type="spellEnd"/>
      <w:r w:rsidRPr="00DC14BD">
        <w:rPr>
          <w:rFonts w:ascii="Cascadia Mono" w:hAnsi="Cascadia Mono" w:cs="Cascadia Mono"/>
          <w:noProof w:val="0"/>
          <w:color w:val="000000"/>
          <w:kern w:val="0"/>
          <w:sz w:val="24"/>
          <w:szCs w:val="24"/>
          <w:lang w:val="en-US"/>
        </w:rPr>
        <w:t xml:space="preserve">: \n" + </w:t>
      </w:r>
      <w:proofErr w:type="spellStart"/>
      <w:proofErr w:type="gramStart"/>
      <w:r w:rsidRPr="00DC14BD">
        <w:rPr>
          <w:rFonts w:ascii="Cascadia Mono" w:hAnsi="Cascadia Mono" w:cs="Cascadia Mono"/>
          <w:noProof w:val="0"/>
          <w:color w:val="000000"/>
          <w:kern w:val="0"/>
          <w:sz w:val="24"/>
          <w:szCs w:val="24"/>
          <w:lang w:val="en-US"/>
        </w:rPr>
        <w:t>ev.Message</w:t>
      </w:r>
      <w:proofErr w:type="spellEnd"/>
      <w:proofErr w:type="gramEnd"/>
      <w:r w:rsidRPr="00DC14BD">
        <w:rPr>
          <w:rFonts w:ascii="Cascadia Mono" w:hAnsi="Cascadia Mono" w:cs="Cascadia Mono"/>
          <w:noProof w:val="0"/>
          <w:color w:val="000000"/>
          <w:kern w:val="0"/>
          <w:sz w:val="24"/>
          <w:szCs w:val="24"/>
          <w:lang w:val="en-US"/>
        </w:rPr>
        <w:t xml:space="preserve">, "Thông </w:t>
      </w:r>
      <w:proofErr w:type="spellStart"/>
      <w:r w:rsidRPr="00DC14BD">
        <w:rPr>
          <w:rFonts w:ascii="Cascadia Mono" w:hAnsi="Cascadia Mono" w:cs="Cascadia Mono"/>
          <w:noProof w:val="0"/>
          <w:color w:val="000000"/>
          <w:kern w:val="0"/>
          <w:sz w:val="24"/>
          <w:szCs w:val="24"/>
          <w:lang w:val="en-US"/>
        </w:rPr>
        <w:t>báo</w:t>
      </w:r>
      <w:proofErr w:type="spellEnd"/>
      <w:r w:rsidRPr="00DC14BD">
        <w:rPr>
          <w:rFonts w:ascii="Cascadia Mono" w:hAnsi="Cascadia Mono" w:cs="Cascadia Mono"/>
          <w:noProof w:val="0"/>
          <w:color w:val="000000"/>
          <w:kern w:val="0"/>
          <w:sz w:val="24"/>
          <w:szCs w:val="24"/>
          <w:lang w:val="en-US"/>
        </w:rPr>
        <w:t xml:space="preserve">", </w:t>
      </w:r>
      <w:proofErr w:type="spellStart"/>
      <w:r w:rsidRPr="00DC14BD">
        <w:rPr>
          <w:rFonts w:ascii="Cascadia Mono" w:hAnsi="Cascadia Mono" w:cs="Cascadia Mono"/>
          <w:noProof w:val="0"/>
          <w:color w:val="000000"/>
          <w:kern w:val="0"/>
          <w:sz w:val="24"/>
          <w:szCs w:val="24"/>
          <w:lang w:val="en-US"/>
        </w:rPr>
        <w:t>MessageBoxButtons.OK</w:t>
      </w:r>
      <w:proofErr w:type="spellEnd"/>
      <w:r w:rsidRPr="00DC14BD">
        <w:rPr>
          <w:rFonts w:ascii="Cascadia Mono" w:hAnsi="Cascadia Mono" w:cs="Cascadia Mono"/>
          <w:noProof w:val="0"/>
          <w:color w:val="000000"/>
          <w:kern w:val="0"/>
          <w:sz w:val="24"/>
          <w:szCs w:val="24"/>
          <w:lang w:val="en-US"/>
        </w:rPr>
        <w:t xml:space="preserve">, </w:t>
      </w:r>
      <w:proofErr w:type="spellStart"/>
      <w:r w:rsidRPr="00DC14BD">
        <w:rPr>
          <w:rFonts w:ascii="Cascadia Mono" w:hAnsi="Cascadia Mono" w:cs="Cascadia Mono"/>
          <w:noProof w:val="0"/>
          <w:color w:val="000000"/>
          <w:kern w:val="0"/>
          <w:sz w:val="24"/>
          <w:szCs w:val="24"/>
          <w:lang w:val="en-US"/>
        </w:rPr>
        <w:t>MessageBoxIcon.Warning</w:t>
      </w:r>
      <w:proofErr w:type="spellEnd"/>
      <w:r w:rsidRPr="00DC14BD">
        <w:rPr>
          <w:rFonts w:ascii="Cascadia Mono" w:hAnsi="Cascadia Mono" w:cs="Cascadia Mono"/>
          <w:noProof w:val="0"/>
          <w:color w:val="000000"/>
          <w:kern w:val="0"/>
          <w:sz w:val="24"/>
          <w:szCs w:val="24"/>
          <w:lang w:val="en-US"/>
        </w:rPr>
        <w:t>);</w:t>
      </w:r>
    </w:p>
    <w:p w14:paraId="53017AA1" w14:textId="77777777" w:rsidR="00DC14BD" w:rsidRPr="00DC14BD" w:rsidRDefault="00DC14BD" w:rsidP="00DC14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DC14BD">
        <w:rPr>
          <w:rFonts w:ascii="Cascadia Mono" w:hAnsi="Cascadia Mono" w:cs="Cascadia Mono"/>
          <w:noProof w:val="0"/>
          <w:color w:val="000000"/>
          <w:kern w:val="0"/>
          <w:sz w:val="24"/>
          <w:szCs w:val="24"/>
          <w:lang w:val="en-US"/>
        </w:rPr>
        <w:t xml:space="preserve">    </w:t>
      </w:r>
      <w:proofErr w:type="gramStart"/>
      <w:r w:rsidRPr="00DC14BD">
        <w:rPr>
          <w:rFonts w:ascii="Cascadia Mono" w:hAnsi="Cascadia Mono" w:cs="Cascadia Mono"/>
          <w:noProof w:val="0"/>
          <w:color w:val="000000"/>
          <w:kern w:val="0"/>
          <w:sz w:val="24"/>
          <w:szCs w:val="24"/>
          <w:lang w:val="en-US"/>
        </w:rPr>
        <w:t>return;</w:t>
      </w:r>
      <w:proofErr w:type="gramEnd"/>
    </w:p>
    <w:p w14:paraId="0AE502C2" w14:textId="7ACA492D" w:rsidR="00F86200" w:rsidRPr="00DC14BD" w:rsidRDefault="00DC14BD" w:rsidP="00DC14BD">
      <w:pPr>
        <w:pStyle w:val="ListParagraph"/>
        <w:pBdr>
          <w:top w:val="single" w:sz="4" w:space="1" w:color="auto"/>
          <w:left w:val="single" w:sz="4" w:space="4" w:color="auto"/>
          <w:bottom w:val="single" w:sz="4" w:space="1" w:color="auto"/>
          <w:right w:val="single" w:sz="4" w:space="4" w:color="auto"/>
        </w:pBdr>
        <w:ind w:left="1584"/>
        <w:rPr>
          <w:rFonts w:ascii="Times New Roman" w:hAnsi="Times New Roman" w:cs="Times New Roman"/>
          <w:sz w:val="24"/>
          <w:szCs w:val="24"/>
          <w:u w:val="single"/>
          <w:lang w:val="en-US"/>
        </w:rPr>
      </w:pPr>
      <w:r w:rsidRPr="00DC14BD">
        <w:rPr>
          <w:rFonts w:ascii="Cascadia Mono" w:hAnsi="Cascadia Mono" w:cs="Cascadia Mono"/>
          <w:noProof w:val="0"/>
          <w:color w:val="000000"/>
          <w:kern w:val="0"/>
          <w:sz w:val="24"/>
          <w:szCs w:val="24"/>
          <w:lang w:val="en-US"/>
        </w:rPr>
        <w:t>}</w:t>
      </w:r>
    </w:p>
    <w:p w14:paraId="3977CEF6" w14:textId="77777777" w:rsidR="00F86200" w:rsidRPr="00F86200" w:rsidRDefault="00F86200" w:rsidP="00F86200">
      <w:pPr>
        <w:pStyle w:val="ListParagraph"/>
        <w:ind w:left="1584"/>
        <w:rPr>
          <w:rFonts w:ascii="Times New Roman" w:hAnsi="Times New Roman" w:cs="Times New Roman"/>
          <w:sz w:val="28"/>
          <w:szCs w:val="28"/>
          <w:u w:val="single"/>
          <w:lang w:val="en-US"/>
        </w:rPr>
      </w:pPr>
    </w:p>
    <w:p w14:paraId="4F898604" w14:textId="01924286" w:rsidR="00F86200" w:rsidRDefault="00F86200" w:rsidP="00F86200">
      <w:pPr>
        <w:pStyle w:val="ListParagraph"/>
        <w:numPr>
          <w:ilvl w:val="0"/>
          <w:numId w:val="38"/>
        </w:numPr>
        <w:rPr>
          <w:rFonts w:ascii="Times New Roman" w:hAnsi="Times New Roman" w:cs="Times New Roman"/>
          <w:b/>
          <w:bCs/>
          <w:sz w:val="28"/>
          <w:szCs w:val="28"/>
          <w:lang w:val="en-US"/>
        </w:rPr>
      </w:pPr>
      <w:r>
        <w:rPr>
          <w:rFonts w:ascii="Times New Roman" w:hAnsi="Times New Roman" w:cs="Times New Roman"/>
          <w:b/>
          <w:bCs/>
          <w:sz w:val="28"/>
          <w:szCs w:val="28"/>
          <w:lang w:val="en-US"/>
        </w:rPr>
        <w:t>Function</w:t>
      </w:r>
      <w:r w:rsidR="00A03020">
        <w:rPr>
          <w:rFonts w:ascii="Times New Roman" w:hAnsi="Times New Roman" w:cs="Times New Roman"/>
          <w:b/>
          <w:bCs/>
          <w:sz w:val="28"/>
          <w:szCs w:val="28"/>
          <w:lang w:val="en-US"/>
        </w:rPr>
        <w:t xml:space="preserve"> lấy ra lương của công việc khi biết tên công viêc:</w:t>
      </w:r>
    </w:p>
    <w:p w14:paraId="1406193F" w14:textId="4BA7C2B3" w:rsidR="00F86200" w:rsidRDefault="00F86200" w:rsidP="00F86200">
      <w:pPr>
        <w:pStyle w:val="ListParagraph"/>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SQL:</w:t>
      </w:r>
    </w:p>
    <w:p w14:paraId="74523116" w14:textId="77777777" w:rsidR="00156B3E" w:rsidRPr="00156B3E" w:rsidRDefault="00156B3E" w:rsidP="00156B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56B3E">
        <w:rPr>
          <w:rFonts w:ascii="Cascadia Mono" w:hAnsi="Cascadia Mono" w:cs="Cascadia Mono"/>
          <w:noProof w:val="0"/>
          <w:color w:val="0000FF"/>
          <w:kern w:val="0"/>
          <w:sz w:val="24"/>
          <w:szCs w:val="24"/>
          <w:lang w:val="en-US"/>
        </w:rPr>
        <w:t>DROP</w:t>
      </w:r>
      <w:r w:rsidRPr="00156B3E">
        <w:rPr>
          <w:rFonts w:ascii="Cascadia Mono" w:hAnsi="Cascadia Mono" w:cs="Cascadia Mono"/>
          <w:noProof w:val="0"/>
          <w:color w:val="000000"/>
          <w:kern w:val="0"/>
          <w:sz w:val="24"/>
          <w:szCs w:val="24"/>
          <w:lang w:val="en-US"/>
        </w:rPr>
        <w:t xml:space="preserve"> </w:t>
      </w:r>
      <w:r w:rsidRPr="00156B3E">
        <w:rPr>
          <w:rFonts w:ascii="Cascadia Mono" w:hAnsi="Cascadia Mono" w:cs="Cascadia Mono"/>
          <w:noProof w:val="0"/>
          <w:color w:val="0000FF"/>
          <w:kern w:val="0"/>
          <w:sz w:val="24"/>
          <w:szCs w:val="24"/>
          <w:lang w:val="en-US"/>
        </w:rPr>
        <w:t>FUNCTION</w:t>
      </w:r>
      <w:r w:rsidRPr="00156B3E">
        <w:rPr>
          <w:rFonts w:ascii="Cascadia Mono" w:hAnsi="Cascadia Mono" w:cs="Cascadia Mono"/>
          <w:noProof w:val="0"/>
          <w:color w:val="000000"/>
          <w:kern w:val="0"/>
          <w:sz w:val="24"/>
          <w:szCs w:val="24"/>
          <w:lang w:val="en-US"/>
        </w:rPr>
        <w:t xml:space="preserve"> </w:t>
      </w:r>
      <w:r w:rsidRPr="00156B3E">
        <w:rPr>
          <w:rFonts w:ascii="Cascadia Mono" w:hAnsi="Cascadia Mono" w:cs="Cascadia Mono"/>
          <w:noProof w:val="0"/>
          <w:color w:val="0000FF"/>
          <w:kern w:val="0"/>
          <w:sz w:val="24"/>
          <w:szCs w:val="24"/>
          <w:lang w:val="en-US"/>
        </w:rPr>
        <w:t>IF</w:t>
      </w:r>
      <w:r w:rsidRPr="00156B3E">
        <w:rPr>
          <w:rFonts w:ascii="Cascadia Mono" w:hAnsi="Cascadia Mono" w:cs="Cascadia Mono"/>
          <w:noProof w:val="0"/>
          <w:color w:val="000000"/>
          <w:kern w:val="0"/>
          <w:sz w:val="24"/>
          <w:szCs w:val="24"/>
          <w:lang w:val="en-US"/>
        </w:rPr>
        <w:t xml:space="preserve"> </w:t>
      </w:r>
      <w:r w:rsidRPr="00156B3E">
        <w:rPr>
          <w:rFonts w:ascii="Cascadia Mono" w:hAnsi="Cascadia Mono" w:cs="Cascadia Mono"/>
          <w:noProof w:val="0"/>
          <w:color w:val="808080"/>
          <w:kern w:val="0"/>
          <w:sz w:val="24"/>
          <w:szCs w:val="24"/>
          <w:lang w:val="en-US"/>
        </w:rPr>
        <w:t>EXISTS</w:t>
      </w:r>
      <w:r w:rsidRPr="00156B3E">
        <w:rPr>
          <w:rFonts w:ascii="Cascadia Mono" w:hAnsi="Cascadia Mono" w:cs="Cascadia Mono"/>
          <w:noProof w:val="0"/>
          <w:color w:val="000000"/>
          <w:kern w:val="0"/>
          <w:sz w:val="24"/>
          <w:szCs w:val="24"/>
          <w:lang w:val="en-US"/>
        </w:rPr>
        <w:t xml:space="preserve"> </w:t>
      </w:r>
      <w:proofErr w:type="spellStart"/>
      <w:proofErr w:type="gramStart"/>
      <w:r w:rsidRPr="00156B3E">
        <w:rPr>
          <w:rFonts w:ascii="Cascadia Mono" w:hAnsi="Cascadia Mono" w:cs="Cascadia Mono"/>
          <w:noProof w:val="0"/>
          <w:color w:val="000000"/>
          <w:kern w:val="0"/>
          <w:sz w:val="24"/>
          <w:szCs w:val="24"/>
          <w:lang w:val="en-US"/>
        </w:rPr>
        <w:t>getSalary</w:t>
      </w:r>
      <w:proofErr w:type="spellEnd"/>
      <w:proofErr w:type="gramEnd"/>
    </w:p>
    <w:p w14:paraId="103201AC" w14:textId="77777777" w:rsidR="00156B3E" w:rsidRPr="00156B3E" w:rsidRDefault="00156B3E" w:rsidP="00156B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56B3E">
        <w:rPr>
          <w:rFonts w:ascii="Cascadia Mono" w:hAnsi="Cascadia Mono" w:cs="Cascadia Mono"/>
          <w:noProof w:val="0"/>
          <w:color w:val="0000FF"/>
          <w:kern w:val="0"/>
          <w:sz w:val="24"/>
          <w:szCs w:val="24"/>
          <w:lang w:val="en-US"/>
        </w:rPr>
        <w:t>GO</w:t>
      </w:r>
    </w:p>
    <w:p w14:paraId="6976CD84" w14:textId="77777777" w:rsidR="00156B3E" w:rsidRPr="00156B3E" w:rsidRDefault="00156B3E" w:rsidP="00156B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p>
    <w:p w14:paraId="0DB73D56" w14:textId="77777777" w:rsidR="00156B3E" w:rsidRPr="00156B3E" w:rsidRDefault="00156B3E" w:rsidP="00156B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56B3E">
        <w:rPr>
          <w:rFonts w:ascii="Cascadia Mono" w:hAnsi="Cascadia Mono" w:cs="Cascadia Mono"/>
          <w:noProof w:val="0"/>
          <w:color w:val="0000FF"/>
          <w:kern w:val="0"/>
          <w:sz w:val="24"/>
          <w:szCs w:val="24"/>
          <w:lang w:val="en-US"/>
        </w:rPr>
        <w:t>CREATE</w:t>
      </w:r>
      <w:r w:rsidRPr="00156B3E">
        <w:rPr>
          <w:rFonts w:ascii="Cascadia Mono" w:hAnsi="Cascadia Mono" w:cs="Cascadia Mono"/>
          <w:noProof w:val="0"/>
          <w:color w:val="000000"/>
          <w:kern w:val="0"/>
          <w:sz w:val="24"/>
          <w:szCs w:val="24"/>
          <w:lang w:val="en-US"/>
        </w:rPr>
        <w:t xml:space="preserve"> </w:t>
      </w:r>
      <w:r w:rsidRPr="00156B3E">
        <w:rPr>
          <w:rFonts w:ascii="Cascadia Mono" w:hAnsi="Cascadia Mono" w:cs="Cascadia Mono"/>
          <w:noProof w:val="0"/>
          <w:color w:val="0000FF"/>
          <w:kern w:val="0"/>
          <w:sz w:val="24"/>
          <w:szCs w:val="24"/>
          <w:lang w:val="en-US"/>
        </w:rPr>
        <w:t>FUNCTION</w:t>
      </w:r>
      <w:r w:rsidRPr="00156B3E">
        <w:rPr>
          <w:rFonts w:ascii="Cascadia Mono" w:hAnsi="Cascadia Mono" w:cs="Cascadia Mono"/>
          <w:noProof w:val="0"/>
          <w:color w:val="000000"/>
          <w:kern w:val="0"/>
          <w:sz w:val="24"/>
          <w:szCs w:val="24"/>
          <w:lang w:val="en-US"/>
        </w:rPr>
        <w:t xml:space="preserve"> </w:t>
      </w:r>
      <w:proofErr w:type="spellStart"/>
      <w:proofErr w:type="gramStart"/>
      <w:r w:rsidRPr="00156B3E">
        <w:rPr>
          <w:rFonts w:ascii="Cascadia Mono" w:hAnsi="Cascadia Mono" w:cs="Cascadia Mono"/>
          <w:noProof w:val="0"/>
          <w:color w:val="000000"/>
          <w:kern w:val="0"/>
          <w:sz w:val="24"/>
          <w:szCs w:val="24"/>
          <w:lang w:val="en-US"/>
        </w:rPr>
        <w:t>getSalary</w:t>
      </w:r>
      <w:proofErr w:type="spellEnd"/>
      <w:proofErr w:type="gramEnd"/>
    </w:p>
    <w:p w14:paraId="49B8D3CC" w14:textId="77777777" w:rsidR="00156B3E" w:rsidRPr="00156B3E" w:rsidRDefault="00156B3E" w:rsidP="00156B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56B3E">
        <w:rPr>
          <w:rFonts w:ascii="Cascadia Mono" w:hAnsi="Cascadia Mono" w:cs="Cascadia Mono"/>
          <w:noProof w:val="0"/>
          <w:color w:val="0000FF"/>
          <w:kern w:val="0"/>
          <w:sz w:val="24"/>
          <w:szCs w:val="24"/>
          <w:lang w:val="en-US"/>
        </w:rPr>
        <w:tab/>
      </w:r>
      <w:r w:rsidRPr="00156B3E">
        <w:rPr>
          <w:rFonts w:ascii="Cascadia Mono" w:hAnsi="Cascadia Mono" w:cs="Cascadia Mono"/>
          <w:noProof w:val="0"/>
          <w:color w:val="808080"/>
          <w:kern w:val="0"/>
          <w:sz w:val="24"/>
          <w:szCs w:val="24"/>
          <w:lang w:val="en-US"/>
        </w:rPr>
        <w:t>(</w:t>
      </w:r>
      <w:r w:rsidRPr="00156B3E">
        <w:rPr>
          <w:rFonts w:ascii="Cascadia Mono" w:hAnsi="Cascadia Mono" w:cs="Cascadia Mono"/>
          <w:noProof w:val="0"/>
          <w:color w:val="000000"/>
          <w:kern w:val="0"/>
          <w:sz w:val="24"/>
          <w:szCs w:val="24"/>
          <w:lang w:val="en-US"/>
        </w:rPr>
        <w:t xml:space="preserve">@job </w:t>
      </w:r>
      <w:proofErr w:type="gramStart"/>
      <w:r w:rsidRPr="00156B3E">
        <w:rPr>
          <w:rFonts w:ascii="Cascadia Mono" w:hAnsi="Cascadia Mono" w:cs="Cascadia Mono"/>
          <w:noProof w:val="0"/>
          <w:color w:val="0000FF"/>
          <w:kern w:val="0"/>
          <w:sz w:val="24"/>
          <w:szCs w:val="24"/>
          <w:lang w:val="en-US"/>
        </w:rPr>
        <w:t>NVARCHAR</w:t>
      </w:r>
      <w:r w:rsidRPr="00156B3E">
        <w:rPr>
          <w:rFonts w:ascii="Cascadia Mono" w:hAnsi="Cascadia Mono" w:cs="Cascadia Mono"/>
          <w:noProof w:val="0"/>
          <w:color w:val="808080"/>
          <w:kern w:val="0"/>
          <w:sz w:val="24"/>
          <w:szCs w:val="24"/>
          <w:lang w:val="en-US"/>
        </w:rPr>
        <w:t>(</w:t>
      </w:r>
      <w:proofErr w:type="gramEnd"/>
      <w:r w:rsidRPr="00156B3E">
        <w:rPr>
          <w:rFonts w:ascii="Cascadia Mono" w:hAnsi="Cascadia Mono" w:cs="Cascadia Mono"/>
          <w:noProof w:val="0"/>
          <w:color w:val="FF00FF"/>
          <w:kern w:val="0"/>
          <w:sz w:val="24"/>
          <w:szCs w:val="24"/>
          <w:lang w:val="en-US"/>
        </w:rPr>
        <w:t>max</w:t>
      </w:r>
      <w:r w:rsidRPr="00156B3E">
        <w:rPr>
          <w:rFonts w:ascii="Cascadia Mono" w:hAnsi="Cascadia Mono" w:cs="Cascadia Mono"/>
          <w:noProof w:val="0"/>
          <w:color w:val="808080"/>
          <w:kern w:val="0"/>
          <w:sz w:val="24"/>
          <w:szCs w:val="24"/>
          <w:lang w:val="en-US"/>
        </w:rPr>
        <w:t>))</w:t>
      </w:r>
    </w:p>
    <w:p w14:paraId="52A224DB" w14:textId="77777777" w:rsidR="00156B3E" w:rsidRPr="00156B3E" w:rsidRDefault="00156B3E" w:rsidP="00156B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56B3E">
        <w:rPr>
          <w:rFonts w:ascii="Cascadia Mono" w:hAnsi="Cascadia Mono" w:cs="Cascadia Mono"/>
          <w:noProof w:val="0"/>
          <w:color w:val="000000"/>
          <w:kern w:val="0"/>
          <w:sz w:val="24"/>
          <w:szCs w:val="24"/>
          <w:lang w:val="en-US"/>
        </w:rPr>
        <w:tab/>
      </w:r>
      <w:r w:rsidRPr="00156B3E">
        <w:rPr>
          <w:rFonts w:ascii="Cascadia Mono" w:hAnsi="Cascadia Mono" w:cs="Cascadia Mono"/>
          <w:noProof w:val="0"/>
          <w:color w:val="0000FF"/>
          <w:kern w:val="0"/>
          <w:sz w:val="24"/>
          <w:szCs w:val="24"/>
          <w:lang w:val="en-US"/>
        </w:rPr>
        <w:t>RETURNS</w:t>
      </w:r>
      <w:r w:rsidRPr="00156B3E">
        <w:rPr>
          <w:rFonts w:ascii="Cascadia Mono" w:hAnsi="Cascadia Mono" w:cs="Cascadia Mono"/>
          <w:noProof w:val="0"/>
          <w:color w:val="000000"/>
          <w:kern w:val="0"/>
          <w:sz w:val="24"/>
          <w:szCs w:val="24"/>
          <w:lang w:val="en-US"/>
        </w:rPr>
        <w:t xml:space="preserve"> </w:t>
      </w:r>
      <w:r w:rsidRPr="00156B3E">
        <w:rPr>
          <w:rFonts w:ascii="Cascadia Mono" w:hAnsi="Cascadia Mono" w:cs="Cascadia Mono"/>
          <w:noProof w:val="0"/>
          <w:color w:val="0000FF"/>
          <w:kern w:val="0"/>
          <w:sz w:val="24"/>
          <w:szCs w:val="24"/>
          <w:lang w:val="en-US"/>
        </w:rPr>
        <w:t>INT</w:t>
      </w:r>
    </w:p>
    <w:p w14:paraId="316CC70B" w14:textId="77777777" w:rsidR="00156B3E" w:rsidRPr="00156B3E" w:rsidRDefault="00156B3E" w:rsidP="00156B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56B3E">
        <w:rPr>
          <w:rFonts w:ascii="Cascadia Mono" w:hAnsi="Cascadia Mono" w:cs="Cascadia Mono"/>
          <w:noProof w:val="0"/>
          <w:color w:val="0000FF"/>
          <w:kern w:val="0"/>
          <w:sz w:val="24"/>
          <w:szCs w:val="24"/>
          <w:lang w:val="en-US"/>
        </w:rPr>
        <w:t>AS</w:t>
      </w:r>
    </w:p>
    <w:p w14:paraId="351CB089" w14:textId="77777777" w:rsidR="00156B3E" w:rsidRPr="00156B3E" w:rsidRDefault="00156B3E" w:rsidP="00156B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56B3E">
        <w:rPr>
          <w:rFonts w:ascii="Cascadia Mono" w:hAnsi="Cascadia Mono" w:cs="Cascadia Mono"/>
          <w:noProof w:val="0"/>
          <w:color w:val="0000FF"/>
          <w:kern w:val="0"/>
          <w:sz w:val="24"/>
          <w:szCs w:val="24"/>
          <w:lang w:val="en-US"/>
        </w:rPr>
        <w:t>BEGIN</w:t>
      </w:r>
    </w:p>
    <w:p w14:paraId="28AD52CF" w14:textId="77777777" w:rsidR="00156B3E" w:rsidRPr="00156B3E" w:rsidRDefault="00156B3E" w:rsidP="00156B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56B3E">
        <w:rPr>
          <w:rFonts w:ascii="Cascadia Mono" w:hAnsi="Cascadia Mono" w:cs="Cascadia Mono"/>
          <w:noProof w:val="0"/>
          <w:color w:val="000000"/>
          <w:kern w:val="0"/>
          <w:sz w:val="24"/>
          <w:szCs w:val="24"/>
          <w:lang w:val="en-US"/>
        </w:rPr>
        <w:tab/>
      </w:r>
      <w:r w:rsidRPr="00156B3E">
        <w:rPr>
          <w:rFonts w:ascii="Cascadia Mono" w:hAnsi="Cascadia Mono" w:cs="Cascadia Mono"/>
          <w:noProof w:val="0"/>
          <w:color w:val="0000FF"/>
          <w:kern w:val="0"/>
          <w:sz w:val="24"/>
          <w:szCs w:val="24"/>
          <w:lang w:val="en-US"/>
        </w:rPr>
        <w:t>DECLARE</w:t>
      </w:r>
      <w:r w:rsidRPr="00156B3E">
        <w:rPr>
          <w:rFonts w:ascii="Cascadia Mono" w:hAnsi="Cascadia Mono" w:cs="Cascadia Mono"/>
          <w:noProof w:val="0"/>
          <w:color w:val="000000"/>
          <w:kern w:val="0"/>
          <w:sz w:val="24"/>
          <w:szCs w:val="24"/>
          <w:lang w:val="en-US"/>
        </w:rPr>
        <w:t xml:space="preserve"> @salary </w:t>
      </w:r>
      <w:proofErr w:type="gramStart"/>
      <w:r w:rsidRPr="00156B3E">
        <w:rPr>
          <w:rFonts w:ascii="Cascadia Mono" w:hAnsi="Cascadia Mono" w:cs="Cascadia Mono"/>
          <w:noProof w:val="0"/>
          <w:color w:val="0000FF"/>
          <w:kern w:val="0"/>
          <w:sz w:val="24"/>
          <w:szCs w:val="24"/>
          <w:lang w:val="en-US"/>
        </w:rPr>
        <w:t>INT</w:t>
      </w:r>
      <w:proofErr w:type="gramEnd"/>
    </w:p>
    <w:p w14:paraId="1C4E9D47" w14:textId="77777777" w:rsidR="00156B3E" w:rsidRPr="00156B3E" w:rsidRDefault="00156B3E" w:rsidP="00156B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56B3E">
        <w:rPr>
          <w:rFonts w:ascii="Cascadia Mono" w:hAnsi="Cascadia Mono" w:cs="Cascadia Mono"/>
          <w:noProof w:val="0"/>
          <w:color w:val="000000"/>
          <w:kern w:val="0"/>
          <w:sz w:val="24"/>
          <w:szCs w:val="24"/>
          <w:lang w:val="en-US"/>
        </w:rPr>
        <w:tab/>
      </w:r>
      <w:r w:rsidRPr="00156B3E">
        <w:rPr>
          <w:rFonts w:ascii="Cascadia Mono" w:hAnsi="Cascadia Mono" w:cs="Cascadia Mono"/>
          <w:noProof w:val="0"/>
          <w:color w:val="0000FF"/>
          <w:kern w:val="0"/>
          <w:sz w:val="24"/>
          <w:szCs w:val="24"/>
          <w:lang w:val="en-US"/>
        </w:rPr>
        <w:t>SELECT</w:t>
      </w:r>
      <w:r w:rsidRPr="00156B3E">
        <w:rPr>
          <w:rFonts w:ascii="Cascadia Mono" w:hAnsi="Cascadia Mono" w:cs="Cascadia Mono"/>
          <w:noProof w:val="0"/>
          <w:color w:val="000000"/>
          <w:kern w:val="0"/>
          <w:sz w:val="24"/>
          <w:szCs w:val="24"/>
          <w:lang w:val="en-US"/>
        </w:rPr>
        <w:t xml:space="preserve"> @salary </w:t>
      </w:r>
      <w:r w:rsidRPr="00156B3E">
        <w:rPr>
          <w:rFonts w:ascii="Cascadia Mono" w:hAnsi="Cascadia Mono" w:cs="Cascadia Mono"/>
          <w:noProof w:val="0"/>
          <w:color w:val="808080"/>
          <w:kern w:val="0"/>
          <w:sz w:val="24"/>
          <w:szCs w:val="24"/>
          <w:lang w:val="en-US"/>
        </w:rPr>
        <w:t>=</w:t>
      </w:r>
      <w:r w:rsidRPr="00156B3E">
        <w:rPr>
          <w:rFonts w:ascii="Cascadia Mono" w:hAnsi="Cascadia Mono" w:cs="Cascadia Mono"/>
          <w:noProof w:val="0"/>
          <w:color w:val="000000"/>
          <w:kern w:val="0"/>
          <w:sz w:val="24"/>
          <w:szCs w:val="24"/>
          <w:lang w:val="en-US"/>
        </w:rPr>
        <w:t xml:space="preserve"> salary</w:t>
      </w:r>
    </w:p>
    <w:p w14:paraId="0EF46A9D" w14:textId="77777777" w:rsidR="00156B3E" w:rsidRPr="00156B3E" w:rsidRDefault="00156B3E" w:rsidP="00156B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56B3E">
        <w:rPr>
          <w:rFonts w:ascii="Cascadia Mono" w:hAnsi="Cascadia Mono" w:cs="Cascadia Mono"/>
          <w:noProof w:val="0"/>
          <w:color w:val="000000"/>
          <w:kern w:val="0"/>
          <w:sz w:val="24"/>
          <w:szCs w:val="24"/>
          <w:lang w:val="en-US"/>
        </w:rPr>
        <w:tab/>
      </w:r>
      <w:r w:rsidRPr="00156B3E">
        <w:rPr>
          <w:rFonts w:ascii="Cascadia Mono" w:hAnsi="Cascadia Mono" w:cs="Cascadia Mono"/>
          <w:noProof w:val="0"/>
          <w:color w:val="0000FF"/>
          <w:kern w:val="0"/>
          <w:sz w:val="24"/>
          <w:szCs w:val="24"/>
          <w:lang w:val="en-US"/>
        </w:rPr>
        <w:t>FROM</w:t>
      </w:r>
      <w:r w:rsidRPr="00156B3E">
        <w:rPr>
          <w:rFonts w:ascii="Cascadia Mono" w:hAnsi="Cascadia Mono" w:cs="Cascadia Mono"/>
          <w:noProof w:val="0"/>
          <w:color w:val="000000"/>
          <w:kern w:val="0"/>
          <w:sz w:val="24"/>
          <w:szCs w:val="24"/>
          <w:lang w:val="en-US"/>
        </w:rPr>
        <w:t xml:space="preserve"> Job</w:t>
      </w:r>
    </w:p>
    <w:p w14:paraId="51AAB6E4" w14:textId="77777777" w:rsidR="00156B3E" w:rsidRPr="00156B3E" w:rsidRDefault="00156B3E" w:rsidP="00156B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56B3E">
        <w:rPr>
          <w:rFonts w:ascii="Cascadia Mono" w:hAnsi="Cascadia Mono" w:cs="Cascadia Mono"/>
          <w:noProof w:val="0"/>
          <w:color w:val="000000"/>
          <w:kern w:val="0"/>
          <w:sz w:val="24"/>
          <w:szCs w:val="24"/>
          <w:lang w:val="en-US"/>
        </w:rPr>
        <w:tab/>
      </w:r>
      <w:r w:rsidRPr="00156B3E">
        <w:rPr>
          <w:rFonts w:ascii="Cascadia Mono" w:hAnsi="Cascadia Mono" w:cs="Cascadia Mono"/>
          <w:noProof w:val="0"/>
          <w:color w:val="0000FF"/>
          <w:kern w:val="0"/>
          <w:sz w:val="24"/>
          <w:szCs w:val="24"/>
          <w:lang w:val="en-US"/>
        </w:rPr>
        <w:t>WHERE</w:t>
      </w:r>
      <w:r w:rsidRPr="00156B3E">
        <w:rPr>
          <w:rFonts w:ascii="Cascadia Mono" w:hAnsi="Cascadia Mono" w:cs="Cascadia Mono"/>
          <w:noProof w:val="0"/>
          <w:color w:val="000000"/>
          <w:kern w:val="0"/>
          <w:sz w:val="24"/>
          <w:szCs w:val="24"/>
          <w:lang w:val="en-US"/>
        </w:rPr>
        <w:t xml:space="preserve"> </w:t>
      </w:r>
      <w:proofErr w:type="spellStart"/>
      <w:r w:rsidRPr="00156B3E">
        <w:rPr>
          <w:rFonts w:ascii="Cascadia Mono" w:hAnsi="Cascadia Mono" w:cs="Cascadia Mono"/>
          <w:noProof w:val="0"/>
          <w:color w:val="000000"/>
          <w:kern w:val="0"/>
          <w:sz w:val="24"/>
          <w:szCs w:val="24"/>
          <w:lang w:val="en-US"/>
        </w:rPr>
        <w:t>jobDetail</w:t>
      </w:r>
      <w:proofErr w:type="spellEnd"/>
      <w:r w:rsidRPr="00156B3E">
        <w:rPr>
          <w:rFonts w:ascii="Cascadia Mono" w:hAnsi="Cascadia Mono" w:cs="Cascadia Mono"/>
          <w:noProof w:val="0"/>
          <w:color w:val="000000"/>
          <w:kern w:val="0"/>
          <w:sz w:val="24"/>
          <w:szCs w:val="24"/>
          <w:lang w:val="en-US"/>
        </w:rPr>
        <w:t xml:space="preserve"> </w:t>
      </w:r>
      <w:r w:rsidRPr="00156B3E">
        <w:rPr>
          <w:rFonts w:ascii="Cascadia Mono" w:hAnsi="Cascadia Mono" w:cs="Cascadia Mono"/>
          <w:noProof w:val="0"/>
          <w:color w:val="808080"/>
          <w:kern w:val="0"/>
          <w:sz w:val="24"/>
          <w:szCs w:val="24"/>
          <w:lang w:val="en-US"/>
        </w:rPr>
        <w:t>=</w:t>
      </w:r>
      <w:r w:rsidRPr="00156B3E">
        <w:rPr>
          <w:rFonts w:ascii="Cascadia Mono" w:hAnsi="Cascadia Mono" w:cs="Cascadia Mono"/>
          <w:noProof w:val="0"/>
          <w:color w:val="000000"/>
          <w:kern w:val="0"/>
          <w:sz w:val="24"/>
          <w:szCs w:val="24"/>
          <w:lang w:val="en-US"/>
        </w:rPr>
        <w:t xml:space="preserve"> @job</w:t>
      </w:r>
    </w:p>
    <w:p w14:paraId="1D3728F7" w14:textId="77777777" w:rsidR="00156B3E" w:rsidRPr="00156B3E" w:rsidRDefault="00156B3E" w:rsidP="00156B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56B3E">
        <w:rPr>
          <w:rFonts w:ascii="Cascadia Mono" w:hAnsi="Cascadia Mono" w:cs="Cascadia Mono"/>
          <w:noProof w:val="0"/>
          <w:color w:val="000000"/>
          <w:kern w:val="0"/>
          <w:sz w:val="24"/>
          <w:szCs w:val="24"/>
          <w:lang w:val="en-US"/>
        </w:rPr>
        <w:tab/>
      </w:r>
      <w:r w:rsidRPr="00156B3E">
        <w:rPr>
          <w:rFonts w:ascii="Cascadia Mono" w:hAnsi="Cascadia Mono" w:cs="Cascadia Mono"/>
          <w:noProof w:val="0"/>
          <w:color w:val="0000FF"/>
          <w:kern w:val="0"/>
          <w:sz w:val="24"/>
          <w:szCs w:val="24"/>
          <w:lang w:val="en-US"/>
        </w:rPr>
        <w:t>RETURN</w:t>
      </w:r>
      <w:r w:rsidRPr="00156B3E">
        <w:rPr>
          <w:rFonts w:ascii="Cascadia Mono" w:hAnsi="Cascadia Mono" w:cs="Cascadia Mono"/>
          <w:noProof w:val="0"/>
          <w:color w:val="000000"/>
          <w:kern w:val="0"/>
          <w:sz w:val="24"/>
          <w:szCs w:val="24"/>
          <w:lang w:val="en-US"/>
        </w:rPr>
        <w:t xml:space="preserve"> @</w:t>
      </w:r>
      <w:proofErr w:type="gramStart"/>
      <w:r w:rsidRPr="00156B3E">
        <w:rPr>
          <w:rFonts w:ascii="Cascadia Mono" w:hAnsi="Cascadia Mono" w:cs="Cascadia Mono"/>
          <w:noProof w:val="0"/>
          <w:color w:val="000000"/>
          <w:kern w:val="0"/>
          <w:sz w:val="24"/>
          <w:szCs w:val="24"/>
          <w:lang w:val="en-US"/>
        </w:rPr>
        <w:t>salary</w:t>
      </w:r>
      <w:proofErr w:type="gramEnd"/>
    </w:p>
    <w:p w14:paraId="682B40ED" w14:textId="77777777" w:rsidR="00156B3E" w:rsidRPr="00156B3E" w:rsidRDefault="00156B3E" w:rsidP="00156B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156B3E">
        <w:rPr>
          <w:rFonts w:ascii="Cascadia Mono" w:hAnsi="Cascadia Mono" w:cs="Cascadia Mono"/>
          <w:noProof w:val="0"/>
          <w:color w:val="0000FF"/>
          <w:kern w:val="0"/>
          <w:sz w:val="24"/>
          <w:szCs w:val="24"/>
          <w:lang w:val="en-US"/>
        </w:rPr>
        <w:t>END</w:t>
      </w:r>
    </w:p>
    <w:p w14:paraId="5C44767B" w14:textId="5E66C2F3" w:rsidR="00F86200" w:rsidRDefault="00156B3E" w:rsidP="00156B3E">
      <w:pPr>
        <w:pStyle w:val="ListParagraph"/>
        <w:pBdr>
          <w:top w:val="single" w:sz="4" w:space="1" w:color="auto"/>
          <w:left w:val="single" w:sz="4" w:space="4" w:color="auto"/>
          <w:bottom w:val="single" w:sz="4" w:space="1" w:color="auto"/>
          <w:right w:val="single" w:sz="4" w:space="4" w:color="auto"/>
        </w:pBdr>
        <w:ind w:left="1584"/>
        <w:rPr>
          <w:rFonts w:ascii="Times New Roman" w:hAnsi="Times New Roman" w:cs="Times New Roman"/>
          <w:sz w:val="28"/>
          <w:szCs w:val="28"/>
          <w:u w:val="single"/>
          <w:lang w:val="en-US"/>
        </w:rPr>
      </w:pPr>
      <w:r w:rsidRPr="00156B3E">
        <w:rPr>
          <w:rFonts w:ascii="Cascadia Mono" w:hAnsi="Cascadia Mono" w:cs="Cascadia Mono"/>
          <w:noProof w:val="0"/>
          <w:color w:val="0000FF"/>
          <w:kern w:val="0"/>
          <w:sz w:val="24"/>
          <w:szCs w:val="24"/>
          <w:lang w:val="en-US"/>
        </w:rPr>
        <w:t>GO</w:t>
      </w:r>
    </w:p>
    <w:p w14:paraId="23E6D381" w14:textId="77777777" w:rsidR="00F86200" w:rsidRDefault="00F86200" w:rsidP="00F86200">
      <w:pPr>
        <w:pStyle w:val="ListParagraph"/>
        <w:ind w:left="1584"/>
        <w:rPr>
          <w:rFonts w:ascii="Times New Roman" w:hAnsi="Times New Roman" w:cs="Times New Roman"/>
          <w:sz w:val="28"/>
          <w:szCs w:val="28"/>
          <w:u w:val="single"/>
          <w:lang w:val="en-US"/>
        </w:rPr>
      </w:pPr>
    </w:p>
    <w:p w14:paraId="41FA3FB8" w14:textId="68B2C975" w:rsidR="00F86200" w:rsidRDefault="00F86200" w:rsidP="00F86200">
      <w:pPr>
        <w:pStyle w:val="ListParagraph"/>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C# code:</w:t>
      </w:r>
    </w:p>
    <w:p w14:paraId="7D2DEDD4" w14:textId="77777777" w:rsidR="00B022B5" w:rsidRPr="00B022B5" w:rsidRDefault="00B022B5" w:rsidP="00B022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B022B5">
        <w:rPr>
          <w:rFonts w:ascii="Cascadia Mono" w:hAnsi="Cascadia Mono" w:cs="Cascadia Mono"/>
          <w:noProof w:val="0"/>
          <w:color w:val="000000"/>
          <w:kern w:val="0"/>
          <w:sz w:val="24"/>
          <w:szCs w:val="24"/>
          <w:lang w:val="en-US"/>
        </w:rPr>
        <w:t>try</w:t>
      </w:r>
    </w:p>
    <w:p w14:paraId="6609C723" w14:textId="77777777" w:rsidR="00B022B5" w:rsidRPr="00B022B5" w:rsidRDefault="00B022B5" w:rsidP="00B022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B022B5">
        <w:rPr>
          <w:rFonts w:ascii="Cascadia Mono" w:hAnsi="Cascadia Mono" w:cs="Cascadia Mono"/>
          <w:noProof w:val="0"/>
          <w:color w:val="000000"/>
          <w:kern w:val="0"/>
          <w:sz w:val="24"/>
          <w:szCs w:val="24"/>
          <w:lang w:val="en-US"/>
        </w:rPr>
        <w:t>{</w:t>
      </w:r>
    </w:p>
    <w:p w14:paraId="202983ED" w14:textId="77777777" w:rsidR="00B022B5" w:rsidRPr="00B022B5" w:rsidRDefault="00B022B5" w:rsidP="00B022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B022B5">
        <w:rPr>
          <w:rFonts w:ascii="Cascadia Mono" w:hAnsi="Cascadia Mono" w:cs="Cascadia Mono"/>
          <w:noProof w:val="0"/>
          <w:color w:val="000000"/>
          <w:kern w:val="0"/>
          <w:sz w:val="24"/>
          <w:szCs w:val="24"/>
          <w:lang w:val="en-US"/>
        </w:rPr>
        <w:t xml:space="preserve">    </w:t>
      </w:r>
      <w:proofErr w:type="spellStart"/>
      <w:r w:rsidRPr="00B022B5">
        <w:rPr>
          <w:rFonts w:ascii="Cascadia Mono" w:hAnsi="Cascadia Mono" w:cs="Cascadia Mono"/>
          <w:noProof w:val="0"/>
          <w:color w:val="000000"/>
          <w:kern w:val="0"/>
          <w:sz w:val="24"/>
          <w:szCs w:val="24"/>
          <w:lang w:val="en-US"/>
        </w:rPr>
        <w:t>tbxCurentSalary.Text</w:t>
      </w:r>
      <w:proofErr w:type="spellEnd"/>
      <w:r w:rsidRPr="00B022B5">
        <w:rPr>
          <w:rFonts w:ascii="Cascadia Mono" w:hAnsi="Cascadia Mono" w:cs="Cascadia Mono"/>
          <w:noProof w:val="0"/>
          <w:color w:val="000000"/>
          <w:kern w:val="0"/>
          <w:sz w:val="24"/>
          <w:szCs w:val="24"/>
          <w:lang w:val="en-US"/>
        </w:rPr>
        <w:t xml:space="preserve"> = </w:t>
      </w:r>
      <w:proofErr w:type="spellStart"/>
      <w:proofErr w:type="gramStart"/>
      <w:r w:rsidRPr="00B022B5">
        <w:rPr>
          <w:rFonts w:ascii="Cascadia Mono" w:hAnsi="Cascadia Mono" w:cs="Cascadia Mono"/>
          <w:noProof w:val="0"/>
          <w:color w:val="000000"/>
          <w:kern w:val="0"/>
          <w:sz w:val="24"/>
          <w:szCs w:val="24"/>
          <w:lang w:val="en-US"/>
        </w:rPr>
        <w:t>DataProvider.Instance.ExecuteScalar</w:t>
      </w:r>
      <w:proofErr w:type="spellEnd"/>
      <w:proofErr w:type="gramEnd"/>
      <w:r w:rsidRPr="00B022B5">
        <w:rPr>
          <w:rFonts w:ascii="Cascadia Mono" w:hAnsi="Cascadia Mono" w:cs="Cascadia Mono"/>
          <w:noProof w:val="0"/>
          <w:color w:val="000000"/>
          <w:kern w:val="0"/>
          <w:sz w:val="24"/>
          <w:szCs w:val="24"/>
          <w:lang w:val="en-US"/>
        </w:rPr>
        <w:t xml:space="preserve">("SELECT </w:t>
      </w:r>
      <w:proofErr w:type="spellStart"/>
      <w:r w:rsidRPr="00B022B5">
        <w:rPr>
          <w:rFonts w:ascii="Cascadia Mono" w:hAnsi="Cascadia Mono" w:cs="Cascadia Mono"/>
          <w:noProof w:val="0"/>
          <w:color w:val="000000"/>
          <w:kern w:val="0"/>
          <w:sz w:val="24"/>
          <w:szCs w:val="24"/>
          <w:lang w:val="en-US"/>
        </w:rPr>
        <w:t>dbo.getSalary</w:t>
      </w:r>
      <w:proofErr w:type="spellEnd"/>
      <w:r w:rsidRPr="00B022B5">
        <w:rPr>
          <w:rFonts w:ascii="Cascadia Mono" w:hAnsi="Cascadia Mono" w:cs="Cascadia Mono"/>
          <w:noProof w:val="0"/>
          <w:color w:val="000000"/>
          <w:kern w:val="0"/>
          <w:sz w:val="24"/>
          <w:szCs w:val="24"/>
          <w:lang w:val="en-US"/>
        </w:rPr>
        <w:t xml:space="preserve"> ( @job )", new object[] { row[0].</w:t>
      </w:r>
      <w:proofErr w:type="spellStart"/>
      <w:r w:rsidRPr="00B022B5">
        <w:rPr>
          <w:rFonts w:ascii="Cascadia Mono" w:hAnsi="Cascadia Mono" w:cs="Cascadia Mono"/>
          <w:noProof w:val="0"/>
          <w:color w:val="000000"/>
          <w:kern w:val="0"/>
          <w:sz w:val="24"/>
          <w:szCs w:val="24"/>
          <w:lang w:val="en-US"/>
        </w:rPr>
        <w:t>ToString</w:t>
      </w:r>
      <w:proofErr w:type="spellEnd"/>
      <w:r w:rsidRPr="00B022B5">
        <w:rPr>
          <w:rFonts w:ascii="Cascadia Mono" w:hAnsi="Cascadia Mono" w:cs="Cascadia Mono"/>
          <w:noProof w:val="0"/>
          <w:color w:val="000000"/>
          <w:kern w:val="0"/>
          <w:sz w:val="24"/>
          <w:szCs w:val="24"/>
          <w:lang w:val="en-US"/>
        </w:rPr>
        <w:t>() }).</w:t>
      </w:r>
      <w:proofErr w:type="spellStart"/>
      <w:r w:rsidRPr="00B022B5">
        <w:rPr>
          <w:rFonts w:ascii="Cascadia Mono" w:hAnsi="Cascadia Mono" w:cs="Cascadia Mono"/>
          <w:noProof w:val="0"/>
          <w:color w:val="000000"/>
          <w:kern w:val="0"/>
          <w:sz w:val="24"/>
          <w:szCs w:val="24"/>
          <w:lang w:val="en-US"/>
        </w:rPr>
        <w:t>ToString</w:t>
      </w:r>
      <w:proofErr w:type="spellEnd"/>
      <w:r w:rsidRPr="00B022B5">
        <w:rPr>
          <w:rFonts w:ascii="Cascadia Mono" w:hAnsi="Cascadia Mono" w:cs="Cascadia Mono"/>
          <w:noProof w:val="0"/>
          <w:color w:val="000000"/>
          <w:kern w:val="0"/>
          <w:sz w:val="24"/>
          <w:szCs w:val="24"/>
          <w:lang w:val="en-US"/>
        </w:rPr>
        <w:t>();</w:t>
      </w:r>
    </w:p>
    <w:p w14:paraId="73B6D863" w14:textId="77777777" w:rsidR="00B022B5" w:rsidRPr="00B022B5" w:rsidRDefault="00B022B5" w:rsidP="00B022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B022B5">
        <w:rPr>
          <w:rFonts w:ascii="Cascadia Mono" w:hAnsi="Cascadia Mono" w:cs="Cascadia Mono"/>
          <w:noProof w:val="0"/>
          <w:color w:val="000000"/>
          <w:kern w:val="0"/>
          <w:sz w:val="24"/>
          <w:szCs w:val="24"/>
          <w:lang w:val="en-US"/>
        </w:rPr>
        <w:t>}</w:t>
      </w:r>
    </w:p>
    <w:p w14:paraId="48983E22" w14:textId="77777777" w:rsidR="00B022B5" w:rsidRPr="00B022B5" w:rsidRDefault="00B022B5" w:rsidP="00B022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B022B5">
        <w:rPr>
          <w:rFonts w:ascii="Cascadia Mono" w:hAnsi="Cascadia Mono" w:cs="Cascadia Mono"/>
          <w:noProof w:val="0"/>
          <w:color w:val="000000"/>
          <w:kern w:val="0"/>
          <w:sz w:val="24"/>
          <w:szCs w:val="24"/>
          <w:lang w:val="en-US"/>
        </w:rPr>
        <w:t>catch (</w:t>
      </w:r>
      <w:proofErr w:type="spellStart"/>
      <w:r w:rsidRPr="00B022B5">
        <w:rPr>
          <w:rFonts w:ascii="Cascadia Mono" w:hAnsi="Cascadia Mono" w:cs="Cascadia Mono"/>
          <w:noProof w:val="0"/>
          <w:color w:val="000000"/>
          <w:kern w:val="0"/>
          <w:sz w:val="24"/>
          <w:szCs w:val="24"/>
          <w:lang w:val="en-US"/>
        </w:rPr>
        <w:t>SqlException</w:t>
      </w:r>
      <w:proofErr w:type="spellEnd"/>
      <w:r w:rsidRPr="00B022B5">
        <w:rPr>
          <w:rFonts w:ascii="Cascadia Mono" w:hAnsi="Cascadia Mono" w:cs="Cascadia Mono"/>
          <w:noProof w:val="0"/>
          <w:color w:val="000000"/>
          <w:kern w:val="0"/>
          <w:sz w:val="24"/>
          <w:szCs w:val="24"/>
          <w:lang w:val="en-US"/>
        </w:rPr>
        <w:t xml:space="preserve"> </w:t>
      </w:r>
      <w:proofErr w:type="spellStart"/>
      <w:r w:rsidRPr="00B022B5">
        <w:rPr>
          <w:rFonts w:ascii="Cascadia Mono" w:hAnsi="Cascadia Mono" w:cs="Cascadia Mono"/>
          <w:noProof w:val="0"/>
          <w:color w:val="000000"/>
          <w:kern w:val="0"/>
          <w:sz w:val="24"/>
          <w:szCs w:val="24"/>
          <w:lang w:val="en-US"/>
        </w:rPr>
        <w:t>ev</w:t>
      </w:r>
      <w:proofErr w:type="spellEnd"/>
      <w:r w:rsidRPr="00B022B5">
        <w:rPr>
          <w:rFonts w:ascii="Cascadia Mono" w:hAnsi="Cascadia Mono" w:cs="Cascadia Mono"/>
          <w:noProof w:val="0"/>
          <w:color w:val="000000"/>
          <w:kern w:val="0"/>
          <w:sz w:val="24"/>
          <w:szCs w:val="24"/>
          <w:lang w:val="en-US"/>
        </w:rPr>
        <w:t>)</w:t>
      </w:r>
    </w:p>
    <w:p w14:paraId="1394750C" w14:textId="77777777" w:rsidR="00B022B5" w:rsidRPr="00B022B5" w:rsidRDefault="00B022B5" w:rsidP="00B022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B022B5">
        <w:rPr>
          <w:rFonts w:ascii="Cascadia Mono" w:hAnsi="Cascadia Mono" w:cs="Cascadia Mono"/>
          <w:noProof w:val="0"/>
          <w:color w:val="000000"/>
          <w:kern w:val="0"/>
          <w:sz w:val="24"/>
          <w:szCs w:val="24"/>
          <w:lang w:val="en-US"/>
        </w:rPr>
        <w:t>{</w:t>
      </w:r>
    </w:p>
    <w:p w14:paraId="415B06E8" w14:textId="77777777" w:rsidR="00B022B5" w:rsidRPr="00B022B5" w:rsidRDefault="00B022B5" w:rsidP="00B022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B022B5">
        <w:rPr>
          <w:rFonts w:ascii="Cascadia Mono" w:hAnsi="Cascadia Mono" w:cs="Cascadia Mono"/>
          <w:noProof w:val="0"/>
          <w:color w:val="000000"/>
          <w:kern w:val="0"/>
          <w:sz w:val="24"/>
          <w:szCs w:val="24"/>
          <w:lang w:val="en-US"/>
        </w:rPr>
        <w:t xml:space="preserve">    </w:t>
      </w:r>
      <w:proofErr w:type="spellStart"/>
      <w:r w:rsidRPr="00B022B5">
        <w:rPr>
          <w:rFonts w:ascii="Cascadia Mono" w:hAnsi="Cascadia Mono" w:cs="Cascadia Mono"/>
          <w:noProof w:val="0"/>
          <w:color w:val="000000"/>
          <w:kern w:val="0"/>
          <w:sz w:val="24"/>
          <w:szCs w:val="24"/>
          <w:lang w:val="en-US"/>
        </w:rPr>
        <w:t>MessageBox.Show</w:t>
      </w:r>
      <w:proofErr w:type="spellEnd"/>
      <w:r w:rsidRPr="00B022B5">
        <w:rPr>
          <w:rFonts w:ascii="Cascadia Mono" w:hAnsi="Cascadia Mono" w:cs="Cascadia Mono"/>
          <w:noProof w:val="0"/>
          <w:color w:val="000000"/>
          <w:kern w:val="0"/>
          <w:sz w:val="24"/>
          <w:szCs w:val="24"/>
          <w:lang w:val="en-US"/>
        </w:rPr>
        <w:t xml:space="preserve">("Load </w:t>
      </w:r>
      <w:proofErr w:type="spellStart"/>
      <w:r w:rsidRPr="00B022B5">
        <w:rPr>
          <w:rFonts w:ascii="Cascadia Mono" w:hAnsi="Cascadia Mono" w:cs="Cascadia Mono"/>
          <w:noProof w:val="0"/>
          <w:color w:val="000000"/>
          <w:kern w:val="0"/>
          <w:sz w:val="24"/>
          <w:szCs w:val="24"/>
          <w:lang w:val="en-US"/>
        </w:rPr>
        <w:t>dữ</w:t>
      </w:r>
      <w:proofErr w:type="spellEnd"/>
      <w:r w:rsidRPr="00B022B5">
        <w:rPr>
          <w:rFonts w:ascii="Cascadia Mono" w:hAnsi="Cascadia Mono" w:cs="Cascadia Mono"/>
          <w:noProof w:val="0"/>
          <w:color w:val="000000"/>
          <w:kern w:val="0"/>
          <w:sz w:val="24"/>
          <w:szCs w:val="24"/>
          <w:lang w:val="en-US"/>
        </w:rPr>
        <w:t xml:space="preserve"> </w:t>
      </w:r>
      <w:proofErr w:type="spellStart"/>
      <w:r w:rsidRPr="00B022B5">
        <w:rPr>
          <w:rFonts w:ascii="Cascadia Mono" w:hAnsi="Cascadia Mono" w:cs="Cascadia Mono"/>
          <w:noProof w:val="0"/>
          <w:color w:val="000000"/>
          <w:kern w:val="0"/>
          <w:sz w:val="24"/>
          <w:szCs w:val="24"/>
          <w:lang w:val="en-US"/>
        </w:rPr>
        <w:t>liệu</w:t>
      </w:r>
      <w:proofErr w:type="spellEnd"/>
      <w:r w:rsidRPr="00B022B5">
        <w:rPr>
          <w:rFonts w:ascii="Cascadia Mono" w:hAnsi="Cascadia Mono" w:cs="Cascadia Mono"/>
          <w:noProof w:val="0"/>
          <w:color w:val="000000"/>
          <w:kern w:val="0"/>
          <w:sz w:val="24"/>
          <w:szCs w:val="24"/>
          <w:lang w:val="en-US"/>
        </w:rPr>
        <w:t xml:space="preserve"> </w:t>
      </w:r>
      <w:proofErr w:type="spellStart"/>
      <w:r w:rsidRPr="00B022B5">
        <w:rPr>
          <w:rFonts w:ascii="Cascadia Mono" w:hAnsi="Cascadia Mono" w:cs="Cascadia Mono"/>
          <w:noProof w:val="0"/>
          <w:color w:val="000000"/>
          <w:kern w:val="0"/>
          <w:sz w:val="24"/>
          <w:szCs w:val="24"/>
          <w:lang w:val="en-US"/>
        </w:rPr>
        <w:t>thất</w:t>
      </w:r>
      <w:proofErr w:type="spellEnd"/>
      <w:r w:rsidRPr="00B022B5">
        <w:rPr>
          <w:rFonts w:ascii="Cascadia Mono" w:hAnsi="Cascadia Mono" w:cs="Cascadia Mono"/>
          <w:noProof w:val="0"/>
          <w:color w:val="000000"/>
          <w:kern w:val="0"/>
          <w:sz w:val="24"/>
          <w:szCs w:val="24"/>
          <w:lang w:val="en-US"/>
        </w:rPr>
        <w:t xml:space="preserve"> </w:t>
      </w:r>
      <w:proofErr w:type="spellStart"/>
      <w:r w:rsidRPr="00B022B5">
        <w:rPr>
          <w:rFonts w:ascii="Cascadia Mono" w:hAnsi="Cascadia Mono" w:cs="Cascadia Mono"/>
          <w:noProof w:val="0"/>
          <w:color w:val="000000"/>
          <w:kern w:val="0"/>
          <w:sz w:val="24"/>
          <w:szCs w:val="24"/>
          <w:lang w:val="en-US"/>
        </w:rPr>
        <w:t>bại</w:t>
      </w:r>
      <w:proofErr w:type="spellEnd"/>
      <w:r w:rsidRPr="00B022B5">
        <w:rPr>
          <w:rFonts w:ascii="Cascadia Mono" w:hAnsi="Cascadia Mono" w:cs="Cascadia Mono"/>
          <w:noProof w:val="0"/>
          <w:color w:val="000000"/>
          <w:kern w:val="0"/>
          <w:sz w:val="24"/>
          <w:szCs w:val="24"/>
          <w:lang w:val="en-US"/>
        </w:rPr>
        <w:t>! \</w:t>
      </w:r>
      <w:proofErr w:type="spellStart"/>
      <w:r w:rsidRPr="00B022B5">
        <w:rPr>
          <w:rFonts w:ascii="Cascadia Mono" w:hAnsi="Cascadia Mono" w:cs="Cascadia Mono"/>
          <w:noProof w:val="0"/>
          <w:color w:val="000000"/>
          <w:kern w:val="0"/>
          <w:sz w:val="24"/>
          <w:szCs w:val="24"/>
          <w:lang w:val="en-US"/>
        </w:rPr>
        <w:t>nDo</w:t>
      </w:r>
      <w:proofErr w:type="spellEnd"/>
      <w:r w:rsidRPr="00B022B5">
        <w:rPr>
          <w:rFonts w:ascii="Cascadia Mono" w:hAnsi="Cascadia Mono" w:cs="Cascadia Mono"/>
          <w:noProof w:val="0"/>
          <w:color w:val="000000"/>
          <w:kern w:val="0"/>
          <w:sz w:val="24"/>
          <w:szCs w:val="24"/>
          <w:lang w:val="en-US"/>
        </w:rPr>
        <w:t xml:space="preserve">: \n" + </w:t>
      </w:r>
      <w:proofErr w:type="spellStart"/>
      <w:proofErr w:type="gramStart"/>
      <w:r w:rsidRPr="00B022B5">
        <w:rPr>
          <w:rFonts w:ascii="Cascadia Mono" w:hAnsi="Cascadia Mono" w:cs="Cascadia Mono"/>
          <w:noProof w:val="0"/>
          <w:color w:val="000000"/>
          <w:kern w:val="0"/>
          <w:sz w:val="24"/>
          <w:szCs w:val="24"/>
          <w:lang w:val="en-US"/>
        </w:rPr>
        <w:t>ev.Message</w:t>
      </w:r>
      <w:proofErr w:type="spellEnd"/>
      <w:proofErr w:type="gramEnd"/>
      <w:r w:rsidRPr="00B022B5">
        <w:rPr>
          <w:rFonts w:ascii="Cascadia Mono" w:hAnsi="Cascadia Mono" w:cs="Cascadia Mono"/>
          <w:noProof w:val="0"/>
          <w:color w:val="000000"/>
          <w:kern w:val="0"/>
          <w:sz w:val="24"/>
          <w:szCs w:val="24"/>
          <w:lang w:val="en-US"/>
        </w:rPr>
        <w:t xml:space="preserve">, "Thông </w:t>
      </w:r>
      <w:proofErr w:type="spellStart"/>
      <w:r w:rsidRPr="00B022B5">
        <w:rPr>
          <w:rFonts w:ascii="Cascadia Mono" w:hAnsi="Cascadia Mono" w:cs="Cascadia Mono"/>
          <w:noProof w:val="0"/>
          <w:color w:val="000000"/>
          <w:kern w:val="0"/>
          <w:sz w:val="24"/>
          <w:szCs w:val="24"/>
          <w:lang w:val="en-US"/>
        </w:rPr>
        <w:t>báo</w:t>
      </w:r>
      <w:proofErr w:type="spellEnd"/>
      <w:r w:rsidRPr="00B022B5">
        <w:rPr>
          <w:rFonts w:ascii="Cascadia Mono" w:hAnsi="Cascadia Mono" w:cs="Cascadia Mono"/>
          <w:noProof w:val="0"/>
          <w:color w:val="000000"/>
          <w:kern w:val="0"/>
          <w:sz w:val="24"/>
          <w:szCs w:val="24"/>
          <w:lang w:val="en-US"/>
        </w:rPr>
        <w:t xml:space="preserve">", </w:t>
      </w:r>
      <w:proofErr w:type="spellStart"/>
      <w:r w:rsidRPr="00B022B5">
        <w:rPr>
          <w:rFonts w:ascii="Cascadia Mono" w:hAnsi="Cascadia Mono" w:cs="Cascadia Mono"/>
          <w:noProof w:val="0"/>
          <w:color w:val="000000"/>
          <w:kern w:val="0"/>
          <w:sz w:val="24"/>
          <w:szCs w:val="24"/>
          <w:lang w:val="en-US"/>
        </w:rPr>
        <w:t>MessageBoxButtons.OK</w:t>
      </w:r>
      <w:proofErr w:type="spellEnd"/>
      <w:r w:rsidRPr="00B022B5">
        <w:rPr>
          <w:rFonts w:ascii="Cascadia Mono" w:hAnsi="Cascadia Mono" w:cs="Cascadia Mono"/>
          <w:noProof w:val="0"/>
          <w:color w:val="000000"/>
          <w:kern w:val="0"/>
          <w:sz w:val="24"/>
          <w:szCs w:val="24"/>
          <w:lang w:val="en-US"/>
        </w:rPr>
        <w:t xml:space="preserve">, </w:t>
      </w:r>
      <w:proofErr w:type="spellStart"/>
      <w:r w:rsidRPr="00B022B5">
        <w:rPr>
          <w:rFonts w:ascii="Cascadia Mono" w:hAnsi="Cascadia Mono" w:cs="Cascadia Mono"/>
          <w:noProof w:val="0"/>
          <w:color w:val="000000"/>
          <w:kern w:val="0"/>
          <w:sz w:val="24"/>
          <w:szCs w:val="24"/>
          <w:lang w:val="en-US"/>
        </w:rPr>
        <w:t>MessageBoxIcon.Warning</w:t>
      </w:r>
      <w:proofErr w:type="spellEnd"/>
      <w:r w:rsidRPr="00B022B5">
        <w:rPr>
          <w:rFonts w:ascii="Cascadia Mono" w:hAnsi="Cascadia Mono" w:cs="Cascadia Mono"/>
          <w:noProof w:val="0"/>
          <w:color w:val="000000"/>
          <w:kern w:val="0"/>
          <w:sz w:val="24"/>
          <w:szCs w:val="24"/>
          <w:lang w:val="en-US"/>
        </w:rPr>
        <w:t>);</w:t>
      </w:r>
    </w:p>
    <w:p w14:paraId="5C24B8F0" w14:textId="77777777" w:rsidR="00B022B5" w:rsidRPr="00B022B5" w:rsidRDefault="00B022B5" w:rsidP="00B022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B022B5">
        <w:rPr>
          <w:rFonts w:ascii="Cascadia Mono" w:hAnsi="Cascadia Mono" w:cs="Cascadia Mono"/>
          <w:noProof w:val="0"/>
          <w:color w:val="000000"/>
          <w:kern w:val="0"/>
          <w:sz w:val="24"/>
          <w:szCs w:val="24"/>
          <w:lang w:val="en-US"/>
        </w:rPr>
        <w:t xml:space="preserve">    </w:t>
      </w:r>
      <w:proofErr w:type="gramStart"/>
      <w:r w:rsidRPr="00B022B5">
        <w:rPr>
          <w:rFonts w:ascii="Cascadia Mono" w:hAnsi="Cascadia Mono" w:cs="Cascadia Mono"/>
          <w:noProof w:val="0"/>
          <w:color w:val="000000"/>
          <w:kern w:val="0"/>
          <w:sz w:val="24"/>
          <w:szCs w:val="24"/>
          <w:lang w:val="en-US"/>
        </w:rPr>
        <w:t>return;</w:t>
      </w:r>
      <w:proofErr w:type="gramEnd"/>
    </w:p>
    <w:p w14:paraId="2503A3A5" w14:textId="07D7B40B" w:rsidR="00F86200" w:rsidRPr="00B022B5" w:rsidRDefault="00B022B5" w:rsidP="00B022B5">
      <w:pPr>
        <w:pStyle w:val="ListParagraph"/>
        <w:pBdr>
          <w:top w:val="single" w:sz="4" w:space="1" w:color="auto"/>
          <w:left w:val="single" w:sz="4" w:space="4" w:color="auto"/>
          <w:bottom w:val="single" w:sz="4" w:space="1" w:color="auto"/>
          <w:right w:val="single" w:sz="4" w:space="4" w:color="auto"/>
        </w:pBdr>
        <w:ind w:left="1584"/>
        <w:rPr>
          <w:rFonts w:ascii="Times New Roman" w:hAnsi="Times New Roman" w:cs="Times New Roman"/>
          <w:sz w:val="24"/>
          <w:szCs w:val="24"/>
          <w:u w:val="single"/>
          <w:lang w:val="en-US"/>
        </w:rPr>
      </w:pPr>
      <w:r w:rsidRPr="00B022B5">
        <w:rPr>
          <w:rFonts w:ascii="Cascadia Mono" w:hAnsi="Cascadia Mono" w:cs="Cascadia Mono"/>
          <w:noProof w:val="0"/>
          <w:color w:val="000000"/>
          <w:kern w:val="0"/>
          <w:sz w:val="24"/>
          <w:szCs w:val="24"/>
          <w:lang w:val="en-US"/>
        </w:rPr>
        <w:t>}</w:t>
      </w:r>
    </w:p>
    <w:p w14:paraId="67765098" w14:textId="77777777" w:rsidR="00F86200" w:rsidRPr="00F86200" w:rsidRDefault="00F86200" w:rsidP="00F86200">
      <w:pPr>
        <w:pStyle w:val="ListParagraph"/>
        <w:ind w:left="1584"/>
        <w:rPr>
          <w:rFonts w:ascii="Times New Roman" w:hAnsi="Times New Roman" w:cs="Times New Roman"/>
          <w:sz w:val="28"/>
          <w:szCs w:val="28"/>
          <w:u w:val="single"/>
          <w:lang w:val="en-US"/>
        </w:rPr>
      </w:pPr>
    </w:p>
    <w:p w14:paraId="408E1F1B" w14:textId="1495984E" w:rsidR="00F86200" w:rsidRDefault="00F86200" w:rsidP="00F86200">
      <w:pPr>
        <w:pStyle w:val="ListParagraph"/>
        <w:numPr>
          <w:ilvl w:val="0"/>
          <w:numId w:val="38"/>
        </w:numPr>
        <w:rPr>
          <w:rFonts w:ascii="Times New Roman" w:hAnsi="Times New Roman" w:cs="Times New Roman"/>
          <w:b/>
          <w:bCs/>
          <w:sz w:val="28"/>
          <w:szCs w:val="28"/>
          <w:lang w:val="en-US"/>
        </w:rPr>
      </w:pPr>
      <w:r>
        <w:rPr>
          <w:rFonts w:ascii="Times New Roman" w:hAnsi="Times New Roman" w:cs="Times New Roman"/>
          <w:b/>
          <w:bCs/>
          <w:sz w:val="28"/>
          <w:szCs w:val="28"/>
          <w:lang w:val="en-US"/>
        </w:rPr>
        <w:t>Function</w:t>
      </w:r>
      <w:r w:rsidR="00817F17">
        <w:rPr>
          <w:rFonts w:ascii="Times New Roman" w:hAnsi="Times New Roman" w:cs="Times New Roman"/>
          <w:b/>
          <w:bCs/>
          <w:sz w:val="28"/>
          <w:szCs w:val="28"/>
          <w:lang w:val="en-US"/>
        </w:rPr>
        <w:t xml:space="preserve"> </w:t>
      </w:r>
      <w:r w:rsidR="00817F17" w:rsidRPr="00817F17">
        <w:rPr>
          <w:rFonts w:ascii="Times New Roman" w:hAnsi="Times New Roman" w:cs="Times New Roman"/>
          <w:b/>
          <w:bCs/>
          <w:sz w:val="28"/>
          <w:szCs w:val="28"/>
          <w:lang w:val="en-US"/>
        </w:rPr>
        <w:t xml:space="preserve">lấy ra mã nhân viên từ bảng employee khi biết kí tự đầu là </w:t>
      </w:r>
      <w:r w:rsidR="00817F17">
        <w:rPr>
          <w:rFonts w:ascii="Times New Roman" w:hAnsi="Times New Roman" w:cs="Times New Roman"/>
          <w:b/>
          <w:bCs/>
          <w:sz w:val="28"/>
          <w:szCs w:val="28"/>
          <w:lang w:val="en-US"/>
        </w:rPr>
        <w:t>EF</w:t>
      </w:r>
      <w:r w:rsidR="00817F17" w:rsidRPr="00817F17">
        <w:rPr>
          <w:rFonts w:ascii="Times New Roman" w:hAnsi="Times New Roman" w:cs="Times New Roman"/>
          <w:b/>
          <w:bCs/>
          <w:sz w:val="28"/>
          <w:szCs w:val="28"/>
          <w:lang w:val="en-US"/>
        </w:rPr>
        <w:t xml:space="preserve"> hoặc </w:t>
      </w:r>
      <w:r w:rsidR="00817F17">
        <w:rPr>
          <w:rFonts w:ascii="Times New Roman" w:hAnsi="Times New Roman" w:cs="Times New Roman"/>
          <w:b/>
          <w:bCs/>
          <w:sz w:val="28"/>
          <w:szCs w:val="28"/>
          <w:lang w:val="en-US"/>
        </w:rPr>
        <w:t>EP:</w:t>
      </w:r>
    </w:p>
    <w:p w14:paraId="0A1BA170" w14:textId="0F6D7731" w:rsidR="00896FB2" w:rsidRDefault="00896FB2" w:rsidP="00896FB2">
      <w:pPr>
        <w:pStyle w:val="ListParagraph"/>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SQL:</w:t>
      </w:r>
    </w:p>
    <w:p w14:paraId="7488BDD0" w14:textId="77777777" w:rsidR="00B428DA" w:rsidRPr="00B428DA" w:rsidRDefault="00B428DA" w:rsidP="00B428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B428DA">
        <w:rPr>
          <w:rFonts w:ascii="Cascadia Mono" w:hAnsi="Cascadia Mono" w:cs="Cascadia Mono"/>
          <w:noProof w:val="0"/>
          <w:color w:val="0000FF"/>
          <w:kern w:val="0"/>
          <w:sz w:val="24"/>
          <w:szCs w:val="24"/>
          <w:lang w:val="en-US"/>
        </w:rPr>
        <w:t>DROP</w:t>
      </w:r>
      <w:r w:rsidRPr="00B428DA">
        <w:rPr>
          <w:rFonts w:ascii="Cascadia Mono" w:hAnsi="Cascadia Mono" w:cs="Cascadia Mono"/>
          <w:noProof w:val="0"/>
          <w:color w:val="000000"/>
          <w:kern w:val="0"/>
          <w:sz w:val="24"/>
          <w:szCs w:val="24"/>
          <w:lang w:val="en-US"/>
        </w:rPr>
        <w:t xml:space="preserve"> </w:t>
      </w:r>
      <w:r w:rsidRPr="00B428DA">
        <w:rPr>
          <w:rFonts w:ascii="Cascadia Mono" w:hAnsi="Cascadia Mono" w:cs="Cascadia Mono"/>
          <w:noProof w:val="0"/>
          <w:color w:val="0000FF"/>
          <w:kern w:val="0"/>
          <w:sz w:val="24"/>
          <w:szCs w:val="24"/>
          <w:lang w:val="en-US"/>
        </w:rPr>
        <w:t>FUNCTION</w:t>
      </w:r>
      <w:r w:rsidRPr="00B428DA">
        <w:rPr>
          <w:rFonts w:ascii="Cascadia Mono" w:hAnsi="Cascadia Mono" w:cs="Cascadia Mono"/>
          <w:noProof w:val="0"/>
          <w:color w:val="000000"/>
          <w:kern w:val="0"/>
          <w:sz w:val="24"/>
          <w:szCs w:val="24"/>
          <w:lang w:val="en-US"/>
        </w:rPr>
        <w:t xml:space="preserve"> </w:t>
      </w:r>
      <w:r w:rsidRPr="00B428DA">
        <w:rPr>
          <w:rFonts w:ascii="Cascadia Mono" w:hAnsi="Cascadia Mono" w:cs="Cascadia Mono"/>
          <w:noProof w:val="0"/>
          <w:color w:val="0000FF"/>
          <w:kern w:val="0"/>
          <w:sz w:val="24"/>
          <w:szCs w:val="24"/>
          <w:lang w:val="en-US"/>
        </w:rPr>
        <w:t>IF</w:t>
      </w:r>
      <w:r w:rsidRPr="00B428DA">
        <w:rPr>
          <w:rFonts w:ascii="Cascadia Mono" w:hAnsi="Cascadia Mono" w:cs="Cascadia Mono"/>
          <w:noProof w:val="0"/>
          <w:color w:val="000000"/>
          <w:kern w:val="0"/>
          <w:sz w:val="24"/>
          <w:szCs w:val="24"/>
          <w:lang w:val="en-US"/>
        </w:rPr>
        <w:t xml:space="preserve"> </w:t>
      </w:r>
      <w:r w:rsidRPr="00B428DA">
        <w:rPr>
          <w:rFonts w:ascii="Cascadia Mono" w:hAnsi="Cascadia Mono" w:cs="Cascadia Mono"/>
          <w:noProof w:val="0"/>
          <w:color w:val="808080"/>
          <w:kern w:val="0"/>
          <w:sz w:val="24"/>
          <w:szCs w:val="24"/>
          <w:lang w:val="en-US"/>
        </w:rPr>
        <w:t>EXISTS</w:t>
      </w:r>
      <w:r w:rsidRPr="00B428DA">
        <w:rPr>
          <w:rFonts w:ascii="Cascadia Mono" w:hAnsi="Cascadia Mono" w:cs="Cascadia Mono"/>
          <w:noProof w:val="0"/>
          <w:color w:val="000000"/>
          <w:kern w:val="0"/>
          <w:sz w:val="24"/>
          <w:szCs w:val="24"/>
          <w:lang w:val="en-US"/>
        </w:rPr>
        <w:t xml:space="preserve"> </w:t>
      </w:r>
      <w:proofErr w:type="spellStart"/>
      <w:proofErr w:type="gramStart"/>
      <w:r w:rsidRPr="00B428DA">
        <w:rPr>
          <w:rFonts w:ascii="Cascadia Mono" w:hAnsi="Cascadia Mono" w:cs="Cascadia Mono"/>
          <w:noProof w:val="0"/>
          <w:color w:val="000000"/>
          <w:kern w:val="0"/>
          <w:sz w:val="24"/>
          <w:szCs w:val="24"/>
          <w:lang w:val="en-US"/>
        </w:rPr>
        <w:t>getEmployeeID</w:t>
      </w:r>
      <w:proofErr w:type="spellEnd"/>
      <w:proofErr w:type="gramEnd"/>
    </w:p>
    <w:p w14:paraId="3CE6C136" w14:textId="77777777" w:rsidR="00B428DA" w:rsidRPr="00B428DA" w:rsidRDefault="00B428DA" w:rsidP="00B428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B428DA">
        <w:rPr>
          <w:rFonts w:ascii="Cascadia Mono" w:hAnsi="Cascadia Mono" w:cs="Cascadia Mono"/>
          <w:noProof w:val="0"/>
          <w:color w:val="0000FF"/>
          <w:kern w:val="0"/>
          <w:sz w:val="24"/>
          <w:szCs w:val="24"/>
          <w:lang w:val="en-US"/>
        </w:rPr>
        <w:t>GO</w:t>
      </w:r>
    </w:p>
    <w:p w14:paraId="7B8EF6C7" w14:textId="77777777" w:rsidR="00B428DA" w:rsidRPr="00B428DA" w:rsidRDefault="00B428DA" w:rsidP="00B428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p>
    <w:p w14:paraId="369E190B" w14:textId="77777777" w:rsidR="00B428DA" w:rsidRPr="00B428DA" w:rsidRDefault="00B428DA" w:rsidP="00B428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B428DA">
        <w:rPr>
          <w:rFonts w:ascii="Cascadia Mono" w:hAnsi="Cascadia Mono" w:cs="Cascadia Mono"/>
          <w:noProof w:val="0"/>
          <w:color w:val="0000FF"/>
          <w:kern w:val="0"/>
          <w:sz w:val="24"/>
          <w:szCs w:val="24"/>
          <w:lang w:val="en-US"/>
        </w:rPr>
        <w:t>CREATE</w:t>
      </w:r>
      <w:r w:rsidRPr="00B428DA">
        <w:rPr>
          <w:rFonts w:ascii="Cascadia Mono" w:hAnsi="Cascadia Mono" w:cs="Cascadia Mono"/>
          <w:noProof w:val="0"/>
          <w:color w:val="000000"/>
          <w:kern w:val="0"/>
          <w:sz w:val="24"/>
          <w:szCs w:val="24"/>
          <w:lang w:val="en-US"/>
        </w:rPr>
        <w:t xml:space="preserve"> </w:t>
      </w:r>
      <w:r w:rsidRPr="00B428DA">
        <w:rPr>
          <w:rFonts w:ascii="Cascadia Mono" w:hAnsi="Cascadia Mono" w:cs="Cascadia Mono"/>
          <w:noProof w:val="0"/>
          <w:color w:val="0000FF"/>
          <w:kern w:val="0"/>
          <w:sz w:val="24"/>
          <w:szCs w:val="24"/>
          <w:lang w:val="en-US"/>
        </w:rPr>
        <w:t>FUNCTION</w:t>
      </w:r>
      <w:r w:rsidRPr="00B428DA">
        <w:rPr>
          <w:rFonts w:ascii="Cascadia Mono" w:hAnsi="Cascadia Mono" w:cs="Cascadia Mono"/>
          <w:noProof w:val="0"/>
          <w:color w:val="000000"/>
          <w:kern w:val="0"/>
          <w:sz w:val="24"/>
          <w:szCs w:val="24"/>
          <w:lang w:val="en-US"/>
        </w:rPr>
        <w:t xml:space="preserve"> </w:t>
      </w:r>
      <w:proofErr w:type="spellStart"/>
      <w:proofErr w:type="gramStart"/>
      <w:r w:rsidRPr="00B428DA">
        <w:rPr>
          <w:rFonts w:ascii="Cascadia Mono" w:hAnsi="Cascadia Mono" w:cs="Cascadia Mono"/>
          <w:noProof w:val="0"/>
          <w:color w:val="000000"/>
          <w:kern w:val="0"/>
          <w:sz w:val="24"/>
          <w:szCs w:val="24"/>
          <w:lang w:val="en-US"/>
        </w:rPr>
        <w:t>getEmployeeID</w:t>
      </w:r>
      <w:proofErr w:type="spellEnd"/>
      <w:proofErr w:type="gramEnd"/>
    </w:p>
    <w:p w14:paraId="6A33926F" w14:textId="77777777" w:rsidR="00B428DA" w:rsidRPr="00B428DA" w:rsidRDefault="00B428DA" w:rsidP="00B428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B428DA">
        <w:rPr>
          <w:rFonts w:ascii="Cascadia Mono" w:hAnsi="Cascadia Mono" w:cs="Cascadia Mono"/>
          <w:noProof w:val="0"/>
          <w:color w:val="808080"/>
          <w:kern w:val="0"/>
          <w:sz w:val="24"/>
          <w:szCs w:val="24"/>
          <w:lang w:val="en-US"/>
        </w:rPr>
        <w:t>(</w:t>
      </w:r>
    </w:p>
    <w:p w14:paraId="5785AB8D" w14:textId="77777777" w:rsidR="00B428DA" w:rsidRPr="00B428DA" w:rsidRDefault="00B428DA" w:rsidP="00B428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B428DA">
        <w:rPr>
          <w:rFonts w:ascii="Cascadia Mono" w:hAnsi="Cascadia Mono" w:cs="Cascadia Mono"/>
          <w:noProof w:val="0"/>
          <w:color w:val="000000"/>
          <w:kern w:val="0"/>
          <w:sz w:val="24"/>
          <w:szCs w:val="24"/>
          <w:lang w:val="en-US"/>
        </w:rPr>
        <w:tab/>
        <w:t xml:space="preserve">@empCategory </w:t>
      </w:r>
      <w:proofErr w:type="gramStart"/>
      <w:r w:rsidRPr="00B428DA">
        <w:rPr>
          <w:rFonts w:ascii="Cascadia Mono" w:hAnsi="Cascadia Mono" w:cs="Cascadia Mono"/>
          <w:noProof w:val="0"/>
          <w:color w:val="0000FF"/>
          <w:kern w:val="0"/>
          <w:sz w:val="24"/>
          <w:szCs w:val="24"/>
          <w:lang w:val="en-US"/>
        </w:rPr>
        <w:t>NVARCHAR</w:t>
      </w:r>
      <w:r w:rsidRPr="00B428DA">
        <w:rPr>
          <w:rFonts w:ascii="Cascadia Mono" w:hAnsi="Cascadia Mono" w:cs="Cascadia Mono"/>
          <w:noProof w:val="0"/>
          <w:color w:val="808080"/>
          <w:kern w:val="0"/>
          <w:sz w:val="24"/>
          <w:szCs w:val="24"/>
          <w:lang w:val="en-US"/>
        </w:rPr>
        <w:t>(</w:t>
      </w:r>
      <w:proofErr w:type="gramEnd"/>
      <w:r w:rsidRPr="00B428DA">
        <w:rPr>
          <w:rFonts w:ascii="Cascadia Mono" w:hAnsi="Cascadia Mono" w:cs="Cascadia Mono"/>
          <w:noProof w:val="0"/>
          <w:color w:val="FF00FF"/>
          <w:kern w:val="0"/>
          <w:sz w:val="24"/>
          <w:szCs w:val="24"/>
          <w:lang w:val="en-US"/>
        </w:rPr>
        <w:t>max</w:t>
      </w:r>
      <w:r w:rsidRPr="00B428DA">
        <w:rPr>
          <w:rFonts w:ascii="Cascadia Mono" w:hAnsi="Cascadia Mono" w:cs="Cascadia Mono"/>
          <w:noProof w:val="0"/>
          <w:color w:val="808080"/>
          <w:kern w:val="0"/>
          <w:sz w:val="24"/>
          <w:szCs w:val="24"/>
          <w:lang w:val="en-US"/>
        </w:rPr>
        <w:t>)</w:t>
      </w:r>
    </w:p>
    <w:p w14:paraId="3E132A66" w14:textId="77777777" w:rsidR="00B428DA" w:rsidRPr="00B428DA" w:rsidRDefault="00B428DA" w:rsidP="00B428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B428DA">
        <w:rPr>
          <w:rFonts w:ascii="Cascadia Mono" w:hAnsi="Cascadia Mono" w:cs="Cascadia Mono"/>
          <w:noProof w:val="0"/>
          <w:color w:val="808080"/>
          <w:kern w:val="0"/>
          <w:sz w:val="24"/>
          <w:szCs w:val="24"/>
          <w:lang w:val="en-US"/>
        </w:rPr>
        <w:t>)</w:t>
      </w:r>
    </w:p>
    <w:p w14:paraId="004E4D4C" w14:textId="77777777" w:rsidR="00B428DA" w:rsidRPr="00B428DA" w:rsidRDefault="00B428DA" w:rsidP="00B428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B428DA">
        <w:rPr>
          <w:rFonts w:ascii="Cascadia Mono" w:hAnsi="Cascadia Mono" w:cs="Cascadia Mono"/>
          <w:noProof w:val="0"/>
          <w:color w:val="0000FF"/>
          <w:kern w:val="0"/>
          <w:sz w:val="24"/>
          <w:szCs w:val="24"/>
          <w:lang w:val="en-US"/>
        </w:rPr>
        <w:t>RETURNS</w:t>
      </w:r>
      <w:r w:rsidRPr="00B428DA">
        <w:rPr>
          <w:rFonts w:ascii="Cascadia Mono" w:hAnsi="Cascadia Mono" w:cs="Cascadia Mono"/>
          <w:noProof w:val="0"/>
          <w:color w:val="000000"/>
          <w:kern w:val="0"/>
          <w:sz w:val="24"/>
          <w:szCs w:val="24"/>
          <w:lang w:val="en-US"/>
        </w:rPr>
        <w:t xml:space="preserve"> </w:t>
      </w:r>
      <w:r w:rsidRPr="00B428DA">
        <w:rPr>
          <w:rFonts w:ascii="Cascadia Mono" w:hAnsi="Cascadia Mono" w:cs="Cascadia Mono"/>
          <w:noProof w:val="0"/>
          <w:color w:val="0000FF"/>
          <w:kern w:val="0"/>
          <w:sz w:val="24"/>
          <w:szCs w:val="24"/>
          <w:lang w:val="en-US"/>
        </w:rPr>
        <w:t>TABLE</w:t>
      </w:r>
    </w:p>
    <w:p w14:paraId="56F7FF9A" w14:textId="77777777" w:rsidR="00B428DA" w:rsidRPr="00B428DA" w:rsidRDefault="00B428DA" w:rsidP="00B428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B428DA">
        <w:rPr>
          <w:rFonts w:ascii="Cascadia Mono" w:hAnsi="Cascadia Mono" w:cs="Cascadia Mono"/>
          <w:noProof w:val="0"/>
          <w:color w:val="0000FF"/>
          <w:kern w:val="0"/>
          <w:sz w:val="24"/>
          <w:szCs w:val="24"/>
          <w:lang w:val="en-US"/>
        </w:rPr>
        <w:t>AS</w:t>
      </w:r>
    </w:p>
    <w:p w14:paraId="03158A1F" w14:textId="77777777" w:rsidR="00B428DA" w:rsidRPr="00B428DA" w:rsidRDefault="00B428DA" w:rsidP="00B428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B428DA">
        <w:rPr>
          <w:rFonts w:ascii="Cascadia Mono" w:hAnsi="Cascadia Mono" w:cs="Cascadia Mono"/>
          <w:noProof w:val="0"/>
          <w:color w:val="0000FF"/>
          <w:kern w:val="0"/>
          <w:sz w:val="24"/>
          <w:szCs w:val="24"/>
          <w:lang w:val="en-US"/>
        </w:rPr>
        <w:t>RETURN</w:t>
      </w:r>
    </w:p>
    <w:p w14:paraId="6C607A96" w14:textId="77777777" w:rsidR="00B428DA" w:rsidRPr="00B428DA" w:rsidRDefault="00B428DA" w:rsidP="00B428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B428DA">
        <w:rPr>
          <w:rFonts w:ascii="Cascadia Mono" w:hAnsi="Cascadia Mono" w:cs="Cascadia Mono"/>
          <w:noProof w:val="0"/>
          <w:color w:val="808080"/>
          <w:kern w:val="0"/>
          <w:sz w:val="24"/>
          <w:szCs w:val="24"/>
          <w:lang w:val="en-US"/>
        </w:rPr>
        <w:t>(</w:t>
      </w:r>
    </w:p>
    <w:p w14:paraId="4C4BB698" w14:textId="77777777" w:rsidR="00B428DA" w:rsidRPr="00B428DA" w:rsidRDefault="00B428DA" w:rsidP="00B428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B428DA">
        <w:rPr>
          <w:rFonts w:ascii="Cascadia Mono" w:hAnsi="Cascadia Mono" w:cs="Cascadia Mono"/>
          <w:noProof w:val="0"/>
          <w:color w:val="000000"/>
          <w:kern w:val="0"/>
          <w:sz w:val="24"/>
          <w:szCs w:val="24"/>
          <w:lang w:val="en-US"/>
        </w:rPr>
        <w:tab/>
      </w:r>
      <w:r w:rsidRPr="00B428DA">
        <w:rPr>
          <w:rFonts w:ascii="Cascadia Mono" w:hAnsi="Cascadia Mono" w:cs="Cascadia Mono"/>
          <w:noProof w:val="0"/>
          <w:color w:val="0000FF"/>
          <w:kern w:val="0"/>
          <w:sz w:val="24"/>
          <w:szCs w:val="24"/>
          <w:lang w:val="en-US"/>
        </w:rPr>
        <w:t>SELECT</w:t>
      </w:r>
      <w:r w:rsidRPr="00B428DA">
        <w:rPr>
          <w:rFonts w:ascii="Cascadia Mono" w:hAnsi="Cascadia Mono" w:cs="Cascadia Mono"/>
          <w:noProof w:val="0"/>
          <w:color w:val="000000"/>
          <w:kern w:val="0"/>
          <w:sz w:val="24"/>
          <w:szCs w:val="24"/>
          <w:lang w:val="en-US"/>
        </w:rPr>
        <w:t xml:space="preserve"> </w:t>
      </w:r>
      <w:r w:rsidRPr="00B428DA">
        <w:rPr>
          <w:rFonts w:ascii="Cascadia Mono" w:hAnsi="Cascadia Mono" w:cs="Cascadia Mono"/>
          <w:noProof w:val="0"/>
          <w:color w:val="0000FF"/>
          <w:kern w:val="0"/>
          <w:sz w:val="24"/>
          <w:szCs w:val="24"/>
          <w:lang w:val="en-US"/>
        </w:rPr>
        <w:t>name</w:t>
      </w:r>
      <w:r w:rsidRPr="00B428DA">
        <w:rPr>
          <w:rFonts w:ascii="Cascadia Mono" w:hAnsi="Cascadia Mono" w:cs="Cascadia Mono"/>
          <w:noProof w:val="0"/>
          <w:color w:val="000000"/>
          <w:kern w:val="0"/>
          <w:sz w:val="24"/>
          <w:szCs w:val="24"/>
          <w:lang w:val="en-US"/>
        </w:rPr>
        <w:t xml:space="preserve"> </w:t>
      </w:r>
      <w:r w:rsidRPr="00B428DA">
        <w:rPr>
          <w:rFonts w:ascii="Cascadia Mono" w:hAnsi="Cascadia Mono" w:cs="Cascadia Mono"/>
          <w:noProof w:val="0"/>
          <w:color w:val="0000FF"/>
          <w:kern w:val="0"/>
          <w:sz w:val="24"/>
          <w:szCs w:val="24"/>
          <w:lang w:val="en-US"/>
        </w:rPr>
        <w:t>FROM</w:t>
      </w:r>
      <w:r w:rsidRPr="00B428DA">
        <w:rPr>
          <w:rFonts w:ascii="Cascadia Mono" w:hAnsi="Cascadia Mono" w:cs="Cascadia Mono"/>
          <w:noProof w:val="0"/>
          <w:color w:val="000000"/>
          <w:kern w:val="0"/>
          <w:sz w:val="24"/>
          <w:szCs w:val="24"/>
          <w:lang w:val="en-US"/>
        </w:rPr>
        <w:t xml:space="preserve"> Employee </w:t>
      </w:r>
    </w:p>
    <w:p w14:paraId="0FA8B791" w14:textId="77777777" w:rsidR="00B428DA" w:rsidRPr="00B428DA" w:rsidRDefault="00B428DA" w:rsidP="00B428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B428DA">
        <w:rPr>
          <w:rFonts w:ascii="Cascadia Mono" w:hAnsi="Cascadia Mono" w:cs="Cascadia Mono"/>
          <w:noProof w:val="0"/>
          <w:color w:val="000000"/>
          <w:kern w:val="0"/>
          <w:sz w:val="24"/>
          <w:szCs w:val="24"/>
          <w:lang w:val="en-US"/>
        </w:rPr>
        <w:tab/>
      </w:r>
      <w:r w:rsidRPr="00B428DA">
        <w:rPr>
          <w:rFonts w:ascii="Cascadia Mono" w:hAnsi="Cascadia Mono" w:cs="Cascadia Mono"/>
          <w:noProof w:val="0"/>
          <w:color w:val="0000FF"/>
          <w:kern w:val="0"/>
          <w:sz w:val="24"/>
          <w:szCs w:val="24"/>
          <w:lang w:val="en-US"/>
        </w:rPr>
        <w:t xml:space="preserve">WHERE </w:t>
      </w:r>
      <w:r w:rsidRPr="00B428DA">
        <w:rPr>
          <w:rFonts w:ascii="Cascadia Mono" w:hAnsi="Cascadia Mono" w:cs="Cascadia Mono"/>
          <w:noProof w:val="0"/>
          <w:color w:val="808080"/>
          <w:kern w:val="0"/>
          <w:sz w:val="24"/>
          <w:szCs w:val="24"/>
          <w:lang w:val="en-US"/>
        </w:rPr>
        <w:t>(</w:t>
      </w:r>
      <w:r w:rsidRPr="00B428DA">
        <w:rPr>
          <w:rFonts w:ascii="Cascadia Mono" w:hAnsi="Cascadia Mono" w:cs="Cascadia Mono"/>
          <w:noProof w:val="0"/>
          <w:color w:val="000000"/>
          <w:kern w:val="0"/>
          <w:sz w:val="24"/>
          <w:szCs w:val="24"/>
          <w:lang w:val="en-US"/>
        </w:rPr>
        <w:t xml:space="preserve">@empCategory </w:t>
      </w:r>
      <w:r w:rsidRPr="00B428DA">
        <w:rPr>
          <w:rFonts w:ascii="Cascadia Mono" w:hAnsi="Cascadia Mono" w:cs="Cascadia Mono"/>
          <w:noProof w:val="0"/>
          <w:color w:val="808080"/>
          <w:kern w:val="0"/>
          <w:sz w:val="24"/>
          <w:szCs w:val="24"/>
          <w:lang w:val="en-US"/>
        </w:rPr>
        <w:t>=</w:t>
      </w:r>
      <w:r w:rsidRPr="00B428DA">
        <w:rPr>
          <w:rFonts w:ascii="Cascadia Mono" w:hAnsi="Cascadia Mono" w:cs="Cascadia Mono"/>
          <w:noProof w:val="0"/>
          <w:color w:val="000000"/>
          <w:kern w:val="0"/>
          <w:sz w:val="24"/>
          <w:szCs w:val="24"/>
          <w:lang w:val="en-US"/>
        </w:rPr>
        <w:t xml:space="preserve"> </w:t>
      </w:r>
      <w:r w:rsidRPr="00B428DA">
        <w:rPr>
          <w:rFonts w:ascii="Cascadia Mono" w:hAnsi="Cascadia Mono" w:cs="Cascadia Mono"/>
          <w:noProof w:val="0"/>
          <w:color w:val="FF0000"/>
          <w:kern w:val="0"/>
          <w:sz w:val="24"/>
          <w:szCs w:val="24"/>
          <w:lang w:val="en-US"/>
        </w:rPr>
        <w:t>'Fulltime'</w:t>
      </w:r>
      <w:r w:rsidRPr="00B428DA">
        <w:rPr>
          <w:rFonts w:ascii="Cascadia Mono" w:hAnsi="Cascadia Mono" w:cs="Cascadia Mono"/>
          <w:noProof w:val="0"/>
          <w:color w:val="000000"/>
          <w:kern w:val="0"/>
          <w:sz w:val="24"/>
          <w:szCs w:val="24"/>
          <w:lang w:val="en-US"/>
        </w:rPr>
        <w:t xml:space="preserve"> </w:t>
      </w:r>
      <w:r w:rsidRPr="00B428DA">
        <w:rPr>
          <w:rFonts w:ascii="Cascadia Mono" w:hAnsi="Cascadia Mono" w:cs="Cascadia Mono"/>
          <w:noProof w:val="0"/>
          <w:color w:val="808080"/>
          <w:kern w:val="0"/>
          <w:sz w:val="24"/>
          <w:szCs w:val="24"/>
          <w:lang w:val="en-US"/>
        </w:rPr>
        <w:t>AND</w:t>
      </w:r>
      <w:r w:rsidRPr="00B428DA">
        <w:rPr>
          <w:rFonts w:ascii="Cascadia Mono" w:hAnsi="Cascadia Mono" w:cs="Cascadia Mono"/>
          <w:noProof w:val="0"/>
          <w:color w:val="000000"/>
          <w:kern w:val="0"/>
          <w:sz w:val="24"/>
          <w:szCs w:val="24"/>
          <w:lang w:val="en-US"/>
        </w:rPr>
        <w:t xml:space="preserve"> ID </w:t>
      </w:r>
      <w:r w:rsidRPr="00B428DA">
        <w:rPr>
          <w:rFonts w:ascii="Cascadia Mono" w:hAnsi="Cascadia Mono" w:cs="Cascadia Mono"/>
          <w:noProof w:val="0"/>
          <w:color w:val="808080"/>
          <w:kern w:val="0"/>
          <w:sz w:val="24"/>
          <w:szCs w:val="24"/>
          <w:lang w:val="en-US"/>
        </w:rPr>
        <w:t>LIKE</w:t>
      </w:r>
      <w:r w:rsidRPr="00B428DA">
        <w:rPr>
          <w:rFonts w:ascii="Cascadia Mono" w:hAnsi="Cascadia Mono" w:cs="Cascadia Mono"/>
          <w:noProof w:val="0"/>
          <w:color w:val="000000"/>
          <w:kern w:val="0"/>
          <w:sz w:val="24"/>
          <w:szCs w:val="24"/>
          <w:lang w:val="en-US"/>
        </w:rPr>
        <w:t xml:space="preserve"> </w:t>
      </w:r>
      <w:r w:rsidRPr="00B428DA">
        <w:rPr>
          <w:rFonts w:ascii="Cascadia Mono" w:hAnsi="Cascadia Mono" w:cs="Cascadia Mono"/>
          <w:noProof w:val="0"/>
          <w:color w:val="FF0000"/>
          <w:kern w:val="0"/>
          <w:sz w:val="24"/>
          <w:szCs w:val="24"/>
          <w:lang w:val="en-US"/>
        </w:rPr>
        <w:t>'EF%'</w:t>
      </w:r>
      <w:r w:rsidRPr="00B428DA">
        <w:rPr>
          <w:rFonts w:ascii="Cascadia Mono" w:hAnsi="Cascadia Mono" w:cs="Cascadia Mono"/>
          <w:noProof w:val="0"/>
          <w:color w:val="808080"/>
          <w:kern w:val="0"/>
          <w:sz w:val="24"/>
          <w:szCs w:val="24"/>
          <w:lang w:val="en-US"/>
        </w:rPr>
        <w:t>)</w:t>
      </w:r>
    </w:p>
    <w:p w14:paraId="5697010D" w14:textId="77777777" w:rsidR="00B428DA" w:rsidRPr="00B428DA" w:rsidRDefault="00B428DA" w:rsidP="00B428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B428DA">
        <w:rPr>
          <w:rFonts w:ascii="Cascadia Mono" w:hAnsi="Cascadia Mono" w:cs="Cascadia Mono"/>
          <w:noProof w:val="0"/>
          <w:color w:val="000000"/>
          <w:kern w:val="0"/>
          <w:sz w:val="24"/>
          <w:szCs w:val="24"/>
          <w:lang w:val="en-US"/>
        </w:rPr>
        <w:tab/>
      </w:r>
      <w:r w:rsidRPr="00B428DA">
        <w:rPr>
          <w:rFonts w:ascii="Cascadia Mono" w:hAnsi="Cascadia Mono" w:cs="Cascadia Mono"/>
          <w:noProof w:val="0"/>
          <w:color w:val="000000"/>
          <w:kern w:val="0"/>
          <w:sz w:val="24"/>
          <w:szCs w:val="24"/>
          <w:lang w:val="en-US"/>
        </w:rPr>
        <w:tab/>
      </w:r>
      <w:r w:rsidRPr="00B428DA">
        <w:rPr>
          <w:rFonts w:ascii="Cascadia Mono" w:hAnsi="Cascadia Mono" w:cs="Cascadia Mono"/>
          <w:noProof w:val="0"/>
          <w:color w:val="808080"/>
          <w:kern w:val="0"/>
          <w:sz w:val="24"/>
          <w:szCs w:val="24"/>
          <w:lang w:val="en-US"/>
        </w:rPr>
        <w:t>OR</w:t>
      </w:r>
      <w:r w:rsidRPr="00B428DA">
        <w:rPr>
          <w:rFonts w:ascii="Cascadia Mono" w:hAnsi="Cascadia Mono" w:cs="Cascadia Mono"/>
          <w:noProof w:val="0"/>
          <w:color w:val="0000FF"/>
          <w:kern w:val="0"/>
          <w:sz w:val="24"/>
          <w:szCs w:val="24"/>
          <w:lang w:val="en-US"/>
        </w:rPr>
        <w:t xml:space="preserve"> </w:t>
      </w:r>
      <w:r w:rsidRPr="00B428DA">
        <w:rPr>
          <w:rFonts w:ascii="Cascadia Mono" w:hAnsi="Cascadia Mono" w:cs="Cascadia Mono"/>
          <w:noProof w:val="0"/>
          <w:color w:val="808080"/>
          <w:kern w:val="0"/>
          <w:sz w:val="24"/>
          <w:szCs w:val="24"/>
          <w:lang w:val="en-US"/>
        </w:rPr>
        <w:t>(</w:t>
      </w:r>
      <w:r w:rsidRPr="00B428DA">
        <w:rPr>
          <w:rFonts w:ascii="Cascadia Mono" w:hAnsi="Cascadia Mono" w:cs="Cascadia Mono"/>
          <w:noProof w:val="0"/>
          <w:color w:val="000000"/>
          <w:kern w:val="0"/>
          <w:sz w:val="24"/>
          <w:szCs w:val="24"/>
          <w:lang w:val="en-US"/>
        </w:rPr>
        <w:t xml:space="preserve">@empCategory </w:t>
      </w:r>
      <w:r w:rsidRPr="00B428DA">
        <w:rPr>
          <w:rFonts w:ascii="Cascadia Mono" w:hAnsi="Cascadia Mono" w:cs="Cascadia Mono"/>
          <w:noProof w:val="0"/>
          <w:color w:val="808080"/>
          <w:kern w:val="0"/>
          <w:sz w:val="24"/>
          <w:szCs w:val="24"/>
          <w:lang w:val="en-US"/>
        </w:rPr>
        <w:t>&lt;&gt;</w:t>
      </w:r>
      <w:r w:rsidRPr="00B428DA">
        <w:rPr>
          <w:rFonts w:ascii="Cascadia Mono" w:hAnsi="Cascadia Mono" w:cs="Cascadia Mono"/>
          <w:noProof w:val="0"/>
          <w:color w:val="000000"/>
          <w:kern w:val="0"/>
          <w:sz w:val="24"/>
          <w:szCs w:val="24"/>
          <w:lang w:val="en-US"/>
        </w:rPr>
        <w:t xml:space="preserve"> </w:t>
      </w:r>
      <w:r w:rsidRPr="00B428DA">
        <w:rPr>
          <w:rFonts w:ascii="Cascadia Mono" w:hAnsi="Cascadia Mono" w:cs="Cascadia Mono"/>
          <w:noProof w:val="0"/>
          <w:color w:val="FF0000"/>
          <w:kern w:val="0"/>
          <w:sz w:val="24"/>
          <w:szCs w:val="24"/>
          <w:lang w:val="en-US"/>
        </w:rPr>
        <w:t>'Fulltime'</w:t>
      </w:r>
      <w:r w:rsidRPr="00B428DA">
        <w:rPr>
          <w:rFonts w:ascii="Cascadia Mono" w:hAnsi="Cascadia Mono" w:cs="Cascadia Mono"/>
          <w:noProof w:val="0"/>
          <w:color w:val="000000"/>
          <w:kern w:val="0"/>
          <w:sz w:val="24"/>
          <w:szCs w:val="24"/>
          <w:lang w:val="en-US"/>
        </w:rPr>
        <w:t xml:space="preserve"> </w:t>
      </w:r>
      <w:r w:rsidRPr="00B428DA">
        <w:rPr>
          <w:rFonts w:ascii="Cascadia Mono" w:hAnsi="Cascadia Mono" w:cs="Cascadia Mono"/>
          <w:noProof w:val="0"/>
          <w:color w:val="808080"/>
          <w:kern w:val="0"/>
          <w:sz w:val="24"/>
          <w:szCs w:val="24"/>
          <w:lang w:val="en-US"/>
        </w:rPr>
        <w:t>AND</w:t>
      </w:r>
      <w:r w:rsidRPr="00B428DA">
        <w:rPr>
          <w:rFonts w:ascii="Cascadia Mono" w:hAnsi="Cascadia Mono" w:cs="Cascadia Mono"/>
          <w:noProof w:val="0"/>
          <w:color w:val="000000"/>
          <w:kern w:val="0"/>
          <w:sz w:val="24"/>
          <w:szCs w:val="24"/>
          <w:lang w:val="en-US"/>
        </w:rPr>
        <w:t xml:space="preserve"> ID </w:t>
      </w:r>
      <w:r w:rsidRPr="00B428DA">
        <w:rPr>
          <w:rFonts w:ascii="Cascadia Mono" w:hAnsi="Cascadia Mono" w:cs="Cascadia Mono"/>
          <w:noProof w:val="0"/>
          <w:color w:val="808080"/>
          <w:kern w:val="0"/>
          <w:sz w:val="24"/>
          <w:szCs w:val="24"/>
          <w:lang w:val="en-US"/>
        </w:rPr>
        <w:t>LIKE</w:t>
      </w:r>
      <w:r w:rsidRPr="00B428DA">
        <w:rPr>
          <w:rFonts w:ascii="Cascadia Mono" w:hAnsi="Cascadia Mono" w:cs="Cascadia Mono"/>
          <w:noProof w:val="0"/>
          <w:color w:val="000000"/>
          <w:kern w:val="0"/>
          <w:sz w:val="24"/>
          <w:szCs w:val="24"/>
          <w:lang w:val="en-US"/>
        </w:rPr>
        <w:t xml:space="preserve"> </w:t>
      </w:r>
      <w:r w:rsidRPr="00B428DA">
        <w:rPr>
          <w:rFonts w:ascii="Cascadia Mono" w:hAnsi="Cascadia Mono" w:cs="Cascadia Mono"/>
          <w:noProof w:val="0"/>
          <w:color w:val="FF0000"/>
          <w:kern w:val="0"/>
          <w:sz w:val="24"/>
          <w:szCs w:val="24"/>
          <w:lang w:val="en-US"/>
        </w:rPr>
        <w:t>'EP%'</w:t>
      </w:r>
      <w:r w:rsidRPr="00B428DA">
        <w:rPr>
          <w:rFonts w:ascii="Cascadia Mono" w:hAnsi="Cascadia Mono" w:cs="Cascadia Mono"/>
          <w:noProof w:val="0"/>
          <w:color w:val="808080"/>
          <w:kern w:val="0"/>
          <w:sz w:val="24"/>
          <w:szCs w:val="24"/>
          <w:lang w:val="en-US"/>
        </w:rPr>
        <w:t>)</w:t>
      </w:r>
    </w:p>
    <w:p w14:paraId="7A104595" w14:textId="77777777" w:rsidR="00B428DA" w:rsidRPr="00B428DA" w:rsidRDefault="00B428DA" w:rsidP="00B428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B428DA">
        <w:rPr>
          <w:rFonts w:ascii="Cascadia Mono" w:hAnsi="Cascadia Mono" w:cs="Cascadia Mono"/>
          <w:noProof w:val="0"/>
          <w:color w:val="808080"/>
          <w:kern w:val="0"/>
          <w:sz w:val="24"/>
          <w:szCs w:val="24"/>
          <w:lang w:val="en-US"/>
        </w:rPr>
        <w:t>)</w:t>
      </w:r>
    </w:p>
    <w:p w14:paraId="258098EB" w14:textId="5D4A5A9D" w:rsidR="00896FB2" w:rsidRPr="00B428DA" w:rsidRDefault="00B428DA" w:rsidP="00B428DA">
      <w:pPr>
        <w:pStyle w:val="ListParagraph"/>
        <w:pBdr>
          <w:top w:val="single" w:sz="4" w:space="1" w:color="auto"/>
          <w:left w:val="single" w:sz="4" w:space="4" w:color="auto"/>
          <w:bottom w:val="single" w:sz="4" w:space="1" w:color="auto"/>
          <w:right w:val="single" w:sz="4" w:space="4" w:color="auto"/>
        </w:pBdr>
        <w:ind w:left="1584"/>
        <w:rPr>
          <w:rFonts w:ascii="Times New Roman" w:hAnsi="Times New Roman" w:cs="Times New Roman"/>
          <w:sz w:val="24"/>
          <w:szCs w:val="24"/>
          <w:u w:val="single"/>
          <w:lang w:val="en-US"/>
        </w:rPr>
      </w:pPr>
      <w:r w:rsidRPr="00B428DA">
        <w:rPr>
          <w:rFonts w:ascii="Cascadia Mono" w:hAnsi="Cascadia Mono" w:cs="Cascadia Mono"/>
          <w:noProof w:val="0"/>
          <w:color w:val="0000FF"/>
          <w:kern w:val="0"/>
          <w:sz w:val="24"/>
          <w:szCs w:val="24"/>
          <w:lang w:val="en-US"/>
        </w:rPr>
        <w:t>GO</w:t>
      </w:r>
    </w:p>
    <w:p w14:paraId="663B0591" w14:textId="77777777" w:rsidR="00896FB2" w:rsidRDefault="00896FB2" w:rsidP="00896FB2">
      <w:pPr>
        <w:pStyle w:val="ListParagraph"/>
        <w:ind w:left="1584"/>
        <w:rPr>
          <w:rFonts w:ascii="Times New Roman" w:hAnsi="Times New Roman" w:cs="Times New Roman"/>
          <w:sz w:val="28"/>
          <w:szCs w:val="28"/>
          <w:u w:val="single"/>
          <w:lang w:val="en-US"/>
        </w:rPr>
      </w:pPr>
    </w:p>
    <w:p w14:paraId="2C8D7529" w14:textId="50A0C715" w:rsidR="00896FB2" w:rsidRDefault="00896FB2" w:rsidP="00896FB2">
      <w:pPr>
        <w:pStyle w:val="ListParagraph"/>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C# code:</w:t>
      </w:r>
    </w:p>
    <w:p w14:paraId="6BC10396" w14:textId="77777777" w:rsidR="000265F0" w:rsidRPr="000265F0" w:rsidRDefault="000265F0" w:rsidP="000265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265F0">
        <w:rPr>
          <w:rFonts w:ascii="Cascadia Mono" w:hAnsi="Cascadia Mono" w:cs="Cascadia Mono"/>
          <w:noProof w:val="0"/>
          <w:color w:val="000000"/>
          <w:kern w:val="0"/>
          <w:sz w:val="24"/>
          <w:szCs w:val="24"/>
          <w:lang w:val="en-US"/>
        </w:rPr>
        <w:t>try</w:t>
      </w:r>
    </w:p>
    <w:p w14:paraId="66B390B8" w14:textId="77777777" w:rsidR="000265F0" w:rsidRPr="000265F0" w:rsidRDefault="000265F0" w:rsidP="000265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265F0">
        <w:rPr>
          <w:rFonts w:ascii="Cascadia Mono" w:hAnsi="Cascadia Mono" w:cs="Cascadia Mono"/>
          <w:noProof w:val="0"/>
          <w:color w:val="000000"/>
          <w:kern w:val="0"/>
          <w:sz w:val="24"/>
          <w:szCs w:val="24"/>
          <w:lang w:val="en-US"/>
        </w:rPr>
        <w:t>{</w:t>
      </w:r>
    </w:p>
    <w:p w14:paraId="11C3CD2C" w14:textId="77777777" w:rsidR="000265F0" w:rsidRPr="000265F0" w:rsidRDefault="000265F0" w:rsidP="000265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265F0">
        <w:rPr>
          <w:rFonts w:ascii="Cascadia Mono" w:hAnsi="Cascadia Mono" w:cs="Cascadia Mono"/>
          <w:noProof w:val="0"/>
          <w:color w:val="000000"/>
          <w:kern w:val="0"/>
          <w:sz w:val="24"/>
          <w:szCs w:val="24"/>
          <w:lang w:val="en-US"/>
        </w:rPr>
        <w:t xml:space="preserve">    </w:t>
      </w:r>
      <w:proofErr w:type="spellStart"/>
      <w:r w:rsidRPr="000265F0">
        <w:rPr>
          <w:rFonts w:ascii="Cascadia Mono" w:hAnsi="Cascadia Mono" w:cs="Cascadia Mono"/>
          <w:noProof w:val="0"/>
          <w:color w:val="000000"/>
          <w:kern w:val="0"/>
          <w:sz w:val="24"/>
          <w:szCs w:val="24"/>
          <w:lang w:val="en-US"/>
        </w:rPr>
        <w:t>dataName.Clear</w:t>
      </w:r>
      <w:proofErr w:type="spellEnd"/>
      <w:r w:rsidRPr="000265F0">
        <w:rPr>
          <w:rFonts w:ascii="Cascadia Mono" w:hAnsi="Cascadia Mono" w:cs="Cascadia Mono"/>
          <w:noProof w:val="0"/>
          <w:color w:val="000000"/>
          <w:kern w:val="0"/>
          <w:sz w:val="24"/>
          <w:szCs w:val="24"/>
          <w:lang w:val="en-US"/>
        </w:rPr>
        <w:t>(</w:t>
      </w:r>
      <w:proofErr w:type="gramStart"/>
      <w:r w:rsidRPr="000265F0">
        <w:rPr>
          <w:rFonts w:ascii="Cascadia Mono" w:hAnsi="Cascadia Mono" w:cs="Cascadia Mono"/>
          <w:noProof w:val="0"/>
          <w:color w:val="000000"/>
          <w:kern w:val="0"/>
          <w:sz w:val="24"/>
          <w:szCs w:val="24"/>
          <w:lang w:val="en-US"/>
        </w:rPr>
        <w:t>);</w:t>
      </w:r>
      <w:proofErr w:type="gramEnd"/>
    </w:p>
    <w:p w14:paraId="1FA2BACC" w14:textId="77777777" w:rsidR="000265F0" w:rsidRPr="000265F0" w:rsidRDefault="000265F0" w:rsidP="000265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265F0">
        <w:rPr>
          <w:rFonts w:ascii="Cascadia Mono" w:hAnsi="Cascadia Mono" w:cs="Cascadia Mono"/>
          <w:noProof w:val="0"/>
          <w:color w:val="000000"/>
          <w:kern w:val="0"/>
          <w:sz w:val="24"/>
          <w:szCs w:val="24"/>
          <w:lang w:val="en-US"/>
        </w:rPr>
        <w:t xml:space="preserve">    </w:t>
      </w:r>
      <w:proofErr w:type="spellStart"/>
      <w:r w:rsidRPr="000265F0">
        <w:rPr>
          <w:rFonts w:ascii="Cascadia Mono" w:hAnsi="Cascadia Mono" w:cs="Cascadia Mono"/>
          <w:noProof w:val="0"/>
          <w:color w:val="000000"/>
          <w:kern w:val="0"/>
          <w:sz w:val="24"/>
          <w:szCs w:val="24"/>
          <w:lang w:val="en-US"/>
        </w:rPr>
        <w:t>dataName</w:t>
      </w:r>
      <w:proofErr w:type="spellEnd"/>
      <w:r w:rsidRPr="000265F0">
        <w:rPr>
          <w:rFonts w:ascii="Cascadia Mono" w:hAnsi="Cascadia Mono" w:cs="Cascadia Mono"/>
          <w:noProof w:val="0"/>
          <w:color w:val="000000"/>
          <w:kern w:val="0"/>
          <w:sz w:val="24"/>
          <w:szCs w:val="24"/>
          <w:lang w:val="en-US"/>
        </w:rPr>
        <w:t xml:space="preserve"> = </w:t>
      </w:r>
      <w:proofErr w:type="spellStart"/>
      <w:proofErr w:type="gramStart"/>
      <w:r w:rsidRPr="000265F0">
        <w:rPr>
          <w:rFonts w:ascii="Cascadia Mono" w:hAnsi="Cascadia Mono" w:cs="Cascadia Mono"/>
          <w:noProof w:val="0"/>
          <w:color w:val="000000"/>
          <w:kern w:val="0"/>
          <w:sz w:val="24"/>
          <w:szCs w:val="24"/>
          <w:lang w:val="en-US"/>
        </w:rPr>
        <w:t>DataProvider.Instance.ExecuteQuery</w:t>
      </w:r>
      <w:proofErr w:type="spellEnd"/>
      <w:proofErr w:type="gramEnd"/>
      <w:r w:rsidRPr="000265F0">
        <w:rPr>
          <w:rFonts w:ascii="Cascadia Mono" w:hAnsi="Cascadia Mono" w:cs="Cascadia Mono"/>
          <w:noProof w:val="0"/>
          <w:color w:val="000000"/>
          <w:kern w:val="0"/>
          <w:sz w:val="24"/>
          <w:szCs w:val="24"/>
          <w:lang w:val="en-US"/>
        </w:rPr>
        <w:t xml:space="preserve">("SELECT * FROM </w:t>
      </w:r>
      <w:proofErr w:type="spellStart"/>
      <w:r w:rsidRPr="000265F0">
        <w:rPr>
          <w:rFonts w:ascii="Cascadia Mono" w:hAnsi="Cascadia Mono" w:cs="Cascadia Mono"/>
          <w:noProof w:val="0"/>
          <w:color w:val="000000"/>
          <w:kern w:val="0"/>
          <w:sz w:val="24"/>
          <w:szCs w:val="24"/>
          <w:lang w:val="en-US"/>
        </w:rPr>
        <w:t>dbo.getEmployeeID</w:t>
      </w:r>
      <w:proofErr w:type="spellEnd"/>
      <w:r w:rsidRPr="000265F0">
        <w:rPr>
          <w:rFonts w:ascii="Cascadia Mono" w:hAnsi="Cascadia Mono" w:cs="Cascadia Mono"/>
          <w:noProof w:val="0"/>
          <w:color w:val="000000"/>
          <w:kern w:val="0"/>
          <w:sz w:val="24"/>
          <w:szCs w:val="24"/>
          <w:lang w:val="en-US"/>
        </w:rPr>
        <w:t xml:space="preserve"> ( @cate )", new object[] { cate });</w:t>
      </w:r>
    </w:p>
    <w:p w14:paraId="40E4E539" w14:textId="77777777" w:rsidR="000265F0" w:rsidRPr="000265F0" w:rsidRDefault="000265F0" w:rsidP="000265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265F0">
        <w:rPr>
          <w:rFonts w:ascii="Cascadia Mono" w:hAnsi="Cascadia Mono" w:cs="Cascadia Mono"/>
          <w:noProof w:val="0"/>
          <w:color w:val="000000"/>
          <w:kern w:val="0"/>
          <w:sz w:val="24"/>
          <w:szCs w:val="24"/>
          <w:lang w:val="en-US"/>
        </w:rPr>
        <w:t>}</w:t>
      </w:r>
    </w:p>
    <w:p w14:paraId="283A8FA1" w14:textId="77777777" w:rsidR="000265F0" w:rsidRPr="000265F0" w:rsidRDefault="000265F0" w:rsidP="000265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265F0">
        <w:rPr>
          <w:rFonts w:ascii="Cascadia Mono" w:hAnsi="Cascadia Mono" w:cs="Cascadia Mono"/>
          <w:noProof w:val="0"/>
          <w:color w:val="000000"/>
          <w:kern w:val="0"/>
          <w:sz w:val="24"/>
          <w:szCs w:val="24"/>
          <w:lang w:val="en-US"/>
        </w:rPr>
        <w:t>catch (</w:t>
      </w:r>
      <w:proofErr w:type="spellStart"/>
      <w:r w:rsidRPr="000265F0">
        <w:rPr>
          <w:rFonts w:ascii="Cascadia Mono" w:hAnsi="Cascadia Mono" w:cs="Cascadia Mono"/>
          <w:noProof w:val="0"/>
          <w:color w:val="000000"/>
          <w:kern w:val="0"/>
          <w:sz w:val="24"/>
          <w:szCs w:val="24"/>
          <w:lang w:val="en-US"/>
        </w:rPr>
        <w:t>SqlException</w:t>
      </w:r>
      <w:proofErr w:type="spellEnd"/>
      <w:r w:rsidRPr="000265F0">
        <w:rPr>
          <w:rFonts w:ascii="Cascadia Mono" w:hAnsi="Cascadia Mono" w:cs="Cascadia Mono"/>
          <w:noProof w:val="0"/>
          <w:color w:val="000000"/>
          <w:kern w:val="0"/>
          <w:sz w:val="24"/>
          <w:szCs w:val="24"/>
          <w:lang w:val="en-US"/>
        </w:rPr>
        <w:t xml:space="preserve"> </w:t>
      </w:r>
      <w:proofErr w:type="spellStart"/>
      <w:r w:rsidRPr="000265F0">
        <w:rPr>
          <w:rFonts w:ascii="Cascadia Mono" w:hAnsi="Cascadia Mono" w:cs="Cascadia Mono"/>
          <w:noProof w:val="0"/>
          <w:color w:val="000000"/>
          <w:kern w:val="0"/>
          <w:sz w:val="24"/>
          <w:szCs w:val="24"/>
          <w:lang w:val="en-US"/>
        </w:rPr>
        <w:t>ev</w:t>
      </w:r>
      <w:proofErr w:type="spellEnd"/>
      <w:r w:rsidRPr="000265F0">
        <w:rPr>
          <w:rFonts w:ascii="Cascadia Mono" w:hAnsi="Cascadia Mono" w:cs="Cascadia Mono"/>
          <w:noProof w:val="0"/>
          <w:color w:val="000000"/>
          <w:kern w:val="0"/>
          <w:sz w:val="24"/>
          <w:szCs w:val="24"/>
          <w:lang w:val="en-US"/>
        </w:rPr>
        <w:t>)</w:t>
      </w:r>
    </w:p>
    <w:p w14:paraId="69A4D7BF" w14:textId="77777777" w:rsidR="000265F0" w:rsidRPr="000265F0" w:rsidRDefault="000265F0" w:rsidP="000265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265F0">
        <w:rPr>
          <w:rFonts w:ascii="Cascadia Mono" w:hAnsi="Cascadia Mono" w:cs="Cascadia Mono"/>
          <w:noProof w:val="0"/>
          <w:color w:val="000000"/>
          <w:kern w:val="0"/>
          <w:sz w:val="24"/>
          <w:szCs w:val="24"/>
          <w:lang w:val="en-US"/>
        </w:rPr>
        <w:t>{</w:t>
      </w:r>
    </w:p>
    <w:p w14:paraId="73F5A66E" w14:textId="77777777" w:rsidR="000265F0" w:rsidRPr="000265F0" w:rsidRDefault="000265F0" w:rsidP="000265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265F0">
        <w:rPr>
          <w:rFonts w:ascii="Cascadia Mono" w:hAnsi="Cascadia Mono" w:cs="Cascadia Mono"/>
          <w:noProof w:val="0"/>
          <w:color w:val="000000"/>
          <w:kern w:val="0"/>
          <w:sz w:val="24"/>
          <w:szCs w:val="24"/>
          <w:lang w:val="en-US"/>
        </w:rPr>
        <w:t xml:space="preserve">    </w:t>
      </w:r>
      <w:proofErr w:type="spellStart"/>
      <w:r w:rsidRPr="000265F0">
        <w:rPr>
          <w:rFonts w:ascii="Cascadia Mono" w:hAnsi="Cascadia Mono" w:cs="Cascadia Mono"/>
          <w:noProof w:val="0"/>
          <w:color w:val="000000"/>
          <w:kern w:val="0"/>
          <w:sz w:val="24"/>
          <w:szCs w:val="24"/>
          <w:lang w:val="en-US"/>
        </w:rPr>
        <w:t>MessageBox.Show</w:t>
      </w:r>
      <w:proofErr w:type="spellEnd"/>
      <w:r w:rsidRPr="000265F0">
        <w:rPr>
          <w:rFonts w:ascii="Cascadia Mono" w:hAnsi="Cascadia Mono" w:cs="Cascadia Mono"/>
          <w:noProof w:val="0"/>
          <w:color w:val="000000"/>
          <w:kern w:val="0"/>
          <w:sz w:val="24"/>
          <w:szCs w:val="24"/>
          <w:lang w:val="en-US"/>
        </w:rPr>
        <w:t>("</w:t>
      </w:r>
      <w:proofErr w:type="spellStart"/>
      <w:r w:rsidRPr="000265F0">
        <w:rPr>
          <w:rFonts w:ascii="Cascadia Mono" w:hAnsi="Cascadia Mono" w:cs="Cascadia Mono"/>
          <w:noProof w:val="0"/>
          <w:color w:val="000000"/>
          <w:kern w:val="0"/>
          <w:sz w:val="24"/>
          <w:szCs w:val="24"/>
          <w:lang w:val="en-US"/>
        </w:rPr>
        <w:t>Tìm</w:t>
      </w:r>
      <w:proofErr w:type="spellEnd"/>
      <w:r w:rsidRPr="000265F0">
        <w:rPr>
          <w:rFonts w:ascii="Cascadia Mono" w:hAnsi="Cascadia Mono" w:cs="Cascadia Mono"/>
          <w:noProof w:val="0"/>
          <w:color w:val="000000"/>
          <w:kern w:val="0"/>
          <w:sz w:val="24"/>
          <w:szCs w:val="24"/>
          <w:lang w:val="en-US"/>
        </w:rPr>
        <w:t xml:space="preserve"> </w:t>
      </w:r>
      <w:proofErr w:type="spellStart"/>
      <w:r w:rsidRPr="000265F0">
        <w:rPr>
          <w:rFonts w:ascii="Cascadia Mono" w:hAnsi="Cascadia Mono" w:cs="Cascadia Mono"/>
          <w:noProof w:val="0"/>
          <w:color w:val="000000"/>
          <w:kern w:val="0"/>
          <w:sz w:val="24"/>
          <w:szCs w:val="24"/>
          <w:lang w:val="en-US"/>
        </w:rPr>
        <w:t>kiếm</w:t>
      </w:r>
      <w:proofErr w:type="spellEnd"/>
      <w:r w:rsidRPr="000265F0">
        <w:rPr>
          <w:rFonts w:ascii="Cascadia Mono" w:hAnsi="Cascadia Mono" w:cs="Cascadia Mono"/>
          <w:noProof w:val="0"/>
          <w:color w:val="000000"/>
          <w:kern w:val="0"/>
          <w:sz w:val="24"/>
          <w:szCs w:val="24"/>
          <w:lang w:val="en-US"/>
        </w:rPr>
        <w:t xml:space="preserve"> </w:t>
      </w:r>
      <w:proofErr w:type="spellStart"/>
      <w:r w:rsidRPr="000265F0">
        <w:rPr>
          <w:rFonts w:ascii="Cascadia Mono" w:hAnsi="Cascadia Mono" w:cs="Cascadia Mono"/>
          <w:noProof w:val="0"/>
          <w:color w:val="000000"/>
          <w:kern w:val="0"/>
          <w:sz w:val="24"/>
          <w:szCs w:val="24"/>
          <w:lang w:val="en-US"/>
        </w:rPr>
        <w:t>nhân</w:t>
      </w:r>
      <w:proofErr w:type="spellEnd"/>
      <w:r w:rsidRPr="000265F0">
        <w:rPr>
          <w:rFonts w:ascii="Cascadia Mono" w:hAnsi="Cascadia Mono" w:cs="Cascadia Mono"/>
          <w:noProof w:val="0"/>
          <w:color w:val="000000"/>
          <w:kern w:val="0"/>
          <w:sz w:val="24"/>
          <w:szCs w:val="24"/>
          <w:lang w:val="en-US"/>
        </w:rPr>
        <w:t xml:space="preserve"> </w:t>
      </w:r>
      <w:proofErr w:type="spellStart"/>
      <w:r w:rsidRPr="000265F0">
        <w:rPr>
          <w:rFonts w:ascii="Cascadia Mono" w:hAnsi="Cascadia Mono" w:cs="Cascadia Mono"/>
          <w:noProof w:val="0"/>
          <w:color w:val="000000"/>
          <w:kern w:val="0"/>
          <w:sz w:val="24"/>
          <w:szCs w:val="24"/>
          <w:lang w:val="en-US"/>
        </w:rPr>
        <w:t>viên</w:t>
      </w:r>
      <w:proofErr w:type="spellEnd"/>
      <w:r w:rsidRPr="000265F0">
        <w:rPr>
          <w:rFonts w:ascii="Cascadia Mono" w:hAnsi="Cascadia Mono" w:cs="Cascadia Mono"/>
          <w:noProof w:val="0"/>
          <w:color w:val="000000"/>
          <w:kern w:val="0"/>
          <w:sz w:val="24"/>
          <w:szCs w:val="24"/>
          <w:lang w:val="en-US"/>
        </w:rPr>
        <w:t xml:space="preserve"> </w:t>
      </w:r>
      <w:proofErr w:type="spellStart"/>
      <w:r w:rsidRPr="000265F0">
        <w:rPr>
          <w:rFonts w:ascii="Cascadia Mono" w:hAnsi="Cascadia Mono" w:cs="Cascadia Mono"/>
          <w:noProof w:val="0"/>
          <w:color w:val="000000"/>
          <w:kern w:val="0"/>
          <w:sz w:val="24"/>
          <w:szCs w:val="24"/>
          <w:lang w:val="en-US"/>
        </w:rPr>
        <w:t>thất</w:t>
      </w:r>
      <w:proofErr w:type="spellEnd"/>
      <w:r w:rsidRPr="000265F0">
        <w:rPr>
          <w:rFonts w:ascii="Cascadia Mono" w:hAnsi="Cascadia Mono" w:cs="Cascadia Mono"/>
          <w:noProof w:val="0"/>
          <w:color w:val="000000"/>
          <w:kern w:val="0"/>
          <w:sz w:val="24"/>
          <w:szCs w:val="24"/>
          <w:lang w:val="en-US"/>
        </w:rPr>
        <w:t xml:space="preserve"> </w:t>
      </w:r>
      <w:proofErr w:type="spellStart"/>
      <w:r w:rsidRPr="000265F0">
        <w:rPr>
          <w:rFonts w:ascii="Cascadia Mono" w:hAnsi="Cascadia Mono" w:cs="Cascadia Mono"/>
          <w:noProof w:val="0"/>
          <w:color w:val="000000"/>
          <w:kern w:val="0"/>
          <w:sz w:val="24"/>
          <w:szCs w:val="24"/>
          <w:lang w:val="en-US"/>
        </w:rPr>
        <w:t>bại</w:t>
      </w:r>
      <w:proofErr w:type="spellEnd"/>
      <w:r w:rsidRPr="000265F0">
        <w:rPr>
          <w:rFonts w:ascii="Cascadia Mono" w:hAnsi="Cascadia Mono" w:cs="Cascadia Mono"/>
          <w:noProof w:val="0"/>
          <w:color w:val="000000"/>
          <w:kern w:val="0"/>
          <w:sz w:val="24"/>
          <w:szCs w:val="24"/>
          <w:lang w:val="en-US"/>
        </w:rPr>
        <w:t>! \</w:t>
      </w:r>
      <w:proofErr w:type="spellStart"/>
      <w:r w:rsidRPr="000265F0">
        <w:rPr>
          <w:rFonts w:ascii="Cascadia Mono" w:hAnsi="Cascadia Mono" w:cs="Cascadia Mono"/>
          <w:noProof w:val="0"/>
          <w:color w:val="000000"/>
          <w:kern w:val="0"/>
          <w:sz w:val="24"/>
          <w:szCs w:val="24"/>
          <w:lang w:val="en-US"/>
        </w:rPr>
        <w:t>nDo</w:t>
      </w:r>
      <w:proofErr w:type="spellEnd"/>
      <w:r w:rsidRPr="000265F0">
        <w:rPr>
          <w:rFonts w:ascii="Cascadia Mono" w:hAnsi="Cascadia Mono" w:cs="Cascadia Mono"/>
          <w:noProof w:val="0"/>
          <w:color w:val="000000"/>
          <w:kern w:val="0"/>
          <w:sz w:val="24"/>
          <w:szCs w:val="24"/>
          <w:lang w:val="en-US"/>
        </w:rPr>
        <w:t xml:space="preserve">: \n" + </w:t>
      </w:r>
      <w:proofErr w:type="spellStart"/>
      <w:proofErr w:type="gramStart"/>
      <w:r w:rsidRPr="000265F0">
        <w:rPr>
          <w:rFonts w:ascii="Cascadia Mono" w:hAnsi="Cascadia Mono" w:cs="Cascadia Mono"/>
          <w:noProof w:val="0"/>
          <w:color w:val="000000"/>
          <w:kern w:val="0"/>
          <w:sz w:val="24"/>
          <w:szCs w:val="24"/>
          <w:lang w:val="en-US"/>
        </w:rPr>
        <w:t>ev.Message</w:t>
      </w:r>
      <w:proofErr w:type="spellEnd"/>
      <w:proofErr w:type="gramEnd"/>
      <w:r w:rsidRPr="000265F0">
        <w:rPr>
          <w:rFonts w:ascii="Cascadia Mono" w:hAnsi="Cascadia Mono" w:cs="Cascadia Mono"/>
          <w:noProof w:val="0"/>
          <w:color w:val="000000"/>
          <w:kern w:val="0"/>
          <w:sz w:val="24"/>
          <w:szCs w:val="24"/>
          <w:lang w:val="en-US"/>
        </w:rPr>
        <w:t xml:space="preserve">, "Thông </w:t>
      </w:r>
      <w:proofErr w:type="spellStart"/>
      <w:r w:rsidRPr="000265F0">
        <w:rPr>
          <w:rFonts w:ascii="Cascadia Mono" w:hAnsi="Cascadia Mono" w:cs="Cascadia Mono"/>
          <w:noProof w:val="0"/>
          <w:color w:val="000000"/>
          <w:kern w:val="0"/>
          <w:sz w:val="24"/>
          <w:szCs w:val="24"/>
          <w:lang w:val="en-US"/>
        </w:rPr>
        <w:t>báo</w:t>
      </w:r>
      <w:proofErr w:type="spellEnd"/>
      <w:r w:rsidRPr="000265F0">
        <w:rPr>
          <w:rFonts w:ascii="Cascadia Mono" w:hAnsi="Cascadia Mono" w:cs="Cascadia Mono"/>
          <w:noProof w:val="0"/>
          <w:color w:val="000000"/>
          <w:kern w:val="0"/>
          <w:sz w:val="24"/>
          <w:szCs w:val="24"/>
          <w:lang w:val="en-US"/>
        </w:rPr>
        <w:t xml:space="preserve">", </w:t>
      </w:r>
      <w:proofErr w:type="spellStart"/>
      <w:r w:rsidRPr="000265F0">
        <w:rPr>
          <w:rFonts w:ascii="Cascadia Mono" w:hAnsi="Cascadia Mono" w:cs="Cascadia Mono"/>
          <w:noProof w:val="0"/>
          <w:color w:val="000000"/>
          <w:kern w:val="0"/>
          <w:sz w:val="24"/>
          <w:szCs w:val="24"/>
          <w:lang w:val="en-US"/>
        </w:rPr>
        <w:t>MessageBoxButtons.OK</w:t>
      </w:r>
      <w:proofErr w:type="spellEnd"/>
      <w:r w:rsidRPr="000265F0">
        <w:rPr>
          <w:rFonts w:ascii="Cascadia Mono" w:hAnsi="Cascadia Mono" w:cs="Cascadia Mono"/>
          <w:noProof w:val="0"/>
          <w:color w:val="000000"/>
          <w:kern w:val="0"/>
          <w:sz w:val="24"/>
          <w:szCs w:val="24"/>
          <w:lang w:val="en-US"/>
        </w:rPr>
        <w:t xml:space="preserve">, </w:t>
      </w:r>
      <w:proofErr w:type="spellStart"/>
      <w:r w:rsidRPr="000265F0">
        <w:rPr>
          <w:rFonts w:ascii="Cascadia Mono" w:hAnsi="Cascadia Mono" w:cs="Cascadia Mono"/>
          <w:noProof w:val="0"/>
          <w:color w:val="000000"/>
          <w:kern w:val="0"/>
          <w:sz w:val="24"/>
          <w:szCs w:val="24"/>
          <w:lang w:val="en-US"/>
        </w:rPr>
        <w:t>MessageBoxIcon.Warning</w:t>
      </w:r>
      <w:proofErr w:type="spellEnd"/>
      <w:r w:rsidRPr="000265F0">
        <w:rPr>
          <w:rFonts w:ascii="Cascadia Mono" w:hAnsi="Cascadia Mono" w:cs="Cascadia Mono"/>
          <w:noProof w:val="0"/>
          <w:color w:val="000000"/>
          <w:kern w:val="0"/>
          <w:sz w:val="24"/>
          <w:szCs w:val="24"/>
          <w:lang w:val="en-US"/>
        </w:rPr>
        <w:t>);</w:t>
      </w:r>
    </w:p>
    <w:p w14:paraId="31FEC751" w14:textId="77777777" w:rsidR="000265F0" w:rsidRPr="000265F0" w:rsidRDefault="000265F0" w:rsidP="000265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0265F0">
        <w:rPr>
          <w:rFonts w:ascii="Cascadia Mono" w:hAnsi="Cascadia Mono" w:cs="Cascadia Mono"/>
          <w:noProof w:val="0"/>
          <w:color w:val="000000"/>
          <w:kern w:val="0"/>
          <w:sz w:val="24"/>
          <w:szCs w:val="24"/>
          <w:lang w:val="en-US"/>
        </w:rPr>
        <w:t xml:space="preserve">    </w:t>
      </w:r>
      <w:proofErr w:type="gramStart"/>
      <w:r w:rsidRPr="000265F0">
        <w:rPr>
          <w:rFonts w:ascii="Cascadia Mono" w:hAnsi="Cascadia Mono" w:cs="Cascadia Mono"/>
          <w:noProof w:val="0"/>
          <w:color w:val="000000"/>
          <w:kern w:val="0"/>
          <w:sz w:val="24"/>
          <w:szCs w:val="24"/>
          <w:lang w:val="en-US"/>
        </w:rPr>
        <w:t>return;</w:t>
      </w:r>
      <w:proofErr w:type="gramEnd"/>
    </w:p>
    <w:p w14:paraId="4D50E857" w14:textId="163143EC" w:rsidR="00896FB2" w:rsidRPr="000265F0" w:rsidRDefault="000265F0" w:rsidP="000265F0">
      <w:pPr>
        <w:pStyle w:val="ListParagraph"/>
        <w:pBdr>
          <w:top w:val="single" w:sz="4" w:space="1" w:color="auto"/>
          <w:left w:val="single" w:sz="4" w:space="4" w:color="auto"/>
          <w:bottom w:val="single" w:sz="4" w:space="1" w:color="auto"/>
          <w:right w:val="single" w:sz="4" w:space="4" w:color="auto"/>
        </w:pBdr>
        <w:ind w:left="1584"/>
        <w:rPr>
          <w:rFonts w:ascii="Times New Roman" w:hAnsi="Times New Roman" w:cs="Times New Roman"/>
          <w:sz w:val="24"/>
          <w:szCs w:val="24"/>
          <w:u w:val="single"/>
          <w:lang w:val="en-US"/>
        </w:rPr>
      </w:pPr>
      <w:r w:rsidRPr="000265F0">
        <w:rPr>
          <w:rFonts w:ascii="Cascadia Mono" w:hAnsi="Cascadia Mono" w:cs="Cascadia Mono"/>
          <w:noProof w:val="0"/>
          <w:color w:val="000000"/>
          <w:kern w:val="0"/>
          <w:sz w:val="24"/>
          <w:szCs w:val="24"/>
          <w:lang w:val="en-US"/>
        </w:rPr>
        <w:t>}</w:t>
      </w:r>
    </w:p>
    <w:p w14:paraId="5108BCFA" w14:textId="77777777" w:rsidR="00896FB2" w:rsidRPr="00896FB2" w:rsidRDefault="00896FB2" w:rsidP="00896FB2">
      <w:pPr>
        <w:pStyle w:val="ListParagraph"/>
        <w:ind w:left="1584"/>
        <w:rPr>
          <w:rFonts w:ascii="Times New Roman" w:hAnsi="Times New Roman" w:cs="Times New Roman"/>
          <w:sz w:val="28"/>
          <w:szCs w:val="28"/>
          <w:u w:val="single"/>
          <w:lang w:val="en-US"/>
        </w:rPr>
      </w:pPr>
    </w:p>
    <w:p w14:paraId="2817BD56" w14:textId="4B74936D" w:rsidR="00F86200" w:rsidRDefault="00F86200" w:rsidP="00F86200">
      <w:pPr>
        <w:pStyle w:val="ListParagraph"/>
        <w:numPr>
          <w:ilvl w:val="0"/>
          <w:numId w:val="38"/>
        </w:numPr>
        <w:rPr>
          <w:rFonts w:ascii="Times New Roman" w:hAnsi="Times New Roman" w:cs="Times New Roman"/>
          <w:b/>
          <w:bCs/>
          <w:sz w:val="28"/>
          <w:szCs w:val="28"/>
          <w:lang w:val="en-US"/>
        </w:rPr>
      </w:pPr>
      <w:r>
        <w:rPr>
          <w:rFonts w:ascii="Times New Roman" w:hAnsi="Times New Roman" w:cs="Times New Roman"/>
          <w:b/>
          <w:bCs/>
          <w:sz w:val="28"/>
          <w:szCs w:val="28"/>
          <w:lang w:val="en-US"/>
        </w:rPr>
        <w:t>Function</w:t>
      </w:r>
      <w:r w:rsidR="003E0D2C">
        <w:rPr>
          <w:rFonts w:ascii="Times New Roman" w:hAnsi="Times New Roman" w:cs="Times New Roman"/>
          <w:b/>
          <w:bCs/>
          <w:sz w:val="28"/>
          <w:szCs w:val="28"/>
          <w:lang w:val="en-US"/>
        </w:rPr>
        <w:t xml:space="preserve"> </w:t>
      </w:r>
      <w:r w:rsidR="003E0D2C" w:rsidRPr="003E0D2C">
        <w:rPr>
          <w:rFonts w:ascii="Times New Roman" w:hAnsi="Times New Roman" w:cs="Times New Roman"/>
          <w:b/>
          <w:bCs/>
          <w:sz w:val="28"/>
          <w:szCs w:val="28"/>
          <w:lang w:val="en-US"/>
        </w:rPr>
        <w:t>lấy ra thông tin nhân viên từ view employeedetail</w:t>
      </w:r>
      <w:r w:rsidR="003E0D2C">
        <w:rPr>
          <w:rFonts w:ascii="Times New Roman" w:hAnsi="Times New Roman" w:cs="Times New Roman"/>
          <w:b/>
          <w:bCs/>
          <w:sz w:val="28"/>
          <w:szCs w:val="28"/>
          <w:lang w:val="en-US"/>
        </w:rPr>
        <w:t>V</w:t>
      </w:r>
      <w:r w:rsidR="003E0D2C" w:rsidRPr="003E0D2C">
        <w:rPr>
          <w:rFonts w:ascii="Times New Roman" w:hAnsi="Times New Roman" w:cs="Times New Roman"/>
          <w:b/>
          <w:bCs/>
          <w:sz w:val="28"/>
          <w:szCs w:val="28"/>
          <w:lang w:val="en-US"/>
        </w:rPr>
        <w:t>iew khi biết danh sách tên nhân viên</w:t>
      </w:r>
      <w:r w:rsidR="003E0D2C">
        <w:rPr>
          <w:rFonts w:ascii="Times New Roman" w:hAnsi="Times New Roman" w:cs="Times New Roman"/>
          <w:b/>
          <w:bCs/>
          <w:sz w:val="28"/>
          <w:szCs w:val="28"/>
          <w:lang w:val="en-US"/>
        </w:rPr>
        <w:t>:</w:t>
      </w:r>
    </w:p>
    <w:p w14:paraId="0A0F0E8E" w14:textId="47FA3FA4" w:rsidR="000D7CDE" w:rsidRDefault="000D7CDE" w:rsidP="000D7CDE">
      <w:pPr>
        <w:pStyle w:val="ListParagraph"/>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SQL:</w:t>
      </w:r>
    </w:p>
    <w:p w14:paraId="424CACD0" w14:textId="77777777" w:rsidR="00315AC6" w:rsidRPr="00315AC6" w:rsidRDefault="00315AC6" w:rsidP="00315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315AC6">
        <w:rPr>
          <w:rFonts w:ascii="Cascadia Mono" w:hAnsi="Cascadia Mono" w:cs="Cascadia Mono"/>
          <w:noProof w:val="0"/>
          <w:color w:val="0000FF"/>
          <w:kern w:val="0"/>
          <w:sz w:val="24"/>
          <w:szCs w:val="24"/>
          <w:lang w:val="en-US"/>
        </w:rPr>
        <w:t>DROP</w:t>
      </w:r>
      <w:r w:rsidRPr="00315AC6">
        <w:rPr>
          <w:rFonts w:ascii="Cascadia Mono" w:hAnsi="Cascadia Mono" w:cs="Cascadia Mono"/>
          <w:noProof w:val="0"/>
          <w:color w:val="000000"/>
          <w:kern w:val="0"/>
          <w:sz w:val="24"/>
          <w:szCs w:val="24"/>
          <w:lang w:val="en-US"/>
        </w:rPr>
        <w:t xml:space="preserve"> </w:t>
      </w:r>
      <w:r w:rsidRPr="00315AC6">
        <w:rPr>
          <w:rFonts w:ascii="Cascadia Mono" w:hAnsi="Cascadia Mono" w:cs="Cascadia Mono"/>
          <w:noProof w:val="0"/>
          <w:color w:val="0000FF"/>
          <w:kern w:val="0"/>
          <w:sz w:val="24"/>
          <w:szCs w:val="24"/>
          <w:lang w:val="en-US"/>
        </w:rPr>
        <w:t>FUNCTION</w:t>
      </w:r>
      <w:r w:rsidRPr="00315AC6">
        <w:rPr>
          <w:rFonts w:ascii="Cascadia Mono" w:hAnsi="Cascadia Mono" w:cs="Cascadia Mono"/>
          <w:noProof w:val="0"/>
          <w:color w:val="000000"/>
          <w:kern w:val="0"/>
          <w:sz w:val="24"/>
          <w:szCs w:val="24"/>
          <w:lang w:val="en-US"/>
        </w:rPr>
        <w:t xml:space="preserve"> </w:t>
      </w:r>
      <w:r w:rsidRPr="00315AC6">
        <w:rPr>
          <w:rFonts w:ascii="Cascadia Mono" w:hAnsi="Cascadia Mono" w:cs="Cascadia Mono"/>
          <w:noProof w:val="0"/>
          <w:color w:val="0000FF"/>
          <w:kern w:val="0"/>
          <w:sz w:val="24"/>
          <w:szCs w:val="24"/>
          <w:lang w:val="en-US"/>
        </w:rPr>
        <w:t>IF</w:t>
      </w:r>
      <w:r w:rsidRPr="00315AC6">
        <w:rPr>
          <w:rFonts w:ascii="Cascadia Mono" w:hAnsi="Cascadia Mono" w:cs="Cascadia Mono"/>
          <w:noProof w:val="0"/>
          <w:color w:val="000000"/>
          <w:kern w:val="0"/>
          <w:sz w:val="24"/>
          <w:szCs w:val="24"/>
          <w:lang w:val="en-US"/>
        </w:rPr>
        <w:t xml:space="preserve"> </w:t>
      </w:r>
      <w:r w:rsidRPr="00315AC6">
        <w:rPr>
          <w:rFonts w:ascii="Cascadia Mono" w:hAnsi="Cascadia Mono" w:cs="Cascadia Mono"/>
          <w:noProof w:val="0"/>
          <w:color w:val="808080"/>
          <w:kern w:val="0"/>
          <w:sz w:val="24"/>
          <w:szCs w:val="24"/>
          <w:lang w:val="en-US"/>
        </w:rPr>
        <w:t>EXISTS</w:t>
      </w:r>
      <w:r w:rsidRPr="00315AC6">
        <w:rPr>
          <w:rFonts w:ascii="Cascadia Mono" w:hAnsi="Cascadia Mono" w:cs="Cascadia Mono"/>
          <w:noProof w:val="0"/>
          <w:color w:val="000000"/>
          <w:kern w:val="0"/>
          <w:sz w:val="24"/>
          <w:szCs w:val="24"/>
          <w:lang w:val="en-US"/>
        </w:rPr>
        <w:t xml:space="preserve"> </w:t>
      </w:r>
      <w:proofErr w:type="spellStart"/>
      <w:proofErr w:type="gramStart"/>
      <w:r w:rsidRPr="00315AC6">
        <w:rPr>
          <w:rFonts w:ascii="Cascadia Mono" w:hAnsi="Cascadia Mono" w:cs="Cascadia Mono"/>
          <w:noProof w:val="0"/>
          <w:color w:val="000000"/>
          <w:kern w:val="0"/>
          <w:sz w:val="24"/>
          <w:szCs w:val="24"/>
          <w:lang w:val="en-US"/>
        </w:rPr>
        <w:t>getEmployeeInfoByName</w:t>
      </w:r>
      <w:proofErr w:type="spellEnd"/>
      <w:proofErr w:type="gramEnd"/>
    </w:p>
    <w:p w14:paraId="128E8ED1" w14:textId="77777777" w:rsidR="00315AC6" w:rsidRPr="00315AC6" w:rsidRDefault="00315AC6" w:rsidP="00315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315AC6">
        <w:rPr>
          <w:rFonts w:ascii="Cascadia Mono" w:hAnsi="Cascadia Mono" w:cs="Cascadia Mono"/>
          <w:noProof w:val="0"/>
          <w:color w:val="0000FF"/>
          <w:kern w:val="0"/>
          <w:sz w:val="24"/>
          <w:szCs w:val="24"/>
          <w:lang w:val="en-US"/>
        </w:rPr>
        <w:t>GO</w:t>
      </w:r>
    </w:p>
    <w:p w14:paraId="0209A6F2" w14:textId="77777777" w:rsidR="00315AC6" w:rsidRPr="00315AC6" w:rsidRDefault="00315AC6" w:rsidP="00315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p>
    <w:p w14:paraId="47563C2C" w14:textId="77777777" w:rsidR="00315AC6" w:rsidRPr="00315AC6" w:rsidRDefault="00315AC6" w:rsidP="00315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315AC6">
        <w:rPr>
          <w:rFonts w:ascii="Cascadia Mono" w:hAnsi="Cascadia Mono" w:cs="Cascadia Mono"/>
          <w:noProof w:val="0"/>
          <w:color w:val="0000FF"/>
          <w:kern w:val="0"/>
          <w:sz w:val="24"/>
          <w:szCs w:val="24"/>
          <w:lang w:val="en-US"/>
        </w:rPr>
        <w:t>CREATE</w:t>
      </w:r>
      <w:r w:rsidRPr="00315AC6">
        <w:rPr>
          <w:rFonts w:ascii="Cascadia Mono" w:hAnsi="Cascadia Mono" w:cs="Cascadia Mono"/>
          <w:noProof w:val="0"/>
          <w:color w:val="000000"/>
          <w:kern w:val="0"/>
          <w:sz w:val="24"/>
          <w:szCs w:val="24"/>
          <w:lang w:val="en-US"/>
        </w:rPr>
        <w:t xml:space="preserve"> </w:t>
      </w:r>
      <w:r w:rsidRPr="00315AC6">
        <w:rPr>
          <w:rFonts w:ascii="Cascadia Mono" w:hAnsi="Cascadia Mono" w:cs="Cascadia Mono"/>
          <w:noProof w:val="0"/>
          <w:color w:val="0000FF"/>
          <w:kern w:val="0"/>
          <w:sz w:val="24"/>
          <w:szCs w:val="24"/>
          <w:lang w:val="en-US"/>
        </w:rPr>
        <w:t>FUNCTION</w:t>
      </w:r>
      <w:r w:rsidRPr="00315AC6">
        <w:rPr>
          <w:rFonts w:ascii="Cascadia Mono" w:hAnsi="Cascadia Mono" w:cs="Cascadia Mono"/>
          <w:noProof w:val="0"/>
          <w:color w:val="000000"/>
          <w:kern w:val="0"/>
          <w:sz w:val="24"/>
          <w:szCs w:val="24"/>
          <w:lang w:val="en-US"/>
        </w:rPr>
        <w:t xml:space="preserve"> </w:t>
      </w:r>
      <w:proofErr w:type="spellStart"/>
      <w:proofErr w:type="gramStart"/>
      <w:r w:rsidRPr="00315AC6">
        <w:rPr>
          <w:rFonts w:ascii="Cascadia Mono" w:hAnsi="Cascadia Mono" w:cs="Cascadia Mono"/>
          <w:noProof w:val="0"/>
          <w:color w:val="000000"/>
          <w:kern w:val="0"/>
          <w:sz w:val="24"/>
          <w:szCs w:val="24"/>
          <w:lang w:val="en-US"/>
        </w:rPr>
        <w:t>getEmployeeInfoByName</w:t>
      </w:r>
      <w:proofErr w:type="spellEnd"/>
      <w:proofErr w:type="gramEnd"/>
    </w:p>
    <w:p w14:paraId="524F4EE9" w14:textId="77777777" w:rsidR="00315AC6" w:rsidRPr="00315AC6" w:rsidRDefault="00315AC6" w:rsidP="00315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315AC6">
        <w:rPr>
          <w:rFonts w:ascii="Cascadia Mono" w:hAnsi="Cascadia Mono" w:cs="Cascadia Mono"/>
          <w:noProof w:val="0"/>
          <w:color w:val="808080"/>
          <w:kern w:val="0"/>
          <w:sz w:val="24"/>
          <w:szCs w:val="24"/>
          <w:lang w:val="en-US"/>
        </w:rPr>
        <w:t>(</w:t>
      </w:r>
    </w:p>
    <w:p w14:paraId="479312D7" w14:textId="77777777" w:rsidR="00315AC6" w:rsidRPr="00315AC6" w:rsidRDefault="00315AC6" w:rsidP="00315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315AC6">
        <w:rPr>
          <w:rFonts w:ascii="Cascadia Mono" w:hAnsi="Cascadia Mono" w:cs="Cascadia Mono"/>
          <w:noProof w:val="0"/>
          <w:color w:val="000000"/>
          <w:kern w:val="0"/>
          <w:sz w:val="24"/>
          <w:szCs w:val="24"/>
          <w:lang w:val="en-US"/>
        </w:rPr>
        <w:tab/>
        <w:t xml:space="preserve">@name </w:t>
      </w:r>
      <w:proofErr w:type="gramStart"/>
      <w:r w:rsidRPr="00315AC6">
        <w:rPr>
          <w:rFonts w:ascii="Cascadia Mono" w:hAnsi="Cascadia Mono" w:cs="Cascadia Mono"/>
          <w:noProof w:val="0"/>
          <w:color w:val="0000FF"/>
          <w:kern w:val="0"/>
          <w:sz w:val="24"/>
          <w:szCs w:val="24"/>
          <w:lang w:val="en-US"/>
        </w:rPr>
        <w:t>NVARCHAR</w:t>
      </w:r>
      <w:r w:rsidRPr="00315AC6">
        <w:rPr>
          <w:rFonts w:ascii="Cascadia Mono" w:hAnsi="Cascadia Mono" w:cs="Cascadia Mono"/>
          <w:noProof w:val="0"/>
          <w:color w:val="808080"/>
          <w:kern w:val="0"/>
          <w:sz w:val="24"/>
          <w:szCs w:val="24"/>
          <w:lang w:val="en-US"/>
        </w:rPr>
        <w:t>(</w:t>
      </w:r>
      <w:proofErr w:type="gramEnd"/>
      <w:r w:rsidRPr="00315AC6">
        <w:rPr>
          <w:rFonts w:ascii="Cascadia Mono" w:hAnsi="Cascadia Mono" w:cs="Cascadia Mono"/>
          <w:noProof w:val="0"/>
          <w:color w:val="FF00FF"/>
          <w:kern w:val="0"/>
          <w:sz w:val="24"/>
          <w:szCs w:val="24"/>
          <w:lang w:val="en-US"/>
        </w:rPr>
        <w:t>max</w:t>
      </w:r>
      <w:r w:rsidRPr="00315AC6">
        <w:rPr>
          <w:rFonts w:ascii="Cascadia Mono" w:hAnsi="Cascadia Mono" w:cs="Cascadia Mono"/>
          <w:noProof w:val="0"/>
          <w:color w:val="808080"/>
          <w:kern w:val="0"/>
          <w:sz w:val="24"/>
          <w:szCs w:val="24"/>
          <w:lang w:val="en-US"/>
        </w:rPr>
        <w:t>)</w:t>
      </w:r>
    </w:p>
    <w:p w14:paraId="7046A5E8" w14:textId="77777777" w:rsidR="00315AC6" w:rsidRPr="00315AC6" w:rsidRDefault="00315AC6" w:rsidP="00315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315AC6">
        <w:rPr>
          <w:rFonts w:ascii="Cascadia Mono" w:hAnsi="Cascadia Mono" w:cs="Cascadia Mono"/>
          <w:noProof w:val="0"/>
          <w:color w:val="808080"/>
          <w:kern w:val="0"/>
          <w:sz w:val="24"/>
          <w:szCs w:val="24"/>
          <w:lang w:val="en-US"/>
        </w:rPr>
        <w:t>)</w:t>
      </w:r>
    </w:p>
    <w:p w14:paraId="6157B362" w14:textId="77777777" w:rsidR="00315AC6" w:rsidRPr="00315AC6" w:rsidRDefault="00315AC6" w:rsidP="00315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315AC6">
        <w:rPr>
          <w:rFonts w:ascii="Cascadia Mono" w:hAnsi="Cascadia Mono" w:cs="Cascadia Mono"/>
          <w:noProof w:val="0"/>
          <w:color w:val="0000FF"/>
          <w:kern w:val="0"/>
          <w:sz w:val="24"/>
          <w:szCs w:val="24"/>
          <w:lang w:val="en-US"/>
        </w:rPr>
        <w:t>RETURNS</w:t>
      </w:r>
      <w:r w:rsidRPr="00315AC6">
        <w:rPr>
          <w:rFonts w:ascii="Cascadia Mono" w:hAnsi="Cascadia Mono" w:cs="Cascadia Mono"/>
          <w:noProof w:val="0"/>
          <w:color w:val="000000"/>
          <w:kern w:val="0"/>
          <w:sz w:val="24"/>
          <w:szCs w:val="24"/>
          <w:lang w:val="en-US"/>
        </w:rPr>
        <w:t xml:space="preserve"> </w:t>
      </w:r>
      <w:r w:rsidRPr="00315AC6">
        <w:rPr>
          <w:rFonts w:ascii="Cascadia Mono" w:hAnsi="Cascadia Mono" w:cs="Cascadia Mono"/>
          <w:noProof w:val="0"/>
          <w:color w:val="0000FF"/>
          <w:kern w:val="0"/>
          <w:sz w:val="24"/>
          <w:szCs w:val="24"/>
          <w:lang w:val="en-US"/>
        </w:rPr>
        <w:t>TABLE</w:t>
      </w:r>
    </w:p>
    <w:p w14:paraId="7C89AB69" w14:textId="77777777" w:rsidR="00315AC6" w:rsidRPr="00315AC6" w:rsidRDefault="00315AC6" w:rsidP="00315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315AC6">
        <w:rPr>
          <w:rFonts w:ascii="Cascadia Mono" w:hAnsi="Cascadia Mono" w:cs="Cascadia Mono"/>
          <w:noProof w:val="0"/>
          <w:color w:val="0000FF"/>
          <w:kern w:val="0"/>
          <w:sz w:val="24"/>
          <w:szCs w:val="24"/>
          <w:lang w:val="en-US"/>
        </w:rPr>
        <w:t>AS</w:t>
      </w:r>
    </w:p>
    <w:p w14:paraId="4881E22A" w14:textId="77777777" w:rsidR="00315AC6" w:rsidRPr="00315AC6" w:rsidRDefault="00315AC6" w:rsidP="00315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315AC6">
        <w:rPr>
          <w:rFonts w:ascii="Cascadia Mono" w:hAnsi="Cascadia Mono" w:cs="Cascadia Mono"/>
          <w:noProof w:val="0"/>
          <w:color w:val="0000FF"/>
          <w:kern w:val="0"/>
          <w:sz w:val="24"/>
          <w:szCs w:val="24"/>
          <w:lang w:val="en-US"/>
        </w:rPr>
        <w:t>RETURN</w:t>
      </w:r>
    </w:p>
    <w:p w14:paraId="39CE4B63" w14:textId="77777777" w:rsidR="00315AC6" w:rsidRPr="00315AC6" w:rsidRDefault="00315AC6" w:rsidP="00315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315AC6">
        <w:rPr>
          <w:rFonts w:ascii="Cascadia Mono" w:hAnsi="Cascadia Mono" w:cs="Cascadia Mono"/>
          <w:noProof w:val="0"/>
          <w:color w:val="808080"/>
          <w:kern w:val="0"/>
          <w:sz w:val="24"/>
          <w:szCs w:val="24"/>
          <w:lang w:val="en-US"/>
        </w:rPr>
        <w:t>(</w:t>
      </w:r>
    </w:p>
    <w:p w14:paraId="3A2EDE8C" w14:textId="77777777" w:rsidR="00315AC6" w:rsidRPr="00315AC6" w:rsidRDefault="00315AC6" w:rsidP="00315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315AC6">
        <w:rPr>
          <w:rFonts w:ascii="Cascadia Mono" w:hAnsi="Cascadia Mono" w:cs="Cascadia Mono"/>
          <w:noProof w:val="0"/>
          <w:color w:val="000000"/>
          <w:kern w:val="0"/>
          <w:sz w:val="24"/>
          <w:szCs w:val="24"/>
          <w:lang w:val="en-US"/>
        </w:rPr>
        <w:tab/>
      </w:r>
      <w:r w:rsidRPr="00315AC6">
        <w:rPr>
          <w:rFonts w:ascii="Cascadia Mono" w:hAnsi="Cascadia Mono" w:cs="Cascadia Mono"/>
          <w:noProof w:val="0"/>
          <w:color w:val="0000FF"/>
          <w:kern w:val="0"/>
          <w:sz w:val="24"/>
          <w:szCs w:val="24"/>
          <w:lang w:val="en-US"/>
        </w:rPr>
        <w:t>SELECT</w:t>
      </w:r>
      <w:r w:rsidRPr="00315AC6">
        <w:rPr>
          <w:rFonts w:ascii="Cascadia Mono" w:hAnsi="Cascadia Mono" w:cs="Cascadia Mono"/>
          <w:noProof w:val="0"/>
          <w:color w:val="000000"/>
          <w:kern w:val="0"/>
          <w:sz w:val="24"/>
          <w:szCs w:val="24"/>
          <w:lang w:val="en-US"/>
        </w:rPr>
        <w:t xml:space="preserve"> </w:t>
      </w:r>
      <w:r w:rsidRPr="00315AC6">
        <w:rPr>
          <w:rFonts w:ascii="Cascadia Mono" w:hAnsi="Cascadia Mono" w:cs="Cascadia Mono"/>
          <w:noProof w:val="0"/>
          <w:color w:val="808080"/>
          <w:kern w:val="0"/>
          <w:sz w:val="24"/>
          <w:szCs w:val="24"/>
          <w:lang w:val="en-US"/>
        </w:rPr>
        <w:t>*</w:t>
      </w:r>
      <w:r w:rsidRPr="00315AC6">
        <w:rPr>
          <w:rFonts w:ascii="Cascadia Mono" w:hAnsi="Cascadia Mono" w:cs="Cascadia Mono"/>
          <w:noProof w:val="0"/>
          <w:color w:val="000000"/>
          <w:kern w:val="0"/>
          <w:sz w:val="24"/>
          <w:szCs w:val="24"/>
          <w:lang w:val="en-US"/>
        </w:rPr>
        <w:t xml:space="preserve"> </w:t>
      </w:r>
      <w:r w:rsidRPr="00315AC6">
        <w:rPr>
          <w:rFonts w:ascii="Cascadia Mono" w:hAnsi="Cascadia Mono" w:cs="Cascadia Mono"/>
          <w:noProof w:val="0"/>
          <w:color w:val="0000FF"/>
          <w:kern w:val="0"/>
          <w:sz w:val="24"/>
          <w:szCs w:val="24"/>
          <w:lang w:val="en-US"/>
        </w:rPr>
        <w:t>FROM</w:t>
      </w:r>
      <w:r w:rsidRPr="00315AC6">
        <w:rPr>
          <w:rFonts w:ascii="Cascadia Mono" w:hAnsi="Cascadia Mono" w:cs="Cascadia Mono"/>
          <w:noProof w:val="0"/>
          <w:color w:val="000000"/>
          <w:kern w:val="0"/>
          <w:sz w:val="24"/>
          <w:szCs w:val="24"/>
          <w:lang w:val="en-US"/>
        </w:rPr>
        <w:t xml:space="preserve"> </w:t>
      </w:r>
      <w:proofErr w:type="spellStart"/>
      <w:r w:rsidRPr="00315AC6">
        <w:rPr>
          <w:rFonts w:ascii="Cascadia Mono" w:hAnsi="Cascadia Mono" w:cs="Cascadia Mono"/>
          <w:noProof w:val="0"/>
          <w:color w:val="000000"/>
          <w:kern w:val="0"/>
          <w:sz w:val="24"/>
          <w:szCs w:val="24"/>
          <w:lang w:val="en-US"/>
        </w:rPr>
        <w:t>EmployeeDetailView</w:t>
      </w:r>
      <w:proofErr w:type="spellEnd"/>
    </w:p>
    <w:p w14:paraId="331C6293" w14:textId="77777777" w:rsidR="00315AC6" w:rsidRPr="00315AC6" w:rsidRDefault="00315AC6" w:rsidP="00315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315AC6">
        <w:rPr>
          <w:rFonts w:ascii="Cascadia Mono" w:hAnsi="Cascadia Mono" w:cs="Cascadia Mono"/>
          <w:noProof w:val="0"/>
          <w:color w:val="000000"/>
          <w:kern w:val="0"/>
          <w:sz w:val="24"/>
          <w:szCs w:val="24"/>
          <w:lang w:val="en-US"/>
        </w:rPr>
        <w:tab/>
      </w:r>
      <w:r w:rsidRPr="00315AC6">
        <w:rPr>
          <w:rFonts w:ascii="Cascadia Mono" w:hAnsi="Cascadia Mono" w:cs="Cascadia Mono"/>
          <w:noProof w:val="0"/>
          <w:color w:val="0000FF"/>
          <w:kern w:val="0"/>
          <w:sz w:val="24"/>
          <w:szCs w:val="24"/>
          <w:lang w:val="en-US"/>
        </w:rPr>
        <w:t>WHERE</w:t>
      </w:r>
      <w:r w:rsidRPr="00315AC6">
        <w:rPr>
          <w:rFonts w:ascii="Cascadia Mono" w:hAnsi="Cascadia Mono" w:cs="Cascadia Mono"/>
          <w:noProof w:val="0"/>
          <w:color w:val="000000"/>
          <w:kern w:val="0"/>
          <w:sz w:val="24"/>
          <w:szCs w:val="24"/>
          <w:lang w:val="en-US"/>
        </w:rPr>
        <w:t xml:space="preserve"> </w:t>
      </w:r>
      <w:r w:rsidRPr="00315AC6">
        <w:rPr>
          <w:rFonts w:ascii="Cascadia Mono" w:hAnsi="Cascadia Mono" w:cs="Cascadia Mono"/>
          <w:noProof w:val="0"/>
          <w:color w:val="0000FF"/>
          <w:kern w:val="0"/>
          <w:sz w:val="24"/>
          <w:szCs w:val="24"/>
          <w:lang w:val="en-US"/>
        </w:rPr>
        <w:t>name</w:t>
      </w:r>
      <w:r w:rsidRPr="00315AC6">
        <w:rPr>
          <w:rFonts w:ascii="Cascadia Mono" w:hAnsi="Cascadia Mono" w:cs="Cascadia Mono"/>
          <w:noProof w:val="0"/>
          <w:color w:val="000000"/>
          <w:kern w:val="0"/>
          <w:sz w:val="24"/>
          <w:szCs w:val="24"/>
          <w:lang w:val="en-US"/>
        </w:rPr>
        <w:t xml:space="preserve"> </w:t>
      </w:r>
      <w:r w:rsidRPr="00315AC6">
        <w:rPr>
          <w:rFonts w:ascii="Cascadia Mono" w:hAnsi="Cascadia Mono" w:cs="Cascadia Mono"/>
          <w:noProof w:val="0"/>
          <w:color w:val="808080"/>
          <w:kern w:val="0"/>
          <w:sz w:val="24"/>
          <w:szCs w:val="24"/>
          <w:lang w:val="en-US"/>
        </w:rPr>
        <w:t>=</w:t>
      </w:r>
      <w:r w:rsidRPr="00315AC6">
        <w:rPr>
          <w:rFonts w:ascii="Cascadia Mono" w:hAnsi="Cascadia Mono" w:cs="Cascadia Mono"/>
          <w:noProof w:val="0"/>
          <w:color w:val="000000"/>
          <w:kern w:val="0"/>
          <w:sz w:val="24"/>
          <w:szCs w:val="24"/>
          <w:lang w:val="en-US"/>
        </w:rPr>
        <w:t xml:space="preserve"> @name</w:t>
      </w:r>
    </w:p>
    <w:p w14:paraId="62FE6057" w14:textId="77777777" w:rsidR="00315AC6" w:rsidRPr="00315AC6" w:rsidRDefault="00315AC6" w:rsidP="00315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315AC6">
        <w:rPr>
          <w:rFonts w:ascii="Cascadia Mono" w:hAnsi="Cascadia Mono" w:cs="Cascadia Mono"/>
          <w:noProof w:val="0"/>
          <w:color w:val="808080"/>
          <w:kern w:val="0"/>
          <w:sz w:val="24"/>
          <w:szCs w:val="24"/>
          <w:lang w:val="en-US"/>
        </w:rPr>
        <w:t>)</w:t>
      </w:r>
    </w:p>
    <w:p w14:paraId="6F09A301" w14:textId="53C2D99F" w:rsidR="000D7CDE" w:rsidRPr="00315AC6" w:rsidRDefault="00315AC6" w:rsidP="00315AC6">
      <w:pPr>
        <w:pStyle w:val="ListParagraph"/>
        <w:pBdr>
          <w:top w:val="single" w:sz="4" w:space="1" w:color="auto"/>
          <w:left w:val="single" w:sz="4" w:space="4" w:color="auto"/>
          <w:bottom w:val="single" w:sz="4" w:space="1" w:color="auto"/>
          <w:right w:val="single" w:sz="4" w:space="4" w:color="auto"/>
        </w:pBdr>
        <w:ind w:left="1584"/>
        <w:rPr>
          <w:rFonts w:ascii="Cascadia Mono" w:hAnsi="Cascadia Mono" w:cs="Cascadia Mono"/>
          <w:noProof w:val="0"/>
          <w:color w:val="0000FF"/>
          <w:kern w:val="0"/>
          <w:sz w:val="24"/>
          <w:szCs w:val="24"/>
          <w:lang w:val="en-US"/>
        </w:rPr>
      </w:pPr>
      <w:r w:rsidRPr="00315AC6">
        <w:rPr>
          <w:rFonts w:ascii="Cascadia Mono" w:hAnsi="Cascadia Mono" w:cs="Cascadia Mono"/>
          <w:noProof w:val="0"/>
          <w:color w:val="0000FF"/>
          <w:kern w:val="0"/>
          <w:sz w:val="24"/>
          <w:szCs w:val="24"/>
          <w:lang w:val="en-US"/>
        </w:rPr>
        <w:t>GO</w:t>
      </w:r>
    </w:p>
    <w:p w14:paraId="1DE7281A" w14:textId="77777777" w:rsidR="00315AC6" w:rsidRDefault="00315AC6" w:rsidP="00315AC6">
      <w:pPr>
        <w:pStyle w:val="ListParagraph"/>
        <w:ind w:left="1584"/>
        <w:rPr>
          <w:rFonts w:ascii="Times New Roman" w:hAnsi="Times New Roman" w:cs="Times New Roman"/>
          <w:sz w:val="28"/>
          <w:szCs w:val="28"/>
          <w:u w:val="single"/>
          <w:lang w:val="en-US"/>
        </w:rPr>
      </w:pPr>
    </w:p>
    <w:p w14:paraId="48B5152F" w14:textId="687A1777" w:rsidR="000D7CDE" w:rsidRDefault="000D7CDE" w:rsidP="000D7CDE">
      <w:pPr>
        <w:pStyle w:val="ListParagraph"/>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C# code:</w:t>
      </w:r>
    </w:p>
    <w:p w14:paraId="3DA628CB" w14:textId="77777777" w:rsidR="00B760DD" w:rsidRPr="00B760DD" w:rsidRDefault="00B760DD" w:rsidP="00B7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B760DD">
        <w:rPr>
          <w:rFonts w:ascii="Cascadia Mono" w:hAnsi="Cascadia Mono" w:cs="Cascadia Mono"/>
          <w:noProof w:val="0"/>
          <w:color w:val="000000"/>
          <w:kern w:val="0"/>
          <w:sz w:val="24"/>
          <w:szCs w:val="24"/>
          <w:lang w:val="en-US"/>
        </w:rPr>
        <w:t>try</w:t>
      </w:r>
    </w:p>
    <w:p w14:paraId="2A77D7DA" w14:textId="77777777" w:rsidR="00B760DD" w:rsidRPr="00B760DD" w:rsidRDefault="00B760DD" w:rsidP="00B7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B760DD">
        <w:rPr>
          <w:rFonts w:ascii="Cascadia Mono" w:hAnsi="Cascadia Mono" w:cs="Cascadia Mono"/>
          <w:noProof w:val="0"/>
          <w:color w:val="000000"/>
          <w:kern w:val="0"/>
          <w:sz w:val="24"/>
          <w:szCs w:val="24"/>
          <w:lang w:val="en-US"/>
        </w:rPr>
        <w:t>{</w:t>
      </w:r>
    </w:p>
    <w:p w14:paraId="52A09372" w14:textId="77777777" w:rsidR="00B760DD" w:rsidRPr="00B760DD" w:rsidRDefault="00B760DD" w:rsidP="00B7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B760DD">
        <w:rPr>
          <w:rFonts w:ascii="Cascadia Mono" w:hAnsi="Cascadia Mono" w:cs="Cascadia Mono"/>
          <w:noProof w:val="0"/>
          <w:color w:val="000000"/>
          <w:kern w:val="0"/>
          <w:sz w:val="24"/>
          <w:szCs w:val="24"/>
          <w:lang w:val="en-US"/>
        </w:rPr>
        <w:t xml:space="preserve">    </w:t>
      </w:r>
      <w:proofErr w:type="spellStart"/>
      <w:proofErr w:type="gramStart"/>
      <w:r w:rsidRPr="00B760DD">
        <w:rPr>
          <w:rFonts w:ascii="Cascadia Mono" w:hAnsi="Cascadia Mono" w:cs="Cascadia Mono"/>
          <w:noProof w:val="0"/>
          <w:color w:val="000000"/>
          <w:kern w:val="0"/>
          <w:sz w:val="24"/>
          <w:szCs w:val="24"/>
          <w:lang w:val="en-US"/>
        </w:rPr>
        <w:t>data.Clear</w:t>
      </w:r>
      <w:proofErr w:type="spellEnd"/>
      <w:proofErr w:type="gramEnd"/>
      <w:r w:rsidRPr="00B760DD">
        <w:rPr>
          <w:rFonts w:ascii="Cascadia Mono" w:hAnsi="Cascadia Mono" w:cs="Cascadia Mono"/>
          <w:noProof w:val="0"/>
          <w:color w:val="000000"/>
          <w:kern w:val="0"/>
          <w:sz w:val="24"/>
          <w:szCs w:val="24"/>
          <w:lang w:val="en-US"/>
        </w:rPr>
        <w:t>();</w:t>
      </w:r>
    </w:p>
    <w:p w14:paraId="754560AA" w14:textId="77777777" w:rsidR="00B760DD" w:rsidRPr="00B760DD" w:rsidRDefault="00B760DD" w:rsidP="00B7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B760DD">
        <w:rPr>
          <w:rFonts w:ascii="Cascadia Mono" w:hAnsi="Cascadia Mono" w:cs="Cascadia Mono"/>
          <w:noProof w:val="0"/>
          <w:color w:val="000000"/>
          <w:kern w:val="0"/>
          <w:sz w:val="24"/>
          <w:szCs w:val="24"/>
          <w:lang w:val="en-US"/>
        </w:rPr>
        <w:t xml:space="preserve">    data = </w:t>
      </w:r>
      <w:proofErr w:type="spellStart"/>
      <w:proofErr w:type="gramStart"/>
      <w:r w:rsidRPr="00B760DD">
        <w:rPr>
          <w:rFonts w:ascii="Cascadia Mono" w:hAnsi="Cascadia Mono" w:cs="Cascadia Mono"/>
          <w:noProof w:val="0"/>
          <w:color w:val="000000"/>
          <w:kern w:val="0"/>
          <w:sz w:val="24"/>
          <w:szCs w:val="24"/>
          <w:lang w:val="en-US"/>
        </w:rPr>
        <w:t>DataProvider.Instance.ExecuteQuery</w:t>
      </w:r>
      <w:proofErr w:type="spellEnd"/>
      <w:proofErr w:type="gramEnd"/>
      <w:r w:rsidRPr="00B760DD">
        <w:rPr>
          <w:rFonts w:ascii="Cascadia Mono" w:hAnsi="Cascadia Mono" w:cs="Cascadia Mono"/>
          <w:noProof w:val="0"/>
          <w:color w:val="000000"/>
          <w:kern w:val="0"/>
          <w:sz w:val="24"/>
          <w:szCs w:val="24"/>
          <w:lang w:val="en-US"/>
        </w:rPr>
        <w:t xml:space="preserve">("SELECT * FROM </w:t>
      </w:r>
      <w:proofErr w:type="spellStart"/>
      <w:r w:rsidRPr="00B760DD">
        <w:rPr>
          <w:rFonts w:ascii="Cascadia Mono" w:hAnsi="Cascadia Mono" w:cs="Cascadia Mono"/>
          <w:noProof w:val="0"/>
          <w:color w:val="000000"/>
          <w:kern w:val="0"/>
          <w:sz w:val="24"/>
          <w:szCs w:val="24"/>
          <w:lang w:val="en-US"/>
        </w:rPr>
        <w:t>dbo.getEmployeeInfoByName</w:t>
      </w:r>
      <w:proofErr w:type="spellEnd"/>
      <w:r w:rsidRPr="00B760DD">
        <w:rPr>
          <w:rFonts w:ascii="Cascadia Mono" w:hAnsi="Cascadia Mono" w:cs="Cascadia Mono"/>
          <w:noProof w:val="0"/>
          <w:color w:val="000000"/>
          <w:kern w:val="0"/>
          <w:sz w:val="24"/>
          <w:szCs w:val="24"/>
          <w:lang w:val="en-US"/>
        </w:rPr>
        <w:t xml:space="preserve"> ( @name )", new object[] { name });</w:t>
      </w:r>
    </w:p>
    <w:p w14:paraId="019A5B50" w14:textId="77777777" w:rsidR="00B760DD" w:rsidRPr="00B760DD" w:rsidRDefault="00B760DD" w:rsidP="00B7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B760DD">
        <w:rPr>
          <w:rFonts w:ascii="Cascadia Mono" w:hAnsi="Cascadia Mono" w:cs="Cascadia Mono"/>
          <w:noProof w:val="0"/>
          <w:color w:val="000000"/>
          <w:kern w:val="0"/>
          <w:sz w:val="24"/>
          <w:szCs w:val="24"/>
          <w:lang w:val="en-US"/>
        </w:rPr>
        <w:t>}</w:t>
      </w:r>
    </w:p>
    <w:p w14:paraId="19ADC1CA" w14:textId="77777777" w:rsidR="00B760DD" w:rsidRPr="00B760DD" w:rsidRDefault="00B760DD" w:rsidP="00B7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B760DD">
        <w:rPr>
          <w:rFonts w:ascii="Cascadia Mono" w:hAnsi="Cascadia Mono" w:cs="Cascadia Mono"/>
          <w:noProof w:val="0"/>
          <w:color w:val="000000"/>
          <w:kern w:val="0"/>
          <w:sz w:val="24"/>
          <w:szCs w:val="24"/>
          <w:lang w:val="en-US"/>
        </w:rPr>
        <w:t>catch (</w:t>
      </w:r>
      <w:proofErr w:type="spellStart"/>
      <w:r w:rsidRPr="00B760DD">
        <w:rPr>
          <w:rFonts w:ascii="Cascadia Mono" w:hAnsi="Cascadia Mono" w:cs="Cascadia Mono"/>
          <w:noProof w:val="0"/>
          <w:color w:val="000000"/>
          <w:kern w:val="0"/>
          <w:sz w:val="24"/>
          <w:szCs w:val="24"/>
          <w:lang w:val="en-US"/>
        </w:rPr>
        <w:t>SqlException</w:t>
      </w:r>
      <w:proofErr w:type="spellEnd"/>
      <w:r w:rsidRPr="00B760DD">
        <w:rPr>
          <w:rFonts w:ascii="Cascadia Mono" w:hAnsi="Cascadia Mono" w:cs="Cascadia Mono"/>
          <w:noProof w:val="0"/>
          <w:color w:val="000000"/>
          <w:kern w:val="0"/>
          <w:sz w:val="24"/>
          <w:szCs w:val="24"/>
          <w:lang w:val="en-US"/>
        </w:rPr>
        <w:t xml:space="preserve"> </w:t>
      </w:r>
      <w:proofErr w:type="spellStart"/>
      <w:r w:rsidRPr="00B760DD">
        <w:rPr>
          <w:rFonts w:ascii="Cascadia Mono" w:hAnsi="Cascadia Mono" w:cs="Cascadia Mono"/>
          <w:noProof w:val="0"/>
          <w:color w:val="000000"/>
          <w:kern w:val="0"/>
          <w:sz w:val="24"/>
          <w:szCs w:val="24"/>
          <w:lang w:val="en-US"/>
        </w:rPr>
        <w:t>ev</w:t>
      </w:r>
      <w:proofErr w:type="spellEnd"/>
      <w:r w:rsidRPr="00B760DD">
        <w:rPr>
          <w:rFonts w:ascii="Cascadia Mono" w:hAnsi="Cascadia Mono" w:cs="Cascadia Mono"/>
          <w:noProof w:val="0"/>
          <w:color w:val="000000"/>
          <w:kern w:val="0"/>
          <w:sz w:val="24"/>
          <w:szCs w:val="24"/>
          <w:lang w:val="en-US"/>
        </w:rPr>
        <w:t>)</w:t>
      </w:r>
    </w:p>
    <w:p w14:paraId="39F01EED" w14:textId="77777777" w:rsidR="00B760DD" w:rsidRPr="00B760DD" w:rsidRDefault="00B760DD" w:rsidP="00B7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B760DD">
        <w:rPr>
          <w:rFonts w:ascii="Cascadia Mono" w:hAnsi="Cascadia Mono" w:cs="Cascadia Mono"/>
          <w:noProof w:val="0"/>
          <w:color w:val="000000"/>
          <w:kern w:val="0"/>
          <w:sz w:val="24"/>
          <w:szCs w:val="24"/>
          <w:lang w:val="en-US"/>
        </w:rPr>
        <w:t>{</w:t>
      </w:r>
    </w:p>
    <w:p w14:paraId="4BDF4672" w14:textId="77777777" w:rsidR="00B760DD" w:rsidRPr="00B760DD" w:rsidRDefault="00B760DD" w:rsidP="00B7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B760DD">
        <w:rPr>
          <w:rFonts w:ascii="Cascadia Mono" w:hAnsi="Cascadia Mono" w:cs="Cascadia Mono"/>
          <w:noProof w:val="0"/>
          <w:color w:val="000000"/>
          <w:kern w:val="0"/>
          <w:sz w:val="24"/>
          <w:szCs w:val="24"/>
          <w:lang w:val="en-US"/>
        </w:rPr>
        <w:t xml:space="preserve">    </w:t>
      </w:r>
      <w:proofErr w:type="spellStart"/>
      <w:r w:rsidRPr="00B760DD">
        <w:rPr>
          <w:rFonts w:ascii="Cascadia Mono" w:hAnsi="Cascadia Mono" w:cs="Cascadia Mono"/>
          <w:noProof w:val="0"/>
          <w:color w:val="000000"/>
          <w:kern w:val="0"/>
          <w:sz w:val="24"/>
          <w:szCs w:val="24"/>
          <w:lang w:val="en-US"/>
        </w:rPr>
        <w:t>MessageBox.Show</w:t>
      </w:r>
      <w:proofErr w:type="spellEnd"/>
      <w:r w:rsidRPr="00B760DD">
        <w:rPr>
          <w:rFonts w:ascii="Cascadia Mono" w:hAnsi="Cascadia Mono" w:cs="Cascadia Mono"/>
          <w:noProof w:val="0"/>
          <w:color w:val="000000"/>
          <w:kern w:val="0"/>
          <w:sz w:val="24"/>
          <w:szCs w:val="24"/>
          <w:lang w:val="en-US"/>
        </w:rPr>
        <w:t>("</w:t>
      </w:r>
      <w:proofErr w:type="spellStart"/>
      <w:r w:rsidRPr="00B760DD">
        <w:rPr>
          <w:rFonts w:ascii="Cascadia Mono" w:hAnsi="Cascadia Mono" w:cs="Cascadia Mono"/>
          <w:noProof w:val="0"/>
          <w:color w:val="000000"/>
          <w:kern w:val="0"/>
          <w:sz w:val="24"/>
          <w:szCs w:val="24"/>
          <w:lang w:val="en-US"/>
        </w:rPr>
        <w:t>Tìm</w:t>
      </w:r>
      <w:proofErr w:type="spellEnd"/>
      <w:r w:rsidRPr="00B760DD">
        <w:rPr>
          <w:rFonts w:ascii="Cascadia Mono" w:hAnsi="Cascadia Mono" w:cs="Cascadia Mono"/>
          <w:noProof w:val="0"/>
          <w:color w:val="000000"/>
          <w:kern w:val="0"/>
          <w:sz w:val="24"/>
          <w:szCs w:val="24"/>
          <w:lang w:val="en-US"/>
        </w:rPr>
        <w:t xml:space="preserve"> </w:t>
      </w:r>
      <w:proofErr w:type="spellStart"/>
      <w:r w:rsidRPr="00B760DD">
        <w:rPr>
          <w:rFonts w:ascii="Cascadia Mono" w:hAnsi="Cascadia Mono" w:cs="Cascadia Mono"/>
          <w:noProof w:val="0"/>
          <w:color w:val="000000"/>
          <w:kern w:val="0"/>
          <w:sz w:val="24"/>
          <w:szCs w:val="24"/>
          <w:lang w:val="en-US"/>
        </w:rPr>
        <w:t>kiếm</w:t>
      </w:r>
      <w:proofErr w:type="spellEnd"/>
      <w:r w:rsidRPr="00B760DD">
        <w:rPr>
          <w:rFonts w:ascii="Cascadia Mono" w:hAnsi="Cascadia Mono" w:cs="Cascadia Mono"/>
          <w:noProof w:val="0"/>
          <w:color w:val="000000"/>
          <w:kern w:val="0"/>
          <w:sz w:val="24"/>
          <w:szCs w:val="24"/>
          <w:lang w:val="en-US"/>
        </w:rPr>
        <w:t xml:space="preserve"> </w:t>
      </w:r>
      <w:proofErr w:type="spellStart"/>
      <w:r w:rsidRPr="00B760DD">
        <w:rPr>
          <w:rFonts w:ascii="Cascadia Mono" w:hAnsi="Cascadia Mono" w:cs="Cascadia Mono"/>
          <w:noProof w:val="0"/>
          <w:color w:val="000000"/>
          <w:kern w:val="0"/>
          <w:sz w:val="24"/>
          <w:szCs w:val="24"/>
          <w:lang w:val="en-US"/>
        </w:rPr>
        <w:t>nhân</w:t>
      </w:r>
      <w:proofErr w:type="spellEnd"/>
      <w:r w:rsidRPr="00B760DD">
        <w:rPr>
          <w:rFonts w:ascii="Cascadia Mono" w:hAnsi="Cascadia Mono" w:cs="Cascadia Mono"/>
          <w:noProof w:val="0"/>
          <w:color w:val="000000"/>
          <w:kern w:val="0"/>
          <w:sz w:val="24"/>
          <w:szCs w:val="24"/>
          <w:lang w:val="en-US"/>
        </w:rPr>
        <w:t xml:space="preserve"> </w:t>
      </w:r>
      <w:proofErr w:type="spellStart"/>
      <w:r w:rsidRPr="00B760DD">
        <w:rPr>
          <w:rFonts w:ascii="Cascadia Mono" w:hAnsi="Cascadia Mono" w:cs="Cascadia Mono"/>
          <w:noProof w:val="0"/>
          <w:color w:val="000000"/>
          <w:kern w:val="0"/>
          <w:sz w:val="24"/>
          <w:szCs w:val="24"/>
          <w:lang w:val="en-US"/>
        </w:rPr>
        <w:t>viên</w:t>
      </w:r>
      <w:proofErr w:type="spellEnd"/>
      <w:r w:rsidRPr="00B760DD">
        <w:rPr>
          <w:rFonts w:ascii="Cascadia Mono" w:hAnsi="Cascadia Mono" w:cs="Cascadia Mono"/>
          <w:noProof w:val="0"/>
          <w:color w:val="000000"/>
          <w:kern w:val="0"/>
          <w:sz w:val="24"/>
          <w:szCs w:val="24"/>
          <w:lang w:val="en-US"/>
        </w:rPr>
        <w:t xml:space="preserve"> </w:t>
      </w:r>
      <w:proofErr w:type="spellStart"/>
      <w:r w:rsidRPr="00B760DD">
        <w:rPr>
          <w:rFonts w:ascii="Cascadia Mono" w:hAnsi="Cascadia Mono" w:cs="Cascadia Mono"/>
          <w:noProof w:val="0"/>
          <w:color w:val="000000"/>
          <w:kern w:val="0"/>
          <w:sz w:val="24"/>
          <w:szCs w:val="24"/>
          <w:lang w:val="en-US"/>
        </w:rPr>
        <w:t>thất</w:t>
      </w:r>
      <w:proofErr w:type="spellEnd"/>
      <w:r w:rsidRPr="00B760DD">
        <w:rPr>
          <w:rFonts w:ascii="Cascadia Mono" w:hAnsi="Cascadia Mono" w:cs="Cascadia Mono"/>
          <w:noProof w:val="0"/>
          <w:color w:val="000000"/>
          <w:kern w:val="0"/>
          <w:sz w:val="24"/>
          <w:szCs w:val="24"/>
          <w:lang w:val="en-US"/>
        </w:rPr>
        <w:t xml:space="preserve"> </w:t>
      </w:r>
      <w:proofErr w:type="spellStart"/>
      <w:r w:rsidRPr="00B760DD">
        <w:rPr>
          <w:rFonts w:ascii="Cascadia Mono" w:hAnsi="Cascadia Mono" w:cs="Cascadia Mono"/>
          <w:noProof w:val="0"/>
          <w:color w:val="000000"/>
          <w:kern w:val="0"/>
          <w:sz w:val="24"/>
          <w:szCs w:val="24"/>
          <w:lang w:val="en-US"/>
        </w:rPr>
        <w:t>bại</w:t>
      </w:r>
      <w:proofErr w:type="spellEnd"/>
      <w:r w:rsidRPr="00B760DD">
        <w:rPr>
          <w:rFonts w:ascii="Cascadia Mono" w:hAnsi="Cascadia Mono" w:cs="Cascadia Mono"/>
          <w:noProof w:val="0"/>
          <w:color w:val="000000"/>
          <w:kern w:val="0"/>
          <w:sz w:val="24"/>
          <w:szCs w:val="24"/>
          <w:lang w:val="en-US"/>
        </w:rPr>
        <w:t>! \</w:t>
      </w:r>
      <w:proofErr w:type="spellStart"/>
      <w:r w:rsidRPr="00B760DD">
        <w:rPr>
          <w:rFonts w:ascii="Cascadia Mono" w:hAnsi="Cascadia Mono" w:cs="Cascadia Mono"/>
          <w:noProof w:val="0"/>
          <w:color w:val="000000"/>
          <w:kern w:val="0"/>
          <w:sz w:val="24"/>
          <w:szCs w:val="24"/>
          <w:lang w:val="en-US"/>
        </w:rPr>
        <w:t>nDo</w:t>
      </w:r>
      <w:proofErr w:type="spellEnd"/>
      <w:r w:rsidRPr="00B760DD">
        <w:rPr>
          <w:rFonts w:ascii="Cascadia Mono" w:hAnsi="Cascadia Mono" w:cs="Cascadia Mono"/>
          <w:noProof w:val="0"/>
          <w:color w:val="000000"/>
          <w:kern w:val="0"/>
          <w:sz w:val="24"/>
          <w:szCs w:val="24"/>
          <w:lang w:val="en-US"/>
        </w:rPr>
        <w:t xml:space="preserve">: \n" + </w:t>
      </w:r>
      <w:proofErr w:type="spellStart"/>
      <w:proofErr w:type="gramStart"/>
      <w:r w:rsidRPr="00B760DD">
        <w:rPr>
          <w:rFonts w:ascii="Cascadia Mono" w:hAnsi="Cascadia Mono" w:cs="Cascadia Mono"/>
          <w:noProof w:val="0"/>
          <w:color w:val="000000"/>
          <w:kern w:val="0"/>
          <w:sz w:val="24"/>
          <w:szCs w:val="24"/>
          <w:lang w:val="en-US"/>
        </w:rPr>
        <w:t>ev.Message</w:t>
      </w:r>
      <w:proofErr w:type="spellEnd"/>
      <w:proofErr w:type="gramEnd"/>
      <w:r w:rsidRPr="00B760DD">
        <w:rPr>
          <w:rFonts w:ascii="Cascadia Mono" w:hAnsi="Cascadia Mono" w:cs="Cascadia Mono"/>
          <w:noProof w:val="0"/>
          <w:color w:val="000000"/>
          <w:kern w:val="0"/>
          <w:sz w:val="24"/>
          <w:szCs w:val="24"/>
          <w:lang w:val="en-US"/>
        </w:rPr>
        <w:t xml:space="preserve">, "Thông </w:t>
      </w:r>
      <w:proofErr w:type="spellStart"/>
      <w:r w:rsidRPr="00B760DD">
        <w:rPr>
          <w:rFonts w:ascii="Cascadia Mono" w:hAnsi="Cascadia Mono" w:cs="Cascadia Mono"/>
          <w:noProof w:val="0"/>
          <w:color w:val="000000"/>
          <w:kern w:val="0"/>
          <w:sz w:val="24"/>
          <w:szCs w:val="24"/>
          <w:lang w:val="en-US"/>
        </w:rPr>
        <w:t>báo</w:t>
      </w:r>
      <w:proofErr w:type="spellEnd"/>
      <w:r w:rsidRPr="00B760DD">
        <w:rPr>
          <w:rFonts w:ascii="Cascadia Mono" w:hAnsi="Cascadia Mono" w:cs="Cascadia Mono"/>
          <w:noProof w:val="0"/>
          <w:color w:val="000000"/>
          <w:kern w:val="0"/>
          <w:sz w:val="24"/>
          <w:szCs w:val="24"/>
          <w:lang w:val="en-US"/>
        </w:rPr>
        <w:t xml:space="preserve">", </w:t>
      </w:r>
      <w:proofErr w:type="spellStart"/>
      <w:r w:rsidRPr="00B760DD">
        <w:rPr>
          <w:rFonts w:ascii="Cascadia Mono" w:hAnsi="Cascadia Mono" w:cs="Cascadia Mono"/>
          <w:noProof w:val="0"/>
          <w:color w:val="000000"/>
          <w:kern w:val="0"/>
          <w:sz w:val="24"/>
          <w:szCs w:val="24"/>
          <w:lang w:val="en-US"/>
        </w:rPr>
        <w:t>MessageBoxButtons.OK</w:t>
      </w:r>
      <w:proofErr w:type="spellEnd"/>
      <w:r w:rsidRPr="00B760DD">
        <w:rPr>
          <w:rFonts w:ascii="Cascadia Mono" w:hAnsi="Cascadia Mono" w:cs="Cascadia Mono"/>
          <w:noProof w:val="0"/>
          <w:color w:val="000000"/>
          <w:kern w:val="0"/>
          <w:sz w:val="24"/>
          <w:szCs w:val="24"/>
          <w:lang w:val="en-US"/>
        </w:rPr>
        <w:t xml:space="preserve">, </w:t>
      </w:r>
      <w:proofErr w:type="spellStart"/>
      <w:r w:rsidRPr="00B760DD">
        <w:rPr>
          <w:rFonts w:ascii="Cascadia Mono" w:hAnsi="Cascadia Mono" w:cs="Cascadia Mono"/>
          <w:noProof w:val="0"/>
          <w:color w:val="000000"/>
          <w:kern w:val="0"/>
          <w:sz w:val="24"/>
          <w:szCs w:val="24"/>
          <w:lang w:val="en-US"/>
        </w:rPr>
        <w:t>MessageBoxIcon.Warning</w:t>
      </w:r>
      <w:proofErr w:type="spellEnd"/>
      <w:r w:rsidRPr="00B760DD">
        <w:rPr>
          <w:rFonts w:ascii="Cascadia Mono" w:hAnsi="Cascadia Mono" w:cs="Cascadia Mono"/>
          <w:noProof w:val="0"/>
          <w:color w:val="000000"/>
          <w:kern w:val="0"/>
          <w:sz w:val="24"/>
          <w:szCs w:val="24"/>
          <w:lang w:val="en-US"/>
        </w:rPr>
        <w:t>);</w:t>
      </w:r>
    </w:p>
    <w:p w14:paraId="4F9E6B90" w14:textId="77777777" w:rsidR="00B760DD" w:rsidRPr="00B760DD" w:rsidRDefault="00B760DD" w:rsidP="00B7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B760DD">
        <w:rPr>
          <w:rFonts w:ascii="Cascadia Mono" w:hAnsi="Cascadia Mono" w:cs="Cascadia Mono"/>
          <w:noProof w:val="0"/>
          <w:color w:val="000000"/>
          <w:kern w:val="0"/>
          <w:sz w:val="24"/>
          <w:szCs w:val="24"/>
          <w:lang w:val="en-US"/>
        </w:rPr>
        <w:t xml:space="preserve">    </w:t>
      </w:r>
      <w:proofErr w:type="gramStart"/>
      <w:r w:rsidRPr="00B760DD">
        <w:rPr>
          <w:rFonts w:ascii="Cascadia Mono" w:hAnsi="Cascadia Mono" w:cs="Cascadia Mono"/>
          <w:noProof w:val="0"/>
          <w:color w:val="000000"/>
          <w:kern w:val="0"/>
          <w:sz w:val="24"/>
          <w:szCs w:val="24"/>
          <w:lang w:val="en-US"/>
        </w:rPr>
        <w:t>return;</w:t>
      </w:r>
      <w:proofErr w:type="gramEnd"/>
    </w:p>
    <w:p w14:paraId="7F174075" w14:textId="0B915F96" w:rsidR="000D7CDE" w:rsidRDefault="00B760DD" w:rsidP="00B760DD">
      <w:pPr>
        <w:pStyle w:val="ListParagraph"/>
        <w:pBdr>
          <w:top w:val="single" w:sz="4" w:space="1" w:color="auto"/>
          <w:left w:val="single" w:sz="4" w:space="4" w:color="auto"/>
          <w:bottom w:val="single" w:sz="4" w:space="1" w:color="auto"/>
          <w:right w:val="single" w:sz="4" w:space="4" w:color="auto"/>
        </w:pBdr>
        <w:ind w:left="1584"/>
        <w:rPr>
          <w:rFonts w:ascii="Cascadia Mono" w:hAnsi="Cascadia Mono" w:cs="Cascadia Mono"/>
          <w:noProof w:val="0"/>
          <w:color w:val="000000"/>
          <w:kern w:val="0"/>
          <w:sz w:val="24"/>
          <w:szCs w:val="24"/>
          <w:lang w:val="en-US"/>
        </w:rPr>
      </w:pPr>
      <w:r w:rsidRPr="00B760DD">
        <w:rPr>
          <w:rFonts w:ascii="Cascadia Mono" w:hAnsi="Cascadia Mono" w:cs="Cascadia Mono"/>
          <w:noProof w:val="0"/>
          <w:color w:val="000000"/>
          <w:kern w:val="0"/>
          <w:sz w:val="24"/>
          <w:szCs w:val="24"/>
          <w:lang w:val="en-US"/>
        </w:rPr>
        <w:t>}</w:t>
      </w:r>
    </w:p>
    <w:p w14:paraId="3C8F6E28" w14:textId="77777777" w:rsidR="00B760DD" w:rsidRPr="00B760DD" w:rsidRDefault="00B760DD" w:rsidP="00B760DD">
      <w:pPr>
        <w:pStyle w:val="ListParagraph"/>
        <w:ind w:left="1584"/>
        <w:rPr>
          <w:rFonts w:ascii="Times New Roman" w:hAnsi="Times New Roman" w:cs="Times New Roman"/>
          <w:sz w:val="24"/>
          <w:szCs w:val="24"/>
          <w:u w:val="single"/>
          <w:lang w:val="en-US"/>
        </w:rPr>
      </w:pPr>
    </w:p>
    <w:p w14:paraId="0797E6AC" w14:textId="369AC596" w:rsidR="00F86200" w:rsidRDefault="00F86200" w:rsidP="00F86200">
      <w:pPr>
        <w:pStyle w:val="ListParagraph"/>
        <w:numPr>
          <w:ilvl w:val="0"/>
          <w:numId w:val="38"/>
        </w:numPr>
        <w:rPr>
          <w:rFonts w:ascii="Times New Roman" w:hAnsi="Times New Roman" w:cs="Times New Roman"/>
          <w:b/>
          <w:bCs/>
          <w:sz w:val="28"/>
          <w:szCs w:val="28"/>
          <w:lang w:val="en-US"/>
        </w:rPr>
      </w:pPr>
      <w:r>
        <w:rPr>
          <w:rFonts w:ascii="Times New Roman" w:hAnsi="Times New Roman" w:cs="Times New Roman"/>
          <w:b/>
          <w:bCs/>
          <w:sz w:val="28"/>
          <w:szCs w:val="28"/>
          <w:lang w:val="en-US"/>
        </w:rPr>
        <w:t>Function</w:t>
      </w:r>
      <w:r w:rsidR="00B664E6">
        <w:rPr>
          <w:rFonts w:ascii="Times New Roman" w:hAnsi="Times New Roman" w:cs="Times New Roman"/>
          <w:b/>
          <w:bCs/>
          <w:sz w:val="28"/>
          <w:szCs w:val="28"/>
          <w:lang w:val="en-US"/>
        </w:rPr>
        <w:t xml:space="preserve"> </w:t>
      </w:r>
      <w:r w:rsidR="00B664E6" w:rsidRPr="00B664E6">
        <w:rPr>
          <w:rFonts w:ascii="Times New Roman" w:hAnsi="Times New Roman" w:cs="Times New Roman"/>
          <w:b/>
          <w:bCs/>
          <w:sz w:val="28"/>
          <w:szCs w:val="28"/>
          <w:lang w:val="en-US"/>
        </w:rPr>
        <w:t>lấy ra thông tin nhân viên từ view</w:t>
      </w:r>
      <w:r w:rsidR="00B664E6">
        <w:rPr>
          <w:rFonts w:ascii="Times New Roman" w:hAnsi="Times New Roman" w:cs="Times New Roman"/>
          <w:b/>
          <w:bCs/>
          <w:sz w:val="28"/>
          <w:szCs w:val="28"/>
          <w:lang w:val="en-US"/>
        </w:rPr>
        <w:t xml:space="preserve"> </w:t>
      </w:r>
      <w:r w:rsidR="00B664E6" w:rsidRPr="00B664E6">
        <w:rPr>
          <w:rFonts w:ascii="Times New Roman" w:hAnsi="Times New Roman" w:cs="Times New Roman"/>
          <w:b/>
          <w:bCs/>
          <w:sz w:val="28"/>
          <w:szCs w:val="28"/>
          <w:lang w:val="en-US"/>
        </w:rPr>
        <w:t>employeedetailview khi biết công việc</w:t>
      </w:r>
      <w:r w:rsidR="00B664E6">
        <w:rPr>
          <w:rFonts w:ascii="Times New Roman" w:hAnsi="Times New Roman" w:cs="Times New Roman"/>
          <w:b/>
          <w:bCs/>
          <w:sz w:val="28"/>
          <w:szCs w:val="28"/>
          <w:lang w:val="en-US"/>
        </w:rPr>
        <w:t>:</w:t>
      </w:r>
    </w:p>
    <w:p w14:paraId="70097A15" w14:textId="03FDFB54" w:rsidR="00C62190" w:rsidRDefault="00C62190" w:rsidP="00C62190">
      <w:pPr>
        <w:pStyle w:val="ListParagraph"/>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SQL:</w:t>
      </w:r>
    </w:p>
    <w:p w14:paraId="52217791" w14:textId="77777777" w:rsidR="00C62190" w:rsidRPr="00C62190" w:rsidRDefault="00C62190" w:rsidP="00C621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C62190">
        <w:rPr>
          <w:rFonts w:ascii="Cascadia Mono" w:hAnsi="Cascadia Mono" w:cs="Cascadia Mono"/>
          <w:noProof w:val="0"/>
          <w:color w:val="0000FF"/>
          <w:kern w:val="0"/>
          <w:sz w:val="24"/>
          <w:szCs w:val="24"/>
          <w:lang w:val="en-US"/>
        </w:rPr>
        <w:t>DROP</w:t>
      </w:r>
      <w:r w:rsidRPr="00C62190">
        <w:rPr>
          <w:rFonts w:ascii="Cascadia Mono" w:hAnsi="Cascadia Mono" w:cs="Cascadia Mono"/>
          <w:noProof w:val="0"/>
          <w:color w:val="000000"/>
          <w:kern w:val="0"/>
          <w:sz w:val="24"/>
          <w:szCs w:val="24"/>
          <w:lang w:val="en-US"/>
        </w:rPr>
        <w:t xml:space="preserve"> </w:t>
      </w:r>
      <w:r w:rsidRPr="00C62190">
        <w:rPr>
          <w:rFonts w:ascii="Cascadia Mono" w:hAnsi="Cascadia Mono" w:cs="Cascadia Mono"/>
          <w:noProof w:val="0"/>
          <w:color w:val="0000FF"/>
          <w:kern w:val="0"/>
          <w:sz w:val="24"/>
          <w:szCs w:val="24"/>
          <w:lang w:val="en-US"/>
        </w:rPr>
        <w:t>FUNCTION</w:t>
      </w:r>
      <w:r w:rsidRPr="00C62190">
        <w:rPr>
          <w:rFonts w:ascii="Cascadia Mono" w:hAnsi="Cascadia Mono" w:cs="Cascadia Mono"/>
          <w:noProof w:val="0"/>
          <w:color w:val="000000"/>
          <w:kern w:val="0"/>
          <w:sz w:val="24"/>
          <w:szCs w:val="24"/>
          <w:lang w:val="en-US"/>
        </w:rPr>
        <w:t xml:space="preserve"> </w:t>
      </w:r>
      <w:r w:rsidRPr="00C62190">
        <w:rPr>
          <w:rFonts w:ascii="Cascadia Mono" w:hAnsi="Cascadia Mono" w:cs="Cascadia Mono"/>
          <w:noProof w:val="0"/>
          <w:color w:val="0000FF"/>
          <w:kern w:val="0"/>
          <w:sz w:val="24"/>
          <w:szCs w:val="24"/>
          <w:lang w:val="en-US"/>
        </w:rPr>
        <w:t>IF</w:t>
      </w:r>
      <w:r w:rsidRPr="00C62190">
        <w:rPr>
          <w:rFonts w:ascii="Cascadia Mono" w:hAnsi="Cascadia Mono" w:cs="Cascadia Mono"/>
          <w:noProof w:val="0"/>
          <w:color w:val="000000"/>
          <w:kern w:val="0"/>
          <w:sz w:val="24"/>
          <w:szCs w:val="24"/>
          <w:lang w:val="en-US"/>
        </w:rPr>
        <w:t xml:space="preserve"> </w:t>
      </w:r>
      <w:r w:rsidRPr="00C62190">
        <w:rPr>
          <w:rFonts w:ascii="Cascadia Mono" w:hAnsi="Cascadia Mono" w:cs="Cascadia Mono"/>
          <w:noProof w:val="0"/>
          <w:color w:val="808080"/>
          <w:kern w:val="0"/>
          <w:sz w:val="24"/>
          <w:szCs w:val="24"/>
          <w:lang w:val="en-US"/>
        </w:rPr>
        <w:t>EXISTS</w:t>
      </w:r>
      <w:r w:rsidRPr="00C62190">
        <w:rPr>
          <w:rFonts w:ascii="Cascadia Mono" w:hAnsi="Cascadia Mono" w:cs="Cascadia Mono"/>
          <w:noProof w:val="0"/>
          <w:color w:val="000000"/>
          <w:kern w:val="0"/>
          <w:sz w:val="24"/>
          <w:szCs w:val="24"/>
          <w:lang w:val="en-US"/>
        </w:rPr>
        <w:t xml:space="preserve"> </w:t>
      </w:r>
      <w:proofErr w:type="spellStart"/>
      <w:proofErr w:type="gramStart"/>
      <w:r w:rsidRPr="00C62190">
        <w:rPr>
          <w:rFonts w:ascii="Cascadia Mono" w:hAnsi="Cascadia Mono" w:cs="Cascadia Mono"/>
          <w:noProof w:val="0"/>
          <w:color w:val="000000"/>
          <w:kern w:val="0"/>
          <w:sz w:val="24"/>
          <w:szCs w:val="24"/>
          <w:lang w:val="en-US"/>
        </w:rPr>
        <w:t>getEmployeeInfoByJob</w:t>
      </w:r>
      <w:proofErr w:type="spellEnd"/>
      <w:proofErr w:type="gramEnd"/>
    </w:p>
    <w:p w14:paraId="68F4DCDA" w14:textId="77777777" w:rsidR="00C62190" w:rsidRPr="00C62190" w:rsidRDefault="00C62190" w:rsidP="00C621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C62190">
        <w:rPr>
          <w:rFonts w:ascii="Cascadia Mono" w:hAnsi="Cascadia Mono" w:cs="Cascadia Mono"/>
          <w:noProof w:val="0"/>
          <w:color w:val="0000FF"/>
          <w:kern w:val="0"/>
          <w:sz w:val="24"/>
          <w:szCs w:val="24"/>
          <w:lang w:val="en-US"/>
        </w:rPr>
        <w:t>GO</w:t>
      </w:r>
    </w:p>
    <w:p w14:paraId="14C9759C" w14:textId="77777777" w:rsidR="00C62190" w:rsidRPr="00C62190" w:rsidRDefault="00C62190" w:rsidP="00C621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p>
    <w:p w14:paraId="0FB1900E" w14:textId="77777777" w:rsidR="00C62190" w:rsidRPr="00C62190" w:rsidRDefault="00C62190" w:rsidP="00C621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C62190">
        <w:rPr>
          <w:rFonts w:ascii="Cascadia Mono" w:hAnsi="Cascadia Mono" w:cs="Cascadia Mono"/>
          <w:noProof w:val="0"/>
          <w:color w:val="0000FF"/>
          <w:kern w:val="0"/>
          <w:sz w:val="24"/>
          <w:szCs w:val="24"/>
          <w:lang w:val="en-US"/>
        </w:rPr>
        <w:t>CREATE</w:t>
      </w:r>
      <w:r w:rsidRPr="00C62190">
        <w:rPr>
          <w:rFonts w:ascii="Cascadia Mono" w:hAnsi="Cascadia Mono" w:cs="Cascadia Mono"/>
          <w:noProof w:val="0"/>
          <w:color w:val="000000"/>
          <w:kern w:val="0"/>
          <w:sz w:val="24"/>
          <w:szCs w:val="24"/>
          <w:lang w:val="en-US"/>
        </w:rPr>
        <w:t xml:space="preserve"> </w:t>
      </w:r>
      <w:r w:rsidRPr="00C62190">
        <w:rPr>
          <w:rFonts w:ascii="Cascadia Mono" w:hAnsi="Cascadia Mono" w:cs="Cascadia Mono"/>
          <w:noProof w:val="0"/>
          <w:color w:val="0000FF"/>
          <w:kern w:val="0"/>
          <w:sz w:val="24"/>
          <w:szCs w:val="24"/>
          <w:lang w:val="en-US"/>
        </w:rPr>
        <w:t>FUNCTION</w:t>
      </w:r>
      <w:r w:rsidRPr="00C62190">
        <w:rPr>
          <w:rFonts w:ascii="Cascadia Mono" w:hAnsi="Cascadia Mono" w:cs="Cascadia Mono"/>
          <w:noProof w:val="0"/>
          <w:color w:val="000000"/>
          <w:kern w:val="0"/>
          <w:sz w:val="24"/>
          <w:szCs w:val="24"/>
          <w:lang w:val="en-US"/>
        </w:rPr>
        <w:t xml:space="preserve"> </w:t>
      </w:r>
      <w:proofErr w:type="spellStart"/>
      <w:proofErr w:type="gramStart"/>
      <w:r w:rsidRPr="00C62190">
        <w:rPr>
          <w:rFonts w:ascii="Cascadia Mono" w:hAnsi="Cascadia Mono" w:cs="Cascadia Mono"/>
          <w:noProof w:val="0"/>
          <w:color w:val="000000"/>
          <w:kern w:val="0"/>
          <w:sz w:val="24"/>
          <w:szCs w:val="24"/>
          <w:lang w:val="en-US"/>
        </w:rPr>
        <w:t>getEmployeeInfoByJob</w:t>
      </w:r>
      <w:proofErr w:type="spellEnd"/>
      <w:proofErr w:type="gramEnd"/>
    </w:p>
    <w:p w14:paraId="29F02D46" w14:textId="77777777" w:rsidR="00C62190" w:rsidRPr="00C62190" w:rsidRDefault="00C62190" w:rsidP="00C621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C62190">
        <w:rPr>
          <w:rFonts w:ascii="Cascadia Mono" w:hAnsi="Cascadia Mono" w:cs="Cascadia Mono"/>
          <w:noProof w:val="0"/>
          <w:color w:val="808080"/>
          <w:kern w:val="0"/>
          <w:sz w:val="24"/>
          <w:szCs w:val="24"/>
          <w:lang w:val="en-US"/>
        </w:rPr>
        <w:t>(</w:t>
      </w:r>
    </w:p>
    <w:p w14:paraId="7E059524" w14:textId="77777777" w:rsidR="00C62190" w:rsidRPr="00C62190" w:rsidRDefault="00C62190" w:rsidP="00C621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C62190">
        <w:rPr>
          <w:rFonts w:ascii="Cascadia Mono" w:hAnsi="Cascadia Mono" w:cs="Cascadia Mono"/>
          <w:noProof w:val="0"/>
          <w:color w:val="000000"/>
          <w:kern w:val="0"/>
          <w:sz w:val="24"/>
          <w:szCs w:val="24"/>
          <w:lang w:val="en-US"/>
        </w:rPr>
        <w:tab/>
        <w:t xml:space="preserve">@job </w:t>
      </w:r>
      <w:proofErr w:type="gramStart"/>
      <w:r w:rsidRPr="00C62190">
        <w:rPr>
          <w:rFonts w:ascii="Cascadia Mono" w:hAnsi="Cascadia Mono" w:cs="Cascadia Mono"/>
          <w:noProof w:val="0"/>
          <w:color w:val="0000FF"/>
          <w:kern w:val="0"/>
          <w:sz w:val="24"/>
          <w:szCs w:val="24"/>
          <w:lang w:val="en-US"/>
        </w:rPr>
        <w:t>NVARCHAR</w:t>
      </w:r>
      <w:r w:rsidRPr="00C62190">
        <w:rPr>
          <w:rFonts w:ascii="Cascadia Mono" w:hAnsi="Cascadia Mono" w:cs="Cascadia Mono"/>
          <w:noProof w:val="0"/>
          <w:color w:val="808080"/>
          <w:kern w:val="0"/>
          <w:sz w:val="24"/>
          <w:szCs w:val="24"/>
          <w:lang w:val="en-US"/>
        </w:rPr>
        <w:t>(</w:t>
      </w:r>
      <w:proofErr w:type="gramEnd"/>
      <w:r w:rsidRPr="00C62190">
        <w:rPr>
          <w:rFonts w:ascii="Cascadia Mono" w:hAnsi="Cascadia Mono" w:cs="Cascadia Mono"/>
          <w:noProof w:val="0"/>
          <w:color w:val="FF00FF"/>
          <w:kern w:val="0"/>
          <w:sz w:val="24"/>
          <w:szCs w:val="24"/>
          <w:lang w:val="en-US"/>
        </w:rPr>
        <w:t>max</w:t>
      </w:r>
      <w:r w:rsidRPr="00C62190">
        <w:rPr>
          <w:rFonts w:ascii="Cascadia Mono" w:hAnsi="Cascadia Mono" w:cs="Cascadia Mono"/>
          <w:noProof w:val="0"/>
          <w:color w:val="808080"/>
          <w:kern w:val="0"/>
          <w:sz w:val="24"/>
          <w:szCs w:val="24"/>
          <w:lang w:val="en-US"/>
        </w:rPr>
        <w:t>)</w:t>
      </w:r>
    </w:p>
    <w:p w14:paraId="3737878E" w14:textId="77777777" w:rsidR="00C62190" w:rsidRPr="00C62190" w:rsidRDefault="00C62190" w:rsidP="00C621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C62190">
        <w:rPr>
          <w:rFonts w:ascii="Cascadia Mono" w:hAnsi="Cascadia Mono" w:cs="Cascadia Mono"/>
          <w:noProof w:val="0"/>
          <w:color w:val="808080"/>
          <w:kern w:val="0"/>
          <w:sz w:val="24"/>
          <w:szCs w:val="24"/>
          <w:lang w:val="en-US"/>
        </w:rPr>
        <w:t>)</w:t>
      </w:r>
    </w:p>
    <w:p w14:paraId="685827A1" w14:textId="77777777" w:rsidR="00C62190" w:rsidRPr="00C62190" w:rsidRDefault="00C62190" w:rsidP="00C621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C62190">
        <w:rPr>
          <w:rFonts w:ascii="Cascadia Mono" w:hAnsi="Cascadia Mono" w:cs="Cascadia Mono"/>
          <w:noProof w:val="0"/>
          <w:color w:val="0000FF"/>
          <w:kern w:val="0"/>
          <w:sz w:val="24"/>
          <w:szCs w:val="24"/>
          <w:lang w:val="en-US"/>
        </w:rPr>
        <w:t>RETURNS</w:t>
      </w:r>
      <w:r w:rsidRPr="00C62190">
        <w:rPr>
          <w:rFonts w:ascii="Cascadia Mono" w:hAnsi="Cascadia Mono" w:cs="Cascadia Mono"/>
          <w:noProof w:val="0"/>
          <w:color w:val="000000"/>
          <w:kern w:val="0"/>
          <w:sz w:val="24"/>
          <w:szCs w:val="24"/>
          <w:lang w:val="en-US"/>
        </w:rPr>
        <w:t xml:space="preserve"> </w:t>
      </w:r>
      <w:r w:rsidRPr="00C62190">
        <w:rPr>
          <w:rFonts w:ascii="Cascadia Mono" w:hAnsi="Cascadia Mono" w:cs="Cascadia Mono"/>
          <w:noProof w:val="0"/>
          <w:color w:val="0000FF"/>
          <w:kern w:val="0"/>
          <w:sz w:val="24"/>
          <w:szCs w:val="24"/>
          <w:lang w:val="en-US"/>
        </w:rPr>
        <w:t>TABLE</w:t>
      </w:r>
    </w:p>
    <w:p w14:paraId="18F52B8D" w14:textId="77777777" w:rsidR="00C62190" w:rsidRPr="00C62190" w:rsidRDefault="00C62190" w:rsidP="00C621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C62190">
        <w:rPr>
          <w:rFonts w:ascii="Cascadia Mono" w:hAnsi="Cascadia Mono" w:cs="Cascadia Mono"/>
          <w:noProof w:val="0"/>
          <w:color w:val="0000FF"/>
          <w:kern w:val="0"/>
          <w:sz w:val="24"/>
          <w:szCs w:val="24"/>
          <w:lang w:val="en-US"/>
        </w:rPr>
        <w:t>AS</w:t>
      </w:r>
    </w:p>
    <w:p w14:paraId="10946E75" w14:textId="77777777" w:rsidR="00C62190" w:rsidRPr="00C62190" w:rsidRDefault="00C62190" w:rsidP="00C621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C62190">
        <w:rPr>
          <w:rFonts w:ascii="Cascadia Mono" w:hAnsi="Cascadia Mono" w:cs="Cascadia Mono"/>
          <w:noProof w:val="0"/>
          <w:color w:val="0000FF"/>
          <w:kern w:val="0"/>
          <w:sz w:val="24"/>
          <w:szCs w:val="24"/>
          <w:lang w:val="en-US"/>
        </w:rPr>
        <w:t>RETURN</w:t>
      </w:r>
    </w:p>
    <w:p w14:paraId="295E34C1" w14:textId="77777777" w:rsidR="00C62190" w:rsidRPr="00C62190" w:rsidRDefault="00C62190" w:rsidP="00C621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C62190">
        <w:rPr>
          <w:rFonts w:ascii="Cascadia Mono" w:hAnsi="Cascadia Mono" w:cs="Cascadia Mono"/>
          <w:noProof w:val="0"/>
          <w:color w:val="808080"/>
          <w:kern w:val="0"/>
          <w:sz w:val="24"/>
          <w:szCs w:val="24"/>
          <w:lang w:val="en-US"/>
        </w:rPr>
        <w:t>(</w:t>
      </w:r>
    </w:p>
    <w:p w14:paraId="1E1A9713" w14:textId="77777777" w:rsidR="00C62190" w:rsidRPr="00C62190" w:rsidRDefault="00C62190" w:rsidP="00C621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C62190">
        <w:rPr>
          <w:rFonts w:ascii="Cascadia Mono" w:hAnsi="Cascadia Mono" w:cs="Cascadia Mono"/>
          <w:noProof w:val="0"/>
          <w:color w:val="000000"/>
          <w:kern w:val="0"/>
          <w:sz w:val="24"/>
          <w:szCs w:val="24"/>
          <w:lang w:val="en-US"/>
        </w:rPr>
        <w:tab/>
      </w:r>
      <w:r w:rsidRPr="00C62190">
        <w:rPr>
          <w:rFonts w:ascii="Cascadia Mono" w:hAnsi="Cascadia Mono" w:cs="Cascadia Mono"/>
          <w:noProof w:val="0"/>
          <w:color w:val="0000FF"/>
          <w:kern w:val="0"/>
          <w:sz w:val="24"/>
          <w:szCs w:val="24"/>
          <w:lang w:val="en-US"/>
        </w:rPr>
        <w:t>SELECT</w:t>
      </w:r>
      <w:r w:rsidRPr="00C62190">
        <w:rPr>
          <w:rFonts w:ascii="Cascadia Mono" w:hAnsi="Cascadia Mono" w:cs="Cascadia Mono"/>
          <w:noProof w:val="0"/>
          <w:color w:val="000000"/>
          <w:kern w:val="0"/>
          <w:sz w:val="24"/>
          <w:szCs w:val="24"/>
          <w:lang w:val="en-US"/>
        </w:rPr>
        <w:t xml:space="preserve"> </w:t>
      </w:r>
      <w:r w:rsidRPr="00C62190">
        <w:rPr>
          <w:rFonts w:ascii="Cascadia Mono" w:hAnsi="Cascadia Mono" w:cs="Cascadia Mono"/>
          <w:noProof w:val="0"/>
          <w:color w:val="808080"/>
          <w:kern w:val="0"/>
          <w:sz w:val="24"/>
          <w:szCs w:val="24"/>
          <w:lang w:val="en-US"/>
        </w:rPr>
        <w:t>*</w:t>
      </w:r>
      <w:r w:rsidRPr="00C62190">
        <w:rPr>
          <w:rFonts w:ascii="Cascadia Mono" w:hAnsi="Cascadia Mono" w:cs="Cascadia Mono"/>
          <w:noProof w:val="0"/>
          <w:color w:val="000000"/>
          <w:kern w:val="0"/>
          <w:sz w:val="24"/>
          <w:szCs w:val="24"/>
          <w:lang w:val="en-US"/>
        </w:rPr>
        <w:t xml:space="preserve"> </w:t>
      </w:r>
      <w:r w:rsidRPr="00C62190">
        <w:rPr>
          <w:rFonts w:ascii="Cascadia Mono" w:hAnsi="Cascadia Mono" w:cs="Cascadia Mono"/>
          <w:noProof w:val="0"/>
          <w:color w:val="0000FF"/>
          <w:kern w:val="0"/>
          <w:sz w:val="24"/>
          <w:szCs w:val="24"/>
          <w:lang w:val="en-US"/>
        </w:rPr>
        <w:t>FROM</w:t>
      </w:r>
      <w:r w:rsidRPr="00C62190">
        <w:rPr>
          <w:rFonts w:ascii="Cascadia Mono" w:hAnsi="Cascadia Mono" w:cs="Cascadia Mono"/>
          <w:noProof w:val="0"/>
          <w:color w:val="000000"/>
          <w:kern w:val="0"/>
          <w:sz w:val="24"/>
          <w:szCs w:val="24"/>
          <w:lang w:val="en-US"/>
        </w:rPr>
        <w:t xml:space="preserve"> </w:t>
      </w:r>
      <w:proofErr w:type="spellStart"/>
      <w:r w:rsidRPr="00C62190">
        <w:rPr>
          <w:rFonts w:ascii="Cascadia Mono" w:hAnsi="Cascadia Mono" w:cs="Cascadia Mono"/>
          <w:noProof w:val="0"/>
          <w:color w:val="000000"/>
          <w:kern w:val="0"/>
          <w:sz w:val="24"/>
          <w:szCs w:val="24"/>
          <w:lang w:val="en-US"/>
        </w:rPr>
        <w:t>EmployeeDetailView</w:t>
      </w:r>
      <w:proofErr w:type="spellEnd"/>
    </w:p>
    <w:p w14:paraId="7D2267E6" w14:textId="77777777" w:rsidR="00C62190" w:rsidRPr="00C62190" w:rsidRDefault="00C62190" w:rsidP="00C621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C62190">
        <w:rPr>
          <w:rFonts w:ascii="Cascadia Mono" w:hAnsi="Cascadia Mono" w:cs="Cascadia Mono"/>
          <w:noProof w:val="0"/>
          <w:color w:val="000000"/>
          <w:kern w:val="0"/>
          <w:sz w:val="24"/>
          <w:szCs w:val="24"/>
          <w:lang w:val="en-US"/>
        </w:rPr>
        <w:tab/>
      </w:r>
      <w:r w:rsidRPr="00C62190">
        <w:rPr>
          <w:rFonts w:ascii="Cascadia Mono" w:hAnsi="Cascadia Mono" w:cs="Cascadia Mono"/>
          <w:noProof w:val="0"/>
          <w:color w:val="0000FF"/>
          <w:kern w:val="0"/>
          <w:sz w:val="24"/>
          <w:szCs w:val="24"/>
          <w:lang w:val="en-US"/>
        </w:rPr>
        <w:t>WHERE</w:t>
      </w:r>
      <w:r w:rsidRPr="00C62190">
        <w:rPr>
          <w:rFonts w:ascii="Cascadia Mono" w:hAnsi="Cascadia Mono" w:cs="Cascadia Mono"/>
          <w:noProof w:val="0"/>
          <w:color w:val="000000"/>
          <w:kern w:val="0"/>
          <w:sz w:val="24"/>
          <w:szCs w:val="24"/>
          <w:lang w:val="en-US"/>
        </w:rPr>
        <w:t xml:space="preserve"> job </w:t>
      </w:r>
      <w:r w:rsidRPr="00C62190">
        <w:rPr>
          <w:rFonts w:ascii="Cascadia Mono" w:hAnsi="Cascadia Mono" w:cs="Cascadia Mono"/>
          <w:noProof w:val="0"/>
          <w:color w:val="808080"/>
          <w:kern w:val="0"/>
          <w:sz w:val="24"/>
          <w:szCs w:val="24"/>
          <w:lang w:val="en-US"/>
        </w:rPr>
        <w:t>=</w:t>
      </w:r>
      <w:r w:rsidRPr="00C62190">
        <w:rPr>
          <w:rFonts w:ascii="Cascadia Mono" w:hAnsi="Cascadia Mono" w:cs="Cascadia Mono"/>
          <w:noProof w:val="0"/>
          <w:color w:val="000000"/>
          <w:kern w:val="0"/>
          <w:sz w:val="24"/>
          <w:szCs w:val="24"/>
          <w:lang w:val="en-US"/>
        </w:rPr>
        <w:t xml:space="preserve"> @job</w:t>
      </w:r>
    </w:p>
    <w:p w14:paraId="2BF8E502" w14:textId="77777777" w:rsidR="00C62190" w:rsidRPr="00C62190" w:rsidRDefault="00C62190" w:rsidP="00C621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C62190">
        <w:rPr>
          <w:rFonts w:ascii="Cascadia Mono" w:hAnsi="Cascadia Mono" w:cs="Cascadia Mono"/>
          <w:noProof w:val="0"/>
          <w:color w:val="808080"/>
          <w:kern w:val="0"/>
          <w:sz w:val="24"/>
          <w:szCs w:val="24"/>
          <w:lang w:val="en-US"/>
        </w:rPr>
        <w:lastRenderedPageBreak/>
        <w:t>)</w:t>
      </w:r>
    </w:p>
    <w:p w14:paraId="1D2B22DF" w14:textId="06763A59" w:rsidR="00C62190" w:rsidRPr="00C62190" w:rsidRDefault="00C62190" w:rsidP="00C62190">
      <w:pPr>
        <w:pStyle w:val="ListParagraph"/>
        <w:pBdr>
          <w:top w:val="single" w:sz="4" w:space="1" w:color="auto"/>
          <w:left w:val="single" w:sz="4" w:space="4" w:color="auto"/>
          <w:bottom w:val="single" w:sz="4" w:space="1" w:color="auto"/>
          <w:right w:val="single" w:sz="4" w:space="4" w:color="auto"/>
        </w:pBdr>
        <w:ind w:left="1584"/>
        <w:rPr>
          <w:rFonts w:ascii="Times New Roman" w:hAnsi="Times New Roman" w:cs="Times New Roman"/>
          <w:sz w:val="24"/>
          <w:szCs w:val="24"/>
          <w:u w:val="single"/>
          <w:lang w:val="en-US"/>
        </w:rPr>
      </w:pPr>
      <w:r w:rsidRPr="00C62190">
        <w:rPr>
          <w:rFonts w:ascii="Cascadia Mono" w:hAnsi="Cascadia Mono" w:cs="Cascadia Mono"/>
          <w:noProof w:val="0"/>
          <w:color w:val="0000FF"/>
          <w:kern w:val="0"/>
          <w:sz w:val="24"/>
          <w:szCs w:val="24"/>
          <w:lang w:val="en-US"/>
        </w:rPr>
        <w:t>GO</w:t>
      </w:r>
    </w:p>
    <w:p w14:paraId="72996A91" w14:textId="77777777" w:rsidR="00C62190" w:rsidRDefault="00C62190" w:rsidP="00C62190">
      <w:pPr>
        <w:pStyle w:val="ListParagraph"/>
        <w:ind w:left="1584"/>
        <w:rPr>
          <w:rFonts w:ascii="Times New Roman" w:hAnsi="Times New Roman" w:cs="Times New Roman"/>
          <w:sz w:val="28"/>
          <w:szCs w:val="28"/>
          <w:u w:val="single"/>
          <w:lang w:val="en-US"/>
        </w:rPr>
      </w:pPr>
    </w:p>
    <w:p w14:paraId="71ED77C1" w14:textId="29A476F6" w:rsidR="00C62190" w:rsidRDefault="00C62190" w:rsidP="00C62190">
      <w:pPr>
        <w:pStyle w:val="ListParagraph"/>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C# code:</w:t>
      </w:r>
    </w:p>
    <w:p w14:paraId="05D45E33" w14:textId="77777777" w:rsidR="00272F91" w:rsidRPr="00272F91" w:rsidRDefault="00272F91" w:rsidP="00272F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72F91">
        <w:rPr>
          <w:rFonts w:ascii="Cascadia Mono" w:hAnsi="Cascadia Mono" w:cs="Cascadia Mono"/>
          <w:noProof w:val="0"/>
          <w:color w:val="000000"/>
          <w:kern w:val="0"/>
          <w:sz w:val="24"/>
          <w:szCs w:val="24"/>
          <w:lang w:val="en-US"/>
        </w:rPr>
        <w:t>try</w:t>
      </w:r>
    </w:p>
    <w:p w14:paraId="3F2E7011" w14:textId="77777777" w:rsidR="00272F91" w:rsidRPr="00272F91" w:rsidRDefault="00272F91" w:rsidP="00272F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72F91">
        <w:rPr>
          <w:rFonts w:ascii="Cascadia Mono" w:hAnsi="Cascadia Mono" w:cs="Cascadia Mono"/>
          <w:noProof w:val="0"/>
          <w:color w:val="000000"/>
          <w:kern w:val="0"/>
          <w:sz w:val="24"/>
          <w:szCs w:val="24"/>
          <w:lang w:val="en-US"/>
        </w:rPr>
        <w:t>{</w:t>
      </w:r>
    </w:p>
    <w:p w14:paraId="738E1616" w14:textId="77777777" w:rsidR="00272F91" w:rsidRPr="00272F91" w:rsidRDefault="00272F91" w:rsidP="00272F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72F91">
        <w:rPr>
          <w:rFonts w:ascii="Cascadia Mono" w:hAnsi="Cascadia Mono" w:cs="Cascadia Mono"/>
          <w:noProof w:val="0"/>
          <w:color w:val="000000"/>
          <w:kern w:val="0"/>
          <w:sz w:val="24"/>
          <w:szCs w:val="24"/>
          <w:lang w:val="en-US"/>
        </w:rPr>
        <w:t xml:space="preserve">    </w:t>
      </w:r>
      <w:proofErr w:type="spellStart"/>
      <w:r w:rsidRPr="00272F91">
        <w:rPr>
          <w:rFonts w:ascii="Cascadia Mono" w:hAnsi="Cascadia Mono" w:cs="Cascadia Mono"/>
          <w:noProof w:val="0"/>
          <w:color w:val="000000"/>
          <w:kern w:val="0"/>
          <w:sz w:val="24"/>
          <w:szCs w:val="24"/>
          <w:lang w:val="en-US"/>
        </w:rPr>
        <w:t>dataEmpShift.Clear</w:t>
      </w:r>
      <w:proofErr w:type="spellEnd"/>
      <w:r w:rsidRPr="00272F91">
        <w:rPr>
          <w:rFonts w:ascii="Cascadia Mono" w:hAnsi="Cascadia Mono" w:cs="Cascadia Mono"/>
          <w:noProof w:val="0"/>
          <w:color w:val="000000"/>
          <w:kern w:val="0"/>
          <w:sz w:val="24"/>
          <w:szCs w:val="24"/>
          <w:lang w:val="en-US"/>
        </w:rPr>
        <w:t>(</w:t>
      </w:r>
      <w:proofErr w:type="gramStart"/>
      <w:r w:rsidRPr="00272F91">
        <w:rPr>
          <w:rFonts w:ascii="Cascadia Mono" w:hAnsi="Cascadia Mono" w:cs="Cascadia Mono"/>
          <w:noProof w:val="0"/>
          <w:color w:val="000000"/>
          <w:kern w:val="0"/>
          <w:sz w:val="24"/>
          <w:szCs w:val="24"/>
          <w:lang w:val="en-US"/>
        </w:rPr>
        <w:t>);</w:t>
      </w:r>
      <w:proofErr w:type="gramEnd"/>
    </w:p>
    <w:p w14:paraId="2CF248FF" w14:textId="77777777" w:rsidR="00272F91" w:rsidRPr="00272F91" w:rsidRDefault="00272F91" w:rsidP="00272F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72F91">
        <w:rPr>
          <w:rFonts w:ascii="Cascadia Mono" w:hAnsi="Cascadia Mono" w:cs="Cascadia Mono"/>
          <w:noProof w:val="0"/>
          <w:color w:val="000000"/>
          <w:kern w:val="0"/>
          <w:sz w:val="24"/>
          <w:szCs w:val="24"/>
          <w:lang w:val="en-US"/>
        </w:rPr>
        <w:t xml:space="preserve">    </w:t>
      </w:r>
      <w:proofErr w:type="spellStart"/>
      <w:r w:rsidRPr="00272F91">
        <w:rPr>
          <w:rFonts w:ascii="Cascadia Mono" w:hAnsi="Cascadia Mono" w:cs="Cascadia Mono"/>
          <w:noProof w:val="0"/>
          <w:color w:val="000000"/>
          <w:kern w:val="0"/>
          <w:sz w:val="24"/>
          <w:szCs w:val="24"/>
          <w:lang w:val="en-US"/>
        </w:rPr>
        <w:t>dataEmpShift</w:t>
      </w:r>
      <w:proofErr w:type="spellEnd"/>
      <w:r w:rsidRPr="00272F91">
        <w:rPr>
          <w:rFonts w:ascii="Cascadia Mono" w:hAnsi="Cascadia Mono" w:cs="Cascadia Mono"/>
          <w:noProof w:val="0"/>
          <w:color w:val="000000"/>
          <w:kern w:val="0"/>
          <w:sz w:val="24"/>
          <w:szCs w:val="24"/>
          <w:lang w:val="en-US"/>
        </w:rPr>
        <w:t xml:space="preserve"> = </w:t>
      </w:r>
      <w:proofErr w:type="spellStart"/>
      <w:proofErr w:type="gramStart"/>
      <w:r w:rsidRPr="00272F91">
        <w:rPr>
          <w:rFonts w:ascii="Cascadia Mono" w:hAnsi="Cascadia Mono" w:cs="Cascadia Mono"/>
          <w:noProof w:val="0"/>
          <w:color w:val="000000"/>
          <w:kern w:val="0"/>
          <w:sz w:val="24"/>
          <w:szCs w:val="24"/>
          <w:lang w:val="en-US"/>
        </w:rPr>
        <w:t>DataProvider.Instance.ExecuteQuery</w:t>
      </w:r>
      <w:proofErr w:type="spellEnd"/>
      <w:proofErr w:type="gramEnd"/>
      <w:r w:rsidRPr="00272F91">
        <w:rPr>
          <w:rFonts w:ascii="Cascadia Mono" w:hAnsi="Cascadia Mono" w:cs="Cascadia Mono"/>
          <w:noProof w:val="0"/>
          <w:color w:val="000000"/>
          <w:kern w:val="0"/>
          <w:sz w:val="24"/>
          <w:szCs w:val="24"/>
          <w:lang w:val="en-US"/>
        </w:rPr>
        <w:t xml:space="preserve">("SELECT * FROM </w:t>
      </w:r>
      <w:proofErr w:type="spellStart"/>
      <w:r w:rsidRPr="00272F91">
        <w:rPr>
          <w:rFonts w:ascii="Cascadia Mono" w:hAnsi="Cascadia Mono" w:cs="Cascadia Mono"/>
          <w:noProof w:val="0"/>
          <w:color w:val="000000"/>
          <w:kern w:val="0"/>
          <w:sz w:val="24"/>
          <w:szCs w:val="24"/>
          <w:lang w:val="en-US"/>
        </w:rPr>
        <w:t>dbo.getEmployeeInfoByJob</w:t>
      </w:r>
      <w:proofErr w:type="spellEnd"/>
      <w:r w:rsidRPr="00272F91">
        <w:rPr>
          <w:rFonts w:ascii="Cascadia Mono" w:hAnsi="Cascadia Mono" w:cs="Cascadia Mono"/>
          <w:noProof w:val="0"/>
          <w:color w:val="000000"/>
          <w:kern w:val="0"/>
          <w:sz w:val="24"/>
          <w:szCs w:val="24"/>
          <w:lang w:val="en-US"/>
        </w:rPr>
        <w:t xml:space="preserve"> ( @job )", new object[] { job });</w:t>
      </w:r>
    </w:p>
    <w:p w14:paraId="65E733FA" w14:textId="77777777" w:rsidR="00272F91" w:rsidRPr="00272F91" w:rsidRDefault="00272F91" w:rsidP="00272F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72F91">
        <w:rPr>
          <w:rFonts w:ascii="Cascadia Mono" w:hAnsi="Cascadia Mono" w:cs="Cascadia Mono"/>
          <w:noProof w:val="0"/>
          <w:color w:val="000000"/>
          <w:kern w:val="0"/>
          <w:sz w:val="24"/>
          <w:szCs w:val="24"/>
          <w:lang w:val="en-US"/>
        </w:rPr>
        <w:t>}</w:t>
      </w:r>
    </w:p>
    <w:p w14:paraId="71C1F9C0" w14:textId="77777777" w:rsidR="00272F91" w:rsidRPr="00272F91" w:rsidRDefault="00272F91" w:rsidP="00272F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72F91">
        <w:rPr>
          <w:rFonts w:ascii="Cascadia Mono" w:hAnsi="Cascadia Mono" w:cs="Cascadia Mono"/>
          <w:noProof w:val="0"/>
          <w:color w:val="000000"/>
          <w:kern w:val="0"/>
          <w:sz w:val="24"/>
          <w:szCs w:val="24"/>
          <w:lang w:val="en-US"/>
        </w:rPr>
        <w:t>catch (</w:t>
      </w:r>
      <w:proofErr w:type="spellStart"/>
      <w:r w:rsidRPr="00272F91">
        <w:rPr>
          <w:rFonts w:ascii="Cascadia Mono" w:hAnsi="Cascadia Mono" w:cs="Cascadia Mono"/>
          <w:noProof w:val="0"/>
          <w:color w:val="000000"/>
          <w:kern w:val="0"/>
          <w:sz w:val="24"/>
          <w:szCs w:val="24"/>
          <w:lang w:val="en-US"/>
        </w:rPr>
        <w:t>SqlException</w:t>
      </w:r>
      <w:proofErr w:type="spellEnd"/>
      <w:r w:rsidRPr="00272F91">
        <w:rPr>
          <w:rFonts w:ascii="Cascadia Mono" w:hAnsi="Cascadia Mono" w:cs="Cascadia Mono"/>
          <w:noProof w:val="0"/>
          <w:color w:val="000000"/>
          <w:kern w:val="0"/>
          <w:sz w:val="24"/>
          <w:szCs w:val="24"/>
          <w:lang w:val="en-US"/>
        </w:rPr>
        <w:t xml:space="preserve"> </w:t>
      </w:r>
      <w:proofErr w:type="spellStart"/>
      <w:r w:rsidRPr="00272F91">
        <w:rPr>
          <w:rFonts w:ascii="Cascadia Mono" w:hAnsi="Cascadia Mono" w:cs="Cascadia Mono"/>
          <w:noProof w:val="0"/>
          <w:color w:val="000000"/>
          <w:kern w:val="0"/>
          <w:sz w:val="24"/>
          <w:szCs w:val="24"/>
          <w:lang w:val="en-US"/>
        </w:rPr>
        <w:t>ev</w:t>
      </w:r>
      <w:proofErr w:type="spellEnd"/>
      <w:r w:rsidRPr="00272F91">
        <w:rPr>
          <w:rFonts w:ascii="Cascadia Mono" w:hAnsi="Cascadia Mono" w:cs="Cascadia Mono"/>
          <w:noProof w:val="0"/>
          <w:color w:val="000000"/>
          <w:kern w:val="0"/>
          <w:sz w:val="24"/>
          <w:szCs w:val="24"/>
          <w:lang w:val="en-US"/>
        </w:rPr>
        <w:t>)</w:t>
      </w:r>
    </w:p>
    <w:p w14:paraId="39972539" w14:textId="77777777" w:rsidR="00272F91" w:rsidRPr="00272F91" w:rsidRDefault="00272F91" w:rsidP="00272F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72F91">
        <w:rPr>
          <w:rFonts w:ascii="Cascadia Mono" w:hAnsi="Cascadia Mono" w:cs="Cascadia Mono"/>
          <w:noProof w:val="0"/>
          <w:color w:val="000000"/>
          <w:kern w:val="0"/>
          <w:sz w:val="24"/>
          <w:szCs w:val="24"/>
          <w:lang w:val="en-US"/>
        </w:rPr>
        <w:t>{</w:t>
      </w:r>
    </w:p>
    <w:p w14:paraId="767BD9E4" w14:textId="77777777" w:rsidR="00272F91" w:rsidRPr="00272F91" w:rsidRDefault="00272F91" w:rsidP="00272F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72F91">
        <w:rPr>
          <w:rFonts w:ascii="Cascadia Mono" w:hAnsi="Cascadia Mono" w:cs="Cascadia Mono"/>
          <w:noProof w:val="0"/>
          <w:color w:val="000000"/>
          <w:kern w:val="0"/>
          <w:sz w:val="24"/>
          <w:szCs w:val="24"/>
          <w:lang w:val="en-US"/>
        </w:rPr>
        <w:t xml:space="preserve">    </w:t>
      </w:r>
      <w:proofErr w:type="spellStart"/>
      <w:r w:rsidRPr="00272F91">
        <w:rPr>
          <w:rFonts w:ascii="Cascadia Mono" w:hAnsi="Cascadia Mono" w:cs="Cascadia Mono"/>
          <w:noProof w:val="0"/>
          <w:color w:val="000000"/>
          <w:kern w:val="0"/>
          <w:sz w:val="24"/>
          <w:szCs w:val="24"/>
          <w:lang w:val="en-US"/>
        </w:rPr>
        <w:t>MessageBox.Show</w:t>
      </w:r>
      <w:proofErr w:type="spellEnd"/>
      <w:r w:rsidRPr="00272F91">
        <w:rPr>
          <w:rFonts w:ascii="Cascadia Mono" w:hAnsi="Cascadia Mono" w:cs="Cascadia Mono"/>
          <w:noProof w:val="0"/>
          <w:color w:val="000000"/>
          <w:kern w:val="0"/>
          <w:sz w:val="24"/>
          <w:szCs w:val="24"/>
          <w:lang w:val="en-US"/>
        </w:rPr>
        <w:t>("</w:t>
      </w:r>
      <w:proofErr w:type="spellStart"/>
      <w:r w:rsidRPr="00272F91">
        <w:rPr>
          <w:rFonts w:ascii="Cascadia Mono" w:hAnsi="Cascadia Mono" w:cs="Cascadia Mono"/>
          <w:noProof w:val="0"/>
          <w:color w:val="000000"/>
          <w:kern w:val="0"/>
          <w:sz w:val="24"/>
          <w:szCs w:val="24"/>
          <w:lang w:val="en-US"/>
        </w:rPr>
        <w:t>Tìm</w:t>
      </w:r>
      <w:proofErr w:type="spellEnd"/>
      <w:r w:rsidRPr="00272F91">
        <w:rPr>
          <w:rFonts w:ascii="Cascadia Mono" w:hAnsi="Cascadia Mono" w:cs="Cascadia Mono"/>
          <w:noProof w:val="0"/>
          <w:color w:val="000000"/>
          <w:kern w:val="0"/>
          <w:sz w:val="24"/>
          <w:szCs w:val="24"/>
          <w:lang w:val="en-US"/>
        </w:rPr>
        <w:t xml:space="preserve"> </w:t>
      </w:r>
      <w:proofErr w:type="spellStart"/>
      <w:r w:rsidRPr="00272F91">
        <w:rPr>
          <w:rFonts w:ascii="Cascadia Mono" w:hAnsi="Cascadia Mono" w:cs="Cascadia Mono"/>
          <w:noProof w:val="0"/>
          <w:color w:val="000000"/>
          <w:kern w:val="0"/>
          <w:sz w:val="24"/>
          <w:szCs w:val="24"/>
          <w:lang w:val="en-US"/>
        </w:rPr>
        <w:t>kiếm</w:t>
      </w:r>
      <w:proofErr w:type="spellEnd"/>
      <w:r w:rsidRPr="00272F91">
        <w:rPr>
          <w:rFonts w:ascii="Cascadia Mono" w:hAnsi="Cascadia Mono" w:cs="Cascadia Mono"/>
          <w:noProof w:val="0"/>
          <w:color w:val="000000"/>
          <w:kern w:val="0"/>
          <w:sz w:val="24"/>
          <w:szCs w:val="24"/>
          <w:lang w:val="en-US"/>
        </w:rPr>
        <w:t xml:space="preserve"> </w:t>
      </w:r>
      <w:proofErr w:type="spellStart"/>
      <w:r w:rsidRPr="00272F91">
        <w:rPr>
          <w:rFonts w:ascii="Cascadia Mono" w:hAnsi="Cascadia Mono" w:cs="Cascadia Mono"/>
          <w:noProof w:val="0"/>
          <w:color w:val="000000"/>
          <w:kern w:val="0"/>
          <w:sz w:val="24"/>
          <w:szCs w:val="24"/>
          <w:lang w:val="en-US"/>
        </w:rPr>
        <w:t>nhân</w:t>
      </w:r>
      <w:proofErr w:type="spellEnd"/>
      <w:r w:rsidRPr="00272F91">
        <w:rPr>
          <w:rFonts w:ascii="Cascadia Mono" w:hAnsi="Cascadia Mono" w:cs="Cascadia Mono"/>
          <w:noProof w:val="0"/>
          <w:color w:val="000000"/>
          <w:kern w:val="0"/>
          <w:sz w:val="24"/>
          <w:szCs w:val="24"/>
          <w:lang w:val="en-US"/>
        </w:rPr>
        <w:t xml:space="preserve"> </w:t>
      </w:r>
      <w:proofErr w:type="spellStart"/>
      <w:r w:rsidRPr="00272F91">
        <w:rPr>
          <w:rFonts w:ascii="Cascadia Mono" w:hAnsi="Cascadia Mono" w:cs="Cascadia Mono"/>
          <w:noProof w:val="0"/>
          <w:color w:val="000000"/>
          <w:kern w:val="0"/>
          <w:sz w:val="24"/>
          <w:szCs w:val="24"/>
          <w:lang w:val="en-US"/>
        </w:rPr>
        <w:t>viên</w:t>
      </w:r>
      <w:proofErr w:type="spellEnd"/>
      <w:r w:rsidRPr="00272F91">
        <w:rPr>
          <w:rFonts w:ascii="Cascadia Mono" w:hAnsi="Cascadia Mono" w:cs="Cascadia Mono"/>
          <w:noProof w:val="0"/>
          <w:color w:val="000000"/>
          <w:kern w:val="0"/>
          <w:sz w:val="24"/>
          <w:szCs w:val="24"/>
          <w:lang w:val="en-US"/>
        </w:rPr>
        <w:t xml:space="preserve"> </w:t>
      </w:r>
      <w:proofErr w:type="spellStart"/>
      <w:r w:rsidRPr="00272F91">
        <w:rPr>
          <w:rFonts w:ascii="Cascadia Mono" w:hAnsi="Cascadia Mono" w:cs="Cascadia Mono"/>
          <w:noProof w:val="0"/>
          <w:color w:val="000000"/>
          <w:kern w:val="0"/>
          <w:sz w:val="24"/>
          <w:szCs w:val="24"/>
          <w:lang w:val="en-US"/>
        </w:rPr>
        <w:t>thất</w:t>
      </w:r>
      <w:proofErr w:type="spellEnd"/>
      <w:r w:rsidRPr="00272F91">
        <w:rPr>
          <w:rFonts w:ascii="Cascadia Mono" w:hAnsi="Cascadia Mono" w:cs="Cascadia Mono"/>
          <w:noProof w:val="0"/>
          <w:color w:val="000000"/>
          <w:kern w:val="0"/>
          <w:sz w:val="24"/>
          <w:szCs w:val="24"/>
          <w:lang w:val="en-US"/>
        </w:rPr>
        <w:t xml:space="preserve"> </w:t>
      </w:r>
      <w:proofErr w:type="spellStart"/>
      <w:r w:rsidRPr="00272F91">
        <w:rPr>
          <w:rFonts w:ascii="Cascadia Mono" w:hAnsi="Cascadia Mono" w:cs="Cascadia Mono"/>
          <w:noProof w:val="0"/>
          <w:color w:val="000000"/>
          <w:kern w:val="0"/>
          <w:sz w:val="24"/>
          <w:szCs w:val="24"/>
          <w:lang w:val="en-US"/>
        </w:rPr>
        <w:t>bại</w:t>
      </w:r>
      <w:proofErr w:type="spellEnd"/>
      <w:r w:rsidRPr="00272F91">
        <w:rPr>
          <w:rFonts w:ascii="Cascadia Mono" w:hAnsi="Cascadia Mono" w:cs="Cascadia Mono"/>
          <w:noProof w:val="0"/>
          <w:color w:val="000000"/>
          <w:kern w:val="0"/>
          <w:sz w:val="24"/>
          <w:szCs w:val="24"/>
          <w:lang w:val="en-US"/>
        </w:rPr>
        <w:t>! \</w:t>
      </w:r>
      <w:proofErr w:type="spellStart"/>
      <w:r w:rsidRPr="00272F91">
        <w:rPr>
          <w:rFonts w:ascii="Cascadia Mono" w:hAnsi="Cascadia Mono" w:cs="Cascadia Mono"/>
          <w:noProof w:val="0"/>
          <w:color w:val="000000"/>
          <w:kern w:val="0"/>
          <w:sz w:val="24"/>
          <w:szCs w:val="24"/>
          <w:lang w:val="en-US"/>
        </w:rPr>
        <w:t>nDo</w:t>
      </w:r>
      <w:proofErr w:type="spellEnd"/>
      <w:r w:rsidRPr="00272F91">
        <w:rPr>
          <w:rFonts w:ascii="Cascadia Mono" w:hAnsi="Cascadia Mono" w:cs="Cascadia Mono"/>
          <w:noProof w:val="0"/>
          <w:color w:val="000000"/>
          <w:kern w:val="0"/>
          <w:sz w:val="24"/>
          <w:szCs w:val="24"/>
          <w:lang w:val="en-US"/>
        </w:rPr>
        <w:t xml:space="preserve">: \n" + </w:t>
      </w:r>
      <w:proofErr w:type="spellStart"/>
      <w:proofErr w:type="gramStart"/>
      <w:r w:rsidRPr="00272F91">
        <w:rPr>
          <w:rFonts w:ascii="Cascadia Mono" w:hAnsi="Cascadia Mono" w:cs="Cascadia Mono"/>
          <w:noProof w:val="0"/>
          <w:color w:val="000000"/>
          <w:kern w:val="0"/>
          <w:sz w:val="24"/>
          <w:szCs w:val="24"/>
          <w:lang w:val="en-US"/>
        </w:rPr>
        <w:t>ev.Message</w:t>
      </w:r>
      <w:proofErr w:type="spellEnd"/>
      <w:proofErr w:type="gramEnd"/>
      <w:r w:rsidRPr="00272F91">
        <w:rPr>
          <w:rFonts w:ascii="Cascadia Mono" w:hAnsi="Cascadia Mono" w:cs="Cascadia Mono"/>
          <w:noProof w:val="0"/>
          <w:color w:val="000000"/>
          <w:kern w:val="0"/>
          <w:sz w:val="24"/>
          <w:szCs w:val="24"/>
          <w:lang w:val="en-US"/>
        </w:rPr>
        <w:t xml:space="preserve">, "Thông </w:t>
      </w:r>
      <w:proofErr w:type="spellStart"/>
      <w:r w:rsidRPr="00272F91">
        <w:rPr>
          <w:rFonts w:ascii="Cascadia Mono" w:hAnsi="Cascadia Mono" w:cs="Cascadia Mono"/>
          <w:noProof w:val="0"/>
          <w:color w:val="000000"/>
          <w:kern w:val="0"/>
          <w:sz w:val="24"/>
          <w:szCs w:val="24"/>
          <w:lang w:val="en-US"/>
        </w:rPr>
        <w:t>báo</w:t>
      </w:r>
      <w:proofErr w:type="spellEnd"/>
      <w:r w:rsidRPr="00272F91">
        <w:rPr>
          <w:rFonts w:ascii="Cascadia Mono" w:hAnsi="Cascadia Mono" w:cs="Cascadia Mono"/>
          <w:noProof w:val="0"/>
          <w:color w:val="000000"/>
          <w:kern w:val="0"/>
          <w:sz w:val="24"/>
          <w:szCs w:val="24"/>
          <w:lang w:val="en-US"/>
        </w:rPr>
        <w:t xml:space="preserve">", </w:t>
      </w:r>
      <w:proofErr w:type="spellStart"/>
      <w:r w:rsidRPr="00272F91">
        <w:rPr>
          <w:rFonts w:ascii="Cascadia Mono" w:hAnsi="Cascadia Mono" w:cs="Cascadia Mono"/>
          <w:noProof w:val="0"/>
          <w:color w:val="000000"/>
          <w:kern w:val="0"/>
          <w:sz w:val="24"/>
          <w:szCs w:val="24"/>
          <w:lang w:val="en-US"/>
        </w:rPr>
        <w:t>MessageBoxButtons.OK</w:t>
      </w:r>
      <w:proofErr w:type="spellEnd"/>
      <w:r w:rsidRPr="00272F91">
        <w:rPr>
          <w:rFonts w:ascii="Cascadia Mono" w:hAnsi="Cascadia Mono" w:cs="Cascadia Mono"/>
          <w:noProof w:val="0"/>
          <w:color w:val="000000"/>
          <w:kern w:val="0"/>
          <w:sz w:val="24"/>
          <w:szCs w:val="24"/>
          <w:lang w:val="en-US"/>
        </w:rPr>
        <w:t xml:space="preserve">, </w:t>
      </w:r>
      <w:proofErr w:type="spellStart"/>
      <w:r w:rsidRPr="00272F91">
        <w:rPr>
          <w:rFonts w:ascii="Cascadia Mono" w:hAnsi="Cascadia Mono" w:cs="Cascadia Mono"/>
          <w:noProof w:val="0"/>
          <w:color w:val="000000"/>
          <w:kern w:val="0"/>
          <w:sz w:val="24"/>
          <w:szCs w:val="24"/>
          <w:lang w:val="en-US"/>
        </w:rPr>
        <w:t>MessageBoxIcon.Warning</w:t>
      </w:r>
      <w:proofErr w:type="spellEnd"/>
      <w:r w:rsidRPr="00272F91">
        <w:rPr>
          <w:rFonts w:ascii="Cascadia Mono" w:hAnsi="Cascadia Mono" w:cs="Cascadia Mono"/>
          <w:noProof w:val="0"/>
          <w:color w:val="000000"/>
          <w:kern w:val="0"/>
          <w:sz w:val="24"/>
          <w:szCs w:val="24"/>
          <w:lang w:val="en-US"/>
        </w:rPr>
        <w:t>);</w:t>
      </w:r>
    </w:p>
    <w:p w14:paraId="0862E609" w14:textId="77777777" w:rsidR="00272F91" w:rsidRPr="00272F91" w:rsidRDefault="00272F91" w:rsidP="00272F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272F91">
        <w:rPr>
          <w:rFonts w:ascii="Cascadia Mono" w:hAnsi="Cascadia Mono" w:cs="Cascadia Mono"/>
          <w:noProof w:val="0"/>
          <w:color w:val="000000"/>
          <w:kern w:val="0"/>
          <w:sz w:val="24"/>
          <w:szCs w:val="24"/>
          <w:lang w:val="en-US"/>
        </w:rPr>
        <w:t xml:space="preserve">    </w:t>
      </w:r>
      <w:proofErr w:type="gramStart"/>
      <w:r w:rsidRPr="00272F91">
        <w:rPr>
          <w:rFonts w:ascii="Cascadia Mono" w:hAnsi="Cascadia Mono" w:cs="Cascadia Mono"/>
          <w:noProof w:val="0"/>
          <w:color w:val="000000"/>
          <w:kern w:val="0"/>
          <w:sz w:val="24"/>
          <w:szCs w:val="24"/>
          <w:lang w:val="en-US"/>
        </w:rPr>
        <w:t>return;</w:t>
      </w:r>
      <w:proofErr w:type="gramEnd"/>
    </w:p>
    <w:p w14:paraId="0073B322" w14:textId="551F9174" w:rsidR="00C62190" w:rsidRPr="00272F91" w:rsidRDefault="00272F91" w:rsidP="00272F91">
      <w:pPr>
        <w:pStyle w:val="ListParagraph"/>
        <w:pBdr>
          <w:top w:val="single" w:sz="4" w:space="1" w:color="auto"/>
          <w:left w:val="single" w:sz="4" w:space="4" w:color="auto"/>
          <w:bottom w:val="single" w:sz="4" w:space="1" w:color="auto"/>
          <w:right w:val="single" w:sz="4" w:space="4" w:color="auto"/>
        </w:pBdr>
        <w:ind w:left="1584"/>
        <w:rPr>
          <w:rFonts w:ascii="Times New Roman" w:hAnsi="Times New Roman" w:cs="Times New Roman"/>
          <w:sz w:val="24"/>
          <w:szCs w:val="24"/>
          <w:u w:val="single"/>
          <w:lang w:val="en-US"/>
        </w:rPr>
      </w:pPr>
      <w:r w:rsidRPr="00272F91">
        <w:rPr>
          <w:rFonts w:ascii="Cascadia Mono" w:hAnsi="Cascadia Mono" w:cs="Cascadia Mono"/>
          <w:noProof w:val="0"/>
          <w:color w:val="000000"/>
          <w:kern w:val="0"/>
          <w:sz w:val="24"/>
          <w:szCs w:val="24"/>
          <w:lang w:val="en-US"/>
        </w:rPr>
        <w:t>}</w:t>
      </w:r>
    </w:p>
    <w:p w14:paraId="68E633A0" w14:textId="77777777" w:rsidR="00C62190" w:rsidRPr="00C62190" w:rsidRDefault="00C62190" w:rsidP="00C62190">
      <w:pPr>
        <w:pStyle w:val="ListParagraph"/>
        <w:ind w:left="1584"/>
        <w:rPr>
          <w:rFonts w:ascii="Times New Roman" w:hAnsi="Times New Roman" w:cs="Times New Roman"/>
          <w:sz w:val="28"/>
          <w:szCs w:val="28"/>
          <w:u w:val="single"/>
          <w:lang w:val="en-US"/>
        </w:rPr>
      </w:pPr>
    </w:p>
    <w:p w14:paraId="31846F1B" w14:textId="34562893" w:rsidR="00F86200" w:rsidRDefault="00F86200" w:rsidP="00F86200">
      <w:pPr>
        <w:pStyle w:val="ListParagraph"/>
        <w:numPr>
          <w:ilvl w:val="0"/>
          <w:numId w:val="38"/>
        </w:numPr>
        <w:rPr>
          <w:rFonts w:ascii="Times New Roman" w:hAnsi="Times New Roman" w:cs="Times New Roman"/>
          <w:b/>
          <w:bCs/>
          <w:sz w:val="28"/>
          <w:szCs w:val="28"/>
          <w:lang w:val="en-US"/>
        </w:rPr>
      </w:pPr>
      <w:r>
        <w:rPr>
          <w:rFonts w:ascii="Times New Roman" w:hAnsi="Times New Roman" w:cs="Times New Roman"/>
          <w:b/>
          <w:bCs/>
          <w:sz w:val="28"/>
          <w:szCs w:val="28"/>
          <w:lang w:val="en-US"/>
        </w:rPr>
        <w:t>Function</w:t>
      </w:r>
      <w:r w:rsidR="001B66EA">
        <w:rPr>
          <w:rFonts w:ascii="Times New Roman" w:hAnsi="Times New Roman" w:cs="Times New Roman"/>
          <w:b/>
          <w:bCs/>
          <w:sz w:val="28"/>
          <w:szCs w:val="28"/>
          <w:lang w:val="en-US"/>
        </w:rPr>
        <w:t xml:space="preserve"> </w:t>
      </w:r>
      <w:r w:rsidR="001B66EA" w:rsidRPr="001B66EA">
        <w:rPr>
          <w:rFonts w:ascii="Times New Roman" w:hAnsi="Times New Roman" w:cs="Times New Roman"/>
          <w:b/>
          <w:bCs/>
          <w:sz w:val="28"/>
          <w:szCs w:val="28"/>
          <w:lang w:val="en-US"/>
        </w:rPr>
        <w:t>lấy ra tên nhân viên từ bảng employee khi ngày tuyển dụng</w:t>
      </w:r>
      <w:r w:rsidR="001B66EA">
        <w:rPr>
          <w:rFonts w:ascii="Times New Roman" w:hAnsi="Times New Roman" w:cs="Times New Roman"/>
          <w:b/>
          <w:bCs/>
          <w:sz w:val="28"/>
          <w:szCs w:val="28"/>
          <w:lang w:val="en-US"/>
        </w:rPr>
        <w:t>:</w:t>
      </w:r>
    </w:p>
    <w:p w14:paraId="423F0A57" w14:textId="7AB8313E" w:rsidR="008078F7" w:rsidRDefault="008078F7" w:rsidP="008078F7">
      <w:pPr>
        <w:pStyle w:val="ListParagraph"/>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SQL:</w:t>
      </w:r>
    </w:p>
    <w:p w14:paraId="0A7ABFFC" w14:textId="77777777" w:rsidR="008078F7" w:rsidRPr="008078F7" w:rsidRDefault="008078F7" w:rsidP="008078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8078F7">
        <w:rPr>
          <w:rFonts w:ascii="Cascadia Mono" w:hAnsi="Cascadia Mono" w:cs="Cascadia Mono"/>
          <w:noProof w:val="0"/>
          <w:color w:val="0000FF"/>
          <w:kern w:val="0"/>
          <w:sz w:val="24"/>
          <w:szCs w:val="24"/>
          <w:lang w:val="en-US"/>
        </w:rPr>
        <w:t>DROP</w:t>
      </w:r>
      <w:r w:rsidRPr="008078F7">
        <w:rPr>
          <w:rFonts w:ascii="Cascadia Mono" w:hAnsi="Cascadia Mono" w:cs="Cascadia Mono"/>
          <w:noProof w:val="0"/>
          <w:color w:val="000000"/>
          <w:kern w:val="0"/>
          <w:sz w:val="24"/>
          <w:szCs w:val="24"/>
          <w:lang w:val="en-US"/>
        </w:rPr>
        <w:t xml:space="preserve"> </w:t>
      </w:r>
      <w:r w:rsidRPr="008078F7">
        <w:rPr>
          <w:rFonts w:ascii="Cascadia Mono" w:hAnsi="Cascadia Mono" w:cs="Cascadia Mono"/>
          <w:noProof w:val="0"/>
          <w:color w:val="0000FF"/>
          <w:kern w:val="0"/>
          <w:sz w:val="24"/>
          <w:szCs w:val="24"/>
          <w:lang w:val="en-US"/>
        </w:rPr>
        <w:t>FUNCTION</w:t>
      </w:r>
      <w:r w:rsidRPr="008078F7">
        <w:rPr>
          <w:rFonts w:ascii="Cascadia Mono" w:hAnsi="Cascadia Mono" w:cs="Cascadia Mono"/>
          <w:noProof w:val="0"/>
          <w:color w:val="000000"/>
          <w:kern w:val="0"/>
          <w:sz w:val="24"/>
          <w:szCs w:val="24"/>
          <w:lang w:val="en-US"/>
        </w:rPr>
        <w:t xml:space="preserve"> </w:t>
      </w:r>
      <w:r w:rsidRPr="008078F7">
        <w:rPr>
          <w:rFonts w:ascii="Cascadia Mono" w:hAnsi="Cascadia Mono" w:cs="Cascadia Mono"/>
          <w:noProof w:val="0"/>
          <w:color w:val="0000FF"/>
          <w:kern w:val="0"/>
          <w:sz w:val="24"/>
          <w:szCs w:val="24"/>
          <w:lang w:val="en-US"/>
        </w:rPr>
        <w:t>IF</w:t>
      </w:r>
      <w:r w:rsidRPr="008078F7">
        <w:rPr>
          <w:rFonts w:ascii="Cascadia Mono" w:hAnsi="Cascadia Mono" w:cs="Cascadia Mono"/>
          <w:noProof w:val="0"/>
          <w:color w:val="000000"/>
          <w:kern w:val="0"/>
          <w:sz w:val="24"/>
          <w:szCs w:val="24"/>
          <w:lang w:val="en-US"/>
        </w:rPr>
        <w:t xml:space="preserve"> </w:t>
      </w:r>
      <w:r w:rsidRPr="008078F7">
        <w:rPr>
          <w:rFonts w:ascii="Cascadia Mono" w:hAnsi="Cascadia Mono" w:cs="Cascadia Mono"/>
          <w:noProof w:val="0"/>
          <w:color w:val="808080"/>
          <w:kern w:val="0"/>
          <w:sz w:val="24"/>
          <w:szCs w:val="24"/>
          <w:lang w:val="en-US"/>
        </w:rPr>
        <w:t>EXISTS</w:t>
      </w:r>
      <w:r w:rsidRPr="008078F7">
        <w:rPr>
          <w:rFonts w:ascii="Cascadia Mono" w:hAnsi="Cascadia Mono" w:cs="Cascadia Mono"/>
          <w:noProof w:val="0"/>
          <w:color w:val="000000"/>
          <w:kern w:val="0"/>
          <w:sz w:val="24"/>
          <w:szCs w:val="24"/>
          <w:lang w:val="en-US"/>
        </w:rPr>
        <w:t xml:space="preserve"> </w:t>
      </w:r>
      <w:proofErr w:type="spellStart"/>
      <w:proofErr w:type="gramStart"/>
      <w:r w:rsidRPr="008078F7">
        <w:rPr>
          <w:rFonts w:ascii="Cascadia Mono" w:hAnsi="Cascadia Mono" w:cs="Cascadia Mono"/>
          <w:noProof w:val="0"/>
          <w:color w:val="000000"/>
          <w:kern w:val="0"/>
          <w:sz w:val="24"/>
          <w:szCs w:val="24"/>
          <w:lang w:val="en-US"/>
        </w:rPr>
        <w:t>getEmployeeNameByRecruitmentDate</w:t>
      </w:r>
      <w:proofErr w:type="spellEnd"/>
      <w:proofErr w:type="gramEnd"/>
    </w:p>
    <w:p w14:paraId="2223D95A" w14:textId="77777777" w:rsidR="008078F7" w:rsidRPr="008078F7" w:rsidRDefault="008078F7" w:rsidP="008078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8078F7">
        <w:rPr>
          <w:rFonts w:ascii="Cascadia Mono" w:hAnsi="Cascadia Mono" w:cs="Cascadia Mono"/>
          <w:noProof w:val="0"/>
          <w:color w:val="0000FF"/>
          <w:kern w:val="0"/>
          <w:sz w:val="24"/>
          <w:szCs w:val="24"/>
          <w:lang w:val="en-US"/>
        </w:rPr>
        <w:t>GO</w:t>
      </w:r>
    </w:p>
    <w:p w14:paraId="54560B04" w14:textId="77777777" w:rsidR="008078F7" w:rsidRPr="008078F7" w:rsidRDefault="008078F7" w:rsidP="008078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p>
    <w:p w14:paraId="03F17093" w14:textId="77777777" w:rsidR="008078F7" w:rsidRPr="008078F7" w:rsidRDefault="008078F7" w:rsidP="008078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8078F7">
        <w:rPr>
          <w:rFonts w:ascii="Cascadia Mono" w:hAnsi="Cascadia Mono" w:cs="Cascadia Mono"/>
          <w:noProof w:val="0"/>
          <w:color w:val="0000FF"/>
          <w:kern w:val="0"/>
          <w:sz w:val="24"/>
          <w:szCs w:val="24"/>
          <w:lang w:val="en-US"/>
        </w:rPr>
        <w:t>CREATE</w:t>
      </w:r>
      <w:r w:rsidRPr="008078F7">
        <w:rPr>
          <w:rFonts w:ascii="Cascadia Mono" w:hAnsi="Cascadia Mono" w:cs="Cascadia Mono"/>
          <w:noProof w:val="0"/>
          <w:color w:val="000000"/>
          <w:kern w:val="0"/>
          <w:sz w:val="24"/>
          <w:szCs w:val="24"/>
          <w:lang w:val="en-US"/>
        </w:rPr>
        <w:t xml:space="preserve"> </w:t>
      </w:r>
      <w:r w:rsidRPr="008078F7">
        <w:rPr>
          <w:rFonts w:ascii="Cascadia Mono" w:hAnsi="Cascadia Mono" w:cs="Cascadia Mono"/>
          <w:noProof w:val="0"/>
          <w:color w:val="0000FF"/>
          <w:kern w:val="0"/>
          <w:sz w:val="24"/>
          <w:szCs w:val="24"/>
          <w:lang w:val="en-US"/>
        </w:rPr>
        <w:t>FUNCTION</w:t>
      </w:r>
      <w:r w:rsidRPr="008078F7">
        <w:rPr>
          <w:rFonts w:ascii="Cascadia Mono" w:hAnsi="Cascadia Mono" w:cs="Cascadia Mono"/>
          <w:noProof w:val="0"/>
          <w:color w:val="000000"/>
          <w:kern w:val="0"/>
          <w:sz w:val="24"/>
          <w:szCs w:val="24"/>
          <w:lang w:val="en-US"/>
        </w:rPr>
        <w:t xml:space="preserve"> </w:t>
      </w:r>
      <w:proofErr w:type="spellStart"/>
      <w:proofErr w:type="gramStart"/>
      <w:r w:rsidRPr="008078F7">
        <w:rPr>
          <w:rFonts w:ascii="Cascadia Mono" w:hAnsi="Cascadia Mono" w:cs="Cascadia Mono"/>
          <w:noProof w:val="0"/>
          <w:color w:val="000000"/>
          <w:kern w:val="0"/>
          <w:sz w:val="24"/>
          <w:szCs w:val="24"/>
          <w:lang w:val="en-US"/>
        </w:rPr>
        <w:t>getEmployeeNameByRecruitmentDate</w:t>
      </w:r>
      <w:proofErr w:type="spellEnd"/>
      <w:proofErr w:type="gramEnd"/>
    </w:p>
    <w:p w14:paraId="60785BE4" w14:textId="77777777" w:rsidR="008078F7" w:rsidRPr="008078F7" w:rsidRDefault="008078F7" w:rsidP="008078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8078F7">
        <w:rPr>
          <w:rFonts w:ascii="Cascadia Mono" w:hAnsi="Cascadia Mono" w:cs="Cascadia Mono"/>
          <w:noProof w:val="0"/>
          <w:color w:val="808080"/>
          <w:kern w:val="0"/>
          <w:sz w:val="24"/>
          <w:szCs w:val="24"/>
          <w:lang w:val="en-US"/>
        </w:rPr>
        <w:t>(</w:t>
      </w:r>
    </w:p>
    <w:p w14:paraId="046A2547" w14:textId="77777777" w:rsidR="008078F7" w:rsidRPr="008078F7" w:rsidRDefault="008078F7" w:rsidP="008078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8078F7">
        <w:rPr>
          <w:rFonts w:ascii="Cascadia Mono" w:hAnsi="Cascadia Mono" w:cs="Cascadia Mono"/>
          <w:noProof w:val="0"/>
          <w:color w:val="000000"/>
          <w:kern w:val="0"/>
          <w:sz w:val="24"/>
          <w:szCs w:val="24"/>
          <w:lang w:val="en-US"/>
        </w:rPr>
        <w:tab/>
        <w:t xml:space="preserve">@recruitmentDate </w:t>
      </w:r>
      <w:r w:rsidRPr="008078F7">
        <w:rPr>
          <w:rFonts w:ascii="Cascadia Mono" w:hAnsi="Cascadia Mono" w:cs="Cascadia Mono"/>
          <w:noProof w:val="0"/>
          <w:color w:val="0000FF"/>
          <w:kern w:val="0"/>
          <w:sz w:val="24"/>
          <w:szCs w:val="24"/>
          <w:lang w:val="en-US"/>
        </w:rPr>
        <w:t>DATE</w:t>
      </w:r>
    </w:p>
    <w:p w14:paraId="7724DA66" w14:textId="77777777" w:rsidR="008078F7" w:rsidRPr="008078F7" w:rsidRDefault="008078F7" w:rsidP="008078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8078F7">
        <w:rPr>
          <w:rFonts w:ascii="Cascadia Mono" w:hAnsi="Cascadia Mono" w:cs="Cascadia Mono"/>
          <w:noProof w:val="0"/>
          <w:color w:val="808080"/>
          <w:kern w:val="0"/>
          <w:sz w:val="24"/>
          <w:szCs w:val="24"/>
          <w:lang w:val="en-US"/>
        </w:rPr>
        <w:t>)</w:t>
      </w:r>
    </w:p>
    <w:p w14:paraId="5BDB7171" w14:textId="77777777" w:rsidR="008078F7" w:rsidRPr="008078F7" w:rsidRDefault="008078F7" w:rsidP="008078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8078F7">
        <w:rPr>
          <w:rFonts w:ascii="Cascadia Mono" w:hAnsi="Cascadia Mono" w:cs="Cascadia Mono"/>
          <w:noProof w:val="0"/>
          <w:color w:val="0000FF"/>
          <w:kern w:val="0"/>
          <w:sz w:val="24"/>
          <w:szCs w:val="24"/>
          <w:lang w:val="en-US"/>
        </w:rPr>
        <w:t>RETURNS</w:t>
      </w:r>
      <w:r w:rsidRPr="008078F7">
        <w:rPr>
          <w:rFonts w:ascii="Cascadia Mono" w:hAnsi="Cascadia Mono" w:cs="Cascadia Mono"/>
          <w:noProof w:val="0"/>
          <w:color w:val="000000"/>
          <w:kern w:val="0"/>
          <w:sz w:val="24"/>
          <w:szCs w:val="24"/>
          <w:lang w:val="en-US"/>
        </w:rPr>
        <w:t xml:space="preserve"> </w:t>
      </w:r>
      <w:r w:rsidRPr="008078F7">
        <w:rPr>
          <w:rFonts w:ascii="Cascadia Mono" w:hAnsi="Cascadia Mono" w:cs="Cascadia Mono"/>
          <w:noProof w:val="0"/>
          <w:color w:val="0000FF"/>
          <w:kern w:val="0"/>
          <w:sz w:val="24"/>
          <w:szCs w:val="24"/>
          <w:lang w:val="en-US"/>
        </w:rPr>
        <w:t>TABLE</w:t>
      </w:r>
    </w:p>
    <w:p w14:paraId="0C9BD598" w14:textId="77777777" w:rsidR="008078F7" w:rsidRPr="008078F7" w:rsidRDefault="008078F7" w:rsidP="008078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8078F7">
        <w:rPr>
          <w:rFonts w:ascii="Cascadia Mono" w:hAnsi="Cascadia Mono" w:cs="Cascadia Mono"/>
          <w:noProof w:val="0"/>
          <w:color w:val="0000FF"/>
          <w:kern w:val="0"/>
          <w:sz w:val="24"/>
          <w:szCs w:val="24"/>
          <w:lang w:val="en-US"/>
        </w:rPr>
        <w:t>AS</w:t>
      </w:r>
    </w:p>
    <w:p w14:paraId="515DDE04" w14:textId="77777777" w:rsidR="008078F7" w:rsidRPr="008078F7" w:rsidRDefault="008078F7" w:rsidP="008078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8078F7">
        <w:rPr>
          <w:rFonts w:ascii="Cascadia Mono" w:hAnsi="Cascadia Mono" w:cs="Cascadia Mono"/>
          <w:noProof w:val="0"/>
          <w:color w:val="0000FF"/>
          <w:kern w:val="0"/>
          <w:sz w:val="24"/>
          <w:szCs w:val="24"/>
          <w:lang w:val="en-US"/>
        </w:rPr>
        <w:t>RETURN</w:t>
      </w:r>
    </w:p>
    <w:p w14:paraId="191B2954" w14:textId="77777777" w:rsidR="008078F7" w:rsidRPr="008078F7" w:rsidRDefault="008078F7" w:rsidP="008078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8078F7">
        <w:rPr>
          <w:rFonts w:ascii="Cascadia Mono" w:hAnsi="Cascadia Mono" w:cs="Cascadia Mono"/>
          <w:noProof w:val="0"/>
          <w:color w:val="808080"/>
          <w:kern w:val="0"/>
          <w:sz w:val="24"/>
          <w:szCs w:val="24"/>
          <w:lang w:val="en-US"/>
        </w:rPr>
        <w:t>(</w:t>
      </w:r>
    </w:p>
    <w:p w14:paraId="420D483E" w14:textId="77777777" w:rsidR="008078F7" w:rsidRPr="008078F7" w:rsidRDefault="008078F7" w:rsidP="008078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8078F7">
        <w:rPr>
          <w:rFonts w:ascii="Cascadia Mono" w:hAnsi="Cascadia Mono" w:cs="Cascadia Mono"/>
          <w:noProof w:val="0"/>
          <w:color w:val="000000"/>
          <w:kern w:val="0"/>
          <w:sz w:val="24"/>
          <w:szCs w:val="24"/>
          <w:lang w:val="en-US"/>
        </w:rPr>
        <w:tab/>
      </w:r>
      <w:r w:rsidRPr="008078F7">
        <w:rPr>
          <w:rFonts w:ascii="Cascadia Mono" w:hAnsi="Cascadia Mono" w:cs="Cascadia Mono"/>
          <w:noProof w:val="0"/>
          <w:color w:val="0000FF"/>
          <w:kern w:val="0"/>
          <w:sz w:val="24"/>
          <w:szCs w:val="24"/>
          <w:lang w:val="en-US"/>
        </w:rPr>
        <w:t>SELECT</w:t>
      </w:r>
      <w:r w:rsidRPr="008078F7">
        <w:rPr>
          <w:rFonts w:ascii="Cascadia Mono" w:hAnsi="Cascadia Mono" w:cs="Cascadia Mono"/>
          <w:noProof w:val="0"/>
          <w:color w:val="000000"/>
          <w:kern w:val="0"/>
          <w:sz w:val="24"/>
          <w:szCs w:val="24"/>
          <w:lang w:val="en-US"/>
        </w:rPr>
        <w:t xml:space="preserve"> </w:t>
      </w:r>
      <w:r w:rsidRPr="008078F7">
        <w:rPr>
          <w:rFonts w:ascii="Cascadia Mono" w:hAnsi="Cascadia Mono" w:cs="Cascadia Mono"/>
          <w:noProof w:val="0"/>
          <w:color w:val="0000FF"/>
          <w:kern w:val="0"/>
          <w:sz w:val="24"/>
          <w:szCs w:val="24"/>
          <w:lang w:val="en-US"/>
        </w:rPr>
        <w:t>name</w:t>
      </w:r>
      <w:r w:rsidRPr="008078F7">
        <w:rPr>
          <w:rFonts w:ascii="Cascadia Mono" w:hAnsi="Cascadia Mono" w:cs="Cascadia Mono"/>
          <w:noProof w:val="0"/>
          <w:color w:val="000000"/>
          <w:kern w:val="0"/>
          <w:sz w:val="24"/>
          <w:szCs w:val="24"/>
          <w:lang w:val="en-US"/>
        </w:rPr>
        <w:t xml:space="preserve"> </w:t>
      </w:r>
      <w:r w:rsidRPr="008078F7">
        <w:rPr>
          <w:rFonts w:ascii="Cascadia Mono" w:hAnsi="Cascadia Mono" w:cs="Cascadia Mono"/>
          <w:noProof w:val="0"/>
          <w:color w:val="0000FF"/>
          <w:kern w:val="0"/>
          <w:sz w:val="24"/>
          <w:szCs w:val="24"/>
          <w:lang w:val="en-US"/>
        </w:rPr>
        <w:t>FROM</w:t>
      </w:r>
      <w:r w:rsidRPr="008078F7">
        <w:rPr>
          <w:rFonts w:ascii="Cascadia Mono" w:hAnsi="Cascadia Mono" w:cs="Cascadia Mono"/>
          <w:noProof w:val="0"/>
          <w:color w:val="000000"/>
          <w:kern w:val="0"/>
          <w:sz w:val="24"/>
          <w:szCs w:val="24"/>
          <w:lang w:val="en-US"/>
        </w:rPr>
        <w:t xml:space="preserve"> Employee</w:t>
      </w:r>
    </w:p>
    <w:p w14:paraId="12994C5E" w14:textId="77777777" w:rsidR="008078F7" w:rsidRPr="008078F7" w:rsidRDefault="008078F7" w:rsidP="008078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8078F7">
        <w:rPr>
          <w:rFonts w:ascii="Cascadia Mono" w:hAnsi="Cascadia Mono" w:cs="Cascadia Mono"/>
          <w:noProof w:val="0"/>
          <w:color w:val="000000"/>
          <w:kern w:val="0"/>
          <w:sz w:val="24"/>
          <w:szCs w:val="24"/>
          <w:lang w:val="en-US"/>
        </w:rPr>
        <w:tab/>
      </w:r>
      <w:r w:rsidRPr="008078F7">
        <w:rPr>
          <w:rFonts w:ascii="Cascadia Mono" w:hAnsi="Cascadia Mono" w:cs="Cascadia Mono"/>
          <w:noProof w:val="0"/>
          <w:color w:val="0000FF"/>
          <w:kern w:val="0"/>
          <w:sz w:val="24"/>
          <w:szCs w:val="24"/>
          <w:lang w:val="en-US"/>
        </w:rPr>
        <w:t>WHERE</w:t>
      </w:r>
      <w:r w:rsidRPr="008078F7">
        <w:rPr>
          <w:rFonts w:ascii="Cascadia Mono" w:hAnsi="Cascadia Mono" w:cs="Cascadia Mono"/>
          <w:noProof w:val="0"/>
          <w:color w:val="000000"/>
          <w:kern w:val="0"/>
          <w:sz w:val="24"/>
          <w:szCs w:val="24"/>
          <w:lang w:val="en-US"/>
        </w:rPr>
        <w:t xml:space="preserve"> </w:t>
      </w:r>
      <w:proofErr w:type="spellStart"/>
      <w:r w:rsidRPr="008078F7">
        <w:rPr>
          <w:rFonts w:ascii="Cascadia Mono" w:hAnsi="Cascadia Mono" w:cs="Cascadia Mono"/>
          <w:noProof w:val="0"/>
          <w:color w:val="000000"/>
          <w:kern w:val="0"/>
          <w:sz w:val="24"/>
          <w:szCs w:val="24"/>
          <w:lang w:val="en-US"/>
        </w:rPr>
        <w:t>recruitmentDate</w:t>
      </w:r>
      <w:proofErr w:type="spellEnd"/>
      <w:r w:rsidRPr="008078F7">
        <w:rPr>
          <w:rFonts w:ascii="Cascadia Mono" w:hAnsi="Cascadia Mono" w:cs="Cascadia Mono"/>
          <w:noProof w:val="0"/>
          <w:color w:val="000000"/>
          <w:kern w:val="0"/>
          <w:sz w:val="24"/>
          <w:szCs w:val="24"/>
          <w:lang w:val="en-US"/>
        </w:rPr>
        <w:t xml:space="preserve"> </w:t>
      </w:r>
      <w:r w:rsidRPr="008078F7">
        <w:rPr>
          <w:rFonts w:ascii="Cascadia Mono" w:hAnsi="Cascadia Mono" w:cs="Cascadia Mono"/>
          <w:noProof w:val="0"/>
          <w:color w:val="808080"/>
          <w:kern w:val="0"/>
          <w:sz w:val="24"/>
          <w:szCs w:val="24"/>
          <w:lang w:val="en-US"/>
        </w:rPr>
        <w:t>=</w:t>
      </w:r>
      <w:r w:rsidRPr="008078F7">
        <w:rPr>
          <w:rFonts w:ascii="Cascadia Mono" w:hAnsi="Cascadia Mono" w:cs="Cascadia Mono"/>
          <w:noProof w:val="0"/>
          <w:color w:val="000000"/>
          <w:kern w:val="0"/>
          <w:sz w:val="24"/>
          <w:szCs w:val="24"/>
          <w:lang w:val="en-US"/>
        </w:rPr>
        <w:t xml:space="preserve"> @recruitmentDate</w:t>
      </w:r>
    </w:p>
    <w:p w14:paraId="1E135D76" w14:textId="77777777" w:rsidR="008078F7" w:rsidRPr="008078F7" w:rsidRDefault="008078F7" w:rsidP="008078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8078F7">
        <w:rPr>
          <w:rFonts w:ascii="Cascadia Mono" w:hAnsi="Cascadia Mono" w:cs="Cascadia Mono"/>
          <w:noProof w:val="0"/>
          <w:color w:val="808080"/>
          <w:kern w:val="0"/>
          <w:sz w:val="24"/>
          <w:szCs w:val="24"/>
          <w:lang w:val="en-US"/>
        </w:rPr>
        <w:t>)</w:t>
      </w:r>
    </w:p>
    <w:p w14:paraId="28847B3F" w14:textId="67F52AE4" w:rsidR="008078F7" w:rsidRPr="008078F7" w:rsidRDefault="008078F7" w:rsidP="008078F7">
      <w:pPr>
        <w:pStyle w:val="ListParagraph"/>
        <w:pBdr>
          <w:top w:val="single" w:sz="4" w:space="1" w:color="auto"/>
          <w:left w:val="single" w:sz="4" w:space="4" w:color="auto"/>
          <w:bottom w:val="single" w:sz="4" w:space="1" w:color="auto"/>
          <w:right w:val="single" w:sz="4" w:space="4" w:color="auto"/>
        </w:pBdr>
        <w:ind w:left="1584"/>
        <w:rPr>
          <w:rFonts w:ascii="Times New Roman" w:hAnsi="Times New Roman" w:cs="Times New Roman"/>
          <w:sz w:val="24"/>
          <w:szCs w:val="24"/>
          <w:u w:val="single"/>
          <w:lang w:val="en-US"/>
        </w:rPr>
      </w:pPr>
      <w:r w:rsidRPr="008078F7">
        <w:rPr>
          <w:rFonts w:ascii="Cascadia Mono" w:hAnsi="Cascadia Mono" w:cs="Cascadia Mono"/>
          <w:noProof w:val="0"/>
          <w:color w:val="0000FF"/>
          <w:kern w:val="0"/>
          <w:sz w:val="24"/>
          <w:szCs w:val="24"/>
          <w:lang w:val="en-US"/>
        </w:rPr>
        <w:t>GO</w:t>
      </w:r>
    </w:p>
    <w:p w14:paraId="2502C6E4" w14:textId="77777777" w:rsidR="008078F7" w:rsidRDefault="008078F7" w:rsidP="008078F7">
      <w:pPr>
        <w:pStyle w:val="ListParagraph"/>
        <w:ind w:left="1584"/>
        <w:rPr>
          <w:rFonts w:ascii="Times New Roman" w:hAnsi="Times New Roman" w:cs="Times New Roman"/>
          <w:sz w:val="28"/>
          <w:szCs w:val="28"/>
          <w:u w:val="single"/>
          <w:lang w:val="en-US"/>
        </w:rPr>
      </w:pPr>
    </w:p>
    <w:p w14:paraId="4876BB17" w14:textId="2660E67E" w:rsidR="008078F7" w:rsidRDefault="008078F7" w:rsidP="008078F7">
      <w:pPr>
        <w:pStyle w:val="ListParagraph"/>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C# code:</w:t>
      </w:r>
    </w:p>
    <w:p w14:paraId="38E6DA58" w14:textId="77777777" w:rsidR="003A10F0" w:rsidRPr="003A10F0" w:rsidRDefault="003A10F0" w:rsidP="003A10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3A10F0">
        <w:rPr>
          <w:rFonts w:ascii="Cascadia Mono" w:hAnsi="Cascadia Mono" w:cs="Cascadia Mono"/>
          <w:noProof w:val="0"/>
          <w:color w:val="000000"/>
          <w:kern w:val="0"/>
          <w:sz w:val="24"/>
          <w:szCs w:val="24"/>
          <w:lang w:val="en-US"/>
        </w:rPr>
        <w:t>try</w:t>
      </w:r>
    </w:p>
    <w:p w14:paraId="0B53287B" w14:textId="77777777" w:rsidR="003A10F0" w:rsidRPr="003A10F0" w:rsidRDefault="003A10F0" w:rsidP="003A10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3A10F0">
        <w:rPr>
          <w:rFonts w:ascii="Cascadia Mono" w:hAnsi="Cascadia Mono" w:cs="Cascadia Mono"/>
          <w:noProof w:val="0"/>
          <w:color w:val="000000"/>
          <w:kern w:val="0"/>
          <w:sz w:val="24"/>
          <w:szCs w:val="24"/>
          <w:lang w:val="en-US"/>
        </w:rPr>
        <w:t>{</w:t>
      </w:r>
    </w:p>
    <w:p w14:paraId="1044A73E" w14:textId="77777777" w:rsidR="003A10F0" w:rsidRPr="003A10F0" w:rsidRDefault="003A10F0" w:rsidP="003A10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3A10F0">
        <w:rPr>
          <w:rFonts w:ascii="Cascadia Mono" w:hAnsi="Cascadia Mono" w:cs="Cascadia Mono"/>
          <w:noProof w:val="0"/>
          <w:color w:val="000000"/>
          <w:kern w:val="0"/>
          <w:sz w:val="24"/>
          <w:szCs w:val="24"/>
          <w:lang w:val="en-US"/>
        </w:rPr>
        <w:t xml:space="preserve">    </w:t>
      </w:r>
      <w:proofErr w:type="spellStart"/>
      <w:proofErr w:type="gramStart"/>
      <w:r w:rsidRPr="003A10F0">
        <w:rPr>
          <w:rFonts w:ascii="Cascadia Mono" w:hAnsi="Cascadia Mono" w:cs="Cascadia Mono"/>
          <w:noProof w:val="0"/>
          <w:color w:val="000000"/>
          <w:kern w:val="0"/>
          <w:sz w:val="24"/>
          <w:szCs w:val="24"/>
          <w:lang w:val="en-US"/>
        </w:rPr>
        <w:t>data.Clear</w:t>
      </w:r>
      <w:proofErr w:type="spellEnd"/>
      <w:proofErr w:type="gramEnd"/>
      <w:r w:rsidRPr="003A10F0">
        <w:rPr>
          <w:rFonts w:ascii="Cascadia Mono" w:hAnsi="Cascadia Mono" w:cs="Cascadia Mono"/>
          <w:noProof w:val="0"/>
          <w:color w:val="000000"/>
          <w:kern w:val="0"/>
          <w:sz w:val="24"/>
          <w:szCs w:val="24"/>
          <w:lang w:val="en-US"/>
        </w:rPr>
        <w:t>();</w:t>
      </w:r>
    </w:p>
    <w:p w14:paraId="34D09D9C" w14:textId="77777777" w:rsidR="003A10F0" w:rsidRPr="003A10F0" w:rsidRDefault="003A10F0" w:rsidP="003A10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3A10F0">
        <w:rPr>
          <w:rFonts w:ascii="Cascadia Mono" w:hAnsi="Cascadia Mono" w:cs="Cascadia Mono"/>
          <w:noProof w:val="0"/>
          <w:color w:val="000000"/>
          <w:kern w:val="0"/>
          <w:sz w:val="24"/>
          <w:szCs w:val="24"/>
          <w:lang w:val="en-US"/>
        </w:rPr>
        <w:lastRenderedPageBreak/>
        <w:t xml:space="preserve">    data = </w:t>
      </w:r>
      <w:proofErr w:type="spellStart"/>
      <w:proofErr w:type="gramStart"/>
      <w:r w:rsidRPr="003A10F0">
        <w:rPr>
          <w:rFonts w:ascii="Cascadia Mono" w:hAnsi="Cascadia Mono" w:cs="Cascadia Mono"/>
          <w:noProof w:val="0"/>
          <w:color w:val="000000"/>
          <w:kern w:val="0"/>
          <w:sz w:val="24"/>
          <w:szCs w:val="24"/>
          <w:lang w:val="en-US"/>
        </w:rPr>
        <w:t>DataProvider.Instance.ExecuteQuery</w:t>
      </w:r>
      <w:proofErr w:type="spellEnd"/>
      <w:proofErr w:type="gramEnd"/>
      <w:r w:rsidRPr="003A10F0">
        <w:rPr>
          <w:rFonts w:ascii="Cascadia Mono" w:hAnsi="Cascadia Mono" w:cs="Cascadia Mono"/>
          <w:noProof w:val="0"/>
          <w:color w:val="000000"/>
          <w:kern w:val="0"/>
          <w:sz w:val="24"/>
          <w:szCs w:val="24"/>
          <w:lang w:val="en-US"/>
        </w:rPr>
        <w:t xml:space="preserve">("SELECT * FROM </w:t>
      </w:r>
      <w:proofErr w:type="spellStart"/>
      <w:r w:rsidRPr="003A10F0">
        <w:rPr>
          <w:rFonts w:ascii="Cascadia Mono" w:hAnsi="Cascadia Mono" w:cs="Cascadia Mono"/>
          <w:noProof w:val="0"/>
          <w:color w:val="000000"/>
          <w:kern w:val="0"/>
          <w:sz w:val="24"/>
          <w:szCs w:val="24"/>
          <w:lang w:val="en-US"/>
        </w:rPr>
        <w:t>dbo.getEmployeeNameByRecruitmentDate</w:t>
      </w:r>
      <w:proofErr w:type="spellEnd"/>
      <w:r w:rsidRPr="003A10F0">
        <w:rPr>
          <w:rFonts w:ascii="Cascadia Mono" w:hAnsi="Cascadia Mono" w:cs="Cascadia Mono"/>
          <w:noProof w:val="0"/>
          <w:color w:val="000000"/>
          <w:kern w:val="0"/>
          <w:sz w:val="24"/>
          <w:szCs w:val="24"/>
          <w:lang w:val="en-US"/>
        </w:rPr>
        <w:t xml:space="preserve"> ( @date )", new object[] { date });</w:t>
      </w:r>
    </w:p>
    <w:p w14:paraId="423B4A54" w14:textId="77777777" w:rsidR="003A10F0" w:rsidRPr="003A10F0" w:rsidRDefault="003A10F0" w:rsidP="003A10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3A10F0">
        <w:rPr>
          <w:rFonts w:ascii="Cascadia Mono" w:hAnsi="Cascadia Mono" w:cs="Cascadia Mono"/>
          <w:noProof w:val="0"/>
          <w:color w:val="000000"/>
          <w:kern w:val="0"/>
          <w:sz w:val="24"/>
          <w:szCs w:val="24"/>
          <w:lang w:val="en-US"/>
        </w:rPr>
        <w:t>}</w:t>
      </w:r>
    </w:p>
    <w:p w14:paraId="779F5E7D" w14:textId="77777777" w:rsidR="003A10F0" w:rsidRPr="003A10F0" w:rsidRDefault="003A10F0" w:rsidP="003A10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3A10F0">
        <w:rPr>
          <w:rFonts w:ascii="Cascadia Mono" w:hAnsi="Cascadia Mono" w:cs="Cascadia Mono"/>
          <w:noProof w:val="0"/>
          <w:color w:val="000000"/>
          <w:kern w:val="0"/>
          <w:sz w:val="24"/>
          <w:szCs w:val="24"/>
          <w:lang w:val="en-US"/>
        </w:rPr>
        <w:t>catch (</w:t>
      </w:r>
      <w:proofErr w:type="spellStart"/>
      <w:r w:rsidRPr="003A10F0">
        <w:rPr>
          <w:rFonts w:ascii="Cascadia Mono" w:hAnsi="Cascadia Mono" w:cs="Cascadia Mono"/>
          <w:noProof w:val="0"/>
          <w:color w:val="000000"/>
          <w:kern w:val="0"/>
          <w:sz w:val="24"/>
          <w:szCs w:val="24"/>
          <w:lang w:val="en-US"/>
        </w:rPr>
        <w:t>SqlException</w:t>
      </w:r>
      <w:proofErr w:type="spellEnd"/>
      <w:r w:rsidRPr="003A10F0">
        <w:rPr>
          <w:rFonts w:ascii="Cascadia Mono" w:hAnsi="Cascadia Mono" w:cs="Cascadia Mono"/>
          <w:noProof w:val="0"/>
          <w:color w:val="000000"/>
          <w:kern w:val="0"/>
          <w:sz w:val="24"/>
          <w:szCs w:val="24"/>
          <w:lang w:val="en-US"/>
        </w:rPr>
        <w:t xml:space="preserve"> </w:t>
      </w:r>
      <w:proofErr w:type="spellStart"/>
      <w:r w:rsidRPr="003A10F0">
        <w:rPr>
          <w:rFonts w:ascii="Cascadia Mono" w:hAnsi="Cascadia Mono" w:cs="Cascadia Mono"/>
          <w:noProof w:val="0"/>
          <w:color w:val="000000"/>
          <w:kern w:val="0"/>
          <w:sz w:val="24"/>
          <w:szCs w:val="24"/>
          <w:lang w:val="en-US"/>
        </w:rPr>
        <w:t>ev</w:t>
      </w:r>
      <w:proofErr w:type="spellEnd"/>
      <w:r w:rsidRPr="003A10F0">
        <w:rPr>
          <w:rFonts w:ascii="Cascadia Mono" w:hAnsi="Cascadia Mono" w:cs="Cascadia Mono"/>
          <w:noProof w:val="0"/>
          <w:color w:val="000000"/>
          <w:kern w:val="0"/>
          <w:sz w:val="24"/>
          <w:szCs w:val="24"/>
          <w:lang w:val="en-US"/>
        </w:rPr>
        <w:t>)</w:t>
      </w:r>
    </w:p>
    <w:p w14:paraId="37F8E9C8" w14:textId="77777777" w:rsidR="003A10F0" w:rsidRPr="003A10F0" w:rsidRDefault="003A10F0" w:rsidP="003A10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3A10F0">
        <w:rPr>
          <w:rFonts w:ascii="Cascadia Mono" w:hAnsi="Cascadia Mono" w:cs="Cascadia Mono"/>
          <w:noProof w:val="0"/>
          <w:color w:val="000000"/>
          <w:kern w:val="0"/>
          <w:sz w:val="24"/>
          <w:szCs w:val="24"/>
          <w:lang w:val="en-US"/>
        </w:rPr>
        <w:t>{</w:t>
      </w:r>
    </w:p>
    <w:p w14:paraId="632D679C" w14:textId="77777777" w:rsidR="003A10F0" w:rsidRPr="003A10F0" w:rsidRDefault="003A10F0" w:rsidP="003A10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3A10F0">
        <w:rPr>
          <w:rFonts w:ascii="Cascadia Mono" w:hAnsi="Cascadia Mono" w:cs="Cascadia Mono"/>
          <w:noProof w:val="0"/>
          <w:color w:val="000000"/>
          <w:kern w:val="0"/>
          <w:sz w:val="24"/>
          <w:szCs w:val="24"/>
          <w:lang w:val="en-US"/>
        </w:rPr>
        <w:t xml:space="preserve">    </w:t>
      </w:r>
      <w:proofErr w:type="spellStart"/>
      <w:r w:rsidRPr="003A10F0">
        <w:rPr>
          <w:rFonts w:ascii="Cascadia Mono" w:hAnsi="Cascadia Mono" w:cs="Cascadia Mono"/>
          <w:noProof w:val="0"/>
          <w:color w:val="000000"/>
          <w:kern w:val="0"/>
          <w:sz w:val="24"/>
          <w:szCs w:val="24"/>
          <w:lang w:val="en-US"/>
        </w:rPr>
        <w:t>MessageBox.Show</w:t>
      </w:r>
      <w:proofErr w:type="spellEnd"/>
      <w:r w:rsidRPr="003A10F0">
        <w:rPr>
          <w:rFonts w:ascii="Cascadia Mono" w:hAnsi="Cascadia Mono" w:cs="Cascadia Mono"/>
          <w:noProof w:val="0"/>
          <w:color w:val="000000"/>
          <w:kern w:val="0"/>
          <w:sz w:val="24"/>
          <w:szCs w:val="24"/>
          <w:lang w:val="en-US"/>
        </w:rPr>
        <w:t>("</w:t>
      </w:r>
      <w:proofErr w:type="spellStart"/>
      <w:r w:rsidRPr="003A10F0">
        <w:rPr>
          <w:rFonts w:ascii="Cascadia Mono" w:hAnsi="Cascadia Mono" w:cs="Cascadia Mono"/>
          <w:noProof w:val="0"/>
          <w:color w:val="000000"/>
          <w:kern w:val="0"/>
          <w:sz w:val="24"/>
          <w:szCs w:val="24"/>
          <w:lang w:val="en-US"/>
        </w:rPr>
        <w:t>Tìm</w:t>
      </w:r>
      <w:proofErr w:type="spellEnd"/>
      <w:r w:rsidRPr="003A10F0">
        <w:rPr>
          <w:rFonts w:ascii="Cascadia Mono" w:hAnsi="Cascadia Mono" w:cs="Cascadia Mono"/>
          <w:noProof w:val="0"/>
          <w:color w:val="000000"/>
          <w:kern w:val="0"/>
          <w:sz w:val="24"/>
          <w:szCs w:val="24"/>
          <w:lang w:val="en-US"/>
        </w:rPr>
        <w:t xml:space="preserve"> </w:t>
      </w:r>
      <w:proofErr w:type="spellStart"/>
      <w:r w:rsidRPr="003A10F0">
        <w:rPr>
          <w:rFonts w:ascii="Cascadia Mono" w:hAnsi="Cascadia Mono" w:cs="Cascadia Mono"/>
          <w:noProof w:val="0"/>
          <w:color w:val="000000"/>
          <w:kern w:val="0"/>
          <w:sz w:val="24"/>
          <w:szCs w:val="24"/>
          <w:lang w:val="en-US"/>
        </w:rPr>
        <w:t>kiếm</w:t>
      </w:r>
      <w:proofErr w:type="spellEnd"/>
      <w:r w:rsidRPr="003A10F0">
        <w:rPr>
          <w:rFonts w:ascii="Cascadia Mono" w:hAnsi="Cascadia Mono" w:cs="Cascadia Mono"/>
          <w:noProof w:val="0"/>
          <w:color w:val="000000"/>
          <w:kern w:val="0"/>
          <w:sz w:val="24"/>
          <w:szCs w:val="24"/>
          <w:lang w:val="en-US"/>
        </w:rPr>
        <w:t xml:space="preserve"> </w:t>
      </w:r>
      <w:proofErr w:type="spellStart"/>
      <w:r w:rsidRPr="003A10F0">
        <w:rPr>
          <w:rFonts w:ascii="Cascadia Mono" w:hAnsi="Cascadia Mono" w:cs="Cascadia Mono"/>
          <w:noProof w:val="0"/>
          <w:color w:val="000000"/>
          <w:kern w:val="0"/>
          <w:sz w:val="24"/>
          <w:szCs w:val="24"/>
          <w:lang w:val="en-US"/>
        </w:rPr>
        <w:t>nhân</w:t>
      </w:r>
      <w:proofErr w:type="spellEnd"/>
      <w:r w:rsidRPr="003A10F0">
        <w:rPr>
          <w:rFonts w:ascii="Cascadia Mono" w:hAnsi="Cascadia Mono" w:cs="Cascadia Mono"/>
          <w:noProof w:val="0"/>
          <w:color w:val="000000"/>
          <w:kern w:val="0"/>
          <w:sz w:val="24"/>
          <w:szCs w:val="24"/>
          <w:lang w:val="en-US"/>
        </w:rPr>
        <w:t xml:space="preserve"> </w:t>
      </w:r>
      <w:proofErr w:type="spellStart"/>
      <w:r w:rsidRPr="003A10F0">
        <w:rPr>
          <w:rFonts w:ascii="Cascadia Mono" w:hAnsi="Cascadia Mono" w:cs="Cascadia Mono"/>
          <w:noProof w:val="0"/>
          <w:color w:val="000000"/>
          <w:kern w:val="0"/>
          <w:sz w:val="24"/>
          <w:szCs w:val="24"/>
          <w:lang w:val="en-US"/>
        </w:rPr>
        <w:t>viên</w:t>
      </w:r>
      <w:proofErr w:type="spellEnd"/>
      <w:r w:rsidRPr="003A10F0">
        <w:rPr>
          <w:rFonts w:ascii="Cascadia Mono" w:hAnsi="Cascadia Mono" w:cs="Cascadia Mono"/>
          <w:noProof w:val="0"/>
          <w:color w:val="000000"/>
          <w:kern w:val="0"/>
          <w:sz w:val="24"/>
          <w:szCs w:val="24"/>
          <w:lang w:val="en-US"/>
        </w:rPr>
        <w:t xml:space="preserve"> </w:t>
      </w:r>
      <w:proofErr w:type="spellStart"/>
      <w:r w:rsidRPr="003A10F0">
        <w:rPr>
          <w:rFonts w:ascii="Cascadia Mono" w:hAnsi="Cascadia Mono" w:cs="Cascadia Mono"/>
          <w:noProof w:val="0"/>
          <w:color w:val="000000"/>
          <w:kern w:val="0"/>
          <w:sz w:val="24"/>
          <w:szCs w:val="24"/>
          <w:lang w:val="en-US"/>
        </w:rPr>
        <w:t>thất</w:t>
      </w:r>
      <w:proofErr w:type="spellEnd"/>
      <w:r w:rsidRPr="003A10F0">
        <w:rPr>
          <w:rFonts w:ascii="Cascadia Mono" w:hAnsi="Cascadia Mono" w:cs="Cascadia Mono"/>
          <w:noProof w:val="0"/>
          <w:color w:val="000000"/>
          <w:kern w:val="0"/>
          <w:sz w:val="24"/>
          <w:szCs w:val="24"/>
          <w:lang w:val="en-US"/>
        </w:rPr>
        <w:t xml:space="preserve"> </w:t>
      </w:r>
      <w:proofErr w:type="spellStart"/>
      <w:r w:rsidRPr="003A10F0">
        <w:rPr>
          <w:rFonts w:ascii="Cascadia Mono" w:hAnsi="Cascadia Mono" w:cs="Cascadia Mono"/>
          <w:noProof w:val="0"/>
          <w:color w:val="000000"/>
          <w:kern w:val="0"/>
          <w:sz w:val="24"/>
          <w:szCs w:val="24"/>
          <w:lang w:val="en-US"/>
        </w:rPr>
        <w:t>bại</w:t>
      </w:r>
      <w:proofErr w:type="spellEnd"/>
      <w:r w:rsidRPr="003A10F0">
        <w:rPr>
          <w:rFonts w:ascii="Cascadia Mono" w:hAnsi="Cascadia Mono" w:cs="Cascadia Mono"/>
          <w:noProof w:val="0"/>
          <w:color w:val="000000"/>
          <w:kern w:val="0"/>
          <w:sz w:val="24"/>
          <w:szCs w:val="24"/>
          <w:lang w:val="en-US"/>
        </w:rPr>
        <w:t>! \</w:t>
      </w:r>
      <w:proofErr w:type="spellStart"/>
      <w:r w:rsidRPr="003A10F0">
        <w:rPr>
          <w:rFonts w:ascii="Cascadia Mono" w:hAnsi="Cascadia Mono" w:cs="Cascadia Mono"/>
          <w:noProof w:val="0"/>
          <w:color w:val="000000"/>
          <w:kern w:val="0"/>
          <w:sz w:val="24"/>
          <w:szCs w:val="24"/>
          <w:lang w:val="en-US"/>
        </w:rPr>
        <w:t>nDo</w:t>
      </w:r>
      <w:proofErr w:type="spellEnd"/>
      <w:r w:rsidRPr="003A10F0">
        <w:rPr>
          <w:rFonts w:ascii="Cascadia Mono" w:hAnsi="Cascadia Mono" w:cs="Cascadia Mono"/>
          <w:noProof w:val="0"/>
          <w:color w:val="000000"/>
          <w:kern w:val="0"/>
          <w:sz w:val="24"/>
          <w:szCs w:val="24"/>
          <w:lang w:val="en-US"/>
        </w:rPr>
        <w:t xml:space="preserve">: \n" + </w:t>
      </w:r>
      <w:proofErr w:type="spellStart"/>
      <w:proofErr w:type="gramStart"/>
      <w:r w:rsidRPr="003A10F0">
        <w:rPr>
          <w:rFonts w:ascii="Cascadia Mono" w:hAnsi="Cascadia Mono" w:cs="Cascadia Mono"/>
          <w:noProof w:val="0"/>
          <w:color w:val="000000"/>
          <w:kern w:val="0"/>
          <w:sz w:val="24"/>
          <w:szCs w:val="24"/>
          <w:lang w:val="en-US"/>
        </w:rPr>
        <w:t>ev.Message</w:t>
      </w:r>
      <w:proofErr w:type="spellEnd"/>
      <w:proofErr w:type="gramEnd"/>
      <w:r w:rsidRPr="003A10F0">
        <w:rPr>
          <w:rFonts w:ascii="Cascadia Mono" w:hAnsi="Cascadia Mono" w:cs="Cascadia Mono"/>
          <w:noProof w:val="0"/>
          <w:color w:val="000000"/>
          <w:kern w:val="0"/>
          <w:sz w:val="24"/>
          <w:szCs w:val="24"/>
          <w:lang w:val="en-US"/>
        </w:rPr>
        <w:t xml:space="preserve">, "Thông </w:t>
      </w:r>
      <w:proofErr w:type="spellStart"/>
      <w:r w:rsidRPr="003A10F0">
        <w:rPr>
          <w:rFonts w:ascii="Cascadia Mono" w:hAnsi="Cascadia Mono" w:cs="Cascadia Mono"/>
          <w:noProof w:val="0"/>
          <w:color w:val="000000"/>
          <w:kern w:val="0"/>
          <w:sz w:val="24"/>
          <w:szCs w:val="24"/>
          <w:lang w:val="en-US"/>
        </w:rPr>
        <w:t>báo</w:t>
      </w:r>
      <w:proofErr w:type="spellEnd"/>
      <w:r w:rsidRPr="003A10F0">
        <w:rPr>
          <w:rFonts w:ascii="Cascadia Mono" w:hAnsi="Cascadia Mono" w:cs="Cascadia Mono"/>
          <w:noProof w:val="0"/>
          <w:color w:val="000000"/>
          <w:kern w:val="0"/>
          <w:sz w:val="24"/>
          <w:szCs w:val="24"/>
          <w:lang w:val="en-US"/>
        </w:rPr>
        <w:t xml:space="preserve">", </w:t>
      </w:r>
      <w:proofErr w:type="spellStart"/>
      <w:r w:rsidRPr="003A10F0">
        <w:rPr>
          <w:rFonts w:ascii="Cascadia Mono" w:hAnsi="Cascadia Mono" w:cs="Cascadia Mono"/>
          <w:noProof w:val="0"/>
          <w:color w:val="000000"/>
          <w:kern w:val="0"/>
          <w:sz w:val="24"/>
          <w:szCs w:val="24"/>
          <w:lang w:val="en-US"/>
        </w:rPr>
        <w:t>MessageBoxButtons.OK</w:t>
      </w:r>
      <w:proofErr w:type="spellEnd"/>
      <w:r w:rsidRPr="003A10F0">
        <w:rPr>
          <w:rFonts w:ascii="Cascadia Mono" w:hAnsi="Cascadia Mono" w:cs="Cascadia Mono"/>
          <w:noProof w:val="0"/>
          <w:color w:val="000000"/>
          <w:kern w:val="0"/>
          <w:sz w:val="24"/>
          <w:szCs w:val="24"/>
          <w:lang w:val="en-US"/>
        </w:rPr>
        <w:t xml:space="preserve">, </w:t>
      </w:r>
      <w:proofErr w:type="spellStart"/>
      <w:r w:rsidRPr="003A10F0">
        <w:rPr>
          <w:rFonts w:ascii="Cascadia Mono" w:hAnsi="Cascadia Mono" w:cs="Cascadia Mono"/>
          <w:noProof w:val="0"/>
          <w:color w:val="000000"/>
          <w:kern w:val="0"/>
          <w:sz w:val="24"/>
          <w:szCs w:val="24"/>
          <w:lang w:val="en-US"/>
        </w:rPr>
        <w:t>MessageBoxIcon.Warning</w:t>
      </w:r>
      <w:proofErr w:type="spellEnd"/>
      <w:r w:rsidRPr="003A10F0">
        <w:rPr>
          <w:rFonts w:ascii="Cascadia Mono" w:hAnsi="Cascadia Mono" w:cs="Cascadia Mono"/>
          <w:noProof w:val="0"/>
          <w:color w:val="000000"/>
          <w:kern w:val="0"/>
          <w:sz w:val="24"/>
          <w:szCs w:val="24"/>
          <w:lang w:val="en-US"/>
        </w:rPr>
        <w:t>);</w:t>
      </w:r>
    </w:p>
    <w:p w14:paraId="5FECB039" w14:textId="77777777" w:rsidR="003A10F0" w:rsidRPr="003A10F0" w:rsidRDefault="003A10F0" w:rsidP="003A10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3A10F0">
        <w:rPr>
          <w:rFonts w:ascii="Cascadia Mono" w:hAnsi="Cascadia Mono" w:cs="Cascadia Mono"/>
          <w:noProof w:val="0"/>
          <w:color w:val="000000"/>
          <w:kern w:val="0"/>
          <w:sz w:val="24"/>
          <w:szCs w:val="24"/>
          <w:lang w:val="en-US"/>
        </w:rPr>
        <w:t xml:space="preserve">    </w:t>
      </w:r>
      <w:proofErr w:type="gramStart"/>
      <w:r w:rsidRPr="003A10F0">
        <w:rPr>
          <w:rFonts w:ascii="Cascadia Mono" w:hAnsi="Cascadia Mono" w:cs="Cascadia Mono"/>
          <w:noProof w:val="0"/>
          <w:color w:val="000000"/>
          <w:kern w:val="0"/>
          <w:sz w:val="24"/>
          <w:szCs w:val="24"/>
          <w:lang w:val="en-US"/>
        </w:rPr>
        <w:t>return;</w:t>
      </w:r>
      <w:proofErr w:type="gramEnd"/>
    </w:p>
    <w:p w14:paraId="70614870" w14:textId="163171C5" w:rsidR="008078F7" w:rsidRPr="003A10F0" w:rsidRDefault="003A10F0" w:rsidP="003A10F0">
      <w:pPr>
        <w:pStyle w:val="ListParagraph"/>
        <w:pBdr>
          <w:top w:val="single" w:sz="4" w:space="1" w:color="auto"/>
          <w:left w:val="single" w:sz="4" w:space="4" w:color="auto"/>
          <w:bottom w:val="single" w:sz="4" w:space="1" w:color="auto"/>
          <w:right w:val="single" w:sz="4" w:space="4" w:color="auto"/>
        </w:pBdr>
        <w:ind w:left="1584"/>
        <w:rPr>
          <w:rFonts w:ascii="Times New Roman" w:hAnsi="Times New Roman" w:cs="Times New Roman"/>
          <w:sz w:val="24"/>
          <w:szCs w:val="24"/>
          <w:u w:val="single"/>
          <w:lang w:val="en-US"/>
        </w:rPr>
      </w:pPr>
      <w:r w:rsidRPr="003A10F0">
        <w:rPr>
          <w:rFonts w:ascii="Cascadia Mono" w:hAnsi="Cascadia Mono" w:cs="Cascadia Mono"/>
          <w:noProof w:val="0"/>
          <w:color w:val="000000"/>
          <w:kern w:val="0"/>
          <w:sz w:val="24"/>
          <w:szCs w:val="24"/>
          <w:lang w:val="en-US"/>
        </w:rPr>
        <w:t>}</w:t>
      </w:r>
    </w:p>
    <w:p w14:paraId="26B032C9" w14:textId="77777777" w:rsidR="008078F7" w:rsidRPr="008078F7" w:rsidRDefault="008078F7" w:rsidP="008078F7">
      <w:pPr>
        <w:pStyle w:val="ListParagraph"/>
        <w:ind w:left="1584"/>
        <w:rPr>
          <w:rFonts w:ascii="Times New Roman" w:hAnsi="Times New Roman" w:cs="Times New Roman"/>
          <w:sz w:val="28"/>
          <w:szCs w:val="28"/>
          <w:u w:val="single"/>
          <w:lang w:val="en-US"/>
        </w:rPr>
      </w:pPr>
    </w:p>
    <w:p w14:paraId="1FD4EFBF" w14:textId="2F7A9F84" w:rsidR="00F86200" w:rsidRDefault="00F86200" w:rsidP="00F86200">
      <w:pPr>
        <w:pStyle w:val="ListParagraph"/>
        <w:numPr>
          <w:ilvl w:val="0"/>
          <w:numId w:val="38"/>
        </w:numPr>
        <w:rPr>
          <w:rFonts w:ascii="Times New Roman" w:hAnsi="Times New Roman" w:cs="Times New Roman"/>
          <w:b/>
          <w:bCs/>
          <w:sz w:val="28"/>
          <w:szCs w:val="28"/>
          <w:lang w:val="en-US"/>
        </w:rPr>
      </w:pPr>
      <w:r>
        <w:rPr>
          <w:rFonts w:ascii="Times New Roman" w:hAnsi="Times New Roman" w:cs="Times New Roman"/>
          <w:b/>
          <w:bCs/>
          <w:sz w:val="28"/>
          <w:szCs w:val="28"/>
          <w:lang w:val="en-US"/>
        </w:rPr>
        <w:t>Function</w:t>
      </w:r>
      <w:r w:rsidR="00837F88">
        <w:rPr>
          <w:rFonts w:ascii="Times New Roman" w:hAnsi="Times New Roman" w:cs="Times New Roman"/>
          <w:b/>
          <w:bCs/>
          <w:sz w:val="28"/>
          <w:szCs w:val="28"/>
          <w:lang w:val="en-US"/>
        </w:rPr>
        <w:t xml:space="preserve"> tạo ID nhân viên tự động</w:t>
      </w:r>
      <w:r w:rsidR="001B66EA">
        <w:rPr>
          <w:rFonts w:ascii="Times New Roman" w:hAnsi="Times New Roman" w:cs="Times New Roman"/>
          <w:b/>
          <w:bCs/>
          <w:sz w:val="28"/>
          <w:szCs w:val="28"/>
          <w:lang w:val="en-US"/>
        </w:rPr>
        <w:t>:</w:t>
      </w:r>
    </w:p>
    <w:p w14:paraId="43E292FE" w14:textId="3811FF9D" w:rsidR="00837F88" w:rsidRDefault="00837F88" w:rsidP="00837F88">
      <w:pPr>
        <w:pStyle w:val="ListParagraph"/>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SQL:</w:t>
      </w:r>
    </w:p>
    <w:p w14:paraId="13AD2889" w14:textId="77777777" w:rsidR="00837F88" w:rsidRPr="00FA3840" w:rsidRDefault="00837F88" w:rsidP="00FA38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A3840">
        <w:rPr>
          <w:rFonts w:ascii="Cascadia Mono" w:hAnsi="Cascadia Mono" w:cs="Cascadia Mono"/>
          <w:noProof w:val="0"/>
          <w:color w:val="0000FF"/>
          <w:kern w:val="0"/>
          <w:sz w:val="24"/>
          <w:szCs w:val="24"/>
          <w:lang w:val="en-US"/>
        </w:rPr>
        <w:t>DROP</w:t>
      </w:r>
      <w:r w:rsidRPr="00FA3840">
        <w:rPr>
          <w:rFonts w:ascii="Cascadia Mono" w:hAnsi="Cascadia Mono" w:cs="Cascadia Mono"/>
          <w:noProof w:val="0"/>
          <w:color w:val="000000"/>
          <w:kern w:val="0"/>
          <w:sz w:val="24"/>
          <w:szCs w:val="24"/>
          <w:lang w:val="en-US"/>
        </w:rPr>
        <w:t xml:space="preserve"> </w:t>
      </w:r>
      <w:r w:rsidRPr="00FA3840">
        <w:rPr>
          <w:rFonts w:ascii="Cascadia Mono" w:hAnsi="Cascadia Mono" w:cs="Cascadia Mono"/>
          <w:noProof w:val="0"/>
          <w:color w:val="0000FF"/>
          <w:kern w:val="0"/>
          <w:sz w:val="24"/>
          <w:szCs w:val="24"/>
          <w:lang w:val="en-US"/>
        </w:rPr>
        <w:t>FUNCTION</w:t>
      </w:r>
      <w:r w:rsidRPr="00FA3840">
        <w:rPr>
          <w:rFonts w:ascii="Cascadia Mono" w:hAnsi="Cascadia Mono" w:cs="Cascadia Mono"/>
          <w:noProof w:val="0"/>
          <w:color w:val="000000"/>
          <w:kern w:val="0"/>
          <w:sz w:val="24"/>
          <w:szCs w:val="24"/>
          <w:lang w:val="en-US"/>
        </w:rPr>
        <w:t xml:space="preserve"> </w:t>
      </w:r>
      <w:r w:rsidRPr="00FA3840">
        <w:rPr>
          <w:rFonts w:ascii="Cascadia Mono" w:hAnsi="Cascadia Mono" w:cs="Cascadia Mono"/>
          <w:noProof w:val="0"/>
          <w:color w:val="0000FF"/>
          <w:kern w:val="0"/>
          <w:sz w:val="24"/>
          <w:szCs w:val="24"/>
          <w:lang w:val="en-US"/>
        </w:rPr>
        <w:t>IF</w:t>
      </w:r>
      <w:r w:rsidRPr="00FA3840">
        <w:rPr>
          <w:rFonts w:ascii="Cascadia Mono" w:hAnsi="Cascadia Mono" w:cs="Cascadia Mono"/>
          <w:noProof w:val="0"/>
          <w:color w:val="000000"/>
          <w:kern w:val="0"/>
          <w:sz w:val="24"/>
          <w:szCs w:val="24"/>
          <w:lang w:val="en-US"/>
        </w:rPr>
        <w:t xml:space="preserve"> </w:t>
      </w:r>
      <w:r w:rsidRPr="00FA3840">
        <w:rPr>
          <w:rFonts w:ascii="Cascadia Mono" w:hAnsi="Cascadia Mono" w:cs="Cascadia Mono"/>
          <w:noProof w:val="0"/>
          <w:color w:val="808080"/>
          <w:kern w:val="0"/>
          <w:sz w:val="24"/>
          <w:szCs w:val="24"/>
          <w:lang w:val="en-US"/>
        </w:rPr>
        <w:t>EXISTS</w:t>
      </w:r>
      <w:r w:rsidRPr="00FA3840">
        <w:rPr>
          <w:rFonts w:ascii="Cascadia Mono" w:hAnsi="Cascadia Mono" w:cs="Cascadia Mono"/>
          <w:noProof w:val="0"/>
          <w:color w:val="000000"/>
          <w:kern w:val="0"/>
          <w:sz w:val="24"/>
          <w:szCs w:val="24"/>
          <w:lang w:val="en-US"/>
        </w:rPr>
        <w:t xml:space="preserve"> </w:t>
      </w:r>
      <w:proofErr w:type="spellStart"/>
      <w:proofErr w:type="gramStart"/>
      <w:r w:rsidRPr="00FA3840">
        <w:rPr>
          <w:rFonts w:ascii="Cascadia Mono" w:hAnsi="Cascadia Mono" w:cs="Cascadia Mono"/>
          <w:noProof w:val="0"/>
          <w:color w:val="000000"/>
          <w:kern w:val="0"/>
          <w:sz w:val="24"/>
          <w:szCs w:val="24"/>
          <w:lang w:val="en-US"/>
        </w:rPr>
        <w:t>createID</w:t>
      </w:r>
      <w:proofErr w:type="spellEnd"/>
      <w:proofErr w:type="gramEnd"/>
    </w:p>
    <w:p w14:paraId="74F8D7B3" w14:textId="77777777" w:rsidR="00837F88" w:rsidRPr="00FA3840" w:rsidRDefault="00837F88" w:rsidP="00FA38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A3840">
        <w:rPr>
          <w:rFonts w:ascii="Cascadia Mono" w:hAnsi="Cascadia Mono" w:cs="Cascadia Mono"/>
          <w:noProof w:val="0"/>
          <w:color w:val="0000FF"/>
          <w:kern w:val="0"/>
          <w:sz w:val="24"/>
          <w:szCs w:val="24"/>
          <w:lang w:val="en-US"/>
        </w:rPr>
        <w:t>GO</w:t>
      </w:r>
    </w:p>
    <w:p w14:paraId="0977D642" w14:textId="77777777" w:rsidR="00837F88" w:rsidRPr="00FA3840" w:rsidRDefault="00837F88" w:rsidP="00FA38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p>
    <w:p w14:paraId="55634890" w14:textId="77777777" w:rsidR="00837F88" w:rsidRPr="00FA3840" w:rsidRDefault="00837F88" w:rsidP="00FA38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A3840">
        <w:rPr>
          <w:rFonts w:ascii="Cascadia Mono" w:hAnsi="Cascadia Mono" w:cs="Cascadia Mono"/>
          <w:noProof w:val="0"/>
          <w:color w:val="0000FF"/>
          <w:kern w:val="0"/>
          <w:sz w:val="24"/>
          <w:szCs w:val="24"/>
          <w:lang w:val="en-US"/>
        </w:rPr>
        <w:t>CREATE</w:t>
      </w:r>
      <w:r w:rsidRPr="00FA3840">
        <w:rPr>
          <w:rFonts w:ascii="Cascadia Mono" w:hAnsi="Cascadia Mono" w:cs="Cascadia Mono"/>
          <w:noProof w:val="0"/>
          <w:color w:val="000000"/>
          <w:kern w:val="0"/>
          <w:sz w:val="24"/>
          <w:szCs w:val="24"/>
          <w:lang w:val="en-US"/>
        </w:rPr>
        <w:t xml:space="preserve"> </w:t>
      </w:r>
      <w:r w:rsidRPr="00FA3840">
        <w:rPr>
          <w:rFonts w:ascii="Cascadia Mono" w:hAnsi="Cascadia Mono" w:cs="Cascadia Mono"/>
          <w:noProof w:val="0"/>
          <w:color w:val="0000FF"/>
          <w:kern w:val="0"/>
          <w:sz w:val="24"/>
          <w:szCs w:val="24"/>
          <w:lang w:val="en-US"/>
        </w:rPr>
        <w:t>FUNCTION</w:t>
      </w:r>
      <w:r w:rsidRPr="00FA3840">
        <w:rPr>
          <w:rFonts w:ascii="Cascadia Mono" w:hAnsi="Cascadia Mono" w:cs="Cascadia Mono"/>
          <w:noProof w:val="0"/>
          <w:color w:val="000000"/>
          <w:kern w:val="0"/>
          <w:sz w:val="24"/>
          <w:szCs w:val="24"/>
          <w:lang w:val="en-US"/>
        </w:rPr>
        <w:t xml:space="preserve"> </w:t>
      </w:r>
      <w:proofErr w:type="spellStart"/>
      <w:proofErr w:type="gramStart"/>
      <w:r w:rsidRPr="00FA3840">
        <w:rPr>
          <w:rFonts w:ascii="Cascadia Mono" w:hAnsi="Cascadia Mono" w:cs="Cascadia Mono"/>
          <w:noProof w:val="0"/>
          <w:color w:val="000000"/>
          <w:kern w:val="0"/>
          <w:sz w:val="24"/>
          <w:szCs w:val="24"/>
          <w:lang w:val="en-US"/>
        </w:rPr>
        <w:t>createID</w:t>
      </w:r>
      <w:proofErr w:type="spellEnd"/>
      <w:proofErr w:type="gramEnd"/>
    </w:p>
    <w:p w14:paraId="5CE3AB0E" w14:textId="77777777" w:rsidR="00837F88" w:rsidRPr="00FA3840" w:rsidRDefault="00837F88" w:rsidP="00FA38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A3840">
        <w:rPr>
          <w:rFonts w:ascii="Cascadia Mono" w:hAnsi="Cascadia Mono" w:cs="Cascadia Mono"/>
          <w:noProof w:val="0"/>
          <w:color w:val="808080"/>
          <w:kern w:val="0"/>
          <w:sz w:val="24"/>
          <w:szCs w:val="24"/>
          <w:lang w:val="en-US"/>
        </w:rPr>
        <w:t>(</w:t>
      </w:r>
    </w:p>
    <w:p w14:paraId="252623C3" w14:textId="77777777" w:rsidR="00837F88" w:rsidRPr="00FA3840" w:rsidRDefault="00837F88" w:rsidP="00FA38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A3840">
        <w:rPr>
          <w:rFonts w:ascii="Cascadia Mono" w:hAnsi="Cascadia Mono" w:cs="Cascadia Mono"/>
          <w:noProof w:val="0"/>
          <w:color w:val="000000"/>
          <w:kern w:val="0"/>
          <w:sz w:val="24"/>
          <w:szCs w:val="24"/>
          <w:lang w:val="en-US"/>
        </w:rPr>
        <w:tab/>
        <w:t xml:space="preserve">@empCategory </w:t>
      </w:r>
      <w:proofErr w:type="gramStart"/>
      <w:r w:rsidRPr="00FA3840">
        <w:rPr>
          <w:rFonts w:ascii="Cascadia Mono" w:hAnsi="Cascadia Mono" w:cs="Cascadia Mono"/>
          <w:noProof w:val="0"/>
          <w:color w:val="0000FF"/>
          <w:kern w:val="0"/>
          <w:sz w:val="24"/>
          <w:szCs w:val="24"/>
          <w:lang w:val="en-US"/>
        </w:rPr>
        <w:t>VARCHAR</w:t>
      </w:r>
      <w:r w:rsidRPr="00FA3840">
        <w:rPr>
          <w:rFonts w:ascii="Cascadia Mono" w:hAnsi="Cascadia Mono" w:cs="Cascadia Mono"/>
          <w:noProof w:val="0"/>
          <w:color w:val="808080"/>
          <w:kern w:val="0"/>
          <w:sz w:val="24"/>
          <w:szCs w:val="24"/>
          <w:lang w:val="en-US"/>
        </w:rPr>
        <w:t>(</w:t>
      </w:r>
      <w:proofErr w:type="gramEnd"/>
      <w:r w:rsidRPr="00FA3840">
        <w:rPr>
          <w:rFonts w:ascii="Cascadia Mono" w:hAnsi="Cascadia Mono" w:cs="Cascadia Mono"/>
          <w:noProof w:val="0"/>
          <w:color w:val="FF00FF"/>
          <w:kern w:val="0"/>
          <w:sz w:val="24"/>
          <w:szCs w:val="24"/>
          <w:lang w:val="en-US"/>
        </w:rPr>
        <w:t>max</w:t>
      </w:r>
      <w:r w:rsidRPr="00FA3840">
        <w:rPr>
          <w:rFonts w:ascii="Cascadia Mono" w:hAnsi="Cascadia Mono" w:cs="Cascadia Mono"/>
          <w:noProof w:val="0"/>
          <w:color w:val="808080"/>
          <w:kern w:val="0"/>
          <w:sz w:val="24"/>
          <w:szCs w:val="24"/>
          <w:lang w:val="en-US"/>
        </w:rPr>
        <w:t>)</w:t>
      </w:r>
    </w:p>
    <w:p w14:paraId="4336A3FD" w14:textId="77777777" w:rsidR="00837F88" w:rsidRPr="00FA3840" w:rsidRDefault="00837F88" w:rsidP="00FA38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A3840">
        <w:rPr>
          <w:rFonts w:ascii="Cascadia Mono" w:hAnsi="Cascadia Mono" w:cs="Cascadia Mono"/>
          <w:noProof w:val="0"/>
          <w:color w:val="808080"/>
          <w:kern w:val="0"/>
          <w:sz w:val="24"/>
          <w:szCs w:val="24"/>
          <w:lang w:val="en-US"/>
        </w:rPr>
        <w:t>)</w:t>
      </w:r>
    </w:p>
    <w:p w14:paraId="223E0AF0" w14:textId="77777777" w:rsidR="00837F88" w:rsidRPr="00FA3840" w:rsidRDefault="00837F88" w:rsidP="00FA38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A3840">
        <w:rPr>
          <w:rFonts w:ascii="Cascadia Mono" w:hAnsi="Cascadia Mono" w:cs="Cascadia Mono"/>
          <w:noProof w:val="0"/>
          <w:color w:val="0000FF"/>
          <w:kern w:val="0"/>
          <w:sz w:val="24"/>
          <w:szCs w:val="24"/>
          <w:lang w:val="en-US"/>
        </w:rPr>
        <w:t>RETURNS</w:t>
      </w:r>
      <w:r w:rsidRPr="00FA3840">
        <w:rPr>
          <w:rFonts w:ascii="Cascadia Mono" w:hAnsi="Cascadia Mono" w:cs="Cascadia Mono"/>
          <w:noProof w:val="0"/>
          <w:color w:val="000000"/>
          <w:kern w:val="0"/>
          <w:sz w:val="24"/>
          <w:szCs w:val="24"/>
          <w:lang w:val="en-US"/>
        </w:rPr>
        <w:t xml:space="preserve"> </w:t>
      </w:r>
      <w:proofErr w:type="gramStart"/>
      <w:r w:rsidRPr="00FA3840">
        <w:rPr>
          <w:rFonts w:ascii="Cascadia Mono" w:hAnsi="Cascadia Mono" w:cs="Cascadia Mono"/>
          <w:noProof w:val="0"/>
          <w:color w:val="0000FF"/>
          <w:kern w:val="0"/>
          <w:sz w:val="24"/>
          <w:szCs w:val="24"/>
          <w:lang w:val="en-US"/>
        </w:rPr>
        <w:t>NVARCHAR</w:t>
      </w:r>
      <w:r w:rsidRPr="00FA3840">
        <w:rPr>
          <w:rFonts w:ascii="Cascadia Mono" w:hAnsi="Cascadia Mono" w:cs="Cascadia Mono"/>
          <w:noProof w:val="0"/>
          <w:color w:val="808080"/>
          <w:kern w:val="0"/>
          <w:sz w:val="24"/>
          <w:szCs w:val="24"/>
          <w:lang w:val="en-US"/>
        </w:rPr>
        <w:t>(</w:t>
      </w:r>
      <w:proofErr w:type="gramEnd"/>
      <w:r w:rsidRPr="00FA3840">
        <w:rPr>
          <w:rFonts w:ascii="Cascadia Mono" w:hAnsi="Cascadia Mono" w:cs="Cascadia Mono"/>
          <w:noProof w:val="0"/>
          <w:color w:val="000000"/>
          <w:kern w:val="0"/>
          <w:sz w:val="24"/>
          <w:szCs w:val="24"/>
          <w:lang w:val="en-US"/>
        </w:rPr>
        <w:t>4</w:t>
      </w:r>
      <w:r w:rsidRPr="00FA3840">
        <w:rPr>
          <w:rFonts w:ascii="Cascadia Mono" w:hAnsi="Cascadia Mono" w:cs="Cascadia Mono"/>
          <w:noProof w:val="0"/>
          <w:color w:val="808080"/>
          <w:kern w:val="0"/>
          <w:sz w:val="24"/>
          <w:szCs w:val="24"/>
          <w:lang w:val="en-US"/>
        </w:rPr>
        <w:t>)</w:t>
      </w:r>
    </w:p>
    <w:p w14:paraId="41364D7D" w14:textId="77777777" w:rsidR="00837F88" w:rsidRPr="00FA3840" w:rsidRDefault="00837F88" w:rsidP="00FA38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A3840">
        <w:rPr>
          <w:rFonts w:ascii="Cascadia Mono" w:hAnsi="Cascadia Mono" w:cs="Cascadia Mono"/>
          <w:noProof w:val="0"/>
          <w:color w:val="0000FF"/>
          <w:kern w:val="0"/>
          <w:sz w:val="24"/>
          <w:szCs w:val="24"/>
          <w:lang w:val="en-US"/>
        </w:rPr>
        <w:t>AS</w:t>
      </w:r>
    </w:p>
    <w:p w14:paraId="5B478601" w14:textId="77777777" w:rsidR="00837F88" w:rsidRPr="00FA3840" w:rsidRDefault="00837F88" w:rsidP="00FA38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A3840">
        <w:rPr>
          <w:rFonts w:ascii="Cascadia Mono" w:hAnsi="Cascadia Mono" w:cs="Cascadia Mono"/>
          <w:noProof w:val="0"/>
          <w:color w:val="0000FF"/>
          <w:kern w:val="0"/>
          <w:sz w:val="24"/>
          <w:szCs w:val="24"/>
          <w:lang w:val="en-US"/>
        </w:rPr>
        <w:t>BEGIN</w:t>
      </w:r>
    </w:p>
    <w:p w14:paraId="61ECCD25" w14:textId="77777777" w:rsidR="00837F88" w:rsidRPr="00FA3840" w:rsidRDefault="00837F88" w:rsidP="00FA38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A3840">
        <w:rPr>
          <w:rFonts w:ascii="Cascadia Mono" w:hAnsi="Cascadia Mono" w:cs="Cascadia Mono"/>
          <w:noProof w:val="0"/>
          <w:color w:val="000000"/>
          <w:kern w:val="0"/>
          <w:sz w:val="24"/>
          <w:szCs w:val="24"/>
          <w:lang w:val="en-US"/>
        </w:rPr>
        <w:tab/>
      </w:r>
      <w:r w:rsidRPr="00FA3840">
        <w:rPr>
          <w:rFonts w:ascii="Cascadia Mono" w:hAnsi="Cascadia Mono" w:cs="Cascadia Mono"/>
          <w:noProof w:val="0"/>
          <w:color w:val="0000FF"/>
          <w:kern w:val="0"/>
          <w:sz w:val="24"/>
          <w:szCs w:val="24"/>
          <w:lang w:val="en-US"/>
        </w:rPr>
        <w:t>DECLARE</w:t>
      </w:r>
      <w:r w:rsidRPr="00FA3840">
        <w:rPr>
          <w:rFonts w:ascii="Cascadia Mono" w:hAnsi="Cascadia Mono" w:cs="Cascadia Mono"/>
          <w:noProof w:val="0"/>
          <w:color w:val="000000"/>
          <w:kern w:val="0"/>
          <w:sz w:val="24"/>
          <w:szCs w:val="24"/>
          <w:lang w:val="en-US"/>
        </w:rPr>
        <w:t xml:space="preserve"> @id </w:t>
      </w:r>
      <w:proofErr w:type="gramStart"/>
      <w:r w:rsidRPr="00FA3840">
        <w:rPr>
          <w:rFonts w:ascii="Cascadia Mono" w:hAnsi="Cascadia Mono" w:cs="Cascadia Mono"/>
          <w:noProof w:val="0"/>
          <w:color w:val="0000FF"/>
          <w:kern w:val="0"/>
          <w:sz w:val="24"/>
          <w:szCs w:val="24"/>
          <w:lang w:val="en-US"/>
        </w:rPr>
        <w:t>NVARCHAR</w:t>
      </w:r>
      <w:r w:rsidRPr="00FA3840">
        <w:rPr>
          <w:rFonts w:ascii="Cascadia Mono" w:hAnsi="Cascadia Mono" w:cs="Cascadia Mono"/>
          <w:noProof w:val="0"/>
          <w:color w:val="808080"/>
          <w:kern w:val="0"/>
          <w:sz w:val="24"/>
          <w:szCs w:val="24"/>
          <w:lang w:val="en-US"/>
        </w:rPr>
        <w:t>(</w:t>
      </w:r>
      <w:proofErr w:type="gramEnd"/>
      <w:r w:rsidRPr="00FA3840">
        <w:rPr>
          <w:rFonts w:ascii="Cascadia Mono" w:hAnsi="Cascadia Mono" w:cs="Cascadia Mono"/>
          <w:noProof w:val="0"/>
          <w:color w:val="000000"/>
          <w:kern w:val="0"/>
          <w:sz w:val="24"/>
          <w:szCs w:val="24"/>
          <w:lang w:val="en-US"/>
        </w:rPr>
        <w:t>4</w:t>
      </w:r>
      <w:r w:rsidRPr="00FA3840">
        <w:rPr>
          <w:rFonts w:ascii="Cascadia Mono" w:hAnsi="Cascadia Mono" w:cs="Cascadia Mono"/>
          <w:noProof w:val="0"/>
          <w:color w:val="808080"/>
          <w:kern w:val="0"/>
          <w:sz w:val="24"/>
          <w:szCs w:val="24"/>
          <w:lang w:val="en-US"/>
        </w:rPr>
        <w:t>)</w:t>
      </w:r>
    </w:p>
    <w:p w14:paraId="5486FD26" w14:textId="77777777" w:rsidR="00837F88" w:rsidRPr="00FA3840" w:rsidRDefault="00837F88" w:rsidP="00FA38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A3840">
        <w:rPr>
          <w:rFonts w:ascii="Cascadia Mono" w:hAnsi="Cascadia Mono" w:cs="Cascadia Mono"/>
          <w:noProof w:val="0"/>
          <w:color w:val="000000"/>
          <w:kern w:val="0"/>
          <w:sz w:val="24"/>
          <w:szCs w:val="24"/>
          <w:lang w:val="en-US"/>
        </w:rPr>
        <w:tab/>
      </w:r>
      <w:r w:rsidRPr="00FA3840">
        <w:rPr>
          <w:rFonts w:ascii="Cascadia Mono" w:hAnsi="Cascadia Mono" w:cs="Cascadia Mono"/>
          <w:noProof w:val="0"/>
          <w:color w:val="008000"/>
          <w:kern w:val="0"/>
          <w:sz w:val="24"/>
          <w:szCs w:val="24"/>
          <w:lang w:val="en-US"/>
        </w:rPr>
        <w:t>--LẤY ID NHÂN VIÊN CUỐI CÙNG</w:t>
      </w:r>
    </w:p>
    <w:p w14:paraId="59AA8C8B" w14:textId="77777777" w:rsidR="00837F88" w:rsidRPr="00FA3840" w:rsidRDefault="00837F88" w:rsidP="00FA38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A3840">
        <w:rPr>
          <w:rFonts w:ascii="Cascadia Mono" w:hAnsi="Cascadia Mono" w:cs="Cascadia Mono"/>
          <w:noProof w:val="0"/>
          <w:color w:val="000000"/>
          <w:kern w:val="0"/>
          <w:sz w:val="24"/>
          <w:szCs w:val="24"/>
          <w:lang w:val="en-US"/>
        </w:rPr>
        <w:tab/>
      </w:r>
      <w:r w:rsidRPr="00FA3840">
        <w:rPr>
          <w:rFonts w:ascii="Cascadia Mono" w:hAnsi="Cascadia Mono" w:cs="Cascadia Mono"/>
          <w:noProof w:val="0"/>
          <w:color w:val="0000FF"/>
          <w:kern w:val="0"/>
          <w:sz w:val="24"/>
          <w:szCs w:val="24"/>
          <w:lang w:val="en-US"/>
        </w:rPr>
        <w:t>DECLARE</w:t>
      </w:r>
      <w:r w:rsidRPr="00FA3840">
        <w:rPr>
          <w:rFonts w:ascii="Cascadia Mono" w:hAnsi="Cascadia Mono" w:cs="Cascadia Mono"/>
          <w:noProof w:val="0"/>
          <w:color w:val="000000"/>
          <w:kern w:val="0"/>
          <w:sz w:val="24"/>
          <w:szCs w:val="24"/>
          <w:lang w:val="en-US"/>
        </w:rPr>
        <w:t xml:space="preserve"> @lastID </w:t>
      </w:r>
      <w:proofErr w:type="gramStart"/>
      <w:r w:rsidRPr="00FA3840">
        <w:rPr>
          <w:rFonts w:ascii="Cascadia Mono" w:hAnsi="Cascadia Mono" w:cs="Cascadia Mono"/>
          <w:noProof w:val="0"/>
          <w:color w:val="0000FF"/>
          <w:kern w:val="0"/>
          <w:sz w:val="24"/>
          <w:szCs w:val="24"/>
          <w:lang w:val="en-US"/>
        </w:rPr>
        <w:t>NVARCHAR</w:t>
      </w:r>
      <w:r w:rsidRPr="00FA3840">
        <w:rPr>
          <w:rFonts w:ascii="Cascadia Mono" w:hAnsi="Cascadia Mono" w:cs="Cascadia Mono"/>
          <w:noProof w:val="0"/>
          <w:color w:val="808080"/>
          <w:kern w:val="0"/>
          <w:sz w:val="24"/>
          <w:szCs w:val="24"/>
          <w:lang w:val="en-US"/>
        </w:rPr>
        <w:t>(</w:t>
      </w:r>
      <w:proofErr w:type="gramEnd"/>
      <w:r w:rsidRPr="00FA3840">
        <w:rPr>
          <w:rFonts w:ascii="Cascadia Mono" w:hAnsi="Cascadia Mono" w:cs="Cascadia Mono"/>
          <w:noProof w:val="0"/>
          <w:color w:val="000000"/>
          <w:kern w:val="0"/>
          <w:sz w:val="24"/>
          <w:szCs w:val="24"/>
          <w:lang w:val="en-US"/>
        </w:rPr>
        <w:t>4</w:t>
      </w:r>
      <w:r w:rsidRPr="00FA3840">
        <w:rPr>
          <w:rFonts w:ascii="Cascadia Mono" w:hAnsi="Cascadia Mono" w:cs="Cascadia Mono"/>
          <w:noProof w:val="0"/>
          <w:color w:val="808080"/>
          <w:kern w:val="0"/>
          <w:sz w:val="24"/>
          <w:szCs w:val="24"/>
          <w:lang w:val="en-US"/>
        </w:rPr>
        <w:t>)</w:t>
      </w:r>
    </w:p>
    <w:p w14:paraId="7EDEA65B" w14:textId="77777777" w:rsidR="00837F88" w:rsidRPr="00FA3840" w:rsidRDefault="00837F88" w:rsidP="00FA38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A3840">
        <w:rPr>
          <w:rFonts w:ascii="Cascadia Mono" w:hAnsi="Cascadia Mono" w:cs="Cascadia Mono"/>
          <w:noProof w:val="0"/>
          <w:color w:val="000000"/>
          <w:kern w:val="0"/>
          <w:sz w:val="24"/>
          <w:szCs w:val="24"/>
          <w:lang w:val="en-US"/>
        </w:rPr>
        <w:tab/>
      </w:r>
      <w:r w:rsidRPr="00FA3840">
        <w:rPr>
          <w:rFonts w:ascii="Cascadia Mono" w:hAnsi="Cascadia Mono" w:cs="Cascadia Mono"/>
          <w:noProof w:val="0"/>
          <w:color w:val="0000FF"/>
          <w:kern w:val="0"/>
          <w:sz w:val="24"/>
          <w:szCs w:val="24"/>
          <w:lang w:val="en-US"/>
        </w:rPr>
        <w:t>IF</w:t>
      </w:r>
      <w:r w:rsidRPr="00FA3840">
        <w:rPr>
          <w:rFonts w:ascii="Cascadia Mono" w:hAnsi="Cascadia Mono" w:cs="Cascadia Mono"/>
          <w:noProof w:val="0"/>
          <w:color w:val="000000"/>
          <w:kern w:val="0"/>
          <w:sz w:val="24"/>
          <w:szCs w:val="24"/>
          <w:lang w:val="en-US"/>
        </w:rPr>
        <w:t xml:space="preserve"> @empCategory </w:t>
      </w:r>
      <w:r w:rsidRPr="00FA3840">
        <w:rPr>
          <w:rFonts w:ascii="Cascadia Mono" w:hAnsi="Cascadia Mono" w:cs="Cascadia Mono"/>
          <w:noProof w:val="0"/>
          <w:color w:val="808080"/>
          <w:kern w:val="0"/>
          <w:sz w:val="24"/>
          <w:szCs w:val="24"/>
          <w:lang w:val="en-US"/>
        </w:rPr>
        <w:t>=</w:t>
      </w:r>
      <w:r w:rsidRPr="00FA3840">
        <w:rPr>
          <w:rFonts w:ascii="Cascadia Mono" w:hAnsi="Cascadia Mono" w:cs="Cascadia Mono"/>
          <w:noProof w:val="0"/>
          <w:color w:val="000000"/>
          <w:kern w:val="0"/>
          <w:sz w:val="24"/>
          <w:szCs w:val="24"/>
          <w:lang w:val="en-US"/>
        </w:rPr>
        <w:t xml:space="preserve"> </w:t>
      </w:r>
      <w:r w:rsidRPr="00FA3840">
        <w:rPr>
          <w:rFonts w:ascii="Cascadia Mono" w:hAnsi="Cascadia Mono" w:cs="Cascadia Mono"/>
          <w:noProof w:val="0"/>
          <w:color w:val="FF0000"/>
          <w:kern w:val="0"/>
          <w:sz w:val="24"/>
          <w:szCs w:val="24"/>
          <w:lang w:val="en-US"/>
        </w:rPr>
        <w:t>'Fulltime'</w:t>
      </w:r>
    </w:p>
    <w:p w14:paraId="3EA0E68C" w14:textId="77777777" w:rsidR="00837F88" w:rsidRPr="00FA3840" w:rsidRDefault="00837F88" w:rsidP="00FA38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A3840">
        <w:rPr>
          <w:rFonts w:ascii="Cascadia Mono" w:hAnsi="Cascadia Mono" w:cs="Cascadia Mono"/>
          <w:noProof w:val="0"/>
          <w:color w:val="000000"/>
          <w:kern w:val="0"/>
          <w:sz w:val="24"/>
          <w:szCs w:val="24"/>
          <w:lang w:val="en-US"/>
        </w:rPr>
        <w:tab/>
      </w:r>
      <w:r w:rsidRPr="00FA3840">
        <w:rPr>
          <w:rFonts w:ascii="Cascadia Mono" w:hAnsi="Cascadia Mono" w:cs="Cascadia Mono"/>
          <w:noProof w:val="0"/>
          <w:color w:val="000000"/>
          <w:kern w:val="0"/>
          <w:sz w:val="24"/>
          <w:szCs w:val="24"/>
          <w:lang w:val="en-US"/>
        </w:rPr>
        <w:tab/>
      </w:r>
      <w:r w:rsidRPr="00FA3840">
        <w:rPr>
          <w:rFonts w:ascii="Cascadia Mono" w:hAnsi="Cascadia Mono" w:cs="Cascadia Mono"/>
          <w:noProof w:val="0"/>
          <w:color w:val="0000FF"/>
          <w:kern w:val="0"/>
          <w:sz w:val="24"/>
          <w:szCs w:val="24"/>
          <w:lang w:val="en-US"/>
        </w:rPr>
        <w:t>SELECT</w:t>
      </w:r>
      <w:r w:rsidRPr="00FA3840">
        <w:rPr>
          <w:rFonts w:ascii="Cascadia Mono" w:hAnsi="Cascadia Mono" w:cs="Cascadia Mono"/>
          <w:noProof w:val="0"/>
          <w:color w:val="000000"/>
          <w:kern w:val="0"/>
          <w:sz w:val="24"/>
          <w:szCs w:val="24"/>
          <w:lang w:val="en-US"/>
        </w:rPr>
        <w:t xml:space="preserve"> @lastID </w:t>
      </w:r>
      <w:r w:rsidRPr="00FA3840">
        <w:rPr>
          <w:rFonts w:ascii="Cascadia Mono" w:hAnsi="Cascadia Mono" w:cs="Cascadia Mono"/>
          <w:noProof w:val="0"/>
          <w:color w:val="808080"/>
          <w:kern w:val="0"/>
          <w:sz w:val="24"/>
          <w:szCs w:val="24"/>
          <w:lang w:val="en-US"/>
        </w:rPr>
        <w:t>=</w:t>
      </w:r>
      <w:r w:rsidRPr="00FA3840">
        <w:rPr>
          <w:rFonts w:ascii="Cascadia Mono" w:hAnsi="Cascadia Mono" w:cs="Cascadia Mono"/>
          <w:noProof w:val="0"/>
          <w:color w:val="000000"/>
          <w:kern w:val="0"/>
          <w:sz w:val="24"/>
          <w:szCs w:val="24"/>
          <w:lang w:val="en-US"/>
        </w:rPr>
        <w:t xml:space="preserve"> </w:t>
      </w:r>
      <w:r w:rsidRPr="00FA3840">
        <w:rPr>
          <w:rFonts w:ascii="Cascadia Mono" w:hAnsi="Cascadia Mono" w:cs="Cascadia Mono"/>
          <w:noProof w:val="0"/>
          <w:color w:val="FF00FF"/>
          <w:kern w:val="0"/>
          <w:sz w:val="24"/>
          <w:szCs w:val="24"/>
          <w:lang w:val="en-US"/>
        </w:rPr>
        <w:t>MAX</w:t>
      </w:r>
      <w:r w:rsidRPr="00FA3840">
        <w:rPr>
          <w:rFonts w:ascii="Cascadia Mono" w:hAnsi="Cascadia Mono" w:cs="Cascadia Mono"/>
          <w:noProof w:val="0"/>
          <w:color w:val="808080"/>
          <w:kern w:val="0"/>
          <w:sz w:val="24"/>
          <w:szCs w:val="24"/>
          <w:lang w:val="en-US"/>
        </w:rPr>
        <w:t>(</w:t>
      </w:r>
      <w:r w:rsidRPr="00FA3840">
        <w:rPr>
          <w:rFonts w:ascii="Cascadia Mono" w:hAnsi="Cascadia Mono" w:cs="Cascadia Mono"/>
          <w:noProof w:val="0"/>
          <w:color w:val="000000"/>
          <w:kern w:val="0"/>
          <w:sz w:val="24"/>
          <w:szCs w:val="24"/>
          <w:lang w:val="en-US"/>
        </w:rPr>
        <w:t>ID</w:t>
      </w:r>
      <w:r w:rsidRPr="00FA3840">
        <w:rPr>
          <w:rFonts w:ascii="Cascadia Mono" w:hAnsi="Cascadia Mono" w:cs="Cascadia Mono"/>
          <w:noProof w:val="0"/>
          <w:color w:val="808080"/>
          <w:kern w:val="0"/>
          <w:sz w:val="24"/>
          <w:szCs w:val="24"/>
          <w:lang w:val="en-US"/>
        </w:rPr>
        <w:t>)</w:t>
      </w:r>
    </w:p>
    <w:p w14:paraId="3DB95B81" w14:textId="77777777" w:rsidR="00837F88" w:rsidRPr="00FA3840" w:rsidRDefault="00837F88" w:rsidP="00FA38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A3840">
        <w:rPr>
          <w:rFonts w:ascii="Cascadia Mono" w:hAnsi="Cascadia Mono" w:cs="Cascadia Mono"/>
          <w:noProof w:val="0"/>
          <w:color w:val="000000"/>
          <w:kern w:val="0"/>
          <w:sz w:val="24"/>
          <w:szCs w:val="24"/>
          <w:lang w:val="en-US"/>
        </w:rPr>
        <w:tab/>
      </w:r>
      <w:r w:rsidRPr="00FA3840">
        <w:rPr>
          <w:rFonts w:ascii="Cascadia Mono" w:hAnsi="Cascadia Mono" w:cs="Cascadia Mono"/>
          <w:noProof w:val="0"/>
          <w:color w:val="000000"/>
          <w:kern w:val="0"/>
          <w:sz w:val="24"/>
          <w:szCs w:val="24"/>
          <w:lang w:val="en-US"/>
        </w:rPr>
        <w:tab/>
      </w:r>
      <w:r w:rsidRPr="00FA3840">
        <w:rPr>
          <w:rFonts w:ascii="Cascadia Mono" w:hAnsi="Cascadia Mono" w:cs="Cascadia Mono"/>
          <w:noProof w:val="0"/>
          <w:color w:val="0000FF"/>
          <w:kern w:val="0"/>
          <w:sz w:val="24"/>
          <w:szCs w:val="24"/>
          <w:lang w:val="en-US"/>
        </w:rPr>
        <w:t>FROM</w:t>
      </w:r>
      <w:r w:rsidRPr="00FA3840">
        <w:rPr>
          <w:rFonts w:ascii="Cascadia Mono" w:hAnsi="Cascadia Mono" w:cs="Cascadia Mono"/>
          <w:noProof w:val="0"/>
          <w:color w:val="000000"/>
          <w:kern w:val="0"/>
          <w:sz w:val="24"/>
          <w:szCs w:val="24"/>
          <w:lang w:val="en-US"/>
        </w:rPr>
        <w:t xml:space="preserve"> Employee</w:t>
      </w:r>
    </w:p>
    <w:p w14:paraId="0AF84B1E" w14:textId="77777777" w:rsidR="00837F88" w:rsidRPr="00FA3840" w:rsidRDefault="00837F88" w:rsidP="00FA38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A3840">
        <w:rPr>
          <w:rFonts w:ascii="Cascadia Mono" w:hAnsi="Cascadia Mono" w:cs="Cascadia Mono"/>
          <w:noProof w:val="0"/>
          <w:color w:val="000000"/>
          <w:kern w:val="0"/>
          <w:sz w:val="24"/>
          <w:szCs w:val="24"/>
          <w:lang w:val="en-US"/>
        </w:rPr>
        <w:tab/>
      </w:r>
      <w:r w:rsidRPr="00FA3840">
        <w:rPr>
          <w:rFonts w:ascii="Cascadia Mono" w:hAnsi="Cascadia Mono" w:cs="Cascadia Mono"/>
          <w:noProof w:val="0"/>
          <w:color w:val="000000"/>
          <w:kern w:val="0"/>
          <w:sz w:val="24"/>
          <w:szCs w:val="24"/>
          <w:lang w:val="en-US"/>
        </w:rPr>
        <w:tab/>
      </w:r>
      <w:r w:rsidRPr="00FA3840">
        <w:rPr>
          <w:rFonts w:ascii="Cascadia Mono" w:hAnsi="Cascadia Mono" w:cs="Cascadia Mono"/>
          <w:noProof w:val="0"/>
          <w:color w:val="0000FF"/>
          <w:kern w:val="0"/>
          <w:sz w:val="24"/>
          <w:szCs w:val="24"/>
          <w:lang w:val="en-US"/>
        </w:rPr>
        <w:t>WHERE</w:t>
      </w:r>
      <w:r w:rsidRPr="00FA3840">
        <w:rPr>
          <w:rFonts w:ascii="Cascadia Mono" w:hAnsi="Cascadia Mono" w:cs="Cascadia Mono"/>
          <w:noProof w:val="0"/>
          <w:color w:val="000000"/>
          <w:kern w:val="0"/>
          <w:sz w:val="24"/>
          <w:szCs w:val="24"/>
          <w:lang w:val="en-US"/>
        </w:rPr>
        <w:t xml:space="preserve"> ID </w:t>
      </w:r>
      <w:r w:rsidRPr="00FA3840">
        <w:rPr>
          <w:rFonts w:ascii="Cascadia Mono" w:hAnsi="Cascadia Mono" w:cs="Cascadia Mono"/>
          <w:noProof w:val="0"/>
          <w:color w:val="808080"/>
          <w:kern w:val="0"/>
          <w:sz w:val="24"/>
          <w:szCs w:val="24"/>
          <w:lang w:val="en-US"/>
        </w:rPr>
        <w:t>LIKE</w:t>
      </w:r>
      <w:r w:rsidRPr="00FA3840">
        <w:rPr>
          <w:rFonts w:ascii="Cascadia Mono" w:hAnsi="Cascadia Mono" w:cs="Cascadia Mono"/>
          <w:noProof w:val="0"/>
          <w:color w:val="000000"/>
          <w:kern w:val="0"/>
          <w:sz w:val="24"/>
          <w:szCs w:val="24"/>
          <w:lang w:val="en-US"/>
        </w:rPr>
        <w:t xml:space="preserve"> </w:t>
      </w:r>
      <w:r w:rsidRPr="00FA3840">
        <w:rPr>
          <w:rFonts w:ascii="Cascadia Mono" w:hAnsi="Cascadia Mono" w:cs="Cascadia Mono"/>
          <w:noProof w:val="0"/>
          <w:color w:val="FF0000"/>
          <w:kern w:val="0"/>
          <w:sz w:val="24"/>
          <w:szCs w:val="24"/>
          <w:lang w:val="en-US"/>
        </w:rPr>
        <w:t>'EF%'</w:t>
      </w:r>
    </w:p>
    <w:p w14:paraId="72667CE9" w14:textId="77777777" w:rsidR="00837F88" w:rsidRPr="00FA3840" w:rsidRDefault="00837F88" w:rsidP="00FA38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A3840">
        <w:rPr>
          <w:rFonts w:ascii="Cascadia Mono" w:hAnsi="Cascadia Mono" w:cs="Cascadia Mono"/>
          <w:noProof w:val="0"/>
          <w:color w:val="000000"/>
          <w:kern w:val="0"/>
          <w:sz w:val="24"/>
          <w:szCs w:val="24"/>
          <w:lang w:val="en-US"/>
        </w:rPr>
        <w:tab/>
      </w:r>
      <w:r w:rsidRPr="00FA3840">
        <w:rPr>
          <w:rFonts w:ascii="Cascadia Mono" w:hAnsi="Cascadia Mono" w:cs="Cascadia Mono"/>
          <w:noProof w:val="0"/>
          <w:color w:val="0000FF"/>
          <w:kern w:val="0"/>
          <w:sz w:val="24"/>
          <w:szCs w:val="24"/>
          <w:lang w:val="en-US"/>
        </w:rPr>
        <w:t>ELSE</w:t>
      </w:r>
    </w:p>
    <w:p w14:paraId="60D2EDA1" w14:textId="77777777" w:rsidR="00837F88" w:rsidRPr="00FA3840" w:rsidRDefault="00837F88" w:rsidP="00FA38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A3840">
        <w:rPr>
          <w:rFonts w:ascii="Cascadia Mono" w:hAnsi="Cascadia Mono" w:cs="Cascadia Mono"/>
          <w:noProof w:val="0"/>
          <w:color w:val="000000"/>
          <w:kern w:val="0"/>
          <w:sz w:val="24"/>
          <w:szCs w:val="24"/>
          <w:lang w:val="en-US"/>
        </w:rPr>
        <w:tab/>
      </w:r>
      <w:r w:rsidRPr="00FA3840">
        <w:rPr>
          <w:rFonts w:ascii="Cascadia Mono" w:hAnsi="Cascadia Mono" w:cs="Cascadia Mono"/>
          <w:noProof w:val="0"/>
          <w:color w:val="000000"/>
          <w:kern w:val="0"/>
          <w:sz w:val="24"/>
          <w:szCs w:val="24"/>
          <w:lang w:val="en-US"/>
        </w:rPr>
        <w:tab/>
      </w:r>
      <w:r w:rsidRPr="00FA3840">
        <w:rPr>
          <w:rFonts w:ascii="Cascadia Mono" w:hAnsi="Cascadia Mono" w:cs="Cascadia Mono"/>
          <w:noProof w:val="0"/>
          <w:color w:val="0000FF"/>
          <w:kern w:val="0"/>
          <w:sz w:val="24"/>
          <w:szCs w:val="24"/>
          <w:lang w:val="en-US"/>
        </w:rPr>
        <w:t>SELECT</w:t>
      </w:r>
      <w:r w:rsidRPr="00FA3840">
        <w:rPr>
          <w:rFonts w:ascii="Cascadia Mono" w:hAnsi="Cascadia Mono" w:cs="Cascadia Mono"/>
          <w:noProof w:val="0"/>
          <w:color w:val="000000"/>
          <w:kern w:val="0"/>
          <w:sz w:val="24"/>
          <w:szCs w:val="24"/>
          <w:lang w:val="en-US"/>
        </w:rPr>
        <w:t xml:space="preserve"> @lastID </w:t>
      </w:r>
      <w:r w:rsidRPr="00FA3840">
        <w:rPr>
          <w:rFonts w:ascii="Cascadia Mono" w:hAnsi="Cascadia Mono" w:cs="Cascadia Mono"/>
          <w:noProof w:val="0"/>
          <w:color w:val="808080"/>
          <w:kern w:val="0"/>
          <w:sz w:val="24"/>
          <w:szCs w:val="24"/>
          <w:lang w:val="en-US"/>
        </w:rPr>
        <w:t>=</w:t>
      </w:r>
      <w:r w:rsidRPr="00FA3840">
        <w:rPr>
          <w:rFonts w:ascii="Cascadia Mono" w:hAnsi="Cascadia Mono" w:cs="Cascadia Mono"/>
          <w:noProof w:val="0"/>
          <w:color w:val="000000"/>
          <w:kern w:val="0"/>
          <w:sz w:val="24"/>
          <w:szCs w:val="24"/>
          <w:lang w:val="en-US"/>
        </w:rPr>
        <w:t xml:space="preserve"> </w:t>
      </w:r>
      <w:r w:rsidRPr="00FA3840">
        <w:rPr>
          <w:rFonts w:ascii="Cascadia Mono" w:hAnsi="Cascadia Mono" w:cs="Cascadia Mono"/>
          <w:noProof w:val="0"/>
          <w:color w:val="FF00FF"/>
          <w:kern w:val="0"/>
          <w:sz w:val="24"/>
          <w:szCs w:val="24"/>
          <w:lang w:val="en-US"/>
        </w:rPr>
        <w:t>MAX</w:t>
      </w:r>
      <w:r w:rsidRPr="00FA3840">
        <w:rPr>
          <w:rFonts w:ascii="Cascadia Mono" w:hAnsi="Cascadia Mono" w:cs="Cascadia Mono"/>
          <w:noProof w:val="0"/>
          <w:color w:val="808080"/>
          <w:kern w:val="0"/>
          <w:sz w:val="24"/>
          <w:szCs w:val="24"/>
          <w:lang w:val="en-US"/>
        </w:rPr>
        <w:t>(</w:t>
      </w:r>
      <w:r w:rsidRPr="00FA3840">
        <w:rPr>
          <w:rFonts w:ascii="Cascadia Mono" w:hAnsi="Cascadia Mono" w:cs="Cascadia Mono"/>
          <w:noProof w:val="0"/>
          <w:color w:val="000000"/>
          <w:kern w:val="0"/>
          <w:sz w:val="24"/>
          <w:szCs w:val="24"/>
          <w:lang w:val="en-US"/>
        </w:rPr>
        <w:t>ID</w:t>
      </w:r>
      <w:r w:rsidRPr="00FA3840">
        <w:rPr>
          <w:rFonts w:ascii="Cascadia Mono" w:hAnsi="Cascadia Mono" w:cs="Cascadia Mono"/>
          <w:noProof w:val="0"/>
          <w:color w:val="808080"/>
          <w:kern w:val="0"/>
          <w:sz w:val="24"/>
          <w:szCs w:val="24"/>
          <w:lang w:val="en-US"/>
        </w:rPr>
        <w:t>)</w:t>
      </w:r>
    </w:p>
    <w:p w14:paraId="16F3246A" w14:textId="77777777" w:rsidR="00837F88" w:rsidRPr="00FA3840" w:rsidRDefault="00837F88" w:rsidP="00FA38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A3840">
        <w:rPr>
          <w:rFonts w:ascii="Cascadia Mono" w:hAnsi="Cascadia Mono" w:cs="Cascadia Mono"/>
          <w:noProof w:val="0"/>
          <w:color w:val="000000"/>
          <w:kern w:val="0"/>
          <w:sz w:val="24"/>
          <w:szCs w:val="24"/>
          <w:lang w:val="en-US"/>
        </w:rPr>
        <w:tab/>
      </w:r>
      <w:r w:rsidRPr="00FA3840">
        <w:rPr>
          <w:rFonts w:ascii="Cascadia Mono" w:hAnsi="Cascadia Mono" w:cs="Cascadia Mono"/>
          <w:noProof w:val="0"/>
          <w:color w:val="000000"/>
          <w:kern w:val="0"/>
          <w:sz w:val="24"/>
          <w:szCs w:val="24"/>
          <w:lang w:val="en-US"/>
        </w:rPr>
        <w:tab/>
      </w:r>
      <w:r w:rsidRPr="00FA3840">
        <w:rPr>
          <w:rFonts w:ascii="Cascadia Mono" w:hAnsi="Cascadia Mono" w:cs="Cascadia Mono"/>
          <w:noProof w:val="0"/>
          <w:color w:val="0000FF"/>
          <w:kern w:val="0"/>
          <w:sz w:val="24"/>
          <w:szCs w:val="24"/>
          <w:lang w:val="en-US"/>
        </w:rPr>
        <w:t>FROM</w:t>
      </w:r>
      <w:r w:rsidRPr="00FA3840">
        <w:rPr>
          <w:rFonts w:ascii="Cascadia Mono" w:hAnsi="Cascadia Mono" w:cs="Cascadia Mono"/>
          <w:noProof w:val="0"/>
          <w:color w:val="000000"/>
          <w:kern w:val="0"/>
          <w:sz w:val="24"/>
          <w:szCs w:val="24"/>
          <w:lang w:val="en-US"/>
        </w:rPr>
        <w:t xml:space="preserve"> Employee</w:t>
      </w:r>
    </w:p>
    <w:p w14:paraId="08C8B1B4" w14:textId="77777777" w:rsidR="00837F88" w:rsidRPr="00FA3840" w:rsidRDefault="00837F88" w:rsidP="00FA38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A3840">
        <w:rPr>
          <w:rFonts w:ascii="Cascadia Mono" w:hAnsi="Cascadia Mono" w:cs="Cascadia Mono"/>
          <w:noProof w:val="0"/>
          <w:color w:val="000000"/>
          <w:kern w:val="0"/>
          <w:sz w:val="24"/>
          <w:szCs w:val="24"/>
          <w:lang w:val="en-US"/>
        </w:rPr>
        <w:tab/>
      </w:r>
      <w:r w:rsidRPr="00FA3840">
        <w:rPr>
          <w:rFonts w:ascii="Cascadia Mono" w:hAnsi="Cascadia Mono" w:cs="Cascadia Mono"/>
          <w:noProof w:val="0"/>
          <w:color w:val="000000"/>
          <w:kern w:val="0"/>
          <w:sz w:val="24"/>
          <w:szCs w:val="24"/>
          <w:lang w:val="en-US"/>
        </w:rPr>
        <w:tab/>
      </w:r>
      <w:r w:rsidRPr="00FA3840">
        <w:rPr>
          <w:rFonts w:ascii="Cascadia Mono" w:hAnsi="Cascadia Mono" w:cs="Cascadia Mono"/>
          <w:noProof w:val="0"/>
          <w:color w:val="0000FF"/>
          <w:kern w:val="0"/>
          <w:sz w:val="24"/>
          <w:szCs w:val="24"/>
          <w:lang w:val="en-US"/>
        </w:rPr>
        <w:t>WHERE</w:t>
      </w:r>
      <w:r w:rsidRPr="00FA3840">
        <w:rPr>
          <w:rFonts w:ascii="Cascadia Mono" w:hAnsi="Cascadia Mono" w:cs="Cascadia Mono"/>
          <w:noProof w:val="0"/>
          <w:color w:val="000000"/>
          <w:kern w:val="0"/>
          <w:sz w:val="24"/>
          <w:szCs w:val="24"/>
          <w:lang w:val="en-US"/>
        </w:rPr>
        <w:t xml:space="preserve"> ID </w:t>
      </w:r>
      <w:r w:rsidRPr="00FA3840">
        <w:rPr>
          <w:rFonts w:ascii="Cascadia Mono" w:hAnsi="Cascadia Mono" w:cs="Cascadia Mono"/>
          <w:noProof w:val="0"/>
          <w:color w:val="808080"/>
          <w:kern w:val="0"/>
          <w:sz w:val="24"/>
          <w:szCs w:val="24"/>
          <w:lang w:val="en-US"/>
        </w:rPr>
        <w:t>LIKE</w:t>
      </w:r>
      <w:r w:rsidRPr="00FA3840">
        <w:rPr>
          <w:rFonts w:ascii="Cascadia Mono" w:hAnsi="Cascadia Mono" w:cs="Cascadia Mono"/>
          <w:noProof w:val="0"/>
          <w:color w:val="000000"/>
          <w:kern w:val="0"/>
          <w:sz w:val="24"/>
          <w:szCs w:val="24"/>
          <w:lang w:val="en-US"/>
        </w:rPr>
        <w:t xml:space="preserve"> </w:t>
      </w:r>
      <w:r w:rsidRPr="00FA3840">
        <w:rPr>
          <w:rFonts w:ascii="Cascadia Mono" w:hAnsi="Cascadia Mono" w:cs="Cascadia Mono"/>
          <w:noProof w:val="0"/>
          <w:color w:val="FF0000"/>
          <w:kern w:val="0"/>
          <w:sz w:val="24"/>
          <w:szCs w:val="24"/>
          <w:lang w:val="en-US"/>
        </w:rPr>
        <w:t>'EP%'</w:t>
      </w:r>
    </w:p>
    <w:p w14:paraId="16560CE7" w14:textId="77777777" w:rsidR="00837F88" w:rsidRPr="00FA3840" w:rsidRDefault="00837F88" w:rsidP="00FA38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A3840">
        <w:rPr>
          <w:rFonts w:ascii="Cascadia Mono" w:hAnsi="Cascadia Mono" w:cs="Cascadia Mono"/>
          <w:noProof w:val="0"/>
          <w:color w:val="000000"/>
          <w:kern w:val="0"/>
          <w:sz w:val="24"/>
          <w:szCs w:val="24"/>
          <w:lang w:val="en-US"/>
        </w:rPr>
        <w:tab/>
      </w:r>
      <w:r w:rsidRPr="00FA3840">
        <w:rPr>
          <w:rFonts w:ascii="Cascadia Mono" w:hAnsi="Cascadia Mono" w:cs="Cascadia Mono"/>
          <w:noProof w:val="0"/>
          <w:color w:val="008000"/>
          <w:kern w:val="0"/>
          <w:sz w:val="24"/>
          <w:szCs w:val="24"/>
          <w:lang w:val="en-US"/>
        </w:rPr>
        <w:t>--NẾU CHƯA CÓ NHÂN VIÊN NÀO THÌ ID SẼ BẮT ĐẦU BẰNG 'EF01' HOẶC EP01</w:t>
      </w:r>
    </w:p>
    <w:p w14:paraId="7E39AA78" w14:textId="77777777" w:rsidR="00837F88" w:rsidRPr="00FA3840" w:rsidRDefault="00837F88" w:rsidP="00FA38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A3840">
        <w:rPr>
          <w:rFonts w:ascii="Cascadia Mono" w:hAnsi="Cascadia Mono" w:cs="Cascadia Mono"/>
          <w:noProof w:val="0"/>
          <w:color w:val="000000"/>
          <w:kern w:val="0"/>
          <w:sz w:val="24"/>
          <w:szCs w:val="24"/>
          <w:lang w:val="en-US"/>
        </w:rPr>
        <w:tab/>
      </w:r>
      <w:r w:rsidRPr="00FA3840">
        <w:rPr>
          <w:rFonts w:ascii="Cascadia Mono" w:hAnsi="Cascadia Mono" w:cs="Cascadia Mono"/>
          <w:noProof w:val="0"/>
          <w:color w:val="0000FF"/>
          <w:kern w:val="0"/>
          <w:sz w:val="24"/>
          <w:szCs w:val="24"/>
          <w:lang w:val="en-US"/>
        </w:rPr>
        <w:t>IF</w:t>
      </w:r>
      <w:r w:rsidRPr="00FA3840">
        <w:rPr>
          <w:rFonts w:ascii="Cascadia Mono" w:hAnsi="Cascadia Mono" w:cs="Cascadia Mono"/>
          <w:noProof w:val="0"/>
          <w:color w:val="000000"/>
          <w:kern w:val="0"/>
          <w:sz w:val="24"/>
          <w:szCs w:val="24"/>
          <w:lang w:val="en-US"/>
        </w:rPr>
        <w:t xml:space="preserve"> @lastID </w:t>
      </w:r>
      <w:r w:rsidRPr="00FA3840">
        <w:rPr>
          <w:rFonts w:ascii="Cascadia Mono" w:hAnsi="Cascadia Mono" w:cs="Cascadia Mono"/>
          <w:noProof w:val="0"/>
          <w:color w:val="808080"/>
          <w:kern w:val="0"/>
          <w:sz w:val="24"/>
          <w:szCs w:val="24"/>
          <w:lang w:val="en-US"/>
        </w:rPr>
        <w:t>IS</w:t>
      </w:r>
      <w:r w:rsidRPr="00FA3840">
        <w:rPr>
          <w:rFonts w:ascii="Cascadia Mono" w:hAnsi="Cascadia Mono" w:cs="Cascadia Mono"/>
          <w:noProof w:val="0"/>
          <w:color w:val="000000"/>
          <w:kern w:val="0"/>
          <w:sz w:val="24"/>
          <w:szCs w:val="24"/>
          <w:lang w:val="en-US"/>
        </w:rPr>
        <w:t xml:space="preserve"> </w:t>
      </w:r>
      <w:r w:rsidRPr="00FA3840">
        <w:rPr>
          <w:rFonts w:ascii="Cascadia Mono" w:hAnsi="Cascadia Mono" w:cs="Cascadia Mono"/>
          <w:noProof w:val="0"/>
          <w:color w:val="808080"/>
          <w:kern w:val="0"/>
          <w:sz w:val="24"/>
          <w:szCs w:val="24"/>
          <w:lang w:val="en-US"/>
        </w:rPr>
        <w:t>NULL</w:t>
      </w:r>
    </w:p>
    <w:p w14:paraId="054DB269" w14:textId="77777777" w:rsidR="00837F88" w:rsidRPr="00FA3840" w:rsidRDefault="00837F88" w:rsidP="00FA38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A3840">
        <w:rPr>
          <w:rFonts w:ascii="Cascadia Mono" w:hAnsi="Cascadia Mono" w:cs="Cascadia Mono"/>
          <w:noProof w:val="0"/>
          <w:color w:val="000000"/>
          <w:kern w:val="0"/>
          <w:sz w:val="24"/>
          <w:szCs w:val="24"/>
          <w:lang w:val="en-US"/>
        </w:rPr>
        <w:tab/>
      </w:r>
      <w:r w:rsidRPr="00FA3840">
        <w:rPr>
          <w:rFonts w:ascii="Cascadia Mono" w:hAnsi="Cascadia Mono" w:cs="Cascadia Mono"/>
          <w:noProof w:val="0"/>
          <w:color w:val="000000"/>
          <w:kern w:val="0"/>
          <w:sz w:val="24"/>
          <w:szCs w:val="24"/>
          <w:lang w:val="en-US"/>
        </w:rPr>
        <w:tab/>
      </w:r>
      <w:r w:rsidRPr="00FA3840">
        <w:rPr>
          <w:rFonts w:ascii="Cascadia Mono" w:hAnsi="Cascadia Mono" w:cs="Cascadia Mono"/>
          <w:noProof w:val="0"/>
          <w:color w:val="0000FF"/>
          <w:kern w:val="0"/>
          <w:sz w:val="24"/>
          <w:szCs w:val="24"/>
          <w:lang w:val="en-US"/>
        </w:rPr>
        <w:t>IF</w:t>
      </w:r>
      <w:r w:rsidRPr="00FA3840">
        <w:rPr>
          <w:rFonts w:ascii="Cascadia Mono" w:hAnsi="Cascadia Mono" w:cs="Cascadia Mono"/>
          <w:noProof w:val="0"/>
          <w:color w:val="000000"/>
          <w:kern w:val="0"/>
          <w:sz w:val="24"/>
          <w:szCs w:val="24"/>
          <w:lang w:val="en-US"/>
        </w:rPr>
        <w:t xml:space="preserve"> @empCategory </w:t>
      </w:r>
      <w:r w:rsidRPr="00FA3840">
        <w:rPr>
          <w:rFonts w:ascii="Cascadia Mono" w:hAnsi="Cascadia Mono" w:cs="Cascadia Mono"/>
          <w:noProof w:val="0"/>
          <w:color w:val="808080"/>
          <w:kern w:val="0"/>
          <w:sz w:val="24"/>
          <w:szCs w:val="24"/>
          <w:lang w:val="en-US"/>
        </w:rPr>
        <w:t>=</w:t>
      </w:r>
      <w:r w:rsidRPr="00FA3840">
        <w:rPr>
          <w:rFonts w:ascii="Cascadia Mono" w:hAnsi="Cascadia Mono" w:cs="Cascadia Mono"/>
          <w:noProof w:val="0"/>
          <w:color w:val="000000"/>
          <w:kern w:val="0"/>
          <w:sz w:val="24"/>
          <w:szCs w:val="24"/>
          <w:lang w:val="en-US"/>
        </w:rPr>
        <w:t xml:space="preserve"> </w:t>
      </w:r>
      <w:r w:rsidRPr="00FA3840">
        <w:rPr>
          <w:rFonts w:ascii="Cascadia Mono" w:hAnsi="Cascadia Mono" w:cs="Cascadia Mono"/>
          <w:noProof w:val="0"/>
          <w:color w:val="FF0000"/>
          <w:kern w:val="0"/>
          <w:sz w:val="24"/>
          <w:szCs w:val="24"/>
          <w:lang w:val="en-US"/>
        </w:rPr>
        <w:t>'Fulltime'</w:t>
      </w:r>
    </w:p>
    <w:p w14:paraId="10C22084" w14:textId="77777777" w:rsidR="00837F88" w:rsidRPr="00FA3840" w:rsidRDefault="00837F88" w:rsidP="00FA38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A3840">
        <w:rPr>
          <w:rFonts w:ascii="Cascadia Mono" w:hAnsi="Cascadia Mono" w:cs="Cascadia Mono"/>
          <w:noProof w:val="0"/>
          <w:color w:val="000000"/>
          <w:kern w:val="0"/>
          <w:sz w:val="24"/>
          <w:szCs w:val="24"/>
          <w:lang w:val="en-US"/>
        </w:rPr>
        <w:tab/>
      </w:r>
      <w:r w:rsidRPr="00FA3840">
        <w:rPr>
          <w:rFonts w:ascii="Cascadia Mono" w:hAnsi="Cascadia Mono" w:cs="Cascadia Mono"/>
          <w:noProof w:val="0"/>
          <w:color w:val="000000"/>
          <w:kern w:val="0"/>
          <w:sz w:val="24"/>
          <w:szCs w:val="24"/>
          <w:lang w:val="en-US"/>
        </w:rPr>
        <w:tab/>
      </w:r>
      <w:r w:rsidRPr="00FA3840">
        <w:rPr>
          <w:rFonts w:ascii="Cascadia Mono" w:hAnsi="Cascadia Mono" w:cs="Cascadia Mono"/>
          <w:noProof w:val="0"/>
          <w:color w:val="000000"/>
          <w:kern w:val="0"/>
          <w:sz w:val="24"/>
          <w:szCs w:val="24"/>
          <w:lang w:val="en-US"/>
        </w:rPr>
        <w:tab/>
      </w:r>
      <w:r w:rsidRPr="00FA3840">
        <w:rPr>
          <w:rFonts w:ascii="Cascadia Mono" w:hAnsi="Cascadia Mono" w:cs="Cascadia Mono"/>
          <w:noProof w:val="0"/>
          <w:color w:val="0000FF"/>
          <w:kern w:val="0"/>
          <w:sz w:val="24"/>
          <w:szCs w:val="24"/>
          <w:lang w:val="en-US"/>
        </w:rPr>
        <w:t>SET</w:t>
      </w:r>
      <w:r w:rsidRPr="00FA3840">
        <w:rPr>
          <w:rFonts w:ascii="Cascadia Mono" w:hAnsi="Cascadia Mono" w:cs="Cascadia Mono"/>
          <w:noProof w:val="0"/>
          <w:color w:val="000000"/>
          <w:kern w:val="0"/>
          <w:sz w:val="24"/>
          <w:szCs w:val="24"/>
          <w:lang w:val="en-US"/>
        </w:rPr>
        <w:t xml:space="preserve"> @id </w:t>
      </w:r>
      <w:r w:rsidRPr="00FA3840">
        <w:rPr>
          <w:rFonts w:ascii="Cascadia Mono" w:hAnsi="Cascadia Mono" w:cs="Cascadia Mono"/>
          <w:noProof w:val="0"/>
          <w:color w:val="808080"/>
          <w:kern w:val="0"/>
          <w:sz w:val="24"/>
          <w:szCs w:val="24"/>
          <w:lang w:val="en-US"/>
        </w:rPr>
        <w:t>=</w:t>
      </w:r>
      <w:r w:rsidRPr="00FA3840">
        <w:rPr>
          <w:rFonts w:ascii="Cascadia Mono" w:hAnsi="Cascadia Mono" w:cs="Cascadia Mono"/>
          <w:noProof w:val="0"/>
          <w:color w:val="000000"/>
          <w:kern w:val="0"/>
          <w:sz w:val="24"/>
          <w:szCs w:val="24"/>
          <w:lang w:val="en-US"/>
        </w:rPr>
        <w:t xml:space="preserve"> </w:t>
      </w:r>
      <w:r w:rsidRPr="00FA3840">
        <w:rPr>
          <w:rFonts w:ascii="Cascadia Mono" w:hAnsi="Cascadia Mono" w:cs="Cascadia Mono"/>
          <w:noProof w:val="0"/>
          <w:color w:val="FF0000"/>
          <w:kern w:val="0"/>
          <w:sz w:val="24"/>
          <w:szCs w:val="24"/>
          <w:lang w:val="en-US"/>
        </w:rPr>
        <w:t>'EF01'</w:t>
      </w:r>
    </w:p>
    <w:p w14:paraId="02662E8A" w14:textId="77777777" w:rsidR="00837F88" w:rsidRPr="00FA3840" w:rsidRDefault="00837F88" w:rsidP="00FA38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A3840">
        <w:rPr>
          <w:rFonts w:ascii="Cascadia Mono" w:hAnsi="Cascadia Mono" w:cs="Cascadia Mono"/>
          <w:noProof w:val="0"/>
          <w:color w:val="000000"/>
          <w:kern w:val="0"/>
          <w:sz w:val="24"/>
          <w:szCs w:val="24"/>
          <w:lang w:val="en-US"/>
        </w:rPr>
        <w:tab/>
      </w:r>
      <w:r w:rsidRPr="00FA3840">
        <w:rPr>
          <w:rFonts w:ascii="Cascadia Mono" w:hAnsi="Cascadia Mono" w:cs="Cascadia Mono"/>
          <w:noProof w:val="0"/>
          <w:color w:val="000000"/>
          <w:kern w:val="0"/>
          <w:sz w:val="24"/>
          <w:szCs w:val="24"/>
          <w:lang w:val="en-US"/>
        </w:rPr>
        <w:tab/>
      </w:r>
      <w:r w:rsidRPr="00FA3840">
        <w:rPr>
          <w:rFonts w:ascii="Cascadia Mono" w:hAnsi="Cascadia Mono" w:cs="Cascadia Mono"/>
          <w:noProof w:val="0"/>
          <w:color w:val="0000FF"/>
          <w:kern w:val="0"/>
          <w:sz w:val="24"/>
          <w:szCs w:val="24"/>
          <w:lang w:val="en-US"/>
        </w:rPr>
        <w:t>ELSE</w:t>
      </w:r>
    </w:p>
    <w:p w14:paraId="25141BA8" w14:textId="77777777" w:rsidR="00837F88" w:rsidRPr="00FA3840" w:rsidRDefault="00837F88" w:rsidP="00FA38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A3840">
        <w:rPr>
          <w:rFonts w:ascii="Cascadia Mono" w:hAnsi="Cascadia Mono" w:cs="Cascadia Mono"/>
          <w:noProof w:val="0"/>
          <w:color w:val="000000"/>
          <w:kern w:val="0"/>
          <w:sz w:val="24"/>
          <w:szCs w:val="24"/>
          <w:lang w:val="en-US"/>
        </w:rPr>
        <w:tab/>
      </w:r>
      <w:r w:rsidRPr="00FA3840">
        <w:rPr>
          <w:rFonts w:ascii="Cascadia Mono" w:hAnsi="Cascadia Mono" w:cs="Cascadia Mono"/>
          <w:noProof w:val="0"/>
          <w:color w:val="000000"/>
          <w:kern w:val="0"/>
          <w:sz w:val="24"/>
          <w:szCs w:val="24"/>
          <w:lang w:val="en-US"/>
        </w:rPr>
        <w:tab/>
      </w:r>
      <w:r w:rsidRPr="00FA3840">
        <w:rPr>
          <w:rFonts w:ascii="Cascadia Mono" w:hAnsi="Cascadia Mono" w:cs="Cascadia Mono"/>
          <w:noProof w:val="0"/>
          <w:color w:val="000000"/>
          <w:kern w:val="0"/>
          <w:sz w:val="24"/>
          <w:szCs w:val="24"/>
          <w:lang w:val="en-US"/>
        </w:rPr>
        <w:tab/>
      </w:r>
      <w:r w:rsidRPr="00FA3840">
        <w:rPr>
          <w:rFonts w:ascii="Cascadia Mono" w:hAnsi="Cascadia Mono" w:cs="Cascadia Mono"/>
          <w:noProof w:val="0"/>
          <w:color w:val="0000FF"/>
          <w:kern w:val="0"/>
          <w:sz w:val="24"/>
          <w:szCs w:val="24"/>
          <w:lang w:val="en-US"/>
        </w:rPr>
        <w:t>SET</w:t>
      </w:r>
      <w:r w:rsidRPr="00FA3840">
        <w:rPr>
          <w:rFonts w:ascii="Cascadia Mono" w:hAnsi="Cascadia Mono" w:cs="Cascadia Mono"/>
          <w:noProof w:val="0"/>
          <w:color w:val="000000"/>
          <w:kern w:val="0"/>
          <w:sz w:val="24"/>
          <w:szCs w:val="24"/>
          <w:lang w:val="en-US"/>
        </w:rPr>
        <w:t xml:space="preserve"> @id </w:t>
      </w:r>
      <w:r w:rsidRPr="00FA3840">
        <w:rPr>
          <w:rFonts w:ascii="Cascadia Mono" w:hAnsi="Cascadia Mono" w:cs="Cascadia Mono"/>
          <w:noProof w:val="0"/>
          <w:color w:val="808080"/>
          <w:kern w:val="0"/>
          <w:sz w:val="24"/>
          <w:szCs w:val="24"/>
          <w:lang w:val="en-US"/>
        </w:rPr>
        <w:t>=</w:t>
      </w:r>
      <w:r w:rsidRPr="00FA3840">
        <w:rPr>
          <w:rFonts w:ascii="Cascadia Mono" w:hAnsi="Cascadia Mono" w:cs="Cascadia Mono"/>
          <w:noProof w:val="0"/>
          <w:color w:val="000000"/>
          <w:kern w:val="0"/>
          <w:sz w:val="24"/>
          <w:szCs w:val="24"/>
          <w:lang w:val="en-US"/>
        </w:rPr>
        <w:t xml:space="preserve"> </w:t>
      </w:r>
      <w:r w:rsidRPr="00FA3840">
        <w:rPr>
          <w:rFonts w:ascii="Cascadia Mono" w:hAnsi="Cascadia Mono" w:cs="Cascadia Mono"/>
          <w:noProof w:val="0"/>
          <w:color w:val="FF0000"/>
          <w:kern w:val="0"/>
          <w:sz w:val="24"/>
          <w:szCs w:val="24"/>
          <w:lang w:val="en-US"/>
        </w:rPr>
        <w:t>'EP01'</w:t>
      </w:r>
    </w:p>
    <w:p w14:paraId="0F75C65E" w14:textId="77777777" w:rsidR="00837F88" w:rsidRPr="00FA3840" w:rsidRDefault="00837F88" w:rsidP="00FA38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A3840">
        <w:rPr>
          <w:rFonts w:ascii="Cascadia Mono" w:hAnsi="Cascadia Mono" w:cs="Cascadia Mono"/>
          <w:noProof w:val="0"/>
          <w:color w:val="000000"/>
          <w:kern w:val="0"/>
          <w:sz w:val="24"/>
          <w:szCs w:val="24"/>
          <w:lang w:val="en-US"/>
        </w:rPr>
        <w:tab/>
      </w:r>
      <w:r w:rsidRPr="00FA3840">
        <w:rPr>
          <w:rFonts w:ascii="Cascadia Mono" w:hAnsi="Cascadia Mono" w:cs="Cascadia Mono"/>
          <w:noProof w:val="0"/>
          <w:color w:val="0000FF"/>
          <w:kern w:val="0"/>
          <w:sz w:val="24"/>
          <w:szCs w:val="24"/>
          <w:lang w:val="en-US"/>
        </w:rPr>
        <w:t>ELSE</w:t>
      </w:r>
    </w:p>
    <w:p w14:paraId="3447AF75" w14:textId="77777777" w:rsidR="00837F88" w:rsidRPr="00FA3840" w:rsidRDefault="00837F88" w:rsidP="00FA38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A3840">
        <w:rPr>
          <w:rFonts w:ascii="Cascadia Mono" w:hAnsi="Cascadia Mono" w:cs="Cascadia Mono"/>
          <w:noProof w:val="0"/>
          <w:color w:val="000000"/>
          <w:kern w:val="0"/>
          <w:sz w:val="24"/>
          <w:szCs w:val="24"/>
          <w:lang w:val="en-US"/>
        </w:rPr>
        <w:tab/>
      </w:r>
      <w:r w:rsidRPr="00FA3840">
        <w:rPr>
          <w:rFonts w:ascii="Cascadia Mono" w:hAnsi="Cascadia Mono" w:cs="Cascadia Mono"/>
          <w:noProof w:val="0"/>
          <w:color w:val="000000"/>
          <w:kern w:val="0"/>
          <w:sz w:val="24"/>
          <w:szCs w:val="24"/>
          <w:lang w:val="en-US"/>
        </w:rPr>
        <w:tab/>
      </w:r>
      <w:r w:rsidRPr="00FA3840">
        <w:rPr>
          <w:rFonts w:ascii="Cascadia Mono" w:hAnsi="Cascadia Mono" w:cs="Cascadia Mono"/>
          <w:noProof w:val="0"/>
          <w:color w:val="0000FF"/>
          <w:kern w:val="0"/>
          <w:sz w:val="24"/>
          <w:szCs w:val="24"/>
          <w:lang w:val="en-US"/>
        </w:rPr>
        <w:t>IF</w:t>
      </w:r>
      <w:r w:rsidRPr="00FA3840">
        <w:rPr>
          <w:rFonts w:ascii="Cascadia Mono" w:hAnsi="Cascadia Mono" w:cs="Cascadia Mono"/>
          <w:noProof w:val="0"/>
          <w:color w:val="000000"/>
          <w:kern w:val="0"/>
          <w:sz w:val="24"/>
          <w:szCs w:val="24"/>
          <w:lang w:val="en-US"/>
        </w:rPr>
        <w:t xml:space="preserve"> @empCategory </w:t>
      </w:r>
      <w:r w:rsidRPr="00FA3840">
        <w:rPr>
          <w:rFonts w:ascii="Cascadia Mono" w:hAnsi="Cascadia Mono" w:cs="Cascadia Mono"/>
          <w:noProof w:val="0"/>
          <w:color w:val="808080"/>
          <w:kern w:val="0"/>
          <w:sz w:val="24"/>
          <w:szCs w:val="24"/>
          <w:lang w:val="en-US"/>
        </w:rPr>
        <w:t>=</w:t>
      </w:r>
      <w:r w:rsidRPr="00FA3840">
        <w:rPr>
          <w:rFonts w:ascii="Cascadia Mono" w:hAnsi="Cascadia Mono" w:cs="Cascadia Mono"/>
          <w:noProof w:val="0"/>
          <w:color w:val="000000"/>
          <w:kern w:val="0"/>
          <w:sz w:val="24"/>
          <w:szCs w:val="24"/>
          <w:lang w:val="en-US"/>
        </w:rPr>
        <w:t xml:space="preserve"> </w:t>
      </w:r>
      <w:r w:rsidRPr="00FA3840">
        <w:rPr>
          <w:rFonts w:ascii="Cascadia Mono" w:hAnsi="Cascadia Mono" w:cs="Cascadia Mono"/>
          <w:noProof w:val="0"/>
          <w:color w:val="FF0000"/>
          <w:kern w:val="0"/>
          <w:sz w:val="24"/>
          <w:szCs w:val="24"/>
          <w:lang w:val="en-US"/>
        </w:rPr>
        <w:t>'Fulltime'</w:t>
      </w:r>
    </w:p>
    <w:p w14:paraId="3D22F4E5" w14:textId="77777777" w:rsidR="00837F88" w:rsidRPr="00FA3840" w:rsidRDefault="00837F88" w:rsidP="00FA38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A3840">
        <w:rPr>
          <w:rFonts w:ascii="Cascadia Mono" w:hAnsi="Cascadia Mono" w:cs="Cascadia Mono"/>
          <w:noProof w:val="0"/>
          <w:color w:val="000000"/>
          <w:kern w:val="0"/>
          <w:sz w:val="24"/>
          <w:szCs w:val="24"/>
          <w:lang w:val="en-US"/>
        </w:rPr>
        <w:tab/>
      </w:r>
      <w:r w:rsidRPr="00FA3840">
        <w:rPr>
          <w:rFonts w:ascii="Cascadia Mono" w:hAnsi="Cascadia Mono" w:cs="Cascadia Mono"/>
          <w:noProof w:val="0"/>
          <w:color w:val="000000"/>
          <w:kern w:val="0"/>
          <w:sz w:val="24"/>
          <w:szCs w:val="24"/>
          <w:lang w:val="en-US"/>
        </w:rPr>
        <w:tab/>
      </w:r>
      <w:r w:rsidRPr="00FA3840">
        <w:rPr>
          <w:rFonts w:ascii="Cascadia Mono" w:hAnsi="Cascadia Mono" w:cs="Cascadia Mono"/>
          <w:noProof w:val="0"/>
          <w:color w:val="000000"/>
          <w:kern w:val="0"/>
          <w:sz w:val="24"/>
          <w:szCs w:val="24"/>
          <w:lang w:val="en-US"/>
        </w:rPr>
        <w:tab/>
      </w:r>
      <w:r w:rsidRPr="00FA3840">
        <w:rPr>
          <w:rFonts w:ascii="Cascadia Mono" w:hAnsi="Cascadia Mono" w:cs="Cascadia Mono"/>
          <w:noProof w:val="0"/>
          <w:color w:val="0000FF"/>
          <w:kern w:val="0"/>
          <w:sz w:val="24"/>
          <w:szCs w:val="24"/>
          <w:lang w:val="en-US"/>
        </w:rPr>
        <w:t>SET</w:t>
      </w:r>
      <w:r w:rsidRPr="00FA3840">
        <w:rPr>
          <w:rFonts w:ascii="Cascadia Mono" w:hAnsi="Cascadia Mono" w:cs="Cascadia Mono"/>
          <w:noProof w:val="0"/>
          <w:color w:val="000000"/>
          <w:kern w:val="0"/>
          <w:sz w:val="24"/>
          <w:szCs w:val="24"/>
          <w:lang w:val="en-US"/>
        </w:rPr>
        <w:t xml:space="preserve"> @id </w:t>
      </w:r>
      <w:r w:rsidRPr="00FA3840">
        <w:rPr>
          <w:rFonts w:ascii="Cascadia Mono" w:hAnsi="Cascadia Mono" w:cs="Cascadia Mono"/>
          <w:noProof w:val="0"/>
          <w:color w:val="808080"/>
          <w:kern w:val="0"/>
          <w:sz w:val="24"/>
          <w:szCs w:val="24"/>
          <w:lang w:val="en-US"/>
        </w:rPr>
        <w:t>=</w:t>
      </w:r>
      <w:r w:rsidRPr="00FA3840">
        <w:rPr>
          <w:rFonts w:ascii="Cascadia Mono" w:hAnsi="Cascadia Mono" w:cs="Cascadia Mono"/>
          <w:noProof w:val="0"/>
          <w:color w:val="000000"/>
          <w:kern w:val="0"/>
          <w:sz w:val="24"/>
          <w:szCs w:val="24"/>
          <w:lang w:val="en-US"/>
        </w:rPr>
        <w:t xml:space="preserve"> </w:t>
      </w:r>
      <w:r w:rsidRPr="00FA3840">
        <w:rPr>
          <w:rFonts w:ascii="Cascadia Mono" w:hAnsi="Cascadia Mono" w:cs="Cascadia Mono"/>
          <w:noProof w:val="0"/>
          <w:color w:val="FF0000"/>
          <w:kern w:val="0"/>
          <w:sz w:val="24"/>
          <w:szCs w:val="24"/>
          <w:lang w:val="en-US"/>
        </w:rPr>
        <w:t>'EF'</w:t>
      </w:r>
      <w:r w:rsidRPr="00FA3840">
        <w:rPr>
          <w:rFonts w:ascii="Cascadia Mono" w:hAnsi="Cascadia Mono" w:cs="Cascadia Mono"/>
          <w:noProof w:val="0"/>
          <w:color w:val="000000"/>
          <w:kern w:val="0"/>
          <w:sz w:val="24"/>
          <w:szCs w:val="24"/>
          <w:lang w:val="en-US"/>
        </w:rPr>
        <w:t xml:space="preserve"> </w:t>
      </w:r>
      <w:r w:rsidRPr="00FA3840">
        <w:rPr>
          <w:rFonts w:ascii="Cascadia Mono" w:hAnsi="Cascadia Mono" w:cs="Cascadia Mono"/>
          <w:noProof w:val="0"/>
          <w:color w:val="808080"/>
          <w:kern w:val="0"/>
          <w:sz w:val="24"/>
          <w:szCs w:val="24"/>
          <w:lang w:val="en-US"/>
        </w:rPr>
        <w:t>+</w:t>
      </w:r>
      <w:r w:rsidRPr="00FA3840">
        <w:rPr>
          <w:rFonts w:ascii="Cascadia Mono" w:hAnsi="Cascadia Mono" w:cs="Cascadia Mono"/>
          <w:noProof w:val="0"/>
          <w:color w:val="000000"/>
          <w:kern w:val="0"/>
          <w:sz w:val="24"/>
          <w:szCs w:val="24"/>
          <w:lang w:val="en-US"/>
        </w:rPr>
        <w:t xml:space="preserve"> </w:t>
      </w:r>
      <w:proofErr w:type="gramStart"/>
      <w:r w:rsidRPr="00FA3840">
        <w:rPr>
          <w:rFonts w:ascii="Cascadia Mono" w:hAnsi="Cascadia Mono" w:cs="Cascadia Mono"/>
          <w:noProof w:val="0"/>
          <w:color w:val="808080"/>
          <w:kern w:val="0"/>
          <w:sz w:val="24"/>
          <w:szCs w:val="24"/>
          <w:lang w:val="en-US"/>
        </w:rPr>
        <w:t>RIGHT(</w:t>
      </w:r>
      <w:proofErr w:type="gramEnd"/>
      <w:r w:rsidRPr="00FA3840">
        <w:rPr>
          <w:rFonts w:ascii="Cascadia Mono" w:hAnsi="Cascadia Mono" w:cs="Cascadia Mono"/>
          <w:noProof w:val="0"/>
          <w:color w:val="FF0000"/>
          <w:kern w:val="0"/>
          <w:sz w:val="24"/>
          <w:szCs w:val="24"/>
          <w:lang w:val="en-US"/>
        </w:rPr>
        <w:t>'00'</w:t>
      </w:r>
      <w:r w:rsidRPr="00FA3840">
        <w:rPr>
          <w:rFonts w:ascii="Cascadia Mono" w:hAnsi="Cascadia Mono" w:cs="Cascadia Mono"/>
          <w:noProof w:val="0"/>
          <w:color w:val="000000"/>
          <w:kern w:val="0"/>
          <w:sz w:val="24"/>
          <w:szCs w:val="24"/>
          <w:lang w:val="en-US"/>
        </w:rPr>
        <w:t xml:space="preserve"> </w:t>
      </w:r>
      <w:r w:rsidRPr="00FA3840">
        <w:rPr>
          <w:rFonts w:ascii="Cascadia Mono" w:hAnsi="Cascadia Mono" w:cs="Cascadia Mono"/>
          <w:noProof w:val="0"/>
          <w:color w:val="808080"/>
          <w:kern w:val="0"/>
          <w:sz w:val="24"/>
          <w:szCs w:val="24"/>
          <w:lang w:val="en-US"/>
        </w:rPr>
        <w:t>+</w:t>
      </w:r>
      <w:r w:rsidRPr="00FA3840">
        <w:rPr>
          <w:rFonts w:ascii="Cascadia Mono" w:hAnsi="Cascadia Mono" w:cs="Cascadia Mono"/>
          <w:noProof w:val="0"/>
          <w:color w:val="000000"/>
          <w:kern w:val="0"/>
          <w:sz w:val="24"/>
          <w:szCs w:val="24"/>
          <w:lang w:val="en-US"/>
        </w:rPr>
        <w:t xml:space="preserve"> </w:t>
      </w:r>
      <w:r w:rsidRPr="00FA3840">
        <w:rPr>
          <w:rFonts w:ascii="Cascadia Mono" w:hAnsi="Cascadia Mono" w:cs="Cascadia Mono"/>
          <w:noProof w:val="0"/>
          <w:color w:val="FF00FF"/>
          <w:kern w:val="0"/>
          <w:sz w:val="24"/>
          <w:szCs w:val="24"/>
          <w:lang w:val="en-US"/>
        </w:rPr>
        <w:t>CAST</w:t>
      </w:r>
      <w:r w:rsidRPr="00FA3840">
        <w:rPr>
          <w:rFonts w:ascii="Cascadia Mono" w:hAnsi="Cascadia Mono" w:cs="Cascadia Mono"/>
          <w:noProof w:val="0"/>
          <w:color w:val="808080"/>
          <w:kern w:val="0"/>
          <w:sz w:val="24"/>
          <w:szCs w:val="24"/>
          <w:lang w:val="en-US"/>
        </w:rPr>
        <w:t>(</w:t>
      </w:r>
      <w:r w:rsidRPr="00FA3840">
        <w:rPr>
          <w:rFonts w:ascii="Cascadia Mono" w:hAnsi="Cascadia Mono" w:cs="Cascadia Mono"/>
          <w:noProof w:val="0"/>
          <w:color w:val="FF00FF"/>
          <w:kern w:val="0"/>
          <w:sz w:val="24"/>
          <w:szCs w:val="24"/>
          <w:lang w:val="en-US"/>
        </w:rPr>
        <w:t>CAST</w:t>
      </w:r>
      <w:r w:rsidRPr="00FA3840">
        <w:rPr>
          <w:rFonts w:ascii="Cascadia Mono" w:hAnsi="Cascadia Mono" w:cs="Cascadia Mono"/>
          <w:noProof w:val="0"/>
          <w:color w:val="808080"/>
          <w:kern w:val="0"/>
          <w:sz w:val="24"/>
          <w:szCs w:val="24"/>
          <w:lang w:val="en-US"/>
        </w:rPr>
        <w:t>(RIGHT(</w:t>
      </w:r>
      <w:r w:rsidRPr="00FA3840">
        <w:rPr>
          <w:rFonts w:ascii="Cascadia Mono" w:hAnsi="Cascadia Mono" w:cs="Cascadia Mono"/>
          <w:noProof w:val="0"/>
          <w:color w:val="000000"/>
          <w:kern w:val="0"/>
          <w:sz w:val="24"/>
          <w:szCs w:val="24"/>
          <w:lang w:val="en-US"/>
        </w:rPr>
        <w:t>@lastID</w:t>
      </w:r>
      <w:r w:rsidRPr="00FA3840">
        <w:rPr>
          <w:rFonts w:ascii="Cascadia Mono" w:hAnsi="Cascadia Mono" w:cs="Cascadia Mono"/>
          <w:noProof w:val="0"/>
          <w:color w:val="808080"/>
          <w:kern w:val="0"/>
          <w:sz w:val="24"/>
          <w:szCs w:val="24"/>
          <w:lang w:val="en-US"/>
        </w:rPr>
        <w:t>,</w:t>
      </w:r>
      <w:r w:rsidRPr="00FA3840">
        <w:rPr>
          <w:rFonts w:ascii="Cascadia Mono" w:hAnsi="Cascadia Mono" w:cs="Cascadia Mono"/>
          <w:noProof w:val="0"/>
          <w:color w:val="000000"/>
          <w:kern w:val="0"/>
          <w:sz w:val="24"/>
          <w:szCs w:val="24"/>
          <w:lang w:val="en-US"/>
        </w:rPr>
        <w:t xml:space="preserve"> 2</w:t>
      </w:r>
      <w:r w:rsidRPr="00FA3840">
        <w:rPr>
          <w:rFonts w:ascii="Cascadia Mono" w:hAnsi="Cascadia Mono" w:cs="Cascadia Mono"/>
          <w:noProof w:val="0"/>
          <w:color w:val="808080"/>
          <w:kern w:val="0"/>
          <w:sz w:val="24"/>
          <w:szCs w:val="24"/>
          <w:lang w:val="en-US"/>
        </w:rPr>
        <w:t>)</w:t>
      </w:r>
      <w:r w:rsidRPr="00FA3840">
        <w:rPr>
          <w:rFonts w:ascii="Cascadia Mono" w:hAnsi="Cascadia Mono" w:cs="Cascadia Mono"/>
          <w:noProof w:val="0"/>
          <w:color w:val="000000"/>
          <w:kern w:val="0"/>
          <w:sz w:val="24"/>
          <w:szCs w:val="24"/>
          <w:lang w:val="en-US"/>
        </w:rPr>
        <w:t xml:space="preserve"> </w:t>
      </w:r>
      <w:r w:rsidRPr="00FA3840">
        <w:rPr>
          <w:rFonts w:ascii="Cascadia Mono" w:hAnsi="Cascadia Mono" w:cs="Cascadia Mono"/>
          <w:noProof w:val="0"/>
          <w:color w:val="0000FF"/>
          <w:kern w:val="0"/>
          <w:sz w:val="24"/>
          <w:szCs w:val="24"/>
          <w:lang w:val="en-US"/>
        </w:rPr>
        <w:t>AS</w:t>
      </w:r>
      <w:r w:rsidRPr="00FA3840">
        <w:rPr>
          <w:rFonts w:ascii="Cascadia Mono" w:hAnsi="Cascadia Mono" w:cs="Cascadia Mono"/>
          <w:noProof w:val="0"/>
          <w:color w:val="000000"/>
          <w:kern w:val="0"/>
          <w:sz w:val="24"/>
          <w:szCs w:val="24"/>
          <w:lang w:val="en-US"/>
        </w:rPr>
        <w:t xml:space="preserve"> </w:t>
      </w:r>
      <w:r w:rsidRPr="00FA3840">
        <w:rPr>
          <w:rFonts w:ascii="Cascadia Mono" w:hAnsi="Cascadia Mono" w:cs="Cascadia Mono"/>
          <w:noProof w:val="0"/>
          <w:color w:val="0000FF"/>
          <w:kern w:val="0"/>
          <w:sz w:val="24"/>
          <w:szCs w:val="24"/>
          <w:lang w:val="en-US"/>
        </w:rPr>
        <w:t>INT</w:t>
      </w:r>
      <w:r w:rsidRPr="00FA3840">
        <w:rPr>
          <w:rFonts w:ascii="Cascadia Mono" w:hAnsi="Cascadia Mono" w:cs="Cascadia Mono"/>
          <w:noProof w:val="0"/>
          <w:color w:val="808080"/>
          <w:kern w:val="0"/>
          <w:sz w:val="24"/>
          <w:szCs w:val="24"/>
          <w:lang w:val="en-US"/>
        </w:rPr>
        <w:t>)</w:t>
      </w:r>
      <w:r w:rsidRPr="00FA3840">
        <w:rPr>
          <w:rFonts w:ascii="Cascadia Mono" w:hAnsi="Cascadia Mono" w:cs="Cascadia Mono"/>
          <w:noProof w:val="0"/>
          <w:color w:val="000000"/>
          <w:kern w:val="0"/>
          <w:sz w:val="24"/>
          <w:szCs w:val="24"/>
          <w:lang w:val="en-US"/>
        </w:rPr>
        <w:t xml:space="preserve"> </w:t>
      </w:r>
      <w:r w:rsidRPr="00FA3840">
        <w:rPr>
          <w:rFonts w:ascii="Cascadia Mono" w:hAnsi="Cascadia Mono" w:cs="Cascadia Mono"/>
          <w:noProof w:val="0"/>
          <w:color w:val="808080"/>
          <w:kern w:val="0"/>
          <w:sz w:val="24"/>
          <w:szCs w:val="24"/>
          <w:lang w:val="en-US"/>
        </w:rPr>
        <w:t>+</w:t>
      </w:r>
      <w:r w:rsidRPr="00FA3840">
        <w:rPr>
          <w:rFonts w:ascii="Cascadia Mono" w:hAnsi="Cascadia Mono" w:cs="Cascadia Mono"/>
          <w:noProof w:val="0"/>
          <w:color w:val="000000"/>
          <w:kern w:val="0"/>
          <w:sz w:val="24"/>
          <w:szCs w:val="24"/>
          <w:lang w:val="en-US"/>
        </w:rPr>
        <w:t xml:space="preserve"> 1 </w:t>
      </w:r>
      <w:r w:rsidRPr="00FA3840">
        <w:rPr>
          <w:rFonts w:ascii="Cascadia Mono" w:hAnsi="Cascadia Mono" w:cs="Cascadia Mono"/>
          <w:noProof w:val="0"/>
          <w:color w:val="0000FF"/>
          <w:kern w:val="0"/>
          <w:sz w:val="24"/>
          <w:szCs w:val="24"/>
          <w:lang w:val="en-US"/>
        </w:rPr>
        <w:t>AS</w:t>
      </w:r>
      <w:r w:rsidRPr="00FA3840">
        <w:rPr>
          <w:rFonts w:ascii="Cascadia Mono" w:hAnsi="Cascadia Mono" w:cs="Cascadia Mono"/>
          <w:noProof w:val="0"/>
          <w:color w:val="000000"/>
          <w:kern w:val="0"/>
          <w:sz w:val="24"/>
          <w:szCs w:val="24"/>
          <w:lang w:val="en-US"/>
        </w:rPr>
        <w:t xml:space="preserve"> </w:t>
      </w:r>
      <w:r w:rsidRPr="00FA3840">
        <w:rPr>
          <w:rFonts w:ascii="Cascadia Mono" w:hAnsi="Cascadia Mono" w:cs="Cascadia Mono"/>
          <w:noProof w:val="0"/>
          <w:color w:val="0000FF"/>
          <w:kern w:val="0"/>
          <w:sz w:val="24"/>
          <w:szCs w:val="24"/>
          <w:lang w:val="en-US"/>
        </w:rPr>
        <w:t>NVARCHAR</w:t>
      </w:r>
      <w:r w:rsidRPr="00FA3840">
        <w:rPr>
          <w:rFonts w:ascii="Cascadia Mono" w:hAnsi="Cascadia Mono" w:cs="Cascadia Mono"/>
          <w:noProof w:val="0"/>
          <w:color w:val="808080"/>
          <w:kern w:val="0"/>
          <w:sz w:val="24"/>
          <w:szCs w:val="24"/>
          <w:lang w:val="en-US"/>
        </w:rPr>
        <w:t>(</w:t>
      </w:r>
      <w:r w:rsidRPr="00FA3840">
        <w:rPr>
          <w:rFonts w:ascii="Cascadia Mono" w:hAnsi="Cascadia Mono" w:cs="Cascadia Mono"/>
          <w:noProof w:val="0"/>
          <w:color w:val="000000"/>
          <w:kern w:val="0"/>
          <w:sz w:val="24"/>
          <w:szCs w:val="24"/>
          <w:lang w:val="en-US"/>
        </w:rPr>
        <w:t>2</w:t>
      </w:r>
      <w:r w:rsidRPr="00FA3840">
        <w:rPr>
          <w:rFonts w:ascii="Cascadia Mono" w:hAnsi="Cascadia Mono" w:cs="Cascadia Mono"/>
          <w:noProof w:val="0"/>
          <w:color w:val="808080"/>
          <w:kern w:val="0"/>
          <w:sz w:val="24"/>
          <w:szCs w:val="24"/>
          <w:lang w:val="en-US"/>
        </w:rPr>
        <w:t>)),</w:t>
      </w:r>
      <w:r w:rsidRPr="00FA3840">
        <w:rPr>
          <w:rFonts w:ascii="Cascadia Mono" w:hAnsi="Cascadia Mono" w:cs="Cascadia Mono"/>
          <w:noProof w:val="0"/>
          <w:color w:val="000000"/>
          <w:kern w:val="0"/>
          <w:sz w:val="24"/>
          <w:szCs w:val="24"/>
          <w:lang w:val="en-US"/>
        </w:rPr>
        <w:t xml:space="preserve"> 2</w:t>
      </w:r>
      <w:r w:rsidRPr="00FA3840">
        <w:rPr>
          <w:rFonts w:ascii="Cascadia Mono" w:hAnsi="Cascadia Mono" w:cs="Cascadia Mono"/>
          <w:noProof w:val="0"/>
          <w:color w:val="808080"/>
          <w:kern w:val="0"/>
          <w:sz w:val="24"/>
          <w:szCs w:val="24"/>
          <w:lang w:val="en-US"/>
        </w:rPr>
        <w:t>)</w:t>
      </w:r>
    </w:p>
    <w:p w14:paraId="0119C36C" w14:textId="77777777" w:rsidR="00837F88" w:rsidRPr="00FA3840" w:rsidRDefault="00837F88" w:rsidP="00FA38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A3840">
        <w:rPr>
          <w:rFonts w:ascii="Cascadia Mono" w:hAnsi="Cascadia Mono" w:cs="Cascadia Mono"/>
          <w:noProof w:val="0"/>
          <w:color w:val="000000"/>
          <w:kern w:val="0"/>
          <w:sz w:val="24"/>
          <w:szCs w:val="24"/>
          <w:lang w:val="en-US"/>
        </w:rPr>
        <w:lastRenderedPageBreak/>
        <w:tab/>
      </w:r>
      <w:r w:rsidRPr="00FA3840">
        <w:rPr>
          <w:rFonts w:ascii="Cascadia Mono" w:hAnsi="Cascadia Mono" w:cs="Cascadia Mono"/>
          <w:noProof w:val="0"/>
          <w:color w:val="000000"/>
          <w:kern w:val="0"/>
          <w:sz w:val="24"/>
          <w:szCs w:val="24"/>
          <w:lang w:val="en-US"/>
        </w:rPr>
        <w:tab/>
      </w:r>
      <w:r w:rsidRPr="00FA3840">
        <w:rPr>
          <w:rFonts w:ascii="Cascadia Mono" w:hAnsi="Cascadia Mono" w:cs="Cascadia Mono"/>
          <w:noProof w:val="0"/>
          <w:color w:val="0000FF"/>
          <w:kern w:val="0"/>
          <w:sz w:val="24"/>
          <w:szCs w:val="24"/>
          <w:lang w:val="en-US"/>
        </w:rPr>
        <w:t>ELSE</w:t>
      </w:r>
    </w:p>
    <w:p w14:paraId="546AAB9F" w14:textId="77777777" w:rsidR="00837F88" w:rsidRPr="00FA3840" w:rsidRDefault="00837F88" w:rsidP="00FA38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A3840">
        <w:rPr>
          <w:rFonts w:ascii="Cascadia Mono" w:hAnsi="Cascadia Mono" w:cs="Cascadia Mono"/>
          <w:noProof w:val="0"/>
          <w:color w:val="000000"/>
          <w:kern w:val="0"/>
          <w:sz w:val="24"/>
          <w:szCs w:val="24"/>
          <w:lang w:val="en-US"/>
        </w:rPr>
        <w:tab/>
      </w:r>
      <w:r w:rsidRPr="00FA3840">
        <w:rPr>
          <w:rFonts w:ascii="Cascadia Mono" w:hAnsi="Cascadia Mono" w:cs="Cascadia Mono"/>
          <w:noProof w:val="0"/>
          <w:color w:val="000000"/>
          <w:kern w:val="0"/>
          <w:sz w:val="24"/>
          <w:szCs w:val="24"/>
          <w:lang w:val="en-US"/>
        </w:rPr>
        <w:tab/>
      </w:r>
      <w:r w:rsidRPr="00FA3840">
        <w:rPr>
          <w:rFonts w:ascii="Cascadia Mono" w:hAnsi="Cascadia Mono" w:cs="Cascadia Mono"/>
          <w:noProof w:val="0"/>
          <w:color w:val="000000"/>
          <w:kern w:val="0"/>
          <w:sz w:val="24"/>
          <w:szCs w:val="24"/>
          <w:lang w:val="en-US"/>
        </w:rPr>
        <w:tab/>
      </w:r>
      <w:r w:rsidRPr="00FA3840">
        <w:rPr>
          <w:rFonts w:ascii="Cascadia Mono" w:hAnsi="Cascadia Mono" w:cs="Cascadia Mono"/>
          <w:noProof w:val="0"/>
          <w:color w:val="0000FF"/>
          <w:kern w:val="0"/>
          <w:sz w:val="24"/>
          <w:szCs w:val="24"/>
          <w:lang w:val="en-US"/>
        </w:rPr>
        <w:t>SET</w:t>
      </w:r>
      <w:r w:rsidRPr="00FA3840">
        <w:rPr>
          <w:rFonts w:ascii="Cascadia Mono" w:hAnsi="Cascadia Mono" w:cs="Cascadia Mono"/>
          <w:noProof w:val="0"/>
          <w:color w:val="000000"/>
          <w:kern w:val="0"/>
          <w:sz w:val="24"/>
          <w:szCs w:val="24"/>
          <w:lang w:val="en-US"/>
        </w:rPr>
        <w:t xml:space="preserve"> @id </w:t>
      </w:r>
      <w:r w:rsidRPr="00FA3840">
        <w:rPr>
          <w:rFonts w:ascii="Cascadia Mono" w:hAnsi="Cascadia Mono" w:cs="Cascadia Mono"/>
          <w:noProof w:val="0"/>
          <w:color w:val="808080"/>
          <w:kern w:val="0"/>
          <w:sz w:val="24"/>
          <w:szCs w:val="24"/>
          <w:lang w:val="en-US"/>
        </w:rPr>
        <w:t>=</w:t>
      </w:r>
      <w:r w:rsidRPr="00FA3840">
        <w:rPr>
          <w:rFonts w:ascii="Cascadia Mono" w:hAnsi="Cascadia Mono" w:cs="Cascadia Mono"/>
          <w:noProof w:val="0"/>
          <w:color w:val="000000"/>
          <w:kern w:val="0"/>
          <w:sz w:val="24"/>
          <w:szCs w:val="24"/>
          <w:lang w:val="en-US"/>
        </w:rPr>
        <w:t xml:space="preserve"> </w:t>
      </w:r>
      <w:r w:rsidRPr="00FA3840">
        <w:rPr>
          <w:rFonts w:ascii="Cascadia Mono" w:hAnsi="Cascadia Mono" w:cs="Cascadia Mono"/>
          <w:noProof w:val="0"/>
          <w:color w:val="FF0000"/>
          <w:kern w:val="0"/>
          <w:sz w:val="24"/>
          <w:szCs w:val="24"/>
          <w:lang w:val="en-US"/>
        </w:rPr>
        <w:t>'EP'</w:t>
      </w:r>
      <w:r w:rsidRPr="00FA3840">
        <w:rPr>
          <w:rFonts w:ascii="Cascadia Mono" w:hAnsi="Cascadia Mono" w:cs="Cascadia Mono"/>
          <w:noProof w:val="0"/>
          <w:color w:val="000000"/>
          <w:kern w:val="0"/>
          <w:sz w:val="24"/>
          <w:szCs w:val="24"/>
          <w:lang w:val="en-US"/>
        </w:rPr>
        <w:t xml:space="preserve"> </w:t>
      </w:r>
      <w:r w:rsidRPr="00FA3840">
        <w:rPr>
          <w:rFonts w:ascii="Cascadia Mono" w:hAnsi="Cascadia Mono" w:cs="Cascadia Mono"/>
          <w:noProof w:val="0"/>
          <w:color w:val="808080"/>
          <w:kern w:val="0"/>
          <w:sz w:val="24"/>
          <w:szCs w:val="24"/>
          <w:lang w:val="en-US"/>
        </w:rPr>
        <w:t>+</w:t>
      </w:r>
      <w:r w:rsidRPr="00FA3840">
        <w:rPr>
          <w:rFonts w:ascii="Cascadia Mono" w:hAnsi="Cascadia Mono" w:cs="Cascadia Mono"/>
          <w:noProof w:val="0"/>
          <w:color w:val="000000"/>
          <w:kern w:val="0"/>
          <w:sz w:val="24"/>
          <w:szCs w:val="24"/>
          <w:lang w:val="en-US"/>
        </w:rPr>
        <w:t xml:space="preserve"> </w:t>
      </w:r>
      <w:proofErr w:type="gramStart"/>
      <w:r w:rsidRPr="00FA3840">
        <w:rPr>
          <w:rFonts w:ascii="Cascadia Mono" w:hAnsi="Cascadia Mono" w:cs="Cascadia Mono"/>
          <w:noProof w:val="0"/>
          <w:color w:val="808080"/>
          <w:kern w:val="0"/>
          <w:sz w:val="24"/>
          <w:szCs w:val="24"/>
          <w:lang w:val="en-US"/>
        </w:rPr>
        <w:t>RIGHT(</w:t>
      </w:r>
      <w:proofErr w:type="gramEnd"/>
      <w:r w:rsidRPr="00FA3840">
        <w:rPr>
          <w:rFonts w:ascii="Cascadia Mono" w:hAnsi="Cascadia Mono" w:cs="Cascadia Mono"/>
          <w:noProof w:val="0"/>
          <w:color w:val="FF0000"/>
          <w:kern w:val="0"/>
          <w:sz w:val="24"/>
          <w:szCs w:val="24"/>
          <w:lang w:val="en-US"/>
        </w:rPr>
        <w:t>'00'</w:t>
      </w:r>
      <w:r w:rsidRPr="00FA3840">
        <w:rPr>
          <w:rFonts w:ascii="Cascadia Mono" w:hAnsi="Cascadia Mono" w:cs="Cascadia Mono"/>
          <w:noProof w:val="0"/>
          <w:color w:val="000000"/>
          <w:kern w:val="0"/>
          <w:sz w:val="24"/>
          <w:szCs w:val="24"/>
          <w:lang w:val="en-US"/>
        </w:rPr>
        <w:t xml:space="preserve"> </w:t>
      </w:r>
      <w:r w:rsidRPr="00FA3840">
        <w:rPr>
          <w:rFonts w:ascii="Cascadia Mono" w:hAnsi="Cascadia Mono" w:cs="Cascadia Mono"/>
          <w:noProof w:val="0"/>
          <w:color w:val="808080"/>
          <w:kern w:val="0"/>
          <w:sz w:val="24"/>
          <w:szCs w:val="24"/>
          <w:lang w:val="en-US"/>
        </w:rPr>
        <w:t>+</w:t>
      </w:r>
      <w:r w:rsidRPr="00FA3840">
        <w:rPr>
          <w:rFonts w:ascii="Cascadia Mono" w:hAnsi="Cascadia Mono" w:cs="Cascadia Mono"/>
          <w:noProof w:val="0"/>
          <w:color w:val="000000"/>
          <w:kern w:val="0"/>
          <w:sz w:val="24"/>
          <w:szCs w:val="24"/>
          <w:lang w:val="en-US"/>
        </w:rPr>
        <w:t xml:space="preserve"> </w:t>
      </w:r>
      <w:r w:rsidRPr="00FA3840">
        <w:rPr>
          <w:rFonts w:ascii="Cascadia Mono" w:hAnsi="Cascadia Mono" w:cs="Cascadia Mono"/>
          <w:noProof w:val="0"/>
          <w:color w:val="FF00FF"/>
          <w:kern w:val="0"/>
          <w:sz w:val="24"/>
          <w:szCs w:val="24"/>
          <w:lang w:val="en-US"/>
        </w:rPr>
        <w:t>CAST</w:t>
      </w:r>
      <w:r w:rsidRPr="00FA3840">
        <w:rPr>
          <w:rFonts w:ascii="Cascadia Mono" w:hAnsi="Cascadia Mono" w:cs="Cascadia Mono"/>
          <w:noProof w:val="0"/>
          <w:color w:val="808080"/>
          <w:kern w:val="0"/>
          <w:sz w:val="24"/>
          <w:szCs w:val="24"/>
          <w:lang w:val="en-US"/>
        </w:rPr>
        <w:t>(</w:t>
      </w:r>
      <w:r w:rsidRPr="00FA3840">
        <w:rPr>
          <w:rFonts w:ascii="Cascadia Mono" w:hAnsi="Cascadia Mono" w:cs="Cascadia Mono"/>
          <w:noProof w:val="0"/>
          <w:color w:val="FF00FF"/>
          <w:kern w:val="0"/>
          <w:sz w:val="24"/>
          <w:szCs w:val="24"/>
          <w:lang w:val="en-US"/>
        </w:rPr>
        <w:t>CAST</w:t>
      </w:r>
      <w:r w:rsidRPr="00FA3840">
        <w:rPr>
          <w:rFonts w:ascii="Cascadia Mono" w:hAnsi="Cascadia Mono" w:cs="Cascadia Mono"/>
          <w:noProof w:val="0"/>
          <w:color w:val="808080"/>
          <w:kern w:val="0"/>
          <w:sz w:val="24"/>
          <w:szCs w:val="24"/>
          <w:lang w:val="en-US"/>
        </w:rPr>
        <w:t>(RIGHT(</w:t>
      </w:r>
      <w:r w:rsidRPr="00FA3840">
        <w:rPr>
          <w:rFonts w:ascii="Cascadia Mono" w:hAnsi="Cascadia Mono" w:cs="Cascadia Mono"/>
          <w:noProof w:val="0"/>
          <w:color w:val="000000"/>
          <w:kern w:val="0"/>
          <w:sz w:val="24"/>
          <w:szCs w:val="24"/>
          <w:lang w:val="en-US"/>
        </w:rPr>
        <w:t>@lastID</w:t>
      </w:r>
      <w:r w:rsidRPr="00FA3840">
        <w:rPr>
          <w:rFonts w:ascii="Cascadia Mono" w:hAnsi="Cascadia Mono" w:cs="Cascadia Mono"/>
          <w:noProof w:val="0"/>
          <w:color w:val="808080"/>
          <w:kern w:val="0"/>
          <w:sz w:val="24"/>
          <w:szCs w:val="24"/>
          <w:lang w:val="en-US"/>
        </w:rPr>
        <w:t>,</w:t>
      </w:r>
      <w:r w:rsidRPr="00FA3840">
        <w:rPr>
          <w:rFonts w:ascii="Cascadia Mono" w:hAnsi="Cascadia Mono" w:cs="Cascadia Mono"/>
          <w:noProof w:val="0"/>
          <w:color w:val="000000"/>
          <w:kern w:val="0"/>
          <w:sz w:val="24"/>
          <w:szCs w:val="24"/>
          <w:lang w:val="en-US"/>
        </w:rPr>
        <w:t xml:space="preserve"> 2</w:t>
      </w:r>
      <w:r w:rsidRPr="00FA3840">
        <w:rPr>
          <w:rFonts w:ascii="Cascadia Mono" w:hAnsi="Cascadia Mono" w:cs="Cascadia Mono"/>
          <w:noProof w:val="0"/>
          <w:color w:val="808080"/>
          <w:kern w:val="0"/>
          <w:sz w:val="24"/>
          <w:szCs w:val="24"/>
          <w:lang w:val="en-US"/>
        </w:rPr>
        <w:t>)</w:t>
      </w:r>
      <w:r w:rsidRPr="00FA3840">
        <w:rPr>
          <w:rFonts w:ascii="Cascadia Mono" w:hAnsi="Cascadia Mono" w:cs="Cascadia Mono"/>
          <w:noProof w:val="0"/>
          <w:color w:val="000000"/>
          <w:kern w:val="0"/>
          <w:sz w:val="24"/>
          <w:szCs w:val="24"/>
          <w:lang w:val="en-US"/>
        </w:rPr>
        <w:t xml:space="preserve"> </w:t>
      </w:r>
      <w:r w:rsidRPr="00FA3840">
        <w:rPr>
          <w:rFonts w:ascii="Cascadia Mono" w:hAnsi="Cascadia Mono" w:cs="Cascadia Mono"/>
          <w:noProof w:val="0"/>
          <w:color w:val="0000FF"/>
          <w:kern w:val="0"/>
          <w:sz w:val="24"/>
          <w:szCs w:val="24"/>
          <w:lang w:val="en-US"/>
        </w:rPr>
        <w:t>AS</w:t>
      </w:r>
      <w:r w:rsidRPr="00FA3840">
        <w:rPr>
          <w:rFonts w:ascii="Cascadia Mono" w:hAnsi="Cascadia Mono" w:cs="Cascadia Mono"/>
          <w:noProof w:val="0"/>
          <w:color w:val="000000"/>
          <w:kern w:val="0"/>
          <w:sz w:val="24"/>
          <w:szCs w:val="24"/>
          <w:lang w:val="en-US"/>
        </w:rPr>
        <w:t xml:space="preserve"> </w:t>
      </w:r>
      <w:r w:rsidRPr="00FA3840">
        <w:rPr>
          <w:rFonts w:ascii="Cascadia Mono" w:hAnsi="Cascadia Mono" w:cs="Cascadia Mono"/>
          <w:noProof w:val="0"/>
          <w:color w:val="0000FF"/>
          <w:kern w:val="0"/>
          <w:sz w:val="24"/>
          <w:szCs w:val="24"/>
          <w:lang w:val="en-US"/>
        </w:rPr>
        <w:t>INT</w:t>
      </w:r>
      <w:r w:rsidRPr="00FA3840">
        <w:rPr>
          <w:rFonts w:ascii="Cascadia Mono" w:hAnsi="Cascadia Mono" w:cs="Cascadia Mono"/>
          <w:noProof w:val="0"/>
          <w:color w:val="808080"/>
          <w:kern w:val="0"/>
          <w:sz w:val="24"/>
          <w:szCs w:val="24"/>
          <w:lang w:val="en-US"/>
        </w:rPr>
        <w:t>)</w:t>
      </w:r>
      <w:r w:rsidRPr="00FA3840">
        <w:rPr>
          <w:rFonts w:ascii="Cascadia Mono" w:hAnsi="Cascadia Mono" w:cs="Cascadia Mono"/>
          <w:noProof w:val="0"/>
          <w:color w:val="000000"/>
          <w:kern w:val="0"/>
          <w:sz w:val="24"/>
          <w:szCs w:val="24"/>
          <w:lang w:val="en-US"/>
        </w:rPr>
        <w:t xml:space="preserve"> </w:t>
      </w:r>
      <w:r w:rsidRPr="00FA3840">
        <w:rPr>
          <w:rFonts w:ascii="Cascadia Mono" w:hAnsi="Cascadia Mono" w:cs="Cascadia Mono"/>
          <w:noProof w:val="0"/>
          <w:color w:val="808080"/>
          <w:kern w:val="0"/>
          <w:sz w:val="24"/>
          <w:szCs w:val="24"/>
          <w:lang w:val="en-US"/>
        </w:rPr>
        <w:t>+</w:t>
      </w:r>
      <w:r w:rsidRPr="00FA3840">
        <w:rPr>
          <w:rFonts w:ascii="Cascadia Mono" w:hAnsi="Cascadia Mono" w:cs="Cascadia Mono"/>
          <w:noProof w:val="0"/>
          <w:color w:val="000000"/>
          <w:kern w:val="0"/>
          <w:sz w:val="24"/>
          <w:szCs w:val="24"/>
          <w:lang w:val="en-US"/>
        </w:rPr>
        <w:t xml:space="preserve"> 1 </w:t>
      </w:r>
      <w:r w:rsidRPr="00FA3840">
        <w:rPr>
          <w:rFonts w:ascii="Cascadia Mono" w:hAnsi="Cascadia Mono" w:cs="Cascadia Mono"/>
          <w:noProof w:val="0"/>
          <w:color w:val="0000FF"/>
          <w:kern w:val="0"/>
          <w:sz w:val="24"/>
          <w:szCs w:val="24"/>
          <w:lang w:val="en-US"/>
        </w:rPr>
        <w:t>AS</w:t>
      </w:r>
      <w:r w:rsidRPr="00FA3840">
        <w:rPr>
          <w:rFonts w:ascii="Cascadia Mono" w:hAnsi="Cascadia Mono" w:cs="Cascadia Mono"/>
          <w:noProof w:val="0"/>
          <w:color w:val="000000"/>
          <w:kern w:val="0"/>
          <w:sz w:val="24"/>
          <w:szCs w:val="24"/>
          <w:lang w:val="en-US"/>
        </w:rPr>
        <w:t xml:space="preserve"> </w:t>
      </w:r>
      <w:r w:rsidRPr="00FA3840">
        <w:rPr>
          <w:rFonts w:ascii="Cascadia Mono" w:hAnsi="Cascadia Mono" w:cs="Cascadia Mono"/>
          <w:noProof w:val="0"/>
          <w:color w:val="0000FF"/>
          <w:kern w:val="0"/>
          <w:sz w:val="24"/>
          <w:szCs w:val="24"/>
          <w:lang w:val="en-US"/>
        </w:rPr>
        <w:t>NVARCHAR</w:t>
      </w:r>
      <w:r w:rsidRPr="00FA3840">
        <w:rPr>
          <w:rFonts w:ascii="Cascadia Mono" w:hAnsi="Cascadia Mono" w:cs="Cascadia Mono"/>
          <w:noProof w:val="0"/>
          <w:color w:val="808080"/>
          <w:kern w:val="0"/>
          <w:sz w:val="24"/>
          <w:szCs w:val="24"/>
          <w:lang w:val="en-US"/>
        </w:rPr>
        <w:t>(</w:t>
      </w:r>
      <w:r w:rsidRPr="00FA3840">
        <w:rPr>
          <w:rFonts w:ascii="Cascadia Mono" w:hAnsi="Cascadia Mono" w:cs="Cascadia Mono"/>
          <w:noProof w:val="0"/>
          <w:color w:val="000000"/>
          <w:kern w:val="0"/>
          <w:sz w:val="24"/>
          <w:szCs w:val="24"/>
          <w:lang w:val="en-US"/>
        </w:rPr>
        <w:t>2</w:t>
      </w:r>
      <w:r w:rsidRPr="00FA3840">
        <w:rPr>
          <w:rFonts w:ascii="Cascadia Mono" w:hAnsi="Cascadia Mono" w:cs="Cascadia Mono"/>
          <w:noProof w:val="0"/>
          <w:color w:val="808080"/>
          <w:kern w:val="0"/>
          <w:sz w:val="24"/>
          <w:szCs w:val="24"/>
          <w:lang w:val="en-US"/>
        </w:rPr>
        <w:t>)),</w:t>
      </w:r>
      <w:r w:rsidRPr="00FA3840">
        <w:rPr>
          <w:rFonts w:ascii="Cascadia Mono" w:hAnsi="Cascadia Mono" w:cs="Cascadia Mono"/>
          <w:noProof w:val="0"/>
          <w:color w:val="000000"/>
          <w:kern w:val="0"/>
          <w:sz w:val="24"/>
          <w:szCs w:val="24"/>
          <w:lang w:val="en-US"/>
        </w:rPr>
        <w:t xml:space="preserve"> 2</w:t>
      </w:r>
      <w:r w:rsidRPr="00FA3840">
        <w:rPr>
          <w:rFonts w:ascii="Cascadia Mono" w:hAnsi="Cascadia Mono" w:cs="Cascadia Mono"/>
          <w:noProof w:val="0"/>
          <w:color w:val="808080"/>
          <w:kern w:val="0"/>
          <w:sz w:val="24"/>
          <w:szCs w:val="24"/>
          <w:lang w:val="en-US"/>
        </w:rPr>
        <w:t>)</w:t>
      </w:r>
    </w:p>
    <w:p w14:paraId="1B46E51B" w14:textId="77777777" w:rsidR="00837F88" w:rsidRPr="00FA3840" w:rsidRDefault="00837F88" w:rsidP="00FA38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A3840">
        <w:rPr>
          <w:rFonts w:ascii="Cascadia Mono" w:hAnsi="Cascadia Mono" w:cs="Cascadia Mono"/>
          <w:noProof w:val="0"/>
          <w:color w:val="000000"/>
          <w:kern w:val="0"/>
          <w:sz w:val="24"/>
          <w:szCs w:val="24"/>
          <w:lang w:val="en-US"/>
        </w:rPr>
        <w:tab/>
      </w:r>
      <w:r w:rsidRPr="00FA3840">
        <w:rPr>
          <w:rFonts w:ascii="Cascadia Mono" w:hAnsi="Cascadia Mono" w:cs="Cascadia Mono"/>
          <w:noProof w:val="0"/>
          <w:color w:val="0000FF"/>
          <w:kern w:val="0"/>
          <w:sz w:val="24"/>
          <w:szCs w:val="24"/>
          <w:lang w:val="en-US"/>
        </w:rPr>
        <w:t>RETURN</w:t>
      </w:r>
      <w:r w:rsidRPr="00FA3840">
        <w:rPr>
          <w:rFonts w:ascii="Cascadia Mono" w:hAnsi="Cascadia Mono" w:cs="Cascadia Mono"/>
          <w:noProof w:val="0"/>
          <w:color w:val="000000"/>
          <w:kern w:val="0"/>
          <w:sz w:val="24"/>
          <w:szCs w:val="24"/>
          <w:lang w:val="en-US"/>
        </w:rPr>
        <w:t xml:space="preserve"> @</w:t>
      </w:r>
      <w:proofErr w:type="gramStart"/>
      <w:r w:rsidRPr="00FA3840">
        <w:rPr>
          <w:rFonts w:ascii="Cascadia Mono" w:hAnsi="Cascadia Mono" w:cs="Cascadia Mono"/>
          <w:noProof w:val="0"/>
          <w:color w:val="000000"/>
          <w:kern w:val="0"/>
          <w:sz w:val="24"/>
          <w:szCs w:val="24"/>
          <w:lang w:val="en-US"/>
        </w:rPr>
        <w:t>id</w:t>
      </w:r>
      <w:proofErr w:type="gramEnd"/>
    </w:p>
    <w:p w14:paraId="09D002CC" w14:textId="77777777" w:rsidR="00837F88" w:rsidRPr="00FA3840" w:rsidRDefault="00837F88" w:rsidP="00FA38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FA3840">
        <w:rPr>
          <w:rFonts w:ascii="Cascadia Mono" w:hAnsi="Cascadia Mono" w:cs="Cascadia Mono"/>
          <w:noProof w:val="0"/>
          <w:color w:val="0000FF"/>
          <w:kern w:val="0"/>
          <w:sz w:val="24"/>
          <w:szCs w:val="24"/>
          <w:lang w:val="en-US"/>
        </w:rPr>
        <w:t>END</w:t>
      </w:r>
    </w:p>
    <w:p w14:paraId="6DFDFA90" w14:textId="0C07F240" w:rsidR="00837F88" w:rsidRPr="00FA3840" w:rsidRDefault="00837F88" w:rsidP="00FA3840">
      <w:pPr>
        <w:pStyle w:val="ListParagraph"/>
        <w:pBdr>
          <w:top w:val="single" w:sz="4" w:space="1" w:color="auto"/>
          <w:left w:val="single" w:sz="4" w:space="4" w:color="auto"/>
          <w:bottom w:val="single" w:sz="4" w:space="1" w:color="auto"/>
          <w:right w:val="single" w:sz="4" w:space="4" w:color="auto"/>
        </w:pBdr>
        <w:ind w:left="1584"/>
        <w:rPr>
          <w:rFonts w:ascii="Times New Roman" w:hAnsi="Times New Roman" w:cs="Times New Roman"/>
          <w:sz w:val="24"/>
          <w:szCs w:val="24"/>
          <w:u w:val="single"/>
          <w:lang w:val="en-US"/>
        </w:rPr>
      </w:pPr>
      <w:r w:rsidRPr="00FA3840">
        <w:rPr>
          <w:rFonts w:ascii="Cascadia Mono" w:hAnsi="Cascadia Mono" w:cs="Cascadia Mono"/>
          <w:noProof w:val="0"/>
          <w:color w:val="0000FF"/>
          <w:kern w:val="0"/>
          <w:sz w:val="24"/>
          <w:szCs w:val="24"/>
          <w:lang w:val="en-US"/>
        </w:rPr>
        <w:t>GO</w:t>
      </w:r>
    </w:p>
    <w:p w14:paraId="794B0E3C" w14:textId="77777777" w:rsidR="00837F88" w:rsidRDefault="00837F88" w:rsidP="00837F88">
      <w:pPr>
        <w:pStyle w:val="ListParagraph"/>
        <w:ind w:left="1584"/>
        <w:rPr>
          <w:rFonts w:ascii="Times New Roman" w:hAnsi="Times New Roman" w:cs="Times New Roman"/>
          <w:sz w:val="28"/>
          <w:szCs w:val="28"/>
          <w:u w:val="single"/>
          <w:lang w:val="en-US"/>
        </w:rPr>
      </w:pPr>
    </w:p>
    <w:p w14:paraId="4E0D69A5" w14:textId="7DFDA3CB" w:rsidR="00837F88" w:rsidRDefault="00837F88" w:rsidP="00837F88">
      <w:pPr>
        <w:pStyle w:val="ListParagraph"/>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C# code:</w:t>
      </w:r>
    </w:p>
    <w:p w14:paraId="15D9E0F2" w14:textId="77777777" w:rsidR="005701F7" w:rsidRPr="005701F7" w:rsidRDefault="005701F7" w:rsidP="005701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701F7">
        <w:rPr>
          <w:rFonts w:ascii="Cascadia Mono" w:hAnsi="Cascadia Mono" w:cs="Cascadia Mono"/>
          <w:noProof w:val="0"/>
          <w:color w:val="000000"/>
          <w:kern w:val="0"/>
          <w:sz w:val="24"/>
          <w:szCs w:val="24"/>
          <w:lang w:val="en-US"/>
        </w:rPr>
        <w:t>try</w:t>
      </w:r>
    </w:p>
    <w:p w14:paraId="62975794" w14:textId="77777777" w:rsidR="005701F7" w:rsidRPr="005701F7" w:rsidRDefault="005701F7" w:rsidP="005701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701F7">
        <w:rPr>
          <w:rFonts w:ascii="Cascadia Mono" w:hAnsi="Cascadia Mono" w:cs="Cascadia Mono"/>
          <w:noProof w:val="0"/>
          <w:color w:val="000000"/>
          <w:kern w:val="0"/>
          <w:sz w:val="24"/>
          <w:szCs w:val="24"/>
          <w:lang w:val="en-US"/>
        </w:rPr>
        <w:t>{</w:t>
      </w:r>
    </w:p>
    <w:p w14:paraId="6307AFAE" w14:textId="77777777" w:rsidR="005701F7" w:rsidRPr="005701F7" w:rsidRDefault="005701F7" w:rsidP="005701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701F7">
        <w:rPr>
          <w:rFonts w:ascii="Cascadia Mono" w:hAnsi="Cascadia Mono" w:cs="Cascadia Mono"/>
          <w:noProof w:val="0"/>
          <w:color w:val="000000"/>
          <w:kern w:val="0"/>
          <w:sz w:val="24"/>
          <w:szCs w:val="24"/>
          <w:lang w:val="en-US"/>
        </w:rPr>
        <w:t xml:space="preserve">    </w:t>
      </w:r>
      <w:proofErr w:type="spellStart"/>
      <w:r w:rsidRPr="005701F7">
        <w:rPr>
          <w:rFonts w:ascii="Cascadia Mono" w:hAnsi="Cascadia Mono" w:cs="Cascadia Mono"/>
          <w:noProof w:val="0"/>
          <w:color w:val="000000"/>
          <w:kern w:val="0"/>
          <w:sz w:val="24"/>
          <w:szCs w:val="24"/>
          <w:lang w:val="en-US"/>
        </w:rPr>
        <w:t>tbxIDEmp.Text</w:t>
      </w:r>
      <w:proofErr w:type="spellEnd"/>
      <w:r w:rsidRPr="005701F7">
        <w:rPr>
          <w:rFonts w:ascii="Cascadia Mono" w:hAnsi="Cascadia Mono" w:cs="Cascadia Mono"/>
          <w:noProof w:val="0"/>
          <w:color w:val="000000"/>
          <w:kern w:val="0"/>
          <w:sz w:val="24"/>
          <w:szCs w:val="24"/>
          <w:lang w:val="en-US"/>
        </w:rPr>
        <w:t xml:space="preserve"> = </w:t>
      </w:r>
      <w:proofErr w:type="spellStart"/>
      <w:proofErr w:type="gramStart"/>
      <w:r w:rsidRPr="005701F7">
        <w:rPr>
          <w:rFonts w:ascii="Cascadia Mono" w:hAnsi="Cascadia Mono" w:cs="Cascadia Mono"/>
          <w:noProof w:val="0"/>
          <w:color w:val="000000"/>
          <w:kern w:val="0"/>
          <w:sz w:val="24"/>
          <w:szCs w:val="24"/>
          <w:lang w:val="en-US"/>
        </w:rPr>
        <w:t>DataProvider.Instance.ExecuteScalar</w:t>
      </w:r>
      <w:proofErr w:type="spellEnd"/>
      <w:proofErr w:type="gramEnd"/>
      <w:r w:rsidRPr="005701F7">
        <w:rPr>
          <w:rFonts w:ascii="Cascadia Mono" w:hAnsi="Cascadia Mono" w:cs="Cascadia Mono"/>
          <w:noProof w:val="0"/>
          <w:color w:val="000000"/>
          <w:kern w:val="0"/>
          <w:sz w:val="24"/>
          <w:szCs w:val="24"/>
          <w:lang w:val="en-US"/>
        </w:rPr>
        <w:t xml:space="preserve">("select </w:t>
      </w:r>
      <w:proofErr w:type="spellStart"/>
      <w:r w:rsidRPr="005701F7">
        <w:rPr>
          <w:rFonts w:ascii="Cascadia Mono" w:hAnsi="Cascadia Mono" w:cs="Cascadia Mono"/>
          <w:noProof w:val="0"/>
          <w:color w:val="000000"/>
          <w:kern w:val="0"/>
          <w:sz w:val="24"/>
          <w:szCs w:val="24"/>
          <w:lang w:val="en-US"/>
        </w:rPr>
        <w:t>dbo.createID</w:t>
      </w:r>
      <w:proofErr w:type="spellEnd"/>
      <w:r w:rsidRPr="005701F7">
        <w:rPr>
          <w:rFonts w:ascii="Cascadia Mono" w:hAnsi="Cascadia Mono" w:cs="Cascadia Mono"/>
          <w:noProof w:val="0"/>
          <w:color w:val="000000"/>
          <w:kern w:val="0"/>
          <w:sz w:val="24"/>
          <w:szCs w:val="24"/>
          <w:lang w:val="en-US"/>
        </w:rPr>
        <w:t xml:space="preserve"> ( @cate )", new object[] { cate }).</w:t>
      </w:r>
      <w:proofErr w:type="spellStart"/>
      <w:r w:rsidRPr="005701F7">
        <w:rPr>
          <w:rFonts w:ascii="Cascadia Mono" w:hAnsi="Cascadia Mono" w:cs="Cascadia Mono"/>
          <w:noProof w:val="0"/>
          <w:color w:val="000000"/>
          <w:kern w:val="0"/>
          <w:sz w:val="24"/>
          <w:szCs w:val="24"/>
          <w:lang w:val="en-US"/>
        </w:rPr>
        <w:t>ToString</w:t>
      </w:r>
      <w:proofErr w:type="spellEnd"/>
      <w:r w:rsidRPr="005701F7">
        <w:rPr>
          <w:rFonts w:ascii="Cascadia Mono" w:hAnsi="Cascadia Mono" w:cs="Cascadia Mono"/>
          <w:noProof w:val="0"/>
          <w:color w:val="000000"/>
          <w:kern w:val="0"/>
          <w:sz w:val="24"/>
          <w:szCs w:val="24"/>
          <w:lang w:val="en-US"/>
        </w:rPr>
        <w:t>();</w:t>
      </w:r>
    </w:p>
    <w:p w14:paraId="38EB7F60" w14:textId="77777777" w:rsidR="005701F7" w:rsidRPr="005701F7" w:rsidRDefault="005701F7" w:rsidP="005701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701F7">
        <w:rPr>
          <w:rFonts w:ascii="Cascadia Mono" w:hAnsi="Cascadia Mono" w:cs="Cascadia Mono"/>
          <w:noProof w:val="0"/>
          <w:color w:val="000000"/>
          <w:kern w:val="0"/>
          <w:sz w:val="24"/>
          <w:szCs w:val="24"/>
          <w:lang w:val="en-US"/>
        </w:rPr>
        <w:t>}</w:t>
      </w:r>
    </w:p>
    <w:p w14:paraId="3D82658F" w14:textId="77777777" w:rsidR="005701F7" w:rsidRPr="005701F7" w:rsidRDefault="005701F7" w:rsidP="005701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701F7">
        <w:rPr>
          <w:rFonts w:ascii="Cascadia Mono" w:hAnsi="Cascadia Mono" w:cs="Cascadia Mono"/>
          <w:noProof w:val="0"/>
          <w:color w:val="000000"/>
          <w:kern w:val="0"/>
          <w:sz w:val="24"/>
          <w:szCs w:val="24"/>
          <w:lang w:val="en-US"/>
        </w:rPr>
        <w:t>catch (</w:t>
      </w:r>
      <w:proofErr w:type="spellStart"/>
      <w:r w:rsidRPr="005701F7">
        <w:rPr>
          <w:rFonts w:ascii="Cascadia Mono" w:hAnsi="Cascadia Mono" w:cs="Cascadia Mono"/>
          <w:noProof w:val="0"/>
          <w:color w:val="000000"/>
          <w:kern w:val="0"/>
          <w:sz w:val="24"/>
          <w:szCs w:val="24"/>
          <w:lang w:val="en-US"/>
        </w:rPr>
        <w:t>SqlException</w:t>
      </w:r>
      <w:proofErr w:type="spellEnd"/>
      <w:r w:rsidRPr="005701F7">
        <w:rPr>
          <w:rFonts w:ascii="Cascadia Mono" w:hAnsi="Cascadia Mono" w:cs="Cascadia Mono"/>
          <w:noProof w:val="0"/>
          <w:color w:val="000000"/>
          <w:kern w:val="0"/>
          <w:sz w:val="24"/>
          <w:szCs w:val="24"/>
          <w:lang w:val="en-US"/>
        </w:rPr>
        <w:t xml:space="preserve"> </w:t>
      </w:r>
      <w:proofErr w:type="spellStart"/>
      <w:r w:rsidRPr="005701F7">
        <w:rPr>
          <w:rFonts w:ascii="Cascadia Mono" w:hAnsi="Cascadia Mono" w:cs="Cascadia Mono"/>
          <w:noProof w:val="0"/>
          <w:color w:val="000000"/>
          <w:kern w:val="0"/>
          <w:sz w:val="24"/>
          <w:szCs w:val="24"/>
          <w:lang w:val="en-US"/>
        </w:rPr>
        <w:t>ev</w:t>
      </w:r>
      <w:proofErr w:type="spellEnd"/>
      <w:r w:rsidRPr="005701F7">
        <w:rPr>
          <w:rFonts w:ascii="Cascadia Mono" w:hAnsi="Cascadia Mono" w:cs="Cascadia Mono"/>
          <w:noProof w:val="0"/>
          <w:color w:val="000000"/>
          <w:kern w:val="0"/>
          <w:sz w:val="24"/>
          <w:szCs w:val="24"/>
          <w:lang w:val="en-US"/>
        </w:rPr>
        <w:t>)</w:t>
      </w:r>
    </w:p>
    <w:p w14:paraId="4E7EF710" w14:textId="77777777" w:rsidR="005701F7" w:rsidRPr="005701F7" w:rsidRDefault="005701F7" w:rsidP="005701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701F7">
        <w:rPr>
          <w:rFonts w:ascii="Cascadia Mono" w:hAnsi="Cascadia Mono" w:cs="Cascadia Mono"/>
          <w:noProof w:val="0"/>
          <w:color w:val="000000"/>
          <w:kern w:val="0"/>
          <w:sz w:val="24"/>
          <w:szCs w:val="24"/>
          <w:lang w:val="en-US"/>
        </w:rPr>
        <w:t>{</w:t>
      </w:r>
    </w:p>
    <w:p w14:paraId="77D91207" w14:textId="77777777" w:rsidR="005701F7" w:rsidRPr="005701F7" w:rsidRDefault="005701F7" w:rsidP="005701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701F7">
        <w:rPr>
          <w:rFonts w:ascii="Cascadia Mono" w:hAnsi="Cascadia Mono" w:cs="Cascadia Mono"/>
          <w:noProof w:val="0"/>
          <w:color w:val="000000"/>
          <w:kern w:val="0"/>
          <w:sz w:val="24"/>
          <w:szCs w:val="24"/>
          <w:lang w:val="en-US"/>
        </w:rPr>
        <w:t xml:space="preserve">    </w:t>
      </w:r>
      <w:proofErr w:type="spellStart"/>
      <w:r w:rsidRPr="005701F7">
        <w:rPr>
          <w:rFonts w:ascii="Cascadia Mono" w:hAnsi="Cascadia Mono" w:cs="Cascadia Mono"/>
          <w:noProof w:val="0"/>
          <w:color w:val="000000"/>
          <w:kern w:val="0"/>
          <w:sz w:val="24"/>
          <w:szCs w:val="24"/>
          <w:lang w:val="en-US"/>
        </w:rPr>
        <w:t>MessageBox.Show</w:t>
      </w:r>
      <w:proofErr w:type="spellEnd"/>
      <w:r w:rsidRPr="005701F7">
        <w:rPr>
          <w:rFonts w:ascii="Cascadia Mono" w:hAnsi="Cascadia Mono" w:cs="Cascadia Mono"/>
          <w:noProof w:val="0"/>
          <w:color w:val="000000"/>
          <w:kern w:val="0"/>
          <w:sz w:val="24"/>
          <w:szCs w:val="24"/>
          <w:lang w:val="en-US"/>
        </w:rPr>
        <w:t xml:space="preserve">("Load </w:t>
      </w:r>
      <w:proofErr w:type="spellStart"/>
      <w:r w:rsidRPr="005701F7">
        <w:rPr>
          <w:rFonts w:ascii="Cascadia Mono" w:hAnsi="Cascadia Mono" w:cs="Cascadia Mono"/>
          <w:noProof w:val="0"/>
          <w:color w:val="000000"/>
          <w:kern w:val="0"/>
          <w:sz w:val="24"/>
          <w:szCs w:val="24"/>
          <w:lang w:val="en-US"/>
        </w:rPr>
        <w:t>dữ</w:t>
      </w:r>
      <w:proofErr w:type="spellEnd"/>
      <w:r w:rsidRPr="005701F7">
        <w:rPr>
          <w:rFonts w:ascii="Cascadia Mono" w:hAnsi="Cascadia Mono" w:cs="Cascadia Mono"/>
          <w:noProof w:val="0"/>
          <w:color w:val="000000"/>
          <w:kern w:val="0"/>
          <w:sz w:val="24"/>
          <w:szCs w:val="24"/>
          <w:lang w:val="en-US"/>
        </w:rPr>
        <w:t xml:space="preserve"> </w:t>
      </w:r>
      <w:proofErr w:type="spellStart"/>
      <w:r w:rsidRPr="005701F7">
        <w:rPr>
          <w:rFonts w:ascii="Cascadia Mono" w:hAnsi="Cascadia Mono" w:cs="Cascadia Mono"/>
          <w:noProof w:val="0"/>
          <w:color w:val="000000"/>
          <w:kern w:val="0"/>
          <w:sz w:val="24"/>
          <w:szCs w:val="24"/>
          <w:lang w:val="en-US"/>
        </w:rPr>
        <w:t>liệu</w:t>
      </w:r>
      <w:proofErr w:type="spellEnd"/>
      <w:r w:rsidRPr="005701F7">
        <w:rPr>
          <w:rFonts w:ascii="Cascadia Mono" w:hAnsi="Cascadia Mono" w:cs="Cascadia Mono"/>
          <w:noProof w:val="0"/>
          <w:color w:val="000000"/>
          <w:kern w:val="0"/>
          <w:sz w:val="24"/>
          <w:szCs w:val="24"/>
          <w:lang w:val="en-US"/>
        </w:rPr>
        <w:t xml:space="preserve"> </w:t>
      </w:r>
      <w:proofErr w:type="spellStart"/>
      <w:r w:rsidRPr="005701F7">
        <w:rPr>
          <w:rFonts w:ascii="Cascadia Mono" w:hAnsi="Cascadia Mono" w:cs="Cascadia Mono"/>
          <w:noProof w:val="0"/>
          <w:color w:val="000000"/>
          <w:kern w:val="0"/>
          <w:sz w:val="24"/>
          <w:szCs w:val="24"/>
          <w:lang w:val="en-US"/>
        </w:rPr>
        <w:t>thất</w:t>
      </w:r>
      <w:proofErr w:type="spellEnd"/>
      <w:r w:rsidRPr="005701F7">
        <w:rPr>
          <w:rFonts w:ascii="Cascadia Mono" w:hAnsi="Cascadia Mono" w:cs="Cascadia Mono"/>
          <w:noProof w:val="0"/>
          <w:color w:val="000000"/>
          <w:kern w:val="0"/>
          <w:sz w:val="24"/>
          <w:szCs w:val="24"/>
          <w:lang w:val="en-US"/>
        </w:rPr>
        <w:t xml:space="preserve"> </w:t>
      </w:r>
      <w:proofErr w:type="spellStart"/>
      <w:r w:rsidRPr="005701F7">
        <w:rPr>
          <w:rFonts w:ascii="Cascadia Mono" w:hAnsi="Cascadia Mono" w:cs="Cascadia Mono"/>
          <w:noProof w:val="0"/>
          <w:color w:val="000000"/>
          <w:kern w:val="0"/>
          <w:sz w:val="24"/>
          <w:szCs w:val="24"/>
          <w:lang w:val="en-US"/>
        </w:rPr>
        <w:t>bại</w:t>
      </w:r>
      <w:proofErr w:type="spellEnd"/>
      <w:r w:rsidRPr="005701F7">
        <w:rPr>
          <w:rFonts w:ascii="Cascadia Mono" w:hAnsi="Cascadia Mono" w:cs="Cascadia Mono"/>
          <w:noProof w:val="0"/>
          <w:color w:val="000000"/>
          <w:kern w:val="0"/>
          <w:sz w:val="24"/>
          <w:szCs w:val="24"/>
          <w:lang w:val="en-US"/>
        </w:rPr>
        <w:t>! \</w:t>
      </w:r>
      <w:proofErr w:type="spellStart"/>
      <w:r w:rsidRPr="005701F7">
        <w:rPr>
          <w:rFonts w:ascii="Cascadia Mono" w:hAnsi="Cascadia Mono" w:cs="Cascadia Mono"/>
          <w:noProof w:val="0"/>
          <w:color w:val="000000"/>
          <w:kern w:val="0"/>
          <w:sz w:val="24"/>
          <w:szCs w:val="24"/>
          <w:lang w:val="en-US"/>
        </w:rPr>
        <w:t>nDo</w:t>
      </w:r>
      <w:proofErr w:type="spellEnd"/>
      <w:r w:rsidRPr="005701F7">
        <w:rPr>
          <w:rFonts w:ascii="Cascadia Mono" w:hAnsi="Cascadia Mono" w:cs="Cascadia Mono"/>
          <w:noProof w:val="0"/>
          <w:color w:val="000000"/>
          <w:kern w:val="0"/>
          <w:sz w:val="24"/>
          <w:szCs w:val="24"/>
          <w:lang w:val="en-US"/>
        </w:rPr>
        <w:t xml:space="preserve">: \n" + </w:t>
      </w:r>
      <w:proofErr w:type="spellStart"/>
      <w:proofErr w:type="gramStart"/>
      <w:r w:rsidRPr="005701F7">
        <w:rPr>
          <w:rFonts w:ascii="Cascadia Mono" w:hAnsi="Cascadia Mono" w:cs="Cascadia Mono"/>
          <w:noProof w:val="0"/>
          <w:color w:val="000000"/>
          <w:kern w:val="0"/>
          <w:sz w:val="24"/>
          <w:szCs w:val="24"/>
          <w:lang w:val="en-US"/>
        </w:rPr>
        <w:t>ev.Message</w:t>
      </w:r>
      <w:proofErr w:type="spellEnd"/>
      <w:proofErr w:type="gramEnd"/>
      <w:r w:rsidRPr="005701F7">
        <w:rPr>
          <w:rFonts w:ascii="Cascadia Mono" w:hAnsi="Cascadia Mono" w:cs="Cascadia Mono"/>
          <w:noProof w:val="0"/>
          <w:color w:val="000000"/>
          <w:kern w:val="0"/>
          <w:sz w:val="24"/>
          <w:szCs w:val="24"/>
          <w:lang w:val="en-US"/>
        </w:rPr>
        <w:t xml:space="preserve">, "Thông </w:t>
      </w:r>
      <w:proofErr w:type="spellStart"/>
      <w:r w:rsidRPr="005701F7">
        <w:rPr>
          <w:rFonts w:ascii="Cascadia Mono" w:hAnsi="Cascadia Mono" w:cs="Cascadia Mono"/>
          <w:noProof w:val="0"/>
          <w:color w:val="000000"/>
          <w:kern w:val="0"/>
          <w:sz w:val="24"/>
          <w:szCs w:val="24"/>
          <w:lang w:val="en-US"/>
        </w:rPr>
        <w:t>báo</w:t>
      </w:r>
      <w:proofErr w:type="spellEnd"/>
      <w:r w:rsidRPr="005701F7">
        <w:rPr>
          <w:rFonts w:ascii="Cascadia Mono" w:hAnsi="Cascadia Mono" w:cs="Cascadia Mono"/>
          <w:noProof w:val="0"/>
          <w:color w:val="000000"/>
          <w:kern w:val="0"/>
          <w:sz w:val="24"/>
          <w:szCs w:val="24"/>
          <w:lang w:val="en-US"/>
        </w:rPr>
        <w:t xml:space="preserve">", </w:t>
      </w:r>
      <w:proofErr w:type="spellStart"/>
      <w:r w:rsidRPr="005701F7">
        <w:rPr>
          <w:rFonts w:ascii="Cascadia Mono" w:hAnsi="Cascadia Mono" w:cs="Cascadia Mono"/>
          <w:noProof w:val="0"/>
          <w:color w:val="000000"/>
          <w:kern w:val="0"/>
          <w:sz w:val="24"/>
          <w:szCs w:val="24"/>
          <w:lang w:val="en-US"/>
        </w:rPr>
        <w:t>MessageBoxButtons.OK</w:t>
      </w:r>
      <w:proofErr w:type="spellEnd"/>
      <w:r w:rsidRPr="005701F7">
        <w:rPr>
          <w:rFonts w:ascii="Cascadia Mono" w:hAnsi="Cascadia Mono" w:cs="Cascadia Mono"/>
          <w:noProof w:val="0"/>
          <w:color w:val="000000"/>
          <w:kern w:val="0"/>
          <w:sz w:val="24"/>
          <w:szCs w:val="24"/>
          <w:lang w:val="en-US"/>
        </w:rPr>
        <w:t xml:space="preserve">, </w:t>
      </w:r>
      <w:proofErr w:type="spellStart"/>
      <w:r w:rsidRPr="005701F7">
        <w:rPr>
          <w:rFonts w:ascii="Cascadia Mono" w:hAnsi="Cascadia Mono" w:cs="Cascadia Mono"/>
          <w:noProof w:val="0"/>
          <w:color w:val="000000"/>
          <w:kern w:val="0"/>
          <w:sz w:val="24"/>
          <w:szCs w:val="24"/>
          <w:lang w:val="en-US"/>
        </w:rPr>
        <w:t>MessageBoxIcon.Warning</w:t>
      </w:r>
      <w:proofErr w:type="spellEnd"/>
      <w:r w:rsidRPr="005701F7">
        <w:rPr>
          <w:rFonts w:ascii="Cascadia Mono" w:hAnsi="Cascadia Mono" w:cs="Cascadia Mono"/>
          <w:noProof w:val="0"/>
          <w:color w:val="000000"/>
          <w:kern w:val="0"/>
          <w:sz w:val="24"/>
          <w:szCs w:val="24"/>
          <w:lang w:val="en-US"/>
        </w:rPr>
        <w:t>);</w:t>
      </w:r>
    </w:p>
    <w:p w14:paraId="5D9581FD" w14:textId="77777777" w:rsidR="005701F7" w:rsidRPr="005701F7" w:rsidRDefault="005701F7" w:rsidP="005701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5701F7">
        <w:rPr>
          <w:rFonts w:ascii="Cascadia Mono" w:hAnsi="Cascadia Mono" w:cs="Cascadia Mono"/>
          <w:noProof w:val="0"/>
          <w:color w:val="000000"/>
          <w:kern w:val="0"/>
          <w:sz w:val="24"/>
          <w:szCs w:val="24"/>
          <w:lang w:val="en-US"/>
        </w:rPr>
        <w:t xml:space="preserve">    </w:t>
      </w:r>
      <w:proofErr w:type="gramStart"/>
      <w:r w:rsidRPr="005701F7">
        <w:rPr>
          <w:rFonts w:ascii="Cascadia Mono" w:hAnsi="Cascadia Mono" w:cs="Cascadia Mono"/>
          <w:noProof w:val="0"/>
          <w:color w:val="000000"/>
          <w:kern w:val="0"/>
          <w:sz w:val="24"/>
          <w:szCs w:val="24"/>
          <w:lang w:val="en-US"/>
        </w:rPr>
        <w:t>return;</w:t>
      </w:r>
      <w:proofErr w:type="gramEnd"/>
    </w:p>
    <w:p w14:paraId="342D2EDB" w14:textId="4BA8B308" w:rsidR="00837F88" w:rsidRPr="005701F7" w:rsidRDefault="005701F7" w:rsidP="005701F7">
      <w:pPr>
        <w:pStyle w:val="ListParagraph"/>
        <w:pBdr>
          <w:top w:val="single" w:sz="4" w:space="1" w:color="auto"/>
          <w:left w:val="single" w:sz="4" w:space="4" w:color="auto"/>
          <w:bottom w:val="single" w:sz="4" w:space="1" w:color="auto"/>
          <w:right w:val="single" w:sz="4" w:space="4" w:color="auto"/>
        </w:pBdr>
        <w:ind w:left="1584"/>
        <w:rPr>
          <w:rFonts w:ascii="Times New Roman" w:hAnsi="Times New Roman" w:cs="Times New Roman"/>
          <w:sz w:val="24"/>
          <w:szCs w:val="24"/>
          <w:u w:val="single"/>
          <w:lang w:val="en-US"/>
        </w:rPr>
      </w:pPr>
      <w:r w:rsidRPr="005701F7">
        <w:rPr>
          <w:rFonts w:ascii="Cascadia Mono" w:hAnsi="Cascadia Mono" w:cs="Cascadia Mono"/>
          <w:noProof w:val="0"/>
          <w:color w:val="000000"/>
          <w:kern w:val="0"/>
          <w:sz w:val="24"/>
          <w:szCs w:val="24"/>
          <w:lang w:val="en-US"/>
        </w:rPr>
        <w:t>}</w:t>
      </w:r>
    </w:p>
    <w:p w14:paraId="6556854E" w14:textId="77777777" w:rsidR="00837F88" w:rsidRPr="00837F88" w:rsidRDefault="00837F88" w:rsidP="00837F88">
      <w:pPr>
        <w:pStyle w:val="ListParagraph"/>
        <w:ind w:left="1584"/>
        <w:rPr>
          <w:rFonts w:ascii="Times New Roman" w:hAnsi="Times New Roman" w:cs="Times New Roman"/>
          <w:sz w:val="28"/>
          <w:szCs w:val="28"/>
          <w:u w:val="single"/>
          <w:lang w:val="en-US"/>
        </w:rPr>
      </w:pPr>
    </w:p>
    <w:p w14:paraId="75DDD874" w14:textId="0BDAF6A1" w:rsidR="00F86200" w:rsidRDefault="00F86200" w:rsidP="00F86200">
      <w:pPr>
        <w:pStyle w:val="ListParagraph"/>
        <w:numPr>
          <w:ilvl w:val="0"/>
          <w:numId w:val="38"/>
        </w:numPr>
        <w:rPr>
          <w:rFonts w:ascii="Times New Roman" w:hAnsi="Times New Roman" w:cs="Times New Roman"/>
          <w:b/>
          <w:bCs/>
          <w:sz w:val="28"/>
          <w:szCs w:val="28"/>
          <w:lang w:val="en-US"/>
        </w:rPr>
      </w:pPr>
      <w:r>
        <w:rPr>
          <w:rFonts w:ascii="Times New Roman" w:hAnsi="Times New Roman" w:cs="Times New Roman"/>
          <w:b/>
          <w:bCs/>
          <w:sz w:val="28"/>
          <w:szCs w:val="28"/>
          <w:lang w:val="en-US"/>
        </w:rPr>
        <w:t>Function</w:t>
      </w:r>
      <w:r w:rsidR="00C27FE9">
        <w:rPr>
          <w:rFonts w:ascii="Times New Roman" w:hAnsi="Times New Roman" w:cs="Times New Roman"/>
          <w:b/>
          <w:bCs/>
          <w:sz w:val="28"/>
          <w:szCs w:val="28"/>
          <w:lang w:val="en-US"/>
        </w:rPr>
        <w:t xml:space="preserve"> </w:t>
      </w:r>
      <w:r w:rsidR="00C27FE9" w:rsidRPr="00C27FE9">
        <w:rPr>
          <w:rFonts w:ascii="Times New Roman" w:hAnsi="Times New Roman" w:cs="Times New Roman"/>
          <w:b/>
          <w:bCs/>
          <w:sz w:val="28"/>
          <w:szCs w:val="28"/>
          <w:lang w:val="en-US"/>
        </w:rPr>
        <w:t>lọc nhân viên theo tên nhân viên trong shiftdetailview</w:t>
      </w:r>
      <w:r w:rsidR="00C27FE9">
        <w:rPr>
          <w:rFonts w:ascii="Times New Roman" w:hAnsi="Times New Roman" w:cs="Times New Roman"/>
          <w:b/>
          <w:bCs/>
          <w:sz w:val="28"/>
          <w:szCs w:val="28"/>
          <w:lang w:val="en-US"/>
        </w:rPr>
        <w:t>:</w:t>
      </w:r>
    </w:p>
    <w:p w14:paraId="22AA5415" w14:textId="55FBC99D" w:rsidR="00314066" w:rsidRDefault="00B501AA" w:rsidP="00314066">
      <w:pPr>
        <w:pStyle w:val="ListParagraph"/>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SQL:</w:t>
      </w:r>
    </w:p>
    <w:p w14:paraId="73705EBC" w14:textId="77777777" w:rsidR="00B501AA" w:rsidRPr="00B501AA" w:rsidRDefault="00B501AA" w:rsidP="00B501A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B501AA">
        <w:rPr>
          <w:rFonts w:ascii="Cascadia Mono" w:hAnsi="Cascadia Mono" w:cs="Cascadia Mono"/>
          <w:noProof w:val="0"/>
          <w:color w:val="0000FF"/>
          <w:kern w:val="0"/>
          <w:sz w:val="24"/>
          <w:szCs w:val="24"/>
          <w:lang w:val="en-US"/>
        </w:rPr>
        <w:t>DROP</w:t>
      </w:r>
      <w:r w:rsidRPr="00B501AA">
        <w:rPr>
          <w:rFonts w:ascii="Cascadia Mono" w:hAnsi="Cascadia Mono" w:cs="Cascadia Mono"/>
          <w:noProof w:val="0"/>
          <w:color w:val="000000"/>
          <w:kern w:val="0"/>
          <w:sz w:val="24"/>
          <w:szCs w:val="24"/>
          <w:lang w:val="en-US"/>
        </w:rPr>
        <w:t xml:space="preserve"> </w:t>
      </w:r>
      <w:r w:rsidRPr="00B501AA">
        <w:rPr>
          <w:rFonts w:ascii="Cascadia Mono" w:hAnsi="Cascadia Mono" w:cs="Cascadia Mono"/>
          <w:noProof w:val="0"/>
          <w:color w:val="0000FF"/>
          <w:kern w:val="0"/>
          <w:sz w:val="24"/>
          <w:szCs w:val="24"/>
          <w:lang w:val="en-US"/>
        </w:rPr>
        <w:t>FUNCTION</w:t>
      </w:r>
      <w:r w:rsidRPr="00B501AA">
        <w:rPr>
          <w:rFonts w:ascii="Cascadia Mono" w:hAnsi="Cascadia Mono" w:cs="Cascadia Mono"/>
          <w:noProof w:val="0"/>
          <w:color w:val="000000"/>
          <w:kern w:val="0"/>
          <w:sz w:val="24"/>
          <w:szCs w:val="24"/>
          <w:lang w:val="en-US"/>
        </w:rPr>
        <w:t xml:space="preserve"> </w:t>
      </w:r>
      <w:r w:rsidRPr="00B501AA">
        <w:rPr>
          <w:rFonts w:ascii="Cascadia Mono" w:hAnsi="Cascadia Mono" w:cs="Cascadia Mono"/>
          <w:noProof w:val="0"/>
          <w:color w:val="0000FF"/>
          <w:kern w:val="0"/>
          <w:sz w:val="24"/>
          <w:szCs w:val="24"/>
          <w:lang w:val="en-US"/>
        </w:rPr>
        <w:t>IF</w:t>
      </w:r>
      <w:r w:rsidRPr="00B501AA">
        <w:rPr>
          <w:rFonts w:ascii="Cascadia Mono" w:hAnsi="Cascadia Mono" w:cs="Cascadia Mono"/>
          <w:noProof w:val="0"/>
          <w:color w:val="000000"/>
          <w:kern w:val="0"/>
          <w:sz w:val="24"/>
          <w:szCs w:val="24"/>
          <w:lang w:val="en-US"/>
        </w:rPr>
        <w:t xml:space="preserve"> </w:t>
      </w:r>
      <w:r w:rsidRPr="00B501AA">
        <w:rPr>
          <w:rFonts w:ascii="Cascadia Mono" w:hAnsi="Cascadia Mono" w:cs="Cascadia Mono"/>
          <w:noProof w:val="0"/>
          <w:color w:val="808080"/>
          <w:kern w:val="0"/>
          <w:sz w:val="24"/>
          <w:szCs w:val="24"/>
          <w:lang w:val="en-US"/>
        </w:rPr>
        <w:t>EXISTS</w:t>
      </w:r>
      <w:r w:rsidRPr="00B501AA">
        <w:rPr>
          <w:rFonts w:ascii="Cascadia Mono" w:hAnsi="Cascadia Mono" w:cs="Cascadia Mono"/>
          <w:noProof w:val="0"/>
          <w:color w:val="000000"/>
          <w:kern w:val="0"/>
          <w:sz w:val="24"/>
          <w:szCs w:val="24"/>
          <w:lang w:val="en-US"/>
        </w:rPr>
        <w:t xml:space="preserve"> </w:t>
      </w:r>
      <w:proofErr w:type="spellStart"/>
      <w:proofErr w:type="gramStart"/>
      <w:r w:rsidRPr="00B501AA">
        <w:rPr>
          <w:rFonts w:ascii="Cascadia Mono" w:hAnsi="Cascadia Mono" w:cs="Cascadia Mono"/>
          <w:noProof w:val="0"/>
          <w:color w:val="000000"/>
          <w:kern w:val="0"/>
          <w:sz w:val="24"/>
          <w:szCs w:val="24"/>
          <w:lang w:val="en-US"/>
        </w:rPr>
        <w:t>filterEmployeeByName</w:t>
      </w:r>
      <w:proofErr w:type="spellEnd"/>
      <w:proofErr w:type="gramEnd"/>
    </w:p>
    <w:p w14:paraId="38EF4503" w14:textId="77777777" w:rsidR="00B501AA" w:rsidRPr="00B501AA" w:rsidRDefault="00B501AA" w:rsidP="00B501A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B501AA">
        <w:rPr>
          <w:rFonts w:ascii="Cascadia Mono" w:hAnsi="Cascadia Mono" w:cs="Cascadia Mono"/>
          <w:noProof w:val="0"/>
          <w:color w:val="0000FF"/>
          <w:kern w:val="0"/>
          <w:sz w:val="24"/>
          <w:szCs w:val="24"/>
          <w:lang w:val="en-US"/>
        </w:rPr>
        <w:t>GO</w:t>
      </w:r>
    </w:p>
    <w:p w14:paraId="4E376186" w14:textId="77777777" w:rsidR="00B501AA" w:rsidRPr="00B501AA" w:rsidRDefault="00B501AA" w:rsidP="00B501A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p>
    <w:p w14:paraId="3DA53EED" w14:textId="77777777" w:rsidR="00B501AA" w:rsidRPr="00B501AA" w:rsidRDefault="00B501AA" w:rsidP="00B501A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B501AA">
        <w:rPr>
          <w:rFonts w:ascii="Cascadia Mono" w:hAnsi="Cascadia Mono" w:cs="Cascadia Mono"/>
          <w:noProof w:val="0"/>
          <w:color w:val="0000FF"/>
          <w:kern w:val="0"/>
          <w:sz w:val="24"/>
          <w:szCs w:val="24"/>
          <w:lang w:val="en-US"/>
        </w:rPr>
        <w:t>CREATE</w:t>
      </w:r>
      <w:r w:rsidRPr="00B501AA">
        <w:rPr>
          <w:rFonts w:ascii="Cascadia Mono" w:hAnsi="Cascadia Mono" w:cs="Cascadia Mono"/>
          <w:noProof w:val="0"/>
          <w:color w:val="000000"/>
          <w:kern w:val="0"/>
          <w:sz w:val="24"/>
          <w:szCs w:val="24"/>
          <w:lang w:val="en-US"/>
        </w:rPr>
        <w:t xml:space="preserve"> </w:t>
      </w:r>
      <w:r w:rsidRPr="00B501AA">
        <w:rPr>
          <w:rFonts w:ascii="Cascadia Mono" w:hAnsi="Cascadia Mono" w:cs="Cascadia Mono"/>
          <w:noProof w:val="0"/>
          <w:color w:val="0000FF"/>
          <w:kern w:val="0"/>
          <w:sz w:val="24"/>
          <w:szCs w:val="24"/>
          <w:lang w:val="en-US"/>
        </w:rPr>
        <w:t>FUNCTION</w:t>
      </w:r>
      <w:r w:rsidRPr="00B501AA">
        <w:rPr>
          <w:rFonts w:ascii="Cascadia Mono" w:hAnsi="Cascadia Mono" w:cs="Cascadia Mono"/>
          <w:noProof w:val="0"/>
          <w:color w:val="000000"/>
          <w:kern w:val="0"/>
          <w:sz w:val="24"/>
          <w:szCs w:val="24"/>
          <w:lang w:val="en-US"/>
        </w:rPr>
        <w:t xml:space="preserve"> </w:t>
      </w:r>
      <w:proofErr w:type="spellStart"/>
      <w:proofErr w:type="gramStart"/>
      <w:r w:rsidRPr="00B501AA">
        <w:rPr>
          <w:rFonts w:ascii="Cascadia Mono" w:hAnsi="Cascadia Mono" w:cs="Cascadia Mono"/>
          <w:noProof w:val="0"/>
          <w:color w:val="000000"/>
          <w:kern w:val="0"/>
          <w:sz w:val="24"/>
          <w:szCs w:val="24"/>
          <w:lang w:val="en-US"/>
        </w:rPr>
        <w:t>filterEmployeeByName</w:t>
      </w:r>
      <w:proofErr w:type="spellEnd"/>
      <w:proofErr w:type="gramEnd"/>
    </w:p>
    <w:p w14:paraId="076BDD7F" w14:textId="77777777" w:rsidR="00B501AA" w:rsidRPr="00B501AA" w:rsidRDefault="00B501AA" w:rsidP="00B501A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B501AA">
        <w:rPr>
          <w:rFonts w:ascii="Cascadia Mono" w:hAnsi="Cascadia Mono" w:cs="Cascadia Mono"/>
          <w:noProof w:val="0"/>
          <w:color w:val="0000FF"/>
          <w:kern w:val="0"/>
          <w:sz w:val="24"/>
          <w:szCs w:val="24"/>
          <w:lang w:val="en-US"/>
        </w:rPr>
        <w:tab/>
      </w:r>
      <w:r w:rsidRPr="00B501AA">
        <w:rPr>
          <w:rFonts w:ascii="Cascadia Mono" w:hAnsi="Cascadia Mono" w:cs="Cascadia Mono"/>
          <w:noProof w:val="0"/>
          <w:color w:val="808080"/>
          <w:kern w:val="0"/>
          <w:sz w:val="24"/>
          <w:szCs w:val="24"/>
          <w:lang w:val="en-US"/>
        </w:rPr>
        <w:t>(</w:t>
      </w:r>
      <w:r w:rsidRPr="00B501AA">
        <w:rPr>
          <w:rFonts w:ascii="Cascadia Mono" w:hAnsi="Cascadia Mono" w:cs="Cascadia Mono"/>
          <w:noProof w:val="0"/>
          <w:color w:val="000000"/>
          <w:kern w:val="0"/>
          <w:sz w:val="24"/>
          <w:szCs w:val="24"/>
          <w:lang w:val="en-US"/>
        </w:rPr>
        <w:t xml:space="preserve">@name </w:t>
      </w:r>
      <w:proofErr w:type="gramStart"/>
      <w:r w:rsidRPr="00B501AA">
        <w:rPr>
          <w:rFonts w:ascii="Cascadia Mono" w:hAnsi="Cascadia Mono" w:cs="Cascadia Mono"/>
          <w:noProof w:val="0"/>
          <w:color w:val="0000FF"/>
          <w:kern w:val="0"/>
          <w:sz w:val="24"/>
          <w:szCs w:val="24"/>
          <w:lang w:val="en-US"/>
        </w:rPr>
        <w:t>NVARCHAR</w:t>
      </w:r>
      <w:r w:rsidRPr="00B501AA">
        <w:rPr>
          <w:rFonts w:ascii="Cascadia Mono" w:hAnsi="Cascadia Mono" w:cs="Cascadia Mono"/>
          <w:noProof w:val="0"/>
          <w:color w:val="808080"/>
          <w:kern w:val="0"/>
          <w:sz w:val="24"/>
          <w:szCs w:val="24"/>
          <w:lang w:val="en-US"/>
        </w:rPr>
        <w:t>(</w:t>
      </w:r>
      <w:proofErr w:type="gramEnd"/>
      <w:r w:rsidRPr="00B501AA">
        <w:rPr>
          <w:rFonts w:ascii="Cascadia Mono" w:hAnsi="Cascadia Mono" w:cs="Cascadia Mono"/>
          <w:noProof w:val="0"/>
          <w:color w:val="FF00FF"/>
          <w:kern w:val="0"/>
          <w:sz w:val="24"/>
          <w:szCs w:val="24"/>
          <w:lang w:val="en-US"/>
        </w:rPr>
        <w:t>max</w:t>
      </w:r>
      <w:r w:rsidRPr="00B501AA">
        <w:rPr>
          <w:rFonts w:ascii="Cascadia Mono" w:hAnsi="Cascadia Mono" w:cs="Cascadia Mono"/>
          <w:noProof w:val="0"/>
          <w:color w:val="808080"/>
          <w:kern w:val="0"/>
          <w:sz w:val="24"/>
          <w:szCs w:val="24"/>
          <w:lang w:val="en-US"/>
        </w:rPr>
        <w:t>))</w:t>
      </w:r>
    </w:p>
    <w:p w14:paraId="501D0AFB" w14:textId="77777777" w:rsidR="00B501AA" w:rsidRPr="00B501AA" w:rsidRDefault="00B501AA" w:rsidP="00B501A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B501AA">
        <w:rPr>
          <w:rFonts w:ascii="Cascadia Mono" w:hAnsi="Cascadia Mono" w:cs="Cascadia Mono"/>
          <w:noProof w:val="0"/>
          <w:color w:val="0000FF"/>
          <w:kern w:val="0"/>
          <w:sz w:val="24"/>
          <w:szCs w:val="24"/>
          <w:lang w:val="en-US"/>
        </w:rPr>
        <w:t>RETURNS</w:t>
      </w:r>
      <w:r w:rsidRPr="00B501AA">
        <w:rPr>
          <w:rFonts w:ascii="Cascadia Mono" w:hAnsi="Cascadia Mono" w:cs="Cascadia Mono"/>
          <w:noProof w:val="0"/>
          <w:color w:val="000000"/>
          <w:kern w:val="0"/>
          <w:sz w:val="24"/>
          <w:szCs w:val="24"/>
          <w:lang w:val="en-US"/>
        </w:rPr>
        <w:t xml:space="preserve"> </w:t>
      </w:r>
      <w:r w:rsidRPr="00B501AA">
        <w:rPr>
          <w:rFonts w:ascii="Cascadia Mono" w:hAnsi="Cascadia Mono" w:cs="Cascadia Mono"/>
          <w:noProof w:val="0"/>
          <w:color w:val="0000FF"/>
          <w:kern w:val="0"/>
          <w:sz w:val="24"/>
          <w:szCs w:val="24"/>
          <w:lang w:val="en-US"/>
        </w:rPr>
        <w:t>TABLE</w:t>
      </w:r>
    </w:p>
    <w:p w14:paraId="053B21B8" w14:textId="77777777" w:rsidR="00B501AA" w:rsidRPr="00B501AA" w:rsidRDefault="00B501AA" w:rsidP="00B501A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B501AA">
        <w:rPr>
          <w:rFonts w:ascii="Cascadia Mono" w:hAnsi="Cascadia Mono" w:cs="Cascadia Mono"/>
          <w:noProof w:val="0"/>
          <w:color w:val="0000FF"/>
          <w:kern w:val="0"/>
          <w:sz w:val="24"/>
          <w:szCs w:val="24"/>
          <w:lang w:val="en-US"/>
        </w:rPr>
        <w:t>AS</w:t>
      </w:r>
    </w:p>
    <w:p w14:paraId="48893DD9" w14:textId="77777777" w:rsidR="00B501AA" w:rsidRPr="00B501AA" w:rsidRDefault="00B501AA" w:rsidP="00B501A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B501AA">
        <w:rPr>
          <w:rFonts w:ascii="Cascadia Mono" w:hAnsi="Cascadia Mono" w:cs="Cascadia Mono"/>
          <w:noProof w:val="0"/>
          <w:color w:val="0000FF"/>
          <w:kern w:val="0"/>
          <w:sz w:val="24"/>
          <w:szCs w:val="24"/>
          <w:lang w:val="en-US"/>
        </w:rPr>
        <w:t>RETURN</w:t>
      </w:r>
    </w:p>
    <w:p w14:paraId="54169BE7" w14:textId="77777777" w:rsidR="00B501AA" w:rsidRPr="00B501AA" w:rsidRDefault="00B501AA" w:rsidP="00B501A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B501AA">
        <w:rPr>
          <w:rFonts w:ascii="Cascadia Mono" w:hAnsi="Cascadia Mono" w:cs="Cascadia Mono"/>
          <w:noProof w:val="0"/>
          <w:color w:val="808080"/>
          <w:kern w:val="0"/>
          <w:sz w:val="24"/>
          <w:szCs w:val="24"/>
          <w:lang w:val="en-US"/>
        </w:rPr>
        <w:t>(</w:t>
      </w:r>
    </w:p>
    <w:p w14:paraId="0267C03E" w14:textId="77777777" w:rsidR="00B501AA" w:rsidRPr="00B501AA" w:rsidRDefault="00B501AA" w:rsidP="00B501A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B501AA">
        <w:rPr>
          <w:rFonts w:ascii="Cascadia Mono" w:hAnsi="Cascadia Mono" w:cs="Cascadia Mono"/>
          <w:noProof w:val="0"/>
          <w:color w:val="000000"/>
          <w:kern w:val="0"/>
          <w:sz w:val="24"/>
          <w:szCs w:val="24"/>
          <w:lang w:val="en-US"/>
        </w:rPr>
        <w:tab/>
      </w:r>
      <w:r w:rsidRPr="00B501AA">
        <w:rPr>
          <w:rFonts w:ascii="Cascadia Mono" w:hAnsi="Cascadia Mono" w:cs="Cascadia Mono"/>
          <w:noProof w:val="0"/>
          <w:color w:val="0000FF"/>
          <w:kern w:val="0"/>
          <w:sz w:val="24"/>
          <w:szCs w:val="24"/>
          <w:lang w:val="en-US"/>
        </w:rPr>
        <w:t>SELECT</w:t>
      </w:r>
      <w:r w:rsidRPr="00B501AA">
        <w:rPr>
          <w:rFonts w:ascii="Cascadia Mono" w:hAnsi="Cascadia Mono" w:cs="Cascadia Mono"/>
          <w:noProof w:val="0"/>
          <w:color w:val="000000"/>
          <w:kern w:val="0"/>
          <w:sz w:val="24"/>
          <w:szCs w:val="24"/>
          <w:lang w:val="en-US"/>
        </w:rPr>
        <w:t xml:space="preserve"> </w:t>
      </w:r>
      <w:r w:rsidRPr="00B501AA">
        <w:rPr>
          <w:rFonts w:ascii="Cascadia Mono" w:hAnsi="Cascadia Mono" w:cs="Cascadia Mono"/>
          <w:noProof w:val="0"/>
          <w:color w:val="808080"/>
          <w:kern w:val="0"/>
          <w:sz w:val="24"/>
          <w:szCs w:val="24"/>
          <w:lang w:val="en-US"/>
        </w:rPr>
        <w:t>*</w:t>
      </w:r>
      <w:r w:rsidRPr="00B501AA">
        <w:rPr>
          <w:rFonts w:ascii="Cascadia Mono" w:hAnsi="Cascadia Mono" w:cs="Cascadia Mono"/>
          <w:noProof w:val="0"/>
          <w:color w:val="000000"/>
          <w:kern w:val="0"/>
          <w:sz w:val="24"/>
          <w:szCs w:val="24"/>
          <w:lang w:val="en-US"/>
        </w:rPr>
        <w:t xml:space="preserve"> </w:t>
      </w:r>
      <w:r w:rsidRPr="00B501AA">
        <w:rPr>
          <w:rFonts w:ascii="Cascadia Mono" w:hAnsi="Cascadia Mono" w:cs="Cascadia Mono"/>
          <w:noProof w:val="0"/>
          <w:color w:val="0000FF"/>
          <w:kern w:val="0"/>
          <w:sz w:val="24"/>
          <w:szCs w:val="24"/>
          <w:lang w:val="en-US"/>
        </w:rPr>
        <w:t>FROM</w:t>
      </w:r>
      <w:r w:rsidRPr="00B501AA">
        <w:rPr>
          <w:rFonts w:ascii="Cascadia Mono" w:hAnsi="Cascadia Mono" w:cs="Cascadia Mono"/>
          <w:noProof w:val="0"/>
          <w:color w:val="000000"/>
          <w:kern w:val="0"/>
          <w:sz w:val="24"/>
          <w:szCs w:val="24"/>
          <w:lang w:val="en-US"/>
        </w:rPr>
        <w:t xml:space="preserve"> </w:t>
      </w:r>
      <w:proofErr w:type="spellStart"/>
      <w:r w:rsidRPr="00B501AA">
        <w:rPr>
          <w:rFonts w:ascii="Cascadia Mono" w:hAnsi="Cascadia Mono" w:cs="Cascadia Mono"/>
          <w:noProof w:val="0"/>
          <w:color w:val="000000"/>
          <w:kern w:val="0"/>
          <w:sz w:val="24"/>
          <w:szCs w:val="24"/>
          <w:lang w:val="en-US"/>
        </w:rPr>
        <w:t>ShiftDetailView</w:t>
      </w:r>
      <w:proofErr w:type="spellEnd"/>
    </w:p>
    <w:p w14:paraId="6146BD66" w14:textId="77777777" w:rsidR="00B501AA" w:rsidRPr="00B501AA" w:rsidRDefault="00B501AA" w:rsidP="00B501A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B501AA">
        <w:rPr>
          <w:rFonts w:ascii="Cascadia Mono" w:hAnsi="Cascadia Mono" w:cs="Cascadia Mono"/>
          <w:noProof w:val="0"/>
          <w:color w:val="000000"/>
          <w:kern w:val="0"/>
          <w:sz w:val="24"/>
          <w:szCs w:val="24"/>
          <w:lang w:val="en-US"/>
        </w:rPr>
        <w:tab/>
      </w:r>
      <w:r w:rsidRPr="00B501AA">
        <w:rPr>
          <w:rFonts w:ascii="Cascadia Mono" w:hAnsi="Cascadia Mono" w:cs="Cascadia Mono"/>
          <w:noProof w:val="0"/>
          <w:color w:val="0000FF"/>
          <w:kern w:val="0"/>
          <w:sz w:val="24"/>
          <w:szCs w:val="24"/>
          <w:lang w:val="en-US"/>
        </w:rPr>
        <w:t>WHERE</w:t>
      </w:r>
      <w:r w:rsidRPr="00B501AA">
        <w:rPr>
          <w:rFonts w:ascii="Cascadia Mono" w:hAnsi="Cascadia Mono" w:cs="Cascadia Mono"/>
          <w:noProof w:val="0"/>
          <w:color w:val="000000"/>
          <w:kern w:val="0"/>
          <w:sz w:val="24"/>
          <w:szCs w:val="24"/>
          <w:lang w:val="en-US"/>
        </w:rPr>
        <w:t xml:space="preserve"> </w:t>
      </w:r>
      <w:r w:rsidRPr="00B501AA">
        <w:rPr>
          <w:rFonts w:ascii="Cascadia Mono" w:hAnsi="Cascadia Mono" w:cs="Cascadia Mono"/>
          <w:noProof w:val="0"/>
          <w:color w:val="0000FF"/>
          <w:kern w:val="0"/>
          <w:sz w:val="24"/>
          <w:szCs w:val="24"/>
          <w:lang w:val="en-US"/>
        </w:rPr>
        <w:t>name</w:t>
      </w:r>
      <w:r w:rsidRPr="00B501AA">
        <w:rPr>
          <w:rFonts w:ascii="Cascadia Mono" w:hAnsi="Cascadia Mono" w:cs="Cascadia Mono"/>
          <w:noProof w:val="0"/>
          <w:color w:val="000000"/>
          <w:kern w:val="0"/>
          <w:sz w:val="24"/>
          <w:szCs w:val="24"/>
          <w:lang w:val="en-US"/>
        </w:rPr>
        <w:t xml:space="preserve"> </w:t>
      </w:r>
      <w:r w:rsidRPr="00B501AA">
        <w:rPr>
          <w:rFonts w:ascii="Cascadia Mono" w:hAnsi="Cascadia Mono" w:cs="Cascadia Mono"/>
          <w:noProof w:val="0"/>
          <w:color w:val="808080"/>
          <w:kern w:val="0"/>
          <w:sz w:val="24"/>
          <w:szCs w:val="24"/>
          <w:lang w:val="en-US"/>
        </w:rPr>
        <w:t>LIKE</w:t>
      </w:r>
      <w:r w:rsidRPr="00B501AA">
        <w:rPr>
          <w:rFonts w:ascii="Cascadia Mono" w:hAnsi="Cascadia Mono" w:cs="Cascadia Mono"/>
          <w:noProof w:val="0"/>
          <w:color w:val="000000"/>
          <w:kern w:val="0"/>
          <w:sz w:val="24"/>
          <w:szCs w:val="24"/>
          <w:lang w:val="en-US"/>
        </w:rPr>
        <w:t xml:space="preserve"> </w:t>
      </w:r>
      <w:r w:rsidRPr="00B501AA">
        <w:rPr>
          <w:rFonts w:ascii="Cascadia Mono" w:hAnsi="Cascadia Mono" w:cs="Cascadia Mono"/>
          <w:noProof w:val="0"/>
          <w:color w:val="FF0000"/>
          <w:kern w:val="0"/>
          <w:sz w:val="24"/>
          <w:szCs w:val="24"/>
          <w:lang w:val="en-US"/>
        </w:rPr>
        <w:t>'%'</w:t>
      </w:r>
      <w:r w:rsidRPr="00B501AA">
        <w:rPr>
          <w:rFonts w:ascii="Cascadia Mono" w:hAnsi="Cascadia Mono" w:cs="Cascadia Mono"/>
          <w:noProof w:val="0"/>
          <w:color w:val="000000"/>
          <w:kern w:val="0"/>
          <w:sz w:val="24"/>
          <w:szCs w:val="24"/>
          <w:lang w:val="en-US"/>
        </w:rPr>
        <w:t xml:space="preserve"> </w:t>
      </w:r>
      <w:r w:rsidRPr="00B501AA">
        <w:rPr>
          <w:rFonts w:ascii="Cascadia Mono" w:hAnsi="Cascadia Mono" w:cs="Cascadia Mono"/>
          <w:noProof w:val="0"/>
          <w:color w:val="808080"/>
          <w:kern w:val="0"/>
          <w:sz w:val="24"/>
          <w:szCs w:val="24"/>
          <w:lang w:val="en-US"/>
        </w:rPr>
        <w:t>+</w:t>
      </w:r>
      <w:r w:rsidRPr="00B501AA">
        <w:rPr>
          <w:rFonts w:ascii="Cascadia Mono" w:hAnsi="Cascadia Mono" w:cs="Cascadia Mono"/>
          <w:noProof w:val="0"/>
          <w:color w:val="000000"/>
          <w:kern w:val="0"/>
          <w:sz w:val="24"/>
          <w:szCs w:val="24"/>
          <w:lang w:val="en-US"/>
        </w:rPr>
        <w:t xml:space="preserve"> @name </w:t>
      </w:r>
      <w:r w:rsidRPr="00B501AA">
        <w:rPr>
          <w:rFonts w:ascii="Cascadia Mono" w:hAnsi="Cascadia Mono" w:cs="Cascadia Mono"/>
          <w:noProof w:val="0"/>
          <w:color w:val="808080"/>
          <w:kern w:val="0"/>
          <w:sz w:val="24"/>
          <w:szCs w:val="24"/>
          <w:lang w:val="en-US"/>
        </w:rPr>
        <w:t>+</w:t>
      </w:r>
      <w:r w:rsidRPr="00B501AA">
        <w:rPr>
          <w:rFonts w:ascii="Cascadia Mono" w:hAnsi="Cascadia Mono" w:cs="Cascadia Mono"/>
          <w:noProof w:val="0"/>
          <w:color w:val="000000"/>
          <w:kern w:val="0"/>
          <w:sz w:val="24"/>
          <w:szCs w:val="24"/>
          <w:lang w:val="en-US"/>
        </w:rPr>
        <w:t xml:space="preserve"> </w:t>
      </w:r>
      <w:r w:rsidRPr="00B501AA">
        <w:rPr>
          <w:rFonts w:ascii="Cascadia Mono" w:hAnsi="Cascadia Mono" w:cs="Cascadia Mono"/>
          <w:noProof w:val="0"/>
          <w:color w:val="FF0000"/>
          <w:kern w:val="0"/>
          <w:sz w:val="24"/>
          <w:szCs w:val="24"/>
          <w:lang w:val="en-US"/>
        </w:rPr>
        <w:t>'%'</w:t>
      </w:r>
    </w:p>
    <w:p w14:paraId="71DCD8B5" w14:textId="77777777" w:rsidR="00B501AA" w:rsidRPr="00B501AA" w:rsidRDefault="00B501AA" w:rsidP="00B501A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B501AA">
        <w:rPr>
          <w:rFonts w:ascii="Cascadia Mono" w:hAnsi="Cascadia Mono" w:cs="Cascadia Mono"/>
          <w:noProof w:val="0"/>
          <w:color w:val="808080"/>
          <w:kern w:val="0"/>
          <w:sz w:val="24"/>
          <w:szCs w:val="24"/>
          <w:lang w:val="en-US"/>
        </w:rPr>
        <w:t>)</w:t>
      </w:r>
    </w:p>
    <w:p w14:paraId="3AB5544E" w14:textId="7ABDB42F" w:rsidR="00B501AA" w:rsidRDefault="00B501AA" w:rsidP="00B501AA">
      <w:pPr>
        <w:pStyle w:val="ListParagraph"/>
        <w:pBdr>
          <w:top w:val="single" w:sz="4" w:space="1" w:color="auto"/>
          <w:left w:val="single" w:sz="4" w:space="4" w:color="auto"/>
          <w:bottom w:val="single" w:sz="4" w:space="1" w:color="auto"/>
          <w:right w:val="single" w:sz="4" w:space="4" w:color="auto"/>
        </w:pBdr>
        <w:ind w:left="1584"/>
        <w:rPr>
          <w:rFonts w:ascii="Times New Roman" w:hAnsi="Times New Roman" w:cs="Times New Roman"/>
          <w:sz w:val="28"/>
          <w:szCs w:val="28"/>
          <w:u w:val="single"/>
          <w:lang w:val="en-US"/>
        </w:rPr>
      </w:pPr>
      <w:r w:rsidRPr="00B501AA">
        <w:rPr>
          <w:rFonts w:ascii="Cascadia Mono" w:hAnsi="Cascadia Mono" w:cs="Cascadia Mono"/>
          <w:noProof w:val="0"/>
          <w:color w:val="0000FF"/>
          <w:kern w:val="0"/>
          <w:sz w:val="24"/>
          <w:szCs w:val="24"/>
          <w:lang w:val="en-US"/>
        </w:rPr>
        <w:t>GO</w:t>
      </w:r>
      <w:r>
        <w:rPr>
          <w:rFonts w:ascii="Cascadia Mono" w:hAnsi="Cascadia Mono" w:cs="Cascadia Mono"/>
          <w:noProof w:val="0"/>
          <w:color w:val="0000FF"/>
          <w:kern w:val="0"/>
          <w:sz w:val="19"/>
          <w:szCs w:val="19"/>
          <w:lang w:val="en-US"/>
        </w:rPr>
        <w:tab/>
      </w:r>
    </w:p>
    <w:p w14:paraId="3C079892" w14:textId="77777777" w:rsidR="00B501AA" w:rsidRDefault="00B501AA" w:rsidP="00314066">
      <w:pPr>
        <w:pStyle w:val="ListParagraph"/>
        <w:ind w:left="1584"/>
        <w:rPr>
          <w:rFonts w:ascii="Times New Roman" w:hAnsi="Times New Roman" w:cs="Times New Roman"/>
          <w:sz w:val="28"/>
          <w:szCs w:val="28"/>
          <w:u w:val="single"/>
          <w:lang w:val="en-US"/>
        </w:rPr>
      </w:pPr>
    </w:p>
    <w:p w14:paraId="42883F91" w14:textId="5791CD08" w:rsidR="00B501AA" w:rsidRDefault="00B501AA" w:rsidP="00314066">
      <w:pPr>
        <w:pStyle w:val="ListParagraph"/>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C# code:</w:t>
      </w:r>
    </w:p>
    <w:p w14:paraId="3C4C2331" w14:textId="77777777" w:rsidR="00986F97" w:rsidRPr="00986F97" w:rsidRDefault="00986F97" w:rsidP="00986F9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986F97">
        <w:rPr>
          <w:rFonts w:ascii="Cascadia Mono" w:hAnsi="Cascadia Mono" w:cs="Cascadia Mono"/>
          <w:noProof w:val="0"/>
          <w:color w:val="000000"/>
          <w:kern w:val="0"/>
          <w:sz w:val="24"/>
          <w:szCs w:val="24"/>
          <w:lang w:val="en-US"/>
        </w:rPr>
        <w:t>try</w:t>
      </w:r>
    </w:p>
    <w:p w14:paraId="4FEEEF88" w14:textId="77777777" w:rsidR="00986F97" w:rsidRPr="00986F97" w:rsidRDefault="00986F97" w:rsidP="00986F9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986F97">
        <w:rPr>
          <w:rFonts w:ascii="Cascadia Mono" w:hAnsi="Cascadia Mono" w:cs="Cascadia Mono"/>
          <w:noProof w:val="0"/>
          <w:color w:val="000000"/>
          <w:kern w:val="0"/>
          <w:sz w:val="24"/>
          <w:szCs w:val="24"/>
          <w:lang w:val="en-US"/>
        </w:rPr>
        <w:t>{</w:t>
      </w:r>
    </w:p>
    <w:p w14:paraId="1C68215B" w14:textId="77777777" w:rsidR="00986F97" w:rsidRPr="00986F97" w:rsidRDefault="00986F97" w:rsidP="00986F9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986F97">
        <w:rPr>
          <w:rFonts w:ascii="Cascadia Mono" w:hAnsi="Cascadia Mono" w:cs="Cascadia Mono"/>
          <w:noProof w:val="0"/>
          <w:color w:val="000000"/>
          <w:kern w:val="0"/>
          <w:sz w:val="24"/>
          <w:szCs w:val="24"/>
          <w:lang w:val="en-US"/>
        </w:rPr>
        <w:t xml:space="preserve">    </w:t>
      </w:r>
      <w:proofErr w:type="spellStart"/>
      <w:r w:rsidRPr="00986F97">
        <w:rPr>
          <w:rFonts w:ascii="Cascadia Mono" w:hAnsi="Cascadia Mono" w:cs="Cascadia Mono"/>
          <w:noProof w:val="0"/>
          <w:color w:val="000000"/>
          <w:kern w:val="0"/>
          <w:sz w:val="24"/>
          <w:szCs w:val="24"/>
          <w:lang w:val="en-US"/>
        </w:rPr>
        <w:t>dataShift.Clear</w:t>
      </w:r>
      <w:proofErr w:type="spellEnd"/>
      <w:r w:rsidRPr="00986F97">
        <w:rPr>
          <w:rFonts w:ascii="Cascadia Mono" w:hAnsi="Cascadia Mono" w:cs="Cascadia Mono"/>
          <w:noProof w:val="0"/>
          <w:color w:val="000000"/>
          <w:kern w:val="0"/>
          <w:sz w:val="24"/>
          <w:szCs w:val="24"/>
          <w:lang w:val="en-US"/>
        </w:rPr>
        <w:t>(</w:t>
      </w:r>
      <w:proofErr w:type="gramStart"/>
      <w:r w:rsidRPr="00986F97">
        <w:rPr>
          <w:rFonts w:ascii="Cascadia Mono" w:hAnsi="Cascadia Mono" w:cs="Cascadia Mono"/>
          <w:noProof w:val="0"/>
          <w:color w:val="000000"/>
          <w:kern w:val="0"/>
          <w:sz w:val="24"/>
          <w:szCs w:val="24"/>
          <w:lang w:val="en-US"/>
        </w:rPr>
        <w:t>);</w:t>
      </w:r>
      <w:proofErr w:type="gramEnd"/>
    </w:p>
    <w:p w14:paraId="61D45794" w14:textId="77777777" w:rsidR="00986F97" w:rsidRPr="00986F97" w:rsidRDefault="00986F97" w:rsidP="00986F9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986F97">
        <w:rPr>
          <w:rFonts w:ascii="Cascadia Mono" w:hAnsi="Cascadia Mono" w:cs="Cascadia Mono"/>
          <w:noProof w:val="0"/>
          <w:color w:val="000000"/>
          <w:kern w:val="0"/>
          <w:sz w:val="24"/>
          <w:szCs w:val="24"/>
          <w:lang w:val="en-US"/>
        </w:rPr>
        <w:lastRenderedPageBreak/>
        <w:t xml:space="preserve">    </w:t>
      </w:r>
      <w:proofErr w:type="spellStart"/>
      <w:r w:rsidRPr="00986F97">
        <w:rPr>
          <w:rFonts w:ascii="Cascadia Mono" w:hAnsi="Cascadia Mono" w:cs="Cascadia Mono"/>
          <w:noProof w:val="0"/>
          <w:color w:val="000000"/>
          <w:kern w:val="0"/>
          <w:sz w:val="24"/>
          <w:szCs w:val="24"/>
          <w:lang w:val="en-US"/>
        </w:rPr>
        <w:t>dataShift</w:t>
      </w:r>
      <w:proofErr w:type="spellEnd"/>
      <w:r w:rsidRPr="00986F97">
        <w:rPr>
          <w:rFonts w:ascii="Cascadia Mono" w:hAnsi="Cascadia Mono" w:cs="Cascadia Mono"/>
          <w:noProof w:val="0"/>
          <w:color w:val="000000"/>
          <w:kern w:val="0"/>
          <w:sz w:val="24"/>
          <w:szCs w:val="24"/>
          <w:lang w:val="en-US"/>
        </w:rPr>
        <w:t xml:space="preserve"> = </w:t>
      </w:r>
      <w:proofErr w:type="spellStart"/>
      <w:proofErr w:type="gramStart"/>
      <w:r w:rsidRPr="00986F97">
        <w:rPr>
          <w:rFonts w:ascii="Cascadia Mono" w:hAnsi="Cascadia Mono" w:cs="Cascadia Mono"/>
          <w:noProof w:val="0"/>
          <w:color w:val="000000"/>
          <w:kern w:val="0"/>
          <w:sz w:val="24"/>
          <w:szCs w:val="24"/>
          <w:lang w:val="en-US"/>
        </w:rPr>
        <w:t>DataProvider.Instance.ExecuteQuery</w:t>
      </w:r>
      <w:proofErr w:type="spellEnd"/>
      <w:proofErr w:type="gramEnd"/>
      <w:r w:rsidRPr="00986F97">
        <w:rPr>
          <w:rFonts w:ascii="Cascadia Mono" w:hAnsi="Cascadia Mono" w:cs="Cascadia Mono"/>
          <w:noProof w:val="0"/>
          <w:color w:val="000000"/>
          <w:kern w:val="0"/>
          <w:sz w:val="24"/>
          <w:szCs w:val="24"/>
          <w:lang w:val="en-US"/>
        </w:rPr>
        <w:t xml:space="preserve">("SELECT * FROM </w:t>
      </w:r>
      <w:proofErr w:type="spellStart"/>
      <w:r w:rsidRPr="00986F97">
        <w:rPr>
          <w:rFonts w:ascii="Cascadia Mono" w:hAnsi="Cascadia Mono" w:cs="Cascadia Mono"/>
          <w:noProof w:val="0"/>
          <w:color w:val="000000"/>
          <w:kern w:val="0"/>
          <w:sz w:val="24"/>
          <w:szCs w:val="24"/>
          <w:lang w:val="en-US"/>
        </w:rPr>
        <w:t>dbo.filterEmployeeByName</w:t>
      </w:r>
      <w:proofErr w:type="spellEnd"/>
      <w:r w:rsidRPr="00986F97">
        <w:rPr>
          <w:rFonts w:ascii="Cascadia Mono" w:hAnsi="Cascadia Mono" w:cs="Cascadia Mono"/>
          <w:noProof w:val="0"/>
          <w:color w:val="000000"/>
          <w:kern w:val="0"/>
          <w:sz w:val="24"/>
          <w:szCs w:val="24"/>
          <w:lang w:val="en-US"/>
        </w:rPr>
        <w:t xml:space="preserve"> ( @name )", new object[] { name });</w:t>
      </w:r>
    </w:p>
    <w:p w14:paraId="2A30B976" w14:textId="77777777" w:rsidR="00986F97" w:rsidRPr="00986F97" w:rsidRDefault="00986F97" w:rsidP="00986F9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986F97">
        <w:rPr>
          <w:rFonts w:ascii="Cascadia Mono" w:hAnsi="Cascadia Mono" w:cs="Cascadia Mono"/>
          <w:noProof w:val="0"/>
          <w:color w:val="000000"/>
          <w:kern w:val="0"/>
          <w:sz w:val="24"/>
          <w:szCs w:val="24"/>
          <w:lang w:val="en-US"/>
        </w:rPr>
        <w:t>}</w:t>
      </w:r>
    </w:p>
    <w:p w14:paraId="2A479E8A" w14:textId="77777777" w:rsidR="00986F97" w:rsidRPr="00986F97" w:rsidRDefault="00986F97" w:rsidP="00986F9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986F97">
        <w:rPr>
          <w:rFonts w:ascii="Cascadia Mono" w:hAnsi="Cascadia Mono" w:cs="Cascadia Mono"/>
          <w:noProof w:val="0"/>
          <w:color w:val="000000"/>
          <w:kern w:val="0"/>
          <w:sz w:val="24"/>
          <w:szCs w:val="24"/>
          <w:lang w:val="en-US"/>
        </w:rPr>
        <w:t>catch (</w:t>
      </w:r>
      <w:proofErr w:type="spellStart"/>
      <w:r w:rsidRPr="00986F97">
        <w:rPr>
          <w:rFonts w:ascii="Cascadia Mono" w:hAnsi="Cascadia Mono" w:cs="Cascadia Mono"/>
          <w:noProof w:val="0"/>
          <w:color w:val="000000"/>
          <w:kern w:val="0"/>
          <w:sz w:val="24"/>
          <w:szCs w:val="24"/>
          <w:lang w:val="en-US"/>
        </w:rPr>
        <w:t>SqlException</w:t>
      </w:r>
      <w:proofErr w:type="spellEnd"/>
      <w:r w:rsidRPr="00986F97">
        <w:rPr>
          <w:rFonts w:ascii="Cascadia Mono" w:hAnsi="Cascadia Mono" w:cs="Cascadia Mono"/>
          <w:noProof w:val="0"/>
          <w:color w:val="000000"/>
          <w:kern w:val="0"/>
          <w:sz w:val="24"/>
          <w:szCs w:val="24"/>
          <w:lang w:val="en-US"/>
        </w:rPr>
        <w:t xml:space="preserve"> </w:t>
      </w:r>
      <w:proofErr w:type="spellStart"/>
      <w:r w:rsidRPr="00986F97">
        <w:rPr>
          <w:rFonts w:ascii="Cascadia Mono" w:hAnsi="Cascadia Mono" w:cs="Cascadia Mono"/>
          <w:noProof w:val="0"/>
          <w:color w:val="000000"/>
          <w:kern w:val="0"/>
          <w:sz w:val="24"/>
          <w:szCs w:val="24"/>
          <w:lang w:val="en-US"/>
        </w:rPr>
        <w:t>ev</w:t>
      </w:r>
      <w:proofErr w:type="spellEnd"/>
      <w:r w:rsidRPr="00986F97">
        <w:rPr>
          <w:rFonts w:ascii="Cascadia Mono" w:hAnsi="Cascadia Mono" w:cs="Cascadia Mono"/>
          <w:noProof w:val="0"/>
          <w:color w:val="000000"/>
          <w:kern w:val="0"/>
          <w:sz w:val="24"/>
          <w:szCs w:val="24"/>
          <w:lang w:val="en-US"/>
        </w:rPr>
        <w:t>)</w:t>
      </w:r>
    </w:p>
    <w:p w14:paraId="1899D03A" w14:textId="77777777" w:rsidR="00986F97" w:rsidRPr="00986F97" w:rsidRDefault="00986F97" w:rsidP="00986F9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986F97">
        <w:rPr>
          <w:rFonts w:ascii="Cascadia Mono" w:hAnsi="Cascadia Mono" w:cs="Cascadia Mono"/>
          <w:noProof w:val="0"/>
          <w:color w:val="000000"/>
          <w:kern w:val="0"/>
          <w:sz w:val="24"/>
          <w:szCs w:val="24"/>
          <w:lang w:val="en-US"/>
        </w:rPr>
        <w:t>{</w:t>
      </w:r>
    </w:p>
    <w:p w14:paraId="5FD60E78" w14:textId="77777777" w:rsidR="00986F97" w:rsidRPr="00986F97" w:rsidRDefault="00986F97" w:rsidP="00986F9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84"/>
        <w:rPr>
          <w:rFonts w:ascii="Cascadia Mono" w:hAnsi="Cascadia Mono" w:cs="Cascadia Mono"/>
          <w:noProof w:val="0"/>
          <w:color w:val="000000"/>
          <w:kern w:val="0"/>
          <w:sz w:val="24"/>
          <w:szCs w:val="24"/>
          <w:lang w:val="en-US"/>
        </w:rPr>
      </w:pPr>
      <w:r w:rsidRPr="00986F97">
        <w:rPr>
          <w:rFonts w:ascii="Cascadia Mono" w:hAnsi="Cascadia Mono" w:cs="Cascadia Mono"/>
          <w:noProof w:val="0"/>
          <w:color w:val="000000"/>
          <w:kern w:val="0"/>
          <w:sz w:val="24"/>
          <w:szCs w:val="24"/>
          <w:lang w:val="en-US"/>
        </w:rPr>
        <w:t xml:space="preserve">    </w:t>
      </w:r>
      <w:proofErr w:type="spellStart"/>
      <w:r w:rsidRPr="00986F97">
        <w:rPr>
          <w:rFonts w:ascii="Cascadia Mono" w:hAnsi="Cascadia Mono" w:cs="Cascadia Mono"/>
          <w:noProof w:val="0"/>
          <w:color w:val="000000"/>
          <w:kern w:val="0"/>
          <w:sz w:val="24"/>
          <w:szCs w:val="24"/>
          <w:lang w:val="en-US"/>
        </w:rPr>
        <w:t>MessageBox.Show</w:t>
      </w:r>
      <w:proofErr w:type="spellEnd"/>
      <w:r w:rsidRPr="00986F97">
        <w:rPr>
          <w:rFonts w:ascii="Cascadia Mono" w:hAnsi="Cascadia Mono" w:cs="Cascadia Mono"/>
          <w:noProof w:val="0"/>
          <w:color w:val="000000"/>
          <w:kern w:val="0"/>
          <w:sz w:val="24"/>
          <w:szCs w:val="24"/>
          <w:lang w:val="en-US"/>
        </w:rPr>
        <w:t>("</w:t>
      </w:r>
      <w:proofErr w:type="spellStart"/>
      <w:r w:rsidRPr="00986F97">
        <w:rPr>
          <w:rFonts w:ascii="Cascadia Mono" w:hAnsi="Cascadia Mono" w:cs="Cascadia Mono"/>
          <w:noProof w:val="0"/>
          <w:color w:val="000000"/>
          <w:kern w:val="0"/>
          <w:sz w:val="24"/>
          <w:szCs w:val="24"/>
          <w:lang w:val="en-US"/>
        </w:rPr>
        <w:t>Lỗi</w:t>
      </w:r>
      <w:proofErr w:type="spellEnd"/>
      <w:r w:rsidRPr="00986F97">
        <w:rPr>
          <w:rFonts w:ascii="Cascadia Mono" w:hAnsi="Cascadia Mono" w:cs="Cascadia Mono"/>
          <w:noProof w:val="0"/>
          <w:color w:val="000000"/>
          <w:kern w:val="0"/>
          <w:sz w:val="24"/>
          <w:szCs w:val="24"/>
          <w:lang w:val="en-US"/>
        </w:rPr>
        <w:t xml:space="preserve"> </w:t>
      </w:r>
      <w:proofErr w:type="spellStart"/>
      <w:r w:rsidRPr="00986F97">
        <w:rPr>
          <w:rFonts w:ascii="Cascadia Mono" w:hAnsi="Cascadia Mono" w:cs="Cascadia Mono"/>
          <w:noProof w:val="0"/>
          <w:color w:val="000000"/>
          <w:kern w:val="0"/>
          <w:sz w:val="24"/>
          <w:szCs w:val="24"/>
          <w:lang w:val="en-US"/>
        </w:rPr>
        <w:t>kết</w:t>
      </w:r>
      <w:proofErr w:type="spellEnd"/>
      <w:r w:rsidRPr="00986F97">
        <w:rPr>
          <w:rFonts w:ascii="Cascadia Mono" w:hAnsi="Cascadia Mono" w:cs="Cascadia Mono"/>
          <w:noProof w:val="0"/>
          <w:color w:val="000000"/>
          <w:kern w:val="0"/>
          <w:sz w:val="24"/>
          <w:szCs w:val="24"/>
          <w:lang w:val="en-US"/>
        </w:rPr>
        <w:t xml:space="preserve"> </w:t>
      </w:r>
      <w:proofErr w:type="spellStart"/>
      <w:r w:rsidRPr="00986F97">
        <w:rPr>
          <w:rFonts w:ascii="Cascadia Mono" w:hAnsi="Cascadia Mono" w:cs="Cascadia Mono"/>
          <w:noProof w:val="0"/>
          <w:color w:val="000000"/>
          <w:kern w:val="0"/>
          <w:sz w:val="24"/>
          <w:szCs w:val="24"/>
          <w:lang w:val="en-US"/>
        </w:rPr>
        <w:t>nối</w:t>
      </w:r>
      <w:proofErr w:type="spellEnd"/>
      <w:r w:rsidRPr="00986F97">
        <w:rPr>
          <w:rFonts w:ascii="Cascadia Mono" w:hAnsi="Cascadia Mono" w:cs="Cascadia Mono"/>
          <w:noProof w:val="0"/>
          <w:color w:val="000000"/>
          <w:kern w:val="0"/>
          <w:sz w:val="24"/>
          <w:szCs w:val="24"/>
          <w:lang w:val="en-US"/>
        </w:rPr>
        <w:t>.\</w:t>
      </w:r>
      <w:proofErr w:type="spellStart"/>
      <w:r w:rsidRPr="00986F97">
        <w:rPr>
          <w:rFonts w:ascii="Cascadia Mono" w:hAnsi="Cascadia Mono" w:cs="Cascadia Mono"/>
          <w:noProof w:val="0"/>
          <w:color w:val="000000"/>
          <w:kern w:val="0"/>
          <w:sz w:val="24"/>
          <w:szCs w:val="24"/>
          <w:lang w:val="en-US"/>
        </w:rPr>
        <w:t>nDo</w:t>
      </w:r>
      <w:proofErr w:type="spellEnd"/>
      <w:r w:rsidRPr="00986F97">
        <w:rPr>
          <w:rFonts w:ascii="Cascadia Mono" w:hAnsi="Cascadia Mono" w:cs="Cascadia Mono"/>
          <w:noProof w:val="0"/>
          <w:color w:val="000000"/>
          <w:kern w:val="0"/>
          <w:sz w:val="24"/>
          <w:szCs w:val="24"/>
          <w:lang w:val="en-US"/>
        </w:rPr>
        <w:t xml:space="preserve">:\n" + </w:t>
      </w:r>
      <w:proofErr w:type="spellStart"/>
      <w:proofErr w:type="gramStart"/>
      <w:r w:rsidRPr="00986F97">
        <w:rPr>
          <w:rFonts w:ascii="Cascadia Mono" w:hAnsi="Cascadia Mono" w:cs="Cascadia Mono"/>
          <w:noProof w:val="0"/>
          <w:color w:val="000000"/>
          <w:kern w:val="0"/>
          <w:sz w:val="24"/>
          <w:szCs w:val="24"/>
          <w:lang w:val="en-US"/>
        </w:rPr>
        <w:t>ev.Message</w:t>
      </w:r>
      <w:proofErr w:type="spellEnd"/>
      <w:proofErr w:type="gramEnd"/>
      <w:r w:rsidRPr="00986F97">
        <w:rPr>
          <w:rFonts w:ascii="Cascadia Mono" w:hAnsi="Cascadia Mono" w:cs="Cascadia Mono"/>
          <w:noProof w:val="0"/>
          <w:color w:val="000000"/>
          <w:kern w:val="0"/>
          <w:sz w:val="24"/>
          <w:szCs w:val="24"/>
          <w:lang w:val="en-US"/>
        </w:rPr>
        <w:t xml:space="preserve">, "Thông </w:t>
      </w:r>
      <w:proofErr w:type="spellStart"/>
      <w:r w:rsidRPr="00986F97">
        <w:rPr>
          <w:rFonts w:ascii="Cascadia Mono" w:hAnsi="Cascadia Mono" w:cs="Cascadia Mono"/>
          <w:noProof w:val="0"/>
          <w:color w:val="000000"/>
          <w:kern w:val="0"/>
          <w:sz w:val="24"/>
          <w:szCs w:val="24"/>
          <w:lang w:val="en-US"/>
        </w:rPr>
        <w:t>báo</w:t>
      </w:r>
      <w:proofErr w:type="spellEnd"/>
      <w:r w:rsidRPr="00986F97">
        <w:rPr>
          <w:rFonts w:ascii="Cascadia Mono" w:hAnsi="Cascadia Mono" w:cs="Cascadia Mono"/>
          <w:noProof w:val="0"/>
          <w:color w:val="000000"/>
          <w:kern w:val="0"/>
          <w:sz w:val="24"/>
          <w:szCs w:val="24"/>
          <w:lang w:val="en-US"/>
        </w:rPr>
        <w:t xml:space="preserve">", </w:t>
      </w:r>
      <w:proofErr w:type="spellStart"/>
      <w:r w:rsidRPr="00986F97">
        <w:rPr>
          <w:rFonts w:ascii="Cascadia Mono" w:hAnsi="Cascadia Mono" w:cs="Cascadia Mono"/>
          <w:noProof w:val="0"/>
          <w:color w:val="000000"/>
          <w:kern w:val="0"/>
          <w:sz w:val="24"/>
          <w:szCs w:val="24"/>
          <w:lang w:val="en-US"/>
        </w:rPr>
        <w:t>MessageBoxButtons.OK</w:t>
      </w:r>
      <w:proofErr w:type="spellEnd"/>
      <w:r w:rsidRPr="00986F97">
        <w:rPr>
          <w:rFonts w:ascii="Cascadia Mono" w:hAnsi="Cascadia Mono" w:cs="Cascadia Mono"/>
          <w:noProof w:val="0"/>
          <w:color w:val="000000"/>
          <w:kern w:val="0"/>
          <w:sz w:val="24"/>
          <w:szCs w:val="24"/>
          <w:lang w:val="en-US"/>
        </w:rPr>
        <w:t xml:space="preserve">, </w:t>
      </w:r>
      <w:proofErr w:type="spellStart"/>
      <w:r w:rsidRPr="00986F97">
        <w:rPr>
          <w:rFonts w:ascii="Cascadia Mono" w:hAnsi="Cascadia Mono" w:cs="Cascadia Mono"/>
          <w:noProof w:val="0"/>
          <w:color w:val="000000"/>
          <w:kern w:val="0"/>
          <w:sz w:val="24"/>
          <w:szCs w:val="24"/>
          <w:lang w:val="en-US"/>
        </w:rPr>
        <w:t>MessageBoxIcon.Error</w:t>
      </w:r>
      <w:proofErr w:type="spellEnd"/>
      <w:r w:rsidRPr="00986F97">
        <w:rPr>
          <w:rFonts w:ascii="Cascadia Mono" w:hAnsi="Cascadia Mono" w:cs="Cascadia Mono"/>
          <w:noProof w:val="0"/>
          <w:color w:val="000000"/>
          <w:kern w:val="0"/>
          <w:sz w:val="24"/>
          <w:szCs w:val="24"/>
          <w:lang w:val="en-US"/>
        </w:rPr>
        <w:t>);</w:t>
      </w:r>
    </w:p>
    <w:p w14:paraId="5F882EEB" w14:textId="31F603C9" w:rsidR="00B501AA" w:rsidRPr="00986F97" w:rsidRDefault="00986F97" w:rsidP="00986F97">
      <w:pPr>
        <w:pStyle w:val="ListParagraph"/>
        <w:pBdr>
          <w:top w:val="single" w:sz="4" w:space="1" w:color="auto"/>
          <w:left w:val="single" w:sz="4" w:space="4" w:color="auto"/>
          <w:bottom w:val="single" w:sz="4" w:space="1" w:color="auto"/>
          <w:right w:val="single" w:sz="4" w:space="4" w:color="auto"/>
        </w:pBdr>
        <w:ind w:left="1584"/>
        <w:rPr>
          <w:rFonts w:ascii="Times New Roman" w:hAnsi="Times New Roman" w:cs="Times New Roman"/>
          <w:sz w:val="24"/>
          <w:szCs w:val="24"/>
          <w:u w:val="single"/>
          <w:lang w:val="en-US"/>
        </w:rPr>
      </w:pPr>
      <w:r w:rsidRPr="00986F97">
        <w:rPr>
          <w:rFonts w:ascii="Cascadia Mono" w:hAnsi="Cascadia Mono" w:cs="Cascadia Mono"/>
          <w:noProof w:val="0"/>
          <w:color w:val="000000"/>
          <w:kern w:val="0"/>
          <w:sz w:val="24"/>
          <w:szCs w:val="24"/>
          <w:lang w:val="en-US"/>
        </w:rPr>
        <w:t>}</w:t>
      </w:r>
    </w:p>
    <w:p w14:paraId="7C776E56" w14:textId="77777777" w:rsidR="00B501AA" w:rsidRPr="00B501AA" w:rsidRDefault="00B501AA" w:rsidP="00314066">
      <w:pPr>
        <w:pStyle w:val="ListParagraph"/>
        <w:ind w:left="1584"/>
        <w:rPr>
          <w:rFonts w:ascii="Times New Roman" w:hAnsi="Times New Roman" w:cs="Times New Roman"/>
          <w:sz w:val="28"/>
          <w:szCs w:val="28"/>
          <w:u w:val="single"/>
          <w:lang w:val="en-US"/>
        </w:rPr>
      </w:pPr>
    </w:p>
    <w:p w14:paraId="5B549C6C" w14:textId="6FF25503" w:rsidR="00F86200" w:rsidRPr="00F86200" w:rsidRDefault="00F86200" w:rsidP="00F86200">
      <w:pPr>
        <w:pStyle w:val="ListParagraph"/>
        <w:numPr>
          <w:ilvl w:val="0"/>
          <w:numId w:val="38"/>
        </w:numPr>
        <w:rPr>
          <w:rFonts w:ascii="Times New Roman" w:hAnsi="Times New Roman" w:cs="Times New Roman"/>
          <w:b/>
          <w:bCs/>
          <w:sz w:val="28"/>
          <w:szCs w:val="28"/>
          <w:lang w:val="en-US"/>
        </w:rPr>
      </w:pPr>
      <w:r>
        <w:rPr>
          <w:rFonts w:ascii="Times New Roman" w:hAnsi="Times New Roman" w:cs="Times New Roman"/>
          <w:b/>
          <w:bCs/>
          <w:sz w:val="28"/>
          <w:szCs w:val="28"/>
          <w:lang w:val="en-US"/>
        </w:rPr>
        <w:t>Function</w:t>
      </w:r>
      <w:r w:rsidR="005B23B9">
        <w:rPr>
          <w:rFonts w:ascii="Times New Roman" w:hAnsi="Times New Roman" w:cs="Times New Roman"/>
          <w:b/>
          <w:bCs/>
          <w:sz w:val="28"/>
          <w:szCs w:val="28"/>
          <w:lang w:val="en-US"/>
        </w:rPr>
        <w:t xml:space="preserve"> </w:t>
      </w:r>
      <w:r w:rsidR="005B23B9" w:rsidRPr="005B23B9">
        <w:rPr>
          <w:rFonts w:ascii="Times New Roman" w:hAnsi="Times New Roman" w:cs="Times New Roman"/>
          <w:b/>
          <w:bCs/>
          <w:sz w:val="28"/>
          <w:szCs w:val="28"/>
          <w:lang w:val="en-US"/>
        </w:rPr>
        <w:t>lọc nhân viên theo ngày trực trong shiftdetailview</w:t>
      </w:r>
      <w:r w:rsidR="005B23B9">
        <w:rPr>
          <w:rFonts w:ascii="Times New Roman" w:hAnsi="Times New Roman" w:cs="Times New Roman"/>
          <w:b/>
          <w:bCs/>
          <w:sz w:val="28"/>
          <w:szCs w:val="28"/>
          <w:lang w:val="en-US"/>
        </w:rPr>
        <w:t>:</w:t>
      </w:r>
    </w:p>
    <w:p w14:paraId="66FB1148" w14:textId="0E2B639D" w:rsidR="00F86200" w:rsidRDefault="005B23B9" w:rsidP="00F86200">
      <w:pPr>
        <w:ind w:left="122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SQL:</w:t>
      </w:r>
    </w:p>
    <w:p w14:paraId="4C2B4DCA" w14:textId="77777777" w:rsidR="004F5AC5" w:rsidRPr="004F5AC5" w:rsidRDefault="004F5AC5" w:rsidP="004F5A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224"/>
        <w:rPr>
          <w:rFonts w:ascii="Cascadia Mono" w:hAnsi="Cascadia Mono" w:cs="Cascadia Mono"/>
          <w:noProof w:val="0"/>
          <w:color w:val="000000"/>
          <w:kern w:val="0"/>
          <w:sz w:val="24"/>
          <w:szCs w:val="24"/>
          <w:lang w:val="en-US"/>
        </w:rPr>
      </w:pPr>
      <w:r w:rsidRPr="004F5AC5">
        <w:rPr>
          <w:rFonts w:ascii="Cascadia Mono" w:hAnsi="Cascadia Mono" w:cs="Cascadia Mono"/>
          <w:noProof w:val="0"/>
          <w:color w:val="0000FF"/>
          <w:kern w:val="0"/>
          <w:sz w:val="24"/>
          <w:szCs w:val="24"/>
          <w:lang w:val="en-US"/>
        </w:rPr>
        <w:t>DROP</w:t>
      </w:r>
      <w:r w:rsidRPr="004F5AC5">
        <w:rPr>
          <w:rFonts w:ascii="Cascadia Mono" w:hAnsi="Cascadia Mono" w:cs="Cascadia Mono"/>
          <w:noProof w:val="0"/>
          <w:color w:val="000000"/>
          <w:kern w:val="0"/>
          <w:sz w:val="24"/>
          <w:szCs w:val="24"/>
          <w:lang w:val="en-US"/>
        </w:rPr>
        <w:t xml:space="preserve"> </w:t>
      </w:r>
      <w:r w:rsidRPr="004F5AC5">
        <w:rPr>
          <w:rFonts w:ascii="Cascadia Mono" w:hAnsi="Cascadia Mono" w:cs="Cascadia Mono"/>
          <w:noProof w:val="0"/>
          <w:color w:val="0000FF"/>
          <w:kern w:val="0"/>
          <w:sz w:val="24"/>
          <w:szCs w:val="24"/>
          <w:lang w:val="en-US"/>
        </w:rPr>
        <w:t>FUNCTION</w:t>
      </w:r>
      <w:r w:rsidRPr="004F5AC5">
        <w:rPr>
          <w:rFonts w:ascii="Cascadia Mono" w:hAnsi="Cascadia Mono" w:cs="Cascadia Mono"/>
          <w:noProof w:val="0"/>
          <w:color w:val="000000"/>
          <w:kern w:val="0"/>
          <w:sz w:val="24"/>
          <w:szCs w:val="24"/>
          <w:lang w:val="en-US"/>
        </w:rPr>
        <w:t xml:space="preserve"> </w:t>
      </w:r>
      <w:r w:rsidRPr="004F5AC5">
        <w:rPr>
          <w:rFonts w:ascii="Cascadia Mono" w:hAnsi="Cascadia Mono" w:cs="Cascadia Mono"/>
          <w:noProof w:val="0"/>
          <w:color w:val="0000FF"/>
          <w:kern w:val="0"/>
          <w:sz w:val="24"/>
          <w:szCs w:val="24"/>
          <w:lang w:val="en-US"/>
        </w:rPr>
        <w:t>IF</w:t>
      </w:r>
      <w:r w:rsidRPr="004F5AC5">
        <w:rPr>
          <w:rFonts w:ascii="Cascadia Mono" w:hAnsi="Cascadia Mono" w:cs="Cascadia Mono"/>
          <w:noProof w:val="0"/>
          <w:color w:val="000000"/>
          <w:kern w:val="0"/>
          <w:sz w:val="24"/>
          <w:szCs w:val="24"/>
          <w:lang w:val="en-US"/>
        </w:rPr>
        <w:t xml:space="preserve"> </w:t>
      </w:r>
      <w:r w:rsidRPr="004F5AC5">
        <w:rPr>
          <w:rFonts w:ascii="Cascadia Mono" w:hAnsi="Cascadia Mono" w:cs="Cascadia Mono"/>
          <w:noProof w:val="0"/>
          <w:color w:val="808080"/>
          <w:kern w:val="0"/>
          <w:sz w:val="24"/>
          <w:szCs w:val="24"/>
          <w:lang w:val="en-US"/>
        </w:rPr>
        <w:t>EXISTS</w:t>
      </w:r>
      <w:r w:rsidRPr="004F5AC5">
        <w:rPr>
          <w:rFonts w:ascii="Cascadia Mono" w:hAnsi="Cascadia Mono" w:cs="Cascadia Mono"/>
          <w:noProof w:val="0"/>
          <w:color w:val="000000"/>
          <w:kern w:val="0"/>
          <w:sz w:val="24"/>
          <w:szCs w:val="24"/>
          <w:lang w:val="en-US"/>
        </w:rPr>
        <w:t xml:space="preserve"> </w:t>
      </w:r>
      <w:proofErr w:type="spellStart"/>
      <w:proofErr w:type="gramStart"/>
      <w:r w:rsidRPr="004F5AC5">
        <w:rPr>
          <w:rFonts w:ascii="Cascadia Mono" w:hAnsi="Cascadia Mono" w:cs="Cascadia Mono"/>
          <w:noProof w:val="0"/>
          <w:color w:val="000000"/>
          <w:kern w:val="0"/>
          <w:sz w:val="24"/>
          <w:szCs w:val="24"/>
          <w:lang w:val="en-US"/>
        </w:rPr>
        <w:t>filterEmployeeByDate</w:t>
      </w:r>
      <w:proofErr w:type="spellEnd"/>
      <w:proofErr w:type="gramEnd"/>
    </w:p>
    <w:p w14:paraId="34540A83" w14:textId="77777777" w:rsidR="004F5AC5" w:rsidRPr="004F5AC5" w:rsidRDefault="004F5AC5" w:rsidP="004F5A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224"/>
        <w:rPr>
          <w:rFonts w:ascii="Cascadia Mono" w:hAnsi="Cascadia Mono" w:cs="Cascadia Mono"/>
          <w:noProof w:val="0"/>
          <w:color w:val="000000"/>
          <w:kern w:val="0"/>
          <w:sz w:val="24"/>
          <w:szCs w:val="24"/>
          <w:lang w:val="en-US"/>
        </w:rPr>
      </w:pPr>
      <w:r w:rsidRPr="004F5AC5">
        <w:rPr>
          <w:rFonts w:ascii="Cascadia Mono" w:hAnsi="Cascadia Mono" w:cs="Cascadia Mono"/>
          <w:noProof w:val="0"/>
          <w:color w:val="0000FF"/>
          <w:kern w:val="0"/>
          <w:sz w:val="24"/>
          <w:szCs w:val="24"/>
          <w:lang w:val="en-US"/>
        </w:rPr>
        <w:t>GO</w:t>
      </w:r>
    </w:p>
    <w:p w14:paraId="17240C0C" w14:textId="77777777" w:rsidR="004F5AC5" w:rsidRPr="004F5AC5" w:rsidRDefault="004F5AC5" w:rsidP="004F5A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224"/>
        <w:rPr>
          <w:rFonts w:ascii="Cascadia Mono" w:hAnsi="Cascadia Mono" w:cs="Cascadia Mono"/>
          <w:noProof w:val="0"/>
          <w:color w:val="000000"/>
          <w:kern w:val="0"/>
          <w:sz w:val="24"/>
          <w:szCs w:val="24"/>
          <w:lang w:val="en-US"/>
        </w:rPr>
      </w:pPr>
    </w:p>
    <w:p w14:paraId="5CEEF4A3" w14:textId="77777777" w:rsidR="004F5AC5" w:rsidRPr="004F5AC5" w:rsidRDefault="004F5AC5" w:rsidP="004F5A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224"/>
        <w:rPr>
          <w:rFonts w:ascii="Cascadia Mono" w:hAnsi="Cascadia Mono" w:cs="Cascadia Mono"/>
          <w:noProof w:val="0"/>
          <w:color w:val="000000"/>
          <w:kern w:val="0"/>
          <w:sz w:val="24"/>
          <w:szCs w:val="24"/>
          <w:lang w:val="en-US"/>
        </w:rPr>
      </w:pPr>
      <w:r w:rsidRPr="004F5AC5">
        <w:rPr>
          <w:rFonts w:ascii="Cascadia Mono" w:hAnsi="Cascadia Mono" w:cs="Cascadia Mono"/>
          <w:noProof w:val="0"/>
          <w:color w:val="0000FF"/>
          <w:kern w:val="0"/>
          <w:sz w:val="24"/>
          <w:szCs w:val="24"/>
          <w:lang w:val="en-US"/>
        </w:rPr>
        <w:t>CREATE</w:t>
      </w:r>
      <w:r w:rsidRPr="004F5AC5">
        <w:rPr>
          <w:rFonts w:ascii="Cascadia Mono" w:hAnsi="Cascadia Mono" w:cs="Cascadia Mono"/>
          <w:noProof w:val="0"/>
          <w:color w:val="000000"/>
          <w:kern w:val="0"/>
          <w:sz w:val="24"/>
          <w:szCs w:val="24"/>
          <w:lang w:val="en-US"/>
        </w:rPr>
        <w:t xml:space="preserve"> </w:t>
      </w:r>
      <w:r w:rsidRPr="004F5AC5">
        <w:rPr>
          <w:rFonts w:ascii="Cascadia Mono" w:hAnsi="Cascadia Mono" w:cs="Cascadia Mono"/>
          <w:noProof w:val="0"/>
          <w:color w:val="0000FF"/>
          <w:kern w:val="0"/>
          <w:sz w:val="24"/>
          <w:szCs w:val="24"/>
          <w:lang w:val="en-US"/>
        </w:rPr>
        <w:t>FUNCTION</w:t>
      </w:r>
      <w:r w:rsidRPr="004F5AC5">
        <w:rPr>
          <w:rFonts w:ascii="Cascadia Mono" w:hAnsi="Cascadia Mono" w:cs="Cascadia Mono"/>
          <w:noProof w:val="0"/>
          <w:color w:val="000000"/>
          <w:kern w:val="0"/>
          <w:sz w:val="24"/>
          <w:szCs w:val="24"/>
          <w:lang w:val="en-US"/>
        </w:rPr>
        <w:t xml:space="preserve"> </w:t>
      </w:r>
      <w:proofErr w:type="spellStart"/>
      <w:proofErr w:type="gramStart"/>
      <w:r w:rsidRPr="004F5AC5">
        <w:rPr>
          <w:rFonts w:ascii="Cascadia Mono" w:hAnsi="Cascadia Mono" w:cs="Cascadia Mono"/>
          <w:noProof w:val="0"/>
          <w:color w:val="000000"/>
          <w:kern w:val="0"/>
          <w:sz w:val="24"/>
          <w:szCs w:val="24"/>
          <w:lang w:val="en-US"/>
        </w:rPr>
        <w:t>filterEmployeeByDate</w:t>
      </w:r>
      <w:proofErr w:type="spellEnd"/>
      <w:proofErr w:type="gramEnd"/>
    </w:p>
    <w:p w14:paraId="562BE79B" w14:textId="77777777" w:rsidR="004F5AC5" w:rsidRPr="004F5AC5" w:rsidRDefault="004F5AC5" w:rsidP="004F5A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224"/>
        <w:rPr>
          <w:rFonts w:ascii="Cascadia Mono" w:hAnsi="Cascadia Mono" w:cs="Cascadia Mono"/>
          <w:noProof w:val="0"/>
          <w:color w:val="000000"/>
          <w:kern w:val="0"/>
          <w:sz w:val="24"/>
          <w:szCs w:val="24"/>
          <w:lang w:val="en-US"/>
        </w:rPr>
      </w:pPr>
      <w:r w:rsidRPr="004F5AC5">
        <w:rPr>
          <w:rFonts w:ascii="Cascadia Mono" w:hAnsi="Cascadia Mono" w:cs="Cascadia Mono"/>
          <w:noProof w:val="0"/>
          <w:color w:val="0000FF"/>
          <w:kern w:val="0"/>
          <w:sz w:val="24"/>
          <w:szCs w:val="24"/>
          <w:lang w:val="en-US"/>
        </w:rPr>
        <w:tab/>
      </w:r>
      <w:r w:rsidRPr="004F5AC5">
        <w:rPr>
          <w:rFonts w:ascii="Cascadia Mono" w:hAnsi="Cascadia Mono" w:cs="Cascadia Mono"/>
          <w:noProof w:val="0"/>
          <w:color w:val="808080"/>
          <w:kern w:val="0"/>
          <w:sz w:val="24"/>
          <w:szCs w:val="24"/>
          <w:lang w:val="en-US"/>
        </w:rPr>
        <w:t>(</w:t>
      </w:r>
      <w:r w:rsidRPr="004F5AC5">
        <w:rPr>
          <w:rFonts w:ascii="Cascadia Mono" w:hAnsi="Cascadia Mono" w:cs="Cascadia Mono"/>
          <w:noProof w:val="0"/>
          <w:color w:val="000000"/>
          <w:kern w:val="0"/>
          <w:sz w:val="24"/>
          <w:szCs w:val="24"/>
          <w:lang w:val="en-US"/>
        </w:rPr>
        <w:t xml:space="preserve">@date </w:t>
      </w:r>
      <w:r w:rsidRPr="004F5AC5">
        <w:rPr>
          <w:rFonts w:ascii="Cascadia Mono" w:hAnsi="Cascadia Mono" w:cs="Cascadia Mono"/>
          <w:noProof w:val="0"/>
          <w:color w:val="0000FF"/>
          <w:kern w:val="0"/>
          <w:sz w:val="24"/>
          <w:szCs w:val="24"/>
          <w:lang w:val="en-US"/>
        </w:rPr>
        <w:t>DATE</w:t>
      </w:r>
      <w:r w:rsidRPr="004F5AC5">
        <w:rPr>
          <w:rFonts w:ascii="Cascadia Mono" w:hAnsi="Cascadia Mono" w:cs="Cascadia Mono"/>
          <w:noProof w:val="0"/>
          <w:color w:val="808080"/>
          <w:kern w:val="0"/>
          <w:sz w:val="24"/>
          <w:szCs w:val="24"/>
          <w:lang w:val="en-US"/>
        </w:rPr>
        <w:t>)</w:t>
      </w:r>
    </w:p>
    <w:p w14:paraId="6D610FB4" w14:textId="77777777" w:rsidR="004F5AC5" w:rsidRPr="004F5AC5" w:rsidRDefault="004F5AC5" w:rsidP="004F5A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224"/>
        <w:rPr>
          <w:rFonts w:ascii="Cascadia Mono" w:hAnsi="Cascadia Mono" w:cs="Cascadia Mono"/>
          <w:noProof w:val="0"/>
          <w:color w:val="000000"/>
          <w:kern w:val="0"/>
          <w:sz w:val="24"/>
          <w:szCs w:val="24"/>
          <w:lang w:val="en-US"/>
        </w:rPr>
      </w:pPr>
      <w:r w:rsidRPr="004F5AC5">
        <w:rPr>
          <w:rFonts w:ascii="Cascadia Mono" w:hAnsi="Cascadia Mono" w:cs="Cascadia Mono"/>
          <w:noProof w:val="0"/>
          <w:color w:val="0000FF"/>
          <w:kern w:val="0"/>
          <w:sz w:val="24"/>
          <w:szCs w:val="24"/>
          <w:lang w:val="en-US"/>
        </w:rPr>
        <w:t>RETURNS</w:t>
      </w:r>
      <w:r w:rsidRPr="004F5AC5">
        <w:rPr>
          <w:rFonts w:ascii="Cascadia Mono" w:hAnsi="Cascadia Mono" w:cs="Cascadia Mono"/>
          <w:noProof w:val="0"/>
          <w:color w:val="000000"/>
          <w:kern w:val="0"/>
          <w:sz w:val="24"/>
          <w:szCs w:val="24"/>
          <w:lang w:val="en-US"/>
        </w:rPr>
        <w:t xml:space="preserve"> </w:t>
      </w:r>
      <w:r w:rsidRPr="004F5AC5">
        <w:rPr>
          <w:rFonts w:ascii="Cascadia Mono" w:hAnsi="Cascadia Mono" w:cs="Cascadia Mono"/>
          <w:noProof w:val="0"/>
          <w:color w:val="0000FF"/>
          <w:kern w:val="0"/>
          <w:sz w:val="24"/>
          <w:szCs w:val="24"/>
          <w:lang w:val="en-US"/>
        </w:rPr>
        <w:t>TABLE</w:t>
      </w:r>
    </w:p>
    <w:p w14:paraId="3FA469E5" w14:textId="77777777" w:rsidR="004F5AC5" w:rsidRPr="004F5AC5" w:rsidRDefault="004F5AC5" w:rsidP="004F5A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224"/>
        <w:rPr>
          <w:rFonts w:ascii="Cascadia Mono" w:hAnsi="Cascadia Mono" w:cs="Cascadia Mono"/>
          <w:noProof w:val="0"/>
          <w:color w:val="000000"/>
          <w:kern w:val="0"/>
          <w:sz w:val="24"/>
          <w:szCs w:val="24"/>
          <w:lang w:val="en-US"/>
        </w:rPr>
      </w:pPr>
      <w:r w:rsidRPr="004F5AC5">
        <w:rPr>
          <w:rFonts w:ascii="Cascadia Mono" w:hAnsi="Cascadia Mono" w:cs="Cascadia Mono"/>
          <w:noProof w:val="0"/>
          <w:color w:val="0000FF"/>
          <w:kern w:val="0"/>
          <w:sz w:val="24"/>
          <w:szCs w:val="24"/>
          <w:lang w:val="en-US"/>
        </w:rPr>
        <w:t>AS</w:t>
      </w:r>
    </w:p>
    <w:p w14:paraId="217F59A0" w14:textId="77777777" w:rsidR="004F5AC5" w:rsidRPr="004F5AC5" w:rsidRDefault="004F5AC5" w:rsidP="004F5A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224"/>
        <w:rPr>
          <w:rFonts w:ascii="Cascadia Mono" w:hAnsi="Cascadia Mono" w:cs="Cascadia Mono"/>
          <w:noProof w:val="0"/>
          <w:color w:val="000000"/>
          <w:kern w:val="0"/>
          <w:sz w:val="24"/>
          <w:szCs w:val="24"/>
          <w:lang w:val="en-US"/>
        </w:rPr>
      </w:pPr>
      <w:r w:rsidRPr="004F5AC5">
        <w:rPr>
          <w:rFonts w:ascii="Cascadia Mono" w:hAnsi="Cascadia Mono" w:cs="Cascadia Mono"/>
          <w:noProof w:val="0"/>
          <w:color w:val="0000FF"/>
          <w:kern w:val="0"/>
          <w:sz w:val="24"/>
          <w:szCs w:val="24"/>
          <w:lang w:val="en-US"/>
        </w:rPr>
        <w:t>RETURN</w:t>
      </w:r>
    </w:p>
    <w:p w14:paraId="2D9E0407" w14:textId="77777777" w:rsidR="004F5AC5" w:rsidRPr="004F5AC5" w:rsidRDefault="004F5AC5" w:rsidP="004F5A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224"/>
        <w:rPr>
          <w:rFonts w:ascii="Cascadia Mono" w:hAnsi="Cascadia Mono" w:cs="Cascadia Mono"/>
          <w:noProof w:val="0"/>
          <w:color w:val="000000"/>
          <w:kern w:val="0"/>
          <w:sz w:val="24"/>
          <w:szCs w:val="24"/>
          <w:lang w:val="en-US"/>
        </w:rPr>
      </w:pPr>
      <w:r w:rsidRPr="004F5AC5">
        <w:rPr>
          <w:rFonts w:ascii="Cascadia Mono" w:hAnsi="Cascadia Mono" w:cs="Cascadia Mono"/>
          <w:noProof w:val="0"/>
          <w:color w:val="808080"/>
          <w:kern w:val="0"/>
          <w:sz w:val="24"/>
          <w:szCs w:val="24"/>
          <w:lang w:val="en-US"/>
        </w:rPr>
        <w:t>(</w:t>
      </w:r>
    </w:p>
    <w:p w14:paraId="220D3D2A" w14:textId="77777777" w:rsidR="004F5AC5" w:rsidRPr="004F5AC5" w:rsidRDefault="004F5AC5" w:rsidP="004F5A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224"/>
        <w:rPr>
          <w:rFonts w:ascii="Cascadia Mono" w:hAnsi="Cascadia Mono" w:cs="Cascadia Mono"/>
          <w:noProof w:val="0"/>
          <w:color w:val="000000"/>
          <w:kern w:val="0"/>
          <w:sz w:val="24"/>
          <w:szCs w:val="24"/>
          <w:lang w:val="en-US"/>
        </w:rPr>
      </w:pPr>
      <w:r w:rsidRPr="004F5AC5">
        <w:rPr>
          <w:rFonts w:ascii="Cascadia Mono" w:hAnsi="Cascadia Mono" w:cs="Cascadia Mono"/>
          <w:noProof w:val="0"/>
          <w:color w:val="000000"/>
          <w:kern w:val="0"/>
          <w:sz w:val="24"/>
          <w:szCs w:val="24"/>
          <w:lang w:val="en-US"/>
        </w:rPr>
        <w:tab/>
      </w:r>
      <w:r w:rsidRPr="004F5AC5">
        <w:rPr>
          <w:rFonts w:ascii="Cascadia Mono" w:hAnsi="Cascadia Mono" w:cs="Cascadia Mono"/>
          <w:noProof w:val="0"/>
          <w:color w:val="0000FF"/>
          <w:kern w:val="0"/>
          <w:sz w:val="24"/>
          <w:szCs w:val="24"/>
          <w:lang w:val="en-US"/>
        </w:rPr>
        <w:t>SELECT</w:t>
      </w:r>
      <w:r w:rsidRPr="004F5AC5">
        <w:rPr>
          <w:rFonts w:ascii="Cascadia Mono" w:hAnsi="Cascadia Mono" w:cs="Cascadia Mono"/>
          <w:noProof w:val="0"/>
          <w:color w:val="000000"/>
          <w:kern w:val="0"/>
          <w:sz w:val="24"/>
          <w:szCs w:val="24"/>
          <w:lang w:val="en-US"/>
        </w:rPr>
        <w:t xml:space="preserve"> </w:t>
      </w:r>
      <w:r w:rsidRPr="004F5AC5">
        <w:rPr>
          <w:rFonts w:ascii="Cascadia Mono" w:hAnsi="Cascadia Mono" w:cs="Cascadia Mono"/>
          <w:noProof w:val="0"/>
          <w:color w:val="808080"/>
          <w:kern w:val="0"/>
          <w:sz w:val="24"/>
          <w:szCs w:val="24"/>
          <w:lang w:val="en-US"/>
        </w:rPr>
        <w:t>*</w:t>
      </w:r>
      <w:r w:rsidRPr="004F5AC5">
        <w:rPr>
          <w:rFonts w:ascii="Cascadia Mono" w:hAnsi="Cascadia Mono" w:cs="Cascadia Mono"/>
          <w:noProof w:val="0"/>
          <w:color w:val="000000"/>
          <w:kern w:val="0"/>
          <w:sz w:val="24"/>
          <w:szCs w:val="24"/>
          <w:lang w:val="en-US"/>
        </w:rPr>
        <w:t xml:space="preserve"> </w:t>
      </w:r>
      <w:r w:rsidRPr="004F5AC5">
        <w:rPr>
          <w:rFonts w:ascii="Cascadia Mono" w:hAnsi="Cascadia Mono" w:cs="Cascadia Mono"/>
          <w:noProof w:val="0"/>
          <w:color w:val="0000FF"/>
          <w:kern w:val="0"/>
          <w:sz w:val="24"/>
          <w:szCs w:val="24"/>
          <w:lang w:val="en-US"/>
        </w:rPr>
        <w:t>FROM</w:t>
      </w:r>
      <w:r w:rsidRPr="004F5AC5">
        <w:rPr>
          <w:rFonts w:ascii="Cascadia Mono" w:hAnsi="Cascadia Mono" w:cs="Cascadia Mono"/>
          <w:noProof w:val="0"/>
          <w:color w:val="000000"/>
          <w:kern w:val="0"/>
          <w:sz w:val="24"/>
          <w:szCs w:val="24"/>
          <w:lang w:val="en-US"/>
        </w:rPr>
        <w:t xml:space="preserve"> </w:t>
      </w:r>
      <w:proofErr w:type="spellStart"/>
      <w:r w:rsidRPr="004F5AC5">
        <w:rPr>
          <w:rFonts w:ascii="Cascadia Mono" w:hAnsi="Cascadia Mono" w:cs="Cascadia Mono"/>
          <w:noProof w:val="0"/>
          <w:color w:val="000000"/>
          <w:kern w:val="0"/>
          <w:sz w:val="24"/>
          <w:szCs w:val="24"/>
          <w:lang w:val="en-US"/>
        </w:rPr>
        <w:t>ShiftDetailView</w:t>
      </w:r>
      <w:proofErr w:type="spellEnd"/>
    </w:p>
    <w:p w14:paraId="70F025B5" w14:textId="77777777" w:rsidR="004F5AC5" w:rsidRPr="004F5AC5" w:rsidRDefault="004F5AC5" w:rsidP="004F5A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224"/>
        <w:rPr>
          <w:rFonts w:ascii="Cascadia Mono" w:hAnsi="Cascadia Mono" w:cs="Cascadia Mono"/>
          <w:noProof w:val="0"/>
          <w:color w:val="000000"/>
          <w:kern w:val="0"/>
          <w:sz w:val="24"/>
          <w:szCs w:val="24"/>
          <w:lang w:val="en-US"/>
        </w:rPr>
      </w:pPr>
      <w:r w:rsidRPr="004F5AC5">
        <w:rPr>
          <w:rFonts w:ascii="Cascadia Mono" w:hAnsi="Cascadia Mono" w:cs="Cascadia Mono"/>
          <w:noProof w:val="0"/>
          <w:color w:val="000000"/>
          <w:kern w:val="0"/>
          <w:sz w:val="24"/>
          <w:szCs w:val="24"/>
          <w:lang w:val="en-US"/>
        </w:rPr>
        <w:tab/>
      </w:r>
      <w:r w:rsidRPr="004F5AC5">
        <w:rPr>
          <w:rFonts w:ascii="Cascadia Mono" w:hAnsi="Cascadia Mono" w:cs="Cascadia Mono"/>
          <w:noProof w:val="0"/>
          <w:color w:val="0000FF"/>
          <w:kern w:val="0"/>
          <w:sz w:val="24"/>
          <w:szCs w:val="24"/>
          <w:lang w:val="en-US"/>
        </w:rPr>
        <w:t>WHERE</w:t>
      </w:r>
      <w:r w:rsidRPr="004F5AC5">
        <w:rPr>
          <w:rFonts w:ascii="Cascadia Mono" w:hAnsi="Cascadia Mono" w:cs="Cascadia Mono"/>
          <w:noProof w:val="0"/>
          <w:color w:val="000000"/>
          <w:kern w:val="0"/>
          <w:sz w:val="24"/>
          <w:szCs w:val="24"/>
          <w:lang w:val="en-US"/>
        </w:rPr>
        <w:t xml:space="preserve"> </w:t>
      </w:r>
      <w:r w:rsidRPr="004F5AC5">
        <w:rPr>
          <w:rFonts w:ascii="Cascadia Mono" w:hAnsi="Cascadia Mono" w:cs="Cascadia Mono"/>
          <w:noProof w:val="0"/>
          <w:color w:val="0000FF"/>
          <w:kern w:val="0"/>
          <w:sz w:val="24"/>
          <w:szCs w:val="24"/>
          <w:lang w:val="en-US"/>
        </w:rPr>
        <w:t>date</w:t>
      </w:r>
      <w:r w:rsidRPr="004F5AC5">
        <w:rPr>
          <w:rFonts w:ascii="Cascadia Mono" w:hAnsi="Cascadia Mono" w:cs="Cascadia Mono"/>
          <w:noProof w:val="0"/>
          <w:color w:val="000000"/>
          <w:kern w:val="0"/>
          <w:sz w:val="24"/>
          <w:szCs w:val="24"/>
          <w:lang w:val="en-US"/>
        </w:rPr>
        <w:t xml:space="preserve"> </w:t>
      </w:r>
      <w:r w:rsidRPr="004F5AC5">
        <w:rPr>
          <w:rFonts w:ascii="Cascadia Mono" w:hAnsi="Cascadia Mono" w:cs="Cascadia Mono"/>
          <w:noProof w:val="0"/>
          <w:color w:val="808080"/>
          <w:kern w:val="0"/>
          <w:sz w:val="24"/>
          <w:szCs w:val="24"/>
          <w:lang w:val="en-US"/>
        </w:rPr>
        <w:t>=</w:t>
      </w:r>
      <w:r w:rsidRPr="004F5AC5">
        <w:rPr>
          <w:rFonts w:ascii="Cascadia Mono" w:hAnsi="Cascadia Mono" w:cs="Cascadia Mono"/>
          <w:noProof w:val="0"/>
          <w:color w:val="000000"/>
          <w:kern w:val="0"/>
          <w:sz w:val="24"/>
          <w:szCs w:val="24"/>
          <w:lang w:val="en-US"/>
        </w:rPr>
        <w:t xml:space="preserve"> @date</w:t>
      </w:r>
    </w:p>
    <w:p w14:paraId="47E38C76" w14:textId="77777777" w:rsidR="004F5AC5" w:rsidRPr="004F5AC5" w:rsidRDefault="004F5AC5" w:rsidP="004F5A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224"/>
        <w:rPr>
          <w:rFonts w:ascii="Cascadia Mono" w:hAnsi="Cascadia Mono" w:cs="Cascadia Mono"/>
          <w:noProof w:val="0"/>
          <w:color w:val="000000"/>
          <w:kern w:val="0"/>
          <w:sz w:val="24"/>
          <w:szCs w:val="24"/>
          <w:lang w:val="en-US"/>
        </w:rPr>
      </w:pPr>
      <w:r w:rsidRPr="004F5AC5">
        <w:rPr>
          <w:rFonts w:ascii="Cascadia Mono" w:hAnsi="Cascadia Mono" w:cs="Cascadia Mono"/>
          <w:noProof w:val="0"/>
          <w:color w:val="808080"/>
          <w:kern w:val="0"/>
          <w:sz w:val="24"/>
          <w:szCs w:val="24"/>
          <w:lang w:val="en-US"/>
        </w:rPr>
        <w:t>)</w:t>
      </w:r>
    </w:p>
    <w:p w14:paraId="5E7D2FB5" w14:textId="7F906082" w:rsidR="005B23B9" w:rsidRPr="004F5AC5" w:rsidRDefault="004F5AC5" w:rsidP="004F5AC5">
      <w:pPr>
        <w:pBdr>
          <w:top w:val="single" w:sz="4" w:space="1" w:color="auto"/>
          <w:left w:val="single" w:sz="4" w:space="4" w:color="auto"/>
          <w:bottom w:val="single" w:sz="4" w:space="1" w:color="auto"/>
          <w:right w:val="single" w:sz="4" w:space="4" w:color="auto"/>
        </w:pBdr>
        <w:ind w:left="1224"/>
        <w:rPr>
          <w:rFonts w:ascii="Times New Roman" w:hAnsi="Times New Roman" w:cs="Times New Roman"/>
          <w:sz w:val="24"/>
          <w:szCs w:val="24"/>
          <w:u w:val="single"/>
          <w:lang w:val="en-US"/>
        </w:rPr>
      </w:pPr>
      <w:r w:rsidRPr="004F5AC5">
        <w:rPr>
          <w:rFonts w:ascii="Cascadia Mono" w:hAnsi="Cascadia Mono" w:cs="Cascadia Mono"/>
          <w:noProof w:val="0"/>
          <w:color w:val="0000FF"/>
          <w:kern w:val="0"/>
          <w:sz w:val="24"/>
          <w:szCs w:val="24"/>
          <w:lang w:val="en-US"/>
        </w:rPr>
        <w:t>GO</w:t>
      </w:r>
    </w:p>
    <w:p w14:paraId="15FAA51E" w14:textId="77777777" w:rsidR="005B23B9" w:rsidRDefault="005B23B9" w:rsidP="00F86200">
      <w:pPr>
        <w:ind w:left="1224"/>
        <w:rPr>
          <w:rFonts w:ascii="Times New Roman" w:hAnsi="Times New Roman" w:cs="Times New Roman"/>
          <w:sz w:val="28"/>
          <w:szCs w:val="28"/>
          <w:u w:val="single"/>
          <w:lang w:val="en-US"/>
        </w:rPr>
      </w:pPr>
    </w:p>
    <w:p w14:paraId="65B6734E" w14:textId="73168564" w:rsidR="005B23B9" w:rsidRDefault="005B23B9" w:rsidP="00F86200">
      <w:pPr>
        <w:ind w:left="122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C# code:</w:t>
      </w:r>
    </w:p>
    <w:p w14:paraId="386DD92E" w14:textId="77777777" w:rsidR="00F14DB4" w:rsidRPr="00F14DB4" w:rsidRDefault="00F14DB4" w:rsidP="00F14DB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224"/>
        <w:rPr>
          <w:rFonts w:ascii="Cascadia Mono" w:hAnsi="Cascadia Mono" w:cs="Cascadia Mono"/>
          <w:noProof w:val="0"/>
          <w:color w:val="000000"/>
          <w:kern w:val="0"/>
          <w:sz w:val="24"/>
          <w:szCs w:val="24"/>
          <w:lang w:val="en-US"/>
        </w:rPr>
      </w:pPr>
      <w:r w:rsidRPr="00F14DB4">
        <w:rPr>
          <w:rFonts w:ascii="Cascadia Mono" w:hAnsi="Cascadia Mono" w:cs="Cascadia Mono"/>
          <w:noProof w:val="0"/>
          <w:color w:val="000000"/>
          <w:kern w:val="0"/>
          <w:sz w:val="24"/>
          <w:szCs w:val="24"/>
          <w:lang w:val="en-US"/>
        </w:rPr>
        <w:t>try</w:t>
      </w:r>
    </w:p>
    <w:p w14:paraId="69318BD5" w14:textId="77777777" w:rsidR="00F14DB4" w:rsidRPr="00F14DB4" w:rsidRDefault="00F14DB4" w:rsidP="00F14DB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224"/>
        <w:rPr>
          <w:rFonts w:ascii="Cascadia Mono" w:hAnsi="Cascadia Mono" w:cs="Cascadia Mono"/>
          <w:noProof w:val="0"/>
          <w:color w:val="000000"/>
          <w:kern w:val="0"/>
          <w:sz w:val="24"/>
          <w:szCs w:val="24"/>
          <w:lang w:val="en-US"/>
        </w:rPr>
      </w:pPr>
      <w:r w:rsidRPr="00F14DB4">
        <w:rPr>
          <w:rFonts w:ascii="Cascadia Mono" w:hAnsi="Cascadia Mono" w:cs="Cascadia Mono"/>
          <w:noProof w:val="0"/>
          <w:color w:val="000000"/>
          <w:kern w:val="0"/>
          <w:sz w:val="24"/>
          <w:szCs w:val="24"/>
          <w:lang w:val="en-US"/>
        </w:rPr>
        <w:t>{</w:t>
      </w:r>
    </w:p>
    <w:p w14:paraId="2CCE4737" w14:textId="77777777" w:rsidR="00F14DB4" w:rsidRPr="00F14DB4" w:rsidRDefault="00F14DB4" w:rsidP="00F14DB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224"/>
        <w:rPr>
          <w:rFonts w:ascii="Cascadia Mono" w:hAnsi="Cascadia Mono" w:cs="Cascadia Mono"/>
          <w:noProof w:val="0"/>
          <w:color w:val="000000"/>
          <w:kern w:val="0"/>
          <w:sz w:val="24"/>
          <w:szCs w:val="24"/>
          <w:lang w:val="en-US"/>
        </w:rPr>
      </w:pPr>
      <w:r w:rsidRPr="00F14DB4">
        <w:rPr>
          <w:rFonts w:ascii="Cascadia Mono" w:hAnsi="Cascadia Mono" w:cs="Cascadia Mono"/>
          <w:noProof w:val="0"/>
          <w:color w:val="000000"/>
          <w:kern w:val="0"/>
          <w:sz w:val="24"/>
          <w:szCs w:val="24"/>
          <w:lang w:val="en-US"/>
        </w:rPr>
        <w:t xml:space="preserve">    </w:t>
      </w:r>
      <w:proofErr w:type="spellStart"/>
      <w:r w:rsidRPr="00F14DB4">
        <w:rPr>
          <w:rFonts w:ascii="Cascadia Mono" w:hAnsi="Cascadia Mono" w:cs="Cascadia Mono"/>
          <w:noProof w:val="0"/>
          <w:color w:val="000000"/>
          <w:kern w:val="0"/>
          <w:sz w:val="24"/>
          <w:szCs w:val="24"/>
          <w:lang w:val="en-US"/>
        </w:rPr>
        <w:t>dataShift.Clear</w:t>
      </w:r>
      <w:proofErr w:type="spellEnd"/>
      <w:r w:rsidRPr="00F14DB4">
        <w:rPr>
          <w:rFonts w:ascii="Cascadia Mono" w:hAnsi="Cascadia Mono" w:cs="Cascadia Mono"/>
          <w:noProof w:val="0"/>
          <w:color w:val="000000"/>
          <w:kern w:val="0"/>
          <w:sz w:val="24"/>
          <w:szCs w:val="24"/>
          <w:lang w:val="en-US"/>
        </w:rPr>
        <w:t>(</w:t>
      </w:r>
      <w:proofErr w:type="gramStart"/>
      <w:r w:rsidRPr="00F14DB4">
        <w:rPr>
          <w:rFonts w:ascii="Cascadia Mono" w:hAnsi="Cascadia Mono" w:cs="Cascadia Mono"/>
          <w:noProof w:val="0"/>
          <w:color w:val="000000"/>
          <w:kern w:val="0"/>
          <w:sz w:val="24"/>
          <w:szCs w:val="24"/>
          <w:lang w:val="en-US"/>
        </w:rPr>
        <w:t>);</w:t>
      </w:r>
      <w:proofErr w:type="gramEnd"/>
    </w:p>
    <w:p w14:paraId="008EE4D9" w14:textId="77777777" w:rsidR="00F14DB4" w:rsidRPr="00F14DB4" w:rsidRDefault="00F14DB4" w:rsidP="00F14DB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224"/>
        <w:rPr>
          <w:rFonts w:ascii="Cascadia Mono" w:hAnsi="Cascadia Mono" w:cs="Cascadia Mono"/>
          <w:noProof w:val="0"/>
          <w:color w:val="000000"/>
          <w:kern w:val="0"/>
          <w:sz w:val="24"/>
          <w:szCs w:val="24"/>
          <w:lang w:val="en-US"/>
        </w:rPr>
      </w:pPr>
      <w:r w:rsidRPr="00F14DB4">
        <w:rPr>
          <w:rFonts w:ascii="Cascadia Mono" w:hAnsi="Cascadia Mono" w:cs="Cascadia Mono"/>
          <w:noProof w:val="0"/>
          <w:color w:val="000000"/>
          <w:kern w:val="0"/>
          <w:sz w:val="24"/>
          <w:szCs w:val="24"/>
          <w:lang w:val="en-US"/>
        </w:rPr>
        <w:t xml:space="preserve">    </w:t>
      </w:r>
      <w:proofErr w:type="spellStart"/>
      <w:r w:rsidRPr="00F14DB4">
        <w:rPr>
          <w:rFonts w:ascii="Cascadia Mono" w:hAnsi="Cascadia Mono" w:cs="Cascadia Mono"/>
          <w:noProof w:val="0"/>
          <w:color w:val="000000"/>
          <w:kern w:val="0"/>
          <w:sz w:val="24"/>
          <w:szCs w:val="24"/>
          <w:lang w:val="en-US"/>
        </w:rPr>
        <w:t>dataShift</w:t>
      </w:r>
      <w:proofErr w:type="spellEnd"/>
      <w:r w:rsidRPr="00F14DB4">
        <w:rPr>
          <w:rFonts w:ascii="Cascadia Mono" w:hAnsi="Cascadia Mono" w:cs="Cascadia Mono"/>
          <w:noProof w:val="0"/>
          <w:color w:val="000000"/>
          <w:kern w:val="0"/>
          <w:sz w:val="24"/>
          <w:szCs w:val="24"/>
          <w:lang w:val="en-US"/>
        </w:rPr>
        <w:t xml:space="preserve"> = </w:t>
      </w:r>
      <w:proofErr w:type="spellStart"/>
      <w:proofErr w:type="gramStart"/>
      <w:r w:rsidRPr="00F14DB4">
        <w:rPr>
          <w:rFonts w:ascii="Cascadia Mono" w:hAnsi="Cascadia Mono" w:cs="Cascadia Mono"/>
          <w:noProof w:val="0"/>
          <w:color w:val="000000"/>
          <w:kern w:val="0"/>
          <w:sz w:val="24"/>
          <w:szCs w:val="24"/>
          <w:lang w:val="en-US"/>
        </w:rPr>
        <w:t>DataProvider.Instance.ExecuteQuery</w:t>
      </w:r>
      <w:proofErr w:type="spellEnd"/>
      <w:proofErr w:type="gramEnd"/>
      <w:r w:rsidRPr="00F14DB4">
        <w:rPr>
          <w:rFonts w:ascii="Cascadia Mono" w:hAnsi="Cascadia Mono" w:cs="Cascadia Mono"/>
          <w:noProof w:val="0"/>
          <w:color w:val="000000"/>
          <w:kern w:val="0"/>
          <w:sz w:val="24"/>
          <w:szCs w:val="24"/>
          <w:lang w:val="en-US"/>
        </w:rPr>
        <w:t xml:space="preserve">("SELECT * FROM </w:t>
      </w:r>
      <w:proofErr w:type="spellStart"/>
      <w:r w:rsidRPr="00F14DB4">
        <w:rPr>
          <w:rFonts w:ascii="Cascadia Mono" w:hAnsi="Cascadia Mono" w:cs="Cascadia Mono"/>
          <w:noProof w:val="0"/>
          <w:color w:val="000000"/>
          <w:kern w:val="0"/>
          <w:sz w:val="24"/>
          <w:szCs w:val="24"/>
          <w:lang w:val="en-US"/>
        </w:rPr>
        <w:t>dbo.filterEmployeeByDate</w:t>
      </w:r>
      <w:proofErr w:type="spellEnd"/>
      <w:r w:rsidRPr="00F14DB4">
        <w:rPr>
          <w:rFonts w:ascii="Cascadia Mono" w:hAnsi="Cascadia Mono" w:cs="Cascadia Mono"/>
          <w:noProof w:val="0"/>
          <w:color w:val="000000"/>
          <w:kern w:val="0"/>
          <w:sz w:val="24"/>
          <w:szCs w:val="24"/>
          <w:lang w:val="en-US"/>
        </w:rPr>
        <w:t xml:space="preserve"> ( @date )", new object[] { date });</w:t>
      </w:r>
    </w:p>
    <w:p w14:paraId="04EE0079" w14:textId="77777777" w:rsidR="00F14DB4" w:rsidRPr="00F14DB4" w:rsidRDefault="00F14DB4" w:rsidP="00F14DB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224"/>
        <w:rPr>
          <w:rFonts w:ascii="Cascadia Mono" w:hAnsi="Cascadia Mono" w:cs="Cascadia Mono"/>
          <w:noProof w:val="0"/>
          <w:color w:val="000000"/>
          <w:kern w:val="0"/>
          <w:sz w:val="24"/>
          <w:szCs w:val="24"/>
          <w:lang w:val="en-US"/>
        </w:rPr>
      </w:pPr>
      <w:r w:rsidRPr="00F14DB4">
        <w:rPr>
          <w:rFonts w:ascii="Cascadia Mono" w:hAnsi="Cascadia Mono" w:cs="Cascadia Mono"/>
          <w:noProof w:val="0"/>
          <w:color w:val="000000"/>
          <w:kern w:val="0"/>
          <w:sz w:val="24"/>
          <w:szCs w:val="24"/>
          <w:lang w:val="en-US"/>
        </w:rPr>
        <w:t>}</w:t>
      </w:r>
    </w:p>
    <w:p w14:paraId="3994D8CE" w14:textId="77777777" w:rsidR="00F14DB4" w:rsidRPr="00F14DB4" w:rsidRDefault="00F14DB4" w:rsidP="00F14DB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224"/>
        <w:rPr>
          <w:rFonts w:ascii="Cascadia Mono" w:hAnsi="Cascadia Mono" w:cs="Cascadia Mono"/>
          <w:noProof w:val="0"/>
          <w:color w:val="000000"/>
          <w:kern w:val="0"/>
          <w:sz w:val="24"/>
          <w:szCs w:val="24"/>
          <w:lang w:val="en-US"/>
        </w:rPr>
      </w:pPr>
      <w:r w:rsidRPr="00F14DB4">
        <w:rPr>
          <w:rFonts w:ascii="Cascadia Mono" w:hAnsi="Cascadia Mono" w:cs="Cascadia Mono"/>
          <w:noProof w:val="0"/>
          <w:color w:val="000000"/>
          <w:kern w:val="0"/>
          <w:sz w:val="24"/>
          <w:szCs w:val="24"/>
          <w:lang w:val="en-US"/>
        </w:rPr>
        <w:t>catch (</w:t>
      </w:r>
      <w:proofErr w:type="spellStart"/>
      <w:r w:rsidRPr="00F14DB4">
        <w:rPr>
          <w:rFonts w:ascii="Cascadia Mono" w:hAnsi="Cascadia Mono" w:cs="Cascadia Mono"/>
          <w:noProof w:val="0"/>
          <w:color w:val="000000"/>
          <w:kern w:val="0"/>
          <w:sz w:val="24"/>
          <w:szCs w:val="24"/>
          <w:lang w:val="en-US"/>
        </w:rPr>
        <w:t>SqlException</w:t>
      </w:r>
      <w:proofErr w:type="spellEnd"/>
      <w:r w:rsidRPr="00F14DB4">
        <w:rPr>
          <w:rFonts w:ascii="Cascadia Mono" w:hAnsi="Cascadia Mono" w:cs="Cascadia Mono"/>
          <w:noProof w:val="0"/>
          <w:color w:val="000000"/>
          <w:kern w:val="0"/>
          <w:sz w:val="24"/>
          <w:szCs w:val="24"/>
          <w:lang w:val="en-US"/>
        </w:rPr>
        <w:t xml:space="preserve"> </w:t>
      </w:r>
      <w:proofErr w:type="spellStart"/>
      <w:r w:rsidRPr="00F14DB4">
        <w:rPr>
          <w:rFonts w:ascii="Cascadia Mono" w:hAnsi="Cascadia Mono" w:cs="Cascadia Mono"/>
          <w:noProof w:val="0"/>
          <w:color w:val="000000"/>
          <w:kern w:val="0"/>
          <w:sz w:val="24"/>
          <w:szCs w:val="24"/>
          <w:lang w:val="en-US"/>
        </w:rPr>
        <w:t>ev</w:t>
      </w:r>
      <w:proofErr w:type="spellEnd"/>
      <w:r w:rsidRPr="00F14DB4">
        <w:rPr>
          <w:rFonts w:ascii="Cascadia Mono" w:hAnsi="Cascadia Mono" w:cs="Cascadia Mono"/>
          <w:noProof w:val="0"/>
          <w:color w:val="000000"/>
          <w:kern w:val="0"/>
          <w:sz w:val="24"/>
          <w:szCs w:val="24"/>
          <w:lang w:val="en-US"/>
        </w:rPr>
        <w:t>)</w:t>
      </w:r>
    </w:p>
    <w:p w14:paraId="1E4E3AAD" w14:textId="77777777" w:rsidR="00F14DB4" w:rsidRPr="00F14DB4" w:rsidRDefault="00F14DB4" w:rsidP="00F14DB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224"/>
        <w:rPr>
          <w:rFonts w:ascii="Cascadia Mono" w:hAnsi="Cascadia Mono" w:cs="Cascadia Mono"/>
          <w:noProof w:val="0"/>
          <w:color w:val="000000"/>
          <w:kern w:val="0"/>
          <w:sz w:val="24"/>
          <w:szCs w:val="24"/>
          <w:lang w:val="en-US"/>
        </w:rPr>
      </w:pPr>
      <w:r w:rsidRPr="00F14DB4">
        <w:rPr>
          <w:rFonts w:ascii="Cascadia Mono" w:hAnsi="Cascadia Mono" w:cs="Cascadia Mono"/>
          <w:noProof w:val="0"/>
          <w:color w:val="000000"/>
          <w:kern w:val="0"/>
          <w:sz w:val="24"/>
          <w:szCs w:val="24"/>
          <w:lang w:val="en-US"/>
        </w:rPr>
        <w:t>{</w:t>
      </w:r>
    </w:p>
    <w:p w14:paraId="3A2DBF49" w14:textId="77777777" w:rsidR="00F14DB4" w:rsidRPr="00F14DB4" w:rsidRDefault="00F14DB4" w:rsidP="00F14DB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224"/>
        <w:rPr>
          <w:rFonts w:ascii="Cascadia Mono" w:hAnsi="Cascadia Mono" w:cs="Cascadia Mono"/>
          <w:noProof w:val="0"/>
          <w:color w:val="000000"/>
          <w:kern w:val="0"/>
          <w:sz w:val="24"/>
          <w:szCs w:val="24"/>
          <w:lang w:val="en-US"/>
        </w:rPr>
      </w:pPr>
      <w:r w:rsidRPr="00F14DB4">
        <w:rPr>
          <w:rFonts w:ascii="Cascadia Mono" w:hAnsi="Cascadia Mono" w:cs="Cascadia Mono"/>
          <w:noProof w:val="0"/>
          <w:color w:val="000000"/>
          <w:kern w:val="0"/>
          <w:sz w:val="24"/>
          <w:szCs w:val="24"/>
          <w:lang w:val="en-US"/>
        </w:rPr>
        <w:t xml:space="preserve">    </w:t>
      </w:r>
      <w:proofErr w:type="spellStart"/>
      <w:r w:rsidRPr="00F14DB4">
        <w:rPr>
          <w:rFonts w:ascii="Cascadia Mono" w:hAnsi="Cascadia Mono" w:cs="Cascadia Mono"/>
          <w:noProof w:val="0"/>
          <w:color w:val="000000"/>
          <w:kern w:val="0"/>
          <w:sz w:val="24"/>
          <w:szCs w:val="24"/>
          <w:lang w:val="en-US"/>
        </w:rPr>
        <w:t>MessageBox.Show</w:t>
      </w:r>
      <w:proofErr w:type="spellEnd"/>
      <w:r w:rsidRPr="00F14DB4">
        <w:rPr>
          <w:rFonts w:ascii="Cascadia Mono" w:hAnsi="Cascadia Mono" w:cs="Cascadia Mono"/>
          <w:noProof w:val="0"/>
          <w:color w:val="000000"/>
          <w:kern w:val="0"/>
          <w:sz w:val="24"/>
          <w:szCs w:val="24"/>
          <w:lang w:val="en-US"/>
        </w:rPr>
        <w:t>("</w:t>
      </w:r>
      <w:proofErr w:type="spellStart"/>
      <w:r w:rsidRPr="00F14DB4">
        <w:rPr>
          <w:rFonts w:ascii="Cascadia Mono" w:hAnsi="Cascadia Mono" w:cs="Cascadia Mono"/>
          <w:noProof w:val="0"/>
          <w:color w:val="000000"/>
          <w:kern w:val="0"/>
          <w:sz w:val="24"/>
          <w:szCs w:val="24"/>
          <w:lang w:val="en-US"/>
        </w:rPr>
        <w:t>Lỗi</w:t>
      </w:r>
      <w:proofErr w:type="spellEnd"/>
      <w:r w:rsidRPr="00F14DB4">
        <w:rPr>
          <w:rFonts w:ascii="Cascadia Mono" w:hAnsi="Cascadia Mono" w:cs="Cascadia Mono"/>
          <w:noProof w:val="0"/>
          <w:color w:val="000000"/>
          <w:kern w:val="0"/>
          <w:sz w:val="24"/>
          <w:szCs w:val="24"/>
          <w:lang w:val="en-US"/>
        </w:rPr>
        <w:t xml:space="preserve"> </w:t>
      </w:r>
      <w:proofErr w:type="spellStart"/>
      <w:r w:rsidRPr="00F14DB4">
        <w:rPr>
          <w:rFonts w:ascii="Cascadia Mono" w:hAnsi="Cascadia Mono" w:cs="Cascadia Mono"/>
          <w:noProof w:val="0"/>
          <w:color w:val="000000"/>
          <w:kern w:val="0"/>
          <w:sz w:val="24"/>
          <w:szCs w:val="24"/>
          <w:lang w:val="en-US"/>
        </w:rPr>
        <w:t>kết</w:t>
      </w:r>
      <w:proofErr w:type="spellEnd"/>
      <w:r w:rsidRPr="00F14DB4">
        <w:rPr>
          <w:rFonts w:ascii="Cascadia Mono" w:hAnsi="Cascadia Mono" w:cs="Cascadia Mono"/>
          <w:noProof w:val="0"/>
          <w:color w:val="000000"/>
          <w:kern w:val="0"/>
          <w:sz w:val="24"/>
          <w:szCs w:val="24"/>
          <w:lang w:val="en-US"/>
        </w:rPr>
        <w:t xml:space="preserve"> </w:t>
      </w:r>
      <w:proofErr w:type="spellStart"/>
      <w:r w:rsidRPr="00F14DB4">
        <w:rPr>
          <w:rFonts w:ascii="Cascadia Mono" w:hAnsi="Cascadia Mono" w:cs="Cascadia Mono"/>
          <w:noProof w:val="0"/>
          <w:color w:val="000000"/>
          <w:kern w:val="0"/>
          <w:sz w:val="24"/>
          <w:szCs w:val="24"/>
          <w:lang w:val="en-US"/>
        </w:rPr>
        <w:t>nối</w:t>
      </w:r>
      <w:proofErr w:type="spellEnd"/>
      <w:r w:rsidRPr="00F14DB4">
        <w:rPr>
          <w:rFonts w:ascii="Cascadia Mono" w:hAnsi="Cascadia Mono" w:cs="Cascadia Mono"/>
          <w:noProof w:val="0"/>
          <w:color w:val="000000"/>
          <w:kern w:val="0"/>
          <w:sz w:val="24"/>
          <w:szCs w:val="24"/>
          <w:lang w:val="en-US"/>
        </w:rPr>
        <w:t>.\</w:t>
      </w:r>
      <w:proofErr w:type="spellStart"/>
      <w:r w:rsidRPr="00F14DB4">
        <w:rPr>
          <w:rFonts w:ascii="Cascadia Mono" w:hAnsi="Cascadia Mono" w:cs="Cascadia Mono"/>
          <w:noProof w:val="0"/>
          <w:color w:val="000000"/>
          <w:kern w:val="0"/>
          <w:sz w:val="24"/>
          <w:szCs w:val="24"/>
          <w:lang w:val="en-US"/>
        </w:rPr>
        <w:t>nDo</w:t>
      </w:r>
      <w:proofErr w:type="spellEnd"/>
      <w:r w:rsidRPr="00F14DB4">
        <w:rPr>
          <w:rFonts w:ascii="Cascadia Mono" w:hAnsi="Cascadia Mono" w:cs="Cascadia Mono"/>
          <w:noProof w:val="0"/>
          <w:color w:val="000000"/>
          <w:kern w:val="0"/>
          <w:sz w:val="24"/>
          <w:szCs w:val="24"/>
          <w:lang w:val="en-US"/>
        </w:rPr>
        <w:t xml:space="preserve">:\n" + </w:t>
      </w:r>
      <w:proofErr w:type="spellStart"/>
      <w:proofErr w:type="gramStart"/>
      <w:r w:rsidRPr="00F14DB4">
        <w:rPr>
          <w:rFonts w:ascii="Cascadia Mono" w:hAnsi="Cascadia Mono" w:cs="Cascadia Mono"/>
          <w:noProof w:val="0"/>
          <w:color w:val="000000"/>
          <w:kern w:val="0"/>
          <w:sz w:val="24"/>
          <w:szCs w:val="24"/>
          <w:lang w:val="en-US"/>
        </w:rPr>
        <w:t>ev.Message</w:t>
      </w:r>
      <w:proofErr w:type="spellEnd"/>
      <w:proofErr w:type="gramEnd"/>
      <w:r w:rsidRPr="00F14DB4">
        <w:rPr>
          <w:rFonts w:ascii="Cascadia Mono" w:hAnsi="Cascadia Mono" w:cs="Cascadia Mono"/>
          <w:noProof w:val="0"/>
          <w:color w:val="000000"/>
          <w:kern w:val="0"/>
          <w:sz w:val="24"/>
          <w:szCs w:val="24"/>
          <w:lang w:val="en-US"/>
        </w:rPr>
        <w:t xml:space="preserve">, "Thông </w:t>
      </w:r>
      <w:proofErr w:type="spellStart"/>
      <w:r w:rsidRPr="00F14DB4">
        <w:rPr>
          <w:rFonts w:ascii="Cascadia Mono" w:hAnsi="Cascadia Mono" w:cs="Cascadia Mono"/>
          <w:noProof w:val="0"/>
          <w:color w:val="000000"/>
          <w:kern w:val="0"/>
          <w:sz w:val="24"/>
          <w:szCs w:val="24"/>
          <w:lang w:val="en-US"/>
        </w:rPr>
        <w:t>báo</w:t>
      </w:r>
      <w:proofErr w:type="spellEnd"/>
      <w:r w:rsidRPr="00F14DB4">
        <w:rPr>
          <w:rFonts w:ascii="Cascadia Mono" w:hAnsi="Cascadia Mono" w:cs="Cascadia Mono"/>
          <w:noProof w:val="0"/>
          <w:color w:val="000000"/>
          <w:kern w:val="0"/>
          <w:sz w:val="24"/>
          <w:szCs w:val="24"/>
          <w:lang w:val="en-US"/>
        </w:rPr>
        <w:t xml:space="preserve">", </w:t>
      </w:r>
      <w:proofErr w:type="spellStart"/>
      <w:r w:rsidRPr="00F14DB4">
        <w:rPr>
          <w:rFonts w:ascii="Cascadia Mono" w:hAnsi="Cascadia Mono" w:cs="Cascadia Mono"/>
          <w:noProof w:val="0"/>
          <w:color w:val="000000"/>
          <w:kern w:val="0"/>
          <w:sz w:val="24"/>
          <w:szCs w:val="24"/>
          <w:lang w:val="en-US"/>
        </w:rPr>
        <w:t>MessageBoxButtons.OK</w:t>
      </w:r>
      <w:proofErr w:type="spellEnd"/>
      <w:r w:rsidRPr="00F14DB4">
        <w:rPr>
          <w:rFonts w:ascii="Cascadia Mono" w:hAnsi="Cascadia Mono" w:cs="Cascadia Mono"/>
          <w:noProof w:val="0"/>
          <w:color w:val="000000"/>
          <w:kern w:val="0"/>
          <w:sz w:val="24"/>
          <w:szCs w:val="24"/>
          <w:lang w:val="en-US"/>
        </w:rPr>
        <w:t xml:space="preserve">, </w:t>
      </w:r>
      <w:proofErr w:type="spellStart"/>
      <w:r w:rsidRPr="00F14DB4">
        <w:rPr>
          <w:rFonts w:ascii="Cascadia Mono" w:hAnsi="Cascadia Mono" w:cs="Cascadia Mono"/>
          <w:noProof w:val="0"/>
          <w:color w:val="000000"/>
          <w:kern w:val="0"/>
          <w:sz w:val="24"/>
          <w:szCs w:val="24"/>
          <w:lang w:val="en-US"/>
        </w:rPr>
        <w:t>MessageBoxIcon.Error</w:t>
      </w:r>
      <w:proofErr w:type="spellEnd"/>
      <w:r w:rsidRPr="00F14DB4">
        <w:rPr>
          <w:rFonts w:ascii="Cascadia Mono" w:hAnsi="Cascadia Mono" w:cs="Cascadia Mono"/>
          <w:noProof w:val="0"/>
          <w:color w:val="000000"/>
          <w:kern w:val="0"/>
          <w:sz w:val="24"/>
          <w:szCs w:val="24"/>
          <w:lang w:val="en-US"/>
        </w:rPr>
        <w:t>);</w:t>
      </w:r>
    </w:p>
    <w:p w14:paraId="5481C17E" w14:textId="08103574" w:rsidR="005B23B9" w:rsidRPr="00F14DB4" w:rsidRDefault="00F14DB4" w:rsidP="00F14DB4">
      <w:pPr>
        <w:pBdr>
          <w:top w:val="single" w:sz="4" w:space="1" w:color="auto"/>
          <w:left w:val="single" w:sz="4" w:space="4" w:color="auto"/>
          <w:bottom w:val="single" w:sz="4" w:space="1" w:color="auto"/>
          <w:right w:val="single" w:sz="4" w:space="4" w:color="auto"/>
        </w:pBdr>
        <w:ind w:left="1224"/>
        <w:rPr>
          <w:rFonts w:ascii="Times New Roman" w:hAnsi="Times New Roman" w:cs="Times New Roman"/>
          <w:sz w:val="24"/>
          <w:szCs w:val="24"/>
          <w:u w:val="single"/>
          <w:lang w:val="en-US"/>
        </w:rPr>
      </w:pPr>
      <w:r w:rsidRPr="00F14DB4">
        <w:rPr>
          <w:rFonts w:ascii="Cascadia Mono" w:hAnsi="Cascadia Mono" w:cs="Cascadia Mono"/>
          <w:noProof w:val="0"/>
          <w:color w:val="000000"/>
          <w:kern w:val="0"/>
          <w:sz w:val="24"/>
          <w:szCs w:val="24"/>
          <w:lang w:val="en-US"/>
        </w:rPr>
        <w:t>}</w:t>
      </w:r>
    </w:p>
    <w:p w14:paraId="524BD3DE" w14:textId="77777777" w:rsidR="005B23B9" w:rsidRPr="005B23B9" w:rsidRDefault="005B23B9" w:rsidP="00F86200">
      <w:pPr>
        <w:ind w:left="1224"/>
        <w:rPr>
          <w:rFonts w:ascii="Times New Roman" w:hAnsi="Times New Roman" w:cs="Times New Roman"/>
          <w:sz w:val="28"/>
          <w:szCs w:val="28"/>
          <w:u w:val="single"/>
          <w:lang w:val="en-US"/>
        </w:rPr>
      </w:pPr>
    </w:p>
    <w:p w14:paraId="049AE48D" w14:textId="05941BC8" w:rsidR="009C25AB" w:rsidRPr="003456F9" w:rsidRDefault="009C25AB" w:rsidP="003456F9">
      <w:pPr>
        <w:ind w:left="720"/>
        <w:rPr>
          <w:rFonts w:ascii="Times New Roman" w:hAnsi="Times New Roman" w:cs="Times New Roman"/>
          <w:b/>
          <w:bCs/>
          <w:sz w:val="28"/>
          <w:szCs w:val="28"/>
          <w:lang w:val="en-US"/>
        </w:rPr>
      </w:pPr>
      <w:r w:rsidRPr="003456F9">
        <w:rPr>
          <w:rFonts w:ascii="Times New Roman" w:hAnsi="Times New Roman" w:cs="Times New Roman"/>
          <w:b/>
          <w:bCs/>
          <w:sz w:val="28"/>
          <w:szCs w:val="28"/>
          <w:lang w:val="en-US"/>
        </w:rPr>
        <w:lastRenderedPageBreak/>
        <w:br w:type="page"/>
      </w:r>
    </w:p>
    <w:p w14:paraId="47FDC79F" w14:textId="77777777" w:rsidR="0085642A" w:rsidRDefault="00F31692" w:rsidP="00AF5F9A">
      <w:pPr>
        <w:pStyle w:val="ListParagraph"/>
        <w:numPr>
          <w:ilvl w:val="1"/>
          <w:numId w:val="7"/>
        </w:numPr>
        <w:spacing w:after="0" w:line="360" w:lineRule="auto"/>
        <w:outlineLvl w:val="2"/>
        <w:rPr>
          <w:rFonts w:ascii="Times New Roman" w:hAnsi="Times New Roman" w:cs="Times New Roman"/>
          <w:sz w:val="28"/>
          <w:szCs w:val="28"/>
          <w:lang w:val="en-US"/>
        </w:rPr>
      </w:pPr>
      <w:bookmarkStart w:id="27" w:name="_Toc165362086"/>
      <w:r>
        <w:rPr>
          <w:rFonts w:ascii="Times New Roman" w:hAnsi="Times New Roman" w:cs="Times New Roman"/>
          <w:b/>
          <w:bCs/>
          <w:sz w:val="28"/>
          <w:szCs w:val="28"/>
          <w:lang w:val="en-US"/>
        </w:rPr>
        <w:lastRenderedPageBreak/>
        <w:t>Chức năng Product:</w:t>
      </w:r>
      <w:bookmarkEnd w:id="27"/>
      <w:r>
        <w:rPr>
          <w:rFonts w:ascii="Times New Roman" w:hAnsi="Times New Roman" w:cs="Times New Roman"/>
          <w:b/>
          <w:bCs/>
          <w:sz w:val="28"/>
          <w:szCs w:val="28"/>
          <w:lang w:val="en-US"/>
        </w:rPr>
        <w:t xml:space="preserve"> </w:t>
      </w:r>
    </w:p>
    <w:p w14:paraId="4326CC45" w14:textId="43A0D902" w:rsidR="007E2E8C" w:rsidRPr="008926B9" w:rsidRDefault="0085642A" w:rsidP="0085642A">
      <w:pPr>
        <w:pStyle w:val="ListParagraph"/>
        <w:spacing w:after="0" w:line="360" w:lineRule="auto"/>
        <w:ind w:left="792"/>
        <w:rPr>
          <w:rFonts w:ascii="Times New Roman" w:hAnsi="Times New Roman" w:cs="Times New Roman"/>
          <w:sz w:val="28"/>
          <w:szCs w:val="28"/>
          <w:lang w:val="en-US"/>
        </w:rPr>
      </w:pPr>
      <w:r>
        <w:rPr>
          <w:rFonts w:ascii="Times New Roman" w:hAnsi="Times New Roman" w:cs="Times New Roman"/>
          <w:sz w:val="28"/>
          <w:szCs w:val="28"/>
          <w:lang w:val="en-US"/>
        </w:rPr>
        <w:t>Q</w:t>
      </w:r>
      <w:r w:rsidR="00BA454C" w:rsidRPr="008926B9">
        <w:rPr>
          <w:rFonts w:ascii="Times New Roman" w:hAnsi="Times New Roman" w:cs="Times New Roman"/>
          <w:sz w:val="28"/>
          <w:szCs w:val="28"/>
          <w:lang w:val="en-US"/>
        </w:rPr>
        <w:t xml:space="preserve">uản lý tất cả các món, bao gồm loại món và </w:t>
      </w:r>
      <w:r w:rsidR="008926B9" w:rsidRPr="008926B9">
        <w:rPr>
          <w:rFonts w:ascii="Times New Roman" w:hAnsi="Times New Roman" w:cs="Times New Roman"/>
          <w:sz w:val="28"/>
          <w:szCs w:val="28"/>
          <w:lang w:val="en-US"/>
        </w:rPr>
        <w:t>nguyên liệu cho từng món</w:t>
      </w:r>
    </w:p>
    <w:p w14:paraId="3B134E90" w14:textId="356A86C4" w:rsidR="008926B9" w:rsidRDefault="008926B9" w:rsidP="008926B9">
      <w:pPr>
        <w:pStyle w:val="ListParagraph"/>
        <w:numPr>
          <w:ilvl w:val="2"/>
          <w:numId w:val="7"/>
        </w:numPr>
        <w:spacing w:after="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Views:</w:t>
      </w:r>
    </w:p>
    <w:p w14:paraId="02E06AEF" w14:textId="18955E28" w:rsidR="00334346" w:rsidRDefault="00B8747F" w:rsidP="00B8747F">
      <w:pPr>
        <w:pStyle w:val="ListParagraph"/>
        <w:spacing w:after="0" w:line="360" w:lineRule="auto"/>
        <w:ind w:left="1584"/>
        <w:rPr>
          <w:rFonts w:ascii="Times New Roman" w:hAnsi="Times New Roman" w:cs="Times New Roman"/>
          <w:sz w:val="28"/>
          <w:szCs w:val="28"/>
          <w:u w:val="single"/>
          <w:lang w:val="en-US"/>
        </w:rPr>
      </w:pPr>
      <w:bookmarkStart w:id="28" w:name="_Hlk164932439"/>
      <w:r>
        <w:rPr>
          <w:rFonts w:ascii="Times New Roman" w:hAnsi="Times New Roman" w:cs="Times New Roman"/>
          <w:sz w:val="28"/>
          <w:szCs w:val="28"/>
          <w:u w:val="single"/>
          <w:lang w:val="en-US"/>
        </w:rPr>
        <w:t>SQL:</w:t>
      </w:r>
    </w:p>
    <w:bookmarkEnd w:id="28"/>
    <w:p w14:paraId="65436278" w14:textId="7C3304CA" w:rsidR="00B8747F" w:rsidRPr="009849F5" w:rsidRDefault="009849F5" w:rsidP="009849F5">
      <w:pPr>
        <w:pStyle w:val="ListParagraph"/>
        <w:numPr>
          <w:ilvl w:val="0"/>
          <w:numId w:val="34"/>
        </w:numPr>
        <w:spacing w:after="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View </w:t>
      </w:r>
      <w:r w:rsidR="00386EC0">
        <w:rPr>
          <w:rFonts w:ascii="Times New Roman" w:hAnsi="Times New Roman" w:cs="Times New Roman"/>
          <w:b/>
          <w:bCs/>
          <w:sz w:val="28"/>
          <w:szCs w:val="28"/>
          <w:lang w:val="en-US"/>
        </w:rPr>
        <w:t>hiển thị danh sách Product</w:t>
      </w:r>
    </w:p>
    <w:p w14:paraId="766FC447" w14:textId="77777777" w:rsidR="002B6717" w:rsidRPr="00442F80" w:rsidRDefault="002B6717" w:rsidP="002B67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FF"/>
          <w:kern w:val="0"/>
          <w:sz w:val="24"/>
          <w:szCs w:val="24"/>
          <w:lang w:val="en-US"/>
        </w:rPr>
        <w:t>CREATE</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VIEW</w:t>
      </w:r>
      <w:r w:rsidRPr="00442F80">
        <w:rPr>
          <w:rFonts w:ascii="Consolas" w:hAnsi="Consolas" w:cs="Consolas"/>
          <w:color w:val="000000"/>
          <w:kern w:val="0"/>
          <w:sz w:val="24"/>
          <w:szCs w:val="24"/>
          <w:lang w:val="en-US"/>
        </w:rPr>
        <w:t xml:space="preserve"> ProductView </w:t>
      </w:r>
      <w:r w:rsidRPr="00442F80">
        <w:rPr>
          <w:rFonts w:ascii="Consolas" w:hAnsi="Consolas" w:cs="Consolas"/>
          <w:color w:val="0000FF"/>
          <w:kern w:val="0"/>
          <w:sz w:val="24"/>
          <w:szCs w:val="24"/>
          <w:lang w:val="en-US"/>
        </w:rPr>
        <w:t>AS</w:t>
      </w:r>
    </w:p>
    <w:p w14:paraId="38C9BCDF" w14:textId="77777777" w:rsidR="002B6717" w:rsidRPr="00442F80" w:rsidRDefault="002B6717" w:rsidP="002B67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FF"/>
          <w:kern w:val="0"/>
          <w:sz w:val="24"/>
          <w:szCs w:val="24"/>
          <w:lang w:val="en-US"/>
        </w:rPr>
        <w:t>SELECT</w:t>
      </w:r>
      <w:r w:rsidRPr="00442F80">
        <w:rPr>
          <w:rFonts w:ascii="Consolas" w:hAnsi="Consolas" w:cs="Consolas"/>
          <w:color w:val="000000"/>
          <w:kern w:val="0"/>
          <w:sz w:val="24"/>
          <w:szCs w:val="24"/>
          <w:lang w:val="en-US"/>
        </w:rPr>
        <w:t xml:space="preserve"> p</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id</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p</w:t>
      </w:r>
      <w:r w:rsidRPr="00442F80">
        <w:rPr>
          <w:rFonts w:ascii="Consolas" w:hAnsi="Consolas" w:cs="Consolas"/>
          <w:color w:val="808080"/>
          <w:kern w:val="0"/>
          <w:sz w:val="24"/>
          <w:szCs w:val="24"/>
          <w:lang w:val="en-US"/>
        </w:rPr>
        <w:t>.</w:t>
      </w:r>
      <w:r w:rsidRPr="00442F80">
        <w:rPr>
          <w:rFonts w:ascii="Consolas" w:hAnsi="Consolas" w:cs="Consolas"/>
          <w:color w:val="0000FF"/>
          <w:kern w:val="0"/>
          <w:sz w:val="24"/>
          <w:szCs w:val="24"/>
          <w:lang w:val="en-US"/>
        </w:rPr>
        <w:t>name</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p</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price</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pc</w:t>
      </w:r>
      <w:r w:rsidRPr="00442F80">
        <w:rPr>
          <w:rFonts w:ascii="Consolas" w:hAnsi="Consolas" w:cs="Consolas"/>
          <w:color w:val="808080"/>
          <w:kern w:val="0"/>
          <w:sz w:val="24"/>
          <w:szCs w:val="24"/>
          <w:lang w:val="en-US"/>
        </w:rPr>
        <w:t>.</w:t>
      </w:r>
      <w:r w:rsidRPr="00442F80">
        <w:rPr>
          <w:rFonts w:ascii="Consolas" w:hAnsi="Consolas" w:cs="Consolas"/>
          <w:color w:val="0000FF"/>
          <w:kern w:val="0"/>
          <w:sz w:val="24"/>
          <w:szCs w:val="24"/>
          <w:lang w:val="en-US"/>
        </w:rPr>
        <w:t>name</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AS</w:t>
      </w:r>
      <w:r w:rsidRPr="00442F80">
        <w:rPr>
          <w:rFonts w:ascii="Consolas" w:hAnsi="Consolas" w:cs="Consolas"/>
          <w:color w:val="000000"/>
          <w:kern w:val="0"/>
          <w:sz w:val="24"/>
          <w:szCs w:val="24"/>
          <w:lang w:val="en-US"/>
        </w:rPr>
        <w:t xml:space="preserve"> productcategory</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p</w:t>
      </w:r>
      <w:r w:rsidRPr="00442F80">
        <w:rPr>
          <w:rFonts w:ascii="Consolas" w:hAnsi="Consolas" w:cs="Consolas"/>
          <w:color w:val="808080"/>
          <w:kern w:val="0"/>
          <w:sz w:val="24"/>
          <w:szCs w:val="24"/>
          <w:lang w:val="en-US"/>
        </w:rPr>
        <w:t>.</w:t>
      </w:r>
      <w:r w:rsidRPr="00442F80">
        <w:rPr>
          <w:rFonts w:ascii="Consolas" w:hAnsi="Consolas" w:cs="Consolas"/>
          <w:color w:val="0000FF"/>
          <w:kern w:val="0"/>
          <w:sz w:val="24"/>
          <w:szCs w:val="24"/>
          <w:lang w:val="en-US"/>
        </w:rPr>
        <w:t>status</w:t>
      </w:r>
    </w:p>
    <w:p w14:paraId="2E5F9233" w14:textId="77777777" w:rsidR="002B6717" w:rsidRPr="00442F80" w:rsidRDefault="002B6717" w:rsidP="002B67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FF"/>
          <w:kern w:val="0"/>
          <w:sz w:val="24"/>
          <w:szCs w:val="24"/>
          <w:lang w:val="en-US"/>
        </w:rPr>
        <w:t>FROM</w:t>
      </w:r>
      <w:r w:rsidRPr="00442F80">
        <w:rPr>
          <w:rFonts w:ascii="Consolas" w:hAnsi="Consolas" w:cs="Consolas"/>
          <w:color w:val="000000"/>
          <w:kern w:val="0"/>
          <w:sz w:val="24"/>
          <w:szCs w:val="24"/>
          <w:lang w:val="en-US"/>
        </w:rPr>
        <w:t xml:space="preserve"> Product p</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ProductCategory pc </w:t>
      </w:r>
    </w:p>
    <w:p w14:paraId="23788A8B" w14:textId="77777777" w:rsidR="002B6717" w:rsidRPr="00442F80" w:rsidRDefault="002B6717" w:rsidP="002B67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FF"/>
          <w:kern w:val="0"/>
          <w:sz w:val="24"/>
          <w:szCs w:val="24"/>
          <w:lang w:val="en-US"/>
        </w:rPr>
        <w:t>WHERE</w:t>
      </w:r>
      <w:r w:rsidRPr="00442F80">
        <w:rPr>
          <w:rFonts w:ascii="Consolas" w:hAnsi="Consolas" w:cs="Consolas"/>
          <w:color w:val="000000"/>
          <w:kern w:val="0"/>
          <w:sz w:val="24"/>
          <w:szCs w:val="24"/>
          <w:lang w:val="en-US"/>
        </w:rPr>
        <w:t xml:space="preserve"> p</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categoryID </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pc</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id </w:t>
      </w:r>
      <w:r w:rsidRPr="00442F80">
        <w:rPr>
          <w:rFonts w:ascii="Consolas" w:hAnsi="Consolas" w:cs="Consolas"/>
          <w:color w:val="808080"/>
          <w:kern w:val="0"/>
          <w:sz w:val="24"/>
          <w:szCs w:val="24"/>
          <w:lang w:val="en-US"/>
        </w:rPr>
        <w:t>AND</w:t>
      </w:r>
      <w:r w:rsidRPr="00442F80">
        <w:rPr>
          <w:rFonts w:ascii="Consolas" w:hAnsi="Consolas" w:cs="Consolas"/>
          <w:color w:val="000000"/>
          <w:kern w:val="0"/>
          <w:sz w:val="24"/>
          <w:szCs w:val="24"/>
          <w:lang w:val="en-US"/>
        </w:rPr>
        <w:t xml:space="preserve"> p</w:t>
      </w:r>
      <w:r w:rsidRPr="00442F80">
        <w:rPr>
          <w:rFonts w:ascii="Consolas" w:hAnsi="Consolas" w:cs="Consolas"/>
          <w:color w:val="808080"/>
          <w:kern w:val="0"/>
          <w:sz w:val="24"/>
          <w:szCs w:val="24"/>
          <w:lang w:val="en-US"/>
        </w:rPr>
        <w:t>.</w:t>
      </w:r>
      <w:r w:rsidRPr="00442F80">
        <w:rPr>
          <w:rFonts w:ascii="Consolas" w:hAnsi="Consolas" w:cs="Consolas"/>
          <w:color w:val="0000FF"/>
          <w:kern w:val="0"/>
          <w:sz w:val="24"/>
          <w:szCs w:val="24"/>
          <w:lang w:val="en-US"/>
        </w:rPr>
        <w:t>status</w:t>
      </w:r>
      <w:r w:rsidRPr="00442F80">
        <w:rPr>
          <w:rFonts w:ascii="Consolas" w:hAnsi="Consolas" w:cs="Consolas"/>
          <w:color w:val="000000"/>
          <w:kern w:val="0"/>
          <w:sz w:val="24"/>
          <w:szCs w:val="24"/>
          <w:lang w:val="en-US"/>
        </w:rPr>
        <w:t xml:space="preserve"> </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1</w:t>
      </w:r>
    </w:p>
    <w:p w14:paraId="2A97FBC1" w14:textId="6267AC11" w:rsidR="00B8747F" w:rsidRPr="00442F80" w:rsidRDefault="002B6717" w:rsidP="002B6717">
      <w:pPr>
        <w:pBdr>
          <w:top w:val="single" w:sz="4" w:space="1" w:color="auto"/>
          <w:left w:val="single" w:sz="4" w:space="4" w:color="auto"/>
          <w:bottom w:val="single" w:sz="4" w:space="1" w:color="auto"/>
          <w:right w:val="single" w:sz="4" w:space="4" w:color="auto"/>
        </w:pBdr>
        <w:spacing w:after="0" w:line="360" w:lineRule="auto"/>
        <w:rPr>
          <w:rFonts w:ascii="Times New Roman" w:hAnsi="Times New Roman" w:cs="Times New Roman"/>
          <w:b/>
          <w:sz w:val="24"/>
          <w:szCs w:val="24"/>
          <w:lang w:val="en-US"/>
        </w:rPr>
      </w:pPr>
      <w:r w:rsidRPr="00442F80">
        <w:rPr>
          <w:rFonts w:ascii="Consolas" w:hAnsi="Consolas" w:cs="Consolas"/>
          <w:color w:val="0000FF"/>
          <w:kern w:val="0"/>
          <w:sz w:val="24"/>
          <w:szCs w:val="24"/>
          <w:lang w:val="en-US"/>
        </w:rPr>
        <w:t>GO</w:t>
      </w:r>
    </w:p>
    <w:p w14:paraId="14DAC1DD" w14:textId="10AE22A3" w:rsidR="00B8747F" w:rsidRPr="00442F80" w:rsidRDefault="002B6717" w:rsidP="002B6717">
      <w:pPr>
        <w:pStyle w:val="ListParagraph"/>
        <w:numPr>
          <w:ilvl w:val="0"/>
          <w:numId w:val="34"/>
        </w:numPr>
        <w:spacing w:after="0" w:line="360" w:lineRule="auto"/>
        <w:rPr>
          <w:rFonts w:ascii="Times New Roman" w:hAnsi="Times New Roman" w:cs="Times New Roman"/>
          <w:b/>
          <w:sz w:val="24"/>
          <w:szCs w:val="24"/>
          <w:lang w:val="en-US"/>
        </w:rPr>
      </w:pPr>
      <w:r w:rsidRPr="00442F80">
        <w:rPr>
          <w:rFonts w:ascii="Times New Roman" w:hAnsi="Times New Roman" w:cs="Times New Roman"/>
          <w:b/>
          <w:sz w:val="24"/>
          <w:szCs w:val="24"/>
          <w:lang w:val="en-US"/>
        </w:rPr>
        <w:t xml:space="preserve">View </w:t>
      </w:r>
      <w:r w:rsidR="00A114C8" w:rsidRPr="00442F80">
        <w:rPr>
          <w:rFonts w:ascii="Times New Roman" w:hAnsi="Times New Roman" w:cs="Times New Roman"/>
          <w:b/>
          <w:sz w:val="24"/>
          <w:szCs w:val="24"/>
          <w:lang w:val="en-US"/>
        </w:rPr>
        <w:t>hiển thị danh sách loại Product</w:t>
      </w:r>
    </w:p>
    <w:p w14:paraId="4FB6AD13" w14:textId="77777777" w:rsidR="00A114C8" w:rsidRPr="00442F80" w:rsidRDefault="00A114C8" w:rsidP="00A114C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FF"/>
          <w:kern w:val="0"/>
          <w:sz w:val="24"/>
          <w:szCs w:val="24"/>
          <w:lang w:val="en-US"/>
        </w:rPr>
        <w:t>CREATE</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VIEW</w:t>
      </w:r>
      <w:r w:rsidRPr="00442F80">
        <w:rPr>
          <w:rFonts w:ascii="Consolas" w:hAnsi="Consolas" w:cs="Consolas"/>
          <w:color w:val="000000"/>
          <w:kern w:val="0"/>
          <w:sz w:val="24"/>
          <w:szCs w:val="24"/>
          <w:lang w:val="en-US"/>
        </w:rPr>
        <w:t xml:space="preserve"> ProductCategoryView </w:t>
      </w:r>
      <w:r w:rsidRPr="00442F80">
        <w:rPr>
          <w:rFonts w:ascii="Consolas" w:hAnsi="Consolas" w:cs="Consolas"/>
          <w:color w:val="0000FF"/>
          <w:kern w:val="0"/>
          <w:sz w:val="24"/>
          <w:szCs w:val="24"/>
          <w:lang w:val="en-US"/>
        </w:rPr>
        <w:t>AS</w:t>
      </w:r>
    </w:p>
    <w:p w14:paraId="2E1AA3CB" w14:textId="77777777" w:rsidR="00A114C8" w:rsidRPr="00442F80" w:rsidRDefault="00A114C8" w:rsidP="00A114C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FF"/>
          <w:kern w:val="0"/>
          <w:sz w:val="24"/>
          <w:szCs w:val="24"/>
          <w:lang w:val="en-US"/>
        </w:rPr>
        <w:t>SELECT</w:t>
      </w:r>
      <w:r w:rsidRPr="00442F80">
        <w:rPr>
          <w:rFonts w:ascii="Consolas" w:hAnsi="Consolas" w:cs="Consolas"/>
          <w:color w:val="000000"/>
          <w:kern w:val="0"/>
          <w:sz w:val="24"/>
          <w:szCs w:val="24"/>
          <w:lang w:val="en-US"/>
        </w:rPr>
        <w:t xml:space="preserve"> id</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name</w:t>
      </w:r>
    </w:p>
    <w:p w14:paraId="4F0A802E" w14:textId="77777777" w:rsidR="00A114C8" w:rsidRPr="00442F80" w:rsidRDefault="00A114C8" w:rsidP="00A114C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FF"/>
          <w:kern w:val="0"/>
          <w:sz w:val="24"/>
          <w:szCs w:val="24"/>
          <w:lang w:val="en-US"/>
        </w:rPr>
        <w:t>FROM</w:t>
      </w:r>
      <w:r w:rsidRPr="00442F80">
        <w:rPr>
          <w:rFonts w:ascii="Consolas" w:hAnsi="Consolas" w:cs="Consolas"/>
          <w:color w:val="000000"/>
          <w:kern w:val="0"/>
          <w:sz w:val="24"/>
          <w:szCs w:val="24"/>
          <w:lang w:val="en-US"/>
        </w:rPr>
        <w:t xml:space="preserve"> ProductCategory</w:t>
      </w:r>
    </w:p>
    <w:p w14:paraId="01FCD58B" w14:textId="60E451F4" w:rsidR="00A114C8" w:rsidRPr="00442F80" w:rsidRDefault="00A114C8" w:rsidP="00A114C8">
      <w:pPr>
        <w:pBdr>
          <w:top w:val="single" w:sz="4" w:space="1" w:color="auto"/>
          <w:left w:val="single" w:sz="4" w:space="4" w:color="auto"/>
          <w:bottom w:val="single" w:sz="4" w:space="1" w:color="auto"/>
          <w:right w:val="single" w:sz="4" w:space="4" w:color="auto"/>
        </w:pBdr>
        <w:spacing w:after="0" w:line="360" w:lineRule="auto"/>
        <w:rPr>
          <w:rFonts w:ascii="Times New Roman" w:hAnsi="Times New Roman" w:cs="Times New Roman"/>
          <w:b/>
          <w:sz w:val="24"/>
          <w:szCs w:val="24"/>
          <w:lang w:val="en-US"/>
        </w:rPr>
      </w:pPr>
      <w:r w:rsidRPr="00442F80">
        <w:rPr>
          <w:rFonts w:ascii="Consolas" w:hAnsi="Consolas" w:cs="Consolas"/>
          <w:color w:val="0000FF"/>
          <w:kern w:val="0"/>
          <w:sz w:val="24"/>
          <w:szCs w:val="24"/>
          <w:lang w:val="en-US"/>
        </w:rPr>
        <w:t>GO</w:t>
      </w:r>
    </w:p>
    <w:p w14:paraId="007A19CC" w14:textId="77777777" w:rsidR="00A114C8" w:rsidRPr="00442F80" w:rsidRDefault="00A114C8" w:rsidP="00A114C8">
      <w:pPr>
        <w:pStyle w:val="ListParagraph"/>
        <w:spacing w:after="0" w:line="360" w:lineRule="auto"/>
        <w:ind w:left="1584"/>
        <w:rPr>
          <w:rFonts w:ascii="Times New Roman" w:hAnsi="Times New Roman" w:cs="Times New Roman"/>
          <w:sz w:val="24"/>
          <w:szCs w:val="24"/>
          <w:u w:val="single"/>
          <w:lang w:val="en-US"/>
        </w:rPr>
      </w:pPr>
    </w:p>
    <w:p w14:paraId="2431B3A2" w14:textId="713B06A0" w:rsidR="00A114C8" w:rsidRDefault="00A114C8" w:rsidP="00A114C8">
      <w:pPr>
        <w:pStyle w:val="ListParagraph"/>
        <w:spacing w:after="0" w:line="360" w:lineRule="auto"/>
        <w:ind w:left="1584"/>
        <w:rPr>
          <w:rFonts w:ascii="Times New Roman" w:hAnsi="Times New Roman" w:cs="Times New Roman"/>
          <w:sz w:val="28"/>
          <w:szCs w:val="28"/>
          <w:u w:val="single"/>
          <w:lang w:val="en-US"/>
        </w:rPr>
      </w:pPr>
      <w:r>
        <w:rPr>
          <w:rFonts w:ascii="Times New Roman" w:hAnsi="Times New Roman" w:cs="Times New Roman"/>
          <w:sz w:val="28"/>
          <w:szCs w:val="28"/>
          <w:u w:val="single"/>
          <w:lang w:val="en-US"/>
        </w:rPr>
        <w:t>C# code:</w:t>
      </w:r>
    </w:p>
    <w:p w14:paraId="5D00E48A" w14:textId="77777777" w:rsidR="003A5EBE" w:rsidRPr="00442F80" w:rsidRDefault="003A5EBE" w:rsidP="003A5E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try</w:t>
      </w:r>
    </w:p>
    <w:p w14:paraId="064C645E" w14:textId="77777777" w:rsidR="003A5EBE" w:rsidRPr="00442F80" w:rsidRDefault="003A5EBE" w:rsidP="003A5E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w:t>
      </w:r>
    </w:p>
    <w:p w14:paraId="3BB322A5" w14:textId="77777777" w:rsidR="003A5EBE" w:rsidRPr="00442F80" w:rsidRDefault="003A5EBE" w:rsidP="003A5E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dtProductCategory = DataProvider.Instance.ExecuteQuery("SELECT * FROM ProductCategoryView");</w:t>
      </w:r>
    </w:p>
    <w:p w14:paraId="6244EC21" w14:textId="77777777" w:rsidR="003A5EBE" w:rsidRPr="00442F80" w:rsidRDefault="003A5EBE" w:rsidP="003A5E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foreach (DataRow row in dtProductCategory.Rows)</w:t>
      </w:r>
    </w:p>
    <w:p w14:paraId="0923A62D" w14:textId="77777777" w:rsidR="003A5EBE" w:rsidRPr="00442F80" w:rsidRDefault="003A5EBE" w:rsidP="003A5E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w:t>
      </w:r>
    </w:p>
    <w:p w14:paraId="37AACD50" w14:textId="77777777" w:rsidR="003A5EBE" w:rsidRPr="00442F80" w:rsidRDefault="003A5EBE" w:rsidP="003A5E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cbbProductCategories.Items.Add(row["Name"]);</w:t>
      </w:r>
    </w:p>
    <w:p w14:paraId="2E933C0C" w14:textId="77777777" w:rsidR="003A5EBE" w:rsidRPr="00442F80" w:rsidRDefault="003A5EBE" w:rsidP="003A5E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w:t>
      </w:r>
    </w:p>
    <w:p w14:paraId="617364DC" w14:textId="77777777" w:rsidR="003A5EBE" w:rsidRPr="00442F80" w:rsidRDefault="003A5EBE" w:rsidP="003A5E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dgvProductCategory.DataSource = dtProductCategory;</w:t>
      </w:r>
    </w:p>
    <w:p w14:paraId="22F13739" w14:textId="77777777" w:rsidR="003A5EBE" w:rsidRPr="00442F80" w:rsidRDefault="003A5EBE" w:rsidP="003A5E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dgvProductCategory.Columns["id"].HeaderText = "Mã";</w:t>
      </w:r>
    </w:p>
    <w:p w14:paraId="1AE03D62" w14:textId="77777777" w:rsidR="003A5EBE" w:rsidRPr="00442F80" w:rsidRDefault="003A5EBE" w:rsidP="003A5E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dgvProductCategory.Columns["name"].HeaderText = "Tên";</w:t>
      </w:r>
    </w:p>
    <w:p w14:paraId="279F8A81" w14:textId="77777777" w:rsidR="003A5EBE" w:rsidRPr="00442F80" w:rsidRDefault="003A5EBE" w:rsidP="003A5E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p>
    <w:p w14:paraId="2E914FA8" w14:textId="77777777" w:rsidR="003A5EBE" w:rsidRPr="00442F80" w:rsidRDefault="003A5EBE" w:rsidP="003A5E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dtProduct = DataProvider.Instance.ExecuteQuery("SELECT * FROM ProductView");</w:t>
      </w:r>
    </w:p>
    <w:p w14:paraId="17A99CE0" w14:textId="77777777" w:rsidR="003A5EBE" w:rsidRPr="00442F80" w:rsidRDefault="003A5EBE" w:rsidP="003A5E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dgvProduct.DataSource = dtProduct;</w:t>
      </w:r>
    </w:p>
    <w:p w14:paraId="60F403BB" w14:textId="77777777" w:rsidR="003A5EBE" w:rsidRPr="00442F80" w:rsidRDefault="003A5EBE" w:rsidP="003A5E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dgvProduct.Columns["id"].HeaderText = "Mã";</w:t>
      </w:r>
    </w:p>
    <w:p w14:paraId="0C400C48" w14:textId="77777777" w:rsidR="003A5EBE" w:rsidRPr="00442F80" w:rsidRDefault="003A5EBE" w:rsidP="003A5E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dgvProduct.Columns["name"].HeaderText = "Tên";</w:t>
      </w:r>
    </w:p>
    <w:p w14:paraId="1023D67D" w14:textId="77777777" w:rsidR="003A5EBE" w:rsidRPr="00442F80" w:rsidRDefault="003A5EBE" w:rsidP="003A5E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dgvProduct.Columns["price"].HeaderText = "Giá";</w:t>
      </w:r>
    </w:p>
    <w:p w14:paraId="49E832F4" w14:textId="77777777" w:rsidR="003A5EBE" w:rsidRPr="00442F80" w:rsidRDefault="003A5EBE" w:rsidP="003A5E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dgvProduct.Columns["productcategory"].HeaderText = "Loại";</w:t>
      </w:r>
    </w:p>
    <w:p w14:paraId="6BF7A7A9" w14:textId="77777777" w:rsidR="003A5EBE" w:rsidRPr="00442F80" w:rsidRDefault="003A5EBE" w:rsidP="003A5E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dgvProduct.Columns["status"].HeaderText = "Trạng thái";</w:t>
      </w:r>
    </w:p>
    <w:p w14:paraId="16E7E340" w14:textId="77777777" w:rsidR="003A5EBE" w:rsidRPr="00442F80" w:rsidRDefault="003A5EBE" w:rsidP="003A5E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p>
    <w:p w14:paraId="5905D49B" w14:textId="77777777" w:rsidR="003A5EBE" w:rsidRPr="00442F80" w:rsidRDefault="003A5EBE" w:rsidP="003A5E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p>
    <w:p w14:paraId="4FBA2DA7" w14:textId="77777777" w:rsidR="003A5EBE" w:rsidRPr="00442F80" w:rsidRDefault="003A5EBE" w:rsidP="003A5E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dtMaterial = DataProvider.Instance.ExecuteQuery("SELECT * FROM Material");</w:t>
      </w:r>
    </w:p>
    <w:p w14:paraId="3476365C" w14:textId="77777777" w:rsidR="003A5EBE" w:rsidRPr="00442F80" w:rsidRDefault="003A5EBE" w:rsidP="003A5E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foreach (DataRow row in dtMaterial.Rows)</w:t>
      </w:r>
    </w:p>
    <w:p w14:paraId="36104755" w14:textId="77777777" w:rsidR="003A5EBE" w:rsidRPr="00442F80" w:rsidRDefault="003A5EBE" w:rsidP="003A5E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lastRenderedPageBreak/>
        <w:t xml:space="preserve">    {</w:t>
      </w:r>
    </w:p>
    <w:p w14:paraId="298D4E8A" w14:textId="77777777" w:rsidR="003A5EBE" w:rsidRPr="00442F80" w:rsidRDefault="003A5EBE" w:rsidP="003A5E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cbbMaterialName.Items.Add(row["Name"]);</w:t>
      </w:r>
    </w:p>
    <w:p w14:paraId="2D0AC2A0" w14:textId="77777777" w:rsidR="003A5EBE" w:rsidRPr="00442F80" w:rsidRDefault="003A5EBE" w:rsidP="003A5E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w:t>
      </w:r>
    </w:p>
    <w:p w14:paraId="10D93A56" w14:textId="77777777" w:rsidR="003A5EBE" w:rsidRPr="00442F80" w:rsidRDefault="003A5EBE" w:rsidP="003A5E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w:t>
      </w:r>
    </w:p>
    <w:p w14:paraId="789FB048" w14:textId="77777777" w:rsidR="003A5EBE" w:rsidRPr="00442F80" w:rsidRDefault="003A5EBE" w:rsidP="003A5E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catch (SqlException err)</w:t>
      </w:r>
    </w:p>
    <w:p w14:paraId="213ABF75" w14:textId="77777777" w:rsidR="003A5EBE" w:rsidRPr="00442F80" w:rsidRDefault="003A5EBE" w:rsidP="003A5E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w:t>
      </w:r>
    </w:p>
    <w:p w14:paraId="65CFA45F" w14:textId="77777777" w:rsidR="003A5EBE" w:rsidRPr="00442F80" w:rsidRDefault="003A5EBE" w:rsidP="003A5E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MessageBox.Show(err.Message, "Lỗi", MessageBoxButtons.OK, MessageBoxIcon.Error);</w:t>
      </w:r>
    </w:p>
    <w:p w14:paraId="0ED6DBEA" w14:textId="69E1CB8B" w:rsidR="00A114C8" w:rsidRPr="00442F80" w:rsidRDefault="003A5EBE" w:rsidP="003A5EBE">
      <w:pPr>
        <w:pBdr>
          <w:top w:val="single" w:sz="4" w:space="1" w:color="auto"/>
          <w:left w:val="single" w:sz="4" w:space="4" w:color="auto"/>
          <w:bottom w:val="single" w:sz="4" w:space="1" w:color="auto"/>
          <w:right w:val="single" w:sz="4" w:space="4" w:color="auto"/>
        </w:pBdr>
        <w:spacing w:after="0" w:line="360" w:lineRule="auto"/>
        <w:rPr>
          <w:rFonts w:ascii="Times New Roman" w:hAnsi="Times New Roman" w:cs="Times New Roman"/>
          <w:b/>
          <w:sz w:val="24"/>
          <w:szCs w:val="24"/>
          <w:lang w:val="en-US"/>
        </w:rPr>
      </w:pPr>
      <w:r w:rsidRPr="00442F80">
        <w:rPr>
          <w:rFonts w:ascii="Cascadia Mono" w:hAnsi="Cascadia Mono" w:cs="Cascadia Mono"/>
          <w:color w:val="000000"/>
          <w:kern w:val="0"/>
          <w:sz w:val="24"/>
          <w:szCs w:val="24"/>
          <w:lang w:val="en-US"/>
        </w:rPr>
        <w:t>}</w:t>
      </w:r>
    </w:p>
    <w:p w14:paraId="60031E08" w14:textId="77777777" w:rsidR="003A5EBE" w:rsidRPr="00442F80" w:rsidRDefault="003A5EBE" w:rsidP="005A7C9D">
      <w:pPr>
        <w:pStyle w:val="ListParagraph"/>
        <w:spacing w:after="0" w:line="360" w:lineRule="auto"/>
        <w:ind w:left="1224"/>
        <w:rPr>
          <w:rFonts w:ascii="Times New Roman" w:hAnsi="Times New Roman" w:cs="Times New Roman"/>
          <w:b/>
          <w:sz w:val="24"/>
          <w:szCs w:val="24"/>
          <w:lang w:val="en-US"/>
        </w:rPr>
      </w:pPr>
    </w:p>
    <w:p w14:paraId="4B72796E" w14:textId="77783236" w:rsidR="008926B9" w:rsidRPr="00442F80" w:rsidRDefault="00781A0C" w:rsidP="008926B9">
      <w:pPr>
        <w:pStyle w:val="ListParagraph"/>
        <w:numPr>
          <w:ilvl w:val="2"/>
          <w:numId w:val="7"/>
        </w:numPr>
        <w:spacing w:after="0" w:line="360" w:lineRule="auto"/>
        <w:rPr>
          <w:rFonts w:ascii="Times New Roman" w:hAnsi="Times New Roman" w:cs="Times New Roman"/>
          <w:b/>
          <w:sz w:val="24"/>
          <w:szCs w:val="24"/>
          <w:lang w:val="en-US"/>
        </w:rPr>
      </w:pPr>
      <w:r w:rsidRPr="00442F80">
        <w:rPr>
          <w:rFonts w:ascii="Times New Roman" w:hAnsi="Times New Roman" w:cs="Times New Roman"/>
          <w:b/>
          <w:sz w:val="24"/>
          <w:szCs w:val="24"/>
          <w:lang w:val="en-US"/>
        </w:rPr>
        <w:t>Functions:</w:t>
      </w:r>
    </w:p>
    <w:p w14:paraId="5224E70D" w14:textId="77777777" w:rsidR="0058124E" w:rsidRPr="00442F80" w:rsidRDefault="0058124E" w:rsidP="0058124E">
      <w:pPr>
        <w:pStyle w:val="ListParagraph"/>
        <w:spacing w:after="0" w:line="360" w:lineRule="auto"/>
        <w:ind w:left="1584"/>
        <w:rPr>
          <w:rFonts w:ascii="Times New Roman" w:hAnsi="Times New Roman" w:cs="Times New Roman"/>
          <w:sz w:val="24"/>
          <w:szCs w:val="24"/>
          <w:u w:val="single"/>
          <w:lang w:val="en-US"/>
        </w:rPr>
      </w:pPr>
      <w:r w:rsidRPr="00442F80">
        <w:rPr>
          <w:rFonts w:ascii="Times New Roman" w:hAnsi="Times New Roman" w:cs="Times New Roman"/>
          <w:sz w:val="24"/>
          <w:szCs w:val="24"/>
          <w:u w:val="single"/>
          <w:lang w:val="en-US"/>
        </w:rPr>
        <w:t>SQL:</w:t>
      </w:r>
    </w:p>
    <w:p w14:paraId="41B0FB5E" w14:textId="4745D38D" w:rsidR="00305DD6" w:rsidRPr="00305DD6" w:rsidRDefault="00305DD6" w:rsidP="0058124E">
      <w:pPr>
        <w:pStyle w:val="ListParagraph"/>
        <w:spacing w:after="0" w:line="360" w:lineRule="auto"/>
        <w:ind w:left="1584"/>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Liệt kê các </w:t>
      </w:r>
      <w:r w:rsidR="0060669A">
        <w:rPr>
          <w:rFonts w:ascii="Times New Roman" w:hAnsi="Times New Roman" w:cs="Times New Roman"/>
          <w:b/>
          <w:bCs/>
          <w:sz w:val="24"/>
          <w:szCs w:val="24"/>
          <w:lang w:val="en-US"/>
        </w:rPr>
        <w:t>nguyên liệu theo Product</w:t>
      </w:r>
    </w:p>
    <w:p w14:paraId="44557794" w14:textId="77777777" w:rsidR="008A02B1" w:rsidRPr="00442F80" w:rsidRDefault="008A02B1" w:rsidP="008A02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FF"/>
          <w:kern w:val="0"/>
          <w:sz w:val="24"/>
          <w:szCs w:val="24"/>
          <w:lang w:val="en-US"/>
        </w:rPr>
        <w:t>CREATE</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FUNCTION</w:t>
      </w:r>
      <w:r w:rsidRPr="00442F80">
        <w:rPr>
          <w:rFonts w:ascii="Consolas" w:hAnsi="Consolas" w:cs="Consolas"/>
          <w:color w:val="000000"/>
          <w:kern w:val="0"/>
          <w:sz w:val="24"/>
          <w:szCs w:val="24"/>
          <w:lang w:val="en-US"/>
        </w:rPr>
        <w:t xml:space="preserve"> GetMaterials</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@productID </w:t>
      </w:r>
      <w:r w:rsidRPr="00442F80">
        <w:rPr>
          <w:rFonts w:ascii="Consolas" w:hAnsi="Consolas" w:cs="Consolas"/>
          <w:color w:val="0000FF"/>
          <w:kern w:val="0"/>
          <w:sz w:val="24"/>
          <w:szCs w:val="24"/>
          <w:lang w:val="en-US"/>
        </w:rPr>
        <w:t>VARCHAR</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3</w:t>
      </w:r>
      <w:r w:rsidRPr="00442F80">
        <w:rPr>
          <w:rFonts w:ascii="Consolas" w:hAnsi="Consolas" w:cs="Consolas"/>
          <w:color w:val="808080"/>
          <w:kern w:val="0"/>
          <w:sz w:val="24"/>
          <w:szCs w:val="24"/>
          <w:lang w:val="en-US"/>
        </w:rPr>
        <w:t>))</w:t>
      </w:r>
    </w:p>
    <w:p w14:paraId="1DD93592" w14:textId="77777777" w:rsidR="008A02B1" w:rsidRPr="00442F80" w:rsidRDefault="008A02B1" w:rsidP="008A02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FF"/>
          <w:kern w:val="0"/>
          <w:sz w:val="24"/>
          <w:szCs w:val="24"/>
          <w:lang w:val="en-US"/>
        </w:rPr>
        <w:t>RETURNS</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TABLE</w:t>
      </w:r>
    </w:p>
    <w:p w14:paraId="30E8DC7C" w14:textId="77777777" w:rsidR="008A02B1" w:rsidRPr="00442F80" w:rsidRDefault="008A02B1" w:rsidP="008A02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FF"/>
          <w:kern w:val="0"/>
          <w:sz w:val="24"/>
          <w:szCs w:val="24"/>
          <w:lang w:val="en-US"/>
        </w:rPr>
        <w:t>AS</w:t>
      </w:r>
    </w:p>
    <w:p w14:paraId="705F4E98" w14:textId="77777777" w:rsidR="008A02B1" w:rsidRPr="00442F80" w:rsidRDefault="008A02B1" w:rsidP="008A02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FF"/>
          <w:kern w:val="0"/>
          <w:sz w:val="24"/>
          <w:szCs w:val="24"/>
          <w:lang w:val="en-US"/>
        </w:rPr>
        <w:t>RETURN</w:t>
      </w:r>
    </w:p>
    <w:p w14:paraId="13571D59" w14:textId="77777777" w:rsidR="008A02B1" w:rsidRPr="00442F80" w:rsidRDefault="008A02B1" w:rsidP="008A02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808080"/>
          <w:kern w:val="0"/>
          <w:sz w:val="24"/>
          <w:szCs w:val="24"/>
          <w:lang w:val="en-US"/>
        </w:rPr>
        <w:t>(</w:t>
      </w:r>
    </w:p>
    <w:p w14:paraId="100DAA30" w14:textId="77777777" w:rsidR="008A02B1" w:rsidRPr="00442F80" w:rsidRDefault="008A02B1" w:rsidP="008A02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ab/>
      </w:r>
      <w:r w:rsidRPr="00442F80">
        <w:rPr>
          <w:rFonts w:ascii="Consolas" w:hAnsi="Consolas" w:cs="Consolas"/>
          <w:color w:val="0000FF"/>
          <w:kern w:val="0"/>
          <w:sz w:val="24"/>
          <w:szCs w:val="24"/>
          <w:lang w:val="en-US"/>
        </w:rPr>
        <w:t>SELECT</w:t>
      </w:r>
      <w:r w:rsidRPr="00442F80">
        <w:rPr>
          <w:rFonts w:ascii="Consolas" w:hAnsi="Consolas" w:cs="Consolas"/>
          <w:color w:val="000000"/>
          <w:kern w:val="0"/>
          <w:sz w:val="24"/>
          <w:szCs w:val="24"/>
          <w:lang w:val="en-US"/>
        </w:rPr>
        <w:t xml:space="preserve"> m</w:t>
      </w:r>
      <w:r w:rsidRPr="00442F80">
        <w:rPr>
          <w:rFonts w:ascii="Consolas" w:hAnsi="Consolas" w:cs="Consolas"/>
          <w:color w:val="808080"/>
          <w:kern w:val="0"/>
          <w:sz w:val="24"/>
          <w:szCs w:val="24"/>
          <w:lang w:val="en-US"/>
        </w:rPr>
        <w:t>.</w:t>
      </w:r>
      <w:r w:rsidRPr="00442F80">
        <w:rPr>
          <w:rFonts w:ascii="Consolas" w:hAnsi="Consolas" w:cs="Consolas"/>
          <w:color w:val="0000FF"/>
          <w:kern w:val="0"/>
          <w:sz w:val="24"/>
          <w:szCs w:val="24"/>
          <w:lang w:val="en-US"/>
        </w:rPr>
        <w:t>name</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AS</w:t>
      </w:r>
      <w:r w:rsidRPr="00442F80">
        <w:rPr>
          <w:rFonts w:ascii="Consolas" w:hAnsi="Consolas" w:cs="Consolas"/>
          <w:color w:val="000000"/>
          <w:kern w:val="0"/>
          <w:sz w:val="24"/>
          <w:szCs w:val="24"/>
          <w:lang w:val="en-US"/>
        </w:rPr>
        <w:t xml:space="preserve"> materialname</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pm</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quantity</w:t>
      </w:r>
    </w:p>
    <w:p w14:paraId="7746B885" w14:textId="77777777" w:rsidR="008A02B1" w:rsidRPr="00442F80" w:rsidRDefault="008A02B1" w:rsidP="008A02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ab/>
      </w:r>
      <w:r w:rsidRPr="00442F80">
        <w:rPr>
          <w:rFonts w:ascii="Consolas" w:hAnsi="Consolas" w:cs="Consolas"/>
          <w:color w:val="0000FF"/>
          <w:kern w:val="0"/>
          <w:sz w:val="24"/>
          <w:szCs w:val="24"/>
          <w:lang w:val="en-US"/>
        </w:rPr>
        <w:t>FROM</w:t>
      </w:r>
      <w:r w:rsidRPr="00442F80">
        <w:rPr>
          <w:rFonts w:ascii="Consolas" w:hAnsi="Consolas" w:cs="Consolas"/>
          <w:color w:val="000000"/>
          <w:kern w:val="0"/>
          <w:sz w:val="24"/>
          <w:szCs w:val="24"/>
          <w:lang w:val="en-US"/>
        </w:rPr>
        <w:t xml:space="preserve"> Material m</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Product_Material pm</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Product p</w:t>
      </w:r>
    </w:p>
    <w:p w14:paraId="6F21B249" w14:textId="77777777" w:rsidR="008A02B1" w:rsidRPr="00442F80" w:rsidRDefault="008A02B1" w:rsidP="008A02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ab/>
      </w:r>
      <w:r w:rsidRPr="00442F80">
        <w:rPr>
          <w:rFonts w:ascii="Consolas" w:hAnsi="Consolas" w:cs="Consolas"/>
          <w:color w:val="0000FF"/>
          <w:kern w:val="0"/>
          <w:sz w:val="24"/>
          <w:szCs w:val="24"/>
          <w:lang w:val="en-US"/>
        </w:rPr>
        <w:t>WHERE</w:t>
      </w:r>
      <w:r w:rsidRPr="00442F80">
        <w:rPr>
          <w:rFonts w:ascii="Consolas" w:hAnsi="Consolas" w:cs="Consolas"/>
          <w:color w:val="000000"/>
          <w:kern w:val="0"/>
          <w:sz w:val="24"/>
          <w:szCs w:val="24"/>
          <w:lang w:val="en-US"/>
        </w:rPr>
        <w:t xml:space="preserve"> pm</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materialID </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m</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ID </w:t>
      </w:r>
      <w:r w:rsidRPr="00442F80">
        <w:rPr>
          <w:rFonts w:ascii="Consolas" w:hAnsi="Consolas" w:cs="Consolas"/>
          <w:color w:val="808080"/>
          <w:kern w:val="0"/>
          <w:sz w:val="24"/>
          <w:szCs w:val="24"/>
          <w:lang w:val="en-US"/>
        </w:rPr>
        <w:t>AND</w:t>
      </w:r>
      <w:r w:rsidRPr="00442F80">
        <w:rPr>
          <w:rFonts w:ascii="Consolas" w:hAnsi="Consolas" w:cs="Consolas"/>
          <w:color w:val="000000"/>
          <w:kern w:val="0"/>
          <w:sz w:val="24"/>
          <w:szCs w:val="24"/>
          <w:lang w:val="en-US"/>
        </w:rPr>
        <w:t xml:space="preserve"> pm</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productID </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p</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ID </w:t>
      </w:r>
      <w:r w:rsidRPr="00442F80">
        <w:rPr>
          <w:rFonts w:ascii="Consolas" w:hAnsi="Consolas" w:cs="Consolas"/>
          <w:color w:val="808080"/>
          <w:kern w:val="0"/>
          <w:sz w:val="24"/>
          <w:szCs w:val="24"/>
          <w:lang w:val="en-US"/>
        </w:rPr>
        <w:t>AND</w:t>
      </w:r>
      <w:r w:rsidRPr="00442F80">
        <w:rPr>
          <w:rFonts w:ascii="Consolas" w:hAnsi="Consolas" w:cs="Consolas"/>
          <w:color w:val="000000"/>
          <w:kern w:val="0"/>
          <w:sz w:val="24"/>
          <w:szCs w:val="24"/>
          <w:lang w:val="en-US"/>
        </w:rPr>
        <w:t xml:space="preserve"> pm</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productID </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@productID</w:t>
      </w:r>
    </w:p>
    <w:p w14:paraId="7AC190FA" w14:textId="77777777" w:rsidR="008A02B1" w:rsidRPr="00442F80" w:rsidRDefault="008A02B1" w:rsidP="008A02B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808080"/>
          <w:kern w:val="0"/>
          <w:sz w:val="24"/>
          <w:szCs w:val="24"/>
          <w:lang w:val="en-US"/>
        </w:rPr>
        <w:t>)</w:t>
      </w:r>
    </w:p>
    <w:p w14:paraId="0E794890" w14:textId="768CF9E1" w:rsidR="0058124E" w:rsidRPr="00442F80" w:rsidRDefault="008A02B1" w:rsidP="00395FA0">
      <w:pPr>
        <w:pBdr>
          <w:top w:val="single" w:sz="4" w:space="1" w:color="auto"/>
          <w:left w:val="single" w:sz="4" w:space="4" w:color="auto"/>
          <w:bottom w:val="single" w:sz="4" w:space="1" w:color="auto"/>
          <w:right w:val="single" w:sz="4" w:space="4" w:color="auto"/>
        </w:pBdr>
        <w:spacing w:after="0" w:line="360" w:lineRule="auto"/>
        <w:rPr>
          <w:rFonts w:ascii="Times New Roman" w:hAnsi="Times New Roman" w:cs="Times New Roman"/>
          <w:b/>
          <w:sz w:val="24"/>
          <w:szCs w:val="24"/>
          <w:lang w:val="en-US"/>
        </w:rPr>
      </w:pPr>
      <w:r w:rsidRPr="00442F80">
        <w:rPr>
          <w:rFonts w:ascii="Consolas" w:hAnsi="Consolas" w:cs="Consolas"/>
          <w:color w:val="0000FF"/>
          <w:kern w:val="0"/>
          <w:sz w:val="24"/>
          <w:szCs w:val="24"/>
          <w:lang w:val="en-US"/>
        </w:rPr>
        <w:t>GO</w:t>
      </w:r>
    </w:p>
    <w:p w14:paraId="33FCA0EB" w14:textId="77777777" w:rsidR="008A02B1" w:rsidRPr="00442F80" w:rsidRDefault="008A02B1" w:rsidP="008A02B1">
      <w:pPr>
        <w:pStyle w:val="ListParagraph"/>
        <w:spacing w:after="0" w:line="360" w:lineRule="auto"/>
        <w:ind w:left="1584"/>
        <w:rPr>
          <w:rFonts w:ascii="Times New Roman" w:hAnsi="Times New Roman" w:cs="Times New Roman"/>
          <w:sz w:val="24"/>
          <w:szCs w:val="24"/>
          <w:u w:val="single"/>
          <w:lang w:val="en-US"/>
        </w:rPr>
      </w:pPr>
      <w:r w:rsidRPr="00442F80">
        <w:rPr>
          <w:rFonts w:ascii="Times New Roman" w:hAnsi="Times New Roman" w:cs="Times New Roman"/>
          <w:sz w:val="24"/>
          <w:szCs w:val="24"/>
          <w:u w:val="single"/>
          <w:lang w:val="en-US"/>
        </w:rPr>
        <w:t>C# code:</w:t>
      </w:r>
    </w:p>
    <w:p w14:paraId="3DEE9B1C" w14:textId="77777777" w:rsidR="00CA72D9" w:rsidRPr="00442F80" w:rsidRDefault="00CA72D9" w:rsidP="00CA7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try</w:t>
      </w:r>
    </w:p>
    <w:p w14:paraId="05C15AF1" w14:textId="77777777" w:rsidR="00CA72D9" w:rsidRPr="00442F80" w:rsidRDefault="00CA72D9" w:rsidP="00CA7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w:t>
      </w:r>
    </w:p>
    <w:p w14:paraId="65CA73E4" w14:textId="77777777" w:rsidR="00CA72D9" w:rsidRPr="00442F80" w:rsidRDefault="00CA72D9" w:rsidP="00CA7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 Get selected row</w:t>
      </w:r>
    </w:p>
    <w:p w14:paraId="22CCCF57" w14:textId="77777777" w:rsidR="00CA72D9" w:rsidRPr="00442F80" w:rsidRDefault="00CA72D9" w:rsidP="00CA7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int index = dgvProduct.CurrentCell.RowIndex;</w:t>
      </w:r>
    </w:p>
    <w:p w14:paraId="263B0A75" w14:textId="77777777" w:rsidR="00CA72D9" w:rsidRPr="00442F80" w:rsidRDefault="00CA72D9" w:rsidP="00CA7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DataGridViewRow selectedRow = dgvProduct.Rows[index];</w:t>
      </w:r>
    </w:p>
    <w:p w14:paraId="420CF9C7" w14:textId="77777777" w:rsidR="00CA72D9" w:rsidRPr="00442F80" w:rsidRDefault="00CA72D9" w:rsidP="00CA7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IDProduct = tbxIDProduct.Text = selectedRow.Cells["id"].Value.ToString();</w:t>
      </w:r>
    </w:p>
    <w:p w14:paraId="06D727E1" w14:textId="77777777" w:rsidR="00CA72D9" w:rsidRPr="00442F80" w:rsidRDefault="00CA72D9" w:rsidP="00CA7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tbxNameProduct.Text = selectedRow.Cells["name"].Value.ToString();</w:t>
      </w:r>
    </w:p>
    <w:p w14:paraId="07219B63" w14:textId="77777777" w:rsidR="00CA72D9" w:rsidRPr="00442F80" w:rsidRDefault="00CA72D9" w:rsidP="00CA7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tbxPriceProduct.Text = selectedRow.Cells["price"].Value.ToString();</w:t>
      </w:r>
    </w:p>
    <w:p w14:paraId="2F52E4BB" w14:textId="77777777" w:rsidR="00CA72D9" w:rsidRPr="00442F80" w:rsidRDefault="00CA72D9" w:rsidP="00CA7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cbbProductCategories.Text = selectedRow.Cells["productcategory"].Value.ToString();</w:t>
      </w:r>
    </w:p>
    <w:p w14:paraId="1A1DA384" w14:textId="77777777" w:rsidR="00CA72D9" w:rsidRPr="00442F80" w:rsidRDefault="00CA72D9" w:rsidP="00CA7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tbxStatusProduct.Text = selectedRow.Cells["status"].Value.ToString();</w:t>
      </w:r>
    </w:p>
    <w:p w14:paraId="7E16C0A9" w14:textId="77777777" w:rsidR="00CA72D9" w:rsidRPr="00442F80" w:rsidRDefault="00CA72D9" w:rsidP="00CA7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p>
    <w:p w14:paraId="49EA1F10" w14:textId="77777777" w:rsidR="00CA72D9" w:rsidRPr="00442F80" w:rsidRDefault="00CA72D9" w:rsidP="00CA7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dtProductMaterial = DataProvider.Instance.ExecuteQuery("SELECT * FROM GetMaterials ( @productID )"</w:t>
      </w:r>
    </w:p>
    <w:p w14:paraId="35B67278" w14:textId="77777777" w:rsidR="00CA72D9" w:rsidRPr="00442F80" w:rsidRDefault="00CA72D9" w:rsidP="00CA7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 new object[] { selectedRow.Cells["id"].Value.ToString() });</w:t>
      </w:r>
    </w:p>
    <w:p w14:paraId="33522E46" w14:textId="77777777" w:rsidR="00CA72D9" w:rsidRPr="00442F80" w:rsidRDefault="00CA72D9" w:rsidP="00CA7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lastRenderedPageBreak/>
        <w:t xml:space="preserve">    dgvMaterialProduct.DataSource = dtProductMaterial;</w:t>
      </w:r>
    </w:p>
    <w:p w14:paraId="72C6149C" w14:textId="77777777" w:rsidR="00CA72D9" w:rsidRPr="00442F80" w:rsidRDefault="00CA72D9" w:rsidP="00CA7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dgvMaterialProduct.Columns["materialname"].HeaderText = "Tên";</w:t>
      </w:r>
    </w:p>
    <w:p w14:paraId="34119511" w14:textId="77777777" w:rsidR="00CA72D9" w:rsidRPr="00442F80" w:rsidRDefault="00CA72D9" w:rsidP="00CA7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dgvMaterialProduct.Columns["quantity"].HeaderText = "SL";</w:t>
      </w:r>
    </w:p>
    <w:p w14:paraId="21907256" w14:textId="77777777" w:rsidR="00CA72D9" w:rsidRPr="00442F80" w:rsidRDefault="00CA72D9" w:rsidP="00CA7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w:t>
      </w:r>
    </w:p>
    <w:p w14:paraId="3D7F19D2" w14:textId="77777777" w:rsidR="00CA72D9" w:rsidRPr="00442F80" w:rsidRDefault="00CA72D9" w:rsidP="00CA7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catch (SqlException err)</w:t>
      </w:r>
    </w:p>
    <w:p w14:paraId="500E5931" w14:textId="77777777" w:rsidR="00CA72D9" w:rsidRPr="00442F80" w:rsidRDefault="00CA72D9" w:rsidP="00CA7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w:t>
      </w:r>
    </w:p>
    <w:p w14:paraId="518086B7" w14:textId="77777777" w:rsidR="00CA72D9" w:rsidRPr="00442F80" w:rsidRDefault="00CA72D9" w:rsidP="00CA7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MessageBox.Show(err.Message, "Lỗi", MessageBoxButtons.OK, MessageBoxIcon.Error);</w:t>
      </w:r>
    </w:p>
    <w:p w14:paraId="1BC90F57" w14:textId="4ABCF31F" w:rsidR="008A02B1" w:rsidRPr="00442F80" w:rsidRDefault="00CA72D9" w:rsidP="00CA72D9">
      <w:pPr>
        <w:pBdr>
          <w:top w:val="single" w:sz="4" w:space="1" w:color="auto"/>
          <w:left w:val="single" w:sz="4" w:space="4" w:color="auto"/>
          <w:bottom w:val="single" w:sz="4" w:space="1" w:color="auto"/>
          <w:right w:val="single" w:sz="4" w:space="4" w:color="auto"/>
        </w:pBdr>
        <w:spacing w:after="0" w:line="360" w:lineRule="auto"/>
        <w:rPr>
          <w:rFonts w:ascii="Times New Roman" w:hAnsi="Times New Roman" w:cs="Times New Roman"/>
          <w:b/>
          <w:sz w:val="24"/>
          <w:szCs w:val="24"/>
          <w:lang w:val="en-US"/>
        </w:rPr>
      </w:pPr>
      <w:r w:rsidRPr="00442F80">
        <w:rPr>
          <w:rFonts w:ascii="Cascadia Mono" w:hAnsi="Cascadia Mono" w:cs="Cascadia Mono"/>
          <w:color w:val="000000"/>
          <w:kern w:val="0"/>
          <w:sz w:val="24"/>
          <w:szCs w:val="24"/>
          <w:lang w:val="en-US"/>
        </w:rPr>
        <w:t>}</w:t>
      </w:r>
    </w:p>
    <w:p w14:paraId="2DC69BD5" w14:textId="77777777" w:rsidR="0058124E" w:rsidRPr="00442F80" w:rsidRDefault="0058124E" w:rsidP="00E81577">
      <w:pPr>
        <w:spacing w:after="0" w:line="360" w:lineRule="auto"/>
        <w:ind w:left="720"/>
        <w:rPr>
          <w:rFonts w:ascii="Times New Roman" w:hAnsi="Times New Roman" w:cs="Times New Roman"/>
          <w:b/>
          <w:sz w:val="24"/>
          <w:szCs w:val="24"/>
          <w:lang w:val="en-US"/>
        </w:rPr>
      </w:pPr>
    </w:p>
    <w:p w14:paraId="6ADC6ECB" w14:textId="451395EC" w:rsidR="00781A0C" w:rsidRPr="00442F80" w:rsidRDefault="00781A0C" w:rsidP="008926B9">
      <w:pPr>
        <w:pStyle w:val="ListParagraph"/>
        <w:numPr>
          <w:ilvl w:val="2"/>
          <w:numId w:val="7"/>
        </w:numPr>
        <w:spacing w:after="0" w:line="360" w:lineRule="auto"/>
        <w:rPr>
          <w:rFonts w:ascii="Times New Roman" w:hAnsi="Times New Roman" w:cs="Times New Roman"/>
          <w:b/>
          <w:sz w:val="24"/>
          <w:szCs w:val="24"/>
          <w:lang w:val="en-US"/>
        </w:rPr>
      </w:pPr>
      <w:r w:rsidRPr="00442F80">
        <w:rPr>
          <w:rFonts w:ascii="Times New Roman" w:hAnsi="Times New Roman" w:cs="Times New Roman"/>
          <w:b/>
          <w:sz w:val="24"/>
          <w:szCs w:val="24"/>
          <w:lang w:val="en-US"/>
        </w:rPr>
        <w:t>Procedure:</w:t>
      </w:r>
    </w:p>
    <w:p w14:paraId="6941EB58" w14:textId="5EC82008" w:rsidR="008926B9" w:rsidRPr="00442F80" w:rsidRDefault="008D3F53" w:rsidP="00BE02A5">
      <w:pPr>
        <w:pStyle w:val="ListParagraph"/>
        <w:numPr>
          <w:ilvl w:val="0"/>
          <w:numId w:val="35"/>
        </w:numPr>
        <w:spacing w:after="0" w:line="360" w:lineRule="auto"/>
        <w:rPr>
          <w:rFonts w:ascii="Times New Roman" w:hAnsi="Times New Roman" w:cs="Times New Roman"/>
          <w:b/>
          <w:sz w:val="24"/>
          <w:szCs w:val="24"/>
          <w:lang w:val="en-US"/>
        </w:rPr>
      </w:pPr>
      <w:r w:rsidRPr="00442F80">
        <w:rPr>
          <w:rFonts w:ascii="Times New Roman" w:hAnsi="Times New Roman" w:cs="Times New Roman"/>
          <w:b/>
          <w:sz w:val="24"/>
          <w:szCs w:val="24"/>
          <w:lang w:val="en-US"/>
        </w:rPr>
        <w:t xml:space="preserve">Thủ tục </w:t>
      </w:r>
      <w:r w:rsidR="006933E9" w:rsidRPr="00442F80">
        <w:rPr>
          <w:rFonts w:ascii="Times New Roman" w:hAnsi="Times New Roman" w:cs="Times New Roman"/>
          <w:b/>
          <w:sz w:val="24"/>
          <w:szCs w:val="24"/>
          <w:lang w:val="en-US"/>
        </w:rPr>
        <w:t>thêm</w:t>
      </w:r>
      <w:r w:rsidR="00580520" w:rsidRPr="00442F80">
        <w:rPr>
          <w:rFonts w:ascii="Times New Roman" w:hAnsi="Times New Roman" w:cs="Times New Roman"/>
          <w:b/>
          <w:sz w:val="24"/>
          <w:szCs w:val="24"/>
          <w:lang w:val="en-US"/>
        </w:rPr>
        <w:t xml:space="preserve"> Product</w:t>
      </w:r>
    </w:p>
    <w:p w14:paraId="6A8FAE12" w14:textId="77777777" w:rsidR="00580520" w:rsidRPr="00442F80" w:rsidRDefault="00580520" w:rsidP="00580520">
      <w:pPr>
        <w:pStyle w:val="ListParagraph"/>
        <w:spacing w:after="0" w:line="360" w:lineRule="auto"/>
        <w:ind w:left="1152"/>
        <w:rPr>
          <w:rFonts w:ascii="Times New Roman" w:hAnsi="Times New Roman" w:cs="Times New Roman"/>
          <w:sz w:val="24"/>
          <w:szCs w:val="24"/>
          <w:u w:val="single"/>
          <w:lang w:val="en-US"/>
        </w:rPr>
      </w:pPr>
      <w:bookmarkStart w:id="29" w:name="_Hlk164941257"/>
      <w:r w:rsidRPr="00442F80">
        <w:rPr>
          <w:rFonts w:ascii="Times New Roman" w:hAnsi="Times New Roman" w:cs="Times New Roman"/>
          <w:sz w:val="24"/>
          <w:szCs w:val="24"/>
          <w:u w:val="single"/>
          <w:lang w:val="en-US"/>
        </w:rPr>
        <w:t>SQL:</w:t>
      </w:r>
    </w:p>
    <w:bookmarkEnd w:id="29"/>
    <w:p w14:paraId="58236320" w14:textId="77777777" w:rsidR="00B265EC" w:rsidRPr="00442F80" w:rsidRDefault="00B265EC" w:rsidP="00B265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FF"/>
          <w:kern w:val="0"/>
          <w:sz w:val="24"/>
          <w:szCs w:val="24"/>
          <w:lang w:val="en-US"/>
        </w:rPr>
        <w:t>CREATE</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PROCEDURE</w:t>
      </w:r>
      <w:r w:rsidRPr="00442F80">
        <w:rPr>
          <w:rFonts w:ascii="Consolas" w:hAnsi="Consolas" w:cs="Consolas"/>
          <w:color w:val="000000"/>
          <w:kern w:val="0"/>
          <w:sz w:val="24"/>
          <w:szCs w:val="24"/>
          <w:lang w:val="en-US"/>
        </w:rPr>
        <w:t xml:space="preserve"> AddProduct</w:t>
      </w:r>
    </w:p>
    <w:p w14:paraId="609E9D36" w14:textId="77777777" w:rsidR="00B265EC" w:rsidRPr="00442F80" w:rsidRDefault="00B265EC" w:rsidP="00B265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@id </w:t>
      </w:r>
      <w:r w:rsidRPr="00442F80">
        <w:rPr>
          <w:rFonts w:ascii="Consolas" w:hAnsi="Consolas" w:cs="Consolas"/>
          <w:color w:val="0000FF"/>
          <w:kern w:val="0"/>
          <w:sz w:val="24"/>
          <w:szCs w:val="24"/>
          <w:lang w:val="en-US"/>
        </w:rPr>
        <w:t>VARCHAR</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3</w:t>
      </w:r>
      <w:r w:rsidRPr="00442F80">
        <w:rPr>
          <w:rFonts w:ascii="Consolas" w:hAnsi="Consolas" w:cs="Consolas"/>
          <w:color w:val="808080"/>
          <w:kern w:val="0"/>
          <w:sz w:val="24"/>
          <w:szCs w:val="24"/>
          <w:lang w:val="en-US"/>
        </w:rPr>
        <w:t>),</w:t>
      </w:r>
    </w:p>
    <w:p w14:paraId="4002119C" w14:textId="77777777" w:rsidR="00B265EC" w:rsidRPr="00442F80" w:rsidRDefault="00B265EC" w:rsidP="00B265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@name </w:t>
      </w:r>
      <w:r w:rsidRPr="00442F80">
        <w:rPr>
          <w:rFonts w:ascii="Consolas" w:hAnsi="Consolas" w:cs="Consolas"/>
          <w:color w:val="0000FF"/>
          <w:kern w:val="0"/>
          <w:sz w:val="24"/>
          <w:szCs w:val="24"/>
          <w:lang w:val="en-US"/>
        </w:rPr>
        <w:t>NVARCHAR</w:t>
      </w:r>
      <w:r w:rsidRPr="00442F80">
        <w:rPr>
          <w:rFonts w:ascii="Consolas" w:hAnsi="Consolas" w:cs="Consolas"/>
          <w:color w:val="808080"/>
          <w:kern w:val="0"/>
          <w:sz w:val="24"/>
          <w:szCs w:val="24"/>
          <w:lang w:val="en-US"/>
        </w:rPr>
        <w:t>(</w:t>
      </w:r>
      <w:r w:rsidRPr="00442F80">
        <w:rPr>
          <w:rFonts w:ascii="Consolas" w:hAnsi="Consolas" w:cs="Consolas"/>
          <w:color w:val="FF00FF"/>
          <w:kern w:val="0"/>
          <w:sz w:val="24"/>
          <w:szCs w:val="24"/>
          <w:lang w:val="en-US"/>
        </w:rPr>
        <w:t>MAX</w:t>
      </w:r>
      <w:r w:rsidRPr="00442F80">
        <w:rPr>
          <w:rFonts w:ascii="Consolas" w:hAnsi="Consolas" w:cs="Consolas"/>
          <w:color w:val="808080"/>
          <w:kern w:val="0"/>
          <w:sz w:val="24"/>
          <w:szCs w:val="24"/>
          <w:lang w:val="en-US"/>
        </w:rPr>
        <w:t>),</w:t>
      </w:r>
    </w:p>
    <w:p w14:paraId="2A6A6437" w14:textId="77777777" w:rsidR="00B265EC" w:rsidRPr="00442F80" w:rsidRDefault="00B265EC" w:rsidP="00B265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@categoryID </w:t>
      </w:r>
      <w:r w:rsidRPr="00442F80">
        <w:rPr>
          <w:rFonts w:ascii="Consolas" w:hAnsi="Consolas" w:cs="Consolas"/>
          <w:color w:val="0000FF"/>
          <w:kern w:val="0"/>
          <w:sz w:val="24"/>
          <w:szCs w:val="24"/>
          <w:lang w:val="en-US"/>
        </w:rPr>
        <w:t>VARCHAR</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4</w:t>
      </w:r>
      <w:r w:rsidRPr="00442F80">
        <w:rPr>
          <w:rFonts w:ascii="Consolas" w:hAnsi="Consolas" w:cs="Consolas"/>
          <w:color w:val="808080"/>
          <w:kern w:val="0"/>
          <w:sz w:val="24"/>
          <w:szCs w:val="24"/>
          <w:lang w:val="en-US"/>
        </w:rPr>
        <w:t>),</w:t>
      </w:r>
    </w:p>
    <w:p w14:paraId="4E9363F4" w14:textId="77777777" w:rsidR="00B265EC" w:rsidRPr="00442F80" w:rsidRDefault="00B265EC" w:rsidP="00B265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@price </w:t>
      </w:r>
      <w:r w:rsidRPr="00442F80">
        <w:rPr>
          <w:rFonts w:ascii="Consolas" w:hAnsi="Consolas" w:cs="Consolas"/>
          <w:color w:val="0000FF"/>
          <w:kern w:val="0"/>
          <w:sz w:val="24"/>
          <w:szCs w:val="24"/>
          <w:lang w:val="en-US"/>
        </w:rPr>
        <w:t>DECIMAL</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10</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2</w:t>
      </w:r>
      <w:r w:rsidRPr="00442F80">
        <w:rPr>
          <w:rFonts w:ascii="Consolas" w:hAnsi="Consolas" w:cs="Consolas"/>
          <w:color w:val="808080"/>
          <w:kern w:val="0"/>
          <w:sz w:val="24"/>
          <w:szCs w:val="24"/>
          <w:lang w:val="en-US"/>
        </w:rPr>
        <w:t>),</w:t>
      </w:r>
    </w:p>
    <w:p w14:paraId="076E568B" w14:textId="77777777" w:rsidR="00B265EC" w:rsidRPr="00442F80" w:rsidRDefault="00B265EC" w:rsidP="00B265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@status </w:t>
      </w:r>
      <w:r w:rsidRPr="00442F80">
        <w:rPr>
          <w:rFonts w:ascii="Consolas" w:hAnsi="Consolas" w:cs="Consolas"/>
          <w:color w:val="0000FF"/>
          <w:kern w:val="0"/>
          <w:sz w:val="24"/>
          <w:szCs w:val="24"/>
          <w:lang w:val="en-US"/>
        </w:rPr>
        <w:t>INT</w:t>
      </w:r>
    </w:p>
    <w:p w14:paraId="2EFAD03D" w14:textId="77777777" w:rsidR="00B265EC" w:rsidRPr="00442F80" w:rsidRDefault="00B265EC" w:rsidP="00B265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FF"/>
          <w:kern w:val="0"/>
          <w:sz w:val="24"/>
          <w:szCs w:val="24"/>
          <w:lang w:val="en-US"/>
        </w:rPr>
        <w:t>AS</w:t>
      </w:r>
    </w:p>
    <w:p w14:paraId="67138169" w14:textId="77777777" w:rsidR="00B265EC" w:rsidRPr="00442F80" w:rsidRDefault="00B265EC" w:rsidP="00B265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FF"/>
          <w:kern w:val="0"/>
          <w:sz w:val="24"/>
          <w:szCs w:val="24"/>
          <w:lang w:val="en-US"/>
        </w:rPr>
        <w:t>BEGIN</w:t>
      </w:r>
    </w:p>
    <w:p w14:paraId="47CF8D3E" w14:textId="784EBB5C" w:rsidR="00B265EC" w:rsidRPr="00442F80" w:rsidRDefault="00B265EC" w:rsidP="00B265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SET</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NOCOUNT</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ON</w:t>
      </w:r>
      <w:r w:rsidRPr="00442F80">
        <w:rPr>
          <w:rFonts w:ascii="Consolas" w:hAnsi="Consolas" w:cs="Consolas"/>
          <w:color w:val="808080"/>
          <w:kern w:val="0"/>
          <w:sz w:val="24"/>
          <w:szCs w:val="24"/>
          <w:lang w:val="en-US"/>
        </w:rPr>
        <w:t>;</w:t>
      </w:r>
    </w:p>
    <w:p w14:paraId="006A5F9D" w14:textId="77777777" w:rsidR="00B265EC" w:rsidRPr="00442F80" w:rsidRDefault="00B265EC" w:rsidP="00B265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8000"/>
          <w:kern w:val="0"/>
          <w:sz w:val="24"/>
          <w:szCs w:val="24"/>
          <w:lang w:val="en-US"/>
        </w:rPr>
        <w:t>-- Check for null or empty inputs for varchar/nvarchar fields</w:t>
      </w:r>
    </w:p>
    <w:p w14:paraId="0BE2C695" w14:textId="77777777" w:rsidR="00B265EC" w:rsidRPr="00442F80" w:rsidRDefault="00B265EC" w:rsidP="00B265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IF</w:t>
      </w:r>
      <w:r w:rsidRPr="00442F80">
        <w:rPr>
          <w:rFonts w:ascii="Consolas" w:hAnsi="Consolas" w:cs="Consolas"/>
          <w:color w:val="000000"/>
          <w:kern w:val="0"/>
          <w:sz w:val="24"/>
          <w:szCs w:val="24"/>
          <w:lang w:val="en-US"/>
        </w:rPr>
        <w:t xml:space="preserve"> @id </w:t>
      </w:r>
      <w:r w:rsidRPr="00442F80">
        <w:rPr>
          <w:rFonts w:ascii="Consolas" w:hAnsi="Consolas" w:cs="Consolas"/>
          <w:color w:val="808080"/>
          <w:kern w:val="0"/>
          <w:sz w:val="24"/>
          <w:szCs w:val="24"/>
          <w:lang w:val="en-US"/>
        </w:rPr>
        <w:t>IS</w:t>
      </w:r>
      <w:r w:rsidRPr="00442F80">
        <w:rPr>
          <w:rFonts w:ascii="Consolas" w:hAnsi="Consolas" w:cs="Consolas"/>
          <w:color w:val="000000"/>
          <w:kern w:val="0"/>
          <w:sz w:val="24"/>
          <w:szCs w:val="24"/>
          <w:lang w:val="en-US"/>
        </w:rPr>
        <w:t xml:space="preserve"> </w:t>
      </w:r>
      <w:r w:rsidRPr="00442F80">
        <w:rPr>
          <w:rFonts w:ascii="Consolas" w:hAnsi="Consolas" w:cs="Consolas"/>
          <w:color w:val="808080"/>
          <w:kern w:val="0"/>
          <w:sz w:val="24"/>
          <w:szCs w:val="24"/>
          <w:lang w:val="en-US"/>
        </w:rPr>
        <w:t>NULL</w:t>
      </w:r>
      <w:r w:rsidRPr="00442F80">
        <w:rPr>
          <w:rFonts w:ascii="Consolas" w:hAnsi="Consolas" w:cs="Consolas"/>
          <w:color w:val="000000"/>
          <w:kern w:val="0"/>
          <w:sz w:val="24"/>
          <w:szCs w:val="24"/>
          <w:lang w:val="en-US"/>
        </w:rPr>
        <w:t xml:space="preserve"> </w:t>
      </w:r>
      <w:r w:rsidRPr="00442F80">
        <w:rPr>
          <w:rFonts w:ascii="Consolas" w:hAnsi="Consolas" w:cs="Consolas"/>
          <w:color w:val="808080"/>
          <w:kern w:val="0"/>
          <w:sz w:val="24"/>
          <w:szCs w:val="24"/>
          <w:lang w:val="en-US"/>
        </w:rPr>
        <w:t>OR</w:t>
      </w:r>
      <w:r w:rsidRPr="00442F80">
        <w:rPr>
          <w:rFonts w:ascii="Consolas" w:hAnsi="Consolas" w:cs="Consolas"/>
          <w:color w:val="000000"/>
          <w:kern w:val="0"/>
          <w:sz w:val="24"/>
          <w:szCs w:val="24"/>
          <w:lang w:val="en-US"/>
        </w:rPr>
        <w:t xml:space="preserve"> </w:t>
      </w:r>
      <w:r w:rsidRPr="00442F80">
        <w:rPr>
          <w:rFonts w:ascii="Consolas" w:hAnsi="Consolas" w:cs="Consolas"/>
          <w:color w:val="FF00FF"/>
          <w:kern w:val="0"/>
          <w:sz w:val="24"/>
          <w:szCs w:val="24"/>
          <w:lang w:val="en-US"/>
        </w:rPr>
        <w:t>LTRIM</w:t>
      </w:r>
      <w:r w:rsidRPr="00442F80">
        <w:rPr>
          <w:rFonts w:ascii="Consolas" w:hAnsi="Consolas" w:cs="Consolas"/>
          <w:color w:val="808080"/>
          <w:kern w:val="0"/>
          <w:sz w:val="24"/>
          <w:szCs w:val="24"/>
          <w:lang w:val="en-US"/>
        </w:rPr>
        <w:t>(</w:t>
      </w:r>
      <w:r w:rsidRPr="00442F80">
        <w:rPr>
          <w:rFonts w:ascii="Consolas" w:hAnsi="Consolas" w:cs="Consolas"/>
          <w:color w:val="FF00FF"/>
          <w:kern w:val="0"/>
          <w:sz w:val="24"/>
          <w:szCs w:val="24"/>
          <w:lang w:val="en-US"/>
        </w:rPr>
        <w:t>RTRIM</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@id</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FF0000"/>
          <w:kern w:val="0"/>
          <w:sz w:val="24"/>
          <w:szCs w:val="24"/>
          <w:lang w:val="en-US"/>
        </w:rPr>
        <w:t>''</w:t>
      </w:r>
    </w:p>
    <w:p w14:paraId="15E8EC9E" w14:textId="77777777" w:rsidR="00B265EC" w:rsidRPr="00442F80" w:rsidRDefault="00B265EC" w:rsidP="00B265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BEGIN</w:t>
      </w:r>
    </w:p>
    <w:p w14:paraId="23CA2801" w14:textId="77777777" w:rsidR="00B265EC" w:rsidRPr="00442F80" w:rsidRDefault="00B265EC" w:rsidP="00B265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RAISERROR</w:t>
      </w:r>
      <w:r w:rsidRPr="00442F80">
        <w:rPr>
          <w:rFonts w:ascii="Consolas" w:hAnsi="Consolas" w:cs="Consolas"/>
          <w:color w:val="808080"/>
          <w:kern w:val="0"/>
          <w:sz w:val="24"/>
          <w:szCs w:val="24"/>
          <w:lang w:val="en-US"/>
        </w:rPr>
        <w:t>(</w:t>
      </w:r>
      <w:r w:rsidRPr="00442F80">
        <w:rPr>
          <w:rFonts w:ascii="Consolas" w:hAnsi="Consolas" w:cs="Consolas"/>
          <w:color w:val="FF0000"/>
          <w:kern w:val="0"/>
          <w:sz w:val="24"/>
          <w:szCs w:val="24"/>
          <w:lang w:val="en-US"/>
        </w:rPr>
        <w:t>'Error: ID must not be null or empty.'</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16</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1</w:t>
      </w:r>
      <w:r w:rsidRPr="00442F80">
        <w:rPr>
          <w:rFonts w:ascii="Consolas" w:hAnsi="Consolas" w:cs="Consolas"/>
          <w:color w:val="808080"/>
          <w:kern w:val="0"/>
          <w:sz w:val="24"/>
          <w:szCs w:val="24"/>
          <w:lang w:val="en-US"/>
        </w:rPr>
        <w:t>);</w:t>
      </w:r>
    </w:p>
    <w:p w14:paraId="1D6D6BD8" w14:textId="77777777" w:rsidR="00B265EC" w:rsidRPr="00442F80" w:rsidRDefault="00B265EC" w:rsidP="00B265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RETURN</w:t>
      </w:r>
      <w:r w:rsidRPr="00442F80">
        <w:rPr>
          <w:rFonts w:ascii="Consolas" w:hAnsi="Consolas" w:cs="Consolas"/>
          <w:color w:val="808080"/>
          <w:kern w:val="0"/>
          <w:sz w:val="24"/>
          <w:szCs w:val="24"/>
          <w:lang w:val="en-US"/>
        </w:rPr>
        <w:t>;</w:t>
      </w:r>
    </w:p>
    <w:p w14:paraId="66135215" w14:textId="0FC21DBB" w:rsidR="00B265EC" w:rsidRPr="00442F80" w:rsidRDefault="00B265EC" w:rsidP="00B265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END</w:t>
      </w:r>
    </w:p>
    <w:p w14:paraId="0E40EFDF" w14:textId="77777777" w:rsidR="00B265EC" w:rsidRPr="00442F80" w:rsidRDefault="00B265EC" w:rsidP="00B265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IF</w:t>
      </w:r>
      <w:r w:rsidRPr="00442F80">
        <w:rPr>
          <w:rFonts w:ascii="Consolas" w:hAnsi="Consolas" w:cs="Consolas"/>
          <w:color w:val="000000"/>
          <w:kern w:val="0"/>
          <w:sz w:val="24"/>
          <w:szCs w:val="24"/>
          <w:lang w:val="en-US"/>
        </w:rPr>
        <w:t xml:space="preserve"> @name </w:t>
      </w:r>
      <w:r w:rsidRPr="00442F80">
        <w:rPr>
          <w:rFonts w:ascii="Consolas" w:hAnsi="Consolas" w:cs="Consolas"/>
          <w:color w:val="808080"/>
          <w:kern w:val="0"/>
          <w:sz w:val="24"/>
          <w:szCs w:val="24"/>
          <w:lang w:val="en-US"/>
        </w:rPr>
        <w:t>IS</w:t>
      </w:r>
      <w:r w:rsidRPr="00442F80">
        <w:rPr>
          <w:rFonts w:ascii="Consolas" w:hAnsi="Consolas" w:cs="Consolas"/>
          <w:color w:val="000000"/>
          <w:kern w:val="0"/>
          <w:sz w:val="24"/>
          <w:szCs w:val="24"/>
          <w:lang w:val="en-US"/>
        </w:rPr>
        <w:t xml:space="preserve"> </w:t>
      </w:r>
      <w:r w:rsidRPr="00442F80">
        <w:rPr>
          <w:rFonts w:ascii="Consolas" w:hAnsi="Consolas" w:cs="Consolas"/>
          <w:color w:val="808080"/>
          <w:kern w:val="0"/>
          <w:sz w:val="24"/>
          <w:szCs w:val="24"/>
          <w:lang w:val="en-US"/>
        </w:rPr>
        <w:t>NULL</w:t>
      </w:r>
      <w:r w:rsidRPr="00442F80">
        <w:rPr>
          <w:rFonts w:ascii="Consolas" w:hAnsi="Consolas" w:cs="Consolas"/>
          <w:color w:val="000000"/>
          <w:kern w:val="0"/>
          <w:sz w:val="24"/>
          <w:szCs w:val="24"/>
          <w:lang w:val="en-US"/>
        </w:rPr>
        <w:t xml:space="preserve"> </w:t>
      </w:r>
      <w:r w:rsidRPr="00442F80">
        <w:rPr>
          <w:rFonts w:ascii="Consolas" w:hAnsi="Consolas" w:cs="Consolas"/>
          <w:color w:val="808080"/>
          <w:kern w:val="0"/>
          <w:sz w:val="24"/>
          <w:szCs w:val="24"/>
          <w:lang w:val="en-US"/>
        </w:rPr>
        <w:t>OR</w:t>
      </w:r>
      <w:r w:rsidRPr="00442F80">
        <w:rPr>
          <w:rFonts w:ascii="Consolas" w:hAnsi="Consolas" w:cs="Consolas"/>
          <w:color w:val="000000"/>
          <w:kern w:val="0"/>
          <w:sz w:val="24"/>
          <w:szCs w:val="24"/>
          <w:lang w:val="en-US"/>
        </w:rPr>
        <w:t xml:space="preserve"> </w:t>
      </w:r>
      <w:r w:rsidRPr="00442F80">
        <w:rPr>
          <w:rFonts w:ascii="Consolas" w:hAnsi="Consolas" w:cs="Consolas"/>
          <w:color w:val="FF00FF"/>
          <w:kern w:val="0"/>
          <w:sz w:val="24"/>
          <w:szCs w:val="24"/>
          <w:lang w:val="en-US"/>
        </w:rPr>
        <w:t>LTRIM</w:t>
      </w:r>
      <w:r w:rsidRPr="00442F80">
        <w:rPr>
          <w:rFonts w:ascii="Consolas" w:hAnsi="Consolas" w:cs="Consolas"/>
          <w:color w:val="808080"/>
          <w:kern w:val="0"/>
          <w:sz w:val="24"/>
          <w:szCs w:val="24"/>
          <w:lang w:val="en-US"/>
        </w:rPr>
        <w:t>(</w:t>
      </w:r>
      <w:r w:rsidRPr="00442F80">
        <w:rPr>
          <w:rFonts w:ascii="Consolas" w:hAnsi="Consolas" w:cs="Consolas"/>
          <w:color w:val="FF00FF"/>
          <w:kern w:val="0"/>
          <w:sz w:val="24"/>
          <w:szCs w:val="24"/>
          <w:lang w:val="en-US"/>
        </w:rPr>
        <w:t>RTRIM</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@name</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FF0000"/>
          <w:kern w:val="0"/>
          <w:sz w:val="24"/>
          <w:szCs w:val="24"/>
          <w:lang w:val="en-US"/>
        </w:rPr>
        <w:t>''</w:t>
      </w:r>
    </w:p>
    <w:p w14:paraId="6C3EFFF2" w14:textId="77777777" w:rsidR="00B265EC" w:rsidRPr="00442F80" w:rsidRDefault="00B265EC" w:rsidP="00B265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BEGIN</w:t>
      </w:r>
    </w:p>
    <w:p w14:paraId="47EDE11F" w14:textId="77777777" w:rsidR="00B265EC" w:rsidRPr="00442F80" w:rsidRDefault="00B265EC" w:rsidP="00B265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RAISERROR</w:t>
      </w:r>
      <w:r w:rsidRPr="00442F80">
        <w:rPr>
          <w:rFonts w:ascii="Consolas" w:hAnsi="Consolas" w:cs="Consolas"/>
          <w:color w:val="808080"/>
          <w:kern w:val="0"/>
          <w:sz w:val="24"/>
          <w:szCs w:val="24"/>
          <w:lang w:val="en-US"/>
        </w:rPr>
        <w:t>(</w:t>
      </w:r>
      <w:r w:rsidRPr="00442F80">
        <w:rPr>
          <w:rFonts w:ascii="Consolas" w:hAnsi="Consolas" w:cs="Consolas"/>
          <w:color w:val="FF0000"/>
          <w:kern w:val="0"/>
          <w:sz w:val="24"/>
          <w:szCs w:val="24"/>
          <w:lang w:val="en-US"/>
        </w:rPr>
        <w:t>'Error: Name must not be null or empty.'</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16</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1</w:t>
      </w:r>
      <w:r w:rsidRPr="00442F80">
        <w:rPr>
          <w:rFonts w:ascii="Consolas" w:hAnsi="Consolas" w:cs="Consolas"/>
          <w:color w:val="808080"/>
          <w:kern w:val="0"/>
          <w:sz w:val="24"/>
          <w:szCs w:val="24"/>
          <w:lang w:val="en-US"/>
        </w:rPr>
        <w:t>);</w:t>
      </w:r>
    </w:p>
    <w:p w14:paraId="0BE245FF" w14:textId="77777777" w:rsidR="00B265EC" w:rsidRPr="00442F80" w:rsidRDefault="00B265EC" w:rsidP="00B265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RETURN</w:t>
      </w:r>
      <w:r w:rsidRPr="00442F80">
        <w:rPr>
          <w:rFonts w:ascii="Consolas" w:hAnsi="Consolas" w:cs="Consolas"/>
          <w:color w:val="808080"/>
          <w:kern w:val="0"/>
          <w:sz w:val="24"/>
          <w:szCs w:val="24"/>
          <w:lang w:val="en-US"/>
        </w:rPr>
        <w:t>;</w:t>
      </w:r>
    </w:p>
    <w:p w14:paraId="668988DA" w14:textId="27B4123D" w:rsidR="00B265EC" w:rsidRPr="00442F80" w:rsidRDefault="00B265EC" w:rsidP="00B265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END</w:t>
      </w:r>
    </w:p>
    <w:p w14:paraId="455412E0" w14:textId="77777777" w:rsidR="00B265EC" w:rsidRPr="00442F80" w:rsidRDefault="00B265EC" w:rsidP="00B265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IF</w:t>
      </w:r>
      <w:r w:rsidRPr="00442F80">
        <w:rPr>
          <w:rFonts w:ascii="Consolas" w:hAnsi="Consolas" w:cs="Consolas"/>
          <w:color w:val="000000"/>
          <w:kern w:val="0"/>
          <w:sz w:val="24"/>
          <w:szCs w:val="24"/>
          <w:lang w:val="en-US"/>
        </w:rPr>
        <w:t xml:space="preserve"> @categoryID </w:t>
      </w:r>
      <w:r w:rsidRPr="00442F80">
        <w:rPr>
          <w:rFonts w:ascii="Consolas" w:hAnsi="Consolas" w:cs="Consolas"/>
          <w:color w:val="808080"/>
          <w:kern w:val="0"/>
          <w:sz w:val="24"/>
          <w:szCs w:val="24"/>
          <w:lang w:val="en-US"/>
        </w:rPr>
        <w:t>IS</w:t>
      </w:r>
      <w:r w:rsidRPr="00442F80">
        <w:rPr>
          <w:rFonts w:ascii="Consolas" w:hAnsi="Consolas" w:cs="Consolas"/>
          <w:color w:val="000000"/>
          <w:kern w:val="0"/>
          <w:sz w:val="24"/>
          <w:szCs w:val="24"/>
          <w:lang w:val="en-US"/>
        </w:rPr>
        <w:t xml:space="preserve"> </w:t>
      </w:r>
      <w:r w:rsidRPr="00442F80">
        <w:rPr>
          <w:rFonts w:ascii="Consolas" w:hAnsi="Consolas" w:cs="Consolas"/>
          <w:color w:val="808080"/>
          <w:kern w:val="0"/>
          <w:sz w:val="24"/>
          <w:szCs w:val="24"/>
          <w:lang w:val="en-US"/>
        </w:rPr>
        <w:t>NULL</w:t>
      </w:r>
      <w:r w:rsidRPr="00442F80">
        <w:rPr>
          <w:rFonts w:ascii="Consolas" w:hAnsi="Consolas" w:cs="Consolas"/>
          <w:color w:val="000000"/>
          <w:kern w:val="0"/>
          <w:sz w:val="24"/>
          <w:szCs w:val="24"/>
          <w:lang w:val="en-US"/>
        </w:rPr>
        <w:t xml:space="preserve"> </w:t>
      </w:r>
      <w:r w:rsidRPr="00442F80">
        <w:rPr>
          <w:rFonts w:ascii="Consolas" w:hAnsi="Consolas" w:cs="Consolas"/>
          <w:color w:val="808080"/>
          <w:kern w:val="0"/>
          <w:sz w:val="24"/>
          <w:szCs w:val="24"/>
          <w:lang w:val="en-US"/>
        </w:rPr>
        <w:t>OR</w:t>
      </w:r>
      <w:r w:rsidRPr="00442F80">
        <w:rPr>
          <w:rFonts w:ascii="Consolas" w:hAnsi="Consolas" w:cs="Consolas"/>
          <w:color w:val="000000"/>
          <w:kern w:val="0"/>
          <w:sz w:val="24"/>
          <w:szCs w:val="24"/>
          <w:lang w:val="en-US"/>
        </w:rPr>
        <w:t xml:space="preserve"> </w:t>
      </w:r>
      <w:r w:rsidRPr="00442F80">
        <w:rPr>
          <w:rFonts w:ascii="Consolas" w:hAnsi="Consolas" w:cs="Consolas"/>
          <w:color w:val="FF00FF"/>
          <w:kern w:val="0"/>
          <w:sz w:val="24"/>
          <w:szCs w:val="24"/>
          <w:lang w:val="en-US"/>
        </w:rPr>
        <w:t>LTRIM</w:t>
      </w:r>
      <w:r w:rsidRPr="00442F80">
        <w:rPr>
          <w:rFonts w:ascii="Consolas" w:hAnsi="Consolas" w:cs="Consolas"/>
          <w:color w:val="808080"/>
          <w:kern w:val="0"/>
          <w:sz w:val="24"/>
          <w:szCs w:val="24"/>
          <w:lang w:val="en-US"/>
        </w:rPr>
        <w:t>(</w:t>
      </w:r>
      <w:r w:rsidRPr="00442F80">
        <w:rPr>
          <w:rFonts w:ascii="Consolas" w:hAnsi="Consolas" w:cs="Consolas"/>
          <w:color w:val="FF00FF"/>
          <w:kern w:val="0"/>
          <w:sz w:val="24"/>
          <w:szCs w:val="24"/>
          <w:lang w:val="en-US"/>
        </w:rPr>
        <w:t>RTRIM</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@categoryID</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FF0000"/>
          <w:kern w:val="0"/>
          <w:sz w:val="24"/>
          <w:szCs w:val="24"/>
          <w:lang w:val="en-US"/>
        </w:rPr>
        <w:t>''</w:t>
      </w:r>
    </w:p>
    <w:p w14:paraId="4564F9A3" w14:textId="77777777" w:rsidR="00B265EC" w:rsidRPr="00442F80" w:rsidRDefault="00B265EC" w:rsidP="00B265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BEGIN</w:t>
      </w:r>
    </w:p>
    <w:p w14:paraId="4DC9A906" w14:textId="77777777" w:rsidR="00B265EC" w:rsidRPr="00442F80" w:rsidRDefault="00B265EC" w:rsidP="00B265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RAISERROR</w:t>
      </w:r>
      <w:r w:rsidRPr="00442F80">
        <w:rPr>
          <w:rFonts w:ascii="Consolas" w:hAnsi="Consolas" w:cs="Consolas"/>
          <w:color w:val="808080"/>
          <w:kern w:val="0"/>
          <w:sz w:val="24"/>
          <w:szCs w:val="24"/>
          <w:lang w:val="en-US"/>
        </w:rPr>
        <w:t>(</w:t>
      </w:r>
      <w:r w:rsidRPr="00442F80">
        <w:rPr>
          <w:rFonts w:ascii="Consolas" w:hAnsi="Consolas" w:cs="Consolas"/>
          <w:color w:val="FF0000"/>
          <w:kern w:val="0"/>
          <w:sz w:val="24"/>
          <w:szCs w:val="24"/>
          <w:lang w:val="en-US"/>
        </w:rPr>
        <w:t>'Error: Category ID must not be null or empty.'</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16</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1</w:t>
      </w:r>
      <w:r w:rsidRPr="00442F80">
        <w:rPr>
          <w:rFonts w:ascii="Consolas" w:hAnsi="Consolas" w:cs="Consolas"/>
          <w:color w:val="808080"/>
          <w:kern w:val="0"/>
          <w:sz w:val="24"/>
          <w:szCs w:val="24"/>
          <w:lang w:val="en-US"/>
        </w:rPr>
        <w:t>);</w:t>
      </w:r>
    </w:p>
    <w:p w14:paraId="4C66179B" w14:textId="77777777" w:rsidR="00B265EC" w:rsidRPr="00442F80" w:rsidRDefault="00B265EC" w:rsidP="00B265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RETURN</w:t>
      </w:r>
      <w:r w:rsidRPr="00442F80">
        <w:rPr>
          <w:rFonts w:ascii="Consolas" w:hAnsi="Consolas" w:cs="Consolas"/>
          <w:color w:val="808080"/>
          <w:kern w:val="0"/>
          <w:sz w:val="24"/>
          <w:szCs w:val="24"/>
          <w:lang w:val="en-US"/>
        </w:rPr>
        <w:t>;</w:t>
      </w:r>
    </w:p>
    <w:p w14:paraId="57DB445F" w14:textId="4AB2836F" w:rsidR="00B265EC" w:rsidRPr="00442F80" w:rsidRDefault="00B265EC" w:rsidP="00B265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END</w:t>
      </w:r>
    </w:p>
    <w:p w14:paraId="11DAC868" w14:textId="77777777" w:rsidR="00B265EC" w:rsidRPr="00442F80" w:rsidRDefault="00B265EC" w:rsidP="00B265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8000"/>
          <w:kern w:val="0"/>
          <w:sz w:val="24"/>
          <w:szCs w:val="24"/>
          <w:lang w:val="en-US"/>
        </w:rPr>
        <w:t>-- Check for valid decimal and status values</w:t>
      </w:r>
    </w:p>
    <w:p w14:paraId="1146F3BC" w14:textId="77777777" w:rsidR="00B265EC" w:rsidRPr="00442F80" w:rsidRDefault="00B265EC" w:rsidP="00B265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IF</w:t>
      </w:r>
      <w:r w:rsidRPr="00442F80">
        <w:rPr>
          <w:rFonts w:ascii="Consolas" w:hAnsi="Consolas" w:cs="Consolas"/>
          <w:color w:val="000000"/>
          <w:kern w:val="0"/>
          <w:sz w:val="24"/>
          <w:szCs w:val="24"/>
          <w:lang w:val="en-US"/>
        </w:rPr>
        <w:t xml:space="preserve"> @price </w:t>
      </w:r>
      <w:r w:rsidRPr="00442F80">
        <w:rPr>
          <w:rFonts w:ascii="Consolas" w:hAnsi="Consolas" w:cs="Consolas"/>
          <w:color w:val="808080"/>
          <w:kern w:val="0"/>
          <w:sz w:val="24"/>
          <w:szCs w:val="24"/>
          <w:lang w:val="en-US"/>
        </w:rPr>
        <w:t>IS</w:t>
      </w:r>
      <w:r w:rsidRPr="00442F80">
        <w:rPr>
          <w:rFonts w:ascii="Consolas" w:hAnsi="Consolas" w:cs="Consolas"/>
          <w:color w:val="000000"/>
          <w:kern w:val="0"/>
          <w:sz w:val="24"/>
          <w:szCs w:val="24"/>
          <w:lang w:val="en-US"/>
        </w:rPr>
        <w:t xml:space="preserve"> </w:t>
      </w:r>
      <w:r w:rsidRPr="00442F80">
        <w:rPr>
          <w:rFonts w:ascii="Consolas" w:hAnsi="Consolas" w:cs="Consolas"/>
          <w:color w:val="808080"/>
          <w:kern w:val="0"/>
          <w:sz w:val="24"/>
          <w:szCs w:val="24"/>
          <w:lang w:val="en-US"/>
        </w:rPr>
        <w:t>NULL</w:t>
      </w:r>
      <w:r w:rsidRPr="00442F80">
        <w:rPr>
          <w:rFonts w:ascii="Consolas" w:hAnsi="Consolas" w:cs="Consolas"/>
          <w:color w:val="000000"/>
          <w:kern w:val="0"/>
          <w:sz w:val="24"/>
          <w:szCs w:val="24"/>
          <w:lang w:val="en-US"/>
        </w:rPr>
        <w:t xml:space="preserve"> </w:t>
      </w:r>
      <w:r w:rsidRPr="00442F80">
        <w:rPr>
          <w:rFonts w:ascii="Consolas" w:hAnsi="Consolas" w:cs="Consolas"/>
          <w:color w:val="808080"/>
          <w:kern w:val="0"/>
          <w:sz w:val="24"/>
          <w:szCs w:val="24"/>
          <w:lang w:val="en-US"/>
        </w:rPr>
        <w:t>OR</w:t>
      </w:r>
      <w:r w:rsidRPr="00442F80">
        <w:rPr>
          <w:rFonts w:ascii="Consolas" w:hAnsi="Consolas" w:cs="Consolas"/>
          <w:color w:val="000000"/>
          <w:kern w:val="0"/>
          <w:sz w:val="24"/>
          <w:szCs w:val="24"/>
          <w:lang w:val="en-US"/>
        </w:rPr>
        <w:t xml:space="preserve"> @price </w:t>
      </w:r>
      <w:r w:rsidRPr="00442F80">
        <w:rPr>
          <w:rFonts w:ascii="Consolas" w:hAnsi="Consolas" w:cs="Consolas"/>
          <w:color w:val="808080"/>
          <w:kern w:val="0"/>
          <w:sz w:val="24"/>
          <w:szCs w:val="24"/>
          <w:lang w:val="en-US"/>
        </w:rPr>
        <w:t>&lt;=</w:t>
      </w:r>
      <w:r w:rsidRPr="00442F80">
        <w:rPr>
          <w:rFonts w:ascii="Consolas" w:hAnsi="Consolas" w:cs="Consolas"/>
          <w:color w:val="000000"/>
          <w:kern w:val="0"/>
          <w:sz w:val="24"/>
          <w:szCs w:val="24"/>
          <w:lang w:val="en-US"/>
        </w:rPr>
        <w:t xml:space="preserve"> 0 </w:t>
      </w:r>
      <w:r w:rsidRPr="00442F80">
        <w:rPr>
          <w:rFonts w:ascii="Consolas" w:hAnsi="Consolas" w:cs="Consolas"/>
          <w:color w:val="808080"/>
          <w:kern w:val="0"/>
          <w:sz w:val="24"/>
          <w:szCs w:val="24"/>
          <w:lang w:val="en-US"/>
        </w:rPr>
        <w:t>OR</w:t>
      </w:r>
      <w:r w:rsidRPr="00442F80">
        <w:rPr>
          <w:rFonts w:ascii="Consolas" w:hAnsi="Consolas" w:cs="Consolas"/>
          <w:color w:val="000000"/>
          <w:kern w:val="0"/>
          <w:sz w:val="24"/>
          <w:szCs w:val="24"/>
          <w:lang w:val="en-US"/>
        </w:rPr>
        <w:t xml:space="preserve"> </w:t>
      </w:r>
      <w:r w:rsidRPr="00442F80">
        <w:rPr>
          <w:rFonts w:ascii="Consolas" w:hAnsi="Consolas" w:cs="Consolas"/>
          <w:color w:val="FF00FF"/>
          <w:kern w:val="0"/>
          <w:sz w:val="24"/>
          <w:szCs w:val="24"/>
          <w:lang w:val="en-US"/>
        </w:rPr>
        <w:t>LTRIM</w:t>
      </w:r>
      <w:r w:rsidRPr="00442F80">
        <w:rPr>
          <w:rFonts w:ascii="Consolas" w:hAnsi="Consolas" w:cs="Consolas"/>
          <w:color w:val="808080"/>
          <w:kern w:val="0"/>
          <w:sz w:val="24"/>
          <w:szCs w:val="24"/>
          <w:lang w:val="en-US"/>
        </w:rPr>
        <w:t>(</w:t>
      </w:r>
      <w:r w:rsidRPr="00442F80">
        <w:rPr>
          <w:rFonts w:ascii="Consolas" w:hAnsi="Consolas" w:cs="Consolas"/>
          <w:color w:val="FF00FF"/>
          <w:kern w:val="0"/>
          <w:sz w:val="24"/>
          <w:szCs w:val="24"/>
          <w:lang w:val="en-US"/>
        </w:rPr>
        <w:t>RTRIM</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@categoryID</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FF0000"/>
          <w:kern w:val="0"/>
          <w:sz w:val="24"/>
          <w:szCs w:val="24"/>
          <w:lang w:val="en-US"/>
        </w:rPr>
        <w:t>''</w:t>
      </w:r>
    </w:p>
    <w:p w14:paraId="6A011E61" w14:textId="77777777" w:rsidR="00B265EC" w:rsidRPr="00442F80" w:rsidRDefault="00B265EC" w:rsidP="00B265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BEGIN</w:t>
      </w:r>
    </w:p>
    <w:p w14:paraId="47F75A16" w14:textId="77777777" w:rsidR="00B265EC" w:rsidRPr="00442F80" w:rsidRDefault="00B265EC" w:rsidP="00B265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RAISERROR</w:t>
      </w:r>
      <w:r w:rsidRPr="00442F80">
        <w:rPr>
          <w:rFonts w:ascii="Consolas" w:hAnsi="Consolas" w:cs="Consolas"/>
          <w:color w:val="808080"/>
          <w:kern w:val="0"/>
          <w:sz w:val="24"/>
          <w:szCs w:val="24"/>
          <w:lang w:val="en-US"/>
        </w:rPr>
        <w:t>(</w:t>
      </w:r>
      <w:r w:rsidRPr="00442F80">
        <w:rPr>
          <w:rFonts w:ascii="Consolas" w:hAnsi="Consolas" w:cs="Consolas"/>
          <w:color w:val="FF0000"/>
          <w:kern w:val="0"/>
          <w:sz w:val="24"/>
          <w:szCs w:val="24"/>
          <w:lang w:val="en-US"/>
        </w:rPr>
        <w:t>'Error: Price must not be null and cannot be negative.'</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16</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1</w:t>
      </w:r>
      <w:r w:rsidRPr="00442F80">
        <w:rPr>
          <w:rFonts w:ascii="Consolas" w:hAnsi="Consolas" w:cs="Consolas"/>
          <w:color w:val="808080"/>
          <w:kern w:val="0"/>
          <w:sz w:val="24"/>
          <w:szCs w:val="24"/>
          <w:lang w:val="en-US"/>
        </w:rPr>
        <w:t>);</w:t>
      </w:r>
    </w:p>
    <w:p w14:paraId="7747D894" w14:textId="77777777" w:rsidR="00B265EC" w:rsidRPr="00442F80" w:rsidRDefault="00B265EC" w:rsidP="00B265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RETURN</w:t>
      </w:r>
      <w:r w:rsidRPr="00442F80">
        <w:rPr>
          <w:rFonts w:ascii="Consolas" w:hAnsi="Consolas" w:cs="Consolas"/>
          <w:color w:val="808080"/>
          <w:kern w:val="0"/>
          <w:sz w:val="24"/>
          <w:szCs w:val="24"/>
          <w:lang w:val="en-US"/>
        </w:rPr>
        <w:t>;</w:t>
      </w:r>
    </w:p>
    <w:p w14:paraId="07406706" w14:textId="4C7E2E9E" w:rsidR="00B265EC" w:rsidRPr="00442F80" w:rsidRDefault="00B265EC" w:rsidP="00B265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lastRenderedPageBreak/>
        <w:t xml:space="preserve">    </w:t>
      </w:r>
      <w:r w:rsidRPr="00442F80">
        <w:rPr>
          <w:rFonts w:ascii="Consolas" w:hAnsi="Consolas" w:cs="Consolas"/>
          <w:color w:val="0000FF"/>
          <w:kern w:val="0"/>
          <w:sz w:val="24"/>
          <w:szCs w:val="24"/>
          <w:lang w:val="en-US"/>
        </w:rPr>
        <w:t>END</w:t>
      </w:r>
    </w:p>
    <w:p w14:paraId="4CBCFCCA" w14:textId="77777777" w:rsidR="00B265EC" w:rsidRPr="00442F80" w:rsidRDefault="00B265EC" w:rsidP="00B265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IF</w:t>
      </w:r>
      <w:r w:rsidRPr="00442F80">
        <w:rPr>
          <w:rFonts w:ascii="Consolas" w:hAnsi="Consolas" w:cs="Consolas"/>
          <w:color w:val="000000"/>
          <w:kern w:val="0"/>
          <w:sz w:val="24"/>
          <w:szCs w:val="24"/>
          <w:lang w:val="en-US"/>
        </w:rPr>
        <w:t xml:space="preserve"> @status </w:t>
      </w:r>
      <w:r w:rsidRPr="00442F80">
        <w:rPr>
          <w:rFonts w:ascii="Consolas" w:hAnsi="Consolas" w:cs="Consolas"/>
          <w:color w:val="808080"/>
          <w:kern w:val="0"/>
          <w:sz w:val="24"/>
          <w:szCs w:val="24"/>
          <w:lang w:val="en-US"/>
        </w:rPr>
        <w:t>IS</w:t>
      </w:r>
      <w:r w:rsidRPr="00442F80">
        <w:rPr>
          <w:rFonts w:ascii="Consolas" w:hAnsi="Consolas" w:cs="Consolas"/>
          <w:color w:val="000000"/>
          <w:kern w:val="0"/>
          <w:sz w:val="24"/>
          <w:szCs w:val="24"/>
          <w:lang w:val="en-US"/>
        </w:rPr>
        <w:t xml:space="preserve"> </w:t>
      </w:r>
      <w:r w:rsidRPr="00442F80">
        <w:rPr>
          <w:rFonts w:ascii="Consolas" w:hAnsi="Consolas" w:cs="Consolas"/>
          <w:color w:val="808080"/>
          <w:kern w:val="0"/>
          <w:sz w:val="24"/>
          <w:szCs w:val="24"/>
          <w:lang w:val="en-US"/>
        </w:rPr>
        <w:t>NULL</w:t>
      </w:r>
      <w:r w:rsidRPr="00442F80">
        <w:rPr>
          <w:rFonts w:ascii="Consolas" w:hAnsi="Consolas" w:cs="Consolas"/>
          <w:color w:val="000000"/>
          <w:kern w:val="0"/>
          <w:sz w:val="24"/>
          <w:szCs w:val="24"/>
          <w:lang w:val="en-US"/>
        </w:rPr>
        <w:t xml:space="preserve"> </w:t>
      </w:r>
      <w:r w:rsidRPr="00442F80">
        <w:rPr>
          <w:rFonts w:ascii="Consolas" w:hAnsi="Consolas" w:cs="Consolas"/>
          <w:color w:val="808080"/>
          <w:kern w:val="0"/>
          <w:sz w:val="24"/>
          <w:szCs w:val="24"/>
          <w:lang w:val="en-US"/>
        </w:rPr>
        <w:t>OR</w:t>
      </w:r>
      <w:r w:rsidRPr="00442F80">
        <w:rPr>
          <w:rFonts w:ascii="Consolas" w:hAnsi="Consolas" w:cs="Consolas"/>
          <w:color w:val="000000"/>
          <w:kern w:val="0"/>
          <w:sz w:val="24"/>
          <w:szCs w:val="24"/>
          <w:lang w:val="en-US"/>
        </w:rPr>
        <w:t xml:space="preserve"> @status </w:t>
      </w:r>
      <w:r w:rsidRPr="00442F80">
        <w:rPr>
          <w:rFonts w:ascii="Consolas" w:hAnsi="Consolas" w:cs="Consolas"/>
          <w:color w:val="808080"/>
          <w:kern w:val="0"/>
          <w:sz w:val="24"/>
          <w:szCs w:val="24"/>
          <w:lang w:val="en-US"/>
        </w:rPr>
        <w:t>&lt;</w:t>
      </w:r>
      <w:r w:rsidRPr="00442F80">
        <w:rPr>
          <w:rFonts w:ascii="Consolas" w:hAnsi="Consolas" w:cs="Consolas"/>
          <w:color w:val="000000"/>
          <w:kern w:val="0"/>
          <w:sz w:val="24"/>
          <w:szCs w:val="24"/>
          <w:lang w:val="en-US"/>
        </w:rPr>
        <w:t xml:space="preserve"> 0 </w:t>
      </w:r>
      <w:r w:rsidRPr="00442F80">
        <w:rPr>
          <w:rFonts w:ascii="Consolas" w:hAnsi="Consolas" w:cs="Consolas"/>
          <w:color w:val="808080"/>
          <w:kern w:val="0"/>
          <w:sz w:val="24"/>
          <w:szCs w:val="24"/>
          <w:lang w:val="en-US"/>
        </w:rPr>
        <w:t>OR</w:t>
      </w:r>
      <w:r w:rsidRPr="00442F80">
        <w:rPr>
          <w:rFonts w:ascii="Consolas" w:hAnsi="Consolas" w:cs="Consolas"/>
          <w:color w:val="000000"/>
          <w:kern w:val="0"/>
          <w:sz w:val="24"/>
          <w:szCs w:val="24"/>
          <w:lang w:val="en-US"/>
        </w:rPr>
        <w:t xml:space="preserve"> </w:t>
      </w:r>
      <w:r w:rsidRPr="00442F80">
        <w:rPr>
          <w:rFonts w:ascii="Consolas" w:hAnsi="Consolas" w:cs="Consolas"/>
          <w:color w:val="FF00FF"/>
          <w:kern w:val="0"/>
          <w:sz w:val="24"/>
          <w:szCs w:val="24"/>
          <w:lang w:val="en-US"/>
        </w:rPr>
        <w:t>LTRIM</w:t>
      </w:r>
      <w:r w:rsidRPr="00442F80">
        <w:rPr>
          <w:rFonts w:ascii="Consolas" w:hAnsi="Consolas" w:cs="Consolas"/>
          <w:color w:val="808080"/>
          <w:kern w:val="0"/>
          <w:sz w:val="24"/>
          <w:szCs w:val="24"/>
          <w:lang w:val="en-US"/>
        </w:rPr>
        <w:t>(</w:t>
      </w:r>
      <w:r w:rsidRPr="00442F80">
        <w:rPr>
          <w:rFonts w:ascii="Consolas" w:hAnsi="Consolas" w:cs="Consolas"/>
          <w:color w:val="FF00FF"/>
          <w:kern w:val="0"/>
          <w:sz w:val="24"/>
          <w:szCs w:val="24"/>
          <w:lang w:val="en-US"/>
        </w:rPr>
        <w:t>RTRIM</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@categoryID</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FF0000"/>
          <w:kern w:val="0"/>
          <w:sz w:val="24"/>
          <w:szCs w:val="24"/>
          <w:lang w:val="en-US"/>
        </w:rPr>
        <w:t>''</w:t>
      </w:r>
    </w:p>
    <w:p w14:paraId="093AA049" w14:textId="77777777" w:rsidR="00B265EC" w:rsidRPr="00442F80" w:rsidRDefault="00B265EC" w:rsidP="00B265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BEGIN</w:t>
      </w:r>
    </w:p>
    <w:p w14:paraId="2923CE43" w14:textId="77777777" w:rsidR="00B265EC" w:rsidRPr="00442F80" w:rsidRDefault="00B265EC" w:rsidP="00B265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RAISERROR</w:t>
      </w:r>
      <w:r w:rsidRPr="00442F80">
        <w:rPr>
          <w:rFonts w:ascii="Consolas" w:hAnsi="Consolas" w:cs="Consolas"/>
          <w:color w:val="808080"/>
          <w:kern w:val="0"/>
          <w:sz w:val="24"/>
          <w:szCs w:val="24"/>
          <w:lang w:val="en-US"/>
        </w:rPr>
        <w:t>(</w:t>
      </w:r>
      <w:r w:rsidRPr="00442F80">
        <w:rPr>
          <w:rFonts w:ascii="Consolas" w:hAnsi="Consolas" w:cs="Consolas"/>
          <w:color w:val="FF0000"/>
          <w:kern w:val="0"/>
          <w:sz w:val="24"/>
          <w:szCs w:val="24"/>
          <w:lang w:val="en-US"/>
        </w:rPr>
        <w:t>'Error: Status must be &gt;= 0 and cannot be null.'</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16</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1</w:t>
      </w:r>
      <w:r w:rsidRPr="00442F80">
        <w:rPr>
          <w:rFonts w:ascii="Consolas" w:hAnsi="Consolas" w:cs="Consolas"/>
          <w:color w:val="808080"/>
          <w:kern w:val="0"/>
          <w:sz w:val="24"/>
          <w:szCs w:val="24"/>
          <w:lang w:val="en-US"/>
        </w:rPr>
        <w:t>);</w:t>
      </w:r>
    </w:p>
    <w:p w14:paraId="5DACAD97" w14:textId="77777777" w:rsidR="00B265EC" w:rsidRPr="00442F80" w:rsidRDefault="00B265EC" w:rsidP="00B265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RETURN</w:t>
      </w:r>
      <w:r w:rsidRPr="00442F80">
        <w:rPr>
          <w:rFonts w:ascii="Consolas" w:hAnsi="Consolas" w:cs="Consolas"/>
          <w:color w:val="808080"/>
          <w:kern w:val="0"/>
          <w:sz w:val="24"/>
          <w:szCs w:val="24"/>
          <w:lang w:val="en-US"/>
        </w:rPr>
        <w:t>;</w:t>
      </w:r>
    </w:p>
    <w:p w14:paraId="5803335C" w14:textId="3106708E" w:rsidR="00B265EC" w:rsidRPr="00442F80" w:rsidRDefault="00B265EC" w:rsidP="00B265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END</w:t>
      </w:r>
    </w:p>
    <w:p w14:paraId="55F91656" w14:textId="77777777" w:rsidR="002C2299" w:rsidRPr="00442F80" w:rsidRDefault="002C2299" w:rsidP="00B265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p>
    <w:p w14:paraId="0DD62C70" w14:textId="77777777" w:rsidR="00B265EC" w:rsidRPr="00442F80" w:rsidRDefault="00B265EC" w:rsidP="00B265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ab/>
      </w:r>
      <w:r w:rsidRPr="00442F80">
        <w:rPr>
          <w:rFonts w:ascii="Consolas" w:hAnsi="Consolas" w:cs="Consolas"/>
          <w:color w:val="0000FF"/>
          <w:kern w:val="0"/>
          <w:sz w:val="24"/>
          <w:szCs w:val="24"/>
          <w:lang w:val="en-US"/>
        </w:rPr>
        <w:t>DECLARE</w:t>
      </w:r>
      <w:r w:rsidRPr="00442F80">
        <w:rPr>
          <w:rFonts w:ascii="Consolas" w:hAnsi="Consolas" w:cs="Consolas"/>
          <w:color w:val="000000"/>
          <w:kern w:val="0"/>
          <w:sz w:val="24"/>
          <w:szCs w:val="24"/>
          <w:lang w:val="en-US"/>
        </w:rPr>
        <w:t xml:space="preserve"> @ErrorMessage </w:t>
      </w:r>
      <w:r w:rsidRPr="00442F80">
        <w:rPr>
          <w:rFonts w:ascii="Consolas" w:hAnsi="Consolas" w:cs="Consolas"/>
          <w:color w:val="0000FF"/>
          <w:kern w:val="0"/>
          <w:sz w:val="24"/>
          <w:szCs w:val="24"/>
          <w:lang w:val="en-US"/>
        </w:rPr>
        <w:t>NVARCHAR</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4000</w:t>
      </w:r>
      <w:r w:rsidRPr="00442F80">
        <w:rPr>
          <w:rFonts w:ascii="Consolas" w:hAnsi="Consolas" w:cs="Consolas"/>
          <w:color w:val="808080"/>
          <w:kern w:val="0"/>
          <w:sz w:val="24"/>
          <w:szCs w:val="24"/>
          <w:lang w:val="en-US"/>
        </w:rPr>
        <w:t>);</w:t>
      </w:r>
    </w:p>
    <w:p w14:paraId="6C737A42" w14:textId="77777777" w:rsidR="00B265EC" w:rsidRPr="00442F80" w:rsidRDefault="00B265EC" w:rsidP="00B265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8000"/>
          <w:kern w:val="0"/>
          <w:sz w:val="24"/>
          <w:szCs w:val="24"/>
          <w:lang w:val="en-US"/>
        </w:rPr>
        <w:t>-- If all checks pass, proceed with the insert</w:t>
      </w:r>
    </w:p>
    <w:p w14:paraId="2526314F" w14:textId="77777777" w:rsidR="00B265EC" w:rsidRPr="00442F80" w:rsidRDefault="00B265EC" w:rsidP="00B265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BEGIN</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TRY</w:t>
      </w:r>
    </w:p>
    <w:p w14:paraId="453E7CF0" w14:textId="77777777" w:rsidR="00B265EC" w:rsidRPr="00442F80" w:rsidRDefault="00B265EC" w:rsidP="00B265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INSERT</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INTO</w:t>
      </w:r>
      <w:r w:rsidRPr="00442F80">
        <w:rPr>
          <w:rFonts w:ascii="Consolas" w:hAnsi="Consolas" w:cs="Consolas"/>
          <w:color w:val="000000"/>
          <w:kern w:val="0"/>
          <w:sz w:val="24"/>
          <w:szCs w:val="24"/>
          <w:lang w:val="en-US"/>
        </w:rPr>
        <w:t xml:space="preserve"> Product</w:t>
      </w:r>
      <w:r w:rsidRPr="00442F80">
        <w:rPr>
          <w:rFonts w:ascii="Consolas" w:hAnsi="Consolas" w:cs="Consolas"/>
          <w:color w:val="0000FF"/>
          <w:kern w:val="0"/>
          <w:sz w:val="24"/>
          <w:szCs w:val="24"/>
          <w:lang w:val="en-US"/>
        </w:rPr>
        <w:t xml:space="preserve"> </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id</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name</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categoryID</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price</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status</w:t>
      </w:r>
      <w:r w:rsidRPr="00442F80">
        <w:rPr>
          <w:rFonts w:ascii="Consolas" w:hAnsi="Consolas" w:cs="Consolas"/>
          <w:color w:val="808080"/>
          <w:kern w:val="0"/>
          <w:sz w:val="24"/>
          <w:szCs w:val="24"/>
          <w:lang w:val="en-US"/>
        </w:rPr>
        <w:t>)</w:t>
      </w:r>
    </w:p>
    <w:p w14:paraId="094BE9D8" w14:textId="77777777" w:rsidR="00B265EC" w:rsidRPr="00442F80" w:rsidRDefault="00B265EC" w:rsidP="00B265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 xml:space="preserve">VALUES </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@id</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@name</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@categoryID</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@price</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@status</w:t>
      </w:r>
      <w:r w:rsidRPr="00442F80">
        <w:rPr>
          <w:rFonts w:ascii="Consolas" w:hAnsi="Consolas" w:cs="Consolas"/>
          <w:color w:val="808080"/>
          <w:kern w:val="0"/>
          <w:sz w:val="24"/>
          <w:szCs w:val="24"/>
          <w:lang w:val="en-US"/>
        </w:rPr>
        <w:t>);</w:t>
      </w:r>
    </w:p>
    <w:p w14:paraId="4056B11A" w14:textId="77777777" w:rsidR="00B265EC" w:rsidRPr="00442F80" w:rsidRDefault="00B265EC" w:rsidP="00B265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END</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TRY</w:t>
      </w:r>
    </w:p>
    <w:p w14:paraId="58D4FDAC" w14:textId="77777777" w:rsidR="00B265EC" w:rsidRPr="00442F80" w:rsidRDefault="00B265EC" w:rsidP="00B265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BEGIN</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CATCH</w:t>
      </w:r>
    </w:p>
    <w:p w14:paraId="7E149768" w14:textId="77777777" w:rsidR="00B265EC" w:rsidRPr="00442F80" w:rsidRDefault="00B265EC" w:rsidP="00B265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8000"/>
          <w:kern w:val="0"/>
          <w:sz w:val="24"/>
          <w:szCs w:val="24"/>
          <w:lang w:val="en-US"/>
        </w:rPr>
        <w:t>-- Catch block to handle SQL errors during the insert operation</w:t>
      </w:r>
    </w:p>
    <w:p w14:paraId="77016E82" w14:textId="1958777D" w:rsidR="00B265EC" w:rsidRPr="00442F80" w:rsidRDefault="00B265EC" w:rsidP="00B265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ab/>
      </w:r>
      <w:r w:rsidR="002C2299"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SET</w:t>
      </w:r>
      <w:r w:rsidRPr="00442F80">
        <w:rPr>
          <w:rFonts w:ascii="Consolas" w:hAnsi="Consolas" w:cs="Consolas"/>
          <w:color w:val="000000"/>
          <w:kern w:val="0"/>
          <w:sz w:val="24"/>
          <w:szCs w:val="24"/>
          <w:lang w:val="en-US"/>
        </w:rPr>
        <w:t xml:space="preserve"> @ErrorMessage </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FF00FF"/>
          <w:kern w:val="0"/>
          <w:sz w:val="24"/>
          <w:szCs w:val="24"/>
          <w:lang w:val="en-US"/>
        </w:rPr>
        <w:t>ERROR_MESSAGE</w:t>
      </w:r>
      <w:r w:rsidRPr="00442F80">
        <w:rPr>
          <w:rFonts w:ascii="Consolas" w:hAnsi="Consolas" w:cs="Consolas"/>
          <w:color w:val="808080"/>
          <w:kern w:val="0"/>
          <w:sz w:val="24"/>
          <w:szCs w:val="24"/>
          <w:lang w:val="en-US"/>
        </w:rPr>
        <w:t>();</w:t>
      </w:r>
    </w:p>
    <w:p w14:paraId="0CF969A4" w14:textId="77777777" w:rsidR="00B265EC" w:rsidRPr="00442F80" w:rsidRDefault="00B265EC" w:rsidP="00B265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RAISERROR</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@ErrorMessage</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16</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1</w:t>
      </w:r>
      <w:r w:rsidRPr="00442F80">
        <w:rPr>
          <w:rFonts w:ascii="Consolas" w:hAnsi="Consolas" w:cs="Consolas"/>
          <w:color w:val="808080"/>
          <w:kern w:val="0"/>
          <w:sz w:val="24"/>
          <w:szCs w:val="24"/>
          <w:lang w:val="en-US"/>
        </w:rPr>
        <w:t>);</w:t>
      </w:r>
    </w:p>
    <w:p w14:paraId="57566828" w14:textId="77777777" w:rsidR="00B265EC" w:rsidRPr="00442F80" w:rsidRDefault="00B265EC" w:rsidP="00B265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END</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CATCH</w:t>
      </w:r>
    </w:p>
    <w:p w14:paraId="28E6AD7C" w14:textId="77777777" w:rsidR="00B265EC" w:rsidRPr="00442F80" w:rsidRDefault="00B265EC" w:rsidP="00B265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FF"/>
          <w:kern w:val="0"/>
          <w:sz w:val="24"/>
          <w:szCs w:val="24"/>
          <w:lang w:val="en-US"/>
        </w:rPr>
        <w:t>END</w:t>
      </w:r>
      <w:r w:rsidRPr="00442F80">
        <w:rPr>
          <w:rFonts w:ascii="Consolas" w:hAnsi="Consolas" w:cs="Consolas"/>
          <w:color w:val="808080"/>
          <w:kern w:val="0"/>
          <w:sz w:val="24"/>
          <w:szCs w:val="24"/>
          <w:lang w:val="en-US"/>
        </w:rPr>
        <w:t>;</w:t>
      </w:r>
    </w:p>
    <w:p w14:paraId="4D1ED7D1" w14:textId="349A378D" w:rsidR="0043712E" w:rsidRPr="00442F80" w:rsidRDefault="00B265EC" w:rsidP="00B265EC">
      <w:pPr>
        <w:pBdr>
          <w:top w:val="single" w:sz="4" w:space="1" w:color="auto"/>
          <w:left w:val="single" w:sz="4" w:space="1" w:color="auto"/>
          <w:bottom w:val="single" w:sz="4" w:space="1" w:color="auto"/>
          <w:right w:val="single" w:sz="4" w:space="1" w:color="auto"/>
        </w:pBdr>
        <w:rPr>
          <w:rFonts w:ascii="Times New Roman" w:hAnsi="Times New Roman" w:cs="Times New Roman"/>
          <w:b/>
          <w:sz w:val="24"/>
          <w:szCs w:val="24"/>
          <w:lang w:val="en-US"/>
        </w:rPr>
      </w:pPr>
      <w:r w:rsidRPr="00442F80">
        <w:rPr>
          <w:rFonts w:ascii="Consolas" w:hAnsi="Consolas" w:cs="Consolas"/>
          <w:color w:val="0000FF"/>
          <w:kern w:val="0"/>
          <w:sz w:val="24"/>
          <w:szCs w:val="24"/>
          <w:lang w:val="en-US"/>
        </w:rPr>
        <w:t>GO</w:t>
      </w:r>
    </w:p>
    <w:p w14:paraId="2105FA2B" w14:textId="4C53EE7C" w:rsidR="00AF4118" w:rsidRPr="00442F80" w:rsidRDefault="00AF4118" w:rsidP="00AF4118">
      <w:pPr>
        <w:pStyle w:val="ListParagraph"/>
        <w:spacing w:after="0" w:line="360" w:lineRule="auto"/>
        <w:ind w:left="1152"/>
        <w:rPr>
          <w:rFonts w:ascii="Times New Roman" w:hAnsi="Times New Roman" w:cs="Times New Roman"/>
          <w:sz w:val="24"/>
          <w:szCs w:val="24"/>
          <w:u w:val="single"/>
          <w:lang w:val="en-US"/>
        </w:rPr>
      </w:pPr>
      <w:r w:rsidRPr="00442F80">
        <w:rPr>
          <w:rFonts w:ascii="Times New Roman" w:hAnsi="Times New Roman" w:cs="Times New Roman"/>
          <w:sz w:val="24"/>
          <w:szCs w:val="24"/>
          <w:u w:val="single"/>
          <w:lang w:val="en-US"/>
        </w:rPr>
        <w:t>C# code:</w:t>
      </w:r>
    </w:p>
    <w:p w14:paraId="70F1CD20" w14:textId="590220A3" w:rsidR="004E687F" w:rsidRPr="00442F80" w:rsidRDefault="00395FA0" w:rsidP="002C22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T</w:t>
      </w:r>
      <w:r w:rsidR="004E687F" w:rsidRPr="00442F80">
        <w:rPr>
          <w:rFonts w:ascii="Cascadia Mono" w:hAnsi="Cascadia Mono" w:cs="Cascadia Mono"/>
          <w:color w:val="000000"/>
          <w:kern w:val="0"/>
          <w:sz w:val="24"/>
          <w:szCs w:val="24"/>
          <w:lang w:val="en-US"/>
        </w:rPr>
        <w:t>ry</w:t>
      </w:r>
      <w:r w:rsidRPr="00442F80">
        <w:rPr>
          <w:rFonts w:ascii="Cascadia Mono" w:hAnsi="Cascadia Mono" w:cs="Cascadia Mono"/>
          <w:color w:val="000000"/>
          <w:kern w:val="0"/>
          <w:sz w:val="24"/>
          <w:szCs w:val="24"/>
          <w:lang w:val="en-US"/>
        </w:rPr>
        <w:t xml:space="preserve"> </w:t>
      </w:r>
      <w:r w:rsidR="004E687F" w:rsidRPr="00442F80">
        <w:rPr>
          <w:rFonts w:ascii="Cascadia Mono" w:hAnsi="Cascadia Mono" w:cs="Cascadia Mono"/>
          <w:color w:val="000000"/>
          <w:kern w:val="0"/>
          <w:sz w:val="24"/>
          <w:szCs w:val="24"/>
          <w:lang w:val="en-US"/>
        </w:rPr>
        <w:t>{ // Add product</w:t>
      </w:r>
    </w:p>
    <w:p w14:paraId="07573206" w14:textId="77777777" w:rsidR="004E687F" w:rsidRPr="00442F80" w:rsidRDefault="004E687F" w:rsidP="002C22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DataProvider.Instance.ExecuteNonQuery("EXEC AddProduct @id , @name , @categoryID , @price , @status"</w:t>
      </w:r>
    </w:p>
    <w:p w14:paraId="3726CB26" w14:textId="77777777" w:rsidR="004E687F" w:rsidRPr="00442F80" w:rsidRDefault="004E687F" w:rsidP="002C22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 new object[] { "P00", tbxNameProduct.Text, productCategoryID, tbxPriceProduct.Text, tbxStatusProduct.Text });</w:t>
      </w:r>
    </w:p>
    <w:p w14:paraId="664C48C5" w14:textId="77777777" w:rsidR="004E687F" w:rsidRPr="00442F80" w:rsidRDefault="004E687F" w:rsidP="002C22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MessageBox.Show("Thêm sản phẩm thành công!", "Thông báo", MessageBoxButtons.OK, MessageBoxIcon.Information);</w:t>
      </w:r>
    </w:p>
    <w:p w14:paraId="2011A229" w14:textId="17BD0992" w:rsidR="004E687F" w:rsidRPr="00442F80" w:rsidRDefault="004E687F" w:rsidP="002C22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LoadData();</w:t>
      </w:r>
    </w:p>
    <w:p w14:paraId="5F86C3C1" w14:textId="77777777" w:rsidR="004E687F" w:rsidRPr="00442F80" w:rsidRDefault="004E687F" w:rsidP="002C22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catch (SqlException err)</w:t>
      </w:r>
    </w:p>
    <w:p w14:paraId="50109A2E" w14:textId="77777777" w:rsidR="004E687F" w:rsidRPr="00442F80" w:rsidRDefault="004E687F" w:rsidP="002C22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w:t>
      </w:r>
    </w:p>
    <w:p w14:paraId="27F7B319" w14:textId="77777777" w:rsidR="004E687F" w:rsidRPr="00442F80" w:rsidRDefault="004E687F" w:rsidP="002C22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MessageBox.Show("Thêm sản phẩm thất bại!\n" + err.Message, "Thông báo", MessageBoxButtons.OK, MessageBoxIcon.Warning);</w:t>
      </w:r>
    </w:p>
    <w:p w14:paraId="649E9E7F" w14:textId="77777777" w:rsidR="004E687F" w:rsidRPr="00442F80" w:rsidRDefault="004E687F" w:rsidP="002C22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return;</w:t>
      </w:r>
    </w:p>
    <w:p w14:paraId="47744C95" w14:textId="343354DD" w:rsidR="00AF4118" w:rsidRPr="00442F80" w:rsidRDefault="004E687F" w:rsidP="002C2299">
      <w:pPr>
        <w:pBdr>
          <w:top w:val="single" w:sz="4" w:space="1" w:color="auto"/>
          <w:left w:val="single" w:sz="4" w:space="4" w:color="auto"/>
          <w:bottom w:val="single" w:sz="4" w:space="1" w:color="auto"/>
          <w:right w:val="single" w:sz="4" w:space="4" w:color="auto"/>
        </w:pBdr>
        <w:rPr>
          <w:rFonts w:ascii="Times New Roman" w:hAnsi="Times New Roman" w:cs="Times New Roman"/>
          <w:b/>
          <w:sz w:val="24"/>
          <w:szCs w:val="24"/>
          <w:lang w:val="en-US"/>
        </w:rPr>
      </w:pPr>
      <w:r w:rsidRPr="00442F80">
        <w:rPr>
          <w:rFonts w:ascii="Cascadia Mono" w:hAnsi="Cascadia Mono" w:cs="Cascadia Mono"/>
          <w:color w:val="000000"/>
          <w:kern w:val="0"/>
          <w:sz w:val="24"/>
          <w:szCs w:val="24"/>
          <w:lang w:val="en-US"/>
        </w:rPr>
        <w:t>}</w:t>
      </w:r>
    </w:p>
    <w:p w14:paraId="3BF3F966" w14:textId="4D66D69F" w:rsidR="00395FA0" w:rsidRPr="007F4115" w:rsidRDefault="00395FA0" w:rsidP="00395FA0">
      <w:pPr>
        <w:pStyle w:val="ListParagraph"/>
        <w:spacing w:after="0" w:line="360" w:lineRule="auto"/>
        <w:ind w:left="1152"/>
        <w:rPr>
          <w:rFonts w:ascii="Times New Roman" w:hAnsi="Times New Roman" w:cs="Times New Roman"/>
          <w:b/>
          <w:sz w:val="24"/>
          <w:szCs w:val="24"/>
          <w:lang w:val="en-US"/>
        </w:rPr>
      </w:pPr>
      <w:r w:rsidRPr="007F4115">
        <w:rPr>
          <w:rFonts w:ascii="Times New Roman" w:hAnsi="Times New Roman" w:cs="Times New Roman"/>
          <w:b/>
          <w:sz w:val="28"/>
          <w:szCs w:val="28"/>
          <w:u w:val="single"/>
          <w:lang w:val="en-US"/>
        </w:rPr>
        <w:t>Trigger:</w:t>
      </w:r>
      <w:r w:rsidR="00164C41" w:rsidRPr="007F4115">
        <w:rPr>
          <w:rFonts w:ascii="Times New Roman" w:hAnsi="Times New Roman" w:cs="Times New Roman"/>
          <w:b/>
          <w:sz w:val="28"/>
          <w:szCs w:val="28"/>
          <w:u w:val="single"/>
          <w:lang w:val="en-US"/>
        </w:rPr>
        <w:t xml:space="preserve"> </w:t>
      </w:r>
      <w:r w:rsidR="00164C41" w:rsidRPr="007F4115">
        <w:rPr>
          <w:rFonts w:ascii="Times New Roman" w:hAnsi="Times New Roman" w:cs="Times New Roman"/>
          <w:b/>
          <w:sz w:val="28"/>
          <w:szCs w:val="28"/>
          <w:lang w:val="en-US"/>
        </w:rPr>
        <w:t>Cập nhật ID tự động cho Product mới</w:t>
      </w:r>
    </w:p>
    <w:p w14:paraId="1602F5E0" w14:textId="77777777" w:rsidR="000E31F9" w:rsidRPr="00442F80" w:rsidRDefault="000E31F9" w:rsidP="000E3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FF"/>
          <w:kern w:val="0"/>
          <w:sz w:val="24"/>
          <w:szCs w:val="24"/>
          <w:lang w:val="en-US"/>
        </w:rPr>
        <w:t>CREATE</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TRIGGER</w:t>
      </w:r>
      <w:r w:rsidRPr="00442F80">
        <w:rPr>
          <w:rFonts w:ascii="Consolas" w:hAnsi="Consolas" w:cs="Consolas"/>
          <w:color w:val="000000"/>
          <w:kern w:val="0"/>
          <w:sz w:val="24"/>
          <w:szCs w:val="24"/>
          <w:lang w:val="en-US"/>
        </w:rPr>
        <w:t xml:space="preserve"> UpdateProductID</w:t>
      </w:r>
    </w:p>
    <w:p w14:paraId="0A9F428F" w14:textId="77777777" w:rsidR="000E31F9" w:rsidRPr="00442F80" w:rsidRDefault="000E31F9" w:rsidP="000E3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FF"/>
          <w:kern w:val="0"/>
          <w:sz w:val="24"/>
          <w:szCs w:val="24"/>
          <w:lang w:val="en-US"/>
        </w:rPr>
        <w:t>ON</w:t>
      </w:r>
      <w:r w:rsidRPr="00442F80">
        <w:rPr>
          <w:rFonts w:ascii="Consolas" w:hAnsi="Consolas" w:cs="Consolas"/>
          <w:color w:val="000000"/>
          <w:kern w:val="0"/>
          <w:sz w:val="24"/>
          <w:szCs w:val="24"/>
          <w:lang w:val="en-US"/>
        </w:rPr>
        <w:t xml:space="preserve"> Product</w:t>
      </w:r>
    </w:p>
    <w:p w14:paraId="1AC9138F" w14:textId="77777777" w:rsidR="000E31F9" w:rsidRPr="00442F80" w:rsidRDefault="000E31F9" w:rsidP="000E3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FF"/>
          <w:kern w:val="0"/>
          <w:sz w:val="24"/>
          <w:szCs w:val="24"/>
          <w:lang w:val="en-US"/>
        </w:rPr>
        <w:t>AFTER</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INSERT</w:t>
      </w:r>
    </w:p>
    <w:p w14:paraId="2F0023DA" w14:textId="77777777" w:rsidR="000E31F9" w:rsidRPr="00442F80" w:rsidRDefault="000E31F9" w:rsidP="000E3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FF"/>
          <w:kern w:val="0"/>
          <w:sz w:val="24"/>
          <w:szCs w:val="24"/>
          <w:lang w:val="en-US"/>
        </w:rPr>
        <w:t>AS</w:t>
      </w:r>
    </w:p>
    <w:p w14:paraId="336C1FF0" w14:textId="77777777" w:rsidR="000E31F9" w:rsidRPr="00442F80" w:rsidRDefault="000E31F9" w:rsidP="000E3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FF"/>
          <w:kern w:val="0"/>
          <w:sz w:val="24"/>
          <w:szCs w:val="24"/>
          <w:lang w:val="en-US"/>
        </w:rPr>
        <w:t>BEGIN</w:t>
      </w:r>
    </w:p>
    <w:p w14:paraId="56120770" w14:textId="77777777" w:rsidR="000E31F9" w:rsidRPr="00442F80" w:rsidRDefault="000E31F9" w:rsidP="000E3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SET</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NOCOUNT</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ON</w:t>
      </w:r>
      <w:r w:rsidRPr="00442F80">
        <w:rPr>
          <w:rFonts w:ascii="Consolas" w:hAnsi="Consolas" w:cs="Consolas"/>
          <w:color w:val="808080"/>
          <w:kern w:val="0"/>
          <w:sz w:val="24"/>
          <w:szCs w:val="24"/>
          <w:lang w:val="en-US"/>
        </w:rPr>
        <w:t>;</w:t>
      </w:r>
    </w:p>
    <w:p w14:paraId="0CB437F2" w14:textId="77777777" w:rsidR="000E31F9" w:rsidRPr="00442F80" w:rsidRDefault="000E31F9" w:rsidP="000E3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p>
    <w:p w14:paraId="78D2F3BC" w14:textId="77777777" w:rsidR="000E31F9" w:rsidRPr="00442F80" w:rsidRDefault="000E31F9" w:rsidP="000E3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lastRenderedPageBreak/>
        <w:t xml:space="preserve">    </w:t>
      </w:r>
      <w:r w:rsidRPr="00442F80">
        <w:rPr>
          <w:rFonts w:ascii="Consolas" w:hAnsi="Consolas" w:cs="Consolas"/>
          <w:color w:val="0000FF"/>
          <w:kern w:val="0"/>
          <w:sz w:val="24"/>
          <w:szCs w:val="24"/>
          <w:lang w:val="en-US"/>
        </w:rPr>
        <w:t>BEGIN</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TRY</w:t>
      </w:r>
    </w:p>
    <w:p w14:paraId="4FDD75AC" w14:textId="77777777" w:rsidR="000E31F9" w:rsidRPr="00442F80" w:rsidRDefault="000E31F9" w:rsidP="000E3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BEGIN</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TRANSACTION</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008000"/>
          <w:kern w:val="0"/>
          <w:sz w:val="24"/>
          <w:szCs w:val="24"/>
          <w:lang w:val="en-US"/>
        </w:rPr>
        <w:t>-- Start the transaction</w:t>
      </w:r>
    </w:p>
    <w:p w14:paraId="7DF8236B" w14:textId="77777777" w:rsidR="000E31F9" w:rsidRPr="00442F80" w:rsidRDefault="000E31F9" w:rsidP="000E3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p>
    <w:p w14:paraId="3373BB34" w14:textId="77777777" w:rsidR="000E31F9" w:rsidRPr="00442F80" w:rsidRDefault="000E31F9" w:rsidP="000E3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DECLARE</w:t>
      </w:r>
      <w:r w:rsidRPr="00442F80">
        <w:rPr>
          <w:rFonts w:ascii="Consolas" w:hAnsi="Consolas" w:cs="Consolas"/>
          <w:color w:val="000000"/>
          <w:kern w:val="0"/>
          <w:sz w:val="24"/>
          <w:szCs w:val="24"/>
          <w:lang w:val="en-US"/>
        </w:rPr>
        <w:t xml:space="preserve"> @lastID </w:t>
      </w:r>
      <w:r w:rsidRPr="00442F80">
        <w:rPr>
          <w:rFonts w:ascii="Consolas" w:hAnsi="Consolas" w:cs="Consolas"/>
          <w:color w:val="0000FF"/>
          <w:kern w:val="0"/>
          <w:sz w:val="24"/>
          <w:szCs w:val="24"/>
          <w:lang w:val="en-US"/>
        </w:rPr>
        <w:t>VARCHAR</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3</w:t>
      </w:r>
      <w:r w:rsidRPr="00442F80">
        <w:rPr>
          <w:rFonts w:ascii="Consolas" w:hAnsi="Consolas" w:cs="Consolas"/>
          <w:color w:val="808080"/>
          <w:kern w:val="0"/>
          <w:sz w:val="24"/>
          <w:szCs w:val="24"/>
          <w:lang w:val="en-US"/>
        </w:rPr>
        <w:t>);</w:t>
      </w:r>
    </w:p>
    <w:p w14:paraId="79E19321" w14:textId="77777777" w:rsidR="000E31F9" w:rsidRPr="00442F80" w:rsidRDefault="000E31F9" w:rsidP="000E3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SELECT</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TOP</w:t>
      </w:r>
      <w:r w:rsidRPr="00442F80">
        <w:rPr>
          <w:rFonts w:ascii="Consolas" w:hAnsi="Consolas" w:cs="Consolas"/>
          <w:color w:val="000000"/>
          <w:kern w:val="0"/>
          <w:sz w:val="24"/>
          <w:szCs w:val="24"/>
          <w:lang w:val="en-US"/>
        </w:rPr>
        <w:t xml:space="preserve"> 1 @lastID </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ID</w:t>
      </w:r>
    </w:p>
    <w:p w14:paraId="5DD63FA3" w14:textId="77777777" w:rsidR="000E31F9" w:rsidRPr="00442F80" w:rsidRDefault="000E31F9" w:rsidP="000E3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FROM</w:t>
      </w:r>
      <w:r w:rsidRPr="00442F80">
        <w:rPr>
          <w:rFonts w:ascii="Consolas" w:hAnsi="Consolas" w:cs="Consolas"/>
          <w:color w:val="000000"/>
          <w:kern w:val="0"/>
          <w:sz w:val="24"/>
          <w:szCs w:val="24"/>
          <w:lang w:val="en-US"/>
        </w:rPr>
        <w:t xml:space="preserve"> Product</w:t>
      </w:r>
    </w:p>
    <w:p w14:paraId="7F544AB8" w14:textId="77777777" w:rsidR="000E31F9" w:rsidRPr="00442F80" w:rsidRDefault="000E31F9" w:rsidP="000E3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ORDER</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BY</w:t>
      </w:r>
      <w:r w:rsidRPr="00442F80">
        <w:rPr>
          <w:rFonts w:ascii="Consolas" w:hAnsi="Consolas" w:cs="Consolas"/>
          <w:color w:val="000000"/>
          <w:kern w:val="0"/>
          <w:sz w:val="24"/>
          <w:szCs w:val="24"/>
          <w:lang w:val="en-US"/>
        </w:rPr>
        <w:t xml:space="preserve"> ID </w:t>
      </w:r>
      <w:r w:rsidRPr="00442F80">
        <w:rPr>
          <w:rFonts w:ascii="Consolas" w:hAnsi="Consolas" w:cs="Consolas"/>
          <w:color w:val="0000FF"/>
          <w:kern w:val="0"/>
          <w:sz w:val="24"/>
          <w:szCs w:val="24"/>
          <w:lang w:val="en-US"/>
        </w:rPr>
        <w:t>DESC</w:t>
      </w:r>
      <w:r w:rsidRPr="00442F80">
        <w:rPr>
          <w:rFonts w:ascii="Consolas" w:hAnsi="Consolas" w:cs="Consolas"/>
          <w:color w:val="808080"/>
          <w:kern w:val="0"/>
          <w:sz w:val="24"/>
          <w:szCs w:val="24"/>
          <w:lang w:val="en-US"/>
        </w:rPr>
        <w:t>;</w:t>
      </w:r>
    </w:p>
    <w:p w14:paraId="5FC3745F" w14:textId="77777777" w:rsidR="000E31F9" w:rsidRPr="00442F80" w:rsidRDefault="000E31F9" w:rsidP="000E3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p>
    <w:p w14:paraId="68544058" w14:textId="77777777" w:rsidR="000E31F9" w:rsidRPr="00442F80" w:rsidRDefault="000E31F9" w:rsidP="000E3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DECLARE</w:t>
      </w:r>
      <w:r w:rsidRPr="00442F80">
        <w:rPr>
          <w:rFonts w:ascii="Consolas" w:hAnsi="Consolas" w:cs="Consolas"/>
          <w:color w:val="000000"/>
          <w:kern w:val="0"/>
          <w:sz w:val="24"/>
          <w:szCs w:val="24"/>
          <w:lang w:val="en-US"/>
        </w:rPr>
        <w:t xml:space="preserve"> @newID </w:t>
      </w:r>
      <w:r w:rsidRPr="00442F80">
        <w:rPr>
          <w:rFonts w:ascii="Consolas" w:hAnsi="Consolas" w:cs="Consolas"/>
          <w:color w:val="0000FF"/>
          <w:kern w:val="0"/>
          <w:sz w:val="24"/>
          <w:szCs w:val="24"/>
          <w:lang w:val="en-US"/>
        </w:rPr>
        <w:t>VARCHAR</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3</w:t>
      </w:r>
      <w:r w:rsidRPr="00442F80">
        <w:rPr>
          <w:rFonts w:ascii="Consolas" w:hAnsi="Consolas" w:cs="Consolas"/>
          <w:color w:val="808080"/>
          <w:kern w:val="0"/>
          <w:sz w:val="24"/>
          <w:szCs w:val="24"/>
          <w:lang w:val="en-US"/>
        </w:rPr>
        <w:t>);</w:t>
      </w:r>
    </w:p>
    <w:p w14:paraId="03355606" w14:textId="77777777" w:rsidR="000E31F9" w:rsidRPr="00442F80" w:rsidRDefault="000E31F9" w:rsidP="000E3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SET</w:t>
      </w:r>
      <w:r w:rsidRPr="00442F80">
        <w:rPr>
          <w:rFonts w:ascii="Consolas" w:hAnsi="Consolas" w:cs="Consolas"/>
          <w:color w:val="000000"/>
          <w:kern w:val="0"/>
          <w:sz w:val="24"/>
          <w:szCs w:val="24"/>
          <w:lang w:val="en-US"/>
        </w:rPr>
        <w:t xml:space="preserve"> @newID </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FF0000"/>
          <w:kern w:val="0"/>
          <w:sz w:val="24"/>
          <w:szCs w:val="24"/>
          <w:lang w:val="en-US"/>
        </w:rPr>
        <w:t>'P'</w:t>
      </w:r>
      <w:r w:rsidRPr="00442F80">
        <w:rPr>
          <w:rFonts w:ascii="Consolas" w:hAnsi="Consolas" w:cs="Consolas"/>
          <w:color w:val="000000"/>
          <w:kern w:val="0"/>
          <w:sz w:val="24"/>
          <w:szCs w:val="24"/>
          <w:lang w:val="en-US"/>
        </w:rPr>
        <w:t xml:space="preserve"> </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808080"/>
          <w:kern w:val="0"/>
          <w:sz w:val="24"/>
          <w:szCs w:val="24"/>
          <w:lang w:val="en-US"/>
        </w:rPr>
        <w:t>RIGHT(</w:t>
      </w:r>
      <w:r w:rsidRPr="00442F80">
        <w:rPr>
          <w:rFonts w:ascii="Consolas" w:hAnsi="Consolas" w:cs="Consolas"/>
          <w:color w:val="FF0000"/>
          <w:kern w:val="0"/>
          <w:sz w:val="24"/>
          <w:szCs w:val="24"/>
          <w:lang w:val="en-US"/>
        </w:rPr>
        <w:t>'00'</w:t>
      </w:r>
      <w:r w:rsidRPr="00442F80">
        <w:rPr>
          <w:rFonts w:ascii="Consolas" w:hAnsi="Consolas" w:cs="Consolas"/>
          <w:color w:val="000000"/>
          <w:kern w:val="0"/>
          <w:sz w:val="24"/>
          <w:szCs w:val="24"/>
          <w:lang w:val="en-US"/>
        </w:rPr>
        <w:t xml:space="preserve"> </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FF00FF"/>
          <w:kern w:val="0"/>
          <w:sz w:val="24"/>
          <w:szCs w:val="24"/>
          <w:lang w:val="en-US"/>
        </w:rPr>
        <w:t>CAST</w:t>
      </w:r>
      <w:r w:rsidRPr="00442F80">
        <w:rPr>
          <w:rFonts w:ascii="Consolas" w:hAnsi="Consolas" w:cs="Consolas"/>
          <w:color w:val="808080"/>
          <w:kern w:val="0"/>
          <w:sz w:val="24"/>
          <w:szCs w:val="24"/>
          <w:lang w:val="en-US"/>
        </w:rPr>
        <w:t>(</w:t>
      </w:r>
      <w:r w:rsidRPr="00442F80">
        <w:rPr>
          <w:rFonts w:ascii="Consolas" w:hAnsi="Consolas" w:cs="Consolas"/>
          <w:color w:val="FF00FF"/>
          <w:kern w:val="0"/>
          <w:sz w:val="24"/>
          <w:szCs w:val="24"/>
          <w:lang w:val="en-US"/>
        </w:rPr>
        <w:t>CAST</w:t>
      </w:r>
      <w:r w:rsidRPr="00442F80">
        <w:rPr>
          <w:rFonts w:ascii="Consolas" w:hAnsi="Consolas" w:cs="Consolas"/>
          <w:color w:val="808080"/>
          <w:kern w:val="0"/>
          <w:sz w:val="24"/>
          <w:szCs w:val="24"/>
          <w:lang w:val="en-US"/>
        </w:rPr>
        <w:t>(RIGHT(</w:t>
      </w:r>
      <w:r w:rsidRPr="00442F80">
        <w:rPr>
          <w:rFonts w:ascii="Consolas" w:hAnsi="Consolas" w:cs="Consolas"/>
          <w:color w:val="000000"/>
          <w:kern w:val="0"/>
          <w:sz w:val="24"/>
          <w:szCs w:val="24"/>
          <w:lang w:val="en-US"/>
        </w:rPr>
        <w:t>@lastID</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2</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AS</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INT</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1 </w:t>
      </w:r>
      <w:r w:rsidRPr="00442F80">
        <w:rPr>
          <w:rFonts w:ascii="Consolas" w:hAnsi="Consolas" w:cs="Consolas"/>
          <w:color w:val="0000FF"/>
          <w:kern w:val="0"/>
          <w:sz w:val="24"/>
          <w:szCs w:val="24"/>
          <w:lang w:val="en-US"/>
        </w:rPr>
        <w:t>AS</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VARCHAR</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2</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2</w:t>
      </w:r>
      <w:r w:rsidRPr="00442F80">
        <w:rPr>
          <w:rFonts w:ascii="Consolas" w:hAnsi="Consolas" w:cs="Consolas"/>
          <w:color w:val="808080"/>
          <w:kern w:val="0"/>
          <w:sz w:val="24"/>
          <w:szCs w:val="24"/>
          <w:lang w:val="en-US"/>
        </w:rPr>
        <w:t>);</w:t>
      </w:r>
    </w:p>
    <w:p w14:paraId="3031E6CB" w14:textId="77777777" w:rsidR="000E31F9" w:rsidRPr="00442F80" w:rsidRDefault="000E31F9" w:rsidP="000E3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p>
    <w:p w14:paraId="056FBF96" w14:textId="77777777" w:rsidR="000E31F9" w:rsidRPr="00442F80" w:rsidRDefault="000E31F9" w:rsidP="000E3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FF00FF"/>
          <w:kern w:val="0"/>
          <w:sz w:val="24"/>
          <w:szCs w:val="24"/>
          <w:lang w:val="en-US"/>
        </w:rPr>
        <w:t>UPDATE</w:t>
      </w:r>
      <w:r w:rsidRPr="00442F80">
        <w:rPr>
          <w:rFonts w:ascii="Consolas" w:hAnsi="Consolas" w:cs="Consolas"/>
          <w:color w:val="000000"/>
          <w:kern w:val="0"/>
          <w:sz w:val="24"/>
          <w:szCs w:val="24"/>
          <w:lang w:val="en-US"/>
        </w:rPr>
        <w:t xml:space="preserve"> Product</w:t>
      </w:r>
    </w:p>
    <w:p w14:paraId="2B158CB3" w14:textId="77777777" w:rsidR="000E31F9" w:rsidRPr="00442F80" w:rsidRDefault="000E31F9" w:rsidP="000E3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SET</w:t>
      </w:r>
      <w:r w:rsidRPr="00442F80">
        <w:rPr>
          <w:rFonts w:ascii="Consolas" w:hAnsi="Consolas" w:cs="Consolas"/>
          <w:color w:val="000000"/>
          <w:kern w:val="0"/>
          <w:sz w:val="24"/>
          <w:szCs w:val="24"/>
          <w:lang w:val="en-US"/>
        </w:rPr>
        <w:t xml:space="preserve"> ID </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@newID</w:t>
      </w:r>
    </w:p>
    <w:p w14:paraId="74C37322" w14:textId="77777777" w:rsidR="000E31F9" w:rsidRPr="00442F80" w:rsidRDefault="000E31F9" w:rsidP="000E3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WHERE</w:t>
      </w:r>
      <w:r w:rsidRPr="00442F80">
        <w:rPr>
          <w:rFonts w:ascii="Consolas" w:hAnsi="Consolas" w:cs="Consolas"/>
          <w:color w:val="000000"/>
          <w:kern w:val="0"/>
          <w:sz w:val="24"/>
          <w:szCs w:val="24"/>
          <w:lang w:val="en-US"/>
        </w:rPr>
        <w:t xml:space="preserve"> ID </w:t>
      </w:r>
      <w:r w:rsidRPr="00442F80">
        <w:rPr>
          <w:rFonts w:ascii="Consolas" w:hAnsi="Consolas" w:cs="Consolas"/>
          <w:color w:val="808080"/>
          <w:kern w:val="0"/>
          <w:sz w:val="24"/>
          <w:szCs w:val="24"/>
          <w:lang w:val="en-US"/>
        </w:rPr>
        <w:t>IN</w:t>
      </w:r>
      <w:r w:rsidRPr="00442F80">
        <w:rPr>
          <w:rFonts w:ascii="Consolas" w:hAnsi="Consolas" w:cs="Consolas"/>
          <w:color w:val="0000FF"/>
          <w:kern w:val="0"/>
          <w:sz w:val="24"/>
          <w:szCs w:val="24"/>
          <w:lang w:val="en-US"/>
        </w:rPr>
        <w:t xml:space="preserve"> </w:t>
      </w:r>
      <w:r w:rsidRPr="00442F80">
        <w:rPr>
          <w:rFonts w:ascii="Consolas" w:hAnsi="Consolas" w:cs="Consolas"/>
          <w:color w:val="808080"/>
          <w:kern w:val="0"/>
          <w:sz w:val="24"/>
          <w:szCs w:val="24"/>
          <w:lang w:val="en-US"/>
        </w:rPr>
        <w:t>(</w:t>
      </w:r>
      <w:r w:rsidRPr="00442F80">
        <w:rPr>
          <w:rFonts w:ascii="Consolas" w:hAnsi="Consolas" w:cs="Consolas"/>
          <w:color w:val="0000FF"/>
          <w:kern w:val="0"/>
          <w:sz w:val="24"/>
          <w:szCs w:val="24"/>
          <w:lang w:val="en-US"/>
        </w:rPr>
        <w:t>SELECT</w:t>
      </w:r>
      <w:r w:rsidRPr="00442F80">
        <w:rPr>
          <w:rFonts w:ascii="Consolas" w:hAnsi="Consolas" w:cs="Consolas"/>
          <w:color w:val="000000"/>
          <w:kern w:val="0"/>
          <w:sz w:val="24"/>
          <w:szCs w:val="24"/>
          <w:lang w:val="en-US"/>
        </w:rPr>
        <w:t xml:space="preserve"> ID </w:t>
      </w:r>
      <w:r w:rsidRPr="00442F80">
        <w:rPr>
          <w:rFonts w:ascii="Consolas" w:hAnsi="Consolas" w:cs="Consolas"/>
          <w:color w:val="0000FF"/>
          <w:kern w:val="0"/>
          <w:sz w:val="24"/>
          <w:szCs w:val="24"/>
          <w:lang w:val="en-US"/>
        </w:rPr>
        <w:t>FROM</w:t>
      </w:r>
      <w:r w:rsidRPr="00442F80">
        <w:rPr>
          <w:rFonts w:ascii="Consolas" w:hAnsi="Consolas" w:cs="Consolas"/>
          <w:color w:val="000000"/>
          <w:kern w:val="0"/>
          <w:sz w:val="24"/>
          <w:szCs w:val="24"/>
          <w:lang w:val="en-US"/>
        </w:rPr>
        <w:t xml:space="preserve"> inserted</w:t>
      </w:r>
      <w:r w:rsidRPr="00442F80">
        <w:rPr>
          <w:rFonts w:ascii="Consolas" w:hAnsi="Consolas" w:cs="Consolas"/>
          <w:color w:val="808080"/>
          <w:kern w:val="0"/>
          <w:sz w:val="24"/>
          <w:szCs w:val="24"/>
          <w:lang w:val="en-US"/>
        </w:rPr>
        <w:t>);</w:t>
      </w:r>
    </w:p>
    <w:p w14:paraId="0924E3D4" w14:textId="77777777" w:rsidR="000E31F9" w:rsidRPr="00442F80" w:rsidRDefault="000E31F9" w:rsidP="000E3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p>
    <w:p w14:paraId="6744F4E2" w14:textId="77777777" w:rsidR="000E31F9" w:rsidRPr="00442F80" w:rsidRDefault="000E31F9" w:rsidP="000E3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COMMIT</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TRANSACTION</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008000"/>
          <w:kern w:val="0"/>
          <w:sz w:val="24"/>
          <w:szCs w:val="24"/>
          <w:lang w:val="en-US"/>
        </w:rPr>
        <w:t>-- Commit the transaction if no errors</w:t>
      </w:r>
    </w:p>
    <w:p w14:paraId="5B737D22" w14:textId="77777777" w:rsidR="000E31F9" w:rsidRPr="00442F80" w:rsidRDefault="000E31F9" w:rsidP="000E3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END</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TRY</w:t>
      </w:r>
    </w:p>
    <w:p w14:paraId="789464EE" w14:textId="77777777" w:rsidR="000E31F9" w:rsidRPr="00442F80" w:rsidRDefault="000E31F9" w:rsidP="000E3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BEGIN</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CATCH</w:t>
      </w:r>
    </w:p>
    <w:p w14:paraId="6FF0E7A8" w14:textId="77777777" w:rsidR="000E31F9" w:rsidRPr="00442F80" w:rsidRDefault="000E31F9" w:rsidP="000E3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ROLLBACK</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TRANSACTION</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008000"/>
          <w:kern w:val="0"/>
          <w:sz w:val="24"/>
          <w:szCs w:val="24"/>
          <w:lang w:val="en-US"/>
        </w:rPr>
        <w:t>-- Roll back the transaction on error</w:t>
      </w:r>
    </w:p>
    <w:p w14:paraId="07F41923" w14:textId="77777777" w:rsidR="000E31F9" w:rsidRPr="00442F80" w:rsidRDefault="000E31F9" w:rsidP="000E3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p>
    <w:p w14:paraId="3A7505FE" w14:textId="77777777" w:rsidR="000E31F9" w:rsidRPr="00442F80" w:rsidRDefault="000E31F9" w:rsidP="000E3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8000"/>
          <w:kern w:val="0"/>
          <w:sz w:val="24"/>
          <w:szCs w:val="24"/>
          <w:lang w:val="en-US"/>
        </w:rPr>
        <w:t>-- Capture and raise the error information</w:t>
      </w:r>
    </w:p>
    <w:p w14:paraId="3673B68B" w14:textId="77777777" w:rsidR="000E31F9" w:rsidRPr="00442F80" w:rsidRDefault="000E31F9" w:rsidP="000E3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DECLARE</w:t>
      </w:r>
      <w:r w:rsidRPr="00442F80">
        <w:rPr>
          <w:rFonts w:ascii="Consolas" w:hAnsi="Consolas" w:cs="Consolas"/>
          <w:color w:val="000000"/>
          <w:kern w:val="0"/>
          <w:sz w:val="24"/>
          <w:szCs w:val="24"/>
          <w:lang w:val="en-US"/>
        </w:rPr>
        <w:t xml:space="preserve"> @ErrorMessage </w:t>
      </w:r>
      <w:r w:rsidRPr="00442F80">
        <w:rPr>
          <w:rFonts w:ascii="Consolas" w:hAnsi="Consolas" w:cs="Consolas"/>
          <w:color w:val="0000FF"/>
          <w:kern w:val="0"/>
          <w:sz w:val="24"/>
          <w:szCs w:val="24"/>
          <w:lang w:val="en-US"/>
        </w:rPr>
        <w:t>NVARCHAR</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4000</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FF00FF"/>
          <w:kern w:val="0"/>
          <w:sz w:val="24"/>
          <w:szCs w:val="24"/>
          <w:lang w:val="en-US"/>
        </w:rPr>
        <w:t>ERROR_MESSAGE</w:t>
      </w:r>
      <w:r w:rsidRPr="00442F80">
        <w:rPr>
          <w:rFonts w:ascii="Consolas" w:hAnsi="Consolas" w:cs="Consolas"/>
          <w:color w:val="808080"/>
          <w:kern w:val="0"/>
          <w:sz w:val="24"/>
          <w:szCs w:val="24"/>
          <w:lang w:val="en-US"/>
        </w:rPr>
        <w:t>();</w:t>
      </w:r>
    </w:p>
    <w:p w14:paraId="102EC119" w14:textId="77777777" w:rsidR="000E31F9" w:rsidRPr="00442F80" w:rsidRDefault="000E31F9" w:rsidP="000E3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DECLARE</w:t>
      </w:r>
      <w:r w:rsidRPr="00442F80">
        <w:rPr>
          <w:rFonts w:ascii="Consolas" w:hAnsi="Consolas" w:cs="Consolas"/>
          <w:color w:val="000000"/>
          <w:kern w:val="0"/>
          <w:sz w:val="24"/>
          <w:szCs w:val="24"/>
          <w:lang w:val="en-US"/>
        </w:rPr>
        <w:t xml:space="preserve"> @ErrorSeverity </w:t>
      </w:r>
      <w:r w:rsidRPr="00442F80">
        <w:rPr>
          <w:rFonts w:ascii="Consolas" w:hAnsi="Consolas" w:cs="Consolas"/>
          <w:color w:val="0000FF"/>
          <w:kern w:val="0"/>
          <w:sz w:val="24"/>
          <w:szCs w:val="24"/>
          <w:lang w:val="en-US"/>
        </w:rPr>
        <w:t>INT</w:t>
      </w:r>
      <w:r w:rsidRPr="00442F80">
        <w:rPr>
          <w:rFonts w:ascii="Consolas" w:hAnsi="Consolas" w:cs="Consolas"/>
          <w:color w:val="000000"/>
          <w:kern w:val="0"/>
          <w:sz w:val="24"/>
          <w:szCs w:val="24"/>
          <w:lang w:val="en-US"/>
        </w:rPr>
        <w:t xml:space="preserve"> </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FF00FF"/>
          <w:kern w:val="0"/>
          <w:sz w:val="24"/>
          <w:szCs w:val="24"/>
          <w:lang w:val="en-US"/>
        </w:rPr>
        <w:t>ERROR_SEVERITY</w:t>
      </w:r>
      <w:r w:rsidRPr="00442F80">
        <w:rPr>
          <w:rFonts w:ascii="Consolas" w:hAnsi="Consolas" w:cs="Consolas"/>
          <w:color w:val="808080"/>
          <w:kern w:val="0"/>
          <w:sz w:val="24"/>
          <w:szCs w:val="24"/>
          <w:lang w:val="en-US"/>
        </w:rPr>
        <w:t>();</w:t>
      </w:r>
    </w:p>
    <w:p w14:paraId="6CB2A44F" w14:textId="77777777" w:rsidR="000E31F9" w:rsidRPr="00442F80" w:rsidRDefault="000E31F9" w:rsidP="000E3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DECLARE</w:t>
      </w:r>
      <w:r w:rsidRPr="00442F80">
        <w:rPr>
          <w:rFonts w:ascii="Consolas" w:hAnsi="Consolas" w:cs="Consolas"/>
          <w:color w:val="000000"/>
          <w:kern w:val="0"/>
          <w:sz w:val="24"/>
          <w:szCs w:val="24"/>
          <w:lang w:val="en-US"/>
        </w:rPr>
        <w:t xml:space="preserve"> @ErrorState </w:t>
      </w:r>
      <w:r w:rsidRPr="00442F80">
        <w:rPr>
          <w:rFonts w:ascii="Consolas" w:hAnsi="Consolas" w:cs="Consolas"/>
          <w:color w:val="0000FF"/>
          <w:kern w:val="0"/>
          <w:sz w:val="24"/>
          <w:szCs w:val="24"/>
          <w:lang w:val="en-US"/>
        </w:rPr>
        <w:t>INT</w:t>
      </w:r>
      <w:r w:rsidRPr="00442F80">
        <w:rPr>
          <w:rFonts w:ascii="Consolas" w:hAnsi="Consolas" w:cs="Consolas"/>
          <w:color w:val="000000"/>
          <w:kern w:val="0"/>
          <w:sz w:val="24"/>
          <w:szCs w:val="24"/>
          <w:lang w:val="en-US"/>
        </w:rPr>
        <w:t xml:space="preserve"> </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FF00FF"/>
          <w:kern w:val="0"/>
          <w:sz w:val="24"/>
          <w:szCs w:val="24"/>
          <w:lang w:val="en-US"/>
        </w:rPr>
        <w:t>ERROR_STATE</w:t>
      </w:r>
      <w:r w:rsidRPr="00442F80">
        <w:rPr>
          <w:rFonts w:ascii="Consolas" w:hAnsi="Consolas" w:cs="Consolas"/>
          <w:color w:val="808080"/>
          <w:kern w:val="0"/>
          <w:sz w:val="24"/>
          <w:szCs w:val="24"/>
          <w:lang w:val="en-US"/>
        </w:rPr>
        <w:t>();</w:t>
      </w:r>
    </w:p>
    <w:p w14:paraId="1C566ECD" w14:textId="77777777" w:rsidR="000E31F9" w:rsidRPr="00442F80" w:rsidRDefault="000E31F9" w:rsidP="000E3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p>
    <w:p w14:paraId="3AE56AF1" w14:textId="77777777" w:rsidR="000E31F9" w:rsidRPr="00442F80" w:rsidRDefault="000E31F9" w:rsidP="000E3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 xml:space="preserve">RAISERROR </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@ErrorMessage</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@ErrorSeverity</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@ErrorState</w:t>
      </w:r>
      <w:r w:rsidRPr="00442F80">
        <w:rPr>
          <w:rFonts w:ascii="Consolas" w:hAnsi="Consolas" w:cs="Consolas"/>
          <w:color w:val="808080"/>
          <w:kern w:val="0"/>
          <w:sz w:val="24"/>
          <w:szCs w:val="24"/>
          <w:lang w:val="en-US"/>
        </w:rPr>
        <w:t>);</w:t>
      </w:r>
    </w:p>
    <w:p w14:paraId="0E44696F" w14:textId="77777777" w:rsidR="000E31F9" w:rsidRPr="00442F80" w:rsidRDefault="000E31F9" w:rsidP="000E3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END</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CATCH</w:t>
      </w:r>
    </w:p>
    <w:p w14:paraId="718D7E8B" w14:textId="77777777" w:rsidR="000E31F9" w:rsidRPr="00442F80" w:rsidRDefault="000E31F9" w:rsidP="000E3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FF"/>
          <w:kern w:val="0"/>
          <w:sz w:val="24"/>
          <w:szCs w:val="24"/>
          <w:lang w:val="en-US"/>
        </w:rPr>
        <w:t>END</w:t>
      </w:r>
      <w:r w:rsidRPr="00442F80">
        <w:rPr>
          <w:rFonts w:ascii="Consolas" w:hAnsi="Consolas" w:cs="Consolas"/>
          <w:color w:val="808080"/>
          <w:kern w:val="0"/>
          <w:sz w:val="24"/>
          <w:szCs w:val="24"/>
          <w:lang w:val="en-US"/>
        </w:rPr>
        <w:t>;</w:t>
      </w:r>
    </w:p>
    <w:p w14:paraId="15635AA1" w14:textId="5C3C95AD" w:rsidR="00E97E56" w:rsidRPr="00442F80" w:rsidRDefault="000E31F9" w:rsidP="000E31F9">
      <w:pPr>
        <w:pBdr>
          <w:top w:val="single" w:sz="4" w:space="1" w:color="auto"/>
          <w:left w:val="single" w:sz="4" w:space="4" w:color="auto"/>
          <w:bottom w:val="single" w:sz="4" w:space="1" w:color="auto"/>
          <w:right w:val="single" w:sz="4" w:space="4" w:color="auto"/>
        </w:pBdr>
        <w:spacing w:after="0" w:line="360" w:lineRule="auto"/>
        <w:rPr>
          <w:rFonts w:ascii="Times New Roman" w:hAnsi="Times New Roman" w:cs="Times New Roman"/>
          <w:sz w:val="24"/>
          <w:szCs w:val="24"/>
          <w:lang w:val="en-US"/>
        </w:rPr>
      </w:pPr>
      <w:r w:rsidRPr="00442F80">
        <w:rPr>
          <w:rFonts w:ascii="Consolas" w:hAnsi="Consolas" w:cs="Consolas"/>
          <w:color w:val="0000FF"/>
          <w:kern w:val="0"/>
          <w:sz w:val="24"/>
          <w:szCs w:val="24"/>
          <w:lang w:val="en-US"/>
        </w:rPr>
        <w:t>GO</w:t>
      </w:r>
    </w:p>
    <w:p w14:paraId="3AC53E4E" w14:textId="1DC8B8BA" w:rsidR="00395FA0" w:rsidRPr="00442F80" w:rsidRDefault="007A0BCC" w:rsidP="007A0BCC">
      <w:pPr>
        <w:pStyle w:val="ListParagraph"/>
        <w:numPr>
          <w:ilvl w:val="0"/>
          <w:numId w:val="35"/>
        </w:numPr>
        <w:rPr>
          <w:rFonts w:ascii="Times New Roman" w:hAnsi="Times New Roman" w:cs="Times New Roman"/>
          <w:b/>
          <w:sz w:val="24"/>
          <w:szCs w:val="24"/>
          <w:lang w:val="en-US"/>
        </w:rPr>
      </w:pPr>
      <w:r w:rsidRPr="00442F80">
        <w:rPr>
          <w:rFonts w:ascii="Times New Roman" w:hAnsi="Times New Roman" w:cs="Times New Roman"/>
          <w:b/>
          <w:sz w:val="24"/>
          <w:szCs w:val="24"/>
          <w:lang w:val="en-US"/>
        </w:rPr>
        <w:t>Thủ tục sửa Product:</w:t>
      </w:r>
    </w:p>
    <w:p w14:paraId="6B1A7BDA" w14:textId="77777777" w:rsidR="00F34EFD" w:rsidRPr="00442F80" w:rsidRDefault="00F34EFD" w:rsidP="00F34EFD">
      <w:pPr>
        <w:pStyle w:val="ListParagraph"/>
        <w:spacing w:after="0" w:line="360" w:lineRule="auto"/>
        <w:ind w:left="1152"/>
        <w:rPr>
          <w:rFonts w:ascii="Times New Roman" w:hAnsi="Times New Roman" w:cs="Times New Roman"/>
          <w:sz w:val="24"/>
          <w:szCs w:val="24"/>
          <w:u w:val="single"/>
          <w:lang w:val="en-US"/>
        </w:rPr>
      </w:pPr>
      <w:r w:rsidRPr="00442F80">
        <w:rPr>
          <w:rFonts w:ascii="Times New Roman" w:hAnsi="Times New Roman" w:cs="Times New Roman"/>
          <w:sz w:val="24"/>
          <w:szCs w:val="24"/>
          <w:u w:val="single"/>
          <w:lang w:val="en-US"/>
        </w:rPr>
        <w:t>SQL:</w:t>
      </w:r>
    </w:p>
    <w:p w14:paraId="5F8435EB" w14:textId="77777777" w:rsidR="00524F23" w:rsidRPr="00442F80" w:rsidRDefault="00524F23" w:rsidP="00524F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FF"/>
          <w:kern w:val="0"/>
          <w:sz w:val="24"/>
          <w:szCs w:val="24"/>
          <w:lang w:val="en-US"/>
        </w:rPr>
        <w:t>CREATE</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PROCEDURE</w:t>
      </w:r>
      <w:r w:rsidRPr="00442F80">
        <w:rPr>
          <w:rFonts w:ascii="Consolas" w:hAnsi="Consolas" w:cs="Consolas"/>
          <w:color w:val="000000"/>
          <w:kern w:val="0"/>
          <w:sz w:val="24"/>
          <w:szCs w:val="24"/>
          <w:lang w:val="en-US"/>
        </w:rPr>
        <w:t xml:space="preserve"> UpdateProductByID</w:t>
      </w:r>
    </w:p>
    <w:p w14:paraId="6E15626E" w14:textId="77777777" w:rsidR="00524F23" w:rsidRPr="00442F80" w:rsidRDefault="00524F23" w:rsidP="00524F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@ID </w:t>
      </w:r>
      <w:r w:rsidRPr="00442F80">
        <w:rPr>
          <w:rFonts w:ascii="Consolas" w:hAnsi="Consolas" w:cs="Consolas"/>
          <w:color w:val="0000FF"/>
          <w:kern w:val="0"/>
          <w:sz w:val="24"/>
          <w:szCs w:val="24"/>
          <w:lang w:val="en-US"/>
        </w:rPr>
        <w:t>VARCHAR</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3</w:t>
      </w:r>
      <w:r w:rsidRPr="00442F80">
        <w:rPr>
          <w:rFonts w:ascii="Consolas" w:hAnsi="Consolas" w:cs="Consolas"/>
          <w:color w:val="808080"/>
          <w:kern w:val="0"/>
          <w:sz w:val="24"/>
          <w:szCs w:val="24"/>
          <w:lang w:val="en-US"/>
        </w:rPr>
        <w:t>),</w:t>
      </w:r>
    </w:p>
    <w:p w14:paraId="456E0741" w14:textId="77777777" w:rsidR="00524F23" w:rsidRPr="00442F80" w:rsidRDefault="00524F23" w:rsidP="00524F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@name </w:t>
      </w:r>
      <w:r w:rsidRPr="00442F80">
        <w:rPr>
          <w:rFonts w:ascii="Consolas" w:hAnsi="Consolas" w:cs="Consolas"/>
          <w:color w:val="0000FF"/>
          <w:kern w:val="0"/>
          <w:sz w:val="24"/>
          <w:szCs w:val="24"/>
          <w:lang w:val="en-US"/>
        </w:rPr>
        <w:t>NVARCHAR</w:t>
      </w:r>
      <w:r w:rsidRPr="00442F80">
        <w:rPr>
          <w:rFonts w:ascii="Consolas" w:hAnsi="Consolas" w:cs="Consolas"/>
          <w:color w:val="808080"/>
          <w:kern w:val="0"/>
          <w:sz w:val="24"/>
          <w:szCs w:val="24"/>
          <w:lang w:val="en-US"/>
        </w:rPr>
        <w:t>(</w:t>
      </w:r>
      <w:r w:rsidRPr="00442F80">
        <w:rPr>
          <w:rFonts w:ascii="Consolas" w:hAnsi="Consolas" w:cs="Consolas"/>
          <w:color w:val="FF00FF"/>
          <w:kern w:val="0"/>
          <w:sz w:val="24"/>
          <w:szCs w:val="24"/>
          <w:lang w:val="en-US"/>
        </w:rPr>
        <w:t>MAX</w:t>
      </w:r>
      <w:r w:rsidRPr="00442F80">
        <w:rPr>
          <w:rFonts w:ascii="Consolas" w:hAnsi="Consolas" w:cs="Consolas"/>
          <w:color w:val="808080"/>
          <w:kern w:val="0"/>
          <w:sz w:val="24"/>
          <w:szCs w:val="24"/>
          <w:lang w:val="en-US"/>
        </w:rPr>
        <w:t>),</w:t>
      </w:r>
    </w:p>
    <w:p w14:paraId="291914AB" w14:textId="77777777" w:rsidR="00524F23" w:rsidRPr="00442F80" w:rsidRDefault="00524F23" w:rsidP="00524F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@categoryID </w:t>
      </w:r>
      <w:r w:rsidRPr="00442F80">
        <w:rPr>
          <w:rFonts w:ascii="Consolas" w:hAnsi="Consolas" w:cs="Consolas"/>
          <w:color w:val="0000FF"/>
          <w:kern w:val="0"/>
          <w:sz w:val="24"/>
          <w:szCs w:val="24"/>
          <w:lang w:val="en-US"/>
        </w:rPr>
        <w:t>VARCHAR</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4</w:t>
      </w:r>
      <w:r w:rsidRPr="00442F80">
        <w:rPr>
          <w:rFonts w:ascii="Consolas" w:hAnsi="Consolas" w:cs="Consolas"/>
          <w:color w:val="808080"/>
          <w:kern w:val="0"/>
          <w:sz w:val="24"/>
          <w:szCs w:val="24"/>
          <w:lang w:val="en-US"/>
        </w:rPr>
        <w:t>),</w:t>
      </w:r>
    </w:p>
    <w:p w14:paraId="423AA59C" w14:textId="77777777" w:rsidR="00524F23" w:rsidRPr="00442F80" w:rsidRDefault="00524F23" w:rsidP="00524F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@price </w:t>
      </w:r>
      <w:r w:rsidRPr="00442F80">
        <w:rPr>
          <w:rFonts w:ascii="Consolas" w:hAnsi="Consolas" w:cs="Consolas"/>
          <w:color w:val="0000FF"/>
          <w:kern w:val="0"/>
          <w:sz w:val="24"/>
          <w:szCs w:val="24"/>
          <w:lang w:val="en-US"/>
        </w:rPr>
        <w:t>DECIMAL</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10</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2</w:t>
      </w:r>
      <w:r w:rsidRPr="00442F80">
        <w:rPr>
          <w:rFonts w:ascii="Consolas" w:hAnsi="Consolas" w:cs="Consolas"/>
          <w:color w:val="808080"/>
          <w:kern w:val="0"/>
          <w:sz w:val="24"/>
          <w:szCs w:val="24"/>
          <w:lang w:val="en-US"/>
        </w:rPr>
        <w:t>),</w:t>
      </w:r>
    </w:p>
    <w:p w14:paraId="5EF02212" w14:textId="77777777" w:rsidR="00524F23" w:rsidRPr="00442F80" w:rsidRDefault="00524F23" w:rsidP="00524F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@status </w:t>
      </w:r>
      <w:r w:rsidRPr="00442F80">
        <w:rPr>
          <w:rFonts w:ascii="Consolas" w:hAnsi="Consolas" w:cs="Consolas"/>
          <w:color w:val="0000FF"/>
          <w:kern w:val="0"/>
          <w:sz w:val="24"/>
          <w:szCs w:val="24"/>
          <w:lang w:val="en-US"/>
        </w:rPr>
        <w:t>INT</w:t>
      </w:r>
    </w:p>
    <w:p w14:paraId="3D57E28F" w14:textId="77777777" w:rsidR="00524F23" w:rsidRPr="00442F80" w:rsidRDefault="00524F23" w:rsidP="00524F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FF"/>
          <w:kern w:val="0"/>
          <w:sz w:val="24"/>
          <w:szCs w:val="24"/>
          <w:lang w:val="en-US"/>
        </w:rPr>
        <w:t>AS</w:t>
      </w:r>
    </w:p>
    <w:p w14:paraId="6F9B4F81" w14:textId="77777777" w:rsidR="00524F23" w:rsidRPr="00442F80" w:rsidRDefault="00524F23" w:rsidP="00524F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FF"/>
          <w:kern w:val="0"/>
          <w:sz w:val="24"/>
          <w:szCs w:val="24"/>
          <w:lang w:val="en-US"/>
        </w:rPr>
        <w:t>BEGIN</w:t>
      </w:r>
    </w:p>
    <w:p w14:paraId="3445F39C" w14:textId="77777777" w:rsidR="00524F23" w:rsidRPr="00442F80" w:rsidRDefault="00524F23" w:rsidP="00524F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SET</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NOCOUNT</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ON</w:t>
      </w:r>
      <w:r w:rsidRPr="00442F80">
        <w:rPr>
          <w:rFonts w:ascii="Consolas" w:hAnsi="Consolas" w:cs="Consolas"/>
          <w:color w:val="808080"/>
          <w:kern w:val="0"/>
          <w:sz w:val="24"/>
          <w:szCs w:val="24"/>
          <w:lang w:val="en-US"/>
        </w:rPr>
        <w:t>;</w:t>
      </w:r>
    </w:p>
    <w:p w14:paraId="7A9F894D" w14:textId="77777777" w:rsidR="00524F23" w:rsidRPr="00442F80" w:rsidRDefault="00524F23" w:rsidP="00524F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p>
    <w:p w14:paraId="556342D0" w14:textId="77777777" w:rsidR="00524F23" w:rsidRPr="00442F80" w:rsidRDefault="00524F23" w:rsidP="00524F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8000"/>
          <w:kern w:val="0"/>
          <w:sz w:val="24"/>
          <w:szCs w:val="24"/>
          <w:lang w:val="en-US"/>
        </w:rPr>
        <w:t>-- Check for null or empty inputs for varchar/nvarchar fields</w:t>
      </w:r>
    </w:p>
    <w:p w14:paraId="5C06F882" w14:textId="77777777" w:rsidR="00524F23" w:rsidRPr="00442F80" w:rsidRDefault="00524F23" w:rsidP="00524F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IF</w:t>
      </w:r>
      <w:r w:rsidRPr="00442F80">
        <w:rPr>
          <w:rFonts w:ascii="Consolas" w:hAnsi="Consolas" w:cs="Consolas"/>
          <w:color w:val="000000"/>
          <w:kern w:val="0"/>
          <w:sz w:val="24"/>
          <w:szCs w:val="24"/>
          <w:lang w:val="en-US"/>
        </w:rPr>
        <w:t xml:space="preserve"> @ID </w:t>
      </w:r>
      <w:r w:rsidRPr="00442F80">
        <w:rPr>
          <w:rFonts w:ascii="Consolas" w:hAnsi="Consolas" w:cs="Consolas"/>
          <w:color w:val="808080"/>
          <w:kern w:val="0"/>
          <w:sz w:val="24"/>
          <w:szCs w:val="24"/>
          <w:lang w:val="en-US"/>
        </w:rPr>
        <w:t>IS</w:t>
      </w:r>
      <w:r w:rsidRPr="00442F80">
        <w:rPr>
          <w:rFonts w:ascii="Consolas" w:hAnsi="Consolas" w:cs="Consolas"/>
          <w:color w:val="000000"/>
          <w:kern w:val="0"/>
          <w:sz w:val="24"/>
          <w:szCs w:val="24"/>
          <w:lang w:val="en-US"/>
        </w:rPr>
        <w:t xml:space="preserve"> </w:t>
      </w:r>
      <w:r w:rsidRPr="00442F80">
        <w:rPr>
          <w:rFonts w:ascii="Consolas" w:hAnsi="Consolas" w:cs="Consolas"/>
          <w:color w:val="808080"/>
          <w:kern w:val="0"/>
          <w:sz w:val="24"/>
          <w:szCs w:val="24"/>
          <w:lang w:val="en-US"/>
        </w:rPr>
        <w:t>NULL</w:t>
      </w:r>
      <w:r w:rsidRPr="00442F80">
        <w:rPr>
          <w:rFonts w:ascii="Consolas" w:hAnsi="Consolas" w:cs="Consolas"/>
          <w:color w:val="000000"/>
          <w:kern w:val="0"/>
          <w:sz w:val="24"/>
          <w:szCs w:val="24"/>
          <w:lang w:val="en-US"/>
        </w:rPr>
        <w:t xml:space="preserve"> </w:t>
      </w:r>
      <w:r w:rsidRPr="00442F80">
        <w:rPr>
          <w:rFonts w:ascii="Consolas" w:hAnsi="Consolas" w:cs="Consolas"/>
          <w:color w:val="808080"/>
          <w:kern w:val="0"/>
          <w:sz w:val="24"/>
          <w:szCs w:val="24"/>
          <w:lang w:val="en-US"/>
        </w:rPr>
        <w:t>OR</w:t>
      </w:r>
      <w:r w:rsidRPr="00442F80">
        <w:rPr>
          <w:rFonts w:ascii="Consolas" w:hAnsi="Consolas" w:cs="Consolas"/>
          <w:color w:val="000000"/>
          <w:kern w:val="0"/>
          <w:sz w:val="24"/>
          <w:szCs w:val="24"/>
          <w:lang w:val="en-US"/>
        </w:rPr>
        <w:t xml:space="preserve"> </w:t>
      </w:r>
      <w:r w:rsidRPr="00442F80">
        <w:rPr>
          <w:rFonts w:ascii="Consolas" w:hAnsi="Consolas" w:cs="Consolas"/>
          <w:color w:val="FF00FF"/>
          <w:kern w:val="0"/>
          <w:sz w:val="24"/>
          <w:szCs w:val="24"/>
          <w:lang w:val="en-US"/>
        </w:rPr>
        <w:t>LTRIM</w:t>
      </w:r>
      <w:r w:rsidRPr="00442F80">
        <w:rPr>
          <w:rFonts w:ascii="Consolas" w:hAnsi="Consolas" w:cs="Consolas"/>
          <w:color w:val="808080"/>
          <w:kern w:val="0"/>
          <w:sz w:val="24"/>
          <w:szCs w:val="24"/>
          <w:lang w:val="en-US"/>
        </w:rPr>
        <w:t>(</w:t>
      </w:r>
      <w:r w:rsidRPr="00442F80">
        <w:rPr>
          <w:rFonts w:ascii="Consolas" w:hAnsi="Consolas" w:cs="Consolas"/>
          <w:color w:val="FF00FF"/>
          <w:kern w:val="0"/>
          <w:sz w:val="24"/>
          <w:szCs w:val="24"/>
          <w:lang w:val="en-US"/>
        </w:rPr>
        <w:t>RTRIM</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@ID</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FF0000"/>
          <w:kern w:val="0"/>
          <w:sz w:val="24"/>
          <w:szCs w:val="24"/>
          <w:lang w:val="en-US"/>
        </w:rPr>
        <w:t>''</w:t>
      </w:r>
    </w:p>
    <w:p w14:paraId="12786FFE" w14:textId="77777777" w:rsidR="00524F23" w:rsidRPr="00442F80" w:rsidRDefault="00524F23" w:rsidP="00524F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BEGIN</w:t>
      </w:r>
    </w:p>
    <w:p w14:paraId="316D11CE" w14:textId="77777777" w:rsidR="00524F23" w:rsidRPr="00442F80" w:rsidRDefault="00524F23" w:rsidP="00524F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RAISERROR</w:t>
      </w:r>
      <w:r w:rsidRPr="00442F80">
        <w:rPr>
          <w:rFonts w:ascii="Consolas" w:hAnsi="Consolas" w:cs="Consolas"/>
          <w:color w:val="808080"/>
          <w:kern w:val="0"/>
          <w:sz w:val="24"/>
          <w:szCs w:val="24"/>
          <w:lang w:val="en-US"/>
        </w:rPr>
        <w:t>(</w:t>
      </w:r>
      <w:r w:rsidRPr="00442F80">
        <w:rPr>
          <w:rFonts w:ascii="Consolas" w:hAnsi="Consolas" w:cs="Consolas"/>
          <w:color w:val="FF0000"/>
          <w:kern w:val="0"/>
          <w:sz w:val="24"/>
          <w:szCs w:val="24"/>
          <w:lang w:val="en-US"/>
        </w:rPr>
        <w:t>'Error: ID must not be null or empty.'</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16</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1</w:t>
      </w:r>
      <w:r w:rsidRPr="00442F80">
        <w:rPr>
          <w:rFonts w:ascii="Consolas" w:hAnsi="Consolas" w:cs="Consolas"/>
          <w:color w:val="808080"/>
          <w:kern w:val="0"/>
          <w:sz w:val="24"/>
          <w:szCs w:val="24"/>
          <w:lang w:val="en-US"/>
        </w:rPr>
        <w:t>);</w:t>
      </w:r>
    </w:p>
    <w:p w14:paraId="4050DDF5" w14:textId="77777777" w:rsidR="00524F23" w:rsidRPr="00442F80" w:rsidRDefault="00524F23" w:rsidP="00524F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RETURN</w:t>
      </w:r>
      <w:r w:rsidRPr="00442F80">
        <w:rPr>
          <w:rFonts w:ascii="Consolas" w:hAnsi="Consolas" w:cs="Consolas"/>
          <w:color w:val="808080"/>
          <w:kern w:val="0"/>
          <w:sz w:val="24"/>
          <w:szCs w:val="24"/>
          <w:lang w:val="en-US"/>
        </w:rPr>
        <w:t>;</w:t>
      </w:r>
    </w:p>
    <w:p w14:paraId="795FDCD6" w14:textId="77777777" w:rsidR="00524F23" w:rsidRPr="00442F80" w:rsidRDefault="00524F23" w:rsidP="00524F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END</w:t>
      </w:r>
    </w:p>
    <w:p w14:paraId="6DA7FFF7" w14:textId="77777777" w:rsidR="00524F23" w:rsidRPr="00442F80" w:rsidRDefault="00524F23" w:rsidP="00524F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p>
    <w:p w14:paraId="61139B3E" w14:textId="77777777" w:rsidR="00524F23" w:rsidRPr="00442F80" w:rsidRDefault="00524F23" w:rsidP="00524F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IF</w:t>
      </w:r>
      <w:r w:rsidRPr="00442F80">
        <w:rPr>
          <w:rFonts w:ascii="Consolas" w:hAnsi="Consolas" w:cs="Consolas"/>
          <w:color w:val="000000"/>
          <w:kern w:val="0"/>
          <w:sz w:val="24"/>
          <w:szCs w:val="24"/>
          <w:lang w:val="en-US"/>
        </w:rPr>
        <w:t xml:space="preserve"> @name </w:t>
      </w:r>
      <w:r w:rsidRPr="00442F80">
        <w:rPr>
          <w:rFonts w:ascii="Consolas" w:hAnsi="Consolas" w:cs="Consolas"/>
          <w:color w:val="808080"/>
          <w:kern w:val="0"/>
          <w:sz w:val="24"/>
          <w:szCs w:val="24"/>
          <w:lang w:val="en-US"/>
        </w:rPr>
        <w:t>IS</w:t>
      </w:r>
      <w:r w:rsidRPr="00442F80">
        <w:rPr>
          <w:rFonts w:ascii="Consolas" w:hAnsi="Consolas" w:cs="Consolas"/>
          <w:color w:val="000000"/>
          <w:kern w:val="0"/>
          <w:sz w:val="24"/>
          <w:szCs w:val="24"/>
          <w:lang w:val="en-US"/>
        </w:rPr>
        <w:t xml:space="preserve"> </w:t>
      </w:r>
      <w:r w:rsidRPr="00442F80">
        <w:rPr>
          <w:rFonts w:ascii="Consolas" w:hAnsi="Consolas" w:cs="Consolas"/>
          <w:color w:val="808080"/>
          <w:kern w:val="0"/>
          <w:sz w:val="24"/>
          <w:szCs w:val="24"/>
          <w:lang w:val="en-US"/>
        </w:rPr>
        <w:t>NULL</w:t>
      </w:r>
      <w:r w:rsidRPr="00442F80">
        <w:rPr>
          <w:rFonts w:ascii="Consolas" w:hAnsi="Consolas" w:cs="Consolas"/>
          <w:color w:val="000000"/>
          <w:kern w:val="0"/>
          <w:sz w:val="24"/>
          <w:szCs w:val="24"/>
          <w:lang w:val="en-US"/>
        </w:rPr>
        <w:t xml:space="preserve"> </w:t>
      </w:r>
      <w:r w:rsidRPr="00442F80">
        <w:rPr>
          <w:rFonts w:ascii="Consolas" w:hAnsi="Consolas" w:cs="Consolas"/>
          <w:color w:val="808080"/>
          <w:kern w:val="0"/>
          <w:sz w:val="24"/>
          <w:szCs w:val="24"/>
          <w:lang w:val="en-US"/>
        </w:rPr>
        <w:t>OR</w:t>
      </w:r>
      <w:r w:rsidRPr="00442F80">
        <w:rPr>
          <w:rFonts w:ascii="Consolas" w:hAnsi="Consolas" w:cs="Consolas"/>
          <w:color w:val="000000"/>
          <w:kern w:val="0"/>
          <w:sz w:val="24"/>
          <w:szCs w:val="24"/>
          <w:lang w:val="en-US"/>
        </w:rPr>
        <w:t xml:space="preserve"> </w:t>
      </w:r>
      <w:r w:rsidRPr="00442F80">
        <w:rPr>
          <w:rFonts w:ascii="Consolas" w:hAnsi="Consolas" w:cs="Consolas"/>
          <w:color w:val="FF00FF"/>
          <w:kern w:val="0"/>
          <w:sz w:val="24"/>
          <w:szCs w:val="24"/>
          <w:lang w:val="en-US"/>
        </w:rPr>
        <w:t>LTRIM</w:t>
      </w:r>
      <w:r w:rsidRPr="00442F80">
        <w:rPr>
          <w:rFonts w:ascii="Consolas" w:hAnsi="Consolas" w:cs="Consolas"/>
          <w:color w:val="808080"/>
          <w:kern w:val="0"/>
          <w:sz w:val="24"/>
          <w:szCs w:val="24"/>
          <w:lang w:val="en-US"/>
        </w:rPr>
        <w:t>(</w:t>
      </w:r>
      <w:r w:rsidRPr="00442F80">
        <w:rPr>
          <w:rFonts w:ascii="Consolas" w:hAnsi="Consolas" w:cs="Consolas"/>
          <w:color w:val="FF00FF"/>
          <w:kern w:val="0"/>
          <w:sz w:val="24"/>
          <w:szCs w:val="24"/>
          <w:lang w:val="en-US"/>
        </w:rPr>
        <w:t>RTRIM</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@name</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FF0000"/>
          <w:kern w:val="0"/>
          <w:sz w:val="24"/>
          <w:szCs w:val="24"/>
          <w:lang w:val="en-US"/>
        </w:rPr>
        <w:t>''</w:t>
      </w:r>
    </w:p>
    <w:p w14:paraId="483784BF" w14:textId="77777777" w:rsidR="00524F23" w:rsidRPr="00442F80" w:rsidRDefault="00524F23" w:rsidP="00524F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BEGIN</w:t>
      </w:r>
    </w:p>
    <w:p w14:paraId="14EC6A75" w14:textId="77777777" w:rsidR="00524F23" w:rsidRPr="00442F80" w:rsidRDefault="00524F23" w:rsidP="00524F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RAISERROR</w:t>
      </w:r>
      <w:r w:rsidRPr="00442F80">
        <w:rPr>
          <w:rFonts w:ascii="Consolas" w:hAnsi="Consolas" w:cs="Consolas"/>
          <w:color w:val="808080"/>
          <w:kern w:val="0"/>
          <w:sz w:val="24"/>
          <w:szCs w:val="24"/>
          <w:lang w:val="en-US"/>
        </w:rPr>
        <w:t>(</w:t>
      </w:r>
      <w:r w:rsidRPr="00442F80">
        <w:rPr>
          <w:rFonts w:ascii="Consolas" w:hAnsi="Consolas" w:cs="Consolas"/>
          <w:color w:val="FF0000"/>
          <w:kern w:val="0"/>
          <w:sz w:val="24"/>
          <w:szCs w:val="24"/>
          <w:lang w:val="en-US"/>
        </w:rPr>
        <w:t>'Error: Name must not be null or empty.'</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16</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1</w:t>
      </w:r>
      <w:r w:rsidRPr="00442F80">
        <w:rPr>
          <w:rFonts w:ascii="Consolas" w:hAnsi="Consolas" w:cs="Consolas"/>
          <w:color w:val="808080"/>
          <w:kern w:val="0"/>
          <w:sz w:val="24"/>
          <w:szCs w:val="24"/>
          <w:lang w:val="en-US"/>
        </w:rPr>
        <w:t>);</w:t>
      </w:r>
    </w:p>
    <w:p w14:paraId="4CBCC087" w14:textId="77777777" w:rsidR="00524F23" w:rsidRPr="00442F80" w:rsidRDefault="00524F23" w:rsidP="00524F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RETURN</w:t>
      </w:r>
      <w:r w:rsidRPr="00442F80">
        <w:rPr>
          <w:rFonts w:ascii="Consolas" w:hAnsi="Consolas" w:cs="Consolas"/>
          <w:color w:val="808080"/>
          <w:kern w:val="0"/>
          <w:sz w:val="24"/>
          <w:szCs w:val="24"/>
          <w:lang w:val="en-US"/>
        </w:rPr>
        <w:t>;</w:t>
      </w:r>
    </w:p>
    <w:p w14:paraId="0032D376" w14:textId="77777777" w:rsidR="00524F23" w:rsidRPr="00442F80" w:rsidRDefault="00524F23" w:rsidP="00524F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END</w:t>
      </w:r>
    </w:p>
    <w:p w14:paraId="38E7163B" w14:textId="77777777" w:rsidR="00524F23" w:rsidRPr="00442F80" w:rsidRDefault="00524F23" w:rsidP="00524F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p>
    <w:p w14:paraId="144CB067" w14:textId="77777777" w:rsidR="00524F23" w:rsidRPr="00442F80" w:rsidRDefault="00524F23" w:rsidP="00524F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IF</w:t>
      </w:r>
      <w:r w:rsidRPr="00442F80">
        <w:rPr>
          <w:rFonts w:ascii="Consolas" w:hAnsi="Consolas" w:cs="Consolas"/>
          <w:color w:val="000000"/>
          <w:kern w:val="0"/>
          <w:sz w:val="24"/>
          <w:szCs w:val="24"/>
          <w:lang w:val="en-US"/>
        </w:rPr>
        <w:t xml:space="preserve"> @categoryID </w:t>
      </w:r>
      <w:r w:rsidRPr="00442F80">
        <w:rPr>
          <w:rFonts w:ascii="Consolas" w:hAnsi="Consolas" w:cs="Consolas"/>
          <w:color w:val="808080"/>
          <w:kern w:val="0"/>
          <w:sz w:val="24"/>
          <w:szCs w:val="24"/>
          <w:lang w:val="en-US"/>
        </w:rPr>
        <w:t>IS</w:t>
      </w:r>
      <w:r w:rsidRPr="00442F80">
        <w:rPr>
          <w:rFonts w:ascii="Consolas" w:hAnsi="Consolas" w:cs="Consolas"/>
          <w:color w:val="000000"/>
          <w:kern w:val="0"/>
          <w:sz w:val="24"/>
          <w:szCs w:val="24"/>
          <w:lang w:val="en-US"/>
        </w:rPr>
        <w:t xml:space="preserve"> </w:t>
      </w:r>
      <w:r w:rsidRPr="00442F80">
        <w:rPr>
          <w:rFonts w:ascii="Consolas" w:hAnsi="Consolas" w:cs="Consolas"/>
          <w:color w:val="808080"/>
          <w:kern w:val="0"/>
          <w:sz w:val="24"/>
          <w:szCs w:val="24"/>
          <w:lang w:val="en-US"/>
        </w:rPr>
        <w:t>NULL</w:t>
      </w:r>
      <w:r w:rsidRPr="00442F80">
        <w:rPr>
          <w:rFonts w:ascii="Consolas" w:hAnsi="Consolas" w:cs="Consolas"/>
          <w:color w:val="000000"/>
          <w:kern w:val="0"/>
          <w:sz w:val="24"/>
          <w:szCs w:val="24"/>
          <w:lang w:val="en-US"/>
        </w:rPr>
        <w:t xml:space="preserve"> </w:t>
      </w:r>
      <w:r w:rsidRPr="00442F80">
        <w:rPr>
          <w:rFonts w:ascii="Consolas" w:hAnsi="Consolas" w:cs="Consolas"/>
          <w:color w:val="808080"/>
          <w:kern w:val="0"/>
          <w:sz w:val="24"/>
          <w:szCs w:val="24"/>
          <w:lang w:val="en-US"/>
        </w:rPr>
        <w:t>OR</w:t>
      </w:r>
      <w:r w:rsidRPr="00442F80">
        <w:rPr>
          <w:rFonts w:ascii="Consolas" w:hAnsi="Consolas" w:cs="Consolas"/>
          <w:color w:val="000000"/>
          <w:kern w:val="0"/>
          <w:sz w:val="24"/>
          <w:szCs w:val="24"/>
          <w:lang w:val="en-US"/>
        </w:rPr>
        <w:t xml:space="preserve"> </w:t>
      </w:r>
      <w:r w:rsidRPr="00442F80">
        <w:rPr>
          <w:rFonts w:ascii="Consolas" w:hAnsi="Consolas" w:cs="Consolas"/>
          <w:color w:val="FF00FF"/>
          <w:kern w:val="0"/>
          <w:sz w:val="24"/>
          <w:szCs w:val="24"/>
          <w:lang w:val="en-US"/>
        </w:rPr>
        <w:t>LTRIM</w:t>
      </w:r>
      <w:r w:rsidRPr="00442F80">
        <w:rPr>
          <w:rFonts w:ascii="Consolas" w:hAnsi="Consolas" w:cs="Consolas"/>
          <w:color w:val="808080"/>
          <w:kern w:val="0"/>
          <w:sz w:val="24"/>
          <w:szCs w:val="24"/>
          <w:lang w:val="en-US"/>
        </w:rPr>
        <w:t>(</w:t>
      </w:r>
      <w:r w:rsidRPr="00442F80">
        <w:rPr>
          <w:rFonts w:ascii="Consolas" w:hAnsi="Consolas" w:cs="Consolas"/>
          <w:color w:val="FF00FF"/>
          <w:kern w:val="0"/>
          <w:sz w:val="24"/>
          <w:szCs w:val="24"/>
          <w:lang w:val="en-US"/>
        </w:rPr>
        <w:t>RTRIM</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@categoryID</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FF0000"/>
          <w:kern w:val="0"/>
          <w:sz w:val="24"/>
          <w:szCs w:val="24"/>
          <w:lang w:val="en-US"/>
        </w:rPr>
        <w:t>''</w:t>
      </w:r>
    </w:p>
    <w:p w14:paraId="5D180E8C" w14:textId="77777777" w:rsidR="00524F23" w:rsidRPr="00442F80" w:rsidRDefault="00524F23" w:rsidP="00524F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BEGIN</w:t>
      </w:r>
    </w:p>
    <w:p w14:paraId="7EF2F45C" w14:textId="77777777" w:rsidR="00524F23" w:rsidRPr="00442F80" w:rsidRDefault="00524F23" w:rsidP="00524F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RAISERROR</w:t>
      </w:r>
      <w:r w:rsidRPr="00442F80">
        <w:rPr>
          <w:rFonts w:ascii="Consolas" w:hAnsi="Consolas" w:cs="Consolas"/>
          <w:color w:val="808080"/>
          <w:kern w:val="0"/>
          <w:sz w:val="24"/>
          <w:szCs w:val="24"/>
          <w:lang w:val="en-US"/>
        </w:rPr>
        <w:t>(</w:t>
      </w:r>
      <w:r w:rsidRPr="00442F80">
        <w:rPr>
          <w:rFonts w:ascii="Consolas" w:hAnsi="Consolas" w:cs="Consolas"/>
          <w:color w:val="FF0000"/>
          <w:kern w:val="0"/>
          <w:sz w:val="24"/>
          <w:szCs w:val="24"/>
          <w:lang w:val="en-US"/>
        </w:rPr>
        <w:t>'Error: Category ID must not be null or empty.'</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16</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1</w:t>
      </w:r>
      <w:r w:rsidRPr="00442F80">
        <w:rPr>
          <w:rFonts w:ascii="Consolas" w:hAnsi="Consolas" w:cs="Consolas"/>
          <w:color w:val="808080"/>
          <w:kern w:val="0"/>
          <w:sz w:val="24"/>
          <w:szCs w:val="24"/>
          <w:lang w:val="en-US"/>
        </w:rPr>
        <w:t>);</w:t>
      </w:r>
    </w:p>
    <w:p w14:paraId="49957604" w14:textId="77777777" w:rsidR="00524F23" w:rsidRPr="00442F80" w:rsidRDefault="00524F23" w:rsidP="00524F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RETURN</w:t>
      </w:r>
      <w:r w:rsidRPr="00442F80">
        <w:rPr>
          <w:rFonts w:ascii="Consolas" w:hAnsi="Consolas" w:cs="Consolas"/>
          <w:color w:val="808080"/>
          <w:kern w:val="0"/>
          <w:sz w:val="24"/>
          <w:szCs w:val="24"/>
          <w:lang w:val="en-US"/>
        </w:rPr>
        <w:t>;</w:t>
      </w:r>
    </w:p>
    <w:p w14:paraId="05DD5664" w14:textId="77777777" w:rsidR="00524F23" w:rsidRPr="00442F80" w:rsidRDefault="00524F23" w:rsidP="00524F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END</w:t>
      </w:r>
    </w:p>
    <w:p w14:paraId="1747F320" w14:textId="77777777" w:rsidR="00524F23" w:rsidRPr="00442F80" w:rsidRDefault="00524F23" w:rsidP="00524F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p>
    <w:p w14:paraId="3E46E053" w14:textId="77777777" w:rsidR="00524F23" w:rsidRPr="00442F80" w:rsidRDefault="00524F23" w:rsidP="00524F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8000"/>
          <w:kern w:val="0"/>
          <w:sz w:val="24"/>
          <w:szCs w:val="24"/>
          <w:lang w:val="en-US"/>
        </w:rPr>
        <w:t>-- Check for valid decimal and status values</w:t>
      </w:r>
    </w:p>
    <w:p w14:paraId="4018B7DA" w14:textId="77777777" w:rsidR="00524F23" w:rsidRPr="00442F80" w:rsidRDefault="00524F23" w:rsidP="00524F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IF</w:t>
      </w:r>
      <w:r w:rsidRPr="00442F80">
        <w:rPr>
          <w:rFonts w:ascii="Consolas" w:hAnsi="Consolas" w:cs="Consolas"/>
          <w:color w:val="000000"/>
          <w:kern w:val="0"/>
          <w:sz w:val="24"/>
          <w:szCs w:val="24"/>
          <w:lang w:val="en-US"/>
        </w:rPr>
        <w:t xml:space="preserve"> @price </w:t>
      </w:r>
      <w:r w:rsidRPr="00442F80">
        <w:rPr>
          <w:rFonts w:ascii="Consolas" w:hAnsi="Consolas" w:cs="Consolas"/>
          <w:color w:val="808080"/>
          <w:kern w:val="0"/>
          <w:sz w:val="24"/>
          <w:szCs w:val="24"/>
          <w:lang w:val="en-US"/>
        </w:rPr>
        <w:t>IS</w:t>
      </w:r>
      <w:r w:rsidRPr="00442F80">
        <w:rPr>
          <w:rFonts w:ascii="Consolas" w:hAnsi="Consolas" w:cs="Consolas"/>
          <w:color w:val="000000"/>
          <w:kern w:val="0"/>
          <w:sz w:val="24"/>
          <w:szCs w:val="24"/>
          <w:lang w:val="en-US"/>
        </w:rPr>
        <w:t xml:space="preserve"> </w:t>
      </w:r>
      <w:r w:rsidRPr="00442F80">
        <w:rPr>
          <w:rFonts w:ascii="Consolas" w:hAnsi="Consolas" w:cs="Consolas"/>
          <w:color w:val="808080"/>
          <w:kern w:val="0"/>
          <w:sz w:val="24"/>
          <w:szCs w:val="24"/>
          <w:lang w:val="en-US"/>
        </w:rPr>
        <w:t>NULL</w:t>
      </w:r>
      <w:r w:rsidRPr="00442F80">
        <w:rPr>
          <w:rFonts w:ascii="Consolas" w:hAnsi="Consolas" w:cs="Consolas"/>
          <w:color w:val="000000"/>
          <w:kern w:val="0"/>
          <w:sz w:val="24"/>
          <w:szCs w:val="24"/>
          <w:lang w:val="en-US"/>
        </w:rPr>
        <w:t xml:space="preserve"> </w:t>
      </w:r>
      <w:r w:rsidRPr="00442F80">
        <w:rPr>
          <w:rFonts w:ascii="Consolas" w:hAnsi="Consolas" w:cs="Consolas"/>
          <w:color w:val="808080"/>
          <w:kern w:val="0"/>
          <w:sz w:val="24"/>
          <w:szCs w:val="24"/>
          <w:lang w:val="en-US"/>
        </w:rPr>
        <w:t>OR</w:t>
      </w:r>
      <w:r w:rsidRPr="00442F80">
        <w:rPr>
          <w:rFonts w:ascii="Consolas" w:hAnsi="Consolas" w:cs="Consolas"/>
          <w:color w:val="000000"/>
          <w:kern w:val="0"/>
          <w:sz w:val="24"/>
          <w:szCs w:val="24"/>
          <w:lang w:val="en-US"/>
        </w:rPr>
        <w:t xml:space="preserve"> @price </w:t>
      </w:r>
      <w:r w:rsidRPr="00442F80">
        <w:rPr>
          <w:rFonts w:ascii="Consolas" w:hAnsi="Consolas" w:cs="Consolas"/>
          <w:color w:val="808080"/>
          <w:kern w:val="0"/>
          <w:sz w:val="24"/>
          <w:szCs w:val="24"/>
          <w:lang w:val="en-US"/>
        </w:rPr>
        <w:t>&lt;=</w:t>
      </w:r>
      <w:r w:rsidRPr="00442F80">
        <w:rPr>
          <w:rFonts w:ascii="Consolas" w:hAnsi="Consolas" w:cs="Consolas"/>
          <w:color w:val="000000"/>
          <w:kern w:val="0"/>
          <w:sz w:val="24"/>
          <w:szCs w:val="24"/>
          <w:lang w:val="en-US"/>
        </w:rPr>
        <w:t xml:space="preserve"> 0</w:t>
      </w:r>
    </w:p>
    <w:p w14:paraId="0F520F06" w14:textId="77777777" w:rsidR="00524F23" w:rsidRPr="00442F80" w:rsidRDefault="00524F23" w:rsidP="00524F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BEGIN</w:t>
      </w:r>
    </w:p>
    <w:p w14:paraId="5A171113" w14:textId="77777777" w:rsidR="00524F23" w:rsidRPr="00442F80" w:rsidRDefault="00524F23" w:rsidP="00524F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RAISERROR</w:t>
      </w:r>
      <w:r w:rsidRPr="00442F80">
        <w:rPr>
          <w:rFonts w:ascii="Consolas" w:hAnsi="Consolas" w:cs="Consolas"/>
          <w:color w:val="808080"/>
          <w:kern w:val="0"/>
          <w:sz w:val="24"/>
          <w:szCs w:val="24"/>
          <w:lang w:val="en-US"/>
        </w:rPr>
        <w:t>(</w:t>
      </w:r>
      <w:r w:rsidRPr="00442F80">
        <w:rPr>
          <w:rFonts w:ascii="Consolas" w:hAnsi="Consolas" w:cs="Consolas"/>
          <w:color w:val="FF0000"/>
          <w:kern w:val="0"/>
          <w:sz w:val="24"/>
          <w:szCs w:val="24"/>
          <w:lang w:val="en-US"/>
        </w:rPr>
        <w:t>'Error: Price must not be null and cannot be negative.'</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16</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1</w:t>
      </w:r>
      <w:r w:rsidRPr="00442F80">
        <w:rPr>
          <w:rFonts w:ascii="Consolas" w:hAnsi="Consolas" w:cs="Consolas"/>
          <w:color w:val="808080"/>
          <w:kern w:val="0"/>
          <w:sz w:val="24"/>
          <w:szCs w:val="24"/>
          <w:lang w:val="en-US"/>
        </w:rPr>
        <w:t>);</w:t>
      </w:r>
    </w:p>
    <w:p w14:paraId="41F6F313" w14:textId="77777777" w:rsidR="00524F23" w:rsidRPr="00442F80" w:rsidRDefault="00524F23" w:rsidP="00524F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RETURN</w:t>
      </w:r>
      <w:r w:rsidRPr="00442F80">
        <w:rPr>
          <w:rFonts w:ascii="Consolas" w:hAnsi="Consolas" w:cs="Consolas"/>
          <w:color w:val="808080"/>
          <w:kern w:val="0"/>
          <w:sz w:val="24"/>
          <w:szCs w:val="24"/>
          <w:lang w:val="en-US"/>
        </w:rPr>
        <w:t>;</w:t>
      </w:r>
    </w:p>
    <w:p w14:paraId="39D7EC54" w14:textId="77777777" w:rsidR="00524F23" w:rsidRPr="00442F80" w:rsidRDefault="00524F23" w:rsidP="00524F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END</w:t>
      </w:r>
    </w:p>
    <w:p w14:paraId="2B9236D9" w14:textId="77777777" w:rsidR="00524F23" w:rsidRPr="00442F80" w:rsidRDefault="00524F23" w:rsidP="00524F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p>
    <w:p w14:paraId="234EDEA0" w14:textId="77777777" w:rsidR="00524F23" w:rsidRPr="00442F80" w:rsidRDefault="00524F23" w:rsidP="00524F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IF</w:t>
      </w:r>
      <w:r w:rsidRPr="00442F80">
        <w:rPr>
          <w:rFonts w:ascii="Consolas" w:hAnsi="Consolas" w:cs="Consolas"/>
          <w:color w:val="000000"/>
          <w:kern w:val="0"/>
          <w:sz w:val="24"/>
          <w:szCs w:val="24"/>
          <w:lang w:val="en-US"/>
        </w:rPr>
        <w:t xml:space="preserve"> @status </w:t>
      </w:r>
      <w:r w:rsidRPr="00442F80">
        <w:rPr>
          <w:rFonts w:ascii="Consolas" w:hAnsi="Consolas" w:cs="Consolas"/>
          <w:color w:val="808080"/>
          <w:kern w:val="0"/>
          <w:sz w:val="24"/>
          <w:szCs w:val="24"/>
          <w:lang w:val="en-US"/>
        </w:rPr>
        <w:t>IS</w:t>
      </w:r>
      <w:r w:rsidRPr="00442F80">
        <w:rPr>
          <w:rFonts w:ascii="Consolas" w:hAnsi="Consolas" w:cs="Consolas"/>
          <w:color w:val="000000"/>
          <w:kern w:val="0"/>
          <w:sz w:val="24"/>
          <w:szCs w:val="24"/>
          <w:lang w:val="en-US"/>
        </w:rPr>
        <w:t xml:space="preserve"> </w:t>
      </w:r>
      <w:r w:rsidRPr="00442F80">
        <w:rPr>
          <w:rFonts w:ascii="Consolas" w:hAnsi="Consolas" w:cs="Consolas"/>
          <w:color w:val="808080"/>
          <w:kern w:val="0"/>
          <w:sz w:val="24"/>
          <w:szCs w:val="24"/>
          <w:lang w:val="en-US"/>
        </w:rPr>
        <w:t>NULL</w:t>
      </w:r>
      <w:r w:rsidRPr="00442F80">
        <w:rPr>
          <w:rFonts w:ascii="Consolas" w:hAnsi="Consolas" w:cs="Consolas"/>
          <w:color w:val="000000"/>
          <w:kern w:val="0"/>
          <w:sz w:val="24"/>
          <w:szCs w:val="24"/>
          <w:lang w:val="en-US"/>
        </w:rPr>
        <w:t xml:space="preserve"> </w:t>
      </w:r>
      <w:r w:rsidRPr="00442F80">
        <w:rPr>
          <w:rFonts w:ascii="Consolas" w:hAnsi="Consolas" w:cs="Consolas"/>
          <w:color w:val="808080"/>
          <w:kern w:val="0"/>
          <w:sz w:val="24"/>
          <w:szCs w:val="24"/>
          <w:lang w:val="en-US"/>
        </w:rPr>
        <w:t>OR</w:t>
      </w:r>
      <w:r w:rsidRPr="00442F80">
        <w:rPr>
          <w:rFonts w:ascii="Consolas" w:hAnsi="Consolas" w:cs="Consolas"/>
          <w:color w:val="000000"/>
          <w:kern w:val="0"/>
          <w:sz w:val="24"/>
          <w:szCs w:val="24"/>
          <w:lang w:val="en-US"/>
        </w:rPr>
        <w:t xml:space="preserve"> @status </w:t>
      </w:r>
      <w:r w:rsidRPr="00442F80">
        <w:rPr>
          <w:rFonts w:ascii="Consolas" w:hAnsi="Consolas" w:cs="Consolas"/>
          <w:color w:val="808080"/>
          <w:kern w:val="0"/>
          <w:sz w:val="24"/>
          <w:szCs w:val="24"/>
          <w:lang w:val="en-US"/>
        </w:rPr>
        <w:t>&lt;</w:t>
      </w:r>
      <w:r w:rsidRPr="00442F80">
        <w:rPr>
          <w:rFonts w:ascii="Consolas" w:hAnsi="Consolas" w:cs="Consolas"/>
          <w:color w:val="000000"/>
          <w:kern w:val="0"/>
          <w:sz w:val="24"/>
          <w:szCs w:val="24"/>
          <w:lang w:val="en-US"/>
        </w:rPr>
        <w:t xml:space="preserve"> 0 </w:t>
      </w:r>
      <w:r w:rsidRPr="00442F80">
        <w:rPr>
          <w:rFonts w:ascii="Consolas" w:hAnsi="Consolas" w:cs="Consolas"/>
          <w:color w:val="808080"/>
          <w:kern w:val="0"/>
          <w:sz w:val="24"/>
          <w:szCs w:val="24"/>
          <w:lang w:val="en-US"/>
        </w:rPr>
        <w:t>OR</w:t>
      </w:r>
      <w:r w:rsidRPr="00442F80">
        <w:rPr>
          <w:rFonts w:ascii="Consolas" w:hAnsi="Consolas" w:cs="Consolas"/>
          <w:color w:val="000000"/>
          <w:kern w:val="0"/>
          <w:sz w:val="24"/>
          <w:szCs w:val="24"/>
          <w:lang w:val="en-US"/>
        </w:rPr>
        <w:t xml:space="preserve"> </w:t>
      </w:r>
      <w:r w:rsidRPr="00442F80">
        <w:rPr>
          <w:rFonts w:ascii="Consolas" w:hAnsi="Consolas" w:cs="Consolas"/>
          <w:color w:val="FF00FF"/>
          <w:kern w:val="0"/>
          <w:sz w:val="24"/>
          <w:szCs w:val="24"/>
          <w:lang w:val="en-US"/>
        </w:rPr>
        <w:t>LTRIM</w:t>
      </w:r>
      <w:r w:rsidRPr="00442F80">
        <w:rPr>
          <w:rFonts w:ascii="Consolas" w:hAnsi="Consolas" w:cs="Consolas"/>
          <w:color w:val="808080"/>
          <w:kern w:val="0"/>
          <w:sz w:val="24"/>
          <w:szCs w:val="24"/>
          <w:lang w:val="en-US"/>
        </w:rPr>
        <w:t>(</w:t>
      </w:r>
      <w:r w:rsidRPr="00442F80">
        <w:rPr>
          <w:rFonts w:ascii="Consolas" w:hAnsi="Consolas" w:cs="Consolas"/>
          <w:color w:val="FF00FF"/>
          <w:kern w:val="0"/>
          <w:sz w:val="24"/>
          <w:szCs w:val="24"/>
          <w:lang w:val="en-US"/>
        </w:rPr>
        <w:t>RTRIM</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@categoryID</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FF0000"/>
          <w:kern w:val="0"/>
          <w:sz w:val="24"/>
          <w:szCs w:val="24"/>
          <w:lang w:val="en-US"/>
        </w:rPr>
        <w:t>''</w:t>
      </w:r>
    </w:p>
    <w:p w14:paraId="23BF7805" w14:textId="77777777" w:rsidR="00524F23" w:rsidRPr="00442F80" w:rsidRDefault="00524F23" w:rsidP="00524F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BEGIN</w:t>
      </w:r>
    </w:p>
    <w:p w14:paraId="036C0DC5" w14:textId="77777777" w:rsidR="00524F23" w:rsidRPr="00442F80" w:rsidRDefault="00524F23" w:rsidP="00524F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RAISERROR</w:t>
      </w:r>
      <w:r w:rsidRPr="00442F80">
        <w:rPr>
          <w:rFonts w:ascii="Consolas" w:hAnsi="Consolas" w:cs="Consolas"/>
          <w:color w:val="808080"/>
          <w:kern w:val="0"/>
          <w:sz w:val="24"/>
          <w:szCs w:val="24"/>
          <w:lang w:val="en-US"/>
        </w:rPr>
        <w:t>(</w:t>
      </w:r>
      <w:r w:rsidRPr="00442F80">
        <w:rPr>
          <w:rFonts w:ascii="Consolas" w:hAnsi="Consolas" w:cs="Consolas"/>
          <w:color w:val="FF0000"/>
          <w:kern w:val="0"/>
          <w:sz w:val="24"/>
          <w:szCs w:val="24"/>
          <w:lang w:val="en-US"/>
        </w:rPr>
        <w:t>'Error: Status must be &gt;= 0 and cannot be null.'</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16</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1</w:t>
      </w:r>
      <w:r w:rsidRPr="00442F80">
        <w:rPr>
          <w:rFonts w:ascii="Consolas" w:hAnsi="Consolas" w:cs="Consolas"/>
          <w:color w:val="808080"/>
          <w:kern w:val="0"/>
          <w:sz w:val="24"/>
          <w:szCs w:val="24"/>
          <w:lang w:val="en-US"/>
        </w:rPr>
        <w:t>);</w:t>
      </w:r>
    </w:p>
    <w:p w14:paraId="6358E9A6" w14:textId="77777777" w:rsidR="00524F23" w:rsidRPr="00442F80" w:rsidRDefault="00524F23" w:rsidP="00524F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RETURN</w:t>
      </w:r>
      <w:r w:rsidRPr="00442F80">
        <w:rPr>
          <w:rFonts w:ascii="Consolas" w:hAnsi="Consolas" w:cs="Consolas"/>
          <w:color w:val="808080"/>
          <w:kern w:val="0"/>
          <w:sz w:val="24"/>
          <w:szCs w:val="24"/>
          <w:lang w:val="en-US"/>
        </w:rPr>
        <w:t>;</w:t>
      </w:r>
    </w:p>
    <w:p w14:paraId="65087027" w14:textId="77777777" w:rsidR="00524F23" w:rsidRPr="00442F80" w:rsidRDefault="00524F23" w:rsidP="00524F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END</w:t>
      </w:r>
    </w:p>
    <w:p w14:paraId="0FC362C2" w14:textId="77777777" w:rsidR="00524F23" w:rsidRPr="00442F80" w:rsidRDefault="00524F23" w:rsidP="00524F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p>
    <w:p w14:paraId="55B0771B" w14:textId="77777777" w:rsidR="00524F23" w:rsidRPr="00442F80" w:rsidRDefault="00524F23" w:rsidP="00524F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ab/>
      </w:r>
      <w:r w:rsidRPr="00442F80">
        <w:rPr>
          <w:rFonts w:ascii="Consolas" w:hAnsi="Consolas" w:cs="Consolas"/>
          <w:color w:val="0000FF"/>
          <w:kern w:val="0"/>
          <w:sz w:val="24"/>
          <w:szCs w:val="24"/>
          <w:lang w:val="en-US"/>
        </w:rPr>
        <w:t>DECLARE</w:t>
      </w:r>
      <w:r w:rsidRPr="00442F80">
        <w:rPr>
          <w:rFonts w:ascii="Consolas" w:hAnsi="Consolas" w:cs="Consolas"/>
          <w:color w:val="000000"/>
          <w:kern w:val="0"/>
          <w:sz w:val="24"/>
          <w:szCs w:val="24"/>
          <w:lang w:val="en-US"/>
        </w:rPr>
        <w:t xml:space="preserve"> @ErrorMessage </w:t>
      </w:r>
      <w:r w:rsidRPr="00442F80">
        <w:rPr>
          <w:rFonts w:ascii="Consolas" w:hAnsi="Consolas" w:cs="Consolas"/>
          <w:color w:val="0000FF"/>
          <w:kern w:val="0"/>
          <w:sz w:val="24"/>
          <w:szCs w:val="24"/>
          <w:lang w:val="en-US"/>
        </w:rPr>
        <w:t>NVARCHAR</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4000</w:t>
      </w:r>
      <w:r w:rsidRPr="00442F80">
        <w:rPr>
          <w:rFonts w:ascii="Consolas" w:hAnsi="Consolas" w:cs="Consolas"/>
          <w:color w:val="808080"/>
          <w:kern w:val="0"/>
          <w:sz w:val="24"/>
          <w:szCs w:val="24"/>
          <w:lang w:val="en-US"/>
        </w:rPr>
        <w:t>);</w:t>
      </w:r>
    </w:p>
    <w:p w14:paraId="6DD61D59" w14:textId="77777777" w:rsidR="00524F23" w:rsidRPr="00442F80" w:rsidRDefault="00524F23" w:rsidP="00524F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8000"/>
          <w:kern w:val="0"/>
          <w:sz w:val="24"/>
          <w:szCs w:val="24"/>
          <w:lang w:val="en-US"/>
        </w:rPr>
        <w:t>-- If all checks pass, proceed with the update</w:t>
      </w:r>
    </w:p>
    <w:p w14:paraId="4A30D7AB" w14:textId="77777777" w:rsidR="00524F23" w:rsidRPr="00442F80" w:rsidRDefault="00524F23" w:rsidP="00524F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BEGIN</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TRY</w:t>
      </w:r>
    </w:p>
    <w:p w14:paraId="4ECE8A2B" w14:textId="77777777" w:rsidR="00524F23" w:rsidRPr="00442F80" w:rsidRDefault="00524F23" w:rsidP="00524F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FF00FF"/>
          <w:kern w:val="0"/>
          <w:sz w:val="24"/>
          <w:szCs w:val="24"/>
          <w:lang w:val="en-US"/>
        </w:rPr>
        <w:t>UPDATE</w:t>
      </w:r>
      <w:r w:rsidRPr="00442F80">
        <w:rPr>
          <w:rFonts w:ascii="Consolas" w:hAnsi="Consolas" w:cs="Consolas"/>
          <w:color w:val="000000"/>
          <w:kern w:val="0"/>
          <w:sz w:val="24"/>
          <w:szCs w:val="24"/>
          <w:lang w:val="en-US"/>
        </w:rPr>
        <w:t xml:space="preserve"> Product</w:t>
      </w:r>
    </w:p>
    <w:p w14:paraId="649785A9" w14:textId="77777777" w:rsidR="00524F23" w:rsidRPr="00442F80" w:rsidRDefault="00524F23" w:rsidP="00524F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SET</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name</w:t>
      </w:r>
      <w:r w:rsidRPr="00442F80">
        <w:rPr>
          <w:rFonts w:ascii="Consolas" w:hAnsi="Consolas" w:cs="Consolas"/>
          <w:color w:val="000000"/>
          <w:kern w:val="0"/>
          <w:sz w:val="24"/>
          <w:szCs w:val="24"/>
          <w:lang w:val="en-US"/>
        </w:rPr>
        <w:t xml:space="preserve"> </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@name</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categoryID </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@categoryID</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price </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@price</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status</w:t>
      </w:r>
      <w:r w:rsidRPr="00442F80">
        <w:rPr>
          <w:rFonts w:ascii="Consolas" w:hAnsi="Consolas" w:cs="Consolas"/>
          <w:color w:val="000000"/>
          <w:kern w:val="0"/>
          <w:sz w:val="24"/>
          <w:szCs w:val="24"/>
          <w:lang w:val="en-US"/>
        </w:rPr>
        <w:t xml:space="preserve"> </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@status</w:t>
      </w:r>
    </w:p>
    <w:p w14:paraId="23EF8FC5" w14:textId="77777777" w:rsidR="00524F23" w:rsidRPr="00442F80" w:rsidRDefault="00524F23" w:rsidP="00524F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WHERE</w:t>
      </w:r>
      <w:r w:rsidRPr="00442F80">
        <w:rPr>
          <w:rFonts w:ascii="Consolas" w:hAnsi="Consolas" w:cs="Consolas"/>
          <w:color w:val="000000"/>
          <w:kern w:val="0"/>
          <w:sz w:val="24"/>
          <w:szCs w:val="24"/>
          <w:lang w:val="en-US"/>
        </w:rPr>
        <w:t xml:space="preserve"> ID </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@ID</w:t>
      </w:r>
      <w:r w:rsidRPr="00442F80">
        <w:rPr>
          <w:rFonts w:ascii="Consolas" w:hAnsi="Consolas" w:cs="Consolas"/>
          <w:color w:val="808080"/>
          <w:kern w:val="0"/>
          <w:sz w:val="24"/>
          <w:szCs w:val="24"/>
          <w:lang w:val="en-US"/>
        </w:rPr>
        <w:t>;</w:t>
      </w:r>
    </w:p>
    <w:p w14:paraId="386B3735" w14:textId="77777777" w:rsidR="00524F23" w:rsidRPr="00442F80" w:rsidRDefault="00524F23" w:rsidP="00524F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END</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TRY</w:t>
      </w:r>
    </w:p>
    <w:p w14:paraId="0431C067" w14:textId="77777777" w:rsidR="00524F23" w:rsidRPr="00442F80" w:rsidRDefault="00524F23" w:rsidP="00524F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BEGIN</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CATCH</w:t>
      </w:r>
    </w:p>
    <w:p w14:paraId="03AEE239" w14:textId="77777777" w:rsidR="00524F23" w:rsidRPr="00442F80" w:rsidRDefault="00524F23" w:rsidP="00524F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8000"/>
          <w:kern w:val="0"/>
          <w:sz w:val="24"/>
          <w:szCs w:val="24"/>
          <w:lang w:val="en-US"/>
        </w:rPr>
        <w:t>-- Catch block to handle SQL errors during the update operation</w:t>
      </w:r>
    </w:p>
    <w:p w14:paraId="67295E06" w14:textId="77777777" w:rsidR="00524F23" w:rsidRPr="00442F80" w:rsidRDefault="00524F23" w:rsidP="00524F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SET</w:t>
      </w:r>
      <w:r w:rsidRPr="00442F80">
        <w:rPr>
          <w:rFonts w:ascii="Consolas" w:hAnsi="Consolas" w:cs="Consolas"/>
          <w:color w:val="000000"/>
          <w:kern w:val="0"/>
          <w:sz w:val="24"/>
          <w:szCs w:val="24"/>
          <w:lang w:val="en-US"/>
        </w:rPr>
        <w:t xml:space="preserve"> @ErrorMessage </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FF00FF"/>
          <w:kern w:val="0"/>
          <w:sz w:val="24"/>
          <w:szCs w:val="24"/>
          <w:lang w:val="en-US"/>
        </w:rPr>
        <w:t>ERROR_MESSAGE</w:t>
      </w:r>
      <w:r w:rsidRPr="00442F80">
        <w:rPr>
          <w:rFonts w:ascii="Consolas" w:hAnsi="Consolas" w:cs="Consolas"/>
          <w:color w:val="808080"/>
          <w:kern w:val="0"/>
          <w:sz w:val="24"/>
          <w:szCs w:val="24"/>
          <w:lang w:val="en-US"/>
        </w:rPr>
        <w:t>();</w:t>
      </w:r>
    </w:p>
    <w:p w14:paraId="39090AA9" w14:textId="77777777" w:rsidR="00524F23" w:rsidRPr="00442F80" w:rsidRDefault="00524F23" w:rsidP="00524F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RAISERROR</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@ErrorMessage</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16</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1</w:t>
      </w:r>
      <w:r w:rsidRPr="00442F80">
        <w:rPr>
          <w:rFonts w:ascii="Consolas" w:hAnsi="Consolas" w:cs="Consolas"/>
          <w:color w:val="808080"/>
          <w:kern w:val="0"/>
          <w:sz w:val="24"/>
          <w:szCs w:val="24"/>
          <w:lang w:val="en-US"/>
        </w:rPr>
        <w:t>);</w:t>
      </w:r>
    </w:p>
    <w:p w14:paraId="2AEAC040" w14:textId="77777777" w:rsidR="00524F23" w:rsidRPr="00442F80" w:rsidRDefault="00524F23" w:rsidP="00524F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END</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CATCH</w:t>
      </w:r>
    </w:p>
    <w:p w14:paraId="0ADE1C56" w14:textId="77777777" w:rsidR="00524F23" w:rsidRPr="00442F80" w:rsidRDefault="00524F23" w:rsidP="00524F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FF"/>
          <w:kern w:val="0"/>
          <w:sz w:val="24"/>
          <w:szCs w:val="24"/>
          <w:lang w:val="en-US"/>
        </w:rPr>
        <w:t>END</w:t>
      </w:r>
      <w:r w:rsidRPr="00442F80">
        <w:rPr>
          <w:rFonts w:ascii="Consolas" w:hAnsi="Consolas" w:cs="Consolas"/>
          <w:color w:val="808080"/>
          <w:kern w:val="0"/>
          <w:sz w:val="24"/>
          <w:szCs w:val="24"/>
          <w:lang w:val="en-US"/>
        </w:rPr>
        <w:t>;</w:t>
      </w:r>
    </w:p>
    <w:p w14:paraId="0570D642" w14:textId="05F1D4DB" w:rsidR="00F34EFD" w:rsidRPr="00442F80" w:rsidRDefault="00524F23" w:rsidP="00524F23">
      <w:pPr>
        <w:pBdr>
          <w:top w:val="single" w:sz="4" w:space="1" w:color="auto"/>
          <w:left w:val="single" w:sz="4" w:space="1" w:color="auto"/>
          <w:bottom w:val="single" w:sz="4" w:space="1" w:color="auto"/>
          <w:right w:val="single" w:sz="4" w:space="1" w:color="auto"/>
        </w:pBdr>
        <w:rPr>
          <w:rFonts w:ascii="Times New Roman" w:hAnsi="Times New Roman" w:cs="Times New Roman"/>
          <w:b/>
          <w:sz w:val="24"/>
          <w:szCs w:val="24"/>
          <w:lang w:val="en-US"/>
        </w:rPr>
      </w:pPr>
      <w:r w:rsidRPr="00442F80">
        <w:rPr>
          <w:rFonts w:ascii="Consolas" w:hAnsi="Consolas" w:cs="Consolas"/>
          <w:color w:val="0000FF"/>
          <w:kern w:val="0"/>
          <w:sz w:val="24"/>
          <w:szCs w:val="24"/>
          <w:lang w:val="en-US"/>
        </w:rPr>
        <w:t>GO</w:t>
      </w:r>
    </w:p>
    <w:p w14:paraId="3FC27722" w14:textId="6D1356E8" w:rsidR="001375DD" w:rsidRPr="00442F80" w:rsidRDefault="001375DD" w:rsidP="001375DD">
      <w:pPr>
        <w:pStyle w:val="ListParagraph"/>
        <w:spacing w:after="0" w:line="360" w:lineRule="auto"/>
        <w:ind w:left="1152"/>
        <w:rPr>
          <w:rFonts w:ascii="Times New Roman" w:hAnsi="Times New Roman" w:cs="Times New Roman"/>
          <w:sz w:val="24"/>
          <w:szCs w:val="24"/>
          <w:u w:val="single"/>
          <w:lang w:val="en-US"/>
        </w:rPr>
      </w:pPr>
      <w:r w:rsidRPr="00442F80">
        <w:rPr>
          <w:rFonts w:ascii="Times New Roman" w:hAnsi="Times New Roman" w:cs="Times New Roman"/>
          <w:sz w:val="24"/>
          <w:szCs w:val="24"/>
          <w:u w:val="single"/>
          <w:lang w:val="en-US"/>
        </w:rPr>
        <w:t>C# code:</w:t>
      </w:r>
    </w:p>
    <w:p w14:paraId="62BDB24D" w14:textId="77777777" w:rsidR="00AA1731" w:rsidRPr="00442F80" w:rsidRDefault="00AA1731" w:rsidP="00AA173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try</w:t>
      </w:r>
    </w:p>
    <w:p w14:paraId="226E1A67" w14:textId="77777777" w:rsidR="00AA1731" w:rsidRPr="00442F80" w:rsidRDefault="00AA1731" w:rsidP="00AA173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lastRenderedPageBreak/>
        <w:t>{</w:t>
      </w:r>
    </w:p>
    <w:p w14:paraId="74F7A081" w14:textId="77777777" w:rsidR="00AA1731" w:rsidRPr="00442F80" w:rsidRDefault="00AA1731" w:rsidP="00AA173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 Edit product</w:t>
      </w:r>
    </w:p>
    <w:p w14:paraId="5AD572D1" w14:textId="77777777" w:rsidR="00AA1731" w:rsidRPr="00442F80" w:rsidRDefault="00AA1731" w:rsidP="00AA173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DataProvider.Instance.ExecuteNonQuery("EXEC UpdateProductByID @id , @name , @categoryID , @price , @status"</w:t>
      </w:r>
    </w:p>
    <w:p w14:paraId="49A2A2CD" w14:textId="77777777" w:rsidR="00AA1731" w:rsidRPr="00442F80" w:rsidRDefault="00AA1731" w:rsidP="00AA173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 new object[] { tbxIDProduct.Text, tbxNameProduct.Text, productCategoryID, tbxPriceProduct.Text, tbxStatusProduct.Text });</w:t>
      </w:r>
    </w:p>
    <w:p w14:paraId="7F4C7B5E" w14:textId="77777777" w:rsidR="00AA1731" w:rsidRPr="00442F80" w:rsidRDefault="00AA1731" w:rsidP="00AA173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MessageBox.Show("Sửa sản phẩm thành công", "Thông báo", MessageBoxButtons.OK, MessageBoxIcon.Information);</w:t>
      </w:r>
    </w:p>
    <w:p w14:paraId="3425D0BE" w14:textId="77777777" w:rsidR="00AA1731" w:rsidRPr="00442F80" w:rsidRDefault="00AA1731" w:rsidP="00AA173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LoadData();</w:t>
      </w:r>
    </w:p>
    <w:p w14:paraId="29C5CBC9" w14:textId="77777777" w:rsidR="00AA1731" w:rsidRPr="00442F80" w:rsidRDefault="00AA1731" w:rsidP="00AA173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p>
    <w:p w14:paraId="2427B1CB" w14:textId="77777777" w:rsidR="00AA1731" w:rsidRPr="00442F80" w:rsidRDefault="00AA1731" w:rsidP="00AA173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w:t>
      </w:r>
    </w:p>
    <w:p w14:paraId="21DC6F12" w14:textId="77777777" w:rsidR="00AA1731" w:rsidRPr="00442F80" w:rsidRDefault="00AA1731" w:rsidP="00AA173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catch (SqlException err)</w:t>
      </w:r>
    </w:p>
    <w:p w14:paraId="209DD377" w14:textId="77777777" w:rsidR="00AA1731" w:rsidRPr="00442F80" w:rsidRDefault="00AA1731" w:rsidP="00AA173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w:t>
      </w:r>
    </w:p>
    <w:p w14:paraId="61C65279" w14:textId="77777777" w:rsidR="00AA1731" w:rsidRPr="00442F80" w:rsidRDefault="00AA1731" w:rsidP="00AA173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MessageBox.Show("Sửa sản phẩm thất bại\n" + err.Message, "Thông báo", MessageBoxButtons.OK, MessageBoxIcon.Warning);</w:t>
      </w:r>
    </w:p>
    <w:p w14:paraId="1056C86C" w14:textId="77777777" w:rsidR="00AA1731" w:rsidRPr="00442F80" w:rsidRDefault="00AA1731" w:rsidP="00AA173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return;</w:t>
      </w:r>
    </w:p>
    <w:p w14:paraId="36D7294E" w14:textId="56203C14" w:rsidR="004E6312" w:rsidRPr="00442F80" w:rsidRDefault="00AA1731" w:rsidP="008B400D">
      <w:pPr>
        <w:pBdr>
          <w:top w:val="single" w:sz="4" w:space="1" w:color="auto"/>
          <w:left w:val="single" w:sz="4" w:space="4" w:color="auto"/>
          <w:bottom w:val="single" w:sz="4" w:space="1" w:color="auto"/>
          <w:right w:val="single" w:sz="4" w:space="4" w:color="auto"/>
        </w:pBdr>
        <w:rPr>
          <w:rFonts w:ascii="Times New Roman" w:hAnsi="Times New Roman" w:cs="Times New Roman"/>
          <w:b/>
          <w:sz w:val="24"/>
          <w:szCs w:val="24"/>
          <w:lang w:val="en-US"/>
        </w:rPr>
      </w:pPr>
      <w:r w:rsidRPr="00442F80">
        <w:rPr>
          <w:rFonts w:ascii="Cascadia Mono" w:hAnsi="Cascadia Mono" w:cs="Cascadia Mono"/>
          <w:color w:val="000000"/>
          <w:kern w:val="0"/>
          <w:sz w:val="24"/>
          <w:szCs w:val="24"/>
          <w:lang w:val="en-US"/>
        </w:rPr>
        <w:t>}</w:t>
      </w:r>
    </w:p>
    <w:p w14:paraId="5E0503DE" w14:textId="1297510E" w:rsidR="007A0BCC" w:rsidRPr="00442F80" w:rsidRDefault="007A0BCC" w:rsidP="007A0BCC">
      <w:pPr>
        <w:pStyle w:val="ListParagraph"/>
        <w:numPr>
          <w:ilvl w:val="0"/>
          <w:numId w:val="35"/>
        </w:numPr>
        <w:rPr>
          <w:rFonts w:ascii="Times New Roman" w:hAnsi="Times New Roman" w:cs="Times New Roman"/>
          <w:b/>
          <w:sz w:val="24"/>
          <w:szCs w:val="24"/>
          <w:lang w:val="en-US"/>
        </w:rPr>
      </w:pPr>
      <w:r w:rsidRPr="00442F80">
        <w:rPr>
          <w:rFonts w:ascii="Times New Roman" w:hAnsi="Times New Roman" w:cs="Times New Roman"/>
          <w:b/>
          <w:sz w:val="24"/>
          <w:szCs w:val="24"/>
          <w:lang w:val="en-US"/>
        </w:rPr>
        <w:t>Thủ tục xóa Product:</w:t>
      </w:r>
      <w:r w:rsidR="006764EF" w:rsidRPr="00442F80">
        <w:rPr>
          <w:rFonts w:ascii="Times New Roman" w:hAnsi="Times New Roman" w:cs="Times New Roman"/>
          <w:b/>
          <w:sz w:val="24"/>
          <w:szCs w:val="24"/>
          <w:lang w:val="en-US"/>
        </w:rPr>
        <w:t xml:space="preserve"> </w:t>
      </w:r>
      <w:r w:rsidR="006764EF" w:rsidRPr="00442F80">
        <w:rPr>
          <w:rFonts w:ascii="Times New Roman" w:hAnsi="Times New Roman" w:cs="Times New Roman"/>
          <w:sz w:val="24"/>
          <w:szCs w:val="24"/>
          <w:lang w:val="en-US"/>
        </w:rPr>
        <w:t xml:space="preserve">Sửa status  = -1 </w:t>
      </w:r>
      <w:r w:rsidR="00BE098E" w:rsidRPr="00442F80">
        <w:rPr>
          <w:rFonts w:ascii="Times New Roman" w:hAnsi="Times New Roman" w:cs="Times New Roman"/>
          <w:sz w:val="24"/>
          <w:szCs w:val="24"/>
          <w:lang w:val="en-US"/>
        </w:rPr>
        <w:t>, được coi như đã xóa</w:t>
      </w:r>
    </w:p>
    <w:p w14:paraId="40C1D3B8" w14:textId="77777777" w:rsidR="004632BA" w:rsidRPr="00442F80" w:rsidRDefault="004632BA" w:rsidP="004632BA">
      <w:pPr>
        <w:pStyle w:val="ListParagraph"/>
        <w:spacing w:after="0" w:line="360" w:lineRule="auto"/>
        <w:ind w:left="1152"/>
        <w:rPr>
          <w:rFonts w:ascii="Times New Roman" w:hAnsi="Times New Roman" w:cs="Times New Roman"/>
          <w:sz w:val="24"/>
          <w:szCs w:val="24"/>
          <w:u w:val="single"/>
          <w:lang w:val="en-US"/>
        </w:rPr>
      </w:pPr>
      <w:r w:rsidRPr="00442F80">
        <w:rPr>
          <w:rFonts w:ascii="Times New Roman" w:hAnsi="Times New Roman" w:cs="Times New Roman"/>
          <w:sz w:val="24"/>
          <w:szCs w:val="24"/>
          <w:u w:val="single"/>
          <w:lang w:val="en-US"/>
        </w:rPr>
        <w:t>SQL:</w:t>
      </w:r>
    </w:p>
    <w:p w14:paraId="2260DFA8" w14:textId="77777777" w:rsidR="00070587" w:rsidRPr="00442F80" w:rsidRDefault="00070587" w:rsidP="000705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FF"/>
          <w:kern w:val="0"/>
          <w:sz w:val="24"/>
          <w:szCs w:val="24"/>
          <w:lang w:val="en-US"/>
        </w:rPr>
        <w:t>CREATE</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PROCEDURE</w:t>
      </w:r>
      <w:r w:rsidRPr="00442F80">
        <w:rPr>
          <w:rFonts w:ascii="Consolas" w:hAnsi="Consolas" w:cs="Consolas"/>
          <w:color w:val="000000"/>
          <w:kern w:val="0"/>
          <w:sz w:val="24"/>
          <w:szCs w:val="24"/>
          <w:lang w:val="en-US"/>
        </w:rPr>
        <w:t xml:space="preserve"> DeleteProductByID</w:t>
      </w:r>
    </w:p>
    <w:p w14:paraId="7970F76F" w14:textId="77777777" w:rsidR="00070587" w:rsidRPr="00442F80" w:rsidRDefault="00070587" w:rsidP="000705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@ID </w:t>
      </w:r>
      <w:r w:rsidRPr="00442F80">
        <w:rPr>
          <w:rFonts w:ascii="Consolas" w:hAnsi="Consolas" w:cs="Consolas"/>
          <w:color w:val="0000FF"/>
          <w:kern w:val="0"/>
          <w:sz w:val="24"/>
          <w:szCs w:val="24"/>
          <w:lang w:val="en-US"/>
        </w:rPr>
        <w:t>VARCHAR</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3</w:t>
      </w:r>
      <w:r w:rsidRPr="00442F80">
        <w:rPr>
          <w:rFonts w:ascii="Consolas" w:hAnsi="Consolas" w:cs="Consolas"/>
          <w:color w:val="808080"/>
          <w:kern w:val="0"/>
          <w:sz w:val="24"/>
          <w:szCs w:val="24"/>
          <w:lang w:val="en-US"/>
        </w:rPr>
        <w:t>)</w:t>
      </w:r>
    </w:p>
    <w:p w14:paraId="7DD1617F" w14:textId="77777777" w:rsidR="00070587" w:rsidRPr="00442F80" w:rsidRDefault="00070587" w:rsidP="000705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FF"/>
          <w:kern w:val="0"/>
          <w:sz w:val="24"/>
          <w:szCs w:val="24"/>
          <w:lang w:val="en-US"/>
        </w:rPr>
        <w:t>AS</w:t>
      </w:r>
    </w:p>
    <w:p w14:paraId="64962EDC" w14:textId="77777777" w:rsidR="00070587" w:rsidRPr="00442F80" w:rsidRDefault="00070587" w:rsidP="000705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FF"/>
          <w:kern w:val="0"/>
          <w:sz w:val="24"/>
          <w:szCs w:val="24"/>
          <w:lang w:val="en-US"/>
        </w:rPr>
        <w:t>BEGIN</w:t>
      </w:r>
    </w:p>
    <w:p w14:paraId="70909326" w14:textId="77777777" w:rsidR="00070587" w:rsidRPr="00442F80" w:rsidRDefault="00070587" w:rsidP="000705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SET</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NOCOUNT</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ON</w:t>
      </w:r>
      <w:r w:rsidRPr="00442F80">
        <w:rPr>
          <w:rFonts w:ascii="Consolas" w:hAnsi="Consolas" w:cs="Consolas"/>
          <w:color w:val="808080"/>
          <w:kern w:val="0"/>
          <w:sz w:val="24"/>
          <w:szCs w:val="24"/>
          <w:lang w:val="en-US"/>
        </w:rPr>
        <w:t>;</w:t>
      </w:r>
    </w:p>
    <w:p w14:paraId="756A01DA" w14:textId="77777777" w:rsidR="00070587" w:rsidRPr="00442F80" w:rsidRDefault="00070587" w:rsidP="000705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p>
    <w:p w14:paraId="7ED5FB82" w14:textId="77777777" w:rsidR="001512EA" w:rsidRPr="00442F80" w:rsidRDefault="001512EA" w:rsidP="001512E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DECLARE</w:t>
      </w:r>
      <w:r w:rsidRPr="00442F80">
        <w:rPr>
          <w:rFonts w:ascii="Consolas" w:hAnsi="Consolas" w:cs="Consolas"/>
          <w:color w:val="000000"/>
          <w:kern w:val="0"/>
          <w:sz w:val="24"/>
          <w:szCs w:val="24"/>
          <w:lang w:val="en-US"/>
        </w:rPr>
        <w:t xml:space="preserve"> @ErrorMessage </w:t>
      </w:r>
      <w:r w:rsidRPr="00442F80">
        <w:rPr>
          <w:rFonts w:ascii="Consolas" w:hAnsi="Consolas" w:cs="Consolas"/>
          <w:color w:val="0000FF"/>
          <w:kern w:val="0"/>
          <w:sz w:val="24"/>
          <w:szCs w:val="24"/>
          <w:lang w:val="en-US"/>
        </w:rPr>
        <w:t>NVARCHAR</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4000</w:t>
      </w:r>
      <w:r w:rsidRPr="00442F80">
        <w:rPr>
          <w:rFonts w:ascii="Consolas" w:hAnsi="Consolas" w:cs="Consolas"/>
          <w:color w:val="808080"/>
          <w:kern w:val="0"/>
          <w:sz w:val="24"/>
          <w:szCs w:val="24"/>
          <w:lang w:val="en-US"/>
        </w:rPr>
        <w:t>);</w:t>
      </w:r>
    </w:p>
    <w:p w14:paraId="721E990B" w14:textId="77777777" w:rsidR="001512EA" w:rsidRPr="00442F80" w:rsidRDefault="001512EA" w:rsidP="001512E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DECLARE</w:t>
      </w:r>
      <w:r w:rsidRPr="00442F80">
        <w:rPr>
          <w:rFonts w:ascii="Consolas" w:hAnsi="Consolas" w:cs="Consolas"/>
          <w:color w:val="000000"/>
          <w:kern w:val="0"/>
          <w:sz w:val="24"/>
          <w:szCs w:val="24"/>
          <w:lang w:val="en-US"/>
        </w:rPr>
        <w:t xml:space="preserve"> @ErrorSeverity </w:t>
      </w:r>
      <w:r w:rsidRPr="00442F80">
        <w:rPr>
          <w:rFonts w:ascii="Consolas" w:hAnsi="Consolas" w:cs="Consolas"/>
          <w:color w:val="0000FF"/>
          <w:kern w:val="0"/>
          <w:sz w:val="24"/>
          <w:szCs w:val="24"/>
          <w:lang w:val="en-US"/>
        </w:rPr>
        <w:t>INT</w:t>
      </w:r>
      <w:r w:rsidRPr="00442F80">
        <w:rPr>
          <w:rFonts w:ascii="Consolas" w:hAnsi="Consolas" w:cs="Consolas"/>
          <w:color w:val="808080"/>
          <w:kern w:val="0"/>
          <w:sz w:val="24"/>
          <w:szCs w:val="24"/>
          <w:lang w:val="en-US"/>
        </w:rPr>
        <w:t>;</w:t>
      </w:r>
    </w:p>
    <w:p w14:paraId="1AE22DB7" w14:textId="77777777" w:rsidR="001512EA" w:rsidRPr="00442F80" w:rsidRDefault="001512EA" w:rsidP="001512E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DECLARE</w:t>
      </w:r>
      <w:r w:rsidRPr="00442F80">
        <w:rPr>
          <w:rFonts w:ascii="Consolas" w:hAnsi="Consolas" w:cs="Consolas"/>
          <w:color w:val="000000"/>
          <w:kern w:val="0"/>
          <w:sz w:val="24"/>
          <w:szCs w:val="24"/>
          <w:lang w:val="en-US"/>
        </w:rPr>
        <w:t xml:space="preserve"> @ErrorState </w:t>
      </w:r>
      <w:r w:rsidRPr="00442F80">
        <w:rPr>
          <w:rFonts w:ascii="Consolas" w:hAnsi="Consolas" w:cs="Consolas"/>
          <w:color w:val="0000FF"/>
          <w:kern w:val="0"/>
          <w:sz w:val="24"/>
          <w:szCs w:val="24"/>
          <w:lang w:val="en-US"/>
        </w:rPr>
        <w:t>INT</w:t>
      </w:r>
      <w:r w:rsidRPr="00442F80">
        <w:rPr>
          <w:rFonts w:ascii="Consolas" w:hAnsi="Consolas" w:cs="Consolas"/>
          <w:color w:val="808080"/>
          <w:kern w:val="0"/>
          <w:sz w:val="24"/>
          <w:szCs w:val="24"/>
          <w:lang w:val="en-US"/>
        </w:rPr>
        <w:t>;</w:t>
      </w:r>
    </w:p>
    <w:p w14:paraId="72007C8D" w14:textId="77777777" w:rsidR="001512EA" w:rsidRPr="00442F80" w:rsidRDefault="001512EA" w:rsidP="001512E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p>
    <w:p w14:paraId="17B71A79" w14:textId="77777777" w:rsidR="001512EA" w:rsidRPr="00442F80" w:rsidRDefault="001512EA" w:rsidP="001512E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BEGIN</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TRY</w:t>
      </w:r>
    </w:p>
    <w:p w14:paraId="667F4123" w14:textId="77777777" w:rsidR="001512EA" w:rsidRPr="00442F80" w:rsidRDefault="001512EA" w:rsidP="001512E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BEGIN</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TRANSACTION</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008000"/>
          <w:kern w:val="0"/>
          <w:sz w:val="24"/>
          <w:szCs w:val="24"/>
          <w:lang w:val="en-US"/>
        </w:rPr>
        <w:t>-- Start the transaction</w:t>
      </w:r>
    </w:p>
    <w:p w14:paraId="3AF2C9DC" w14:textId="77777777" w:rsidR="00070587" w:rsidRPr="00442F80" w:rsidRDefault="00070587" w:rsidP="000705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p>
    <w:p w14:paraId="0F36D737" w14:textId="77777777" w:rsidR="00070587" w:rsidRPr="00442F80" w:rsidRDefault="00070587" w:rsidP="000705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8000"/>
          <w:kern w:val="0"/>
          <w:sz w:val="24"/>
          <w:szCs w:val="24"/>
          <w:lang w:val="en-US"/>
        </w:rPr>
        <w:t>-- First, delete associated data from Product_Material</w:t>
      </w:r>
    </w:p>
    <w:p w14:paraId="45EB07BC" w14:textId="77777777" w:rsidR="00070587" w:rsidRPr="00442F80" w:rsidRDefault="00070587" w:rsidP="000705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DELETE</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FROM</w:t>
      </w:r>
      <w:r w:rsidRPr="00442F80">
        <w:rPr>
          <w:rFonts w:ascii="Consolas" w:hAnsi="Consolas" w:cs="Consolas"/>
          <w:color w:val="000000"/>
          <w:kern w:val="0"/>
          <w:sz w:val="24"/>
          <w:szCs w:val="24"/>
          <w:lang w:val="en-US"/>
        </w:rPr>
        <w:t xml:space="preserve"> Product_Material</w:t>
      </w:r>
    </w:p>
    <w:p w14:paraId="64949E52" w14:textId="77777777" w:rsidR="00070587" w:rsidRPr="00442F80" w:rsidRDefault="00070587" w:rsidP="000705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WHERE</w:t>
      </w:r>
      <w:r w:rsidRPr="00442F80">
        <w:rPr>
          <w:rFonts w:ascii="Consolas" w:hAnsi="Consolas" w:cs="Consolas"/>
          <w:color w:val="000000"/>
          <w:kern w:val="0"/>
          <w:sz w:val="24"/>
          <w:szCs w:val="24"/>
          <w:lang w:val="en-US"/>
        </w:rPr>
        <w:t xml:space="preserve"> productID </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@ID</w:t>
      </w:r>
      <w:r w:rsidRPr="00442F80">
        <w:rPr>
          <w:rFonts w:ascii="Consolas" w:hAnsi="Consolas" w:cs="Consolas"/>
          <w:color w:val="808080"/>
          <w:kern w:val="0"/>
          <w:sz w:val="24"/>
          <w:szCs w:val="24"/>
          <w:lang w:val="en-US"/>
        </w:rPr>
        <w:t>;</w:t>
      </w:r>
    </w:p>
    <w:p w14:paraId="348AA6A0" w14:textId="77777777" w:rsidR="00070587" w:rsidRPr="00442F80" w:rsidRDefault="00070587" w:rsidP="000705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p>
    <w:p w14:paraId="4627251C" w14:textId="77777777" w:rsidR="00070587" w:rsidRPr="00442F80" w:rsidRDefault="00070587" w:rsidP="000705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8000"/>
          <w:kern w:val="0"/>
          <w:sz w:val="24"/>
          <w:szCs w:val="24"/>
          <w:lang w:val="en-US"/>
        </w:rPr>
        <w:t>-- Then, update the status in the Product table</w:t>
      </w:r>
    </w:p>
    <w:p w14:paraId="66C78CF8" w14:textId="77777777" w:rsidR="00070587" w:rsidRPr="00442F80" w:rsidRDefault="00070587" w:rsidP="000705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FF00FF"/>
          <w:kern w:val="0"/>
          <w:sz w:val="24"/>
          <w:szCs w:val="24"/>
          <w:lang w:val="en-US"/>
        </w:rPr>
        <w:t>UPDATE</w:t>
      </w:r>
      <w:r w:rsidRPr="00442F80">
        <w:rPr>
          <w:rFonts w:ascii="Consolas" w:hAnsi="Consolas" w:cs="Consolas"/>
          <w:color w:val="000000"/>
          <w:kern w:val="0"/>
          <w:sz w:val="24"/>
          <w:szCs w:val="24"/>
          <w:lang w:val="en-US"/>
        </w:rPr>
        <w:t xml:space="preserve"> Product</w:t>
      </w:r>
    </w:p>
    <w:p w14:paraId="1077F238" w14:textId="77777777" w:rsidR="00070587" w:rsidRPr="00442F80" w:rsidRDefault="00070587" w:rsidP="000705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SET</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status</w:t>
      </w:r>
      <w:r w:rsidRPr="00442F80">
        <w:rPr>
          <w:rFonts w:ascii="Consolas" w:hAnsi="Consolas" w:cs="Consolas"/>
          <w:color w:val="000000"/>
          <w:kern w:val="0"/>
          <w:sz w:val="24"/>
          <w:szCs w:val="24"/>
          <w:lang w:val="en-US"/>
        </w:rPr>
        <w:t xml:space="preserve"> </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1</w:t>
      </w:r>
    </w:p>
    <w:p w14:paraId="649405F0" w14:textId="77777777" w:rsidR="00070587" w:rsidRPr="00442F80" w:rsidRDefault="00070587" w:rsidP="000705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WHERE</w:t>
      </w:r>
      <w:r w:rsidRPr="00442F80">
        <w:rPr>
          <w:rFonts w:ascii="Consolas" w:hAnsi="Consolas" w:cs="Consolas"/>
          <w:color w:val="000000"/>
          <w:kern w:val="0"/>
          <w:sz w:val="24"/>
          <w:szCs w:val="24"/>
          <w:lang w:val="en-US"/>
        </w:rPr>
        <w:t xml:space="preserve"> ID </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@ID</w:t>
      </w:r>
      <w:r w:rsidRPr="00442F80">
        <w:rPr>
          <w:rFonts w:ascii="Consolas" w:hAnsi="Consolas" w:cs="Consolas"/>
          <w:color w:val="808080"/>
          <w:kern w:val="0"/>
          <w:sz w:val="24"/>
          <w:szCs w:val="24"/>
          <w:lang w:val="en-US"/>
        </w:rPr>
        <w:t>;</w:t>
      </w:r>
    </w:p>
    <w:p w14:paraId="1DB4BFDA" w14:textId="77777777" w:rsidR="00070587" w:rsidRPr="00442F80" w:rsidRDefault="00070587" w:rsidP="000705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p>
    <w:p w14:paraId="3A30C4BE" w14:textId="77777777" w:rsidR="001512EA" w:rsidRPr="00442F80" w:rsidRDefault="001512EA" w:rsidP="001512E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COMMIT</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TRANSACTION</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008000"/>
          <w:kern w:val="0"/>
          <w:sz w:val="24"/>
          <w:szCs w:val="24"/>
          <w:lang w:val="en-US"/>
        </w:rPr>
        <w:t>-- Commit the transaction if no errors</w:t>
      </w:r>
    </w:p>
    <w:p w14:paraId="7BF88FDA" w14:textId="77777777" w:rsidR="00070587" w:rsidRPr="00442F80" w:rsidRDefault="00070587" w:rsidP="000705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END</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TRY</w:t>
      </w:r>
    </w:p>
    <w:p w14:paraId="09B38E71" w14:textId="77777777" w:rsidR="001512EA" w:rsidRPr="00442F80" w:rsidRDefault="001512EA" w:rsidP="001512E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BEGIN</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CATCH</w:t>
      </w:r>
    </w:p>
    <w:p w14:paraId="486C3C6C" w14:textId="77777777" w:rsidR="001512EA" w:rsidRPr="00442F80" w:rsidRDefault="001512EA" w:rsidP="001512E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ROLLBACK</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TRANSACTION</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008000"/>
          <w:kern w:val="0"/>
          <w:sz w:val="24"/>
          <w:szCs w:val="24"/>
          <w:lang w:val="en-US"/>
        </w:rPr>
        <w:t>-- Roll back the transaction on error</w:t>
      </w:r>
    </w:p>
    <w:p w14:paraId="7B56DDFD" w14:textId="77777777" w:rsidR="00070587" w:rsidRPr="00442F80" w:rsidRDefault="00070587" w:rsidP="000705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p>
    <w:p w14:paraId="4E8F1C2F" w14:textId="77777777" w:rsidR="00070587" w:rsidRPr="00442F80" w:rsidRDefault="00070587" w:rsidP="000705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8000"/>
          <w:kern w:val="0"/>
          <w:sz w:val="24"/>
          <w:szCs w:val="24"/>
          <w:lang w:val="en-US"/>
        </w:rPr>
        <w:t>-- If an error occurs, catch it and throw an error message</w:t>
      </w:r>
    </w:p>
    <w:p w14:paraId="633918DB" w14:textId="77777777" w:rsidR="00070587" w:rsidRPr="00442F80" w:rsidRDefault="00070587" w:rsidP="000705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lastRenderedPageBreak/>
        <w:t xml:space="preserve">        </w:t>
      </w:r>
      <w:r w:rsidRPr="00442F80">
        <w:rPr>
          <w:rFonts w:ascii="Consolas" w:hAnsi="Consolas" w:cs="Consolas"/>
          <w:color w:val="0000FF"/>
          <w:kern w:val="0"/>
          <w:sz w:val="24"/>
          <w:szCs w:val="24"/>
          <w:lang w:val="en-US"/>
        </w:rPr>
        <w:t>SET</w:t>
      </w:r>
      <w:r w:rsidRPr="00442F80">
        <w:rPr>
          <w:rFonts w:ascii="Consolas" w:hAnsi="Consolas" w:cs="Consolas"/>
          <w:color w:val="000000"/>
          <w:kern w:val="0"/>
          <w:sz w:val="24"/>
          <w:szCs w:val="24"/>
          <w:lang w:val="en-US"/>
        </w:rPr>
        <w:t xml:space="preserve"> @ErrorMessage </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FF00FF"/>
          <w:kern w:val="0"/>
          <w:sz w:val="24"/>
          <w:szCs w:val="24"/>
          <w:lang w:val="en-US"/>
        </w:rPr>
        <w:t>ERROR_MESSAGE</w:t>
      </w:r>
      <w:r w:rsidRPr="00442F80">
        <w:rPr>
          <w:rFonts w:ascii="Consolas" w:hAnsi="Consolas" w:cs="Consolas"/>
          <w:color w:val="808080"/>
          <w:kern w:val="0"/>
          <w:sz w:val="24"/>
          <w:szCs w:val="24"/>
          <w:lang w:val="en-US"/>
        </w:rPr>
        <w:t>();</w:t>
      </w:r>
    </w:p>
    <w:p w14:paraId="207B64F9" w14:textId="77777777" w:rsidR="00070587" w:rsidRPr="00442F80" w:rsidRDefault="00070587" w:rsidP="000705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SET</w:t>
      </w:r>
      <w:r w:rsidRPr="00442F80">
        <w:rPr>
          <w:rFonts w:ascii="Consolas" w:hAnsi="Consolas" w:cs="Consolas"/>
          <w:color w:val="000000"/>
          <w:kern w:val="0"/>
          <w:sz w:val="24"/>
          <w:szCs w:val="24"/>
          <w:lang w:val="en-US"/>
        </w:rPr>
        <w:t xml:space="preserve"> @ErrorSeverity </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FF00FF"/>
          <w:kern w:val="0"/>
          <w:sz w:val="24"/>
          <w:szCs w:val="24"/>
          <w:lang w:val="en-US"/>
        </w:rPr>
        <w:t>ERROR_SEVERITY</w:t>
      </w:r>
      <w:r w:rsidRPr="00442F80">
        <w:rPr>
          <w:rFonts w:ascii="Consolas" w:hAnsi="Consolas" w:cs="Consolas"/>
          <w:color w:val="808080"/>
          <w:kern w:val="0"/>
          <w:sz w:val="24"/>
          <w:szCs w:val="24"/>
          <w:lang w:val="en-US"/>
        </w:rPr>
        <w:t>();</w:t>
      </w:r>
    </w:p>
    <w:p w14:paraId="38DD6F03" w14:textId="77777777" w:rsidR="00070587" w:rsidRPr="00442F80" w:rsidRDefault="00070587" w:rsidP="000705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SET</w:t>
      </w:r>
      <w:r w:rsidRPr="00442F80">
        <w:rPr>
          <w:rFonts w:ascii="Consolas" w:hAnsi="Consolas" w:cs="Consolas"/>
          <w:color w:val="000000"/>
          <w:kern w:val="0"/>
          <w:sz w:val="24"/>
          <w:szCs w:val="24"/>
          <w:lang w:val="en-US"/>
        </w:rPr>
        <w:t xml:space="preserve"> @ErrorState </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FF00FF"/>
          <w:kern w:val="0"/>
          <w:sz w:val="24"/>
          <w:szCs w:val="24"/>
          <w:lang w:val="en-US"/>
        </w:rPr>
        <w:t>ERROR_STATE</w:t>
      </w:r>
      <w:r w:rsidRPr="00442F80">
        <w:rPr>
          <w:rFonts w:ascii="Consolas" w:hAnsi="Consolas" w:cs="Consolas"/>
          <w:color w:val="808080"/>
          <w:kern w:val="0"/>
          <w:sz w:val="24"/>
          <w:szCs w:val="24"/>
          <w:lang w:val="en-US"/>
        </w:rPr>
        <w:t>();</w:t>
      </w:r>
    </w:p>
    <w:p w14:paraId="21F895AA" w14:textId="77777777" w:rsidR="00070587" w:rsidRPr="00442F80" w:rsidRDefault="00070587" w:rsidP="000705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RAISERROR</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@ErrorMessage</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@ErrorSeverity</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@ErrorState</w:t>
      </w:r>
      <w:r w:rsidRPr="00442F80">
        <w:rPr>
          <w:rFonts w:ascii="Consolas" w:hAnsi="Consolas" w:cs="Consolas"/>
          <w:color w:val="808080"/>
          <w:kern w:val="0"/>
          <w:sz w:val="24"/>
          <w:szCs w:val="24"/>
          <w:lang w:val="en-US"/>
        </w:rPr>
        <w:t>);</w:t>
      </w:r>
    </w:p>
    <w:p w14:paraId="589270D9" w14:textId="77777777" w:rsidR="00070587" w:rsidRPr="00442F80" w:rsidRDefault="00070587" w:rsidP="000705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END</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CATCH</w:t>
      </w:r>
    </w:p>
    <w:p w14:paraId="050029B9" w14:textId="77777777" w:rsidR="00070587" w:rsidRPr="00442F80" w:rsidRDefault="00070587" w:rsidP="000705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FF"/>
          <w:kern w:val="0"/>
          <w:sz w:val="24"/>
          <w:szCs w:val="24"/>
          <w:lang w:val="en-US"/>
        </w:rPr>
        <w:t>END</w:t>
      </w:r>
      <w:r w:rsidRPr="00442F80">
        <w:rPr>
          <w:rFonts w:ascii="Consolas" w:hAnsi="Consolas" w:cs="Consolas"/>
          <w:color w:val="808080"/>
          <w:kern w:val="0"/>
          <w:sz w:val="24"/>
          <w:szCs w:val="24"/>
          <w:lang w:val="en-US"/>
        </w:rPr>
        <w:t>;</w:t>
      </w:r>
    </w:p>
    <w:p w14:paraId="39751E73" w14:textId="724D5F78" w:rsidR="006764EF" w:rsidRPr="00442F80" w:rsidRDefault="00070587" w:rsidP="001512EA">
      <w:pPr>
        <w:pBdr>
          <w:top w:val="single" w:sz="4" w:space="1" w:color="auto"/>
          <w:left w:val="single" w:sz="4" w:space="4" w:color="auto"/>
          <w:bottom w:val="single" w:sz="4" w:space="1" w:color="auto"/>
          <w:right w:val="single" w:sz="4" w:space="4" w:color="auto"/>
        </w:pBdr>
        <w:rPr>
          <w:rFonts w:ascii="Times New Roman" w:hAnsi="Times New Roman" w:cs="Times New Roman"/>
          <w:b/>
          <w:sz w:val="24"/>
          <w:szCs w:val="24"/>
          <w:lang w:val="en-US"/>
        </w:rPr>
      </w:pPr>
      <w:r w:rsidRPr="00442F80">
        <w:rPr>
          <w:rFonts w:ascii="Consolas" w:hAnsi="Consolas" w:cs="Consolas"/>
          <w:color w:val="0000FF"/>
          <w:kern w:val="0"/>
          <w:sz w:val="24"/>
          <w:szCs w:val="24"/>
          <w:lang w:val="en-US"/>
        </w:rPr>
        <w:t>GO</w:t>
      </w:r>
    </w:p>
    <w:p w14:paraId="462F3B22" w14:textId="6E3A3DE6" w:rsidR="007A0BCC" w:rsidRPr="00442F80" w:rsidRDefault="00791982" w:rsidP="007A0BCC">
      <w:pPr>
        <w:pStyle w:val="ListParagraph"/>
        <w:numPr>
          <w:ilvl w:val="0"/>
          <w:numId w:val="35"/>
        </w:numPr>
        <w:rPr>
          <w:rFonts w:ascii="Times New Roman" w:hAnsi="Times New Roman" w:cs="Times New Roman"/>
          <w:b/>
          <w:sz w:val="24"/>
          <w:szCs w:val="24"/>
          <w:lang w:val="en-US"/>
        </w:rPr>
      </w:pPr>
      <w:r w:rsidRPr="00442F80">
        <w:rPr>
          <w:rFonts w:ascii="Times New Roman" w:hAnsi="Times New Roman" w:cs="Times New Roman"/>
          <w:b/>
          <w:sz w:val="24"/>
          <w:szCs w:val="24"/>
          <w:lang w:val="en-US"/>
        </w:rPr>
        <w:t>Thủ tục th</w:t>
      </w:r>
      <w:r w:rsidR="000035C9" w:rsidRPr="00442F80">
        <w:rPr>
          <w:rFonts w:ascii="Times New Roman" w:hAnsi="Times New Roman" w:cs="Times New Roman"/>
          <w:b/>
          <w:sz w:val="24"/>
          <w:szCs w:val="24"/>
          <w:lang w:val="en-US"/>
        </w:rPr>
        <w:t>êm loại Product:</w:t>
      </w:r>
    </w:p>
    <w:p w14:paraId="7E04B22B" w14:textId="77777777" w:rsidR="00A73DC3" w:rsidRPr="00442F80" w:rsidRDefault="00A73DC3" w:rsidP="00A73DC3">
      <w:pPr>
        <w:pStyle w:val="ListParagraph"/>
        <w:spacing w:after="0" w:line="360" w:lineRule="auto"/>
        <w:ind w:left="1152"/>
        <w:rPr>
          <w:rFonts w:ascii="Times New Roman" w:hAnsi="Times New Roman" w:cs="Times New Roman"/>
          <w:sz w:val="24"/>
          <w:szCs w:val="24"/>
          <w:u w:val="single"/>
          <w:lang w:val="en-US"/>
        </w:rPr>
      </w:pPr>
      <w:r w:rsidRPr="00442F80">
        <w:rPr>
          <w:rFonts w:ascii="Times New Roman" w:hAnsi="Times New Roman" w:cs="Times New Roman"/>
          <w:sz w:val="24"/>
          <w:szCs w:val="24"/>
          <w:u w:val="single"/>
          <w:lang w:val="en-US"/>
        </w:rPr>
        <w:t>SQL:</w:t>
      </w:r>
    </w:p>
    <w:p w14:paraId="4CE3C81D" w14:textId="77777777" w:rsidR="00A73DC3" w:rsidRPr="00442F80" w:rsidRDefault="00A73DC3" w:rsidP="00A73D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FF"/>
          <w:kern w:val="0"/>
          <w:sz w:val="24"/>
          <w:szCs w:val="24"/>
          <w:lang w:val="en-US"/>
        </w:rPr>
        <w:t>CREATE</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PROCEDURE</w:t>
      </w:r>
      <w:r w:rsidRPr="00442F80">
        <w:rPr>
          <w:rFonts w:ascii="Consolas" w:hAnsi="Consolas" w:cs="Consolas"/>
          <w:color w:val="000000"/>
          <w:kern w:val="0"/>
          <w:sz w:val="24"/>
          <w:szCs w:val="24"/>
          <w:lang w:val="en-US"/>
        </w:rPr>
        <w:t xml:space="preserve"> addProductCategory</w:t>
      </w:r>
    </w:p>
    <w:p w14:paraId="5980D7AD" w14:textId="77777777" w:rsidR="00A73DC3" w:rsidRPr="00442F80" w:rsidRDefault="00A73DC3" w:rsidP="00A73D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ab/>
        <w:t xml:space="preserve">@ID </w:t>
      </w:r>
      <w:r w:rsidRPr="00442F80">
        <w:rPr>
          <w:rFonts w:ascii="Consolas" w:hAnsi="Consolas" w:cs="Consolas"/>
          <w:color w:val="0000FF"/>
          <w:kern w:val="0"/>
          <w:sz w:val="24"/>
          <w:szCs w:val="24"/>
          <w:lang w:val="en-US"/>
        </w:rPr>
        <w:t>varchar</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4</w:t>
      </w:r>
      <w:r w:rsidRPr="00442F80">
        <w:rPr>
          <w:rFonts w:ascii="Consolas" w:hAnsi="Consolas" w:cs="Consolas"/>
          <w:color w:val="808080"/>
          <w:kern w:val="0"/>
          <w:sz w:val="24"/>
          <w:szCs w:val="24"/>
          <w:lang w:val="en-US"/>
        </w:rPr>
        <w:t>),</w:t>
      </w:r>
    </w:p>
    <w:p w14:paraId="3EDEEB34" w14:textId="77777777" w:rsidR="00A73DC3" w:rsidRPr="00442F80" w:rsidRDefault="00A73DC3" w:rsidP="00A73D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ab/>
        <w:t xml:space="preserve">@name </w:t>
      </w:r>
      <w:r w:rsidRPr="00442F80">
        <w:rPr>
          <w:rFonts w:ascii="Consolas" w:hAnsi="Consolas" w:cs="Consolas"/>
          <w:color w:val="0000FF"/>
          <w:kern w:val="0"/>
          <w:sz w:val="24"/>
          <w:szCs w:val="24"/>
          <w:lang w:val="en-US"/>
        </w:rPr>
        <w:t>nvarchar</w:t>
      </w:r>
      <w:r w:rsidRPr="00442F80">
        <w:rPr>
          <w:rFonts w:ascii="Consolas" w:hAnsi="Consolas" w:cs="Consolas"/>
          <w:color w:val="808080"/>
          <w:kern w:val="0"/>
          <w:sz w:val="24"/>
          <w:szCs w:val="24"/>
          <w:lang w:val="en-US"/>
        </w:rPr>
        <w:t>(</w:t>
      </w:r>
      <w:r w:rsidRPr="00442F80">
        <w:rPr>
          <w:rFonts w:ascii="Consolas" w:hAnsi="Consolas" w:cs="Consolas"/>
          <w:color w:val="FF00FF"/>
          <w:kern w:val="0"/>
          <w:sz w:val="24"/>
          <w:szCs w:val="24"/>
          <w:lang w:val="en-US"/>
        </w:rPr>
        <w:t>max</w:t>
      </w:r>
      <w:r w:rsidRPr="00442F80">
        <w:rPr>
          <w:rFonts w:ascii="Consolas" w:hAnsi="Consolas" w:cs="Consolas"/>
          <w:color w:val="808080"/>
          <w:kern w:val="0"/>
          <w:sz w:val="24"/>
          <w:szCs w:val="24"/>
          <w:lang w:val="en-US"/>
        </w:rPr>
        <w:t>)</w:t>
      </w:r>
    </w:p>
    <w:p w14:paraId="08F1FE30" w14:textId="77777777" w:rsidR="00A73DC3" w:rsidRPr="00442F80" w:rsidRDefault="00A73DC3" w:rsidP="00A73D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FF"/>
          <w:kern w:val="0"/>
          <w:sz w:val="24"/>
          <w:szCs w:val="24"/>
          <w:lang w:val="en-US"/>
        </w:rPr>
        <w:t>AS</w:t>
      </w:r>
    </w:p>
    <w:p w14:paraId="46B1382D" w14:textId="77777777" w:rsidR="00A73DC3" w:rsidRPr="00442F80" w:rsidRDefault="00A73DC3" w:rsidP="00A73D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FF"/>
          <w:kern w:val="0"/>
          <w:sz w:val="24"/>
          <w:szCs w:val="24"/>
          <w:lang w:val="en-US"/>
        </w:rPr>
        <w:t>BEGIN</w:t>
      </w:r>
    </w:p>
    <w:p w14:paraId="17C4EDCB" w14:textId="77777777" w:rsidR="00A73DC3" w:rsidRPr="00442F80" w:rsidRDefault="00A73DC3" w:rsidP="00A73D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ab/>
      </w:r>
      <w:r w:rsidRPr="00442F80">
        <w:rPr>
          <w:rFonts w:ascii="Consolas" w:hAnsi="Consolas" w:cs="Consolas"/>
          <w:color w:val="008000"/>
          <w:kern w:val="0"/>
          <w:sz w:val="24"/>
          <w:szCs w:val="24"/>
          <w:lang w:val="en-US"/>
        </w:rPr>
        <w:t>-- Check for null or empty inputs for varchar/nvarchar fields</w:t>
      </w:r>
    </w:p>
    <w:p w14:paraId="78E3373F" w14:textId="77777777" w:rsidR="00A73DC3" w:rsidRPr="00442F80" w:rsidRDefault="00A73DC3" w:rsidP="00A73D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IF</w:t>
      </w:r>
      <w:r w:rsidRPr="00442F80">
        <w:rPr>
          <w:rFonts w:ascii="Consolas" w:hAnsi="Consolas" w:cs="Consolas"/>
          <w:color w:val="000000"/>
          <w:kern w:val="0"/>
          <w:sz w:val="24"/>
          <w:szCs w:val="24"/>
          <w:lang w:val="en-US"/>
        </w:rPr>
        <w:t xml:space="preserve"> @id </w:t>
      </w:r>
      <w:r w:rsidRPr="00442F80">
        <w:rPr>
          <w:rFonts w:ascii="Consolas" w:hAnsi="Consolas" w:cs="Consolas"/>
          <w:color w:val="808080"/>
          <w:kern w:val="0"/>
          <w:sz w:val="24"/>
          <w:szCs w:val="24"/>
          <w:lang w:val="en-US"/>
        </w:rPr>
        <w:t>IS</w:t>
      </w:r>
      <w:r w:rsidRPr="00442F80">
        <w:rPr>
          <w:rFonts w:ascii="Consolas" w:hAnsi="Consolas" w:cs="Consolas"/>
          <w:color w:val="000000"/>
          <w:kern w:val="0"/>
          <w:sz w:val="24"/>
          <w:szCs w:val="24"/>
          <w:lang w:val="en-US"/>
        </w:rPr>
        <w:t xml:space="preserve"> </w:t>
      </w:r>
      <w:r w:rsidRPr="00442F80">
        <w:rPr>
          <w:rFonts w:ascii="Consolas" w:hAnsi="Consolas" w:cs="Consolas"/>
          <w:color w:val="808080"/>
          <w:kern w:val="0"/>
          <w:sz w:val="24"/>
          <w:szCs w:val="24"/>
          <w:lang w:val="en-US"/>
        </w:rPr>
        <w:t>NULL</w:t>
      </w:r>
      <w:r w:rsidRPr="00442F80">
        <w:rPr>
          <w:rFonts w:ascii="Consolas" w:hAnsi="Consolas" w:cs="Consolas"/>
          <w:color w:val="000000"/>
          <w:kern w:val="0"/>
          <w:sz w:val="24"/>
          <w:szCs w:val="24"/>
          <w:lang w:val="en-US"/>
        </w:rPr>
        <w:t xml:space="preserve"> </w:t>
      </w:r>
      <w:r w:rsidRPr="00442F80">
        <w:rPr>
          <w:rFonts w:ascii="Consolas" w:hAnsi="Consolas" w:cs="Consolas"/>
          <w:color w:val="808080"/>
          <w:kern w:val="0"/>
          <w:sz w:val="24"/>
          <w:szCs w:val="24"/>
          <w:lang w:val="en-US"/>
        </w:rPr>
        <w:t>OR</w:t>
      </w:r>
      <w:r w:rsidRPr="00442F80">
        <w:rPr>
          <w:rFonts w:ascii="Consolas" w:hAnsi="Consolas" w:cs="Consolas"/>
          <w:color w:val="000000"/>
          <w:kern w:val="0"/>
          <w:sz w:val="24"/>
          <w:szCs w:val="24"/>
          <w:lang w:val="en-US"/>
        </w:rPr>
        <w:t xml:space="preserve"> </w:t>
      </w:r>
      <w:r w:rsidRPr="00442F80">
        <w:rPr>
          <w:rFonts w:ascii="Consolas" w:hAnsi="Consolas" w:cs="Consolas"/>
          <w:color w:val="FF00FF"/>
          <w:kern w:val="0"/>
          <w:sz w:val="24"/>
          <w:szCs w:val="24"/>
          <w:lang w:val="en-US"/>
        </w:rPr>
        <w:t>LTRIM</w:t>
      </w:r>
      <w:r w:rsidRPr="00442F80">
        <w:rPr>
          <w:rFonts w:ascii="Consolas" w:hAnsi="Consolas" w:cs="Consolas"/>
          <w:color w:val="808080"/>
          <w:kern w:val="0"/>
          <w:sz w:val="24"/>
          <w:szCs w:val="24"/>
          <w:lang w:val="en-US"/>
        </w:rPr>
        <w:t>(</w:t>
      </w:r>
      <w:r w:rsidRPr="00442F80">
        <w:rPr>
          <w:rFonts w:ascii="Consolas" w:hAnsi="Consolas" w:cs="Consolas"/>
          <w:color w:val="FF00FF"/>
          <w:kern w:val="0"/>
          <w:sz w:val="24"/>
          <w:szCs w:val="24"/>
          <w:lang w:val="en-US"/>
        </w:rPr>
        <w:t>RTRIM</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@id</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FF0000"/>
          <w:kern w:val="0"/>
          <w:sz w:val="24"/>
          <w:szCs w:val="24"/>
          <w:lang w:val="en-US"/>
        </w:rPr>
        <w:t>''</w:t>
      </w:r>
    </w:p>
    <w:p w14:paraId="3FCB560F" w14:textId="77777777" w:rsidR="00A73DC3" w:rsidRPr="00442F80" w:rsidRDefault="00A73DC3" w:rsidP="00A73D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BEGIN</w:t>
      </w:r>
    </w:p>
    <w:p w14:paraId="76B1661F" w14:textId="77777777" w:rsidR="00A73DC3" w:rsidRPr="00442F80" w:rsidRDefault="00A73DC3" w:rsidP="00A73D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RAISERROR</w:t>
      </w:r>
      <w:r w:rsidRPr="00442F80">
        <w:rPr>
          <w:rFonts w:ascii="Consolas" w:hAnsi="Consolas" w:cs="Consolas"/>
          <w:color w:val="808080"/>
          <w:kern w:val="0"/>
          <w:sz w:val="24"/>
          <w:szCs w:val="24"/>
          <w:lang w:val="en-US"/>
        </w:rPr>
        <w:t>(</w:t>
      </w:r>
      <w:r w:rsidRPr="00442F80">
        <w:rPr>
          <w:rFonts w:ascii="Consolas" w:hAnsi="Consolas" w:cs="Consolas"/>
          <w:color w:val="FF0000"/>
          <w:kern w:val="0"/>
          <w:sz w:val="24"/>
          <w:szCs w:val="24"/>
          <w:lang w:val="en-US"/>
        </w:rPr>
        <w:t>'Error: ID must not be null or empty.'</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16</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1</w:t>
      </w:r>
      <w:r w:rsidRPr="00442F80">
        <w:rPr>
          <w:rFonts w:ascii="Consolas" w:hAnsi="Consolas" w:cs="Consolas"/>
          <w:color w:val="808080"/>
          <w:kern w:val="0"/>
          <w:sz w:val="24"/>
          <w:szCs w:val="24"/>
          <w:lang w:val="en-US"/>
        </w:rPr>
        <w:t>);</w:t>
      </w:r>
    </w:p>
    <w:p w14:paraId="0EA7A9F4" w14:textId="77777777" w:rsidR="00A73DC3" w:rsidRPr="00442F80" w:rsidRDefault="00A73DC3" w:rsidP="00A73D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RETURN</w:t>
      </w:r>
      <w:r w:rsidRPr="00442F80">
        <w:rPr>
          <w:rFonts w:ascii="Consolas" w:hAnsi="Consolas" w:cs="Consolas"/>
          <w:color w:val="808080"/>
          <w:kern w:val="0"/>
          <w:sz w:val="24"/>
          <w:szCs w:val="24"/>
          <w:lang w:val="en-US"/>
        </w:rPr>
        <w:t>;</w:t>
      </w:r>
    </w:p>
    <w:p w14:paraId="512F9E53" w14:textId="77777777" w:rsidR="00A73DC3" w:rsidRPr="00442F80" w:rsidRDefault="00A73DC3" w:rsidP="00A73D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END</w:t>
      </w:r>
    </w:p>
    <w:p w14:paraId="2AD9C832" w14:textId="77777777" w:rsidR="00A73DC3" w:rsidRPr="00442F80" w:rsidRDefault="00A73DC3" w:rsidP="00A73D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p>
    <w:p w14:paraId="7FE1EB2B" w14:textId="77777777" w:rsidR="00A73DC3" w:rsidRPr="00442F80" w:rsidRDefault="00A73DC3" w:rsidP="00A73D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IF</w:t>
      </w:r>
      <w:r w:rsidRPr="00442F80">
        <w:rPr>
          <w:rFonts w:ascii="Consolas" w:hAnsi="Consolas" w:cs="Consolas"/>
          <w:color w:val="000000"/>
          <w:kern w:val="0"/>
          <w:sz w:val="24"/>
          <w:szCs w:val="24"/>
          <w:lang w:val="en-US"/>
        </w:rPr>
        <w:t xml:space="preserve"> @name </w:t>
      </w:r>
      <w:r w:rsidRPr="00442F80">
        <w:rPr>
          <w:rFonts w:ascii="Consolas" w:hAnsi="Consolas" w:cs="Consolas"/>
          <w:color w:val="808080"/>
          <w:kern w:val="0"/>
          <w:sz w:val="24"/>
          <w:szCs w:val="24"/>
          <w:lang w:val="en-US"/>
        </w:rPr>
        <w:t>IS</w:t>
      </w:r>
      <w:r w:rsidRPr="00442F80">
        <w:rPr>
          <w:rFonts w:ascii="Consolas" w:hAnsi="Consolas" w:cs="Consolas"/>
          <w:color w:val="000000"/>
          <w:kern w:val="0"/>
          <w:sz w:val="24"/>
          <w:szCs w:val="24"/>
          <w:lang w:val="en-US"/>
        </w:rPr>
        <w:t xml:space="preserve"> </w:t>
      </w:r>
      <w:r w:rsidRPr="00442F80">
        <w:rPr>
          <w:rFonts w:ascii="Consolas" w:hAnsi="Consolas" w:cs="Consolas"/>
          <w:color w:val="808080"/>
          <w:kern w:val="0"/>
          <w:sz w:val="24"/>
          <w:szCs w:val="24"/>
          <w:lang w:val="en-US"/>
        </w:rPr>
        <w:t>NULL</w:t>
      </w:r>
      <w:r w:rsidRPr="00442F80">
        <w:rPr>
          <w:rFonts w:ascii="Consolas" w:hAnsi="Consolas" w:cs="Consolas"/>
          <w:color w:val="000000"/>
          <w:kern w:val="0"/>
          <w:sz w:val="24"/>
          <w:szCs w:val="24"/>
          <w:lang w:val="en-US"/>
        </w:rPr>
        <w:t xml:space="preserve"> </w:t>
      </w:r>
      <w:r w:rsidRPr="00442F80">
        <w:rPr>
          <w:rFonts w:ascii="Consolas" w:hAnsi="Consolas" w:cs="Consolas"/>
          <w:color w:val="808080"/>
          <w:kern w:val="0"/>
          <w:sz w:val="24"/>
          <w:szCs w:val="24"/>
          <w:lang w:val="en-US"/>
        </w:rPr>
        <w:t>OR</w:t>
      </w:r>
      <w:r w:rsidRPr="00442F80">
        <w:rPr>
          <w:rFonts w:ascii="Consolas" w:hAnsi="Consolas" w:cs="Consolas"/>
          <w:color w:val="000000"/>
          <w:kern w:val="0"/>
          <w:sz w:val="24"/>
          <w:szCs w:val="24"/>
          <w:lang w:val="en-US"/>
        </w:rPr>
        <w:t xml:space="preserve"> </w:t>
      </w:r>
      <w:r w:rsidRPr="00442F80">
        <w:rPr>
          <w:rFonts w:ascii="Consolas" w:hAnsi="Consolas" w:cs="Consolas"/>
          <w:color w:val="FF00FF"/>
          <w:kern w:val="0"/>
          <w:sz w:val="24"/>
          <w:szCs w:val="24"/>
          <w:lang w:val="en-US"/>
        </w:rPr>
        <w:t>LTRIM</w:t>
      </w:r>
      <w:r w:rsidRPr="00442F80">
        <w:rPr>
          <w:rFonts w:ascii="Consolas" w:hAnsi="Consolas" w:cs="Consolas"/>
          <w:color w:val="808080"/>
          <w:kern w:val="0"/>
          <w:sz w:val="24"/>
          <w:szCs w:val="24"/>
          <w:lang w:val="en-US"/>
        </w:rPr>
        <w:t>(</w:t>
      </w:r>
      <w:r w:rsidRPr="00442F80">
        <w:rPr>
          <w:rFonts w:ascii="Consolas" w:hAnsi="Consolas" w:cs="Consolas"/>
          <w:color w:val="FF00FF"/>
          <w:kern w:val="0"/>
          <w:sz w:val="24"/>
          <w:szCs w:val="24"/>
          <w:lang w:val="en-US"/>
        </w:rPr>
        <w:t>RTRIM</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@name</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FF0000"/>
          <w:kern w:val="0"/>
          <w:sz w:val="24"/>
          <w:szCs w:val="24"/>
          <w:lang w:val="en-US"/>
        </w:rPr>
        <w:t>''</w:t>
      </w:r>
    </w:p>
    <w:p w14:paraId="1907DBFE" w14:textId="77777777" w:rsidR="00A73DC3" w:rsidRPr="00442F80" w:rsidRDefault="00A73DC3" w:rsidP="00A73D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BEGIN</w:t>
      </w:r>
    </w:p>
    <w:p w14:paraId="5D8F4D0E" w14:textId="77777777" w:rsidR="00A73DC3" w:rsidRPr="00442F80" w:rsidRDefault="00A73DC3" w:rsidP="00A73D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RAISERROR</w:t>
      </w:r>
      <w:r w:rsidRPr="00442F80">
        <w:rPr>
          <w:rFonts w:ascii="Consolas" w:hAnsi="Consolas" w:cs="Consolas"/>
          <w:color w:val="808080"/>
          <w:kern w:val="0"/>
          <w:sz w:val="24"/>
          <w:szCs w:val="24"/>
          <w:lang w:val="en-US"/>
        </w:rPr>
        <w:t>(</w:t>
      </w:r>
      <w:r w:rsidRPr="00442F80">
        <w:rPr>
          <w:rFonts w:ascii="Consolas" w:hAnsi="Consolas" w:cs="Consolas"/>
          <w:color w:val="FF0000"/>
          <w:kern w:val="0"/>
          <w:sz w:val="24"/>
          <w:szCs w:val="24"/>
          <w:lang w:val="en-US"/>
        </w:rPr>
        <w:t>'Error: Name must not be null or empty.'</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16</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1</w:t>
      </w:r>
      <w:r w:rsidRPr="00442F80">
        <w:rPr>
          <w:rFonts w:ascii="Consolas" w:hAnsi="Consolas" w:cs="Consolas"/>
          <w:color w:val="808080"/>
          <w:kern w:val="0"/>
          <w:sz w:val="24"/>
          <w:szCs w:val="24"/>
          <w:lang w:val="en-US"/>
        </w:rPr>
        <w:t>);</w:t>
      </w:r>
    </w:p>
    <w:p w14:paraId="5D8BEB40" w14:textId="77777777" w:rsidR="00A73DC3" w:rsidRPr="00442F80" w:rsidRDefault="00A73DC3" w:rsidP="00A73D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RETURN</w:t>
      </w:r>
      <w:r w:rsidRPr="00442F80">
        <w:rPr>
          <w:rFonts w:ascii="Consolas" w:hAnsi="Consolas" w:cs="Consolas"/>
          <w:color w:val="808080"/>
          <w:kern w:val="0"/>
          <w:sz w:val="24"/>
          <w:szCs w:val="24"/>
          <w:lang w:val="en-US"/>
        </w:rPr>
        <w:t>;</w:t>
      </w:r>
    </w:p>
    <w:p w14:paraId="5BCCD5EF" w14:textId="77777777" w:rsidR="00A73DC3" w:rsidRPr="00442F80" w:rsidRDefault="00A73DC3" w:rsidP="00A73D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END</w:t>
      </w:r>
    </w:p>
    <w:p w14:paraId="5C3809F0" w14:textId="77777777" w:rsidR="00A73DC3" w:rsidRPr="00442F80" w:rsidRDefault="00A73DC3" w:rsidP="00A73D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p>
    <w:p w14:paraId="6CE22D67" w14:textId="77777777" w:rsidR="00A73DC3" w:rsidRPr="00442F80" w:rsidRDefault="00A73DC3" w:rsidP="00A73D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ab/>
      </w:r>
      <w:r w:rsidRPr="00442F80">
        <w:rPr>
          <w:rFonts w:ascii="Consolas" w:hAnsi="Consolas" w:cs="Consolas"/>
          <w:color w:val="0000FF"/>
          <w:kern w:val="0"/>
          <w:sz w:val="24"/>
          <w:szCs w:val="24"/>
          <w:lang w:val="en-US"/>
        </w:rPr>
        <w:t>DECLARE</w:t>
      </w:r>
      <w:r w:rsidRPr="00442F80">
        <w:rPr>
          <w:rFonts w:ascii="Consolas" w:hAnsi="Consolas" w:cs="Consolas"/>
          <w:color w:val="000000"/>
          <w:kern w:val="0"/>
          <w:sz w:val="24"/>
          <w:szCs w:val="24"/>
          <w:lang w:val="en-US"/>
        </w:rPr>
        <w:t xml:space="preserve"> @ErrorMessage </w:t>
      </w:r>
      <w:r w:rsidRPr="00442F80">
        <w:rPr>
          <w:rFonts w:ascii="Consolas" w:hAnsi="Consolas" w:cs="Consolas"/>
          <w:color w:val="0000FF"/>
          <w:kern w:val="0"/>
          <w:sz w:val="24"/>
          <w:szCs w:val="24"/>
          <w:lang w:val="en-US"/>
        </w:rPr>
        <w:t>NVARCHAR</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4000</w:t>
      </w:r>
      <w:r w:rsidRPr="00442F80">
        <w:rPr>
          <w:rFonts w:ascii="Consolas" w:hAnsi="Consolas" w:cs="Consolas"/>
          <w:color w:val="808080"/>
          <w:kern w:val="0"/>
          <w:sz w:val="24"/>
          <w:szCs w:val="24"/>
          <w:lang w:val="en-US"/>
        </w:rPr>
        <w:t>);</w:t>
      </w:r>
    </w:p>
    <w:p w14:paraId="3BF4B3DE" w14:textId="77777777" w:rsidR="00A73DC3" w:rsidRPr="00442F80" w:rsidRDefault="00A73DC3" w:rsidP="00A73D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8000"/>
          <w:kern w:val="0"/>
          <w:sz w:val="24"/>
          <w:szCs w:val="24"/>
          <w:lang w:val="en-US"/>
        </w:rPr>
        <w:t>-- If all checks pass, proceed with the insert</w:t>
      </w:r>
    </w:p>
    <w:p w14:paraId="35A51168" w14:textId="77777777" w:rsidR="00A73DC3" w:rsidRPr="00442F80" w:rsidRDefault="00A73DC3" w:rsidP="00A73D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BEGIN</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TRY</w:t>
      </w:r>
    </w:p>
    <w:p w14:paraId="1899A0BE" w14:textId="77777777" w:rsidR="00A73DC3" w:rsidRPr="00442F80" w:rsidRDefault="00A73DC3" w:rsidP="00A73D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INSERT</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INTO</w:t>
      </w:r>
      <w:r w:rsidRPr="00442F80">
        <w:rPr>
          <w:rFonts w:ascii="Consolas" w:hAnsi="Consolas" w:cs="Consolas"/>
          <w:color w:val="000000"/>
          <w:kern w:val="0"/>
          <w:sz w:val="24"/>
          <w:szCs w:val="24"/>
          <w:lang w:val="en-US"/>
        </w:rPr>
        <w:t xml:space="preserve"> ProductCategory</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ID</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name</w:t>
      </w:r>
      <w:r w:rsidRPr="00442F80">
        <w:rPr>
          <w:rFonts w:ascii="Consolas" w:hAnsi="Consolas" w:cs="Consolas"/>
          <w:color w:val="808080"/>
          <w:kern w:val="0"/>
          <w:sz w:val="24"/>
          <w:szCs w:val="24"/>
          <w:lang w:val="en-US"/>
        </w:rPr>
        <w:t>)</w:t>
      </w:r>
    </w:p>
    <w:p w14:paraId="58B86A52" w14:textId="77777777" w:rsidR="00A73DC3" w:rsidRPr="00442F80" w:rsidRDefault="00A73DC3" w:rsidP="00A73D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ab/>
      </w:r>
      <w:r w:rsidRPr="00442F80">
        <w:rPr>
          <w:rFonts w:ascii="Consolas" w:hAnsi="Consolas" w:cs="Consolas"/>
          <w:color w:val="000000"/>
          <w:kern w:val="0"/>
          <w:sz w:val="24"/>
          <w:szCs w:val="24"/>
          <w:lang w:val="en-US"/>
        </w:rPr>
        <w:tab/>
      </w:r>
      <w:r w:rsidRPr="00442F80">
        <w:rPr>
          <w:rFonts w:ascii="Consolas" w:hAnsi="Consolas" w:cs="Consolas"/>
          <w:color w:val="0000FF"/>
          <w:kern w:val="0"/>
          <w:sz w:val="24"/>
          <w:szCs w:val="24"/>
          <w:lang w:val="en-US"/>
        </w:rPr>
        <w:t xml:space="preserve">VALUES </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@ID</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@name</w:t>
      </w:r>
      <w:r w:rsidRPr="00442F80">
        <w:rPr>
          <w:rFonts w:ascii="Consolas" w:hAnsi="Consolas" w:cs="Consolas"/>
          <w:color w:val="808080"/>
          <w:kern w:val="0"/>
          <w:sz w:val="24"/>
          <w:szCs w:val="24"/>
          <w:lang w:val="en-US"/>
        </w:rPr>
        <w:t>)</w:t>
      </w:r>
    </w:p>
    <w:p w14:paraId="35D3A8B3" w14:textId="77777777" w:rsidR="00A73DC3" w:rsidRPr="00442F80" w:rsidRDefault="00A73DC3" w:rsidP="00A73D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END</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TRY</w:t>
      </w:r>
    </w:p>
    <w:p w14:paraId="13FBBDDC" w14:textId="77777777" w:rsidR="00A73DC3" w:rsidRPr="00442F80" w:rsidRDefault="00A73DC3" w:rsidP="00A73D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BEGIN</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CATCH</w:t>
      </w:r>
    </w:p>
    <w:p w14:paraId="3BAF6ACD" w14:textId="77777777" w:rsidR="00A73DC3" w:rsidRPr="00442F80" w:rsidRDefault="00A73DC3" w:rsidP="00A73D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8000"/>
          <w:kern w:val="0"/>
          <w:sz w:val="24"/>
          <w:szCs w:val="24"/>
          <w:lang w:val="en-US"/>
        </w:rPr>
        <w:t>-- Catch block to handle SQL errors during the insert operation</w:t>
      </w:r>
    </w:p>
    <w:p w14:paraId="53A1180F" w14:textId="77777777" w:rsidR="00A73DC3" w:rsidRPr="00442F80" w:rsidRDefault="00A73DC3" w:rsidP="00A73D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ab/>
      </w:r>
      <w:r w:rsidRPr="00442F80">
        <w:rPr>
          <w:rFonts w:ascii="Consolas" w:hAnsi="Consolas" w:cs="Consolas"/>
          <w:color w:val="000000"/>
          <w:kern w:val="0"/>
          <w:sz w:val="24"/>
          <w:szCs w:val="24"/>
          <w:lang w:val="en-US"/>
        </w:rPr>
        <w:tab/>
      </w:r>
      <w:r w:rsidRPr="00442F80">
        <w:rPr>
          <w:rFonts w:ascii="Consolas" w:hAnsi="Consolas" w:cs="Consolas"/>
          <w:color w:val="0000FF"/>
          <w:kern w:val="0"/>
          <w:sz w:val="24"/>
          <w:szCs w:val="24"/>
          <w:lang w:val="en-US"/>
        </w:rPr>
        <w:t>SET</w:t>
      </w:r>
      <w:r w:rsidRPr="00442F80">
        <w:rPr>
          <w:rFonts w:ascii="Consolas" w:hAnsi="Consolas" w:cs="Consolas"/>
          <w:color w:val="000000"/>
          <w:kern w:val="0"/>
          <w:sz w:val="24"/>
          <w:szCs w:val="24"/>
          <w:lang w:val="en-US"/>
        </w:rPr>
        <w:t xml:space="preserve"> @ErrorMessage </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FF00FF"/>
          <w:kern w:val="0"/>
          <w:sz w:val="24"/>
          <w:szCs w:val="24"/>
          <w:lang w:val="en-US"/>
        </w:rPr>
        <w:t>ERROR_MESSAGE</w:t>
      </w:r>
      <w:r w:rsidRPr="00442F80">
        <w:rPr>
          <w:rFonts w:ascii="Consolas" w:hAnsi="Consolas" w:cs="Consolas"/>
          <w:color w:val="808080"/>
          <w:kern w:val="0"/>
          <w:sz w:val="24"/>
          <w:szCs w:val="24"/>
          <w:lang w:val="en-US"/>
        </w:rPr>
        <w:t>();</w:t>
      </w:r>
    </w:p>
    <w:p w14:paraId="6624CC44" w14:textId="77777777" w:rsidR="00A73DC3" w:rsidRPr="00442F80" w:rsidRDefault="00A73DC3" w:rsidP="00A73D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RAISERROR</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@ErrorMessage</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16</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1</w:t>
      </w:r>
      <w:r w:rsidRPr="00442F80">
        <w:rPr>
          <w:rFonts w:ascii="Consolas" w:hAnsi="Consolas" w:cs="Consolas"/>
          <w:color w:val="808080"/>
          <w:kern w:val="0"/>
          <w:sz w:val="24"/>
          <w:szCs w:val="24"/>
          <w:lang w:val="en-US"/>
        </w:rPr>
        <w:t>);</w:t>
      </w:r>
    </w:p>
    <w:p w14:paraId="2CBD3E39" w14:textId="77777777" w:rsidR="00A73DC3" w:rsidRPr="00442F80" w:rsidRDefault="00A73DC3" w:rsidP="00A73D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END</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CATCH</w:t>
      </w:r>
    </w:p>
    <w:p w14:paraId="46B3DA11" w14:textId="77777777" w:rsidR="00A73DC3" w:rsidRPr="00442F80" w:rsidRDefault="00A73DC3" w:rsidP="00A73D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FF"/>
          <w:kern w:val="0"/>
          <w:sz w:val="24"/>
          <w:szCs w:val="24"/>
          <w:lang w:val="en-US"/>
        </w:rPr>
        <w:t>END</w:t>
      </w:r>
    </w:p>
    <w:p w14:paraId="21AB2107" w14:textId="5E06D204" w:rsidR="001512EA" w:rsidRPr="00442F80" w:rsidRDefault="00A73DC3" w:rsidP="00A73D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FF"/>
          <w:kern w:val="0"/>
          <w:sz w:val="24"/>
          <w:szCs w:val="24"/>
          <w:lang w:val="en-US"/>
        </w:rPr>
        <w:t>GO</w:t>
      </w:r>
    </w:p>
    <w:p w14:paraId="64BFF345" w14:textId="5DEEC0E9" w:rsidR="00A73DC3" w:rsidRPr="00442F80" w:rsidRDefault="00A73DC3" w:rsidP="00A73DC3">
      <w:pPr>
        <w:pStyle w:val="ListParagraph"/>
        <w:spacing w:after="0" w:line="360" w:lineRule="auto"/>
        <w:ind w:left="1152"/>
        <w:rPr>
          <w:rFonts w:ascii="Times New Roman" w:hAnsi="Times New Roman" w:cs="Times New Roman"/>
          <w:sz w:val="24"/>
          <w:szCs w:val="24"/>
          <w:u w:val="single"/>
          <w:lang w:val="en-US"/>
        </w:rPr>
      </w:pPr>
      <w:r w:rsidRPr="00442F80">
        <w:rPr>
          <w:rFonts w:ascii="Times New Roman" w:hAnsi="Times New Roman" w:cs="Times New Roman"/>
          <w:sz w:val="24"/>
          <w:szCs w:val="24"/>
          <w:u w:val="single"/>
          <w:lang w:val="en-US"/>
        </w:rPr>
        <w:t>C# code:</w:t>
      </w:r>
    </w:p>
    <w:p w14:paraId="523261D4" w14:textId="77777777" w:rsidR="00DA6DE2" w:rsidRPr="00442F80" w:rsidRDefault="00DA6DE2" w:rsidP="00DA6DE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try</w:t>
      </w:r>
    </w:p>
    <w:p w14:paraId="71DFE79E" w14:textId="77777777" w:rsidR="00DA6DE2" w:rsidRPr="00442F80" w:rsidRDefault="00DA6DE2" w:rsidP="00DA6DE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w:t>
      </w:r>
    </w:p>
    <w:p w14:paraId="35C57DED" w14:textId="77777777" w:rsidR="00DA6DE2" w:rsidRPr="00442F80" w:rsidRDefault="00DA6DE2" w:rsidP="00DA6DE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 Add product category</w:t>
      </w:r>
    </w:p>
    <w:p w14:paraId="747CCBBB" w14:textId="77777777" w:rsidR="00DA6DE2" w:rsidRPr="00442F80" w:rsidRDefault="00DA6DE2" w:rsidP="00DA6DE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DataProvider.Instance.ExecuteNonQuery("EXEC AddProductCategory @id , @name"</w:t>
      </w:r>
    </w:p>
    <w:p w14:paraId="72A0AE94" w14:textId="4C0277E1" w:rsidR="00DA6DE2" w:rsidRPr="00442F80" w:rsidRDefault="00DA6DE2" w:rsidP="00DA6DE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lastRenderedPageBreak/>
        <w:t xml:space="preserve">                       , new object[] { "C00", tbxNameCate.Text });</w:t>
      </w:r>
    </w:p>
    <w:p w14:paraId="19566877" w14:textId="77777777" w:rsidR="00DA6DE2" w:rsidRPr="00442F80" w:rsidRDefault="00DA6DE2" w:rsidP="00DA6DE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MessageBox.Show("Thêm loại món thành công", "Thông báo", MessageBoxButtons.OK, MessageBoxIcon.Information);</w:t>
      </w:r>
    </w:p>
    <w:p w14:paraId="22F26B15" w14:textId="77777777" w:rsidR="00DA6DE2" w:rsidRPr="00442F80" w:rsidRDefault="00DA6DE2" w:rsidP="00DA6DE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LoadData();</w:t>
      </w:r>
    </w:p>
    <w:p w14:paraId="4902D3E7" w14:textId="77777777" w:rsidR="00DA6DE2" w:rsidRPr="00442F80" w:rsidRDefault="00DA6DE2" w:rsidP="00DA6DE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p>
    <w:p w14:paraId="0C882581" w14:textId="77777777" w:rsidR="00DA6DE2" w:rsidRPr="00442F80" w:rsidRDefault="00DA6DE2" w:rsidP="00DA6DE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w:t>
      </w:r>
    </w:p>
    <w:p w14:paraId="5E137E82" w14:textId="77777777" w:rsidR="00DA6DE2" w:rsidRPr="00442F80" w:rsidRDefault="00DA6DE2" w:rsidP="00DA6DE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catch (SqlException err)</w:t>
      </w:r>
    </w:p>
    <w:p w14:paraId="2CE9275B" w14:textId="77777777" w:rsidR="00DA6DE2" w:rsidRPr="00442F80" w:rsidRDefault="00DA6DE2" w:rsidP="00DA6DE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w:t>
      </w:r>
    </w:p>
    <w:p w14:paraId="079797A4" w14:textId="77777777" w:rsidR="00DA6DE2" w:rsidRPr="00442F80" w:rsidRDefault="00DA6DE2" w:rsidP="00DA6DE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MessageBox.Show("Thêm loại món thất bại\n" + err.Message, "Thông báo", MessageBoxButtons.OK, MessageBoxIcon.Warning);</w:t>
      </w:r>
    </w:p>
    <w:p w14:paraId="5DA1304A" w14:textId="77777777" w:rsidR="00DA6DE2" w:rsidRPr="00442F80" w:rsidRDefault="00DA6DE2" w:rsidP="00DA6DE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return;</w:t>
      </w:r>
    </w:p>
    <w:p w14:paraId="32D16B2E" w14:textId="0BC66C30" w:rsidR="00A73DC3" w:rsidRPr="00442F80" w:rsidRDefault="00DA6DE2" w:rsidP="00DA6DE2">
      <w:pPr>
        <w:pBdr>
          <w:top w:val="single" w:sz="4" w:space="1" w:color="auto"/>
          <w:left w:val="single" w:sz="4" w:space="4" w:color="auto"/>
          <w:bottom w:val="single" w:sz="4" w:space="1" w:color="auto"/>
          <w:right w:val="single" w:sz="4" w:space="4" w:color="auto"/>
        </w:pBdr>
        <w:rPr>
          <w:rFonts w:ascii="Times New Roman" w:hAnsi="Times New Roman" w:cs="Times New Roman"/>
          <w:b/>
          <w:sz w:val="24"/>
          <w:szCs w:val="24"/>
          <w:lang w:val="en-US"/>
        </w:rPr>
      </w:pPr>
      <w:r w:rsidRPr="00442F80">
        <w:rPr>
          <w:rFonts w:ascii="Cascadia Mono" w:hAnsi="Cascadia Mono" w:cs="Cascadia Mono"/>
          <w:color w:val="000000"/>
          <w:kern w:val="0"/>
          <w:sz w:val="24"/>
          <w:szCs w:val="24"/>
          <w:lang w:val="en-US"/>
        </w:rPr>
        <w:t>}</w:t>
      </w:r>
    </w:p>
    <w:p w14:paraId="17992056" w14:textId="149B0D70" w:rsidR="00A73DC3" w:rsidRPr="00C333CA" w:rsidRDefault="00A353C6" w:rsidP="00AE3528">
      <w:pPr>
        <w:pStyle w:val="ListParagraph"/>
        <w:spacing w:after="0" w:line="360" w:lineRule="auto"/>
        <w:ind w:left="1152"/>
        <w:rPr>
          <w:rFonts w:ascii="Times New Roman" w:hAnsi="Times New Roman" w:cs="Times New Roman"/>
          <w:b/>
          <w:sz w:val="28"/>
          <w:szCs w:val="28"/>
          <w:lang w:val="en-US"/>
        </w:rPr>
      </w:pPr>
      <w:r w:rsidRPr="00C333CA">
        <w:rPr>
          <w:rFonts w:ascii="Times New Roman" w:hAnsi="Times New Roman" w:cs="Times New Roman"/>
          <w:b/>
          <w:sz w:val="28"/>
          <w:szCs w:val="28"/>
          <w:u w:val="single"/>
          <w:lang w:val="en-US"/>
        </w:rPr>
        <w:t>Trigger</w:t>
      </w:r>
      <w:r w:rsidR="002C4A99" w:rsidRPr="00C333CA">
        <w:rPr>
          <w:rFonts w:ascii="Times New Roman" w:hAnsi="Times New Roman" w:cs="Times New Roman"/>
          <w:b/>
          <w:sz w:val="28"/>
          <w:szCs w:val="28"/>
          <w:u w:val="single"/>
          <w:lang w:val="en-US"/>
        </w:rPr>
        <w:t>:</w:t>
      </w:r>
      <w:r w:rsidRPr="00C333CA">
        <w:rPr>
          <w:rFonts w:ascii="Times New Roman" w:hAnsi="Times New Roman" w:cs="Times New Roman"/>
          <w:b/>
          <w:sz w:val="28"/>
          <w:szCs w:val="28"/>
          <w:u w:val="single"/>
          <w:lang w:val="en-US"/>
        </w:rPr>
        <w:t xml:space="preserve"> </w:t>
      </w:r>
      <w:r w:rsidRPr="00C333CA">
        <w:rPr>
          <w:rFonts w:ascii="Times New Roman" w:hAnsi="Times New Roman" w:cs="Times New Roman"/>
          <w:b/>
          <w:sz w:val="28"/>
          <w:szCs w:val="28"/>
          <w:lang w:val="en-US"/>
        </w:rPr>
        <w:t>Cập nhật lại ID tự động cho loại Product</w:t>
      </w:r>
    </w:p>
    <w:p w14:paraId="5311BBAC" w14:textId="77777777" w:rsidR="002C4A99" w:rsidRPr="00442F80" w:rsidRDefault="002C4A99" w:rsidP="002C4A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FF"/>
          <w:kern w:val="0"/>
          <w:sz w:val="24"/>
          <w:szCs w:val="24"/>
          <w:lang w:val="en-US"/>
        </w:rPr>
        <w:t>CREATE</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TRIGGER</w:t>
      </w:r>
      <w:r w:rsidRPr="00442F80">
        <w:rPr>
          <w:rFonts w:ascii="Consolas" w:hAnsi="Consolas" w:cs="Consolas"/>
          <w:color w:val="000000"/>
          <w:kern w:val="0"/>
          <w:sz w:val="24"/>
          <w:szCs w:val="24"/>
          <w:lang w:val="en-US"/>
        </w:rPr>
        <w:t xml:space="preserve"> UpdateProductCategoryID</w:t>
      </w:r>
    </w:p>
    <w:p w14:paraId="6A59A4FA" w14:textId="77777777" w:rsidR="002C4A99" w:rsidRPr="00442F80" w:rsidRDefault="002C4A99" w:rsidP="002C4A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FF"/>
          <w:kern w:val="0"/>
          <w:sz w:val="24"/>
          <w:szCs w:val="24"/>
          <w:lang w:val="en-US"/>
        </w:rPr>
        <w:t>ON</w:t>
      </w:r>
      <w:r w:rsidRPr="00442F80">
        <w:rPr>
          <w:rFonts w:ascii="Consolas" w:hAnsi="Consolas" w:cs="Consolas"/>
          <w:color w:val="000000"/>
          <w:kern w:val="0"/>
          <w:sz w:val="24"/>
          <w:szCs w:val="24"/>
          <w:lang w:val="en-US"/>
        </w:rPr>
        <w:t xml:space="preserve"> ProductCategory</w:t>
      </w:r>
    </w:p>
    <w:p w14:paraId="0C1AEF74" w14:textId="77777777" w:rsidR="002C4A99" w:rsidRPr="00442F80" w:rsidRDefault="002C4A99" w:rsidP="002C4A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FF"/>
          <w:kern w:val="0"/>
          <w:sz w:val="24"/>
          <w:szCs w:val="24"/>
          <w:lang w:val="en-US"/>
        </w:rPr>
        <w:t>AFTER</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INSERT</w:t>
      </w:r>
    </w:p>
    <w:p w14:paraId="0060E673" w14:textId="77777777" w:rsidR="002C4A99" w:rsidRPr="00442F80" w:rsidRDefault="002C4A99" w:rsidP="002C4A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FF"/>
          <w:kern w:val="0"/>
          <w:sz w:val="24"/>
          <w:szCs w:val="24"/>
          <w:lang w:val="en-US"/>
        </w:rPr>
        <w:t>AS</w:t>
      </w:r>
    </w:p>
    <w:p w14:paraId="20756AD3" w14:textId="77777777" w:rsidR="002C4A99" w:rsidRPr="00442F80" w:rsidRDefault="002C4A99" w:rsidP="002C4A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FF"/>
          <w:kern w:val="0"/>
          <w:sz w:val="24"/>
          <w:szCs w:val="24"/>
          <w:lang w:val="en-US"/>
        </w:rPr>
        <w:t>BEGIN</w:t>
      </w:r>
    </w:p>
    <w:p w14:paraId="538FD81A" w14:textId="77777777" w:rsidR="002C4A99" w:rsidRPr="00442F80" w:rsidRDefault="002C4A99" w:rsidP="002C4A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ab/>
      </w:r>
      <w:r w:rsidRPr="00442F80">
        <w:rPr>
          <w:rFonts w:ascii="Consolas" w:hAnsi="Consolas" w:cs="Consolas"/>
          <w:color w:val="0000FF"/>
          <w:kern w:val="0"/>
          <w:sz w:val="24"/>
          <w:szCs w:val="24"/>
          <w:lang w:val="en-US"/>
        </w:rPr>
        <w:t>BEGIN</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TRY</w:t>
      </w:r>
    </w:p>
    <w:p w14:paraId="50622F31" w14:textId="77777777" w:rsidR="002C4A99" w:rsidRPr="00442F80" w:rsidRDefault="002C4A99" w:rsidP="002C4A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ab/>
      </w:r>
      <w:r w:rsidRPr="00442F80">
        <w:rPr>
          <w:rFonts w:ascii="Consolas" w:hAnsi="Consolas" w:cs="Consolas"/>
          <w:color w:val="000000"/>
          <w:kern w:val="0"/>
          <w:sz w:val="24"/>
          <w:szCs w:val="24"/>
          <w:lang w:val="en-US"/>
        </w:rPr>
        <w:tab/>
      </w:r>
      <w:r w:rsidRPr="00442F80">
        <w:rPr>
          <w:rFonts w:ascii="Consolas" w:hAnsi="Consolas" w:cs="Consolas"/>
          <w:color w:val="0000FF"/>
          <w:kern w:val="0"/>
          <w:sz w:val="24"/>
          <w:szCs w:val="24"/>
          <w:lang w:val="en-US"/>
        </w:rPr>
        <w:t>BEGIN</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TRANSACTION</w:t>
      </w:r>
      <w:r w:rsidRPr="00442F80">
        <w:rPr>
          <w:rFonts w:ascii="Consolas" w:hAnsi="Consolas" w:cs="Consolas"/>
          <w:color w:val="808080"/>
          <w:kern w:val="0"/>
          <w:sz w:val="24"/>
          <w:szCs w:val="24"/>
          <w:lang w:val="en-US"/>
        </w:rPr>
        <w:t>;</w:t>
      </w:r>
    </w:p>
    <w:p w14:paraId="61B94B28" w14:textId="77777777" w:rsidR="002C4A99" w:rsidRPr="00442F80" w:rsidRDefault="002C4A99" w:rsidP="002C4A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p>
    <w:p w14:paraId="1C852E00" w14:textId="77777777" w:rsidR="002C4A99" w:rsidRPr="00442F80" w:rsidRDefault="002C4A99" w:rsidP="002C4A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ab/>
      </w:r>
      <w:r w:rsidRPr="00442F80">
        <w:rPr>
          <w:rFonts w:ascii="Consolas" w:hAnsi="Consolas" w:cs="Consolas"/>
          <w:color w:val="000000"/>
          <w:kern w:val="0"/>
          <w:sz w:val="24"/>
          <w:szCs w:val="24"/>
          <w:lang w:val="en-US"/>
        </w:rPr>
        <w:tab/>
      </w:r>
      <w:r w:rsidRPr="00442F80">
        <w:rPr>
          <w:rFonts w:ascii="Consolas" w:hAnsi="Consolas" w:cs="Consolas"/>
          <w:color w:val="0000FF"/>
          <w:kern w:val="0"/>
          <w:sz w:val="24"/>
          <w:szCs w:val="24"/>
          <w:lang w:val="en-US"/>
        </w:rPr>
        <w:t>DECLARE</w:t>
      </w:r>
      <w:r w:rsidRPr="00442F80">
        <w:rPr>
          <w:rFonts w:ascii="Consolas" w:hAnsi="Consolas" w:cs="Consolas"/>
          <w:color w:val="000000"/>
          <w:kern w:val="0"/>
          <w:sz w:val="24"/>
          <w:szCs w:val="24"/>
          <w:lang w:val="en-US"/>
        </w:rPr>
        <w:t xml:space="preserve"> @lastID </w:t>
      </w:r>
      <w:r w:rsidRPr="00442F80">
        <w:rPr>
          <w:rFonts w:ascii="Consolas" w:hAnsi="Consolas" w:cs="Consolas"/>
          <w:color w:val="0000FF"/>
          <w:kern w:val="0"/>
          <w:sz w:val="24"/>
          <w:szCs w:val="24"/>
          <w:lang w:val="en-US"/>
        </w:rPr>
        <w:t>VARCHAR</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4</w:t>
      </w:r>
      <w:r w:rsidRPr="00442F80">
        <w:rPr>
          <w:rFonts w:ascii="Consolas" w:hAnsi="Consolas" w:cs="Consolas"/>
          <w:color w:val="808080"/>
          <w:kern w:val="0"/>
          <w:sz w:val="24"/>
          <w:szCs w:val="24"/>
          <w:lang w:val="en-US"/>
        </w:rPr>
        <w:t>)</w:t>
      </w:r>
    </w:p>
    <w:p w14:paraId="3C428221" w14:textId="77777777" w:rsidR="002C4A99" w:rsidRPr="00442F80" w:rsidRDefault="002C4A99" w:rsidP="002C4A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ab/>
      </w:r>
      <w:r w:rsidRPr="00442F80">
        <w:rPr>
          <w:rFonts w:ascii="Consolas" w:hAnsi="Consolas" w:cs="Consolas"/>
          <w:color w:val="000000"/>
          <w:kern w:val="0"/>
          <w:sz w:val="24"/>
          <w:szCs w:val="24"/>
          <w:lang w:val="en-US"/>
        </w:rPr>
        <w:tab/>
      </w:r>
      <w:r w:rsidRPr="00442F80">
        <w:rPr>
          <w:rFonts w:ascii="Consolas" w:hAnsi="Consolas" w:cs="Consolas"/>
          <w:color w:val="0000FF"/>
          <w:kern w:val="0"/>
          <w:sz w:val="24"/>
          <w:szCs w:val="24"/>
          <w:lang w:val="en-US"/>
        </w:rPr>
        <w:t>SELECT</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TOP</w:t>
      </w:r>
      <w:r w:rsidRPr="00442F80">
        <w:rPr>
          <w:rFonts w:ascii="Consolas" w:hAnsi="Consolas" w:cs="Consolas"/>
          <w:color w:val="000000"/>
          <w:kern w:val="0"/>
          <w:sz w:val="24"/>
          <w:szCs w:val="24"/>
          <w:lang w:val="en-US"/>
        </w:rPr>
        <w:t xml:space="preserve"> 1 @lastID </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ID</w:t>
      </w:r>
    </w:p>
    <w:p w14:paraId="5E86F471" w14:textId="77777777" w:rsidR="002C4A99" w:rsidRPr="00442F80" w:rsidRDefault="002C4A99" w:rsidP="002C4A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ab/>
      </w:r>
      <w:r w:rsidRPr="00442F80">
        <w:rPr>
          <w:rFonts w:ascii="Consolas" w:hAnsi="Consolas" w:cs="Consolas"/>
          <w:color w:val="000000"/>
          <w:kern w:val="0"/>
          <w:sz w:val="24"/>
          <w:szCs w:val="24"/>
          <w:lang w:val="en-US"/>
        </w:rPr>
        <w:tab/>
      </w:r>
      <w:r w:rsidRPr="00442F80">
        <w:rPr>
          <w:rFonts w:ascii="Consolas" w:hAnsi="Consolas" w:cs="Consolas"/>
          <w:color w:val="0000FF"/>
          <w:kern w:val="0"/>
          <w:sz w:val="24"/>
          <w:szCs w:val="24"/>
          <w:lang w:val="en-US"/>
        </w:rPr>
        <w:t>FROM</w:t>
      </w:r>
      <w:r w:rsidRPr="00442F80">
        <w:rPr>
          <w:rFonts w:ascii="Consolas" w:hAnsi="Consolas" w:cs="Consolas"/>
          <w:color w:val="000000"/>
          <w:kern w:val="0"/>
          <w:sz w:val="24"/>
          <w:szCs w:val="24"/>
          <w:lang w:val="en-US"/>
        </w:rPr>
        <w:t xml:space="preserve"> ProductCategory</w:t>
      </w:r>
    </w:p>
    <w:p w14:paraId="7A5C85B0" w14:textId="77777777" w:rsidR="002C4A99" w:rsidRPr="00442F80" w:rsidRDefault="002C4A99" w:rsidP="002C4A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ab/>
      </w:r>
      <w:r w:rsidRPr="00442F80">
        <w:rPr>
          <w:rFonts w:ascii="Consolas" w:hAnsi="Consolas" w:cs="Consolas"/>
          <w:color w:val="000000"/>
          <w:kern w:val="0"/>
          <w:sz w:val="24"/>
          <w:szCs w:val="24"/>
          <w:lang w:val="en-US"/>
        </w:rPr>
        <w:tab/>
      </w:r>
      <w:r w:rsidRPr="00442F80">
        <w:rPr>
          <w:rFonts w:ascii="Consolas" w:hAnsi="Consolas" w:cs="Consolas"/>
          <w:color w:val="0000FF"/>
          <w:kern w:val="0"/>
          <w:sz w:val="24"/>
          <w:szCs w:val="24"/>
          <w:lang w:val="en-US"/>
        </w:rPr>
        <w:t>ORDER</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BY</w:t>
      </w:r>
      <w:r w:rsidRPr="00442F80">
        <w:rPr>
          <w:rFonts w:ascii="Consolas" w:hAnsi="Consolas" w:cs="Consolas"/>
          <w:color w:val="000000"/>
          <w:kern w:val="0"/>
          <w:sz w:val="24"/>
          <w:szCs w:val="24"/>
          <w:lang w:val="en-US"/>
        </w:rPr>
        <w:t xml:space="preserve"> ID </w:t>
      </w:r>
      <w:r w:rsidRPr="00442F80">
        <w:rPr>
          <w:rFonts w:ascii="Consolas" w:hAnsi="Consolas" w:cs="Consolas"/>
          <w:color w:val="0000FF"/>
          <w:kern w:val="0"/>
          <w:sz w:val="24"/>
          <w:szCs w:val="24"/>
          <w:lang w:val="en-US"/>
        </w:rPr>
        <w:t>DESC</w:t>
      </w:r>
    </w:p>
    <w:p w14:paraId="4A81ADB1" w14:textId="77777777" w:rsidR="002C4A99" w:rsidRPr="00442F80" w:rsidRDefault="002C4A99" w:rsidP="002C4A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p>
    <w:p w14:paraId="6BF149C6" w14:textId="77777777" w:rsidR="002C4A99" w:rsidRPr="00442F80" w:rsidRDefault="002C4A99" w:rsidP="002C4A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ab/>
      </w:r>
      <w:r w:rsidRPr="00442F80">
        <w:rPr>
          <w:rFonts w:ascii="Consolas" w:hAnsi="Consolas" w:cs="Consolas"/>
          <w:color w:val="000000"/>
          <w:kern w:val="0"/>
          <w:sz w:val="24"/>
          <w:szCs w:val="24"/>
          <w:lang w:val="en-US"/>
        </w:rPr>
        <w:tab/>
      </w:r>
      <w:r w:rsidRPr="00442F80">
        <w:rPr>
          <w:rFonts w:ascii="Consolas" w:hAnsi="Consolas" w:cs="Consolas"/>
          <w:color w:val="0000FF"/>
          <w:kern w:val="0"/>
          <w:sz w:val="24"/>
          <w:szCs w:val="24"/>
          <w:lang w:val="en-US"/>
        </w:rPr>
        <w:t>DECLARE</w:t>
      </w:r>
      <w:r w:rsidRPr="00442F80">
        <w:rPr>
          <w:rFonts w:ascii="Consolas" w:hAnsi="Consolas" w:cs="Consolas"/>
          <w:color w:val="000000"/>
          <w:kern w:val="0"/>
          <w:sz w:val="24"/>
          <w:szCs w:val="24"/>
          <w:lang w:val="en-US"/>
        </w:rPr>
        <w:t xml:space="preserve"> @newID </w:t>
      </w:r>
      <w:r w:rsidRPr="00442F80">
        <w:rPr>
          <w:rFonts w:ascii="Consolas" w:hAnsi="Consolas" w:cs="Consolas"/>
          <w:color w:val="0000FF"/>
          <w:kern w:val="0"/>
          <w:sz w:val="24"/>
          <w:szCs w:val="24"/>
          <w:lang w:val="en-US"/>
        </w:rPr>
        <w:t>VARCHAR</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4</w:t>
      </w:r>
      <w:r w:rsidRPr="00442F80">
        <w:rPr>
          <w:rFonts w:ascii="Consolas" w:hAnsi="Consolas" w:cs="Consolas"/>
          <w:color w:val="808080"/>
          <w:kern w:val="0"/>
          <w:sz w:val="24"/>
          <w:szCs w:val="24"/>
          <w:lang w:val="en-US"/>
        </w:rPr>
        <w:t>)</w:t>
      </w:r>
    </w:p>
    <w:p w14:paraId="22A80F0B" w14:textId="77777777" w:rsidR="002C4A99" w:rsidRPr="00442F80" w:rsidRDefault="002C4A99" w:rsidP="002C4A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ab/>
      </w:r>
      <w:r w:rsidRPr="00442F80">
        <w:rPr>
          <w:rFonts w:ascii="Consolas" w:hAnsi="Consolas" w:cs="Consolas"/>
          <w:color w:val="000000"/>
          <w:kern w:val="0"/>
          <w:sz w:val="24"/>
          <w:szCs w:val="24"/>
          <w:lang w:val="en-US"/>
        </w:rPr>
        <w:tab/>
      </w:r>
      <w:r w:rsidRPr="00442F80">
        <w:rPr>
          <w:rFonts w:ascii="Consolas" w:hAnsi="Consolas" w:cs="Consolas"/>
          <w:color w:val="0000FF"/>
          <w:kern w:val="0"/>
          <w:sz w:val="24"/>
          <w:szCs w:val="24"/>
          <w:lang w:val="en-US"/>
        </w:rPr>
        <w:t>SET</w:t>
      </w:r>
      <w:r w:rsidRPr="00442F80">
        <w:rPr>
          <w:rFonts w:ascii="Consolas" w:hAnsi="Consolas" w:cs="Consolas"/>
          <w:color w:val="000000"/>
          <w:kern w:val="0"/>
          <w:sz w:val="24"/>
          <w:szCs w:val="24"/>
          <w:lang w:val="en-US"/>
        </w:rPr>
        <w:t xml:space="preserve"> @newID </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FF0000"/>
          <w:kern w:val="0"/>
          <w:sz w:val="24"/>
          <w:szCs w:val="24"/>
          <w:lang w:val="en-US"/>
        </w:rPr>
        <w:t>'PC'</w:t>
      </w:r>
      <w:r w:rsidRPr="00442F80">
        <w:rPr>
          <w:rFonts w:ascii="Consolas" w:hAnsi="Consolas" w:cs="Consolas"/>
          <w:color w:val="000000"/>
          <w:kern w:val="0"/>
          <w:sz w:val="24"/>
          <w:szCs w:val="24"/>
          <w:lang w:val="en-US"/>
        </w:rPr>
        <w:t xml:space="preserve"> </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808080"/>
          <w:kern w:val="0"/>
          <w:sz w:val="24"/>
          <w:szCs w:val="24"/>
          <w:lang w:val="en-US"/>
        </w:rPr>
        <w:t>RIGHT(</w:t>
      </w:r>
      <w:r w:rsidRPr="00442F80">
        <w:rPr>
          <w:rFonts w:ascii="Consolas" w:hAnsi="Consolas" w:cs="Consolas"/>
          <w:color w:val="FF00FF"/>
          <w:kern w:val="0"/>
          <w:sz w:val="24"/>
          <w:szCs w:val="24"/>
          <w:lang w:val="en-US"/>
        </w:rPr>
        <w:t>CAST</w:t>
      </w:r>
      <w:r w:rsidRPr="00442F80">
        <w:rPr>
          <w:rFonts w:ascii="Consolas" w:hAnsi="Consolas" w:cs="Consolas"/>
          <w:color w:val="808080"/>
          <w:kern w:val="0"/>
          <w:sz w:val="24"/>
          <w:szCs w:val="24"/>
          <w:lang w:val="en-US"/>
        </w:rPr>
        <w:t>(</w:t>
      </w:r>
      <w:r w:rsidRPr="00442F80">
        <w:rPr>
          <w:rFonts w:ascii="Consolas" w:hAnsi="Consolas" w:cs="Consolas"/>
          <w:color w:val="FF00FF"/>
          <w:kern w:val="0"/>
          <w:sz w:val="24"/>
          <w:szCs w:val="24"/>
          <w:lang w:val="en-US"/>
        </w:rPr>
        <w:t>CAST</w:t>
      </w:r>
      <w:r w:rsidRPr="00442F80">
        <w:rPr>
          <w:rFonts w:ascii="Consolas" w:hAnsi="Consolas" w:cs="Consolas"/>
          <w:color w:val="808080"/>
          <w:kern w:val="0"/>
          <w:sz w:val="24"/>
          <w:szCs w:val="24"/>
          <w:lang w:val="en-US"/>
        </w:rPr>
        <w:t>(RIGHT(</w:t>
      </w:r>
      <w:r w:rsidRPr="00442F80">
        <w:rPr>
          <w:rFonts w:ascii="Consolas" w:hAnsi="Consolas" w:cs="Consolas"/>
          <w:color w:val="000000"/>
          <w:kern w:val="0"/>
          <w:sz w:val="24"/>
          <w:szCs w:val="24"/>
          <w:lang w:val="en-US"/>
        </w:rPr>
        <w:t>@lastID</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2</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AS</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INT</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1 </w:t>
      </w:r>
      <w:r w:rsidRPr="00442F80">
        <w:rPr>
          <w:rFonts w:ascii="Consolas" w:hAnsi="Consolas" w:cs="Consolas"/>
          <w:color w:val="0000FF"/>
          <w:kern w:val="0"/>
          <w:sz w:val="24"/>
          <w:szCs w:val="24"/>
          <w:lang w:val="en-US"/>
        </w:rPr>
        <w:t>AS</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VARCHAR</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2</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2</w:t>
      </w:r>
      <w:r w:rsidRPr="00442F80">
        <w:rPr>
          <w:rFonts w:ascii="Consolas" w:hAnsi="Consolas" w:cs="Consolas"/>
          <w:color w:val="808080"/>
          <w:kern w:val="0"/>
          <w:sz w:val="24"/>
          <w:szCs w:val="24"/>
          <w:lang w:val="en-US"/>
        </w:rPr>
        <w:t>)</w:t>
      </w:r>
    </w:p>
    <w:p w14:paraId="2455D1DE" w14:textId="77777777" w:rsidR="002C4A99" w:rsidRPr="00442F80" w:rsidRDefault="002C4A99" w:rsidP="002C4A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p>
    <w:p w14:paraId="0B610652" w14:textId="77777777" w:rsidR="002C4A99" w:rsidRPr="00442F80" w:rsidRDefault="002C4A99" w:rsidP="002C4A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ab/>
      </w:r>
      <w:r w:rsidRPr="00442F80">
        <w:rPr>
          <w:rFonts w:ascii="Consolas" w:hAnsi="Consolas" w:cs="Consolas"/>
          <w:color w:val="000000"/>
          <w:kern w:val="0"/>
          <w:sz w:val="24"/>
          <w:szCs w:val="24"/>
          <w:lang w:val="en-US"/>
        </w:rPr>
        <w:tab/>
      </w:r>
      <w:r w:rsidRPr="00442F80">
        <w:rPr>
          <w:rFonts w:ascii="Consolas" w:hAnsi="Consolas" w:cs="Consolas"/>
          <w:color w:val="FF00FF"/>
          <w:kern w:val="0"/>
          <w:sz w:val="24"/>
          <w:szCs w:val="24"/>
          <w:lang w:val="en-US"/>
        </w:rPr>
        <w:t>UPDATE</w:t>
      </w:r>
      <w:r w:rsidRPr="00442F80">
        <w:rPr>
          <w:rFonts w:ascii="Consolas" w:hAnsi="Consolas" w:cs="Consolas"/>
          <w:color w:val="000000"/>
          <w:kern w:val="0"/>
          <w:sz w:val="24"/>
          <w:szCs w:val="24"/>
          <w:lang w:val="en-US"/>
        </w:rPr>
        <w:t xml:space="preserve"> ProductCategory</w:t>
      </w:r>
    </w:p>
    <w:p w14:paraId="243C3502" w14:textId="77777777" w:rsidR="002C4A99" w:rsidRPr="00442F80" w:rsidRDefault="002C4A99" w:rsidP="002C4A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ab/>
      </w:r>
      <w:r w:rsidRPr="00442F80">
        <w:rPr>
          <w:rFonts w:ascii="Consolas" w:hAnsi="Consolas" w:cs="Consolas"/>
          <w:color w:val="000000"/>
          <w:kern w:val="0"/>
          <w:sz w:val="24"/>
          <w:szCs w:val="24"/>
          <w:lang w:val="en-US"/>
        </w:rPr>
        <w:tab/>
      </w:r>
      <w:r w:rsidRPr="00442F80">
        <w:rPr>
          <w:rFonts w:ascii="Consolas" w:hAnsi="Consolas" w:cs="Consolas"/>
          <w:color w:val="0000FF"/>
          <w:kern w:val="0"/>
          <w:sz w:val="24"/>
          <w:szCs w:val="24"/>
          <w:lang w:val="en-US"/>
        </w:rPr>
        <w:t>SET</w:t>
      </w:r>
      <w:r w:rsidRPr="00442F80">
        <w:rPr>
          <w:rFonts w:ascii="Consolas" w:hAnsi="Consolas" w:cs="Consolas"/>
          <w:color w:val="000000"/>
          <w:kern w:val="0"/>
          <w:sz w:val="24"/>
          <w:szCs w:val="24"/>
          <w:lang w:val="en-US"/>
        </w:rPr>
        <w:t xml:space="preserve"> ID </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@newID</w:t>
      </w:r>
    </w:p>
    <w:p w14:paraId="34CA5090" w14:textId="77777777" w:rsidR="002C4A99" w:rsidRPr="00442F80" w:rsidRDefault="002C4A99" w:rsidP="002C4A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ab/>
      </w:r>
      <w:r w:rsidRPr="00442F80">
        <w:rPr>
          <w:rFonts w:ascii="Consolas" w:hAnsi="Consolas" w:cs="Consolas"/>
          <w:color w:val="000000"/>
          <w:kern w:val="0"/>
          <w:sz w:val="24"/>
          <w:szCs w:val="24"/>
          <w:lang w:val="en-US"/>
        </w:rPr>
        <w:tab/>
      </w:r>
      <w:r w:rsidRPr="00442F80">
        <w:rPr>
          <w:rFonts w:ascii="Consolas" w:hAnsi="Consolas" w:cs="Consolas"/>
          <w:color w:val="0000FF"/>
          <w:kern w:val="0"/>
          <w:sz w:val="24"/>
          <w:szCs w:val="24"/>
          <w:lang w:val="en-US"/>
        </w:rPr>
        <w:t>WHERE</w:t>
      </w:r>
      <w:r w:rsidRPr="00442F80">
        <w:rPr>
          <w:rFonts w:ascii="Consolas" w:hAnsi="Consolas" w:cs="Consolas"/>
          <w:color w:val="000000"/>
          <w:kern w:val="0"/>
          <w:sz w:val="24"/>
          <w:szCs w:val="24"/>
          <w:lang w:val="en-US"/>
        </w:rPr>
        <w:t xml:space="preserve"> ID </w:t>
      </w:r>
      <w:r w:rsidRPr="00442F80">
        <w:rPr>
          <w:rFonts w:ascii="Consolas" w:hAnsi="Consolas" w:cs="Consolas"/>
          <w:color w:val="808080"/>
          <w:kern w:val="0"/>
          <w:sz w:val="24"/>
          <w:szCs w:val="24"/>
          <w:lang w:val="en-US"/>
        </w:rPr>
        <w:t>IN</w:t>
      </w:r>
      <w:r w:rsidRPr="00442F80">
        <w:rPr>
          <w:rFonts w:ascii="Consolas" w:hAnsi="Consolas" w:cs="Consolas"/>
          <w:color w:val="0000FF"/>
          <w:kern w:val="0"/>
          <w:sz w:val="24"/>
          <w:szCs w:val="24"/>
          <w:lang w:val="en-US"/>
        </w:rPr>
        <w:t xml:space="preserve"> </w:t>
      </w:r>
      <w:r w:rsidRPr="00442F80">
        <w:rPr>
          <w:rFonts w:ascii="Consolas" w:hAnsi="Consolas" w:cs="Consolas"/>
          <w:color w:val="808080"/>
          <w:kern w:val="0"/>
          <w:sz w:val="24"/>
          <w:szCs w:val="24"/>
          <w:lang w:val="en-US"/>
        </w:rPr>
        <w:t>(</w:t>
      </w:r>
      <w:r w:rsidRPr="00442F80">
        <w:rPr>
          <w:rFonts w:ascii="Consolas" w:hAnsi="Consolas" w:cs="Consolas"/>
          <w:color w:val="0000FF"/>
          <w:kern w:val="0"/>
          <w:sz w:val="24"/>
          <w:szCs w:val="24"/>
          <w:lang w:val="en-US"/>
        </w:rPr>
        <w:t>SELECT</w:t>
      </w:r>
      <w:r w:rsidRPr="00442F80">
        <w:rPr>
          <w:rFonts w:ascii="Consolas" w:hAnsi="Consolas" w:cs="Consolas"/>
          <w:color w:val="000000"/>
          <w:kern w:val="0"/>
          <w:sz w:val="24"/>
          <w:szCs w:val="24"/>
          <w:lang w:val="en-US"/>
        </w:rPr>
        <w:t xml:space="preserve"> ID </w:t>
      </w:r>
      <w:r w:rsidRPr="00442F80">
        <w:rPr>
          <w:rFonts w:ascii="Consolas" w:hAnsi="Consolas" w:cs="Consolas"/>
          <w:color w:val="0000FF"/>
          <w:kern w:val="0"/>
          <w:sz w:val="24"/>
          <w:szCs w:val="24"/>
          <w:lang w:val="en-US"/>
        </w:rPr>
        <w:t>FROM</w:t>
      </w:r>
      <w:r w:rsidRPr="00442F80">
        <w:rPr>
          <w:rFonts w:ascii="Consolas" w:hAnsi="Consolas" w:cs="Consolas"/>
          <w:color w:val="000000"/>
          <w:kern w:val="0"/>
          <w:sz w:val="24"/>
          <w:szCs w:val="24"/>
          <w:lang w:val="en-US"/>
        </w:rPr>
        <w:t xml:space="preserve"> inserted</w:t>
      </w:r>
      <w:r w:rsidRPr="00442F80">
        <w:rPr>
          <w:rFonts w:ascii="Consolas" w:hAnsi="Consolas" w:cs="Consolas"/>
          <w:color w:val="808080"/>
          <w:kern w:val="0"/>
          <w:sz w:val="24"/>
          <w:szCs w:val="24"/>
          <w:lang w:val="en-US"/>
        </w:rPr>
        <w:t>)</w:t>
      </w:r>
    </w:p>
    <w:p w14:paraId="50817F0D" w14:textId="77777777" w:rsidR="002C4A99" w:rsidRPr="00442F80" w:rsidRDefault="002C4A99" w:rsidP="002C4A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ab/>
      </w:r>
      <w:r w:rsidRPr="00442F80">
        <w:rPr>
          <w:rFonts w:ascii="Consolas" w:hAnsi="Consolas" w:cs="Consolas"/>
          <w:color w:val="000000"/>
          <w:kern w:val="0"/>
          <w:sz w:val="24"/>
          <w:szCs w:val="24"/>
          <w:lang w:val="en-US"/>
        </w:rPr>
        <w:tab/>
      </w:r>
      <w:r w:rsidRPr="00442F80">
        <w:rPr>
          <w:rFonts w:ascii="Consolas" w:hAnsi="Consolas" w:cs="Consolas"/>
          <w:color w:val="000000"/>
          <w:kern w:val="0"/>
          <w:sz w:val="24"/>
          <w:szCs w:val="24"/>
          <w:lang w:val="en-US"/>
        </w:rPr>
        <w:tab/>
      </w:r>
    </w:p>
    <w:p w14:paraId="12F3EE4A" w14:textId="77777777" w:rsidR="002C4A99" w:rsidRPr="00442F80" w:rsidRDefault="002C4A99" w:rsidP="002C4A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ab/>
      </w:r>
      <w:r w:rsidRPr="00442F80">
        <w:rPr>
          <w:rFonts w:ascii="Consolas" w:hAnsi="Consolas" w:cs="Consolas"/>
          <w:color w:val="000000"/>
          <w:kern w:val="0"/>
          <w:sz w:val="24"/>
          <w:szCs w:val="24"/>
          <w:lang w:val="en-US"/>
        </w:rPr>
        <w:tab/>
      </w:r>
      <w:r w:rsidRPr="00442F80">
        <w:rPr>
          <w:rFonts w:ascii="Consolas" w:hAnsi="Consolas" w:cs="Consolas"/>
          <w:color w:val="0000FF"/>
          <w:kern w:val="0"/>
          <w:sz w:val="24"/>
          <w:szCs w:val="24"/>
          <w:lang w:val="en-US"/>
        </w:rPr>
        <w:t>COMMIT</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TRANSACTION</w:t>
      </w:r>
      <w:r w:rsidRPr="00442F80">
        <w:rPr>
          <w:rFonts w:ascii="Consolas" w:hAnsi="Consolas" w:cs="Consolas"/>
          <w:color w:val="808080"/>
          <w:kern w:val="0"/>
          <w:sz w:val="24"/>
          <w:szCs w:val="24"/>
          <w:lang w:val="en-US"/>
        </w:rPr>
        <w:t>;</w:t>
      </w:r>
    </w:p>
    <w:p w14:paraId="33095B2F" w14:textId="77777777" w:rsidR="002C4A99" w:rsidRPr="00442F80" w:rsidRDefault="002C4A99" w:rsidP="002C4A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ab/>
      </w:r>
      <w:r w:rsidRPr="00442F80">
        <w:rPr>
          <w:rFonts w:ascii="Consolas" w:hAnsi="Consolas" w:cs="Consolas"/>
          <w:color w:val="0000FF"/>
          <w:kern w:val="0"/>
          <w:sz w:val="24"/>
          <w:szCs w:val="24"/>
          <w:lang w:val="en-US"/>
        </w:rPr>
        <w:t>END</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TRY</w:t>
      </w:r>
    </w:p>
    <w:p w14:paraId="08FBECCC" w14:textId="77777777" w:rsidR="002C4A99" w:rsidRPr="00442F80" w:rsidRDefault="002C4A99" w:rsidP="002C4A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ab/>
        <w:t xml:space="preserve"> </w:t>
      </w:r>
      <w:r w:rsidRPr="00442F80">
        <w:rPr>
          <w:rFonts w:ascii="Consolas" w:hAnsi="Consolas" w:cs="Consolas"/>
          <w:color w:val="0000FF"/>
          <w:kern w:val="0"/>
          <w:sz w:val="24"/>
          <w:szCs w:val="24"/>
          <w:lang w:val="en-US"/>
        </w:rPr>
        <w:t>BEGIN</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CATCH</w:t>
      </w:r>
    </w:p>
    <w:p w14:paraId="43B815F7" w14:textId="77777777" w:rsidR="002C4A99" w:rsidRPr="00442F80" w:rsidRDefault="002C4A99" w:rsidP="002C4A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8000"/>
          <w:kern w:val="0"/>
          <w:sz w:val="24"/>
          <w:szCs w:val="24"/>
          <w:lang w:val="en-US"/>
        </w:rPr>
        <w:t>-- Roll back the transaction on error</w:t>
      </w:r>
    </w:p>
    <w:p w14:paraId="082F85FE" w14:textId="77777777" w:rsidR="002C4A99" w:rsidRPr="00442F80" w:rsidRDefault="002C4A99" w:rsidP="002C4A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ROLLBACK</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TRANSACTION</w:t>
      </w:r>
      <w:r w:rsidRPr="00442F80">
        <w:rPr>
          <w:rFonts w:ascii="Consolas" w:hAnsi="Consolas" w:cs="Consolas"/>
          <w:color w:val="808080"/>
          <w:kern w:val="0"/>
          <w:sz w:val="24"/>
          <w:szCs w:val="24"/>
          <w:lang w:val="en-US"/>
        </w:rPr>
        <w:t>;</w:t>
      </w:r>
    </w:p>
    <w:p w14:paraId="22340BE9" w14:textId="77777777" w:rsidR="002C4A99" w:rsidRPr="00442F80" w:rsidRDefault="002C4A99" w:rsidP="002C4A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p>
    <w:p w14:paraId="41B9AAAF" w14:textId="77777777" w:rsidR="002C4A99" w:rsidRPr="00442F80" w:rsidRDefault="002C4A99" w:rsidP="002C4A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8000"/>
          <w:kern w:val="0"/>
          <w:sz w:val="24"/>
          <w:szCs w:val="24"/>
          <w:lang w:val="en-US"/>
        </w:rPr>
        <w:t>-- Printing the error message and the severity</w:t>
      </w:r>
    </w:p>
    <w:p w14:paraId="0AD5C887" w14:textId="77777777" w:rsidR="002C4A99" w:rsidRPr="00442F80" w:rsidRDefault="002C4A99" w:rsidP="002C4A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DECLARE</w:t>
      </w:r>
      <w:r w:rsidRPr="00442F80">
        <w:rPr>
          <w:rFonts w:ascii="Consolas" w:hAnsi="Consolas" w:cs="Consolas"/>
          <w:color w:val="000000"/>
          <w:kern w:val="0"/>
          <w:sz w:val="24"/>
          <w:szCs w:val="24"/>
          <w:lang w:val="en-US"/>
        </w:rPr>
        <w:t xml:space="preserve"> @ErrorMessage </w:t>
      </w:r>
      <w:r w:rsidRPr="00442F80">
        <w:rPr>
          <w:rFonts w:ascii="Consolas" w:hAnsi="Consolas" w:cs="Consolas"/>
          <w:color w:val="0000FF"/>
          <w:kern w:val="0"/>
          <w:sz w:val="24"/>
          <w:szCs w:val="24"/>
          <w:lang w:val="en-US"/>
        </w:rPr>
        <w:t>NVARCHAR</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4000</w:t>
      </w:r>
      <w:r w:rsidRPr="00442F80">
        <w:rPr>
          <w:rFonts w:ascii="Consolas" w:hAnsi="Consolas" w:cs="Consolas"/>
          <w:color w:val="808080"/>
          <w:kern w:val="0"/>
          <w:sz w:val="24"/>
          <w:szCs w:val="24"/>
          <w:lang w:val="en-US"/>
        </w:rPr>
        <w:t>);</w:t>
      </w:r>
    </w:p>
    <w:p w14:paraId="467AAB6C" w14:textId="77777777" w:rsidR="002C4A99" w:rsidRPr="00442F80" w:rsidRDefault="002C4A99" w:rsidP="002C4A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DECLARE</w:t>
      </w:r>
      <w:r w:rsidRPr="00442F80">
        <w:rPr>
          <w:rFonts w:ascii="Consolas" w:hAnsi="Consolas" w:cs="Consolas"/>
          <w:color w:val="000000"/>
          <w:kern w:val="0"/>
          <w:sz w:val="24"/>
          <w:szCs w:val="24"/>
          <w:lang w:val="en-US"/>
        </w:rPr>
        <w:t xml:space="preserve"> @ErrorSeverity </w:t>
      </w:r>
      <w:r w:rsidRPr="00442F80">
        <w:rPr>
          <w:rFonts w:ascii="Consolas" w:hAnsi="Consolas" w:cs="Consolas"/>
          <w:color w:val="0000FF"/>
          <w:kern w:val="0"/>
          <w:sz w:val="24"/>
          <w:szCs w:val="24"/>
          <w:lang w:val="en-US"/>
        </w:rPr>
        <w:t>INT</w:t>
      </w:r>
      <w:r w:rsidRPr="00442F80">
        <w:rPr>
          <w:rFonts w:ascii="Consolas" w:hAnsi="Consolas" w:cs="Consolas"/>
          <w:color w:val="808080"/>
          <w:kern w:val="0"/>
          <w:sz w:val="24"/>
          <w:szCs w:val="24"/>
          <w:lang w:val="en-US"/>
        </w:rPr>
        <w:t>;</w:t>
      </w:r>
    </w:p>
    <w:p w14:paraId="6B0F39E7" w14:textId="77777777" w:rsidR="002C4A99" w:rsidRPr="00442F80" w:rsidRDefault="002C4A99" w:rsidP="002C4A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DECLARE</w:t>
      </w:r>
      <w:r w:rsidRPr="00442F80">
        <w:rPr>
          <w:rFonts w:ascii="Consolas" w:hAnsi="Consolas" w:cs="Consolas"/>
          <w:color w:val="000000"/>
          <w:kern w:val="0"/>
          <w:sz w:val="24"/>
          <w:szCs w:val="24"/>
          <w:lang w:val="en-US"/>
        </w:rPr>
        <w:t xml:space="preserve"> @ErrorState </w:t>
      </w:r>
      <w:r w:rsidRPr="00442F80">
        <w:rPr>
          <w:rFonts w:ascii="Consolas" w:hAnsi="Consolas" w:cs="Consolas"/>
          <w:color w:val="0000FF"/>
          <w:kern w:val="0"/>
          <w:sz w:val="24"/>
          <w:szCs w:val="24"/>
          <w:lang w:val="en-US"/>
        </w:rPr>
        <w:t>INT</w:t>
      </w:r>
      <w:r w:rsidRPr="00442F80">
        <w:rPr>
          <w:rFonts w:ascii="Consolas" w:hAnsi="Consolas" w:cs="Consolas"/>
          <w:color w:val="808080"/>
          <w:kern w:val="0"/>
          <w:sz w:val="24"/>
          <w:szCs w:val="24"/>
          <w:lang w:val="en-US"/>
        </w:rPr>
        <w:t>;</w:t>
      </w:r>
    </w:p>
    <w:p w14:paraId="422D53CB" w14:textId="77777777" w:rsidR="002C4A99" w:rsidRPr="00442F80" w:rsidRDefault="002C4A99" w:rsidP="002C4A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p>
    <w:p w14:paraId="5FF47CC5" w14:textId="77777777" w:rsidR="002C4A99" w:rsidRPr="00442F80" w:rsidRDefault="002C4A99" w:rsidP="002C4A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SELECT</w:t>
      </w:r>
      <w:r w:rsidRPr="00442F80">
        <w:rPr>
          <w:rFonts w:ascii="Consolas" w:hAnsi="Consolas" w:cs="Consolas"/>
          <w:color w:val="000000"/>
          <w:kern w:val="0"/>
          <w:sz w:val="24"/>
          <w:szCs w:val="24"/>
          <w:lang w:val="en-US"/>
        </w:rPr>
        <w:t xml:space="preserve"> </w:t>
      </w:r>
    </w:p>
    <w:p w14:paraId="41636C3B" w14:textId="77777777" w:rsidR="002C4A99" w:rsidRPr="00442F80" w:rsidRDefault="002C4A99" w:rsidP="002C4A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@ErrorMessage </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FF00FF"/>
          <w:kern w:val="0"/>
          <w:sz w:val="24"/>
          <w:szCs w:val="24"/>
          <w:lang w:val="en-US"/>
        </w:rPr>
        <w:t>ERROR_MESSAGE</w:t>
      </w:r>
      <w:r w:rsidRPr="00442F80">
        <w:rPr>
          <w:rFonts w:ascii="Consolas" w:hAnsi="Consolas" w:cs="Consolas"/>
          <w:color w:val="808080"/>
          <w:kern w:val="0"/>
          <w:sz w:val="24"/>
          <w:szCs w:val="24"/>
          <w:lang w:val="en-US"/>
        </w:rPr>
        <w:t>(),</w:t>
      </w:r>
    </w:p>
    <w:p w14:paraId="1E3BE508" w14:textId="77777777" w:rsidR="002C4A99" w:rsidRPr="00442F80" w:rsidRDefault="002C4A99" w:rsidP="002C4A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lastRenderedPageBreak/>
        <w:t xml:space="preserve">            @ErrorSeverity </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FF00FF"/>
          <w:kern w:val="0"/>
          <w:sz w:val="24"/>
          <w:szCs w:val="24"/>
          <w:lang w:val="en-US"/>
        </w:rPr>
        <w:t>ERROR_SEVERITY</w:t>
      </w:r>
      <w:r w:rsidRPr="00442F80">
        <w:rPr>
          <w:rFonts w:ascii="Consolas" w:hAnsi="Consolas" w:cs="Consolas"/>
          <w:color w:val="808080"/>
          <w:kern w:val="0"/>
          <w:sz w:val="24"/>
          <w:szCs w:val="24"/>
          <w:lang w:val="en-US"/>
        </w:rPr>
        <w:t>(),</w:t>
      </w:r>
    </w:p>
    <w:p w14:paraId="7ACE3653" w14:textId="77777777" w:rsidR="002C4A99" w:rsidRPr="00442F80" w:rsidRDefault="002C4A99" w:rsidP="002C4A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@ErrorState </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FF00FF"/>
          <w:kern w:val="0"/>
          <w:sz w:val="24"/>
          <w:szCs w:val="24"/>
          <w:lang w:val="en-US"/>
        </w:rPr>
        <w:t>ERROR_STATE</w:t>
      </w:r>
      <w:r w:rsidRPr="00442F80">
        <w:rPr>
          <w:rFonts w:ascii="Consolas" w:hAnsi="Consolas" w:cs="Consolas"/>
          <w:color w:val="808080"/>
          <w:kern w:val="0"/>
          <w:sz w:val="24"/>
          <w:szCs w:val="24"/>
          <w:lang w:val="en-US"/>
        </w:rPr>
        <w:t>();</w:t>
      </w:r>
    </w:p>
    <w:p w14:paraId="540706DC" w14:textId="77777777" w:rsidR="002C4A99" w:rsidRPr="00442F80" w:rsidRDefault="002C4A99" w:rsidP="002C4A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p>
    <w:p w14:paraId="2C9F17BD" w14:textId="77777777" w:rsidR="002C4A99" w:rsidRPr="00442F80" w:rsidRDefault="002C4A99" w:rsidP="002C4A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 xml:space="preserve">RAISERROR </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@ErrorMessage</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@ErrorSeverity</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@ErrorState</w:t>
      </w:r>
      <w:r w:rsidRPr="00442F80">
        <w:rPr>
          <w:rFonts w:ascii="Consolas" w:hAnsi="Consolas" w:cs="Consolas"/>
          <w:color w:val="808080"/>
          <w:kern w:val="0"/>
          <w:sz w:val="24"/>
          <w:szCs w:val="24"/>
          <w:lang w:val="en-US"/>
        </w:rPr>
        <w:t>);</w:t>
      </w:r>
    </w:p>
    <w:p w14:paraId="6E5E8420" w14:textId="77777777" w:rsidR="002C4A99" w:rsidRPr="00442F80" w:rsidRDefault="002C4A99" w:rsidP="002C4A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END</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CATCH</w:t>
      </w:r>
    </w:p>
    <w:p w14:paraId="3AFFB0FE" w14:textId="77777777" w:rsidR="002C4A99" w:rsidRPr="00442F80" w:rsidRDefault="002C4A99" w:rsidP="002C4A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FF"/>
          <w:kern w:val="0"/>
          <w:sz w:val="24"/>
          <w:szCs w:val="24"/>
          <w:lang w:val="en-US"/>
        </w:rPr>
        <w:t>END</w:t>
      </w:r>
    </w:p>
    <w:p w14:paraId="1578ACDE" w14:textId="1E2DF376" w:rsidR="002C4A99" w:rsidRPr="00442F80" w:rsidRDefault="002C4A99" w:rsidP="000E31F9">
      <w:pPr>
        <w:pBdr>
          <w:top w:val="single" w:sz="4" w:space="1" w:color="auto"/>
          <w:left w:val="single" w:sz="4" w:space="4" w:color="auto"/>
          <w:bottom w:val="single" w:sz="4" w:space="1" w:color="auto"/>
          <w:right w:val="single" w:sz="4" w:space="4" w:color="auto"/>
        </w:pBdr>
        <w:rPr>
          <w:rFonts w:ascii="Times New Roman" w:hAnsi="Times New Roman" w:cs="Times New Roman"/>
          <w:b/>
          <w:sz w:val="24"/>
          <w:szCs w:val="24"/>
          <w:lang w:val="en-US"/>
        </w:rPr>
      </w:pPr>
      <w:r w:rsidRPr="00442F80">
        <w:rPr>
          <w:rFonts w:ascii="Consolas" w:hAnsi="Consolas" w:cs="Consolas"/>
          <w:color w:val="0000FF"/>
          <w:kern w:val="0"/>
          <w:sz w:val="24"/>
          <w:szCs w:val="24"/>
          <w:lang w:val="en-US"/>
        </w:rPr>
        <w:t>GO</w:t>
      </w:r>
    </w:p>
    <w:p w14:paraId="2CC26035" w14:textId="2EDE0094" w:rsidR="000035C9" w:rsidRPr="00442F80" w:rsidRDefault="000035C9" w:rsidP="007A0BCC">
      <w:pPr>
        <w:pStyle w:val="ListParagraph"/>
        <w:numPr>
          <w:ilvl w:val="0"/>
          <w:numId w:val="35"/>
        </w:numPr>
        <w:rPr>
          <w:rFonts w:ascii="Times New Roman" w:hAnsi="Times New Roman" w:cs="Times New Roman"/>
          <w:b/>
          <w:sz w:val="24"/>
          <w:szCs w:val="24"/>
          <w:lang w:val="en-US"/>
        </w:rPr>
      </w:pPr>
      <w:r w:rsidRPr="00442F80">
        <w:rPr>
          <w:rFonts w:ascii="Times New Roman" w:hAnsi="Times New Roman" w:cs="Times New Roman"/>
          <w:b/>
          <w:sz w:val="24"/>
          <w:szCs w:val="24"/>
          <w:lang w:val="en-US"/>
        </w:rPr>
        <w:t>Thủ tục sửa loại Product:</w:t>
      </w:r>
    </w:p>
    <w:p w14:paraId="4000D664" w14:textId="77777777" w:rsidR="000E31F9" w:rsidRPr="00442F80" w:rsidRDefault="000E31F9" w:rsidP="000E31F9">
      <w:pPr>
        <w:pStyle w:val="ListParagraph"/>
        <w:spacing w:after="0" w:line="360" w:lineRule="auto"/>
        <w:ind w:left="1152"/>
        <w:rPr>
          <w:rFonts w:ascii="Times New Roman" w:hAnsi="Times New Roman" w:cs="Times New Roman"/>
          <w:sz w:val="24"/>
          <w:szCs w:val="24"/>
          <w:u w:val="single"/>
          <w:lang w:val="en-US"/>
        </w:rPr>
      </w:pPr>
      <w:r w:rsidRPr="00442F80">
        <w:rPr>
          <w:rFonts w:ascii="Times New Roman" w:hAnsi="Times New Roman" w:cs="Times New Roman"/>
          <w:sz w:val="24"/>
          <w:szCs w:val="24"/>
          <w:u w:val="single"/>
          <w:lang w:val="en-US"/>
        </w:rPr>
        <w:t>SQL:</w:t>
      </w:r>
    </w:p>
    <w:p w14:paraId="02CF6E52" w14:textId="77777777" w:rsidR="007D21ED" w:rsidRPr="00442F80" w:rsidRDefault="007D21ED" w:rsidP="007D21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FF"/>
          <w:kern w:val="0"/>
          <w:sz w:val="24"/>
          <w:szCs w:val="24"/>
          <w:lang w:val="en-US"/>
        </w:rPr>
        <w:t>CREATE</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PROCEDURE</w:t>
      </w:r>
      <w:r w:rsidRPr="00442F80">
        <w:rPr>
          <w:rFonts w:ascii="Consolas" w:hAnsi="Consolas" w:cs="Consolas"/>
          <w:color w:val="000000"/>
          <w:kern w:val="0"/>
          <w:sz w:val="24"/>
          <w:szCs w:val="24"/>
          <w:lang w:val="en-US"/>
        </w:rPr>
        <w:t xml:space="preserve"> updateProductCategoryByID</w:t>
      </w:r>
    </w:p>
    <w:p w14:paraId="6AC7EF11" w14:textId="77777777" w:rsidR="007D21ED" w:rsidRPr="00442F80" w:rsidRDefault="007D21ED" w:rsidP="007D21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ab/>
        <w:t xml:space="preserve">@ID </w:t>
      </w:r>
      <w:r w:rsidRPr="00442F80">
        <w:rPr>
          <w:rFonts w:ascii="Consolas" w:hAnsi="Consolas" w:cs="Consolas"/>
          <w:color w:val="0000FF"/>
          <w:kern w:val="0"/>
          <w:sz w:val="24"/>
          <w:szCs w:val="24"/>
          <w:lang w:val="en-US"/>
        </w:rPr>
        <w:t>varchar</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4</w:t>
      </w:r>
      <w:r w:rsidRPr="00442F80">
        <w:rPr>
          <w:rFonts w:ascii="Consolas" w:hAnsi="Consolas" w:cs="Consolas"/>
          <w:color w:val="808080"/>
          <w:kern w:val="0"/>
          <w:sz w:val="24"/>
          <w:szCs w:val="24"/>
          <w:lang w:val="en-US"/>
        </w:rPr>
        <w:t>),</w:t>
      </w:r>
    </w:p>
    <w:p w14:paraId="132B509F" w14:textId="77777777" w:rsidR="007D21ED" w:rsidRPr="00442F80" w:rsidRDefault="007D21ED" w:rsidP="007D21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ab/>
        <w:t xml:space="preserve">@name </w:t>
      </w:r>
      <w:r w:rsidRPr="00442F80">
        <w:rPr>
          <w:rFonts w:ascii="Consolas" w:hAnsi="Consolas" w:cs="Consolas"/>
          <w:color w:val="0000FF"/>
          <w:kern w:val="0"/>
          <w:sz w:val="24"/>
          <w:szCs w:val="24"/>
          <w:lang w:val="en-US"/>
        </w:rPr>
        <w:t>nvarchar</w:t>
      </w:r>
      <w:r w:rsidRPr="00442F80">
        <w:rPr>
          <w:rFonts w:ascii="Consolas" w:hAnsi="Consolas" w:cs="Consolas"/>
          <w:color w:val="808080"/>
          <w:kern w:val="0"/>
          <w:sz w:val="24"/>
          <w:szCs w:val="24"/>
          <w:lang w:val="en-US"/>
        </w:rPr>
        <w:t>(</w:t>
      </w:r>
      <w:r w:rsidRPr="00442F80">
        <w:rPr>
          <w:rFonts w:ascii="Consolas" w:hAnsi="Consolas" w:cs="Consolas"/>
          <w:color w:val="FF00FF"/>
          <w:kern w:val="0"/>
          <w:sz w:val="24"/>
          <w:szCs w:val="24"/>
          <w:lang w:val="en-US"/>
        </w:rPr>
        <w:t>max</w:t>
      </w:r>
      <w:r w:rsidRPr="00442F80">
        <w:rPr>
          <w:rFonts w:ascii="Consolas" w:hAnsi="Consolas" w:cs="Consolas"/>
          <w:color w:val="808080"/>
          <w:kern w:val="0"/>
          <w:sz w:val="24"/>
          <w:szCs w:val="24"/>
          <w:lang w:val="en-US"/>
        </w:rPr>
        <w:t>)</w:t>
      </w:r>
    </w:p>
    <w:p w14:paraId="7FC0AE76" w14:textId="77777777" w:rsidR="007D21ED" w:rsidRPr="00442F80" w:rsidRDefault="007D21ED" w:rsidP="007D21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FF"/>
          <w:kern w:val="0"/>
          <w:sz w:val="24"/>
          <w:szCs w:val="24"/>
          <w:lang w:val="en-US"/>
        </w:rPr>
        <w:t>AS</w:t>
      </w:r>
    </w:p>
    <w:p w14:paraId="1DF1E8BE" w14:textId="77777777" w:rsidR="007D21ED" w:rsidRPr="00442F80" w:rsidRDefault="007D21ED" w:rsidP="007D21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FF"/>
          <w:kern w:val="0"/>
          <w:sz w:val="24"/>
          <w:szCs w:val="24"/>
          <w:lang w:val="en-US"/>
        </w:rPr>
        <w:t>BEGIN</w:t>
      </w:r>
    </w:p>
    <w:p w14:paraId="647A8EDF" w14:textId="77777777" w:rsidR="007D21ED" w:rsidRPr="00442F80" w:rsidRDefault="007D21ED" w:rsidP="007D21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ab/>
      </w:r>
    </w:p>
    <w:p w14:paraId="4CC7F6A6" w14:textId="77777777" w:rsidR="007D21ED" w:rsidRPr="00442F80" w:rsidRDefault="007D21ED" w:rsidP="007D21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ab/>
      </w:r>
      <w:r w:rsidRPr="00442F80">
        <w:rPr>
          <w:rFonts w:ascii="Consolas" w:hAnsi="Consolas" w:cs="Consolas"/>
          <w:color w:val="008000"/>
          <w:kern w:val="0"/>
          <w:sz w:val="24"/>
          <w:szCs w:val="24"/>
          <w:lang w:val="en-US"/>
        </w:rPr>
        <w:t>-- Check for null or empty inputs for varchar/nvarchar fields</w:t>
      </w:r>
    </w:p>
    <w:p w14:paraId="2E4E1EE3" w14:textId="77777777" w:rsidR="007D21ED" w:rsidRPr="00442F80" w:rsidRDefault="007D21ED" w:rsidP="007D21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IF</w:t>
      </w:r>
      <w:r w:rsidRPr="00442F80">
        <w:rPr>
          <w:rFonts w:ascii="Consolas" w:hAnsi="Consolas" w:cs="Consolas"/>
          <w:color w:val="000000"/>
          <w:kern w:val="0"/>
          <w:sz w:val="24"/>
          <w:szCs w:val="24"/>
          <w:lang w:val="en-US"/>
        </w:rPr>
        <w:t xml:space="preserve"> @id </w:t>
      </w:r>
      <w:r w:rsidRPr="00442F80">
        <w:rPr>
          <w:rFonts w:ascii="Consolas" w:hAnsi="Consolas" w:cs="Consolas"/>
          <w:color w:val="808080"/>
          <w:kern w:val="0"/>
          <w:sz w:val="24"/>
          <w:szCs w:val="24"/>
          <w:lang w:val="en-US"/>
        </w:rPr>
        <w:t>IS</w:t>
      </w:r>
      <w:r w:rsidRPr="00442F80">
        <w:rPr>
          <w:rFonts w:ascii="Consolas" w:hAnsi="Consolas" w:cs="Consolas"/>
          <w:color w:val="000000"/>
          <w:kern w:val="0"/>
          <w:sz w:val="24"/>
          <w:szCs w:val="24"/>
          <w:lang w:val="en-US"/>
        </w:rPr>
        <w:t xml:space="preserve"> </w:t>
      </w:r>
      <w:r w:rsidRPr="00442F80">
        <w:rPr>
          <w:rFonts w:ascii="Consolas" w:hAnsi="Consolas" w:cs="Consolas"/>
          <w:color w:val="808080"/>
          <w:kern w:val="0"/>
          <w:sz w:val="24"/>
          <w:szCs w:val="24"/>
          <w:lang w:val="en-US"/>
        </w:rPr>
        <w:t>NULL</w:t>
      </w:r>
      <w:r w:rsidRPr="00442F80">
        <w:rPr>
          <w:rFonts w:ascii="Consolas" w:hAnsi="Consolas" w:cs="Consolas"/>
          <w:color w:val="000000"/>
          <w:kern w:val="0"/>
          <w:sz w:val="24"/>
          <w:szCs w:val="24"/>
          <w:lang w:val="en-US"/>
        </w:rPr>
        <w:t xml:space="preserve"> </w:t>
      </w:r>
      <w:r w:rsidRPr="00442F80">
        <w:rPr>
          <w:rFonts w:ascii="Consolas" w:hAnsi="Consolas" w:cs="Consolas"/>
          <w:color w:val="808080"/>
          <w:kern w:val="0"/>
          <w:sz w:val="24"/>
          <w:szCs w:val="24"/>
          <w:lang w:val="en-US"/>
        </w:rPr>
        <w:t>OR</w:t>
      </w:r>
      <w:r w:rsidRPr="00442F80">
        <w:rPr>
          <w:rFonts w:ascii="Consolas" w:hAnsi="Consolas" w:cs="Consolas"/>
          <w:color w:val="000000"/>
          <w:kern w:val="0"/>
          <w:sz w:val="24"/>
          <w:szCs w:val="24"/>
          <w:lang w:val="en-US"/>
        </w:rPr>
        <w:t xml:space="preserve"> </w:t>
      </w:r>
      <w:r w:rsidRPr="00442F80">
        <w:rPr>
          <w:rFonts w:ascii="Consolas" w:hAnsi="Consolas" w:cs="Consolas"/>
          <w:color w:val="FF00FF"/>
          <w:kern w:val="0"/>
          <w:sz w:val="24"/>
          <w:szCs w:val="24"/>
          <w:lang w:val="en-US"/>
        </w:rPr>
        <w:t>LTRIM</w:t>
      </w:r>
      <w:r w:rsidRPr="00442F80">
        <w:rPr>
          <w:rFonts w:ascii="Consolas" w:hAnsi="Consolas" w:cs="Consolas"/>
          <w:color w:val="808080"/>
          <w:kern w:val="0"/>
          <w:sz w:val="24"/>
          <w:szCs w:val="24"/>
          <w:lang w:val="en-US"/>
        </w:rPr>
        <w:t>(</w:t>
      </w:r>
      <w:r w:rsidRPr="00442F80">
        <w:rPr>
          <w:rFonts w:ascii="Consolas" w:hAnsi="Consolas" w:cs="Consolas"/>
          <w:color w:val="FF00FF"/>
          <w:kern w:val="0"/>
          <w:sz w:val="24"/>
          <w:szCs w:val="24"/>
          <w:lang w:val="en-US"/>
        </w:rPr>
        <w:t>RTRIM</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@id</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FF0000"/>
          <w:kern w:val="0"/>
          <w:sz w:val="24"/>
          <w:szCs w:val="24"/>
          <w:lang w:val="en-US"/>
        </w:rPr>
        <w:t>''</w:t>
      </w:r>
    </w:p>
    <w:p w14:paraId="0603C97A" w14:textId="77777777" w:rsidR="007D21ED" w:rsidRPr="00442F80" w:rsidRDefault="007D21ED" w:rsidP="007D21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BEGIN</w:t>
      </w:r>
    </w:p>
    <w:p w14:paraId="5A550D15" w14:textId="77777777" w:rsidR="007D21ED" w:rsidRPr="00442F80" w:rsidRDefault="007D21ED" w:rsidP="007D21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RAISERROR</w:t>
      </w:r>
      <w:r w:rsidRPr="00442F80">
        <w:rPr>
          <w:rFonts w:ascii="Consolas" w:hAnsi="Consolas" w:cs="Consolas"/>
          <w:color w:val="808080"/>
          <w:kern w:val="0"/>
          <w:sz w:val="24"/>
          <w:szCs w:val="24"/>
          <w:lang w:val="en-US"/>
        </w:rPr>
        <w:t>(</w:t>
      </w:r>
      <w:r w:rsidRPr="00442F80">
        <w:rPr>
          <w:rFonts w:ascii="Consolas" w:hAnsi="Consolas" w:cs="Consolas"/>
          <w:color w:val="FF0000"/>
          <w:kern w:val="0"/>
          <w:sz w:val="24"/>
          <w:szCs w:val="24"/>
          <w:lang w:val="en-US"/>
        </w:rPr>
        <w:t>'Error: ID must not be null or empty.'</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16</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1</w:t>
      </w:r>
      <w:r w:rsidRPr="00442F80">
        <w:rPr>
          <w:rFonts w:ascii="Consolas" w:hAnsi="Consolas" w:cs="Consolas"/>
          <w:color w:val="808080"/>
          <w:kern w:val="0"/>
          <w:sz w:val="24"/>
          <w:szCs w:val="24"/>
          <w:lang w:val="en-US"/>
        </w:rPr>
        <w:t>);</w:t>
      </w:r>
    </w:p>
    <w:p w14:paraId="0BE3CE93" w14:textId="77777777" w:rsidR="007D21ED" w:rsidRPr="00442F80" w:rsidRDefault="007D21ED" w:rsidP="007D21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RETURN</w:t>
      </w:r>
      <w:r w:rsidRPr="00442F80">
        <w:rPr>
          <w:rFonts w:ascii="Consolas" w:hAnsi="Consolas" w:cs="Consolas"/>
          <w:color w:val="808080"/>
          <w:kern w:val="0"/>
          <w:sz w:val="24"/>
          <w:szCs w:val="24"/>
          <w:lang w:val="en-US"/>
        </w:rPr>
        <w:t>;</w:t>
      </w:r>
    </w:p>
    <w:p w14:paraId="3D789F1D" w14:textId="77777777" w:rsidR="007D21ED" w:rsidRPr="00442F80" w:rsidRDefault="007D21ED" w:rsidP="007D21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END</w:t>
      </w:r>
    </w:p>
    <w:p w14:paraId="577D00D6" w14:textId="77777777" w:rsidR="007D21ED" w:rsidRPr="00442F80" w:rsidRDefault="007D21ED" w:rsidP="007D21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p>
    <w:p w14:paraId="719601C2" w14:textId="77777777" w:rsidR="007D21ED" w:rsidRPr="00442F80" w:rsidRDefault="007D21ED" w:rsidP="007D21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IF</w:t>
      </w:r>
      <w:r w:rsidRPr="00442F80">
        <w:rPr>
          <w:rFonts w:ascii="Consolas" w:hAnsi="Consolas" w:cs="Consolas"/>
          <w:color w:val="000000"/>
          <w:kern w:val="0"/>
          <w:sz w:val="24"/>
          <w:szCs w:val="24"/>
          <w:lang w:val="en-US"/>
        </w:rPr>
        <w:t xml:space="preserve"> @name </w:t>
      </w:r>
      <w:r w:rsidRPr="00442F80">
        <w:rPr>
          <w:rFonts w:ascii="Consolas" w:hAnsi="Consolas" w:cs="Consolas"/>
          <w:color w:val="808080"/>
          <w:kern w:val="0"/>
          <w:sz w:val="24"/>
          <w:szCs w:val="24"/>
          <w:lang w:val="en-US"/>
        </w:rPr>
        <w:t>IS</w:t>
      </w:r>
      <w:r w:rsidRPr="00442F80">
        <w:rPr>
          <w:rFonts w:ascii="Consolas" w:hAnsi="Consolas" w:cs="Consolas"/>
          <w:color w:val="000000"/>
          <w:kern w:val="0"/>
          <w:sz w:val="24"/>
          <w:szCs w:val="24"/>
          <w:lang w:val="en-US"/>
        </w:rPr>
        <w:t xml:space="preserve"> </w:t>
      </w:r>
      <w:r w:rsidRPr="00442F80">
        <w:rPr>
          <w:rFonts w:ascii="Consolas" w:hAnsi="Consolas" w:cs="Consolas"/>
          <w:color w:val="808080"/>
          <w:kern w:val="0"/>
          <w:sz w:val="24"/>
          <w:szCs w:val="24"/>
          <w:lang w:val="en-US"/>
        </w:rPr>
        <w:t>NULL</w:t>
      </w:r>
      <w:r w:rsidRPr="00442F80">
        <w:rPr>
          <w:rFonts w:ascii="Consolas" w:hAnsi="Consolas" w:cs="Consolas"/>
          <w:color w:val="000000"/>
          <w:kern w:val="0"/>
          <w:sz w:val="24"/>
          <w:szCs w:val="24"/>
          <w:lang w:val="en-US"/>
        </w:rPr>
        <w:t xml:space="preserve"> </w:t>
      </w:r>
      <w:r w:rsidRPr="00442F80">
        <w:rPr>
          <w:rFonts w:ascii="Consolas" w:hAnsi="Consolas" w:cs="Consolas"/>
          <w:color w:val="808080"/>
          <w:kern w:val="0"/>
          <w:sz w:val="24"/>
          <w:szCs w:val="24"/>
          <w:lang w:val="en-US"/>
        </w:rPr>
        <w:t>OR</w:t>
      </w:r>
      <w:r w:rsidRPr="00442F80">
        <w:rPr>
          <w:rFonts w:ascii="Consolas" w:hAnsi="Consolas" w:cs="Consolas"/>
          <w:color w:val="000000"/>
          <w:kern w:val="0"/>
          <w:sz w:val="24"/>
          <w:szCs w:val="24"/>
          <w:lang w:val="en-US"/>
        </w:rPr>
        <w:t xml:space="preserve"> </w:t>
      </w:r>
      <w:r w:rsidRPr="00442F80">
        <w:rPr>
          <w:rFonts w:ascii="Consolas" w:hAnsi="Consolas" w:cs="Consolas"/>
          <w:color w:val="FF00FF"/>
          <w:kern w:val="0"/>
          <w:sz w:val="24"/>
          <w:szCs w:val="24"/>
          <w:lang w:val="en-US"/>
        </w:rPr>
        <w:t>LTRIM</w:t>
      </w:r>
      <w:r w:rsidRPr="00442F80">
        <w:rPr>
          <w:rFonts w:ascii="Consolas" w:hAnsi="Consolas" w:cs="Consolas"/>
          <w:color w:val="808080"/>
          <w:kern w:val="0"/>
          <w:sz w:val="24"/>
          <w:szCs w:val="24"/>
          <w:lang w:val="en-US"/>
        </w:rPr>
        <w:t>(</w:t>
      </w:r>
      <w:r w:rsidRPr="00442F80">
        <w:rPr>
          <w:rFonts w:ascii="Consolas" w:hAnsi="Consolas" w:cs="Consolas"/>
          <w:color w:val="FF00FF"/>
          <w:kern w:val="0"/>
          <w:sz w:val="24"/>
          <w:szCs w:val="24"/>
          <w:lang w:val="en-US"/>
        </w:rPr>
        <w:t>RTRIM</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@name</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FF0000"/>
          <w:kern w:val="0"/>
          <w:sz w:val="24"/>
          <w:szCs w:val="24"/>
          <w:lang w:val="en-US"/>
        </w:rPr>
        <w:t>''</w:t>
      </w:r>
    </w:p>
    <w:p w14:paraId="22CE5E86" w14:textId="77777777" w:rsidR="007D21ED" w:rsidRPr="00442F80" w:rsidRDefault="007D21ED" w:rsidP="007D21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BEGIN</w:t>
      </w:r>
    </w:p>
    <w:p w14:paraId="620CF5A6" w14:textId="77777777" w:rsidR="007D21ED" w:rsidRPr="00442F80" w:rsidRDefault="007D21ED" w:rsidP="007D21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RAISERROR</w:t>
      </w:r>
      <w:r w:rsidRPr="00442F80">
        <w:rPr>
          <w:rFonts w:ascii="Consolas" w:hAnsi="Consolas" w:cs="Consolas"/>
          <w:color w:val="808080"/>
          <w:kern w:val="0"/>
          <w:sz w:val="24"/>
          <w:szCs w:val="24"/>
          <w:lang w:val="en-US"/>
        </w:rPr>
        <w:t>(</w:t>
      </w:r>
      <w:r w:rsidRPr="00442F80">
        <w:rPr>
          <w:rFonts w:ascii="Consolas" w:hAnsi="Consolas" w:cs="Consolas"/>
          <w:color w:val="FF0000"/>
          <w:kern w:val="0"/>
          <w:sz w:val="24"/>
          <w:szCs w:val="24"/>
          <w:lang w:val="en-US"/>
        </w:rPr>
        <w:t>'Error: Name must not be null or empty.'</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16</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1</w:t>
      </w:r>
      <w:r w:rsidRPr="00442F80">
        <w:rPr>
          <w:rFonts w:ascii="Consolas" w:hAnsi="Consolas" w:cs="Consolas"/>
          <w:color w:val="808080"/>
          <w:kern w:val="0"/>
          <w:sz w:val="24"/>
          <w:szCs w:val="24"/>
          <w:lang w:val="en-US"/>
        </w:rPr>
        <w:t>);</w:t>
      </w:r>
    </w:p>
    <w:p w14:paraId="2638B946" w14:textId="77777777" w:rsidR="007D21ED" w:rsidRPr="00442F80" w:rsidRDefault="007D21ED" w:rsidP="007D21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RETURN</w:t>
      </w:r>
      <w:r w:rsidRPr="00442F80">
        <w:rPr>
          <w:rFonts w:ascii="Consolas" w:hAnsi="Consolas" w:cs="Consolas"/>
          <w:color w:val="808080"/>
          <w:kern w:val="0"/>
          <w:sz w:val="24"/>
          <w:szCs w:val="24"/>
          <w:lang w:val="en-US"/>
        </w:rPr>
        <w:t>;</w:t>
      </w:r>
    </w:p>
    <w:p w14:paraId="69286F58" w14:textId="77777777" w:rsidR="007D21ED" w:rsidRPr="00442F80" w:rsidRDefault="007D21ED" w:rsidP="007D21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END</w:t>
      </w:r>
    </w:p>
    <w:p w14:paraId="4F4476A8" w14:textId="77777777" w:rsidR="007D21ED" w:rsidRPr="00442F80" w:rsidRDefault="007D21ED" w:rsidP="007D21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p>
    <w:p w14:paraId="1088F642" w14:textId="77777777" w:rsidR="007D21ED" w:rsidRPr="00442F80" w:rsidRDefault="007D21ED" w:rsidP="007D21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ab/>
      </w:r>
      <w:r w:rsidRPr="00442F80">
        <w:rPr>
          <w:rFonts w:ascii="Consolas" w:hAnsi="Consolas" w:cs="Consolas"/>
          <w:color w:val="0000FF"/>
          <w:kern w:val="0"/>
          <w:sz w:val="24"/>
          <w:szCs w:val="24"/>
          <w:lang w:val="en-US"/>
        </w:rPr>
        <w:t>DECLARE</w:t>
      </w:r>
      <w:r w:rsidRPr="00442F80">
        <w:rPr>
          <w:rFonts w:ascii="Consolas" w:hAnsi="Consolas" w:cs="Consolas"/>
          <w:color w:val="000000"/>
          <w:kern w:val="0"/>
          <w:sz w:val="24"/>
          <w:szCs w:val="24"/>
          <w:lang w:val="en-US"/>
        </w:rPr>
        <w:t xml:space="preserve"> @ErrorMessage </w:t>
      </w:r>
      <w:r w:rsidRPr="00442F80">
        <w:rPr>
          <w:rFonts w:ascii="Consolas" w:hAnsi="Consolas" w:cs="Consolas"/>
          <w:color w:val="0000FF"/>
          <w:kern w:val="0"/>
          <w:sz w:val="24"/>
          <w:szCs w:val="24"/>
          <w:lang w:val="en-US"/>
        </w:rPr>
        <w:t>NVARCHAR</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4000</w:t>
      </w:r>
      <w:r w:rsidRPr="00442F80">
        <w:rPr>
          <w:rFonts w:ascii="Consolas" w:hAnsi="Consolas" w:cs="Consolas"/>
          <w:color w:val="808080"/>
          <w:kern w:val="0"/>
          <w:sz w:val="24"/>
          <w:szCs w:val="24"/>
          <w:lang w:val="en-US"/>
        </w:rPr>
        <w:t>);</w:t>
      </w:r>
    </w:p>
    <w:p w14:paraId="715BF2AD" w14:textId="77777777" w:rsidR="007D21ED" w:rsidRPr="00442F80" w:rsidRDefault="007D21ED" w:rsidP="007D21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8000"/>
          <w:kern w:val="0"/>
          <w:sz w:val="24"/>
          <w:szCs w:val="24"/>
          <w:lang w:val="en-US"/>
        </w:rPr>
        <w:t>-- If all checks pass, proceed with the insert</w:t>
      </w:r>
    </w:p>
    <w:p w14:paraId="6F79D998" w14:textId="77777777" w:rsidR="007D21ED" w:rsidRPr="00442F80" w:rsidRDefault="007D21ED" w:rsidP="007D21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BEGIN</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TRY</w:t>
      </w:r>
    </w:p>
    <w:p w14:paraId="309D9B13" w14:textId="77777777" w:rsidR="007D21ED" w:rsidRPr="00442F80" w:rsidRDefault="007D21ED" w:rsidP="007D21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FF00FF"/>
          <w:kern w:val="0"/>
          <w:sz w:val="24"/>
          <w:szCs w:val="24"/>
          <w:lang w:val="en-US"/>
        </w:rPr>
        <w:t>UPDATE</w:t>
      </w:r>
      <w:r w:rsidRPr="00442F80">
        <w:rPr>
          <w:rFonts w:ascii="Consolas" w:hAnsi="Consolas" w:cs="Consolas"/>
          <w:color w:val="000000"/>
          <w:kern w:val="0"/>
          <w:sz w:val="24"/>
          <w:szCs w:val="24"/>
          <w:lang w:val="en-US"/>
        </w:rPr>
        <w:t xml:space="preserve"> ProductCategory</w:t>
      </w:r>
    </w:p>
    <w:p w14:paraId="2952EF50" w14:textId="77777777" w:rsidR="007D21ED" w:rsidRPr="00442F80" w:rsidRDefault="007D21ED" w:rsidP="007D21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ab/>
      </w:r>
      <w:r w:rsidRPr="00442F80">
        <w:rPr>
          <w:rFonts w:ascii="Consolas" w:hAnsi="Consolas" w:cs="Consolas"/>
          <w:color w:val="000000"/>
          <w:kern w:val="0"/>
          <w:sz w:val="24"/>
          <w:szCs w:val="24"/>
          <w:lang w:val="en-US"/>
        </w:rPr>
        <w:tab/>
      </w:r>
      <w:r w:rsidRPr="00442F80">
        <w:rPr>
          <w:rFonts w:ascii="Consolas" w:hAnsi="Consolas" w:cs="Consolas"/>
          <w:color w:val="0000FF"/>
          <w:kern w:val="0"/>
          <w:sz w:val="24"/>
          <w:szCs w:val="24"/>
          <w:lang w:val="en-US"/>
        </w:rPr>
        <w:t>SET</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name</w:t>
      </w:r>
      <w:r w:rsidRPr="00442F80">
        <w:rPr>
          <w:rFonts w:ascii="Consolas" w:hAnsi="Consolas" w:cs="Consolas"/>
          <w:color w:val="000000"/>
          <w:kern w:val="0"/>
          <w:sz w:val="24"/>
          <w:szCs w:val="24"/>
          <w:lang w:val="en-US"/>
        </w:rPr>
        <w:t xml:space="preserve"> </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@name</w:t>
      </w:r>
    </w:p>
    <w:p w14:paraId="6DB38782" w14:textId="77777777" w:rsidR="007D21ED" w:rsidRPr="00442F80" w:rsidRDefault="007D21ED" w:rsidP="007D21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ab/>
      </w:r>
      <w:r w:rsidRPr="00442F80">
        <w:rPr>
          <w:rFonts w:ascii="Consolas" w:hAnsi="Consolas" w:cs="Consolas"/>
          <w:color w:val="000000"/>
          <w:kern w:val="0"/>
          <w:sz w:val="24"/>
          <w:szCs w:val="24"/>
          <w:lang w:val="en-US"/>
        </w:rPr>
        <w:tab/>
      </w:r>
      <w:r w:rsidRPr="00442F80">
        <w:rPr>
          <w:rFonts w:ascii="Consolas" w:hAnsi="Consolas" w:cs="Consolas"/>
          <w:color w:val="0000FF"/>
          <w:kern w:val="0"/>
          <w:sz w:val="24"/>
          <w:szCs w:val="24"/>
          <w:lang w:val="en-US"/>
        </w:rPr>
        <w:t>WHERE</w:t>
      </w:r>
      <w:r w:rsidRPr="00442F80">
        <w:rPr>
          <w:rFonts w:ascii="Consolas" w:hAnsi="Consolas" w:cs="Consolas"/>
          <w:color w:val="000000"/>
          <w:kern w:val="0"/>
          <w:sz w:val="24"/>
          <w:szCs w:val="24"/>
          <w:lang w:val="en-US"/>
        </w:rPr>
        <w:t xml:space="preserve"> ID </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@ID</w:t>
      </w:r>
    </w:p>
    <w:p w14:paraId="1B626FF4" w14:textId="77777777" w:rsidR="007D21ED" w:rsidRPr="00442F80" w:rsidRDefault="007D21ED" w:rsidP="007D21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END</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TRY</w:t>
      </w:r>
    </w:p>
    <w:p w14:paraId="2A6DA282" w14:textId="77777777" w:rsidR="007D21ED" w:rsidRPr="00442F80" w:rsidRDefault="007D21ED" w:rsidP="007D21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BEGIN</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CATCH</w:t>
      </w:r>
    </w:p>
    <w:p w14:paraId="4B0017EA" w14:textId="77777777" w:rsidR="007D21ED" w:rsidRPr="00442F80" w:rsidRDefault="007D21ED" w:rsidP="007D21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8000"/>
          <w:kern w:val="0"/>
          <w:sz w:val="24"/>
          <w:szCs w:val="24"/>
          <w:lang w:val="en-US"/>
        </w:rPr>
        <w:t>-- Catch block to handle SQL errors during the insert operation</w:t>
      </w:r>
    </w:p>
    <w:p w14:paraId="5DA238CF" w14:textId="77777777" w:rsidR="007D21ED" w:rsidRPr="00442F80" w:rsidRDefault="007D21ED" w:rsidP="007D21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ab/>
      </w:r>
      <w:r w:rsidRPr="00442F80">
        <w:rPr>
          <w:rFonts w:ascii="Consolas" w:hAnsi="Consolas" w:cs="Consolas"/>
          <w:color w:val="000000"/>
          <w:kern w:val="0"/>
          <w:sz w:val="24"/>
          <w:szCs w:val="24"/>
          <w:lang w:val="en-US"/>
        </w:rPr>
        <w:tab/>
      </w:r>
      <w:r w:rsidRPr="00442F80">
        <w:rPr>
          <w:rFonts w:ascii="Consolas" w:hAnsi="Consolas" w:cs="Consolas"/>
          <w:color w:val="0000FF"/>
          <w:kern w:val="0"/>
          <w:sz w:val="24"/>
          <w:szCs w:val="24"/>
          <w:lang w:val="en-US"/>
        </w:rPr>
        <w:t>SET</w:t>
      </w:r>
      <w:r w:rsidRPr="00442F80">
        <w:rPr>
          <w:rFonts w:ascii="Consolas" w:hAnsi="Consolas" w:cs="Consolas"/>
          <w:color w:val="000000"/>
          <w:kern w:val="0"/>
          <w:sz w:val="24"/>
          <w:szCs w:val="24"/>
          <w:lang w:val="en-US"/>
        </w:rPr>
        <w:t xml:space="preserve"> @ErrorMessage </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FF00FF"/>
          <w:kern w:val="0"/>
          <w:sz w:val="24"/>
          <w:szCs w:val="24"/>
          <w:lang w:val="en-US"/>
        </w:rPr>
        <w:t>ERROR_MESSAGE</w:t>
      </w:r>
      <w:r w:rsidRPr="00442F80">
        <w:rPr>
          <w:rFonts w:ascii="Consolas" w:hAnsi="Consolas" w:cs="Consolas"/>
          <w:color w:val="808080"/>
          <w:kern w:val="0"/>
          <w:sz w:val="24"/>
          <w:szCs w:val="24"/>
          <w:lang w:val="en-US"/>
        </w:rPr>
        <w:t>();</w:t>
      </w:r>
    </w:p>
    <w:p w14:paraId="336A3E02" w14:textId="77777777" w:rsidR="007D21ED" w:rsidRPr="00442F80" w:rsidRDefault="007D21ED" w:rsidP="007D21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RAISERROR</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@ErrorMessage</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16</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1</w:t>
      </w:r>
      <w:r w:rsidRPr="00442F80">
        <w:rPr>
          <w:rFonts w:ascii="Consolas" w:hAnsi="Consolas" w:cs="Consolas"/>
          <w:color w:val="808080"/>
          <w:kern w:val="0"/>
          <w:sz w:val="24"/>
          <w:szCs w:val="24"/>
          <w:lang w:val="en-US"/>
        </w:rPr>
        <w:t>);</w:t>
      </w:r>
    </w:p>
    <w:p w14:paraId="0DD9A048" w14:textId="77777777" w:rsidR="007D21ED" w:rsidRPr="00442F80" w:rsidRDefault="007D21ED" w:rsidP="007D21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END</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CATCH</w:t>
      </w:r>
    </w:p>
    <w:p w14:paraId="70E69D8E" w14:textId="77777777" w:rsidR="007D21ED" w:rsidRPr="00442F80" w:rsidRDefault="007D21ED" w:rsidP="007D21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FF"/>
          <w:kern w:val="0"/>
          <w:sz w:val="24"/>
          <w:szCs w:val="24"/>
          <w:lang w:val="en-US"/>
        </w:rPr>
        <w:t>END</w:t>
      </w:r>
    </w:p>
    <w:p w14:paraId="65AB69CD" w14:textId="5A3741A7" w:rsidR="000E31F9" w:rsidRPr="00442F80" w:rsidRDefault="007D21ED" w:rsidP="007D21ED">
      <w:pPr>
        <w:pBdr>
          <w:top w:val="single" w:sz="4" w:space="1" w:color="auto"/>
          <w:left w:val="single" w:sz="4" w:space="4" w:color="auto"/>
          <w:bottom w:val="single" w:sz="4" w:space="1" w:color="auto"/>
          <w:right w:val="single" w:sz="4" w:space="4" w:color="auto"/>
        </w:pBdr>
        <w:rPr>
          <w:rFonts w:ascii="Times New Roman" w:hAnsi="Times New Roman" w:cs="Times New Roman"/>
          <w:b/>
          <w:sz w:val="24"/>
          <w:szCs w:val="24"/>
          <w:lang w:val="en-US"/>
        </w:rPr>
      </w:pPr>
      <w:r w:rsidRPr="00442F80">
        <w:rPr>
          <w:rFonts w:ascii="Consolas" w:hAnsi="Consolas" w:cs="Consolas"/>
          <w:color w:val="0000FF"/>
          <w:kern w:val="0"/>
          <w:sz w:val="24"/>
          <w:szCs w:val="24"/>
          <w:lang w:val="en-US"/>
        </w:rPr>
        <w:t>GO</w:t>
      </w:r>
    </w:p>
    <w:p w14:paraId="7B98A3ED" w14:textId="59AA7243" w:rsidR="000E31F9" w:rsidRPr="00442F80" w:rsidRDefault="000E31F9" w:rsidP="000E31F9">
      <w:pPr>
        <w:pStyle w:val="ListParagraph"/>
        <w:spacing w:after="0" w:line="360" w:lineRule="auto"/>
        <w:ind w:left="1152"/>
        <w:rPr>
          <w:rFonts w:ascii="Times New Roman" w:hAnsi="Times New Roman" w:cs="Times New Roman"/>
          <w:sz w:val="24"/>
          <w:szCs w:val="24"/>
          <w:u w:val="single"/>
          <w:lang w:val="en-US"/>
        </w:rPr>
      </w:pPr>
      <w:r w:rsidRPr="00442F80">
        <w:rPr>
          <w:rFonts w:ascii="Times New Roman" w:hAnsi="Times New Roman" w:cs="Times New Roman"/>
          <w:sz w:val="24"/>
          <w:szCs w:val="24"/>
          <w:u w:val="single"/>
          <w:lang w:val="en-US"/>
        </w:rPr>
        <w:t>C# code:</w:t>
      </w:r>
    </w:p>
    <w:p w14:paraId="748511FB" w14:textId="77777777" w:rsidR="00580C25" w:rsidRPr="00442F80" w:rsidRDefault="00580C25" w:rsidP="00580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try</w:t>
      </w:r>
    </w:p>
    <w:p w14:paraId="300FC4D8" w14:textId="77777777" w:rsidR="00580C25" w:rsidRPr="00442F80" w:rsidRDefault="00580C25" w:rsidP="00580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w:t>
      </w:r>
    </w:p>
    <w:p w14:paraId="67FF5348" w14:textId="77777777" w:rsidR="00580C25" w:rsidRPr="00442F80" w:rsidRDefault="00580C25" w:rsidP="00580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 Edit product category</w:t>
      </w:r>
    </w:p>
    <w:p w14:paraId="492ACF91" w14:textId="77777777" w:rsidR="00580C25" w:rsidRPr="00442F80" w:rsidRDefault="00580C25" w:rsidP="00580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lastRenderedPageBreak/>
        <w:t xml:space="preserve">    DataProvider.Instance.ExecuteNonQuery("EXEC updateProductCategoryByID @id , @name"</w:t>
      </w:r>
    </w:p>
    <w:p w14:paraId="0A69C26C" w14:textId="5A86B3BD" w:rsidR="00580C25" w:rsidRPr="00442F80" w:rsidRDefault="00580C25" w:rsidP="00580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 new object[] { tbxIDCate.Text, tbxNameCate.Text });</w:t>
      </w:r>
    </w:p>
    <w:p w14:paraId="16546D6C" w14:textId="77777777" w:rsidR="00580C25" w:rsidRPr="00442F80" w:rsidRDefault="00580C25" w:rsidP="00580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MessageBox.Show("Sửa loại món thành công", "Thông báo", MessageBoxButtons.OK, MessageBoxIcon.Information);</w:t>
      </w:r>
    </w:p>
    <w:p w14:paraId="3FF686F3" w14:textId="77777777" w:rsidR="00580C25" w:rsidRPr="00442F80" w:rsidRDefault="00580C25" w:rsidP="00580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LoadData();</w:t>
      </w:r>
    </w:p>
    <w:p w14:paraId="6FA3F363" w14:textId="77777777" w:rsidR="00580C25" w:rsidRPr="00442F80" w:rsidRDefault="00580C25" w:rsidP="00580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p>
    <w:p w14:paraId="7FBD185E" w14:textId="77777777" w:rsidR="00580C25" w:rsidRPr="00442F80" w:rsidRDefault="00580C25" w:rsidP="00580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w:t>
      </w:r>
    </w:p>
    <w:p w14:paraId="145CD4A6" w14:textId="77777777" w:rsidR="00580C25" w:rsidRPr="00442F80" w:rsidRDefault="00580C25" w:rsidP="00580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catch (SqlException err)</w:t>
      </w:r>
    </w:p>
    <w:p w14:paraId="48569994" w14:textId="77777777" w:rsidR="00580C25" w:rsidRPr="00442F80" w:rsidRDefault="00580C25" w:rsidP="00580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w:t>
      </w:r>
    </w:p>
    <w:p w14:paraId="3D4EA23A" w14:textId="77777777" w:rsidR="00580C25" w:rsidRPr="00442F80" w:rsidRDefault="00580C25" w:rsidP="00580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MessageBox.Show("Sửa loại món thất bại\n" + err.Message, "Thông báo", MessageBoxButtons.OK, MessageBoxIcon.Warning);</w:t>
      </w:r>
    </w:p>
    <w:p w14:paraId="0CB24E49" w14:textId="77777777" w:rsidR="00580C25" w:rsidRPr="00442F80" w:rsidRDefault="00580C25" w:rsidP="00580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return;</w:t>
      </w:r>
    </w:p>
    <w:p w14:paraId="135B577D" w14:textId="0B282787" w:rsidR="000E31F9" w:rsidRPr="00442F80" w:rsidRDefault="00580C25" w:rsidP="00580C25">
      <w:pPr>
        <w:pBdr>
          <w:top w:val="single" w:sz="4" w:space="1" w:color="auto"/>
          <w:left w:val="single" w:sz="4" w:space="4" w:color="auto"/>
          <w:bottom w:val="single" w:sz="4" w:space="1" w:color="auto"/>
          <w:right w:val="single" w:sz="4" w:space="4" w:color="auto"/>
        </w:pBdr>
        <w:rPr>
          <w:rFonts w:ascii="Times New Roman" w:hAnsi="Times New Roman" w:cs="Times New Roman"/>
          <w:b/>
          <w:sz w:val="24"/>
          <w:szCs w:val="24"/>
          <w:lang w:val="en-US"/>
        </w:rPr>
      </w:pPr>
      <w:r w:rsidRPr="00442F80">
        <w:rPr>
          <w:rFonts w:ascii="Cascadia Mono" w:hAnsi="Cascadia Mono" w:cs="Cascadia Mono"/>
          <w:color w:val="000000"/>
          <w:kern w:val="0"/>
          <w:sz w:val="24"/>
          <w:szCs w:val="24"/>
          <w:lang w:val="en-US"/>
        </w:rPr>
        <w:t>}</w:t>
      </w:r>
    </w:p>
    <w:p w14:paraId="33006D08" w14:textId="78186E9F" w:rsidR="008A4646" w:rsidRPr="00442F80" w:rsidRDefault="008A4646" w:rsidP="007A0BCC">
      <w:pPr>
        <w:pStyle w:val="ListParagraph"/>
        <w:numPr>
          <w:ilvl w:val="0"/>
          <w:numId w:val="35"/>
        </w:numPr>
        <w:rPr>
          <w:rFonts w:ascii="Times New Roman" w:hAnsi="Times New Roman" w:cs="Times New Roman"/>
          <w:b/>
          <w:sz w:val="24"/>
          <w:szCs w:val="24"/>
          <w:lang w:val="en-US"/>
        </w:rPr>
      </w:pPr>
      <w:r w:rsidRPr="00442F80">
        <w:rPr>
          <w:rFonts w:ascii="Times New Roman" w:hAnsi="Times New Roman" w:cs="Times New Roman"/>
          <w:b/>
          <w:sz w:val="24"/>
          <w:szCs w:val="24"/>
          <w:lang w:val="en-US"/>
        </w:rPr>
        <w:t>Thủ tục thêm</w:t>
      </w:r>
      <w:r w:rsidR="00C83F1E" w:rsidRPr="00442F80">
        <w:rPr>
          <w:rFonts w:ascii="Times New Roman" w:hAnsi="Times New Roman" w:cs="Times New Roman"/>
          <w:b/>
          <w:sz w:val="24"/>
          <w:szCs w:val="24"/>
          <w:lang w:val="en-US"/>
        </w:rPr>
        <w:t xml:space="preserve"> </w:t>
      </w:r>
      <w:r w:rsidR="00E32E61" w:rsidRPr="00442F80">
        <w:rPr>
          <w:rFonts w:ascii="Times New Roman" w:hAnsi="Times New Roman" w:cs="Times New Roman"/>
          <w:b/>
          <w:sz w:val="24"/>
          <w:szCs w:val="24"/>
          <w:lang w:val="en-US"/>
        </w:rPr>
        <w:t>nguyên liệu cho Product:</w:t>
      </w:r>
    </w:p>
    <w:p w14:paraId="7F7182FF" w14:textId="77777777" w:rsidR="00B97562" w:rsidRPr="00442F80" w:rsidRDefault="00B97562" w:rsidP="00B97562">
      <w:pPr>
        <w:pStyle w:val="ListParagraph"/>
        <w:spacing w:after="0" w:line="360" w:lineRule="auto"/>
        <w:ind w:left="1152"/>
        <w:rPr>
          <w:rFonts w:ascii="Times New Roman" w:hAnsi="Times New Roman" w:cs="Times New Roman"/>
          <w:sz w:val="24"/>
          <w:szCs w:val="24"/>
          <w:u w:val="single"/>
          <w:lang w:val="en-US"/>
        </w:rPr>
      </w:pPr>
      <w:r w:rsidRPr="00442F80">
        <w:rPr>
          <w:rFonts w:ascii="Times New Roman" w:hAnsi="Times New Roman" w:cs="Times New Roman"/>
          <w:sz w:val="24"/>
          <w:szCs w:val="24"/>
          <w:u w:val="single"/>
          <w:lang w:val="en-US"/>
        </w:rPr>
        <w:t>SQL:</w:t>
      </w:r>
    </w:p>
    <w:p w14:paraId="7F0BD1A8" w14:textId="77777777" w:rsidR="00A67812" w:rsidRPr="00442F80" w:rsidRDefault="00A67812" w:rsidP="00A678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FF"/>
          <w:kern w:val="0"/>
          <w:sz w:val="24"/>
          <w:szCs w:val="24"/>
          <w:lang w:val="en-US"/>
        </w:rPr>
        <w:t>CREATE</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PROCEDURE</w:t>
      </w:r>
      <w:r w:rsidRPr="00442F80">
        <w:rPr>
          <w:rFonts w:ascii="Consolas" w:hAnsi="Consolas" w:cs="Consolas"/>
          <w:color w:val="000000"/>
          <w:kern w:val="0"/>
          <w:sz w:val="24"/>
          <w:szCs w:val="24"/>
          <w:lang w:val="en-US"/>
        </w:rPr>
        <w:t xml:space="preserve"> addProductMaterial</w:t>
      </w:r>
    </w:p>
    <w:p w14:paraId="03770675" w14:textId="77777777" w:rsidR="00A67812" w:rsidRPr="00442F80" w:rsidRDefault="00A67812" w:rsidP="00A678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ab/>
        <w:t xml:space="preserve">@productID </w:t>
      </w:r>
      <w:r w:rsidRPr="00442F80">
        <w:rPr>
          <w:rFonts w:ascii="Consolas" w:hAnsi="Consolas" w:cs="Consolas"/>
          <w:color w:val="0000FF"/>
          <w:kern w:val="0"/>
          <w:sz w:val="24"/>
          <w:szCs w:val="24"/>
          <w:lang w:val="en-US"/>
        </w:rPr>
        <w:t>varchar</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3</w:t>
      </w:r>
      <w:r w:rsidRPr="00442F80">
        <w:rPr>
          <w:rFonts w:ascii="Consolas" w:hAnsi="Consolas" w:cs="Consolas"/>
          <w:color w:val="808080"/>
          <w:kern w:val="0"/>
          <w:sz w:val="24"/>
          <w:szCs w:val="24"/>
          <w:lang w:val="en-US"/>
        </w:rPr>
        <w:t>),</w:t>
      </w:r>
    </w:p>
    <w:p w14:paraId="083F63B0" w14:textId="77777777" w:rsidR="00A67812" w:rsidRPr="00442F80" w:rsidRDefault="00A67812" w:rsidP="00A678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ab/>
        <w:t xml:space="preserve">@materialID </w:t>
      </w:r>
      <w:r w:rsidRPr="00442F80">
        <w:rPr>
          <w:rFonts w:ascii="Consolas" w:hAnsi="Consolas" w:cs="Consolas"/>
          <w:color w:val="0000FF"/>
          <w:kern w:val="0"/>
          <w:sz w:val="24"/>
          <w:szCs w:val="24"/>
          <w:lang w:val="en-US"/>
        </w:rPr>
        <w:t>varchar</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3</w:t>
      </w:r>
      <w:r w:rsidRPr="00442F80">
        <w:rPr>
          <w:rFonts w:ascii="Consolas" w:hAnsi="Consolas" w:cs="Consolas"/>
          <w:color w:val="808080"/>
          <w:kern w:val="0"/>
          <w:sz w:val="24"/>
          <w:szCs w:val="24"/>
          <w:lang w:val="en-US"/>
        </w:rPr>
        <w:t>),</w:t>
      </w:r>
    </w:p>
    <w:p w14:paraId="02E01EB9" w14:textId="77777777" w:rsidR="00A67812" w:rsidRPr="00442F80" w:rsidRDefault="00A67812" w:rsidP="00A678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ab/>
        <w:t xml:space="preserve">@quantity </w:t>
      </w:r>
      <w:r w:rsidRPr="00442F80">
        <w:rPr>
          <w:rFonts w:ascii="Consolas" w:hAnsi="Consolas" w:cs="Consolas"/>
          <w:color w:val="0000FF"/>
          <w:kern w:val="0"/>
          <w:sz w:val="24"/>
          <w:szCs w:val="24"/>
          <w:lang w:val="en-US"/>
        </w:rPr>
        <w:t>INT</w:t>
      </w:r>
    </w:p>
    <w:p w14:paraId="6B075321" w14:textId="77777777" w:rsidR="00A67812" w:rsidRPr="00442F80" w:rsidRDefault="00A67812" w:rsidP="00A678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FF"/>
          <w:kern w:val="0"/>
          <w:sz w:val="24"/>
          <w:szCs w:val="24"/>
          <w:lang w:val="en-US"/>
        </w:rPr>
        <w:t>AS</w:t>
      </w:r>
    </w:p>
    <w:p w14:paraId="130D147A" w14:textId="77777777" w:rsidR="00A67812" w:rsidRPr="00442F80" w:rsidRDefault="00A67812" w:rsidP="00A678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FF"/>
          <w:kern w:val="0"/>
          <w:sz w:val="24"/>
          <w:szCs w:val="24"/>
          <w:lang w:val="en-US"/>
        </w:rPr>
        <w:t>BEGIN</w:t>
      </w:r>
    </w:p>
    <w:p w14:paraId="77D73DB2" w14:textId="77777777" w:rsidR="00A67812" w:rsidRPr="00442F80" w:rsidRDefault="00A67812" w:rsidP="00A678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p>
    <w:p w14:paraId="1766CA68" w14:textId="77777777" w:rsidR="00A67812" w:rsidRPr="00442F80" w:rsidRDefault="00A67812" w:rsidP="00A678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ab/>
      </w:r>
      <w:r w:rsidRPr="00442F80">
        <w:rPr>
          <w:rFonts w:ascii="Consolas" w:hAnsi="Consolas" w:cs="Consolas"/>
          <w:color w:val="008000"/>
          <w:kern w:val="0"/>
          <w:sz w:val="24"/>
          <w:szCs w:val="24"/>
          <w:lang w:val="en-US"/>
        </w:rPr>
        <w:t>-- Check for null or empty inputs for varchar/nvarchar fields</w:t>
      </w:r>
    </w:p>
    <w:p w14:paraId="5D6FAB41" w14:textId="77777777" w:rsidR="00A67812" w:rsidRPr="00442F80" w:rsidRDefault="00A67812" w:rsidP="00A678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IF</w:t>
      </w:r>
      <w:r w:rsidRPr="00442F80">
        <w:rPr>
          <w:rFonts w:ascii="Consolas" w:hAnsi="Consolas" w:cs="Consolas"/>
          <w:color w:val="000000"/>
          <w:kern w:val="0"/>
          <w:sz w:val="24"/>
          <w:szCs w:val="24"/>
          <w:lang w:val="en-US"/>
        </w:rPr>
        <w:t xml:space="preserve"> @productID </w:t>
      </w:r>
      <w:r w:rsidRPr="00442F80">
        <w:rPr>
          <w:rFonts w:ascii="Consolas" w:hAnsi="Consolas" w:cs="Consolas"/>
          <w:color w:val="808080"/>
          <w:kern w:val="0"/>
          <w:sz w:val="24"/>
          <w:szCs w:val="24"/>
          <w:lang w:val="en-US"/>
        </w:rPr>
        <w:t>IS</w:t>
      </w:r>
      <w:r w:rsidRPr="00442F80">
        <w:rPr>
          <w:rFonts w:ascii="Consolas" w:hAnsi="Consolas" w:cs="Consolas"/>
          <w:color w:val="000000"/>
          <w:kern w:val="0"/>
          <w:sz w:val="24"/>
          <w:szCs w:val="24"/>
          <w:lang w:val="en-US"/>
        </w:rPr>
        <w:t xml:space="preserve"> </w:t>
      </w:r>
      <w:r w:rsidRPr="00442F80">
        <w:rPr>
          <w:rFonts w:ascii="Consolas" w:hAnsi="Consolas" w:cs="Consolas"/>
          <w:color w:val="808080"/>
          <w:kern w:val="0"/>
          <w:sz w:val="24"/>
          <w:szCs w:val="24"/>
          <w:lang w:val="en-US"/>
        </w:rPr>
        <w:t>NULL</w:t>
      </w:r>
      <w:r w:rsidRPr="00442F80">
        <w:rPr>
          <w:rFonts w:ascii="Consolas" w:hAnsi="Consolas" w:cs="Consolas"/>
          <w:color w:val="000000"/>
          <w:kern w:val="0"/>
          <w:sz w:val="24"/>
          <w:szCs w:val="24"/>
          <w:lang w:val="en-US"/>
        </w:rPr>
        <w:t xml:space="preserve"> </w:t>
      </w:r>
      <w:r w:rsidRPr="00442F80">
        <w:rPr>
          <w:rFonts w:ascii="Consolas" w:hAnsi="Consolas" w:cs="Consolas"/>
          <w:color w:val="808080"/>
          <w:kern w:val="0"/>
          <w:sz w:val="24"/>
          <w:szCs w:val="24"/>
          <w:lang w:val="en-US"/>
        </w:rPr>
        <w:t>OR</w:t>
      </w:r>
      <w:r w:rsidRPr="00442F80">
        <w:rPr>
          <w:rFonts w:ascii="Consolas" w:hAnsi="Consolas" w:cs="Consolas"/>
          <w:color w:val="000000"/>
          <w:kern w:val="0"/>
          <w:sz w:val="24"/>
          <w:szCs w:val="24"/>
          <w:lang w:val="en-US"/>
        </w:rPr>
        <w:t xml:space="preserve"> </w:t>
      </w:r>
      <w:r w:rsidRPr="00442F80">
        <w:rPr>
          <w:rFonts w:ascii="Consolas" w:hAnsi="Consolas" w:cs="Consolas"/>
          <w:color w:val="FF00FF"/>
          <w:kern w:val="0"/>
          <w:sz w:val="24"/>
          <w:szCs w:val="24"/>
          <w:lang w:val="en-US"/>
        </w:rPr>
        <w:t>LTRIM</w:t>
      </w:r>
      <w:r w:rsidRPr="00442F80">
        <w:rPr>
          <w:rFonts w:ascii="Consolas" w:hAnsi="Consolas" w:cs="Consolas"/>
          <w:color w:val="808080"/>
          <w:kern w:val="0"/>
          <w:sz w:val="24"/>
          <w:szCs w:val="24"/>
          <w:lang w:val="en-US"/>
        </w:rPr>
        <w:t>(</w:t>
      </w:r>
      <w:r w:rsidRPr="00442F80">
        <w:rPr>
          <w:rFonts w:ascii="Consolas" w:hAnsi="Consolas" w:cs="Consolas"/>
          <w:color w:val="FF00FF"/>
          <w:kern w:val="0"/>
          <w:sz w:val="24"/>
          <w:szCs w:val="24"/>
          <w:lang w:val="en-US"/>
        </w:rPr>
        <w:t>RTRIM</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@productID</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FF0000"/>
          <w:kern w:val="0"/>
          <w:sz w:val="24"/>
          <w:szCs w:val="24"/>
          <w:lang w:val="en-US"/>
        </w:rPr>
        <w:t>''</w:t>
      </w:r>
    </w:p>
    <w:p w14:paraId="2009D4A7" w14:textId="77777777" w:rsidR="00A67812" w:rsidRPr="00442F80" w:rsidRDefault="00A67812" w:rsidP="00A678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BEGIN</w:t>
      </w:r>
    </w:p>
    <w:p w14:paraId="342FBDB2" w14:textId="77777777" w:rsidR="00A67812" w:rsidRPr="00442F80" w:rsidRDefault="00A67812" w:rsidP="00A678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RAISERROR</w:t>
      </w:r>
      <w:r w:rsidRPr="00442F80">
        <w:rPr>
          <w:rFonts w:ascii="Consolas" w:hAnsi="Consolas" w:cs="Consolas"/>
          <w:color w:val="808080"/>
          <w:kern w:val="0"/>
          <w:sz w:val="24"/>
          <w:szCs w:val="24"/>
          <w:lang w:val="en-US"/>
        </w:rPr>
        <w:t>(</w:t>
      </w:r>
      <w:r w:rsidRPr="00442F80">
        <w:rPr>
          <w:rFonts w:ascii="Consolas" w:hAnsi="Consolas" w:cs="Consolas"/>
          <w:color w:val="FF0000"/>
          <w:kern w:val="0"/>
          <w:sz w:val="24"/>
          <w:szCs w:val="24"/>
          <w:lang w:val="en-US"/>
        </w:rPr>
        <w:t>'Error: ProductID must not be null or empty.'</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16</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1</w:t>
      </w:r>
      <w:r w:rsidRPr="00442F80">
        <w:rPr>
          <w:rFonts w:ascii="Consolas" w:hAnsi="Consolas" w:cs="Consolas"/>
          <w:color w:val="808080"/>
          <w:kern w:val="0"/>
          <w:sz w:val="24"/>
          <w:szCs w:val="24"/>
          <w:lang w:val="en-US"/>
        </w:rPr>
        <w:t>);</w:t>
      </w:r>
    </w:p>
    <w:p w14:paraId="268D23E4" w14:textId="77777777" w:rsidR="00A67812" w:rsidRPr="00442F80" w:rsidRDefault="00A67812" w:rsidP="00A678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RETURN</w:t>
      </w:r>
      <w:r w:rsidRPr="00442F80">
        <w:rPr>
          <w:rFonts w:ascii="Consolas" w:hAnsi="Consolas" w:cs="Consolas"/>
          <w:color w:val="808080"/>
          <w:kern w:val="0"/>
          <w:sz w:val="24"/>
          <w:szCs w:val="24"/>
          <w:lang w:val="en-US"/>
        </w:rPr>
        <w:t>;</w:t>
      </w:r>
    </w:p>
    <w:p w14:paraId="0FA6AD95" w14:textId="77777777" w:rsidR="00A67812" w:rsidRPr="00442F80" w:rsidRDefault="00A67812" w:rsidP="00A678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END</w:t>
      </w:r>
    </w:p>
    <w:p w14:paraId="085DF91C" w14:textId="77777777" w:rsidR="00A67812" w:rsidRPr="00442F80" w:rsidRDefault="00A67812" w:rsidP="00A678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p>
    <w:p w14:paraId="182A61B2" w14:textId="77777777" w:rsidR="00A67812" w:rsidRPr="00442F80" w:rsidRDefault="00A67812" w:rsidP="00A678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IF</w:t>
      </w:r>
      <w:r w:rsidRPr="00442F80">
        <w:rPr>
          <w:rFonts w:ascii="Consolas" w:hAnsi="Consolas" w:cs="Consolas"/>
          <w:color w:val="000000"/>
          <w:kern w:val="0"/>
          <w:sz w:val="24"/>
          <w:szCs w:val="24"/>
          <w:lang w:val="en-US"/>
        </w:rPr>
        <w:t xml:space="preserve"> @materialID </w:t>
      </w:r>
      <w:r w:rsidRPr="00442F80">
        <w:rPr>
          <w:rFonts w:ascii="Consolas" w:hAnsi="Consolas" w:cs="Consolas"/>
          <w:color w:val="808080"/>
          <w:kern w:val="0"/>
          <w:sz w:val="24"/>
          <w:szCs w:val="24"/>
          <w:lang w:val="en-US"/>
        </w:rPr>
        <w:t>IS</w:t>
      </w:r>
      <w:r w:rsidRPr="00442F80">
        <w:rPr>
          <w:rFonts w:ascii="Consolas" w:hAnsi="Consolas" w:cs="Consolas"/>
          <w:color w:val="000000"/>
          <w:kern w:val="0"/>
          <w:sz w:val="24"/>
          <w:szCs w:val="24"/>
          <w:lang w:val="en-US"/>
        </w:rPr>
        <w:t xml:space="preserve"> </w:t>
      </w:r>
      <w:r w:rsidRPr="00442F80">
        <w:rPr>
          <w:rFonts w:ascii="Consolas" w:hAnsi="Consolas" w:cs="Consolas"/>
          <w:color w:val="808080"/>
          <w:kern w:val="0"/>
          <w:sz w:val="24"/>
          <w:szCs w:val="24"/>
          <w:lang w:val="en-US"/>
        </w:rPr>
        <w:t>NULL</w:t>
      </w:r>
      <w:r w:rsidRPr="00442F80">
        <w:rPr>
          <w:rFonts w:ascii="Consolas" w:hAnsi="Consolas" w:cs="Consolas"/>
          <w:color w:val="000000"/>
          <w:kern w:val="0"/>
          <w:sz w:val="24"/>
          <w:szCs w:val="24"/>
          <w:lang w:val="en-US"/>
        </w:rPr>
        <w:t xml:space="preserve"> </w:t>
      </w:r>
      <w:r w:rsidRPr="00442F80">
        <w:rPr>
          <w:rFonts w:ascii="Consolas" w:hAnsi="Consolas" w:cs="Consolas"/>
          <w:color w:val="808080"/>
          <w:kern w:val="0"/>
          <w:sz w:val="24"/>
          <w:szCs w:val="24"/>
          <w:lang w:val="en-US"/>
        </w:rPr>
        <w:t>OR</w:t>
      </w:r>
      <w:r w:rsidRPr="00442F80">
        <w:rPr>
          <w:rFonts w:ascii="Consolas" w:hAnsi="Consolas" w:cs="Consolas"/>
          <w:color w:val="000000"/>
          <w:kern w:val="0"/>
          <w:sz w:val="24"/>
          <w:szCs w:val="24"/>
          <w:lang w:val="en-US"/>
        </w:rPr>
        <w:t xml:space="preserve"> </w:t>
      </w:r>
      <w:r w:rsidRPr="00442F80">
        <w:rPr>
          <w:rFonts w:ascii="Consolas" w:hAnsi="Consolas" w:cs="Consolas"/>
          <w:color w:val="FF00FF"/>
          <w:kern w:val="0"/>
          <w:sz w:val="24"/>
          <w:szCs w:val="24"/>
          <w:lang w:val="en-US"/>
        </w:rPr>
        <w:t>LTRIM</w:t>
      </w:r>
      <w:r w:rsidRPr="00442F80">
        <w:rPr>
          <w:rFonts w:ascii="Consolas" w:hAnsi="Consolas" w:cs="Consolas"/>
          <w:color w:val="808080"/>
          <w:kern w:val="0"/>
          <w:sz w:val="24"/>
          <w:szCs w:val="24"/>
          <w:lang w:val="en-US"/>
        </w:rPr>
        <w:t>(</w:t>
      </w:r>
      <w:r w:rsidRPr="00442F80">
        <w:rPr>
          <w:rFonts w:ascii="Consolas" w:hAnsi="Consolas" w:cs="Consolas"/>
          <w:color w:val="FF00FF"/>
          <w:kern w:val="0"/>
          <w:sz w:val="24"/>
          <w:szCs w:val="24"/>
          <w:lang w:val="en-US"/>
        </w:rPr>
        <w:t>RTRIM</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@materialID</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FF0000"/>
          <w:kern w:val="0"/>
          <w:sz w:val="24"/>
          <w:szCs w:val="24"/>
          <w:lang w:val="en-US"/>
        </w:rPr>
        <w:t>''</w:t>
      </w:r>
    </w:p>
    <w:p w14:paraId="2CF297D2" w14:textId="77777777" w:rsidR="00A67812" w:rsidRPr="00442F80" w:rsidRDefault="00A67812" w:rsidP="00A678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BEGIN</w:t>
      </w:r>
    </w:p>
    <w:p w14:paraId="71B728EE" w14:textId="77777777" w:rsidR="00A67812" w:rsidRPr="00442F80" w:rsidRDefault="00A67812" w:rsidP="00A678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RAISERROR</w:t>
      </w:r>
      <w:r w:rsidRPr="00442F80">
        <w:rPr>
          <w:rFonts w:ascii="Consolas" w:hAnsi="Consolas" w:cs="Consolas"/>
          <w:color w:val="808080"/>
          <w:kern w:val="0"/>
          <w:sz w:val="24"/>
          <w:szCs w:val="24"/>
          <w:lang w:val="en-US"/>
        </w:rPr>
        <w:t>(</w:t>
      </w:r>
      <w:r w:rsidRPr="00442F80">
        <w:rPr>
          <w:rFonts w:ascii="Consolas" w:hAnsi="Consolas" w:cs="Consolas"/>
          <w:color w:val="FF0000"/>
          <w:kern w:val="0"/>
          <w:sz w:val="24"/>
          <w:szCs w:val="24"/>
          <w:lang w:val="en-US"/>
        </w:rPr>
        <w:t>'Error: MaterialID must not be null or empty.'</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16</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1</w:t>
      </w:r>
      <w:r w:rsidRPr="00442F80">
        <w:rPr>
          <w:rFonts w:ascii="Consolas" w:hAnsi="Consolas" w:cs="Consolas"/>
          <w:color w:val="808080"/>
          <w:kern w:val="0"/>
          <w:sz w:val="24"/>
          <w:szCs w:val="24"/>
          <w:lang w:val="en-US"/>
        </w:rPr>
        <w:t>);</w:t>
      </w:r>
    </w:p>
    <w:p w14:paraId="1AAA23E8" w14:textId="77777777" w:rsidR="00A67812" w:rsidRPr="00442F80" w:rsidRDefault="00A67812" w:rsidP="00A678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RETURN</w:t>
      </w:r>
      <w:r w:rsidRPr="00442F80">
        <w:rPr>
          <w:rFonts w:ascii="Consolas" w:hAnsi="Consolas" w:cs="Consolas"/>
          <w:color w:val="808080"/>
          <w:kern w:val="0"/>
          <w:sz w:val="24"/>
          <w:szCs w:val="24"/>
          <w:lang w:val="en-US"/>
        </w:rPr>
        <w:t>;</w:t>
      </w:r>
    </w:p>
    <w:p w14:paraId="0C302F0F" w14:textId="77777777" w:rsidR="00A67812" w:rsidRPr="00442F80" w:rsidRDefault="00A67812" w:rsidP="00A678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END</w:t>
      </w:r>
    </w:p>
    <w:p w14:paraId="2F8A19A2" w14:textId="77777777" w:rsidR="00A67812" w:rsidRPr="00442F80" w:rsidRDefault="00A67812" w:rsidP="00A678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p>
    <w:p w14:paraId="600624C1" w14:textId="77777777" w:rsidR="00A67812" w:rsidRPr="00442F80" w:rsidRDefault="00A67812" w:rsidP="00A678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ab/>
      </w:r>
      <w:r w:rsidRPr="00442F80">
        <w:rPr>
          <w:rFonts w:ascii="Consolas" w:hAnsi="Consolas" w:cs="Consolas"/>
          <w:color w:val="0000FF"/>
          <w:kern w:val="0"/>
          <w:sz w:val="24"/>
          <w:szCs w:val="24"/>
          <w:lang w:val="en-US"/>
        </w:rPr>
        <w:t>IF</w:t>
      </w:r>
      <w:r w:rsidRPr="00442F80">
        <w:rPr>
          <w:rFonts w:ascii="Consolas" w:hAnsi="Consolas" w:cs="Consolas"/>
          <w:color w:val="000000"/>
          <w:kern w:val="0"/>
          <w:sz w:val="24"/>
          <w:szCs w:val="24"/>
          <w:lang w:val="en-US"/>
        </w:rPr>
        <w:t xml:space="preserve"> @quantity </w:t>
      </w:r>
      <w:r w:rsidRPr="00442F80">
        <w:rPr>
          <w:rFonts w:ascii="Consolas" w:hAnsi="Consolas" w:cs="Consolas"/>
          <w:color w:val="808080"/>
          <w:kern w:val="0"/>
          <w:sz w:val="24"/>
          <w:szCs w:val="24"/>
          <w:lang w:val="en-US"/>
        </w:rPr>
        <w:t>IS</w:t>
      </w:r>
      <w:r w:rsidRPr="00442F80">
        <w:rPr>
          <w:rFonts w:ascii="Consolas" w:hAnsi="Consolas" w:cs="Consolas"/>
          <w:color w:val="000000"/>
          <w:kern w:val="0"/>
          <w:sz w:val="24"/>
          <w:szCs w:val="24"/>
          <w:lang w:val="en-US"/>
        </w:rPr>
        <w:t xml:space="preserve"> </w:t>
      </w:r>
      <w:r w:rsidRPr="00442F80">
        <w:rPr>
          <w:rFonts w:ascii="Consolas" w:hAnsi="Consolas" w:cs="Consolas"/>
          <w:color w:val="808080"/>
          <w:kern w:val="0"/>
          <w:sz w:val="24"/>
          <w:szCs w:val="24"/>
          <w:lang w:val="en-US"/>
        </w:rPr>
        <w:t>NULL</w:t>
      </w:r>
      <w:r w:rsidRPr="00442F80">
        <w:rPr>
          <w:rFonts w:ascii="Consolas" w:hAnsi="Consolas" w:cs="Consolas"/>
          <w:color w:val="000000"/>
          <w:kern w:val="0"/>
          <w:sz w:val="24"/>
          <w:szCs w:val="24"/>
          <w:lang w:val="en-US"/>
        </w:rPr>
        <w:t xml:space="preserve"> </w:t>
      </w:r>
      <w:r w:rsidRPr="00442F80">
        <w:rPr>
          <w:rFonts w:ascii="Consolas" w:hAnsi="Consolas" w:cs="Consolas"/>
          <w:color w:val="808080"/>
          <w:kern w:val="0"/>
          <w:sz w:val="24"/>
          <w:szCs w:val="24"/>
          <w:lang w:val="en-US"/>
        </w:rPr>
        <w:t>OR</w:t>
      </w:r>
      <w:r w:rsidRPr="00442F80">
        <w:rPr>
          <w:rFonts w:ascii="Consolas" w:hAnsi="Consolas" w:cs="Consolas"/>
          <w:color w:val="000000"/>
          <w:kern w:val="0"/>
          <w:sz w:val="24"/>
          <w:szCs w:val="24"/>
          <w:lang w:val="en-US"/>
        </w:rPr>
        <w:t xml:space="preserve"> @quantity </w:t>
      </w:r>
      <w:r w:rsidRPr="00442F80">
        <w:rPr>
          <w:rFonts w:ascii="Consolas" w:hAnsi="Consolas" w:cs="Consolas"/>
          <w:color w:val="808080"/>
          <w:kern w:val="0"/>
          <w:sz w:val="24"/>
          <w:szCs w:val="24"/>
          <w:lang w:val="en-US"/>
        </w:rPr>
        <w:t>&lt;=</w:t>
      </w:r>
      <w:r w:rsidRPr="00442F80">
        <w:rPr>
          <w:rFonts w:ascii="Consolas" w:hAnsi="Consolas" w:cs="Consolas"/>
          <w:color w:val="000000"/>
          <w:kern w:val="0"/>
          <w:sz w:val="24"/>
          <w:szCs w:val="24"/>
          <w:lang w:val="en-US"/>
        </w:rPr>
        <w:t xml:space="preserve"> 0 </w:t>
      </w:r>
      <w:r w:rsidRPr="00442F80">
        <w:rPr>
          <w:rFonts w:ascii="Consolas" w:hAnsi="Consolas" w:cs="Consolas"/>
          <w:color w:val="808080"/>
          <w:kern w:val="0"/>
          <w:sz w:val="24"/>
          <w:szCs w:val="24"/>
          <w:lang w:val="en-US"/>
        </w:rPr>
        <w:t>OR</w:t>
      </w:r>
      <w:r w:rsidRPr="00442F80">
        <w:rPr>
          <w:rFonts w:ascii="Consolas" w:hAnsi="Consolas" w:cs="Consolas"/>
          <w:color w:val="000000"/>
          <w:kern w:val="0"/>
          <w:sz w:val="24"/>
          <w:szCs w:val="24"/>
          <w:lang w:val="en-US"/>
        </w:rPr>
        <w:t xml:space="preserve"> </w:t>
      </w:r>
      <w:r w:rsidRPr="00442F80">
        <w:rPr>
          <w:rFonts w:ascii="Consolas" w:hAnsi="Consolas" w:cs="Consolas"/>
          <w:color w:val="FF00FF"/>
          <w:kern w:val="0"/>
          <w:sz w:val="24"/>
          <w:szCs w:val="24"/>
          <w:lang w:val="en-US"/>
        </w:rPr>
        <w:t>LTRIM</w:t>
      </w:r>
      <w:r w:rsidRPr="00442F80">
        <w:rPr>
          <w:rFonts w:ascii="Consolas" w:hAnsi="Consolas" w:cs="Consolas"/>
          <w:color w:val="808080"/>
          <w:kern w:val="0"/>
          <w:sz w:val="24"/>
          <w:szCs w:val="24"/>
          <w:lang w:val="en-US"/>
        </w:rPr>
        <w:t>(</w:t>
      </w:r>
      <w:r w:rsidRPr="00442F80">
        <w:rPr>
          <w:rFonts w:ascii="Consolas" w:hAnsi="Consolas" w:cs="Consolas"/>
          <w:color w:val="FF00FF"/>
          <w:kern w:val="0"/>
          <w:sz w:val="24"/>
          <w:szCs w:val="24"/>
          <w:lang w:val="en-US"/>
        </w:rPr>
        <w:t>RTRIM</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@quantity</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FF0000"/>
          <w:kern w:val="0"/>
          <w:sz w:val="24"/>
          <w:szCs w:val="24"/>
          <w:lang w:val="en-US"/>
        </w:rPr>
        <w:t>''</w:t>
      </w:r>
    </w:p>
    <w:p w14:paraId="66BCF633" w14:textId="77777777" w:rsidR="00A67812" w:rsidRPr="00442F80" w:rsidRDefault="00A67812" w:rsidP="00A678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BEGIN</w:t>
      </w:r>
    </w:p>
    <w:p w14:paraId="7A3DE68E" w14:textId="77777777" w:rsidR="00A67812" w:rsidRPr="00442F80" w:rsidRDefault="00A67812" w:rsidP="00A678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RAISERROR</w:t>
      </w:r>
      <w:r w:rsidRPr="00442F80">
        <w:rPr>
          <w:rFonts w:ascii="Consolas" w:hAnsi="Consolas" w:cs="Consolas"/>
          <w:color w:val="808080"/>
          <w:kern w:val="0"/>
          <w:sz w:val="24"/>
          <w:szCs w:val="24"/>
          <w:lang w:val="en-US"/>
        </w:rPr>
        <w:t>(</w:t>
      </w:r>
      <w:r w:rsidRPr="00442F80">
        <w:rPr>
          <w:rFonts w:ascii="Consolas" w:hAnsi="Consolas" w:cs="Consolas"/>
          <w:color w:val="FF0000"/>
          <w:kern w:val="0"/>
          <w:sz w:val="24"/>
          <w:szCs w:val="24"/>
          <w:lang w:val="en-US"/>
        </w:rPr>
        <w:t>'Error: Quantity must be &gt; 0 and cannot be null.'</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16</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1</w:t>
      </w:r>
      <w:r w:rsidRPr="00442F80">
        <w:rPr>
          <w:rFonts w:ascii="Consolas" w:hAnsi="Consolas" w:cs="Consolas"/>
          <w:color w:val="808080"/>
          <w:kern w:val="0"/>
          <w:sz w:val="24"/>
          <w:szCs w:val="24"/>
          <w:lang w:val="en-US"/>
        </w:rPr>
        <w:t>);</w:t>
      </w:r>
    </w:p>
    <w:p w14:paraId="33C2C23C" w14:textId="77777777" w:rsidR="00A67812" w:rsidRPr="00442F80" w:rsidRDefault="00A67812" w:rsidP="00A678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RETURN</w:t>
      </w:r>
      <w:r w:rsidRPr="00442F80">
        <w:rPr>
          <w:rFonts w:ascii="Consolas" w:hAnsi="Consolas" w:cs="Consolas"/>
          <w:color w:val="808080"/>
          <w:kern w:val="0"/>
          <w:sz w:val="24"/>
          <w:szCs w:val="24"/>
          <w:lang w:val="en-US"/>
        </w:rPr>
        <w:t>;</w:t>
      </w:r>
    </w:p>
    <w:p w14:paraId="51A239F5" w14:textId="77777777" w:rsidR="00A67812" w:rsidRPr="00442F80" w:rsidRDefault="00A67812" w:rsidP="00A678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END</w:t>
      </w:r>
    </w:p>
    <w:p w14:paraId="579654C1" w14:textId="77777777" w:rsidR="00A67812" w:rsidRPr="00442F80" w:rsidRDefault="00A67812" w:rsidP="00A678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p>
    <w:p w14:paraId="3D3E4768" w14:textId="77777777" w:rsidR="00A67812" w:rsidRPr="00442F80" w:rsidRDefault="00A67812" w:rsidP="00A678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ab/>
      </w:r>
      <w:r w:rsidRPr="00442F80">
        <w:rPr>
          <w:rFonts w:ascii="Consolas" w:hAnsi="Consolas" w:cs="Consolas"/>
          <w:color w:val="0000FF"/>
          <w:kern w:val="0"/>
          <w:sz w:val="24"/>
          <w:szCs w:val="24"/>
          <w:lang w:val="en-US"/>
        </w:rPr>
        <w:t>DECLARE</w:t>
      </w:r>
      <w:r w:rsidRPr="00442F80">
        <w:rPr>
          <w:rFonts w:ascii="Consolas" w:hAnsi="Consolas" w:cs="Consolas"/>
          <w:color w:val="000000"/>
          <w:kern w:val="0"/>
          <w:sz w:val="24"/>
          <w:szCs w:val="24"/>
          <w:lang w:val="en-US"/>
        </w:rPr>
        <w:t xml:space="preserve"> @ErrorMessage </w:t>
      </w:r>
      <w:r w:rsidRPr="00442F80">
        <w:rPr>
          <w:rFonts w:ascii="Consolas" w:hAnsi="Consolas" w:cs="Consolas"/>
          <w:color w:val="0000FF"/>
          <w:kern w:val="0"/>
          <w:sz w:val="24"/>
          <w:szCs w:val="24"/>
          <w:lang w:val="en-US"/>
        </w:rPr>
        <w:t>NVARCHAR</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4000</w:t>
      </w:r>
      <w:r w:rsidRPr="00442F80">
        <w:rPr>
          <w:rFonts w:ascii="Consolas" w:hAnsi="Consolas" w:cs="Consolas"/>
          <w:color w:val="808080"/>
          <w:kern w:val="0"/>
          <w:sz w:val="24"/>
          <w:szCs w:val="24"/>
          <w:lang w:val="en-US"/>
        </w:rPr>
        <w:t>);</w:t>
      </w:r>
    </w:p>
    <w:p w14:paraId="19462BB6" w14:textId="77777777" w:rsidR="00A67812" w:rsidRPr="00442F80" w:rsidRDefault="00A67812" w:rsidP="00A678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lastRenderedPageBreak/>
        <w:t xml:space="preserve">    </w:t>
      </w:r>
      <w:r w:rsidRPr="00442F80">
        <w:rPr>
          <w:rFonts w:ascii="Consolas" w:hAnsi="Consolas" w:cs="Consolas"/>
          <w:color w:val="008000"/>
          <w:kern w:val="0"/>
          <w:sz w:val="24"/>
          <w:szCs w:val="24"/>
          <w:lang w:val="en-US"/>
        </w:rPr>
        <w:t>-- If all checks pass, proceed with the insert</w:t>
      </w:r>
    </w:p>
    <w:p w14:paraId="3407B12C" w14:textId="77777777" w:rsidR="00A67812" w:rsidRPr="00442F80" w:rsidRDefault="00A67812" w:rsidP="00A678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BEGIN</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TRY</w:t>
      </w:r>
    </w:p>
    <w:p w14:paraId="2624A679" w14:textId="77777777" w:rsidR="00A67812" w:rsidRPr="00442F80" w:rsidRDefault="00A67812" w:rsidP="00A678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INSERT</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INTO</w:t>
      </w:r>
      <w:r w:rsidRPr="00442F80">
        <w:rPr>
          <w:rFonts w:ascii="Consolas" w:hAnsi="Consolas" w:cs="Consolas"/>
          <w:color w:val="000000"/>
          <w:kern w:val="0"/>
          <w:sz w:val="24"/>
          <w:szCs w:val="24"/>
          <w:lang w:val="en-US"/>
        </w:rPr>
        <w:t xml:space="preserve"> Product_Material</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productID</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materialID</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quantity</w:t>
      </w:r>
      <w:r w:rsidRPr="00442F80">
        <w:rPr>
          <w:rFonts w:ascii="Consolas" w:hAnsi="Consolas" w:cs="Consolas"/>
          <w:color w:val="808080"/>
          <w:kern w:val="0"/>
          <w:sz w:val="24"/>
          <w:szCs w:val="24"/>
          <w:lang w:val="en-US"/>
        </w:rPr>
        <w:t>)</w:t>
      </w:r>
    </w:p>
    <w:p w14:paraId="6713405A" w14:textId="77777777" w:rsidR="00A67812" w:rsidRPr="00442F80" w:rsidRDefault="00A67812" w:rsidP="00A678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ab/>
      </w:r>
      <w:r w:rsidRPr="00442F80">
        <w:rPr>
          <w:rFonts w:ascii="Consolas" w:hAnsi="Consolas" w:cs="Consolas"/>
          <w:color w:val="000000"/>
          <w:kern w:val="0"/>
          <w:sz w:val="24"/>
          <w:szCs w:val="24"/>
          <w:lang w:val="en-US"/>
        </w:rPr>
        <w:tab/>
      </w:r>
      <w:r w:rsidRPr="00442F80">
        <w:rPr>
          <w:rFonts w:ascii="Consolas" w:hAnsi="Consolas" w:cs="Consolas"/>
          <w:color w:val="0000FF"/>
          <w:kern w:val="0"/>
          <w:sz w:val="24"/>
          <w:szCs w:val="24"/>
          <w:lang w:val="en-US"/>
        </w:rPr>
        <w:t xml:space="preserve">VALUES </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@productID</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@materialID</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@quantity</w:t>
      </w:r>
      <w:r w:rsidRPr="00442F80">
        <w:rPr>
          <w:rFonts w:ascii="Consolas" w:hAnsi="Consolas" w:cs="Consolas"/>
          <w:color w:val="808080"/>
          <w:kern w:val="0"/>
          <w:sz w:val="24"/>
          <w:szCs w:val="24"/>
          <w:lang w:val="en-US"/>
        </w:rPr>
        <w:t>)</w:t>
      </w:r>
    </w:p>
    <w:p w14:paraId="6898B913" w14:textId="77777777" w:rsidR="00A67812" w:rsidRPr="00442F80" w:rsidRDefault="00A67812" w:rsidP="00A678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END</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TRY</w:t>
      </w:r>
    </w:p>
    <w:p w14:paraId="4600FBD2" w14:textId="77777777" w:rsidR="00A67812" w:rsidRPr="00442F80" w:rsidRDefault="00A67812" w:rsidP="00A678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BEGIN</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CATCH</w:t>
      </w:r>
    </w:p>
    <w:p w14:paraId="2EC9930A" w14:textId="77777777" w:rsidR="00A67812" w:rsidRPr="00442F80" w:rsidRDefault="00A67812" w:rsidP="00A678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8000"/>
          <w:kern w:val="0"/>
          <w:sz w:val="24"/>
          <w:szCs w:val="24"/>
          <w:lang w:val="en-US"/>
        </w:rPr>
        <w:t>-- Catch block to handle SQL errors during the insert operation</w:t>
      </w:r>
    </w:p>
    <w:p w14:paraId="061AA1C1" w14:textId="77777777" w:rsidR="00A67812" w:rsidRPr="00442F80" w:rsidRDefault="00A67812" w:rsidP="00A678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ab/>
      </w:r>
      <w:r w:rsidRPr="00442F80">
        <w:rPr>
          <w:rFonts w:ascii="Consolas" w:hAnsi="Consolas" w:cs="Consolas"/>
          <w:color w:val="000000"/>
          <w:kern w:val="0"/>
          <w:sz w:val="24"/>
          <w:szCs w:val="24"/>
          <w:lang w:val="en-US"/>
        </w:rPr>
        <w:tab/>
      </w:r>
      <w:r w:rsidRPr="00442F80">
        <w:rPr>
          <w:rFonts w:ascii="Consolas" w:hAnsi="Consolas" w:cs="Consolas"/>
          <w:color w:val="0000FF"/>
          <w:kern w:val="0"/>
          <w:sz w:val="24"/>
          <w:szCs w:val="24"/>
          <w:lang w:val="en-US"/>
        </w:rPr>
        <w:t>SET</w:t>
      </w:r>
      <w:r w:rsidRPr="00442F80">
        <w:rPr>
          <w:rFonts w:ascii="Consolas" w:hAnsi="Consolas" w:cs="Consolas"/>
          <w:color w:val="000000"/>
          <w:kern w:val="0"/>
          <w:sz w:val="24"/>
          <w:szCs w:val="24"/>
          <w:lang w:val="en-US"/>
        </w:rPr>
        <w:t xml:space="preserve"> @ErrorMessage </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FF00FF"/>
          <w:kern w:val="0"/>
          <w:sz w:val="24"/>
          <w:szCs w:val="24"/>
          <w:lang w:val="en-US"/>
        </w:rPr>
        <w:t>ERROR_MESSAGE</w:t>
      </w:r>
      <w:r w:rsidRPr="00442F80">
        <w:rPr>
          <w:rFonts w:ascii="Consolas" w:hAnsi="Consolas" w:cs="Consolas"/>
          <w:color w:val="808080"/>
          <w:kern w:val="0"/>
          <w:sz w:val="24"/>
          <w:szCs w:val="24"/>
          <w:lang w:val="en-US"/>
        </w:rPr>
        <w:t>();</w:t>
      </w:r>
    </w:p>
    <w:p w14:paraId="46BC28A7" w14:textId="77777777" w:rsidR="00A67812" w:rsidRPr="00442F80" w:rsidRDefault="00A67812" w:rsidP="00A678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RAISERROR</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@ErrorMessage</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16</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1</w:t>
      </w:r>
      <w:r w:rsidRPr="00442F80">
        <w:rPr>
          <w:rFonts w:ascii="Consolas" w:hAnsi="Consolas" w:cs="Consolas"/>
          <w:color w:val="808080"/>
          <w:kern w:val="0"/>
          <w:sz w:val="24"/>
          <w:szCs w:val="24"/>
          <w:lang w:val="en-US"/>
        </w:rPr>
        <w:t>);</w:t>
      </w:r>
    </w:p>
    <w:p w14:paraId="3B7069B5" w14:textId="77777777" w:rsidR="00A67812" w:rsidRPr="00442F80" w:rsidRDefault="00A67812" w:rsidP="00A678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END</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CATCH</w:t>
      </w:r>
    </w:p>
    <w:p w14:paraId="629412D4" w14:textId="77777777" w:rsidR="00A67812" w:rsidRPr="00442F80" w:rsidRDefault="00A67812" w:rsidP="00A678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FF"/>
          <w:kern w:val="0"/>
          <w:sz w:val="24"/>
          <w:szCs w:val="24"/>
          <w:lang w:val="en-US"/>
        </w:rPr>
        <w:t>END</w:t>
      </w:r>
    </w:p>
    <w:p w14:paraId="5A217076" w14:textId="65A33331" w:rsidR="00580C25" w:rsidRPr="00442F80" w:rsidRDefault="00A67812" w:rsidP="00A67812">
      <w:pPr>
        <w:pBdr>
          <w:top w:val="single" w:sz="4" w:space="1" w:color="auto"/>
          <w:left w:val="single" w:sz="4" w:space="4" w:color="auto"/>
          <w:bottom w:val="single" w:sz="4" w:space="1" w:color="auto"/>
          <w:right w:val="single" w:sz="4" w:space="4" w:color="auto"/>
        </w:pBdr>
        <w:rPr>
          <w:rFonts w:ascii="Times New Roman" w:hAnsi="Times New Roman" w:cs="Times New Roman"/>
          <w:b/>
          <w:sz w:val="24"/>
          <w:szCs w:val="24"/>
          <w:lang w:val="en-US"/>
        </w:rPr>
      </w:pPr>
      <w:r w:rsidRPr="00442F80">
        <w:rPr>
          <w:rFonts w:ascii="Consolas" w:hAnsi="Consolas" w:cs="Consolas"/>
          <w:color w:val="0000FF"/>
          <w:kern w:val="0"/>
          <w:sz w:val="24"/>
          <w:szCs w:val="24"/>
          <w:lang w:val="en-US"/>
        </w:rPr>
        <w:t>GO</w:t>
      </w:r>
    </w:p>
    <w:p w14:paraId="16BF4338" w14:textId="179B1214" w:rsidR="00B97562" w:rsidRPr="00442F80" w:rsidRDefault="00B97562" w:rsidP="00B97562">
      <w:pPr>
        <w:pStyle w:val="ListParagraph"/>
        <w:spacing w:after="0" w:line="360" w:lineRule="auto"/>
        <w:ind w:left="1152"/>
        <w:rPr>
          <w:rFonts w:ascii="Times New Roman" w:hAnsi="Times New Roman" w:cs="Times New Roman"/>
          <w:sz w:val="24"/>
          <w:szCs w:val="24"/>
          <w:u w:val="single"/>
          <w:lang w:val="en-US"/>
        </w:rPr>
      </w:pPr>
      <w:r w:rsidRPr="00442F80">
        <w:rPr>
          <w:rFonts w:ascii="Times New Roman" w:hAnsi="Times New Roman" w:cs="Times New Roman"/>
          <w:sz w:val="24"/>
          <w:szCs w:val="24"/>
          <w:u w:val="single"/>
          <w:lang w:val="en-US"/>
        </w:rPr>
        <w:t>C# code:</w:t>
      </w:r>
    </w:p>
    <w:p w14:paraId="23F1721F" w14:textId="77777777" w:rsidR="00417995" w:rsidRPr="00442F80" w:rsidRDefault="00417995" w:rsidP="0041799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try</w:t>
      </w:r>
    </w:p>
    <w:p w14:paraId="00B3CB22" w14:textId="77777777" w:rsidR="00417995" w:rsidRPr="00442F80" w:rsidRDefault="00417995" w:rsidP="0041799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w:t>
      </w:r>
    </w:p>
    <w:p w14:paraId="0C848FDA" w14:textId="77777777" w:rsidR="00417995" w:rsidRPr="00442F80" w:rsidRDefault="00417995" w:rsidP="0041799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string materialID = "";</w:t>
      </w:r>
    </w:p>
    <w:p w14:paraId="548F5006" w14:textId="77777777" w:rsidR="00417995" w:rsidRPr="00442F80" w:rsidRDefault="00417995" w:rsidP="0041799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foreach (DataRow row in dtMaterial.Rows)</w:t>
      </w:r>
    </w:p>
    <w:p w14:paraId="18FDD381" w14:textId="77777777" w:rsidR="00417995" w:rsidRPr="00442F80" w:rsidRDefault="00417995" w:rsidP="0041799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w:t>
      </w:r>
    </w:p>
    <w:p w14:paraId="5CA7CB70" w14:textId="77777777" w:rsidR="00417995" w:rsidRPr="00442F80" w:rsidRDefault="00417995" w:rsidP="0041799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if (row["Name"].ToString() == cbbMaterialName.SelectedItem.ToString())</w:t>
      </w:r>
    </w:p>
    <w:p w14:paraId="2C345DC8" w14:textId="77777777" w:rsidR="00417995" w:rsidRPr="00442F80" w:rsidRDefault="00417995" w:rsidP="0041799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w:t>
      </w:r>
    </w:p>
    <w:p w14:paraId="6FFE902E" w14:textId="77777777" w:rsidR="00417995" w:rsidRPr="00442F80" w:rsidRDefault="00417995" w:rsidP="0041799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materialID = row["ID"].ToString();</w:t>
      </w:r>
    </w:p>
    <w:p w14:paraId="13EE1C57" w14:textId="77777777" w:rsidR="00417995" w:rsidRPr="00442F80" w:rsidRDefault="00417995" w:rsidP="0041799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break;</w:t>
      </w:r>
    </w:p>
    <w:p w14:paraId="30C1F12D" w14:textId="77777777" w:rsidR="00417995" w:rsidRPr="00442F80" w:rsidRDefault="00417995" w:rsidP="0041799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w:t>
      </w:r>
    </w:p>
    <w:p w14:paraId="1B4E0E56" w14:textId="77777777" w:rsidR="00417995" w:rsidRPr="00442F80" w:rsidRDefault="00417995" w:rsidP="0041799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w:t>
      </w:r>
    </w:p>
    <w:p w14:paraId="1C88BB8E" w14:textId="77777777" w:rsidR="00417995" w:rsidRPr="00442F80" w:rsidRDefault="00417995" w:rsidP="0041799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p>
    <w:p w14:paraId="449006E9" w14:textId="77777777" w:rsidR="00417995" w:rsidRPr="00442F80" w:rsidRDefault="00417995" w:rsidP="0041799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 Add material</w:t>
      </w:r>
    </w:p>
    <w:p w14:paraId="6465E7B1" w14:textId="77777777" w:rsidR="00417995" w:rsidRPr="00442F80" w:rsidRDefault="00417995" w:rsidP="0041799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DataProvider.Instance.ExecuteNonQuery("EXEC addProductMaterial @productID , @materialID , @quantity"</w:t>
      </w:r>
    </w:p>
    <w:p w14:paraId="34766358" w14:textId="2181FD03" w:rsidR="00417995" w:rsidRPr="00442F80" w:rsidRDefault="00417995" w:rsidP="0041799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 new object[] { IDProduct, materialID, txbMaterialCount.Text });</w:t>
      </w:r>
    </w:p>
    <w:p w14:paraId="3CCDEBFA" w14:textId="77777777" w:rsidR="00417995" w:rsidRPr="00442F80" w:rsidRDefault="00417995" w:rsidP="0041799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MessageBox.Show("Thêm nguyên liệu thành công", "Thông báo", MessageBoxButtons.OK, MessageBoxIcon.Information);</w:t>
      </w:r>
    </w:p>
    <w:p w14:paraId="42E2BAD3" w14:textId="77777777" w:rsidR="00417995" w:rsidRPr="00442F80" w:rsidRDefault="00417995" w:rsidP="0041799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LoadData();</w:t>
      </w:r>
    </w:p>
    <w:p w14:paraId="0F2604CD" w14:textId="77777777" w:rsidR="00417995" w:rsidRPr="00442F80" w:rsidRDefault="00417995" w:rsidP="0041799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LoadProductMaterial();</w:t>
      </w:r>
    </w:p>
    <w:p w14:paraId="4092DF46" w14:textId="77777777" w:rsidR="00417995" w:rsidRPr="00442F80" w:rsidRDefault="00417995" w:rsidP="0041799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w:t>
      </w:r>
    </w:p>
    <w:p w14:paraId="5D8C601D" w14:textId="77777777" w:rsidR="00417995" w:rsidRPr="00442F80" w:rsidRDefault="00417995" w:rsidP="0041799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catch (SqlException err)</w:t>
      </w:r>
    </w:p>
    <w:p w14:paraId="6D5010A6" w14:textId="77777777" w:rsidR="00417995" w:rsidRPr="00442F80" w:rsidRDefault="00417995" w:rsidP="0041799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w:t>
      </w:r>
    </w:p>
    <w:p w14:paraId="339BA186" w14:textId="77777777" w:rsidR="00417995" w:rsidRPr="00442F80" w:rsidRDefault="00417995" w:rsidP="0041799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MessageBox.Show("Thêm nguyên liệu thất bại\n" + err.Message, "Thông báo", MessageBoxButtons.OK, MessageBoxIcon.Warning);</w:t>
      </w:r>
    </w:p>
    <w:p w14:paraId="749056D6" w14:textId="77777777" w:rsidR="00417995" w:rsidRPr="00442F80" w:rsidRDefault="00417995" w:rsidP="0041799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return;</w:t>
      </w:r>
    </w:p>
    <w:p w14:paraId="30DBB6B6" w14:textId="606042AE" w:rsidR="00B97562" w:rsidRPr="00442F80" w:rsidRDefault="00417995" w:rsidP="00417995">
      <w:pPr>
        <w:pBdr>
          <w:top w:val="single" w:sz="4" w:space="1" w:color="auto"/>
          <w:left w:val="single" w:sz="4" w:space="4" w:color="auto"/>
          <w:bottom w:val="single" w:sz="4" w:space="1" w:color="auto"/>
          <w:right w:val="single" w:sz="4" w:space="4" w:color="auto"/>
        </w:pBdr>
        <w:rPr>
          <w:rFonts w:ascii="Times New Roman" w:hAnsi="Times New Roman" w:cs="Times New Roman"/>
          <w:b/>
          <w:sz w:val="24"/>
          <w:szCs w:val="24"/>
          <w:lang w:val="en-US"/>
        </w:rPr>
      </w:pPr>
      <w:r w:rsidRPr="00442F80">
        <w:rPr>
          <w:rFonts w:ascii="Cascadia Mono" w:hAnsi="Cascadia Mono" w:cs="Cascadia Mono"/>
          <w:color w:val="000000"/>
          <w:kern w:val="0"/>
          <w:sz w:val="24"/>
          <w:szCs w:val="24"/>
          <w:lang w:val="en-US"/>
        </w:rPr>
        <w:t>}</w:t>
      </w:r>
    </w:p>
    <w:p w14:paraId="542C4734" w14:textId="4CA32ACF" w:rsidR="00E32E61" w:rsidRPr="00442F80" w:rsidRDefault="00E32E61" w:rsidP="007A0BCC">
      <w:pPr>
        <w:pStyle w:val="ListParagraph"/>
        <w:numPr>
          <w:ilvl w:val="0"/>
          <w:numId w:val="35"/>
        </w:numPr>
        <w:rPr>
          <w:rFonts w:ascii="Times New Roman" w:hAnsi="Times New Roman" w:cs="Times New Roman"/>
          <w:b/>
          <w:sz w:val="24"/>
          <w:szCs w:val="24"/>
          <w:lang w:val="en-US"/>
        </w:rPr>
      </w:pPr>
      <w:r w:rsidRPr="00442F80">
        <w:rPr>
          <w:rFonts w:ascii="Times New Roman" w:hAnsi="Times New Roman" w:cs="Times New Roman"/>
          <w:b/>
          <w:sz w:val="24"/>
          <w:szCs w:val="24"/>
          <w:lang w:val="en-US"/>
        </w:rPr>
        <w:t xml:space="preserve">Thủ tục sửa nguyên liệu </w:t>
      </w:r>
      <w:r w:rsidR="006B0B0C" w:rsidRPr="00442F80">
        <w:rPr>
          <w:rFonts w:ascii="Times New Roman" w:hAnsi="Times New Roman" w:cs="Times New Roman"/>
          <w:b/>
          <w:sz w:val="24"/>
          <w:szCs w:val="24"/>
          <w:lang w:val="en-US"/>
        </w:rPr>
        <w:t>cho Product:</w:t>
      </w:r>
    </w:p>
    <w:p w14:paraId="188DE3D0" w14:textId="77777777" w:rsidR="00417995" w:rsidRPr="00442F80" w:rsidRDefault="00417995" w:rsidP="00417995">
      <w:pPr>
        <w:pStyle w:val="ListParagraph"/>
        <w:spacing w:after="0" w:line="360" w:lineRule="auto"/>
        <w:ind w:left="1152"/>
        <w:rPr>
          <w:rFonts w:ascii="Times New Roman" w:hAnsi="Times New Roman" w:cs="Times New Roman"/>
          <w:sz w:val="24"/>
          <w:szCs w:val="24"/>
          <w:u w:val="single"/>
          <w:lang w:val="en-US"/>
        </w:rPr>
      </w:pPr>
      <w:r w:rsidRPr="00442F80">
        <w:rPr>
          <w:rFonts w:ascii="Times New Roman" w:hAnsi="Times New Roman" w:cs="Times New Roman"/>
          <w:sz w:val="24"/>
          <w:szCs w:val="24"/>
          <w:u w:val="single"/>
          <w:lang w:val="en-US"/>
        </w:rPr>
        <w:t>SQL:</w:t>
      </w:r>
    </w:p>
    <w:p w14:paraId="11119F4B" w14:textId="77777777" w:rsidR="00686A6E" w:rsidRPr="00442F80" w:rsidRDefault="00686A6E" w:rsidP="00686A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FF"/>
          <w:kern w:val="0"/>
          <w:sz w:val="24"/>
          <w:szCs w:val="24"/>
          <w:lang w:val="en-US"/>
        </w:rPr>
        <w:t>CREATE</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PROCEDURE</w:t>
      </w:r>
      <w:r w:rsidRPr="00442F80">
        <w:rPr>
          <w:rFonts w:ascii="Consolas" w:hAnsi="Consolas" w:cs="Consolas"/>
          <w:color w:val="000000"/>
          <w:kern w:val="0"/>
          <w:sz w:val="24"/>
          <w:szCs w:val="24"/>
          <w:lang w:val="en-US"/>
        </w:rPr>
        <w:t xml:space="preserve"> updateProductMaterialByID</w:t>
      </w:r>
    </w:p>
    <w:p w14:paraId="6C18A7BB" w14:textId="77777777" w:rsidR="00686A6E" w:rsidRPr="00442F80" w:rsidRDefault="00686A6E" w:rsidP="00686A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lastRenderedPageBreak/>
        <w:tab/>
        <w:t xml:space="preserve">@productID </w:t>
      </w:r>
      <w:r w:rsidRPr="00442F80">
        <w:rPr>
          <w:rFonts w:ascii="Consolas" w:hAnsi="Consolas" w:cs="Consolas"/>
          <w:color w:val="0000FF"/>
          <w:kern w:val="0"/>
          <w:sz w:val="24"/>
          <w:szCs w:val="24"/>
          <w:lang w:val="en-US"/>
        </w:rPr>
        <w:t>varchar</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3</w:t>
      </w:r>
      <w:r w:rsidRPr="00442F80">
        <w:rPr>
          <w:rFonts w:ascii="Consolas" w:hAnsi="Consolas" w:cs="Consolas"/>
          <w:color w:val="808080"/>
          <w:kern w:val="0"/>
          <w:sz w:val="24"/>
          <w:szCs w:val="24"/>
          <w:lang w:val="en-US"/>
        </w:rPr>
        <w:t>),</w:t>
      </w:r>
    </w:p>
    <w:p w14:paraId="08E7A693" w14:textId="77777777" w:rsidR="00686A6E" w:rsidRPr="00442F80" w:rsidRDefault="00686A6E" w:rsidP="00686A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ab/>
        <w:t xml:space="preserve">@materialID </w:t>
      </w:r>
      <w:r w:rsidRPr="00442F80">
        <w:rPr>
          <w:rFonts w:ascii="Consolas" w:hAnsi="Consolas" w:cs="Consolas"/>
          <w:color w:val="0000FF"/>
          <w:kern w:val="0"/>
          <w:sz w:val="24"/>
          <w:szCs w:val="24"/>
          <w:lang w:val="en-US"/>
        </w:rPr>
        <w:t>varchar</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3</w:t>
      </w:r>
      <w:r w:rsidRPr="00442F80">
        <w:rPr>
          <w:rFonts w:ascii="Consolas" w:hAnsi="Consolas" w:cs="Consolas"/>
          <w:color w:val="808080"/>
          <w:kern w:val="0"/>
          <w:sz w:val="24"/>
          <w:szCs w:val="24"/>
          <w:lang w:val="en-US"/>
        </w:rPr>
        <w:t>),</w:t>
      </w:r>
    </w:p>
    <w:p w14:paraId="39EE0FC6" w14:textId="77777777" w:rsidR="00686A6E" w:rsidRPr="00442F80" w:rsidRDefault="00686A6E" w:rsidP="00686A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ab/>
        <w:t xml:space="preserve">@quantity </w:t>
      </w:r>
      <w:r w:rsidRPr="00442F80">
        <w:rPr>
          <w:rFonts w:ascii="Consolas" w:hAnsi="Consolas" w:cs="Consolas"/>
          <w:color w:val="0000FF"/>
          <w:kern w:val="0"/>
          <w:sz w:val="24"/>
          <w:szCs w:val="24"/>
          <w:lang w:val="en-US"/>
        </w:rPr>
        <w:t>INT</w:t>
      </w:r>
    </w:p>
    <w:p w14:paraId="7CDFE582" w14:textId="77777777" w:rsidR="00686A6E" w:rsidRPr="00442F80" w:rsidRDefault="00686A6E" w:rsidP="00686A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FF"/>
          <w:kern w:val="0"/>
          <w:sz w:val="24"/>
          <w:szCs w:val="24"/>
          <w:lang w:val="en-US"/>
        </w:rPr>
        <w:t>AS</w:t>
      </w:r>
    </w:p>
    <w:p w14:paraId="3474B07A" w14:textId="77777777" w:rsidR="00686A6E" w:rsidRPr="00442F80" w:rsidRDefault="00686A6E" w:rsidP="00686A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FF"/>
          <w:kern w:val="0"/>
          <w:sz w:val="24"/>
          <w:szCs w:val="24"/>
          <w:lang w:val="en-US"/>
        </w:rPr>
        <w:t>BEGIN</w:t>
      </w:r>
    </w:p>
    <w:p w14:paraId="7BA302B9" w14:textId="77777777" w:rsidR="00686A6E" w:rsidRPr="00442F80" w:rsidRDefault="00686A6E" w:rsidP="00686A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p>
    <w:p w14:paraId="37AC5B35" w14:textId="77777777" w:rsidR="00686A6E" w:rsidRPr="00442F80" w:rsidRDefault="00686A6E" w:rsidP="00686A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ab/>
      </w:r>
      <w:r w:rsidRPr="00442F80">
        <w:rPr>
          <w:rFonts w:ascii="Consolas" w:hAnsi="Consolas" w:cs="Consolas"/>
          <w:color w:val="008000"/>
          <w:kern w:val="0"/>
          <w:sz w:val="24"/>
          <w:szCs w:val="24"/>
          <w:lang w:val="en-US"/>
        </w:rPr>
        <w:t>-- Check for null or empty inputs for varchar/nvarchar fields</w:t>
      </w:r>
    </w:p>
    <w:p w14:paraId="6A33DE96" w14:textId="77777777" w:rsidR="00686A6E" w:rsidRPr="00442F80" w:rsidRDefault="00686A6E" w:rsidP="00686A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IF</w:t>
      </w:r>
      <w:r w:rsidRPr="00442F80">
        <w:rPr>
          <w:rFonts w:ascii="Consolas" w:hAnsi="Consolas" w:cs="Consolas"/>
          <w:color w:val="000000"/>
          <w:kern w:val="0"/>
          <w:sz w:val="24"/>
          <w:szCs w:val="24"/>
          <w:lang w:val="en-US"/>
        </w:rPr>
        <w:t xml:space="preserve"> @productID </w:t>
      </w:r>
      <w:r w:rsidRPr="00442F80">
        <w:rPr>
          <w:rFonts w:ascii="Consolas" w:hAnsi="Consolas" w:cs="Consolas"/>
          <w:color w:val="808080"/>
          <w:kern w:val="0"/>
          <w:sz w:val="24"/>
          <w:szCs w:val="24"/>
          <w:lang w:val="en-US"/>
        </w:rPr>
        <w:t>IS</w:t>
      </w:r>
      <w:r w:rsidRPr="00442F80">
        <w:rPr>
          <w:rFonts w:ascii="Consolas" w:hAnsi="Consolas" w:cs="Consolas"/>
          <w:color w:val="000000"/>
          <w:kern w:val="0"/>
          <w:sz w:val="24"/>
          <w:szCs w:val="24"/>
          <w:lang w:val="en-US"/>
        </w:rPr>
        <w:t xml:space="preserve"> </w:t>
      </w:r>
      <w:r w:rsidRPr="00442F80">
        <w:rPr>
          <w:rFonts w:ascii="Consolas" w:hAnsi="Consolas" w:cs="Consolas"/>
          <w:color w:val="808080"/>
          <w:kern w:val="0"/>
          <w:sz w:val="24"/>
          <w:szCs w:val="24"/>
          <w:lang w:val="en-US"/>
        </w:rPr>
        <w:t>NULL</w:t>
      </w:r>
      <w:r w:rsidRPr="00442F80">
        <w:rPr>
          <w:rFonts w:ascii="Consolas" w:hAnsi="Consolas" w:cs="Consolas"/>
          <w:color w:val="000000"/>
          <w:kern w:val="0"/>
          <w:sz w:val="24"/>
          <w:szCs w:val="24"/>
          <w:lang w:val="en-US"/>
        </w:rPr>
        <w:t xml:space="preserve"> </w:t>
      </w:r>
      <w:r w:rsidRPr="00442F80">
        <w:rPr>
          <w:rFonts w:ascii="Consolas" w:hAnsi="Consolas" w:cs="Consolas"/>
          <w:color w:val="808080"/>
          <w:kern w:val="0"/>
          <w:sz w:val="24"/>
          <w:szCs w:val="24"/>
          <w:lang w:val="en-US"/>
        </w:rPr>
        <w:t>OR</w:t>
      </w:r>
      <w:r w:rsidRPr="00442F80">
        <w:rPr>
          <w:rFonts w:ascii="Consolas" w:hAnsi="Consolas" w:cs="Consolas"/>
          <w:color w:val="000000"/>
          <w:kern w:val="0"/>
          <w:sz w:val="24"/>
          <w:szCs w:val="24"/>
          <w:lang w:val="en-US"/>
        </w:rPr>
        <w:t xml:space="preserve"> </w:t>
      </w:r>
      <w:r w:rsidRPr="00442F80">
        <w:rPr>
          <w:rFonts w:ascii="Consolas" w:hAnsi="Consolas" w:cs="Consolas"/>
          <w:color w:val="FF00FF"/>
          <w:kern w:val="0"/>
          <w:sz w:val="24"/>
          <w:szCs w:val="24"/>
          <w:lang w:val="en-US"/>
        </w:rPr>
        <w:t>LTRIM</w:t>
      </w:r>
      <w:r w:rsidRPr="00442F80">
        <w:rPr>
          <w:rFonts w:ascii="Consolas" w:hAnsi="Consolas" w:cs="Consolas"/>
          <w:color w:val="808080"/>
          <w:kern w:val="0"/>
          <w:sz w:val="24"/>
          <w:szCs w:val="24"/>
          <w:lang w:val="en-US"/>
        </w:rPr>
        <w:t>(</w:t>
      </w:r>
      <w:r w:rsidRPr="00442F80">
        <w:rPr>
          <w:rFonts w:ascii="Consolas" w:hAnsi="Consolas" w:cs="Consolas"/>
          <w:color w:val="FF00FF"/>
          <w:kern w:val="0"/>
          <w:sz w:val="24"/>
          <w:szCs w:val="24"/>
          <w:lang w:val="en-US"/>
        </w:rPr>
        <w:t>RTRIM</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@productID</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FF0000"/>
          <w:kern w:val="0"/>
          <w:sz w:val="24"/>
          <w:szCs w:val="24"/>
          <w:lang w:val="en-US"/>
        </w:rPr>
        <w:t>''</w:t>
      </w:r>
    </w:p>
    <w:p w14:paraId="62EF14A1" w14:textId="77777777" w:rsidR="00686A6E" w:rsidRPr="00442F80" w:rsidRDefault="00686A6E" w:rsidP="00686A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BEGIN</w:t>
      </w:r>
    </w:p>
    <w:p w14:paraId="08F75329" w14:textId="77777777" w:rsidR="00686A6E" w:rsidRPr="00442F80" w:rsidRDefault="00686A6E" w:rsidP="00686A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RAISERROR</w:t>
      </w:r>
      <w:r w:rsidRPr="00442F80">
        <w:rPr>
          <w:rFonts w:ascii="Consolas" w:hAnsi="Consolas" w:cs="Consolas"/>
          <w:color w:val="808080"/>
          <w:kern w:val="0"/>
          <w:sz w:val="24"/>
          <w:szCs w:val="24"/>
          <w:lang w:val="en-US"/>
        </w:rPr>
        <w:t>(</w:t>
      </w:r>
      <w:r w:rsidRPr="00442F80">
        <w:rPr>
          <w:rFonts w:ascii="Consolas" w:hAnsi="Consolas" w:cs="Consolas"/>
          <w:color w:val="FF0000"/>
          <w:kern w:val="0"/>
          <w:sz w:val="24"/>
          <w:szCs w:val="24"/>
          <w:lang w:val="en-US"/>
        </w:rPr>
        <w:t>'Error: ProductID must not be null or empty.'</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16</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1</w:t>
      </w:r>
      <w:r w:rsidRPr="00442F80">
        <w:rPr>
          <w:rFonts w:ascii="Consolas" w:hAnsi="Consolas" w:cs="Consolas"/>
          <w:color w:val="808080"/>
          <w:kern w:val="0"/>
          <w:sz w:val="24"/>
          <w:szCs w:val="24"/>
          <w:lang w:val="en-US"/>
        </w:rPr>
        <w:t>);</w:t>
      </w:r>
    </w:p>
    <w:p w14:paraId="133E0A3D" w14:textId="77777777" w:rsidR="00686A6E" w:rsidRPr="00442F80" w:rsidRDefault="00686A6E" w:rsidP="00686A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RETURN</w:t>
      </w:r>
      <w:r w:rsidRPr="00442F80">
        <w:rPr>
          <w:rFonts w:ascii="Consolas" w:hAnsi="Consolas" w:cs="Consolas"/>
          <w:color w:val="808080"/>
          <w:kern w:val="0"/>
          <w:sz w:val="24"/>
          <w:szCs w:val="24"/>
          <w:lang w:val="en-US"/>
        </w:rPr>
        <w:t>;</w:t>
      </w:r>
    </w:p>
    <w:p w14:paraId="4E1B7E6E" w14:textId="77777777" w:rsidR="00686A6E" w:rsidRPr="00442F80" w:rsidRDefault="00686A6E" w:rsidP="00686A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END</w:t>
      </w:r>
    </w:p>
    <w:p w14:paraId="0FCE2B9D" w14:textId="77777777" w:rsidR="00686A6E" w:rsidRPr="00442F80" w:rsidRDefault="00686A6E" w:rsidP="00686A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p>
    <w:p w14:paraId="736BDDDB" w14:textId="77777777" w:rsidR="00686A6E" w:rsidRPr="00442F80" w:rsidRDefault="00686A6E" w:rsidP="00686A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IF</w:t>
      </w:r>
      <w:r w:rsidRPr="00442F80">
        <w:rPr>
          <w:rFonts w:ascii="Consolas" w:hAnsi="Consolas" w:cs="Consolas"/>
          <w:color w:val="000000"/>
          <w:kern w:val="0"/>
          <w:sz w:val="24"/>
          <w:szCs w:val="24"/>
          <w:lang w:val="en-US"/>
        </w:rPr>
        <w:t xml:space="preserve"> @materialID </w:t>
      </w:r>
      <w:r w:rsidRPr="00442F80">
        <w:rPr>
          <w:rFonts w:ascii="Consolas" w:hAnsi="Consolas" w:cs="Consolas"/>
          <w:color w:val="808080"/>
          <w:kern w:val="0"/>
          <w:sz w:val="24"/>
          <w:szCs w:val="24"/>
          <w:lang w:val="en-US"/>
        </w:rPr>
        <w:t>IS</w:t>
      </w:r>
      <w:r w:rsidRPr="00442F80">
        <w:rPr>
          <w:rFonts w:ascii="Consolas" w:hAnsi="Consolas" w:cs="Consolas"/>
          <w:color w:val="000000"/>
          <w:kern w:val="0"/>
          <w:sz w:val="24"/>
          <w:szCs w:val="24"/>
          <w:lang w:val="en-US"/>
        </w:rPr>
        <w:t xml:space="preserve"> </w:t>
      </w:r>
      <w:r w:rsidRPr="00442F80">
        <w:rPr>
          <w:rFonts w:ascii="Consolas" w:hAnsi="Consolas" w:cs="Consolas"/>
          <w:color w:val="808080"/>
          <w:kern w:val="0"/>
          <w:sz w:val="24"/>
          <w:szCs w:val="24"/>
          <w:lang w:val="en-US"/>
        </w:rPr>
        <w:t>NULL</w:t>
      </w:r>
      <w:r w:rsidRPr="00442F80">
        <w:rPr>
          <w:rFonts w:ascii="Consolas" w:hAnsi="Consolas" w:cs="Consolas"/>
          <w:color w:val="000000"/>
          <w:kern w:val="0"/>
          <w:sz w:val="24"/>
          <w:szCs w:val="24"/>
          <w:lang w:val="en-US"/>
        </w:rPr>
        <w:t xml:space="preserve"> </w:t>
      </w:r>
      <w:r w:rsidRPr="00442F80">
        <w:rPr>
          <w:rFonts w:ascii="Consolas" w:hAnsi="Consolas" w:cs="Consolas"/>
          <w:color w:val="808080"/>
          <w:kern w:val="0"/>
          <w:sz w:val="24"/>
          <w:szCs w:val="24"/>
          <w:lang w:val="en-US"/>
        </w:rPr>
        <w:t>OR</w:t>
      </w:r>
      <w:r w:rsidRPr="00442F80">
        <w:rPr>
          <w:rFonts w:ascii="Consolas" w:hAnsi="Consolas" w:cs="Consolas"/>
          <w:color w:val="000000"/>
          <w:kern w:val="0"/>
          <w:sz w:val="24"/>
          <w:szCs w:val="24"/>
          <w:lang w:val="en-US"/>
        </w:rPr>
        <w:t xml:space="preserve"> </w:t>
      </w:r>
      <w:r w:rsidRPr="00442F80">
        <w:rPr>
          <w:rFonts w:ascii="Consolas" w:hAnsi="Consolas" w:cs="Consolas"/>
          <w:color w:val="FF00FF"/>
          <w:kern w:val="0"/>
          <w:sz w:val="24"/>
          <w:szCs w:val="24"/>
          <w:lang w:val="en-US"/>
        </w:rPr>
        <w:t>LTRIM</w:t>
      </w:r>
      <w:r w:rsidRPr="00442F80">
        <w:rPr>
          <w:rFonts w:ascii="Consolas" w:hAnsi="Consolas" w:cs="Consolas"/>
          <w:color w:val="808080"/>
          <w:kern w:val="0"/>
          <w:sz w:val="24"/>
          <w:szCs w:val="24"/>
          <w:lang w:val="en-US"/>
        </w:rPr>
        <w:t>(</w:t>
      </w:r>
      <w:r w:rsidRPr="00442F80">
        <w:rPr>
          <w:rFonts w:ascii="Consolas" w:hAnsi="Consolas" w:cs="Consolas"/>
          <w:color w:val="FF00FF"/>
          <w:kern w:val="0"/>
          <w:sz w:val="24"/>
          <w:szCs w:val="24"/>
          <w:lang w:val="en-US"/>
        </w:rPr>
        <w:t>RTRIM</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@materialID</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FF0000"/>
          <w:kern w:val="0"/>
          <w:sz w:val="24"/>
          <w:szCs w:val="24"/>
          <w:lang w:val="en-US"/>
        </w:rPr>
        <w:t>''</w:t>
      </w:r>
    </w:p>
    <w:p w14:paraId="0C2B00C4" w14:textId="77777777" w:rsidR="00686A6E" w:rsidRPr="00442F80" w:rsidRDefault="00686A6E" w:rsidP="00686A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BEGIN</w:t>
      </w:r>
    </w:p>
    <w:p w14:paraId="68C90963" w14:textId="77777777" w:rsidR="00686A6E" w:rsidRPr="00442F80" w:rsidRDefault="00686A6E" w:rsidP="00686A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RAISERROR</w:t>
      </w:r>
      <w:r w:rsidRPr="00442F80">
        <w:rPr>
          <w:rFonts w:ascii="Consolas" w:hAnsi="Consolas" w:cs="Consolas"/>
          <w:color w:val="808080"/>
          <w:kern w:val="0"/>
          <w:sz w:val="24"/>
          <w:szCs w:val="24"/>
          <w:lang w:val="en-US"/>
        </w:rPr>
        <w:t>(</w:t>
      </w:r>
      <w:r w:rsidRPr="00442F80">
        <w:rPr>
          <w:rFonts w:ascii="Consolas" w:hAnsi="Consolas" w:cs="Consolas"/>
          <w:color w:val="FF0000"/>
          <w:kern w:val="0"/>
          <w:sz w:val="24"/>
          <w:szCs w:val="24"/>
          <w:lang w:val="en-US"/>
        </w:rPr>
        <w:t>'Error: MaterialID must not be null or empty.'</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16</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1</w:t>
      </w:r>
      <w:r w:rsidRPr="00442F80">
        <w:rPr>
          <w:rFonts w:ascii="Consolas" w:hAnsi="Consolas" w:cs="Consolas"/>
          <w:color w:val="808080"/>
          <w:kern w:val="0"/>
          <w:sz w:val="24"/>
          <w:szCs w:val="24"/>
          <w:lang w:val="en-US"/>
        </w:rPr>
        <w:t>);</w:t>
      </w:r>
    </w:p>
    <w:p w14:paraId="0379FEEC" w14:textId="77777777" w:rsidR="00686A6E" w:rsidRPr="00442F80" w:rsidRDefault="00686A6E" w:rsidP="00686A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RETURN</w:t>
      </w:r>
      <w:r w:rsidRPr="00442F80">
        <w:rPr>
          <w:rFonts w:ascii="Consolas" w:hAnsi="Consolas" w:cs="Consolas"/>
          <w:color w:val="808080"/>
          <w:kern w:val="0"/>
          <w:sz w:val="24"/>
          <w:szCs w:val="24"/>
          <w:lang w:val="en-US"/>
        </w:rPr>
        <w:t>;</w:t>
      </w:r>
    </w:p>
    <w:p w14:paraId="7A35630C" w14:textId="77777777" w:rsidR="00686A6E" w:rsidRPr="00442F80" w:rsidRDefault="00686A6E" w:rsidP="00686A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END</w:t>
      </w:r>
    </w:p>
    <w:p w14:paraId="6D25AFDA" w14:textId="77777777" w:rsidR="00686A6E" w:rsidRPr="00442F80" w:rsidRDefault="00686A6E" w:rsidP="00686A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p>
    <w:p w14:paraId="59D83EFF" w14:textId="77777777" w:rsidR="00686A6E" w:rsidRPr="00442F80" w:rsidRDefault="00686A6E" w:rsidP="00686A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ab/>
      </w:r>
      <w:r w:rsidRPr="00442F80">
        <w:rPr>
          <w:rFonts w:ascii="Consolas" w:hAnsi="Consolas" w:cs="Consolas"/>
          <w:color w:val="0000FF"/>
          <w:kern w:val="0"/>
          <w:sz w:val="24"/>
          <w:szCs w:val="24"/>
          <w:lang w:val="en-US"/>
        </w:rPr>
        <w:t>IF</w:t>
      </w:r>
      <w:r w:rsidRPr="00442F80">
        <w:rPr>
          <w:rFonts w:ascii="Consolas" w:hAnsi="Consolas" w:cs="Consolas"/>
          <w:color w:val="000000"/>
          <w:kern w:val="0"/>
          <w:sz w:val="24"/>
          <w:szCs w:val="24"/>
          <w:lang w:val="en-US"/>
        </w:rPr>
        <w:t xml:space="preserve"> @quantity </w:t>
      </w:r>
      <w:r w:rsidRPr="00442F80">
        <w:rPr>
          <w:rFonts w:ascii="Consolas" w:hAnsi="Consolas" w:cs="Consolas"/>
          <w:color w:val="808080"/>
          <w:kern w:val="0"/>
          <w:sz w:val="24"/>
          <w:szCs w:val="24"/>
          <w:lang w:val="en-US"/>
        </w:rPr>
        <w:t>IS</w:t>
      </w:r>
      <w:r w:rsidRPr="00442F80">
        <w:rPr>
          <w:rFonts w:ascii="Consolas" w:hAnsi="Consolas" w:cs="Consolas"/>
          <w:color w:val="000000"/>
          <w:kern w:val="0"/>
          <w:sz w:val="24"/>
          <w:szCs w:val="24"/>
          <w:lang w:val="en-US"/>
        </w:rPr>
        <w:t xml:space="preserve"> </w:t>
      </w:r>
      <w:r w:rsidRPr="00442F80">
        <w:rPr>
          <w:rFonts w:ascii="Consolas" w:hAnsi="Consolas" w:cs="Consolas"/>
          <w:color w:val="808080"/>
          <w:kern w:val="0"/>
          <w:sz w:val="24"/>
          <w:szCs w:val="24"/>
          <w:lang w:val="en-US"/>
        </w:rPr>
        <w:t>NULL</w:t>
      </w:r>
      <w:r w:rsidRPr="00442F80">
        <w:rPr>
          <w:rFonts w:ascii="Consolas" w:hAnsi="Consolas" w:cs="Consolas"/>
          <w:color w:val="000000"/>
          <w:kern w:val="0"/>
          <w:sz w:val="24"/>
          <w:szCs w:val="24"/>
          <w:lang w:val="en-US"/>
        </w:rPr>
        <w:t xml:space="preserve"> </w:t>
      </w:r>
      <w:r w:rsidRPr="00442F80">
        <w:rPr>
          <w:rFonts w:ascii="Consolas" w:hAnsi="Consolas" w:cs="Consolas"/>
          <w:color w:val="808080"/>
          <w:kern w:val="0"/>
          <w:sz w:val="24"/>
          <w:szCs w:val="24"/>
          <w:lang w:val="en-US"/>
        </w:rPr>
        <w:t>OR</w:t>
      </w:r>
      <w:r w:rsidRPr="00442F80">
        <w:rPr>
          <w:rFonts w:ascii="Consolas" w:hAnsi="Consolas" w:cs="Consolas"/>
          <w:color w:val="000000"/>
          <w:kern w:val="0"/>
          <w:sz w:val="24"/>
          <w:szCs w:val="24"/>
          <w:lang w:val="en-US"/>
        </w:rPr>
        <w:t xml:space="preserve"> @quantity </w:t>
      </w:r>
      <w:r w:rsidRPr="00442F80">
        <w:rPr>
          <w:rFonts w:ascii="Consolas" w:hAnsi="Consolas" w:cs="Consolas"/>
          <w:color w:val="808080"/>
          <w:kern w:val="0"/>
          <w:sz w:val="24"/>
          <w:szCs w:val="24"/>
          <w:lang w:val="en-US"/>
        </w:rPr>
        <w:t>&lt;=</w:t>
      </w:r>
      <w:r w:rsidRPr="00442F80">
        <w:rPr>
          <w:rFonts w:ascii="Consolas" w:hAnsi="Consolas" w:cs="Consolas"/>
          <w:color w:val="000000"/>
          <w:kern w:val="0"/>
          <w:sz w:val="24"/>
          <w:szCs w:val="24"/>
          <w:lang w:val="en-US"/>
        </w:rPr>
        <w:t xml:space="preserve"> 0 </w:t>
      </w:r>
      <w:r w:rsidRPr="00442F80">
        <w:rPr>
          <w:rFonts w:ascii="Consolas" w:hAnsi="Consolas" w:cs="Consolas"/>
          <w:color w:val="808080"/>
          <w:kern w:val="0"/>
          <w:sz w:val="24"/>
          <w:szCs w:val="24"/>
          <w:lang w:val="en-US"/>
        </w:rPr>
        <w:t>OR</w:t>
      </w:r>
      <w:r w:rsidRPr="00442F80">
        <w:rPr>
          <w:rFonts w:ascii="Consolas" w:hAnsi="Consolas" w:cs="Consolas"/>
          <w:color w:val="000000"/>
          <w:kern w:val="0"/>
          <w:sz w:val="24"/>
          <w:szCs w:val="24"/>
          <w:lang w:val="en-US"/>
        </w:rPr>
        <w:t xml:space="preserve"> </w:t>
      </w:r>
      <w:r w:rsidRPr="00442F80">
        <w:rPr>
          <w:rFonts w:ascii="Consolas" w:hAnsi="Consolas" w:cs="Consolas"/>
          <w:color w:val="FF00FF"/>
          <w:kern w:val="0"/>
          <w:sz w:val="24"/>
          <w:szCs w:val="24"/>
          <w:lang w:val="en-US"/>
        </w:rPr>
        <w:t>LTRIM</w:t>
      </w:r>
      <w:r w:rsidRPr="00442F80">
        <w:rPr>
          <w:rFonts w:ascii="Consolas" w:hAnsi="Consolas" w:cs="Consolas"/>
          <w:color w:val="808080"/>
          <w:kern w:val="0"/>
          <w:sz w:val="24"/>
          <w:szCs w:val="24"/>
          <w:lang w:val="en-US"/>
        </w:rPr>
        <w:t>(</w:t>
      </w:r>
      <w:r w:rsidRPr="00442F80">
        <w:rPr>
          <w:rFonts w:ascii="Consolas" w:hAnsi="Consolas" w:cs="Consolas"/>
          <w:color w:val="FF00FF"/>
          <w:kern w:val="0"/>
          <w:sz w:val="24"/>
          <w:szCs w:val="24"/>
          <w:lang w:val="en-US"/>
        </w:rPr>
        <w:t>RTRIM</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@quantity</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FF0000"/>
          <w:kern w:val="0"/>
          <w:sz w:val="24"/>
          <w:szCs w:val="24"/>
          <w:lang w:val="en-US"/>
        </w:rPr>
        <w:t>''</w:t>
      </w:r>
    </w:p>
    <w:p w14:paraId="57F59FC4" w14:textId="77777777" w:rsidR="00686A6E" w:rsidRPr="00442F80" w:rsidRDefault="00686A6E" w:rsidP="00686A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BEGIN</w:t>
      </w:r>
    </w:p>
    <w:p w14:paraId="04FF07F6" w14:textId="77777777" w:rsidR="00686A6E" w:rsidRPr="00442F80" w:rsidRDefault="00686A6E" w:rsidP="00686A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RAISERROR</w:t>
      </w:r>
      <w:r w:rsidRPr="00442F80">
        <w:rPr>
          <w:rFonts w:ascii="Consolas" w:hAnsi="Consolas" w:cs="Consolas"/>
          <w:color w:val="808080"/>
          <w:kern w:val="0"/>
          <w:sz w:val="24"/>
          <w:szCs w:val="24"/>
          <w:lang w:val="en-US"/>
        </w:rPr>
        <w:t>(</w:t>
      </w:r>
      <w:r w:rsidRPr="00442F80">
        <w:rPr>
          <w:rFonts w:ascii="Consolas" w:hAnsi="Consolas" w:cs="Consolas"/>
          <w:color w:val="FF0000"/>
          <w:kern w:val="0"/>
          <w:sz w:val="24"/>
          <w:szCs w:val="24"/>
          <w:lang w:val="en-US"/>
        </w:rPr>
        <w:t>'Error: Quantity must be &gt; 0 and cannot be null.'</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16</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1</w:t>
      </w:r>
      <w:r w:rsidRPr="00442F80">
        <w:rPr>
          <w:rFonts w:ascii="Consolas" w:hAnsi="Consolas" w:cs="Consolas"/>
          <w:color w:val="808080"/>
          <w:kern w:val="0"/>
          <w:sz w:val="24"/>
          <w:szCs w:val="24"/>
          <w:lang w:val="en-US"/>
        </w:rPr>
        <w:t>);</w:t>
      </w:r>
    </w:p>
    <w:p w14:paraId="46E10F1B" w14:textId="77777777" w:rsidR="00686A6E" w:rsidRPr="00442F80" w:rsidRDefault="00686A6E" w:rsidP="00686A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RETURN</w:t>
      </w:r>
      <w:r w:rsidRPr="00442F80">
        <w:rPr>
          <w:rFonts w:ascii="Consolas" w:hAnsi="Consolas" w:cs="Consolas"/>
          <w:color w:val="808080"/>
          <w:kern w:val="0"/>
          <w:sz w:val="24"/>
          <w:szCs w:val="24"/>
          <w:lang w:val="en-US"/>
        </w:rPr>
        <w:t>;</w:t>
      </w:r>
    </w:p>
    <w:p w14:paraId="430D5520" w14:textId="77777777" w:rsidR="00686A6E" w:rsidRPr="00442F80" w:rsidRDefault="00686A6E" w:rsidP="00686A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END</w:t>
      </w:r>
    </w:p>
    <w:p w14:paraId="7187900D" w14:textId="77777777" w:rsidR="00686A6E" w:rsidRPr="00442F80" w:rsidRDefault="00686A6E" w:rsidP="00686A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p>
    <w:p w14:paraId="78AE4458" w14:textId="77777777" w:rsidR="00686A6E" w:rsidRPr="00442F80" w:rsidRDefault="00686A6E" w:rsidP="00686A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ab/>
      </w:r>
      <w:r w:rsidRPr="00442F80">
        <w:rPr>
          <w:rFonts w:ascii="Consolas" w:hAnsi="Consolas" w:cs="Consolas"/>
          <w:color w:val="0000FF"/>
          <w:kern w:val="0"/>
          <w:sz w:val="24"/>
          <w:szCs w:val="24"/>
          <w:lang w:val="en-US"/>
        </w:rPr>
        <w:t>DECLARE</w:t>
      </w:r>
      <w:r w:rsidRPr="00442F80">
        <w:rPr>
          <w:rFonts w:ascii="Consolas" w:hAnsi="Consolas" w:cs="Consolas"/>
          <w:color w:val="000000"/>
          <w:kern w:val="0"/>
          <w:sz w:val="24"/>
          <w:szCs w:val="24"/>
          <w:lang w:val="en-US"/>
        </w:rPr>
        <w:t xml:space="preserve"> @ErrorMessage </w:t>
      </w:r>
      <w:r w:rsidRPr="00442F80">
        <w:rPr>
          <w:rFonts w:ascii="Consolas" w:hAnsi="Consolas" w:cs="Consolas"/>
          <w:color w:val="0000FF"/>
          <w:kern w:val="0"/>
          <w:sz w:val="24"/>
          <w:szCs w:val="24"/>
          <w:lang w:val="en-US"/>
        </w:rPr>
        <w:t>NVARCHAR</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4000</w:t>
      </w:r>
      <w:r w:rsidRPr="00442F80">
        <w:rPr>
          <w:rFonts w:ascii="Consolas" w:hAnsi="Consolas" w:cs="Consolas"/>
          <w:color w:val="808080"/>
          <w:kern w:val="0"/>
          <w:sz w:val="24"/>
          <w:szCs w:val="24"/>
          <w:lang w:val="en-US"/>
        </w:rPr>
        <w:t>);</w:t>
      </w:r>
    </w:p>
    <w:p w14:paraId="5080ED76" w14:textId="77777777" w:rsidR="00686A6E" w:rsidRPr="00442F80" w:rsidRDefault="00686A6E" w:rsidP="00686A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8000"/>
          <w:kern w:val="0"/>
          <w:sz w:val="24"/>
          <w:szCs w:val="24"/>
          <w:lang w:val="en-US"/>
        </w:rPr>
        <w:t>-- If all checks pass, proceed with the insert</w:t>
      </w:r>
    </w:p>
    <w:p w14:paraId="7D22ADB1" w14:textId="77777777" w:rsidR="00686A6E" w:rsidRPr="00442F80" w:rsidRDefault="00686A6E" w:rsidP="00686A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BEGIN</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TRY</w:t>
      </w:r>
    </w:p>
    <w:p w14:paraId="366E59BC" w14:textId="77777777" w:rsidR="00686A6E" w:rsidRPr="00442F80" w:rsidRDefault="00686A6E" w:rsidP="00686A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FF00FF"/>
          <w:kern w:val="0"/>
          <w:sz w:val="24"/>
          <w:szCs w:val="24"/>
          <w:lang w:val="en-US"/>
        </w:rPr>
        <w:t>UPDATE</w:t>
      </w:r>
      <w:r w:rsidRPr="00442F80">
        <w:rPr>
          <w:rFonts w:ascii="Consolas" w:hAnsi="Consolas" w:cs="Consolas"/>
          <w:color w:val="000000"/>
          <w:kern w:val="0"/>
          <w:sz w:val="24"/>
          <w:szCs w:val="24"/>
          <w:lang w:val="en-US"/>
        </w:rPr>
        <w:t xml:space="preserve"> Product_Material</w:t>
      </w:r>
    </w:p>
    <w:p w14:paraId="427553A5" w14:textId="77777777" w:rsidR="00686A6E" w:rsidRPr="00442F80" w:rsidRDefault="00686A6E" w:rsidP="00686A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ab/>
      </w:r>
      <w:r w:rsidRPr="00442F80">
        <w:rPr>
          <w:rFonts w:ascii="Consolas" w:hAnsi="Consolas" w:cs="Consolas"/>
          <w:color w:val="000000"/>
          <w:kern w:val="0"/>
          <w:sz w:val="24"/>
          <w:szCs w:val="24"/>
          <w:lang w:val="en-US"/>
        </w:rPr>
        <w:tab/>
      </w:r>
      <w:r w:rsidRPr="00442F80">
        <w:rPr>
          <w:rFonts w:ascii="Consolas" w:hAnsi="Consolas" w:cs="Consolas"/>
          <w:color w:val="0000FF"/>
          <w:kern w:val="0"/>
          <w:sz w:val="24"/>
          <w:szCs w:val="24"/>
          <w:lang w:val="en-US"/>
        </w:rPr>
        <w:t>SET</w:t>
      </w:r>
      <w:r w:rsidRPr="00442F80">
        <w:rPr>
          <w:rFonts w:ascii="Consolas" w:hAnsi="Consolas" w:cs="Consolas"/>
          <w:color w:val="000000"/>
          <w:kern w:val="0"/>
          <w:sz w:val="24"/>
          <w:szCs w:val="24"/>
          <w:lang w:val="en-US"/>
        </w:rPr>
        <w:t xml:space="preserve"> quantity </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@quantity</w:t>
      </w:r>
    </w:p>
    <w:p w14:paraId="2A16AC52" w14:textId="77777777" w:rsidR="00686A6E" w:rsidRPr="00442F80" w:rsidRDefault="00686A6E" w:rsidP="00686A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ab/>
      </w:r>
      <w:r w:rsidRPr="00442F80">
        <w:rPr>
          <w:rFonts w:ascii="Consolas" w:hAnsi="Consolas" w:cs="Consolas"/>
          <w:color w:val="000000"/>
          <w:kern w:val="0"/>
          <w:sz w:val="24"/>
          <w:szCs w:val="24"/>
          <w:lang w:val="en-US"/>
        </w:rPr>
        <w:tab/>
      </w:r>
      <w:r w:rsidRPr="00442F80">
        <w:rPr>
          <w:rFonts w:ascii="Consolas" w:hAnsi="Consolas" w:cs="Consolas"/>
          <w:color w:val="0000FF"/>
          <w:kern w:val="0"/>
          <w:sz w:val="24"/>
          <w:szCs w:val="24"/>
          <w:lang w:val="en-US"/>
        </w:rPr>
        <w:t>WHERE</w:t>
      </w:r>
      <w:r w:rsidRPr="00442F80">
        <w:rPr>
          <w:rFonts w:ascii="Consolas" w:hAnsi="Consolas" w:cs="Consolas"/>
          <w:color w:val="000000"/>
          <w:kern w:val="0"/>
          <w:sz w:val="24"/>
          <w:szCs w:val="24"/>
          <w:lang w:val="en-US"/>
        </w:rPr>
        <w:t xml:space="preserve"> productID </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@productID </w:t>
      </w:r>
      <w:r w:rsidRPr="00442F80">
        <w:rPr>
          <w:rFonts w:ascii="Consolas" w:hAnsi="Consolas" w:cs="Consolas"/>
          <w:color w:val="808080"/>
          <w:kern w:val="0"/>
          <w:sz w:val="24"/>
          <w:szCs w:val="24"/>
          <w:lang w:val="en-US"/>
        </w:rPr>
        <w:t>AND</w:t>
      </w:r>
      <w:r w:rsidRPr="00442F80">
        <w:rPr>
          <w:rFonts w:ascii="Consolas" w:hAnsi="Consolas" w:cs="Consolas"/>
          <w:color w:val="000000"/>
          <w:kern w:val="0"/>
          <w:sz w:val="24"/>
          <w:szCs w:val="24"/>
          <w:lang w:val="en-US"/>
        </w:rPr>
        <w:t xml:space="preserve"> materialID </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@materialID</w:t>
      </w:r>
    </w:p>
    <w:p w14:paraId="42DD954A" w14:textId="77777777" w:rsidR="00686A6E" w:rsidRPr="00442F80" w:rsidRDefault="00686A6E" w:rsidP="00686A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END</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TRY</w:t>
      </w:r>
    </w:p>
    <w:p w14:paraId="49B50702" w14:textId="77777777" w:rsidR="00686A6E" w:rsidRPr="00442F80" w:rsidRDefault="00686A6E" w:rsidP="00686A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BEGIN</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CATCH</w:t>
      </w:r>
    </w:p>
    <w:p w14:paraId="40DAAA5F" w14:textId="77777777" w:rsidR="00686A6E" w:rsidRPr="00442F80" w:rsidRDefault="00686A6E" w:rsidP="00686A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8000"/>
          <w:kern w:val="0"/>
          <w:sz w:val="24"/>
          <w:szCs w:val="24"/>
          <w:lang w:val="en-US"/>
        </w:rPr>
        <w:t>-- Catch block to handle SQL errors during the insert operation</w:t>
      </w:r>
    </w:p>
    <w:p w14:paraId="1FC6E5C4" w14:textId="77777777" w:rsidR="00686A6E" w:rsidRPr="00442F80" w:rsidRDefault="00686A6E" w:rsidP="00686A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ab/>
      </w:r>
      <w:r w:rsidRPr="00442F80">
        <w:rPr>
          <w:rFonts w:ascii="Consolas" w:hAnsi="Consolas" w:cs="Consolas"/>
          <w:color w:val="000000"/>
          <w:kern w:val="0"/>
          <w:sz w:val="24"/>
          <w:szCs w:val="24"/>
          <w:lang w:val="en-US"/>
        </w:rPr>
        <w:tab/>
      </w:r>
      <w:r w:rsidRPr="00442F80">
        <w:rPr>
          <w:rFonts w:ascii="Consolas" w:hAnsi="Consolas" w:cs="Consolas"/>
          <w:color w:val="0000FF"/>
          <w:kern w:val="0"/>
          <w:sz w:val="24"/>
          <w:szCs w:val="24"/>
          <w:lang w:val="en-US"/>
        </w:rPr>
        <w:t>SET</w:t>
      </w:r>
      <w:r w:rsidRPr="00442F80">
        <w:rPr>
          <w:rFonts w:ascii="Consolas" w:hAnsi="Consolas" w:cs="Consolas"/>
          <w:color w:val="000000"/>
          <w:kern w:val="0"/>
          <w:sz w:val="24"/>
          <w:szCs w:val="24"/>
          <w:lang w:val="en-US"/>
        </w:rPr>
        <w:t xml:space="preserve"> @ErrorMessage </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FF00FF"/>
          <w:kern w:val="0"/>
          <w:sz w:val="24"/>
          <w:szCs w:val="24"/>
          <w:lang w:val="en-US"/>
        </w:rPr>
        <w:t>ERROR_MESSAGE</w:t>
      </w:r>
      <w:r w:rsidRPr="00442F80">
        <w:rPr>
          <w:rFonts w:ascii="Consolas" w:hAnsi="Consolas" w:cs="Consolas"/>
          <w:color w:val="808080"/>
          <w:kern w:val="0"/>
          <w:sz w:val="24"/>
          <w:szCs w:val="24"/>
          <w:lang w:val="en-US"/>
        </w:rPr>
        <w:t>();</w:t>
      </w:r>
    </w:p>
    <w:p w14:paraId="2C694F38" w14:textId="77777777" w:rsidR="00686A6E" w:rsidRPr="00442F80" w:rsidRDefault="00686A6E" w:rsidP="00686A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RAISERROR</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@ErrorMessage</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16</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1</w:t>
      </w:r>
      <w:r w:rsidRPr="00442F80">
        <w:rPr>
          <w:rFonts w:ascii="Consolas" w:hAnsi="Consolas" w:cs="Consolas"/>
          <w:color w:val="808080"/>
          <w:kern w:val="0"/>
          <w:sz w:val="24"/>
          <w:szCs w:val="24"/>
          <w:lang w:val="en-US"/>
        </w:rPr>
        <w:t>);</w:t>
      </w:r>
    </w:p>
    <w:p w14:paraId="5F10E7F7" w14:textId="77777777" w:rsidR="00686A6E" w:rsidRPr="00442F80" w:rsidRDefault="00686A6E" w:rsidP="00686A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END</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CATCH</w:t>
      </w:r>
    </w:p>
    <w:p w14:paraId="269FD9A8" w14:textId="77777777" w:rsidR="00686A6E" w:rsidRPr="00442F80" w:rsidRDefault="00686A6E" w:rsidP="00686A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FF"/>
          <w:kern w:val="0"/>
          <w:sz w:val="24"/>
          <w:szCs w:val="24"/>
          <w:lang w:val="en-US"/>
        </w:rPr>
        <w:t>END</w:t>
      </w:r>
    </w:p>
    <w:p w14:paraId="6E5748F9" w14:textId="5D6DBD39" w:rsidR="00417995" w:rsidRPr="00442F80" w:rsidRDefault="00686A6E" w:rsidP="00686A6E">
      <w:pPr>
        <w:pBdr>
          <w:top w:val="single" w:sz="4" w:space="1" w:color="auto"/>
          <w:left w:val="single" w:sz="4" w:space="4" w:color="auto"/>
          <w:bottom w:val="single" w:sz="4" w:space="1" w:color="auto"/>
          <w:right w:val="single" w:sz="4" w:space="4" w:color="auto"/>
        </w:pBdr>
        <w:rPr>
          <w:rFonts w:ascii="Times New Roman" w:hAnsi="Times New Roman" w:cs="Times New Roman"/>
          <w:b/>
          <w:sz w:val="24"/>
          <w:szCs w:val="24"/>
          <w:lang w:val="en-US"/>
        </w:rPr>
      </w:pPr>
      <w:r w:rsidRPr="00442F80">
        <w:rPr>
          <w:rFonts w:ascii="Consolas" w:hAnsi="Consolas" w:cs="Consolas"/>
          <w:color w:val="0000FF"/>
          <w:kern w:val="0"/>
          <w:sz w:val="24"/>
          <w:szCs w:val="24"/>
          <w:lang w:val="en-US"/>
        </w:rPr>
        <w:t>GO</w:t>
      </w:r>
    </w:p>
    <w:p w14:paraId="2F0A7D3D" w14:textId="7B95B4D8" w:rsidR="00417995" w:rsidRDefault="00417995" w:rsidP="00417995">
      <w:pPr>
        <w:pStyle w:val="ListParagraph"/>
        <w:spacing w:after="0" w:line="360" w:lineRule="auto"/>
        <w:ind w:left="1152"/>
        <w:rPr>
          <w:rFonts w:ascii="Times New Roman" w:hAnsi="Times New Roman" w:cs="Times New Roman"/>
          <w:sz w:val="28"/>
          <w:szCs w:val="28"/>
          <w:u w:val="single"/>
          <w:lang w:val="en-US"/>
        </w:rPr>
      </w:pPr>
      <w:r>
        <w:rPr>
          <w:rFonts w:ascii="Times New Roman" w:hAnsi="Times New Roman" w:cs="Times New Roman"/>
          <w:sz w:val="28"/>
          <w:szCs w:val="28"/>
          <w:u w:val="single"/>
          <w:lang w:val="en-US"/>
        </w:rPr>
        <w:t>C# code:</w:t>
      </w:r>
    </w:p>
    <w:p w14:paraId="72ADAF2B" w14:textId="77777777" w:rsidR="006D0089" w:rsidRPr="00442F80" w:rsidRDefault="006D0089" w:rsidP="006D008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try</w:t>
      </w:r>
    </w:p>
    <w:p w14:paraId="0C2605F3" w14:textId="77777777" w:rsidR="006D0089" w:rsidRPr="00442F80" w:rsidRDefault="006D0089" w:rsidP="006D008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w:t>
      </w:r>
    </w:p>
    <w:p w14:paraId="29BF0289" w14:textId="77777777" w:rsidR="006D0089" w:rsidRPr="00442F80" w:rsidRDefault="006D0089" w:rsidP="006D008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string materialID = "";</w:t>
      </w:r>
    </w:p>
    <w:p w14:paraId="1FD111A5" w14:textId="77777777" w:rsidR="006D0089" w:rsidRPr="00442F80" w:rsidRDefault="006D0089" w:rsidP="006D008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lastRenderedPageBreak/>
        <w:t xml:space="preserve">    foreach (DataRow row in dtMaterial.Rows)</w:t>
      </w:r>
    </w:p>
    <w:p w14:paraId="329EB28C" w14:textId="77777777" w:rsidR="006D0089" w:rsidRPr="00442F80" w:rsidRDefault="006D0089" w:rsidP="006D008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w:t>
      </w:r>
    </w:p>
    <w:p w14:paraId="0D3462E7" w14:textId="77777777" w:rsidR="006D0089" w:rsidRPr="00442F80" w:rsidRDefault="006D0089" w:rsidP="006D008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if (row["Name"].ToString() == cbbMaterialName.SelectedItem.ToString())</w:t>
      </w:r>
    </w:p>
    <w:p w14:paraId="2DC2FAAE" w14:textId="77777777" w:rsidR="006D0089" w:rsidRPr="00442F80" w:rsidRDefault="006D0089" w:rsidP="006D008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w:t>
      </w:r>
    </w:p>
    <w:p w14:paraId="2C17B8FB" w14:textId="77777777" w:rsidR="006D0089" w:rsidRPr="00442F80" w:rsidRDefault="006D0089" w:rsidP="006D008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materialID = row["ID"].ToString();</w:t>
      </w:r>
    </w:p>
    <w:p w14:paraId="252051DF" w14:textId="77777777" w:rsidR="006D0089" w:rsidRPr="00442F80" w:rsidRDefault="006D0089" w:rsidP="006D008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break;</w:t>
      </w:r>
    </w:p>
    <w:p w14:paraId="63F1A5EF" w14:textId="77777777" w:rsidR="006D0089" w:rsidRPr="00442F80" w:rsidRDefault="006D0089" w:rsidP="006D008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w:t>
      </w:r>
    </w:p>
    <w:p w14:paraId="4877BE6E" w14:textId="77777777" w:rsidR="006D0089" w:rsidRPr="00442F80" w:rsidRDefault="006D0089" w:rsidP="006D008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w:t>
      </w:r>
    </w:p>
    <w:p w14:paraId="34D15E6C" w14:textId="77777777" w:rsidR="006D0089" w:rsidRPr="00442F80" w:rsidRDefault="006D0089" w:rsidP="006D008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p>
    <w:p w14:paraId="5F20349E" w14:textId="77777777" w:rsidR="006D0089" w:rsidRPr="00442F80" w:rsidRDefault="006D0089" w:rsidP="006D008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 Edit material</w:t>
      </w:r>
    </w:p>
    <w:p w14:paraId="718F7400" w14:textId="77777777" w:rsidR="006D0089" w:rsidRPr="00442F80" w:rsidRDefault="006D0089" w:rsidP="006D008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DataProvider.Instance.ExecuteNonQuery("EXEC updateProductMaterialByID @productID , @materialID , @quantity"</w:t>
      </w:r>
    </w:p>
    <w:p w14:paraId="276225B4" w14:textId="77777777" w:rsidR="006D0089" w:rsidRPr="00442F80" w:rsidRDefault="006D0089" w:rsidP="006D008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 new object[] { IDProduct, materialID, txbMaterialCount.Text });</w:t>
      </w:r>
    </w:p>
    <w:p w14:paraId="7B4D2E0C" w14:textId="77777777" w:rsidR="006D0089" w:rsidRPr="00442F80" w:rsidRDefault="006D0089" w:rsidP="006D008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MessageBox.Show("Sửa nguyên liệu thành công", "Thông báo", MessageBoxButtons.OK, MessageBoxIcon.Information);</w:t>
      </w:r>
    </w:p>
    <w:p w14:paraId="5AEC8362" w14:textId="77777777" w:rsidR="006D0089" w:rsidRPr="00442F80" w:rsidRDefault="006D0089" w:rsidP="006D008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LoadData();</w:t>
      </w:r>
    </w:p>
    <w:p w14:paraId="3E793EB6" w14:textId="77777777" w:rsidR="006D0089" w:rsidRPr="00442F80" w:rsidRDefault="006D0089" w:rsidP="006D008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LoadProductMaterial();</w:t>
      </w:r>
    </w:p>
    <w:p w14:paraId="4C67AC79" w14:textId="77777777" w:rsidR="006D0089" w:rsidRPr="00442F80" w:rsidRDefault="006D0089" w:rsidP="006D008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w:t>
      </w:r>
    </w:p>
    <w:p w14:paraId="40508E6D" w14:textId="77777777" w:rsidR="006D0089" w:rsidRPr="00442F80" w:rsidRDefault="006D0089" w:rsidP="006D008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catch (SqlException err)</w:t>
      </w:r>
    </w:p>
    <w:p w14:paraId="6D74B7B9" w14:textId="77777777" w:rsidR="006D0089" w:rsidRPr="00442F80" w:rsidRDefault="006D0089" w:rsidP="006D008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w:t>
      </w:r>
    </w:p>
    <w:p w14:paraId="31B92307" w14:textId="77777777" w:rsidR="006D0089" w:rsidRPr="00442F80" w:rsidRDefault="006D0089" w:rsidP="006D008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MessageBox.Show("Sửa nguyên liệu thất bại\n" + err.Message, "Thông báo", MessageBoxButtons.OK, MessageBoxIcon.Warning);</w:t>
      </w:r>
    </w:p>
    <w:p w14:paraId="26818FE6" w14:textId="77777777" w:rsidR="006D0089" w:rsidRPr="00442F80" w:rsidRDefault="006D0089" w:rsidP="006D008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return;</w:t>
      </w:r>
    </w:p>
    <w:p w14:paraId="0B0A9877" w14:textId="537A218D" w:rsidR="00417995" w:rsidRPr="00442F80" w:rsidRDefault="006D0089" w:rsidP="006D0089">
      <w:pPr>
        <w:pBdr>
          <w:top w:val="single" w:sz="4" w:space="1" w:color="auto"/>
          <w:left w:val="single" w:sz="4" w:space="4" w:color="auto"/>
          <w:bottom w:val="single" w:sz="4" w:space="1" w:color="auto"/>
          <w:right w:val="single" w:sz="4" w:space="4" w:color="auto"/>
        </w:pBdr>
        <w:rPr>
          <w:rFonts w:ascii="Times New Roman" w:hAnsi="Times New Roman" w:cs="Times New Roman"/>
          <w:b/>
          <w:sz w:val="24"/>
          <w:szCs w:val="24"/>
          <w:lang w:val="en-US"/>
        </w:rPr>
      </w:pPr>
      <w:r w:rsidRPr="00442F80">
        <w:rPr>
          <w:rFonts w:ascii="Cascadia Mono" w:hAnsi="Cascadia Mono" w:cs="Cascadia Mono"/>
          <w:color w:val="000000"/>
          <w:kern w:val="0"/>
          <w:sz w:val="24"/>
          <w:szCs w:val="24"/>
          <w:lang w:val="en-US"/>
        </w:rPr>
        <w:t>}</w:t>
      </w:r>
    </w:p>
    <w:p w14:paraId="780AADB6" w14:textId="2F62170D" w:rsidR="006B0B0C" w:rsidRPr="00442F80" w:rsidRDefault="006B0B0C" w:rsidP="007A0BCC">
      <w:pPr>
        <w:pStyle w:val="ListParagraph"/>
        <w:numPr>
          <w:ilvl w:val="0"/>
          <w:numId w:val="35"/>
        </w:numPr>
        <w:rPr>
          <w:rFonts w:ascii="Times New Roman" w:hAnsi="Times New Roman" w:cs="Times New Roman"/>
          <w:b/>
          <w:sz w:val="24"/>
          <w:szCs w:val="24"/>
          <w:lang w:val="en-US"/>
        </w:rPr>
      </w:pPr>
      <w:r w:rsidRPr="00442F80">
        <w:rPr>
          <w:rFonts w:ascii="Times New Roman" w:hAnsi="Times New Roman" w:cs="Times New Roman"/>
          <w:b/>
          <w:sz w:val="24"/>
          <w:szCs w:val="24"/>
          <w:lang w:val="en-US"/>
        </w:rPr>
        <w:t>Thủ tục xóa nguyên liệu cho Product:</w:t>
      </w:r>
    </w:p>
    <w:p w14:paraId="3F4137B8" w14:textId="77777777" w:rsidR="00417995" w:rsidRPr="00442F80" w:rsidRDefault="00417995" w:rsidP="00417995">
      <w:pPr>
        <w:pStyle w:val="ListParagraph"/>
        <w:spacing w:after="0" w:line="360" w:lineRule="auto"/>
        <w:ind w:left="1152"/>
        <w:rPr>
          <w:rFonts w:ascii="Times New Roman" w:hAnsi="Times New Roman" w:cs="Times New Roman"/>
          <w:sz w:val="24"/>
          <w:szCs w:val="24"/>
          <w:u w:val="single"/>
          <w:lang w:val="en-US"/>
        </w:rPr>
      </w:pPr>
      <w:r w:rsidRPr="00442F80">
        <w:rPr>
          <w:rFonts w:ascii="Times New Roman" w:hAnsi="Times New Roman" w:cs="Times New Roman"/>
          <w:sz w:val="24"/>
          <w:szCs w:val="24"/>
          <w:u w:val="single"/>
          <w:lang w:val="en-US"/>
        </w:rPr>
        <w:t>SQL:</w:t>
      </w:r>
    </w:p>
    <w:p w14:paraId="51A88388" w14:textId="77777777" w:rsidR="00B12CA3" w:rsidRPr="00442F80" w:rsidRDefault="00B12CA3" w:rsidP="00B12CA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FF"/>
          <w:kern w:val="0"/>
          <w:sz w:val="24"/>
          <w:szCs w:val="24"/>
          <w:lang w:val="en-US"/>
        </w:rPr>
        <w:t>CREATE</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PROCEDURE</w:t>
      </w:r>
      <w:r w:rsidRPr="00442F80">
        <w:rPr>
          <w:rFonts w:ascii="Consolas" w:hAnsi="Consolas" w:cs="Consolas"/>
          <w:color w:val="000000"/>
          <w:kern w:val="0"/>
          <w:sz w:val="24"/>
          <w:szCs w:val="24"/>
          <w:lang w:val="en-US"/>
        </w:rPr>
        <w:t xml:space="preserve"> deleteProductMaterialByID</w:t>
      </w:r>
    </w:p>
    <w:p w14:paraId="48CAE042" w14:textId="77777777" w:rsidR="00B12CA3" w:rsidRPr="00442F80" w:rsidRDefault="00B12CA3" w:rsidP="00B12CA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ab/>
        <w:t xml:space="preserve">@productID </w:t>
      </w:r>
      <w:r w:rsidRPr="00442F80">
        <w:rPr>
          <w:rFonts w:ascii="Consolas" w:hAnsi="Consolas" w:cs="Consolas"/>
          <w:color w:val="0000FF"/>
          <w:kern w:val="0"/>
          <w:sz w:val="24"/>
          <w:szCs w:val="24"/>
          <w:lang w:val="en-US"/>
        </w:rPr>
        <w:t>VARCHAR</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3</w:t>
      </w:r>
      <w:r w:rsidRPr="00442F80">
        <w:rPr>
          <w:rFonts w:ascii="Consolas" w:hAnsi="Consolas" w:cs="Consolas"/>
          <w:color w:val="808080"/>
          <w:kern w:val="0"/>
          <w:sz w:val="24"/>
          <w:szCs w:val="24"/>
          <w:lang w:val="en-US"/>
        </w:rPr>
        <w:t>),</w:t>
      </w:r>
    </w:p>
    <w:p w14:paraId="2A0A1460" w14:textId="77777777" w:rsidR="00B12CA3" w:rsidRPr="00442F80" w:rsidRDefault="00B12CA3" w:rsidP="00B12CA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ab/>
        <w:t xml:space="preserve">@materialID </w:t>
      </w:r>
      <w:r w:rsidRPr="00442F80">
        <w:rPr>
          <w:rFonts w:ascii="Consolas" w:hAnsi="Consolas" w:cs="Consolas"/>
          <w:color w:val="0000FF"/>
          <w:kern w:val="0"/>
          <w:sz w:val="24"/>
          <w:szCs w:val="24"/>
          <w:lang w:val="en-US"/>
        </w:rPr>
        <w:t>VARCHAR</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3</w:t>
      </w:r>
      <w:r w:rsidRPr="00442F80">
        <w:rPr>
          <w:rFonts w:ascii="Consolas" w:hAnsi="Consolas" w:cs="Consolas"/>
          <w:color w:val="808080"/>
          <w:kern w:val="0"/>
          <w:sz w:val="24"/>
          <w:szCs w:val="24"/>
          <w:lang w:val="en-US"/>
        </w:rPr>
        <w:t>)</w:t>
      </w:r>
    </w:p>
    <w:p w14:paraId="5FBC7CE4" w14:textId="77777777" w:rsidR="00B12CA3" w:rsidRPr="00442F80" w:rsidRDefault="00B12CA3" w:rsidP="00B12CA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FF"/>
          <w:kern w:val="0"/>
          <w:sz w:val="24"/>
          <w:szCs w:val="24"/>
          <w:lang w:val="en-US"/>
        </w:rPr>
        <w:t>AS</w:t>
      </w:r>
    </w:p>
    <w:p w14:paraId="5D1024BF" w14:textId="77777777" w:rsidR="00B12CA3" w:rsidRPr="00442F80" w:rsidRDefault="00B12CA3" w:rsidP="00B12CA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FF"/>
          <w:kern w:val="0"/>
          <w:sz w:val="24"/>
          <w:szCs w:val="24"/>
          <w:lang w:val="en-US"/>
        </w:rPr>
        <w:t>BEGIN</w:t>
      </w:r>
    </w:p>
    <w:p w14:paraId="4F5E9F22" w14:textId="77777777" w:rsidR="00B12CA3" w:rsidRPr="00442F80" w:rsidRDefault="00B12CA3" w:rsidP="00B12CA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ab/>
      </w:r>
      <w:r w:rsidRPr="00442F80">
        <w:rPr>
          <w:rFonts w:ascii="Consolas" w:hAnsi="Consolas" w:cs="Consolas"/>
          <w:color w:val="008000"/>
          <w:kern w:val="0"/>
          <w:sz w:val="24"/>
          <w:szCs w:val="24"/>
          <w:lang w:val="en-US"/>
        </w:rPr>
        <w:t>-- Check for null or empty inputs for varchar/nvarchar fields</w:t>
      </w:r>
    </w:p>
    <w:p w14:paraId="7C0BBCD4" w14:textId="77777777" w:rsidR="00B12CA3" w:rsidRPr="00442F80" w:rsidRDefault="00B12CA3" w:rsidP="00B12CA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IF</w:t>
      </w:r>
      <w:r w:rsidRPr="00442F80">
        <w:rPr>
          <w:rFonts w:ascii="Consolas" w:hAnsi="Consolas" w:cs="Consolas"/>
          <w:color w:val="000000"/>
          <w:kern w:val="0"/>
          <w:sz w:val="24"/>
          <w:szCs w:val="24"/>
          <w:lang w:val="en-US"/>
        </w:rPr>
        <w:t xml:space="preserve"> @productID </w:t>
      </w:r>
      <w:r w:rsidRPr="00442F80">
        <w:rPr>
          <w:rFonts w:ascii="Consolas" w:hAnsi="Consolas" w:cs="Consolas"/>
          <w:color w:val="808080"/>
          <w:kern w:val="0"/>
          <w:sz w:val="24"/>
          <w:szCs w:val="24"/>
          <w:lang w:val="en-US"/>
        </w:rPr>
        <w:t>IS</w:t>
      </w:r>
      <w:r w:rsidRPr="00442F80">
        <w:rPr>
          <w:rFonts w:ascii="Consolas" w:hAnsi="Consolas" w:cs="Consolas"/>
          <w:color w:val="000000"/>
          <w:kern w:val="0"/>
          <w:sz w:val="24"/>
          <w:szCs w:val="24"/>
          <w:lang w:val="en-US"/>
        </w:rPr>
        <w:t xml:space="preserve"> </w:t>
      </w:r>
      <w:r w:rsidRPr="00442F80">
        <w:rPr>
          <w:rFonts w:ascii="Consolas" w:hAnsi="Consolas" w:cs="Consolas"/>
          <w:color w:val="808080"/>
          <w:kern w:val="0"/>
          <w:sz w:val="24"/>
          <w:szCs w:val="24"/>
          <w:lang w:val="en-US"/>
        </w:rPr>
        <w:t>NULL</w:t>
      </w:r>
      <w:r w:rsidRPr="00442F80">
        <w:rPr>
          <w:rFonts w:ascii="Consolas" w:hAnsi="Consolas" w:cs="Consolas"/>
          <w:color w:val="000000"/>
          <w:kern w:val="0"/>
          <w:sz w:val="24"/>
          <w:szCs w:val="24"/>
          <w:lang w:val="en-US"/>
        </w:rPr>
        <w:t xml:space="preserve"> </w:t>
      </w:r>
      <w:r w:rsidRPr="00442F80">
        <w:rPr>
          <w:rFonts w:ascii="Consolas" w:hAnsi="Consolas" w:cs="Consolas"/>
          <w:color w:val="808080"/>
          <w:kern w:val="0"/>
          <w:sz w:val="24"/>
          <w:szCs w:val="24"/>
          <w:lang w:val="en-US"/>
        </w:rPr>
        <w:t>OR</w:t>
      </w:r>
      <w:r w:rsidRPr="00442F80">
        <w:rPr>
          <w:rFonts w:ascii="Consolas" w:hAnsi="Consolas" w:cs="Consolas"/>
          <w:color w:val="000000"/>
          <w:kern w:val="0"/>
          <w:sz w:val="24"/>
          <w:szCs w:val="24"/>
          <w:lang w:val="en-US"/>
        </w:rPr>
        <w:t xml:space="preserve"> </w:t>
      </w:r>
      <w:r w:rsidRPr="00442F80">
        <w:rPr>
          <w:rFonts w:ascii="Consolas" w:hAnsi="Consolas" w:cs="Consolas"/>
          <w:color w:val="FF00FF"/>
          <w:kern w:val="0"/>
          <w:sz w:val="24"/>
          <w:szCs w:val="24"/>
          <w:lang w:val="en-US"/>
        </w:rPr>
        <w:t>LTRIM</w:t>
      </w:r>
      <w:r w:rsidRPr="00442F80">
        <w:rPr>
          <w:rFonts w:ascii="Consolas" w:hAnsi="Consolas" w:cs="Consolas"/>
          <w:color w:val="808080"/>
          <w:kern w:val="0"/>
          <w:sz w:val="24"/>
          <w:szCs w:val="24"/>
          <w:lang w:val="en-US"/>
        </w:rPr>
        <w:t>(</w:t>
      </w:r>
      <w:r w:rsidRPr="00442F80">
        <w:rPr>
          <w:rFonts w:ascii="Consolas" w:hAnsi="Consolas" w:cs="Consolas"/>
          <w:color w:val="FF00FF"/>
          <w:kern w:val="0"/>
          <w:sz w:val="24"/>
          <w:szCs w:val="24"/>
          <w:lang w:val="en-US"/>
        </w:rPr>
        <w:t>RTRIM</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@productID</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FF0000"/>
          <w:kern w:val="0"/>
          <w:sz w:val="24"/>
          <w:szCs w:val="24"/>
          <w:lang w:val="en-US"/>
        </w:rPr>
        <w:t>''</w:t>
      </w:r>
    </w:p>
    <w:p w14:paraId="69581D47" w14:textId="77777777" w:rsidR="00B12CA3" w:rsidRPr="00442F80" w:rsidRDefault="00B12CA3" w:rsidP="00B12CA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BEGIN</w:t>
      </w:r>
    </w:p>
    <w:p w14:paraId="74682E31" w14:textId="77777777" w:rsidR="00B12CA3" w:rsidRPr="00442F80" w:rsidRDefault="00B12CA3" w:rsidP="00B12CA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RAISERROR</w:t>
      </w:r>
      <w:r w:rsidRPr="00442F80">
        <w:rPr>
          <w:rFonts w:ascii="Consolas" w:hAnsi="Consolas" w:cs="Consolas"/>
          <w:color w:val="808080"/>
          <w:kern w:val="0"/>
          <w:sz w:val="24"/>
          <w:szCs w:val="24"/>
          <w:lang w:val="en-US"/>
        </w:rPr>
        <w:t>(</w:t>
      </w:r>
      <w:r w:rsidRPr="00442F80">
        <w:rPr>
          <w:rFonts w:ascii="Consolas" w:hAnsi="Consolas" w:cs="Consolas"/>
          <w:color w:val="FF0000"/>
          <w:kern w:val="0"/>
          <w:sz w:val="24"/>
          <w:szCs w:val="24"/>
          <w:lang w:val="en-US"/>
        </w:rPr>
        <w:t>'Error: ProductID must not be null or empty.'</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16</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1</w:t>
      </w:r>
      <w:r w:rsidRPr="00442F80">
        <w:rPr>
          <w:rFonts w:ascii="Consolas" w:hAnsi="Consolas" w:cs="Consolas"/>
          <w:color w:val="808080"/>
          <w:kern w:val="0"/>
          <w:sz w:val="24"/>
          <w:szCs w:val="24"/>
          <w:lang w:val="en-US"/>
        </w:rPr>
        <w:t>);</w:t>
      </w:r>
    </w:p>
    <w:p w14:paraId="5BC1023D" w14:textId="77777777" w:rsidR="00B12CA3" w:rsidRPr="00442F80" w:rsidRDefault="00B12CA3" w:rsidP="00B12CA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RETURN</w:t>
      </w:r>
      <w:r w:rsidRPr="00442F80">
        <w:rPr>
          <w:rFonts w:ascii="Consolas" w:hAnsi="Consolas" w:cs="Consolas"/>
          <w:color w:val="808080"/>
          <w:kern w:val="0"/>
          <w:sz w:val="24"/>
          <w:szCs w:val="24"/>
          <w:lang w:val="en-US"/>
        </w:rPr>
        <w:t>;</w:t>
      </w:r>
    </w:p>
    <w:p w14:paraId="167FC27E" w14:textId="77777777" w:rsidR="00B12CA3" w:rsidRPr="00442F80" w:rsidRDefault="00B12CA3" w:rsidP="00B12CA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END</w:t>
      </w:r>
    </w:p>
    <w:p w14:paraId="3E551791" w14:textId="77777777" w:rsidR="00B12CA3" w:rsidRPr="00442F80" w:rsidRDefault="00B12CA3" w:rsidP="00B12CA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p>
    <w:p w14:paraId="6175ED91" w14:textId="77777777" w:rsidR="00B12CA3" w:rsidRPr="00442F80" w:rsidRDefault="00B12CA3" w:rsidP="00B12CA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IF</w:t>
      </w:r>
      <w:r w:rsidRPr="00442F80">
        <w:rPr>
          <w:rFonts w:ascii="Consolas" w:hAnsi="Consolas" w:cs="Consolas"/>
          <w:color w:val="000000"/>
          <w:kern w:val="0"/>
          <w:sz w:val="24"/>
          <w:szCs w:val="24"/>
          <w:lang w:val="en-US"/>
        </w:rPr>
        <w:t xml:space="preserve"> @materialID </w:t>
      </w:r>
      <w:r w:rsidRPr="00442F80">
        <w:rPr>
          <w:rFonts w:ascii="Consolas" w:hAnsi="Consolas" w:cs="Consolas"/>
          <w:color w:val="808080"/>
          <w:kern w:val="0"/>
          <w:sz w:val="24"/>
          <w:szCs w:val="24"/>
          <w:lang w:val="en-US"/>
        </w:rPr>
        <w:t>IS</w:t>
      </w:r>
      <w:r w:rsidRPr="00442F80">
        <w:rPr>
          <w:rFonts w:ascii="Consolas" w:hAnsi="Consolas" w:cs="Consolas"/>
          <w:color w:val="000000"/>
          <w:kern w:val="0"/>
          <w:sz w:val="24"/>
          <w:szCs w:val="24"/>
          <w:lang w:val="en-US"/>
        </w:rPr>
        <w:t xml:space="preserve"> </w:t>
      </w:r>
      <w:r w:rsidRPr="00442F80">
        <w:rPr>
          <w:rFonts w:ascii="Consolas" w:hAnsi="Consolas" w:cs="Consolas"/>
          <w:color w:val="808080"/>
          <w:kern w:val="0"/>
          <w:sz w:val="24"/>
          <w:szCs w:val="24"/>
          <w:lang w:val="en-US"/>
        </w:rPr>
        <w:t>NULL</w:t>
      </w:r>
      <w:r w:rsidRPr="00442F80">
        <w:rPr>
          <w:rFonts w:ascii="Consolas" w:hAnsi="Consolas" w:cs="Consolas"/>
          <w:color w:val="000000"/>
          <w:kern w:val="0"/>
          <w:sz w:val="24"/>
          <w:szCs w:val="24"/>
          <w:lang w:val="en-US"/>
        </w:rPr>
        <w:t xml:space="preserve"> </w:t>
      </w:r>
      <w:r w:rsidRPr="00442F80">
        <w:rPr>
          <w:rFonts w:ascii="Consolas" w:hAnsi="Consolas" w:cs="Consolas"/>
          <w:color w:val="808080"/>
          <w:kern w:val="0"/>
          <w:sz w:val="24"/>
          <w:szCs w:val="24"/>
          <w:lang w:val="en-US"/>
        </w:rPr>
        <w:t>OR</w:t>
      </w:r>
      <w:r w:rsidRPr="00442F80">
        <w:rPr>
          <w:rFonts w:ascii="Consolas" w:hAnsi="Consolas" w:cs="Consolas"/>
          <w:color w:val="000000"/>
          <w:kern w:val="0"/>
          <w:sz w:val="24"/>
          <w:szCs w:val="24"/>
          <w:lang w:val="en-US"/>
        </w:rPr>
        <w:t xml:space="preserve"> </w:t>
      </w:r>
      <w:r w:rsidRPr="00442F80">
        <w:rPr>
          <w:rFonts w:ascii="Consolas" w:hAnsi="Consolas" w:cs="Consolas"/>
          <w:color w:val="FF00FF"/>
          <w:kern w:val="0"/>
          <w:sz w:val="24"/>
          <w:szCs w:val="24"/>
          <w:lang w:val="en-US"/>
        </w:rPr>
        <w:t>LTRIM</w:t>
      </w:r>
      <w:r w:rsidRPr="00442F80">
        <w:rPr>
          <w:rFonts w:ascii="Consolas" w:hAnsi="Consolas" w:cs="Consolas"/>
          <w:color w:val="808080"/>
          <w:kern w:val="0"/>
          <w:sz w:val="24"/>
          <w:szCs w:val="24"/>
          <w:lang w:val="en-US"/>
        </w:rPr>
        <w:t>(</w:t>
      </w:r>
      <w:r w:rsidRPr="00442F80">
        <w:rPr>
          <w:rFonts w:ascii="Consolas" w:hAnsi="Consolas" w:cs="Consolas"/>
          <w:color w:val="FF00FF"/>
          <w:kern w:val="0"/>
          <w:sz w:val="24"/>
          <w:szCs w:val="24"/>
          <w:lang w:val="en-US"/>
        </w:rPr>
        <w:t>RTRIM</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@materialID</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FF0000"/>
          <w:kern w:val="0"/>
          <w:sz w:val="24"/>
          <w:szCs w:val="24"/>
          <w:lang w:val="en-US"/>
        </w:rPr>
        <w:t>''</w:t>
      </w:r>
    </w:p>
    <w:p w14:paraId="0427AFFE" w14:textId="77777777" w:rsidR="00B12CA3" w:rsidRPr="00442F80" w:rsidRDefault="00B12CA3" w:rsidP="00B12CA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BEGIN</w:t>
      </w:r>
    </w:p>
    <w:p w14:paraId="01974E5D" w14:textId="77777777" w:rsidR="00B12CA3" w:rsidRPr="00442F80" w:rsidRDefault="00B12CA3" w:rsidP="00B12CA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RAISERROR</w:t>
      </w:r>
      <w:r w:rsidRPr="00442F80">
        <w:rPr>
          <w:rFonts w:ascii="Consolas" w:hAnsi="Consolas" w:cs="Consolas"/>
          <w:color w:val="808080"/>
          <w:kern w:val="0"/>
          <w:sz w:val="24"/>
          <w:szCs w:val="24"/>
          <w:lang w:val="en-US"/>
        </w:rPr>
        <w:t>(</w:t>
      </w:r>
      <w:r w:rsidRPr="00442F80">
        <w:rPr>
          <w:rFonts w:ascii="Consolas" w:hAnsi="Consolas" w:cs="Consolas"/>
          <w:color w:val="FF0000"/>
          <w:kern w:val="0"/>
          <w:sz w:val="24"/>
          <w:szCs w:val="24"/>
          <w:lang w:val="en-US"/>
        </w:rPr>
        <w:t>'Error: MaterialID must not be null or empty.'</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16</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1</w:t>
      </w:r>
      <w:r w:rsidRPr="00442F80">
        <w:rPr>
          <w:rFonts w:ascii="Consolas" w:hAnsi="Consolas" w:cs="Consolas"/>
          <w:color w:val="808080"/>
          <w:kern w:val="0"/>
          <w:sz w:val="24"/>
          <w:szCs w:val="24"/>
          <w:lang w:val="en-US"/>
        </w:rPr>
        <w:t>);</w:t>
      </w:r>
    </w:p>
    <w:p w14:paraId="24A5E3E9" w14:textId="77777777" w:rsidR="00B12CA3" w:rsidRPr="00442F80" w:rsidRDefault="00B12CA3" w:rsidP="00B12CA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RETURN</w:t>
      </w:r>
      <w:r w:rsidRPr="00442F80">
        <w:rPr>
          <w:rFonts w:ascii="Consolas" w:hAnsi="Consolas" w:cs="Consolas"/>
          <w:color w:val="808080"/>
          <w:kern w:val="0"/>
          <w:sz w:val="24"/>
          <w:szCs w:val="24"/>
          <w:lang w:val="en-US"/>
        </w:rPr>
        <w:t>;</w:t>
      </w:r>
    </w:p>
    <w:p w14:paraId="0B2515E0" w14:textId="77777777" w:rsidR="00B12CA3" w:rsidRPr="00442F80" w:rsidRDefault="00B12CA3" w:rsidP="00B12CA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END</w:t>
      </w:r>
    </w:p>
    <w:p w14:paraId="28C4E225" w14:textId="77777777" w:rsidR="00B12CA3" w:rsidRPr="00442F80" w:rsidRDefault="00B12CA3" w:rsidP="00B12CA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p>
    <w:p w14:paraId="24246445" w14:textId="77777777" w:rsidR="00B12CA3" w:rsidRPr="00442F80" w:rsidRDefault="00B12CA3" w:rsidP="00B12CA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ab/>
      </w:r>
      <w:r w:rsidRPr="00442F80">
        <w:rPr>
          <w:rFonts w:ascii="Consolas" w:hAnsi="Consolas" w:cs="Consolas"/>
          <w:color w:val="0000FF"/>
          <w:kern w:val="0"/>
          <w:sz w:val="24"/>
          <w:szCs w:val="24"/>
          <w:lang w:val="en-US"/>
        </w:rPr>
        <w:t>DECLARE</w:t>
      </w:r>
      <w:r w:rsidRPr="00442F80">
        <w:rPr>
          <w:rFonts w:ascii="Consolas" w:hAnsi="Consolas" w:cs="Consolas"/>
          <w:color w:val="000000"/>
          <w:kern w:val="0"/>
          <w:sz w:val="24"/>
          <w:szCs w:val="24"/>
          <w:lang w:val="en-US"/>
        </w:rPr>
        <w:t xml:space="preserve"> @ErrorMessage </w:t>
      </w:r>
      <w:r w:rsidRPr="00442F80">
        <w:rPr>
          <w:rFonts w:ascii="Consolas" w:hAnsi="Consolas" w:cs="Consolas"/>
          <w:color w:val="0000FF"/>
          <w:kern w:val="0"/>
          <w:sz w:val="24"/>
          <w:szCs w:val="24"/>
          <w:lang w:val="en-US"/>
        </w:rPr>
        <w:t>NVARCHAR</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4000</w:t>
      </w:r>
      <w:r w:rsidRPr="00442F80">
        <w:rPr>
          <w:rFonts w:ascii="Consolas" w:hAnsi="Consolas" w:cs="Consolas"/>
          <w:color w:val="808080"/>
          <w:kern w:val="0"/>
          <w:sz w:val="24"/>
          <w:szCs w:val="24"/>
          <w:lang w:val="en-US"/>
        </w:rPr>
        <w:t>);</w:t>
      </w:r>
    </w:p>
    <w:p w14:paraId="23277D74" w14:textId="77777777" w:rsidR="00B12CA3" w:rsidRPr="00442F80" w:rsidRDefault="00B12CA3" w:rsidP="00B12CA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8000"/>
          <w:kern w:val="0"/>
          <w:sz w:val="24"/>
          <w:szCs w:val="24"/>
          <w:lang w:val="en-US"/>
        </w:rPr>
        <w:t>-- If all checks pass, proceed with the insert</w:t>
      </w:r>
    </w:p>
    <w:p w14:paraId="3D0486D2" w14:textId="77777777" w:rsidR="00B12CA3" w:rsidRPr="00442F80" w:rsidRDefault="00B12CA3" w:rsidP="00B12CA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BEGIN</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TRY</w:t>
      </w:r>
    </w:p>
    <w:p w14:paraId="71B506E8" w14:textId="77777777" w:rsidR="00B12CA3" w:rsidRPr="00442F80" w:rsidRDefault="00B12CA3" w:rsidP="00B12CA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DELETE</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FROM</w:t>
      </w:r>
      <w:r w:rsidRPr="00442F80">
        <w:rPr>
          <w:rFonts w:ascii="Consolas" w:hAnsi="Consolas" w:cs="Consolas"/>
          <w:color w:val="000000"/>
          <w:kern w:val="0"/>
          <w:sz w:val="24"/>
          <w:szCs w:val="24"/>
          <w:lang w:val="en-US"/>
        </w:rPr>
        <w:t xml:space="preserve"> Product_Material </w:t>
      </w:r>
    </w:p>
    <w:p w14:paraId="48D6E7EB" w14:textId="77777777" w:rsidR="00B12CA3" w:rsidRPr="00442F80" w:rsidRDefault="00B12CA3" w:rsidP="00B12CA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ab/>
      </w:r>
      <w:r w:rsidRPr="00442F80">
        <w:rPr>
          <w:rFonts w:ascii="Consolas" w:hAnsi="Consolas" w:cs="Consolas"/>
          <w:color w:val="000000"/>
          <w:kern w:val="0"/>
          <w:sz w:val="24"/>
          <w:szCs w:val="24"/>
          <w:lang w:val="en-US"/>
        </w:rPr>
        <w:tab/>
      </w:r>
      <w:r w:rsidRPr="00442F80">
        <w:rPr>
          <w:rFonts w:ascii="Consolas" w:hAnsi="Consolas" w:cs="Consolas"/>
          <w:color w:val="0000FF"/>
          <w:kern w:val="0"/>
          <w:sz w:val="24"/>
          <w:szCs w:val="24"/>
          <w:lang w:val="en-US"/>
        </w:rPr>
        <w:t>WHERE</w:t>
      </w:r>
      <w:r w:rsidRPr="00442F80">
        <w:rPr>
          <w:rFonts w:ascii="Consolas" w:hAnsi="Consolas" w:cs="Consolas"/>
          <w:color w:val="000000"/>
          <w:kern w:val="0"/>
          <w:sz w:val="24"/>
          <w:szCs w:val="24"/>
          <w:lang w:val="en-US"/>
        </w:rPr>
        <w:t xml:space="preserve"> productID </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@productID </w:t>
      </w:r>
      <w:r w:rsidRPr="00442F80">
        <w:rPr>
          <w:rFonts w:ascii="Consolas" w:hAnsi="Consolas" w:cs="Consolas"/>
          <w:color w:val="808080"/>
          <w:kern w:val="0"/>
          <w:sz w:val="24"/>
          <w:szCs w:val="24"/>
          <w:lang w:val="en-US"/>
        </w:rPr>
        <w:t>AND</w:t>
      </w:r>
      <w:r w:rsidRPr="00442F80">
        <w:rPr>
          <w:rFonts w:ascii="Consolas" w:hAnsi="Consolas" w:cs="Consolas"/>
          <w:color w:val="000000"/>
          <w:kern w:val="0"/>
          <w:sz w:val="24"/>
          <w:szCs w:val="24"/>
          <w:lang w:val="en-US"/>
        </w:rPr>
        <w:t xml:space="preserve"> materialID </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@materialID</w:t>
      </w:r>
    </w:p>
    <w:p w14:paraId="778C031A" w14:textId="77777777" w:rsidR="00B12CA3" w:rsidRPr="00442F80" w:rsidRDefault="00B12CA3" w:rsidP="00B12CA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END</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TRY</w:t>
      </w:r>
    </w:p>
    <w:p w14:paraId="515FE964" w14:textId="77777777" w:rsidR="00B12CA3" w:rsidRPr="00442F80" w:rsidRDefault="00B12CA3" w:rsidP="00B12CA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BEGIN</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CATCH</w:t>
      </w:r>
    </w:p>
    <w:p w14:paraId="67897F5C" w14:textId="77777777" w:rsidR="00B12CA3" w:rsidRPr="00442F80" w:rsidRDefault="00B12CA3" w:rsidP="00B12CA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8000"/>
          <w:kern w:val="0"/>
          <w:sz w:val="24"/>
          <w:szCs w:val="24"/>
          <w:lang w:val="en-US"/>
        </w:rPr>
        <w:t>-- Catch block to handle SQL errors during the insert operation</w:t>
      </w:r>
    </w:p>
    <w:p w14:paraId="20E7EB0E" w14:textId="77777777" w:rsidR="00B12CA3" w:rsidRPr="00442F80" w:rsidRDefault="00B12CA3" w:rsidP="00B12CA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ab/>
      </w:r>
      <w:r w:rsidRPr="00442F80">
        <w:rPr>
          <w:rFonts w:ascii="Consolas" w:hAnsi="Consolas" w:cs="Consolas"/>
          <w:color w:val="000000"/>
          <w:kern w:val="0"/>
          <w:sz w:val="24"/>
          <w:szCs w:val="24"/>
          <w:lang w:val="en-US"/>
        </w:rPr>
        <w:tab/>
      </w:r>
      <w:r w:rsidRPr="00442F80">
        <w:rPr>
          <w:rFonts w:ascii="Consolas" w:hAnsi="Consolas" w:cs="Consolas"/>
          <w:color w:val="0000FF"/>
          <w:kern w:val="0"/>
          <w:sz w:val="24"/>
          <w:szCs w:val="24"/>
          <w:lang w:val="en-US"/>
        </w:rPr>
        <w:t>SET</w:t>
      </w:r>
      <w:r w:rsidRPr="00442F80">
        <w:rPr>
          <w:rFonts w:ascii="Consolas" w:hAnsi="Consolas" w:cs="Consolas"/>
          <w:color w:val="000000"/>
          <w:kern w:val="0"/>
          <w:sz w:val="24"/>
          <w:szCs w:val="24"/>
          <w:lang w:val="en-US"/>
        </w:rPr>
        <w:t xml:space="preserve"> @ErrorMessage </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FF00FF"/>
          <w:kern w:val="0"/>
          <w:sz w:val="24"/>
          <w:szCs w:val="24"/>
          <w:lang w:val="en-US"/>
        </w:rPr>
        <w:t>ERROR_MESSAGE</w:t>
      </w:r>
      <w:r w:rsidRPr="00442F80">
        <w:rPr>
          <w:rFonts w:ascii="Consolas" w:hAnsi="Consolas" w:cs="Consolas"/>
          <w:color w:val="808080"/>
          <w:kern w:val="0"/>
          <w:sz w:val="24"/>
          <w:szCs w:val="24"/>
          <w:lang w:val="en-US"/>
        </w:rPr>
        <w:t>();</w:t>
      </w:r>
    </w:p>
    <w:p w14:paraId="7C312A82" w14:textId="77777777" w:rsidR="00B12CA3" w:rsidRPr="00442F80" w:rsidRDefault="00B12CA3" w:rsidP="00B12CA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RAISERROR</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@ErrorMessage</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16</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1</w:t>
      </w:r>
      <w:r w:rsidRPr="00442F80">
        <w:rPr>
          <w:rFonts w:ascii="Consolas" w:hAnsi="Consolas" w:cs="Consolas"/>
          <w:color w:val="808080"/>
          <w:kern w:val="0"/>
          <w:sz w:val="24"/>
          <w:szCs w:val="24"/>
          <w:lang w:val="en-US"/>
        </w:rPr>
        <w:t>);</w:t>
      </w:r>
    </w:p>
    <w:p w14:paraId="0538C6CC" w14:textId="77777777" w:rsidR="00B12CA3" w:rsidRPr="00442F80" w:rsidRDefault="00B12CA3" w:rsidP="00B12CA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END</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CATCH</w:t>
      </w:r>
    </w:p>
    <w:p w14:paraId="6E2F4677" w14:textId="77777777" w:rsidR="00B12CA3" w:rsidRPr="00442F80" w:rsidRDefault="00B12CA3" w:rsidP="00B12CA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FF"/>
          <w:kern w:val="0"/>
          <w:sz w:val="24"/>
          <w:szCs w:val="24"/>
          <w:lang w:val="en-US"/>
        </w:rPr>
        <w:t>END</w:t>
      </w:r>
    </w:p>
    <w:p w14:paraId="44037253" w14:textId="26AF3293" w:rsidR="00417995" w:rsidRPr="00442F80" w:rsidRDefault="00B12CA3" w:rsidP="00B12CA3">
      <w:pPr>
        <w:pBdr>
          <w:top w:val="single" w:sz="4" w:space="1" w:color="auto"/>
          <w:left w:val="single" w:sz="4" w:space="4" w:color="auto"/>
          <w:bottom w:val="single" w:sz="4" w:space="1" w:color="auto"/>
          <w:right w:val="single" w:sz="4" w:space="4" w:color="auto"/>
        </w:pBdr>
        <w:rPr>
          <w:rFonts w:ascii="Times New Roman" w:hAnsi="Times New Roman" w:cs="Times New Roman"/>
          <w:b/>
          <w:sz w:val="24"/>
          <w:szCs w:val="24"/>
          <w:lang w:val="en-US"/>
        </w:rPr>
      </w:pPr>
      <w:r w:rsidRPr="00442F80">
        <w:rPr>
          <w:rFonts w:ascii="Consolas" w:hAnsi="Consolas" w:cs="Consolas"/>
          <w:color w:val="0000FF"/>
          <w:kern w:val="0"/>
          <w:sz w:val="24"/>
          <w:szCs w:val="24"/>
          <w:lang w:val="en-US"/>
        </w:rPr>
        <w:t>GO</w:t>
      </w:r>
    </w:p>
    <w:p w14:paraId="5345A3E2" w14:textId="77777777" w:rsidR="00417995" w:rsidRPr="00442F80" w:rsidRDefault="00417995" w:rsidP="00417995">
      <w:pPr>
        <w:pStyle w:val="ListParagraph"/>
        <w:spacing w:after="0" w:line="360" w:lineRule="auto"/>
        <w:ind w:left="1152"/>
        <w:rPr>
          <w:rFonts w:ascii="Times New Roman" w:hAnsi="Times New Roman" w:cs="Times New Roman"/>
          <w:sz w:val="24"/>
          <w:szCs w:val="24"/>
          <w:u w:val="single"/>
          <w:lang w:val="en-US"/>
        </w:rPr>
      </w:pPr>
      <w:r w:rsidRPr="00442F80">
        <w:rPr>
          <w:rFonts w:ascii="Times New Roman" w:hAnsi="Times New Roman" w:cs="Times New Roman"/>
          <w:sz w:val="24"/>
          <w:szCs w:val="24"/>
          <w:u w:val="single"/>
          <w:lang w:val="en-US"/>
        </w:rPr>
        <w:t>C# code:</w:t>
      </w:r>
    </w:p>
    <w:p w14:paraId="0ECD68A4" w14:textId="77777777" w:rsidR="008B517B" w:rsidRPr="00442F80" w:rsidRDefault="008B517B" w:rsidP="000940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try</w:t>
      </w:r>
    </w:p>
    <w:p w14:paraId="7934156B" w14:textId="77777777" w:rsidR="008B517B" w:rsidRPr="00442F80" w:rsidRDefault="008B517B" w:rsidP="000940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w:t>
      </w:r>
    </w:p>
    <w:p w14:paraId="5E26B2C3" w14:textId="77777777" w:rsidR="008B517B" w:rsidRPr="00442F80" w:rsidRDefault="008B517B" w:rsidP="000940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 show confirm dialog</w:t>
      </w:r>
    </w:p>
    <w:p w14:paraId="0DA4DDA7" w14:textId="77777777" w:rsidR="008B517B" w:rsidRPr="00442F80" w:rsidRDefault="008B517B" w:rsidP="000940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DialogResult result = MessageBox.Show("Bạn có chắc chắn muốn xóa nguyên liệu này?",</w:t>
      </w:r>
    </w:p>
    <w:p w14:paraId="08D7F7FC" w14:textId="77777777" w:rsidR="008B517B" w:rsidRPr="00442F80" w:rsidRDefault="008B517B" w:rsidP="000940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"Xác nhận", MessageBoxButtons.YesNo, MessageBoxIcon.Question);</w:t>
      </w:r>
    </w:p>
    <w:p w14:paraId="60512762" w14:textId="77777777" w:rsidR="008B517B" w:rsidRPr="00442F80" w:rsidRDefault="008B517B" w:rsidP="000940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if (result == DialogResult.No)</w:t>
      </w:r>
    </w:p>
    <w:p w14:paraId="2460B438" w14:textId="77777777" w:rsidR="008B517B" w:rsidRPr="00442F80" w:rsidRDefault="008B517B" w:rsidP="000940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w:t>
      </w:r>
    </w:p>
    <w:p w14:paraId="2CEE851D" w14:textId="77777777" w:rsidR="008B517B" w:rsidRPr="00442F80" w:rsidRDefault="008B517B" w:rsidP="000940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return;</w:t>
      </w:r>
    </w:p>
    <w:p w14:paraId="557568EC" w14:textId="77777777" w:rsidR="008B517B" w:rsidRPr="00442F80" w:rsidRDefault="008B517B" w:rsidP="000940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w:t>
      </w:r>
    </w:p>
    <w:p w14:paraId="14471934" w14:textId="77777777" w:rsidR="008B517B" w:rsidRPr="00442F80" w:rsidRDefault="008B517B" w:rsidP="000940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p>
    <w:p w14:paraId="069E8FD9" w14:textId="77777777" w:rsidR="008B517B" w:rsidRPr="00442F80" w:rsidRDefault="008B517B" w:rsidP="000940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string materialID = "";</w:t>
      </w:r>
    </w:p>
    <w:p w14:paraId="0C0134E7" w14:textId="77777777" w:rsidR="008B517B" w:rsidRPr="00442F80" w:rsidRDefault="008B517B" w:rsidP="000940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foreach (DataRow row in dtMaterial.Rows)</w:t>
      </w:r>
    </w:p>
    <w:p w14:paraId="255736D2" w14:textId="77777777" w:rsidR="008B517B" w:rsidRPr="00442F80" w:rsidRDefault="008B517B" w:rsidP="000940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w:t>
      </w:r>
    </w:p>
    <w:p w14:paraId="1DDED2E9" w14:textId="77777777" w:rsidR="008B517B" w:rsidRPr="00442F80" w:rsidRDefault="008B517B" w:rsidP="000940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if (row["Name"].ToString() == cbbMaterialName.SelectedItem.ToString())</w:t>
      </w:r>
    </w:p>
    <w:p w14:paraId="084DE61A" w14:textId="77777777" w:rsidR="008B517B" w:rsidRPr="00442F80" w:rsidRDefault="008B517B" w:rsidP="000940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w:t>
      </w:r>
    </w:p>
    <w:p w14:paraId="2F81226D" w14:textId="77777777" w:rsidR="008B517B" w:rsidRPr="00442F80" w:rsidRDefault="008B517B" w:rsidP="000940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materialID = row["ID"].ToString();</w:t>
      </w:r>
    </w:p>
    <w:p w14:paraId="0812852B" w14:textId="77777777" w:rsidR="008B517B" w:rsidRPr="00442F80" w:rsidRDefault="008B517B" w:rsidP="000940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break;</w:t>
      </w:r>
    </w:p>
    <w:p w14:paraId="498B86BB" w14:textId="77777777" w:rsidR="008B517B" w:rsidRPr="00442F80" w:rsidRDefault="008B517B" w:rsidP="000940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w:t>
      </w:r>
    </w:p>
    <w:p w14:paraId="08BC920C" w14:textId="77777777" w:rsidR="008B517B" w:rsidRPr="00442F80" w:rsidRDefault="008B517B" w:rsidP="000940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w:t>
      </w:r>
    </w:p>
    <w:p w14:paraId="453B8F3B" w14:textId="77777777" w:rsidR="008B517B" w:rsidRPr="00442F80" w:rsidRDefault="008B517B" w:rsidP="000940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p>
    <w:p w14:paraId="18F29F1B" w14:textId="77777777" w:rsidR="008B517B" w:rsidRPr="00442F80" w:rsidRDefault="008B517B" w:rsidP="000940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 Delete material</w:t>
      </w:r>
    </w:p>
    <w:p w14:paraId="2ECE8C07" w14:textId="77777777" w:rsidR="008B517B" w:rsidRPr="00442F80" w:rsidRDefault="008B517B" w:rsidP="000940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DataProvider.Instance.ExecuteNonQuery("EXEC deleteProductMaterialByID @productID , @materialID"</w:t>
      </w:r>
    </w:p>
    <w:p w14:paraId="44DEAB61" w14:textId="6948B995" w:rsidR="008B517B" w:rsidRPr="00442F80" w:rsidRDefault="008B517B" w:rsidP="000940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 new object[] { IDProduct, materialID });</w:t>
      </w:r>
    </w:p>
    <w:p w14:paraId="2D6182FA" w14:textId="77777777" w:rsidR="008B517B" w:rsidRPr="00442F80" w:rsidRDefault="008B517B" w:rsidP="000940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MessageBox.Show("Xóa nguyên liệu thành công", "Thông báo", MessageBoxButtons.OK, MessageBoxIcon.Information);</w:t>
      </w:r>
    </w:p>
    <w:p w14:paraId="10EA8964" w14:textId="77777777" w:rsidR="008B517B" w:rsidRPr="00442F80" w:rsidRDefault="008B517B" w:rsidP="000940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LoadData();</w:t>
      </w:r>
    </w:p>
    <w:p w14:paraId="10A56945" w14:textId="77777777" w:rsidR="008B517B" w:rsidRPr="00442F80" w:rsidRDefault="008B517B" w:rsidP="000940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LoadProductMaterial();</w:t>
      </w:r>
    </w:p>
    <w:p w14:paraId="34C4286D" w14:textId="77777777" w:rsidR="008B517B" w:rsidRPr="00442F80" w:rsidRDefault="008B517B" w:rsidP="000940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w:t>
      </w:r>
    </w:p>
    <w:p w14:paraId="644FA574" w14:textId="77777777" w:rsidR="008B517B" w:rsidRPr="00442F80" w:rsidRDefault="008B517B" w:rsidP="000940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lastRenderedPageBreak/>
        <w:t>catch (SqlException err)</w:t>
      </w:r>
    </w:p>
    <w:p w14:paraId="5E8B3465" w14:textId="77777777" w:rsidR="008B517B" w:rsidRPr="00442F80" w:rsidRDefault="008B517B" w:rsidP="000940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w:t>
      </w:r>
    </w:p>
    <w:p w14:paraId="1D65FE0E" w14:textId="77777777" w:rsidR="008B517B" w:rsidRPr="00442F80" w:rsidRDefault="008B517B" w:rsidP="000940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MessageBox.Show("Xóa nguyên liệu thất bại\n" + err.Message, "Thông báo", MessageBoxButtons.OK, MessageBoxIcon.Warning);</w:t>
      </w:r>
    </w:p>
    <w:p w14:paraId="6CD0201F" w14:textId="77777777" w:rsidR="008B517B" w:rsidRPr="00442F80" w:rsidRDefault="008B517B" w:rsidP="000940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24"/>
          <w:szCs w:val="24"/>
          <w:lang w:val="en-US"/>
        </w:rPr>
      </w:pPr>
      <w:r w:rsidRPr="00442F80">
        <w:rPr>
          <w:rFonts w:ascii="Cascadia Mono" w:hAnsi="Cascadia Mono" w:cs="Cascadia Mono"/>
          <w:color w:val="000000"/>
          <w:kern w:val="0"/>
          <w:sz w:val="24"/>
          <w:szCs w:val="24"/>
          <w:lang w:val="en-US"/>
        </w:rPr>
        <w:t xml:space="preserve">    return;</w:t>
      </w:r>
    </w:p>
    <w:p w14:paraId="198286D3" w14:textId="076D3895" w:rsidR="00B12CA3" w:rsidRPr="00442F80" w:rsidRDefault="008B517B" w:rsidP="000940E6">
      <w:pPr>
        <w:pBdr>
          <w:top w:val="single" w:sz="4" w:space="1" w:color="auto"/>
          <w:left w:val="single" w:sz="4" w:space="4" w:color="auto"/>
          <w:bottom w:val="single" w:sz="4" w:space="1" w:color="auto"/>
          <w:right w:val="single" w:sz="4" w:space="4" w:color="auto"/>
        </w:pBdr>
        <w:spacing w:after="0" w:line="360" w:lineRule="auto"/>
        <w:rPr>
          <w:rFonts w:ascii="Times New Roman" w:hAnsi="Times New Roman" w:cs="Times New Roman"/>
          <w:sz w:val="24"/>
          <w:szCs w:val="24"/>
          <w:u w:val="single"/>
          <w:lang w:val="en-US"/>
        </w:rPr>
      </w:pPr>
      <w:r w:rsidRPr="00442F80">
        <w:rPr>
          <w:rFonts w:ascii="Cascadia Mono" w:hAnsi="Cascadia Mono" w:cs="Cascadia Mono"/>
          <w:color w:val="000000"/>
          <w:kern w:val="0"/>
          <w:sz w:val="24"/>
          <w:szCs w:val="24"/>
          <w:lang w:val="en-US"/>
        </w:rPr>
        <w:t>}</w:t>
      </w:r>
    </w:p>
    <w:p w14:paraId="31ACE4C0" w14:textId="77777777" w:rsidR="00417995" w:rsidRPr="00442F80" w:rsidRDefault="00417995" w:rsidP="00417995">
      <w:pPr>
        <w:pStyle w:val="ListParagraph"/>
        <w:ind w:left="1152"/>
        <w:rPr>
          <w:rFonts w:ascii="Times New Roman" w:hAnsi="Times New Roman" w:cs="Times New Roman"/>
          <w:b/>
          <w:sz w:val="24"/>
          <w:szCs w:val="24"/>
          <w:lang w:val="en-US"/>
        </w:rPr>
      </w:pPr>
    </w:p>
    <w:p w14:paraId="44B1BAB6" w14:textId="04270CEA" w:rsidR="000940E6" w:rsidRPr="00442F80" w:rsidRDefault="000940E6" w:rsidP="00417995">
      <w:pPr>
        <w:pStyle w:val="ListParagraph"/>
        <w:ind w:left="1152"/>
        <w:rPr>
          <w:rFonts w:ascii="Times New Roman" w:hAnsi="Times New Roman" w:cs="Times New Roman"/>
          <w:sz w:val="24"/>
          <w:szCs w:val="24"/>
          <w:lang w:val="en-US"/>
        </w:rPr>
      </w:pPr>
      <w:r w:rsidRPr="00442F80">
        <w:rPr>
          <w:rFonts w:ascii="Times New Roman" w:hAnsi="Times New Roman" w:cs="Times New Roman"/>
          <w:b/>
          <w:sz w:val="24"/>
          <w:szCs w:val="24"/>
          <w:lang w:val="en-US"/>
        </w:rPr>
        <w:t>Trigger cho 3 thủ tục thêm, sửa, xóa nguyên liệu của Product:</w:t>
      </w:r>
      <w:r w:rsidR="00781804" w:rsidRPr="00442F80">
        <w:rPr>
          <w:rFonts w:ascii="Times New Roman" w:hAnsi="Times New Roman" w:cs="Times New Roman"/>
          <w:sz w:val="24"/>
          <w:szCs w:val="24"/>
          <w:lang w:val="en-US"/>
        </w:rPr>
        <w:t xml:space="preserve"> gọi thủ tục cập nhật trạng thái món </w:t>
      </w:r>
      <w:r w:rsidR="00582055" w:rsidRPr="00442F80">
        <w:rPr>
          <w:rFonts w:ascii="Times New Roman" w:hAnsi="Times New Roman" w:cs="Times New Roman"/>
          <w:sz w:val="24"/>
          <w:szCs w:val="24"/>
          <w:lang w:val="en-US"/>
        </w:rPr>
        <w:t xml:space="preserve">mỗi khi </w:t>
      </w:r>
      <w:r w:rsidR="00E23716" w:rsidRPr="00442F80">
        <w:rPr>
          <w:rFonts w:ascii="Times New Roman" w:hAnsi="Times New Roman" w:cs="Times New Roman"/>
          <w:sz w:val="24"/>
          <w:szCs w:val="24"/>
          <w:lang w:val="en-US"/>
        </w:rPr>
        <w:t>trạng thái của Material được cập nhật</w:t>
      </w:r>
    </w:p>
    <w:p w14:paraId="4909B7AA" w14:textId="77777777" w:rsidR="000940E6" w:rsidRPr="00442F80" w:rsidRDefault="000940E6" w:rsidP="000940E6">
      <w:pPr>
        <w:pStyle w:val="ListParagraph"/>
        <w:spacing w:after="0" w:line="360" w:lineRule="auto"/>
        <w:ind w:left="1152"/>
        <w:rPr>
          <w:rFonts w:ascii="Times New Roman" w:hAnsi="Times New Roman" w:cs="Times New Roman"/>
          <w:sz w:val="24"/>
          <w:szCs w:val="24"/>
          <w:u w:val="single"/>
          <w:lang w:val="en-US"/>
        </w:rPr>
      </w:pPr>
      <w:r w:rsidRPr="00442F80">
        <w:rPr>
          <w:rFonts w:ascii="Times New Roman" w:hAnsi="Times New Roman" w:cs="Times New Roman"/>
          <w:sz w:val="24"/>
          <w:szCs w:val="24"/>
          <w:u w:val="single"/>
          <w:lang w:val="en-US"/>
        </w:rPr>
        <w:t>SQL:</w:t>
      </w:r>
    </w:p>
    <w:p w14:paraId="5DC00D49" w14:textId="77777777" w:rsidR="00033701" w:rsidRPr="00442F80" w:rsidRDefault="00033701" w:rsidP="000337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FF"/>
          <w:kern w:val="0"/>
          <w:sz w:val="24"/>
          <w:szCs w:val="24"/>
          <w:lang w:val="en-US"/>
        </w:rPr>
        <w:t>CREATE</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TRIGGER</w:t>
      </w:r>
      <w:r w:rsidRPr="00442F80">
        <w:rPr>
          <w:rFonts w:ascii="Consolas" w:hAnsi="Consolas" w:cs="Consolas"/>
          <w:color w:val="000000"/>
          <w:kern w:val="0"/>
          <w:sz w:val="24"/>
          <w:szCs w:val="24"/>
          <w:lang w:val="en-US"/>
        </w:rPr>
        <w:t xml:space="preserve"> UpdateProduct_ProductMaterialTrigger</w:t>
      </w:r>
    </w:p>
    <w:p w14:paraId="2BCAA11B" w14:textId="77777777" w:rsidR="00033701" w:rsidRPr="00442F80" w:rsidRDefault="00033701" w:rsidP="000337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FF"/>
          <w:kern w:val="0"/>
          <w:sz w:val="24"/>
          <w:szCs w:val="24"/>
          <w:lang w:val="en-US"/>
        </w:rPr>
        <w:t>ON</w:t>
      </w:r>
      <w:r w:rsidRPr="00442F80">
        <w:rPr>
          <w:rFonts w:ascii="Consolas" w:hAnsi="Consolas" w:cs="Consolas"/>
          <w:color w:val="000000"/>
          <w:kern w:val="0"/>
          <w:sz w:val="24"/>
          <w:szCs w:val="24"/>
          <w:lang w:val="en-US"/>
        </w:rPr>
        <w:t xml:space="preserve"> Product_Material</w:t>
      </w:r>
    </w:p>
    <w:p w14:paraId="17935EC1" w14:textId="77777777" w:rsidR="00033701" w:rsidRPr="00442F80" w:rsidRDefault="00033701" w:rsidP="000337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FF"/>
          <w:kern w:val="0"/>
          <w:sz w:val="24"/>
          <w:szCs w:val="24"/>
          <w:lang w:val="en-US"/>
        </w:rPr>
        <w:t>AFTER</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INSERT</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FF00FF"/>
          <w:kern w:val="0"/>
          <w:sz w:val="24"/>
          <w:szCs w:val="24"/>
          <w:lang w:val="en-US"/>
        </w:rPr>
        <w:t>UPDATE</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DELETE</w:t>
      </w:r>
    </w:p>
    <w:p w14:paraId="0BA6D2B4" w14:textId="77777777" w:rsidR="00033701" w:rsidRPr="00442F80" w:rsidRDefault="00033701" w:rsidP="000337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FF"/>
          <w:kern w:val="0"/>
          <w:sz w:val="24"/>
          <w:szCs w:val="24"/>
          <w:lang w:val="en-US"/>
        </w:rPr>
        <w:t>AS</w:t>
      </w:r>
    </w:p>
    <w:p w14:paraId="19EE0CE6" w14:textId="77777777" w:rsidR="00033701" w:rsidRPr="00442F80" w:rsidRDefault="00033701" w:rsidP="000337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FF"/>
          <w:kern w:val="0"/>
          <w:sz w:val="24"/>
          <w:szCs w:val="24"/>
          <w:lang w:val="en-US"/>
        </w:rPr>
        <w:t>BEGIN</w:t>
      </w:r>
    </w:p>
    <w:p w14:paraId="5C718E4C" w14:textId="77777777" w:rsidR="00033701" w:rsidRPr="00442F80" w:rsidRDefault="00033701" w:rsidP="000337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SET</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NOCOUNT</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ON</w:t>
      </w:r>
      <w:r w:rsidRPr="00442F80">
        <w:rPr>
          <w:rFonts w:ascii="Consolas" w:hAnsi="Consolas" w:cs="Consolas"/>
          <w:color w:val="808080"/>
          <w:kern w:val="0"/>
          <w:sz w:val="24"/>
          <w:szCs w:val="24"/>
          <w:lang w:val="en-US"/>
        </w:rPr>
        <w:t>;</w:t>
      </w:r>
    </w:p>
    <w:p w14:paraId="0B6CE309" w14:textId="77777777" w:rsidR="00033701" w:rsidRPr="00442F80" w:rsidRDefault="00033701" w:rsidP="000337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p>
    <w:p w14:paraId="6B4E998C" w14:textId="77777777" w:rsidR="00033701" w:rsidRPr="00442F80" w:rsidRDefault="00033701" w:rsidP="000337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8000"/>
          <w:kern w:val="0"/>
          <w:sz w:val="24"/>
          <w:szCs w:val="24"/>
          <w:lang w:val="en-US"/>
        </w:rPr>
        <w:t>-- Prevent trigger from firing recursively</w:t>
      </w:r>
    </w:p>
    <w:p w14:paraId="4165826D" w14:textId="77777777" w:rsidR="00033701" w:rsidRPr="00442F80" w:rsidRDefault="00033701" w:rsidP="000337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IF</w:t>
      </w:r>
      <w:r w:rsidRPr="00442F80">
        <w:rPr>
          <w:rFonts w:ascii="Consolas" w:hAnsi="Consolas" w:cs="Consolas"/>
          <w:color w:val="000000"/>
          <w:kern w:val="0"/>
          <w:sz w:val="24"/>
          <w:szCs w:val="24"/>
          <w:lang w:val="en-US"/>
        </w:rPr>
        <w:t xml:space="preserve"> </w:t>
      </w:r>
      <w:r w:rsidRPr="00442F80">
        <w:rPr>
          <w:rFonts w:ascii="Consolas" w:hAnsi="Consolas" w:cs="Consolas"/>
          <w:color w:val="FF00FF"/>
          <w:kern w:val="0"/>
          <w:sz w:val="24"/>
          <w:szCs w:val="24"/>
          <w:lang w:val="en-US"/>
        </w:rPr>
        <w:t>TRIGGER_NESTLEVEL</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808080"/>
          <w:kern w:val="0"/>
          <w:sz w:val="24"/>
          <w:szCs w:val="24"/>
          <w:lang w:val="en-US"/>
        </w:rPr>
        <w:t>&gt;</w:t>
      </w:r>
      <w:r w:rsidRPr="00442F80">
        <w:rPr>
          <w:rFonts w:ascii="Consolas" w:hAnsi="Consolas" w:cs="Consolas"/>
          <w:color w:val="000000"/>
          <w:kern w:val="0"/>
          <w:sz w:val="24"/>
          <w:szCs w:val="24"/>
          <w:lang w:val="en-US"/>
        </w:rPr>
        <w:t xml:space="preserve"> 1 </w:t>
      </w:r>
      <w:r w:rsidRPr="00442F80">
        <w:rPr>
          <w:rFonts w:ascii="Consolas" w:hAnsi="Consolas" w:cs="Consolas"/>
          <w:color w:val="0000FF"/>
          <w:kern w:val="0"/>
          <w:sz w:val="24"/>
          <w:szCs w:val="24"/>
          <w:lang w:val="en-US"/>
        </w:rPr>
        <w:t>RETURN</w:t>
      </w:r>
      <w:r w:rsidRPr="00442F80">
        <w:rPr>
          <w:rFonts w:ascii="Consolas" w:hAnsi="Consolas" w:cs="Consolas"/>
          <w:color w:val="808080"/>
          <w:kern w:val="0"/>
          <w:sz w:val="24"/>
          <w:szCs w:val="24"/>
          <w:lang w:val="en-US"/>
        </w:rPr>
        <w:t>;</w:t>
      </w:r>
    </w:p>
    <w:p w14:paraId="6E495F18" w14:textId="77777777" w:rsidR="00033701" w:rsidRPr="00442F80" w:rsidRDefault="00033701" w:rsidP="000337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p>
    <w:p w14:paraId="0FD21136" w14:textId="77777777" w:rsidR="00033701" w:rsidRPr="00442F80" w:rsidRDefault="00033701" w:rsidP="000337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8000"/>
          <w:kern w:val="0"/>
          <w:sz w:val="24"/>
          <w:szCs w:val="24"/>
          <w:lang w:val="en-US"/>
        </w:rPr>
        <w:t>-- Call the procedure to update product statuses</w:t>
      </w:r>
    </w:p>
    <w:p w14:paraId="08EAF0E7" w14:textId="77777777" w:rsidR="00033701" w:rsidRPr="00442F80" w:rsidRDefault="00033701" w:rsidP="000337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EXEC</w:t>
      </w:r>
      <w:r w:rsidRPr="00442F80">
        <w:rPr>
          <w:rFonts w:ascii="Consolas" w:hAnsi="Consolas" w:cs="Consolas"/>
          <w:color w:val="000000"/>
          <w:kern w:val="0"/>
          <w:sz w:val="24"/>
          <w:szCs w:val="24"/>
          <w:lang w:val="en-US"/>
        </w:rPr>
        <w:t xml:space="preserve"> updateProductStatus</w:t>
      </w:r>
      <w:r w:rsidRPr="00442F80">
        <w:rPr>
          <w:rFonts w:ascii="Consolas" w:hAnsi="Consolas" w:cs="Consolas"/>
          <w:color w:val="808080"/>
          <w:kern w:val="0"/>
          <w:sz w:val="24"/>
          <w:szCs w:val="24"/>
          <w:lang w:val="en-US"/>
        </w:rPr>
        <w:t>;</w:t>
      </w:r>
    </w:p>
    <w:p w14:paraId="38288ECF" w14:textId="77777777" w:rsidR="00033701" w:rsidRPr="00442F80" w:rsidRDefault="00033701" w:rsidP="000337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FF"/>
          <w:kern w:val="0"/>
          <w:sz w:val="24"/>
          <w:szCs w:val="24"/>
          <w:lang w:val="en-US"/>
        </w:rPr>
        <w:t>END</w:t>
      </w:r>
      <w:r w:rsidRPr="00442F80">
        <w:rPr>
          <w:rFonts w:ascii="Consolas" w:hAnsi="Consolas" w:cs="Consolas"/>
          <w:color w:val="808080"/>
          <w:kern w:val="0"/>
          <w:sz w:val="24"/>
          <w:szCs w:val="24"/>
          <w:lang w:val="en-US"/>
        </w:rPr>
        <w:t>;</w:t>
      </w:r>
    </w:p>
    <w:p w14:paraId="2EA13672" w14:textId="06FB5A38" w:rsidR="000940E6" w:rsidRPr="00442F80" w:rsidRDefault="00033701" w:rsidP="00033701">
      <w:pPr>
        <w:pBdr>
          <w:top w:val="single" w:sz="4" w:space="1" w:color="auto"/>
          <w:left w:val="single" w:sz="4" w:space="4" w:color="auto"/>
          <w:bottom w:val="single" w:sz="4" w:space="1" w:color="auto"/>
          <w:right w:val="single" w:sz="4" w:space="4" w:color="auto"/>
        </w:pBdr>
        <w:rPr>
          <w:rFonts w:ascii="Times New Roman" w:hAnsi="Times New Roman" w:cs="Times New Roman"/>
          <w:b/>
          <w:sz w:val="24"/>
          <w:szCs w:val="24"/>
          <w:lang w:val="en-US"/>
        </w:rPr>
      </w:pPr>
      <w:r w:rsidRPr="00442F80">
        <w:rPr>
          <w:rFonts w:ascii="Consolas" w:hAnsi="Consolas" w:cs="Consolas"/>
          <w:color w:val="0000FF"/>
          <w:kern w:val="0"/>
          <w:sz w:val="24"/>
          <w:szCs w:val="24"/>
          <w:lang w:val="en-US"/>
        </w:rPr>
        <w:t>GO</w:t>
      </w:r>
    </w:p>
    <w:p w14:paraId="0551053E" w14:textId="1F571E24" w:rsidR="00033701" w:rsidRPr="00442F80" w:rsidRDefault="00033701" w:rsidP="00033701">
      <w:pPr>
        <w:pStyle w:val="ListParagraph"/>
        <w:ind w:left="1152"/>
        <w:rPr>
          <w:rFonts w:ascii="Times New Roman" w:hAnsi="Times New Roman" w:cs="Times New Roman"/>
          <w:sz w:val="24"/>
          <w:szCs w:val="24"/>
          <w:lang w:val="en-US"/>
        </w:rPr>
      </w:pPr>
      <w:r w:rsidRPr="00442F80">
        <w:rPr>
          <w:rFonts w:ascii="Times New Roman" w:hAnsi="Times New Roman" w:cs="Times New Roman"/>
          <w:b/>
          <w:sz w:val="24"/>
          <w:szCs w:val="24"/>
          <w:lang w:val="en-US"/>
        </w:rPr>
        <w:t>Procedure cập nhật status cho Product:</w:t>
      </w:r>
      <w:r w:rsidR="00781804" w:rsidRPr="00442F80">
        <w:rPr>
          <w:rFonts w:ascii="Times New Roman" w:hAnsi="Times New Roman" w:cs="Times New Roman"/>
          <w:b/>
          <w:sz w:val="24"/>
          <w:szCs w:val="24"/>
          <w:lang w:val="en-US"/>
        </w:rPr>
        <w:t xml:space="preserve"> </w:t>
      </w:r>
      <w:r w:rsidR="00781804" w:rsidRPr="00442F80">
        <w:rPr>
          <w:rFonts w:ascii="Times New Roman" w:hAnsi="Times New Roman" w:cs="Times New Roman"/>
          <w:sz w:val="24"/>
          <w:szCs w:val="24"/>
          <w:lang w:val="en-US"/>
        </w:rPr>
        <w:t>cập nhật số lượng món khả dụng theo số lượng nguyên liệu còn lại</w:t>
      </w:r>
    </w:p>
    <w:p w14:paraId="2BB8F150" w14:textId="77777777" w:rsidR="00033701" w:rsidRPr="00442F80" w:rsidRDefault="00033701" w:rsidP="00033701">
      <w:pPr>
        <w:pStyle w:val="ListParagraph"/>
        <w:spacing w:after="0" w:line="360" w:lineRule="auto"/>
        <w:ind w:left="1152"/>
        <w:rPr>
          <w:rFonts w:ascii="Times New Roman" w:hAnsi="Times New Roman" w:cs="Times New Roman"/>
          <w:sz w:val="24"/>
          <w:szCs w:val="24"/>
          <w:u w:val="single"/>
          <w:lang w:val="en-US"/>
        </w:rPr>
      </w:pPr>
      <w:r w:rsidRPr="00442F80">
        <w:rPr>
          <w:rFonts w:ascii="Times New Roman" w:hAnsi="Times New Roman" w:cs="Times New Roman"/>
          <w:sz w:val="24"/>
          <w:szCs w:val="24"/>
          <w:u w:val="single"/>
          <w:lang w:val="en-US"/>
        </w:rPr>
        <w:t>SQL:</w:t>
      </w:r>
    </w:p>
    <w:p w14:paraId="53157F78" w14:textId="77777777" w:rsidR="00781804" w:rsidRPr="00442F80" w:rsidRDefault="00781804" w:rsidP="0078180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FF"/>
          <w:kern w:val="0"/>
          <w:sz w:val="24"/>
          <w:szCs w:val="24"/>
          <w:lang w:val="en-US"/>
        </w:rPr>
        <w:t>CREATE</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PROCEDURE</w:t>
      </w:r>
      <w:r w:rsidRPr="00442F80">
        <w:rPr>
          <w:rFonts w:ascii="Consolas" w:hAnsi="Consolas" w:cs="Consolas"/>
          <w:color w:val="000000"/>
          <w:kern w:val="0"/>
          <w:sz w:val="24"/>
          <w:szCs w:val="24"/>
          <w:lang w:val="en-US"/>
        </w:rPr>
        <w:t xml:space="preserve"> updateProductStatus</w:t>
      </w:r>
    </w:p>
    <w:p w14:paraId="7AC7FDD3" w14:textId="77777777" w:rsidR="00781804" w:rsidRPr="00442F80" w:rsidRDefault="00781804" w:rsidP="0078180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FF"/>
          <w:kern w:val="0"/>
          <w:sz w:val="24"/>
          <w:szCs w:val="24"/>
          <w:lang w:val="en-US"/>
        </w:rPr>
        <w:t>AS</w:t>
      </w:r>
    </w:p>
    <w:p w14:paraId="656182AF" w14:textId="77777777" w:rsidR="00781804" w:rsidRPr="00442F80" w:rsidRDefault="00781804" w:rsidP="0078180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FF"/>
          <w:kern w:val="0"/>
          <w:sz w:val="24"/>
          <w:szCs w:val="24"/>
          <w:lang w:val="en-US"/>
        </w:rPr>
        <w:t>BEGIN</w:t>
      </w:r>
    </w:p>
    <w:p w14:paraId="68DF574D" w14:textId="77777777" w:rsidR="00781804" w:rsidRPr="00442F80" w:rsidRDefault="00781804" w:rsidP="0078180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SET</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NOCOUNT</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ON</w:t>
      </w:r>
      <w:r w:rsidRPr="00442F80">
        <w:rPr>
          <w:rFonts w:ascii="Consolas" w:hAnsi="Consolas" w:cs="Consolas"/>
          <w:color w:val="808080"/>
          <w:kern w:val="0"/>
          <w:sz w:val="24"/>
          <w:szCs w:val="24"/>
          <w:lang w:val="en-US"/>
        </w:rPr>
        <w:t>;</w:t>
      </w:r>
    </w:p>
    <w:p w14:paraId="5B251C1B" w14:textId="77777777" w:rsidR="00781804" w:rsidRPr="00442F80" w:rsidRDefault="00781804" w:rsidP="0078180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p>
    <w:p w14:paraId="39B430AB" w14:textId="77777777" w:rsidR="00781804" w:rsidRPr="00442F80" w:rsidRDefault="00781804" w:rsidP="0078180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BEGIN</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TRY</w:t>
      </w:r>
    </w:p>
    <w:p w14:paraId="50BBE96F" w14:textId="77777777" w:rsidR="00781804" w:rsidRPr="00442F80" w:rsidRDefault="00781804" w:rsidP="0078180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BEGIN</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TRANSACTION</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008000"/>
          <w:kern w:val="0"/>
          <w:sz w:val="24"/>
          <w:szCs w:val="24"/>
          <w:lang w:val="en-US"/>
        </w:rPr>
        <w:t>-- Start of transaction</w:t>
      </w:r>
    </w:p>
    <w:p w14:paraId="53F734F2" w14:textId="77777777" w:rsidR="00781804" w:rsidRPr="00442F80" w:rsidRDefault="00781804" w:rsidP="0078180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p>
    <w:p w14:paraId="4DB6F7CA" w14:textId="77777777" w:rsidR="00781804" w:rsidRPr="00442F80" w:rsidRDefault="00781804" w:rsidP="0078180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8000"/>
          <w:kern w:val="0"/>
          <w:sz w:val="24"/>
          <w:szCs w:val="24"/>
          <w:lang w:val="en-US"/>
        </w:rPr>
        <w:t>-- Temporary table to store minimum product counts based on material availability</w:t>
      </w:r>
    </w:p>
    <w:p w14:paraId="7F4CCBFB" w14:textId="77777777" w:rsidR="00781804" w:rsidRPr="00442F80" w:rsidRDefault="00781804" w:rsidP="0078180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CREATE</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TABLE</w:t>
      </w:r>
      <w:r w:rsidRPr="00442F80">
        <w:rPr>
          <w:rFonts w:ascii="Consolas" w:hAnsi="Consolas" w:cs="Consolas"/>
          <w:color w:val="000000"/>
          <w:kern w:val="0"/>
          <w:sz w:val="24"/>
          <w:szCs w:val="24"/>
          <w:lang w:val="en-US"/>
        </w:rPr>
        <w:t xml:space="preserve"> #ProductStatusUpdate</w:t>
      </w:r>
      <w:r w:rsidRPr="00442F80">
        <w:rPr>
          <w:rFonts w:ascii="Consolas" w:hAnsi="Consolas" w:cs="Consolas"/>
          <w:color w:val="0000FF"/>
          <w:kern w:val="0"/>
          <w:sz w:val="24"/>
          <w:szCs w:val="24"/>
          <w:lang w:val="en-US"/>
        </w:rPr>
        <w:t xml:space="preserve"> </w:t>
      </w:r>
      <w:r w:rsidRPr="00442F80">
        <w:rPr>
          <w:rFonts w:ascii="Consolas" w:hAnsi="Consolas" w:cs="Consolas"/>
          <w:color w:val="808080"/>
          <w:kern w:val="0"/>
          <w:sz w:val="24"/>
          <w:szCs w:val="24"/>
          <w:lang w:val="en-US"/>
        </w:rPr>
        <w:t>(</w:t>
      </w:r>
    </w:p>
    <w:p w14:paraId="403A66F3" w14:textId="77777777" w:rsidR="00781804" w:rsidRPr="00442F80" w:rsidRDefault="00781804" w:rsidP="0078180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ProductID </w:t>
      </w:r>
      <w:r w:rsidRPr="00442F80">
        <w:rPr>
          <w:rFonts w:ascii="Consolas" w:hAnsi="Consolas" w:cs="Consolas"/>
          <w:color w:val="0000FF"/>
          <w:kern w:val="0"/>
          <w:sz w:val="24"/>
          <w:szCs w:val="24"/>
          <w:lang w:val="en-US"/>
        </w:rPr>
        <w:t>VARCHAR</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50</w:t>
      </w:r>
      <w:r w:rsidRPr="00442F80">
        <w:rPr>
          <w:rFonts w:ascii="Consolas" w:hAnsi="Consolas" w:cs="Consolas"/>
          <w:color w:val="808080"/>
          <w:kern w:val="0"/>
          <w:sz w:val="24"/>
          <w:szCs w:val="24"/>
          <w:lang w:val="en-US"/>
        </w:rPr>
        <w:t>),</w:t>
      </w:r>
    </w:p>
    <w:p w14:paraId="1B8C6167" w14:textId="77777777" w:rsidR="00781804" w:rsidRPr="00442F80" w:rsidRDefault="00781804" w:rsidP="0078180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MaxProductCount </w:t>
      </w:r>
      <w:r w:rsidRPr="00442F80">
        <w:rPr>
          <w:rFonts w:ascii="Consolas" w:hAnsi="Consolas" w:cs="Consolas"/>
          <w:color w:val="0000FF"/>
          <w:kern w:val="0"/>
          <w:sz w:val="24"/>
          <w:szCs w:val="24"/>
          <w:lang w:val="en-US"/>
        </w:rPr>
        <w:t>INT</w:t>
      </w:r>
    </w:p>
    <w:p w14:paraId="7381802F" w14:textId="77777777" w:rsidR="00781804" w:rsidRPr="00442F80" w:rsidRDefault="00781804" w:rsidP="0078180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808080"/>
          <w:kern w:val="0"/>
          <w:sz w:val="24"/>
          <w:szCs w:val="24"/>
          <w:lang w:val="en-US"/>
        </w:rPr>
        <w:t>);</w:t>
      </w:r>
    </w:p>
    <w:p w14:paraId="4A1F8E20" w14:textId="77777777" w:rsidR="00781804" w:rsidRPr="00442F80" w:rsidRDefault="00781804" w:rsidP="0078180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p>
    <w:p w14:paraId="379C2FA0" w14:textId="77777777" w:rsidR="00781804" w:rsidRPr="00442F80" w:rsidRDefault="00781804" w:rsidP="0078180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8000"/>
          <w:kern w:val="0"/>
          <w:sz w:val="24"/>
          <w:szCs w:val="24"/>
          <w:lang w:val="en-US"/>
        </w:rPr>
        <w:t>-- Insert the calculated maximum product counts into the temporary table</w:t>
      </w:r>
    </w:p>
    <w:p w14:paraId="7DDBEA55" w14:textId="77777777" w:rsidR="00781804" w:rsidRPr="00442F80" w:rsidRDefault="00781804" w:rsidP="0078180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INSERT</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INTO</w:t>
      </w:r>
      <w:r w:rsidRPr="00442F80">
        <w:rPr>
          <w:rFonts w:ascii="Consolas" w:hAnsi="Consolas" w:cs="Consolas"/>
          <w:color w:val="000000"/>
          <w:kern w:val="0"/>
          <w:sz w:val="24"/>
          <w:szCs w:val="24"/>
          <w:lang w:val="en-US"/>
        </w:rPr>
        <w:t xml:space="preserve"> #ProductStatusUpdate</w:t>
      </w:r>
      <w:r w:rsidRPr="00442F80">
        <w:rPr>
          <w:rFonts w:ascii="Consolas" w:hAnsi="Consolas" w:cs="Consolas"/>
          <w:color w:val="0000FF"/>
          <w:kern w:val="0"/>
          <w:sz w:val="24"/>
          <w:szCs w:val="24"/>
          <w:lang w:val="en-US"/>
        </w:rPr>
        <w:t xml:space="preserve"> </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ProductID</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MaxProductCount</w:t>
      </w:r>
      <w:r w:rsidRPr="00442F80">
        <w:rPr>
          <w:rFonts w:ascii="Consolas" w:hAnsi="Consolas" w:cs="Consolas"/>
          <w:color w:val="808080"/>
          <w:kern w:val="0"/>
          <w:sz w:val="24"/>
          <w:szCs w:val="24"/>
          <w:lang w:val="en-US"/>
        </w:rPr>
        <w:t>)</w:t>
      </w:r>
    </w:p>
    <w:p w14:paraId="78B9BD94" w14:textId="77777777" w:rsidR="00781804" w:rsidRPr="00442F80" w:rsidRDefault="00781804" w:rsidP="0078180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SELECT</w:t>
      </w:r>
      <w:r w:rsidRPr="00442F80">
        <w:rPr>
          <w:rFonts w:ascii="Consolas" w:hAnsi="Consolas" w:cs="Consolas"/>
          <w:color w:val="000000"/>
          <w:kern w:val="0"/>
          <w:sz w:val="24"/>
          <w:szCs w:val="24"/>
          <w:lang w:val="en-US"/>
        </w:rPr>
        <w:t xml:space="preserve"> </w:t>
      </w:r>
    </w:p>
    <w:p w14:paraId="08AADCF7" w14:textId="77777777" w:rsidR="00781804" w:rsidRPr="00442F80" w:rsidRDefault="00781804" w:rsidP="0078180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lastRenderedPageBreak/>
        <w:t xml:space="preserve">            pm</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ProductID</w:t>
      </w:r>
      <w:r w:rsidRPr="00442F80">
        <w:rPr>
          <w:rFonts w:ascii="Consolas" w:hAnsi="Consolas" w:cs="Consolas"/>
          <w:color w:val="808080"/>
          <w:kern w:val="0"/>
          <w:sz w:val="24"/>
          <w:szCs w:val="24"/>
          <w:lang w:val="en-US"/>
        </w:rPr>
        <w:t>,</w:t>
      </w:r>
    </w:p>
    <w:p w14:paraId="1DEBAF7F" w14:textId="77777777" w:rsidR="00781804" w:rsidRPr="00442F80" w:rsidRDefault="00781804" w:rsidP="0078180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FF00FF"/>
          <w:kern w:val="0"/>
          <w:sz w:val="24"/>
          <w:szCs w:val="24"/>
          <w:lang w:val="en-US"/>
        </w:rPr>
        <w:t>MIN</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m</w:t>
      </w:r>
      <w:r w:rsidRPr="00442F80">
        <w:rPr>
          <w:rFonts w:ascii="Consolas" w:hAnsi="Consolas" w:cs="Consolas"/>
          <w:color w:val="808080"/>
          <w:kern w:val="0"/>
          <w:sz w:val="24"/>
          <w:szCs w:val="24"/>
          <w:lang w:val="en-US"/>
        </w:rPr>
        <w:t>.</w:t>
      </w:r>
      <w:r w:rsidRPr="00442F80">
        <w:rPr>
          <w:rFonts w:ascii="Consolas" w:hAnsi="Consolas" w:cs="Consolas"/>
          <w:color w:val="0000FF"/>
          <w:kern w:val="0"/>
          <w:sz w:val="24"/>
          <w:szCs w:val="24"/>
          <w:lang w:val="en-US"/>
        </w:rPr>
        <w:t>status</w:t>
      </w:r>
      <w:r w:rsidRPr="00442F80">
        <w:rPr>
          <w:rFonts w:ascii="Consolas" w:hAnsi="Consolas" w:cs="Consolas"/>
          <w:color w:val="000000"/>
          <w:kern w:val="0"/>
          <w:sz w:val="24"/>
          <w:szCs w:val="24"/>
          <w:lang w:val="en-US"/>
        </w:rPr>
        <w:t xml:space="preserve"> </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pm</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quantity</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AS</w:t>
      </w:r>
      <w:r w:rsidRPr="00442F80">
        <w:rPr>
          <w:rFonts w:ascii="Consolas" w:hAnsi="Consolas" w:cs="Consolas"/>
          <w:color w:val="000000"/>
          <w:kern w:val="0"/>
          <w:sz w:val="24"/>
          <w:szCs w:val="24"/>
          <w:lang w:val="en-US"/>
        </w:rPr>
        <w:t xml:space="preserve"> MaxProductCount</w:t>
      </w:r>
    </w:p>
    <w:p w14:paraId="75B864B7" w14:textId="77777777" w:rsidR="00781804" w:rsidRPr="00442F80" w:rsidRDefault="00781804" w:rsidP="0078180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FROM</w:t>
      </w:r>
      <w:r w:rsidRPr="00442F80">
        <w:rPr>
          <w:rFonts w:ascii="Consolas" w:hAnsi="Consolas" w:cs="Consolas"/>
          <w:color w:val="000000"/>
          <w:kern w:val="0"/>
          <w:sz w:val="24"/>
          <w:szCs w:val="24"/>
          <w:lang w:val="en-US"/>
        </w:rPr>
        <w:t xml:space="preserve"> </w:t>
      </w:r>
    </w:p>
    <w:p w14:paraId="3DFCA88E" w14:textId="77777777" w:rsidR="00781804" w:rsidRPr="00442F80" w:rsidRDefault="00781804" w:rsidP="0078180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Product_Material pm</w:t>
      </w:r>
    </w:p>
    <w:p w14:paraId="20DB34F7" w14:textId="77777777" w:rsidR="00781804" w:rsidRPr="00442F80" w:rsidRDefault="00781804" w:rsidP="0078180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808080"/>
          <w:kern w:val="0"/>
          <w:sz w:val="24"/>
          <w:szCs w:val="24"/>
          <w:lang w:val="en-US"/>
        </w:rPr>
        <w:t>INNER</w:t>
      </w:r>
      <w:r w:rsidRPr="00442F80">
        <w:rPr>
          <w:rFonts w:ascii="Consolas" w:hAnsi="Consolas" w:cs="Consolas"/>
          <w:color w:val="000000"/>
          <w:kern w:val="0"/>
          <w:sz w:val="24"/>
          <w:szCs w:val="24"/>
          <w:lang w:val="en-US"/>
        </w:rPr>
        <w:t xml:space="preserve"> </w:t>
      </w:r>
      <w:r w:rsidRPr="00442F80">
        <w:rPr>
          <w:rFonts w:ascii="Consolas" w:hAnsi="Consolas" w:cs="Consolas"/>
          <w:color w:val="808080"/>
          <w:kern w:val="0"/>
          <w:sz w:val="24"/>
          <w:szCs w:val="24"/>
          <w:lang w:val="en-US"/>
        </w:rPr>
        <w:t>JOIN</w:t>
      </w:r>
      <w:r w:rsidRPr="00442F80">
        <w:rPr>
          <w:rFonts w:ascii="Consolas" w:hAnsi="Consolas" w:cs="Consolas"/>
          <w:color w:val="000000"/>
          <w:kern w:val="0"/>
          <w:sz w:val="24"/>
          <w:szCs w:val="24"/>
          <w:lang w:val="en-US"/>
        </w:rPr>
        <w:t xml:space="preserve"> </w:t>
      </w:r>
    </w:p>
    <w:p w14:paraId="148BB85B" w14:textId="77777777" w:rsidR="00781804" w:rsidRPr="00442F80" w:rsidRDefault="00781804" w:rsidP="0078180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Material m </w:t>
      </w:r>
      <w:r w:rsidRPr="00442F80">
        <w:rPr>
          <w:rFonts w:ascii="Consolas" w:hAnsi="Consolas" w:cs="Consolas"/>
          <w:color w:val="0000FF"/>
          <w:kern w:val="0"/>
          <w:sz w:val="24"/>
          <w:szCs w:val="24"/>
          <w:lang w:val="en-US"/>
        </w:rPr>
        <w:t>ON</w:t>
      </w:r>
      <w:r w:rsidRPr="00442F80">
        <w:rPr>
          <w:rFonts w:ascii="Consolas" w:hAnsi="Consolas" w:cs="Consolas"/>
          <w:color w:val="000000"/>
          <w:kern w:val="0"/>
          <w:sz w:val="24"/>
          <w:szCs w:val="24"/>
          <w:lang w:val="en-US"/>
        </w:rPr>
        <w:t xml:space="preserve"> pm</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MaterialID </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m</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ID</w:t>
      </w:r>
    </w:p>
    <w:p w14:paraId="4F2C3F9E" w14:textId="77777777" w:rsidR="00781804" w:rsidRPr="00442F80" w:rsidRDefault="00781804" w:rsidP="0078180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GROUP</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BY</w:t>
      </w:r>
      <w:r w:rsidRPr="00442F80">
        <w:rPr>
          <w:rFonts w:ascii="Consolas" w:hAnsi="Consolas" w:cs="Consolas"/>
          <w:color w:val="000000"/>
          <w:kern w:val="0"/>
          <w:sz w:val="24"/>
          <w:szCs w:val="24"/>
          <w:lang w:val="en-US"/>
        </w:rPr>
        <w:t xml:space="preserve"> </w:t>
      </w:r>
    </w:p>
    <w:p w14:paraId="6F9171F4" w14:textId="77777777" w:rsidR="00781804" w:rsidRPr="00442F80" w:rsidRDefault="00781804" w:rsidP="0078180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pm</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ProductID</w:t>
      </w:r>
      <w:r w:rsidRPr="00442F80">
        <w:rPr>
          <w:rFonts w:ascii="Consolas" w:hAnsi="Consolas" w:cs="Consolas"/>
          <w:color w:val="808080"/>
          <w:kern w:val="0"/>
          <w:sz w:val="24"/>
          <w:szCs w:val="24"/>
          <w:lang w:val="en-US"/>
        </w:rPr>
        <w:t>;</w:t>
      </w:r>
    </w:p>
    <w:p w14:paraId="39CD8A83" w14:textId="77777777" w:rsidR="00781804" w:rsidRPr="00442F80" w:rsidRDefault="00781804" w:rsidP="0078180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p>
    <w:p w14:paraId="1D479A96" w14:textId="77777777" w:rsidR="00781804" w:rsidRPr="00442F80" w:rsidRDefault="00781804" w:rsidP="0078180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8000"/>
          <w:kern w:val="0"/>
          <w:sz w:val="24"/>
          <w:szCs w:val="24"/>
          <w:lang w:val="en-US"/>
        </w:rPr>
        <w:t>-- Update the Product table's status with the least number of products that can be made</w:t>
      </w:r>
    </w:p>
    <w:p w14:paraId="5F021B8C" w14:textId="77777777" w:rsidR="00781804" w:rsidRPr="00442F80" w:rsidRDefault="00781804" w:rsidP="0078180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FF00FF"/>
          <w:kern w:val="0"/>
          <w:sz w:val="24"/>
          <w:szCs w:val="24"/>
          <w:lang w:val="en-US"/>
        </w:rPr>
        <w:t>UPDATE</w:t>
      </w:r>
      <w:r w:rsidRPr="00442F80">
        <w:rPr>
          <w:rFonts w:ascii="Consolas" w:hAnsi="Consolas" w:cs="Consolas"/>
          <w:color w:val="000000"/>
          <w:kern w:val="0"/>
          <w:sz w:val="24"/>
          <w:szCs w:val="24"/>
          <w:lang w:val="en-US"/>
        </w:rPr>
        <w:t xml:space="preserve"> </w:t>
      </w:r>
    </w:p>
    <w:p w14:paraId="6EE7A665" w14:textId="77777777" w:rsidR="00781804" w:rsidRPr="00442F80" w:rsidRDefault="00781804" w:rsidP="0078180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Product</w:t>
      </w:r>
    </w:p>
    <w:p w14:paraId="47E7570B" w14:textId="77777777" w:rsidR="00781804" w:rsidRPr="00442F80" w:rsidRDefault="00781804" w:rsidP="0078180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SET</w:t>
      </w:r>
      <w:r w:rsidRPr="00442F80">
        <w:rPr>
          <w:rFonts w:ascii="Consolas" w:hAnsi="Consolas" w:cs="Consolas"/>
          <w:color w:val="000000"/>
          <w:kern w:val="0"/>
          <w:sz w:val="24"/>
          <w:szCs w:val="24"/>
          <w:lang w:val="en-US"/>
        </w:rPr>
        <w:t xml:space="preserve"> </w:t>
      </w:r>
    </w:p>
    <w:p w14:paraId="11031FA2" w14:textId="77777777" w:rsidR="00781804" w:rsidRPr="00442F80" w:rsidRDefault="00781804" w:rsidP="0078180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status</w:t>
      </w:r>
      <w:r w:rsidRPr="00442F80">
        <w:rPr>
          <w:rFonts w:ascii="Consolas" w:hAnsi="Consolas" w:cs="Consolas"/>
          <w:color w:val="000000"/>
          <w:kern w:val="0"/>
          <w:sz w:val="24"/>
          <w:szCs w:val="24"/>
          <w:lang w:val="en-US"/>
        </w:rPr>
        <w:t xml:space="preserve"> </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psu</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MaxProductCount</w:t>
      </w:r>
    </w:p>
    <w:p w14:paraId="3FE14D23" w14:textId="77777777" w:rsidR="00781804" w:rsidRPr="00442F80" w:rsidRDefault="00781804" w:rsidP="0078180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FROM</w:t>
      </w:r>
      <w:r w:rsidRPr="00442F80">
        <w:rPr>
          <w:rFonts w:ascii="Consolas" w:hAnsi="Consolas" w:cs="Consolas"/>
          <w:color w:val="000000"/>
          <w:kern w:val="0"/>
          <w:sz w:val="24"/>
          <w:szCs w:val="24"/>
          <w:lang w:val="en-US"/>
        </w:rPr>
        <w:t xml:space="preserve"> </w:t>
      </w:r>
    </w:p>
    <w:p w14:paraId="415915E6" w14:textId="77777777" w:rsidR="00781804" w:rsidRPr="00442F80" w:rsidRDefault="00781804" w:rsidP="0078180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Product p</w:t>
      </w:r>
    </w:p>
    <w:p w14:paraId="11A9FEC3" w14:textId="77777777" w:rsidR="00781804" w:rsidRPr="00442F80" w:rsidRDefault="00781804" w:rsidP="0078180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808080"/>
          <w:kern w:val="0"/>
          <w:sz w:val="24"/>
          <w:szCs w:val="24"/>
          <w:lang w:val="en-US"/>
        </w:rPr>
        <w:t>INNER</w:t>
      </w:r>
      <w:r w:rsidRPr="00442F80">
        <w:rPr>
          <w:rFonts w:ascii="Consolas" w:hAnsi="Consolas" w:cs="Consolas"/>
          <w:color w:val="000000"/>
          <w:kern w:val="0"/>
          <w:sz w:val="24"/>
          <w:szCs w:val="24"/>
          <w:lang w:val="en-US"/>
        </w:rPr>
        <w:t xml:space="preserve"> </w:t>
      </w:r>
      <w:r w:rsidRPr="00442F80">
        <w:rPr>
          <w:rFonts w:ascii="Consolas" w:hAnsi="Consolas" w:cs="Consolas"/>
          <w:color w:val="808080"/>
          <w:kern w:val="0"/>
          <w:sz w:val="24"/>
          <w:szCs w:val="24"/>
          <w:lang w:val="en-US"/>
        </w:rPr>
        <w:t>JOIN</w:t>
      </w:r>
      <w:r w:rsidRPr="00442F80">
        <w:rPr>
          <w:rFonts w:ascii="Consolas" w:hAnsi="Consolas" w:cs="Consolas"/>
          <w:color w:val="000000"/>
          <w:kern w:val="0"/>
          <w:sz w:val="24"/>
          <w:szCs w:val="24"/>
          <w:lang w:val="en-US"/>
        </w:rPr>
        <w:t xml:space="preserve"> </w:t>
      </w:r>
    </w:p>
    <w:p w14:paraId="419F2906" w14:textId="77777777" w:rsidR="00781804" w:rsidRPr="00442F80" w:rsidRDefault="00781804" w:rsidP="0078180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#ProductStatusUpdate psu </w:t>
      </w:r>
      <w:r w:rsidRPr="00442F80">
        <w:rPr>
          <w:rFonts w:ascii="Consolas" w:hAnsi="Consolas" w:cs="Consolas"/>
          <w:color w:val="0000FF"/>
          <w:kern w:val="0"/>
          <w:sz w:val="24"/>
          <w:szCs w:val="24"/>
          <w:lang w:val="en-US"/>
        </w:rPr>
        <w:t>ON</w:t>
      </w:r>
      <w:r w:rsidRPr="00442F80">
        <w:rPr>
          <w:rFonts w:ascii="Consolas" w:hAnsi="Consolas" w:cs="Consolas"/>
          <w:color w:val="000000"/>
          <w:kern w:val="0"/>
          <w:sz w:val="24"/>
          <w:szCs w:val="24"/>
          <w:lang w:val="en-US"/>
        </w:rPr>
        <w:t xml:space="preserve"> p</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ID </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psu</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ProductID</w:t>
      </w:r>
      <w:r w:rsidRPr="00442F80">
        <w:rPr>
          <w:rFonts w:ascii="Consolas" w:hAnsi="Consolas" w:cs="Consolas"/>
          <w:color w:val="808080"/>
          <w:kern w:val="0"/>
          <w:sz w:val="24"/>
          <w:szCs w:val="24"/>
          <w:lang w:val="en-US"/>
        </w:rPr>
        <w:t>;</w:t>
      </w:r>
    </w:p>
    <w:p w14:paraId="11F5AF23" w14:textId="77777777" w:rsidR="00781804" w:rsidRPr="00442F80" w:rsidRDefault="00781804" w:rsidP="0078180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p>
    <w:p w14:paraId="194C9108" w14:textId="3B135C19" w:rsidR="00781804" w:rsidRPr="00442F80" w:rsidRDefault="00781804" w:rsidP="0078180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ab/>
      </w:r>
      <w:r w:rsidR="00E23716"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DROP</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TABLE</w:t>
      </w:r>
      <w:r w:rsidRPr="00442F80">
        <w:rPr>
          <w:rFonts w:ascii="Consolas" w:hAnsi="Consolas" w:cs="Consolas"/>
          <w:color w:val="000000"/>
          <w:kern w:val="0"/>
          <w:sz w:val="24"/>
          <w:szCs w:val="24"/>
          <w:lang w:val="en-US"/>
        </w:rPr>
        <w:t xml:space="preserve"> #ProductStatusUpdate</w:t>
      </w:r>
      <w:r w:rsidRPr="00442F80">
        <w:rPr>
          <w:rFonts w:ascii="Consolas" w:hAnsi="Consolas" w:cs="Consolas"/>
          <w:color w:val="808080"/>
          <w:kern w:val="0"/>
          <w:sz w:val="24"/>
          <w:szCs w:val="24"/>
          <w:lang w:val="en-US"/>
        </w:rPr>
        <w:t>;</w:t>
      </w:r>
    </w:p>
    <w:p w14:paraId="2964A60A" w14:textId="77777777" w:rsidR="00781804" w:rsidRPr="00442F80" w:rsidRDefault="00781804" w:rsidP="0078180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p>
    <w:p w14:paraId="1542A813" w14:textId="77777777" w:rsidR="00781804" w:rsidRPr="00442F80" w:rsidRDefault="00781804" w:rsidP="0078180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COMMIT</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TRANSACTION</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008000"/>
          <w:kern w:val="0"/>
          <w:sz w:val="24"/>
          <w:szCs w:val="24"/>
          <w:lang w:val="en-US"/>
        </w:rPr>
        <w:t>-- Commit the transaction if no errors</w:t>
      </w:r>
    </w:p>
    <w:p w14:paraId="39369D98" w14:textId="77777777" w:rsidR="00781804" w:rsidRPr="00442F80" w:rsidRDefault="00781804" w:rsidP="0078180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p>
    <w:p w14:paraId="7F48AF00" w14:textId="77777777" w:rsidR="00781804" w:rsidRPr="00442F80" w:rsidRDefault="00781804" w:rsidP="0078180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END</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TRY</w:t>
      </w:r>
    </w:p>
    <w:p w14:paraId="226E8A96" w14:textId="77777777" w:rsidR="00781804" w:rsidRPr="00442F80" w:rsidRDefault="00781804" w:rsidP="0078180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BEGIN</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CATCH</w:t>
      </w:r>
    </w:p>
    <w:p w14:paraId="05C77270" w14:textId="77777777" w:rsidR="00781804" w:rsidRPr="00442F80" w:rsidRDefault="00781804" w:rsidP="0078180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8000"/>
          <w:kern w:val="0"/>
          <w:sz w:val="24"/>
          <w:szCs w:val="24"/>
          <w:lang w:val="en-US"/>
        </w:rPr>
        <w:t>-- Roll back the transaction on error</w:t>
      </w:r>
    </w:p>
    <w:p w14:paraId="4F7DF346" w14:textId="77777777" w:rsidR="00781804" w:rsidRPr="00442F80" w:rsidRDefault="00781804" w:rsidP="0078180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ROLLBACK</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TRANSACTION</w:t>
      </w:r>
      <w:r w:rsidRPr="00442F80">
        <w:rPr>
          <w:rFonts w:ascii="Consolas" w:hAnsi="Consolas" w:cs="Consolas"/>
          <w:color w:val="808080"/>
          <w:kern w:val="0"/>
          <w:sz w:val="24"/>
          <w:szCs w:val="24"/>
          <w:lang w:val="en-US"/>
        </w:rPr>
        <w:t>;</w:t>
      </w:r>
    </w:p>
    <w:p w14:paraId="2DEAB44D" w14:textId="77777777" w:rsidR="00781804" w:rsidRPr="00442F80" w:rsidRDefault="00781804" w:rsidP="0078180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p>
    <w:p w14:paraId="2013A8B8" w14:textId="77777777" w:rsidR="00781804" w:rsidRPr="00442F80" w:rsidRDefault="00781804" w:rsidP="0078180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8000"/>
          <w:kern w:val="0"/>
          <w:sz w:val="24"/>
          <w:szCs w:val="24"/>
          <w:lang w:val="en-US"/>
        </w:rPr>
        <w:t>-- Printing the error message and the severity</w:t>
      </w:r>
    </w:p>
    <w:p w14:paraId="2D3C5DE8" w14:textId="77777777" w:rsidR="00781804" w:rsidRPr="00442F80" w:rsidRDefault="00781804" w:rsidP="0078180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DECLARE</w:t>
      </w:r>
      <w:r w:rsidRPr="00442F80">
        <w:rPr>
          <w:rFonts w:ascii="Consolas" w:hAnsi="Consolas" w:cs="Consolas"/>
          <w:color w:val="000000"/>
          <w:kern w:val="0"/>
          <w:sz w:val="24"/>
          <w:szCs w:val="24"/>
          <w:lang w:val="en-US"/>
        </w:rPr>
        <w:t xml:space="preserve"> @ErrorMessage </w:t>
      </w:r>
      <w:r w:rsidRPr="00442F80">
        <w:rPr>
          <w:rFonts w:ascii="Consolas" w:hAnsi="Consolas" w:cs="Consolas"/>
          <w:color w:val="0000FF"/>
          <w:kern w:val="0"/>
          <w:sz w:val="24"/>
          <w:szCs w:val="24"/>
          <w:lang w:val="en-US"/>
        </w:rPr>
        <w:t>NVARCHAR</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4000</w:t>
      </w:r>
      <w:r w:rsidRPr="00442F80">
        <w:rPr>
          <w:rFonts w:ascii="Consolas" w:hAnsi="Consolas" w:cs="Consolas"/>
          <w:color w:val="808080"/>
          <w:kern w:val="0"/>
          <w:sz w:val="24"/>
          <w:szCs w:val="24"/>
          <w:lang w:val="en-US"/>
        </w:rPr>
        <w:t>);</w:t>
      </w:r>
    </w:p>
    <w:p w14:paraId="7FEB568F" w14:textId="77777777" w:rsidR="00781804" w:rsidRPr="00442F80" w:rsidRDefault="00781804" w:rsidP="0078180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DECLARE</w:t>
      </w:r>
      <w:r w:rsidRPr="00442F80">
        <w:rPr>
          <w:rFonts w:ascii="Consolas" w:hAnsi="Consolas" w:cs="Consolas"/>
          <w:color w:val="000000"/>
          <w:kern w:val="0"/>
          <w:sz w:val="24"/>
          <w:szCs w:val="24"/>
          <w:lang w:val="en-US"/>
        </w:rPr>
        <w:t xml:space="preserve"> @ErrorSeverity </w:t>
      </w:r>
      <w:r w:rsidRPr="00442F80">
        <w:rPr>
          <w:rFonts w:ascii="Consolas" w:hAnsi="Consolas" w:cs="Consolas"/>
          <w:color w:val="0000FF"/>
          <w:kern w:val="0"/>
          <w:sz w:val="24"/>
          <w:szCs w:val="24"/>
          <w:lang w:val="en-US"/>
        </w:rPr>
        <w:t>INT</w:t>
      </w:r>
      <w:r w:rsidRPr="00442F80">
        <w:rPr>
          <w:rFonts w:ascii="Consolas" w:hAnsi="Consolas" w:cs="Consolas"/>
          <w:color w:val="808080"/>
          <w:kern w:val="0"/>
          <w:sz w:val="24"/>
          <w:szCs w:val="24"/>
          <w:lang w:val="en-US"/>
        </w:rPr>
        <w:t>;</w:t>
      </w:r>
    </w:p>
    <w:p w14:paraId="02649E85" w14:textId="77777777" w:rsidR="00781804" w:rsidRPr="00442F80" w:rsidRDefault="00781804" w:rsidP="0078180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DECLARE</w:t>
      </w:r>
      <w:r w:rsidRPr="00442F80">
        <w:rPr>
          <w:rFonts w:ascii="Consolas" w:hAnsi="Consolas" w:cs="Consolas"/>
          <w:color w:val="000000"/>
          <w:kern w:val="0"/>
          <w:sz w:val="24"/>
          <w:szCs w:val="24"/>
          <w:lang w:val="en-US"/>
        </w:rPr>
        <w:t xml:space="preserve"> @ErrorState </w:t>
      </w:r>
      <w:r w:rsidRPr="00442F80">
        <w:rPr>
          <w:rFonts w:ascii="Consolas" w:hAnsi="Consolas" w:cs="Consolas"/>
          <w:color w:val="0000FF"/>
          <w:kern w:val="0"/>
          <w:sz w:val="24"/>
          <w:szCs w:val="24"/>
          <w:lang w:val="en-US"/>
        </w:rPr>
        <w:t>INT</w:t>
      </w:r>
      <w:r w:rsidRPr="00442F80">
        <w:rPr>
          <w:rFonts w:ascii="Consolas" w:hAnsi="Consolas" w:cs="Consolas"/>
          <w:color w:val="808080"/>
          <w:kern w:val="0"/>
          <w:sz w:val="24"/>
          <w:szCs w:val="24"/>
          <w:lang w:val="en-US"/>
        </w:rPr>
        <w:t>;</w:t>
      </w:r>
    </w:p>
    <w:p w14:paraId="6921FD73" w14:textId="77777777" w:rsidR="00781804" w:rsidRPr="00442F80" w:rsidRDefault="00781804" w:rsidP="0078180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p>
    <w:p w14:paraId="58051A44" w14:textId="77777777" w:rsidR="00781804" w:rsidRPr="00442F80" w:rsidRDefault="00781804" w:rsidP="0078180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SELECT</w:t>
      </w:r>
      <w:r w:rsidRPr="00442F80">
        <w:rPr>
          <w:rFonts w:ascii="Consolas" w:hAnsi="Consolas" w:cs="Consolas"/>
          <w:color w:val="000000"/>
          <w:kern w:val="0"/>
          <w:sz w:val="24"/>
          <w:szCs w:val="24"/>
          <w:lang w:val="en-US"/>
        </w:rPr>
        <w:t xml:space="preserve"> </w:t>
      </w:r>
    </w:p>
    <w:p w14:paraId="56CD8C5A" w14:textId="77777777" w:rsidR="00781804" w:rsidRPr="00442F80" w:rsidRDefault="00781804" w:rsidP="0078180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@ErrorMessage </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FF00FF"/>
          <w:kern w:val="0"/>
          <w:sz w:val="24"/>
          <w:szCs w:val="24"/>
          <w:lang w:val="en-US"/>
        </w:rPr>
        <w:t>ERROR_MESSAGE</w:t>
      </w:r>
      <w:r w:rsidRPr="00442F80">
        <w:rPr>
          <w:rFonts w:ascii="Consolas" w:hAnsi="Consolas" w:cs="Consolas"/>
          <w:color w:val="808080"/>
          <w:kern w:val="0"/>
          <w:sz w:val="24"/>
          <w:szCs w:val="24"/>
          <w:lang w:val="en-US"/>
        </w:rPr>
        <w:t>(),</w:t>
      </w:r>
    </w:p>
    <w:p w14:paraId="268E36E2" w14:textId="77777777" w:rsidR="00781804" w:rsidRPr="00442F80" w:rsidRDefault="00781804" w:rsidP="0078180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@ErrorSeverity </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FF00FF"/>
          <w:kern w:val="0"/>
          <w:sz w:val="24"/>
          <w:szCs w:val="24"/>
          <w:lang w:val="en-US"/>
        </w:rPr>
        <w:t>ERROR_SEVERITY</w:t>
      </w:r>
      <w:r w:rsidRPr="00442F80">
        <w:rPr>
          <w:rFonts w:ascii="Consolas" w:hAnsi="Consolas" w:cs="Consolas"/>
          <w:color w:val="808080"/>
          <w:kern w:val="0"/>
          <w:sz w:val="24"/>
          <w:szCs w:val="24"/>
          <w:lang w:val="en-US"/>
        </w:rPr>
        <w:t>(),</w:t>
      </w:r>
    </w:p>
    <w:p w14:paraId="38DC3BF1" w14:textId="77777777" w:rsidR="00781804" w:rsidRPr="00442F80" w:rsidRDefault="00781804" w:rsidP="0078180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@ErrorState </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w:t>
      </w:r>
      <w:r w:rsidRPr="00442F80">
        <w:rPr>
          <w:rFonts w:ascii="Consolas" w:hAnsi="Consolas" w:cs="Consolas"/>
          <w:color w:val="FF00FF"/>
          <w:kern w:val="0"/>
          <w:sz w:val="24"/>
          <w:szCs w:val="24"/>
          <w:lang w:val="en-US"/>
        </w:rPr>
        <w:t>ERROR_STATE</w:t>
      </w:r>
      <w:r w:rsidRPr="00442F80">
        <w:rPr>
          <w:rFonts w:ascii="Consolas" w:hAnsi="Consolas" w:cs="Consolas"/>
          <w:color w:val="808080"/>
          <w:kern w:val="0"/>
          <w:sz w:val="24"/>
          <w:szCs w:val="24"/>
          <w:lang w:val="en-US"/>
        </w:rPr>
        <w:t>();</w:t>
      </w:r>
    </w:p>
    <w:p w14:paraId="73F45D19" w14:textId="77777777" w:rsidR="00781804" w:rsidRPr="00442F80" w:rsidRDefault="00781804" w:rsidP="0078180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p>
    <w:p w14:paraId="00A46C0A" w14:textId="77777777" w:rsidR="00781804" w:rsidRPr="00442F80" w:rsidRDefault="00781804" w:rsidP="0078180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 xml:space="preserve">RAISERROR </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@ErrorMessage</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@ErrorSeverity</w:t>
      </w:r>
      <w:r w:rsidRPr="00442F80">
        <w:rPr>
          <w:rFonts w:ascii="Consolas" w:hAnsi="Consolas" w:cs="Consolas"/>
          <w:color w:val="808080"/>
          <w:kern w:val="0"/>
          <w:sz w:val="24"/>
          <w:szCs w:val="24"/>
          <w:lang w:val="en-US"/>
        </w:rPr>
        <w:t>,</w:t>
      </w:r>
      <w:r w:rsidRPr="00442F80">
        <w:rPr>
          <w:rFonts w:ascii="Consolas" w:hAnsi="Consolas" w:cs="Consolas"/>
          <w:color w:val="000000"/>
          <w:kern w:val="0"/>
          <w:sz w:val="24"/>
          <w:szCs w:val="24"/>
          <w:lang w:val="en-US"/>
        </w:rPr>
        <w:t xml:space="preserve"> @ErrorState</w:t>
      </w:r>
      <w:r w:rsidRPr="00442F80">
        <w:rPr>
          <w:rFonts w:ascii="Consolas" w:hAnsi="Consolas" w:cs="Consolas"/>
          <w:color w:val="808080"/>
          <w:kern w:val="0"/>
          <w:sz w:val="24"/>
          <w:szCs w:val="24"/>
          <w:lang w:val="en-US"/>
        </w:rPr>
        <w:t>);</w:t>
      </w:r>
    </w:p>
    <w:p w14:paraId="3ED17B19" w14:textId="77777777" w:rsidR="00781804" w:rsidRPr="00442F80" w:rsidRDefault="00781804" w:rsidP="0078180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END</w:t>
      </w:r>
      <w:r w:rsidRPr="00442F80">
        <w:rPr>
          <w:rFonts w:ascii="Consolas" w:hAnsi="Consolas" w:cs="Consolas"/>
          <w:color w:val="000000"/>
          <w:kern w:val="0"/>
          <w:sz w:val="24"/>
          <w:szCs w:val="24"/>
          <w:lang w:val="en-US"/>
        </w:rPr>
        <w:t xml:space="preserve"> </w:t>
      </w:r>
      <w:r w:rsidRPr="00442F80">
        <w:rPr>
          <w:rFonts w:ascii="Consolas" w:hAnsi="Consolas" w:cs="Consolas"/>
          <w:color w:val="0000FF"/>
          <w:kern w:val="0"/>
          <w:sz w:val="24"/>
          <w:szCs w:val="24"/>
          <w:lang w:val="en-US"/>
        </w:rPr>
        <w:t>CATCH</w:t>
      </w:r>
    </w:p>
    <w:p w14:paraId="056C4228" w14:textId="77777777" w:rsidR="00781804" w:rsidRPr="00442F80" w:rsidRDefault="00781804" w:rsidP="0078180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kern w:val="0"/>
          <w:sz w:val="24"/>
          <w:szCs w:val="24"/>
          <w:lang w:val="en-US"/>
        </w:rPr>
      </w:pPr>
      <w:r w:rsidRPr="00442F80">
        <w:rPr>
          <w:rFonts w:ascii="Consolas" w:hAnsi="Consolas" w:cs="Consolas"/>
          <w:color w:val="0000FF"/>
          <w:kern w:val="0"/>
          <w:sz w:val="24"/>
          <w:szCs w:val="24"/>
          <w:lang w:val="en-US"/>
        </w:rPr>
        <w:t>END</w:t>
      </w:r>
      <w:r w:rsidRPr="00442F80">
        <w:rPr>
          <w:rFonts w:ascii="Consolas" w:hAnsi="Consolas" w:cs="Consolas"/>
          <w:color w:val="808080"/>
          <w:kern w:val="0"/>
          <w:sz w:val="24"/>
          <w:szCs w:val="24"/>
          <w:lang w:val="en-US"/>
        </w:rPr>
        <w:t>;</w:t>
      </w:r>
    </w:p>
    <w:p w14:paraId="55564FD3" w14:textId="2532AFD5" w:rsidR="000940E6" w:rsidRPr="00442F80" w:rsidRDefault="00781804" w:rsidP="00781804">
      <w:pPr>
        <w:pBdr>
          <w:top w:val="single" w:sz="4" w:space="1" w:color="auto"/>
          <w:left w:val="single" w:sz="4" w:space="1" w:color="auto"/>
          <w:bottom w:val="single" w:sz="4" w:space="1" w:color="auto"/>
          <w:right w:val="single" w:sz="4" w:space="1" w:color="auto"/>
        </w:pBdr>
        <w:rPr>
          <w:rFonts w:ascii="Times New Roman" w:hAnsi="Times New Roman" w:cs="Times New Roman"/>
          <w:b/>
          <w:sz w:val="24"/>
          <w:szCs w:val="24"/>
          <w:lang w:val="en-US"/>
        </w:rPr>
      </w:pPr>
      <w:r w:rsidRPr="00442F80">
        <w:rPr>
          <w:rFonts w:ascii="Consolas" w:hAnsi="Consolas" w:cs="Consolas"/>
          <w:color w:val="0000FF"/>
          <w:kern w:val="0"/>
          <w:sz w:val="24"/>
          <w:szCs w:val="24"/>
          <w:lang w:val="en-US"/>
        </w:rPr>
        <w:t>GO</w:t>
      </w:r>
    </w:p>
    <w:p w14:paraId="7379EB99" w14:textId="77777777" w:rsidR="006B0B0C" w:rsidRPr="007A0BCC" w:rsidRDefault="006B0B0C" w:rsidP="006B0B0C">
      <w:pPr>
        <w:pStyle w:val="ListParagraph"/>
        <w:ind w:left="1152"/>
        <w:rPr>
          <w:rFonts w:ascii="Times New Roman" w:hAnsi="Times New Roman" w:cs="Times New Roman"/>
          <w:b/>
          <w:bCs/>
          <w:sz w:val="28"/>
          <w:szCs w:val="28"/>
          <w:lang w:val="en-US"/>
        </w:rPr>
      </w:pPr>
    </w:p>
    <w:p w14:paraId="78D5353A" w14:textId="77777777" w:rsidR="008926B9" w:rsidRDefault="008926B9">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7A93907D" w14:textId="20EE80F0" w:rsidR="007B24E9" w:rsidRDefault="00FF519B" w:rsidP="00DB6E80">
      <w:pPr>
        <w:pStyle w:val="ListParagraph"/>
        <w:numPr>
          <w:ilvl w:val="1"/>
          <w:numId w:val="7"/>
        </w:numPr>
        <w:spacing w:after="0" w:line="360" w:lineRule="auto"/>
        <w:outlineLvl w:val="2"/>
        <w:rPr>
          <w:rFonts w:ascii="Times New Roman" w:hAnsi="Times New Roman" w:cs="Times New Roman"/>
          <w:b/>
          <w:bCs/>
          <w:sz w:val="28"/>
          <w:szCs w:val="28"/>
          <w:lang w:val="en-US"/>
        </w:rPr>
      </w:pPr>
      <w:bookmarkStart w:id="30" w:name="_Toc165362087"/>
      <w:r>
        <w:rPr>
          <w:rFonts w:ascii="Times New Roman" w:hAnsi="Times New Roman" w:cs="Times New Roman"/>
          <w:b/>
          <w:bCs/>
          <w:sz w:val="28"/>
          <w:szCs w:val="28"/>
          <w:lang w:val="en-US"/>
        </w:rPr>
        <w:lastRenderedPageBreak/>
        <w:t>Chức năng</w:t>
      </w:r>
      <w:r w:rsidR="00FD1DD6" w:rsidRPr="003102FA">
        <w:rPr>
          <w:rFonts w:ascii="Times New Roman" w:hAnsi="Times New Roman" w:cs="Times New Roman"/>
          <w:b/>
          <w:bCs/>
          <w:sz w:val="28"/>
          <w:szCs w:val="28"/>
          <w:lang w:val="en-US"/>
        </w:rPr>
        <w:t xml:space="preserve"> Materia</w:t>
      </w:r>
      <w:r w:rsidR="003102FA" w:rsidRPr="003102FA">
        <w:rPr>
          <w:rFonts w:ascii="Times New Roman" w:hAnsi="Times New Roman" w:cs="Times New Roman"/>
          <w:b/>
          <w:bCs/>
          <w:sz w:val="28"/>
          <w:szCs w:val="28"/>
          <w:lang w:val="en-US"/>
        </w:rPr>
        <w:t>l</w:t>
      </w:r>
      <w:r>
        <w:rPr>
          <w:rFonts w:ascii="Times New Roman" w:hAnsi="Times New Roman" w:cs="Times New Roman"/>
          <w:b/>
          <w:bCs/>
          <w:sz w:val="28"/>
          <w:szCs w:val="28"/>
          <w:lang w:val="en-US"/>
        </w:rPr>
        <w:t>:</w:t>
      </w:r>
      <w:bookmarkEnd w:id="30"/>
    </w:p>
    <w:p w14:paraId="165AA5F8" w14:textId="3DA3C21D" w:rsidR="007B24E9" w:rsidRDefault="00626696" w:rsidP="007B24E9">
      <w:pPr>
        <w:pStyle w:val="ListParagraph"/>
        <w:numPr>
          <w:ilvl w:val="2"/>
          <w:numId w:val="7"/>
        </w:numPr>
        <w:spacing w:after="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View</w:t>
      </w:r>
      <w:r w:rsidR="00FF519B">
        <w:rPr>
          <w:rFonts w:ascii="Times New Roman" w:hAnsi="Times New Roman" w:cs="Times New Roman"/>
          <w:b/>
          <w:bCs/>
          <w:sz w:val="28"/>
          <w:szCs w:val="28"/>
          <w:lang w:val="en-US"/>
        </w:rPr>
        <w:t>:</w:t>
      </w:r>
    </w:p>
    <w:p w14:paraId="7323862B" w14:textId="0812131C" w:rsidR="00626696" w:rsidRPr="00626696" w:rsidRDefault="00626696" w:rsidP="00626696">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ab/>
      </w:r>
      <w:r w:rsidRPr="00626696">
        <w:rPr>
          <w:rFonts w:ascii="Times New Roman" w:hAnsi="Times New Roman" w:cs="Times New Roman"/>
          <w:sz w:val="28"/>
          <w:szCs w:val="28"/>
          <w:lang w:val="en-US"/>
        </w:rPr>
        <w:t>Tạo view hiển thị nguyên liệu:</w:t>
      </w:r>
    </w:p>
    <w:p w14:paraId="34DF1FAD" w14:textId="3873DB1C" w:rsidR="00626696" w:rsidRPr="00626696" w:rsidRDefault="00626696" w:rsidP="00626696">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ab/>
      </w:r>
      <w:r w:rsidRPr="00626696">
        <w:rPr>
          <w:rFonts w:ascii="Times New Roman" w:hAnsi="Times New Roman" w:cs="Times New Roman"/>
          <w:sz w:val="28"/>
          <w:szCs w:val="28"/>
          <w:lang w:val="en-US"/>
        </w:rPr>
        <w:t>SQL:</w:t>
      </w:r>
    </w:p>
    <w:tbl>
      <w:tblPr>
        <w:tblStyle w:val="TableGrid"/>
        <w:tblW w:w="0" w:type="auto"/>
        <w:tblInd w:w="720" w:type="dxa"/>
        <w:tblLook w:val="04A0" w:firstRow="1" w:lastRow="0" w:firstColumn="1" w:lastColumn="0" w:noHBand="0" w:noVBand="1"/>
      </w:tblPr>
      <w:tblGrid>
        <w:gridCol w:w="8296"/>
      </w:tblGrid>
      <w:tr w:rsidR="00626696" w14:paraId="5589B0E6" w14:textId="77777777" w:rsidTr="004F07DC">
        <w:tc>
          <w:tcPr>
            <w:tcW w:w="9016" w:type="dxa"/>
          </w:tcPr>
          <w:p w14:paraId="6ECEF3A8" w14:textId="77777777" w:rsidR="00626696" w:rsidRDefault="00626696" w:rsidP="004F07DC">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FF"/>
                <w:kern w:val="0"/>
                <w:sz w:val="19"/>
                <w:szCs w:val="19"/>
                <w:lang w:val="en-US"/>
              </w:rPr>
              <w:t>CREATE</w:t>
            </w: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VIEW</w:t>
            </w:r>
            <w:r>
              <w:rPr>
                <w:rFonts w:ascii="Consolas" w:hAnsi="Consolas" w:cs="Consolas"/>
                <w:noProof w:val="0"/>
                <w:color w:val="000000"/>
                <w:kern w:val="0"/>
                <w:sz w:val="19"/>
                <w:szCs w:val="19"/>
                <w:lang w:val="en-US"/>
              </w:rPr>
              <w:t xml:space="preserve"> </w:t>
            </w:r>
            <w:proofErr w:type="spellStart"/>
            <w:r>
              <w:rPr>
                <w:rFonts w:ascii="Consolas" w:hAnsi="Consolas" w:cs="Consolas"/>
                <w:noProof w:val="0"/>
                <w:color w:val="000000"/>
                <w:kern w:val="0"/>
                <w:sz w:val="19"/>
                <w:szCs w:val="19"/>
                <w:lang w:val="en-US"/>
              </w:rPr>
              <w:t>MaterialDetailss</w:t>
            </w:r>
            <w:proofErr w:type="spellEnd"/>
          </w:p>
          <w:p w14:paraId="14665CA2" w14:textId="77777777" w:rsidR="00626696" w:rsidRDefault="00626696" w:rsidP="004F07DC">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FF"/>
                <w:kern w:val="0"/>
                <w:sz w:val="19"/>
                <w:szCs w:val="19"/>
                <w:lang w:val="en-US"/>
              </w:rPr>
              <w:t>AS</w:t>
            </w:r>
          </w:p>
          <w:p w14:paraId="35FC7C35" w14:textId="77777777" w:rsidR="00626696" w:rsidRDefault="00626696" w:rsidP="004F07DC">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FF"/>
                <w:kern w:val="0"/>
                <w:sz w:val="19"/>
                <w:szCs w:val="19"/>
                <w:lang w:val="en-US"/>
              </w:rPr>
              <w:t>SELECT</w:t>
            </w:r>
            <w:r>
              <w:rPr>
                <w:rFonts w:ascii="Consolas" w:hAnsi="Consolas" w:cs="Consolas"/>
                <w:noProof w:val="0"/>
                <w:color w:val="000000"/>
                <w:kern w:val="0"/>
                <w:sz w:val="19"/>
                <w:szCs w:val="19"/>
                <w:lang w:val="en-US"/>
              </w:rPr>
              <w:t xml:space="preserve"> </w:t>
            </w:r>
            <w:r>
              <w:rPr>
                <w:rFonts w:ascii="Consolas" w:hAnsi="Consolas" w:cs="Consolas"/>
                <w:noProof w:val="0"/>
                <w:color w:val="808080"/>
                <w:kern w:val="0"/>
                <w:sz w:val="19"/>
                <w:szCs w:val="19"/>
                <w:lang w:val="en-US"/>
              </w:rPr>
              <w:t>*</w:t>
            </w:r>
          </w:p>
          <w:p w14:paraId="3235D06D" w14:textId="77777777" w:rsidR="00626696" w:rsidRDefault="00626696" w:rsidP="004F07DC">
            <w:pPr>
              <w:spacing w:line="360" w:lineRule="auto"/>
              <w:rPr>
                <w:rFonts w:ascii="Times New Roman" w:hAnsi="Times New Roman" w:cs="Times New Roman"/>
                <w:sz w:val="28"/>
                <w:szCs w:val="28"/>
                <w:lang w:val="en-US"/>
              </w:rPr>
            </w:pPr>
            <w:r>
              <w:rPr>
                <w:rFonts w:ascii="Consolas" w:hAnsi="Consolas" w:cs="Consolas"/>
                <w:noProof w:val="0"/>
                <w:color w:val="0000FF"/>
                <w:kern w:val="0"/>
                <w:sz w:val="19"/>
                <w:szCs w:val="19"/>
                <w:lang w:val="en-US"/>
              </w:rPr>
              <w:t>FROM</w:t>
            </w:r>
            <w:r>
              <w:rPr>
                <w:rFonts w:ascii="Consolas" w:hAnsi="Consolas" w:cs="Consolas"/>
                <w:noProof w:val="0"/>
                <w:color w:val="000000"/>
                <w:kern w:val="0"/>
                <w:sz w:val="19"/>
                <w:szCs w:val="19"/>
                <w:lang w:val="en-US"/>
              </w:rPr>
              <w:t xml:space="preserve"> Material</w:t>
            </w:r>
            <w:r>
              <w:rPr>
                <w:rFonts w:ascii="Consolas" w:hAnsi="Consolas" w:cs="Consolas"/>
                <w:noProof w:val="0"/>
                <w:color w:val="808080"/>
                <w:kern w:val="0"/>
                <w:sz w:val="19"/>
                <w:szCs w:val="19"/>
                <w:lang w:val="en-US"/>
              </w:rPr>
              <w:t>;</w:t>
            </w:r>
          </w:p>
        </w:tc>
      </w:tr>
    </w:tbl>
    <w:p w14:paraId="1E545673" w14:textId="37688F55" w:rsidR="00626696" w:rsidRPr="00626696" w:rsidRDefault="00626696" w:rsidP="00626696">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ab/>
      </w:r>
      <w:r w:rsidRPr="00626696">
        <w:rPr>
          <w:rFonts w:ascii="Times New Roman" w:hAnsi="Times New Roman" w:cs="Times New Roman"/>
          <w:sz w:val="28"/>
          <w:szCs w:val="28"/>
          <w:lang w:val="en-US"/>
        </w:rPr>
        <w:t xml:space="preserve">C# code: </w:t>
      </w:r>
    </w:p>
    <w:tbl>
      <w:tblPr>
        <w:tblStyle w:val="TableGrid"/>
        <w:tblW w:w="0" w:type="auto"/>
        <w:tblInd w:w="720" w:type="dxa"/>
        <w:tblLook w:val="04A0" w:firstRow="1" w:lastRow="0" w:firstColumn="1" w:lastColumn="0" w:noHBand="0" w:noVBand="1"/>
      </w:tblPr>
      <w:tblGrid>
        <w:gridCol w:w="8296"/>
      </w:tblGrid>
      <w:tr w:rsidR="00626696" w14:paraId="2724AA6C" w14:textId="77777777" w:rsidTr="004F07DC">
        <w:tc>
          <w:tcPr>
            <w:tcW w:w="9016" w:type="dxa"/>
          </w:tcPr>
          <w:p w14:paraId="24854D06" w14:textId="77777777" w:rsidR="00626696" w:rsidRDefault="00626696" w:rsidP="004F07DC">
            <w:pPr>
              <w:autoSpaceDE w:val="0"/>
              <w:autoSpaceDN w:val="0"/>
              <w:adjustRightInd w:val="0"/>
              <w:rPr>
                <w:rFonts w:ascii="Cascadia Mono" w:hAnsi="Cascadia Mono" w:cs="Cascadia Mono"/>
                <w:noProof w:val="0"/>
                <w:color w:val="0000FF"/>
                <w:kern w:val="0"/>
                <w:sz w:val="19"/>
                <w:szCs w:val="19"/>
                <w:lang w:val="en-US"/>
              </w:rPr>
            </w:pPr>
            <w:r>
              <w:rPr>
                <w:rFonts w:ascii="Cascadia Mono" w:hAnsi="Cascadia Mono" w:cs="Cascadia Mono"/>
                <w:noProof w:val="0"/>
                <w:color w:val="0000FF"/>
                <w:kern w:val="0"/>
                <w:sz w:val="19"/>
                <w:szCs w:val="19"/>
                <w:lang w:val="en-US"/>
              </w:rPr>
              <w:t>try</w:t>
            </w:r>
          </w:p>
          <w:p w14:paraId="28E8B174" w14:textId="77777777" w:rsidR="00626696" w:rsidRDefault="00626696" w:rsidP="004F07DC">
            <w:pPr>
              <w:autoSpaceDE w:val="0"/>
              <w:autoSpaceDN w:val="0"/>
              <w:adjustRightInd w:val="0"/>
              <w:rPr>
                <w:rFonts w:ascii="Cascadia Mono" w:hAnsi="Cascadia Mono" w:cs="Cascadia Mono"/>
                <w:noProof w:val="0"/>
                <w:color w:val="000000"/>
                <w:kern w:val="0"/>
                <w:sz w:val="19"/>
                <w:szCs w:val="19"/>
                <w:lang w:val="en-US"/>
              </w:rPr>
            </w:pPr>
            <w:r>
              <w:rPr>
                <w:rFonts w:ascii="Cascadia Mono" w:hAnsi="Cascadia Mono" w:cs="Cascadia Mono"/>
                <w:noProof w:val="0"/>
                <w:color w:val="000000"/>
                <w:kern w:val="0"/>
                <w:sz w:val="19"/>
                <w:szCs w:val="19"/>
                <w:lang w:val="en-US"/>
              </w:rPr>
              <w:t>{</w:t>
            </w:r>
          </w:p>
          <w:p w14:paraId="01EC738E" w14:textId="77777777" w:rsidR="00626696" w:rsidRDefault="00626696" w:rsidP="004F07DC">
            <w:pPr>
              <w:autoSpaceDE w:val="0"/>
              <w:autoSpaceDN w:val="0"/>
              <w:adjustRightInd w:val="0"/>
              <w:rPr>
                <w:rFonts w:ascii="Cascadia Mono" w:hAnsi="Cascadia Mono" w:cs="Cascadia Mono"/>
                <w:noProof w:val="0"/>
                <w:color w:val="000000"/>
                <w:kern w:val="0"/>
                <w:sz w:val="19"/>
                <w:szCs w:val="19"/>
                <w:lang w:val="en-US"/>
              </w:rPr>
            </w:pPr>
            <w:r>
              <w:rPr>
                <w:rFonts w:ascii="Cascadia Mono" w:hAnsi="Cascadia Mono" w:cs="Cascadia Mono"/>
                <w:noProof w:val="0"/>
                <w:color w:val="000000"/>
                <w:kern w:val="0"/>
                <w:sz w:val="19"/>
                <w:szCs w:val="19"/>
                <w:lang w:val="en-US"/>
              </w:rPr>
              <w:t xml:space="preserve">    </w:t>
            </w:r>
            <w:proofErr w:type="spellStart"/>
            <w:r>
              <w:rPr>
                <w:rFonts w:ascii="Cascadia Mono" w:hAnsi="Cascadia Mono" w:cs="Cascadia Mono"/>
                <w:noProof w:val="0"/>
                <w:color w:val="000000"/>
                <w:kern w:val="0"/>
                <w:sz w:val="19"/>
                <w:szCs w:val="19"/>
                <w:lang w:val="en-US"/>
              </w:rPr>
              <w:t>dtMaterial</w:t>
            </w:r>
            <w:proofErr w:type="spellEnd"/>
            <w:r>
              <w:rPr>
                <w:rFonts w:ascii="Cascadia Mono" w:hAnsi="Cascadia Mono" w:cs="Cascadia Mono"/>
                <w:noProof w:val="0"/>
                <w:color w:val="000000"/>
                <w:kern w:val="0"/>
                <w:sz w:val="19"/>
                <w:szCs w:val="19"/>
                <w:lang w:val="en-US"/>
              </w:rPr>
              <w:t xml:space="preserve"> = </w:t>
            </w:r>
            <w:proofErr w:type="spellStart"/>
            <w:proofErr w:type="gramStart"/>
            <w:r>
              <w:rPr>
                <w:rFonts w:ascii="Cascadia Mono" w:hAnsi="Cascadia Mono" w:cs="Cascadia Mono"/>
                <w:noProof w:val="0"/>
                <w:color w:val="000000"/>
                <w:kern w:val="0"/>
                <w:sz w:val="19"/>
                <w:szCs w:val="19"/>
                <w:lang w:val="en-US"/>
              </w:rPr>
              <w:t>DataProvider.Instance.ExecuteQuery</w:t>
            </w:r>
            <w:proofErr w:type="spellEnd"/>
            <w:proofErr w:type="gramEnd"/>
            <w:r>
              <w:rPr>
                <w:rFonts w:ascii="Cascadia Mono" w:hAnsi="Cascadia Mono" w:cs="Cascadia Mono"/>
                <w:noProof w:val="0"/>
                <w:color w:val="000000"/>
                <w:kern w:val="0"/>
                <w:sz w:val="19"/>
                <w:szCs w:val="19"/>
                <w:lang w:val="en-US"/>
              </w:rPr>
              <w:t>(</w:t>
            </w:r>
            <w:r>
              <w:rPr>
                <w:rFonts w:ascii="Cascadia Mono" w:hAnsi="Cascadia Mono" w:cs="Cascadia Mono"/>
                <w:noProof w:val="0"/>
                <w:color w:val="A31515"/>
                <w:kern w:val="0"/>
                <w:sz w:val="19"/>
                <w:szCs w:val="19"/>
                <w:lang w:val="en-US"/>
              </w:rPr>
              <w:t xml:space="preserve">"SELECT * FROM </w:t>
            </w:r>
            <w:proofErr w:type="spellStart"/>
            <w:r>
              <w:rPr>
                <w:rFonts w:ascii="Cascadia Mono" w:hAnsi="Cascadia Mono" w:cs="Cascadia Mono"/>
                <w:noProof w:val="0"/>
                <w:color w:val="A31515"/>
                <w:kern w:val="0"/>
                <w:sz w:val="19"/>
                <w:szCs w:val="19"/>
                <w:lang w:val="en-US"/>
              </w:rPr>
              <w:t>MaterialDetailss</w:t>
            </w:r>
            <w:proofErr w:type="spellEnd"/>
            <w:r>
              <w:rPr>
                <w:rFonts w:ascii="Cascadia Mono" w:hAnsi="Cascadia Mono" w:cs="Cascadia Mono"/>
                <w:noProof w:val="0"/>
                <w:color w:val="A31515"/>
                <w:kern w:val="0"/>
                <w:sz w:val="19"/>
                <w:szCs w:val="19"/>
                <w:lang w:val="en-US"/>
              </w:rPr>
              <w:t>"</w:t>
            </w:r>
            <w:r>
              <w:rPr>
                <w:rFonts w:ascii="Cascadia Mono" w:hAnsi="Cascadia Mono" w:cs="Cascadia Mono"/>
                <w:noProof w:val="0"/>
                <w:color w:val="000000"/>
                <w:kern w:val="0"/>
                <w:sz w:val="19"/>
                <w:szCs w:val="19"/>
                <w:lang w:val="en-US"/>
              </w:rPr>
              <w:t>);</w:t>
            </w:r>
          </w:p>
          <w:p w14:paraId="6719BBD7" w14:textId="77777777" w:rsidR="00626696" w:rsidRDefault="00626696" w:rsidP="004F07DC">
            <w:pPr>
              <w:autoSpaceDE w:val="0"/>
              <w:autoSpaceDN w:val="0"/>
              <w:adjustRightInd w:val="0"/>
              <w:rPr>
                <w:rFonts w:ascii="Cascadia Mono" w:hAnsi="Cascadia Mono" w:cs="Cascadia Mono"/>
                <w:noProof w:val="0"/>
                <w:color w:val="000000"/>
                <w:kern w:val="0"/>
                <w:sz w:val="19"/>
                <w:szCs w:val="19"/>
                <w:lang w:val="en-US"/>
              </w:rPr>
            </w:pPr>
            <w:r>
              <w:rPr>
                <w:rFonts w:ascii="Cascadia Mono" w:hAnsi="Cascadia Mono" w:cs="Cascadia Mono"/>
                <w:noProof w:val="0"/>
                <w:color w:val="000000"/>
                <w:kern w:val="0"/>
                <w:sz w:val="19"/>
                <w:szCs w:val="19"/>
                <w:lang w:val="en-US"/>
              </w:rPr>
              <w:t xml:space="preserve">    </w:t>
            </w:r>
            <w:proofErr w:type="spellStart"/>
            <w:r>
              <w:rPr>
                <w:rFonts w:ascii="Cascadia Mono" w:hAnsi="Cascadia Mono" w:cs="Cascadia Mono"/>
                <w:noProof w:val="0"/>
                <w:color w:val="000000"/>
                <w:kern w:val="0"/>
                <w:sz w:val="19"/>
                <w:szCs w:val="19"/>
                <w:lang w:val="en-US"/>
              </w:rPr>
              <w:t>dgvMaterial.DataSource</w:t>
            </w:r>
            <w:proofErr w:type="spellEnd"/>
            <w:r>
              <w:rPr>
                <w:rFonts w:ascii="Cascadia Mono" w:hAnsi="Cascadia Mono" w:cs="Cascadia Mono"/>
                <w:noProof w:val="0"/>
                <w:color w:val="000000"/>
                <w:kern w:val="0"/>
                <w:sz w:val="19"/>
                <w:szCs w:val="19"/>
                <w:lang w:val="en-US"/>
              </w:rPr>
              <w:t xml:space="preserve"> = </w:t>
            </w:r>
            <w:proofErr w:type="spellStart"/>
            <w:proofErr w:type="gramStart"/>
            <w:r>
              <w:rPr>
                <w:rFonts w:ascii="Cascadia Mono" w:hAnsi="Cascadia Mono" w:cs="Cascadia Mono"/>
                <w:noProof w:val="0"/>
                <w:color w:val="000000"/>
                <w:kern w:val="0"/>
                <w:sz w:val="19"/>
                <w:szCs w:val="19"/>
                <w:lang w:val="en-US"/>
              </w:rPr>
              <w:t>dtMaterial</w:t>
            </w:r>
            <w:proofErr w:type="spellEnd"/>
            <w:r>
              <w:rPr>
                <w:rFonts w:ascii="Cascadia Mono" w:hAnsi="Cascadia Mono" w:cs="Cascadia Mono"/>
                <w:noProof w:val="0"/>
                <w:color w:val="000000"/>
                <w:kern w:val="0"/>
                <w:sz w:val="19"/>
                <w:szCs w:val="19"/>
                <w:lang w:val="en-US"/>
              </w:rPr>
              <w:t>;</w:t>
            </w:r>
            <w:proofErr w:type="gramEnd"/>
          </w:p>
          <w:p w14:paraId="61481C38" w14:textId="77777777" w:rsidR="00626696" w:rsidRDefault="00626696" w:rsidP="004F07DC">
            <w:pPr>
              <w:autoSpaceDE w:val="0"/>
              <w:autoSpaceDN w:val="0"/>
              <w:adjustRightInd w:val="0"/>
              <w:rPr>
                <w:rFonts w:ascii="Cascadia Mono" w:hAnsi="Cascadia Mono" w:cs="Cascadia Mono"/>
                <w:noProof w:val="0"/>
                <w:color w:val="000000"/>
                <w:kern w:val="0"/>
                <w:sz w:val="19"/>
                <w:szCs w:val="19"/>
                <w:lang w:val="en-US"/>
              </w:rPr>
            </w:pPr>
            <w:r>
              <w:rPr>
                <w:rFonts w:ascii="Cascadia Mono" w:hAnsi="Cascadia Mono" w:cs="Cascadia Mono"/>
                <w:noProof w:val="0"/>
                <w:color w:val="000000"/>
                <w:kern w:val="0"/>
                <w:sz w:val="19"/>
                <w:szCs w:val="19"/>
                <w:lang w:val="en-US"/>
              </w:rPr>
              <w:t xml:space="preserve">    </w:t>
            </w:r>
            <w:proofErr w:type="spellStart"/>
            <w:r>
              <w:rPr>
                <w:rFonts w:ascii="Cascadia Mono" w:hAnsi="Cascadia Mono" w:cs="Cascadia Mono"/>
                <w:noProof w:val="0"/>
                <w:color w:val="000000"/>
                <w:kern w:val="0"/>
                <w:sz w:val="19"/>
                <w:szCs w:val="19"/>
                <w:lang w:val="en-US"/>
              </w:rPr>
              <w:t>dgvMaterial.Columns</w:t>
            </w:r>
            <w:proofErr w:type="spellEnd"/>
            <w:r>
              <w:rPr>
                <w:rFonts w:ascii="Cascadia Mono" w:hAnsi="Cascadia Mono" w:cs="Cascadia Mono"/>
                <w:noProof w:val="0"/>
                <w:color w:val="000000"/>
                <w:kern w:val="0"/>
                <w:sz w:val="19"/>
                <w:szCs w:val="19"/>
                <w:lang w:val="en-US"/>
              </w:rPr>
              <w:t>[</w:t>
            </w:r>
            <w:r>
              <w:rPr>
                <w:rFonts w:ascii="Cascadia Mono" w:hAnsi="Cascadia Mono" w:cs="Cascadia Mono"/>
                <w:noProof w:val="0"/>
                <w:color w:val="A31515"/>
                <w:kern w:val="0"/>
                <w:sz w:val="19"/>
                <w:szCs w:val="19"/>
                <w:lang w:val="en-US"/>
              </w:rPr>
              <w:t>"id"</w:t>
            </w:r>
            <w:proofErr w:type="gramStart"/>
            <w:r>
              <w:rPr>
                <w:rFonts w:ascii="Cascadia Mono" w:hAnsi="Cascadia Mono" w:cs="Cascadia Mono"/>
                <w:noProof w:val="0"/>
                <w:color w:val="000000"/>
                <w:kern w:val="0"/>
                <w:sz w:val="19"/>
                <w:szCs w:val="19"/>
                <w:lang w:val="en-US"/>
              </w:rPr>
              <w:t>].</w:t>
            </w:r>
            <w:proofErr w:type="spellStart"/>
            <w:r>
              <w:rPr>
                <w:rFonts w:ascii="Cascadia Mono" w:hAnsi="Cascadia Mono" w:cs="Cascadia Mono"/>
                <w:noProof w:val="0"/>
                <w:color w:val="000000"/>
                <w:kern w:val="0"/>
                <w:sz w:val="19"/>
                <w:szCs w:val="19"/>
                <w:lang w:val="en-US"/>
              </w:rPr>
              <w:t>HeaderText</w:t>
            </w:r>
            <w:proofErr w:type="spellEnd"/>
            <w:proofErr w:type="gramEnd"/>
            <w:r>
              <w:rPr>
                <w:rFonts w:ascii="Cascadia Mono" w:hAnsi="Cascadia Mono" w:cs="Cascadia Mono"/>
                <w:noProof w:val="0"/>
                <w:color w:val="000000"/>
                <w:kern w:val="0"/>
                <w:sz w:val="19"/>
                <w:szCs w:val="19"/>
                <w:lang w:val="en-US"/>
              </w:rPr>
              <w:t xml:space="preserve"> = </w:t>
            </w:r>
            <w:r>
              <w:rPr>
                <w:rFonts w:ascii="Cascadia Mono" w:hAnsi="Cascadia Mono" w:cs="Cascadia Mono"/>
                <w:noProof w:val="0"/>
                <w:color w:val="A31515"/>
                <w:kern w:val="0"/>
                <w:sz w:val="19"/>
                <w:szCs w:val="19"/>
                <w:lang w:val="en-US"/>
              </w:rPr>
              <w:t>"</w:t>
            </w:r>
            <w:proofErr w:type="spellStart"/>
            <w:r>
              <w:rPr>
                <w:rFonts w:ascii="Cascadia Mono" w:hAnsi="Cascadia Mono" w:cs="Cascadia Mono"/>
                <w:noProof w:val="0"/>
                <w:color w:val="A31515"/>
                <w:kern w:val="0"/>
                <w:sz w:val="19"/>
                <w:szCs w:val="19"/>
                <w:lang w:val="en-US"/>
              </w:rPr>
              <w:t>Mã</w:t>
            </w:r>
            <w:proofErr w:type="spellEnd"/>
            <w:r>
              <w:rPr>
                <w:rFonts w:ascii="Cascadia Mono" w:hAnsi="Cascadia Mono" w:cs="Cascadia Mono"/>
                <w:noProof w:val="0"/>
                <w:color w:val="A31515"/>
                <w:kern w:val="0"/>
                <w:sz w:val="19"/>
                <w:szCs w:val="19"/>
                <w:lang w:val="en-US"/>
              </w:rPr>
              <w:t>"</w:t>
            </w:r>
            <w:r>
              <w:rPr>
                <w:rFonts w:ascii="Cascadia Mono" w:hAnsi="Cascadia Mono" w:cs="Cascadia Mono"/>
                <w:noProof w:val="0"/>
                <w:color w:val="000000"/>
                <w:kern w:val="0"/>
                <w:sz w:val="19"/>
                <w:szCs w:val="19"/>
                <w:lang w:val="en-US"/>
              </w:rPr>
              <w:t>;</w:t>
            </w:r>
          </w:p>
          <w:p w14:paraId="266F7D84" w14:textId="77777777" w:rsidR="00626696" w:rsidRDefault="00626696" w:rsidP="004F07DC">
            <w:pPr>
              <w:autoSpaceDE w:val="0"/>
              <w:autoSpaceDN w:val="0"/>
              <w:adjustRightInd w:val="0"/>
              <w:rPr>
                <w:rFonts w:ascii="Cascadia Mono" w:hAnsi="Cascadia Mono" w:cs="Cascadia Mono"/>
                <w:noProof w:val="0"/>
                <w:color w:val="000000"/>
                <w:kern w:val="0"/>
                <w:sz w:val="19"/>
                <w:szCs w:val="19"/>
                <w:lang w:val="en-US"/>
              </w:rPr>
            </w:pPr>
            <w:r>
              <w:rPr>
                <w:rFonts w:ascii="Cascadia Mono" w:hAnsi="Cascadia Mono" w:cs="Cascadia Mono"/>
                <w:noProof w:val="0"/>
                <w:color w:val="000000"/>
                <w:kern w:val="0"/>
                <w:sz w:val="19"/>
                <w:szCs w:val="19"/>
                <w:lang w:val="en-US"/>
              </w:rPr>
              <w:t xml:space="preserve">    </w:t>
            </w:r>
            <w:proofErr w:type="spellStart"/>
            <w:r>
              <w:rPr>
                <w:rFonts w:ascii="Cascadia Mono" w:hAnsi="Cascadia Mono" w:cs="Cascadia Mono"/>
                <w:noProof w:val="0"/>
                <w:color w:val="000000"/>
                <w:kern w:val="0"/>
                <w:sz w:val="19"/>
                <w:szCs w:val="19"/>
                <w:lang w:val="en-US"/>
              </w:rPr>
              <w:t>dgvMaterial.Columns</w:t>
            </w:r>
            <w:proofErr w:type="spellEnd"/>
            <w:r>
              <w:rPr>
                <w:rFonts w:ascii="Cascadia Mono" w:hAnsi="Cascadia Mono" w:cs="Cascadia Mono"/>
                <w:noProof w:val="0"/>
                <w:color w:val="000000"/>
                <w:kern w:val="0"/>
                <w:sz w:val="19"/>
                <w:szCs w:val="19"/>
                <w:lang w:val="en-US"/>
              </w:rPr>
              <w:t>[</w:t>
            </w:r>
            <w:r>
              <w:rPr>
                <w:rFonts w:ascii="Cascadia Mono" w:hAnsi="Cascadia Mono" w:cs="Cascadia Mono"/>
                <w:noProof w:val="0"/>
                <w:color w:val="A31515"/>
                <w:kern w:val="0"/>
                <w:sz w:val="19"/>
                <w:szCs w:val="19"/>
                <w:lang w:val="en-US"/>
              </w:rPr>
              <w:t>"name"</w:t>
            </w:r>
            <w:proofErr w:type="gramStart"/>
            <w:r>
              <w:rPr>
                <w:rFonts w:ascii="Cascadia Mono" w:hAnsi="Cascadia Mono" w:cs="Cascadia Mono"/>
                <w:noProof w:val="0"/>
                <w:color w:val="000000"/>
                <w:kern w:val="0"/>
                <w:sz w:val="19"/>
                <w:szCs w:val="19"/>
                <w:lang w:val="en-US"/>
              </w:rPr>
              <w:t>].</w:t>
            </w:r>
            <w:proofErr w:type="spellStart"/>
            <w:r>
              <w:rPr>
                <w:rFonts w:ascii="Cascadia Mono" w:hAnsi="Cascadia Mono" w:cs="Cascadia Mono"/>
                <w:noProof w:val="0"/>
                <w:color w:val="000000"/>
                <w:kern w:val="0"/>
                <w:sz w:val="19"/>
                <w:szCs w:val="19"/>
                <w:lang w:val="en-US"/>
              </w:rPr>
              <w:t>HeaderText</w:t>
            </w:r>
            <w:proofErr w:type="spellEnd"/>
            <w:proofErr w:type="gramEnd"/>
            <w:r>
              <w:rPr>
                <w:rFonts w:ascii="Cascadia Mono" w:hAnsi="Cascadia Mono" w:cs="Cascadia Mono"/>
                <w:noProof w:val="0"/>
                <w:color w:val="000000"/>
                <w:kern w:val="0"/>
                <w:sz w:val="19"/>
                <w:szCs w:val="19"/>
                <w:lang w:val="en-US"/>
              </w:rPr>
              <w:t xml:space="preserve"> = </w:t>
            </w:r>
            <w:r>
              <w:rPr>
                <w:rFonts w:ascii="Cascadia Mono" w:hAnsi="Cascadia Mono" w:cs="Cascadia Mono"/>
                <w:noProof w:val="0"/>
                <w:color w:val="A31515"/>
                <w:kern w:val="0"/>
                <w:sz w:val="19"/>
                <w:szCs w:val="19"/>
                <w:lang w:val="en-US"/>
              </w:rPr>
              <w:t>"</w:t>
            </w:r>
            <w:proofErr w:type="spellStart"/>
            <w:r>
              <w:rPr>
                <w:rFonts w:ascii="Cascadia Mono" w:hAnsi="Cascadia Mono" w:cs="Cascadia Mono"/>
                <w:noProof w:val="0"/>
                <w:color w:val="A31515"/>
                <w:kern w:val="0"/>
                <w:sz w:val="19"/>
                <w:szCs w:val="19"/>
                <w:lang w:val="en-US"/>
              </w:rPr>
              <w:t>Tên</w:t>
            </w:r>
            <w:proofErr w:type="spellEnd"/>
            <w:r>
              <w:rPr>
                <w:rFonts w:ascii="Cascadia Mono" w:hAnsi="Cascadia Mono" w:cs="Cascadia Mono"/>
                <w:noProof w:val="0"/>
                <w:color w:val="A31515"/>
                <w:kern w:val="0"/>
                <w:sz w:val="19"/>
                <w:szCs w:val="19"/>
                <w:lang w:val="en-US"/>
              </w:rPr>
              <w:t>"</w:t>
            </w:r>
            <w:r>
              <w:rPr>
                <w:rFonts w:ascii="Cascadia Mono" w:hAnsi="Cascadia Mono" w:cs="Cascadia Mono"/>
                <w:noProof w:val="0"/>
                <w:color w:val="000000"/>
                <w:kern w:val="0"/>
                <w:sz w:val="19"/>
                <w:szCs w:val="19"/>
                <w:lang w:val="en-US"/>
              </w:rPr>
              <w:t>;</w:t>
            </w:r>
          </w:p>
          <w:p w14:paraId="1E2EFD62" w14:textId="77777777" w:rsidR="00626696" w:rsidRDefault="00626696" w:rsidP="004F07DC">
            <w:pPr>
              <w:autoSpaceDE w:val="0"/>
              <w:autoSpaceDN w:val="0"/>
              <w:adjustRightInd w:val="0"/>
              <w:rPr>
                <w:rFonts w:ascii="Cascadia Mono" w:hAnsi="Cascadia Mono" w:cs="Cascadia Mono"/>
                <w:noProof w:val="0"/>
                <w:color w:val="000000"/>
                <w:kern w:val="0"/>
                <w:sz w:val="19"/>
                <w:szCs w:val="19"/>
                <w:lang w:val="en-US"/>
              </w:rPr>
            </w:pPr>
            <w:r>
              <w:rPr>
                <w:rFonts w:ascii="Cascadia Mono" w:hAnsi="Cascadia Mono" w:cs="Cascadia Mono"/>
                <w:noProof w:val="0"/>
                <w:color w:val="000000"/>
                <w:kern w:val="0"/>
                <w:sz w:val="19"/>
                <w:szCs w:val="19"/>
                <w:lang w:val="en-US"/>
              </w:rPr>
              <w:t xml:space="preserve">    </w:t>
            </w:r>
            <w:proofErr w:type="spellStart"/>
            <w:r>
              <w:rPr>
                <w:rFonts w:ascii="Cascadia Mono" w:hAnsi="Cascadia Mono" w:cs="Cascadia Mono"/>
                <w:noProof w:val="0"/>
                <w:color w:val="000000"/>
                <w:kern w:val="0"/>
                <w:sz w:val="19"/>
                <w:szCs w:val="19"/>
                <w:lang w:val="en-US"/>
              </w:rPr>
              <w:t>dgvMaterial.Columns</w:t>
            </w:r>
            <w:proofErr w:type="spellEnd"/>
            <w:r>
              <w:rPr>
                <w:rFonts w:ascii="Cascadia Mono" w:hAnsi="Cascadia Mono" w:cs="Cascadia Mono"/>
                <w:noProof w:val="0"/>
                <w:color w:val="000000"/>
                <w:kern w:val="0"/>
                <w:sz w:val="19"/>
                <w:szCs w:val="19"/>
                <w:lang w:val="en-US"/>
              </w:rPr>
              <w:t>[</w:t>
            </w:r>
            <w:r>
              <w:rPr>
                <w:rFonts w:ascii="Cascadia Mono" w:hAnsi="Cascadia Mono" w:cs="Cascadia Mono"/>
                <w:noProof w:val="0"/>
                <w:color w:val="A31515"/>
                <w:kern w:val="0"/>
                <w:sz w:val="19"/>
                <w:szCs w:val="19"/>
                <w:lang w:val="en-US"/>
              </w:rPr>
              <w:t>"status"</w:t>
            </w:r>
            <w:proofErr w:type="gramStart"/>
            <w:r>
              <w:rPr>
                <w:rFonts w:ascii="Cascadia Mono" w:hAnsi="Cascadia Mono" w:cs="Cascadia Mono"/>
                <w:noProof w:val="0"/>
                <w:color w:val="000000"/>
                <w:kern w:val="0"/>
                <w:sz w:val="19"/>
                <w:szCs w:val="19"/>
                <w:lang w:val="en-US"/>
              </w:rPr>
              <w:t>].</w:t>
            </w:r>
            <w:proofErr w:type="spellStart"/>
            <w:r>
              <w:rPr>
                <w:rFonts w:ascii="Cascadia Mono" w:hAnsi="Cascadia Mono" w:cs="Cascadia Mono"/>
                <w:noProof w:val="0"/>
                <w:color w:val="000000"/>
                <w:kern w:val="0"/>
                <w:sz w:val="19"/>
                <w:szCs w:val="19"/>
                <w:lang w:val="en-US"/>
              </w:rPr>
              <w:t>HeaderText</w:t>
            </w:r>
            <w:proofErr w:type="spellEnd"/>
            <w:proofErr w:type="gramEnd"/>
            <w:r>
              <w:rPr>
                <w:rFonts w:ascii="Cascadia Mono" w:hAnsi="Cascadia Mono" w:cs="Cascadia Mono"/>
                <w:noProof w:val="0"/>
                <w:color w:val="000000"/>
                <w:kern w:val="0"/>
                <w:sz w:val="19"/>
                <w:szCs w:val="19"/>
                <w:lang w:val="en-US"/>
              </w:rPr>
              <w:t xml:space="preserve"> = </w:t>
            </w:r>
            <w:r>
              <w:rPr>
                <w:rFonts w:ascii="Cascadia Mono" w:hAnsi="Cascadia Mono" w:cs="Cascadia Mono"/>
                <w:noProof w:val="0"/>
                <w:color w:val="A31515"/>
                <w:kern w:val="0"/>
                <w:sz w:val="19"/>
                <w:szCs w:val="19"/>
                <w:lang w:val="en-US"/>
              </w:rPr>
              <w:t>"</w:t>
            </w:r>
            <w:proofErr w:type="spellStart"/>
            <w:r>
              <w:rPr>
                <w:rFonts w:ascii="Cascadia Mono" w:hAnsi="Cascadia Mono" w:cs="Cascadia Mono"/>
                <w:noProof w:val="0"/>
                <w:color w:val="A31515"/>
                <w:kern w:val="0"/>
                <w:sz w:val="19"/>
                <w:szCs w:val="19"/>
                <w:lang w:val="en-US"/>
              </w:rPr>
              <w:t>Trạng</w:t>
            </w:r>
            <w:proofErr w:type="spellEnd"/>
            <w:r>
              <w:rPr>
                <w:rFonts w:ascii="Cascadia Mono" w:hAnsi="Cascadia Mono" w:cs="Cascadia Mono"/>
                <w:noProof w:val="0"/>
                <w:color w:val="A31515"/>
                <w:kern w:val="0"/>
                <w:sz w:val="19"/>
                <w:szCs w:val="19"/>
                <w:lang w:val="en-US"/>
              </w:rPr>
              <w:t xml:space="preserve"> </w:t>
            </w:r>
            <w:proofErr w:type="spellStart"/>
            <w:r>
              <w:rPr>
                <w:rFonts w:ascii="Cascadia Mono" w:hAnsi="Cascadia Mono" w:cs="Cascadia Mono"/>
                <w:noProof w:val="0"/>
                <w:color w:val="A31515"/>
                <w:kern w:val="0"/>
                <w:sz w:val="19"/>
                <w:szCs w:val="19"/>
                <w:lang w:val="en-US"/>
              </w:rPr>
              <w:t>thái</w:t>
            </w:r>
            <w:proofErr w:type="spellEnd"/>
            <w:r>
              <w:rPr>
                <w:rFonts w:ascii="Cascadia Mono" w:hAnsi="Cascadia Mono" w:cs="Cascadia Mono"/>
                <w:noProof w:val="0"/>
                <w:color w:val="A31515"/>
                <w:kern w:val="0"/>
                <w:sz w:val="19"/>
                <w:szCs w:val="19"/>
                <w:lang w:val="en-US"/>
              </w:rPr>
              <w:t>"</w:t>
            </w:r>
            <w:r>
              <w:rPr>
                <w:rFonts w:ascii="Cascadia Mono" w:hAnsi="Cascadia Mono" w:cs="Cascadia Mono"/>
                <w:noProof w:val="0"/>
                <w:color w:val="000000"/>
                <w:kern w:val="0"/>
                <w:sz w:val="19"/>
                <w:szCs w:val="19"/>
                <w:lang w:val="en-US"/>
              </w:rPr>
              <w:t>;</w:t>
            </w:r>
          </w:p>
          <w:p w14:paraId="0BBB5692" w14:textId="77777777" w:rsidR="00626696" w:rsidRDefault="00626696" w:rsidP="004F07DC">
            <w:pPr>
              <w:autoSpaceDE w:val="0"/>
              <w:autoSpaceDN w:val="0"/>
              <w:adjustRightInd w:val="0"/>
              <w:rPr>
                <w:rFonts w:ascii="Cascadia Mono" w:hAnsi="Cascadia Mono" w:cs="Cascadia Mono"/>
                <w:noProof w:val="0"/>
                <w:color w:val="000000"/>
                <w:kern w:val="0"/>
                <w:sz w:val="19"/>
                <w:szCs w:val="19"/>
                <w:lang w:val="en-US"/>
              </w:rPr>
            </w:pPr>
            <w:r>
              <w:rPr>
                <w:rFonts w:ascii="Cascadia Mono" w:hAnsi="Cascadia Mono" w:cs="Cascadia Mono"/>
                <w:noProof w:val="0"/>
                <w:color w:val="000000"/>
                <w:kern w:val="0"/>
                <w:sz w:val="19"/>
                <w:szCs w:val="19"/>
                <w:lang w:val="en-US"/>
              </w:rPr>
              <w:t>}</w:t>
            </w:r>
          </w:p>
          <w:p w14:paraId="2CF4DAD5" w14:textId="77777777" w:rsidR="00626696" w:rsidRDefault="00626696" w:rsidP="004F07DC">
            <w:pPr>
              <w:autoSpaceDE w:val="0"/>
              <w:autoSpaceDN w:val="0"/>
              <w:adjustRightInd w:val="0"/>
              <w:rPr>
                <w:rFonts w:ascii="Cascadia Mono" w:hAnsi="Cascadia Mono" w:cs="Cascadia Mono"/>
                <w:noProof w:val="0"/>
                <w:color w:val="000000"/>
                <w:kern w:val="0"/>
                <w:sz w:val="19"/>
                <w:szCs w:val="19"/>
                <w:lang w:val="en-US"/>
              </w:rPr>
            </w:pPr>
            <w:proofErr w:type="gramStart"/>
            <w:r>
              <w:rPr>
                <w:rFonts w:ascii="Cascadia Mono" w:hAnsi="Cascadia Mono" w:cs="Cascadia Mono"/>
                <w:noProof w:val="0"/>
                <w:color w:val="0000FF"/>
                <w:kern w:val="0"/>
                <w:sz w:val="19"/>
                <w:szCs w:val="19"/>
                <w:lang w:val="en-US"/>
              </w:rPr>
              <w:t>catch</w:t>
            </w:r>
            <w:r>
              <w:rPr>
                <w:rFonts w:ascii="Cascadia Mono" w:hAnsi="Cascadia Mono" w:cs="Cascadia Mono"/>
                <w:noProof w:val="0"/>
                <w:color w:val="000000"/>
                <w:kern w:val="0"/>
                <w:sz w:val="19"/>
                <w:szCs w:val="19"/>
                <w:lang w:val="en-US"/>
              </w:rPr>
              <w:t>(</w:t>
            </w:r>
            <w:proofErr w:type="spellStart"/>
            <w:proofErr w:type="gramEnd"/>
            <w:r>
              <w:rPr>
                <w:rFonts w:ascii="Cascadia Mono" w:hAnsi="Cascadia Mono" w:cs="Cascadia Mono"/>
                <w:noProof w:val="0"/>
                <w:color w:val="000000"/>
                <w:kern w:val="0"/>
                <w:sz w:val="19"/>
                <w:szCs w:val="19"/>
                <w:lang w:val="en-US"/>
              </w:rPr>
              <w:t>SqlException</w:t>
            </w:r>
            <w:proofErr w:type="spellEnd"/>
            <w:r>
              <w:rPr>
                <w:rFonts w:ascii="Cascadia Mono" w:hAnsi="Cascadia Mono" w:cs="Cascadia Mono"/>
                <w:noProof w:val="0"/>
                <w:color w:val="000000"/>
                <w:kern w:val="0"/>
                <w:sz w:val="19"/>
                <w:szCs w:val="19"/>
                <w:lang w:val="en-US"/>
              </w:rPr>
              <w:t xml:space="preserve"> err)</w:t>
            </w:r>
          </w:p>
          <w:p w14:paraId="487BF545" w14:textId="77777777" w:rsidR="00626696" w:rsidRDefault="00626696" w:rsidP="004F07DC">
            <w:pPr>
              <w:autoSpaceDE w:val="0"/>
              <w:autoSpaceDN w:val="0"/>
              <w:adjustRightInd w:val="0"/>
              <w:rPr>
                <w:rFonts w:ascii="Cascadia Mono" w:hAnsi="Cascadia Mono" w:cs="Cascadia Mono"/>
                <w:noProof w:val="0"/>
                <w:color w:val="000000"/>
                <w:kern w:val="0"/>
                <w:sz w:val="19"/>
                <w:szCs w:val="19"/>
                <w:lang w:val="en-US"/>
              </w:rPr>
            </w:pPr>
            <w:r>
              <w:rPr>
                <w:rFonts w:ascii="Cascadia Mono" w:hAnsi="Cascadia Mono" w:cs="Cascadia Mono"/>
                <w:noProof w:val="0"/>
                <w:color w:val="000000"/>
                <w:kern w:val="0"/>
                <w:sz w:val="19"/>
                <w:szCs w:val="19"/>
                <w:lang w:val="en-US"/>
              </w:rPr>
              <w:t>{</w:t>
            </w:r>
          </w:p>
          <w:p w14:paraId="567D3461" w14:textId="77777777" w:rsidR="00626696" w:rsidRDefault="00626696" w:rsidP="004F07DC">
            <w:pPr>
              <w:autoSpaceDE w:val="0"/>
              <w:autoSpaceDN w:val="0"/>
              <w:adjustRightInd w:val="0"/>
              <w:rPr>
                <w:rFonts w:ascii="Cascadia Mono" w:hAnsi="Cascadia Mono" w:cs="Cascadia Mono"/>
                <w:noProof w:val="0"/>
                <w:color w:val="000000"/>
                <w:kern w:val="0"/>
                <w:sz w:val="19"/>
                <w:szCs w:val="19"/>
                <w:lang w:val="en-US"/>
              </w:rPr>
            </w:pPr>
            <w:r>
              <w:rPr>
                <w:rFonts w:ascii="Cascadia Mono" w:hAnsi="Cascadia Mono" w:cs="Cascadia Mono"/>
                <w:noProof w:val="0"/>
                <w:color w:val="000000"/>
                <w:kern w:val="0"/>
                <w:sz w:val="19"/>
                <w:szCs w:val="19"/>
                <w:lang w:val="en-US"/>
              </w:rPr>
              <w:t xml:space="preserve">    </w:t>
            </w:r>
            <w:proofErr w:type="spellStart"/>
            <w:r>
              <w:rPr>
                <w:rFonts w:ascii="Cascadia Mono" w:hAnsi="Cascadia Mono" w:cs="Cascadia Mono"/>
                <w:noProof w:val="0"/>
                <w:color w:val="000000"/>
                <w:kern w:val="0"/>
                <w:sz w:val="19"/>
                <w:szCs w:val="19"/>
                <w:lang w:val="en-US"/>
              </w:rPr>
              <w:t>MessageBox.Show</w:t>
            </w:r>
            <w:proofErr w:type="spellEnd"/>
            <w:r>
              <w:rPr>
                <w:rFonts w:ascii="Cascadia Mono" w:hAnsi="Cascadia Mono" w:cs="Cascadia Mono"/>
                <w:noProof w:val="0"/>
                <w:color w:val="000000"/>
                <w:kern w:val="0"/>
                <w:sz w:val="19"/>
                <w:szCs w:val="19"/>
                <w:lang w:val="en-US"/>
              </w:rPr>
              <w:t>(</w:t>
            </w:r>
            <w:proofErr w:type="spellStart"/>
            <w:proofErr w:type="gramStart"/>
            <w:r>
              <w:rPr>
                <w:rFonts w:ascii="Cascadia Mono" w:hAnsi="Cascadia Mono" w:cs="Cascadia Mono"/>
                <w:noProof w:val="0"/>
                <w:color w:val="000000"/>
                <w:kern w:val="0"/>
                <w:sz w:val="19"/>
                <w:szCs w:val="19"/>
                <w:lang w:val="en-US"/>
              </w:rPr>
              <w:t>err.Message</w:t>
            </w:r>
            <w:proofErr w:type="spellEnd"/>
            <w:proofErr w:type="gramEnd"/>
            <w:r>
              <w:rPr>
                <w:rFonts w:ascii="Cascadia Mono" w:hAnsi="Cascadia Mono" w:cs="Cascadia Mono"/>
                <w:noProof w:val="0"/>
                <w:color w:val="000000"/>
                <w:kern w:val="0"/>
                <w:sz w:val="19"/>
                <w:szCs w:val="19"/>
                <w:lang w:val="en-US"/>
              </w:rPr>
              <w:t>);</w:t>
            </w:r>
          </w:p>
          <w:p w14:paraId="1C4F3EB0" w14:textId="77777777" w:rsidR="00626696" w:rsidRDefault="00626696" w:rsidP="004F07DC">
            <w:pPr>
              <w:spacing w:line="360" w:lineRule="auto"/>
              <w:rPr>
                <w:rFonts w:ascii="Times New Roman" w:hAnsi="Times New Roman" w:cs="Times New Roman"/>
                <w:sz w:val="28"/>
                <w:szCs w:val="28"/>
                <w:lang w:val="en-US"/>
              </w:rPr>
            </w:pPr>
            <w:r>
              <w:rPr>
                <w:rFonts w:ascii="Cascadia Mono" w:hAnsi="Cascadia Mono" w:cs="Cascadia Mono"/>
                <w:noProof w:val="0"/>
                <w:color w:val="000000"/>
                <w:kern w:val="0"/>
                <w:sz w:val="19"/>
                <w:szCs w:val="19"/>
                <w:lang w:val="en-US"/>
              </w:rPr>
              <w:t>}</w:t>
            </w:r>
          </w:p>
        </w:tc>
      </w:tr>
    </w:tbl>
    <w:p w14:paraId="43C16940" w14:textId="77777777" w:rsidR="00025E1C" w:rsidRPr="00025E1C" w:rsidRDefault="00025E1C" w:rsidP="00025E1C">
      <w:pPr>
        <w:pStyle w:val="ListParagraph"/>
        <w:numPr>
          <w:ilvl w:val="0"/>
          <w:numId w:val="9"/>
        </w:numPr>
        <w:spacing w:after="0" w:line="360" w:lineRule="auto"/>
        <w:rPr>
          <w:rFonts w:ascii="Times New Roman" w:hAnsi="Times New Roman" w:cs="Times New Roman"/>
          <w:b/>
          <w:bCs/>
          <w:vanish/>
          <w:sz w:val="28"/>
          <w:szCs w:val="28"/>
          <w:lang w:val="en-US"/>
        </w:rPr>
      </w:pPr>
    </w:p>
    <w:p w14:paraId="1D7D0996" w14:textId="77777777" w:rsidR="00025E1C" w:rsidRPr="00025E1C" w:rsidRDefault="00025E1C" w:rsidP="00025E1C">
      <w:pPr>
        <w:pStyle w:val="ListParagraph"/>
        <w:numPr>
          <w:ilvl w:val="0"/>
          <w:numId w:val="9"/>
        </w:numPr>
        <w:spacing w:after="0" w:line="360" w:lineRule="auto"/>
        <w:rPr>
          <w:rFonts w:ascii="Times New Roman" w:hAnsi="Times New Roman" w:cs="Times New Roman"/>
          <w:b/>
          <w:bCs/>
          <w:vanish/>
          <w:sz w:val="28"/>
          <w:szCs w:val="28"/>
          <w:lang w:val="en-US"/>
        </w:rPr>
      </w:pPr>
    </w:p>
    <w:p w14:paraId="616C383E" w14:textId="77777777" w:rsidR="00025E1C" w:rsidRPr="00025E1C" w:rsidRDefault="00025E1C" w:rsidP="00025E1C">
      <w:pPr>
        <w:pStyle w:val="ListParagraph"/>
        <w:numPr>
          <w:ilvl w:val="0"/>
          <w:numId w:val="9"/>
        </w:numPr>
        <w:spacing w:after="0" w:line="360" w:lineRule="auto"/>
        <w:rPr>
          <w:rFonts w:ascii="Times New Roman" w:hAnsi="Times New Roman" w:cs="Times New Roman"/>
          <w:b/>
          <w:bCs/>
          <w:vanish/>
          <w:sz w:val="28"/>
          <w:szCs w:val="28"/>
          <w:lang w:val="en-US"/>
        </w:rPr>
      </w:pPr>
    </w:p>
    <w:p w14:paraId="67D081D1" w14:textId="77777777" w:rsidR="00025E1C" w:rsidRPr="00025E1C" w:rsidRDefault="00025E1C" w:rsidP="00025E1C">
      <w:pPr>
        <w:pStyle w:val="ListParagraph"/>
        <w:numPr>
          <w:ilvl w:val="0"/>
          <w:numId w:val="9"/>
        </w:numPr>
        <w:spacing w:after="0" w:line="360" w:lineRule="auto"/>
        <w:rPr>
          <w:rFonts w:ascii="Times New Roman" w:hAnsi="Times New Roman" w:cs="Times New Roman"/>
          <w:b/>
          <w:bCs/>
          <w:vanish/>
          <w:sz w:val="28"/>
          <w:szCs w:val="28"/>
          <w:lang w:val="en-US"/>
        </w:rPr>
      </w:pPr>
    </w:p>
    <w:p w14:paraId="3B6183AB" w14:textId="77777777" w:rsidR="00025E1C" w:rsidRPr="00025E1C" w:rsidRDefault="00025E1C" w:rsidP="00025E1C">
      <w:pPr>
        <w:pStyle w:val="ListParagraph"/>
        <w:numPr>
          <w:ilvl w:val="0"/>
          <w:numId w:val="9"/>
        </w:numPr>
        <w:spacing w:after="0" w:line="360" w:lineRule="auto"/>
        <w:rPr>
          <w:rFonts w:ascii="Times New Roman" w:hAnsi="Times New Roman" w:cs="Times New Roman"/>
          <w:b/>
          <w:bCs/>
          <w:vanish/>
          <w:sz w:val="28"/>
          <w:szCs w:val="28"/>
          <w:lang w:val="en-US"/>
        </w:rPr>
      </w:pPr>
    </w:p>
    <w:p w14:paraId="04CAE8B0" w14:textId="77777777" w:rsidR="00025E1C" w:rsidRPr="00025E1C" w:rsidRDefault="00025E1C" w:rsidP="00025E1C">
      <w:pPr>
        <w:pStyle w:val="ListParagraph"/>
        <w:numPr>
          <w:ilvl w:val="0"/>
          <w:numId w:val="9"/>
        </w:numPr>
        <w:spacing w:after="0" w:line="360" w:lineRule="auto"/>
        <w:rPr>
          <w:rFonts w:ascii="Times New Roman" w:hAnsi="Times New Roman" w:cs="Times New Roman"/>
          <w:b/>
          <w:bCs/>
          <w:vanish/>
          <w:sz w:val="28"/>
          <w:szCs w:val="28"/>
          <w:lang w:val="en-US"/>
        </w:rPr>
      </w:pPr>
    </w:p>
    <w:p w14:paraId="6B4BDF1D" w14:textId="77777777" w:rsidR="00025E1C" w:rsidRPr="00025E1C" w:rsidRDefault="00025E1C" w:rsidP="00025E1C">
      <w:pPr>
        <w:pStyle w:val="ListParagraph"/>
        <w:numPr>
          <w:ilvl w:val="1"/>
          <w:numId w:val="9"/>
        </w:numPr>
        <w:spacing w:after="0" w:line="360" w:lineRule="auto"/>
        <w:rPr>
          <w:rFonts w:ascii="Times New Roman" w:hAnsi="Times New Roman" w:cs="Times New Roman"/>
          <w:b/>
          <w:bCs/>
          <w:vanish/>
          <w:sz w:val="28"/>
          <w:szCs w:val="28"/>
          <w:lang w:val="en-US"/>
        </w:rPr>
      </w:pPr>
    </w:p>
    <w:p w14:paraId="221AE8B1" w14:textId="77777777" w:rsidR="00025E1C" w:rsidRPr="00025E1C" w:rsidRDefault="00025E1C" w:rsidP="00025E1C">
      <w:pPr>
        <w:pStyle w:val="ListParagraph"/>
        <w:numPr>
          <w:ilvl w:val="2"/>
          <w:numId w:val="9"/>
        </w:numPr>
        <w:spacing w:after="0" w:line="360" w:lineRule="auto"/>
        <w:rPr>
          <w:rFonts w:ascii="Times New Roman" w:hAnsi="Times New Roman" w:cs="Times New Roman"/>
          <w:b/>
          <w:bCs/>
          <w:vanish/>
          <w:sz w:val="28"/>
          <w:szCs w:val="28"/>
          <w:lang w:val="en-US"/>
        </w:rPr>
      </w:pPr>
    </w:p>
    <w:p w14:paraId="731CDBE5" w14:textId="437BA649" w:rsidR="00F2096C" w:rsidRPr="00626696" w:rsidRDefault="00F2096C" w:rsidP="00626696">
      <w:pPr>
        <w:pStyle w:val="ListParagraph"/>
        <w:spacing w:after="0" w:line="360" w:lineRule="auto"/>
        <w:ind w:left="360"/>
        <w:rPr>
          <w:rFonts w:ascii="Times New Roman" w:hAnsi="Times New Roman" w:cs="Times New Roman"/>
          <w:sz w:val="28"/>
          <w:szCs w:val="28"/>
          <w:lang w:val="en-US"/>
        </w:rPr>
      </w:pPr>
    </w:p>
    <w:p w14:paraId="4E5615A7" w14:textId="26E7E54D" w:rsidR="007E5994" w:rsidRDefault="00F2096C" w:rsidP="007E5994">
      <w:pPr>
        <w:pStyle w:val="ListParagraph"/>
        <w:numPr>
          <w:ilvl w:val="2"/>
          <w:numId w:val="9"/>
        </w:numPr>
        <w:spacing w:after="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00626696">
        <w:rPr>
          <w:rFonts w:ascii="Times New Roman" w:hAnsi="Times New Roman" w:cs="Times New Roman"/>
          <w:b/>
          <w:bCs/>
          <w:sz w:val="28"/>
          <w:szCs w:val="28"/>
          <w:lang w:val="en-US"/>
        </w:rPr>
        <w:t>Procedure</w:t>
      </w:r>
    </w:p>
    <w:p w14:paraId="55F4311A" w14:textId="6B495222" w:rsidR="00626696" w:rsidRPr="00626696" w:rsidRDefault="00626696" w:rsidP="00626696">
      <w:pPr>
        <w:spacing w:after="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ab/>
      </w:r>
      <w:r w:rsidRPr="00626696">
        <w:rPr>
          <w:rFonts w:ascii="Times New Roman" w:hAnsi="Times New Roman" w:cs="Times New Roman"/>
          <w:b/>
          <w:bCs/>
          <w:sz w:val="28"/>
          <w:szCs w:val="28"/>
          <w:lang w:val="en-US"/>
        </w:rPr>
        <w:t>a.  Procedure thêm nguyên liệu mới:</w:t>
      </w:r>
    </w:p>
    <w:p w14:paraId="140C9DF8" w14:textId="76E0C99A" w:rsidR="00626696" w:rsidRPr="00626696" w:rsidRDefault="00626696" w:rsidP="00626696">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ab/>
      </w:r>
      <w:r w:rsidRPr="00626696">
        <w:rPr>
          <w:rFonts w:ascii="Times New Roman" w:hAnsi="Times New Roman" w:cs="Times New Roman"/>
          <w:sz w:val="28"/>
          <w:szCs w:val="28"/>
          <w:lang w:val="en-US"/>
        </w:rPr>
        <w:t>SQL:</w:t>
      </w:r>
    </w:p>
    <w:tbl>
      <w:tblPr>
        <w:tblStyle w:val="TableGrid"/>
        <w:tblW w:w="0" w:type="auto"/>
        <w:tblInd w:w="720" w:type="dxa"/>
        <w:tblLook w:val="04A0" w:firstRow="1" w:lastRow="0" w:firstColumn="1" w:lastColumn="0" w:noHBand="0" w:noVBand="1"/>
      </w:tblPr>
      <w:tblGrid>
        <w:gridCol w:w="8296"/>
      </w:tblGrid>
      <w:tr w:rsidR="00626696" w14:paraId="24945C3A" w14:textId="77777777" w:rsidTr="004F07DC">
        <w:tc>
          <w:tcPr>
            <w:tcW w:w="9016" w:type="dxa"/>
          </w:tcPr>
          <w:p w14:paraId="4314FFAC" w14:textId="77777777" w:rsidR="00626696" w:rsidRDefault="00626696" w:rsidP="004F07DC">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FF"/>
                <w:kern w:val="0"/>
                <w:sz w:val="19"/>
                <w:szCs w:val="19"/>
                <w:lang w:val="en-US"/>
              </w:rPr>
              <w:t>CREATE</w:t>
            </w: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PROCEDURE</w:t>
            </w:r>
            <w:r>
              <w:rPr>
                <w:rFonts w:ascii="Consolas" w:hAnsi="Consolas" w:cs="Consolas"/>
                <w:noProof w:val="0"/>
                <w:color w:val="000000"/>
                <w:kern w:val="0"/>
                <w:sz w:val="19"/>
                <w:szCs w:val="19"/>
                <w:lang w:val="en-US"/>
              </w:rPr>
              <w:t xml:space="preserve"> </w:t>
            </w:r>
            <w:proofErr w:type="spellStart"/>
            <w:r>
              <w:rPr>
                <w:rFonts w:ascii="Consolas" w:hAnsi="Consolas" w:cs="Consolas"/>
                <w:noProof w:val="0"/>
                <w:color w:val="000000"/>
                <w:kern w:val="0"/>
                <w:sz w:val="19"/>
                <w:szCs w:val="19"/>
                <w:lang w:val="en-US"/>
              </w:rPr>
              <w:t>AddMaterial</w:t>
            </w:r>
            <w:proofErr w:type="spellEnd"/>
          </w:p>
          <w:p w14:paraId="17A13564" w14:textId="77777777" w:rsidR="00626696" w:rsidRDefault="00626696" w:rsidP="004F07DC">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00"/>
                <w:kern w:val="0"/>
                <w:sz w:val="19"/>
                <w:szCs w:val="19"/>
                <w:lang w:val="en-US"/>
              </w:rPr>
              <w:t xml:space="preserve">    @ID </w:t>
            </w:r>
            <w:proofErr w:type="gramStart"/>
            <w:r>
              <w:rPr>
                <w:rFonts w:ascii="Consolas" w:hAnsi="Consolas" w:cs="Consolas"/>
                <w:noProof w:val="0"/>
                <w:color w:val="0000FF"/>
                <w:kern w:val="0"/>
                <w:sz w:val="19"/>
                <w:szCs w:val="19"/>
                <w:lang w:val="en-US"/>
              </w:rPr>
              <w:t>VARCHAR</w:t>
            </w:r>
            <w:r>
              <w:rPr>
                <w:rFonts w:ascii="Consolas" w:hAnsi="Consolas" w:cs="Consolas"/>
                <w:noProof w:val="0"/>
                <w:color w:val="808080"/>
                <w:kern w:val="0"/>
                <w:sz w:val="19"/>
                <w:szCs w:val="19"/>
                <w:lang w:val="en-US"/>
              </w:rPr>
              <w:t>(</w:t>
            </w:r>
            <w:proofErr w:type="gramEnd"/>
            <w:r>
              <w:rPr>
                <w:rFonts w:ascii="Consolas" w:hAnsi="Consolas" w:cs="Consolas"/>
                <w:noProof w:val="0"/>
                <w:color w:val="000000"/>
                <w:kern w:val="0"/>
                <w:sz w:val="19"/>
                <w:szCs w:val="19"/>
                <w:lang w:val="en-US"/>
              </w:rPr>
              <w:t>3</w:t>
            </w:r>
            <w:r>
              <w:rPr>
                <w:rFonts w:ascii="Consolas" w:hAnsi="Consolas" w:cs="Consolas"/>
                <w:noProof w:val="0"/>
                <w:color w:val="808080"/>
                <w:kern w:val="0"/>
                <w:sz w:val="19"/>
                <w:szCs w:val="19"/>
                <w:lang w:val="en-US"/>
              </w:rPr>
              <w:t>),</w:t>
            </w:r>
          </w:p>
          <w:p w14:paraId="1E89F0E2" w14:textId="77777777" w:rsidR="00626696" w:rsidRDefault="00626696" w:rsidP="004F07DC">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00"/>
                <w:kern w:val="0"/>
                <w:sz w:val="19"/>
                <w:szCs w:val="19"/>
                <w:lang w:val="en-US"/>
              </w:rPr>
              <w:t xml:space="preserve">    @name </w:t>
            </w:r>
            <w:proofErr w:type="gramStart"/>
            <w:r>
              <w:rPr>
                <w:rFonts w:ascii="Consolas" w:hAnsi="Consolas" w:cs="Consolas"/>
                <w:noProof w:val="0"/>
                <w:color w:val="0000FF"/>
                <w:kern w:val="0"/>
                <w:sz w:val="19"/>
                <w:szCs w:val="19"/>
                <w:lang w:val="en-US"/>
              </w:rPr>
              <w:t>NVARCHAR</w:t>
            </w:r>
            <w:r>
              <w:rPr>
                <w:rFonts w:ascii="Consolas" w:hAnsi="Consolas" w:cs="Consolas"/>
                <w:noProof w:val="0"/>
                <w:color w:val="808080"/>
                <w:kern w:val="0"/>
                <w:sz w:val="19"/>
                <w:szCs w:val="19"/>
                <w:lang w:val="en-US"/>
              </w:rPr>
              <w:t>(</w:t>
            </w:r>
            <w:proofErr w:type="gramEnd"/>
            <w:r>
              <w:rPr>
                <w:rFonts w:ascii="Consolas" w:hAnsi="Consolas" w:cs="Consolas"/>
                <w:noProof w:val="0"/>
                <w:color w:val="FF00FF"/>
                <w:kern w:val="0"/>
                <w:sz w:val="19"/>
                <w:szCs w:val="19"/>
                <w:lang w:val="en-US"/>
              </w:rPr>
              <w:t>max</w:t>
            </w:r>
            <w:r>
              <w:rPr>
                <w:rFonts w:ascii="Consolas" w:hAnsi="Consolas" w:cs="Consolas"/>
                <w:noProof w:val="0"/>
                <w:color w:val="808080"/>
                <w:kern w:val="0"/>
                <w:sz w:val="19"/>
                <w:szCs w:val="19"/>
                <w:lang w:val="en-US"/>
              </w:rPr>
              <w:t>),</w:t>
            </w:r>
          </w:p>
          <w:p w14:paraId="2CEAC061" w14:textId="77777777" w:rsidR="00626696" w:rsidRDefault="00626696" w:rsidP="004F07DC">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00"/>
                <w:kern w:val="0"/>
                <w:sz w:val="19"/>
                <w:szCs w:val="19"/>
                <w:lang w:val="en-US"/>
              </w:rPr>
              <w:t xml:space="preserve">    @status </w:t>
            </w:r>
            <w:proofErr w:type="gramStart"/>
            <w:r>
              <w:rPr>
                <w:rFonts w:ascii="Consolas" w:hAnsi="Consolas" w:cs="Consolas"/>
                <w:noProof w:val="0"/>
                <w:color w:val="0000FF"/>
                <w:kern w:val="0"/>
                <w:sz w:val="19"/>
                <w:szCs w:val="19"/>
                <w:lang w:val="en-US"/>
              </w:rPr>
              <w:t>DECIMAL</w:t>
            </w:r>
            <w:r>
              <w:rPr>
                <w:rFonts w:ascii="Consolas" w:hAnsi="Consolas" w:cs="Consolas"/>
                <w:noProof w:val="0"/>
                <w:color w:val="808080"/>
                <w:kern w:val="0"/>
                <w:sz w:val="19"/>
                <w:szCs w:val="19"/>
                <w:lang w:val="en-US"/>
              </w:rPr>
              <w:t>(</w:t>
            </w:r>
            <w:proofErr w:type="gramEnd"/>
            <w:r>
              <w:rPr>
                <w:rFonts w:ascii="Consolas" w:hAnsi="Consolas" w:cs="Consolas"/>
                <w:noProof w:val="0"/>
                <w:color w:val="000000"/>
                <w:kern w:val="0"/>
                <w:sz w:val="19"/>
                <w:szCs w:val="19"/>
                <w:lang w:val="en-US"/>
              </w:rPr>
              <w:t>10</w:t>
            </w:r>
            <w:r>
              <w:rPr>
                <w:rFonts w:ascii="Consolas" w:hAnsi="Consolas" w:cs="Consolas"/>
                <w:noProof w:val="0"/>
                <w:color w:val="808080"/>
                <w:kern w:val="0"/>
                <w:sz w:val="19"/>
                <w:szCs w:val="19"/>
                <w:lang w:val="en-US"/>
              </w:rPr>
              <w:t>,</w:t>
            </w:r>
            <w:r>
              <w:rPr>
                <w:rFonts w:ascii="Consolas" w:hAnsi="Consolas" w:cs="Consolas"/>
                <w:noProof w:val="0"/>
                <w:color w:val="000000"/>
                <w:kern w:val="0"/>
                <w:sz w:val="19"/>
                <w:szCs w:val="19"/>
                <w:lang w:val="en-US"/>
              </w:rPr>
              <w:t>2</w:t>
            </w:r>
            <w:r>
              <w:rPr>
                <w:rFonts w:ascii="Consolas" w:hAnsi="Consolas" w:cs="Consolas"/>
                <w:noProof w:val="0"/>
                <w:color w:val="808080"/>
                <w:kern w:val="0"/>
                <w:sz w:val="19"/>
                <w:szCs w:val="19"/>
                <w:lang w:val="en-US"/>
              </w:rPr>
              <w:t>)</w:t>
            </w:r>
          </w:p>
          <w:p w14:paraId="44E31E82" w14:textId="77777777" w:rsidR="00626696" w:rsidRDefault="00626696" w:rsidP="004F07DC">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00"/>
                <w:kern w:val="0"/>
                <w:sz w:val="19"/>
                <w:szCs w:val="19"/>
                <w:lang w:val="en-US"/>
              </w:rPr>
              <w:tab/>
            </w:r>
          </w:p>
          <w:p w14:paraId="58162FD3" w14:textId="77777777" w:rsidR="00626696" w:rsidRDefault="00626696" w:rsidP="004F07DC">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FF"/>
                <w:kern w:val="0"/>
                <w:sz w:val="19"/>
                <w:szCs w:val="19"/>
                <w:lang w:val="en-US"/>
              </w:rPr>
              <w:t>AS</w:t>
            </w:r>
          </w:p>
          <w:p w14:paraId="6635A03F" w14:textId="77777777" w:rsidR="00626696" w:rsidRDefault="00626696" w:rsidP="004F07DC">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FF"/>
                <w:kern w:val="0"/>
                <w:sz w:val="19"/>
                <w:szCs w:val="19"/>
                <w:lang w:val="en-US"/>
              </w:rPr>
              <w:t>BEGIN</w:t>
            </w:r>
          </w:p>
          <w:p w14:paraId="32516EA0" w14:textId="77777777" w:rsidR="00626696" w:rsidRDefault="00626696" w:rsidP="004F07DC">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00"/>
                <w:kern w:val="0"/>
                <w:sz w:val="19"/>
                <w:szCs w:val="19"/>
                <w:lang w:val="en-US"/>
              </w:rPr>
              <w:tab/>
            </w:r>
            <w:r>
              <w:rPr>
                <w:rFonts w:ascii="Consolas" w:hAnsi="Consolas" w:cs="Consolas"/>
                <w:noProof w:val="0"/>
                <w:color w:val="0000FF"/>
                <w:kern w:val="0"/>
                <w:sz w:val="19"/>
                <w:szCs w:val="19"/>
                <w:lang w:val="en-US"/>
              </w:rPr>
              <w:t xml:space="preserve">IF </w:t>
            </w:r>
            <w:r>
              <w:rPr>
                <w:rFonts w:ascii="Consolas" w:hAnsi="Consolas" w:cs="Consolas"/>
                <w:noProof w:val="0"/>
                <w:color w:val="808080"/>
                <w:kern w:val="0"/>
                <w:sz w:val="19"/>
                <w:szCs w:val="19"/>
                <w:lang w:val="en-US"/>
              </w:rPr>
              <w:t>(</w:t>
            </w:r>
            <w:r>
              <w:rPr>
                <w:rFonts w:ascii="Consolas" w:hAnsi="Consolas" w:cs="Consolas"/>
                <w:noProof w:val="0"/>
                <w:color w:val="000000"/>
                <w:kern w:val="0"/>
                <w:sz w:val="19"/>
                <w:szCs w:val="19"/>
                <w:lang w:val="en-US"/>
              </w:rPr>
              <w:t xml:space="preserve">@name </w:t>
            </w:r>
            <w:r>
              <w:rPr>
                <w:rFonts w:ascii="Consolas" w:hAnsi="Consolas" w:cs="Consolas"/>
                <w:noProof w:val="0"/>
                <w:color w:val="808080"/>
                <w:kern w:val="0"/>
                <w:sz w:val="19"/>
                <w:szCs w:val="19"/>
                <w:lang w:val="en-US"/>
              </w:rPr>
              <w:t>=</w:t>
            </w:r>
            <w:r>
              <w:rPr>
                <w:rFonts w:ascii="Consolas" w:hAnsi="Consolas" w:cs="Consolas"/>
                <w:noProof w:val="0"/>
                <w:color w:val="000000"/>
                <w:kern w:val="0"/>
                <w:sz w:val="19"/>
                <w:szCs w:val="19"/>
                <w:lang w:val="en-US"/>
              </w:rPr>
              <w:t xml:space="preserve"> </w:t>
            </w:r>
            <w:r>
              <w:rPr>
                <w:rFonts w:ascii="Consolas" w:hAnsi="Consolas" w:cs="Consolas"/>
                <w:noProof w:val="0"/>
                <w:color w:val="FF0000"/>
                <w:kern w:val="0"/>
                <w:sz w:val="19"/>
                <w:szCs w:val="19"/>
                <w:lang w:val="en-US"/>
              </w:rPr>
              <w:t>''</w:t>
            </w:r>
            <w:r>
              <w:rPr>
                <w:rFonts w:ascii="Consolas" w:hAnsi="Consolas" w:cs="Consolas"/>
                <w:noProof w:val="0"/>
                <w:color w:val="000000"/>
                <w:kern w:val="0"/>
                <w:sz w:val="19"/>
                <w:szCs w:val="19"/>
                <w:lang w:val="en-US"/>
              </w:rPr>
              <w:t xml:space="preserve"> </w:t>
            </w:r>
            <w:r>
              <w:rPr>
                <w:rFonts w:ascii="Consolas" w:hAnsi="Consolas" w:cs="Consolas"/>
                <w:noProof w:val="0"/>
                <w:color w:val="808080"/>
                <w:kern w:val="0"/>
                <w:sz w:val="19"/>
                <w:szCs w:val="19"/>
                <w:lang w:val="en-US"/>
              </w:rPr>
              <w:t>OR</w:t>
            </w:r>
            <w:r>
              <w:rPr>
                <w:rFonts w:ascii="Consolas" w:hAnsi="Consolas" w:cs="Consolas"/>
                <w:noProof w:val="0"/>
                <w:color w:val="000000"/>
                <w:kern w:val="0"/>
                <w:sz w:val="19"/>
                <w:szCs w:val="19"/>
                <w:lang w:val="en-US"/>
              </w:rPr>
              <w:t xml:space="preserve"> @name </w:t>
            </w:r>
            <w:r>
              <w:rPr>
                <w:rFonts w:ascii="Consolas" w:hAnsi="Consolas" w:cs="Consolas"/>
                <w:noProof w:val="0"/>
                <w:color w:val="808080"/>
                <w:kern w:val="0"/>
                <w:sz w:val="19"/>
                <w:szCs w:val="19"/>
                <w:lang w:val="en-US"/>
              </w:rPr>
              <w:t>=</w:t>
            </w:r>
            <w:r>
              <w:rPr>
                <w:rFonts w:ascii="Consolas" w:hAnsi="Consolas" w:cs="Consolas"/>
                <w:noProof w:val="0"/>
                <w:color w:val="000000"/>
                <w:kern w:val="0"/>
                <w:sz w:val="19"/>
                <w:szCs w:val="19"/>
                <w:lang w:val="en-US"/>
              </w:rPr>
              <w:t xml:space="preserve"> </w:t>
            </w:r>
            <w:r>
              <w:rPr>
                <w:rFonts w:ascii="Consolas" w:hAnsi="Consolas" w:cs="Consolas"/>
                <w:noProof w:val="0"/>
                <w:color w:val="808080"/>
                <w:kern w:val="0"/>
                <w:sz w:val="19"/>
                <w:szCs w:val="19"/>
                <w:lang w:val="en-US"/>
              </w:rPr>
              <w:t>NULL</w:t>
            </w:r>
            <w:r>
              <w:rPr>
                <w:rFonts w:ascii="Consolas" w:hAnsi="Consolas" w:cs="Consolas"/>
                <w:noProof w:val="0"/>
                <w:color w:val="000000"/>
                <w:kern w:val="0"/>
                <w:sz w:val="19"/>
                <w:szCs w:val="19"/>
                <w:lang w:val="en-US"/>
              </w:rPr>
              <w:t xml:space="preserve"> </w:t>
            </w:r>
            <w:r>
              <w:rPr>
                <w:rFonts w:ascii="Consolas" w:hAnsi="Consolas" w:cs="Consolas"/>
                <w:noProof w:val="0"/>
                <w:color w:val="808080"/>
                <w:kern w:val="0"/>
                <w:sz w:val="19"/>
                <w:szCs w:val="19"/>
                <w:lang w:val="en-US"/>
              </w:rPr>
              <w:t>OR</w:t>
            </w:r>
            <w:r>
              <w:rPr>
                <w:rFonts w:ascii="Consolas" w:hAnsi="Consolas" w:cs="Consolas"/>
                <w:noProof w:val="0"/>
                <w:color w:val="000000"/>
                <w:kern w:val="0"/>
                <w:sz w:val="19"/>
                <w:szCs w:val="19"/>
                <w:lang w:val="en-US"/>
              </w:rPr>
              <w:t xml:space="preserve"> @status </w:t>
            </w:r>
            <w:r>
              <w:rPr>
                <w:rFonts w:ascii="Consolas" w:hAnsi="Consolas" w:cs="Consolas"/>
                <w:noProof w:val="0"/>
                <w:color w:val="808080"/>
                <w:kern w:val="0"/>
                <w:sz w:val="19"/>
                <w:szCs w:val="19"/>
                <w:lang w:val="en-US"/>
              </w:rPr>
              <w:t>&gt;</w:t>
            </w:r>
            <w:r>
              <w:rPr>
                <w:rFonts w:ascii="Consolas" w:hAnsi="Consolas" w:cs="Consolas"/>
                <w:noProof w:val="0"/>
                <w:color w:val="000000"/>
                <w:kern w:val="0"/>
                <w:sz w:val="19"/>
                <w:szCs w:val="19"/>
                <w:lang w:val="en-US"/>
              </w:rPr>
              <w:t xml:space="preserve"> </w:t>
            </w:r>
            <w:r>
              <w:rPr>
                <w:rFonts w:ascii="Consolas" w:hAnsi="Consolas" w:cs="Consolas"/>
                <w:noProof w:val="0"/>
                <w:color w:val="808080"/>
                <w:kern w:val="0"/>
                <w:sz w:val="19"/>
                <w:szCs w:val="19"/>
                <w:lang w:val="en-US"/>
              </w:rPr>
              <w:t>-</w:t>
            </w:r>
            <w:r>
              <w:rPr>
                <w:rFonts w:ascii="Consolas" w:hAnsi="Consolas" w:cs="Consolas"/>
                <w:noProof w:val="0"/>
                <w:color w:val="000000"/>
                <w:kern w:val="0"/>
                <w:sz w:val="19"/>
                <w:szCs w:val="19"/>
                <w:lang w:val="en-US"/>
              </w:rPr>
              <w:t xml:space="preserve">1 </w:t>
            </w:r>
            <w:proofErr w:type="gramStart"/>
            <w:r>
              <w:rPr>
                <w:rFonts w:ascii="Consolas" w:hAnsi="Consolas" w:cs="Consolas"/>
                <w:noProof w:val="0"/>
                <w:color w:val="000000"/>
                <w:kern w:val="0"/>
                <w:sz w:val="19"/>
                <w:szCs w:val="19"/>
                <w:lang w:val="en-US"/>
              </w:rPr>
              <w:t xml:space="preserve">  </w:t>
            </w:r>
            <w:r>
              <w:rPr>
                <w:rFonts w:ascii="Consolas" w:hAnsi="Consolas" w:cs="Consolas"/>
                <w:noProof w:val="0"/>
                <w:color w:val="808080"/>
                <w:kern w:val="0"/>
                <w:sz w:val="19"/>
                <w:szCs w:val="19"/>
                <w:lang w:val="en-US"/>
              </w:rPr>
              <w:t>)</w:t>
            </w:r>
            <w:proofErr w:type="gramEnd"/>
            <w:r>
              <w:rPr>
                <w:rFonts w:ascii="Consolas" w:hAnsi="Consolas" w:cs="Consolas"/>
                <w:noProof w:val="0"/>
                <w:color w:val="000000"/>
                <w:kern w:val="0"/>
                <w:sz w:val="19"/>
                <w:szCs w:val="19"/>
                <w:lang w:val="en-US"/>
              </w:rPr>
              <w:t xml:space="preserve"> </w:t>
            </w:r>
          </w:p>
          <w:p w14:paraId="790DAC84" w14:textId="77777777" w:rsidR="00626696" w:rsidRDefault="00626696" w:rsidP="004F07DC">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00"/>
                <w:kern w:val="0"/>
                <w:sz w:val="19"/>
                <w:szCs w:val="19"/>
                <w:lang w:val="en-US"/>
              </w:rPr>
              <w:tab/>
            </w:r>
            <w:r>
              <w:rPr>
                <w:rFonts w:ascii="Consolas" w:hAnsi="Consolas" w:cs="Consolas"/>
                <w:noProof w:val="0"/>
                <w:color w:val="000000"/>
                <w:kern w:val="0"/>
                <w:sz w:val="19"/>
                <w:szCs w:val="19"/>
                <w:lang w:val="en-US"/>
              </w:rPr>
              <w:tab/>
            </w:r>
            <w:r>
              <w:rPr>
                <w:rFonts w:ascii="Consolas" w:hAnsi="Consolas" w:cs="Consolas"/>
                <w:noProof w:val="0"/>
                <w:color w:val="0000FF"/>
                <w:kern w:val="0"/>
                <w:sz w:val="19"/>
                <w:szCs w:val="19"/>
                <w:lang w:val="en-US"/>
              </w:rPr>
              <w:t>THROW</w:t>
            </w:r>
            <w:r>
              <w:rPr>
                <w:rFonts w:ascii="Consolas" w:hAnsi="Consolas" w:cs="Consolas"/>
                <w:noProof w:val="0"/>
                <w:color w:val="000000"/>
                <w:kern w:val="0"/>
                <w:sz w:val="19"/>
                <w:szCs w:val="19"/>
                <w:lang w:val="en-US"/>
              </w:rPr>
              <w:t xml:space="preserve"> 50000</w:t>
            </w:r>
            <w:r>
              <w:rPr>
                <w:rFonts w:ascii="Consolas" w:hAnsi="Consolas" w:cs="Consolas"/>
                <w:noProof w:val="0"/>
                <w:color w:val="808080"/>
                <w:kern w:val="0"/>
                <w:sz w:val="19"/>
                <w:szCs w:val="19"/>
                <w:lang w:val="en-US"/>
              </w:rPr>
              <w:t>,</w:t>
            </w:r>
            <w:r>
              <w:rPr>
                <w:rFonts w:ascii="Consolas" w:hAnsi="Consolas" w:cs="Consolas"/>
                <w:noProof w:val="0"/>
                <w:color w:val="000000"/>
                <w:kern w:val="0"/>
                <w:sz w:val="19"/>
                <w:szCs w:val="19"/>
                <w:lang w:val="en-US"/>
              </w:rPr>
              <w:t xml:space="preserve"> </w:t>
            </w:r>
            <w:r>
              <w:rPr>
                <w:rFonts w:ascii="Consolas" w:hAnsi="Consolas" w:cs="Consolas"/>
                <w:noProof w:val="0"/>
                <w:color w:val="FF0000"/>
                <w:kern w:val="0"/>
                <w:sz w:val="19"/>
                <w:szCs w:val="19"/>
                <w:lang w:val="en-US"/>
              </w:rPr>
              <w:t>'</w:t>
            </w:r>
            <w:proofErr w:type="spellStart"/>
            <w:r>
              <w:rPr>
                <w:rFonts w:ascii="Consolas" w:hAnsi="Consolas" w:cs="Consolas"/>
                <w:noProof w:val="0"/>
                <w:color w:val="FF0000"/>
                <w:kern w:val="0"/>
                <w:sz w:val="19"/>
                <w:szCs w:val="19"/>
                <w:lang w:val="en-US"/>
              </w:rPr>
              <w:t>Không</w:t>
            </w:r>
            <w:proofErr w:type="spellEnd"/>
            <w:r>
              <w:rPr>
                <w:rFonts w:ascii="Consolas" w:hAnsi="Consolas" w:cs="Consolas"/>
                <w:noProof w:val="0"/>
                <w:color w:val="FF0000"/>
                <w:kern w:val="0"/>
                <w:sz w:val="19"/>
                <w:szCs w:val="19"/>
                <w:lang w:val="en-US"/>
              </w:rPr>
              <w:t xml:space="preserve"> </w:t>
            </w:r>
            <w:proofErr w:type="spellStart"/>
            <w:r>
              <w:rPr>
                <w:rFonts w:ascii="Consolas" w:hAnsi="Consolas" w:cs="Consolas"/>
                <w:noProof w:val="0"/>
                <w:color w:val="FF0000"/>
                <w:kern w:val="0"/>
                <w:sz w:val="19"/>
                <w:szCs w:val="19"/>
                <w:lang w:val="en-US"/>
              </w:rPr>
              <w:t>được</w:t>
            </w:r>
            <w:proofErr w:type="spellEnd"/>
            <w:r>
              <w:rPr>
                <w:rFonts w:ascii="Consolas" w:hAnsi="Consolas" w:cs="Consolas"/>
                <w:noProof w:val="0"/>
                <w:color w:val="FF0000"/>
                <w:kern w:val="0"/>
                <w:sz w:val="19"/>
                <w:szCs w:val="19"/>
                <w:lang w:val="en-US"/>
              </w:rPr>
              <w:t xml:space="preserve"> </w:t>
            </w:r>
            <w:proofErr w:type="spellStart"/>
            <w:r>
              <w:rPr>
                <w:rFonts w:ascii="Consolas" w:hAnsi="Consolas" w:cs="Consolas"/>
                <w:noProof w:val="0"/>
                <w:color w:val="FF0000"/>
                <w:kern w:val="0"/>
                <w:sz w:val="19"/>
                <w:szCs w:val="19"/>
                <w:lang w:val="en-US"/>
              </w:rPr>
              <w:t>để</w:t>
            </w:r>
            <w:proofErr w:type="spellEnd"/>
            <w:r>
              <w:rPr>
                <w:rFonts w:ascii="Consolas" w:hAnsi="Consolas" w:cs="Consolas"/>
                <w:noProof w:val="0"/>
                <w:color w:val="FF0000"/>
                <w:kern w:val="0"/>
                <w:sz w:val="19"/>
                <w:szCs w:val="19"/>
                <w:lang w:val="en-US"/>
              </w:rPr>
              <w:t xml:space="preserve"> </w:t>
            </w:r>
            <w:proofErr w:type="spellStart"/>
            <w:r>
              <w:rPr>
                <w:rFonts w:ascii="Consolas" w:hAnsi="Consolas" w:cs="Consolas"/>
                <w:noProof w:val="0"/>
                <w:color w:val="FF0000"/>
                <w:kern w:val="0"/>
                <w:sz w:val="19"/>
                <w:szCs w:val="19"/>
                <w:lang w:val="en-US"/>
              </w:rPr>
              <w:t>trống</w:t>
            </w:r>
            <w:proofErr w:type="spellEnd"/>
            <w:r>
              <w:rPr>
                <w:rFonts w:ascii="Consolas" w:hAnsi="Consolas" w:cs="Consolas"/>
                <w:noProof w:val="0"/>
                <w:color w:val="FF0000"/>
                <w:kern w:val="0"/>
                <w:sz w:val="19"/>
                <w:szCs w:val="19"/>
                <w:lang w:val="en-US"/>
              </w:rPr>
              <w:t xml:space="preserve"> </w:t>
            </w:r>
            <w:proofErr w:type="spellStart"/>
            <w:r>
              <w:rPr>
                <w:rFonts w:ascii="Consolas" w:hAnsi="Consolas" w:cs="Consolas"/>
                <w:noProof w:val="0"/>
                <w:color w:val="FF0000"/>
                <w:kern w:val="0"/>
                <w:sz w:val="19"/>
                <w:szCs w:val="19"/>
                <w:lang w:val="en-US"/>
              </w:rPr>
              <w:t>tên</w:t>
            </w:r>
            <w:proofErr w:type="spellEnd"/>
            <w:r>
              <w:rPr>
                <w:rFonts w:ascii="Consolas" w:hAnsi="Consolas" w:cs="Consolas"/>
                <w:noProof w:val="0"/>
                <w:color w:val="FF0000"/>
                <w:kern w:val="0"/>
                <w:sz w:val="19"/>
                <w:szCs w:val="19"/>
                <w:lang w:val="en-US"/>
              </w:rPr>
              <w:t xml:space="preserve"> </w:t>
            </w:r>
            <w:proofErr w:type="spellStart"/>
            <w:r>
              <w:rPr>
                <w:rFonts w:ascii="Consolas" w:hAnsi="Consolas" w:cs="Consolas"/>
                <w:noProof w:val="0"/>
                <w:color w:val="FF0000"/>
                <w:kern w:val="0"/>
                <w:sz w:val="19"/>
                <w:szCs w:val="19"/>
                <w:lang w:val="en-US"/>
              </w:rPr>
              <w:t>hoặc</w:t>
            </w:r>
            <w:proofErr w:type="spellEnd"/>
            <w:r>
              <w:rPr>
                <w:rFonts w:ascii="Consolas" w:hAnsi="Consolas" w:cs="Consolas"/>
                <w:noProof w:val="0"/>
                <w:color w:val="FF0000"/>
                <w:kern w:val="0"/>
                <w:sz w:val="19"/>
                <w:szCs w:val="19"/>
                <w:lang w:val="en-US"/>
              </w:rPr>
              <w:t xml:space="preserve"> </w:t>
            </w:r>
            <w:proofErr w:type="spellStart"/>
            <w:r>
              <w:rPr>
                <w:rFonts w:ascii="Consolas" w:hAnsi="Consolas" w:cs="Consolas"/>
                <w:noProof w:val="0"/>
                <w:color w:val="FF0000"/>
                <w:kern w:val="0"/>
                <w:sz w:val="19"/>
                <w:szCs w:val="19"/>
                <w:lang w:val="en-US"/>
              </w:rPr>
              <w:t>trạng</w:t>
            </w:r>
            <w:proofErr w:type="spellEnd"/>
            <w:r>
              <w:rPr>
                <w:rFonts w:ascii="Consolas" w:hAnsi="Consolas" w:cs="Consolas"/>
                <w:noProof w:val="0"/>
                <w:color w:val="FF0000"/>
                <w:kern w:val="0"/>
                <w:sz w:val="19"/>
                <w:szCs w:val="19"/>
                <w:lang w:val="en-US"/>
              </w:rPr>
              <w:t xml:space="preserve"> </w:t>
            </w:r>
            <w:proofErr w:type="spellStart"/>
            <w:r>
              <w:rPr>
                <w:rFonts w:ascii="Consolas" w:hAnsi="Consolas" w:cs="Consolas"/>
                <w:noProof w:val="0"/>
                <w:color w:val="FF0000"/>
                <w:kern w:val="0"/>
                <w:sz w:val="19"/>
                <w:szCs w:val="19"/>
                <w:lang w:val="en-US"/>
              </w:rPr>
              <w:t>thái</w:t>
            </w:r>
            <w:proofErr w:type="spellEnd"/>
            <w:r>
              <w:rPr>
                <w:rFonts w:ascii="Consolas" w:hAnsi="Consolas" w:cs="Consolas"/>
                <w:noProof w:val="0"/>
                <w:color w:val="FF0000"/>
                <w:kern w:val="0"/>
                <w:sz w:val="19"/>
                <w:szCs w:val="19"/>
                <w:lang w:val="en-US"/>
              </w:rPr>
              <w:t xml:space="preserve"> '</w:t>
            </w:r>
            <w:r>
              <w:rPr>
                <w:rFonts w:ascii="Consolas" w:hAnsi="Consolas" w:cs="Consolas"/>
                <w:noProof w:val="0"/>
                <w:color w:val="808080"/>
                <w:kern w:val="0"/>
                <w:sz w:val="19"/>
                <w:szCs w:val="19"/>
                <w:lang w:val="en-US"/>
              </w:rPr>
              <w:t>,</w:t>
            </w:r>
            <w:r>
              <w:rPr>
                <w:rFonts w:ascii="Consolas" w:hAnsi="Consolas" w:cs="Consolas"/>
                <w:noProof w:val="0"/>
                <w:color w:val="000000"/>
                <w:kern w:val="0"/>
                <w:sz w:val="19"/>
                <w:szCs w:val="19"/>
                <w:lang w:val="en-US"/>
              </w:rPr>
              <w:t xml:space="preserve"> </w:t>
            </w:r>
            <w:proofErr w:type="gramStart"/>
            <w:r>
              <w:rPr>
                <w:rFonts w:ascii="Consolas" w:hAnsi="Consolas" w:cs="Consolas"/>
                <w:noProof w:val="0"/>
                <w:color w:val="000000"/>
                <w:kern w:val="0"/>
                <w:sz w:val="19"/>
                <w:szCs w:val="19"/>
                <w:lang w:val="en-US"/>
              </w:rPr>
              <w:t>1</w:t>
            </w:r>
            <w:proofErr w:type="gramEnd"/>
          </w:p>
          <w:p w14:paraId="1CA02D3B" w14:textId="77777777" w:rsidR="00626696" w:rsidRDefault="00626696" w:rsidP="004F07DC">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00"/>
                <w:kern w:val="0"/>
                <w:sz w:val="19"/>
                <w:szCs w:val="19"/>
                <w:lang w:val="en-US"/>
              </w:rPr>
              <w:tab/>
            </w:r>
            <w:r>
              <w:rPr>
                <w:rFonts w:ascii="Consolas" w:hAnsi="Consolas" w:cs="Consolas"/>
                <w:noProof w:val="0"/>
                <w:color w:val="0000FF"/>
                <w:kern w:val="0"/>
                <w:sz w:val="19"/>
                <w:szCs w:val="19"/>
                <w:lang w:val="en-US"/>
              </w:rPr>
              <w:t>ELSE</w:t>
            </w:r>
          </w:p>
          <w:p w14:paraId="47F3EBDA" w14:textId="77777777" w:rsidR="00626696" w:rsidRDefault="00626696" w:rsidP="004F07DC">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00"/>
                <w:kern w:val="0"/>
                <w:sz w:val="19"/>
                <w:szCs w:val="19"/>
                <w:lang w:val="en-US"/>
              </w:rPr>
              <w:tab/>
            </w:r>
            <w:r>
              <w:rPr>
                <w:rFonts w:ascii="Consolas" w:hAnsi="Consolas" w:cs="Consolas"/>
                <w:noProof w:val="0"/>
                <w:color w:val="000000"/>
                <w:kern w:val="0"/>
                <w:sz w:val="19"/>
                <w:szCs w:val="19"/>
                <w:lang w:val="en-US"/>
              </w:rPr>
              <w:tab/>
            </w:r>
            <w:r>
              <w:rPr>
                <w:rFonts w:ascii="Consolas" w:hAnsi="Consolas" w:cs="Consolas"/>
                <w:noProof w:val="0"/>
                <w:color w:val="0000FF"/>
                <w:kern w:val="0"/>
                <w:sz w:val="19"/>
                <w:szCs w:val="19"/>
                <w:lang w:val="en-US"/>
              </w:rPr>
              <w:t>INSERT</w:t>
            </w: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INTO</w:t>
            </w:r>
            <w:r>
              <w:rPr>
                <w:rFonts w:ascii="Consolas" w:hAnsi="Consolas" w:cs="Consolas"/>
                <w:noProof w:val="0"/>
                <w:color w:val="000000"/>
                <w:kern w:val="0"/>
                <w:sz w:val="19"/>
                <w:szCs w:val="19"/>
                <w:lang w:val="en-US"/>
              </w:rPr>
              <w:t xml:space="preserve"> Material</w:t>
            </w:r>
            <w:r>
              <w:rPr>
                <w:rFonts w:ascii="Consolas" w:hAnsi="Consolas" w:cs="Consolas"/>
                <w:noProof w:val="0"/>
                <w:color w:val="0000FF"/>
                <w:kern w:val="0"/>
                <w:sz w:val="19"/>
                <w:szCs w:val="19"/>
                <w:lang w:val="en-US"/>
              </w:rPr>
              <w:t xml:space="preserve"> </w:t>
            </w:r>
            <w:r>
              <w:rPr>
                <w:rFonts w:ascii="Consolas" w:hAnsi="Consolas" w:cs="Consolas"/>
                <w:noProof w:val="0"/>
                <w:color w:val="808080"/>
                <w:kern w:val="0"/>
                <w:sz w:val="19"/>
                <w:szCs w:val="19"/>
                <w:lang w:val="en-US"/>
              </w:rPr>
              <w:t>(</w:t>
            </w:r>
            <w:r>
              <w:rPr>
                <w:rFonts w:ascii="Consolas" w:hAnsi="Consolas" w:cs="Consolas"/>
                <w:noProof w:val="0"/>
                <w:color w:val="000000"/>
                <w:kern w:val="0"/>
                <w:sz w:val="19"/>
                <w:szCs w:val="19"/>
                <w:lang w:val="en-US"/>
              </w:rPr>
              <w:t>ID</w:t>
            </w:r>
            <w:r>
              <w:rPr>
                <w:rFonts w:ascii="Consolas" w:hAnsi="Consolas" w:cs="Consolas"/>
                <w:noProof w:val="0"/>
                <w:color w:val="808080"/>
                <w:kern w:val="0"/>
                <w:sz w:val="19"/>
                <w:szCs w:val="19"/>
                <w:lang w:val="en-US"/>
              </w:rPr>
              <w:t>,</w:t>
            </w: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name</w:t>
            </w:r>
            <w:r>
              <w:rPr>
                <w:rFonts w:ascii="Consolas" w:hAnsi="Consolas" w:cs="Consolas"/>
                <w:noProof w:val="0"/>
                <w:color w:val="808080"/>
                <w:kern w:val="0"/>
                <w:sz w:val="19"/>
                <w:szCs w:val="19"/>
                <w:lang w:val="en-US"/>
              </w:rPr>
              <w:t>,</w:t>
            </w: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status</w:t>
            </w:r>
            <w:r>
              <w:rPr>
                <w:rFonts w:ascii="Consolas" w:hAnsi="Consolas" w:cs="Consolas"/>
                <w:noProof w:val="0"/>
                <w:color w:val="808080"/>
                <w:kern w:val="0"/>
                <w:sz w:val="19"/>
                <w:szCs w:val="19"/>
                <w:lang w:val="en-US"/>
              </w:rPr>
              <w:t>)</w:t>
            </w:r>
          </w:p>
          <w:p w14:paraId="73ABE59B" w14:textId="77777777" w:rsidR="00626696" w:rsidRDefault="00626696" w:rsidP="004F07DC">
            <w:pPr>
              <w:spacing w:line="360" w:lineRule="auto"/>
              <w:rPr>
                <w:rFonts w:ascii="Times New Roman" w:hAnsi="Times New Roman" w:cs="Times New Roman"/>
                <w:b/>
                <w:bCs/>
                <w:sz w:val="28"/>
                <w:szCs w:val="28"/>
                <w:lang w:val="en-US"/>
              </w:rPr>
            </w:pPr>
            <w:r>
              <w:rPr>
                <w:rFonts w:ascii="Consolas" w:hAnsi="Consolas" w:cs="Consolas"/>
                <w:noProof w:val="0"/>
                <w:color w:val="000000"/>
                <w:kern w:val="0"/>
                <w:sz w:val="19"/>
                <w:szCs w:val="19"/>
                <w:lang w:val="en-US"/>
              </w:rPr>
              <w:tab/>
            </w:r>
            <w:r>
              <w:rPr>
                <w:rFonts w:ascii="Consolas" w:hAnsi="Consolas" w:cs="Consolas"/>
                <w:noProof w:val="0"/>
                <w:color w:val="000000"/>
                <w:kern w:val="0"/>
                <w:sz w:val="19"/>
                <w:szCs w:val="19"/>
                <w:lang w:val="en-US"/>
              </w:rPr>
              <w:tab/>
            </w:r>
            <w:r>
              <w:rPr>
                <w:rFonts w:ascii="Consolas" w:hAnsi="Consolas" w:cs="Consolas"/>
                <w:noProof w:val="0"/>
                <w:color w:val="0000FF"/>
                <w:kern w:val="0"/>
                <w:sz w:val="19"/>
                <w:szCs w:val="19"/>
                <w:lang w:val="en-US"/>
              </w:rPr>
              <w:t xml:space="preserve">VALUES </w:t>
            </w:r>
            <w:r>
              <w:rPr>
                <w:rFonts w:ascii="Consolas" w:hAnsi="Consolas" w:cs="Consolas"/>
                <w:noProof w:val="0"/>
                <w:color w:val="808080"/>
                <w:kern w:val="0"/>
                <w:sz w:val="19"/>
                <w:szCs w:val="19"/>
                <w:lang w:val="en-US"/>
              </w:rPr>
              <w:t>(</w:t>
            </w:r>
            <w:r>
              <w:rPr>
                <w:rFonts w:ascii="Consolas" w:hAnsi="Consolas" w:cs="Consolas"/>
                <w:noProof w:val="0"/>
                <w:color w:val="000000"/>
                <w:kern w:val="0"/>
                <w:sz w:val="19"/>
                <w:szCs w:val="19"/>
                <w:lang w:val="en-US"/>
              </w:rPr>
              <w:t>@ID</w:t>
            </w:r>
            <w:r>
              <w:rPr>
                <w:rFonts w:ascii="Consolas" w:hAnsi="Consolas" w:cs="Consolas"/>
                <w:noProof w:val="0"/>
                <w:color w:val="808080"/>
                <w:kern w:val="0"/>
                <w:sz w:val="19"/>
                <w:szCs w:val="19"/>
                <w:lang w:val="en-US"/>
              </w:rPr>
              <w:t>,</w:t>
            </w:r>
            <w:r>
              <w:rPr>
                <w:rFonts w:ascii="Consolas" w:hAnsi="Consolas" w:cs="Consolas"/>
                <w:noProof w:val="0"/>
                <w:color w:val="000000"/>
                <w:kern w:val="0"/>
                <w:sz w:val="19"/>
                <w:szCs w:val="19"/>
                <w:lang w:val="en-US"/>
              </w:rPr>
              <w:t xml:space="preserve"> @name</w:t>
            </w:r>
            <w:r>
              <w:rPr>
                <w:rFonts w:ascii="Consolas" w:hAnsi="Consolas" w:cs="Consolas"/>
                <w:noProof w:val="0"/>
                <w:color w:val="808080"/>
                <w:kern w:val="0"/>
                <w:sz w:val="19"/>
                <w:szCs w:val="19"/>
                <w:lang w:val="en-US"/>
              </w:rPr>
              <w:t>,</w:t>
            </w:r>
            <w:r>
              <w:rPr>
                <w:rFonts w:ascii="Consolas" w:hAnsi="Consolas" w:cs="Consolas"/>
                <w:noProof w:val="0"/>
                <w:color w:val="000000"/>
                <w:kern w:val="0"/>
                <w:sz w:val="19"/>
                <w:szCs w:val="19"/>
                <w:lang w:val="en-US"/>
              </w:rPr>
              <w:t xml:space="preserve"> @status</w:t>
            </w:r>
            <w:r>
              <w:rPr>
                <w:rFonts w:ascii="Consolas" w:hAnsi="Consolas" w:cs="Consolas"/>
                <w:noProof w:val="0"/>
                <w:color w:val="808080"/>
                <w:kern w:val="0"/>
                <w:sz w:val="19"/>
                <w:szCs w:val="19"/>
                <w:lang w:val="en-US"/>
              </w:rPr>
              <w:t>)</w:t>
            </w:r>
          </w:p>
        </w:tc>
      </w:tr>
    </w:tbl>
    <w:p w14:paraId="6AA2ECB8" w14:textId="77777777" w:rsidR="00626696" w:rsidRPr="00626696" w:rsidRDefault="00626696" w:rsidP="00626696">
      <w:pPr>
        <w:spacing w:after="0" w:line="360" w:lineRule="auto"/>
        <w:rPr>
          <w:rFonts w:ascii="Times New Roman" w:hAnsi="Times New Roman" w:cs="Times New Roman"/>
          <w:b/>
          <w:bCs/>
          <w:sz w:val="28"/>
          <w:szCs w:val="28"/>
          <w:lang w:val="en-US"/>
        </w:rPr>
      </w:pPr>
    </w:p>
    <w:p w14:paraId="07602BE9" w14:textId="5DB6E9D4" w:rsidR="00626696" w:rsidRPr="00626696" w:rsidRDefault="00626696" w:rsidP="00626696">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ab/>
      </w:r>
      <w:r w:rsidRPr="00626696">
        <w:rPr>
          <w:rFonts w:ascii="Times New Roman" w:hAnsi="Times New Roman" w:cs="Times New Roman"/>
          <w:sz w:val="28"/>
          <w:szCs w:val="28"/>
          <w:lang w:val="en-US"/>
        </w:rPr>
        <w:t>C# code:</w:t>
      </w:r>
    </w:p>
    <w:tbl>
      <w:tblPr>
        <w:tblStyle w:val="TableGrid"/>
        <w:tblW w:w="0" w:type="auto"/>
        <w:tblInd w:w="720" w:type="dxa"/>
        <w:tblLook w:val="04A0" w:firstRow="1" w:lastRow="0" w:firstColumn="1" w:lastColumn="0" w:noHBand="0" w:noVBand="1"/>
      </w:tblPr>
      <w:tblGrid>
        <w:gridCol w:w="8296"/>
      </w:tblGrid>
      <w:tr w:rsidR="00626696" w14:paraId="5F66EB84" w14:textId="77777777" w:rsidTr="004F07DC">
        <w:tc>
          <w:tcPr>
            <w:tcW w:w="8296" w:type="dxa"/>
          </w:tcPr>
          <w:p w14:paraId="0F812DB0" w14:textId="77777777" w:rsidR="00626696" w:rsidRDefault="00626696" w:rsidP="004F07DC">
            <w:pPr>
              <w:autoSpaceDE w:val="0"/>
              <w:autoSpaceDN w:val="0"/>
              <w:adjustRightInd w:val="0"/>
              <w:rPr>
                <w:rFonts w:ascii="Cascadia Mono" w:hAnsi="Cascadia Mono" w:cs="Cascadia Mono"/>
                <w:noProof w:val="0"/>
                <w:color w:val="0000FF"/>
                <w:kern w:val="0"/>
                <w:sz w:val="19"/>
                <w:szCs w:val="19"/>
                <w:lang w:val="en-US"/>
              </w:rPr>
            </w:pPr>
            <w:r>
              <w:rPr>
                <w:rFonts w:ascii="Cascadia Mono" w:hAnsi="Cascadia Mono" w:cs="Cascadia Mono"/>
                <w:noProof w:val="0"/>
                <w:color w:val="0000FF"/>
                <w:kern w:val="0"/>
                <w:sz w:val="19"/>
                <w:szCs w:val="19"/>
                <w:lang w:val="en-US"/>
              </w:rPr>
              <w:t>try</w:t>
            </w:r>
          </w:p>
          <w:p w14:paraId="69C27A93" w14:textId="77777777" w:rsidR="00626696" w:rsidRDefault="00626696" w:rsidP="004F07DC">
            <w:pPr>
              <w:autoSpaceDE w:val="0"/>
              <w:autoSpaceDN w:val="0"/>
              <w:adjustRightInd w:val="0"/>
              <w:rPr>
                <w:rFonts w:ascii="Cascadia Mono" w:hAnsi="Cascadia Mono" w:cs="Cascadia Mono"/>
                <w:noProof w:val="0"/>
                <w:color w:val="000000"/>
                <w:kern w:val="0"/>
                <w:sz w:val="19"/>
                <w:szCs w:val="19"/>
                <w:lang w:val="en-US"/>
              </w:rPr>
            </w:pPr>
            <w:r>
              <w:rPr>
                <w:rFonts w:ascii="Cascadia Mono" w:hAnsi="Cascadia Mono" w:cs="Cascadia Mono"/>
                <w:noProof w:val="0"/>
                <w:color w:val="000000"/>
                <w:kern w:val="0"/>
                <w:sz w:val="19"/>
                <w:szCs w:val="19"/>
                <w:lang w:val="en-US"/>
              </w:rPr>
              <w:t xml:space="preserve"> {</w:t>
            </w:r>
          </w:p>
          <w:p w14:paraId="64E537BC" w14:textId="77777777" w:rsidR="00626696" w:rsidRDefault="00626696" w:rsidP="004F07DC">
            <w:pPr>
              <w:autoSpaceDE w:val="0"/>
              <w:autoSpaceDN w:val="0"/>
              <w:adjustRightInd w:val="0"/>
              <w:rPr>
                <w:rFonts w:ascii="Cascadia Mono" w:hAnsi="Cascadia Mono" w:cs="Cascadia Mono"/>
                <w:noProof w:val="0"/>
                <w:color w:val="A31515"/>
                <w:kern w:val="0"/>
                <w:sz w:val="19"/>
                <w:szCs w:val="19"/>
                <w:lang w:val="en-US"/>
              </w:rPr>
            </w:pPr>
            <w:r>
              <w:rPr>
                <w:rFonts w:ascii="Cascadia Mono" w:hAnsi="Cascadia Mono" w:cs="Cascadia Mono"/>
                <w:noProof w:val="0"/>
                <w:color w:val="000000"/>
                <w:kern w:val="0"/>
                <w:sz w:val="19"/>
                <w:szCs w:val="19"/>
                <w:lang w:val="en-US"/>
              </w:rPr>
              <w:t xml:space="preserve">     </w:t>
            </w:r>
            <w:proofErr w:type="spellStart"/>
            <w:proofErr w:type="gramStart"/>
            <w:r>
              <w:rPr>
                <w:rFonts w:ascii="Cascadia Mono" w:hAnsi="Cascadia Mono" w:cs="Cascadia Mono"/>
                <w:noProof w:val="0"/>
                <w:color w:val="000000"/>
                <w:kern w:val="0"/>
                <w:sz w:val="19"/>
                <w:szCs w:val="19"/>
                <w:lang w:val="en-US"/>
              </w:rPr>
              <w:t>DataProvider.Instance.ExecuteNonQuery</w:t>
            </w:r>
            <w:proofErr w:type="spellEnd"/>
            <w:proofErr w:type="gramEnd"/>
            <w:r>
              <w:rPr>
                <w:rFonts w:ascii="Cascadia Mono" w:hAnsi="Cascadia Mono" w:cs="Cascadia Mono"/>
                <w:noProof w:val="0"/>
                <w:color w:val="000000"/>
                <w:kern w:val="0"/>
                <w:sz w:val="19"/>
                <w:szCs w:val="19"/>
                <w:lang w:val="en-US"/>
              </w:rPr>
              <w:t>(</w:t>
            </w:r>
            <w:r>
              <w:rPr>
                <w:rFonts w:ascii="Cascadia Mono" w:hAnsi="Cascadia Mono" w:cs="Cascadia Mono"/>
                <w:noProof w:val="0"/>
                <w:color w:val="A31515"/>
                <w:kern w:val="0"/>
                <w:sz w:val="19"/>
                <w:szCs w:val="19"/>
                <w:lang w:val="en-US"/>
              </w:rPr>
              <w:t xml:space="preserve">"EXEC </w:t>
            </w:r>
            <w:proofErr w:type="spellStart"/>
            <w:r>
              <w:rPr>
                <w:rFonts w:ascii="Cascadia Mono" w:hAnsi="Cascadia Mono" w:cs="Cascadia Mono"/>
                <w:noProof w:val="0"/>
                <w:color w:val="A31515"/>
                <w:kern w:val="0"/>
                <w:sz w:val="19"/>
                <w:szCs w:val="19"/>
                <w:lang w:val="en-US"/>
              </w:rPr>
              <w:t>AddMaterial</w:t>
            </w:r>
            <w:proofErr w:type="spellEnd"/>
            <w:r>
              <w:rPr>
                <w:rFonts w:ascii="Cascadia Mono" w:hAnsi="Cascadia Mono" w:cs="Cascadia Mono"/>
                <w:noProof w:val="0"/>
                <w:color w:val="A31515"/>
                <w:kern w:val="0"/>
                <w:sz w:val="19"/>
                <w:szCs w:val="19"/>
                <w:lang w:val="en-US"/>
              </w:rPr>
              <w:t xml:space="preserve"> @id , @name , @status"</w:t>
            </w:r>
          </w:p>
          <w:p w14:paraId="48981B6F" w14:textId="77777777" w:rsidR="00626696" w:rsidRDefault="00626696" w:rsidP="004F07DC">
            <w:pPr>
              <w:autoSpaceDE w:val="0"/>
              <w:autoSpaceDN w:val="0"/>
              <w:adjustRightInd w:val="0"/>
              <w:rPr>
                <w:rFonts w:ascii="Cascadia Mono" w:hAnsi="Cascadia Mono" w:cs="Cascadia Mono"/>
                <w:noProof w:val="0"/>
                <w:color w:val="000000"/>
                <w:kern w:val="0"/>
                <w:sz w:val="19"/>
                <w:szCs w:val="19"/>
                <w:lang w:val="en-US"/>
              </w:rPr>
            </w:pPr>
            <w:r>
              <w:rPr>
                <w:rFonts w:ascii="Cascadia Mono" w:hAnsi="Cascadia Mono" w:cs="Cascadia Mono"/>
                <w:noProof w:val="0"/>
                <w:color w:val="000000"/>
                <w:kern w:val="0"/>
                <w:sz w:val="19"/>
                <w:szCs w:val="19"/>
                <w:lang w:val="en-US"/>
              </w:rPr>
              <w:t xml:space="preserve">                        , </w:t>
            </w:r>
            <w:r>
              <w:rPr>
                <w:rFonts w:ascii="Cascadia Mono" w:hAnsi="Cascadia Mono" w:cs="Cascadia Mono"/>
                <w:noProof w:val="0"/>
                <w:color w:val="0000FF"/>
                <w:kern w:val="0"/>
                <w:sz w:val="19"/>
                <w:szCs w:val="19"/>
                <w:lang w:val="en-US"/>
              </w:rPr>
              <w:t>new</w:t>
            </w:r>
            <w:r>
              <w:rPr>
                <w:rFonts w:ascii="Cascadia Mono" w:hAnsi="Cascadia Mono" w:cs="Cascadia Mono"/>
                <w:noProof w:val="0"/>
                <w:color w:val="000000"/>
                <w:kern w:val="0"/>
                <w:sz w:val="19"/>
                <w:szCs w:val="19"/>
                <w:lang w:val="en-US"/>
              </w:rPr>
              <w:t xml:space="preserve"> </w:t>
            </w:r>
            <w:proofErr w:type="gramStart"/>
            <w:r>
              <w:rPr>
                <w:rFonts w:ascii="Cascadia Mono" w:hAnsi="Cascadia Mono" w:cs="Cascadia Mono"/>
                <w:noProof w:val="0"/>
                <w:color w:val="0000FF"/>
                <w:kern w:val="0"/>
                <w:sz w:val="19"/>
                <w:szCs w:val="19"/>
                <w:lang w:val="en-US"/>
              </w:rPr>
              <w:t>object</w:t>
            </w:r>
            <w:r>
              <w:rPr>
                <w:rFonts w:ascii="Cascadia Mono" w:hAnsi="Cascadia Mono" w:cs="Cascadia Mono"/>
                <w:noProof w:val="0"/>
                <w:color w:val="000000"/>
                <w:kern w:val="0"/>
                <w:sz w:val="19"/>
                <w:szCs w:val="19"/>
                <w:lang w:val="en-US"/>
              </w:rPr>
              <w:t>[</w:t>
            </w:r>
            <w:proofErr w:type="gramEnd"/>
            <w:r>
              <w:rPr>
                <w:rFonts w:ascii="Cascadia Mono" w:hAnsi="Cascadia Mono" w:cs="Cascadia Mono"/>
                <w:noProof w:val="0"/>
                <w:color w:val="000000"/>
                <w:kern w:val="0"/>
                <w:sz w:val="19"/>
                <w:szCs w:val="19"/>
                <w:lang w:val="en-US"/>
              </w:rPr>
              <w:t xml:space="preserve">] { </w:t>
            </w:r>
            <w:r>
              <w:rPr>
                <w:rFonts w:ascii="Cascadia Mono" w:hAnsi="Cascadia Mono" w:cs="Cascadia Mono"/>
                <w:noProof w:val="0"/>
                <w:color w:val="A31515"/>
                <w:kern w:val="0"/>
                <w:sz w:val="19"/>
                <w:szCs w:val="19"/>
                <w:lang w:val="en-US"/>
              </w:rPr>
              <w:t>"M00"</w:t>
            </w:r>
            <w:r>
              <w:rPr>
                <w:rFonts w:ascii="Cascadia Mono" w:hAnsi="Cascadia Mono" w:cs="Cascadia Mono"/>
                <w:noProof w:val="0"/>
                <w:color w:val="000000"/>
                <w:kern w:val="0"/>
                <w:sz w:val="19"/>
                <w:szCs w:val="19"/>
                <w:lang w:val="en-US"/>
              </w:rPr>
              <w:t xml:space="preserve">, </w:t>
            </w:r>
            <w:proofErr w:type="spellStart"/>
            <w:r>
              <w:rPr>
                <w:rFonts w:ascii="Cascadia Mono" w:hAnsi="Cascadia Mono" w:cs="Cascadia Mono"/>
                <w:noProof w:val="0"/>
                <w:color w:val="000000"/>
                <w:kern w:val="0"/>
                <w:sz w:val="19"/>
                <w:szCs w:val="19"/>
                <w:lang w:val="en-US"/>
              </w:rPr>
              <w:t>tbxNameMaterial.Text</w:t>
            </w:r>
            <w:proofErr w:type="spellEnd"/>
            <w:r>
              <w:rPr>
                <w:rFonts w:ascii="Cascadia Mono" w:hAnsi="Cascadia Mono" w:cs="Cascadia Mono"/>
                <w:noProof w:val="0"/>
                <w:color w:val="000000"/>
                <w:kern w:val="0"/>
                <w:sz w:val="19"/>
                <w:szCs w:val="19"/>
                <w:lang w:val="en-US"/>
              </w:rPr>
              <w:t xml:space="preserve">, </w:t>
            </w:r>
            <w:proofErr w:type="spellStart"/>
            <w:r>
              <w:rPr>
                <w:rFonts w:ascii="Cascadia Mono" w:hAnsi="Cascadia Mono" w:cs="Cascadia Mono"/>
                <w:noProof w:val="0"/>
                <w:color w:val="000000"/>
                <w:kern w:val="0"/>
                <w:sz w:val="19"/>
                <w:szCs w:val="19"/>
                <w:lang w:val="en-US"/>
              </w:rPr>
              <w:t>tbxStatusMaterial.Text</w:t>
            </w:r>
            <w:proofErr w:type="spellEnd"/>
            <w:r>
              <w:rPr>
                <w:rFonts w:ascii="Cascadia Mono" w:hAnsi="Cascadia Mono" w:cs="Cascadia Mono"/>
                <w:noProof w:val="0"/>
                <w:color w:val="000000"/>
                <w:kern w:val="0"/>
                <w:sz w:val="19"/>
                <w:szCs w:val="19"/>
                <w:lang w:val="en-US"/>
              </w:rPr>
              <w:t>});</w:t>
            </w:r>
          </w:p>
          <w:p w14:paraId="0E615FFF" w14:textId="77777777" w:rsidR="00626696" w:rsidRDefault="00626696" w:rsidP="004F07DC">
            <w:pPr>
              <w:autoSpaceDE w:val="0"/>
              <w:autoSpaceDN w:val="0"/>
              <w:adjustRightInd w:val="0"/>
              <w:rPr>
                <w:rFonts w:ascii="Cascadia Mono" w:hAnsi="Cascadia Mono" w:cs="Cascadia Mono"/>
                <w:noProof w:val="0"/>
                <w:color w:val="000000"/>
                <w:kern w:val="0"/>
                <w:sz w:val="19"/>
                <w:szCs w:val="19"/>
                <w:lang w:val="en-US"/>
              </w:rPr>
            </w:pPr>
            <w:r>
              <w:rPr>
                <w:rFonts w:ascii="Cascadia Mono" w:hAnsi="Cascadia Mono" w:cs="Cascadia Mono"/>
                <w:noProof w:val="0"/>
                <w:color w:val="000000"/>
                <w:kern w:val="0"/>
                <w:sz w:val="19"/>
                <w:szCs w:val="19"/>
                <w:lang w:val="en-US"/>
              </w:rPr>
              <w:t xml:space="preserve">     </w:t>
            </w:r>
            <w:proofErr w:type="spellStart"/>
            <w:r>
              <w:rPr>
                <w:rFonts w:ascii="Cascadia Mono" w:hAnsi="Cascadia Mono" w:cs="Cascadia Mono"/>
                <w:noProof w:val="0"/>
                <w:color w:val="000000"/>
                <w:kern w:val="0"/>
                <w:sz w:val="19"/>
                <w:szCs w:val="19"/>
                <w:lang w:val="en-US"/>
              </w:rPr>
              <w:t>MessageBox.Show</w:t>
            </w:r>
            <w:proofErr w:type="spellEnd"/>
            <w:r>
              <w:rPr>
                <w:rFonts w:ascii="Cascadia Mono" w:hAnsi="Cascadia Mono" w:cs="Cascadia Mono"/>
                <w:noProof w:val="0"/>
                <w:color w:val="000000"/>
                <w:kern w:val="0"/>
                <w:sz w:val="19"/>
                <w:szCs w:val="19"/>
                <w:lang w:val="en-US"/>
              </w:rPr>
              <w:t>(</w:t>
            </w:r>
            <w:r>
              <w:rPr>
                <w:rFonts w:ascii="Cascadia Mono" w:hAnsi="Cascadia Mono" w:cs="Cascadia Mono"/>
                <w:noProof w:val="0"/>
                <w:color w:val="A31515"/>
                <w:kern w:val="0"/>
                <w:sz w:val="19"/>
                <w:szCs w:val="19"/>
                <w:lang w:val="en-US"/>
              </w:rPr>
              <w:t>"</w:t>
            </w:r>
            <w:proofErr w:type="spellStart"/>
            <w:r>
              <w:rPr>
                <w:rFonts w:ascii="Cascadia Mono" w:hAnsi="Cascadia Mono" w:cs="Cascadia Mono"/>
                <w:noProof w:val="0"/>
                <w:color w:val="A31515"/>
                <w:kern w:val="0"/>
                <w:sz w:val="19"/>
                <w:szCs w:val="19"/>
                <w:lang w:val="en-US"/>
              </w:rPr>
              <w:t>Thêm</w:t>
            </w:r>
            <w:proofErr w:type="spellEnd"/>
            <w:r>
              <w:rPr>
                <w:rFonts w:ascii="Cascadia Mono" w:hAnsi="Cascadia Mono" w:cs="Cascadia Mono"/>
                <w:noProof w:val="0"/>
                <w:color w:val="A31515"/>
                <w:kern w:val="0"/>
                <w:sz w:val="19"/>
                <w:szCs w:val="19"/>
                <w:lang w:val="en-US"/>
              </w:rPr>
              <w:t xml:space="preserve"> </w:t>
            </w:r>
            <w:proofErr w:type="spellStart"/>
            <w:r>
              <w:rPr>
                <w:rFonts w:ascii="Cascadia Mono" w:hAnsi="Cascadia Mono" w:cs="Cascadia Mono"/>
                <w:noProof w:val="0"/>
                <w:color w:val="A31515"/>
                <w:kern w:val="0"/>
                <w:sz w:val="19"/>
                <w:szCs w:val="19"/>
                <w:lang w:val="en-US"/>
              </w:rPr>
              <w:t>nguyên</w:t>
            </w:r>
            <w:proofErr w:type="spellEnd"/>
            <w:r>
              <w:rPr>
                <w:rFonts w:ascii="Cascadia Mono" w:hAnsi="Cascadia Mono" w:cs="Cascadia Mono"/>
                <w:noProof w:val="0"/>
                <w:color w:val="A31515"/>
                <w:kern w:val="0"/>
                <w:sz w:val="19"/>
                <w:szCs w:val="19"/>
                <w:lang w:val="en-US"/>
              </w:rPr>
              <w:t xml:space="preserve"> </w:t>
            </w:r>
            <w:proofErr w:type="spellStart"/>
            <w:r>
              <w:rPr>
                <w:rFonts w:ascii="Cascadia Mono" w:hAnsi="Cascadia Mono" w:cs="Cascadia Mono"/>
                <w:noProof w:val="0"/>
                <w:color w:val="A31515"/>
                <w:kern w:val="0"/>
                <w:sz w:val="19"/>
                <w:szCs w:val="19"/>
                <w:lang w:val="en-US"/>
              </w:rPr>
              <w:t>liệu</w:t>
            </w:r>
            <w:proofErr w:type="spellEnd"/>
            <w:r>
              <w:rPr>
                <w:rFonts w:ascii="Cascadia Mono" w:hAnsi="Cascadia Mono" w:cs="Cascadia Mono"/>
                <w:noProof w:val="0"/>
                <w:color w:val="A31515"/>
                <w:kern w:val="0"/>
                <w:sz w:val="19"/>
                <w:szCs w:val="19"/>
                <w:lang w:val="en-US"/>
              </w:rPr>
              <w:t xml:space="preserve"> </w:t>
            </w:r>
            <w:proofErr w:type="spellStart"/>
            <w:r>
              <w:rPr>
                <w:rFonts w:ascii="Cascadia Mono" w:hAnsi="Cascadia Mono" w:cs="Cascadia Mono"/>
                <w:noProof w:val="0"/>
                <w:color w:val="A31515"/>
                <w:kern w:val="0"/>
                <w:sz w:val="19"/>
                <w:szCs w:val="19"/>
                <w:lang w:val="en-US"/>
              </w:rPr>
              <w:t>thành</w:t>
            </w:r>
            <w:proofErr w:type="spellEnd"/>
            <w:r>
              <w:rPr>
                <w:rFonts w:ascii="Cascadia Mono" w:hAnsi="Cascadia Mono" w:cs="Cascadia Mono"/>
                <w:noProof w:val="0"/>
                <w:color w:val="A31515"/>
                <w:kern w:val="0"/>
                <w:sz w:val="19"/>
                <w:szCs w:val="19"/>
                <w:lang w:val="en-US"/>
              </w:rPr>
              <w:t xml:space="preserve"> </w:t>
            </w:r>
            <w:proofErr w:type="spellStart"/>
            <w:r>
              <w:rPr>
                <w:rFonts w:ascii="Cascadia Mono" w:hAnsi="Cascadia Mono" w:cs="Cascadia Mono"/>
                <w:noProof w:val="0"/>
                <w:color w:val="A31515"/>
                <w:kern w:val="0"/>
                <w:sz w:val="19"/>
                <w:szCs w:val="19"/>
                <w:lang w:val="en-US"/>
              </w:rPr>
              <w:t>công</w:t>
            </w:r>
            <w:proofErr w:type="spellEnd"/>
            <w:r>
              <w:rPr>
                <w:rFonts w:ascii="Cascadia Mono" w:hAnsi="Cascadia Mono" w:cs="Cascadia Mono"/>
                <w:noProof w:val="0"/>
                <w:color w:val="A31515"/>
                <w:kern w:val="0"/>
                <w:sz w:val="19"/>
                <w:szCs w:val="19"/>
                <w:lang w:val="en-US"/>
              </w:rPr>
              <w:t>"</w:t>
            </w:r>
            <w:r>
              <w:rPr>
                <w:rFonts w:ascii="Cascadia Mono" w:hAnsi="Cascadia Mono" w:cs="Cascadia Mono"/>
                <w:noProof w:val="0"/>
                <w:color w:val="000000"/>
                <w:kern w:val="0"/>
                <w:sz w:val="19"/>
                <w:szCs w:val="19"/>
                <w:lang w:val="en-US"/>
              </w:rPr>
              <w:t xml:space="preserve">, </w:t>
            </w:r>
            <w:r>
              <w:rPr>
                <w:rFonts w:ascii="Cascadia Mono" w:hAnsi="Cascadia Mono" w:cs="Cascadia Mono"/>
                <w:noProof w:val="0"/>
                <w:color w:val="A31515"/>
                <w:kern w:val="0"/>
                <w:sz w:val="19"/>
                <w:szCs w:val="19"/>
                <w:lang w:val="en-US"/>
              </w:rPr>
              <w:t xml:space="preserve">"Thông </w:t>
            </w:r>
            <w:proofErr w:type="spellStart"/>
            <w:r>
              <w:rPr>
                <w:rFonts w:ascii="Cascadia Mono" w:hAnsi="Cascadia Mono" w:cs="Cascadia Mono"/>
                <w:noProof w:val="0"/>
                <w:color w:val="A31515"/>
                <w:kern w:val="0"/>
                <w:sz w:val="19"/>
                <w:szCs w:val="19"/>
                <w:lang w:val="en-US"/>
              </w:rPr>
              <w:t>báo</w:t>
            </w:r>
            <w:proofErr w:type="spellEnd"/>
            <w:r>
              <w:rPr>
                <w:rFonts w:ascii="Cascadia Mono" w:hAnsi="Cascadia Mono" w:cs="Cascadia Mono"/>
                <w:noProof w:val="0"/>
                <w:color w:val="A31515"/>
                <w:kern w:val="0"/>
                <w:sz w:val="19"/>
                <w:szCs w:val="19"/>
                <w:lang w:val="en-US"/>
              </w:rPr>
              <w:t>"</w:t>
            </w:r>
            <w:r>
              <w:rPr>
                <w:rFonts w:ascii="Cascadia Mono" w:hAnsi="Cascadia Mono" w:cs="Cascadia Mono"/>
                <w:noProof w:val="0"/>
                <w:color w:val="000000"/>
                <w:kern w:val="0"/>
                <w:sz w:val="19"/>
                <w:szCs w:val="19"/>
                <w:lang w:val="en-US"/>
              </w:rPr>
              <w:t xml:space="preserve">, </w:t>
            </w:r>
            <w:proofErr w:type="spellStart"/>
            <w:r>
              <w:rPr>
                <w:rFonts w:ascii="Cascadia Mono" w:hAnsi="Cascadia Mono" w:cs="Cascadia Mono"/>
                <w:noProof w:val="0"/>
                <w:color w:val="000000"/>
                <w:kern w:val="0"/>
                <w:sz w:val="19"/>
                <w:szCs w:val="19"/>
                <w:lang w:val="en-US"/>
              </w:rPr>
              <w:t>MessageBoxButtons.OK</w:t>
            </w:r>
            <w:proofErr w:type="spellEnd"/>
            <w:r>
              <w:rPr>
                <w:rFonts w:ascii="Cascadia Mono" w:hAnsi="Cascadia Mono" w:cs="Cascadia Mono"/>
                <w:noProof w:val="0"/>
                <w:color w:val="000000"/>
                <w:kern w:val="0"/>
                <w:sz w:val="19"/>
                <w:szCs w:val="19"/>
                <w:lang w:val="en-US"/>
              </w:rPr>
              <w:t xml:space="preserve">, </w:t>
            </w:r>
            <w:proofErr w:type="spellStart"/>
            <w:r>
              <w:rPr>
                <w:rFonts w:ascii="Cascadia Mono" w:hAnsi="Cascadia Mono" w:cs="Cascadia Mono"/>
                <w:noProof w:val="0"/>
                <w:color w:val="000000"/>
                <w:kern w:val="0"/>
                <w:sz w:val="19"/>
                <w:szCs w:val="19"/>
                <w:lang w:val="en-US"/>
              </w:rPr>
              <w:t>MessageBoxIcon.Information</w:t>
            </w:r>
            <w:proofErr w:type="spellEnd"/>
            <w:proofErr w:type="gramStart"/>
            <w:r>
              <w:rPr>
                <w:rFonts w:ascii="Cascadia Mono" w:hAnsi="Cascadia Mono" w:cs="Cascadia Mono"/>
                <w:noProof w:val="0"/>
                <w:color w:val="000000"/>
                <w:kern w:val="0"/>
                <w:sz w:val="19"/>
                <w:szCs w:val="19"/>
                <w:lang w:val="en-US"/>
              </w:rPr>
              <w:t>);</w:t>
            </w:r>
            <w:proofErr w:type="gramEnd"/>
          </w:p>
          <w:p w14:paraId="48AC77FA" w14:textId="77777777" w:rsidR="00626696" w:rsidRDefault="00626696" w:rsidP="004F07DC">
            <w:pPr>
              <w:autoSpaceDE w:val="0"/>
              <w:autoSpaceDN w:val="0"/>
              <w:adjustRightInd w:val="0"/>
              <w:rPr>
                <w:rFonts w:ascii="Cascadia Mono" w:hAnsi="Cascadia Mono" w:cs="Cascadia Mono"/>
                <w:noProof w:val="0"/>
                <w:color w:val="000000"/>
                <w:kern w:val="0"/>
                <w:sz w:val="19"/>
                <w:szCs w:val="19"/>
                <w:lang w:val="en-US"/>
              </w:rPr>
            </w:pPr>
            <w:r>
              <w:rPr>
                <w:rFonts w:ascii="Cascadia Mono" w:hAnsi="Cascadia Mono" w:cs="Cascadia Mono"/>
                <w:noProof w:val="0"/>
                <w:color w:val="000000"/>
                <w:kern w:val="0"/>
                <w:sz w:val="19"/>
                <w:szCs w:val="19"/>
                <w:lang w:val="en-US"/>
              </w:rPr>
              <w:lastRenderedPageBreak/>
              <w:t xml:space="preserve">     </w:t>
            </w:r>
            <w:proofErr w:type="spellStart"/>
            <w:proofErr w:type="gramStart"/>
            <w:r>
              <w:rPr>
                <w:rFonts w:ascii="Cascadia Mono" w:hAnsi="Cascadia Mono" w:cs="Cascadia Mono"/>
                <w:noProof w:val="0"/>
                <w:color w:val="000000"/>
                <w:kern w:val="0"/>
                <w:sz w:val="19"/>
                <w:szCs w:val="19"/>
                <w:lang w:val="en-US"/>
              </w:rPr>
              <w:t>LoadData</w:t>
            </w:r>
            <w:proofErr w:type="spellEnd"/>
            <w:r>
              <w:rPr>
                <w:rFonts w:ascii="Cascadia Mono" w:hAnsi="Cascadia Mono" w:cs="Cascadia Mono"/>
                <w:noProof w:val="0"/>
                <w:color w:val="000000"/>
                <w:kern w:val="0"/>
                <w:sz w:val="19"/>
                <w:szCs w:val="19"/>
                <w:lang w:val="en-US"/>
              </w:rPr>
              <w:t>(</w:t>
            </w:r>
            <w:proofErr w:type="gramEnd"/>
            <w:r>
              <w:rPr>
                <w:rFonts w:ascii="Cascadia Mono" w:hAnsi="Cascadia Mono" w:cs="Cascadia Mono"/>
                <w:noProof w:val="0"/>
                <w:color w:val="000000"/>
                <w:kern w:val="0"/>
                <w:sz w:val="19"/>
                <w:szCs w:val="19"/>
                <w:lang w:val="en-US"/>
              </w:rPr>
              <w:t>);</w:t>
            </w:r>
          </w:p>
          <w:p w14:paraId="1B839075" w14:textId="77777777" w:rsidR="00626696" w:rsidRDefault="00626696" w:rsidP="004F07DC">
            <w:pPr>
              <w:autoSpaceDE w:val="0"/>
              <w:autoSpaceDN w:val="0"/>
              <w:adjustRightInd w:val="0"/>
              <w:rPr>
                <w:rFonts w:ascii="Cascadia Mono" w:hAnsi="Cascadia Mono" w:cs="Cascadia Mono"/>
                <w:noProof w:val="0"/>
                <w:color w:val="000000"/>
                <w:kern w:val="0"/>
                <w:sz w:val="19"/>
                <w:szCs w:val="19"/>
                <w:lang w:val="en-US"/>
              </w:rPr>
            </w:pPr>
          </w:p>
          <w:p w14:paraId="21499BCB" w14:textId="77777777" w:rsidR="00626696" w:rsidRDefault="00626696" w:rsidP="004F07DC">
            <w:pPr>
              <w:autoSpaceDE w:val="0"/>
              <w:autoSpaceDN w:val="0"/>
              <w:adjustRightInd w:val="0"/>
              <w:rPr>
                <w:rFonts w:ascii="Cascadia Mono" w:hAnsi="Cascadia Mono" w:cs="Cascadia Mono"/>
                <w:noProof w:val="0"/>
                <w:color w:val="000000"/>
                <w:kern w:val="0"/>
                <w:sz w:val="19"/>
                <w:szCs w:val="19"/>
                <w:lang w:val="en-US"/>
              </w:rPr>
            </w:pPr>
            <w:r>
              <w:rPr>
                <w:rFonts w:ascii="Cascadia Mono" w:hAnsi="Cascadia Mono" w:cs="Cascadia Mono"/>
                <w:noProof w:val="0"/>
                <w:color w:val="000000"/>
                <w:kern w:val="0"/>
                <w:sz w:val="19"/>
                <w:szCs w:val="19"/>
                <w:lang w:val="en-US"/>
              </w:rPr>
              <w:t xml:space="preserve"> }</w:t>
            </w:r>
          </w:p>
          <w:p w14:paraId="1FEA7292" w14:textId="77777777" w:rsidR="00626696" w:rsidRDefault="00626696" w:rsidP="004F07DC">
            <w:pPr>
              <w:autoSpaceDE w:val="0"/>
              <w:autoSpaceDN w:val="0"/>
              <w:adjustRightInd w:val="0"/>
              <w:rPr>
                <w:rFonts w:ascii="Cascadia Mono" w:hAnsi="Cascadia Mono" w:cs="Cascadia Mono"/>
                <w:noProof w:val="0"/>
                <w:color w:val="000000"/>
                <w:kern w:val="0"/>
                <w:sz w:val="19"/>
                <w:szCs w:val="19"/>
                <w:lang w:val="en-US"/>
              </w:rPr>
            </w:pPr>
            <w:r>
              <w:rPr>
                <w:rFonts w:ascii="Cascadia Mono" w:hAnsi="Cascadia Mono" w:cs="Cascadia Mono"/>
                <w:noProof w:val="0"/>
                <w:color w:val="000000"/>
                <w:kern w:val="0"/>
                <w:sz w:val="19"/>
                <w:szCs w:val="19"/>
                <w:lang w:val="en-US"/>
              </w:rPr>
              <w:t xml:space="preserve"> </w:t>
            </w:r>
            <w:r>
              <w:rPr>
                <w:rFonts w:ascii="Cascadia Mono" w:hAnsi="Cascadia Mono" w:cs="Cascadia Mono"/>
                <w:noProof w:val="0"/>
                <w:color w:val="0000FF"/>
                <w:kern w:val="0"/>
                <w:sz w:val="19"/>
                <w:szCs w:val="19"/>
                <w:lang w:val="en-US"/>
              </w:rPr>
              <w:t>catch</w:t>
            </w:r>
            <w:r>
              <w:rPr>
                <w:rFonts w:ascii="Cascadia Mono" w:hAnsi="Cascadia Mono" w:cs="Cascadia Mono"/>
                <w:noProof w:val="0"/>
                <w:color w:val="000000"/>
                <w:kern w:val="0"/>
                <w:sz w:val="19"/>
                <w:szCs w:val="19"/>
                <w:lang w:val="en-US"/>
              </w:rPr>
              <w:t xml:space="preserve"> (</w:t>
            </w:r>
            <w:proofErr w:type="spellStart"/>
            <w:r>
              <w:rPr>
                <w:rFonts w:ascii="Cascadia Mono" w:hAnsi="Cascadia Mono" w:cs="Cascadia Mono"/>
                <w:noProof w:val="0"/>
                <w:color w:val="000000"/>
                <w:kern w:val="0"/>
                <w:sz w:val="19"/>
                <w:szCs w:val="19"/>
                <w:lang w:val="en-US"/>
              </w:rPr>
              <w:t>SqlException</w:t>
            </w:r>
            <w:proofErr w:type="spellEnd"/>
            <w:r>
              <w:rPr>
                <w:rFonts w:ascii="Cascadia Mono" w:hAnsi="Cascadia Mono" w:cs="Cascadia Mono"/>
                <w:noProof w:val="0"/>
                <w:color w:val="000000"/>
                <w:kern w:val="0"/>
                <w:sz w:val="19"/>
                <w:szCs w:val="19"/>
                <w:lang w:val="en-US"/>
              </w:rPr>
              <w:t xml:space="preserve"> err)</w:t>
            </w:r>
          </w:p>
          <w:p w14:paraId="003A0AE2" w14:textId="77777777" w:rsidR="00626696" w:rsidRDefault="00626696" w:rsidP="004F07DC">
            <w:pPr>
              <w:autoSpaceDE w:val="0"/>
              <w:autoSpaceDN w:val="0"/>
              <w:adjustRightInd w:val="0"/>
              <w:rPr>
                <w:rFonts w:ascii="Cascadia Mono" w:hAnsi="Cascadia Mono" w:cs="Cascadia Mono"/>
                <w:noProof w:val="0"/>
                <w:color w:val="000000"/>
                <w:kern w:val="0"/>
                <w:sz w:val="19"/>
                <w:szCs w:val="19"/>
                <w:lang w:val="en-US"/>
              </w:rPr>
            </w:pPr>
            <w:r>
              <w:rPr>
                <w:rFonts w:ascii="Cascadia Mono" w:hAnsi="Cascadia Mono" w:cs="Cascadia Mono"/>
                <w:noProof w:val="0"/>
                <w:color w:val="000000"/>
                <w:kern w:val="0"/>
                <w:sz w:val="19"/>
                <w:szCs w:val="19"/>
                <w:lang w:val="en-US"/>
              </w:rPr>
              <w:t xml:space="preserve"> {</w:t>
            </w:r>
          </w:p>
          <w:p w14:paraId="4DC02A49" w14:textId="77777777" w:rsidR="00626696" w:rsidRDefault="00626696" w:rsidP="004F07DC">
            <w:pPr>
              <w:autoSpaceDE w:val="0"/>
              <w:autoSpaceDN w:val="0"/>
              <w:adjustRightInd w:val="0"/>
              <w:rPr>
                <w:rFonts w:ascii="Cascadia Mono" w:hAnsi="Cascadia Mono" w:cs="Cascadia Mono"/>
                <w:noProof w:val="0"/>
                <w:color w:val="000000"/>
                <w:kern w:val="0"/>
                <w:sz w:val="19"/>
                <w:szCs w:val="19"/>
                <w:lang w:val="en-US"/>
              </w:rPr>
            </w:pPr>
            <w:r>
              <w:rPr>
                <w:rFonts w:ascii="Cascadia Mono" w:hAnsi="Cascadia Mono" w:cs="Cascadia Mono"/>
                <w:noProof w:val="0"/>
                <w:color w:val="000000"/>
                <w:kern w:val="0"/>
                <w:sz w:val="19"/>
                <w:szCs w:val="19"/>
                <w:lang w:val="en-US"/>
              </w:rPr>
              <w:t xml:space="preserve">     </w:t>
            </w:r>
            <w:proofErr w:type="spellStart"/>
            <w:r>
              <w:rPr>
                <w:rFonts w:ascii="Cascadia Mono" w:hAnsi="Cascadia Mono" w:cs="Cascadia Mono"/>
                <w:noProof w:val="0"/>
                <w:color w:val="000000"/>
                <w:kern w:val="0"/>
                <w:sz w:val="19"/>
                <w:szCs w:val="19"/>
                <w:lang w:val="en-US"/>
              </w:rPr>
              <w:t>MessageBox.Show</w:t>
            </w:r>
            <w:proofErr w:type="spellEnd"/>
            <w:r>
              <w:rPr>
                <w:rFonts w:ascii="Cascadia Mono" w:hAnsi="Cascadia Mono" w:cs="Cascadia Mono"/>
                <w:noProof w:val="0"/>
                <w:color w:val="000000"/>
                <w:kern w:val="0"/>
                <w:sz w:val="19"/>
                <w:szCs w:val="19"/>
                <w:lang w:val="en-US"/>
              </w:rPr>
              <w:t>(</w:t>
            </w:r>
            <w:r>
              <w:rPr>
                <w:rFonts w:ascii="Cascadia Mono" w:hAnsi="Cascadia Mono" w:cs="Cascadia Mono"/>
                <w:noProof w:val="0"/>
                <w:color w:val="A31515"/>
                <w:kern w:val="0"/>
                <w:sz w:val="19"/>
                <w:szCs w:val="19"/>
                <w:lang w:val="en-US"/>
              </w:rPr>
              <w:t>"</w:t>
            </w:r>
            <w:proofErr w:type="spellStart"/>
            <w:r>
              <w:rPr>
                <w:rFonts w:ascii="Cascadia Mono" w:hAnsi="Cascadia Mono" w:cs="Cascadia Mono"/>
                <w:noProof w:val="0"/>
                <w:color w:val="A31515"/>
                <w:kern w:val="0"/>
                <w:sz w:val="19"/>
                <w:szCs w:val="19"/>
                <w:lang w:val="en-US"/>
              </w:rPr>
              <w:t>Thêm</w:t>
            </w:r>
            <w:proofErr w:type="spellEnd"/>
            <w:r>
              <w:rPr>
                <w:rFonts w:ascii="Cascadia Mono" w:hAnsi="Cascadia Mono" w:cs="Cascadia Mono"/>
                <w:noProof w:val="0"/>
                <w:color w:val="A31515"/>
                <w:kern w:val="0"/>
                <w:sz w:val="19"/>
                <w:szCs w:val="19"/>
                <w:lang w:val="en-US"/>
              </w:rPr>
              <w:t xml:space="preserve"> </w:t>
            </w:r>
            <w:proofErr w:type="spellStart"/>
            <w:r>
              <w:rPr>
                <w:rFonts w:ascii="Cascadia Mono" w:hAnsi="Cascadia Mono" w:cs="Cascadia Mono"/>
                <w:noProof w:val="0"/>
                <w:color w:val="A31515"/>
                <w:kern w:val="0"/>
                <w:sz w:val="19"/>
                <w:szCs w:val="19"/>
                <w:lang w:val="en-US"/>
              </w:rPr>
              <w:t>nguyên</w:t>
            </w:r>
            <w:proofErr w:type="spellEnd"/>
            <w:r>
              <w:rPr>
                <w:rFonts w:ascii="Cascadia Mono" w:hAnsi="Cascadia Mono" w:cs="Cascadia Mono"/>
                <w:noProof w:val="0"/>
                <w:color w:val="A31515"/>
                <w:kern w:val="0"/>
                <w:sz w:val="19"/>
                <w:szCs w:val="19"/>
                <w:lang w:val="en-US"/>
              </w:rPr>
              <w:t xml:space="preserve"> </w:t>
            </w:r>
            <w:proofErr w:type="spellStart"/>
            <w:r>
              <w:rPr>
                <w:rFonts w:ascii="Cascadia Mono" w:hAnsi="Cascadia Mono" w:cs="Cascadia Mono"/>
                <w:noProof w:val="0"/>
                <w:color w:val="A31515"/>
                <w:kern w:val="0"/>
                <w:sz w:val="19"/>
                <w:szCs w:val="19"/>
                <w:lang w:val="en-US"/>
              </w:rPr>
              <w:t>liệu</w:t>
            </w:r>
            <w:proofErr w:type="spellEnd"/>
            <w:r>
              <w:rPr>
                <w:rFonts w:ascii="Cascadia Mono" w:hAnsi="Cascadia Mono" w:cs="Cascadia Mono"/>
                <w:noProof w:val="0"/>
                <w:color w:val="A31515"/>
                <w:kern w:val="0"/>
                <w:sz w:val="19"/>
                <w:szCs w:val="19"/>
                <w:lang w:val="en-US"/>
              </w:rPr>
              <w:t xml:space="preserve"> </w:t>
            </w:r>
            <w:proofErr w:type="spellStart"/>
            <w:r>
              <w:rPr>
                <w:rFonts w:ascii="Cascadia Mono" w:hAnsi="Cascadia Mono" w:cs="Cascadia Mono"/>
                <w:noProof w:val="0"/>
                <w:color w:val="A31515"/>
                <w:kern w:val="0"/>
                <w:sz w:val="19"/>
                <w:szCs w:val="19"/>
                <w:lang w:val="en-US"/>
              </w:rPr>
              <w:t>thất</w:t>
            </w:r>
            <w:proofErr w:type="spellEnd"/>
            <w:r>
              <w:rPr>
                <w:rFonts w:ascii="Cascadia Mono" w:hAnsi="Cascadia Mono" w:cs="Cascadia Mono"/>
                <w:noProof w:val="0"/>
                <w:color w:val="A31515"/>
                <w:kern w:val="0"/>
                <w:sz w:val="19"/>
                <w:szCs w:val="19"/>
                <w:lang w:val="en-US"/>
              </w:rPr>
              <w:t xml:space="preserve"> </w:t>
            </w:r>
            <w:proofErr w:type="spellStart"/>
            <w:r>
              <w:rPr>
                <w:rFonts w:ascii="Cascadia Mono" w:hAnsi="Cascadia Mono" w:cs="Cascadia Mono"/>
                <w:noProof w:val="0"/>
                <w:color w:val="A31515"/>
                <w:kern w:val="0"/>
                <w:sz w:val="19"/>
                <w:szCs w:val="19"/>
                <w:lang w:val="en-US"/>
              </w:rPr>
              <w:t>bại</w:t>
            </w:r>
            <w:proofErr w:type="spellEnd"/>
            <w:r>
              <w:rPr>
                <w:rFonts w:ascii="Cascadia Mono" w:hAnsi="Cascadia Mono" w:cs="Cascadia Mono"/>
                <w:noProof w:val="0"/>
                <w:color w:val="A31515"/>
                <w:kern w:val="0"/>
                <w:sz w:val="19"/>
                <w:szCs w:val="19"/>
                <w:lang w:val="en-US"/>
              </w:rPr>
              <w:t>\n"</w:t>
            </w:r>
            <w:r>
              <w:rPr>
                <w:rFonts w:ascii="Cascadia Mono" w:hAnsi="Cascadia Mono" w:cs="Cascadia Mono"/>
                <w:noProof w:val="0"/>
                <w:color w:val="000000"/>
                <w:kern w:val="0"/>
                <w:sz w:val="19"/>
                <w:szCs w:val="19"/>
                <w:lang w:val="en-US"/>
              </w:rPr>
              <w:t xml:space="preserve"> + </w:t>
            </w:r>
            <w:proofErr w:type="spellStart"/>
            <w:proofErr w:type="gramStart"/>
            <w:r>
              <w:rPr>
                <w:rFonts w:ascii="Cascadia Mono" w:hAnsi="Cascadia Mono" w:cs="Cascadia Mono"/>
                <w:noProof w:val="0"/>
                <w:color w:val="000000"/>
                <w:kern w:val="0"/>
                <w:sz w:val="19"/>
                <w:szCs w:val="19"/>
                <w:lang w:val="en-US"/>
              </w:rPr>
              <w:t>err.Message</w:t>
            </w:r>
            <w:proofErr w:type="spellEnd"/>
            <w:proofErr w:type="gramEnd"/>
            <w:r>
              <w:rPr>
                <w:rFonts w:ascii="Cascadia Mono" w:hAnsi="Cascadia Mono" w:cs="Cascadia Mono"/>
                <w:noProof w:val="0"/>
                <w:color w:val="000000"/>
                <w:kern w:val="0"/>
                <w:sz w:val="19"/>
                <w:szCs w:val="19"/>
                <w:lang w:val="en-US"/>
              </w:rPr>
              <w:t xml:space="preserve">, </w:t>
            </w:r>
            <w:r>
              <w:rPr>
                <w:rFonts w:ascii="Cascadia Mono" w:hAnsi="Cascadia Mono" w:cs="Cascadia Mono"/>
                <w:noProof w:val="0"/>
                <w:color w:val="A31515"/>
                <w:kern w:val="0"/>
                <w:sz w:val="19"/>
                <w:szCs w:val="19"/>
                <w:lang w:val="en-US"/>
              </w:rPr>
              <w:t xml:space="preserve">"Thông </w:t>
            </w:r>
            <w:proofErr w:type="spellStart"/>
            <w:r>
              <w:rPr>
                <w:rFonts w:ascii="Cascadia Mono" w:hAnsi="Cascadia Mono" w:cs="Cascadia Mono"/>
                <w:noProof w:val="0"/>
                <w:color w:val="A31515"/>
                <w:kern w:val="0"/>
                <w:sz w:val="19"/>
                <w:szCs w:val="19"/>
                <w:lang w:val="en-US"/>
              </w:rPr>
              <w:t>báo</w:t>
            </w:r>
            <w:proofErr w:type="spellEnd"/>
            <w:r>
              <w:rPr>
                <w:rFonts w:ascii="Cascadia Mono" w:hAnsi="Cascadia Mono" w:cs="Cascadia Mono"/>
                <w:noProof w:val="0"/>
                <w:color w:val="A31515"/>
                <w:kern w:val="0"/>
                <w:sz w:val="19"/>
                <w:szCs w:val="19"/>
                <w:lang w:val="en-US"/>
              </w:rPr>
              <w:t>"</w:t>
            </w:r>
            <w:r>
              <w:rPr>
                <w:rFonts w:ascii="Cascadia Mono" w:hAnsi="Cascadia Mono" w:cs="Cascadia Mono"/>
                <w:noProof w:val="0"/>
                <w:color w:val="000000"/>
                <w:kern w:val="0"/>
                <w:sz w:val="19"/>
                <w:szCs w:val="19"/>
                <w:lang w:val="en-US"/>
              </w:rPr>
              <w:t xml:space="preserve">, </w:t>
            </w:r>
            <w:proofErr w:type="spellStart"/>
            <w:r>
              <w:rPr>
                <w:rFonts w:ascii="Cascadia Mono" w:hAnsi="Cascadia Mono" w:cs="Cascadia Mono"/>
                <w:noProof w:val="0"/>
                <w:color w:val="000000"/>
                <w:kern w:val="0"/>
                <w:sz w:val="19"/>
                <w:szCs w:val="19"/>
                <w:lang w:val="en-US"/>
              </w:rPr>
              <w:t>MessageBoxButtons.OK</w:t>
            </w:r>
            <w:proofErr w:type="spellEnd"/>
            <w:r>
              <w:rPr>
                <w:rFonts w:ascii="Cascadia Mono" w:hAnsi="Cascadia Mono" w:cs="Cascadia Mono"/>
                <w:noProof w:val="0"/>
                <w:color w:val="000000"/>
                <w:kern w:val="0"/>
                <w:sz w:val="19"/>
                <w:szCs w:val="19"/>
                <w:lang w:val="en-US"/>
              </w:rPr>
              <w:t xml:space="preserve">, </w:t>
            </w:r>
            <w:proofErr w:type="spellStart"/>
            <w:r>
              <w:rPr>
                <w:rFonts w:ascii="Cascadia Mono" w:hAnsi="Cascadia Mono" w:cs="Cascadia Mono"/>
                <w:noProof w:val="0"/>
                <w:color w:val="000000"/>
                <w:kern w:val="0"/>
                <w:sz w:val="19"/>
                <w:szCs w:val="19"/>
                <w:lang w:val="en-US"/>
              </w:rPr>
              <w:t>MessageBoxIcon.Warning</w:t>
            </w:r>
            <w:proofErr w:type="spellEnd"/>
            <w:r>
              <w:rPr>
                <w:rFonts w:ascii="Cascadia Mono" w:hAnsi="Cascadia Mono" w:cs="Cascadia Mono"/>
                <w:noProof w:val="0"/>
                <w:color w:val="000000"/>
                <w:kern w:val="0"/>
                <w:sz w:val="19"/>
                <w:szCs w:val="19"/>
                <w:lang w:val="en-US"/>
              </w:rPr>
              <w:t>);</w:t>
            </w:r>
          </w:p>
          <w:p w14:paraId="60231679" w14:textId="77777777" w:rsidR="00626696" w:rsidRDefault="00626696" w:rsidP="004F07DC">
            <w:pPr>
              <w:autoSpaceDE w:val="0"/>
              <w:autoSpaceDN w:val="0"/>
              <w:adjustRightInd w:val="0"/>
              <w:rPr>
                <w:rFonts w:ascii="Cascadia Mono" w:hAnsi="Cascadia Mono" w:cs="Cascadia Mono"/>
                <w:noProof w:val="0"/>
                <w:color w:val="000000"/>
                <w:kern w:val="0"/>
                <w:sz w:val="19"/>
                <w:szCs w:val="19"/>
                <w:lang w:val="en-US"/>
              </w:rPr>
            </w:pPr>
            <w:r>
              <w:rPr>
                <w:rFonts w:ascii="Cascadia Mono" w:hAnsi="Cascadia Mono" w:cs="Cascadia Mono"/>
                <w:noProof w:val="0"/>
                <w:color w:val="000000"/>
                <w:kern w:val="0"/>
                <w:sz w:val="19"/>
                <w:szCs w:val="19"/>
                <w:lang w:val="en-US"/>
              </w:rPr>
              <w:t xml:space="preserve">     </w:t>
            </w:r>
            <w:proofErr w:type="gramStart"/>
            <w:r>
              <w:rPr>
                <w:rFonts w:ascii="Cascadia Mono" w:hAnsi="Cascadia Mono" w:cs="Cascadia Mono"/>
                <w:noProof w:val="0"/>
                <w:color w:val="0000FF"/>
                <w:kern w:val="0"/>
                <w:sz w:val="19"/>
                <w:szCs w:val="19"/>
                <w:lang w:val="en-US"/>
              </w:rPr>
              <w:t>return</w:t>
            </w:r>
            <w:r>
              <w:rPr>
                <w:rFonts w:ascii="Cascadia Mono" w:hAnsi="Cascadia Mono" w:cs="Cascadia Mono"/>
                <w:noProof w:val="0"/>
                <w:color w:val="000000"/>
                <w:kern w:val="0"/>
                <w:sz w:val="19"/>
                <w:szCs w:val="19"/>
                <w:lang w:val="en-US"/>
              </w:rPr>
              <w:t>;</w:t>
            </w:r>
            <w:proofErr w:type="gramEnd"/>
          </w:p>
          <w:p w14:paraId="3D221405" w14:textId="77777777" w:rsidR="00626696" w:rsidRDefault="00626696" w:rsidP="004F07DC">
            <w:pPr>
              <w:spacing w:line="360" w:lineRule="auto"/>
              <w:rPr>
                <w:rFonts w:ascii="Times New Roman" w:hAnsi="Times New Roman" w:cs="Times New Roman"/>
                <w:b/>
                <w:bCs/>
                <w:sz w:val="28"/>
                <w:szCs w:val="28"/>
                <w:lang w:val="en-US"/>
              </w:rPr>
            </w:pPr>
            <w:r>
              <w:rPr>
                <w:rFonts w:ascii="Cascadia Mono" w:hAnsi="Cascadia Mono" w:cs="Cascadia Mono"/>
                <w:noProof w:val="0"/>
                <w:color w:val="000000"/>
                <w:kern w:val="0"/>
                <w:sz w:val="19"/>
                <w:szCs w:val="19"/>
                <w:lang w:val="en-US"/>
              </w:rPr>
              <w:t xml:space="preserve"> }</w:t>
            </w:r>
          </w:p>
        </w:tc>
      </w:tr>
    </w:tbl>
    <w:p w14:paraId="0A660FC8" w14:textId="77777777" w:rsidR="00626696" w:rsidRPr="00626696" w:rsidRDefault="00626696" w:rsidP="00626696">
      <w:pPr>
        <w:spacing w:after="0" w:line="360" w:lineRule="auto"/>
        <w:rPr>
          <w:rFonts w:ascii="Times New Roman" w:hAnsi="Times New Roman" w:cs="Times New Roman"/>
          <w:b/>
          <w:bCs/>
          <w:sz w:val="28"/>
          <w:szCs w:val="28"/>
          <w:lang w:val="en-US"/>
        </w:rPr>
      </w:pPr>
      <w:r w:rsidRPr="00626696">
        <w:rPr>
          <w:rFonts w:ascii="Times New Roman" w:hAnsi="Times New Roman" w:cs="Times New Roman"/>
          <w:b/>
          <w:bCs/>
          <w:sz w:val="28"/>
          <w:szCs w:val="28"/>
          <w:lang w:val="en-US"/>
        </w:rPr>
        <w:lastRenderedPageBreak/>
        <w:tab/>
      </w:r>
      <w:r w:rsidRPr="00626696">
        <w:rPr>
          <w:rFonts w:ascii="Times New Roman" w:hAnsi="Times New Roman" w:cs="Times New Roman"/>
          <w:b/>
          <w:bCs/>
          <w:sz w:val="28"/>
          <w:szCs w:val="28"/>
          <w:lang w:val="en-US"/>
        </w:rPr>
        <w:tab/>
      </w:r>
      <w:r w:rsidRPr="00626696">
        <w:rPr>
          <w:rFonts w:ascii="Times New Roman" w:hAnsi="Times New Roman" w:cs="Times New Roman"/>
          <w:b/>
          <w:bCs/>
          <w:sz w:val="28"/>
          <w:szCs w:val="28"/>
          <w:lang w:val="en-US"/>
        </w:rPr>
        <w:tab/>
      </w:r>
      <w:r w:rsidRPr="00626696">
        <w:rPr>
          <w:rFonts w:ascii="Times New Roman" w:hAnsi="Times New Roman" w:cs="Times New Roman"/>
          <w:b/>
          <w:bCs/>
          <w:sz w:val="28"/>
          <w:szCs w:val="28"/>
          <w:lang w:val="en-US"/>
        </w:rPr>
        <w:tab/>
        <w:t>Trigger tự động đặt ID</w:t>
      </w:r>
    </w:p>
    <w:tbl>
      <w:tblPr>
        <w:tblStyle w:val="TableGrid"/>
        <w:tblW w:w="0" w:type="auto"/>
        <w:tblInd w:w="720" w:type="dxa"/>
        <w:tblLook w:val="04A0" w:firstRow="1" w:lastRow="0" w:firstColumn="1" w:lastColumn="0" w:noHBand="0" w:noVBand="1"/>
      </w:tblPr>
      <w:tblGrid>
        <w:gridCol w:w="8296"/>
      </w:tblGrid>
      <w:tr w:rsidR="00626696" w14:paraId="40B6075A" w14:textId="77777777" w:rsidTr="004F07DC">
        <w:tc>
          <w:tcPr>
            <w:tcW w:w="9016" w:type="dxa"/>
          </w:tcPr>
          <w:p w14:paraId="0878238E" w14:textId="77777777" w:rsidR="00626696" w:rsidRDefault="00626696" w:rsidP="004F07DC">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FF"/>
                <w:kern w:val="0"/>
                <w:sz w:val="19"/>
                <w:szCs w:val="19"/>
                <w:lang w:val="en-US"/>
              </w:rPr>
              <w:t>CREATE</w:t>
            </w: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TRIGGER</w:t>
            </w:r>
            <w:r>
              <w:rPr>
                <w:rFonts w:ascii="Consolas" w:hAnsi="Consolas" w:cs="Consolas"/>
                <w:noProof w:val="0"/>
                <w:color w:val="000000"/>
                <w:kern w:val="0"/>
                <w:sz w:val="19"/>
                <w:szCs w:val="19"/>
                <w:lang w:val="en-US"/>
              </w:rPr>
              <w:t xml:space="preserve"> </w:t>
            </w:r>
            <w:proofErr w:type="spellStart"/>
            <w:r>
              <w:rPr>
                <w:rFonts w:ascii="Consolas" w:hAnsi="Consolas" w:cs="Consolas"/>
                <w:noProof w:val="0"/>
                <w:color w:val="000000"/>
                <w:kern w:val="0"/>
                <w:sz w:val="19"/>
                <w:szCs w:val="19"/>
                <w:lang w:val="en-US"/>
              </w:rPr>
              <w:t>UpdateMaterialID</w:t>
            </w:r>
            <w:proofErr w:type="spellEnd"/>
          </w:p>
          <w:p w14:paraId="03F8C566" w14:textId="77777777" w:rsidR="00626696" w:rsidRDefault="00626696" w:rsidP="004F07DC">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FF"/>
                <w:kern w:val="0"/>
                <w:sz w:val="19"/>
                <w:szCs w:val="19"/>
                <w:lang w:val="en-US"/>
              </w:rPr>
              <w:t>ON</w:t>
            </w:r>
            <w:r>
              <w:rPr>
                <w:rFonts w:ascii="Consolas" w:hAnsi="Consolas" w:cs="Consolas"/>
                <w:noProof w:val="0"/>
                <w:color w:val="000000"/>
                <w:kern w:val="0"/>
                <w:sz w:val="19"/>
                <w:szCs w:val="19"/>
                <w:lang w:val="en-US"/>
              </w:rPr>
              <w:t xml:space="preserve"> Material</w:t>
            </w:r>
          </w:p>
          <w:p w14:paraId="79B9801D" w14:textId="77777777" w:rsidR="00626696" w:rsidRDefault="00626696" w:rsidP="004F07DC">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FF"/>
                <w:kern w:val="0"/>
                <w:sz w:val="19"/>
                <w:szCs w:val="19"/>
                <w:lang w:val="en-US"/>
              </w:rPr>
              <w:t>AFTER</w:t>
            </w: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INSERT</w:t>
            </w:r>
          </w:p>
          <w:p w14:paraId="5C74E33A" w14:textId="77777777" w:rsidR="00626696" w:rsidRDefault="00626696" w:rsidP="004F07DC">
            <w:pPr>
              <w:autoSpaceDE w:val="0"/>
              <w:autoSpaceDN w:val="0"/>
              <w:adjustRightInd w:val="0"/>
              <w:rPr>
                <w:rFonts w:ascii="Consolas" w:hAnsi="Consolas" w:cs="Consolas"/>
                <w:noProof w:val="0"/>
                <w:color w:val="000000"/>
                <w:kern w:val="0"/>
                <w:sz w:val="19"/>
                <w:szCs w:val="19"/>
                <w:lang w:val="en-US"/>
              </w:rPr>
            </w:pPr>
          </w:p>
          <w:p w14:paraId="0B3E0A4E" w14:textId="77777777" w:rsidR="00626696" w:rsidRDefault="00626696" w:rsidP="004F07DC">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FF"/>
                <w:kern w:val="0"/>
                <w:sz w:val="19"/>
                <w:szCs w:val="19"/>
                <w:lang w:val="en-US"/>
              </w:rPr>
              <w:t>AS</w:t>
            </w:r>
          </w:p>
          <w:p w14:paraId="661E0AD4" w14:textId="77777777" w:rsidR="00626696" w:rsidRDefault="00626696" w:rsidP="004F07DC">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FF"/>
                <w:kern w:val="0"/>
                <w:sz w:val="19"/>
                <w:szCs w:val="19"/>
                <w:lang w:val="en-US"/>
              </w:rPr>
              <w:t>BEGIN</w:t>
            </w:r>
          </w:p>
          <w:p w14:paraId="29926592" w14:textId="77777777" w:rsidR="00626696" w:rsidRDefault="00626696" w:rsidP="004F07DC">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DECLARE</w:t>
            </w:r>
            <w:r>
              <w:rPr>
                <w:rFonts w:ascii="Consolas" w:hAnsi="Consolas" w:cs="Consolas"/>
                <w:noProof w:val="0"/>
                <w:color w:val="000000"/>
                <w:kern w:val="0"/>
                <w:sz w:val="19"/>
                <w:szCs w:val="19"/>
                <w:lang w:val="en-US"/>
              </w:rPr>
              <w:t xml:space="preserve"> @lastID </w:t>
            </w:r>
            <w:proofErr w:type="gramStart"/>
            <w:r>
              <w:rPr>
                <w:rFonts w:ascii="Consolas" w:hAnsi="Consolas" w:cs="Consolas"/>
                <w:noProof w:val="0"/>
                <w:color w:val="0000FF"/>
                <w:kern w:val="0"/>
                <w:sz w:val="19"/>
                <w:szCs w:val="19"/>
                <w:lang w:val="en-US"/>
              </w:rPr>
              <w:t>VARCHAR</w:t>
            </w:r>
            <w:r>
              <w:rPr>
                <w:rFonts w:ascii="Consolas" w:hAnsi="Consolas" w:cs="Consolas"/>
                <w:noProof w:val="0"/>
                <w:color w:val="808080"/>
                <w:kern w:val="0"/>
                <w:sz w:val="19"/>
                <w:szCs w:val="19"/>
                <w:lang w:val="en-US"/>
              </w:rPr>
              <w:t>(</w:t>
            </w:r>
            <w:proofErr w:type="gramEnd"/>
            <w:r>
              <w:rPr>
                <w:rFonts w:ascii="Consolas" w:hAnsi="Consolas" w:cs="Consolas"/>
                <w:noProof w:val="0"/>
                <w:color w:val="000000"/>
                <w:kern w:val="0"/>
                <w:sz w:val="19"/>
                <w:szCs w:val="19"/>
                <w:lang w:val="en-US"/>
              </w:rPr>
              <w:t>3</w:t>
            </w:r>
            <w:r>
              <w:rPr>
                <w:rFonts w:ascii="Consolas" w:hAnsi="Consolas" w:cs="Consolas"/>
                <w:noProof w:val="0"/>
                <w:color w:val="808080"/>
                <w:kern w:val="0"/>
                <w:sz w:val="19"/>
                <w:szCs w:val="19"/>
                <w:lang w:val="en-US"/>
              </w:rPr>
              <w:t>)</w:t>
            </w:r>
          </w:p>
          <w:p w14:paraId="704F63DC" w14:textId="77777777" w:rsidR="00626696" w:rsidRDefault="00626696" w:rsidP="004F07DC">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SELECT</w:t>
            </w: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TOP</w:t>
            </w:r>
            <w:r>
              <w:rPr>
                <w:rFonts w:ascii="Consolas" w:hAnsi="Consolas" w:cs="Consolas"/>
                <w:noProof w:val="0"/>
                <w:color w:val="000000"/>
                <w:kern w:val="0"/>
                <w:sz w:val="19"/>
                <w:szCs w:val="19"/>
                <w:lang w:val="en-US"/>
              </w:rPr>
              <w:t xml:space="preserve"> 1 @lastID </w:t>
            </w:r>
            <w:r>
              <w:rPr>
                <w:rFonts w:ascii="Consolas" w:hAnsi="Consolas" w:cs="Consolas"/>
                <w:noProof w:val="0"/>
                <w:color w:val="808080"/>
                <w:kern w:val="0"/>
                <w:sz w:val="19"/>
                <w:szCs w:val="19"/>
                <w:lang w:val="en-US"/>
              </w:rPr>
              <w:t>=</w:t>
            </w:r>
            <w:r>
              <w:rPr>
                <w:rFonts w:ascii="Consolas" w:hAnsi="Consolas" w:cs="Consolas"/>
                <w:noProof w:val="0"/>
                <w:color w:val="000000"/>
                <w:kern w:val="0"/>
                <w:sz w:val="19"/>
                <w:szCs w:val="19"/>
                <w:lang w:val="en-US"/>
              </w:rPr>
              <w:t xml:space="preserve"> ID</w:t>
            </w:r>
          </w:p>
          <w:p w14:paraId="30B6D640" w14:textId="77777777" w:rsidR="00626696" w:rsidRDefault="00626696" w:rsidP="004F07DC">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FROM</w:t>
            </w:r>
            <w:r>
              <w:rPr>
                <w:rFonts w:ascii="Consolas" w:hAnsi="Consolas" w:cs="Consolas"/>
                <w:noProof w:val="0"/>
                <w:color w:val="000000"/>
                <w:kern w:val="0"/>
                <w:sz w:val="19"/>
                <w:szCs w:val="19"/>
                <w:lang w:val="en-US"/>
              </w:rPr>
              <w:t xml:space="preserve"> Material</w:t>
            </w:r>
          </w:p>
          <w:p w14:paraId="71461B4E" w14:textId="77777777" w:rsidR="00626696" w:rsidRDefault="00626696" w:rsidP="004F07DC">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ORDER</w:t>
            </w: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BY</w:t>
            </w:r>
            <w:r>
              <w:rPr>
                <w:rFonts w:ascii="Consolas" w:hAnsi="Consolas" w:cs="Consolas"/>
                <w:noProof w:val="0"/>
                <w:color w:val="000000"/>
                <w:kern w:val="0"/>
                <w:sz w:val="19"/>
                <w:szCs w:val="19"/>
                <w:lang w:val="en-US"/>
              </w:rPr>
              <w:t xml:space="preserve"> ID </w:t>
            </w:r>
            <w:r>
              <w:rPr>
                <w:rFonts w:ascii="Consolas" w:hAnsi="Consolas" w:cs="Consolas"/>
                <w:noProof w:val="0"/>
                <w:color w:val="0000FF"/>
                <w:kern w:val="0"/>
                <w:sz w:val="19"/>
                <w:szCs w:val="19"/>
                <w:lang w:val="en-US"/>
              </w:rPr>
              <w:t>DESC</w:t>
            </w:r>
          </w:p>
          <w:p w14:paraId="2992792C" w14:textId="77777777" w:rsidR="00626696" w:rsidRDefault="00626696" w:rsidP="004F07DC">
            <w:pPr>
              <w:autoSpaceDE w:val="0"/>
              <w:autoSpaceDN w:val="0"/>
              <w:adjustRightInd w:val="0"/>
              <w:rPr>
                <w:rFonts w:ascii="Consolas" w:hAnsi="Consolas" w:cs="Consolas"/>
                <w:noProof w:val="0"/>
                <w:color w:val="000000"/>
                <w:kern w:val="0"/>
                <w:sz w:val="19"/>
                <w:szCs w:val="19"/>
                <w:lang w:val="en-US"/>
              </w:rPr>
            </w:pPr>
          </w:p>
          <w:p w14:paraId="733F4DF2" w14:textId="77777777" w:rsidR="00626696" w:rsidRDefault="00626696" w:rsidP="004F07DC">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DECLARE</w:t>
            </w:r>
            <w:r>
              <w:rPr>
                <w:rFonts w:ascii="Consolas" w:hAnsi="Consolas" w:cs="Consolas"/>
                <w:noProof w:val="0"/>
                <w:color w:val="000000"/>
                <w:kern w:val="0"/>
                <w:sz w:val="19"/>
                <w:szCs w:val="19"/>
                <w:lang w:val="en-US"/>
              </w:rPr>
              <w:t xml:space="preserve"> @newID </w:t>
            </w:r>
            <w:proofErr w:type="gramStart"/>
            <w:r>
              <w:rPr>
                <w:rFonts w:ascii="Consolas" w:hAnsi="Consolas" w:cs="Consolas"/>
                <w:noProof w:val="0"/>
                <w:color w:val="0000FF"/>
                <w:kern w:val="0"/>
                <w:sz w:val="19"/>
                <w:szCs w:val="19"/>
                <w:lang w:val="en-US"/>
              </w:rPr>
              <w:t>VARCHAR</w:t>
            </w:r>
            <w:r>
              <w:rPr>
                <w:rFonts w:ascii="Consolas" w:hAnsi="Consolas" w:cs="Consolas"/>
                <w:noProof w:val="0"/>
                <w:color w:val="808080"/>
                <w:kern w:val="0"/>
                <w:sz w:val="19"/>
                <w:szCs w:val="19"/>
                <w:lang w:val="en-US"/>
              </w:rPr>
              <w:t>(</w:t>
            </w:r>
            <w:proofErr w:type="gramEnd"/>
            <w:r>
              <w:rPr>
                <w:rFonts w:ascii="Consolas" w:hAnsi="Consolas" w:cs="Consolas"/>
                <w:noProof w:val="0"/>
                <w:color w:val="000000"/>
                <w:kern w:val="0"/>
                <w:sz w:val="19"/>
                <w:szCs w:val="19"/>
                <w:lang w:val="en-US"/>
              </w:rPr>
              <w:t>3</w:t>
            </w:r>
            <w:r>
              <w:rPr>
                <w:rFonts w:ascii="Consolas" w:hAnsi="Consolas" w:cs="Consolas"/>
                <w:noProof w:val="0"/>
                <w:color w:val="808080"/>
                <w:kern w:val="0"/>
                <w:sz w:val="19"/>
                <w:szCs w:val="19"/>
                <w:lang w:val="en-US"/>
              </w:rPr>
              <w:t>)</w:t>
            </w:r>
          </w:p>
          <w:p w14:paraId="5E9E2942" w14:textId="77777777" w:rsidR="00626696" w:rsidRDefault="00626696" w:rsidP="004F07DC">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SET</w:t>
            </w:r>
            <w:r>
              <w:rPr>
                <w:rFonts w:ascii="Consolas" w:hAnsi="Consolas" w:cs="Consolas"/>
                <w:noProof w:val="0"/>
                <w:color w:val="000000"/>
                <w:kern w:val="0"/>
                <w:sz w:val="19"/>
                <w:szCs w:val="19"/>
                <w:lang w:val="en-US"/>
              </w:rPr>
              <w:t xml:space="preserve"> @newID </w:t>
            </w:r>
            <w:r>
              <w:rPr>
                <w:rFonts w:ascii="Consolas" w:hAnsi="Consolas" w:cs="Consolas"/>
                <w:noProof w:val="0"/>
                <w:color w:val="808080"/>
                <w:kern w:val="0"/>
                <w:sz w:val="19"/>
                <w:szCs w:val="19"/>
                <w:lang w:val="en-US"/>
              </w:rPr>
              <w:t>=</w:t>
            </w:r>
            <w:r>
              <w:rPr>
                <w:rFonts w:ascii="Consolas" w:hAnsi="Consolas" w:cs="Consolas"/>
                <w:noProof w:val="0"/>
                <w:color w:val="000000"/>
                <w:kern w:val="0"/>
                <w:sz w:val="19"/>
                <w:szCs w:val="19"/>
                <w:lang w:val="en-US"/>
              </w:rPr>
              <w:t xml:space="preserve"> </w:t>
            </w:r>
            <w:r>
              <w:rPr>
                <w:rFonts w:ascii="Consolas" w:hAnsi="Consolas" w:cs="Consolas"/>
                <w:noProof w:val="0"/>
                <w:color w:val="FF0000"/>
                <w:kern w:val="0"/>
                <w:sz w:val="19"/>
                <w:szCs w:val="19"/>
                <w:lang w:val="en-US"/>
              </w:rPr>
              <w:t>'M'</w:t>
            </w:r>
            <w:r>
              <w:rPr>
                <w:rFonts w:ascii="Consolas" w:hAnsi="Consolas" w:cs="Consolas"/>
                <w:noProof w:val="0"/>
                <w:color w:val="000000"/>
                <w:kern w:val="0"/>
                <w:sz w:val="19"/>
                <w:szCs w:val="19"/>
                <w:lang w:val="en-US"/>
              </w:rPr>
              <w:t xml:space="preserve"> </w:t>
            </w:r>
            <w:r>
              <w:rPr>
                <w:rFonts w:ascii="Consolas" w:hAnsi="Consolas" w:cs="Consolas"/>
                <w:noProof w:val="0"/>
                <w:color w:val="808080"/>
                <w:kern w:val="0"/>
                <w:sz w:val="19"/>
                <w:szCs w:val="19"/>
                <w:lang w:val="en-US"/>
              </w:rPr>
              <w:t>+</w:t>
            </w:r>
            <w:r>
              <w:rPr>
                <w:rFonts w:ascii="Consolas" w:hAnsi="Consolas" w:cs="Consolas"/>
                <w:noProof w:val="0"/>
                <w:color w:val="000000"/>
                <w:kern w:val="0"/>
                <w:sz w:val="19"/>
                <w:szCs w:val="19"/>
                <w:lang w:val="en-US"/>
              </w:rPr>
              <w:t xml:space="preserve"> </w:t>
            </w:r>
            <w:proofErr w:type="gramStart"/>
            <w:r>
              <w:rPr>
                <w:rFonts w:ascii="Consolas" w:hAnsi="Consolas" w:cs="Consolas"/>
                <w:noProof w:val="0"/>
                <w:color w:val="808080"/>
                <w:kern w:val="0"/>
                <w:sz w:val="19"/>
                <w:szCs w:val="19"/>
                <w:lang w:val="en-US"/>
              </w:rPr>
              <w:t>RIGHT(</w:t>
            </w:r>
            <w:proofErr w:type="gramEnd"/>
            <w:r>
              <w:rPr>
                <w:rFonts w:ascii="Consolas" w:hAnsi="Consolas" w:cs="Consolas"/>
                <w:noProof w:val="0"/>
                <w:color w:val="FF00FF"/>
                <w:kern w:val="0"/>
                <w:sz w:val="19"/>
                <w:szCs w:val="19"/>
                <w:lang w:val="en-US"/>
              </w:rPr>
              <w:t>CAST</w:t>
            </w:r>
            <w:r>
              <w:rPr>
                <w:rFonts w:ascii="Consolas" w:hAnsi="Consolas" w:cs="Consolas"/>
                <w:noProof w:val="0"/>
                <w:color w:val="808080"/>
                <w:kern w:val="0"/>
                <w:sz w:val="19"/>
                <w:szCs w:val="19"/>
                <w:lang w:val="en-US"/>
              </w:rPr>
              <w:t>(</w:t>
            </w:r>
            <w:r>
              <w:rPr>
                <w:rFonts w:ascii="Consolas" w:hAnsi="Consolas" w:cs="Consolas"/>
                <w:noProof w:val="0"/>
                <w:color w:val="FF00FF"/>
                <w:kern w:val="0"/>
                <w:sz w:val="19"/>
                <w:szCs w:val="19"/>
                <w:lang w:val="en-US"/>
              </w:rPr>
              <w:t>CAST</w:t>
            </w:r>
            <w:r>
              <w:rPr>
                <w:rFonts w:ascii="Consolas" w:hAnsi="Consolas" w:cs="Consolas"/>
                <w:noProof w:val="0"/>
                <w:color w:val="808080"/>
                <w:kern w:val="0"/>
                <w:sz w:val="19"/>
                <w:szCs w:val="19"/>
                <w:lang w:val="en-US"/>
              </w:rPr>
              <w:t>(RIGHT(</w:t>
            </w:r>
            <w:r>
              <w:rPr>
                <w:rFonts w:ascii="Consolas" w:hAnsi="Consolas" w:cs="Consolas"/>
                <w:noProof w:val="0"/>
                <w:color w:val="000000"/>
                <w:kern w:val="0"/>
                <w:sz w:val="19"/>
                <w:szCs w:val="19"/>
                <w:lang w:val="en-US"/>
              </w:rPr>
              <w:t>@lastID</w:t>
            </w:r>
            <w:r>
              <w:rPr>
                <w:rFonts w:ascii="Consolas" w:hAnsi="Consolas" w:cs="Consolas"/>
                <w:noProof w:val="0"/>
                <w:color w:val="808080"/>
                <w:kern w:val="0"/>
                <w:sz w:val="19"/>
                <w:szCs w:val="19"/>
                <w:lang w:val="en-US"/>
              </w:rPr>
              <w:t>,</w:t>
            </w:r>
            <w:r>
              <w:rPr>
                <w:rFonts w:ascii="Consolas" w:hAnsi="Consolas" w:cs="Consolas"/>
                <w:noProof w:val="0"/>
                <w:color w:val="000000"/>
                <w:kern w:val="0"/>
                <w:sz w:val="19"/>
                <w:szCs w:val="19"/>
                <w:lang w:val="en-US"/>
              </w:rPr>
              <w:t xml:space="preserve"> 2</w:t>
            </w:r>
            <w:r>
              <w:rPr>
                <w:rFonts w:ascii="Consolas" w:hAnsi="Consolas" w:cs="Consolas"/>
                <w:noProof w:val="0"/>
                <w:color w:val="808080"/>
                <w:kern w:val="0"/>
                <w:sz w:val="19"/>
                <w:szCs w:val="19"/>
                <w:lang w:val="en-US"/>
              </w:rPr>
              <w:t>)</w:t>
            </w: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AS</w:t>
            </w: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INT</w:t>
            </w:r>
            <w:r>
              <w:rPr>
                <w:rFonts w:ascii="Consolas" w:hAnsi="Consolas" w:cs="Consolas"/>
                <w:noProof w:val="0"/>
                <w:color w:val="808080"/>
                <w:kern w:val="0"/>
                <w:sz w:val="19"/>
                <w:szCs w:val="19"/>
                <w:lang w:val="en-US"/>
              </w:rPr>
              <w:t>)</w:t>
            </w:r>
            <w:r>
              <w:rPr>
                <w:rFonts w:ascii="Consolas" w:hAnsi="Consolas" w:cs="Consolas"/>
                <w:noProof w:val="0"/>
                <w:color w:val="000000"/>
                <w:kern w:val="0"/>
                <w:sz w:val="19"/>
                <w:szCs w:val="19"/>
                <w:lang w:val="en-US"/>
              </w:rPr>
              <w:t xml:space="preserve"> </w:t>
            </w:r>
            <w:r>
              <w:rPr>
                <w:rFonts w:ascii="Consolas" w:hAnsi="Consolas" w:cs="Consolas"/>
                <w:noProof w:val="0"/>
                <w:color w:val="808080"/>
                <w:kern w:val="0"/>
                <w:sz w:val="19"/>
                <w:szCs w:val="19"/>
                <w:lang w:val="en-US"/>
              </w:rPr>
              <w:t>+</w:t>
            </w:r>
            <w:r>
              <w:rPr>
                <w:rFonts w:ascii="Consolas" w:hAnsi="Consolas" w:cs="Consolas"/>
                <w:noProof w:val="0"/>
                <w:color w:val="000000"/>
                <w:kern w:val="0"/>
                <w:sz w:val="19"/>
                <w:szCs w:val="19"/>
                <w:lang w:val="en-US"/>
              </w:rPr>
              <w:t xml:space="preserve"> 1 </w:t>
            </w:r>
            <w:r>
              <w:rPr>
                <w:rFonts w:ascii="Consolas" w:hAnsi="Consolas" w:cs="Consolas"/>
                <w:noProof w:val="0"/>
                <w:color w:val="0000FF"/>
                <w:kern w:val="0"/>
                <w:sz w:val="19"/>
                <w:szCs w:val="19"/>
                <w:lang w:val="en-US"/>
              </w:rPr>
              <w:t>AS</w:t>
            </w: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VARCHAR</w:t>
            </w:r>
            <w:r>
              <w:rPr>
                <w:rFonts w:ascii="Consolas" w:hAnsi="Consolas" w:cs="Consolas"/>
                <w:noProof w:val="0"/>
                <w:color w:val="808080"/>
                <w:kern w:val="0"/>
                <w:sz w:val="19"/>
                <w:szCs w:val="19"/>
                <w:lang w:val="en-US"/>
              </w:rPr>
              <w:t>(</w:t>
            </w:r>
            <w:r>
              <w:rPr>
                <w:rFonts w:ascii="Consolas" w:hAnsi="Consolas" w:cs="Consolas"/>
                <w:noProof w:val="0"/>
                <w:color w:val="000000"/>
                <w:kern w:val="0"/>
                <w:sz w:val="19"/>
                <w:szCs w:val="19"/>
                <w:lang w:val="en-US"/>
              </w:rPr>
              <w:t>2</w:t>
            </w:r>
            <w:r>
              <w:rPr>
                <w:rFonts w:ascii="Consolas" w:hAnsi="Consolas" w:cs="Consolas"/>
                <w:noProof w:val="0"/>
                <w:color w:val="808080"/>
                <w:kern w:val="0"/>
                <w:sz w:val="19"/>
                <w:szCs w:val="19"/>
                <w:lang w:val="en-US"/>
              </w:rPr>
              <w:t>)),</w:t>
            </w:r>
            <w:r>
              <w:rPr>
                <w:rFonts w:ascii="Consolas" w:hAnsi="Consolas" w:cs="Consolas"/>
                <w:noProof w:val="0"/>
                <w:color w:val="000000"/>
                <w:kern w:val="0"/>
                <w:sz w:val="19"/>
                <w:szCs w:val="19"/>
                <w:lang w:val="en-US"/>
              </w:rPr>
              <w:t xml:space="preserve"> 2</w:t>
            </w:r>
            <w:r>
              <w:rPr>
                <w:rFonts w:ascii="Consolas" w:hAnsi="Consolas" w:cs="Consolas"/>
                <w:noProof w:val="0"/>
                <w:color w:val="808080"/>
                <w:kern w:val="0"/>
                <w:sz w:val="19"/>
                <w:szCs w:val="19"/>
                <w:lang w:val="en-US"/>
              </w:rPr>
              <w:t>)</w:t>
            </w:r>
          </w:p>
          <w:p w14:paraId="74A1BBFD" w14:textId="77777777" w:rsidR="00626696" w:rsidRDefault="00626696" w:rsidP="004F07DC">
            <w:pPr>
              <w:autoSpaceDE w:val="0"/>
              <w:autoSpaceDN w:val="0"/>
              <w:adjustRightInd w:val="0"/>
              <w:rPr>
                <w:rFonts w:ascii="Consolas" w:hAnsi="Consolas" w:cs="Consolas"/>
                <w:noProof w:val="0"/>
                <w:color w:val="000000"/>
                <w:kern w:val="0"/>
                <w:sz w:val="19"/>
                <w:szCs w:val="19"/>
                <w:lang w:val="en-US"/>
              </w:rPr>
            </w:pPr>
          </w:p>
          <w:p w14:paraId="7BB5D224" w14:textId="77777777" w:rsidR="00626696" w:rsidRDefault="00626696" w:rsidP="004F07DC">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00"/>
                <w:kern w:val="0"/>
                <w:sz w:val="19"/>
                <w:szCs w:val="19"/>
                <w:lang w:val="en-US"/>
              </w:rPr>
              <w:t xml:space="preserve">    </w:t>
            </w:r>
            <w:r>
              <w:rPr>
                <w:rFonts w:ascii="Consolas" w:hAnsi="Consolas" w:cs="Consolas"/>
                <w:noProof w:val="0"/>
                <w:color w:val="FF00FF"/>
                <w:kern w:val="0"/>
                <w:sz w:val="19"/>
                <w:szCs w:val="19"/>
                <w:lang w:val="en-US"/>
              </w:rPr>
              <w:t>UPDATE</w:t>
            </w:r>
            <w:r>
              <w:rPr>
                <w:rFonts w:ascii="Consolas" w:hAnsi="Consolas" w:cs="Consolas"/>
                <w:noProof w:val="0"/>
                <w:color w:val="000000"/>
                <w:kern w:val="0"/>
                <w:sz w:val="19"/>
                <w:szCs w:val="19"/>
                <w:lang w:val="en-US"/>
              </w:rPr>
              <w:t xml:space="preserve"> Material</w:t>
            </w:r>
          </w:p>
          <w:p w14:paraId="094BAB63" w14:textId="77777777" w:rsidR="00626696" w:rsidRDefault="00626696" w:rsidP="004F07DC">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SET</w:t>
            </w:r>
            <w:r>
              <w:rPr>
                <w:rFonts w:ascii="Consolas" w:hAnsi="Consolas" w:cs="Consolas"/>
                <w:noProof w:val="0"/>
                <w:color w:val="000000"/>
                <w:kern w:val="0"/>
                <w:sz w:val="19"/>
                <w:szCs w:val="19"/>
                <w:lang w:val="en-US"/>
              </w:rPr>
              <w:t xml:space="preserve"> ID </w:t>
            </w:r>
            <w:r>
              <w:rPr>
                <w:rFonts w:ascii="Consolas" w:hAnsi="Consolas" w:cs="Consolas"/>
                <w:noProof w:val="0"/>
                <w:color w:val="808080"/>
                <w:kern w:val="0"/>
                <w:sz w:val="19"/>
                <w:szCs w:val="19"/>
                <w:lang w:val="en-US"/>
              </w:rPr>
              <w:t>=</w:t>
            </w:r>
            <w:r>
              <w:rPr>
                <w:rFonts w:ascii="Consolas" w:hAnsi="Consolas" w:cs="Consolas"/>
                <w:noProof w:val="0"/>
                <w:color w:val="000000"/>
                <w:kern w:val="0"/>
                <w:sz w:val="19"/>
                <w:szCs w:val="19"/>
                <w:lang w:val="en-US"/>
              </w:rPr>
              <w:t xml:space="preserve"> @newID</w:t>
            </w:r>
          </w:p>
          <w:p w14:paraId="36FAB5A1" w14:textId="77777777" w:rsidR="00626696" w:rsidRDefault="00626696" w:rsidP="004F07DC">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WHERE</w:t>
            </w:r>
            <w:r>
              <w:rPr>
                <w:rFonts w:ascii="Consolas" w:hAnsi="Consolas" w:cs="Consolas"/>
                <w:noProof w:val="0"/>
                <w:color w:val="000000"/>
                <w:kern w:val="0"/>
                <w:sz w:val="19"/>
                <w:szCs w:val="19"/>
                <w:lang w:val="en-US"/>
              </w:rPr>
              <w:t xml:space="preserve"> ID </w:t>
            </w:r>
            <w:r>
              <w:rPr>
                <w:rFonts w:ascii="Consolas" w:hAnsi="Consolas" w:cs="Consolas"/>
                <w:noProof w:val="0"/>
                <w:color w:val="808080"/>
                <w:kern w:val="0"/>
                <w:sz w:val="19"/>
                <w:szCs w:val="19"/>
                <w:lang w:val="en-US"/>
              </w:rPr>
              <w:t>IN</w:t>
            </w:r>
            <w:r>
              <w:rPr>
                <w:rFonts w:ascii="Consolas" w:hAnsi="Consolas" w:cs="Consolas"/>
                <w:noProof w:val="0"/>
                <w:color w:val="0000FF"/>
                <w:kern w:val="0"/>
                <w:sz w:val="19"/>
                <w:szCs w:val="19"/>
                <w:lang w:val="en-US"/>
              </w:rPr>
              <w:t xml:space="preserve"> </w:t>
            </w:r>
            <w:r>
              <w:rPr>
                <w:rFonts w:ascii="Consolas" w:hAnsi="Consolas" w:cs="Consolas"/>
                <w:noProof w:val="0"/>
                <w:color w:val="808080"/>
                <w:kern w:val="0"/>
                <w:sz w:val="19"/>
                <w:szCs w:val="19"/>
                <w:lang w:val="en-US"/>
              </w:rPr>
              <w:t>(</w:t>
            </w:r>
            <w:r>
              <w:rPr>
                <w:rFonts w:ascii="Consolas" w:hAnsi="Consolas" w:cs="Consolas"/>
                <w:noProof w:val="0"/>
                <w:color w:val="0000FF"/>
                <w:kern w:val="0"/>
                <w:sz w:val="19"/>
                <w:szCs w:val="19"/>
                <w:lang w:val="en-US"/>
              </w:rPr>
              <w:t>SELECT</w:t>
            </w:r>
            <w:r>
              <w:rPr>
                <w:rFonts w:ascii="Consolas" w:hAnsi="Consolas" w:cs="Consolas"/>
                <w:noProof w:val="0"/>
                <w:color w:val="000000"/>
                <w:kern w:val="0"/>
                <w:sz w:val="19"/>
                <w:szCs w:val="19"/>
                <w:lang w:val="en-US"/>
              </w:rPr>
              <w:t xml:space="preserve"> ID </w:t>
            </w:r>
            <w:r>
              <w:rPr>
                <w:rFonts w:ascii="Consolas" w:hAnsi="Consolas" w:cs="Consolas"/>
                <w:noProof w:val="0"/>
                <w:color w:val="0000FF"/>
                <w:kern w:val="0"/>
                <w:sz w:val="19"/>
                <w:szCs w:val="19"/>
                <w:lang w:val="en-US"/>
              </w:rPr>
              <w:t>FROM</w:t>
            </w:r>
            <w:r>
              <w:rPr>
                <w:rFonts w:ascii="Consolas" w:hAnsi="Consolas" w:cs="Consolas"/>
                <w:noProof w:val="0"/>
                <w:color w:val="000000"/>
                <w:kern w:val="0"/>
                <w:sz w:val="19"/>
                <w:szCs w:val="19"/>
                <w:lang w:val="en-US"/>
              </w:rPr>
              <w:t xml:space="preserve"> inserted</w:t>
            </w:r>
            <w:r>
              <w:rPr>
                <w:rFonts w:ascii="Consolas" w:hAnsi="Consolas" w:cs="Consolas"/>
                <w:noProof w:val="0"/>
                <w:color w:val="808080"/>
                <w:kern w:val="0"/>
                <w:sz w:val="19"/>
                <w:szCs w:val="19"/>
                <w:lang w:val="en-US"/>
              </w:rPr>
              <w:t>)</w:t>
            </w:r>
          </w:p>
          <w:p w14:paraId="4B16B1F6" w14:textId="77777777" w:rsidR="00626696" w:rsidRDefault="00626696" w:rsidP="004F07DC">
            <w:pPr>
              <w:spacing w:line="360" w:lineRule="auto"/>
              <w:rPr>
                <w:rFonts w:ascii="Times New Roman" w:hAnsi="Times New Roman" w:cs="Times New Roman"/>
                <w:b/>
                <w:bCs/>
                <w:sz w:val="28"/>
                <w:szCs w:val="28"/>
                <w:lang w:val="en-US"/>
              </w:rPr>
            </w:pPr>
            <w:r>
              <w:rPr>
                <w:rFonts w:ascii="Consolas" w:hAnsi="Consolas" w:cs="Consolas"/>
                <w:noProof w:val="0"/>
                <w:color w:val="0000FF"/>
                <w:kern w:val="0"/>
                <w:sz w:val="19"/>
                <w:szCs w:val="19"/>
                <w:lang w:val="en-US"/>
              </w:rPr>
              <w:t>END</w:t>
            </w:r>
            <w:r>
              <w:rPr>
                <w:rFonts w:ascii="Consolas" w:hAnsi="Consolas" w:cs="Consolas"/>
                <w:noProof w:val="0"/>
                <w:color w:val="808080"/>
                <w:kern w:val="0"/>
                <w:sz w:val="19"/>
                <w:szCs w:val="19"/>
                <w:lang w:val="en-US"/>
              </w:rPr>
              <w:t>;</w:t>
            </w:r>
          </w:p>
        </w:tc>
      </w:tr>
    </w:tbl>
    <w:p w14:paraId="2244F17F" w14:textId="77777777" w:rsidR="00626696" w:rsidRPr="00626696" w:rsidRDefault="00626696" w:rsidP="00626696">
      <w:pPr>
        <w:spacing w:after="0" w:line="360" w:lineRule="auto"/>
        <w:rPr>
          <w:rFonts w:ascii="Times New Roman" w:hAnsi="Times New Roman" w:cs="Times New Roman"/>
          <w:b/>
          <w:bCs/>
          <w:sz w:val="28"/>
          <w:szCs w:val="28"/>
          <w:lang w:val="en-US"/>
        </w:rPr>
      </w:pPr>
      <w:r w:rsidRPr="00626696">
        <w:rPr>
          <w:rFonts w:ascii="Times New Roman" w:hAnsi="Times New Roman" w:cs="Times New Roman"/>
          <w:b/>
          <w:bCs/>
          <w:sz w:val="28"/>
          <w:szCs w:val="28"/>
          <w:lang w:val="en-US"/>
        </w:rPr>
        <w:tab/>
        <w:t xml:space="preserve"> Trigger Roll back lại khi người dùng nhập tên trùng</w:t>
      </w:r>
    </w:p>
    <w:tbl>
      <w:tblPr>
        <w:tblStyle w:val="TableGrid"/>
        <w:tblW w:w="0" w:type="auto"/>
        <w:tblInd w:w="720" w:type="dxa"/>
        <w:tblLook w:val="04A0" w:firstRow="1" w:lastRow="0" w:firstColumn="1" w:lastColumn="0" w:noHBand="0" w:noVBand="1"/>
      </w:tblPr>
      <w:tblGrid>
        <w:gridCol w:w="8296"/>
      </w:tblGrid>
      <w:tr w:rsidR="00626696" w14:paraId="49779574" w14:textId="77777777" w:rsidTr="004F07DC">
        <w:tc>
          <w:tcPr>
            <w:tcW w:w="9016" w:type="dxa"/>
          </w:tcPr>
          <w:p w14:paraId="49F15AE5" w14:textId="77777777" w:rsidR="00626696" w:rsidRDefault="00626696" w:rsidP="004F07DC">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FF"/>
                <w:kern w:val="0"/>
                <w:sz w:val="19"/>
                <w:szCs w:val="19"/>
                <w:lang w:val="en-US"/>
              </w:rPr>
              <w:t>CREATE</w:t>
            </w:r>
            <w:r>
              <w:rPr>
                <w:rFonts w:ascii="Consolas" w:hAnsi="Consolas" w:cs="Consolas"/>
                <w:noProof w:val="0"/>
                <w:color w:val="000000"/>
                <w:kern w:val="0"/>
                <w:sz w:val="19"/>
                <w:szCs w:val="19"/>
                <w:lang w:val="en-US"/>
              </w:rPr>
              <w:t xml:space="preserve"> </w:t>
            </w:r>
            <w:r>
              <w:rPr>
                <w:rFonts w:ascii="Consolas" w:hAnsi="Consolas" w:cs="Consolas"/>
                <w:noProof w:val="0"/>
                <w:color w:val="808080"/>
                <w:kern w:val="0"/>
                <w:sz w:val="19"/>
                <w:szCs w:val="19"/>
                <w:lang w:val="en-US"/>
              </w:rPr>
              <w:t>OR</w:t>
            </w: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ALTER</w:t>
            </w: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TRIGGER</w:t>
            </w:r>
            <w:r>
              <w:rPr>
                <w:rFonts w:ascii="Consolas" w:hAnsi="Consolas" w:cs="Consolas"/>
                <w:noProof w:val="0"/>
                <w:color w:val="000000"/>
                <w:kern w:val="0"/>
                <w:sz w:val="19"/>
                <w:szCs w:val="19"/>
                <w:lang w:val="en-US"/>
              </w:rPr>
              <w:t xml:space="preserve"> </w:t>
            </w:r>
            <w:proofErr w:type="spellStart"/>
            <w:r>
              <w:rPr>
                <w:rFonts w:ascii="Consolas" w:hAnsi="Consolas" w:cs="Consolas"/>
                <w:noProof w:val="0"/>
                <w:color w:val="000000"/>
                <w:kern w:val="0"/>
                <w:sz w:val="19"/>
                <w:szCs w:val="19"/>
                <w:lang w:val="en-US"/>
              </w:rPr>
              <w:t>PreventDuplicateMaterialName</w:t>
            </w:r>
            <w:proofErr w:type="spellEnd"/>
          </w:p>
          <w:p w14:paraId="4B38E127" w14:textId="77777777" w:rsidR="00626696" w:rsidRDefault="00626696" w:rsidP="004F07DC">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FF"/>
                <w:kern w:val="0"/>
                <w:sz w:val="19"/>
                <w:szCs w:val="19"/>
                <w:lang w:val="en-US"/>
              </w:rPr>
              <w:t>ON</w:t>
            </w:r>
            <w:r>
              <w:rPr>
                <w:rFonts w:ascii="Consolas" w:hAnsi="Consolas" w:cs="Consolas"/>
                <w:noProof w:val="0"/>
                <w:color w:val="000000"/>
                <w:kern w:val="0"/>
                <w:sz w:val="19"/>
                <w:szCs w:val="19"/>
                <w:lang w:val="en-US"/>
              </w:rPr>
              <w:t xml:space="preserve"> Material</w:t>
            </w:r>
          </w:p>
          <w:p w14:paraId="60226677" w14:textId="77777777" w:rsidR="00626696" w:rsidRDefault="00626696" w:rsidP="004F07DC">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FF"/>
                <w:kern w:val="0"/>
                <w:sz w:val="19"/>
                <w:szCs w:val="19"/>
                <w:lang w:val="en-US"/>
              </w:rPr>
              <w:t>INSTEAD</w:t>
            </w: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OF</w:t>
            </w: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INSERT</w:t>
            </w:r>
          </w:p>
          <w:p w14:paraId="22C1C025" w14:textId="77777777" w:rsidR="00626696" w:rsidRDefault="00626696" w:rsidP="004F07DC">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FF"/>
                <w:kern w:val="0"/>
                <w:sz w:val="19"/>
                <w:szCs w:val="19"/>
                <w:lang w:val="en-US"/>
              </w:rPr>
              <w:t>AS</w:t>
            </w:r>
          </w:p>
          <w:p w14:paraId="7DF507E8" w14:textId="77777777" w:rsidR="00626696" w:rsidRDefault="00626696" w:rsidP="004F07DC">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FF"/>
                <w:kern w:val="0"/>
                <w:sz w:val="19"/>
                <w:szCs w:val="19"/>
                <w:lang w:val="en-US"/>
              </w:rPr>
              <w:t>BEGIN</w:t>
            </w:r>
          </w:p>
          <w:p w14:paraId="3C3D3F86" w14:textId="77777777" w:rsidR="00626696" w:rsidRDefault="00626696" w:rsidP="004F07DC">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DECLARE</w:t>
            </w:r>
            <w:r>
              <w:rPr>
                <w:rFonts w:ascii="Consolas" w:hAnsi="Consolas" w:cs="Consolas"/>
                <w:noProof w:val="0"/>
                <w:color w:val="000000"/>
                <w:kern w:val="0"/>
                <w:sz w:val="19"/>
                <w:szCs w:val="19"/>
                <w:lang w:val="en-US"/>
              </w:rPr>
              <w:t xml:space="preserve"> @ExistingName </w:t>
            </w:r>
            <w:proofErr w:type="gramStart"/>
            <w:r>
              <w:rPr>
                <w:rFonts w:ascii="Consolas" w:hAnsi="Consolas" w:cs="Consolas"/>
                <w:noProof w:val="0"/>
                <w:color w:val="0000FF"/>
                <w:kern w:val="0"/>
                <w:sz w:val="19"/>
                <w:szCs w:val="19"/>
                <w:lang w:val="en-US"/>
              </w:rPr>
              <w:t>NVARCHAR</w:t>
            </w:r>
            <w:r>
              <w:rPr>
                <w:rFonts w:ascii="Consolas" w:hAnsi="Consolas" w:cs="Consolas"/>
                <w:noProof w:val="0"/>
                <w:color w:val="808080"/>
                <w:kern w:val="0"/>
                <w:sz w:val="19"/>
                <w:szCs w:val="19"/>
                <w:lang w:val="en-US"/>
              </w:rPr>
              <w:t>(</w:t>
            </w:r>
            <w:proofErr w:type="gramEnd"/>
            <w:r>
              <w:rPr>
                <w:rFonts w:ascii="Consolas" w:hAnsi="Consolas" w:cs="Consolas"/>
                <w:noProof w:val="0"/>
                <w:color w:val="FF00FF"/>
                <w:kern w:val="0"/>
                <w:sz w:val="19"/>
                <w:szCs w:val="19"/>
                <w:lang w:val="en-US"/>
              </w:rPr>
              <w:t>max</w:t>
            </w:r>
            <w:r>
              <w:rPr>
                <w:rFonts w:ascii="Consolas" w:hAnsi="Consolas" w:cs="Consolas"/>
                <w:noProof w:val="0"/>
                <w:color w:val="808080"/>
                <w:kern w:val="0"/>
                <w:sz w:val="19"/>
                <w:szCs w:val="19"/>
                <w:lang w:val="en-US"/>
              </w:rPr>
              <w:t>);</w:t>
            </w:r>
          </w:p>
          <w:p w14:paraId="14BAD56B" w14:textId="77777777" w:rsidR="00626696" w:rsidRDefault="00626696" w:rsidP="004F07DC">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SELECT</w:t>
            </w:r>
            <w:r>
              <w:rPr>
                <w:rFonts w:ascii="Consolas" w:hAnsi="Consolas" w:cs="Consolas"/>
                <w:noProof w:val="0"/>
                <w:color w:val="000000"/>
                <w:kern w:val="0"/>
                <w:sz w:val="19"/>
                <w:szCs w:val="19"/>
                <w:lang w:val="en-US"/>
              </w:rPr>
              <w:t xml:space="preserve"> @ExistingName </w:t>
            </w:r>
            <w:r>
              <w:rPr>
                <w:rFonts w:ascii="Consolas" w:hAnsi="Consolas" w:cs="Consolas"/>
                <w:noProof w:val="0"/>
                <w:color w:val="808080"/>
                <w:kern w:val="0"/>
                <w:sz w:val="19"/>
                <w:szCs w:val="19"/>
                <w:lang w:val="en-US"/>
              </w:rPr>
              <w:t>=</w:t>
            </w: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name</w:t>
            </w: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FROM</w:t>
            </w:r>
            <w:r>
              <w:rPr>
                <w:rFonts w:ascii="Consolas" w:hAnsi="Consolas" w:cs="Consolas"/>
                <w:noProof w:val="0"/>
                <w:color w:val="000000"/>
                <w:kern w:val="0"/>
                <w:sz w:val="19"/>
                <w:szCs w:val="19"/>
                <w:lang w:val="en-US"/>
              </w:rPr>
              <w:t xml:space="preserve"> Material </w:t>
            </w:r>
            <w:r>
              <w:rPr>
                <w:rFonts w:ascii="Consolas" w:hAnsi="Consolas" w:cs="Consolas"/>
                <w:noProof w:val="0"/>
                <w:color w:val="0000FF"/>
                <w:kern w:val="0"/>
                <w:sz w:val="19"/>
                <w:szCs w:val="19"/>
                <w:lang w:val="en-US"/>
              </w:rPr>
              <w:t>WHERE</w:t>
            </w: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name</w:t>
            </w:r>
            <w:r>
              <w:rPr>
                <w:rFonts w:ascii="Consolas" w:hAnsi="Consolas" w:cs="Consolas"/>
                <w:noProof w:val="0"/>
                <w:color w:val="000000"/>
                <w:kern w:val="0"/>
                <w:sz w:val="19"/>
                <w:szCs w:val="19"/>
                <w:lang w:val="en-US"/>
              </w:rPr>
              <w:t xml:space="preserve"> </w:t>
            </w:r>
            <w:r>
              <w:rPr>
                <w:rFonts w:ascii="Consolas" w:hAnsi="Consolas" w:cs="Consolas"/>
                <w:noProof w:val="0"/>
                <w:color w:val="808080"/>
                <w:kern w:val="0"/>
                <w:sz w:val="19"/>
                <w:szCs w:val="19"/>
                <w:lang w:val="en-US"/>
              </w:rPr>
              <w:t>IN</w:t>
            </w:r>
            <w:r>
              <w:rPr>
                <w:rFonts w:ascii="Consolas" w:hAnsi="Consolas" w:cs="Consolas"/>
                <w:noProof w:val="0"/>
                <w:color w:val="0000FF"/>
                <w:kern w:val="0"/>
                <w:sz w:val="19"/>
                <w:szCs w:val="19"/>
                <w:lang w:val="en-US"/>
              </w:rPr>
              <w:t xml:space="preserve"> </w:t>
            </w:r>
            <w:r>
              <w:rPr>
                <w:rFonts w:ascii="Consolas" w:hAnsi="Consolas" w:cs="Consolas"/>
                <w:noProof w:val="0"/>
                <w:color w:val="808080"/>
                <w:kern w:val="0"/>
                <w:sz w:val="19"/>
                <w:szCs w:val="19"/>
                <w:lang w:val="en-US"/>
              </w:rPr>
              <w:t>(</w:t>
            </w:r>
            <w:r>
              <w:rPr>
                <w:rFonts w:ascii="Consolas" w:hAnsi="Consolas" w:cs="Consolas"/>
                <w:noProof w:val="0"/>
                <w:color w:val="0000FF"/>
                <w:kern w:val="0"/>
                <w:sz w:val="19"/>
                <w:szCs w:val="19"/>
                <w:lang w:val="en-US"/>
              </w:rPr>
              <w:t>SELECT</w:t>
            </w: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name</w:t>
            </w: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FROM</w:t>
            </w:r>
            <w:r>
              <w:rPr>
                <w:rFonts w:ascii="Consolas" w:hAnsi="Consolas" w:cs="Consolas"/>
                <w:noProof w:val="0"/>
                <w:color w:val="000000"/>
                <w:kern w:val="0"/>
                <w:sz w:val="19"/>
                <w:szCs w:val="19"/>
                <w:lang w:val="en-US"/>
              </w:rPr>
              <w:t xml:space="preserve"> inserted</w:t>
            </w:r>
            <w:proofErr w:type="gramStart"/>
            <w:r>
              <w:rPr>
                <w:rFonts w:ascii="Consolas" w:hAnsi="Consolas" w:cs="Consolas"/>
                <w:noProof w:val="0"/>
                <w:color w:val="808080"/>
                <w:kern w:val="0"/>
                <w:sz w:val="19"/>
                <w:szCs w:val="19"/>
                <w:lang w:val="en-US"/>
              </w:rPr>
              <w:t>);</w:t>
            </w:r>
            <w:proofErr w:type="gramEnd"/>
          </w:p>
          <w:p w14:paraId="5E9A2643" w14:textId="77777777" w:rsidR="00626696" w:rsidRDefault="00626696" w:rsidP="004F07DC">
            <w:pPr>
              <w:autoSpaceDE w:val="0"/>
              <w:autoSpaceDN w:val="0"/>
              <w:adjustRightInd w:val="0"/>
              <w:rPr>
                <w:rFonts w:ascii="Consolas" w:hAnsi="Consolas" w:cs="Consolas"/>
                <w:noProof w:val="0"/>
                <w:color w:val="000000"/>
                <w:kern w:val="0"/>
                <w:sz w:val="19"/>
                <w:szCs w:val="19"/>
                <w:lang w:val="en-US"/>
              </w:rPr>
            </w:pPr>
          </w:p>
          <w:p w14:paraId="5ABAC19D" w14:textId="77777777" w:rsidR="00626696" w:rsidRDefault="00626696" w:rsidP="004F07DC">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IF</w:t>
            </w:r>
            <w:r>
              <w:rPr>
                <w:rFonts w:ascii="Consolas" w:hAnsi="Consolas" w:cs="Consolas"/>
                <w:noProof w:val="0"/>
                <w:color w:val="000000"/>
                <w:kern w:val="0"/>
                <w:sz w:val="19"/>
                <w:szCs w:val="19"/>
                <w:lang w:val="en-US"/>
              </w:rPr>
              <w:t xml:space="preserve"> @ExistingName </w:t>
            </w:r>
            <w:r>
              <w:rPr>
                <w:rFonts w:ascii="Consolas" w:hAnsi="Consolas" w:cs="Consolas"/>
                <w:noProof w:val="0"/>
                <w:color w:val="808080"/>
                <w:kern w:val="0"/>
                <w:sz w:val="19"/>
                <w:szCs w:val="19"/>
                <w:lang w:val="en-US"/>
              </w:rPr>
              <w:t>IS</w:t>
            </w:r>
            <w:r>
              <w:rPr>
                <w:rFonts w:ascii="Consolas" w:hAnsi="Consolas" w:cs="Consolas"/>
                <w:noProof w:val="0"/>
                <w:color w:val="000000"/>
                <w:kern w:val="0"/>
                <w:sz w:val="19"/>
                <w:szCs w:val="19"/>
                <w:lang w:val="en-US"/>
              </w:rPr>
              <w:t xml:space="preserve"> </w:t>
            </w:r>
            <w:r>
              <w:rPr>
                <w:rFonts w:ascii="Consolas" w:hAnsi="Consolas" w:cs="Consolas"/>
                <w:noProof w:val="0"/>
                <w:color w:val="808080"/>
                <w:kern w:val="0"/>
                <w:sz w:val="19"/>
                <w:szCs w:val="19"/>
                <w:lang w:val="en-US"/>
              </w:rPr>
              <w:t>NOT</w:t>
            </w:r>
            <w:r>
              <w:rPr>
                <w:rFonts w:ascii="Consolas" w:hAnsi="Consolas" w:cs="Consolas"/>
                <w:noProof w:val="0"/>
                <w:color w:val="000000"/>
                <w:kern w:val="0"/>
                <w:sz w:val="19"/>
                <w:szCs w:val="19"/>
                <w:lang w:val="en-US"/>
              </w:rPr>
              <w:t xml:space="preserve"> </w:t>
            </w:r>
            <w:r>
              <w:rPr>
                <w:rFonts w:ascii="Consolas" w:hAnsi="Consolas" w:cs="Consolas"/>
                <w:noProof w:val="0"/>
                <w:color w:val="808080"/>
                <w:kern w:val="0"/>
                <w:sz w:val="19"/>
                <w:szCs w:val="19"/>
                <w:lang w:val="en-US"/>
              </w:rPr>
              <w:t>NULL</w:t>
            </w:r>
          </w:p>
          <w:p w14:paraId="49A285BE" w14:textId="77777777" w:rsidR="00626696" w:rsidRDefault="00626696" w:rsidP="004F07DC">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BEGIN</w:t>
            </w:r>
          </w:p>
          <w:p w14:paraId="7AF19E77" w14:textId="77777777" w:rsidR="00626696" w:rsidRDefault="00626696" w:rsidP="004F07DC">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 xml:space="preserve">RAISERROR </w:t>
            </w:r>
            <w:r>
              <w:rPr>
                <w:rFonts w:ascii="Consolas" w:hAnsi="Consolas" w:cs="Consolas"/>
                <w:noProof w:val="0"/>
                <w:color w:val="808080"/>
                <w:kern w:val="0"/>
                <w:sz w:val="19"/>
                <w:szCs w:val="19"/>
                <w:lang w:val="en-US"/>
              </w:rPr>
              <w:t>(</w:t>
            </w:r>
            <w:r>
              <w:rPr>
                <w:rFonts w:ascii="Consolas" w:hAnsi="Consolas" w:cs="Consolas"/>
                <w:noProof w:val="0"/>
                <w:color w:val="FF0000"/>
                <w:kern w:val="0"/>
                <w:sz w:val="19"/>
                <w:szCs w:val="19"/>
                <w:lang w:val="en-US"/>
              </w:rPr>
              <w:t>'Cannot insert. Material with the same name already exists.'</w:t>
            </w:r>
            <w:r>
              <w:rPr>
                <w:rFonts w:ascii="Consolas" w:hAnsi="Consolas" w:cs="Consolas"/>
                <w:noProof w:val="0"/>
                <w:color w:val="808080"/>
                <w:kern w:val="0"/>
                <w:sz w:val="19"/>
                <w:szCs w:val="19"/>
                <w:lang w:val="en-US"/>
              </w:rPr>
              <w:t>,</w:t>
            </w:r>
            <w:r>
              <w:rPr>
                <w:rFonts w:ascii="Consolas" w:hAnsi="Consolas" w:cs="Consolas"/>
                <w:noProof w:val="0"/>
                <w:color w:val="000000"/>
                <w:kern w:val="0"/>
                <w:sz w:val="19"/>
                <w:szCs w:val="19"/>
                <w:lang w:val="en-US"/>
              </w:rPr>
              <w:t xml:space="preserve"> 16</w:t>
            </w:r>
            <w:r>
              <w:rPr>
                <w:rFonts w:ascii="Consolas" w:hAnsi="Consolas" w:cs="Consolas"/>
                <w:noProof w:val="0"/>
                <w:color w:val="808080"/>
                <w:kern w:val="0"/>
                <w:sz w:val="19"/>
                <w:szCs w:val="19"/>
                <w:lang w:val="en-US"/>
              </w:rPr>
              <w:t>,</w:t>
            </w:r>
            <w:r>
              <w:rPr>
                <w:rFonts w:ascii="Consolas" w:hAnsi="Consolas" w:cs="Consolas"/>
                <w:noProof w:val="0"/>
                <w:color w:val="000000"/>
                <w:kern w:val="0"/>
                <w:sz w:val="19"/>
                <w:szCs w:val="19"/>
                <w:lang w:val="en-US"/>
              </w:rPr>
              <w:t xml:space="preserve"> 1</w:t>
            </w:r>
            <w:proofErr w:type="gramStart"/>
            <w:r>
              <w:rPr>
                <w:rFonts w:ascii="Consolas" w:hAnsi="Consolas" w:cs="Consolas"/>
                <w:noProof w:val="0"/>
                <w:color w:val="808080"/>
                <w:kern w:val="0"/>
                <w:sz w:val="19"/>
                <w:szCs w:val="19"/>
                <w:lang w:val="en-US"/>
              </w:rPr>
              <w:t>);</w:t>
            </w:r>
            <w:proofErr w:type="gramEnd"/>
          </w:p>
          <w:p w14:paraId="22593045" w14:textId="77777777" w:rsidR="00626696" w:rsidRDefault="00626696" w:rsidP="004F07DC">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ROLLBACK</w:t>
            </w:r>
            <w:r>
              <w:rPr>
                <w:rFonts w:ascii="Consolas" w:hAnsi="Consolas" w:cs="Consolas"/>
                <w:noProof w:val="0"/>
                <w:color w:val="000000"/>
                <w:kern w:val="0"/>
                <w:sz w:val="19"/>
                <w:szCs w:val="19"/>
                <w:lang w:val="en-US"/>
              </w:rPr>
              <w:t xml:space="preserve"> </w:t>
            </w:r>
            <w:proofErr w:type="gramStart"/>
            <w:r>
              <w:rPr>
                <w:rFonts w:ascii="Consolas" w:hAnsi="Consolas" w:cs="Consolas"/>
                <w:noProof w:val="0"/>
                <w:color w:val="0000FF"/>
                <w:kern w:val="0"/>
                <w:sz w:val="19"/>
                <w:szCs w:val="19"/>
                <w:lang w:val="en-US"/>
              </w:rPr>
              <w:t>TRANSACTION</w:t>
            </w:r>
            <w:r>
              <w:rPr>
                <w:rFonts w:ascii="Consolas" w:hAnsi="Consolas" w:cs="Consolas"/>
                <w:noProof w:val="0"/>
                <w:color w:val="808080"/>
                <w:kern w:val="0"/>
                <w:sz w:val="19"/>
                <w:szCs w:val="19"/>
                <w:lang w:val="en-US"/>
              </w:rPr>
              <w:t>;</w:t>
            </w:r>
            <w:proofErr w:type="gramEnd"/>
          </w:p>
          <w:p w14:paraId="529D966A" w14:textId="77777777" w:rsidR="00626696" w:rsidRDefault="00626696" w:rsidP="004F07DC">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END</w:t>
            </w:r>
          </w:p>
          <w:p w14:paraId="02A04810" w14:textId="77777777" w:rsidR="00626696" w:rsidRDefault="00626696" w:rsidP="004F07DC">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ELSE</w:t>
            </w:r>
          </w:p>
          <w:p w14:paraId="59F94256" w14:textId="77777777" w:rsidR="00626696" w:rsidRDefault="00626696" w:rsidP="004F07DC">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BEGIN</w:t>
            </w:r>
          </w:p>
          <w:p w14:paraId="4A72C3BF" w14:textId="77777777" w:rsidR="00626696" w:rsidRDefault="00626696" w:rsidP="004F07DC">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INSERT</w:t>
            </w: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INTO</w:t>
            </w:r>
            <w:r>
              <w:rPr>
                <w:rFonts w:ascii="Consolas" w:hAnsi="Consolas" w:cs="Consolas"/>
                <w:noProof w:val="0"/>
                <w:color w:val="000000"/>
                <w:kern w:val="0"/>
                <w:sz w:val="19"/>
                <w:szCs w:val="19"/>
                <w:lang w:val="en-US"/>
              </w:rPr>
              <w:t xml:space="preserve"> Material</w:t>
            </w:r>
            <w:r>
              <w:rPr>
                <w:rFonts w:ascii="Consolas" w:hAnsi="Consolas" w:cs="Consolas"/>
                <w:noProof w:val="0"/>
                <w:color w:val="0000FF"/>
                <w:kern w:val="0"/>
                <w:sz w:val="19"/>
                <w:szCs w:val="19"/>
                <w:lang w:val="en-US"/>
              </w:rPr>
              <w:t xml:space="preserve"> </w:t>
            </w:r>
            <w:r>
              <w:rPr>
                <w:rFonts w:ascii="Consolas" w:hAnsi="Consolas" w:cs="Consolas"/>
                <w:noProof w:val="0"/>
                <w:color w:val="808080"/>
                <w:kern w:val="0"/>
                <w:sz w:val="19"/>
                <w:szCs w:val="19"/>
                <w:lang w:val="en-US"/>
              </w:rPr>
              <w:t>(</w:t>
            </w:r>
            <w:r>
              <w:rPr>
                <w:rFonts w:ascii="Consolas" w:hAnsi="Consolas" w:cs="Consolas"/>
                <w:noProof w:val="0"/>
                <w:color w:val="000000"/>
                <w:kern w:val="0"/>
                <w:sz w:val="19"/>
                <w:szCs w:val="19"/>
                <w:lang w:val="en-US"/>
              </w:rPr>
              <w:t>ID</w:t>
            </w:r>
            <w:r>
              <w:rPr>
                <w:rFonts w:ascii="Consolas" w:hAnsi="Consolas" w:cs="Consolas"/>
                <w:noProof w:val="0"/>
                <w:color w:val="808080"/>
                <w:kern w:val="0"/>
                <w:sz w:val="19"/>
                <w:szCs w:val="19"/>
                <w:lang w:val="en-US"/>
              </w:rPr>
              <w:t>,</w:t>
            </w: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name</w:t>
            </w:r>
            <w:r>
              <w:rPr>
                <w:rFonts w:ascii="Consolas" w:hAnsi="Consolas" w:cs="Consolas"/>
                <w:noProof w:val="0"/>
                <w:color w:val="808080"/>
                <w:kern w:val="0"/>
                <w:sz w:val="19"/>
                <w:szCs w:val="19"/>
                <w:lang w:val="en-US"/>
              </w:rPr>
              <w:t>,</w:t>
            </w: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status</w:t>
            </w:r>
            <w:r>
              <w:rPr>
                <w:rFonts w:ascii="Consolas" w:hAnsi="Consolas" w:cs="Consolas"/>
                <w:noProof w:val="0"/>
                <w:color w:val="808080"/>
                <w:kern w:val="0"/>
                <w:sz w:val="19"/>
                <w:szCs w:val="19"/>
                <w:lang w:val="en-US"/>
              </w:rPr>
              <w:t>)</w:t>
            </w:r>
          </w:p>
          <w:p w14:paraId="2FCC5373" w14:textId="77777777" w:rsidR="00626696" w:rsidRDefault="00626696" w:rsidP="004F07DC">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SELECT</w:t>
            </w:r>
            <w:r>
              <w:rPr>
                <w:rFonts w:ascii="Consolas" w:hAnsi="Consolas" w:cs="Consolas"/>
                <w:noProof w:val="0"/>
                <w:color w:val="000000"/>
                <w:kern w:val="0"/>
                <w:sz w:val="19"/>
                <w:szCs w:val="19"/>
                <w:lang w:val="en-US"/>
              </w:rPr>
              <w:t xml:space="preserve"> ID</w:t>
            </w:r>
            <w:r>
              <w:rPr>
                <w:rFonts w:ascii="Consolas" w:hAnsi="Consolas" w:cs="Consolas"/>
                <w:noProof w:val="0"/>
                <w:color w:val="808080"/>
                <w:kern w:val="0"/>
                <w:sz w:val="19"/>
                <w:szCs w:val="19"/>
                <w:lang w:val="en-US"/>
              </w:rPr>
              <w:t>,</w:t>
            </w: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name</w:t>
            </w:r>
            <w:r>
              <w:rPr>
                <w:rFonts w:ascii="Consolas" w:hAnsi="Consolas" w:cs="Consolas"/>
                <w:noProof w:val="0"/>
                <w:color w:val="808080"/>
                <w:kern w:val="0"/>
                <w:sz w:val="19"/>
                <w:szCs w:val="19"/>
                <w:lang w:val="en-US"/>
              </w:rPr>
              <w:t>,</w:t>
            </w: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status</w:t>
            </w: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FROM</w:t>
            </w:r>
            <w:r>
              <w:rPr>
                <w:rFonts w:ascii="Consolas" w:hAnsi="Consolas" w:cs="Consolas"/>
                <w:noProof w:val="0"/>
                <w:color w:val="000000"/>
                <w:kern w:val="0"/>
                <w:sz w:val="19"/>
                <w:szCs w:val="19"/>
                <w:lang w:val="en-US"/>
              </w:rPr>
              <w:t xml:space="preserve"> </w:t>
            </w:r>
            <w:proofErr w:type="gramStart"/>
            <w:r>
              <w:rPr>
                <w:rFonts w:ascii="Consolas" w:hAnsi="Consolas" w:cs="Consolas"/>
                <w:noProof w:val="0"/>
                <w:color w:val="000000"/>
                <w:kern w:val="0"/>
                <w:sz w:val="19"/>
                <w:szCs w:val="19"/>
                <w:lang w:val="en-US"/>
              </w:rPr>
              <w:t>inserted</w:t>
            </w:r>
            <w:r>
              <w:rPr>
                <w:rFonts w:ascii="Consolas" w:hAnsi="Consolas" w:cs="Consolas"/>
                <w:noProof w:val="0"/>
                <w:color w:val="808080"/>
                <w:kern w:val="0"/>
                <w:sz w:val="19"/>
                <w:szCs w:val="19"/>
                <w:lang w:val="en-US"/>
              </w:rPr>
              <w:t>;</w:t>
            </w:r>
            <w:proofErr w:type="gramEnd"/>
          </w:p>
          <w:p w14:paraId="4CAA2D2E" w14:textId="77777777" w:rsidR="00626696" w:rsidRDefault="00626696" w:rsidP="004F07DC">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END</w:t>
            </w:r>
          </w:p>
          <w:p w14:paraId="379425B6" w14:textId="77777777" w:rsidR="00626696" w:rsidRDefault="00626696" w:rsidP="004F07DC">
            <w:pPr>
              <w:spacing w:line="360" w:lineRule="auto"/>
              <w:rPr>
                <w:rFonts w:ascii="Times New Roman" w:hAnsi="Times New Roman" w:cs="Times New Roman"/>
                <w:b/>
                <w:bCs/>
                <w:sz w:val="28"/>
                <w:szCs w:val="28"/>
                <w:lang w:val="en-US"/>
              </w:rPr>
            </w:pPr>
            <w:r>
              <w:rPr>
                <w:rFonts w:ascii="Consolas" w:hAnsi="Consolas" w:cs="Consolas"/>
                <w:noProof w:val="0"/>
                <w:color w:val="0000FF"/>
                <w:kern w:val="0"/>
                <w:sz w:val="19"/>
                <w:szCs w:val="19"/>
                <w:lang w:val="en-US"/>
              </w:rPr>
              <w:t>END</w:t>
            </w:r>
            <w:r>
              <w:rPr>
                <w:rFonts w:ascii="Consolas" w:hAnsi="Consolas" w:cs="Consolas"/>
                <w:noProof w:val="0"/>
                <w:color w:val="808080"/>
                <w:kern w:val="0"/>
                <w:sz w:val="19"/>
                <w:szCs w:val="19"/>
                <w:lang w:val="en-US"/>
              </w:rPr>
              <w:t>;</w:t>
            </w:r>
          </w:p>
        </w:tc>
      </w:tr>
    </w:tbl>
    <w:p w14:paraId="0BAD50EB" w14:textId="77777777" w:rsidR="00626696" w:rsidRPr="00626696" w:rsidRDefault="00626696" w:rsidP="00626696">
      <w:pPr>
        <w:spacing w:after="0" w:line="360" w:lineRule="auto"/>
        <w:rPr>
          <w:rFonts w:ascii="Times New Roman" w:hAnsi="Times New Roman" w:cs="Times New Roman"/>
          <w:b/>
          <w:bCs/>
          <w:sz w:val="28"/>
          <w:szCs w:val="28"/>
          <w:lang w:val="en-US"/>
        </w:rPr>
      </w:pPr>
    </w:p>
    <w:p w14:paraId="13060FAE" w14:textId="654483E0" w:rsidR="00626696" w:rsidRPr="00626696" w:rsidRDefault="00626696" w:rsidP="00626696">
      <w:pPr>
        <w:spacing w:after="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ab/>
      </w:r>
      <w:r w:rsidRPr="00626696">
        <w:rPr>
          <w:rFonts w:ascii="Times New Roman" w:hAnsi="Times New Roman" w:cs="Times New Roman"/>
          <w:b/>
          <w:bCs/>
          <w:sz w:val="28"/>
          <w:szCs w:val="28"/>
          <w:lang w:val="en-US"/>
        </w:rPr>
        <w:t>b. Procedure sửa nguyên liệu đã có</w:t>
      </w:r>
    </w:p>
    <w:p w14:paraId="6A94448D" w14:textId="1084054A" w:rsidR="00626696" w:rsidRPr="00626696" w:rsidRDefault="00626696" w:rsidP="00626696">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ab/>
      </w:r>
      <w:r w:rsidRPr="00626696">
        <w:rPr>
          <w:rFonts w:ascii="Times New Roman" w:hAnsi="Times New Roman" w:cs="Times New Roman"/>
          <w:sz w:val="28"/>
          <w:szCs w:val="28"/>
          <w:lang w:val="en-US"/>
        </w:rPr>
        <w:t xml:space="preserve">SQL: </w:t>
      </w:r>
    </w:p>
    <w:tbl>
      <w:tblPr>
        <w:tblStyle w:val="TableGrid"/>
        <w:tblW w:w="0" w:type="auto"/>
        <w:tblInd w:w="720" w:type="dxa"/>
        <w:tblLook w:val="04A0" w:firstRow="1" w:lastRow="0" w:firstColumn="1" w:lastColumn="0" w:noHBand="0" w:noVBand="1"/>
      </w:tblPr>
      <w:tblGrid>
        <w:gridCol w:w="8296"/>
      </w:tblGrid>
      <w:tr w:rsidR="00626696" w14:paraId="3A9C20C8" w14:textId="77777777" w:rsidTr="004F07DC">
        <w:tc>
          <w:tcPr>
            <w:tcW w:w="9016" w:type="dxa"/>
          </w:tcPr>
          <w:p w14:paraId="5516B3DB" w14:textId="77777777" w:rsidR="00626696" w:rsidRDefault="00626696" w:rsidP="004F07DC">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FF"/>
                <w:kern w:val="0"/>
                <w:sz w:val="19"/>
                <w:szCs w:val="19"/>
                <w:lang w:val="en-US"/>
              </w:rPr>
              <w:t>CREATE</w:t>
            </w: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PROCEDURE</w:t>
            </w:r>
            <w:r>
              <w:rPr>
                <w:rFonts w:ascii="Consolas" w:hAnsi="Consolas" w:cs="Consolas"/>
                <w:noProof w:val="0"/>
                <w:color w:val="000000"/>
                <w:kern w:val="0"/>
                <w:sz w:val="19"/>
                <w:szCs w:val="19"/>
                <w:lang w:val="en-US"/>
              </w:rPr>
              <w:t xml:space="preserve"> </w:t>
            </w:r>
            <w:proofErr w:type="spellStart"/>
            <w:r>
              <w:rPr>
                <w:rFonts w:ascii="Consolas" w:hAnsi="Consolas" w:cs="Consolas"/>
                <w:noProof w:val="0"/>
                <w:color w:val="000000"/>
                <w:kern w:val="0"/>
                <w:sz w:val="19"/>
                <w:szCs w:val="19"/>
                <w:lang w:val="en-US"/>
              </w:rPr>
              <w:t>UpdateMaterial</w:t>
            </w:r>
            <w:proofErr w:type="spellEnd"/>
          </w:p>
          <w:p w14:paraId="62FEC235" w14:textId="77777777" w:rsidR="00626696" w:rsidRDefault="00626696" w:rsidP="004F07DC">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00"/>
                <w:kern w:val="0"/>
                <w:sz w:val="19"/>
                <w:szCs w:val="19"/>
                <w:lang w:val="en-US"/>
              </w:rPr>
              <w:lastRenderedPageBreak/>
              <w:t xml:space="preserve">    @ID </w:t>
            </w:r>
            <w:proofErr w:type="gramStart"/>
            <w:r>
              <w:rPr>
                <w:rFonts w:ascii="Consolas" w:hAnsi="Consolas" w:cs="Consolas"/>
                <w:noProof w:val="0"/>
                <w:color w:val="0000FF"/>
                <w:kern w:val="0"/>
                <w:sz w:val="19"/>
                <w:szCs w:val="19"/>
                <w:lang w:val="en-US"/>
              </w:rPr>
              <w:t>VARCHAR</w:t>
            </w:r>
            <w:r>
              <w:rPr>
                <w:rFonts w:ascii="Consolas" w:hAnsi="Consolas" w:cs="Consolas"/>
                <w:noProof w:val="0"/>
                <w:color w:val="808080"/>
                <w:kern w:val="0"/>
                <w:sz w:val="19"/>
                <w:szCs w:val="19"/>
                <w:lang w:val="en-US"/>
              </w:rPr>
              <w:t>(</w:t>
            </w:r>
            <w:proofErr w:type="gramEnd"/>
            <w:r>
              <w:rPr>
                <w:rFonts w:ascii="Consolas" w:hAnsi="Consolas" w:cs="Consolas"/>
                <w:noProof w:val="0"/>
                <w:color w:val="000000"/>
                <w:kern w:val="0"/>
                <w:sz w:val="19"/>
                <w:szCs w:val="19"/>
                <w:lang w:val="en-US"/>
              </w:rPr>
              <w:t>3</w:t>
            </w:r>
            <w:r>
              <w:rPr>
                <w:rFonts w:ascii="Consolas" w:hAnsi="Consolas" w:cs="Consolas"/>
                <w:noProof w:val="0"/>
                <w:color w:val="808080"/>
                <w:kern w:val="0"/>
                <w:sz w:val="19"/>
                <w:szCs w:val="19"/>
                <w:lang w:val="en-US"/>
              </w:rPr>
              <w:t>),</w:t>
            </w:r>
          </w:p>
          <w:p w14:paraId="626D4970" w14:textId="77777777" w:rsidR="00626696" w:rsidRDefault="00626696" w:rsidP="004F07DC">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00"/>
                <w:kern w:val="0"/>
                <w:sz w:val="19"/>
                <w:szCs w:val="19"/>
                <w:lang w:val="en-US"/>
              </w:rPr>
              <w:t xml:space="preserve">    @name </w:t>
            </w:r>
            <w:proofErr w:type="gramStart"/>
            <w:r>
              <w:rPr>
                <w:rFonts w:ascii="Consolas" w:hAnsi="Consolas" w:cs="Consolas"/>
                <w:noProof w:val="0"/>
                <w:color w:val="0000FF"/>
                <w:kern w:val="0"/>
                <w:sz w:val="19"/>
                <w:szCs w:val="19"/>
                <w:lang w:val="en-US"/>
              </w:rPr>
              <w:t>NVARCHAR</w:t>
            </w:r>
            <w:r>
              <w:rPr>
                <w:rFonts w:ascii="Consolas" w:hAnsi="Consolas" w:cs="Consolas"/>
                <w:noProof w:val="0"/>
                <w:color w:val="808080"/>
                <w:kern w:val="0"/>
                <w:sz w:val="19"/>
                <w:szCs w:val="19"/>
                <w:lang w:val="en-US"/>
              </w:rPr>
              <w:t>(</w:t>
            </w:r>
            <w:proofErr w:type="gramEnd"/>
            <w:r>
              <w:rPr>
                <w:rFonts w:ascii="Consolas" w:hAnsi="Consolas" w:cs="Consolas"/>
                <w:noProof w:val="0"/>
                <w:color w:val="FF00FF"/>
                <w:kern w:val="0"/>
                <w:sz w:val="19"/>
                <w:szCs w:val="19"/>
                <w:lang w:val="en-US"/>
              </w:rPr>
              <w:t>max</w:t>
            </w:r>
            <w:r>
              <w:rPr>
                <w:rFonts w:ascii="Consolas" w:hAnsi="Consolas" w:cs="Consolas"/>
                <w:noProof w:val="0"/>
                <w:color w:val="808080"/>
                <w:kern w:val="0"/>
                <w:sz w:val="19"/>
                <w:szCs w:val="19"/>
                <w:lang w:val="en-US"/>
              </w:rPr>
              <w:t>),</w:t>
            </w:r>
          </w:p>
          <w:p w14:paraId="15A733E5" w14:textId="77777777" w:rsidR="00626696" w:rsidRDefault="00626696" w:rsidP="004F07DC">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00"/>
                <w:kern w:val="0"/>
                <w:sz w:val="19"/>
                <w:szCs w:val="19"/>
                <w:lang w:val="en-US"/>
              </w:rPr>
              <w:t xml:space="preserve">    @status </w:t>
            </w:r>
            <w:proofErr w:type="gramStart"/>
            <w:r>
              <w:rPr>
                <w:rFonts w:ascii="Consolas" w:hAnsi="Consolas" w:cs="Consolas"/>
                <w:noProof w:val="0"/>
                <w:color w:val="0000FF"/>
                <w:kern w:val="0"/>
                <w:sz w:val="19"/>
                <w:szCs w:val="19"/>
                <w:lang w:val="en-US"/>
              </w:rPr>
              <w:t>DECIMAL</w:t>
            </w:r>
            <w:r>
              <w:rPr>
                <w:rFonts w:ascii="Consolas" w:hAnsi="Consolas" w:cs="Consolas"/>
                <w:noProof w:val="0"/>
                <w:color w:val="808080"/>
                <w:kern w:val="0"/>
                <w:sz w:val="19"/>
                <w:szCs w:val="19"/>
                <w:lang w:val="en-US"/>
              </w:rPr>
              <w:t>(</w:t>
            </w:r>
            <w:proofErr w:type="gramEnd"/>
            <w:r>
              <w:rPr>
                <w:rFonts w:ascii="Consolas" w:hAnsi="Consolas" w:cs="Consolas"/>
                <w:noProof w:val="0"/>
                <w:color w:val="000000"/>
                <w:kern w:val="0"/>
                <w:sz w:val="19"/>
                <w:szCs w:val="19"/>
                <w:lang w:val="en-US"/>
              </w:rPr>
              <w:t>10</w:t>
            </w:r>
            <w:r>
              <w:rPr>
                <w:rFonts w:ascii="Consolas" w:hAnsi="Consolas" w:cs="Consolas"/>
                <w:noProof w:val="0"/>
                <w:color w:val="808080"/>
                <w:kern w:val="0"/>
                <w:sz w:val="19"/>
                <w:szCs w:val="19"/>
                <w:lang w:val="en-US"/>
              </w:rPr>
              <w:t>,</w:t>
            </w:r>
            <w:r>
              <w:rPr>
                <w:rFonts w:ascii="Consolas" w:hAnsi="Consolas" w:cs="Consolas"/>
                <w:noProof w:val="0"/>
                <w:color w:val="000000"/>
                <w:kern w:val="0"/>
                <w:sz w:val="19"/>
                <w:szCs w:val="19"/>
                <w:lang w:val="en-US"/>
              </w:rPr>
              <w:t>2</w:t>
            </w:r>
            <w:r>
              <w:rPr>
                <w:rFonts w:ascii="Consolas" w:hAnsi="Consolas" w:cs="Consolas"/>
                <w:noProof w:val="0"/>
                <w:color w:val="808080"/>
                <w:kern w:val="0"/>
                <w:sz w:val="19"/>
                <w:szCs w:val="19"/>
                <w:lang w:val="en-US"/>
              </w:rPr>
              <w:t>)</w:t>
            </w:r>
          </w:p>
          <w:p w14:paraId="4A7E8260" w14:textId="77777777" w:rsidR="00626696" w:rsidRDefault="00626696" w:rsidP="004F07DC">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FF"/>
                <w:kern w:val="0"/>
                <w:sz w:val="19"/>
                <w:szCs w:val="19"/>
                <w:lang w:val="en-US"/>
              </w:rPr>
              <w:t>AS</w:t>
            </w:r>
          </w:p>
          <w:p w14:paraId="725C80D4" w14:textId="77777777" w:rsidR="00626696" w:rsidRDefault="00626696" w:rsidP="004F07DC">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FF"/>
                <w:kern w:val="0"/>
                <w:sz w:val="19"/>
                <w:szCs w:val="19"/>
                <w:lang w:val="en-US"/>
              </w:rPr>
              <w:t>BEGIN</w:t>
            </w:r>
          </w:p>
          <w:p w14:paraId="61C72AB1" w14:textId="77777777" w:rsidR="00626696" w:rsidRDefault="00626696" w:rsidP="004F07DC">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00"/>
                <w:kern w:val="0"/>
                <w:sz w:val="19"/>
                <w:szCs w:val="19"/>
                <w:lang w:val="en-US"/>
              </w:rPr>
              <w:tab/>
            </w:r>
            <w:r>
              <w:rPr>
                <w:rFonts w:ascii="Consolas" w:hAnsi="Consolas" w:cs="Consolas"/>
                <w:noProof w:val="0"/>
                <w:color w:val="0000FF"/>
                <w:kern w:val="0"/>
                <w:sz w:val="19"/>
                <w:szCs w:val="19"/>
                <w:lang w:val="en-US"/>
              </w:rPr>
              <w:t xml:space="preserve">IF </w:t>
            </w:r>
            <w:r>
              <w:rPr>
                <w:rFonts w:ascii="Consolas" w:hAnsi="Consolas" w:cs="Consolas"/>
                <w:noProof w:val="0"/>
                <w:color w:val="808080"/>
                <w:kern w:val="0"/>
                <w:sz w:val="19"/>
                <w:szCs w:val="19"/>
                <w:lang w:val="en-US"/>
              </w:rPr>
              <w:t>(</w:t>
            </w:r>
            <w:r>
              <w:rPr>
                <w:rFonts w:ascii="Consolas" w:hAnsi="Consolas" w:cs="Consolas"/>
                <w:noProof w:val="0"/>
                <w:color w:val="000000"/>
                <w:kern w:val="0"/>
                <w:sz w:val="19"/>
                <w:szCs w:val="19"/>
                <w:lang w:val="en-US"/>
              </w:rPr>
              <w:t xml:space="preserve">@name </w:t>
            </w:r>
            <w:r>
              <w:rPr>
                <w:rFonts w:ascii="Consolas" w:hAnsi="Consolas" w:cs="Consolas"/>
                <w:noProof w:val="0"/>
                <w:color w:val="808080"/>
                <w:kern w:val="0"/>
                <w:sz w:val="19"/>
                <w:szCs w:val="19"/>
                <w:lang w:val="en-US"/>
              </w:rPr>
              <w:t>=</w:t>
            </w:r>
            <w:r>
              <w:rPr>
                <w:rFonts w:ascii="Consolas" w:hAnsi="Consolas" w:cs="Consolas"/>
                <w:noProof w:val="0"/>
                <w:color w:val="000000"/>
                <w:kern w:val="0"/>
                <w:sz w:val="19"/>
                <w:szCs w:val="19"/>
                <w:lang w:val="en-US"/>
              </w:rPr>
              <w:t xml:space="preserve"> </w:t>
            </w:r>
            <w:r>
              <w:rPr>
                <w:rFonts w:ascii="Consolas" w:hAnsi="Consolas" w:cs="Consolas"/>
                <w:noProof w:val="0"/>
                <w:color w:val="FF0000"/>
                <w:kern w:val="0"/>
                <w:sz w:val="19"/>
                <w:szCs w:val="19"/>
                <w:lang w:val="en-US"/>
              </w:rPr>
              <w:t>‘’</w:t>
            </w:r>
            <w:r>
              <w:rPr>
                <w:rFonts w:ascii="Consolas" w:hAnsi="Consolas" w:cs="Consolas"/>
                <w:noProof w:val="0"/>
                <w:color w:val="000000"/>
                <w:kern w:val="0"/>
                <w:sz w:val="19"/>
                <w:szCs w:val="19"/>
                <w:lang w:val="en-US"/>
              </w:rPr>
              <w:t xml:space="preserve"> </w:t>
            </w:r>
            <w:r>
              <w:rPr>
                <w:rFonts w:ascii="Consolas" w:hAnsi="Consolas" w:cs="Consolas"/>
                <w:noProof w:val="0"/>
                <w:color w:val="808080"/>
                <w:kern w:val="0"/>
                <w:sz w:val="19"/>
                <w:szCs w:val="19"/>
                <w:lang w:val="en-US"/>
              </w:rPr>
              <w:t>OR</w:t>
            </w:r>
            <w:r>
              <w:rPr>
                <w:rFonts w:ascii="Consolas" w:hAnsi="Consolas" w:cs="Consolas"/>
                <w:noProof w:val="0"/>
                <w:color w:val="000000"/>
                <w:kern w:val="0"/>
                <w:sz w:val="19"/>
                <w:szCs w:val="19"/>
                <w:lang w:val="en-US"/>
              </w:rPr>
              <w:t xml:space="preserve"> @name </w:t>
            </w:r>
            <w:r>
              <w:rPr>
                <w:rFonts w:ascii="Consolas" w:hAnsi="Consolas" w:cs="Consolas"/>
                <w:noProof w:val="0"/>
                <w:color w:val="808080"/>
                <w:kern w:val="0"/>
                <w:sz w:val="19"/>
                <w:szCs w:val="19"/>
                <w:lang w:val="en-US"/>
              </w:rPr>
              <w:t>=</w:t>
            </w:r>
            <w:r>
              <w:rPr>
                <w:rFonts w:ascii="Consolas" w:hAnsi="Consolas" w:cs="Consolas"/>
                <w:noProof w:val="0"/>
                <w:color w:val="000000"/>
                <w:kern w:val="0"/>
                <w:sz w:val="19"/>
                <w:szCs w:val="19"/>
                <w:lang w:val="en-US"/>
              </w:rPr>
              <w:t xml:space="preserve"> </w:t>
            </w:r>
            <w:r>
              <w:rPr>
                <w:rFonts w:ascii="Consolas" w:hAnsi="Consolas" w:cs="Consolas"/>
                <w:noProof w:val="0"/>
                <w:color w:val="808080"/>
                <w:kern w:val="0"/>
                <w:sz w:val="19"/>
                <w:szCs w:val="19"/>
                <w:lang w:val="en-US"/>
              </w:rPr>
              <w:t>NULL</w:t>
            </w:r>
            <w:r>
              <w:rPr>
                <w:rFonts w:ascii="Consolas" w:hAnsi="Consolas" w:cs="Consolas"/>
                <w:noProof w:val="0"/>
                <w:color w:val="000000"/>
                <w:kern w:val="0"/>
                <w:sz w:val="19"/>
                <w:szCs w:val="19"/>
                <w:lang w:val="en-US"/>
              </w:rPr>
              <w:t xml:space="preserve"> </w:t>
            </w:r>
            <w:r>
              <w:rPr>
                <w:rFonts w:ascii="Consolas" w:hAnsi="Consolas" w:cs="Consolas"/>
                <w:noProof w:val="0"/>
                <w:color w:val="808080"/>
                <w:kern w:val="0"/>
                <w:sz w:val="19"/>
                <w:szCs w:val="19"/>
                <w:lang w:val="en-US"/>
              </w:rPr>
              <w:t>OR</w:t>
            </w:r>
            <w:r>
              <w:rPr>
                <w:rFonts w:ascii="Consolas" w:hAnsi="Consolas" w:cs="Consolas"/>
                <w:noProof w:val="0"/>
                <w:color w:val="000000"/>
                <w:kern w:val="0"/>
                <w:sz w:val="19"/>
                <w:szCs w:val="19"/>
                <w:lang w:val="en-US"/>
              </w:rPr>
              <w:t xml:space="preserve"> @status </w:t>
            </w:r>
            <w:r>
              <w:rPr>
                <w:rFonts w:ascii="Consolas" w:hAnsi="Consolas" w:cs="Consolas"/>
                <w:noProof w:val="0"/>
                <w:color w:val="808080"/>
                <w:kern w:val="0"/>
                <w:sz w:val="19"/>
                <w:szCs w:val="19"/>
                <w:lang w:val="en-US"/>
              </w:rPr>
              <w:t>&gt;</w:t>
            </w:r>
            <w:r>
              <w:rPr>
                <w:rFonts w:ascii="Consolas" w:hAnsi="Consolas" w:cs="Consolas"/>
                <w:noProof w:val="0"/>
                <w:color w:val="000000"/>
                <w:kern w:val="0"/>
                <w:sz w:val="19"/>
                <w:szCs w:val="19"/>
                <w:lang w:val="en-US"/>
              </w:rPr>
              <w:t xml:space="preserve"> </w:t>
            </w:r>
            <w:r>
              <w:rPr>
                <w:rFonts w:ascii="Consolas" w:hAnsi="Consolas" w:cs="Consolas"/>
                <w:noProof w:val="0"/>
                <w:color w:val="808080"/>
                <w:kern w:val="0"/>
                <w:sz w:val="19"/>
                <w:szCs w:val="19"/>
                <w:lang w:val="en-US"/>
              </w:rPr>
              <w:t>-</w:t>
            </w:r>
            <w:proofErr w:type="gramStart"/>
            <w:r>
              <w:rPr>
                <w:rFonts w:ascii="Consolas" w:hAnsi="Consolas" w:cs="Consolas"/>
                <w:noProof w:val="0"/>
                <w:color w:val="000000"/>
                <w:kern w:val="0"/>
                <w:sz w:val="19"/>
                <w:szCs w:val="19"/>
                <w:lang w:val="en-US"/>
              </w:rPr>
              <w:t xml:space="preserve">1  </w:t>
            </w:r>
            <w:r>
              <w:rPr>
                <w:rFonts w:ascii="Consolas" w:hAnsi="Consolas" w:cs="Consolas"/>
                <w:noProof w:val="0"/>
                <w:color w:val="808080"/>
                <w:kern w:val="0"/>
                <w:sz w:val="19"/>
                <w:szCs w:val="19"/>
                <w:lang w:val="en-US"/>
              </w:rPr>
              <w:t>)</w:t>
            </w:r>
            <w:proofErr w:type="gramEnd"/>
            <w:r>
              <w:rPr>
                <w:rFonts w:ascii="Consolas" w:hAnsi="Consolas" w:cs="Consolas"/>
                <w:noProof w:val="0"/>
                <w:color w:val="000000"/>
                <w:kern w:val="0"/>
                <w:sz w:val="19"/>
                <w:szCs w:val="19"/>
                <w:lang w:val="en-US"/>
              </w:rPr>
              <w:t xml:space="preserve"> </w:t>
            </w:r>
          </w:p>
          <w:p w14:paraId="30BDB4E0" w14:textId="77777777" w:rsidR="00626696" w:rsidRDefault="00626696" w:rsidP="004F07DC">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00"/>
                <w:kern w:val="0"/>
                <w:sz w:val="19"/>
                <w:szCs w:val="19"/>
                <w:lang w:val="en-US"/>
              </w:rPr>
              <w:tab/>
            </w:r>
            <w:r>
              <w:rPr>
                <w:rFonts w:ascii="Consolas" w:hAnsi="Consolas" w:cs="Consolas"/>
                <w:noProof w:val="0"/>
                <w:color w:val="000000"/>
                <w:kern w:val="0"/>
                <w:sz w:val="19"/>
                <w:szCs w:val="19"/>
                <w:lang w:val="en-US"/>
              </w:rPr>
              <w:tab/>
            </w:r>
            <w:r>
              <w:rPr>
                <w:rFonts w:ascii="Consolas" w:hAnsi="Consolas" w:cs="Consolas"/>
                <w:noProof w:val="0"/>
                <w:color w:val="0000FF"/>
                <w:kern w:val="0"/>
                <w:sz w:val="19"/>
                <w:szCs w:val="19"/>
                <w:lang w:val="en-US"/>
              </w:rPr>
              <w:t>THROW</w:t>
            </w:r>
            <w:r>
              <w:rPr>
                <w:rFonts w:ascii="Consolas" w:hAnsi="Consolas" w:cs="Consolas"/>
                <w:noProof w:val="0"/>
                <w:color w:val="000000"/>
                <w:kern w:val="0"/>
                <w:sz w:val="19"/>
                <w:szCs w:val="19"/>
                <w:lang w:val="en-US"/>
              </w:rPr>
              <w:t xml:space="preserve"> 50000</w:t>
            </w:r>
            <w:r>
              <w:rPr>
                <w:rFonts w:ascii="Consolas" w:hAnsi="Consolas" w:cs="Consolas"/>
                <w:noProof w:val="0"/>
                <w:color w:val="808080"/>
                <w:kern w:val="0"/>
                <w:sz w:val="19"/>
                <w:szCs w:val="19"/>
                <w:lang w:val="en-US"/>
              </w:rPr>
              <w:t>,</w:t>
            </w:r>
            <w:r>
              <w:rPr>
                <w:rFonts w:ascii="Consolas" w:hAnsi="Consolas" w:cs="Consolas"/>
                <w:noProof w:val="0"/>
                <w:color w:val="000000"/>
                <w:kern w:val="0"/>
                <w:sz w:val="19"/>
                <w:szCs w:val="19"/>
                <w:lang w:val="en-US"/>
              </w:rPr>
              <w:t xml:space="preserve"> </w:t>
            </w:r>
            <w:r>
              <w:rPr>
                <w:rFonts w:ascii="Consolas" w:hAnsi="Consolas" w:cs="Consolas"/>
                <w:noProof w:val="0"/>
                <w:color w:val="FF0000"/>
                <w:kern w:val="0"/>
                <w:sz w:val="19"/>
                <w:szCs w:val="19"/>
                <w:lang w:val="en-US"/>
              </w:rPr>
              <w:t>‘</w:t>
            </w:r>
            <w:proofErr w:type="spellStart"/>
            <w:r>
              <w:rPr>
                <w:rFonts w:ascii="Consolas" w:hAnsi="Consolas" w:cs="Consolas"/>
                <w:noProof w:val="0"/>
                <w:color w:val="FF0000"/>
                <w:kern w:val="0"/>
                <w:sz w:val="19"/>
                <w:szCs w:val="19"/>
                <w:lang w:val="en-US"/>
              </w:rPr>
              <w:t>Không</w:t>
            </w:r>
            <w:proofErr w:type="spellEnd"/>
            <w:r>
              <w:rPr>
                <w:rFonts w:ascii="Consolas" w:hAnsi="Consolas" w:cs="Consolas"/>
                <w:noProof w:val="0"/>
                <w:color w:val="FF0000"/>
                <w:kern w:val="0"/>
                <w:sz w:val="19"/>
                <w:szCs w:val="19"/>
                <w:lang w:val="en-US"/>
              </w:rPr>
              <w:t xml:space="preserve"> </w:t>
            </w:r>
            <w:proofErr w:type="spellStart"/>
            <w:r>
              <w:rPr>
                <w:rFonts w:ascii="Consolas" w:hAnsi="Consolas" w:cs="Consolas"/>
                <w:noProof w:val="0"/>
                <w:color w:val="FF0000"/>
                <w:kern w:val="0"/>
                <w:sz w:val="19"/>
                <w:szCs w:val="19"/>
                <w:lang w:val="en-US"/>
              </w:rPr>
              <w:t>được</w:t>
            </w:r>
            <w:proofErr w:type="spellEnd"/>
            <w:r>
              <w:rPr>
                <w:rFonts w:ascii="Consolas" w:hAnsi="Consolas" w:cs="Consolas"/>
                <w:noProof w:val="0"/>
                <w:color w:val="FF0000"/>
                <w:kern w:val="0"/>
                <w:sz w:val="19"/>
                <w:szCs w:val="19"/>
                <w:lang w:val="en-US"/>
              </w:rPr>
              <w:t xml:space="preserve"> </w:t>
            </w:r>
            <w:proofErr w:type="spellStart"/>
            <w:r>
              <w:rPr>
                <w:rFonts w:ascii="Consolas" w:hAnsi="Consolas" w:cs="Consolas"/>
                <w:noProof w:val="0"/>
                <w:color w:val="FF0000"/>
                <w:kern w:val="0"/>
                <w:sz w:val="19"/>
                <w:szCs w:val="19"/>
                <w:lang w:val="en-US"/>
              </w:rPr>
              <w:t>để</w:t>
            </w:r>
            <w:proofErr w:type="spellEnd"/>
            <w:r>
              <w:rPr>
                <w:rFonts w:ascii="Consolas" w:hAnsi="Consolas" w:cs="Consolas"/>
                <w:noProof w:val="0"/>
                <w:color w:val="FF0000"/>
                <w:kern w:val="0"/>
                <w:sz w:val="19"/>
                <w:szCs w:val="19"/>
                <w:lang w:val="en-US"/>
              </w:rPr>
              <w:t xml:space="preserve"> </w:t>
            </w:r>
            <w:proofErr w:type="spellStart"/>
            <w:r>
              <w:rPr>
                <w:rFonts w:ascii="Consolas" w:hAnsi="Consolas" w:cs="Consolas"/>
                <w:noProof w:val="0"/>
                <w:color w:val="FF0000"/>
                <w:kern w:val="0"/>
                <w:sz w:val="19"/>
                <w:szCs w:val="19"/>
                <w:lang w:val="en-US"/>
              </w:rPr>
              <w:t>trống</w:t>
            </w:r>
            <w:proofErr w:type="spellEnd"/>
            <w:r>
              <w:rPr>
                <w:rFonts w:ascii="Consolas" w:hAnsi="Consolas" w:cs="Consolas"/>
                <w:noProof w:val="0"/>
                <w:color w:val="FF0000"/>
                <w:kern w:val="0"/>
                <w:sz w:val="19"/>
                <w:szCs w:val="19"/>
                <w:lang w:val="en-US"/>
              </w:rPr>
              <w:t xml:space="preserve"> </w:t>
            </w:r>
            <w:proofErr w:type="spellStart"/>
            <w:r>
              <w:rPr>
                <w:rFonts w:ascii="Consolas" w:hAnsi="Consolas" w:cs="Consolas"/>
                <w:noProof w:val="0"/>
                <w:color w:val="FF0000"/>
                <w:kern w:val="0"/>
                <w:sz w:val="19"/>
                <w:szCs w:val="19"/>
                <w:lang w:val="en-US"/>
              </w:rPr>
              <w:t>tên</w:t>
            </w:r>
            <w:proofErr w:type="spellEnd"/>
            <w:r>
              <w:rPr>
                <w:rFonts w:ascii="Consolas" w:hAnsi="Consolas" w:cs="Consolas"/>
                <w:noProof w:val="0"/>
                <w:color w:val="FF0000"/>
                <w:kern w:val="0"/>
                <w:sz w:val="19"/>
                <w:szCs w:val="19"/>
                <w:lang w:val="en-US"/>
              </w:rPr>
              <w:t xml:space="preserve"> </w:t>
            </w:r>
            <w:proofErr w:type="spellStart"/>
            <w:r>
              <w:rPr>
                <w:rFonts w:ascii="Consolas" w:hAnsi="Consolas" w:cs="Consolas"/>
                <w:noProof w:val="0"/>
                <w:color w:val="FF0000"/>
                <w:kern w:val="0"/>
                <w:sz w:val="19"/>
                <w:szCs w:val="19"/>
                <w:lang w:val="en-US"/>
              </w:rPr>
              <w:t>hoặc</w:t>
            </w:r>
            <w:proofErr w:type="spellEnd"/>
            <w:r>
              <w:rPr>
                <w:rFonts w:ascii="Consolas" w:hAnsi="Consolas" w:cs="Consolas"/>
                <w:noProof w:val="0"/>
                <w:color w:val="FF0000"/>
                <w:kern w:val="0"/>
                <w:sz w:val="19"/>
                <w:szCs w:val="19"/>
                <w:lang w:val="en-US"/>
              </w:rPr>
              <w:t xml:space="preserve"> </w:t>
            </w:r>
            <w:proofErr w:type="spellStart"/>
            <w:r>
              <w:rPr>
                <w:rFonts w:ascii="Consolas" w:hAnsi="Consolas" w:cs="Consolas"/>
                <w:noProof w:val="0"/>
                <w:color w:val="FF0000"/>
                <w:kern w:val="0"/>
                <w:sz w:val="19"/>
                <w:szCs w:val="19"/>
                <w:lang w:val="en-US"/>
              </w:rPr>
              <w:t>trạng</w:t>
            </w:r>
            <w:proofErr w:type="spellEnd"/>
            <w:r>
              <w:rPr>
                <w:rFonts w:ascii="Consolas" w:hAnsi="Consolas" w:cs="Consolas"/>
                <w:noProof w:val="0"/>
                <w:color w:val="FF0000"/>
                <w:kern w:val="0"/>
                <w:sz w:val="19"/>
                <w:szCs w:val="19"/>
                <w:lang w:val="en-US"/>
              </w:rPr>
              <w:t xml:space="preserve"> </w:t>
            </w:r>
            <w:proofErr w:type="spellStart"/>
            <w:r>
              <w:rPr>
                <w:rFonts w:ascii="Consolas" w:hAnsi="Consolas" w:cs="Consolas"/>
                <w:noProof w:val="0"/>
                <w:color w:val="FF0000"/>
                <w:kern w:val="0"/>
                <w:sz w:val="19"/>
                <w:szCs w:val="19"/>
                <w:lang w:val="en-US"/>
              </w:rPr>
              <w:t>thái</w:t>
            </w:r>
            <w:proofErr w:type="spellEnd"/>
            <w:r>
              <w:rPr>
                <w:rFonts w:ascii="Consolas" w:hAnsi="Consolas" w:cs="Consolas"/>
                <w:noProof w:val="0"/>
                <w:color w:val="FF0000"/>
                <w:kern w:val="0"/>
                <w:sz w:val="19"/>
                <w:szCs w:val="19"/>
                <w:lang w:val="en-US"/>
              </w:rPr>
              <w:t xml:space="preserve"> ‘</w:t>
            </w:r>
            <w:r>
              <w:rPr>
                <w:rFonts w:ascii="Consolas" w:hAnsi="Consolas" w:cs="Consolas"/>
                <w:noProof w:val="0"/>
                <w:color w:val="808080"/>
                <w:kern w:val="0"/>
                <w:sz w:val="19"/>
                <w:szCs w:val="19"/>
                <w:lang w:val="en-US"/>
              </w:rPr>
              <w:t>,</w:t>
            </w:r>
            <w:r>
              <w:rPr>
                <w:rFonts w:ascii="Consolas" w:hAnsi="Consolas" w:cs="Consolas"/>
                <w:noProof w:val="0"/>
                <w:color w:val="000000"/>
                <w:kern w:val="0"/>
                <w:sz w:val="19"/>
                <w:szCs w:val="19"/>
                <w:lang w:val="en-US"/>
              </w:rPr>
              <w:t xml:space="preserve"> </w:t>
            </w:r>
            <w:proofErr w:type="gramStart"/>
            <w:r>
              <w:rPr>
                <w:rFonts w:ascii="Consolas" w:hAnsi="Consolas" w:cs="Consolas"/>
                <w:noProof w:val="0"/>
                <w:color w:val="000000"/>
                <w:kern w:val="0"/>
                <w:sz w:val="19"/>
                <w:szCs w:val="19"/>
                <w:lang w:val="en-US"/>
              </w:rPr>
              <w:t>1</w:t>
            </w:r>
            <w:proofErr w:type="gramEnd"/>
          </w:p>
          <w:p w14:paraId="78D0B06A" w14:textId="77777777" w:rsidR="00626696" w:rsidRDefault="00626696" w:rsidP="004F07DC">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00"/>
                <w:kern w:val="0"/>
                <w:sz w:val="19"/>
                <w:szCs w:val="19"/>
                <w:lang w:val="en-US"/>
              </w:rPr>
              <w:tab/>
            </w:r>
            <w:r>
              <w:rPr>
                <w:rFonts w:ascii="Consolas" w:hAnsi="Consolas" w:cs="Consolas"/>
                <w:noProof w:val="0"/>
                <w:color w:val="0000FF"/>
                <w:kern w:val="0"/>
                <w:sz w:val="19"/>
                <w:szCs w:val="19"/>
                <w:lang w:val="en-US"/>
              </w:rPr>
              <w:t>ELSE</w:t>
            </w:r>
          </w:p>
          <w:p w14:paraId="790CD7CD" w14:textId="77777777" w:rsidR="00626696" w:rsidRDefault="00626696" w:rsidP="004F07DC">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00"/>
                <w:kern w:val="0"/>
                <w:sz w:val="19"/>
                <w:szCs w:val="19"/>
                <w:lang w:val="en-US"/>
              </w:rPr>
              <w:tab/>
            </w:r>
            <w:r>
              <w:rPr>
                <w:rFonts w:ascii="Consolas" w:hAnsi="Consolas" w:cs="Consolas"/>
                <w:noProof w:val="0"/>
                <w:color w:val="000000"/>
                <w:kern w:val="0"/>
                <w:sz w:val="19"/>
                <w:szCs w:val="19"/>
                <w:lang w:val="en-US"/>
              </w:rPr>
              <w:tab/>
            </w:r>
            <w:r>
              <w:rPr>
                <w:rFonts w:ascii="Consolas" w:hAnsi="Consolas" w:cs="Consolas"/>
                <w:noProof w:val="0"/>
                <w:color w:val="FF00FF"/>
                <w:kern w:val="0"/>
                <w:sz w:val="19"/>
                <w:szCs w:val="19"/>
                <w:lang w:val="en-US"/>
              </w:rPr>
              <w:t>UPDATE</w:t>
            </w:r>
            <w:r>
              <w:rPr>
                <w:rFonts w:ascii="Consolas" w:hAnsi="Consolas" w:cs="Consolas"/>
                <w:noProof w:val="0"/>
                <w:color w:val="000000"/>
                <w:kern w:val="0"/>
                <w:sz w:val="19"/>
                <w:szCs w:val="19"/>
                <w:lang w:val="en-US"/>
              </w:rPr>
              <w:t xml:space="preserve"> Material</w:t>
            </w:r>
          </w:p>
          <w:p w14:paraId="7CBFD911" w14:textId="77777777" w:rsidR="00626696" w:rsidRDefault="00626696" w:rsidP="004F07DC">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00"/>
                <w:kern w:val="0"/>
                <w:sz w:val="19"/>
                <w:szCs w:val="19"/>
                <w:lang w:val="en-US"/>
              </w:rPr>
              <w:tab/>
            </w:r>
            <w:r>
              <w:rPr>
                <w:rFonts w:ascii="Consolas" w:hAnsi="Consolas" w:cs="Consolas"/>
                <w:noProof w:val="0"/>
                <w:color w:val="000000"/>
                <w:kern w:val="0"/>
                <w:sz w:val="19"/>
                <w:szCs w:val="19"/>
                <w:lang w:val="en-US"/>
              </w:rPr>
              <w:tab/>
            </w:r>
            <w:r>
              <w:rPr>
                <w:rFonts w:ascii="Consolas" w:hAnsi="Consolas" w:cs="Consolas"/>
                <w:noProof w:val="0"/>
                <w:color w:val="0000FF"/>
                <w:kern w:val="0"/>
                <w:sz w:val="19"/>
                <w:szCs w:val="19"/>
                <w:lang w:val="en-US"/>
              </w:rPr>
              <w:t>SET</w:t>
            </w: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name</w:t>
            </w:r>
            <w:r>
              <w:rPr>
                <w:rFonts w:ascii="Consolas" w:hAnsi="Consolas" w:cs="Consolas"/>
                <w:noProof w:val="0"/>
                <w:color w:val="000000"/>
                <w:kern w:val="0"/>
                <w:sz w:val="19"/>
                <w:szCs w:val="19"/>
                <w:lang w:val="en-US"/>
              </w:rPr>
              <w:t xml:space="preserve"> </w:t>
            </w:r>
            <w:r>
              <w:rPr>
                <w:rFonts w:ascii="Consolas" w:hAnsi="Consolas" w:cs="Consolas"/>
                <w:noProof w:val="0"/>
                <w:color w:val="808080"/>
                <w:kern w:val="0"/>
                <w:sz w:val="19"/>
                <w:szCs w:val="19"/>
                <w:lang w:val="en-US"/>
              </w:rPr>
              <w:t>=</w:t>
            </w:r>
            <w:r>
              <w:rPr>
                <w:rFonts w:ascii="Consolas" w:hAnsi="Consolas" w:cs="Consolas"/>
                <w:noProof w:val="0"/>
                <w:color w:val="000000"/>
                <w:kern w:val="0"/>
                <w:sz w:val="19"/>
                <w:szCs w:val="19"/>
                <w:lang w:val="en-US"/>
              </w:rPr>
              <w:t xml:space="preserve"> @name</w:t>
            </w:r>
            <w:r>
              <w:rPr>
                <w:rFonts w:ascii="Consolas" w:hAnsi="Consolas" w:cs="Consolas"/>
                <w:noProof w:val="0"/>
                <w:color w:val="808080"/>
                <w:kern w:val="0"/>
                <w:sz w:val="19"/>
                <w:szCs w:val="19"/>
                <w:lang w:val="en-US"/>
              </w:rPr>
              <w:t>,</w:t>
            </w: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status</w:t>
            </w:r>
            <w:r>
              <w:rPr>
                <w:rFonts w:ascii="Consolas" w:hAnsi="Consolas" w:cs="Consolas"/>
                <w:noProof w:val="0"/>
                <w:color w:val="000000"/>
                <w:kern w:val="0"/>
                <w:sz w:val="19"/>
                <w:szCs w:val="19"/>
                <w:lang w:val="en-US"/>
              </w:rPr>
              <w:t xml:space="preserve"> </w:t>
            </w:r>
            <w:r>
              <w:rPr>
                <w:rFonts w:ascii="Consolas" w:hAnsi="Consolas" w:cs="Consolas"/>
                <w:noProof w:val="0"/>
                <w:color w:val="808080"/>
                <w:kern w:val="0"/>
                <w:sz w:val="19"/>
                <w:szCs w:val="19"/>
                <w:lang w:val="en-US"/>
              </w:rPr>
              <w:t>=</w:t>
            </w:r>
            <w:r>
              <w:rPr>
                <w:rFonts w:ascii="Consolas" w:hAnsi="Consolas" w:cs="Consolas"/>
                <w:noProof w:val="0"/>
                <w:color w:val="000000"/>
                <w:kern w:val="0"/>
                <w:sz w:val="19"/>
                <w:szCs w:val="19"/>
                <w:lang w:val="en-US"/>
              </w:rPr>
              <w:t xml:space="preserve"> @status</w:t>
            </w:r>
          </w:p>
          <w:p w14:paraId="66F75C48" w14:textId="77777777" w:rsidR="00626696" w:rsidRDefault="00626696" w:rsidP="004F07DC">
            <w:pPr>
              <w:spacing w:line="360" w:lineRule="auto"/>
              <w:rPr>
                <w:rFonts w:ascii="Times New Roman" w:hAnsi="Times New Roman" w:cs="Times New Roman"/>
                <w:sz w:val="28"/>
                <w:szCs w:val="28"/>
                <w:lang w:val="en-US"/>
              </w:rPr>
            </w:pPr>
            <w:r>
              <w:rPr>
                <w:rFonts w:ascii="Consolas" w:hAnsi="Consolas" w:cs="Consolas"/>
                <w:noProof w:val="0"/>
                <w:color w:val="000000"/>
                <w:kern w:val="0"/>
                <w:sz w:val="19"/>
                <w:szCs w:val="19"/>
                <w:lang w:val="en-US"/>
              </w:rPr>
              <w:tab/>
            </w:r>
            <w:r>
              <w:rPr>
                <w:rFonts w:ascii="Consolas" w:hAnsi="Consolas" w:cs="Consolas"/>
                <w:noProof w:val="0"/>
                <w:color w:val="000000"/>
                <w:kern w:val="0"/>
                <w:sz w:val="19"/>
                <w:szCs w:val="19"/>
                <w:lang w:val="en-US"/>
              </w:rPr>
              <w:tab/>
            </w:r>
            <w:r>
              <w:rPr>
                <w:rFonts w:ascii="Consolas" w:hAnsi="Consolas" w:cs="Consolas"/>
                <w:noProof w:val="0"/>
                <w:color w:val="0000FF"/>
                <w:kern w:val="0"/>
                <w:sz w:val="19"/>
                <w:szCs w:val="19"/>
                <w:lang w:val="en-US"/>
              </w:rPr>
              <w:t>WHERE</w:t>
            </w:r>
            <w:r>
              <w:rPr>
                <w:rFonts w:ascii="Consolas" w:hAnsi="Consolas" w:cs="Consolas"/>
                <w:noProof w:val="0"/>
                <w:color w:val="000000"/>
                <w:kern w:val="0"/>
                <w:sz w:val="19"/>
                <w:szCs w:val="19"/>
                <w:lang w:val="en-US"/>
              </w:rPr>
              <w:t xml:space="preserve"> ID </w:t>
            </w:r>
            <w:r>
              <w:rPr>
                <w:rFonts w:ascii="Consolas" w:hAnsi="Consolas" w:cs="Consolas"/>
                <w:noProof w:val="0"/>
                <w:color w:val="808080"/>
                <w:kern w:val="0"/>
                <w:sz w:val="19"/>
                <w:szCs w:val="19"/>
                <w:lang w:val="en-US"/>
              </w:rPr>
              <w:t>=</w:t>
            </w:r>
            <w:r>
              <w:rPr>
                <w:rFonts w:ascii="Consolas" w:hAnsi="Consolas" w:cs="Consolas"/>
                <w:noProof w:val="0"/>
                <w:color w:val="000000"/>
                <w:kern w:val="0"/>
                <w:sz w:val="19"/>
                <w:szCs w:val="19"/>
                <w:lang w:val="en-US"/>
              </w:rPr>
              <w:t xml:space="preserve"> @ID</w:t>
            </w:r>
          </w:p>
        </w:tc>
      </w:tr>
    </w:tbl>
    <w:p w14:paraId="78496989" w14:textId="77777777" w:rsidR="00626696" w:rsidRPr="00626696" w:rsidRDefault="00626696" w:rsidP="00626696">
      <w:pPr>
        <w:spacing w:after="0" w:line="360" w:lineRule="auto"/>
        <w:rPr>
          <w:rFonts w:ascii="Times New Roman" w:hAnsi="Times New Roman" w:cs="Times New Roman"/>
          <w:sz w:val="28"/>
          <w:szCs w:val="28"/>
          <w:lang w:val="en-US"/>
        </w:rPr>
      </w:pPr>
    </w:p>
    <w:p w14:paraId="33629333" w14:textId="0F914198" w:rsidR="00626696" w:rsidRPr="00626696" w:rsidRDefault="00626696" w:rsidP="00626696">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ab/>
      </w:r>
      <w:r w:rsidRPr="00626696">
        <w:rPr>
          <w:rFonts w:ascii="Times New Roman" w:hAnsi="Times New Roman" w:cs="Times New Roman"/>
          <w:sz w:val="28"/>
          <w:szCs w:val="28"/>
          <w:lang w:val="en-US"/>
        </w:rPr>
        <w:t>C# Code:</w:t>
      </w:r>
    </w:p>
    <w:tbl>
      <w:tblPr>
        <w:tblStyle w:val="TableGrid"/>
        <w:tblW w:w="0" w:type="auto"/>
        <w:tblInd w:w="720" w:type="dxa"/>
        <w:tblLook w:val="04A0" w:firstRow="1" w:lastRow="0" w:firstColumn="1" w:lastColumn="0" w:noHBand="0" w:noVBand="1"/>
      </w:tblPr>
      <w:tblGrid>
        <w:gridCol w:w="8296"/>
      </w:tblGrid>
      <w:tr w:rsidR="00626696" w14:paraId="52B2AEA2" w14:textId="77777777" w:rsidTr="004F07DC">
        <w:tc>
          <w:tcPr>
            <w:tcW w:w="9016" w:type="dxa"/>
          </w:tcPr>
          <w:p w14:paraId="67B5CAB1" w14:textId="77777777" w:rsidR="00626696" w:rsidRDefault="00626696" w:rsidP="004F07DC">
            <w:pPr>
              <w:autoSpaceDE w:val="0"/>
              <w:autoSpaceDN w:val="0"/>
              <w:adjustRightInd w:val="0"/>
              <w:rPr>
                <w:rFonts w:ascii="Cascadia Mono" w:hAnsi="Cascadia Mono" w:cs="Cascadia Mono"/>
                <w:noProof w:val="0"/>
                <w:color w:val="0000FF"/>
                <w:kern w:val="0"/>
                <w:sz w:val="19"/>
                <w:szCs w:val="19"/>
                <w:lang w:val="en-US"/>
              </w:rPr>
            </w:pPr>
            <w:r>
              <w:rPr>
                <w:rFonts w:ascii="Cascadia Mono" w:hAnsi="Cascadia Mono" w:cs="Cascadia Mono"/>
                <w:noProof w:val="0"/>
                <w:color w:val="0000FF"/>
                <w:kern w:val="0"/>
                <w:sz w:val="19"/>
                <w:szCs w:val="19"/>
                <w:lang w:val="en-US"/>
              </w:rPr>
              <w:t>try</w:t>
            </w:r>
          </w:p>
          <w:p w14:paraId="442DC6DC" w14:textId="77777777" w:rsidR="00626696" w:rsidRDefault="00626696" w:rsidP="004F07DC">
            <w:pPr>
              <w:autoSpaceDE w:val="0"/>
              <w:autoSpaceDN w:val="0"/>
              <w:adjustRightInd w:val="0"/>
              <w:rPr>
                <w:rFonts w:ascii="Cascadia Mono" w:hAnsi="Cascadia Mono" w:cs="Cascadia Mono"/>
                <w:noProof w:val="0"/>
                <w:color w:val="000000"/>
                <w:kern w:val="0"/>
                <w:sz w:val="19"/>
                <w:szCs w:val="19"/>
                <w:lang w:val="en-US"/>
              </w:rPr>
            </w:pPr>
            <w:r>
              <w:rPr>
                <w:rFonts w:ascii="Cascadia Mono" w:hAnsi="Cascadia Mono" w:cs="Cascadia Mono"/>
                <w:noProof w:val="0"/>
                <w:color w:val="000000"/>
                <w:kern w:val="0"/>
                <w:sz w:val="19"/>
                <w:szCs w:val="19"/>
                <w:lang w:val="en-US"/>
              </w:rPr>
              <w:t>{</w:t>
            </w:r>
          </w:p>
          <w:p w14:paraId="2B32C89B" w14:textId="77777777" w:rsidR="00626696" w:rsidRDefault="00626696" w:rsidP="004F07DC">
            <w:pPr>
              <w:autoSpaceDE w:val="0"/>
              <w:autoSpaceDN w:val="0"/>
              <w:adjustRightInd w:val="0"/>
              <w:rPr>
                <w:rFonts w:ascii="Cascadia Mono" w:hAnsi="Cascadia Mono" w:cs="Cascadia Mono"/>
                <w:noProof w:val="0"/>
                <w:color w:val="A31515"/>
                <w:kern w:val="0"/>
                <w:sz w:val="19"/>
                <w:szCs w:val="19"/>
                <w:lang w:val="en-US"/>
              </w:rPr>
            </w:pPr>
            <w:r>
              <w:rPr>
                <w:rFonts w:ascii="Cascadia Mono" w:hAnsi="Cascadia Mono" w:cs="Cascadia Mono"/>
                <w:noProof w:val="0"/>
                <w:color w:val="000000"/>
                <w:kern w:val="0"/>
                <w:sz w:val="19"/>
                <w:szCs w:val="19"/>
                <w:lang w:val="en-US"/>
              </w:rPr>
              <w:t xml:space="preserve">    </w:t>
            </w:r>
            <w:proofErr w:type="spellStart"/>
            <w:proofErr w:type="gramStart"/>
            <w:r>
              <w:rPr>
                <w:rFonts w:ascii="Cascadia Mono" w:hAnsi="Cascadia Mono" w:cs="Cascadia Mono"/>
                <w:noProof w:val="0"/>
                <w:color w:val="000000"/>
                <w:kern w:val="0"/>
                <w:sz w:val="19"/>
                <w:szCs w:val="19"/>
                <w:lang w:val="en-US"/>
              </w:rPr>
              <w:t>DataProvider.Instance.ExecuteNonQuery</w:t>
            </w:r>
            <w:proofErr w:type="spellEnd"/>
            <w:proofErr w:type="gramEnd"/>
            <w:r>
              <w:rPr>
                <w:rFonts w:ascii="Cascadia Mono" w:hAnsi="Cascadia Mono" w:cs="Cascadia Mono"/>
                <w:noProof w:val="0"/>
                <w:color w:val="000000"/>
                <w:kern w:val="0"/>
                <w:sz w:val="19"/>
                <w:szCs w:val="19"/>
                <w:lang w:val="en-US"/>
              </w:rPr>
              <w:t>(</w:t>
            </w:r>
            <w:r>
              <w:rPr>
                <w:rFonts w:ascii="Cascadia Mono" w:hAnsi="Cascadia Mono" w:cs="Cascadia Mono"/>
                <w:noProof w:val="0"/>
                <w:color w:val="A31515"/>
                <w:kern w:val="0"/>
                <w:sz w:val="19"/>
                <w:szCs w:val="19"/>
                <w:lang w:val="en-US"/>
              </w:rPr>
              <w:t xml:space="preserve">“EXEC </w:t>
            </w:r>
            <w:proofErr w:type="spellStart"/>
            <w:r>
              <w:rPr>
                <w:rFonts w:ascii="Cascadia Mono" w:hAnsi="Cascadia Mono" w:cs="Cascadia Mono"/>
                <w:noProof w:val="0"/>
                <w:color w:val="A31515"/>
                <w:kern w:val="0"/>
                <w:sz w:val="19"/>
                <w:szCs w:val="19"/>
                <w:lang w:val="en-US"/>
              </w:rPr>
              <w:t>UpdateMaterial</w:t>
            </w:r>
            <w:proofErr w:type="spellEnd"/>
            <w:r>
              <w:rPr>
                <w:rFonts w:ascii="Cascadia Mono" w:hAnsi="Cascadia Mono" w:cs="Cascadia Mono"/>
                <w:noProof w:val="0"/>
                <w:color w:val="A31515"/>
                <w:kern w:val="0"/>
                <w:sz w:val="19"/>
                <w:szCs w:val="19"/>
                <w:lang w:val="en-US"/>
              </w:rPr>
              <w:t xml:space="preserve"> @id , @name , @status”</w:t>
            </w:r>
          </w:p>
          <w:p w14:paraId="56469E40" w14:textId="77777777" w:rsidR="00626696" w:rsidRDefault="00626696" w:rsidP="004F07DC">
            <w:pPr>
              <w:autoSpaceDE w:val="0"/>
              <w:autoSpaceDN w:val="0"/>
              <w:adjustRightInd w:val="0"/>
              <w:rPr>
                <w:rFonts w:ascii="Cascadia Mono" w:hAnsi="Cascadia Mono" w:cs="Cascadia Mono"/>
                <w:noProof w:val="0"/>
                <w:color w:val="000000"/>
                <w:kern w:val="0"/>
                <w:sz w:val="19"/>
                <w:szCs w:val="19"/>
                <w:lang w:val="en-US"/>
              </w:rPr>
            </w:pPr>
            <w:r>
              <w:rPr>
                <w:rFonts w:ascii="Cascadia Mono" w:hAnsi="Cascadia Mono" w:cs="Cascadia Mono"/>
                <w:noProof w:val="0"/>
                <w:color w:val="000000"/>
                <w:kern w:val="0"/>
                <w:sz w:val="19"/>
                <w:szCs w:val="19"/>
                <w:lang w:val="en-US"/>
              </w:rPr>
              <w:t xml:space="preserve">                                          , </w:t>
            </w:r>
            <w:r>
              <w:rPr>
                <w:rFonts w:ascii="Cascadia Mono" w:hAnsi="Cascadia Mono" w:cs="Cascadia Mono"/>
                <w:noProof w:val="0"/>
                <w:color w:val="0000FF"/>
                <w:kern w:val="0"/>
                <w:sz w:val="19"/>
                <w:szCs w:val="19"/>
                <w:lang w:val="en-US"/>
              </w:rPr>
              <w:t>new</w:t>
            </w:r>
            <w:r>
              <w:rPr>
                <w:rFonts w:ascii="Cascadia Mono" w:hAnsi="Cascadia Mono" w:cs="Cascadia Mono"/>
                <w:noProof w:val="0"/>
                <w:color w:val="000000"/>
                <w:kern w:val="0"/>
                <w:sz w:val="19"/>
                <w:szCs w:val="19"/>
                <w:lang w:val="en-US"/>
              </w:rPr>
              <w:t xml:space="preserve"> </w:t>
            </w:r>
            <w:proofErr w:type="gramStart"/>
            <w:r>
              <w:rPr>
                <w:rFonts w:ascii="Cascadia Mono" w:hAnsi="Cascadia Mono" w:cs="Cascadia Mono"/>
                <w:noProof w:val="0"/>
                <w:color w:val="0000FF"/>
                <w:kern w:val="0"/>
                <w:sz w:val="19"/>
                <w:szCs w:val="19"/>
                <w:lang w:val="en-US"/>
              </w:rPr>
              <w:t>object</w:t>
            </w:r>
            <w:r>
              <w:rPr>
                <w:rFonts w:ascii="Cascadia Mono" w:hAnsi="Cascadia Mono" w:cs="Cascadia Mono"/>
                <w:noProof w:val="0"/>
                <w:color w:val="000000"/>
                <w:kern w:val="0"/>
                <w:sz w:val="19"/>
                <w:szCs w:val="19"/>
                <w:lang w:val="en-US"/>
              </w:rPr>
              <w:t>[</w:t>
            </w:r>
            <w:proofErr w:type="gramEnd"/>
            <w:r>
              <w:rPr>
                <w:rFonts w:ascii="Cascadia Mono" w:hAnsi="Cascadia Mono" w:cs="Cascadia Mono"/>
                <w:noProof w:val="0"/>
                <w:color w:val="000000"/>
                <w:kern w:val="0"/>
                <w:sz w:val="19"/>
                <w:szCs w:val="19"/>
                <w:lang w:val="en-US"/>
              </w:rPr>
              <w:t xml:space="preserve">] { </w:t>
            </w:r>
            <w:proofErr w:type="spellStart"/>
            <w:r>
              <w:rPr>
                <w:rFonts w:ascii="Cascadia Mono" w:hAnsi="Cascadia Mono" w:cs="Cascadia Mono"/>
                <w:noProof w:val="0"/>
                <w:color w:val="000000"/>
                <w:kern w:val="0"/>
                <w:sz w:val="19"/>
                <w:szCs w:val="19"/>
                <w:lang w:val="en-US"/>
              </w:rPr>
              <w:t>IDMaterial</w:t>
            </w:r>
            <w:proofErr w:type="spellEnd"/>
            <w:r>
              <w:rPr>
                <w:rFonts w:ascii="Cascadia Mono" w:hAnsi="Cascadia Mono" w:cs="Cascadia Mono"/>
                <w:noProof w:val="0"/>
                <w:color w:val="000000"/>
                <w:kern w:val="0"/>
                <w:sz w:val="19"/>
                <w:szCs w:val="19"/>
                <w:lang w:val="en-US"/>
              </w:rPr>
              <w:t xml:space="preserve">, </w:t>
            </w:r>
            <w:proofErr w:type="spellStart"/>
            <w:r>
              <w:rPr>
                <w:rFonts w:ascii="Cascadia Mono" w:hAnsi="Cascadia Mono" w:cs="Cascadia Mono"/>
                <w:noProof w:val="0"/>
                <w:color w:val="000000"/>
                <w:kern w:val="0"/>
                <w:sz w:val="19"/>
                <w:szCs w:val="19"/>
                <w:lang w:val="en-US"/>
              </w:rPr>
              <w:t>tbxNameMaterial.Text</w:t>
            </w:r>
            <w:proofErr w:type="spellEnd"/>
            <w:r>
              <w:rPr>
                <w:rFonts w:ascii="Cascadia Mono" w:hAnsi="Cascadia Mono" w:cs="Cascadia Mono"/>
                <w:noProof w:val="0"/>
                <w:color w:val="000000"/>
                <w:kern w:val="0"/>
                <w:sz w:val="19"/>
                <w:szCs w:val="19"/>
                <w:lang w:val="en-US"/>
              </w:rPr>
              <w:t xml:space="preserve">, </w:t>
            </w:r>
            <w:proofErr w:type="spellStart"/>
            <w:r>
              <w:rPr>
                <w:rFonts w:ascii="Cascadia Mono" w:hAnsi="Cascadia Mono" w:cs="Cascadia Mono"/>
                <w:noProof w:val="0"/>
                <w:color w:val="000000"/>
                <w:kern w:val="0"/>
                <w:sz w:val="19"/>
                <w:szCs w:val="19"/>
                <w:lang w:val="en-US"/>
              </w:rPr>
              <w:t>tbxStatusMaterial.Text</w:t>
            </w:r>
            <w:proofErr w:type="spellEnd"/>
            <w:r>
              <w:rPr>
                <w:rFonts w:ascii="Cascadia Mono" w:hAnsi="Cascadia Mono" w:cs="Cascadia Mono"/>
                <w:noProof w:val="0"/>
                <w:color w:val="000000"/>
                <w:kern w:val="0"/>
                <w:sz w:val="19"/>
                <w:szCs w:val="19"/>
                <w:lang w:val="en-US"/>
              </w:rPr>
              <w:t xml:space="preserve"> }) ;</w:t>
            </w:r>
          </w:p>
          <w:p w14:paraId="6E31E313" w14:textId="77777777" w:rsidR="00626696" w:rsidRDefault="00626696" w:rsidP="004F07DC">
            <w:pPr>
              <w:autoSpaceDE w:val="0"/>
              <w:autoSpaceDN w:val="0"/>
              <w:adjustRightInd w:val="0"/>
              <w:rPr>
                <w:rFonts w:ascii="Cascadia Mono" w:hAnsi="Cascadia Mono" w:cs="Cascadia Mono"/>
                <w:noProof w:val="0"/>
                <w:color w:val="000000"/>
                <w:kern w:val="0"/>
                <w:sz w:val="19"/>
                <w:szCs w:val="19"/>
                <w:lang w:val="en-US"/>
              </w:rPr>
            </w:pPr>
            <w:r>
              <w:rPr>
                <w:rFonts w:ascii="Cascadia Mono" w:hAnsi="Cascadia Mono" w:cs="Cascadia Mono"/>
                <w:noProof w:val="0"/>
                <w:color w:val="000000"/>
                <w:kern w:val="0"/>
                <w:sz w:val="19"/>
                <w:szCs w:val="19"/>
                <w:lang w:val="en-US"/>
              </w:rPr>
              <w:t xml:space="preserve">    </w:t>
            </w:r>
            <w:proofErr w:type="spellStart"/>
            <w:r>
              <w:rPr>
                <w:rFonts w:ascii="Cascadia Mono" w:hAnsi="Cascadia Mono" w:cs="Cascadia Mono"/>
                <w:noProof w:val="0"/>
                <w:color w:val="000000"/>
                <w:kern w:val="0"/>
                <w:sz w:val="19"/>
                <w:szCs w:val="19"/>
                <w:lang w:val="en-US"/>
              </w:rPr>
              <w:t>MessageBox.Show</w:t>
            </w:r>
            <w:proofErr w:type="spellEnd"/>
            <w:r>
              <w:rPr>
                <w:rFonts w:ascii="Cascadia Mono" w:hAnsi="Cascadia Mono" w:cs="Cascadia Mono"/>
                <w:noProof w:val="0"/>
                <w:color w:val="000000"/>
                <w:kern w:val="0"/>
                <w:sz w:val="19"/>
                <w:szCs w:val="19"/>
                <w:lang w:val="en-US"/>
              </w:rPr>
              <w:t>(</w:t>
            </w:r>
            <w:r>
              <w:rPr>
                <w:rFonts w:ascii="Cascadia Mono" w:hAnsi="Cascadia Mono" w:cs="Cascadia Mono"/>
                <w:noProof w:val="0"/>
                <w:color w:val="A31515"/>
                <w:kern w:val="0"/>
                <w:sz w:val="19"/>
                <w:szCs w:val="19"/>
                <w:lang w:val="en-US"/>
              </w:rPr>
              <w:t>“</w:t>
            </w:r>
            <w:proofErr w:type="spellStart"/>
            <w:r>
              <w:rPr>
                <w:rFonts w:ascii="Cascadia Mono" w:hAnsi="Cascadia Mono" w:cs="Cascadia Mono"/>
                <w:noProof w:val="0"/>
                <w:color w:val="A31515"/>
                <w:kern w:val="0"/>
                <w:sz w:val="19"/>
                <w:szCs w:val="19"/>
                <w:lang w:val="en-US"/>
              </w:rPr>
              <w:t>Sửa</w:t>
            </w:r>
            <w:proofErr w:type="spellEnd"/>
            <w:r>
              <w:rPr>
                <w:rFonts w:ascii="Cascadia Mono" w:hAnsi="Cascadia Mono" w:cs="Cascadia Mono"/>
                <w:noProof w:val="0"/>
                <w:color w:val="A31515"/>
                <w:kern w:val="0"/>
                <w:sz w:val="19"/>
                <w:szCs w:val="19"/>
                <w:lang w:val="en-US"/>
              </w:rPr>
              <w:t xml:space="preserve"> </w:t>
            </w:r>
            <w:proofErr w:type="spellStart"/>
            <w:r>
              <w:rPr>
                <w:rFonts w:ascii="Cascadia Mono" w:hAnsi="Cascadia Mono" w:cs="Cascadia Mono"/>
                <w:noProof w:val="0"/>
                <w:color w:val="A31515"/>
                <w:kern w:val="0"/>
                <w:sz w:val="19"/>
                <w:szCs w:val="19"/>
                <w:lang w:val="en-US"/>
              </w:rPr>
              <w:t>thông</w:t>
            </w:r>
            <w:proofErr w:type="spellEnd"/>
            <w:r>
              <w:rPr>
                <w:rFonts w:ascii="Cascadia Mono" w:hAnsi="Cascadia Mono" w:cs="Cascadia Mono"/>
                <w:noProof w:val="0"/>
                <w:color w:val="A31515"/>
                <w:kern w:val="0"/>
                <w:sz w:val="19"/>
                <w:szCs w:val="19"/>
                <w:lang w:val="en-US"/>
              </w:rPr>
              <w:t xml:space="preserve"> tin </w:t>
            </w:r>
            <w:proofErr w:type="spellStart"/>
            <w:r>
              <w:rPr>
                <w:rFonts w:ascii="Cascadia Mono" w:hAnsi="Cascadia Mono" w:cs="Cascadia Mono"/>
                <w:noProof w:val="0"/>
                <w:color w:val="A31515"/>
                <w:kern w:val="0"/>
                <w:sz w:val="19"/>
                <w:szCs w:val="19"/>
                <w:lang w:val="en-US"/>
              </w:rPr>
              <w:t>nhà</w:t>
            </w:r>
            <w:proofErr w:type="spellEnd"/>
            <w:r>
              <w:rPr>
                <w:rFonts w:ascii="Cascadia Mono" w:hAnsi="Cascadia Mono" w:cs="Cascadia Mono"/>
                <w:noProof w:val="0"/>
                <w:color w:val="A31515"/>
                <w:kern w:val="0"/>
                <w:sz w:val="19"/>
                <w:szCs w:val="19"/>
                <w:lang w:val="en-US"/>
              </w:rPr>
              <w:t xml:space="preserve"> </w:t>
            </w:r>
            <w:proofErr w:type="spellStart"/>
            <w:r>
              <w:rPr>
                <w:rFonts w:ascii="Cascadia Mono" w:hAnsi="Cascadia Mono" w:cs="Cascadia Mono"/>
                <w:noProof w:val="0"/>
                <w:color w:val="A31515"/>
                <w:kern w:val="0"/>
                <w:sz w:val="19"/>
                <w:szCs w:val="19"/>
                <w:lang w:val="en-US"/>
              </w:rPr>
              <w:t>cung</w:t>
            </w:r>
            <w:proofErr w:type="spellEnd"/>
            <w:r>
              <w:rPr>
                <w:rFonts w:ascii="Cascadia Mono" w:hAnsi="Cascadia Mono" w:cs="Cascadia Mono"/>
                <w:noProof w:val="0"/>
                <w:color w:val="A31515"/>
                <w:kern w:val="0"/>
                <w:sz w:val="19"/>
                <w:szCs w:val="19"/>
                <w:lang w:val="en-US"/>
              </w:rPr>
              <w:t xml:space="preserve"> </w:t>
            </w:r>
            <w:proofErr w:type="spellStart"/>
            <w:r>
              <w:rPr>
                <w:rFonts w:ascii="Cascadia Mono" w:hAnsi="Cascadia Mono" w:cs="Cascadia Mono"/>
                <w:noProof w:val="0"/>
                <w:color w:val="A31515"/>
                <w:kern w:val="0"/>
                <w:sz w:val="19"/>
                <w:szCs w:val="19"/>
                <w:lang w:val="en-US"/>
              </w:rPr>
              <w:t>cấp</w:t>
            </w:r>
            <w:proofErr w:type="spellEnd"/>
            <w:r>
              <w:rPr>
                <w:rFonts w:ascii="Cascadia Mono" w:hAnsi="Cascadia Mono" w:cs="Cascadia Mono"/>
                <w:noProof w:val="0"/>
                <w:color w:val="A31515"/>
                <w:kern w:val="0"/>
                <w:sz w:val="19"/>
                <w:szCs w:val="19"/>
                <w:lang w:val="en-US"/>
              </w:rPr>
              <w:t xml:space="preserve"> </w:t>
            </w:r>
            <w:proofErr w:type="spellStart"/>
            <w:r>
              <w:rPr>
                <w:rFonts w:ascii="Cascadia Mono" w:hAnsi="Cascadia Mono" w:cs="Cascadia Mono"/>
                <w:noProof w:val="0"/>
                <w:color w:val="A31515"/>
                <w:kern w:val="0"/>
                <w:sz w:val="19"/>
                <w:szCs w:val="19"/>
                <w:lang w:val="en-US"/>
              </w:rPr>
              <w:t>thành</w:t>
            </w:r>
            <w:proofErr w:type="spellEnd"/>
            <w:r>
              <w:rPr>
                <w:rFonts w:ascii="Cascadia Mono" w:hAnsi="Cascadia Mono" w:cs="Cascadia Mono"/>
                <w:noProof w:val="0"/>
                <w:color w:val="A31515"/>
                <w:kern w:val="0"/>
                <w:sz w:val="19"/>
                <w:szCs w:val="19"/>
                <w:lang w:val="en-US"/>
              </w:rPr>
              <w:t xml:space="preserve"> </w:t>
            </w:r>
            <w:proofErr w:type="spellStart"/>
            <w:r>
              <w:rPr>
                <w:rFonts w:ascii="Cascadia Mono" w:hAnsi="Cascadia Mono" w:cs="Cascadia Mono"/>
                <w:noProof w:val="0"/>
                <w:color w:val="A31515"/>
                <w:kern w:val="0"/>
                <w:sz w:val="19"/>
                <w:szCs w:val="19"/>
                <w:lang w:val="en-US"/>
              </w:rPr>
              <w:t>công</w:t>
            </w:r>
            <w:proofErr w:type="spellEnd"/>
            <w:r>
              <w:rPr>
                <w:rFonts w:ascii="Cascadia Mono" w:hAnsi="Cascadia Mono" w:cs="Cascadia Mono"/>
                <w:noProof w:val="0"/>
                <w:color w:val="A31515"/>
                <w:kern w:val="0"/>
                <w:sz w:val="19"/>
                <w:szCs w:val="19"/>
                <w:lang w:val="en-US"/>
              </w:rPr>
              <w:t>”</w:t>
            </w:r>
            <w:r>
              <w:rPr>
                <w:rFonts w:ascii="Cascadia Mono" w:hAnsi="Cascadia Mono" w:cs="Cascadia Mono"/>
                <w:noProof w:val="0"/>
                <w:color w:val="000000"/>
                <w:kern w:val="0"/>
                <w:sz w:val="19"/>
                <w:szCs w:val="19"/>
                <w:lang w:val="en-US"/>
              </w:rPr>
              <w:t xml:space="preserve">, </w:t>
            </w:r>
            <w:r>
              <w:rPr>
                <w:rFonts w:ascii="Cascadia Mono" w:hAnsi="Cascadia Mono" w:cs="Cascadia Mono"/>
                <w:noProof w:val="0"/>
                <w:color w:val="A31515"/>
                <w:kern w:val="0"/>
                <w:sz w:val="19"/>
                <w:szCs w:val="19"/>
                <w:lang w:val="en-US"/>
              </w:rPr>
              <w:t xml:space="preserve">“Thông </w:t>
            </w:r>
            <w:proofErr w:type="spellStart"/>
            <w:r>
              <w:rPr>
                <w:rFonts w:ascii="Cascadia Mono" w:hAnsi="Cascadia Mono" w:cs="Cascadia Mono"/>
                <w:noProof w:val="0"/>
                <w:color w:val="A31515"/>
                <w:kern w:val="0"/>
                <w:sz w:val="19"/>
                <w:szCs w:val="19"/>
                <w:lang w:val="en-US"/>
              </w:rPr>
              <w:t>báo</w:t>
            </w:r>
            <w:proofErr w:type="spellEnd"/>
            <w:r>
              <w:rPr>
                <w:rFonts w:ascii="Cascadia Mono" w:hAnsi="Cascadia Mono" w:cs="Cascadia Mono"/>
                <w:noProof w:val="0"/>
                <w:color w:val="A31515"/>
                <w:kern w:val="0"/>
                <w:sz w:val="19"/>
                <w:szCs w:val="19"/>
                <w:lang w:val="en-US"/>
              </w:rPr>
              <w:t>”</w:t>
            </w:r>
            <w:r>
              <w:rPr>
                <w:rFonts w:ascii="Cascadia Mono" w:hAnsi="Cascadia Mono" w:cs="Cascadia Mono"/>
                <w:noProof w:val="0"/>
                <w:color w:val="000000"/>
                <w:kern w:val="0"/>
                <w:sz w:val="19"/>
                <w:szCs w:val="19"/>
                <w:lang w:val="en-US"/>
              </w:rPr>
              <w:t xml:space="preserve">, </w:t>
            </w:r>
            <w:proofErr w:type="spellStart"/>
            <w:r>
              <w:rPr>
                <w:rFonts w:ascii="Cascadia Mono" w:hAnsi="Cascadia Mono" w:cs="Cascadia Mono"/>
                <w:noProof w:val="0"/>
                <w:color w:val="000000"/>
                <w:kern w:val="0"/>
                <w:sz w:val="19"/>
                <w:szCs w:val="19"/>
                <w:lang w:val="en-US"/>
              </w:rPr>
              <w:t>MessageBoxButtons.OK</w:t>
            </w:r>
            <w:proofErr w:type="spellEnd"/>
            <w:r>
              <w:rPr>
                <w:rFonts w:ascii="Cascadia Mono" w:hAnsi="Cascadia Mono" w:cs="Cascadia Mono"/>
                <w:noProof w:val="0"/>
                <w:color w:val="000000"/>
                <w:kern w:val="0"/>
                <w:sz w:val="19"/>
                <w:szCs w:val="19"/>
                <w:lang w:val="en-US"/>
              </w:rPr>
              <w:t xml:space="preserve">, </w:t>
            </w:r>
            <w:proofErr w:type="spellStart"/>
            <w:r>
              <w:rPr>
                <w:rFonts w:ascii="Cascadia Mono" w:hAnsi="Cascadia Mono" w:cs="Cascadia Mono"/>
                <w:noProof w:val="0"/>
                <w:color w:val="000000"/>
                <w:kern w:val="0"/>
                <w:sz w:val="19"/>
                <w:szCs w:val="19"/>
                <w:lang w:val="en-US"/>
              </w:rPr>
              <w:t>MessageBoxIcon.Information</w:t>
            </w:r>
            <w:proofErr w:type="spellEnd"/>
            <w:proofErr w:type="gramStart"/>
            <w:r>
              <w:rPr>
                <w:rFonts w:ascii="Cascadia Mono" w:hAnsi="Cascadia Mono" w:cs="Cascadia Mono"/>
                <w:noProof w:val="0"/>
                <w:color w:val="000000"/>
                <w:kern w:val="0"/>
                <w:sz w:val="19"/>
                <w:szCs w:val="19"/>
                <w:lang w:val="en-US"/>
              </w:rPr>
              <w:t>);</w:t>
            </w:r>
            <w:proofErr w:type="gramEnd"/>
          </w:p>
          <w:p w14:paraId="0AE14A57" w14:textId="77777777" w:rsidR="00626696" w:rsidRDefault="00626696" w:rsidP="004F07DC">
            <w:pPr>
              <w:autoSpaceDE w:val="0"/>
              <w:autoSpaceDN w:val="0"/>
              <w:adjustRightInd w:val="0"/>
              <w:rPr>
                <w:rFonts w:ascii="Cascadia Mono" w:hAnsi="Cascadia Mono" w:cs="Cascadia Mono"/>
                <w:noProof w:val="0"/>
                <w:color w:val="000000"/>
                <w:kern w:val="0"/>
                <w:sz w:val="19"/>
                <w:szCs w:val="19"/>
                <w:lang w:val="en-US"/>
              </w:rPr>
            </w:pPr>
            <w:r>
              <w:rPr>
                <w:rFonts w:ascii="Cascadia Mono" w:hAnsi="Cascadia Mono" w:cs="Cascadia Mono"/>
                <w:noProof w:val="0"/>
                <w:color w:val="000000"/>
                <w:kern w:val="0"/>
                <w:sz w:val="19"/>
                <w:szCs w:val="19"/>
                <w:lang w:val="en-US"/>
              </w:rPr>
              <w:t xml:space="preserve">    </w:t>
            </w:r>
            <w:proofErr w:type="spellStart"/>
            <w:proofErr w:type="gramStart"/>
            <w:r>
              <w:rPr>
                <w:rFonts w:ascii="Cascadia Mono" w:hAnsi="Cascadia Mono" w:cs="Cascadia Mono"/>
                <w:noProof w:val="0"/>
                <w:color w:val="000000"/>
                <w:kern w:val="0"/>
                <w:sz w:val="19"/>
                <w:szCs w:val="19"/>
                <w:lang w:val="en-US"/>
              </w:rPr>
              <w:t>LoadData</w:t>
            </w:r>
            <w:proofErr w:type="spellEnd"/>
            <w:r>
              <w:rPr>
                <w:rFonts w:ascii="Cascadia Mono" w:hAnsi="Cascadia Mono" w:cs="Cascadia Mono"/>
                <w:noProof w:val="0"/>
                <w:color w:val="000000"/>
                <w:kern w:val="0"/>
                <w:sz w:val="19"/>
                <w:szCs w:val="19"/>
                <w:lang w:val="en-US"/>
              </w:rPr>
              <w:t>(</w:t>
            </w:r>
            <w:proofErr w:type="gramEnd"/>
            <w:r>
              <w:rPr>
                <w:rFonts w:ascii="Cascadia Mono" w:hAnsi="Cascadia Mono" w:cs="Cascadia Mono"/>
                <w:noProof w:val="0"/>
                <w:color w:val="000000"/>
                <w:kern w:val="0"/>
                <w:sz w:val="19"/>
                <w:szCs w:val="19"/>
                <w:lang w:val="en-US"/>
              </w:rPr>
              <w:t>);</w:t>
            </w:r>
          </w:p>
          <w:p w14:paraId="7FED9796" w14:textId="77777777" w:rsidR="00626696" w:rsidRDefault="00626696" w:rsidP="004F07DC">
            <w:pPr>
              <w:autoSpaceDE w:val="0"/>
              <w:autoSpaceDN w:val="0"/>
              <w:adjustRightInd w:val="0"/>
              <w:rPr>
                <w:rFonts w:ascii="Cascadia Mono" w:hAnsi="Cascadia Mono" w:cs="Cascadia Mono"/>
                <w:noProof w:val="0"/>
                <w:color w:val="000000"/>
                <w:kern w:val="0"/>
                <w:sz w:val="19"/>
                <w:szCs w:val="19"/>
                <w:lang w:val="en-US"/>
              </w:rPr>
            </w:pPr>
          </w:p>
          <w:p w14:paraId="58DD473B" w14:textId="77777777" w:rsidR="00626696" w:rsidRDefault="00626696" w:rsidP="004F07DC">
            <w:pPr>
              <w:autoSpaceDE w:val="0"/>
              <w:autoSpaceDN w:val="0"/>
              <w:adjustRightInd w:val="0"/>
              <w:rPr>
                <w:rFonts w:ascii="Cascadia Mono" w:hAnsi="Cascadia Mono" w:cs="Cascadia Mono"/>
                <w:noProof w:val="0"/>
                <w:color w:val="000000"/>
                <w:kern w:val="0"/>
                <w:sz w:val="19"/>
                <w:szCs w:val="19"/>
                <w:lang w:val="en-US"/>
              </w:rPr>
            </w:pPr>
            <w:r>
              <w:rPr>
                <w:rFonts w:ascii="Cascadia Mono" w:hAnsi="Cascadia Mono" w:cs="Cascadia Mono"/>
                <w:noProof w:val="0"/>
                <w:color w:val="000000"/>
                <w:kern w:val="0"/>
                <w:sz w:val="19"/>
                <w:szCs w:val="19"/>
                <w:lang w:val="en-US"/>
              </w:rPr>
              <w:t>}</w:t>
            </w:r>
          </w:p>
          <w:p w14:paraId="3C029872" w14:textId="77777777" w:rsidR="00626696" w:rsidRDefault="00626696" w:rsidP="004F07DC">
            <w:pPr>
              <w:autoSpaceDE w:val="0"/>
              <w:autoSpaceDN w:val="0"/>
              <w:adjustRightInd w:val="0"/>
              <w:rPr>
                <w:rFonts w:ascii="Cascadia Mono" w:hAnsi="Cascadia Mono" w:cs="Cascadia Mono"/>
                <w:noProof w:val="0"/>
                <w:color w:val="000000"/>
                <w:kern w:val="0"/>
                <w:sz w:val="19"/>
                <w:szCs w:val="19"/>
                <w:lang w:val="en-US"/>
              </w:rPr>
            </w:pPr>
            <w:r>
              <w:rPr>
                <w:rFonts w:ascii="Cascadia Mono" w:hAnsi="Cascadia Mono" w:cs="Cascadia Mono"/>
                <w:noProof w:val="0"/>
                <w:color w:val="0000FF"/>
                <w:kern w:val="0"/>
                <w:sz w:val="19"/>
                <w:szCs w:val="19"/>
                <w:lang w:val="en-US"/>
              </w:rPr>
              <w:t>catch</w:t>
            </w:r>
            <w:r>
              <w:rPr>
                <w:rFonts w:ascii="Cascadia Mono" w:hAnsi="Cascadia Mono" w:cs="Cascadia Mono"/>
                <w:noProof w:val="0"/>
                <w:color w:val="000000"/>
                <w:kern w:val="0"/>
                <w:sz w:val="19"/>
                <w:szCs w:val="19"/>
                <w:lang w:val="en-US"/>
              </w:rPr>
              <w:t xml:space="preserve"> (</w:t>
            </w:r>
            <w:proofErr w:type="spellStart"/>
            <w:r>
              <w:rPr>
                <w:rFonts w:ascii="Cascadia Mono" w:hAnsi="Cascadia Mono" w:cs="Cascadia Mono"/>
                <w:noProof w:val="0"/>
                <w:color w:val="000000"/>
                <w:kern w:val="0"/>
                <w:sz w:val="19"/>
                <w:szCs w:val="19"/>
                <w:lang w:val="en-US"/>
              </w:rPr>
              <w:t>SqlException</w:t>
            </w:r>
            <w:proofErr w:type="spellEnd"/>
            <w:r>
              <w:rPr>
                <w:rFonts w:ascii="Cascadia Mono" w:hAnsi="Cascadia Mono" w:cs="Cascadia Mono"/>
                <w:noProof w:val="0"/>
                <w:color w:val="000000"/>
                <w:kern w:val="0"/>
                <w:sz w:val="19"/>
                <w:szCs w:val="19"/>
                <w:lang w:val="en-US"/>
              </w:rPr>
              <w:t xml:space="preserve"> err)</w:t>
            </w:r>
          </w:p>
          <w:p w14:paraId="4A9F2A7A" w14:textId="77777777" w:rsidR="00626696" w:rsidRDefault="00626696" w:rsidP="004F07DC">
            <w:pPr>
              <w:autoSpaceDE w:val="0"/>
              <w:autoSpaceDN w:val="0"/>
              <w:adjustRightInd w:val="0"/>
              <w:rPr>
                <w:rFonts w:ascii="Cascadia Mono" w:hAnsi="Cascadia Mono" w:cs="Cascadia Mono"/>
                <w:noProof w:val="0"/>
                <w:color w:val="000000"/>
                <w:kern w:val="0"/>
                <w:sz w:val="19"/>
                <w:szCs w:val="19"/>
                <w:lang w:val="en-US"/>
              </w:rPr>
            </w:pPr>
            <w:r>
              <w:rPr>
                <w:rFonts w:ascii="Cascadia Mono" w:hAnsi="Cascadia Mono" w:cs="Cascadia Mono"/>
                <w:noProof w:val="0"/>
                <w:color w:val="000000"/>
                <w:kern w:val="0"/>
                <w:sz w:val="19"/>
                <w:szCs w:val="19"/>
                <w:lang w:val="en-US"/>
              </w:rPr>
              <w:t>{</w:t>
            </w:r>
          </w:p>
          <w:p w14:paraId="572D54B9" w14:textId="77777777" w:rsidR="00626696" w:rsidRDefault="00626696" w:rsidP="004F07DC">
            <w:pPr>
              <w:autoSpaceDE w:val="0"/>
              <w:autoSpaceDN w:val="0"/>
              <w:adjustRightInd w:val="0"/>
              <w:rPr>
                <w:rFonts w:ascii="Cascadia Mono" w:hAnsi="Cascadia Mono" w:cs="Cascadia Mono"/>
                <w:noProof w:val="0"/>
                <w:color w:val="000000"/>
                <w:kern w:val="0"/>
                <w:sz w:val="19"/>
                <w:szCs w:val="19"/>
                <w:lang w:val="en-US"/>
              </w:rPr>
            </w:pPr>
            <w:r>
              <w:rPr>
                <w:rFonts w:ascii="Cascadia Mono" w:hAnsi="Cascadia Mono" w:cs="Cascadia Mono"/>
                <w:noProof w:val="0"/>
                <w:color w:val="000000"/>
                <w:kern w:val="0"/>
                <w:sz w:val="19"/>
                <w:szCs w:val="19"/>
                <w:lang w:val="en-US"/>
              </w:rPr>
              <w:t xml:space="preserve">    </w:t>
            </w:r>
            <w:proofErr w:type="spellStart"/>
            <w:r>
              <w:rPr>
                <w:rFonts w:ascii="Cascadia Mono" w:hAnsi="Cascadia Mono" w:cs="Cascadia Mono"/>
                <w:noProof w:val="0"/>
                <w:color w:val="000000"/>
                <w:kern w:val="0"/>
                <w:sz w:val="19"/>
                <w:szCs w:val="19"/>
                <w:lang w:val="en-US"/>
              </w:rPr>
              <w:t>MessageBox.Show</w:t>
            </w:r>
            <w:proofErr w:type="spellEnd"/>
            <w:r>
              <w:rPr>
                <w:rFonts w:ascii="Cascadia Mono" w:hAnsi="Cascadia Mono" w:cs="Cascadia Mono"/>
                <w:noProof w:val="0"/>
                <w:color w:val="000000"/>
                <w:kern w:val="0"/>
                <w:sz w:val="19"/>
                <w:szCs w:val="19"/>
                <w:lang w:val="en-US"/>
              </w:rPr>
              <w:t>(</w:t>
            </w:r>
            <w:r>
              <w:rPr>
                <w:rFonts w:ascii="Cascadia Mono" w:hAnsi="Cascadia Mono" w:cs="Cascadia Mono"/>
                <w:noProof w:val="0"/>
                <w:color w:val="A31515"/>
                <w:kern w:val="0"/>
                <w:sz w:val="19"/>
                <w:szCs w:val="19"/>
                <w:lang w:val="en-US"/>
              </w:rPr>
              <w:t>“</w:t>
            </w:r>
            <w:proofErr w:type="spellStart"/>
            <w:r>
              <w:rPr>
                <w:rFonts w:ascii="Cascadia Mono" w:hAnsi="Cascadia Mono" w:cs="Cascadia Mono"/>
                <w:noProof w:val="0"/>
                <w:color w:val="A31515"/>
                <w:kern w:val="0"/>
                <w:sz w:val="19"/>
                <w:szCs w:val="19"/>
                <w:lang w:val="en-US"/>
              </w:rPr>
              <w:t>Sửa</w:t>
            </w:r>
            <w:proofErr w:type="spellEnd"/>
            <w:r>
              <w:rPr>
                <w:rFonts w:ascii="Cascadia Mono" w:hAnsi="Cascadia Mono" w:cs="Cascadia Mono"/>
                <w:noProof w:val="0"/>
                <w:color w:val="A31515"/>
                <w:kern w:val="0"/>
                <w:sz w:val="19"/>
                <w:szCs w:val="19"/>
                <w:lang w:val="en-US"/>
              </w:rPr>
              <w:t xml:space="preserve"> </w:t>
            </w:r>
            <w:proofErr w:type="spellStart"/>
            <w:r>
              <w:rPr>
                <w:rFonts w:ascii="Cascadia Mono" w:hAnsi="Cascadia Mono" w:cs="Cascadia Mono"/>
                <w:noProof w:val="0"/>
                <w:color w:val="A31515"/>
                <w:kern w:val="0"/>
                <w:sz w:val="19"/>
                <w:szCs w:val="19"/>
                <w:lang w:val="en-US"/>
              </w:rPr>
              <w:t>thông</w:t>
            </w:r>
            <w:proofErr w:type="spellEnd"/>
            <w:r>
              <w:rPr>
                <w:rFonts w:ascii="Cascadia Mono" w:hAnsi="Cascadia Mono" w:cs="Cascadia Mono"/>
                <w:noProof w:val="0"/>
                <w:color w:val="A31515"/>
                <w:kern w:val="0"/>
                <w:sz w:val="19"/>
                <w:szCs w:val="19"/>
                <w:lang w:val="en-US"/>
              </w:rPr>
              <w:t xml:space="preserve"> tin </w:t>
            </w:r>
            <w:proofErr w:type="spellStart"/>
            <w:r>
              <w:rPr>
                <w:rFonts w:ascii="Cascadia Mono" w:hAnsi="Cascadia Mono" w:cs="Cascadia Mono"/>
                <w:noProof w:val="0"/>
                <w:color w:val="A31515"/>
                <w:kern w:val="0"/>
                <w:sz w:val="19"/>
                <w:szCs w:val="19"/>
                <w:lang w:val="en-US"/>
              </w:rPr>
              <w:t>nhà</w:t>
            </w:r>
            <w:proofErr w:type="spellEnd"/>
            <w:r>
              <w:rPr>
                <w:rFonts w:ascii="Cascadia Mono" w:hAnsi="Cascadia Mono" w:cs="Cascadia Mono"/>
                <w:noProof w:val="0"/>
                <w:color w:val="A31515"/>
                <w:kern w:val="0"/>
                <w:sz w:val="19"/>
                <w:szCs w:val="19"/>
                <w:lang w:val="en-US"/>
              </w:rPr>
              <w:t xml:space="preserve"> </w:t>
            </w:r>
            <w:proofErr w:type="spellStart"/>
            <w:r>
              <w:rPr>
                <w:rFonts w:ascii="Cascadia Mono" w:hAnsi="Cascadia Mono" w:cs="Cascadia Mono"/>
                <w:noProof w:val="0"/>
                <w:color w:val="A31515"/>
                <w:kern w:val="0"/>
                <w:sz w:val="19"/>
                <w:szCs w:val="19"/>
                <w:lang w:val="en-US"/>
              </w:rPr>
              <w:t>cung</w:t>
            </w:r>
            <w:proofErr w:type="spellEnd"/>
            <w:r>
              <w:rPr>
                <w:rFonts w:ascii="Cascadia Mono" w:hAnsi="Cascadia Mono" w:cs="Cascadia Mono"/>
                <w:noProof w:val="0"/>
                <w:color w:val="A31515"/>
                <w:kern w:val="0"/>
                <w:sz w:val="19"/>
                <w:szCs w:val="19"/>
                <w:lang w:val="en-US"/>
              </w:rPr>
              <w:t xml:space="preserve"> </w:t>
            </w:r>
            <w:proofErr w:type="spellStart"/>
            <w:r>
              <w:rPr>
                <w:rFonts w:ascii="Cascadia Mono" w:hAnsi="Cascadia Mono" w:cs="Cascadia Mono"/>
                <w:noProof w:val="0"/>
                <w:color w:val="A31515"/>
                <w:kern w:val="0"/>
                <w:sz w:val="19"/>
                <w:szCs w:val="19"/>
                <w:lang w:val="en-US"/>
              </w:rPr>
              <w:t>cấp</w:t>
            </w:r>
            <w:proofErr w:type="spellEnd"/>
            <w:r>
              <w:rPr>
                <w:rFonts w:ascii="Cascadia Mono" w:hAnsi="Cascadia Mono" w:cs="Cascadia Mono"/>
                <w:noProof w:val="0"/>
                <w:color w:val="A31515"/>
                <w:kern w:val="0"/>
                <w:sz w:val="19"/>
                <w:szCs w:val="19"/>
                <w:lang w:val="en-US"/>
              </w:rPr>
              <w:t xml:space="preserve"> </w:t>
            </w:r>
            <w:proofErr w:type="spellStart"/>
            <w:r>
              <w:rPr>
                <w:rFonts w:ascii="Cascadia Mono" w:hAnsi="Cascadia Mono" w:cs="Cascadia Mono"/>
                <w:noProof w:val="0"/>
                <w:color w:val="A31515"/>
                <w:kern w:val="0"/>
                <w:sz w:val="19"/>
                <w:szCs w:val="19"/>
                <w:lang w:val="en-US"/>
              </w:rPr>
              <w:t>thất</w:t>
            </w:r>
            <w:proofErr w:type="spellEnd"/>
            <w:r>
              <w:rPr>
                <w:rFonts w:ascii="Cascadia Mono" w:hAnsi="Cascadia Mono" w:cs="Cascadia Mono"/>
                <w:noProof w:val="0"/>
                <w:color w:val="A31515"/>
                <w:kern w:val="0"/>
                <w:sz w:val="19"/>
                <w:szCs w:val="19"/>
                <w:lang w:val="en-US"/>
              </w:rPr>
              <w:t xml:space="preserve"> </w:t>
            </w:r>
            <w:proofErr w:type="spellStart"/>
            <w:r>
              <w:rPr>
                <w:rFonts w:ascii="Cascadia Mono" w:hAnsi="Cascadia Mono" w:cs="Cascadia Mono"/>
                <w:noProof w:val="0"/>
                <w:color w:val="A31515"/>
                <w:kern w:val="0"/>
                <w:sz w:val="19"/>
                <w:szCs w:val="19"/>
                <w:lang w:val="en-US"/>
              </w:rPr>
              <w:t>bại</w:t>
            </w:r>
            <w:proofErr w:type="spellEnd"/>
            <w:r>
              <w:rPr>
                <w:rFonts w:ascii="Cascadia Mono" w:hAnsi="Cascadia Mono" w:cs="Cascadia Mono"/>
                <w:noProof w:val="0"/>
                <w:color w:val="A31515"/>
                <w:kern w:val="0"/>
                <w:sz w:val="19"/>
                <w:szCs w:val="19"/>
                <w:lang w:val="en-US"/>
              </w:rPr>
              <w:t>\n”</w:t>
            </w:r>
            <w:r>
              <w:rPr>
                <w:rFonts w:ascii="Cascadia Mono" w:hAnsi="Cascadia Mono" w:cs="Cascadia Mono"/>
                <w:noProof w:val="0"/>
                <w:color w:val="000000"/>
                <w:kern w:val="0"/>
                <w:sz w:val="19"/>
                <w:szCs w:val="19"/>
                <w:lang w:val="en-US"/>
              </w:rPr>
              <w:t xml:space="preserve"> + </w:t>
            </w:r>
            <w:proofErr w:type="spellStart"/>
            <w:proofErr w:type="gramStart"/>
            <w:r>
              <w:rPr>
                <w:rFonts w:ascii="Cascadia Mono" w:hAnsi="Cascadia Mono" w:cs="Cascadia Mono"/>
                <w:noProof w:val="0"/>
                <w:color w:val="000000"/>
                <w:kern w:val="0"/>
                <w:sz w:val="19"/>
                <w:szCs w:val="19"/>
                <w:lang w:val="en-US"/>
              </w:rPr>
              <w:t>err.Message</w:t>
            </w:r>
            <w:proofErr w:type="spellEnd"/>
            <w:proofErr w:type="gramEnd"/>
            <w:r>
              <w:rPr>
                <w:rFonts w:ascii="Cascadia Mono" w:hAnsi="Cascadia Mono" w:cs="Cascadia Mono"/>
                <w:noProof w:val="0"/>
                <w:color w:val="000000"/>
                <w:kern w:val="0"/>
                <w:sz w:val="19"/>
                <w:szCs w:val="19"/>
                <w:lang w:val="en-US"/>
              </w:rPr>
              <w:t xml:space="preserve">, </w:t>
            </w:r>
            <w:r>
              <w:rPr>
                <w:rFonts w:ascii="Cascadia Mono" w:hAnsi="Cascadia Mono" w:cs="Cascadia Mono"/>
                <w:noProof w:val="0"/>
                <w:color w:val="A31515"/>
                <w:kern w:val="0"/>
                <w:sz w:val="19"/>
                <w:szCs w:val="19"/>
                <w:lang w:val="en-US"/>
              </w:rPr>
              <w:t xml:space="preserve">“Thông </w:t>
            </w:r>
            <w:proofErr w:type="spellStart"/>
            <w:r>
              <w:rPr>
                <w:rFonts w:ascii="Cascadia Mono" w:hAnsi="Cascadia Mono" w:cs="Cascadia Mono"/>
                <w:noProof w:val="0"/>
                <w:color w:val="A31515"/>
                <w:kern w:val="0"/>
                <w:sz w:val="19"/>
                <w:szCs w:val="19"/>
                <w:lang w:val="en-US"/>
              </w:rPr>
              <w:t>báo</w:t>
            </w:r>
            <w:proofErr w:type="spellEnd"/>
            <w:r>
              <w:rPr>
                <w:rFonts w:ascii="Cascadia Mono" w:hAnsi="Cascadia Mono" w:cs="Cascadia Mono"/>
                <w:noProof w:val="0"/>
                <w:color w:val="A31515"/>
                <w:kern w:val="0"/>
                <w:sz w:val="19"/>
                <w:szCs w:val="19"/>
                <w:lang w:val="en-US"/>
              </w:rPr>
              <w:t>”</w:t>
            </w:r>
            <w:r>
              <w:rPr>
                <w:rFonts w:ascii="Cascadia Mono" w:hAnsi="Cascadia Mono" w:cs="Cascadia Mono"/>
                <w:noProof w:val="0"/>
                <w:color w:val="000000"/>
                <w:kern w:val="0"/>
                <w:sz w:val="19"/>
                <w:szCs w:val="19"/>
                <w:lang w:val="en-US"/>
              </w:rPr>
              <w:t xml:space="preserve">, </w:t>
            </w:r>
            <w:proofErr w:type="spellStart"/>
            <w:r>
              <w:rPr>
                <w:rFonts w:ascii="Cascadia Mono" w:hAnsi="Cascadia Mono" w:cs="Cascadia Mono"/>
                <w:noProof w:val="0"/>
                <w:color w:val="000000"/>
                <w:kern w:val="0"/>
                <w:sz w:val="19"/>
                <w:szCs w:val="19"/>
                <w:lang w:val="en-US"/>
              </w:rPr>
              <w:t>MessageBoxButtons.OK</w:t>
            </w:r>
            <w:proofErr w:type="spellEnd"/>
            <w:r>
              <w:rPr>
                <w:rFonts w:ascii="Cascadia Mono" w:hAnsi="Cascadia Mono" w:cs="Cascadia Mono"/>
                <w:noProof w:val="0"/>
                <w:color w:val="000000"/>
                <w:kern w:val="0"/>
                <w:sz w:val="19"/>
                <w:szCs w:val="19"/>
                <w:lang w:val="en-US"/>
              </w:rPr>
              <w:t xml:space="preserve">, </w:t>
            </w:r>
            <w:proofErr w:type="spellStart"/>
            <w:r>
              <w:rPr>
                <w:rFonts w:ascii="Cascadia Mono" w:hAnsi="Cascadia Mono" w:cs="Cascadia Mono"/>
                <w:noProof w:val="0"/>
                <w:color w:val="000000"/>
                <w:kern w:val="0"/>
                <w:sz w:val="19"/>
                <w:szCs w:val="19"/>
                <w:lang w:val="en-US"/>
              </w:rPr>
              <w:t>MessageBoxIcon.Warning</w:t>
            </w:r>
            <w:proofErr w:type="spellEnd"/>
            <w:r>
              <w:rPr>
                <w:rFonts w:ascii="Cascadia Mono" w:hAnsi="Cascadia Mono" w:cs="Cascadia Mono"/>
                <w:noProof w:val="0"/>
                <w:color w:val="000000"/>
                <w:kern w:val="0"/>
                <w:sz w:val="19"/>
                <w:szCs w:val="19"/>
                <w:lang w:val="en-US"/>
              </w:rPr>
              <w:t>);</w:t>
            </w:r>
          </w:p>
          <w:p w14:paraId="01182536" w14:textId="77777777" w:rsidR="00626696" w:rsidRDefault="00626696" w:rsidP="004F07DC">
            <w:pPr>
              <w:autoSpaceDE w:val="0"/>
              <w:autoSpaceDN w:val="0"/>
              <w:adjustRightInd w:val="0"/>
              <w:rPr>
                <w:rFonts w:ascii="Cascadia Mono" w:hAnsi="Cascadia Mono" w:cs="Cascadia Mono"/>
                <w:noProof w:val="0"/>
                <w:color w:val="000000"/>
                <w:kern w:val="0"/>
                <w:sz w:val="19"/>
                <w:szCs w:val="19"/>
                <w:lang w:val="en-US"/>
              </w:rPr>
            </w:pPr>
            <w:r>
              <w:rPr>
                <w:rFonts w:ascii="Cascadia Mono" w:hAnsi="Cascadia Mono" w:cs="Cascadia Mono"/>
                <w:noProof w:val="0"/>
                <w:color w:val="000000"/>
                <w:kern w:val="0"/>
                <w:sz w:val="19"/>
                <w:szCs w:val="19"/>
                <w:lang w:val="en-US"/>
              </w:rPr>
              <w:t xml:space="preserve">    </w:t>
            </w:r>
            <w:proofErr w:type="gramStart"/>
            <w:r>
              <w:rPr>
                <w:rFonts w:ascii="Cascadia Mono" w:hAnsi="Cascadia Mono" w:cs="Cascadia Mono"/>
                <w:noProof w:val="0"/>
                <w:color w:val="0000FF"/>
                <w:kern w:val="0"/>
                <w:sz w:val="19"/>
                <w:szCs w:val="19"/>
                <w:lang w:val="en-US"/>
              </w:rPr>
              <w:t>return</w:t>
            </w:r>
            <w:r>
              <w:rPr>
                <w:rFonts w:ascii="Cascadia Mono" w:hAnsi="Cascadia Mono" w:cs="Cascadia Mono"/>
                <w:noProof w:val="0"/>
                <w:color w:val="000000"/>
                <w:kern w:val="0"/>
                <w:sz w:val="19"/>
                <w:szCs w:val="19"/>
                <w:lang w:val="en-US"/>
              </w:rPr>
              <w:t>;</w:t>
            </w:r>
            <w:proofErr w:type="gramEnd"/>
          </w:p>
          <w:p w14:paraId="16584097" w14:textId="77777777" w:rsidR="00626696" w:rsidRDefault="00626696" w:rsidP="004F07DC">
            <w:pPr>
              <w:spacing w:line="360" w:lineRule="auto"/>
              <w:rPr>
                <w:rFonts w:ascii="Times New Roman" w:hAnsi="Times New Roman" w:cs="Times New Roman"/>
                <w:sz w:val="28"/>
                <w:szCs w:val="28"/>
                <w:lang w:val="en-US"/>
              </w:rPr>
            </w:pPr>
            <w:r>
              <w:rPr>
                <w:rFonts w:ascii="Cascadia Mono" w:hAnsi="Cascadia Mono" w:cs="Cascadia Mono"/>
                <w:noProof w:val="0"/>
                <w:color w:val="000000"/>
                <w:kern w:val="0"/>
                <w:sz w:val="19"/>
                <w:szCs w:val="19"/>
                <w:lang w:val="en-US"/>
              </w:rPr>
              <w:t>}</w:t>
            </w:r>
          </w:p>
        </w:tc>
      </w:tr>
    </w:tbl>
    <w:p w14:paraId="153E9846" w14:textId="5057D7BD" w:rsidR="00BD4EE4" w:rsidRPr="00626696" w:rsidRDefault="00BD4EE4" w:rsidP="00626696">
      <w:pPr>
        <w:spacing w:after="0" w:line="360" w:lineRule="auto"/>
        <w:rPr>
          <w:rFonts w:ascii="Times New Roman" w:hAnsi="Times New Roman" w:cs="Times New Roman"/>
          <w:b/>
          <w:bCs/>
          <w:sz w:val="28"/>
          <w:szCs w:val="28"/>
          <w:lang w:val="en-US"/>
        </w:rPr>
      </w:pPr>
    </w:p>
    <w:p w14:paraId="15BCF917" w14:textId="281E9F2A" w:rsidR="00472427" w:rsidRPr="00626696" w:rsidRDefault="00FD1DD6" w:rsidP="00DB6E80">
      <w:pPr>
        <w:pStyle w:val="ListParagraph"/>
        <w:numPr>
          <w:ilvl w:val="1"/>
          <w:numId w:val="7"/>
        </w:numPr>
        <w:spacing w:after="0" w:line="360" w:lineRule="auto"/>
        <w:outlineLvl w:val="2"/>
        <w:rPr>
          <w:rFonts w:ascii="Times New Roman" w:hAnsi="Times New Roman" w:cs="Times New Roman"/>
          <w:b/>
          <w:bCs/>
          <w:sz w:val="28"/>
          <w:szCs w:val="28"/>
          <w:lang w:val="en-US"/>
        </w:rPr>
      </w:pPr>
      <w:r w:rsidRPr="003102FA">
        <w:rPr>
          <w:rFonts w:ascii="Times New Roman" w:hAnsi="Times New Roman" w:cs="Times New Roman"/>
          <w:b/>
          <w:bCs/>
          <w:sz w:val="28"/>
          <w:szCs w:val="28"/>
          <w:lang w:val="en-US"/>
        </w:rPr>
        <w:t xml:space="preserve"> </w:t>
      </w:r>
      <w:bookmarkStart w:id="31" w:name="_Toc165362088"/>
      <w:r w:rsidR="00FF519B">
        <w:rPr>
          <w:rFonts w:ascii="Times New Roman" w:hAnsi="Times New Roman" w:cs="Times New Roman"/>
          <w:b/>
          <w:bCs/>
          <w:sz w:val="28"/>
          <w:szCs w:val="28"/>
          <w:lang w:val="en-US"/>
        </w:rPr>
        <w:t>Chức năng</w:t>
      </w:r>
      <w:r w:rsidRPr="003102FA">
        <w:rPr>
          <w:rFonts w:ascii="Times New Roman" w:hAnsi="Times New Roman" w:cs="Times New Roman"/>
          <w:b/>
          <w:bCs/>
          <w:sz w:val="28"/>
          <w:szCs w:val="28"/>
          <w:lang w:val="en-US"/>
        </w:rPr>
        <w:t xml:space="preserve"> Supplier</w:t>
      </w:r>
      <w:r w:rsidR="00FF519B">
        <w:rPr>
          <w:rFonts w:ascii="Times New Roman" w:hAnsi="Times New Roman" w:cs="Times New Roman"/>
          <w:b/>
          <w:bCs/>
          <w:sz w:val="28"/>
          <w:szCs w:val="28"/>
          <w:lang w:val="en-US"/>
        </w:rPr>
        <w:t>:</w:t>
      </w:r>
      <w:bookmarkEnd w:id="31"/>
    </w:p>
    <w:p w14:paraId="277B51B5" w14:textId="2B42C984" w:rsidR="00EE6D5A" w:rsidRDefault="00626696" w:rsidP="00EE6D5A">
      <w:pPr>
        <w:pStyle w:val="ListParagraph"/>
        <w:numPr>
          <w:ilvl w:val="2"/>
          <w:numId w:val="7"/>
        </w:numPr>
        <w:spacing w:after="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View</w:t>
      </w:r>
      <w:r w:rsidR="00FF519B">
        <w:rPr>
          <w:rFonts w:ascii="Times New Roman" w:hAnsi="Times New Roman" w:cs="Times New Roman"/>
          <w:b/>
          <w:bCs/>
          <w:sz w:val="28"/>
          <w:szCs w:val="28"/>
          <w:lang w:val="en-US"/>
        </w:rPr>
        <w:t>:</w:t>
      </w:r>
    </w:p>
    <w:p w14:paraId="42AF6276" w14:textId="54E1F534" w:rsidR="00472427" w:rsidRPr="00472427" w:rsidRDefault="00472427" w:rsidP="00472427">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ab/>
      </w:r>
      <w:r w:rsidRPr="00472427">
        <w:rPr>
          <w:rFonts w:ascii="Times New Roman" w:hAnsi="Times New Roman" w:cs="Times New Roman"/>
          <w:sz w:val="28"/>
          <w:szCs w:val="28"/>
          <w:lang w:val="en-US"/>
        </w:rPr>
        <w:t>Tạo view hiển thị các nhà cung cấp</w:t>
      </w:r>
    </w:p>
    <w:p w14:paraId="5D612DA5" w14:textId="7B88B709" w:rsidR="00472427" w:rsidRPr="00472427" w:rsidRDefault="00472427" w:rsidP="00472427">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ab/>
      </w:r>
      <w:r w:rsidRPr="00472427">
        <w:rPr>
          <w:rFonts w:ascii="Times New Roman" w:hAnsi="Times New Roman" w:cs="Times New Roman"/>
          <w:sz w:val="28"/>
          <w:szCs w:val="28"/>
          <w:lang w:val="en-US"/>
        </w:rPr>
        <w:t>SQL:</w:t>
      </w:r>
    </w:p>
    <w:tbl>
      <w:tblPr>
        <w:tblStyle w:val="TableGrid"/>
        <w:tblW w:w="0" w:type="auto"/>
        <w:tblInd w:w="720" w:type="dxa"/>
        <w:tblLook w:val="04A0" w:firstRow="1" w:lastRow="0" w:firstColumn="1" w:lastColumn="0" w:noHBand="0" w:noVBand="1"/>
      </w:tblPr>
      <w:tblGrid>
        <w:gridCol w:w="8296"/>
      </w:tblGrid>
      <w:tr w:rsidR="00472427" w14:paraId="6A6494CD" w14:textId="77777777" w:rsidTr="004F07DC">
        <w:tc>
          <w:tcPr>
            <w:tcW w:w="9016" w:type="dxa"/>
          </w:tcPr>
          <w:p w14:paraId="7420F88B" w14:textId="77777777" w:rsidR="00472427" w:rsidRDefault="00472427" w:rsidP="004F07DC">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FF"/>
                <w:kern w:val="0"/>
                <w:sz w:val="19"/>
                <w:szCs w:val="19"/>
                <w:lang w:val="en-US"/>
              </w:rPr>
              <w:t>CREATE</w:t>
            </w: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VIEW</w:t>
            </w:r>
            <w:r>
              <w:rPr>
                <w:rFonts w:ascii="Consolas" w:hAnsi="Consolas" w:cs="Consolas"/>
                <w:noProof w:val="0"/>
                <w:color w:val="000000"/>
                <w:kern w:val="0"/>
                <w:sz w:val="19"/>
                <w:szCs w:val="19"/>
                <w:lang w:val="en-US"/>
              </w:rPr>
              <w:t xml:space="preserve"> </w:t>
            </w:r>
            <w:proofErr w:type="spellStart"/>
            <w:r>
              <w:rPr>
                <w:rFonts w:ascii="Consolas" w:hAnsi="Consolas" w:cs="Consolas"/>
                <w:noProof w:val="0"/>
                <w:color w:val="000000"/>
                <w:kern w:val="0"/>
                <w:sz w:val="19"/>
                <w:szCs w:val="19"/>
                <w:lang w:val="en-US"/>
              </w:rPr>
              <w:t>SupplierList</w:t>
            </w:r>
            <w:proofErr w:type="spellEnd"/>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AS</w:t>
            </w:r>
          </w:p>
          <w:p w14:paraId="2FEBD206" w14:textId="77777777" w:rsidR="00472427" w:rsidRDefault="00472427" w:rsidP="004F07DC">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FF"/>
                <w:kern w:val="0"/>
                <w:sz w:val="19"/>
                <w:szCs w:val="19"/>
                <w:lang w:val="en-US"/>
              </w:rPr>
              <w:t>SELECT</w:t>
            </w:r>
            <w:r>
              <w:rPr>
                <w:rFonts w:ascii="Consolas" w:hAnsi="Consolas" w:cs="Consolas"/>
                <w:noProof w:val="0"/>
                <w:color w:val="000000"/>
                <w:kern w:val="0"/>
                <w:sz w:val="19"/>
                <w:szCs w:val="19"/>
                <w:lang w:val="en-US"/>
              </w:rPr>
              <w:t xml:space="preserve"> </w:t>
            </w:r>
            <w:r>
              <w:rPr>
                <w:rFonts w:ascii="Consolas" w:hAnsi="Consolas" w:cs="Consolas"/>
                <w:noProof w:val="0"/>
                <w:color w:val="808080"/>
                <w:kern w:val="0"/>
                <w:sz w:val="19"/>
                <w:szCs w:val="19"/>
                <w:lang w:val="en-US"/>
              </w:rPr>
              <w:t>*</w:t>
            </w:r>
          </w:p>
          <w:p w14:paraId="04E50ED1" w14:textId="77777777" w:rsidR="00472427" w:rsidRDefault="00472427" w:rsidP="004F07DC">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FF"/>
                <w:kern w:val="0"/>
                <w:sz w:val="19"/>
                <w:szCs w:val="19"/>
                <w:lang w:val="en-US"/>
              </w:rPr>
              <w:t>FROM</w:t>
            </w:r>
            <w:r>
              <w:rPr>
                <w:rFonts w:ascii="Consolas" w:hAnsi="Consolas" w:cs="Consolas"/>
                <w:noProof w:val="0"/>
                <w:color w:val="000000"/>
                <w:kern w:val="0"/>
                <w:sz w:val="19"/>
                <w:szCs w:val="19"/>
                <w:lang w:val="en-US"/>
              </w:rPr>
              <w:t xml:space="preserve"> Supplier</w:t>
            </w:r>
          </w:p>
          <w:p w14:paraId="62762B36" w14:textId="77777777" w:rsidR="00472427" w:rsidRDefault="00472427" w:rsidP="004F07DC">
            <w:pPr>
              <w:spacing w:line="360" w:lineRule="auto"/>
              <w:rPr>
                <w:rFonts w:ascii="Times New Roman" w:hAnsi="Times New Roman" w:cs="Times New Roman"/>
                <w:sz w:val="28"/>
                <w:szCs w:val="28"/>
                <w:lang w:val="en-US"/>
              </w:rPr>
            </w:pPr>
            <w:r>
              <w:rPr>
                <w:rFonts w:ascii="Consolas" w:hAnsi="Consolas" w:cs="Consolas"/>
                <w:noProof w:val="0"/>
                <w:color w:val="0000FF"/>
                <w:kern w:val="0"/>
                <w:sz w:val="19"/>
                <w:szCs w:val="19"/>
                <w:lang w:val="en-US"/>
              </w:rPr>
              <w:t>WHERE</w:t>
            </w: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address</w:t>
            </w:r>
            <w:r>
              <w:rPr>
                <w:rFonts w:ascii="Consolas" w:hAnsi="Consolas" w:cs="Consolas"/>
                <w:noProof w:val="0"/>
                <w:color w:val="000000"/>
                <w:kern w:val="0"/>
                <w:sz w:val="19"/>
                <w:szCs w:val="19"/>
                <w:lang w:val="en-US"/>
              </w:rPr>
              <w:t xml:space="preserve"> </w:t>
            </w:r>
            <w:r>
              <w:rPr>
                <w:rFonts w:ascii="Consolas" w:hAnsi="Consolas" w:cs="Consolas"/>
                <w:noProof w:val="0"/>
                <w:color w:val="808080"/>
                <w:kern w:val="0"/>
                <w:sz w:val="19"/>
                <w:szCs w:val="19"/>
                <w:lang w:val="en-US"/>
              </w:rPr>
              <w:t>&lt;&gt;</w:t>
            </w:r>
            <w:r>
              <w:rPr>
                <w:rFonts w:ascii="Consolas" w:hAnsi="Consolas" w:cs="Consolas"/>
                <w:noProof w:val="0"/>
                <w:color w:val="000000"/>
                <w:kern w:val="0"/>
                <w:sz w:val="19"/>
                <w:szCs w:val="19"/>
                <w:lang w:val="en-US"/>
              </w:rPr>
              <w:t xml:space="preserve"> </w:t>
            </w:r>
            <w:proofErr w:type="spellStart"/>
            <w:r>
              <w:rPr>
                <w:rFonts w:ascii="Consolas" w:hAnsi="Consolas" w:cs="Consolas"/>
                <w:noProof w:val="0"/>
                <w:color w:val="FF0000"/>
                <w:kern w:val="0"/>
                <w:sz w:val="19"/>
                <w:szCs w:val="19"/>
                <w:lang w:val="en-US"/>
              </w:rPr>
              <w:t>N'Hết</w:t>
            </w:r>
            <w:proofErr w:type="spellEnd"/>
            <w:r>
              <w:rPr>
                <w:rFonts w:ascii="Consolas" w:hAnsi="Consolas" w:cs="Consolas"/>
                <w:noProof w:val="0"/>
                <w:color w:val="FF0000"/>
                <w:kern w:val="0"/>
                <w:sz w:val="19"/>
                <w:szCs w:val="19"/>
                <w:lang w:val="en-US"/>
              </w:rPr>
              <w:t xml:space="preserve"> </w:t>
            </w:r>
            <w:proofErr w:type="spellStart"/>
            <w:r>
              <w:rPr>
                <w:rFonts w:ascii="Consolas" w:hAnsi="Consolas" w:cs="Consolas"/>
                <w:noProof w:val="0"/>
                <w:color w:val="FF0000"/>
                <w:kern w:val="0"/>
                <w:sz w:val="19"/>
                <w:szCs w:val="19"/>
                <w:lang w:val="en-US"/>
              </w:rPr>
              <w:t>hạn</w:t>
            </w:r>
            <w:proofErr w:type="spellEnd"/>
            <w:r>
              <w:rPr>
                <w:rFonts w:ascii="Consolas" w:hAnsi="Consolas" w:cs="Consolas"/>
                <w:noProof w:val="0"/>
                <w:color w:val="FF0000"/>
                <w:kern w:val="0"/>
                <w:sz w:val="19"/>
                <w:szCs w:val="19"/>
                <w:lang w:val="en-US"/>
              </w:rPr>
              <w:t xml:space="preserve"> </w:t>
            </w:r>
            <w:proofErr w:type="spellStart"/>
            <w:r>
              <w:rPr>
                <w:rFonts w:ascii="Consolas" w:hAnsi="Consolas" w:cs="Consolas"/>
                <w:noProof w:val="0"/>
                <w:color w:val="FF0000"/>
                <w:kern w:val="0"/>
                <w:sz w:val="19"/>
                <w:szCs w:val="19"/>
                <w:lang w:val="en-US"/>
              </w:rPr>
              <w:t>hợp</w:t>
            </w:r>
            <w:proofErr w:type="spellEnd"/>
            <w:r>
              <w:rPr>
                <w:rFonts w:ascii="Consolas" w:hAnsi="Consolas" w:cs="Consolas"/>
                <w:noProof w:val="0"/>
                <w:color w:val="FF0000"/>
                <w:kern w:val="0"/>
                <w:sz w:val="19"/>
                <w:szCs w:val="19"/>
                <w:lang w:val="en-US"/>
              </w:rPr>
              <w:t xml:space="preserve"> </w:t>
            </w:r>
            <w:proofErr w:type="spellStart"/>
            <w:r>
              <w:rPr>
                <w:rFonts w:ascii="Consolas" w:hAnsi="Consolas" w:cs="Consolas"/>
                <w:noProof w:val="0"/>
                <w:color w:val="FF0000"/>
                <w:kern w:val="0"/>
                <w:sz w:val="19"/>
                <w:szCs w:val="19"/>
                <w:lang w:val="en-US"/>
              </w:rPr>
              <w:t>đồng</w:t>
            </w:r>
            <w:proofErr w:type="spellEnd"/>
            <w:r>
              <w:rPr>
                <w:rFonts w:ascii="Consolas" w:hAnsi="Consolas" w:cs="Consolas"/>
                <w:noProof w:val="0"/>
                <w:color w:val="FF0000"/>
                <w:kern w:val="0"/>
                <w:sz w:val="19"/>
                <w:szCs w:val="19"/>
                <w:lang w:val="en-US"/>
              </w:rPr>
              <w:t>'</w:t>
            </w:r>
            <w:r>
              <w:rPr>
                <w:rFonts w:ascii="Consolas" w:hAnsi="Consolas" w:cs="Consolas"/>
                <w:noProof w:val="0"/>
                <w:color w:val="808080"/>
                <w:kern w:val="0"/>
                <w:sz w:val="19"/>
                <w:szCs w:val="19"/>
                <w:lang w:val="en-US"/>
              </w:rPr>
              <w:t>;</w:t>
            </w:r>
          </w:p>
        </w:tc>
      </w:tr>
    </w:tbl>
    <w:p w14:paraId="2FAD62AD" w14:textId="46E2CABB" w:rsidR="00472427" w:rsidRPr="00472427" w:rsidRDefault="00472427" w:rsidP="00472427">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ab/>
      </w:r>
      <w:r w:rsidRPr="00472427">
        <w:rPr>
          <w:rFonts w:ascii="Times New Roman" w:hAnsi="Times New Roman" w:cs="Times New Roman"/>
          <w:sz w:val="28"/>
          <w:szCs w:val="28"/>
          <w:lang w:val="en-US"/>
        </w:rPr>
        <w:t>C#:</w:t>
      </w:r>
    </w:p>
    <w:tbl>
      <w:tblPr>
        <w:tblStyle w:val="TableGrid"/>
        <w:tblW w:w="0" w:type="auto"/>
        <w:tblInd w:w="720" w:type="dxa"/>
        <w:tblLook w:val="04A0" w:firstRow="1" w:lastRow="0" w:firstColumn="1" w:lastColumn="0" w:noHBand="0" w:noVBand="1"/>
      </w:tblPr>
      <w:tblGrid>
        <w:gridCol w:w="8296"/>
      </w:tblGrid>
      <w:tr w:rsidR="00472427" w14:paraId="6349F51B" w14:textId="77777777" w:rsidTr="004F07DC">
        <w:tc>
          <w:tcPr>
            <w:tcW w:w="9016" w:type="dxa"/>
          </w:tcPr>
          <w:p w14:paraId="29AF5766" w14:textId="77777777" w:rsidR="00472427" w:rsidRDefault="00472427" w:rsidP="004F07DC">
            <w:pPr>
              <w:autoSpaceDE w:val="0"/>
              <w:autoSpaceDN w:val="0"/>
              <w:adjustRightInd w:val="0"/>
              <w:rPr>
                <w:rFonts w:ascii="Cascadia Mono" w:hAnsi="Cascadia Mono" w:cs="Cascadia Mono"/>
                <w:noProof w:val="0"/>
                <w:color w:val="0000FF"/>
                <w:kern w:val="0"/>
                <w:sz w:val="19"/>
                <w:szCs w:val="19"/>
                <w:lang w:val="en-US"/>
              </w:rPr>
            </w:pPr>
            <w:r>
              <w:rPr>
                <w:rFonts w:ascii="Cascadia Mono" w:hAnsi="Cascadia Mono" w:cs="Cascadia Mono"/>
                <w:noProof w:val="0"/>
                <w:color w:val="000000"/>
                <w:kern w:val="0"/>
                <w:sz w:val="19"/>
                <w:szCs w:val="19"/>
                <w:lang w:val="en-US"/>
              </w:rPr>
              <w:t xml:space="preserve">  </w:t>
            </w:r>
            <w:r>
              <w:rPr>
                <w:rFonts w:ascii="Cascadia Mono" w:hAnsi="Cascadia Mono" w:cs="Cascadia Mono"/>
                <w:noProof w:val="0"/>
                <w:color w:val="0000FF"/>
                <w:kern w:val="0"/>
                <w:sz w:val="19"/>
                <w:szCs w:val="19"/>
                <w:lang w:val="en-US"/>
              </w:rPr>
              <w:t>try</w:t>
            </w:r>
          </w:p>
          <w:p w14:paraId="46B8A1A5" w14:textId="77777777" w:rsidR="00472427" w:rsidRDefault="00472427" w:rsidP="004F07DC">
            <w:pPr>
              <w:autoSpaceDE w:val="0"/>
              <w:autoSpaceDN w:val="0"/>
              <w:adjustRightInd w:val="0"/>
              <w:rPr>
                <w:rFonts w:ascii="Cascadia Mono" w:hAnsi="Cascadia Mono" w:cs="Cascadia Mono"/>
                <w:noProof w:val="0"/>
                <w:color w:val="000000"/>
                <w:kern w:val="0"/>
                <w:sz w:val="19"/>
                <w:szCs w:val="19"/>
                <w:lang w:val="en-US"/>
              </w:rPr>
            </w:pPr>
            <w:r>
              <w:rPr>
                <w:rFonts w:ascii="Cascadia Mono" w:hAnsi="Cascadia Mono" w:cs="Cascadia Mono"/>
                <w:noProof w:val="0"/>
                <w:color w:val="000000"/>
                <w:kern w:val="0"/>
                <w:sz w:val="19"/>
                <w:szCs w:val="19"/>
                <w:lang w:val="en-US"/>
              </w:rPr>
              <w:t xml:space="preserve">  {</w:t>
            </w:r>
          </w:p>
          <w:p w14:paraId="341E1C9F" w14:textId="77777777" w:rsidR="00472427" w:rsidRDefault="00472427" w:rsidP="004F07DC">
            <w:pPr>
              <w:autoSpaceDE w:val="0"/>
              <w:autoSpaceDN w:val="0"/>
              <w:adjustRightInd w:val="0"/>
              <w:rPr>
                <w:rFonts w:ascii="Cascadia Mono" w:hAnsi="Cascadia Mono" w:cs="Cascadia Mono"/>
                <w:noProof w:val="0"/>
                <w:color w:val="000000"/>
                <w:kern w:val="0"/>
                <w:sz w:val="19"/>
                <w:szCs w:val="19"/>
                <w:lang w:val="en-US"/>
              </w:rPr>
            </w:pPr>
            <w:r>
              <w:rPr>
                <w:rFonts w:ascii="Cascadia Mono" w:hAnsi="Cascadia Mono" w:cs="Cascadia Mono"/>
                <w:noProof w:val="0"/>
                <w:color w:val="000000"/>
                <w:kern w:val="0"/>
                <w:sz w:val="19"/>
                <w:szCs w:val="19"/>
                <w:lang w:val="en-US"/>
              </w:rPr>
              <w:t xml:space="preserve">      </w:t>
            </w:r>
            <w:proofErr w:type="spellStart"/>
            <w:r>
              <w:rPr>
                <w:rFonts w:ascii="Cascadia Mono" w:hAnsi="Cascadia Mono" w:cs="Cascadia Mono"/>
                <w:noProof w:val="0"/>
                <w:color w:val="000000"/>
                <w:kern w:val="0"/>
                <w:sz w:val="19"/>
                <w:szCs w:val="19"/>
                <w:lang w:val="en-US"/>
              </w:rPr>
              <w:t>dtSupplier</w:t>
            </w:r>
            <w:proofErr w:type="spellEnd"/>
            <w:r>
              <w:rPr>
                <w:rFonts w:ascii="Cascadia Mono" w:hAnsi="Cascadia Mono" w:cs="Cascadia Mono"/>
                <w:noProof w:val="0"/>
                <w:color w:val="000000"/>
                <w:kern w:val="0"/>
                <w:sz w:val="19"/>
                <w:szCs w:val="19"/>
                <w:lang w:val="en-US"/>
              </w:rPr>
              <w:t xml:space="preserve"> = </w:t>
            </w:r>
            <w:proofErr w:type="spellStart"/>
            <w:proofErr w:type="gramStart"/>
            <w:r>
              <w:rPr>
                <w:rFonts w:ascii="Cascadia Mono" w:hAnsi="Cascadia Mono" w:cs="Cascadia Mono"/>
                <w:noProof w:val="0"/>
                <w:color w:val="000000"/>
                <w:kern w:val="0"/>
                <w:sz w:val="19"/>
                <w:szCs w:val="19"/>
                <w:lang w:val="en-US"/>
              </w:rPr>
              <w:t>DataProvider.Instance.ExecuteQuery</w:t>
            </w:r>
            <w:proofErr w:type="spellEnd"/>
            <w:proofErr w:type="gramEnd"/>
            <w:r>
              <w:rPr>
                <w:rFonts w:ascii="Cascadia Mono" w:hAnsi="Cascadia Mono" w:cs="Cascadia Mono"/>
                <w:noProof w:val="0"/>
                <w:color w:val="000000"/>
                <w:kern w:val="0"/>
                <w:sz w:val="19"/>
                <w:szCs w:val="19"/>
                <w:lang w:val="en-US"/>
              </w:rPr>
              <w:t>(</w:t>
            </w:r>
            <w:r>
              <w:rPr>
                <w:rFonts w:ascii="Cascadia Mono" w:hAnsi="Cascadia Mono" w:cs="Cascadia Mono"/>
                <w:noProof w:val="0"/>
                <w:color w:val="A31515"/>
                <w:kern w:val="0"/>
                <w:sz w:val="19"/>
                <w:szCs w:val="19"/>
                <w:lang w:val="en-US"/>
              </w:rPr>
              <w:t xml:space="preserve">"SELECT * FROM </w:t>
            </w:r>
            <w:proofErr w:type="spellStart"/>
            <w:r>
              <w:rPr>
                <w:rFonts w:ascii="Cascadia Mono" w:hAnsi="Cascadia Mono" w:cs="Cascadia Mono"/>
                <w:noProof w:val="0"/>
                <w:color w:val="A31515"/>
                <w:kern w:val="0"/>
                <w:sz w:val="19"/>
                <w:szCs w:val="19"/>
                <w:lang w:val="en-US"/>
              </w:rPr>
              <w:t>SupplierList</w:t>
            </w:r>
            <w:proofErr w:type="spellEnd"/>
            <w:r>
              <w:rPr>
                <w:rFonts w:ascii="Cascadia Mono" w:hAnsi="Cascadia Mono" w:cs="Cascadia Mono"/>
                <w:noProof w:val="0"/>
                <w:color w:val="A31515"/>
                <w:kern w:val="0"/>
                <w:sz w:val="19"/>
                <w:szCs w:val="19"/>
                <w:lang w:val="en-US"/>
              </w:rPr>
              <w:t>"</w:t>
            </w:r>
            <w:r>
              <w:rPr>
                <w:rFonts w:ascii="Cascadia Mono" w:hAnsi="Cascadia Mono" w:cs="Cascadia Mono"/>
                <w:noProof w:val="0"/>
                <w:color w:val="000000"/>
                <w:kern w:val="0"/>
                <w:sz w:val="19"/>
                <w:szCs w:val="19"/>
                <w:lang w:val="en-US"/>
              </w:rPr>
              <w:t>);</w:t>
            </w:r>
          </w:p>
          <w:p w14:paraId="023CC5E6" w14:textId="77777777" w:rsidR="00472427" w:rsidRDefault="00472427" w:rsidP="004F07DC">
            <w:pPr>
              <w:autoSpaceDE w:val="0"/>
              <w:autoSpaceDN w:val="0"/>
              <w:adjustRightInd w:val="0"/>
              <w:rPr>
                <w:rFonts w:ascii="Cascadia Mono" w:hAnsi="Cascadia Mono" w:cs="Cascadia Mono"/>
                <w:noProof w:val="0"/>
                <w:color w:val="000000"/>
                <w:kern w:val="0"/>
                <w:sz w:val="19"/>
                <w:szCs w:val="19"/>
                <w:lang w:val="en-US"/>
              </w:rPr>
            </w:pPr>
            <w:r>
              <w:rPr>
                <w:rFonts w:ascii="Cascadia Mono" w:hAnsi="Cascadia Mono" w:cs="Cascadia Mono"/>
                <w:noProof w:val="0"/>
                <w:color w:val="000000"/>
                <w:kern w:val="0"/>
                <w:sz w:val="19"/>
                <w:szCs w:val="19"/>
                <w:lang w:val="en-US"/>
              </w:rPr>
              <w:t xml:space="preserve">      </w:t>
            </w:r>
            <w:proofErr w:type="spellStart"/>
            <w:proofErr w:type="gramStart"/>
            <w:r>
              <w:rPr>
                <w:rFonts w:ascii="Cascadia Mono" w:hAnsi="Cascadia Mono" w:cs="Cascadia Mono"/>
                <w:noProof w:val="0"/>
                <w:color w:val="000000"/>
                <w:kern w:val="0"/>
                <w:sz w:val="19"/>
                <w:szCs w:val="19"/>
                <w:lang w:val="en-US"/>
              </w:rPr>
              <w:t>dgvsupplier.DataSource</w:t>
            </w:r>
            <w:proofErr w:type="spellEnd"/>
            <w:proofErr w:type="gramEnd"/>
            <w:r>
              <w:rPr>
                <w:rFonts w:ascii="Cascadia Mono" w:hAnsi="Cascadia Mono" w:cs="Cascadia Mono"/>
                <w:noProof w:val="0"/>
                <w:color w:val="000000"/>
                <w:kern w:val="0"/>
                <w:sz w:val="19"/>
                <w:szCs w:val="19"/>
                <w:lang w:val="en-US"/>
              </w:rPr>
              <w:t xml:space="preserve"> = </w:t>
            </w:r>
            <w:proofErr w:type="spellStart"/>
            <w:r>
              <w:rPr>
                <w:rFonts w:ascii="Cascadia Mono" w:hAnsi="Cascadia Mono" w:cs="Cascadia Mono"/>
                <w:noProof w:val="0"/>
                <w:color w:val="000000"/>
                <w:kern w:val="0"/>
                <w:sz w:val="19"/>
                <w:szCs w:val="19"/>
                <w:lang w:val="en-US"/>
              </w:rPr>
              <w:t>dtSupplier</w:t>
            </w:r>
            <w:proofErr w:type="spellEnd"/>
            <w:r>
              <w:rPr>
                <w:rFonts w:ascii="Cascadia Mono" w:hAnsi="Cascadia Mono" w:cs="Cascadia Mono"/>
                <w:noProof w:val="0"/>
                <w:color w:val="000000"/>
                <w:kern w:val="0"/>
                <w:sz w:val="19"/>
                <w:szCs w:val="19"/>
                <w:lang w:val="en-US"/>
              </w:rPr>
              <w:t>;</w:t>
            </w:r>
          </w:p>
          <w:p w14:paraId="7080BCA1" w14:textId="77777777" w:rsidR="00472427" w:rsidRDefault="00472427" w:rsidP="004F07DC">
            <w:pPr>
              <w:autoSpaceDE w:val="0"/>
              <w:autoSpaceDN w:val="0"/>
              <w:adjustRightInd w:val="0"/>
              <w:rPr>
                <w:rFonts w:ascii="Cascadia Mono" w:hAnsi="Cascadia Mono" w:cs="Cascadia Mono"/>
                <w:noProof w:val="0"/>
                <w:color w:val="000000"/>
                <w:kern w:val="0"/>
                <w:sz w:val="19"/>
                <w:szCs w:val="19"/>
                <w:lang w:val="en-US"/>
              </w:rPr>
            </w:pPr>
            <w:r>
              <w:rPr>
                <w:rFonts w:ascii="Cascadia Mono" w:hAnsi="Cascadia Mono" w:cs="Cascadia Mono"/>
                <w:noProof w:val="0"/>
                <w:color w:val="000000"/>
                <w:kern w:val="0"/>
                <w:sz w:val="19"/>
                <w:szCs w:val="19"/>
                <w:lang w:val="en-US"/>
              </w:rPr>
              <w:t xml:space="preserve">      </w:t>
            </w:r>
            <w:proofErr w:type="spellStart"/>
            <w:proofErr w:type="gramStart"/>
            <w:r>
              <w:rPr>
                <w:rFonts w:ascii="Cascadia Mono" w:hAnsi="Cascadia Mono" w:cs="Cascadia Mono"/>
                <w:noProof w:val="0"/>
                <w:color w:val="000000"/>
                <w:kern w:val="0"/>
                <w:sz w:val="19"/>
                <w:szCs w:val="19"/>
                <w:lang w:val="en-US"/>
              </w:rPr>
              <w:t>dgvsupplier.Columns</w:t>
            </w:r>
            <w:proofErr w:type="spellEnd"/>
            <w:proofErr w:type="gramEnd"/>
            <w:r>
              <w:rPr>
                <w:rFonts w:ascii="Cascadia Mono" w:hAnsi="Cascadia Mono" w:cs="Cascadia Mono"/>
                <w:noProof w:val="0"/>
                <w:color w:val="000000"/>
                <w:kern w:val="0"/>
                <w:sz w:val="19"/>
                <w:szCs w:val="19"/>
                <w:lang w:val="en-US"/>
              </w:rPr>
              <w:t>[</w:t>
            </w:r>
            <w:r>
              <w:rPr>
                <w:rFonts w:ascii="Cascadia Mono" w:hAnsi="Cascadia Mono" w:cs="Cascadia Mono"/>
                <w:noProof w:val="0"/>
                <w:color w:val="A31515"/>
                <w:kern w:val="0"/>
                <w:sz w:val="19"/>
                <w:szCs w:val="19"/>
                <w:lang w:val="en-US"/>
              </w:rPr>
              <w:t>"ID"</w:t>
            </w:r>
            <w:r>
              <w:rPr>
                <w:rFonts w:ascii="Cascadia Mono" w:hAnsi="Cascadia Mono" w:cs="Cascadia Mono"/>
                <w:noProof w:val="0"/>
                <w:color w:val="000000"/>
                <w:kern w:val="0"/>
                <w:sz w:val="19"/>
                <w:szCs w:val="19"/>
                <w:lang w:val="en-US"/>
              </w:rPr>
              <w:t>].</w:t>
            </w:r>
            <w:proofErr w:type="spellStart"/>
            <w:r>
              <w:rPr>
                <w:rFonts w:ascii="Cascadia Mono" w:hAnsi="Cascadia Mono" w:cs="Cascadia Mono"/>
                <w:noProof w:val="0"/>
                <w:color w:val="000000"/>
                <w:kern w:val="0"/>
                <w:sz w:val="19"/>
                <w:szCs w:val="19"/>
                <w:lang w:val="en-US"/>
              </w:rPr>
              <w:t>HeaderText</w:t>
            </w:r>
            <w:proofErr w:type="spellEnd"/>
            <w:r>
              <w:rPr>
                <w:rFonts w:ascii="Cascadia Mono" w:hAnsi="Cascadia Mono" w:cs="Cascadia Mono"/>
                <w:noProof w:val="0"/>
                <w:color w:val="000000"/>
                <w:kern w:val="0"/>
                <w:sz w:val="19"/>
                <w:szCs w:val="19"/>
                <w:lang w:val="en-US"/>
              </w:rPr>
              <w:t xml:space="preserve"> = </w:t>
            </w:r>
            <w:r>
              <w:rPr>
                <w:rFonts w:ascii="Cascadia Mono" w:hAnsi="Cascadia Mono" w:cs="Cascadia Mono"/>
                <w:noProof w:val="0"/>
                <w:color w:val="A31515"/>
                <w:kern w:val="0"/>
                <w:sz w:val="19"/>
                <w:szCs w:val="19"/>
                <w:lang w:val="en-US"/>
              </w:rPr>
              <w:t>"</w:t>
            </w:r>
            <w:proofErr w:type="spellStart"/>
            <w:r>
              <w:rPr>
                <w:rFonts w:ascii="Cascadia Mono" w:hAnsi="Cascadia Mono" w:cs="Cascadia Mono"/>
                <w:noProof w:val="0"/>
                <w:color w:val="A31515"/>
                <w:kern w:val="0"/>
                <w:sz w:val="19"/>
                <w:szCs w:val="19"/>
                <w:lang w:val="en-US"/>
              </w:rPr>
              <w:t>Mã</w:t>
            </w:r>
            <w:proofErr w:type="spellEnd"/>
            <w:r>
              <w:rPr>
                <w:rFonts w:ascii="Cascadia Mono" w:hAnsi="Cascadia Mono" w:cs="Cascadia Mono"/>
                <w:noProof w:val="0"/>
                <w:color w:val="A31515"/>
                <w:kern w:val="0"/>
                <w:sz w:val="19"/>
                <w:szCs w:val="19"/>
                <w:lang w:val="en-US"/>
              </w:rPr>
              <w:t>"</w:t>
            </w:r>
            <w:r>
              <w:rPr>
                <w:rFonts w:ascii="Cascadia Mono" w:hAnsi="Cascadia Mono" w:cs="Cascadia Mono"/>
                <w:noProof w:val="0"/>
                <w:color w:val="000000"/>
                <w:kern w:val="0"/>
                <w:sz w:val="19"/>
                <w:szCs w:val="19"/>
                <w:lang w:val="en-US"/>
              </w:rPr>
              <w:t>;</w:t>
            </w:r>
          </w:p>
          <w:p w14:paraId="15D14F8C" w14:textId="77777777" w:rsidR="00472427" w:rsidRDefault="00472427" w:rsidP="004F07DC">
            <w:pPr>
              <w:autoSpaceDE w:val="0"/>
              <w:autoSpaceDN w:val="0"/>
              <w:adjustRightInd w:val="0"/>
              <w:rPr>
                <w:rFonts w:ascii="Cascadia Mono" w:hAnsi="Cascadia Mono" w:cs="Cascadia Mono"/>
                <w:noProof w:val="0"/>
                <w:color w:val="000000"/>
                <w:kern w:val="0"/>
                <w:sz w:val="19"/>
                <w:szCs w:val="19"/>
                <w:lang w:val="en-US"/>
              </w:rPr>
            </w:pPr>
            <w:r>
              <w:rPr>
                <w:rFonts w:ascii="Cascadia Mono" w:hAnsi="Cascadia Mono" w:cs="Cascadia Mono"/>
                <w:noProof w:val="0"/>
                <w:color w:val="000000"/>
                <w:kern w:val="0"/>
                <w:sz w:val="19"/>
                <w:szCs w:val="19"/>
                <w:lang w:val="en-US"/>
              </w:rPr>
              <w:t xml:space="preserve">      </w:t>
            </w:r>
            <w:proofErr w:type="spellStart"/>
            <w:proofErr w:type="gramStart"/>
            <w:r>
              <w:rPr>
                <w:rFonts w:ascii="Cascadia Mono" w:hAnsi="Cascadia Mono" w:cs="Cascadia Mono"/>
                <w:noProof w:val="0"/>
                <w:color w:val="000000"/>
                <w:kern w:val="0"/>
                <w:sz w:val="19"/>
                <w:szCs w:val="19"/>
                <w:lang w:val="en-US"/>
              </w:rPr>
              <w:t>dgvsupplier.Columns</w:t>
            </w:r>
            <w:proofErr w:type="spellEnd"/>
            <w:proofErr w:type="gramEnd"/>
            <w:r>
              <w:rPr>
                <w:rFonts w:ascii="Cascadia Mono" w:hAnsi="Cascadia Mono" w:cs="Cascadia Mono"/>
                <w:noProof w:val="0"/>
                <w:color w:val="000000"/>
                <w:kern w:val="0"/>
                <w:sz w:val="19"/>
                <w:szCs w:val="19"/>
                <w:lang w:val="en-US"/>
              </w:rPr>
              <w:t>[</w:t>
            </w:r>
            <w:r>
              <w:rPr>
                <w:rFonts w:ascii="Cascadia Mono" w:hAnsi="Cascadia Mono" w:cs="Cascadia Mono"/>
                <w:noProof w:val="0"/>
                <w:color w:val="A31515"/>
                <w:kern w:val="0"/>
                <w:sz w:val="19"/>
                <w:szCs w:val="19"/>
                <w:lang w:val="en-US"/>
              </w:rPr>
              <w:t>"name"</w:t>
            </w:r>
            <w:r>
              <w:rPr>
                <w:rFonts w:ascii="Cascadia Mono" w:hAnsi="Cascadia Mono" w:cs="Cascadia Mono"/>
                <w:noProof w:val="0"/>
                <w:color w:val="000000"/>
                <w:kern w:val="0"/>
                <w:sz w:val="19"/>
                <w:szCs w:val="19"/>
                <w:lang w:val="en-US"/>
              </w:rPr>
              <w:t>].</w:t>
            </w:r>
            <w:proofErr w:type="spellStart"/>
            <w:r>
              <w:rPr>
                <w:rFonts w:ascii="Cascadia Mono" w:hAnsi="Cascadia Mono" w:cs="Cascadia Mono"/>
                <w:noProof w:val="0"/>
                <w:color w:val="000000"/>
                <w:kern w:val="0"/>
                <w:sz w:val="19"/>
                <w:szCs w:val="19"/>
                <w:lang w:val="en-US"/>
              </w:rPr>
              <w:t>HeaderText</w:t>
            </w:r>
            <w:proofErr w:type="spellEnd"/>
            <w:r>
              <w:rPr>
                <w:rFonts w:ascii="Cascadia Mono" w:hAnsi="Cascadia Mono" w:cs="Cascadia Mono"/>
                <w:noProof w:val="0"/>
                <w:color w:val="000000"/>
                <w:kern w:val="0"/>
                <w:sz w:val="19"/>
                <w:szCs w:val="19"/>
                <w:lang w:val="en-US"/>
              </w:rPr>
              <w:t xml:space="preserve"> = </w:t>
            </w:r>
            <w:r>
              <w:rPr>
                <w:rFonts w:ascii="Cascadia Mono" w:hAnsi="Cascadia Mono" w:cs="Cascadia Mono"/>
                <w:noProof w:val="0"/>
                <w:color w:val="A31515"/>
                <w:kern w:val="0"/>
                <w:sz w:val="19"/>
                <w:szCs w:val="19"/>
                <w:lang w:val="en-US"/>
              </w:rPr>
              <w:t>"</w:t>
            </w:r>
            <w:proofErr w:type="spellStart"/>
            <w:r>
              <w:rPr>
                <w:rFonts w:ascii="Cascadia Mono" w:hAnsi="Cascadia Mono" w:cs="Cascadia Mono"/>
                <w:noProof w:val="0"/>
                <w:color w:val="A31515"/>
                <w:kern w:val="0"/>
                <w:sz w:val="19"/>
                <w:szCs w:val="19"/>
                <w:lang w:val="en-US"/>
              </w:rPr>
              <w:t>Tên</w:t>
            </w:r>
            <w:proofErr w:type="spellEnd"/>
            <w:r>
              <w:rPr>
                <w:rFonts w:ascii="Cascadia Mono" w:hAnsi="Cascadia Mono" w:cs="Cascadia Mono"/>
                <w:noProof w:val="0"/>
                <w:color w:val="A31515"/>
                <w:kern w:val="0"/>
                <w:sz w:val="19"/>
                <w:szCs w:val="19"/>
                <w:lang w:val="en-US"/>
              </w:rPr>
              <w:t>"</w:t>
            </w:r>
            <w:r>
              <w:rPr>
                <w:rFonts w:ascii="Cascadia Mono" w:hAnsi="Cascadia Mono" w:cs="Cascadia Mono"/>
                <w:noProof w:val="0"/>
                <w:color w:val="000000"/>
                <w:kern w:val="0"/>
                <w:sz w:val="19"/>
                <w:szCs w:val="19"/>
                <w:lang w:val="en-US"/>
              </w:rPr>
              <w:t>;</w:t>
            </w:r>
          </w:p>
          <w:p w14:paraId="19E57D5C" w14:textId="77777777" w:rsidR="00472427" w:rsidRDefault="00472427" w:rsidP="004F07DC">
            <w:pPr>
              <w:autoSpaceDE w:val="0"/>
              <w:autoSpaceDN w:val="0"/>
              <w:adjustRightInd w:val="0"/>
              <w:rPr>
                <w:rFonts w:ascii="Cascadia Mono" w:hAnsi="Cascadia Mono" w:cs="Cascadia Mono"/>
                <w:noProof w:val="0"/>
                <w:color w:val="000000"/>
                <w:kern w:val="0"/>
                <w:sz w:val="19"/>
                <w:szCs w:val="19"/>
                <w:lang w:val="en-US"/>
              </w:rPr>
            </w:pPr>
            <w:r>
              <w:rPr>
                <w:rFonts w:ascii="Cascadia Mono" w:hAnsi="Cascadia Mono" w:cs="Cascadia Mono"/>
                <w:noProof w:val="0"/>
                <w:color w:val="000000"/>
                <w:kern w:val="0"/>
                <w:sz w:val="19"/>
                <w:szCs w:val="19"/>
                <w:lang w:val="en-US"/>
              </w:rPr>
              <w:t xml:space="preserve">      </w:t>
            </w:r>
            <w:proofErr w:type="spellStart"/>
            <w:proofErr w:type="gramStart"/>
            <w:r>
              <w:rPr>
                <w:rFonts w:ascii="Cascadia Mono" w:hAnsi="Cascadia Mono" w:cs="Cascadia Mono"/>
                <w:noProof w:val="0"/>
                <w:color w:val="000000"/>
                <w:kern w:val="0"/>
                <w:sz w:val="19"/>
                <w:szCs w:val="19"/>
                <w:lang w:val="en-US"/>
              </w:rPr>
              <w:t>dgvsupplier.Columns</w:t>
            </w:r>
            <w:proofErr w:type="spellEnd"/>
            <w:proofErr w:type="gramEnd"/>
            <w:r>
              <w:rPr>
                <w:rFonts w:ascii="Cascadia Mono" w:hAnsi="Cascadia Mono" w:cs="Cascadia Mono"/>
                <w:noProof w:val="0"/>
                <w:color w:val="000000"/>
                <w:kern w:val="0"/>
                <w:sz w:val="19"/>
                <w:szCs w:val="19"/>
                <w:lang w:val="en-US"/>
              </w:rPr>
              <w:t>[</w:t>
            </w:r>
            <w:r>
              <w:rPr>
                <w:rFonts w:ascii="Cascadia Mono" w:hAnsi="Cascadia Mono" w:cs="Cascadia Mono"/>
                <w:noProof w:val="0"/>
                <w:color w:val="A31515"/>
                <w:kern w:val="0"/>
                <w:sz w:val="19"/>
                <w:szCs w:val="19"/>
                <w:lang w:val="en-US"/>
              </w:rPr>
              <w:t>"address"</w:t>
            </w:r>
            <w:r>
              <w:rPr>
                <w:rFonts w:ascii="Cascadia Mono" w:hAnsi="Cascadia Mono" w:cs="Cascadia Mono"/>
                <w:noProof w:val="0"/>
                <w:color w:val="000000"/>
                <w:kern w:val="0"/>
                <w:sz w:val="19"/>
                <w:szCs w:val="19"/>
                <w:lang w:val="en-US"/>
              </w:rPr>
              <w:t>].</w:t>
            </w:r>
            <w:proofErr w:type="spellStart"/>
            <w:r>
              <w:rPr>
                <w:rFonts w:ascii="Cascadia Mono" w:hAnsi="Cascadia Mono" w:cs="Cascadia Mono"/>
                <w:noProof w:val="0"/>
                <w:color w:val="000000"/>
                <w:kern w:val="0"/>
                <w:sz w:val="19"/>
                <w:szCs w:val="19"/>
                <w:lang w:val="en-US"/>
              </w:rPr>
              <w:t>HeaderText</w:t>
            </w:r>
            <w:proofErr w:type="spellEnd"/>
            <w:r>
              <w:rPr>
                <w:rFonts w:ascii="Cascadia Mono" w:hAnsi="Cascadia Mono" w:cs="Cascadia Mono"/>
                <w:noProof w:val="0"/>
                <w:color w:val="000000"/>
                <w:kern w:val="0"/>
                <w:sz w:val="19"/>
                <w:szCs w:val="19"/>
                <w:lang w:val="en-US"/>
              </w:rPr>
              <w:t xml:space="preserve"> = </w:t>
            </w:r>
            <w:r>
              <w:rPr>
                <w:rFonts w:ascii="Cascadia Mono" w:hAnsi="Cascadia Mono" w:cs="Cascadia Mono"/>
                <w:noProof w:val="0"/>
                <w:color w:val="A31515"/>
                <w:kern w:val="0"/>
                <w:sz w:val="19"/>
                <w:szCs w:val="19"/>
                <w:lang w:val="en-US"/>
              </w:rPr>
              <w:t>"</w:t>
            </w:r>
            <w:proofErr w:type="spellStart"/>
            <w:r>
              <w:rPr>
                <w:rFonts w:ascii="Cascadia Mono" w:hAnsi="Cascadia Mono" w:cs="Cascadia Mono"/>
                <w:noProof w:val="0"/>
                <w:color w:val="A31515"/>
                <w:kern w:val="0"/>
                <w:sz w:val="19"/>
                <w:szCs w:val="19"/>
                <w:lang w:val="en-US"/>
              </w:rPr>
              <w:t>Địa</w:t>
            </w:r>
            <w:proofErr w:type="spellEnd"/>
            <w:r>
              <w:rPr>
                <w:rFonts w:ascii="Cascadia Mono" w:hAnsi="Cascadia Mono" w:cs="Cascadia Mono"/>
                <w:noProof w:val="0"/>
                <w:color w:val="A31515"/>
                <w:kern w:val="0"/>
                <w:sz w:val="19"/>
                <w:szCs w:val="19"/>
                <w:lang w:val="en-US"/>
              </w:rPr>
              <w:t xml:space="preserve"> </w:t>
            </w:r>
            <w:proofErr w:type="spellStart"/>
            <w:r>
              <w:rPr>
                <w:rFonts w:ascii="Cascadia Mono" w:hAnsi="Cascadia Mono" w:cs="Cascadia Mono"/>
                <w:noProof w:val="0"/>
                <w:color w:val="A31515"/>
                <w:kern w:val="0"/>
                <w:sz w:val="19"/>
                <w:szCs w:val="19"/>
                <w:lang w:val="en-US"/>
              </w:rPr>
              <w:t>chỉ</w:t>
            </w:r>
            <w:proofErr w:type="spellEnd"/>
            <w:r>
              <w:rPr>
                <w:rFonts w:ascii="Cascadia Mono" w:hAnsi="Cascadia Mono" w:cs="Cascadia Mono"/>
                <w:noProof w:val="0"/>
                <w:color w:val="A31515"/>
                <w:kern w:val="0"/>
                <w:sz w:val="19"/>
                <w:szCs w:val="19"/>
                <w:lang w:val="en-US"/>
              </w:rPr>
              <w:t>"</w:t>
            </w:r>
            <w:r>
              <w:rPr>
                <w:rFonts w:ascii="Cascadia Mono" w:hAnsi="Cascadia Mono" w:cs="Cascadia Mono"/>
                <w:noProof w:val="0"/>
                <w:color w:val="000000"/>
                <w:kern w:val="0"/>
                <w:sz w:val="19"/>
                <w:szCs w:val="19"/>
                <w:lang w:val="en-US"/>
              </w:rPr>
              <w:t>;</w:t>
            </w:r>
          </w:p>
          <w:p w14:paraId="1407018D" w14:textId="77777777" w:rsidR="00472427" w:rsidRDefault="00472427" w:rsidP="004F07DC">
            <w:pPr>
              <w:autoSpaceDE w:val="0"/>
              <w:autoSpaceDN w:val="0"/>
              <w:adjustRightInd w:val="0"/>
              <w:rPr>
                <w:rFonts w:ascii="Cascadia Mono" w:hAnsi="Cascadia Mono" w:cs="Cascadia Mono"/>
                <w:noProof w:val="0"/>
                <w:color w:val="000000"/>
                <w:kern w:val="0"/>
                <w:sz w:val="19"/>
                <w:szCs w:val="19"/>
                <w:lang w:val="en-US"/>
              </w:rPr>
            </w:pPr>
            <w:r>
              <w:rPr>
                <w:rFonts w:ascii="Cascadia Mono" w:hAnsi="Cascadia Mono" w:cs="Cascadia Mono"/>
                <w:noProof w:val="0"/>
                <w:color w:val="000000"/>
                <w:kern w:val="0"/>
                <w:sz w:val="19"/>
                <w:szCs w:val="19"/>
                <w:lang w:val="en-US"/>
              </w:rPr>
              <w:t xml:space="preserve">      </w:t>
            </w:r>
            <w:proofErr w:type="spellStart"/>
            <w:proofErr w:type="gramStart"/>
            <w:r>
              <w:rPr>
                <w:rFonts w:ascii="Cascadia Mono" w:hAnsi="Cascadia Mono" w:cs="Cascadia Mono"/>
                <w:noProof w:val="0"/>
                <w:color w:val="000000"/>
                <w:kern w:val="0"/>
                <w:sz w:val="19"/>
                <w:szCs w:val="19"/>
                <w:lang w:val="en-US"/>
              </w:rPr>
              <w:t>dgvsupplier.Columns</w:t>
            </w:r>
            <w:proofErr w:type="spellEnd"/>
            <w:proofErr w:type="gramEnd"/>
            <w:r>
              <w:rPr>
                <w:rFonts w:ascii="Cascadia Mono" w:hAnsi="Cascadia Mono" w:cs="Cascadia Mono"/>
                <w:noProof w:val="0"/>
                <w:color w:val="000000"/>
                <w:kern w:val="0"/>
                <w:sz w:val="19"/>
                <w:szCs w:val="19"/>
                <w:lang w:val="en-US"/>
              </w:rPr>
              <w:t>[</w:t>
            </w:r>
            <w:r>
              <w:rPr>
                <w:rFonts w:ascii="Cascadia Mono" w:hAnsi="Cascadia Mono" w:cs="Cascadia Mono"/>
                <w:noProof w:val="0"/>
                <w:color w:val="A31515"/>
                <w:kern w:val="0"/>
                <w:sz w:val="19"/>
                <w:szCs w:val="19"/>
                <w:lang w:val="en-US"/>
              </w:rPr>
              <w:t>"phone"</w:t>
            </w:r>
            <w:r>
              <w:rPr>
                <w:rFonts w:ascii="Cascadia Mono" w:hAnsi="Cascadia Mono" w:cs="Cascadia Mono"/>
                <w:noProof w:val="0"/>
                <w:color w:val="000000"/>
                <w:kern w:val="0"/>
                <w:sz w:val="19"/>
                <w:szCs w:val="19"/>
                <w:lang w:val="en-US"/>
              </w:rPr>
              <w:t>].</w:t>
            </w:r>
            <w:proofErr w:type="spellStart"/>
            <w:r>
              <w:rPr>
                <w:rFonts w:ascii="Cascadia Mono" w:hAnsi="Cascadia Mono" w:cs="Cascadia Mono"/>
                <w:noProof w:val="0"/>
                <w:color w:val="000000"/>
                <w:kern w:val="0"/>
                <w:sz w:val="19"/>
                <w:szCs w:val="19"/>
                <w:lang w:val="en-US"/>
              </w:rPr>
              <w:t>HeaderText</w:t>
            </w:r>
            <w:proofErr w:type="spellEnd"/>
            <w:r>
              <w:rPr>
                <w:rFonts w:ascii="Cascadia Mono" w:hAnsi="Cascadia Mono" w:cs="Cascadia Mono"/>
                <w:noProof w:val="0"/>
                <w:color w:val="000000"/>
                <w:kern w:val="0"/>
                <w:sz w:val="19"/>
                <w:szCs w:val="19"/>
                <w:lang w:val="en-US"/>
              </w:rPr>
              <w:t xml:space="preserve"> = </w:t>
            </w:r>
            <w:r>
              <w:rPr>
                <w:rFonts w:ascii="Cascadia Mono" w:hAnsi="Cascadia Mono" w:cs="Cascadia Mono"/>
                <w:noProof w:val="0"/>
                <w:color w:val="A31515"/>
                <w:kern w:val="0"/>
                <w:sz w:val="19"/>
                <w:szCs w:val="19"/>
                <w:lang w:val="en-US"/>
              </w:rPr>
              <w:t>"</w:t>
            </w:r>
            <w:proofErr w:type="spellStart"/>
            <w:r>
              <w:rPr>
                <w:rFonts w:ascii="Cascadia Mono" w:hAnsi="Cascadia Mono" w:cs="Cascadia Mono"/>
                <w:noProof w:val="0"/>
                <w:color w:val="A31515"/>
                <w:kern w:val="0"/>
                <w:sz w:val="19"/>
                <w:szCs w:val="19"/>
                <w:lang w:val="en-US"/>
              </w:rPr>
              <w:t>Số</w:t>
            </w:r>
            <w:proofErr w:type="spellEnd"/>
            <w:r>
              <w:rPr>
                <w:rFonts w:ascii="Cascadia Mono" w:hAnsi="Cascadia Mono" w:cs="Cascadia Mono"/>
                <w:noProof w:val="0"/>
                <w:color w:val="A31515"/>
                <w:kern w:val="0"/>
                <w:sz w:val="19"/>
                <w:szCs w:val="19"/>
                <w:lang w:val="en-US"/>
              </w:rPr>
              <w:t xml:space="preserve"> </w:t>
            </w:r>
            <w:proofErr w:type="spellStart"/>
            <w:r>
              <w:rPr>
                <w:rFonts w:ascii="Cascadia Mono" w:hAnsi="Cascadia Mono" w:cs="Cascadia Mono"/>
                <w:noProof w:val="0"/>
                <w:color w:val="A31515"/>
                <w:kern w:val="0"/>
                <w:sz w:val="19"/>
                <w:szCs w:val="19"/>
                <w:lang w:val="en-US"/>
              </w:rPr>
              <w:t>điện</w:t>
            </w:r>
            <w:proofErr w:type="spellEnd"/>
            <w:r>
              <w:rPr>
                <w:rFonts w:ascii="Cascadia Mono" w:hAnsi="Cascadia Mono" w:cs="Cascadia Mono"/>
                <w:noProof w:val="0"/>
                <w:color w:val="A31515"/>
                <w:kern w:val="0"/>
                <w:sz w:val="19"/>
                <w:szCs w:val="19"/>
                <w:lang w:val="en-US"/>
              </w:rPr>
              <w:t xml:space="preserve"> </w:t>
            </w:r>
            <w:proofErr w:type="spellStart"/>
            <w:r>
              <w:rPr>
                <w:rFonts w:ascii="Cascadia Mono" w:hAnsi="Cascadia Mono" w:cs="Cascadia Mono"/>
                <w:noProof w:val="0"/>
                <w:color w:val="A31515"/>
                <w:kern w:val="0"/>
                <w:sz w:val="19"/>
                <w:szCs w:val="19"/>
                <w:lang w:val="en-US"/>
              </w:rPr>
              <w:t>thoại</w:t>
            </w:r>
            <w:proofErr w:type="spellEnd"/>
            <w:r>
              <w:rPr>
                <w:rFonts w:ascii="Cascadia Mono" w:hAnsi="Cascadia Mono" w:cs="Cascadia Mono"/>
                <w:noProof w:val="0"/>
                <w:color w:val="A31515"/>
                <w:kern w:val="0"/>
                <w:sz w:val="19"/>
                <w:szCs w:val="19"/>
                <w:lang w:val="en-US"/>
              </w:rPr>
              <w:t>"</w:t>
            </w:r>
            <w:r>
              <w:rPr>
                <w:rFonts w:ascii="Cascadia Mono" w:hAnsi="Cascadia Mono" w:cs="Cascadia Mono"/>
                <w:noProof w:val="0"/>
                <w:color w:val="000000"/>
                <w:kern w:val="0"/>
                <w:sz w:val="19"/>
                <w:szCs w:val="19"/>
                <w:lang w:val="en-US"/>
              </w:rPr>
              <w:t>;</w:t>
            </w:r>
          </w:p>
          <w:p w14:paraId="6BD32A81" w14:textId="77777777" w:rsidR="00472427" w:rsidRDefault="00472427" w:rsidP="004F07DC">
            <w:pPr>
              <w:autoSpaceDE w:val="0"/>
              <w:autoSpaceDN w:val="0"/>
              <w:adjustRightInd w:val="0"/>
              <w:rPr>
                <w:rFonts w:ascii="Cascadia Mono" w:hAnsi="Cascadia Mono" w:cs="Cascadia Mono"/>
                <w:noProof w:val="0"/>
                <w:color w:val="000000"/>
                <w:kern w:val="0"/>
                <w:sz w:val="19"/>
                <w:szCs w:val="19"/>
                <w:lang w:val="en-US"/>
              </w:rPr>
            </w:pPr>
            <w:r>
              <w:rPr>
                <w:rFonts w:ascii="Cascadia Mono" w:hAnsi="Cascadia Mono" w:cs="Cascadia Mono"/>
                <w:noProof w:val="0"/>
                <w:color w:val="000000"/>
                <w:kern w:val="0"/>
                <w:sz w:val="19"/>
                <w:szCs w:val="19"/>
                <w:lang w:val="en-US"/>
              </w:rPr>
              <w:t xml:space="preserve">  }</w:t>
            </w:r>
          </w:p>
          <w:p w14:paraId="1F127E1E" w14:textId="77777777" w:rsidR="00472427" w:rsidRDefault="00472427" w:rsidP="004F07DC">
            <w:pPr>
              <w:autoSpaceDE w:val="0"/>
              <w:autoSpaceDN w:val="0"/>
              <w:adjustRightInd w:val="0"/>
              <w:rPr>
                <w:rFonts w:ascii="Cascadia Mono" w:hAnsi="Cascadia Mono" w:cs="Cascadia Mono"/>
                <w:noProof w:val="0"/>
                <w:color w:val="000000"/>
                <w:kern w:val="0"/>
                <w:sz w:val="19"/>
                <w:szCs w:val="19"/>
                <w:lang w:val="en-US"/>
              </w:rPr>
            </w:pPr>
            <w:r>
              <w:rPr>
                <w:rFonts w:ascii="Cascadia Mono" w:hAnsi="Cascadia Mono" w:cs="Cascadia Mono"/>
                <w:noProof w:val="0"/>
                <w:color w:val="000000"/>
                <w:kern w:val="0"/>
                <w:sz w:val="19"/>
                <w:szCs w:val="19"/>
                <w:lang w:val="en-US"/>
              </w:rPr>
              <w:t xml:space="preserve">  </w:t>
            </w:r>
            <w:r>
              <w:rPr>
                <w:rFonts w:ascii="Cascadia Mono" w:hAnsi="Cascadia Mono" w:cs="Cascadia Mono"/>
                <w:noProof w:val="0"/>
                <w:color w:val="0000FF"/>
                <w:kern w:val="0"/>
                <w:sz w:val="19"/>
                <w:szCs w:val="19"/>
                <w:lang w:val="en-US"/>
              </w:rPr>
              <w:t>catch</w:t>
            </w:r>
            <w:r>
              <w:rPr>
                <w:rFonts w:ascii="Cascadia Mono" w:hAnsi="Cascadia Mono" w:cs="Cascadia Mono"/>
                <w:noProof w:val="0"/>
                <w:color w:val="000000"/>
                <w:kern w:val="0"/>
                <w:sz w:val="19"/>
                <w:szCs w:val="19"/>
                <w:lang w:val="en-US"/>
              </w:rPr>
              <w:t xml:space="preserve"> (</w:t>
            </w:r>
            <w:proofErr w:type="spellStart"/>
            <w:r>
              <w:rPr>
                <w:rFonts w:ascii="Cascadia Mono" w:hAnsi="Cascadia Mono" w:cs="Cascadia Mono"/>
                <w:noProof w:val="0"/>
                <w:color w:val="000000"/>
                <w:kern w:val="0"/>
                <w:sz w:val="19"/>
                <w:szCs w:val="19"/>
                <w:lang w:val="en-US"/>
              </w:rPr>
              <w:t>SqlException</w:t>
            </w:r>
            <w:proofErr w:type="spellEnd"/>
            <w:r>
              <w:rPr>
                <w:rFonts w:ascii="Cascadia Mono" w:hAnsi="Cascadia Mono" w:cs="Cascadia Mono"/>
                <w:noProof w:val="0"/>
                <w:color w:val="000000"/>
                <w:kern w:val="0"/>
                <w:sz w:val="19"/>
                <w:szCs w:val="19"/>
                <w:lang w:val="en-US"/>
              </w:rPr>
              <w:t xml:space="preserve"> err)</w:t>
            </w:r>
          </w:p>
          <w:p w14:paraId="237D0411" w14:textId="77777777" w:rsidR="00472427" w:rsidRDefault="00472427" w:rsidP="004F07DC">
            <w:pPr>
              <w:autoSpaceDE w:val="0"/>
              <w:autoSpaceDN w:val="0"/>
              <w:adjustRightInd w:val="0"/>
              <w:rPr>
                <w:rFonts w:ascii="Cascadia Mono" w:hAnsi="Cascadia Mono" w:cs="Cascadia Mono"/>
                <w:noProof w:val="0"/>
                <w:color w:val="000000"/>
                <w:kern w:val="0"/>
                <w:sz w:val="19"/>
                <w:szCs w:val="19"/>
                <w:lang w:val="en-US"/>
              </w:rPr>
            </w:pPr>
            <w:r>
              <w:rPr>
                <w:rFonts w:ascii="Cascadia Mono" w:hAnsi="Cascadia Mono" w:cs="Cascadia Mono"/>
                <w:noProof w:val="0"/>
                <w:color w:val="000000"/>
                <w:kern w:val="0"/>
                <w:sz w:val="19"/>
                <w:szCs w:val="19"/>
                <w:lang w:val="en-US"/>
              </w:rPr>
              <w:t xml:space="preserve">  {</w:t>
            </w:r>
          </w:p>
          <w:p w14:paraId="0E11B860" w14:textId="77777777" w:rsidR="00472427" w:rsidRDefault="00472427" w:rsidP="004F07DC">
            <w:pPr>
              <w:autoSpaceDE w:val="0"/>
              <w:autoSpaceDN w:val="0"/>
              <w:adjustRightInd w:val="0"/>
              <w:rPr>
                <w:rFonts w:ascii="Cascadia Mono" w:hAnsi="Cascadia Mono" w:cs="Cascadia Mono"/>
                <w:noProof w:val="0"/>
                <w:color w:val="000000"/>
                <w:kern w:val="0"/>
                <w:sz w:val="19"/>
                <w:szCs w:val="19"/>
                <w:lang w:val="en-US"/>
              </w:rPr>
            </w:pPr>
            <w:r>
              <w:rPr>
                <w:rFonts w:ascii="Cascadia Mono" w:hAnsi="Cascadia Mono" w:cs="Cascadia Mono"/>
                <w:noProof w:val="0"/>
                <w:color w:val="000000"/>
                <w:kern w:val="0"/>
                <w:sz w:val="19"/>
                <w:szCs w:val="19"/>
                <w:lang w:val="en-US"/>
              </w:rPr>
              <w:lastRenderedPageBreak/>
              <w:t xml:space="preserve">      </w:t>
            </w:r>
            <w:proofErr w:type="spellStart"/>
            <w:r>
              <w:rPr>
                <w:rFonts w:ascii="Cascadia Mono" w:hAnsi="Cascadia Mono" w:cs="Cascadia Mono"/>
                <w:noProof w:val="0"/>
                <w:color w:val="000000"/>
                <w:kern w:val="0"/>
                <w:sz w:val="19"/>
                <w:szCs w:val="19"/>
                <w:lang w:val="en-US"/>
              </w:rPr>
              <w:t>MessageBox.Show</w:t>
            </w:r>
            <w:proofErr w:type="spellEnd"/>
            <w:r>
              <w:rPr>
                <w:rFonts w:ascii="Cascadia Mono" w:hAnsi="Cascadia Mono" w:cs="Cascadia Mono"/>
                <w:noProof w:val="0"/>
                <w:color w:val="000000"/>
                <w:kern w:val="0"/>
                <w:sz w:val="19"/>
                <w:szCs w:val="19"/>
                <w:lang w:val="en-US"/>
              </w:rPr>
              <w:t>(</w:t>
            </w:r>
            <w:proofErr w:type="spellStart"/>
            <w:proofErr w:type="gramStart"/>
            <w:r>
              <w:rPr>
                <w:rFonts w:ascii="Cascadia Mono" w:hAnsi="Cascadia Mono" w:cs="Cascadia Mono"/>
                <w:noProof w:val="0"/>
                <w:color w:val="000000"/>
                <w:kern w:val="0"/>
                <w:sz w:val="19"/>
                <w:szCs w:val="19"/>
                <w:lang w:val="en-US"/>
              </w:rPr>
              <w:t>err.Message</w:t>
            </w:r>
            <w:proofErr w:type="spellEnd"/>
            <w:proofErr w:type="gramEnd"/>
            <w:r>
              <w:rPr>
                <w:rFonts w:ascii="Cascadia Mono" w:hAnsi="Cascadia Mono" w:cs="Cascadia Mono"/>
                <w:noProof w:val="0"/>
                <w:color w:val="000000"/>
                <w:kern w:val="0"/>
                <w:sz w:val="19"/>
                <w:szCs w:val="19"/>
                <w:lang w:val="en-US"/>
              </w:rPr>
              <w:t>);</w:t>
            </w:r>
          </w:p>
          <w:p w14:paraId="58DAF731" w14:textId="77777777" w:rsidR="00472427" w:rsidRDefault="00472427" w:rsidP="004F07DC">
            <w:pPr>
              <w:spacing w:line="360" w:lineRule="auto"/>
              <w:rPr>
                <w:rFonts w:ascii="Times New Roman" w:hAnsi="Times New Roman" w:cs="Times New Roman"/>
                <w:sz w:val="28"/>
                <w:szCs w:val="28"/>
                <w:lang w:val="en-US"/>
              </w:rPr>
            </w:pPr>
            <w:r>
              <w:rPr>
                <w:rFonts w:ascii="Cascadia Mono" w:hAnsi="Cascadia Mono" w:cs="Cascadia Mono"/>
                <w:noProof w:val="0"/>
                <w:color w:val="000000"/>
                <w:kern w:val="0"/>
                <w:sz w:val="19"/>
                <w:szCs w:val="19"/>
                <w:lang w:val="en-US"/>
              </w:rPr>
              <w:t xml:space="preserve">  }</w:t>
            </w:r>
          </w:p>
        </w:tc>
      </w:tr>
    </w:tbl>
    <w:p w14:paraId="17433B16" w14:textId="77777777" w:rsidR="00E3292D" w:rsidRPr="00E3292D" w:rsidRDefault="00E3292D" w:rsidP="00EE6D5A">
      <w:pPr>
        <w:spacing w:after="0" w:line="360" w:lineRule="auto"/>
        <w:ind w:left="720"/>
        <w:rPr>
          <w:rFonts w:ascii="Times New Roman" w:hAnsi="Times New Roman" w:cs="Times New Roman"/>
          <w:sz w:val="28"/>
          <w:szCs w:val="28"/>
          <w:lang w:val="en-US"/>
        </w:rPr>
      </w:pPr>
    </w:p>
    <w:p w14:paraId="5E272550" w14:textId="77777777" w:rsidR="00EE6D5A" w:rsidRPr="00EE6D5A" w:rsidRDefault="00EE6D5A" w:rsidP="00EE6D5A">
      <w:pPr>
        <w:pStyle w:val="ListParagraph"/>
        <w:numPr>
          <w:ilvl w:val="0"/>
          <w:numId w:val="12"/>
        </w:numPr>
        <w:spacing w:after="0" w:line="360" w:lineRule="auto"/>
        <w:rPr>
          <w:rFonts w:ascii="Times New Roman" w:hAnsi="Times New Roman" w:cs="Times New Roman"/>
          <w:vanish/>
          <w:sz w:val="28"/>
          <w:szCs w:val="28"/>
          <w:lang w:val="en-US"/>
        </w:rPr>
      </w:pPr>
    </w:p>
    <w:p w14:paraId="145074B3" w14:textId="77777777" w:rsidR="00EE6D5A" w:rsidRPr="00EE6D5A" w:rsidRDefault="00EE6D5A" w:rsidP="00EE6D5A">
      <w:pPr>
        <w:pStyle w:val="ListParagraph"/>
        <w:numPr>
          <w:ilvl w:val="0"/>
          <w:numId w:val="12"/>
        </w:numPr>
        <w:spacing w:after="0" w:line="360" w:lineRule="auto"/>
        <w:rPr>
          <w:rFonts w:ascii="Times New Roman" w:hAnsi="Times New Roman" w:cs="Times New Roman"/>
          <w:vanish/>
          <w:sz w:val="28"/>
          <w:szCs w:val="28"/>
          <w:lang w:val="en-US"/>
        </w:rPr>
      </w:pPr>
    </w:p>
    <w:p w14:paraId="3E22E686" w14:textId="77777777" w:rsidR="00EE6D5A" w:rsidRPr="00EE6D5A" w:rsidRDefault="00EE6D5A" w:rsidP="00EE6D5A">
      <w:pPr>
        <w:pStyle w:val="ListParagraph"/>
        <w:numPr>
          <w:ilvl w:val="0"/>
          <w:numId w:val="12"/>
        </w:numPr>
        <w:spacing w:after="0" w:line="360" w:lineRule="auto"/>
        <w:rPr>
          <w:rFonts w:ascii="Times New Roman" w:hAnsi="Times New Roman" w:cs="Times New Roman"/>
          <w:vanish/>
          <w:sz w:val="28"/>
          <w:szCs w:val="28"/>
          <w:lang w:val="en-US"/>
        </w:rPr>
      </w:pPr>
    </w:p>
    <w:p w14:paraId="7F1E9D50" w14:textId="77777777" w:rsidR="00EE6D5A" w:rsidRPr="00EE6D5A" w:rsidRDefault="00EE6D5A" w:rsidP="00EE6D5A">
      <w:pPr>
        <w:pStyle w:val="ListParagraph"/>
        <w:numPr>
          <w:ilvl w:val="0"/>
          <w:numId w:val="12"/>
        </w:numPr>
        <w:spacing w:after="0" w:line="360" w:lineRule="auto"/>
        <w:rPr>
          <w:rFonts w:ascii="Times New Roman" w:hAnsi="Times New Roman" w:cs="Times New Roman"/>
          <w:vanish/>
          <w:sz w:val="28"/>
          <w:szCs w:val="28"/>
          <w:lang w:val="en-US"/>
        </w:rPr>
      </w:pPr>
    </w:p>
    <w:p w14:paraId="36DE971A" w14:textId="77777777" w:rsidR="00EE6D5A" w:rsidRPr="00EE6D5A" w:rsidRDefault="00EE6D5A" w:rsidP="00EE6D5A">
      <w:pPr>
        <w:pStyle w:val="ListParagraph"/>
        <w:numPr>
          <w:ilvl w:val="0"/>
          <w:numId w:val="12"/>
        </w:numPr>
        <w:spacing w:after="0" w:line="360" w:lineRule="auto"/>
        <w:rPr>
          <w:rFonts w:ascii="Times New Roman" w:hAnsi="Times New Roman" w:cs="Times New Roman"/>
          <w:vanish/>
          <w:sz w:val="28"/>
          <w:szCs w:val="28"/>
          <w:lang w:val="en-US"/>
        </w:rPr>
      </w:pPr>
    </w:p>
    <w:p w14:paraId="00704C91" w14:textId="77777777" w:rsidR="00EE6D5A" w:rsidRPr="00EE6D5A" w:rsidRDefault="00EE6D5A" w:rsidP="00EE6D5A">
      <w:pPr>
        <w:pStyle w:val="ListParagraph"/>
        <w:numPr>
          <w:ilvl w:val="0"/>
          <w:numId w:val="12"/>
        </w:numPr>
        <w:spacing w:after="0" w:line="360" w:lineRule="auto"/>
        <w:rPr>
          <w:rFonts w:ascii="Times New Roman" w:hAnsi="Times New Roman" w:cs="Times New Roman"/>
          <w:vanish/>
          <w:sz w:val="28"/>
          <w:szCs w:val="28"/>
          <w:lang w:val="en-US"/>
        </w:rPr>
      </w:pPr>
    </w:p>
    <w:p w14:paraId="052DC2FF" w14:textId="77777777" w:rsidR="00EE6D5A" w:rsidRPr="00EE6D5A" w:rsidRDefault="00EE6D5A" w:rsidP="00EE6D5A">
      <w:pPr>
        <w:pStyle w:val="ListParagraph"/>
        <w:numPr>
          <w:ilvl w:val="1"/>
          <w:numId w:val="12"/>
        </w:numPr>
        <w:spacing w:after="0" w:line="360" w:lineRule="auto"/>
        <w:rPr>
          <w:rFonts w:ascii="Times New Roman" w:hAnsi="Times New Roman" w:cs="Times New Roman"/>
          <w:vanish/>
          <w:sz w:val="28"/>
          <w:szCs w:val="28"/>
          <w:lang w:val="en-US"/>
        </w:rPr>
      </w:pPr>
    </w:p>
    <w:p w14:paraId="1FB05E06" w14:textId="77777777" w:rsidR="00EE6D5A" w:rsidRPr="00EE6D5A" w:rsidRDefault="00EE6D5A" w:rsidP="00EE6D5A">
      <w:pPr>
        <w:pStyle w:val="ListParagraph"/>
        <w:numPr>
          <w:ilvl w:val="1"/>
          <w:numId w:val="12"/>
        </w:numPr>
        <w:spacing w:after="0" w:line="360" w:lineRule="auto"/>
        <w:rPr>
          <w:rFonts w:ascii="Times New Roman" w:hAnsi="Times New Roman" w:cs="Times New Roman"/>
          <w:vanish/>
          <w:sz w:val="28"/>
          <w:szCs w:val="28"/>
          <w:lang w:val="en-US"/>
        </w:rPr>
      </w:pPr>
    </w:p>
    <w:p w14:paraId="2F0DC64A" w14:textId="77777777" w:rsidR="00EE6D5A" w:rsidRPr="00EE6D5A" w:rsidRDefault="00EE6D5A" w:rsidP="00EE6D5A">
      <w:pPr>
        <w:pStyle w:val="ListParagraph"/>
        <w:numPr>
          <w:ilvl w:val="2"/>
          <w:numId w:val="12"/>
        </w:numPr>
        <w:spacing w:after="0" w:line="360" w:lineRule="auto"/>
        <w:rPr>
          <w:rFonts w:ascii="Times New Roman" w:hAnsi="Times New Roman" w:cs="Times New Roman"/>
          <w:vanish/>
          <w:sz w:val="28"/>
          <w:szCs w:val="28"/>
          <w:lang w:val="en-US"/>
        </w:rPr>
      </w:pPr>
    </w:p>
    <w:p w14:paraId="6E41C796" w14:textId="003A17D2" w:rsidR="00472427" w:rsidRDefault="00472427" w:rsidP="00472427">
      <w:pPr>
        <w:pStyle w:val="ListParagraph"/>
        <w:numPr>
          <w:ilvl w:val="2"/>
          <w:numId w:val="12"/>
        </w:numPr>
        <w:spacing w:after="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Procedure</w:t>
      </w:r>
    </w:p>
    <w:p w14:paraId="3F0FCD7C" w14:textId="39CCD883" w:rsidR="00472427" w:rsidRPr="00472427" w:rsidRDefault="00472427" w:rsidP="00472427">
      <w:pPr>
        <w:spacing w:after="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ab/>
      </w:r>
      <w:r w:rsidRPr="00472427">
        <w:rPr>
          <w:rFonts w:ascii="Times New Roman" w:hAnsi="Times New Roman" w:cs="Times New Roman"/>
          <w:b/>
          <w:bCs/>
          <w:sz w:val="28"/>
          <w:szCs w:val="28"/>
          <w:lang w:val="en-US"/>
        </w:rPr>
        <w:t>a. Procedure thêm nhà cung cấp mới:</w:t>
      </w:r>
    </w:p>
    <w:p w14:paraId="5C4AEC01" w14:textId="70CC667C" w:rsidR="00472427" w:rsidRPr="00472427" w:rsidRDefault="00472427" w:rsidP="00472427">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ab/>
      </w:r>
      <w:r w:rsidRPr="00472427">
        <w:rPr>
          <w:rFonts w:ascii="Times New Roman" w:hAnsi="Times New Roman" w:cs="Times New Roman"/>
          <w:sz w:val="28"/>
          <w:szCs w:val="28"/>
          <w:lang w:val="en-US"/>
        </w:rPr>
        <w:t>SQL:</w:t>
      </w:r>
    </w:p>
    <w:tbl>
      <w:tblPr>
        <w:tblStyle w:val="TableGrid"/>
        <w:tblW w:w="0" w:type="auto"/>
        <w:tblInd w:w="720" w:type="dxa"/>
        <w:tblLook w:val="04A0" w:firstRow="1" w:lastRow="0" w:firstColumn="1" w:lastColumn="0" w:noHBand="0" w:noVBand="1"/>
      </w:tblPr>
      <w:tblGrid>
        <w:gridCol w:w="8296"/>
      </w:tblGrid>
      <w:tr w:rsidR="00472427" w14:paraId="07B13577" w14:textId="77777777" w:rsidTr="004F07DC">
        <w:tc>
          <w:tcPr>
            <w:tcW w:w="9016" w:type="dxa"/>
          </w:tcPr>
          <w:p w14:paraId="414CDA06" w14:textId="77777777" w:rsidR="00472427" w:rsidRDefault="00472427" w:rsidP="004F07DC">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FF"/>
                <w:kern w:val="0"/>
                <w:sz w:val="19"/>
                <w:szCs w:val="19"/>
                <w:lang w:val="en-US"/>
              </w:rPr>
              <w:t>CREATE</w:t>
            </w: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PROCEDURE</w:t>
            </w:r>
            <w:r>
              <w:rPr>
                <w:rFonts w:ascii="Consolas" w:hAnsi="Consolas" w:cs="Consolas"/>
                <w:noProof w:val="0"/>
                <w:color w:val="000000"/>
                <w:kern w:val="0"/>
                <w:sz w:val="19"/>
                <w:szCs w:val="19"/>
                <w:lang w:val="en-US"/>
              </w:rPr>
              <w:t xml:space="preserve"> </w:t>
            </w:r>
            <w:proofErr w:type="spellStart"/>
            <w:r>
              <w:rPr>
                <w:rFonts w:ascii="Consolas" w:hAnsi="Consolas" w:cs="Consolas"/>
                <w:noProof w:val="0"/>
                <w:color w:val="000000"/>
                <w:kern w:val="0"/>
                <w:sz w:val="19"/>
                <w:szCs w:val="19"/>
                <w:lang w:val="en-US"/>
              </w:rPr>
              <w:t>AddSupplier</w:t>
            </w:r>
            <w:proofErr w:type="spellEnd"/>
          </w:p>
          <w:p w14:paraId="3C54F517" w14:textId="77777777" w:rsidR="00472427" w:rsidRDefault="00472427" w:rsidP="004F07DC">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00"/>
                <w:kern w:val="0"/>
                <w:sz w:val="19"/>
                <w:szCs w:val="19"/>
                <w:lang w:val="en-US"/>
              </w:rPr>
              <w:t xml:space="preserve">    @ID </w:t>
            </w:r>
            <w:proofErr w:type="gramStart"/>
            <w:r>
              <w:rPr>
                <w:rFonts w:ascii="Consolas" w:hAnsi="Consolas" w:cs="Consolas"/>
                <w:noProof w:val="0"/>
                <w:color w:val="0000FF"/>
                <w:kern w:val="0"/>
                <w:sz w:val="19"/>
                <w:szCs w:val="19"/>
                <w:lang w:val="en-US"/>
              </w:rPr>
              <w:t>VARCHAR</w:t>
            </w:r>
            <w:r>
              <w:rPr>
                <w:rFonts w:ascii="Consolas" w:hAnsi="Consolas" w:cs="Consolas"/>
                <w:noProof w:val="0"/>
                <w:color w:val="808080"/>
                <w:kern w:val="0"/>
                <w:sz w:val="19"/>
                <w:szCs w:val="19"/>
                <w:lang w:val="en-US"/>
              </w:rPr>
              <w:t>(</w:t>
            </w:r>
            <w:proofErr w:type="gramEnd"/>
            <w:r>
              <w:rPr>
                <w:rFonts w:ascii="Consolas" w:hAnsi="Consolas" w:cs="Consolas"/>
                <w:noProof w:val="0"/>
                <w:color w:val="000000"/>
                <w:kern w:val="0"/>
                <w:sz w:val="19"/>
                <w:szCs w:val="19"/>
                <w:lang w:val="en-US"/>
              </w:rPr>
              <w:t>4</w:t>
            </w:r>
            <w:r>
              <w:rPr>
                <w:rFonts w:ascii="Consolas" w:hAnsi="Consolas" w:cs="Consolas"/>
                <w:noProof w:val="0"/>
                <w:color w:val="808080"/>
                <w:kern w:val="0"/>
                <w:sz w:val="19"/>
                <w:szCs w:val="19"/>
                <w:lang w:val="en-US"/>
              </w:rPr>
              <w:t>),</w:t>
            </w:r>
          </w:p>
          <w:p w14:paraId="224B5630" w14:textId="77777777" w:rsidR="00472427" w:rsidRDefault="00472427" w:rsidP="004F07DC">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00"/>
                <w:kern w:val="0"/>
                <w:sz w:val="19"/>
                <w:szCs w:val="19"/>
                <w:lang w:val="en-US"/>
              </w:rPr>
              <w:t xml:space="preserve">    @name </w:t>
            </w:r>
            <w:proofErr w:type="gramStart"/>
            <w:r>
              <w:rPr>
                <w:rFonts w:ascii="Consolas" w:hAnsi="Consolas" w:cs="Consolas"/>
                <w:noProof w:val="0"/>
                <w:color w:val="0000FF"/>
                <w:kern w:val="0"/>
                <w:sz w:val="19"/>
                <w:szCs w:val="19"/>
                <w:lang w:val="en-US"/>
              </w:rPr>
              <w:t>NVARCHAR</w:t>
            </w:r>
            <w:r>
              <w:rPr>
                <w:rFonts w:ascii="Consolas" w:hAnsi="Consolas" w:cs="Consolas"/>
                <w:noProof w:val="0"/>
                <w:color w:val="808080"/>
                <w:kern w:val="0"/>
                <w:sz w:val="19"/>
                <w:szCs w:val="19"/>
                <w:lang w:val="en-US"/>
              </w:rPr>
              <w:t>(</w:t>
            </w:r>
            <w:proofErr w:type="gramEnd"/>
            <w:r>
              <w:rPr>
                <w:rFonts w:ascii="Consolas" w:hAnsi="Consolas" w:cs="Consolas"/>
                <w:noProof w:val="0"/>
                <w:color w:val="FF00FF"/>
                <w:kern w:val="0"/>
                <w:sz w:val="19"/>
                <w:szCs w:val="19"/>
                <w:lang w:val="en-US"/>
              </w:rPr>
              <w:t>max</w:t>
            </w:r>
            <w:r>
              <w:rPr>
                <w:rFonts w:ascii="Consolas" w:hAnsi="Consolas" w:cs="Consolas"/>
                <w:noProof w:val="0"/>
                <w:color w:val="808080"/>
                <w:kern w:val="0"/>
                <w:sz w:val="19"/>
                <w:szCs w:val="19"/>
                <w:lang w:val="en-US"/>
              </w:rPr>
              <w:t>),</w:t>
            </w:r>
          </w:p>
          <w:p w14:paraId="3F363951" w14:textId="77777777" w:rsidR="00472427" w:rsidRDefault="00472427" w:rsidP="004F07DC">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00"/>
                <w:kern w:val="0"/>
                <w:sz w:val="19"/>
                <w:szCs w:val="19"/>
                <w:lang w:val="en-US"/>
              </w:rPr>
              <w:t xml:space="preserve">    @phone </w:t>
            </w:r>
            <w:proofErr w:type="gramStart"/>
            <w:r>
              <w:rPr>
                <w:rFonts w:ascii="Consolas" w:hAnsi="Consolas" w:cs="Consolas"/>
                <w:noProof w:val="0"/>
                <w:color w:val="0000FF"/>
                <w:kern w:val="0"/>
                <w:sz w:val="19"/>
                <w:szCs w:val="19"/>
                <w:lang w:val="en-US"/>
              </w:rPr>
              <w:t>VARCHAR</w:t>
            </w:r>
            <w:r>
              <w:rPr>
                <w:rFonts w:ascii="Consolas" w:hAnsi="Consolas" w:cs="Consolas"/>
                <w:noProof w:val="0"/>
                <w:color w:val="808080"/>
                <w:kern w:val="0"/>
                <w:sz w:val="19"/>
                <w:szCs w:val="19"/>
                <w:lang w:val="en-US"/>
              </w:rPr>
              <w:t>(</w:t>
            </w:r>
            <w:proofErr w:type="gramEnd"/>
            <w:r>
              <w:rPr>
                <w:rFonts w:ascii="Consolas" w:hAnsi="Consolas" w:cs="Consolas"/>
                <w:noProof w:val="0"/>
                <w:color w:val="000000"/>
                <w:kern w:val="0"/>
                <w:sz w:val="19"/>
                <w:szCs w:val="19"/>
                <w:lang w:val="en-US"/>
              </w:rPr>
              <w:t>10</w:t>
            </w:r>
            <w:r>
              <w:rPr>
                <w:rFonts w:ascii="Consolas" w:hAnsi="Consolas" w:cs="Consolas"/>
                <w:noProof w:val="0"/>
                <w:color w:val="808080"/>
                <w:kern w:val="0"/>
                <w:sz w:val="19"/>
                <w:szCs w:val="19"/>
                <w:lang w:val="en-US"/>
              </w:rPr>
              <w:t>),</w:t>
            </w:r>
          </w:p>
          <w:p w14:paraId="1E41B603" w14:textId="77777777" w:rsidR="00472427" w:rsidRDefault="00472427" w:rsidP="004F07DC">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00"/>
                <w:kern w:val="0"/>
                <w:sz w:val="19"/>
                <w:szCs w:val="19"/>
                <w:lang w:val="en-US"/>
              </w:rPr>
              <w:tab/>
              <w:t xml:space="preserve">@address </w:t>
            </w:r>
            <w:proofErr w:type="gramStart"/>
            <w:r>
              <w:rPr>
                <w:rFonts w:ascii="Consolas" w:hAnsi="Consolas" w:cs="Consolas"/>
                <w:noProof w:val="0"/>
                <w:color w:val="0000FF"/>
                <w:kern w:val="0"/>
                <w:sz w:val="19"/>
                <w:szCs w:val="19"/>
                <w:lang w:val="en-US"/>
              </w:rPr>
              <w:t>NVARCHAR</w:t>
            </w:r>
            <w:r>
              <w:rPr>
                <w:rFonts w:ascii="Consolas" w:hAnsi="Consolas" w:cs="Consolas"/>
                <w:noProof w:val="0"/>
                <w:color w:val="808080"/>
                <w:kern w:val="0"/>
                <w:sz w:val="19"/>
                <w:szCs w:val="19"/>
                <w:lang w:val="en-US"/>
              </w:rPr>
              <w:t>(</w:t>
            </w:r>
            <w:proofErr w:type="gramEnd"/>
            <w:r>
              <w:rPr>
                <w:rFonts w:ascii="Consolas" w:hAnsi="Consolas" w:cs="Consolas"/>
                <w:noProof w:val="0"/>
                <w:color w:val="FF00FF"/>
                <w:kern w:val="0"/>
                <w:sz w:val="19"/>
                <w:szCs w:val="19"/>
                <w:lang w:val="en-US"/>
              </w:rPr>
              <w:t>max</w:t>
            </w:r>
            <w:r>
              <w:rPr>
                <w:rFonts w:ascii="Consolas" w:hAnsi="Consolas" w:cs="Consolas"/>
                <w:noProof w:val="0"/>
                <w:color w:val="808080"/>
                <w:kern w:val="0"/>
                <w:sz w:val="19"/>
                <w:szCs w:val="19"/>
                <w:lang w:val="en-US"/>
              </w:rPr>
              <w:t>)</w:t>
            </w:r>
          </w:p>
          <w:p w14:paraId="59F065E8" w14:textId="77777777" w:rsidR="00472427" w:rsidRDefault="00472427" w:rsidP="004F07DC">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FF"/>
                <w:kern w:val="0"/>
                <w:sz w:val="19"/>
                <w:szCs w:val="19"/>
                <w:lang w:val="en-US"/>
              </w:rPr>
              <w:t>AS</w:t>
            </w:r>
          </w:p>
          <w:p w14:paraId="768266CB" w14:textId="77777777" w:rsidR="00472427" w:rsidRDefault="00472427" w:rsidP="004F07DC">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FF"/>
                <w:kern w:val="0"/>
                <w:sz w:val="19"/>
                <w:szCs w:val="19"/>
                <w:lang w:val="en-US"/>
              </w:rPr>
              <w:t>BEGIN</w:t>
            </w:r>
          </w:p>
          <w:p w14:paraId="03AE8112" w14:textId="77777777" w:rsidR="00472427" w:rsidRDefault="00472427" w:rsidP="004F07DC">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00"/>
                <w:kern w:val="0"/>
                <w:sz w:val="19"/>
                <w:szCs w:val="19"/>
                <w:lang w:val="en-US"/>
              </w:rPr>
              <w:tab/>
            </w:r>
            <w:r>
              <w:rPr>
                <w:rFonts w:ascii="Consolas" w:hAnsi="Consolas" w:cs="Consolas"/>
                <w:noProof w:val="0"/>
                <w:color w:val="0000FF"/>
                <w:kern w:val="0"/>
                <w:sz w:val="19"/>
                <w:szCs w:val="19"/>
                <w:lang w:val="en-US"/>
              </w:rPr>
              <w:t xml:space="preserve">IF </w:t>
            </w:r>
            <w:r>
              <w:rPr>
                <w:rFonts w:ascii="Consolas" w:hAnsi="Consolas" w:cs="Consolas"/>
                <w:noProof w:val="0"/>
                <w:color w:val="808080"/>
                <w:kern w:val="0"/>
                <w:sz w:val="19"/>
                <w:szCs w:val="19"/>
                <w:lang w:val="en-US"/>
              </w:rPr>
              <w:t>(</w:t>
            </w:r>
            <w:r>
              <w:rPr>
                <w:rFonts w:ascii="Consolas" w:hAnsi="Consolas" w:cs="Consolas"/>
                <w:noProof w:val="0"/>
                <w:color w:val="000000"/>
                <w:kern w:val="0"/>
                <w:sz w:val="19"/>
                <w:szCs w:val="19"/>
                <w:lang w:val="en-US"/>
              </w:rPr>
              <w:t xml:space="preserve">@name </w:t>
            </w:r>
            <w:r>
              <w:rPr>
                <w:rFonts w:ascii="Consolas" w:hAnsi="Consolas" w:cs="Consolas"/>
                <w:noProof w:val="0"/>
                <w:color w:val="808080"/>
                <w:kern w:val="0"/>
                <w:sz w:val="19"/>
                <w:szCs w:val="19"/>
                <w:lang w:val="en-US"/>
              </w:rPr>
              <w:t>=</w:t>
            </w:r>
            <w:r>
              <w:rPr>
                <w:rFonts w:ascii="Consolas" w:hAnsi="Consolas" w:cs="Consolas"/>
                <w:noProof w:val="0"/>
                <w:color w:val="000000"/>
                <w:kern w:val="0"/>
                <w:sz w:val="19"/>
                <w:szCs w:val="19"/>
                <w:lang w:val="en-US"/>
              </w:rPr>
              <w:t xml:space="preserve"> </w:t>
            </w:r>
            <w:r>
              <w:rPr>
                <w:rFonts w:ascii="Consolas" w:hAnsi="Consolas" w:cs="Consolas"/>
                <w:noProof w:val="0"/>
                <w:color w:val="FF0000"/>
                <w:kern w:val="0"/>
                <w:sz w:val="19"/>
                <w:szCs w:val="19"/>
                <w:lang w:val="en-US"/>
              </w:rPr>
              <w:t>''</w:t>
            </w:r>
            <w:r>
              <w:rPr>
                <w:rFonts w:ascii="Consolas" w:hAnsi="Consolas" w:cs="Consolas"/>
                <w:noProof w:val="0"/>
                <w:color w:val="000000"/>
                <w:kern w:val="0"/>
                <w:sz w:val="19"/>
                <w:szCs w:val="19"/>
                <w:lang w:val="en-US"/>
              </w:rPr>
              <w:t xml:space="preserve"> </w:t>
            </w:r>
            <w:r>
              <w:rPr>
                <w:rFonts w:ascii="Consolas" w:hAnsi="Consolas" w:cs="Consolas"/>
                <w:noProof w:val="0"/>
                <w:color w:val="808080"/>
                <w:kern w:val="0"/>
                <w:sz w:val="19"/>
                <w:szCs w:val="19"/>
                <w:lang w:val="en-US"/>
              </w:rPr>
              <w:t>OR</w:t>
            </w:r>
            <w:r>
              <w:rPr>
                <w:rFonts w:ascii="Consolas" w:hAnsi="Consolas" w:cs="Consolas"/>
                <w:noProof w:val="0"/>
                <w:color w:val="000000"/>
                <w:kern w:val="0"/>
                <w:sz w:val="19"/>
                <w:szCs w:val="19"/>
                <w:lang w:val="en-US"/>
              </w:rPr>
              <w:t xml:space="preserve"> @name </w:t>
            </w:r>
            <w:r>
              <w:rPr>
                <w:rFonts w:ascii="Consolas" w:hAnsi="Consolas" w:cs="Consolas"/>
                <w:noProof w:val="0"/>
                <w:color w:val="808080"/>
                <w:kern w:val="0"/>
                <w:sz w:val="19"/>
                <w:szCs w:val="19"/>
                <w:lang w:val="en-US"/>
              </w:rPr>
              <w:t>=</w:t>
            </w:r>
            <w:r>
              <w:rPr>
                <w:rFonts w:ascii="Consolas" w:hAnsi="Consolas" w:cs="Consolas"/>
                <w:noProof w:val="0"/>
                <w:color w:val="000000"/>
                <w:kern w:val="0"/>
                <w:sz w:val="19"/>
                <w:szCs w:val="19"/>
                <w:lang w:val="en-US"/>
              </w:rPr>
              <w:t xml:space="preserve"> </w:t>
            </w:r>
            <w:r>
              <w:rPr>
                <w:rFonts w:ascii="Consolas" w:hAnsi="Consolas" w:cs="Consolas"/>
                <w:noProof w:val="0"/>
                <w:color w:val="808080"/>
                <w:kern w:val="0"/>
                <w:sz w:val="19"/>
                <w:szCs w:val="19"/>
                <w:lang w:val="en-US"/>
              </w:rPr>
              <w:t>NULL</w:t>
            </w:r>
            <w:r>
              <w:rPr>
                <w:rFonts w:ascii="Consolas" w:hAnsi="Consolas" w:cs="Consolas"/>
                <w:noProof w:val="0"/>
                <w:color w:val="000000"/>
                <w:kern w:val="0"/>
                <w:sz w:val="19"/>
                <w:szCs w:val="19"/>
                <w:lang w:val="en-US"/>
              </w:rPr>
              <w:t xml:space="preserve"> </w:t>
            </w:r>
            <w:r>
              <w:rPr>
                <w:rFonts w:ascii="Consolas" w:hAnsi="Consolas" w:cs="Consolas"/>
                <w:noProof w:val="0"/>
                <w:color w:val="808080"/>
                <w:kern w:val="0"/>
                <w:sz w:val="19"/>
                <w:szCs w:val="19"/>
                <w:lang w:val="en-US"/>
              </w:rPr>
              <w:t>OR</w:t>
            </w:r>
            <w:r>
              <w:rPr>
                <w:rFonts w:ascii="Consolas" w:hAnsi="Consolas" w:cs="Consolas"/>
                <w:noProof w:val="0"/>
                <w:color w:val="000000"/>
                <w:kern w:val="0"/>
                <w:sz w:val="19"/>
                <w:szCs w:val="19"/>
                <w:lang w:val="en-US"/>
              </w:rPr>
              <w:t xml:space="preserve"> @phone </w:t>
            </w:r>
            <w:r>
              <w:rPr>
                <w:rFonts w:ascii="Consolas" w:hAnsi="Consolas" w:cs="Consolas"/>
                <w:noProof w:val="0"/>
                <w:color w:val="808080"/>
                <w:kern w:val="0"/>
                <w:sz w:val="19"/>
                <w:szCs w:val="19"/>
                <w:lang w:val="en-US"/>
              </w:rPr>
              <w:t>=</w:t>
            </w:r>
            <w:r>
              <w:rPr>
                <w:rFonts w:ascii="Consolas" w:hAnsi="Consolas" w:cs="Consolas"/>
                <w:noProof w:val="0"/>
                <w:color w:val="000000"/>
                <w:kern w:val="0"/>
                <w:sz w:val="19"/>
                <w:szCs w:val="19"/>
                <w:lang w:val="en-US"/>
              </w:rPr>
              <w:t xml:space="preserve"> </w:t>
            </w:r>
            <w:r>
              <w:rPr>
                <w:rFonts w:ascii="Consolas" w:hAnsi="Consolas" w:cs="Consolas"/>
                <w:noProof w:val="0"/>
                <w:color w:val="808080"/>
                <w:kern w:val="0"/>
                <w:sz w:val="19"/>
                <w:szCs w:val="19"/>
                <w:lang w:val="en-US"/>
              </w:rPr>
              <w:t>NULL</w:t>
            </w:r>
            <w:r>
              <w:rPr>
                <w:rFonts w:ascii="Consolas" w:hAnsi="Consolas" w:cs="Consolas"/>
                <w:noProof w:val="0"/>
                <w:color w:val="000000"/>
                <w:kern w:val="0"/>
                <w:sz w:val="19"/>
                <w:szCs w:val="19"/>
                <w:lang w:val="en-US"/>
              </w:rPr>
              <w:t xml:space="preserve"> </w:t>
            </w:r>
            <w:r>
              <w:rPr>
                <w:rFonts w:ascii="Consolas" w:hAnsi="Consolas" w:cs="Consolas"/>
                <w:noProof w:val="0"/>
                <w:color w:val="808080"/>
                <w:kern w:val="0"/>
                <w:sz w:val="19"/>
                <w:szCs w:val="19"/>
                <w:lang w:val="en-US"/>
              </w:rPr>
              <w:t>OR</w:t>
            </w:r>
            <w:r>
              <w:rPr>
                <w:rFonts w:ascii="Consolas" w:hAnsi="Consolas" w:cs="Consolas"/>
                <w:noProof w:val="0"/>
                <w:color w:val="000000"/>
                <w:kern w:val="0"/>
                <w:sz w:val="19"/>
                <w:szCs w:val="19"/>
                <w:lang w:val="en-US"/>
              </w:rPr>
              <w:t xml:space="preserve"> @phone </w:t>
            </w:r>
            <w:r>
              <w:rPr>
                <w:rFonts w:ascii="Consolas" w:hAnsi="Consolas" w:cs="Consolas"/>
                <w:noProof w:val="0"/>
                <w:color w:val="808080"/>
                <w:kern w:val="0"/>
                <w:sz w:val="19"/>
                <w:szCs w:val="19"/>
                <w:lang w:val="en-US"/>
              </w:rPr>
              <w:t>=</w:t>
            </w:r>
            <w:r>
              <w:rPr>
                <w:rFonts w:ascii="Consolas" w:hAnsi="Consolas" w:cs="Consolas"/>
                <w:noProof w:val="0"/>
                <w:color w:val="000000"/>
                <w:kern w:val="0"/>
                <w:sz w:val="19"/>
                <w:szCs w:val="19"/>
                <w:lang w:val="en-US"/>
              </w:rPr>
              <w:t xml:space="preserve"> </w:t>
            </w:r>
            <w:r>
              <w:rPr>
                <w:rFonts w:ascii="Consolas" w:hAnsi="Consolas" w:cs="Consolas"/>
                <w:noProof w:val="0"/>
                <w:color w:val="FF0000"/>
                <w:kern w:val="0"/>
                <w:sz w:val="19"/>
                <w:szCs w:val="19"/>
                <w:lang w:val="en-US"/>
              </w:rPr>
              <w:t>''</w:t>
            </w:r>
            <w:r>
              <w:rPr>
                <w:rFonts w:ascii="Consolas" w:hAnsi="Consolas" w:cs="Consolas"/>
                <w:noProof w:val="0"/>
                <w:color w:val="000000"/>
                <w:kern w:val="0"/>
                <w:sz w:val="19"/>
                <w:szCs w:val="19"/>
                <w:lang w:val="en-US"/>
              </w:rPr>
              <w:t xml:space="preserve"> </w:t>
            </w:r>
            <w:r>
              <w:rPr>
                <w:rFonts w:ascii="Consolas" w:hAnsi="Consolas" w:cs="Consolas"/>
                <w:noProof w:val="0"/>
                <w:color w:val="808080"/>
                <w:kern w:val="0"/>
                <w:sz w:val="19"/>
                <w:szCs w:val="19"/>
                <w:lang w:val="en-US"/>
              </w:rPr>
              <w:t>OR</w:t>
            </w:r>
            <w:r>
              <w:rPr>
                <w:rFonts w:ascii="Consolas" w:hAnsi="Consolas" w:cs="Consolas"/>
                <w:noProof w:val="0"/>
                <w:color w:val="000000"/>
                <w:kern w:val="0"/>
                <w:sz w:val="19"/>
                <w:szCs w:val="19"/>
                <w:lang w:val="en-US"/>
              </w:rPr>
              <w:t xml:space="preserve"> @address </w:t>
            </w:r>
            <w:r>
              <w:rPr>
                <w:rFonts w:ascii="Consolas" w:hAnsi="Consolas" w:cs="Consolas"/>
                <w:noProof w:val="0"/>
                <w:color w:val="808080"/>
                <w:kern w:val="0"/>
                <w:sz w:val="19"/>
                <w:szCs w:val="19"/>
                <w:lang w:val="en-US"/>
              </w:rPr>
              <w:t>=</w:t>
            </w:r>
            <w:r>
              <w:rPr>
                <w:rFonts w:ascii="Consolas" w:hAnsi="Consolas" w:cs="Consolas"/>
                <w:noProof w:val="0"/>
                <w:color w:val="000000"/>
                <w:kern w:val="0"/>
                <w:sz w:val="19"/>
                <w:szCs w:val="19"/>
                <w:lang w:val="en-US"/>
              </w:rPr>
              <w:t xml:space="preserve"> </w:t>
            </w:r>
            <w:r>
              <w:rPr>
                <w:rFonts w:ascii="Consolas" w:hAnsi="Consolas" w:cs="Consolas"/>
                <w:noProof w:val="0"/>
                <w:color w:val="FF0000"/>
                <w:kern w:val="0"/>
                <w:sz w:val="19"/>
                <w:szCs w:val="19"/>
                <w:lang w:val="en-US"/>
              </w:rPr>
              <w:t>''</w:t>
            </w:r>
            <w:r>
              <w:rPr>
                <w:rFonts w:ascii="Consolas" w:hAnsi="Consolas" w:cs="Consolas"/>
                <w:noProof w:val="0"/>
                <w:color w:val="000000"/>
                <w:kern w:val="0"/>
                <w:sz w:val="19"/>
                <w:szCs w:val="19"/>
                <w:lang w:val="en-US"/>
              </w:rPr>
              <w:t xml:space="preserve"> </w:t>
            </w:r>
            <w:r>
              <w:rPr>
                <w:rFonts w:ascii="Consolas" w:hAnsi="Consolas" w:cs="Consolas"/>
                <w:noProof w:val="0"/>
                <w:color w:val="808080"/>
                <w:kern w:val="0"/>
                <w:sz w:val="19"/>
                <w:szCs w:val="19"/>
                <w:lang w:val="en-US"/>
              </w:rPr>
              <w:t>OR</w:t>
            </w:r>
            <w:r>
              <w:rPr>
                <w:rFonts w:ascii="Consolas" w:hAnsi="Consolas" w:cs="Consolas"/>
                <w:noProof w:val="0"/>
                <w:color w:val="000000"/>
                <w:kern w:val="0"/>
                <w:sz w:val="19"/>
                <w:szCs w:val="19"/>
                <w:lang w:val="en-US"/>
              </w:rPr>
              <w:t xml:space="preserve"> @address </w:t>
            </w:r>
            <w:r>
              <w:rPr>
                <w:rFonts w:ascii="Consolas" w:hAnsi="Consolas" w:cs="Consolas"/>
                <w:noProof w:val="0"/>
                <w:color w:val="808080"/>
                <w:kern w:val="0"/>
                <w:sz w:val="19"/>
                <w:szCs w:val="19"/>
                <w:lang w:val="en-US"/>
              </w:rPr>
              <w:t>=</w:t>
            </w:r>
            <w:r>
              <w:rPr>
                <w:rFonts w:ascii="Consolas" w:hAnsi="Consolas" w:cs="Consolas"/>
                <w:noProof w:val="0"/>
                <w:color w:val="000000"/>
                <w:kern w:val="0"/>
                <w:sz w:val="19"/>
                <w:szCs w:val="19"/>
                <w:lang w:val="en-US"/>
              </w:rPr>
              <w:t xml:space="preserve"> </w:t>
            </w:r>
            <w:r>
              <w:rPr>
                <w:rFonts w:ascii="Consolas" w:hAnsi="Consolas" w:cs="Consolas"/>
                <w:noProof w:val="0"/>
                <w:color w:val="808080"/>
                <w:kern w:val="0"/>
                <w:sz w:val="19"/>
                <w:szCs w:val="19"/>
                <w:lang w:val="en-US"/>
              </w:rPr>
              <w:t>NULL</w:t>
            </w:r>
            <w:r>
              <w:rPr>
                <w:rFonts w:ascii="Consolas" w:hAnsi="Consolas" w:cs="Consolas"/>
                <w:noProof w:val="0"/>
                <w:color w:val="000000"/>
                <w:kern w:val="0"/>
                <w:sz w:val="19"/>
                <w:szCs w:val="19"/>
                <w:lang w:val="en-US"/>
              </w:rPr>
              <w:t xml:space="preserve"> </w:t>
            </w:r>
            <w:proofErr w:type="gramStart"/>
            <w:r>
              <w:rPr>
                <w:rFonts w:ascii="Consolas" w:hAnsi="Consolas" w:cs="Consolas"/>
                <w:noProof w:val="0"/>
                <w:color w:val="000000"/>
                <w:kern w:val="0"/>
                <w:sz w:val="19"/>
                <w:szCs w:val="19"/>
                <w:lang w:val="en-US"/>
              </w:rPr>
              <w:t xml:space="preserve">  </w:t>
            </w:r>
            <w:r>
              <w:rPr>
                <w:rFonts w:ascii="Consolas" w:hAnsi="Consolas" w:cs="Consolas"/>
                <w:noProof w:val="0"/>
                <w:color w:val="808080"/>
                <w:kern w:val="0"/>
                <w:sz w:val="19"/>
                <w:szCs w:val="19"/>
                <w:lang w:val="en-US"/>
              </w:rPr>
              <w:t>)</w:t>
            </w:r>
            <w:proofErr w:type="gramEnd"/>
            <w:r>
              <w:rPr>
                <w:rFonts w:ascii="Consolas" w:hAnsi="Consolas" w:cs="Consolas"/>
                <w:noProof w:val="0"/>
                <w:color w:val="000000"/>
                <w:kern w:val="0"/>
                <w:sz w:val="19"/>
                <w:szCs w:val="19"/>
                <w:lang w:val="en-US"/>
              </w:rPr>
              <w:t xml:space="preserve"> </w:t>
            </w:r>
          </w:p>
          <w:p w14:paraId="589A44D0" w14:textId="77777777" w:rsidR="00472427" w:rsidRDefault="00472427" w:rsidP="004F07DC">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00"/>
                <w:kern w:val="0"/>
                <w:sz w:val="19"/>
                <w:szCs w:val="19"/>
                <w:lang w:val="en-US"/>
              </w:rPr>
              <w:tab/>
            </w:r>
            <w:r>
              <w:rPr>
                <w:rFonts w:ascii="Consolas" w:hAnsi="Consolas" w:cs="Consolas"/>
                <w:noProof w:val="0"/>
                <w:color w:val="000000"/>
                <w:kern w:val="0"/>
                <w:sz w:val="19"/>
                <w:szCs w:val="19"/>
                <w:lang w:val="en-US"/>
              </w:rPr>
              <w:tab/>
            </w:r>
            <w:r>
              <w:rPr>
                <w:rFonts w:ascii="Consolas" w:hAnsi="Consolas" w:cs="Consolas"/>
                <w:noProof w:val="0"/>
                <w:color w:val="0000FF"/>
                <w:kern w:val="0"/>
                <w:sz w:val="19"/>
                <w:szCs w:val="19"/>
                <w:lang w:val="en-US"/>
              </w:rPr>
              <w:t>THROW</w:t>
            </w:r>
            <w:r>
              <w:rPr>
                <w:rFonts w:ascii="Consolas" w:hAnsi="Consolas" w:cs="Consolas"/>
                <w:noProof w:val="0"/>
                <w:color w:val="000000"/>
                <w:kern w:val="0"/>
                <w:sz w:val="19"/>
                <w:szCs w:val="19"/>
                <w:lang w:val="en-US"/>
              </w:rPr>
              <w:t xml:space="preserve"> 50000</w:t>
            </w:r>
            <w:r>
              <w:rPr>
                <w:rFonts w:ascii="Consolas" w:hAnsi="Consolas" w:cs="Consolas"/>
                <w:noProof w:val="0"/>
                <w:color w:val="808080"/>
                <w:kern w:val="0"/>
                <w:sz w:val="19"/>
                <w:szCs w:val="19"/>
                <w:lang w:val="en-US"/>
              </w:rPr>
              <w:t>,</w:t>
            </w:r>
            <w:r>
              <w:rPr>
                <w:rFonts w:ascii="Consolas" w:hAnsi="Consolas" w:cs="Consolas"/>
                <w:noProof w:val="0"/>
                <w:color w:val="000000"/>
                <w:kern w:val="0"/>
                <w:sz w:val="19"/>
                <w:szCs w:val="19"/>
                <w:lang w:val="en-US"/>
              </w:rPr>
              <w:t xml:space="preserve"> </w:t>
            </w:r>
            <w:r>
              <w:rPr>
                <w:rFonts w:ascii="Consolas" w:hAnsi="Consolas" w:cs="Consolas"/>
                <w:noProof w:val="0"/>
                <w:color w:val="FF0000"/>
                <w:kern w:val="0"/>
                <w:sz w:val="19"/>
                <w:szCs w:val="19"/>
                <w:lang w:val="en-US"/>
              </w:rPr>
              <w:t>'</w:t>
            </w:r>
            <w:proofErr w:type="spellStart"/>
            <w:r>
              <w:rPr>
                <w:rFonts w:ascii="Consolas" w:hAnsi="Consolas" w:cs="Consolas"/>
                <w:noProof w:val="0"/>
                <w:color w:val="FF0000"/>
                <w:kern w:val="0"/>
                <w:sz w:val="19"/>
                <w:szCs w:val="19"/>
                <w:lang w:val="en-US"/>
              </w:rPr>
              <w:t>Không</w:t>
            </w:r>
            <w:proofErr w:type="spellEnd"/>
            <w:r>
              <w:rPr>
                <w:rFonts w:ascii="Consolas" w:hAnsi="Consolas" w:cs="Consolas"/>
                <w:noProof w:val="0"/>
                <w:color w:val="FF0000"/>
                <w:kern w:val="0"/>
                <w:sz w:val="19"/>
                <w:szCs w:val="19"/>
                <w:lang w:val="en-US"/>
              </w:rPr>
              <w:t xml:space="preserve"> </w:t>
            </w:r>
            <w:proofErr w:type="spellStart"/>
            <w:r>
              <w:rPr>
                <w:rFonts w:ascii="Consolas" w:hAnsi="Consolas" w:cs="Consolas"/>
                <w:noProof w:val="0"/>
                <w:color w:val="FF0000"/>
                <w:kern w:val="0"/>
                <w:sz w:val="19"/>
                <w:szCs w:val="19"/>
                <w:lang w:val="en-US"/>
              </w:rPr>
              <w:t>được</w:t>
            </w:r>
            <w:proofErr w:type="spellEnd"/>
            <w:r>
              <w:rPr>
                <w:rFonts w:ascii="Consolas" w:hAnsi="Consolas" w:cs="Consolas"/>
                <w:noProof w:val="0"/>
                <w:color w:val="FF0000"/>
                <w:kern w:val="0"/>
                <w:sz w:val="19"/>
                <w:szCs w:val="19"/>
                <w:lang w:val="en-US"/>
              </w:rPr>
              <w:t xml:space="preserve"> </w:t>
            </w:r>
            <w:proofErr w:type="spellStart"/>
            <w:r>
              <w:rPr>
                <w:rFonts w:ascii="Consolas" w:hAnsi="Consolas" w:cs="Consolas"/>
                <w:noProof w:val="0"/>
                <w:color w:val="FF0000"/>
                <w:kern w:val="0"/>
                <w:sz w:val="19"/>
                <w:szCs w:val="19"/>
                <w:lang w:val="en-US"/>
              </w:rPr>
              <w:t>để</w:t>
            </w:r>
            <w:proofErr w:type="spellEnd"/>
            <w:r>
              <w:rPr>
                <w:rFonts w:ascii="Consolas" w:hAnsi="Consolas" w:cs="Consolas"/>
                <w:noProof w:val="0"/>
                <w:color w:val="FF0000"/>
                <w:kern w:val="0"/>
                <w:sz w:val="19"/>
                <w:szCs w:val="19"/>
                <w:lang w:val="en-US"/>
              </w:rPr>
              <w:t xml:space="preserve"> </w:t>
            </w:r>
            <w:proofErr w:type="spellStart"/>
            <w:r>
              <w:rPr>
                <w:rFonts w:ascii="Consolas" w:hAnsi="Consolas" w:cs="Consolas"/>
                <w:noProof w:val="0"/>
                <w:color w:val="FF0000"/>
                <w:kern w:val="0"/>
                <w:sz w:val="19"/>
                <w:szCs w:val="19"/>
                <w:lang w:val="en-US"/>
              </w:rPr>
              <w:t>trống</w:t>
            </w:r>
            <w:proofErr w:type="spellEnd"/>
            <w:r>
              <w:rPr>
                <w:rFonts w:ascii="Consolas" w:hAnsi="Consolas" w:cs="Consolas"/>
                <w:noProof w:val="0"/>
                <w:color w:val="FF0000"/>
                <w:kern w:val="0"/>
                <w:sz w:val="19"/>
                <w:szCs w:val="19"/>
                <w:lang w:val="en-US"/>
              </w:rPr>
              <w:t xml:space="preserve"> </w:t>
            </w:r>
            <w:proofErr w:type="spellStart"/>
            <w:r>
              <w:rPr>
                <w:rFonts w:ascii="Consolas" w:hAnsi="Consolas" w:cs="Consolas"/>
                <w:noProof w:val="0"/>
                <w:color w:val="FF0000"/>
                <w:kern w:val="0"/>
                <w:sz w:val="19"/>
                <w:szCs w:val="19"/>
                <w:lang w:val="en-US"/>
              </w:rPr>
              <w:t>tên</w:t>
            </w:r>
            <w:proofErr w:type="spellEnd"/>
            <w:r>
              <w:rPr>
                <w:rFonts w:ascii="Consolas" w:hAnsi="Consolas" w:cs="Consolas"/>
                <w:noProof w:val="0"/>
                <w:color w:val="FF0000"/>
                <w:kern w:val="0"/>
                <w:sz w:val="19"/>
                <w:szCs w:val="19"/>
                <w:lang w:val="en-US"/>
              </w:rPr>
              <w:t xml:space="preserve"> </w:t>
            </w:r>
            <w:proofErr w:type="spellStart"/>
            <w:r>
              <w:rPr>
                <w:rFonts w:ascii="Consolas" w:hAnsi="Consolas" w:cs="Consolas"/>
                <w:noProof w:val="0"/>
                <w:color w:val="FF0000"/>
                <w:kern w:val="0"/>
                <w:sz w:val="19"/>
                <w:szCs w:val="19"/>
                <w:lang w:val="en-US"/>
              </w:rPr>
              <w:t>hoặc</w:t>
            </w:r>
            <w:proofErr w:type="spellEnd"/>
            <w:r>
              <w:rPr>
                <w:rFonts w:ascii="Consolas" w:hAnsi="Consolas" w:cs="Consolas"/>
                <w:noProof w:val="0"/>
                <w:color w:val="FF0000"/>
                <w:kern w:val="0"/>
                <w:sz w:val="19"/>
                <w:szCs w:val="19"/>
                <w:lang w:val="en-US"/>
              </w:rPr>
              <w:t xml:space="preserve"> </w:t>
            </w:r>
            <w:proofErr w:type="spellStart"/>
            <w:r>
              <w:rPr>
                <w:rFonts w:ascii="Consolas" w:hAnsi="Consolas" w:cs="Consolas"/>
                <w:noProof w:val="0"/>
                <w:color w:val="FF0000"/>
                <w:kern w:val="0"/>
                <w:sz w:val="19"/>
                <w:szCs w:val="19"/>
                <w:lang w:val="en-US"/>
              </w:rPr>
              <w:t>số</w:t>
            </w:r>
            <w:proofErr w:type="spellEnd"/>
            <w:r>
              <w:rPr>
                <w:rFonts w:ascii="Consolas" w:hAnsi="Consolas" w:cs="Consolas"/>
                <w:noProof w:val="0"/>
                <w:color w:val="FF0000"/>
                <w:kern w:val="0"/>
                <w:sz w:val="19"/>
                <w:szCs w:val="19"/>
                <w:lang w:val="en-US"/>
              </w:rPr>
              <w:t xml:space="preserve"> </w:t>
            </w:r>
            <w:proofErr w:type="spellStart"/>
            <w:r>
              <w:rPr>
                <w:rFonts w:ascii="Consolas" w:hAnsi="Consolas" w:cs="Consolas"/>
                <w:noProof w:val="0"/>
                <w:color w:val="FF0000"/>
                <w:kern w:val="0"/>
                <w:sz w:val="19"/>
                <w:szCs w:val="19"/>
                <w:lang w:val="en-US"/>
              </w:rPr>
              <w:t>điện</w:t>
            </w:r>
            <w:proofErr w:type="spellEnd"/>
            <w:r>
              <w:rPr>
                <w:rFonts w:ascii="Consolas" w:hAnsi="Consolas" w:cs="Consolas"/>
                <w:noProof w:val="0"/>
                <w:color w:val="FF0000"/>
                <w:kern w:val="0"/>
                <w:sz w:val="19"/>
                <w:szCs w:val="19"/>
                <w:lang w:val="en-US"/>
              </w:rPr>
              <w:t xml:space="preserve"> </w:t>
            </w:r>
            <w:proofErr w:type="spellStart"/>
            <w:r>
              <w:rPr>
                <w:rFonts w:ascii="Consolas" w:hAnsi="Consolas" w:cs="Consolas"/>
                <w:noProof w:val="0"/>
                <w:color w:val="FF0000"/>
                <w:kern w:val="0"/>
                <w:sz w:val="19"/>
                <w:szCs w:val="19"/>
                <w:lang w:val="en-US"/>
              </w:rPr>
              <w:t>thoại</w:t>
            </w:r>
            <w:proofErr w:type="spellEnd"/>
            <w:r>
              <w:rPr>
                <w:rFonts w:ascii="Consolas" w:hAnsi="Consolas" w:cs="Consolas"/>
                <w:noProof w:val="0"/>
                <w:color w:val="FF0000"/>
                <w:kern w:val="0"/>
                <w:sz w:val="19"/>
                <w:szCs w:val="19"/>
                <w:lang w:val="en-US"/>
              </w:rPr>
              <w:t xml:space="preserve"> </w:t>
            </w:r>
            <w:proofErr w:type="spellStart"/>
            <w:r>
              <w:rPr>
                <w:rFonts w:ascii="Consolas" w:hAnsi="Consolas" w:cs="Consolas"/>
                <w:noProof w:val="0"/>
                <w:color w:val="FF0000"/>
                <w:kern w:val="0"/>
                <w:sz w:val="19"/>
                <w:szCs w:val="19"/>
                <w:lang w:val="en-US"/>
              </w:rPr>
              <w:t>hoặc</w:t>
            </w:r>
            <w:proofErr w:type="spellEnd"/>
            <w:r>
              <w:rPr>
                <w:rFonts w:ascii="Consolas" w:hAnsi="Consolas" w:cs="Consolas"/>
                <w:noProof w:val="0"/>
                <w:color w:val="FF0000"/>
                <w:kern w:val="0"/>
                <w:sz w:val="19"/>
                <w:szCs w:val="19"/>
                <w:lang w:val="en-US"/>
              </w:rPr>
              <w:t xml:space="preserve"> </w:t>
            </w:r>
            <w:proofErr w:type="spellStart"/>
            <w:r>
              <w:rPr>
                <w:rFonts w:ascii="Consolas" w:hAnsi="Consolas" w:cs="Consolas"/>
                <w:noProof w:val="0"/>
                <w:color w:val="FF0000"/>
                <w:kern w:val="0"/>
                <w:sz w:val="19"/>
                <w:szCs w:val="19"/>
                <w:lang w:val="en-US"/>
              </w:rPr>
              <w:t>địa</w:t>
            </w:r>
            <w:proofErr w:type="spellEnd"/>
            <w:r>
              <w:rPr>
                <w:rFonts w:ascii="Consolas" w:hAnsi="Consolas" w:cs="Consolas"/>
                <w:noProof w:val="0"/>
                <w:color w:val="FF0000"/>
                <w:kern w:val="0"/>
                <w:sz w:val="19"/>
                <w:szCs w:val="19"/>
                <w:lang w:val="en-US"/>
              </w:rPr>
              <w:t xml:space="preserve"> </w:t>
            </w:r>
            <w:proofErr w:type="spellStart"/>
            <w:r>
              <w:rPr>
                <w:rFonts w:ascii="Consolas" w:hAnsi="Consolas" w:cs="Consolas"/>
                <w:noProof w:val="0"/>
                <w:color w:val="FF0000"/>
                <w:kern w:val="0"/>
                <w:sz w:val="19"/>
                <w:szCs w:val="19"/>
                <w:lang w:val="en-US"/>
              </w:rPr>
              <w:t>chỉ</w:t>
            </w:r>
            <w:proofErr w:type="spellEnd"/>
            <w:r>
              <w:rPr>
                <w:rFonts w:ascii="Consolas" w:hAnsi="Consolas" w:cs="Consolas"/>
                <w:noProof w:val="0"/>
                <w:color w:val="FF0000"/>
                <w:kern w:val="0"/>
                <w:sz w:val="19"/>
                <w:szCs w:val="19"/>
                <w:lang w:val="en-US"/>
              </w:rPr>
              <w:t xml:space="preserve"> '</w:t>
            </w:r>
            <w:r>
              <w:rPr>
                <w:rFonts w:ascii="Consolas" w:hAnsi="Consolas" w:cs="Consolas"/>
                <w:noProof w:val="0"/>
                <w:color w:val="808080"/>
                <w:kern w:val="0"/>
                <w:sz w:val="19"/>
                <w:szCs w:val="19"/>
                <w:lang w:val="en-US"/>
              </w:rPr>
              <w:t>,</w:t>
            </w:r>
            <w:r>
              <w:rPr>
                <w:rFonts w:ascii="Consolas" w:hAnsi="Consolas" w:cs="Consolas"/>
                <w:noProof w:val="0"/>
                <w:color w:val="000000"/>
                <w:kern w:val="0"/>
                <w:sz w:val="19"/>
                <w:szCs w:val="19"/>
                <w:lang w:val="en-US"/>
              </w:rPr>
              <w:t xml:space="preserve"> </w:t>
            </w:r>
            <w:proofErr w:type="gramStart"/>
            <w:r>
              <w:rPr>
                <w:rFonts w:ascii="Consolas" w:hAnsi="Consolas" w:cs="Consolas"/>
                <w:noProof w:val="0"/>
                <w:color w:val="000000"/>
                <w:kern w:val="0"/>
                <w:sz w:val="19"/>
                <w:szCs w:val="19"/>
                <w:lang w:val="en-US"/>
              </w:rPr>
              <w:t>1</w:t>
            </w:r>
            <w:proofErr w:type="gramEnd"/>
          </w:p>
          <w:p w14:paraId="314EBF06" w14:textId="77777777" w:rsidR="00472427" w:rsidRDefault="00472427" w:rsidP="004F07DC">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00"/>
                <w:kern w:val="0"/>
                <w:sz w:val="19"/>
                <w:szCs w:val="19"/>
                <w:lang w:val="en-US"/>
              </w:rPr>
              <w:tab/>
            </w:r>
            <w:r>
              <w:rPr>
                <w:rFonts w:ascii="Consolas" w:hAnsi="Consolas" w:cs="Consolas"/>
                <w:noProof w:val="0"/>
                <w:color w:val="0000FF"/>
                <w:kern w:val="0"/>
                <w:sz w:val="19"/>
                <w:szCs w:val="19"/>
                <w:lang w:val="en-US"/>
              </w:rPr>
              <w:t>ELSE</w:t>
            </w:r>
          </w:p>
          <w:p w14:paraId="35030C64" w14:textId="77777777" w:rsidR="00472427" w:rsidRDefault="00472427" w:rsidP="004F07DC">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00"/>
                <w:kern w:val="0"/>
                <w:sz w:val="19"/>
                <w:szCs w:val="19"/>
                <w:lang w:val="en-US"/>
              </w:rPr>
              <w:tab/>
            </w:r>
            <w:r>
              <w:rPr>
                <w:rFonts w:ascii="Consolas" w:hAnsi="Consolas" w:cs="Consolas"/>
                <w:noProof w:val="0"/>
                <w:color w:val="000000"/>
                <w:kern w:val="0"/>
                <w:sz w:val="19"/>
                <w:szCs w:val="19"/>
                <w:lang w:val="en-US"/>
              </w:rPr>
              <w:tab/>
            </w:r>
            <w:r>
              <w:rPr>
                <w:rFonts w:ascii="Consolas" w:hAnsi="Consolas" w:cs="Consolas"/>
                <w:noProof w:val="0"/>
                <w:color w:val="0000FF"/>
                <w:kern w:val="0"/>
                <w:sz w:val="19"/>
                <w:szCs w:val="19"/>
                <w:lang w:val="en-US"/>
              </w:rPr>
              <w:t>INSERT</w:t>
            </w: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INTO</w:t>
            </w:r>
            <w:r>
              <w:rPr>
                <w:rFonts w:ascii="Consolas" w:hAnsi="Consolas" w:cs="Consolas"/>
                <w:noProof w:val="0"/>
                <w:color w:val="000000"/>
                <w:kern w:val="0"/>
                <w:sz w:val="19"/>
                <w:szCs w:val="19"/>
                <w:lang w:val="en-US"/>
              </w:rPr>
              <w:t xml:space="preserve"> Supplier</w:t>
            </w:r>
            <w:r>
              <w:rPr>
                <w:rFonts w:ascii="Consolas" w:hAnsi="Consolas" w:cs="Consolas"/>
                <w:noProof w:val="0"/>
                <w:color w:val="0000FF"/>
                <w:kern w:val="0"/>
                <w:sz w:val="19"/>
                <w:szCs w:val="19"/>
                <w:lang w:val="en-US"/>
              </w:rPr>
              <w:t xml:space="preserve"> </w:t>
            </w:r>
            <w:r>
              <w:rPr>
                <w:rFonts w:ascii="Consolas" w:hAnsi="Consolas" w:cs="Consolas"/>
                <w:noProof w:val="0"/>
                <w:color w:val="808080"/>
                <w:kern w:val="0"/>
                <w:sz w:val="19"/>
                <w:szCs w:val="19"/>
                <w:lang w:val="en-US"/>
              </w:rPr>
              <w:t>(</w:t>
            </w:r>
            <w:r>
              <w:rPr>
                <w:rFonts w:ascii="Consolas" w:hAnsi="Consolas" w:cs="Consolas"/>
                <w:noProof w:val="0"/>
                <w:color w:val="000000"/>
                <w:kern w:val="0"/>
                <w:sz w:val="19"/>
                <w:szCs w:val="19"/>
                <w:lang w:val="en-US"/>
              </w:rPr>
              <w:t>ID</w:t>
            </w:r>
            <w:r>
              <w:rPr>
                <w:rFonts w:ascii="Consolas" w:hAnsi="Consolas" w:cs="Consolas"/>
                <w:noProof w:val="0"/>
                <w:color w:val="808080"/>
                <w:kern w:val="0"/>
                <w:sz w:val="19"/>
                <w:szCs w:val="19"/>
                <w:lang w:val="en-US"/>
              </w:rPr>
              <w:t>,</w:t>
            </w: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name</w:t>
            </w:r>
            <w:r>
              <w:rPr>
                <w:rFonts w:ascii="Consolas" w:hAnsi="Consolas" w:cs="Consolas"/>
                <w:noProof w:val="0"/>
                <w:color w:val="808080"/>
                <w:kern w:val="0"/>
                <w:sz w:val="19"/>
                <w:szCs w:val="19"/>
                <w:lang w:val="en-US"/>
              </w:rPr>
              <w:t>,</w:t>
            </w: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address</w:t>
            </w:r>
            <w:r>
              <w:rPr>
                <w:rFonts w:ascii="Consolas" w:hAnsi="Consolas" w:cs="Consolas"/>
                <w:noProof w:val="0"/>
                <w:color w:val="808080"/>
                <w:kern w:val="0"/>
                <w:sz w:val="19"/>
                <w:szCs w:val="19"/>
                <w:lang w:val="en-US"/>
              </w:rPr>
              <w:t>,</w:t>
            </w:r>
            <w:r>
              <w:rPr>
                <w:rFonts w:ascii="Consolas" w:hAnsi="Consolas" w:cs="Consolas"/>
                <w:noProof w:val="0"/>
                <w:color w:val="000000"/>
                <w:kern w:val="0"/>
                <w:sz w:val="19"/>
                <w:szCs w:val="19"/>
                <w:lang w:val="en-US"/>
              </w:rPr>
              <w:t xml:space="preserve"> phone</w:t>
            </w:r>
            <w:r>
              <w:rPr>
                <w:rFonts w:ascii="Consolas" w:hAnsi="Consolas" w:cs="Consolas"/>
                <w:noProof w:val="0"/>
                <w:color w:val="808080"/>
                <w:kern w:val="0"/>
                <w:sz w:val="19"/>
                <w:szCs w:val="19"/>
                <w:lang w:val="en-US"/>
              </w:rPr>
              <w:t>)</w:t>
            </w:r>
          </w:p>
          <w:p w14:paraId="50FF2F8B" w14:textId="77777777" w:rsidR="00472427" w:rsidRDefault="00472427" w:rsidP="004F07DC">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00"/>
                <w:kern w:val="0"/>
                <w:sz w:val="19"/>
                <w:szCs w:val="19"/>
                <w:lang w:val="en-US"/>
              </w:rPr>
              <w:tab/>
            </w:r>
            <w:r>
              <w:rPr>
                <w:rFonts w:ascii="Consolas" w:hAnsi="Consolas" w:cs="Consolas"/>
                <w:noProof w:val="0"/>
                <w:color w:val="000000"/>
                <w:kern w:val="0"/>
                <w:sz w:val="19"/>
                <w:szCs w:val="19"/>
                <w:lang w:val="en-US"/>
              </w:rPr>
              <w:tab/>
            </w:r>
            <w:r>
              <w:rPr>
                <w:rFonts w:ascii="Consolas" w:hAnsi="Consolas" w:cs="Consolas"/>
                <w:noProof w:val="0"/>
                <w:color w:val="0000FF"/>
                <w:kern w:val="0"/>
                <w:sz w:val="19"/>
                <w:szCs w:val="19"/>
                <w:lang w:val="en-US"/>
              </w:rPr>
              <w:t xml:space="preserve">VALUES </w:t>
            </w:r>
            <w:r>
              <w:rPr>
                <w:rFonts w:ascii="Consolas" w:hAnsi="Consolas" w:cs="Consolas"/>
                <w:noProof w:val="0"/>
                <w:color w:val="808080"/>
                <w:kern w:val="0"/>
                <w:sz w:val="19"/>
                <w:szCs w:val="19"/>
                <w:lang w:val="en-US"/>
              </w:rPr>
              <w:t>(</w:t>
            </w:r>
            <w:r>
              <w:rPr>
                <w:rFonts w:ascii="Consolas" w:hAnsi="Consolas" w:cs="Consolas"/>
                <w:noProof w:val="0"/>
                <w:color w:val="000000"/>
                <w:kern w:val="0"/>
                <w:sz w:val="19"/>
                <w:szCs w:val="19"/>
                <w:lang w:val="en-US"/>
              </w:rPr>
              <w:t>@ID</w:t>
            </w:r>
            <w:r>
              <w:rPr>
                <w:rFonts w:ascii="Consolas" w:hAnsi="Consolas" w:cs="Consolas"/>
                <w:noProof w:val="0"/>
                <w:color w:val="808080"/>
                <w:kern w:val="0"/>
                <w:sz w:val="19"/>
                <w:szCs w:val="19"/>
                <w:lang w:val="en-US"/>
              </w:rPr>
              <w:t>,</w:t>
            </w:r>
            <w:r>
              <w:rPr>
                <w:rFonts w:ascii="Consolas" w:hAnsi="Consolas" w:cs="Consolas"/>
                <w:noProof w:val="0"/>
                <w:color w:val="000000"/>
                <w:kern w:val="0"/>
                <w:sz w:val="19"/>
                <w:szCs w:val="19"/>
                <w:lang w:val="en-US"/>
              </w:rPr>
              <w:t xml:space="preserve"> @name</w:t>
            </w:r>
            <w:r>
              <w:rPr>
                <w:rFonts w:ascii="Consolas" w:hAnsi="Consolas" w:cs="Consolas"/>
                <w:noProof w:val="0"/>
                <w:color w:val="808080"/>
                <w:kern w:val="0"/>
                <w:sz w:val="19"/>
                <w:szCs w:val="19"/>
                <w:lang w:val="en-US"/>
              </w:rPr>
              <w:t>,</w:t>
            </w:r>
            <w:r>
              <w:rPr>
                <w:rFonts w:ascii="Consolas" w:hAnsi="Consolas" w:cs="Consolas"/>
                <w:noProof w:val="0"/>
                <w:color w:val="000000"/>
                <w:kern w:val="0"/>
                <w:sz w:val="19"/>
                <w:szCs w:val="19"/>
                <w:lang w:val="en-US"/>
              </w:rPr>
              <w:t xml:space="preserve"> @address</w:t>
            </w:r>
            <w:r>
              <w:rPr>
                <w:rFonts w:ascii="Consolas" w:hAnsi="Consolas" w:cs="Consolas"/>
                <w:noProof w:val="0"/>
                <w:color w:val="808080"/>
                <w:kern w:val="0"/>
                <w:sz w:val="19"/>
                <w:szCs w:val="19"/>
                <w:lang w:val="en-US"/>
              </w:rPr>
              <w:t>,</w:t>
            </w:r>
            <w:r>
              <w:rPr>
                <w:rFonts w:ascii="Consolas" w:hAnsi="Consolas" w:cs="Consolas"/>
                <w:noProof w:val="0"/>
                <w:color w:val="000000"/>
                <w:kern w:val="0"/>
                <w:sz w:val="19"/>
                <w:szCs w:val="19"/>
                <w:lang w:val="en-US"/>
              </w:rPr>
              <w:t xml:space="preserve"> @phone</w:t>
            </w:r>
            <w:r>
              <w:rPr>
                <w:rFonts w:ascii="Consolas" w:hAnsi="Consolas" w:cs="Consolas"/>
                <w:noProof w:val="0"/>
                <w:color w:val="808080"/>
                <w:kern w:val="0"/>
                <w:sz w:val="19"/>
                <w:szCs w:val="19"/>
                <w:lang w:val="en-US"/>
              </w:rPr>
              <w:t>)</w:t>
            </w:r>
          </w:p>
          <w:p w14:paraId="68CFD1D1" w14:textId="77777777" w:rsidR="00472427" w:rsidRDefault="00472427" w:rsidP="004F07DC">
            <w:pPr>
              <w:spacing w:line="360" w:lineRule="auto"/>
              <w:rPr>
                <w:rFonts w:ascii="Times New Roman" w:hAnsi="Times New Roman" w:cs="Times New Roman"/>
                <w:b/>
                <w:bCs/>
                <w:sz w:val="28"/>
                <w:szCs w:val="28"/>
                <w:lang w:val="en-US"/>
              </w:rPr>
            </w:pPr>
            <w:r>
              <w:rPr>
                <w:rFonts w:ascii="Consolas" w:hAnsi="Consolas" w:cs="Consolas"/>
                <w:noProof w:val="0"/>
                <w:color w:val="0000FF"/>
                <w:kern w:val="0"/>
                <w:sz w:val="19"/>
                <w:szCs w:val="19"/>
                <w:lang w:val="en-US"/>
              </w:rPr>
              <w:t>END</w:t>
            </w:r>
          </w:p>
        </w:tc>
      </w:tr>
    </w:tbl>
    <w:p w14:paraId="345CD758" w14:textId="6C84A80B" w:rsidR="00472427" w:rsidRPr="00472427" w:rsidRDefault="00472427" w:rsidP="00472427">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ab/>
      </w:r>
      <w:r w:rsidRPr="00472427">
        <w:rPr>
          <w:rFonts w:ascii="Times New Roman" w:hAnsi="Times New Roman" w:cs="Times New Roman"/>
          <w:sz w:val="28"/>
          <w:szCs w:val="28"/>
          <w:lang w:val="en-US"/>
        </w:rPr>
        <w:t>C# code:</w:t>
      </w:r>
    </w:p>
    <w:tbl>
      <w:tblPr>
        <w:tblStyle w:val="TableGrid"/>
        <w:tblW w:w="0" w:type="auto"/>
        <w:tblInd w:w="720" w:type="dxa"/>
        <w:tblLook w:val="04A0" w:firstRow="1" w:lastRow="0" w:firstColumn="1" w:lastColumn="0" w:noHBand="0" w:noVBand="1"/>
      </w:tblPr>
      <w:tblGrid>
        <w:gridCol w:w="8296"/>
      </w:tblGrid>
      <w:tr w:rsidR="00472427" w14:paraId="0E93B872" w14:textId="77777777" w:rsidTr="004F07DC">
        <w:tc>
          <w:tcPr>
            <w:tcW w:w="9016" w:type="dxa"/>
          </w:tcPr>
          <w:p w14:paraId="68BE1EE3" w14:textId="77777777" w:rsidR="00472427" w:rsidRDefault="00472427" w:rsidP="004F07DC">
            <w:pPr>
              <w:autoSpaceDE w:val="0"/>
              <w:autoSpaceDN w:val="0"/>
              <w:adjustRightInd w:val="0"/>
              <w:rPr>
                <w:rFonts w:ascii="Cascadia Mono" w:hAnsi="Cascadia Mono" w:cs="Cascadia Mono"/>
                <w:noProof w:val="0"/>
                <w:color w:val="0000FF"/>
                <w:kern w:val="0"/>
                <w:sz w:val="19"/>
                <w:szCs w:val="19"/>
                <w:lang w:val="en-US"/>
              </w:rPr>
            </w:pPr>
            <w:r>
              <w:rPr>
                <w:rFonts w:ascii="Cascadia Mono" w:hAnsi="Cascadia Mono" w:cs="Cascadia Mono"/>
                <w:noProof w:val="0"/>
                <w:color w:val="0000FF"/>
                <w:kern w:val="0"/>
                <w:sz w:val="19"/>
                <w:szCs w:val="19"/>
                <w:lang w:val="en-US"/>
              </w:rPr>
              <w:t>try</w:t>
            </w:r>
          </w:p>
          <w:p w14:paraId="60B3D516" w14:textId="77777777" w:rsidR="00472427" w:rsidRDefault="00472427" w:rsidP="004F07DC">
            <w:pPr>
              <w:autoSpaceDE w:val="0"/>
              <w:autoSpaceDN w:val="0"/>
              <w:adjustRightInd w:val="0"/>
              <w:rPr>
                <w:rFonts w:ascii="Cascadia Mono" w:hAnsi="Cascadia Mono" w:cs="Cascadia Mono"/>
                <w:noProof w:val="0"/>
                <w:color w:val="000000"/>
                <w:kern w:val="0"/>
                <w:sz w:val="19"/>
                <w:szCs w:val="19"/>
                <w:lang w:val="en-US"/>
              </w:rPr>
            </w:pPr>
            <w:r>
              <w:rPr>
                <w:rFonts w:ascii="Cascadia Mono" w:hAnsi="Cascadia Mono" w:cs="Cascadia Mono"/>
                <w:noProof w:val="0"/>
                <w:color w:val="000000"/>
                <w:kern w:val="0"/>
                <w:sz w:val="19"/>
                <w:szCs w:val="19"/>
                <w:lang w:val="en-US"/>
              </w:rPr>
              <w:t>{</w:t>
            </w:r>
          </w:p>
          <w:p w14:paraId="6E029909" w14:textId="77777777" w:rsidR="00472427" w:rsidRDefault="00472427" w:rsidP="004F07DC">
            <w:pPr>
              <w:autoSpaceDE w:val="0"/>
              <w:autoSpaceDN w:val="0"/>
              <w:adjustRightInd w:val="0"/>
              <w:rPr>
                <w:rFonts w:ascii="Cascadia Mono" w:hAnsi="Cascadia Mono" w:cs="Cascadia Mono"/>
                <w:noProof w:val="0"/>
                <w:color w:val="008000"/>
                <w:kern w:val="0"/>
                <w:sz w:val="19"/>
                <w:szCs w:val="19"/>
                <w:lang w:val="en-US"/>
              </w:rPr>
            </w:pPr>
            <w:r>
              <w:rPr>
                <w:rFonts w:ascii="Cascadia Mono" w:hAnsi="Cascadia Mono" w:cs="Cascadia Mono"/>
                <w:noProof w:val="0"/>
                <w:color w:val="000000"/>
                <w:kern w:val="0"/>
                <w:sz w:val="19"/>
                <w:szCs w:val="19"/>
                <w:lang w:val="en-US"/>
              </w:rPr>
              <w:t xml:space="preserve">    </w:t>
            </w:r>
            <w:r>
              <w:rPr>
                <w:rFonts w:ascii="Cascadia Mono" w:hAnsi="Cascadia Mono" w:cs="Cascadia Mono"/>
                <w:noProof w:val="0"/>
                <w:color w:val="008000"/>
                <w:kern w:val="0"/>
                <w:sz w:val="19"/>
                <w:szCs w:val="19"/>
                <w:lang w:val="en-US"/>
              </w:rPr>
              <w:t>// Add Supplier</w:t>
            </w:r>
          </w:p>
          <w:p w14:paraId="74B5EB9F" w14:textId="77777777" w:rsidR="00472427" w:rsidRDefault="00472427" w:rsidP="004F07DC">
            <w:pPr>
              <w:autoSpaceDE w:val="0"/>
              <w:autoSpaceDN w:val="0"/>
              <w:adjustRightInd w:val="0"/>
              <w:rPr>
                <w:rFonts w:ascii="Cascadia Mono" w:hAnsi="Cascadia Mono" w:cs="Cascadia Mono"/>
                <w:noProof w:val="0"/>
                <w:color w:val="A31515"/>
                <w:kern w:val="0"/>
                <w:sz w:val="19"/>
                <w:szCs w:val="19"/>
                <w:lang w:val="en-US"/>
              </w:rPr>
            </w:pPr>
            <w:r>
              <w:rPr>
                <w:rFonts w:ascii="Cascadia Mono" w:hAnsi="Cascadia Mono" w:cs="Cascadia Mono"/>
                <w:noProof w:val="0"/>
                <w:color w:val="000000"/>
                <w:kern w:val="0"/>
                <w:sz w:val="19"/>
                <w:szCs w:val="19"/>
                <w:lang w:val="en-US"/>
              </w:rPr>
              <w:t xml:space="preserve">    </w:t>
            </w:r>
            <w:proofErr w:type="spellStart"/>
            <w:proofErr w:type="gramStart"/>
            <w:r>
              <w:rPr>
                <w:rFonts w:ascii="Cascadia Mono" w:hAnsi="Cascadia Mono" w:cs="Cascadia Mono"/>
                <w:noProof w:val="0"/>
                <w:color w:val="000000"/>
                <w:kern w:val="0"/>
                <w:sz w:val="19"/>
                <w:szCs w:val="19"/>
                <w:lang w:val="en-US"/>
              </w:rPr>
              <w:t>DataProvider.Instance.ExecuteNonQuery</w:t>
            </w:r>
            <w:proofErr w:type="spellEnd"/>
            <w:proofErr w:type="gramEnd"/>
            <w:r>
              <w:rPr>
                <w:rFonts w:ascii="Cascadia Mono" w:hAnsi="Cascadia Mono" w:cs="Cascadia Mono"/>
                <w:noProof w:val="0"/>
                <w:color w:val="000000"/>
                <w:kern w:val="0"/>
                <w:sz w:val="19"/>
                <w:szCs w:val="19"/>
                <w:lang w:val="en-US"/>
              </w:rPr>
              <w:t>(</w:t>
            </w:r>
            <w:r>
              <w:rPr>
                <w:rFonts w:ascii="Cascadia Mono" w:hAnsi="Cascadia Mono" w:cs="Cascadia Mono"/>
                <w:noProof w:val="0"/>
                <w:color w:val="A31515"/>
                <w:kern w:val="0"/>
                <w:sz w:val="19"/>
                <w:szCs w:val="19"/>
                <w:lang w:val="en-US"/>
              </w:rPr>
              <w:t xml:space="preserve">"EXEC </w:t>
            </w:r>
            <w:proofErr w:type="spellStart"/>
            <w:r>
              <w:rPr>
                <w:rFonts w:ascii="Cascadia Mono" w:hAnsi="Cascadia Mono" w:cs="Cascadia Mono"/>
                <w:noProof w:val="0"/>
                <w:color w:val="A31515"/>
                <w:kern w:val="0"/>
                <w:sz w:val="19"/>
                <w:szCs w:val="19"/>
                <w:lang w:val="en-US"/>
              </w:rPr>
              <w:t>AddSupplier</w:t>
            </w:r>
            <w:proofErr w:type="spellEnd"/>
            <w:r>
              <w:rPr>
                <w:rFonts w:ascii="Cascadia Mono" w:hAnsi="Cascadia Mono" w:cs="Cascadia Mono"/>
                <w:noProof w:val="0"/>
                <w:color w:val="A31515"/>
                <w:kern w:val="0"/>
                <w:sz w:val="19"/>
                <w:szCs w:val="19"/>
                <w:lang w:val="en-US"/>
              </w:rPr>
              <w:t xml:space="preserve"> @ID , @name , @phone , @address"</w:t>
            </w:r>
          </w:p>
          <w:p w14:paraId="021D2E9F" w14:textId="77777777" w:rsidR="00472427" w:rsidRDefault="00472427" w:rsidP="004F07DC">
            <w:pPr>
              <w:autoSpaceDE w:val="0"/>
              <w:autoSpaceDN w:val="0"/>
              <w:adjustRightInd w:val="0"/>
              <w:rPr>
                <w:rFonts w:ascii="Cascadia Mono" w:hAnsi="Cascadia Mono" w:cs="Cascadia Mono"/>
                <w:noProof w:val="0"/>
                <w:color w:val="000000"/>
                <w:kern w:val="0"/>
                <w:sz w:val="19"/>
                <w:szCs w:val="19"/>
                <w:lang w:val="en-US"/>
              </w:rPr>
            </w:pPr>
            <w:r>
              <w:rPr>
                <w:rFonts w:ascii="Cascadia Mono" w:hAnsi="Cascadia Mono" w:cs="Cascadia Mono"/>
                <w:noProof w:val="0"/>
                <w:color w:val="000000"/>
                <w:kern w:val="0"/>
                <w:sz w:val="19"/>
                <w:szCs w:val="19"/>
                <w:lang w:val="en-US"/>
              </w:rPr>
              <w:t xml:space="preserve">                       , </w:t>
            </w:r>
            <w:r>
              <w:rPr>
                <w:rFonts w:ascii="Cascadia Mono" w:hAnsi="Cascadia Mono" w:cs="Cascadia Mono"/>
                <w:noProof w:val="0"/>
                <w:color w:val="0000FF"/>
                <w:kern w:val="0"/>
                <w:sz w:val="19"/>
                <w:szCs w:val="19"/>
                <w:lang w:val="en-US"/>
              </w:rPr>
              <w:t>new</w:t>
            </w:r>
            <w:r>
              <w:rPr>
                <w:rFonts w:ascii="Cascadia Mono" w:hAnsi="Cascadia Mono" w:cs="Cascadia Mono"/>
                <w:noProof w:val="0"/>
                <w:color w:val="000000"/>
                <w:kern w:val="0"/>
                <w:sz w:val="19"/>
                <w:szCs w:val="19"/>
                <w:lang w:val="en-US"/>
              </w:rPr>
              <w:t xml:space="preserve"> </w:t>
            </w:r>
            <w:proofErr w:type="gramStart"/>
            <w:r>
              <w:rPr>
                <w:rFonts w:ascii="Cascadia Mono" w:hAnsi="Cascadia Mono" w:cs="Cascadia Mono"/>
                <w:noProof w:val="0"/>
                <w:color w:val="0000FF"/>
                <w:kern w:val="0"/>
                <w:sz w:val="19"/>
                <w:szCs w:val="19"/>
                <w:lang w:val="en-US"/>
              </w:rPr>
              <w:t>object</w:t>
            </w:r>
            <w:r>
              <w:rPr>
                <w:rFonts w:ascii="Cascadia Mono" w:hAnsi="Cascadia Mono" w:cs="Cascadia Mono"/>
                <w:noProof w:val="0"/>
                <w:color w:val="000000"/>
                <w:kern w:val="0"/>
                <w:sz w:val="19"/>
                <w:szCs w:val="19"/>
                <w:lang w:val="en-US"/>
              </w:rPr>
              <w:t>[</w:t>
            </w:r>
            <w:proofErr w:type="gramEnd"/>
            <w:r>
              <w:rPr>
                <w:rFonts w:ascii="Cascadia Mono" w:hAnsi="Cascadia Mono" w:cs="Cascadia Mono"/>
                <w:noProof w:val="0"/>
                <w:color w:val="000000"/>
                <w:kern w:val="0"/>
                <w:sz w:val="19"/>
                <w:szCs w:val="19"/>
                <w:lang w:val="en-US"/>
              </w:rPr>
              <w:t xml:space="preserve">] { </w:t>
            </w:r>
            <w:r>
              <w:rPr>
                <w:rFonts w:ascii="Cascadia Mono" w:hAnsi="Cascadia Mono" w:cs="Cascadia Mono"/>
                <w:noProof w:val="0"/>
                <w:color w:val="A31515"/>
                <w:kern w:val="0"/>
                <w:sz w:val="19"/>
                <w:szCs w:val="19"/>
                <w:lang w:val="en-US"/>
              </w:rPr>
              <w:t>"SP00"</w:t>
            </w:r>
            <w:r>
              <w:rPr>
                <w:rFonts w:ascii="Cascadia Mono" w:hAnsi="Cascadia Mono" w:cs="Cascadia Mono"/>
                <w:noProof w:val="0"/>
                <w:color w:val="000000"/>
                <w:kern w:val="0"/>
                <w:sz w:val="19"/>
                <w:szCs w:val="19"/>
                <w:lang w:val="en-US"/>
              </w:rPr>
              <w:t xml:space="preserve">, </w:t>
            </w:r>
            <w:proofErr w:type="spellStart"/>
            <w:r>
              <w:rPr>
                <w:rFonts w:ascii="Cascadia Mono" w:hAnsi="Cascadia Mono" w:cs="Cascadia Mono"/>
                <w:noProof w:val="0"/>
                <w:color w:val="000000"/>
                <w:kern w:val="0"/>
                <w:sz w:val="19"/>
                <w:szCs w:val="19"/>
                <w:lang w:val="en-US"/>
              </w:rPr>
              <w:t>tbxNameSupplier.Text</w:t>
            </w:r>
            <w:proofErr w:type="spellEnd"/>
            <w:r>
              <w:rPr>
                <w:rFonts w:ascii="Cascadia Mono" w:hAnsi="Cascadia Mono" w:cs="Cascadia Mono"/>
                <w:noProof w:val="0"/>
                <w:color w:val="000000"/>
                <w:kern w:val="0"/>
                <w:sz w:val="19"/>
                <w:szCs w:val="19"/>
                <w:lang w:val="en-US"/>
              </w:rPr>
              <w:t xml:space="preserve">, </w:t>
            </w:r>
            <w:proofErr w:type="spellStart"/>
            <w:r>
              <w:rPr>
                <w:rFonts w:ascii="Cascadia Mono" w:hAnsi="Cascadia Mono" w:cs="Cascadia Mono"/>
                <w:noProof w:val="0"/>
                <w:color w:val="000000"/>
                <w:kern w:val="0"/>
                <w:sz w:val="19"/>
                <w:szCs w:val="19"/>
                <w:lang w:val="en-US"/>
              </w:rPr>
              <w:t>tbxPhoneSupplier.Text</w:t>
            </w:r>
            <w:proofErr w:type="spellEnd"/>
            <w:r>
              <w:rPr>
                <w:rFonts w:ascii="Cascadia Mono" w:hAnsi="Cascadia Mono" w:cs="Cascadia Mono"/>
                <w:noProof w:val="0"/>
                <w:color w:val="000000"/>
                <w:kern w:val="0"/>
                <w:sz w:val="19"/>
                <w:szCs w:val="19"/>
                <w:lang w:val="en-US"/>
              </w:rPr>
              <w:t xml:space="preserve">, </w:t>
            </w:r>
            <w:proofErr w:type="spellStart"/>
            <w:r>
              <w:rPr>
                <w:rFonts w:ascii="Cascadia Mono" w:hAnsi="Cascadia Mono" w:cs="Cascadia Mono"/>
                <w:noProof w:val="0"/>
                <w:color w:val="000000"/>
                <w:kern w:val="0"/>
                <w:sz w:val="19"/>
                <w:szCs w:val="19"/>
                <w:lang w:val="en-US"/>
              </w:rPr>
              <w:t>tbxAddressSupplier.Text</w:t>
            </w:r>
            <w:proofErr w:type="spellEnd"/>
            <w:r>
              <w:rPr>
                <w:rFonts w:ascii="Cascadia Mono" w:hAnsi="Cascadia Mono" w:cs="Cascadia Mono"/>
                <w:noProof w:val="0"/>
                <w:color w:val="000000"/>
                <w:kern w:val="0"/>
                <w:sz w:val="19"/>
                <w:szCs w:val="19"/>
                <w:lang w:val="en-US"/>
              </w:rPr>
              <w:t>});</w:t>
            </w:r>
          </w:p>
          <w:p w14:paraId="349246FB" w14:textId="77777777" w:rsidR="00472427" w:rsidRDefault="00472427" w:rsidP="004F07DC">
            <w:pPr>
              <w:autoSpaceDE w:val="0"/>
              <w:autoSpaceDN w:val="0"/>
              <w:adjustRightInd w:val="0"/>
              <w:rPr>
                <w:rFonts w:ascii="Cascadia Mono" w:hAnsi="Cascadia Mono" w:cs="Cascadia Mono"/>
                <w:noProof w:val="0"/>
                <w:color w:val="000000"/>
                <w:kern w:val="0"/>
                <w:sz w:val="19"/>
                <w:szCs w:val="19"/>
                <w:lang w:val="en-US"/>
              </w:rPr>
            </w:pPr>
            <w:r>
              <w:rPr>
                <w:rFonts w:ascii="Cascadia Mono" w:hAnsi="Cascadia Mono" w:cs="Cascadia Mono"/>
                <w:noProof w:val="0"/>
                <w:color w:val="000000"/>
                <w:kern w:val="0"/>
                <w:sz w:val="19"/>
                <w:szCs w:val="19"/>
                <w:lang w:val="en-US"/>
              </w:rPr>
              <w:t xml:space="preserve">    </w:t>
            </w:r>
            <w:proofErr w:type="spellStart"/>
            <w:r>
              <w:rPr>
                <w:rFonts w:ascii="Cascadia Mono" w:hAnsi="Cascadia Mono" w:cs="Cascadia Mono"/>
                <w:noProof w:val="0"/>
                <w:color w:val="000000"/>
                <w:kern w:val="0"/>
                <w:sz w:val="19"/>
                <w:szCs w:val="19"/>
                <w:lang w:val="en-US"/>
              </w:rPr>
              <w:t>MessageBox.Show</w:t>
            </w:r>
            <w:proofErr w:type="spellEnd"/>
            <w:r>
              <w:rPr>
                <w:rFonts w:ascii="Cascadia Mono" w:hAnsi="Cascadia Mono" w:cs="Cascadia Mono"/>
                <w:noProof w:val="0"/>
                <w:color w:val="000000"/>
                <w:kern w:val="0"/>
                <w:sz w:val="19"/>
                <w:szCs w:val="19"/>
                <w:lang w:val="en-US"/>
              </w:rPr>
              <w:t>(</w:t>
            </w:r>
            <w:r>
              <w:rPr>
                <w:rFonts w:ascii="Cascadia Mono" w:hAnsi="Cascadia Mono" w:cs="Cascadia Mono"/>
                <w:noProof w:val="0"/>
                <w:color w:val="A31515"/>
                <w:kern w:val="0"/>
                <w:sz w:val="19"/>
                <w:szCs w:val="19"/>
                <w:lang w:val="en-US"/>
              </w:rPr>
              <w:t>"</w:t>
            </w:r>
            <w:proofErr w:type="spellStart"/>
            <w:r>
              <w:rPr>
                <w:rFonts w:ascii="Cascadia Mono" w:hAnsi="Cascadia Mono" w:cs="Cascadia Mono"/>
                <w:noProof w:val="0"/>
                <w:color w:val="A31515"/>
                <w:kern w:val="0"/>
                <w:sz w:val="19"/>
                <w:szCs w:val="19"/>
                <w:lang w:val="en-US"/>
              </w:rPr>
              <w:t>Thêm</w:t>
            </w:r>
            <w:proofErr w:type="spellEnd"/>
            <w:r>
              <w:rPr>
                <w:rFonts w:ascii="Cascadia Mono" w:hAnsi="Cascadia Mono" w:cs="Cascadia Mono"/>
                <w:noProof w:val="0"/>
                <w:color w:val="A31515"/>
                <w:kern w:val="0"/>
                <w:sz w:val="19"/>
                <w:szCs w:val="19"/>
                <w:lang w:val="en-US"/>
              </w:rPr>
              <w:t xml:space="preserve"> </w:t>
            </w:r>
            <w:proofErr w:type="spellStart"/>
            <w:r>
              <w:rPr>
                <w:rFonts w:ascii="Cascadia Mono" w:hAnsi="Cascadia Mono" w:cs="Cascadia Mono"/>
                <w:noProof w:val="0"/>
                <w:color w:val="A31515"/>
                <w:kern w:val="0"/>
                <w:sz w:val="19"/>
                <w:szCs w:val="19"/>
                <w:lang w:val="en-US"/>
              </w:rPr>
              <w:t>nhà</w:t>
            </w:r>
            <w:proofErr w:type="spellEnd"/>
            <w:r>
              <w:rPr>
                <w:rFonts w:ascii="Cascadia Mono" w:hAnsi="Cascadia Mono" w:cs="Cascadia Mono"/>
                <w:noProof w:val="0"/>
                <w:color w:val="A31515"/>
                <w:kern w:val="0"/>
                <w:sz w:val="19"/>
                <w:szCs w:val="19"/>
                <w:lang w:val="en-US"/>
              </w:rPr>
              <w:t xml:space="preserve"> </w:t>
            </w:r>
            <w:proofErr w:type="spellStart"/>
            <w:r>
              <w:rPr>
                <w:rFonts w:ascii="Cascadia Mono" w:hAnsi="Cascadia Mono" w:cs="Cascadia Mono"/>
                <w:noProof w:val="0"/>
                <w:color w:val="A31515"/>
                <w:kern w:val="0"/>
                <w:sz w:val="19"/>
                <w:szCs w:val="19"/>
                <w:lang w:val="en-US"/>
              </w:rPr>
              <w:t>cung</w:t>
            </w:r>
            <w:proofErr w:type="spellEnd"/>
            <w:r>
              <w:rPr>
                <w:rFonts w:ascii="Cascadia Mono" w:hAnsi="Cascadia Mono" w:cs="Cascadia Mono"/>
                <w:noProof w:val="0"/>
                <w:color w:val="A31515"/>
                <w:kern w:val="0"/>
                <w:sz w:val="19"/>
                <w:szCs w:val="19"/>
                <w:lang w:val="en-US"/>
              </w:rPr>
              <w:t xml:space="preserve"> </w:t>
            </w:r>
            <w:proofErr w:type="spellStart"/>
            <w:r>
              <w:rPr>
                <w:rFonts w:ascii="Cascadia Mono" w:hAnsi="Cascadia Mono" w:cs="Cascadia Mono"/>
                <w:noProof w:val="0"/>
                <w:color w:val="A31515"/>
                <w:kern w:val="0"/>
                <w:sz w:val="19"/>
                <w:szCs w:val="19"/>
                <w:lang w:val="en-US"/>
              </w:rPr>
              <w:t>cấp</w:t>
            </w:r>
            <w:proofErr w:type="spellEnd"/>
            <w:r>
              <w:rPr>
                <w:rFonts w:ascii="Cascadia Mono" w:hAnsi="Cascadia Mono" w:cs="Cascadia Mono"/>
                <w:noProof w:val="0"/>
                <w:color w:val="A31515"/>
                <w:kern w:val="0"/>
                <w:sz w:val="19"/>
                <w:szCs w:val="19"/>
                <w:lang w:val="en-US"/>
              </w:rPr>
              <w:t xml:space="preserve"> </w:t>
            </w:r>
            <w:proofErr w:type="spellStart"/>
            <w:r>
              <w:rPr>
                <w:rFonts w:ascii="Cascadia Mono" w:hAnsi="Cascadia Mono" w:cs="Cascadia Mono"/>
                <w:noProof w:val="0"/>
                <w:color w:val="A31515"/>
                <w:kern w:val="0"/>
                <w:sz w:val="19"/>
                <w:szCs w:val="19"/>
                <w:lang w:val="en-US"/>
              </w:rPr>
              <w:t>thành</w:t>
            </w:r>
            <w:proofErr w:type="spellEnd"/>
            <w:r>
              <w:rPr>
                <w:rFonts w:ascii="Cascadia Mono" w:hAnsi="Cascadia Mono" w:cs="Cascadia Mono"/>
                <w:noProof w:val="0"/>
                <w:color w:val="A31515"/>
                <w:kern w:val="0"/>
                <w:sz w:val="19"/>
                <w:szCs w:val="19"/>
                <w:lang w:val="en-US"/>
              </w:rPr>
              <w:t xml:space="preserve"> </w:t>
            </w:r>
            <w:proofErr w:type="spellStart"/>
            <w:r>
              <w:rPr>
                <w:rFonts w:ascii="Cascadia Mono" w:hAnsi="Cascadia Mono" w:cs="Cascadia Mono"/>
                <w:noProof w:val="0"/>
                <w:color w:val="A31515"/>
                <w:kern w:val="0"/>
                <w:sz w:val="19"/>
                <w:szCs w:val="19"/>
                <w:lang w:val="en-US"/>
              </w:rPr>
              <w:t>công</w:t>
            </w:r>
            <w:proofErr w:type="spellEnd"/>
            <w:r>
              <w:rPr>
                <w:rFonts w:ascii="Cascadia Mono" w:hAnsi="Cascadia Mono" w:cs="Cascadia Mono"/>
                <w:noProof w:val="0"/>
                <w:color w:val="A31515"/>
                <w:kern w:val="0"/>
                <w:sz w:val="19"/>
                <w:szCs w:val="19"/>
                <w:lang w:val="en-US"/>
              </w:rPr>
              <w:t>"</w:t>
            </w:r>
            <w:r>
              <w:rPr>
                <w:rFonts w:ascii="Cascadia Mono" w:hAnsi="Cascadia Mono" w:cs="Cascadia Mono"/>
                <w:noProof w:val="0"/>
                <w:color w:val="000000"/>
                <w:kern w:val="0"/>
                <w:sz w:val="19"/>
                <w:szCs w:val="19"/>
                <w:lang w:val="en-US"/>
              </w:rPr>
              <w:t xml:space="preserve">, </w:t>
            </w:r>
            <w:r>
              <w:rPr>
                <w:rFonts w:ascii="Cascadia Mono" w:hAnsi="Cascadia Mono" w:cs="Cascadia Mono"/>
                <w:noProof w:val="0"/>
                <w:color w:val="A31515"/>
                <w:kern w:val="0"/>
                <w:sz w:val="19"/>
                <w:szCs w:val="19"/>
                <w:lang w:val="en-US"/>
              </w:rPr>
              <w:t xml:space="preserve">"Thông </w:t>
            </w:r>
            <w:proofErr w:type="spellStart"/>
            <w:r>
              <w:rPr>
                <w:rFonts w:ascii="Cascadia Mono" w:hAnsi="Cascadia Mono" w:cs="Cascadia Mono"/>
                <w:noProof w:val="0"/>
                <w:color w:val="A31515"/>
                <w:kern w:val="0"/>
                <w:sz w:val="19"/>
                <w:szCs w:val="19"/>
                <w:lang w:val="en-US"/>
              </w:rPr>
              <w:t>báo</w:t>
            </w:r>
            <w:proofErr w:type="spellEnd"/>
            <w:r>
              <w:rPr>
                <w:rFonts w:ascii="Cascadia Mono" w:hAnsi="Cascadia Mono" w:cs="Cascadia Mono"/>
                <w:noProof w:val="0"/>
                <w:color w:val="A31515"/>
                <w:kern w:val="0"/>
                <w:sz w:val="19"/>
                <w:szCs w:val="19"/>
                <w:lang w:val="en-US"/>
              </w:rPr>
              <w:t>"</w:t>
            </w:r>
            <w:r>
              <w:rPr>
                <w:rFonts w:ascii="Cascadia Mono" w:hAnsi="Cascadia Mono" w:cs="Cascadia Mono"/>
                <w:noProof w:val="0"/>
                <w:color w:val="000000"/>
                <w:kern w:val="0"/>
                <w:sz w:val="19"/>
                <w:szCs w:val="19"/>
                <w:lang w:val="en-US"/>
              </w:rPr>
              <w:t xml:space="preserve">, </w:t>
            </w:r>
            <w:proofErr w:type="spellStart"/>
            <w:r>
              <w:rPr>
                <w:rFonts w:ascii="Cascadia Mono" w:hAnsi="Cascadia Mono" w:cs="Cascadia Mono"/>
                <w:noProof w:val="0"/>
                <w:color w:val="000000"/>
                <w:kern w:val="0"/>
                <w:sz w:val="19"/>
                <w:szCs w:val="19"/>
                <w:lang w:val="en-US"/>
              </w:rPr>
              <w:t>MessageBoxButtons.OK</w:t>
            </w:r>
            <w:proofErr w:type="spellEnd"/>
            <w:r>
              <w:rPr>
                <w:rFonts w:ascii="Cascadia Mono" w:hAnsi="Cascadia Mono" w:cs="Cascadia Mono"/>
                <w:noProof w:val="0"/>
                <w:color w:val="000000"/>
                <w:kern w:val="0"/>
                <w:sz w:val="19"/>
                <w:szCs w:val="19"/>
                <w:lang w:val="en-US"/>
              </w:rPr>
              <w:t xml:space="preserve">, </w:t>
            </w:r>
            <w:proofErr w:type="spellStart"/>
            <w:r>
              <w:rPr>
                <w:rFonts w:ascii="Cascadia Mono" w:hAnsi="Cascadia Mono" w:cs="Cascadia Mono"/>
                <w:noProof w:val="0"/>
                <w:color w:val="000000"/>
                <w:kern w:val="0"/>
                <w:sz w:val="19"/>
                <w:szCs w:val="19"/>
                <w:lang w:val="en-US"/>
              </w:rPr>
              <w:t>MessageBoxIcon.Information</w:t>
            </w:r>
            <w:proofErr w:type="spellEnd"/>
            <w:proofErr w:type="gramStart"/>
            <w:r>
              <w:rPr>
                <w:rFonts w:ascii="Cascadia Mono" w:hAnsi="Cascadia Mono" w:cs="Cascadia Mono"/>
                <w:noProof w:val="0"/>
                <w:color w:val="000000"/>
                <w:kern w:val="0"/>
                <w:sz w:val="19"/>
                <w:szCs w:val="19"/>
                <w:lang w:val="en-US"/>
              </w:rPr>
              <w:t>);</w:t>
            </w:r>
            <w:proofErr w:type="gramEnd"/>
          </w:p>
          <w:p w14:paraId="6AB9CE05" w14:textId="77777777" w:rsidR="00472427" w:rsidRDefault="00472427" w:rsidP="004F07DC">
            <w:pPr>
              <w:autoSpaceDE w:val="0"/>
              <w:autoSpaceDN w:val="0"/>
              <w:adjustRightInd w:val="0"/>
              <w:rPr>
                <w:rFonts w:ascii="Cascadia Mono" w:hAnsi="Cascadia Mono" w:cs="Cascadia Mono"/>
                <w:noProof w:val="0"/>
                <w:color w:val="000000"/>
                <w:kern w:val="0"/>
                <w:sz w:val="19"/>
                <w:szCs w:val="19"/>
                <w:lang w:val="en-US"/>
              </w:rPr>
            </w:pPr>
            <w:r>
              <w:rPr>
                <w:rFonts w:ascii="Cascadia Mono" w:hAnsi="Cascadia Mono" w:cs="Cascadia Mono"/>
                <w:noProof w:val="0"/>
                <w:color w:val="000000"/>
                <w:kern w:val="0"/>
                <w:sz w:val="19"/>
                <w:szCs w:val="19"/>
                <w:lang w:val="en-US"/>
              </w:rPr>
              <w:t xml:space="preserve">    </w:t>
            </w:r>
            <w:proofErr w:type="spellStart"/>
            <w:proofErr w:type="gramStart"/>
            <w:r>
              <w:rPr>
                <w:rFonts w:ascii="Cascadia Mono" w:hAnsi="Cascadia Mono" w:cs="Cascadia Mono"/>
                <w:noProof w:val="0"/>
                <w:color w:val="000000"/>
                <w:kern w:val="0"/>
                <w:sz w:val="19"/>
                <w:szCs w:val="19"/>
                <w:lang w:val="en-US"/>
              </w:rPr>
              <w:t>LoadData</w:t>
            </w:r>
            <w:proofErr w:type="spellEnd"/>
            <w:r>
              <w:rPr>
                <w:rFonts w:ascii="Cascadia Mono" w:hAnsi="Cascadia Mono" w:cs="Cascadia Mono"/>
                <w:noProof w:val="0"/>
                <w:color w:val="000000"/>
                <w:kern w:val="0"/>
                <w:sz w:val="19"/>
                <w:szCs w:val="19"/>
                <w:lang w:val="en-US"/>
              </w:rPr>
              <w:t>(</w:t>
            </w:r>
            <w:proofErr w:type="gramEnd"/>
            <w:r>
              <w:rPr>
                <w:rFonts w:ascii="Cascadia Mono" w:hAnsi="Cascadia Mono" w:cs="Cascadia Mono"/>
                <w:noProof w:val="0"/>
                <w:color w:val="000000"/>
                <w:kern w:val="0"/>
                <w:sz w:val="19"/>
                <w:szCs w:val="19"/>
                <w:lang w:val="en-US"/>
              </w:rPr>
              <w:t>);</w:t>
            </w:r>
          </w:p>
          <w:p w14:paraId="7521878E" w14:textId="77777777" w:rsidR="00472427" w:rsidRDefault="00472427" w:rsidP="004F07DC">
            <w:pPr>
              <w:autoSpaceDE w:val="0"/>
              <w:autoSpaceDN w:val="0"/>
              <w:adjustRightInd w:val="0"/>
              <w:rPr>
                <w:rFonts w:ascii="Cascadia Mono" w:hAnsi="Cascadia Mono" w:cs="Cascadia Mono"/>
                <w:noProof w:val="0"/>
                <w:color w:val="000000"/>
                <w:kern w:val="0"/>
                <w:sz w:val="19"/>
                <w:szCs w:val="19"/>
                <w:lang w:val="en-US"/>
              </w:rPr>
            </w:pPr>
          </w:p>
          <w:p w14:paraId="225A4873" w14:textId="77777777" w:rsidR="00472427" w:rsidRDefault="00472427" w:rsidP="004F07DC">
            <w:pPr>
              <w:autoSpaceDE w:val="0"/>
              <w:autoSpaceDN w:val="0"/>
              <w:adjustRightInd w:val="0"/>
              <w:rPr>
                <w:rFonts w:ascii="Cascadia Mono" w:hAnsi="Cascadia Mono" w:cs="Cascadia Mono"/>
                <w:noProof w:val="0"/>
                <w:color w:val="000000"/>
                <w:kern w:val="0"/>
                <w:sz w:val="19"/>
                <w:szCs w:val="19"/>
                <w:lang w:val="en-US"/>
              </w:rPr>
            </w:pPr>
            <w:r>
              <w:rPr>
                <w:rFonts w:ascii="Cascadia Mono" w:hAnsi="Cascadia Mono" w:cs="Cascadia Mono"/>
                <w:noProof w:val="0"/>
                <w:color w:val="000000"/>
                <w:kern w:val="0"/>
                <w:sz w:val="19"/>
                <w:szCs w:val="19"/>
                <w:lang w:val="en-US"/>
              </w:rPr>
              <w:t>}</w:t>
            </w:r>
          </w:p>
          <w:p w14:paraId="7C9A32F9" w14:textId="77777777" w:rsidR="00472427" w:rsidRDefault="00472427" w:rsidP="004F07DC">
            <w:pPr>
              <w:autoSpaceDE w:val="0"/>
              <w:autoSpaceDN w:val="0"/>
              <w:adjustRightInd w:val="0"/>
              <w:rPr>
                <w:rFonts w:ascii="Cascadia Mono" w:hAnsi="Cascadia Mono" w:cs="Cascadia Mono"/>
                <w:noProof w:val="0"/>
                <w:color w:val="000000"/>
                <w:kern w:val="0"/>
                <w:sz w:val="19"/>
                <w:szCs w:val="19"/>
                <w:lang w:val="en-US"/>
              </w:rPr>
            </w:pPr>
            <w:r>
              <w:rPr>
                <w:rFonts w:ascii="Cascadia Mono" w:hAnsi="Cascadia Mono" w:cs="Cascadia Mono"/>
                <w:noProof w:val="0"/>
                <w:color w:val="000000"/>
                <w:kern w:val="0"/>
                <w:sz w:val="19"/>
                <w:szCs w:val="19"/>
                <w:lang w:val="en-US"/>
              </w:rPr>
              <w:t xml:space="preserve"> </w:t>
            </w:r>
            <w:r>
              <w:rPr>
                <w:rFonts w:ascii="Cascadia Mono" w:hAnsi="Cascadia Mono" w:cs="Cascadia Mono"/>
                <w:noProof w:val="0"/>
                <w:color w:val="0000FF"/>
                <w:kern w:val="0"/>
                <w:sz w:val="19"/>
                <w:szCs w:val="19"/>
                <w:lang w:val="en-US"/>
              </w:rPr>
              <w:t>catch</w:t>
            </w:r>
            <w:r>
              <w:rPr>
                <w:rFonts w:ascii="Cascadia Mono" w:hAnsi="Cascadia Mono" w:cs="Cascadia Mono"/>
                <w:noProof w:val="0"/>
                <w:color w:val="000000"/>
                <w:kern w:val="0"/>
                <w:sz w:val="19"/>
                <w:szCs w:val="19"/>
                <w:lang w:val="en-US"/>
              </w:rPr>
              <w:t xml:space="preserve"> (</w:t>
            </w:r>
            <w:proofErr w:type="spellStart"/>
            <w:r>
              <w:rPr>
                <w:rFonts w:ascii="Cascadia Mono" w:hAnsi="Cascadia Mono" w:cs="Cascadia Mono"/>
                <w:noProof w:val="0"/>
                <w:color w:val="000000"/>
                <w:kern w:val="0"/>
                <w:sz w:val="19"/>
                <w:szCs w:val="19"/>
                <w:lang w:val="en-US"/>
              </w:rPr>
              <w:t>SqlException</w:t>
            </w:r>
            <w:proofErr w:type="spellEnd"/>
            <w:r>
              <w:rPr>
                <w:rFonts w:ascii="Cascadia Mono" w:hAnsi="Cascadia Mono" w:cs="Cascadia Mono"/>
                <w:noProof w:val="0"/>
                <w:color w:val="000000"/>
                <w:kern w:val="0"/>
                <w:sz w:val="19"/>
                <w:szCs w:val="19"/>
                <w:lang w:val="en-US"/>
              </w:rPr>
              <w:t xml:space="preserve"> err)</w:t>
            </w:r>
          </w:p>
          <w:p w14:paraId="42A27A6F" w14:textId="77777777" w:rsidR="00472427" w:rsidRDefault="00472427" w:rsidP="004F07DC">
            <w:pPr>
              <w:autoSpaceDE w:val="0"/>
              <w:autoSpaceDN w:val="0"/>
              <w:adjustRightInd w:val="0"/>
              <w:rPr>
                <w:rFonts w:ascii="Cascadia Mono" w:hAnsi="Cascadia Mono" w:cs="Cascadia Mono"/>
                <w:noProof w:val="0"/>
                <w:color w:val="000000"/>
                <w:kern w:val="0"/>
                <w:sz w:val="19"/>
                <w:szCs w:val="19"/>
                <w:lang w:val="en-US"/>
              </w:rPr>
            </w:pPr>
            <w:r>
              <w:rPr>
                <w:rFonts w:ascii="Cascadia Mono" w:hAnsi="Cascadia Mono" w:cs="Cascadia Mono"/>
                <w:noProof w:val="0"/>
                <w:color w:val="000000"/>
                <w:kern w:val="0"/>
                <w:sz w:val="19"/>
                <w:szCs w:val="19"/>
                <w:lang w:val="en-US"/>
              </w:rPr>
              <w:t>{</w:t>
            </w:r>
          </w:p>
          <w:p w14:paraId="6E3FD774" w14:textId="77777777" w:rsidR="00472427" w:rsidRDefault="00472427" w:rsidP="004F07DC">
            <w:pPr>
              <w:autoSpaceDE w:val="0"/>
              <w:autoSpaceDN w:val="0"/>
              <w:adjustRightInd w:val="0"/>
              <w:rPr>
                <w:rFonts w:ascii="Cascadia Mono" w:hAnsi="Cascadia Mono" w:cs="Cascadia Mono"/>
                <w:noProof w:val="0"/>
                <w:color w:val="000000"/>
                <w:kern w:val="0"/>
                <w:sz w:val="19"/>
                <w:szCs w:val="19"/>
                <w:lang w:val="en-US"/>
              </w:rPr>
            </w:pPr>
            <w:r>
              <w:rPr>
                <w:rFonts w:ascii="Cascadia Mono" w:hAnsi="Cascadia Mono" w:cs="Cascadia Mono"/>
                <w:noProof w:val="0"/>
                <w:color w:val="000000"/>
                <w:kern w:val="0"/>
                <w:sz w:val="19"/>
                <w:szCs w:val="19"/>
                <w:lang w:val="en-US"/>
              </w:rPr>
              <w:t xml:space="preserve">    </w:t>
            </w:r>
            <w:proofErr w:type="spellStart"/>
            <w:r>
              <w:rPr>
                <w:rFonts w:ascii="Cascadia Mono" w:hAnsi="Cascadia Mono" w:cs="Cascadia Mono"/>
                <w:noProof w:val="0"/>
                <w:color w:val="000000"/>
                <w:kern w:val="0"/>
                <w:sz w:val="19"/>
                <w:szCs w:val="19"/>
                <w:lang w:val="en-US"/>
              </w:rPr>
              <w:t>MessageBox.Show</w:t>
            </w:r>
            <w:proofErr w:type="spellEnd"/>
            <w:r>
              <w:rPr>
                <w:rFonts w:ascii="Cascadia Mono" w:hAnsi="Cascadia Mono" w:cs="Cascadia Mono"/>
                <w:noProof w:val="0"/>
                <w:color w:val="000000"/>
                <w:kern w:val="0"/>
                <w:sz w:val="19"/>
                <w:szCs w:val="19"/>
                <w:lang w:val="en-US"/>
              </w:rPr>
              <w:t>(</w:t>
            </w:r>
            <w:proofErr w:type="spellStart"/>
            <w:proofErr w:type="gramStart"/>
            <w:r>
              <w:rPr>
                <w:rFonts w:ascii="Cascadia Mono" w:hAnsi="Cascadia Mono" w:cs="Cascadia Mono"/>
                <w:noProof w:val="0"/>
                <w:color w:val="000000"/>
                <w:kern w:val="0"/>
                <w:sz w:val="19"/>
                <w:szCs w:val="19"/>
                <w:lang w:val="en-US"/>
              </w:rPr>
              <w:t>err.Message</w:t>
            </w:r>
            <w:proofErr w:type="spellEnd"/>
            <w:proofErr w:type="gramEnd"/>
            <w:r>
              <w:rPr>
                <w:rFonts w:ascii="Cascadia Mono" w:hAnsi="Cascadia Mono" w:cs="Cascadia Mono"/>
                <w:noProof w:val="0"/>
                <w:color w:val="000000"/>
                <w:kern w:val="0"/>
                <w:sz w:val="19"/>
                <w:szCs w:val="19"/>
                <w:lang w:val="en-US"/>
              </w:rPr>
              <w:t>);</w:t>
            </w:r>
          </w:p>
          <w:p w14:paraId="223962E5" w14:textId="77777777" w:rsidR="00472427" w:rsidRDefault="00472427" w:rsidP="004F07DC">
            <w:pPr>
              <w:spacing w:line="360" w:lineRule="auto"/>
              <w:rPr>
                <w:rFonts w:ascii="Times New Roman" w:hAnsi="Times New Roman" w:cs="Times New Roman"/>
                <w:sz w:val="28"/>
                <w:szCs w:val="28"/>
                <w:lang w:val="en-US"/>
              </w:rPr>
            </w:pPr>
            <w:r>
              <w:rPr>
                <w:rFonts w:ascii="Cascadia Mono" w:hAnsi="Cascadia Mono" w:cs="Cascadia Mono"/>
                <w:noProof w:val="0"/>
                <w:color w:val="000000"/>
                <w:kern w:val="0"/>
                <w:sz w:val="19"/>
                <w:szCs w:val="19"/>
                <w:lang w:val="en-US"/>
              </w:rPr>
              <w:t>}</w:t>
            </w:r>
          </w:p>
        </w:tc>
      </w:tr>
    </w:tbl>
    <w:p w14:paraId="02A2FBE7" w14:textId="2926F0A8" w:rsidR="00626696" w:rsidRDefault="00472427" w:rsidP="00472427">
      <w:pPr>
        <w:spacing w:after="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ab/>
      </w:r>
      <w:r w:rsidR="00626696">
        <w:rPr>
          <w:rFonts w:ascii="Times New Roman" w:hAnsi="Times New Roman" w:cs="Times New Roman"/>
          <w:b/>
          <w:bCs/>
          <w:sz w:val="28"/>
          <w:szCs w:val="28"/>
          <w:lang w:val="en-US"/>
        </w:rPr>
        <w:tab/>
      </w:r>
      <w:r w:rsidR="00626696">
        <w:rPr>
          <w:rFonts w:ascii="Times New Roman" w:hAnsi="Times New Roman" w:cs="Times New Roman"/>
          <w:b/>
          <w:bCs/>
          <w:sz w:val="28"/>
          <w:szCs w:val="28"/>
          <w:lang w:val="en-US"/>
        </w:rPr>
        <w:tab/>
      </w:r>
      <w:r w:rsidR="00626696">
        <w:rPr>
          <w:rFonts w:ascii="Times New Roman" w:hAnsi="Times New Roman" w:cs="Times New Roman"/>
          <w:b/>
          <w:bCs/>
          <w:sz w:val="28"/>
          <w:szCs w:val="28"/>
          <w:lang w:val="en-US"/>
        </w:rPr>
        <w:tab/>
      </w:r>
      <w:r w:rsidR="00626696">
        <w:rPr>
          <w:rFonts w:ascii="Times New Roman" w:hAnsi="Times New Roman" w:cs="Times New Roman"/>
          <w:b/>
          <w:bCs/>
          <w:sz w:val="28"/>
          <w:szCs w:val="28"/>
          <w:lang w:val="en-US"/>
        </w:rPr>
        <w:tab/>
        <w:t>Trigger tự động đặt ID</w:t>
      </w:r>
    </w:p>
    <w:tbl>
      <w:tblPr>
        <w:tblStyle w:val="TableGrid"/>
        <w:tblW w:w="0" w:type="auto"/>
        <w:tblInd w:w="715" w:type="dxa"/>
        <w:tblLook w:val="04A0" w:firstRow="1" w:lastRow="0" w:firstColumn="1" w:lastColumn="0" w:noHBand="0" w:noVBand="1"/>
      </w:tblPr>
      <w:tblGrid>
        <w:gridCol w:w="8301"/>
      </w:tblGrid>
      <w:tr w:rsidR="00626696" w14:paraId="69AC48DF" w14:textId="77777777" w:rsidTr="00626696">
        <w:tc>
          <w:tcPr>
            <w:tcW w:w="8301" w:type="dxa"/>
          </w:tcPr>
          <w:p w14:paraId="7B0D077E" w14:textId="6CFEBCED" w:rsidR="00626696" w:rsidRDefault="00626696" w:rsidP="00626696">
            <w:pPr>
              <w:autoSpaceDE w:val="0"/>
              <w:autoSpaceDN w:val="0"/>
              <w:adjustRightInd w:val="0"/>
              <w:rPr>
                <w:rFonts w:ascii="Consolas" w:hAnsi="Consolas" w:cs="Consolas"/>
                <w:noProof w:val="0"/>
                <w:color w:val="000000"/>
                <w:kern w:val="0"/>
                <w:sz w:val="19"/>
                <w:szCs w:val="19"/>
                <w:lang w:val="en-US"/>
              </w:rPr>
            </w:pPr>
          </w:p>
          <w:p w14:paraId="3DE57764" w14:textId="77777777" w:rsidR="00626696" w:rsidRDefault="00626696" w:rsidP="00626696">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FF"/>
                <w:kern w:val="0"/>
                <w:sz w:val="19"/>
                <w:szCs w:val="19"/>
                <w:lang w:val="en-US"/>
              </w:rPr>
              <w:t>DROP</w:t>
            </w: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TRIGGER</w:t>
            </w: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IF</w:t>
            </w:r>
            <w:r>
              <w:rPr>
                <w:rFonts w:ascii="Consolas" w:hAnsi="Consolas" w:cs="Consolas"/>
                <w:noProof w:val="0"/>
                <w:color w:val="000000"/>
                <w:kern w:val="0"/>
                <w:sz w:val="19"/>
                <w:szCs w:val="19"/>
                <w:lang w:val="en-US"/>
              </w:rPr>
              <w:t xml:space="preserve"> </w:t>
            </w:r>
            <w:r>
              <w:rPr>
                <w:rFonts w:ascii="Consolas" w:hAnsi="Consolas" w:cs="Consolas"/>
                <w:noProof w:val="0"/>
                <w:color w:val="808080"/>
                <w:kern w:val="0"/>
                <w:sz w:val="19"/>
                <w:szCs w:val="19"/>
                <w:lang w:val="en-US"/>
              </w:rPr>
              <w:t>EXISTS</w:t>
            </w:r>
            <w:r>
              <w:rPr>
                <w:rFonts w:ascii="Consolas" w:hAnsi="Consolas" w:cs="Consolas"/>
                <w:noProof w:val="0"/>
                <w:color w:val="000000"/>
                <w:kern w:val="0"/>
                <w:sz w:val="19"/>
                <w:szCs w:val="19"/>
                <w:lang w:val="en-US"/>
              </w:rPr>
              <w:t xml:space="preserve"> </w:t>
            </w:r>
            <w:proofErr w:type="spellStart"/>
            <w:r>
              <w:rPr>
                <w:rFonts w:ascii="Consolas" w:hAnsi="Consolas" w:cs="Consolas"/>
                <w:noProof w:val="0"/>
                <w:color w:val="000000"/>
                <w:kern w:val="0"/>
                <w:sz w:val="19"/>
                <w:szCs w:val="19"/>
                <w:lang w:val="en-US"/>
              </w:rPr>
              <w:t>UpdateSupplierID</w:t>
            </w:r>
            <w:proofErr w:type="spellEnd"/>
          </w:p>
          <w:p w14:paraId="272212AB" w14:textId="77777777" w:rsidR="00626696" w:rsidRDefault="00626696" w:rsidP="00626696">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FF"/>
                <w:kern w:val="0"/>
                <w:sz w:val="19"/>
                <w:szCs w:val="19"/>
                <w:lang w:val="en-US"/>
              </w:rPr>
              <w:t>GO</w:t>
            </w:r>
          </w:p>
          <w:p w14:paraId="6132EDB4" w14:textId="77777777" w:rsidR="00626696" w:rsidRDefault="00626696" w:rsidP="00626696">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FF"/>
                <w:kern w:val="0"/>
                <w:sz w:val="19"/>
                <w:szCs w:val="19"/>
                <w:lang w:val="en-US"/>
              </w:rPr>
              <w:t>CREATE</w:t>
            </w: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TRIGGER</w:t>
            </w:r>
            <w:r>
              <w:rPr>
                <w:rFonts w:ascii="Consolas" w:hAnsi="Consolas" w:cs="Consolas"/>
                <w:noProof w:val="0"/>
                <w:color w:val="000000"/>
                <w:kern w:val="0"/>
                <w:sz w:val="19"/>
                <w:szCs w:val="19"/>
                <w:lang w:val="en-US"/>
              </w:rPr>
              <w:t xml:space="preserve"> </w:t>
            </w:r>
            <w:proofErr w:type="spellStart"/>
            <w:r>
              <w:rPr>
                <w:rFonts w:ascii="Consolas" w:hAnsi="Consolas" w:cs="Consolas"/>
                <w:noProof w:val="0"/>
                <w:color w:val="000000"/>
                <w:kern w:val="0"/>
                <w:sz w:val="19"/>
                <w:szCs w:val="19"/>
                <w:lang w:val="en-US"/>
              </w:rPr>
              <w:t>UpdateSupplierID</w:t>
            </w:r>
            <w:proofErr w:type="spellEnd"/>
          </w:p>
          <w:p w14:paraId="79D60C72" w14:textId="77777777" w:rsidR="00626696" w:rsidRDefault="00626696" w:rsidP="00626696">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FF"/>
                <w:kern w:val="0"/>
                <w:sz w:val="19"/>
                <w:szCs w:val="19"/>
                <w:lang w:val="en-US"/>
              </w:rPr>
              <w:t>ON</w:t>
            </w:r>
            <w:r>
              <w:rPr>
                <w:rFonts w:ascii="Consolas" w:hAnsi="Consolas" w:cs="Consolas"/>
                <w:noProof w:val="0"/>
                <w:color w:val="000000"/>
                <w:kern w:val="0"/>
                <w:sz w:val="19"/>
                <w:szCs w:val="19"/>
                <w:lang w:val="en-US"/>
              </w:rPr>
              <w:t xml:space="preserve"> Supplier</w:t>
            </w:r>
          </w:p>
          <w:p w14:paraId="23A86D7F" w14:textId="77777777" w:rsidR="00626696" w:rsidRDefault="00626696" w:rsidP="00626696">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FF"/>
                <w:kern w:val="0"/>
                <w:sz w:val="19"/>
                <w:szCs w:val="19"/>
                <w:lang w:val="en-US"/>
              </w:rPr>
              <w:t>AFTER</w:t>
            </w: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INSERT</w:t>
            </w:r>
          </w:p>
          <w:p w14:paraId="0F7D7330" w14:textId="77777777" w:rsidR="00626696" w:rsidRDefault="00626696" w:rsidP="00626696">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FF"/>
                <w:kern w:val="0"/>
                <w:sz w:val="19"/>
                <w:szCs w:val="19"/>
                <w:lang w:val="en-US"/>
              </w:rPr>
              <w:t>AS</w:t>
            </w:r>
          </w:p>
          <w:p w14:paraId="5AB8A7F1" w14:textId="77777777" w:rsidR="00626696" w:rsidRDefault="00626696" w:rsidP="00626696">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FF"/>
                <w:kern w:val="0"/>
                <w:sz w:val="19"/>
                <w:szCs w:val="19"/>
                <w:lang w:val="en-US"/>
              </w:rPr>
              <w:t>BEGIN</w:t>
            </w:r>
          </w:p>
          <w:p w14:paraId="790FA888" w14:textId="77777777" w:rsidR="00626696" w:rsidRDefault="00626696" w:rsidP="00626696">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SET</w:t>
            </w: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NOCOUNT</w:t>
            </w:r>
            <w:r>
              <w:rPr>
                <w:rFonts w:ascii="Consolas" w:hAnsi="Consolas" w:cs="Consolas"/>
                <w:noProof w:val="0"/>
                <w:color w:val="000000"/>
                <w:kern w:val="0"/>
                <w:sz w:val="19"/>
                <w:szCs w:val="19"/>
                <w:lang w:val="en-US"/>
              </w:rPr>
              <w:t xml:space="preserve"> </w:t>
            </w:r>
            <w:proofErr w:type="gramStart"/>
            <w:r>
              <w:rPr>
                <w:rFonts w:ascii="Consolas" w:hAnsi="Consolas" w:cs="Consolas"/>
                <w:noProof w:val="0"/>
                <w:color w:val="0000FF"/>
                <w:kern w:val="0"/>
                <w:sz w:val="19"/>
                <w:szCs w:val="19"/>
                <w:lang w:val="en-US"/>
              </w:rPr>
              <w:t>ON</w:t>
            </w:r>
            <w:r>
              <w:rPr>
                <w:rFonts w:ascii="Consolas" w:hAnsi="Consolas" w:cs="Consolas"/>
                <w:noProof w:val="0"/>
                <w:color w:val="808080"/>
                <w:kern w:val="0"/>
                <w:sz w:val="19"/>
                <w:szCs w:val="19"/>
                <w:lang w:val="en-US"/>
              </w:rPr>
              <w:t>;</w:t>
            </w:r>
            <w:proofErr w:type="gramEnd"/>
          </w:p>
          <w:p w14:paraId="68C15D65" w14:textId="77777777" w:rsidR="00626696" w:rsidRDefault="00626696" w:rsidP="00626696">
            <w:pPr>
              <w:autoSpaceDE w:val="0"/>
              <w:autoSpaceDN w:val="0"/>
              <w:adjustRightInd w:val="0"/>
              <w:rPr>
                <w:rFonts w:ascii="Consolas" w:hAnsi="Consolas" w:cs="Consolas"/>
                <w:noProof w:val="0"/>
                <w:color w:val="000000"/>
                <w:kern w:val="0"/>
                <w:sz w:val="19"/>
                <w:szCs w:val="19"/>
                <w:lang w:val="en-US"/>
              </w:rPr>
            </w:pPr>
          </w:p>
          <w:p w14:paraId="5D28CC6C" w14:textId="77777777" w:rsidR="00626696" w:rsidRDefault="00626696" w:rsidP="00626696">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DECLARE</w:t>
            </w:r>
            <w:r>
              <w:rPr>
                <w:rFonts w:ascii="Consolas" w:hAnsi="Consolas" w:cs="Consolas"/>
                <w:noProof w:val="0"/>
                <w:color w:val="000000"/>
                <w:kern w:val="0"/>
                <w:sz w:val="19"/>
                <w:szCs w:val="19"/>
                <w:lang w:val="en-US"/>
              </w:rPr>
              <w:t xml:space="preserve"> @lastID </w:t>
            </w:r>
            <w:proofErr w:type="gramStart"/>
            <w:r>
              <w:rPr>
                <w:rFonts w:ascii="Consolas" w:hAnsi="Consolas" w:cs="Consolas"/>
                <w:noProof w:val="0"/>
                <w:color w:val="0000FF"/>
                <w:kern w:val="0"/>
                <w:sz w:val="19"/>
                <w:szCs w:val="19"/>
                <w:lang w:val="en-US"/>
              </w:rPr>
              <w:t>VARCHAR</w:t>
            </w:r>
            <w:r>
              <w:rPr>
                <w:rFonts w:ascii="Consolas" w:hAnsi="Consolas" w:cs="Consolas"/>
                <w:noProof w:val="0"/>
                <w:color w:val="808080"/>
                <w:kern w:val="0"/>
                <w:sz w:val="19"/>
                <w:szCs w:val="19"/>
                <w:lang w:val="en-US"/>
              </w:rPr>
              <w:t>(</w:t>
            </w:r>
            <w:proofErr w:type="gramEnd"/>
            <w:r>
              <w:rPr>
                <w:rFonts w:ascii="Consolas" w:hAnsi="Consolas" w:cs="Consolas"/>
                <w:noProof w:val="0"/>
                <w:color w:val="000000"/>
                <w:kern w:val="0"/>
                <w:sz w:val="19"/>
                <w:szCs w:val="19"/>
                <w:lang w:val="en-US"/>
              </w:rPr>
              <w:t>4</w:t>
            </w:r>
            <w:r>
              <w:rPr>
                <w:rFonts w:ascii="Consolas" w:hAnsi="Consolas" w:cs="Consolas"/>
                <w:noProof w:val="0"/>
                <w:color w:val="808080"/>
                <w:kern w:val="0"/>
                <w:sz w:val="19"/>
                <w:szCs w:val="19"/>
                <w:lang w:val="en-US"/>
              </w:rPr>
              <w:t>);</w:t>
            </w:r>
          </w:p>
          <w:p w14:paraId="0137382F" w14:textId="77777777" w:rsidR="00626696" w:rsidRDefault="00626696" w:rsidP="00626696">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DECLARE</w:t>
            </w:r>
            <w:r>
              <w:rPr>
                <w:rFonts w:ascii="Consolas" w:hAnsi="Consolas" w:cs="Consolas"/>
                <w:noProof w:val="0"/>
                <w:color w:val="000000"/>
                <w:kern w:val="0"/>
                <w:sz w:val="19"/>
                <w:szCs w:val="19"/>
                <w:lang w:val="en-US"/>
              </w:rPr>
              <w:t xml:space="preserve"> @newID </w:t>
            </w:r>
            <w:proofErr w:type="gramStart"/>
            <w:r>
              <w:rPr>
                <w:rFonts w:ascii="Consolas" w:hAnsi="Consolas" w:cs="Consolas"/>
                <w:noProof w:val="0"/>
                <w:color w:val="0000FF"/>
                <w:kern w:val="0"/>
                <w:sz w:val="19"/>
                <w:szCs w:val="19"/>
                <w:lang w:val="en-US"/>
              </w:rPr>
              <w:t>VARCHAR</w:t>
            </w:r>
            <w:r>
              <w:rPr>
                <w:rFonts w:ascii="Consolas" w:hAnsi="Consolas" w:cs="Consolas"/>
                <w:noProof w:val="0"/>
                <w:color w:val="808080"/>
                <w:kern w:val="0"/>
                <w:sz w:val="19"/>
                <w:szCs w:val="19"/>
                <w:lang w:val="en-US"/>
              </w:rPr>
              <w:t>(</w:t>
            </w:r>
            <w:proofErr w:type="gramEnd"/>
            <w:r>
              <w:rPr>
                <w:rFonts w:ascii="Consolas" w:hAnsi="Consolas" w:cs="Consolas"/>
                <w:noProof w:val="0"/>
                <w:color w:val="000000"/>
                <w:kern w:val="0"/>
                <w:sz w:val="19"/>
                <w:szCs w:val="19"/>
                <w:lang w:val="en-US"/>
              </w:rPr>
              <w:t>4</w:t>
            </w:r>
            <w:r>
              <w:rPr>
                <w:rFonts w:ascii="Consolas" w:hAnsi="Consolas" w:cs="Consolas"/>
                <w:noProof w:val="0"/>
                <w:color w:val="808080"/>
                <w:kern w:val="0"/>
                <w:sz w:val="19"/>
                <w:szCs w:val="19"/>
                <w:lang w:val="en-US"/>
              </w:rPr>
              <w:t>);</w:t>
            </w:r>
          </w:p>
          <w:p w14:paraId="3E731A99" w14:textId="77777777" w:rsidR="00626696" w:rsidRDefault="00626696" w:rsidP="00626696">
            <w:pPr>
              <w:autoSpaceDE w:val="0"/>
              <w:autoSpaceDN w:val="0"/>
              <w:adjustRightInd w:val="0"/>
              <w:rPr>
                <w:rFonts w:ascii="Consolas" w:hAnsi="Consolas" w:cs="Consolas"/>
                <w:noProof w:val="0"/>
                <w:color w:val="000000"/>
                <w:kern w:val="0"/>
                <w:sz w:val="19"/>
                <w:szCs w:val="19"/>
                <w:lang w:val="en-US"/>
              </w:rPr>
            </w:pPr>
          </w:p>
          <w:p w14:paraId="60D029E9" w14:textId="77777777" w:rsidR="00626696" w:rsidRDefault="00626696" w:rsidP="00626696">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00"/>
                <w:kern w:val="0"/>
                <w:sz w:val="19"/>
                <w:szCs w:val="19"/>
                <w:lang w:val="en-US"/>
              </w:rPr>
              <w:t xml:space="preserve">    </w:t>
            </w:r>
            <w:r>
              <w:rPr>
                <w:rFonts w:ascii="Consolas" w:hAnsi="Consolas" w:cs="Consolas"/>
                <w:noProof w:val="0"/>
                <w:color w:val="008000"/>
                <w:kern w:val="0"/>
                <w:sz w:val="19"/>
                <w:szCs w:val="19"/>
                <w:lang w:val="en-US"/>
              </w:rPr>
              <w:t>-- Find the maximum ID from the current table</w:t>
            </w:r>
          </w:p>
          <w:p w14:paraId="2CE4BC24" w14:textId="77777777" w:rsidR="00626696" w:rsidRDefault="00626696" w:rsidP="00626696">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SELECT</w:t>
            </w:r>
            <w:r>
              <w:rPr>
                <w:rFonts w:ascii="Consolas" w:hAnsi="Consolas" w:cs="Consolas"/>
                <w:noProof w:val="0"/>
                <w:color w:val="000000"/>
                <w:kern w:val="0"/>
                <w:sz w:val="19"/>
                <w:szCs w:val="19"/>
                <w:lang w:val="en-US"/>
              </w:rPr>
              <w:t xml:space="preserve"> @lastID </w:t>
            </w:r>
            <w:r>
              <w:rPr>
                <w:rFonts w:ascii="Consolas" w:hAnsi="Consolas" w:cs="Consolas"/>
                <w:noProof w:val="0"/>
                <w:color w:val="808080"/>
                <w:kern w:val="0"/>
                <w:sz w:val="19"/>
                <w:szCs w:val="19"/>
                <w:lang w:val="en-US"/>
              </w:rPr>
              <w:t>=</w:t>
            </w:r>
            <w:r>
              <w:rPr>
                <w:rFonts w:ascii="Consolas" w:hAnsi="Consolas" w:cs="Consolas"/>
                <w:noProof w:val="0"/>
                <w:color w:val="000000"/>
                <w:kern w:val="0"/>
                <w:sz w:val="19"/>
                <w:szCs w:val="19"/>
                <w:lang w:val="en-US"/>
              </w:rPr>
              <w:t xml:space="preserve"> </w:t>
            </w:r>
            <w:r>
              <w:rPr>
                <w:rFonts w:ascii="Consolas" w:hAnsi="Consolas" w:cs="Consolas"/>
                <w:noProof w:val="0"/>
                <w:color w:val="FF00FF"/>
                <w:kern w:val="0"/>
                <w:sz w:val="19"/>
                <w:szCs w:val="19"/>
                <w:lang w:val="en-US"/>
              </w:rPr>
              <w:t>MAX</w:t>
            </w:r>
            <w:r>
              <w:rPr>
                <w:rFonts w:ascii="Consolas" w:hAnsi="Consolas" w:cs="Consolas"/>
                <w:noProof w:val="0"/>
                <w:color w:val="808080"/>
                <w:kern w:val="0"/>
                <w:sz w:val="19"/>
                <w:szCs w:val="19"/>
                <w:lang w:val="en-US"/>
              </w:rPr>
              <w:t>(</w:t>
            </w:r>
            <w:r>
              <w:rPr>
                <w:rFonts w:ascii="Consolas" w:hAnsi="Consolas" w:cs="Consolas"/>
                <w:noProof w:val="0"/>
                <w:color w:val="000000"/>
                <w:kern w:val="0"/>
                <w:sz w:val="19"/>
                <w:szCs w:val="19"/>
                <w:lang w:val="en-US"/>
              </w:rPr>
              <w:t>ID</w:t>
            </w:r>
            <w:r>
              <w:rPr>
                <w:rFonts w:ascii="Consolas" w:hAnsi="Consolas" w:cs="Consolas"/>
                <w:noProof w:val="0"/>
                <w:color w:val="808080"/>
                <w:kern w:val="0"/>
                <w:sz w:val="19"/>
                <w:szCs w:val="19"/>
                <w:lang w:val="en-US"/>
              </w:rPr>
              <w:t>)</w:t>
            </w: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FROM</w:t>
            </w:r>
            <w:r>
              <w:rPr>
                <w:rFonts w:ascii="Consolas" w:hAnsi="Consolas" w:cs="Consolas"/>
                <w:noProof w:val="0"/>
                <w:color w:val="000000"/>
                <w:kern w:val="0"/>
                <w:sz w:val="19"/>
                <w:szCs w:val="19"/>
                <w:lang w:val="en-US"/>
              </w:rPr>
              <w:t xml:space="preserve"> </w:t>
            </w:r>
            <w:proofErr w:type="gramStart"/>
            <w:r>
              <w:rPr>
                <w:rFonts w:ascii="Consolas" w:hAnsi="Consolas" w:cs="Consolas"/>
                <w:noProof w:val="0"/>
                <w:color w:val="000000"/>
                <w:kern w:val="0"/>
                <w:sz w:val="19"/>
                <w:szCs w:val="19"/>
                <w:lang w:val="en-US"/>
              </w:rPr>
              <w:t>Supplier</w:t>
            </w:r>
            <w:r>
              <w:rPr>
                <w:rFonts w:ascii="Consolas" w:hAnsi="Consolas" w:cs="Consolas"/>
                <w:noProof w:val="0"/>
                <w:color w:val="808080"/>
                <w:kern w:val="0"/>
                <w:sz w:val="19"/>
                <w:szCs w:val="19"/>
                <w:lang w:val="en-US"/>
              </w:rPr>
              <w:t>;</w:t>
            </w:r>
            <w:proofErr w:type="gramEnd"/>
          </w:p>
          <w:p w14:paraId="5E128B84" w14:textId="77777777" w:rsidR="00626696" w:rsidRDefault="00626696" w:rsidP="00626696">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00"/>
                <w:kern w:val="0"/>
                <w:sz w:val="19"/>
                <w:szCs w:val="19"/>
                <w:lang w:val="en-US"/>
              </w:rPr>
              <w:lastRenderedPageBreak/>
              <w:t xml:space="preserve">    </w:t>
            </w:r>
            <w:r>
              <w:rPr>
                <w:rFonts w:ascii="Consolas" w:hAnsi="Consolas" w:cs="Consolas"/>
                <w:noProof w:val="0"/>
                <w:color w:val="0000FF"/>
                <w:kern w:val="0"/>
                <w:sz w:val="19"/>
                <w:szCs w:val="19"/>
                <w:lang w:val="en-US"/>
              </w:rPr>
              <w:t>IF</w:t>
            </w:r>
            <w:r>
              <w:rPr>
                <w:rFonts w:ascii="Consolas" w:hAnsi="Consolas" w:cs="Consolas"/>
                <w:noProof w:val="0"/>
                <w:color w:val="000000"/>
                <w:kern w:val="0"/>
                <w:sz w:val="19"/>
                <w:szCs w:val="19"/>
                <w:lang w:val="en-US"/>
              </w:rPr>
              <w:t xml:space="preserve"> @lastID </w:t>
            </w:r>
            <w:r>
              <w:rPr>
                <w:rFonts w:ascii="Consolas" w:hAnsi="Consolas" w:cs="Consolas"/>
                <w:noProof w:val="0"/>
                <w:color w:val="808080"/>
                <w:kern w:val="0"/>
                <w:sz w:val="19"/>
                <w:szCs w:val="19"/>
                <w:lang w:val="en-US"/>
              </w:rPr>
              <w:t>IS</w:t>
            </w:r>
            <w:r>
              <w:rPr>
                <w:rFonts w:ascii="Consolas" w:hAnsi="Consolas" w:cs="Consolas"/>
                <w:noProof w:val="0"/>
                <w:color w:val="000000"/>
                <w:kern w:val="0"/>
                <w:sz w:val="19"/>
                <w:szCs w:val="19"/>
                <w:lang w:val="en-US"/>
              </w:rPr>
              <w:t xml:space="preserve"> </w:t>
            </w:r>
            <w:r>
              <w:rPr>
                <w:rFonts w:ascii="Consolas" w:hAnsi="Consolas" w:cs="Consolas"/>
                <w:noProof w:val="0"/>
                <w:color w:val="808080"/>
                <w:kern w:val="0"/>
                <w:sz w:val="19"/>
                <w:szCs w:val="19"/>
                <w:lang w:val="en-US"/>
              </w:rPr>
              <w:t>NOT</w:t>
            </w:r>
            <w:r>
              <w:rPr>
                <w:rFonts w:ascii="Consolas" w:hAnsi="Consolas" w:cs="Consolas"/>
                <w:noProof w:val="0"/>
                <w:color w:val="000000"/>
                <w:kern w:val="0"/>
                <w:sz w:val="19"/>
                <w:szCs w:val="19"/>
                <w:lang w:val="en-US"/>
              </w:rPr>
              <w:t xml:space="preserve"> </w:t>
            </w:r>
            <w:r>
              <w:rPr>
                <w:rFonts w:ascii="Consolas" w:hAnsi="Consolas" w:cs="Consolas"/>
                <w:noProof w:val="0"/>
                <w:color w:val="808080"/>
                <w:kern w:val="0"/>
                <w:sz w:val="19"/>
                <w:szCs w:val="19"/>
                <w:lang w:val="en-US"/>
              </w:rPr>
              <w:t>NULL</w:t>
            </w:r>
          </w:p>
          <w:p w14:paraId="087F2A03" w14:textId="77777777" w:rsidR="00626696" w:rsidRDefault="00626696" w:rsidP="00626696">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SET</w:t>
            </w:r>
            <w:r>
              <w:rPr>
                <w:rFonts w:ascii="Consolas" w:hAnsi="Consolas" w:cs="Consolas"/>
                <w:noProof w:val="0"/>
                <w:color w:val="000000"/>
                <w:kern w:val="0"/>
                <w:sz w:val="19"/>
                <w:szCs w:val="19"/>
                <w:lang w:val="en-US"/>
              </w:rPr>
              <w:t xml:space="preserve"> @newID </w:t>
            </w:r>
            <w:r>
              <w:rPr>
                <w:rFonts w:ascii="Consolas" w:hAnsi="Consolas" w:cs="Consolas"/>
                <w:noProof w:val="0"/>
                <w:color w:val="808080"/>
                <w:kern w:val="0"/>
                <w:sz w:val="19"/>
                <w:szCs w:val="19"/>
                <w:lang w:val="en-US"/>
              </w:rPr>
              <w:t>=</w:t>
            </w:r>
            <w:r>
              <w:rPr>
                <w:rFonts w:ascii="Consolas" w:hAnsi="Consolas" w:cs="Consolas"/>
                <w:noProof w:val="0"/>
                <w:color w:val="000000"/>
                <w:kern w:val="0"/>
                <w:sz w:val="19"/>
                <w:szCs w:val="19"/>
                <w:lang w:val="en-US"/>
              </w:rPr>
              <w:t xml:space="preserve"> </w:t>
            </w:r>
            <w:r>
              <w:rPr>
                <w:rFonts w:ascii="Consolas" w:hAnsi="Consolas" w:cs="Consolas"/>
                <w:noProof w:val="0"/>
                <w:color w:val="FF0000"/>
                <w:kern w:val="0"/>
                <w:sz w:val="19"/>
                <w:szCs w:val="19"/>
                <w:lang w:val="en-US"/>
              </w:rPr>
              <w:t>'SP'</w:t>
            </w:r>
            <w:r>
              <w:rPr>
                <w:rFonts w:ascii="Consolas" w:hAnsi="Consolas" w:cs="Consolas"/>
                <w:noProof w:val="0"/>
                <w:color w:val="000000"/>
                <w:kern w:val="0"/>
                <w:sz w:val="19"/>
                <w:szCs w:val="19"/>
                <w:lang w:val="en-US"/>
              </w:rPr>
              <w:t xml:space="preserve"> </w:t>
            </w:r>
            <w:r>
              <w:rPr>
                <w:rFonts w:ascii="Consolas" w:hAnsi="Consolas" w:cs="Consolas"/>
                <w:noProof w:val="0"/>
                <w:color w:val="808080"/>
                <w:kern w:val="0"/>
                <w:sz w:val="19"/>
                <w:szCs w:val="19"/>
                <w:lang w:val="en-US"/>
              </w:rPr>
              <w:t>+</w:t>
            </w:r>
            <w:r>
              <w:rPr>
                <w:rFonts w:ascii="Consolas" w:hAnsi="Consolas" w:cs="Consolas"/>
                <w:noProof w:val="0"/>
                <w:color w:val="000000"/>
                <w:kern w:val="0"/>
                <w:sz w:val="19"/>
                <w:szCs w:val="19"/>
                <w:lang w:val="en-US"/>
              </w:rPr>
              <w:t xml:space="preserve"> </w:t>
            </w:r>
            <w:proofErr w:type="gramStart"/>
            <w:r>
              <w:rPr>
                <w:rFonts w:ascii="Consolas" w:hAnsi="Consolas" w:cs="Consolas"/>
                <w:noProof w:val="0"/>
                <w:color w:val="808080"/>
                <w:kern w:val="0"/>
                <w:sz w:val="19"/>
                <w:szCs w:val="19"/>
                <w:lang w:val="en-US"/>
              </w:rPr>
              <w:t>RIGHT(</w:t>
            </w:r>
            <w:proofErr w:type="gramEnd"/>
            <w:r>
              <w:rPr>
                <w:rFonts w:ascii="Consolas" w:hAnsi="Consolas" w:cs="Consolas"/>
                <w:noProof w:val="0"/>
                <w:color w:val="FF0000"/>
                <w:kern w:val="0"/>
                <w:sz w:val="19"/>
                <w:szCs w:val="19"/>
                <w:lang w:val="en-US"/>
              </w:rPr>
              <w:t>'00'</w:t>
            </w:r>
            <w:r>
              <w:rPr>
                <w:rFonts w:ascii="Consolas" w:hAnsi="Consolas" w:cs="Consolas"/>
                <w:noProof w:val="0"/>
                <w:color w:val="000000"/>
                <w:kern w:val="0"/>
                <w:sz w:val="19"/>
                <w:szCs w:val="19"/>
                <w:lang w:val="en-US"/>
              </w:rPr>
              <w:t xml:space="preserve"> </w:t>
            </w:r>
            <w:r>
              <w:rPr>
                <w:rFonts w:ascii="Consolas" w:hAnsi="Consolas" w:cs="Consolas"/>
                <w:noProof w:val="0"/>
                <w:color w:val="808080"/>
                <w:kern w:val="0"/>
                <w:sz w:val="19"/>
                <w:szCs w:val="19"/>
                <w:lang w:val="en-US"/>
              </w:rPr>
              <w:t>+</w:t>
            </w:r>
            <w:r>
              <w:rPr>
                <w:rFonts w:ascii="Consolas" w:hAnsi="Consolas" w:cs="Consolas"/>
                <w:noProof w:val="0"/>
                <w:color w:val="000000"/>
                <w:kern w:val="0"/>
                <w:sz w:val="19"/>
                <w:szCs w:val="19"/>
                <w:lang w:val="en-US"/>
              </w:rPr>
              <w:t xml:space="preserve"> </w:t>
            </w:r>
            <w:r>
              <w:rPr>
                <w:rFonts w:ascii="Consolas" w:hAnsi="Consolas" w:cs="Consolas"/>
                <w:noProof w:val="0"/>
                <w:color w:val="FF00FF"/>
                <w:kern w:val="0"/>
                <w:sz w:val="19"/>
                <w:szCs w:val="19"/>
                <w:lang w:val="en-US"/>
              </w:rPr>
              <w:t>CAST</w:t>
            </w:r>
            <w:r>
              <w:rPr>
                <w:rFonts w:ascii="Consolas" w:hAnsi="Consolas" w:cs="Consolas"/>
                <w:noProof w:val="0"/>
                <w:color w:val="808080"/>
                <w:kern w:val="0"/>
                <w:sz w:val="19"/>
                <w:szCs w:val="19"/>
                <w:lang w:val="en-US"/>
              </w:rPr>
              <w:t>(</w:t>
            </w:r>
            <w:r>
              <w:rPr>
                <w:rFonts w:ascii="Consolas" w:hAnsi="Consolas" w:cs="Consolas"/>
                <w:noProof w:val="0"/>
                <w:color w:val="FF00FF"/>
                <w:kern w:val="0"/>
                <w:sz w:val="19"/>
                <w:szCs w:val="19"/>
                <w:lang w:val="en-US"/>
              </w:rPr>
              <w:t>CAST</w:t>
            </w:r>
            <w:r>
              <w:rPr>
                <w:rFonts w:ascii="Consolas" w:hAnsi="Consolas" w:cs="Consolas"/>
                <w:noProof w:val="0"/>
                <w:color w:val="808080"/>
                <w:kern w:val="0"/>
                <w:sz w:val="19"/>
                <w:szCs w:val="19"/>
                <w:lang w:val="en-US"/>
              </w:rPr>
              <w:t>(</w:t>
            </w:r>
            <w:r>
              <w:rPr>
                <w:rFonts w:ascii="Consolas" w:hAnsi="Consolas" w:cs="Consolas"/>
                <w:noProof w:val="0"/>
                <w:color w:val="FF00FF"/>
                <w:kern w:val="0"/>
                <w:sz w:val="19"/>
                <w:szCs w:val="19"/>
                <w:lang w:val="en-US"/>
              </w:rPr>
              <w:t>SUBSTRING</w:t>
            </w:r>
            <w:r>
              <w:rPr>
                <w:rFonts w:ascii="Consolas" w:hAnsi="Consolas" w:cs="Consolas"/>
                <w:noProof w:val="0"/>
                <w:color w:val="808080"/>
                <w:kern w:val="0"/>
                <w:sz w:val="19"/>
                <w:szCs w:val="19"/>
                <w:lang w:val="en-US"/>
              </w:rPr>
              <w:t>(</w:t>
            </w:r>
            <w:r>
              <w:rPr>
                <w:rFonts w:ascii="Consolas" w:hAnsi="Consolas" w:cs="Consolas"/>
                <w:noProof w:val="0"/>
                <w:color w:val="000000"/>
                <w:kern w:val="0"/>
                <w:sz w:val="19"/>
                <w:szCs w:val="19"/>
                <w:lang w:val="en-US"/>
              </w:rPr>
              <w:t>@lastID</w:t>
            </w:r>
            <w:r>
              <w:rPr>
                <w:rFonts w:ascii="Consolas" w:hAnsi="Consolas" w:cs="Consolas"/>
                <w:noProof w:val="0"/>
                <w:color w:val="808080"/>
                <w:kern w:val="0"/>
                <w:sz w:val="19"/>
                <w:szCs w:val="19"/>
                <w:lang w:val="en-US"/>
              </w:rPr>
              <w:t>,</w:t>
            </w:r>
            <w:r>
              <w:rPr>
                <w:rFonts w:ascii="Consolas" w:hAnsi="Consolas" w:cs="Consolas"/>
                <w:noProof w:val="0"/>
                <w:color w:val="000000"/>
                <w:kern w:val="0"/>
                <w:sz w:val="19"/>
                <w:szCs w:val="19"/>
                <w:lang w:val="en-US"/>
              </w:rPr>
              <w:t xml:space="preserve"> 3</w:t>
            </w:r>
            <w:r>
              <w:rPr>
                <w:rFonts w:ascii="Consolas" w:hAnsi="Consolas" w:cs="Consolas"/>
                <w:noProof w:val="0"/>
                <w:color w:val="808080"/>
                <w:kern w:val="0"/>
                <w:sz w:val="19"/>
                <w:szCs w:val="19"/>
                <w:lang w:val="en-US"/>
              </w:rPr>
              <w:t>,</w:t>
            </w:r>
            <w:r>
              <w:rPr>
                <w:rFonts w:ascii="Consolas" w:hAnsi="Consolas" w:cs="Consolas"/>
                <w:noProof w:val="0"/>
                <w:color w:val="000000"/>
                <w:kern w:val="0"/>
                <w:sz w:val="19"/>
                <w:szCs w:val="19"/>
                <w:lang w:val="en-US"/>
              </w:rPr>
              <w:t xml:space="preserve"> 2</w:t>
            </w:r>
            <w:r>
              <w:rPr>
                <w:rFonts w:ascii="Consolas" w:hAnsi="Consolas" w:cs="Consolas"/>
                <w:noProof w:val="0"/>
                <w:color w:val="808080"/>
                <w:kern w:val="0"/>
                <w:sz w:val="19"/>
                <w:szCs w:val="19"/>
                <w:lang w:val="en-US"/>
              </w:rPr>
              <w:t>)</w:t>
            </w: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AS</w:t>
            </w: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INT</w:t>
            </w:r>
            <w:r>
              <w:rPr>
                <w:rFonts w:ascii="Consolas" w:hAnsi="Consolas" w:cs="Consolas"/>
                <w:noProof w:val="0"/>
                <w:color w:val="808080"/>
                <w:kern w:val="0"/>
                <w:sz w:val="19"/>
                <w:szCs w:val="19"/>
                <w:lang w:val="en-US"/>
              </w:rPr>
              <w:t>)</w:t>
            </w:r>
            <w:r>
              <w:rPr>
                <w:rFonts w:ascii="Consolas" w:hAnsi="Consolas" w:cs="Consolas"/>
                <w:noProof w:val="0"/>
                <w:color w:val="000000"/>
                <w:kern w:val="0"/>
                <w:sz w:val="19"/>
                <w:szCs w:val="19"/>
                <w:lang w:val="en-US"/>
              </w:rPr>
              <w:t xml:space="preserve"> </w:t>
            </w:r>
            <w:r>
              <w:rPr>
                <w:rFonts w:ascii="Consolas" w:hAnsi="Consolas" w:cs="Consolas"/>
                <w:noProof w:val="0"/>
                <w:color w:val="808080"/>
                <w:kern w:val="0"/>
                <w:sz w:val="19"/>
                <w:szCs w:val="19"/>
                <w:lang w:val="en-US"/>
              </w:rPr>
              <w:t>+</w:t>
            </w:r>
            <w:r>
              <w:rPr>
                <w:rFonts w:ascii="Consolas" w:hAnsi="Consolas" w:cs="Consolas"/>
                <w:noProof w:val="0"/>
                <w:color w:val="000000"/>
                <w:kern w:val="0"/>
                <w:sz w:val="19"/>
                <w:szCs w:val="19"/>
                <w:lang w:val="en-US"/>
              </w:rPr>
              <w:t xml:space="preserve"> 1 </w:t>
            </w:r>
            <w:r>
              <w:rPr>
                <w:rFonts w:ascii="Consolas" w:hAnsi="Consolas" w:cs="Consolas"/>
                <w:noProof w:val="0"/>
                <w:color w:val="0000FF"/>
                <w:kern w:val="0"/>
                <w:sz w:val="19"/>
                <w:szCs w:val="19"/>
                <w:lang w:val="en-US"/>
              </w:rPr>
              <w:t>AS</w:t>
            </w: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VARCHAR</w:t>
            </w:r>
            <w:r>
              <w:rPr>
                <w:rFonts w:ascii="Consolas" w:hAnsi="Consolas" w:cs="Consolas"/>
                <w:noProof w:val="0"/>
                <w:color w:val="808080"/>
                <w:kern w:val="0"/>
                <w:sz w:val="19"/>
                <w:szCs w:val="19"/>
                <w:lang w:val="en-US"/>
              </w:rPr>
              <w:t>(</w:t>
            </w:r>
            <w:r>
              <w:rPr>
                <w:rFonts w:ascii="Consolas" w:hAnsi="Consolas" w:cs="Consolas"/>
                <w:noProof w:val="0"/>
                <w:color w:val="000000"/>
                <w:kern w:val="0"/>
                <w:sz w:val="19"/>
                <w:szCs w:val="19"/>
                <w:lang w:val="en-US"/>
              </w:rPr>
              <w:t>2</w:t>
            </w:r>
            <w:r>
              <w:rPr>
                <w:rFonts w:ascii="Consolas" w:hAnsi="Consolas" w:cs="Consolas"/>
                <w:noProof w:val="0"/>
                <w:color w:val="808080"/>
                <w:kern w:val="0"/>
                <w:sz w:val="19"/>
                <w:szCs w:val="19"/>
                <w:lang w:val="en-US"/>
              </w:rPr>
              <w:t>)),</w:t>
            </w:r>
            <w:r>
              <w:rPr>
                <w:rFonts w:ascii="Consolas" w:hAnsi="Consolas" w:cs="Consolas"/>
                <w:noProof w:val="0"/>
                <w:color w:val="000000"/>
                <w:kern w:val="0"/>
                <w:sz w:val="19"/>
                <w:szCs w:val="19"/>
                <w:lang w:val="en-US"/>
              </w:rPr>
              <w:t xml:space="preserve"> 2</w:t>
            </w:r>
            <w:r>
              <w:rPr>
                <w:rFonts w:ascii="Consolas" w:hAnsi="Consolas" w:cs="Consolas"/>
                <w:noProof w:val="0"/>
                <w:color w:val="808080"/>
                <w:kern w:val="0"/>
                <w:sz w:val="19"/>
                <w:szCs w:val="19"/>
                <w:lang w:val="en-US"/>
              </w:rPr>
              <w:t>);</w:t>
            </w:r>
          </w:p>
          <w:p w14:paraId="117B6D84" w14:textId="77777777" w:rsidR="00626696" w:rsidRDefault="00626696" w:rsidP="00626696">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ELSE</w:t>
            </w:r>
          </w:p>
          <w:p w14:paraId="47250BD0" w14:textId="77777777" w:rsidR="00626696" w:rsidRDefault="00626696" w:rsidP="00626696">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SET</w:t>
            </w:r>
            <w:r>
              <w:rPr>
                <w:rFonts w:ascii="Consolas" w:hAnsi="Consolas" w:cs="Consolas"/>
                <w:noProof w:val="0"/>
                <w:color w:val="000000"/>
                <w:kern w:val="0"/>
                <w:sz w:val="19"/>
                <w:szCs w:val="19"/>
                <w:lang w:val="en-US"/>
              </w:rPr>
              <w:t xml:space="preserve"> @newID </w:t>
            </w:r>
            <w:r>
              <w:rPr>
                <w:rFonts w:ascii="Consolas" w:hAnsi="Consolas" w:cs="Consolas"/>
                <w:noProof w:val="0"/>
                <w:color w:val="808080"/>
                <w:kern w:val="0"/>
                <w:sz w:val="19"/>
                <w:szCs w:val="19"/>
                <w:lang w:val="en-US"/>
              </w:rPr>
              <w:t>=</w:t>
            </w:r>
            <w:r>
              <w:rPr>
                <w:rFonts w:ascii="Consolas" w:hAnsi="Consolas" w:cs="Consolas"/>
                <w:noProof w:val="0"/>
                <w:color w:val="000000"/>
                <w:kern w:val="0"/>
                <w:sz w:val="19"/>
                <w:szCs w:val="19"/>
                <w:lang w:val="en-US"/>
              </w:rPr>
              <w:t xml:space="preserve"> </w:t>
            </w:r>
            <w:r>
              <w:rPr>
                <w:rFonts w:ascii="Consolas" w:hAnsi="Consolas" w:cs="Consolas"/>
                <w:noProof w:val="0"/>
                <w:color w:val="FF0000"/>
                <w:kern w:val="0"/>
                <w:sz w:val="19"/>
                <w:szCs w:val="19"/>
                <w:lang w:val="en-US"/>
              </w:rPr>
              <w:t>'SP01'</w:t>
            </w:r>
            <w:r>
              <w:rPr>
                <w:rFonts w:ascii="Consolas" w:hAnsi="Consolas" w:cs="Consolas"/>
                <w:noProof w:val="0"/>
                <w:color w:val="808080"/>
                <w:kern w:val="0"/>
                <w:sz w:val="19"/>
                <w:szCs w:val="19"/>
                <w:lang w:val="en-US"/>
              </w:rPr>
              <w:t>;</w:t>
            </w:r>
            <w:r>
              <w:rPr>
                <w:rFonts w:ascii="Consolas" w:hAnsi="Consolas" w:cs="Consolas"/>
                <w:noProof w:val="0"/>
                <w:color w:val="000000"/>
                <w:kern w:val="0"/>
                <w:sz w:val="19"/>
                <w:szCs w:val="19"/>
                <w:lang w:val="en-US"/>
              </w:rPr>
              <w:t xml:space="preserve"> </w:t>
            </w:r>
            <w:r>
              <w:rPr>
                <w:rFonts w:ascii="Consolas" w:hAnsi="Consolas" w:cs="Consolas"/>
                <w:noProof w:val="0"/>
                <w:color w:val="008000"/>
                <w:kern w:val="0"/>
                <w:sz w:val="19"/>
                <w:szCs w:val="19"/>
                <w:lang w:val="en-US"/>
              </w:rPr>
              <w:t>-- Default starting ID if no existing data</w:t>
            </w:r>
          </w:p>
          <w:p w14:paraId="73430081" w14:textId="77777777" w:rsidR="00626696" w:rsidRDefault="00626696" w:rsidP="00626696">
            <w:pPr>
              <w:autoSpaceDE w:val="0"/>
              <w:autoSpaceDN w:val="0"/>
              <w:adjustRightInd w:val="0"/>
              <w:rPr>
                <w:rFonts w:ascii="Consolas" w:hAnsi="Consolas" w:cs="Consolas"/>
                <w:noProof w:val="0"/>
                <w:color w:val="000000"/>
                <w:kern w:val="0"/>
                <w:sz w:val="19"/>
                <w:szCs w:val="19"/>
                <w:lang w:val="en-US"/>
              </w:rPr>
            </w:pPr>
          </w:p>
          <w:p w14:paraId="6C773BD0" w14:textId="77777777" w:rsidR="00626696" w:rsidRDefault="00626696" w:rsidP="00626696">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00"/>
                <w:kern w:val="0"/>
                <w:sz w:val="19"/>
                <w:szCs w:val="19"/>
                <w:lang w:val="en-US"/>
              </w:rPr>
              <w:t xml:space="preserve">    </w:t>
            </w:r>
            <w:r>
              <w:rPr>
                <w:rFonts w:ascii="Consolas" w:hAnsi="Consolas" w:cs="Consolas"/>
                <w:noProof w:val="0"/>
                <w:color w:val="008000"/>
                <w:kern w:val="0"/>
                <w:sz w:val="19"/>
                <w:szCs w:val="19"/>
                <w:lang w:val="en-US"/>
              </w:rPr>
              <w:t>-- Update the newly inserted record with a new ID</w:t>
            </w:r>
          </w:p>
          <w:p w14:paraId="353E8A95" w14:textId="77777777" w:rsidR="00626696" w:rsidRDefault="00626696" w:rsidP="00626696">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00"/>
                <w:kern w:val="0"/>
                <w:sz w:val="19"/>
                <w:szCs w:val="19"/>
                <w:lang w:val="en-US"/>
              </w:rPr>
              <w:t xml:space="preserve">    </w:t>
            </w:r>
            <w:r>
              <w:rPr>
                <w:rFonts w:ascii="Consolas" w:hAnsi="Consolas" w:cs="Consolas"/>
                <w:noProof w:val="0"/>
                <w:color w:val="008000"/>
                <w:kern w:val="0"/>
                <w:sz w:val="19"/>
                <w:szCs w:val="19"/>
                <w:lang w:val="en-US"/>
              </w:rPr>
              <w:t>-- This assumes that only one record is inserted at a time</w:t>
            </w:r>
          </w:p>
          <w:p w14:paraId="3B573EE3" w14:textId="77777777" w:rsidR="00626696" w:rsidRDefault="00626696" w:rsidP="00626696">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00"/>
                <w:kern w:val="0"/>
                <w:sz w:val="19"/>
                <w:szCs w:val="19"/>
                <w:lang w:val="en-US"/>
              </w:rPr>
              <w:t xml:space="preserve">    </w:t>
            </w:r>
            <w:r>
              <w:rPr>
                <w:rFonts w:ascii="Consolas" w:hAnsi="Consolas" w:cs="Consolas"/>
                <w:noProof w:val="0"/>
                <w:color w:val="FF00FF"/>
                <w:kern w:val="0"/>
                <w:sz w:val="19"/>
                <w:szCs w:val="19"/>
                <w:lang w:val="en-US"/>
              </w:rPr>
              <w:t>UPDATE</w:t>
            </w:r>
            <w:r>
              <w:rPr>
                <w:rFonts w:ascii="Consolas" w:hAnsi="Consolas" w:cs="Consolas"/>
                <w:noProof w:val="0"/>
                <w:color w:val="000000"/>
                <w:kern w:val="0"/>
                <w:sz w:val="19"/>
                <w:szCs w:val="19"/>
                <w:lang w:val="en-US"/>
              </w:rPr>
              <w:t xml:space="preserve"> Supplier</w:t>
            </w:r>
          </w:p>
          <w:p w14:paraId="1D144C41" w14:textId="77777777" w:rsidR="00626696" w:rsidRDefault="00626696" w:rsidP="00626696">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SET</w:t>
            </w:r>
            <w:r>
              <w:rPr>
                <w:rFonts w:ascii="Consolas" w:hAnsi="Consolas" w:cs="Consolas"/>
                <w:noProof w:val="0"/>
                <w:color w:val="000000"/>
                <w:kern w:val="0"/>
                <w:sz w:val="19"/>
                <w:szCs w:val="19"/>
                <w:lang w:val="en-US"/>
              </w:rPr>
              <w:t xml:space="preserve"> ID </w:t>
            </w:r>
            <w:r>
              <w:rPr>
                <w:rFonts w:ascii="Consolas" w:hAnsi="Consolas" w:cs="Consolas"/>
                <w:noProof w:val="0"/>
                <w:color w:val="808080"/>
                <w:kern w:val="0"/>
                <w:sz w:val="19"/>
                <w:szCs w:val="19"/>
                <w:lang w:val="en-US"/>
              </w:rPr>
              <w:t>=</w:t>
            </w:r>
            <w:r>
              <w:rPr>
                <w:rFonts w:ascii="Consolas" w:hAnsi="Consolas" w:cs="Consolas"/>
                <w:noProof w:val="0"/>
                <w:color w:val="000000"/>
                <w:kern w:val="0"/>
                <w:sz w:val="19"/>
                <w:szCs w:val="19"/>
                <w:lang w:val="en-US"/>
              </w:rPr>
              <w:t xml:space="preserve"> @newID</w:t>
            </w:r>
          </w:p>
          <w:p w14:paraId="2EBE1F86" w14:textId="77777777" w:rsidR="00626696" w:rsidRDefault="00626696" w:rsidP="00626696">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WHERE</w:t>
            </w:r>
            <w:r>
              <w:rPr>
                <w:rFonts w:ascii="Consolas" w:hAnsi="Consolas" w:cs="Consolas"/>
                <w:noProof w:val="0"/>
                <w:color w:val="000000"/>
                <w:kern w:val="0"/>
                <w:sz w:val="19"/>
                <w:szCs w:val="19"/>
                <w:lang w:val="en-US"/>
              </w:rPr>
              <w:t xml:space="preserve"> ID </w:t>
            </w:r>
            <w:r>
              <w:rPr>
                <w:rFonts w:ascii="Consolas" w:hAnsi="Consolas" w:cs="Consolas"/>
                <w:noProof w:val="0"/>
                <w:color w:val="808080"/>
                <w:kern w:val="0"/>
                <w:sz w:val="19"/>
                <w:szCs w:val="19"/>
                <w:lang w:val="en-US"/>
              </w:rPr>
              <w:t>IN</w:t>
            </w:r>
            <w:r>
              <w:rPr>
                <w:rFonts w:ascii="Consolas" w:hAnsi="Consolas" w:cs="Consolas"/>
                <w:noProof w:val="0"/>
                <w:color w:val="0000FF"/>
                <w:kern w:val="0"/>
                <w:sz w:val="19"/>
                <w:szCs w:val="19"/>
                <w:lang w:val="en-US"/>
              </w:rPr>
              <w:t xml:space="preserve"> </w:t>
            </w:r>
            <w:r>
              <w:rPr>
                <w:rFonts w:ascii="Consolas" w:hAnsi="Consolas" w:cs="Consolas"/>
                <w:noProof w:val="0"/>
                <w:color w:val="808080"/>
                <w:kern w:val="0"/>
                <w:sz w:val="19"/>
                <w:szCs w:val="19"/>
                <w:lang w:val="en-US"/>
              </w:rPr>
              <w:t>(</w:t>
            </w:r>
            <w:r>
              <w:rPr>
                <w:rFonts w:ascii="Consolas" w:hAnsi="Consolas" w:cs="Consolas"/>
                <w:noProof w:val="0"/>
                <w:color w:val="0000FF"/>
                <w:kern w:val="0"/>
                <w:sz w:val="19"/>
                <w:szCs w:val="19"/>
                <w:lang w:val="en-US"/>
              </w:rPr>
              <w:t>SELECT</w:t>
            </w:r>
            <w:r>
              <w:rPr>
                <w:rFonts w:ascii="Consolas" w:hAnsi="Consolas" w:cs="Consolas"/>
                <w:noProof w:val="0"/>
                <w:color w:val="000000"/>
                <w:kern w:val="0"/>
                <w:sz w:val="19"/>
                <w:szCs w:val="19"/>
                <w:lang w:val="en-US"/>
              </w:rPr>
              <w:t xml:space="preserve"> ID </w:t>
            </w:r>
            <w:r>
              <w:rPr>
                <w:rFonts w:ascii="Consolas" w:hAnsi="Consolas" w:cs="Consolas"/>
                <w:noProof w:val="0"/>
                <w:color w:val="0000FF"/>
                <w:kern w:val="0"/>
                <w:sz w:val="19"/>
                <w:szCs w:val="19"/>
                <w:lang w:val="en-US"/>
              </w:rPr>
              <w:t>FROM</w:t>
            </w:r>
            <w:r>
              <w:rPr>
                <w:rFonts w:ascii="Consolas" w:hAnsi="Consolas" w:cs="Consolas"/>
                <w:noProof w:val="0"/>
                <w:color w:val="000000"/>
                <w:kern w:val="0"/>
                <w:sz w:val="19"/>
                <w:szCs w:val="19"/>
                <w:lang w:val="en-US"/>
              </w:rPr>
              <w:t xml:space="preserve"> inserted</w:t>
            </w:r>
            <w:proofErr w:type="gramStart"/>
            <w:r>
              <w:rPr>
                <w:rFonts w:ascii="Consolas" w:hAnsi="Consolas" w:cs="Consolas"/>
                <w:noProof w:val="0"/>
                <w:color w:val="808080"/>
                <w:kern w:val="0"/>
                <w:sz w:val="19"/>
                <w:szCs w:val="19"/>
                <w:lang w:val="en-US"/>
              </w:rPr>
              <w:t>);</w:t>
            </w:r>
            <w:proofErr w:type="gramEnd"/>
          </w:p>
          <w:p w14:paraId="4ECC1D36" w14:textId="77777777" w:rsidR="00626696" w:rsidRDefault="00626696" w:rsidP="00626696">
            <w:pPr>
              <w:autoSpaceDE w:val="0"/>
              <w:autoSpaceDN w:val="0"/>
              <w:adjustRightInd w:val="0"/>
              <w:rPr>
                <w:rFonts w:ascii="Consolas" w:hAnsi="Consolas" w:cs="Consolas"/>
                <w:noProof w:val="0"/>
                <w:color w:val="000000"/>
                <w:kern w:val="0"/>
                <w:sz w:val="19"/>
                <w:szCs w:val="19"/>
                <w:lang w:val="en-US"/>
              </w:rPr>
            </w:pPr>
            <w:proofErr w:type="gramStart"/>
            <w:r>
              <w:rPr>
                <w:rFonts w:ascii="Consolas" w:hAnsi="Consolas" w:cs="Consolas"/>
                <w:noProof w:val="0"/>
                <w:color w:val="0000FF"/>
                <w:kern w:val="0"/>
                <w:sz w:val="19"/>
                <w:szCs w:val="19"/>
                <w:lang w:val="en-US"/>
              </w:rPr>
              <w:t>END</w:t>
            </w:r>
            <w:r>
              <w:rPr>
                <w:rFonts w:ascii="Consolas" w:hAnsi="Consolas" w:cs="Consolas"/>
                <w:noProof w:val="0"/>
                <w:color w:val="808080"/>
                <w:kern w:val="0"/>
                <w:sz w:val="19"/>
                <w:szCs w:val="19"/>
                <w:lang w:val="en-US"/>
              </w:rPr>
              <w:t>;</w:t>
            </w:r>
            <w:proofErr w:type="gramEnd"/>
          </w:p>
          <w:p w14:paraId="29ACEA7B" w14:textId="0789900A" w:rsidR="00626696" w:rsidRDefault="00626696" w:rsidP="00626696">
            <w:pPr>
              <w:spacing w:line="360" w:lineRule="auto"/>
              <w:rPr>
                <w:rFonts w:ascii="Times New Roman" w:hAnsi="Times New Roman" w:cs="Times New Roman"/>
                <w:b/>
                <w:bCs/>
                <w:sz w:val="28"/>
                <w:szCs w:val="28"/>
                <w:lang w:val="en-US"/>
              </w:rPr>
            </w:pPr>
            <w:r>
              <w:rPr>
                <w:rFonts w:ascii="Consolas" w:hAnsi="Consolas" w:cs="Consolas"/>
                <w:noProof w:val="0"/>
                <w:color w:val="0000FF"/>
                <w:kern w:val="0"/>
                <w:sz w:val="19"/>
                <w:szCs w:val="19"/>
                <w:lang w:val="en-US"/>
              </w:rPr>
              <w:t>GO</w:t>
            </w:r>
          </w:p>
        </w:tc>
      </w:tr>
    </w:tbl>
    <w:p w14:paraId="3B0762DC" w14:textId="364743D2" w:rsidR="00626696" w:rsidRDefault="005C660E" w:rsidP="00472427">
      <w:pPr>
        <w:spacing w:after="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p>
    <w:p w14:paraId="0D823440" w14:textId="7D540DB5" w:rsidR="00626696" w:rsidRDefault="00626696" w:rsidP="00472427">
      <w:pPr>
        <w:spacing w:after="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ab/>
        <w:t xml:space="preserve">Trigger kiểm tra xem có nhà cung cấp nào </w:t>
      </w:r>
      <w:r w:rsidR="005C660E">
        <w:rPr>
          <w:rFonts w:ascii="Times New Roman" w:hAnsi="Times New Roman" w:cs="Times New Roman"/>
          <w:b/>
          <w:bCs/>
          <w:sz w:val="28"/>
          <w:szCs w:val="28"/>
          <w:lang w:val="en-US"/>
        </w:rPr>
        <w:t>trùng số điện thoại không</w:t>
      </w:r>
    </w:p>
    <w:p w14:paraId="36C39EAD" w14:textId="77777777" w:rsidR="005C660E" w:rsidRDefault="005C660E" w:rsidP="00472427">
      <w:pPr>
        <w:spacing w:after="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ab/>
      </w:r>
    </w:p>
    <w:tbl>
      <w:tblPr>
        <w:tblStyle w:val="TableGrid"/>
        <w:tblW w:w="0" w:type="auto"/>
        <w:tblInd w:w="715" w:type="dxa"/>
        <w:tblLook w:val="04A0" w:firstRow="1" w:lastRow="0" w:firstColumn="1" w:lastColumn="0" w:noHBand="0" w:noVBand="1"/>
      </w:tblPr>
      <w:tblGrid>
        <w:gridCol w:w="8301"/>
      </w:tblGrid>
      <w:tr w:rsidR="005C660E" w14:paraId="76CA1308" w14:textId="77777777" w:rsidTr="005C660E">
        <w:tc>
          <w:tcPr>
            <w:tcW w:w="8301" w:type="dxa"/>
          </w:tcPr>
          <w:p w14:paraId="5AFCFF96" w14:textId="77777777" w:rsidR="005C660E" w:rsidRDefault="005C660E" w:rsidP="005C660E">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FF"/>
                <w:kern w:val="0"/>
                <w:sz w:val="19"/>
                <w:szCs w:val="19"/>
                <w:lang w:val="en-US"/>
              </w:rPr>
              <w:t>DROP</w:t>
            </w: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TRIGGER</w:t>
            </w: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IF</w:t>
            </w:r>
            <w:r>
              <w:rPr>
                <w:rFonts w:ascii="Consolas" w:hAnsi="Consolas" w:cs="Consolas"/>
                <w:noProof w:val="0"/>
                <w:color w:val="000000"/>
                <w:kern w:val="0"/>
                <w:sz w:val="19"/>
                <w:szCs w:val="19"/>
                <w:lang w:val="en-US"/>
              </w:rPr>
              <w:t xml:space="preserve"> </w:t>
            </w:r>
            <w:r>
              <w:rPr>
                <w:rFonts w:ascii="Consolas" w:hAnsi="Consolas" w:cs="Consolas"/>
                <w:noProof w:val="0"/>
                <w:color w:val="808080"/>
                <w:kern w:val="0"/>
                <w:sz w:val="19"/>
                <w:szCs w:val="19"/>
                <w:lang w:val="en-US"/>
              </w:rPr>
              <w:t>EXISTS</w:t>
            </w:r>
            <w:r>
              <w:rPr>
                <w:rFonts w:ascii="Consolas" w:hAnsi="Consolas" w:cs="Consolas"/>
                <w:noProof w:val="0"/>
                <w:color w:val="000000"/>
                <w:kern w:val="0"/>
                <w:sz w:val="19"/>
                <w:szCs w:val="19"/>
                <w:lang w:val="en-US"/>
              </w:rPr>
              <w:t xml:space="preserve"> </w:t>
            </w:r>
            <w:proofErr w:type="spellStart"/>
            <w:proofErr w:type="gramStart"/>
            <w:r>
              <w:rPr>
                <w:rFonts w:ascii="Consolas" w:hAnsi="Consolas" w:cs="Consolas"/>
                <w:noProof w:val="0"/>
                <w:color w:val="000000"/>
                <w:kern w:val="0"/>
                <w:sz w:val="19"/>
                <w:szCs w:val="19"/>
                <w:lang w:val="en-US"/>
              </w:rPr>
              <w:t>SamePhone</w:t>
            </w:r>
            <w:proofErr w:type="spellEnd"/>
            <w:r>
              <w:rPr>
                <w:rFonts w:ascii="Consolas" w:hAnsi="Consolas" w:cs="Consolas"/>
                <w:noProof w:val="0"/>
                <w:color w:val="808080"/>
                <w:kern w:val="0"/>
                <w:sz w:val="19"/>
                <w:szCs w:val="19"/>
                <w:lang w:val="en-US"/>
              </w:rPr>
              <w:t>;</w:t>
            </w:r>
            <w:proofErr w:type="gramEnd"/>
          </w:p>
          <w:p w14:paraId="36E6020C" w14:textId="77777777" w:rsidR="005C660E" w:rsidRDefault="005C660E" w:rsidP="005C660E">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FF"/>
                <w:kern w:val="0"/>
                <w:sz w:val="19"/>
                <w:szCs w:val="19"/>
                <w:lang w:val="en-US"/>
              </w:rPr>
              <w:t>GO</w:t>
            </w:r>
          </w:p>
          <w:p w14:paraId="30E9570F" w14:textId="77777777" w:rsidR="005C660E" w:rsidRDefault="005C660E" w:rsidP="005C660E">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FF"/>
                <w:kern w:val="0"/>
                <w:sz w:val="19"/>
                <w:szCs w:val="19"/>
                <w:lang w:val="en-US"/>
              </w:rPr>
              <w:t>CREATE</w:t>
            </w: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TRIGGER</w:t>
            </w:r>
            <w:r>
              <w:rPr>
                <w:rFonts w:ascii="Consolas" w:hAnsi="Consolas" w:cs="Consolas"/>
                <w:noProof w:val="0"/>
                <w:color w:val="000000"/>
                <w:kern w:val="0"/>
                <w:sz w:val="19"/>
                <w:szCs w:val="19"/>
                <w:lang w:val="en-US"/>
              </w:rPr>
              <w:t xml:space="preserve"> </w:t>
            </w:r>
            <w:proofErr w:type="spellStart"/>
            <w:r>
              <w:rPr>
                <w:rFonts w:ascii="Consolas" w:hAnsi="Consolas" w:cs="Consolas"/>
                <w:noProof w:val="0"/>
                <w:color w:val="000000"/>
                <w:kern w:val="0"/>
                <w:sz w:val="19"/>
                <w:szCs w:val="19"/>
                <w:lang w:val="en-US"/>
              </w:rPr>
              <w:t>SamePhone</w:t>
            </w:r>
            <w:proofErr w:type="spellEnd"/>
          </w:p>
          <w:p w14:paraId="02BDA5FB" w14:textId="77777777" w:rsidR="005C660E" w:rsidRDefault="005C660E" w:rsidP="005C660E">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FF"/>
                <w:kern w:val="0"/>
                <w:sz w:val="19"/>
                <w:szCs w:val="19"/>
                <w:lang w:val="en-US"/>
              </w:rPr>
              <w:t>ON</w:t>
            </w:r>
            <w:r>
              <w:rPr>
                <w:rFonts w:ascii="Consolas" w:hAnsi="Consolas" w:cs="Consolas"/>
                <w:noProof w:val="0"/>
                <w:color w:val="000000"/>
                <w:kern w:val="0"/>
                <w:sz w:val="19"/>
                <w:szCs w:val="19"/>
                <w:lang w:val="en-US"/>
              </w:rPr>
              <w:t xml:space="preserve"> Supplier</w:t>
            </w:r>
          </w:p>
          <w:p w14:paraId="40954542" w14:textId="77777777" w:rsidR="005C660E" w:rsidRDefault="005C660E" w:rsidP="005C660E">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FF"/>
                <w:kern w:val="0"/>
                <w:sz w:val="19"/>
                <w:szCs w:val="19"/>
                <w:lang w:val="en-US"/>
              </w:rPr>
              <w:t>AFTER</w:t>
            </w: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INSERT</w:t>
            </w:r>
            <w:r>
              <w:rPr>
                <w:rFonts w:ascii="Consolas" w:hAnsi="Consolas" w:cs="Consolas"/>
                <w:noProof w:val="0"/>
                <w:color w:val="808080"/>
                <w:kern w:val="0"/>
                <w:sz w:val="19"/>
                <w:szCs w:val="19"/>
                <w:lang w:val="en-US"/>
              </w:rPr>
              <w:t>,</w:t>
            </w:r>
            <w:r>
              <w:rPr>
                <w:rFonts w:ascii="Consolas" w:hAnsi="Consolas" w:cs="Consolas"/>
                <w:noProof w:val="0"/>
                <w:color w:val="000000"/>
                <w:kern w:val="0"/>
                <w:sz w:val="19"/>
                <w:szCs w:val="19"/>
                <w:lang w:val="en-US"/>
              </w:rPr>
              <w:t xml:space="preserve"> </w:t>
            </w:r>
            <w:r>
              <w:rPr>
                <w:rFonts w:ascii="Consolas" w:hAnsi="Consolas" w:cs="Consolas"/>
                <w:noProof w:val="0"/>
                <w:color w:val="FF00FF"/>
                <w:kern w:val="0"/>
                <w:sz w:val="19"/>
                <w:szCs w:val="19"/>
                <w:lang w:val="en-US"/>
              </w:rPr>
              <w:t>UPDATE</w:t>
            </w:r>
          </w:p>
          <w:p w14:paraId="398EBBDD" w14:textId="77777777" w:rsidR="005C660E" w:rsidRDefault="005C660E" w:rsidP="005C660E">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FF"/>
                <w:kern w:val="0"/>
                <w:sz w:val="19"/>
                <w:szCs w:val="19"/>
                <w:lang w:val="en-US"/>
              </w:rPr>
              <w:t>AS</w:t>
            </w:r>
          </w:p>
          <w:p w14:paraId="33C9D152" w14:textId="77777777" w:rsidR="005C660E" w:rsidRDefault="005C660E" w:rsidP="005C660E">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FF"/>
                <w:kern w:val="0"/>
                <w:sz w:val="19"/>
                <w:szCs w:val="19"/>
                <w:lang w:val="en-US"/>
              </w:rPr>
              <w:t>BEGIN</w:t>
            </w:r>
          </w:p>
          <w:p w14:paraId="60700DEE" w14:textId="77777777" w:rsidR="005C660E" w:rsidRDefault="005C660E" w:rsidP="005C660E">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SET</w:t>
            </w: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NOCOUNT</w:t>
            </w:r>
            <w:r>
              <w:rPr>
                <w:rFonts w:ascii="Consolas" w:hAnsi="Consolas" w:cs="Consolas"/>
                <w:noProof w:val="0"/>
                <w:color w:val="000000"/>
                <w:kern w:val="0"/>
                <w:sz w:val="19"/>
                <w:szCs w:val="19"/>
                <w:lang w:val="en-US"/>
              </w:rPr>
              <w:t xml:space="preserve"> </w:t>
            </w:r>
            <w:proofErr w:type="gramStart"/>
            <w:r>
              <w:rPr>
                <w:rFonts w:ascii="Consolas" w:hAnsi="Consolas" w:cs="Consolas"/>
                <w:noProof w:val="0"/>
                <w:color w:val="0000FF"/>
                <w:kern w:val="0"/>
                <w:sz w:val="19"/>
                <w:szCs w:val="19"/>
                <w:lang w:val="en-US"/>
              </w:rPr>
              <w:t>ON</w:t>
            </w:r>
            <w:r>
              <w:rPr>
                <w:rFonts w:ascii="Consolas" w:hAnsi="Consolas" w:cs="Consolas"/>
                <w:noProof w:val="0"/>
                <w:color w:val="808080"/>
                <w:kern w:val="0"/>
                <w:sz w:val="19"/>
                <w:szCs w:val="19"/>
                <w:lang w:val="en-US"/>
              </w:rPr>
              <w:t>;</w:t>
            </w:r>
            <w:proofErr w:type="gramEnd"/>
          </w:p>
          <w:p w14:paraId="45D346D1" w14:textId="77777777" w:rsidR="005C660E" w:rsidRDefault="005C660E" w:rsidP="005C660E">
            <w:pPr>
              <w:autoSpaceDE w:val="0"/>
              <w:autoSpaceDN w:val="0"/>
              <w:adjustRightInd w:val="0"/>
              <w:rPr>
                <w:rFonts w:ascii="Consolas" w:hAnsi="Consolas" w:cs="Consolas"/>
                <w:noProof w:val="0"/>
                <w:color w:val="000000"/>
                <w:kern w:val="0"/>
                <w:sz w:val="19"/>
                <w:szCs w:val="19"/>
                <w:lang w:val="en-US"/>
              </w:rPr>
            </w:pPr>
          </w:p>
          <w:p w14:paraId="55509438" w14:textId="77777777" w:rsidR="005C660E" w:rsidRDefault="005C660E" w:rsidP="005C660E">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DECLARE</w:t>
            </w:r>
            <w:r>
              <w:rPr>
                <w:rFonts w:ascii="Consolas" w:hAnsi="Consolas" w:cs="Consolas"/>
                <w:noProof w:val="0"/>
                <w:color w:val="000000"/>
                <w:kern w:val="0"/>
                <w:sz w:val="19"/>
                <w:szCs w:val="19"/>
                <w:lang w:val="en-US"/>
              </w:rPr>
              <w:t xml:space="preserve"> @phone </w:t>
            </w:r>
            <w:proofErr w:type="gramStart"/>
            <w:r>
              <w:rPr>
                <w:rFonts w:ascii="Consolas" w:hAnsi="Consolas" w:cs="Consolas"/>
                <w:noProof w:val="0"/>
                <w:color w:val="0000FF"/>
                <w:kern w:val="0"/>
                <w:sz w:val="19"/>
                <w:szCs w:val="19"/>
                <w:lang w:val="en-US"/>
              </w:rPr>
              <w:t>VARCHAR</w:t>
            </w:r>
            <w:r>
              <w:rPr>
                <w:rFonts w:ascii="Consolas" w:hAnsi="Consolas" w:cs="Consolas"/>
                <w:noProof w:val="0"/>
                <w:color w:val="808080"/>
                <w:kern w:val="0"/>
                <w:sz w:val="19"/>
                <w:szCs w:val="19"/>
                <w:lang w:val="en-US"/>
              </w:rPr>
              <w:t>(</w:t>
            </w:r>
            <w:proofErr w:type="gramEnd"/>
            <w:r>
              <w:rPr>
                <w:rFonts w:ascii="Consolas" w:hAnsi="Consolas" w:cs="Consolas"/>
                <w:noProof w:val="0"/>
                <w:color w:val="000000"/>
                <w:kern w:val="0"/>
                <w:sz w:val="19"/>
                <w:szCs w:val="19"/>
                <w:lang w:val="en-US"/>
              </w:rPr>
              <w:t>20</w:t>
            </w:r>
            <w:r>
              <w:rPr>
                <w:rFonts w:ascii="Consolas" w:hAnsi="Consolas" w:cs="Consolas"/>
                <w:noProof w:val="0"/>
                <w:color w:val="808080"/>
                <w:kern w:val="0"/>
                <w:sz w:val="19"/>
                <w:szCs w:val="19"/>
                <w:lang w:val="en-US"/>
              </w:rPr>
              <w:t>);</w:t>
            </w:r>
          </w:p>
          <w:p w14:paraId="0F530F73" w14:textId="77777777" w:rsidR="005C660E" w:rsidRDefault="005C660E" w:rsidP="005C660E">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DECLARE</w:t>
            </w:r>
            <w:r>
              <w:rPr>
                <w:rFonts w:ascii="Consolas" w:hAnsi="Consolas" w:cs="Consolas"/>
                <w:noProof w:val="0"/>
                <w:color w:val="000000"/>
                <w:kern w:val="0"/>
                <w:sz w:val="19"/>
                <w:szCs w:val="19"/>
                <w:lang w:val="en-US"/>
              </w:rPr>
              <w:t xml:space="preserve"> cur </w:t>
            </w:r>
            <w:r>
              <w:rPr>
                <w:rFonts w:ascii="Consolas" w:hAnsi="Consolas" w:cs="Consolas"/>
                <w:noProof w:val="0"/>
                <w:color w:val="0000FF"/>
                <w:kern w:val="0"/>
                <w:sz w:val="19"/>
                <w:szCs w:val="19"/>
                <w:lang w:val="en-US"/>
              </w:rPr>
              <w:t>CURSOR</w:t>
            </w: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FOR</w:t>
            </w:r>
            <w:r>
              <w:rPr>
                <w:rFonts w:ascii="Consolas" w:hAnsi="Consolas" w:cs="Consolas"/>
                <w:noProof w:val="0"/>
                <w:color w:val="000000"/>
                <w:kern w:val="0"/>
                <w:sz w:val="19"/>
                <w:szCs w:val="19"/>
                <w:lang w:val="en-US"/>
              </w:rPr>
              <w:t xml:space="preserve"> </w:t>
            </w:r>
          </w:p>
          <w:p w14:paraId="00845FDC" w14:textId="77777777" w:rsidR="005C660E" w:rsidRDefault="005C660E" w:rsidP="005C660E">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SELECT</w:t>
            </w:r>
            <w:r>
              <w:rPr>
                <w:rFonts w:ascii="Consolas" w:hAnsi="Consolas" w:cs="Consolas"/>
                <w:noProof w:val="0"/>
                <w:color w:val="000000"/>
                <w:kern w:val="0"/>
                <w:sz w:val="19"/>
                <w:szCs w:val="19"/>
                <w:lang w:val="en-US"/>
              </w:rPr>
              <w:t xml:space="preserve"> phone </w:t>
            </w:r>
            <w:r>
              <w:rPr>
                <w:rFonts w:ascii="Consolas" w:hAnsi="Consolas" w:cs="Consolas"/>
                <w:noProof w:val="0"/>
                <w:color w:val="0000FF"/>
                <w:kern w:val="0"/>
                <w:sz w:val="19"/>
                <w:szCs w:val="19"/>
                <w:lang w:val="en-US"/>
              </w:rPr>
              <w:t>FROM</w:t>
            </w:r>
            <w:r>
              <w:rPr>
                <w:rFonts w:ascii="Consolas" w:hAnsi="Consolas" w:cs="Consolas"/>
                <w:noProof w:val="0"/>
                <w:color w:val="000000"/>
                <w:kern w:val="0"/>
                <w:sz w:val="19"/>
                <w:szCs w:val="19"/>
                <w:lang w:val="en-US"/>
              </w:rPr>
              <w:t xml:space="preserve"> </w:t>
            </w:r>
            <w:proofErr w:type="gramStart"/>
            <w:r>
              <w:rPr>
                <w:rFonts w:ascii="Consolas" w:hAnsi="Consolas" w:cs="Consolas"/>
                <w:noProof w:val="0"/>
                <w:color w:val="000000"/>
                <w:kern w:val="0"/>
                <w:sz w:val="19"/>
                <w:szCs w:val="19"/>
                <w:lang w:val="en-US"/>
              </w:rPr>
              <w:t>inserted</w:t>
            </w:r>
            <w:r>
              <w:rPr>
                <w:rFonts w:ascii="Consolas" w:hAnsi="Consolas" w:cs="Consolas"/>
                <w:noProof w:val="0"/>
                <w:color w:val="808080"/>
                <w:kern w:val="0"/>
                <w:sz w:val="19"/>
                <w:szCs w:val="19"/>
                <w:lang w:val="en-US"/>
              </w:rPr>
              <w:t>;</w:t>
            </w:r>
            <w:proofErr w:type="gramEnd"/>
          </w:p>
          <w:p w14:paraId="715E2D6C" w14:textId="77777777" w:rsidR="005C660E" w:rsidRDefault="005C660E" w:rsidP="005C660E">
            <w:pPr>
              <w:autoSpaceDE w:val="0"/>
              <w:autoSpaceDN w:val="0"/>
              <w:adjustRightInd w:val="0"/>
              <w:rPr>
                <w:rFonts w:ascii="Consolas" w:hAnsi="Consolas" w:cs="Consolas"/>
                <w:noProof w:val="0"/>
                <w:color w:val="000000"/>
                <w:kern w:val="0"/>
                <w:sz w:val="19"/>
                <w:szCs w:val="19"/>
                <w:lang w:val="en-US"/>
              </w:rPr>
            </w:pPr>
          </w:p>
          <w:p w14:paraId="45017269" w14:textId="77777777" w:rsidR="005C660E" w:rsidRDefault="005C660E" w:rsidP="005C660E">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OPEN</w:t>
            </w:r>
            <w:r>
              <w:rPr>
                <w:rFonts w:ascii="Consolas" w:hAnsi="Consolas" w:cs="Consolas"/>
                <w:noProof w:val="0"/>
                <w:color w:val="000000"/>
                <w:kern w:val="0"/>
                <w:sz w:val="19"/>
                <w:szCs w:val="19"/>
                <w:lang w:val="en-US"/>
              </w:rPr>
              <w:t xml:space="preserve"> </w:t>
            </w:r>
            <w:proofErr w:type="gramStart"/>
            <w:r>
              <w:rPr>
                <w:rFonts w:ascii="Consolas" w:hAnsi="Consolas" w:cs="Consolas"/>
                <w:noProof w:val="0"/>
                <w:color w:val="000000"/>
                <w:kern w:val="0"/>
                <w:sz w:val="19"/>
                <w:szCs w:val="19"/>
                <w:lang w:val="en-US"/>
              </w:rPr>
              <w:t>cur</w:t>
            </w:r>
            <w:r>
              <w:rPr>
                <w:rFonts w:ascii="Consolas" w:hAnsi="Consolas" w:cs="Consolas"/>
                <w:noProof w:val="0"/>
                <w:color w:val="808080"/>
                <w:kern w:val="0"/>
                <w:sz w:val="19"/>
                <w:szCs w:val="19"/>
                <w:lang w:val="en-US"/>
              </w:rPr>
              <w:t>;</w:t>
            </w:r>
            <w:proofErr w:type="gramEnd"/>
          </w:p>
          <w:p w14:paraId="638EF3FE" w14:textId="77777777" w:rsidR="005C660E" w:rsidRDefault="005C660E" w:rsidP="005C660E">
            <w:pPr>
              <w:autoSpaceDE w:val="0"/>
              <w:autoSpaceDN w:val="0"/>
              <w:adjustRightInd w:val="0"/>
              <w:rPr>
                <w:rFonts w:ascii="Consolas" w:hAnsi="Consolas" w:cs="Consolas"/>
                <w:noProof w:val="0"/>
                <w:color w:val="000000"/>
                <w:kern w:val="0"/>
                <w:sz w:val="19"/>
                <w:szCs w:val="19"/>
                <w:lang w:val="en-US"/>
              </w:rPr>
            </w:pPr>
          </w:p>
          <w:p w14:paraId="7E334CE8" w14:textId="77777777" w:rsidR="005C660E" w:rsidRDefault="005C660E" w:rsidP="005C660E">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FETCH</w:t>
            </w: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NEXT</w:t>
            </w: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FROM</w:t>
            </w:r>
            <w:r>
              <w:rPr>
                <w:rFonts w:ascii="Consolas" w:hAnsi="Consolas" w:cs="Consolas"/>
                <w:noProof w:val="0"/>
                <w:color w:val="000000"/>
                <w:kern w:val="0"/>
                <w:sz w:val="19"/>
                <w:szCs w:val="19"/>
                <w:lang w:val="en-US"/>
              </w:rPr>
              <w:t xml:space="preserve"> cur </w:t>
            </w:r>
            <w:r>
              <w:rPr>
                <w:rFonts w:ascii="Consolas" w:hAnsi="Consolas" w:cs="Consolas"/>
                <w:noProof w:val="0"/>
                <w:color w:val="0000FF"/>
                <w:kern w:val="0"/>
                <w:sz w:val="19"/>
                <w:szCs w:val="19"/>
                <w:lang w:val="en-US"/>
              </w:rPr>
              <w:t>INTO</w:t>
            </w:r>
            <w:r>
              <w:rPr>
                <w:rFonts w:ascii="Consolas" w:hAnsi="Consolas" w:cs="Consolas"/>
                <w:noProof w:val="0"/>
                <w:color w:val="000000"/>
                <w:kern w:val="0"/>
                <w:sz w:val="19"/>
                <w:szCs w:val="19"/>
                <w:lang w:val="en-US"/>
              </w:rPr>
              <w:t xml:space="preserve"> @</w:t>
            </w:r>
            <w:proofErr w:type="gramStart"/>
            <w:r>
              <w:rPr>
                <w:rFonts w:ascii="Consolas" w:hAnsi="Consolas" w:cs="Consolas"/>
                <w:noProof w:val="0"/>
                <w:color w:val="000000"/>
                <w:kern w:val="0"/>
                <w:sz w:val="19"/>
                <w:szCs w:val="19"/>
                <w:lang w:val="en-US"/>
              </w:rPr>
              <w:t>phone</w:t>
            </w:r>
            <w:r>
              <w:rPr>
                <w:rFonts w:ascii="Consolas" w:hAnsi="Consolas" w:cs="Consolas"/>
                <w:noProof w:val="0"/>
                <w:color w:val="808080"/>
                <w:kern w:val="0"/>
                <w:sz w:val="19"/>
                <w:szCs w:val="19"/>
                <w:lang w:val="en-US"/>
              </w:rPr>
              <w:t>;</w:t>
            </w:r>
            <w:proofErr w:type="gramEnd"/>
          </w:p>
          <w:p w14:paraId="111A673B" w14:textId="77777777" w:rsidR="005C660E" w:rsidRDefault="005C660E" w:rsidP="005C660E">
            <w:pPr>
              <w:autoSpaceDE w:val="0"/>
              <w:autoSpaceDN w:val="0"/>
              <w:adjustRightInd w:val="0"/>
              <w:rPr>
                <w:rFonts w:ascii="Consolas" w:hAnsi="Consolas" w:cs="Consolas"/>
                <w:noProof w:val="0"/>
                <w:color w:val="000000"/>
                <w:kern w:val="0"/>
                <w:sz w:val="19"/>
                <w:szCs w:val="19"/>
                <w:lang w:val="en-US"/>
              </w:rPr>
            </w:pPr>
          </w:p>
          <w:p w14:paraId="3CF6FB28" w14:textId="77777777" w:rsidR="005C660E" w:rsidRDefault="005C660E" w:rsidP="005C660E">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WHILE</w:t>
            </w:r>
            <w:r>
              <w:rPr>
                <w:rFonts w:ascii="Consolas" w:hAnsi="Consolas" w:cs="Consolas"/>
                <w:noProof w:val="0"/>
                <w:color w:val="000000"/>
                <w:kern w:val="0"/>
                <w:sz w:val="19"/>
                <w:szCs w:val="19"/>
                <w:lang w:val="en-US"/>
              </w:rPr>
              <w:t xml:space="preserve"> </w:t>
            </w:r>
            <w:r>
              <w:rPr>
                <w:rFonts w:ascii="Consolas" w:hAnsi="Consolas" w:cs="Consolas"/>
                <w:noProof w:val="0"/>
                <w:color w:val="FF00FF"/>
                <w:kern w:val="0"/>
                <w:sz w:val="19"/>
                <w:szCs w:val="19"/>
                <w:lang w:val="en-US"/>
              </w:rPr>
              <w:t>@@FETCH_STATUS</w:t>
            </w:r>
            <w:r>
              <w:rPr>
                <w:rFonts w:ascii="Consolas" w:hAnsi="Consolas" w:cs="Consolas"/>
                <w:noProof w:val="0"/>
                <w:color w:val="000000"/>
                <w:kern w:val="0"/>
                <w:sz w:val="19"/>
                <w:szCs w:val="19"/>
                <w:lang w:val="en-US"/>
              </w:rPr>
              <w:t xml:space="preserve"> </w:t>
            </w:r>
            <w:r>
              <w:rPr>
                <w:rFonts w:ascii="Consolas" w:hAnsi="Consolas" w:cs="Consolas"/>
                <w:noProof w:val="0"/>
                <w:color w:val="808080"/>
                <w:kern w:val="0"/>
                <w:sz w:val="19"/>
                <w:szCs w:val="19"/>
                <w:lang w:val="en-US"/>
              </w:rPr>
              <w:t>=</w:t>
            </w:r>
            <w:r>
              <w:rPr>
                <w:rFonts w:ascii="Consolas" w:hAnsi="Consolas" w:cs="Consolas"/>
                <w:noProof w:val="0"/>
                <w:color w:val="000000"/>
                <w:kern w:val="0"/>
                <w:sz w:val="19"/>
                <w:szCs w:val="19"/>
                <w:lang w:val="en-US"/>
              </w:rPr>
              <w:t xml:space="preserve"> 0</w:t>
            </w:r>
          </w:p>
          <w:p w14:paraId="6A0DF443" w14:textId="77777777" w:rsidR="005C660E" w:rsidRDefault="005C660E" w:rsidP="005C660E">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BEGIN</w:t>
            </w:r>
          </w:p>
          <w:p w14:paraId="34609A2A" w14:textId="77777777" w:rsidR="005C660E" w:rsidRDefault="005C660E" w:rsidP="005C660E">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IF</w:t>
            </w:r>
            <w:r>
              <w:rPr>
                <w:rFonts w:ascii="Consolas" w:hAnsi="Consolas" w:cs="Consolas"/>
                <w:noProof w:val="0"/>
                <w:color w:val="000000"/>
                <w:kern w:val="0"/>
                <w:sz w:val="19"/>
                <w:szCs w:val="19"/>
                <w:lang w:val="en-US"/>
              </w:rPr>
              <w:t xml:space="preserve"> </w:t>
            </w:r>
            <w:r>
              <w:rPr>
                <w:rFonts w:ascii="Consolas" w:hAnsi="Consolas" w:cs="Consolas"/>
                <w:noProof w:val="0"/>
                <w:color w:val="808080"/>
                <w:kern w:val="0"/>
                <w:sz w:val="19"/>
                <w:szCs w:val="19"/>
                <w:lang w:val="en-US"/>
              </w:rPr>
              <w:t>EXISTS</w:t>
            </w:r>
            <w:r>
              <w:rPr>
                <w:rFonts w:ascii="Consolas" w:hAnsi="Consolas" w:cs="Consolas"/>
                <w:noProof w:val="0"/>
                <w:color w:val="0000FF"/>
                <w:kern w:val="0"/>
                <w:sz w:val="19"/>
                <w:szCs w:val="19"/>
                <w:lang w:val="en-US"/>
              </w:rPr>
              <w:t xml:space="preserve"> </w:t>
            </w:r>
            <w:r>
              <w:rPr>
                <w:rFonts w:ascii="Consolas" w:hAnsi="Consolas" w:cs="Consolas"/>
                <w:noProof w:val="0"/>
                <w:color w:val="808080"/>
                <w:kern w:val="0"/>
                <w:sz w:val="19"/>
                <w:szCs w:val="19"/>
                <w:lang w:val="en-US"/>
              </w:rPr>
              <w:t>(</w:t>
            </w:r>
          </w:p>
          <w:p w14:paraId="7906FF57" w14:textId="77777777" w:rsidR="005C660E" w:rsidRDefault="005C660E" w:rsidP="005C660E">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SELECT</w:t>
            </w:r>
            <w:r>
              <w:rPr>
                <w:rFonts w:ascii="Consolas" w:hAnsi="Consolas" w:cs="Consolas"/>
                <w:noProof w:val="0"/>
                <w:color w:val="000000"/>
                <w:kern w:val="0"/>
                <w:sz w:val="19"/>
                <w:szCs w:val="19"/>
                <w:lang w:val="en-US"/>
              </w:rPr>
              <w:t xml:space="preserve"> 1 </w:t>
            </w:r>
          </w:p>
          <w:p w14:paraId="1C7EB4C1" w14:textId="77777777" w:rsidR="005C660E" w:rsidRDefault="005C660E" w:rsidP="005C660E">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FROM</w:t>
            </w:r>
            <w:r>
              <w:rPr>
                <w:rFonts w:ascii="Consolas" w:hAnsi="Consolas" w:cs="Consolas"/>
                <w:noProof w:val="0"/>
                <w:color w:val="000000"/>
                <w:kern w:val="0"/>
                <w:sz w:val="19"/>
                <w:szCs w:val="19"/>
                <w:lang w:val="en-US"/>
              </w:rPr>
              <w:t xml:space="preserve"> Supplier </w:t>
            </w:r>
          </w:p>
          <w:p w14:paraId="43E9053D" w14:textId="77777777" w:rsidR="005C660E" w:rsidRDefault="005C660E" w:rsidP="005C660E">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WHERE</w:t>
            </w:r>
            <w:r>
              <w:rPr>
                <w:rFonts w:ascii="Consolas" w:hAnsi="Consolas" w:cs="Consolas"/>
                <w:noProof w:val="0"/>
                <w:color w:val="000000"/>
                <w:kern w:val="0"/>
                <w:sz w:val="19"/>
                <w:szCs w:val="19"/>
                <w:lang w:val="en-US"/>
              </w:rPr>
              <w:t xml:space="preserve"> phone </w:t>
            </w:r>
            <w:r>
              <w:rPr>
                <w:rFonts w:ascii="Consolas" w:hAnsi="Consolas" w:cs="Consolas"/>
                <w:noProof w:val="0"/>
                <w:color w:val="808080"/>
                <w:kern w:val="0"/>
                <w:sz w:val="19"/>
                <w:szCs w:val="19"/>
                <w:lang w:val="en-US"/>
              </w:rPr>
              <w:t>=</w:t>
            </w:r>
            <w:r>
              <w:rPr>
                <w:rFonts w:ascii="Consolas" w:hAnsi="Consolas" w:cs="Consolas"/>
                <w:noProof w:val="0"/>
                <w:color w:val="000000"/>
                <w:kern w:val="0"/>
                <w:sz w:val="19"/>
                <w:szCs w:val="19"/>
                <w:lang w:val="en-US"/>
              </w:rPr>
              <w:t xml:space="preserve"> @phone</w:t>
            </w:r>
          </w:p>
          <w:p w14:paraId="5D7AC6AE" w14:textId="77777777" w:rsidR="005C660E" w:rsidRDefault="005C660E" w:rsidP="005C660E">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GROUP</w:t>
            </w: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BY</w:t>
            </w:r>
            <w:r>
              <w:rPr>
                <w:rFonts w:ascii="Consolas" w:hAnsi="Consolas" w:cs="Consolas"/>
                <w:noProof w:val="0"/>
                <w:color w:val="000000"/>
                <w:kern w:val="0"/>
                <w:sz w:val="19"/>
                <w:szCs w:val="19"/>
                <w:lang w:val="en-US"/>
              </w:rPr>
              <w:t xml:space="preserve"> phone</w:t>
            </w:r>
          </w:p>
          <w:p w14:paraId="4A24F307" w14:textId="77777777" w:rsidR="005C660E" w:rsidRDefault="005C660E" w:rsidP="005C660E">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HAVING</w:t>
            </w:r>
            <w:r>
              <w:rPr>
                <w:rFonts w:ascii="Consolas" w:hAnsi="Consolas" w:cs="Consolas"/>
                <w:noProof w:val="0"/>
                <w:color w:val="000000"/>
                <w:kern w:val="0"/>
                <w:sz w:val="19"/>
                <w:szCs w:val="19"/>
                <w:lang w:val="en-US"/>
              </w:rPr>
              <w:t xml:space="preserve"> </w:t>
            </w:r>
            <w:proofErr w:type="gramStart"/>
            <w:r>
              <w:rPr>
                <w:rFonts w:ascii="Consolas" w:hAnsi="Consolas" w:cs="Consolas"/>
                <w:noProof w:val="0"/>
                <w:color w:val="FF00FF"/>
                <w:kern w:val="0"/>
                <w:sz w:val="19"/>
                <w:szCs w:val="19"/>
                <w:lang w:val="en-US"/>
              </w:rPr>
              <w:t>COUNT</w:t>
            </w:r>
            <w:r>
              <w:rPr>
                <w:rFonts w:ascii="Consolas" w:hAnsi="Consolas" w:cs="Consolas"/>
                <w:noProof w:val="0"/>
                <w:color w:val="808080"/>
                <w:kern w:val="0"/>
                <w:sz w:val="19"/>
                <w:szCs w:val="19"/>
                <w:lang w:val="en-US"/>
              </w:rPr>
              <w:t>(</w:t>
            </w:r>
            <w:proofErr w:type="gramEnd"/>
            <w:r>
              <w:rPr>
                <w:rFonts w:ascii="Consolas" w:hAnsi="Consolas" w:cs="Consolas"/>
                <w:noProof w:val="0"/>
                <w:color w:val="808080"/>
                <w:kern w:val="0"/>
                <w:sz w:val="19"/>
                <w:szCs w:val="19"/>
                <w:lang w:val="en-US"/>
              </w:rPr>
              <w:t>*)</w:t>
            </w:r>
            <w:r>
              <w:rPr>
                <w:rFonts w:ascii="Consolas" w:hAnsi="Consolas" w:cs="Consolas"/>
                <w:noProof w:val="0"/>
                <w:color w:val="000000"/>
                <w:kern w:val="0"/>
                <w:sz w:val="19"/>
                <w:szCs w:val="19"/>
                <w:lang w:val="en-US"/>
              </w:rPr>
              <w:t xml:space="preserve"> </w:t>
            </w:r>
            <w:r>
              <w:rPr>
                <w:rFonts w:ascii="Consolas" w:hAnsi="Consolas" w:cs="Consolas"/>
                <w:noProof w:val="0"/>
                <w:color w:val="808080"/>
                <w:kern w:val="0"/>
                <w:sz w:val="19"/>
                <w:szCs w:val="19"/>
                <w:lang w:val="en-US"/>
              </w:rPr>
              <w:t>&gt;</w:t>
            </w:r>
            <w:r>
              <w:rPr>
                <w:rFonts w:ascii="Consolas" w:hAnsi="Consolas" w:cs="Consolas"/>
                <w:noProof w:val="0"/>
                <w:color w:val="000000"/>
                <w:kern w:val="0"/>
                <w:sz w:val="19"/>
                <w:szCs w:val="19"/>
                <w:lang w:val="en-US"/>
              </w:rPr>
              <w:t xml:space="preserve"> 1</w:t>
            </w:r>
          </w:p>
          <w:p w14:paraId="068C2A04" w14:textId="77777777" w:rsidR="005C660E" w:rsidRDefault="005C660E" w:rsidP="005C660E">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00"/>
                <w:kern w:val="0"/>
                <w:sz w:val="19"/>
                <w:szCs w:val="19"/>
                <w:lang w:val="en-US"/>
              </w:rPr>
              <w:t xml:space="preserve">        </w:t>
            </w:r>
            <w:r>
              <w:rPr>
                <w:rFonts w:ascii="Consolas" w:hAnsi="Consolas" w:cs="Consolas"/>
                <w:noProof w:val="0"/>
                <w:color w:val="808080"/>
                <w:kern w:val="0"/>
                <w:sz w:val="19"/>
                <w:szCs w:val="19"/>
                <w:lang w:val="en-US"/>
              </w:rPr>
              <w:t>)</w:t>
            </w:r>
          </w:p>
          <w:p w14:paraId="4A348018" w14:textId="77777777" w:rsidR="005C660E" w:rsidRDefault="005C660E" w:rsidP="005C660E">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BEGIN</w:t>
            </w:r>
          </w:p>
          <w:p w14:paraId="5B22EBBD" w14:textId="77777777" w:rsidR="005C660E" w:rsidRDefault="005C660E" w:rsidP="005C660E">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 xml:space="preserve">RAISERROR </w:t>
            </w:r>
            <w:r>
              <w:rPr>
                <w:rFonts w:ascii="Consolas" w:hAnsi="Consolas" w:cs="Consolas"/>
                <w:noProof w:val="0"/>
                <w:color w:val="808080"/>
                <w:kern w:val="0"/>
                <w:sz w:val="19"/>
                <w:szCs w:val="19"/>
                <w:lang w:val="en-US"/>
              </w:rPr>
              <w:t>(</w:t>
            </w:r>
            <w:r>
              <w:rPr>
                <w:rFonts w:ascii="Consolas" w:hAnsi="Consolas" w:cs="Consolas"/>
                <w:noProof w:val="0"/>
                <w:color w:val="FF0000"/>
                <w:kern w:val="0"/>
                <w:sz w:val="19"/>
                <w:szCs w:val="19"/>
                <w:lang w:val="en-US"/>
              </w:rPr>
              <w:t>'</w:t>
            </w:r>
            <w:proofErr w:type="spellStart"/>
            <w:r>
              <w:rPr>
                <w:rFonts w:ascii="Consolas" w:hAnsi="Consolas" w:cs="Consolas"/>
                <w:noProof w:val="0"/>
                <w:color w:val="FF0000"/>
                <w:kern w:val="0"/>
                <w:sz w:val="19"/>
                <w:szCs w:val="19"/>
                <w:lang w:val="en-US"/>
              </w:rPr>
              <w:t>Không</w:t>
            </w:r>
            <w:proofErr w:type="spellEnd"/>
            <w:r>
              <w:rPr>
                <w:rFonts w:ascii="Consolas" w:hAnsi="Consolas" w:cs="Consolas"/>
                <w:noProof w:val="0"/>
                <w:color w:val="FF0000"/>
                <w:kern w:val="0"/>
                <w:sz w:val="19"/>
                <w:szCs w:val="19"/>
                <w:lang w:val="en-US"/>
              </w:rPr>
              <w:t xml:space="preserve"> </w:t>
            </w:r>
            <w:proofErr w:type="spellStart"/>
            <w:r>
              <w:rPr>
                <w:rFonts w:ascii="Consolas" w:hAnsi="Consolas" w:cs="Consolas"/>
                <w:noProof w:val="0"/>
                <w:color w:val="FF0000"/>
                <w:kern w:val="0"/>
                <w:sz w:val="19"/>
                <w:szCs w:val="19"/>
                <w:lang w:val="en-US"/>
              </w:rPr>
              <w:t>thể</w:t>
            </w:r>
            <w:proofErr w:type="spellEnd"/>
            <w:r>
              <w:rPr>
                <w:rFonts w:ascii="Consolas" w:hAnsi="Consolas" w:cs="Consolas"/>
                <w:noProof w:val="0"/>
                <w:color w:val="FF0000"/>
                <w:kern w:val="0"/>
                <w:sz w:val="19"/>
                <w:szCs w:val="19"/>
                <w:lang w:val="en-US"/>
              </w:rPr>
              <w:t xml:space="preserve"> </w:t>
            </w:r>
            <w:proofErr w:type="spellStart"/>
            <w:r>
              <w:rPr>
                <w:rFonts w:ascii="Consolas" w:hAnsi="Consolas" w:cs="Consolas"/>
                <w:noProof w:val="0"/>
                <w:color w:val="FF0000"/>
                <w:kern w:val="0"/>
                <w:sz w:val="19"/>
                <w:szCs w:val="19"/>
                <w:lang w:val="en-US"/>
              </w:rPr>
              <w:t>chèn</w:t>
            </w:r>
            <w:proofErr w:type="spellEnd"/>
            <w:r>
              <w:rPr>
                <w:rFonts w:ascii="Consolas" w:hAnsi="Consolas" w:cs="Consolas"/>
                <w:noProof w:val="0"/>
                <w:color w:val="FF0000"/>
                <w:kern w:val="0"/>
                <w:sz w:val="19"/>
                <w:szCs w:val="19"/>
                <w:lang w:val="en-US"/>
              </w:rPr>
              <w:t xml:space="preserve">. </w:t>
            </w:r>
            <w:proofErr w:type="spellStart"/>
            <w:r>
              <w:rPr>
                <w:rFonts w:ascii="Consolas" w:hAnsi="Consolas" w:cs="Consolas"/>
                <w:noProof w:val="0"/>
                <w:color w:val="FF0000"/>
                <w:kern w:val="0"/>
                <w:sz w:val="19"/>
                <w:szCs w:val="19"/>
                <w:lang w:val="en-US"/>
              </w:rPr>
              <w:t>Nhà</w:t>
            </w:r>
            <w:proofErr w:type="spellEnd"/>
            <w:r>
              <w:rPr>
                <w:rFonts w:ascii="Consolas" w:hAnsi="Consolas" w:cs="Consolas"/>
                <w:noProof w:val="0"/>
                <w:color w:val="FF0000"/>
                <w:kern w:val="0"/>
                <w:sz w:val="19"/>
                <w:szCs w:val="19"/>
                <w:lang w:val="en-US"/>
              </w:rPr>
              <w:t xml:space="preserve"> </w:t>
            </w:r>
            <w:proofErr w:type="spellStart"/>
            <w:r>
              <w:rPr>
                <w:rFonts w:ascii="Consolas" w:hAnsi="Consolas" w:cs="Consolas"/>
                <w:noProof w:val="0"/>
                <w:color w:val="FF0000"/>
                <w:kern w:val="0"/>
                <w:sz w:val="19"/>
                <w:szCs w:val="19"/>
                <w:lang w:val="en-US"/>
              </w:rPr>
              <w:t>cung</w:t>
            </w:r>
            <w:proofErr w:type="spellEnd"/>
            <w:r>
              <w:rPr>
                <w:rFonts w:ascii="Consolas" w:hAnsi="Consolas" w:cs="Consolas"/>
                <w:noProof w:val="0"/>
                <w:color w:val="FF0000"/>
                <w:kern w:val="0"/>
                <w:sz w:val="19"/>
                <w:szCs w:val="19"/>
                <w:lang w:val="en-US"/>
              </w:rPr>
              <w:t xml:space="preserve"> </w:t>
            </w:r>
            <w:proofErr w:type="spellStart"/>
            <w:r>
              <w:rPr>
                <w:rFonts w:ascii="Consolas" w:hAnsi="Consolas" w:cs="Consolas"/>
                <w:noProof w:val="0"/>
                <w:color w:val="FF0000"/>
                <w:kern w:val="0"/>
                <w:sz w:val="19"/>
                <w:szCs w:val="19"/>
                <w:lang w:val="en-US"/>
              </w:rPr>
              <w:t>cấp</w:t>
            </w:r>
            <w:proofErr w:type="spellEnd"/>
            <w:r>
              <w:rPr>
                <w:rFonts w:ascii="Consolas" w:hAnsi="Consolas" w:cs="Consolas"/>
                <w:noProof w:val="0"/>
                <w:color w:val="FF0000"/>
                <w:kern w:val="0"/>
                <w:sz w:val="19"/>
                <w:szCs w:val="19"/>
                <w:lang w:val="en-US"/>
              </w:rPr>
              <w:t xml:space="preserve"> </w:t>
            </w:r>
            <w:proofErr w:type="spellStart"/>
            <w:r>
              <w:rPr>
                <w:rFonts w:ascii="Consolas" w:hAnsi="Consolas" w:cs="Consolas"/>
                <w:noProof w:val="0"/>
                <w:color w:val="FF0000"/>
                <w:kern w:val="0"/>
                <w:sz w:val="19"/>
                <w:szCs w:val="19"/>
                <w:lang w:val="en-US"/>
              </w:rPr>
              <w:t>với</w:t>
            </w:r>
            <w:proofErr w:type="spellEnd"/>
            <w:r>
              <w:rPr>
                <w:rFonts w:ascii="Consolas" w:hAnsi="Consolas" w:cs="Consolas"/>
                <w:noProof w:val="0"/>
                <w:color w:val="FF0000"/>
                <w:kern w:val="0"/>
                <w:sz w:val="19"/>
                <w:szCs w:val="19"/>
                <w:lang w:val="en-US"/>
              </w:rPr>
              <w:t xml:space="preserve"> </w:t>
            </w:r>
            <w:proofErr w:type="spellStart"/>
            <w:r>
              <w:rPr>
                <w:rFonts w:ascii="Consolas" w:hAnsi="Consolas" w:cs="Consolas"/>
                <w:noProof w:val="0"/>
                <w:color w:val="FF0000"/>
                <w:kern w:val="0"/>
                <w:sz w:val="19"/>
                <w:szCs w:val="19"/>
                <w:lang w:val="en-US"/>
              </w:rPr>
              <w:t>cùng</w:t>
            </w:r>
            <w:proofErr w:type="spellEnd"/>
            <w:r>
              <w:rPr>
                <w:rFonts w:ascii="Consolas" w:hAnsi="Consolas" w:cs="Consolas"/>
                <w:noProof w:val="0"/>
                <w:color w:val="FF0000"/>
                <w:kern w:val="0"/>
                <w:sz w:val="19"/>
                <w:szCs w:val="19"/>
                <w:lang w:val="en-US"/>
              </w:rPr>
              <w:t xml:space="preserve"> </w:t>
            </w:r>
            <w:proofErr w:type="spellStart"/>
            <w:r>
              <w:rPr>
                <w:rFonts w:ascii="Consolas" w:hAnsi="Consolas" w:cs="Consolas"/>
                <w:noProof w:val="0"/>
                <w:color w:val="FF0000"/>
                <w:kern w:val="0"/>
                <w:sz w:val="19"/>
                <w:szCs w:val="19"/>
                <w:lang w:val="en-US"/>
              </w:rPr>
              <w:t>số</w:t>
            </w:r>
            <w:proofErr w:type="spellEnd"/>
            <w:r>
              <w:rPr>
                <w:rFonts w:ascii="Consolas" w:hAnsi="Consolas" w:cs="Consolas"/>
                <w:noProof w:val="0"/>
                <w:color w:val="FF0000"/>
                <w:kern w:val="0"/>
                <w:sz w:val="19"/>
                <w:szCs w:val="19"/>
                <w:lang w:val="en-US"/>
              </w:rPr>
              <w:t xml:space="preserve"> </w:t>
            </w:r>
            <w:proofErr w:type="spellStart"/>
            <w:r>
              <w:rPr>
                <w:rFonts w:ascii="Consolas" w:hAnsi="Consolas" w:cs="Consolas"/>
                <w:noProof w:val="0"/>
                <w:color w:val="FF0000"/>
                <w:kern w:val="0"/>
                <w:sz w:val="19"/>
                <w:szCs w:val="19"/>
                <w:lang w:val="en-US"/>
              </w:rPr>
              <w:t>điện</w:t>
            </w:r>
            <w:proofErr w:type="spellEnd"/>
            <w:r>
              <w:rPr>
                <w:rFonts w:ascii="Consolas" w:hAnsi="Consolas" w:cs="Consolas"/>
                <w:noProof w:val="0"/>
                <w:color w:val="FF0000"/>
                <w:kern w:val="0"/>
                <w:sz w:val="19"/>
                <w:szCs w:val="19"/>
                <w:lang w:val="en-US"/>
              </w:rPr>
              <w:t xml:space="preserve"> </w:t>
            </w:r>
            <w:proofErr w:type="spellStart"/>
            <w:r>
              <w:rPr>
                <w:rFonts w:ascii="Consolas" w:hAnsi="Consolas" w:cs="Consolas"/>
                <w:noProof w:val="0"/>
                <w:color w:val="FF0000"/>
                <w:kern w:val="0"/>
                <w:sz w:val="19"/>
                <w:szCs w:val="19"/>
                <w:lang w:val="en-US"/>
              </w:rPr>
              <w:t>thoại</w:t>
            </w:r>
            <w:proofErr w:type="spellEnd"/>
            <w:r>
              <w:rPr>
                <w:rFonts w:ascii="Consolas" w:hAnsi="Consolas" w:cs="Consolas"/>
                <w:noProof w:val="0"/>
                <w:color w:val="FF0000"/>
                <w:kern w:val="0"/>
                <w:sz w:val="19"/>
                <w:szCs w:val="19"/>
                <w:lang w:val="en-US"/>
              </w:rPr>
              <w:t xml:space="preserve"> </w:t>
            </w:r>
            <w:proofErr w:type="spellStart"/>
            <w:r>
              <w:rPr>
                <w:rFonts w:ascii="Consolas" w:hAnsi="Consolas" w:cs="Consolas"/>
                <w:noProof w:val="0"/>
                <w:color w:val="FF0000"/>
                <w:kern w:val="0"/>
                <w:sz w:val="19"/>
                <w:szCs w:val="19"/>
                <w:lang w:val="en-US"/>
              </w:rPr>
              <w:t>đã</w:t>
            </w:r>
            <w:proofErr w:type="spellEnd"/>
            <w:r>
              <w:rPr>
                <w:rFonts w:ascii="Consolas" w:hAnsi="Consolas" w:cs="Consolas"/>
                <w:noProof w:val="0"/>
                <w:color w:val="FF0000"/>
                <w:kern w:val="0"/>
                <w:sz w:val="19"/>
                <w:szCs w:val="19"/>
                <w:lang w:val="en-US"/>
              </w:rPr>
              <w:t xml:space="preserve"> </w:t>
            </w:r>
            <w:proofErr w:type="spellStart"/>
            <w:r>
              <w:rPr>
                <w:rFonts w:ascii="Consolas" w:hAnsi="Consolas" w:cs="Consolas"/>
                <w:noProof w:val="0"/>
                <w:color w:val="FF0000"/>
                <w:kern w:val="0"/>
                <w:sz w:val="19"/>
                <w:szCs w:val="19"/>
                <w:lang w:val="en-US"/>
              </w:rPr>
              <w:t>tồn</w:t>
            </w:r>
            <w:proofErr w:type="spellEnd"/>
            <w:r>
              <w:rPr>
                <w:rFonts w:ascii="Consolas" w:hAnsi="Consolas" w:cs="Consolas"/>
                <w:noProof w:val="0"/>
                <w:color w:val="FF0000"/>
                <w:kern w:val="0"/>
                <w:sz w:val="19"/>
                <w:szCs w:val="19"/>
                <w:lang w:val="en-US"/>
              </w:rPr>
              <w:t xml:space="preserve"> </w:t>
            </w:r>
            <w:proofErr w:type="spellStart"/>
            <w:r>
              <w:rPr>
                <w:rFonts w:ascii="Consolas" w:hAnsi="Consolas" w:cs="Consolas"/>
                <w:noProof w:val="0"/>
                <w:color w:val="FF0000"/>
                <w:kern w:val="0"/>
                <w:sz w:val="19"/>
                <w:szCs w:val="19"/>
                <w:lang w:val="en-US"/>
              </w:rPr>
              <w:t>tại</w:t>
            </w:r>
            <w:proofErr w:type="spellEnd"/>
            <w:r>
              <w:rPr>
                <w:rFonts w:ascii="Consolas" w:hAnsi="Consolas" w:cs="Consolas"/>
                <w:noProof w:val="0"/>
                <w:color w:val="FF0000"/>
                <w:kern w:val="0"/>
                <w:sz w:val="19"/>
                <w:szCs w:val="19"/>
                <w:lang w:val="en-US"/>
              </w:rPr>
              <w:t>.'</w:t>
            </w:r>
            <w:r>
              <w:rPr>
                <w:rFonts w:ascii="Consolas" w:hAnsi="Consolas" w:cs="Consolas"/>
                <w:noProof w:val="0"/>
                <w:color w:val="808080"/>
                <w:kern w:val="0"/>
                <w:sz w:val="19"/>
                <w:szCs w:val="19"/>
                <w:lang w:val="en-US"/>
              </w:rPr>
              <w:t>,</w:t>
            </w:r>
            <w:r>
              <w:rPr>
                <w:rFonts w:ascii="Consolas" w:hAnsi="Consolas" w:cs="Consolas"/>
                <w:noProof w:val="0"/>
                <w:color w:val="000000"/>
                <w:kern w:val="0"/>
                <w:sz w:val="19"/>
                <w:szCs w:val="19"/>
                <w:lang w:val="en-US"/>
              </w:rPr>
              <w:t xml:space="preserve"> 16</w:t>
            </w:r>
            <w:r>
              <w:rPr>
                <w:rFonts w:ascii="Consolas" w:hAnsi="Consolas" w:cs="Consolas"/>
                <w:noProof w:val="0"/>
                <w:color w:val="808080"/>
                <w:kern w:val="0"/>
                <w:sz w:val="19"/>
                <w:szCs w:val="19"/>
                <w:lang w:val="en-US"/>
              </w:rPr>
              <w:t>,</w:t>
            </w:r>
            <w:r>
              <w:rPr>
                <w:rFonts w:ascii="Consolas" w:hAnsi="Consolas" w:cs="Consolas"/>
                <w:noProof w:val="0"/>
                <w:color w:val="000000"/>
                <w:kern w:val="0"/>
                <w:sz w:val="19"/>
                <w:szCs w:val="19"/>
                <w:lang w:val="en-US"/>
              </w:rPr>
              <w:t xml:space="preserve"> 1</w:t>
            </w:r>
            <w:proofErr w:type="gramStart"/>
            <w:r>
              <w:rPr>
                <w:rFonts w:ascii="Consolas" w:hAnsi="Consolas" w:cs="Consolas"/>
                <w:noProof w:val="0"/>
                <w:color w:val="808080"/>
                <w:kern w:val="0"/>
                <w:sz w:val="19"/>
                <w:szCs w:val="19"/>
                <w:lang w:val="en-US"/>
              </w:rPr>
              <w:t>);</w:t>
            </w:r>
            <w:proofErr w:type="gramEnd"/>
          </w:p>
          <w:p w14:paraId="65BA9563" w14:textId="77777777" w:rsidR="005C660E" w:rsidRDefault="005C660E" w:rsidP="005C660E">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00"/>
                <w:kern w:val="0"/>
                <w:sz w:val="19"/>
                <w:szCs w:val="19"/>
                <w:lang w:val="en-US"/>
              </w:rPr>
              <w:t xml:space="preserve">            </w:t>
            </w:r>
            <w:proofErr w:type="gramStart"/>
            <w:r>
              <w:rPr>
                <w:rFonts w:ascii="Consolas" w:hAnsi="Consolas" w:cs="Consolas"/>
                <w:noProof w:val="0"/>
                <w:color w:val="0000FF"/>
                <w:kern w:val="0"/>
                <w:sz w:val="19"/>
                <w:szCs w:val="19"/>
                <w:lang w:val="en-US"/>
              </w:rPr>
              <w:t>ROLLBACK</w:t>
            </w:r>
            <w:r>
              <w:rPr>
                <w:rFonts w:ascii="Consolas" w:hAnsi="Consolas" w:cs="Consolas"/>
                <w:noProof w:val="0"/>
                <w:color w:val="808080"/>
                <w:kern w:val="0"/>
                <w:sz w:val="19"/>
                <w:szCs w:val="19"/>
                <w:lang w:val="en-US"/>
              </w:rPr>
              <w:t>;</w:t>
            </w:r>
            <w:proofErr w:type="gramEnd"/>
          </w:p>
          <w:p w14:paraId="4201EE1A" w14:textId="77777777" w:rsidR="005C660E" w:rsidRDefault="005C660E" w:rsidP="005C660E">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00"/>
                <w:kern w:val="0"/>
                <w:sz w:val="19"/>
                <w:szCs w:val="19"/>
                <w:lang w:val="en-US"/>
              </w:rPr>
              <w:t xml:space="preserve">            </w:t>
            </w:r>
            <w:proofErr w:type="gramStart"/>
            <w:r>
              <w:rPr>
                <w:rFonts w:ascii="Consolas" w:hAnsi="Consolas" w:cs="Consolas"/>
                <w:noProof w:val="0"/>
                <w:color w:val="0000FF"/>
                <w:kern w:val="0"/>
                <w:sz w:val="19"/>
                <w:szCs w:val="19"/>
                <w:lang w:val="en-US"/>
              </w:rPr>
              <w:t>RETURN</w:t>
            </w:r>
            <w:r>
              <w:rPr>
                <w:rFonts w:ascii="Consolas" w:hAnsi="Consolas" w:cs="Consolas"/>
                <w:noProof w:val="0"/>
                <w:color w:val="808080"/>
                <w:kern w:val="0"/>
                <w:sz w:val="19"/>
                <w:szCs w:val="19"/>
                <w:lang w:val="en-US"/>
              </w:rPr>
              <w:t>;</w:t>
            </w:r>
            <w:proofErr w:type="gramEnd"/>
          </w:p>
          <w:p w14:paraId="5F182DF1" w14:textId="77777777" w:rsidR="005C660E" w:rsidRDefault="005C660E" w:rsidP="005C660E">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END</w:t>
            </w:r>
          </w:p>
          <w:p w14:paraId="3DA74FDE" w14:textId="77777777" w:rsidR="005C660E" w:rsidRDefault="005C660E" w:rsidP="005C660E">
            <w:pPr>
              <w:autoSpaceDE w:val="0"/>
              <w:autoSpaceDN w:val="0"/>
              <w:adjustRightInd w:val="0"/>
              <w:rPr>
                <w:rFonts w:ascii="Consolas" w:hAnsi="Consolas" w:cs="Consolas"/>
                <w:noProof w:val="0"/>
                <w:color w:val="000000"/>
                <w:kern w:val="0"/>
                <w:sz w:val="19"/>
                <w:szCs w:val="19"/>
                <w:lang w:val="en-US"/>
              </w:rPr>
            </w:pPr>
          </w:p>
          <w:p w14:paraId="56AFBEE7" w14:textId="77777777" w:rsidR="005C660E" w:rsidRDefault="005C660E" w:rsidP="005C660E">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FETCH</w:t>
            </w: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NEXT</w:t>
            </w: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FROM</w:t>
            </w:r>
            <w:r>
              <w:rPr>
                <w:rFonts w:ascii="Consolas" w:hAnsi="Consolas" w:cs="Consolas"/>
                <w:noProof w:val="0"/>
                <w:color w:val="000000"/>
                <w:kern w:val="0"/>
                <w:sz w:val="19"/>
                <w:szCs w:val="19"/>
                <w:lang w:val="en-US"/>
              </w:rPr>
              <w:t xml:space="preserve"> cur </w:t>
            </w:r>
            <w:r>
              <w:rPr>
                <w:rFonts w:ascii="Consolas" w:hAnsi="Consolas" w:cs="Consolas"/>
                <w:noProof w:val="0"/>
                <w:color w:val="0000FF"/>
                <w:kern w:val="0"/>
                <w:sz w:val="19"/>
                <w:szCs w:val="19"/>
                <w:lang w:val="en-US"/>
              </w:rPr>
              <w:t>INTO</w:t>
            </w:r>
            <w:r>
              <w:rPr>
                <w:rFonts w:ascii="Consolas" w:hAnsi="Consolas" w:cs="Consolas"/>
                <w:noProof w:val="0"/>
                <w:color w:val="000000"/>
                <w:kern w:val="0"/>
                <w:sz w:val="19"/>
                <w:szCs w:val="19"/>
                <w:lang w:val="en-US"/>
              </w:rPr>
              <w:t xml:space="preserve"> @</w:t>
            </w:r>
            <w:proofErr w:type="gramStart"/>
            <w:r>
              <w:rPr>
                <w:rFonts w:ascii="Consolas" w:hAnsi="Consolas" w:cs="Consolas"/>
                <w:noProof w:val="0"/>
                <w:color w:val="000000"/>
                <w:kern w:val="0"/>
                <w:sz w:val="19"/>
                <w:szCs w:val="19"/>
                <w:lang w:val="en-US"/>
              </w:rPr>
              <w:t>phone</w:t>
            </w:r>
            <w:r>
              <w:rPr>
                <w:rFonts w:ascii="Consolas" w:hAnsi="Consolas" w:cs="Consolas"/>
                <w:noProof w:val="0"/>
                <w:color w:val="808080"/>
                <w:kern w:val="0"/>
                <w:sz w:val="19"/>
                <w:szCs w:val="19"/>
                <w:lang w:val="en-US"/>
              </w:rPr>
              <w:t>;</w:t>
            </w:r>
            <w:proofErr w:type="gramEnd"/>
          </w:p>
          <w:p w14:paraId="2F3B9A28" w14:textId="77777777" w:rsidR="005C660E" w:rsidRDefault="005C660E" w:rsidP="005C660E">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END</w:t>
            </w:r>
          </w:p>
          <w:p w14:paraId="1C95BC23" w14:textId="77777777" w:rsidR="005C660E" w:rsidRDefault="005C660E" w:rsidP="005C660E">
            <w:pPr>
              <w:autoSpaceDE w:val="0"/>
              <w:autoSpaceDN w:val="0"/>
              <w:adjustRightInd w:val="0"/>
              <w:rPr>
                <w:rFonts w:ascii="Consolas" w:hAnsi="Consolas" w:cs="Consolas"/>
                <w:noProof w:val="0"/>
                <w:color w:val="000000"/>
                <w:kern w:val="0"/>
                <w:sz w:val="19"/>
                <w:szCs w:val="19"/>
                <w:lang w:val="en-US"/>
              </w:rPr>
            </w:pPr>
          </w:p>
          <w:p w14:paraId="375F48C2" w14:textId="77777777" w:rsidR="005C660E" w:rsidRDefault="005C660E" w:rsidP="005C660E">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CLOSE</w:t>
            </w:r>
            <w:r>
              <w:rPr>
                <w:rFonts w:ascii="Consolas" w:hAnsi="Consolas" w:cs="Consolas"/>
                <w:noProof w:val="0"/>
                <w:color w:val="000000"/>
                <w:kern w:val="0"/>
                <w:sz w:val="19"/>
                <w:szCs w:val="19"/>
                <w:lang w:val="en-US"/>
              </w:rPr>
              <w:t xml:space="preserve"> </w:t>
            </w:r>
            <w:proofErr w:type="gramStart"/>
            <w:r>
              <w:rPr>
                <w:rFonts w:ascii="Consolas" w:hAnsi="Consolas" w:cs="Consolas"/>
                <w:noProof w:val="0"/>
                <w:color w:val="000000"/>
                <w:kern w:val="0"/>
                <w:sz w:val="19"/>
                <w:szCs w:val="19"/>
                <w:lang w:val="en-US"/>
              </w:rPr>
              <w:t>cur</w:t>
            </w:r>
            <w:r>
              <w:rPr>
                <w:rFonts w:ascii="Consolas" w:hAnsi="Consolas" w:cs="Consolas"/>
                <w:noProof w:val="0"/>
                <w:color w:val="808080"/>
                <w:kern w:val="0"/>
                <w:sz w:val="19"/>
                <w:szCs w:val="19"/>
                <w:lang w:val="en-US"/>
              </w:rPr>
              <w:t>;</w:t>
            </w:r>
            <w:proofErr w:type="gramEnd"/>
          </w:p>
          <w:p w14:paraId="5D76FD3C" w14:textId="77777777" w:rsidR="005C660E" w:rsidRDefault="005C660E" w:rsidP="005C660E">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DEALLOCATE</w:t>
            </w:r>
            <w:r>
              <w:rPr>
                <w:rFonts w:ascii="Consolas" w:hAnsi="Consolas" w:cs="Consolas"/>
                <w:noProof w:val="0"/>
                <w:color w:val="000000"/>
                <w:kern w:val="0"/>
                <w:sz w:val="19"/>
                <w:szCs w:val="19"/>
                <w:lang w:val="en-US"/>
              </w:rPr>
              <w:t xml:space="preserve"> </w:t>
            </w:r>
            <w:proofErr w:type="gramStart"/>
            <w:r>
              <w:rPr>
                <w:rFonts w:ascii="Consolas" w:hAnsi="Consolas" w:cs="Consolas"/>
                <w:noProof w:val="0"/>
                <w:color w:val="000000"/>
                <w:kern w:val="0"/>
                <w:sz w:val="19"/>
                <w:szCs w:val="19"/>
                <w:lang w:val="en-US"/>
              </w:rPr>
              <w:t>cur</w:t>
            </w:r>
            <w:r>
              <w:rPr>
                <w:rFonts w:ascii="Consolas" w:hAnsi="Consolas" w:cs="Consolas"/>
                <w:noProof w:val="0"/>
                <w:color w:val="808080"/>
                <w:kern w:val="0"/>
                <w:sz w:val="19"/>
                <w:szCs w:val="19"/>
                <w:lang w:val="en-US"/>
              </w:rPr>
              <w:t>;</w:t>
            </w:r>
            <w:proofErr w:type="gramEnd"/>
          </w:p>
          <w:p w14:paraId="38DDE0EE" w14:textId="77777777" w:rsidR="005C660E" w:rsidRDefault="005C660E" w:rsidP="005C660E">
            <w:pPr>
              <w:autoSpaceDE w:val="0"/>
              <w:autoSpaceDN w:val="0"/>
              <w:adjustRightInd w:val="0"/>
              <w:rPr>
                <w:rFonts w:ascii="Consolas" w:hAnsi="Consolas" w:cs="Consolas"/>
                <w:noProof w:val="0"/>
                <w:color w:val="000000"/>
                <w:kern w:val="0"/>
                <w:sz w:val="19"/>
                <w:szCs w:val="19"/>
                <w:lang w:val="en-US"/>
              </w:rPr>
            </w:pPr>
            <w:proofErr w:type="gramStart"/>
            <w:r>
              <w:rPr>
                <w:rFonts w:ascii="Consolas" w:hAnsi="Consolas" w:cs="Consolas"/>
                <w:noProof w:val="0"/>
                <w:color w:val="0000FF"/>
                <w:kern w:val="0"/>
                <w:sz w:val="19"/>
                <w:szCs w:val="19"/>
                <w:lang w:val="en-US"/>
              </w:rPr>
              <w:t>END</w:t>
            </w:r>
            <w:r>
              <w:rPr>
                <w:rFonts w:ascii="Consolas" w:hAnsi="Consolas" w:cs="Consolas"/>
                <w:noProof w:val="0"/>
                <w:color w:val="808080"/>
                <w:kern w:val="0"/>
                <w:sz w:val="19"/>
                <w:szCs w:val="19"/>
                <w:lang w:val="en-US"/>
              </w:rPr>
              <w:t>;</w:t>
            </w:r>
            <w:proofErr w:type="gramEnd"/>
          </w:p>
          <w:p w14:paraId="330AE726" w14:textId="77777777" w:rsidR="005C660E" w:rsidRDefault="005C660E" w:rsidP="005C660E">
            <w:pPr>
              <w:autoSpaceDE w:val="0"/>
              <w:autoSpaceDN w:val="0"/>
              <w:adjustRightInd w:val="0"/>
              <w:rPr>
                <w:rFonts w:ascii="Consolas" w:hAnsi="Consolas" w:cs="Consolas"/>
                <w:noProof w:val="0"/>
                <w:color w:val="000000"/>
                <w:kern w:val="0"/>
                <w:sz w:val="19"/>
                <w:szCs w:val="19"/>
                <w:lang w:val="en-US"/>
              </w:rPr>
            </w:pPr>
          </w:p>
          <w:p w14:paraId="081A5F63" w14:textId="77777777" w:rsidR="005C660E" w:rsidRDefault="005C660E" w:rsidP="00472427">
            <w:pPr>
              <w:spacing w:line="360" w:lineRule="auto"/>
              <w:rPr>
                <w:rFonts w:ascii="Times New Roman" w:hAnsi="Times New Roman" w:cs="Times New Roman"/>
                <w:b/>
                <w:bCs/>
                <w:sz w:val="28"/>
                <w:szCs w:val="28"/>
                <w:lang w:val="en-US"/>
              </w:rPr>
            </w:pPr>
          </w:p>
        </w:tc>
      </w:tr>
    </w:tbl>
    <w:p w14:paraId="3F678D61" w14:textId="1B6F7B17" w:rsidR="005C660E" w:rsidRDefault="005C660E" w:rsidP="00472427">
      <w:pPr>
        <w:spacing w:after="0" w:line="360" w:lineRule="auto"/>
        <w:rPr>
          <w:rFonts w:ascii="Times New Roman" w:hAnsi="Times New Roman" w:cs="Times New Roman"/>
          <w:b/>
          <w:bCs/>
          <w:sz w:val="28"/>
          <w:szCs w:val="28"/>
          <w:lang w:val="en-US"/>
        </w:rPr>
      </w:pPr>
    </w:p>
    <w:p w14:paraId="5417AB4E" w14:textId="02A7A440" w:rsidR="00472427" w:rsidRPr="00472427" w:rsidRDefault="005C660E" w:rsidP="00472427">
      <w:pPr>
        <w:spacing w:after="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ab/>
      </w:r>
      <w:r w:rsidR="00472427" w:rsidRPr="00472427">
        <w:rPr>
          <w:rFonts w:ascii="Times New Roman" w:hAnsi="Times New Roman" w:cs="Times New Roman"/>
          <w:b/>
          <w:bCs/>
          <w:sz w:val="28"/>
          <w:szCs w:val="28"/>
          <w:lang w:val="en-US"/>
        </w:rPr>
        <w:t>b. Procedure sửa giá trị</w:t>
      </w:r>
    </w:p>
    <w:p w14:paraId="2B13AA86" w14:textId="14DC5313" w:rsidR="00472427" w:rsidRPr="00472427" w:rsidRDefault="00472427" w:rsidP="00472427">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ab/>
      </w:r>
      <w:r w:rsidRPr="00472427">
        <w:rPr>
          <w:rFonts w:ascii="Times New Roman" w:hAnsi="Times New Roman" w:cs="Times New Roman"/>
          <w:sz w:val="28"/>
          <w:szCs w:val="28"/>
          <w:lang w:val="en-US"/>
        </w:rPr>
        <w:t>SQL:</w:t>
      </w:r>
    </w:p>
    <w:tbl>
      <w:tblPr>
        <w:tblStyle w:val="TableGrid"/>
        <w:tblW w:w="0" w:type="auto"/>
        <w:tblInd w:w="720" w:type="dxa"/>
        <w:tblLook w:val="04A0" w:firstRow="1" w:lastRow="0" w:firstColumn="1" w:lastColumn="0" w:noHBand="0" w:noVBand="1"/>
      </w:tblPr>
      <w:tblGrid>
        <w:gridCol w:w="8296"/>
      </w:tblGrid>
      <w:tr w:rsidR="00472427" w14:paraId="178FED7F" w14:textId="77777777" w:rsidTr="004F07DC">
        <w:tc>
          <w:tcPr>
            <w:tcW w:w="9016" w:type="dxa"/>
          </w:tcPr>
          <w:p w14:paraId="2C81B2B1" w14:textId="77777777" w:rsidR="00472427" w:rsidRDefault="00472427" w:rsidP="004F07DC">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FF"/>
                <w:kern w:val="0"/>
                <w:sz w:val="19"/>
                <w:szCs w:val="19"/>
                <w:lang w:val="en-US"/>
              </w:rPr>
              <w:t>CREATE</w:t>
            </w: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PROCEDURE</w:t>
            </w:r>
            <w:r>
              <w:rPr>
                <w:rFonts w:ascii="Consolas" w:hAnsi="Consolas" w:cs="Consolas"/>
                <w:noProof w:val="0"/>
                <w:color w:val="000000"/>
                <w:kern w:val="0"/>
                <w:sz w:val="19"/>
                <w:szCs w:val="19"/>
                <w:lang w:val="en-US"/>
              </w:rPr>
              <w:t xml:space="preserve"> </w:t>
            </w:r>
            <w:proofErr w:type="spellStart"/>
            <w:r>
              <w:rPr>
                <w:rFonts w:ascii="Consolas" w:hAnsi="Consolas" w:cs="Consolas"/>
                <w:noProof w:val="0"/>
                <w:color w:val="000000"/>
                <w:kern w:val="0"/>
                <w:sz w:val="19"/>
                <w:szCs w:val="19"/>
                <w:lang w:val="en-US"/>
              </w:rPr>
              <w:t>UpdateSupplier</w:t>
            </w:r>
            <w:proofErr w:type="spellEnd"/>
          </w:p>
          <w:p w14:paraId="06B10C3E" w14:textId="77777777" w:rsidR="00472427" w:rsidRDefault="00472427" w:rsidP="004F07DC">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00"/>
                <w:kern w:val="0"/>
                <w:sz w:val="19"/>
                <w:szCs w:val="19"/>
                <w:lang w:val="en-US"/>
              </w:rPr>
              <w:t xml:space="preserve">    @ID </w:t>
            </w:r>
            <w:proofErr w:type="gramStart"/>
            <w:r>
              <w:rPr>
                <w:rFonts w:ascii="Consolas" w:hAnsi="Consolas" w:cs="Consolas"/>
                <w:noProof w:val="0"/>
                <w:color w:val="0000FF"/>
                <w:kern w:val="0"/>
                <w:sz w:val="19"/>
                <w:szCs w:val="19"/>
                <w:lang w:val="en-US"/>
              </w:rPr>
              <w:t>VARCHAR</w:t>
            </w:r>
            <w:r>
              <w:rPr>
                <w:rFonts w:ascii="Consolas" w:hAnsi="Consolas" w:cs="Consolas"/>
                <w:noProof w:val="0"/>
                <w:color w:val="808080"/>
                <w:kern w:val="0"/>
                <w:sz w:val="19"/>
                <w:szCs w:val="19"/>
                <w:lang w:val="en-US"/>
              </w:rPr>
              <w:t>(</w:t>
            </w:r>
            <w:proofErr w:type="gramEnd"/>
            <w:r>
              <w:rPr>
                <w:rFonts w:ascii="Consolas" w:hAnsi="Consolas" w:cs="Consolas"/>
                <w:noProof w:val="0"/>
                <w:color w:val="000000"/>
                <w:kern w:val="0"/>
                <w:sz w:val="19"/>
                <w:szCs w:val="19"/>
                <w:lang w:val="en-US"/>
              </w:rPr>
              <w:t>4</w:t>
            </w:r>
            <w:r>
              <w:rPr>
                <w:rFonts w:ascii="Consolas" w:hAnsi="Consolas" w:cs="Consolas"/>
                <w:noProof w:val="0"/>
                <w:color w:val="808080"/>
                <w:kern w:val="0"/>
                <w:sz w:val="19"/>
                <w:szCs w:val="19"/>
                <w:lang w:val="en-US"/>
              </w:rPr>
              <w:t>),</w:t>
            </w:r>
          </w:p>
          <w:p w14:paraId="512F5521" w14:textId="77777777" w:rsidR="00472427" w:rsidRDefault="00472427" w:rsidP="004F07DC">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00"/>
                <w:kern w:val="0"/>
                <w:sz w:val="19"/>
                <w:szCs w:val="19"/>
                <w:lang w:val="en-US"/>
              </w:rPr>
              <w:t xml:space="preserve">    @name </w:t>
            </w:r>
            <w:proofErr w:type="gramStart"/>
            <w:r>
              <w:rPr>
                <w:rFonts w:ascii="Consolas" w:hAnsi="Consolas" w:cs="Consolas"/>
                <w:noProof w:val="0"/>
                <w:color w:val="0000FF"/>
                <w:kern w:val="0"/>
                <w:sz w:val="19"/>
                <w:szCs w:val="19"/>
                <w:lang w:val="en-US"/>
              </w:rPr>
              <w:t>NVARCHAR</w:t>
            </w:r>
            <w:r>
              <w:rPr>
                <w:rFonts w:ascii="Consolas" w:hAnsi="Consolas" w:cs="Consolas"/>
                <w:noProof w:val="0"/>
                <w:color w:val="808080"/>
                <w:kern w:val="0"/>
                <w:sz w:val="19"/>
                <w:szCs w:val="19"/>
                <w:lang w:val="en-US"/>
              </w:rPr>
              <w:t>(</w:t>
            </w:r>
            <w:proofErr w:type="gramEnd"/>
            <w:r>
              <w:rPr>
                <w:rFonts w:ascii="Consolas" w:hAnsi="Consolas" w:cs="Consolas"/>
                <w:noProof w:val="0"/>
                <w:color w:val="FF00FF"/>
                <w:kern w:val="0"/>
                <w:sz w:val="19"/>
                <w:szCs w:val="19"/>
                <w:lang w:val="en-US"/>
              </w:rPr>
              <w:t>max</w:t>
            </w:r>
            <w:r>
              <w:rPr>
                <w:rFonts w:ascii="Consolas" w:hAnsi="Consolas" w:cs="Consolas"/>
                <w:noProof w:val="0"/>
                <w:color w:val="808080"/>
                <w:kern w:val="0"/>
                <w:sz w:val="19"/>
                <w:szCs w:val="19"/>
                <w:lang w:val="en-US"/>
              </w:rPr>
              <w:t>),</w:t>
            </w:r>
          </w:p>
          <w:p w14:paraId="1FE1AC15" w14:textId="77777777" w:rsidR="00472427" w:rsidRDefault="00472427" w:rsidP="004F07DC">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00"/>
                <w:kern w:val="0"/>
                <w:sz w:val="19"/>
                <w:szCs w:val="19"/>
                <w:lang w:val="en-US"/>
              </w:rPr>
              <w:tab/>
              <w:t xml:space="preserve">@phone </w:t>
            </w:r>
            <w:proofErr w:type="gramStart"/>
            <w:r>
              <w:rPr>
                <w:rFonts w:ascii="Consolas" w:hAnsi="Consolas" w:cs="Consolas"/>
                <w:noProof w:val="0"/>
                <w:color w:val="0000FF"/>
                <w:kern w:val="0"/>
                <w:sz w:val="19"/>
                <w:szCs w:val="19"/>
                <w:lang w:val="en-US"/>
              </w:rPr>
              <w:t>VARCHAR</w:t>
            </w:r>
            <w:r>
              <w:rPr>
                <w:rFonts w:ascii="Consolas" w:hAnsi="Consolas" w:cs="Consolas"/>
                <w:noProof w:val="0"/>
                <w:color w:val="808080"/>
                <w:kern w:val="0"/>
                <w:sz w:val="19"/>
                <w:szCs w:val="19"/>
                <w:lang w:val="en-US"/>
              </w:rPr>
              <w:t>(</w:t>
            </w:r>
            <w:proofErr w:type="gramEnd"/>
            <w:r>
              <w:rPr>
                <w:rFonts w:ascii="Consolas" w:hAnsi="Consolas" w:cs="Consolas"/>
                <w:noProof w:val="0"/>
                <w:color w:val="000000"/>
                <w:kern w:val="0"/>
                <w:sz w:val="19"/>
                <w:szCs w:val="19"/>
                <w:lang w:val="en-US"/>
              </w:rPr>
              <w:t>10</w:t>
            </w:r>
            <w:r>
              <w:rPr>
                <w:rFonts w:ascii="Consolas" w:hAnsi="Consolas" w:cs="Consolas"/>
                <w:noProof w:val="0"/>
                <w:color w:val="808080"/>
                <w:kern w:val="0"/>
                <w:sz w:val="19"/>
                <w:szCs w:val="19"/>
                <w:lang w:val="en-US"/>
              </w:rPr>
              <w:t>),</w:t>
            </w:r>
          </w:p>
          <w:p w14:paraId="2F9353FB" w14:textId="77777777" w:rsidR="00472427" w:rsidRDefault="00472427" w:rsidP="004F07DC">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00"/>
                <w:kern w:val="0"/>
                <w:sz w:val="19"/>
                <w:szCs w:val="19"/>
                <w:lang w:val="en-US"/>
              </w:rPr>
              <w:t xml:space="preserve">    @address </w:t>
            </w:r>
            <w:proofErr w:type="gramStart"/>
            <w:r>
              <w:rPr>
                <w:rFonts w:ascii="Consolas" w:hAnsi="Consolas" w:cs="Consolas"/>
                <w:noProof w:val="0"/>
                <w:color w:val="0000FF"/>
                <w:kern w:val="0"/>
                <w:sz w:val="19"/>
                <w:szCs w:val="19"/>
                <w:lang w:val="en-US"/>
              </w:rPr>
              <w:t>NVARCHAR</w:t>
            </w:r>
            <w:r>
              <w:rPr>
                <w:rFonts w:ascii="Consolas" w:hAnsi="Consolas" w:cs="Consolas"/>
                <w:noProof w:val="0"/>
                <w:color w:val="808080"/>
                <w:kern w:val="0"/>
                <w:sz w:val="19"/>
                <w:szCs w:val="19"/>
                <w:lang w:val="en-US"/>
              </w:rPr>
              <w:t>(</w:t>
            </w:r>
            <w:proofErr w:type="gramEnd"/>
            <w:r>
              <w:rPr>
                <w:rFonts w:ascii="Consolas" w:hAnsi="Consolas" w:cs="Consolas"/>
                <w:noProof w:val="0"/>
                <w:color w:val="FF00FF"/>
                <w:kern w:val="0"/>
                <w:sz w:val="19"/>
                <w:szCs w:val="19"/>
                <w:lang w:val="en-US"/>
              </w:rPr>
              <w:t>max</w:t>
            </w:r>
            <w:r>
              <w:rPr>
                <w:rFonts w:ascii="Consolas" w:hAnsi="Consolas" w:cs="Consolas"/>
                <w:noProof w:val="0"/>
                <w:color w:val="808080"/>
                <w:kern w:val="0"/>
                <w:sz w:val="19"/>
                <w:szCs w:val="19"/>
                <w:lang w:val="en-US"/>
              </w:rPr>
              <w:t>)</w:t>
            </w:r>
          </w:p>
          <w:p w14:paraId="4209A06C" w14:textId="77777777" w:rsidR="00472427" w:rsidRDefault="00472427" w:rsidP="004F07DC">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00"/>
                <w:kern w:val="0"/>
                <w:sz w:val="19"/>
                <w:szCs w:val="19"/>
                <w:lang w:val="en-US"/>
              </w:rPr>
              <w:t xml:space="preserve">    </w:t>
            </w:r>
          </w:p>
          <w:p w14:paraId="065C19B8" w14:textId="77777777" w:rsidR="00472427" w:rsidRDefault="00472427" w:rsidP="004F07DC">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FF"/>
                <w:kern w:val="0"/>
                <w:sz w:val="19"/>
                <w:szCs w:val="19"/>
                <w:lang w:val="en-US"/>
              </w:rPr>
              <w:t>AS</w:t>
            </w:r>
          </w:p>
          <w:p w14:paraId="16534A17" w14:textId="77777777" w:rsidR="00472427" w:rsidRDefault="00472427" w:rsidP="004F07DC">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FF"/>
                <w:kern w:val="0"/>
                <w:sz w:val="19"/>
                <w:szCs w:val="19"/>
                <w:lang w:val="en-US"/>
              </w:rPr>
              <w:t>BEGIN</w:t>
            </w:r>
          </w:p>
          <w:p w14:paraId="144E0835" w14:textId="77777777" w:rsidR="00472427" w:rsidRDefault="00472427" w:rsidP="004F07DC">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00"/>
                <w:kern w:val="0"/>
                <w:sz w:val="19"/>
                <w:szCs w:val="19"/>
                <w:lang w:val="en-US"/>
              </w:rPr>
              <w:tab/>
            </w:r>
            <w:r>
              <w:rPr>
                <w:rFonts w:ascii="Consolas" w:hAnsi="Consolas" w:cs="Consolas"/>
                <w:noProof w:val="0"/>
                <w:color w:val="0000FF"/>
                <w:kern w:val="0"/>
                <w:sz w:val="19"/>
                <w:szCs w:val="19"/>
                <w:lang w:val="en-US"/>
              </w:rPr>
              <w:t xml:space="preserve">IF </w:t>
            </w:r>
            <w:r>
              <w:rPr>
                <w:rFonts w:ascii="Consolas" w:hAnsi="Consolas" w:cs="Consolas"/>
                <w:noProof w:val="0"/>
                <w:color w:val="808080"/>
                <w:kern w:val="0"/>
                <w:sz w:val="19"/>
                <w:szCs w:val="19"/>
                <w:lang w:val="en-US"/>
              </w:rPr>
              <w:t>(</w:t>
            </w:r>
            <w:r>
              <w:rPr>
                <w:rFonts w:ascii="Consolas" w:hAnsi="Consolas" w:cs="Consolas"/>
                <w:noProof w:val="0"/>
                <w:color w:val="000000"/>
                <w:kern w:val="0"/>
                <w:sz w:val="19"/>
                <w:szCs w:val="19"/>
                <w:lang w:val="en-US"/>
              </w:rPr>
              <w:t xml:space="preserve">@name </w:t>
            </w:r>
            <w:r>
              <w:rPr>
                <w:rFonts w:ascii="Consolas" w:hAnsi="Consolas" w:cs="Consolas"/>
                <w:noProof w:val="0"/>
                <w:color w:val="808080"/>
                <w:kern w:val="0"/>
                <w:sz w:val="19"/>
                <w:szCs w:val="19"/>
                <w:lang w:val="en-US"/>
              </w:rPr>
              <w:t>=</w:t>
            </w:r>
            <w:r>
              <w:rPr>
                <w:rFonts w:ascii="Consolas" w:hAnsi="Consolas" w:cs="Consolas"/>
                <w:noProof w:val="0"/>
                <w:color w:val="000000"/>
                <w:kern w:val="0"/>
                <w:sz w:val="19"/>
                <w:szCs w:val="19"/>
                <w:lang w:val="en-US"/>
              </w:rPr>
              <w:t xml:space="preserve"> </w:t>
            </w:r>
            <w:r>
              <w:rPr>
                <w:rFonts w:ascii="Consolas" w:hAnsi="Consolas" w:cs="Consolas"/>
                <w:noProof w:val="0"/>
                <w:color w:val="FF0000"/>
                <w:kern w:val="0"/>
                <w:sz w:val="19"/>
                <w:szCs w:val="19"/>
                <w:lang w:val="en-US"/>
              </w:rPr>
              <w:t>''</w:t>
            </w:r>
            <w:r>
              <w:rPr>
                <w:rFonts w:ascii="Consolas" w:hAnsi="Consolas" w:cs="Consolas"/>
                <w:noProof w:val="0"/>
                <w:color w:val="000000"/>
                <w:kern w:val="0"/>
                <w:sz w:val="19"/>
                <w:szCs w:val="19"/>
                <w:lang w:val="en-US"/>
              </w:rPr>
              <w:t xml:space="preserve"> </w:t>
            </w:r>
            <w:r>
              <w:rPr>
                <w:rFonts w:ascii="Consolas" w:hAnsi="Consolas" w:cs="Consolas"/>
                <w:noProof w:val="0"/>
                <w:color w:val="808080"/>
                <w:kern w:val="0"/>
                <w:sz w:val="19"/>
                <w:szCs w:val="19"/>
                <w:lang w:val="en-US"/>
              </w:rPr>
              <w:t>OR</w:t>
            </w:r>
            <w:r>
              <w:rPr>
                <w:rFonts w:ascii="Consolas" w:hAnsi="Consolas" w:cs="Consolas"/>
                <w:noProof w:val="0"/>
                <w:color w:val="000000"/>
                <w:kern w:val="0"/>
                <w:sz w:val="19"/>
                <w:szCs w:val="19"/>
                <w:lang w:val="en-US"/>
              </w:rPr>
              <w:t xml:space="preserve"> @name </w:t>
            </w:r>
            <w:r>
              <w:rPr>
                <w:rFonts w:ascii="Consolas" w:hAnsi="Consolas" w:cs="Consolas"/>
                <w:noProof w:val="0"/>
                <w:color w:val="808080"/>
                <w:kern w:val="0"/>
                <w:sz w:val="19"/>
                <w:szCs w:val="19"/>
                <w:lang w:val="en-US"/>
              </w:rPr>
              <w:t>=</w:t>
            </w:r>
            <w:r>
              <w:rPr>
                <w:rFonts w:ascii="Consolas" w:hAnsi="Consolas" w:cs="Consolas"/>
                <w:noProof w:val="0"/>
                <w:color w:val="000000"/>
                <w:kern w:val="0"/>
                <w:sz w:val="19"/>
                <w:szCs w:val="19"/>
                <w:lang w:val="en-US"/>
              </w:rPr>
              <w:t xml:space="preserve"> </w:t>
            </w:r>
            <w:r>
              <w:rPr>
                <w:rFonts w:ascii="Consolas" w:hAnsi="Consolas" w:cs="Consolas"/>
                <w:noProof w:val="0"/>
                <w:color w:val="808080"/>
                <w:kern w:val="0"/>
                <w:sz w:val="19"/>
                <w:szCs w:val="19"/>
                <w:lang w:val="en-US"/>
              </w:rPr>
              <w:t>NULL</w:t>
            </w:r>
            <w:r>
              <w:rPr>
                <w:rFonts w:ascii="Consolas" w:hAnsi="Consolas" w:cs="Consolas"/>
                <w:noProof w:val="0"/>
                <w:color w:val="000000"/>
                <w:kern w:val="0"/>
                <w:sz w:val="19"/>
                <w:szCs w:val="19"/>
                <w:lang w:val="en-US"/>
              </w:rPr>
              <w:t xml:space="preserve"> </w:t>
            </w:r>
            <w:r>
              <w:rPr>
                <w:rFonts w:ascii="Consolas" w:hAnsi="Consolas" w:cs="Consolas"/>
                <w:noProof w:val="0"/>
                <w:color w:val="808080"/>
                <w:kern w:val="0"/>
                <w:sz w:val="19"/>
                <w:szCs w:val="19"/>
                <w:lang w:val="en-US"/>
              </w:rPr>
              <w:t>OR</w:t>
            </w:r>
            <w:r>
              <w:rPr>
                <w:rFonts w:ascii="Consolas" w:hAnsi="Consolas" w:cs="Consolas"/>
                <w:noProof w:val="0"/>
                <w:color w:val="000000"/>
                <w:kern w:val="0"/>
                <w:sz w:val="19"/>
                <w:szCs w:val="19"/>
                <w:lang w:val="en-US"/>
              </w:rPr>
              <w:t xml:space="preserve"> @phone </w:t>
            </w:r>
            <w:r>
              <w:rPr>
                <w:rFonts w:ascii="Consolas" w:hAnsi="Consolas" w:cs="Consolas"/>
                <w:noProof w:val="0"/>
                <w:color w:val="808080"/>
                <w:kern w:val="0"/>
                <w:sz w:val="19"/>
                <w:szCs w:val="19"/>
                <w:lang w:val="en-US"/>
              </w:rPr>
              <w:t>=</w:t>
            </w:r>
            <w:r>
              <w:rPr>
                <w:rFonts w:ascii="Consolas" w:hAnsi="Consolas" w:cs="Consolas"/>
                <w:noProof w:val="0"/>
                <w:color w:val="000000"/>
                <w:kern w:val="0"/>
                <w:sz w:val="19"/>
                <w:szCs w:val="19"/>
                <w:lang w:val="en-US"/>
              </w:rPr>
              <w:t xml:space="preserve"> </w:t>
            </w:r>
            <w:r>
              <w:rPr>
                <w:rFonts w:ascii="Consolas" w:hAnsi="Consolas" w:cs="Consolas"/>
                <w:noProof w:val="0"/>
                <w:color w:val="808080"/>
                <w:kern w:val="0"/>
                <w:sz w:val="19"/>
                <w:szCs w:val="19"/>
                <w:lang w:val="en-US"/>
              </w:rPr>
              <w:t>NULL</w:t>
            </w:r>
            <w:r>
              <w:rPr>
                <w:rFonts w:ascii="Consolas" w:hAnsi="Consolas" w:cs="Consolas"/>
                <w:noProof w:val="0"/>
                <w:color w:val="000000"/>
                <w:kern w:val="0"/>
                <w:sz w:val="19"/>
                <w:szCs w:val="19"/>
                <w:lang w:val="en-US"/>
              </w:rPr>
              <w:t xml:space="preserve"> </w:t>
            </w:r>
            <w:r>
              <w:rPr>
                <w:rFonts w:ascii="Consolas" w:hAnsi="Consolas" w:cs="Consolas"/>
                <w:noProof w:val="0"/>
                <w:color w:val="808080"/>
                <w:kern w:val="0"/>
                <w:sz w:val="19"/>
                <w:szCs w:val="19"/>
                <w:lang w:val="en-US"/>
              </w:rPr>
              <w:t>OR</w:t>
            </w:r>
            <w:r>
              <w:rPr>
                <w:rFonts w:ascii="Consolas" w:hAnsi="Consolas" w:cs="Consolas"/>
                <w:noProof w:val="0"/>
                <w:color w:val="000000"/>
                <w:kern w:val="0"/>
                <w:sz w:val="19"/>
                <w:szCs w:val="19"/>
                <w:lang w:val="en-US"/>
              </w:rPr>
              <w:t xml:space="preserve"> @phone </w:t>
            </w:r>
            <w:r>
              <w:rPr>
                <w:rFonts w:ascii="Consolas" w:hAnsi="Consolas" w:cs="Consolas"/>
                <w:noProof w:val="0"/>
                <w:color w:val="808080"/>
                <w:kern w:val="0"/>
                <w:sz w:val="19"/>
                <w:szCs w:val="19"/>
                <w:lang w:val="en-US"/>
              </w:rPr>
              <w:t>=</w:t>
            </w:r>
            <w:r>
              <w:rPr>
                <w:rFonts w:ascii="Consolas" w:hAnsi="Consolas" w:cs="Consolas"/>
                <w:noProof w:val="0"/>
                <w:color w:val="000000"/>
                <w:kern w:val="0"/>
                <w:sz w:val="19"/>
                <w:szCs w:val="19"/>
                <w:lang w:val="en-US"/>
              </w:rPr>
              <w:t xml:space="preserve"> </w:t>
            </w:r>
            <w:r>
              <w:rPr>
                <w:rFonts w:ascii="Consolas" w:hAnsi="Consolas" w:cs="Consolas"/>
                <w:noProof w:val="0"/>
                <w:color w:val="FF0000"/>
                <w:kern w:val="0"/>
                <w:sz w:val="19"/>
                <w:szCs w:val="19"/>
                <w:lang w:val="en-US"/>
              </w:rPr>
              <w:t>''</w:t>
            </w:r>
            <w:r>
              <w:rPr>
                <w:rFonts w:ascii="Consolas" w:hAnsi="Consolas" w:cs="Consolas"/>
                <w:noProof w:val="0"/>
                <w:color w:val="000000"/>
                <w:kern w:val="0"/>
                <w:sz w:val="19"/>
                <w:szCs w:val="19"/>
                <w:lang w:val="en-US"/>
              </w:rPr>
              <w:t xml:space="preserve"> </w:t>
            </w:r>
            <w:r>
              <w:rPr>
                <w:rFonts w:ascii="Consolas" w:hAnsi="Consolas" w:cs="Consolas"/>
                <w:noProof w:val="0"/>
                <w:color w:val="808080"/>
                <w:kern w:val="0"/>
                <w:sz w:val="19"/>
                <w:szCs w:val="19"/>
                <w:lang w:val="en-US"/>
              </w:rPr>
              <w:t>OR</w:t>
            </w:r>
            <w:r>
              <w:rPr>
                <w:rFonts w:ascii="Consolas" w:hAnsi="Consolas" w:cs="Consolas"/>
                <w:noProof w:val="0"/>
                <w:color w:val="000000"/>
                <w:kern w:val="0"/>
                <w:sz w:val="19"/>
                <w:szCs w:val="19"/>
                <w:lang w:val="en-US"/>
              </w:rPr>
              <w:t xml:space="preserve"> @address </w:t>
            </w:r>
            <w:r>
              <w:rPr>
                <w:rFonts w:ascii="Consolas" w:hAnsi="Consolas" w:cs="Consolas"/>
                <w:noProof w:val="0"/>
                <w:color w:val="808080"/>
                <w:kern w:val="0"/>
                <w:sz w:val="19"/>
                <w:szCs w:val="19"/>
                <w:lang w:val="en-US"/>
              </w:rPr>
              <w:t>=</w:t>
            </w:r>
            <w:r>
              <w:rPr>
                <w:rFonts w:ascii="Consolas" w:hAnsi="Consolas" w:cs="Consolas"/>
                <w:noProof w:val="0"/>
                <w:color w:val="000000"/>
                <w:kern w:val="0"/>
                <w:sz w:val="19"/>
                <w:szCs w:val="19"/>
                <w:lang w:val="en-US"/>
              </w:rPr>
              <w:t xml:space="preserve"> </w:t>
            </w:r>
            <w:r>
              <w:rPr>
                <w:rFonts w:ascii="Consolas" w:hAnsi="Consolas" w:cs="Consolas"/>
                <w:noProof w:val="0"/>
                <w:color w:val="FF0000"/>
                <w:kern w:val="0"/>
                <w:sz w:val="19"/>
                <w:szCs w:val="19"/>
                <w:lang w:val="en-US"/>
              </w:rPr>
              <w:t>''</w:t>
            </w:r>
            <w:r>
              <w:rPr>
                <w:rFonts w:ascii="Consolas" w:hAnsi="Consolas" w:cs="Consolas"/>
                <w:noProof w:val="0"/>
                <w:color w:val="000000"/>
                <w:kern w:val="0"/>
                <w:sz w:val="19"/>
                <w:szCs w:val="19"/>
                <w:lang w:val="en-US"/>
              </w:rPr>
              <w:t xml:space="preserve"> </w:t>
            </w:r>
            <w:r>
              <w:rPr>
                <w:rFonts w:ascii="Consolas" w:hAnsi="Consolas" w:cs="Consolas"/>
                <w:noProof w:val="0"/>
                <w:color w:val="808080"/>
                <w:kern w:val="0"/>
                <w:sz w:val="19"/>
                <w:szCs w:val="19"/>
                <w:lang w:val="en-US"/>
              </w:rPr>
              <w:t>OR</w:t>
            </w:r>
            <w:r>
              <w:rPr>
                <w:rFonts w:ascii="Consolas" w:hAnsi="Consolas" w:cs="Consolas"/>
                <w:noProof w:val="0"/>
                <w:color w:val="000000"/>
                <w:kern w:val="0"/>
                <w:sz w:val="19"/>
                <w:szCs w:val="19"/>
                <w:lang w:val="en-US"/>
              </w:rPr>
              <w:t xml:space="preserve"> @address </w:t>
            </w:r>
            <w:r>
              <w:rPr>
                <w:rFonts w:ascii="Consolas" w:hAnsi="Consolas" w:cs="Consolas"/>
                <w:noProof w:val="0"/>
                <w:color w:val="808080"/>
                <w:kern w:val="0"/>
                <w:sz w:val="19"/>
                <w:szCs w:val="19"/>
                <w:lang w:val="en-US"/>
              </w:rPr>
              <w:t>=</w:t>
            </w:r>
            <w:r>
              <w:rPr>
                <w:rFonts w:ascii="Consolas" w:hAnsi="Consolas" w:cs="Consolas"/>
                <w:noProof w:val="0"/>
                <w:color w:val="000000"/>
                <w:kern w:val="0"/>
                <w:sz w:val="19"/>
                <w:szCs w:val="19"/>
                <w:lang w:val="en-US"/>
              </w:rPr>
              <w:t xml:space="preserve"> </w:t>
            </w:r>
            <w:r>
              <w:rPr>
                <w:rFonts w:ascii="Consolas" w:hAnsi="Consolas" w:cs="Consolas"/>
                <w:noProof w:val="0"/>
                <w:color w:val="808080"/>
                <w:kern w:val="0"/>
                <w:sz w:val="19"/>
                <w:szCs w:val="19"/>
                <w:lang w:val="en-US"/>
              </w:rPr>
              <w:t>NULL</w:t>
            </w:r>
            <w:r>
              <w:rPr>
                <w:rFonts w:ascii="Consolas" w:hAnsi="Consolas" w:cs="Consolas"/>
                <w:noProof w:val="0"/>
                <w:color w:val="000000"/>
                <w:kern w:val="0"/>
                <w:sz w:val="19"/>
                <w:szCs w:val="19"/>
                <w:lang w:val="en-US"/>
              </w:rPr>
              <w:t xml:space="preserve"> </w:t>
            </w:r>
            <w:proofErr w:type="gramStart"/>
            <w:r>
              <w:rPr>
                <w:rFonts w:ascii="Consolas" w:hAnsi="Consolas" w:cs="Consolas"/>
                <w:noProof w:val="0"/>
                <w:color w:val="000000"/>
                <w:kern w:val="0"/>
                <w:sz w:val="19"/>
                <w:szCs w:val="19"/>
                <w:lang w:val="en-US"/>
              </w:rPr>
              <w:t xml:space="preserve">  </w:t>
            </w:r>
            <w:r>
              <w:rPr>
                <w:rFonts w:ascii="Consolas" w:hAnsi="Consolas" w:cs="Consolas"/>
                <w:noProof w:val="0"/>
                <w:color w:val="808080"/>
                <w:kern w:val="0"/>
                <w:sz w:val="19"/>
                <w:szCs w:val="19"/>
                <w:lang w:val="en-US"/>
              </w:rPr>
              <w:t>)</w:t>
            </w:r>
            <w:proofErr w:type="gramEnd"/>
            <w:r>
              <w:rPr>
                <w:rFonts w:ascii="Consolas" w:hAnsi="Consolas" w:cs="Consolas"/>
                <w:noProof w:val="0"/>
                <w:color w:val="000000"/>
                <w:kern w:val="0"/>
                <w:sz w:val="19"/>
                <w:szCs w:val="19"/>
                <w:lang w:val="en-US"/>
              </w:rPr>
              <w:t xml:space="preserve"> </w:t>
            </w:r>
          </w:p>
          <w:p w14:paraId="109DA768" w14:textId="77777777" w:rsidR="00472427" w:rsidRDefault="00472427" w:rsidP="004F07DC">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00"/>
                <w:kern w:val="0"/>
                <w:sz w:val="19"/>
                <w:szCs w:val="19"/>
                <w:lang w:val="en-US"/>
              </w:rPr>
              <w:tab/>
            </w:r>
            <w:r>
              <w:rPr>
                <w:rFonts w:ascii="Consolas" w:hAnsi="Consolas" w:cs="Consolas"/>
                <w:noProof w:val="0"/>
                <w:color w:val="000000"/>
                <w:kern w:val="0"/>
                <w:sz w:val="19"/>
                <w:szCs w:val="19"/>
                <w:lang w:val="en-US"/>
              </w:rPr>
              <w:tab/>
            </w:r>
            <w:r>
              <w:rPr>
                <w:rFonts w:ascii="Consolas" w:hAnsi="Consolas" w:cs="Consolas"/>
                <w:noProof w:val="0"/>
                <w:color w:val="0000FF"/>
                <w:kern w:val="0"/>
                <w:sz w:val="19"/>
                <w:szCs w:val="19"/>
                <w:lang w:val="en-US"/>
              </w:rPr>
              <w:t>THROW</w:t>
            </w:r>
            <w:r>
              <w:rPr>
                <w:rFonts w:ascii="Consolas" w:hAnsi="Consolas" w:cs="Consolas"/>
                <w:noProof w:val="0"/>
                <w:color w:val="000000"/>
                <w:kern w:val="0"/>
                <w:sz w:val="19"/>
                <w:szCs w:val="19"/>
                <w:lang w:val="en-US"/>
              </w:rPr>
              <w:t xml:space="preserve"> 50000</w:t>
            </w:r>
            <w:r>
              <w:rPr>
                <w:rFonts w:ascii="Consolas" w:hAnsi="Consolas" w:cs="Consolas"/>
                <w:noProof w:val="0"/>
                <w:color w:val="808080"/>
                <w:kern w:val="0"/>
                <w:sz w:val="19"/>
                <w:szCs w:val="19"/>
                <w:lang w:val="en-US"/>
              </w:rPr>
              <w:t>,</w:t>
            </w:r>
            <w:r>
              <w:rPr>
                <w:rFonts w:ascii="Consolas" w:hAnsi="Consolas" w:cs="Consolas"/>
                <w:noProof w:val="0"/>
                <w:color w:val="000000"/>
                <w:kern w:val="0"/>
                <w:sz w:val="19"/>
                <w:szCs w:val="19"/>
                <w:lang w:val="en-US"/>
              </w:rPr>
              <w:t xml:space="preserve"> </w:t>
            </w:r>
            <w:r>
              <w:rPr>
                <w:rFonts w:ascii="Consolas" w:hAnsi="Consolas" w:cs="Consolas"/>
                <w:noProof w:val="0"/>
                <w:color w:val="FF0000"/>
                <w:kern w:val="0"/>
                <w:sz w:val="19"/>
                <w:szCs w:val="19"/>
                <w:lang w:val="en-US"/>
              </w:rPr>
              <w:t>'</w:t>
            </w:r>
            <w:proofErr w:type="spellStart"/>
            <w:r>
              <w:rPr>
                <w:rFonts w:ascii="Consolas" w:hAnsi="Consolas" w:cs="Consolas"/>
                <w:noProof w:val="0"/>
                <w:color w:val="FF0000"/>
                <w:kern w:val="0"/>
                <w:sz w:val="19"/>
                <w:szCs w:val="19"/>
                <w:lang w:val="en-US"/>
              </w:rPr>
              <w:t>Không</w:t>
            </w:r>
            <w:proofErr w:type="spellEnd"/>
            <w:r>
              <w:rPr>
                <w:rFonts w:ascii="Consolas" w:hAnsi="Consolas" w:cs="Consolas"/>
                <w:noProof w:val="0"/>
                <w:color w:val="FF0000"/>
                <w:kern w:val="0"/>
                <w:sz w:val="19"/>
                <w:szCs w:val="19"/>
                <w:lang w:val="en-US"/>
              </w:rPr>
              <w:t xml:space="preserve"> </w:t>
            </w:r>
            <w:proofErr w:type="spellStart"/>
            <w:r>
              <w:rPr>
                <w:rFonts w:ascii="Consolas" w:hAnsi="Consolas" w:cs="Consolas"/>
                <w:noProof w:val="0"/>
                <w:color w:val="FF0000"/>
                <w:kern w:val="0"/>
                <w:sz w:val="19"/>
                <w:szCs w:val="19"/>
                <w:lang w:val="en-US"/>
              </w:rPr>
              <w:t>được</w:t>
            </w:r>
            <w:proofErr w:type="spellEnd"/>
            <w:r>
              <w:rPr>
                <w:rFonts w:ascii="Consolas" w:hAnsi="Consolas" w:cs="Consolas"/>
                <w:noProof w:val="0"/>
                <w:color w:val="FF0000"/>
                <w:kern w:val="0"/>
                <w:sz w:val="19"/>
                <w:szCs w:val="19"/>
                <w:lang w:val="en-US"/>
              </w:rPr>
              <w:t xml:space="preserve"> </w:t>
            </w:r>
            <w:proofErr w:type="spellStart"/>
            <w:r>
              <w:rPr>
                <w:rFonts w:ascii="Consolas" w:hAnsi="Consolas" w:cs="Consolas"/>
                <w:noProof w:val="0"/>
                <w:color w:val="FF0000"/>
                <w:kern w:val="0"/>
                <w:sz w:val="19"/>
                <w:szCs w:val="19"/>
                <w:lang w:val="en-US"/>
              </w:rPr>
              <w:t>để</w:t>
            </w:r>
            <w:proofErr w:type="spellEnd"/>
            <w:r>
              <w:rPr>
                <w:rFonts w:ascii="Consolas" w:hAnsi="Consolas" w:cs="Consolas"/>
                <w:noProof w:val="0"/>
                <w:color w:val="FF0000"/>
                <w:kern w:val="0"/>
                <w:sz w:val="19"/>
                <w:szCs w:val="19"/>
                <w:lang w:val="en-US"/>
              </w:rPr>
              <w:t xml:space="preserve"> </w:t>
            </w:r>
            <w:proofErr w:type="spellStart"/>
            <w:r>
              <w:rPr>
                <w:rFonts w:ascii="Consolas" w:hAnsi="Consolas" w:cs="Consolas"/>
                <w:noProof w:val="0"/>
                <w:color w:val="FF0000"/>
                <w:kern w:val="0"/>
                <w:sz w:val="19"/>
                <w:szCs w:val="19"/>
                <w:lang w:val="en-US"/>
              </w:rPr>
              <w:t>trống</w:t>
            </w:r>
            <w:proofErr w:type="spellEnd"/>
            <w:r>
              <w:rPr>
                <w:rFonts w:ascii="Consolas" w:hAnsi="Consolas" w:cs="Consolas"/>
                <w:noProof w:val="0"/>
                <w:color w:val="FF0000"/>
                <w:kern w:val="0"/>
                <w:sz w:val="19"/>
                <w:szCs w:val="19"/>
                <w:lang w:val="en-US"/>
              </w:rPr>
              <w:t xml:space="preserve"> </w:t>
            </w:r>
            <w:proofErr w:type="spellStart"/>
            <w:r>
              <w:rPr>
                <w:rFonts w:ascii="Consolas" w:hAnsi="Consolas" w:cs="Consolas"/>
                <w:noProof w:val="0"/>
                <w:color w:val="FF0000"/>
                <w:kern w:val="0"/>
                <w:sz w:val="19"/>
                <w:szCs w:val="19"/>
                <w:lang w:val="en-US"/>
              </w:rPr>
              <w:t>tên</w:t>
            </w:r>
            <w:proofErr w:type="spellEnd"/>
            <w:r>
              <w:rPr>
                <w:rFonts w:ascii="Consolas" w:hAnsi="Consolas" w:cs="Consolas"/>
                <w:noProof w:val="0"/>
                <w:color w:val="FF0000"/>
                <w:kern w:val="0"/>
                <w:sz w:val="19"/>
                <w:szCs w:val="19"/>
                <w:lang w:val="en-US"/>
              </w:rPr>
              <w:t xml:space="preserve"> </w:t>
            </w:r>
            <w:proofErr w:type="spellStart"/>
            <w:r>
              <w:rPr>
                <w:rFonts w:ascii="Consolas" w:hAnsi="Consolas" w:cs="Consolas"/>
                <w:noProof w:val="0"/>
                <w:color w:val="FF0000"/>
                <w:kern w:val="0"/>
                <w:sz w:val="19"/>
                <w:szCs w:val="19"/>
                <w:lang w:val="en-US"/>
              </w:rPr>
              <w:t>hoặc</w:t>
            </w:r>
            <w:proofErr w:type="spellEnd"/>
            <w:r>
              <w:rPr>
                <w:rFonts w:ascii="Consolas" w:hAnsi="Consolas" w:cs="Consolas"/>
                <w:noProof w:val="0"/>
                <w:color w:val="FF0000"/>
                <w:kern w:val="0"/>
                <w:sz w:val="19"/>
                <w:szCs w:val="19"/>
                <w:lang w:val="en-US"/>
              </w:rPr>
              <w:t xml:space="preserve"> </w:t>
            </w:r>
            <w:proofErr w:type="spellStart"/>
            <w:r>
              <w:rPr>
                <w:rFonts w:ascii="Consolas" w:hAnsi="Consolas" w:cs="Consolas"/>
                <w:noProof w:val="0"/>
                <w:color w:val="FF0000"/>
                <w:kern w:val="0"/>
                <w:sz w:val="19"/>
                <w:szCs w:val="19"/>
                <w:lang w:val="en-US"/>
              </w:rPr>
              <w:t>số</w:t>
            </w:r>
            <w:proofErr w:type="spellEnd"/>
            <w:r>
              <w:rPr>
                <w:rFonts w:ascii="Consolas" w:hAnsi="Consolas" w:cs="Consolas"/>
                <w:noProof w:val="0"/>
                <w:color w:val="FF0000"/>
                <w:kern w:val="0"/>
                <w:sz w:val="19"/>
                <w:szCs w:val="19"/>
                <w:lang w:val="en-US"/>
              </w:rPr>
              <w:t xml:space="preserve"> </w:t>
            </w:r>
            <w:proofErr w:type="spellStart"/>
            <w:r>
              <w:rPr>
                <w:rFonts w:ascii="Consolas" w:hAnsi="Consolas" w:cs="Consolas"/>
                <w:noProof w:val="0"/>
                <w:color w:val="FF0000"/>
                <w:kern w:val="0"/>
                <w:sz w:val="19"/>
                <w:szCs w:val="19"/>
                <w:lang w:val="en-US"/>
              </w:rPr>
              <w:t>điện</w:t>
            </w:r>
            <w:proofErr w:type="spellEnd"/>
            <w:r>
              <w:rPr>
                <w:rFonts w:ascii="Consolas" w:hAnsi="Consolas" w:cs="Consolas"/>
                <w:noProof w:val="0"/>
                <w:color w:val="FF0000"/>
                <w:kern w:val="0"/>
                <w:sz w:val="19"/>
                <w:szCs w:val="19"/>
                <w:lang w:val="en-US"/>
              </w:rPr>
              <w:t xml:space="preserve"> </w:t>
            </w:r>
            <w:proofErr w:type="spellStart"/>
            <w:r>
              <w:rPr>
                <w:rFonts w:ascii="Consolas" w:hAnsi="Consolas" w:cs="Consolas"/>
                <w:noProof w:val="0"/>
                <w:color w:val="FF0000"/>
                <w:kern w:val="0"/>
                <w:sz w:val="19"/>
                <w:szCs w:val="19"/>
                <w:lang w:val="en-US"/>
              </w:rPr>
              <w:t>thoại</w:t>
            </w:r>
            <w:proofErr w:type="spellEnd"/>
            <w:r>
              <w:rPr>
                <w:rFonts w:ascii="Consolas" w:hAnsi="Consolas" w:cs="Consolas"/>
                <w:noProof w:val="0"/>
                <w:color w:val="FF0000"/>
                <w:kern w:val="0"/>
                <w:sz w:val="19"/>
                <w:szCs w:val="19"/>
                <w:lang w:val="en-US"/>
              </w:rPr>
              <w:t xml:space="preserve"> </w:t>
            </w:r>
            <w:proofErr w:type="spellStart"/>
            <w:r>
              <w:rPr>
                <w:rFonts w:ascii="Consolas" w:hAnsi="Consolas" w:cs="Consolas"/>
                <w:noProof w:val="0"/>
                <w:color w:val="FF0000"/>
                <w:kern w:val="0"/>
                <w:sz w:val="19"/>
                <w:szCs w:val="19"/>
                <w:lang w:val="en-US"/>
              </w:rPr>
              <w:t>hoặc</w:t>
            </w:r>
            <w:proofErr w:type="spellEnd"/>
            <w:r>
              <w:rPr>
                <w:rFonts w:ascii="Consolas" w:hAnsi="Consolas" w:cs="Consolas"/>
                <w:noProof w:val="0"/>
                <w:color w:val="FF0000"/>
                <w:kern w:val="0"/>
                <w:sz w:val="19"/>
                <w:szCs w:val="19"/>
                <w:lang w:val="en-US"/>
              </w:rPr>
              <w:t xml:space="preserve"> </w:t>
            </w:r>
            <w:proofErr w:type="spellStart"/>
            <w:r>
              <w:rPr>
                <w:rFonts w:ascii="Consolas" w:hAnsi="Consolas" w:cs="Consolas"/>
                <w:noProof w:val="0"/>
                <w:color w:val="FF0000"/>
                <w:kern w:val="0"/>
                <w:sz w:val="19"/>
                <w:szCs w:val="19"/>
                <w:lang w:val="en-US"/>
              </w:rPr>
              <w:t>địa</w:t>
            </w:r>
            <w:proofErr w:type="spellEnd"/>
            <w:r>
              <w:rPr>
                <w:rFonts w:ascii="Consolas" w:hAnsi="Consolas" w:cs="Consolas"/>
                <w:noProof w:val="0"/>
                <w:color w:val="FF0000"/>
                <w:kern w:val="0"/>
                <w:sz w:val="19"/>
                <w:szCs w:val="19"/>
                <w:lang w:val="en-US"/>
              </w:rPr>
              <w:t xml:space="preserve"> </w:t>
            </w:r>
            <w:proofErr w:type="spellStart"/>
            <w:r>
              <w:rPr>
                <w:rFonts w:ascii="Consolas" w:hAnsi="Consolas" w:cs="Consolas"/>
                <w:noProof w:val="0"/>
                <w:color w:val="FF0000"/>
                <w:kern w:val="0"/>
                <w:sz w:val="19"/>
                <w:szCs w:val="19"/>
                <w:lang w:val="en-US"/>
              </w:rPr>
              <w:t>chỉ</w:t>
            </w:r>
            <w:proofErr w:type="spellEnd"/>
            <w:r>
              <w:rPr>
                <w:rFonts w:ascii="Consolas" w:hAnsi="Consolas" w:cs="Consolas"/>
                <w:noProof w:val="0"/>
                <w:color w:val="FF0000"/>
                <w:kern w:val="0"/>
                <w:sz w:val="19"/>
                <w:szCs w:val="19"/>
                <w:lang w:val="en-US"/>
              </w:rPr>
              <w:t xml:space="preserve"> '</w:t>
            </w:r>
            <w:r>
              <w:rPr>
                <w:rFonts w:ascii="Consolas" w:hAnsi="Consolas" w:cs="Consolas"/>
                <w:noProof w:val="0"/>
                <w:color w:val="808080"/>
                <w:kern w:val="0"/>
                <w:sz w:val="19"/>
                <w:szCs w:val="19"/>
                <w:lang w:val="en-US"/>
              </w:rPr>
              <w:t>,</w:t>
            </w:r>
            <w:r>
              <w:rPr>
                <w:rFonts w:ascii="Consolas" w:hAnsi="Consolas" w:cs="Consolas"/>
                <w:noProof w:val="0"/>
                <w:color w:val="000000"/>
                <w:kern w:val="0"/>
                <w:sz w:val="19"/>
                <w:szCs w:val="19"/>
                <w:lang w:val="en-US"/>
              </w:rPr>
              <w:t xml:space="preserve"> </w:t>
            </w:r>
            <w:proofErr w:type="gramStart"/>
            <w:r>
              <w:rPr>
                <w:rFonts w:ascii="Consolas" w:hAnsi="Consolas" w:cs="Consolas"/>
                <w:noProof w:val="0"/>
                <w:color w:val="000000"/>
                <w:kern w:val="0"/>
                <w:sz w:val="19"/>
                <w:szCs w:val="19"/>
                <w:lang w:val="en-US"/>
              </w:rPr>
              <w:t>1</w:t>
            </w:r>
            <w:proofErr w:type="gramEnd"/>
          </w:p>
          <w:p w14:paraId="0B2C0592" w14:textId="77777777" w:rsidR="00472427" w:rsidRDefault="00472427" w:rsidP="004F07DC">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00"/>
                <w:kern w:val="0"/>
                <w:sz w:val="19"/>
                <w:szCs w:val="19"/>
                <w:lang w:val="en-US"/>
              </w:rPr>
              <w:tab/>
            </w:r>
            <w:r>
              <w:rPr>
                <w:rFonts w:ascii="Consolas" w:hAnsi="Consolas" w:cs="Consolas"/>
                <w:noProof w:val="0"/>
                <w:color w:val="0000FF"/>
                <w:kern w:val="0"/>
                <w:sz w:val="19"/>
                <w:szCs w:val="19"/>
                <w:lang w:val="en-US"/>
              </w:rPr>
              <w:t>ELSE</w:t>
            </w:r>
          </w:p>
          <w:p w14:paraId="32DE5BC6" w14:textId="77777777" w:rsidR="00472427" w:rsidRDefault="00472427" w:rsidP="004F07DC">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00"/>
                <w:kern w:val="0"/>
                <w:sz w:val="19"/>
                <w:szCs w:val="19"/>
                <w:lang w:val="en-US"/>
              </w:rPr>
              <w:tab/>
            </w:r>
            <w:r>
              <w:rPr>
                <w:rFonts w:ascii="Consolas" w:hAnsi="Consolas" w:cs="Consolas"/>
                <w:noProof w:val="0"/>
                <w:color w:val="000000"/>
                <w:kern w:val="0"/>
                <w:sz w:val="19"/>
                <w:szCs w:val="19"/>
                <w:lang w:val="en-US"/>
              </w:rPr>
              <w:tab/>
            </w:r>
            <w:r>
              <w:rPr>
                <w:rFonts w:ascii="Consolas" w:hAnsi="Consolas" w:cs="Consolas"/>
                <w:noProof w:val="0"/>
                <w:color w:val="FF00FF"/>
                <w:kern w:val="0"/>
                <w:sz w:val="19"/>
                <w:szCs w:val="19"/>
                <w:lang w:val="en-US"/>
              </w:rPr>
              <w:t>UPDATE</w:t>
            </w:r>
            <w:r>
              <w:rPr>
                <w:rFonts w:ascii="Consolas" w:hAnsi="Consolas" w:cs="Consolas"/>
                <w:noProof w:val="0"/>
                <w:color w:val="000000"/>
                <w:kern w:val="0"/>
                <w:sz w:val="19"/>
                <w:szCs w:val="19"/>
                <w:lang w:val="en-US"/>
              </w:rPr>
              <w:t xml:space="preserve"> Supplier</w:t>
            </w:r>
          </w:p>
          <w:p w14:paraId="17739B71" w14:textId="77777777" w:rsidR="00472427" w:rsidRDefault="00472427" w:rsidP="004F07DC">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00"/>
                <w:kern w:val="0"/>
                <w:sz w:val="19"/>
                <w:szCs w:val="19"/>
                <w:lang w:val="en-US"/>
              </w:rPr>
              <w:tab/>
            </w:r>
            <w:r>
              <w:rPr>
                <w:rFonts w:ascii="Consolas" w:hAnsi="Consolas" w:cs="Consolas"/>
                <w:noProof w:val="0"/>
                <w:color w:val="000000"/>
                <w:kern w:val="0"/>
                <w:sz w:val="19"/>
                <w:szCs w:val="19"/>
                <w:lang w:val="en-US"/>
              </w:rPr>
              <w:tab/>
            </w:r>
            <w:r>
              <w:rPr>
                <w:rFonts w:ascii="Consolas" w:hAnsi="Consolas" w:cs="Consolas"/>
                <w:noProof w:val="0"/>
                <w:color w:val="0000FF"/>
                <w:kern w:val="0"/>
                <w:sz w:val="19"/>
                <w:szCs w:val="19"/>
                <w:lang w:val="en-US"/>
              </w:rPr>
              <w:t>SET</w:t>
            </w: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name</w:t>
            </w:r>
            <w:r>
              <w:rPr>
                <w:rFonts w:ascii="Consolas" w:hAnsi="Consolas" w:cs="Consolas"/>
                <w:noProof w:val="0"/>
                <w:color w:val="000000"/>
                <w:kern w:val="0"/>
                <w:sz w:val="19"/>
                <w:szCs w:val="19"/>
                <w:lang w:val="en-US"/>
              </w:rPr>
              <w:t xml:space="preserve"> </w:t>
            </w:r>
            <w:r>
              <w:rPr>
                <w:rFonts w:ascii="Consolas" w:hAnsi="Consolas" w:cs="Consolas"/>
                <w:noProof w:val="0"/>
                <w:color w:val="808080"/>
                <w:kern w:val="0"/>
                <w:sz w:val="19"/>
                <w:szCs w:val="19"/>
                <w:lang w:val="en-US"/>
              </w:rPr>
              <w:t>=</w:t>
            </w:r>
            <w:r>
              <w:rPr>
                <w:rFonts w:ascii="Consolas" w:hAnsi="Consolas" w:cs="Consolas"/>
                <w:noProof w:val="0"/>
                <w:color w:val="000000"/>
                <w:kern w:val="0"/>
                <w:sz w:val="19"/>
                <w:szCs w:val="19"/>
                <w:lang w:val="en-US"/>
              </w:rPr>
              <w:t xml:space="preserve"> @name</w:t>
            </w:r>
            <w:r>
              <w:rPr>
                <w:rFonts w:ascii="Consolas" w:hAnsi="Consolas" w:cs="Consolas"/>
                <w:noProof w:val="0"/>
                <w:color w:val="808080"/>
                <w:kern w:val="0"/>
                <w:sz w:val="19"/>
                <w:szCs w:val="19"/>
                <w:lang w:val="en-US"/>
              </w:rPr>
              <w:t>,</w:t>
            </w: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address</w:t>
            </w:r>
            <w:r>
              <w:rPr>
                <w:rFonts w:ascii="Consolas" w:hAnsi="Consolas" w:cs="Consolas"/>
                <w:noProof w:val="0"/>
                <w:color w:val="000000"/>
                <w:kern w:val="0"/>
                <w:sz w:val="19"/>
                <w:szCs w:val="19"/>
                <w:lang w:val="en-US"/>
              </w:rPr>
              <w:t xml:space="preserve"> </w:t>
            </w:r>
            <w:r>
              <w:rPr>
                <w:rFonts w:ascii="Consolas" w:hAnsi="Consolas" w:cs="Consolas"/>
                <w:noProof w:val="0"/>
                <w:color w:val="808080"/>
                <w:kern w:val="0"/>
                <w:sz w:val="19"/>
                <w:szCs w:val="19"/>
                <w:lang w:val="en-US"/>
              </w:rPr>
              <w:t>=</w:t>
            </w:r>
            <w:r>
              <w:rPr>
                <w:rFonts w:ascii="Consolas" w:hAnsi="Consolas" w:cs="Consolas"/>
                <w:noProof w:val="0"/>
                <w:color w:val="000000"/>
                <w:kern w:val="0"/>
                <w:sz w:val="19"/>
                <w:szCs w:val="19"/>
                <w:lang w:val="en-US"/>
              </w:rPr>
              <w:t xml:space="preserve"> @address</w:t>
            </w:r>
            <w:r>
              <w:rPr>
                <w:rFonts w:ascii="Consolas" w:hAnsi="Consolas" w:cs="Consolas"/>
                <w:noProof w:val="0"/>
                <w:color w:val="808080"/>
                <w:kern w:val="0"/>
                <w:sz w:val="19"/>
                <w:szCs w:val="19"/>
                <w:lang w:val="en-US"/>
              </w:rPr>
              <w:t>,</w:t>
            </w:r>
            <w:r>
              <w:rPr>
                <w:rFonts w:ascii="Consolas" w:hAnsi="Consolas" w:cs="Consolas"/>
                <w:noProof w:val="0"/>
                <w:color w:val="000000"/>
                <w:kern w:val="0"/>
                <w:sz w:val="19"/>
                <w:szCs w:val="19"/>
                <w:lang w:val="en-US"/>
              </w:rPr>
              <w:t xml:space="preserve"> phone </w:t>
            </w:r>
            <w:r>
              <w:rPr>
                <w:rFonts w:ascii="Consolas" w:hAnsi="Consolas" w:cs="Consolas"/>
                <w:noProof w:val="0"/>
                <w:color w:val="808080"/>
                <w:kern w:val="0"/>
                <w:sz w:val="19"/>
                <w:szCs w:val="19"/>
                <w:lang w:val="en-US"/>
              </w:rPr>
              <w:t>=</w:t>
            </w:r>
            <w:r>
              <w:rPr>
                <w:rFonts w:ascii="Consolas" w:hAnsi="Consolas" w:cs="Consolas"/>
                <w:noProof w:val="0"/>
                <w:color w:val="000000"/>
                <w:kern w:val="0"/>
                <w:sz w:val="19"/>
                <w:szCs w:val="19"/>
                <w:lang w:val="en-US"/>
              </w:rPr>
              <w:t xml:space="preserve"> @phone</w:t>
            </w:r>
          </w:p>
          <w:p w14:paraId="491EEFBA" w14:textId="77777777" w:rsidR="00472427" w:rsidRDefault="00472427" w:rsidP="004F07DC">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00"/>
                <w:kern w:val="0"/>
                <w:sz w:val="19"/>
                <w:szCs w:val="19"/>
                <w:lang w:val="en-US"/>
              </w:rPr>
              <w:tab/>
            </w:r>
            <w:r>
              <w:rPr>
                <w:rFonts w:ascii="Consolas" w:hAnsi="Consolas" w:cs="Consolas"/>
                <w:noProof w:val="0"/>
                <w:color w:val="000000"/>
                <w:kern w:val="0"/>
                <w:sz w:val="19"/>
                <w:szCs w:val="19"/>
                <w:lang w:val="en-US"/>
              </w:rPr>
              <w:tab/>
            </w:r>
            <w:r>
              <w:rPr>
                <w:rFonts w:ascii="Consolas" w:hAnsi="Consolas" w:cs="Consolas"/>
                <w:noProof w:val="0"/>
                <w:color w:val="0000FF"/>
                <w:kern w:val="0"/>
                <w:sz w:val="19"/>
                <w:szCs w:val="19"/>
                <w:lang w:val="en-US"/>
              </w:rPr>
              <w:t>WHERE</w:t>
            </w:r>
            <w:r>
              <w:rPr>
                <w:rFonts w:ascii="Consolas" w:hAnsi="Consolas" w:cs="Consolas"/>
                <w:noProof w:val="0"/>
                <w:color w:val="000000"/>
                <w:kern w:val="0"/>
                <w:sz w:val="19"/>
                <w:szCs w:val="19"/>
                <w:lang w:val="en-US"/>
              </w:rPr>
              <w:t xml:space="preserve"> ID </w:t>
            </w:r>
            <w:r>
              <w:rPr>
                <w:rFonts w:ascii="Consolas" w:hAnsi="Consolas" w:cs="Consolas"/>
                <w:noProof w:val="0"/>
                <w:color w:val="808080"/>
                <w:kern w:val="0"/>
                <w:sz w:val="19"/>
                <w:szCs w:val="19"/>
                <w:lang w:val="en-US"/>
              </w:rPr>
              <w:t>=</w:t>
            </w:r>
            <w:r>
              <w:rPr>
                <w:rFonts w:ascii="Consolas" w:hAnsi="Consolas" w:cs="Consolas"/>
                <w:noProof w:val="0"/>
                <w:color w:val="000000"/>
                <w:kern w:val="0"/>
                <w:sz w:val="19"/>
                <w:szCs w:val="19"/>
                <w:lang w:val="en-US"/>
              </w:rPr>
              <w:t xml:space="preserve"> @ID</w:t>
            </w:r>
          </w:p>
          <w:p w14:paraId="42DF9CD2" w14:textId="77777777" w:rsidR="00472427" w:rsidRDefault="00472427" w:rsidP="004F07DC">
            <w:pPr>
              <w:spacing w:line="360" w:lineRule="auto"/>
              <w:rPr>
                <w:rFonts w:ascii="Times New Roman" w:hAnsi="Times New Roman" w:cs="Times New Roman"/>
                <w:sz w:val="28"/>
                <w:szCs w:val="28"/>
                <w:lang w:val="en-US"/>
              </w:rPr>
            </w:pPr>
            <w:r>
              <w:rPr>
                <w:rFonts w:ascii="Consolas" w:hAnsi="Consolas" w:cs="Consolas"/>
                <w:noProof w:val="0"/>
                <w:color w:val="0000FF"/>
                <w:kern w:val="0"/>
                <w:sz w:val="19"/>
                <w:szCs w:val="19"/>
                <w:lang w:val="en-US"/>
              </w:rPr>
              <w:t>END</w:t>
            </w:r>
          </w:p>
        </w:tc>
      </w:tr>
    </w:tbl>
    <w:p w14:paraId="0796E660" w14:textId="77777777" w:rsidR="00472427" w:rsidRPr="00472427" w:rsidRDefault="00472427" w:rsidP="00472427">
      <w:pPr>
        <w:spacing w:after="0" w:line="360" w:lineRule="auto"/>
        <w:rPr>
          <w:rFonts w:ascii="Times New Roman" w:hAnsi="Times New Roman" w:cs="Times New Roman"/>
          <w:sz w:val="28"/>
          <w:szCs w:val="28"/>
          <w:lang w:val="en-US"/>
        </w:rPr>
      </w:pPr>
    </w:p>
    <w:p w14:paraId="43109E0F" w14:textId="77777777" w:rsidR="00472427" w:rsidRPr="00472427" w:rsidRDefault="00472427" w:rsidP="00472427">
      <w:pPr>
        <w:spacing w:after="0" w:line="360" w:lineRule="auto"/>
        <w:rPr>
          <w:rFonts w:ascii="Times New Roman" w:hAnsi="Times New Roman" w:cs="Times New Roman"/>
          <w:sz w:val="28"/>
          <w:szCs w:val="28"/>
          <w:lang w:val="en-US"/>
        </w:rPr>
      </w:pPr>
    </w:p>
    <w:p w14:paraId="6F8C6D3A" w14:textId="636BC296" w:rsidR="00472427" w:rsidRPr="00472427" w:rsidRDefault="00472427" w:rsidP="00472427">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ab/>
      </w:r>
      <w:r w:rsidRPr="00472427">
        <w:rPr>
          <w:rFonts w:ascii="Times New Roman" w:hAnsi="Times New Roman" w:cs="Times New Roman"/>
          <w:sz w:val="28"/>
          <w:szCs w:val="28"/>
          <w:lang w:val="en-US"/>
        </w:rPr>
        <w:t>C# code:</w:t>
      </w:r>
    </w:p>
    <w:tbl>
      <w:tblPr>
        <w:tblStyle w:val="TableGrid"/>
        <w:tblW w:w="0" w:type="auto"/>
        <w:tblInd w:w="720" w:type="dxa"/>
        <w:tblLook w:val="04A0" w:firstRow="1" w:lastRow="0" w:firstColumn="1" w:lastColumn="0" w:noHBand="0" w:noVBand="1"/>
      </w:tblPr>
      <w:tblGrid>
        <w:gridCol w:w="8296"/>
      </w:tblGrid>
      <w:tr w:rsidR="00472427" w14:paraId="03FF60F3" w14:textId="77777777" w:rsidTr="004F07DC">
        <w:tc>
          <w:tcPr>
            <w:tcW w:w="9016" w:type="dxa"/>
          </w:tcPr>
          <w:p w14:paraId="79474AB8" w14:textId="77777777" w:rsidR="00472427" w:rsidRDefault="00472427" w:rsidP="004F07DC">
            <w:pPr>
              <w:autoSpaceDE w:val="0"/>
              <w:autoSpaceDN w:val="0"/>
              <w:adjustRightInd w:val="0"/>
              <w:rPr>
                <w:rFonts w:ascii="Cascadia Mono" w:hAnsi="Cascadia Mono" w:cs="Cascadia Mono"/>
                <w:noProof w:val="0"/>
                <w:color w:val="0000FF"/>
                <w:kern w:val="0"/>
                <w:sz w:val="19"/>
                <w:szCs w:val="19"/>
                <w:lang w:val="en-US"/>
              </w:rPr>
            </w:pPr>
            <w:r>
              <w:rPr>
                <w:rFonts w:ascii="Cascadia Mono" w:hAnsi="Cascadia Mono" w:cs="Cascadia Mono"/>
                <w:noProof w:val="0"/>
                <w:color w:val="0000FF"/>
                <w:kern w:val="0"/>
                <w:sz w:val="19"/>
                <w:szCs w:val="19"/>
                <w:lang w:val="en-US"/>
              </w:rPr>
              <w:t>try</w:t>
            </w:r>
          </w:p>
          <w:p w14:paraId="3F0A7067" w14:textId="77777777" w:rsidR="00472427" w:rsidRDefault="00472427" w:rsidP="004F07DC">
            <w:pPr>
              <w:autoSpaceDE w:val="0"/>
              <w:autoSpaceDN w:val="0"/>
              <w:adjustRightInd w:val="0"/>
              <w:rPr>
                <w:rFonts w:ascii="Cascadia Mono" w:hAnsi="Cascadia Mono" w:cs="Cascadia Mono"/>
                <w:noProof w:val="0"/>
                <w:color w:val="000000"/>
                <w:kern w:val="0"/>
                <w:sz w:val="19"/>
                <w:szCs w:val="19"/>
                <w:lang w:val="en-US"/>
              </w:rPr>
            </w:pPr>
            <w:r>
              <w:rPr>
                <w:rFonts w:ascii="Cascadia Mono" w:hAnsi="Cascadia Mono" w:cs="Cascadia Mono"/>
                <w:noProof w:val="0"/>
                <w:color w:val="000000"/>
                <w:kern w:val="0"/>
                <w:sz w:val="19"/>
                <w:szCs w:val="19"/>
                <w:lang w:val="en-US"/>
              </w:rPr>
              <w:t xml:space="preserve"> {</w:t>
            </w:r>
          </w:p>
          <w:p w14:paraId="0E86E721" w14:textId="77777777" w:rsidR="00472427" w:rsidRDefault="00472427" w:rsidP="004F07DC">
            <w:pPr>
              <w:autoSpaceDE w:val="0"/>
              <w:autoSpaceDN w:val="0"/>
              <w:adjustRightInd w:val="0"/>
              <w:rPr>
                <w:rFonts w:ascii="Cascadia Mono" w:hAnsi="Cascadia Mono" w:cs="Cascadia Mono"/>
                <w:noProof w:val="0"/>
                <w:color w:val="008000"/>
                <w:kern w:val="0"/>
                <w:sz w:val="19"/>
                <w:szCs w:val="19"/>
                <w:lang w:val="en-US"/>
              </w:rPr>
            </w:pPr>
            <w:r>
              <w:rPr>
                <w:rFonts w:ascii="Cascadia Mono" w:hAnsi="Cascadia Mono" w:cs="Cascadia Mono"/>
                <w:noProof w:val="0"/>
                <w:color w:val="000000"/>
                <w:kern w:val="0"/>
                <w:sz w:val="19"/>
                <w:szCs w:val="19"/>
                <w:lang w:val="en-US"/>
              </w:rPr>
              <w:t xml:space="preserve">     </w:t>
            </w:r>
            <w:r>
              <w:rPr>
                <w:rFonts w:ascii="Cascadia Mono" w:hAnsi="Cascadia Mono" w:cs="Cascadia Mono"/>
                <w:noProof w:val="0"/>
                <w:color w:val="008000"/>
                <w:kern w:val="0"/>
                <w:sz w:val="19"/>
                <w:szCs w:val="19"/>
                <w:lang w:val="en-US"/>
              </w:rPr>
              <w:t>// Edit product</w:t>
            </w:r>
          </w:p>
          <w:p w14:paraId="685D89F1" w14:textId="2B019E07" w:rsidR="00472427" w:rsidRDefault="00472427" w:rsidP="004F07DC">
            <w:pPr>
              <w:autoSpaceDE w:val="0"/>
              <w:autoSpaceDN w:val="0"/>
              <w:adjustRightInd w:val="0"/>
              <w:rPr>
                <w:rFonts w:ascii="Cascadia Mono" w:hAnsi="Cascadia Mono" w:cs="Cascadia Mono"/>
                <w:noProof w:val="0"/>
                <w:color w:val="A31515"/>
                <w:kern w:val="0"/>
                <w:sz w:val="19"/>
                <w:szCs w:val="19"/>
                <w:lang w:val="en-US"/>
              </w:rPr>
            </w:pPr>
            <w:r>
              <w:rPr>
                <w:rFonts w:ascii="Cascadia Mono" w:hAnsi="Cascadia Mono" w:cs="Cascadia Mono"/>
                <w:noProof w:val="0"/>
                <w:color w:val="000000"/>
                <w:kern w:val="0"/>
                <w:sz w:val="19"/>
                <w:szCs w:val="19"/>
                <w:lang w:val="en-US"/>
              </w:rPr>
              <w:t xml:space="preserve">     </w:t>
            </w:r>
            <w:proofErr w:type="spellStart"/>
            <w:proofErr w:type="gramStart"/>
            <w:r>
              <w:rPr>
                <w:rFonts w:ascii="Cascadia Mono" w:hAnsi="Cascadia Mono" w:cs="Cascadia Mono"/>
                <w:noProof w:val="0"/>
                <w:color w:val="000000"/>
                <w:kern w:val="0"/>
                <w:sz w:val="19"/>
                <w:szCs w:val="19"/>
                <w:lang w:val="en-US"/>
              </w:rPr>
              <w:t>DataProvider.Instance.ExecuteNonQuery</w:t>
            </w:r>
            <w:proofErr w:type="spellEnd"/>
            <w:proofErr w:type="gramEnd"/>
            <w:r>
              <w:rPr>
                <w:rFonts w:ascii="Cascadia Mono" w:hAnsi="Cascadia Mono" w:cs="Cascadia Mono"/>
                <w:noProof w:val="0"/>
                <w:color w:val="000000"/>
                <w:kern w:val="0"/>
                <w:sz w:val="19"/>
                <w:szCs w:val="19"/>
                <w:lang w:val="en-US"/>
              </w:rPr>
              <w:t>(</w:t>
            </w:r>
            <w:r>
              <w:rPr>
                <w:rFonts w:ascii="Cascadia Mono" w:hAnsi="Cascadia Mono" w:cs="Cascadia Mono"/>
                <w:noProof w:val="0"/>
                <w:color w:val="A31515"/>
                <w:kern w:val="0"/>
                <w:sz w:val="19"/>
                <w:szCs w:val="19"/>
                <w:lang w:val="en-US"/>
              </w:rPr>
              <w:t xml:space="preserve">“EXEC </w:t>
            </w:r>
            <w:proofErr w:type="spellStart"/>
            <w:r>
              <w:rPr>
                <w:rFonts w:ascii="Cascadia Mono" w:hAnsi="Cascadia Mono" w:cs="Cascadia Mono"/>
                <w:noProof w:val="0"/>
                <w:color w:val="A31515"/>
                <w:kern w:val="0"/>
                <w:sz w:val="19"/>
                <w:szCs w:val="19"/>
                <w:lang w:val="en-US"/>
              </w:rPr>
              <w:t>UpdateSupplier</w:t>
            </w:r>
            <w:proofErr w:type="spellEnd"/>
            <w:r>
              <w:rPr>
                <w:rFonts w:ascii="Cascadia Mono" w:hAnsi="Cascadia Mono" w:cs="Cascadia Mono"/>
                <w:noProof w:val="0"/>
                <w:color w:val="A31515"/>
                <w:kern w:val="0"/>
                <w:sz w:val="19"/>
                <w:szCs w:val="19"/>
                <w:lang w:val="en-US"/>
              </w:rPr>
              <w:t xml:space="preserve"> @ID , @name , @phone , @address”</w:t>
            </w:r>
          </w:p>
          <w:p w14:paraId="6781E227" w14:textId="77777777" w:rsidR="00472427" w:rsidRDefault="00472427" w:rsidP="004F07DC">
            <w:pPr>
              <w:autoSpaceDE w:val="0"/>
              <w:autoSpaceDN w:val="0"/>
              <w:adjustRightInd w:val="0"/>
              <w:rPr>
                <w:rFonts w:ascii="Cascadia Mono" w:hAnsi="Cascadia Mono" w:cs="Cascadia Mono"/>
                <w:noProof w:val="0"/>
                <w:color w:val="000000"/>
                <w:kern w:val="0"/>
                <w:sz w:val="19"/>
                <w:szCs w:val="19"/>
                <w:lang w:val="en-US"/>
              </w:rPr>
            </w:pPr>
            <w:r>
              <w:rPr>
                <w:rFonts w:ascii="Cascadia Mono" w:hAnsi="Cascadia Mono" w:cs="Cascadia Mono"/>
                <w:noProof w:val="0"/>
                <w:color w:val="000000"/>
                <w:kern w:val="0"/>
                <w:sz w:val="19"/>
                <w:szCs w:val="19"/>
                <w:lang w:val="en-US"/>
              </w:rPr>
              <w:t xml:space="preserve">                                           , </w:t>
            </w:r>
            <w:r>
              <w:rPr>
                <w:rFonts w:ascii="Cascadia Mono" w:hAnsi="Cascadia Mono" w:cs="Cascadia Mono"/>
                <w:noProof w:val="0"/>
                <w:color w:val="0000FF"/>
                <w:kern w:val="0"/>
                <w:sz w:val="19"/>
                <w:szCs w:val="19"/>
                <w:lang w:val="en-US"/>
              </w:rPr>
              <w:t>new</w:t>
            </w:r>
            <w:r>
              <w:rPr>
                <w:rFonts w:ascii="Cascadia Mono" w:hAnsi="Cascadia Mono" w:cs="Cascadia Mono"/>
                <w:noProof w:val="0"/>
                <w:color w:val="000000"/>
                <w:kern w:val="0"/>
                <w:sz w:val="19"/>
                <w:szCs w:val="19"/>
                <w:lang w:val="en-US"/>
              </w:rPr>
              <w:t xml:space="preserve"> </w:t>
            </w:r>
            <w:proofErr w:type="gramStart"/>
            <w:r>
              <w:rPr>
                <w:rFonts w:ascii="Cascadia Mono" w:hAnsi="Cascadia Mono" w:cs="Cascadia Mono"/>
                <w:noProof w:val="0"/>
                <w:color w:val="0000FF"/>
                <w:kern w:val="0"/>
                <w:sz w:val="19"/>
                <w:szCs w:val="19"/>
                <w:lang w:val="en-US"/>
              </w:rPr>
              <w:t>object</w:t>
            </w:r>
            <w:r>
              <w:rPr>
                <w:rFonts w:ascii="Cascadia Mono" w:hAnsi="Cascadia Mono" w:cs="Cascadia Mono"/>
                <w:noProof w:val="0"/>
                <w:color w:val="000000"/>
                <w:kern w:val="0"/>
                <w:sz w:val="19"/>
                <w:szCs w:val="19"/>
                <w:lang w:val="en-US"/>
              </w:rPr>
              <w:t>[</w:t>
            </w:r>
            <w:proofErr w:type="gramEnd"/>
            <w:r>
              <w:rPr>
                <w:rFonts w:ascii="Cascadia Mono" w:hAnsi="Cascadia Mono" w:cs="Cascadia Mono"/>
                <w:noProof w:val="0"/>
                <w:color w:val="000000"/>
                <w:kern w:val="0"/>
                <w:sz w:val="19"/>
                <w:szCs w:val="19"/>
                <w:lang w:val="en-US"/>
              </w:rPr>
              <w:t xml:space="preserve">] { </w:t>
            </w:r>
            <w:proofErr w:type="spellStart"/>
            <w:r>
              <w:rPr>
                <w:rFonts w:ascii="Cascadia Mono" w:hAnsi="Cascadia Mono" w:cs="Cascadia Mono"/>
                <w:noProof w:val="0"/>
                <w:color w:val="000000"/>
                <w:kern w:val="0"/>
                <w:sz w:val="19"/>
                <w:szCs w:val="19"/>
                <w:lang w:val="en-US"/>
              </w:rPr>
              <w:t>IDSupplier</w:t>
            </w:r>
            <w:proofErr w:type="spellEnd"/>
            <w:r>
              <w:rPr>
                <w:rFonts w:ascii="Cascadia Mono" w:hAnsi="Cascadia Mono" w:cs="Cascadia Mono"/>
                <w:noProof w:val="0"/>
                <w:color w:val="000000"/>
                <w:kern w:val="0"/>
                <w:sz w:val="19"/>
                <w:szCs w:val="19"/>
                <w:lang w:val="en-US"/>
              </w:rPr>
              <w:t xml:space="preserve">, </w:t>
            </w:r>
            <w:proofErr w:type="spellStart"/>
            <w:r>
              <w:rPr>
                <w:rFonts w:ascii="Cascadia Mono" w:hAnsi="Cascadia Mono" w:cs="Cascadia Mono"/>
                <w:noProof w:val="0"/>
                <w:color w:val="000000"/>
                <w:kern w:val="0"/>
                <w:sz w:val="19"/>
                <w:szCs w:val="19"/>
                <w:lang w:val="en-US"/>
              </w:rPr>
              <w:t>tbxNameSupplier.Text</w:t>
            </w:r>
            <w:proofErr w:type="spellEnd"/>
            <w:r>
              <w:rPr>
                <w:rFonts w:ascii="Cascadia Mono" w:hAnsi="Cascadia Mono" w:cs="Cascadia Mono"/>
                <w:noProof w:val="0"/>
                <w:color w:val="000000"/>
                <w:kern w:val="0"/>
                <w:sz w:val="19"/>
                <w:szCs w:val="19"/>
                <w:lang w:val="en-US"/>
              </w:rPr>
              <w:t xml:space="preserve">, </w:t>
            </w:r>
            <w:proofErr w:type="spellStart"/>
            <w:r>
              <w:rPr>
                <w:rFonts w:ascii="Cascadia Mono" w:hAnsi="Cascadia Mono" w:cs="Cascadia Mono"/>
                <w:noProof w:val="0"/>
                <w:color w:val="000000"/>
                <w:kern w:val="0"/>
                <w:sz w:val="19"/>
                <w:szCs w:val="19"/>
                <w:lang w:val="en-US"/>
              </w:rPr>
              <w:t>tbxPhoneSupplier.Text</w:t>
            </w:r>
            <w:proofErr w:type="spellEnd"/>
            <w:r>
              <w:rPr>
                <w:rFonts w:ascii="Cascadia Mono" w:hAnsi="Cascadia Mono" w:cs="Cascadia Mono"/>
                <w:noProof w:val="0"/>
                <w:color w:val="000000"/>
                <w:kern w:val="0"/>
                <w:sz w:val="19"/>
                <w:szCs w:val="19"/>
                <w:lang w:val="en-US"/>
              </w:rPr>
              <w:t xml:space="preserve">, </w:t>
            </w:r>
            <w:proofErr w:type="spellStart"/>
            <w:r>
              <w:rPr>
                <w:rFonts w:ascii="Cascadia Mono" w:hAnsi="Cascadia Mono" w:cs="Cascadia Mono"/>
                <w:noProof w:val="0"/>
                <w:color w:val="000000"/>
                <w:kern w:val="0"/>
                <w:sz w:val="19"/>
                <w:szCs w:val="19"/>
                <w:lang w:val="en-US"/>
              </w:rPr>
              <w:t>tbxAddressSupplier.Text</w:t>
            </w:r>
            <w:proofErr w:type="spellEnd"/>
            <w:r>
              <w:rPr>
                <w:rFonts w:ascii="Cascadia Mono" w:hAnsi="Cascadia Mono" w:cs="Cascadia Mono"/>
                <w:noProof w:val="0"/>
                <w:color w:val="000000"/>
                <w:kern w:val="0"/>
                <w:sz w:val="19"/>
                <w:szCs w:val="19"/>
                <w:lang w:val="en-US"/>
              </w:rPr>
              <w:t xml:space="preserve"> });</w:t>
            </w:r>
          </w:p>
          <w:p w14:paraId="7CCDD8D1" w14:textId="71FA4128" w:rsidR="00472427" w:rsidRDefault="00472427" w:rsidP="004F07DC">
            <w:pPr>
              <w:autoSpaceDE w:val="0"/>
              <w:autoSpaceDN w:val="0"/>
              <w:adjustRightInd w:val="0"/>
              <w:rPr>
                <w:rFonts w:ascii="Cascadia Mono" w:hAnsi="Cascadia Mono" w:cs="Cascadia Mono"/>
                <w:noProof w:val="0"/>
                <w:color w:val="000000"/>
                <w:kern w:val="0"/>
                <w:sz w:val="19"/>
                <w:szCs w:val="19"/>
                <w:lang w:val="en-US"/>
              </w:rPr>
            </w:pPr>
            <w:r>
              <w:rPr>
                <w:rFonts w:ascii="Cascadia Mono" w:hAnsi="Cascadia Mono" w:cs="Cascadia Mono"/>
                <w:noProof w:val="0"/>
                <w:color w:val="000000"/>
                <w:kern w:val="0"/>
                <w:sz w:val="19"/>
                <w:szCs w:val="19"/>
                <w:lang w:val="en-US"/>
              </w:rPr>
              <w:t xml:space="preserve">     </w:t>
            </w:r>
            <w:proofErr w:type="spellStart"/>
            <w:r>
              <w:rPr>
                <w:rFonts w:ascii="Cascadia Mono" w:hAnsi="Cascadia Mono" w:cs="Cascadia Mono"/>
                <w:noProof w:val="0"/>
                <w:color w:val="000000"/>
                <w:kern w:val="0"/>
                <w:sz w:val="19"/>
                <w:szCs w:val="19"/>
                <w:lang w:val="en-US"/>
              </w:rPr>
              <w:t>MessageBox.Show</w:t>
            </w:r>
            <w:proofErr w:type="spellEnd"/>
            <w:r>
              <w:rPr>
                <w:rFonts w:ascii="Cascadia Mono" w:hAnsi="Cascadia Mono" w:cs="Cascadia Mono"/>
                <w:noProof w:val="0"/>
                <w:color w:val="000000"/>
                <w:kern w:val="0"/>
                <w:sz w:val="19"/>
                <w:szCs w:val="19"/>
                <w:lang w:val="en-US"/>
              </w:rPr>
              <w:t>(</w:t>
            </w:r>
            <w:r>
              <w:rPr>
                <w:rFonts w:ascii="Cascadia Mono" w:hAnsi="Cascadia Mono" w:cs="Cascadia Mono"/>
                <w:noProof w:val="0"/>
                <w:color w:val="A31515"/>
                <w:kern w:val="0"/>
                <w:sz w:val="19"/>
                <w:szCs w:val="19"/>
                <w:lang w:val="en-US"/>
              </w:rPr>
              <w:t>“</w:t>
            </w:r>
            <w:proofErr w:type="spellStart"/>
            <w:r>
              <w:rPr>
                <w:rFonts w:ascii="Cascadia Mono" w:hAnsi="Cascadia Mono" w:cs="Cascadia Mono"/>
                <w:noProof w:val="0"/>
                <w:color w:val="A31515"/>
                <w:kern w:val="0"/>
                <w:sz w:val="19"/>
                <w:szCs w:val="19"/>
                <w:lang w:val="en-US"/>
              </w:rPr>
              <w:t>Sửa</w:t>
            </w:r>
            <w:proofErr w:type="spellEnd"/>
            <w:r>
              <w:rPr>
                <w:rFonts w:ascii="Cascadia Mono" w:hAnsi="Cascadia Mono" w:cs="Cascadia Mono"/>
                <w:noProof w:val="0"/>
                <w:color w:val="A31515"/>
                <w:kern w:val="0"/>
                <w:sz w:val="19"/>
                <w:szCs w:val="19"/>
                <w:lang w:val="en-US"/>
              </w:rPr>
              <w:t xml:space="preserve"> </w:t>
            </w:r>
            <w:proofErr w:type="spellStart"/>
            <w:r>
              <w:rPr>
                <w:rFonts w:ascii="Cascadia Mono" w:hAnsi="Cascadia Mono" w:cs="Cascadia Mono"/>
                <w:noProof w:val="0"/>
                <w:color w:val="A31515"/>
                <w:kern w:val="0"/>
                <w:sz w:val="19"/>
                <w:szCs w:val="19"/>
                <w:lang w:val="en-US"/>
              </w:rPr>
              <w:t>thông</w:t>
            </w:r>
            <w:proofErr w:type="spellEnd"/>
            <w:r>
              <w:rPr>
                <w:rFonts w:ascii="Cascadia Mono" w:hAnsi="Cascadia Mono" w:cs="Cascadia Mono"/>
                <w:noProof w:val="0"/>
                <w:color w:val="A31515"/>
                <w:kern w:val="0"/>
                <w:sz w:val="19"/>
                <w:szCs w:val="19"/>
                <w:lang w:val="en-US"/>
              </w:rPr>
              <w:t xml:space="preserve"> tin </w:t>
            </w:r>
            <w:proofErr w:type="spellStart"/>
            <w:r>
              <w:rPr>
                <w:rFonts w:ascii="Cascadia Mono" w:hAnsi="Cascadia Mono" w:cs="Cascadia Mono"/>
                <w:noProof w:val="0"/>
                <w:color w:val="A31515"/>
                <w:kern w:val="0"/>
                <w:sz w:val="19"/>
                <w:szCs w:val="19"/>
                <w:lang w:val="en-US"/>
              </w:rPr>
              <w:t>nhà</w:t>
            </w:r>
            <w:proofErr w:type="spellEnd"/>
            <w:r>
              <w:rPr>
                <w:rFonts w:ascii="Cascadia Mono" w:hAnsi="Cascadia Mono" w:cs="Cascadia Mono"/>
                <w:noProof w:val="0"/>
                <w:color w:val="A31515"/>
                <w:kern w:val="0"/>
                <w:sz w:val="19"/>
                <w:szCs w:val="19"/>
                <w:lang w:val="en-US"/>
              </w:rPr>
              <w:t xml:space="preserve"> </w:t>
            </w:r>
            <w:proofErr w:type="spellStart"/>
            <w:r>
              <w:rPr>
                <w:rFonts w:ascii="Cascadia Mono" w:hAnsi="Cascadia Mono" w:cs="Cascadia Mono"/>
                <w:noProof w:val="0"/>
                <w:color w:val="A31515"/>
                <w:kern w:val="0"/>
                <w:sz w:val="19"/>
                <w:szCs w:val="19"/>
                <w:lang w:val="en-US"/>
              </w:rPr>
              <w:t>cung</w:t>
            </w:r>
            <w:proofErr w:type="spellEnd"/>
            <w:r>
              <w:rPr>
                <w:rFonts w:ascii="Cascadia Mono" w:hAnsi="Cascadia Mono" w:cs="Cascadia Mono"/>
                <w:noProof w:val="0"/>
                <w:color w:val="A31515"/>
                <w:kern w:val="0"/>
                <w:sz w:val="19"/>
                <w:szCs w:val="19"/>
                <w:lang w:val="en-US"/>
              </w:rPr>
              <w:t xml:space="preserve"> </w:t>
            </w:r>
            <w:proofErr w:type="spellStart"/>
            <w:r>
              <w:rPr>
                <w:rFonts w:ascii="Cascadia Mono" w:hAnsi="Cascadia Mono" w:cs="Cascadia Mono"/>
                <w:noProof w:val="0"/>
                <w:color w:val="A31515"/>
                <w:kern w:val="0"/>
                <w:sz w:val="19"/>
                <w:szCs w:val="19"/>
                <w:lang w:val="en-US"/>
              </w:rPr>
              <w:t>cấp</w:t>
            </w:r>
            <w:proofErr w:type="spellEnd"/>
            <w:r>
              <w:rPr>
                <w:rFonts w:ascii="Cascadia Mono" w:hAnsi="Cascadia Mono" w:cs="Cascadia Mono"/>
                <w:noProof w:val="0"/>
                <w:color w:val="A31515"/>
                <w:kern w:val="0"/>
                <w:sz w:val="19"/>
                <w:szCs w:val="19"/>
                <w:lang w:val="en-US"/>
              </w:rPr>
              <w:t xml:space="preserve"> </w:t>
            </w:r>
            <w:proofErr w:type="spellStart"/>
            <w:r>
              <w:rPr>
                <w:rFonts w:ascii="Cascadia Mono" w:hAnsi="Cascadia Mono" w:cs="Cascadia Mono"/>
                <w:noProof w:val="0"/>
                <w:color w:val="A31515"/>
                <w:kern w:val="0"/>
                <w:sz w:val="19"/>
                <w:szCs w:val="19"/>
                <w:lang w:val="en-US"/>
              </w:rPr>
              <w:t>thành</w:t>
            </w:r>
            <w:proofErr w:type="spellEnd"/>
            <w:r>
              <w:rPr>
                <w:rFonts w:ascii="Cascadia Mono" w:hAnsi="Cascadia Mono" w:cs="Cascadia Mono"/>
                <w:noProof w:val="0"/>
                <w:color w:val="A31515"/>
                <w:kern w:val="0"/>
                <w:sz w:val="19"/>
                <w:szCs w:val="19"/>
                <w:lang w:val="en-US"/>
              </w:rPr>
              <w:t xml:space="preserve"> </w:t>
            </w:r>
            <w:proofErr w:type="spellStart"/>
            <w:r>
              <w:rPr>
                <w:rFonts w:ascii="Cascadia Mono" w:hAnsi="Cascadia Mono" w:cs="Cascadia Mono"/>
                <w:noProof w:val="0"/>
                <w:color w:val="A31515"/>
                <w:kern w:val="0"/>
                <w:sz w:val="19"/>
                <w:szCs w:val="19"/>
                <w:lang w:val="en-US"/>
              </w:rPr>
              <w:t>công</w:t>
            </w:r>
            <w:proofErr w:type="spellEnd"/>
            <w:r>
              <w:rPr>
                <w:rFonts w:ascii="Cascadia Mono" w:hAnsi="Cascadia Mono" w:cs="Cascadia Mono"/>
                <w:noProof w:val="0"/>
                <w:color w:val="A31515"/>
                <w:kern w:val="0"/>
                <w:sz w:val="19"/>
                <w:szCs w:val="19"/>
                <w:lang w:val="en-US"/>
              </w:rPr>
              <w:t>”</w:t>
            </w:r>
            <w:r>
              <w:rPr>
                <w:rFonts w:ascii="Cascadia Mono" w:hAnsi="Cascadia Mono" w:cs="Cascadia Mono"/>
                <w:noProof w:val="0"/>
                <w:color w:val="000000"/>
                <w:kern w:val="0"/>
                <w:sz w:val="19"/>
                <w:szCs w:val="19"/>
                <w:lang w:val="en-US"/>
              </w:rPr>
              <w:t xml:space="preserve">, </w:t>
            </w:r>
            <w:r>
              <w:rPr>
                <w:rFonts w:ascii="Cascadia Mono" w:hAnsi="Cascadia Mono" w:cs="Cascadia Mono"/>
                <w:noProof w:val="0"/>
                <w:color w:val="A31515"/>
                <w:kern w:val="0"/>
                <w:sz w:val="19"/>
                <w:szCs w:val="19"/>
                <w:lang w:val="en-US"/>
              </w:rPr>
              <w:t xml:space="preserve">“Thông </w:t>
            </w:r>
            <w:proofErr w:type="spellStart"/>
            <w:r>
              <w:rPr>
                <w:rFonts w:ascii="Cascadia Mono" w:hAnsi="Cascadia Mono" w:cs="Cascadia Mono"/>
                <w:noProof w:val="0"/>
                <w:color w:val="A31515"/>
                <w:kern w:val="0"/>
                <w:sz w:val="19"/>
                <w:szCs w:val="19"/>
                <w:lang w:val="en-US"/>
              </w:rPr>
              <w:t>báo</w:t>
            </w:r>
            <w:proofErr w:type="spellEnd"/>
            <w:r>
              <w:rPr>
                <w:rFonts w:ascii="Cascadia Mono" w:hAnsi="Cascadia Mono" w:cs="Cascadia Mono"/>
                <w:noProof w:val="0"/>
                <w:color w:val="A31515"/>
                <w:kern w:val="0"/>
                <w:sz w:val="19"/>
                <w:szCs w:val="19"/>
                <w:lang w:val="en-US"/>
              </w:rPr>
              <w:t>”</w:t>
            </w:r>
            <w:r>
              <w:rPr>
                <w:rFonts w:ascii="Cascadia Mono" w:hAnsi="Cascadia Mono" w:cs="Cascadia Mono"/>
                <w:noProof w:val="0"/>
                <w:color w:val="000000"/>
                <w:kern w:val="0"/>
                <w:sz w:val="19"/>
                <w:szCs w:val="19"/>
                <w:lang w:val="en-US"/>
              </w:rPr>
              <w:t xml:space="preserve">, </w:t>
            </w:r>
            <w:proofErr w:type="spellStart"/>
            <w:r>
              <w:rPr>
                <w:rFonts w:ascii="Cascadia Mono" w:hAnsi="Cascadia Mono" w:cs="Cascadia Mono"/>
                <w:noProof w:val="0"/>
                <w:color w:val="000000"/>
                <w:kern w:val="0"/>
                <w:sz w:val="19"/>
                <w:szCs w:val="19"/>
                <w:lang w:val="en-US"/>
              </w:rPr>
              <w:t>MessageBoxButtons.OK</w:t>
            </w:r>
            <w:proofErr w:type="spellEnd"/>
            <w:r>
              <w:rPr>
                <w:rFonts w:ascii="Cascadia Mono" w:hAnsi="Cascadia Mono" w:cs="Cascadia Mono"/>
                <w:noProof w:val="0"/>
                <w:color w:val="000000"/>
                <w:kern w:val="0"/>
                <w:sz w:val="19"/>
                <w:szCs w:val="19"/>
                <w:lang w:val="en-US"/>
              </w:rPr>
              <w:t xml:space="preserve">, </w:t>
            </w:r>
            <w:proofErr w:type="spellStart"/>
            <w:r>
              <w:rPr>
                <w:rFonts w:ascii="Cascadia Mono" w:hAnsi="Cascadia Mono" w:cs="Cascadia Mono"/>
                <w:noProof w:val="0"/>
                <w:color w:val="000000"/>
                <w:kern w:val="0"/>
                <w:sz w:val="19"/>
                <w:szCs w:val="19"/>
                <w:lang w:val="en-US"/>
              </w:rPr>
              <w:t>MessageBoxIcon.Information</w:t>
            </w:r>
            <w:proofErr w:type="spellEnd"/>
            <w:proofErr w:type="gramStart"/>
            <w:r>
              <w:rPr>
                <w:rFonts w:ascii="Cascadia Mono" w:hAnsi="Cascadia Mono" w:cs="Cascadia Mono"/>
                <w:noProof w:val="0"/>
                <w:color w:val="000000"/>
                <w:kern w:val="0"/>
                <w:sz w:val="19"/>
                <w:szCs w:val="19"/>
                <w:lang w:val="en-US"/>
              </w:rPr>
              <w:t>);</w:t>
            </w:r>
            <w:proofErr w:type="gramEnd"/>
          </w:p>
          <w:p w14:paraId="0003C44A" w14:textId="77777777" w:rsidR="00472427" w:rsidRDefault="00472427" w:rsidP="004F07DC">
            <w:pPr>
              <w:autoSpaceDE w:val="0"/>
              <w:autoSpaceDN w:val="0"/>
              <w:adjustRightInd w:val="0"/>
              <w:rPr>
                <w:rFonts w:ascii="Cascadia Mono" w:hAnsi="Cascadia Mono" w:cs="Cascadia Mono"/>
                <w:noProof w:val="0"/>
                <w:color w:val="000000"/>
                <w:kern w:val="0"/>
                <w:sz w:val="19"/>
                <w:szCs w:val="19"/>
                <w:lang w:val="en-US"/>
              </w:rPr>
            </w:pPr>
            <w:r>
              <w:rPr>
                <w:rFonts w:ascii="Cascadia Mono" w:hAnsi="Cascadia Mono" w:cs="Cascadia Mono"/>
                <w:noProof w:val="0"/>
                <w:color w:val="000000"/>
                <w:kern w:val="0"/>
                <w:sz w:val="19"/>
                <w:szCs w:val="19"/>
                <w:lang w:val="en-US"/>
              </w:rPr>
              <w:t xml:space="preserve">     </w:t>
            </w:r>
            <w:proofErr w:type="spellStart"/>
            <w:proofErr w:type="gramStart"/>
            <w:r>
              <w:rPr>
                <w:rFonts w:ascii="Cascadia Mono" w:hAnsi="Cascadia Mono" w:cs="Cascadia Mono"/>
                <w:noProof w:val="0"/>
                <w:color w:val="000000"/>
                <w:kern w:val="0"/>
                <w:sz w:val="19"/>
                <w:szCs w:val="19"/>
                <w:lang w:val="en-US"/>
              </w:rPr>
              <w:t>LoadData</w:t>
            </w:r>
            <w:proofErr w:type="spellEnd"/>
            <w:r>
              <w:rPr>
                <w:rFonts w:ascii="Cascadia Mono" w:hAnsi="Cascadia Mono" w:cs="Cascadia Mono"/>
                <w:noProof w:val="0"/>
                <w:color w:val="000000"/>
                <w:kern w:val="0"/>
                <w:sz w:val="19"/>
                <w:szCs w:val="19"/>
                <w:lang w:val="en-US"/>
              </w:rPr>
              <w:t>(</w:t>
            </w:r>
            <w:proofErr w:type="gramEnd"/>
            <w:r>
              <w:rPr>
                <w:rFonts w:ascii="Cascadia Mono" w:hAnsi="Cascadia Mono" w:cs="Cascadia Mono"/>
                <w:noProof w:val="0"/>
                <w:color w:val="000000"/>
                <w:kern w:val="0"/>
                <w:sz w:val="19"/>
                <w:szCs w:val="19"/>
                <w:lang w:val="en-US"/>
              </w:rPr>
              <w:t>);</w:t>
            </w:r>
          </w:p>
          <w:p w14:paraId="2B8DEFD3" w14:textId="77777777" w:rsidR="00472427" w:rsidRDefault="00472427" w:rsidP="004F07DC">
            <w:pPr>
              <w:autoSpaceDE w:val="0"/>
              <w:autoSpaceDN w:val="0"/>
              <w:adjustRightInd w:val="0"/>
              <w:rPr>
                <w:rFonts w:ascii="Cascadia Mono" w:hAnsi="Cascadia Mono" w:cs="Cascadia Mono"/>
                <w:noProof w:val="0"/>
                <w:color w:val="000000"/>
                <w:kern w:val="0"/>
                <w:sz w:val="19"/>
                <w:szCs w:val="19"/>
                <w:lang w:val="en-US"/>
              </w:rPr>
            </w:pPr>
          </w:p>
          <w:p w14:paraId="7F363A2E" w14:textId="77777777" w:rsidR="00472427" w:rsidRDefault="00472427" w:rsidP="004F07DC">
            <w:pPr>
              <w:autoSpaceDE w:val="0"/>
              <w:autoSpaceDN w:val="0"/>
              <w:adjustRightInd w:val="0"/>
              <w:rPr>
                <w:rFonts w:ascii="Cascadia Mono" w:hAnsi="Cascadia Mono" w:cs="Cascadia Mono"/>
                <w:noProof w:val="0"/>
                <w:color w:val="000000"/>
                <w:kern w:val="0"/>
                <w:sz w:val="19"/>
                <w:szCs w:val="19"/>
                <w:lang w:val="en-US"/>
              </w:rPr>
            </w:pPr>
            <w:r>
              <w:rPr>
                <w:rFonts w:ascii="Cascadia Mono" w:hAnsi="Cascadia Mono" w:cs="Cascadia Mono"/>
                <w:noProof w:val="0"/>
                <w:color w:val="000000"/>
                <w:kern w:val="0"/>
                <w:sz w:val="19"/>
                <w:szCs w:val="19"/>
                <w:lang w:val="en-US"/>
              </w:rPr>
              <w:t xml:space="preserve"> }</w:t>
            </w:r>
          </w:p>
          <w:p w14:paraId="5E62FE24" w14:textId="77777777" w:rsidR="00472427" w:rsidRDefault="00472427" w:rsidP="004F07DC">
            <w:pPr>
              <w:autoSpaceDE w:val="0"/>
              <w:autoSpaceDN w:val="0"/>
              <w:adjustRightInd w:val="0"/>
              <w:rPr>
                <w:rFonts w:ascii="Cascadia Mono" w:hAnsi="Cascadia Mono" w:cs="Cascadia Mono"/>
                <w:noProof w:val="0"/>
                <w:color w:val="000000"/>
                <w:kern w:val="0"/>
                <w:sz w:val="19"/>
                <w:szCs w:val="19"/>
                <w:lang w:val="en-US"/>
              </w:rPr>
            </w:pPr>
            <w:r>
              <w:rPr>
                <w:rFonts w:ascii="Cascadia Mono" w:hAnsi="Cascadia Mono" w:cs="Cascadia Mono"/>
                <w:noProof w:val="0"/>
                <w:color w:val="000000"/>
                <w:kern w:val="0"/>
                <w:sz w:val="19"/>
                <w:szCs w:val="19"/>
                <w:lang w:val="en-US"/>
              </w:rPr>
              <w:t xml:space="preserve"> </w:t>
            </w:r>
            <w:r>
              <w:rPr>
                <w:rFonts w:ascii="Cascadia Mono" w:hAnsi="Cascadia Mono" w:cs="Cascadia Mono"/>
                <w:noProof w:val="0"/>
                <w:color w:val="0000FF"/>
                <w:kern w:val="0"/>
                <w:sz w:val="19"/>
                <w:szCs w:val="19"/>
                <w:lang w:val="en-US"/>
              </w:rPr>
              <w:t>catch</w:t>
            </w:r>
            <w:r>
              <w:rPr>
                <w:rFonts w:ascii="Cascadia Mono" w:hAnsi="Cascadia Mono" w:cs="Cascadia Mono"/>
                <w:noProof w:val="0"/>
                <w:color w:val="000000"/>
                <w:kern w:val="0"/>
                <w:sz w:val="19"/>
                <w:szCs w:val="19"/>
                <w:lang w:val="en-US"/>
              </w:rPr>
              <w:t xml:space="preserve"> (</w:t>
            </w:r>
            <w:proofErr w:type="spellStart"/>
            <w:r>
              <w:rPr>
                <w:rFonts w:ascii="Cascadia Mono" w:hAnsi="Cascadia Mono" w:cs="Cascadia Mono"/>
                <w:noProof w:val="0"/>
                <w:color w:val="000000"/>
                <w:kern w:val="0"/>
                <w:sz w:val="19"/>
                <w:szCs w:val="19"/>
                <w:lang w:val="en-US"/>
              </w:rPr>
              <w:t>SqlException</w:t>
            </w:r>
            <w:proofErr w:type="spellEnd"/>
            <w:r>
              <w:rPr>
                <w:rFonts w:ascii="Cascadia Mono" w:hAnsi="Cascadia Mono" w:cs="Cascadia Mono"/>
                <w:noProof w:val="0"/>
                <w:color w:val="000000"/>
                <w:kern w:val="0"/>
                <w:sz w:val="19"/>
                <w:szCs w:val="19"/>
                <w:lang w:val="en-US"/>
              </w:rPr>
              <w:t xml:space="preserve"> err)</w:t>
            </w:r>
          </w:p>
          <w:p w14:paraId="16BCA43D" w14:textId="77777777" w:rsidR="00472427" w:rsidRDefault="00472427" w:rsidP="004F07DC">
            <w:pPr>
              <w:autoSpaceDE w:val="0"/>
              <w:autoSpaceDN w:val="0"/>
              <w:adjustRightInd w:val="0"/>
              <w:rPr>
                <w:rFonts w:ascii="Cascadia Mono" w:hAnsi="Cascadia Mono" w:cs="Cascadia Mono"/>
                <w:noProof w:val="0"/>
                <w:color w:val="000000"/>
                <w:kern w:val="0"/>
                <w:sz w:val="19"/>
                <w:szCs w:val="19"/>
                <w:lang w:val="en-US"/>
              </w:rPr>
            </w:pPr>
            <w:r>
              <w:rPr>
                <w:rFonts w:ascii="Cascadia Mono" w:hAnsi="Cascadia Mono" w:cs="Cascadia Mono"/>
                <w:noProof w:val="0"/>
                <w:color w:val="000000"/>
                <w:kern w:val="0"/>
                <w:sz w:val="19"/>
                <w:szCs w:val="19"/>
                <w:lang w:val="en-US"/>
              </w:rPr>
              <w:t xml:space="preserve"> {</w:t>
            </w:r>
          </w:p>
          <w:p w14:paraId="5DF586FC" w14:textId="77777777" w:rsidR="00472427" w:rsidRDefault="00472427" w:rsidP="004F07DC">
            <w:pPr>
              <w:autoSpaceDE w:val="0"/>
              <w:autoSpaceDN w:val="0"/>
              <w:adjustRightInd w:val="0"/>
              <w:rPr>
                <w:rFonts w:ascii="Cascadia Mono" w:hAnsi="Cascadia Mono" w:cs="Cascadia Mono"/>
                <w:noProof w:val="0"/>
                <w:color w:val="000000"/>
                <w:kern w:val="0"/>
                <w:sz w:val="19"/>
                <w:szCs w:val="19"/>
                <w:lang w:val="en-US"/>
              </w:rPr>
            </w:pPr>
            <w:r>
              <w:rPr>
                <w:rFonts w:ascii="Cascadia Mono" w:hAnsi="Cascadia Mono" w:cs="Cascadia Mono"/>
                <w:noProof w:val="0"/>
                <w:color w:val="000000"/>
                <w:kern w:val="0"/>
                <w:sz w:val="19"/>
                <w:szCs w:val="19"/>
                <w:lang w:val="en-US"/>
              </w:rPr>
              <w:t xml:space="preserve">     </w:t>
            </w:r>
            <w:proofErr w:type="spellStart"/>
            <w:r>
              <w:rPr>
                <w:rFonts w:ascii="Cascadia Mono" w:hAnsi="Cascadia Mono" w:cs="Cascadia Mono"/>
                <w:noProof w:val="0"/>
                <w:color w:val="000000"/>
                <w:kern w:val="0"/>
                <w:sz w:val="19"/>
                <w:szCs w:val="19"/>
                <w:lang w:val="en-US"/>
              </w:rPr>
              <w:t>MessageBox.Show</w:t>
            </w:r>
            <w:proofErr w:type="spellEnd"/>
            <w:r>
              <w:rPr>
                <w:rFonts w:ascii="Cascadia Mono" w:hAnsi="Cascadia Mono" w:cs="Cascadia Mono"/>
                <w:noProof w:val="0"/>
                <w:color w:val="000000"/>
                <w:kern w:val="0"/>
                <w:sz w:val="19"/>
                <w:szCs w:val="19"/>
                <w:lang w:val="en-US"/>
              </w:rPr>
              <w:t>(</w:t>
            </w:r>
            <w:proofErr w:type="spellStart"/>
            <w:proofErr w:type="gramStart"/>
            <w:r>
              <w:rPr>
                <w:rFonts w:ascii="Cascadia Mono" w:hAnsi="Cascadia Mono" w:cs="Cascadia Mono"/>
                <w:noProof w:val="0"/>
                <w:color w:val="000000"/>
                <w:kern w:val="0"/>
                <w:sz w:val="19"/>
                <w:szCs w:val="19"/>
                <w:lang w:val="en-US"/>
              </w:rPr>
              <w:t>err.Message</w:t>
            </w:r>
            <w:proofErr w:type="spellEnd"/>
            <w:proofErr w:type="gramEnd"/>
            <w:r>
              <w:rPr>
                <w:rFonts w:ascii="Cascadia Mono" w:hAnsi="Cascadia Mono" w:cs="Cascadia Mono"/>
                <w:noProof w:val="0"/>
                <w:color w:val="000000"/>
                <w:kern w:val="0"/>
                <w:sz w:val="19"/>
                <w:szCs w:val="19"/>
                <w:lang w:val="en-US"/>
              </w:rPr>
              <w:t>);</w:t>
            </w:r>
          </w:p>
          <w:p w14:paraId="2F484EAF" w14:textId="77777777" w:rsidR="00472427" w:rsidRDefault="00472427" w:rsidP="004F07DC">
            <w:pPr>
              <w:spacing w:line="360" w:lineRule="auto"/>
              <w:rPr>
                <w:rFonts w:ascii="Times New Roman" w:hAnsi="Times New Roman" w:cs="Times New Roman"/>
                <w:sz w:val="28"/>
                <w:szCs w:val="28"/>
                <w:lang w:val="en-US"/>
              </w:rPr>
            </w:pPr>
            <w:r>
              <w:rPr>
                <w:rFonts w:ascii="Cascadia Mono" w:hAnsi="Cascadia Mono" w:cs="Cascadia Mono"/>
                <w:noProof w:val="0"/>
                <w:color w:val="000000"/>
                <w:kern w:val="0"/>
                <w:sz w:val="19"/>
                <w:szCs w:val="19"/>
                <w:lang w:val="en-US"/>
              </w:rPr>
              <w:t xml:space="preserve"> }</w:t>
            </w:r>
          </w:p>
        </w:tc>
      </w:tr>
    </w:tbl>
    <w:p w14:paraId="773707CA" w14:textId="599BC6AF" w:rsidR="00472427" w:rsidRPr="00472427" w:rsidRDefault="00472427" w:rsidP="00472427">
      <w:pPr>
        <w:spacing w:after="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ab/>
      </w:r>
      <w:r w:rsidRPr="00472427">
        <w:rPr>
          <w:rFonts w:ascii="Times New Roman" w:hAnsi="Times New Roman" w:cs="Times New Roman"/>
          <w:b/>
          <w:bCs/>
          <w:sz w:val="28"/>
          <w:szCs w:val="28"/>
          <w:lang w:val="en-US"/>
        </w:rPr>
        <w:t>c. Procedure xóa một nhà cung cấp</w:t>
      </w:r>
    </w:p>
    <w:p w14:paraId="1532D575" w14:textId="28A285C8" w:rsidR="00472427" w:rsidRPr="00472427" w:rsidRDefault="00472427" w:rsidP="00472427">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ab/>
      </w:r>
      <w:r w:rsidRPr="00472427">
        <w:rPr>
          <w:rFonts w:ascii="Times New Roman" w:hAnsi="Times New Roman" w:cs="Times New Roman"/>
          <w:sz w:val="28"/>
          <w:szCs w:val="28"/>
          <w:lang w:val="en-US"/>
        </w:rPr>
        <w:t>SQL:</w:t>
      </w:r>
    </w:p>
    <w:tbl>
      <w:tblPr>
        <w:tblStyle w:val="TableGrid"/>
        <w:tblW w:w="0" w:type="auto"/>
        <w:tblInd w:w="720" w:type="dxa"/>
        <w:tblLook w:val="04A0" w:firstRow="1" w:lastRow="0" w:firstColumn="1" w:lastColumn="0" w:noHBand="0" w:noVBand="1"/>
      </w:tblPr>
      <w:tblGrid>
        <w:gridCol w:w="8296"/>
      </w:tblGrid>
      <w:tr w:rsidR="00472427" w14:paraId="5138E38F" w14:textId="77777777" w:rsidTr="004F07DC">
        <w:tc>
          <w:tcPr>
            <w:tcW w:w="9016" w:type="dxa"/>
          </w:tcPr>
          <w:p w14:paraId="5A33B3C2" w14:textId="77777777" w:rsidR="00472427" w:rsidRDefault="00472427" w:rsidP="004F07DC">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FF"/>
                <w:kern w:val="0"/>
                <w:sz w:val="19"/>
                <w:szCs w:val="19"/>
                <w:lang w:val="en-US"/>
              </w:rPr>
              <w:t>CREATE</w:t>
            </w: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PROCEDURE</w:t>
            </w:r>
            <w:r>
              <w:rPr>
                <w:rFonts w:ascii="Consolas" w:hAnsi="Consolas" w:cs="Consolas"/>
                <w:noProof w:val="0"/>
                <w:color w:val="000000"/>
                <w:kern w:val="0"/>
                <w:sz w:val="19"/>
                <w:szCs w:val="19"/>
                <w:lang w:val="en-US"/>
              </w:rPr>
              <w:t xml:space="preserve"> </w:t>
            </w:r>
            <w:proofErr w:type="spellStart"/>
            <w:r>
              <w:rPr>
                <w:rFonts w:ascii="Consolas" w:hAnsi="Consolas" w:cs="Consolas"/>
                <w:noProof w:val="0"/>
                <w:color w:val="000000"/>
                <w:kern w:val="0"/>
                <w:sz w:val="19"/>
                <w:szCs w:val="19"/>
                <w:lang w:val="en-US"/>
              </w:rPr>
              <w:t>DeleteSupplier</w:t>
            </w:r>
            <w:proofErr w:type="spellEnd"/>
            <w:r>
              <w:rPr>
                <w:rFonts w:ascii="Consolas" w:hAnsi="Consolas" w:cs="Consolas"/>
                <w:noProof w:val="0"/>
                <w:color w:val="000000"/>
                <w:kern w:val="0"/>
                <w:sz w:val="19"/>
                <w:szCs w:val="19"/>
                <w:lang w:val="en-US"/>
              </w:rPr>
              <w:t xml:space="preserve"> </w:t>
            </w:r>
          </w:p>
          <w:p w14:paraId="0C83F38B" w14:textId="77777777" w:rsidR="00472427" w:rsidRDefault="00472427" w:rsidP="004F07DC">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00"/>
                <w:kern w:val="0"/>
                <w:sz w:val="19"/>
                <w:szCs w:val="19"/>
                <w:lang w:val="en-US"/>
              </w:rPr>
              <w:t xml:space="preserve">@ID </w:t>
            </w:r>
            <w:proofErr w:type="gramStart"/>
            <w:r>
              <w:rPr>
                <w:rFonts w:ascii="Consolas" w:hAnsi="Consolas" w:cs="Consolas"/>
                <w:noProof w:val="0"/>
                <w:color w:val="0000FF"/>
                <w:kern w:val="0"/>
                <w:sz w:val="19"/>
                <w:szCs w:val="19"/>
                <w:lang w:val="en-US"/>
              </w:rPr>
              <w:t>VARCHAR</w:t>
            </w:r>
            <w:r>
              <w:rPr>
                <w:rFonts w:ascii="Consolas" w:hAnsi="Consolas" w:cs="Consolas"/>
                <w:noProof w:val="0"/>
                <w:color w:val="808080"/>
                <w:kern w:val="0"/>
                <w:sz w:val="19"/>
                <w:szCs w:val="19"/>
                <w:lang w:val="en-US"/>
              </w:rPr>
              <w:t>(</w:t>
            </w:r>
            <w:proofErr w:type="gramEnd"/>
            <w:r>
              <w:rPr>
                <w:rFonts w:ascii="Consolas" w:hAnsi="Consolas" w:cs="Consolas"/>
                <w:noProof w:val="0"/>
                <w:color w:val="000000"/>
                <w:kern w:val="0"/>
                <w:sz w:val="19"/>
                <w:szCs w:val="19"/>
                <w:lang w:val="en-US"/>
              </w:rPr>
              <w:t>4</w:t>
            </w:r>
            <w:r>
              <w:rPr>
                <w:rFonts w:ascii="Consolas" w:hAnsi="Consolas" w:cs="Consolas"/>
                <w:noProof w:val="0"/>
                <w:color w:val="808080"/>
                <w:kern w:val="0"/>
                <w:sz w:val="19"/>
                <w:szCs w:val="19"/>
                <w:lang w:val="en-US"/>
              </w:rPr>
              <w:t>)</w:t>
            </w:r>
          </w:p>
          <w:p w14:paraId="3D22DBB6" w14:textId="77777777" w:rsidR="00472427" w:rsidRDefault="00472427" w:rsidP="004F07DC">
            <w:pPr>
              <w:autoSpaceDE w:val="0"/>
              <w:autoSpaceDN w:val="0"/>
              <w:adjustRightInd w:val="0"/>
              <w:rPr>
                <w:rFonts w:ascii="Consolas" w:hAnsi="Consolas" w:cs="Consolas"/>
                <w:noProof w:val="0"/>
                <w:color w:val="000000"/>
                <w:kern w:val="0"/>
                <w:sz w:val="19"/>
                <w:szCs w:val="19"/>
                <w:lang w:val="en-US"/>
              </w:rPr>
            </w:pPr>
          </w:p>
          <w:p w14:paraId="7D53A224" w14:textId="77777777" w:rsidR="00472427" w:rsidRDefault="00472427" w:rsidP="004F07DC">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AS</w:t>
            </w:r>
          </w:p>
          <w:p w14:paraId="0C8034CB" w14:textId="77777777" w:rsidR="00472427" w:rsidRDefault="00472427" w:rsidP="004F07DC">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FF"/>
                <w:kern w:val="0"/>
                <w:sz w:val="19"/>
                <w:szCs w:val="19"/>
                <w:lang w:val="en-US"/>
              </w:rPr>
              <w:t>BEGIN</w:t>
            </w:r>
          </w:p>
          <w:p w14:paraId="2D761103" w14:textId="77777777" w:rsidR="00472427" w:rsidRDefault="00472427" w:rsidP="004F07DC">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00"/>
                <w:kern w:val="0"/>
                <w:sz w:val="19"/>
                <w:szCs w:val="19"/>
                <w:lang w:val="en-US"/>
              </w:rPr>
              <w:t xml:space="preserve">    </w:t>
            </w:r>
            <w:r>
              <w:rPr>
                <w:rFonts w:ascii="Consolas" w:hAnsi="Consolas" w:cs="Consolas"/>
                <w:noProof w:val="0"/>
                <w:color w:val="FF00FF"/>
                <w:kern w:val="0"/>
                <w:sz w:val="19"/>
                <w:szCs w:val="19"/>
                <w:lang w:val="en-US"/>
              </w:rPr>
              <w:t>UPDATE</w:t>
            </w:r>
            <w:r>
              <w:rPr>
                <w:rFonts w:ascii="Consolas" w:hAnsi="Consolas" w:cs="Consolas"/>
                <w:noProof w:val="0"/>
                <w:color w:val="000000"/>
                <w:kern w:val="0"/>
                <w:sz w:val="19"/>
                <w:szCs w:val="19"/>
                <w:lang w:val="en-US"/>
              </w:rPr>
              <w:t xml:space="preserve"> Supplier</w:t>
            </w:r>
          </w:p>
          <w:p w14:paraId="25775B96" w14:textId="77777777" w:rsidR="00472427" w:rsidRDefault="00472427" w:rsidP="004F07DC">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SET</w:t>
            </w:r>
            <w:r>
              <w:rPr>
                <w:rFonts w:ascii="Consolas" w:hAnsi="Consolas" w:cs="Consolas"/>
                <w:noProof w:val="0"/>
                <w:color w:val="000000"/>
                <w:kern w:val="0"/>
                <w:sz w:val="19"/>
                <w:szCs w:val="19"/>
                <w:lang w:val="en-US"/>
              </w:rPr>
              <w:t xml:space="preserve"> </w:t>
            </w:r>
            <w:r>
              <w:rPr>
                <w:rFonts w:ascii="Consolas" w:hAnsi="Consolas" w:cs="Consolas"/>
                <w:noProof w:val="0"/>
                <w:color w:val="0000FF"/>
                <w:kern w:val="0"/>
                <w:sz w:val="19"/>
                <w:szCs w:val="19"/>
                <w:lang w:val="en-US"/>
              </w:rPr>
              <w:t>address</w:t>
            </w:r>
            <w:r>
              <w:rPr>
                <w:rFonts w:ascii="Consolas" w:hAnsi="Consolas" w:cs="Consolas"/>
                <w:noProof w:val="0"/>
                <w:color w:val="000000"/>
                <w:kern w:val="0"/>
                <w:sz w:val="19"/>
                <w:szCs w:val="19"/>
                <w:lang w:val="en-US"/>
              </w:rPr>
              <w:t xml:space="preserve"> </w:t>
            </w:r>
            <w:r>
              <w:rPr>
                <w:rFonts w:ascii="Consolas" w:hAnsi="Consolas" w:cs="Consolas"/>
                <w:noProof w:val="0"/>
                <w:color w:val="808080"/>
                <w:kern w:val="0"/>
                <w:sz w:val="19"/>
                <w:szCs w:val="19"/>
                <w:lang w:val="en-US"/>
              </w:rPr>
              <w:t>=</w:t>
            </w:r>
            <w:r>
              <w:rPr>
                <w:rFonts w:ascii="Consolas" w:hAnsi="Consolas" w:cs="Consolas"/>
                <w:noProof w:val="0"/>
                <w:color w:val="000000"/>
                <w:kern w:val="0"/>
                <w:sz w:val="19"/>
                <w:szCs w:val="19"/>
                <w:lang w:val="en-US"/>
              </w:rPr>
              <w:t xml:space="preserve"> </w:t>
            </w:r>
            <w:proofErr w:type="spellStart"/>
            <w:r>
              <w:rPr>
                <w:rFonts w:ascii="Consolas" w:hAnsi="Consolas" w:cs="Consolas"/>
                <w:noProof w:val="0"/>
                <w:color w:val="FF0000"/>
                <w:kern w:val="0"/>
                <w:sz w:val="19"/>
                <w:szCs w:val="19"/>
                <w:lang w:val="en-US"/>
              </w:rPr>
              <w:t>N'Hết</w:t>
            </w:r>
            <w:proofErr w:type="spellEnd"/>
            <w:r>
              <w:rPr>
                <w:rFonts w:ascii="Consolas" w:hAnsi="Consolas" w:cs="Consolas"/>
                <w:noProof w:val="0"/>
                <w:color w:val="FF0000"/>
                <w:kern w:val="0"/>
                <w:sz w:val="19"/>
                <w:szCs w:val="19"/>
                <w:lang w:val="en-US"/>
              </w:rPr>
              <w:t xml:space="preserve"> </w:t>
            </w:r>
            <w:proofErr w:type="spellStart"/>
            <w:r>
              <w:rPr>
                <w:rFonts w:ascii="Consolas" w:hAnsi="Consolas" w:cs="Consolas"/>
                <w:noProof w:val="0"/>
                <w:color w:val="FF0000"/>
                <w:kern w:val="0"/>
                <w:sz w:val="19"/>
                <w:szCs w:val="19"/>
                <w:lang w:val="en-US"/>
              </w:rPr>
              <w:t>hạn</w:t>
            </w:r>
            <w:proofErr w:type="spellEnd"/>
            <w:r>
              <w:rPr>
                <w:rFonts w:ascii="Consolas" w:hAnsi="Consolas" w:cs="Consolas"/>
                <w:noProof w:val="0"/>
                <w:color w:val="FF0000"/>
                <w:kern w:val="0"/>
                <w:sz w:val="19"/>
                <w:szCs w:val="19"/>
                <w:lang w:val="en-US"/>
              </w:rPr>
              <w:t xml:space="preserve"> </w:t>
            </w:r>
            <w:proofErr w:type="spellStart"/>
            <w:r>
              <w:rPr>
                <w:rFonts w:ascii="Consolas" w:hAnsi="Consolas" w:cs="Consolas"/>
                <w:noProof w:val="0"/>
                <w:color w:val="FF0000"/>
                <w:kern w:val="0"/>
                <w:sz w:val="19"/>
                <w:szCs w:val="19"/>
                <w:lang w:val="en-US"/>
              </w:rPr>
              <w:t>hợp</w:t>
            </w:r>
            <w:proofErr w:type="spellEnd"/>
            <w:r>
              <w:rPr>
                <w:rFonts w:ascii="Consolas" w:hAnsi="Consolas" w:cs="Consolas"/>
                <w:noProof w:val="0"/>
                <w:color w:val="FF0000"/>
                <w:kern w:val="0"/>
                <w:sz w:val="19"/>
                <w:szCs w:val="19"/>
                <w:lang w:val="en-US"/>
              </w:rPr>
              <w:t xml:space="preserve"> </w:t>
            </w:r>
            <w:proofErr w:type="spellStart"/>
            <w:r>
              <w:rPr>
                <w:rFonts w:ascii="Consolas" w:hAnsi="Consolas" w:cs="Consolas"/>
                <w:noProof w:val="0"/>
                <w:color w:val="FF0000"/>
                <w:kern w:val="0"/>
                <w:sz w:val="19"/>
                <w:szCs w:val="19"/>
                <w:lang w:val="en-US"/>
              </w:rPr>
              <w:t>đồng</w:t>
            </w:r>
            <w:proofErr w:type="spellEnd"/>
            <w:r>
              <w:rPr>
                <w:rFonts w:ascii="Consolas" w:hAnsi="Consolas" w:cs="Consolas"/>
                <w:noProof w:val="0"/>
                <w:color w:val="FF0000"/>
                <w:kern w:val="0"/>
                <w:sz w:val="19"/>
                <w:szCs w:val="19"/>
                <w:lang w:val="en-US"/>
              </w:rPr>
              <w:t>'</w:t>
            </w:r>
          </w:p>
          <w:p w14:paraId="6F014582" w14:textId="77777777" w:rsidR="00472427" w:rsidRDefault="00472427" w:rsidP="004F07DC">
            <w:pPr>
              <w:autoSpaceDE w:val="0"/>
              <w:autoSpaceDN w:val="0"/>
              <w:adjustRightInd w:val="0"/>
              <w:rPr>
                <w:rFonts w:ascii="Consolas" w:hAnsi="Consolas" w:cs="Consolas"/>
                <w:noProof w:val="0"/>
                <w:color w:val="000000"/>
                <w:kern w:val="0"/>
                <w:sz w:val="19"/>
                <w:szCs w:val="19"/>
                <w:lang w:val="en-US"/>
              </w:rPr>
            </w:pPr>
            <w:r>
              <w:rPr>
                <w:rFonts w:ascii="Consolas" w:hAnsi="Consolas" w:cs="Consolas"/>
                <w:noProof w:val="0"/>
                <w:color w:val="000000"/>
                <w:kern w:val="0"/>
                <w:sz w:val="19"/>
                <w:szCs w:val="19"/>
                <w:lang w:val="en-US"/>
              </w:rPr>
              <w:tab/>
            </w:r>
            <w:r>
              <w:rPr>
                <w:rFonts w:ascii="Consolas" w:hAnsi="Consolas" w:cs="Consolas"/>
                <w:noProof w:val="0"/>
                <w:color w:val="0000FF"/>
                <w:kern w:val="0"/>
                <w:sz w:val="19"/>
                <w:szCs w:val="19"/>
                <w:lang w:val="en-US"/>
              </w:rPr>
              <w:t>WHERE</w:t>
            </w:r>
            <w:r>
              <w:rPr>
                <w:rFonts w:ascii="Consolas" w:hAnsi="Consolas" w:cs="Consolas"/>
                <w:noProof w:val="0"/>
                <w:color w:val="000000"/>
                <w:kern w:val="0"/>
                <w:sz w:val="19"/>
                <w:szCs w:val="19"/>
                <w:lang w:val="en-US"/>
              </w:rPr>
              <w:t xml:space="preserve"> ID </w:t>
            </w:r>
            <w:r>
              <w:rPr>
                <w:rFonts w:ascii="Consolas" w:hAnsi="Consolas" w:cs="Consolas"/>
                <w:noProof w:val="0"/>
                <w:color w:val="808080"/>
                <w:kern w:val="0"/>
                <w:sz w:val="19"/>
                <w:szCs w:val="19"/>
                <w:lang w:val="en-US"/>
              </w:rPr>
              <w:t>=</w:t>
            </w:r>
            <w:r>
              <w:rPr>
                <w:rFonts w:ascii="Consolas" w:hAnsi="Consolas" w:cs="Consolas"/>
                <w:noProof w:val="0"/>
                <w:color w:val="000000"/>
                <w:kern w:val="0"/>
                <w:sz w:val="19"/>
                <w:szCs w:val="19"/>
                <w:lang w:val="en-US"/>
              </w:rPr>
              <w:t xml:space="preserve"> @</w:t>
            </w:r>
            <w:proofErr w:type="gramStart"/>
            <w:r>
              <w:rPr>
                <w:rFonts w:ascii="Consolas" w:hAnsi="Consolas" w:cs="Consolas"/>
                <w:noProof w:val="0"/>
                <w:color w:val="000000"/>
                <w:kern w:val="0"/>
                <w:sz w:val="19"/>
                <w:szCs w:val="19"/>
                <w:lang w:val="en-US"/>
              </w:rPr>
              <w:t>ID</w:t>
            </w:r>
            <w:r>
              <w:rPr>
                <w:rFonts w:ascii="Consolas" w:hAnsi="Consolas" w:cs="Consolas"/>
                <w:noProof w:val="0"/>
                <w:color w:val="808080"/>
                <w:kern w:val="0"/>
                <w:sz w:val="19"/>
                <w:szCs w:val="19"/>
                <w:lang w:val="en-US"/>
              </w:rPr>
              <w:t>;</w:t>
            </w:r>
            <w:proofErr w:type="gramEnd"/>
          </w:p>
          <w:p w14:paraId="1ED47906" w14:textId="77777777" w:rsidR="00472427" w:rsidRDefault="00472427" w:rsidP="004F07DC">
            <w:pPr>
              <w:autoSpaceDE w:val="0"/>
              <w:autoSpaceDN w:val="0"/>
              <w:adjustRightInd w:val="0"/>
              <w:rPr>
                <w:rFonts w:ascii="Consolas" w:hAnsi="Consolas" w:cs="Consolas"/>
                <w:noProof w:val="0"/>
                <w:color w:val="000000"/>
                <w:kern w:val="0"/>
                <w:sz w:val="19"/>
                <w:szCs w:val="19"/>
                <w:lang w:val="en-US"/>
              </w:rPr>
            </w:pPr>
          </w:p>
          <w:p w14:paraId="5833AB21" w14:textId="77777777" w:rsidR="00472427" w:rsidRDefault="00472427" w:rsidP="004F07DC">
            <w:pPr>
              <w:spacing w:line="360" w:lineRule="auto"/>
              <w:rPr>
                <w:rFonts w:ascii="Times New Roman" w:hAnsi="Times New Roman" w:cs="Times New Roman"/>
                <w:sz w:val="28"/>
                <w:szCs w:val="28"/>
                <w:lang w:val="en-US"/>
              </w:rPr>
            </w:pPr>
            <w:r>
              <w:rPr>
                <w:rFonts w:ascii="Consolas" w:hAnsi="Consolas" w:cs="Consolas"/>
                <w:noProof w:val="0"/>
                <w:color w:val="0000FF"/>
                <w:kern w:val="0"/>
                <w:sz w:val="19"/>
                <w:szCs w:val="19"/>
                <w:lang w:val="en-US"/>
              </w:rPr>
              <w:t>END</w:t>
            </w:r>
          </w:p>
        </w:tc>
      </w:tr>
    </w:tbl>
    <w:p w14:paraId="748FF2A9" w14:textId="77777777" w:rsidR="005C660E" w:rsidRDefault="00472427" w:rsidP="00472427">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lastRenderedPageBreak/>
        <w:tab/>
      </w:r>
    </w:p>
    <w:p w14:paraId="7D67D27C" w14:textId="77777777" w:rsidR="005C660E" w:rsidRDefault="005C660E" w:rsidP="00472427">
      <w:pPr>
        <w:spacing w:after="0" w:line="360" w:lineRule="auto"/>
        <w:rPr>
          <w:rFonts w:ascii="Times New Roman" w:hAnsi="Times New Roman" w:cs="Times New Roman"/>
          <w:sz w:val="28"/>
          <w:szCs w:val="28"/>
          <w:lang w:val="en-US"/>
        </w:rPr>
      </w:pPr>
    </w:p>
    <w:p w14:paraId="0E7EC53C" w14:textId="1302E685" w:rsidR="00472427" w:rsidRPr="00472427" w:rsidRDefault="005C660E" w:rsidP="00472427">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ab/>
      </w:r>
      <w:r w:rsidR="00472427" w:rsidRPr="00472427">
        <w:rPr>
          <w:rFonts w:ascii="Times New Roman" w:hAnsi="Times New Roman" w:cs="Times New Roman"/>
          <w:sz w:val="28"/>
          <w:szCs w:val="28"/>
          <w:lang w:val="en-US"/>
        </w:rPr>
        <w:t>C# code:</w:t>
      </w:r>
    </w:p>
    <w:tbl>
      <w:tblPr>
        <w:tblStyle w:val="TableGrid"/>
        <w:tblW w:w="0" w:type="auto"/>
        <w:tblInd w:w="720" w:type="dxa"/>
        <w:tblLook w:val="04A0" w:firstRow="1" w:lastRow="0" w:firstColumn="1" w:lastColumn="0" w:noHBand="0" w:noVBand="1"/>
      </w:tblPr>
      <w:tblGrid>
        <w:gridCol w:w="8296"/>
      </w:tblGrid>
      <w:tr w:rsidR="00472427" w14:paraId="212215F6" w14:textId="77777777" w:rsidTr="004F07DC">
        <w:tc>
          <w:tcPr>
            <w:tcW w:w="9016" w:type="dxa"/>
          </w:tcPr>
          <w:p w14:paraId="306151EF" w14:textId="77777777" w:rsidR="00472427" w:rsidRDefault="00472427" w:rsidP="004F07DC">
            <w:pPr>
              <w:autoSpaceDE w:val="0"/>
              <w:autoSpaceDN w:val="0"/>
              <w:adjustRightInd w:val="0"/>
              <w:rPr>
                <w:rFonts w:ascii="Cascadia Mono" w:hAnsi="Cascadia Mono" w:cs="Cascadia Mono"/>
                <w:noProof w:val="0"/>
                <w:color w:val="0000FF"/>
                <w:kern w:val="0"/>
                <w:sz w:val="19"/>
                <w:szCs w:val="19"/>
                <w:lang w:val="en-US"/>
              </w:rPr>
            </w:pPr>
            <w:r>
              <w:rPr>
                <w:rFonts w:ascii="Cascadia Mono" w:hAnsi="Cascadia Mono" w:cs="Cascadia Mono"/>
                <w:noProof w:val="0"/>
                <w:color w:val="0000FF"/>
                <w:kern w:val="0"/>
                <w:sz w:val="19"/>
                <w:szCs w:val="19"/>
                <w:lang w:val="en-US"/>
              </w:rPr>
              <w:t>try</w:t>
            </w:r>
          </w:p>
          <w:p w14:paraId="20910E13" w14:textId="77777777" w:rsidR="00472427" w:rsidRDefault="00472427" w:rsidP="004F07DC">
            <w:pPr>
              <w:autoSpaceDE w:val="0"/>
              <w:autoSpaceDN w:val="0"/>
              <w:adjustRightInd w:val="0"/>
              <w:rPr>
                <w:rFonts w:ascii="Cascadia Mono" w:hAnsi="Cascadia Mono" w:cs="Cascadia Mono"/>
                <w:noProof w:val="0"/>
                <w:color w:val="000000"/>
                <w:kern w:val="0"/>
                <w:sz w:val="19"/>
                <w:szCs w:val="19"/>
                <w:lang w:val="en-US"/>
              </w:rPr>
            </w:pPr>
            <w:r>
              <w:rPr>
                <w:rFonts w:ascii="Cascadia Mono" w:hAnsi="Cascadia Mono" w:cs="Cascadia Mono"/>
                <w:noProof w:val="0"/>
                <w:color w:val="000000"/>
                <w:kern w:val="0"/>
                <w:sz w:val="19"/>
                <w:szCs w:val="19"/>
                <w:lang w:val="en-US"/>
              </w:rPr>
              <w:t xml:space="preserve"> {</w:t>
            </w:r>
          </w:p>
          <w:p w14:paraId="77D5B6FB" w14:textId="77777777" w:rsidR="00472427" w:rsidRDefault="00472427" w:rsidP="004F07DC">
            <w:pPr>
              <w:autoSpaceDE w:val="0"/>
              <w:autoSpaceDN w:val="0"/>
              <w:adjustRightInd w:val="0"/>
              <w:rPr>
                <w:rFonts w:ascii="Cascadia Mono" w:hAnsi="Cascadia Mono" w:cs="Cascadia Mono"/>
                <w:noProof w:val="0"/>
                <w:color w:val="008000"/>
                <w:kern w:val="0"/>
                <w:sz w:val="19"/>
                <w:szCs w:val="19"/>
                <w:lang w:val="en-US"/>
              </w:rPr>
            </w:pPr>
            <w:r>
              <w:rPr>
                <w:rFonts w:ascii="Cascadia Mono" w:hAnsi="Cascadia Mono" w:cs="Cascadia Mono"/>
                <w:noProof w:val="0"/>
                <w:color w:val="000000"/>
                <w:kern w:val="0"/>
                <w:sz w:val="19"/>
                <w:szCs w:val="19"/>
                <w:lang w:val="en-US"/>
              </w:rPr>
              <w:t xml:space="preserve">     </w:t>
            </w:r>
            <w:r>
              <w:rPr>
                <w:rFonts w:ascii="Cascadia Mono" w:hAnsi="Cascadia Mono" w:cs="Cascadia Mono"/>
                <w:noProof w:val="0"/>
                <w:color w:val="008000"/>
                <w:kern w:val="0"/>
                <w:sz w:val="19"/>
                <w:szCs w:val="19"/>
                <w:lang w:val="en-US"/>
              </w:rPr>
              <w:t>// show confirm dialog</w:t>
            </w:r>
          </w:p>
          <w:p w14:paraId="5CD9B158" w14:textId="77777777" w:rsidR="00472427" w:rsidRDefault="00472427" w:rsidP="004F07DC">
            <w:pPr>
              <w:autoSpaceDE w:val="0"/>
              <w:autoSpaceDN w:val="0"/>
              <w:adjustRightInd w:val="0"/>
              <w:rPr>
                <w:rFonts w:ascii="Cascadia Mono" w:hAnsi="Cascadia Mono" w:cs="Cascadia Mono"/>
                <w:noProof w:val="0"/>
                <w:color w:val="000000"/>
                <w:kern w:val="0"/>
                <w:sz w:val="19"/>
                <w:szCs w:val="19"/>
                <w:lang w:val="en-US"/>
              </w:rPr>
            </w:pPr>
            <w:r>
              <w:rPr>
                <w:rFonts w:ascii="Cascadia Mono" w:hAnsi="Cascadia Mono" w:cs="Cascadia Mono"/>
                <w:noProof w:val="0"/>
                <w:color w:val="000000"/>
                <w:kern w:val="0"/>
                <w:sz w:val="19"/>
                <w:szCs w:val="19"/>
                <w:lang w:val="en-US"/>
              </w:rPr>
              <w:t xml:space="preserve">     </w:t>
            </w:r>
            <w:proofErr w:type="spellStart"/>
            <w:r>
              <w:rPr>
                <w:rFonts w:ascii="Cascadia Mono" w:hAnsi="Cascadia Mono" w:cs="Cascadia Mono"/>
                <w:noProof w:val="0"/>
                <w:color w:val="000000"/>
                <w:kern w:val="0"/>
                <w:sz w:val="19"/>
                <w:szCs w:val="19"/>
                <w:lang w:val="en-US"/>
              </w:rPr>
              <w:t>DialogResult</w:t>
            </w:r>
            <w:proofErr w:type="spellEnd"/>
            <w:r>
              <w:rPr>
                <w:rFonts w:ascii="Cascadia Mono" w:hAnsi="Cascadia Mono" w:cs="Cascadia Mono"/>
                <w:noProof w:val="0"/>
                <w:color w:val="000000"/>
                <w:kern w:val="0"/>
                <w:sz w:val="19"/>
                <w:szCs w:val="19"/>
                <w:lang w:val="en-US"/>
              </w:rPr>
              <w:t xml:space="preserve"> result = </w:t>
            </w:r>
            <w:proofErr w:type="spellStart"/>
            <w:r>
              <w:rPr>
                <w:rFonts w:ascii="Cascadia Mono" w:hAnsi="Cascadia Mono" w:cs="Cascadia Mono"/>
                <w:noProof w:val="0"/>
                <w:color w:val="000000"/>
                <w:kern w:val="0"/>
                <w:sz w:val="19"/>
                <w:szCs w:val="19"/>
                <w:lang w:val="en-US"/>
              </w:rPr>
              <w:t>MessageBox.Show</w:t>
            </w:r>
            <w:proofErr w:type="spellEnd"/>
            <w:r>
              <w:rPr>
                <w:rFonts w:ascii="Cascadia Mono" w:hAnsi="Cascadia Mono" w:cs="Cascadia Mono"/>
                <w:noProof w:val="0"/>
                <w:color w:val="000000"/>
                <w:kern w:val="0"/>
                <w:sz w:val="19"/>
                <w:szCs w:val="19"/>
                <w:lang w:val="en-US"/>
              </w:rPr>
              <w:t>(</w:t>
            </w:r>
            <w:r>
              <w:rPr>
                <w:rFonts w:ascii="Cascadia Mono" w:hAnsi="Cascadia Mono" w:cs="Cascadia Mono"/>
                <w:noProof w:val="0"/>
                <w:color w:val="A31515"/>
                <w:kern w:val="0"/>
                <w:sz w:val="19"/>
                <w:szCs w:val="19"/>
                <w:lang w:val="en-US"/>
              </w:rPr>
              <w:t>"</w:t>
            </w:r>
            <w:proofErr w:type="spellStart"/>
            <w:r>
              <w:rPr>
                <w:rFonts w:ascii="Cascadia Mono" w:hAnsi="Cascadia Mono" w:cs="Cascadia Mono"/>
                <w:noProof w:val="0"/>
                <w:color w:val="A31515"/>
                <w:kern w:val="0"/>
                <w:sz w:val="19"/>
                <w:szCs w:val="19"/>
                <w:lang w:val="en-US"/>
              </w:rPr>
              <w:t>Bạn</w:t>
            </w:r>
            <w:proofErr w:type="spellEnd"/>
            <w:r>
              <w:rPr>
                <w:rFonts w:ascii="Cascadia Mono" w:hAnsi="Cascadia Mono" w:cs="Cascadia Mono"/>
                <w:noProof w:val="0"/>
                <w:color w:val="A31515"/>
                <w:kern w:val="0"/>
                <w:sz w:val="19"/>
                <w:szCs w:val="19"/>
                <w:lang w:val="en-US"/>
              </w:rPr>
              <w:t xml:space="preserve"> </w:t>
            </w:r>
            <w:proofErr w:type="spellStart"/>
            <w:r>
              <w:rPr>
                <w:rFonts w:ascii="Cascadia Mono" w:hAnsi="Cascadia Mono" w:cs="Cascadia Mono"/>
                <w:noProof w:val="0"/>
                <w:color w:val="A31515"/>
                <w:kern w:val="0"/>
                <w:sz w:val="19"/>
                <w:szCs w:val="19"/>
                <w:lang w:val="en-US"/>
              </w:rPr>
              <w:t>có</w:t>
            </w:r>
            <w:proofErr w:type="spellEnd"/>
            <w:r>
              <w:rPr>
                <w:rFonts w:ascii="Cascadia Mono" w:hAnsi="Cascadia Mono" w:cs="Cascadia Mono"/>
                <w:noProof w:val="0"/>
                <w:color w:val="A31515"/>
                <w:kern w:val="0"/>
                <w:sz w:val="19"/>
                <w:szCs w:val="19"/>
                <w:lang w:val="en-US"/>
              </w:rPr>
              <w:t xml:space="preserve"> </w:t>
            </w:r>
            <w:proofErr w:type="spellStart"/>
            <w:r>
              <w:rPr>
                <w:rFonts w:ascii="Cascadia Mono" w:hAnsi="Cascadia Mono" w:cs="Cascadia Mono"/>
                <w:noProof w:val="0"/>
                <w:color w:val="A31515"/>
                <w:kern w:val="0"/>
                <w:sz w:val="19"/>
                <w:szCs w:val="19"/>
                <w:lang w:val="en-US"/>
              </w:rPr>
              <w:t>chắc</w:t>
            </w:r>
            <w:proofErr w:type="spellEnd"/>
            <w:r>
              <w:rPr>
                <w:rFonts w:ascii="Cascadia Mono" w:hAnsi="Cascadia Mono" w:cs="Cascadia Mono"/>
                <w:noProof w:val="0"/>
                <w:color w:val="A31515"/>
                <w:kern w:val="0"/>
                <w:sz w:val="19"/>
                <w:szCs w:val="19"/>
                <w:lang w:val="en-US"/>
              </w:rPr>
              <w:t xml:space="preserve"> </w:t>
            </w:r>
            <w:proofErr w:type="spellStart"/>
            <w:r>
              <w:rPr>
                <w:rFonts w:ascii="Cascadia Mono" w:hAnsi="Cascadia Mono" w:cs="Cascadia Mono"/>
                <w:noProof w:val="0"/>
                <w:color w:val="A31515"/>
                <w:kern w:val="0"/>
                <w:sz w:val="19"/>
                <w:szCs w:val="19"/>
                <w:lang w:val="en-US"/>
              </w:rPr>
              <w:t>chắn</w:t>
            </w:r>
            <w:proofErr w:type="spellEnd"/>
            <w:r>
              <w:rPr>
                <w:rFonts w:ascii="Cascadia Mono" w:hAnsi="Cascadia Mono" w:cs="Cascadia Mono"/>
                <w:noProof w:val="0"/>
                <w:color w:val="A31515"/>
                <w:kern w:val="0"/>
                <w:sz w:val="19"/>
                <w:szCs w:val="19"/>
                <w:lang w:val="en-US"/>
              </w:rPr>
              <w:t xml:space="preserve"> </w:t>
            </w:r>
            <w:proofErr w:type="spellStart"/>
            <w:r>
              <w:rPr>
                <w:rFonts w:ascii="Cascadia Mono" w:hAnsi="Cascadia Mono" w:cs="Cascadia Mono"/>
                <w:noProof w:val="0"/>
                <w:color w:val="A31515"/>
                <w:kern w:val="0"/>
                <w:sz w:val="19"/>
                <w:szCs w:val="19"/>
                <w:lang w:val="en-US"/>
              </w:rPr>
              <w:t>muốn</w:t>
            </w:r>
            <w:proofErr w:type="spellEnd"/>
            <w:r>
              <w:rPr>
                <w:rFonts w:ascii="Cascadia Mono" w:hAnsi="Cascadia Mono" w:cs="Cascadia Mono"/>
                <w:noProof w:val="0"/>
                <w:color w:val="A31515"/>
                <w:kern w:val="0"/>
                <w:sz w:val="19"/>
                <w:szCs w:val="19"/>
                <w:lang w:val="en-US"/>
              </w:rPr>
              <w:t xml:space="preserve"> </w:t>
            </w:r>
            <w:proofErr w:type="spellStart"/>
            <w:r>
              <w:rPr>
                <w:rFonts w:ascii="Cascadia Mono" w:hAnsi="Cascadia Mono" w:cs="Cascadia Mono"/>
                <w:noProof w:val="0"/>
                <w:color w:val="A31515"/>
                <w:kern w:val="0"/>
                <w:sz w:val="19"/>
                <w:szCs w:val="19"/>
                <w:lang w:val="en-US"/>
              </w:rPr>
              <w:t>xóa</w:t>
            </w:r>
            <w:proofErr w:type="spellEnd"/>
            <w:r>
              <w:rPr>
                <w:rFonts w:ascii="Cascadia Mono" w:hAnsi="Cascadia Mono" w:cs="Cascadia Mono"/>
                <w:noProof w:val="0"/>
                <w:color w:val="A31515"/>
                <w:kern w:val="0"/>
                <w:sz w:val="19"/>
                <w:szCs w:val="19"/>
                <w:lang w:val="en-US"/>
              </w:rPr>
              <w:t xml:space="preserve"> </w:t>
            </w:r>
            <w:proofErr w:type="spellStart"/>
            <w:r>
              <w:rPr>
                <w:rFonts w:ascii="Cascadia Mono" w:hAnsi="Cascadia Mono" w:cs="Cascadia Mono"/>
                <w:noProof w:val="0"/>
                <w:color w:val="A31515"/>
                <w:kern w:val="0"/>
                <w:sz w:val="19"/>
                <w:szCs w:val="19"/>
                <w:lang w:val="en-US"/>
              </w:rPr>
              <w:t>nhà</w:t>
            </w:r>
            <w:proofErr w:type="spellEnd"/>
            <w:r>
              <w:rPr>
                <w:rFonts w:ascii="Cascadia Mono" w:hAnsi="Cascadia Mono" w:cs="Cascadia Mono"/>
                <w:noProof w:val="0"/>
                <w:color w:val="A31515"/>
                <w:kern w:val="0"/>
                <w:sz w:val="19"/>
                <w:szCs w:val="19"/>
                <w:lang w:val="en-US"/>
              </w:rPr>
              <w:t xml:space="preserve"> </w:t>
            </w:r>
            <w:proofErr w:type="spellStart"/>
            <w:r>
              <w:rPr>
                <w:rFonts w:ascii="Cascadia Mono" w:hAnsi="Cascadia Mono" w:cs="Cascadia Mono"/>
                <w:noProof w:val="0"/>
                <w:color w:val="A31515"/>
                <w:kern w:val="0"/>
                <w:sz w:val="19"/>
                <w:szCs w:val="19"/>
                <w:lang w:val="en-US"/>
              </w:rPr>
              <w:t>cung</w:t>
            </w:r>
            <w:proofErr w:type="spellEnd"/>
            <w:r>
              <w:rPr>
                <w:rFonts w:ascii="Cascadia Mono" w:hAnsi="Cascadia Mono" w:cs="Cascadia Mono"/>
                <w:noProof w:val="0"/>
                <w:color w:val="A31515"/>
                <w:kern w:val="0"/>
                <w:sz w:val="19"/>
                <w:szCs w:val="19"/>
                <w:lang w:val="en-US"/>
              </w:rPr>
              <w:t xml:space="preserve"> </w:t>
            </w:r>
            <w:proofErr w:type="spellStart"/>
            <w:r>
              <w:rPr>
                <w:rFonts w:ascii="Cascadia Mono" w:hAnsi="Cascadia Mono" w:cs="Cascadia Mono"/>
                <w:noProof w:val="0"/>
                <w:color w:val="A31515"/>
                <w:kern w:val="0"/>
                <w:sz w:val="19"/>
                <w:szCs w:val="19"/>
                <w:lang w:val="en-US"/>
              </w:rPr>
              <w:t>cấp</w:t>
            </w:r>
            <w:proofErr w:type="spellEnd"/>
            <w:r>
              <w:rPr>
                <w:rFonts w:ascii="Cascadia Mono" w:hAnsi="Cascadia Mono" w:cs="Cascadia Mono"/>
                <w:noProof w:val="0"/>
                <w:color w:val="A31515"/>
                <w:kern w:val="0"/>
                <w:sz w:val="19"/>
                <w:szCs w:val="19"/>
                <w:lang w:val="en-US"/>
              </w:rPr>
              <w:t xml:space="preserve"> </w:t>
            </w:r>
            <w:proofErr w:type="spellStart"/>
            <w:r>
              <w:rPr>
                <w:rFonts w:ascii="Cascadia Mono" w:hAnsi="Cascadia Mono" w:cs="Cascadia Mono"/>
                <w:noProof w:val="0"/>
                <w:color w:val="A31515"/>
                <w:kern w:val="0"/>
                <w:sz w:val="19"/>
                <w:szCs w:val="19"/>
                <w:lang w:val="en-US"/>
              </w:rPr>
              <w:t>này</w:t>
            </w:r>
            <w:proofErr w:type="spellEnd"/>
            <w:r>
              <w:rPr>
                <w:rFonts w:ascii="Cascadia Mono" w:hAnsi="Cascadia Mono" w:cs="Cascadia Mono"/>
                <w:noProof w:val="0"/>
                <w:color w:val="A31515"/>
                <w:kern w:val="0"/>
                <w:sz w:val="19"/>
                <w:szCs w:val="19"/>
                <w:lang w:val="en-US"/>
              </w:rPr>
              <w:t>?"</w:t>
            </w:r>
            <w:r>
              <w:rPr>
                <w:rFonts w:ascii="Cascadia Mono" w:hAnsi="Cascadia Mono" w:cs="Cascadia Mono"/>
                <w:noProof w:val="0"/>
                <w:color w:val="000000"/>
                <w:kern w:val="0"/>
                <w:sz w:val="19"/>
                <w:szCs w:val="19"/>
                <w:lang w:val="en-US"/>
              </w:rPr>
              <w:t xml:space="preserve">, </w:t>
            </w:r>
            <w:r>
              <w:rPr>
                <w:rFonts w:ascii="Cascadia Mono" w:hAnsi="Cascadia Mono" w:cs="Cascadia Mono"/>
                <w:noProof w:val="0"/>
                <w:color w:val="A31515"/>
                <w:kern w:val="0"/>
                <w:sz w:val="19"/>
                <w:szCs w:val="19"/>
                <w:lang w:val="en-US"/>
              </w:rPr>
              <w:t>"</w:t>
            </w:r>
            <w:proofErr w:type="spellStart"/>
            <w:r>
              <w:rPr>
                <w:rFonts w:ascii="Cascadia Mono" w:hAnsi="Cascadia Mono" w:cs="Cascadia Mono"/>
                <w:noProof w:val="0"/>
                <w:color w:val="A31515"/>
                <w:kern w:val="0"/>
                <w:sz w:val="19"/>
                <w:szCs w:val="19"/>
                <w:lang w:val="en-US"/>
              </w:rPr>
              <w:t>Xác</w:t>
            </w:r>
            <w:proofErr w:type="spellEnd"/>
            <w:r>
              <w:rPr>
                <w:rFonts w:ascii="Cascadia Mono" w:hAnsi="Cascadia Mono" w:cs="Cascadia Mono"/>
                <w:noProof w:val="0"/>
                <w:color w:val="A31515"/>
                <w:kern w:val="0"/>
                <w:sz w:val="19"/>
                <w:szCs w:val="19"/>
                <w:lang w:val="en-US"/>
              </w:rPr>
              <w:t xml:space="preserve"> </w:t>
            </w:r>
            <w:proofErr w:type="spellStart"/>
            <w:r>
              <w:rPr>
                <w:rFonts w:ascii="Cascadia Mono" w:hAnsi="Cascadia Mono" w:cs="Cascadia Mono"/>
                <w:noProof w:val="0"/>
                <w:color w:val="A31515"/>
                <w:kern w:val="0"/>
                <w:sz w:val="19"/>
                <w:szCs w:val="19"/>
                <w:lang w:val="en-US"/>
              </w:rPr>
              <w:t>nhận</w:t>
            </w:r>
            <w:proofErr w:type="spellEnd"/>
            <w:r>
              <w:rPr>
                <w:rFonts w:ascii="Cascadia Mono" w:hAnsi="Cascadia Mono" w:cs="Cascadia Mono"/>
                <w:noProof w:val="0"/>
                <w:color w:val="A31515"/>
                <w:kern w:val="0"/>
                <w:sz w:val="19"/>
                <w:szCs w:val="19"/>
                <w:lang w:val="en-US"/>
              </w:rPr>
              <w:t>"</w:t>
            </w:r>
            <w:r>
              <w:rPr>
                <w:rFonts w:ascii="Cascadia Mono" w:hAnsi="Cascadia Mono" w:cs="Cascadia Mono"/>
                <w:noProof w:val="0"/>
                <w:color w:val="000000"/>
                <w:kern w:val="0"/>
                <w:sz w:val="19"/>
                <w:szCs w:val="19"/>
                <w:lang w:val="en-US"/>
              </w:rPr>
              <w:t xml:space="preserve">, </w:t>
            </w:r>
            <w:proofErr w:type="spellStart"/>
            <w:r>
              <w:rPr>
                <w:rFonts w:ascii="Cascadia Mono" w:hAnsi="Cascadia Mono" w:cs="Cascadia Mono"/>
                <w:noProof w:val="0"/>
                <w:color w:val="000000"/>
                <w:kern w:val="0"/>
                <w:sz w:val="19"/>
                <w:szCs w:val="19"/>
                <w:lang w:val="en-US"/>
              </w:rPr>
              <w:t>MessageBoxButtons.YesNo</w:t>
            </w:r>
            <w:proofErr w:type="spellEnd"/>
            <w:r>
              <w:rPr>
                <w:rFonts w:ascii="Cascadia Mono" w:hAnsi="Cascadia Mono" w:cs="Cascadia Mono"/>
                <w:noProof w:val="0"/>
                <w:color w:val="000000"/>
                <w:kern w:val="0"/>
                <w:sz w:val="19"/>
                <w:szCs w:val="19"/>
                <w:lang w:val="en-US"/>
              </w:rPr>
              <w:t xml:space="preserve">, </w:t>
            </w:r>
            <w:proofErr w:type="spellStart"/>
            <w:r>
              <w:rPr>
                <w:rFonts w:ascii="Cascadia Mono" w:hAnsi="Cascadia Mono" w:cs="Cascadia Mono"/>
                <w:noProof w:val="0"/>
                <w:color w:val="000000"/>
                <w:kern w:val="0"/>
                <w:sz w:val="19"/>
                <w:szCs w:val="19"/>
                <w:lang w:val="en-US"/>
              </w:rPr>
              <w:t>MessageBoxIcon.Question</w:t>
            </w:r>
            <w:proofErr w:type="spellEnd"/>
            <w:proofErr w:type="gramStart"/>
            <w:r>
              <w:rPr>
                <w:rFonts w:ascii="Cascadia Mono" w:hAnsi="Cascadia Mono" w:cs="Cascadia Mono"/>
                <w:noProof w:val="0"/>
                <w:color w:val="000000"/>
                <w:kern w:val="0"/>
                <w:sz w:val="19"/>
                <w:szCs w:val="19"/>
                <w:lang w:val="en-US"/>
              </w:rPr>
              <w:t>);</w:t>
            </w:r>
            <w:proofErr w:type="gramEnd"/>
          </w:p>
          <w:p w14:paraId="2675680B" w14:textId="77777777" w:rsidR="00472427" w:rsidRDefault="00472427" w:rsidP="004F07DC">
            <w:pPr>
              <w:autoSpaceDE w:val="0"/>
              <w:autoSpaceDN w:val="0"/>
              <w:adjustRightInd w:val="0"/>
              <w:rPr>
                <w:rFonts w:ascii="Cascadia Mono" w:hAnsi="Cascadia Mono" w:cs="Cascadia Mono"/>
                <w:noProof w:val="0"/>
                <w:color w:val="000000"/>
                <w:kern w:val="0"/>
                <w:sz w:val="19"/>
                <w:szCs w:val="19"/>
                <w:lang w:val="en-US"/>
              </w:rPr>
            </w:pPr>
            <w:r>
              <w:rPr>
                <w:rFonts w:ascii="Cascadia Mono" w:hAnsi="Cascadia Mono" w:cs="Cascadia Mono"/>
                <w:noProof w:val="0"/>
                <w:color w:val="000000"/>
                <w:kern w:val="0"/>
                <w:sz w:val="19"/>
                <w:szCs w:val="19"/>
                <w:lang w:val="en-US"/>
              </w:rPr>
              <w:t xml:space="preserve">     </w:t>
            </w:r>
            <w:r>
              <w:rPr>
                <w:rFonts w:ascii="Cascadia Mono" w:hAnsi="Cascadia Mono" w:cs="Cascadia Mono"/>
                <w:noProof w:val="0"/>
                <w:color w:val="0000FF"/>
                <w:kern w:val="0"/>
                <w:sz w:val="19"/>
                <w:szCs w:val="19"/>
                <w:lang w:val="en-US"/>
              </w:rPr>
              <w:t>if</w:t>
            </w:r>
            <w:r>
              <w:rPr>
                <w:rFonts w:ascii="Cascadia Mono" w:hAnsi="Cascadia Mono" w:cs="Cascadia Mono"/>
                <w:noProof w:val="0"/>
                <w:color w:val="000000"/>
                <w:kern w:val="0"/>
                <w:sz w:val="19"/>
                <w:szCs w:val="19"/>
                <w:lang w:val="en-US"/>
              </w:rPr>
              <w:t xml:space="preserve"> (result == </w:t>
            </w:r>
            <w:proofErr w:type="spellStart"/>
            <w:r>
              <w:rPr>
                <w:rFonts w:ascii="Cascadia Mono" w:hAnsi="Cascadia Mono" w:cs="Cascadia Mono"/>
                <w:noProof w:val="0"/>
                <w:color w:val="000000"/>
                <w:kern w:val="0"/>
                <w:sz w:val="19"/>
                <w:szCs w:val="19"/>
                <w:lang w:val="en-US"/>
              </w:rPr>
              <w:t>DialogResult.No</w:t>
            </w:r>
            <w:proofErr w:type="spellEnd"/>
            <w:r>
              <w:rPr>
                <w:rFonts w:ascii="Cascadia Mono" w:hAnsi="Cascadia Mono" w:cs="Cascadia Mono"/>
                <w:noProof w:val="0"/>
                <w:color w:val="000000"/>
                <w:kern w:val="0"/>
                <w:sz w:val="19"/>
                <w:szCs w:val="19"/>
                <w:lang w:val="en-US"/>
              </w:rPr>
              <w:t>)</w:t>
            </w:r>
          </w:p>
          <w:p w14:paraId="01253721" w14:textId="77777777" w:rsidR="00472427" w:rsidRDefault="00472427" w:rsidP="004F07DC">
            <w:pPr>
              <w:autoSpaceDE w:val="0"/>
              <w:autoSpaceDN w:val="0"/>
              <w:adjustRightInd w:val="0"/>
              <w:rPr>
                <w:rFonts w:ascii="Cascadia Mono" w:hAnsi="Cascadia Mono" w:cs="Cascadia Mono"/>
                <w:noProof w:val="0"/>
                <w:color w:val="000000"/>
                <w:kern w:val="0"/>
                <w:sz w:val="19"/>
                <w:szCs w:val="19"/>
                <w:lang w:val="en-US"/>
              </w:rPr>
            </w:pPr>
            <w:r>
              <w:rPr>
                <w:rFonts w:ascii="Cascadia Mono" w:hAnsi="Cascadia Mono" w:cs="Cascadia Mono"/>
                <w:noProof w:val="0"/>
                <w:color w:val="000000"/>
                <w:kern w:val="0"/>
                <w:sz w:val="19"/>
                <w:szCs w:val="19"/>
                <w:lang w:val="en-US"/>
              </w:rPr>
              <w:t xml:space="preserve">     {</w:t>
            </w:r>
          </w:p>
          <w:p w14:paraId="0BC0AB42" w14:textId="77777777" w:rsidR="00472427" w:rsidRDefault="00472427" w:rsidP="004F07DC">
            <w:pPr>
              <w:autoSpaceDE w:val="0"/>
              <w:autoSpaceDN w:val="0"/>
              <w:adjustRightInd w:val="0"/>
              <w:rPr>
                <w:rFonts w:ascii="Cascadia Mono" w:hAnsi="Cascadia Mono" w:cs="Cascadia Mono"/>
                <w:noProof w:val="0"/>
                <w:color w:val="000000"/>
                <w:kern w:val="0"/>
                <w:sz w:val="19"/>
                <w:szCs w:val="19"/>
                <w:lang w:val="en-US"/>
              </w:rPr>
            </w:pPr>
            <w:r>
              <w:rPr>
                <w:rFonts w:ascii="Cascadia Mono" w:hAnsi="Cascadia Mono" w:cs="Cascadia Mono"/>
                <w:noProof w:val="0"/>
                <w:color w:val="000000"/>
                <w:kern w:val="0"/>
                <w:sz w:val="19"/>
                <w:szCs w:val="19"/>
                <w:lang w:val="en-US"/>
              </w:rPr>
              <w:t xml:space="preserve">         </w:t>
            </w:r>
            <w:proofErr w:type="gramStart"/>
            <w:r>
              <w:rPr>
                <w:rFonts w:ascii="Cascadia Mono" w:hAnsi="Cascadia Mono" w:cs="Cascadia Mono"/>
                <w:noProof w:val="0"/>
                <w:color w:val="0000FF"/>
                <w:kern w:val="0"/>
                <w:sz w:val="19"/>
                <w:szCs w:val="19"/>
                <w:lang w:val="en-US"/>
              </w:rPr>
              <w:t>return</w:t>
            </w:r>
            <w:r>
              <w:rPr>
                <w:rFonts w:ascii="Cascadia Mono" w:hAnsi="Cascadia Mono" w:cs="Cascadia Mono"/>
                <w:noProof w:val="0"/>
                <w:color w:val="000000"/>
                <w:kern w:val="0"/>
                <w:sz w:val="19"/>
                <w:szCs w:val="19"/>
                <w:lang w:val="en-US"/>
              </w:rPr>
              <w:t>;</w:t>
            </w:r>
            <w:proofErr w:type="gramEnd"/>
          </w:p>
          <w:p w14:paraId="7976B447" w14:textId="77777777" w:rsidR="00472427" w:rsidRDefault="00472427" w:rsidP="004F07DC">
            <w:pPr>
              <w:autoSpaceDE w:val="0"/>
              <w:autoSpaceDN w:val="0"/>
              <w:adjustRightInd w:val="0"/>
              <w:rPr>
                <w:rFonts w:ascii="Cascadia Mono" w:hAnsi="Cascadia Mono" w:cs="Cascadia Mono"/>
                <w:noProof w:val="0"/>
                <w:color w:val="000000"/>
                <w:kern w:val="0"/>
                <w:sz w:val="19"/>
                <w:szCs w:val="19"/>
                <w:lang w:val="en-US"/>
              </w:rPr>
            </w:pPr>
            <w:r>
              <w:rPr>
                <w:rFonts w:ascii="Cascadia Mono" w:hAnsi="Cascadia Mono" w:cs="Cascadia Mono"/>
                <w:noProof w:val="0"/>
                <w:color w:val="000000"/>
                <w:kern w:val="0"/>
                <w:sz w:val="19"/>
                <w:szCs w:val="19"/>
                <w:lang w:val="en-US"/>
              </w:rPr>
              <w:t xml:space="preserve">     }</w:t>
            </w:r>
          </w:p>
          <w:p w14:paraId="59EF0110" w14:textId="77777777" w:rsidR="00472427" w:rsidRDefault="00472427" w:rsidP="004F07DC">
            <w:pPr>
              <w:autoSpaceDE w:val="0"/>
              <w:autoSpaceDN w:val="0"/>
              <w:adjustRightInd w:val="0"/>
              <w:rPr>
                <w:rFonts w:ascii="Cascadia Mono" w:hAnsi="Cascadia Mono" w:cs="Cascadia Mono"/>
                <w:noProof w:val="0"/>
                <w:color w:val="000000"/>
                <w:kern w:val="0"/>
                <w:sz w:val="19"/>
                <w:szCs w:val="19"/>
                <w:lang w:val="en-US"/>
              </w:rPr>
            </w:pPr>
          </w:p>
          <w:p w14:paraId="4108AF62" w14:textId="77777777" w:rsidR="00472427" w:rsidRDefault="00472427" w:rsidP="004F07DC">
            <w:pPr>
              <w:autoSpaceDE w:val="0"/>
              <w:autoSpaceDN w:val="0"/>
              <w:adjustRightInd w:val="0"/>
              <w:rPr>
                <w:rFonts w:ascii="Cascadia Mono" w:hAnsi="Cascadia Mono" w:cs="Cascadia Mono"/>
                <w:noProof w:val="0"/>
                <w:color w:val="008000"/>
                <w:kern w:val="0"/>
                <w:sz w:val="19"/>
                <w:szCs w:val="19"/>
                <w:lang w:val="en-US"/>
              </w:rPr>
            </w:pPr>
            <w:r>
              <w:rPr>
                <w:rFonts w:ascii="Cascadia Mono" w:hAnsi="Cascadia Mono" w:cs="Cascadia Mono"/>
                <w:noProof w:val="0"/>
                <w:color w:val="000000"/>
                <w:kern w:val="0"/>
                <w:sz w:val="19"/>
                <w:szCs w:val="19"/>
                <w:lang w:val="en-US"/>
              </w:rPr>
              <w:t xml:space="preserve">     </w:t>
            </w:r>
            <w:r>
              <w:rPr>
                <w:rFonts w:ascii="Cascadia Mono" w:hAnsi="Cascadia Mono" w:cs="Cascadia Mono"/>
                <w:noProof w:val="0"/>
                <w:color w:val="008000"/>
                <w:kern w:val="0"/>
                <w:sz w:val="19"/>
                <w:szCs w:val="19"/>
                <w:lang w:val="en-US"/>
              </w:rPr>
              <w:t>// Delete product</w:t>
            </w:r>
          </w:p>
          <w:p w14:paraId="053D2403" w14:textId="77777777" w:rsidR="00472427" w:rsidRDefault="00472427" w:rsidP="004F07DC">
            <w:pPr>
              <w:autoSpaceDE w:val="0"/>
              <w:autoSpaceDN w:val="0"/>
              <w:adjustRightInd w:val="0"/>
              <w:rPr>
                <w:rFonts w:ascii="Cascadia Mono" w:hAnsi="Cascadia Mono" w:cs="Cascadia Mono"/>
                <w:noProof w:val="0"/>
                <w:color w:val="A31515"/>
                <w:kern w:val="0"/>
                <w:sz w:val="19"/>
                <w:szCs w:val="19"/>
                <w:lang w:val="en-US"/>
              </w:rPr>
            </w:pPr>
            <w:r>
              <w:rPr>
                <w:rFonts w:ascii="Cascadia Mono" w:hAnsi="Cascadia Mono" w:cs="Cascadia Mono"/>
                <w:noProof w:val="0"/>
                <w:color w:val="000000"/>
                <w:kern w:val="0"/>
                <w:sz w:val="19"/>
                <w:szCs w:val="19"/>
                <w:lang w:val="en-US"/>
              </w:rPr>
              <w:t xml:space="preserve">     </w:t>
            </w:r>
            <w:proofErr w:type="spellStart"/>
            <w:proofErr w:type="gramStart"/>
            <w:r>
              <w:rPr>
                <w:rFonts w:ascii="Cascadia Mono" w:hAnsi="Cascadia Mono" w:cs="Cascadia Mono"/>
                <w:noProof w:val="0"/>
                <w:color w:val="000000"/>
                <w:kern w:val="0"/>
                <w:sz w:val="19"/>
                <w:szCs w:val="19"/>
                <w:lang w:val="en-US"/>
              </w:rPr>
              <w:t>DataProvider.Instance.ExecuteNonQuery</w:t>
            </w:r>
            <w:proofErr w:type="spellEnd"/>
            <w:proofErr w:type="gramEnd"/>
            <w:r>
              <w:rPr>
                <w:rFonts w:ascii="Cascadia Mono" w:hAnsi="Cascadia Mono" w:cs="Cascadia Mono"/>
                <w:noProof w:val="0"/>
                <w:color w:val="000000"/>
                <w:kern w:val="0"/>
                <w:sz w:val="19"/>
                <w:szCs w:val="19"/>
                <w:lang w:val="en-US"/>
              </w:rPr>
              <w:t>(</w:t>
            </w:r>
            <w:r>
              <w:rPr>
                <w:rFonts w:ascii="Cascadia Mono" w:hAnsi="Cascadia Mono" w:cs="Cascadia Mono"/>
                <w:noProof w:val="0"/>
                <w:color w:val="A31515"/>
                <w:kern w:val="0"/>
                <w:sz w:val="19"/>
                <w:szCs w:val="19"/>
                <w:lang w:val="en-US"/>
              </w:rPr>
              <w:t xml:space="preserve">"EXEC </w:t>
            </w:r>
            <w:proofErr w:type="spellStart"/>
            <w:r>
              <w:rPr>
                <w:rFonts w:ascii="Cascadia Mono" w:hAnsi="Cascadia Mono" w:cs="Cascadia Mono"/>
                <w:noProof w:val="0"/>
                <w:color w:val="A31515"/>
                <w:kern w:val="0"/>
                <w:sz w:val="19"/>
                <w:szCs w:val="19"/>
                <w:lang w:val="en-US"/>
              </w:rPr>
              <w:t>DeleteSupplier</w:t>
            </w:r>
            <w:proofErr w:type="spellEnd"/>
            <w:r>
              <w:rPr>
                <w:rFonts w:ascii="Cascadia Mono" w:hAnsi="Cascadia Mono" w:cs="Cascadia Mono"/>
                <w:noProof w:val="0"/>
                <w:color w:val="A31515"/>
                <w:kern w:val="0"/>
                <w:sz w:val="19"/>
                <w:szCs w:val="19"/>
                <w:lang w:val="en-US"/>
              </w:rPr>
              <w:t xml:space="preserve"> @id"</w:t>
            </w:r>
          </w:p>
          <w:p w14:paraId="159B3FAA" w14:textId="77777777" w:rsidR="00472427" w:rsidRDefault="00472427" w:rsidP="004F07DC">
            <w:pPr>
              <w:autoSpaceDE w:val="0"/>
              <w:autoSpaceDN w:val="0"/>
              <w:adjustRightInd w:val="0"/>
              <w:rPr>
                <w:rFonts w:ascii="Cascadia Mono" w:hAnsi="Cascadia Mono" w:cs="Cascadia Mono"/>
                <w:noProof w:val="0"/>
                <w:color w:val="000000"/>
                <w:kern w:val="0"/>
                <w:sz w:val="19"/>
                <w:szCs w:val="19"/>
                <w:lang w:val="en-US"/>
              </w:rPr>
            </w:pPr>
            <w:r>
              <w:rPr>
                <w:rFonts w:ascii="Cascadia Mono" w:hAnsi="Cascadia Mono" w:cs="Cascadia Mono"/>
                <w:noProof w:val="0"/>
                <w:color w:val="000000"/>
                <w:kern w:val="0"/>
                <w:sz w:val="19"/>
                <w:szCs w:val="19"/>
                <w:lang w:val="en-US"/>
              </w:rPr>
              <w:t xml:space="preserve">                                                              , </w:t>
            </w:r>
            <w:r>
              <w:rPr>
                <w:rFonts w:ascii="Cascadia Mono" w:hAnsi="Cascadia Mono" w:cs="Cascadia Mono"/>
                <w:noProof w:val="0"/>
                <w:color w:val="0000FF"/>
                <w:kern w:val="0"/>
                <w:sz w:val="19"/>
                <w:szCs w:val="19"/>
                <w:lang w:val="en-US"/>
              </w:rPr>
              <w:t>new</w:t>
            </w:r>
            <w:r>
              <w:rPr>
                <w:rFonts w:ascii="Cascadia Mono" w:hAnsi="Cascadia Mono" w:cs="Cascadia Mono"/>
                <w:noProof w:val="0"/>
                <w:color w:val="000000"/>
                <w:kern w:val="0"/>
                <w:sz w:val="19"/>
                <w:szCs w:val="19"/>
                <w:lang w:val="en-US"/>
              </w:rPr>
              <w:t xml:space="preserve"> </w:t>
            </w:r>
            <w:proofErr w:type="gramStart"/>
            <w:r>
              <w:rPr>
                <w:rFonts w:ascii="Cascadia Mono" w:hAnsi="Cascadia Mono" w:cs="Cascadia Mono"/>
                <w:noProof w:val="0"/>
                <w:color w:val="0000FF"/>
                <w:kern w:val="0"/>
                <w:sz w:val="19"/>
                <w:szCs w:val="19"/>
                <w:lang w:val="en-US"/>
              </w:rPr>
              <w:t>object</w:t>
            </w:r>
            <w:r>
              <w:rPr>
                <w:rFonts w:ascii="Cascadia Mono" w:hAnsi="Cascadia Mono" w:cs="Cascadia Mono"/>
                <w:noProof w:val="0"/>
                <w:color w:val="000000"/>
                <w:kern w:val="0"/>
                <w:sz w:val="19"/>
                <w:szCs w:val="19"/>
                <w:lang w:val="en-US"/>
              </w:rPr>
              <w:t>[</w:t>
            </w:r>
            <w:proofErr w:type="gramEnd"/>
            <w:r>
              <w:rPr>
                <w:rFonts w:ascii="Cascadia Mono" w:hAnsi="Cascadia Mono" w:cs="Cascadia Mono"/>
                <w:noProof w:val="0"/>
                <w:color w:val="000000"/>
                <w:kern w:val="0"/>
                <w:sz w:val="19"/>
                <w:szCs w:val="19"/>
                <w:lang w:val="en-US"/>
              </w:rPr>
              <w:t xml:space="preserve">] { </w:t>
            </w:r>
            <w:proofErr w:type="spellStart"/>
            <w:r>
              <w:rPr>
                <w:rFonts w:ascii="Cascadia Mono" w:hAnsi="Cascadia Mono" w:cs="Cascadia Mono"/>
                <w:noProof w:val="0"/>
                <w:color w:val="000000"/>
                <w:kern w:val="0"/>
                <w:sz w:val="19"/>
                <w:szCs w:val="19"/>
                <w:lang w:val="en-US"/>
              </w:rPr>
              <w:t>tbxIDSupplier.Text</w:t>
            </w:r>
            <w:proofErr w:type="spellEnd"/>
            <w:r>
              <w:rPr>
                <w:rFonts w:ascii="Cascadia Mono" w:hAnsi="Cascadia Mono" w:cs="Cascadia Mono"/>
                <w:noProof w:val="0"/>
                <w:color w:val="000000"/>
                <w:kern w:val="0"/>
                <w:sz w:val="19"/>
                <w:szCs w:val="19"/>
                <w:lang w:val="en-US"/>
              </w:rPr>
              <w:t xml:space="preserve"> });</w:t>
            </w:r>
          </w:p>
          <w:p w14:paraId="7FE6158D" w14:textId="77777777" w:rsidR="00472427" w:rsidRDefault="00472427" w:rsidP="004F07DC">
            <w:pPr>
              <w:autoSpaceDE w:val="0"/>
              <w:autoSpaceDN w:val="0"/>
              <w:adjustRightInd w:val="0"/>
              <w:rPr>
                <w:rFonts w:ascii="Cascadia Mono" w:hAnsi="Cascadia Mono" w:cs="Cascadia Mono"/>
                <w:noProof w:val="0"/>
                <w:color w:val="000000"/>
                <w:kern w:val="0"/>
                <w:sz w:val="19"/>
                <w:szCs w:val="19"/>
                <w:lang w:val="en-US"/>
              </w:rPr>
            </w:pPr>
            <w:r>
              <w:rPr>
                <w:rFonts w:ascii="Cascadia Mono" w:hAnsi="Cascadia Mono" w:cs="Cascadia Mono"/>
                <w:noProof w:val="0"/>
                <w:color w:val="000000"/>
                <w:kern w:val="0"/>
                <w:sz w:val="19"/>
                <w:szCs w:val="19"/>
                <w:lang w:val="en-US"/>
              </w:rPr>
              <w:t xml:space="preserve">     </w:t>
            </w:r>
            <w:proofErr w:type="spellStart"/>
            <w:r>
              <w:rPr>
                <w:rFonts w:ascii="Cascadia Mono" w:hAnsi="Cascadia Mono" w:cs="Cascadia Mono"/>
                <w:noProof w:val="0"/>
                <w:color w:val="000000"/>
                <w:kern w:val="0"/>
                <w:sz w:val="19"/>
                <w:szCs w:val="19"/>
                <w:lang w:val="en-US"/>
              </w:rPr>
              <w:t>MessageBox.Show</w:t>
            </w:r>
            <w:proofErr w:type="spellEnd"/>
            <w:r>
              <w:rPr>
                <w:rFonts w:ascii="Cascadia Mono" w:hAnsi="Cascadia Mono" w:cs="Cascadia Mono"/>
                <w:noProof w:val="0"/>
                <w:color w:val="000000"/>
                <w:kern w:val="0"/>
                <w:sz w:val="19"/>
                <w:szCs w:val="19"/>
                <w:lang w:val="en-US"/>
              </w:rPr>
              <w:t>(</w:t>
            </w:r>
            <w:r>
              <w:rPr>
                <w:rFonts w:ascii="Cascadia Mono" w:hAnsi="Cascadia Mono" w:cs="Cascadia Mono"/>
                <w:noProof w:val="0"/>
                <w:color w:val="A31515"/>
                <w:kern w:val="0"/>
                <w:sz w:val="19"/>
                <w:szCs w:val="19"/>
                <w:lang w:val="en-US"/>
              </w:rPr>
              <w:t>"</w:t>
            </w:r>
            <w:proofErr w:type="spellStart"/>
            <w:r>
              <w:rPr>
                <w:rFonts w:ascii="Cascadia Mono" w:hAnsi="Cascadia Mono" w:cs="Cascadia Mono"/>
                <w:noProof w:val="0"/>
                <w:color w:val="A31515"/>
                <w:kern w:val="0"/>
                <w:sz w:val="19"/>
                <w:szCs w:val="19"/>
                <w:lang w:val="en-US"/>
              </w:rPr>
              <w:t>Xóa</w:t>
            </w:r>
            <w:proofErr w:type="spellEnd"/>
            <w:r>
              <w:rPr>
                <w:rFonts w:ascii="Cascadia Mono" w:hAnsi="Cascadia Mono" w:cs="Cascadia Mono"/>
                <w:noProof w:val="0"/>
                <w:color w:val="A31515"/>
                <w:kern w:val="0"/>
                <w:sz w:val="19"/>
                <w:szCs w:val="19"/>
                <w:lang w:val="en-US"/>
              </w:rPr>
              <w:t xml:space="preserve"> </w:t>
            </w:r>
            <w:proofErr w:type="spellStart"/>
            <w:r>
              <w:rPr>
                <w:rFonts w:ascii="Cascadia Mono" w:hAnsi="Cascadia Mono" w:cs="Cascadia Mono"/>
                <w:noProof w:val="0"/>
                <w:color w:val="A31515"/>
                <w:kern w:val="0"/>
                <w:sz w:val="19"/>
                <w:szCs w:val="19"/>
                <w:lang w:val="en-US"/>
              </w:rPr>
              <w:t>sản</w:t>
            </w:r>
            <w:proofErr w:type="spellEnd"/>
            <w:r>
              <w:rPr>
                <w:rFonts w:ascii="Cascadia Mono" w:hAnsi="Cascadia Mono" w:cs="Cascadia Mono"/>
                <w:noProof w:val="0"/>
                <w:color w:val="A31515"/>
                <w:kern w:val="0"/>
                <w:sz w:val="19"/>
                <w:szCs w:val="19"/>
                <w:lang w:val="en-US"/>
              </w:rPr>
              <w:t xml:space="preserve"> </w:t>
            </w:r>
            <w:proofErr w:type="spellStart"/>
            <w:r>
              <w:rPr>
                <w:rFonts w:ascii="Cascadia Mono" w:hAnsi="Cascadia Mono" w:cs="Cascadia Mono"/>
                <w:noProof w:val="0"/>
                <w:color w:val="A31515"/>
                <w:kern w:val="0"/>
                <w:sz w:val="19"/>
                <w:szCs w:val="19"/>
                <w:lang w:val="en-US"/>
              </w:rPr>
              <w:t>phẩm</w:t>
            </w:r>
            <w:proofErr w:type="spellEnd"/>
            <w:r>
              <w:rPr>
                <w:rFonts w:ascii="Cascadia Mono" w:hAnsi="Cascadia Mono" w:cs="Cascadia Mono"/>
                <w:noProof w:val="0"/>
                <w:color w:val="A31515"/>
                <w:kern w:val="0"/>
                <w:sz w:val="19"/>
                <w:szCs w:val="19"/>
                <w:lang w:val="en-US"/>
              </w:rPr>
              <w:t xml:space="preserve"> </w:t>
            </w:r>
            <w:proofErr w:type="spellStart"/>
            <w:r>
              <w:rPr>
                <w:rFonts w:ascii="Cascadia Mono" w:hAnsi="Cascadia Mono" w:cs="Cascadia Mono"/>
                <w:noProof w:val="0"/>
                <w:color w:val="A31515"/>
                <w:kern w:val="0"/>
                <w:sz w:val="19"/>
                <w:szCs w:val="19"/>
                <w:lang w:val="en-US"/>
              </w:rPr>
              <w:t>thành</w:t>
            </w:r>
            <w:proofErr w:type="spellEnd"/>
            <w:r>
              <w:rPr>
                <w:rFonts w:ascii="Cascadia Mono" w:hAnsi="Cascadia Mono" w:cs="Cascadia Mono"/>
                <w:noProof w:val="0"/>
                <w:color w:val="A31515"/>
                <w:kern w:val="0"/>
                <w:sz w:val="19"/>
                <w:szCs w:val="19"/>
                <w:lang w:val="en-US"/>
              </w:rPr>
              <w:t xml:space="preserve"> </w:t>
            </w:r>
            <w:proofErr w:type="spellStart"/>
            <w:r>
              <w:rPr>
                <w:rFonts w:ascii="Cascadia Mono" w:hAnsi="Cascadia Mono" w:cs="Cascadia Mono"/>
                <w:noProof w:val="0"/>
                <w:color w:val="A31515"/>
                <w:kern w:val="0"/>
                <w:sz w:val="19"/>
                <w:szCs w:val="19"/>
                <w:lang w:val="en-US"/>
              </w:rPr>
              <w:t>công</w:t>
            </w:r>
            <w:proofErr w:type="spellEnd"/>
            <w:r>
              <w:rPr>
                <w:rFonts w:ascii="Cascadia Mono" w:hAnsi="Cascadia Mono" w:cs="Cascadia Mono"/>
                <w:noProof w:val="0"/>
                <w:color w:val="A31515"/>
                <w:kern w:val="0"/>
                <w:sz w:val="19"/>
                <w:szCs w:val="19"/>
                <w:lang w:val="en-US"/>
              </w:rPr>
              <w:t>"</w:t>
            </w:r>
            <w:r>
              <w:rPr>
                <w:rFonts w:ascii="Cascadia Mono" w:hAnsi="Cascadia Mono" w:cs="Cascadia Mono"/>
                <w:noProof w:val="0"/>
                <w:color w:val="000000"/>
                <w:kern w:val="0"/>
                <w:sz w:val="19"/>
                <w:szCs w:val="19"/>
                <w:lang w:val="en-US"/>
              </w:rPr>
              <w:t xml:space="preserve">, </w:t>
            </w:r>
            <w:r>
              <w:rPr>
                <w:rFonts w:ascii="Cascadia Mono" w:hAnsi="Cascadia Mono" w:cs="Cascadia Mono"/>
                <w:noProof w:val="0"/>
                <w:color w:val="A31515"/>
                <w:kern w:val="0"/>
                <w:sz w:val="19"/>
                <w:szCs w:val="19"/>
                <w:lang w:val="en-US"/>
              </w:rPr>
              <w:t xml:space="preserve">"Thông </w:t>
            </w:r>
            <w:proofErr w:type="spellStart"/>
            <w:r>
              <w:rPr>
                <w:rFonts w:ascii="Cascadia Mono" w:hAnsi="Cascadia Mono" w:cs="Cascadia Mono"/>
                <w:noProof w:val="0"/>
                <w:color w:val="A31515"/>
                <w:kern w:val="0"/>
                <w:sz w:val="19"/>
                <w:szCs w:val="19"/>
                <w:lang w:val="en-US"/>
              </w:rPr>
              <w:t>báo</w:t>
            </w:r>
            <w:proofErr w:type="spellEnd"/>
            <w:r>
              <w:rPr>
                <w:rFonts w:ascii="Cascadia Mono" w:hAnsi="Cascadia Mono" w:cs="Cascadia Mono"/>
                <w:noProof w:val="0"/>
                <w:color w:val="A31515"/>
                <w:kern w:val="0"/>
                <w:sz w:val="19"/>
                <w:szCs w:val="19"/>
                <w:lang w:val="en-US"/>
              </w:rPr>
              <w:t>"</w:t>
            </w:r>
            <w:r>
              <w:rPr>
                <w:rFonts w:ascii="Cascadia Mono" w:hAnsi="Cascadia Mono" w:cs="Cascadia Mono"/>
                <w:noProof w:val="0"/>
                <w:color w:val="000000"/>
                <w:kern w:val="0"/>
                <w:sz w:val="19"/>
                <w:szCs w:val="19"/>
                <w:lang w:val="en-US"/>
              </w:rPr>
              <w:t xml:space="preserve">, </w:t>
            </w:r>
            <w:proofErr w:type="spellStart"/>
            <w:r>
              <w:rPr>
                <w:rFonts w:ascii="Cascadia Mono" w:hAnsi="Cascadia Mono" w:cs="Cascadia Mono"/>
                <w:noProof w:val="0"/>
                <w:color w:val="000000"/>
                <w:kern w:val="0"/>
                <w:sz w:val="19"/>
                <w:szCs w:val="19"/>
                <w:lang w:val="en-US"/>
              </w:rPr>
              <w:t>MessageBoxButtons.OK</w:t>
            </w:r>
            <w:proofErr w:type="spellEnd"/>
            <w:r>
              <w:rPr>
                <w:rFonts w:ascii="Cascadia Mono" w:hAnsi="Cascadia Mono" w:cs="Cascadia Mono"/>
                <w:noProof w:val="0"/>
                <w:color w:val="000000"/>
                <w:kern w:val="0"/>
                <w:sz w:val="19"/>
                <w:szCs w:val="19"/>
                <w:lang w:val="en-US"/>
              </w:rPr>
              <w:t xml:space="preserve">, </w:t>
            </w:r>
            <w:proofErr w:type="spellStart"/>
            <w:r>
              <w:rPr>
                <w:rFonts w:ascii="Cascadia Mono" w:hAnsi="Cascadia Mono" w:cs="Cascadia Mono"/>
                <w:noProof w:val="0"/>
                <w:color w:val="000000"/>
                <w:kern w:val="0"/>
                <w:sz w:val="19"/>
                <w:szCs w:val="19"/>
                <w:lang w:val="en-US"/>
              </w:rPr>
              <w:t>MessageBoxIcon.Information</w:t>
            </w:r>
            <w:proofErr w:type="spellEnd"/>
            <w:proofErr w:type="gramStart"/>
            <w:r>
              <w:rPr>
                <w:rFonts w:ascii="Cascadia Mono" w:hAnsi="Cascadia Mono" w:cs="Cascadia Mono"/>
                <w:noProof w:val="0"/>
                <w:color w:val="000000"/>
                <w:kern w:val="0"/>
                <w:sz w:val="19"/>
                <w:szCs w:val="19"/>
                <w:lang w:val="en-US"/>
              </w:rPr>
              <w:t>);</w:t>
            </w:r>
            <w:proofErr w:type="gramEnd"/>
          </w:p>
          <w:p w14:paraId="38D5B64A" w14:textId="77777777" w:rsidR="00472427" w:rsidRDefault="00472427" w:rsidP="004F07DC">
            <w:pPr>
              <w:autoSpaceDE w:val="0"/>
              <w:autoSpaceDN w:val="0"/>
              <w:adjustRightInd w:val="0"/>
              <w:rPr>
                <w:rFonts w:ascii="Cascadia Mono" w:hAnsi="Cascadia Mono" w:cs="Cascadia Mono"/>
                <w:noProof w:val="0"/>
                <w:color w:val="000000"/>
                <w:kern w:val="0"/>
                <w:sz w:val="19"/>
                <w:szCs w:val="19"/>
                <w:lang w:val="en-US"/>
              </w:rPr>
            </w:pPr>
            <w:r>
              <w:rPr>
                <w:rFonts w:ascii="Cascadia Mono" w:hAnsi="Cascadia Mono" w:cs="Cascadia Mono"/>
                <w:noProof w:val="0"/>
                <w:color w:val="000000"/>
                <w:kern w:val="0"/>
                <w:sz w:val="19"/>
                <w:szCs w:val="19"/>
                <w:lang w:val="en-US"/>
              </w:rPr>
              <w:t xml:space="preserve">     </w:t>
            </w:r>
            <w:proofErr w:type="spellStart"/>
            <w:proofErr w:type="gramStart"/>
            <w:r>
              <w:rPr>
                <w:rFonts w:ascii="Cascadia Mono" w:hAnsi="Cascadia Mono" w:cs="Cascadia Mono"/>
                <w:noProof w:val="0"/>
                <w:color w:val="000000"/>
                <w:kern w:val="0"/>
                <w:sz w:val="19"/>
                <w:szCs w:val="19"/>
                <w:lang w:val="en-US"/>
              </w:rPr>
              <w:t>LoadData</w:t>
            </w:r>
            <w:proofErr w:type="spellEnd"/>
            <w:r>
              <w:rPr>
                <w:rFonts w:ascii="Cascadia Mono" w:hAnsi="Cascadia Mono" w:cs="Cascadia Mono"/>
                <w:noProof w:val="0"/>
                <w:color w:val="000000"/>
                <w:kern w:val="0"/>
                <w:sz w:val="19"/>
                <w:szCs w:val="19"/>
                <w:lang w:val="en-US"/>
              </w:rPr>
              <w:t>(</w:t>
            </w:r>
            <w:proofErr w:type="gramEnd"/>
            <w:r>
              <w:rPr>
                <w:rFonts w:ascii="Cascadia Mono" w:hAnsi="Cascadia Mono" w:cs="Cascadia Mono"/>
                <w:noProof w:val="0"/>
                <w:color w:val="000000"/>
                <w:kern w:val="0"/>
                <w:sz w:val="19"/>
                <w:szCs w:val="19"/>
                <w:lang w:val="en-US"/>
              </w:rPr>
              <w:t>);</w:t>
            </w:r>
          </w:p>
          <w:p w14:paraId="79BEF64B" w14:textId="77777777" w:rsidR="00472427" w:rsidRDefault="00472427" w:rsidP="004F07DC">
            <w:pPr>
              <w:autoSpaceDE w:val="0"/>
              <w:autoSpaceDN w:val="0"/>
              <w:adjustRightInd w:val="0"/>
              <w:rPr>
                <w:rFonts w:ascii="Cascadia Mono" w:hAnsi="Cascadia Mono" w:cs="Cascadia Mono"/>
                <w:noProof w:val="0"/>
                <w:color w:val="000000"/>
                <w:kern w:val="0"/>
                <w:sz w:val="19"/>
                <w:szCs w:val="19"/>
                <w:lang w:val="en-US"/>
              </w:rPr>
            </w:pPr>
          </w:p>
          <w:p w14:paraId="2DFB8B0A" w14:textId="77777777" w:rsidR="00472427" w:rsidRDefault="00472427" w:rsidP="004F07DC">
            <w:pPr>
              <w:autoSpaceDE w:val="0"/>
              <w:autoSpaceDN w:val="0"/>
              <w:adjustRightInd w:val="0"/>
              <w:rPr>
                <w:rFonts w:ascii="Cascadia Mono" w:hAnsi="Cascadia Mono" w:cs="Cascadia Mono"/>
                <w:noProof w:val="0"/>
                <w:color w:val="000000"/>
                <w:kern w:val="0"/>
                <w:sz w:val="19"/>
                <w:szCs w:val="19"/>
                <w:lang w:val="en-US"/>
              </w:rPr>
            </w:pPr>
            <w:r>
              <w:rPr>
                <w:rFonts w:ascii="Cascadia Mono" w:hAnsi="Cascadia Mono" w:cs="Cascadia Mono"/>
                <w:noProof w:val="0"/>
                <w:color w:val="000000"/>
                <w:kern w:val="0"/>
                <w:sz w:val="19"/>
                <w:szCs w:val="19"/>
                <w:lang w:val="en-US"/>
              </w:rPr>
              <w:t xml:space="preserve"> }</w:t>
            </w:r>
          </w:p>
          <w:p w14:paraId="2611D8C6" w14:textId="77777777" w:rsidR="00472427" w:rsidRDefault="00472427" w:rsidP="004F07DC">
            <w:pPr>
              <w:autoSpaceDE w:val="0"/>
              <w:autoSpaceDN w:val="0"/>
              <w:adjustRightInd w:val="0"/>
              <w:rPr>
                <w:rFonts w:ascii="Cascadia Mono" w:hAnsi="Cascadia Mono" w:cs="Cascadia Mono"/>
                <w:noProof w:val="0"/>
                <w:color w:val="000000"/>
                <w:kern w:val="0"/>
                <w:sz w:val="19"/>
                <w:szCs w:val="19"/>
                <w:lang w:val="en-US"/>
              </w:rPr>
            </w:pPr>
            <w:r>
              <w:rPr>
                <w:rFonts w:ascii="Cascadia Mono" w:hAnsi="Cascadia Mono" w:cs="Cascadia Mono"/>
                <w:noProof w:val="0"/>
                <w:color w:val="000000"/>
                <w:kern w:val="0"/>
                <w:sz w:val="19"/>
                <w:szCs w:val="19"/>
                <w:lang w:val="en-US"/>
              </w:rPr>
              <w:t xml:space="preserve"> </w:t>
            </w:r>
            <w:r>
              <w:rPr>
                <w:rFonts w:ascii="Cascadia Mono" w:hAnsi="Cascadia Mono" w:cs="Cascadia Mono"/>
                <w:noProof w:val="0"/>
                <w:color w:val="0000FF"/>
                <w:kern w:val="0"/>
                <w:sz w:val="19"/>
                <w:szCs w:val="19"/>
                <w:lang w:val="en-US"/>
              </w:rPr>
              <w:t>catch</w:t>
            </w:r>
            <w:r>
              <w:rPr>
                <w:rFonts w:ascii="Cascadia Mono" w:hAnsi="Cascadia Mono" w:cs="Cascadia Mono"/>
                <w:noProof w:val="0"/>
                <w:color w:val="000000"/>
                <w:kern w:val="0"/>
                <w:sz w:val="19"/>
                <w:szCs w:val="19"/>
                <w:lang w:val="en-US"/>
              </w:rPr>
              <w:t xml:space="preserve"> (</w:t>
            </w:r>
            <w:proofErr w:type="spellStart"/>
            <w:r>
              <w:rPr>
                <w:rFonts w:ascii="Cascadia Mono" w:hAnsi="Cascadia Mono" w:cs="Cascadia Mono"/>
                <w:noProof w:val="0"/>
                <w:color w:val="000000"/>
                <w:kern w:val="0"/>
                <w:sz w:val="19"/>
                <w:szCs w:val="19"/>
                <w:lang w:val="en-US"/>
              </w:rPr>
              <w:t>SqlException</w:t>
            </w:r>
            <w:proofErr w:type="spellEnd"/>
            <w:r>
              <w:rPr>
                <w:rFonts w:ascii="Cascadia Mono" w:hAnsi="Cascadia Mono" w:cs="Cascadia Mono"/>
                <w:noProof w:val="0"/>
                <w:color w:val="000000"/>
                <w:kern w:val="0"/>
                <w:sz w:val="19"/>
                <w:szCs w:val="19"/>
                <w:lang w:val="en-US"/>
              </w:rPr>
              <w:t xml:space="preserve"> err)</w:t>
            </w:r>
          </w:p>
          <w:p w14:paraId="15B5EB1D" w14:textId="77777777" w:rsidR="00472427" w:rsidRDefault="00472427" w:rsidP="004F07DC">
            <w:pPr>
              <w:autoSpaceDE w:val="0"/>
              <w:autoSpaceDN w:val="0"/>
              <w:adjustRightInd w:val="0"/>
              <w:rPr>
                <w:rFonts w:ascii="Cascadia Mono" w:hAnsi="Cascadia Mono" w:cs="Cascadia Mono"/>
                <w:noProof w:val="0"/>
                <w:color w:val="000000"/>
                <w:kern w:val="0"/>
                <w:sz w:val="19"/>
                <w:szCs w:val="19"/>
                <w:lang w:val="en-US"/>
              </w:rPr>
            </w:pPr>
            <w:r>
              <w:rPr>
                <w:rFonts w:ascii="Cascadia Mono" w:hAnsi="Cascadia Mono" w:cs="Cascadia Mono"/>
                <w:noProof w:val="0"/>
                <w:color w:val="000000"/>
                <w:kern w:val="0"/>
                <w:sz w:val="19"/>
                <w:szCs w:val="19"/>
                <w:lang w:val="en-US"/>
              </w:rPr>
              <w:t xml:space="preserve"> {</w:t>
            </w:r>
          </w:p>
          <w:p w14:paraId="7F098070" w14:textId="77777777" w:rsidR="00472427" w:rsidRDefault="00472427" w:rsidP="004F07DC">
            <w:pPr>
              <w:autoSpaceDE w:val="0"/>
              <w:autoSpaceDN w:val="0"/>
              <w:adjustRightInd w:val="0"/>
              <w:rPr>
                <w:rFonts w:ascii="Cascadia Mono" w:hAnsi="Cascadia Mono" w:cs="Cascadia Mono"/>
                <w:noProof w:val="0"/>
                <w:color w:val="000000"/>
                <w:kern w:val="0"/>
                <w:sz w:val="19"/>
                <w:szCs w:val="19"/>
                <w:lang w:val="en-US"/>
              </w:rPr>
            </w:pPr>
            <w:r>
              <w:rPr>
                <w:rFonts w:ascii="Cascadia Mono" w:hAnsi="Cascadia Mono" w:cs="Cascadia Mono"/>
                <w:noProof w:val="0"/>
                <w:color w:val="000000"/>
                <w:kern w:val="0"/>
                <w:sz w:val="19"/>
                <w:szCs w:val="19"/>
                <w:lang w:val="en-US"/>
              </w:rPr>
              <w:t xml:space="preserve">     </w:t>
            </w:r>
            <w:proofErr w:type="spellStart"/>
            <w:r>
              <w:rPr>
                <w:rFonts w:ascii="Cascadia Mono" w:hAnsi="Cascadia Mono" w:cs="Cascadia Mono"/>
                <w:noProof w:val="0"/>
                <w:color w:val="000000"/>
                <w:kern w:val="0"/>
                <w:sz w:val="19"/>
                <w:szCs w:val="19"/>
                <w:lang w:val="en-US"/>
              </w:rPr>
              <w:t>MessageBox.Show</w:t>
            </w:r>
            <w:proofErr w:type="spellEnd"/>
            <w:r>
              <w:rPr>
                <w:rFonts w:ascii="Cascadia Mono" w:hAnsi="Cascadia Mono" w:cs="Cascadia Mono"/>
                <w:noProof w:val="0"/>
                <w:color w:val="000000"/>
                <w:kern w:val="0"/>
                <w:sz w:val="19"/>
                <w:szCs w:val="19"/>
                <w:lang w:val="en-US"/>
              </w:rPr>
              <w:t>(</w:t>
            </w:r>
            <w:proofErr w:type="spellStart"/>
            <w:proofErr w:type="gramStart"/>
            <w:r>
              <w:rPr>
                <w:rFonts w:ascii="Cascadia Mono" w:hAnsi="Cascadia Mono" w:cs="Cascadia Mono"/>
                <w:noProof w:val="0"/>
                <w:color w:val="000000"/>
                <w:kern w:val="0"/>
                <w:sz w:val="19"/>
                <w:szCs w:val="19"/>
                <w:lang w:val="en-US"/>
              </w:rPr>
              <w:t>err.Message</w:t>
            </w:r>
            <w:proofErr w:type="spellEnd"/>
            <w:proofErr w:type="gramEnd"/>
            <w:r>
              <w:rPr>
                <w:rFonts w:ascii="Cascadia Mono" w:hAnsi="Cascadia Mono" w:cs="Cascadia Mono"/>
                <w:noProof w:val="0"/>
                <w:color w:val="000000"/>
                <w:kern w:val="0"/>
                <w:sz w:val="19"/>
                <w:szCs w:val="19"/>
                <w:lang w:val="en-US"/>
              </w:rPr>
              <w:t>);</w:t>
            </w:r>
          </w:p>
          <w:p w14:paraId="2A913EC7" w14:textId="77777777" w:rsidR="00472427" w:rsidRDefault="00472427" w:rsidP="004F07DC">
            <w:pPr>
              <w:spacing w:line="360" w:lineRule="auto"/>
              <w:rPr>
                <w:rFonts w:ascii="Times New Roman" w:hAnsi="Times New Roman" w:cs="Times New Roman"/>
                <w:sz w:val="28"/>
                <w:szCs w:val="28"/>
                <w:lang w:val="en-US"/>
              </w:rPr>
            </w:pPr>
            <w:r>
              <w:rPr>
                <w:rFonts w:ascii="Cascadia Mono" w:hAnsi="Cascadia Mono" w:cs="Cascadia Mono"/>
                <w:noProof w:val="0"/>
                <w:color w:val="000000"/>
                <w:kern w:val="0"/>
                <w:sz w:val="19"/>
                <w:szCs w:val="19"/>
                <w:lang w:val="en-US"/>
              </w:rPr>
              <w:t xml:space="preserve"> }</w:t>
            </w:r>
          </w:p>
        </w:tc>
      </w:tr>
    </w:tbl>
    <w:p w14:paraId="49600AC0" w14:textId="77777777" w:rsidR="00472427" w:rsidRPr="00472427" w:rsidRDefault="00472427" w:rsidP="00472427">
      <w:pPr>
        <w:spacing w:after="0" w:line="360" w:lineRule="auto"/>
        <w:ind w:left="720"/>
        <w:rPr>
          <w:rFonts w:ascii="Times New Roman" w:hAnsi="Times New Roman" w:cs="Times New Roman"/>
          <w:b/>
          <w:bCs/>
          <w:sz w:val="28"/>
          <w:szCs w:val="28"/>
          <w:lang w:val="en-US"/>
        </w:rPr>
      </w:pPr>
    </w:p>
    <w:p w14:paraId="0378A50A" w14:textId="77777777" w:rsidR="00920C4E" w:rsidRDefault="00920C4E" w:rsidP="00920C4E">
      <w:pPr>
        <w:pStyle w:val="ListParagraph"/>
        <w:spacing w:after="0" w:line="360" w:lineRule="auto"/>
        <w:ind w:left="792"/>
        <w:rPr>
          <w:rFonts w:ascii="Times New Roman" w:hAnsi="Times New Roman" w:cs="Times New Roman"/>
          <w:b/>
          <w:bCs/>
          <w:sz w:val="28"/>
          <w:szCs w:val="28"/>
          <w:lang w:val="en-US"/>
        </w:rPr>
      </w:pPr>
    </w:p>
    <w:p w14:paraId="71FFB036" w14:textId="008389AB" w:rsidR="00920C4E" w:rsidRDefault="00920C4E" w:rsidP="00EC619D">
      <w:pPr>
        <w:pStyle w:val="ListParagraph"/>
        <w:numPr>
          <w:ilvl w:val="1"/>
          <w:numId w:val="7"/>
        </w:numPr>
        <w:spacing w:after="0" w:line="360" w:lineRule="auto"/>
        <w:outlineLvl w:val="2"/>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bookmarkStart w:id="32" w:name="_Toc165362089"/>
      <w:r>
        <w:rPr>
          <w:rFonts w:ascii="Times New Roman" w:hAnsi="Times New Roman" w:cs="Times New Roman"/>
          <w:b/>
          <w:bCs/>
          <w:sz w:val="28"/>
          <w:szCs w:val="28"/>
          <w:lang w:val="en-US"/>
        </w:rPr>
        <w:t>Chức năng Expense Bill</w:t>
      </w:r>
      <w:bookmarkEnd w:id="32"/>
    </w:p>
    <w:p w14:paraId="47F15C15" w14:textId="4F949E52" w:rsidR="00920C4E" w:rsidRDefault="00920C4E" w:rsidP="00EC619D">
      <w:pPr>
        <w:pStyle w:val="ListParagraph"/>
        <w:numPr>
          <w:ilvl w:val="2"/>
          <w:numId w:val="7"/>
        </w:numPr>
        <w:spacing w:after="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View</w:t>
      </w:r>
    </w:p>
    <w:p w14:paraId="448C9A22" w14:textId="0F02BEFA" w:rsidR="00920C4E" w:rsidRPr="00F8517F" w:rsidRDefault="00920C4E" w:rsidP="00F8517F">
      <w:pPr>
        <w:spacing w:after="0" w:line="360" w:lineRule="auto"/>
        <w:ind w:left="504" w:firstLine="720"/>
        <w:rPr>
          <w:rFonts w:ascii="Times New Roman" w:hAnsi="Times New Roman" w:cs="Times New Roman"/>
          <w:b/>
          <w:bCs/>
          <w:sz w:val="28"/>
          <w:szCs w:val="28"/>
          <w:lang w:val="en-US"/>
        </w:rPr>
      </w:pPr>
      <w:r w:rsidRPr="00F8517F">
        <w:rPr>
          <w:rFonts w:ascii="Times New Roman" w:hAnsi="Times New Roman" w:cs="Times New Roman"/>
          <w:b/>
          <w:bCs/>
          <w:sz w:val="28"/>
          <w:szCs w:val="28"/>
          <w:lang w:val="en-US"/>
        </w:rPr>
        <w:t>View ExpenseBill</w:t>
      </w:r>
      <w:r w:rsidR="00232964" w:rsidRPr="00F8517F">
        <w:rPr>
          <w:rFonts w:ascii="Times New Roman" w:hAnsi="Times New Roman" w:cs="Times New Roman"/>
          <w:b/>
          <w:bCs/>
          <w:sz w:val="28"/>
          <w:szCs w:val="28"/>
          <w:lang w:val="en-US"/>
        </w:rPr>
        <w:t>View</w:t>
      </w:r>
      <w:r w:rsidRPr="00F8517F">
        <w:rPr>
          <w:rFonts w:ascii="Times New Roman" w:hAnsi="Times New Roman" w:cs="Times New Roman"/>
          <w:b/>
          <w:bCs/>
          <w:sz w:val="28"/>
          <w:szCs w:val="28"/>
          <w:lang w:val="en-US"/>
        </w:rPr>
        <w:t xml:space="preserve"> để hiển thị</w:t>
      </w:r>
      <w:r w:rsidR="00232964" w:rsidRPr="00F8517F">
        <w:rPr>
          <w:rFonts w:ascii="Times New Roman" w:hAnsi="Times New Roman" w:cs="Times New Roman"/>
          <w:b/>
          <w:bCs/>
          <w:sz w:val="28"/>
          <w:szCs w:val="28"/>
          <w:lang w:val="en-US"/>
        </w:rPr>
        <w:t xml:space="preserve"> dữ liệu phiếu chi</w:t>
      </w:r>
      <w:r w:rsidRPr="00F8517F">
        <w:rPr>
          <w:rFonts w:ascii="Times New Roman" w:hAnsi="Times New Roman" w:cs="Times New Roman"/>
          <w:b/>
          <w:bCs/>
          <w:sz w:val="28"/>
          <w:szCs w:val="28"/>
          <w:lang w:val="en-US"/>
        </w:rPr>
        <w:t xml:space="preserve"> lên UI</w:t>
      </w:r>
    </w:p>
    <w:tbl>
      <w:tblPr>
        <w:tblStyle w:val="TableGrid"/>
        <w:tblW w:w="0" w:type="auto"/>
        <w:tblInd w:w="720" w:type="dxa"/>
        <w:tblLook w:val="04A0" w:firstRow="1" w:lastRow="0" w:firstColumn="1" w:lastColumn="0" w:noHBand="0" w:noVBand="1"/>
      </w:tblPr>
      <w:tblGrid>
        <w:gridCol w:w="8296"/>
      </w:tblGrid>
      <w:tr w:rsidR="00920C4E" w14:paraId="1103FD4D" w14:textId="77777777" w:rsidTr="00232964">
        <w:tc>
          <w:tcPr>
            <w:tcW w:w="8296" w:type="dxa"/>
          </w:tcPr>
          <w:p w14:paraId="066D5397" w14:textId="77777777" w:rsidR="00232964" w:rsidRPr="00232964" w:rsidRDefault="00232964" w:rsidP="00232964">
            <w:pPr>
              <w:autoSpaceDE w:val="0"/>
              <w:autoSpaceDN w:val="0"/>
              <w:adjustRightInd w:val="0"/>
              <w:spacing w:line="276" w:lineRule="auto"/>
              <w:rPr>
                <w:rFonts w:ascii="Consolas" w:hAnsi="Consolas" w:cs="Times New Roman"/>
                <w:noProof w:val="0"/>
                <w:color w:val="000000"/>
                <w:kern w:val="0"/>
                <w:sz w:val="24"/>
                <w:szCs w:val="24"/>
                <w:lang w:val="en-US"/>
              </w:rPr>
            </w:pPr>
            <w:r w:rsidRPr="00232964">
              <w:rPr>
                <w:rFonts w:ascii="Consolas" w:hAnsi="Consolas" w:cs="Times New Roman"/>
                <w:noProof w:val="0"/>
                <w:color w:val="0000FF"/>
                <w:kern w:val="0"/>
                <w:sz w:val="24"/>
                <w:szCs w:val="24"/>
                <w:lang w:val="en-US"/>
              </w:rPr>
              <w:t>CREATE</w:t>
            </w:r>
            <w:r w:rsidRPr="00232964">
              <w:rPr>
                <w:rFonts w:ascii="Consolas" w:hAnsi="Consolas" w:cs="Times New Roman"/>
                <w:noProof w:val="0"/>
                <w:color w:val="000000"/>
                <w:kern w:val="0"/>
                <w:sz w:val="24"/>
                <w:szCs w:val="24"/>
                <w:lang w:val="en-US"/>
              </w:rPr>
              <w:t xml:space="preserve"> </w:t>
            </w:r>
            <w:r w:rsidRPr="00232964">
              <w:rPr>
                <w:rFonts w:ascii="Consolas" w:hAnsi="Consolas" w:cs="Times New Roman"/>
                <w:noProof w:val="0"/>
                <w:color w:val="0000FF"/>
                <w:kern w:val="0"/>
                <w:sz w:val="24"/>
                <w:szCs w:val="24"/>
                <w:lang w:val="en-US"/>
              </w:rPr>
              <w:t>VIEW</w:t>
            </w:r>
            <w:r w:rsidRPr="00232964">
              <w:rPr>
                <w:rFonts w:ascii="Consolas" w:hAnsi="Consolas" w:cs="Times New Roman"/>
                <w:noProof w:val="0"/>
                <w:color w:val="000000"/>
                <w:kern w:val="0"/>
                <w:sz w:val="24"/>
                <w:szCs w:val="24"/>
                <w:lang w:val="en-US"/>
              </w:rPr>
              <w:t xml:space="preserve"> </w:t>
            </w:r>
            <w:proofErr w:type="spellStart"/>
            <w:proofErr w:type="gramStart"/>
            <w:r w:rsidRPr="00232964">
              <w:rPr>
                <w:rFonts w:ascii="Consolas" w:hAnsi="Consolas" w:cs="Times New Roman"/>
                <w:noProof w:val="0"/>
                <w:color w:val="000000"/>
                <w:kern w:val="0"/>
                <w:sz w:val="24"/>
                <w:szCs w:val="24"/>
                <w:lang w:val="en-US"/>
              </w:rPr>
              <w:t>dbo</w:t>
            </w:r>
            <w:r w:rsidRPr="00232964">
              <w:rPr>
                <w:rFonts w:ascii="Consolas" w:hAnsi="Consolas" w:cs="Times New Roman"/>
                <w:noProof w:val="0"/>
                <w:color w:val="808080"/>
                <w:kern w:val="0"/>
                <w:sz w:val="24"/>
                <w:szCs w:val="24"/>
                <w:lang w:val="en-US"/>
              </w:rPr>
              <w:t>.</w:t>
            </w:r>
            <w:r w:rsidRPr="00232964">
              <w:rPr>
                <w:rFonts w:ascii="Consolas" w:hAnsi="Consolas" w:cs="Times New Roman"/>
                <w:noProof w:val="0"/>
                <w:color w:val="000000"/>
                <w:kern w:val="0"/>
                <w:sz w:val="24"/>
                <w:szCs w:val="24"/>
                <w:lang w:val="en-US"/>
              </w:rPr>
              <w:t>ExpenseBillView</w:t>
            </w:r>
            <w:proofErr w:type="spellEnd"/>
            <w:proofErr w:type="gramEnd"/>
          </w:p>
          <w:p w14:paraId="2B2C878C" w14:textId="77777777" w:rsidR="00232964" w:rsidRPr="00232964" w:rsidRDefault="00232964" w:rsidP="00232964">
            <w:pPr>
              <w:autoSpaceDE w:val="0"/>
              <w:autoSpaceDN w:val="0"/>
              <w:adjustRightInd w:val="0"/>
              <w:spacing w:line="276" w:lineRule="auto"/>
              <w:rPr>
                <w:rFonts w:ascii="Consolas" w:hAnsi="Consolas" w:cs="Times New Roman"/>
                <w:noProof w:val="0"/>
                <w:color w:val="000000"/>
                <w:kern w:val="0"/>
                <w:sz w:val="24"/>
                <w:szCs w:val="24"/>
                <w:lang w:val="en-US"/>
              </w:rPr>
            </w:pPr>
            <w:r w:rsidRPr="00232964">
              <w:rPr>
                <w:rFonts w:ascii="Consolas" w:hAnsi="Consolas" w:cs="Times New Roman"/>
                <w:noProof w:val="0"/>
                <w:color w:val="0000FF"/>
                <w:kern w:val="0"/>
                <w:sz w:val="24"/>
                <w:szCs w:val="24"/>
                <w:lang w:val="en-US"/>
              </w:rPr>
              <w:t>AS</w:t>
            </w:r>
          </w:p>
          <w:p w14:paraId="6658C878" w14:textId="77777777" w:rsidR="00232964" w:rsidRPr="00232964" w:rsidRDefault="00232964" w:rsidP="00232964">
            <w:pPr>
              <w:autoSpaceDE w:val="0"/>
              <w:autoSpaceDN w:val="0"/>
              <w:adjustRightInd w:val="0"/>
              <w:spacing w:line="276" w:lineRule="auto"/>
              <w:rPr>
                <w:rFonts w:ascii="Consolas" w:hAnsi="Consolas" w:cs="Times New Roman"/>
                <w:noProof w:val="0"/>
                <w:color w:val="000000"/>
                <w:kern w:val="0"/>
                <w:sz w:val="24"/>
                <w:szCs w:val="24"/>
                <w:lang w:val="en-US"/>
              </w:rPr>
            </w:pPr>
            <w:r w:rsidRPr="00232964">
              <w:rPr>
                <w:rFonts w:ascii="Consolas" w:hAnsi="Consolas" w:cs="Times New Roman"/>
                <w:noProof w:val="0"/>
                <w:color w:val="0000FF"/>
                <w:kern w:val="0"/>
                <w:sz w:val="24"/>
                <w:szCs w:val="24"/>
                <w:lang w:val="en-US"/>
              </w:rPr>
              <w:t>SELECT</w:t>
            </w:r>
            <w:r w:rsidRPr="00232964">
              <w:rPr>
                <w:rFonts w:ascii="Consolas" w:hAnsi="Consolas" w:cs="Times New Roman"/>
                <w:noProof w:val="0"/>
                <w:color w:val="000000"/>
                <w:kern w:val="0"/>
                <w:sz w:val="24"/>
                <w:szCs w:val="24"/>
                <w:lang w:val="en-US"/>
              </w:rPr>
              <w:t xml:space="preserve"> ID</w:t>
            </w:r>
            <w:r w:rsidRPr="00232964">
              <w:rPr>
                <w:rFonts w:ascii="Consolas" w:hAnsi="Consolas" w:cs="Times New Roman"/>
                <w:noProof w:val="0"/>
                <w:color w:val="808080"/>
                <w:kern w:val="0"/>
                <w:sz w:val="24"/>
                <w:szCs w:val="24"/>
                <w:lang w:val="en-US"/>
              </w:rPr>
              <w:t>,</w:t>
            </w:r>
            <w:r w:rsidRPr="00232964">
              <w:rPr>
                <w:rFonts w:ascii="Consolas" w:hAnsi="Consolas" w:cs="Times New Roman"/>
                <w:noProof w:val="0"/>
                <w:color w:val="000000"/>
                <w:kern w:val="0"/>
                <w:sz w:val="24"/>
                <w:szCs w:val="24"/>
                <w:lang w:val="en-US"/>
              </w:rPr>
              <w:t xml:space="preserve"> </w:t>
            </w:r>
            <w:r w:rsidRPr="00232964">
              <w:rPr>
                <w:rFonts w:ascii="Consolas" w:hAnsi="Consolas" w:cs="Times New Roman"/>
                <w:noProof w:val="0"/>
                <w:color w:val="0000FF"/>
                <w:kern w:val="0"/>
                <w:sz w:val="24"/>
                <w:szCs w:val="24"/>
                <w:lang w:val="en-US"/>
              </w:rPr>
              <w:t>date</w:t>
            </w:r>
            <w:r w:rsidRPr="00232964">
              <w:rPr>
                <w:rFonts w:ascii="Consolas" w:hAnsi="Consolas" w:cs="Times New Roman"/>
                <w:noProof w:val="0"/>
                <w:color w:val="808080"/>
                <w:kern w:val="0"/>
                <w:sz w:val="24"/>
                <w:szCs w:val="24"/>
                <w:lang w:val="en-US"/>
              </w:rPr>
              <w:t>,</w:t>
            </w:r>
            <w:r w:rsidRPr="00232964">
              <w:rPr>
                <w:rFonts w:ascii="Consolas" w:hAnsi="Consolas" w:cs="Times New Roman"/>
                <w:noProof w:val="0"/>
                <w:color w:val="000000"/>
                <w:kern w:val="0"/>
                <w:sz w:val="24"/>
                <w:szCs w:val="24"/>
                <w:lang w:val="en-US"/>
              </w:rPr>
              <w:t xml:space="preserve"> price</w:t>
            </w:r>
            <w:r w:rsidRPr="00232964">
              <w:rPr>
                <w:rFonts w:ascii="Consolas" w:hAnsi="Consolas" w:cs="Times New Roman"/>
                <w:noProof w:val="0"/>
                <w:color w:val="808080"/>
                <w:kern w:val="0"/>
                <w:sz w:val="24"/>
                <w:szCs w:val="24"/>
                <w:lang w:val="en-US"/>
              </w:rPr>
              <w:t>,</w:t>
            </w:r>
            <w:r w:rsidRPr="00232964">
              <w:rPr>
                <w:rFonts w:ascii="Consolas" w:hAnsi="Consolas" w:cs="Times New Roman"/>
                <w:noProof w:val="0"/>
                <w:color w:val="000000"/>
                <w:kern w:val="0"/>
                <w:sz w:val="24"/>
                <w:szCs w:val="24"/>
                <w:lang w:val="en-US"/>
              </w:rPr>
              <w:t xml:space="preserve"> detail </w:t>
            </w:r>
            <w:r w:rsidRPr="00232964">
              <w:rPr>
                <w:rFonts w:ascii="Consolas" w:hAnsi="Consolas" w:cs="Times New Roman"/>
                <w:noProof w:val="0"/>
                <w:color w:val="0000FF"/>
                <w:kern w:val="0"/>
                <w:sz w:val="24"/>
                <w:szCs w:val="24"/>
                <w:lang w:val="en-US"/>
              </w:rPr>
              <w:t>FROM</w:t>
            </w:r>
            <w:r w:rsidRPr="00232964">
              <w:rPr>
                <w:rFonts w:ascii="Consolas" w:hAnsi="Consolas" w:cs="Times New Roman"/>
                <w:noProof w:val="0"/>
                <w:color w:val="000000"/>
                <w:kern w:val="0"/>
                <w:sz w:val="24"/>
                <w:szCs w:val="24"/>
                <w:lang w:val="en-US"/>
              </w:rPr>
              <w:t xml:space="preserve"> </w:t>
            </w:r>
            <w:proofErr w:type="spellStart"/>
            <w:proofErr w:type="gramStart"/>
            <w:r w:rsidRPr="00232964">
              <w:rPr>
                <w:rFonts w:ascii="Consolas" w:hAnsi="Consolas" w:cs="Times New Roman"/>
                <w:noProof w:val="0"/>
                <w:color w:val="000000"/>
                <w:kern w:val="0"/>
                <w:sz w:val="24"/>
                <w:szCs w:val="24"/>
                <w:lang w:val="en-US"/>
              </w:rPr>
              <w:t>ExpenseBill</w:t>
            </w:r>
            <w:proofErr w:type="spellEnd"/>
            <w:r w:rsidRPr="00232964">
              <w:rPr>
                <w:rFonts w:ascii="Consolas" w:hAnsi="Consolas" w:cs="Times New Roman"/>
                <w:noProof w:val="0"/>
                <w:color w:val="808080"/>
                <w:kern w:val="0"/>
                <w:sz w:val="24"/>
                <w:szCs w:val="24"/>
                <w:lang w:val="en-US"/>
              </w:rPr>
              <w:t>;</w:t>
            </w:r>
            <w:proofErr w:type="gramEnd"/>
          </w:p>
          <w:p w14:paraId="6E496712" w14:textId="2AEEBC0B" w:rsidR="00920C4E" w:rsidRPr="00232964" w:rsidRDefault="00232964" w:rsidP="00232964">
            <w:pPr>
              <w:autoSpaceDE w:val="0"/>
              <w:autoSpaceDN w:val="0"/>
              <w:adjustRightInd w:val="0"/>
              <w:spacing w:line="276" w:lineRule="auto"/>
              <w:rPr>
                <w:rFonts w:ascii="Times New Roman" w:hAnsi="Times New Roman" w:cs="Times New Roman"/>
                <w:b/>
                <w:bCs/>
                <w:sz w:val="28"/>
                <w:szCs w:val="28"/>
                <w:lang w:val="en-US"/>
              </w:rPr>
            </w:pPr>
            <w:r w:rsidRPr="00232964">
              <w:rPr>
                <w:rFonts w:ascii="Consolas" w:hAnsi="Consolas" w:cs="Times New Roman"/>
                <w:noProof w:val="0"/>
                <w:color w:val="0000FF"/>
                <w:kern w:val="0"/>
                <w:sz w:val="24"/>
                <w:szCs w:val="24"/>
                <w:lang w:val="en-US"/>
              </w:rPr>
              <w:t>GO</w:t>
            </w:r>
          </w:p>
        </w:tc>
      </w:tr>
    </w:tbl>
    <w:p w14:paraId="669BE476" w14:textId="6A15AAA0" w:rsidR="00F8517F" w:rsidRDefault="00C354D5" w:rsidP="00F8517F">
      <w:pPr>
        <w:spacing w:after="0" w:line="360" w:lineRule="auto"/>
        <w:ind w:left="720"/>
        <w:rPr>
          <w:rFonts w:ascii="Times New Roman" w:hAnsi="Times New Roman" w:cs="Times New Roman"/>
          <w:i/>
          <w:iCs/>
          <w:sz w:val="24"/>
          <w:szCs w:val="24"/>
          <w:lang w:val="en-US"/>
        </w:rPr>
      </w:pPr>
      <w:r>
        <w:rPr>
          <w:rFonts w:ascii="Times New Roman" w:hAnsi="Times New Roman" w:cs="Times New Roman"/>
          <w:i/>
          <w:iCs/>
          <w:sz w:val="24"/>
          <w:szCs w:val="24"/>
          <w:lang w:val="en-US"/>
        </w:rPr>
        <w:t>C# code:</w:t>
      </w:r>
    </w:p>
    <w:tbl>
      <w:tblPr>
        <w:tblStyle w:val="TableGrid"/>
        <w:tblW w:w="0" w:type="auto"/>
        <w:tblInd w:w="720" w:type="dxa"/>
        <w:tblLook w:val="04A0" w:firstRow="1" w:lastRow="0" w:firstColumn="1" w:lastColumn="0" w:noHBand="0" w:noVBand="1"/>
      </w:tblPr>
      <w:tblGrid>
        <w:gridCol w:w="8296"/>
      </w:tblGrid>
      <w:tr w:rsidR="00C354D5" w14:paraId="543C5084" w14:textId="77777777" w:rsidTr="00C354D5">
        <w:tc>
          <w:tcPr>
            <w:tcW w:w="9016" w:type="dxa"/>
          </w:tcPr>
          <w:p w14:paraId="14475C4F" w14:textId="573B6A28" w:rsidR="00C354D5" w:rsidRPr="004D0903" w:rsidRDefault="00C354D5" w:rsidP="004D0903">
            <w:pPr>
              <w:spacing w:line="276" w:lineRule="auto"/>
              <w:rPr>
                <w:rFonts w:ascii="Cascadia Mono" w:hAnsi="Cascadia Mono" w:cs="Cascadia Mono"/>
                <w:noProof w:val="0"/>
                <w:color w:val="000000"/>
                <w:kern w:val="0"/>
                <w:sz w:val="24"/>
                <w:szCs w:val="24"/>
                <w:lang w:val="en-US"/>
              </w:rPr>
            </w:pPr>
            <w:proofErr w:type="spellStart"/>
            <w:r w:rsidRPr="004D0903">
              <w:rPr>
                <w:rFonts w:ascii="Cascadia Mono" w:hAnsi="Cascadia Mono" w:cs="Cascadia Mono"/>
                <w:noProof w:val="0"/>
                <w:color w:val="000000"/>
                <w:kern w:val="0"/>
                <w:sz w:val="24"/>
                <w:szCs w:val="24"/>
                <w:lang w:val="en-US"/>
              </w:rPr>
              <w:t>DataTable</w:t>
            </w:r>
            <w:proofErr w:type="spellEnd"/>
            <w:r w:rsidRPr="004D0903">
              <w:rPr>
                <w:rFonts w:ascii="Cascadia Mono" w:hAnsi="Cascadia Mono" w:cs="Cascadia Mono"/>
                <w:noProof w:val="0"/>
                <w:color w:val="000000"/>
                <w:kern w:val="0"/>
                <w:sz w:val="24"/>
                <w:szCs w:val="24"/>
                <w:lang w:val="en-US"/>
              </w:rPr>
              <w:t xml:space="preserve"> data =</w:t>
            </w:r>
            <w:r w:rsidR="004D0903">
              <w:rPr>
                <w:rFonts w:ascii="Cascadia Mono" w:hAnsi="Cascadia Mono" w:cs="Cascadia Mono"/>
                <w:noProof w:val="0"/>
                <w:color w:val="000000"/>
                <w:kern w:val="0"/>
                <w:sz w:val="24"/>
                <w:szCs w:val="24"/>
                <w:lang w:val="en-US"/>
              </w:rPr>
              <w:t xml:space="preserve"> </w:t>
            </w:r>
            <w:proofErr w:type="spellStart"/>
            <w:proofErr w:type="gramStart"/>
            <w:r w:rsidRPr="004D0903">
              <w:rPr>
                <w:rFonts w:ascii="Cascadia Mono" w:hAnsi="Cascadia Mono" w:cs="Cascadia Mono"/>
                <w:noProof w:val="0"/>
                <w:color w:val="000000"/>
                <w:kern w:val="0"/>
                <w:sz w:val="24"/>
                <w:szCs w:val="24"/>
                <w:lang w:val="en-US"/>
              </w:rPr>
              <w:t>DataProvider.Instance.ExecuteQuery</w:t>
            </w:r>
            <w:proofErr w:type="spellEnd"/>
            <w:proofErr w:type="gramEnd"/>
            <w:r w:rsidRPr="004D0903">
              <w:rPr>
                <w:rFonts w:ascii="Cascadia Mono" w:hAnsi="Cascadia Mono" w:cs="Cascadia Mono"/>
                <w:noProof w:val="0"/>
                <w:color w:val="000000"/>
                <w:kern w:val="0"/>
                <w:sz w:val="24"/>
                <w:szCs w:val="24"/>
                <w:lang w:val="en-US"/>
              </w:rPr>
              <w:t xml:space="preserve">("SELECT * FROM </w:t>
            </w:r>
            <w:proofErr w:type="spellStart"/>
            <w:r w:rsidRPr="004D0903">
              <w:rPr>
                <w:rFonts w:ascii="Cascadia Mono" w:hAnsi="Cascadia Mono" w:cs="Cascadia Mono"/>
                <w:noProof w:val="0"/>
                <w:color w:val="000000"/>
                <w:kern w:val="0"/>
                <w:sz w:val="24"/>
                <w:szCs w:val="24"/>
                <w:lang w:val="en-US"/>
              </w:rPr>
              <w:t>dbo.ExpenseBillView</w:t>
            </w:r>
            <w:proofErr w:type="spellEnd"/>
            <w:r w:rsidRPr="004D0903">
              <w:rPr>
                <w:rFonts w:ascii="Cascadia Mono" w:hAnsi="Cascadia Mono" w:cs="Cascadia Mono"/>
                <w:noProof w:val="0"/>
                <w:color w:val="000000"/>
                <w:kern w:val="0"/>
                <w:sz w:val="24"/>
                <w:szCs w:val="24"/>
                <w:lang w:val="en-US"/>
              </w:rPr>
              <w:t>");</w:t>
            </w:r>
          </w:p>
          <w:p w14:paraId="1B44AA43" w14:textId="77777777" w:rsidR="00C354D5" w:rsidRPr="004D0903" w:rsidRDefault="00C354D5" w:rsidP="004D0903">
            <w:pPr>
              <w:spacing w:line="276" w:lineRule="auto"/>
              <w:rPr>
                <w:rFonts w:ascii="Cascadia Mono" w:hAnsi="Cascadia Mono" w:cs="Times New Roman"/>
                <w:sz w:val="24"/>
                <w:szCs w:val="24"/>
                <w:lang w:val="en-US"/>
              </w:rPr>
            </w:pPr>
            <w:r w:rsidRPr="004D0903">
              <w:rPr>
                <w:rFonts w:ascii="Cascadia Mono" w:hAnsi="Cascadia Mono" w:cs="Times New Roman"/>
                <w:sz w:val="24"/>
                <w:szCs w:val="24"/>
                <w:lang w:val="en-US"/>
              </w:rPr>
              <w:t>…</w:t>
            </w:r>
          </w:p>
          <w:p w14:paraId="4734EB86" w14:textId="444CB690" w:rsidR="00C354D5" w:rsidRPr="00C354D5" w:rsidRDefault="00C354D5" w:rsidP="004D0903">
            <w:pPr>
              <w:spacing w:line="276" w:lineRule="auto"/>
              <w:rPr>
                <w:rFonts w:ascii="Times New Roman" w:hAnsi="Times New Roman" w:cs="Times New Roman"/>
                <w:sz w:val="24"/>
                <w:szCs w:val="24"/>
                <w:lang w:val="en-US"/>
              </w:rPr>
            </w:pPr>
            <w:proofErr w:type="spellStart"/>
            <w:r w:rsidRPr="004D0903">
              <w:rPr>
                <w:rFonts w:ascii="Cascadia Mono" w:hAnsi="Cascadia Mono" w:cs="Cascadia Mono"/>
                <w:noProof w:val="0"/>
                <w:color w:val="000000"/>
                <w:kern w:val="0"/>
                <w:sz w:val="24"/>
                <w:szCs w:val="24"/>
                <w:lang w:val="en-US"/>
              </w:rPr>
              <w:t>dgvExpenseBill.DataSource</w:t>
            </w:r>
            <w:proofErr w:type="spellEnd"/>
            <w:r w:rsidRPr="004D0903">
              <w:rPr>
                <w:rFonts w:ascii="Cascadia Mono" w:hAnsi="Cascadia Mono" w:cs="Cascadia Mono"/>
                <w:noProof w:val="0"/>
                <w:color w:val="000000"/>
                <w:kern w:val="0"/>
                <w:sz w:val="24"/>
                <w:szCs w:val="24"/>
                <w:lang w:val="en-US"/>
              </w:rPr>
              <w:t xml:space="preserve"> = data;</w:t>
            </w:r>
          </w:p>
        </w:tc>
      </w:tr>
    </w:tbl>
    <w:p w14:paraId="71E0FE41" w14:textId="77777777" w:rsidR="00C354D5" w:rsidRPr="00F8517F" w:rsidRDefault="00C354D5" w:rsidP="00F8517F">
      <w:pPr>
        <w:spacing w:after="0" w:line="360" w:lineRule="auto"/>
        <w:ind w:left="720"/>
        <w:rPr>
          <w:rFonts w:ascii="Times New Roman" w:hAnsi="Times New Roman" w:cs="Times New Roman"/>
          <w:i/>
          <w:iCs/>
          <w:sz w:val="24"/>
          <w:szCs w:val="24"/>
          <w:lang w:val="en-US"/>
        </w:rPr>
      </w:pPr>
    </w:p>
    <w:p w14:paraId="3E33BDB1" w14:textId="08B8E535" w:rsidR="00920C4E" w:rsidRDefault="00920C4E" w:rsidP="00EC619D">
      <w:pPr>
        <w:pStyle w:val="ListParagraph"/>
        <w:numPr>
          <w:ilvl w:val="2"/>
          <w:numId w:val="7"/>
        </w:numPr>
        <w:spacing w:after="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Procedure</w:t>
      </w:r>
    </w:p>
    <w:p w14:paraId="05D79DED" w14:textId="47F21CBD" w:rsidR="00285149" w:rsidRDefault="00AF24FB" w:rsidP="00285149">
      <w:pPr>
        <w:pStyle w:val="ListParagraph"/>
        <w:numPr>
          <w:ilvl w:val="0"/>
          <w:numId w:val="24"/>
        </w:numPr>
        <w:spacing w:after="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Procedure thêm mới phiếu chi</w:t>
      </w:r>
    </w:p>
    <w:tbl>
      <w:tblPr>
        <w:tblStyle w:val="TableGrid"/>
        <w:tblW w:w="0" w:type="auto"/>
        <w:tblInd w:w="720" w:type="dxa"/>
        <w:tblLook w:val="04A0" w:firstRow="1" w:lastRow="0" w:firstColumn="1" w:lastColumn="0" w:noHBand="0" w:noVBand="1"/>
      </w:tblPr>
      <w:tblGrid>
        <w:gridCol w:w="8296"/>
      </w:tblGrid>
      <w:tr w:rsidR="00AF24FB" w14:paraId="4783513B" w14:textId="77777777" w:rsidTr="004210E8">
        <w:tc>
          <w:tcPr>
            <w:tcW w:w="8296" w:type="dxa"/>
          </w:tcPr>
          <w:p w14:paraId="78D1436B" w14:textId="77777777" w:rsidR="00DF5D6C" w:rsidRPr="00DF5D6C" w:rsidRDefault="00DF5D6C" w:rsidP="00DF5D6C">
            <w:pPr>
              <w:autoSpaceDE w:val="0"/>
              <w:autoSpaceDN w:val="0"/>
              <w:adjustRightInd w:val="0"/>
              <w:spacing w:line="276" w:lineRule="auto"/>
              <w:rPr>
                <w:rFonts w:ascii="Consolas" w:hAnsi="Consolas" w:cs="Times New Roman"/>
                <w:noProof w:val="0"/>
                <w:color w:val="000000"/>
                <w:kern w:val="0"/>
                <w:sz w:val="24"/>
                <w:szCs w:val="24"/>
                <w:lang w:val="en-US"/>
              </w:rPr>
            </w:pPr>
            <w:r w:rsidRPr="00DF5D6C">
              <w:rPr>
                <w:rFonts w:ascii="Consolas" w:hAnsi="Consolas" w:cs="Times New Roman"/>
                <w:noProof w:val="0"/>
                <w:color w:val="0000FF"/>
                <w:kern w:val="0"/>
                <w:sz w:val="24"/>
                <w:szCs w:val="24"/>
                <w:lang w:val="en-US"/>
              </w:rPr>
              <w:lastRenderedPageBreak/>
              <w:t>CREATE</w:t>
            </w:r>
            <w:r w:rsidRPr="00DF5D6C">
              <w:rPr>
                <w:rFonts w:ascii="Consolas" w:hAnsi="Consolas" w:cs="Times New Roman"/>
                <w:noProof w:val="0"/>
                <w:color w:val="000000"/>
                <w:kern w:val="0"/>
                <w:sz w:val="24"/>
                <w:szCs w:val="24"/>
                <w:lang w:val="en-US"/>
              </w:rPr>
              <w:t xml:space="preserve"> </w:t>
            </w:r>
            <w:r w:rsidRPr="00DF5D6C">
              <w:rPr>
                <w:rFonts w:ascii="Consolas" w:hAnsi="Consolas" w:cs="Times New Roman"/>
                <w:noProof w:val="0"/>
                <w:color w:val="0000FF"/>
                <w:kern w:val="0"/>
                <w:sz w:val="24"/>
                <w:szCs w:val="24"/>
                <w:lang w:val="en-US"/>
              </w:rPr>
              <w:t>PROC</w:t>
            </w:r>
            <w:r w:rsidRPr="00DF5D6C">
              <w:rPr>
                <w:rFonts w:ascii="Consolas" w:hAnsi="Consolas" w:cs="Times New Roman"/>
                <w:noProof w:val="0"/>
                <w:color w:val="000000"/>
                <w:kern w:val="0"/>
                <w:sz w:val="24"/>
                <w:szCs w:val="24"/>
                <w:lang w:val="en-US"/>
              </w:rPr>
              <w:t xml:space="preserve"> </w:t>
            </w:r>
            <w:proofErr w:type="spellStart"/>
            <w:proofErr w:type="gramStart"/>
            <w:r w:rsidRPr="00DF5D6C">
              <w:rPr>
                <w:rFonts w:ascii="Consolas" w:hAnsi="Consolas" w:cs="Times New Roman"/>
                <w:noProof w:val="0"/>
                <w:color w:val="000000"/>
                <w:kern w:val="0"/>
                <w:sz w:val="24"/>
                <w:szCs w:val="24"/>
                <w:lang w:val="en-US"/>
              </w:rPr>
              <w:t>addNewExpenseBill</w:t>
            </w:r>
            <w:proofErr w:type="spellEnd"/>
            <w:proofErr w:type="gramEnd"/>
          </w:p>
          <w:p w14:paraId="0F144913" w14:textId="77777777" w:rsidR="00DF5D6C" w:rsidRPr="00DF5D6C" w:rsidRDefault="00DF5D6C" w:rsidP="00DF5D6C">
            <w:pPr>
              <w:autoSpaceDE w:val="0"/>
              <w:autoSpaceDN w:val="0"/>
              <w:adjustRightInd w:val="0"/>
              <w:spacing w:line="276" w:lineRule="auto"/>
              <w:rPr>
                <w:rFonts w:ascii="Consolas" w:hAnsi="Consolas" w:cs="Times New Roman"/>
                <w:noProof w:val="0"/>
                <w:color w:val="000000"/>
                <w:kern w:val="0"/>
                <w:sz w:val="24"/>
                <w:szCs w:val="24"/>
                <w:lang w:val="en-US"/>
              </w:rPr>
            </w:pPr>
            <w:r w:rsidRPr="00DF5D6C">
              <w:rPr>
                <w:rFonts w:ascii="Consolas" w:hAnsi="Consolas" w:cs="Times New Roman"/>
                <w:noProof w:val="0"/>
                <w:color w:val="000000"/>
                <w:kern w:val="0"/>
                <w:sz w:val="24"/>
                <w:szCs w:val="24"/>
                <w:lang w:val="en-US"/>
              </w:rPr>
              <w:tab/>
              <w:t xml:space="preserve">@date </w:t>
            </w:r>
            <w:r w:rsidRPr="00DF5D6C">
              <w:rPr>
                <w:rFonts w:ascii="Consolas" w:hAnsi="Consolas" w:cs="Times New Roman"/>
                <w:noProof w:val="0"/>
                <w:color w:val="0000FF"/>
                <w:kern w:val="0"/>
                <w:sz w:val="24"/>
                <w:szCs w:val="24"/>
                <w:lang w:val="en-US"/>
              </w:rPr>
              <w:t>DATE</w:t>
            </w:r>
            <w:r w:rsidRPr="00DF5D6C">
              <w:rPr>
                <w:rFonts w:ascii="Consolas" w:hAnsi="Consolas" w:cs="Times New Roman"/>
                <w:noProof w:val="0"/>
                <w:color w:val="808080"/>
                <w:kern w:val="0"/>
                <w:sz w:val="24"/>
                <w:szCs w:val="24"/>
                <w:lang w:val="en-US"/>
              </w:rPr>
              <w:t>,</w:t>
            </w:r>
            <w:r w:rsidRPr="00DF5D6C">
              <w:rPr>
                <w:rFonts w:ascii="Consolas" w:hAnsi="Consolas" w:cs="Times New Roman"/>
                <w:noProof w:val="0"/>
                <w:color w:val="000000"/>
                <w:kern w:val="0"/>
                <w:sz w:val="24"/>
                <w:szCs w:val="24"/>
                <w:lang w:val="en-US"/>
              </w:rPr>
              <w:t xml:space="preserve"> @price </w:t>
            </w:r>
            <w:proofErr w:type="gramStart"/>
            <w:r w:rsidRPr="00DF5D6C">
              <w:rPr>
                <w:rFonts w:ascii="Consolas" w:hAnsi="Consolas" w:cs="Times New Roman"/>
                <w:noProof w:val="0"/>
                <w:color w:val="0000FF"/>
                <w:kern w:val="0"/>
                <w:sz w:val="24"/>
                <w:szCs w:val="24"/>
                <w:lang w:val="en-US"/>
              </w:rPr>
              <w:t>DECIMAL</w:t>
            </w:r>
            <w:r w:rsidRPr="00DF5D6C">
              <w:rPr>
                <w:rFonts w:ascii="Consolas" w:hAnsi="Consolas" w:cs="Times New Roman"/>
                <w:noProof w:val="0"/>
                <w:color w:val="808080"/>
                <w:kern w:val="0"/>
                <w:sz w:val="24"/>
                <w:szCs w:val="24"/>
                <w:lang w:val="en-US"/>
              </w:rPr>
              <w:t>(</w:t>
            </w:r>
            <w:proofErr w:type="gramEnd"/>
            <w:r w:rsidRPr="00DF5D6C">
              <w:rPr>
                <w:rFonts w:ascii="Consolas" w:hAnsi="Consolas" w:cs="Times New Roman"/>
                <w:noProof w:val="0"/>
                <w:color w:val="000000"/>
                <w:kern w:val="0"/>
                <w:sz w:val="24"/>
                <w:szCs w:val="24"/>
                <w:lang w:val="en-US"/>
              </w:rPr>
              <w:t>18</w:t>
            </w:r>
            <w:r w:rsidRPr="00DF5D6C">
              <w:rPr>
                <w:rFonts w:ascii="Consolas" w:hAnsi="Consolas" w:cs="Times New Roman"/>
                <w:noProof w:val="0"/>
                <w:color w:val="808080"/>
                <w:kern w:val="0"/>
                <w:sz w:val="24"/>
                <w:szCs w:val="24"/>
                <w:lang w:val="en-US"/>
              </w:rPr>
              <w:t>,</w:t>
            </w:r>
            <w:r w:rsidRPr="00DF5D6C">
              <w:rPr>
                <w:rFonts w:ascii="Consolas" w:hAnsi="Consolas" w:cs="Times New Roman"/>
                <w:noProof w:val="0"/>
                <w:color w:val="000000"/>
                <w:kern w:val="0"/>
                <w:sz w:val="24"/>
                <w:szCs w:val="24"/>
                <w:lang w:val="en-US"/>
              </w:rPr>
              <w:t>2</w:t>
            </w:r>
            <w:r w:rsidRPr="00DF5D6C">
              <w:rPr>
                <w:rFonts w:ascii="Consolas" w:hAnsi="Consolas" w:cs="Times New Roman"/>
                <w:noProof w:val="0"/>
                <w:color w:val="808080"/>
                <w:kern w:val="0"/>
                <w:sz w:val="24"/>
                <w:szCs w:val="24"/>
                <w:lang w:val="en-US"/>
              </w:rPr>
              <w:t>),</w:t>
            </w:r>
            <w:r w:rsidRPr="00DF5D6C">
              <w:rPr>
                <w:rFonts w:ascii="Consolas" w:hAnsi="Consolas" w:cs="Times New Roman"/>
                <w:noProof w:val="0"/>
                <w:color w:val="000000"/>
                <w:kern w:val="0"/>
                <w:sz w:val="24"/>
                <w:szCs w:val="24"/>
                <w:lang w:val="en-US"/>
              </w:rPr>
              <w:t xml:space="preserve"> @detail </w:t>
            </w:r>
            <w:r w:rsidRPr="00DF5D6C">
              <w:rPr>
                <w:rFonts w:ascii="Consolas" w:hAnsi="Consolas" w:cs="Times New Roman"/>
                <w:noProof w:val="0"/>
                <w:color w:val="0000FF"/>
                <w:kern w:val="0"/>
                <w:sz w:val="24"/>
                <w:szCs w:val="24"/>
                <w:lang w:val="en-US"/>
              </w:rPr>
              <w:t>NVARCHAR</w:t>
            </w:r>
            <w:r w:rsidRPr="00DF5D6C">
              <w:rPr>
                <w:rFonts w:ascii="Consolas" w:hAnsi="Consolas" w:cs="Times New Roman"/>
                <w:noProof w:val="0"/>
                <w:color w:val="808080"/>
                <w:kern w:val="0"/>
                <w:sz w:val="24"/>
                <w:szCs w:val="24"/>
                <w:lang w:val="en-US"/>
              </w:rPr>
              <w:t>(</w:t>
            </w:r>
            <w:r w:rsidRPr="00DF5D6C">
              <w:rPr>
                <w:rFonts w:ascii="Consolas" w:hAnsi="Consolas" w:cs="Times New Roman"/>
                <w:noProof w:val="0"/>
                <w:color w:val="FF00FF"/>
                <w:kern w:val="0"/>
                <w:sz w:val="24"/>
                <w:szCs w:val="24"/>
                <w:lang w:val="en-US"/>
              </w:rPr>
              <w:t>MAX</w:t>
            </w:r>
            <w:r w:rsidRPr="00DF5D6C">
              <w:rPr>
                <w:rFonts w:ascii="Consolas" w:hAnsi="Consolas" w:cs="Times New Roman"/>
                <w:noProof w:val="0"/>
                <w:color w:val="808080"/>
                <w:kern w:val="0"/>
                <w:sz w:val="24"/>
                <w:szCs w:val="24"/>
                <w:lang w:val="en-US"/>
              </w:rPr>
              <w:t>)</w:t>
            </w:r>
          </w:p>
          <w:p w14:paraId="18441248" w14:textId="77777777" w:rsidR="00DF5D6C" w:rsidRPr="00DF5D6C" w:rsidRDefault="00DF5D6C" w:rsidP="00DF5D6C">
            <w:pPr>
              <w:autoSpaceDE w:val="0"/>
              <w:autoSpaceDN w:val="0"/>
              <w:adjustRightInd w:val="0"/>
              <w:spacing w:line="276" w:lineRule="auto"/>
              <w:rPr>
                <w:rFonts w:ascii="Consolas" w:hAnsi="Consolas" w:cs="Times New Roman"/>
                <w:noProof w:val="0"/>
                <w:color w:val="000000"/>
                <w:kern w:val="0"/>
                <w:sz w:val="24"/>
                <w:szCs w:val="24"/>
                <w:lang w:val="en-US"/>
              </w:rPr>
            </w:pPr>
            <w:r w:rsidRPr="00DF5D6C">
              <w:rPr>
                <w:rFonts w:ascii="Consolas" w:hAnsi="Consolas" w:cs="Times New Roman"/>
                <w:noProof w:val="0"/>
                <w:color w:val="0000FF"/>
                <w:kern w:val="0"/>
                <w:sz w:val="24"/>
                <w:szCs w:val="24"/>
                <w:lang w:val="en-US"/>
              </w:rPr>
              <w:t>AS</w:t>
            </w:r>
          </w:p>
          <w:p w14:paraId="067E065D" w14:textId="77777777" w:rsidR="00DF5D6C" w:rsidRPr="00DF5D6C" w:rsidRDefault="00DF5D6C" w:rsidP="00DF5D6C">
            <w:pPr>
              <w:autoSpaceDE w:val="0"/>
              <w:autoSpaceDN w:val="0"/>
              <w:adjustRightInd w:val="0"/>
              <w:spacing w:line="276" w:lineRule="auto"/>
              <w:rPr>
                <w:rFonts w:ascii="Consolas" w:hAnsi="Consolas" w:cs="Times New Roman"/>
                <w:noProof w:val="0"/>
                <w:color w:val="000000"/>
                <w:kern w:val="0"/>
                <w:sz w:val="24"/>
                <w:szCs w:val="24"/>
                <w:lang w:val="en-US"/>
              </w:rPr>
            </w:pPr>
            <w:r w:rsidRPr="00DF5D6C">
              <w:rPr>
                <w:rFonts w:ascii="Consolas" w:hAnsi="Consolas" w:cs="Times New Roman"/>
                <w:noProof w:val="0"/>
                <w:color w:val="0000FF"/>
                <w:kern w:val="0"/>
                <w:sz w:val="24"/>
                <w:szCs w:val="24"/>
                <w:lang w:val="en-US"/>
              </w:rPr>
              <w:t>BEGIN</w:t>
            </w:r>
          </w:p>
          <w:p w14:paraId="2BC6C5B9" w14:textId="77777777" w:rsidR="00DF5D6C" w:rsidRPr="00DF5D6C" w:rsidRDefault="00DF5D6C" w:rsidP="00DF5D6C">
            <w:pPr>
              <w:autoSpaceDE w:val="0"/>
              <w:autoSpaceDN w:val="0"/>
              <w:adjustRightInd w:val="0"/>
              <w:spacing w:line="276" w:lineRule="auto"/>
              <w:rPr>
                <w:rFonts w:ascii="Consolas" w:hAnsi="Consolas" w:cs="Times New Roman"/>
                <w:noProof w:val="0"/>
                <w:color w:val="000000"/>
                <w:kern w:val="0"/>
                <w:sz w:val="24"/>
                <w:szCs w:val="24"/>
                <w:lang w:val="en-US"/>
              </w:rPr>
            </w:pPr>
            <w:r w:rsidRPr="00DF5D6C">
              <w:rPr>
                <w:rFonts w:ascii="Consolas" w:hAnsi="Consolas" w:cs="Times New Roman"/>
                <w:noProof w:val="0"/>
                <w:color w:val="000000"/>
                <w:kern w:val="0"/>
                <w:sz w:val="24"/>
                <w:szCs w:val="24"/>
                <w:lang w:val="en-US"/>
              </w:rPr>
              <w:tab/>
            </w:r>
            <w:r w:rsidRPr="00DF5D6C">
              <w:rPr>
                <w:rFonts w:ascii="Consolas" w:hAnsi="Consolas" w:cs="Times New Roman"/>
                <w:noProof w:val="0"/>
                <w:color w:val="0000FF"/>
                <w:kern w:val="0"/>
                <w:sz w:val="24"/>
                <w:szCs w:val="24"/>
                <w:lang w:val="en-US"/>
              </w:rPr>
              <w:t xml:space="preserve">IF </w:t>
            </w:r>
            <w:r w:rsidRPr="00DF5D6C">
              <w:rPr>
                <w:rFonts w:ascii="Consolas" w:hAnsi="Consolas" w:cs="Times New Roman"/>
                <w:noProof w:val="0"/>
                <w:color w:val="808080"/>
                <w:kern w:val="0"/>
                <w:sz w:val="24"/>
                <w:szCs w:val="24"/>
                <w:lang w:val="en-US"/>
              </w:rPr>
              <w:t>(</w:t>
            </w:r>
            <w:r w:rsidRPr="00DF5D6C">
              <w:rPr>
                <w:rFonts w:ascii="Consolas" w:hAnsi="Consolas" w:cs="Times New Roman"/>
                <w:noProof w:val="0"/>
                <w:color w:val="000000"/>
                <w:kern w:val="0"/>
                <w:sz w:val="24"/>
                <w:szCs w:val="24"/>
                <w:lang w:val="en-US"/>
              </w:rPr>
              <w:t xml:space="preserve">@date </w:t>
            </w:r>
            <w:r w:rsidRPr="00DF5D6C">
              <w:rPr>
                <w:rFonts w:ascii="Consolas" w:hAnsi="Consolas" w:cs="Times New Roman"/>
                <w:noProof w:val="0"/>
                <w:color w:val="808080"/>
                <w:kern w:val="0"/>
                <w:sz w:val="24"/>
                <w:szCs w:val="24"/>
                <w:lang w:val="en-US"/>
              </w:rPr>
              <w:t>&gt;</w:t>
            </w:r>
            <w:r w:rsidRPr="00DF5D6C">
              <w:rPr>
                <w:rFonts w:ascii="Consolas" w:hAnsi="Consolas" w:cs="Times New Roman"/>
                <w:noProof w:val="0"/>
                <w:color w:val="000000"/>
                <w:kern w:val="0"/>
                <w:sz w:val="24"/>
                <w:szCs w:val="24"/>
                <w:lang w:val="en-US"/>
              </w:rPr>
              <w:t xml:space="preserve"> </w:t>
            </w:r>
            <w:proofErr w:type="gramStart"/>
            <w:r w:rsidRPr="00DF5D6C">
              <w:rPr>
                <w:rFonts w:ascii="Consolas" w:hAnsi="Consolas" w:cs="Times New Roman"/>
                <w:noProof w:val="0"/>
                <w:color w:val="FF00FF"/>
                <w:kern w:val="0"/>
                <w:sz w:val="24"/>
                <w:szCs w:val="24"/>
                <w:lang w:val="en-US"/>
              </w:rPr>
              <w:t>GETDATE</w:t>
            </w:r>
            <w:r w:rsidRPr="00DF5D6C">
              <w:rPr>
                <w:rFonts w:ascii="Consolas" w:hAnsi="Consolas" w:cs="Times New Roman"/>
                <w:noProof w:val="0"/>
                <w:color w:val="808080"/>
                <w:kern w:val="0"/>
                <w:sz w:val="24"/>
                <w:szCs w:val="24"/>
                <w:lang w:val="en-US"/>
              </w:rPr>
              <w:t>(</w:t>
            </w:r>
            <w:proofErr w:type="gramEnd"/>
            <w:r w:rsidRPr="00DF5D6C">
              <w:rPr>
                <w:rFonts w:ascii="Consolas" w:hAnsi="Consolas" w:cs="Times New Roman"/>
                <w:noProof w:val="0"/>
                <w:color w:val="808080"/>
                <w:kern w:val="0"/>
                <w:sz w:val="24"/>
                <w:szCs w:val="24"/>
                <w:lang w:val="en-US"/>
              </w:rPr>
              <w:t>))</w:t>
            </w:r>
          </w:p>
          <w:p w14:paraId="039C1CEF" w14:textId="77777777" w:rsidR="00DF5D6C" w:rsidRPr="00DF5D6C" w:rsidRDefault="00DF5D6C" w:rsidP="00DF5D6C">
            <w:pPr>
              <w:autoSpaceDE w:val="0"/>
              <w:autoSpaceDN w:val="0"/>
              <w:adjustRightInd w:val="0"/>
              <w:spacing w:line="276" w:lineRule="auto"/>
              <w:rPr>
                <w:rFonts w:ascii="Consolas" w:hAnsi="Consolas" w:cs="Times New Roman"/>
                <w:noProof w:val="0"/>
                <w:color w:val="000000"/>
                <w:kern w:val="0"/>
                <w:sz w:val="24"/>
                <w:szCs w:val="24"/>
                <w:lang w:val="en-US"/>
              </w:rPr>
            </w:pPr>
            <w:r w:rsidRPr="00DF5D6C">
              <w:rPr>
                <w:rFonts w:ascii="Consolas" w:hAnsi="Consolas" w:cs="Times New Roman"/>
                <w:noProof w:val="0"/>
                <w:color w:val="000000"/>
                <w:kern w:val="0"/>
                <w:sz w:val="24"/>
                <w:szCs w:val="24"/>
                <w:lang w:val="en-US"/>
              </w:rPr>
              <w:tab/>
            </w:r>
            <w:r w:rsidRPr="00DF5D6C">
              <w:rPr>
                <w:rFonts w:ascii="Consolas" w:hAnsi="Consolas" w:cs="Times New Roman"/>
                <w:noProof w:val="0"/>
                <w:color w:val="000000"/>
                <w:kern w:val="0"/>
                <w:sz w:val="24"/>
                <w:szCs w:val="24"/>
                <w:lang w:val="en-US"/>
              </w:rPr>
              <w:tab/>
            </w:r>
            <w:r w:rsidRPr="00DF5D6C">
              <w:rPr>
                <w:rFonts w:ascii="Consolas" w:hAnsi="Consolas" w:cs="Times New Roman"/>
                <w:noProof w:val="0"/>
                <w:color w:val="0000FF"/>
                <w:kern w:val="0"/>
                <w:sz w:val="24"/>
                <w:szCs w:val="24"/>
                <w:lang w:val="en-US"/>
              </w:rPr>
              <w:t>THROW</w:t>
            </w:r>
            <w:r w:rsidRPr="00DF5D6C">
              <w:rPr>
                <w:rFonts w:ascii="Consolas" w:hAnsi="Consolas" w:cs="Times New Roman"/>
                <w:noProof w:val="0"/>
                <w:color w:val="000000"/>
                <w:kern w:val="0"/>
                <w:sz w:val="24"/>
                <w:szCs w:val="24"/>
                <w:lang w:val="en-US"/>
              </w:rPr>
              <w:t xml:space="preserve"> 50000</w:t>
            </w:r>
            <w:r w:rsidRPr="00DF5D6C">
              <w:rPr>
                <w:rFonts w:ascii="Consolas" w:hAnsi="Consolas" w:cs="Times New Roman"/>
                <w:noProof w:val="0"/>
                <w:color w:val="808080"/>
                <w:kern w:val="0"/>
                <w:sz w:val="24"/>
                <w:szCs w:val="24"/>
                <w:lang w:val="en-US"/>
              </w:rPr>
              <w:t>,</w:t>
            </w:r>
            <w:r w:rsidRPr="00DF5D6C">
              <w:rPr>
                <w:rFonts w:ascii="Consolas" w:hAnsi="Consolas" w:cs="Times New Roman"/>
                <w:noProof w:val="0"/>
                <w:color w:val="000000"/>
                <w:kern w:val="0"/>
                <w:sz w:val="24"/>
                <w:szCs w:val="24"/>
                <w:lang w:val="en-US"/>
              </w:rPr>
              <w:t xml:space="preserve"> </w:t>
            </w:r>
            <w:proofErr w:type="spellStart"/>
            <w:r w:rsidRPr="00DF5D6C">
              <w:rPr>
                <w:rFonts w:ascii="Consolas" w:hAnsi="Consolas" w:cs="Times New Roman"/>
                <w:noProof w:val="0"/>
                <w:color w:val="FF0000"/>
                <w:kern w:val="0"/>
                <w:sz w:val="24"/>
                <w:szCs w:val="24"/>
                <w:lang w:val="en-US"/>
              </w:rPr>
              <w:t>N'Không</w:t>
            </w:r>
            <w:proofErr w:type="spellEnd"/>
            <w:r w:rsidRPr="00DF5D6C">
              <w:rPr>
                <w:rFonts w:ascii="Consolas" w:hAnsi="Consolas" w:cs="Times New Roman"/>
                <w:noProof w:val="0"/>
                <w:color w:val="FF0000"/>
                <w:kern w:val="0"/>
                <w:sz w:val="24"/>
                <w:szCs w:val="24"/>
                <w:lang w:val="en-US"/>
              </w:rPr>
              <w:t xml:space="preserve"> </w:t>
            </w:r>
            <w:proofErr w:type="spellStart"/>
            <w:r w:rsidRPr="00DF5D6C">
              <w:rPr>
                <w:rFonts w:ascii="Consolas" w:hAnsi="Consolas" w:cs="Times New Roman"/>
                <w:noProof w:val="0"/>
                <w:color w:val="FF0000"/>
                <w:kern w:val="0"/>
                <w:sz w:val="24"/>
                <w:szCs w:val="24"/>
                <w:lang w:val="en-US"/>
              </w:rPr>
              <w:t>được</w:t>
            </w:r>
            <w:proofErr w:type="spellEnd"/>
            <w:r w:rsidRPr="00DF5D6C">
              <w:rPr>
                <w:rFonts w:ascii="Consolas" w:hAnsi="Consolas" w:cs="Times New Roman"/>
                <w:noProof w:val="0"/>
                <w:color w:val="FF0000"/>
                <w:kern w:val="0"/>
                <w:sz w:val="24"/>
                <w:szCs w:val="24"/>
                <w:lang w:val="en-US"/>
              </w:rPr>
              <w:t xml:space="preserve"> </w:t>
            </w:r>
            <w:proofErr w:type="spellStart"/>
            <w:r w:rsidRPr="00DF5D6C">
              <w:rPr>
                <w:rFonts w:ascii="Consolas" w:hAnsi="Consolas" w:cs="Times New Roman"/>
                <w:noProof w:val="0"/>
                <w:color w:val="FF0000"/>
                <w:kern w:val="0"/>
                <w:sz w:val="24"/>
                <w:szCs w:val="24"/>
                <w:lang w:val="en-US"/>
              </w:rPr>
              <w:t>nhập</w:t>
            </w:r>
            <w:proofErr w:type="spellEnd"/>
            <w:r w:rsidRPr="00DF5D6C">
              <w:rPr>
                <w:rFonts w:ascii="Consolas" w:hAnsi="Consolas" w:cs="Times New Roman"/>
                <w:noProof w:val="0"/>
                <w:color w:val="FF0000"/>
                <w:kern w:val="0"/>
                <w:sz w:val="24"/>
                <w:szCs w:val="24"/>
                <w:lang w:val="en-US"/>
              </w:rPr>
              <w:t xml:space="preserve"> </w:t>
            </w:r>
            <w:proofErr w:type="spellStart"/>
            <w:r w:rsidRPr="00DF5D6C">
              <w:rPr>
                <w:rFonts w:ascii="Consolas" w:hAnsi="Consolas" w:cs="Times New Roman"/>
                <w:noProof w:val="0"/>
                <w:color w:val="FF0000"/>
                <w:kern w:val="0"/>
                <w:sz w:val="24"/>
                <w:szCs w:val="24"/>
                <w:lang w:val="en-US"/>
              </w:rPr>
              <w:t>vào</w:t>
            </w:r>
            <w:proofErr w:type="spellEnd"/>
            <w:r w:rsidRPr="00DF5D6C">
              <w:rPr>
                <w:rFonts w:ascii="Consolas" w:hAnsi="Consolas" w:cs="Times New Roman"/>
                <w:noProof w:val="0"/>
                <w:color w:val="FF0000"/>
                <w:kern w:val="0"/>
                <w:sz w:val="24"/>
                <w:szCs w:val="24"/>
                <w:lang w:val="en-US"/>
              </w:rPr>
              <w:t xml:space="preserve"> </w:t>
            </w:r>
            <w:proofErr w:type="spellStart"/>
            <w:r w:rsidRPr="00DF5D6C">
              <w:rPr>
                <w:rFonts w:ascii="Consolas" w:hAnsi="Consolas" w:cs="Times New Roman"/>
                <w:noProof w:val="0"/>
                <w:color w:val="FF0000"/>
                <w:kern w:val="0"/>
                <w:sz w:val="24"/>
                <w:szCs w:val="24"/>
                <w:lang w:val="en-US"/>
              </w:rPr>
              <w:t>ngày</w:t>
            </w:r>
            <w:proofErr w:type="spellEnd"/>
            <w:r w:rsidRPr="00DF5D6C">
              <w:rPr>
                <w:rFonts w:ascii="Consolas" w:hAnsi="Consolas" w:cs="Times New Roman"/>
                <w:noProof w:val="0"/>
                <w:color w:val="FF0000"/>
                <w:kern w:val="0"/>
                <w:sz w:val="24"/>
                <w:szCs w:val="24"/>
                <w:lang w:val="en-US"/>
              </w:rPr>
              <w:t xml:space="preserve"> </w:t>
            </w:r>
            <w:proofErr w:type="spellStart"/>
            <w:r w:rsidRPr="00DF5D6C">
              <w:rPr>
                <w:rFonts w:ascii="Consolas" w:hAnsi="Consolas" w:cs="Times New Roman"/>
                <w:noProof w:val="0"/>
                <w:color w:val="FF0000"/>
                <w:kern w:val="0"/>
                <w:sz w:val="24"/>
                <w:szCs w:val="24"/>
                <w:lang w:val="en-US"/>
              </w:rPr>
              <w:t>trong</w:t>
            </w:r>
            <w:proofErr w:type="spellEnd"/>
            <w:r w:rsidRPr="00DF5D6C">
              <w:rPr>
                <w:rFonts w:ascii="Consolas" w:hAnsi="Consolas" w:cs="Times New Roman"/>
                <w:noProof w:val="0"/>
                <w:color w:val="FF0000"/>
                <w:kern w:val="0"/>
                <w:sz w:val="24"/>
                <w:szCs w:val="24"/>
                <w:lang w:val="en-US"/>
              </w:rPr>
              <w:t xml:space="preserve"> </w:t>
            </w:r>
            <w:proofErr w:type="spellStart"/>
            <w:r w:rsidRPr="00DF5D6C">
              <w:rPr>
                <w:rFonts w:ascii="Consolas" w:hAnsi="Consolas" w:cs="Times New Roman"/>
                <w:noProof w:val="0"/>
                <w:color w:val="FF0000"/>
                <w:kern w:val="0"/>
                <w:sz w:val="24"/>
                <w:szCs w:val="24"/>
                <w:lang w:val="en-US"/>
              </w:rPr>
              <w:t>tương</w:t>
            </w:r>
            <w:proofErr w:type="spellEnd"/>
            <w:r w:rsidRPr="00DF5D6C">
              <w:rPr>
                <w:rFonts w:ascii="Consolas" w:hAnsi="Consolas" w:cs="Times New Roman"/>
                <w:noProof w:val="0"/>
                <w:color w:val="FF0000"/>
                <w:kern w:val="0"/>
                <w:sz w:val="24"/>
                <w:szCs w:val="24"/>
                <w:lang w:val="en-US"/>
              </w:rPr>
              <w:t xml:space="preserve"> </w:t>
            </w:r>
            <w:proofErr w:type="spellStart"/>
            <w:r w:rsidRPr="00DF5D6C">
              <w:rPr>
                <w:rFonts w:ascii="Consolas" w:hAnsi="Consolas" w:cs="Times New Roman"/>
                <w:noProof w:val="0"/>
                <w:color w:val="FF0000"/>
                <w:kern w:val="0"/>
                <w:sz w:val="24"/>
                <w:szCs w:val="24"/>
                <w:lang w:val="en-US"/>
              </w:rPr>
              <w:t>lai</w:t>
            </w:r>
            <w:proofErr w:type="spellEnd"/>
            <w:r w:rsidRPr="00DF5D6C">
              <w:rPr>
                <w:rFonts w:ascii="Consolas" w:hAnsi="Consolas" w:cs="Times New Roman"/>
                <w:noProof w:val="0"/>
                <w:color w:val="FF0000"/>
                <w:kern w:val="0"/>
                <w:sz w:val="24"/>
                <w:szCs w:val="24"/>
                <w:lang w:val="en-US"/>
              </w:rPr>
              <w:t>'</w:t>
            </w:r>
            <w:r w:rsidRPr="00DF5D6C">
              <w:rPr>
                <w:rFonts w:ascii="Consolas" w:hAnsi="Consolas" w:cs="Times New Roman"/>
                <w:noProof w:val="0"/>
                <w:color w:val="808080"/>
                <w:kern w:val="0"/>
                <w:sz w:val="24"/>
                <w:szCs w:val="24"/>
                <w:lang w:val="en-US"/>
              </w:rPr>
              <w:t>,</w:t>
            </w:r>
            <w:r w:rsidRPr="00DF5D6C">
              <w:rPr>
                <w:rFonts w:ascii="Consolas" w:hAnsi="Consolas" w:cs="Times New Roman"/>
                <w:noProof w:val="0"/>
                <w:color w:val="000000"/>
                <w:kern w:val="0"/>
                <w:sz w:val="24"/>
                <w:szCs w:val="24"/>
                <w:lang w:val="en-US"/>
              </w:rPr>
              <w:t xml:space="preserve"> </w:t>
            </w:r>
            <w:proofErr w:type="gramStart"/>
            <w:r w:rsidRPr="00DF5D6C">
              <w:rPr>
                <w:rFonts w:ascii="Consolas" w:hAnsi="Consolas" w:cs="Times New Roman"/>
                <w:noProof w:val="0"/>
                <w:color w:val="000000"/>
                <w:kern w:val="0"/>
                <w:sz w:val="24"/>
                <w:szCs w:val="24"/>
                <w:lang w:val="en-US"/>
              </w:rPr>
              <w:t>255</w:t>
            </w:r>
            <w:proofErr w:type="gramEnd"/>
          </w:p>
          <w:p w14:paraId="170E9E52" w14:textId="77777777" w:rsidR="00DF5D6C" w:rsidRPr="00DF5D6C" w:rsidRDefault="00DF5D6C" w:rsidP="00DF5D6C">
            <w:pPr>
              <w:autoSpaceDE w:val="0"/>
              <w:autoSpaceDN w:val="0"/>
              <w:adjustRightInd w:val="0"/>
              <w:spacing w:line="276" w:lineRule="auto"/>
              <w:rPr>
                <w:rFonts w:ascii="Consolas" w:hAnsi="Consolas" w:cs="Times New Roman"/>
                <w:noProof w:val="0"/>
                <w:color w:val="000000"/>
                <w:kern w:val="0"/>
                <w:sz w:val="24"/>
                <w:szCs w:val="24"/>
                <w:lang w:val="en-US"/>
              </w:rPr>
            </w:pPr>
            <w:r w:rsidRPr="00DF5D6C">
              <w:rPr>
                <w:rFonts w:ascii="Consolas" w:hAnsi="Consolas" w:cs="Times New Roman"/>
                <w:noProof w:val="0"/>
                <w:color w:val="000000"/>
                <w:kern w:val="0"/>
                <w:sz w:val="24"/>
                <w:szCs w:val="24"/>
                <w:lang w:val="en-US"/>
              </w:rPr>
              <w:tab/>
            </w:r>
            <w:r w:rsidRPr="00DF5D6C">
              <w:rPr>
                <w:rFonts w:ascii="Consolas" w:hAnsi="Consolas" w:cs="Times New Roman"/>
                <w:noProof w:val="0"/>
                <w:color w:val="0000FF"/>
                <w:kern w:val="0"/>
                <w:sz w:val="24"/>
                <w:szCs w:val="24"/>
                <w:lang w:val="en-US"/>
              </w:rPr>
              <w:t>ELSE</w:t>
            </w:r>
            <w:r w:rsidRPr="00DF5D6C">
              <w:rPr>
                <w:rFonts w:ascii="Consolas" w:hAnsi="Consolas" w:cs="Times New Roman"/>
                <w:noProof w:val="0"/>
                <w:color w:val="000000"/>
                <w:kern w:val="0"/>
                <w:sz w:val="24"/>
                <w:szCs w:val="24"/>
                <w:lang w:val="en-US"/>
              </w:rPr>
              <w:t xml:space="preserve"> </w:t>
            </w:r>
            <w:r w:rsidRPr="00DF5D6C">
              <w:rPr>
                <w:rFonts w:ascii="Consolas" w:hAnsi="Consolas" w:cs="Times New Roman"/>
                <w:noProof w:val="0"/>
                <w:color w:val="0000FF"/>
                <w:kern w:val="0"/>
                <w:sz w:val="24"/>
                <w:szCs w:val="24"/>
                <w:lang w:val="en-US"/>
              </w:rPr>
              <w:t xml:space="preserve">IF </w:t>
            </w:r>
            <w:r w:rsidRPr="00DF5D6C">
              <w:rPr>
                <w:rFonts w:ascii="Consolas" w:hAnsi="Consolas" w:cs="Times New Roman"/>
                <w:noProof w:val="0"/>
                <w:color w:val="808080"/>
                <w:kern w:val="0"/>
                <w:sz w:val="24"/>
                <w:szCs w:val="24"/>
                <w:lang w:val="en-US"/>
              </w:rPr>
              <w:t>(</w:t>
            </w:r>
            <w:r w:rsidRPr="00DF5D6C">
              <w:rPr>
                <w:rFonts w:ascii="Consolas" w:hAnsi="Consolas" w:cs="Times New Roman"/>
                <w:noProof w:val="0"/>
                <w:color w:val="000000"/>
                <w:kern w:val="0"/>
                <w:sz w:val="24"/>
                <w:szCs w:val="24"/>
                <w:lang w:val="en-US"/>
              </w:rPr>
              <w:t xml:space="preserve">@price </w:t>
            </w:r>
            <w:r w:rsidRPr="00DF5D6C">
              <w:rPr>
                <w:rFonts w:ascii="Consolas" w:hAnsi="Consolas" w:cs="Times New Roman"/>
                <w:noProof w:val="0"/>
                <w:color w:val="808080"/>
                <w:kern w:val="0"/>
                <w:sz w:val="24"/>
                <w:szCs w:val="24"/>
                <w:lang w:val="en-US"/>
              </w:rPr>
              <w:t>&lt;=</w:t>
            </w:r>
            <w:r w:rsidRPr="00DF5D6C">
              <w:rPr>
                <w:rFonts w:ascii="Consolas" w:hAnsi="Consolas" w:cs="Times New Roman"/>
                <w:noProof w:val="0"/>
                <w:color w:val="000000"/>
                <w:kern w:val="0"/>
                <w:sz w:val="24"/>
                <w:szCs w:val="24"/>
                <w:lang w:val="en-US"/>
              </w:rPr>
              <w:t xml:space="preserve"> 0</w:t>
            </w:r>
            <w:r w:rsidRPr="00DF5D6C">
              <w:rPr>
                <w:rFonts w:ascii="Consolas" w:hAnsi="Consolas" w:cs="Times New Roman"/>
                <w:noProof w:val="0"/>
                <w:color w:val="808080"/>
                <w:kern w:val="0"/>
                <w:sz w:val="24"/>
                <w:szCs w:val="24"/>
                <w:lang w:val="en-US"/>
              </w:rPr>
              <w:t>)</w:t>
            </w:r>
          </w:p>
          <w:p w14:paraId="26DC6AAF" w14:textId="77777777" w:rsidR="00DF5D6C" w:rsidRPr="00DF5D6C" w:rsidRDefault="00DF5D6C" w:rsidP="00DF5D6C">
            <w:pPr>
              <w:autoSpaceDE w:val="0"/>
              <w:autoSpaceDN w:val="0"/>
              <w:adjustRightInd w:val="0"/>
              <w:spacing w:line="276" w:lineRule="auto"/>
              <w:rPr>
                <w:rFonts w:ascii="Consolas" w:hAnsi="Consolas" w:cs="Times New Roman"/>
                <w:noProof w:val="0"/>
                <w:color w:val="000000"/>
                <w:kern w:val="0"/>
                <w:sz w:val="24"/>
                <w:szCs w:val="24"/>
                <w:lang w:val="en-US"/>
              </w:rPr>
            </w:pPr>
            <w:r w:rsidRPr="00DF5D6C">
              <w:rPr>
                <w:rFonts w:ascii="Consolas" w:hAnsi="Consolas" w:cs="Times New Roman"/>
                <w:noProof w:val="0"/>
                <w:color w:val="000000"/>
                <w:kern w:val="0"/>
                <w:sz w:val="24"/>
                <w:szCs w:val="24"/>
                <w:lang w:val="en-US"/>
              </w:rPr>
              <w:tab/>
            </w:r>
            <w:r w:rsidRPr="00DF5D6C">
              <w:rPr>
                <w:rFonts w:ascii="Consolas" w:hAnsi="Consolas" w:cs="Times New Roman"/>
                <w:noProof w:val="0"/>
                <w:color w:val="000000"/>
                <w:kern w:val="0"/>
                <w:sz w:val="24"/>
                <w:szCs w:val="24"/>
                <w:lang w:val="en-US"/>
              </w:rPr>
              <w:tab/>
            </w:r>
            <w:r w:rsidRPr="00DF5D6C">
              <w:rPr>
                <w:rFonts w:ascii="Consolas" w:hAnsi="Consolas" w:cs="Times New Roman"/>
                <w:noProof w:val="0"/>
                <w:color w:val="0000FF"/>
                <w:kern w:val="0"/>
                <w:sz w:val="24"/>
                <w:szCs w:val="24"/>
                <w:lang w:val="en-US"/>
              </w:rPr>
              <w:t>THROW</w:t>
            </w:r>
            <w:r w:rsidRPr="00DF5D6C">
              <w:rPr>
                <w:rFonts w:ascii="Consolas" w:hAnsi="Consolas" w:cs="Times New Roman"/>
                <w:noProof w:val="0"/>
                <w:color w:val="000000"/>
                <w:kern w:val="0"/>
                <w:sz w:val="24"/>
                <w:szCs w:val="24"/>
                <w:lang w:val="en-US"/>
              </w:rPr>
              <w:t xml:space="preserve"> 50000</w:t>
            </w:r>
            <w:r w:rsidRPr="00DF5D6C">
              <w:rPr>
                <w:rFonts w:ascii="Consolas" w:hAnsi="Consolas" w:cs="Times New Roman"/>
                <w:noProof w:val="0"/>
                <w:color w:val="808080"/>
                <w:kern w:val="0"/>
                <w:sz w:val="24"/>
                <w:szCs w:val="24"/>
                <w:lang w:val="en-US"/>
              </w:rPr>
              <w:t>,</w:t>
            </w:r>
            <w:r w:rsidRPr="00DF5D6C">
              <w:rPr>
                <w:rFonts w:ascii="Consolas" w:hAnsi="Consolas" w:cs="Times New Roman"/>
                <w:noProof w:val="0"/>
                <w:color w:val="000000"/>
                <w:kern w:val="0"/>
                <w:sz w:val="24"/>
                <w:szCs w:val="24"/>
                <w:lang w:val="en-US"/>
              </w:rPr>
              <w:t xml:space="preserve"> </w:t>
            </w:r>
            <w:proofErr w:type="spellStart"/>
            <w:r w:rsidRPr="00DF5D6C">
              <w:rPr>
                <w:rFonts w:ascii="Consolas" w:hAnsi="Consolas" w:cs="Times New Roman"/>
                <w:noProof w:val="0"/>
                <w:color w:val="FF0000"/>
                <w:kern w:val="0"/>
                <w:sz w:val="24"/>
                <w:szCs w:val="24"/>
                <w:lang w:val="en-US"/>
              </w:rPr>
              <w:t>N'Giá</w:t>
            </w:r>
            <w:proofErr w:type="spellEnd"/>
            <w:r w:rsidRPr="00DF5D6C">
              <w:rPr>
                <w:rFonts w:ascii="Consolas" w:hAnsi="Consolas" w:cs="Times New Roman"/>
                <w:noProof w:val="0"/>
                <w:color w:val="FF0000"/>
                <w:kern w:val="0"/>
                <w:sz w:val="24"/>
                <w:szCs w:val="24"/>
                <w:lang w:val="en-US"/>
              </w:rPr>
              <w:t xml:space="preserve"> </w:t>
            </w:r>
            <w:proofErr w:type="spellStart"/>
            <w:r w:rsidRPr="00DF5D6C">
              <w:rPr>
                <w:rFonts w:ascii="Consolas" w:hAnsi="Consolas" w:cs="Times New Roman"/>
                <w:noProof w:val="0"/>
                <w:color w:val="FF0000"/>
                <w:kern w:val="0"/>
                <w:sz w:val="24"/>
                <w:szCs w:val="24"/>
                <w:lang w:val="en-US"/>
              </w:rPr>
              <w:t>trị</w:t>
            </w:r>
            <w:proofErr w:type="spellEnd"/>
            <w:r w:rsidRPr="00DF5D6C">
              <w:rPr>
                <w:rFonts w:ascii="Consolas" w:hAnsi="Consolas" w:cs="Times New Roman"/>
                <w:noProof w:val="0"/>
                <w:color w:val="FF0000"/>
                <w:kern w:val="0"/>
                <w:sz w:val="24"/>
                <w:szCs w:val="24"/>
                <w:lang w:val="en-US"/>
              </w:rPr>
              <w:t xml:space="preserve"> </w:t>
            </w:r>
            <w:proofErr w:type="spellStart"/>
            <w:r w:rsidRPr="00DF5D6C">
              <w:rPr>
                <w:rFonts w:ascii="Consolas" w:hAnsi="Consolas" w:cs="Times New Roman"/>
                <w:noProof w:val="0"/>
                <w:color w:val="FF0000"/>
                <w:kern w:val="0"/>
                <w:sz w:val="24"/>
                <w:szCs w:val="24"/>
                <w:lang w:val="en-US"/>
              </w:rPr>
              <w:t>phiếu</w:t>
            </w:r>
            <w:proofErr w:type="spellEnd"/>
            <w:r w:rsidRPr="00DF5D6C">
              <w:rPr>
                <w:rFonts w:ascii="Consolas" w:hAnsi="Consolas" w:cs="Times New Roman"/>
                <w:noProof w:val="0"/>
                <w:color w:val="FF0000"/>
                <w:kern w:val="0"/>
                <w:sz w:val="24"/>
                <w:szCs w:val="24"/>
                <w:lang w:val="en-US"/>
              </w:rPr>
              <w:t xml:space="preserve"> chi </w:t>
            </w:r>
            <w:proofErr w:type="spellStart"/>
            <w:r w:rsidRPr="00DF5D6C">
              <w:rPr>
                <w:rFonts w:ascii="Consolas" w:hAnsi="Consolas" w:cs="Times New Roman"/>
                <w:noProof w:val="0"/>
                <w:color w:val="FF0000"/>
                <w:kern w:val="0"/>
                <w:sz w:val="24"/>
                <w:szCs w:val="24"/>
                <w:lang w:val="en-US"/>
              </w:rPr>
              <w:t>phải</w:t>
            </w:r>
            <w:proofErr w:type="spellEnd"/>
            <w:r w:rsidRPr="00DF5D6C">
              <w:rPr>
                <w:rFonts w:ascii="Consolas" w:hAnsi="Consolas" w:cs="Times New Roman"/>
                <w:noProof w:val="0"/>
                <w:color w:val="FF0000"/>
                <w:kern w:val="0"/>
                <w:sz w:val="24"/>
                <w:szCs w:val="24"/>
                <w:lang w:val="en-US"/>
              </w:rPr>
              <w:t xml:space="preserve"> </w:t>
            </w:r>
            <w:proofErr w:type="spellStart"/>
            <w:r w:rsidRPr="00DF5D6C">
              <w:rPr>
                <w:rFonts w:ascii="Consolas" w:hAnsi="Consolas" w:cs="Times New Roman"/>
                <w:noProof w:val="0"/>
                <w:color w:val="FF0000"/>
                <w:kern w:val="0"/>
                <w:sz w:val="24"/>
                <w:szCs w:val="24"/>
                <w:lang w:val="en-US"/>
              </w:rPr>
              <w:t>lớn</w:t>
            </w:r>
            <w:proofErr w:type="spellEnd"/>
            <w:r w:rsidRPr="00DF5D6C">
              <w:rPr>
                <w:rFonts w:ascii="Consolas" w:hAnsi="Consolas" w:cs="Times New Roman"/>
                <w:noProof w:val="0"/>
                <w:color w:val="FF0000"/>
                <w:kern w:val="0"/>
                <w:sz w:val="24"/>
                <w:szCs w:val="24"/>
                <w:lang w:val="en-US"/>
              </w:rPr>
              <w:t xml:space="preserve"> </w:t>
            </w:r>
            <w:proofErr w:type="spellStart"/>
            <w:r w:rsidRPr="00DF5D6C">
              <w:rPr>
                <w:rFonts w:ascii="Consolas" w:hAnsi="Consolas" w:cs="Times New Roman"/>
                <w:noProof w:val="0"/>
                <w:color w:val="FF0000"/>
                <w:kern w:val="0"/>
                <w:sz w:val="24"/>
                <w:szCs w:val="24"/>
                <w:lang w:val="en-US"/>
              </w:rPr>
              <w:t>hơn</w:t>
            </w:r>
            <w:proofErr w:type="spellEnd"/>
            <w:r w:rsidRPr="00DF5D6C">
              <w:rPr>
                <w:rFonts w:ascii="Consolas" w:hAnsi="Consolas" w:cs="Times New Roman"/>
                <w:noProof w:val="0"/>
                <w:color w:val="FF0000"/>
                <w:kern w:val="0"/>
                <w:sz w:val="24"/>
                <w:szCs w:val="24"/>
                <w:lang w:val="en-US"/>
              </w:rPr>
              <w:t xml:space="preserve"> 0'</w:t>
            </w:r>
            <w:r w:rsidRPr="00DF5D6C">
              <w:rPr>
                <w:rFonts w:ascii="Consolas" w:hAnsi="Consolas" w:cs="Times New Roman"/>
                <w:noProof w:val="0"/>
                <w:color w:val="808080"/>
                <w:kern w:val="0"/>
                <w:sz w:val="24"/>
                <w:szCs w:val="24"/>
                <w:lang w:val="en-US"/>
              </w:rPr>
              <w:t>,</w:t>
            </w:r>
            <w:r w:rsidRPr="00DF5D6C">
              <w:rPr>
                <w:rFonts w:ascii="Consolas" w:hAnsi="Consolas" w:cs="Times New Roman"/>
                <w:noProof w:val="0"/>
                <w:color w:val="000000"/>
                <w:kern w:val="0"/>
                <w:sz w:val="24"/>
                <w:szCs w:val="24"/>
                <w:lang w:val="en-US"/>
              </w:rPr>
              <w:t xml:space="preserve"> </w:t>
            </w:r>
            <w:proofErr w:type="gramStart"/>
            <w:r w:rsidRPr="00DF5D6C">
              <w:rPr>
                <w:rFonts w:ascii="Consolas" w:hAnsi="Consolas" w:cs="Times New Roman"/>
                <w:noProof w:val="0"/>
                <w:color w:val="000000"/>
                <w:kern w:val="0"/>
                <w:sz w:val="24"/>
                <w:szCs w:val="24"/>
                <w:lang w:val="en-US"/>
              </w:rPr>
              <w:t>255</w:t>
            </w:r>
            <w:proofErr w:type="gramEnd"/>
          </w:p>
          <w:p w14:paraId="70F58C92" w14:textId="77777777" w:rsidR="00DF5D6C" w:rsidRPr="00DF5D6C" w:rsidRDefault="00DF5D6C" w:rsidP="00DF5D6C">
            <w:pPr>
              <w:autoSpaceDE w:val="0"/>
              <w:autoSpaceDN w:val="0"/>
              <w:adjustRightInd w:val="0"/>
              <w:spacing w:line="276" w:lineRule="auto"/>
              <w:rPr>
                <w:rFonts w:ascii="Consolas" w:hAnsi="Consolas" w:cs="Times New Roman"/>
                <w:noProof w:val="0"/>
                <w:color w:val="000000"/>
                <w:kern w:val="0"/>
                <w:sz w:val="24"/>
                <w:szCs w:val="24"/>
                <w:lang w:val="en-US"/>
              </w:rPr>
            </w:pPr>
            <w:r w:rsidRPr="00DF5D6C">
              <w:rPr>
                <w:rFonts w:ascii="Consolas" w:hAnsi="Consolas" w:cs="Times New Roman"/>
                <w:noProof w:val="0"/>
                <w:color w:val="000000"/>
                <w:kern w:val="0"/>
                <w:sz w:val="24"/>
                <w:szCs w:val="24"/>
                <w:lang w:val="en-US"/>
              </w:rPr>
              <w:tab/>
            </w:r>
            <w:r w:rsidRPr="00DF5D6C">
              <w:rPr>
                <w:rFonts w:ascii="Consolas" w:hAnsi="Consolas" w:cs="Times New Roman"/>
                <w:noProof w:val="0"/>
                <w:color w:val="0000FF"/>
                <w:kern w:val="0"/>
                <w:sz w:val="24"/>
                <w:szCs w:val="24"/>
                <w:lang w:val="en-US"/>
              </w:rPr>
              <w:t>ELSE</w:t>
            </w:r>
            <w:r w:rsidRPr="00DF5D6C">
              <w:rPr>
                <w:rFonts w:ascii="Consolas" w:hAnsi="Consolas" w:cs="Times New Roman"/>
                <w:noProof w:val="0"/>
                <w:color w:val="000000"/>
                <w:kern w:val="0"/>
                <w:sz w:val="24"/>
                <w:szCs w:val="24"/>
                <w:lang w:val="en-US"/>
              </w:rPr>
              <w:t xml:space="preserve"> </w:t>
            </w:r>
            <w:r w:rsidRPr="00DF5D6C">
              <w:rPr>
                <w:rFonts w:ascii="Consolas" w:hAnsi="Consolas" w:cs="Times New Roman"/>
                <w:noProof w:val="0"/>
                <w:color w:val="0000FF"/>
                <w:kern w:val="0"/>
                <w:sz w:val="24"/>
                <w:szCs w:val="24"/>
                <w:lang w:val="en-US"/>
              </w:rPr>
              <w:t xml:space="preserve">IF </w:t>
            </w:r>
            <w:r w:rsidRPr="00DF5D6C">
              <w:rPr>
                <w:rFonts w:ascii="Consolas" w:hAnsi="Consolas" w:cs="Times New Roman"/>
                <w:noProof w:val="0"/>
                <w:color w:val="808080"/>
                <w:kern w:val="0"/>
                <w:sz w:val="24"/>
                <w:szCs w:val="24"/>
                <w:lang w:val="en-US"/>
              </w:rPr>
              <w:t>(</w:t>
            </w:r>
            <w:r w:rsidRPr="00DF5D6C">
              <w:rPr>
                <w:rFonts w:ascii="Consolas" w:hAnsi="Consolas" w:cs="Times New Roman"/>
                <w:noProof w:val="0"/>
                <w:color w:val="000000"/>
                <w:kern w:val="0"/>
                <w:sz w:val="24"/>
                <w:szCs w:val="24"/>
                <w:lang w:val="en-US"/>
              </w:rPr>
              <w:t xml:space="preserve">@detail </w:t>
            </w:r>
            <w:r w:rsidRPr="00DF5D6C">
              <w:rPr>
                <w:rFonts w:ascii="Consolas" w:hAnsi="Consolas" w:cs="Times New Roman"/>
                <w:noProof w:val="0"/>
                <w:color w:val="808080"/>
                <w:kern w:val="0"/>
                <w:sz w:val="24"/>
                <w:szCs w:val="24"/>
                <w:lang w:val="en-US"/>
              </w:rPr>
              <w:t>=</w:t>
            </w:r>
            <w:r w:rsidRPr="00DF5D6C">
              <w:rPr>
                <w:rFonts w:ascii="Consolas" w:hAnsi="Consolas" w:cs="Times New Roman"/>
                <w:noProof w:val="0"/>
                <w:color w:val="000000"/>
                <w:kern w:val="0"/>
                <w:sz w:val="24"/>
                <w:szCs w:val="24"/>
                <w:lang w:val="en-US"/>
              </w:rPr>
              <w:t xml:space="preserve"> </w:t>
            </w:r>
            <w:r w:rsidRPr="00DF5D6C">
              <w:rPr>
                <w:rFonts w:ascii="Consolas" w:hAnsi="Consolas" w:cs="Times New Roman"/>
                <w:noProof w:val="0"/>
                <w:color w:val="FF0000"/>
                <w:kern w:val="0"/>
                <w:sz w:val="24"/>
                <w:szCs w:val="24"/>
                <w:lang w:val="en-US"/>
              </w:rPr>
              <w:t>N''</w:t>
            </w:r>
            <w:r w:rsidRPr="00DF5D6C">
              <w:rPr>
                <w:rFonts w:ascii="Consolas" w:hAnsi="Consolas" w:cs="Times New Roman"/>
                <w:noProof w:val="0"/>
                <w:color w:val="808080"/>
                <w:kern w:val="0"/>
                <w:sz w:val="24"/>
                <w:szCs w:val="24"/>
                <w:lang w:val="en-US"/>
              </w:rPr>
              <w:t>)</w:t>
            </w:r>
          </w:p>
          <w:p w14:paraId="171EA471" w14:textId="77777777" w:rsidR="00DF5D6C" w:rsidRPr="00DF5D6C" w:rsidRDefault="00DF5D6C" w:rsidP="00DF5D6C">
            <w:pPr>
              <w:autoSpaceDE w:val="0"/>
              <w:autoSpaceDN w:val="0"/>
              <w:adjustRightInd w:val="0"/>
              <w:spacing w:line="276" w:lineRule="auto"/>
              <w:rPr>
                <w:rFonts w:ascii="Consolas" w:hAnsi="Consolas" w:cs="Times New Roman"/>
                <w:noProof w:val="0"/>
                <w:color w:val="000000"/>
                <w:kern w:val="0"/>
                <w:sz w:val="24"/>
                <w:szCs w:val="24"/>
                <w:lang w:val="en-US"/>
              </w:rPr>
            </w:pPr>
            <w:r w:rsidRPr="00DF5D6C">
              <w:rPr>
                <w:rFonts w:ascii="Consolas" w:hAnsi="Consolas" w:cs="Times New Roman"/>
                <w:noProof w:val="0"/>
                <w:color w:val="000000"/>
                <w:kern w:val="0"/>
                <w:sz w:val="24"/>
                <w:szCs w:val="24"/>
                <w:lang w:val="en-US"/>
              </w:rPr>
              <w:tab/>
            </w:r>
            <w:r w:rsidRPr="00DF5D6C">
              <w:rPr>
                <w:rFonts w:ascii="Consolas" w:hAnsi="Consolas" w:cs="Times New Roman"/>
                <w:noProof w:val="0"/>
                <w:color w:val="000000"/>
                <w:kern w:val="0"/>
                <w:sz w:val="24"/>
                <w:szCs w:val="24"/>
                <w:lang w:val="en-US"/>
              </w:rPr>
              <w:tab/>
            </w:r>
            <w:r w:rsidRPr="00DF5D6C">
              <w:rPr>
                <w:rFonts w:ascii="Consolas" w:hAnsi="Consolas" w:cs="Times New Roman"/>
                <w:noProof w:val="0"/>
                <w:color w:val="0000FF"/>
                <w:kern w:val="0"/>
                <w:sz w:val="24"/>
                <w:szCs w:val="24"/>
                <w:lang w:val="en-US"/>
              </w:rPr>
              <w:t>THROW</w:t>
            </w:r>
            <w:r w:rsidRPr="00DF5D6C">
              <w:rPr>
                <w:rFonts w:ascii="Consolas" w:hAnsi="Consolas" w:cs="Times New Roman"/>
                <w:noProof w:val="0"/>
                <w:color w:val="000000"/>
                <w:kern w:val="0"/>
                <w:sz w:val="24"/>
                <w:szCs w:val="24"/>
                <w:lang w:val="en-US"/>
              </w:rPr>
              <w:t xml:space="preserve"> 50000</w:t>
            </w:r>
            <w:r w:rsidRPr="00DF5D6C">
              <w:rPr>
                <w:rFonts w:ascii="Consolas" w:hAnsi="Consolas" w:cs="Times New Roman"/>
                <w:noProof w:val="0"/>
                <w:color w:val="808080"/>
                <w:kern w:val="0"/>
                <w:sz w:val="24"/>
                <w:szCs w:val="24"/>
                <w:lang w:val="en-US"/>
              </w:rPr>
              <w:t>,</w:t>
            </w:r>
            <w:r w:rsidRPr="00DF5D6C">
              <w:rPr>
                <w:rFonts w:ascii="Consolas" w:hAnsi="Consolas" w:cs="Times New Roman"/>
                <w:noProof w:val="0"/>
                <w:color w:val="000000"/>
                <w:kern w:val="0"/>
                <w:sz w:val="24"/>
                <w:szCs w:val="24"/>
                <w:lang w:val="en-US"/>
              </w:rPr>
              <w:t xml:space="preserve"> </w:t>
            </w:r>
            <w:proofErr w:type="spellStart"/>
            <w:r w:rsidRPr="00DF5D6C">
              <w:rPr>
                <w:rFonts w:ascii="Consolas" w:hAnsi="Consolas" w:cs="Times New Roman"/>
                <w:noProof w:val="0"/>
                <w:color w:val="FF0000"/>
                <w:kern w:val="0"/>
                <w:sz w:val="24"/>
                <w:szCs w:val="24"/>
                <w:lang w:val="en-US"/>
              </w:rPr>
              <w:t>N'Chi</w:t>
            </w:r>
            <w:proofErr w:type="spellEnd"/>
            <w:r w:rsidRPr="00DF5D6C">
              <w:rPr>
                <w:rFonts w:ascii="Consolas" w:hAnsi="Consolas" w:cs="Times New Roman"/>
                <w:noProof w:val="0"/>
                <w:color w:val="FF0000"/>
                <w:kern w:val="0"/>
                <w:sz w:val="24"/>
                <w:szCs w:val="24"/>
                <w:lang w:val="en-US"/>
              </w:rPr>
              <w:t xml:space="preserve"> </w:t>
            </w:r>
            <w:proofErr w:type="spellStart"/>
            <w:r w:rsidRPr="00DF5D6C">
              <w:rPr>
                <w:rFonts w:ascii="Consolas" w:hAnsi="Consolas" w:cs="Times New Roman"/>
                <w:noProof w:val="0"/>
                <w:color w:val="FF0000"/>
                <w:kern w:val="0"/>
                <w:sz w:val="24"/>
                <w:szCs w:val="24"/>
                <w:lang w:val="en-US"/>
              </w:rPr>
              <w:t>tiết</w:t>
            </w:r>
            <w:proofErr w:type="spellEnd"/>
            <w:r w:rsidRPr="00DF5D6C">
              <w:rPr>
                <w:rFonts w:ascii="Consolas" w:hAnsi="Consolas" w:cs="Times New Roman"/>
                <w:noProof w:val="0"/>
                <w:color w:val="FF0000"/>
                <w:kern w:val="0"/>
                <w:sz w:val="24"/>
                <w:szCs w:val="24"/>
                <w:lang w:val="en-US"/>
              </w:rPr>
              <w:t xml:space="preserve"> </w:t>
            </w:r>
            <w:proofErr w:type="spellStart"/>
            <w:r w:rsidRPr="00DF5D6C">
              <w:rPr>
                <w:rFonts w:ascii="Consolas" w:hAnsi="Consolas" w:cs="Times New Roman"/>
                <w:noProof w:val="0"/>
                <w:color w:val="FF0000"/>
                <w:kern w:val="0"/>
                <w:sz w:val="24"/>
                <w:szCs w:val="24"/>
                <w:lang w:val="en-US"/>
              </w:rPr>
              <w:t>phiếu</w:t>
            </w:r>
            <w:proofErr w:type="spellEnd"/>
            <w:r w:rsidRPr="00DF5D6C">
              <w:rPr>
                <w:rFonts w:ascii="Consolas" w:hAnsi="Consolas" w:cs="Times New Roman"/>
                <w:noProof w:val="0"/>
                <w:color w:val="FF0000"/>
                <w:kern w:val="0"/>
                <w:sz w:val="24"/>
                <w:szCs w:val="24"/>
                <w:lang w:val="en-US"/>
              </w:rPr>
              <w:t xml:space="preserve"> chi </w:t>
            </w:r>
            <w:proofErr w:type="spellStart"/>
            <w:r w:rsidRPr="00DF5D6C">
              <w:rPr>
                <w:rFonts w:ascii="Consolas" w:hAnsi="Consolas" w:cs="Times New Roman"/>
                <w:noProof w:val="0"/>
                <w:color w:val="FF0000"/>
                <w:kern w:val="0"/>
                <w:sz w:val="24"/>
                <w:szCs w:val="24"/>
                <w:lang w:val="en-US"/>
              </w:rPr>
              <w:t>không</w:t>
            </w:r>
            <w:proofErr w:type="spellEnd"/>
            <w:r w:rsidRPr="00DF5D6C">
              <w:rPr>
                <w:rFonts w:ascii="Consolas" w:hAnsi="Consolas" w:cs="Times New Roman"/>
                <w:noProof w:val="0"/>
                <w:color w:val="FF0000"/>
                <w:kern w:val="0"/>
                <w:sz w:val="24"/>
                <w:szCs w:val="24"/>
                <w:lang w:val="en-US"/>
              </w:rPr>
              <w:t xml:space="preserve"> </w:t>
            </w:r>
            <w:proofErr w:type="spellStart"/>
            <w:r w:rsidRPr="00DF5D6C">
              <w:rPr>
                <w:rFonts w:ascii="Consolas" w:hAnsi="Consolas" w:cs="Times New Roman"/>
                <w:noProof w:val="0"/>
                <w:color w:val="FF0000"/>
                <w:kern w:val="0"/>
                <w:sz w:val="24"/>
                <w:szCs w:val="24"/>
                <w:lang w:val="en-US"/>
              </w:rPr>
              <w:t>được</w:t>
            </w:r>
            <w:proofErr w:type="spellEnd"/>
            <w:r w:rsidRPr="00DF5D6C">
              <w:rPr>
                <w:rFonts w:ascii="Consolas" w:hAnsi="Consolas" w:cs="Times New Roman"/>
                <w:noProof w:val="0"/>
                <w:color w:val="FF0000"/>
                <w:kern w:val="0"/>
                <w:sz w:val="24"/>
                <w:szCs w:val="24"/>
                <w:lang w:val="en-US"/>
              </w:rPr>
              <w:t xml:space="preserve"> </w:t>
            </w:r>
            <w:proofErr w:type="spellStart"/>
            <w:r w:rsidRPr="00DF5D6C">
              <w:rPr>
                <w:rFonts w:ascii="Consolas" w:hAnsi="Consolas" w:cs="Times New Roman"/>
                <w:noProof w:val="0"/>
                <w:color w:val="FF0000"/>
                <w:kern w:val="0"/>
                <w:sz w:val="24"/>
                <w:szCs w:val="24"/>
                <w:lang w:val="en-US"/>
              </w:rPr>
              <w:t>để</w:t>
            </w:r>
            <w:proofErr w:type="spellEnd"/>
            <w:r w:rsidRPr="00DF5D6C">
              <w:rPr>
                <w:rFonts w:ascii="Consolas" w:hAnsi="Consolas" w:cs="Times New Roman"/>
                <w:noProof w:val="0"/>
                <w:color w:val="FF0000"/>
                <w:kern w:val="0"/>
                <w:sz w:val="24"/>
                <w:szCs w:val="24"/>
                <w:lang w:val="en-US"/>
              </w:rPr>
              <w:t xml:space="preserve"> </w:t>
            </w:r>
            <w:proofErr w:type="spellStart"/>
            <w:r w:rsidRPr="00DF5D6C">
              <w:rPr>
                <w:rFonts w:ascii="Consolas" w:hAnsi="Consolas" w:cs="Times New Roman"/>
                <w:noProof w:val="0"/>
                <w:color w:val="FF0000"/>
                <w:kern w:val="0"/>
                <w:sz w:val="24"/>
                <w:szCs w:val="24"/>
                <w:lang w:val="en-US"/>
              </w:rPr>
              <w:t>trống</w:t>
            </w:r>
            <w:proofErr w:type="spellEnd"/>
            <w:r w:rsidRPr="00DF5D6C">
              <w:rPr>
                <w:rFonts w:ascii="Consolas" w:hAnsi="Consolas" w:cs="Times New Roman"/>
                <w:noProof w:val="0"/>
                <w:color w:val="FF0000"/>
                <w:kern w:val="0"/>
                <w:sz w:val="24"/>
                <w:szCs w:val="24"/>
                <w:lang w:val="en-US"/>
              </w:rPr>
              <w:t>'</w:t>
            </w:r>
            <w:r w:rsidRPr="00DF5D6C">
              <w:rPr>
                <w:rFonts w:ascii="Consolas" w:hAnsi="Consolas" w:cs="Times New Roman"/>
                <w:noProof w:val="0"/>
                <w:color w:val="808080"/>
                <w:kern w:val="0"/>
                <w:sz w:val="24"/>
                <w:szCs w:val="24"/>
                <w:lang w:val="en-US"/>
              </w:rPr>
              <w:t>,</w:t>
            </w:r>
            <w:r w:rsidRPr="00DF5D6C">
              <w:rPr>
                <w:rFonts w:ascii="Consolas" w:hAnsi="Consolas" w:cs="Times New Roman"/>
                <w:noProof w:val="0"/>
                <w:color w:val="000000"/>
                <w:kern w:val="0"/>
                <w:sz w:val="24"/>
                <w:szCs w:val="24"/>
                <w:lang w:val="en-US"/>
              </w:rPr>
              <w:t xml:space="preserve"> </w:t>
            </w:r>
            <w:proofErr w:type="gramStart"/>
            <w:r w:rsidRPr="00DF5D6C">
              <w:rPr>
                <w:rFonts w:ascii="Consolas" w:hAnsi="Consolas" w:cs="Times New Roman"/>
                <w:noProof w:val="0"/>
                <w:color w:val="000000"/>
                <w:kern w:val="0"/>
                <w:sz w:val="24"/>
                <w:szCs w:val="24"/>
                <w:lang w:val="en-US"/>
              </w:rPr>
              <w:t>255</w:t>
            </w:r>
            <w:proofErr w:type="gramEnd"/>
          </w:p>
          <w:p w14:paraId="0D975001" w14:textId="77777777" w:rsidR="00DF5D6C" w:rsidRPr="00DF5D6C" w:rsidRDefault="00DF5D6C" w:rsidP="00DF5D6C">
            <w:pPr>
              <w:autoSpaceDE w:val="0"/>
              <w:autoSpaceDN w:val="0"/>
              <w:adjustRightInd w:val="0"/>
              <w:spacing w:line="276" w:lineRule="auto"/>
              <w:rPr>
                <w:rFonts w:ascii="Consolas" w:hAnsi="Consolas" w:cs="Times New Roman"/>
                <w:noProof w:val="0"/>
                <w:color w:val="000000"/>
                <w:kern w:val="0"/>
                <w:sz w:val="24"/>
                <w:szCs w:val="24"/>
                <w:lang w:val="en-US"/>
              </w:rPr>
            </w:pPr>
            <w:r w:rsidRPr="00DF5D6C">
              <w:rPr>
                <w:rFonts w:ascii="Consolas" w:hAnsi="Consolas" w:cs="Times New Roman"/>
                <w:noProof w:val="0"/>
                <w:color w:val="000000"/>
                <w:kern w:val="0"/>
                <w:sz w:val="24"/>
                <w:szCs w:val="24"/>
                <w:lang w:val="en-US"/>
              </w:rPr>
              <w:tab/>
            </w:r>
            <w:r w:rsidRPr="00DF5D6C">
              <w:rPr>
                <w:rFonts w:ascii="Consolas" w:hAnsi="Consolas" w:cs="Times New Roman"/>
                <w:noProof w:val="0"/>
                <w:color w:val="0000FF"/>
                <w:kern w:val="0"/>
                <w:sz w:val="24"/>
                <w:szCs w:val="24"/>
                <w:lang w:val="en-US"/>
              </w:rPr>
              <w:t>INSERT</w:t>
            </w:r>
            <w:r w:rsidRPr="00DF5D6C">
              <w:rPr>
                <w:rFonts w:ascii="Consolas" w:hAnsi="Consolas" w:cs="Times New Roman"/>
                <w:noProof w:val="0"/>
                <w:color w:val="000000"/>
                <w:kern w:val="0"/>
                <w:sz w:val="24"/>
                <w:szCs w:val="24"/>
                <w:lang w:val="en-US"/>
              </w:rPr>
              <w:t xml:space="preserve"> </w:t>
            </w:r>
            <w:r w:rsidRPr="00DF5D6C">
              <w:rPr>
                <w:rFonts w:ascii="Consolas" w:hAnsi="Consolas" w:cs="Times New Roman"/>
                <w:noProof w:val="0"/>
                <w:color w:val="0000FF"/>
                <w:kern w:val="0"/>
                <w:sz w:val="24"/>
                <w:szCs w:val="24"/>
                <w:lang w:val="en-US"/>
              </w:rPr>
              <w:t>INTO</w:t>
            </w:r>
            <w:r w:rsidRPr="00DF5D6C">
              <w:rPr>
                <w:rFonts w:ascii="Consolas" w:hAnsi="Consolas" w:cs="Times New Roman"/>
                <w:noProof w:val="0"/>
                <w:color w:val="000000"/>
                <w:kern w:val="0"/>
                <w:sz w:val="24"/>
                <w:szCs w:val="24"/>
                <w:lang w:val="en-US"/>
              </w:rPr>
              <w:t xml:space="preserve"> </w:t>
            </w:r>
            <w:proofErr w:type="spellStart"/>
            <w:r w:rsidRPr="00DF5D6C">
              <w:rPr>
                <w:rFonts w:ascii="Consolas" w:hAnsi="Consolas" w:cs="Times New Roman"/>
                <w:noProof w:val="0"/>
                <w:color w:val="000000"/>
                <w:kern w:val="0"/>
                <w:sz w:val="24"/>
                <w:szCs w:val="24"/>
                <w:lang w:val="en-US"/>
              </w:rPr>
              <w:t>ExpenseBill</w:t>
            </w:r>
            <w:proofErr w:type="spellEnd"/>
            <w:r w:rsidRPr="00DF5D6C">
              <w:rPr>
                <w:rFonts w:ascii="Consolas" w:hAnsi="Consolas" w:cs="Times New Roman"/>
                <w:noProof w:val="0"/>
                <w:color w:val="000000"/>
                <w:kern w:val="0"/>
                <w:sz w:val="24"/>
                <w:szCs w:val="24"/>
                <w:lang w:val="en-US"/>
              </w:rPr>
              <w:t xml:space="preserve"> </w:t>
            </w:r>
            <w:r w:rsidRPr="00DF5D6C">
              <w:rPr>
                <w:rFonts w:ascii="Consolas" w:hAnsi="Consolas" w:cs="Times New Roman"/>
                <w:noProof w:val="0"/>
                <w:color w:val="0000FF"/>
                <w:kern w:val="0"/>
                <w:sz w:val="24"/>
                <w:szCs w:val="24"/>
                <w:lang w:val="en-US"/>
              </w:rPr>
              <w:t xml:space="preserve">VALUES </w:t>
            </w:r>
            <w:r w:rsidRPr="00DF5D6C">
              <w:rPr>
                <w:rFonts w:ascii="Consolas" w:hAnsi="Consolas" w:cs="Times New Roman"/>
                <w:noProof w:val="0"/>
                <w:color w:val="808080"/>
                <w:kern w:val="0"/>
                <w:sz w:val="24"/>
                <w:szCs w:val="24"/>
                <w:lang w:val="en-US"/>
              </w:rPr>
              <w:t>(</w:t>
            </w:r>
            <w:r w:rsidRPr="00DF5D6C">
              <w:rPr>
                <w:rFonts w:ascii="Consolas" w:hAnsi="Consolas" w:cs="Times New Roman"/>
                <w:noProof w:val="0"/>
                <w:color w:val="FF0000"/>
                <w:kern w:val="0"/>
                <w:sz w:val="24"/>
                <w:szCs w:val="24"/>
                <w:lang w:val="en-US"/>
              </w:rPr>
              <w:t>''</w:t>
            </w:r>
            <w:r w:rsidRPr="00DF5D6C">
              <w:rPr>
                <w:rFonts w:ascii="Consolas" w:hAnsi="Consolas" w:cs="Times New Roman"/>
                <w:noProof w:val="0"/>
                <w:color w:val="808080"/>
                <w:kern w:val="0"/>
                <w:sz w:val="24"/>
                <w:szCs w:val="24"/>
                <w:lang w:val="en-US"/>
              </w:rPr>
              <w:t>,</w:t>
            </w:r>
            <w:r w:rsidRPr="00DF5D6C">
              <w:rPr>
                <w:rFonts w:ascii="Consolas" w:hAnsi="Consolas" w:cs="Times New Roman"/>
                <w:noProof w:val="0"/>
                <w:color w:val="000000"/>
                <w:kern w:val="0"/>
                <w:sz w:val="24"/>
                <w:szCs w:val="24"/>
                <w:lang w:val="en-US"/>
              </w:rPr>
              <w:t xml:space="preserve"> @detail</w:t>
            </w:r>
            <w:r w:rsidRPr="00DF5D6C">
              <w:rPr>
                <w:rFonts w:ascii="Consolas" w:hAnsi="Consolas" w:cs="Times New Roman"/>
                <w:noProof w:val="0"/>
                <w:color w:val="808080"/>
                <w:kern w:val="0"/>
                <w:sz w:val="24"/>
                <w:szCs w:val="24"/>
                <w:lang w:val="en-US"/>
              </w:rPr>
              <w:t>,</w:t>
            </w:r>
            <w:r w:rsidRPr="00DF5D6C">
              <w:rPr>
                <w:rFonts w:ascii="Consolas" w:hAnsi="Consolas" w:cs="Times New Roman"/>
                <w:noProof w:val="0"/>
                <w:color w:val="000000"/>
                <w:kern w:val="0"/>
                <w:sz w:val="24"/>
                <w:szCs w:val="24"/>
                <w:lang w:val="en-US"/>
              </w:rPr>
              <w:t xml:space="preserve"> @price</w:t>
            </w:r>
            <w:r w:rsidRPr="00DF5D6C">
              <w:rPr>
                <w:rFonts w:ascii="Consolas" w:hAnsi="Consolas" w:cs="Times New Roman"/>
                <w:noProof w:val="0"/>
                <w:color w:val="808080"/>
                <w:kern w:val="0"/>
                <w:sz w:val="24"/>
                <w:szCs w:val="24"/>
                <w:lang w:val="en-US"/>
              </w:rPr>
              <w:t>,</w:t>
            </w:r>
            <w:r w:rsidRPr="00DF5D6C">
              <w:rPr>
                <w:rFonts w:ascii="Consolas" w:hAnsi="Consolas" w:cs="Times New Roman"/>
                <w:noProof w:val="0"/>
                <w:color w:val="000000"/>
                <w:kern w:val="0"/>
                <w:sz w:val="24"/>
                <w:szCs w:val="24"/>
                <w:lang w:val="en-US"/>
              </w:rPr>
              <w:t xml:space="preserve"> @date</w:t>
            </w:r>
            <w:proofErr w:type="gramStart"/>
            <w:r w:rsidRPr="00DF5D6C">
              <w:rPr>
                <w:rFonts w:ascii="Consolas" w:hAnsi="Consolas" w:cs="Times New Roman"/>
                <w:noProof w:val="0"/>
                <w:color w:val="808080"/>
                <w:kern w:val="0"/>
                <w:sz w:val="24"/>
                <w:szCs w:val="24"/>
                <w:lang w:val="en-US"/>
              </w:rPr>
              <w:t>);</w:t>
            </w:r>
            <w:proofErr w:type="gramEnd"/>
          </w:p>
          <w:p w14:paraId="00E4FEC0" w14:textId="77777777" w:rsidR="00DF5D6C" w:rsidRPr="00DF5D6C" w:rsidRDefault="00DF5D6C" w:rsidP="00DF5D6C">
            <w:pPr>
              <w:autoSpaceDE w:val="0"/>
              <w:autoSpaceDN w:val="0"/>
              <w:adjustRightInd w:val="0"/>
              <w:spacing w:line="276" w:lineRule="auto"/>
              <w:rPr>
                <w:rFonts w:ascii="Consolas" w:hAnsi="Consolas" w:cs="Times New Roman"/>
                <w:noProof w:val="0"/>
                <w:color w:val="000000"/>
                <w:kern w:val="0"/>
                <w:sz w:val="24"/>
                <w:szCs w:val="24"/>
                <w:lang w:val="en-US"/>
              </w:rPr>
            </w:pPr>
            <w:proofErr w:type="gramStart"/>
            <w:r w:rsidRPr="00DF5D6C">
              <w:rPr>
                <w:rFonts w:ascii="Consolas" w:hAnsi="Consolas" w:cs="Times New Roman"/>
                <w:noProof w:val="0"/>
                <w:color w:val="0000FF"/>
                <w:kern w:val="0"/>
                <w:sz w:val="24"/>
                <w:szCs w:val="24"/>
                <w:lang w:val="en-US"/>
              </w:rPr>
              <w:t>END</w:t>
            </w:r>
            <w:r w:rsidRPr="00DF5D6C">
              <w:rPr>
                <w:rFonts w:ascii="Consolas" w:hAnsi="Consolas" w:cs="Times New Roman"/>
                <w:noProof w:val="0"/>
                <w:color w:val="808080"/>
                <w:kern w:val="0"/>
                <w:sz w:val="24"/>
                <w:szCs w:val="24"/>
                <w:lang w:val="en-US"/>
              </w:rPr>
              <w:t>;</w:t>
            </w:r>
            <w:proofErr w:type="gramEnd"/>
          </w:p>
          <w:p w14:paraId="5CE13A38" w14:textId="6C0DAAB1" w:rsidR="00AF24FB" w:rsidRPr="00DF5D6C" w:rsidRDefault="00DF5D6C" w:rsidP="00DF5D6C">
            <w:pPr>
              <w:spacing w:line="276" w:lineRule="auto"/>
              <w:rPr>
                <w:rFonts w:ascii="Times New Roman" w:hAnsi="Times New Roman" w:cs="Times New Roman"/>
                <w:b/>
                <w:bCs/>
                <w:sz w:val="28"/>
                <w:szCs w:val="28"/>
                <w:lang w:val="en-US"/>
              </w:rPr>
            </w:pPr>
            <w:r w:rsidRPr="00DF5D6C">
              <w:rPr>
                <w:rFonts w:ascii="Consolas" w:hAnsi="Consolas" w:cs="Times New Roman"/>
                <w:noProof w:val="0"/>
                <w:color w:val="0000FF"/>
                <w:kern w:val="0"/>
                <w:sz w:val="24"/>
                <w:szCs w:val="24"/>
                <w:lang w:val="en-US"/>
              </w:rPr>
              <w:t>GO</w:t>
            </w:r>
          </w:p>
        </w:tc>
      </w:tr>
    </w:tbl>
    <w:p w14:paraId="2093E884" w14:textId="77777777" w:rsidR="004210E8" w:rsidRPr="00F575FA" w:rsidRDefault="004210E8" w:rsidP="004210E8">
      <w:pPr>
        <w:spacing w:after="0"/>
        <w:ind w:firstLine="720"/>
        <w:rPr>
          <w:rFonts w:ascii="Times New Roman" w:hAnsi="Times New Roman" w:cs="Times New Roman"/>
          <w:i/>
          <w:iCs/>
          <w:noProof w:val="0"/>
          <w:color w:val="000000"/>
          <w:kern w:val="0"/>
          <w:sz w:val="24"/>
          <w:szCs w:val="24"/>
          <w:lang w:val="en-US"/>
        </w:rPr>
      </w:pPr>
      <w:r w:rsidRPr="00F575FA">
        <w:rPr>
          <w:rFonts w:ascii="Times New Roman" w:hAnsi="Times New Roman" w:cs="Times New Roman"/>
          <w:i/>
          <w:iCs/>
          <w:sz w:val="24"/>
          <w:szCs w:val="24"/>
          <w:lang w:val="en-US"/>
        </w:rPr>
        <w:t>C# code:</w:t>
      </w:r>
    </w:p>
    <w:tbl>
      <w:tblPr>
        <w:tblStyle w:val="TableGrid"/>
        <w:tblW w:w="0" w:type="auto"/>
        <w:tblInd w:w="720" w:type="dxa"/>
        <w:tblLook w:val="04A0" w:firstRow="1" w:lastRow="0" w:firstColumn="1" w:lastColumn="0" w:noHBand="0" w:noVBand="1"/>
      </w:tblPr>
      <w:tblGrid>
        <w:gridCol w:w="8296"/>
      </w:tblGrid>
      <w:tr w:rsidR="00C354D5" w14:paraId="249D66A3" w14:textId="77777777" w:rsidTr="004D0903">
        <w:tc>
          <w:tcPr>
            <w:tcW w:w="9016" w:type="dxa"/>
            <w:shd w:val="clear" w:color="auto" w:fill="auto"/>
          </w:tcPr>
          <w:p w14:paraId="657B4584" w14:textId="77777777" w:rsidR="009E6A34" w:rsidRPr="009E6A34" w:rsidRDefault="009E6A34" w:rsidP="009E6A34">
            <w:pPr>
              <w:autoSpaceDE w:val="0"/>
              <w:autoSpaceDN w:val="0"/>
              <w:adjustRightInd w:val="0"/>
              <w:spacing w:line="276" w:lineRule="auto"/>
              <w:rPr>
                <w:rFonts w:ascii="Cascadia Mono" w:hAnsi="Cascadia Mono" w:cs="Cascadia Mono"/>
                <w:noProof w:val="0"/>
                <w:color w:val="000000"/>
                <w:kern w:val="0"/>
                <w:sz w:val="24"/>
                <w:szCs w:val="24"/>
                <w:lang w:val="en-US"/>
              </w:rPr>
            </w:pPr>
            <w:r w:rsidRPr="009E6A34">
              <w:rPr>
                <w:rFonts w:ascii="Cascadia Mono" w:hAnsi="Cascadia Mono" w:cs="Cascadia Mono"/>
                <w:noProof w:val="0"/>
                <w:color w:val="000000"/>
                <w:kern w:val="0"/>
                <w:sz w:val="24"/>
                <w:szCs w:val="24"/>
                <w:lang w:val="en-US"/>
              </w:rPr>
              <w:t>try</w:t>
            </w:r>
          </w:p>
          <w:p w14:paraId="4526D33C" w14:textId="77777777" w:rsidR="009E6A34" w:rsidRPr="009E6A34" w:rsidRDefault="009E6A34" w:rsidP="009E6A34">
            <w:pPr>
              <w:autoSpaceDE w:val="0"/>
              <w:autoSpaceDN w:val="0"/>
              <w:adjustRightInd w:val="0"/>
              <w:spacing w:line="276" w:lineRule="auto"/>
              <w:rPr>
                <w:rFonts w:ascii="Cascadia Mono" w:hAnsi="Cascadia Mono" w:cs="Cascadia Mono"/>
                <w:noProof w:val="0"/>
                <w:color w:val="000000"/>
                <w:kern w:val="0"/>
                <w:sz w:val="24"/>
                <w:szCs w:val="24"/>
                <w:lang w:val="en-US"/>
              </w:rPr>
            </w:pPr>
            <w:r w:rsidRPr="009E6A34">
              <w:rPr>
                <w:rFonts w:ascii="Cascadia Mono" w:hAnsi="Cascadia Mono" w:cs="Cascadia Mono"/>
                <w:noProof w:val="0"/>
                <w:color w:val="000000"/>
                <w:kern w:val="0"/>
                <w:sz w:val="24"/>
                <w:szCs w:val="24"/>
                <w:lang w:val="en-US"/>
              </w:rPr>
              <w:t>{</w:t>
            </w:r>
          </w:p>
          <w:p w14:paraId="7D828F6B" w14:textId="77777777" w:rsidR="009E6A34" w:rsidRPr="009E6A34" w:rsidRDefault="009E6A34" w:rsidP="009E6A34">
            <w:pPr>
              <w:autoSpaceDE w:val="0"/>
              <w:autoSpaceDN w:val="0"/>
              <w:adjustRightInd w:val="0"/>
              <w:spacing w:line="276" w:lineRule="auto"/>
              <w:rPr>
                <w:rFonts w:ascii="Cascadia Mono" w:hAnsi="Cascadia Mono" w:cs="Cascadia Mono"/>
                <w:noProof w:val="0"/>
                <w:color w:val="000000"/>
                <w:kern w:val="0"/>
                <w:sz w:val="24"/>
                <w:szCs w:val="24"/>
                <w:lang w:val="en-US"/>
              </w:rPr>
            </w:pPr>
            <w:r w:rsidRPr="009E6A34">
              <w:rPr>
                <w:rFonts w:ascii="Cascadia Mono" w:hAnsi="Cascadia Mono" w:cs="Cascadia Mono"/>
                <w:noProof w:val="0"/>
                <w:color w:val="000000"/>
                <w:kern w:val="0"/>
                <w:sz w:val="24"/>
                <w:szCs w:val="24"/>
                <w:lang w:val="en-US"/>
              </w:rPr>
              <w:t xml:space="preserve">    if (</w:t>
            </w:r>
            <w:proofErr w:type="spellStart"/>
            <w:proofErr w:type="gramStart"/>
            <w:r w:rsidRPr="009E6A34">
              <w:rPr>
                <w:rFonts w:ascii="Cascadia Mono" w:hAnsi="Cascadia Mono" w:cs="Cascadia Mono"/>
                <w:noProof w:val="0"/>
                <w:color w:val="000000"/>
                <w:kern w:val="0"/>
                <w:sz w:val="24"/>
                <w:szCs w:val="24"/>
                <w:lang w:val="en-US"/>
              </w:rPr>
              <w:t>tbxID.Text</w:t>
            </w:r>
            <w:proofErr w:type="spellEnd"/>
            <w:r w:rsidRPr="009E6A34">
              <w:rPr>
                <w:rFonts w:ascii="Cascadia Mono" w:hAnsi="Cascadia Mono" w:cs="Cascadia Mono"/>
                <w:noProof w:val="0"/>
                <w:color w:val="000000"/>
                <w:kern w:val="0"/>
                <w:sz w:val="24"/>
                <w:szCs w:val="24"/>
                <w:lang w:val="en-US"/>
              </w:rPr>
              <w:t xml:space="preserve"> !</w:t>
            </w:r>
            <w:proofErr w:type="gramEnd"/>
            <w:r w:rsidRPr="009E6A34">
              <w:rPr>
                <w:rFonts w:ascii="Cascadia Mono" w:hAnsi="Cascadia Mono" w:cs="Cascadia Mono"/>
                <w:noProof w:val="0"/>
                <w:color w:val="000000"/>
                <w:kern w:val="0"/>
                <w:sz w:val="24"/>
                <w:szCs w:val="24"/>
                <w:lang w:val="en-US"/>
              </w:rPr>
              <w:t>= "")</w:t>
            </w:r>
          </w:p>
          <w:p w14:paraId="14C4E7EC" w14:textId="77777777" w:rsidR="009E6A34" w:rsidRPr="009E6A34" w:rsidRDefault="009E6A34" w:rsidP="009E6A34">
            <w:pPr>
              <w:autoSpaceDE w:val="0"/>
              <w:autoSpaceDN w:val="0"/>
              <w:adjustRightInd w:val="0"/>
              <w:spacing w:line="276" w:lineRule="auto"/>
              <w:rPr>
                <w:rFonts w:ascii="Cascadia Mono" w:hAnsi="Cascadia Mono" w:cs="Cascadia Mono"/>
                <w:noProof w:val="0"/>
                <w:color w:val="000000"/>
                <w:kern w:val="0"/>
                <w:sz w:val="24"/>
                <w:szCs w:val="24"/>
                <w:lang w:val="en-US"/>
              </w:rPr>
            </w:pPr>
            <w:r w:rsidRPr="009E6A34">
              <w:rPr>
                <w:rFonts w:ascii="Cascadia Mono" w:hAnsi="Cascadia Mono" w:cs="Cascadia Mono"/>
                <w:noProof w:val="0"/>
                <w:color w:val="000000"/>
                <w:kern w:val="0"/>
                <w:sz w:val="24"/>
                <w:szCs w:val="24"/>
                <w:lang w:val="en-US"/>
              </w:rPr>
              <w:t xml:space="preserve">    {</w:t>
            </w:r>
          </w:p>
          <w:p w14:paraId="6101F983" w14:textId="77777777" w:rsidR="009E6A34" w:rsidRPr="009E6A34" w:rsidRDefault="009E6A34" w:rsidP="009E6A34">
            <w:pPr>
              <w:autoSpaceDE w:val="0"/>
              <w:autoSpaceDN w:val="0"/>
              <w:adjustRightInd w:val="0"/>
              <w:spacing w:line="276" w:lineRule="auto"/>
              <w:rPr>
                <w:rFonts w:ascii="Cascadia Mono" w:hAnsi="Cascadia Mono" w:cs="Cascadia Mono"/>
                <w:noProof w:val="0"/>
                <w:color w:val="000000"/>
                <w:kern w:val="0"/>
                <w:sz w:val="24"/>
                <w:szCs w:val="24"/>
                <w:lang w:val="en-US"/>
              </w:rPr>
            </w:pPr>
            <w:r w:rsidRPr="009E6A34">
              <w:rPr>
                <w:rFonts w:ascii="Cascadia Mono" w:hAnsi="Cascadia Mono" w:cs="Cascadia Mono"/>
                <w:noProof w:val="0"/>
                <w:color w:val="000000"/>
                <w:kern w:val="0"/>
                <w:sz w:val="24"/>
                <w:szCs w:val="24"/>
                <w:lang w:val="en-US"/>
              </w:rPr>
              <w:t xml:space="preserve">        </w:t>
            </w:r>
            <w:proofErr w:type="spellStart"/>
            <w:r w:rsidRPr="009E6A34">
              <w:rPr>
                <w:rFonts w:ascii="Cascadia Mono" w:hAnsi="Cascadia Mono" w:cs="Cascadia Mono"/>
                <w:noProof w:val="0"/>
                <w:color w:val="000000"/>
                <w:kern w:val="0"/>
                <w:sz w:val="24"/>
                <w:szCs w:val="24"/>
                <w:lang w:val="en-US"/>
              </w:rPr>
              <w:t>MessageBox.Show</w:t>
            </w:r>
            <w:proofErr w:type="spellEnd"/>
            <w:r w:rsidRPr="009E6A34">
              <w:rPr>
                <w:rFonts w:ascii="Cascadia Mono" w:hAnsi="Cascadia Mono" w:cs="Cascadia Mono"/>
                <w:noProof w:val="0"/>
                <w:color w:val="000000"/>
                <w:kern w:val="0"/>
                <w:sz w:val="24"/>
                <w:szCs w:val="24"/>
                <w:lang w:val="en-US"/>
              </w:rPr>
              <w:t>("</w:t>
            </w:r>
            <w:proofErr w:type="spellStart"/>
            <w:r w:rsidRPr="009E6A34">
              <w:rPr>
                <w:rFonts w:ascii="Cascadia Mono" w:hAnsi="Cascadia Mono" w:cs="Cascadia Mono"/>
                <w:noProof w:val="0"/>
                <w:color w:val="000000"/>
                <w:kern w:val="0"/>
                <w:sz w:val="24"/>
                <w:szCs w:val="24"/>
                <w:lang w:val="en-US"/>
              </w:rPr>
              <w:t>Vui</w:t>
            </w:r>
            <w:proofErr w:type="spellEnd"/>
            <w:r w:rsidRPr="009E6A34">
              <w:rPr>
                <w:rFonts w:ascii="Cascadia Mono" w:hAnsi="Cascadia Mono" w:cs="Cascadia Mono"/>
                <w:noProof w:val="0"/>
                <w:color w:val="000000"/>
                <w:kern w:val="0"/>
                <w:sz w:val="24"/>
                <w:szCs w:val="24"/>
                <w:lang w:val="en-US"/>
              </w:rPr>
              <w:t xml:space="preserve"> </w:t>
            </w:r>
            <w:proofErr w:type="spellStart"/>
            <w:r w:rsidRPr="009E6A34">
              <w:rPr>
                <w:rFonts w:ascii="Cascadia Mono" w:hAnsi="Cascadia Mono" w:cs="Cascadia Mono"/>
                <w:noProof w:val="0"/>
                <w:color w:val="000000"/>
                <w:kern w:val="0"/>
                <w:sz w:val="24"/>
                <w:szCs w:val="24"/>
                <w:lang w:val="en-US"/>
              </w:rPr>
              <w:t>lòng</w:t>
            </w:r>
            <w:proofErr w:type="spellEnd"/>
            <w:r w:rsidRPr="009E6A34">
              <w:rPr>
                <w:rFonts w:ascii="Cascadia Mono" w:hAnsi="Cascadia Mono" w:cs="Cascadia Mono"/>
                <w:noProof w:val="0"/>
                <w:color w:val="000000"/>
                <w:kern w:val="0"/>
                <w:sz w:val="24"/>
                <w:szCs w:val="24"/>
                <w:lang w:val="en-US"/>
              </w:rPr>
              <w:t xml:space="preserve"> </w:t>
            </w:r>
            <w:proofErr w:type="spellStart"/>
            <w:r w:rsidRPr="009E6A34">
              <w:rPr>
                <w:rFonts w:ascii="Cascadia Mono" w:hAnsi="Cascadia Mono" w:cs="Cascadia Mono"/>
                <w:noProof w:val="0"/>
                <w:color w:val="000000"/>
                <w:kern w:val="0"/>
                <w:sz w:val="24"/>
                <w:szCs w:val="24"/>
                <w:lang w:val="en-US"/>
              </w:rPr>
              <w:t>nhập</w:t>
            </w:r>
            <w:proofErr w:type="spellEnd"/>
            <w:r w:rsidRPr="009E6A34">
              <w:rPr>
                <w:rFonts w:ascii="Cascadia Mono" w:hAnsi="Cascadia Mono" w:cs="Cascadia Mono"/>
                <w:noProof w:val="0"/>
                <w:color w:val="000000"/>
                <w:kern w:val="0"/>
                <w:sz w:val="24"/>
                <w:szCs w:val="24"/>
                <w:lang w:val="en-US"/>
              </w:rPr>
              <w:t xml:space="preserve"> </w:t>
            </w:r>
            <w:proofErr w:type="spellStart"/>
            <w:r w:rsidRPr="009E6A34">
              <w:rPr>
                <w:rFonts w:ascii="Cascadia Mono" w:hAnsi="Cascadia Mono" w:cs="Cascadia Mono"/>
                <w:noProof w:val="0"/>
                <w:color w:val="000000"/>
                <w:kern w:val="0"/>
                <w:sz w:val="24"/>
                <w:szCs w:val="24"/>
                <w:lang w:val="en-US"/>
              </w:rPr>
              <w:t>thông</w:t>
            </w:r>
            <w:proofErr w:type="spellEnd"/>
            <w:r w:rsidRPr="009E6A34">
              <w:rPr>
                <w:rFonts w:ascii="Cascadia Mono" w:hAnsi="Cascadia Mono" w:cs="Cascadia Mono"/>
                <w:noProof w:val="0"/>
                <w:color w:val="000000"/>
                <w:kern w:val="0"/>
                <w:sz w:val="24"/>
                <w:szCs w:val="24"/>
                <w:lang w:val="en-US"/>
              </w:rPr>
              <w:t xml:space="preserve"> tin </w:t>
            </w:r>
            <w:proofErr w:type="spellStart"/>
            <w:r w:rsidRPr="009E6A34">
              <w:rPr>
                <w:rFonts w:ascii="Cascadia Mono" w:hAnsi="Cascadia Mono" w:cs="Cascadia Mono"/>
                <w:noProof w:val="0"/>
                <w:color w:val="000000"/>
                <w:kern w:val="0"/>
                <w:sz w:val="24"/>
                <w:szCs w:val="24"/>
                <w:lang w:val="en-US"/>
              </w:rPr>
              <w:t>phiếu</w:t>
            </w:r>
            <w:proofErr w:type="spellEnd"/>
            <w:r w:rsidRPr="009E6A34">
              <w:rPr>
                <w:rFonts w:ascii="Cascadia Mono" w:hAnsi="Cascadia Mono" w:cs="Cascadia Mono"/>
                <w:noProof w:val="0"/>
                <w:color w:val="000000"/>
                <w:kern w:val="0"/>
                <w:sz w:val="24"/>
                <w:szCs w:val="24"/>
                <w:lang w:val="en-US"/>
              </w:rPr>
              <w:t xml:space="preserve"> chi </w:t>
            </w:r>
            <w:proofErr w:type="spellStart"/>
            <w:r w:rsidRPr="009E6A34">
              <w:rPr>
                <w:rFonts w:ascii="Cascadia Mono" w:hAnsi="Cascadia Mono" w:cs="Cascadia Mono"/>
                <w:noProof w:val="0"/>
                <w:color w:val="000000"/>
                <w:kern w:val="0"/>
                <w:sz w:val="24"/>
                <w:szCs w:val="24"/>
                <w:lang w:val="en-US"/>
              </w:rPr>
              <w:t>mới</w:t>
            </w:r>
            <w:proofErr w:type="spellEnd"/>
            <w:r w:rsidRPr="009E6A34">
              <w:rPr>
                <w:rFonts w:ascii="Cascadia Mono" w:hAnsi="Cascadia Mono" w:cs="Cascadia Mono"/>
                <w:noProof w:val="0"/>
                <w:color w:val="000000"/>
                <w:kern w:val="0"/>
                <w:sz w:val="24"/>
                <w:szCs w:val="24"/>
                <w:lang w:val="en-US"/>
              </w:rPr>
              <w:t xml:space="preserve">!", "Thông </w:t>
            </w:r>
            <w:proofErr w:type="spellStart"/>
            <w:r w:rsidRPr="009E6A34">
              <w:rPr>
                <w:rFonts w:ascii="Cascadia Mono" w:hAnsi="Cascadia Mono" w:cs="Cascadia Mono"/>
                <w:noProof w:val="0"/>
                <w:color w:val="000000"/>
                <w:kern w:val="0"/>
                <w:sz w:val="24"/>
                <w:szCs w:val="24"/>
                <w:lang w:val="en-US"/>
              </w:rPr>
              <w:t>báo</w:t>
            </w:r>
            <w:proofErr w:type="spellEnd"/>
            <w:r w:rsidRPr="009E6A34">
              <w:rPr>
                <w:rFonts w:ascii="Cascadia Mono" w:hAnsi="Cascadia Mono" w:cs="Cascadia Mono"/>
                <w:noProof w:val="0"/>
                <w:color w:val="000000"/>
                <w:kern w:val="0"/>
                <w:sz w:val="24"/>
                <w:szCs w:val="24"/>
                <w:lang w:val="en-US"/>
              </w:rPr>
              <w:t>"</w:t>
            </w:r>
            <w:proofErr w:type="gramStart"/>
            <w:r w:rsidRPr="009E6A34">
              <w:rPr>
                <w:rFonts w:ascii="Cascadia Mono" w:hAnsi="Cascadia Mono" w:cs="Cascadia Mono"/>
                <w:noProof w:val="0"/>
                <w:color w:val="000000"/>
                <w:kern w:val="0"/>
                <w:sz w:val="24"/>
                <w:szCs w:val="24"/>
                <w:lang w:val="en-US"/>
              </w:rPr>
              <w:t>);</w:t>
            </w:r>
            <w:proofErr w:type="gramEnd"/>
          </w:p>
          <w:p w14:paraId="23CDF9F2" w14:textId="77777777" w:rsidR="009E6A34" w:rsidRPr="009E6A34" w:rsidRDefault="009E6A34" w:rsidP="009E6A34">
            <w:pPr>
              <w:autoSpaceDE w:val="0"/>
              <w:autoSpaceDN w:val="0"/>
              <w:adjustRightInd w:val="0"/>
              <w:spacing w:line="276" w:lineRule="auto"/>
              <w:rPr>
                <w:rFonts w:ascii="Cascadia Mono" w:hAnsi="Cascadia Mono" w:cs="Cascadia Mono"/>
                <w:noProof w:val="0"/>
                <w:color w:val="000000"/>
                <w:kern w:val="0"/>
                <w:sz w:val="24"/>
                <w:szCs w:val="24"/>
                <w:lang w:val="en-US"/>
              </w:rPr>
            </w:pPr>
            <w:r w:rsidRPr="009E6A34">
              <w:rPr>
                <w:rFonts w:ascii="Cascadia Mono" w:hAnsi="Cascadia Mono" w:cs="Cascadia Mono"/>
                <w:noProof w:val="0"/>
                <w:color w:val="000000"/>
                <w:kern w:val="0"/>
                <w:sz w:val="24"/>
                <w:szCs w:val="24"/>
                <w:lang w:val="en-US"/>
              </w:rPr>
              <w:t xml:space="preserve">        </w:t>
            </w:r>
            <w:proofErr w:type="spellStart"/>
            <w:proofErr w:type="gramStart"/>
            <w:r w:rsidRPr="009E6A34">
              <w:rPr>
                <w:rFonts w:ascii="Cascadia Mono" w:hAnsi="Cascadia Mono" w:cs="Cascadia Mono"/>
                <w:noProof w:val="0"/>
                <w:color w:val="000000"/>
                <w:kern w:val="0"/>
                <w:sz w:val="24"/>
                <w:szCs w:val="24"/>
                <w:lang w:val="en-US"/>
              </w:rPr>
              <w:t>initComponent</w:t>
            </w:r>
            <w:proofErr w:type="spellEnd"/>
            <w:r w:rsidRPr="009E6A34">
              <w:rPr>
                <w:rFonts w:ascii="Cascadia Mono" w:hAnsi="Cascadia Mono" w:cs="Cascadia Mono"/>
                <w:noProof w:val="0"/>
                <w:color w:val="000000"/>
                <w:kern w:val="0"/>
                <w:sz w:val="24"/>
                <w:szCs w:val="24"/>
                <w:lang w:val="en-US"/>
              </w:rPr>
              <w:t>(</w:t>
            </w:r>
            <w:proofErr w:type="gramEnd"/>
            <w:r w:rsidRPr="009E6A34">
              <w:rPr>
                <w:rFonts w:ascii="Cascadia Mono" w:hAnsi="Cascadia Mono" w:cs="Cascadia Mono"/>
                <w:noProof w:val="0"/>
                <w:color w:val="000000"/>
                <w:kern w:val="0"/>
                <w:sz w:val="24"/>
                <w:szCs w:val="24"/>
                <w:lang w:val="en-US"/>
              </w:rPr>
              <w:t>);</w:t>
            </w:r>
          </w:p>
          <w:p w14:paraId="2FFA8D36" w14:textId="77777777" w:rsidR="009E6A34" w:rsidRPr="009E6A34" w:rsidRDefault="009E6A34" w:rsidP="009E6A34">
            <w:pPr>
              <w:autoSpaceDE w:val="0"/>
              <w:autoSpaceDN w:val="0"/>
              <w:adjustRightInd w:val="0"/>
              <w:spacing w:line="276" w:lineRule="auto"/>
              <w:rPr>
                <w:rFonts w:ascii="Cascadia Mono" w:hAnsi="Cascadia Mono" w:cs="Cascadia Mono"/>
                <w:noProof w:val="0"/>
                <w:color w:val="000000"/>
                <w:kern w:val="0"/>
                <w:sz w:val="24"/>
                <w:szCs w:val="24"/>
                <w:lang w:val="en-US"/>
              </w:rPr>
            </w:pPr>
            <w:r w:rsidRPr="009E6A34">
              <w:rPr>
                <w:rFonts w:ascii="Cascadia Mono" w:hAnsi="Cascadia Mono" w:cs="Cascadia Mono"/>
                <w:noProof w:val="0"/>
                <w:color w:val="000000"/>
                <w:kern w:val="0"/>
                <w:sz w:val="24"/>
                <w:szCs w:val="24"/>
                <w:lang w:val="en-US"/>
              </w:rPr>
              <w:t xml:space="preserve">    }</w:t>
            </w:r>
          </w:p>
          <w:p w14:paraId="3A08115B" w14:textId="77777777" w:rsidR="009E6A34" w:rsidRPr="009E6A34" w:rsidRDefault="009E6A34" w:rsidP="009E6A34">
            <w:pPr>
              <w:autoSpaceDE w:val="0"/>
              <w:autoSpaceDN w:val="0"/>
              <w:adjustRightInd w:val="0"/>
              <w:spacing w:line="276" w:lineRule="auto"/>
              <w:rPr>
                <w:rFonts w:ascii="Cascadia Mono" w:hAnsi="Cascadia Mono" w:cs="Cascadia Mono"/>
                <w:noProof w:val="0"/>
                <w:color w:val="000000"/>
                <w:kern w:val="0"/>
                <w:sz w:val="24"/>
                <w:szCs w:val="24"/>
                <w:lang w:val="en-US"/>
              </w:rPr>
            </w:pPr>
            <w:r w:rsidRPr="009E6A34">
              <w:rPr>
                <w:rFonts w:ascii="Cascadia Mono" w:hAnsi="Cascadia Mono" w:cs="Cascadia Mono"/>
                <w:noProof w:val="0"/>
                <w:color w:val="000000"/>
                <w:kern w:val="0"/>
                <w:sz w:val="24"/>
                <w:szCs w:val="24"/>
                <w:lang w:val="en-US"/>
              </w:rPr>
              <w:t xml:space="preserve">    else if </w:t>
            </w:r>
            <w:proofErr w:type="gramStart"/>
            <w:r w:rsidRPr="009E6A34">
              <w:rPr>
                <w:rFonts w:ascii="Cascadia Mono" w:hAnsi="Cascadia Mono" w:cs="Cascadia Mono"/>
                <w:noProof w:val="0"/>
                <w:color w:val="000000"/>
                <w:kern w:val="0"/>
                <w:sz w:val="24"/>
                <w:szCs w:val="24"/>
                <w:lang w:val="en-US"/>
              </w:rPr>
              <w:t>(!</w:t>
            </w:r>
            <w:proofErr w:type="spellStart"/>
            <w:r w:rsidRPr="009E6A34">
              <w:rPr>
                <w:rFonts w:ascii="Cascadia Mono" w:hAnsi="Cascadia Mono" w:cs="Cascadia Mono"/>
                <w:noProof w:val="0"/>
                <w:color w:val="000000"/>
                <w:kern w:val="0"/>
                <w:sz w:val="24"/>
                <w:szCs w:val="24"/>
                <w:lang w:val="en-US"/>
              </w:rPr>
              <w:t>double</w:t>
            </w:r>
            <w:proofErr w:type="gramEnd"/>
            <w:r w:rsidRPr="009E6A34">
              <w:rPr>
                <w:rFonts w:ascii="Cascadia Mono" w:hAnsi="Cascadia Mono" w:cs="Cascadia Mono"/>
                <w:noProof w:val="0"/>
                <w:color w:val="000000"/>
                <w:kern w:val="0"/>
                <w:sz w:val="24"/>
                <w:szCs w:val="24"/>
                <w:lang w:val="en-US"/>
              </w:rPr>
              <w:t>.TryParse</w:t>
            </w:r>
            <w:proofErr w:type="spellEnd"/>
            <w:r w:rsidRPr="009E6A34">
              <w:rPr>
                <w:rFonts w:ascii="Cascadia Mono" w:hAnsi="Cascadia Mono" w:cs="Cascadia Mono"/>
                <w:noProof w:val="0"/>
                <w:color w:val="000000"/>
                <w:kern w:val="0"/>
                <w:sz w:val="24"/>
                <w:szCs w:val="24"/>
                <w:lang w:val="en-US"/>
              </w:rPr>
              <w:t>(</w:t>
            </w:r>
            <w:proofErr w:type="spellStart"/>
            <w:r w:rsidRPr="009E6A34">
              <w:rPr>
                <w:rFonts w:ascii="Cascadia Mono" w:hAnsi="Cascadia Mono" w:cs="Cascadia Mono"/>
                <w:noProof w:val="0"/>
                <w:color w:val="000000"/>
                <w:kern w:val="0"/>
                <w:sz w:val="24"/>
                <w:szCs w:val="24"/>
                <w:lang w:val="en-US"/>
              </w:rPr>
              <w:t>tbxPrice.Text</w:t>
            </w:r>
            <w:proofErr w:type="spellEnd"/>
            <w:r w:rsidRPr="009E6A34">
              <w:rPr>
                <w:rFonts w:ascii="Cascadia Mono" w:hAnsi="Cascadia Mono" w:cs="Cascadia Mono"/>
                <w:noProof w:val="0"/>
                <w:color w:val="000000"/>
                <w:kern w:val="0"/>
                <w:sz w:val="24"/>
                <w:szCs w:val="24"/>
                <w:lang w:val="en-US"/>
              </w:rPr>
              <w:t>, out double result))</w:t>
            </w:r>
          </w:p>
          <w:p w14:paraId="628EA780" w14:textId="77777777" w:rsidR="009E6A34" w:rsidRPr="009E6A34" w:rsidRDefault="009E6A34" w:rsidP="009E6A34">
            <w:pPr>
              <w:autoSpaceDE w:val="0"/>
              <w:autoSpaceDN w:val="0"/>
              <w:adjustRightInd w:val="0"/>
              <w:spacing w:line="276" w:lineRule="auto"/>
              <w:rPr>
                <w:rFonts w:ascii="Cascadia Mono" w:hAnsi="Cascadia Mono" w:cs="Cascadia Mono"/>
                <w:noProof w:val="0"/>
                <w:color w:val="000000"/>
                <w:kern w:val="0"/>
                <w:sz w:val="24"/>
                <w:szCs w:val="24"/>
                <w:lang w:val="en-US"/>
              </w:rPr>
            </w:pPr>
            <w:r w:rsidRPr="009E6A34">
              <w:rPr>
                <w:rFonts w:ascii="Cascadia Mono" w:hAnsi="Cascadia Mono" w:cs="Cascadia Mono"/>
                <w:noProof w:val="0"/>
                <w:color w:val="000000"/>
                <w:kern w:val="0"/>
                <w:sz w:val="24"/>
                <w:szCs w:val="24"/>
                <w:lang w:val="en-US"/>
              </w:rPr>
              <w:t xml:space="preserve">        </w:t>
            </w:r>
            <w:proofErr w:type="spellStart"/>
            <w:r w:rsidRPr="009E6A34">
              <w:rPr>
                <w:rFonts w:ascii="Cascadia Mono" w:hAnsi="Cascadia Mono" w:cs="Cascadia Mono"/>
                <w:noProof w:val="0"/>
                <w:color w:val="000000"/>
                <w:kern w:val="0"/>
                <w:sz w:val="24"/>
                <w:szCs w:val="24"/>
                <w:lang w:val="en-US"/>
              </w:rPr>
              <w:t>MessageBox.Show</w:t>
            </w:r>
            <w:proofErr w:type="spellEnd"/>
            <w:r w:rsidRPr="009E6A34">
              <w:rPr>
                <w:rFonts w:ascii="Cascadia Mono" w:hAnsi="Cascadia Mono" w:cs="Cascadia Mono"/>
                <w:noProof w:val="0"/>
                <w:color w:val="000000"/>
                <w:kern w:val="0"/>
                <w:sz w:val="24"/>
                <w:szCs w:val="24"/>
                <w:lang w:val="en-US"/>
              </w:rPr>
              <w:t>("</w:t>
            </w:r>
            <w:proofErr w:type="spellStart"/>
            <w:r w:rsidRPr="009E6A34">
              <w:rPr>
                <w:rFonts w:ascii="Cascadia Mono" w:hAnsi="Cascadia Mono" w:cs="Cascadia Mono"/>
                <w:noProof w:val="0"/>
                <w:color w:val="000000"/>
                <w:kern w:val="0"/>
                <w:sz w:val="24"/>
                <w:szCs w:val="24"/>
                <w:lang w:val="en-US"/>
              </w:rPr>
              <w:t>Vui</w:t>
            </w:r>
            <w:proofErr w:type="spellEnd"/>
            <w:r w:rsidRPr="009E6A34">
              <w:rPr>
                <w:rFonts w:ascii="Cascadia Mono" w:hAnsi="Cascadia Mono" w:cs="Cascadia Mono"/>
                <w:noProof w:val="0"/>
                <w:color w:val="000000"/>
                <w:kern w:val="0"/>
                <w:sz w:val="24"/>
                <w:szCs w:val="24"/>
                <w:lang w:val="en-US"/>
              </w:rPr>
              <w:t xml:space="preserve"> </w:t>
            </w:r>
            <w:proofErr w:type="spellStart"/>
            <w:r w:rsidRPr="009E6A34">
              <w:rPr>
                <w:rFonts w:ascii="Cascadia Mono" w:hAnsi="Cascadia Mono" w:cs="Cascadia Mono"/>
                <w:noProof w:val="0"/>
                <w:color w:val="000000"/>
                <w:kern w:val="0"/>
                <w:sz w:val="24"/>
                <w:szCs w:val="24"/>
                <w:lang w:val="en-US"/>
              </w:rPr>
              <w:t>lòng</w:t>
            </w:r>
            <w:proofErr w:type="spellEnd"/>
            <w:r w:rsidRPr="009E6A34">
              <w:rPr>
                <w:rFonts w:ascii="Cascadia Mono" w:hAnsi="Cascadia Mono" w:cs="Cascadia Mono"/>
                <w:noProof w:val="0"/>
                <w:color w:val="000000"/>
                <w:kern w:val="0"/>
                <w:sz w:val="24"/>
                <w:szCs w:val="24"/>
                <w:lang w:val="en-US"/>
              </w:rPr>
              <w:t xml:space="preserve"> </w:t>
            </w:r>
            <w:proofErr w:type="spellStart"/>
            <w:r w:rsidRPr="009E6A34">
              <w:rPr>
                <w:rFonts w:ascii="Cascadia Mono" w:hAnsi="Cascadia Mono" w:cs="Cascadia Mono"/>
                <w:noProof w:val="0"/>
                <w:color w:val="000000"/>
                <w:kern w:val="0"/>
                <w:sz w:val="24"/>
                <w:szCs w:val="24"/>
                <w:lang w:val="en-US"/>
              </w:rPr>
              <w:t>nhập</w:t>
            </w:r>
            <w:proofErr w:type="spellEnd"/>
            <w:r w:rsidRPr="009E6A34">
              <w:rPr>
                <w:rFonts w:ascii="Cascadia Mono" w:hAnsi="Cascadia Mono" w:cs="Cascadia Mono"/>
                <w:noProof w:val="0"/>
                <w:color w:val="000000"/>
                <w:kern w:val="0"/>
                <w:sz w:val="24"/>
                <w:szCs w:val="24"/>
                <w:lang w:val="en-US"/>
              </w:rPr>
              <w:t xml:space="preserve"> </w:t>
            </w:r>
            <w:proofErr w:type="spellStart"/>
            <w:r w:rsidRPr="009E6A34">
              <w:rPr>
                <w:rFonts w:ascii="Cascadia Mono" w:hAnsi="Cascadia Mono" w:cs="Cascadia Mono"/>
                <w:noProof w:val="0"/>
                <w:color w:val="000000"/>
                <w:kern w:val="0"/>
                <w:sz w:val="24"/>
                <w:szCs w:val="24"/>
                <w:lang w:val="en-US"/>
              </w:rPr>
              <w:t>vào</w:t>
            </w:r>
            <w:proofErr w:type="spellEnd"/>
            <w:r w:rsidRPr="009E6A34">
              <w:rPr>
                <w:rFonts w:ascii="Cascadia Mono" w:hAnsi="Cascadia Mono" w:cs="Cascadia Mono"/>
                <w:noProof w:val="0"/>
                <w:color w:val="000000"/>
                <w:kern w:val="0"/>
                <w:sz w:val="24"/>
                <w:szCs w:val="24"/>
                <w:lang w:val="en-US"/>
              </w:rPr>
              <w:t xml:space="preserve"> </w:t>
            </w:r>
            <w:proofErr w:type="spellStart"/>
            <w:r w:rsidRPr="009E6A34">
              <w:rPr>
                <w:rFonts w:ascii="Cascadia Mono" w:hAnsi="Cascadia Mono" w:cs="Cascadia Mono"/>
                <w:noProof w:val="0"/>
                <w:color w:val="000000"/>
                <w:kern w:val="0"/>
                <w:sz w:val="24"/>
                <w:szCs w:val="24"/>
                <w:lang w:val="en-US"/>
              </w:rPr>
              <w:t>giá</w:t>
            </w:r>
            <w:proofErr w:type="spellEnd"/>
            <w:r w:rsidRPr="009E6A34">
              <w:rPr>
                <w:rFonts w:ascii="Cascadia Mono" w:hAnsi="Cascadia Mono" w:cs="Cascadia Mono"/>
                <w:noProof w:val="0"/>
                <w:color w:val="000000"/>
                <w:kern w:val="0"/>
                <w:sz w:val="24"/>
                <w:szCs w:val="24"/>
                <w:lang w:val="en-US"/>
              </w:rPr>
              <w:t xml:space="preserve"> </w:t>
            </w:r>
            <w:proofErr w:type="spellStart"/>
            <w:r w:rsidRPr="009E6A34">
              <w:rPr>
                <w:rFonts w:ascii="Cascadia Mono" w:hAnsi="Cascadia Mono" w:cs="Cascadia Mono"/>
                <w:noProof w:val="0"/>
                <w:color w:val="000000"/>
                <w:kern w:val="0"/>
                <w:sz w:val="24"/>
                <w:szCs w:val="24"/>
                <w:lang w:val="en-US"/>
              </w:rPr>
              <w:t>trị</w:t>
            </w:r>
            <w:proofErr w:type="spellEnd"/>
            <w:r w:rsidRPr="009E6A34">
              <w:rPr>
                <w:rFonts w:ascii="Cascadia Mono" w:hAnsi="Cascadia Mono" w:cs="Cascadia Mono"/>
                <w:noProof w:val="0"/>
                <w:color w:val="000000"/>
                <w:kern w:val="0"/>
                <w:sz w:val="24"/>
                <w:szCs w:val="24"/>
                <w:lang w:val="en-US"/>
              </w:rPr>
              <w:t xml:space="preserve"> </w:t>
            </w:r>
            <w:proofErr w:type="spellStart"/>
            <w:r w:rsidRPr="009E6A34">
              <w:rPr>
                <w:rFonts w:ascii="Cascadia Mono" w:hAnsi="Cascadia Mono" w:cs="Cascadia Mono"/>
                <w:noProof w:val="0"/>
                <w:color w:val="000000"/>
                <w:kern w:val="0"/>
                <w:sz w:val="24"/>
                <w:szCs w:val="24"/>
                <w:lang w:val="en-US"/>
              </w:rPr>
              <w:t>là</w:t>
            </w:r>
            <w:proofErr w:type="spellEnd"/>
            <w:r w:rsidRPr="009E6A34">
              <w:rPr>
                <w:rFonts w:ascii="Cascadia Mono" w:hAnsi="Cascadia Mono" w:cs="Cascadia Mono"/>
                <w:noProof w:val="0"/>
                <w:color w:val="000000"/>
                <w:kern w:val="0"/>
                <w:sz w:val="24"/>
                <w:szCs w:val="24"/>
                <w:lang w:val="en-US"/>
              </w:rPr>
              <w:t xml:space="preserve"> </w:t>
            </w:r>
            <w:proofErr w:type="spellStart"/>
            <w:r w:rsidRPr="009E6A34">
              <w:rPr>
                <w:rFonts w:ascii="Cascadia Mono" w:hAnsi="Cascadia Mono" w:cs="Cascadia Mono"/>
                <w:noProof w:val="0"/>
                <w:color w:val="000000"/>
                <w:kern w:val="0"/>
                <w:sz w:val="24"/>
                <w:szCs w:val="24"/>
                <w:lang w:val="en-US"/>
              </w:rPr>
              <w:t>một</w:t>
            </w:r>
            <w:proofErr w:type="spellEnd"/>
            <w:r w:rsidRPr="009E6A34">
              <w:rPr>
                <w:rFonts w:ascii="Cascadia Mono" w:hAnsi="Cascadia Mono" w:cs="Cascadia Mono"/>
                <w:noProof w:val="0"/>
                <w:color w:val="000000"/>
                <w:kern w:val="0"/>
                <w:sz w:val="24"/>
                <w:szCs w:val="24"/>
                <w:lang w:val="en-US"/>
              </w:rPr>
              <w:t xml:space="preserve"> </w:t>
            </w:r>
            <w:proofErr w:type="spellStart"/>
            <w:r w:rsidRPr="009E6A34">
              <w:rPr>
                <w:rFonts w:ascii="Cascadia Mono" w:hAnsi="Cascadia Mono" w:cs="Cascadia Mono"/>
                <w:noProof w:val="0"/>
                <w:color w:val="000000"/>
                <w:kern w:val="0"/>
                <w:sz w:val="24"/>
                <w:szCs w:val="24"/>
                <w:lang w:val="en-US"/>
              </w:rPr>
              <w:t>số</w:t>
            </w:r>
            <w:proofErr w:type="spellEnd"/>
            <w:r w:rsidRPr="009E6A34">
              <w:rPr>
                <w:rFonts w:ascii="Cascadia Mono" w:hAnsi="Cascadia Mono" w:cs="Cascadia Mono"/>
                <w:noProof w:val="0"/>
                <w:color w:val="000000"/>
                <w:kern w:val="0"/>
                <w:sz w:val="24"/>
                <w:szCs w:val="24"/>
                <w:lang w:val="en-US"/>
              </w:rPr>
              <w:t xml:space="preserve">.", "Báo </w:t>
            </w:r>
            <w:proofErr w:type="spellStart"/>
            <w:r w:rsidRPr="009E6A34">
              <w:rPr>
                <w:rFonts w:ascii="Cascadia Mono" w:hAnsi="Cascadia Mono" w:cs="Cascadia Mono"/>
                <w:noProof w:val="0"/>
                <w:color w:val="000000"/>
                <w:kern w:val="0"/>
                <w:sz w:val="24"/>
                <w:szCs w:val="24"/>
                <w:lang w:val="en-US"/>
              </w:rPr>
              <w:t>lỗi</w:t>
            </w:r>
            <w:proofErr w:type="spellEnd"/>
            <w:r w:rsidRPr="009E6A34">
              <w:rPr>
                <w:rFonts w:ascii="Cascadia Mono" w:hAnsi="Cascadia Mono" w:cs="Cascadia Mono"/>
                <w:noProof w:val="0"/>
                <w:color w:val="000000"/>
                <w:kern w:val="0"/>
                <w:sz w:val="24"/>
                <w:szCs w:val="24"/>
                <w:lang w:val="en-US"/>
              </w:rPr>
              <w:t>!"</w:t>
            </w:r>
            <w:proofErr w:type="gramStart"/>
            <w:r w:rsidRPr="009E6A34">
              <w:rPr>
                <w:rFonts w:ascii="Cascadia Mono" w:hAnsi="Cascadia Mono" w:cs="Cascadia Mono"/>
                <w:noProof w:val="0"/>
                <w:color w:val="000000"/>
                <w:kern w:val="0"/>
                <w:sz w:val="24"/>
                <w:szCs w:val="24"/>
                <w:lang w:val="en-US"/>
              </w:rPr>
              <w:t>);</w:t>
            </w:r>
            <w:proofErr w:type="gramEnd"/>
          </w:p>
          <w:p w14:paraId="15BCB25E" w14:textId="77777777" w:rsidR="009E6A34" w:rsidRPr="009E6A34" w:rsidRDefault="009E6A34" w:rsidP="009E6A34">
            <w:pPr>
              <w:autoSpaceDE w:val="0"/>
              <w:autoSpaceDN w:val="0"/>
              <w:adjustRightInd w:val="0"/>
              <w:spacing w:line="276" w:lineRule="auto"/>
              <w:rPr>
                <w:rFonts w:ascii="Cascadia Mono" w:hAnsi="Cascadia Mono" w:cs="Cascadia Mono"/>
                <w:noProof w:val="0"/>
                <w:color w:val="000000"/>
                <w:kern w:val="0"/>
                <w:sz w:val="24"/>
                <w:szCs w:val="24"/>
                <w:lang w:val="en-US"/>
              </w:rPr>
            </w:pPr>
            <w:r w:rsidRPr="009E6A34">
              <w:rPr>
                <w:rFonts w:ascii="Cascadia Mono" w:hAnsi="Cascadia Mono" w:cs="Cascadia Mono"/>
                <w:noProof w:val="0"/>
                <w:color w:val="000000"/>
                <w:kern w:val="0"/>
                <w:sz w:val="24"/>
                <w:szCs w:val="24"/>
                <w:lang w:val="en-US"/>
              </w:rPr>
              <w:t xml:space="preserve">    else</w:t>
            </w:r>
          </w:p>
          <w:p w14:paraId="031383F6" w14:textId="77777777" w:rsidR="009E6A34" w:rsidRPr="009E6A34" w:rsidRDefault="009E6A34" w:rsidP="009E6A34">
            <w:pPr>
              <w:autoSpaceDE w:val="0"/>
              <w:autoSpaceDN w:val="0"/>
              <w:adjustRightInd w:val="0"/>
              <w:spacing w:line="276" w:lineRule="auto"/>
              <w:rPr>
                <w:rFonts w:ascii="Cascadia Mono" w:hAnsi="Cascadia Mono" w:cs="Cascadia Mono"/>
                <w:noProof w:val="0"/>
                <w:color w:val="000000"/>
                <w:kern w:val="0"/>
                <w:sz w:val="24"/>
                <w:szCs w:val="24"/>
                <w:lang w:val="en-US"/>
              </w:rPr>
            </w:pPr>
            <w:r w:rsidRPr="009E6A34">
              <w:rPr>
                <w:rFonts w:ascii="Cascadia Mono" w:hAnsi="Cascadia Mono" w:cs="Cascadia Mono"/>
                <w:noProof w:val="0"/>
                <w:color w:val="000000"/>
                <w:kern w:val="0"/>
                <w:sz w:val="24"/>
                <w:szCs w:val="24"/>
                <w:lang w:val="en-US"/>
              </w:rPr>
              <w:t xml:space="preserve">    {</w:t>
            </w:r>
          </w:p>
          <w:p w14:paraId="1EBA369B" w14:textId="77777777" w:rsidR="009E6A34" w:rsidRPr="009E6A34" w:rsidRDefault="009E6A34" w:rsidP="009E6A34">
            <w:pPr>
              <w:autoSpaceDE w:val="0"/>
              <w:autoSpaceDN w:val="0"/>
              <w:adjustRightInd w:val="0"/>
              <w:spacing w:line="276" w:lineRule="auto"/>
              <w:rPr>
                <w:rFonts w:ascii="Cascadia Mono" w:hAnsi="Cascadia Mono" w:cs="Cascadia Mono"/>
                <w:noProof w:val="0"/>
                <w:color w:val="000000"/>
                <w:kern w:val="0"/>
                <w:sz w:val="24"/>
                <w:szCs w:val="24"/>
                <w:lang w:val="en-US"/>
              </w:rPr>
            </w:pPr>
            <w:r w:rsidRPr="009E6A34">
              <w:rPr>
                <w:rFonts w:ascii="Cascadia Mono" w:hAnsi="Cascadia Mono" w:cs="Cascadia Mono"/>
                <w:noProof w:val="0"/>
                <w:color w:val="000000"/>
                <w:kern w:val="0"/>
                <w:sz w:val="24"/>
                <w:szCs w:val="24"/>
                <w:lang w:val="en-US"/>
              </w:rPr>
              <w:t xml:space="preserve">        </w:t>
            </w:r>
            <w:proofErr w:type="spellStart"/>
            <w:r w:rsidRPr="009E6A34">
              <w:rPr>
                <w:rFonts w:ascii="Cascadia Mono" w:hAnsi="Cascadia Mono" w:cs="Cascadia Mono"/>
                <w:noProof w:val="0"/>
                <w:color w:val="000000"/>
                <w:kern w:val="0"/>
                <w:sz w:val="24"/>
                <w:szCs w:val="24"/>
                <w:lang w:val="en-US"/>
              </w:rPr>
              <w:t>DateTime</w:t>
            </w:r>
            <w:proofErr w:type="spellEnd"/>
            <w:r w:rsidRPr="009E6A34">
              <w:rPr>
                <w:rFonts w:ascii="Cascadia Mono" w:hAnsi="Cascadia Mono" w:cs="Cascadia Mono"/>
                <w:noProof w:val="0"/>
                <w:color w:val="000000"/>
                <w:kern w:val="0"/>
                <w:sz w:val="24"/>
                <w:szCs w:val="24"/>
                <w:lang w:val="en-US"/>
              </w:rPr>
              <w:t xml:space="preserve"> date = </w:t>
            </w:r>
            <w:proofErr w:type="spellStart"/>
            <w:r w:rsidRPr="009E6A34">
              <w:rPr>
                <w:rFonts w:ascii="Cascadia Mono" w:hAnsi="Cascadia Mono" w:cs="Cascadia Mono"/>
                <w:noProof w:val="0"/>
                <w:color w:val="000000"/>
                <w:kern w:val="0"/>
                <w:sz w:val="24"/>
                <w:szCs w:val="24"/>
                <w:lang w:val="en-US"/>
              </w:rPr>
              <w:t>dtpDate.</w:t>
            </w:r>
            <w:proofErr w:type="gramStart"/>
            <w:r w:rsidRPr="009E6A34">
              <w:rPr>
                <w:rFonts w:ascii="Cascadia Mono" w:hAnsi="Cascadia Mono" w:cs="Cascadia Mono"/>
                <w:noProof w:val="0"/>
                <w:color w:val="000000"/>
                <w:kern w:val="0"/>
                <w:sz w:val="24"/>
                <w:szCs w:val="24"/>
                <w:lang w:val="en-US"/>
              </w:rPr>
              <w:t>Value</w:t>
            </w:r>
            <w:proofErr w:type="spellEnd"/>
            <w:r w:rsidRPr="009E6A34">
              <w:rPr>
                <w:rFonts w:ascii="Cascadia Mono" w:hAnsi="Cascadia Mono" w:cs="Cascadia Mono"/>
                <w:noProof w:val="0"/>
                <w:color w:val="000000"/>
                <w:kern w:val="0"/>
                <w:sz w:val="24"/>
                <w:szCs w:val="24"/>
                <w:lang w:val="en-US"/>
              </w:rPr>
              <w:t>;</w:t>
            </w:r>
            <w:proofErr w:type="gramEnd"/>
          </w:p>
          <w:p w14:paraId="68CDA1AA" w14:textId="77777777" w:rsidR="009E6A34" w:rsidRPr="009E6A34" w:rsidRDefault="009E6A34" w:rsidP="009E6A34">
            <w:pPr>
              <w:autoSpaceDE w:val="0"/>
              <w:autoSpaceDN w:val="0"/>
              <w:adjustRightInd w:val="0"/>
              <w:spacing w:line="276" w:lineRule="auto"/>
              <w:rPr>
                <w:rFonts w:ascii="Cascadia Mono" w:hAnsi="Cascadia Mono" w:cs="Cascadia Mono"/>
                <w:noProof w:val="0"/>
                <w:color w:val="000000"/>
                <w:kern w:val="0"/>
                <w:sz w:val="24"/>
                <w:szCs w:val="24"/>
                <w:lang w:val="en-US"/>
              </w:rPr>
            </w:pPr>
            <w:r w:rsidRPr="009E6A34">
              <w:rPr>
                <w:rFonts w:ascii="Cascadia Mono" w:hAnsi="Cascadia Mono" w:cs="Cascadia Mono"/>
                <w:noProof w:val="0"/>
                <w:color w:val="000000"/>
                <w:kern w:val="0"/>
                <w:sz w:val="24"/>
                <w:szCs w:val="24"/>
                <w:lang w:val="en-US"/>
              </w:rPr>
              <w:t xml:space="preserve">        string price = </w:t>
            </w:r>
            <w:proofErr w:type="spellStart"/>
            <w:r w:rsidRPr="009E6A34">
              <w:rPr>
                <w:rFonts w:ascii="Cascadia Mono" w:hAnsi="Cascadia Mono" w:cs="Cascadia Mono"/>
                <w:noProof w:val="0"/>
                <w:color w:val="000000"/>
                <w:kern w:val="0"/>
                <w:sz w:val="24"/>
                <w:szCs w:val="24"/>
                <w:lang w:val="en-US"/>
              </w:rPr>
              <w:t>tbxPrice.</w:t>
            </w:r>
            <w:proofErr w:type="gramStart"/>
            <w:r w:rsidRPr="009E6A34">
              <w:rPr>
                <w:rFonts w:ascii="Cascadia Mono" w:hAnsi="Cascadia Mono" w:cs="Cascadia Mono"/>
                <w:noProof w:val="0"/>
                <w:color w:val="000000"/>
                <w:kern w:val="0"/>
                <w:sz w:val="24"/>
                <w:szCs w:val="24"/>
                <w:lang w:val="en-US"/>
              </w:rPr>
              <w:t>Text</w:t>
            </w:r>
            <w:proofErr w:type="spellEnd"/>
            <w:r w:rsidRPr="009E6A34">
              <w:rPr>
                <w:rFonts w:ascii="Cascadia Mono" w:hAnsi="Cascadia Mono" w:cs="Cascadia Mono"/>
                <w:noProof w:val="0"/>
                <w:color w:val="000000"/>
                <w:kern w:val="0"/>
                <w:sz w:val="24"/>
                <w:szCs w:val="24"/>
                <w:lang w:val="en-US"/>
              </w:rPr>
              <w:t>;</w:t>
            </w:r>
            <w:proofErr w:type="gramEnd"/>
          </w:p>
          <w:p w14:paraId="33BFE0EF" w14:textId="77777777" w:rsidR="009E6A34" w:rsidRPr="009E6A34" w:rsidRDefault="009E6A34" w:rsidP="009E6A34">
            <w:pPr>
              <w:autoSpaceDE w:val="0"/>
              <w:autoSpaceDN w:val="0"/>
              <w:adjustRightInd w:val="0"/>
              <w:spacing w:line="276" w:lineRule="auto"/>
              <w:rPr>
                <w:rFonts w:ascii="Cascadia Mono" w:hAnsi="Cascadia Mono" w:cs="Cascadia Mono"/>
                <w:noProof w:val="0"/>
                <w:color w:val="000000"/>
                <w:kern w:val="0"/>
                <w:sz w:val="24"/>
                <w:szCs w:val="24"/>
                <w:lang w:val="en-US"/>
              </w:rPr>
            </w:pPr>
            <w:r w:rsidRPr="009E6A34">
              <w:rPr>
                <w:rFonts w:ascii="Cascadia Mono" w:hAnsi="Cascadia Mono" w:cs="Cascadia Mono"/>
                <w:noProof w:val="0"/>
                <w:color w:val="000000"/>
                <w:kern w:val="0"/>
                <w:sz w:val="24"/>
                <w:szCs w:val="24"/>
                <w:lang w:val="en-US"/>
              </w:rPr>
              <w:t xml:space="preserve">        string detail = </w:t>
            </w:r>
            <w:proofErr w:type="spellStart"/>
            <w:r w:rsidRPr="009E6A34">
              <w:rPr>
                <w:rFonts w:ascii="Cascadia Mono" w:hAnsi="Cascadia Mono" w:cs="Cascadia Mono"/>
                <w:noProof w:val="0"/>
                <w:color w:val="000000"/>
                <w:kern w:val="0"/>
                <w:sz w:val="24"/>
                <w:szCs w:val="24"/>
                <w:lang w:val="en-US"/>
              </w:rPr>
              <w:t>tbxDetail.</w:t>
            </w:r>
            <w:proofErr w:type="gramStart"/>
            <w:r w:rsidRPr="009E6A34">
              <w:rPr>
                <w:rFonts w:ascii="Cascadia Mono" w:hAnsi="Cascadia Mono" w:cs="Cascadia Mono"/>
                <w:noProof w:val="0"/>
                <w:color w:val="000000"/>
                <w:kern w:val="0"/>
                <w:sz w:val="24"/>
                <w:szCs w:val="24"/>
                <w:lang w:val="en-US"/>
              </w:rPr>
              <w:t>Text</w:t>
            </w:r>
            <w:proofErr w:type="spellEnd"/>
            <w:r w:rsidRPr="009E6A34">
              <w:rPr>
                <w:rFonts w:ascii="Cascadia Mono" w:hAnsi="Cascadia Mono" w:cs="Cascadia Mono"/>
                <w:noProof w:val="0"/>
                <w:color w:val="000000"/>
                <w:kern w:val="0"/>
                <w:sz w:val="24"/>
                <w:szCs w:val="24"/>
                <w:lang w:val="en-US"/>
              </w:rPr>
              <w:t>;</w:t>
            </w:r>
            <w:proofErr w:type="gramEnd"/>
          </w:p>
          <w:p w14:paraId="6324F30F" w14:textId="77777777" w:rsidR="009E6A34" w:rsidRPr="009E6A34" w:rsidRDefault="009E6A34" w:rsidP="009E6A34">
            <w:pPr>
              <w:autoSpaceDE w:val="0"/>
              <w:autoSpaceDN w:val="0"/>
              <w:adjustRightInd w:val="0"/>
              <w:spacing w:line="276" w:lineRule="auto"/>
              <w:rPr>
                <w:rFonts w:ascii="Cascadia Mono" w:hAnsi="Cascadia Mono" w:cs="Cascadia Mono"/>
                <w:noProof w:val="0"/>
                <w:color w:val="000000"/>
                <w:kern w:val="0"/>
                <w:sz w:val="24"/>
                <w:szCs w:val="24"/>
                <w:lang w:val="en-US"/>
              </w:rPr>
            </w:pPr>
          </w:p>
          <w:p w14:paraId="1B8D762B" w14:textId="77777777" w:rsidR="009E6A34" w:rsidRPr="009E6A34" w:rsidRDefault="009E6A34" w:rsidP="009E6A34">
            <w:pPr>
              <w:autoSpaceDE w:val="0"/>
              <w:autoSpaceDN w:val="0"/>
              <w:adjustRightInd w:val="0"/>
              <w:spacing w:line="276" w:lineRule="auto"/>
              <w:rPr>
                <w:rFonts w:ascii="Cascadia Mono" w:hAnsi="Cascadia Mono" w:cs="Cascadia Mono"/>
                <w:noProof w:val="0"/>
                <w:color w:val="000000"/>
                <w:kern w:val="0"/>
                <w:sz w:val="24"/>
                <w:szCs w:val="24"/>
                <w:lang w:val="en-US"/>
              </w:rPr>
            </w:pPr>
            <w:r w:rsidRPr="009E6A34">
              <w:rPr>
                <w:rFonts w:ascii="Cascadia Mono" w:hAnsi="Cascadia Mono" w:cs="Cascadia Mono"/>
                <w:noProof w:val="0"/>
                <w:color w:val="000000"/>
                <w:kern w:val="0"/>
                <w:sz w:val="24"/>
                <w:szCs w:val="24"/>
                <w:lang w:val="en-US"/>
              </w:rPr>
              <w:t xml:space="preserve">        </w:t>
            </w:r>
            <w:proofErr w:type="spellStart"/>
            <w:proofErr w:type="gramStart"/>
            <w:r w:rsidRPr="009E6A34">
              <w:rPr>
                <w:rFonts w:ascii="Cascadia Mono" w:hAnsi="Cascadia Mono" w:cs="Cascadia Mono"/>
                <w:noProof w:val="0"/>
                <w:color w:val="000000"/>
                <w:kern w:val="0"/>
                <w:sz w:val="24"/>
                <w:szCs w:val="24"/>
                <w:lang w:val="en-US"/>
              </w:rPr>
              <w:t>DataProvider.Instance.ExecuteNonQuery</w:t>
            </w:r>
            <w:proofErr w:type="spellEnd"/>
            <w:proofErr w:type="gramEnd"/>
            <w:r w:rsidRPr="009E6A34">
              <w:rPr>
                <w:rFonts w:ascii="Cascadia Mono" w:hAnsi="Cascadia Mono" w:cs="Cascadia Mono"/>
                <w:noProof w:val="0"/>
                <w:color w:val="000000"/>
                <w:kern w:val="0"/>
                <w:sz w:val="24"/>
                <w:szCs w:val="24"/>
                <w:lang w:val="en-US"/>
              </w:rPr>
              <w:t xml:space="preserve">("EXEC </w:t>
            </w:r>
            <w:proofErr w:type="spellStart"/>
            <w:r w:rsidRPr="009E6A34">
              <w:rPr>
                <w:rFonts w:ascii="Cascadia Mono" w:hAnsi="Cascadia Mono" w:cs="Cascadia Mono"/>
                <w:noProof w:val="0"/>
                <w:color w:val="000000"/>
                <w:kern w:val="0"/>
                <w:sz w:val="24"/>
                <w:szCs w:val="24"/>
                <w:lang w:val="en-US"/>
              </w:rPr>
              <w:t>addNewExpenseBill</w:t>
            </w:r>
            <w:proofErr w:type="spellEnd"/>
            <w:r w:rsidRPr="009E6A34">
              <w:rPr>
                <w:rFonts w:ascii="Cascadia Mono" w:hAnsi="Cascadia Mono" w:cs="Cascadia Mono"/>
                <w:noProof w:val="0"/>
                <w:color w:val="000000"/>
                <w:kern w:val="0"/>
                <w:sz w:val="24"/>
                <w:szCs w:val="24"/>
                <w:lang w:val="en-US"/>
              </w:rPr>
              <w:t xml:space="preserve"> @date , @price , @detail",</w:t>
            </w:r>
          </w:p>
          <w:p w14:paraId="1CFB22CB" w14:textId="77777777" w:rsidR="009E6A34" w:rsidRPr="009E6A34" w:rsidRDefault="009E6A34" w:rsidP="009E6A34">
            <w:pPr>
              <w:autoSpaceDE w:val="0"/>
              <w:autoSpaceDN w:val="0"/>
              <w:adjustRightInd w:val="0"/>
              <w:spacing w:line="276" w:lineRule="auto"/>
              <w:rPr>
                <w:rFonts w:ascii="Cascadia Mono" w:hAnsi="Cascadia Mono" w:cs="Cascadia Mono"/>
                <w:noProof w:val="0"/>
                <w:color w:val="000000"/>
                <w:kern w:val="0"/>
                <w:sz w:val="24"/>
                <w:szCs w:val="24"/>
                <w:lang w:val="en-US"/>
              </w:rPr>
            </w:pPr>
            <w:r w:rsidRPr="009E6A34">
              <w:rPr>
                <w:rFonts w:ascii="Cascadia Mono" w:hAnsi="Cascadia Mono" w:cs="Cascadia Mono"/>
                <w:noProof w:val="0"/>
                <w:color w:val="000000"/>
                <w:kern w:val="0"/>
                <w:sz w:val="24"/>
                <w:szCs w:val="24"/>
                <w:lang w:val="en-US"/>
              </w:rPr>
              <w:t xml:space="preserve">            new </w:t>
            </w:r>
            <w:proofErr w:type="gramStart"/>
            <w:r w:rsidRPr="009E6A34">
              <w:rPr>
                <w:rFonts w:ascii="Cascadia Mono" w:hAnsi="Cascadia Mono" w:cs="Cascadia Mono"/>
                <w:noProof w:val="0"/>
                <w:color w:val="000000"/>
                <w:kern w:val="0"/>
                <w:sz w:val="24"/>
                <w:szCs w:val="24"/>
                <w:lang w:val="en-US"/>
              </w:rPr>
              <w:t>object[</w:t>
            </w:r>
            <w:proofErr w:type="gramEnd"/>
            <w:r w:rsidRPr="009E6A34">
              <w:rPr>
                <w:rFonts w:ascii="Cascadia Mono" w:hAnsi="Cascadia Mono" w:cs="Cascadia Mono"/>
                <w:noProof w:val="0"/>
                <w:color w:val="000000"/>
                <w:kern w:val="0"/>
                <w:sz w:val="24"/>
                <w:szCs w:val="24"/>
                <w:lang w:val="en-US"/>
              </w:rPr>
              <w:t>] { date, price, detail });</w:t>
            </w:r>
          </w:p>
          <w:p w14:paraId="6972910C" w14:textId="77777777" w:rsidR="009E6A34" w:rsidRPr="009E6A34" w:rsidRDefault="009E6A34" w:rsidP="009E6A34">
            <w:pPr>
              <w:autoSpaceDE w:val="0"/>
              <w:autoSpaceDN w:val="0"/>
              <w:adjustRightInd w:val="0"/>
              <w:spacing w:line="276" w:lineRule="auto"/>
              <w:rPr>
                <w:rFonts w:ascii="Cascadia Mono" w:hAnsi="Cascadia Mono" w:cs="Cascadia Mono"/>
                <w:noProof w:val="0"/>
                <w:color w:val="000000"/>
                <w:kern w:val="0"/>
                <w:sz w:val="24"/>
                <w:szCs w:val="24"/>
                <w:lang w:val="en-US"/>
              </w:rPr>
            </w:pPr>
          </w:p>
          <w:p w14:paraId="6B336840" w14:textId="77777777" w:rsidR="009E6A34" w:rsidRPr="009E6A34" w:rsidRDefault="009E6A34" w:rsidP="009E6A34">
            <w:pPr>
              <w:autoSpaceDE w:val="0"/>
              <w:autoSpaceDN w:val="0"/>
              <w:adjustRightInd w:val="0"/>
              <w:spacing w:line="276" w:lineRule="auto"/>
              <w:rPr>
                <w:rFonts w:ascii="Cascadia Mono" w:hAnsi="Cascadia Mono" w:cs="Cascadia Mono"/>
                <w:noProof w:val="0"/>
                <w:color w:val="000000"/>
                <w:kern w:val="0"/>
                <w:sz w:val="24"/>
                <w:szCs w:val="24"/>
                <w:lang w:val="en-US"/>
              </w:rPr>
            </w:pPr>
            <w:r w:rsidRPr="009E6A34">
              <w:rPr>
                <w:rFonts w:ascii="Cascadia Mono" w:hAnsi="Cascadia Mono" w:cs="Cascadia Mono"/>
                <w:noProof w:val="0"/>
                <w:color w:val="000000"/>
                <w:kern w:val="0"/>
                <w:sz w:val="24"/>
                <w:szCs w:val="24"/>
                <w:lang w:val="en-US"/>
              </w:rPr>
              <w:t xml:space="preserve">        </w:t>
            </w:r>
            <w:proofErr w:type="spellStart"/>
            <w:r w:rsidRPr="009E6A34">
              <w:rPr>
                <w:rFonts w:ascii="Cascadia Mono" w:hAnsi="Cascadia Mono" w:cs="Cascadia Mono"/>
                <w:noProof w:val="0"/>
                <w:color w:val="000000"/>
                <w:kern w:val="0"/>
                <w:sz w:val="24"/>
                <w:szCs w:val="24"/>
                <w:lang w:val="en-US"/>
              </w:rPr>
              <w:t>MessageBox.Show</w:t>
            </w:r>
            <w:proofErr w:type="spellEnd"/>
            <w:r w:rsidRPr="009E6A34">
              <w:rPr>
                <w:rFonts w:ascii="Cascadia Mono" w:hAnsi="Cascadia Mono" w:cs="Cascadia Mono"/>
                <w:noProof w:val="0"/>
                <w:color w:val="000000"/>
                <w:kern w:val="0"/>
                <w:sz w:val="24"/>
                <w:szCs w:val="24"/>
                <w:lang w:val="en-US"/>
              </w:rPr>
              <w:t>("</w:t>
            </w:r>
            <w:proofErr w:type="spellStart"/>
            <w:r w:rsidRPr="009E6A34">
              <w:rPr>
                <w:rFonts w:ascii="Cascadia Mono" w:hAnsi="Cascadia Mono" w:cs="Cascadia Mono"/>
                <w:noProof w:val="0"/>
                <w:color w:val="000000"/>
                <w:kern w:val="0"/>
                <w:sz w:val="24"/>
                <w:szCs w:val="24"/>
                <w:lang w:val="en-US"/>
              </w:rPr>
              <w:t>Đã</w:t>
            </w:r>
            <w:proofErr w:type="spellEnd"/>
            <w:r w:rsidRPr="009E6A34">
              <w:rPr>
                <w:rFonts w:ascii="Cascadia Mono" w:hAnsi="Cascadia Mono" w:cs="Cascadia Mono"/>
                <w:noProof w:val="0"/>
                <w:color w:val="000000"/>
                <w:kern w:val="0"/>
                <w:sz w:val="24"/>
                <w:szCs w:val="24"/>
                <w:lang w:val="en-US"/>
              </w:rPr>
              <w:t xml:space="preserve"> </w:t>
            </w:r>
            <w:proofErr w:type="spellStart"/>
            <w:r w:rsidRPr="009E6A34">
              <w:rPr>
                <w:rFonts w:ascii="Cascadia Mono" w:hAnsi="Cascadia Mono" w:cs="Cascadia Mono"/>
                <w:noProof w:val="0"/>
                <w:color w:val="000000"/>
                <w:kern w:val="0"/>
                <w:sz w:val="24"/>
                <w:szCs w:val="24"/>
                <w:lang w:val="en-US"/>
              </w:rPr>
              <w:t>thêm</w:t>
            </w:r>
            <w:proofErr w:type="spellEnd"/>
            <w:r w:rsidRPr="009E6A34">
              <w:rPr>
                <w:rFonts w:ascii="Cascadia Mono" w:hAnsi="Cascadia Mono" w:cs="Cascadia Mono"/>
                <w:noProof w:val="0"/>
                <w:color w:val="000000"/>
                <w:kern w:val="0"/>
                <w:sz w:val="24"/>
                <w:szCs w:val="24"/>
                <w:lang w:val="en-US"/>
              </w:rPr>
              <w:t xml:space="preserve"> </w:t>
            </w:r>
            <w:proofErr w:type="spellStart"/>
            <w:r w:rsidRPr="009E6A34">
              <w:rPr>
                <w:rFonts w:ascii="Cascadia Mono" w:hAnsi="Cascadia Mono" w:cs="Cascadia Mono"/>
                <w:noProof w:val="0"/>
                <w:color w:val="000000"/>
                <w:kern w:val="0"/>
                <w:sz w:val="24"/>
                <w:szCs w:val="24"/>
                <w:lang w:val="en-US"/>
              </w:rPr>
              <w:t>phiếu</w:t>
            </w:r>
            <w:proofErr w:type="spellEnd"/>
            <w:r w:rsidRPr="009E6A34">
              <w:rPr>
                <w:rFonts w:ascii="Cascadia Mono" w:hAnsi="Cascadia Mono" w:cs="Cascadia Mono"/>
                <w:noProof w:val="0"/>
                <w:color w:val="000000"/>
                <w:kern w:val="0"/>
                <w:sz w:val="24"/>
                <w:szCs w:val="24"/>
                <w:lang w:val="en-US"/>
              </w:rPr>
              <w:t xml:space="preserve"> chi </w:t>
            </w:r>
            <w:proofErr w:type="spellStart"/>
            <w:r w:rsidRPr="009E6A34">
              <w:rPr>
                <w:rFonts w:ascii="Cascadia Mono" w:hAnsi="Cascadia Mono" w:cs="Cascadia Mono"/>
                <w:noProof w:val="0"/>
                <w:color w:val="000000"/>
                <w:kern w:val="0"/>
                <w:sz w:val="24"/>
                <w:szCs w:val="24"/>
                <w:lang w:val="en-US"/>
              </w:rPr>
              <w:t>mới</w:t>
            </w:r>
            <w:proofErr w:type="spellEnd"/>
            <w:r w:rsidRPr="009E6A34">
              <w:rPr>
                <w:rFonts w:ascii="Cascadia Mono" w:hAnsi="Cascadia Mono" w:cs="Cascadia Mono"/>
                <w:noProof w:val="0"/>
                <w:color w:val="000000"/>
                <w:kern w:val="0"/>
                <w:sz w:val="24"/>
                <w:szCs w:val="24"/>
                <w:lang w:val="en-US"/>
              </w:rPr>
              <w:t xml:space="preserve"> </w:t>
            </w:r>
            <w:proofErr w:type="spellStart"/>
            <w:r w:rsidRPr="009E6A34">
              <w:rPr>
                <w:rFonts w:ascii="Cascadia Mono" w:hAnsi="Cascadia Mono" w:cs="Cascadia Mono"/>
                <w:noProof w:val="0"/>
                <w:color w:val="000000"/>
                <w:kern w:val="0"/>
                <w:sz w:val="24"/>
                <w:szCs w:val="24"/>
                <w:lang w:val="en-US"/>
              </w:rPr>
              <w:t>thành</w:t>
            </w:r>
            <w:proofErr w:type="spellEnd"/>
            <w:r w:rsidRPr="009E6A34">
              <w:rPr>
                <w:rFonts w:ascii="Cascadia Mono" w:hAnsi="Cascadia Mono" w:cs="Cascadia Mono"/>
                <w:noProof w:val="0"/>
                <w:color w:val="000000"/>
                <w:kern w:val="0"/>
                <w:sz w:val="24"/>
                <w:szCs w:val="24"/>
                <w:lang w:val="en-US"/>
              </w:rPr>
              <w:t xml:space="preserve"> </w:t>
            </w:r>
            <w:proofErr w:type="spellStart"/>
            <w:r w:rsidRPr="009E6A34">
              <w:rPr>
                <w:rFonts w:ascii="Cascadia Mono" w:hAnsi="Cascadia Mono" w:cs="Cascadia Mono"/>
                <w:noProof w:val="0"/>
                <w:color w:val="000000"/>
                <w:kern w:val="0"/>
                <w:sz w:val="24"/>
                <w:szCs w:val="24"/>
                <w:lang w:val="en-US"/>
              </w:rPr>
              <w:t>công</w:t>
            </w:r>
            <w:proofErr w:type="spellEnd"/>
            <w:r w:rsidRPr="009E6A34">
              <w:rPr>
                <w:rFonts w:ascii="Cascadia Mono" w:hAnsi="Cascadia Mono" w:cs="Cascadia Mono"/>
                <w:noProof w:val="0"/>
                <w:color w:val="000000"/>
                <w:kern w:val="0"/>
                <w:sz w:val="24"/>
                <w:szCs w:val="24"/>
                <w:lang w:val="en-US"/>
              </w:rPr>
              <w:t>."</w:t>
            </w:r>
            <w:proofErr w:type="gramStart"/>
            <w:r w:rsidRPr="009E6A34">
              <w:rPr>
                <w:rFonts w:ascii="Cascadia Mono" w:hAnsi="Cascadia Mono" w:cs="Cascadia Mono"/>
                <w:noProof w:val="0"/>
                <w:color w:val="000000"/>
                <w:kern w:val="0"/>
                <w:sz w:val="24"/>
                <w:szCs w:val="24"/>
                <w:lang w:val="en-US"/>
              </w:rPr>
              <w:t>);</w:t>
            </w:r>
            <w:proofErr w:type="gramEnd"/>
          </w:p>
          <w:p w14:paraId="2E3358DC" w14:textId="77777777" w:rsidR="009E6A34" w:rsidRPr="009E6A34" w:rsidRDefault="009E6A34" w:rsidP="009E6A34">
            <w:pPr>
              <w:autoSpaceDE w:val="0"/>
              <w:autoSpaceDN w:val="0"/>
              <w:adjustRightInd w:val="0"/>
              <w:spacing w:line="276" w:lineRule="auto"/>
              <w:rPr>
                <w:rFonts w:ascii="Cascadia Mono" w:hAnsi="Cascadia Mono" w:cs="Cascadia Mono"/>
                <w:noProof w:val="0"/>
                <w:color w:val="000000"/>
                <w:kern w:val="0"/>
                <w:sz w:val="24"/>
                <w:szCs w:val="24"/>
                <w:lang w:val="en-US"/>
              </w:rPr>
            </w:pPr>
            <w:r w:rsidRPr="009E6A34">
              <w:rPr>
                <w:rFonts w:ascii="Cascadia Mono" w:hAnsi="Cascadia Mono" w:cs="Cascadia Mono"/>
                <w:noProof w:val="0"/>
                <w:color w:val="000000"/>
                <w:kern w:val="0"/>
                <w:sz w:val="24"/>
                <w:szCs w:val="24"/>
                <w:lang w:val="en-US"/>
              </w:rPr>
              <w:t xml:space="preserve">        </w:t>
            </w:r>
            <w:proofErr w:type="spellStart"/>
            <w:proofErr w:type="gramStart"/>
            <w:r w:rsidRPr="009E6A34">
              <w:rPr>
                <w:rFonts w:ascii="Cascadia Mono" w:hAnsi="Cascadia Mono" w:cs="Cascadia Mono"/>
                <w:noProof w:val="0"/>
                <w:color w:val="000000"/>
                <w:kern w:val="0"/>
                <w:sz w:val="24"/>
                <w:szCs w:val="24"/>
                <w:lang w:val="en-US"/>
              </w:rPr>
              <w:t>initComponent</w:t>
            </w:r>
            <w:proofErr w:type="spellEnd"/>
            <w:r w:rsidRPr="009E6A34">
              <w:rPr>
                <w:rFonts w:ascii="Cascadia Mono" w:hAnsi="Cascadia Mono" w:cs="Cascadia Mono"/>
                <w:noProof w:val="0"/>
                <w:color w:val="000000"/>
                <w:kern w:val="0"/>
                <w:sz w:val="24"/>
                <w:szCs w:val="24"/>
                <w:lang w:val="en-US"/>
              </w:rPr>
              <w:t>(</w:t>
            </w:r>
            <w:proofErr w:type="gramEnd"/>
            <w:r w:rsidRPr="009E6A34">
              <w:rPr>
                <w:rFonts w:ascii="Cascadia Mono" w:hAnsi="Cascadia Mono" w:cs="Cascadia Mono"/>
                <w:noProof w:val="0"/>
                <w:color w:val="000000"/>
                <w:kern w:val="0"/>
                <w:sz w:val="24"/>
                <w:szCs w:val="24"/>
                <w:lang w:val="en-US"/>
              </w:rPr>
              <w:t>);</w:t>
            </w:r>
          </w:p>
          <w:p w14:paraId="02E4C246" w14:textId="77777777" w:rsidR="009E6A34" w:rsidRPr="009E6A34" w:rsidRDefault="009E6A34" w:rsidP="009E6A34">
            <w:pPr>
              <w:autoSpaceDE w:val="0"/>
              <w:autoSpaceDN w:val="0"/>
              <w:adjustRightInd w:val="0"/>
              <w:spacing w:line="276" w:lineRule="auto"/>
              <w:rPr>
                <w:rFonts w:ascii="Cascadia Mono" w:hAnsi="Cascadia Mono" w:cs="Cascadia Mono"/>
                <w:noProof w:val="0"/>
                <w:color w:val="000000"/>
                <w:kern w:val="0"/>
                <w:sz w:val="24"/>
                <w:szCs w:val="24"/>
                <w:lang w:val="en-US"/>
              </w:rPr>
            </w:pPr>
            <w:r w:rsidRPr="009E6A34">
              <w:rPr>
                <w:rFonts w:ascii="Cascadia Mono" w:hAnsi="Cascadia Mono" w:cs="Cascadia Mono"/>
                <w:noProof w:val="0"/>
                <w:color w:val="000000"/>
                <w:kern w:val="0"/>
                <w:sz w:val="24"/>
                <w:szCs w:val="24"/>
                <w:lang w:val="en-US"/>
              </w:rPr>
              <w:lastRenderedPageBreak/>
              <w:t xml:space="preserve">    }</w:t>
            </w:r>
          </w:p>
          <w:p w14:paraId="1CFD9C72" w14:textId="77777777" w:rsidR="009E6A34" w:rsidRPr="009E6A34" w:rsidRDefault="009E6A34" w:rsidP="009E6A34">
            <w:pPr>
              <w:autoSpaceDE w:val="0"/>
              <w:autoSpaceDN w:val="0"/>
              <w:adjustRightInd w:val="0"/>
              <w:spacing w:line="276" w:lineRule="auto"/>
              <w:rPr>
                <w:rFonts w:ascii="Cascadia Mono" w:hAnsi="Cascadia Mono" w:cs="Cascadia Mono"/>
                <w:noProof w:val="0"/>
                <w:color w:val="000000"/>
                <w:kern w:val="0"/>
                <w:sz w:val="24"/>
                <w:szCs w:val="24"/>
                <w:lang w:val="en-US"/>
              </w:rPr>
            </w:pPr>
            <w:r w:rsidRPr="009E6A34">
              <w:rPr>
                <w:rFonts w:ascii="Cascadia Mono" w:hAnsi="Cascadia Mono" w:cs="Cascadia Mono"/>
                <w:noProof w:val="0"/>
                <w:color w:val="000000"/>
                <w:kern w:val="0"/>
                <w:sz w:val="24"/>
                <w:szCs w:val="24"/>
                <w:lang w:val="en-US"/>
              </w:rPr>
              <w:t>}</w:t>
            </w:r>
          </w:p>
          <w:p w14:paraId="486790EA" w14:textId="77777777" w:rsidR="009E6A34" w:rsidRPr="009E6A34" w:rsidRDefault="009E6A34" w:rsidP="009E6A34">
            <w:pPr>
              <w:autoSpaceDE w:val="0"/>
              <w:autoSpaceDN w:val="0"/>
              <w:adjustRightInd w:val="0"/>
              <w:spacing w:line="276" w:lineRule="auto"/>
              <w:rPr>
                <w:rFonts w:ascii="Cascadia Mono" w:hAnsi="Cascadia Mono" w:cs="Cascadia Mono"/>
                <w:noProof w:val="0"/>
                <w:color w:val="000000"/>
                <w:kern w:val="0"/>
                <w:sz w:val="24"/>
                <w:szCs w:val="24"/>
                <w:lang w:val="en-US"/>
              </w:rPr>
            </w:pPr>
            <w:r w:rsidRPr="009E6A34">
              <w:rPr>
                <w:rFonts w:ascii="Cascadia Mono" w:hAnsi="Cascadia Mono" w:cs="Cascadia Mono"/>
                <w:noProof w:val="0"/>
                <w:color w:val="000000"/>
                <w:kern w:val="0"/>
                <w:sz w:val="24"/>
                <w:szCs w:val="24"/>
                <w:lang w:val="en-US"/>
              </w:rPr>
              <w:t>catch (</w:t>
            </w:r>
            <w:proofErr w:type="spellStart"/>
            <w:r w:rsidRPr="009E6A34">
              <w:rPr>
                <w:rFonts w:ascii="Cascadia Mono" w:hAnsi="Cascadia Mono" w:cs="Cascadia Mono"/>
                <w:noProof w:val="0"/>
                <w:color w:val="000000"/>
                <w:kern w:val="0"/>
                <w:sz w:val="24"/>
                <w:szCs w:val="24"/>
                <w:lang w:val="en-US"/>
              </w:rPr>
              <w:t>SqlException</w:t>
            </w:r>
            <w:proofErr w:type="spellEnd"/>
            <w:r w:rsidRPr="009E6A34">
              <w:rPr>
                <w:rFonts w:ascii="Cascadia Mono" w:hAnsi="Cascadia Mono" w:cs="Cascadia Mono"/>
                <w:noProof w:val="0"/>
                <w:color w:val="000000"/>
                <w:kern w:val="0"/>
                <w:sz w:val="24"/>
                <w:szCs w:val="24"/>
                <w:lang w:val="en-US"/>
              </w:rPr>
              <w:t xml:space="preserve"> </w:t>
            </w:r>
            <w:proofErr w:type="spellStart"/>
            <w:r w:rsidRPr="009E6A34">
              <w:rPr>
                <w:rFonts w:ascii="Cascadia Mono" w:hAnsi="Cascadia Mono" w:cs="Cascadia Mono"/>
                <w:noProof w:val="0"/>
                <w:color w:val="000000"/>
                <w:kern w:val="0"/>
                <w:sz w:val="24"/>
                <w:szCs w:val="24"/>
                <w:lang w:val="en-US"/>
              </w:rPr>
              <w:t>sqlException</w:t>
            </w:r>
            <w:proofErr w:type="spellEnd"/>
            <w:r w:rsidRPr="009E6A34">
              <w:rPr>
                <w:rFonts w:ascii="Cascadia Mono" w:hAnsi="Cascadia Mono" w:cs="Cascadia Mono"/>
                <w:noProof w:val="0"/>
                <w:color w:val="000000"/>
                <w:kern w:val="0"/>
                <w:sz w:val="24"/>
                <w:szCs w:val="24"/>
                <w:lang w:val="en-US"/>
              </w:rPr>
              <w:t>)</w:t>
            </w:r>
          </w:p>
          <w:p w14:paraId="482F4723" w14:textId="77777777" w:rsidR="009E6A34" w:rsidRPr="009E6A34" w:rsidRDefault="009E6A34" w:rsidP="009E6A34">
            <w:pPr>
              <w:autoSpaceDE w:val="0"/>
              <w:autoSpaceDN w:val="0"/>
              <w:adjustRightInd w:val="0"/>
              <w:spacing w:line="276" w:lineRule="auto"/>
              <w:rPr>
                <w:rFonts w:ascii="Cascadia Mono" w:hAnsi="Cascadia Mono" w:cs="Cascadia Mono"/>
                <w:noProof w:val="0"/>
                <w:color w:val="000000"/>
                <w:kern w:val="0"/>
                <w:sz w:val="24"/>
                <w:szCs w:val="24"/>
                <w:lang w:val="en-US"/>
              </w:rPr>
            </w:pPr>
            <w:r w:rsidRPr="009E6A34">
              <w:rPr>
                <w:rFonts w:ascii="Cascadia Mono" w:hAnsi="Cascadia Mono" w:cs="Cascadia Mono"/>
                <w:noProof w:val="0"/>
                <w:color w:val="000000"/>
                <w:kern w:val="0"/>
                <w:sz w:val="24"/>
                <w:szCs w:val="24"/>
                <w:lang w:val="en-US"/>
              </w:rPr>
              <w:t>{</w:t>
            </w:r>
          </w:p>
          <w:p w14:paraId="58C8D34B" w14:textId="77777777" w:rsidR="009E6A34" w:rsidRPr="009E6A34" w:rsidRDefault="009E6A34" w:rsidP="009E6A34">
            <w:pPr>
              <w:autoSpaceDE w:val="0"/>
              <w:autoSpaceDN w:val="0"/>
              <w:adjustRightInd w:val="0"/>
              <w:spacing w:line="276" w:lineRule="auto"/>
              <w:rPr>
                <w:rFonts w:ascii="Cascadia Mono" w:hAnsi="Cascadia Mono" w:cs="Cascadia Mono"/>
                <w:noProof w:val="0"/>
                <w:color w:val="000000"/>
                <w:kern w:val="0"/>
                <w:sz w:val="24"/>
                <w:szCs w:val="24"/>
                <w:lang w:val="en-US"/>
              </w:rPr>
            </w:pPr>
            <w:r w:rsidRPr="009E6A34">
              <w:rPr>
                <w:rFonts w:ascii="Cascadia Mono" w:hAnsi="Cascadia Mono" w:cs="Cascadia Mono"/>
                <w:noProof w:val="0"/>
                <w:color w:val="000000"/>
                <w:kern w:val="0"/>
                <w:sz w:val="24"/>
                <w:szCs w:val="24"/>
                <w:lang w:val="en-US"/>
              </w:rPr>
              <w:t xml:space="preserve">    </w:t>
            </w:r>
            <w:proofErr w:type="spellStart"/>
            <w:r w:rsidRPr="009E6A34">
              <w:rPr>
                <w:rFonts w:ascii="Cascadia Mono" w:hAnsi="Cascadia Mono" w:cs="Cascadia Mono"/>
                <w:noProof w:val="0"/>
                <w:color w:val="000000"/>
                <w:kern w:val="0"/>
                <w:sz w:val="24"/>
                <w:szCs w:val="24"/>
                <w:lang w:val="en-US"/>
              </w:rPr>
              <w:t>MessageBox.Show</w:t>
            </w:r>
            <w:proofErr w:type="spellEnd"/>
            <w:r w:rsidRPr="009E6A34">
              <w:rPr>
                <w:rFonts w:ascii="Cascadia Mono" w:hAnsi="Cascadia Mono" w:cs="Cascadia Mono"/>
                <w:noProof w:val="0"/>
                <w:color w:val="000000"/>
                <w:kern w:val="0"/>
                <w:sz w:val="24"/>
                <w:szCs w:val="24"/>
                <w:lang w:val="en-US"/>
              </w:rPr>
              <w:t>(</w:t>
            </w:r>
            <w:proofErr w:type="spellStart"/>
            <w:r w:rsidRPr="009E6A34">
              <w:rPr>
                <w:rFonts w:ascii="Cascadia Mono" w:hAnsi="Cascadia Mono" w:cs="Cascadia Mono"/>
                <w:noProof w:val="0"/>
                <w:color w:val="000000"/>
                <w:kern w:val="0"/>
                <w:sz w:val="24"/>
                <w:szCs w:val="24"/>
                <w:lang w:val="en-US"/>
              </w:rPr>
              <w:t>sqlException.Message</w:t>
            </w:r>
            <w:proofErr w:type="spellEnd"/>
            <w:r w:rsidRPr="009E6A34">
              <w:rPr>
                <w:rFonts w:ascii="Cascadia Mono" w:hAnsi="Cascadia Mono" w:cs="Cascadia Mono"/>
                <w:noProof w:val="0"/>
                <w:color w:val="000000"/>
                <w:kern w:val="0"/>
                <w:sz w:val="24"/>
                <w:szCs w:val="24"/>
                <w:lang w:val="en-US"/>
              </w:rPr>
              <w:t xml:space="preserve">, "Báo </w:t>
            </w:r>
            <w:proofErr w:type="spellStart"/>
            <w:r w:rsidRPr="009E6A34">
              <w:rPr>
                <w:rFonts w:ascii="Cascadia Mono" w:hAnsi="Cascadia Mono" w:cs="Cascadia Mono"/>
                <w:noProof w:val="0"/>
                <w:color w:val="000000"/>
                <w:kern w:val="0"/>
                <w:sz w:val="24"/>
                <w:szCs w:val="24"/>
                <w:lang w:val="en-US"/>
              </w:rPr>
              <w:t>lỗi</w:t>
            </w:r>
            <w:proofErr w:type="spellEnd"/>
            <w:r w:rsidRPr="009E6A34">
              <w:rPr>
                <w:rFonts w:ascii="Cascadia Mono" w:hAnsi="Cascadia Mono" w:cs="Cascadia Mono"/>
                <w:noProof w:val="0"/>
                <w:color w:val="000000"/>
                <w:kern w:val="0"/>
                <w:sz w:val="24"/>
                <w:szCs w:val="24"/>
                <w:lang w:val="en-US"/>
              </w:rPr>
              <w:t>!"</w:t>
            </w:r>
            <w:proofErr w:type="gramStart"/>
            <w:r w:rsidRPr="009E6A34">
              <w:rPr>
                <w:rFonts w:ascii="Cascadia Mono" w:hAnsi="Cascadia Mono" w:cs="Cascadia Mono"/>
                <w:noProof w:val="0"/>
                <w:color w:val="000000"/>
                <w:kern w:val="0"/>
                <w:sz w:val="24"/>
                <w:szCs w:val="24"/>
                <w:lang w:val="en-US"/>
              </w:rPr>
              <w:t>);</w:t>
            </w:r>
            <w:proofErr w:type="gramEnd"/>
          </w:p>
          <w:p w14:paraId="08579FE2" w14:textId="2B5ECC53" w:rsidR="00C354D5" w:rsidRDefault="009E6A34" w:rsidP="009E6A34">
            <w:pPr>
              <w:spacing w:line="276" w:lineRule="auto"/>
              <w:rPr>
                <w:rFonts w:ascii="Times New Roman" w:hAnsi="Times New Roman" w:cs="Times New Roman"/>
                <w:b/>
                <w:bCs/>
                <w:sz w:val="28"/>
                <w:szCs w:val="28"/>
                <w:lang w:val="en-US"/>
              </w:rPr>
            </w:pPr>
            <w:r w:rsidRPr="009E6A34">
              <w:rPr>
                <w:rFonts w:ascii="Cascadia Mono" w:hAnsi="Cascadia Mono" w:cs="Cascadia Mono"/>
                <w:noProof w:val="0"/>
                <w:color w:val="000000"/>
                <w:kern w:val="0"/>
                <w:sz w:val="24"/>
                <w:szCs w:val="24"/>
                <w:lang w:val="en-US"/>
              </w:rPr>
              <w:t>}</w:t>
            </w:r>
          </w:p>
        </w:tc>
      </w:tr>
    </w:tbl>
    <w:p w14:paraId="38691541" w14:textId="77777777" w:rsidR="00AF24FB" w:rsidRDefault="00AF24FB" w:rsidP="00AF24FB">
      <w:pPr>
        <w:spacing w:after="0" w:line="360" w:lineRule="auto"/>
        <w:ind w:left="720"/>
        <w:rPr>
          <w:rFonts w:ascii="Times New Roman" w:hAnsi="Times New Roman" w:cs="Times New Roman"/>
          <w:b/>
          <w:bCs/>
          <w:sz w:val="28"/>
          <w:szCs w:val="28"/>
          <w:lang w:val="en-US"/>
        </w:rPr>
      </w:pPr>
    </w:p>
    <w:p w14:paraId="6951A115" w14:textId="70CEA239" w:rsidR="00D90538" w:rsidRDefault="00D90538" w:rsidP="00AF24FB">
      <w:pPr>
        <w:spacing w:after="0" w:line="360" w:lineRule="auto"/>
        <w:ind w:left="720"/>
        <w:rPr>
          <w:rFonts w:ascii="Times New Roman" w:hAnsi="Times New Roman" w:cs="Times New Roman"/>
          <w:b/>
          <w:bCs/>
          <w:sz w:val="28"/>
          <w:szCs w:val="28"/>
          <w:lang w:val="en-US"/>
        </w:rPr>
      </w:pPr>
      <w:r>
        <w:rPr>
          <w:rFonts w:ascii="Times New Roman" w:hAnsi="Times New Roman" w:cs="Times New Roman"/>
          <w:b/>
          <w:bCs/>
          <w:sz w:val="28"/>
          <w:szCs w:val="28"/>
          <w:lang w:val="en-US"/>
        </w:rPr>
        <w:tab/>
        <w:t>Trigger bắt sự kiện thêm phiếu chi mới để tự set ID cho phiếu</w:t>
      </w:r>
    </w:p>
    <w:tbl>
      <w:tblPr>
        <w:tblStyle w:val="TableGrid"/>
        <w:tblW w:w="0" w:type="auto"/>
        <w:tblInd w:w="720" w:type="dxa"/>
        <w:tblLook w:val="04A0" w:firstRow="1" w:lastRow="0" w:firstColumn="1" w:lastColumn="0" w:noHBand="0" w:noVBand="1"/>
      </w:tblPr>
      <w:tblGrid>
        <w:gridCol w:w="8296"/>
      </w:tblGrid>
      <w:tr w:rsidR="00D90538" w14:paraId="16F816AB" w14:textId="77777777" w:rsidTr="00D90538">
        <w:tc>
          <w:tcPr>
            <w:tcW w:w="9016" w:type="dxa"/>
          </w:tcPr>
          <w:p w14:paraId="74AB6CF0" w14:textId="77777777" w:rsidR="00D90538" w:rsidRPr="00D90538" w:rsidRDefault="00D90538" w:rsidP="00D90538">
            <w:pPr>
              <w:autoSpaceDE w:val="0"/>
              <w:autoSpaceDN w:val="0"/>
              <w:adjustRightInd w:val="0"/>
              <w:spacing w:line="276" w:lineRule="auto"/>
              <w:rPr>
                <w:rFonts w:ascii="Consolas" w:hAnsi="Consolas" w:cs="Times New Roman"/>
                <w:noProof w:val="0"/>
                <w:color w:val="000000"/>
                <w:kern w:val="0"/>
                <w:sz w:val="24"/>
                <w:szCs w:val="24"/>
                <w:lang w:val="en-US"/>
              </w:rPr>
            </w:pPr>
            <w:r w:rsidRPr="00D90538">
              <w:rPr>
                <w:rFonts w:ascii="Consolas" w:hAnsi="Consolas" w:cs="Times New Roman"/>
                <w:noProof w:val="0"/>
                <w:color w:val="0000FF"/>
                <w:kern w:val="0"/>
                <w:sz w:val="24"/>
                <w:szCs w:val="24"/>
                <w:lang w:val="en-US"/>
              </w:rPr>
              <w:t>CREATE</w:t>
            </w:r>
            <w:r w:rsidRPr="00D90538">
              <w:rPr>
                <w:rFonts w:ascii="Consolas" w:hAnsi="Consolas" w:cs="Times New Roman"/>
                <w:noProof w:val="0"/>
                <w:color w:val="000000"/>
                <w:kern w:val="0"/>
                <w:sz w:val="24"/>
                <w:szCs w:val="24"/>
                <w:lang w:val="en-US"/>
              </w:rPr>
              <w:t xml:space="preserve"> </w:t>
            </w:r>
            <w:r w:rsidRPr="00D90538">
              <w:rPr>
                <w:rFonts w:ascii="Consolas" w:hAnsi="Consolas" w:cs="Times New Roman"/>
                <w:noProof w:val="0"/>
                <w:color w:val="0000FF"/>
                <w:kern w:val="0"/>
                <w:sz w:val="24"/>
                <w:szCs w:val="24"/>
                <w:lang w:val="en-US"/>
              </w:rPr>
              <w:t>TRIGGER</w:t>
            </w:r>
            <w:r w:rsidRPr="00D90538">
              <w:rPr>
                <w:rFonts w:ascii="Consolas" w:hAnsi="Consolas" w:cs="Times New Roman"/>
                <w:noProof w:val="0"/>
                <w:color w:val="000000"/>
                <w:kern w:val="0"/>
                <w:sz w:val="24"/>
                <w:szCs w:val="24"/>
                <w:lang w:val="en-US"/>
              </w:rPr>
              <w:t xml:space="preserve"> </w:t>
            </w:r>
            <w:proofErr w:type="spellStart"/>
            <w:proofErr w:type="gramStart"/>
            <w:r w:rsidRPr="00D90538">
              <w:rPr>
                <w:rFonts w:ascii="Consolas" w:hAnsi="Consolas" w:cs="Times New Roman"/>
                <w:noProof w:val="0"/>
                <w:color w:val="000000"/>
                <w:kern w:val="0"/>
                <w:sz w:val="24"/>
                <w:szCs w:val="24"/>
                <w:lang w:val="en-US"/>
              </w:rPr>
              <w:t>setExpenseBillIDTrigger</w:t>
            </w:r>
            <w:proofErr w:type="spellEnd"/>
            <w:proofErr w:type="gramEnd"/>
          </w:p>
          <w:p w14:paraId="6F7F387B" w14:textId="77777777" w:rsidR="00D90538" w:rsidRPr="00D90538" w:rsidRDefault="00D90538" w:rsidP="00D90538">
            <w:pPr>
              <w:autoSpaceDE w:val="0"/>
              <w:autoSpaceDN w:val="0"/>
              <w:adjustRightInd w:val="0"/>
              <w:spacing w:line="276" w:lineRule="auto"/>
              <w:rPr>
                <w:rFonts w:ascii="Consolas" w:hAnsi="Consolas" w:cs="Times New Roman"/>
                <w:noProof w:val="0"/>
                <w:color w:val="000000"/>
                <w:kern w:val="0"/>
                <w:sz w:val="24"/>
                <w:szCs w:val="24"/>
                <w:lang w:val="en-US"/>
              </w:rPr>
            </w:pPr>
            <w:r w:rsidRPr="00D90538">
              <w:rPr>
                <w:rFonts w:ascii="Consolas" w:hAnsi="Consolas" w:cs="Times New Roman"/>
                <w:noProof w:val="0"/>
                <w:color w:val="0000FF"/>
                <w:kern w:val="0"/>
                <w:sz w:val="24"/>
                <w:szCs w:val="24"/>
                <w:lang w:val="en-US"/>
              </w:rPr>
              <w:t>ON</w:t>
            </w:r>
            <w:r w:rsidRPr="00D90538">
              <w:rPr>
                <w:rFonts w:ascii="Consolas" w:hAnsi="Consolas" w:cs="Times New Roman"/>
                <w:noProof w:val="0"/>
                <w:color w:val="000000"/>
                <w:kern w:val="0"/>
                <w:sz w:val="24"/>
                <w:szCs w:val="24"/>
                <w:lang w:val="en-US"/>
              </w:rPr>
              <w:t xml:space="preserve"> </w:t>
            </w:r>
            <w:proofErr w:type="spellStart"/>
            <w:r w:rsidRPr="00D90538">
              <w:rPr>
                <w:rFonts w:ascii="Consolas" w:hAnsi="Consolas" w:cs="Times New Roman"/>
                <w:noProof w:val="0"/>
                <w:color w:val="000000"/>
                <w:kern w:val="0"/>
                <w:sz w:val="24"/>
                <w:szCs w:val="24"/>
                <w:lang w:val="en-US"/>
              </w:rPr>
              <w:t>ExpenseBill</w:t>
            </w:r>
            <w:proofErr w:type="spellEnd"/>
          </w:p>
          <w:p w14:paraId="7EA6CC47" w14:textId="77777777" w:rsidR="00D90538" w:rsidRPr="00D90538" w:rsidRDefault="00D90538" w:rsidP="00D90538">
            <w:pPr>
              <w:autoSpaceDE w:val="0"/>
              <w:autoSpaceDN w:val="0"/>
              <w:adjustRightInd w:val="0"/>
              <w:spacing w:line="276" w:lineRule="auto"/>
              <w:rPr>
                <w:rFonts w:ascii="Consolas" w:hAnsi="Consolas" w:cs="Times New Roman"/>
                <w:noProof w:val="0"/>
                <w:color w:val="000000"/>
                <w:kern w:val="0"/>
                <w:sz w:val="24"/>
                <w:szCs w:val="24"/>
                <w:lang w:val="en-US"/>
              </w:rPr>
            </w:pPr>
            <w:r w:rsidRPr="00D90538">
              <w:rPr>
                <w:rFonts w:ascii="Consolas" w:hAnsi="Consolas" w:cs="Times New Roman"/>
                <w:noProof w:val="0"/>
                <w:color w:val="0000FF"/>
                <w:kern w:val="0"/>
                <w:sz w:val="24"/>
                <w:szCs w:val="24"/>
                <w:lang w:val="en-US"/>
              </w:rPr>
              <w:t>AFTER</w:t>
            </w:r>
            <w:r w:rsidRPr="00D90538">
              <w:rPr>
                <w:rFonts w:ascii="Consolas" w:hAnsi="Consolas" w:cs="Times New Roman"/>
                <w:noProof w:val="0"/>
                <w:color w:val="000000"/>
                <w:kern w:val="0"/>
                <w:sz w:val="24"/>
                <w:szCs w:val="24"/>
                <w:lang w:val="en-US"/>
              </w:rPr>
              <w:t xml:space="preserve"> </w:t>
            </w:r>
            <w:r w:rsidRPr="00D90538">
              <w:rPr>
                <w:rFonts w:ascii="Consolas" w:hAnsi="Consolas" w:cs="Times New Roman"/>
                <w:noProof w:val="0"/>
                <w:color w:val="0000FF"/>
                <w:kern w:val="0"/>
                <w:sz w:val="24"/>
                <w:szCs w:val="24"/>
                <w:lang w:val="en-US"/>
              </w:rPr>
              <w:t>INSERT</w:t>
            </w:r>
          </w:p>
          <w:p w14:paraId="5FF7BAE6" w14:textId="77777777" w:rsidR="00D90538" w:rsidRPr="00D90538" w:rsidRDefault="00D90538" w:rsidP="00D90538">
            <w:pPr>
              <w:autoSpaceDE w:val="0"/>
              <w:autoSpaceDN w:val="0"/>
              <w:adjustRightInd w:val="0"/>
              <w:spacing w:line="276" w:lineRule="auto"/>
              <w:rPr>
                <w:rFonts w:ascii="Consolas" w:hAnsi="Consolas" w:cs="Times New Roman"/>
                <w:noProof w:val="0"/>
                <w:color w:val="000000"/>
                <w:kern w:val="0"/>
                <w:sz w:val="24"/>
                <w:szCs w:val="24"/>
                <w:lang w:val="en-US"/>
              </w:rPr>
            </w:pPr>
            <w:r w:rsidRPr="00D90538">
              <w:rPr>
                <w:rFonts w:ascii="Consolas" w:hAnsi="Consolas" w:cs="Times New Roman"/>
                <w:noProof w:val="0"/>
                <w:color w:val="0000FF"/>
                <w:kern w:val="0"/>
                <w:sz w:val="24"/>
                <w:szCs w:val="24"/>
                <w:lang w:val="en-US"/>
              </w:rPr>
              <w:t>AS</w:t>
            </w:r>
          </w:p>
          <w:p w14:paraId="3DC9F42E" w14:textId="77777777" w:rsidR="00D90538" w:rsidRPr="00D90538" w:rsidRDefault="00D90538" w:rsidP="00D90538">
            <w:pPr>
              <w:autoSpaceDE w:val="0"/>
              <w:autoSpaceDN w:val="0"/>
              <w:adjustRightInd w:val="0"/>
              <w:spacing w:line="276" w:lineRule="auto"/>
              <w:rPr>
                <w:rFonts w:ascii="Consolas" w:hAnsi="Consolas" w:cs="Times New Roman"/>
                <w:noProof w:val="0"/>
                <w:color w:val="000000"/>
                <w:kern w:val="0"/>
                <w:sz w:val="24"/>
                <w:szCs w:val="24"/>
                <w:lang w:val="en-US"/>
              </w:rPr>
            </w:pPr>
            <w:r w:rsidRPr="00D90538">
              <w:rPr>
                <w:rFonts w:ascii="Consolas" w:hAnsi="Consolas" w:cs="Times New Roman"/>
                <w:noProof w:val="0"/>
                <w:color w:val="0000FF"/>
                <w:kern w:val="0"/>
                <w:sz w:val="24"/>
                <w:szCs w:val="24"/>
                <w:lang w:val="en-US"/>
              </w:rPr>
              <w:t>BEGIN</w:t>
            </w:r>
          </w:p>
          <w:p w14:paraId="07A94E66" w14:textId="77777777" w:rsidR="00D90538" w:rsidRPr="00D90538" w:rsidRDefault="00D90538" w:rsidP="00D90538">
            <w:pPr>
              <w:autoSpaceDE w:val="0"/>
              <w:autoSpaceDN w:val="0"/>
              <w:adjustRightInd w:val="0"/>
              <w:spacing w:line="276" w:lineRule="auto"/>
              <w:rPr>
                <w:rFonts w:ascii="Consolas" w:hAnsi="Consolas" w:cs="Times New Roman"/>
                <w:noProof w:val="0"/>
                <w:color w:val="000000"/>
                <w:kern w:val="0"/>
                <w:sz w:val="24"/>
                <w:szCs w:val="24"/>
                <w:lang w:val="en-US"/>
              </w:rPr>
            </w:pPr>
            <w:r w:rsidRPr="00D90538">
              <w:rPr>
                <w:rFonts w:ascii="Consolas" w:hAnsi="Consolas" w:cs="Times New Roman"/>
                <w:noProof w:val="0"/>
                <w:color w:val="000000"/>
                <w:kern w:val="0"/>
                <w:sz w:val="24"/>
                <w:szCs w:val="24"/>
                <w:lang w:val="en-US"/>
              </w:rPr>
              <w:t xml:space="preserve">    </w:t>
            </w:r>
            <w:r w:rsidRPr="00D90538">
              <w:rPr>
                <w:rFonts w:ascii="Consolas" w:hAnsi="Consolas" w:cs="Times New Roman"/>
                <w:noProof w:val="0"/>
                <w:color w:val="0000FF"/>
                <w:kern w:val="0"/>
                <w:sz w:val="24"/>
                <w:szCs w:val="24"/>
                <w:lang w:val="en-US"/>
              </w:rPr>
              <w:t>DECLARE</w:t>
            </w:r>
            <w:r w:rsidRPr="00D90538">
              <w:rPr>
                <w:rFonts w:ascii="Consolas" w:hAnsi="Consolas" w:cs="Times New Roman"/>
                <w:noProof w:val="0"/>
                <w:color w:val="000000"/>
                <w:kern w:val="0"/>
                <w:sz w:val="24"/>
                <w:szCs w:val="24"/>
                <w:lang w:val="en-US"/>
              </w:rPr>
              <w:t xml:space="preserve"> @max_id </w:t>
            </w:r>
            <w:proofErr w:type="gramStart"/>
            <w:r w:rsidRPr="00D90538">
              <w:rPr>
                <w:rFonts w:ascii="Consolas" w:hAnsi="Consolas" w:cs="Times New Roman"/>
                <w:noProof w:val="0"/>
                <w:color w:val="0000FF"/>
                <w:kern w:val="0"/>
                <w:sz w:val="24"/>
                <w:szCs w:val="24"/>
                <w:lang w:val="en-US"/>
              </w:rPr>
              <w:t>INT</w:t>
            </w:r>
            <w:r w:rsidRPr="00D90538">
              <w:rPr>
                <w:rFonts w:ascii="Consolas" w:hAnsi="Consolas" w:cs="Times New Roman"/>
                <w:noProof w:val="0"/>
                <w:color w:val="808080"/>
                <w:kern w:val="0"/>
                <w:sz w:val="24"/>
                <w:szCs w:val="24"/>
                <w:lang w:val="en-US"/>
              </w:rPr>
              <w:t>;</w:t>
            </w:r>
            <w:proofErr w:type="gramEnd"/>
          </w:p>
          <w:p w14:paraId="05314FB0" w14:textId="77777777" w:rsidR="00D90538" w:rsidRPr="00D90538" w:rsidRDefault="00D90538" w:rsidP="00D90538">
            <w:pPr>
              <w:autoSpaceDE w:val="0"/>
              <w:autoSpaceDN w:val="0"/>
              <w:adjustRightInd w:val="0"/>
              <w:spacing w:line="276" w:lineRule="auto"/>
              <w:rPr>
                <w:rFonts w:ascii="Consolas" w:hAnsi="Consolas" w:cs="Times New Roman"/>
                <w:noProof w:val="0"/>
                <w:color w:val="000000"/>
                <w:kern w:val="0"/>
                <w:sz w:val="24"/>
                <w:szCs w:val="24"/>
                <w:lang w:val="en-US"/>
              </w:rPr>
            </w:pPr>
            <w:r w:rsidRPr="00D90538">
              <w:rPr>
                <w:rFonts w:ascii="Consolas" w:hAnsi="Consolas" w:cs="Times New Roman"/>
                <w:noProof w:val="0"/>
                <w:color w:val="000000"/>
                <w:kern w:val="0"/>
                <w:sz w:val="24"/>
                <w:szCs w:val="24"/>
                <w:lang w:val="en-US"/>
              </w:rPr>
              <w:t xml:space="preserve">    </w:t>
            </w:r>
            <w:r w:rsidRPr="00D90538">
              <w:rPr>
                <w:rFonts w:ascii="Consolas" w:hAnsi="Consolas" w:cs="Times New Roman"/>
                <w:noProof w:val="0"/>
                <w:color w:val="0000FF"/>
                <w:kern w:val="0"/>
                <w:sz w:val="24"/>
                <w:szCs w:val="24"/>
                <w:lang w:val="en-US"/>
              </w:rPr>
              <w:t>DECLARE</w:t>
            </w:r>
            <w:r w:rsidRPr="00D90538">
              <w:rPr>
                <w:rFonts w:ascii="Consolas" w:hAnsi="Consolas" w:cs="Times New Roman"/>
                <w:noProof w:val="0"/>
                <w:color w:val="000000"/>
                <w:kern w:val="0"/>
                <w:sz w:val="24"/>
                <w:szCs w:val="24"/>
                <w:lang w:val="en-US"/>
              </w:rPr>
              <w:t xml:space="preserve"> @new_id </w:t>
            </w:r>
            <w:proofErr w:type="gramStart"/>
            <w:r w:rsidRPr="00D90538">
              <w:rPr>
                <w:rFonts w:ascii="Consolas" w:hAnsi="Consolas" w:cs="Times New Roman"/>
                <w:noProof w:val="0"/>
                <w:color w:val="0000FF"/>
                <w:kern w:val="0"/>
                <w:sz w:val="24"/>
                <w:szCs w:val="24"/>
                <w:lang w:val="en-US"/>
              </w:rPr>
              <w:t>VARCHAR</w:t>
            </w:r>
            <w:r w:rsidRPr="00D90538">
              <w:rPr>
                <w:rFonts w:ascii="Consolas" w:hAnsi="Consolas" w:cs="Times New Roman"/>
                <w:noProof w:val="0"/>
                <w:color w:val="808080"/>
                <w:kern w:val="0"/>
                <w:sz w:val="24"/>
                <w:szCs w:val="24"/>
                <w:lang w:val="en-US"/>
              </w:rPr>
              <w:t>(</w:t>
            </w:r>
            <w:proofErr w:type="gramEnd"/>
            <w:r w:rsidRPr="00D90538">
              <w:rPr>
                <w:rFonts w:ascii="Consolas" w:hAnsi="Consolas" w:cs="Times New Roman"/>
                <w:noProof w:val="0"/>
                <w:color w:val="000000"/>
                <w:kern w:val="0"/>
                <w:sz w:val="24"/>
                <w:szCs w:val="24"/>
                <w:lang w:val="en-US"/>
              </w:rPr>
              <w:t>7</w:t>
            </w:r>
            <w:r w:rsidRPr="00D90538">
              <w:rPr>
                <w:rFonts w:ascii="Consolas" w:hAnsi="Consolas" w:cs="Times New Roman"/>
                <w:noProof w:val="0"/>
                <w:color w:val="808080"/>
                <w:kern w:val="0"/>
                <w:sz w:val="24"/>
                <w:szCs w:val="24"/>
                <w:lang w:val="en-US"/>
              </w:rPr>
              <w:t>);</w:t>
            </w:r>
          </w:p>
          <w:p w14:paraId="4FCAC1FE" w14:textId="77777777" w:rsidR="00D90538" w:rsidRPr="00D90538" w:rsidRDefault="00D90538" w:rsidP="00D90538">
            <w:pPr>
              <w:autoSpaceDE w:val="0"/>
              <w:autoSpaceDN w:val="0"/>
              <w:adjustRightInd w:val="0"/>
              <w:spacing w:line="276" w:lineRule="auto"/>
              <w:rPr>
                <w:rFonts w:ascii="Consolas" w:hAnsi="Consolas" w:cs="Times New Roman"/>
                <w:noProof w:val="0"/>
                <w:color w:val="000000"/>
                <w:kern w:val="0"/>
                <w:sz w:val="24"/>
                <w:szCs w:val="24"/>
                <w:lang w:val="en-US"/>
              </w:rPr>
            </w:pPr>
            <w:r w:rsidRPr="00D90538">
              <w:rPr>
                <w:rFonts w:ascii="Consolas" w:hAnsi="Consolas" w:cs="Times New Roman"/>
                <w:noProof w:val="0"/>
                <w:color w:val="000000"/>
                <w:kern w:val="0"/>
                <w:sz w:val="24"/>
                <w:szCs w:val="24"/>
                <w:lang w:val="en-US"/>
              </w:rPr>
              <w:t xml:space="preserve">  </w:t>
            </w:r>
          </w:p>
          <w:p w14:paraId="308109D0" w14:textId="77777777" w:rsidR="00D90538" w:rsidRPr="00D90538" w:rsidRDefault="00D90538" w:rsidP="00D90538">
            <w:pPr>
              <w:autoSpaceDE w:val="0"/>
              <w:autoSpaceDN w:val="0"/>
              <w:adjustRightInd w:val="0"/>
              <w:spacing w:line="276" w:lineRule="auto"/>
              <w:rPr>
                <w:rFonts w:ascii="Consolas" w:hAnsi="Consolas" w:cs="Times New Roman"/>
                <w:noProof w:val="0"/>
                <w:color w:val="000000"/>
                <w:kern w:val="0"/>
                <w:sz w:val="24"/>
                <w:szCs w:val="24"/>
                <w:lang w:val="en-US"/>
              </w:rPr>
            </w:pPr>
            <w:r w:rsidRPr="00D90538">
              <w:rPr>
                <w:rFonts w:ascii="Consolas" w:hAnsi="Consolas" w:cs="Times New Roman"/>
                <w:noProof w:val="0"/>
                <w:color w:val="000000"/>
                <w:kern w:val="0"/>
                <w:sz w:val="24"/>
                <w:szCs w:val="24"/>
                <w:lang w:val="en-US"/>
              </w:rPr>
              <w:t xml:space="preserve">    </w:t>
            </w:r>
            <w:r w:rsidRPr="00D90538">
              <w:rPr>
                <w:rFonts w:ascii="Consolas" w:hAnsi="Consolas" w:cs="Times New Roman"/>
                <w:noProof w:val="0"/>
                <w:color w:val="0000FF"/>
                <w:kern w:val="0"/>
                <w:sz w:val="24"/>
                <w:szCs w:val="24"/>
                <w:lang w:val="en-US"/>
              </w:rPr>
              <w:t>SELECT</w:t>
            </w:r>
            <w:r w:rsidRPr="00D90538">
              <w:rPr>
                <w:rFonts w:ascii="Consolas" w:hAnsi="Consolas" w:cs="Times New Roman"/>
                <w:noProof w:val="0"/>
                <w:color w:val="000000"/>
                <w:kern w:val="0"/>
                <w:sz w:val="24"/>
                <w:szCs w:val="24"/>
                <w:lang w:val="en-US"/>
              </w:rPr>
              <w:t xml:space="preserve"> @max_id </w:t>
            </w:r>
            <w:r w:rsidRPr="00D90538">
              <w:rPr>
                <w:rFonts w:ascii="Consolas" w:hAnsi="Consolas" w:cs="Times New Roman"/>
                <w:noProof w:val="0"/>
                <w:color w:val="808080"/>
                <w:kern w:val="0"/>
                <w:sz w:val="24"/>
                <w:szCs w:val="24"/>
                <w:lang w:val="en-US"/>
              </w:rPr>
              <w:t>=</w:t>
            </w:r>
            <w:r w:rsidRPr="00D90538">
              <w:rPr>
                <w:rFonts w:ascii="Consolas" w:hAnsi="Consolas" w:cs="Times New Roman"/>
                <w:noProof w:val="0"/>
                <w:color w:val="000000"/>
                <w:kern w:val="0"/>
                <w:sz w:val="24"/>
                <w:szCs w:val="24"/>
                <w:lang w:val="en-US"/>
              </w:rPr>
              <w:t xml:space="preserve"> </w:t>
            </w:r>
            <w:proofErr w:type="gramStart"/>
            <w:r w:rsidRPr="00D90538">
              <w:rPr>
                <w:rFonts w:ascii="Consolas" w:hAnsi="Consolas" w:cs="Times New Roman"/>
                <w:noProof w:val="0"/>
                <w:color w:val="FF00FF"/>
                <w:kern w:val="0"/>
                <w:sz w:val="24"/>
                <w:szCs w:val="24"/>
                <w:lang w:val="en-US"/>
              </w:rPr>
              <w:t>MAX</w:t>
            </w:r>
            <w:r w:rsidRPr="00D90538">
              <w:rPr>
                <w:rFonts w:ascii="Consolas" w:hAnsi="Consolas" w:cs="Times New Roman"/>
                <w:noProof w:val="0"/>
                <w:color w:val="808080"/>
                <w:kern w:val="0"/>
                <w:sz w:val="24"/>
                <w:szCs w:val="24"/>
                <w:lang w:val="en-US"/>
              </w:rPr>
              <w:t>(</w:t>
            </w:r>
            <w:proofErr w:type="gramEnd"/>
            <w:r w:rsidRPr="00D90538">
              <w:rPr>
                <w:rFonts w:ascii="Consolas" w:hAnsi="Consolas" w:cs="Times New Roman"/>
                <w:noProof w:val="0"/>
                <w:color w:val="FF00FF"/>
                <w:kern w:val="0"/>
                <w:sz w:val="24"/>
                <w:szCs w:val="24"/>
                <w:lang w:val="en-US"/>
              </w:rPr>
              <w:t>CAST</w:t>
            </w:r>
            <w:r w:rsidRPr="00D90538">
              <w:rPr>
                <w:rFonts w:ascii="Consolas" w:hAnsi="Consolas" w:cs="Times New Roman"/>
                <w:noProof w:val="0"/>
                <w:color w:val="808080"/>
                <w:kern w:val="0"/>
                <w:sz w:val="24"/>
                <w:szCs w:val="24"/>
                <w:lang w:val="en-US"/>
              </w:rPr>
              <w:t>(</w:t>
            </w:r>
            <w:r w:rsidRPr="00D90538">
              <w:rPr>
                <w:rFonts w:ascii="Consolas" w:hAnsi="Consolas" w:cs="Times New Roman"/>
                <w:noProof w:val="0"/>
                <w:color w:val="FF00FF"/>
                <w:kern w:val="0"/>
                <w:sz w:val="24"/>
                <w:szCs w:val="24"/>
                <w:lang w:val="en-US"/>
              </w:rPr>
              <w:t>SUBSTRING</w:t>
            </w:r>
            <w:r w:rsidRPr="00D90538">
              <w:rPr>
                <w:rFonts w:ascii="Consolas" w:hAnsi="Consolas" w:cs="Times New Roman"/>
                <w:noProof w:val="0"/>
                <w:color w:val="808080"/>
                <w:kern w:val="0"/>
                <w:sz w:val="24"/>
                <w:szCs w:val="24"/>
                <w:lang w:val="en-US"/>
              </w:rPr>
              <w:t>(</w:t>
            </w:r>
            <w:r w:rsidRPr="00D90538">
              <w:rPr>
                <w:rFonts w:ascii="Consolas" w:hAnsi="Consolas" w:cs="Times New Roman"/>
                <w:noProof w:val="0"/>
                <w:color w:val="000000"/>
                <w:kern w:val="0"/>
                <w:sz w:val="24"/>
                <w:szCs w:val="24"/>
                <w:lang w:val="en-US"/>
              </w:rPr>
              <w:t>ID</w:t>
            </w:r>
            <w:r w:rsidRPr="00D90538">
              <w:rPr>
                <w:rFonts w:ascii="Consolas" w:hAnsi="Consolas" w:cs="Times New Roman"/>
                <w:noProof w:val="0"/>
                <w:color w:val="808080"/>
                <w:kern w:val="0"/>
                <w:sz w:val="24"/>
                <w:szCs w:val="24"/>
                <w:lang w:val="en-US"/>
              </w:rPr>
              <w:t>,</w:t>
            </w:r>
            <w:r w:rsidRPr="00D90538">
              <w:rPr>
                <w:rFonts w:ascii="Consolas" w:hAnsi="Consolas" w:cs="Times New Roman"/>
                <w:noProof w:val="0"/>
                <w:color w:val="000000"/>
                <w:kern w:val="0"/>
                <w:sz w:val="24"/>
                <w:szCs w:val="24"/>
                <w:lang w:val="en-US"/>
              </w:rPr>
              <w:t xml:space="preserve"> 3</w:t>
            </w:r>
            <w:r w:rsidRPr="00D90538">
              <w:rPr>
                <w:rFonts w:ascii="Consolas" w:hAnsi="Consolas" w:cs="Times New Roman"/>
                <w:noProof w:val="0"/>
                <w:color w:val="808080"/>
                <w:kern w:val="0"/>
                <w:sz w:val="24"/>
                <w:szCs w:val="24"/>
                <w:lang w:val="en-US"/>
              </w:rPr>
              <w:t>,</w:t>
            </w:r>
            <w:r w:rsidRPr="00D90538">
              <w:rPr>
                <w:rFonts w:ascii="Consolas" w:hAnsi="Consolas" w:cs="Times New Roman"/>
                <w:noProof w:val="0"/>
                <w:color w:val="000000"/>
                <w:kern w:val="0"/>
                <w:sz w:val="24"/>
                <w:szCs w:val="24"/>
                <w:lang w:val="en-US"/>
              </w:rPr>
              <w:t xml:space="preserve"> </w:t>
            </w:r>
            <w:r w:rsidRPr="00D90538">
              <w:rPr>
                <w:rFonts w:ascii="Consolas" w:hAnsi="Consolas" w:cs="Times New Roman"/>
                <w:noProof w:val="0"/>
                <w:color w:val="FF00FF"/>
                <w:kern w:val="0"/>
                <w:sz w:val="24"/>
                <w:szCs w:val="24"/>
                <w:lang w:val="en-US"/>
              </w:rPr>
              <w:t>LEN</w:t>
            </w:r>
            <w:r w:rsidRPr="00D90538">
              <w:rPr>
                <w:rFonts w:ascii="Consolas" w:hAnsi="Consolas" w:cs="Times New Roman"/>
                <w:noProof w:val="0"/>
                <w:color w:val="808080"/>
                <w:kern w:val="0"/>
                <w:sz w:val="24"/>
                <w:szCs w:val="24"/>
                <w:lang w:val="en-US"/>
              </w:rPr>
              <w:t>(</w:t>
            </w:r>
            <w:r w:rsidRPr="00D90538">
              <w:rPr>
                <w:rFonts w:ascii="Consolas" w:hAnsi="Consolas" w:cs="Times New Roman"/>
                <w:noProof w:val="0"/>
                <w:color w:val="000000"/>
                <w:kern w:val="0"/>
                <w:sz w:val="24"/>
                <w:szCs w:val="24"/>
                <w:lang w:val="en-US"/>
              </w:rPr>
              <w:t>ID</w:t>
            </w:r>
            <w:r w:rsidRPr="00D90538">
              <w:rPr>
                <w:rFonts w:ascii="Consolas" w:hAnsi="Consolas" w:cs="Times New Roman"/>
                <w:noProof w:val="0"/>
                <w:color w:val="808080"/>
                <w:kern w:val="0"/>
                <w:sz w:val="24"/>
                <w:szCs w:val="24"/>
                <w:lang w:val="en-US"/>
              </w:rPr>
              <w:t>))</w:t>
            </w:r>
            <w:r w:rsidRPr="00D90538">
              <w:rPr>
                <w:rFonts w:ascii="Consolas" w:hAnsi="Consolas" w:cs="Times New Roman"/>
                <w:noProof w:val="0"/>
                <w:color w:val="000000"/>
                <w:kern w:val="0"/>
                <w:sz w:val="24"/>
                <w:szCs w:val="24"/>
                <w:lang w:val="en-US"/>
              </w:rPr>
              <w:t xml:space="preserve"> </w:t>
            </w:r>
            <w:r w:rsidRPr="00D90538">
              <w:rPr>
                <w:rFonts w:ascii="Consolas" w:hAnsi="Consolas" w:cs="Times New Roman"/>
                <w:noProof w:val="0"/>
                <w:color w:val="0000FF"/>
                <w:kern w:val="0"/>
                <w:sz w:val="24"/>
                <w:szCs w:val="24"/>
                <w:lang w:val="en-US"/>
              </w:rPr>
              <w:t>AS</w:t>
            </w:r>
            <w:r w:rsidRPr="00D90538">
              <w:rPr>
                <w:rFonts w:ascii="Consolas" w:hAnsi="Consolas" w:cs="Times New Roman"/>
                <w:noProof w:val="0"/>
                <w:color w:val="000000"/>
                <w:kern w:val="0"/>
                <w:sz w:val="24"/>
                <w:szCs w:val="24"/>
                <w:lang w:val="en-US"/>
              </w:rPr>
              <w:t xml:space="preserve"> </w:t>
            </w:r>
            <w:r w:rsidRPr="00D90538">
              <w:rPr>
                <w:rFonts w:ascii="Consolas" w:hAnsi="Consolas" w:cs="Times New Roman"/>
                <w:noProof w:val="0"/>
                <w:color w:val="0000FF"/>
                <w:kern w:val="0"/>
                <w:sz w:val="24"/>
                <w:szCs w:val="24"/>
                <w:lang w:val="en-US"/>
              </w:rPr>
              <w:t>INT</w:t>
            </w:r>
            <w:r w:rsidRPr="00D90538">
              <w:rPr>
                <w:rFonts w:ascii="Consolas" w:hAnsi="Consolas" w:cs="Times New Roman"/>
                <w:noProof w:val="0"/>
                <w:color w:val="808080"/>
                <w:kern w:val="0"/>
                <w:sz w:val="24"/>
                <w:szCs w:val="24"/>
                <w:lang w:val="en-US"/>
              </w:rPr>
              <w:t>))</w:t>
            </w:r>
            <w:r w:rsidRPr="00D90538">
              <w:rPr>
                <w:rFonts w:ascii="Consolas" w:hAnsi="Consolas" w:cs="Times New Roman"/>
                <w:noProof w:val="0"/>
                <w:color w:val="000000"/>
                <w:kern w:val="0"/>
                <w:sz w:val="24"/>
                <w:szCs w:val="24"/>
                <w:lang w:val="en-US"/>
              </w:rPr>
              <w:t xml:space="preserve"> </w:t>
            </w:r>
            <w:r w:rsidRPr="00D90538">
              <w:rPr>
                <w:rFonts w:ascii="Consolas" w:hAnsi="Consolas" w:cs="Times New Roman"/>
                <w:noProof w:val="0"/>
                <w:color w:val="0000FF"/>
                <w:kern w:val="0"/>
                <w:sz w:val="24"/>
                <w:szCs w:val="24"/>
                <w:lang w:val="en-US"/>
              </w:rPr>
              <w:t>FROM</w:t>
            </w:r>
            <w:r w:rsidRPr="00D90538">
              <w:rPr>
                <w:rFonts w:ascii="Consolas" w:hAnsi="Consolas" w:cs="Times New Roman"/>
                <w:noProof w:val="0"/>
                <w:color w:val="000000"/>
                <w:kern w:val="0"/>
                <w:sz w:val="24"/>
                <w:szCs w:val="24"/>
                <w:lang w:val="en-US"/>
              </w:rPr>
              <w:t xml:space="preserve"> </w:t>
            </w:r>
            <w:proofErr w:type="spellStart"/>
            <w:r w:rsidRPr="00D90538">
              <w:rPr>
                <w:rFonts w:ascii="Consolas" w:hAnsi="Consolas" w:cs="Times New Roman"/>
                <w:noProof w:val="0"/>
                <w:color w:val="000000"/>
                <w:kern w:val="0"/>
                <w:sz w:val="24"/>
                <w:szCs w:val="24"/>
                <w:lang w:val="en-US"/>
              </w:rPr>
              <w:t>ExpenseBill</w:t>
            </w:r>
            <w:proofErr w:type="spellEnd"/>
            <w:r w:rsidRPr="00D90538">
              <w:rPr>
                <w:rFonts w:ascii="Consolas" w:hAnsi="Consolas" w:cs="Times New Roman"/>
                <w:noProof w:val="0"/>
                <w:color w:val="000000"/>
                <w:kern w:val="0"/>
                <w:sz w:val="24"/>
                <w:szCs w:val="24"/>
                <w:lang w:val="en-US"/>
              </w:rPr>
              <w:t xml:space="preserve"> </w:t>
            </w:r>
            <w:r w:rsidRPr="00D90538">
              <w:rPr>
                <w:rFonts w:ascii="Consolas" w:hAnsi="Consolas" w:cs="Times New Roman"/>
                <w:noProof w:val="0"/>
                <w:color w:val="0000FF"/>
                <w:kern w:val="0"/>
                <w:sz w:val="24"/>
                <w:szCs w:val="24"/>
                <w:lang w:val="en-US"/>
              </w:rPr>
              <w:t>WHERE</w:t>
            </w:r>
            <w:r w:rsidRPr="00D90538">
              <w:rPr>
                <w:rFonts w:ascii="Consolas" w:hAnsi="Consolas" w:cs="Times New Roman"/>
                <w:noProof w:val="0"/>
                <w:color w:val="000000"/>
                <w:kern w:val="0"/>
                <w:sz w:val="24"/>
                <w:szCs w:val="24"/>
                <w:lang w:val="en-US"/>
              </w:rPr>
              <w:t xml:space="preserve"> ID </w:t>
            </w:r>
            <w:r w:rsidRPr="00D90538">
              <w:rPr>
                <w:rFonts w:ascii="Consolas" w:hAnsi="Consolas" w:cs="Times New Roman"/>
                <w:noProof w:val="0"/>
                <w:color w:val="808080"/>
                <w:kern w:val="0"/>
                <w:sz w:val="24"/>
                <w:szCs w:val="24"/>
                <w:lang w:val="en-US"/>
              </w:rPr>
              <w:t>LIKE</w:t>
            </w:r>
            <w:r w:rsidRPr="00D90538">
              <w:rPr>
                <w:rFonts w:ascii="Consolas" w:hAnsi="Consolas" w:cs="Times New Roman"/>
                <w:noProof w:val="0"/>
                <w:color w:val="000000"/>
                <w:kern w:val="0"/>
                <w:sz w:val="24"/>
                <w:szCs w:val="24"/>
                <w:lang w:val="en-US"/>
              </w:rPr>
              <w:t xml:space="preserve"> </w:t>
            </w:r>
            <w:r w:rsidRPr="00D90538">
              <w:rPr>
                <w:rFonts w:ascii="Consolas" w:hAnsi="Consolas" w:cs="Times New Roman"/>
                <w:noProof w:val="0"/>
                <w:color w:val="FF0000"/>
                <w:kern w:val="0"/>
                <w:sz w:val="24"/>
                <w:szCs w:val="24"/>
                <w:lang w:val="en-US"/>
              </w:rPr>
              <w:t>'EX%'</w:t>
            </w:r>
            <w:r w:rsidRPr="00D90538">
              <w:rPr>
                <w:rFonts w:ascii="Consolas" w:hAnsi="Consolas" w:cs="Times New Roman"/>
                <w:noProof w:val="0"/>
                <w:color w:val="808080"/>
                <w:kern w:val="0"/>
                <w:sz w:val="24"/>
                <w:szCs w:val="24"/>
                <w:lang w:val="en-US"/>
              </w:rPr>
              <w:t>;</w:t>
            </w:r>
          </w:p>
          <w:p w14:paraId="6162308D" w14:textId="77777777" w:rsidR="00D90538" w:rsidRPr="00D90538" w:rsidRDefault="00D90538" w:rsidP="00D90538">
            <w:pPr>
              <w:autoSpaceDE w:val="0"/>
              <w:autoSpaceDN w:val="0"/>
              <w:adjustRightInd w:val="0"/>
              <w:spacing w:line="276" w:lineRule="auto"/>
              <w:rPr>
                <w:rFonts w:ascii="Consolas" w:hAnsi="Consolas" w:cs="Times New Roman"/>
                <w:noProof w:val="0"/>
                <w:color w:val="000000"/>
                <w:kern w:val="0"/>
                <w:sz w:val="24"/>
                <w:szCs w:val="24"/>
                <w:lang w:val="en-US"/>
              </w:rPr>
            </w:pPr>
            <w:r w:rsidRPr="00D90538">
              <w:rPr>
                <w:rFonts w:ascii="Consolas" w:hAnsi="Consolas" w:cs="Times New Roman"/>
                <w:noProof w:val="0"/>
                <w:color w:val="000000"/>
                <w:kern w:val="0"/>
                <w:sz w:val="24"/>
                <w:szCs w:val="24"/>
                <w:lang w:val="en-US"/>
              </w:rPr>
              <w:t xml:space="preserve">    </w:t>
            </w:r>
          </w:p>
          <w:p w14:paraId="0EED6FB6" w14:textId="77777777" w:rsidR="00D90538" w:rsidRPr="00D90538" w:rsidRDefault="00D90538" w:rsidP="00D90538">
            <w:pPr>
              <w:autoSpaceDE w:val="0"/>
              <w:autoSpaceDN w:val="0"/>
              <w:adjustRightInd w:val="0"/>
              <w:spacing w:line="276" w:lineRule="auto"/>
              <w:rPr>
                <w:rFonts w:ascii="Consolas" w:hAnsi="Consolas" w:cs="Times New Roman"/>
                <w:noProof w:val="0"/>
                <w:color w:val="000000"/>
                <w:kern w:val="0"/>
                <w:sz w:val="24"/>
                <w:szCs w:val="24"/>
                <w:lang w:val="en-US"/>
              </w:rPr>
            </w:pPr>
            <w:r w:rsidRPr="00D90538">
              <w:rPr>
                <w:rFonts w:ascii="Consolas" w:hAnsi="Consolas" w:cs="Times New Roman"/>
                <w:noProof w:val="0"/>
                <w:color w:val="000000"/>
                <w:kern w:val="0"/>
                <w:sz w:val="24"/>
                <w:szCs w:val="24"/>
                <w:lang w:val="en-US"/>
              </w:rPr>
              <w:t xml:space="preserve">    </w:t>
            </w:r>
            <w:r w:rsidRPr="00D90538">
              <w:rPr>
                <w:rFonts w:ascii="Consolas" w:hAnsi="Consolas" w:cs="Times New Roman"/>
                <w:noProof w:val="0"/>
                <w:color w:val="008000"/>
                <w:kern w:val="0"/>
                <w:sz w:val="24"/>
                <w:szCs w:val="24"/>
                <w:lang w:val="en-US"/>
              </w:rPr>
              <w:t xml:space="preserve">-- </w:t>
            </w:r>
            <w:proofErr w:type="spellStart"/>
            <w:r w:rsidRPr="00D90538">
              <w:rPr>
                <w:rFonts w:ascii="Consolas" w:hAnsi="Consolas" w:cs="Times New Roman"/>
                <w:noProof w:val="0"/>
                <w:color w:val="008000"/>
                <w:kern w:val="0"/>
                <w:sz w:val="24"/>
                <w:szCs w:val="24"/>
                <w:lang w:val="en-US"/>
              </w:rPr>
              <w:t>Tạo</w:t>
            </w:r>
            <w:proofErr w:type="spellEnd"/>
            <w:r w:rsidRPr="00D90538">
              <w:rPr>
                <w:rFonts w:ascii="Consolas" w:hAnsi="Consolas" w:cs="Times New Roman"/>
                <w:noProof w:val="0"/>
                <w:color w:val="008000"/>
                <w:kern w:val="0"/>
                <w:sz w:val="24"/>
                <w:szCs w:val="24"/>
                <w:lang w:val="en-US"/>
              </w:rPr>
              <w:t xml:space="preserve"> ID </w:t>
            </w:r>
            <w:proofErr w:type="spellStart"/>
            <w:r w:rsidRPr="00D90538">
              <w:rPr>
                <w:rFonts w:ascii="Consolas" w:hAnsi="Consolas" w:cs="Times New Roman"/>
                <w:noProof w:val="0"/>
                <w:color w:val="008000"/>
                <w:kern w:val="0"/>
                <w:sz w:val="24"/>
                <w:szCs w:val="24"/>
                <w:lang w:val="en-US"/>
              </w:rPr>
              <w:t>mới</w:t>
            </w:r>
            <w:proofErr w:type="spellEnd"/>
          </w:p>
          <w:p w14:paraId="45E34E77" w14:textId="77777777" w:rsidR="00D90538" w:rsidRPr="00D90538" w:rsidRDefault="00D90538" w:rsidP="00D90538">
            <w:pPr>
              <w:autoSpaceDE w:val="0"/>
              <w:autoSpaceDN w:val="0"/>
              <w:adjustRightInd w:val="0"/>
              <w:spacing w:line="276" w:lineRule="auto"/>
              <w:rPr>
                <w:rFonts w:ascii="Consolas" w:hAnsi="Consolas" w:cs="Times New Roman"/>
                <w:noProof w:val="0"/>
                <w:color w:val="000000"/>
                <w:kern w:val="0"/>
                <w:sz w:val="24"/>
                <w:szCs w:val="24"/>
                <w:lang w:val="en-US"/>
              </w:rPr>
            </w:pPr>
            <w:r w:rsidRPr="00D90538">
              <w:rPr>
                <w:rFonts w:ascii="Consolas" w:hAnsi="Consolas" w:cs="Times New Roman"/>
                <w:noProof w:val="0"/>
                <w:color w:val="000000"/>
                <w:kern w:val="0"/>
                <w:sz w:val="24"/>
                <w:szCs w:val="24"/>
                <w:lang w:val="en-US"/>
              </w:rPr>
              <w:t xml:space="preserve">    </w:t>
            </w:r>
            <w:r w:rsidRPr="00D90538">
              <w:rPr>
                <w:rFonts w:ascii="Consolas" w:hAnsi="Consolas" w:cs="Times New Roman"/>
                <w:noProof w:val="0"/>
                <w:color w:val="0000FF"/>
                <w:kern w:val="0"/>
                <w:sz w:val="24"/>
                <w:szCs w:val="24"/>
                <w:lang w:val="en-US"/>
              </w:rPr>
              <w:t>IF</w:t>
            </w:r>
            <w:r w:rsidRPr="00D90538">
              <w:rPr>
                <w:rFonts w:ascii="Consolas" w:hAnsi="Consolas" w:cs="Times New Roman"/>
                <w:noProof w:val="0"/>
                <w:color w:val="000000"/>
                <w:kern w:val="0"/>
                <w:sz w:val="24"/>
                <w:szCs w:val="24"/>
                <w:lang w:val="en-US"/>
              </w:rPr>
              <w:t xml:space="preserve"> @max_id </w:t>
            </w:r>
            <w:r w:rsidRPr="00D90538">
              <w:rPr>
                <w:rFonts w:ascii="Consolas" w:hAnsi="Consolas" w:cs="Times New Roman"/>
                <w:noProof w:val="0"/>
                <w:color w:val="808080"/>
                <w:kern w:val="0"/>
                <w:sz w:val="24"/>
                <w:szCs w:val="24"/>
                <w:lang w:val="en-US"/>
              </w:rPr>
              <w:t>IS</w:t>
            </w:r>
            <w:r w:rsidRPr="00D90538">
              <w:rPr>
                <w:rFonts w:ascii="Consolas" w:hAnsi="Consolas" w:cs="Times New Roman"/>
                <w:noProof w:val="0"/>
                <w:color w:val="000000"/>
                <w:kern w:val="0"/>
                <w:sz w:val="24"/>
                <w:szCs w:val="24"/>
                <w:lang w:val="en-US"/>
              </w:rPr>
              <w:t xml:space="preserve"> </w:t>
            </w:r>
            <w:r w:rsidRPr="00D90538">
              <w:rPr>
                <w:rFonts w:ascii="Consolas" w:hAnsi="Consolas" w:cs="Times New Roman"/>
                <w:noProof w:val="0"/>
                <w:color w:val="808080"/>
                <w:kern w:val="0"/>
                <w:sz w:val="24"/>
                <w:szCs w:val="24"/>
                <w:lang w:val="en-US"/>
              </w:rPr>
              <w:t>NULL</w:t>
            </w:r>
          </w:p>
          <w:p w14:paraId="3C4611A8" w14:textId="77777777" w:rsidR="00D90538" w:rsidRPr="00D90538" w:rsidRDefault="00D90538" w:rsidP="00D90538">
            <w:pPr>
              <w:autoSpaceDE w:val="0"/>
              <w:autoSpaceDN w:val="0"/>
              <w:adjustRightInd w:val="0"/>
              <w:spacing w:line="276" w:lineRule="auto"/>
              <w:rPr>
                <w:rFonts w:ascii="Consolas" w:hAnsi="Consolas" w:cs="Times New Roman"/>
                <w:noProof w:val="0"/>
                <w:color w:val="000000"/>
                <w:kern w:val="0"/>
                <w:sz w:val="24"/>
                <w:szCs w:val="24"/>
                <w:lang w:val="en-US"/>
              </w:rPr>
            </w:pPr>
            <w:r w:rsidRPr="00D90538">
              <w:rPr>
                <w:rFonts w:ascii="Consolas" w:hAnsi="Consolas" w:cs="Times New Roman"/>
                <w:noProof w:val="0"/>
                <w:color w:val="000000"/>
                <w:kern w:val="0"/>
                <w:sz w:val="24"/>
                <w:szCs w:val="24"/>
                <w:lang w:val="en-US"/>
              </w:rPr>
              <w:t xml:space="preserve">        </w:t>
            </w:r>
            <w:r w:rsidRPr="00D90538">
              <w:rPr>
                <w:rFonts w:ascii="Consolas" w:hAnsi="Consolas" w:cs="Times New Roman"/>
                <w:noProof w:val="0"/>
                <w:color w:val="0000FF"/>
                <w:kern w:val="0"/>
                <w:sz w:val="24"/>
                <w:szCs w:val="24"/>
                <w:lang w:val="en-US"/>
              </w:rPr>
              <w:t>SET</w:t>
            </w:r>
            <w:r w:rsidRPr="00D90538">
              <w:rPr>
                <w:rFonts w:ascii="Consolas" w:hAnsi="Consolas" w:cs="Times New Roman"/>
                <w:noProof w:val="0"/>
                <w:color w:val="000000"/>
                <w:kern w:val="0"/>
                <w:sz w:val="24"/>
                <w:szCs w:val="24"/>
                <w:lang w:val="en-US"/>
              </w:rPr>
              <w:t xml:space="preserve"> @new_id </w:t>
            </w:r>
            <w:r w:rsidRPr="00D90538">
              <w:rPr>
                <w:rFonts w:ascii="Consolas" w:hAnsi="Consolas" w:cs="Times New Roman"/>
                <w:noProof w:val="0"/>
                <w:color w:val="808080"/>
                <w:kern w:val="0"/>
                <w:sz w:val="24"/>
                <w:szCs w:val="24"/>
                <w:lang w:val="en-US"/>
              </w:rPr>
              <w:t>=</w:t>
            </w:r>
            <w:r w:rsidRPr="00D90538">
              <w:rPr>
                <w:rFonts w:ascii="Consolas" w:hAnsi="Consolas" w:cs="Times New Roman"/>
                <w:noProof w:val="0"/>
                <w:color w:val="000000"/>
                <w:kern w:val="0"/>
                <w:sz w:val="24"/>
                <w:szCs w:val="24"/>
                <w:lang w:val="en-US"/>
              </w:rPr>
              <w:t xml:space="preserve"> </w:t>
            </w:r>
            <w:r w:rsidRPr="00D90538">
              <w:rPr>
                <w:rFonts w:ascii="Consolas" w:hAnsi="Consolas" w:cs="Times New Roman"/>
                <w:noProof w:val="0"/>
                <w:color w:val="FF0000"/>
                <w:kern w:val="0"/>
                <w:sz w:val="24"/>
                <w:szCs w:val="24"/>
                <w:lang w:val="en-US"/>
              </w:rPr>
              <w:t>'EX00001</w:t>
            </w:r>
            <w:proofErr w:type="gramStart"/>
            <w:r w:rsidRPr="00D90538">
              <w:rPr>
                <w:rFonts w:ascii="Consolas" w:hAnsi="Consolas" w:cs="Times New Roman"/>
                <w:noProof w:val="0"/>
                <w:color w:val="FF0000"/>
                <w:kern w:val="0"/>
                <w:sz w:val="24"/>
                <w:szCs w:val="24"/>
                <w:lang w:val="en-US"/>
              </w:rPr>
              <w:t>'</w:t>
            </w:r>
            <w:r w:rsidRPr="00D90538">
              <w:rPr>
                <w:rFonts w:ascii="Consolas" w:hAnsi="Consolas" w:cs="Times New Roman"/>
                <w:noProof w:val="0"/>
                <w:color w:val="808080"/>
                <w:kern w:val="0"/>
                <w:sz w:val="24"/>
                <w:szCs w:val="24"/>
                <w:lang w:val="en-US"/>
              </w:rPr>
              <w:t>;</w:t>
            </w:r>
            <w:proofErr w:type="gramEnd"/>
          </w:p>
          <w:p w14:paraId="67203F7B" w14:textId="77777777" w:rsidR="00D90538" w:rsidRPr="00D90538" w:rsidRDefault="00D90538" w:rsidP="00D90538">
            <w:pPr>
              <w:autoSpaceDE w:val="0"/>
              <w:autoSpaceDN w:val="0"/>
              <w:adjustRightInd w:val="0"/>
              <w:spacing w:line="276" w:lineRule="auto"/>
              <w:rPr>
                <w:rFonts w:ascii="Consolas" w:hAnsi="Consolas" w:cs="Times New Roman"/>
                <w:noProof w:val="0"/>
                <w:color w:val="000000"/>
                <w:kern w:val="0"/>
                <w:sz w:val="24"/>
                <w:szCs w:val="24"/>
                <w:lang w:val="en-US"/>
              </w:rPr>
            </w:pPr>
            <w:r w:rsidRPr="00D90538">
              <w:rPr>
                <w:rFonts w:ascii="Consolas" w:hAnsi="Consolas" w:cs="Times New Roman"/>
                <w:noProof w:val="0"/>
                <w:color w:val="000000"/>
                <w:kern w:val="0"/>
                <w:sz w:val="24"/>
                <w:szCs w:val="24"/>
                <w:lang w:val="en-US"/>
              </w:rPr>
              <w:t xml:space="preserve">    </w:t>
            </w:r>
            <w:r w:rsidRPr="00D90538">
              <w:rPr>
                <w:rFonts w:ascii="Consolas" w:hAnsi="Consolas" w:cs="Times New Roman"/>
                <w:noProof w:val="0"/>
                <w:color w:val="0000FF"/>
                <w:kern w:val="0"/>
                <w:sz w:val="24"/>
                <w:szCs w:val="24"/>
                <w:lang w:val="en-US"/>
              </w:rPr>
              <w:t>ELSE</w:t>
            </w:r>
          </w:p>
          <w:p w14:paraId="5B304FA3" w14:textId="77777777" w:rsidR="00D90538" w:rsidRPr="00D90538" w:rsidRDefault="00D90538" w:rsidP="00D90538">
            <w:pPr>
              <w:autoSpaceDE w:val="0"/>
              <w:autoSpaceDN w:val="0"/>
              <w:adjustRightInd w:val="0"/>
              <w:spacing w:line="276" w:lineRule="auto"/>
              <w:rPr>
                <w:rFonts w:ascii="Consolas" w:hAnsi="Consolas" w:cs="Times New Roman"/>
                <w:noProof w:val="0"/>
                <w:color w:val="000000"/>
                <w:kern w:val="0"/>
                <w:sz w:val="24"/>
                <w:szCs w:val="24"/>
                <w:lang w:val="en-US"/>
              </w:rPr>
            </w:pPr>
            <w:r w:rsidRPr="00D90538">
              <w:rPr>
                <w:rFonts w:ascii="Consolas" w:hAnsi="Consolas" w:cs="Times New Roman"/>
                <w:noProof w:val="0"/>
                <w:color w:val="000000"/>
                <w:kern w:val="0"/>
                <w:sz w:val="24"/>
                <w:szCs w:val="24"/>
                <w:lang w:val="en-US"/>
              </w:rPr>
              <w:t xml:space="preserve">        </w:t>
            </w:r>
            <w:r w:rsidRPr="00D90538">
              <w:rPr>
                <w:rFonts w:ascii="Consolas" w:hAnsi="Consolas" w:cs="Times New Roman"/>
                <w:noProof w:val="0"/>
                <w:color w:val="0000FF"/>
                <w:kern w:val="0"/>
                <w:sz w:val="24"/>
                <w:szCs w:val="24"/>
                <w:lang w:val="en-US"/>
              </w:rPr>
              <w:t>SET</w:t>
            </w:r>
            <w:r w:rsidRPr="00D90538">
              <w:rPr>
                <w:rFonts w:ascii="Consolas" w:hAnsi="Consolas" w:cs="Times New Roman"/>
                <w:noProof w:val="0"/>
                <w:color w:val="000000"/>
                <w:kern w:val="0"/>
                <w:sz w:val="24"/>
                <w:szCs w:val="24"/>
                <w:lang w:val="en-US"/>
              </w:rPr>
              <w:t xml:space="preserve"> @new_id </w:t>
            </w:r>
            <w:r w:rsidRPr="00D90538">
              <w:rPr>
                <w:rFonts w:ascii="Consolas" w:hAnsi="Consolas" w:cs="Times New Roman"/>
                <w:noProof w:val="0"/>
                <w:color w:val="808080"/>
                <w:kern w:val="0"/>
                <w:sz w:val="24"/>
                <w:szCs w:val="24"/>
                <w:lang w:val="en-US"/>
              </w:rPr>
              <w:t>=</w:t>
            </w:r>
            <w:r w:rsidRPr="00D90538">
              <w:rPr>
                <w:rFonts w:ascii="Consolas" w:hAnsi="Consolas" w:cs="Times New Roman"/>
                <w:noProof w:val="0"/>
                <w:color w:val="000000"/>
                <w:kern w:val="0"/>
                <w:sz w:val="24"/>
                <w:szCs w:val="24"/>
                <w:lang w:val="en-US"/>
              </w:rPr>
              <w:t xml:space="preserve"> </w:t>
            </w:r>
            <w:r w:rsidRPr="00D90538">
              <w:rPr>
                <w:rFonts w:ascii="Consolas" w:hAnsi="Consolas" w:cs="Times New Roman"/>
                <w:noProof w:val="0"/>
                <w:color w:val="FF0000"/>
                <w:kern w:val="0"/>
                <w:sz w:val="24"/>
                <w:szCs w:val="24"/>
                <w:lang w:val="en-US"/>
              </w:rPr>
              <w:t>'EX'</w:t>
            </w:r>
            <w:r w:rsidRPr="00D90538">
              <w:rPr>
                <w:rFonts w:ascii="Consolas" w:hAnsi="Consolas" w:cs="Times New Roman"/>
                <w:noProof w:val="0"/>
                <w:color w:val="000000"/>
                <w:kern w:val="0"/>
                <w:sz w:val="24"/>
                <w:szCs w:val="24"/>
                <w:lang w:val="en-US"/>
              </w:rPr>
              <w:t xml:space="preserve"> </w:t>
            </w:r>
            <w:r w:rsidRPr="00D90538">
              <w:rPr>
                <w:rFonts w:ascii="Consolas" w:hAnsi="Consolas" w:cs="Times New Roman"/>
                <w:noProof w:val="0"/>
                <w:color w:val="808080"/>
                <w:kern w:val="0"/>
                <w:sz w:val="24"/>
                <w:szCs w:val="24"/>
                <w:lang w:val="en-US"/>
              </w:rPr>
              <w:t>+</w:t>
            </w:r>
            <w:r w:rsidRPr="00D90538">
              <w:rPr>
                <w:rFonts w:ascii="Consolas" w:hAnsi="Consolas" w:cs="Times New Roman"/>
                <w:noProof w:val="0"/>
                <w:color w:val="000000"/>
                <w:kern w:val="0"/>
                <w:sz w:val="24"/>
                <w:szCs w:val="24"/>
                <w:lang w:val="en-US"/>
              </w:rPr>
              <w:t xml:space="preserve"> </w:t>
            </w:r>
            <w:proofErr w:type="gramStart"/>
            <w:r w:rsidRPr="00D90538">
              <w:rPr>
                <w:rFonts w:ascii="Consolas" w:hAnsi="Consolas" w:cs="Times New Roman"/>
                <w:noProof w:val="0"/>
                <w:color w:val="808080"/>
                <w:kern w:val="0"/>
                <w:sz w:val="24"/>
                <w:szCs w:val="24"/>
                <w:lang w:val="en-US"/>
              </w:rPr>
              <w:t>RIGHT(</w:t>
            </w:r>
            <w:proofErr w:type="gramEnd"/>
            <w:r w:rsidRPr="00D90538">
              <w:rPr>
                <w:rFonts w:ascii="Consolas" w:hAnsi="Consolas" w:cs="Times New Roman"/>
                <w:noProof w:val="0"/>
                <w:color w:val="FF0000"/>
                <w:kern w:val="0"/>
                <w:sz w:val="24"/>
                <w:szCs w:val="24"/>
                <w:lang w:val="en-US"/>
              </w:rPr>
              <w:t>'00000'</w:t>
            </w:r>
            <w:r w:rsidRPr="00D90538">
              <w:rPr>
                <w:rFonts w:ascii="Consolas" w:hAnsi="Consolas" w:cs="Times New Roman"/>
                <w:noProof w:val="0"/>
                <w:color w:val="000000"/>
                <w:kern w:val="0"/>
                <w:sz w:val="24"/>
                <w:szCs w:val="24"/>
                <w:lang w:val="en-US"/>
              </w:rPr>
              <w:t xml:space="preserve"> </w:t>
            </w:r>
            <w:r w:rsidRPr="00D90538">
              <w:rPr>
                <w:rFonts w:ascii="Consolas" w:hAnsi="Consolas" w:cs="Times New Roman"/>
                <w:noProof w:val="0"/>
                <w:color w:val="808080"/>
                <w:kern w:val="0"/>
                <w:sz w:val="24"/>
                <w:szCs w:val="24"/>
                <w:lang w:val="en-US"/>
              </w:rPr>
              <w:t>+</w:t>
            </w:r>
            <w:r w:rsidRPr="00D90538">
              <w:rPr>
                <w:rFonts w:ascii="Consolas" w:hAnsi="Consolas" w:cs="Times New Roman"/>
                <w:noProof w:val="0"/>
                <w:color w:val="000000"/>
                <w:kern w:val="0"/>
                <w:sz w:val="24"/>
                <w:szCs w:val="24"/>
                <w:lang w:val="en-US"/>
              </w:rPr>
              <w:t xml:space="preserve"> </w:t>
            </w:r>
            <w:r w:rsidRPr="00D90538">
              <w:rPr>
                <w:rFonts w:ascii="Consolas" w:hAnsi="Consolas" w:cs="Times New Roman"/>
                <w:noProof w:val="0"/>
                <w:color w:val="FF00FF"/>
                <w:kern w:val="0"/>
                <w:sz w:val="24"/>
                <w:szCs w:val="24"/>
                <w:lang w:val="en-US"/>
              </w:rPr>
              <w:t>CAST</w:t>
            </w:r>
            <w:r w:rsidRPr="00D90538">
              <w:rPr>
                <w:rFonts w:ascii="Consolas" w:hAnsi="Consolas" w:cs="Times New Roman"/>
                <w:noProof w:val="0"/>
                <w:color w:val="808080"/>
                <w:kern w:val="0"/>
                <w:sz w:val="24"/>
                <w:szCs w:val="24"/>
                <w:lang w:val="en-US"/>
              </w:rPr>
              <w:t>(</w:t>
            </w:r>
            <w:r w:rsidRPr="00D90538">
              <w:rPr>
                <w:rFonts w:ascii="Consolas" w:hAnsi="Consolas" w:cs="Times New Roman"/>
                <w:noProof w:val="0"/>
                <w:color w:val="000000"/>
                <w:kern w:val="0"/>
                <w:sz w:val="24"/>
                <w:szCs w:val="24"/>
                <w:lang w:val="en-US"/>
              </w:rPr>
              <w:t xml:space="preserve">@max_id </w:t>
            </w:r>
            <w:r w:rsidRPr="00D90538">
              <w:rPr>
                <w:rFonts w:ascii="Consolas" w:hAnsi="Consolas" w:cs="Times New Roman"/>
                <w:noProof w:val="0"/>
                <w:color w:val="808080"/>
                <w:kern w:val="0"/>
                <w:sz w:val="24"/>
                <w:szCs w:val="24"/>
                <w:lang w:val="en-US"/>
              </w:rPr>
              <w:t>+</w:t>
            </w:r>
            <w:r w:rsidRPr="00D90538">
              <w:rPr>
                <w:rFonts w:ascii="Consolas" w:hAnsi="Consolas" w:cs="Times New Roman"/>
                <w:noProof w:val="0"/>
                <w:color w:val="000000"/>
                <w:kern w:val="0"/>
                <w:sz w:val="24"/>
                <w:szCs w:val="24"/>
                <w:lang w:val="en-US"/>
              </w:rPr>
              <w:t xml:space="preserve"> 1 </w:t>
            </w:r>
            <w:r w:rsidRPr="00D90538">
              <w:rPr>
                <w:rFonts w:ascii="Consolas" w:hAnsi="Consolas" w:cs="Times New Roman"/>
                <w:noProof w:val="0"/>
                <w:color w:val="0000FF"/>
                <w:kern w:val="0"/>
                <w:sz w:val="24"/>
                <w:szCs w:val="24"/>
                <w:lang w:val="en-US"/>
              </w:rPr>
              <w:t>AS</w:t>
            </w:r>
            <w:r w:rsidRPr="00D90538">
              <w:rPr>
                <w:rFonts w:ascii="Consolas" w:hAnsi="Consolas" w:cs="Times New Roman"/>
                <w:noProof w:val="0"/>
                <w:color w:val="000000"/>
                <w:kern w:val="0"/>
                <w:sz w:val="24"/>
                <w:szCs w:val="24"/>
                <w:lang w:val="en-US"/>
              </w:rPr>
              <w:t xml:space="preserve"> </w:t>
            </w:r>
            <w:r w:rsidRPr="00D90538">
              <w:rPr>
                <w:rFonts w:ascii="Consolas" w:hAnsi="Consolas" w:cs="Times New Roman"/>
                <w:noProof w:val="0"/>
                <w:color w:val="0000FF"/>
                <w:kern w:val="0"/>
                <w:sz w:val="24"/>
                <w:szCs w:val="24"/>
                <w:lang w:val="en-US"/>
              </w:rPr>
              <w:t>VARCHAR</w:t>
            </w:r>
            <w:r w:rsidRPr="00D90538">
              <w:rPr>
                <w:rFonts w:ascii="Consolas" w:hAnsi="Consolas" w:cs="Times New Roman"/>
                <w:noProof w:val="0"/>
                <w:color w:val="808080"/>
                <w:kern w:val="0"/>
                <w:sz w:val="24"/>
                <w:szCs w:val="24"/>
                <w:lang w:val="en-US"/>
              </w:rPr>
              <w:t>),</w:t>
            </w:r>
            <w:r w:rsidRPr="00D90538">
              <w:rPr>
                <w:rFonts w:ascii="Consolas" w:hAnsi="Consolas" w:cs="Times New Roman"/>
                <w:noProof w:val="0"/>
                <w:color w:val="000000"/>
                <w:kern w:val="0"/>
                <w:sz w:val="24"/>
                <w:szCs w:val="24"/>
                <w:lang w:val="en-US"/>
              </w:rPr>
              <w:t xml:space="preserve"> 5</w:t>
            </w:r>
            <w:r w:rsidRPr="00D90538">
              <w:rPr>
                <w:rFonts w:ascii="Consolas" w:hAnsi="Consolas" w:cs="Times New Roman"/>
                <w:noProof w:val="0"/>
                <w:color w:val="808080"/>
                <w:kern w:val="0"/>
                <w:sz w:val="24"/>
                <w:szCs w:val="24"/>
                <w:lang w:val="en-US"/>
              </w:rPr>
              <w:t>);</w:t>
            </w:r>
          </w:p>
          <w:p w14:paraId="676C0704" w14:textId="77777777" w:rsidR="00D90538" w:rsidRPr="00D90538" w:rsidRDefault="00D90538" w:rsidP="00D90538">
            <w:pPr>
              <w:autoSpaceDE w:val="0"/>
              <w:autoSpaceDN w:val="0"/>
              <w:adjustRightInd w:val="0"/>
              <w:spacing w:line="276" w:lineRule="auto"/>
              <w:rPr>
                <w:rFonts w:ascii="Consolas" w:hAnsi="Consolas" w:cs="Times New Roman"/>
                <w:noProof w:val="0"/>
                <w:color w:val="000000"/>
                <w:kern w:val="0"/>
                <w:sz w:val="24"/>
                <w:szCs w:val="24"/>
                <w:lang w:val="en-US"/>
              </w:rPr>
            </w:pPr>
            <w:r w:rsidRPr="00D90538">
              <w:rPr>
                <w:rFonts w:ascii="Consolas" w:hAnsi="Consolas" w:cs="Times New Roman"/>
                <w:noProof w:val="0"/>
                <w:color w:val="000000"/>
                <w:kern w:val="0"/>
                <w:sz w:val="24"/>
                <w:szCs w:val="24"/>
                <w:lang w:val="en-US"/>
              </w:rPr>
              <w:t xml:space="preserve">    </w:t>
            </w:r>
          </w:p>
          <w:p w14:paraId="36560663" w14:textId="77777777" w:rsidR="00D90538" w:rsidRPr="00D90538" w:rsidRDefault="00D90538" w:rsidP="00D90538">
            <w:pPr>
              <w:autoSpaceDE w:val="0"/>
              <w:autoSpaceDN w:val="0"/>
              <w:adjustRightInd w:val="0"/>
              <w:spacing w:line="276" w:lineRule="auto"/>
              <w:rPr>
                <w:rFonts w:ascii="Consolas" w:hAnsi="Consolas" w:cs="Times New Roman"/>
                <w:noProof w:val="0"/>
                <w:color w:val="000000"/>
                <w:kern w:val="0"/>
                <w:sz w:val="24"/>
                <w:szCs w:val="24"/>
                <w:lang w:val="en-US"/>
              </w:rPr>
            </w:pPr>
            <w:r w:rsidRPr="00D90538">
              <w:rPr>
                <w:rFonts w:ascii="Consolas" w:hAnsi="Consolas" w:cs="Times New Roman"/>
                <w:noProof w:val="0"/>
                <w:color w:val="000000"/>
                <w:kern w:val="0"/>
                <w:sz w:val="24"/>
                <w:szCs w:val="24"/>
                <w:lang w:val="en-US"/>
              </w:rPr>
              <w:t xml:space="preserve">    </w:t>
            </w:r>
            <w:r w:rsidRPr="00D90538">
              <w:rPr>
                <w:rFonts w:ascii="Consolas" w:hAnsi="Consolas" w:cs="Times New Roman"/>
                <w:noProof w:val="0"/>
                <w:color w:val="008000"/>
                <w:kern w:val="0"/>
                <w:sz w:val="24"/>
                <w:szCs w:val="24"/>
                <w:lang w:val="en-US"/>
              </w:rPr>
              <w:t xml:space="preserve">-- </w:t>
            </w:r>
            <w:proofErr w:type="spellStart"/>
            <w:r w:rsidRPr="00D90538">
              <w:rPr>
                <w:rFonts w:ascii="Consolas" w:hAnsi="Consolas" w:cs="Times New Roman"/>
                <w:noProof w:val="0"/>
                <w:color w:val="008000"/>
                <w:kern w:val="0"/>
                <w:sz w:val="24"/>
                <w:szCs w:val="24"/>
                <w:lang w:val="en-US"/>
              </w:rPr>
              <w:t>Gán</w:t>
            </w:r>
            <w:proofErr w:type="spellEnd"/>
            <w:r w:rsidRPr="00D90538">
              <w:rPr>
                <w:rFonts w:ascii="Consolas" w:hAnsi="Consolas" w:cs="Times New Roman"/>
                <w:noProof w:val="0"/>
                <w:color w:val="008000"/>
                <w:kern w:val="0"/>
                <w:sz w:val="24"/>
                <w:szCs w:val="24"/>
                <w:lang w:val="en-US"/>
              </w:rPr>
              <w:t xml:space="preserve"> ID </w:t>
            </w:r>
            <w:proofErr w:type="spellStart"/>
            <w:r w:rsidRPr="00D90538">
              <w:rPr>
                <w:rFonts w:ascii="Consolas" w:hAnsi="Consolas" w:cs="Times New Roman"/>
                <w:noProof w:val="0"/>
                <w:color w:val="008000"/>
                <w:kern w:val="0"/>
                <w:sz w:val="24"/>
                <w:szCs w:val="24"/>
                <w:lang w:val="en-US"/>
              </w:rPr>
              <w:t>mới</w:t>
            </w:r>
            <w:proofErr w:type="spellEnd"/>
            <w:r w:rsidRPr="00D90538">
              <w:rPr>
                <w:rFonts w:ascii="Consolas" w:hAnsi="Consolas" w:cs="Times New Roman"/>
                <w:noProof w:val="0"/>
                <w:color w:val="008000"/>
                <w:kern w:val="0"/>
                <w:sz w:val="24"/>
                <w:szCs w:val="24"/>
                <w:lang w:val="en-US"/>
              </w:rPr>
              <w:t xml:space="preserve"> </w:t>
            </w:r>
            <w:proofErr w:type="spellStart"/>
            <w:r w:rsidRPr="00D90538">
              <w:rPr>
                <w:rFonts w:ascii="Consolas" w:hAnsi="Consolas" w:cs="Times New Roman"/>
                <w:noProof w:val="0"/>
                <w:color w:val="008000"/>
                <w:kern w:val="0"/>
                <w:sz w:val="24"/>
                <w:szCs w:val="24"/>
                <w:lang w:val="en-US"/>
              </w:rPr>
              <w:t>cho</w:t>
            </w:r>
            <w:proofErr w:type="spellEnd"/>
            <w:r w:rsidRPr="00D90538">
              <w:rPr>
                <w:rFonts w:ascii="Consolas" w:hAnsi="Consolas" w:cs="Times New Roman"/>
                <w:noProof w:val="0"/>
                <w:color w:val="008000"/>
                <w:kern w:val="0"/>
                <w:sz w:val="24"/>
                <w:szCs w:val="24"/>
                <w:lang w:val="en-US"/>
              </w:rPr>
              <w:t xml:space="preserve"> </w:t>
            </w:r>
            <w:proofErr w:type="spellStart"/>
            <w:r w:rsidRPr="00D90538">
              <w:rPr>
                <w:rFonts w:ascii="Consolas" w:hAnsi="Consolas" w:cs="Times New Roman"/>
                <w:noProof w:val="0"/>
                <w:color w:val="008000"/>
                <w:kern w:val="0"/>
                <w:sz w:val="24"/>
                <w:szCs w:val="24"/>
                <w:lang w:val="en-US"/>
              </w:rPr>
              <w:t>bản</w:t>
            </w:r>
            <w:proofErr w:type="spellEnd"/>
            <w:r w:rsidRPr="00D90538">
              <w:rPr>
                <w:rFonts w:ascii="Consolas" w:hAnsi="Consolas" w:cs="Times New Roman"/>
                <w:noProof w:val="0"/>
                <w:color w:val="008000"/>
                <w:kern w:val="0"/>
                <w:sz w:val="24"/>
                <w:szCs w:val="24"/>
                <w:lang w:val="en-US"/>
              </w:rPr>
              <w:t xml:space="preserve"> </w:t>
            </w:r>
            <w:proofErr w:type="spellStart"/>
            <w:r w:rsidRPr="00D90538">
              <w:rPr>
                <w:rFonts w:ascii="Consolas" w:hAnsi="Consolas" w:cs="Times New Roman"/>
                <w:noProof w:val="0"/>
                <w:color w:val="008000"/>
                <w:kern w:val="0"/>
                <w:sz w:val="24"/>
                <w:szCs w:val="24"/>
                <w:lang w:val="en-US"/>
              </w:rPr>
              <w:t>ghi</w:t>
            </w:r>
            <w:proofErr w:type="spellEnd"/>
            <w:r w:rsidRPr="00D90538">
              <w:rPr>
                <w:rFonts w:ascii="Consolas" w:hAnsi="Consolas" w:cs="Times New Roman"/>
                <w:noProof w:val="0"/>
                <w:color w:val="008000"/>
                <w:kern w:val="0"/>
                <w:sz w:val="24"/>
                <w:szCs w:val="24"/>
                <w:lang w:val="en-US"/>
              </w:rPr>
              <w:t xml:space="preserve"> </w:t>
            </w:r>
            <w:proofErr w:type="spellStart"/>
            <w:r w:rsidRPr="00D90538">
              <w:rPr>
                <w:rFonts w:ascii="Consolas" w:hAnsi="Consolas" w:cs="Times New Roman"/>
                <w:noProof w:val="0"/>
                <w:color w:val="008000"/>
                <w:kern w:val="0"/>
                <w:sz w:val="24"/>
                <w:szCs w:val="24"/>
                <w:lang w:val="en-US"/>
              </w:rPr>
              <w:t>sẽ</w:t>
            </w:r>
            <w:proofErr w:type="spellEnd"/>
            <w:r w:rsidRPr="00D90538">
              <w:rPr>
                <w:rFonts w:ascii="Consolas" w:hAnsi="Consolas" w:cs="Times New Roman"/>
                <w:noProof w:val="0"/>
                <w:color w:val="008000"/>
                <w:kern w:val="0"/>
                <w:sz w:val="24"/>
                <w:szCs w:val="24"/>
                <w:lang w:val="en-US"/>
              </w:rPr>
              <w:t xml:space="preserve"> </w:t>
            </w:r>
            <w:proofErr w:type="spellStart"/>
            <w:r w:rsidRPr="00D90538">
              <w:rPr>
                <w:rFonts w:ascii="Consolas" w:hAnsi="Consolas" w:cs="Times New Roman"/>
                <w:noProof w:val="0"/>
                <w:color w:val="008000"/>
                <w:kern w:val="0"/>
                <w:sz w:val="24"/>
                <w:szCs w:val="24"/>
                <w:lang w:val="en-US"/>
              </w:rPr>
              <w:t>được</w:t>
            </w:r>
            <w:proofErr w:type="spellEnd"/>
            <w:r w:rsidRPr="00D90538">
              <w:rPr>
                <w:rFonts w:ascii="Consolas" w:hAnsi="Consolas" w:cs="Times New Roman"/>
                <w:noProof w:val="0"/>
                <w:color w:val="008000"/>
                <w:kern w:val="0"/>
                <w:sz w:val="24"/>
                <w:szCs w:val="24"/>
                <w:lang w:val="en-US"/>
              </w:rPr>
              <w:t xml:space="preserve"> </w:t>
            </w:r>
            <w:proofErr w:type="spellStart"/>
            <w:r w:rsidRPr="00D90538">
              <w:rPr>
                <w:rFonts w:ascii="Consolas" w:hAnsi="Consolas" w:cs="Times New Roman"/>
                <w:noProof w:val="0"/>
                <w:color w:val="008000"/>
                <w:kern w:val="0"/>
                <w:sz w:val="24"/>
                <w:szCs w:val="24"/>
                <w:lang w:val="en-US"/>
              </w:rPr>
              <w:t>chèn</w:t>
            </w:r>
            <w:proofErr w:type="spellEnd"/>
            <w:r w:rsidRPr="00D90538">
              <w:rPr>
                <w:rFonts w:ascii="Consolas" w:hAnsi="Consolas" w:cs="Times New Roman"/>
                <w:noProof w:val="0"/>
                <w:color w:val="008000"/>
                <w:kern w:val="0"/>
                <w:sz w:val="24"/>
                <w:szCs w:val="24"/>
                <w:lang w:val="en-US"/>
              </w:rPr>
              <w:t xml:space="preserve"> </w:t>
            </w:r>
            <w:proofErr w:type="spellStart"/>
            <w:r w:rsidRPr="00D90538">
              <w:rPr>
                <w:rFonts w:ascii="Consolas" w:hAnsi="Consolas" w:cs="Times New Roman"/>
                <w:noProof w:val="0"/>
                <w:color w:val="008000"/>
                <w:kern w:val="0"/>
                <w:sz w:val="24"/>
                <w:szCs w:val="24"/>
                <w:lang w:val="en-US"/>
              </w:rPr>
              <w:t>vào</w:t>
            </w:r>
            <w:proofErr w:type="spellEnd"/>
          </w:p>
          <w:p w14:paraId="1D3FC6F4" w14:textId="77777777" w:rsidR="00D90538" w:rsidRPr="00D90538" w:rsidRDefault="00D90538" w:rsidP="00D90538">
            <w:pPr>
              <w:autoSpaceDE w:val="0"/>
              <w:autoSpaceDN w:val="0"/>
              <w:adjustRightInd w:val="0"/>
              <w:spacing w:line="276" w:lineRule="auto"/>
              <w:rPr>
                <w:rFonts w:ascii="Consolas" w:hAnsi="Consolas" w:cs="Times New Roman"/>
                <w:noProof w:val="0"/>
                <w:color w:val="000000"/>
                <w:kern w:val="0"/>
                <w:sz w:val="24"/>
                <w:szCs w:val="24"/>
                <w:lang w:val="en-US"/>
              </w:rPr>
            </w:pPr>
            <w:r w:rsidRPr="00D90538">
              <w:rPr>
                <w:rFonts w:ascii="Consolas" w:hAnsi="Consolas" w:cs="Times New Roman"/>
                <w:noProof w:val="0"/>
                <w:color w:val="000000"/>
                <w:kern w:val="0"/>
                <w:sz w:val="24"/>
                <w:szCs w:val="24"/>
                <w:lang w:val="en-US"/>
              </w:rPr>
              <w:t xml:space="preserve">    </w:t>
            </w:r>
            <w:r w:rsidRPr="00D90538">
              <w:rPr>
                <w:rFonts w:ascii="Consolas" w:hAnsi="Consolas" w:cs="Times New Roman"/>
                <w:noProof w:val="0"/>
                <w:color w:val="FF00FF"/>
                <w:kern w:val="0"/>
                <w:sz w:val="24"/>
                <w:szCs w:val="24"/>
                <w:lang w:val="en-US"/>
              </w:rPr>
              <w:t>UPDATE</w:t>
            </w:r>
            <w:r w:rsidRPr="00D90538">
              <w:rPr>
                <w:rFonts w:ascii="Consolas" w:hAnsi="Consolas" w:cs="Times New Roman"/>
                <w:noProof w:val="0"/>
                <w:color w:val="000000"/>
                <w:kern w:val="0"/>
                <w:sz w:val="24"/>
                <w:szCs w:val="24"/>
                <w:lang w:val="en-US"/>
              </w:rPr>
              <w:t xml:space="preserve"> </w:t>
            </w:r>
            <w:proofErr w:type="spellStart"/>
            <w:r w:rsidRPr="00D90538">
              <w:rPr>
                <w:rFonts w:ascii="Consolas" w:hAnsi="Consolas" w:cs="Times New Roman"/>
                <w:noProof w:val="0"/>
                <w:color w:val="000000"/>
                <w:kern w:val="0"/>
                <w:sz w:val="24"/>
                <w:szCs w:val="24"/>
                <w:lang w:val="en-US"/>
              </w:rPr>
              <w:t>ExpenseBill</w:t>
            </w:r>
            <w:proofErr w:type="spellEnd"/>
            <w:r w:rsidRPr="00D90538">
              <w:rPr>
                <w:rFonts w:ascii="Consolas" w:hAnsi="Consolas" w:cs="Times New Roman"/>
                <w:noProof w:val="0"/>
                <w:color w:val="000000"/>
                <w:kern w:val="0"/>
                <w:sz w:val="24"/>
                <w:szCs w:val="24"/>
                <w:lang w:val="en-US"/>
              </w:rPr>
              <w:t xml:space="preserve"> </w:t>
            </w:r>
            <w:r w:rsidRPr="00D90538">
              <w:rPr>
                <w:rFonts w:ascii="Consolas" w:hAnsi="Consolas" w:cs="Times New Roman"/>
                <w:noProof w:val="0"/>
                <w:color w:val="0000FF"/>
                <w:kern w:val="0"/>
                <w:sz w:val="24"/>
                <w:szCs w:val="24"/>
                <w:lang w:val="en-US"/>
              </w:rPr>
              <w:t>SET</w:t>
            </w:r>
            <w:r w:rsidRPr="00D90538">
              <w:rPr>
                <w:rFonts w:ascii="Consolas" w:hAnsi="Consolas" w:cs="Times New Roman"/>
                <w:noProof w:val="0"/>
                <w:color w:val="000000"/>
                <w:kern w:val="0"/>
                <w:sz w:val="24"/>
                <w:szCs w:val="24"/>
                <w:lang w:val="en-US"/>
              </w:rPr>
              <w:t xml:space="preserve"> ID </w:t>
            </w:r>
            <w:r w:rsidRPr="00D90538">
              <w:rPr>
                <w:rFonts w:ascii="Consolas" w:hAnsi="Consolas" w:cs="Times New Roman"/>
                <w:noProof w:val="0"/>
                <w:color w:val="808080"/>
                <w:kern w:val="0"/>
                <w:sz w:val="24"/>
                <w:szCs w:val="24"/>
                <w:lang w:val="en-US"/>
              </w:rPr>
              <w:t>=</w:t>
            </w:r>
            <w:r w:rsidRPr="00D90538">
              <w:rPr>
                <w:rFonts w:ascii="Consolas" w:hAnsi="Consolas" w:cs="Times New Roman"/>
                <w:noProof w:val="0"/>
                <w:color w:val="000000"/>
                <w:kern w:val="0"/>
                <w:sz w:val="24"/>
                <w:szCs w:val="24"/>
                <w:lang w:val="en-US"/>
              </w:rPr>
              <w:t xml:space="preserve"> @new_id </w:t>
            </w:r>
            <w:r w:rsidRPr="00D90538">
              <w:rPr>
                <w:rFonts w:ascii="Consolas" w:hAnsi="Consolas" w:cs="Times New Roman"/>
                <w:noProof w:val="0"/>
                <w:color w:val="0000FF"/>
                <w:kern w:val="0"/>
                <w:sz w:val="24"/>
                <w:szCs w:val="24"/>
                <w:lang w:val="en-US"/>
              </w:rPr>
              <w:t>WHERE</w:t>
            </w:r>
            <w:r w:rsidRPr="00D90538">
              <w:rPr>
                <w:rFonts w:ascii="Consolas" w:hAnsi="Consolas" w:cs="Times New Roman"/>
                <w:noProof w:val="0"/>
                <w:color w:val="000000"/>
                <w:kern w:val="0"/>
                <w:sz w:val="24"/>
                <w:szCs w:val="24"/>
                <w:lang w:val="en-US"/>
              </w:rPr>
              <w:t xml:space="preserve"> ID </w:t>
            </w:r>
            <w:r w:rsidRPr="00D90538">
              <w:rPr>
                <w:rFonts w:ascii="Consolas" w:hAnsi="Consolas" w:cs="Times New Roman"/>
                <w:noProof w:val="0"/>
                <w:color w:val="808080"/>
                <w:kern w:val="0"/>
                <w:sz w:val="24"/>
                <w:szCs w:val="24"/>
                <w:lang w:val="en-US"/>
              </w:rPr>
              <w:t>=</w:t>
            </w:r>
            <w:r w:rsidRPr="00D90538">
              <w:rPr>
                <w:rFonts w:ascii="Consolas" w:hAnsi="Consolas" w:cs="Times New Roman"/>
                <w:noProof w:val="0"/>
                <w:color w:val="000000"/>
                <w:kern w:val="0"/>
                <w:sz w:val="24"/>
                <w:szCs w:val="24"/>
                <w:lang w:val="en-US"/>
              </w:rPr>
              <w:t xml:space="preserve"> </w:t>
            </w:r>
            <w:r w:rsidRPr="00D90538">
              <w:rPr>
                <w:rFonts w:ascii="Consolas" w:hAnsi="Consolas" w:cs="Times New Roman"/>
                <w:noProof w:val="0"/>
                <w:color w:val="FF0000"/>
                <w:kern w:val="0"/>
                <w:sz w:val="24"/>
                <w:szCs w:val="24"/>
                <w:lang w:val="en-US"/>
              </w:rPr>
              <w:t>'</w:t>
            </w:r>
            <w:proofErr w:type="gramStart"/>
            <w:r w:rsidRPr="00D90538">
              <w:rPr>
                <w:rFonts w:ascii="Consolas" w:hAnsi="Consolas" w:cs="Times New Roman"/>
                <w:noProof w:val="0"/>
                <w:color w:val="FF0000"/>
                <w:kern w:val="0"/>
                <w:sz w:val="24"/>
                <w:szCs w:val="24"/>
                <w:lang w:val="en-US"/>
              </w:rPr>
              <w:t>'</w:t>
            </w:r>
            <w:r w:rsidRPr="00D90538">
              <w:rPr>
                <w:rFonts w:ascii="Consolas" w:hAnsi="Consolas" w:cs="Times New Roman"/>
                <w:noProof w:val="0"/>
                <w:color w:val="808080"/>
                <w:kern w:val="0"/>
                <w:sz w:val="24"/>
                <w:szCs w:val="24"/>
                <w:lang w:val="en-US"/>
              </w:rPr>
              <w:t>;</w:t>
            </w:r>
            <w:proofErr w:type="gramEnd"/>
          </w:p>
          <w:p w14:paraId="32C040F4" w14:textId="77777777" w:rsidR="00D90538" w:rsidRPr="00D90538" w:rsidRDefault="00D90538" w:rsidP="00D90538">
            <w:pPr>
              <w:autoSpaceDE w:val="0"/>
              <w:autoSpaceDN w:val="0"/>
              <w:adjustRightInd w:val="0"/>
              <w:spacing w:line="276" w:lineRule="auto"/>
              <w:rPr>
                <w:rFonts w:ascii="Consolas" w:hAnsi="Consolas" w:cs="Times New Roman"/>
                <w:noProof w:val="0"/>
                <w:color w:val="000000"/>
                <w:kern w:val="0"/>
                <w:sz w:val="24"/>
                <w:szCs w:val="24"/>
                <w:lang w:val="en-US"/>
              </w:rPr>
            </w:pPr>
            <w:proofErr w:type="gramStart"/>
            <w:r w:rsidRPr="00D90538">
              <w:rPr>
                <w:rFonts w:ascii="Consolas" w:hAnsi="Consolas" w:cs="Times New Roman"/>
                <w:noProof w:val="0"/>
                <w:color w:val="0000FF"/>
                <w:kern w:val="0"/>
                <w:sz w:val="24"/>
                <w:szCs w:val="24"/>
                <w:lang w:val="en-US"/>
              </w:rPr>
              <w:t>END</w:t>
            </w:r>
            <w:r w:rsidRPr="00D90538">
              <w:rPr>
                <w:rFonts w:ascii="Consolas" w:hAnsi="Consolas" w:cs="Times New Roman"/>
                <w:noProof w:val="0"/>
                <w:color w:val="808080"/>
                <w:kern w:val="0"/>
                <w:sz w:val="24"/>
                <w:szCs w:val="24"/>
                <w:lang w:val="en-US"/>
              </w:rPr>
              <w:t>;</w:t>
            </w:r>
            <w:proofErr w:type="gramEnd"/>
          </w:p>
          <w:p w14:paraId="38184ABD" w14:textId="1488A0F7" w:rsidR="00D90538" w:rsidRDefault="00D90538" w:rsidP="00D90538">
            <w:pPr>
              <w:spacing w:line="276" w:lineRule="auto"/>
              <w:rPr>
                <w:rFonts w:ascii="Times New Roman" w:hAnsi="Times New Roman" w:cs="Times New Roman"/>
                <w:b/>
                <w:bCs/>
                <w:sz w:val="28"/>
                <w:szCs w:val="28"/>
                <w:lang w:val="en-US"/>
              </w:rPr>
            </w:pPr>
            <w:r w:rsidRPr="00D90538">
              <w:rPr>
                <w:rFonts w:ascii="Consolas" w:hAnsi="Consolas" w:cs="Times New Roman"/>
                <w:noProof w:val="0"/>
                <w:color w:val="0000FF"/>
                <w:kern w:val="0"/>
                <w:sz w:val="24"/>
                <w:szCs w:val="24"/>
                <w:lang w:val="en-US"/>
              </w:rPr>
              <w:t>GO</w:t>
            </w:r>
          </w:p>
        </w:tc>
      </w:tr>
    </w:tbl>
    <w:p w14:paraId="642174BD" w14:textId="77777777" w:rsidR="00D90538" w:rsidRDefault="00D90538" w:rsidP="00AF24FB">
      <w:pPr>
        <w:spacing w:after="0" w:line="360" w:lineRule="auto"/>
        <w:ind w:left="720"/>
        <w:rPr>
          <w:rFonts w:ascii="Times New Roman" w:hAnsi="Times New Roman" w:cs="Times New Roman"/>
          <w:b/>
          <w:bCs/>
          <w:sz w:val="28"/>
          <w:szCs w:val="28"/>
          <w:lang w:val="en-US"/>
        </w:rPr>
      </w:pPr>
    </w:p>
    <w:p w14:paraId="490EBA71" w14:textId="3398F73D" w:rsidR="004210E8" w:rsidRDefault="004210E8" w:rsidP="004210E8">
      <w:pPr>
        <w:pStyle w:val="ListParagraph"/>
        <w:numPr>
          <w:ilvl w:val="0"/>
          <w:numId w:val="24"/>
        </w:numPr>
        <w:spacing w:after="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Procedure sửa phiếu chi</w:t>
      </w:r>
    </w:p>
    <w:tbl>
      <w:tblPr>
        <w:tblStyle w:val="TableGrid"/>
        <w:tblW w:w="0" w:type="auto"/>
        <w:tblInd w:w="720" w:type="dxa"/>
        <w:tblLook w:val="04A0" w:firstRow="1" w:lastRow="0" w:firstColumn="1" w:lastColumn="0" w:noHBand="0" w:noVBand="1"/>
      </w:tblPr>
      <w:tblGrid>
        <w:gridCol w:w="8296"/>
      </w:tblGrid>
      <w:tr w:rsidR="004210E8" w14:paraId="593BE71C" w14:textId="77777777" w:rsidTr="004210E8">
        <w:tc>
          <w:tcPr>
            <w:tcW w:w="9016" w:type="dxa"/>
          </w:tcPr>
          <w:p w14:paraId="1A925456" w14:textId="77777777" w:rsidR="004210E8" w:rsidRPr="004210E8" w:rsidRDefault="004210E8" w:rsidP="004210E8">
            <w:pPr>
              <w:autoSpaceDE w:val="0"/>
              <w:autoSpaceDN w:val="0"/>
              <w:adjustRightInd w:val="0"/>
              <w:spacing w:line="276" w:lineRule="auto"/>
              <w:rPr>
                <w:rFonts w:ascii="Consolas" w:hAnsi="Consolas" w:cs="Times New Roman"/>
                <w:noProof w:val="0"/>
                <w:color w:val="000000"/>
                <w:kern w:val="0"/>
                <w:sz w:val="24"/>
                <w:szCs w:val="24"/>
                <w:lang w:val="en-US"/>
              </w:rPr>
            </w:pPr>
            <w:r w:rsidRPr="004210E8">
              <w:rPr>
                <w:rFonts w:ascii="Consolas" w:hAnsi="Consolas" w:cs="Times New Roman"/>
                <w:noProof w:val="0"/>
                <w:color w:val="0000FF"/>
                <w:kern w:val="0"/>
                <w:sz w:val="24"/>
                <w:szCs w:val="24"/>
                <w:lang w:val="en-US"/>
              </w:rPr>
              <w:t>CREATE</w:t>
            </w:r>
            <w:r w:rsidRPr="004210E8">
              <w:rPr>
                <w:rFonts w:ascii="Consolas" w:hAnsi="Consolas" w:cs="Times New Roman"/>
                <w:noProof w:val="0"/>
                <w:color w:val="000000"/>
                <w:kern w:val="0"/>
                <w:sz w:val="24"/>
                <w:szCs w:val="24"/>
                <w:lang w:val="en-US"/>
              </w:rPr>
              <w:t xml:space="preserve"> </w:t>
            </w:r>
            <w:r w:rsidRPr="004210E8">
              <w:rPr>
                <w:rFonts w:ascii="Consolas" w:hAnsi="Consolas" w:cs="Times New Roman"/>
                <w:noProof w:val="0"/>
                <w:color w:val="0000FF"/>
                <w:kern w:val="0"/>
                <w:sz w:val="24"/>
                <w:szCs w:val="24"/>
                <w:lang w:val="en-US"/>
              </w:rPr>
              <w:t>PROC</w:t>
            </w:r>
            <w:r w:rsidRPr="004210E8">
              <w:rPr>
                <w:rFonts w:ascii="Consolas" w:hAnsi="Consolas" w:cs="Times New Roman"/>
                <w:noProof w:val="0"/>
                <w:color w:val="000000"/>
                <w:kern w:val="0"/>
                <w:sz w:val="24"/>
                <w:szCs w:val="24"/>
                <w:lang w:val="en-US"/>
              </w:rPr>
              <w:t xml:space="preserve"> </w:t>
            </w:r>
            <w:proofErr w:type="spellStart"/>
            <w:proofErr w:type="gramStart"/>
            <w:r w:rsidRPr="004210E8">
              <w:rPr>
                <w:rFonts w:ascii="Consolas" w:hAnsi="Consolas" w:cs="Times New Roman"/>
                <w:noProof w:val="0"/>
                <w:color w:val="000000"/>
                <w:kern w:val="0"/>
                <w:sz w:val="24"/>
                <w:szCs w:val="24"/>
                <w:lang w:val="en-US"/>
              </w:rPr>
              <w:t>updateExpenseBill</w:t>
            </w:r>
            <w:proofErr w:type="spellEnd"/>
            <w:proofErr w:type="gramEnd"/>
          </w:p>
          <w:p w14:paraId="7ABA3158" w14:textId="568152AC" w:rsidR="004210E8" w:rsidRPr="004210E8" w:rsidRDefault="004210E8" w:rsidP="004210E8">
            <w:pPr>
              <w:autoSpaceDE w:val="0"/>
              <w:autoSpaceDN w:val="0"/>
              <w:adjustRightInd w:val="0"/>
              <w:spacing w:line="276" w:lineRule="auto"/>
              <w:rPr>
                <w:rFonts w:ascii="Consolas" w:hAnsi="Consolas" w:cs="Times New Roman"/>
                <w:noProof w:val="0"/>
                <w:color w:val="000000"/>
                <w:kern w:val="0"/>
                <w:sz w:val="24"/>
                <w:szCs w:val="24"/>
                <w:lang w:val="en-US"/>
              </w:rPr>
            </w:pPr>
            <w:r w:rsidRPr="004210E8">
              <w:rPr>
                <w:rFonts w:ascii="Consolas" w:hAnsi="Consolas" w:cs="Times New Roman"/>
                <w:noProof w:val="0"/>
                <w:color w:val="000000"/>
                <w:kern w:val="0"/>
                <w:sz w:val="24"/>
                <w:szCs w:val="24"/>
                <w:lang w:val="en-US"/>
              </w:rPr>
              <w:tab/>
              <w:t xml:space="preserve">@id </w:t>
            </w:r>
            <w:proofErr w:type="gramStart"/>
            <w:r w:rsidRPr="004210E8">
              <w:rPr>
                <w:rFonts w:ascii="Consolas" w:hAnsi="Consolas" w:cs="Times New Roman"/>
                <w:noProof w:val="0"/>
                <w:color w:val="0000FF"/>
                <w:kern w:val="0"/>
                <w:sz w:val="24"/>
                <w:szCs w:val="24"/>
                <w:lang w:val="en-US"/>
              </w:rPr>
              <w:t>VARCHAR</w:t>
            </w:r>
            <w:r w:rsidRPr="004210E8">
              <w:rPr>
                <w:rFonts w:ascii="Consolas" w:hAnsi="Consolas" w:cs="Times New Roman"/>
                <w:noProof w:val="0"/>
                <w:color w:val="808080"/>
                <w:kern w:val="0"/>
                <w:sz w:val="24"/>
                <w:szCs w:val="24"/>
                <w:lang w:val="en-US"/>
              </w:rPr>
              <w:t>(</w:t>
            </w:r>
            <w:proofErr w:type="gramEnd"/>
            <w:r w:rsidRPr="004210E8">
              <w:rPr>
                <w:rFonts w:ascii="Consolas" w:hAnsi="Consolas" w:cs="Times New Roman"/>
                <w:noProof w:val="0"/>
                <w:color w:val="000000"/>
                <w:kern w:val="0"/>
                <w:sz w:val="24"/>
                <w:szCs w:val="24"/>
                <w:lang w:val="en-US"/>
              </w:rPr>
              <w:t>7</w:t>
            </w:r>
            <w:r w:rsidRPr="004210E8">
              <w:rPr>
                <w:rFonts w:ascii="Consolas" w:hAnsi="Consolas" w:cs="Times New Roman"/>
                <w:noProof w:val="0"/>
                <w:color w:val="808080"/>
                <w:kern w:val="0"/>
                <w:sz w:val="24"/>
                <w:szCs w:val="24"/>
                <w:lang w:val="en-US"/>
              </w:rPr>
              <w:t>),</w:t>
            </w:r>
            <w:r w:rsidRPr="004210E8">
              <w:rPr>
                <w:rFonts w:ascii="Consolas" w:hAnsi="Consolas" w:cs="Times New Roman"/>
                <w:noProof w:val="0"/>
                <w:color w:val="000000"/>
                <w:kern w:val="0"/>
                <w:sz w:val="24"/>
                <w:szCs w:val="24"/>
                <w:lang w:val="en-US"/>
              </w:rPr>
              <w:t xml:space="preserve"> @date </w:t>
            </w:r>
            <w:r w:rsidRPr="004210E8">
              <w:rPr>
                <w:rFonts w:ascii="Consolas" w:hAnsi="Consolas" w:cs="Times New Roman"/>
                <w:noProof w:val="0"/>
                <w:color w:val="0000FF"/>
                <w:kern w:val="0"/>
                <w:sz w:val="24"/>
                <w:szCs w:val="24"/>
                <w:lang w:val="en-US"/>
              </w:rPr>
              <w:t>DATE</w:t>
            </w:r>
            <w:r w:rsidRPr="004210E8">
              <w:rPr>
                <w:rFonts w:ascii="Consolas" w:hAnsi="Consolas" w:cs="Times New Roman"/>
                <w:noProof w:val="0"/>
                <w:color w:val="808080"/>
                <w:kern w:val="0"/>
                <w:sz w:val="24"/>
                <w:szCs w:val="24"/>
                <w:lang w:val="en-US"/>
              </w:rPr>
              <w:t>,</w:t>
            </w:r>
            <w:r w:rsidRPr="004210E8">
              <w:rPr>
                <w:rFonts w:ascii="Consolas" w:hAnsi="Consolas" w:cs="Times New Roman"/>
                <w:noProof w:val="0"/>
                <w:color w:val="000000"/>
                <w:kern w:val="0"/>
                <w:sz w:val="24"/>
                <w:szCs w:val="24"/>
                <w:lang w:val="en-US"/>
              </w:rPr>
              <w:t xml:space="preserve"> @price </w:t>
            </w:r>
            <w:r w:rsidRPr="004210E8">
              <w:rPr>
                <w:rFonts w:ascii="Consolas" w:hAnsi="Consolas" w:cs="Times New Roman"/>
                <w:noProof w:val="0"/>
                <w:color w:val="0000FF"/>
                <w:kern w:val="0"/>
                <w:sz w:val="24"/>
                <w:szCs w:val="24"/>
                <w:lang w:val="en-US"/>
              </w:rPr>
              <w:t>DECIMAL</w:t>
            </w:r>
            <w:r w:rsidRPr="004210E8">
              <w:rPr>
                <w:rFonts w:ascii="Consolas" w:hAnsi="Consolas" w:cs="Times New Roman"/>
                <w:noProof w:val="0"/>
                <w:color w:val="808080"/>
                <w:kern w:val="0"/>
                <w:sz w:val="24"/>
                <w:szCs w:val="24"/>
                <w:lang w:val="en-US"/>
              </w:rPr>
              <w:t>(</w:t>
            </w:r>
            <w:r w:rsidRPr="004210E8">
              <w:rPr>
                <w:rFonts w:ascii="Consolas" w:hAnsi="Consolas" w:cs="Times New Roman"/>
                <w:noProof w:val="0"/>
                <w:color w:val="000000"/>
                <w:kern w:val="0"/>
                <w:sz w:val="24"/>
                <w:szCs w:val="24"/>
                <w:lang w:val="en-US"/>
              </w:rPr>
              <w:t>18</w:t>
            </w:r>
            <w:r w:rsidRPr="004210E8">
              <w:rPr>
                <w:rFonts w:ascii="Consolas" w:hAnsi="Consolas" w:cs="Times New Roman"/>
                <w:noProof w:val="0"/>
                <w:color w:val="808080"/>
                <w:kern w:val="0"/>
                <w:sz w:val="24"/>
                <w:szCs w:val="24"/>
                <w:lang w:val="en-US"/>
              </w:rPr>
              <w:t>,</w:t>
            </w:r>
            <w:r w:rsidRPr="004210E8">
              <w:rPr>
                <w:rFonts w:ascii="Consolas" w:hAnsi="Consolas" w:cs="Times New Roman"/>
                <w:noProof w:val="0"/>
                <w:color w:val="000000"/>
                <w:kern w:val="0"/>
                <w:sz w:val="24"/>
                <w:szCs w:val="24"/>
                <w:lang w:val="en-US"/>
              </w:rPr>
              <w:t>2</w:t>
            </w:r>
            <w:r w:rsidRPr="004210E8">
              <w:rPr>
                <w:rFonts w:ascii="Consolas" w:hAnsi="Consolas" w:cs="Times New Roman"/>
                <w:noProof w:val="0"/>
                <w:color w:val="808080"/>
                <w:kern w:val="0"/>
                <w:sz w:val="24"/>
                <w:szCs w:val="24"/>
                <w:lang w:val="en-US"/>
              </w:rPr>
              <w:t>),</w:t>
            </w:r>
            <w:r>
              <w:rPr>
                <w:rFonts w:ascii="Consolas" w:hAnsi="Consolas" w:cs="Times New Roman"/>
                <w:noProof w:val="0"/>
                <w:color w:val="808080"/>
                <w:kern w:val="0"/>
                <w:sz w:val="24"/>
                <w:szCs w:val="24"/>
                <w:lang w:val="en-US"/>
              </w:rPr>
              <w:t xml:space="preserve"> </w:t>
            </w:r>
            <w:r w:rsidRPr="004210E8">
              <w:rPr>
                <w:rFonts w:ascii="Consolas" w:hAnsi="Consolas" w:cs="Times New Roman"/>
                <w:noProof w:val="0"/>
                <w:color w:val="000000"/>
                <w:kern w:val="0"/>
                <w:sz w:val="24"/>
                <w:szCs w:val="24"/>
                <w:lang w:val="en-US"/>
              </w:rPr>
              <w:t xml:space="preserve">@detail </w:t>
            </w:r>
            <w:r w:rsidRPr="004210E8">
              <w:rPr>
                <w:rFonts w:ascii="Consolas" w:hAnsi="Consolas" w:cs="Times New Roman"/>
                <w:noProof w:val="0"/>
                <w:color w:val="0000FF"/>
                <w:kern w:val="0"/>
                <w:sz w:val="24"/>
                <w:szCs w:val="24"/>
                <w:lang w:val="en-US"/>
              </w:rPr>
              <w:t>NVARCHAR</w:t>
            </w:r>
            <w:r w:rsidRPr="004210E8">
              <w:rPr>
                <w:rFonts w:ascii="Consolas" w:hAnsi="Consolas" w:cs="Times New Roman"/>
                <w:noProof w:val="0"/>
                <w:color w:val="808080"/>
                <w:kern w:val="0"/>
                <w:sz w:val="24"/>
                <w:szCs w:val="24"/>
                <w:lang w:val="en-US"/>
              </w:rPr>
              <w:t>(</w:t>
            </w:r>
            <w:r w:rsidRPr="004210E8">
              <w:rPr>
                <w:rFonts w:ascii="Consolas" w:hAnsi="Consolas" w:cs="Times New Roman"/>
                <w:noProof w:val="0"/>
                <w:color w:val="FF00FF"/>
                <w:kern w:val="0"/>
                <w:sz w:val="24"/>
                <w:szCs w:val="24"/>
                <w:lang w:val="en-US"/>
              </w:rPr>
              <w:t>MAX</w:t>
            </w:r>
            <w:r w:rsidRPr="004210E8">
              <w:rPr>
                <w:rFonts w:ascii="Consolas" w:hAnsi="Consolas" w:cs="Times New Roman"/>
                <w:noProof w:val="0"/>
                <w:color w:val="808080"/>
                <w:kern w:val="0"/>
                <w:sz w:val="24"/>
                <w:szCs w:val="24"/>
                <w:lang w:val="en-US"/>
              </w:rPr>
              <w:t>)</w:t>
            </w:r>
          </w:p>
          <w:p w14:paraId="5403EF75" w14:textId="77777777" w:rsidR="004210E8" w:rsidRPr="004210E8" w:rsidRDefault="004210E8" w:rsidP="004210E8">
            <w:pPr>
              <w:autoSpaceDE w:val="0"/>
              <w:autoSpaceDN w:val="0"/>
              <w:adjustRightInd w:val="0"/>
              <w:spacing w:line="276" w:lineRule="auto"/>
              <w:rPr>
                <w:rFonts w:ascii="Consolas" w:hAnsi="Consolas" w:cs="Times New Roman"/>
                <w:noProof w:val="0"/>
                <w:color w:val="000000"/>
                <w:kern w:val="0"/>
                <w:sz w:val="24"/>
                <w:szCs w:val="24"/>
                <w:lang w:val="en-US"/>
              </w:rPr>
            </w:pPr>
            <w:r w:rsidRPr="004210E8">
              <w:rPr>
                <w:rFonts w:ascii="Consolas" w:hAnsi="Consolas" w:cs="Times New Roman"/>
                <w:noProof w:val="0"/>
                <w:color w:val="0000FF"/>
                <w:kern w:val="0"/>
                <w:sz w:val="24"/>
                <w:szCs w:val="24"/>
                <w:lang w:val="en-US"/>
              </w:rPr>
              <w:t>AS</w:t>
            </w:r>
          </w:p>
          <w:p w14:paraId="36064A53" w14:textId="77777777" w:rsidR="004210E8" w:rsidRPr="004210E8" w:rsidRDefault="004210E8" w:rsidP="004210E8">
            <w:pPr>
              <w:autoSpaceDE w:val="0"/>
              <w:autoSpaceDN w:val="0"/>
              <w:adjustRightInd w:val="0"/>
              <w:spacing w:line="276" w:lineRule="auto"/>
              <w:rPr>
                <w:rFonts w:ascii="Consolas" w:hAnsi="Consolas" w:cs="Times New Roman"/>
                <w:noProof w:val="0"/>
                <w:color w:val="000000"/>
                <w:kern w:val="0"/>
                <w:sz w:val="24"/>
                <w:szCs w:val="24"/>
                <w:lang w:val="en-US"/>
              </w:rPr>
            </w:pPr>
            <w:r w:rsidRPr="004210E8">
              <w:rPr>
                <w:rFonts w:ascii="Consolas" w:hAnsi="Consolas" w:cs="Times New Roman"/>
                <w:noProof w:val="0"/>
                <w:color w:val="0000FF"/>
                <w:kern w:val="0"/>
                <w:sz w:val="24"/>
                <w:szCs w:val="24"/>
                <w:lang w:val="en-US"/>
              </w:rPr>
              <w:t>BEGIN</w:t>
            </w:r>
          </w:p>
          <w:p w14:paraId="2A5E1E6E" w14:textId="77777777" w:rsidR="004210E8" w:rsidRPr="004210E8" w:rsidRDefault="004210E8" w:rsidP="004210E8">
            <w:pPr>
              <w:autoSpaceDE w:val="0"/>
              <w:autoSpaceDN w:val="0"/>
              <w:adjustRightInd w:val="0"/>
              <w:spacing w:line="276" w:lineRule="auto"/>
              <w:rPr>
                <w:rFonts w:ascii="Consolas" w:hAnsi="Consolas" w:cs="Times New Roman"/>
                <w:noProof w:val="0"/>
                <w:color w:val="000000"/>
                <w:kern w:val="0"/>
                <w:sz w:val="24"/>
                <w:szCs w:val="24"/>
                <w:lang w:val="en-US"/>
              </w:rPr>
            </w:pPr>
            <w:r w:rsidRPr="004210E8">
              <w:rPr>
                <w:rFonts w:ascii="Consolas" w:hAnsi="Consolas" w:cs="Times New Roman"/>
                <w:noProof w:val="0"/>
                <w:color w:val="000000"/>
                <w:kern w:val="0"/>
                <w:sz w:val="24"/>
                <w:szCs w:val="24"/>
                <w:lang w:val="en-US"/>
              </w:rPr>
              <w:tab/>
            </w:r>
            <w:r w:rsidRPr="004210E8">
              <w:rPr>
                <w:rFonts w:ascii="Consolas" w:hAnsi="Consolas" w:cs="Times New Roman"/>
                <w:noProof w:val="0"/>
                <w:color w:val="0000FF"/>
                <w:kern w:val="0"/>
                <w:sz w:val="24"/>
                <w:szCs w:val="24"/>
                <w:lang w:val="en-US"/>
              </w:rPr>
              <w:t xml:space="preserve">IF </w:t>
            </w:r>
            <w:r w:rsidRPr="004210E8">
              <w:rPr>
                <w:rFonts w:ascii="Consolas" w:hAnsi="Consolas" w:cs="Times New Roman"/>
                <w:noProof w:val="0"/>
                <w:color w:val="808080"/>
                <w:kern w:val="0"/>
                <w:sz w:val="24"/>
                <w:szCs w:val="24"/>
                <w:lang w:val="en-US"/>
              </w:rPr>
              <w:t>(</w:t>
            </w:r>
            <w:r w:rsidRPr="004210E8">
              <w:rPr>
                <w:rFonts w:ascii="Consolas" w:hAnsi="Consolas" w:cs="Times New Roman"/>
                <w:noProof w:val="0"/>
                <w:color w:val="000000"/>
                <w:kern w:val="0"/>
                <w:sz w:val="24"/>
                <w:szCs w:val="24"/>
                <w:lang w:val="en-US"/>
              </w:rPr>
              <w:t xml:space="preserve">@date </w:t>
            </w:r>
            <w:r w:rsidRPr="004210E8">
              <w:rPr>
                <w:rFonts w:ascii="Consolas" w:hAnsi="Consolas" w:cs="Times New Roman"/>
                <w:noProof w:val="0"/>
                <w:color w:val="808080"/>
                <w:kern w:val="0"/>
                <w:sz w:val="24"/>
                <w:szCs w:val="24"/>
                <w:lang w:val="en-US"/>
              </w:rPr>
              <w:t>&gt;</w:t>
            </w:r>
            <w:r w:rsidRPr="004210E8">
              <w:rPr>
                <w:rFonts w:ascii="Consolas" w:hAnsi="Consolas" w:cs="Times New Roman"/>
                <w:noProof w:val="0"/>
                <w:color w:val="000000"/>
                <w:kern w:val="0"/>
                <w:sz w:val="24"/>
                <w:szCs w:val="24"/>
                <w:lang w:val="en-US"/>
              </w:rPr>
              <w:t xml:space="preserve"> </w:t>
            </w:r>
            <w:proofErr w:type="gramStart"/>
            <w:r w:rsidRPr="004210E8">
              <w:rPr>
                <w:rFonts w:ascii="Consolas" w:hAnsi="Consolas" w:cs="Times New Roman"/>
                <w:noProof w:val="0"/>
                <w:color w:val="FF00FF"/>
                <w:kern w:val="0"/>
                <w:sz w:val="24"/>
                <w:szCs w:val="24"/>
                <w:lang w:val="en-US"/>
              </w:rPr>
              <w:t>GETDATE</w:t>
            </w:r>
            <w:r w:rsidRPr="004210E8">
              <w:rPr>
                <w:rFonts w:ascii="Consolas" w:hAnsi="Consolas" w:cs="Times New Roman"/>
                <w:noProof w:val="0"/>
                <w:color w:val="808080"/>
                <w:kern w:val="0"/>
                <w:sz w:val="24"/>
                <w:szCs w:val="24"/>
                <w:lang w:val="en-US"/>
              </w:rPr>
              <w:t>(</w:t>
            </w:r>
            <w:proofErr w:type="gramEnd"/>
            <w:r w:rsidRPr="004210E8">
              <w:rPr>
                <w:rFonts w:ascii="Consolas" w:hAnsi="Consolas" w:cs="Times New Roman"/>
                <w:noProof w:val="0"/>
                <w:color w:val="808080"/>
                <w:kern w:val="0"/>
                <w:sz w:val="24"/>
                <w:szCs w:val="24"/>
                <w:lang w:val="en-US"/>
              </w:rPr>
              <w:t>))</w:t>
            </w:r>
          </w:p>
          <w:p w14:paraId="77C2385A" w14:textId="77777777" w:rsidR="004210E8" w:rsidRPr="004210E8" w:rsidRDefault="004210E8" w:rsidP="004210E8">
            <w:pPr>
              <w:autoSpaceDE w:val="0"/>
              <w:autoSpaceDN w:val="0"/>
              <w:adjustRightInd w:val="0"/>
              <w:spacing w:line="276" w:lineRule="auto"/>
              <w:rPr>
                <w:rFonts w:ascii="Consolas" w:hAnsi="Consolas" w:cs="Times New Roman"/>
                <w:noProof w:val="0"/>
                <w:color w:val="000000"/>
                <w:kern w:val="0"/>
                <w:sz w:val="24"/>
                <w:szCs w:val="24"/>
                <w:lang w:val="en-US"/>
              </w:rPr>
            </w:pPr>
            <w:r w:rsidRPr="004210E8">
              <w:rPr>
                <w:rFonts w:ascii="Consolas" w:hAnsi="Consolas" w:cs="Times New Roman"/>
                <w:noProof w:val="0"/>
                <w:color w:val="000000"/>
                <w:kern w:val="0"/>
                <w:sz w:val="24"/>
                <w:szCs w:val="24"/>
                <w:lang w:val="en-US"/>
              </w:rPr>
              <w:tab/>
            </w:r>
            <w:r w:rsidRPr="004210E8">
              <w:rPr>
                <w:rFonts w:ascii="Consolas" w:hAnsi="Consolas" w:cs="Times New Roman"/>
                <w:noProof w:val="0"/>
                <w:color w:val="000000"/>
                <w:kern w:val="0"/>
                <w:sz w:val="24"/>
                <w:szCs w:val="24"/>
                <w:lang w:val="en-US"/>
              </w:rPr>
              <w:tab/>
            </w:r>
            <w:r w:rsidRPr="004210E8">
              <w:rPr>
                <w:rFonts w:ascii="Consolas" w:hAnsi="Consolas" w:cs="Times New Roman"/>
                <w:noProof w:val="0"/>
                <w:color w:val="0000FF"/>
                <w:kern w:val="0"/>
                <w:sz w:val="24"/>
                <w:szCs w:val="24"/>
                <w:lang w:val="en-US"/>
              </w:rPr>
              <w:t>THROW</w:t>
            </w:r>
            <w:r w:rsidRPr="004210E8">
              <w:rPr>
                <w:rFonts w:ascii="Consolas" w:hAnsi="Consolas" w:cs="Times New Roman"/>
                <w:noProof w:val="0"/>
                <w:color w:val="000000"/>
                <w:kern w:val="0"/>
                <w:sz w:val="24"/>
                <w:szCs w:val="24"/>
                <w:lang w:val="en-US"/>
              </w:rPr>
              <w:t xml:space="preserve"> 50000</w:t>
            </w:r>
            <w:r w:rsidRPr="004210E8">
              <w:rPr>
                <w:rFonts w:ascii="Consolas" w:hAnsi="Consolas" w:cs="Times New Roman"/>
                <w:noProof w:val="0"/>
                <w:color w:val="808080"/>
                <w:kern w:val="0"/>
                <w:sz w:val="24"/>
                <w:szCs w:val="24"/>
                <w:lang w:val="en-US"/>
              </w:rPr>
              <w:t>,</w:t>
            </w:r>
            <w:r w:rsidRPr="004210E8">
              <w:rPr>
                <w:rFonts w:ascii="Consolas" w:hAnsi="Consolas" w:cs="Times New Roman"/>
                <w:noProof w:val="0"/>
                <w:color w:val="000000"/>
                <w:kern w:val="0"/>
                <w:sz w:val="24"/>
                <w:szCs w:val="24"/>
                <w:lang w:val="en-US"/>
              </w:rPr>
              <w:t xml:space="preserve"> </w:t>
            </w:r>
            <w:proofErr w:type="spellStart"/>
            <w:r w:rsidRPr="004210E8">
              <w:rPr>
                <w:rFonts w:ascii="Consolas" w:hAnsi="Consolas" w:cs="Times New Roman"/>
                <w:noProof w:val="0"/>
                <w:color w:val="FF0000"/>
                <w:kern w:val="0"/>
                <w:sz w:val="24"/>
                <w:szCs w:val="24"/>
                <w:lang w:val="en-US"/>
              </w:rPr>
              <w:t>N'Không</w:t>
            </w:r>
            <w:proofErr w:type="spellEnd"/>
            <w:r w:rsidRPr="004210E8">
              <w:rPr>
                <w:rFonts w:ascii="Consolas" w:hAnsi="Consolas" w:cs="Times New Roman"/>
                <w:noProof w:val="0"/>
                <w:color w:val="FF0000"/>
                <w:kern w:val="0"/>
                <w:sz w:val="24"/>
                <w:szCs w:val="24"/>
                <w:lang w:val="en-US"/>
              </w:rPr>
              <w:t xml:space="preserve"> </w:t>
            </w:r>
            <w:proofErr w:type="spellStart"/>
            <w:r w:rsidRPr="004210E8">
              <w:rPr>
                <w:rFonts w:ascii="Consolas" w:hAnsi="Consolas" w:cs="Times New Roman"/>
                <w:noProof w:val="0"/>
                <w:color w:val="FF0000"/>
                <w:kern w:val="0"/>
                <w:sz w:val="24"/>
                <w:szCs w:val="24"/>
                <w:lang w:val="en-US"/>
              </w:rPr>
              <w:t>được</w:t>
            </w:r>
            <w:proofErr w:type="spellEnd"/>
            <w:r w:rsidRPr="004210E8">
              <w:rPr>
                <w:rFonts w:ascii="Consolas" w:hAnsi="Consolas" w:cs="Times New Roman"/>
                <w:noProof w:val="0"/>
                <w:color w:val="FF0000"/>
                <w:kern w:val="0"/>
                <w:sz w:val="24"/>
                <w:szCs w:val="24"/>
                <w:lang w:val="en-US"/>
              </w:rPr>
              <w:t xml:space="preserve"> </w:t>
            </w:r>
            <w:proofErr w:type="spellStart"/>
            <w:r w:rsidRPr="004210E8">
              <w:rPr>
                <w:rFonts w:ascii="Consolas" w:hAnsi="Consolas" w:cs="Times New Roman"/>
                <w:noProof w:val="0"/>
                <w:color w:val="FF0000"/>
                <w:kern w:val="0"/>
                <w:sz w:val="24"/>
                <w:szCs w:val="24"/>
                <w:lang w:val="en-US"/>
              </w:rPr>
              <w:t>nhập</w:t>
            </w:r>
            <w:proofErr w:type="spellEnd"/>
            <w:r w:rsidRPr="004210E8">
              <w:rPr>
                <w:rFonts w:ascii="Consolas" w:hAnsi="Consolas" w:cs="Times New Roman"/>
                <w:noProof w:val="0"/>
                <w:color w:val="FF0000"/>
                <w:kern w:val="0"/>
                <w:sz w:val="24"/>
                <w:szCs w:val="24"/>
                <w:lang w:val="en-US"/>
              </w:rPr>
              <w:t xml:space="preserve"> </w:t>
            </w:r>
            <w:proofErr w:type="spellStart"/>
            <w:r w:rsidRPr="004210E8">
              <w:rPr>
                <w:rFonts w:ascii="Consolas" w:hAnsi="Consolas" w:cs="Times New Roman"/>
                <w:noProof w:val="0"/>
                <w:color w:val="FF0000"/>
                <w:kern w:val="0"/>
                <w:sz w:val="24"/>
                <w:szCs w:val="24"/>
                <w:lang w:val="en-US"/>
              </w:rPr>
              <w:t>vào</w:t>
            </w:r>
            <w:proofErr w:type="spellEnd"/>
            <w:r w:rsidRPr="004210E8">
              <w:rPr>
                <w:rFonts w:ascii="Consolas" w:hAnsi="Consolas" w:cs="Times New Roman"/>
                <w:noProof w:val="0"/>
                <w:color w:val="FF0000"/>
                <w:kern w:val="0"/>
                <w:sz w:val="24"/>
                <w:szCs w:val="24"/>
                <w:lang w:val="en-US"/>
              </w:rPr>
              <w:t xml:space="preserve"> </w:t>
            </w:r>
            <w:proofErr w:type="spellStart"/>
            <w:r w:rsidRPr="004210E8">
              <w:rPr>
                <w:rFonts w:ascii="Consolas" w:hAnsi="Consolas" w:cs="Times New Roman"/>
                <w:noProof w:val="0"/>
                <w:color w:val="FF0000"/>
                <w:kern w:val="0"/>
                <w:sz w:val="24"/>
                <w:szCs w:val="24"/>
                <w:lang w:val="en-US"/>
              </w:rPr>
              <w:t>ngày</w:t>
            </w:r>
            <w:proofErr w:type="spellEnd"/>
            <w:r w:rsidRPr="004210E8">
              <w:rPr>
                <w:rFonts w:ascii="Consolas" w:hAnsi="Consolas" w:cs="Times New Roman"/>
                <w:noProof w:val="0"/>
                <w:color w:val="FF0000"/>
                <w:kern w:val="0"/>
                <w:sz w:val="24"/>
                <w:szCs w:val="24"/>
                <w:lang w:val="en-US"/>
              </w:rPr>
              <w:t xml:space="preserve"> </w:t>
            </w:r>
            <w:proofErr w:type="spellStart"/>
            <w:r w:rsidRPr="004210E8">
              <w:rPr>
                <w:rFonts w:ascii="Consolas" w:hAnsi="Consolas" w:cs="Times New Roman"/>
                <w:noProof w:val="0"/>
                <w:color w:val="FF0000"/>
                <w:kern w:val="0"/>
                <w:sz w:val="24"/>
                <w:szCs w:val="24"/>
                <w:lang w:val="en-US"/>
              </w:rPr>
              <w:t>trong</w:t>
            </w:r>
            <w:proofErr w:type="spellEnd"/>
            <w:r w:rsidRPr="004210E8">
              <w:rPr>
                <w:rFonts w:ascii="Consolas" w:hAnsi="Consolas" w:cs="Times New Roman"/>
                <w:noProof w:val="0"/>
                <w:color w:val="FF0000"/>
                <w:kern w:val="0"/>
                <w:sz w:val="24"/>
                <w:szCs w:val="24"/>
                <w:lang w:val="en-US"/>
              </w:rPr>
              <w:t xml:space="preserve"> </w:t>
            </w:r>
            <w:proofErr w:type="spellStart"/>
            <w:r w:rsidRPr="004210E8">
              <w:rPr>
                <w:rFonts w:ascii="Consolas" w:hAnsi="Consolas" w:cs="Times New Roman"/>
                <w:noProof w:val="0"/>
                <w:color w:val="FF0000"/>
                <w:kern w:val="0"/>
                <w:sz w:val="24"/>
                <w:szCs w:val="24"/>
                <w:lang w:val="en-US"/>
              </w:rPr>
              <w:t>tương</w:t>
            </w:r>
            <w:proofErr w:type="spellEnd"/>
            <w:r w:rsidRPr="004210E8">
              <w:rPr>
                <w:rFonts w:ascii="Consolas" w:hAnsi="Consolas" w:cs="Times New Roman"/>
                <w:noProof w:val="0"/>
                <w:color w:val="FF0000"/>
                <w:kern w:val="0"/>
                <w:sz w:val="24"/>
                <w:szCs w:val="24"/>
                <w:lang w:val="en-US"/>
              </w:rPr>
              <w:t xml:space="preserve"> </w:t>
            </w:r>
            <w:proofErr w:type="spellStart"/>
            <w:r w:rsidRPr="004210E8">
              <w:rPr>
                <w:rFonts w:ascii="Consolas" w:hAnsi="Consolas" w:cs="Times New Roman"/>
                <w:noProof w:val="0"/>
                <w:color w:val="FF0000"/>
                <w:kern w:val="0"/>
                <w:sz w:val="24"/>
                <w:szCs w:val="24"/>
                <w:lang w:val="en-US"/>
              </w:rPr>
              <w:t>lai</w:t>
            </w:r>
            <w:proofErr w:type="spellEnd"/>
            <w:r w:rsidRPr="004210E8">
              <w:rPr>
                <w:rFonts w:ascii="Consolas" w:hAnsi="Consolas" w:cs="Times New Roman"/>
                <w:noProof w:val="0"/>
                <w:color w:val="FF0000"/>
                <w:kern w:val="0"/>
                <w:sz w:val="24"/>
                <w:szCs w:val="24"/>
                <w:lang w:val="en-US"/>
              </w:rPr>
              <w:t>'</w:t>
            </w:r>
            <w:r w:rsidRPr="004210E8">
              <w:rPr>
                <w:rFonts w:ascii="Consolas" w:hAnsi="Consolas" w:cs="Times New Roman"/>
                <w:noProof w:val="0"/>
                <w:color w:val="808080"/>
                <w:kern w:val="0"/>
                <w:sz w:val="24"/>
                <w:szCs w:val="24"/>
                <w:lang w:val="en-US"/>
              </w:rPr>
              <w:t>,</w:t>
            </w:r>
            <w:r w:rsidRPr="004210E8">
              <w:rPr>
                <w:rFonts w:ascii="Consolas" w:hAnsi="Consolas" w:cs="Times New Roman"/>
                <w:noProof w:val="0"/>
                <w:color w:val="000000"/>
                <w:kern w:val="0"/>
                <w:sz w:val="24"/>
                <w:szCs w:val="24"/>
                <w:lang w:val="en-US"/>
              </w:rPr>
              <w:t xml:space="preserve"> </w:t>
            </w:r>
            <w:proofErr w:type="gramStart"/>
            <w:r w:rsidRPr="004210E8">
              <w:rPr>
                <w:rFonts w:ascii="Consolas" w:hAnsi="Consolas" w:cs="Times New Roman"/>
                <w:noProof w:val="0"/>
                <w:color w:val="000000"/>
                <w:kern w:val="0"/>
                <w:sz w:val="24"/>
                <w:szCs w:val="24"/>
                <w:lang w:val="en-US"/>
              </w:rPr>
              <w:t>255</w:t>
            </w:r>
            <w:proofErr w:type="gramEnd"/>
          </w:p>
          <w:p w14:paraId="70F8BF17" w14:textId="77777777" w:rsidR="004210E8" w:rsidRPr="004210E8" w:rsidRDefault="004210E8" w:rsidP="004210E8">
            <w:pPr>
              <w:autoSpaceDE w:val="0"/>
              <w:autoSpaceDN w:val="0"/>
              <w:adjustRightInd w:val="0"/>
              <w:spacing w:line="276" w:lineRule="auto"/>
              <w:rPr>
                <w:rFonts w:ascii="Consolas" w:hAnsi="Consolas" w:cs="Times New Roman"/>
                <w:noProof w:val="0"/>
                <w:color w:val="000000"/>
                <w:kern w:val="0"/>
                <w:sz w:val="24"/>
                <w:szCs w:val="24"/>
                <w:lang w:val="en-US"/>
              </w:rPr>
            </w:pPr>
            <w:r w:rsidRPr="004210E8">
              <w:rPr>
                <w:rFonts w:ascii="Consolas" w:hAnsi="Consolas" w:cs="Times New Roman"/>
                <w:noProof w:val="0"/>
                <w:color w:val="000000"/>
                <w:kern w:val="0"/>
                <w:sz w:val="24"/>
                <w:szCs w:val="24"/>
                <w:lang w:val="en-US"/>
              </w:rPr>
              <w:tab/>
            </w:r>
            <w:r w:rsidRPr="004210E8">
              <w:rPr>
                <w:rFonts w:ascii="Consolas" w:hAnsi="Consolas" w:cs="Times New Roman"/>
                <w:noProof w:val="0"/>
                <w:color w:val="0000FF"/>
                <w:kern w:val="0"/>
                <w:sz w:val="24"/>
                <w:szCs w:val="24"/>
                <w:lang w:val="en-US"/>
              </w:rPr>
              <w:t>ELSE</w:t>
            </w:r>
            <w:r w:rsidRPr="004210E8">
              <w:rPr>
                <w:rFonts w:ascii="Consolas" w:hAnsi="Consolas" w:cs="Times New Roman"/>
                <w:noProof w:val="0"/>
                <w:color w:val="000000"/>
                <w:kern w:val="0"/>
                <w:sz w:val="24"/>
                <w:szCs w:val="24"/>
                <w:lang w:val="en-US"/>
              </w:rPr>
              <w:t xml:space="preserve"> </w:t>
            </w:r>
            <w:r w:rsidRPr="004210E8">
              <w:rPr>
                <w:rFonts w:ascii="Consolas" w:hAnsi="Consolas" w:cs="Times New Roman"/>
                <w:noProof w:val="0"/>
                <w:color w:val="0000FF"/>
                <w:kern w:val="0"/>
                <w:sz w:val="24"/>
                <w:szCs w:val="24"/>
                <w:lang w:val="en-US"/>
              </w:rPr>
              <w:t xml:space="preserve">IF </w:t>
            </w:r>
            <w:r w:rsidRPr="004210E8">
              <w:rPr>
                <w:rFonts w:ascii="Consolas" w:hAnsi="Consolas" w:cs="Times New Roman"/>
                <w:noProof w:val="0"/>
                <w:color w:val="808080"/>
                <w:kern w:val="0"/>
                <w:sz w:val="24"/>
                <w:szCs w:val="24"/>
                <w:lang w:val="en-US"/>
              </w:rPr>
              <w:t>(</w:t>
            </w:r>
            <w:r w:rsidRPr="004210E8">
              <w:rPr>
                <w:rFonts w:ascii="Consolas" w:hAnsi="Consolas" w:cs="Times New Roman"/>
                <w:noProof w:val="0"/>
                <w:color w:val="000000"/>
                <w:kern w:val="0"/>
                <w:sz w:val="24"/>
                <w:szCs w:val="24"/>
                <w:lang w:val="en-US"/>
              </w:rPr>
              <w:t xml:space="preserve">@price </w:t>
            </w:r>
            <w:r w:rsidRPr="004210E8">
              <w:rPr>
                <w:rFonts w:ascii="Consolas" w:hAnsi="Consolas" w:cs="Times New Roman"/>
                <w:noProof w:val="0"/>
                <w:color w:val="808080"/>
                <w:kern w:val="0"/>
                <w:sz w:val="24"/>
                <w:szCs w:val="24"/>
                <w:lang w:val="en-US"/>
              </w:rPr>
              <w:t>&lt;=</w:t>
            </w:r>
            <w:r w:rsidRPr="004210E8">
              <w:rPr>
                <w:rFonts w:ascii="Consolas" w:hAnsi="Consolas" w:cs="Times New Roman"/>
                <w:noProof w:val="0"/>
                <w:color w:val="000000"/>
                <w:kern w:val="0"/>
                <w:sz w:val="24"/>
                <w:szCs w:val="24"/>
                <w:lang w:val="en-US"/>
              </w:rPr>
              <w:t xml:space="preserve"> 0</w:t>
            </w:r>
            <w:r w:rsidRPr="004210E8">
              <w:rPr>
                <w:rFonts w:ascii="Consolas" w:hAnsi="Consolas" w:cs="Times New Roman"/>
                <w:noProof w:val="0"/>
                <w:color w:val="808080"/>
                <w:kern w:val="0"/>
                <w:sz w:val="24"/>
                <w:szCs w:val="24"/>
                <w:lang w:val="en-US"/>
              </w:rPr>
              <w:t>)</w:t>
            </w:r>
          </w:p>
          <w:p w14:paraId="11C7D2DD" w14:textId="77777777" w:rsidR="004210E8" w:rsidRPr="004210E8" w:rsidRDefault="004210E8" w:rsidP="004210E8">
            <w:pPr>
              <w:autoSpaceDE w:val="0"/>
              <w:autoSpaceDN w:val="0"/>
              <w:adjustRightInd w:val="0"/>
              <w:spacing w:line="276" w:lineRule="auto"/>
              <w:rPr>
                <w:rFonts w:ascii="Consolas" w:hAnsi="Consolas" w:cs="Times New Roman"/>
                <w:noProof w:val="0"/>
                <w:color w:val="000000"/>
                <w:kern w:val="0"/>
                <w:sz w:val="24"/>
                <w:szCs w:val="24"/>
                <w:lang w:val="en-US"/>
              </w:rPr>
            </w:pPr>
            <w:r w:rsidRPr="004210E8">
              <w:rPr>
                <w:rFonts w:ascii="Consolas" w:hAnsi="Consolas" w:cs="Times New Roman"/>
                <w:noProof w:val="0"/>
                <w:color w:val="000000"/>
                <w:kern w:val="0"/>
                <w:sz w:val="24"/>
                <w:szCs w:val="24"/>
                <w:lang w:val="en-US"/>
              </w:rPr>
              <w:lastRenderedPageBreak/>
              <w:tab/>
            </w:r>
            <w:r w:rsidRPr="004210E8">
              <w:rPr>
                <w:rFonts w:ascii="Consolas" w:hAnsi="Consolas" w:cs="Times New Roman"/>
                <w:noProof w:val="0"/>
                <w:color w:val="000000"/>
                <w:kern w:val="0"/>
                <w:sz w:val="24"/>
                <w:szCs w:val="24"/>
                <w:lang w:val="en-US"/>
              </w:rPr>
              <w:tab/>
            </w:r>
            <w:r w:rsidRPr="004210E8">
              <w:rPr>
                <w:rFonts w:ascii="Consolas" w:hAnsi="Consolas" w:cs="Times New Roman"/>
                <w:noProof w:val="0"/>
                <w:color w:val="0000FF"/>
                <w:kern w:val="0"/>
                <w:sz w:val="24"/>
                <w:szCs w:val="24"/>
                <w:lang w:val="en-US"/>
              </w:rPr>
              <w:t>THROW</w:t>
            </w:r>
            <w:r w:rsidRPr="004210E8">
              <w:rPr>
                <w:rFonts w:ascii="Consolas" w:hAnsi="Consolas" w:cs="Times New Roman"/>
                <w:noProof w:val="0"/>
                <w:color w:val="000000"/>
                <w:kern w:val="0"/>
                <w:sz w:val="24"/>
                <w:szCs w:val="24"/>
                <w:lang w:val="en-US"/>
              </w:rPr>
              <w:t xml:space="preserve"> 50000</w:t>
            </w:r>
            <w:r w:rsidRPr="004210E8">
              <w:rPr>
                <w:rFonts w:ascii="Consolas" w:hAnsi="Consolas" w:cs="Times New Roman"/>
                <w:noProof w:val="0"/>
                <w:color w:val="808080"/>
                <w:kern w:val="0"/>
                <w:sz w:val="24"/>
                <w:szCs w:val="24"/>
                <w:lang w:val="en-US"/>
              </w:rPr>
              <w:t>,</w:t>
            </w:r>
            <w:r w:rsidRPr="004210E8">
              <w:rPr>
                <w:rFonts w:ascii="Consolas" w:hAnsi="Consolas" w:cs="Times New Roman"/>
                <w:noProof w:val="0"/>
                <w:color w:val="000000"/>
                <w:kern w:val="0"/>
                <w:sz w:val="24"/>
                <w:szCs w:val="24"/>
                <w:lang w:val="en-US"/>
              </w:rPr>
              <w:t xml:space="preserve"> </w:t>
            </w:r>
            <w:proofErr w:type="spellStart"/>
            <w:r w:rsidRPr="004210E8">
              <w:rPr>
                <w:rFonts w:ascii="Consolas" w:hAnsi="Consolas" w:cs="Times New Roman"/>
                <w:noProof w:val="0"/>
                <w:color w:val="FF0000"/>
                <w:kern w:val="0"/>
                <w:sz w:val="24"/>
                <w:szCs w:val="24"/>
                <w:lang w:val="en-US"/>
              </w:rPr>
              <w:t>N'Giá</w:t>
            </w:r>
            <w:proofErr w:type="spellEnd"/>
            <w:r w:rsidRPr="004210E8">
              <w:rPr>
                <w:rFonts w:ascii="Consolas" w:hAnsi="Consolas" w:cs="Times New Roman"/>
                <w:noProof w:val="0"/>
                <w:color w:val="FF0000"/>
                <w:kern w:val="0"/>
                <w:sz w:val="24"/>
                <w:szCs w:val="24"/>
                <w:lang w:val="en-US"/>
              </w:rPr>
              <w:t xml:space="preserve"> </w:t>
            </w:r>
            <w:proofErr w:type="spellStart"/>
            <w:r w:rsidRPr="004210E8">
              <w:rPr>
                <w:rFonts w:ascii="Consolas" w:hAnsi="Consolas" w:cs="Times New Roman"/>
                <w:noProof w:val="0"/>
                <w:color w:val="FF0000"/>
                <w:kern w:val="0"/>
                <w:sz w:val="24"/>
                <w:szCs w:val="24"/>
                <w:lang w:val="en-US"/>
              </w:rPr>
              <w:t>trị</w:t>
            </w:r>
            <w:proofErr w:type="spellEnd"/>
            <w:r w:rsidRPr="004210E8">
              <w:rPr>
                <w:rFonts w:ascii="Consolas" w:hAnsi="Consolas" w:cs="Times New Roman"/>
                <w:noProof w:val="0"/>
                <w:color w:val="FF0000"/>
                <w:kern w:val="0"/>
                <w:sz w:val="24"/>
                <w:szCs w:val="24"/>
                <w:lang w:val="en-US"/>
              </w:rPr>
              <w:t xml:space="preserve"> </w:t>
            </w:r>
            <w:proofErr w:type="spellStart"/>
            <w:r w:rsidRPr="004210E8">
              <w:rPr>
                <w:rFonts w:ascii="Consolas" w:hAnsi="Consolas" w:cs="Times New Roman"/>
                <w:noProof w:val="0"/>
                <w:color w:val="FF0000"/>
                <w:kern w:val="0"/>
                <w:sz w:val="24"/>
                <w:szCs w:val="24"/>
                <w:lang w:val="en-US"/>
              </w:rPr>
              <w:t>phiếu</w:t>
            </w:r>
            <w:proofErr w:type="spellEnd"/>
            <w:r w:rsidRPr="004210E8">
              <w:rPr>
                <w:rFonts w:ascii="Consolas" w:hAnsi="Consolas" w:cs="Times New Roman"/>
                <w:noProof w:val="0"/>
                <w:color w:val="FF0000"/>
                <w:kern w:val="0"/>
                <w:sz w:val="24"/>
                <w:szCs w:val="24"/>
                <w:lang w:val="en-US"/>
              </w:rPr>
              <w:t xml:space="preserve"> chi </w:t>
            </w:r>
            <w:proofErr w:type="spellStart"/>
            <w:r w:rsidRPr="004210E8">
              <w:rPr>
                <w:rFonts w:ascii="Consolas" w:hAnsi="Consolas" w:cs="Times New Roman"/>
                <w:noProof w:val="0"/>
                <w:color w:val="FF0000"/>
                <w:kern w:val="0"/>
                <w:sz w:val="24"/>
                <w:szCs w:val="24"/>
                <w:lang w:val="en-US"/>
              </w:rPr>
              <w:t>phải</w:t>
            </w:r>
            <w:proofErr w:type="spellEnd"/>
            <w:r w:rsidRPr="004210E8">
              <w:rPr>
                <w:rFonts w:ascii="Consolas" w:hAnsi="Consolas" w:cs="Times New Roman"/>
                <w:noProof w:val="0"/>
                <w:color w:val="FF0000"/>
                <w:kern w:val="0"/>
                <w:sz w:val="24"/>
                <w:szCs w:val="24"/>
                <w:lang w:val="en-US"/>
              </w:rPr>
              <w:t xml:space="preserve"> </w:t>
            </w:r>
            <w:proofErr w:type="spellStart"/>
            <w:r w:rsidRPr="004210E8">
              <w:rPr>
                <w:rFonts w:ascii="Consolas" w:hAnsi="Consolas" w:cs="Times New Roman"/>
                <w:noProof w:val="0"/>
                <w:color w:val="FF0000"/>
                <w:kern w:val="0"/>
                <w:sz w:val="24"/>
                <w:szCs w:val="24"/>
                <w:lang w:val="en-US"/>
              </w:rPr>
              <w:t>lớn</w:t>
            </w:r>
            <w:proofErr w:type="spellEnd"/>
            <w:r w:rsidRPr="004210E8">
              <w:rPr>
                <w:rFonts w:ascii="Consolas" w:hAnsi="Consolas" w:cs="Times New Roman"/>
                <w:noProof w:val="0"/>
                <w:color w:val="FF0000"/>
                <w:kern w:val="0"/>
                <w:sz w:val="24"/>
                <w:szCs w:val="24"/>
                <w:lang w:val="en-US"/>
              </w:rPr>
              <w:t xml:space="preserve"> </w:t>
            </w:r>
            <w:proofErr w:type="spellStart"/>
            <w:r w:rsidRPr="004210E8">
              <w:rPr>
                <w:rFonts w:ascii="Consolas" w:hAnsi="Consolas" w:cs="Times New Roman"/>
                <w:noProof w:val="0"/>
                <w:color w:val="FF0000"/>
                <w:kern w:val="0"/>
                <w:sz w:val="24"/>
                <w:szCs w:val="24"/>
                <w:lang w:val="en-US"/>
              </w:rPr>
              <w:t>hơn</w:t>
            </w:r>
            <w:proofErr w:type="spellEnd"/>
            <w:r w:rsidRPr="004210E8">
              <w:rPr>
                <w:rFonts w:ascii="Consolas" w:hAnsi="Consolas" w:cs="Times New Roman"/>
                <w:noProof w:val="0"/>
                <w:color w:val="FF0000"/>
                <w:kern w:val="0"/>
                <w:sz w:val="24"/>
                <w:szCs w:val="24"/>
                <w:lang w:val="en-US"/>
              </w:rPr>
              <w:t xml:space="preserve"> 0'</w:t>
            </w:r>
            <w:r w:rsidRPr="004210E8">
              <w:rPr>
                <w:rFonts w:ascii="Consolas" w:hAnsi="Consolas" w:cs="Times New Roman"/>
                <w:noProof w:val="0"/>
                <w:color w:val="808080"/>
                <w:kern w:val="0"/>
                <w:sz w:val="24"/>
                <w:szCs w:val="24"/>
                <w:lang w:val="en-US"/>
              </w:rPr>
              <w:t>,</w:t>
            </w:r>
            <w:r w:rsidRPr="004210E8">
              <w:rPr>
                <w:rFonts w:ascii="Consolas" w:hAnsi="Consolas" w:cs="Times New Roman"/>
                <w:noProof w:val="0"/>
                <w:color w:val="000000"/>
                <w:kern w:val="0"/>
                <w:sz w:val="24"/>
                <w:szCs w:val="24"/>
                <w:lang w:val="en-US"/>
              </w:rPr>
              <w:t xml:space="preserve"> </w:t>
            </w:r>
            <w:proofErr w:type="gramStart"/>
            <w:r w:rsidRPr="004210E8">
              <w:rPr>
                <w:rFonts w:ascii="Consolas" w:hAnsi="Consolas" w:cs="Times New Roman"/>
                <w:noProof w:val="0"/>
                <w:color w:val="000000"/>
                <w:kern w:val="0"/>
                <w:sz w:val="24"/>
                <w:szCs w:val="24"/>
                <w:lang w:val="en-US"/>
              </w:rPr>
              <w:t>255</w:t>
            </w:r>
            <w:proofErr w:type="gramEnd"/>
          </w:p>
          <w:p w14:paraId="39F1255A" w14:textId="77777777" w:rsidR="004210E8" w:rsidRPr="004210E8" w:rsidRDefault="004210E8" w:rsidP="004210E8">
            <w:pPr>
              <w:autoSpaceDE w:val="0"/>
              <w:autoSpaceDN w:val="0"/>
              <w:adjustRightInd w:val="0"/>
              <w:spacing w:line="276" w:lineRule="auto"/>
              <w:rPr>
                <w:rFonts w:ascii="Consolas" w:hAnsi="Consolas" w:cs="Times New Roman"/>
                <w:noProof w:val="0"/>
                <w:color w:val="000000"/>
                <w:kern w:val="0"/>
                <w:sz w:val="24"/>
                <w:szCs w:val="24"/>
                <w:lang w:val="en-US"/>
              </w:rPr>
            </w:pPr>
            <w:r w:rsidRPr="004210E8">
              <w:rPr>
                <w:rFonts w:ascii="Consolas" w:hAnsi="Consolas" w:cs="Times New Roman"/>
                <w:noProof w:val="0"/>
                <w:color w:val="000000"/>
                <w:kern w:val="0"/>
                <w:sz w:val="24"/>
                <w:szCs w:val="24"/>
                <w:lang w:val="en-US"/>
              </w:rPr>
              <w:tab/>
            </w:r>
            <w:r w:rsidRPr="004210E8">
              <w:rPr>
                <w:rFonts w:ascii="Consolas" w:hAnsi="Consolas" w:cs="Times New Roman"/>
                <w:noProof w:val="0"/>
                <w:color w:val="0000FF"/>
                <w:kern w:val="0"/>
                <w:sz w:val="24"/>
                <w:szCs w:val="24"/>
                <w:lang w:val="en-US"/>
              </w:rPr>
              <w:t>ELSE</w:t>
            </w:r>
            <w:r w:rsidRPr="004210E8">
              <w:rPr>
                <w:rFonts w:ascii="Consolas" w:hAnsi="Consolas" w:cs="Times New Roman"/>
                <w:noProof w:val="0"/>
                <w:color w:val="000000"/>
                <w:kern w:val="0"/>
                <w:sz w:val="24"/>
                <w:szCs w:val="24"/>
                <w:lang w:val="en-US"/>
              </w:rPr>
              <w:t xml:space="preserve"> </w:t>
            </w:r>
            <w:r w:rsidRPr="004210E8">
              <w:rPr>
                <w:rFonts w:ascii="Consolas" w:hAnsi="Consolas" w:cs="Times New Roman"/>
                <w:noProof w:val="0"/>
                <w:color w:val="0000FF"/>
                <w:kern w:val="0"/>
                <w:sz w:val="24"/>
                <w:szCs w:val="24"/>
                <w:lang w:val="en-US"/>
              </w:rPr>
              <w:t xml:space="preserve">IF </w:t>
            </w:r>
            <w:r w:rsidRPr="004210E8">
              <w:rPr>
                <w:rFonts w:ascii="Consolas" w:hAnsi="Consolas" w:cs="Times New Roman"/>
                <w:noProof w:val="0"/>
                <w:color w:val="808080"/>
                <w:kern w:val="0"/>
                <w:sz w:val="24"/>
                <w:szCs w:val="24"/>
                <w:lang w:val="en-US"/>
              </w:rPr>
              <w:t>(</w:t>
            </w:r>
            <w:r w:rsidRPr="004210E8">
              <w:rPr>
                <w:rFonts w:ascii="Consolas" w:hAnsi="Consolas" w:cs="Times New Roman"/>
                <w:noProof w:val="0"/>
                <w:color w:val="000000"/>
                <w:kern w:val="0"/>
                <w:sz w:val="24"/>
                <w:szCs w:val="24"/>
                <w:lang w:val="en-US"/>
              </w:rPr>
              <w:t xml:space="preserve">@detail </w:t>
            </w:r>
            <w:r w:rsidRPr="004210E8">
              <w:rPr>
                <w:rFonts w:ascii="Consolas" w:hAnsi="Consolas" w:cs="Times New Roman"/>
                <w:noProof w:val="0"/>
                <w:color w:val="808080"/>
                <w:kern w:val="0"/>
                <w:sz w:val="24"/>
                <w:szCs w:val="24"/>
                <w:lang w:val="en-US"/>
              </w:rPr>
              <w:t>=</w:t>
            </w:r>
            <w:r w:rsidRPr="004210E8">
              <w:rPr>
                <w:rFonts w:ascii="Consolas" w:hAnsi="Consolas" w:cs="Times New Roman"/>
                <w:noProof w:val="0"/>
                <w:color w:val="000000"/>
                <w:kern w:val="0"/>
                <w:sz w:val="24"/>
                <w:szCs w:val="24"/>
                <w:lang w:val="en-US"/>
              </w:rPr>
              <w:t xml:space="preserve"> </w:t>
            </w:r>
            <w:r w:rsidRPr="004210E8">
              <w:rPr>
                <w:rFonts w:ascii="Consolas" w:hAnsi="Consolas" w:cs="Times New Roman"/>
                <w:noProof w:val="0"/>
                <w:color w:val="FF0000"/>
                <w:kern w:val="0"/>
                <w:sz w:val="24"/>
                <w:szCs w:val="24"/>
                <w:lang w:val="en-US"/>
              </w:rPr>
              <w:t>N''</w:t>
            </w:r>
            <w:r w:rsidRPr="004210E8">
              <w:rPr>
                <w:rFonts w:ascii="Consolas" w:hAnsi="Consolas" w:cs="Times New Roman"/>
                <w:noProof w:val="0"/>
                <w:color w:val="808080"/>
                <w:kern w:val="0"/>
                <w:sz w:val="24"/>
                <w:szCs w:val="24"/>
                <w:lang w:val="en-US"/>
              </w:rPr>
              <w:t>)</w:t>
            </w:r>
          </w:p>
          <w:p w14:paraId="7332C8F5" w14:textId="77777777" w:rsidR="004210E8" w:rsidRPr="004210E8" w:rsidRDefault="004210E8" w:rsidP="004210E8">
            <w:pPr>
              <w:autoSpaceDE w:val="0"/>
              <w:autoSpaceDN w:val="0"/>
              <w:adjustRightInd w:val="0"/>
              <w:spacing w:line="276" w:lineRule="auto"/>
              <w:rPr>
                <w:rFonts w:ascii="Consolas" w:hAnsi="Consolas" w:cs="Times New Roman"/>
                <w:noProof w:val="0"/>
                <w:color w:val="000000"/>
                <w:kern w:val="0"/>
                <w:sz w:val="24"/>
                <w:szCs w:val="24"/>
                <w:lang w:val="en-US"/>
              </w:rPr>
            </w:pPr>
            <w:r w:rsidRPr="004210E8">
              <w:rPr>
                <w:rFonts w:ascii="Consolas" w:hAnsi="Consolas" w:cs="Times New Roman"/>
                <w:noProof w:val="0"/>
                <w:color w:val="000000"/>
                <w:kern w:val="0"/>
                <w:sz w:val="24"/>
                <w:szCs w:val="24"/>
                <w:lang w:val="en-US"/>
              </w:rPr>
              <w:tab/>
            </w:r>
            <w:r w:rsidRPr="004210E8">
              <w:rPr>
                <w:rFonts w:ascii="Consolas" w:hAnsi="Consolas" w:cs="Times New Roman"/>
                <w:noProof w:val="0"/>
                <w:color w:val="000000"/>
                <w:kern w:val="0"/>
                <w:sz w:val="24"/>
                <w:szCs w:val="24"/>
                <w:lang w:val="en-US"/>
              </w:rPr>
              <w:tab/>
            </w:r>
            <w:r w:rsidRPr="004210E8">
              <w:rPr>
                <w:rFonts w:ascii="Consolas" w:hAnsi="Consolas" w:cs="Times New Roman"/>
                <w:noProof w:val="0"/>
                <w:color w:val="0000FF"/>
                <w:kern w:val="0"/>
                <w:sz w:val="24"/>
                <w:szCs w:val="24"/>
                <w:lang w:val="en-US"/>
              </w:rPr>
              <w:t>THROW</w:t>
            </w:r>
            <w:r w:rsidRPr="004210E8">
              <w:rPr>
                <w:rFonts w:ascii="Consolas" w:hAnsi="Consolas" w:cs="Times New Roman"/>
                <w:noProof w:val="0"/>
                <w:color w:val="000000"/>
                <w:kern w:val="0"/>
                <w:sz w:val="24"/>
                <w:szCs w:val="24"/>
                <w:lang w:val="en-US"/>
              </w:rPr>
              <w:t xml:space="preserve"> 50000</w:t>
            </w:r>
            <w:r w:rsidRPr="004210E8">
              <w:rPr>
                <w:rFonts w:ascii="Consolas" w:hAnsi="Consolas" w:cs="Times New Roman"/>
                <w:noProof w:val="0"/>
                <w:color w:val="808080"/>
                <w:kern w:val="0"/>
                <w:sz w:val="24"/>
                <w:szCs w:val="24"/>
                <w:lang w:val="en-US"/>
              </w:rPr>
              <w:t>,</w:t>
            </w:r>
            <w:r w:rsidRPr="004210E8">
              <w:rPr>
                <w:rFonts w:ascii="Consolas" w:hAnsi="Consolas" w:cs="Times New Roman"/>
                <w:noProof w:val="0"/>
                <w:color w:val="000000"/>
                <w:kern w:val="0"/>
                <w:sz w:val="24"/>
                <w:szCs w:val="24"/>
                <w:lang w:val="en-US"/>
              </w:rPr>
              <w:t xml:space="preserve"> </w:t>
            </w:r>
            <w:proofErr w:type="spellStart"/>
            <w:r w:rsidRPr="004210E8">
              <w:rPr>
                <w:rFonts w:ascii="Consolas" w:hAnsi="Consolas" w:cs="Times New Roman"/>
                <w:noProof w:val="0"/>
                <w:color w:val="FF0000"/>
                <w:kern w:val="0"/>
                <w:sz w:val="24"/>
                <w:szCs w:val="24"/>
                <w:lang w:val="en-US"/>
              </w:rPr>
              <w:t>N'Chi</w:t>
            </w:r>
            <w:proofErr w:type="spellEnd"/>
            <w:r w:rsidRPr="004210E8">
              <w:rPr>
                <w:rFonts w:ascii="Consolas" w:hAnsi="Consolas" w:cs="Times New Roman"/>
                <w:noProof w:val="0"/>
                <w:color w:val="FF0000"/>
                <w:kern w:val="0"/>
                <w:sz w:val="24"/>
                <w:szCs w:val="24"/>
                <w:lang w:val="en-US"/>
              </w:rPr>
              <w:t xml:space="preserve"> </w:t>
            </w:r>
            <w:proofErr w:type="spellStart"/>
            <w:r w:rsidRPr="004210E8">
              <w:rPr>
                <w:rFonts w:ascii="Consolas" w:hAnsi="Consolas" w:cs="Times New Roman"/>
                <w:noProof w:val="0"/>
                <w:color w:val="FF0000"/>
                <w:kern w:val="0"/>
                <w:sz w:val="24"/>
                <w:szCs w:val="24"/>
                <w:lang w:val="en-US"/>
              </w:rPr>
              <w:t>tiết</w:t>
            </w:r>
            <w:proofErr w:type="spellEnd"/>
            <w:r w:rsidRPr="004210E8">
              <w:rPr>
                <w:rFonts w:ascii="Consolas" w:hAnsi="Consolas" w:cs="Times New Roman"/>
                <w:noProof w:val="0"/>
                <w:color w:val="FF0000"/>
                <w:kern w:val="0"/>
                <w:sz w:val="24"/>
                <w:szCs w:val="24"/>
                <w:lang w:val="en-US"/>
              </w:rPr>
              <w:t xml:space="preserve"> </w:t>
            </w:r>
            <w:proofErr w:type="spellStart"/>
            <w:r w:rsidRPr="004210E8">
              <w:rPr>
                <w:rFonts w:ascii="Consolas" w:hAnsi="Consolas" w:cs="Times New Roman"/>
                <w:noProof w:val="0"/>
                <w:color w:val="FF0000"/>
                <w:kern w:val="0"/>
                <w:sz w:val="24"/>
                <w:szCs w:val="24"/>
                <w:lang w:val="en-US"/>
              </w:rPr>
              <w:t>phiếu</w:t>
            </w:r>
            <w:proofErr w:type="spellEnd"/>
            <w:r w:rsidRPr="004210E8">
              <w:rPr>
                <w:rFonts w:ascii="Consolas" w:hAnsi="Consolas" w:cs="Times New Roman"/>
                <w:noProof w:val="0"/>
                <w:color w:val="FF0000"/>
                <w:kern w:val="0"/>
                <w:sz w:val="24"/>
                <w:szCs w:val="24"/>
                <w:lang w:val="en-US"/>
              </w:rPr>
              <w:t xml:space="preserve"> chi </w:t>
            </w:r>
            <w:proofErr w:type="spellStart"/>
            <w:r w:rsidRPr="004210E8">
              <w:rPr>
                <w:rFonts w:ascii="Consolas" w:hAnsi="Consolas" w:cs="Times New Roman"/>
                <w:noProof w:val="0"/>
                <w:color w:val="FF0000"/>
                <w:kern w:val="0"/>
                <w:sz w:val="24"/>
                <w:szCs w:val="24"/>
                <w:lang w:val="en-US"/>
              </w:rPr>
              <w:t>không</w:t>
            </w:r>
            <w:proofErr w:type="spellEnd"/>
            <w:r w:rsidRPr="004210E8">
              <w:rPr>
                <w:rFonts w:ascii="Consolas" w:hAnsi="Consolas" w:cs="Times New Roman"/>
                <w:noProof w:val="0"/>
                <w:color w:val="FF0000"/>
                <w:kern w:val="0"/>
                <w:sz w:val="24"/>
                <w:szCs w:val="24"/>
                <w:lang w:val="en-US"/>
              </w:rPr>
              <w:t xml:space="preserve"> </w:t>
            </w:r>
            <w:proofErr w:type="spellStart"/>
            <w:r w:rsidRPr="004210E8">
              <w:rPr>
                <w:rFonts w:ascii="Consolas" w:hAnsi="Consolas" w:cs="Times New Roman"/>
                <w:noProof w:val="0"/>
                <w:color w:val="FF0000"/>
                <w:kern w:val="0"/>
                <w:sz w:val="24"/>
                <w:szCs w:val="24"/>
                <w:lang w:val="en-US"/>
              </w:rPr>
              <w:t>được</w:t>
            </w:r>
            <w:proofErr w:type="spellEnd"/>
            <w:r w:rsidRPr="004210E8">
              <w:rPr>
                <w:rFonts w:ascii="Consolas" w:hAnsi="Consolas" w:cs="Times New Roman"/>
                <w:noProof w:val="0"/>
                <w:color w:val="FF0000"/>
                <w:kern w:val="0"/>
                <w:sz w:val="24"/>
                <w:szCs w:val="24"/>
                <w:lang w:val="en-US"/>
              </w:rPr>
              <w:t xml:space="preserve"> </w:t>
            </w:r>
            <w:proofErr w:type="spellStart"/>
            <w:r w:rsidRPr="004210E8">
              <w:rPr>
                <w:rFonts w:ascii="Consolas" w:hAnsi="Consolas" w:cs="Times New Roman"/>
                <w:noProof w:val="0"/>
                <w:color w:val="FF0000"/>
                <w:kern w:val="0"/>
                <w:sz w:val="24"/>
                <w:szCs w:val="24"/>
                <w:lang w:val="en-US"/>
              </w:rPr>
              <w:t>để</w:t>
            </w:r>
            <w:proofErr w:type="spellEnd"/>
            <w:r w:rsidRPr="004210E8">
              <w:rPr>
                <w:rFonts w:ascii="Consolas" w:hAnsi="Consolas" w:cs="Times New Roman"/>
                <w:noProof w:val="0"/>
                <w:color w:val="FF0000"/>
                <w:kern w:val="0"/>
                <w:sz w:val="24"/>
                <w:szCs w:val="24"/>
                <w:lang w:val="en-US"/>
              </w:rPr>
              <w:t xml:space="preserve"> </w:t>
            </w:r>
            <w:proofErr w:type="spellStart"/>
            <w:r w:rsidRPr="004210E8">
              <w:rPr>
                <w:rFonts w:ascii="Consolas" w:hAnsi="Consolas" w:cs="Times New Roman"/>
                <w:noProof w:val="0"/>
                <w:color w:val="FF0000"/>
                <w:kern w:val="0"/>
                <w:sz w:val="24"/>
                <w:szCs w:val="24"/>
                <w:lang w:val="en-US"/>
              </w:rPr>
              <w:t>trống</w:t>
            </w:r>
            <w:proofErr w:type="spellEnd"/>
            <w:r w:rsidRPr="004210E8">
              <w:rPr>
                <w:rFonts w:ascii="Consolas" w:hAnsi="Consolas" w:cs="Times New Roman"/>
                <w:noProof w:val="0"/>
                <w:color w:val="FF0000"/>
                <w:kern w:val="0"/>
                <w:sz w:val="24"/>
                <w:szCs w:val="24"/>
                <w:lang w:val="en-US"/>
              </w:rPr>
              <w:t>'</w:t>
            </w:r>
            <w:r w:rsidRPr="004210E8">
              <w:rPr>
                <w:rFonts w:ascii="Consolas" w:hAnsi="Consolas" w:cs="Times New Roman"/>
                <w:noProof w:val="0"/>
                <w:color w:val="808080"/>
                <w:kern w:val="0"/>
                <w:sz w:val="24"/>
                <w:szCs w:val="24"/>
                <w:lang w:val="en-US"/>
              </w:rPr>
              <w:t>,</w:t>
            </w:r>
            <w:r w:rsidRPr="004210E8">
              <w:rPr>
                <w:rFonts w:ascii="Consolas" w:hAnsi="Consolas" w:cs="Times New Roman"/>
                <w:noProof w:val="0"/>
                <w:color w:val="000000"/>
                <w:kern w:val="0"/>
                <w:sz w:val="24"/>
                <w:szCs w:val="24"/>
                <w:lang w:val="en-US"/>
              </w:rPr>
              <w:t xml:space="preserve"> </w:t>
            </w:r>
            <w:proofErr w:type="gramStart"/>
            <w:r w:rsidRPr="004210E8">
              <w:rPr>
                <w:rFonts w:ascii="Consolas" w:hAnsi="Consolas" w:cs="Times New Roman"/>
                <w:noProof w:val="0"/>
                <w:color w:val="000000"/>
                <w:kern w:val="0"/>
                <w:sz w:val="24"/>
                <w:szCs w:val="24"/>
                <w:lang w:val="en-US"/>
              </w:rPr>
              <w:t>255</w:t>
            </w:r>
            <w:proofErr w:type="gramEnd"/>
          </w:p>
          <w:p w14:paraId="7E5441FB" w14:textId="471FE1E2" w:rsidR="004210E8" w:rsidRPr="004210E8" w:rsidRDefault="004210E8" w:rsidP="004210E8">
            <w:pPr>
              <w:autoSpaceDE w:val="0"/>
              <w:autoSpaceDN w:val="0"/>
              <w:adjustRightInd w:val="0"/>
              <w:spacing w:line="276" w:lineRule="auto"/>
              <w:rPr>
                <w:rFonts w:ascii="Consolas" w:hAnsi="Consolas" w:cs="Times New Roman"/>
                <w:noProof w:val="0"/>
                <w:color w:val="000000"/>
                <w:kern w:val="0"/>
                <w:sz w:val="24"/>
                <w:szCs w:val="24"/>
                <w:lang w:val="en-US"/>
              </w:rPr>
            </w:pPr>
            <w:r w:rsidRPr="004210E8">
              <w:rPr>
                <w:rFonts w:ascii="Consolas" w:hAnsi="Consolas" w:cs="Times New Roman"/>
                <w:noProof w:val="0"/>
                <w:color w:val="000000"/>
                <w:kern w:val="0"/>
                <w:sz w:val="24"/>
                <w:szCs w:val="24"/>
                <w:lang w:val="en-US"/>
              </w:rPr>
              <w:tab/>
            </w:r>
            <w:r w:rsidRPr="004210E8">
              <w:rPr>
                <w:rFonts w:ascii="Consolas" w:hAnsi="Consolas" w:cs="Times New Roman"/>
                <w:noProof w:val="0"/>
                <w:color w:val="FF00FF"/>
                <w:kern w:val="0"/>
                <w:sz w:val="24"/>
                <w:szCs w:val="24"/>
                <w:lang w:val="en-US"/>
              </w:rPr>
              <w:t>UPDATE</w:t>
            </w:r>
            <w:r w:rsidRPr="004210E8">
              <w:rPr>
                <w:rFonts w:ascii="Consolas" w:hAnsi="Consolas" w:cs="Times New Roman"/>
                <w:noProof w:val="0"/>
                <w:color w:val="000000"/>
                <w:kern w:val="0"/>
                <w:sz w:val="24"/>
                <w:szCs w:val="24"/>
                <w:lang w:val="en-US"/>
              </w:rPr>
              <w:t xml:space="preserve"> </w:t>
            </w:r>
            <w:proofErr w:type="spellStart"/>
            <w:r w:rsidRPr="004210E8">
              <w:rPr>
                <w:rFonts w:ascii="Consolas" w:hAnsi="Consolas" w:cs="Times New Roman"/>
                <w:noProof w:val="0"/>
                <w:color w:val="000000"/>
                <w:kern w:val="0"/>
                <w:sz w:val="24"/>
                <w:szCs w:val="24"/>
                <w:lang w:val="en-US"/>
              </w:rPr>
              <w:t>ExpenseBill</w:t>
            </w:r>
            <w:proofErr w:type="spellEnd"/>
            <w:r w:rsidRPr="004210E8">
              <w:rPr>
                <w:rFonts w:ascii="Consolas" w:hAnsi="Consolas" w:cs="Times New Roman"/>
                <w:noProof w:val="0"/>
                <w:color w:val="000000"/>
                <w:kern w:val="0"/>
                <w:sz w:val="24"/>
                <w:szCs w:val="24"/>
                <w:lang w:val="en-US"/>
              </w:rPr>
              <w:t xml:space="preserve"> </w:t>
            </w:r>
            <w:r w:rsidRPr="004210E8">
              <w:rPr>
                <w:rFonts w:ascii="Consolas" w:hAnsi="Consolas" w:cs="Times New Roman"/>
                <w:noProof w:val="0"/>
                <w:color w:val="0000FF"/>
                <w:kern w:val="0"/>
                <w:sz w:val="24"/>
                <w:szCs w:val="24"/>
                <w:lang w:val="en-US"/>
              </w:rPr>
              <w:t>SET</w:t>
            </w:r>
            <w:r w:rsidRPr="004210E8">
              <w:rPr>
                <w:rFonts w:ascii="Consolas" w:hAnsi="Consolas" w:cs="Times New Roman"/>
                <w:noProof w:val="0"/>
                <w:color w:val="000000"/>
                <w:kern w:val="0"/>
                <w:sz w:val="24"/>
                <w:szCs w:val="24"/>
                <w:lang w:val="en-US"/>
              </w:rPr>
              <w:t xml:space="preserve"> </w:t>
            </w:r>
            <w:r w:rsidRPr="004210E8">
              <w:rPr>
                <w:rFonts w:ascii="Consolas" w:hAnsi="Consolas" w:cs="Times New Roman"/>
                <w:noProof w:val="0"/>
                <w:color w:val="0000FF"/>
                <w:kern w:val="0"/>
                <w:sz w:val="24"/>
                <w:szCs w:val="24"/>
                <w:lang w:val="en-US"/>
              </w:rPr>
              <w:t>date</w:t>
            </w:r>
            <w:r w:rsidRPr="004210E8">
              <w:rPr>
                <w:rFonts w:ascii="Consolas" w:hAnsi="Consolas" w:cs="Times New Roman"/>
                <w:noProof w:val="0"/>
                <w:color w:val="000000"/>
                <w:kern w:val="0"/>
                <w:sz w:val="24"/>
                <w:szCs w:val="24"/>
                <w:lang w:val="en-US"/>
              </w:rPr>
              <w:t xml:space="preserve"> </w:t>
            </w:r>
            <w:r w:rsidRPr="004210E8">
              <w:rPr>
                <w:rFonts w:ascii="Consolas" w:hAnsi="Consolas" w:cs="Times New Roman"/>
                <w:noProof w:val="0"/>
                <w:color w:val="808080"/>
                <w:kern w:val="0"/>
                <w:sz w:val="24"/>
                <w:szCs w:val="24"/>
                <w:lang w:val="en-US"/>
              </w:rPr>
              <w:t>=</w:t>
            </w:r>
            <w:r w:rsidRPr="004210E8">
              <w:rPr>
                <w:rFonts w:ascii="Consolas" w:hAnsi="Consolas" w:cs="Times New Roman"/>
                <w:noProof w:val="0"/>
                <w:color w:val="000000"/>
                <w:kern w:val="0"/>
                <w:sz w:val="24"/>
                <w:szCs w:val="24"/>
                <w:lang w:val="en-US"/>
              </w:rPr>
              <w:t xml:space="preserve"> @date</w:t>
            </w:r>
            <w:r w:rsidRPr="004210E8">
              <w:rPr>
                <w:rFonts w:ascii="Consolas" w:hAnsi="Consolas" w:cs="Times New Roman"/>
                <w:noProof w:val="0"/>
                <w:color w:val="808080"/>
                <w:kern w:val="0"/>
                <w:sz w:val="24"/>
                <w:szCs w:val="24"/>
                <w:lang w:val="en-US"/>
              </w:rPr>
              <w:t>,</w:t>
            </w:r>
            <w:r w:rsidRPr="004210E8">
              <w:rPr>
                <w:rFonts w:ascii="Consolas" w:hAnsi="Consolas" w:cs="Times New Roman"/>
                <w:noProof w:val="0"/>
                <w:color w:val="000000"/>
                <w:kern w:val="0"/>
                <w:sz w:val="24"/>
                <w:szCs w:val="24"/>
                <w:lang w:val="en-US"/>
              </w:rPr>
              <w:t xml:space="preserve"> price </w:t>
            </w:r>
            <w:r w:rsidRPr="004210E8">
              <w:rPr>
                <w:rFonts w:ascii="Consolas" w:hAnsi="Consolas" w:cs="Times New Roman"/>
                <w:noProof w:val="0"/>
                <w:color w:val="808080"/>
                <w:kern w:val="0"/>
                <w:sz w:val="24"/>
                <w:szCs w:val="24"/>
                <w:lang w:val="en-US"/>
              </w:rPr>
              <w:t>=</w:t>
            </w:r>
            <w:r w:rsidRPr="004210E8">
              <w:rPr>
                <w:rFonts w:ascii="Consolas" w:hAnsi="Consolas" w:cs="Times New Roman"/>
                <w:noProof w:val="0"/>
                <w:color w:val="000000"/>
                <w:kern w:val="0"/>
                <w:sz w:val="24"/>
                <w:szCs w:val="24"/>
                <w:lang w:val="en-US"/>
              </w:rPr>
              <w:t xml:space="preserve"> @price</w:t>
            </w:r>
            <w:r w:rsidRPr="004210E8">
              <w:rPr>
                <w:rFonts w:ascii="Consolas" w:hAnsi="Consolas" w:cs="Times New Roman"/>
                <w:noProof w:val="0"/>
                <w:color w:val="808080"/>
                <w:kern w:val="0"/>
                <w:sz w:val="24"/>
                <w:szCs w:val="24"/>
                <w:lang w:val="en-US"/>
              </w:rPr>
              <w:t>,</w:t>
            </w:r>
            <w:r>
              <w:rPr>
                <w:rFonts w:ascii="Consolas" w:hAnsi="Consolas" w:cs="Times New Roman"/>
                <w:noProof w:val="0"/>
                <w:color w:val="808080"/>
                <w:kern w:val="0"/>
                <w:sz w:val="24"/>
                <w:szCs w:val="24"/>
                <w:lang w:val="en-US"/>
              </w:rPr>
              <w:t xml:space="preserve"> </w:t>
            </w:r>
            <w:r w:rsidRPr="004210E8">
              <w:rPr>
                <w:rFonts w:ascii="Consolas" w:hAnsi="Consolas" w:cs="Times New Roman"/>
                <w:noProof w:val="0"/>
                <w:color w:val="000000"/>
                <w:kern w:val="0"/>
                <w:sz w:val="24"/>
                <w:szCs w:val="24"/>
                <w:lang w:val="en-US"/>
              </w:rPr>
              <w:t xml:space="preserve">detail </w:t>
            </w:r>
            <w:r w:rsidRPr="004210E8">
              <w:rPr>
                <w:rFonts w:ascii="Consolas" w:hAnsi="Consolas" w:cs="Times New Roman"/>
                <w:noProof w:val="0"/>
                <w:color w:val="808080"/>
                <w:kern w:val="0"/>
                <w:sz w:val="24"/>
                <w:szCs w:val="24"/>
                <w:lang w:val="en-US"/>
              </w:rPr>
              <w:t>=</w:t>
            </w:r>
            <w:r w:rsidRPr="004210E8">
              <w:rPr>
                <w:rFonts w:ascii="Consolas" w:hAnsi="Consolas" w:cs="Times New Roman"/>
                <w:noProof w:val="0"/>
                <w:color w:val="000000"/>
                <w:kern w:val="0"/>
                <w:sz w:val="24"/>
                <w:szCs w:val="24"/>
                <w:lang w:val="en-US"/>
              </w:rPr>
              <w:t xml:space="preserve"> @detail</w:t>
            </w:r>
          </w:p>
          <w:p w14:paraId="01743871" w14:textId="77777777" w:rsidR="004210E8" w:rsidRPr="004210E8" w:rsidRDefault="004210E8" w:rsidP="004210E8">
            <w:pPr>
              <w:autoSpaceDE w:val="0"/>
              <w:autoSpaceDN w:val="0"/>
              <w:adjustRightInd w:val="0"/>
              <w:spacing w:line="276" w:lineRule="auto"/>
              <w:rPr>
                <w:rFonts w:ascii="Consolas" w:hAnsi="Consolas" w:cs="Times New Roman"/>
                <w:noProof w:val="0"/>
                <w:color w:val="000000"/>
                <w:kern w:val="0"/>
                <w:sz w:val="24"/>
                <w:szCs w:val="24"/>
                <w:lang w:val="en-US"/>
              </w:rPr>
            </w:pPr>
            <w:r w:rsidRPr="004210E8">
              <w:rPr>
                <w:rFonts w:ascii="Consolas" w:hAnsi="Consolas" w:cs="Times New Roman"/>
                <w:noProof w:val="0"/>
                <w:color w:val="000000"/>
                <w:kern w:val="0"/>
                <w:sz w:val="24"/>
                <w:szCs w:val="24"/>
                <w:lang w:val="en-US"/>
              </w:rPr>
              <w:tab/>
            </w:r>
            <w:r w:rsidRPr="004210E8">
              <w:rPr>
                <w:rFonts w:ascii="Consolas" w:hAnsi="Consolas" w:cs="Times New Roman"/>
                <w:noProof w:val="0"/>
                <w:color w:val="0000FF"/>
                <w:kern w:val="0"/>
                <w:sz w:val="24"/>
                <w:szCs w:val="24"/>
                <w:lang w:val="en-US"/>
              </w:rPr>
              <w:t>WHERE</w:t>
            </w:r>
            <w:r w:rsidRPr="004210E8">
              <w:rPr>
                <w:rFonts w:ascii="Consolas" w:hAnsi="Consolas" w:cs="Times New Roman"/>
                <w:noProof w:val="0"/>
                <w:color w:val="000000"/>
                <w:kern w:val="0"/>
                <w:sz w:val="24"/>
                <w:szCs w:val="24"/>
                <w:lang w:val="en-US"/>
              </w:rPr>
              <w:t xml:space="preserve"> ID </w:t>
            </w:r>
            <w:r w:rsidRPr="004210E8">
              <w:rPr>
                <w:rFonts w:ascii="Consolas" w:hAnsi="Consolas" w:cs="Times New Roman"/>
                <w:noProof w:val="0"/>
                <w:color w:val="808080"/>
                <w:kern w:val="0"/>
                <w:sz w:val="24"/>
                <w:szCs w:val="24"/>
                <w:lang w:val="en-US"/>
              </w:rPr>
              <w:t>=</w:t>
            </w:r>
            <w:r w:rsidRPr="004210E8">
              <w:rPr>
                <w:rFonts w:ascii="Consolas" w:hAnsi="Consolas" w:cs="Times New Roman"/>
                <w:noProof w:val="0"/>
                <w:color w:val="000000"/>
                <w:kern w:val="0"/>
                <w:sz w:val="24"/>
                <w:szCs w:val="24"/>
                <w:lang w:val="en-US"/>
              </w:rPr>
              <w:t xml:space="preserve"> @id</w:t>
            </w:r>
          </w:p>
          <w:p w14:paraId="132A4F96" w14:textId="62A5FD13" w:rsidR="004210E8" w:rsidRPr="004210E8" w:rsidRDefault="004210E8" w:rsidP="004210E8">
            <w:pPr>
              <w:autoSpaceDE w:val="0"/>
              <w:autoSpaceDN w:val="0"/>
              <w:adjustRightInd w:val="0"/>
              <w:spacing w:line="276" w:lineRule="auto"/>
              <w:rPr>
                <w:rFonts w:ascii="Times New Roman" w:hAnsi="Times New Roman" w:cs="Times New Roman"/>
                <w:noProof w:val="0"/>
                <w:color w:val="000000"/>
                <w:kern w:val="0"/>
                <w:sz w:val="28"/>
                <w:szCs w:val="28"/>
                <w:lang w:val="en-US"/>
              </w:rPr>
            </w:pPr>
            <w:r w:rsidRPr="004210E8">
              <w:rPr>
                <w:rFonts w:ascii="Consolas" w:hAnsi="Consolas" w:cs="Times New Roman"/>
                <w:noProof w:val="0"/>
                <w:color w:val="0000FF"/>
                <w:kern w:val="0"/>
                <w:sz w:val="24"/>
                <w:szCs w:val="24"/>
                <w:lang w:val="en-US"/>
              </w:rPr>
              <w:t>END</w:t>
            </w:r>
            <w:r w:rsidRPr="004210E8">
              <w:rPr>
                <w:rFonts w:ascii="Consolas" w:hAnsi="Consolas" w:cs="Times New Roman"/>
                <w:noProof w:val="0"/>
                <w:color w:val="808080"/>
                <w:kern w:val="0"/>
                <w:sz w:val="24"/>
                <w:szCs w:val="24"/>
                <w:lang w:val="en-US"/>
              </w:rPr>
              <w:t>;</w:t>
            </w:r>
          </w:p>
        </w:tc>
      </w:tr>
    </w:tbl>
    <w:p w14:paraId="46844371" w14:textId="4D4E399E" w:rsidR="004210E8" w:rsidRPr="00F575FA" w:rsidRDefault="004210E8" w:rsidP="004210E8">
      <w:pPr>
        <w:spacing w:after="0"/>
        <w:ind w:firstLine="720"/>
        <w:rPr>
          <w:rFonts w:ascii="Times New Roman" w:hAnsi="Times New Roman" w:cs="Times New Roman"/>
          <w:i/>
          <w:iCs/>
          <w:noProof w:val="0"/>
          <w:color w:val="000000"/>
          <w:kern w:val="0"/>
          <w:sz w:val="24"/>
          <w:szCs w:val="24"/>
          <w:lang w:val="en-US"/>
        </w:rPr>
      </w:pPr>
      <w:r w:rsidRPr="00F575FA">
        <w:rPr>
          <w:rFonts w:ascii="Times New Roman" w:hAnsi="Times New Roman" w:cs="Times New Roman"/>
          <w:i/>
          <w:iCs/>
          <w:sz w:val="24"/>
          <w:szCs w:val="24"/>
          <w:lang w:val="en-US"/>
        </w:rPr>
        <w:lastRenderedPageBreak/>
        <w:t>C# code:</w:t>
      </w:r>
    </w:p>
    <w:tbl>
      <w:tblPr>
        <w:tblStyle w:val="TableGrid"/>
        <w:tblW w:w="0" w:type="auto"/>
        <w:tblInd w:w="720" w:type="dxa"/>
        <w:tblLook w:val="04A0" w:firstRow="1" w:lastRow="0" w:firstColumn="1" w:lastColumn="0" w:noHBand="0" w:noVBand="1"/>
      </w:tblPr>
      <w:tblGrid>
        <w:gridCol w:w="8296"/>
      </w:tblGrid>
      <w:tr w:rsidR="004D0903" w14:paraId="69A921ED" w14:textId="77777777" w:rsidTr="004D0903">
        <w:tc>
          <w:tcPr>
            <w:tcW w:w="9016" w:type="dxa"/>
          </w:tcPr>
          <w:p w14:paraId="2E125BC0" w14:textId="77777777" w:rsidR="009E6A34" w:rsidRPr="009E6A34" w:rsidRDefault="009E6A34" w:rsidP="009E6A34">
            <w:pPr>
              <w:autoSpaceDE w:val="0"/>
              <w:autoSpaceDN w:val="0"/>
              <w:adjustRightInd w:val="0"/>
              <w:spacing w:line="276" w:lineRule="auto"/>
              <w:rPr>
                <w:rFonts w:ascii="Cascadia Mono" w:hAnsi="Cascadia Mono" w:cs="Cascadia Mono"/>
                <w:noProof w:val="0"/>
                <w:color w:val="000000"/>
                <w:kern w:val="0"/>
                <w:sz w:val="24"/>
                <w:szCs w:val="24"/>
                <w:lang w:val="en-US"/>
              </w:rPr>
            </w:pPr>
            <w:r w:rsidRPr="009E6A34">
              <w:rPr>
                <w:rFonts w:ascii="Cascadia Mono" w:hAnsi="Cascadia Mono" w:cs="Cascadia Mono"/>
                <w:noProof w:val="0"/>
                <w:color w:val="000000"/>
                <w:kern w:val="0"/>
                <w:sz w:val="24"/>
                <w:szCs w:val="24"/>
                <w:lang w:val="en-US"/>
              </w:rPr>
              <w:t>try</w:t>
            </w:r>
          </w:p>
          <w:p w14:paraId="11569D49" w14:textId="77777777" w:rsidR="009E6A34" w:rsidRPr="009E6A34" w:rsidRDefault="009E6A34" w:rsidP="009E6A34">
            <w:pPr>
              <w:autoSpaceDE w:val="0"/>
              <w:autoSpaceDN w:val="0"/>
              <w:adjustRightInd w:val="0"/>
              <w:spacing w:line="276" w:lineRule="auto"/>
              <w:rPr>
                <w:rFonts w:ascii="Cascadia Mono" w:hAnsi="Cascadia Mono" w:cs="Cascadia Mono"/>
                <w:noProof w:val="0"/>
                <w:color w:val="000000"/>
                <w:kern w:val="0"/>
                <w:sz w:val="24"/>
                <w:szCs w:val="24"/>
                <w:lang w:val="en-US"/>
              </w:rPr>
            </w:pPr>
            <w:r w:rsidRPr="009E6A34">
              <w:rPr>
                <w:rFonts w:ascii="Cascadia Mono" w:hAnsi="Cascadia Mono" w:cs="Cascadia Mono"/>
                <w:noProof w:val="0"/>
                <w:color w:val="000000"/>
                <w:kern w:val="0"/>
                <w:sz w:val="24"/>
                <w:szCs w:val="24"/>
                <w:lang w:val="en-US"/>
              </w:rPr>
              <w:t>{</w:t>
            </w:r>
          </w:p>
          <w:p w14:paraId="42DCA667" w14:textId="77777777" w:rsidR="009E6A34" w:rsidRPr="009E6A34" w:rsidRDefault="009E6A34" w:rsidP="009E6A34">
            <w:pPr>
              <w:autoSpaceDE w:val="0"/>
              <w:autoSpaceDN w:val="0"/>
              <w:adjustRightInd w:val="0"/>
              <w:spacing w:line="276" w:lineRule="auto"/>
              <w:rPr>
                <w:rFonts w:ascii="Cascadia Mono" w:hAnsi="Cascadia Mono" w:cs="Cascadia Mono"/>
                <w:noProof w:val="0"/>
                <w:color w:val="000000"/>
                <w:kern w:val="0"/>
                <w:sz w:val="24"/>
                <w:szCs w:val="24"/>
                <w:lang w:val="en-US"/>
              </w:rPr>
            </w:pPr>
            <w:r w:rsidRPr="009E6A34">
              <w:rPr>
                <w:rFonts w:ascii="Cascadia Mono" w:hAnsi="Cascadia Mono" w:cs="Cascadia Mono"/>
                <w:noProof w:val="0"/>
                <w:color w:val="000000"/>
                <w:kern w:val="0"/>
                <w:sz w:val="24"/>
                <w:szCs w:val="24"/>
                <w:lang w:val="en-US"/>
              </w:rPr>
              <w:t xml:space="preserve">    if (</w:t>
            </w:r>
            <w:proofErr w:type="spellStart"/>
            <w:r w:rsidRPr="009E6A34">
              <w:rPr>
                <w:rFonts w:ascii="Cascadia Mono" w:hAnsi="Cascadia Mono" w:cs="Cascadia Mono"/>
                <w:noProof w:val="0"/>
                <w:color w:val="000000"/>
                <w:kern w:val="0"/>
                <w:sz w:val="24"/>
                <w:szCs w:val="24"/>
                <w:lang w:val="en-US"/>
              </w:rPr>
              <w:t>tbxID.Text</w:t>
            </w:r>
            <w:proofErr w:type="spellEnd"/>
            <w:r w:rsidRPr="009E6A34">
              <w:rPr>
                <w:rFonts w:ascii="Cascadia Mono" w:hAnsi="Cascadia Mono" w:cs="Cascadia Mono"/>
                <w:noProof w:val="0"/>
                <w:color w:val="000000"/>
                <w:kern w:val="0"/>
                <w:sz w:val="24"/>
                <w:szCs w:val="24"/>
                <w:lang w:val="en-US"/>
              </w:rPr>
              <w:t xml:space="preserve"> == "")</w:t>
            </w:r>
          </w:p>
          <w:p w14:paraId="25E88FB1" w14:textId="77777777" w:rsidR="009E6A34" w:rsidRPr="009E6A34" w:rsidRDefault="009E6A34" w:rsidP="009E6A34">
            <w:pPr>
              <w:autoSpaceDE w:val="0"/>
              <w:autoSpaceDN w:val="0"/>
              <w:adjustRightInd w:val="0"/>
              <w:spacing w:line="276" w:lineRule="auto"/>
              <w:rPr>
                <w:rFonts w:ascii="Cascadia Mono" w:hAnsi="Cascadia Mono" w:cs="Cascadia Mono"/>
                <w:noProof w:val="0"/>
                <w:color w:val="000000"/>
                <w:kern w:val="0"/>
                <w:sz w:val="24"/>
                <w:szCs w:val="24"/>
                <w:lang w:val="en-US"/>
              </w:rPr>
            </w:pPr>
            <w:r w:rsidRPr="009E6A34">
              <w:rPr>
                <w:rFonts w:ascii="Cascadia Mono" w:hAnsi="Cascadia Mono" w:cs="Cascadia Mono"/>
                <w:noProof w:val="0"/>
                <w:color w:val="000000"/>
                <w:kern w:val="0"/>
                <w:sz w:val="24"/>
                <w:szCs w:val="24"/>
                <w:lang w:val="en-US"/>
              </w:rPr>
              <w:t xml:space="preserve">        </w:t>
            </w:r>
            <w:proofErr w:type="spellStart"/>
            <w:r w:rsidRPr="009E6A34">
              <w:rPr>
                <w:rFonts w:ascii="Cascadia Mono" w:hAnsi="Cascadia Mono" w:cs="Cascadia Mono"/>
                <w:noProof w:val="0"/>
                <w:color w:val="000000"/>
                <w:kern w:val="0"/>
                <w:sz w:val="24"/>
                <w:szCs w:val="24"/>
                <w:lang w:val="en-US"/>
              </w:rPr>
              <w:t>MessageBox.Show</w:t>
            </w:r>
            <w:proofErr w:type="spellEnd"/>
            <w:r w:rsidRPr="009E6A34">
              <w:rPr>
                <w:rFonts w:ascii="Cascadia Mono" w:hAnsi="Cascadia Mono" w:cs="Cascadia Mono"/>
                <w:noProof w:val="0"/>
                <w:color w:val="000000"/>
                <w:kern w:val="0"/>
                <w:sz w:val="24"/>
                <w:szCs w:val="24"/>
                <w:lang w:val="en-US"/>
              </w:rPr>
              <w:t>("</w:t>
            </w:r>
            <w:proofErr w:type="spellStart"/>
            <w:r w:rsidRPr="009E6A34">
              <w:rPr>
                <w:rFonts w:ascii="Cascadia Mono" w:hAnsi="Cascadia Mono" w:cs="Cascadia Mono"/>
                <w:noProof w:val="0"/>
                <w:color w:val="000000"/>
                <w:kern w:val="0"/>
                <w:sz w:val="24"/>
                <w:szCs w:val="24"/>
                <w:lang w:val="en-US"/>
              </w:rPr>
              <w:t>Vui</w:t>
            </w:r>
            <w:proofErr w:type="spellEnd"/>
            <w:r w:rsidRPr="009E6A34">
              <w:rPr>
                <w:rFonts w:ascii="Cascadia Mono" w:hAnsi="Cascadia Mono" w:cs="Cascadia Mono"/>
                <w:noProof w:val="0"/>
                <w:color w:val="000000"/>
                <w:kern w:val="0"/>
                <w:sz w:val="24"/>
                <w:szCs w:val="24"/>
                <w:lang w:val="en-US"/>
              </w:rPr>
              <w:t xml:space="preserve"> </w:t>
            </w:r>
            <w:proofErr w:type="spellStart"/>
            <w:r w:rsidRPr="009E6A34">
              <w:rPr>
                <w:rFonts w:ascii="Cascadia Mono" w:hAnsi="Cascadia Mono" w:cs="Cascadia Mono"/>
                <w:noProof w:val="0"/>
                <w:color w:val="000000"/>
                <w:kern w:val="0"/>
                <w:sz w:val="24"/>
                <w:szCs w:val="24"/>
                <w:lang w:val="en-US"/>
              </w:rPr>
              <w:t>lòng</w:t>
            </w:r>
            <w:proofErr w:type="spellEnd"/>
            <w:r w:rsidRPr="009E6A34">
              <w:rPr>
                <w:rFonts w:ascii="Cascadia Mono" w:hAnsi="Cascadia Mono" w:cs="Cascadia Mono"/>
                <w:noProof w:val="0"/>
                <w:color w:val="000000"/>
                <w:kern w:val="0"/>
                <w:sz w:val="24"/>
                <w:szCs w:val="24"/>
                <w:lang w:val="en-US"/>
              </w:rPr>
              <w:t xml:space="preserve"> </w:t>
            </w:r>
            <w:proofErr w:type="spellStart"/>
            <w:r w:rsidRPr="009E6A34">
              <w:rPr>
                <w:rFonts w:ascii="Cascadia Mono" w:hAnsi="Cascadia Mono" w:cs="Cascadia Mono"/>
                <w:noProof w:val="0"/>
                <w:color w:val="000000"/>
                <w:kern w:val="0"/>
                <w:sz w:val="24"/>
                <w:szCs w:val="24"/>
                <w:lang w:val="en-US"/>
              </w:rPr>
              <w:t>chọn</w:t>
            </w:r>
            <w:proofErr w:type="spellEnd"/>
            <w:r w:rsidRPr="009E6A34">
              <w:rPr>
                <w:rFonts w:ascii="Cascadia Mono" w:hAnsi="Cascadia Mono" w:cs="Cascadia Mono"/>
                <w:noProof w:val="0"/>
                <w:color w:val="000000"/>
                <w:kern w:val="0"/>
                <w:sz w:val="24"/>
                <w:szCs w:val="24"/>
                <w:lang w:val="en-US"/>
              </w:rPr>
              <w:t xml:space="preserve"> </w:t>
            </w:r>
            <w:proofErr w:type="spellStart"/>
            <w:r w:rsidRPr="009E6A34">
              <w:rPr>
                <w:rFonts w:ascii="Cascadia Mono" w:hAnsi="Cascadia Mono" w:cs="Cascadia Mono"/>
                <w:noProof w:val="0"/>
                <w:color w:val="000000"/>
                <w:kern w:val="0"/>
                <w:sz w:val="24"/>
                <w:szCs w:val="24"/>
                <w:lang w:val="en-US"/>
              </w:rPr>
              <w:t>phiếu</w:t>
            </w:r>
            <w:proofErr w:type="spellEnd"/>
            <w:r w:rsidRPr="009E6A34">
              <w:rPr>
                <w:rFonts w:ascii="Cascadia Mono" w:hAnsi="Cascadia Mono" w:cs="Cascadia Mono"/>
                <w:noProof w:val="0"/>
                <w:color w:val="000000"/>
                <w:kern w:val="0"/>
                <w:sz w:val="24"/>
                <w:szCs w:val="24"/>
                <w:lang w:val="en-US"/>
              </w:rPr>
              <w:t xml:space="preserve"> chi </w:t>
            </w:r>
            <w:proofErr w:type="spellStart"/>
            <w:r w:rsidRPr="009E6A34">
              <w:rPr>
                <w:rFonts w:ascii="Cascadia Mono" w:hAnsi="Cascadia Mono" w:cs="Cascadia Mono"/>
                <w:noProof w:val="0"/>
                <w:color w:val="000000"/>
                <w:kern w:val="0"/>
                <w:sz w:val="24"/>
                <w:szCs w:val="24"/>
                <w:lang w:val="en-US"/>
              </w:rPr>
              <w:t>cần</w:t>
            </w:r>
            <w:proofErr w:type="spellEnd"/>
            <w:r w:rsidRPr="009E6A34">
              <w:rPr>
                <w:rFonts w:ascii="Cascadia Mono" w:hAnsi="Cascadia Mono" w:cs="Cascadia Mono"/>
                <w:noProof w:val="0"/>
                <w:color w:val="000000"/>
                <w:kern w:val="0"/>
                <w:sz w:val="24"/>
                <w:szCs w:val="24"/>
                <w:lang w:val="en-US"/>
              </w:rPr>
              <w:t xml:space="preserve"> </w:t>
            </w:r>
            <w:proofErr w:type="spellStart"/>
            <w:r w:rsidRPr="009E6A34">
              <w:rPr>
                <w:rFonts w:ascii="Cascadia Mono" w:hAnsi="Cascadia Mono" w:cs="Cascadia Mono"/>
                <w:noProof w:val="0"/>
                <w:color w:val="000000"/>
                <w:kern w:val="0"/>
                <w:sz w:val="24"/>
                <w:szCs w:val="24"/>
                <w:lang w:val="en-US"/>
              </w:rPr>
              <w:t>sửa</w:t>
            </w:r>
            <w:proofErr w:type="spellEnd"/>
            <w:r w:rsidRPr="009E6A34">
              <w:rPr>
                <w:rFonts w:ascii="Cascadia Mono" w:hAnsi="Cascadia Mono" w:cs="Cascadia Mono"/>
                <w:noProof w:val="0"/>
                <w:color w:val="000000"/>
                <w:kern w:val="0"/>
                <w:sz w:val="24"/>
                <w:szCs w:val="24"/>
                <w:lang w:val="en-US"/>
              </w:rPr>
              <w:t xml:space="preserve"> </w:t>
            </w:r>
            <w:proofErr w:type="spellStart"/>
            <w:r w:rsidRPr="009E6A34">
              <w:rPr>
                <w:rFonts w:ascii="Cascadia Mono" w:hAnsi="Cascadia Mono" w:cs="Cascadia Mono"/>
                <w:noProof w:val="0"/>
                <w:color w:val="000000"/>
                <w:kern w:val="0"/>
                <w:sz w:val="24"/>
                <w:szCs w:val="24"/>
                <w:lang w:val="en-US"/>
              </w:rPr>
              <w:t>trong</w:t>
            </w:r>
            <w:proofErr w:type="spellEnd"/>
            <w:r w:rsidRPr="009E6A34">
              <w:rPr>
                <w:rFonts w:ascii="Cascadia Mono" w:hAnsi="Cascadia Mono" w:cs="Cascadia Mono"/>
                <w:noProof w:val="0"/>
                <w:color w:val="000000"/>
                <w:kern w:val="0"/>
                <w:sz w:val="24"/>
                <w:szCs w:val="24"/>
                <w:lang w:val="en-US"/>
              </w:rPr>
              <w:t xml:space="preserve"> </w:t>
            </w:r>
            <w:proofErr w:type="spellStart"/>
            <w:r w:rsidRPr="009E6A34">
              <w:rPr>
                <w:rFonts w:ascii="Cascadia Mono" w:hAnsi="Cascadia Mono" w:cs="Cascadia Mono"/>
                <w:noProof w:val="0"/>
                <w:color w:val="000000"/>
                <w:kern w:val="0"/>
                <w:sz w:val="24"/>
                <w:szCs w:val="24"/>
                <w:lang w:val="en-US"/>
              </w:rPr>
              <w:t>bảng</w:t>
            </w:r>
            <w:proofErr w:type="spellEnd"/>
            <w:r w:rsidRPr="009E6A34">
              <w:rPr>
                <w:rFonts w:ascii="Cascadia Mono" w:hAnsi="Cascadia Mono" w:cs="Cascadia Mono"/>
                <w:noProof w:val="0"/>
                <w:color w:val="000000"/>
                <w:kern w:val="0"/>
                <w:sz w:val="24"/>
                <w:szCs w:val="24"/>
                <w:lang w:val="en-US"/>
              </w:rPr>
              <w:t xml:space="preserve"> </w:t>
            </w:r>
            <w:proofErr w:type="spellStart"/>
            <w:r w:rsidRPr="009E6A34">
              <w:rPr>
                <w:rFonts w:ascii="Cascadia Mono" w:hAnsi="Cascadia Mono" w:cs="Cascadia Mono"/>
                <w:noProof w:val="0"/>
                <w:color w:val="000000"/>
                <w:kern w:val="0"/>
                <w:sz w:val="24"/>
                <w:szCs w:val="24"/>
                <w:lang w:val="en-US"/>
              </w:rPr>
              <w:t>dữ</w:t>
            </w:r>
            <w:proofErr w:type="spellEnd"/>
            <w:r w:rsidRPr="009E6A34">
              <w:rPr>
                <w:rFonts w:ascii="Cascadia Mono" w:hAnsi="Cascadia Mono" w:cs="Cascadia Mono"/>
                <w:noProof w:val="0"/>
                <w:color w:val="000000"/>
                <w:kern w:val="0"/>
                <w:sz w:val="24"/>
                <w:szCs w:val="24"/>
                <w:lang w:val="en-US"/>
              </w:rPr>
              <w:t xml:space="preserve"> </w:t>
            </w:r>
            <w:proofErr w:type="spellStart"/>
            <w:r w:rsidRPr="009E6A34">
              <w:rPr>
                <w:rFonts w:ascii="Cascadia Mono" w:hAnsi="Cascadia Mono" w:cs="Cascadia Mono"/>
                <w:noProof w:val="0"/>
                <w:color w:val="000000"/>
                <w:kern w:val="0"/>
                <w:sz w:val="24"/>
                <w:szCs w:val="24"/>
                <w:lang w:val="en-US"/>
              </w:rPr>
              <w:t>liệu</w:t>
            </w:r>
            <w:proofErr w:type="spellEnd"/>
            <w:r w:rsidRPr="009E6A34">
              <w:rPr>
                <w:rFonts w:ascii="Cascadia Mono" w:hAnsi="Cascadia Mono" w:cs="Cascadia Mono"/>
                <w:noProof w:val="0"/>
                <w:color w:val="000000"/>
                <w:kern w:val="0"/>
                <w:sz w:val="24"/>
                <w:szCs w:val="24"/>
                <w:lang w:val="en-US"/>
              </w:rPr>
              <w:t xml:space="preserve">.", "Thông </w:t>
            </w:r>
            <w:proofErr w:type="spellStart"/>
            <w:r w:rsidRPr="009E6A34">
              <w:rPr>
                <w:rFonts w:ascii="Cascadia Mono" w:hAnsi="Cascadia Mono" w:cs="Cascadia Mono"/>
                <w:noProof w:val="0"/>
                <w:color w:val="000000"/>
                <w:kern w:val="0"/>
                <w:sz w:val="24"/>
                <w:szCs w:val="24"/>
                <w:lang w:val="en-US"/>
              </w:rPr>
              <w:t>báo</w:t>
            </w:r>
            <w:proofErr w:type="spellEnd"/>
            <w:r w:rsidRPr="009E6A34">
              <w:rPr>
                <w:rFonts w:ascii="Cascadia Mono" w:hAnsi="Cascadia Mono" w:cs="Cascadia Mono"/>
                <w:noProof w:val="0"/>
                <w:color w:val="000000"/>
                <w:kern w:val="0"/>
                <w:sz w:val="24"/>
                <w:szCs w:val="24"/>
                <w:lang w:val="en-US"/>
              </w:rPr>
              <w:t>"</w:t>
            </w:r>
            <w:proofErr w:type="gramStart"/>
            <w:r w:rsidRPr="009E6A34">
              <w:rPr>
                <w:rFonts w:ascii="Cascadia Mono" w:hAnsi="Cascadia Mono" w:cs="Cascadia Mono"/>
                <w:noProof w:val="0"/>
                <w:color w:val="000000"/>
                <w:kern w:val="0"/>
                <w:sz w:val="24"/>
                <w:szCs w:val="24"/>
                <w:lang w:val="en-US"/>
              </w:rPr>
              <w:t>);</w:t>
            </w:r>
            <w:proofErr w:type="gramEnd"/>
          </w:p>
          <w:p w14:paraId="65DD3DB5" w14:textId="77777777" w:rsidR="009E6A34" w:rsidRPr="009E6A34" w:rsidRDefault="009E6A34" w:rsidP="009E6A34">
            <w:pPr>
              <w:autoSpaceDE w:val="0"/>
              <w:autoSpaceDN w:val="0"/>
              <w:adjustRightInd w:val="0"/>
              <w:spacing w:line="276" w:lineRule="auto"/>
              <w:rPr>
                <w:rFonts w:ascii="Cascadia Mono" w:hAnsi="Cascadia Mono" w:cs="Cascadia Mono"/>
                <w:noProof w:val="0"/>
                <w:color w:val="000000"/>
                <w:kern w:val="0"/>
                <w:sz w:val="24"/>
                <w:szCs w:val="24"/>
                <w:lang w:val="en-US"/>
              </w:rPr>
            </w:pPr>
            <w:r w:rsidRPr="009E6A34">
              <w:rPr>
                <w:rFonts w:ascii="Cascadia Mono" w:hAnsi="Cascadia Mono" w:cs="Cascadia Mono"/>
                <w:noProof w:val="0"/>
                <w:color w:val="000000"/>
                <w:kern w:val="0"/>
                <w:sz w:val="24"/>
                <w:szCs w:val="24"/>
                <w:lang w:val="en-US"/>
              </w:rPr>
              <w:t xml:space="preserve">    else if </w:t>
            </w:r>
            <w:proofErr w:type="gramStart"/>
            <w:r w:rsidRPr="009E6A34">
              <w:rPr>
                <w:rFonts w:ascii="Cascadia Mono" w:hAnsi="Cascadia Mono" w:cs="Cascadia Mono"/>
                <w:noProof w:val="0"/>
                <w:color w:val="000000"/>
                <w:kern w:val="0"/>
                <w:sz w:val="24"/>
                <w:szCs w:val="24"/>
                <w:lang w:val="en-US"/>
              </w:rPr>
              <w:t>(!</w:t>
            </w:r>
            <w:proofErr w:type="spellStart"/>
            <w:r w:rsidRPr="009E6A34">
              <w:rPr>
                <w:rFonts w:ascii="Cascadia Mono" w:hAnsi="Cascadia Mono" w:cs="Cascadia Mono"/>
                <w:noProof w:val="0"/>
                <w:color w:val="000000"/>
                <w:kern w:val="0"/>
                <w:sz w:val="24"/>
                <w:szCs w:val="24"/>
                <w:lang w:val="en-US"/>
              </w:rPr>
              <w:t>double</w:t>
            </w:r>
            <w:proofErr w:type="gramEnd"/>
            <w:r w:rsidRPr="009E6A34">
              <w:rPr>
                <w:rFonts w:ascii="Cascadia Mono" w:hAnsi="Cascadia Mono" w:cs="Cascadia Mono"/>
                <w:noProof w:val="0"/>
                <w:color w:val="000000"/>
                <w:kern w:val="0"/>
                <w:sz w:val="24"/>
                <w:szCs w:val="24"/>
                <w:lang w:val="en-US"/>
              </w:rPr>
              <w:t>.TryParse</w:t>
            </w:r>
            <w:proofErr w:type="spellEnd"/>
            <w:r w:rsidRPr="009E6A34">
              <w:rPr>
                <w:rFonts w:ascii="Cascadia Mono" w:hAnsi="Cascadia Mono" w:cs="Cascadia Mono"/>
                <w:noProof w:val="0"/>
                <w:color w:val="000000"/>
                <w:kern w:val="0"/>
                <w:sz w:val="24"/>
                <w:szCs w:val="24"/>
                <w:lang w:val="en-US"/>
              </w:rPr>
              <w:t>(</w:t>
            </w:r>
            <w:proofErr w:type="spellStart"/>
            <w:r w:rsidRPr="009E6A34">
              <w:rPr>
                <w:rFonts w:ascii="Cascadia Mono" w:hAnsi="Cascadia Mono" w:cs="Cascadia Mono"/>
                <w:noProof w:val="0"/>
                <w:color w:val="000000"/>
                <w:kern w:val="0"/>
                <w:sz w:val="24"/>
                <w:szCs w:val="24"/>
                <w:lang w:val="en-US"/>
              </w:rPr>
              <w:t>tbxPrice.Text</w:t>
            </w:r>
            <w:proofErr w:type="spellEnd"/>
            <w:r w:rsidRPr="009E6A34">
              <w:rPr>
                <w:rFonts w:ascii="Cascadia Mono" w:hAnsi="Cascadia Mono" w:cs="Cascadia Mono"/>
                <w:noProof w:val="0"/>
                <w:color w:val="000000"/>
                <w:kern w:val="0"/>
                <w:sz w:val="24"/>
                <w:szCs w:val="24"/>
                <w:lang w:val="en-US"/>
              </w:rPr>
              <w:t>, out double result))</w:t>
            </w:r>
          </w:p>
          <w:p w14:paraId="739542BC" w14:textId="77777777" w:rsidR="009E6A34" w:rsidRPr="009E6A34" w:rsidRDefault="009E6A34" w:rsidP="009E6A34">
            <w:pPr>
              <w:autoSpaceDE w:val="0"/>
              <w:autoSpaceDN w:val="0"/>
              <w:adjustRightInd w:val="0"/>
              <w:spacing w:line="276" w:lineRule="auto"/>
              <w:rPr>
                <w:rFonts w:ascii="Cascadia Mono" w:hAnsi="Cascadia Mono" w:cs="Cascadia Mono"/>
                <w:noProof w:val="0"/>
                <w:color w:val="000000"/>
                <w:kern w:val="0"/>
                <w:sz w:val="24"/>
                <w:szCs w:val="24"/>
                <w:lang w:val="en-US"/>
              </w:rPr>
            </w:pPr>
            <w:r w:rsidRPr="009E6A34">
              <w:rPr>
                <w:rFonts w:ascii="Cascadia Mono" w:hAnsi="Cascadia Mono" w:cs="Cascadia Mono"/>
                <w:noProof w:val="0"/>
                <w:color w:val="000000"/>
                <w:kern w:val="0"/>
                <w:sz w:val="24"/>
                <w:szCs w:val="24"/>
                <w:lang w:val="en-US"/>
              </w:rPr>
              <w:t xml:space="preserve">        </w:t>
            </w:r>
            <w:proofErr w:type="spellStart"/>
            <w:r w:rsidRPr="009E6A34">
              <w:rPr>
                <w:rFonts w:ascii="Cascadia Mono" w:hAnsi="Cascadia Mono" w:cs="Cascadia Mono"/>
                <w:noProof w:val="0"/>
                <w:color w:val="000000"/>
                <w:kern w:val="0"/>
                <w:sz w:val="24"/>
                <w:szCs w:val="24"/>
                <w:lang w:val="en-US"/>
              </w:rPr>
              <w:t>MessageBox.Show</w:t>
            </w:r>
            <w:proofErr w:type="spellEnd"/>
            <w:r w:rsidRPr="009E6A34">
              <w:rPr>
                <w:rFonts w:ascii="Cascadia Mono" w:hAnsi="Cascadia Mono" w:cs="Cascadia Mono"/>
                <w:noProof w:val="0"/>
                <w:color w:val="000000"/>
                <w:kern w:val="0"/>
                <w:sz w:val="24"/>
                <w:szCs w:val="24"/>
                <w:lang w:val="en-US"/>
              </w:rPr>
              <w:t>("</w:t>
            </w:r>
            <w:proofErr w:type="spellStart"/>
            <w:r w:rsidRPr="009E6A34">
              <w:rPr>
                <w:rFonts w:ascii="Cascadia Mono" w:hAnsi="Cascadia Mono" w:cs="Cascadia Mono"/>
                <w:noProof w:val="0"/>
                <w:color w:val="000000"/>
                <w:kern w:val="0"/>
                <w:sz w:val="24"/>
                <w:szCs w:val="24"/>
                <w:lang w:val="en-US"/>
              </w:rPr>
              <w:t>Vui</w:t>
            </w:r>
            <w:proofErr w:type="spellEnd"/>
            <w:r w:rsidRPr="009E6A34">
              <w:rPr>
                <w:rFonts w:ascii="Cascadia Mono" w:hAnsi="Cascadia Mono" w:cs="Cascadia Mono"/>
                <w:noProof w:val="0"/>
                <w:color w:val="000000"/>
                <w:kern w:val="0"/>
                <w:sz w:val="24"/>
                <w:szCs w:val="24"/>
                <w:lang w:val="en-US"/>
              </w:rPr>
              <w:t xml:space="preserve"> </w:t>
            </w:r>
            <w:proofErr w:type="spellStart"/>
            <w:r w:rsidRPr="009E6A34">
              <w:rPr>
                <w:rFonts w:ascii="Cascadia Mono" w:hAnsi="Cascadia Mono" w:cs="Cascadia Mono"/>
                <w:noProof w:val="0"/>
                <w:color w:val="000000"/>
                <w:kern w:val="0"/>
                <w:sz w:val="24"/>
                <w:szCs w:val="24"/>
                <w:lang w:val="en-US"/>
              </w:rPr>
              <w:t>lòng</w:t>
            </w:r>
            <w:proofErr w:type="spellEnd"/>
            <w:r w:rsidRPr="009E6A34">
              <w:rPr>
                <w:rFonts w:ascii="Cascadia Mono" w:hAnsi="Cascadia Mono" w:cs="Cascadia Mono"/>
                <w:noProof w:val="0"/>
                <w:color w:val="000000"/>
                <w:kern w:val="0"/>
                <w:sz w:val="24"/>
                <w:szCs w:val="24"/>
                <w:lang w:val="en-US"/>
              </w:rPr>
              <w:t xml:space="preserve"> </w:t>
            </w:r>
            <w:proofErr w:type="spellStart"/>
            <w:r w:rsidRPr="009E6A34">
              <w:rPr>
                <w:rFonts w:ascii="Cascadia Mono" w:hAnsi="Cascadia Mono" w:cs="Cascadia Mono"/>
                <w:noProof w:val="0"/>
                <w:color w:val="000000"/>
                <w:kern w:val="0"/>
                <w:sz w:val="24"/>
                <w:szCs w:val="24"/>
                <w:lang w:val="en-US"/>
              </w:rPr>
              <w:t>nhập</w:t>
            </w:r>
            <w:proofErr w:type="spellEnd"/>
            <w:r w:rsidRPr="009E6A34">
              <w:rPr>
                <w:rFonts w:ascii="Cascadia Mono" w:hAnsi="Cascadia Mono" w:cs="Cascadia Mono"/>
                <w:noProof w:val="0"/>
                <w:color w:val="000000"/>
                <w:kern w:val="0"/>
                <w:sz w:val="24"/>
                <w:szCs w:val="24"/>
                <w:lang w:val="en-US"/>
              </w:rPr>
              <w:t xml:space="preserve"> </w:t>
            </w:r>
            <w:proofErr w:type="spellStart"/>
            <w:r w:rsidRPr="009E6A34">
              <w:rPr>
                <w:rFonts w:ascii="Cascadia Mono" w:hAnsi="Cascadia Mono" w:cs="Cascadia Mono"/>
                <w:noProof w:val="0"/>
                <w:color w:val="000000"/>
                <w:kern w:val="0"/>
                <w:sz w:val="24"/>
                <w:szCs w:val="24"/>
                <w:lang w:val="en-US"/>
              </w:rPr>
              <w:t>vào</w:t>
            </w:r>
            <w:proofErr w:type="spellEnd"/>
            <w:r w:rsidRPr="009E6A34">
              <w:rPr>
                <w:rFonts w:ascii="Cascadia Mono" w:hAnsi="Cascadia Mono" w:cs="Cascadia Mono"/>
                <w:noProof w:val="0"/>
                <w:color w:val="000000"/>
                <w:kern w:val="0"/>
                <w:sz w:val="24"/>
                <w:szCs w:val="24"/>
                <w:lang w:val="en-US"/>
              </w:rPr>
              <w:t xml:space="preserve"> </w:t>
            </w:r>
            <w:proofErr w:type="spellStart"/>
            <w:r w:rsidRPr="009E6A34">
              <w:rPr>
                <w:rFonts w:ascii="Cascadia Mono" w:hAnsi="Cascadia Mono" w:cs="Cascadia Mono"/>
                <w:noProof w:val="0"/>
                <w:color w:val="000000"/>
                <w:kern w:val="0"/>
                <w:sz w:val="24"/>
                <w:szCs w:val="24"/>
                <w:lang w:val="en-US"/>
              </w:rPr>
              <w:t>giá</w:t>
            </w:r>
            <w:proofErr w:type="spellEnd"/>
            <w:r w:rsidRPr="009E6A34">
              <w:rPr>
                <w:rFonts w:ascii="Cascadia Mono" w:hAnsi="Cascadia Mono" w:cs="Cascadia Mono"/>
                <w:noProof w:val="0"/>
                <w:color w:val="000000"/>
                <w:kern w:val="0"/>
                <w:sz w:val="24"/>
                <w:szCs w:val="24"/>
                <w:lang w:val="en-US"/>
              </w:rPr>
              <w:t xml:space="preserve"> </w:t>
            </w:r>
            <w:proofErr w:type="spellStart"/>
            <w:r w:rsidRPr="009E6A34">
              <w:rPr>
                <w:rFonts w:ascii="Cascadia Mono" w:hAnsi="Cascadia Mono" w:cs="Cascadia Mono"/>
                <w:noProof w:val="0"/>
                <w:color w:val="000000"/>
                <w:kern w:val="0"/>
                <w:sz w:val="24"/>
                <w:szCs w:val="24"/>
                <w:lang w:val="en-US"/>
              </w:rPr>
              <w:t>trị</w:t>
            </w:r>
            <w:proofErr w:type="spellEnd"/>
            <w:r w:rsidRPr="009E6A34">
              <w:rPr>
                <w:rFonts w:ascii="Cascadia Mono" w:hAnsi="Cascadia Mono" w:cs="Cascadia Mono"/>
                <w:noProof w:val="0"/>
                <w:color w:val="000000"/>
                <w:kern w:val="0"/>
                <w:sz w:val="24"/>
                <w:szCs w:val="24"/>
                <w:lang w:val="en-US"/>
              </w:rPr>
              <w:t xml:space="preserve"> </w:t>
            </w:r>
            <w:proofErr w:type="spellStart"/>
            <w:r w:rsidRPr="009E6A34">
              <w:rPr>
                <w:rFonts w:ascii="Cascadia Mono" w:hAnsi="Cascadia Mono" w:cs="Cascadia Mono"/>
                <w:noProof w:val="0"/>
                <w:color w:val="000000"/>
                <w:kern w:val="0"/>
                <w:sz w:val="24"/>
                <w:szCs w:val="24"/>
                <w:lang w:val="en-US"/>
              </w:rPr>
              <w:t>là</w:t>
            </w:r>
            <w:proofErr w:type="spellEnd"/>
            <w:r w:rsidRPr="009E6A34">
              <w:rPr>
                <w:rFonts w:ascii="Cascadia Mono" w:hAnsi="Cascadia Mono" w:cs="Cascadia Mono"/>
                <w:noProof w:val="0"/>
                <w:color w:val="000000"/>
                <w:kern w:val="0"/>
                <w:sz w:val="24"/>
                <w:szCs w:val="24"/>
                <w:lang w:val="en-US"/>
              </w:rPr>
              <w:t xml:space="preserve"> </w:t>
            </w:r>
            <w:proofErr w:type="spellStart"/>
            <w:r w:rsidRPr="009E6A34">
              <w:rPr>
                <w:rFonts w:ascii="Cascadia Mono" w:hAnsi="Cascadia Mono" w:cs="Cascadia Mono"/>
                <w:noProof w:val="0"/>
                <w:color w:val="000000"/>
                <w:kern w:val="0"/>
                <w:sz w:val="24"/>
                <w:szCs w:val="24"/>
                <w:lang w:val="en-US"/>
              </w:rPr>
              <w:t>một</w:t>
            </w:r>
            <w:proofErr w:type="spellEnd"/>
            <w:r w:rsidRPr="009E6A34">
              <w:rPr>
                <w:rFonts w:ascii="Cascadia Mono" w:hAnsi="Cascadia Mono" w:cs="Cascadia Mono"/>
                <w:noProof w:val="0"/>
                <w:color w:val="000000"/>
                <w:kern w:val="0"/>
                <w:sz w:val="24"/>
                <w:szCs w:val="24"/>
                <w:lang w:val="en-US"/>
              </w:rPr>
              <w:t xml:space="preserve"> </w:t>
            </w:r>
            <w:proofErr w:type="spellStart"/>
            <w:r w:rsidRPr="009E6A34">
              <w:rPr>
                <w:rFonts w:ascii="Cascadia Mono" w:hAnsi="Cascadia Mono" w:cs="Cascadia Mono"/>
                <w:noProof w:val="0"/>
                <w:color w:val="000000"/>
                <w:kern w:val="0"/>
                <w:sz w:val="24"/>
                <w:szCs w:val="24"/>
                <w:lang w:val="en-US"/>
              </w:rPr>
              <w:t>số</w:t>
            </w:r>
            <w:proofErr w:type="spellEnd"/>
            <w:r w:rsidRPr="009E6A34">
              <w:rPr>
                <w:rFonts w:ascii="Cascadia Mono" w:hAnsi="Cascadia Mono" w:cs="Cascadia Mono"/>
                <w:noProof w:val="0"/>
                <w:color w:val="000000"/>
                <w:kern w:val="0"/>
                <w:sz w:val="24"/>
                <w:szCs w:val="24"/>
                <w:lang w:val="en-US"/>
              </w:rPr>
              <w:t xml:space="preserve">.", "Báo </w:t>
            </w:r>
            <w:proofErr w:type="spellStart"/>
            <w:r w:rsidRPr="009E6A34">
              <w:rPr>
                <w:rFonts w:ascii="Cascadia Mono" w:hAnsi="Cascadia Mono" w:cs="Cascadia Mono"/>
                <w:noProof w:val="0"/>
                <w:color w:val="000000"/>
                <w:kern w:val="0"/>
                <w:sz w:val="24"/>
                <w:szCs w:val="24"/>
                <w:lang w:val="en-US"/>
              </w:rPr>
              <w:t>lỗi</w:t>
            </w:r>
            <w:proofErr w:type="spellEnd"/>
            <w:r w:rsidRPr="009E6A34">
              <w:rPr>
                <w:rFonts w:ascii="Cascadia Mono" w:hAnsi="Cascadia Mono" w:cs="Cascadia Mono"/>
                <w:noProof w:val="0"/>
                <w:color w:val="000000"/>
                <w:kern w:val="0"/>
                <w:sz w:val="24"/>
                <w:szCs w:val="24"/>
                <w:lang w:val="en-US"/>
              </w:rPr>
              <w:t>!"</w:t>
            </w:r>
            <w:proofErr w:type="gramStart"/>
            <w:r w:rsidRPr="009E6A34">
              <w:rPr>
                <w:rFonts w:ascii="Cascadia Mono" w:hAnsi="Cascadia Mono" w:cs="Cascadia Mono"/>
                <w:noProof w:val="0"/>
                <w:color w:val="000000"/>
                <w:kern w:val="0"/>
                <w:sz w:val="24"/>
                <w:szCs w:val="24"/>
                <w:lang w:val="en-US"/>
              </w:rPr>
              <w:t>);</w:t>
            </w:r>
            <w:proofErr w:type="gramEnd"/>
          </w:p>
          <w:p w14:paraId="402E1B69" w14:textId="77777777" w:rsidR="009E6A34" w:rsidRPr="009E6A34" w:rsidRDefault="009E6A34" w:rsidP="009E6A34">
            <w:pPr>
              <w:autoSpaceDE w:val="0"/>
              <w:autoSpaceDN w:val="0"/>
              <w:adjustRightInd w:val="0"/>
              <w:spacing w:line="276" w:lineRule="auto"/>
              <w:rPr>
                <w:rFonts w:ascii="Cascadia Mono" w:hAnsi="Cascadia Mono" w:cs="Cascadia Mono"/>
                <w:noProof w:val="0"/>
                <w:color w:val="000000"/>
                <w:kern w:val="0"/>
                <w:sz w:val="24"/>
                <w:szCs w:val="24"/>
                <w:lang w:val="en-US"/>
              </w:rPr>
            </w:pPr>
            <w:r w:rsidRPr="009E6A34">
              <w:rPr>
                <w:rFonts w:ascii="Cascadia Mono" w:hAnsi="Cascadia Mono" w:cs="Cascadia Mono"/>
                <w:noProof w:val="0"/>
                <w:color w:val="000000"/>
                <w:kern w:val="0"/>
                <w:sz w:val="24"/>
                <w:szCs w:val="24"/>
                <w:lang w:val="en-US"/>
              </w:rPr>
              <w:t xml:space="preserve">    else</w:t>
            </w:r>
          </w:p>
          <w:p w14:paraId="43DE6163" w14:textId="77777777" w:rsidR="009E6A34" w:rsidRPr="009E6A34" w:rsidRDefault="009E6A34" w:rsidP="009E6A34">
            <w:pPr>
              <w:autoSpaceDE w:val="0"/>
              <w:autoSpaceDN w:val="0"/>
              <w:adjustRightInd w:val="0"/>
              <w:spacing w:line="276" w:lineRule="auto"/>
              <w:rPr>
                <w:rFonts w:ascii="Cascadia Mono" w:hAnsi="Cascadia Mono" w:cs="Cascadia Mono"/>
                <w:noProof w:val="0"/>
                <w:color w:val="000000"/>
                <w:kern w:val="0"/>
                <w:sz w:val="24"/>
                <w:szCs w:val="24"/>
                <w:lang w:val="en-US"/>
              </w:rPr>
            </w:pPr>
            <w:r w:rsidRPr="009E6A34">
              <w:rPr>
                <w:rFonts w:ascii="Cascadia Mono" w:hAnsi="Cascadia Mono" w:cs="Cascadia Mono"/>
                <w:noProof w:val="0"/>
                <w:color w:val="000000"/>
                <w:kern w:val="0"/>
                <w:sz w:val="24"/>
                <w:szCs w:val="24"/>
                <w:lang w:val="en-US"/>
              </w:rPr>
              <w:t xml:space="preserve">    {</w:t>
            </w:r>
          </w:p>
          <w:p w14:paraId="454AEF6D" w14:textId="77777777" w:rsidR="009E6A34" w:rsidRPr="009E6A34" w:rsidRDefault="009E6A34" w:rsidP="009E6A34">
            <w:pPr>
              <w:autoSpaceDE w:val="0"/>
              <w:autoSpaceDN w:val="0"/>
              <w:adjustRightInd w:val="0"/>
              <w:spacing w:line="276" w:lineRule="auto"/>
              <w:rPr>
                <w:rFonts w:ascii="Cascadia Mono" w:hAnsi="Cascadia Mono" w:cs="Cascadia Mono"/>
                <w:noProof w:val="0"/>
                <w:color w:val="000000"/>
                <w:kern w:val="0"/>
                <w:sz w:val="24"/>
                <w:szCs w:val="24"/>
                <w:lang w:val="en-US"/>
              </w:rPr>
            </w:pPr>
            <w:r w:rsidRPr="009E6A34">
              <w:rPr>
                <w:rFonts w:ascii="Cascadia Mono" w:hAnsi="Cascadia Mono" w:cs="Cascadia Mono"/>
                <w:noProof w:val="0"/>
                <w:color w:val="000000"/>
                <w:kern w:val="0"/>
                <w:sz w:val="24"/>
                <w:szCs w:val="24"/>
                <w:lang w:val="en-US"/>
              </w:rPr>
              <w:t xml:space="preserve">        string id = </w:t>
            </w:r>
            <w:proofErr w:type="spellStart"/>
            <w:r w:rsidRPr="009E6A34">
              <w:rPr>
                <w:rFonts w:ascii="Cascadia Mono" w:hAnsi="Cascadia Mono" w:cs="Cascadia Mono"/>
                <w:noProof w:val="0"/>
                <w:color w:val="000000"/>
                <w:kern w:val="0"/>
                <w:sz w:val="24"/>
                <w:szCs w:val="24"/>
                <w:lang w:val="en-US"/>
              </w:rPr>
              <w:t>tbxID.</w:t>
            </w:r>
            <w:proofErr w:type="gramStart"/>
            <w:r w:rsidRPr="009E6A34">
              <w:rPr>
                <w:rFonts w:ascii="Cascadia Mono" w:hAnsi="Cascadia Mono" w:cs="Cascadia Mono"/>
                <w:noProof w:val="0"/>
                <w:color w:val="000000"/>
                <w:kern w:val="0"/>
                <w:sz w:val="24"/>
                <w:szCs w:val="24"/>
                <w:lang w:val="en-US"/>
              </w:rPr>
              <w:t>Text</w:t>
            </w:r>
            <w:proofErr w:type="spellEnd"/>
            <w:r w:rsidRPr="009E6A34">
              <w:rPr>
                <w:rFonts w:ascii="Cascadia Mono" w:hAnsi="Cascadia Mono" w:cs="Cascadia Mono"/>
                <w:noProof w:val="0"/>
                <w:color w:val="000000"/>
                <w:kern w:val="0"/>
                <w:sz w:val="24"/>
                <w:szCs w:val="24"/>
                <w:lang w:val="en-US"/>
              </w:rPr>
              <w:t>;</w:t>
            </w:r>
            <w:proofErr w:type="gramEnd"/>
          </w:p>
          <w:p w14:paraId="66D007FB" w14:textId="77777777" w:rsidR="009E6A34" w:rsidRPr="009E6A34" w:rsidRDefault="009E6A34" w:rsidP="009E6A34">
            <w:pPr>
              <w:autoSpaceDE w:val="0"/>
              <w:autoSpaceDN w:val="0"/>
              <w:adjustRightInd w:val="0"/>
              <w:spacing w:line="276" w:lineRule="auto"/>
              <w:rPr>
                <w:rFonts w:ascii="Cascadia Mono" w:hAnsi="Cascadia Mono" w:cs="Cascadia Mono"/>
                <w:noProof w:val="0"/>
                <w:color w:val="000000"/>
                <w:kern w:val="0"/>
                <w:sz w:val="24"/>
                <w:szCs w:val="24"/>
                <w:lang w:val="en-US"/>
              </w:rPr>
            </w:pPr>
            <w:r w:rsidRPr="009E6A34">
              <w:rPr>
                <w:rFonts w:ascii="Cascadia Mono" w:hAnsi="Cascadia Mono" w:cs="Cascadia Mono"/>
                <w:noProof w:val="0"/>
                <w:color w:val="000000"/>
                <w:kern w:val="0"/>
                <w:sz w:val="24"/>
                <w:szCs w:val="24"/>
                <w:lang w:val="en-US"/>
              </w:rPr>
              <w:t xml:space="preserve">        </w:t>
            </w:r>
            <w:proofErr w:type="spellStart"/>
            <w:r w:rsidRPr="009E6A34">
              <w:rPr>
                <w:rFonts w:ascii="Cascadia Mono" w:hAnsi="Cascadia Mono" w:cs="Cascadia Mono"/>
                <w:noProof w:val="0"/>
                <w:color w:val="000000"/>
                <w:kern w:val="0"/>
                <w:sz w:val="24"/>
                <w:szCs w:val="24"/>
                <w:lang w:val="en-US"/>
              </w:rPr>
              <w:t>DateTime</w:t>
            </w:r>
            <w:proofErr w:type="spellEnd"/>
            <w:r w:rsidRPr="009E6A34">
              <w:rPr>
                <w:rFonts w:ascii="Cascadia Mono" w:hAnsi="Cascadia Mono" w:cs="Cascadia Mono"/>
                <w:noProof w:val="0"/>
                <w:color w:val="000000"/>
                <w:kern w:val="0"/>
                <w:sz w:val="24"/>
                <w:szCs w:val="24"/>
                <w:lang w:val="en-US"/>
              </w:rPr>
              <w:t xml:space="preserve"> date = </w:t>
            </w:r>
            <w:proofErr w:type="spellStart"/>
            <w:r w:rsidRPr="009E6A34">
              <w:rPr>
                <w:rFonts w:ascii="Cascadia Mono" w:hAnsi="Cascadia Mono" w:cs="Cascadia Mono"/>
                <w:noProof w:val="0"/>
                <w:color w:val="000000"/>
                <w:kern w:val="0"/>
                <w:sz w:val="24"/>
                <w:szCs w:val="24"/>
                <w:lang w:val="en-US"/>
              </w:rPr>
              <w:t>dtpDate.</w:t>
            </w:r>
            <w:proofErr w:type="gramStart"/>
            <w:r w:rsidRPr="009E6A34">
              <w:rPr>
                <w:rFonts w:ascii="Cascadia Mono" w:hAnsi="Cascadia Mono" w:cs="Cascadia Mono"/>
                <w:noProof w:val="0"/>
                <w:color w:val="000000"/>
                <w:kern w:val="0"/>
                <w:sz w:val="24"/>
                <w:szCs w:val="24"/>
                <w:lang w:val="en-US"/>
              </w:rPr>
              <w:t>Value</w:t>
            </w:r>
            <w:proofErr w:type="spellEnd"/>
            <w:r w:rsidRPr="009E6A34">
              <w:rPr>
                <w:rFonts w:ascii="Cascadia Mono" w:hAnsi="Cascadia Mono" w:cs="Cascadia Mono"/>
                <w:noProof w:val="0"/>
                <w:color w:val="000000"/>
                <w:kern w:val="0"/>
                <w:sz w:val="24"/>
                <w:szCs w:val="24"/>
                <w:lang w:val="en-US"/>
              </w:rPr>
              <w:t>;</w:t>
            </w:r>
            <w:proofErr w:type="gramEnd"/>
          </w:p>
          <w:p w14:paraId="55CF0ACA" w14:textId="77777777" w:rsidR="009E6A34" w:rsidRPr="009E6A34" w:rsidRDefault="009E6A34" w:rsidP="009E6A34">
            <w:pPr>
              <w:autoSpaceDE w:val="0"/>
              <w:autoSpaceDN w:val="0"/>
              <w:adjustRightInd w:val="0"/>
              <w:spacing w:line="276" w:lineRule="auto"/>
              <w:rPr>
                <w:rFonts w:ascii="Cascadia Mono" w:hAnsi="Cascadia Mono" w:cs="Cascadia Mono"/>
                <w:noProof w:val="0"/>
                <w:color w:val="000000"/>
                <w:kern w:val="0"/>
                <w:sz w:val="24"/>
                <w:szCs w:val="24"/>
                <w:lang w:val="en-US"/>
              </w:rPr>
            </w:pPr>
            <w:r w:rsidRPr="009E6A34">
              <w:rPr>
                <w:rFonts w:ascii="Cascadia Mono" w:hAnsi="Cascadia Mono" w:cs="Cascadia Mono"/>
                <w:noProof w:val="0"/>
                <w:color w:val="000000"/>
                <w:kern w:val="0"/>
                <w:sz w:val="24"/>
                <w:szCs w:val="24"/>
                <w:lang w:val="en-US"/>
              </w:rPr>
              <w:t xml:space="preserve">        string price = </w:t>
            </w:r>
            <w:proofErr w:type="spellStart"/>
            <w:r w:rsidRPr="009E6A34">
              <w:rPr>
                <w:rFonts w:ascii="Cascadia Mono" w:hAnsi="Cascadia Mono" w:cs="Cascadia Mono"/>
                <w:noProof w:val="0"/>
                <w:color w:val="000000"/>
                <w:kern w:val="0"/>
                <w:sz w:val="24"/>
                <w:szCs w:val="24"/>
                <w:lang w:val="en-US"/>
              </w:rPr>
              <w:t>tbxPrice.</w:t>
            </w:r>
            <w:proofErr w:type="gramStart"/>
            <w:r w:rsidRPr="009E6A34">
              <w:rPr>
                <w:rFonts w:ascii="Cascadia Mono" w:hAnsi="Cascadia Mono" w:cs="Cascadia Mono"/>
                <w:noProof w:val="0"/>
                <w:color w:val="000000"/>
                <w:kern w:val="0"/>
                <w:sz w:val="24"/>
                <w:szCs w:val="24"/>
                <w:lang w:val="en-US"/>
              </w:rPr>
              <w:t>Text</w:t>
            </w:r>
            <w:proofErr w:type="spellEnd"/>
            <w:r w:rsidRPr="009E6A34">
              <w:rPr>
                <w:rFonts w:ascii="Cascadia Mono" w:hAnsi="Cascadia Mono" w:cs="Cascadia Mono"/>
                <w:noProof w:val="0"/>
                <w:color w:val="000000"/>
                <w:kern w:val="0"/>
                <w:sz w:val="24"/>
                <w:szCs w:val="24"/>
                <w:lang w:val="en-US"/>
              </w:rPr>
              <w:t>;</w:t>
            </w:r>
            <w:proofErr w:type="gramEnd"/>
          </w:p>
          <w:p w14:paraId="02DDC2B9" w14:textId="77777777" w:rsidR="009E6A34" w:rsidRPr="009E6A34" w:rsidRDefault="009E6A34" w:rsidP="009E6A34">
            <w:pPr>
              <w:autoSpaceDE w:val="0"/>
              <w:autoSpaceDN w:val="0"/>
              <w:adjustRightInd w:val="0"/>
              <w:spacing w:line="276" w:lineRule="auto"/>
              <w:rPr>
                <w:rFonts w:ascii="Cascadia Mono" w:hAnsi="Cascadia Mono" w:cs="Cascadia Mono"/>
                <w:noProof w:val="0"/>
                <w:color w:val="000000"/>
                <w:kern w:val="0"/>
                <w:sz w:val="24"/>
                <w:szCs w:val="24"/>
                <w:lang w:val="en-US"/>
              </w:rPr>
            </w:pPr>
            <w:r w:rsidRPr="009E6A34">
              <w:rPr>
                <w:rFonts w:ascii="Cascadia Mono" w:hAnsi="Cascadia Mono" w:cs="Cascadia Mono"/>
                <w:noProof w:val="0"/>
                <w:color w:val="000000"/>
                <w:kern w:val="0"/>
                <w:sz w:val="24"/>
                <w:szCs w:val="24"/>
                <w:lang w:val="en-US"/>
              </w:rPr>
              <w:t xml:space="preserve">        string detail = </w:t>
            </w:r>
            <w:proofErr w:type="spellStart"/>
            <w:r w:rsidRPr="009E6A34">
              <w:rPr>
                <w:rFonts w:ascii="Cascadia Mono" w:hAnsi="Cascadia Mono" w:cs="Cascadia Mono"/>
                <w:noProof w:val="0"/>
                <w:color w:val="000000"/>
                <w:kern w:val="0"/>
                <w:sz w:val="24"/>
                <w:szCs w:val="24"/>
                <w:lang w:val="en-US"/>
              </w:rPr>
              <w:t>tbxDetail.</w:t>
            </w:r>
            <w:proofErr w:type="gramStart"/>
            <w:r w:rsidRPr="009E6A34">
              <w:rPr>
                <w:rFonts w:ascii="Cascadia Mono" w:hAnsi="Cascadia Mono" w:cs="Cascadia Mono"/>
                <w:noProof w:val="0"/>
                <w:color w:val="000000"/>
                <w:kern w:val="0"/>
                <w:sz w:val="24"/>
                <w:szCs w:val="24"/>
                <w:lang w:val="en-US"/>
              </w:rPr>
              <w:t>Text</w:t>
            </w:r>
            <w:proofErr w:type="spellEnd"/>
            <w:r w:rsidRPr="009E6A34">
              <w:rPr>
                <w:rFonts w:ascii="Cascadia Mono" w:hAnsi="Cascadia Mono" w:cs="Cascadia Mono"/>
                <w:noProof w:val="0"/>
                <w:color w:val="000000"/>
                <w:kern w:val="0"/>
                <w:sz w:val="24"/>
                <w:szCs w:val="24"/>
                <w:lang w:val="en-US"/>
              </w:rPr>
              <w:t>;</w:t>
            </w:r>
            <w:proofErr w:type="gramEnd"/>
          </w:p>
          <w:p w14:paraId="1083F6CC" w14:textId="77777777" w:rsidR="009E6A34" w:rsidRPr="009E6A34" w:rsidRDefault="009E6A34" w:rsidP="009E6A34">
            <w:pPr>
              <w:autoSpaceDE w:val="0"/>
              <w:autoSpaceDN w:val="0"/>
              <w:adjustRightInd w:val="0"/>
              <w:spacing w:line="276" w:lineRule="auto"/>
              <w:rPr>
                <w:rFonts w:ascii="Cascadia Mono" w:hAnsi="Cascadia Mono" w:cs="Cascadia Mono"/>
                <w:noProof w:val="0"/>
                <w:color w:val="000000"/>
                <w:kern w:val="0"/>
                <w:sz w:val="24"/>
                <w:szCs w:val="24"/>
                <w:lang w:val="en-US"/>
              </w:rPr>
            </w:pPr>
          </w:p>
          <w:p w14:paraId="319F9D72" w14:textId="77777777" w:rsidR="009E6A34" w:rsidRPr="009E6A34" w:rsidRDefault="009E6A34" w:rsidP="009E6A34">
            <w:pPr>
              <w:autoSpaceDE w:val="0"/>
              <w:autoSpaceDN w:val="0"/>
              <w:adjustRightInd w:val="0"/>
              <w:spacing w:line="276" w:lineRule="auto"/>
              <w:rPr>
                <w:rFonts w:ascii="Cascadia Mono" w:hAnsi="Cascadia Mono" w:cs="Cascadia Mono"/>
                <w:noProof w:val="0"/>
                <w:color w:val="000000"/>
                <w:kern w:val="0"/>
                <w:sz w:val="24"/>
                <w:szCs w:val="24"/>
                <w:lang w:val="en-US"/>
              </w:rPr>
            </w:pPr>
            <w:r w:rsidRPr="009E6A34">
              <w:rPr>
                <w:rFonts w:ascii="Cascadia Mono" w:hAnsi="Cascadia Mono" w:cs="Cascadia Mono"/>
                <w:noProof w:val="0"/>
                <w:color w:val="000000"/>
                <w:kern w:val="0"/>
                <w:sz w:val="24"/>
                <w:szCs w:val="24"/>
                <w:lang w:val="en-US"/>
              </w:rPr>
              <w:t xml:space="preserve">        </w:t>
            </w:r>
            <w:proofErr w:type="spellStart"/>
            <w:proofErr w:type="gramStart"/>
            <w:r w:rsidRPr="009E6A34">
              <w:rPr>
                <w:rFonts w:ascii="Cascadia Mono" w:hAnsi="Cascadia Mono" w:cs="Cascadia Mono"/>
                <w:noProof w:val="0"/>
                <w:color w:val="000000"/>
                <w:kern w:val="0"/>
                <w:sz w:val="24"/>
                <w:szCs w:val="24"/>
                <w:lang w:val="en-US"/>
              </w:rPr>
              <w:t>DataProvider.Instance.ExecuteNonQuery</w:t>
            </w:r>
            <w:proofErr w:type="spellEnd"/>
            <w:proofErr w:type="gramEnd"/>
            <w:r w:rsidRPr="009E6A34">
              <w:rPr>
                <w:rFonts w:ascii="Cascadia Mono" w:hAnsi="Cascadia Mono" w:cs="Cascadia Mono"/>
                <w:noProof w:val="0"/>
                <w:color w:val="000000"/>
                <w:kern w:val="0"/>
                <w:sz w:val="24"/>
                <w:szCs w:val="24"/>
                <w:lang w:val="en-US"/>
              </w:rPr>
              <w:t xml:space="preserve">("EXEC </w:t>
            </w:r>
            <w:proofErr w:type="spellStart"/>
            <w:r w:rsidRPr="009E6A34">
              <w:rPr>
                <w:rFonts w:ascii="Cascadia Mono" w:hAnsi="Cascadia Mono" w:cs="Cascadia Mono"/>
                <w:noProof w:val="0"/>
                <w:color w:val="000000"/>
                <w:kern w:val="0"/>
                <w:sz w:val="24"/>
                <w:szCs w:val="24"/>
                <w:lang w:val="en-US"/>
              </w:rPr>
              <w:t>updateExpenseBill</w:t>
            </w:r>
            <w:proofErr w:type="spellEnd"/>
            <w:r w:rsidRPr="009E6A34">
              <w:rPr>
                <w:rFonts w:ascii="Cascadia Mono" w:hAnsi="Cascadia Mono" w:cs="Cascadia Mono"/>
                <w:noProof w:val="0"/>
                <w:color w:val="000000"/>
                <w:kern w:val="0"/>
                <w:sz w:val="24"/>
                <w:szCs w:val="24"/>
                <w:lang w:val="en-US"/>
              </w:rPr>
              <w:t xml:space="preserve"> @id , @date , @price , @detail",</w:t>
            </w:r>
          </w:p>
          <w:p w14:paraId="5367E4C5" w14:textId="77777777" w:rsidR="009E6A34" w:rsidRPr="009E6A34" w:rsidRDefault="009E6A34" w:rsidP="009E6A34">
            <w:pPr>
              <w:autoSpaceDE w:val="0"/>
              <w:autoSpaceDN w:val="0"/>
              <w:adjustRightInd w:val="0"/>
              <w:spacing w:line="276" w:lineRule="auto"/>
              <w:rPr>
                <w:rFonts w:ascii="Cascadia Mono" w:hAnsi="Cascadia Mono" w:cs="Cascadia Mono"/>
                <w:noProof w:val="0"/>
                <w:color w:val="000000"/>
                <w:kern w:val="0"/>
                <w:sz w:val="24"/>
                <w:szCs w:val="24"/>
                <w:lang w:val="en-US"/>
              </w:rPr>
            </w:pPr>
            <w:r w:rsidRPr="009E6A34">
              <w:rPr>
                <w:rFonts w:ascii="Cascadia Mono" w:hAnsi="Cascadia Mono" w:cs="Cascadia Mono"/>
                <w:noProof w:val="0"/>
                <w:color w:val="000000"/>
                <w:kern w:val="0"/>
                <w:sz w:val="24"/>
                <w:szCs w:val="24"/>
                <w:lang w:val="en-US"/>
              </w:rPr>
              <w:t xml:space="preserve">            new </w:t>
            </w:r>
            <w:proofErr w:type="gramStart"/>
            <w:r w:rsidRPr="009E6A34">
              <w:rPr>
                <w:rFonts w:ascii="Cascadia Mono" w:hAnsi="Cascadia Mono" w:cs="Cascadia Mono"/>
                <w:noProof w:val="0"/>
                <w:color w:val="000000"/>
                <w:kern w:val="0"/>
                <w:sz w:val="24"/>
                <w:szCs w:val="24"/>
                <w:lang w:val="en-US"/>
              </w:rPr>
              <w:t>object[</w:t>
            </w:r>
            <w:proofErr w:type="gramEnd"/>
            <w:r w:rsidRPr="009E6A34">
              <w:rPr>
                <w:rFonts w:ascii="Cascadia Mono" w:hAnsi="Cascadia Mono" w:cs="Cascadia Mono"/>
                <w:noProof w:val="0"/>
                <w:color w:val="000000"/>
                <w:kern w:val="0"/>
                <w:sz w:val="24"/>
                <w:szCs w:val="24"/>
                <w:lang w:val="en-US"/>
              </w:rPr>
              <w:t>] { id, date, price, detail });</w:t>
            </w:r>
          </w:p>
          <w:p w14:paraId="53C048E9" w14:textId="77777777" w:rsidR="009E6A34" w:rsidRPr="009E6A34" w:rsidRDefault="009E6A34" w:rsidP="009E6A34">
            <w:pPr>
              <w:autoSpaceDE w:val="0"/>
              <w:autoSpaceDN w:val="0"/>
              <w:adjustRightInd w:val="0"/>
              <w:spacing w:line="276" w:lineRule="auto"/>
              <w:rPr>
                <w:rFonts w:ascii="Cascadia Mono" w:hAnsi="Cascadia Mono" w:cs="Cascadia Mono"/>
                <w:noProof w:val="0"/>
                <w:color w:val="000000"/>
                <w:kern w:val="0"/>
                <w:sz w:val="24"/>
                <w:szCs w:val="24"/>
                <w:lang w:val="en-US"/>
              </w:rPr>
            </w:pPr>
          </w:p>
          <w:p w14:paraId="12B9E957" w14:textId="77777777" w:rsidR="009E6A34" w:rsidRPr="009E6A34" w:rsidRDefault="009E6A34" w:rsidP="009E6A34">
            <w:pPr>
              <w:autoSpaceDE w:val="0"/>
              <w:autoSpaceDN w:val="0"/>
              <w:adjustRightInd w:val="0"/>
              <w:spacing w:line="276" w:lineRule="auto"/>
              <w:rPr>
                <w:rFonts w:ascii="Cascadia Mono" w:hAnsi="Cascadia Mono" w:cs="Cascadia Mono"/>
                <w:noProof w:val="0"/>
                <w:color w:val="000000"/>
                <w:kern w:val="0"/>
                <w:sz w:val="24"/>
                <w:szCs w:val="24"/>
                <w:lang w:val="en-US"/>
              </w:rPr>
            </w:pPr>
            <w:r w:rsidRPr="009E6A34">
              <w:rPr>
                <w:rFonts w:ascii="Cascadia Mono" w:hAnsi="Cascadia Mono" w:cs="Cascadia Mono"/>
                <w:noProof w:val="0"/>
                <w:color w:val="000000"/>
                <w:kern w:val="0"/>
                <w:sz w:val="24"/>
                <w:szCs w:val="24"/>
                <w:lang w:val="en-US"/>
              </w:rPr>
              <w:t xml:space="preserve">        </w:t>
            </w:r>
            <w:proofErr w:type="spellStart"/>
            <w:r w:rsidRPr="009E6A34">
              <w:rPr>
                <w:rFonts w:ascii="Cascadia Mono" w:hAnsi="Cascadia Mono" w:cs="Cascadia Mono"/>
                <w:noProof w:val="0"/>
                <w:color w:val="000000"/>
                <w:kern w:val="0"/>
                <w:sz w:val="24"/>
                <w:szCs w:val="24"/>
                <w:lang w:val="en-US"/>
              </w:rPr>
              <w:t>MessageBox.Show</w:t>
            </w:r>
            <w:proofErr w:type="spellEnd"/>
            <w:r w:rsidRPr="009E6A34">
              <w:rPr>
                <w:rFonts w:ascii="Cascadia Mono" w:hAnsi="Cascadia Mono" w:cs="Cascadia Mono"/>
                <w:noProof w:val="0"/>
                <w:color w:val="000000"/>
                <w:kern w:val="0"/>
                <w:sz w:val="24"/>
                <w:szCs w:val="24"/>
                <w:lang w:val="en-US"/>
              </w:rPr>
              <w:t>("</w:t>
            </w:r>
            <w:proofErr w:type="spellStart"/>
            <w:r w:rsidRPr="009E6A34">
              <w:rPr>
                <w:rFonts w:ascii="Cascadia Mono" w:hAnsi="Cascadia Mono" w:cs="Cascadia Mono"/>
                <w:noProof w:val="0"/>
                <w:color w:val="000000"/>
                <w:kern w:val="0"/>
                <w:sz w:val="24"/>
                <w:szCs w:val="24"/>
                <w:lang w:val="en-US"/>
              </w:rPr>
              <w:t>Đã</w:t>
            </w:r>
            <w:proofErr w:type="spellEnd"/>
            <w:r w:rsidRPr="009E6A34">
              <w:rPr>
                <w:rFonts w:ascii="Cascadia Mono" w:hAnsi="Cascadia Mono" w:cs="Cascadia Mono"/>
                <w:noProof w:val="0"/>
                <w:color w:val="000000"/>
                <w:kern w:val="0"/>
                <w:sz w:val="24"/>
                <w:szCs w:val="24"/>
                <w:lang w:val="en-US"/>
              </w:rPr>
              <w:t xml:space="preserve"> </w:t>
            </w:r>
            <w:proofErr w:type="spellStart"/>
            <w:r w:rsidRPr="009E6A34">
              <w:rPr>
                <w:rFonts w:ascii="Cascadia Mono" w:hAnsi="Cascadia Mono" w:cs="Cascadia Mono"/>
                <w:noProof w:val="0"/>
                <w:color w:val="000000"/>
                <w:kern w:val="0"/>
                <w:sz w:val="24"/>
                <w:szCs w:val="24"/>
                <w:lang w:val="en-US"/>
              </w:rPr>
              <w:t>sửa</w:t>
            </w:r>
            <w:proofErr w:type="spellEnd"/>
            <w:r w:rsidRPr="009E6A34">
              <w:rPr>
                <w:rFonts w:ascii="Cascadia Mono" w:hAnsi="Cascadia Mono" w:cs="Cascadia Mono"/>
                <w:noProof w:val="0"/>
                <w:color w:val="000000"/>
                <w:kern w:val="0"/>
                <w:sz w:val="24"/>
                <w:szCs w:val="24"/>
                <w:lang w:val="en-US"/>
              </w:rPr>
              <w:t xml:space="preserve"> </w:t>
            </w:r>
            <w:proofErr w:type="spellStart"/>
            <w:r w:rsidRPr="009E6A34">
              <w:rPr>
                <w:rFonts w:ascii="Cascadia Mono" w:hAnsi="Cascadia Mono" w:cs="Cascadia Mono"/>
                <w:noProof w:val="0"/>
                <w:color w:val="000000"/>
                <w:kern w:val="0"/>
                <w:sz w:val="24"/>
                <w:szCs w:val="24"/>
                <w:lang w:val="en-US"/>
              </w:rPr>
              <w:t>phiếu</w:t>
            </w:r>
            <w:proofErr w:type="spellEnd"/>
            <w:r w:rsidRPr="009E6A34">
              <w:rPr>
                <w:rFonts w:ascii="Cascadia Mono" w:hAnsi="Cascadia Mono" w:cs="Cascadia Mono"/>
                <w:noProof w:val="0"/>
                <w:color w:val="000000"/>
                <w:kern w:val="0"/>
                <w:sz w:val="24"/>
                <w:szCs w:val="24"/>
                <w:lang w:val="en-US"/>
              </w:rPr>
              <w:t xml:space="preserve"> chi </w:t>
            </w:r>
            <w:proofErr w:type="spellStart"/>
            <w:r w:rsidRPr="009E6A34">
              <w:rPr>
                <w:rFonts w:ascii="Cascadia Mono" w:hAnsi="Cascadia Mono" w:cs="Cascadia Mono"/>
                <w:noProof w:val="0"/>
                <w:color w:val="000000"/>
                <w:kern w:val="0"/>
                <w:sz w:val="24"/>
                <w:szCs w:val="24"/>
                <w:lang w:val="en-US"/>
              </w:rPr>
              <w:t>thành</w:t>
            </w:r>
            <w:proofErr w:type="spellEnd"/>
            <w:r w:rsidRPr="009E6A34">
              <w:rPr>
                <w:rFonts w:ascii="Cascadia Mono" w:hAnsi="Cascadia Mono" w:cs="Cascadia Mono"/>
                <w:noProof w:val="0"/>
                <w:color w:val="000000"/>
                <w:kern w:val="0"/>
                <w:sz w:val="24"/>
                <w:szCs w:val="24"/>
                <w:lang w:val="en-US"/>
              </w:rPr>
              <w:t xml:space="preserve"> </w:t>
            </w:r>
            <w:proofErr w:type="spellStart"/>
            <w:r w:rsidRPr="009E6A34">
              <w:rPr>
                <w:rFonts w:ascii="Cascadia Mono" w:hAnsi="Cascadia Mono" w:cs="Cascadia Mono"/>
                <w:noProof w:val="0"/>
                <w:color w:val="000000"/>
                <w:kern w:val="0"/>
                <w:sz w:val="24"/>
                <w:szCs w:val="24"/>
                <w:lang w:val="en-US"/>
              </w:rPr>
              <w:t>công</w:t>
            </w:r>
            <w:proofErr w:type="spellEnd"/>
            <w:r w:rsidRPr="009E6A34">
              <w:rPr>
                <w:rFonts w:ascii="Cascadia Mono" w:hAnsi="Cascadia Mono" w:cs="Cascadia Mono"/>
                <w:noProof w:val="0"/>
                <w:color w:val="000000"/>
                <w:kern w:val="0"/>
                <w:sz w:val="24"/>
                <w:szCs w:val="24"/>
                <w:lang w:val="en-US"/>
              </w:rPr>
              <w:t xml:space="preserve">.", "Thông </w:t>
            </w:r>
            <w:proofErr w:type="spellStart"/>
            <w:r w:rsidRPr="009E6A34">
              <w:rPr>
                <w:rFonts w:ascii="Cascadia Mono" w:hAnsi="Cascadia Mono" w:cs="Cascadia Mono"/>
                <w:noProof w:val="0"/>
                <w:color w:val="000000"/>
                <w:kern w:val="0"/>
                <w:sz w:val="24"/>
                <w:szCs w:val="24"/>
                <w:lang w:val="en-US"/>
              </w:rPr>
              <w:t>báo</w:t>
            </w:r>
            <w:proofErr w:type="spellEnd"/>
            <w:r w:rsidRPr="009E6A34">
              <w:rPr>
                <w:rFonts w:ascii="Cascadia Mono" w:hAnsi="Cascadia Mono" w:cs="Cascadia Mono"/>
                <w:noProof w:val="0"/>
                <w:color w:val="000000"/>
                <w:kern w:val="0"/>
                <w:sz w:val="24"/>
                <w:szCs w:val="24"/>
                <w:lang w:val="en-US"/>
              </w:rPr>
              <w:t>"</w:t>
            </w:r>
            <w:proofErr w:type="gramStart"/>
            <w:r w:rsidRPr="009E6A34">
              <w:rPr>
                <w:rFonts w:ascii="Cascadia Mono" w:hAnsi="Cascadia Mono" w:cs="Cascadia Mono"/>
                <w:noProof w:val="0"/>
                <w:color w:val="000000"/>
                <w:kern w:val="0"/>
                <w:sz w:val="24"/>
                <w:szCs w:val="24"/>
                <w:lang w:val="en-US"/>
              </w:rPr>
              <w:t>);</w:t>
            </w:r>
            <w:proofErr w:type="gramEnd"/>
          </w:p>
          <w:p w14:paraId="01396828" w14:textId="77777777" w:rsidR="009E6A34" w:rsidRPr="009E6A34" w:rsidRDefault="009E6A34" w:rsidP="009E6A34">
            <w:pPr>
              <w:autoSpaceDE w:val="0"/>
              <w:autoSpaceDN w:val="0"/>
              <w:adjustRightInd w:val="0"/>
              <w:spacing w:line="276" w:lineRule="auto"/>
              <w:rPr>
                <w:rFonts w:ascii="Cascadia Mono" w:hAnsi="Cascadia Mono" w:cs="Cascadia Mono"/>
                <w:noProof w:val="0"/>
                <w:color w:val="000000"/>
                <w:kern w:val="0"/>
                <w:sz w:val="24"/>
                <w:szCs w:val="24"/>
                <w:lang w:val="en-US"/>
              </w:rPr>
            </w:pPr>
            <w:r w:rsidRPr="009E6A34">
              <w:rPr>
                <w:rFonts w:ascii="Cascadia Mono" w:hAnsi="Cascadia Mono" w:cs="Cascadia Mono"/>
                <w:noProof w:val="0"/>
                <w:color w:val="000000"/>
                <w:kern w:val="0"/>
                <w:sz w:val="24"/>
                <w:szCs w:val="24"/>
                <w:lang w:val="en-US"/>
              </w:rPr>
              <w:t xml:space="preserve">        </w:t>
            </w:r>
            <w:proofErr w:type="spellStart"/>
            <w:proofErr w:type="gramStart"/>
            <w:r w:rsidRPr="009E6A34">
              <w:rPr>
                <w:rFonts w:ascii="Cascadia Mono" w:hAnsi="Cascadia Mono" w:cs="Cascadia Mono"/>
                <w:noProof w:val="0"/>
                <w:color w:val="000000"/>
                <w:kern w:val="0"/>
                <w:sz w:val="24"/>
                <w:szCs w:val="24"/>
                <w:lang w:val="en-US"/>
              </w:rPr>
              <w:t>initComponent</w:t>
            </w:r>
            <w:proofErr w:type="spellEnd"/>
            <w:r w:rsidRPr="009E6A34">
              <w:rPr>
                <w:rFonts w:ascii="Cascadia Mono" w:hAnsi="Cascadia Mono" w:cs="Cascadia Mono"/>
                <w:noProof w:val="0"/>
                <w:color w:val="000000"/>
                <w:kern w:val="0"/>
                <w:sz w:val="24"/>
                <w:szCs w:val="24"/>
                <w:lang w:val="en-US"/>
              </w:rPr>
              <w:t>(</w:t>
            </w:r>
            <w:proofErr w:type="gramEnd"/>
            <w:r w:rsidRPr="009E6A34">
              <w:rPr>
                <w:rFonts w:ascii="Cascadia Mono" w:hAnsi="Cascadia Mono" w:cs="Cascadia Mono"/>
                <w:noProof w:val="0"/>
                <w:color w:val="000000"/>
                <w:kern w:val="0"/>
                <w:sz w:val="24"/>
                <w:szCs w:val="24"/>
                <w:lang w:val="en-US"/>
              </w:rPr>
              <w:t>);</w:t>
            </w:r>
          </w:p>
          <w:p w14:paraId="125D66D4" w14:textId="77777777" w:rsidR="009E6A34" w:rsidRPr="009E6A34" w:rsidRDefault="009E6A34" w:rsidP="009E6A34">
            <w:pPr>
              <w:autoSpaceDE w:val="0"/>
              <w:autoSpaceDN w:val="0"/>
              <w:adjustRightInd w:val="0"/>
              <w:spacing w:line="276" w:lineRule="auto"/>
              <w:rPr>
                <w:rFonts w:ascii="Cascadia Mono" w:hAnsi="Cascadia Mono" w:cs="Cascadia Mono"/>
                <w:noProof w:val="0"/>
                <w:color w:val="000000"/>
                <w:kern w:val="0"/>
                <w:sz w:val="24"/>
                <w:szCs w:val="24"/>
                <w:lang w:val="en-US"/>
              </w:rPr>
            </w:pPr>
            <w:r w:rsidRPr="009E6A34">
              <w:rPr>
                <w:rFonts w:ascii="Cascadia Mono" w:hAnsi="Cascadia Mono" w:cs="Cascadia Mono"/>
                <w:noProof w:val="0"/>
                <w:color w:val="000000"/>
                <w:kern w:val="0"/>
                <w:sz w:val="24"/>
                <w:szCs w:val="24"/>
                <w:lang w:val="en-US"/>
              </w:rPr>
              <w:t xml:space="preserve">    }</w:t>
            </w:r>
          </w:p>
          <w:p w14:paraId="243E9182" w14:textId="77777777" w:rsidR="009E6A34" w:rsidRPr="009E6A34" w:rsidRDefault="009E6A34" w:rsidP="009E6A34">
            <w:pPr>
              <w:autoSpaceDE w:val="0"/>
              <w:autoSpaceDN w:val="0"/>
              <w:adjustRightInd w:val="0"/>
              <w:spacing w:line="276" w:lineRule="auto"/>
              <w:rPr>
                <w:rFonts w:ascii="Cascadia Mono" w:hAnsi="Cascadia Mono" w:cs="Cascadia Mono"/>
                <w:noProof w:val="0"/>
                <w:color w:val="000000"/>
                <w:kern w:val="0"/>
                <w:sz w:val="24"/>
                <w:szCs w:val="24"/>
                <w:lang w:val="en-US"/>
              </w:rPr>
            </w:pPr>
            <w:r w:rsidRPr="009E6A34">
              <w:rPr>
                <w:rFonts w:ascii="Cascadia Mono" w:hAnsi="Cascadia Mono" w:cs="Cascadia Mono"/>
                <w:noProof w:val="0"/>
                <w:color w:val="000000"/>
                <w:kern w:val="0"/>
                <w:sz w:val="24"/>
                <w:szCs w:val="24"/>
                <w:lang w:val="en-US"/>
              </w:rPr>
              <w:t>}</w:t>
            </w:r>
          </w:p>
          <w:p w14:paraId="0F60F9F0" w14:textId="77777777" w:rsidR="009E6A34" w:rsidRPr="009E6A34" w:rsidRDefault="009E6A34" w:rsidP="009E6A34">
            <w:pPr>
              <w:autoSpaceDE w:val="0"/>
              <w:autoSpaceDN w:val="0"/>
              <w:adjustRightInd w:val="0"/>
              <w:spacing w:line="276" w:lineRule="auto"/>
              <w:rPr>
                <w:rFonts w:ascii="Cascadia Mono" w:hAnsi="Cascadia Mono" w:cs="Cascadia Mono"/>
                <w:noProof w:val="0"/>
                <w:color w:val="000000"/>
                <w:kern w:val="0"/>
                <w:sz w:val="24"/>
                <w:szCs w:val="24"/>
                <w:lang w:val="en-US"/>
              </w:rPr>
            </w:pPr>
            <w:r w:rsidRPr="009E6A34">
              <w:rPr>
                <w:rFonts w:ascii="Cascadia Mono" w:hAnsi="Cascadia Mono" w:cs="Cascadia Mono"/>
                <w:noProof w:val="0"/>
                <w:color w:val="000000"/>
                <w:kern w:val="0"/>
                <w:sz w:val="24"/>
                <w:szCs w:val="24"/>
                <w:lang w:val="en-US"/>
              </w:rPr>
              <w:t>catch (</w:t>
            </w:r>
            <w:proofErr w:type="spellStart"/>
            <w:r w:rsidRPr="009E6A34">
              <w:rPr>
                <w:rFonts w:ascii="Cascadia Mono" w:hAnsi="Cascadia Mono" w:cs="Cascadia Mono"/>
                <w:noProof w:val="0"/>
                <w:color w:val="000000"/>
                <w:kern w:val="0"/>
                <w:sz w:val="24"/>
                <w:szCs w:val="24"/>
                <w:lang w:val="en-US"/>
              </w:rPr>
              <w:t>SqlException</w:t>
            </w:r>
            <w:proofErr w:type="spellEnd"/>
            <w:r w:rsidRPr="009E6A34">
              <w:rPr>
                <w:rFonts w:ascii="Cascadia Mono" w:hAnsi="Cascadia Mono" w:cs="Cascadia Mono"/>
                <w:noProof w:val="0"/>
                <w:color w:val="000000"/>
                <w:kern w:val="0"/>
                <w:sz w:val="24"/>
                <w:szCs w:val="24"/>
                <w:lang w:val="en-US"/>
              </w:rPr>
              <w:t xml:space="preserve"> </w:t>
            </w:r>
            <w:proofErr w:type="spellStart"/>
            <w:r w:rsidRPr="009E6A34">
              <w:rPr>
                <w:rFonts w:ascii="Cascadia Mono" w:hAnsi="Cascadia Mono" w:cs="Cascadia Mono"/>
                <w:noProof w:val="0"/>
                <w:color w:val="000000"/>
                <w:kern w:val="0"/>
                <w:sz w:val="24"/>
                <w:szCs w:val="24"/>
                <w:lang w:val="en-US"/>
              </w:rPr>
              <w:t>sqlException</w:t>
            </w:r>
            <w:proofErr w:type="spellEnd"/>
            <w:r w:rsidRPr="009E6A34">
              <w:rPr>
                <w:rFonts w:ascii="Cascadia Mono" w:hAnsi="Cascadia Mono" w:cs="Cascadia Mono"/>
                <w:noProof w:val="0"/>
                <w:color w:val="000000"/>
                <w:kern w:val="0"/>
                <w:sz w:val="24"/>
                <w:szCs w:val="24"/>
                <w:lang w:val="en-US"/>
              </w:rPr>
              <w:t>)</w:t>
            </w:r>
          </w:p>
          <w:p w14:paraId="166135E2" w14:textId="77777777" w:rsidR="009E6A34" w:rsidRPr="009E6A34" w:rsidRDefault="009E6A34" w:rsidP="009E6A34">
            <w:pPr>
              <w:autoSpaceDE w:val="0"/>
              <w:autoSpaceDN w:val="0"/>
              <w:adjustRightInd w:val="0"/>
              <w:spacing w:line="276" w:lineRule="auto"/>
              <w:rPr>
                <w:rFonts w:ascii="Cascadia Mono" w:hAnsi="Cascadia Mono" w:cs="Cascadia Mono"/>
                <w:noProof w:val="0"/>
                <w:color w:val="000000"/>
                <w:kern w:val="0"/>
                <w:sz w:val="24"/>
                <w:szCs w:val="24"/>
                <w:lang w:val="en-US"/>
              </w:rPr>
            </w:pPr>
            <w:r w:rsidRPr="009E6A34">
              <w:rPr>
                <w:rFonts w:ascii="Cascadia Mono" w:hAnsi="Cascadia Mono" w:cs="Cascadia Mono"/>
                <w:noProof w:val="0"/>
                <w:color w:val="000000"/>
                <w:kern w:val="0"/>
                <w:sz w:val="24"/>
                <w:szCs w:val="24"/>
                <w:lang w:val="en-US"/>
              </w:rPr>
              <w:t>{</w:t>
            </w:r>
          </w:p>
          <w:p w14:paraId="2A5CD816" w14:textId="77777777" w:rsidR="009E6A34" w:rsidRPr="009E6A34" w:rsidRDefault="009E6A34" w:rsidP="009E6A34">
            <w:pPr>
              <w:autoSpaceDE w:val="0"/>
              <w:autoSpaceDN w:val="0"/>
              <w:adjustRightInd w:val="0"/>
              <w:spacing w:line="276" w:lineRule="auto"/>
              <w:rPr>
                <w:rFonts w:ascii="Cascadia Mono" w:hAnsi="Cascadia Mono" w:cs="Cascadia Mono"/>
                <w:noProof w:val="0"/>
                <w:color w:val="000000"/>
                <w:kern w:val="0"/>
                <w:sz w:val="24"/>
                <w:szCs w:val="24"/>
                <w:lang w:val="en-US"/>
              </w:rPr>
            </w:pPr>
            <w:r w:rsidRPr="009E6A34">
              <w:rPr>
                <w:rFonts w:ascii="Cascadia Mono" w:hAnsi="Cascadia Mono" w:cs="Cascadia Mono"/>
                <w:noProof w:val="0"/>
                <w:color w:val="000000"/>
                <w:kern w:val="0"/>
                <w:sz w:val="24"/>
                <w:szCs w:val="24"/>
                <w:lang w:val="en-US"/>
              </w:rPr>
              <w:t xml:space="preserve">    </w:t>
            </w:r>
            <w:proofErr w:type="spellStart"/>
            <w:r w:rsidRPr="009E6A34">
              <w:rPr>
                <w:rFonts w:ascii="Cascadia Mono" w:hAnsi="Cascadia Mono" w:cs="Cascadia Mono"/>
                <w:noProof w:val="0"/>
                <w:color w:val="000000"/>
                <w:kern w:val="0"/>
                <w:sz w:val="24"/>
                <w:szCs w:val="24"/>
                <w:lang w:val="en-US"/>
              </w:rPr>
              <w:t>MessageBox.Show</w:t>
            </w:r>
            <w:proofErr w:type="spellEnd"/>
            <w:r w:rsidRPr="009E6A34">
              <w:rPr>
                <w:rFonts w:ascii="Cascadia Mono" w:hAnsi="Cascadia Mono" w:cs="Cascadia Mono"/>
                <w:noProof w:val="0"/>
                <w:color w:val="000000"/>
                <w:kern w:val="0"/>
                <w:sz w:val="24"/>
                <w:szCs w:val="24"/>
                <w:lang w:val="en-US"/>
              </w:rPr>
              <w:t>(</w:t>
            </w:r>
            <w:proofErr w:type="spellStart"/>
            <w:r w:rsidRPr="009E6A34">
              <w:rPr>
                <w:rFonts w:ascii="Cascadia Mono" w:hAnsi="Cascadia Mono" w:cs="Cascadia Mono"/>
                <w:noProof w:val="0"/>
                <w:color w:val="000000"/>
                <w:kern w:val="0"/>
                <w:sz w:val="24"/>
                <w:szCs w:val="24"/>
                <w:lang w:val="en-US"/>
              </w:rPr>
              <w:t>sqlException.Message</w:t>
            </w:r>
            <w:proofErr w:type="spellEnd"/>
            <w:r w:rsidRPr="009E6A34">
              <w:rPr>
                <w:rFonts w:ascii="Cascadia Mono" w:hAnsi="Cascadia Mono" w:cs="Cascadia Mono"/>
                <w:noProof w:val="0"/>
                <w:color w:val="000000"/>
                <w:kern w:val="0"/>
                <w:sz w:val="24"/>
                <w:szCs w:val="24"/>
                <w:lang w:val="en-US"/>
              </w:rPr>
              <w:t xml:space="preserve">, "Báo </w:t>
            </w:r>
            <w:proofErr w:type="spellStart"/>
            <w:r w:rsidRPr="009E6A34">
              <w:rPr>
                <w:rFonts w:ascii="Cascadia Mono" w:hAnsi="Cascadia Mono" w:cs="Cascadia Mono"/>
                <w:noProof w:val="0"/>
                <w:color w:val="000000"/>
                <w:kern w:val="0"/>
                <w:sz w:val="24"/>
                <w:szCs w:val="24"/>
                <w:lang w:val="en-US"/>
              </w:rPr>
              <w:t>lỗi</w:t>
            </w:r>
            <w:proofErr w:type="spellEnd"/>
            <w:r w:rsidRPr="009E6A34">
              <w:rPr>
                <w:rFonts w:ascii="Cascadia Mono" w:hAnsi="Cascadia Mono" w:cs="Cascadia Mono"/>
                <w:noProof w:val="0"/>
                <w:color w:val="000000"/>
                <w:kern w:val="0"/>
                <w:sz w:val="24"/>
                <w:szCs w:val="24"/>
                <w:lang w:val="en-US"/>
              </w:rPr>
              <w:t>!"</w:t>
            </w:r>
            <w:proofErr w:type="gramStart"/>
            <w:r w:rsidRPr="009E6A34">
              <w:rPr>
                <w:rFonts w:ascii="Cascadia Mono" w:hAnsi="Cascadia Mono" w:cs="Cascadia Mono"/>
                <w:noProof w:val="0"/>
                <w:color w:val="000000"/>
                <w:kern w:val="0"/>
                <w:sz w:val="24"/>
                <w:szCs w:val="24"/>
                <w:lang w:val="en-US"/>
              </w:rPr>
              <w:t>);</w:t>
            </w:r>
            <w:proofErr w:type="gramEnd"/>
          </w:p>
          <w:p w14:paraId="6ECA804E" w14:textId="46DA8FEF" w:rsidR="004D0903" w:rsidRDefault="009E6A34" w:rsidP="009E6A34">
            <w:pPr>
              <w:spacing w:line="276" w:lineRule="auto"/>
              <w:rPr>
                <w:rFonts w:ascii="Times New Roman" w:hAnsi="Times New Roman" w:cs="Times New Roman"/>
                <w:i/>
                <w:iCs/>
                <w:noProof w:val="0"/>
                <w:color w:val="000000"/>
                <w:kern w:val="0"/>
                <w:sz w:val="24"/>
                <w:szCs w:val="24"/>
                <w:lang w:val="en-US"/>
              </w:rPr>
            </w:pPr>
            <w:r w:rsidRPr="009E6A34">
              <w:rPr>
                <w:rFonts w:ascii="Cascadia Mono" w:hAnsi="Cascadia Mono" w:cs="Cascadia Mono"/>
                <w:noProof w:val="0"/>
                <w:color w:val="000000"/>
                <w:kern w:val="0"/>
                <w:sz w:val="24"/>
                <w:szCs w:val="24"/>
                <w:lang w:val="en-US"/>
              </w:rPr>
              <w:t>}</w:t>
            </w:r>
          </w:p>
        </w:tc>
      </w:tr>
    </w:tbl>
    <w:p w14:paraId="74AD6106" w14:textId="77777777" w:rsidR="00F8517F" w:rsidRDefault="00F8517F" w:rsidP="004210E8">
      <w:pPr>
        <w:spacing w:after="0" w:line="360" w:lineRule="auto"/>
        <w:ind w:left="720"/>
        <w:rPr>
          <w:rFonts w:ascii="Times New Roman" w:hAnsi="Times New Roman" w:cs="Times New Roman"/>
          <w:i/>
          <w:iCs/>
          <w:noProof w:val="0"/>
          <w:color w:val="000000"/>
          <w:kern w:val="0"/>
          <w:sz w:val="24"/>
          <w:szCs w:val="24"/>
          <w:lang w:val="en-US"/>
        </w:rPr>
      </w:pPr>
    </w:p>
    <w:p w14:paraId="43A9CDC8" w14:textId="77777777" w:rsidR="00366803" w:rsidRPr="00366803" w:rsidRDefault="00366803" w:rsidP="00366803">
      <w:pPr>
        <w:pStyle w:val="ListParagraph"/>
        <w:numPr>
          <w:ilvl w:val="0"/>
          <w:numId w:val="24"/>
        </w:numPr>
        <w:rPr>
          <w:rFonts w:ascii="Times New Roman" w:hAnsi="Times New Roman" w:cs="Times New Roman"/>
          <w:b/>
          <w:bCs/>
          <w:sz w:val="28"/>
          <w:szCs w:val="28"/>
          <w:lang w:val="en-US"/>
        </w:rPr>
      </w:pPr>
      <w:r w:rsidRPr="00366803">
        <w:rPr>
          <w:rFonts w:ascii="Times New Roman" w:hAnsi="Times New Roman" w:cs="Times New Roman"/>
          <w:b/>
          <w:bCs/>
          <w:sz w:val="28"/>
          <w:szCs w:val="28"/>
          <w:lang w:val="en-US"/>
        </w:rPr>
        <w:t>Procedure xóa Phiếu chi</w:t>
      </w:r>
    </w:p>
    <w:tbl>
      <w:tblPr>
        <w:tblStyle w:val="TableGrid"/>
        <w:tblW w:w="0" w:type="auto"/>
        <w:tblInd w:w="720" w:type="dxa"/>
        <w:tblLook w:val="04A0" w:firstRow="1" w:lastRow="0" w:firstColumn="1" w:lastColumn="0" w:noHBand="0" w:noVBand="1"/>
      </w:tblPr>
      <w:tblGrid>
        <w:gridCol w:w="8296"/>
      </w:tblGrid>
      <w:tr w:rsidR="00366803" w14:paraId="55117227" w14:textId="77777777" w:rsidTr="00F8517F">
        <w:tc>
          <w:tcPr>
            <w:tcW w:w="8296" w:type="dxa"/>
          </w:tcPr>
          <w:p w14:paraId="5455C62E" w14:textId="77777777" w:rsidR="00366803" w:rsidRPr="00366803" w:rsidRDefault="00366803" w:rsidP="00366803">
            <w:pPr>
              <w:autoSpaceDE w:val="0"/>
              <w:autoSpaceDN w:val="0"/>
              <w:adjustRightInd w:val="0"/>
              <w:spacing w:line="276" w:lineRule="auto"/>
              <w:rPr>
                <w:rFonts w:ascii="Consolas" w:hAnsi="Consolas" w:cs="Times New Roman"/>
                <w:noProof w:val="0"/>
                <w:color w:val="000000"/>
                <w:kern w:val="0"/>
                <w:sz w:val="24"/>
                <w:szCs w:val="24"/>
                <w:lang w:val="en-US"/>
              </w:rPr>
            </w:pPr>
            <w:r w:rsidRPr="00366803">
              <w:rPr>
                <w:rFonts w:ascii="Consolas" w:hAnsi="Consolas" w:cs="Times New Roman"/>
                <w:noProof w:val="0"/>
                <w:color w:val="0000FF"/>
                <w:kern w:val="0"/>
                <w:sz w:val="24"/>
                <w:szCs w:val="24"/>
                <w:lang w:val="en-US"/>
              </w:rPr>
              <w:t>CREATE</w:t>
            </w:r>
            <w:r w:rsidRPr="00366803">
              <w:rPr>
                <w:rFonts w:ascii="Consolas" w:hAnsi="Consolas" w:cs="Times New Roman"/>
                <w:noProof w:val="0"/>
                <w:color w:val="000000"/>
                <w:kern w:val="0"/>
                <w:sz w:val="24"/>
                <w:szCs w:val="24"/>
                <w:lang w:val="en-US"/>
              </w:rPr>
              <w:t xml:space="preserve"> </w:t>
            </w:r>
            <w:r w:rsidRPr="00366803">
              <w:rPr>
                <w:rFonts w:ascii="Consolas" w:hAnsi="Consolas" w:cs="Times New Roman"/>
                <w:noProof w:val="0"/>
                <w:color w:val="0000FF"/>
                <w:kern w:val="0"/>
                <w:sz w:val="24"/>
                <w:szCs w:val="24"/>
                <w:lang w:val="en-US"/>
              </w:rPr>
              <w:t>PROC</w:t>
            </w:r>
            <w:r w:rsidRPr="00366803">
              <w:rPr>
                <w:rFonts w:ascii="Consolas" w:hAnsi="Consolas" w:cs="Times New Roman"/>
                <w:noProof w:val="0"/>
                <w:color w:val="000000"/>
                <w:kern w:val="0"/>
                <w:sz w:val="24"/>
                <w:szCs w:val="24"/>
                <w:lang w:val="en-US"/>
              </w:rPr>
              <w:t xml:space="preserve"> </w:t>
            </w:r>
            <w:proofErr w:type="spellStart"/>
            <w:proofErr w:type="gramStart"/>
            <w:r w:rsidRPr="00366803">
              <w:rPr>
                <w:rFonts w:ascii="Consolas" w:hAnsi="Consolas" w:cs="Times New Roman"/>
                <w:noProof w:val="0"/>
                <w:color w:val="000000"/>
                <w:kern w:val="0"/>
                <w:sz w:val="24"/>
                <w:szCs w:val="24"/>
                <w:lang w:val="en-US"/>
              </w:rPr>
              <w:t>deleteExpenseBill</w:t>
            </w:r>
            <w:proofErr w:type="spellEnd"/>
            <w:proofErr w:type="gramEnd"/>
          </w:p>
          <w:p w14:paraId="79A0A248" w14:textId="77777777" w:rsidR="00366803" w:rsidRPr="00366803" w:rsidRDefault="00366803" w:rsidP="00366803">
            <w:pPr>
              <w:autoSpaceDE w:val="0"/>
              <w:autoSpaceDN w:val="0"/>
              <w:adjustRightInd w:val="0"/>
              <w:spacing w:line="276" w:lineRule="auto"/>
              <w:rPr>
                <w:rFonts w:ascii="Consolas" w:hAnsi="Consolas" w:cs="Times New Roman"/>
                <w:noProof w:val="0"/>
                <w:color w:val="000000"/>
                <w:kern w:val="0"/>
                <w:sz w:val="24"/>
                <w:szCs w:val="24"/>
                <w:lang w:val="en-US"/>
              </w:rPr>
            </w:pPr>
            <w:r w:rsidRPr="00366803">
              <w:rPr>
                <w:rFonts w:ascii="Consolas" w:hAnsi="Consolas" w:cs="Times New Roman"/>
                <w:noProof w:val="0"/>
                <w:color w:val="000000"/>
                <w:kern w:val="0"/>
                <w:sz w:val="24"/>
                <w:szCs w:val="24"/>
                <w:lang w:val="en-US"/>
              </w:rPr>
              <w:lastRenderedPageBreak/>
              <w:tab/>
              <w:t xml:space="preserve">@id </w:t>
            </w:r>
            <w:proofErr w:type="gramStart"/>
            <w:r w:rsidRPr="00366803">
              <w:rPr>
                <w:rFonts w:ascii="Consolas" w:hAnsi="Consolas" w:cs="Times New Roman"/>
                <w:noProof w:val="0"/>
                <w:color w:val="0000FF"/>
                <w:kern w:val="0"/>
                <w:sz w:val="24"/>
                <w:szCs w:val="24"/>
                <w:lang w:val="en-US"/>
              </w:rPr>
              <w:t>VARCHAR</w:t>
            </w:r>
            <w:r w:rsidRPr="00366803">
              <w:rPr>
                <w:rFonts w:ascii="Consolas" w:hAnsi="Consolas" w:cs="Times New Roman"/>
                <w:noProof w:val="0"/>
                <w:color w:val="808080"/>
                <w:kern w:val="0"/>
                <w:sz w:val="24"/>
                <w:szCs w:val="24"/>
                <w:lang w:val="en-US"/>
              </w:rPr>
              <w:t>(</w:t>
            </w:r>
            <w:proofErr w:type="gramEnd"/>
            <w:r w:rsidRPr="00366803">
              <w:rPr>
                <w:rFonts w:ascii="Consolas" w:hAnsi="Consolas" w:cs="Times New Roman"/>
                <w:noProof w:val="0"/>
                <w:color w:val="000000"/>
                <w:kern w:val="0"/>
                <w:sz w:val="24"/>
                <w:szCs w:val="24"/>
                <w:lang w:val="en-US"/>
              </w:rPr>
              <w:t>7</w:t>
            </w:r>
            <w:r w:rsidRPr="00366803">
              <w:rPr>
                <w:rFonts w:ascii="Consolas" w:hAnsi="Consolas" w:cs="Times New Roman"/>
                <w:noProof w:val="0"/>
                <w:color w:val="808080"/>
                <w:kern w:val="0"/>
                <w:sz w:val="24"/>
                <w:szCs w:val="24"/>
                <w:lang w:val="en-US"/>
              </w:rPr>
              <w:t>)</w:t>
            </w:r>
          </w:p>
          <w:p w14:paraId="227EA09D" w14:textId="77777777" w:rsidR="00366803" w:rsidRPr="00366803" w:rsidRDefault="00366803" w:rsidP="00366803">
            <w:pPr>
              <w:autoSpaceDE w:val="0"/>
              <w:autoSpaceDN w:val="0"/>
              <w:adjustRightInd w:val="0"/>
              <w:spacing w:line="276" w:lineRule="auto"/>
              <w:rPr>
                <w:rFonts w:ascii="Consolas" w:hAnsi="Consolas" w:cs="Times New Roman"/>
                <w:noProof w:val="0"/>
                <w:color w:val="000000"/>
                <w:kern w:val="0"/>
                <w:sz w:val="24"/>
                <w:szCs w:val="24"/>
                <w:lang w:val="en-US"/>
              </w:rPr>
            </w:pPr>
            <w:r w:rsidRPr="00366803">
              <w:rPr>
                <w:rFonts w:ascii="Consolas" w:hAnsi="Consolas" w:cs="Times New Roman"/>
                <w:noProof w:val="0"/>
                <w:color w:val="0000FF"/>
                <w:kern w:val="0"/>
                <w:sz w:val="24"/>
                <w:szCs w:val="24"/>
                <w:lang w:val="en-US"/>
              </w:rPr>
              <w:t>AS</w:t>
            </w:r>
          </w:p>
          <w:p w14:paraId="6EE475A2" w14:textId="77777777" w:rsidR="00366803" w:rsidRPr="00366803" w:rsidRDefault="00366803" w:rsidP="00366803">
            <w:pPr>
              <w:autoSpaceDE w:val="0"/>
              <w:autoSpaceDN w:val="0"/>
              <w:adjustRightInd w:val="0"/>
              <w:spacing w:line="276" w:lineRule="auto"/>
              <w:rPr>
                <w:rFonts w:ascii="Consolas" w:hAnsi="Consolas" w:cs="Times New Roman"/>
                <w:noProof w:val="0"/>
                <w:color w:val="000000"/>
                <w:kern w:val="0"/>
                <w:sz w:val="24"/>
                <w:szCs w:val="24"/>
                <w:lang w:val="en-US"/>
              </w:rPr>
            </w:pPr>
            <w:r w:rsidRPr="00366803">
              <w:rPr>
                <w:rFonts w:ascii="Consolas" w:hAnsi="Consolas" w:cs="Times New Roman"/>
                <w:noProof w:val="0"/>
                <w:color w:val="0000FF"/>
                <w:kern w:val="0"/>
                <w:sz w:val="24"/>
                <w:szCs w:val="24"/>
                <w:lang w:val="en-US"/>
              </w:rPr>
              <w:t>BEGIN</w:t>
            </w:r>
          </w:p>
          <w:p w14:paraId="4D81B672" w14:textId="77777777" w:rsidR="00366803" w:rsidRPr="00366803" w:rsidRDefault="00366803" w:rsidP="00366803">
            <w:pPr>
              <w:autoSpaceDE w:val="0"/>
              <w:autoSpaceDN w:val="0"/>
              <w:adjustRightInd w:val="0"/>
              <w:spacing w:line="276" w:lineRule="auto"/>
              <w:rPr>
                <w:rFonts w:ascii="Consolas" w:hAnsi="Consolas" w:cs="Times New Roman"/>
                <w:noProof w:val="0"/>
                <w:color w:val="000000"/>
                <w:kern w:val="0"/>
                <w:sz w:val="24"/>
                <w:szCs w:val="24"/>
                <w:lang w:val="en-US"/>
              </w:rPr>
            </w:pPr>
            <w:r w:rsidRPr="00366803">
              <w:rPr>
                <w:rFonts w:ascii="Consolas" w:hAnsi="Consolas" w:cs="Times New Roman"/>
                <w:noProof w:val="0"/>
                <w:color w:val="000000"/>
                <w:kern w:val="0"/>
                <w:sz w:val="24"/>
                <w:szCs w:val="24"/>
                <w:lang w:val="en-US"/>
              </w:rPr>
              <w:tab/>
            </w:r>
            <w:r w:rsidRPr="00366803">
              <w:rPr>
                <w:rFonts w:ascii="Consolas" w:hAnsi="Consolas" w:cs="Times New Roman"/>
                <w:noProof w:val="0"/>
                <w:color w:val="0000FF"/>
                <w:kern w:val="0"/>
                <w:sz w:val="24"/>
                <w:szCs w:val="24"/>
                <w:lang w:val="en-US"/>
              </w:rPr>
              <w:t xml:space="preserve">IF </w:t>
            </w:r>
            <w:r w:rsidRPr="00366803">
              <w:rPr>
                <w:rFonts w:ascii="Consolas" w:hAnsi="Consolas" w:cs="Times New Roman"/>
                <w:noProof w:val="0"/>
                <w:color w:val="808080"/>
                <w:kern w:val="0"/>
                <w:sz w:val="24"/>
                <w:szCs w:val="24"/>
                <w:lang w:val="en-US"/>
              </w:rPr>
              <w:t>(</w:t>
            </w:r>
            <w:r w:rsidRPr="00366803">
              <w:rPr>
                <w:rFonts w:ascii="Consolas" w:hAnsi="Consolas" w:cs="Times New Roman"/>
                <w:noProof w:val="0"/>
                <w:color w:val="000000"/>
                <w:kern w:val="0"/>
                <w:sz w:val="24"/>
                <w:szCs w:val="24"/>
                <w:lang w:val="en-US"/>
              </w:rPr>
              <w:t xml:space="preserve">@id </w:t>
            </w:r>
            <w:r w:rsidRPr="00366803">
              <w:rPr>
                <w:rFonts w:ascii="Consolas" w:hAnsi="Consolas" w:cs="Times New Roman"/>
                <w:noProof w:val="0"/>
                <w:color w:val="808080"/>
                <w:kern w:val="0"/>
                <w:sz w:val="24"/>
                <w:szCs w:val="24"/>
                <w:lang w:val="en-US"/>
              </w:rPr>
              <w:t>=</w:t>
            </w:r>
            <w:r w:rsidRPr="00366803">
              <w:rPr>
                <w:rFonts w:ascii="Consolas" w:hAnsi="Consolas" w:cs="Times New Roman"/>
                <w:noProof w:val="0"/>
                <w:color w:val="000000"/>
                <w:kern w:val="0"/>
                <w:sz w:val="24"/>
                <w:szCs w:val="24"/>
                <w:lang w:val="en-US"/>
              </w:rPr>
              <w:t xml:space="preserve"> </w:t>
            </w:r>
            <w:r w:rsidRPr="00366803">
              <w:rPr>
                <w:rFonts w:ascii="Consolas" w:hAnsi="Consolas" w:cs="Times New Roman"/>
                <w:noProof w:val="0"/>
                <w:color w:val="FF0000"/>
                <w:kern w:val="0"/>
                <w:sz w:val="24"/>
                <w:szCs w:val="24"/>
                <w:lang w:val="en-US"/>
              </w:rPr>
              <w:t>''</w:t>
            </w:r>
            <w:r w:rsidRPr="00366803">
              <w:rPr>
                <w:rFonts w:ascii="Consolas" w:hAnsi="Consolas" w:cs="Times New Roman"/>
                <w:noProof w:val="0"/>
                <w:color w:val="808080"/>
                <w:kern w:val="0"/>
                <w:sz w:val="24"/>
                <w:szCs w:val="24"/>
                <w:lang w:val="en-US"/>
              </w:rPr>
              <w:t>)</w:t>
            </w:r>
          </w:p>
          <w:p w14:paraId="04411127" w14:textId="77777777" w:rsidR="00366803" w:rsidRPr="00366803" w:rsidRDefault="00366803" w:rsidP="00366803">
            <w:pPr>
              <w:autoSpaceDE w:val="0"/>
              <w:autoSpaceDN w:val="0"/>
              <w:adjustRightInd w:val="0"/>
              <w:spacing w:line="276" w:lineRule="auto"/>
              <w:rPr>
                <w:rFonts w:ascii="Consolas" w:hAnsi="Consolas" w:cs="Times New Roman"/>
                <w:noProof w:val="0"/>
                <w:color w:val="000000"/>
                <w:kern w:val="0"/>
                <w:sz w:val="24"/>
                <w:szCs w:val="24"/>
                <w:lang w:val="en-US"/>
              </w:rPr>
            </w:pPr>
            <w:r w:rsidRPr="00366803">
              <w:rPr>
                <w:rFonts w:ascii="Consolas" w:hAnsi="Consolas" w:cs="Times New Roman"/>
                <w:noProof w:val="0"/>
                <w:color w:val="000000"/>
                <w:kern w:val="0"/>
                <w:sz w:val="24"/>
                <w:szCs w:val="24"/>
                <w:lang w:val="en-US"/>
              </w:rPr>
              <w:tab/>
            </w:r>
            <w:r w:rsidRPr="00366803">
              <w:rPr>
                <w:rFonts w:ascii="Consolas" w:hAnsi="Consolas" w:cs="Times New Roman"/>
                <w:noProof w:val="0"/>
                <w:color w:val="000000"/>
                <w:kern w:val="0"/>
                <w:sz w:val="24"/>
                <w:szCs w:val="24"/>
                <w:lang w:val="en-US"/>
              </w:rPr>
              <w:tab/>
            </w:r>
            <w:r w:rsidRPr="00366803">
              <w:rPr>
                <w:rFonts w:ascii="Consolas" w:hAnsi="Consolas" w:cs="Times New Roman"/>
                <w:noProof w:val="0"/>
                <w:color w:val="0000FF"/>
                <w:kern w:val="0"/>
                <w:sz w:val="24"/>
                <w:szCs w:val="24"/>
                <w:lang w:val="en-US"/>
              </w:rPr>
              <w:t>THROW</w:t>
            </w:r>
            <w:r w:rsidRPr="00366803">
              <w:rPr>
                <w:rFonts w:ascii="Consolas" w:hAnsi="Consolas" w:cs="Times New Roman"/>
                <w:noProof w:val="0"/>
                <w:color w:val="000000"/>
                <w:kern w:val="0"/>
                <w:sz w:val="24"/>
                <w:szCs w:val="24"/>
                <w:lang w:val="en-US"/>
              </w:rPr>
              <w:t xml:space="preserve"> 50000</w:t>
            </w:r>
            <w:r w:rsidRPr="00366803">
              <w:rPr>
                <w:rFonts w:ascii="Consolas" w:hAnsi="Consolas" w:cs="Times New Roman"/>
                <w:noProof w:val="0"/>
                <w:color w:val="808080"/>
                <w:kern w:val="0"/>
                <w:sz w:val="24"/>
                <w:szCs w:val="24"/>
                <w:lang w:val="en-US"/>
              </w:rPr>
              <w:t>,</w:t>
            </w:r>
            <w:r w:rsidRPr="00366803">
              <w:rPr>
                <w:rFonts w:ascii="Consolas" w:hAnsi="Consolas" w:cs="Times New Roman"/>
                <w:noProof w:val="0"/>
                <w:color w:val="000000"/>
                <w:kern w:val="0"/>
                <w:sz w:val="24"/>
                <w:szCs w:val="24"/>
                <w:lang w:val="en-US"/>
              </w:rPr>
              <w:t xml:space="preserve"> </w:t>
            </w:r>
            <w:proofErr w:type="spellStart"/>
            <w:r w:rsidRPr="00366803">
              <w:rPr>
                <w:rFonts w:ascii="Consolas" w:hAnsi="Consolas" w:cs="Times New Roman"/>
                <w:noProof w:val="0"/>
                <w:color w:val="FF0000"/>
                <w:kern w:val="0"/>
                <w:sz w:val="24"/>
                <w:szCs w:val="24"/>
                <w:lang w:val="en-US"/>
              </w:rPr>
              <w:t>N'Vui</w:t>
            </w:r>
            <w:proofErr w:type="spellEnd"/>
            <w:r w:rsidRPr="00366803">
              <w:rPr>
                <w:rFonts w:ascii="Consolas" w:hAnsi="Consolas" w:cs="Times New Roman"/>
                <w:noProof w:val="0"/>
                <w:color w:val="FF0000"/>
                <w:kern w:val="0"/>
                <w:sz w:val="24"/>
                <w:szCs w:val="24"/>
                <w:lang w:val="en-US"/>
              </w:rPr>
              <w:t xml:space="preserve"> </w:t>
            </w:r>
            <w:proofErr w:type="spellStart"/>
            <w:r w:rsidRPr="00366803">
              <w:rPr>
                <w:rFonts w:ascii="Consolas" w:hAnsi="Consolas" w:cs="Times New Roman"/>
                <w:noProof w:val="0"/>
                <w:color w:val="FF0000"/>
                <w:kern w:val="0"/>
                <w:sz w:val="24"/>
                <w:szCs w:val="24"/>
                <w:lang w:val="en-US"/>
              </w:rPr>
              <w:t>lòng</w:t>
            </w:r>
            <w:proofErr w:type="spellEnd"/>
            <w:r w:rsidRPr="00366803">
              <w:rPr>
                <w:rFonts w:ascii="Consolas" w:hAnsi="Consolas" w:cs="Times New Roman"/>
                <w:noProof w:val="0"/>
                <w:color w:val="FF0000"/>
                <w:kern w:val="0"/>
                <w:sz w:val="24"/>
                <w:szCs w:val="24"/>
                <w:lang w:val="en-US"/>
              </w:rPr>
              <w:t xml:space="preserve"> </w:t>
            </w:r>
            <w:proofErr w:type="spellStart"/>
            <w:r w:rsidRPr="00366803">
              <w:rPr>
                <w:rFonts w:ascii="Consolas" w:hAnsi="Consolas" w:cs="Times New Roman"/>
                <w:noProof w:val="0"/>
                <w:color w:val="FF0000"/>
                <w:kern w:val="0"/>
                <w:sz w:val="24"/>
                <w:szCs w:val="24"/>
                <w:lang w:val="en-US"/>
              </w:rPr>
              <w:t>chọn</w:t>
            </w:r>
            <w:proofErr w:type="spellEnd"/>
            <w:r w:rsidRPr="00366803">
              <w:rPr>
                <w:rFonts w:ascii="Consolas" w:hAnsi="Consolas" w:cs="Times New Roman"/>
                <w:noProof w:val="0"/>
                <w:color w:val="FF0000"/>
                <w:kern w:val="0"/>
                <w:sz w:val="24"/>
                <w:szCs w:val="24"/>
                <w:lang w:val="en-US"/>
              </w:rPr>
              <w:t xml:space="preserve"> </w:t>
            </w:r>
            <w:proofErr w:type="spellStart"/>
            <w:r w:rsidRPr="00366803">
              <w:rPr>
                <w:rFonts w:ascii="Consolas" w:hAnsi="Consolas" w:cs="Times New Roman"/>
                <w:noProof w:val="0"/>
                <w:color w:val="FF0000"/>
                <w:kern w:val="0"/>
                <w:sz w:val="24"/>
                <w:szCs w:val="24"/>
                <w:lang w:val="en-US"/>
              </w:rPr>
              <w:t>phiếu</w:t>
            </w:r>
            <w:proofErr w:type="spellEnd"/>
            <w:r w:rsidRPr="00366803">
              <w:rPr>
                <w:rFonts w:ascii="Consolas" w:hAnsi="Consolas" w:cs="Times New Roman"/>
                <w:noProof w:val="0"/>
                <w:color w:val="FF0000"/>
                <w:kern w:val="0"/>
                <w:sz w:val="24"/>
                <w:szCs w:val="24"/>
                <w:lang w:val="en-US"/>
              </w:rPr>
              <w:t xml:space="preserve"> chi </w:t>
            </w:r>
            <w:proofErr w:type="spellStart"/>
            <w:r w:rsidRPr="00366803">
              <w:rPr>
                <w:rFonts w:ascii="Consolas" w:hAnsi="Consolas" w:cs="Times New Roman"/>
                <w:noProof w:val="0"/>
                <w:color w:val="FF0000"/>
                <w:kern w:val="0"/>
                <w:sz w:val="24"/>
                <w:szCs w:val="24"/>
                <w:lang w:val="en-US"/>
              </w:rPr>
              <w:t>cần</w:t>
            </w:r>
            <w:proofErr w:type="spellEnd"/>
            <w:r w:rsidRPr="00366803">
              <w:rPr>
                <w:rFonts w:ascii="Consolas" w:hAnsi="Consolas" w:cs="Times New Roman"/>
                <w:noProof w:val="0"/>
                <w:color w:val="FF0000"/>
                <w:kern w:val="0"/>
                <w:sz w:val="24"/>
                <w:szCs w:val="24"/>
                <w:lang w:val="en-US"/>
              </w:rPr>
              <w:t xml:space="preserve"> </w:t>
            </w:r>
            <w:proofErr w:type="spellStart"/>
            <w:r w:rsidRPr="00366803">
              <w:rPr>
                <w:rFonts w:ascii="Consolas" w:hAnsi="Consolas" w:cs="Times New Roman"/>
                <w:noProof w:val="0"/>
                <w:color w:val="FF0000"/>
                <w:kern w:val="0"/>
                <w:sz w:val="24"/>
                <w:szCs w:val="24"/>
                <w:lang w:val="en-US"/>
              </w:rPr>
              <w:t>xóa</w:t>
            </w:r>
            <w:proofErr w:type="spellEnd"/>
            <w:r w:rsidRPr="00366803">
              <w:rPr>
                <w:rFonts w:ascii="Consolas" w:hAnsi="Consolas" w:cs="Times New Roman"/>
                <w:noProof w:val="0"/>
                <w:color w:val="FF0000"/>
                <w:kern w:val="0"/>
                <w:sz w:val="24"/>
                <w:szCs w:val="24"/>
                <w:lang w:val="en-US"/>
              </w:rPr>
              <w:t xml:space="preserve"> </w:t>
            </w:r>
            <w:proofErr w:type="spellStart"/>
            <w:r w:rsidRPr="00366803">
              <w:rPr>
                <w:rFonts w:ascii="Consolas" w:hAnsi="Consolas" w:cs="Times New Roman"/>
                <w:noProof w:val="0"/>
                <w:color w:val="FF0000"/>
                <w:kern w:val="0"/>
                <w:sz w:val="24"/>
                <w:szCs w:val="24"/>
                <w:lang w:val="en-US"/>
              </w:rPr>
              <w:t>trong</w:t>
            </w:r>
            <w:proofErr w:type="spellEnd"/>
            <w:r w:rsidRPr="00366803">
              <w:rPr>
                <w:rFonts w:ascii="Consolas" w:hAnsi="Consolas" w:cs="Times New Roman"/>
                <w:noProof w:val="0"/>
                <w:color w:val="FF0000"/>
                <w:kern w:val="0"/>
                <w:sz w:val="24"/>
                <w:szCs w:val="24"/>
                <w:lang w:val="en-US"/>
              </w:rPr>
              <w:t xml:space="preserve"> </w:t>
            </w:r>
            <w:proofErr w:type="spellStart"/>
            <w:r w:rsidRPr="00366803">
              <w:rPr>
                <w:rFonts w:ascii="Consolas" w:hAnsi="Consolas" w:cs="Times New Roman"/>
                <w:noProof w:val="0"/>
                <w:color w:val="FF0000"/>
                <w:kern w:val="0"/>
                <w:sz w:val="24"/>
                <w:szCs w:val="24"/>
                <w:lang w:val="en-US"/>
              </w:rPr>
              <w:t>bảng</w:t>
            </w:r>
            <w:proofErr w:type="spellEnd"/>
            <w:r w:rsidRPr="00366803">
              <w:rPr>
                <w:rFonts w:ascii="Consolas" w:hAnsi="Consolas" w:cs="Times New Roman"/>
                <w:noProof w:val="0"/>
                <w:color w:val="FF0000"/>
                <w:kern w:val="0"/>
                <w:sz w:val="24"/>
                <w:szCs w:val="24"/>
                <w:lang w:val="en-US"/>
              </w:rPr>
              <w:t xml:space="preserve"> </w:t>
            </w:r>
            <w:proofErr w:type="spellStart"/>
            <w:r w:rsidRPr="00366803">
              <w:rPr>
                <w:rFonts w:ascii="Consolas" w:hAnsi="Consolas" w:cs="Times New Roman"/>
                <w:noProof w:val="0"/>
                <w:color w:val="FF0000"/>
                <w:kern w:val="0"/>
                <w:sz w:val="24"/>
                <w:szCs w:val="24"/>
                <w:lang w:val="en-US"/>
              </w:rPr>
              <w:t>dữ</w:t>
            </w:r>
            <w:proofErr w:type="spellEnd"/>
            <w:r w:rsidRPr="00366803">
              <w:rPr>
                <w:rFonts w:ascii="Consolas" w:hAnsi="Consolas" w:cs="Times New Roman"/>
                <w:noProof w:val="0"/>
                <w:color w:val="FF0000"/>
                <w:kern w:val="0"/>
                <w:sz w:val="24"/>
                <w:szCs w:val="24"/>
                <w:lang w:val="en-US"/>
              </w:rPr>
              <w:t xml:space="preserve"> </w:t>
            </w:r>
            <w:proofErr w:type="spellStart"/>
            <w:r w:rsidRPr="00366803">
              <w:rPr>
                <w:rFonts w:ascii="Consolas" w:hAnsi="Consolas" w:cs="Times New Roman"/>
                <w:noProof w:val="0"/>
                <w:color w:val="FF0000"/>
                <w:kern w:val="0"/>
                <w:sz w:val="24"/>
                <w:szCs w:val="24"/>
                <w:lang w:val="en-US"/>
              </w:rPr>
              <w:t>liệu</w:t>
            </w:r>
            <w:proofErr w:type="spellEnd"/>
            <w:r w:rsidRPr="00366803">
              <w:rPr>
                <w:rFonts w:ascii="Consolas" w:hAnsi="Consolas" w:cs="Times New Roman"/>
                <w:noProof w:val="0"/>
                <w:color w:val="FF0000"/>
                <w:kern w:val="0"/>
                <w:sz w:val="24"/>
                <w:szCs w:val="24"/>
                <w:lang w:val="en-US"/>
              </w:rPr>
              <w:t>.'</w:t>
            </w:r>
            <w:r w:rsidRPr="00366803">
              <w:rPr>
                <w:rFonts w:ascii="Consolas" w:hAnsi="Consolas" w:cs="Times New Roman"/>
                <w:noProof w:val="0"/>
                <w:color w:val="808080"/>
                <w:kern w:val="0"/>
                <w:sz w:val="24"/>
                <w:szCs w:val="24"/>
                <w:lang w:val="en-US"/>
              </w:rPr>
              <w:t>,</w:t>
            </w:r>
            <w:r w:rsidRPr="00366803">
              <w:rPr>
                <w:rFonts w:ascii="Consolas" w:hAnsi="Consolas" w:cs="Times New Roman"/>
                <w:noProof w:val="0"/>
                <w:color w:val="000000"/>
                <w:kern w:val="0"/>
                <w:sz w:val="24"/>
                <w:szCs w:val="24"/>
                <w:lang w:val="en-US"/>
              </w:rPr>
              <w:t xml:space="preserve"> </w:t>
            </w:r>
            <w:proofErr w:type="gramStart"/>
            <w:r w:rsidRPr="00366803">
              <w:rPr>
                <w:rFonts w:ascii="Consolas" w:hAnsi="Consolas" w:cs="Times New Roman"/>
                <w:noProof w:val="0"/>
                <w:color w:val="000000"/>
                <w:kern w:val="0"/>
                <w:sz w:val="24"/>
                <w:szCs w:val="24"/>
                <w:lang w:val="en-US"/>
              </w:rPr>
              <w:t>255</w:t>
            </w:r>
            <w:proofErr w:type="gramEnd"/>
          </w:p>
          <w:p w14:paraId="4F3BC18F" w14:textId="77777777" w:rsidR="00366803" w:rsidRPr="00366803" w:rsidRDefault="00366803" w:rsidP="00366803">
            <w:pPr>
              <w:autoSpaceDE w:val="0"/>
              <w:autoSpaceDN w:val="0"/>
              <w:adjustRightInd w:val="0"/>
              <w:spacing w:line="276" w:lineRule="auto"/>
              <w:rPr>
                <w:rFonts w:ascii="Consolas" w:hAnsi="Consolas" w:cs="Times New Roman"/>
                <w:noProof w:val="0"/>
                <w:color w:val="000000"/>
                <w:kern w:val="0"/>
                <w:sz w:val="24"/>
                <w:szCs w:val="24"/>
                <w:lang w:val="en-US"/>
              </w:rPr>
            </w:pPr>
            <w:r w:rsidRPr="00366803">
              <w:rPr>
                <w:rFonts w:ascii="Consolas" w:hAnsi="Consolas" w:cs="Times New Roman"/>
                <w:noProof w:val="0"/>
                <w:color w:val="000000"/>
                <w:kern w:val="0"/>
                <w:sz w:val="24"/>
                <w:szCs w:val="24"/>
                <w:lang w:val="en-US"/>
              </w:rPr>
              <w:tab/>
            </w:r>
            <w:r w:rsidRPr="00366803">
              <w:rPr>
                <w:rFonts w:ascii="Consolas" w:hAnsi="Consolas" w:cs="Times New Roman"/>
                <w:noProof w:val="0"/>
                <w:color w:val="0000FF"/>
                <w:kern w:val="0"/>
                <w:sz w:val="24"/>
                <w:szCs w:val="24"/>
                <w:lang w:val="en-US"/>
              </w:rPr>
              <w:t>DELETE</w:t>
            </w:r>
            <w:r w:rsidRPr="00366803">
              <w:rPr>
                <w:rFonts w:ascii="Consolas" w:hAnsi="Consolas" w:cs="Times New Roman"/>
                <w:noProof w:val="0"/>
                <w:color w:val="000000"/>
                <w:kern w:val="0"/>
                <w:sz w:val="24"/>
                <w:szCs w:val="24"/>
                <w:lang w:val="en-US"/>
              </w:rPr>
              <w:t xml:space="preserve"> </w:t>
            </w:r>
            <w:proofErr w:type="spellStart"/>
            <w:r w:rsidRPr="00366803">
              <w:rPr>
                <w:rFonts w:ascii="Consolas" w:hAnsi="Consolas" w:cs="Times New Roman"/>
                <w:noProof w:val="0"/>
                <w:color w:val="000000"/>
                <w:kern w:val="0"/>
                <w:sz w:val="24"/>
                <w:szCs w:val="24"/>
                <w:lang w:val="en-US"/>
              </w:rPr>
              <w:t>ExpenseBill</w:t>
            </w:r>
            <w:proofErr w:type="spellEnd"/>
          </w:p>
          <w:p w14:paraId="427D7439" w14:textId="77777777" w:rsidR="00366803" w:rsidRPr="00366803" w:rsidRDefault="00366803" w:rsidP="00366803">
            <w:pPr>
              <w:autoSpaceDE w:val="0"/>
              <w:autoSpaceDN w:val="0"/>
              <w:adjustRightInd w:val="0"/>
              <w:spacing w:line="276" w:lineRule="auto"/>
              <w:rPr>
                <w:rFonts w:ascii="Consolas" w:hAnsi="Consolas" w:cs="Times New Roman"/>
                <w:noProof w:val="0"/>
                <w:color w:val="000000"/>
                <w:kern w:val="0"/>
                <w:sz w:val="24"/>
                <w:szCs w:val="24"/>
                <w:lang w:val="en-US"/>
              </w:rPr>
            </w:pPr>
            <w:r w:rsidRPr="00366803">
              <w:rPr>
                <w:rFonts w:ascii="Consolas" w:hAnsi="Consolas" w:cs="Times New Roman"/>
                <w:noProof w:val="0"/>
                <w:color w:val="000000"/>
                <w:kern w:val="0"/>
                <w:sz w:val="24"/>
                <w:szCs w:val="24"/>
                <w:lang w:val="en-US"/>
              </w:rPr>
              <w:tab/>
            </w:r>
            <w:r w:rsidRPr="00366803">
              <w:rPr>
                <w:rFonts w:ascii="Consolas" w:hAnsi="Consolas" w:cs="Times New Roman"/>
                <w:noProof w:val="0"/>
                <w:color w:val="0000FF"/>
                <w:kern w:val="0"/>
                <w:sz w:val="24"/>
                <w:szCs w:val="24"/>
                <w:lang w:val="en-US"/>
              </w:rPr>
              <w:t>WHERE</w:t>
            </w:r>
            <w:r w:rsidRPr="00366803">
              <w:rPr>
                <w:rFonts w:ascii="Consolas" w:hAnsi="Consolas" w:cs="Times New Roman"/>
                <w:noProof w:val="0"/>
                <w:color w:val="000000"/>
                <w:kern w:val="0"/>
                <w:sz w:val="24"/>
                <w:szCs w:val="24"/>
                <w:lang w:val="en-US"/>
              </w:rPr>
              <w:t xml:space="preserve"> ID </w:t>
            </w:r>
            <w:r w:rsidRPr="00366803">
              <w:rPr>
                <w:rFonts w:ascii="Consolas" w:hAnsi="Consolas" w:cs="Times New Roman"/>
                <w:noProof w:val="0"/>
                <w:color w:val="808080"/>
                <w:kern w:val="0"/>
                <w:sz w:val="24"/>
                <w:szCs w:val="24"/>
                <w:lang w:val="en-US"/>
              </w:rPr>
              <w:t>=</w:t>
            </w:r>
            <w:r w:rsidRPr="00366803">
              <w:rPr>
                <w:rFonts w:ascii="Consolas" w:hAnsi="Consolas" w:cs="Times New Roman"/>
                <w:noProof w:val="0"/>
                <w:color w:val="000000"/>
                <w:kern w:val="0"/>
                <w:sz w:val="24"/>
                <w:szCs w:val="24"/>
                <w:lang w:val="en-US"/>
              </w:rPr>
              <w:t xml:space="preserve"> @id</w:t>
            </w:r>
          </w:p>
          <w:p w14:paraId="66974A7C" w14:textId="61E09069" w:rsidR="00366803" w:rsidRPr="00366803" w:rsidRDefault="00366803" w:rsidP="00366803">
            <w:pPr>
              <w:spacing w:line="276" w:lineRule="auto"/>
              <w:rPr>
                <w:rFonts w:ascii="Times New Roman" w:hAnsi="Times New Roman" w:cs="Times New Roman"/>
                <w:b/>
                <w:bCs/>
                <w:sz w:val="28"/>
                <w:szCs w:val="28"/>
                <w:lang w:val="en-US"/>
              </w:rPr>
            </w:pPr>
            <w:r w:rsidRPr="00366803">
              <w:rPr>
                <w:rFonts w:ascii="Consolas" w:hAnsi="Consolas" w:cs="Times New Roman"/>
                <w:noProof w:val="0"/>
                <w:color w:val="0000FF"/>
                <w:kern w:val="0"/>
                <w:sz w:val="24"/>
                <w:szCs w:val="24"/>
                <w:lang w:val="en-US"/>
              </w:rPr>
              <w:t>END</w:t>
            </w:r>
            <w:r w:rsidRPr="00366803">
              <w:rPr>
                <w:rFonts w:ascii="Consolas" w:hAnsi="Consolas" w:cs="Times New Roman"/>
                <w:noProof w:val="0"/>
                <w:color w:val="808080"/>
                <w:kern w:val="0"/>
                <w:sz w:val="24"/>
                <w:szCs w:val="24"/>
                <w:lang w:val="en-US"/>
              </w:rPr>
              <w:t>;</w:t>
            </w:r>
          </w:p>
        </w:tc>
      </w:tr>
    </w:tbl>
    <w:p w14:paraId="19C3BDE2" w14:textId="6FC911E3" w:rsidR="004D0903" w:rsidRPr="00D90538" w:rsidRDefault="00F8517F" w:rsidP="004D0903">
      <w:pPr>
        <w:spacing w:after="0"/>
        <w:ind w:firstLine="720"/>
        <w:rPr>
          <w:rFonts w:ascii="Times New Roman" w:hAnsi="Times New Roman" w:cs="Times New Roman"/>
          <w:i/>
          <w:iCs/>
          <w:noProof w:val="0"/>
          <w:color w:val="000000"/>
          <w:kern w:val="0"/>
          <w:sz w:val="24"/>
          <w:szCs w:val="24"/>
          <w:lang w:val="en-US"/>
        </w:rPr>
      </w:pPr>
      <w:r w:rsidRPr="00F575FA">
        <w:rPr>
          <w:rFonts w:ascii="Times New Roman" w:hAnsi="Times New Roman" w:cs="Times New Roman"/>
          <w:i/>
          <w:iCs/>
          <w:sz w:val="24"/>
          <w:szCs w:val="24"/>
          <w:lang w:val="en-US"/>
        </w:rPr>
        <w:lastRenderedPageBreak/>
        <w:t>C# code:</w:t>
      </w:r>
    </w:p>
    <w:tbl>
      <w:tblPr>
        <w:tblStyle w:val="TableGrid"/>
        <w:tblW w:w="0" w:type="auto"/>
        <w:tblInd w:w="715" w:type="dxa"/>
        <w:tblLook w:val="04A0" w:firstRow="1" w:lastRow="0" w:firstColumn="1" w:lastColumn="0" w:noHBand="0" w:noVBand="1"/>
      </w:tblPr>
      <w:tblGrid>
        <w:gridCol w:w="8301"/>
      </w:tblGrid>
      <w:tr w:rsidR="004D0903" w14:paraId="7C821F51" w14:textId="77777777" w:rsidTr="004D0903">
        <w:tc>
          <w:tcPr>
            <w:tcW w:w="8301" w:type="dxa"/>
          </w:tcPr>
          <w:p w14:paraId="27B4ABEA" w14:textId="77777777" w:rsidR="009E6A34" w:rsidRPr="009E6A34" w:rsidRDefault="009E6A34" w:rsidP="009E6A34">
            <w:pPr>
              <w:autoSpaceDE w:val="0"/>
              <w:autoSpaceDN w:val="0"/>
              <w:adjustRightInd w:val="0"/>
              <w:spacing w:line="276" w:lineRule="auto"/>
              <w:rPr>
                <w:rFonts w:ascii="Cascadia Mono" w:hAnsi="Cascadia Mono" w:cs="Cascadia Mono"/>
                <w:noProof w:val="0"/>
                <w:color w:val="000000"/>
                <w:kern w:val="0"/>
                <w:sz w:val="24"/>
                <w:szCs w:val="24"/>
                <w:lang w:val="en-US"/>
              </w:rPr>
            </w:pPr>
            <w:r w:rsidRPr="009E6A34">
              <w:rPr>
                <w:rFonts w:ascii="Cascadia Mono" w:hAnsi="Cascadia Mono" w:cs="Cascadia Mono"/>
                <w:noProof w:val="0"/>
                <w:color w:val="000000"/>
                <w:kern w:val="0"/>
                <w:sz w:val="24"/>
                <w:szCs w:val="24"/>
                <w:lang w:val="en-US"/>
              </w:rPr>
              <w:t>try</w:t>
            </w:r>
          </w:p>
          <w:p w14:paraId="593407F9" w14:textId="77777777" w:rsidR="009E6A34" w:rsidRPr="009E6A34" w:rsidRDefault="009E6A34" w:rsidP="009E6A34">
            <w:pPr>
              <w:autoSpaceDE w:val="0"/>
              <w:autoSpaceDN w:val="0"/>
              <w:adjustRightInd w:val="0"/>
              <w:spacing w:line="276" w:lineRule="auto"/>
              <w:rPr>
                <w:rFonts w:ascii="Cascadia Mono" w:hAnsi="Cascadia Mono" w:cs="Cascadia Mono"/>
                <w:noProof w:val="0"/>
                <w:color w:val="000000"/>
                <w:kern w:val="0"/>
                <w:sz w:val="24"/>
                <w:szCs w:val="24"/>
                <w:lang w:val="en-US"/>
              </w:rPr>
            </w:pPr>
            <w:r w:rsidRPr="009E6A34">
              <w:rPr>
                <w:rFonts w:ascii="Cascadia Mono" w:hAnsi="Cascadia Mono" w:cs="Cascadia Mono"/>
                <w:noProof w:val="0"/>
                <w:color w:val="000000"/>
                <w:kern w:val="0"/>
                <w:sz w:val="24"/>
                <w:szCs w:val="24"/>
                <w:lang w:val="en-US"/>
              </w:rPr>
              <w:t>{</w:t>
            </w:r>
          </w:p>
          <w:p w14:paraId="3C22BEBD" w14:textId="77777777" w:rsidR="009E6A34" w:rsidRPr="009E6A34" w:rsidRDefault="009E6A34" w:rsidP="009E6A34">
            <w:pPr>
              <w:autoSpaceDE w:val="0"/>
              <w:autoSpaceDN w:val="0"/>
              <w:adjustRightInd w:val="0"/>
              <w:spacing w:line="276" w:lineRule="auto"/>
              <w:rPr>
                <w:rFonts w:ascii="Cascadia Mono" w:hAnsi="Cascadia Mono" w:cs="Cascadia Mono"/>
                <w:noProof w:val="0"/>
                <w:color w:val="000000"/>
                <w:kern w:val="0"/>
                <w:sz w:val="24"/>
                <w:szCs w:val="24"/>
                <w:lang w:val="en-US"/>
              </w:rPr>
            </w:pPr>
            <w:r w:rsidRPr="009E6A34">
              <w:rPr>
                <w:rFonts w:ascii="Cascadia Mono" w:hAnsi="Cascadia Mono" w:cs="Cascadia Mono"/>
                <w:noProof w:val="0"/>
                <w:color w:val="000000"/>
                <w:kern w:val="0"/>
                <w:sz w:val="24"/>
                <w:szCs w:val="24"/>
                <w:lang w:val="en-US"/>
              </w:rPr>
              <w:t xml:space="preserve">    string id = </w:t>
            </w:r>
            <w:proofErr w:type="spellStart"/>
            <w:r w:rsidRPr="009E6A34">
              <w:rPr>
                <w:rFonts w:ascii="Cascadia Mono" w:hAnsi="Cascadia Mono" w:cs="Cascadia Mono"/>
                <w:noProof w:val="0"/>
                <w:color w:val="000000"/>
                <w:kern w:val="0"/>
                <w:sz w:val="24"/>
                <w:szCs w:val="24"/>
                <w:lang w:val="en-US"/>
              </w:rPr>
              <w:t>tbxID.</w:t>
            </w:r>
            <w:proofErr w:type="gramStart"/>
            <w:r w:rsidRPr="009E6A34">
              <w:rPr>
                <w:rFonts w:ascii="Cascadia Mono" w:hAnsi="Cascadia Mono" w:cs="Cascadia Mono"/>
                <w:noProof w:val="0"/>
                <w:color w:val="000000"/>
                <w:kern w:val="0"/>
                <w:sz w:val="24"/>
                <w:szCs w:val="24"/>
                <w:lang w:val="en-US"/>
              </w:rPr>
              <w:t>Text</w:t>
            </w:r>
            <w:proofErr w:type="spellEnd"/>
            <w:r w:rsidRPr="009E6A34">
              <w:rPr>
                <w:rFonts w:ascii="Cascadia Mono" w:hAnsi="Cascadia Mono" w:cs="Cascadia Mono"/>
                <w:noProof w:val="0"/>
                <w:color w:val="000000"/>
                <w:kern w:val="0"/>
                <w:sz w:val="24"/>
                <w:szCs w:val="24"/>
                <w:lang w:val="en-US"/>
              </w:rPr>
              <w:t>;</w:t>
            </w:r>
            <w:proofErr w:type="gramEnd"/>
          </w:p>
          <w:p w14:paraId="1BFC25FD" w14:textId="77777777" w:rsidR="009E6A34" w:rsidRPr="009E6A34" w:rsidRDefault="009E6A34" w:rsidP="009E6A34">
            <w:pPr>
              <w:autoSpaceDE w:val="0"/>
              <w:autoSpaceDN w:val="0"/>
              <w:adjustRightInd w:val="0"/>
              <w:spacing w:line="276" w:lineRule="auto"/>
              <w:rPr>
                <w:rFonts w:ascii="Cascadia Mono" w:hAnsi="Cascadia Mono" w:cs="Cascadia Mono"/>
                <w:noProof w:val="0"/>
                <w:color w:val="000000"/>
                <w:kern w:val="0"/>
                <w:sz w:val="24"/>
                <w:szCs w:val="24"/>
                <w:lang w:val="en-US"/>
              </w:rPr>
            </w:pPr>
          </w:p>
          <w:p w14:paraId="334A1FC5" w14:textId="77777777" w:rsidR="009E6A34" w:rsidRPr="009E6A34" w:rsidRDefault="009E6A34" w:rsidP="009E6A34">
            <w:pPr>
              <w:autoSpaceDE w:val="0"/>
              <w:autoSpaceDN w:val="0"/>
              <w:adjustRightInd w:val="0"/>
              <w:spacing w:line="276" w:lineRule="auto"/>
              <w:rPr>
                <w:rFonts w:ascii="Cascadia Mono" w:hAnsi="Cascadia Mono" w:cs="Cascadia Mono"/>
                <w:noProof w:val="0"/>
                <w:color w:val="000000"/>
                <w:kern w:val="0"/>
                <w:sz w:val="24"/>
                <w:szCs w:val="24"/>
                <w:lang w:val="en-US"/>
              </w:rPr>
            </w:pPr>
            <w:r w:rsidRPr="009E6A34">
              <w:rPr>
                <w:rFonts w:ascii="Cascadia Mono" w:hAnsi="Cascadia Mono" w:cs="Cascadia Mono"/>
                <w:noProof w:val="0"/>
                <w:color w:val="000000"/>
                <w:kern w:val="0"/>
                <w:sz w:val="24"/>
                <w:szCs w:val="24"/>
                <w:lang w:val="en-US"/>
              </w:rPr>
              <w:t xml:space="preserve">    </w:t>
            </w:r>
            <w:proofErr w:type="spellStart"/>
            <w:proofErr w:type="gramStart"/>
            <w:r w:rsidRPr="009E6A34">
              <w:rPr>
                <w:rFonts w:ascii="Cascadia Mono" w:hAnsi="Cascadia Mono" w:cs="Cascadia Mono"/>
                <w:noProof w:val="0"/>
                <w:color w:val="000000"/>
                <w:kern w:val="0"/>
                <w:sz w:val="24"/>
                <w:szCs w:val="24"/>
                <w:lang w:val="en-US"/>
              </w:rPr>
              <w:t>DataProvider.Instance.ExecuteNonQuery</w:t>
            </w:r>
            <w:proofErr w:type="spellEnd"/>
            <w:proofErr w:type="gramEnd"/>
            <w:r w:rsidRPr="009E6A34">
              <w:rPr>
                <w:rFonts w:ascii="Cascadia Mono" w:hAnsi="Cascadia Mono" w:cs="Cascadia Mono"/>
                <w:noProof w:val="0"/>
                <w:color w:val="000000"/>
                <w:kern w:val="0"/>
                <w:sz w:val="24"/>
                <w:szCs w:val="24"/>
                <w:lang w:val="en-US"/>
              </w:rPr>
              <w:t xml:space="preserve">("EXEC </w:t>
            </w:r>
            <w:proofErr w:type="spellStart"/>
            <w:r w:rsidRPr="009E6A34">
              <w:rPr>
                <w:rFonts w:ascii="Cascadia Mono" w:hAnsi="Cascadia Mono" w:cs="Cascadia Mono"/>
                <w:noProof w:val="0"/>
                <w:color w:val="000000"/>
                <w:kern w:val="0"/>
                <w:sz w:val="24"/>
                <w:szCs w:val="24"/>
                <w:lang w:val="en-US"/>
              </w:rPr>
              <w:t>deleteExpenseBill</w:t>
            </w:r>
            <w:proofErr w:type="spellEnd"/>
            <w:r w:rsidRPr="009E6A34">
              <w:rPr>
                <w:rFonts w:ascii="Cascadia Mono" w:hAnsi="Cascadia Mono" w:cs="Cascadia Mono"/>
                <w:noProof w:val="0"/>
                <w:color w:val="000000"/>
                <w:kern w:val="0"/>
                <w:sz w:val="24"/>
                <w:szCs w:val="24"/>
                <w:lang w:val="en-US"/>
              </w:rPr>
              <w:t xml:space="preserve"> @id",</w:t>
            </w:r>
          </w:p>
          <w:p w14:paraId="3DB19FA2" w14:textId="77777777" w:rsidR="009E6A34" w:rsidRPr="009E6A34" w:rsidRDefault="009E6A34" w:rsidP="009E6A34">
            <w:pPr>
              <w:autoSpaceDE w:val="0"/>
              <w:autoSpaceDN w:val="0"/>
              <w:adjustRightInd w:val="0"/>
              <w:spacing w:line="276" w:lineRule="auto"/>
              <w:rPr>
                <w:rFonts w:ascii="Cascadia Mono" w:hAnsi="Cascadia Mono" w:cs="Cascadia Mono"/>
                <w:noProof w:val="0"/>
                <w:color w:val="000000"/>
                <w:kern w:val="0"/>
                <w:sz w:val="24"/>
                <w:szCs w:val="24"/>
                <w:lang w:val="en-US"/>
              </w:rPr>
            </w:pPr>
            <w:r w:rsidRPr="009E6A34">
              <w:rPr>
                <w:rFonts w:ascii="Cascadia Mono" w:hAnsi="Cascadia Mono" w:cs="Cascadia Mono"/>
                <w:noProof w:val="0"/>
                <w:color w:val="000000"/>
                <w:kern w:val="0"/>
                <w:sz w:val="24"/>
                <w:szCs w:val="24"/>
                <w:lang w:val="en-US"/>
              </w:rPr>
              <w:t xml:space="preserve">        new </w:t>
            </w:r>
            <w:proofErr w:type="gramStart"/>
            <w:r w:rsidRPr="009E6A34">
              <w:rPr>
                <w:rFonts w:ascii="Cascadia Mono" w:hAnsi="Cascadia Mono" w:cs="Cascadia Mono"/>
                <w:noProof w:val="0"/>
                <w:color w:val="000000"/>
                <w:kern w:val="0"/>
                <w:sz w:val="24"/>
                <w:szCs w:val="24"/>
                <w:lang w:val="en-US"/>
              </w:rPr>
              <w:t>object[</w:t>
            </w:r>
            <w:proofErr w:type="gramEnd"/>
            <w:r w:rsidRPr="009E6A34">
              <w:rPr>
                <w:rFonts w:ascii="Cascadia Mono" w:hAnsi="Cascadia Mono" w:cs="Cascadia Mono"/>
                <w:noProof w:val="0"/>
                <w:color w:val="000000"/>
                <w:kern w:val="0"/>
                <w:sz w:val="24"/>
                <w:szCs w:val="24"/>
                <w:lang w:val="en-US"/>
              </w:rPr>
              <w:t>] { id });</w:t>
            </w:r>
          </w:p>
          <w:p w14:paraId="6245E63D" w14:textId="77777777" w:rsidR="009E6A34" w:rsidRPr="009E6A34" w:rsidRDefault="009E6A34" w:rsidP="009E6A34">
            <w:pPr>
              <w:autoSpaceDE w:val="0"/>
              <w:autoSpaceDN w:val="0"/>
              <w:adjustRightInd w:val="0"/>
              <w:spacing w:line="276" w:lineRule="auto"/>
              <w:rPr>
                <w:rFonts w:ascii="Cascadia Mono" w:hAnsi="Cascadia Mono" w:cs="Cascadia Mono"/>
                <w:noProof w:val="0"/>
                <w:color w:val="000000"/>
                <w:kern w:val="0"/>
                <w:sz w:val="24"/>
                <w:szCs w:val="24"/>
                <w:lang w:val="en-US"/>
              </w:rPr>
            </w:pPr>
          </w:p>
          <w:p w14:paraId="2E9E8A94" w14:textId="77777777" w:rsidR="009E6A34" w:rsidRPr="009E6A34" w:rsidRDefault="009E6A34" w:rsidP="009E6A34">
            <w:pPr>
              <w:autoSpaceDE w:val="0"/>
              <w:autoSpaceDN w:val="0"/>
              <w:adjustRightInd w:val="0"/>
              <w:spacing w:line="276" w:lineRule="auto"/>
              <w:rPr>
                <w:rFonts w:ascii="Cascadia Mono" w:hAnsi="Cascadia Mono" w:cs="Cascadia Mono"/>
                <w:noProof w:val="0"/>
                <w:color w:val="000000"/>
                <w:kern w:val="0"/>
                <w:sz w:val="24"/>
                <w:szCs w:val="24"/>
                <w:lang w:val="en-US"/>
              </w:rPr>
            </w:pPr>
            <w:r w:rsidRPr="009E6A34">
              <w:rPr>
                <w:rFonts w:ascii="Cascadia Mono" w:hAnsi="Cascadia Mono" w:cs="Cascadia Mono"/>
                <w:noProof w:val="0"/>
                <w:color w:val="000000"/>
                <w:kern w:val="0"/>
                <w:sz w:val="24"/>
                <w:szCs w:val="24"/>
                <w:lang w:val="en-US"/>
              </w:rPr>
              <w:t xml:space="preserve">    </w:t>
            </w:r>
            <w:proofErr w:type="spellStart"/>
            <w:r w:rsidRPr="009E6A34">
              <w:rPr>
                <w:rFonts w:ascii="Cascadia Mono" w:hAnsi="Cascadia Mono" w:cs="Cascadia Mono"/>
                <w:noProof w:val="0"/>
                <w:color w:val="000000"/>
                <w:kern w:val="0"/>
                <w:sz w:val="24"/>
                <w:szCs w:val="24"/>
                <w:lang w:val="en-US"/>
              </w:rPr>
              <w:t>MessageBox.Show</w:t>
            </w:r>
            <w:proofErr w:type="spellEnd"/>
            <w:r w:rsidRPr="009E6A34">
              <w:rPr>
                <w:rFonts w:ascii="Cascadia Mono" w:hAnsi="Cascadia Mono" w:cs="Cascadia Mono"/>
                <w:noProof w:val="0"/>
                <w:color w:val="000000"/>
                <w:kern w:val="0"/>
                <w:sz w:val="24"/>
                <w:szCs w:val="24"/>
                <w:lang w:val="en-US"/>
              </w:rPr>
              <w:t>("</w:t>
            </w:r>
            <w:proofErr w:type="spellStart"/>
            <w:r w:rsidRPr="009E6A34">
              <w:rPr>
                <w:rFonts w:ascii="Cascadia Mono" w:hAnsi="Cascadia Mono" w:cs="Cascadia Mono"/>
                <w:noProof w:val="0"/>
                <w:color w:val="000000"/>
                <w:kern w:val="0"/>
                <w:sz w:val="24"/>
                <w:szCs w:val="24"/>
                <w:lang w:val="en-US"/>
              </w:rPr>
              <w:t>Đã</w:t>
            </w:r>
            <w:proofErr w:type="spellEnd"/>
            <w:r w:rsidRPr="009E6A34">
              <w:rPr>
                <w:rFonts w:ascii="Cascadia Mono" w:hAnsi="Cascadia Mono" w:cs="Cascadia Mono"/>
                <w:noProof w:val="0"/>
                <w:color w:val="000000"/>
                <w:kern w:val="0"/>
                <w:sz w:val="24"/>
                <w:szCs w:val="24"/>
                <w:lang w:val="en-US"/>
              </w:rPr>
              <w:t xml:space="preserve"> </w:t>
            </w:r>
            <w:proofErr w:type="spellStart"/>
            <w:r w:rsidRPr="009E6A34">
              <w:rPr>
                <w:rFonts w:ascii="Cascadia Mono" w:hAnsi="Cascadia Mono" w:cs="Cascadia Mono"/>
                <w:noProof w:val="0"/>
                <w:color w:val="000000"/>
                <w:kern w:val="0"/>
                <w:sz w:val="24"/>
                <w:szCs w:val="24"/>
                <w:lang w:val="en-US"/>
              </w:rPr>
              <w:t>xóa</w:t>
            </w:r>
            <w:proofErr w:type="spellEnd"/>
            <w:r w:rsidRPr="009E6A34">
              <w:rPr>
                <w:rFonts w:ascii="Cascadia Mono" w:hAnsi="Cascadia Mono" w:cs="Cascadia Mono"/>
                <w:noProof w:val="0"/>
                <w:color w:val="000000"/>
                <w:kern w:val="0"/>
                <w:sz w:val="24"/>
                <w:szCs w:val="24"/>
                <w:lang w:val="en-US"/>
              </w:rPr>
              <w:t xml:space="preserve"> </w:t>
            </w:r>
            <w:proofErr w:type="spellStart"/>
            <w:r w:rsidRPr="009E6A34">
              <w:rPr>
                <w:rFonts w:ascii="Cascadia Mono" w:hAnsi="Cascadia Mono" w:cs="Cascadia Mono"/>
                <w:noProof w:val="0"/>
                <w:color w:val="000000"/>
                <w:kern w:val="0"/>
                <w:sz w:val="24"/>
                <w:szCs w:val="24"/>
                <w:lang w:val="en-US"/>
              </w:rPr>
              <w:t>phiếu</w:t>
            </w:r>
            <w:proofErr w:type="spellEnd"/>
            <w:r w:rsidRPr="009E6A34">
              <w:rPr>
                <w:rFonts w:ascii="Cascadia Mono" w:hAnsi="Cascadia Mono" w:cs="Cascadia Mono"/>
                <w:noProof w:val="0"/>
                <w:color w:val="000000"/>
                <w:kern w:val="0"/>
                <w:sz w:val="24"/>
                <w:szCs w:val="24"/>
                <w:lang w:val="en-US"/>
              </w:rPr>
              <w:t xml:space="preserve"> chi </w:t>
            </w:r>
            <w:proofErr w:type="spellStart"/>
            <w:r w:rsidRPr="009E6A34">
              <w:rPr>
                <w:rFonts w:ascii="Cascadia Mono" w:hAnsi="Cascadia Mono" w:cs="Cascadia Mono"/>
                <w:noProof w:val="0"/>
                <w:color w:val="000000"/>
                <w:kern w:val="0"/>
                <w:sz w:val="24"/>
                <w:szCs w:val="24"/>
                <w:lang w:val="en-US"/>
              </w:rPr>
              <w:t>thành</w:t>
            </w:r>
            <w:proofErr w:type="spellEnd"/>
            <w:r w:rsidRPr="009E6A34">
              <w:rPr>
                <w:rFonts w:ascii="Cascadia Mono" w:hAnsi="Cascadia Mono" w:cs="Cascadia Mono"/>
                <w:noProof w:val="0"/>
                <w:color w:val="000000"/>
                <w:kern w:val="0"/>
                <w:sz w:val="24"/>
                <w:szCs w:val="24"/>
                <w:lang w:val="en-US"/>
              </w:rPr>
              <w:t xml:space="preserve"> </w:t>
            </w:r>
            <w:proofErr w:type="spellStart"/>
            <w:r w:rsidRPr="009E6A34">
              <w:rPr>
                <w:rFonts w:ascii="Cascadia Mono" w:hAnsi="Cascadia Mono" w:cs="Cascadia Mono"/>
                <w:noProof w:val="0"/>
                <w:color w:val="000000"/>
                <w:kern w:val="0"/>
                <w:sz w:val="24"/>
                <w:szCs w:val="24"/>
                <w:lang w:val="en-US"/>
              </w:rPr>
              <w:t>công</w:t>
            </w:r>
            <w:proofErr w:type="spellEnd"/>
            <w:r w:rsidRPr="009E6A34">
              <w:rPr>
                <w:rFonts w:ascii="Cascadia Mono" w:hAnsi="Cascadia Mono" w:cs="Cascadia Mono"/>
                <w:noProof w:val="0"/>
                <w:color w:val="000000"/>
                <w:kern w:val="0"/>
                <w:sz w:val="24"/>
                <w:szCs w:val="24"/>
                <w:lang w:val="en-US"/>
              </w:rPr>
              <w:t xml:space="preserve">.", "Thông </w:t>
            </w:r>
            <w:proofErr w:type="spellStart"/>
            <w:r w:rsidRPr="009E6A34">
              <w:rPr>
                <w:rFonts w:ascii="Cascadia Mono" w:hAnsi="Cascadia Mono" w:cs="Cascadia Mono"/>
                <w:noProof w:val="0"/>
                <w:color w:val="000000"/>
                <w:kern w:val="0"/>
                <w:sz w:val="24"/>
                <w:szCs w:val="24"/>
                <w:lang w:val="en-US"/>
              </w:rPr>
              <w:t>báo</w:t>
            </w:r>
            <w:proofErr w:type="spellEnd"/>
            <w:r w:rsidRPr="009E6A34">
              <w:rPr>
                <w:rFonts w:ascii="Cascadia Mono" w:hAnsi="Cascadia Mono" w:cs="Cascadia Mono"/>
                <w:noProof w:val="0"/>
                <w:color w:val="000000"/>
                <w:kern w:val="0"/>
                <w:sz w:val="24"/>
                <w:szCs w:val="24"/>
                <w:lang w:val="en-US"/>
              </w:rPr>
              <w:t>"</w:t>
            </w:r>
            <w:proofErr w:type="gramStart"/>
            <w:r w:rsidRPr="009E6A34">
              <w:rPr>
                <w:rFonts w:ascii="Cascadia Mono" w:hAnsi="Cascadia Mono" w:cs="Cascadia Mono"/>
                <w:noProof w:val="0"/>
                <w:color w:val="000000"/>
                <w:kern w:val="0"/>
                <w:sz w:val="24"/>
                <w:szCs w:val="24"/>
                <w:lang w:val="en-US"/>
              </w:rPr>
              <w:t>);</w:t>
            </w:r>
            <w:proofErr w:type="gramEnd"/>
          </w:p>
          <w:p w14:paraId="13371022" w14:textId="77777777" w:rsidR="009E6A34" w:rsidRPr="009E6A34" w:rsidRDefault="009E6A34" w:rsidP="009E6A34">
            <w:pPr>
              <w:autoSpaceDE w:val="0"/>
              <w:autoSpaceDN w:val="0"/>
              <w:adjustRightInd w:val="0"/>
              <w:spacing w:line="276" w:lineRule="auto"/>
              <w:rPr>
                <w:rFonts w:ascii="Cascadia Mono" w:hAnsi="Cascadia Mono" w:cs="Cascadia Mono"/>
                <w:noProof w:val="0"/>
                <w:color w:val="000000"/>
                <w:kern w:val="0"/>
                <w:sz w:val="24"/>
                <w:szCs w:val="24"/>
                <w:lang w:val="en-US"/>
              </w:rPr>
            </w:pPr>
            <w:r w:rsidRPr="009E6A34">
              <w:rPr>
                <w:rFonts w:ascii="Cascadia Mono" w:hAnsi="Cascadia Mono" w:cs="Cascadia Mono"/>
                <w:noProof w:val="0"/>
                <w:color w:val="000000"/>
                <w:kern w:val="0"/>
                <w:sz w:val="24"/>
                <w:szCs w:val="24"/>
                <w:lang w:val="en-US"/>
              </w:rPr>
              <w:t xml:space="preserve">    </w:t>
            </w:r>
            <w:proofErr w:type="spellStart"/>
            <w:proofErr w:type="gramStart"/>
            <w:r w:rsidRPr="009E6A34">
              <w:rPr>
                <w:rFonts w:ascii="Cascadia Mono" w:hAnsi="Cascadia Mono" w:cs="Cascadia Mono"/>
                <w:noProof w:val="0"/>
                <w:color w:val="000000"/>
                <w:kern w:val="0"/>
                <w:sz w:val="24"/>
                <w:szCs w:val="24"/>
                <w:lang w:val="en-US"/>
              </w:rPr>
              <w:t>initComponent</w:t>
            </w:r>
            <w:proofErr w:type="spellEnd"/>
            <w:r w:rsidRPr="009E6A34">
              <w:rPr>
                <w:rFonts w:ascii="Cascadia Mono" w:hAnsi="Cascadia Mono" w:cs="Cascadia Mono"/>
                <w:noProof w:val="0"/>
                <w:color w:val="000000"/>
                <w:kern w:val="0"/>
                <w:sz w:val="24"/>
                <w:szCs w:val="24"/>
                <w:lang w:val="en-US"/>
              </w:rPr>
              <w:t>(</w:t>
            </w:r>
            <w:proofErr w:type="gramEnd"/>
            <w:r w:rsidRPr="009E6A34">
              <w:rPr>
                <w:rFonts w:ascii="Cascadia Mono" w:hAnsi="Cascadia Mono" w:cs="Cascadia Mono"/>
                <w:noProof w:val="0"/>
                <w:color w:val="000000"/>
                <w:kern w:val="0"/>
                <w:sz w:val="24"/>
                <w:szCs w:val="24"/>
                <w:lang w:val="en-US"/>
              </w:rPr>
              <w:t>);</w:t>
            </w:r>
          </w:p>
          <w:p w14:paraId="42729CF4" w14:textId="77777777" w:rsidR="009E6A34" w:rsidRPr="009E6A34" w:rsidRDefault="009E6A34" w:rsidP="009E6A34">
            <w:pPr>
              <w:autoSpaceDE w:val="0"/>
              <w:autoSpaceDN w:val="0"/>
              <w:adjustRightInd w:val="0"/>
              <w:spacing w:line="276" w:lineRule="auto"/>
              <w:rPr>
                <w:rFonts w:ascii="Cascadia Mono" w:hAnsi="Cascadia Mono" w:cs="Cascadia Mono"/>
                <w:noProof w:val="0"/>
                <w:color w:val="000000"/>
                <w:kern w:val="0"/>
                <w:sz w:val="24"/>
                <w:szCs w:val="24"/>
                <w:lang w:val="en-US"/>
              </w:rPr>
            </w:pPr>
            <w:r w:rsidRPr="009E6A34">
              <w:rPr>
                <w:rFonts w:ascii="Cascadia Mono" w:hAnsi="Cascadia Mono" w:cs="Cascadia Mono"/>
                <w:noProof w:val="0"/>
                <w:color w:val="000000"/>
                <w:kern w:val="0"/>
                <w:sz w:val="24"/>
                <w:szCs w:val="24"/>
                <w:lang w:val="en-US"/>
              </w:rPr>
              <w:t>}</w:t>
            </w:r>
          </w:p>
          <w:p w14:paraId="41FC03BF" w14:textId="77777777" w:rsidR="009E6A34" w:rsidRPr="009E6A34" w:rsidRDefault="009E6A34" w:rsidP="009E6A34">
            <w:pPr>
              <w:autoSpaceDE w:val="0"/>
              <w:autoSpaceDN w:val="0"/>
              <w:adjustRightInd w:val="0"/>
              <w:spacing w:line="276" w:lineRule="auto"/>
              <w:rPr>
                <w:rFonts w:ascii="Cascadia Mono" w:hAnsi="Cascadia Mono" w:cs="Cascadia Mono"/>
                <w:noProof w:val="0"/>
                <w:color w:val="000000"/>
                <w:kern w:val="0"/>
                <w:sz w:val="24"/>
                <w:szCs w:val="24"/>
                <w:lang w:val="en-US"/>
              </w:rPr>
            </w:pPr>
            <w:r w:rsidRPr="009E6A34">
              <w:rPr>
                <w:rFonts w:ascii="Cascadia Mono" w:hAnsi="Cascadia Mono" w:cs="Cascadia Mono"/>
                <w:noProof w:val="0"/>
                <w:color w:val="000000"/>
                <w:kern w:val="0"/>
                <w:sz w:val="24"/>
                <w:szCs w:val="24"/>
                <w:lang w:val="en-US"/>
              </w:rPr>
              <w:t>catch (</w:t>
            </w:r>
            <w:proofErr w:type="spellStart"/>
            <w:r w:rsidRPr="009E6A34">
              <w:rPr>
                <w:rFonts w:ascii="Cascadia Mono" w:hAnsi="Cascadia Mono" w:cs="Cascadia Mono"/>
                <w:noProof w:val="0"/>
                <w:color w:val="000000"/>
                <w:kern w:val="0"/>
                <w:sz w:val="24"/>
                <w:szCs w:val="24"/>
                <w:lang w:val="en-US"/>
              </w:rPr>
              <w:t>SqlException</w:t>
            </w:r>
            <w:proofErr w:type="spellEnd"/>
            <w:r w:rsidRPr="009E6A34">
              <w:rPr>
                <w:rFonts w:ascii="Cascadia Mono" w:hAnsi="Cascadia Mono" w:cs="Cascadia Mono"/>
                <w:noProof w:val="0"/>
                <w:color w:val="000000"/>
                <w:kern w:val="0"/>
                <w:sz w:val="24"/>
                <w:szCs w:val="24"/>
                <w:lang w:val="en-US"/>
              </w:rPr>
              <w:t xml:space="preserve"> </w:t>
            </w:r>
            <w:proofErr w:type="spellStart"/>
            <w:r w:rsidRPr="009E6A34">
              <w:rPr>
                <w:rFonts w:ascii="Cascadia Mono" w:hAnsi="Cascadia Mono" w:cs="Cascadia Mono"/>
                <w:noProof w:val="0"/>
                <w:color w:val="000000"/>
                <w:kern w:val="0"/>
                <w:sz w:val="24"/>
                <w:szCs w:val="24"/>
                <w:lang w:val="en-US"/>
              </w:rPr>
              <w:t>sqlException</w:t>
            </w:r>
            <w:proofErr w:type="spellEnd"/>
            <w:r w:rsidRPr="009E6A34">
              <w:rPr>
                <w:rFonts w:ascii="Cascadia Mono" w:hAnsi="Cascadia Mono" w:cs="Cascadia Mono"/>
                <w:noProof w:val="0"/>
                <w:color w:val="000000"/>
                <w:kern w:val="0"/>
                <w:sz w:val="24"/>
                <w:szCs w:val="24"/>
                <w:lang w:val="en-US"/>
              </w:rPr>
              <w:t>)</w:t>
            </w:r>
          </w:p>
          <w:p w14:paraId="7C289EAF" w14:textId="77777777" w:rsidR="009E6A34" w:rsidRPr="009E6A34" w:rsidRDefault="009E6A34" w:rsidP="009E6A34">
            <w:pPr>
              <w:autoSpaceDE w:val="0"/>
              <w:autoSpaceDN w:val="0"/>
              <w:adjustRightInd w:val="0"/>
              <w:spacing w:line="276" w:lineRule="auto"/>
              <w:rPr>
                <w:rFonts w:ascii="Cascadia Mono" w:hAnsi="Cascadia Mono" w:cs="Cascadia Mono"/>
                <w:noProof w:val="0"/>
                <w:color w:val="000000"/>
                <w:kern w:val="0"/>
                <w:sz w:val="24"/>
                <w:szCs w:val="24"/>
                <w:lang w:val="en-US"/>
              </w:rPr>
            </w:pPr>
            <w:r w:rsidRPr="009E6A34">
              <w:rPr>
                <w:rFonts w:ascii="Cascadia Mono" w:hAnsi="Cascadia Mono" w:cs="Cascadia Mono"/>
                <w:noProof w:val="0"/>
                <w:color w:val="000000"/>
                <w:kern w:val="0"/>
                <w:sz w:val="24"/>
                <w:szCs w:val="24"/>
                <w:lang w:val="en-US"/>
              </w:rPr>
              <w:t>{</w:t>
            </w:r>
          </w:p>
          <w:p w14:paraId="3D5C99C8" w14:textId="77777777" w:rsidR="009E6A34" w:rsidRPr="009E6A34" w:rsidRDefault="009E6A34" w:rsidP="009E6A34">
            <w:pPr>
              <w:autoSpaceDE w:val="0"/>
              <w:autoSpaceDN w:val="0"/>
              <w:adjustRightInd w:val="0"/>
              <w:spacing w:line="276" w:lineRule="auto"/>
              <w:rPr>
                <w:rFonts w:ascii="Cascadia Mono" w:hAnsi="Cascadia Mono" w:cs="Cascadia Mono"/>
                <w:noProof w:val="0"/>
                <w:color w:val="000000"/>
                <w:kern w:val="0"/>
                <w:sz w:val="24"/>
                <w:szCs w:val="24"/>
                <w:lang w:val="en-US"/>
              </w:rPr>
            </w:pPr>
            <w:r w:rsidRPr="009E6A34">
              <w:rPr>
                <w:rFonts w:ascii="Cascadia Mono" w:hAnsi="Cascadia Mono" w:cs="Cascadia Mono"/>
                <w:noProof w:val="0"/>
                <w:color w:val="000000"/>
                <w:kern w:val="0"/>
                <w:sz w:val="24"/>
                <w:szCs w:val="24"/>
                <w:lang w:val="en-US"/>
              </w:rPr>
              <w:t xml:space="preserve">    </w:t>
            </w:r>
            <w:proofErr w:type="spellStart"/>
            <w:r w:rsidRPr="009E6A34">
              <w:rPr>
                <w:rFonts w:ascii="Cascadia Mono" w:hAnsi="Cascadia Mono" w:cs="Cascadia Mono"/>
                <w:noProof w:val="0"/>
                <w:color w:val="000000"/>
                <w:kern w:val="0"/>
                <w:sz w:val="24"/>
                <w:szCs w:val="24"/>
                <w:lang w:val="en-US"/>
              </w:rPr>
              <w:t>MessageBox.Show</w:t>
            </w:r>
            <w:proofErr w:type="spellEnd"/>
            <w:r w:rsidRPr="009E6A34">
              <w:rPr>
                <w:rFonts w:ascii="Cascadia Mono" w:hAnsi="Cascadia Mono" w:cs="Cascadia Mono"/>
                <w:noProof w:val="0"/>
                <w:color w:val="000000"/>
                <w:kern w:val="0"/>
                <w:sz w:val="24"/>
                <w:szCs w:val="24"/>
                <w:lang w:val="en-US"/>
              </w:rPr>
              <w:t>(</w:t>
            </w:r>
            <w:proofErr w:type="spellStart"/>
            <w:r w:rsidRPr="009E6A34">
              <w:rPr>
                <w:rFonts w:ascii="Cascadia Mono" w:hAnsi="Cascadia Mono" w:cs="Cascadia Mono"/>
                <w:noProof w:val="0"/>
                <w:color w:val="000000"/>
                <w:kern w:val="0"/>
                <w:sz w:val="24"/>
                <w:szCs w:val="24"/>
                <w:lang w:val="en-US"/>
              </w:rPr>
              <w:t>sqlException.Message</w:t>
            </w:r>
            <w:proofErr w:type="spellEnd"/>
            <w:r w:rsidRPr="009E6A34">
              <w:rPr>
                <w:rFonts w:ascii="Cascadia Mono" w:hAnsi="Cascadia Mono" w:cs="Cascadia Mono"/>
                <w:noProof w:val="0"/>
                <w:color w:val="000000"/>
                <w:kern w:val="0"/>
                <w:sz w:val="24"/>
                <w:szCs w:val="24"/>
                <w:lang w:val="en-US"/>
              </w:rPr>
              <w:t xml:space="preserve">, "Báo </w:t>
            </w:r>
            <w:proofErr w:type="spellStart"/>
            <w:r w:rsidRPr="009E6A34">
              <w:rPr>
                <w:rFonts w:ascii="Cascadia Mono" w:hAnsi="Cascadia Mono" w:cs="Cascadia Mono"/>
                <w:noProof w:val="0"/>
                <w:color w:val="000000"/>
                <w:kern w:val="0"/>
                <w:sz w:val="24"/>
                <w:szCs w:val="24"/>
                <w:lang w:val="en-US"/>
              </w:rPr>
              <w:t>lỗi</w:t>
            </w:r>
            <w:proofErr w:type="spellEnd"/>
            <w:r w:rsidRPr="009E6A34">
              <w:rPr>
                <w:rFonts w:ascii="Cascadia Mono" w:hAnsi="Cascadia Mono" w:cs="Cascadia Mono"/>
                <w:noProof w:val="0"/>
                <w:color w:val="000000"/>
                <w:kern w:val="0"/>
                <w:sz w:val="24"/>
                <w:szCs w:val="24"/>
                <w:lang w:val="en-US"/>
              </w:rPr>
              <w:t>!"</w:t>
            </w:r>
            <w:proofErr w:type="gramStart"/>
            <w:r w:rsidRPr="009E6A34">
              <w:rPr>
                <w:rFonts w:ascii="Cascadia Mono" w:hAnsi="Cascadia Mono" w:cs="Cascadia Mono"/>
                <w:noProof w:val="0"/>
                <w:color w:val="000000"/>
                <w:kern w:val="0"/>
                <w:sz w:val="24"/>
                <w:szCs w:val="24"/>
                <w:lang w:val="en-US"/>
              </w:rPr>
              <w:t>);</w:t>
            </w:r>
            <w:proofErr w:type="gramEnd"/>
          </w:p>
          <w:p w14:paraId="270817B4" w14:textId="24847163" w:rsidR="004D0903" w:rsidRDefault="009E6A34" w:rsidP="009E6A34">
            <w:pPr>
              <w:spacing w:line="276" w:lineRule="auto"/>
              <w:rPr>
                <w:rFonts w:ascii="Times New Roman" w:hAnsi="Times New Roman" w:cs="Times New Roman"/>
                <w:i/>
                <w:iCs/>
                <w:noProof w:val="0"/>
                <w:color w:val="000000"/>
                <w:kern w:val="0"/>
                <w:sz w:val="24"/>
                <w:szCs w:val="24"/>
                <w:lang w:val="en-US"/>
              </w:rPr>
            </w:pPr>
            <w:r w:rsidRPr="009E6A34">
              <w:rPr>
                <w:rFonts w:ascii="Cascadia Mono" w:hAnsi="Cascadia Mono" w:cs="Cascadia Mono"/>
                <w:noProof w:val="0"/>
                <w:color w:val="000000"/>
                <w:kern w:val="0"/>
                <w:sz w:val="24"/>
                <w:szCs w:val="24"/>
                <w:lang w:val="en-US"/>
              </w:rPr>
              <w:t>}</w:t>
            </w:r>
          </w:p>
        </w:tc>
      </w:tr>
    </w:tbl>
    <w:p w14:paraId="5639FC8A" w14:textId="2124BF18" w:rsidR="00D90538" w:rsidRPr="00D90538" w:rsidRDefault="00D90538" w:rsidP="004D0903">
      <w:pPr>
        <w:spacing w:after="0" w:line="360" w:lineRule="auto"/>
        <w:rPr>
          <w:rFonts w:ascii="Times New Roman" w:hAnsi="Times New Roman" w:cs="Times New Roman"/>
          <w:i/>
          <w:iCs/>
          <w:noProof w:val="0"/>
          <w:color w:val="000000"/>
          <w:kern w:val="0"/>
          <w:sz w:val="24"/>
          <w:szCs w:val="24"/>
          <w:lang w:val="en-US"/>
        </w:rPr>
      </w:pPr>
    </w:p>
    <w:p w14:paraId="2CAB155B" w14:textId="08041A21" w:rsidR="00920C4E" w:rsidRDefault="00920C4E" w:rsidP="00EC619D">
      <w:pPr>
        <w:pStyle w:val="ListParagraph"/>
        <w:numPr>
          <w:ilvl w:val="2"/>
          <w:numId w:val="7"/>
        </w:numPr>
        <w:spacing w:after="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Function</w:t>
      </w:r>
    </w:p>
    <w:p w14:paraId="5308D5D5" w14:textId="77777777" w:rsidR="001A2608" w:rsidRPr="001A2608" w:rsidRDefault="001A2608" w:rsidP="001A2608">
      <w:pPr>
        <w:pStyle w:val="ListParagraph"/>
        <w:numPr>
          <w:ilvl w:val="0"/>
          <w:numId w:val="25"/>
        </w:numPr>
        <w:rPr>
          <w:rFonts w:ascii="Times New Roman" w:hAnsi="Times New Roman" w:cs="Times New Roman"/>
          <w:b/>
          <w:bCs/>
          <w:sz w:val="28"/>
          <w:szCs w:val="28"/>
          <w:lang w:val="en-US"/>
        </w:rPr>
      </w:pPr>
      <w:r w:rsidRPr="001A2608">
        <w:rPr>
          <w:rFonts w:ascii="Times New Roman" w:hAnsi="Times New Roman" w:cs="Times New Roman"/>
          <w:b/>
          <w:bCs/>
          <w:sz w:val="28"/>
          <w:szCs w:val="28"/>
          <w:lang w:val="en-US"/>
        </w:rPr>
        <w:t>Function lọc Phiếu chi theo ID</w:t>
      </w:r>
    </w:p>
    <w:tbl>
      <w:tblPr>
        <w:tblStyle w:val="TableGrid"/>
        <w:tblW w:w="0" w:type="auto"/>
        <w:tblInd w:w="720" w:type="dxa"/>
        <w:tblLook w:val="04A0" w:firstRow="1" w:lastRow="0" w:firstColumn="1" w:lastColumn="0" w:noHBand="0" w:noVBand="1"/>
      </w:tblPr>
      <w:tblGrid>
        <w:gridCol w:w="8296"/>
      </w:tblGrid>
      <w:tr w:rsidR="001A2608" w14:paraId="6446E5BC" w14:textId="77777777" w:rsidTr="001A2608">
        <w:tc>
          <w:tcPr>
            <w:tcW w:w="8296" w:type="dxa"/>
          </w:tcPr>
          <w:p w14:paraId="5513A76D" w14:textId="77777777" w:rsidR="001A2608" w:rsidRPr="001A2608" w:rsidRDefault="001A2608" w:rsidP="001A2608">
            <w:pPr>
              <w:autoSpaceDE w:val="0"/>
              <w:autoSpaceDN w:val="0"/>
              <w:adjustRightInd w:val="0"/>
              <w:spacing w:line="276" w:lineRule="auto"/>
              <w:rPr>
                <w:rFonts w:ascii="Consolas" w:hAnsi="Consolas" w:cs="Times New Roman"/>
                <w:noProof w:val="0"/>
                <w:color w:val="000000"/>
                <w:kern w:val="0"/>
                <w:sz w:val="24"/>
                <w:szCs w:val="24"/>
                <w:lang w:val="en-US"/>
              </w:rPr>
            </w:pPr>
            <w:r w:rsidRPr="001A2608">
              <w:rPr>
                <w:rFonts w:ascii="Consolas" w:hAnsi="Consolas" w:cs="Times New Roman"/>
                <w:noProof w:val="0"/>
                <w:color w:val="0000FF"/>
                <w:kern w:val="0"/>
                <w:sz w:val="24"/>
                <w:szCs w:val="24"/>
                <w:lang w:val="en-US"/>
              </w:rPr>
              <w:t>CREATE</w:t>
            </w:r>
            <w:r w:rsidRPr="001A2608">
              <w:rPr>
                <w:rFonts w:ascii="Consolas" w:hAnsi="Consolas" w:cs="Times New Roman"/>
                <w:noProof w:val="0"/>
                <w:color w:val="000000"/>
                <w:kern w:val="0"/>
                <w:sz w:val="24"/>
                <w:szCs w:val="24"/>
                <w:lang w:val="en-US"/>
              </w:rPr>
              <w:t xml:space="preserve"> </w:t>
            </w:r>
            <w:r w:rsidRPr="001A2608">
              <w:rPr>
                <w:rFonts w:ascii="Consolas" w:hAnsi="Consolas" w:cs="Times New Roman"/>
                <w:noProof w:val="0"/>
                <w:color w:val="0000FF"/>
                <w:kern w:val="0"/>
                <w:sz w:val="24"/>
                <w:szCs w:val="24"/>
                <w:lang w:val="en-US"/>
              </w:rPr>
              <w:t>FUNCTION</w:t>
            </w:r>
            <w:r w:rsidRPr="001A2608">
              <w:rPr>
                <w:rFonts w:ascii="Consolas" w:hAnsi="Consolas" w:cs="Times New Roman"/>
                <w:noProof w:val="0"/>
                <w:color w:val="000000"/>
                <w:kern w:val="0"/>
                <w:sz w:val="24"/>
                <w:szCs w:val="24"/>
                <w:lang w:val="en-US"/>
              </w:rPr>
              <w:t xml:space="preserve"> </w:t>
            </w:r>
            <w:proofErr w:type="spellStart"/>
            <w:proofErr w:type="gramStart"/>
            <w:r w:rsidRPr="001A2608">
              <w:rPr>
                <w:rFonts w:ascii="Consolas" w:hAnsi="Consolas" w:cs="Times New Roman"/>
                <w:noProof w:val="0"/>
                <w:color w:val="000000"/>
                <w:kern w:val="0"/>
                <w:sz w:val="24"/>
                <w:szCs w:val="24"/>
                <w:lang w:val="en-US"/>
              </w:rPr>
              <w:t>filterExpenseBillByID</w:t>
            </w:r>
            <w:proofErr w:type="spellEnd"/>
            <w:proofErr w:type="gramEnd"/>
          </w:p>
          <w:p w14:paraId="6E0AD27E" w14:textId="77777777" w:rsidR="001A2608" w:rsidRPr="001A2608" w:rsidRDefault="001A2608" w:rsidP="001A2608">
            <w:pPr>
              <w:autoSpaceDE w:val="0"/>
              <w:autoSpaceDN w:val="0"/>
              <w:adjustRightInd w:val="0"/>
              <w:spacing w:line="276" w:lineRule="auto"/>
              <w:rPr>
                <w:rFonts w:ascii="Consolas" w:hAnsi="Consolas" w:cs="Times New Roman"/>
                <w:noProof w:val="0"/>
                <w:color w:val="000000"/>
                <w:kern w:val="0"/>
                <w:sz w:val="24"/>
                <w:szCs w:val="24"/>
                <w:lang w:val="en-US"/>
              </w:rPr>
            </w:pPr>
            <w:r w:rsidRPr="001A2608">
              <w:rPr>
                <w:rFonts w:ascii="Consolas" w:hAnsi="Consolas" w:cs="Times New Roman"/>
                <w:noProof w:val="0"/>
                <w:color w:val="808080"/>
                <w:kern w:val="0"/>
                <w:sz w:val="24"/>
                <w:szCs w:val="24"/>
                <w:lang w:val="en-US"/>
              </w:rPr>
              <w:t>(</w:t>
            </w:r>
          </w:p>
          <w:p w14:paraId="303A1A12" w14:textId="77777777" w:rsidR="001A2608" w:rsidRPr="001A2608" w:rsidRDefault="001A2608" w:rsidP="001A2608">
            <w:pPr>
              <w:autoSpaceDE w:val="0"/>
              <w:autoSpaceDN w:val="0"/>
              <w:adjustRightInd w:val="0"/>
              <w:spacing w:line="276" w:lineRule="auto"/>
              <w:rPr>
                <w:rFonts w:ascii="Consolas" w:hAnsi="Consolas" w:cs="Times New Roman"/>
                <w:noProof w:val="0"/>
                <w:color w:val="000000"/>
                <w:kern w:val="0"/>
                <w:sz w:val="24"/>
                <w:szCs w:val="24"/>
                <w:lang w:val="en-US"/>
              </w:rPr>
            </w:pPr>
            <w:r w:rsidRPr="001A2608">
              <w:rPr>
                <w:rFonts w:ascii="Consolas" w:hAnsi="Consolas" w:cs="Times New Roman"/>
                <w:noProof w:val="0"/>
                <w:color w:val="000000"/>
                <w:kern w:val="0"/>
                <w:sz w:val="24"/>
                <w:szCs w:val="24"/>
                <w:lang w:val="en-US"/>
              </w:rPr>
              <w:tab/>
              <w:t xml:space="preserve">@id </w:t>
            </w:r>
            <w:proofErr w:type="gramStart"/>
            <w:r w:rsidRPr="001A2608">
              <w:rPr>
                <w:rFonts w:ascii="Consolas" w:hAnsi="Consolas" w:cs="Times New Roman"/>
                <w:noProof w:val="0"/>
                <w:color w:val="0000FF"/>
                <w:kern w:val="0"/>
                <w:sz w:val="24"/>
                <w:szCs w:val="24"/>
                <w:lang w:val="en-US"/>
              </w:rPr>
              <w:t>VARCHAR</w:t>
            </w:r>
            <w:r w:rsidRPr="001A2608">
              <w:rPr>
                <w:rFonts w:ascii="Consolas" w:hAnsi="Consolas" w:cs="Times New Roman"/>
                <w:noProof w:val="0"/>
                <w:color w:val="808080"/>
                <w:kern w:val="0"/>
                <w:sz w:val="24"/>
                <w:szCs w:val="24"/>
                <w:lang w:val="en-US"/>
              </w:rPr>
              <w:t>(</w:t>
            </w:r>
            <w:proofErr w:type="gramEnd"/>
            <w:r w:rsidRPr="001A2608">
              <w:rPr>
                <w:rFonts w:ascii="Consolas" w:hAnsi="Consolas" w:cs="Times New Roman"/>
                <w:noProof w:val="0"/>
                <w:color w:val="000000"/>
                <w:kern w:val="0"/>
                <w:sz w:val="24"/>
                <w:szCs w:val="24"/>
                <w:lang w:val="en-US"/>
              </w:rPr>
              <w:t>7</w:t>
            </w:r>
            <w:r w:rsidRPr="001A2608">
              <w:rPr>
                <w:rFonts w:ascii="Consolas" w:hAnsi="Consolas" w:cs="Times New Roman"/>
                <w:noProof w:val="0"/>
                <w:color w:val="808080"/>
                <w:kern w:val="0"/>
                <w:sz w:val="24"/>
                <w:szCs w:val="24"/>
                <w:lang w:val="en-US"/>
              </w:rPr>
              <w:t>)</w:t>
            </w:r>
          </w:p>
          <w:p w14:paraId="4006E667" w14:textId="77777777" w:rsidR="001A2608" w:rsidRPr="001A2608" w:rsidRDefault="001A2608" w:rsidP="001A2608">
            <w:pPr>
              <w:autoSpaceDE w:val="0"/>
              <w:autoSpaceDN w:val="0"/>
              <w:adjustRightInd w:val="0"/>
              <w:spacing w:line="276" w:lineRule="auto"/>
              <w:rPr>
                <w:rFonts w:ascii="Consolas" w:hAnsi="Consolas" w:cs="Times New Roman"/>
                <w:noProof w:val="0"/>
                <w:color w:val="000000"/>
                <w:kern w:val="0"/>
                <w:sz w:val="24"/>
                <w:szCs w:val="24"/>
                <w:lang w:val="en-US"/>
              </w:rPr>
            </w:pPr>
            <w:r w:rsidRPr="001A2608">
              <w:rPr>
                <w:rFonts w:ascii="Consolas" w:hAnsi="Consolas" w:cs="Times New Roman"/>
                <w:noProof w:val="0"/>
                <w:color w:val="808080"/>
                <w:kern w:val="0"/>
                <w:sz w:val="24"/>
                <w:szCs w:val="24"/>
                <w:lang w:val="en-US"/>
              </w:rPr>
              <w:t>)</w:t>
            </w:r>
          </w:p>
          <w:p w14:paraId="63C1CA4B" w14:textId="77777777" w:rsidR="001A2608" w:rsidRPr="001A2608" w:rsidRDefault="001A2608" w:rsidP="001A2608">
            <w:pPr>
              <w:autoSpaceDE w:val="0"/>
              <w:autoSpaceDN w:val="0"/>
              <w:adjustRightInd w:val="0"/>
              <w:spacing w:line="276" w:lineRule="auto"/>
              <w:rPr>
                <w:rFonts w:ascii="Consolas" w:hAnsi="Consolas" w:cs="Times New Roman"/>
                <w:noProof w:val="0"/>
                <w:color w:val="000000"/>
                <w:kern w:val="0"/>
                <w:sz w:val="24"/>
                <w:szCs w:val="24"/>
                <w:lang w:val="en-US"/>
              </w:rPr>
            </w:pPr>
            <w:r w:rsidRPr="001A2608">
              <w:rPr>
                <w:rFonts w:ascii="Consolas" w:hAnsi="Consolas" w:cs="Times New Roman"/>
                <w:noProof w:val="0"/>
                <w:color w:val="0000FF"/>
                <w:kern w:val="0"/>
                <w:sz w:val="24"/>
                <w:szCs w:val="24"/>
                <w:lang w:val="en-US"/>
              </w:rPr>
              <w:t>RETURNS</w:t>
            </w:r>
            <w:r w:rsidRPr="001A2608">
              <w:rPr>
                <w:rFonts w:ascii="Consolas" w:hAnsi="Consolas" w:cs="Times New Roman"/>
                <w:noProof w:val="0"/>
                <w:color w:val="000000"/>
                <w:kern w:val="0"/>
                <w:sz w:val="24"/>
                <w:szCs w:val="24"/>
                <w:lang w:val="en-US"/>
              </w:rPr>
              <w:t xml:space="preserve"> </w:t>
            </w:r>
            <w:r w:rsidRPr="001A2608">
              <w:rPr>
                <w:rFonts w:ascii="Consolas" w:hAnsi="Consolas" w:cs="Times New Roman"/>
                <w:noProof w:val="0"/>
                <w:color w:val="0000FF"/>
                <w:kern w:val="0"/>
                <w:sz w:val="24"/>
                <w:szCs w:val="24"/>
                <w:lang w:val="en-US"/>
              </w:rPr>
              <w:t>TABLE</w:t>
            </w:r>
          </w:p>
          <w:p w14:paraId="1C7A8706" w14:textId="77777777" w:rsidR="001A2608" w:rsidRPr="001A2608" w:rsidRDefault="001A2608" w:rsidP="001A2608">
            <w:pPr>
              <w:autoSpaceDE w:val="0"/>
              <w:autoSpaceDN w:val="0"/>
              <w:adjustRightInd w:val="0"/>
              <w:spacing w:line="276" w:lineRule="auto"/>
              <w:rPr>
                <w:rFonts w:ascii="Consolas" w:hAnsi="Consolas" w:cs="Times New Roman"/>
                <w:noProof w:val="0"/>
                <w:color w:val="000000"/>
                <w:kern w:val="0"/>
                <w:sz w:val="24"/>
                <w:szCs w:val="24"/>
                <w:lang w:val="en-US"/>
              </w:rPr>
            </w:pPr>
            <w:r w:rsidRPr="001A2608">
              <w:rPr>
                <w:rFonts w:ascii="Consolas" w:hAnsi="Consolas" w:cs="Times New Roman"/>
                <w:noProof w:val="0"/>
                <w:color w:val="0000FF"/>
                <w:kern w:val="0"/>
                <w:sz w:val="24"/>
                <w:szCs w:val="24"/>
                <w:lang w:val="en-US"/>
              </w:rPr>
              <w:t>AS</w:t>
            </w:r>
          </w:p>
          <w:p w14:paraId="239ABA9D" w14:textId="77777777" w:rsidR="001A2608" w:rsidRPr="001A2608" w:rsidRDefault="001A2608" w:rsidP="001A2608">
            <w:pPr>
              <w:autoSpaceDE w:val="0"/>
              <w:autoSpaceDN w:val="0"/>
              <w:adjustRightInd w:val="0"/>
              <w:spacing w:line="276" w:lineRule="auto"/>
              <w:rPr>
                <w:rFonts w:ascii="Consolas" w:hAnsi="Consolas" w:cs="Times New Roman"/>
                <w:noProof w:val="0"/>
                <w:color w:val="000000"/>
                <w:kern w:val="0"/>
                <w:sz w:val="24"/>
                <w:szCs w:val="24"/>
                <w:lang w:val="en-US"/>
              </w:rPr>
            </w:pPr>
            <w:r w:rsidRPr="001A2608">
              <w:rPr>
                <w:rFonts w:ascii="Consolas" w:hAnsi="Consolas" w:cs="Times New Roman"/>
                <w:noProof w:val="0"/>
                <w:color w:val="0000FF"/>
                <w:kern w:val="0"/>
                <w:sz w:val="24"/>
                <w:szCs w:val="24"/>
                <w:lang w:val="en-US"/>
              </w:rPr>
              <w:t>RETURN</w:t>
            </w:r>
          </w:p>
          <w:p w14:paraId="01F5CCD1" w14:textId="77777777" w:rsidR="001A2608" w:rsidRPr="001A2608" w:rsidRDefault="001A2608" w:rsidP="001A2608">
            <w:pPr>
              <w:autoSpaceDE w:val="0"/>
              <w:autoSpaceDN w:val="0"/>
              <w:adjustRightInd w:val="0"/>
              <w:spacing w:line="276" w:lineRule="auto"/>
              <w:rPr>
                <w:rFonts w:ascii="Consolas" w:hAnsi="Consolas" w:cs="Times New Roman"/>
                <w:noProof w:val="0"/>
                <w:color w:val="000000"/>
                <w:kern w:val="0"/>
                <w:sz w:val="24"/>
                <w:szCs w:val="24"/>
                <w:lang w:val="en-US"/>
              </w:rPr>
            </w:pPr>
            <w:r w:rsidRPr="001A2608">
              <w:rPr>
                <w:rFonts w:ascii="Consolas" w:hAnsi="Consolas" w:cs="Times New Roman"/>
                <w:noProof w:val="0"/>
                <w:color w:val="000000"/>
                <w:kern w:val="0"/>
                <w:sz w:val="24"/>
                <w:szCs w:val="24"/>
                <w:lang w:val="en-US"/>
              </w:rPr>
              <w:tab/>
            </w:r>
            <w:r w:rsidRPr="001A2608">
              <w:rPr>
                <w:rFonts w:ascii="Consolas" w:hAnsi="Consolas" w:cs="Times New Roman"/>
                <w:noProof w:val="0"/>
                <w:color w:val="000000"/>
                <w:kern w:val="0"/>
                <w:sz w:val="24"/>
                <w:szCs w:val="24"/>
                <w:lang w:val="en-US"/>
              </w:rPr>
              <w:tab/>
            </w:r>
            <w:r w:rsidRPr="001A2608">
              <w:rPr>
                <w:rFonts w:ascii="Consolas" w:hAnsi="Consolas" w:cs="Times New Roman"/>
                <w:noProof w:val="0"/>
                <w:color w:val="0000FF"/>
                <w:kern w:val="0"/>
                <w:sz w:val="24"/>
                <w:szCs w:val="24"/>
                <w:lang w:val="en-US"/>
              </w:rPr>
              <w:t>SELECT</w:t>
            </w:r>
            <w:r w:rsidRPr="001A2608">
              <w:rPr>
                <w:rFonts w:ascii="Consolas" w:hAnsi="Consolas" w:cs="Times New Roman"/>
                <w:noProof w:val="0"/>
                <w:color w:val="000000"/>
                <w:kern w:val="0"/>
                <w:sz w:val="24"/>
                <w:szCs w:val="24"/>
                <w:lang w:val="en-US"/>
              </w:rPr>
              <w:t xml:space="preserve"> </w:t>
            </w:r>
            <w:r w:rsidRPr="001A2608">
              <w:rPr>
                <w:rFonts w:ascii="Consolas" w:hAnsi="Consolas" w:cs="Times New Roman"/>
                <w:noProof w:val="0"/>
                <w:color w:val="808080"/>
                <w:kern w:val="0"/>
                <w:sz w:val="24"/>
                <w:szCs w:val="24"/>
                <w:lang w:val="en-US"/>
              </w:rPr>
              <w:t>*</w:t>
            </w:r>
            <w:r w:rsidRPr="001A2608">
              <w:rPr>
                <w:rFonts w:ascii="Consolas" w:hAnsi="Consolas" w:cs="Times New Roman"/>
                <w:noProof w:val="0"/>
                <w:color w:val="000000"/>
                <w:kern w:val="0"/>
                <w:sz w:val="24"/>
                <w:szCs w:val="24"/>
                <w:lang w:val="en-US"/>
              </w:rPr>
              <w:t xml:space="preserve"> </w:t>
            </w:r>
            <w:r w:rsidRPr="001A2608">
              <w:rPr>
                <w:rFonts w:ascii="Consolas" w:hAnsi="Consolas" w:cs="Times New Roman"/>
                <w:noProof w:val="0"/>
                <w:color w:val="0000FF"/>
                <w:kern w:val="0"/>
                <w:sz w:val="24"/>
                <w:szCs w:val="24"/>
                <w:lang w:val="en-US"/>
              </w:rPr>
              <w:t>FROM</w:t>
            </w:r>
            <w:r w:rsidRPr="001A2608">
              <w:rPr>
                <w:rFonts w:ascii="Consolas" w:hAnsi="Consolas" w:cs="Times New Roman"/>
                <w:noProof w:val="0"/>
                <w:color w:val="000000"/>
                <w:kern w:val="0"/>
                <w:sz w:val="24"/>
                <w:szCs w:val="24"/>
                <w:lang w:val="en-US"/>
              </w:rPr>
              <w:t xml:space="preserve"> </w:t>
            </w:r>
            <w:proofErr w:type="spellStart"/>
            <w:r w:rsidRPr="001A2608">
              <w:rPr>
                <w:rFonts w:ascii="Consolas" w:hAnsi="Consolas" w:cs="Times New Roman"/>
                <w:noProof w:val="0"/>
                <w:color w:val="000000"/>
                <w:kern w:val="0"/>
                <w:sz w:val="24"/>
                <w:szCs w:val="24"/>
                <w:lang w:val="en-US"/>
              </w:rPr>
              <w:t>ExpenseBillView</w:t>
            </w:r>
            <w:proofErr w:type="spellEnd"/>
            <w:r w:rsidRPr="001A2608">
              <w:rPr>
                <w:rFonts w:ascii="Consolas" w:hAnsi="Consolas" w:cs="Times New Roman"/>
                <w:noProof w:val="0"/>
                <w:color w:val="000000"/>
                <w:kern w:val="0"/>
                <w:sz w:val="24"/>
                <w:szCs w:val="24"/>
                <w:lang w:val="en-US"/>
              </w:rPr>
              <w:t xml:space="preserve"> </w:t>
            </w:r>
            <w:r w:rsidRPr="001A2608">
              <w:rPr>
                <w:rFonts w:ascii="Consolas" w:hAnsi="Consolas" w:cs="Times New Roman"/>
                <w:noProof w:val="0"/>
                <w:color w:val="0000FF"/>
                <w:kern w:val="0"/>
                <w:sz w:val="24"/>
                <w:szCs w:val="24"/>
                <w:lang w:val="en-US"/>
              </w:rPr>
              <w:t>WHERE</w:t>
            </w:r>
            <w:r w:rsidRPr="001A2608">
              <w:rPr>
                <w:rFonts w:ascii="Consolas" w:hAnsi="Consolas" w:cs="Times New Roman"/>
                <w:noProof w:val="0"/>
                <w:color w:val="000000"/>
                <w:kern w:val="0"/>
                <w:sz w:val="24"/>
                <w:szCs w:val="24"/>
                <w:lang w:val="en-US"/>
              </w:rPr>
              <w:t xml:space="preserve"> ID </w:t>
            </w:r>
            <w:r w:rsidRPr="001A2608">
              <w:rPr>
                <w:rFonts w:ascii="Consolas" w:hAnsi="Consolas" w:cs="Times New Roman"/>
                <w:noProof w:val="0"/>
                <w:color w:val="808080"/>
                <w:kern w:val="0"/>
                <w:sz w:val="24"/>
                <w:szCs w:val="24"/>
                <w:lang w:val="en-US"/>
              </w:rPr>
              <w:t>=</w:t>
            </w:r>
            <w:r w:rsidRPr="001A2608">
              <w:rPr>
                <w:rFonts w:ascii="Consolas" w:hAnsi="Consolas" w:cs="Times New Roman"/>
                <w:noProof w:val="0"/>
                <w:color w:val="000000"/>
                <w:kern w:val="0"/>
                <w:sz w:val="24"/>
                <w:szCs w:val="24"/>
                <w:lang w:val="en-US"/>
              </w:rPr>
              <w:t xml:space="preserve"> @</w:t>
            </w:r>
            <w:proofErr w:type="gramStart"/>
            <w:r w:rsidRPr="001A2608">
              <w:rPr>
                <w:rFonts w:ascii="Consolas" w:hAnsi="Consolas" w:cs="Times New Roman"/>
                <w:noProof w:val="0"/>
                <w:color w:val="000000"/>
                <w:kern w:val="0"/>
                <w:sz w:val="24"/>
                <w:szCs w:val="24"/>
                <w:lang w:val="en-US"/>
              </w:rPr>
              <w:t>id</w:t>
            </w:r>
            <w:r w:rsidRPr="001A2608">
              <w:rPr>
                <w:rFonts w:ascii="Consolas" w:hAnsi="Consolas" w:cs="Times New Roman"/>
                <w:noProof w:val="0"/>
                <w:color w:val="808080"/>
                <w:kern w:val="0"/>
                <w:sz w:val="24"/>
                <w:szCs w:val="24"/>
                <w:lang w:val="en-US"/>
              </w:rPr>
              <w:t>;</w:t>
            </w:r>
            <w:proofErr w:type="gramEnd"/>
          </w:p>
          <w:p w14:paraId="5300E465" w14:textId="4DBF0EBE" w:rsidR="001A2608" w:rsidRPr="001A2608" w:rsidRDefault="001A2608" w:rsidP="001A2608">
            <w:pPr>
              <w:spacing w:line="276" w:lineRule="auto"/>
              <w:rPr>
                <w:rFonts w:ascii="Times New Roman" w:hAnsi="Times New Roman" w:cs="Times New Roman"/>
                <w:b/>
                <w:bCs/>
                <w:sz w:val="28"/>
                <w:szCs w:val="28"/>
                <w:lang w:val="en-US"/>
              </w:rPr>
            </w:pPr>
            <w:r w:rsidRPr="001A2608">
              <w:rPr>
                <w:rFonts w:ascii="Consolas" w:hAnsi="Consolas" w:cs="Times New Roman"/>
                <w:noProof w:val="0"/>
                <w:color w:val="0000FF"/>
                <w:kern w:val="0"/>
                <w:sz w:val="24"/>
                <w:szCs w:val="24"/>
                <w:lang w:val="en-US"/>
              </w:rPr>
              <w:t>GO</w:t>
            </w:r>
          </w:p>
        </w:tc>
      </w:tr>
    </w:tbl>
    <w:p w14:paraId="67028107" w14:textId="77777777" w:rsidR="001A2608" w:rsidRPr="00235D4A" w:rsidRDefault="001A2608" w:rsidP="001A2608">
      <w:pPr>
        <w:spacing w:after="0"/>
        <w:ind w:firstLine="720"/>
        <w:rPr>
          <w:rFonts w:ascii="Times New Roman" w:hAnsi="Times New Roman" w:cs="Times New Roman"/>
          <w:i/>
          <w:iCs/>
          <w:sz w:val="24"/>
          <w:szCs w:val="24"/>
          <w:lang w:val="en-US"/>
        </w:rPr>
      </w:pPr>
      <w:r w:rsidRPr="00235D4A">
        <w:rPr>
          <w:rFonts w:ascii="Times New Roman" w:hAnsi="Times New Roman" w:cs="Times New Roman"/>
          <w:i/>
          <w:iCs/>
          <w:sz w:val="24"/>
          <w:szCs w:val="24"/>
          <w:lang w:val="en-US"/>
        </w:rPr>
        <w:t>C# code:</w:t>
      </w:r>
    </w:p>
    <w:tbl>
      <w:tblPr>
        <w:tblStyle w:val="TableGrid"/>
        <w:tblW w:w="0" w:type="auto"/>
        <w:tblInd w:w="720" w:type="dxa"/>
        <w:tblLook w:val="04A0" w:firstRow="1" w:lastRow="0" w:firstColumn="1" w:lastColumn="0" w:noHBand="0" w:noVBand="1"/>
      </w:tblPr>
      <w:tblGrid>
        <w:gridCol w:w="8296"/>
      </w:tblGrid>
      <w:tr w:rsidR="00AB719C" w14:paraId="036E703C" w14:textId="77777777" w:rsidTr="00AB719C">
        <w:tc>
          <w:tcPr>
            <w:tcW w:w="9016" w:type="dxa"/>
          </w:tcPr>
          <w:p w14:paraId="070FC7BE" w14:textId="04800B61" w:rsidR="00AB719C" w:rsidRPr="00AB719C" w:rsidRDefault="00AB719C" w:rsidP="00AB719C">
            <w:pPr>
              <w:spacing w:line="276" w:lineRule="auto"/>
              <w:rPr>
                <w:rFonts w:ascii="Cascadia Mono" w:hAnsi="Cascadia Mono" w:cs="Times New Roman"/>
                <w:noProof w:val="0"/>
                <w:color w:val="000000"/>
                <w:kern w:val="0"/>
                <w:sz w:val="24"/>
                <w:szCs w:val="24"/>
                <w:lang w:val="en-US"/>
              </w:rPr>
            </w:pPr>
            <w:r w:rsidRPr="00AB719C">
              <w:rPr>
                <w:rFonts w:ascii="Cascadia Mono" w:hAnsi="Cascadia Mono" w:cs="Times New Roman"/>
                <w:sz w:val="24"/>
                <w:szCs w:val="24"/>
                <w:lang w:val="en-US"/>
              </w:rPr>
              <w:t xml:space="preserve">DataTable </w:t>
            </w:r>
            <w:r w:rsidRPr="00AB719C">
              <w:rPr>
                <w:rFonts w:ascii="Cascadia Mono" w:hAnsi="Cascadia Mono" w:cs="Times New Roman"/>
                <w:noProof w:val="0"/>
                <w:color w:val="000000"/>
                <w:kern w:val="0"/>
                <w:sz w:val="24"/>
                <w:szCs w:val="24"/>
                <w:lang w:val="en-US"/>
              </w:rPr>
              <w:t xml:space="preserve">data = </w:t>
            </w:r>
            <w:proofErr w:type="spellStart"/>
            <w:proofErr w:type="gramStart"/>
            <w:r w:rsidRPr="00AB719C">
              <w:rPr>
                <w:rFonts w:ascii="Cascadia Mono" w:hAnsi="Cascadia Mono" w:cs="Times New Roman"/>
                <w:noProof w:val="0"/>
                <w:color w:val="000000"/>
                <w:kern w:val="0"/>
                <w:sz w:val="24"/>
                <w:szCs w:val="24"/>
                <w:lang w:val="en-US"/>
              </w:rPr>
              <w:t>DataProvider.Instance.ExecuteQuery</w:t>
            </w:r>
            <w:proofErr w:type="spellEnd"/>
            <w:proofErr w:type="gramEnd"/>
            <w:r w:rsidRPr="00AB719C">
              <w:rPr>
                <w:rFonts w:ascii="Cascadia Mono" w:hAnsi="Cascadia Mono" w:cs="Times New Roman"/>
                <w:noProof w:val="0"/>
                <w:color w:val="000000"/>
                <w:kern w:val="0"/>
                <w:sz w:val="24"/>
                <w:szCs w:val="24"/>
                <w:lang w:val="en-US"/>
              </w:rPr>
              <w:t xml:space="preserve">("SELECT * FROM </w:t>
            </w:r>
            <w:proofErr w:type="spellStart"/>
            <w:r w:rsidRPr="00AB719C">
              <w:rPr>
                <w:rFonts w:ascii="Cascadia Mono" w:hAnsi="Cascadia Mono" w:cs="Times New Roman"/>
                <w:noProof w:val="0"/>
                <w:color w:val="000000"/>
                <w:kern w:val="0"/>
                <w:sz w:val="24"/>
                <w:szCs w:val="24"/>
                <w:lang w:val="en-US"/>
              </w:rPr>
              <w:t>dbo.filterExpenseBillByID</w:t>
            </w:r>
            <w:proofErr w:type="spellEnd"/>
            <w:r w:rsidRPr="00AB719C">
              <w:rPr>
                <w:rFonts w:ascii="Cascadia Mono" w:hAnsi="Cascadia Mono" w:cs="Times New Roman"/>
                <w:noProof w:val="0"/>
                <w:color w:val="000000"/>
                <w:kern w:val="0"/>
                <w:sz w:val="24"/>
                <w:szCs w:val="24"/>
                <w:lang w:val="en-US"/>
              </w:rPr>
              <w:t>( @id )", new object[] {id});</w:t>
            </w:r>
          </w:p>
        </w:tc>
      </w:tr>
    </w:tbl>
    <w:p w14:paraId="75FD34A3" w14:textId="085C0BDB" w:rsidR="00D90538" w:rsidRDefault="00D90538" w:rsidP="001A2608">
      <w:pPr>
        <w:spacing w:after="0" w:line="360" w:lineRule="auto"/>
        <w:ind w:left="720"/>
        <w:rPr>
          <w:rFonts w:ascii="Times New Roman" w:hAnsi="Times New Roman" w:cs="Times New Roman"/>
          <w:b/>
          <w:bCs/>
          <w:sz w:val="28"/>
          <w:szCs w:val="28"/>
          <w:lang w:val="en-US"/>
        </w:rPr>
      </w:pPr>
    </w:p>
    <w:p w14:paraId="5EE9F688" w14:textId="77777777" w:rsidR="001A2608" w:rsidRPr="001A2608" w:rsidRDefault="001A2608" w:rsidP="001A2608">
      <w:pPr>
        <w:pStyle w:val="ListParagraph"/>
        <w:numPr>
          <w:ilvl w:val="0"/>
          <w:numId w:val="25"/>
        </w:numPr>
        <w:rPr>
          <w:rFonts w:ascii="Times New Roman" w:hAnsi="Times New Roman" w:cs="Times New Roman"/>
          <w:b/>
          <w:bCs/>
          <w:sz w:val="28"/>
          <w:szCs w:val="28"/>
          <w:lang w:val="en-US"/>
        </w:rPr>
      </w:pPr>
      <w:r w:rsidRPr="001A2608">
        <w:rPr>
          <w:rFonts w:ascii="Times New Roman" w:hAnsi="Times New Roman" w:cs="Times New Roman"/>
          <w:b/>
          <w:bCs/>
          <w:sz w:val="28"/>
          <w:szCs w:val="28"/>
          <w:lang w:val="en-US"/>
        </w:rPr>
        <w:t>Function lọc Phiếu chi theo ngày nhập</w:t>
      </w:r>
    </w:p>
    <w:tbl>
      <w:tblPr>
        <w:tblStyle w:val="TableGrid"/>
        <w:tblW w:w="0" w:type="auto"/>
        <w:tblInd w:w="720" w:type="dxa"/>
        <w:tblLook w:val="04A0" w:firstRow="1" w:lastRow="0" w:firstColumn="1" w:lastColumn="0" w:noHBand="0" w:noVBand="1"/>
      </w:tblPr>
      <w:tblGrid>
        <w:gridCol w:w="8296"/>
      </w:tblGrid>
      <w:tr w:rsidR="001A2608" w14:paraId="1988E887" w14:textId="77777777" w:rsidTr="001A2608">
        <w:tc>
          <w:tcPr>
            <w:tcW w:w="8296" w:type="dxa"/>
          </w:tcPr>
          <w:p w14:paraId="43013C59" w14:textId="77777777" w:rsidR="001A2608" w:rsidRPr="001A2608" w:rsidRDefault="001A2608" w:rsidP="001A2608">
            <w:pPr>
              <w:autoSpaceDE w:val="0"/>
              <w:autoSpaceDN w:val="0"/>
              <w:adjustRightInd w:val="0"/>
              <w:spacing w:line="276" w:lineRule="auto"/>
              <w:rPr>
                <w:rFonts w:ascii="Consolas" w:hAnsi="Consolas" w:cs="Times New Roman"/>
                <w:noProof w:val="0"/>
                <w:color w:val="000000"/>
                <w:kern w:val="0"/>
                <w:sz w:val="24"/>
                <w:szCs w:val="24"/>
                <w:lang w:val="en-US"/>
              </w:rPr>
            </w:pPr>
            <w:r w:rsidRPr="001A2608">
              <w:rPr>
                <w:rFonts w:ascii="Consolas" w:hAnsi="Consolas" w:cs="Times New Roman"/>
                <w:noProof w:val="0"/>
                <w:color w:val="0000FF"/>
                <w:kern w:val="0"/>
                <w:sz w:val="24"/>
                <w:szCs w:val="24"/>
                <w:lang w:val="en-US"/>
              </w:rPr>
              <w:t>CREATE</w:t>
            </w:r>
            <w:r w:rsidRPr="001A2608">
              <w:rPr>
                <w:rFonts w:ascii="Consolas" w:hAnsi="Consolas" w:cs="Times New Roman"/>
                <w:noProof w:val="0"/>
                <w:color w:val="000000"/>
                <w:kern w:val="0"/>
                <w:sz w:val="24"/>
                <w:szCs w:val="24"/>
                <w:lang w:val="en-US"/>
              </w:rPr>
              <w:t xml:space="preserve"> </w:t>
            </w:r>
            <w:r w:rsidRPr="001A2608">
              <w:rPr>
                <w:rFonts w:ascii="Consolas" w:hAnsi="Consolas" w:cs="Times New Roman"/>
                <w:noProof w:val="0"/>
                <w:color w:val="0000FF"/>
                <w:kern w:val="0"/>
                <w:sz w:val="24"/>
                <w:szCs w:val="24"/>
                <w:lang w:val="en-US"/>
              </w:rPr>
              <w:t>FUNCTION</w:t>
            </w:r>
            <w:r w:rsidRPr="001A2608">
              <w:rPr>
                <w:rFonts w:ascii="Consolas" w:hAnsi="Consolas" w:cs="Times New Roman"/>
                <w:noProof w:val="0"/>
                <w:color w:val="000000"/>
                <w:kern w:val="0"/>
                <w:sz w:val="24"/>
                <w:szCs w:val="24"/>
                <w:lang w:val="en-US"/>
              </w:rPr>
              <w:t xml:space="preserve"> </w:t>
            </w:r>
            <w:proofErr w:type="spellStart"/>
            <w:proofErr w:type="gramStart"/>
            <w:r w:rsidRPr="001A2608">
              <w:rPr>
                <w:rFonts w:ascii="Consolas" w:hAnsi="Consolas" w:cs="Times New Roman"/>
                <w:noProof w:val="0"/>
                <w:color w:val="000000"/>
                <w:kern w:val="0"/>
                <w:sz w:val="24"/>
                <w:szCs w:val="24"/>
                <w:lang w:val="en-US"/>
              </w:rPr>
              <w:t>filterExpenseBillByDate</w:t>
            </w:r>
            <w:proofErr w:type="spellEnd"/>
            <w:proofErr w:type="gramEnd"/>
          </w:p>
          <w:p w14:paraId="217501B8" w14:textId="77777777" w:rsidR="001A2608" w:rsidRPr="001A2608" w:rsidRDefault="001A2608" w:rsidP="001A2608">
            <w:pPr>
              <w:autoSpaceDE w:val="0"/>
              <w:autoSpaceDN w:val="0"/>
              <w:adjustRightInd w:val="0"/>
              <w:spacing w:line="276" w:lineRule="auto"/>
              <w:rPr>
                <w:rFonts w:ascii="Consolas" w:hAnsi="Consolas" w:cs="Times New Roman"/>
                <w:noProof w:val="0"/>
                <w:color w:val="000000"/>
                <w:kern w:val="0"/>
                <w:sz w:val="24"/>
                <w:szCs w:val="24"/>
                <w:lang w:val="en-US"/>
              </w:rPr>
            </w:pPr>
            <w:r w:rsidRPr="001A2608">
              <w:rPr>
                <w:rFonts w:ascii="Consolas" w:hAnsi="Consolas" w:cs="Times New Roman"/>
                <w:noProof w:val="0"/>
                <w:color w:val="808080"/>
                <w:kern w:val="0"/>
                <w:sz w:val="24"/>
                <w:szCs w:val="24"/>
                <w:lang w:val="en-US"/>
              </w:rPr>
              <w:t>(</w:t>
            </w:r>
          </w:p>
          <w:p w14:paraId="20CFAC17" w14:textId="77777777" w:rsidR="001A2608" w:rsidRPr="001A2608" w:rsidRDefault="001A2608" w:rsidP="001A2608">
            <w:pPr>
              <w:autoSpaceDE w:val="0"/>
              <w:autoSpaceDN w:val="0"/>
              <w:adjustRightInd w:val="0"/>
              <w:spacing w:line="276" w:lineRule="auto"/>
              <w:rPr>
                <w:rFonts w:ascii="Consolas" w:hAnsi="Consolas" w:cs="Times New Roman"/>
                <w:noProof w:val="0"/>
                <w:color w:val="000000"/>
                <w:kern w:val="0"/>
                <w:sz w:val="24"/>
                <w:szCs w:val="24"/>
                <w:lang w:val="en-US"/>
              </w:rPr>
            </w:pPr>
            <w:r w:rsidRPr="001A2608">
              <w:rPr>
                <w:rFonts w:ascii="Consolas" w:hAnsi="Consolas" w:cs="Times New Roman"/>
                <w:noProof w:val="0"/>
                <w:color w:val="000000"/>
                <w:kern w:val="0"/>
                <w:sz w:val="24"/>
                <w:szCs w:val="24"/>
                <w:lang w:val="en-US"/>
              </w:rPr>
              <w:tab/>
              <w:t xml:space="preserve">@date </w:t>
            </w:r>
            <w:r w:rsidRPr="001A2608">
              <w:rPr>
                <w:rFonts w:ascii="Consolas" w:hAnsi="Consolas" w:cs="Times New Roman"/>
                <w:noProof w:val="0"/>
                <w:color w:val="0000FF"/>
                <w:kern w:val="0"/>
                <w:sz w:val="24"/>
                <w:szCs w:val="24"/>
                <w:lang w:val="en-US"/>
              </w:rPr>
              <w:t>DATE</w:t>
            </w:r>
          </w:p>
          <w:p w14:paraId="5A09A354" w14:textId="77777777" w:rsidR="001A2608" w:rsidRPr="001A2608" w:rsidRDefault="001A2608" w:rsidP="001A2608">
            <w:pPr>
              <w:autoSpaceDE w:val="0"/>
              <w:autoSpaceDN w:val="0"/>
              <w:adjustRightInd w:val="0"/>
              <w:spacing w:line="276" w:lineRule="auto"/>
              <w:rPr>
                <w:rFonts w:ascii="Consolas" w:hAnsi="Consolas" w:cs="Times New Roman"/>
                <w:noProof w:val="0"/>
                <w:color w:val="000000"/>
                <w:kern w:val="0"/>
                <w:sz w:val="24"/>
                <w:szCs w:val="24"/>
                <w:lang w:val="en-US"/>
              </w:rPr>
            </w:pPr>
            <w:r w:rsidRPr="001A2608">
              <w:rPr>
                <w:rFonts w:ascii="Consolas" w:hAnsi="Consolas" w:cs="Times New Roman"/>
                <w:noProof w:val="0"/>
                <w:color w:val="808080"/>
                <w:kern w:val="0"/>
                <w:sz w:val="24"/>
                <w:szCs w:val="24"/>
                <w:lang w:val="en-US"/>
              </w:rPr>
              <w:t>)</w:t>
            </w:r>
          </w:p>
          <w:p w14:paraId="3ECBB777" w14:textId="77777777" w:rsidR="001A2608" w:rsidRPr="001A2608" w:rsidRDefault="001A2608" w:rsidP="001A2608">
            <w:pPr>
              <w:autoSpaceDE w:val="0"/>
              <w:autoSpaceDN w:val="0"/>
              <w:adjustRightInd w:val="0"/>
              <w:spacing w:line="276" w:lineRule="auto"/>
              <w:rPr>
                <w:rFonts w:ascii="Consolas" w:hAnsi="Consolas" w:cs="Times New Roman"/>
                <w:noProof w:val="0"/>
                <w:color w:val="000000"/>
                <w:kern w:val="0"/>
                <w:sz w:val="24"/>
                <w:szCs w:val="24"/>
                <w:lang w:val="en-US"/>
              </w:rPr>
            </w:pPr>
            <w:r w:rsidRPr="001A2608">
              <w:rPr>
                <w:rFonts w:ascii="Consolas" w:hAnsi="Consolas" w:cs="Times New Roman"/>
                <w:noProof w:val="0"/>
                <w:color w:val="0000FF"/>
                <w:kern w:val="0"/>
                <w:sz w:val="24"/>
                <w:szCs w:val="24"/>
                <w:lang w:val="en-US"/>
              </w:rPr>
              <w:t>RETURNS</w:t>
            </w:r>
            <w:r w:rsidRPr="001A2608">
              <w:rPr>
                <w:rFonts w:ascii="Consolas" w:hAnsi="Consolas" w:cs="Times New Roman"/>
                <w:noProof w:val="0"/>
                <w:color w:val="000000"/>
                <w:kern w:val="0"/>
                <w:sz w:val="24"/>
                <w:szCs w:val="24"/>
                <w:lang w:val="en-US"/>
              </w:rPr>
              <w:t xml:space="preserve"> </w:t>
            </w:r>
            <w:r w:rsidRPr="001A2608">
              <w:rPr>
                <w:rFonts w:ascii="Consolas" w:hAnsi="Consolas" w:cs="Times New Roman"/>
                <w:noProof w:val="0"/>
                <w:color w:val="0000FF"/>
                <w:kern w:val="0"/>
                <w:sz w:val="24"/>
                <w:szCs w:val="24"/>
                <w:lang w:val="en-US"/>
              </w:rPr>
              <w:t>TABLE</w:t>
            </w:r>
          </w:p>
          <w:p w14:paraId="284A23ED" w14:textId="77777777" w:rsidR="001A2608" w:rsidRPr="001A2608" w:rsidRDefault="001A2608" w:rsidP="001A2608">
            <w:pPr>
              <w:autoSpaceDE w:val="0"/>
              <w:autoSpaceDN w:val="0"/>
              <w:adjustRightInd w:val="0"/>
              <w:spacing w:line="276" w:lineRule="auto"/>
              <w:rPr>
                <w:rFonts w:ascii="Consolas" w:hAnsi="Consolas" w:cs="Times New Roman"/>
                <w:noProof w:val="0"/>
                <w:color w:val="000000"/>
                <w:kern w:val="0"/>
                <w:sz w:val="24"/>
                <w:szCs w:val="24"/>
                <w:lang w:val="en-US"/>
              </w:rPr>
            </w:pPr>
            <w:r w:rsidRPr="001A2608">
              <w:rPr>
                <w:rFonts w:ascii="Consolas" w:hAnsi="Consolas" w:cs="Times New Roman"/>
                <w:noProof w:val="0"/>
                <w:color w:val="0000FF"/>
                <w:kern w:val="0"/>
                <w:sz w:val="24"/>
                <w:szCs w:val="24"/>
                <w:lang w:val="en-US"/>
              </w:rPr>
              <w:t>AS</w:t>
            </w:r>
          </w:p>
          <w:p w14:paraId="3F5110D1" w14:textId="77777777" w:rsidR="001A2608" w:rsidRPr="001A2608" w:rsidRDefault="001A2608" w:rsidP="001A2608">
            <w:pPr>
              <w:autoSpaceDE w:val="0"/>
              <w:autoSpaceDN w:val="0"/>
              <w:adjustRightInd w:val="0"/>
              <w:spacing w:line="276" w:lineRule="auto"/>
              <w:rPr>
                <w:rFonts w:ascii="Consolas" w:hAnsi="Consolas" w:cs="Times New Roman"/>
                <w:noProof w:val="0"/>
                <w:color w:val="000000"/>
                <w:kern w:val="0"/>
                <w:sz w:val="24"/>
                <w:szCs w:val="24"/>
                <w:lang w:val="en-US"/>
              </w:rPr>
            </w:pPr>
            <w:r w:rsidRPr="001A2608">
              <w:rPr>
                <w:rFonts w:ascii="Consolas" w:hAnsi="Consolas" w:cs="Times New Roman"/>
                <w:noProof w:val="0"/>
                <w:color w:val="0000FF"/>
                <w:kern w:val="0"/>
                <w:sz w:val="24"/>
                <w:szCs w:val="24"/>
                <w:lang w:val="en-US"/>
              </w:rPr>
              <w:t>RETURN</w:t>
            </w:r>
          </w:p>
          <w:p w14:paraId="23FEF3F9" w14:textId="77777777" w:rsidR="001A2608" w:rsidRPr="001A2608" w:rsidRDefault="001A2608" w:rsidP="001A2608">
            <w:pPr>
              <w:autoSpaceDE w:val="0"/>
              <w:autoSpaceDN w:val="0"/>
              <w:adjustRightInd w:val="0"/>
              <w:spacing w:line="276" w:lineRule="auto"/>
              <w:rPr>
                <w:rFonts w:ascii="Consolas" w:hAnsi="Consolas" w:cs="Times New Roman"/>
                <w:noProof w:val="0"/>
                <w:color w:val="000000"/>
                <w:kern w:val="0"/>
                <w:sz w:val="24"/>
                <w:szCs w:val="24"/>
                <w:lang w:val="en-US"/>
              </w:rPr>
            </w:pPr>
            <w:r w:rsidRPr="001A2608">
              <w:rPr>
                <w:rFonts w:ascii="Consolas" w:hAnsi="Consolas" w:cs="Times New Roman"/>
                <w:noProof w:val="0"/>
                <w:color w:val="000000"/>
                <w:kern w:val="0"/>
                <w:sz w:val="24"/>
                <w:szCs w:val="24"/>
                <w:lang w:val="en-US"/>
              </w:rPr>
              <w:tab/>
            </w:r>
            <w:r w:rsidRPr="001A2608">
              <w:rPr>
                <w:rFonts w:ascii="Consolas" w:hAnsi="Consolas" w:cs="Times New Roman"/>
                <w:noProof w:val="0"/>
                <w:color w:val="0000FF"/>
                <w:kern w:val="0"/>
                <w:sz w:val="24"/>
                <w:szCs w:val="24"/>
                <w:lang w:val="en-US"/>
              </w:rPr>
              <w:t>SELECT</w:t>
            </w:r>
            <w:r w:rsidRPr="001A2608">
              <w:rPr>
                <w:rFonts w:ascii="Consolas" w:hAnsi="Consolas" w:cs="Times New Roman"/>
                <w:noProof w:val="0"/>
                <w:color w:val="000000"/>
                <w:kern w:val="0"/>
                <w:sz w:val="24"/>
                <w:szCs w:val="24"/>
                <w:lang w:val="en-US"/>
              </w:rPr>
              <w:t xml:space="preserve"> </w:t>
            </w:r>
            <w:r w:rsidRPr="001A2608">
              <w:rPr>
                <w:rFonts w:ascii="Consolas" w:hAnsi="Consolas" w:cs="Times New Roman"/>
                <w:noProof w:val="0"/>
                <w:color w:val="808080"/>
                <w:kern w:val="0"/>
                <w:sz w:val="24"/>
                <w:szCs w:val="24"/>
                <w:lang w:val="en-US"/>
              </w:rPr>
              <w:t>*</w:t>
            </w:r>
            <w:r w:rsidRPr="001A2608">
              <w:rPr>
                <w:rFonts w:ascii="Consolas" w:hAnsi="Consolas" w:cs="Times New Roman"/>
                <w:noProof w:val="0"/>
                <w:color w:val="000000"/>
                <w:kern w:val="0"/>
                <w:sz w:val="24"/>
                <w:szCs w:val="24"/>
                <w:lang w:val="en-US"/>
              </w:rPr>
              <w:t xml:space="preserve"> </w:t>
            </w:r>
            <w:r w:rsidRPr="001A2608">
              <w:rPr>
                <w:rFonts w:ascii="Consolas" w:hAnsi="Consolas" w:cs="Times New Roman"/>
                <w:noProof w:val="0"/>
                <w:color w:val="0000FF"/>
                <w:kern w:val="0"/>
                <w:sz w:val="24"/>
                <w:szCs w:val="24"/>
                <w:lang w:val="en-US"/>
              </w:rPr>
              <w:t>FROM</w:t>
            </w:r>
            <w:r w:rsidRPr="001A2608">
              <w:rPr>
                <w:rFonts w:ascii="Consolas" w:hAnsi="Consolas" w:cs="Times New Roman"/>
                <w:noProof w:val="0"/>
                <w:color w:val="000000"/>
                <w:kern w:val="0"/>
                <w:sz w:val="24"/>
                <w:szCs w:val="24"/>
                <w:lang w:val="en-US"/>
              </w:rPr>
              <w:t xml:space="preserve"> </w:t>
            </w:r>
            <w:proofErr w:type="spellStart"/>
            <w:r w:rsidRPr="001A2608">
              <w:rPr>
                <w:rFonts w:ascii="Consolas" w:hAnsi="Consolas" w:cs="Times New Roman"/>
                <w:noProof w:val="0"/>
                <w:color w:val="000000"/>
                <w:kern w:val="0"/>
                <w:sz w:val="24"/>
                <w:szCs w:val="24"/>
                <w:lang w:val="en-US"/>
              </w:rPr>
              <w:t>ExpenseBillView</w:t>
            </w:r>
            <w:proofErr w:type="spellEnd"/>
            <w:r w:rsidRPr="001A2608">
              <w:rPr>
                <w:rFonts w:ascii="Consolas" w:hAnsi="Consolas" w:cs="Times New Roman"/>
                <w:noProof w:val="0"/>
                <w:color w:val="000000"/>
                <w:kern w:val="0"/>
                <w:sz w:val="24"/>
                <w:szCs w:val="24"/>
                <w:lang w:val="en-US"/>
              </w:rPr>
              <w:t xml:space="preserve"> </w:t>
            </w:r>
            <w:r w:rsidRPr="001A2608">
              <w:rPr>
                <w:rFonts w:ascii="Consolas" w:hAnsi="Consolas" w:cs="Times New Roman"/>
                <w:noProof w:val="0"/>
                <w:color w:val="0000FF"/>
                <w:kern w:val="0"/>
                <w:sz w:val="24"/>
                <w:szCs w:val="24"/>
                <w:lang w:val="en-US"/>
              </w:rPr>
              <w:t>WHERE</w:t>
            </w:r>
            <w:r w:rsidRPr="001A2608">
              <w:rPr>
                <w:rFonts w:ascii="Consolas" w:hAnsi="Consolas" w:cs="Times New Roman"/>
                <w:noProof w:val="0"/>
                <w:color w:val="000000"/>
                <w:kern w:val="0"/>
                <w:sz w:val="24"/>
                <w:szCs w:val="24"/>
                <w:lang w:val="en-US"/>
              </w:rPr>
              <w:t xml:space="preserve"> </w:t>
            </w:r>
            <w:r w:rsidRPr="001A2608">
              <w:rPr>
                <w:rFonts w:ascii="Consolas" w:hAnsi="Consolas" w:cs="Times New Roman"/>
                <w:noProof w:val="0"/>
                <w:color w:val="0000FF"/>
                <w:kern w:val="0"/>
                <w:sz w:val="24"/>
                <w:szCs w:val="24"/>
                <w:lang w:val="en-US"/>
              </w:rPr>
              <w:t>date</w:t>
            </w:r>
            <w:r w:rsidRPr="001A2608">
              <w:rPr>
                <w:rFonts w:ascii="Consolas" w:hAnsi="Consolas" w:cs="Times New Roman"/>
                <w:noProof w:val="0"/>
                <w:color w:val="000000"/>
                <w:kern w:val="0"/>
                <w:sz w:val="24"/>
                <w:szCs w:val="24"/>
                <w:lang w:val="en-US"/>
              </w:rPr>
              <w:t xml:space="preserve"> </w:t>
            </w:r>
            <w:r w:rsidRPr="001A2608">
              <w:rPr>
                <w:rFonts w:ascii="Consolas" w:hAnsi="Consolas" w:cs="Times New Roman"/>
                <w:noProof w:val="0"/>
                <w:color w:val="808080"/>
                <w:kern w:val="0"/>
                <w:sz w:val="24"/>
                <w:szCs w:val="24"/>
                <w:lang w:val="en-US"/>
              </w:rPr>
              <w:t>=</w:t>
            </w:r>
            <w:r w:rsidRPr="001A2608">
              <w:rPr>
                <w:rFonts w:ascii="Consolas" w:hAnsi="Consolas" w:cs="Times New Roman"/>
                <w:noProof w:val="0"/>
                <w:color w:val="000000"/>
                <w:kern w:val="0"/>
                <w:sz w:val="24"/>
                <w:szCs w:val="24"/>
                <w:lang w:val="en-US"/>
              </w:rPr>
              <w:t xml:space="preserve"> @date</w:t>
            </w:r>
          </w:p>
          <w:p w14:paraId="729D59BF" w14:textId="06E26D54" w:rsidR="001A2608" w:rsidRPr="001A2608" w:rsidRDefault="001A2608" w:rsidP="001A2608">
            <w:pPr>
              <w:spacing w:line="276" w:lineRule="auto"/>
              <w:rPr>
                <w:rFonts w:ascii="Times New Roman" w:hAnsi="Times New Roman" w:cs="Times New Roman"/>
                <w:b/>
                <w:bCs/>
                <w:sz w:val="28"/>
                <w:szCs w:val="28"/>
                <w:lang w:val="en-US"/>
              </w:rPr>
            </w:pPr>
            <w:r w:rsidRPr="001A2608">
              <w:rPr>
                <w:rFonts w:ascii="Consolas" w:hAnsi="Consolas" w:cs="Times New Roman"/>
                <w:noProof w:val="0"/>
                <w:color w:val="0000FF"/>
                <w:kern w:val="0"/>
                <w:sz w:val="24"/>
                <w:szCs w:val="24"/>
                <w:lang w:val="en-US"/>
              </w:rPr>
              <w:t>GO</w:t>
            </w:r>
          </w:p>
        </w:tc>
      </w:tr>
    </w:tbl>
    <w:p w14:paraId="21121BDB" w14:textId="77777777" w:rsidR="001A2608" w:rsidRPr="00235D4A" w:rsidRDefault="001A2608" w:rsidP="001A2608">
      <w:pPr>
        <w:spacing w:after="0"/>
        <w:ind w:firstLine="720"/>
        <w:rPr>
          <w:rFonts w:ascii="Times New Roman" w:hAnsi="Times New Roman" w:cs="Times New Roman"/>
          <w:i/>
          <w:iCs/>
          <w:sz w:val="24"/>
          <w:szCs w:val="24"/>
          <w:lang w:val="en-US"/>
        </w:rPr>
      </w:pPr>
      <w:r w:rsidRPr="00235D4A">
        <w:rPr>
          <w:rFonts w:ascii="Times New Roman" w:hAnsi="Times New Roman" w:cs="Times New Roman"/>
          <w:i/>
          <w:iCs/>
          <w:sz w:val="24"/>
          <w:szCs w:val="24"/>
          <w:lang w:val="en-US"/>
        </w:rPr>
        <w:t>C# code:</w:t>
      </w:r>
    </w:p>
    <w:tbl>
      <w:tblPr>
        <w:tblStyle w:val="TableGrid"/>
        <w:tblW w:w="0" w:type="auto"/>
        <w:tblInd w:w="720" w:type="dxa"/>
        <w:tblLook w:val="04A0" w:firstRow="1" w:lastRow="0" w:firstColumn="1" w:lastColumn="0" w:noHBand="0" w:noVBand="1"/>
      </w:tblPr>
      <w:tblGrid>
        <w:gridCol w:w="8296"/>
      </w:tblGrid>
      <w:tr w:rsidR="00AB719C" w14:paraId="14F78065" w14:textId="77777777" w:rsidTr="00AB719C">
        <w:tc>
          <w:tcPr>
            <w:tcW w:w="9016" w:type="dxa"/>
          </w:tcPr>
          <w:p w14:paraId="5578C3AC" w14:textId="3A4E30EC" w:rsidR="00AB719C" w:rsidRPr="00AB719C" w:rsidRDefault="00AB719C" w:rsidP="00AB719C">
            <w:pPr>
              <w:spacing w:line="276" w:lineRule="auto"/>
              <w:rPr>
                <w:rFonts w:ascii="Cascadia Mono" w:hAnsi="Cascadia Mono" w:cs="Times New Roman"/>
                <w:noProof w:val="0"/>
                <w:color w:val="000000"/>
                <w:kern w:val="0"/>
                <w:sz w:val="24"/>
                <w:szCs w:val="24"/>
                <w:lang w:val="en-US"/>
              </w:rPr>
            </w:pPr>
            <w:r w:rsidRPr="00AB719C">
              <w:rPr>
                <w:rFonts w:ascii="Cascadia Mono" w:hAnsi="Cascadia Mono" w:cs="Times New Roman"/>
                <w:sz w:val="24"/>
                <w:szCs w:val="24"/>
                <w:lang w:val="en-US"/>
              </w:rPr>
              <w:t xml:space="preserve">DataTable </w:t>
            </w:r>
            <w:r w:rsidRPr="00AB719C">
              <w:rPr>
                <w:rFonts w:ascii="Cascadia Mono" w:hAnsi="Cascadia Mono" w:cs="Times New Roman"/>
                <w:noProof w:val="0"/>
                <w:color w:val="000000"/>
                <w:kern w:val="0"/>
                <w:sz w:val="24"/>
                <w:szCs w:val="24"/>
                <w:lang w:val="en-US"/>
              </w:rPr>
              <w:t xml:space="preserve">data = </w:t>
            </w:r>
            <w:proofErr w:type="spellStart"/>
            <w:proofErr w:type="gramStart"/>
            <w:r w:rsidRPr="00AB719C">
              <w:rPr>
                <w:rFonts w:ascii="Cascadia Mono" w:hAnsi="Cascadia Mono" w:cs="Times New Roman"/>
                <w:noProof w:val="0"/>
                <w:color w:val="000000"/>
                <w:kern w:val="0"/>
                <w:sz w:val="24"/>
                <w:szCs w:val="24"/>
                <w:lang w:val="en-US"/>
              </w:rPr>
              <w:t>DataProvider.Instance.ExecuteQuery</w:t>
            </w:r>
            <w:proofErr w:type="spellEnd"/>
            <w:proofErr w:type="gramEnd"/>
            <w:r w:rsidRPr="00AB719C">
              <w:rPr>
                <w:rFonts w:ascii="Cascadia Mono" w:hAnsi="Cascadia Mono" w:cs="Times New Roman"/>
                <w:noProof w:val="0"/>
                <w:color w:val="000000"/>
                <w:kern w:val="0"/>
                <w:sz w:val="24"/>
                <w:szCs w:val="24"/>
                <w:lang w:val="en-US"/>
              </w:rPr>
              <w:t xml:space="preserve">("SELECT * FROM </w:t>
            </w:r>
            <w:proofErr w:type="spellStart"/>
            <w:r w:rsidRPr="00AB719C">
              <w:rPr>
                <w:rFonts w:ascii="Cascadia Mono" w:hAnsi="Cascadia Mono" w:cs="Times New Roman"/>
                <w:noProof w:val="0"/>
                <w:color w:val="000000"/>
                <w:kern w:val="0"/>
                <w:sz w:val="24"/>
                <w:szCs w:val="24"/>
                <w:lang w:val="en-US"/>
              </w:rPr>
              <w:t>dbo.filterExpenseBillByDate</w:t>
            </w:r>
            <w:proofErr w:type="spellEnd"/>
            <w:r w:rsidRPr="00AB719C">
              <w:rPr>
                <w:rFonts w:ascii="Cascadia Mono" w:hAnsi="Cascadia Mono" w:cs="Times New Roman"/>
                <w:noProof w:val="0"/>
                <w:color w:val="000000"/>
                <w:kern w:val="0"/>
                <w:sz w:val="24"/>
                <w:szCs w:val="24"/>
                <w:lang w:val="en-US"/>
              </w:rPr>
              <w:t>( @date )", new object[] { date });</w:t>
            </w:r>
          </w:p>
        </w:tc>
      </w:tr>
    </w:tbl>
    <w:p w14:paraId="1AAEF31A" w14:textId="073B5BA3" w:rsidR="001A2608" w:rsidRDefault="001A2608" w:rsidP="001A2608">
      <w:pPr>
        <w:spacing w:after="0" w:line="360" w:lineRule="auto"/>
        <w:ind w:left="720"/>
        <w:rPr>
          <w:rFonts w:ascii="Times New Roman" w:hAnsi="Times New Roman" w:cs="Times New Roman"/>
          <w:b/>
          <w:bCs/>
          <w:sz w:val="28"/>
          <w:szCs w:val="28"/>
          <w:lang w:val="en-US"/>
        </w:rPr>
      </w:pPr>
    </w:p>
    <w:p w14:paraId="17ABB381" w14:textId="341A775A" w:rsidR="0042448F" w:rsidRDefault="0042448F" w:rsidP="00EC619D">
      <w:pPr>
        <w:pStyle w:val="ListParagraph"/>
        <w:numPr>
          <w:ilvl w:val="1"/>
          <w:numId w:val="7"/>
        </w:numPr>
        <w:spacing w:after="0" w:line="360" w:lineRule="auto"/>
        <w:outlineLvl w:val="2"/>
        <w:rPr>
          <w:rFonts w:ascii="Times New Roman" w:hAnsi="Times New Roman" w:cs="Times New Roman"/>
          <w:b/>
          <w:bCs/>
          <w:sz w:val="28"/>
          <w:szCs w:val="28"/>
          <w:lang w:val="en-US"/>
        </w:rPr>
      </w:pPr>
      <w:bookmarkStart w:id="33" w:name="_Toc165362090"/>
      <w:r>
        <w:rPr>
          <w:rFonts w:ascii="Times New Roman" w:hAnsi="Times New Roman" w:cs="Times New Roman"/>
          <w:b/>
          <w:bCs/>
          <w:sz w:val="28"/>
          <w:szCs w:val="28"/>
          <w:lang w:val="en-US"/>
        </w:rPr>
        <w:t xml:space="preserve">Chức năng </w:t>
      </w:r>
      <w:r w:rsidR="007875F7">
        <w:rPr>
          <w:rFonts w:ascii="Times New Roman" w:hAnsi="Times New Roman" w:cs="Times New Roman"/>
          <w:b/>
          <w:bCs/>
          <w:sz w:val="28"/>
          <w:szCs w:val="28"/>
          <w:lang w:val="en-US"/>
        </w:rPr>
        <w:t>ReceiptNote</w:t>
      </w:r>
      <w:bookmarkEnd w:id="33"/>
    </w:p>
    <w:p w14:paraId="454EC0D5" w14:textId="005E23B1" w:rsidR="001A2608" w:rsidRDefault="0042448F" w:rsidP="00EC619D">
      <w:pPr>
        <w:pStyle w:val="ListParagraph"/>
        <w:numPr>
          <w:ilvl w:val="2"/>
          <w:numId w:val="7"/>
        </w:numPr>
        <w:spacing w:after="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View</w:t>
      </w:r>
    </w:p>
    <w:p w14:paraId="1B8B6764" w14:textId="14545119" w:rsidR="003E7572" w:rsidRDefault="003E7572" w:rsidP="003E7572">
      <w:pPr>
        <w:pStyle w:val="ListParagraph"/>
        <w:numPr>
          <w:ilvl w:val="0"/>
          <w:numId w:val="26"/>
        </w:numPr>
        <w:spacing w:after="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View ReceiptNoteView để hiển thị thông tin đơn nhập hàng trên UI (UCReceiptNote)</w:t>
      </w:r>
    </w:p>
    <w:tbl>
      <w:tblPr>
        <w:tblStyle w:val="TableGrid"/>
        <w:tblW w:w="0" w:type="auto"/>
        <w:tblInd w:w="720" w:type="dxa"/>
        <w:tblLook w:val="04A0" w:firstRow="1" w:lastRow="0" w:firstColumn="1" w:lastColumn="0" w:noHBand="0" w:noVBand="1"/>
      </w:tblPr>
      <w:tblGrid>
        <w:gridCol w:w="8296"/>
      </w:tblGrid>
      <w:tr w:rsidR="003E7572" w14:paraId="7C3511AC" w14:textId="77777777" w:rsidTr="00424564">
        <w:tc>
          <w:tcPr>
            <w:tcW w:w="8296" w:type="dxa"/>
          </w:tcPr>
          <w:p w14:paraId="2587CCFA" w14:textId="77777777" w:rsidR="003E7572" w:rsidRPr="003E7572" w:rsidRDefault="003E7572" w:rsidP="003E7572">
            <w:pPr>
              <w:autoSpaceDE w:val="0"/>
              <w:autoSpaceDN w:val="0"/>
              <w:adjustRightInd w:val="0"/>
              <w:spacing w:line="276" w:lineRule="auto"/>
              <w:rPr>
                <w:rFonts w:ascii="Consolas" w:hAnsi="Consolas" w:cs="Times New Roman"/>
                <w:noProof w:val="0"/>
                <w:color w:val="000000"/>
                <w:kern w:val="0"/>
                <w:sz w:val="24"/>
                <w:szCs w:val="24"/>
                <w:lang w:val="en-US"/>
              </w:rPr>
            </w:pPr>
            <w:r w:rsidRPr="003E7572">
              <w:rPr>
                <w:rFonts w:ascii="Consolas" w:hAnsi="Consolas" w:cs="Times New Roman"/>
                <w:noProof w:val="0"/>
                <w:color w:val="0000FF"/>
                <w:kern w:val="0"/>
                <w:sz w:val="24"/>
                <w:szCs w:val="24"/>
                <w:lang w:val="en-US"/>
              </w:rPr>
              <w:t>CREATE</w:t>
            </w:r>
            <w:r w:rsidRPr="003E7572">
              <w:rPr>
                <w:rFonts w:ascii="Consolas" w:hAnsi="Consolas" w:cs="Times New Roman"/>
                <w:noProof w:val="0"/>
                <w:color w:val="000000"/>
                <w:kern w:val="0"/>
                <w:sz w:val="24"/>
                <w:szCs w:val="24"/>
                <w:lang w:val="en-US"/>
              </w:rPr>
              <w:t xml:space="preserve"> </w:t>
            </w:r>
            <w:r w:rsidRPr="003E7572">
              <w:rPr>
                <w:rFonts w:ascii="Consolas" w:hAnsi="Consolas" w:cs="Times New Roman"/>
                <w:noProof w:val="0"/>
                <w:color w:val="0000FF"/>
                <w:kern w:val="0"/>
                <w:sz w:val="24"/>
                <w:szCs w:val="24"/>
                <w:lang w:val="en-US"/>
              </w:rPr>
              <w:t>VIEW</w:t>
            </w:r>
            <w:r w:rsidRPr="003E7572">
              <w:rPr>
                <w:rFonts w:ascii="Consolas" w:hAnsi="Consolas" w:cs="Times New Roman"/>
                <w:noProof w:val="0"/>
                <w:color w:val="000000"/>
                <w:kern w:val="0"/>
                <w:sz w:val="24"/>
                <w:szCs w:val="24"/>
                <w:lang w:val="en-US"/>
              </w:rPr>
              <w:t xml:space="preserve"> </w:t>
            </w:r>
            <w:proofErr w:type="spellStart"/>
            <w:r w:rsidRPr="003E7572">
              <w:rPr>
                <w:rFonts w:ascii="Consolas" w:hAnsi="Consolas" w:cs="Times New Roman"/>
                <w:noProof w:val="0"/>
                <w:color w:val="000000"/>
                <w:kern w:val="0"/>
                <w:sz w:val="24"/>
                <w:szCs w:val="24"/>
                <w:lang w:val="en-US"/>
              </w:rPr>
              <w:t>ReceiptNoteView</w:t>
            </w:r>
            <w:proofErr w:type="spellEnd"/>
          </w:p>
          <w:p w14:paraId="65CF62B1" w14:textId="77777777" w:rsidR="003E7572" w:rsidRPr="003E7572" w:rsidRDefault="003E7572" w:rsidP="003E7572">
            <w:pPr>
              <w:autoSpaceDE w:val="0"/>
              <w:autoSpaceDN w:val="0"/>
              <w:adjustRightInd w:val="0"/>
              <w:spacing w:line="276" w:lineRule="auto"/>
              <w:rPr>
                <w:rFonts w:ascii="Consolas" w:hAnsi="Consolas" w:cs="Times New Roman"/>
                <w:noProof w:val="0"/>
                <w:color w:val="000000"/>
                <w:kern w:val="0"/>
                <w:sz w:val="24"/>
                <w:szCs w:val="24"/>
                <w:lang w:val="en-US"/>
              </w:rPr>
            </w:pPr>
            <w:r w:rsidRPr="003E7572">
              <w:rPr>
                <w:rFonts w:ascii="Consolas" w:hAnsi="Consolas" w:cs="Times New Roman"/>
                <w:noProof w:val="0"/>
                <w:color w:val="0000FF"/>
                <w:kern w:val="0"/>
                <w:sz w:val="24"/>
                <w:szCs w:val="24"/>
                <w:lang w:val="en-US"/>
              </w:rPr>
              <w:t>AS</w:t>
            </w:r>
          </w:p>
          <w:p w14:paraId="600A1244" w14:textId="77777777" w:rsidR="003E7572" w:rsidRPr="003E7572" w:rsidRDefault="003E7572" w:rsidP="003E7572">
            <w:pPr>
              <w:autoSpaceDE w:val="0"/>
              <w:autoSpaceDN w:val="0"/>
              <w:adjustRightInd w:val="0"/>
              <w:spacing w:line="276" w:lineRule="auto"/>
              <w:rPr>
                <w:rFonts w:ascii="Consolas" w:hAnsi="Consolas" w:cs="Times New Roman"/>
                <w:noProof w:val="0"/>
                <w:color w:val="000000"/>
                <w:kern w:val="0"/>
                <w:sz w:val="24"/>
                <w:szCs w:val="24"/>
                <w:lang w:val="en-US"/>
              </w:rPr>
            </w:pPr>
            <w:r w:rsidRPr="003E7572">
              <w:rPr>
                <w:rFonts w:ascii="Consolas" w:hAnsi="Consolas" w:cs="Times New Roman"/>
                <w:noProof w:val="0"/>
                <w:color w:val="0000FF"/>
                <w:kern w:val="0"/>
                <w:sz w:val="24"/>
                <w:szCs w:val="24"/>
                <w:lang w:val="en-US"/>
              </w:rPr>
              <w:t>SELECT</w:t>
            </w:r>
            <w:r w:rsidRPr="003E7572">
              <w:rPr>
                <w:rFonts w:ascii="Consolas" w:hAnsi="Consolas" w:cs="Times New Roman"/>
                <w:noProof w:val="0"/>
                <w:color w:val="000000"/>
                <w:kern w:val="0"/>
                <w:sz w:val="24"/>
                <w:szCs w:val="24"/>
                <w:lang w:val="en-US"/>
              </w:rPr>
              <w:t xml:space="preserve"> rn</w:t>
            </w:r>
            <w:r w:rsidRPr="003E7572">
              <w:rPr>
                <w:rFonts w:ascii="Consolas" w:hAnsi="Consolas" w:cs="Times New Roman"/>
                <w:noProof w:val="0"/>
                <w:color w:val="808080"/>
                <w:kern w:val="0"/>
                <w:sz w:val="24"/>
                <w:szCs w:val="24"/>
                <w:lang w:val="en-US"/>
              </w:rPr>
              <w:t>.</w:t>
            </w:r>
            <w:r w:rsidRPr="003E7572">
              <w:rPr>
                <w:rFonts w:ascii="Consolas" w:hAnsi="Consolas" w:cs="Times New Roman"/>
                <w:noProof w:val="0"/>
                <w:color w:val="000000"/>
                <w:kern w:val="0"/>
                <w:sz w:val="24"/>
                <w:szCs w:val="24"/>
                <w:lang w:val="en-US"/>
              </w:rPr>
              <w:t>ID</w:t>
            </w:r>
            <w:r w:rsidRPr="003E7572">
              <w:rPr>
                <w:rFonts w:ascii="Consolas" w:hAnsi="Consolas" w:cs="Times New Roman"/>
                <w:noProof w:val="0"/>
                <w:color w:val="808080"/>
                <w:kern w:val="0"/>
                <w:sz w:val="24"/>
                <w:szCs w:val="24"/>
                <w:lang w:val="en-US"/>
              </w:rPr>
              <w:t>,</w:t>
            </w:r>
            <w:r w:rsidRPr="003E7572">
              <w:rPr>
                <w:rFonts w:ascii="Consolas" w:hAnsi="Consolas" w:cs="Times New Roman"/>
                <w:noProof w:val="0"/>
                <w:color w:val="000000"/>
                <w:kern w:val="0"/>
                <w:sz w:val="24"/>
                <w:szCs w:val="24"/>
                <w:lang w:val="en-US"/>
              </w:rPr>
              <w:t xml:space="preserve"> </w:t>
            </w:r>
            <w:proofErr w:type="spellStart"/>
            <w:proofErr w:type="gramStart"/>
            <w:r w:rsidRPr="003E7572">
              <w:rPr>
                <w:rFonts w:ascii="Consolas" w:hAnsi="Consolas" w:cs="Times New Roman"/>
                <w:noProof w:val="0"/>
                <w:color w:val="000000"/>
                <w:kern w:val="0"/>
                <w:sz w:val="24"/>
                <w:szCs w:val="24"/>
                <w:lang w:val="en-US"/>
              </w:rPr>
              <w:t>rn</w:t>
            </w:r>
            <w:r w:rsidRPr="003E7572">
              <w:rPr>
                <w:rFonts w:ascii="Consolas" w:hAnsi="Consolas" w:cs="Times New Roman"/>
                <w:noProof w:val="0"/>
                <w:color w:val="808080"/>
                <w:kern w:val="0"/>
                <w:sz w:val="24"/>
                <w:szCs w:val="24"/>
                <w:lang w:val="en-US"/>
              </w:rPr>
              <w:t>.</w:t>
            </w:r>
            <w:r w:rsidRPr="003E7572">
              <w:rPr>
                <w:rFonts w:ascii="Consolas" w:hAnsi="Consolas" w:cs="Times New Roman"/>
                <w:noProof w:val="0"/>
                <w:color w:val="0000FF"/>
                <w:kern w:val="0"/>
                <w:sz w:val="24"/>
                <w:szCs w:val="24"/>
                <w:lang w:val="en-US"/>
              </w:rPr>
              <w:t>date</w:t>
            </w:r>
            <w:proofErr w:type="spellEnd"/>
            <w:proofErr w:type="gramEnd"/>
            <w:r w:rsidRPr="003E7572">
              <w:rPr>
                <w:rFonts w:ascii="Consolas" w:hAnsi="Consolas" w:cs="Times New Roman"/>
                <w:noProof w:val="0"/>
                <w:color w:val="808080"/>
                <w:kern w:val="0"/>
                <w:sz w:val="24"/>
                <w:szCs w:val="24"/>
                <w:lang w:val="en-US"/>
              </w:rPr>
              <w:t>,</w:t>
            </w:r>
            <w:r w:rsidRPr="003E7572">
              <w:rPr>
                <w:rFonts w:ascii="Consolas" w:hAnsi="Consolas" w:cs="Times New Roman"/>
                <w:noProof w:val="0"/>
                <w:color w:val="000000"/>
                <w:kern w:val="0"/>
                <w:sz w:val="24"/>
                <w:szCs w:val="24"/>
                <w:lang w:val="en-US"/>
              </w:rPr>
              <w:t xml:space="preserve"> s</w:t>
            </w:r>
            <w:r w:rsidRPr="003E7572">
              <w:rPr>
                <w:rFonts w:ascii="Consolas" w:hAnsi="Consolas" w:cs="Times New Roman"/>
                <w:noProof w:val="0"/>
                <w:color w:val="808080"/>
                <w:kern w:val="0"/>
                <w:sz w:val="24"/>
                <w:szCs w:val="24"/>
                <w:lang w:val="en-US"/>
              </w:rPr>
              <w:t>.</w:t>
            </w:r>
            <w:r w:rsidRPr="003E7572">
              <w:rPr>
                <w:rFonts w:ascii="Consolas" w:hAnsi="Consolas" w:cs="Times New Roman"/>
                <w:noProof w:val="0"/>
                <w:color w:val="0000FF"/>
                <w:kern w:val="0"/>
                <w:sz w:val="24"/>
                <w:szCs w:val="24"/>
                <w:lang w:val="en-US"/>
              </w:rPr>
              <w:t>name</w:t>
            </w:r>
            <w:r w:rsidRPr="003E7572">
              <w:rPr>
                <w:rFonts w:ascii="Consolas" w:hAnsi="Consolas" w:cs="Times New Roman"/>
                <w:noProof w:val="0"/>
                <w:color w:val="000000"/>
                <w:kern w:val="0"/>
                <w:sz w:val="24"/>
                <w:szCs w:val="24"/>
                <w:lang w:val="en-US"/>
              </w:rPr>
              <w:t xml:space="preserve"> [Supplier Name]</w:t>
            </w:r>
            <w:r w:rsidRPr="003E7572">
              <w:rPr>
                <w:rFonts w:ascii="Consolas" w:hAnsi="Consolas" w:cs="Times New Roman"/>
                <w:noProof w:val="0"/>
                <w:color w:val="808080"/>
                <w:kern w:val="0"/>
                <w:sz w:val="24"/>
                <w:szCs w:val="24"/>
                <w:lang w:val="en-US"/>
              </w:rPr>
              <w:t>,</w:t>
            </w:r>
            <w:r w:rsidRPr="003E7572">
              <w:rPr>
                <w:rFonts w:ascii="Consolas" w:hAnsi="Consolas" w:cs="Times New Roman"/>
                <w:noProof w:val="0"/>
                <w:color w:val="000000"/>
                <w:kern w:val="0"/>
                <w:sz w:val="24"/>
                <w:szCs w:val="24"/>
                <w:lang w:val="en-US"/>
              </w:rPr>
              <w:t xml:space="preserve"> e</w:t>
            </w:r>
            <w:r w:rsidRPr="003E7572">
              <w:rPr>
                <w:rFonts w:ascii="Consolas" w:hAnsi="Consolas" w:cs="Times New Roman"/>
                <w:noProof w:val="0"/>
                <w:color w:val="808080"/>
                <w:kern w:val="0"/>
                <w:sz w:val="24"/>
                <w:szCs w:val="24"/>
                <w:lang w:val="en-US"/>
              </w:rPr>
              <w:t>.</w:t>
            </w:r>
            <w:r w:rsidRPr="003E7572">
              <w:rPr>
                <w:rFonts w:ascii="Consolas" w:hAnsi="Consolas" w:cs="Times New Roman"/>
                <w:noProof w:val="0"/>
                <w:color w:val="0000FF"/>
                <w:kern w:val="0"/>
                <w:sz w:val="24"/>
                <w:szCs w:val="24"/>
                <w:lang w:val="en-US"/>
              </w:rPr>
              <w:t>name</w:t>
            </w:r>
            <w:r w:rsidRPr="003E7572">
              <w:rPr>
                <w:rFonts w:ascii="Consolas" w:hAnsi="Consolas" w:cs="Times New Roman"/>
                <w:noProof w:val="0"/>
                <w:color w:val="000000"/>
                <w:kern w:val="0"/>
                <w:sz w:val="24"/>
                <w:szCs w:val="24"/>
                <w:lang w:val="en-US"/>
              </w:rPr>
              <w:t xml:space="preserve"> [Employee Name]</w:t>
            </w:r>
            <w:r w:rsidRPr="003E7572">
              <w:rPr>
                <w:rFonts w:ascii="Consolas" w:hAnsi="Consolas" w:cs="Times New Roman"/>
                <w:noProof w:val="0"/>
                <w:color w:val="808080"/>
                <w:kern w:val="0"/>
                <w:sz w:val="24"/>
                <w:szCs w:val="24"/>
                <w:lang w:val="en-US"/>
              </w:rPr>
              <w:t>,</w:t>
            </w:r>
            <w:r w:rsidRPr="003E7572">
              <w:rPr>
                <w:rFonts w:ascii="Consolas" w:hAnsi="Consolas" w:cs="Times New Roman"/>
                <w:noProof w:val="0"/>
                <w:color w:val="000000"/>
                <w:kern w:val="0"/>
                <w:sz w:val="24"/>
                <w:szCs w:val="24"/>
                <w:lang w:val="en-US"/>
              </w:rPr>
              <w:t xml:space="preserve"> </w:t>
            </w:r>
            <w:proofErr w:type="spellStart"/>
            <w:r w:rsidRPr="003E7572">
              <w:rPr>
                <w:rFonts w:ascii="Consolas" w:hAnsi="Consolas" w:cs="Times New Roman"/>
                <w:noProof w:val="0"/>
                <w:color w:val="000000"/>
                <w:kern w:val="0"/>
                <w:sz w:val="24"/>
                <w:szCs w:val="24"/>
                <w:lang w:val="en-US"/>
              </w:rPr>
              <w:t>rn</w:t>
            </w:r>
            <w:r w:rsidRPr="003E7572">
              <w:rPr>
                <w:rFonts w:ascii="Consolas" w:hAnsi="Consolas" w:cs="Times New Roman"/>
                <w:noProof w:val="0"/>
                <w:color w:val="808080"/>
                <w:kern w:val="0"/>
                <w:sz w:val="24"/>
                <w:szCs w:val="24"/>
                <w:lang w:val="en-US"/>
              </w:rPr>
              <w:t>.</w:t>
            </w:r>
            <w:r w:rsidRPr="003E7572">
              <w:rPr>
                <w:rFonts w:ascii="Consolas" w:hAnsi="Consolas" w:cs="Times New Roman"/>
                <w:noProof w:val="0"/>
                <w:color w:val="000000"/>
                <w:kern w:val="0"/>
                <w:sz w:val="24"/>
                <w:szCs w:val="24"/>
                <w:lang w:val="en-US"/>
              </w:rPr>
              <w:t>price</w:t>
            </w:r>
            <w:proofErr w:type="spellEnd"/>
            <w:r w:rsidRPr="003E7572">
              <w:rPr>
                <w:rFonts w:ascii="Consolas" w:hAnsi="Consolas" w:cs="Times New Roman"/>
                <w:noProof w:val="0"/>
                <w:color w:val="000000"/>
                <w:kern w:val="0"/>
                <w:sz w:val="24"/>
                <w:szCs w:val="24"/>
                <w:lang w:val="en-US"/>
              </w:rPr>
              <w:t xml:space="preserve"> </w:t>
            </w:r>
            <w:r w:rsidRPr="003E7572">
              <w:rPr>
                <w:rFonts w:ascii="Consolas" w:hAnsi="Consolas" w:cs="Times New Roman"/>
                <w:noProof w:val="0"/>
                <w:color w:val="0000FF"/>
                <w:kern w:val="0"/>
                <w:sz w:val="24"/>
                <w:szCs w:val="24"/>
                <w:lang w:val="en-US"/>
              </w:rPr>
              <w:t>FROM</w:t>
            </w:r>
            <w:r w:rsidRPr="003E7572">
              <w:rPr>
                <w:rFonts w:ascii="Consolas" w:hAnsi="Consolas" w:cs="Times New Roman"/>
                <w:noProof w:val="0"/>
                <w:color w:val="000000"/>
                <w:kern w:val="0"/>
                <w:sz w:val="24"/>
                <w:szCs w:val="24"/>
                <w:lang w:val="en-US"/>
              </w:rPr>
              <w:t xml:space="preserve"> </w:t>
            </w:r>
            <w:proofErr w:type="spellStart"/>
            <w:r w:rsidRPr="003E7572">
              <w:rPr>
                <w:rFonts w:ascii="Consolas" w:hAnsi="Consolas" w:cs="Times New Roman"/>
                <w:noProof w:val="0"/>
                <w:color w:val="000000"/>
                <w:kern w:val="0"/>
                <w:sz w:val="24"/>
                <w:szCs w:val="24"/>
                <w:lang w:val="en-US"/>
              </w:rPr>
              <w:t>ReceiptNote</w:t>
            </w:r>
            <w:proofErr w:type="spellEnd"/>
            <w:r w:rsidRPr="003E7572">
              <w:rPr>
                <w:rFonts w:ascii="Consolas" w:hAnsi="Consolas" w:cs="Times New Roman"/>
                <w:noProof w:val="0"/>
                <w:color w:val="000000"/>
                <w:kern w:val="0"/>
                <w:sz w:val="24"/>
                <w:szCs w:val="24"/>
                <w:lang w:val="en-US"/>
              </w:rPr>
              <w:t xml:space="preserve"> </w:t>
            </w:r>
            <w:proofErr w:type="spellStart"/>
            <w:r w:rsidRPr="003E7572">
              <w:rPr>
                <w:rFonts w:ascii="Consolas" w:hAnsi="Consolas" w:cs="Times New Roman"/>
                <w:noProof w:val="0"/>
                <w:color w:val="000000"/>
                <w:kern w:val="0"/>
                <w:sz w:val="24"/>
                <w:szCs w:val="24"/>
                <w:lang w:val="en-US"/>
              </w:rPr>
              <w:t>rn</w:t>
            </w:r>
            <w:proofErr w:type="spellEnd"/>
            <w:r w:rsidRPr="003E7572">
              <w:rPr>
                <w:rFonts w:ascii="Consolas" w:hAnsi="Consolas" w:cs="Times New Roman"/>
                <w:noProof w:val="0"/>
                <w:color w:val="808080"/>
                <w:kern w:val="0"/>
                <w:sz w:val="24"/>
                <w:szCs w:val="24"/>
                <w:lang w:val="en-US"/>
              </w:rPr>
              <w:t>,</w:t>
            </w:r>
            <w:r w:rsidRPr="003E7572">
              <w:rPr>
                <w:rFonts w:ascii="Consolas" w:hAnsi="Consolas" w:cs="Times New Roman"/>
                <w:noProof w:val="0"/>
                <w:color w:val="000000"/>
                <w:kern w:val="0"/>
                <w:sz w:val="24"/>
                <w:szCs w:val="24"/>
                <w:lang w:val="en-US"/>
              </w:rPr>
              <w:t xml:space="preserve"> Supplier s</w:t>
            </w:r>
            <w:r w:rsidRPr="003E7572">
              <w:rPr>
                <w:rFonts w:ascii="Consolas" w:hAnsi="Consolas" w:cs="Times New Roman"/>
                <w:noProof w:val="0"/>
                <w:color w:val="808080"/>
                <w:kern w:val="0"/>
                <w:sz w:val="24"/>
                <w:szCs w:val="24"/>
                <w:lang w:val="en-US"/>
              </w:rPr>
              <w:t>,</w:t>
            </w:r>
            <w:r w:rsidRPr="003E7572">
              <w:rPr>
                <w:rFonts w:ascii="Consolas" w:hAnsi="Consolas" w:cs="Times New Roman"/>
                <w:noProof w:val="0"/>
                <w:color w:val="000000"/>
                <w:kern w:val="0"/>
                <w:sz w:val="24"/>
                <w:szCs w:val="24"/>
                <w:lang w:val="en-US"/>
              </w:rPr>
              <w:t xml:space="preserve"> Employee e</w:t>
            </w:r>
          </w:p>
          <w:p w14:paraId="7D6B9F1B" w14:textId="77777777" w:rsidR="003E7572" w:rsidRPr="003E7572" w:rsidRDefault="003E7572" w:rsidP="003E7572">
            <w:pPr>
              <w:autoSpaceDE w:val="0"/>
              <w:autoSpaceDN w:val="0"/>
              <w:adjustRightInd w:val="0"/>
              <w:spacing w:line="276" w:lineRule="auto"/>
              <w:rPr>
                <w:rFonts w:ascii="Consolas" w:hAnsi="Consolas" w:cs="Times New Roman"/>
                <w:noProof w:val="0"/>
                <w:color w:val="000000"/>
                <w:kern w:val="0"/>
                <w:sz w:val="24"/>
                <w:szCs w:val="24"/>
                <w:lang w:val="en-US"/>
              </w:rPr>
            </w:pPr>
            <w:r w:rsidRPr="003E7572">
              <w:rPr>
                <w:rFonts w:ascii="Consolas" w:hAnsi="Consolas" w:cs="Times New Roman"/>
                <w:noProof w:val="0"/>
                <w:color w:val="0000FF"/>
                <w:kern w:val="0"/>
                <w:sz w:val="24"/>
                <w:szCs w:val="24"/>
                <w:lang w:val="en-US"/>
              </w:rPr>
              <w:t>WHERE</w:t>
            </w:r>
            <w:r w:rsidRPr="003E7572">
              <w:rPr>
                <w:rFonts w:ascii="Consolas" w:hAnsi="Consolas" w:cs="Times New Roman"/>
                <w:noProof w:val="0"/>
                <w:color w:val="000000"/>
                <w:kern w:val="0"/>
                <w:sz w:val="24"/>
                <w:szCs w:val="24"/>
                <w:lang w:val="en-US"/>
              </w:rPr>
              <w:t xml:space="preserve"> </w:t>
            </w:r>
            <w:proofErr w:type="spellStart"/>
            <w:proofErr w:type="gramStart"/>
            <w:r w:rsidRPr="003E7572">
              <w:rPr>
                <w:rFonts w:ascii="Consolas" w:hAnsi="Consolas" w:cs="Times New Roman"/>
                <w:noProof w:val="0"/>
                <w:color w:val="000000"/>
                <w:kern w:val="0"/>
                <w:sz w:val="24"/>
                <w:szCs w:val="24"/>
                <w:lang w:val="en-US"/>
              </w:rPr>
              <w:t>rn</w:t>
            </w:r>
            <w:r w:rsidRPr="003E7572">
              <w:rPr>
                <w:rFonts w:ascii="Consolas" w:hAnsi="Consolas" w:cs="Times New Roman"/>
                <w:noProof w:val="0"/>
                <w:color w:val="808080"/>
                <w:kern w:val="0"/>
                <w:sz w:val="24"/>
                <w:szCs w:val="24"/>
                <w:lang w:val="en-US"/>
              </w:rPr>
              <w:t>.</w:t>
            </w:r>
            <w:r w:rsidRPr="003E7572">
              <w:rPr>
                <w:rFonts w:ascii="Consolas" w:hAnsi="Consolas" w:cs="Times New Roman"/>
                <w:noProof w:val="0"/>
                <w:color w:val="000000"/>
                <w:kern w:val="0"/>
                <w:sz w:val="24"/>
                <w:szCs w:val="24"/>
                <w:lang w:val="en-US"/>
              </w:rPr>
              <w:t>empID</w:t>
            </w:r>
            <w:proofErr w:type="spellEnd"/>
            <w:proofErr w:type="gramEnd"/>
            <w:r w:rsidRPr="003E7572">
              <w:rPr>
                <w:rFonts w:ascii="Consolas" w:hAnsi="Consolas" w:cs="Times New Roman"/>
                <w:noProof w:val="0"/>
                <w:color w:val="000000"/>
                <w:kern w:val="0"/>
                <w:sz w:val="24"/>
                <w:szCs w:val="24"/>
                <w:lang w:val="en-US"/>
              </w:rPr>
              <w:t xml:space="preserve"> </w:t>
            </w:r>
            <w:r w:rsidRPr="003E7572">
              <w:rPr>
                <w:rFonts w:ascii="Consolas" w:hAnsi="Consolas" w:cs="Times New Roman"/>
                <w:noProof w:val="0"/>
                <w:color w:val="808080"/>
                <w:kern w:val="0"/>
                <w:sz w:val="24"/>
                <w:szCs w:val="24"/>
                <w:lang w:val="en-US"/>
              </w:rPr>
              <w:t>=</w:t>
            </w:r>
            <w:r w:rsidRPr="003E7572">
              <w:rPr>
                <w:rFonts w:ascii="Consolas" w:hAnsi="Consolas" w:cs="Times New Roman"/>
                <w:noProof w:val="0"/>
                <w:color w:val="000000"/>
                <w:kern w:val="0"/>
                <w:sz w:val="24"/>
                <w:szCs w:val="24"/>
                <w:lang w:val="en-US"/>
              </w:rPr>
              <w:t xml:space="preserve"> e</w:t>
            </w:r>
            <w:r w:rsidRPr="003E7572">
              <w:rPr>
                <w:rFonts w:ascii="Consolas" w:hAnsi="Consolas" w:cs="Times New Roman"/>
                <w:noProof w:val="0"/>
                <w:color w:val="808080"/>
                <w:kern w:val="0"/>
                <w:sz w:val="24"/>
                <w:szCs w:val="24"/>
                <w:lang w:val="en-US"/>
              </w:rPr>
              <w:t>.</w:t>
            </w:r>
            <w:r w:rsidRPr="003E7572">
              <w:rPr>
                <w:rFonts w:ascii="Consolas" w:hAnsi="Consolas" w:cs="Times New Roman"/>
                <w:noProof w:val="0"/>
                <w:color w:val="000000"/>
                <w:kern w:val="0"/>
                <w:sz w:val="24"/>
                <w:szCs w:val="24"/>
                <w:lang w:val="en-US"/>
              </w:rPr>
              <w:t xml:space="preserve">ID </w:t>
            </w:r>
            <w:r w:rsidRPr="003E7572">
              <w:rPr>
                <w:rFonts w:ascii="Consolas" w:hAnsi="Consolas" w:cs="Times New Roman"/>
                <w:noProof w:val="0"/>
                <w:color w:val="808080"/>
                <w:kern w:val="0"/>
                <w:sz w:val="24"/>
                <w:szCs w:val="24"/>
                <w:lang w:val="en-US"/>
              </w:rPr>
              <w:t>AND</w:t>
            </w:r>
            <w:r w:rsidRPr="003E7572">
              <w:rPr>
                <w:rFonts w:ascii="Consolas" w:hAnsi="Consolas" w:cs="Times New Roman"/>
                <w:noProof w:val="0"/>
                <w:color w:val="000000"/>
                <w:kern w:val="0"/>
                <w:sz w:val="24"/>
                <w:szCs w:val="24"/>
                <w:lang w:val="en-US"/>
              </w:rPr>
              <w:t xml:space="preserve"> </w:t>
            </w:r>
            <w:proofErr w:type="spellStart"/>
            <w:r w:rsidRPr="003E7572">
              <w:rPr>
                <w:rFonts w:ascii="Consolas" w:hAnsi="Consolas" w:cs="Times New Roman"/>
                <w:noProof w:val="0"/>
                <w:color w:val="000000"/>
                <w:kern w:val="0"/>
                <w:sz w:val="24"/>
                <w:szCs w:val="24"/>
                <w:lang w:val="en-US"/>
              </w:rPr>
              <w:t>rn</w:t>
            </w:r>
            <w:r w:rsidRPr="003E7572">
              <w:rPr>
                <w:rFonts w:ascii="Consolas" w:hAnsi="Consolas" w:cs="Times New Roman"/>
                <w:noProof w:val="0"/>
                <w:color w:val="808080"/>
                <w:kern w:val="0"/>
                <w:sz w:val="24"/>
                <w:szCs w:val="24"/>
                <w:lang w:val="en-US"/>
              </w:rPr>
              <w:t>.</w:t>
            </w:r>
            <w:r w:rsidRPr="003E7572">
              <w:rPr>
                <w:rFonts w:ascii="Consolas" w:hAnsi="Consolas" w:cs="Times New Roman"/>
                <w:noProof w:val="0"/>
                <w:color w:val="000000"/>
                <w:kern w:val="0"/>
                <w:sz w:val="24"/>
                <w:szCs w:val="24"/>
                <w:lang w:val="en-US"/>
              </w:rPr>
              <w:t>supplierID</w:t>
            </w:r>
            <w:proofErr w:type="spellEnd"/>
            <w:r w:rsidRPr="003E7572">
              <w:rPr>
                <w:rFonts w:ascii="Consolas" w:hAnsi="Consolas" w:cs="Times New Roman"/>
                <w:noProof w:val="0"/>
                <w:color w:val="000000"/>
                <w:kern w:val="0"/>
                <w:sz w:val="24"/>
                <w:szCs w:val="24"/>
                <w:lang w:val="en-US"/>
              </w:rPr>
              <w:t xml:space="preserve"> </w:t>
            </w:r>
            <w:r w:rsidRPr="003E7572">
              <w:rPr>
                <w:rFonts w:ascii="Consolas" w:hAnsi="Consolas" w:cs="Times New Roman"/>
                <w:noProof w:val="0"/>
                <w:color w:val="808080"/>
                <w:kern w:val="0"/>
                <w:sz w:val="24"/>
                <w:szCs w:val="24"/>
                <w:lang w:val="en-US"/>
              </w:rPr>
              <w:t>=</w:t>
            </w:r>
            <w:r w:rsidRPr="003E7572">
              <w:rPr>
                <w:rFonts w:ascii="Consolas" w:hAnsi="Consolas" w:cs="Times New Roman"/>
                <w:noProof w:val="0"/>
                <w:color w:val="000000"/>
                <w:kern w:val="0"/>
                <w:sz w:val="24"/>
                <w:szCs w:val="24"/>
                <w:lang w:val="en-US"/>
              </w:rPr>
              <w:t xml:space="preserve"> s</w:t>
            </w:r>
            <w:r w:rsidRPr="003E7572">
              <w:rPr>
                <w:rFonts w:ascii="Consolas" w:hAnsi="Consolas" w:cs="Times New Roman"/>
                <w:noProof w:val="0"/>
                <w:color w:val="808080"/>
                <w:kern w:val="0"/>
                <w:sz w:val="24"/>
                <w:szCs w:val="24"/>
                <w:lang w:val="en-US"/>
              </w:rPr>
              <w:t>.</w:t>
            </w:r>
            <w:r w:rsidRPr="003E7572">
              <w:rPr>
                <w:rFonts w:ascii="Consolas" w:hAnsi="Consolas" w:cs="Times New Roman"/>
                <w:noProof w:val="0"/>
                <w:color w:val="000000"/>
                <w:kern w:val="0"/>
                <w:sz w:val="24"/>
                <w:szCs w:val="24"/>
                <w:lang w:val="en-US"/>
              </w:rPr>
              <w:t>ID</w:t>
            </w:r>
          </w:p>
          <w:p w14:paraId="1980C5E8" w14:textId="161AD0DB" w:rsidR="003E7572" w:rsidRPr="003E7572" w:rsidRDefault="003E7572" w:rsidP="003E7572">
            <w:pPr>
              <w:autoSpaceDE w:val="0"/>
              <w:autoSpaceDN w:val="0"/>
              <w:adjustRightInd w:val="0"/>
              <w:spacing w:line="276" w:lineRule="auto"/>
              <w:rPr>
                <w:rFonts w:ascii="Times New Roman" w:hAnsi="Times New Roman" w:cs="Times New Roman"/>
                <w:noProof w:val="0"/>
                <w:color w:val="000000"/>
                <w:kern w:val="0"/>
                <w:sz w:val="28"/>
                <w:szCs w:val="28"/>
                <w:lang w:val="en-US"/>
              </w:rPr>
            </w:pPr>
            <w:r w:rsidRPr="003E7572">
              <w:rPr>
                <w:rFonts w:ascii="Consolas" w:hAnsi="Consolas" w:cs="Times New Roman"/>
                <w:noProof w:val="0"/>
                <w:color w:val="0000FF"/>
                <w:kern w:val="0"/>
                <w:sz w:val="24"/>
                <w:szCs w:val="24"/>
                <w:lang w:val="en-US"/>
              </w:rPr>
              <w:t>GO</w:t>
            </w:r>
          </w:p>
        </w:tc>
      </w:tr>
    </w:tbl>
    <w:p w14:paraId="2641EB68" w14:textId="77777777" w:rsidR="00AB719C" w:rsidRDefault="00AB719C" w:rsidP="00424564">
      <w:pPr>
        <w:spacing w:after="0"/>
        <w:ind w:firstLine="720"/>
        <w:rPr>
          <w:rFonts w:ascii="Times New Roman" w:hAnsi="Times New Roman" w:cs="Times New Roman"/>
          <w:i/>
          <w:iCs/>
          <w:sz w:val="24"/>
          <w:szCs w:val="24"/>
          <w:lang w:val="en-US"/>
        </w:rPr>
      </w:pPr>
    </w:p>
    <w:p w14:paraId="34E04AB2" w14:textId="77777777" w:rsidR="00AB719C" w:rsidRDefault="00AB719C" w:rsidP="00424564">
      <w:pPr>
        <w:spacing w:after="0"/>
        <w:ind w:firstLine="720"/>
        <w:rPr>
          <w:rFonts w:ascii="Times New Roman" w:hAnsi="Times New Roman" w:cs="Times New Roman"/>
          <w:i/>
          <w:iCs/>
          <w:sz w:val="24"/>
          <w:szCs w:val="24"/>
          <w:lang w:val="en-US"/>
        </w:rPr>
      </w:pPr>
    </w:p>
    <w:p w14:paraId="252D84C8" w14:textId="77777777" w:rsidR="00AB719C" w:rsidRDefault="00AB719C" w:rsidP="00424564">
      <w:pPr>
        <w:spacing w:after="0"/>
        <w:ind w:firstLine="720"/>
        <w:rPr>
          <w:rFonts w:ascii="Times New Roman" w:hAnsi="Times New Roman" w:cs="Times New Roman"/>
          <w:i/>
          <w:iCs/>
          <w:sz w:val="24"/>
          <w:szCs w:val="24"/>
          <w:lang w:val="en-US"/>
        </w:rPr>
      </w:pPr>
    </w:p>
    <w:p w14:paraId="6A4B3FB7" w14:textId="1B9E5B9E" w:rsidR="00424564" w:rsidRPr="00235D4A" w:rsidRDefault="00424564" w:rsidP="00424564">
      <w:pPr>
        <w:spacing w:after="0"/>
        <w:ind w:firstLine="720"/>
        <w:rPr>
          <w:rFonts w:ascii="Times New Roman" w:hAnsi="Times New Roman" w:cs="Times New Roman"/>
          <w:i/>
          <w:iCs/>
          <w:sz w:val="24"/>
          <w:szCs w:val="24"/>
          <w:lang w:val="en-US"/>
        </w:rPr>
      </w:pPr>
      <w:r w:rsidRPr="00235D4A">
        <w:rPr>
          <w:rFonts w:ascii="Times New Roman" w:hAnsi="Times New Roman" w:cs="Times New Roman"/>
          <w:i/>
          <w:iCs/>
          <w:sz w:val="24"/>
          <w:szCs w:val="24"/>
          <w:lang w:val="en-US"/>
        </w:rPr>
        <w:t>C# code:</w:t>
      </w:r>
    </w:p>
    <w:tbl>
      <w:tblPr>
        <w:tblStyle w:val="TableGrid"/>
        <w:tblW w:w="0" w:type="auto"/>
        <w:tblInd w:w="715" w:type="dxa"/>
        <w:tblLook w:val="04A0" w:firstRow="1" w:lastRow="0" w:firstColumn="1" w:lastColumn="0" w:noHBand="0" w:noVBand="1"/>
      </w:tblPr>
      <w:tblGrid>
        <w:gridCol w:w="8301"/>
      </w:tblGrid>
      <w:tr w:rsidR="00AB719C" w14:paraId="66A401F9" w14:textId="77777777" w:rsidTr="00AB719C">
        <w:tc>
          <w:tcPr>
            <w:tcW w:w="8301" w:type="dxa"/>
          </w:tcPr>
          <w:p w14:paraId="0C1CE98D" w14:textId="140E4CEE" w:rsidR="00AB719C" w:rsidRPr="00AB719C" w:rsidRDefault="00AB719C" w:rsidP="00AB719C">
            <w:pPr>
              <w:spacing w:line="276" w:lineRule="auto"/>
              <w:rPr>
                <w:rFonts w:ascii="Cascadia Mono" w:hAnsi="Cascadia Mono" w:cs="Times New Roman"/>
                <w:sz w:val="24"/>
                <w:szCs w:val="24"/>
                <w:lang w:val="en-US"/>
              </w:rPr>
            </w:pPr>
            <w:r w:rsidRPr="00AB719C">
              <w:rPr>
                <w:rFonts w:ascii="Cascadia Mono" w:hAnsi="Cascadia Mono" w:cs="Times New Roman"/>
                <w:sz w:val="24"/>
                <w:szCs w:val="24"/>
                <w:lang w:val="en-US"/>
              </w:rPr>
              <w:t>DataTable data = DataProvider.Instance.ExecuteQuery("SELECT * FROM ReceiptNoteView");</w:t>
            </w:r>
          </w:p>
          <w:p w14:paraId="4C388948" w14:textId="77777777" w:rsidR="00AB719C" w:rsidRPr="00AB719C" w:rsidRDefault="00AB719C" w:rsidP="00AB719C">
            <w:pPr>
              <w:spacing w:line="276" w:lineRule="auto"/>
              <w:rPr>
                <w:rFonts w:ascii="Cascadia Mono" w:hAnsi="Cascadia Mono" w:cs="Times New Roman"/>
                <w:sz w:val="24"/>
                <w:szCs w:val="24"/>
                <w:lang w:val="en-US"/>
              </w:rPr>
            </w:pPr>
            <w:r w:rsidRPr="00AB719C">
              <w:rPr>
                <w:rFonts w:ascii="Cascadia Mono" w:hAnsi="Cascadia Mono" w:cs="Times New Roman"/>
                <w:sz w:val="24"/>
                <w:szCs w:val="24"/>
                <w:lang w:val="en-US"/>
              </w:rPr>
              <w:t>…</w:t>
            </w:r>
          </w:p>
          <w:p w14:paraId="2216FAE6" w14:textId="03AA118B" w:rsidR="00AB719C" w:rsidRDefault="00AB719C" w:rsidP="00AB719C">
            <w:pPr>
              <w:spacing w:line="276" w:lineRule="auto"/>
              <w:rPr>
                <w:rFonts w:ascii="Times New Roman" w:hAnsi="Times New Roman" w:cs="Times New Roman"/>
                <w:i/>
                <w:iCs/>
                <w:sz w:val="24"/>
                <w:szCs w:val="24"/>
                <w:lang w:val="en-US"/>
              </w:rPr>
            </w:pPr>
            <w:r w:rsidRPr="00AB719C">
              <w:rPr>
                <w:rFonts w:ascii="Cascadia Mono" w:hAnsi="Cascadia Mono" w:cs="Times New Roman"/>
                <w:sz w:val="24"/>
                <w:szCs w:val="24"/>
                <w:lang w:val="en-US"/>
              </w:rPr>
              <w:t>DataGridView dgvReceiptNote.DataSource = data;</w:t>
            </w:r>
          </w:p>
        </w:tc>
      </w:tr>
    </w:tbl>
    <w:p w14:paraId="4ED9E91E" w14:textId="77777777" w:rsidR="00424564" w:rsidRDefault="00424564" w:rsidP="00424564">
      <w:pPr>
        <w:ind w:firstLine="720"/>
        <w:rPr>
          <w:rFonts w:ascii="Times New Roman" w:hAnsi="Times New Roman" w:cs="Times New Roman"/>
          <w:i/>
          <w:iCs/>
          <w:sz w:val="24"/>
          <w:szCs w:val="24"/>
          <w:lang w:val="en-US"/>
        </w:rPr>
      </w:pPr>
    </w:p>
    <w:p w14:paraId="2612FCC8" w14:textId="77777777" w:rsidR="00424564" w:rsidRDefault="00424564" w:rsidP="00424564">
      <w:pPr>
        <w:ind w:firstLine="720"/>
        <w:rPr>
          <w:rFonts w:ascii="Times New Roman" w:hAnsi="Times New Roman" w:cs="Times New Roman"/>
          <w:i/>
          <w:iCs/>
          <w:sz w:val="24"/>
          <w:szCs w:val="24"/>
          <w:lang w:val="en-US"/>
        </w:rPr>
      </w:pPr>
    </w:p>
    <w:p w14:paraId="3963A493" w14:textId="5DD74ABD" w:rsidR="00424564" w:rsidRDefault="00424564" w:rsidP="00424564">
      <w:pPr>
        <w:pStyle w:val="ListParagraph"/>
        <w:numPr>
          <w:ilvl w:val="0"/>
          <w:numId w:val="26"/>
        </w:numPr>
        <w:spacing w:after="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View ReceiptNoteListView để hiển thị sơ lược đơn nhập hàng trên UI (UCReceiptNoteDetail)</w:t>
      </w:r>
    </w:p>
    <w:tbl>
      <w:tblPr>
        <w:tblStyle w:val="TableGrid"/>
        <w:tblW w:w="0" w:type="auto"/>
        <w:tblInd w:w="720" w:type="dxa"/>
        <w:tblLook w:val="04A0" w:firstRow="1" w:lastRow="0" w:firstColumn="1" w:lastColumn="0" w:noHBand="0" w:noVBand="1"/>
      </w:tblPr>
      <w:tblGrid>
        <w:gridCol w:w="8296"/>
      </w:tblGrid>
      <w:tr w:rsidR="00424564" w14:paraId="3CE89B5B" w14:textId="77777777" w:rsidTr="00424564">
        <w:tc>
          <w:tcPr>
            <w:tcW w:w="8296" w:type="dxa"/>
          </w:tcPr>
          <w:p w14:paraId="482DA579" w14:textId="77777777" w:rsidR="00424564" w:rsidRPr="00424564" w:rsidRDefault="00424564" w:rsidP="00424564">
            <w:pPr>
              <w:autoSpaceDE w:val="0"/>
              <w:autoSpaceDN w:val="0"/>
              <w:adjustRightInd w:val="0"/>
              <w:spacing w:line="276" w:lineRule="auto"/>
              <w:rPr>
                <w:rFonts w:ascii="Consolas" w:hAnsi="Consolas" w:cs="Times New Roman"/>
                <w:noProof w:val="0"/>
                <w:color w:val="000000"/>
                <w:kern w:val="0"/>
                <w:sz w:val="24"/>
                <w:szCs w:val="24"/>
                <w:lang w:val="en-US"/>
              </w:rPr>
            </w:pPr>
            <w:r w:rsidRPr="00424564">
              <w:rPr>
                <w:rFonts w:ascii="Consolas" w:hAnsi="Consolas" w:cs="Times New Roman"/>
                <w:noProof w:val="0"/>
                <w:color w:val="0000FF"/>
                <w:kern w:val="0"/>
                <w:sz w:val="24"/>
                <w:szCs w:val="24"/>
                <w:lang w:val="en-US"/>
              </w:rPr>
              <w:t>CREATE</w:t>
            </w:r>
            <w:r w:rsidRPr="00424564">
              <w:rPr>
                <w:rFonts w:ascii="Consolas" w:hAnsi="Consolas" w:cs="Times New Roman"/>
                <w:noProof w:val="0"/>
                <w:color w:val="000000"/>
                <w:kern w:val="0"/>
                <w:sz w:val="24"/>
                <w:szCs w:val="24"/>
                <w:lang w:val="en-US"/>
              </w:rPr>
              <w:t xml:space="preserve"> </w:t>
            </w:r>
            <w:r w:rsidRPr="00424564">
              <w:rPr>
                <w:rFonts w:ascii="Consolas" w:hAnsi="Consolas" w:cs="Times New Roman"/>
                <w:noProof w:val="0"/>
                <w:color w:val="0000FF"/>
                <w:kern w:val="0"/>
                <w:sz w:val="24"/>
                <w:szCs w:val="24"/>
                <w:lang w:val="en-US"/>
              </w:rPr>
              <w:t>VIEW</w:t>
            </w:r>
            <w:r w:rsidRPr="00424564">
              <w:rPr>
                <w:rFonts w:ascii="Consolas" w:hAnsi="Consolas" w:cs="Times New Roman"/>
                <w:noProof w:val="0"/>
                <w:color w:val="000000"/>
                <w:kern w:val="0"/>
                <w:sz w:val="24"/>
                <w:szCs w:val="24"/>
                <w:lang w:val="en-US"/>
              </w:rPr>
              <w:t xml:space="preserve"> </w:t>
            </w:r>
            <w:proofErr w:type="spellStart"/>
            <w:r w:rsidRPr="00424564">
              <w:rPr>
                <w:rFonts w:ascii="Consolas" w:hAnsi="Consolas" w:cs="Times New Roman"/>
                <w:noProof w:val="0"/>
                <w:color w:val="000000"/>
                <w:kern w:val="0"/>
                <w:sz w:val="24"/>
                <w:szCs w:val="24"/>
                <w:lang w:val="en-US"/>
              </w:rPr>
              <w:t>ReceiptNoteListView</w:t>
            </w:r>
            <w:proofErr w:type="spellEnd"/>
          </w:p>
          <w:p w14:paraId="1A31FFD5" w14:textId="77777777" w:rsidR="00424564" w:rsidRPr="00424564" w:rsidRDefault="00424564" w:rsidP="00424564">
            <w:pPr>
              <w:autoSpaceDE w:val="0"/>
              <w:autoSpaceDN w:val="0"/>
              <w:adjustRightInd w:val="0"/>
              <w:spacing w:line="276" w:lineRule="auto"/>
              <w:rPr>
                <w:rFonts w:ascii="Consolas" w:hAnsi="Consolas" w:cs="Times New Roman"/>
                <w:noProof w:val="0"/>
                <w:color w:val="000000"/>
                <w:kern w:val="0"/>
                <w:sz w:val="24"/>
                <w:szCs w:val="24"/>
                <w:lang w:val="en-US"/>
              </w:rPr>
            </w:pPr>
            <w:r w:rsidRPr="00424564">
              <w:rPr>
                <w:rFonts w:ascii="Consolas" w:hAnsi="Consolas" w:cs="Times New Roman"/>
                <w:noProof w:val="0"/>
                <w:color w:val="0000FF"/>
                <w:kern w:val="0"/>
                <w:sz w:val="24"/>
                <w:szCs w:val="24"/>
                <w:lang w:val="en-US"/>
              </w:rPr>
              <w:t>AS</w:t>
            </w:r>
          </w:p>
          <w:p w14:paraId="0B303EF0" w14:textId="77777777" w:rsidR="00424564" w:rsidRPr="00424564" w:rsidRDefault="00424564" w:rsidP="00424564">
            <w:pPr>
              <w:autoSpaceDE w:val="0"/>
              <w:autoSpaceDN w:val="0"/>
              <w:adjustRightInd w:val="0"/>
              <w:spacing w:line="276" w:lineRule="auto"/>
              <w:rPr>
                <w:rFonts w:ascii="Consolas" w:hAnsi="Consolas" w:cs="Times New Roman"/>
                <w:noProof w:val="0"/>
                <w:color w:val="000000"/>
                <w:kern w:val="0"/>
                <w:sz w:val="24"/>
                <w:szCs w:val="24"/>
                <w:lang w:val="en-US"/>
              </w:rPr>
            </w:pPr>
            <w:r w:rsidRPr="00424564">
              <w:rPr>
                <w:rFonts w:ascii="Consolas" w:hAnsi="Consolas" w:cs="Times New Roman"/>
                <w:noProof w:val="0"/>
                <w:color w:val="0000FF"/>
                <w:kern w:val="0"/>
                <w:sz w:val="24"/>
                <w:szCs w:val="24"/>
                <w:lang w:val="en-US"/>
              </w:rPr>
              <w:t>SELECT</w:t>
            </w:r>
            <w:r w:rsidRPr="00424564">
              <w:rPr>
                <w:rFonts w:ascii="Consolas" w:hAnsi="Consolas" w:cs="Times New Roman"/>
                <w:noProof w:val="0"/>
                <w:color w:val="000000"/>
                <w:kern w:val="0"/>
                <w:sz w:val="24"/>
                <w:szCs w:val="24"/>
                <w:lang w:val="en-US"/>
              </w:rPr>
              <w:t xml:space="preserve"> ID</w:t>
            </w:r>
            <w:r w:rsidRPr="00424564">
              <w:rPr>
                <w:rFonts w:ascii="Consolas" w:hAnsi="Consolas" w:cs="Times New Roman"/>
                <w:noProof w:val="0"/>
                <w:color w:val="808080"/>
                <w:kern w:val="0"/>
                <w:sz w:val="24"/>
                <w:szCs w:val="24"/>
                <w:lang w:val="en-US"/>
              </w:rPr>
              <w:t>,</w:t>
            </w:r>
            <w:r w:rsidRPr="00424564">
              <w:rPr>
                <w:rFonts w:ascii="Consolas" w:hAnsi="Consolas" w:cs="Times New Roman"/>
                <w:noProof w:val="0"/>
                <w:color w:val="000000"/>
                <w:kern w:val="0"/>
                <w:sz w:val="24"/>
                <w:szCs w:val="24"/>
                <w:lang w:val="en-US"/>
              </w:rPr>
              <w:t xml:space="preserve"> </w:t>
            </w:r>
            <w:r w:rsidRPr="00424564">
              <w:rPr>
                <w:rFonts w:ascii="Consolas" w:hAnsi="Consolas" w:cs="Times New Roman"/>
                <w:noProof w:val="0"/>
                <w:color w:val="0000FF"/>
                <w:kern w:val="0"/>
                <w:sz w:val="24"/>
                <w:szCs w:val="24"/>
                <w:lang w:val="en-US"/>
              </w:rPr>
              <w:t>date</w:t>
            </w:r>
            <w:r w:rsidRPr="00424564">
              <w:rPr>
                <w:rFonts w:ascii="Consolas" w:hAnsi="Consolas" w:cs="Times New Roman"/>
                <w:noProof w:val="0"/>
                <w:color w:val="808080"/>
                <w:kern w:val="0"/>
                <w:sz w:val="24"/>
                <w:szCs w:val="24"/>
                <w:lang w:val="en-US"/>
              </w:rPr>
              <w:t>,</w:t>
            </w:r>
            <w:r w:rsidRPr="00424564">
              <w:rPr>
                <w:rFonts w:ascii="Consolas" w:hAnsi="Consolas" w:cs="Times New Roman"/>
                <w:noProof w:val="0"/>
                <w:color w:val="000000"/>
                <w:kern w:val="0"/>
                <w:sz w:val="24"/>
                <w:szCs w:val="24"/>
                <w:lang w:val="en-US"/>
              </w:rPr>
              <w:t xml:space="preserve"> [Employee Name]</w:t>
            </w:r>
            <w:r w:rsidRPr="00424564">
              <w:rPr>
                <w:rFonts w:ascii="Consolas" w:hAnsi="Consolas" w:cs="Times New Roman"/>
                <w:noProof w:val="0"/>
                <w:color w:val="808080"/>
                <w:kern w:val="0"/>
                <w:sz w:val="24"/>
                <w:szCs w:val="24"/>
                <w:lang w:val="en-US"/>
              </w:rPr>
              <w:t>,</w:t>
            </w:r>
            <w:r w:rsidRPr="00424564">
              <w:rPr>
                <w:rFonts w:ascii="Consolas" w:hAnsi="Consolas" w:cs="Times New Roman"/>
                <w:noProof w:val="0"/>
                <w:color w:val="000000"/>
                <w:kern w:val="0"/>
                <w:sz w:val="24"/>
                <w:szCs w:val="24"/>
                <w:lang w:val="en-US"/>
              </w:rPr>
              <w:t xml:space="preserve"> [Supplier Name] </w:t>
            </w:r>
            <w:r w:rsidRPr="00424564">
              <w:rPr>
                <w:rFonts w:ascii="Consolas" w:hAnsi="Consolas" w:cs="Times New Roman"/>
                <w:noProof w:val="0"/>
                <w:color w:val="0000FF"/>
                <w:kern w:val="0"/>
                <w:sz w:val="24"/>
                <w:szCs w:val="24"/>
                <w:lang w:val="en-US"/>
              </w:rPr>
              <w:t>FROM</w:t>
            </w:r>
            <w:r w:rsidRPr="00424564">
              <w:rPr>
                <w:rFonts w:ascii="Consolas" w:hAnsi="Consolas" w:cs="Times New Roman"/>
                <w:noProof w:val="0"/>
                <w:color w:val="000000"/>
                <w:kern w:val="0"/>
                <w:sz w:val="24"/>
                <w:szCs w:val="24"/>
                <w:lang w:val="en-US"/>
              </w:rPr>
              <w:t xml:space="preserve"> </w:t>
            </w:r>
            <w:proofErr w:type="spellStart"/>
            <w:r w:rsidRPr="00424564">
              <w:rPr>
                <w:rFonts w:ascii="Consolas" w:hAnsi="Consolas" w:cs="Times New Roman"/>
                <w:noProof w:val="0"/>
                <w:color w:val="000000"/>
                <w:kern w:val="0"/>
                <w:sz w:val="24"/>
                <w:szCs w:val="24"/>
                <w:lang w:val="en-US"/>
              </w:rPr>
              <w:t>ReceiptNoteView</w:t>
            </w:r>
            <w:proofErr w:type="spellEnd"/>
          </w:p>
          <w:p w14:paraId="0F048ED8" w14:textId="54EB2546" w:rsidR="00424564" w:rsidRPr="00424564" w:rsidRDefault="00424564" w:rsidP="00424564">
            <w:pPr>
              <w:spacing w:line="276" w:lineRule="auto"/>
              <w:rPr>
                <w:rFonts w:ascii="Times New Roman" w:hAnsi="Times New Roman" w:cs="Times New Roman"/>
                <w:b/>
                <w:bCs/>
                <w:sz w:val="28"/>
                <w:szCs w:val="28"/>
                <w:lang w:val="en-US"/>
              </w:rPr>
            </w:pPr>
            <w:r w:rsidRPr="00424564">
              <w:rPr>
                <w:rFonts w:ascii="Consolas" w:hAnsi="Consolas" w:cs="Times New Roman"/>
                <w:noProof w:val="0"/>
                <w:color w:val="0000FF"/>
                <w:kern w:val="0"/>
                <w:sz w:val="24"/>
                <w:szCs w:val="24"/>
                <w:lang w:val="en-US"/>
              </w:rPr>
              <w:t>GO</w:t>
            </w:r>
          </w:p>
        </w:tc>
      </w:tr>
    </w:tbl>
    <w:p w14:paraId="55DD9719" w14:textId="77777777" w:rsidR="00424564" w:rsidRPr="00235D4A" w:rsidRDefault="00424564" w:rsidP="00424564">
      <w:pPr>
        <w:spacing w:after="0"/>
        <w:ind w:firstLine="720"/>
        <w:rPr>
          <w:rFonts w:ascii="Times New Roman" w:hAnsi="Times New Roman" w:cs="Times New Roman"/>
          <w:i/>
          <w:iCs/>
          <w:sz w:val="24"/>
          <w:szCs w:val="24"/>
          <w:lang w:val="en-US"/>
        </w:rPr>
      </w:pPr>
      <w:r w:rsidRPr="00235D4A">
        <w:rPr>
          <w:rFonts w:ascii="Times New Roman" w:hAnsi="Times New Roman" w:cs="Times New Roman"/>
          <w:i/>
          <w:iCs/>
          <w:sz w:val="24"/>
          <w:szCs w:val="24"/>
          <w:lang w:val="en-US"/>
        </w:rPr>
        <w:t>C# code:</w:t>
      </w:r>
    </w:p>
    <w:tbl>
      <w:tblPr>
        <w:tblStyle w:val="TableGrid"/>
        <w:tblW w:w="0" w:type="auto"/>
        <w:tblInd w:w="720" w:type="dxa"/>
        <w:tblLook w:val="04A0" w:firstRow="1" w:lastRow="0" w:firstColumn="1" w:lastColumn="0" w:noHBand="0" w:noVBand="1"/>
      </w:tblPr>
      <w:tblGrid>
        <w:gridCol w:w="8296"/>
      </w:tblGrid>
      <w:tr w:rsidR="00A60735" w14:paraId="32DB8382" w14:textId="77777777" w:rsidTr="00A60735">
        <w:tc>
          <w:tcPr>
            <w:tcW w:w="9016" w:type="dxa"/>
          </w:tcPr>
          <w:p w14:paraId="09BA2148" w14:textId="77777777" w:rsidR="00A60735" w:rsidRPr="00A60735" w:rsidRDefault="00A60735" w:rsidP="00A60735">
            <w:pPr>
              <w:spacing w:line="276" w:lineRule="auto"/>
              <w:rPr>
                <w:rFonts w:ascii="Cascadia Mono" w:hAnsi="Cascadia Mono" w:cs="Times New Roman"/>
                <w:sz w:val="24"/>
                <w:szCs w:val="24"/>
                <w:lang w:val="en-US"/>
              </w:rPr>
            </w:pPr>
            <w:r w:rsidRPr="00A60735">
              <w:rPr>
                <w:rFonts w:ascii="Cascadia Mono" w:hAnsi="Cascadia Mono" w:cs="Times New Roman"/>
                <w:sz w:val="24"/>
                <w:szCs w:val="24"/>
                <w:lang w:val="en-US"/>
              </w:rPr>
              <w:t>DataTable dataRN = DataProvider.Instance.ExecuteQuery("SELECT * FROM dbo.ReceiptNoteListView");</w:t>
            </w:r>
          </w:p>
          <w:p w14:paraId="449B7CCE" w14:textId="77777777" w:rsidR="00A60735" w:rsidRPr="00A60735" w:rsidRDefault="00A60735" w:rsidP="00A60735">
            <w:pPr>
              <w:spacing w:line="276" w:lineRule="auto"/>
              <w:rPr>
                <w:rFonts w:ascii="Cascadia Mono" w:hAnsi="Cascadia Mono" w:cs="Times New Roman"/>
                <w:sz w:val="24"/>
                <w:szCs w:val="24"/>
                <w:lang w:val="en-US"/>
              </w:rPr>
            </w:pPr>
            <w:r w:rsidRPr="00A60735">
              <w:rPr>
                <w:rFonts w:ascii="Cascadia Mono" w:hAnsi="Cascadia Mono" w:cs="Times New Roman"/>
                <w:sz w:val="24"/>
                <w:szCs w:val="24"/>
                <w:lang w:val="en-US"/>
              </w:rPr>
              <w:t>…</w:t>
            </w:r>
          </w:p>
          <w:p w14:paraId="473E0F3D" w14:textId="0FB57B80" w:rsidR="00A60735" w:rsidRDefault="00A60735" w:rsidP="00A60735">
            <w:pPr>
              <w:spacing w:line="276" w:lineRule="auto"/>
              <w:rPr>
                <w:rFonts w:ascii="Times New Roman" w:hAnsi="Times New Roman" w:cs="Times New Roman"/>
                <w:i/>
                <w:iCs/>
                <w:sz w:val="24"/>
                <w:szCs w:val="24"/>
                <w:lang w:val="en-US"/>
              </w:rPr>
            </w:pPr>
            <w:r w:rsidRPr="00A60735">
              <w:rPr>
                <w:rFonts w:ascii="Cascadia Mono" w:hAnsi="Cascadia Mono" w:cs="Times New Roman"/>
                <w:sz w:val="24"/>
                <w:szCs w:val="24"/>
                <w:lang w:val="en-US"/>
              </w:rPr>
              <w:t>DataGridView dgvRN.DataSource = dataRN;</w:t>
            </w:r>
          </w:p>
        </w:tc>
      </w:tr>
    </w:tbl>
    <w:p w14:paraId="5B0DACA5" w14:textId="77777777" w:rsidR="00424564" w:rsidRPr="00424564" w:rsidRDefault="00424564" w:rsidP="00424564">
      <w:pPr>
        <w:spacing w:after="0"/>
        <w:ind w:left="720"/>
        <w:rPr>
          <w:rFonts w:ascii="Times New Roman" w:hAnsi="Times New Roman" w:cs="Times New Roman"/>
          <w:i/>
          <w:iCs/>
          <w:sz w:val="24"/>
          <w:szCs w:val="24"/>
          <w:lang w:val="en-US"/>
        </w:rPr>
      </w:pPr>
    </w:p>
    <w:p w14:paraId="2FFD26D9" w14:textId="366DD7F3" w:rsidR="0042448F" w:rsidRDefault="0042448F" w:rsidP="00EC619D">
      <w:pPr>
        <w:pStyle w:val="ListParagraph"/>
        <w:numPr>
          <w:ilvl w:val="2"/>
          <w:numId w:val="7"/>
        </w:numPr>
        <w:spacing w:after="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Procedure</w:t>
      </w:r>
    </w:p>
    <w:p w14:paraId="43A203E6" w14:textId="77777777" w:rsidR="007875F7" w:rsidRDefault="007875F7" w:rsidP="007875F7">
      <w:pPr>
        <w:pStyle w:val="ListParagraph"/>
        <w:numPr>
          <w:ilvl w:val="0"/>
          <w:numId w:val="28"/>
        </w:numPr>
        <w:spacing w:after="0"/>
        <w:rPr>
          <w:rFonts w:ascii="Times New Roman" w:hAnsi="Times New Roman" w:cs="Times New Roman"/>
          <w:b/>
          <w:bCs/>
          <w:sz w:val="28"/>
          <w:szCs w:val="28"/>
          <w:lang w:val="en-US"/>
        </w:rPr>
      </w:pPr>
      <w:r w:rsidRPr="007875F7">
        <w:rPr>
          <w:rFonts w:ascii="Times New Roman" w:hAnsi="Times New Roman" w:cs="Times New Roman"/>
          <w:b/>
          <w:bCs/>
          <w:sz w:val="28"/>
          <w:szCs w:val="28"/>
          <w:lang w:val="en-US"/>
        </w:rPr>
        <w:t>Procedure Thêm Đơn nhập hàng</w:t>
      </w:r>
    </w:p>
    <w:tbl>
      <w:tblPr>
        <w:tblStyle w:val="TableGrid"/>
        <w:tblW w:w="0" w:type="auto"/>
        <w:tblInd w:w="720" w:type="dxa"/>
        <w:tblLook w:val="04A0" w:firstRow="1" w:lastRow="0" w:firstColumn="1" w:lastColumn="0" w:noHBand="0" w:noVBand="1"/>
      </w:tblPr>
      <w:tblGrid>
        <w:gridCol w:w="8296"/>
      </w:tblGrid>
      <w:tr w:rsidR="007875F7" w14:paraId="183B0E63" w14:textId="77777777" w:rsidTr="007875F7">
        <w:tc>
          <w:tcPr>
            <w:tcW w:w="8296" w:type="dxa"/>
          </w:tcPr>
          <w:p w14:paraId="1D7F2B8E" w14:textId="77777777" w:rsidR="007875F7" w:rsidRPr="007875F7" w:rsidRDefault="007875F7" w:rsidP="007875F7">
            <w:pPr>
              <w:autoSpaceDE w:val="0"/>
              <w:autoSpaceDN w:val="0"/>
              <w:adjustRightInd w:val="0"/>
              <w:spacing w:line="276" w:lineRule="auto"/>
              <w:rPr>
                <w:rFonts w:ascii="Consolas" w:hAnsi="Consolas" w:cs="Times New Roman"/>
                <w:noProof w:val="0"/>
                <w:color w:val="000000"/>
                <w:kern w:val="0"/>
                <w:sz w:val="24"/>
                <w:szCs w:val="24"/>
                <w:lang w:val="en-US"/>
              </w:rPr>
            </w:pPr>
            <w:r w:rsidRPr="007875F7">
              <w:rPr>
                <w:rFonts w:ascii="Consolas" w:hAnsi="Consolas" w:cs="Times New Roman"/>
                <w:noProof w:val="0"/>
                <w:color w:val="0000FF"/>
                <w:kern w:val="0"/>
                <w:sz w:val="24"/>
                <w:szCs w:val="24"/>
                <w:lang w:val="en-US"/>
              </w:rPr>
              <w:t>CREATE</w:t>
            </w:r>
            <w:r w:rsidRPr="007875F7">
              <w:rPr>
                <w:rFonts w:ascii="Consolas" w:hAnsi="Consolas" w:cs="Times New Roman"/>
                <w:noProof w:val="0"/>
                <w:color w:val="000000"/>
                <w:kern w:val="0"/>
                <w:sz w:val="24"/>
                <w:szCs w:val="24"/>
                <w:lang w:val="en-US"/>
              </w:rPr>
              <w:t xml:space="preserve"> </w:t>
            </w:r>
            <w:r w:rsidRPr="007875F7">
              <w:rPr>
                <w:rFonts w:ascii="Consolas" w:hAnsi="Consolas" w:cs="Times New Roman"/>
                <w:noProof w:val="0"/>
                <w:color w:val="0000FF"/>
                <w:kern w:val="0"/>
                <w:sz w:val="24"/>
                <w:szCs w:val="24"/>
                <w:lang w:val="en-US"/>
              </w:rPr>
              <w:t>PROC</w:t>
            </w:r>
            <w:r w:rsidRPr="007875F7">
              <w:rPr>
                <w:rFonts w:ascii="Consolas" w:hAnsi="Consolas" w:cs="Times New Roman"/>
                <w:noProof w:val="0"/>
                <w:color w:val="000000"/>
                <w:kern w:val="0"/>
                <w:sz w:val="24"/>
                <w:szCs w:val="24"/>
                <w:lang w:val="en-US"/>
              </w:rPr>
              <w:t xml:space="preserve"> </w:t>
            </w:r>
            <w:proofErr w:type="spellStart"/>
            <w:proofErr w:type="gramStart"/>
            <w:r w:rsidRPr="007875F7">
              <w:rPr>
                <w:rFonts w:ascii="Consolas" w:hAnsi="Consolas" w:cs="Times New Roman"/>
                <w:noProof w:val="0"/>
                <w:color w:val="000000"/>
                <w:kern w:val="0"/>
                <w:sz w:val="24"/>
                <w:szCs w:val="24"/>
                <w:lang w:val="en-US"/>
              </w:rPr>
              <w:t>addNewReceiptNote</w:t>
            </w:r>
            <w:proofErr w:type="spellEnd"/>
            <w:proofErr w:type="gramEnd"/>
          </w:p>
          <w:p w14:paraId="32B6A394" w14:textId="77777777" w:rsidR="007875F7" w:rsidRPr="007875F7" w:rsidRDefault="007875F7" w:rsidP="007875F7">
            <w:pPr>
              <w:autoSpaceDE w:val="0"/>
              <w:autoSpaceDN w:val="0"/>
              <w:adjustRightInd w:val="0"/>
              <w:spacing w:line="276" w:lineRule="auto"/>
              <w:rPr>
                <w:rFonts w:ascii="Consolas" w:hAnsi="Consolas" w:cs="Times New Roman"/>
                <w:noProof w:val="0"/>
                <w:color w:val="000000"/>
                <w:kern w:val="0"/>
                <w:sz w:val="24"/>
                <w:szCs w:val="24"/>
                <w:lang w:val="en-US"/>
              </w:rPr>
            </w:pPr>
            <w:r w:rsidRPr="007875F7">
              <w:rPr>
                <w:rFonts w:ascii="Consolas" w:hAnsi="Consolas" w:cs="Times New Roman"/>
                <w:noProof w:val="0"/>
                <w:color w:val="000000"/>
                <w:kern w:val="0"/>
                <w:sz w:val="24"/>
                <w:szCs w:val="24"/>
                <w:lang w:val="en-US"/>
              </w:rPr>
              <w:tab/>
              <w:t xml:space="preserve">@date </w:t>
            </w:r>
            <w:r w:rsidRPr="007875F7">
              <w:rPr>
                <w:rFonts w:ascii="Consolas" w:hAnsi="Consolas" w:cs="Times New Roman"/>
                <w:noProof w:val="0"/>
                <w:color w:val="0000FF"/>
                <w:kern w:val="0"/>
                <w:sz w:val="24"/>
                <w:szCs w:val="24"/>
                <w:lang w:val="en-US"/>
              </w:rPr>
              <w:t>DATE</w:t>
            </w:r>
            <w:r w:rsidRPr="007875F7">
              <w:rPr>
                <w:rFonts w:ascii="Consolas" w:hAnsi="Consolas" w:cs="Times New Roman"/>
                <w:noProof w:val="0"/>
                <w:color w:val="808080"/>
                <w:kern w:val="0"/>
                <w:sz w:val="24"/>
                <w:szCs w:val="24"/>
                <w:lang w:val="en-US"/>
              </w:rPr>
              <w:t>,</w:t>
            </w:r>
          </w:p>
          <w:p w14:paraId="23AE3910" w14:textId="77777777" w:rsidR="007875F7" w:rsidRPr="007875F7" w:rsidRDefault="007875F7" w:rsidP="007875F7">
            <w:pPr>
              <w:autoSpaceDE w:val="0"/>
              <w:autoSpaceDN w:val="0"/>
              <w:adjustRightInd w:val="0"/>
              <w:spacing w:line="276" w:lineRule="auto"/>
              <w:rPr>
                <w:rFonts w:ascii="Consolas" w:hAnsi="Consolas" w:cs="Times New Roman"/>
                <w:noProof w:val="0"/>
                <w:color w:val="000000"/>
                <w:kern w:val="0"/>
                <w:sz w:val="24"/>
                <w:szCs w:val="24"/>
                <w:lang w:val="en-US"/>
              </w:rPr>
            </w:pPr>
            <w:r w:rsidRPr="007875F7">
              <w:rPr>
                <w:rFonts w:ascii="Consolas" w:hAnsi="Consolas" w:cs="Times New Roman"/>
                <w:noProof w:val="0"/>
                <w:color w:val="000000"/>
                <w:kern w:val="0"/>
                <w:sz w:val="24"/>
                <w:szCs w:val="24"/>
                <w:lang w:val="en-US"/>
              </w:rPr>
              <w:tab/>
              <w:t xml:space="preserve">@empName </w:t>
            </w:r>
            <w:r w:rsidRPr="007875F7">
              <w:rPr>
                <w:rFonts w:ascii="Consolas" w:hAnsi="Consolas" w:cs="Times New Roman"/>
                <w:noProof w:val="0"/>
                <w:color w:val="0000FF"/>
                <w:kern w:val="0"/>
                <w:sz w:val="24"/>
                <w:szCs w:val="24"/>
                <w:lang w:val="en-US"/>
              </w:rPr>
              <w:t>NVARCHAR</w:t>
            </w:r>
            <w:r w:rsidRPr="007875F7">
              <w:rPr>
                <w:rFonts w:ascii="Consolas" w:hAnsi="Consolas" w:cs="Times New Roman"/>
                <w:noProof w:val="0"/>
                <w:color w:val="808080"/>
                <w:kern w:val="0"/>
                <w:sz w:val="24"/>
                <w:szCs w:val="24"/>
                <w:lang w:val="en-US"/>
              </w:rPr>
              <w:t>(</w:t>
            </w:r>
            <w:r w:rsidRPr="007875F7">
              <w:rPr>
                <w:rFonts w:ascii="Consolas" w:hAnsi="Consolas" w:cs="Times New Roman"/>
                <w:noProof w:val="0"/>
                <w:color w:val="FF00FF"/>
                <w:kern w:val="0"/>
                <w:sz w:val="24"/>
                <w:szCs w:val="24"/>
                <w:lang w:val="en-US"/>
              </w:rPr>
              <w:t>MAX</w:t>
            </w:r>
            <w:r w:rsidRPr="007875F7">
              <w:rPr>
                <w:rFonts w:ascii="Consolas" w:hAnsi="Consolas" w:cs="Times New Roman"/>
                <w:noProof w:val="0"/>
                <w:color w:val="808080"/>
                <w:kern w:val="0"/>
                <w:sz w:val="24"/>
                <w:szCs w:val="24"/>
                <w:lang w:val="en-US"/>
              </w:rPr>
              <w:t>),</w:t>
            </w:r>
          </w:p>
          <w:p w14:paraId="6DCFDB8C" w14:textId="77777777" w:rsidR="007875F7" w:rsidRPr="007875F7" w:rsidRDefault="007875F7" w:rsidP="007875F7">
            <w:pPr>
              <w:autoSpaceDE w:val="0"/>
              <w:autoSpaceDN w:val="0"/>
              <w:adjustRightInd w:val="0"/>
              <w:spacing w:line="276" w:lineRule="auto"/>
              <w:rPr>
                <w:rFonts w:ascii="Consolas" w:hAnsi="Consolas" w:cs="Times New Roman"/>
                <w:noProof w:val="0"/>
                <w:color w:val="000000"/>
                <w:kern w:val="0"/>
                <w:sz w:val="24"/>
                <w:szCs w:val="24"/>
                <w:lang w:val="en-US"/>
              </w:rPr>
            </w:pPr>
            <w:r w:rsidRPr="007875F7">
              <w:rPr>
                <w:rFonts w:ascii="Consolas" w:hAnsi="Consolas" w:cs="Times New Roman"/>
                <w:noProof w:val="0"/>
                <w:color w:val="000000"/>
                <w:kern w:val="0"/>
                <w:sz w:val="24"/>
                <w:szCs w:val="24"/>
                <w:lang w:val="en-US"/>
              </w:rPr>
              <w:tab/>
              <w:t xml:space="preserve">@supName </w:t>
            </w:r>
            <w:r w:rsidRPr="007875F7">
              <w:rPr>
                <w:rFonts w:ascii="Consolas" w:hAnsi="Consolas" w:cs="Times New Roman"/>
                <w:noProof w:val="0"/>
                <w:color w:val="0000FF"/>
                <w:kern w:val="0"/>
                <w:sz w:val="24"/>
                <w:szCs w:val="24"/>
                <w:lang w:val="en-US"/>
              </w:rPr>
              <w:t>NVARCHAR</w:t>
            </w:r>
            <w:r w:rsidRPr="007875F7">
              <w:rPr>
                <w:rFonts w:ascii="Consolas" w:hAnsi="Consolas" w:cs="Times New Roman"/>
                <w:noProof w:val="0"/>
                <w:color w:val="808080"/>
                <w:kern w:val="0"/>
                <w:sz w:val="24"/>
                <w:szCs w:val="24"/>
                <w:lang w:val="en-US"/>
              </w:rPr>
              <w:t>(</w:t>
            </w:r>
            <w:r w:rsidRPr="007875F7">
              <w:rPr>
                <w:rFonts w:ascii="Consolas" w:hAnsi="Consolas" w:cs="Times New Roman"/>
                <w:noProof w:val="0"/>
                <w:color w:val="FF00FF"/>
                <w:kern w:val="0"/>
                <w:sz w:val="24"/>
                <w:szCs w:val="24"/>
                <w:lang w:val="en-US"/>
              </w:rPr>
              <w:t>MAX</w:t>
            </w:r>
            <w:r w:rsidRPr="007875F7">
              <w:rPr>
                <w:rFonts w:ascii="Consolas" w:hAnsi="Consolas" w:cs="Times New Roman"/>
                <w:noProof w:val="0"/>
                <w:color w:val="808080"/>
                <w:kern w:val="0"/>
                <w:sz w:val="24"/>
                <w:szCs w:val="24"/>
                <w:lang w:val="en-US"/>
              </w:rPr>
              <w:t>)</w:t>
            </w:r>
          </w:p>
          <w:p w14:paraId="5A2687AA" w14:textId="77777777" w:rsidR="007875F7" w:rsidRPr="007875F7" w:rsidRDefault="007875F7" w:rsidP="007875F7">
            <w:pPr>
              <w:autoSpaceDE w:val="0"/>
              <w:autoSpaceDN w:val="0"/>
              <w:adjustRightInd w:val="0"/>
              <w:spacing w:line="276" w:lineRule="auto"/>
              <w:rPr>
                <w:rFonts w:ascii="Consolas" w:hAnsi="Consolas" w:cs="Times New Roman"/>
                <w:noProof w:val="0"/>
                <w:color w:val="000000"/>
                <w:kern w:val="0"/>
                <w:sz w:val="24"/>
                <w:szCs w:val="24"/>
                <w:lang w:val="en-US"/>
              </w:rPr>
            </w:pPr>
            <w:r w:rsidRPr="007875F7">
              <w:rPr>
                <w:rFonts w:ascii="Consolas" w:hAnsi="Consolas" w:cs="Times New Roman"/>
                <w:noProof w:val="0"/>
                <w:color w:val="0000FF"/>
                <w:kern w:val="0"/>
                <w:sz w:val="24"/>
                <w:szCs w:val="24"/>
                <w:lang w:val="en-US"/>
              </w:rPr>
              <w:t>AS</w:t>
            </w:r>
          </w:p>
          <w:p w14:paraId="132F5DB3" w14:textId="77777777" w:rsidR="007875F7" w:rsidRPr="007875F7" w:rsidRDefault="007875F7" w:rsidP="007875F7">
            <w:pPr>
              <w:autoSpaceDE w:val="0"/>
              <w:autoSpaceDN w:val="0"/>
              <w:adjustRightInd w:val="0"/>
              <w:spacing w:line="276" w:lineRule="auto"/>
              <w:rPr>
                <w:rFonts w:ascii="Consolas" w:hAnsi="Consolas" w:cs="Times New Roman"/>
                <w:noProof w:val="0"/>
                <w:color w:val="000000"/>
                <w:kern w:val="0"/>
                <w:sz w:val="24"/>
                <w:szCs w:val="24"/>
                <w:lang w:val="en-US"/>
              </w:rPr>
            </w:pPr>
            <w:r w:rsidRPr="007875F7">
              <w:rPr>
                <w:rFonts w:ascii="Consolas" w:hAnsi="Consolas" w:cs="Times New Roman"/>
                <w:noProof w:val="0"/>
                <w:color w:val="0000FF"/>
                <w:kern w:val="0"/>
                <w:sz w:val="24"/>
                <w:szCs w:val="24"/>
                <w:lang w:val="en-US"/>
              </w:rPr>
              <w:t>BEGIN</w:t>
            </w:r>
          </w:p>
          <w:p w14:paraId="1B2A66CF" w14:textId="77777777" w:rsidR="007875F7" w:rsidRPr="007875F7" w:rsidRDefault="007875F7" w:rsidP="007875F7">
            <w:pPr>
              <w:autoSpaceDE w:val="0"/>
              <w:autoSpaceDN w:val="0"/>
              <w:adjustRightInd w:val="0"/>
              <w:spacing w:line="276" w:lineRule="auto"/>
              <w:rPr>
                <w:rFonts w:ascii="Consolas" w:hAnsi="Consolas" w:cs="Times New Roman"/>
                <w:noProof w:val="0"/>
                <w:color w:val="000000"/>
                <w:kern w:val="0"/>
                <w:sz w:val="24"/>
                <w:szCs w:val="24"/>
                <w:lang w:val="en-US"/>
              </w:rPr>
            </w:pPr>
            <w:r w:rsidRPr="007875F7">
              <w:rPr>
                <w:rFonts w:ascii="Consolas" w:hAnsi="Consolas" w:cs="Times New Roman"/>
                <w:noProof w:val="0"/>
                <w:color w:val="000000"/>
                <w:kern w:val="0"/>
                <w:sz w:val="24"/>
                <w:szCs w:val="24"/>
                <w:lang w:val="en-US"/>
              </w:rPr>
              <w:tab/>
            </w:r>
            <w:r w:rsidRPr="007875F7">
              <w:rPr>
                <w:rFonts w:ascii="Consolas" w:hAnsi="Consolas" w:cs="Times New Roman"/>
                <w:noProof w:val="0"/>
                <w:color w:val="0000FF"/>
                <w:kern w:val="0"/>
                <w:sz w:val="24"/>
                <w:szCs w:val="24"/>
                <w:lang w:val="en-US"/>
              </w:rPr>
              <w:t xml:space="preserve">IF </w:t>
            </w:r>
            <w:r w:rsidRPr="007875F7">
              <w:rPr>
                <w:rFonts w:ascii="Consolas" w:hAnsi="Consolas" w:cs="Times New Roman"/>
                <w:noProof w:val="0"/>
                <w:color w:val="808080"/>
                <w:kern w:val="0"/>
                <w:sz w:val="24"/>
                <w:szCs w:val="24"/>
                <w:lang w:val="en-US"/>
              </w:rPr>
              <w:t>(</w:t>
            </w:r>
            <w:r w:rsidRPr="007875F7">
              <w:rPr>
                <w:rFonts w:ascii="Consolas" w:hAnsi="Consolas" w:cs="Times New Roman"/>
                <w:noProof w:val="0"/>
                <w:color w:val="000000"/>
                <w:kern w:val="0"/>
                <w:sz w:val="24"/>
                <w:szCs w:val="24"/>
                <w:lang w:val="en-US"/>
              </w:rPr>
              <w:t xml:space="preserve">@date </w:t>
            </w:r>
            <w:r w:rsidRPr="007875F7">
              <w:rPr>
                <w:rFonts w:ascii="Consolas" w:hAnsi="Consolas" w:cs="Times New Roman"/>
                <w:noProof w:val="0"/>
                <w:color w:val="808080"/>
                <w:kern w:val="0"/>
                <w:sz w:val="24"/>
                <w:szCs w:val="24"/>
                <w:lang w:val="en-US"/>
              </w:rPr>
              <w:t>&gt;</w:t>
            </w:r>
            <w:r w:rsidRPr="007875F7">
              <w:rPr>
                <w:rFonts w:ascii="Consolas" w:hAnsi="Consolas" w:cs="Times New Roman"/>
                <w:noProof w:val="0"/>
                <w:color w:val="000000"/>
                <w:kern w:val="0"/>
                <w:sz w:val="24"/>
                <w:szCs w:val="24"/>
                <w:lang w:val="en-US"/>
              </w:rPr>
              <w:t xml:space="preserve"> </w:t>
            </w:r>
            <w:proofErr w:type="gramStart"/>
            <w:r w:rsidRPr="007875F7">
              <w:rPr>
                <w:rFonts w:ascii="Consolas" w:hAnsi="Consolas" w:cs="Times New Roman"/>
                <w:noProof w:val="0"/>
                <w:color w:val="FF00FF"/>
                <w:kern w:val="0"/>
                <w:sz w:val="24"/>
                <w:szCs w:val="24"/>
                <w:lang w:val="en-US"/>
              </w:rPr>
              <w:t>GETDATE</w:t>
            </w:r>
            <w:r w:rsidRPr="007875F7">
              <w:rPr>
                <w:rFonts w:ascii="Consolas" w:hAnsi="Consolas" w:cs="Times New Roman"/>
                <w:noProof w:val="0"/>
                <w:color w:val="808080"/>
                <w:kern w:val="0"/>
                <w:sz w:val="24"/>
                <w:szCs w:val="24"/>
                <w:lang w:val="en-US"/>
              </w:rPr>
              <w:t>(</w:t>
            </w:r>
            <w:proofErr w:type="gramEnd"/>
            <w:r w:rsidRPr="007875F7">
              <w:rPr>
                <w:rFonts w:ascii="Consolas" w:hAnsi="Consolas" w:cs="Times New Roman"/>
                <w:noProof w:val="0"/>
                <w:color w:val="808080"/>
                <w:kern w:val="0"/>
                <w:sz w:val="24"/>
                <w:szCs w:val="24"/>
                <w:lang w:val="en-US"/>
              </w:rPr>
              <w:t>))</w:t>
            </w:r>
          </w:p>
          <w:p w14:paraId="44B6D151" w14:textId="77777777" w:rsidR="007875F7" w:rsidRPr="007875F7" w:rsidRDefault="007875F7" w:rsidP="007875F7">
            <w:pPr>
              <w:autoSpaceDE w:val="0"/>
              <w:autoSpaceDN w:val="0"/>
              <w:adjustRightInd w:val="0"/>
              <w:spacing w:line="276" w:lineRule="auto"/>
              <w:rPr>
                <w:rFonts w:ascii="Consolas" w:hAnsi="Consolas" w:cs="Times New Roman"/>
                <w:noProof w:val="0"/>
                <w:color w:val="000000"/>
                <w:kern w:val="0"/>
                <w:sz w:val="24"/>
                <w:szCs w:val="24"/>
                <w:lang w:val="en-US"/>
              </w:rPr>
            </w:pPr>
            <w:r w:rsidRPr="007875F7">
              <w:rPr>
                <w:rFonts w:ascii="Consolas" w:hAnsi="Consolas" w:cs="Times New Roman"/>
                <w:noProof w:val="0"/>
                <w:color w:val="000000"/>
                <w:kern w:val="0"/>
                <w:sz w:val="24"/>
                <w:szCs w:val="24"/>
                <w:lang w:val="en-US"/>
              </w:rPr>
              <w:tab/>
            </w:r>
            <w:r w:rsidRPr="007875F7">
              <w:rPr>
                <w:rFonts w:ascii="Consolas" w:hAnsi="Consolas" w:cs="Times New Roman"/>
                <w:noProof w:val="0"/>
                <w:color w:val="000000"/>
                <w:kern w:val="0"/>
                <w:sz w:val="24"/>
                <w:szCs w:val="24"/>
                <w:lang w:val="en-US"/>
              </w:rPr>
              <w:tab/>
            </w:r>
            <w:r w:rsidRPr="007875F7">
              <w:rPr>
                <w:rFonts w:ascii="Consolas" w:hAnsi="Consolas" w:cs="Times New Roman"/>
                <w:noProof w:val="0"/>
                <w:color w:val="0000FF"/>
                <w:kern w:val="0"/>
                <w:sz w:val="24"/>
                <w:szCs w:val="24"/>
                <w:lang w:val="en-US"/>
              </w:rPr>
              <w:t>THROW</w:t>
            </w:r>
            <w:r w:rsidRPr="007875F7">
              <w:rPr>
                <w:rFonts w:ascii="Consolas" w:hAnsi="Consolas" w:cs="Times New Roman"/>
                <w:noProof w:val="0"/>
                <w:color w:val="000000"/>
                <w:kern w:val="0"/>
                <w:sz w:val="24"/>
                <w:szCs w:val="24"/>
                <w:lang w:val="en-US"/>
              </w:rPr>
              <w:t xml:space="preserve"> 50000</w:t>
            </w:r>
            <w:r w:rsidRPr="007875F7">
              <w:rPr>
                <w:rFonts w:ascii="Consolas" w:hAnsi="Consolas" w:cs="Times New Roman"/>
                <w:noProof w:val="0"/>
                <w:color w:val="808080"/>
                <w:kern w:val="0"/>
                <w:sz w:val="24"/>
                <w:szCs w:val="24"/>
                <w:lang w:val="en-US"/>
              </w:rPr>
              <w:t>,</w:t>
            </w:r>
            <w:r w:rsidRPr="007875F7">
              <w:rPr>
                <w:rFonts w:ascii="Consolas" w:hAnsi="Consolas" w:cs="Times New Roman"/>
                <w:noProof w:val="0"/>
                <w:color w:val="000000"/>
                <w:kern w:val="0"/>
                <w:sz w:val="24"/>
                <w:szCs w:val="24"/>
                <w:lang w:val="en-US"/>
              </w:rPr>
              <w:t xml:space="preserve"> </w:t>
            </w:r>
            <w:proofErr w:type="spellStart"/>
            <w:r w:rsidRPr="007875F7">
              <w:rPr>
                <w:rFonts w:ascii="Consolas" w:hAnsi="Consolas" w:cs="Times New Roman"/>
                <w:noProof w:val="0"/>
                <w:color w:val="FF0000"/>
                <w:kern w:val="0"/>
                <w:sz w:val="24"/>
                <w:szCs w:val="24"/>
                <w:lang w:val="en-US"/>
              </w:rPr>
              <w:t>N'Vui</w:t>
            </w:r>
            <w:proofErr w:type="spellEnd"/>
            <w:r w:rsidRPr="007875F7">
              <w:rPr>
                <w:rFonts w:ascii="Consolas" w:hAnsi="Consolas" w:cs="Times New Roman"/>
                <w:noProof w:val="0"/>
                <w:color w:val="FF0000"/>
                <w:kern w:val="0"/>
                <w:sz w:val="24"/>
                <w:szCs w:val="24"/>
                <w:lang w:val="en-US"/>
              </w:rPr>
              <w:t xml:space="preserve"> </w:t>
            </w:r>
            <w:proofErr w:type="spellStart"/>
            <w:r w:rsidRPr="007875F7">
              <w:rPr>
                <w:rFonts w:ascii="Consolas" w:hAnsi="Consolas" w:cs="Times New Roman"/>
                <w:noProof w:val="0"/>
                <w:color w:val="FF0000"/>
                <w:kern w:val="0"/>
                <w:sz w:val="24"/>
                <w:szCs w:val="24"/>
                <w:lang w:val="en-US"/>
              </w:rPr>
              <w:t>lòng</w:t>
            </w:r>
            <w:proofErr w:type="spellEnd"/>
            <w:r w:rsidRPr="007875F7">
              <w:rPr>
                <w:rFonts w:ascii="Consolas" w:hAnsi="Consolas" w:cs="Times New Roman"/>
                <w:noProof w:val="0"/>
                <w:color w:val="FF0000"/>
                <w:kern w:val="0"/>
                <w:sz w:val="24"/>
                <w:szCs w:val="24"/>
                <w:lang w:val="en-US"/>
              </w:rPr>
              <w:t xml:space="preserve"> </w:t>
            </w:r>
            <w:proofErr w:type="spellStart"/>
            <w:r w:rsidRPr="007875F7">
              <w:rPr>
                <w:rFonts w:ascii="Consolas" w:hAnsi="Consolas" w:cs="Times New Roman"/>
                <w:noProof w:val="0"/>
                <w:color w:val="FF0000"/>
                <w:kern w:val="0"/>
                <w:sz w:val="24"/>
                <w:szCs w:val="24"/>
                <w:lang w:val="en-US"/>
              </w:rPr>
              <w:t>không</w:t>
            </w:r>
            <w:proofErr w:type="spellEnd"/>
            <w:r w:rsidRPr="007875F7">
              <w:rPr>
                <w:rFonts w:ascii="Consolas" w:hAnsi="Consolas" w:cs="Times New Roman"/>
                <w:noProof w:val="0"/>
                <w:color w:val="FF0000"/>
                <w:kern w:val="0"/>
                <w:sz w:val="24"/>
                <w:szCs w:val="24"/>
                <w:lang w:val="en-US"/>
              </w:rPr>
              <w:t xml:space="preserve"> </w:t>
            </w:r>
            <w:proofErr w:type="spellStart"/>
            <w:r w:rsidRPr="007875F7">
              <w:rPr>
                <w:rFonts w:ascii="Consolas" w:hAnsi="Consolas" w:cs="Times New Roman"/>
                <w:noProof w:val="0"/>
                <w:color w:val="FF0000"/>
                <w:kern w:val="0"/>
                <w:sz w:val="24"/>
                <w:szCs w:val="24"/>
                <w:lang w:val="en-US"/>
              </w:rPr>
              <w:t>nhập</w:t>
            </w:r>
            <w:proofErr w:type="spellEnd"/>
            <w:r w:rsidRPr="007875F7">
              <w:rPr>
                <w:rFonts w:ascii="Consolas" w:hAnsi="Consolas" w:cs="Times New Roman"/>
                <w:noProof w:val="0"/>
                <w:color w:val="FF0000"/>
                <w:kern w:val="0"/>
                <w:sz w:val="24"/>
                <w:szCs w:val="24"/>
                <w:lang w:val="en-US"/>
              </w:rPr>
              <w:t xml:space="preserve"> </w:t>
            </w:r>
            <w:proofErr w:type="spellStart"/>
            <w:r w:rsidRPr="007875F7">
              <w:rPr>
                <w:rFonts w:ascii="Consolas" w:hAnsi="Consolas" w:cs="Times New Roman"/>
                <w:noProof w:val="0"/>
                <w:color w:val="FF0000"/>
                <w:kern w:val="0"/>
                <w:sz w:val="24"/>
                <w:szCs w:val="24"/>
                <w:lang w:val="en-US"/>
              </w:rPr>
              <w:t>ngày</w:t>
            </w:r>
            <w:proofErr w:type="spellEnd"/>
            <w:r w:rsidRPr="007875F7">
              <w:rPr>
                <w:rFonts w:ascii="Consolas" w:hAnsi="Consolas" w:cs="Times New Roman"/>
                <w:noProof w:val="0"/>
                <w:color w:val="FF0000"/>
                <w:kern w:val="0"/>
                <w:sz w:val="24"/>
                <w:szCs w:val="24"/>
                <w:lang w:val="en-US"/>
              </w:rPr>
              <w:t xml:space="preserve"> </w:t>
            </w:r>
            <w:proofErr w:type="spellStart"/>
            <w:r w:rsidRPr="007875F7">
              <w:rPr>
                <w:rFonts w:ascii="Consolas" w:hAnsi="Consolas" w:cs="Times New Roman"/>
                <w:noProof w:val="0"/>
                <w:color w:val="FF0000"/>
                <w:kern w:val="0"/>
                <w:sz w:val="24"/>
                <w:szCs w:val="24"/>
                <w:lang w:val="en-US"/>
              </w:rPr>
              <w:t>trong</w:t>
            </w:r>
            <w:proofErr w:type="spellEnd"/>
            <w:r w:rsidRPr="007875F7">
              <w:rPr>
                <w:rFonts w:ascii="Consolas" w:hAnsi="Consolas" w:cs="Times New Roman"/>
                <w:noProof w:val="0"/>
                <w:color w:val="FF0000"/>
                <w:kern w:val="0"/>
                <w:sz w:val="24"/>
                <w:szCs w:val="24"/>
                <w:lang w:val="en-US"/>
              </w:rPr>
              <w:t xml:space="preserve"> </w:t>
            </w:r>
            <w:proofErr w:type="spellStart"/>
            <w:r w:rsidRPr="007875F7">
              <w:rPr>
                <w:rFonts w:ascii="Consolas" w:hAnsi="Consolas" w:cs="Times New Roman"/>
                <w:noProof w:val="0"/>
                <w:color w:val="FF0000"/>
                <w:kern w:val="0"/>
                <w:sz w:val="24"/>
                <w:szCs w:val="24"/>
                <w:lang w:val="en-US"/>
              </w:rPr>
              <w:t>tương</w:t>
            </w:r>
            <w:proofErr w:type="spellEnd"/>
            <w:r w:rsidRPr="007875F7">
              <w:rPr>
                <w:rFonts w:ascii="Consolas" w:hAnsi="Consolas" w:cs="Times New Roman"/>
                <w:noProof w:val="0"/>
                <w:color w:val="FF0000"/>
                <w:kern w:val="0"/>
                <w:sz w:val="24"/>
                <w:szCs w:val="24"/>
                <w:lang w:val="en-US"/>
              </w:rPr>
              <w:t xml:space="preserve"> </w:t>
            </w:r>
            <w:proofErr w:type="spellStart"/>
            <w:r w:rsidRPr="007875F7">
              <w:rPr>
                <w:rFonts w:ascii="Consolas" w:hAnsi="Consolas" w:cs="Times New Roman"/>
                <w:noProof w:val="0"/>
                <w:color w:val="FF0000"/>
                <w:kern w:val="0"/>
                <w:sz w:val="24"/>
                <w:szCs w:val="24"/>
                <w:lang w:val="en-US"/>
              </w:rPr>
              <w:t>lai</w:t>
            </w:r>
            <w:proofErr w:type="spellEnd"/>
            <w:r w:rsidRPr="007875F7">
              <w:rPr>
                <w:rFonts w:ascii="Consolas" w:hAnsi="Consolas" w:cs="Times New Roman"/>
                <w:noProof w:val="0"/>
                <w:color w:val="FF0000"/>
                <w:kern w:val="0"/>
                <w:sz w:val="24"/>
                <w:szCs w:val="24"/>
                <w:lang w:val="en-US"/>
              </w:rPr>
              <w:t>.'</w:t>
            </w:r>
            <w:r w:rsidRPr="007875F7">
              <w:rPr>
                <w:rFonts w:ascii="Consolas" w:hAnsi="Consolas" w:cs="Times New Roman"/>
                <w:noProof w:val="0"/>
                <w:color w:val="808080"/>
                <w:kern w:val="0"/>
                <w:sz w:val="24"/>
                <w:szCs w:val="24"/>
                <w:lang w:val="en-US"/>
              </w:rPr>
              <w:t>,</w:t>
            </w:r>
            <w:r w:rsidRPr="007875F7">
              <w:rPr>
                <w:rFonts w:ascii="Consolas" w:hAnsi="Consolas" w:cs="Times New Roman"/>
                <w:noProof w:val="0"/>
                <w:color w:val="000000"/>
                <w:kern w:val="0"/>
                <w:sz w:val="24"/>
                <w:szCs w:val="24"/>
                <w:lang w:val="en-US"/>
              </w:rPr>
              <w:t xml:space="preserve"> </w:t>
            </w:r>
            <w:proofErr w:type="gramStart"/>
            <w:r w:rsidRPr="007875F7">
              <w:rPr>
                <w:rFonts w:ascii="Consolas" w:hAnsi="Consolas" w:cs="Times New Roman"/>
                <w:noProof w:val="0"/>
                <w:color w:val="000000"/>
                <w:kern w:val="0"/>
                <w:sz w:val="24"/>
                <w:szCs w:val="24"/>
                <w:lang w:val="en-US"/>
              </w:rPr>
              <w:t>255</w:t>
            </w:r>
            <w:proofErr w:type="gramEnd"/>
          </w:p>
          <w:p w14:paraId="3488DA28" w14:textId="77777777" w:rsidR="007875F7" w:rsidRPr="007875F7" w:rsidRDefault="007875F7" w:rsidP="007875F7">
            <w:pPr>
              <w:autoSpaceDE w:val="0"/>
              <w:autoSpaceDN w:val="0"/>
              <w:adjustRightInd w:val="0"/>
              <w:spacing w:line="276" w:lineRule="auto"/>
              <w:rPr>
                <w:rFonts w:ascii="Consolas" w:hAnsi="Consolas" w:cs="Times New Roman"/>
                <w:noProof w:val="0"/>
                <w:color w:val="000000"/>
                <w:kern w:val="0"/>
                <w:sz w:val="24"/>
                <w:szCs w:val="24"/>
                <w:lang w:val="en-US"/>
              </w:rPr>
            </w:pPr>
            <w:r w:rsidRPr="007875F7">
              <w:rPr>
                <w:rFonts w:ascii="Consolas" w:hAnsi="Consolas" w:cs="Times New Roman"/>
                <w:noProof w:val="0"/>
                <w:color w:val="000000"/>
                <w:kern w:val="0"/>
                <w:sz w:val="24"/>
                <w:szCs w:val="24"/>
                <w:lang w:val="en-US"/>
              </w:rPr>
              <w:tab/>
            </w:r>
            <w:r w:rsidRPr="007875F7">
              <w:rPr>
                <w:rFonts w:ascii="Consolas" w:hAnsi="Consolas" w:cs="Times New Roman"/>
                <w:noProof w:val="0"/>
                <w:color w:val="0000FF"/>
                <w:kern w:val="0"/>
                <w:sz w:val="24"/>
                <w:szCs w:val="24"/>
                <w:lang w:val="en-US"/>
              </w:rPr>
              <w:t>ELSE</w:t>
            </w:r>
            <w:r w:rsidRPr="007875F7">
              <w:rPr>
                <w:rFonts w:ascii="Consolas" w:hAnsi="Consolas" w:cs="Times New Roman"/>
                <w:noProof w:val="0"/>
                <w:color w:val="000000"/>
                <w:kern w:val="0"/>
                <w:sz w:val="24"/>
                <w:szCs w:val="24"/>
                <w:lang w:val="en-US"/>
              </w:rPr>
              <w:t xml:space="preserve"> </w:t>
            </w:r>
            <w:r w:rsidRPr="007875F7">
              <w:rPr>
                <w:rFonts w:ascii="Consolas" w:hAnsi="Consolas" w:cs="Times New Roman"/>
                <w:noProof w:val="0"/>
                <w:color w:val="0000FF"/>
                <w:kern w:val="0"/>
                <w:sz w:val="24"/>
                <w:szCs w:val="24"/>
                <w:lang w:val="en-US"/>
              </w:rPr>
              <w:t xml:space="preserve">IF </w:t>
            </w:r>
            <w:r w:rsidRPr="007875F7">
              <w:rPr>
                <w:rFonts w:ascii="Consolas" w:hAnsi="Consolas" w:cs="Times New Roman"/>
                <w:noProof w:val="0"/>
                <w:color w:val="808080"/>
                <w:kern w:val="0"/>
                <w:sz w:val="24"/>
                <w:szCs w:val="24"/>
                <w:lang w:val="en-US"/>
              </w:rPr>
              <w:t>(</w:t>
            </w:r>
            <w:r w:rsidRPr="007875F7">
              <w:rPr>
                <w:rFonts w:ascii="Consolas" w:hAnsi="Consolas" w:cs="Times New Roman"/>
                <w:noProof w:val="0"/>
                <w:color w:val="000000"/>
                <w:kern w:val="0"/>
                <w:sz w:val="24"/>
                <w:szCs w:val="24"/>
                <w:lang w:val="en-US"/>
              </w:rPr>
              <w:t xml:space="preserve">@supName </w:t>
            </w:r>
            <w:r w:rsidRPr="007875F7">
              <w:rPr>
                <w:rFonts w:ascii="Consolas" w:hAnsi="Consolas" w:cs="Times New Roman"/>
                <w:noProof w:val="0"/>
                <w:color w:val="808080"/>
                <w:kern w:val="0"/>
                <w:sz w:val="24"/>
                <w:szCs w:val="24"/>
                <w:lang w:val="en-US"/>
              </w:rPr>
              <w:t>=</w:t>
            </w:r>
            <w:r w:rsidRPr="007875F7">
              <w:rPr>
                <w:rFonts w:ascii="Consolas" w:hAnsi="Consolas" w:cs="Times New Roman"/>
                <w:noProof w:val="0"/>
                <w:color w:val="000000"/>
                <w:kern w:val="0"/>
                <w:sz w:val="24"/>
                <w:szCs w:val="24"/>
                <w:lang w:val="en-US"/>
              </w:rPr>
              <w:t xml:space="preserve"> </w:t>
            </w:r>
            <w:r w:rsidRPr="007875F7">
              <w:rPr>
                <w:rFonts w:ascii="Consolas" w:hAnsi="Consolas" w:cs="Times New Roman"/>
                <w:noProof w:val="0"/>
                <w:color w:val="FF0000"/>
                <w:kern w:val="0"/>
                <w:sz w:val="24"/>
                <w:szCs w:val="24"/>
                <w:lang w:val="en-US"/>
              </w:rPr>
              <w:t>N''</w:t>
            </w:r>
            <w:r w:rsidRPr="007875F7">
              <w:rPr>
                <w:rFonts w:ascii="Consolas" w:hAnsi="Consolas" w:cs="Times New Roman"/>
                <w:noProof w:val="0"/>
                <w:color w:val="808080"/>
                <w:kern w:val="0"/>
                <w:sz w:val="24"/>
                <w:szCs w:val="24"/>
                <w:lang w:val="en-US"/>
              </w:rPr>
              <w:t>)</w:t>
            </w:r>
          </w:p>
          <w:p w14:paraId="0126002F" w14:textId="77777777" w:rsidR="007875F7" w:rsidRPr="007875F7" w:rsidRDefault="007875F7" w:rsidP="007875F7">
            <w:pPr>
              <w:autoSpaceDE w:val="0"/>
              <w:autoSpaceDN w:val="0"/>
              <w:adjustRightInd w:val="0"/>
              <w:spacing w:line="276" w:lineRule="auto"/>
              <w:rPr>
                <w:rFonts w:ascii="Consolas" w:hAnsi="Consolas" w:cs="Times New Roman"/>
                <w:noProof w:val="0"/>
                <w:color w:val="000000"/>
                <w:kern w:val="0"/>
                <w:sz w:val="24"/>
                <w:szCs w:val="24"/>
                <w:lang w:val="en-US"/>
              </w:rPr>
            </w:pPr>
            <w:r w:rsidRPr="007875F7">
              <w:rPr>
                <w:rFonts w:ascii="Consolas" w:hAnsi="Consolas" w:cs="Times New Roman"/>
                <w:noProof w:val="0"/>
                <w:color w:val="000000"/>
                <w:kern w:val="0"/>
                <w:sz w:val="24"/>
                <w:szCs w:val="24"/>
                <w:lang w:val="en-US"/>
              </w:rPr>
              <w:tab/>
            </w:r>
            <w:r w:rsidRPr="007875F7">
              <w:rPr>
                <w:rFonts w:ascii="Consolas" w:hAnsi="Consolas" w:cs="Times New Roman"/>
                <w:noProof w:val="0"/>
                <w:color w:val="000000"/>
                <w:kern w:val="0"/>
                <w:sz w:val="24"/>
                <w:szCs w:val="24"/>
                <w:lang w:val="en-US"/>
              </w:rPr>
              <w:tab/>
            </w:r>
            <w:r w:rsidRPr="007875F7">
              <w:rPr>
                <w:rFonts w:ascii="Consolas" w:hAnsi="Consolas" w:cs="Times New Roman"/>
                <w:noProof w:val="0"/>
                <w:color w:val="0000FF"/>
                <w:kern w:val="0"/>
                <w:sz w:val="24"/>
                <w:szCs w:val="24"/>
                <w:lang w:val="en-US"/>
              </w:rPr>
              <w:t>THROW</w:t>
            </w:r>
            <w:r w:rsidRPr="007875F7">
              <w:rPr>
                <w:rFonts w:ascii="Consolas" w:hAnsi="Consolas" w:cs="Times New Roman"/>
                <w:noProof w:val="0"/>
                <w:color w:val="000000"/>
                <w:kern w:val="0"/>
                <w:sz w:val="24"/>
                <w:szCs w:val="24"/>
                <w:lang w:val="en-US"/>
              </w:rPr>
              <w:t xml:space="preserve"> 50000</w:t>
            </w:r>
            <w:r w:rsidRPr="007875F7">
              <w:rPr>
                <w:rFonts w:ascii="Consolas" w:hAnsi="Consolas" w:cs="Times New Roman"/>
                <w:noProof w:val="0"/>
                <w:color w:val="808080"/>
                <w:kern w:val="0"/>
                <w:sz w:val="24"/>
                <w:szCs w:val="24"/>
                <w:lang w:val="en-US"/>
              </w:rPr>
              <w:t>,</w:t>
            </w:r>
            <w:r w:rsidRPr="007875F7">
              <w:rPr>
                <w:rFonts w:ascii="Consolas" w:hAnsi="Consolas" w:cs="Times New Roman"/>
                <w:noProof w:val="0"/>
                <w:color w:val="000000"/>
                <w:kern w:val="0"/>
                <w:sz w:val="24"/>
                <w:szCs w:val="24"/>
                <w:lang w:val="en-US"/>
              </w:rPr>
              <w:t xml:space="preserve"> </w:t>
            </w:r>
            <w:proofErr w:type="spellStart"/>
            <w:r w:rsidRPr="007875F7">
              <w:rPr>
                <w:rFonts w:ascii="Consolas" w:hAnsi="Consolas" w:cs="Times New Roman"/>
                <w:noProof w:val="0"/>
                <w:color w:val="FF0000"/>
                <w:kern w:val="0"/>
                <w:sz w:val="24"/>
                <w:szCs w:val="24"/>
                <w:lang w:val="en-US"/>
              </w:rPr>
              <w:t>N'Vui</w:t>
            </w:r>
            <w:proofErr w:type="spellEnd"/>
            <w:r w:rsidRPr="007875F7">
              <w:rPr>
                <w:rFonts w:ascii="Consolas" w:hAnsi="Consolas" w:cs="Times New Roman"/>
                <w:noProof w:val="0"/>
                <w:color w:val="FF0000"/>
                <w:kern w:val="0"/>
                <w:sz w:val="24"/>
                <w:szCs w:val="24"/>
                <w:lang w:val="en-US"/>
              </w:rPr>
              <w:t xml:space="preserve"> </w:t>
            </w:r>
            <w:proofErr w:type="spellStart"/>
            <w:r w:rsidRPr="007875F7">
              <w:rPr>
                <w:rFonts w:ascii="Consolas" w:hAnsi="Consolas" w:cs="Times New Roman"/>
                <w:noProof w:val="0"/>
                <w:color w:val="FF0000"/>
                <w:kern w:val="0"/>
                <w:sz w:val="24"/>
                <w:szCs w:val="24"/>
                <w:lang w:val="en-US"/>
              </w:rPr>
              <w:t>lòng</w:t>
            </w:r>
            <w:proofErr w:type="spellEnd"/>
            <w:r w:rsidRPr="007875F7">
              <w:rPr>
                <w:rFonts w:ascii="Consolas" w:hAnsi="Consolas" w:cs="Times New Roman"/>
                <w:noProof w:val="0"/>
                <w:color w:val="FF0000"/>
                <w:kern w:val="0"/>
                <w:sz w:val="24"/>
                <w:szCs w:val="24"/>
                <w:lang w:val="en-US"/>
              </w:rPr>
              <w:t xml:space="preserve"> </w:t>
            </w:r>
            <w:proofErr w:type="spellStart"/>
            <w:r w:rsidRPr="007875F7">
              <w:rPr>
                <w:rFonts w:ascii="Consolas" w:hAnsi="Consolas" w:cs="Times New Roman"/>
                <w:noProof w:val="0"/>
                <w:color w:val="FF0000"/>
                <w:kern w:val="0"/>
                <w:sz w:val="24"/>
                <w:szCs w:val="24"/>
                <w:lang w:val="en-US"/>
              </w:rPr>
              <w:t>chọn</w:t>
            </w:r>
            <w:proofErr w:type="spellEnd"/>
            <w:r w:rsidRPr="007875F7">
              <w:rPr>
                <w:rFonts w:ascii="Consolas" w:hAnsi="Consolas" w:cs="Times New Roman"/>
                <w:noProof w:val="0"/>
                <w:color w:val="FF0000"/>
                <w:kern w:val="0"/>
                <w:sz w:val="24"/>
                <w:szCs w:val="24"/>
                <w:lang w:val="en-US"/>
              </w:rPr>
              <w:t xml:space="preserve"> </w:t>
            </w:r>
            <w:proofErr w:type="spellStart"/>
            <w:r w:rsidRPr="007875F7">
              <w:rPr>
                <w:rFonts w:ascii="Consolas" w:hAnsi="Consolas" w:cs="Times New Roman"/>
                <w:noProof w:val="0"/>
                <w:color w:val="FF0000"/>
                <w:kern w:val="0"/>
                <w:sz w:val="24"/>
                <w:szCs w:val="24"/>
                <w:lang w:val="en-US"/>
              </w:rPr>
              <w:t>nhà</w:t>
            </w:r>
            <w:proofErr w:type="spellEnd"/>
            <w:r w:rsidRPr="007875F7">
              <w:rPr>
                <w:rFonts w:ascii="Consolas" w:hAnsi="Consolas" w:cs="Times New Roman"/>
                <w:noProof w:val="0"/>
                <w:color w:val="FF0000"/>
                <w:kern w:val="0"/>
                <w:sz w:val="24"/>
                <w:szCs w:val="24"/>
                <w:lang w:val="en-US"/>
              </w:rPr>
              <w:t xml:space="preserve"> </w:t>
            </w:r>
            <w:proofErr w:type="spellStart"/>
            <w:r w:rsidRPr="007875F7">
              <w:rPr>
                <w:rFonts w:ascii="Consolas" w:hAnsi="Consolas" w:cs="Times New Roman"/>
                <w:noProof w:val="0"/>
                <w:color w:val="FF0000"/>
                <w:kern w:val="0"/>
                <w:sz w:val="24"/>
                <w:szCs w:val="24"/>
                <w:lang w:val="en-US"/>
              </w:rPr>
              <w:t>cung</w:t>
            </w:r>
            <w:proofErr w:type="spellEnd"/>
            <w:r w:rsidRPr="007875F7">
              <w:rPr>
                <w:rFonts w:ascii="Consolas" w:hAnsi="Consolas" w:cs="Times New Roman"/>
                <w:noProof w:val="0"/>
                <w:color w:val="FF0000"/>
                <w:kern w:val="0"/>
                <w:sz w:val="24"/>
                <w:szCs w:val="24"/>
                <w:lang w:val="en-US"/>
              </w:rPr>
              <w:t xml:space="preserve"> </w:t>
            </w:r>
            <w:proofErr w:type="spellStart"/>
            <w:r w:rsidRPr="007875F7">
              <w:rPr>
                <w:rFonts w:ascii="Consolas" w:hAnsi="Consolas" w:cs="Times New Roman"/>
                <w:noProof w:val="0"/>
                <w:color w:val="FF0000"/>
                <w:kern w:val="0"/>
                <w:sz w:val="24"/>
                <w:szCs w:val="24"/>
                <w:lang w:val="en-US"/>
              </w:rPr>
              <w:t>cấp</w:t>
            </w:r>
            <w:proofErr w:type="spellEnd"/>
            <w:r w:rsidRPr="007875F7">
              <w:rPr>
                <w:rFonts w:ascii="Consolas" w:hAnsi="Consolas" w:cs="Times New Roman"/>
                <w:noProof w:val="0"/>
                <w:color w:val="FF0000"/>
                <w:kern w:val="0"/>
                <w:sz w:val="24"/>
                <w:szCs w:val="24"/>
                <w:lang w:val="en-US"/>
              </w:rPr>
              <w:t>.'</w:t>
            </w:r>
            <w:r w:rsidRPr="007875F7">
              <w:rPr>
                <w:rFonts w:ascii="Consolas" w:hAnsi="Consolas" w:cs="Times New Roman"/>
                <w:noProof w:val="0"/>
                <w:color w:val="808080"/>
                <w:kern w:val="0"/>
                <w:sz w:val="24"/>
                <w:szCs w:val="24"/>
                <w:lang w:val="en-US"/>
              </w:rPr>
              <w:t>,</w:t>
            </w:r>
            <w:r w:rsidRPr="007875F7">
              <w:rPr>
                <w:rFonts w:ascii="Consolas" w:hAnsi="Consolas" w:cs="Times New Roman"/>
                <w:noProof w:val="0"/>
                <w:color w:val="000000"/>
                <w:kern w:val="0"/>
                <w:sz w:val="24"/>
                <w:szCs w:val="24"/>
                <w:lang w:val="en-US"/>
              </w:rPr>
              <w:t xml:space="preserve"> </w:t>
            </w:r>
            <w:proofErr w:type="gramStart"/>
            <w:r w:rsidRPr="007875F7">
              <w:rPr>
                <w:rFonts w:ascii="Consolas" w:hAnsi="Consolas" w:cs="Times New Roman"/>
                <w:noProof w:val="0"/>
                <w:color w:val="000000"/>
                <w:kern w:val="0"/>
                <w:sz w:val="24"/>
                <w:szCs w:val="24"/>
                <w:lang w:val="en-US"/>
              </w:rPr>
              <w:t>255</w:t>
            </w:r>
            <w:proofErr w:type="gramEnd"/>
          </w:p>
          <w:p w14:paraId="29E1C1C6" w14:textId="77777777" w:rsidR="007875F7" w:rsidRPr="007875F7" w:rsidRDefault="007875F7" w:rsidP="007875F7">
            <w:pPr>
              <w:autoSpaceDE w:val="0"/>
              <w:autoSpaceDN w:val="0"/>
              <w:adjustRightInd w:val="0"/>
              <w:spacing w:line="276" w:lineRule="auto"/>
              <w:rPr>
                <w:rFonts w:ascii="Consolas" w:hAnsi="Consolas" w:cs="Times New Roman"/>
                <w:noProof w:val="0"/>
                <w:color w:val="000000"/>
                <w:kern w:val="0"/>
                <w:sz w:val="24"/>
                <w:szCs w:val="24"/>
                <w:lang w:val="en-US"/>
              </w:rPr>
            </w:pPr>
            <w:r w:rsidRPr="007875F7">
              <w:rPr>
                <w:rFonts w:ascii="Consolas" w:hAnsi="Consolas" w:cs="Times New Roman"/>
                <w:noProof w:val="0"/>
                <w:color w:val="000000"/>
                <w:kern w:val="0"/>
                <w:sz w:val="24"/>
                <w:szCs w:val="24"/>
                <w:lang w:val="en-US"/>
              </w:rPr>
              <w:tab/>
            </w:r>
            <w:r w:rsidRPr="007875F7">
              <w:rPr>
                <w:rFonts w:ascii="Consolas" w:hAnsi="Consolas" w:cs="Times New Roman"/>
                <w:noProof w:val="0"/>
                <w:color w:val="0000FF"/>
                <w:kern w:val="0"/>
                <w:sz w:val="24"/>
                <w:szCs w:val="24"/>
                <w:lang w:val="en-US"/>
              </w:rPr>
              <w:t>ELSE</w:t>
            </w:r>
            <w:r w:rsidRPr="007875F7">
              <w:rPr>
                <w:rFonts w:ascii="Consolas" w:hAnsi="Consolas" w:cs="Times New Roman"/>
                <w:noProof w:val="0"/>
                <w:color w:val="000000"/>
                <w:kern w:val="0"/>
                <w:sz w:val="24"/>
                <w:szCs w:val="24"/>
                <w:lang w:val="en-US"/>
              </w:rPr>
              <w:t xml:space="preserve"> </w:t>
            </w:r>
            <w:r w:rsidRPr="007875F7">
              <w:rPr>
                <w:rFonts w:ascii="Consolas" w:hAnsi="Consolas" w:cs="Times New Roman"/>
                <w:noProof w:val="0"/>
                <w:color w:val="0000FF"/>
                <w:kern w:val="0"/>
                <w:sz w:val="24"/>
                <w:szCs w:val="24"/>
                <w:lang w:val="en-US"/>
              </w:rPr>
              <w:t xml:space="preserve">IF </w:t>
            </w:r>
            <w:r w:rsidRPr="007875F7">
              <w:rPr>
                <w:rFonts w:ascii="Consolas" w:hAnsi="Consolas" w:cs="Times New Roman"/>
                <w:noProof w:val="0"/>
                <w:color w:val="808080"/>
                <w:kern w:val="0"/>
                <w:sz w:val="24"/>
                <w:szCs w:val="24"/>
                <w:lang w:val="en-US"/>
              </w:rPr>
              <w:t>(</w:t>
            </w:r>
            <w:r w:rsidRPr="007875F7">
              <w:rPr>
                <w:rFonts w:ascii="Consolas" w:hAnsi="Consolas" w:cs="Times New Roman"/>
                <w:noProof w:val="0"/>
                <w:color w:val="000000"/>
                <w:kern w:val="0"/>
                <w:sz w:val="24"/>
                <w:szCs w:val="24"/>
                <w:lang w:val="en-US"/>
              </w:rPr>
              <w:t xml:space="preserve">@empName </w:t>
            </w:r>
            <w:r w:rsidRPr="007875F7">
              <w:rPr>
                <w:rFonts w:ascii="Consolas" w:hAnsi="Consolas" w:cs="Times New Roman"/>
                <w:noProof w:val="0"/>
                <w:color w:val="808080"/>
                <w:kern w:val="0"/>
                <w:sz w:val="24"/>
                <w:szCs w:val="24"/>
                <w:lang w:val="en-US"/>
              </w:rPr>
              <w:t>=</w:t>
            </w:r>
            <w:r w:rsidRPr="007875F7">
              <w:rPr>
                <w:rFonts w:ascii="Consolas" w:hAnsi="Consolas" w:cs="Times New Roman"/>
                <w:noProof w:val="0"/>
                <w:color w:val="000000"/>
                <w:kern w:val="0"/>
                <w:sz w:val="24"/>
                <w:szCs w:val="24"/>
                <w:lang w:val="en-US"/>
              </w:rPr>
              <w:t xml:space="preserve"> </w:t>
            </w:r>
            <w:r w:rsidRPr="007875F7">
              <w:rPr>
                <w:rFonts w:ascii="Consolas" w:hAnsi="Consolas" w:cs="Times New Roman"/>
                <w:noProof w:val="0"/>
                <w:color w:val="FF0000"/>
                <w:kern w:val="0"/>
                <w:sz w:val="24"/>
                <w:szCs w:val="24"/>
                <w:lang w:val="en-US"/>
              </w:rPr>
              <w:t>N''</w:t>
            </w:r>
            <w:r w:rsidRPr="007875F7">
              <w:rPr>
                <w:rFonts w:ascii="Consolas" w:hAnsi="Consolas" w:cs="Times New Roman"/>
                <w:noProof w:val="0"/>
                <w:color w:val="808080"/>
                <w:kern w:val="0"/>
                <w:sz w:val="24"/>
                <w:szCs w:val="24"/>
                <w:lang w:val="en-US"/>
              </w:rPr>
              <w:t>)</w:t>
            </w:r>
          </w:p>
          <w:p w14:paraId="54D39355" w14:textId="77777777" w:rsidR="007875F7" w:rsidRPr="007875F7" w:rsidRDefault="007875F7" w:rsidP="007875F7">
            <w:pPr>
              <w:autoSpaceDE w:val="0"/>
              <w:autoSpaceDN w:val="0"/>
              <w:adjustRightInd w:val="0"/>
              <w:spacing w:line="276" w:lineRule="auto"/>
              <w:rPr>
                <w:rFonts w:ascii="Consolas" w:hAnsi="Consolas" w:cs="Times New Roman"/>
                <w:noProof w:val="0"/>
                <w:color w:val="000000"/>
                <w:kern w:val="0"/>
                <w:sz w:val="24"/>
                <w:szCs w:val="24"/>
                <w:lang w:val="en-US"/>
              </w:rPr>
            </w:pPr>
            <w:r w:rsidRPr="007875F7">
              <w:rPr>
                <w:rFonts w:ascii="Consolas" w:hAnsi="Consolas" w:cs="Times New Roman"/>
                <w:noProof w:val="0"/>
                <w:color w:val="000000"/>
                <w:kern w:val="0"/>
                <w:sz w:val="24"/>
                <w:szCs w:val="24"/>
                <w:lang w:val="en-US"/>
              </w:rPr>
              <w:tab/>
            </w:r>
            <w:r w:rsidRPr="007875F7">
              <w:rPr>
                <w:rFonts w:ascii="Consolas" w:hAnsi="Consolas" w:cs="Times New Roman"/>
                <w:noProof w:val="0"/>
                <w:color w:val="000000"/>
                <w:kern w:val="0"/>
                <w:sz w:val="24"/>
                <w:szCs w:val="24"/>
                <w:lang w:val="en-US"/>
              </w:rPr>
              <w:tab/>
            </w:r>
            <w:r w:rsidRPr="007875F7">
              <w:rPr>
                <w:rFonts w:ascii="Consolas" w:hAnsi="Consolas" w:cs="Times New Roman"/>
                <w:noProof w:val="0"/>
                <w:color w:val="0000FF"/>
                <w:kern w:val="0"/>
                <w:sz w:val="24"/>
                <w:szCs w:val="24"/>
                <w:lang w:val="en-US"/>
              </w:rPr>
              <w:t>THROW</w:t>
            </w:r>
            <w:r w:rsidRPr="007875F7">
              <w:rPr>
                <w:rFonts w:ascii="Consolas" w:hAnsi="Consolas" w:cs="Times New Roman"/>
                <w:noProof w:val="0"/>
                <w:color w:val="000000"/>
                <w:kern w:val="0"/>
                <w:sz w:val="24"/>
                <w:szCs w:val="24"/>
                <w:lang w:val="en-US"/>
              </w:rPr>
              <w:t xml:space="preserve"> 50000</w:t>
            </w:r>
            <w:r w:rsidRPr="007875F7">
              <w:rPr>
                <w:rFonts w:ascii="Consolas" w:hAnsi="Consolas" w:cs="Times New Roman"/>
                <w:noProof w:val="0"/>
                <w:color w:val="808080"/>
                <w:kern w:val="0"/>
                <w:sz w:val="24"/>
                <w:szCs w:val="24"/>
                <w:lang w:val="en-US"/>
              </w:rPr>
              <w:t>,</w:t>
            </w:r>
            <w:r w:rsidRPr="007875F7">
              <w:rPr>
                <w:rFonts w:ascii="Consolas" w:hAnsi="Consolas" w:cs="Times New Roman"/>
                <w:noProof w:val="0"/>
                <w:color w:val="000000"/>
                <w:kern w:val="0"/>
                <w:sz w:val="24"/>
                <w:szCs w:val="24"/>
                <w:lang w:val="en-US"/>
              </w:rPr>
              <w:t xml:space="preserve"> </w:t>
            </w:r>
            <w:proofErr w:type="spellStart"/>
            <w:r w:rsidRPr="007875F7">
              <w:rPr>
                <w:rFonts w:ascii="Consolas" w:hAnsi="Consolas" w:cs="Times New Roman"/>
                <w:noProof w:val="0"/>
                <w:color w:val="FF0000"/>
                <w:kern w:val="0"/>
                <w:sz w:val="24"/>
                <w:szCs w:val="24"/>
                <w:lang w:val="en-US"/>
              </w:rPr>
              <w:t>N'Vui</w:t>
            </w:r>
            <w:proofErr w:type="spellEnd"/>
            <w:r w:rsidRPr="007875F7">
              <w:rPr>
                <w:rFonts w:ascii="Consolas" w:hAnsi="Consolas" w:cs="Times New Roman"/>
                <w:noProof w:val="0"/>
                <w:color w:val="FF0000"/>
                <w:kern w:val="0"/>
                <w:sz w:val="24"/>
                <w:szCs w:val="24"/>
                <w:lang w:val="en-US"/>
              </w:rPr>
              <w:t xml:space="preserve"> </w:t>
            </w:r>
            <w:proofErr w:type="spellStart"/>
            <w:r w:rsidRPr="007875F7">
              <w:rPr>
                <w:rFonts w:ascii="Consolas" w:hAnsi="Consolas" w:cs="Times New Roman"/>
                <w:noProof w:val="0"/>
                <w:color w:val="FF0000"/>
                <w:kern w:val="0"/>
                <w:sz w:val="24"/>
                <w:szCs w:val="24"/>
                <w:lang w:val="en-US"/>
              </w:rPr>
              <w:t>lòng</w:t>
            </w:r>
            <w:proofErr w:type="spellEnd"/>
            <w:r w:rsidRPr="007875F7">
              <w:rPr>
                <w:rFonts w:ascii="Consolas" w:hAnsi="Consolas" w:cs="Times New Roman"/>
                <w:noProof w:val="0"/>
                <w:color w:val="FF0000"/>
                <w:kern w:val="0"/>
                <w:sz w:val="24"/>
                <w:szCs w:val="24"/>
                <w:lang w:val="en-US"/>
              </w:rPr>
              <w:t xml:space="preserve"> </w:t>
            </w:r>
            <w:proofErr w:type="spellStart"/>
            <w:r w:rsidRPr="007875F7">
              <w:rPr>
                <w:rFonts w:ascii="Consolas" w:hAnsi="Consolas" w:cs="Times New Roman"/>
                <w:noProof w:val="0"/>
                <w:color w:val="FF0000"/>
                <w:kern w:val="0"/>
                <w:sz w:val="24"/>
                <w:szCs w:val="24"/>
                <w:lang w:val="en-US"/>
              </w:rPr>
              <w:t>chọn</w:t>
            </w:r>
            <w:proofErr w:type="spellEnd"/>
            <w:r w:rsidRPr="007875F7">
              <w:rPr>
                <w:rFonts w:ascii="Consolas" w:hAnsi="Consolas" w:cs="Times New Roman"/>
                <w:noProof w:val="0"/>
                <w:color w:val="FF0000"/>
                <w:kern w:val="0"/>
                <w:sz w:val="24"/>
                <w:szCs w:val="24"/>
                <w:lang w:val="en-US"/>
              </w:rPr>
              <w:t xml:space="preserve"> </w:t>
            </w:r>
            <w:proofErr w:type="spellStart"/>
            <w:r w:rsidRPr="007875F7">
              <w:rPr>
                <w:rFonts w:ascii="Consolas" w:hAnsi="Consolas" w:cs="Times New Roman"/>
                <w:noProof w:val="0"/>
                <w:color w:val="FF0000"/>
                <w:kern w:val="0"/>
                <w:sz w:val="24"/>
                <w:szCs w:val="24"/>
                <w:lang w:val="en-US"/>
              </w:rPr>
              <w:t>nhân</w:t>
            </w:r>
            <w:proofErr w:type="spellEnd"/>
            <w:r w:rsidRPr="007875F7">
              <w:rPr>
                <w:rFonts w:ascii="Consolas" w:hAnsi="Consolas" w:cs="Times New Roman"/>
                <w:noProof w:val="0"/>
                <w:color w:val="FF0000"/>
                <w:kern w:val="0"/>
                <w:sz w:val="24"/>
                <w:szCs w:val="24"/>
                <w:lang w:val="en-US"/>
              </w:rPr>
              <w:t xml:space="preserve"> </w:t>
            </w:r>
            <w:proofErr w:type="spellStart"/>
            <w:r w:rsidRPr="007875F7">
              <w:rPr>
                <w:rFonts w:ascii="Consolas" w:hAnsi="Consolas" w:cs="Times New Roman"/>
                <w:noProof w:val="0"/>
                <w:color w:val="FF0000"/>
                <w:kern w:val="0"/>
                <w:sz w:val="24"/>
                <w:szCs w:val="24"/>
                <w:lang w:val="en-US"/>
              </w:rPr>
              <w:t>viên</w:t>
            </w:r>
            <w:proofErr w:type="spellEnd"/>
            <w:r w:rsidRPr="007875F7">
              <w:rPr>
                <w:rFonts w:ascii="Consolas" w:hAnsi="Consolas" w:cs="Times New Roman"/>
                <w:noProof w:val="0"/>
                <w:color w:val="FF0000"/>
                <w:kern w:val="0"/>
                <w:sz w:val="24"/>
                <w:szCs w:val="24"/>
                <w:lang w:val="en-US"/>
              </w:rPr>
              <w:t xml:space="preserve"> </w:t>
            </w:r>
            <w:proofErr w:type="spellStart"/>
            <w:r w:rsidRPr="007875F7">
              <w:rPr>
                <w:rFonts w:ascii="Consolas" w:hAnsi="Consolas" w:cs="Times New Roman"/>
                <w:noProof w:val="0"/>
                <w:color w:val="FF0000"/>
                <w:kern w:val="0"/>
                <w:sz w:val="24"/>
                <w:szCs w:val="24"/>
                <w:lang w:val="en-US"/>
              </w:rPr>
              <w:t>nhập</w:t>
            </w:r>
            <w:proofErr w:type="spellEnd"/>
            <w:r w:rsidRPr="007875F7">
              <w:rPr>
                <w:rFonts w:ascii="Consolas" w:hAnsi="Consolas" w:cs="Times New Roman"/>
                <w:noProof w:val="0"/>
                <w:color w:val="FF0000"/>
                <w:kern w:val="0"/>
                <w:sz w:val="24"/>
                <w:szCs w:val="24"/>
                <w:lang w:val="en-US"/>
              </w:rPr>
              <w:t xml:space="preserve"> </w:t>
            </w:r>
            <w:proofErr w:type="spellStart"/>
            <w:r w:rsidRPr="007875F7">
              <w:rPr>
                <w:rFonts w:ascii="Consolas" w:hAnsi="Consolas" w:cs="Times New Roman"/>
                <w:noProof w:val="0"/>
                <w:color w:val="FF0000"/>
                <w:kern w:val="0"/>
                <w:sz w:val="24"/>
                <w:szCs w:val="24"/>
                <w:lang w:val="en-US"/>
              </w:rPr>
              <w:t>hàng</w:t>
            </w:r>
            <w:proofErr w:type="spellEnd"/>
            <w:r w:rsidRPr="007875F7">
              <w:rPr>
                <w:rFonts w:ascii="Consolas" w:hAnsi="Consolas" w:cs="Times New Roman"/>
                <w:noProof w:val="0"/>
                <w:color w:val="FF0000"/>
                <w:kern w:val="0"/>
                <w:sz w:val="24"/>
                <w:szCs w:val="24"/>
                <w:lang w:val="en-US"/>
              </w:rPr>
              <w:t>.'</w:t>
            </w:r>
            <w:r w:rsidRPr="007875F7">
              <w:rPr>
                <w:rFonts w:ascii="Consolas" w:hAnsi="Consolas" w:cs="Times New Roman"/>
                <w:noProof w:val="0"/>
                <w:color w:val="808080"/>
                <w:kern w:val="0"/>
                <w:sz w:val="24"/>
                <w:szCs w:val="24"/>
                <w:lang w:val="en-US"/>
              </w:rPr>
              <w:t>,</w:t>
            </w:r>
            <w:r w:rsidRPr="007875F7">
              <w:rPr>
                <w:rFonts w:ascii="Consolas" w:hAnsi="Consolas" w:cs="Times New Roman"/>
                <w:noProof w:val="0"/>
                <w:color w:val="000000"/>
                <w:kern w:val="0"/>
                <w:sz w:val="24"/>
                <w:szCs w:val="24"/>
                <w:lang w:val="en-US"/>
              </w:rPr>
              <w:t xml:space="preserve"> </w:t>
            </w:r>
            <w:proofErr w:type="gramStart"/>
            <w:r w:rsidRPr="007875F7">
              <w:rPr>
                <w:rFonts w:ascii="Consolas" w:hAnsi="Consolas" w:cs="Times New Roman"/>
                <w:noProof w:val="0"/>
                <w:color w:val="000000"/>
                <w:kern w:val="0"/>
                <w:sz w:val="24"/>
                <w:szCs w:val="24"/>
                <w:lang w:val="en-US"/>
              </w:rPr>
              <w:t>255</w:t>
            </w:r>
            <w:proofErr w:type="gramEnd"/>
          </w:p>
          <w:p w14:paraId="53C81761" w14:textId="77777777" w:rsidR="007875F7" w:rsidRPr="007875F7" w:rsidRDefault="007875F7" w:rsidP="007875F7">
            <w:pPr>
              <w:autoSpaceDE w:val="0"/>
              <w:autoSpaceDN w:val="0"/>
              <w:adjustRightInd w:val="0"/>
              <w:spacing w:line="276" w:lineRule="auto"/>
              <w:rPr>
                <w:rFonts w:ascii="Consolas" w:hAnsi="Consolas" w:cs="Times New Roman"/>
                <w:noProof w:val="0"/>
                <w:color w:val="000000"/>
                <w:kern w:val="0"/>
                <w:sz w:val="24"/>
                <w:szCs w:val="24"/>
                <w:lang w:val="en-US"/>
              </w:rPr>
            </w:pPr>
          </w:p>
          <w:p w14:paraId="3E35D12F" w14:textId="77777777" w:rsidR="007875F7" w:rsidRPr="007875F7" w:rsidRDefault="007875F7" w:rsidP="007875F7">
            <w:pPr>
              <w:autoSpaceDE w:val="0"/>
              <w:autoSpaceDN w:val="0"/>
              <w:adjustRightInd w:val="0"/>
              <w:spacing w:line="276" w:lineRule="auto"/>
              <w:rPr>
                <w:rFonts w:ascii="Consolas" w:hAnsi="Consolas" w:cs="Times New Roman"/>
                <w:noProof w:val="0"/>
                <w:color w:val="000000"/>
                <w:kern w:val="0"/>
                <w:sz w:val="24"/>
                <w:szCs w:val="24"/>
                <w:lang w:val="en-US"/>
              </w:rPr>
            </w:pPr>
            <w:r w:rsidRPr="007875F7">
              <w:rPr>
                <w:rFonts w:ascii="Consolas" w:hAnsi="Consolas" w:cs="Times New Roman"/>
                <w:noProof w:val="0"/>
                <w:color w:val="000000"/>
                <w:kern w:val="0"/>
                <w:sz w:val="24"/>
                <w:szCs w:val="24"/>
                <w:lang w:val="en-US"/>
              </w:rPr>
              <w:tab/>
            </w:r>
            <w:r w:rsidRPr="007875F7">
              <w:rPr>
                <w:rFonts w:ascii="Consolas" w:hAnsi="Consolas" w:cs="Times New Roman"/>
                <w:noProof w:val="0"/>
                <w:color w:val="0000FF"/>
                <w:kern w:val="0"/>
                <w:sz w:val="24"/>
                <w:szCs w:val="24"/>
                <w:lang w:val="en-US"/>
              </w:rPr>
              <w:t>DECLARE</w:t>
            </w:r>
            <w:r w:rsidRPr="007875F7">
              <w:rPr>
                <w:rFonts w:ascii="Consolas" w:hAnsi="Consolas" w:cs="Times New Roman"/>
                <w:noProof w:val="0"/>
                <w:color w:val="000000"/>
                <w:kern w:val="0"/>
                <w:sz w:val="24"/>
                <w:szCs w:val="24"/>
                <w:lang w:val="en-US"/>
              </w:rPr>
              <w:t xml:space="preserve"> @supID </w:t>
            </w:r>
            <w:proofErr w:type="gramStart"/>
            <w:r w:rsidRPr="007875F7">
              <w:rPr>
                <w:rFonts w:ascii="Consolas" w:hAnsi="Consolas" w:cs="Times New Roman"/>
                <w:noProof w:val="0"/>
                <w:color w:val="0000FF"/>
                <w:kern w:val="0"/>
                <w:sz w:val="24"/>
                <w:szCs w:val="24"/>
                <w:lang w:val="en-US"/>
              </w:rPr>
              <w:t>VARCHAR</w:t>
            </w:r>
            <w:r w:rsidRPr="007875F7">
              <w:rPr>
                <w:rFonts w:ascii="Consolas" w:hAnsi="Consolas" w:cs="Times New Roman"/>
                <w:noProof w:val="0"/>
                <w:color w:val="808080"/>
                <w:kern w:val="0"/>
                <w:sz w:val="24"/>
                <w:szCs w:val="24"/>
                <w:lang w:val="en-US"/>
              </w:rPr>
              <w:t>(</w:t>
            </w:r>
            <w:proofErr w:type="gramEnd"/>
            <w:r w:rsidRPr="007875F7">
              <w:rPr>
                <w:rFonts w:ascii="Consolas" w:hAnsi="Consolas" w:cs="Times New Roman"/>
                <w:noProof w:val="0"/>
                <w:color w:val="000000"/>
                <w:kern w:val="0"/>
                <w:sz w:val="24"/>
                <w:szCs w:val="24"/>
                <w:lang w:val="en-US"/>
              </w:rPr>
              <w:t>4</w:t>
            </w:r>
            <w:r w:rsidRPr="007875F7">
              <w:rPr>
                <w:rFonts w:ascii="Consolas" w:hAnsi="Consolas" w:cs="Times New Roman"/>
                <w:noProof w:val="0"/>
                <w:color w:val="808080"/>
                <w:kern w:val="0"/>
                <w:sz w:val="24"/>
                <w:szCs w:val="24"/>
                <w:lang w:val="en-US"/>
              </w:rPr>
              <w:t>),</w:t>
            </w:r>
            <w:r w:rsidRPr="007875F7">
              <w:rPr>
                <w:rFonts w:ascii="Consolas" w:hAnsi="Consolas" w:cs="Times New Roman"/>
                <w:noProof w:val="0"/>
                <w:color w:val="000000"/>
                <w:kern w:val="0"/>
                <w:sz w:val="24"/>
                <w:szCs w:val="24"/>
                <w:lang w:val="en-US"/>
              </w:rPr>
              <w:t xml:space="preserve"> @empID </w:t>
            </w:r>
            <w:r w:rsidRPr="007875F7">
              <w:rPr>
                <w:rFonts w:ascii="Consolas" w:hAnsi="Consolas" w:cs="Times New Roman"/>
                <w:noProof w:val="0"/>
                <w:color w:val="0000FF"/>
                <w:kern w:val="0"/>
                <w:sz w:val="24"/>
                <w:szCs w:val="24"/>
                <w:lang w:val="en-US"/>
              </w:rPr>
              <w:t>VARCHAR</w:t>
            </w:r>
            <w:r w:rsidRPr="007875F7">
              <w:rPr>
                <w:rFonts w:ascii="Consolas" w:hAnsi="Consolas" w:cs="Times New Roman"/>
                <w:noProof w:val="0"/>
                <w:color w:val="808080"/>
                <w:kern w:val="0"/>
                <w:sz w:val="24"/>
                <w:szCs w:val="24"/>
                <w:lang w:val="en-US"/>
              </w:rPr>
              <w:t>(</w:t>
            </w:r>
            <w:r w:rsidRPr="007875F7">
              <w:rPr>
                <w:rFonts w:ascii="Consolas" w:hAnsi="Consolas" w:cs="Times New Roman"/>
                <w:noProof w:val="0"/>
                <w:color w:val="000000"/>
                <w:kern w:val="0"/>
                <w:sz w:val="24"/>
                <w:szCs w:val="24"/>
                <w:lang w:val="en-US"/>
              </w:rPr>
              <w:t>4</w:t>
            </w:r>
            <w:r w:rsidRPr="007875F7">
              <w:rPr>
                <w:rFonts w:ascii="Consolas" w:hAnsi="Consolas" w:cs="Times New Roman"/>
                <w:noProof w:val="0"/>
                <w:color w:val="808080"/>
                <w:kern w:val="0"/>
                <w:sz w:val="24"/>
                <w:szCs w:val="24"/>
                <w:lang w:val="en-US"/>
              </w:rPr>
              <w:t>);</w:t>
            </w:r>
          </w:p>
          <w:p w14:paraId="31A6D5F6" w14:textId="77777777" w:rsidR="007875F7" w:rsidRPr="007875F7" w:rsidRDefault="007875F7" w:rsidP="007875F7">
            <w:pPr>
              <w:autoSpaceDE w:val="0"/>
              <w:autoSpaceDN w:val="0"/>
              <w:adjustRightInd w:val="0"/>
              <w:spacing w:line="276" w:lineRule="auto"/>
              <w:rPr>
                <w:rFonts w:ascii="Consolas" w:hAnsi="Consolas" w:cs="Times New Roman"/>
                <w:noProof w:val="0"/>
                <w:color w:val="000000"/>
                <w:kern w:val="0"/>
                <w:sz w:val="24"/>
                <w:szCs w:val="24"/>
                <w:lang w:val="en-US"/>
              </w:rPr>
            </w:pPr>
            <w:r w:rsidRPr="007875F7">
              <w:rPr>
                <w:rFonts w:ascii="Consolas" w:hAnsi="Consolas" w:cs="Times New Roman"/>
                <w:noProof w:val="0"/>
                <w:color w:val="000000"/>
                <w:kern w:val="0"/>
                <w:sz w:val="24"/>
                <w:szCs w:val="24"/>
                <w:lang w:val="en-US"/>
              </w:rPr>
              <w:tab/>
            </w:r>
            <w:r w:rsidRPr="007875F7">
              <w:rPr>
                <w:rFonts w:ascii="Consolas" w:hAnsi="Consolas" w:cs="Times New Roman"/>
                <w:noProof w:val="0"/>
                <w:color w:val="0000FF"/>
                <w:kern w:val="0"/>
                <w:sz w:val="24"/>
                <w:szCs w:val="24"/>
                <w:lang w:val="en-US"/>
              </w:rPr>
              <w:t>SELECT</w:t>
            </w:r>
            <w:r w:rsidRPr="007875F7">
              <w:rPr>
                <w:rFonts w:ascii="Consolas" w:hAnsi="Consolas" w:cs="Times New Roman"/>
                <w:noProof w:val="0"/>
                <w:color w:val="000000"/>
                <w:kern w:val="0"/>
                <w:sz w:val="24"/>
                <w:szCs w:val="24"/>
                <w:lang w:val="en-US"/>
              </w:rPr>
              <w:t xml:space="preserve"> @supID </w:t>
            </w:r>
            <w:r w:rsidRPr="007875F7">
              <w:rPr>
                <w:rFonts w:ascii="Consolas" w:hAnsi="Consolas" w:cs="Times New Roman"/>
                <w:noProof w:val="0"/>
                <w:color w:val="808080"/>
                <w:kern w:val="0"/>
                <w:sz w:val="24"/>
                <w:szCs w:val="24"/>
                <w:lang w:val="en-US"/>
              </w:rPr>
              <w:t>=</w:t>
            </w:r>
            <w:r w:rsidRPr="007875F7">
              <w:rPr>
                <w:rFonts w:ascii="Consolas" w:hAnsi="Consolas" w:cs="Times New Roman"/>
                <w:noProof w:val="0"/>
                <w:color w:val="000000"/>
                <w:kern w:val="0"/>
                <w:sz w:val="24"/>
                <w:szCs w:val="24"/>
                <w:lang w:val="en-US"/>
              </w:rPr>
              <w:t xml:space="preserve"> ID </w:t>
            </w:r>
            <w:r w:rsidRPr="007875F7">
              <w:rPr>
                <w:rFonts w:ascii="Consolas" w:hAnsi="Consolas" w:cs="Times New Roman"/>
                <w:noProof w:val="0"/>
                <w:color w:val="0000FF"/>
                <w:kern w:val="0"/>
                <w:sz w:val="24"/>
                <w:szCs w:val="24"/>
                <w:lang w:val="en-US"/>
              </w:rPr>
              <w:t>FROM</w:t>
            </w:r>
            <w:r w:rsidRPr="007875F7">
              <w:rPr>
                <w:rFonts w:ascii="Consolas" w:hAnsi="Consolas" w:cs="Times New Roman"/>
                <w:noProof w:val="0"/>
                <w:color w:val="000000"/>
                <w:kern w:val="0"/>
                <w:sz w:val="24"/>
                <w:szCs w:val="24"/>
                <w:lang w:val="en-US"/>
              </w:rPr>
              <w:t xml:space="preserve"> Supplier </w:t>
            </w:r>
            <w:r w:rsidRPr="007875F7">
              <w:rPr>
                <w:rFonts w:ascii="Consolas" w:hAnsi="Consolas" w:cs="Times New Roman"/>
                <w:noProof w:val="0"/>
                <w:color w:val="0000FF"/>
                <w:kern w:val="0"/>
                <w:sz w:val="24"/>
                <w:szCs w:val="24"/>
                <w:lang w:val="en-US"/>
              </w:rPr>
              <w:t>WHERE</w:t>
            </w:r>
            <w:r w:rsidRPr="007875F7">
              <w:rPr>
                <w:rFonts w:ascii="Consolas" w:hAnsi="Consolas" w:cs="Times New Roman"/>
                <w:noProof w:val="0"/>
                <w:color w:val="000000"/>
                <w:kern w:val="0"/>
                <w:sz w:val="24"/>
                <w:szCs w:val="24"/>
                <w:lang w:val="en-US"/>
              </w:rPr>
              <w:t xml:space="preserve"> </w:t>
            </w:r>
            <w:r w:rsidRPr="007875F7">
              <w:rPr>
                <w:rFonts w:ascii="Consolas" w:hAnsi="Consolas" w:cs="Times New Roman"/>
                <w:noProof w:val="0"/>
                <w:color w:val="0000FF"/>
                <w:kern w:val="0"/>
                <w:sz w:val="24"/>
                <w:szCs w:val="24"/>
                <w:lang w:val="en-US"/>
              </w:rPr>
              <w:t>name</w:t>
            </w:r>
            <w:r w:rsidRPr="007875F7">
              <w:rPr>
                <w:rFonts w:ascii="Consolas" w:hAnsi="Consolas" w:cs="Times New Roman"/>
                <w:noProof w:val="0"/>
                <w:color w:val="000000"/>
                <w:kern w:val="0"/>
                <w:sz w:val="24"/>
                <w:szCs w:val="24"/>
                <w:lang w:val="en-US"/>
              </w:rPr>
              <w:t xml:space="preserve"> </w:t>
            </w:r>
            <w:r w:rsidRPr="007875F7">
              <w:rPr>
                <w:rFonts w:ascii="Consolas" w:hAnsi="Consolas" w:cs="Times New Roman"/>
                <w:noProof w:val="0"/>
                <w:color w:val="808080"/>
                <w:kern w:val="0"/>
                <w:sz w:val="24"/>
                <w:szCs w:val="24"/>
                <w:lang w:val="en-US"/>
              </w:rPr>
              <w:t>=</w:t>
            </w:r>
            <w:r w:rsidRPr="007875F7">
              <w:rPr>
                <w:rFonts w:ascii="Consolas" w:hAnsi="Consolas" w:cs="Times New Roman"/>
                <w:noProof w:val="0"/>
                <w:color w:val="000000"/>
                <w:kern w:val="0"/>
                <w:sz w:val="24"/>
                <w:szCs w:val="24"/>
                <w:lang w:val="en-US"/>
              </w:rPr>
              <w:t xml:space="preserve"> @</w:t>
            </w:r>
            <w:proofErr w:type="gramStart"/>
            <w:r w:rsidRPr="007875F7">
              <w:rPr>
                <w:rFonts w:ascii="Consolas" w:hAnsi="Consolas" w:cs="Times New Roman"/>
                <w:noProof w:val="0"/>
                <w:color w:val="000000"/>
                <w:kern w:val="0"/>
                <w:sz w:val="24"/>
                <w:szCs w:val="24"/>
                <w:lang w:val="en-US"/>
              </w:rPr>
              <w:t>supName</w:t>
            </w:r>
            <w:r w:rsidRPr="007875F7">
              <w:rPr>
                <w:rFonts w:ascii="Consolas" w:hAnsi="Consolas" w:cs="Times New Roman"/>
                <w:noProof w:val="0"/>
                <w:color w:val="808080"/>
                <w:kern w:val="0"/>
                <w:sz w:val="24"/>
                <w:szCs w:val="24"/>
                <w:lang w:val="en-US"/>
              </w:rPr>
              <w:t>;</w:t>
            </w:r>
            <w:proofErr w:type="gramEnd"/>
          </w:p>
          <w:p w14:paraId="686B08B2" w14:textId="77777777" w:rsidR="007875F7" w:rsidRPr="007875F7" w:rsidRDefault="007875F7" w:rsidP="007875F7">
            <w:pPr>
              <w:autoSpaceDE w:val="0"/>
              <w:autoSpaceDN w:val="0"/>
              <w:adjustRightInd w:val="0"/>
              <w:spacing w:line="276" w:lineRule="auto"/>
              <w:rPr>
                <w:rFonts w:ascii="Consolas" w:hAnsi="Consolas" w:cs="Times New Roman"/>
                <w:noProof w:val="0"/>
                <w:color w:val="000000"/>
                <w:kern w:val="0"/>
                <w:sz w:val="24"/>
                <w:szCs w:val="24"/>
                <w:lang w:val="en-US"/>
              </w:rPr>
            </w:pPr>
            <w:r w:rsidRPr="007875F7">
              <w:rPr>
                <w:rFonts w:ascii="Consolas" w:hAnsi="Consolas" w:cs="Times New Roman"/>
                <w:noProof w:val="0"/>
                <w:color w:val="000000"/>
                <w:kern w:val="0"/>
                <w:sz w:val="24"/>
                <w:szCs w:val="24"/>
                <w:lang w:val="en-US"/>
              </w:rPr>
              <w:tab/>
            </w:r>
            <w:r w:rsidRPr="007875F7">
              <w:rPr>
                <w:rFonts w:ascii="Consolas" w:hAnsi="Consolas" w:cs="Times New Roman"/>
                <w:noProof w:val="0"/>
                <w:color w:val="0000FF"/>
                <w:kern w:val="0"/>
                <w:sz w:val="24"/>
                <w:szCs w:val="24"/>
                <w:lang w:val="en-US"/>
              </w:rPr>
              <w:t>SELECT</w:t>
            </w:r>
            <w:r w:rsidRPr="007875F7">
              <w:rPr>
                <w:rFonts w:ascii="Consolas" w:hAnsi="Consolas" w:cs="Times New Roman"/>
                <w:noProof w:val="0"/>
                <w:color w:val="000000"/>
                <w:kern w:val="0"/>
                <w:sz w:val="24"/>
                <w:szCs w:val="24"/>
                <w:lang w:val="en-US"/>
              </w:rPr>
              <w:t xml:space="preserve"> @empID </w:t>
            </w:r>
            <w:r w:rsidRPr="007875F7">
              <w:rPr>
                <w:rFonts w:ascii="Consolas" w:hAnsi="Consolas" w:cs="Times New Roman"/>
                <w:noProof w:val="0"/>
                <w:color w:val="808080"/>
                <w:kern w:val="0"/>
                <w:sz w:val="24"/>
                <w:szCs w:val="24"/>
                <w:lang w:val="en-US"/>
              </w:rPr>
              <w:t>=</w:t>
            </w:r>
            <w:r w:rsidRPr="007875F7">
              <w:rPr>
                <w:rFonts w:ascii="Consolas" w:hAnsi="Consolas" w:cs="Times New Roman"/>
                <w:noProof w:val="0"/>
                <w:color w:val="000000"/>
                <w:kern w:val="0"/>
                <w:sz w:val="24"/>
                <w:szCs w:val="24"/>
                <w:lang w:val="en-US"/>
              </w:rPr>
              <w:t xml:space="preserve"> ID </w:t>
            </w:r>
            <w:r w:rsidRPr="007875F7">
              <w:rPr>
                <w:rFonts w:ascii="Consolas" w:hAnsi="Consolas" w:cs="Times New Roman"/>
                <w:noProof w:val="0"/>
                <w:color w:val="0000FF"/>
                <w:kern w:val="0"/>
                <w:sz w:val="24"/>
                <w:szCs w:val="24"/>
                <w:lang w:val="en-US"/>
              </w:rPr>
              <w:t>FROM</w:t>
            </w:r>
            <w:r w:rsidRPr="007875F7">
              <w:rPr>
                <w:rFonts w:ascii="Consolas" w:hAnsi="Consolas" w:cs="Times New Roman"/>
                <w:noProof w:val="0"/>
                <w:color w:val="000000"/>
                <w:kern w:val="0"/>
                <w:sz w:val="24"/>
                <w:szCs w:val="24"/>
                <w:lang w:val="en-US"/>
              </w:rPr>
              <w:t xml:space="preserve"> Employee </w:t>
            </w:r>
            <w:r w:rsidRPr="007875F7">
              <w:rPr>
                <w:rFonts w:ascii="Consolas" w:hAnsi="Consolas" w:cs="Times New Roman"/>
                <w:noProof w:val="0"/>
                <w:color w:val="0000FF"/>
                <w:kern w:val="0"/>
                <w:sz w:val="24"/>
                <w:szCs w:val="24"/>
                <w:lang w:val="en-US"/>
              </w:rPr>
              <w:t>WHERE</w:t>
            </w:r>
            <w:r w:rsidRPr="007875F7">
              <w:rPr>
                <w:rFonts w:ascii="Consolas" w:hAnsi="Consolas" w:cs="Times New Roman"/>
                <w:noProof w:val="0"/>
                <w:color w:val="000000"/>
                <w:kern w:val="0"/>
                <w:sz w:val="24"/>
                <w:szCs w:val="24"/>
                <w:lang w:val="en-US"/>
              </w:rPr>
              <w:t xml:space="preserve"> </w:t>
            </w:r>
            <w:r w:rsidRPr="007875F7">
              <w:rPr>
                <w:rFonts w:ascii="Consolas" w:hAnsi="Consolas" w:cs="Times New Roman"/>
                <w:noProof w:val="0"/>
                <w:color w:val="0000FF"/>
                <w:kern w:val="0"/>
                <w:sz w:val="24"/>
                <w:szCs w:val="24"/>
                <w:lang w:val="en-US"/>
              </w:rPr>
              <w:t>name</w:t>
            </w:r>
            <w:r w:rsidRPr="007875F7">
              <w:rPr>
                <w:rFonts w:ascii="Consolas" w:hAnsi="Consolas" w:cs="Times New Roman"/>
                <w:noProof w:val="0"/>
                <w:color w:val="000000"/>
                <w:kern w:val="0"/>
                <w:sz w:val="24"/>
                <w:szCs w:val="24"/>
                <w:lang w:val="en-US"/>
              </w:rPr>
              <w:t xml:space="preserve"> </w:t>
            </w:r>
            <w:r w:rsidRPr="007875F7">
              <w:rPr>
                <w:rFonts w:ascii="Consolas" w:hAnsi="Consolas" w:cs="Times New Roman"/>
                <w:noProof w:val="0"/>
                <w:color w:val="808080"/>
                <w:kern w:val="0"/>
                <w:sz w:val="24"/>
                <w:szCs w:val="24"/>
                <w:lang w:val="en-US"/>
              </w:rPr>
              <w:t>=</w:t>
            </w:r>
            <w:r w:rsidRPr="007875F7">
              <w:rPr>
                <w:rFonts w:ascii="Consolas" w:hAnsi="Consolas" w:cs="Times New Roman"/>
                <w:noProof w:val="0"/>
                <w:color w:val="000000"/>
                <w:kern w:val="0"/>
                <w:sz w:val="24"/>
                <w:szCs w:val="24"/>
                <w:lang w:val="en-US"/>
              </w:rPr>
              <w:t xml:space="preserve"> @</w:t>
            </w:r>
            <w:proofErr w:type="gramStart"/>
            <w:r w:rsidRPr="007875F7">
              <w:rPr>
                <w:rFonts w:ascii="Consolas" w:hAnsi="Consolas" w:cs="Times New Roman"/>
                <w:noProof w:val="0"/>
                <w:color w:val="000000"/>
                <w:kern w:val="0"/>
                <w:sz w:val="24"/>
                <w:szCs w:val="24"/>
                <w:lang w:val="en-US"/>
              </w:rPr>
              <w:t>empName</w:t>
            </w:r>
            <w:r w:rsidRPr="007875F7">
              <w:rPr>
                <w:rFonts w:ascii="Consolas" w:hAnsi="Consolas" w:cs="Times New Roman"/>
                <w:noProof w:val="0"/>
                <w:color w:val="808080"/>
                <w:kern w:val="0"/>
                <w:sz w:val="24"/>
                <w:szCs w:val="24"/>
                <w:lang w:val="en-US"/>
              </w:rPr>
              <w:t>;</w:t>
            </w:r>
            <w:proofErr w:type="gramEnd"/>
          </w:p>
          <w:p w14:paraId="6D3975B2" w14:textId="77777777" w:rsidR="007875F7" w:rsidRPr="007875F7" w:rsidRDefault="007875F7" w:rsidP="007875F7">
            <w:pPr>
              <w:autoSpaceDE w:val="0"/>
              <w:autoSpaceDN w:val="0"/>
              <w:adjustRightInd w:val="0"/>
              <w:spacing w:line="276" w:lineRule="auto"/>
              <w:rPr>
                <w:rFonts w:ascii="Consolas" w:hAnsi="Consolas" w:cs="Times New Roman"/>
                <w:noProof w:val="0"/>
                <w:color w:val="000000"/>
                <w:kern w:val="0"/>
                <w:sz w:val="24"/>
                <w:szCs w:val="24"/>
                <w:lang w:val="en-US"/>
              </w:rPr>
            </w:pPr>
            <w:r w:rsidRPr="007875F7">
              <w:rPr>
                <w:rFonts w:ascii="Consolas" w:hAnsi="Consolas" w:cs="Times New Roman"/>
                <w:noProof w:val="0"/>
                <w:color w:val="000000"/>
                <w:kern w:val="0"/>
                <w:sz w:val="24"/>
                <w:szCs w:val="24"/>
                <w:lang w:val="en-US"/>
              </w:rPr>
              <w:tab/>
            </w:r>
            <w:r w:rsidRPr="007875F7">
              <w:rPr>
                <w:rFonts w:ascii="Consolas" w:hAnsi="Consolas" w:cs="Times New Roman"/>
                <w:noProof w:val="0"/>
                <w:color w:val="0000FF"/>
                <w:kern w:val="0"/>
                <w:sz w:val="24"/>
                <w:szCs w:val="24"/>
                <w:lang w:val="en-US"/>
              </w:rPr>
              <w:t>INSERT</w:t>
            </w:r>
            <w:r w:rsidRPr="007875F7">
              <w:rPr>
                <w:rFonts w:ascii="Consolas" w:hAnsi="Consolas" w:cs="Times New Roman"/>
                <w:noProof w:val="0"/>
                <w:color w:val="000000"/>
                <w:kern w:val="0"/>
                <w:sz w:val="24"/>
                <w:szCs w:val="24"/>
                <w:lang w:val="en-US"/>
              </w:rPr>
              <w:t xml:space="preserve"> </w:t>
            </w:r>
            <w:r w:rsidRPr="007875F7">
              <w:rPr>
                <w:rFonts w:ascii="Consolas" w:hAnsi="Consolas" w:cs="Times New Roman"/>
                <w:noProof w:val="0"/>
                <w:color w:val="0000FF"/>
                <w:kern w:val="0"/>
                <w:sz w:val="24"/>
                <w:szCs w:val="24"/>
                <w:lang w:val="en-US"/>
              </w:rPr>
              <w:t>INTO</w:t>
            </w:r>
            <w:r w:rsidRPr="007875F7">
              <w:rPr>
                <w:rFonts w:ascii="Consolas" w:hAnsi="Consolas" w:cs="Times New Roman"/>
                <w:noProof w:val="0"/>
                <w:color w:val="000000"/>
                <w:kern w:val="0"/>
                <w:sz w:val="24"/>
                <w:szCs w:val="24"/>
                <w:lang w:val="en-US"/>
              </w:rPr>
              <w:t xml:space="preserve"> </w:t>
            </w:r>
            <w:proofErr w:type="spellStart"/>
            <w:proofErr w:type="gramStart"/>
            <w:r w:rsidRPr="007875F7">
              <w:rPr>
                <w:rFonts w:ascii="Consolas" w:hAnsi="Consolas" w:cs="Times New Roman"/>
                <w:noProof w:val="0"/>
                <w:color w:val="000000"/>
                <w:kern w:val="0"/>
                <w:sz w:val="24"/>
                <w:szCs w:val="24"/>
                <w:lang w:val="en-US"/>
              </w:rPr>
              <w:t>ReceiptNote</w:t>
            </w:r>
            <w:proofErr w:type="spellEnd"/>
            <w:r w:rsidRPr="007875F7">
              <w:rPr>
                <w:rFonts w:ascii="Consolas" w:hAnsi="Consolas" w:cs="Times New Roman"/>
                <w:noProof w:val="0"/>
                <w:color w:val="808080"/>
                <w:kern w:val="0"/>
                <w:sz w:val="24"/>
                <w:szCs w:val="24"/>
                <w:lang w:val="en-US"/>
              </w:rPr>
              <w:t>(</w:t>
            </w:r>
            <w:proofErr w:type="gramEnd"/>
            <w:r w:rsidRPr="007875F7">
              <w:rPr>
                <w:rFonts w:ascii="Consolas" w:hAnsi="Consolas" w:cs="Times New Roman"/>
                <w:noProof w:val="0"/>
                <w:color w:val="000000"/>
                <w:kern w:val="0"/>
                <w:sz w:val="24"/>
                <w:szCs w:val="24"/>
                <w:lang w:val="en-US"/>
              </w:rPr>
              <w:t>ID</w:t>
            </w:r>
            <w:r w:rsidRPr="007875F7">
              <w:rPr>
                <w:rFonts w:ascii="Consolas" w:hAnsi="Consolas" w:cs="Times New Roman"/>
                <w:noProof w:val="0"/>
                <w:color w:val="808080"/>
                <w:kern w:val="0"/>
                <w:sz w:val="24"/>
                <w:szCs w:val="24"/>
                <w:lang w:val="en-US"/>
              </w:rPr>
              <w:t>,</w:t>
            </w:r>
            <w:r w:rsidRPr="007875F7">
              <w:rPr>
                <w:rFonts w:ascii="Consolas" w:hAnsi="Consolas" w:cs="Times New Roman"/>
                <w:noProof w:val="0"/>
                <w:color w:val="000000"/>
                <w:kern w:val="0"/>
                <w:sz w:val="24"/>
                <w:szCs w:val="24"/>
                <w:lang w:val="en-US"/>
              </w:rPr>
              <w:t xml:space="preserve"> </w:t>
            </w:r>
            <w:r w:rsidRPr="007875F7">
              <w:rPr>
                <w:rFonts w:ascii="Consolas" w:hAnsi="Consolas" w:cs="Times New Roman"/>
                <w:noProof w:val="0"/>
                <w:color w:val="0000FF"/>
                <w:kern w:val="0"/>
                <w:sz w:val="24"/>
                <w:szCs w:val="24"/>
                <w:lang w:val="en-US"/>
              </w:rPr>
              <w:t>date</w:t>
            </w:r>
            <w:r w:rsidRPr="007875F7">
              <w:rPr>
                <w:rFonts w:ascii="Consolas" w:hAnsi="Consolas" w:cs="Times New Roman"/>
                <w:noProof w:val="0"/>
                <w:color w:val="808080"/>
                <w:kern w:val="0"/>
                <w:sz w:val="24"/>
                <w:szCs w:val="24"/>
                <w:lang w:val="en-US"/>
              </w:rPr>
              <w:t>,</w:t>
            </w:r>
            <w:r w:rsidRPr="007875F7">
              <w:rPr>
                <w:rFonts w:ascii="Consolas" w:hAnsi="Consolas" w:cs="Times New Roman"/>
                <w:noProof w:val="0"/>
                <w:color w:val="000000"/>
                <w:kern w:val="0"/>
                <w:sz w:val="24"/>
                <w:szCs w:val="24"/>
                <w:lang w:val="en-US"/>
              </w:rPr>
              <w:t xml:space="preserve"> price</w:t>
            </w:r>
            <w:r w:rsidRPr="007875F7">
              <w:rPr>
                <w:rFonts w:ascii="Consolas" w:hAnsi="Consolas" w:cs="Times New Roman"/>
                <w:noProof w:val="0"/>
                <w:color w:val="808080"/>
                <w:kern w:val="0"/>
                <w:sz w:val="24"/>
                <w:szCs w:val="24"/>
                <w:lang w:val="en-US"/>
              </w:rPr>
              <w:t>,</w:t>
            </w:r>
            <w:r w:rsidRPr="007875F7">
              <w:rPr>
                <w:rFonts w:ascii="Consolas" w:hAnsi="Consolas" w:cs="Times New Roman"/>
                <w:noProof w:val="0"/>
                <w:color w:val="000000"/>
                <w:kern w:val="0"/>
                <w:sz w:val="24"/>
                <w:szCs w:val="24"/>
                <w:lang w:val="en-US"/>
              </w:rPr>
              <w:t xml:space="preserve"> </w:t>
            </w:r>
            <w:proofErr w:type="spellStart"/>
            <w:r w:rsidRPr="007875F7">
              <w:rPr>
                <w:rFonts w:ascii="Consolas" w:hAnsi="Consolas" w:cs="Times New Roman"/>
                <w:noProof w:val="0"/>
                <w:color w:val="000000"/>
                <w:kern w:val="0"/>
                <w:sz w:val="24"/>
                <w:szCs w:val="24"/>
                <w:lang w:val="en-US"/>
              </w:rPr>
              <w:t>supplierID</w:t>
            </w:r>
            <w:proofErr w:type="spellEnd"/>
            <w:r w:rsidRPr="007875F7">
              <w:rPr>
                <w:rFonts w:ascii="Consolas" w:hAnsi="Consolas" w:cs="Times New Roman"/>
                <w:noProof w:val="0"/>
                <w:color w:val="808080"/>
                <w:kern w:val="0"/>
                <w:sz w:val="24"/>
                <w:szCs w:val="24"/>
                <w:lang w:val="en-US"/>
              </w:rPr>
              <w:t>,</w:t>
            </w:r>
            <w:r w:rsidRPr="007875F7">
              <w:rPr>
                <w:rFonts w:ascii="Consolas" w:hAnsi="Consolas" w:cs="Times New Roman"/>
                <w:noProof w:val="0"/>
                <w:color w:val="000000"/>
                <w:kern w:val="0"/>
                <w:sz w:val="24"/>
                <w:szCs w:val="24"/>
                <w:lang w:val="en-US"/>
              </w:rPr>
              <w:t xml:space="preserve"> </w:t>
            </w:r>
            <w:proofErr w:type="spellStart"/>
            <w:r w:rsidRPr="007875F7">
              <w:rPr>
                <w:rFonts w:ascii="Consolas" w:hAnsi="Consolas" w:cs="Times New Roman"/>
                <w:noProof w:val="0"/>
                <w:color w:val="000000"/>
                <w:kern w:val="0"/>
                <w:sz w:val="24"/>
                <w:szCs w:val="24"/>
                <w:lang w:val="en-US"/>
              </w:rPr>
              <w:t>empID</w:t>
            </w:r>
            <w:proofErr w:type="spellEnd"/>
            <w:r w:rsidRPr="007875F7">
              <w:rPr>
                <w:rFonts w:ascii="Consolas" w:hAnsi="Consolas" w:cs="Times New Roman"/>
                <w:noProof w:val="0"/>
                <w:color w:val="808080"/>
                <w:kern w:val="0"/>
                <w:sz w:val="24"/>
                <w:szCs w:val="24"/>
                <w:lang w:val="en-US"/>
              </w:rPr>
              <w:t>)</w:t>
            </w:r>
            <w:r w:rsidRPr="007875F7">
              <w:rPr>
                <w:rFonts w:ascii="Consolas" w:hAnsi="Consolas" w:cs="Times New Roman"/>
                <w:noProof w:val="0"/>
                <w:color w:val="000000"/>
                <w:kern w:val="0"/>
                <w:sz w:val="24"/>
                <w:szCs w:val="24"/>
                <w:lang w:val="en-US"/>
              </w:rPr>
              <w:t xml:space="preserve"> </w:t>
            </w:r>
            <w:r w:rsidRPr="007875F7">
              <w:rPr>
                <w:rFonts w:ascii="Consolas" w:hAnsi="Consolas" w:cs="Times New Roman"/>
                <w:noProof w:val="0"/>
                <w:color w:val="0000FF"/>
                <w:kern w:val="0"/>
                <w:sz w:val="24"/>
                <w:szCs w:val="24"/>
                <w:lang w:val="en-US"/>
              </w:rPr>
              <w:t>VALUES</w:t>
            </w:r>
            <w:r w:rsidRPr="007875F7">
              <w:rPr>
                <w:rFonts w:ascii="Consolas" w:hAnsi="Consolas" w:cs="Times New Roman"/>
                <w:noProof w:val="0"/>
                <w:color w:val="808080"/>
                <w:kern w:val="0"/>
                <w:sz w:val="24"/>
                <w:szCs w:val="24"/>
                <w:lang w:val="en-US"/>
              </w:rPr>
              <w:t>(</w:t>
            </w:r>
            <w:r w:rsidRPr="007875F7">
              <w:rPr>
                <w:rFonts w:ascii="Consolas" w:hAnsi="Consolas" w:cs="Times New Roman"/>
                <w:noProof w:val="0"/>
                <w:color w:val="FF0000"/>
                <w:kern w:val="0"/>
                <w:sz w:val="24"/>
                <w:szCs w:val="24"/>
                <w:lang w:val="en-US"/>
              </w:rPr>
              <w:t>''</w:t>
            </w:r>
            <w:r w:rsidRPr="007875F7">
              <w:rPr>
                <w:rFonts w:ascii="Consolas" w:hAnsi="Consolas" w:cs="Times New Roman"/>
                <w:noProof w:val="0"/>
                <w:color w:val="808080"/>
                <w:kern w:val="0"/>
                <w:sz w:val="24"/>
                <w:szCs w:val="24"/>
                <w:lang w:val="en-US"/>
              </w:rPr>
              <w:t>,</w:t>
            </w:r>
            <w:r w:rsidRPr="007875F7">
              <w:rPr>
                <w:rFonts w:ascii="Consolas" w:hAnsi="Consolas" w:cs="Times New Roman"/>
                <w:noProof w:val="0"/>
                <w:color w:val="000000"/>
                <w:kern w:val="0"/>
                <w:sz w:val="24"/>
                <w:szCs w:val="24"/>
                <w:lang w:val="en-US"/>
              </w:rPr>
              <w:t xml:space="preserve"> @date</w:t>
            </w:r>
            <w:r w:rsidRPr="007875F7">
              <w:rPr>
                <w:rFonts w:ascii="Consolas" w:hAnsi="Consolas" w:cs="Times New Roman"/>
                <w:noProof w:val="0"/>
                <w:color w:val="808080"/>
                <w:kern w:val="0"/>
                <w:sz w:val="24"/>
                <w:szCs w:val="24"/>
                <w:lang w:val="en-US"/>
              </w:rPr>
              <w:t>,</w:t>
            </w:r>
            <w:r w:rsidRPr="007875F7">
              <w:rPr>
                <w:rFonts w:ascii="Consolas" w:hAnsi="Consolas" w:cs="Times New Roman"/>
                <w:noProof w:val="0"/>
                <w:color w:val="000000"/>
                <w:kern w:val="0"/>
                <w:sz w:val="24"/>
                <w:szCs w:val="24"/>
                <w:lang w:val="en-US"/>
              </w:rPr>
              <w:t xml:space="preserve"> 0</w:t>
            </w:r>
            <w:r w:rsidRPr="007875F7">
              <w:rPr>
                <w:rFonts w:ascii="Consolas" w:hAnsi="Consolas" w:cs="Times New Roman"/>
                <w:noProof w:val="0"/>
                <w:color w:val="808080"/>
                <w:kern w:val="0"/>
                <w:sz w:val="24"/>
                <w:szCs w:val="24"/>
                <w:lang w:val="en-US"/>
              </w:rPr>
              <w:t>,</w:t>
            </w:r>
            <w:r w:rsidRPr="007875F7">
              <w:rPr>
                <w:rFonts w:ascii="Consolas" w:hAnsi="Consolas" w:cs="Times New Roman"/>
                <w:noProof w:val="0"/>
                <w:color w:val="000000"/>
                <w:kern w:val="0"/>
                <w:sz w:val="24"/>
                <w:szCs w:val="24"/>
                <w:lang w:val="en-US"/>
              </w:rPr>
              <w:t xml:space="preserve"> @supID</w:t>
            </w:r>
            <w:r w:rsidRPr="007875F7">
              <w:rPr>
                <w:rFonts w:ascii="Consolas" w:hAnsi="Consolas" w:cs="Times New Roman"/>
                <w:noProof w:val="0"/>
                <w:color w:val="808080"/>
                <w:kern w:val="0"/>
                <w:sz w:val="24"/>
                <w:szCs w:val="24"/>
                <w:lang w:val="en-US"/>
              </w:rPr>
              <w:t>,</w:t>
            </w:r>
            <w:r w:rsidRPr="007875F7">
              <w:rPr>
                <w:rFonts w:ascii="Consolas" w:hAnsi="Consolas" w:cs="Times New Roman"/>
                <w:noProof w:val="0"/>
                <w:color w:val="000000"/>
                <w:kern w:val="0"/>
                <w:sz w:val="24"/>
                <w:szCs w:val="24"/>
                <w:lang w:val="en-US"/>
              </w:rPr>
              <w:t xml:space="preserve"> @empID</w:t>
            </w:r>
            <w:r w:rsidRPr="007875F7">
              <w:rPr>
                <w:rFonts w:ascii="Consolas" w:hAnsi="Consolas" w:cs="Times New Roman"/>
                <w:noProof w:val="0"/>
                <w:color w:val="808080"/>
                <w:kern w:val="0"/>
                <w:sz w:val="24"/>
                <w:szCs w:val="24"/>
                <w:lang w:val="en-US"/>
              </w:rPr>
              <w:t>);</w:t>
            </w:r>
          </w:p>
          <w:p w14:paraId="5065101F" w14:textId="77777777" w:rsidR="007875F7" w:rsidRPr="007875F7" w:rsidRDefault="007875F7" w:rsidP="007875F7">
            <w:pPr>
              <w:autoSpaceDE w:val="0"/>
              <w:autoSpaceDN w:val="0"/>
              <w:adjustRightInd w:val="0"/>
              <w:spacing w:line="276" w:lineRule="auto"/>
              <w:rPr>
                <w:rFonts w:ascii="Consolas" w:hAnsi="Consolas" w:cs="Times New Roman"/>
                <w:noProof w:val="0"/>
                <w:color w:val="000000"/>
                <w:kern w:val="0"/>
                <w:sz w:val="24"/>
                <w:szCs w:val="24"/>
                <w:lang w:val="en-US"/>
              </w:rPr>
            </w:pPr>
            <w:proofErr w:type="gramStart"/>
            <w:r w:rsidRPr="007875F7">
              <w:rPr>
                <w:rFonts w:ascii="Consolas" w:hAnsi="Consolas" w:cs="Times New Roman"/>
                <w:noProof w:val="0"/>
                <w:color w:val="0000FF"/>
                <w:kern w:val="0"/>
                <w:sz w:val="24"/>
                <w:szCs w:val="24"/>
                <w:lang w:val="en-US"/>
              </w:rPr>
              <w:t>END</w:t>
            </w:r>
            <w:r w:rsidRPr="007875F7">
              <w:rPr>
                <w:rFonts w:ascii="Consolas" w:hAnsi="Consolas" w:cs="Times New Roman"/>
                <w:noProof w:val="0"/>
                <w:color w:val="808080"/>
                <w:kern w:val="0"/>
                <w:sz w:val="24"/>
                <w:szCs w:val="24"/>
                <w:lang w:val="en-US"/>
              </w:rPr>
              <w:t>;</w:t>
            </w:r>
            <w:proofErr w:type="gramEnd"/>
          </w:p>
          <w:p w14:paraId="67112811" w14:textId="502842D0" w:rsidR="007875F7" w:rsidRPr="007875F7" w:rsidRDefault="007875F7" w:rsidP="007875F7">
            <w:pPr>
              <w:spacing w:line="276" w:lineRule="auto"/>
              <w:rPr>
                <w:rFonts w:ascii="Times New Roman" w:hAnsi="Times New Roman" w:cs="Times New Roman"/>
                <w:b/>
                <w:bCs/>
                <w:sz w:val="28"/>
                <w:szCs w:val="28"/>
                <w:lang w:val="en-US"/>
              </w:rPr>
            </w:pPr>
            <w:r w:rsidRPr="007875F7">
              <w:rPr>
                <w:rFonts w:ascii="Consolas" w:hAnsi="Consolas" w:cs="Times New Roman"/>
                <w:noProof w:val="0"/>
                <w:color w:val="0000FF"/>
                <w:kern w:val="0"/>
                <w:sz w:val="24"/>
                <w:szCs w:val="24"/>
                <w:lang w:val="en-US"/>
              </w:rPr>
              <w:t>GO</w:t>
            </w:r>
          </w:p>
        </w:tc>
      </w:tr>
    </w:tbl>
    <w:p w14:paraId="67801B49" w14:textId="77777777" w:rsidR="007875F7" w:rsidRPr="00F575FA" w:rsidRDefault="007875F7" w:rsidP="007875F7">
      <w:pPr>
        <w:spacing w:after="0"/>
        <w:ind w:firstLine="720"/>
        <w:rPr>
          <w:rFonts w:ascii="Times New Roman" w:hAnsi="Times New Roman" w:cs="Times New Roman"/>
          <w:i/>
          <w:iCs/>
          <w:noProof w:val="0"/>
          <w:color w:val="000000"/>
          <w:kern w:val="0"/>
          <w:sz w:val="24"/>
          <w:szCs w:val="24"/>
          <w:lang w:val="en-US"/>
        </w:rPr>
      </w:pPr>
      <w:r w:rsidRPr="00F575FA">
        <w:rPr>
          <w:rFonts w:ascii="Times New Roman" w:hAnsi="Times New Roman" w:cs="Times New Roman"/>
          <w:i/>
          <w:iCs/>
          <w:sz w:val="24"/>
          <w:szCs w:val="24"/>
          <w:lang w:val="en-US"/>
        </w:rPr>
        <w:t>C# code:</w:t>
      </w:r>
    </w:p>
    <w:tbl>
      <w:tblPr>
        <w:tblStyle w:val="TableGrid"/>
        <w:tblW w:w="0" w:type="auto"/>
        <w:tblInd w:w="720" w:type="dxa"/>
        <w:tblLook w:val="04A0" w:firstRow="1" w:lastRow="0" w:firstColumn="1" w:lastColumn="0" w:noHBand="0" w:noVBand="1"/>
      </w:tblPr>
      <w:tblGrid>
        <w:gridCol w:w="8296"/>
      </w:tblGrid>
      <w:tr w:rsidR="00A60735" w14:paraId="3CC13BB8" w14:textId="77777777" w:rsidTr="00A60735">
        <w:tc>
          <w:tcPr>
            <w:tcW w:w="9016" w:type="dxa"/>
          </w:tcPr>
          <w:p w14:paraId="3EEB6F6D" w14:textId="77777777" w:rsidR="009E6A34" w:rsidRPr="009E6A34" w:rsidRDefault="009E6A34" w:rsidP="009E6A34">
            <w:pPr>
              <w:spacing w:line="276" w:lineRule="auto"/>
              <w:rPr>
                <w:rFonts w:ascii="Cascadia Mono" w:hAnsi="Cascadia Mono" w:cs="Times New Roman"/>
                <w:noProof w:val="0"/>
                <w:color w:val="000000"/>
                <w:kern w:val="0"/>
                <w:sz w:val="24"/>
                <w:szCs w:val="24"/>
                <w:lang w:val="en-US"/>
              </w:rPr>
            </w:pPr>
            <w:r w:rsidRPr="009E6A34">
              <w:rPr>
                <w:rFonts w:ascii="Cascadia Mono" w:hAnsi="Cascadia Mono" w:cs="Times New Roman"/>
                <w:noProof w:val="0"/>
                <w:color w:val="000000"/>
                <w:kern w:val="0"/>
                <w:sz w:val="24"/>
                <w:szCs w:val="24"/>
                <w:lang w:val="en-US"/>
              </w:rPr>
              <w:t>try</w:t>
            </w:r>
          </w:p>
          <w:p w14:paraId="691E7625" w14:textId="77777777" w:rsidR="009E6A34" w:rsidRPr="009E6A34" w:rsidRDefault="009E6A34" w:rsidP="009E6A34">
            <w:pPr>
              <w:spacing w:line="276" w:lineRule="auto"/>
              <w:rPr>
                <w:rFonts w:ascii="Cascadia Mono" w:hAnsi="Cascadia Mono" w:cs="Times New Roman"/>
                <w:noProof w:val="0"/>
                <w:color w:val="000000"/>
                <w:kern w:val="0"/>
                <w:sz w:val="24"/>
                <w:szCs w:val="24"/>
                <w:lang w:val="en-US"/>
              </w:rPr>
            </w:pPr>
            <w:r w:rsidRPr="009E6A34">
              <w:rPr>
                <w:rFonts w:ascii="Cascadia Mono" w:hAnsi="Cascadia Mono" w:cs="Times New Roman"/>
                <w:noProof w:val="0"/>
                <w:color w:val="000000"/>
                <w:kern w:val="0"/>
                <w:sz w:val="24"/>
                <w:szCs w:val="24"/>
                <w:lang w:val="en-US"/>
              </w:rPr>
              <w:t>{</w:t>
            </w:r>
          </w:p>
          <w:p w14:paraId="50A76991" w14:textId="77777777" w:rsidR="009E6A34" w:rsidRPr="009E6A34" w:rsidRDefault="009E6A34" w:rsidP="009E6A34">
            <w:pPr>
              <w:spacing w:line="276" w:lineRule="auto"/>
              <w:rPr>
                <w:rFonts w:ascii="Cascadia Mono" w:hAnsi="Cascadia Mono" w:cs="Times New Roman"/>
                <w:noProof w:val="0"/>
                <w:color w:val="000000"/>
                <w:kern w:val="0"/>
                <w:sz w:val="24"/>
                <w:szCs w:val="24"/>
                <w:lang w:val="en-US"/>
              </w:rPr>
            </w:pPr>
            <w:r w:rsidRPr="009E6A34">
              <w:rPr>
                <w:rFonts w:ascii="Cascadia Mono" w:hAnsi="Cascadia Mono" w:cs="Times New Roman"/>
                <w:noProof w:val="0"/>
                <w:color w:val="000000"/>
                <w:kern w:val="0"/>
                <w:sz w:val="24"/>
                <w:szCs w:val="24"/>
                <w:lang w:val="en-US"/>
              </w:rPr>
              <w:lastRenderedPageBreak/>
              <w:t xml:space="preserve">    if (</w:t>
            </w:r>
            <w:proofErr w:type="spellStart"/>
            <w:proofErr w:type="gramStart"/>
            <w:r w:rsidRPr="009E6A34">
              <w:rPr>
                <w:rFonts w:ascii="Cascadia Mono" w:hAnsi="Cascadia Mono" w:cs="Times New Roman"/>
                <w:noProof w:val="0"/>
                <w:color w:val="000000"/>
                <w:kern w:val="0"/>
                <w:sz w:val="24"/>
                <w:szCs w:val="24"/>
                <w:lang w:val="en-US"/>
              </w:rPr>
              <w:t>tbxID.Text</w:t>
            </w:r>
            <w:proofErr w:type="spellEnd"/>
            <w:r w:rsidRPr="009E6A34">
              <w:rPr>
                <w:rFonts w:ascii="Cascadia Mono" w:hAnsi="Cascadia Mono" w:cs="Times New Roman"/>
                <w:noProof w:val="0"/>
                <w:color w:val="000000"/>
                <w:kern w:val="0"/>
                <w:sz w:val="24"/>
                <w:szCs w:val="24"/>
                <w:lang w:val="en-US"/>
              </w:rPr>
              <w:t xml:space="preserve"> !</w:t>
            </w:r>
            <w:proofErr w:type="gramEnd"/>
            <w:r w:rsidRPr="009E6A34">
              <w:rPr>
                <w:rFonts w:ascii="Cascadia Mono" w:hAnsi="Cascadia Mono" w:cs="Times New Roman"/>
                <w:noProof w:val="0"/>
                <w:color w:val="000000"/>
                <w:kern w:val="0"/>
                <w:sz w:val="24"/>
                <w:szCs w:val="24"/>
                <w:lang w:val="en-US"/>
              </w:rPr>
              <w:t>= "")</w:t>
            </w:r>
          </w:p>
          <w:p w14:paraId="4189D0BE" w14:textId="77777777" w:rsidR="009E6A34" w:rsidRPr="009E6A34" w:rsidRDefault="009E6A34" w:rsidP="009E6A34">
            <w:pPr>
              <w:spacing w:line="276" w:lineRule="auto"/>
              <w:rPr>
                <w:rFonts w:ascii="Cascadia Mono" w:hAnsi="Cascadia Mono" w:cs="Times New Roman"/>
                <w:noProof w:val="0"/>
                <w:color w:val="000000"/>
                <w:kern w:val="0"/>
                <w:sz w:val="24"/>
                <w:szCs w:val="24"/>
                <w:lang w:val="en-US"/>
              </w:rPr>
            </w:pPr>
            <w:r w:rsidRPr="009E6A34">
              <w:rPr>
                <w:rFonts w:ascii="Cascadia Mono" w:hAnsi="Cascadia Mono" w:cs="Times New Roman"/>
                <w:noProof w:val="0"/>
                <w:color w:val="000000"/>
                <w:kern w:val="0"/>
                <w:sz w:val="24"/>
                <w:szCs w:val="24"/>
                <w:lang w:val="en-US"/>
              </w:rPr>
              <w:t xml:space="preserve">    {</w:t>
            </w:r>
          </w:p>
          <w:p w14:paraId="5F19E688" w14:textId="77777777" w:rsidR="009E6A34" w:rsidRPr="009E6A34" w:rsidRDefault="009E6A34" w:rsidP="009E6A34">
            <w:pPr>
              <w:spacing w:line="276" w:lineRule="auto"/>
              <w:rPr>
                <w:rFonts w:ascii="Cascadia Mono" w:hAnsi="Cascadia Mono" w:cs="Times New Roman"/>
                <w:noProof w:val="0"/>
                <w:color w:val="000000"/>
                <w:kern w:val="0"/>
                <w:sz w:val="24"/>
                <w:szCs w:val="24"/>
                <w:lang w:val="en-US"/>
              </w:rPr>
            </w:pPr>
            <w:r w:rsidRPr="009E6A34">
              <w:rPr>
                <w:rFonts w:ascii="Cascadia Mono" w:hAnsi="Cascadia Mono" w:cs="Times New Roman"/>
                <w:noProof w:val="0"/>
                <w:color w:val="000000"/>
                <w:kern w:val="0"/>
                <w:sz w:val="24"/>
                <w:szCs w:val="24"/>
                <w:lang w:val="en-US"/>
              </w:rPr>
              <w:t xml:space="preserve">        </w:t>
            </w:r>
            <w:proofErr w:type="spellStart"/>
            <w:r w:rsidRPr="009E6A34">
              <w:rPr>
                <w:rFonts w:ascii="Cascadia Mono" w:hAnsi="Cascadia Mono" w:cs="Times New Roman"/>
                <w:noProof w:val="0"/>
                <w:color w:val="000000"/>
                <w:kern w:val="0"/>
                <w:sz w:val="24"/>
                <w:szCs w:val="24"/>
                <w:lang w:val="en-US"/>
              </w:rPr>
              <w:t>MessageBox.Show</w:t>
            </w:r>
            <w:proofErr w:type="spellEnd"/>
            <w:r w:rsidRPr="009E6A34">
              <w:rPr>
                <w:rFonts w:ascii="Cascadia Mono" w:hAnsi="Cascadia Mono" w:cs="Times New Roman"/>
                <w:noProof w:val="0"/>
                <w:color w:val="000000"/>
                <w:kern w:val="0"/>
                <w:sz w:val="24"/>
                <w:szCs w:val="24"/>
                <w:lang w:val="en-US"/>
              </w:rPr>
              <w:t>("</w:t>
            </w:r>
            <w:proofErr w:type="spellStart"/>
            <w:r w:rsidRPr="009E6A34">
              <w:rPr>
                <w:rFonts w:ascii="Cascadia Mono" w:hAnsi="Cascadia Mono" w:cs="Times New Roman"/>
                <w:noProof w:val="0"/>
                <w:color w:val="000000"/>
                <w:kern w:val="0"/>
                <w:sz w:val="24"/>
                <w:szCs w:val="24"/>
                <w:lang w:val="en-US"/>
              </w:rPr>
              <w:t>Vui</w:t>
            </w:r>
            <w:proofErr w:type="spellEnd"/>
            <w:r w:rsidRPr="009E6A34">
              <w:rPr>
                <w:rFonts w:ascii="Cascadia Mono" w:hAnsi="Cascadia Mono" w:cs="Times New Roman"/>
                <w:noProof w:val="0"/>
                <w:color w:val="000000"/>
                <w:kern w:val="0"/>
                <w:sz w:val="24"/>
                <w:szCs w:val="24"/>
                <w:lang w:val="en-US"/>
              </w:rPr>
              <w:t xml:space="preserve"> </w:t>
            </w:r>
            <w:proofErr w:type="spellStart"/>
            <w:r w:rsidRPr="009E6A34">
              <w:rPr>
                <w:rFonts w:ascii="Cascadia Mono" w:hAnsi="Cascadia Mono" w:cs="Times New Roman"/>
                <w:noProof w:val="0"/>
                <w:color w:val="000000"/>
                <w:kern w:val="0"/>
                <w:sz w:val="24"/>
                <w:szCs w:val="24"/>
                <w:lang w:val="en-US"/>
              </w:rPr>
              <w:t>lòng</w:t>
            </w:r>
            <w:proofErr w:type="spellEnd"/>
            <w:r w:rsidRPr="009E6A34">
              <w:rPr>
                <w:rFonts w:ascii="Cascadia Mono" w:hAnsi="Cascadia Mono" w:cs="Times New Roman"/>
                <w:noProof w:val="0"/>
                <w:color w:val="000000"/>
                <w:kern w:val="0"/>
                <w:sz w:val="24"/>
                <w:szCs w:val="24"/>
                <w:lang w:val="en-US"/>
              </w:rPr>
              <w:t xml:space="preserve"> </w:t>
            </w:r>
            <w:proofErr w:type="spellStart"/>
            <w:r w:rsidRPr="009E6A34">
              <w:rPr>
                <w:rFonts w:ascii="Cascadia Mono" w:hAnsi="Cascadia Mono" w:cs="Times New Roman"/>
                <w:noProof w:val="0"/>
                <w:color w:val="000000"/>
                <w:kern w:val="0"/>
                <w:sz w:val="24"/>
                <w:szCs w:val="24"/>
                <w:lang w:val="en-US"/>
              </w:rPr>
              <w:t>nhập</w:t>
            </w:r>
            <w:proofErr w:type="spellEnd"/>
            <w:r w:rsidRPr="009E6A34">
              <w:rPr>
                <w:rFonts w:ascii="Cascadia Mono" w:hAnsi="Cascadia Mono" w:cs="Times New Roman"/>
                <w:noProof w:val="0"/>
                <w:color w:val="000000"/>
                <w:kern w:val="0"/>
                <w:sz w:val="24"/>
                <w:szCs w:val="24"/>
                <w:lang w:val="en-US"/>
              </w:rPr>
              <w:t xml:space="preserve"> </w:t>
            </w:r>
            <w:proofErr w:type="spellStart"/>
            <w:r w:rsidRPr="009E6A34">
              <w:rPr>
                <w:rFonts w:ascii="Cascadia Mono" w:hAnsi="Cascadia Mono" w:cs="Times New Roman"/>
                <w:noProof w:val="0"/>
                <w:color w:val="000000"/>
                <w:kern w:val="0"/>
                <w:sz w:val="24"/>
                <w:szCs w:val="24"/>
                <w:lang w:val="en-US"/>
              </w:rPr>
              <w:t>thông</w:t>
            </w:r>
            <w:proofErr w:type="spellEnd"/>
            <w:r w:rsidRPr="009E6A34">
              <w:rPr>
                <w:rFonts w:ascii="Cascadia Mono" w:hAnsi="Cascadia Mono" w:cs="Times New Roman"/>
                <w:noProof w:val="0"/>
                <w:color w:val="000000"/>
                <w:kern w:val="0"/>
                <w:sz w:val="24"/>
                <w:szCs w:val="24"/>
                <w:lang w:val="en-US"/>
              </w:rPr>
              <w:t xml:space="preserve"> tin </w:t>
            </w:r>
            <w:proofErr w:type="spellStart"/>
            <w:r w:rsidRPr="009E6A34">
              <w:rPr>
                <w:rFonts w:ascii="Cascadia Mono" w:hAnsi="Cascadia Mono" w:cs="Times New Roman"/>
                <w:noProof w:val="0"/>
                <w:color w:val="000000"/>
                <w:kern w:val="0"/>
                <w:sz w:val="24"/>
                <w:szCs w:val="24"/>
                <w:lang w:val="en-US"/>
              </w:rPr>
              <w:t>đơn</w:t>
            </w:r>
            <w:proofErr w:type="spellEnd"/>
            <w:r w:rsidRPr="009E6A34">
              <w:rPr>
                <w:rFonts w:ascii="Cascadia Mono" w:hAnsi="Cascadia Mono" w:cs="Times New Roman"/>
                <w:noProof w:val="0"/>
                <w:color w:val="000000"/>
                <w:kern w:val="0"/>
                <w:sz w:val="24"/>
                <w:szCs w:val="24"/>
                <w:lang w:val="en-US"/>
              </w:rPr>
              <w:t xml:space="preserve"> </w:t>
            </w:r>
            <w:proofErr w:type="spellStart"/>
            <w:r w:rsidRPr="009E6A34">
              <w:rPr>
                <w:rFonts w:ascii="Cascadia Mono" w:hAnsi="Cascadia Mono" w:cs="Times New Roman"/>
                <w:noProof w:val="0"/>
                <w:color w:val="000000"/>
                <w:kern w:val="0"/>
                <w:sz w:val="24"/>
                <w:szCs w:val="24"/>
                <w:lang w:val="en-US"/>
              </w:rPr>
              <w:t>nhập</w:t>
            </w:r>
            <w:proofErr w:type="spellEnd"/>
            <w:r w:rsidRPr="009E6A34">
              <w:rPr>
                <w:rFonts w:ascii="Cascadia Mono" w:hAnsi="Cascadia Mono" w:cs="Times New Roman"/>
                <w:noProof w:val="0"/>
                <w:color w:val="000000"/>
                <w:kern w:val="0"/>
                <w:sz w:val="24"/>
                <w:szCs w:val="24"/>
                <w:lang w:val="en-US"/>
              </w:rPr>
              <w:t xml:space="preserve"> </w:t>
            </w:r>
            <w:proofErr w:type="spellStart"/>
            <w:r w:rsidRPr="009E6A34">
              <w:rPr>
                <w:rFonts w:ascii="Cascadia Mono" w:hAnsi="Cascadia Mono" w:cs="Times New Roman"/>
                <w:noProof w:val="0"/>
                <w:color w:val="000000"/>
                <w:kern w:val="0"/>
                <w:sz w:val="24"/>
                <w:szCs w:val="24"/>
                <w:lang w:val="en-US"/>
              </w:rPr>
              <w:t>hàng</w:t>
            </w:r>
            <w:proofErr w:type="spellEnd"/>
            <w:r w:rsidRPr="009E6A34">
              <w:rPr>
                <w:rFonts w:ascii="Cascadia Mono" w:hAnsi="Cascadia Mono" w:cs="Times New Roman"/>
                <w:noProof w:val="0"/>
                <w:color w:val="000000"/>
                <w:kern w:val="0"/>
                <w:sz w:val="24"/>
                <w:szCs w:val="24"/>
                <w:lang w:val="en-US"/>
              </w:rPr>
              <w:t xml:space="preserve"> </w:t>
            </w:r>
            <w:proofErr w:type="spellStart"/>
            <w:r w:rsidRPr="009E6A34">
              <w:rPr>
                <w:rFonts w:ascii="Cascadia Mono" w:hAnsi="Cascadia Mono" w:cs="Times New Roman"/>
                <w:noProof w:val="0"/>
                <w:color w:val="000000"/>
                <w:kern w:val="0"/>
                <w:sz w:val="24"/>
                <w:szCs w:val="24"/>
                <w:lang w:val="en-US"/>
              </w:rPr>
              <w:t>mới</w:t>
            </w:r>
            <w:proofErr w:type="spellEnd"/>
            <w:r w:rsidRPr="009E6A34">
              <w:rPr>
                <w:rFonts w:ascii="Cascadia Mono" w:hAnsi="Cascadia Mono" w:cs="Times New Roman"/>
                <w:noProof w:val="0"/>
                <w:color w:val="000000"/>
                <w:kern w:val="0"/>
                <w:sz w:val="24"/>
                <w:szCs w:val="24"/>
                <w:lang w:val="en-US"/>
              </w:rPr>
              <w:t>!"</w:t>
            </w:r>
            <w:proofErr w:type="gramStart"/>
            <w:r w:rsidRPr="009E6A34">
              <w:rPr>
                <w:rFonts w:ascii="Cascadia Mono" w:hAnsi="Cascadia Mono" w:cs="Times New Roman"/>
                <w:noProof w:val="0"/>
                <w:color w:val="000000"/>
                <w:kern w:val="0"/>
                <w:sz w:val="24"/>
                <w:szCs w:val="24"/>
                <w:lang w:val="en-US"/>
              </w:rPr>
              <w:t>);</w:t>
            </w:r>
            <w:proofErr w:type="gramEnd"/>
          </w:p>
          <w:p w14:paraId="7FADE39E" w14:textId="77777777" w:rsidR="009E6A34" w:rsidRPr="009E6A34" w:rsidRDefault="009E6A34" w:rsidP="009E6A34">
            <w:pPr>
              <w:spacing w:line="276" w:lineRule="auto"/>
              <w:rPr>
                <w:rFonts w:ascii="Cascadia Mono" w:hAnsi="Cascadia Mono" w:cs="Times New Roman"/>
                <w:noProof w:val="0"/>
                <w:color w:val="000000"/>
                <w:kern w:val="0"/>
                <w:sz w:val="24"/>
                <w:szCs w:val="24"/>
                <w:lang w:val="en-US"/>
              </w:rPr>
            </w:pPr>
            <w:r w:rsidRPr="009E6A34">
              <w:rPr>
                <w:rFonts w:ascii="Cascadia Mono" w:hAnsi="Cascadia Mono" w:cs="Times New Roman"/>
                <w:noProof w:val="0"/>
                <w:color w:val="000000"/>
                <w:kern w:val="0"/>
                <w:sz w:val="24"/>
                <w:szCs w:val="24"/>
                <w:lang w:val="en-US"/>
              </w:rPr>
              <w:t xml:space="preserve">        </w:t>
            </w:r>
            <w:proofErr w:type="spellStart"/>
            <w:proofErr w:type="gramStart"/>
            <w:r w:rsidRPr="009E6A34">
              <w:rPr>
                <w:rFonts w:ascii="Cascadia Mono" w:hAnsi="Cascadia Mono" w:cs="Times New Roman"/>
                <w:noProof w:val="0"/>
                <w:color w:val="000000"/>
                <w:kern w:val="0"/>
                <w:sz w:val="24"/>
                <w:szCs w:val="24"/>
                <w:lang w:val="en-US"/>
              </w:rPr>
              <w:t>initComponent</w:t>
            </w:r>
            <w:proofErr w:type="spellEnd"/>
            <w:r w:rsidRPr="009E6A34">
              <w:rPr>
                <w:rFonts w:ascii="Cascadia Mono" w:hAnsi="Cascadia Mono" w:cs="Times New Roman"/>
                <w:noProof w:val="0"/>
                <w:color w:val="000000"/>
                <w:kern w:val="0"/>
                <w:sz w:val="24"/>
                <w:szCs w:val="24"/>
                <w:lang w:val="en-US"/>
              </w:rPr>
              <w:t>(</w:t>
            </w:r>
            <w:proofErr w:type="gramEnd"/>
            <w:r w:rsidRPr="009E6A34">
              <w:rPr>
                <w:rFonts w:ascii="Cascadia Mono" w:hAnsi="Cascadia Mono" w:cs="Times New Roman"/>
                <w:noProof w:val="0"/>
                <w:color w:val="000000"/>
                <w:kern w:val="0"/>
                <w:sz w:val="24"/>
                <w:szCs w:val="24"/>
                <w:lang w:val="en-US"/>
              </w:rPr>
              <w:t>);</w:t>
            </w:r>
          </w:p>
          <w:p w14:paraId="4D021A09" w14:textId="77777777" w:rsidR="009E6A34" w:rsidRPr="009E6A34" w:rsidRDefault="009E6A34" w:rsidP="009E6A34">
            <w:pPr>
              <w:spacing w:line="276" w:lineRule="auto"/>
              <w:rPr>
                <w:rFonts w:ascii="Cascadia Mono" w:hAnsi="Cascadia Mono" w:cs="Times New Roman"/>
                <w:noProof w:val="0"/>
                <w:color w:val="000000"/>
                <w:kern w:val="0"/>
                <w:sz w:val="24"/>
                <w:szCs w:val="24"/>
                <w:lang w:val="en-US"/>
              </w:rPr>
            </w:pPr>
            <w:r w:rsidRPr="009E6A34">
              <w:rPr>
                <w:rFonts w:ascii="Cascadia Mono" w:hAnsi="Cascadia Mono" w:cs="Times New Roman"/>
                <w:noProof w:val="0"/>
                <w:color w:val="000000"/>
                <w:kern w:val="0"/>
                <w:sz w:val="24"/>
                <w:szCs w:val="24"/>
                <w:lang w:val="en-US"/>
              </w:rPr>
              <w:t xml:space="preserve">    }</w:t>
            </w:r>
          </w:p>
          <w:p w14:paraId="64ADAC00" w14:textId="77777777" w:rsidR="009E6A34" w:rsidRPr="009E6A34" w:rsidRDefault="009E6A34" w:rsidP="009E6A34">
            <w:pPr>
              <w:spacing w:line="276" w:lineRule="auto"/>
              <w:rPr>
                <w:rFonts w:ascii="Cascadia Mono" w:hAnsi="Cascadia Mono" w:cs="Times New Roman"/>
                <w:noProof w:val="0"/>
                <w:color w:val="000000"/>
                <w:kern w:val="0"/>
                <w:sz w:val="24"/>
                <w:szCs w:val="24"/>
                <w:lang w:val="en-US"/>
              </w:rPr>
            </w:pPr>
          </w:p>
          <w:p w14:paraId="75AC68F1" w14:textId="77777777" w:rsidR="009E6A34" w:rsidRPr="009E6A34" w:rsidRDefault="009E6A34" w:rsidP="009E6A34">
            <w:pPr>
              <w:spacing w:line="276" w:lineRule="auto"/>
              <w:rPr>
                <w:rFonts w:ascii="Cascadia Mono" w:hAnsi="Cascadia Mono" w:cs="Times New Roman"/>
                <w:noProof w:val="0"/>
                <w:color w:val="000000"/>
                <w:kern w:val="0"/>
                <w:sz w:val="24"/>
                <w:szCs w:val="24"/>
                <w:lang w:val="en-US"/>
              </w:rPr>
            </w:pPr>
            <w:r w:rsidRPr="009E6A34">
              <w:rPr>
                <w:rFonts w:ascii="Cascadia Mono" w:hAnsi="Cascadia Mono" w:cs="Times New Roman"/>
                <w:noProof w:val="0"/>
                <w:color w:val="000000"/>
                <w:kern w:val="0"/>
                <w:sz w:val="24"/>
                <w:szCs w:val="24"/>
                <w:lang w:val="en-US"/>
              </w:rPr>
              <w:t xml:space="preserve">    else</w:t>
            </w:r>
          </w:p>
          <w:p w14:paraId="7242E9CC" w14:textId="77777777" w:rsidR="009E6A34" w:rsidRPr="009E6A34" w:rsidRDefault="009E6A34" w:rsidP="009E6A34">
            <w:pPr>
              <w:spacing w:line="276" w:lineRule="auto"/>
              <w:rPr>
                <w:rFonts w:ascii="Cascadia Mono" w:hAnsi="Cascadia Mono" w:cs="Times New Roman"/>
                <w:noProof w:val="0"/>
                <w:color w:val="000000"/>
                <w:kern w:val="0"/>
                <w:sz w:val="24"/>
                <w:szCs w:val="24"/>
                <w:lang w:val="en-US"/>
              </w:rPr>
            </w:pPr>
            <w:r w:rsidRPr="009E6A34">
              <w:rPr>
                <w:rFonts w:ascii="Cascadia Mono" w:hAnsi="Cascadia Mono" w:cs="Times New Roman"/>
                <w:noProof w:val="0"/>
                <w:color w:val="000000"/>
                <w:kern w:val="0"/>
                <w:sz w:val="24"/>
                <w:szCs w:val="24"/>
                <w:lang w:val="en-US"/>
              </w:rPr>
              <w:t xml:space="preserve">    {</w:t>
            </w:r>
          </w:p>
          <w:p w14:paraId="0C1027E1" w14:textId="77777777" w:rsidR="009E6A34" w:rsidRPr="009E6A34" w:rsidRDefault="009E6A34" w:rsidP="009E6A34">
            <w:pPr>
              <w:spacing w:line="276" w:lineRule="auto"/>
              <w:rPr>
                <w:rFonts w:ascii="Cascadia Mono" w:hAnsi="Cascadia Mono" w:cs="Times New Roman"/>
                <w:noProof w:val="0"/>
                <w:color w:val="000000"/>
                <w:kern w:val="0"/>
                <w:sz w:val="24"/>
                <w:szCs w:val="24"/>
                <w:lang w:val="en-US"/>
              </w:rPr>
            </w:pPr>
            <w:r w:rsidRPr="009E6A34">
              <w:rPr>
                <w:rFonts w:ascii="Cascadia Mono" w:hAnsi="Cascadia Mono" w:cs="Times New Roman"/>
                <w:noProof w:val="0"/>
                <w:color w:val="000000"/>
                <w:kern w:val="0"/>
                <w:sz w:val="24"/>
                <w:szCs w:val="24"/>
                <w:lang w:val="en-US"/>
              </w:rPr>
              <w:t xml:space="preserve">        </w:t>
            </w:r>
            <w:proofErr w:type="spellStart"/>
            <w:r w:rsidRPr="009E6A34">
              <w:rPr>
                <w:rFonts w:ascii="Cascadia Mono" w:hAnsi="Cascadia Mono" w:cs="Times New Roman"/>
                <w:noProof w:val="0"/>
                <w:color w:val="000000"/>
                <w:kern w:val="0"/>
                <w:sz w:val="24"/>
                <w:szCs w:val="24"/>
                <w:lang w:val="en-US"/>
              </w:rPr>
              <w:t>DateTime</w:t>
            </w:r>
            <w:proofErr w:type="spellEnd"/>
            <w:r w:rsidRPr="009E6A34">
              <w:rPr>
                <w:rFonts w:ascii="Cascadia Mono" w:hAnsi="Cascadia Mono" w:cs="Times New Roman"/>
                <w:noProof w:val="0"/>
                <w:color w:val="000000"/>
                <w:kern w:val="0"/>
                <w:sz w:val="24"/>
                <w:szCs w:val="24"/>
                <w:lang w:val="en-US"/>
              </w:rPr>
              <w:t xml:space="preserve"> date = </w:t>
            </w:r>
            <w:proofErr w:type="spellStart"/>
            <w:r w:rsidRPr="009E6A34">
              <w:rPr>
                <w:rFonts w:ascii="Cascadia Mono" w:hAnsi="Cascadia Mono" w:cs="Times New Roman"/>
                <w:noProof w:val="0"/>
                <w:color w:val="000000"/>
                <w:kern w:val="0"/>
                <w:sz w:val="24"/>
                <w:szCs w:val="24"/>
                <w:lang w:val="en-US"/>
              </w:rPr>
              <w:t>dtpDate.</w:t>
            </w:r>
            <w:proofErr w:type="gramStart"/>
            <w:r w:rsidRPr="009E6A34">
              <w:rPr>
                <w:rFonts w:ascii="Cascadia Mono" w:hAnsi="Cascadia Mono" w:cs="Times New Roman"/>
                <w:noProof w:val="0"/>
                <w:color w:val="000000"/>
                <w:kern w:val="0"/>
                <w:sz w:val="24"/>
                <w:szCs w:val="24"/>
                <w:lang w:val="en-US"/>
              </w:rPr>
              <w:t>Value</w:t>
            </w:r>
            <w:proofErr w:type="spellEnd"/>
            <w:r w:rsidRPr="009E6A34">
              <w:rPr>
                <w:rFonts w:ascii="Cascadia Mono" w:hAnsi="Cascadia Mono" w:cs="Times New Roman"/>
                <w:noProof w:val="0"/>
                <w:color w:val="000000"/>
                <w:kern w:val="0"/>
                <w:sz w:val="24"/>
                <w:szCs w:val="24"/>
                <w:lang w:val="en-US"/>
              </w:rPr>
              <w:t>;</w:t>
            </w:r>
            <w:proofErr w:type="gramEnd"/>
          </w:p>
          <w:p w14:paraId="62D6A473" w14:textId="77777777" w:rsidR="009E6A34" w:rsidRPr="009E6A34" w:rsidRDefault="009E6A34" w:rsidP="009E6A34">
            <w:pPr>
              <w:spacing w:line="276" w:lineRule="auto"/>
              <w:rPr>
                <w:rFonts w:ascii="Cascadia Mono" w:hAnsi="Cascadia Mono" w:cs="Times New Roman"/>
                <w:noProof w:val="0"/>
                <w:color w:val="000000"/>
                <w:kern w:val="0"/>
                <w:sz w:val="24"/>
                <w:szCs w:val="24"/>
                <w:lang w:val="en-US"/>
              </w:rPr>
            </w:pPr>
            <w:r w:rsidRPr="009E6A34">
              <w:rPr>
                <w:rFonts w:ascii="Cascadia Mono" w:hAnsi="Cascadia Mono" w:cs="Times New Roman"/>
                <w:noProof w:val="0"/>
                <w:color w:val="000000"/>
                <w:kern w:val="0"/>
                <w:sz w:val="24"/>
                <w:szCs w:val="24"/>
                <w:lang w:val="en-US"/>
              </w:rPr>
              <w:t xml:space="preserve">        string </w:t>
            </w:r>
            <w:proofErr w:type="spellStart"/>
            <w:r w:rsidRPr="009E6A34">
              <w:rPr>
                <w:rFonts w:ascii="Cascadia Mono" w:hAnsi="Cascadia Mono" w:cs="Times New Roman"/>
                <w:noProof w:val="0"/>
                <w:color w:val="000000"/>
                <w:kern w:val="0"/>
                <w:sz w:val="24"/>
                <w:szCs w:val="24"/>
                <w:lang w:val="en-US"/>
              </w:rPr>
              <w:t>supName</w:t>
            </w:r>
            <w:proofErr w:type="spellEnd"/>
            <w:r w:rsidRPr="009E6A34">
              <w:rPr>
                <w:rFonts w:ascii="Cascadia Mono" w:hAnsi="Cascadia Mono" w:cs="Times New Roman"/>
                <w:noProof w:val="0"/>
                <w:color w:val="000000"/>
                <w:kern w:val="0"/>
                <w:sz w:val="24"/>
                <w:szCs w:val="24"/>
                <w:lang w:val="en-US"/>
              </w:rPr>
              <w:t xml:space="preserve"> = </w:t>
            </w:r>
            <w:proofErr w:type="spellStart"/>
            <w:r w:rsidRPr="009E6A34">
              <w:rPr>
                <w:rFonts w:ascii="Cascadia Mono" w:hAnsi="Cascadia Mono" w:cs="Times New Roman"/>
                <w:noProof w:val="0"/>
                <w:color w:val="000000"/>
                <w:kern w:val="0"/>
                <w:sz w:val="24"/>
                <w:szCs w:val="24"/>
                <w:lang w:val="en-US"/>
              </w:rPr>
              <w:t>cbxSupplier.</w:t>
            </w:r>
            <w:proofErr w:type="gramStart"/>
            <w:r w:rsidRPr="009E6A34">
              <w:rPr>
                <w:rFonts w:ascii="Cascadia Mono" w:hAnsi="Cascadia Mono" w:cs="Times New Roman"/>
                <w:noProof w:val="0"/>
                <w:color w:val="000000"/>
                <w:kern w:val="0"/>
                <w:sz w:val="24"/>
                <w:szCs w:val="24"/>
                <w:lang w:val="en-US"/>
              </w:rPr>
              <w:t>Text</w:t>
            </w:r>
            <w:proofErr w:type="spellEnd"/>
            <w:r w:rsidRPr="009E6A34">
              <w:rPr>
                <w:rFonts w:ascii="Cascadia Mono" w:hAnsi="Cascadia Mono" w:cs="Times New Roman"/>
                <w:noProof w:val="0"/>
                <w:color w:val="000000"/>
                <w:kern w:val="0"/>
                <w:sz w:val="24"/>
                <w:szCs w:val="24"/>
                <w:lang w:val="en-US"/>
              </w:rPr>
              <w:t>;</w:t>
            </w:r>
            <w:proofErr w:type="gramEnd"/>
          </w:p>
          <w:p w14:paraId="5F6FB514" w14:textId="77777777" w:rsidR="009E6A34" w:rsidRPr="009E6A34" w:rsidRDefault="009E6A34" w:rsidP="009E6A34">
            <w:pPr>
              <w:spacing w:line="276" w:lineRule="auto"/>
              <w:rPr>
                <w:rFonts w:ascii="Cascadia Mono" w:hAnsi="Cascadia Mono" w:cs="Times New Roman"/>
                <w:noProof w:val="0"/>
                <w:color w:val="000000"/>
                <w:kern w:val="0"/>
                <w:sz w:val="24"/>
                <w:szCs w:val="24"/>
                <w:lang w:val="en-US"/>
              </w:rPr>
            </w:pPr>
            <w:r w:rsidRPr="009E6A34">
              <w:rPr>
                <w:rFonts w:ascii="Cascadia Mono" w:hAnsi="Cascadia Mono" w:cs="Times New Roman"/>
                <w:noProof w:val="0"/>
                <w:color w:val="000000"/>
                <w:kern w:val="0"/>
                <w:sz w:val="24"/>
                <w:szCs w:val="24"/>
                <w:lang w:val="en-US"/>
              </w:rPr>
              <w:t xml:space="preserve">        string </w:t>
            </w:r>
            <w:proofErr w:type="spellStart"/>
            <w:r w:rsidRPr="009E6A34">
              <w:rPr>
                <w:rFonts w:ascii="Cascadia Mono" w:hAnsi="Cascadia Mono" w:cs="Times New Roman"/>
                <w:noProof w:val="0"/>
                <w:color w:val="000000"/>
                <w:kern w:val="0"/>
                <w:sz w:val="24"/>
                <w:szCs w:val="24"/>
                <w:lang w:val="en-US"/>
              </w:rPr>
              <w:t>empName</w:t>
            </w:r>
            <w:proofErr w:type="spellEnd"/>
            <w:r w:rsidRPr="009E6A34">
              <w:rPr>
                <w:rFonts w:ascii="Cascadia Mono" w:hAnsi="Cascadia Mono" w:cs="Times New Roman"/>
                <w:noProof w:val="0"/>
                <w:color w:val="000000"/>
                <w:kern w:val="0"/>
                <w:sz w:val="24"/>
                <w:szCs w:val="24"/>
                <w:lang w:val="en-US"/>
              </w:rPr>
              <w:t xml:space="preserve"> = </w:t>
            </w:r>
            <w:proofErr w:type="spellStart"/>
            <w:r w:rsidRPr="009E6A34">
              <w:rPr>
                <w:rFonts w:ascii="Cascadia Mono" w:hAnsi="Cascadia Mono" w:cs="Times New Roman"/>
                <w:noProof w:val="0"/>
                <w:color w:val="000000"/>
                <w:kern w:val="0"/>
                <w:sz w:val="24"/>
                <w:szCs w:val="24"/>
                <w:lang w:val="en-US"/>
              </w:rPr>
              <w:t>cbxEmployee.</w:t>
            </w:r>
            <w:proofErr w:type="gramStart"/>
            <w:r w:rsidRPr="009E6A34">
              <w:rPr>
                <w:rFonts w:ascii="Cascadia Mono" w:hAnsi="Cascadia Mono" w:cs="Times New Roman"/>
                <w:noProof w:val="0"/>
                <w:color w:val="000000"/>
                <w:kern w:val="0"/>
                <w:sz w:val="24"/>
                <w:szCs w:val="24"/>
                <w:lang w:val="en-US"/>
              </w:rPr>
              <w:t>Text</w:t>
            </w:r>
            <w:proofErr w:type="spellEnd"/>
            <w:r w:rsidRPr="009E6A34">
              <w:rPr>
                <w:rFonts w:ascii="Cascadia Mono" w:hAnsi="Cascadia Mono" w:cs="Times New Roman"/>
                <w:noProof w:val="0"/>
                <w:color w:val="000000"/>
                <w:kern w:val="0"/>
                <w:sz w:val="24"/>
                <w:szCs w:val="24"/>
                <w:lang w:val="en-US"/>
              </w:rPr>
              <w:t>;</w:t>
            </w:r>
            <w:proofErr w:type="gramEnd"/>
          </w:p>
          <w:p w14:paraId="5B82B048" w14:textId="77777777" w:rsidR="009E6A34" w:rsidRPr="009E6A34" w:rsidRDefault="009E6A34" w:rsidP="009E6A34">
            <w:pPr>
              <w:spacing w:line="276" w:lineRule="auto"/>
              <w:rPr>
                <w:rFonts w:ascii="Cascadia Mono" w:hAnsi="Cascadia Mono" w:cs="Times New Roman"/>
                <w:noProof w:val="0"/>
                <w:color w:val="000000"/>
                <w:kern w:val="0"/>
                <w:sz w:val="24"/>
                <w:szCs w:val="24"/>
                <w:lang w:val="en-US"/>
              </w:rPr>
            </w:pPr>
          </w:p>
          <w:p w14:paraId="3FB1A933" w14:textId="77777777" w:rsidR="009E6A34" w:rsidRPr="009E6A34" w:rsidRDefault="009E6A34" w:rsidP="009E6A34">
            <w:pPr>
              <w:spacing w:line="276" w:lineRule="auto"/>
              <w:rPr>
                <w:rFonts w:ascii="Cascadia Mono" w:hAnsi="Cascadia Mono" w:cs="Times New Roman"/>
                <w:noProof w:val="0"/>
                <w:color w:val="000000"/>
                <w:kern w:val="0"/>
                <w:sz w:val="24"/>
                <w:szCs w:val="24"/>
                <w:lang w:val="en-US"/>
              </w:rPr>
            </w:pPr>
            <w:r w:rsidRPr="009E6A34">
              <w:rPr>
                <w:rFonts w:ascii="Cascadia Mono" w:hAnsi="Cascadia Mono" w:cs="Times New Roman"/>
                <w:noProof w:val="0"/>
                <w:color w:val="000000"/>
                <w:kern w:val="0"/>
                <w:sz w:val="24"/>
                <w:szCs w:val="24"/>
                <w:lang w:val="en-US"/>
              </w:rPr>
              <w:t xml:space="preserve">        </w:t>
            </w:r>
            <w:proofErr w:type="spellStart"/>
            <w:proofErr w:type="gramStart"/>
            <w:r w:rsidRPr="009E6A34">
              <w:rPr>
                <w:rFonts w:ascii="Cascadia Mono" w:hAnsi="Cascadia Mono" w:cs="Times New Roman"/>
                <w:noProof w:val="0"/>
                <w:color w:val="000000"/>
                <w:kern w:val="0"/>
                <w:sz w:val="24"/>
                <w:szCs w:val="24"/>
                <w:lang w:val="en-US"/>
              </w:rPr>
              <w:t>DataProvider.Instance.ExecuteNonQuery</w:t>
            </w:r>
            <w:proofErr w:type="spellEnd"/>
            <w:proofErr w:type="gramEnd"/>
            <w:r w:rsidRPr="009E6A34">
              <w:rPr>
                <w:rFonts w:ascii="Cascadia Mono" w:hAnsi="Cascadia Mono" w:cs="Times New Roman"/>
                <w:noProof w:val="0"/>
                <w:color w:val="000000"/>
                <w:kern w:val="0"/>
                <w:sz w:val="24"/>
                <w:szCs w:val="24"/>
                <w:lang w:val="en-US"/>
              </w:rPr>
              <w:t xml:space="preserve">("EXEC </w:t>
            </w:r>
            <w:proofErr w:type="spellStart"/>
            <w:r w:rsidRPr="009E6A34">
              <w:rPr>
                <w:rFonts w:ascii="Cascadia Mono" w:hAnsi="Cascadia Mono" w:cs="Times New Roman"/>
                <w:noProof w:val="0"/>
                <w:color w:val="000000"/>
                <w:kern w:val="0"/>
                <w:sz w:val="24"/>
                <w:szCs w:val="24"/>
                <w:lang w:val="en-US"/>
              </w:rPr>
              <w:t>addNewReceiptNote</w:t>
            </w:r>
            <w:proofErr w:type="spellEnd"/>
            <w:r w:rsidRPr="009E6A34">
              <w:rPr>
                <w:rFonts w:ascii="Cascadia Mono" w:hAnsi="Cascadia Mono" w:cs="Times New Roman"/>
                <w:noProof w:val="0"/>
                <w:color w:val="000000"/>
                <w:kern w:val="0"/>
                <w:sz w:val="24"/>
                <w:szCs w:val="24"/>
                <w:lang w:val="en-US"/>
              </w:rPr>
              <w:t xml:space="preserve"> @date , @empName , @supName",</w:t>
            </w:r>
          </w:p>
          <w:p w14:paraId="1DB4EAB6" w14:textId="77777777" w:rsidR="009E6A34" w:rsidRPr="009E6A34" w:rsidRDefault="009E6A34" w:rsidP="009E6A34">
            <w:pPr>
              <w:spacing w:line="276" w:lineRule="auto"/>
              <w:rPr>
                <w:rFonts w:ascii="Cascadia Mono" w:hAnsi="Cascadia Mono" w:cs="Times New Roman"/>
                <w:noProof w:val="0"/>
                <w:color w:val="000000"/>
                <w:kern w:val="0"/>
                <w:sz w:val="24"/>
                <w:szCs w:val="24"/>
                <w:lang w:val="en-US"/>
              </w:rPr>
            </w:pPr>
            <w:r w:rsidRPr="009E6A34">
              <w:rPr>
                <w:rFonts w:ascii="Cascadia Mono" w:hAnsi="Cascadia Mono" w:cs="Times New Roman"/>
                <w:noProof w:val="0"/>
                <w:color w:val="000000"/>
                <w:kern w:val="0"/>
                <w:sz w:val="24"/>
                <w:szCs w:val="24"/>
                <w:lang w:val="en-US"/>
              </w:rPr>
              <w:t xml:space="preserve">            new </w:t>
            </w:r>
            <w:proofErr w:type="gramStart"/>
            <w:r w:rsidRPr="009E6A34">
              <w:rPr>
                <w:rFonts w:ascii="Cascadia Mono" w:hAnsi="Cascadia Mono" w:cs="Times New Roman"/>
                <w:noProof w:val="0"/>
                <w:color w:val="000000"/>
                <w:kern w:val="0"/>
                <w:sz w:val="24"/>
                <w:szCs w:val="24"/>
                <w:lang w:val="en-US"/>
              </w:rPr>
              <w:t>object[</w:t>
            </w:r>
            <w:proofErr w:type="gramEnd"/>
            <w:r w:rsidRPr="009E6A34">
              <w:rPr>
                <w:rFonts w:ascii="Cascadia Mono" w:hAnsi="Cascadia Mono" w:cs="Times New Roman"/>
                <w:noProof w:val="0"/>
                <w:color w:val="000000"/>
                <w:kern w:val="0"/>
                <w:sz w:val="24"/>
                <w:szCs w:val="24"/>
                <w:lang w:val="en-US"/>
              </w:rPr>
              <w:t xml:space="preserve">] { date, </w:t>
            </w:r>
            <w:proofErr w:type="spellStart"/>
            <w:r w:rsidRPr="009E6A34">
              <w:rPr>
                <w:rFonts w:ascii="Cascadia Mono" w:hAnsi="Cascadia Mono" w:cs="Times New Roman"/>
                <w:noProof w:val="0"/>
                <w:color w:val="000000"/>
                <w:kern w:val="0"/>
                <w:sz w:val="24"/>
                <w:szCs w:val="24"/>
                <w:lang w:val="en-US"/>
              </w:rPr>
              <w:t>empName</w:t>
            </w:r>
            <w:proofErr w:type="spellEnd"/>
            <w:r w:rsidRPr="009E6A34">
              <w:rPr>
                <w:rFonts w:ascii="Cascadia Mono" w:hAnsi="Cascadia Mono" w:cs="Times New Roman"/>
                <w:noProof w:val="0"/>
                <w:color w:val="000000"/>
                <w:kern w:val="0"/>
                <w:sz w:val="24"/>
                <w:szCs w:val="24"/>
                <w:lang w:val="en-US"/>
              </w:rPr>
              <w:t xml:space="preserve">, </w:t>
            </w:r>
            <w:proofErr w:type="spellStart"/>
            <w:r w:rsidRPr="009E6A34">
              <w:rPr>
                <w:rFonts w:ascii="Cascadia Mono" w:hAnsi="Cascadia Mono" w:cs="Times New Roman"/>
                <w:noProof w:val="0"/>
                <w:color w:val="000000"/>
                <w:kern w:val="0"/>
                <w:sz w:val="24"/>
                <w:szCs w:val="24"/>
                <w:lang w:val="en-US"/>
              </w:rPr>
              <w:t>supName</w:t>
            </w:r>
            <w:proofErr w:type="spellEnd"/>
            <w:r w:rsidRPr="009E6A34">
              <w:rPr>
                <w:rFonts w:ascii="Cascadia Mono" w:hAnsi="Cascadia Mono" w:cs="Times New Roman"/>
                <w:noProof w:val="0"/>
                <w:color w:val="000000"/>
                <w:kern w:val="0"/>
                <w:sz w:val="24"/>
                <w:szCs w:val="24"/>
                <w:lang w:val="en-US"/>
              </w:rPr>
              <w:t xml:space="preserve"> });</w:t>
            </w:r>
          </w:p>
          <w:p w14:paraId="409D1226" w14:textId="77777777" w:rsidR="009E6A34" w:rsidRPr="009E6A34" w:rsidRDefault="009E6A34" w:rsidP="009E6A34">
            <w:pPr>
              <w:spacing w:line="276" w:lineRule="auto"/>
              <w:rPr>
                <w:rFonts w:ascii="Cascadia Mono" w:hAnsi="Cascadia Mono" w:cs="Times New Roman"/>
                <w:noProof w:val="0"/>
                <w:color w:val="000000"/>
                <w:kern w:val="0"/>
                <w:sz w:val="24"/>
                <w:szCs w:val="24"/>
                <w:lang w:val="en-US"/>
              </w:rPr>
            </w:pPr>
          </w:p>
          <w:p w14:paraId="64CE00F6" w14:textId="77777777" w:rsidR="009E6A34" w:rsidRPr="009E6A34" w:rsidRDefault="009E6A34" w:rsidP="009E6A34">
            <w:pPr>
              <w:spacing w:line="276" w:lineRule="auto"/>
              <w:rPr>
                <w:rFonts w:ascii="Cascadia Mono" w:hAnsi="Cascadia Mono" w:cs="Times New Roman"/>
                <w:noProof w:val="0"/>
                <w:color w:val="000000"/>
                <w:kern w:val="0"/>
                <w:sz w:val="24"/>
                <w:szCs w:val="24"/>
                <w:lang w:val="en-US"/>
              </w:rPr>
            </w:pPr>
            <w:r w:rsidRPr="009E6A34">
              <w:rPr>
                <w:rFonts w:ascii="Cascadia Mono" w:hAnsi="Cascadia Mono" w:cs="Times New Roman"/>
                <w:noProof w:val="0"/>
                <w:color w:val="000000"/>
                <w:kern w:val="0"/>
                <w:sz w:val="24"/>
                <w:szCs w:val="24"/>
                <w:lang w:val="en-US"/>
              </w:rPr>
              <w:t xml:space="preserve">        </w:t>
            </w:r>
            <w:proofErr w:type="spellStart"/>
            <w:r w:rsidRPr="009E6A34">
              <w:rPr>
                <w:rFonts w:ascii="Cascadia Mono" w:hAnsi="Cascadia Mono" w:cs="Times New Roman"/>
                <w:noProof w:val="0"/>
                <w:color w:val="000000"/>
                <w:kern w:val="0"/>
                <w:sz w:val="24"/>
                <w:szCs w:val="24"/>
                <w:lang w:val="en-US"/>
              </w:rPr>
              <w:t>MessageBox.Show</w:t>
            </w:r>
            <w:proofErr w:type="spellEnd"/>
            <w:r w:rsidRPr="009E6A34">
              <w:rPr>
                <w:rFonts w:ascii="Cascadia Mono" w:hAnsi="Cascadia Mono" w:cs="Times New Roman"/>
                <w:noProof w:val="0"/>
                <w:color w:val="000000"/>
                <w:kern w:val="0"/>
                <w:sz w:val="24"/>
                <w:szCs w:val="24"/>
                <w:lang w:val="en-US"/>
              </w:rPr>
              <w:t>("</w:t>
            </w:r>
            <w:proofErr w:type="spellStart"/>
            <w:r w:rsidRPr="009E6A34">
              <w:rPr>
                <w:rFonts w:ascii="Cascadia Mono" w:hAnsi="Cascadia Mono" w:cs="Times New Roman"/>
                <w:noProof w:val="0"/>
                <w:color w:val="000000"/>
                <w:kern w:val="0"/>
                <w:sz w:val="24"/>
                <w:szCs w:val="24"/>
                <w:lang w:val="en-US"/>
              </w:rPr>
              <w:t>Đã</w:t>
            </w:r>
            <w:proofErr w:type="spellEnd"/>
            <w:r w:rsidRPr="009E6A34">
              <w:rPr>
                <w:rFonts w:ascii="Cascadia Mono" w:hAnsi="Cascadia Mono" w:cs="Times New Roman"/>
                <w:noProof w:val="0"/>
                <w:color w:val="000000"/>
                <w:kern w:val="0"/>
                <w:sz w:val="24"/>
                <w:szCs w:val="24"/>
                <w:lang w:val="en-US"/>
              </w:rPr>
              <w:t xml:space="preserve"> </w:t>
            </w:r>
            <w:proofErr w:type="spellStart"/>
            <w:r w:rsidRPr="009E6A34">
              <w:rPr>
                <w:rFonts w:ascii="Cascadia Mono" w:hAnsi="Cascadia Mono" w:cs="Times New Roman"/>
                <w:noProof w:val="0"/>
                <w:color w:val="000000"/>
                <w:kern w:val="0"/>
                <w:sz w:val="24"/>
                <w:szCs w:val="24"/>
                <w:lang w:val="en-US"/>
              </w:rPr>
              <w:t>thêm</w:t>
            </w:r>
            <w:proofErr w:type="spellEnd"/>
            <w:r w:rsidRPr="009E6A34">
              <w:rPr>
                <w:rFonts w:ascii="Cascadia Mono" w:hAnsi="Cascadia Mono" w:cs="Times New Roman"/>
                <w:noProof w:val="0"/>
                <w:color w:val="000000"/>
                <w:kern w:val="0"/>
                <w:sz w:val="24"/>
                <w:szCs w:val="24"/>
                <w:lang w:val="en-US"/>
              </w:rPr>
              <w:t xml:space="preserve"> </w:t>
            </w:r>
            <w:proofErr w:type="spellStart"/>
            <w:r w:rsidRPr="009E6A34">
              <w:rPr>
                <w:rFonts w:ascii="Cascadia Mono" w:hAnsi="Cascadia Mono" w:cs="Times New Roman"/>
                <w:noProof w:val="0"/>
                <w:color w:val="000000"/>
                <w:kern w:val="0"/>
                <w:sz w:val="24"/>
                <w:szCs w:val="24"/>
                <w:lang w:val="en-US"/>
              </w:rPr>
              <w:t>đơn</w:t>
            </w:r>
            <w:proofErr w:type="spellEnd"/>
            <w:r w:rsidRPr="009E6A34">
              <w:rPr>
                <w:rFonts w:ascii="Cascadia Mono" w:hAnsi="Cascadia Mono" w:cs="Times New Roman"/>
                <w:noProof w:val="0"/>
                <w:color w:val="000000"/>
                <w:kern w:val="0"/>
                <w:sz w:val="24"/>
                <w:szCs w:val="24"/>
                <w:lang w:val="en-US"/>
              </w:rPr>
              <w:t xml:space="preserve"> </w:t>
            </w:r>
            <w:proofErr w:type="spellStart"/>
            <w:r w:rsidRPr="009E6A34">
              <w:rPr>
                <w:rFonts w:ascii="Cascadia Mono" w:hAnsi="Cascadia Mono" w:cs="Times New Roman"/>
                <w:noProof w:val="0"/>
                <w:color w:val="000000"/>
                <w:kern w:val="0"/>
                <w:sz w:val="24"/>
                <w:szCs w:val="24"/>
                <w:lang w:val="en-US"/>
              </w:rPr>
              <w:t>nhập</w:t>
            </w:r>
            <w:proofErr w:type="spellEnd"/>
            <w:r w:rsidRPr="009E6A34">
              <w:rPr>
                <w:rFonts w:ascii="Cascadia Mono" w:hAnsi="Cascadia Mono" w:cs="Times New Roman"/>
                <w:noProof w:val="0"/>
                <w:color w:val="000000"/>
                <w:kern w:val="0"/>
                <w:sz w:val="24"/>
                <w:szCs w:val="24"/>
                <w:lang w:val="en-US"/>
              </w:rPr>
              <w:t xml:space="preserve"> </w:t>
            </w:r>
            <w:proofErr w:type="spellStart"/>
            <w:r w:rsidRPr="009E6A34">
              <w:rPr>
                <w:rFonts w:ascii="Cascadia Mono" w:hAnsi="Cascadia Mono" w:cs="Times New Roman"/>
                <w:noProof w:val="0"/>
                <w:color w:val="000000"/>
                <w:kern w:val="0"/>
                <w:sz w:val="24"/>
                <w:szCs w:val="24"/>
                <w:lang w:val="en-US"/>
              </w:rPr>
              <w:t>hàng</w:t>
            </w:r>
            <w:proofErr w:type="spellEnd"/>
            <w:r w:rsidRPr="009E6A34">
              <w:rPr>
                <w:rFonts w:ascii="Cascadia Mono" w:hAnsi="Cascadia Mono" w:cs="Times New Roman"/>
                <w:noProof w:val="0"/>
                <w:color w:val="000000"/>
                <w:kern w:val="0"/>
                <w:sz w:val="24"/>
                <w:szCs w:val="24"/>
                <w:lang w:val="en-US"/>
              </w:rPr>
              <w:t xml:space="preserve"> </w:t>
            </w:r>
            <w:proofErr w:type="spellStart"/>
            <w:r w:rsidRPr="009E6A34">
              <w:rPr>
                <w:rFonts w:ascii="Cascadia Mono" w:hAnsi="Cascadia Mono" w:cs="Times New Roman"/>
                <w:noProof w:val="0"/>
                <w:color w:val="000000"/>
                <w:kern w:val="0"/>
                <w:sz w:val="24"/>
                <w:szCs w:val="24"/>
                <w:lang w:val="en-US"/>
              </w:rPr>
              <w:t>mới</w:t>
            </w:r>
            <w:proofErr w:type="spellEnd"/>
            <w:r w:rsidRPr="009E6A34">
              <w:rPr>
                <w:rFonts w:ascii="Cascadia Mono" w:hAnsi="Cascadia Mono" w:cs="Times New Roman"/>
                <w:noProof w:val="0"/>
                <w:color w:val="000000"/>
                <w:kern w:val="0"/>
                <w:sz w:val="24"/>
                <w:szCs w:val="24"/>
                <w:lang w:val="en-US"/>
              </w:rPr>
              <w:t xml:space="preserve"> </w:t>
            </w:r>
            <w:proofErr w:type="spellStart"/>
            <w:r w:rsidRPr="009E6A34">
              <w:rPr>
                <w:rFonts w:ascii="Cascadia Mono" w:hAnsi="Cascadia Mono" w:cs="Times New Roman"/>
                <w:noProof w:val="0"/>
                <w:color w:val="000000"/>
                <w:kern w:val="0"/>
                <w:sz w:val="24"/>
                <w:szCs w:val="24"/>
                <w:lang w:val="en-US"/>
              </w:rPr>
              <w:t>thành</w:t>
            </w:r>
            <w:proofErr w:type="spellEnd"/>
            <w:r w:rsidRPr="009E6A34">
              <w:rPr>
                <w:rFonts w:ascii="Cascadia Mono" w:hAnsi="Cascadia Mono" w:cs="Times New Roman"/>
                <w:noProof w:val="0"/>
                <w:color w:val="000000"/>
                <w:kern w:val="0"/>
                <w:sz w:val="24"/>
                <w:szCs w:val="24"/>
                <w:lang w:val="en-US"/>
              </w:rPr>
              <w:t xml:space="preserve"> </w:t>
            </w:r>
            <w:proofErr w:type="spellStart"/>
            <w:r w:rsidRPr="009E6A34">
              <w:rPr>
                <w:rFonts w:ascii="Cascadia Mono" w:hAnsi="Cascadia Mono" w:cs="Times New Roman"/>
                <w:noProof w:val="0"/>
                <w:color w:val="000000"/>
                <w:kern w:val="0"/>
                <w:sz w:val="24"/>
                <w:szCs w:val="24"/>
                <w:lang w:val="en-US"/>
              </w:rPr>
              <w:t>công</w:t>
            </w:r>
            <w:proofErr w:type="spellEnd"/>
            <w:r w:rsidRPr="009E6A34">
              <w:rPr>
                <w:rFonts w:ascii="Cascadia Mono" w:hAnsi="Cascadia Mono" w:cs="Times New Roman"/>
                <w:noProof w:val="0"/>
                <w:color w:val="000000"/>
                <w:kern w:val="0"/>
                <w:sz w:val="24"/>
                <w:szCs w:val="24"/>
                <w:lang w:val="en-US"/>
              </w:rPr>
              <w:t>."</w:t>
            </w:r>
            <w:proofErr w:type="gramStart"/>
            <w:r w:rsidRPr="009E6A34">
              <w:rPr>
                <w:rFonts w:ascii="Cascadia Mono" w:hAnsi="Cascadia Mono" w:cs="Times New Roman"/>
                <w:noProof w:val="0"/>
                <w:color w:val="000000"/>
                <w:kern w:val="0"/>
                <w:sz w:val="24"/>
                <w:szCs w:val="24"/>
                <w:lang w:val="en-US"/>
              </w:rPr>
              <w:t>);</w:t>
            </w:r>
            <w:proofErr w:type="gramEnd"/>
          </w:p>
          <w:p w14:paraId="4E07D04F" w14:textId="77777777" w:rsidR="009E6A34" w:rsidRPr="009E6A34" w:rsidRDefault="009E6A34" w:rsidP="009E6A34">
            <w:pPr>
              <w:spacing w:line="276" w:lineRule="auto"/>
              <w:rPr>
                <w:rFonts w:ascii="Cascadia Mono" w:hAnsi="Cascadia Mono" w:cs="Times New Roman"/>
                <w:noProof w:val="0"/>
                <w:color w:val="000000"/>
                <w:kern w:val="0"/>
                <w:sz w:val="24"/>
                <w:szCs w:val="24"/>
                <w:lang w:val="en-US"/>
              </w:rPr>
            </w:pPr>
            <w:r w:rsidRPr="009E6A34">
              <w:rPr>
                <w:rFonts w:ascii="Cascadia Mono" w:hAnsi="Cascadia Mono" w:cs="Times New Roman"/>
                <w:noProof w:val="0"/>
                <w:color w:val="000000"/>
                <w:kern w:val="0"/>
                <w:sz w:val="24"/>
                <w:szCs w:val="24"/>
                <w:lang w:val="en-US"/>
              </w:rPr>
              <w:t xml:space="preserve">        </w:t>
            </w:r>
            <w:proofErr w:type="spellStart"/>
            <w:proofErr w:type="gramStart"/>
            <w:r w:rsidRPr="009E6A34">
              <w:rPr>
                <w:rFonts w:ascii="Cascadia Mono" w:hAnsi="Cascadia Mono" w:cs="Times New Roman"/>
                <w:noProof w:val="0"/>
                <w:color w:val="000000"/>
                <w:kern w:val="0"/>
                <w:sz w:val="24"/>
                <w:szCs w:val="24"/>
                <w:lang w:val="en-US"/>
              </w:rPr>
              <w:t>initComponent</w:t>
            </w:r>
            <w:proofErr w:type="spellEnd"/>
            <w:r w:rsidRPr="009E6A34">
              <w:rPr>
                <w:rFonts w:ascii="Cascadia Mono" w:hAnsi="Cascadia Mono" w:cs="Times New Roman"/>
                <w:noProof w:val="0"/>
                <w:color w:val="000000"/>
                <w:kern w:val="0"/>
                <w:sz w:val="24"/>
                <w:szCs w:val="24"/>
                <w:lang w:val="en-US"/>
              </w:rPr>
              <w:t>(</w:t>
            </w:r>
            <w:proofErr w:type="gramEnd"/>
            <w:r w:rsidRPr="009E6A34">
              <w:rPr>
                <w:rFonts w:ascii="Cascadia Mono" w:hAnsi="Cascadia Mono" w:cs="Times New Roman"/>
                <w:noProof w:val="0"/>
                <w:color w:val="000000"/>
                <w:kern w:val="0"/>
                <w:sz w:val="24"/>
                <w:szCs w:val="24"/>
                <w:lang w:val="en-US"/>
              </w:rPr>
              <w:t>);</w:t>
            </w:r>
          </w:p>
          <w:p w14:paraId="1CCF329B" w14:textId="77777777" w:rsidR="009E6A34" w:rsidRPr="009E6A34" w:rsidRDefault="009E6A34" w:rsidP="009E6A34">
            <w:pPr>
              <w:spacing w:line="276" w:lineRule="auto"/>
              <w:rPr>
                <w:rFonts w:ascii="Cascadia Mono" w:hAnsi="Cascadia Mono" w:cs="Times New Roman"/>
                <w:noProof w:val="0"/>
                <w:color w:val="000000"/>
                <w:kern w:val="0"/>
                <w:sz w:val="24"/>
                <w:szCs w:val="24"/>
                <w:lang w:val="en-US"/>
              </w:rPr>
            </w:pPr>
            <w:r w:rsidRPr="009E6A34">
              <w:rPr>
                <w:rFonts w:ascii="Cascadia Mono" w:hAnsi="Cascadia Mono" w:cs="Times New Roman"/>
                <w:noProof w:val="0"/>
                <w:color w:val="000000"/>
                <w:kern w:val="0"/>
                <w:sz w:val="24"/>
                <w:szCs w:val="24"/>
                <w:lang w:val="en-US"/>
              </w:rPr>
              <w:t xml:space="preserve">        </w:t>
            </w:r>
            <w:proofErr w:type="spellStart"/>
            <w:proofErr w:type="gramStart"/>
            <w:r w:rsidRPr="009E6A34">
              <w:rPr>
                <w:rFonts w:ascii="Cascadia Mono" w:hAnsi="Cascadia Mono" w:cs="Times New Roman"/>
                <w:noProof w:val="0"/>
                <w:color w:val="000000"/>
                <w:kern w:val="0"/>
                <w:sz w:val="24"/>
                <w:szCs w:val="24"/>
                <w:lang w:val="en-US"/>
              </w:rPr>
              <w:t>loadData</w:t>
            </w:r>
            <w:proofErr w:type="spellEnd"/>
            <w:r w:rsidRPr="009E6A34">
              <w:rPr>
                <w:rFonts w:ascii="Cascadia Mono" w:hAnsi="Cascadia Mono" w:cs="Times New Roman"/>
                <w:noProof w:val="0"/>
                <w:color w:val="000000"/>
                <w:kern w:val="0"/>
                <w:sz w:val="24"/>
                <w:szCs w:val="24"/>
                <w:lang w:val="en-US"/>
              </w:rPr>
              <w:t>(</w:t>
            </w:r>
            <w:proofErr w:type="gramEnd"/>
            <w:r w:rsidRPr="009E6A34">
              <w:rPr>
                <w:rFonts w:ascii="Cascadia Mono" w:hAnsi="Cascadia Mono" w:cs="Times New Roman"/>
                <w:noProof w:val="0"/>
                <w:color w:val="000000"/>
                <w:kern w:val="0"/>
                <w:sz w:val="24"/>
                <w:szCs w:val="24"/>
                <w:lang w:val="en-US"/>
              </w:rPr>
              <w:t>);</w:t>
            </w:r>
          </w:p>
          <w:p w14:paraId="53D517DC" w14:textId="77777777" w:rsidR="009E6A34" w:rsidRPr="009E6A34" w:rsidRDefault="009E6A34" w:rsidP="009E6A34">
            <w:pPr>
              <w:spacing w:line="276" w:lineRule="auto"/>
              <w:rPr>
                <w:rFonts w:ascii="Cascadia Mono" w:hAnsi="Cascadia Mono" w:cs="Times New Roman"/>
                <w:noProof w:val="0"/>
                <w:color w:val="000000"/>
                <w:kern w:val="0"/>
                <w:sz w:val="24"/>
                <w:szCs w:val="24"/>
                <w:lang w:val="en-US"/>
              </w:rPr>
            </w:pPr>
            <w:r w:rsidRPr="009E6A34">
              <w:rPr>
                <w:rFonts w:ascii="Cascadia Mono" w:hAnsi="Cascadia Mono" w:cs="Times New Roman"/>
                <w:noProof w:val="0"/>
                <w:color w:val="000000"/>
                <w:kern w:val="0"/>
                <w:sz w:val="24"/>
                <w:szCs w:val="24"/>
                <w:lang w:val="en-US"/>
              </w:rPr>
              <w:t xml:space="preserve">    }</w:t>
            </w:r>
          </w:p>
          <w:p w14:paraId="31012B90" w14:textId="77777777" w:rsidR="009E6A34" w:rsidRPr="009E6A34" w:rsidRDefault="009E6A34" w:rsidP="009E6A34">
            <w:pPr>
              <w:spacing w:line="276" w:lineRule="auto"/>
              <w:rPr>
                <w:rFonts w:ascii="Cascadia Mono" w:hAnsi="Cascadia Mono" w:cs="Times New Roman"/>
                <w:noProof w:val="0"/>
                <w:color w:val="000000"/>
                <w:kern w:val="0"/>
                <w:sz w:val="24"/>
                <w:szCs w:val="24"/>
                <w:lang w:val="en-US"/>
              </w:rPr>
            </w:pPr>
            <w:r w:rsidRPr="009E6A34">
              <w:rPr>
                <w:rFonts w:ascii="Cascadia Mono" w:hAnsi="Cascadia Mono" w:cs="Times New Roman"/>
                <w:noProof w:val="0"/>
                <w:color w:val="000000"/>
                <w:kern w:val="0"/>
                <w:sz w:val="24"/>
                <w:szCs w:val="24"/>
                <w:lang w:val="en-US"/>
              </w:rPr>
              <w:t>}</w:t>
            </w:r>
          </w:p>
          <w:p w14:paraId="14F10895" w14:textId="77777777" w:rsidR="009E6A34" w:rsidRPr="009E6A34" w:rsidRDefault="009E6A34" w:rsidP="009E6A34">
            <w:pPr>
              <w:spacing w:line="276" w:lineRule="auto"/>
              <w:rPr>
                <w:rFonts w:ascii="Cascadia Mono" w:hAnsi="Cascadia Mono" w:cs="Times New Roman"/>
                <w:noProof w:val="0"/>
                <w:color w:val="000000"/>
                <w:kern w:val="0"/>
                <w:sz w:val="24"/>
                <w:szCs w:val="24"/>
                <w:lang w:val="en-US"/>
              </w:rPr>
            </w:pPr>
            <w:r w:rsidRPr="009E6A34">
              <w:rPr>
                <w:rFonts w:ascii="Cascadia Mono" w:hAnsi="Cascadia Mono" w:cs="Times New Roman"/>
                <w:noProof w:val="0"/>
                <w:color w:val="000000"/>
                <w:kern w:val="0"/>
                <w:sz w:val="24"/>
                <w:szCs w:val="24"/>
                <w:lang w:val="en-US"/>
              </w:rPr>
              <w:t>catch (</w:t>
            </w:r>
            <w:proofErr w:type="spellStart"/>
            <w:r w:rsidRPr="009E6A34">
              <w:rPr>
                <w:rFonts w:ascii="Cascadia Mono" w:hAnsi="Cascadia Mono" w:cs="Times New Roman"/>
                <w:noProof w:val="0"/>
                <w:color w:val="000000"/>
                <w:kern w:val="0"/>
                <w:sz w:val="24"/>
                <w:szCs w:val="24"/>
                <w:lang w:val="en-US"/>
              </w:rPr>
              <w:t>SqlException</w:t>
            </w:r>
            <w:proofErr w:type="spellEnd"/>
            <w:r w:rsidRPr="009E6A34">
              <w:rPr>
                <w:rFonts w:ascii="Cascadia Mono" w:hAnsi="Cascadia Mono" w:cs="Times New Roman"/>
                <w:noProof w:val="0"/>
                <w:color w:val="000000"/>
                <w:kern w:val="0"/>
                <w:sz w:val="24"/>
                <w:szCs w:val="24"/>
                <w:lang w:val="en-US"/>
              </w:rPr>
              <w:t xml:space="preserve"> </w:t>
            </w:r>
            <w:proofErr w:type="spellStart"/>
            <w:r w:rsidRPr="009E6A34">
              <w:rPr>
                <w:rFonts w:ascii="Cascadia Mono" w:hAnsi="Cascadia Mono" w:cs="Times New Roman"/>
                <w:noProof w:val="0"/>
                <w:color w:val="000000"/>
                <w:kern w:val="0"/>
                <w:sz w:val="24"/>
                <w:szCs w:val="24"/>
                <w:lang w:val="en-US"/>
              </w:rPr>
              <w:t>sqlException</w:t>
            </w:r>
            <w:proofErr w:type="spellEnd"/>
            <w:r w:rsidRPr="009E6A34">
              <w:rPr>
                <w:rFonts w:ascii="Cascadia Mono" w:hAnsi="Cascadia Mono" w:cs="Times New Roman"/>
                <w:noProof w:val="0"/>
                <w:color w:val="000000"/>
                <w:kern w:val="0"/>
                <w:sz w:val="24"/>
                <w:szCs w:val="24"/>
                <w:lang w:val="en-US"/>
              </w:rPr>
              <w:t>)</w:t>
            </w:r>
          </w:p>
          <w:p w14:paraId="7DE30ABA" w14:textId="77777777" w:rsidR="009E6A34" w:rsidRPr="009E6A34" w:rsidRDefault="009E6A34" w:rsidP="009E6A34">
            <w:pPr>
              <w:spacing w:line="276" w:lineRule="auto"/>
              <w:rPr>
                <w:rFonts w:ascii="Cascadia Mono" w:hAnsi="Cascadia Mono" w:cs="Times New Roman"/>
                <w:noProof w:val="0"/>
                <w:color w:val="000000"/>
                <w:kern w:val="0"/>
                <w:sz w:val="24"/>
                <w:szCs w:val="24"/>
                <w:lang w:val="en-US"/>
              </w:rPr>
            </w:pPr>
            <w:r w:rsidRPr="009E6A34">
              <w:rPr>
                <w:rFonts w:ascii="Cascadia Mono" w:hAnsi="Cascadia Mono" w:cs="Times New Roman"/>
                <w:noProof w:val="0"/>
                <w:color w:val="000000"/>
                <w:kern w:val="0"/>
                <w:sz w:val="24"/>
                <w:szCs w:val="24"/>
                <w:lang w:val="en-US"/>
              </w:rPr>
              <w:t>{</w:t>
            </w:r>
          </w:p>
          <w:p w14:paraId="0A1F702B" w14:textId="77777777" w:rsidR="009E6A34" w:rsidRPr="009E6A34" w:rsidRDefault="009E6A34" w:rsidP="009E6A34">
            <w:pPr>
              <w:spacing w:line="276" w:lineRule="auto"/>
              <w:rPr>
                <w:rFonts w:ascii="Cascadia Mono" w:hAnsi="Cascadia Mono" w:cs="Times New Roman"/>
                <w:noProof w:val="0"/>
                <w:color w:val="000000"/>
                <w:kern w:val="0"/>
                <w:sz w:val="24"/>
                <w:szCs w:val="24"/>
                <w:lang w:val="en-US"/>
              </w:rPr>
            </w:pPr>
            <w:r w:rsidRPr="009E6A34">
              <w:rPr>
                <w:rFonts w:ascii="Cascadia Mono" w:hAnsi="Cascadia Mono" w:cs="Times New Roman"/>
                <w:noProof w:val="0"/>
                <w:color w:val="000000"/>
                <w:kern w:val="0"/>
                <w:sz w:val="24"/>
                <w:szCs w:val="24"/>
                <w:lang w:val="en-US"/>
              </w:rPr>
              <w:t xml:space="preserve">    </w:t>
            </w:r>
            <w:proofErr w:type="spellStart"/>
            <w:r w:rsidRPr="009E6A34">
              <w:rPr>
                <w:rFonts w:ascii="Cascadia Mono" w:hAnsi="Cascadia Mono" w:cs="Times New Roman"/>
                <w:noProof w:val="0"/>
                <w:color w:val="000000"/>
                <w:kern w:val="0"/>
                <w:sz w:val="24"/>
                <w:szCs w:val="24"/>
                <w:lang w:val="en-US"/>
              </w:rPr>
              <w:t>MessageBox.Show</w:t>
            </w:r>
            <w:proofErr w:type="spellEnd"/>
            <w:r w:rsidRPr="009E6A34">
              <w:rPr>
                <w:rFonts w:ascii="Cascadia Mono" w:hAnsi="Cascadia Mono" w:cs="Times New Roman"/>
                <w:noProof w:val="0"/>
                <w:color w:val="000000"/>
                <w:kern w:val="0"/>
                <w:sz w:val="24"/>
                <w:szCs w:val="24"/>
                <w:lang w:val="en-US"/>
              </w:rPr>
              <w:t>(</w:t>
            </w:r>
            <w:proofErr w:type="spellStart"/>
            <w:r w:rsidRPr="009E6A34">
              <w:rPr>
                <w:rFonts w:ascii="Cascadia Mono" w:hAnsi="Cascadia Mono" w:cs="Times New Roman"/>
                <w:noProof w:val="0"/>
                <w:color w:val="000000"/>
                <w:kern w:val="0"/>
                <w:sz w:val="24"/>
                <w:szCs w:val="24"/>
                <w:lang w:val="en-US"/>
              </w:rPr>
              <w:t>sqlException.Message</w:t>
            </w:r>
            <w:proofErr w:type="spellEnd"/>
            <w:r w:rsidRPr="009E6A34">
              <w:rPr>
                <w:rFonts w:ascii="Cascadia Mono" w:hAnsi="Cascadia Mono" w:cs="Times New Roman"/>
                <w:noProof w:val="0"/>
                <w:color w:val="000000"/>
                <w:kern w:val="0"/>
                <w:sz w:val="24"/>
                <w:szCs w:val="24"/>
                <w:lang w:val="en-US"/>
              </w:rPr>
              <w:t xml:space="preserve">, "Báo </w:t>
            </w:r>
            <w:proofErr w:type="spellStart"/>
            <w:r w:rsidRPr="009E6A34">
              <w:rPr>
                <w:rFonts w:ascii="Cascadia Mono" w:hAnsi="Cascadia Mono" w:cs="Times New Roman"/>
                <w:noProof w:val="0"/>
                <w:color w:val="000000"/>
                <w:kern w:val="0"/>
                <w:sz w:val="24"/>
                <w:szCs w:val="24"/>
                <w:lang w:val="en-US"/>
              </w:rPr>
              <w:t>lỗi</w:t>
            </w:r>
            <w:proofErr w:type="spellEnd"/>
            <w:r w:rsidRPr="009E6A34">
              <w:rPr>
                <w:rFonts w:ascii="Cascadia Mono" w:hAnsi="Cascadia Mono" w:cs="Times New Roman"/>
                <w:noProof w:val="0"/>
                <w:color w:val="000000"/>
                <w:kern w:val="0"/>
                <w:sz w:val="24"/>
                <w:szCs w:val="24"/>
                <w:lang w:val="en-US"/>
              </w:rPr>
              <w:t>!"</w:t>
            </w:r>
            <w:proofErr w:type="gramStart"/>
            <w:r w:rsidRPr="009E6A34">
              <w:rPr>
                <w:rFonts w:ascii="Cascadia Mono" w:hAnsi="Cascadia Mono" w:cs="Times New Roman"/>
                <w:noProof w:val="0"/>
                <w:color w:val="000000"/>
                <w:kern w:val="0"/>
                <w:sz w:val="24"/>
                <w:szCs w:val="24"/>
                <w:lang w:val="en-US"/>
              </w:rPr>
              <w:t>);</w:t>
            </w:r>
            <w:proofErr w:type="gramEnd"/>
          </w:p>
          <w:p w14:paraId="2C0451C2" w14:textId="731ED8FE" w:rsidR="00A60735" w:rsidRPr="00A60735" w:rsidRDefault="009E6A34" w:rsidP="009E6A34">
            <w:pPr>
              <w:spacing w:line="276" w:lineRule="auto"/>
              <w:rPr>
                <w:rFonts w:ascii="Cascadia Mono" w:hAnsi="Cascadia Mono" w:cs="Times New Roman"/>
                <w:noProof w:val="0"/>
                <w:color w:val="000000"/>
                <w:kern w:val="0"/>
                <w:sz w:val="24"/>
                <w:szCs w:val="24"/>
                <w:lang w:val="en-US"/>
              </w:rPr>
            </w:pPr>
            <w:r w:rsidRPr="009E6A34">
              <w:rPr>
                <w:rFonts w:ascii="Cascadia Mono" w:hAnsi="Cascadia Mono" w:cs="Times New Roman"/>
                <w:noProof w:val="0"/>
                <w:color w:val="000000"/>
                <w:kern w:val="0"/>
                <w:sz w:val="24"/>
                <w:szCs w:val="24"/>
                <w:lang w:val="en-US"/>
              </w:rPr>
              <w:t>}</w:t>
            </w:r>
          </w:p>
        </w:tc>
      </w:tr>
    </w:tbl>
    <w:p w14:paraId="66D8031D" w14:textId="77777777" w:rsidR="00F667E1" w:rsidRDefault="00F667E1" w:rsidP="007875F7">
      <w:pPr>
        <w:spacing w:after="0" w:line="360" w:lineRule="auto"/>
        <w:ind w:left="720"/>
        <w:rPr>
          <w:rFonts w:ascii="Times New Roman" w:hAnsi="Times New Roman" w:cs="Times New Roman"/>
          <w:i/>
          <w:iCs/>
          <w:noProof w:val="0"/>
          <w:color w:val="000000"/>
          <w:kern w:val="0"/>
          <w:sz w:val="24"/>
          <w:szCs w:val="24"/>
          <w:lang w:val="en-US"/>
        </w:rPr>
      </w:pPr>
    </w:p>
    <w:p w14:paraId="75D9AB0F" w14:textId="0507112C" w:rsidR="00F667E1" w:rsidRPr="00F667E1" w:rsidRDefault="00F667E1" w:rsidP="007875F7">
      <w:pPr>
        <w:spacing w:after="0" w:line="360" w:lineRule="auto"/>
        <w:ind w:left="720"/>
        <w:rPr>
          <w:rFonts w:ascii="Times New Roman" w:hAnsi="Times New Roman" w:cs="Times New Roman"/>
          <w:b/>
          <w:bCs/>
          <w:noProof w:val="0"/>
          <w:color w:val="000000"/>
          <w:kern w:val="0"/>
          <w:sz w:val="28"/>
          <w:szCs w:val="28"/>
          <w:lang w:val="en-US"/>
        </w:rPr>
      </w:pPr>
      <w:r w:rsidRPr="00F667E1">
        <w:rPr>
          <w:rFonts w:ascii="Times New Roman" w:hAnsi="Times New Roman" w:cs="Times New Roman"/>
          <w:b/>
          <w:bCs/>
          <w:noProof w:val="0"/>
          <w:color w:val="000000"/>
          <w:kern w:val="0"/>
          <w:sz w:val="28"/>
          <w:szCs w:val="28"/>
          <w:lang w:val="en-US"/>
        </w:rPr>
        <w:t xml:space="preserve">Trigger </w:t>
      </w:r>
      <w:proofErr w:type="spellStart"/>
      <w:r w:rsidRPr="00F667E1">
        <w:rPr>
          <w:rFonts w:ascii="Times New Roman" w:hAnsi="Times New Roman" w:cs="Times New Roman"/>
          <w:b/>
          <w:bCs/>
          <w:noProof w:val="0"/>
          <w:color w:val="000000"/>
          <w:kern w:val="0"/>
          <w:sz w:val="28"/>
          <w:szCs w:val="28"/>
          <w:lang w:val="en-US"/>
        </w:rPr>
        <w:t>tự</w:t>
      </w:r>
      <w:proofErr w:type="spellEnd"/>
      <w:r w:rsidRPr="00F667E1">
        <w:rPr>
          <w:rFonts w:ascii="Times New Roman" w:hAnsi="Times New Roman" w:cs="Times New Roman"/>
          <w:b/>
          <w:bCs/>
          <w:noProof w:val="0"/>
          <w:color w:val="000000"/>
          <w:kern w:val="0"/>
          <w:sz w:val="28"/>
          <w:szCs w:val="28"/>
          <w:lang w:val="en-US"/>
        </w:rPr>
        <w:t xml:space="preserve"> set ID </w:t>
      </w:r>
      <w:proofErr w:type="spellStart"/>
      <w:r w:rsidRPr="00F667E1">
        <w:rPr>
          <w:rFonts w:ascii="Times New Roman" w:hAnsi="Times New Roman" w:cs="Times New Roman"/>
          <w:b/>
          <w:bCs/>
          <w:noProof w:val="0"/>
          <w:color w:val="000000"/>
          <w:kern w:val="0"/>
          <w:sz w:val="28"/>
          <w:szCs w:val="28"/>
          <w:lang w:val="en-US"/>
        </w:rPr>
        <w:t>cho</w:t>
      </w:r>
      <w:proofErr w:type="spellEnd"/>
      <w:r w:rsidRPr="00F667E1">
        <w:rPr>
          <w:rFonts w:ascii="Times New Roman" w:hAnsi="Times New Roman" w:cs="Times New Roman"/>
          <w:b/>
          <w:bCs/>
          <w:noProof w:val="0"/>
          <w:color w:val="000000"/>
          <w:kern w:val="0"/>
          <w:sz w:val="28"/>
          <w:szCs w:val="28"/>
          <w:lang w:val="en-US"/>
        </w:rPr>
        <w:t xml:space="preserve"> </w:t>
      </w:r>
      <w:proofErr w:type="spellStart"/>
      <w:r w:rsidRPr="00F667E1">
        <w:rPr>
          <w:rFonts w:ascii="Times New Roman" w:hAnsi="Times New Roman" w:cs="Times New Roman"/>
          <w:b/>
          <w:bCs/>
          <w:noProof w:val="0"/>
          <w:color w:val="000000"/>
          <w:kern w:val="0"/>
          <w:sz w:val="28"/>
          <w:szCs w:val="28"/>
          <w:lang w:val="en-US"/>
        </w:rPr>
        <w:t>Đơn</w:t>
      </w:r>
      <w:proofErr w:type="spellEnd"/>
      <w:r w:rsidRPr="00F667E1">
        <w:rPr>
          <w:rFonts w:ascii="Times New Roman" w:hAnsi="Times New Roman" w:cs="Times New Roman"/>
          <w:b/>
          <w:bCs/>
          <w:noProof w:val="0"/>
          <w:color w:val="000000"/>
          <w:kern w:val="0"/>
          <w:sz w:val="28"/>
          <w:szCs w:val="28"/>
          <w:lang w:val="en-US"/>
        </w:rPr>
        <w:t xml:space="preserve"> </w:t>
      </w:r>
      <w:proofErr w:type="spellStart"/>
      <w:r w:rsidRPr="00F667E1">
        <w:rPr>
          <w:rFonts w:ascii="Times New Roman" w:hAnsi="Times New Roman" w:cs="Times New Roman"/>
          <w:b/>
          <w:bCs/>
          <w:noProof w:val="0"/>
          <w:color w:val="000000"/>
          <w:kern w:val="0"/>
          <w:sz w:val="28"/>
          <w:szCs w:val="28"/>
          <w:lang w:val="en-US"/>
        </w:rPr>
        <w:t>nhập</w:t>
      </w:r>
      <w:proofErr w:type="spellEnd"/>
      <w:r w:rsidRPr="00F667E1">
        <w:rPr>
          <w:rFonts w:ascii="Times New Roman" w:hAnsi="Times New Roman" w:cs="Times New Roman"/>
          <w:b/>
          <w:bCs/>
          <w:noProof w:val="0"/>
          <w:color w:val="000000"/>
          <w:kern w:val="0"/>
          <w:sz w:val="28"/>
          <w:szCs w:val="28"/>
          <w:lang w:val="en-US"/>
        </w:rPr>
        <w:t xml:space="preserve"> </w:t>
      </w:r>
      <w:proofErr w:type="spellStart"/>
      <w:r w:rsidRPr="00F667E1">
        <w:rPr>
          <w:rFonts w:ascii="Times New Roman" w:hAnsi="Times New Roman" w:cs="Times New Roman"/>
          <w:b/>
          <w:bCs/>
          <w:noProof w:val="0"/>
          <w:color w:val="000000"/>
          <w:kern w:val="0"/>
          <w:sz w:val="28"/>
          <w:szCs w:val="28"/>
          <w:lang w:val="en-US"/>
        </w:rPr>
        <w:t>hàng</w:t>
      </w:r>
      <w:proofErr w:type="spellEnd"/>
      <w:r w:rsidRPr="00F667E1">
        <w:rPr>
          <w:rFonts w:ascii="Times New Roman" w:hAnsi="Times New Roman" w:cs="Times New Roman"/>
          <w:b/>
          <w:bCs/>
          <w:noProof w:val="0"/>
          <w:color w:val="000000"/>
          <w:kern w:val="0"/>
          <w:sz w:val="28"/>
          <w:szCs w:val="28"/>
          <w:lang w:val="en-US"/>
        </w:rPr>
        <w:t xml:space="preserve"> (</w:t>
      </w:r>
      <w:proofErr w:type="spellStart"/>
      <w:r w:rsidRPr="00F667E1">
        <w:rPr>
          <w:rFonts w:ascii="Times New Roman" w:hAnsi="Times New Roman" w:cs="Times New Roman"/>
          <w:b/>
          <w:bCs/>
          <w:noProof w:val="0"/>
          <w:color w:val="000000"/>
          <w:kern w:val="0"/>
          <w:sz w:val="28"/>
          <w:szCs w:val="28"/>
          <w:lang w:val="en-US"/>
        </w:rPr>
        <w:t>ReceiptNote</w:t>
      </w:r>
      <w:proofErr w:type="spellEnd"/>
      <w:r w:rsidRPr="00F667E1">
        <w:rPr>
          <w:rFonts w:ascii="Times New Roman" w:hAnsi="Times New Roman" w:cs="Times New Roman"/>
          <w:b/>
          <w:bCs/>
          <w:noProof w:val="0"/>
          <w:color w:val="000000"/>
          <w:kern w:val="0"/>
          <w:sz w:val="28"/>
          <w:szCs w:val="28"/>
          <w:lang w:val="en-US"/>
        </w:rPr>
        <w:t xml:space="preserve">) </w:t>
      </w:r>
      <w:proofErr w:type="spellStart"/>
      <w:r w:rsidRPr="00F667E1">
        <w:rPr>
          <w:rFonts w:ascii="Times New Roman" w:hAnsi="Times New Roman" w:cs="Times New Roman"/>
          <w:b/>
          <w:bCs/>
          <w:noProof w:val="0"/>
          <w:color w:val="000000"/>
          <w:kern w:val="0"/>
          <w:sz w:val="28"/>
          <w:szCs w:val="28"/>
          <w:lang w:val="en-US"/>
        </w:rPr>
        <w:t>khi</w:t>
      </w:r>
      <w:proofErr w:type="spellEnd"/>
      <w:r w:rsidRPr="00F667E1">
        <w:rPr>
          <w:rFonts w:ascii="Times New Roman" w:hAnsi="Times New Roman" w:cs="Times New Roman"/>
          <w:b/>
          <w:bCs/>
          <w:noProof w:val="0"/>
          <w:color w:val="000000"/>
          <w:kern w:val="0"/>
          <w:sz w:val="28"/>
          <w:szCs w:val="28"/>
          <w:lang w:val="en-US"/>
        </w:rPr>
        <w:t xml:space="preserve"> </w:t>
      </w:r>
      <w:proofErr w:type="spellStart"/>
      <w:r w:rsidRPr="00F667E1">
        <w:rPr>
          <w:rFonts w:ascii="Times New Roman" w:hAnsi="Times New Roman" w:cs="Times New Roman"/>
          <w:b/>
          <w:bCs/>
          <w:noProof w:val="0"/>
          <w:color w:val="000000"/>
          <w:kern w:val="0"/>
          <w:sz w:val="28"/>
          <w:szCs w:val="28"/>
          <w:lang w:val="en-US"/>
        </w:rPr>
        <w:t>thêm</w:t>
      </w:r>
      <w:proofErr w:type="spellEnd"/>
      <w:r w:rsidRPr="00F667E1">
        <w:rPr>
          <w:rFonts w:ascii="Times New Roman" w:hAnsi="Times New Roman" w:cs="Times New Roman"/>
          <w:b/>
          <w:bCs/>
          <w:noProof w:val="0"/>
          <w:color w:val="000000"/>
          <w:kern w:val="0"/>
          <w:sz w:val="28"/>
          <w:szCs w:val="28"/>
          <w:lang w:val="en-US"/>
        </w:rPr>
        <w:t xml:space="preserve"> </w:t>
      </w:r>
      <w:proofErr w:type="spellStart"/>
      <w:proofErr w:type="gramStart"/>
      <w:r w:rsidRPr="00F667E1">
        <w:rPr>
          <w:rFonts w:ascii="Times New Roman" w:hAnsi="Times New Roman" w:cs="Times New Roman"/>
          <w:b/>
          <w:bCs/>
          <w:noProof w:val="0"/>
          <w:color w:val="000000"/>
          <w:kern w:val="0"/>
          <w:sz w:val="28"/>
          <w:szCs w:val="28"/>
          <w:lang w:val="en-US"/>
        </w:rPr>
        <w:t>mới</w:t>
      </w:r>
      <w:proofErr w:type="spellEnd"/>
      <w:proofErr w:type="gramEnd"/>
    </w:p>
    <w:tbl>
      <w:tblPr>
        <w:tblStyle w:val="TableGrid"/>
        <w:tblW w:w="0" w:type="auto"/>
        <w:tblInd w:w="720" w:type="dxa"/>
        <w:tblLook w:val="04A0" w:firstRow="1" w:lastRow="0" w:firstColumn="1" w:lastColumn="0" w:noHBand="0" w:noVBand="1"/>
      </w:tblPr>
      <w:tblGrid>
        <w:gridCol w:w="8296"/>
      </w:tblGrid>
      <w:tr w:rsidR="00F667E1" w14:paraId="6C965D53" w14:textId="77777777" w:rsidTr="00F667E1">
        <w:tc>
          <w:tcPr>
            <w:tcW w:w="9016" w:type="dxa"/>
          </w:tcPr>
          <w:p w14:paraId="20EF578D" w14:textId="77777777" w:rsidR="00F667E1" w:rsidRPr="00F667E1" w:rsidRDefault="00F667E1" w:rsidP="00F667E1">
            <w:pPr>
              <w:autoSpaceDE w:val="0"/>
              <w:autoSpaceDN w:val="0"/>
              <w:adjustRightInd w:val="0"/>
              <w:spacing w:line="276" w:lineRule="auto"/>
              <w:rPr>
                <w:rFonts w:ascii="Consolas" w:hAnsi="Consolas" w:cs="Times New Roman"/>
                <w:noProof w:val="0"/>
                <w:color w:val="000000"/>
                <w:kern w:val="0"/>
                <w:sz w:val="24"/>
                <w:szCs w:val="24"/>
                <w:lang w:val="en-US"/>
              </w:rPr>
            </w:pPr>
            <w:r w:rsidRPr="00F667E1">
              <w:rPr>
                <w:rFonts w:ascii="Consolas" w:hAnsi="Consolas" w:cs="Times New Roman"/>
                <w:noProof w:val="0"/>
                <w:color w:val="0000FF"/>
                <w:kern w:val="0"/>
                <w:sz w:val="24"/>
                <w:szCs w:val="24"/>
                <w:lang w:val="en-US"/>
              </w:rPr>
              <w:t>CREATE</w:t>
            </w:r>
            <w:r w:rsidRPr="00F667E1">
              <w:rPr>
                <w:rFonts w:ascii="Consolas" w:hAnsi="Consolas" w:cs="Times New Roman"/>
                <w:noProof w:val="0"/>
                <w:color w:val="000000"/>
                <w:kern w:val="0"/>
                <w:sz w:val="24"/>
                <w:szCs w:val="24"/>
                <w:lang w:val="en-US"/>
              </w:rPr>
              <w:t xml:space="preserve"> </w:t>
            </w:r>
            <w:r w:rsidRPr="00F667E1">
              <w:rPr>
                <w:rFonts w:ascii="Consolas" w:hAnsi="Consolas" w:cs="Times New Roman"/>
                <w:noProof w:val="0"/>
                <w:color w:val="0000FF"/>
                <w:kern w:val="0"/>
                <w:sz w:val="24"/>
                <w:szCs w:val="24"/>
                <w:lang w:val="en-US"/>
              </w:rPr>
              <w:t>TRIGGER</w:t>
            </w:r>
            <w:r w:rsidRPr="00F667E1">
              <w:rPr>
                <w:rFonts w:ascii="Consolas" w:hAnsi="Consolas" w:cs="Times New Roman"/>
                <w:noProof w:val="0"/>
                <w:color w:val="000000"/>
                <w:kern w:val="0"/>
                <w:sz w:val="24"/>
                <w:szCs w:val="24"/>
                <w:lang w:val="en-US"/>
              </w:rPr>
              <w:t xml:space="preserve"> </w:t>
            </w:r>
            <w:proofErr w:type="spellStart"/>
            <w:proofErr w:type="gramStart"/>
            <w:r w:rsidRPr="00F667E1">
              <w:rPr>
                <w:rFonts w:ascii="Consolas" w:hAnsi="Consolas" w:cs="Times New Roman"/>
                <w:noProof w:val="0"/>
                <w:color w:val="000000"/>
                <w:kern w:val="0"/>
                <w:sz w:val="24"/>
                <w:szCs w:val="24"/>
                <w:lang w:val="en-US"/>
              </w:rPr>
              <w:t>setReceiptNoteIDTrigger</w:t>
            </w:r>
            <w:proofErr w:type="spellEnd"/>
            <w:proofErr w:type="gramEnd"/>
          </w:p>
          <w:p w14:paraId="18FE80A3" w14:textId="77777777" w:rsidR="00F667E1" w:rsidRPr="00F667E1" w:rsidRDefault="00F667E1" w:rsidP="00F667E1">
            <w:pPr>
              <w:autoSpaceDE w:val="0"/>
              <w:autoSpaceDN w:val="0"/>
              <w:adjustRightInd w:val="0"/>
              <w:spacing w:line="276" w:lineRule="auto"/>
              <w:rPr>
                <w:rFonts w:ascii="Consolas" w:hAnsi="Consolas" w:cs="Times New Roman"/>
                <w:noProof w:val="0"/>
                <w:color w:val="000000"/>
                <w:kern w:val="0"/>
                <w:sz w:val="24"/>
                <w:szCs w:val="24"/>
                <w:lang w:val="en-US"/>
              </w:rPr>
            </w:pPr>
            <w:r w:rsidRPr="00F667E1">
              <w:rPr>
                <w:rFonts w:ascii="Consolas" w:hAnsi="Consolas" w:cs="Times New Roman"/>
                <w:noProof w:val="0"/>
                <w:color w:val="0000FF"/>
                <w:kern w:val="0"/>
                <w:sz w:val="24"/>
                <w:szCs w:val="24"/>
                <w:lang w:val="en-US"/>
              </w:rPr>
              <w:t>ON</w:t>
            </w:r>
            <w:r w:rsidRPr="00F667E1">
              <w:rPr>
                <w:rFonts w:ascii="Consolas" w:hAnsi="Consolas" w:cs="Times New Roman"/>
                <w:noProof w:val="0"/>
                <w:color w:val="000000"/>
                <w:kern w:val="0"/>
                <w:sz w:val="24"/>
                <w:szCs w:val="24"/>
                <w:lang w:val="en-US"/>
              </w:rPr>
              <w:t xml:space="preserve"> </w:t>
            </w:r>
            <w:proofErr w:type="spellStart"/>
            <w:r w:rsidRPr="00F667E1">
              <w:rPr>
                <w:rFonts w:ascii="Consolas" w:hAnsi="Consolas" w:cs="Times New Roman"/>
                <w:noProof w:val="0"/>
                <w:color w:val="000000"/>
                <w:kern w:val="0"/>
                <w:sz w:val="24"/>
                <w:szCs w:val="24"/>
                <w:lang w:val="en-US"/>
              </w:rPr>
              <w:t>ReceiptNote</w:t>
            </w:r>
            <w:proofErr w:type="spellEnd"/>
          </w:p>
          <w:p w14:paraId="76999A78" w14:textId="77777777" w:rsidR="00F667E1" w:rsidRPr="00F667E1" w:rsidRDefault="00F667E1" w:rsidP="00F667E1">
            <w:pPr>
              <w:autoSpaceDE w:val="0"/>
              <w:autoSpaceDN w:val="0"/>
              <w:adjustRightInd w:val="0"/>
              <w:spacing w:line="276" w:lineRule="auto"/>
              <w:rPr>
                <w:rFonts w:ascii="Consolas" w:hAnsi="Consolas" w:cs="Times New Roman"/>
                <w:noProof w:val="0"/>
                <w:color w:val="000000"/>
                <w:kern w:val="0"/>
                <w:sz w:val="24"/>
                <w:szCs w:val="24"/>
                <w:lang w:val="en-US"/>
              </w:rPr>
            </w:pPr>
            <w:r w:rsidRPr="00F667E1">
              <w:rPr>
                <w:rFonts w:ascii="Consolas" w:hAnsi="Consolas" w:cs="Times New Roman"/>
                <w:noProof w:val="0"/>
                <w:color w:val="0000FF"/>
                <w:kern w:val="0"/>
                <w:sz w:val="24"/>
                <w:szCs w:val="24"/>
                <w:lang w:val="en-US"/>
              </w:rPr>
              <w:t>AFTER</w:t>
            </w:r>
            <w:r w:rsidRPr="00F667E1">
              <w:rPr>
                <w:rFonts w:ascii="Consolas" w:hAnsi="Consolas" w:cs="Times New Roman"/>
                <w:noProof w:val="0"/>
                <w:color w:val="000000"/>
                <w:kern w:val="0"/>
                <w:sz w:val="24"/>
                <w:szCs w:val="24"/>
                <w:lang w:val="en-US"/>
              </w:rPr>
              <w:t xml:space="preserve"> </w:t>
            </w:r>
            <w:r w:rsidRPr="00F667E1">
              <w:rPr>
                <w:rFonts w:ascii="Consolas" w:hAnsi="Consolas" w:cs="Times New Roman"/>
                <w:noProof w:val="0"/>
                <w:color w:val="0000FF"/>
                <w:kern w:val="0"/>
                <w:sz w:val="24"/>
                <w:szCs w:val="24"/>
                <w:lang w:val="en-US"/>
              </w:rPr>
              <w:t>INSERT</w:t>
            </w:r>
          </w:p>
          <w:p w14:paraId="7DC7E2B4" w14:textId="77777777" w:rsidR="00F667E1" w:rsidRPr="00F667E1" w:rsidRDefault="00F667E1" w:rsidP="00F667E1">
            <w:pPr>
              <w:autoSpaceDE w:val="0"/>
              <w:autoSpaceDN w:val="0"/>
              <w:adjustRightInd w:val="0"/>
              <w:spacing w:line="276" w:lineRule="auto"/>
              <w:rPr>
                <w:rFonts w:ascii="Consolas" w:hAnsi="Consolas" w:cs="Times New Roman"/>
                <w:noProof w:val="0"/>
                <w:color w:val="000000"/>
                <w:kern w:val="0"/>
                <w:sz w:val="24"/>
                <w:szCs w:val="24"/>
                <w:lang w:val="en-US"/>
              </w:rPr>
            </w:pPr>
            <w:r w:rsidRPr="00F667E1">
              <w:rPr>
                <w:rFonts w:ascii="Consolas" w:hAnsi="Consolas" w:cs="Times New Roman"/>
                <w:noProof w:val="0"/>
                <w:color w:val="0000FF"/>
                <w:kern w:val="0"/>
                <w:sz w:val="24"/>
                <w:szCs w:val="24"/>
                <w:lang w:val="en-US"/>
              </w:rPr>
              <w:t>AS</w:t>
            </w:r>
          </w:p>
          <w:p w14:paraId="78510FFE" w14:textId="77777777" w:rsidR="00F667E1" w:rsidRPr="00F667E1" w:rsidRDefault="00F667E1" w:rsidP="00F667E1">
            <w:pPr>
              <w:autoSpaceDE w:val="0"/>
              <w:autoSpaceDN w:val="0"/>
              <w:adjustRightInd w:val="0"/>
              <w:spacing w:line="276" w:lineRule="auto"/>
              <w:rPr>
                <w:rFonts w:ascii="Consolas" w:hAnsi="Consolas" w:cs="Times New Roman"/>
                <w:noProof w:val="0"/>
                <w:color w:val="000000"/>
                <w:kern w:val="0"/>
                <w:sz w:val="24"/>
                <w:szCs w:val="24"/>
                <w:lang w:val="en-US"/>
              </w:rPr>
            </w:pPr>
            <w:r w:rsidRPr="00F667E1">
              <w:rPr>
                <w:rFonts w:ascii="Consolas" w:hAnsi="Consolas" w:cs="Times New Roman"/>
                <w:noProof w:val="0"/>
                <w:color w:val="0000FF"/>
                <w:kern w:val="0"/>
                <w:sz w:val="24"/>
                <w:szCs w:val="24"/>
                <w:lang w:val="en-US"/>
              </w:rPr>
              <w:t>BEGIN</w:t>
            </w:r>
          </w:p>
          <w:p w14:paraId="58DF862C" w14:textId="77777777" w:rsidR="00F667E1" w:rsidRPr="00F667E1" w:rsidRDefault="00F667E1" w:rsidP="00F667E1">
            <w:pPr>
              <w:autoSpaceDE w:val="0"/>
              <w:autoSpaceDN w:val="0"/>
              <w:adjustRightInd w:val="0"/>
              <w:spacing w:line="276" w:lineRule="auto"/>
              <w:rPr>
                <w:rFonts w:ascii="Consolas" w:hAnsi="Consolas" w:cs="Times New Roman"/>
                <w:noProof w:val="0"/>
                <w:color w:val="000000"/>
                <w:kern w:val="0"/>
                <w:sz w:val="24"/>
                <w:szCs w:val="24"/>
                <w:lang w:val="en-US"/>
              </w:rPr>
            </w:pPr>
            <w:r w:rsidRPr="00F667E1">
              <w:rPr>
                <w:rFonts w:ascii="Consolas" w:hAnsi="Consolas" w:cs="Times New Roman"/>
                <w:noProof w:val="0"/>
                <w:color w:val="000000"/>
                <w:kern w:val="0"/>
                <w:sz w:val="24"/>
                <w:szCs w:val="24"/>
                <w:lang w:val="en-US"/>
              </w:rPr>
              <w:t xml:space="preserve">    </w:t>
            </w:r>
            <w:r w:rsidRPr="00F667E1">
              <w:rPr>
                <w:rFonts w:ascii="Consolas" w:hAnsi="Consolas" w:cs="Times New Roman"/>
                <w:noProof w:val="0"/>
                <w:color w:val="0000FF"/>
                <w:kern w:val="0"/>
                <w:sz w:val="24"/>
                <w:szCs w:val="24"/>
                <w:lang w:val="en-US"/>
              </w:rPr>
              <w:t>DECLARE</w:t>
            </w:r>
            <w:r w:rsidRPr="00F667E1">
              <w:rPr>
                <w:rFonts w:ascii="Consolas" w:hAnsi="Consolas" w:cs="Times New Roman"/>
                <w:noProof w:val="0"/>
                <w:color w:val="000000"/>
                <w:kern w:val="0"/>
                <w:sz w:val="24"/>
                <w:szCs w:val="24"/>
                <w:lang w:val="en-US"/>
              </w:rPr>
              <w:t xml:space="preserve"> @max_id </w:t>
            </w:r>
            <w:proofErr w:type="gramStart"/>
            <w:r w:rsidRPr="00F667E1">
              <w:rPr>
                <w:rFonts w:ascii="Consolas" w:hAnsi="Consolas" w:cs="Times New Roman"/>
                <w:noProof w:val="0"/>
                <w:color w:val="0000FF"/>
                <w:kern w:val="0"/>
                <w:sz w:val="24"/>
                <w:szCs w:val="24"/>
                <w:lang w:val="en-US"/>
              </w:rPr>
              <w:t>INT</w:t>
            </w:r>
            <w:r w:rsidRPr="00F667E1">
              <w:rPr>
                <w:rFonts w:ascii="Consolas" w:hAnsi="Consolas" w:cs="Times New Roman"/>
                <w:noProof w:val="0"/>
                <w:color w:val="808080"/>
                <w:kern w:val="0"/>
                <w:sz w:val="24"/>
                <w:szCs w:val="24"/>
                <w:lang w:val="en-US"/>
              </w:rPr>
              <w:t>;</w:t>
            </w:r>
            <w:proofErr w:type="gramEnd"/>
          </w:p>
          <w:p w14:paraId="122B2C6A" w14:textId="77777777" w:rsidR="00F667E1" w:rsidRPr="00F667E1" w:rsidRDefault="00F667E1" w:rsidP="00F667E1">
            <w:pPr>
              <w:autoSpaceDE w:val="0"/>
              <w:autoSpaceDN w:val="0"/>
              <w:adjustRightInd w:val="0"/>
              <w:spacing w:line="276" w:lineRule="auto"/>
              <w:rPr>
                <w:rFonts w:ascii="Consolas" w:hAnsi="Consolas" w:cs="Times New Roman"/>
                <w:noProof w:val="0"/>
                <w:color w:val="000000"/>
                <w:kern w:val="0"/>
                <w:sz w:val="24"/>
                <w:szCs w:val="24"/>
                <w:lang w:val="en-US"/>
              </w:rPr>
            </w:pPr>
            <w:r w:rsidRPr="00F667E1">
              <w:rPr>
                <w:rFonts w:ascii="Consolas" w:hAnsi="Consolas" w:cs="Times New Roman"/>
                <w:noProof w:val="0"/>
                <w:color w:val="000000"/>
                <w:kern w:val="0"/>
                <w:sz w:val="24"/>
                <w:szCs w:val="24"/>
                <w:lang w:val="en-US"/>
              </w:rPr>
              <w:t xml:space="preserve">    </w:t>
            </w:r>
            <w:r w:rsidRPr="00F667E1">
              <w:rPr>
                <w:rFonts w:ascii="Consolas" w:hAnsi="Consolas" w:cs="Times New Roman"/>
                <w:noProof w:val="0"/>
                <w:color w:val="0000FF"/>
                <w:kern w:val="0"/>
                <w:sz w:val="24"/>
                <w:szCs w:val="24"/>
                <w:lang w:val="en-US"/>
              </w:rPr>
              <w:t>DECLARE</w:t>
            </w:r>
            <w:r w:rsidRPr="00F667E1">
              <w:rPr>
                <w:rFonts w:ascii="Consolas" w:hAnsi="Consolas" w:cs="Times New Roman"/>
                <w:noProof w:val="0"/>
                <w:color w:val="000000"/>
                <w:kern w:val="0"/>
                <w:sz w:val="24"/>
                <w:szCs w:val="24"/>
                <w:lang w:val="en-US"/>
              </w:rPr>
              <w:t xml:space="preserve"> @new_id </w:t>
            </w:r>
            <w:proofErr w:type="gramStart"/>
            <w:r w:rsidRPr="00F667E1">
              <w:rPr>
                <w:rFonts w:ascii="Consolas" w:hAnsi="Consolas" w:cs="Times New Roman"/>
                <w:noProof w:val="0"/>
                <w:color w:val="0000FF"/>
                <w:kern w:val="0"/>
                <w:sz w:val="24"/>
                <w:szCs w:val="24"/>
                <w:lang w:val="en-US"/>
              </w:rPr>
              <w:t>VARCHAR</w:t>
            </w:r>
            <w:r w:rsidRPr="00F667E1">
              <w:rPr>
                <w:rFonts w:ascii="Consolas" w:hAnsi="Consolas" w:cs="Times New Roman"/>
                <w:noProof w:val="0"/>
                <w:color w:val="808080"/>
                <w:kern w:val="0"/>
                <w:sz w:val="24"/>
                <w:szCs w:val="24"/>
                <w:lang w:val="en-US"/>
              </w:rPr>
              <w:t>(</w:t>
            </w:r>
            <w:proofErr w:type="gramEnd"/>
            <w:r w:rsidRPr="00F667E1">
              <w:rPr>
                <w:rFonts w:ascii="Consolas" w:hAnsi="Consolas" w:cs="Times New Roman"/>
                <w:noProof w:val="0"/>
                <w:color w:val="000000"/>
                <w:kern w:val="0"/>
                <w:sz w:val="24"/>
                <w:szCs w:val="24"/>
                <w:lang w:val="en-US"/>
              </w:rPr>
              <w:t>7</w:t>
            </w:r>
            <w:r w:rsidRPr="00F667E1">
              <w:rPr>
                <w:rFonts w:ascii="Consolas" w:hAnsi="Consolas" w:cs="Times New Roman"/>
                <w:noProof w:val="0"/>
                <w:color w:val="808080"/>
                <w:kern w:val="0"/>
                <w:sz w:val="24"/>
                <w:szCs w:val="24"/>
                <w:lang w:val="en-US"/>
              </w:rPr>
              <w:t>);</w:t>
            </w:r>
          </w:p>
          <w:p w14:paraId="1D539D9A" w14:textId="77777777" w:rsidR="00F667E1" w:rsidRPr="00F667E1" w:rsidRDefault="00F667E1" w:rsidP="00F667E1">
            <w:pPr>
              <w:autoSpaceDE w:val="0"/>
              <w:autoSpaceDN w:val="0"/>
              <w:adjustRightInd w:val="0"/>
              <w:spacing w:line="276" w:lineRule="auto"/>
              <w:rPr>
                <w:rFonts w:ascii="Consolas" w:hAnsi="Consolas" w:cs="Times New Roman"/>
                <w:noProof w:val="0"/>
                <w:color w:val="000000"/>
                <w:kern w:val="0"/>
                <w:sz w:val="24"/>
                <w:szCs w:val="24"/>
                <w:lang w:val="en-US"/>
              </w:rPr>
            </w:pPr>
            <w:r w:rsidRPr="00F667E1">
              <w:rPr>
                <w:rFonts w:ascii="Consolas" w:hAnsi="Consolas" w:cs="Times New Roman"/>
                <w:noProof w:val="0"/>
                <w:color w:val="000000"/>
                <w:kern w:val="0"/>
                <w:sz w:val="24"/>
                <w:szCs w:val="24"/>
                <w:lang w:val="en-US"/>
              </w:rPr>
              <w:t xml:space="preserve">  </w:t>
            </w:r>
          </w:p>
          <w:p w14:paraId="2BD1CE2D" w14:textId="77777777" w:rsidR="00F667E1" w:rsidRPr="00F667E1" w:rsidRDefault="00F667E1" w:rsidP="00F667E1">
            <w:pPr>
              <w:autoSpaceDE w:val="0"/>
              <w:autoSpaceDN w:val="0"/>
              <w:adjustRightInd w:val="0"/>
              <w:spacing w:line="276" w:lineRule="auto"/>
              <w:rPr>
                <w:rFonts w:ascii="Consolas" w:hAnsi="Consolas" w:cs="Times New Roman"/>
                <w:noProof w:val="0"/>
                <w:color w:val="000000"/>
                <w:kern w:val="0"/>
                <w:sz w:val="24"/>
                <w:szCs w:val="24"/>
                <w:lang w:val="en-US"/>
              </w:rPr>
            </w:pPr>
            <w:r w:rsidRPr="00F667E1">
              <w:rPr>
                <w:rFonts w:ascii="Consolas" w:hAnsi="Consolas" w:cs="Times New Roman"/>
                <w:noProof w:val="0"/>
                <w:color w:val="000000"/>
                <w:kern w:val="0"/>
                <w:sz w:val="24"/>
                <w:szCs w:val="24"/>
                <w:lang w:val="en-US"/>
              </w:rPr>
              <w:t xml:space="preserve">    </w:t>
            </w:r>
            <w:r w:rsidRPr="00F667E1">
              <w:rPr>
                <w:rFonts w:ascii="Consolas" w:hAnsi="Consolas" w:cs="Times New Roman"/>
                <w:noProof w:val="0"/>
                <w:color w:val="0000FF"/>
                <w:kern w:val="0"/>
                <w:sz w:val="24"/>
                <w:szCs w:val="24"/>
                <w:lang w:val="en-US"/>
              </w:rPr>
              <w:t>SELECT</w:t>
            </w:r>
            <w:r w:rsidRPr="00F667E1">
              <w:rPr>
                <w:rFonts w:ascii="Consolas" w:hAnsi="Consolas" w:cs="Times New Roman"/>
                <w:noProof w:val="0"/>
                <w:color w:val="000000"/>
                <w:kern w:val="0"/>
                <w:sz w:val="24"/>
                <w:szCs w:val="24"/>
                <w:lang w:val="en-US"/>
              </w:rPr>
              <w:t xml:space="preserve"> @max_id </w:t>
            </w:r>
            <w:r w:rsidRPr="00F667E1">
              <w:rPr>
                <w:rFonts w:ascii="Consolas" w:hAnsi="Consolas" w:cs="Times New Roman"/>
                <w:noProof w:val="0"/>
                <w:color w:val="808080"/>
                <w:kern w:val="0"/>
                <w:sz w:val="24"/>
                <w:szCs w:val="24"/>
                <w:lang w:val="en-US"/>
              </w:rPr>
              <w:t>=</w:t>
            </w:r>
            <w:r w:rsidRPr="00F667E1">
              <w:rPr>
                <w:rFonts w:ascii="Consolas" w:hAnsi="Consolas" w:cs="Times New Roman"/>
                <w:noProof w:val="0"/>
                <w:color w:val="000000"/>
                <w:kern w:val="0"/>
                <w:sz w:val="24"/>
                <w:szCs w:val="24"/>
                <w:lang w:val="en-US"/>
              </w:rPr>
              <w:t xml:space="preserve"> </w:t>
            </w:r>
            <w:proofErr w:type="gramStart"/>
            <w:r w:rsidRPr="00F667E1">
              <w:rPr>
                <w:rFonts w:ascii="Consolas" w:hAnsi="Consolas" w:cs="Times New Roman"/>
                <w:noProof w:val="0"/>
                <w:color w:val="FF00FF"/>
                <w:kern w:val="0"/>
                <w:sz w:val="24"/>
                <w:szCs w:val="24"/>
                <w:lang w:val="en-US"/>
              </w:rPr>
              <w:t>MAX</w:t>
            </w:r>
            <w:r w:rsidRPr="00F667E1">
              <w:rPr>
                <w:rFonts w:ascii="Consolas" w:hAnsi="Consolas" w:cs="Times New Roman"/>
                <w:noProof w:val="0"/>
                <w:color w:val="808080"/>
                <w:kern w:val="0"/>
                <w:sz w:val="24"/>
                <w:szCs w:val="24"/>
                <w:lang w:val="en-US"/>
              </w:rPr>
              <w:t>(</w:t>
            </w:r>
            <w:proofErr w:type="gramEnd"/>
            <w:r w:rsidRPr="00F667E1">
              <w:rPr>
                <w:rFonts w:ascii="Consolas" w:hAnsi="Consolas" w:cs="Times New Roman"/>
                <w:noProof w:val="0"/>
                <w:color w:val="FF00FF"/>
                <w:kern w:val="0"/>
                <w:sz w:val="24"/>
                <w:szCs w:val="24"/>
                <w:lang w:val="en-US"/>
              </w:rPr>
              <w:t>CAST</w:t>
            </w:r>
            <w:r w:rsidRPr="00F667E1">
              <w:rPr>
                <w:rFonts w:ascii="Consolas" w:hAnsi="Consolas" w:cs="Times New Roman"/>
                <w:noProof w:val="0"/>
                <w:color w:val="808080"/>
                <w:kern w:val="0"/>
                <w:sz w:val="24"/>
                <w:szCs w:val="24"/>
                <w:lang w:val="en-US"/>
              </w:rPr>
              <w:t>(</w:t>
            </w:r>
            <w:r w:rsidRPr="00F667E1">
              <w:rPr>
                <w:rFonts w:ascii="Consolas" w:hAnsi="Consolas" w:cs="Times New Roman"/>
                <w:noProof w:val="0"/>
                <w:color w:val="FF00FF"/>
                <w:kern w:val="0"/>
                <w:sz w:val="24"/>
                <w:szCs w:val="24"/>
                <w:lang w:val="en-US"/>
              </w:rPr>
              <w:t>SUBSTRING</w:t>
            </w:r>
            <w:r w:rsidRPr="00F667E1">
              <w:rPr>
                <w:rFonts w:ascii="Consolas" w:hAnsi="Consolas" w:cs="Times New Roman"/>
                <w:noProof w:val="0"/>
                <w:color w:val="808080"/>
                <w:kern w:val="0"/>
                <w:sz w:val="24"/>
                <w:szCs w:val="24"/>
                <w:lang w:val="en-US"/>
              </w:rPr>
              <w:t>(</w:t>
            </w:r>
            <w:r w:rsidRPr="00F667E1">
              <w:rPr>
                <w:rFonts w:ascii="Consolas" w:hAnsi="Consolas" w:cs="Times New Roman"/>
                <w:noProof w:val="0"/>
                <w:color w:val="000000"/>
                <w:kern w:val="0"/>
                <w:sz w:val="24"/>
                <w:szCs w:val="24"/>
                <w:lang w:val="en-US"/>
              </w:rPr>
              <w:t>ID</w:t>
            </w:r>
            <w:r w:rsidRPr="00F667E1">
              <w:rPr>
                <w:rFonts w:ascii="Consolas" w:hAnsi="Consolas" w:cs="Times New Roman"/>
                <w:noProof w:val="0"/>
                <w:color w:val="808080"/>
                <w:kern w:val="0"/>
                <w:sz w:val="24"/>
                <w:szCs w:val="24"/>
                <w:lang w:val="en-US"/>
              </w:rPr>
              <w:t>,</w:t>
            </w:r>
            <w:r w:rsidRPr="00F667E1">
              <w:rPr>
                <w:rFonts w:ascii="Consolas" w:hAnsi="Consolas" w:cs="Times New Roman"/>
                <w:noProof w:val="0"/>
                <w:color w:val="000000"/>
                <w:kern w:val="0"/>
                <w:sz w:val="24"/>
                <w:szCs w:val="24"/>
                <w:lang w:val="en-US"/>
              </w:rPr>
              <w:t xml:space="preserve"> 3</w:t>
            </w:r>
            <w:r w:rsidRPr="00F667E1">
              <w:rPr>
                <w:rFonts w:ascii="Consolas" w:hAnsi="Consolas" w:cs="Times New Roman"/>
                <w:noProof w:val="0"/>
                <w:color w:val="808080"/>
                <w:kern w:val="0"/>
                <w:sz w:val="24"/>
                <w:szCs w:val="24"/>
                <w:lang w:val="en-US"/>
              </w:rPr>
              <w:t>,</w:t>
            </w:r>
            <w:r w:rsidRPr="00F667E1">
              <w:rPr>
                <w:rFonts w:ascii="Consolas" w:hAnsi="Consolas" w:cs="Times New Roman"/>
                <w:noProof w:val="0"/>
                <w:color w:val="000000"/>
                <w:kern w:val="0"/>
                <w:sz w:val="24"/>
                <w:szCs w:val="24"/>
                <w:lang w:val="en-US"/>
              </w:rPr>
              <w:t xml:space="preserve"> </w:t>
            </w:r>
            <w:r w:rsidRPr="00F667E1">
              <w:rPr>
                <w:rFonts w:ascii="Consolas" w:hAnsi="Consolas" w:cs="Times New Roman"/>
                <w:noProof w:val="0"/>
                <w:color w:val="FF00FF"/>
                <w:kern w:val="0"/>
                <w:sz w:val="24"/>
                <w:szCs w:val="24"/>
                <w:lang w:val="en-US"/>
              </w:rPr>
              <w:t>LEN</w:t>
            </w:r>
            <w:r w:rsidRPr="00F667E1">
              <w:rPr>
                <w:rFonts w:ascii="Consolas" w:hAnsi="Consolas" w:cs="Times New Roman"/>
                <w:noProof w:val="0"/>
                <w:color w:val="808080"/>
                <w:kern w:val="0"/>
                <w:sz w:val="24"/>
                <w:szCs w:val="24"/>
                <w:lang w:val="en-US"/>
              </w:rPr>
              <w:t>(</w:t>
            </w:r>
            <w:r w:rsidRPr="00F667E1">
              <w:rPr>
                <w:rFonts w:ascii="Consolas" w:hAnsi="Consolas" w:cs="Times New Roman"/>
                <w:noProof w:val="0"/>
                <w:color w:val="000000"/>
                <w:kern w:val="0"/>
                <w:sz w:val="24"/>
                <w:szCs w:val="24"/>
                <w:lang w:val="en-US"/>
              </w:rPr>
              <w:t>ID</w:t>
            </w:r>
            <w:r w:rsidRPr="00F667E1">
              <w:rPr>
                <w:rFonts w:ascii="Consolas" w:hAnsi="Consolas" w:cs="Times New Roman"/>
                <w:noProof w:val="0"/>
                <w:color w:val="808080"/>
                <w:kern w:val="0"/>
                <w:sz w:val="24"/>
                <w:szCs w:val="24"/>
                <w:lang w:val="en-US"/>
              </w:rPr>
              <w:t>))</w:t>
            </w:r>
            <w:r w:rsidRPr="00F667E1">
              <w:rPr>
                <w:rFonts w:ascii="Consolas" w:hAnsi="Consolas" w:cs="Times New Roman"/>
                <w:noProof w:val="0"/>
                <w:color w:val="000000"/>
                <w:kern w:val="0"/>
                <w:sz w:val="24"/>
                <w:szCs w:val="24"/>
                <w:lang w:val="en-US"/>
              </w:rPr>
              <w:t xml:space="preserve"> </w:t>
            </w:r>
            <w:r w:rsidRPr="00F667E1">
              <w:rPr>
                <w:rFonts w:ascii="Consolas" w:hAnsi="Consolas" w:cs="Times New Roman"/>
                <w:noProof w:val="0"/>
                <w:color w:val="0000FF"/>
                <w:kern w:val="0"/>
                <w:sz w:val="24"/>
                <w:szCs w:val="24"/>
                <w:lang w:val="en-US"/>
              </w:rPr>
              <w:t>AS</w:t>
            </w:r>
            <w:r w:rsidRPr="00F667E1">
              <w:rPr>
                <w:rFonts w:ascii="Consolas" w:hAnsi="Consolas" w:cs="Times New Roman"/>
                <w:noProof w:val="0"/>
                <w:color w:val="000000"/>
                <w:kern w:val="0"/>
                <w:sz w:val="24"/>
                <w:szCs w:val="24"/>
                <w:lang w:val="en-US"/>
              </w:rPr>
              <w:t xml:space="preserve"> </w:t>
            </w:r>
            <w:r w:rsidRPr="00F667E1">
              <w:rPr>
                <w:rFonts w:ascii="Consolas" w:hAnsi="Consolas" w:cs="Times New Roman"/>
                <w:noProof w:val="0"/>
                <w:color w:val="0000FF"/>
                <w:kern w:val="0"/>
                <w:sz w:val="24"/>
                <w:szCs w:val="24"/>
                <w:lang w:val="en-US"/>
              </w:rPr>
              <w:t>INT</w:t>
            </w:r>
            <w:r w:rsidRPr="00F667E1">
              <w:rPr>
                <w:rFonts w:ascii="Consolas" w:hAnsi="Consolas" w:cs="Times New Roman"/>
                <w:noProof w:val="0"/>
                <w:color w:val="808080"/>
                <w:kern w:val="0"/>
                <w:sz w:val="24"/>
                <w:szCs w:val="24"/>
                <w:lang w:val="en-US"/>
              </w:rPr>
              <w:t>))</w:t>
            </w:r>
            <w:r w:rsidRPr="00F667E1">
              <w:rPr>
                <w:rFonts w:ascii="Consolas" w:hAnsi="Consolas" w:cs="Times New Roman"/>
                <w:noProof w:val="0"/>
                <w:color w:val="000000"/>
                <w:kern w:val="0"/>
                <w:sz w:val="24"/>
                <w:szCs w:val="24"/>
                <w:lang w:val="en-US"/>
              </w:rPr>
              <w:t xml:space="preserve"> </w:t>
            </w:r>
            <w:r w:rsidRPr="00F667E1">
              <w:rPr>
                <w:rFonts w:ascii="Consolas" w:hAnsi="Consolas" w:cs="Times New Roman"/>
                <w:noProof w:val="0"/>
                <w:color w:val="0000FF"/>
                <w:kern w:val="0"/>
                <w:sz w:val="24"/>
                <w:szCs w:val="24"/>
                <w:lang w:val="en-US"/>
              </w:rPr>
              <w:t>FROM</w:t>
            </w:r>
            <w:r w:rsidRPr="00F667E1">
              <w:rPr>
                <w:rFonts w:ascii="Consolas" w:hAnsi="Consolas" w:cs="Times New Roman"/>
                <w:noProof w:val="0"/>
                <w:color w:val="000000"/>
                <w:kern w:val="0"/>
                <w:sz w:val="24"/>
                <w:szCs w:val="24"/>
                <w:lang w:val="en-US"/>
              </w:rPr>
              <w:t xml:space="preserve"> </w:t>
            </w:r>
            <w:proofErr w:type="spellStart"/>
            <w:r w:rsidRPr="00F667E1">
              <w:rPr>
                <w:rFonts w:ascii="Consolas" w:hAnsi="Consolas" w:cs="Times New Roman"/>
                <w:noProof w:val="0"/>
                <w:color w:val="000000"/>
                <w:kern w:val="0"/>
                <w:sz w:val="24"/>
                <w:szCs w:val="24"/>
                <w:lang w:val="en-US"/>
              </w:rPr>
              <w:t>ReceiptNote</w:t>
            </w:r>
            <w:proofErr w:type="spellEnd"/>
            <w:r w:rsidRPr="00F667E1">
              <w:rPr>
                <w:rFonts w:ascii="Consolas" w:hAnsi="Consolas" w:cs="Times New Roman"/>
                <w:noProof w:val="0"/>
                <w:color w:val="000000"/>
                <w:kern w:val="0"/>
                <w:sz w:val="24"/>
                <w:szCs w:val="24"/>
                <w:lang w:val="en-US"/>
              </w:rPr>
              <w:t xml:space="preserve"> </w:t>
            </w:r>
            <w:r w:rsidRPr="00F667E1">
              <w:rPr>
                <w:rFonts w:ascii="Consolas" w:hAnsi="Consolas" w:cs="Times New Roman"/>
                <w:noProof w:val="0"/>
                <w:color w:val="0000FF"/>
                <w:kern w:val="0"/>
                <w:sz w:val="24"/>
                <w:szCs w:val="24"/>
                <w:lang w:val="en-US"/>
              </w:rPr>
              <w:t>WHERE</w:t>
            </w:r>
            <w:r w:rsidRPr="00F667E1">
              <w:rPr>
                <w:rFonts w:ascii="Consolas" w:hAnsi="Consolas" w:cs="Times New Roman"/>
                <w:noProof w:val="0"/>
                <w:color w:val="000000"/>
                <w:kern w:val="0"/>
                <w:sz w:val="24"/>
                <w:szCs w:val="24"/>
                <w:lang w:val="en-US"/>
              </w:rPr>
              <w:t xml:space="preserve"> ID </w:t>
            </w:r>
            <w:r w:rsidRPr="00F667E1">
              <w:rPr>
                <w:rFonts w:ascii="Consolas" w:hAnsi="Consolas" w:cs="Times New Roman"/>
                <w:noProof w:val="0"/>
                <w:color w:val="808080"/>
                <w:kern w:val="0"/>
                <w:sz w:val="24"/>
                <w:szCs w:val="24"/>
                <w:lang w:val="en-US"/>
              </w:rPr>
              <w:t>LIKE</w:t>
            </w:r>
            <w:r w:rsidRPr="00F667E1">
              <w:rPr>
                <w:rFonts w:ascii="Consolas" w:hAnsi="Consolas" w:cs="Times New Roman"/>
                <w:noProof w:val="0"/>
                <w:color w:val="000000"/>
                <w:kern w:val="0"/>
                <w:sz w:val="24"/>
                <w:szCs w:val="24"/>
                <w:lang w:val="en-US"/>
              </w:rPr>
              <w:t xml:space="preserve"> </w:t>
            </w:r>
            <w:r w:rsidRPr="00F667E1">
              <w:rPr>
                <w:rFonts w:ascii="Consolas" w:hAnsi="Consolas" w:cs="Times New Roman"/>
                <w:noProof w:val="0"/>
                <w:color w:val="FF0000"/>
                <w:kern w:val="0"/>
                <w:sz w:val="24"/>
                <w:szCs w:val="24"/>
                <w:lang w:val="en-US"/>
              </w:rPr>
              <w:t>'RN%'</w:t>
            </w:r>
            <w:r w:rsidRPr="00F667E1">
              <w:rPr>
                <w:rFonts w:ascii="Consolas" w:hAnsi="Consolas" w:cs="Times New Roman"/>
                <w:noProof w:val="0"/>
                <w:color w:val="808080"/>
                <w:kern w:val="0"/>
                <w:sz w:val="24"/>
                <w:szCs w:val="24"/>
                <w:lang w:val="en-US"/>
              </w:rPr>
              <w:t>;</w:t>
            </w:r>
          </w:p>
          <w:p w14:paraId="2ADF54CA" w14:textId="77777777" w:rsidR="00F667E1" w:rsidRPr="00F667E1" w:rsidRDefault="00F667E1" w:rsidP="00F667E1">
            <w:pPr>
              <w:autoSpaceDE w:val="0"/>
              <w:autoSpaceDN w:val="0"/>
              <w:adjustRightInd w:val="0"/>
              <w:spacing w:line="276" w:lineRule="auto"/>
              <w:rPr>
                <w:rFonts w:ascii="Consolas" w:hAnsi="Consolas" w:cs="Times New Roman"/>
                <w:noProof w:val="0"/>
                <w:color w:val="000000"/>
                <w:kern w:val="0"/>
                <w:sz w:val="24"/>
                <w:szCs w:val="24"/>
                <w:lang w:val="en-US"/>
              </w:rPr>
            </w:pPr>
            <w:r w:rsidRPr="00F667E1">
              <w:rPr>
                <w:rFonts w:ascii="Consolas" w:hAnsi="Consolas" w:cs="Times New Roman"/>
                <w:noProof w:val="0"/>
                <w:color w:val="000000"/>
                <w:kern w:val="0"/>
                <w:sz w:val="24"/>
                <w:szCs w:val="24"/>
                <w:lang w:val="en-US"/>
              </w:rPr>
              <w:t xml:space="preserve">    </w:t>
            </w:r>
          </w:p>
          <w:p w14:paraId="54C484F3" w14:textId="77777777" w:rsidR="00F667E1" w:rsidRPr="00F667E1" w:rsidRDefault="00F667E1" w:rsidP="00F667E1">
            <w:pPr>
              <w:autoSpaceDE w:val="0"/>
              <w:autoSpaceDN w:val="0"/>
              <w:adjustRightInd w:val="0"/>
              <w:spacing w:line="276" w:lineRule="auto"/>
              <w:rPr>
                <w:rFonts w:ascii="Consolas" w:hAnsi="Consolas" w:cs="Times New Roman"/>
                <w:noProof w:val="0"/>
                <w:color w:val="000000"/>
                <w:kern w:val="0"/>
                <w:sz w:val="24"/>
                <w:szCs w:val="24"/>
                <w:lang w:val="en-US"/>
              </w:rPr>
            </w:pPr>
            <w:r w:rsidRPr="00F667E1">
              <w:rPr>
                <w:rFonts w:ascii="Consolas" w:hAnsi="Consolas" w:cs="Times New Roman"/>
                <w:noProof w:val="0"/>
                <w:color w:val="000000"/>
                <w:kern w:val="0"/>
                <w:sz w:val="24"/>
                <w:szCs w:val="24"/>
                <w:lang w:val="en-US"/>
              </w:rPr>
              <w:t xml:space="preserve">    </w:t>
            </w:r>
            <w:r w:rsidRPr="00F667E1">
              <w:rPr>
                <w:rFonts w:ascii="Consolas" w:hAnsi="Consolas" w:cs="Times New Roman"/>
                <w:noProof w:val="0"/>
                <w:color w:val="008000"/>
                <w:kern w:val="0"/>
                <w:sz w:val="24"/>
                <w:szCs w:val="24"/>
                <w:lang w:val="en-US"/>
              </w:rPr>
              <w:t xml:space="preserve">-- </w:t>
            </w:r>
            <w:proofErr w:type="spellStart"/>
            <w:r w:rsidRPr="00F667E1">
              <w:rPr>
                <w:rFonts w:ascii="Consolas" w:hAnsi="Consolas" w:cs="Times New Roman"/>
                <w:noProof w:val="0"/>
                <w:color w:val="008000"/>
                <w:kern w:val="0"/>
                <w:sz w:val="24"/>
                <w:szCs w:val="24"/>
                <w:lang w:val="en-US"/>
              </w:rPr>
              <w:t>Tạo</w:t>
            </w:r>
            <w:proofErr w:type="spellEnd"/>
            <w:r w:rsidRPr="00F667E1">
              <w:rPr>
                <w:rFonts w:ascii="Consolas" w:hAnsi="Consolas" w:cs="Times New Roman"/>
                <w:noProof w:val="0"/>
                <w:color w:val="008000"/>
                <w:kern w:val="0"/>
                <w:sz w:val="24"/>
                <w:szCs w:val="24"/>
                <w:lang w:val="en-US"/>
              </w:rPr>
              <w:t xml:space="preserve"> ID </w:t>
            </w:r>
            <w:proofErr w:type="spellStart"/>
            <w:r w:rsidRPr="00F667E1">
              <w:rPr>
                <w:rFonts w:ascii="Consolas" w:hAnsi="Consolas" w:cs="Times New Roman"/>
                <w:noProof w:val="0"/>
                <w:color w:val="008000"/>
                <w:kern w:val="0"/>
                <w:sz w:val="24"/>
                <w:szCs w:val="24"/>
                <w:lang w:val="en-US"/>
              </w:rPr>
              <w:t>mới</w:t>
            </w:r>
            <w:proofErr w:type="spellEnd"/>
          </w:p>
          <w:p w14:paraId="122D47A1" w14:textId="77777777" w:rsidR="00F667E1" w:rsidRPr="00F667E1" w:rsidRDefault="00F667E1" w:rsidP="00F667E1">
            <w:pPr>
              <w:autoSpaceDE w:val="0"/>
              <w:autoSpaceDN w:val="0"/>
              <w:adjustRightInd w:val="0"/>
              <w:spacing w:line="276" w:lineRule="auto"/>
              <w:rPr>
                <w:rFonts w:ascii="Consolas" w:hAnsi="Consolas" w:cs="Times New Roman"/>
                <w:noProof w:val="0"/>
                <w:color w:val="000000"/>
                <w:kern w:val="0"/>
                <w:sz w:val="24"/>
                <w:szCs w:val="24"/>
                <w:lang w:val="en-US"/>
              </w:rPr>
            </w:pPr>
            <w:r w:rsidRPr="00F667E1">
              <w:rPr>
                <w:rFonts w:ascii="Consolas" w:hAnsi="Consolas" w:cs="Times New Roman"/>
                <w:noProof w:val="0"/>
                <w:color w:val="000000"/>
                <w:kern w:val="0"/>
                <w:sz w:val="24"/>
                <w:szCs w:val="24"/>
                <w:lang w:val="en-US"/>
              </w:rPr>
              <w:t xml:space="preserve">    </w:t>
            </w:r>
            <w:r w:rsidRPr="00F667E1">
              <w:rPr>
                <w:rFonts w:ascii="Consolas" w:hAnsi="Consolas" w:cs="Times New Roman"/>
                <w:noProof w:val="0"/>
                <w:color w:val="0000FF"/>
                <w:kern w:val="0"/>
                <w:sz w:val="24"/>
                <w:szCs w:val="24"/>
                <w:lang w:val="en-US"/>
              </w:rPr>
              <w:t>IF</w:t>
            </w:r>
            <w:r w:rsidRPr="00F667E1">
              <w:rPr>
                <w:rFonts w:ascii="Consolas" w:hAnsi="Consolas" w:cs="Times New Roman"/>
                <w:noProof w:val="0"/>
                <w:color w:val="000000"/>
                <w:kern w:val="0"/>
                <w:sz w:val="24"/>
                <w:szCs w:val="24"/>
                <w:lang w:val="en-US"/>
              </w:rPr>
              <w:t xml:space="preserve"> @max_id </w:t>
            </w:r>
            <w:r w:rsidRPr="00F667E1">
              <w:rPr>
                <w:rFonts w:ascii="Consolas" w:hAnsi="Consolas" w:cs="Times New Roman"/>
                <w:noProof w:val="0"/>
                <w:color w:val="808080"/>
                <w:kern w:val="0"/>
                <w:sz w:val="24"/>
                <w:szCs w:val="24"/>
                <w:lang w:val="en-US"/>
              </w:rPr>
              <w:t>IS</w:t>
            </w:r>
            <w:r w:rsidRPr="00F667E1">
              <w:rPr>
                <w:rFonts w:ascii="Consolas" w:hAnsi="Consolas" w:cs="Times New Roman"/>
                <w:noProof w:val="0"/>
                <w:color w:val="000000"/>
                <w:kern w:val="0"/>
                <w:sz w:val="24"/>
                <w:szCs w:val="24"/>
                <w:lang w:val="en-US"/>
              </w:rPr>
              <w:t xml:space="preserve"> </w:t>
            </w:r>
            <w:r w:rsidRPr="00F667E1">
              <w:rPr>
                <w:rFonts w:ascii="Consolas" w:hAnsi="Consolas" w:cs="Times New Roman"/>
                <w:noProof w:val="0"/>
                <w:color w:val="808080"/>
                <w:kern w:val="0"/>
                <w:sz w:val="24"/>
                <w:szCs w:val="24"/>
                <w:lang w:val="en-US"/>
              </w:rPr>
              <w:t>NULL</w:t>
            </w:r>
          </w:p>
          <w:p w14:paraId="6E21ADCC" w14:textId="77777777" w:rsidR="00F667E1" w:rsidRPr="00F667E1" w:rsidRDefault="00F667E1" w:rsidP="00F667E1">
            <w:pPr>
              <w:autoSpaceDE w:val="0"/>
              <w:autoSpaceDN w:val="0"/>
              <w:adjustRightInd w:val="0"/>
              <w:spacing w:line="276" w:lineRule="auto"/>
              <w:rPr>
                <w:rFonts w:ascii="Consolas" w:hAnsi="Consolas" w:cs="Times New Roman"/>
                <w:noProof w:val="0"/>
                <w:color w:val="000000"/>
                <w:kern w:val="0"/>
                <w:sz w:val="24"/>
                <w:szCs w:val="24"/>
                <w:lang w:val="en-US"/>
              </w:rPr>
            </w:pPr>
            <w:r w:rsidRPr="00F667E1">
              <w:rPr>
                <w:rFonts w:ascii="Consolas" w:hAnsi="Consolas" w:cs="Times New Roman"/>
                <w:noProof w:val="0"/>
                <w:color w:val="000000"/>
                <w:kern w:val="0"/>
                <w:sz w:val="24"/>
                <w:szCs w:val="24"/>
                <w:lang w:val="en-US"/>
              </w:rPr>
              <w:lastRenderedPageBreak/>
              <w:t xml:space="preserve">        </w:t>
            </w:r>
            <w:r w:rsidRPr="00F667E1">
              <w:rPr>
                <w:rFonts w:ascii="Consolas" w:hAnsi="Consolas" w:cs="Times New Roman"/>
                <w:noProof w:val="0"/>
                <w:color w:val="0000FF"/>
                <w:kern w:val="0"/>
                <w:sz w:val="24"/>
                <w:szCs w:val="24"/>
                <w:lang w:val="en-US"/>
              </w:rPr>
              <w:t>SET</w:t>
            </w:r>
            <w:r w:rsidRPr="00F667E1">
              <w:rPr>
                <w:rFonts w:ascii="Consolas" w:hAnsi="Consolas" w:cs="Times New Roman"/>
                <w:noProof w:val="0"/>
                <w:color w:val="000000"/>
                <w:kern w:val="0"/>
                <w:sz w:val="24"/>
                <w:szCs w:val="24"/>
                <w:lang w:val="en-US"/>
              </w:rPr>
              <w:t xml:space="preserve"> @new_id </w:t>
            </w:r>
            <w:r w:rsidRPr="00F667E1">
              <w:rPr>
                <w:rFonts w:ascii="Consolas" w:hAnsi="Consolas" w:cs="Times New Roman"/>
                <w:noProof w:val="0"/>
                <w:color w:val="808080"/>
                <w:kern w:val="0"/>
                <w:sz w:val="24"/>
                <w:szCs w:val="24"/>
                <w:lang w:val="en-US"/>
              </w:rPr>
              <w:t>=</w:t>
            </w:r>
            <w:r w:rsidRPr="00F667E1">
              <w:rPr>
                <w:rFonts w:ascii="Consolas" w:hAnsi="Consolas" w:cs="Times New Roman"/>
                <w:noProof w:val="0"/>
                <w:color w:val="000000"/>
                <w:kern w:val="0"/>
                <w:sz w:val="24"/>
                <w:szCs w:val="24"/>
                <w:lang w:val="en-US"/>
              </w:rPr>
              <w:t xml:space="preserve"> </w:t>
            </w:r>
            <w:r w:rsidRPr="00F667E1">
              <w:rPr>
                <w:rFonts w:ascii="Consolas" w:hAnsi="Consolas" w:cs="Times New Roman"/>
                <w:noProof w:val="0"/>
                <w:color w:val="FF0000"/>
                <w:kern w:val="0"/>
                <w:sz w:val="24"/>
                <w:szCs w:val="24"/>
                <w:lang w:val="en-US"/>
              </w:rPr>
              <w:t>'RN00001</w:t>
            </w:r>
            <w:proofErr w:type="gramStart"/>
            <w:r w:rsidRPr="00F667E1">
              <w:rPr>
                <w:rFonts w:ascii="Consolas" w:hAnsi="Consolas" w:cs="Times New Roman"/>
                <w:noProof w:val="0"/>
                <w:color w:val="FF0000"/>
                <w:kern w:val="0"/>
                <w:sz w:val="24"/>
                <w:szCs w:val="24"/>
                <w:lang w:val="en-US"/>
              </w:rPr>
              <w:t>'</w:t>
            </w:r>
            <w:r w:rsidRPr="00F667E1">
              <w:rPr>
                <w:rFonts w:ascii="Consolas" w:hAnsi="Consolas" w:cs="Times New Roman"/>
                <w:noProof w:val="0"/>
                <w:color w:val="808080"/>
                <w:kern w:val="0"/>
                <w:sz w:val="24"/>
                <w:szCs w:val="24"/>
                <w:lang w:val="en-US"/>
              </w:rPr>
              <w:t>;</w:t>
            </w:r>
            <w:proofErr w:type="gramEnd"/>
          </w:p>
          <w:p w14:paraId="1D1561CC" w14:textId="77777777" w:rsidR="00F667E1" w:rsidRPr="00F667E1" w:rsidRDefault="00F667E1" w:rsidP="00F667E1">
            <w:pPr>
              <w:autoSpaceDE w:val="0"/>
              <w:autoSpaceDN w:val="0"/>
              <w:adjustRightInd w:val="0"/>
              <w:spacing w:line="276" w:lineRule="auto"/>
              <w:rPr>
                <w:rFonts w:ascii="Consolas" w:hAnsi="Consolas" w:cs="Times New Roman"/>
                <w:noProof w:val="0"/>
                <w:color w:val="000000"/>
                <w:kern w:val="0"/>
                <w:sz w:val="24"/>
                <w:szCs w:val="24"/>
                <w:lang w:val="en-US"/>
              </w:rPr>
            </w:pPr>
            <w:r w:rsidRPr="00F667E1">
              <w:rPr>
                <w:rFonts w:ascii="Consolas" w:hAnsi="Consolas" w:cs="Times New Roman"/>
                <w:noProof w:val="0"/>
                <w:color w:val="000000"/>
                <w:kern w:val="0"/>
                <w:sz w:val="24"/>
                <w:szCs w:val="24"/>
                <w:lang w:val="en-US"/>
              </w:rPr>
              <w:t xml:space="preserve">    </w:t>
            </w:r>
            <w:r w:rsidRPr="00F667E1">
              <w:rPr>
                <w:rFonts w:ascii="Consolas" w:hAnsi="Consolas" w:cs="Times New Roman"/>
                <w:noProof w:val="0"/>
                <w:color w:val="0000FF"/>
                <w:kern w:val="0"/>
                <w:sz w:val="24"/>
                <w:szCs w:val="24"/>
                <w:lang w:val="en-US"/>
              </w:rPr>
              <w:t>ELSE</w:t>
            </w:r>
          </w:p>
          <w:p w14:paraId="58559E28" w14:textId="77777777" w:rsidR="00F667E1" w:rsidRPr="00F667E1" w:rsidRDefault="00F667E1" w:rsidP="00F667E1">
            <w:pPr>
              <w:autoSpaceDE w:val="0"/>
              <w:autoSpaceDN w:val="0"/>
              <w:adjustRightInd w:val="0"/>
              <w:spacing w:line="276" w:lineRule="auto"/>
              <w:rPr>
                <w:rFonts w:ascii="Consolas" w:hAnsi="Consolas" w:cs="Times New Roman"/>
                <w:noProof w:val="0"/>
                <w:color w:val="000000"/>
                <w:kern w:val="0"/>
                <w:sz w:val="24"/>
                <w:szCs w:val="24"/>
                <w:lang w:val="en-US"/>
              </w:rPr>
            </w:pPr>
            <w:r w:rsidRPr="00F667E1">
              <w:rPr>
                <w:rFonts w:ascii="Consolas" w:hAnsi="Consolas" w:cs="Times New Roman"/>
                <w:noProof w:val="0"/>
                <w:color w:val="000000"/>
                <w:kern w:val="0"/>
                <w:sz w:val="24"/>
                <w:szCs w:val="24"/>
                <w:lang w:val="en-US"/>
              </w:rPr>
              <w:t xml:space="preserve">        </w:t>
            </w:r>
            <w:r w:rsidRPr="00F667E1">
              <w:rPr>
                <w:rFonts w:ascii="Consolas" w:hAnsi="Consolas" w:cs="Times New Roman"/>
                <w:noProof w:val="0"/>
                <w:color w:val="0000FF"/>
                <w:kern w:val="0"/>
                <w:sz w:val="24"/>
                <w:szCs w:val="24"/>
                <w:lang w:val="en-US"/>
              </w:rPr>
              <w:t>SET</w:t>
            </w:r>
            <w:r w:rsidRPr="00F667E1">
              <w:rPr>
                <w:rFonts w:ascii="Consolas" w:hAnsi="Consolas" w:cs="Times New Roman"/>
                <w:noProof w:val="0"/>
                <w:color w:val="000000"/>
                <w:kern w:val="0"/>
                <w:sz w:val="24"/>
                <w:szCs w:val="24"/>
                <w:lang w:val="en-US"/>
              </w:rPr>
              <w:t xml:space="preserve"> @new_id </w:t>
            </w:r>
            <w:r w:rsidRPr="00F667E1">
              <w:rPr>
                <w:rFonts w:ascii="Consolas" w:hAnsi="Consolas" w:cs="Times New Roman"/>
                <w:noProof w:val="0"/>
                <w:color w:val="808080"/>
                <w:kern w:val="0"/>
                <w:sz w:val="24"/>
                <w:szCs w:val="24"/>
                <w:lang w:val="en-US"/>
              </w:rPr>
              <w:t>=</w:t>
            </w:r>
            <w:r w:rsidRPr="00F667E1">
              <w:rPr>
                <w:rFonts w:ascii="Consolas" w:hAnsi="Consolas" w:cs="Times New Roman"/>
                <w:noProof w:val="0"/>
                <w:color w:val="000000"/>
                <w:kern w:val="0"/>
                <w:sz w:val="24"/>
                <w:szCs w:val="24"/>
                <w:lang w:val="en-US"/>
              </w:rPr>
              <w:t xml:space="preserve"> </w:t>
            </w:r>
            <w:r w:rsidRPr="00F667E1">
              <w:rPr>
                <w:rFonts w:ascii="Consolas" w:hAnsi="Consolas" w:cs="Times New Roman"/>
                <w:noProof w:val="0"/>
                <w:color w:val="FF0000"/>
                <w:kern w:val="0"/>
                <w:sz w:val="24"/>
                <w:szCs w:val="24"/>
                <w:lang w:val="en-US"/>
              </w:rPr>
              <w:t>'RN'</w:t>
            </w:r>
            <w:r w:rsidRPr="00F667E1">
              <w:rPr>
                <w:rFonts w:ascii="Consolas" w:hAnsi="Consolas" w:cs="Times New Roman"/>
                <w:noProof w:val="0"/>
                <w:color w:val="000000"/>
                <w:kern w:val="0"/>
                <w:sz w:val="24"/>
                <w:szCs w:val="24"/>
                <w:lang w:val="en-US"/>
              </w:rPr>
              <w:t xml:space="preserve"> </w:t>
            </w:r>
            <w:r w:rsidRPr="00F667E1">
              <w:rPr>
                <w:rFonts w:ascii="Consolas" w:hAnsi="Consolas" w:cs="Times New Roman"/>
                <w:noProof w:val="0"/>
                <w:color w:val="808080"/>
                <w:kern w:val="0"/>
                <w:sz w:val="24"/>
                <w:szCs w:val="24"/>
                <w:lang w:val="en-US"/>
              </w:rPr>
              <w:t>+</w:t>
            </w:r>
            <w:r w:rsidRPr="00F667E1">
              <w:rPr>
                <w:rFonts w:ascii="Consolas" w:hAnsi="Consolas" w:cs="Times New Roman"/>
                <w:noProof w:val="0"/>
                <w:color w:val="000000"/>
                <w:kern w:val="0"/>
                <w:sz w:val="24"/>
                <w:szCs w:val="24"/>
                <w:lang w:val="en-US"/>
              </w:rPr>
              <w:t xml:space="preserve"> </w:t>
            </w:r>
            <w:proofErr w:type="gramStart"/>
            <w:r w:rsidRPr="00F667E1">
              <w:rPr>
                <w:rFonts w:ascii="Consolas" w:hAnsi="Consolas" w:cs="Times New Roman"/>
                <w:noProof w:val="0"/>
                <w:color w:val="808080"/>
                <w:kern w:val="0"/>
                <w:sz w:val="24"/>
                <w:szCs w:val="24"/>
                <w:lang w:val="en-US"/>
              </w:rPr>
              <w:t>RIGHT(</w:t>
            </w:r>
            <w:proofErr w:type="gramEnd"/>
            <w:r w:rsidRPr="00F667E1">
              <w:rPr>
                <w:rFonts w:ascii="Consolas" w:hAnsi="Consolas" w:cs="Times New Roman"/>
                <w:noProof w:val="0"/>
                <w:color w:val="FF0000"/>
                <w:kern w:val="0"/>
                <w:sz w:val="24"/>
                <w:szCs w:val="24"/>
                <w:lang w:val="en-US"/>
              </w:rPr>
              <w:t>'00000'</w:t>
            </w:r>
            <w:r w:rsidRPr="00F667E1">
              <w:rPr>
                <w:rFonts w:ascii="Consolas" w:hAnsi="Consolas" w:cs="Times New Roman"/>
                <w:noProof w:val="0"/>
                <w:color w:val="000000"/>
                <w:kern w:val="0"/>
                <w:sz w:val="24"/>
                <w:szCs w:val="24"/>
                <w:lang w:val="en-US"/>
              </w:rPr>
              <w:t xml:space="preserve"> </w:t>
            </w:r>
            <w:r w:rsidRPr="00F667E1">
              <w:rPr>
                <w:rFonts w:ascii="Consolas" w:hAnsi="Consolas" w:cs="Times New Roman"/>
                <w:noProof w:val="0"/>
                <w:color w:val="808080"/>
                <w:kern w:val="0"/>
                <w:sz w:val="24"/>
                <w:szCs w:val="24"/>
                <w:lang w:val="en-US"/>
              </w:rPr>
              <w:t>+</w:t>
            </w:r>
            <w:r w:rsidRPr="00F667E1">
              <w:rPr>
                <w:rFonts w:ascii="Consolas" w:hAnsi="Consolas" w:cs="Times New Roman"/>
                <w:noProof w:val="0"/>
                <w:color w:val="000000"/>
                <w:kern w:val="0"/>
                <w:sz w:val="24"/>
                <w:szCs w:val="24"/>
                <w:lang w:val="en-US"/>
              </w:rPr>
              <w:t xml:space="preserve"> </w:t>
            </w:r>
            <w:r w:rsidRPr="00F667E1">
              <w:rPr>
                <w:rFonts w:ascii="Consolas" w:hAnsi="Consolas" w:cs="Times New Roman"/>
                <w:noProof w:val="0"/>
                <w:color w:val="FF00FF"/>
                <w:kern w:val="0"/>
                <w:sz w:val="24"/>
                <w:szCs w:val="24"/>
                <w:lang w:val="en-US"/>
              </w:rPr>
              <w:t>CAST</w:t>
            </w:r>
            <w:r w:rsidRPr="00F667E1">
              <w:rPr>
                <w:rFonts w:ascii="Consolas" w:hAnsi="Consolas" w:cs="Times New Roman"/>
                <w:noProof w:val="0"/>
                <w:color w:val="808080"/>
                <w:kern w:val="0"/>
                <w:sz w:val="24"/>
                <w:szCs w:val="24"/>
                <w:lang w:val="en-US"/>
              </w:rPr>
              <w:t>(</w:t>
            </w:r>
            <w:r w:rsidRPr="00F667E1">
              <w:rPr>
                <w:rFonts w:ascii="Consolas" w:hAnsi="Consolas" w:cs="Times New Roman"/>
                <w:noProof w:val="0"/>
                <w:color w:val="000000"/>
                <w:kern w:val="0"/>
                <w:sz w:val="24"/>
                <w:szCs w:val="24"/>
                <w:lang w:val="en-US"/>
              </w:rPr>
              <w:t xml:space="preserve">@max_id </w:t>
            </w:r>
            <w:r w:rsidRPr="00F667E1">
              <w:rPr>
                <w:rFonts w:ascii="Consolas" w:hAnsi="Consolas" w:cs="Times New Roman"/>
                <w:noProof w:val="0"/>
                <w:color w:val="808080"/>
                <w:kern w:val="0"/>
                <w:sz w:val="24"/>
                <w:szCs w:val="24"/>
                <w:lang w:val="en-US"/>
              </w:rPr>
              <w:t>+</w:t>
            </w:r>
            <w:r w:rsidRPr="00F667E1">
              <w:rPr>
                <w:rFonts w:ascii="Consolas" w:hAnsi="Consolas" w:cs="Times New Roman"/>
                <w:noProof w:val="0"/>
                <w:color w:val="000000"/>
                <w:kern w:val="0"/>
                <w:sz w:val="24"/>
                <w:szCs w:val="24"/>
                <w:lang w:val="en-US"/>
              </w:rPr>
              <w:t xml:space="preserve"> 1 </w:t>
            </w:r>
            <w:r w:rsidRPr="00F667E1">
              <w:rPr>
                <w:rFonts w:ascii="Consolas" w:hAnsi="Consolas" w:cs="Times New Roman"/>
                <w:noProof w:val="0"/>
                <w:color w:val="0000FF"/>
                <w:kern w:val="0"/>
                <w:sz w:val="24"/>
                <w:szCs w:val="24"/>
                <w:lang w:val="en-US"/>
              </w:rPr>
              <w:t>AS</w:t>
            </w:r>
            <w:r w:rsidRPr="00F667E1">
              <w:rPr>
                <w:rFonts w:ascii="Consolas" w:hAnsi="Consolas" w:cs="Times New Roman"/>
                <w:noProof w:val="0"/>
                <w:color w:val="000000"/>
                <w:kern w:val="0"/>
                <w:sz w:val="24"/>
                <w:szCs w:val="24"/>
                <w:lang w:val="en-US"/>
              </w:rPr>
              <w:t xml:space="preserve"> </w:t>
            </w:r>
            <w:r w:rsidRPr="00F667E1">
              <w:rPr>
                <w:rFonts w:ascii="Consolas" w:hAnsi="Consolas" w:cs="Times New Roman"/>
                <w:noProof w:val="0"/>
                <w:color w:val="0000FF"/>
                <w:kern w:val="0"/>
                <w:sz w:val="24"/>
                <w:szCs w:val="24"/>
                <w:lang w:val="en-US"/>
              </w:rPr>
              <w:t>VARCHAR</w:t>
            </w:r>
            <w:r w:rsidRPr="00F667E1">
              <w:rPr>
                <w:rFonts w:ascii="Consolas" w:hAnsi="Consolas" w:cs="Times New Roman"/>
                <w:noProof w:val="0"/>
                <w:color w:val="808080"/>
                <w:kern w:val="0"/>
                <w:sz w:val="24"/>
                <w:szCs w:val="24"/>
                <w:lang w:val="en-US"/>
              </w:rPr>
              <w:t>),</w:t>
            </w:r>
            <w:r w:rsidRPr="00F667E1">
              <w:rPr>
                <w:rFonts w:ascii="Consolas" w:hAnsi="Consolas" w:cs="Times New Roman"/>
                <w:noProof w:val="0"/>
                <w:color w:val="000000"/>
                <w:kern w:val="0"/>
                <w:sz w:val="24"/>
                <w:szCs w:val="24"/>
                <w:lang w:val="en-US"/>
              </w:rPr>
              <w:t xml:space="preserve"> 5</w:t>
            </w:r>
            <w:r w:rsidRPr="00F667E1">
              <w:rPr>
                <w:rFonts w:ascii="Consolas" w:hAnsi="Consolas" w:cs="Times New Roman"/>
                <w:noProof w:val="0"/>
                <w:color w:val="808080"/>
                <w:kern w:val="0"/>
                <w:sz w:val="24"/>
                <w:szCs w:val="24"/>
                <w:lang w:val="en-US"/>
              </w:rPr>
              <w:t>);</w:t>
            </w:r>
          </w:p>
          <w:p w14:paraId="67A15692" w14:textId="77777777" w:rsidR="00F667E1" w:rsidRPr="00F667E1" w:rsidRDefault="00F667E1" w:rsidP="00F667E1">
            <w:pPr>
              <w:autoSpaceDE w:val="0"/>
              <w:autoSpaceDN w:val="0"/>
              <w:adjustRightInd w:val="0"/>
              <w:spacing w:line="276" w:lineRule="auto"/>
              <w:rPr>
                <w:rFonts w:ascii="Consolas" w:hAnsi="Consolas" w:cs="Times New Roman"/>
                <w:noProof w:val="0"/>
                <w:color w:val="000000"/>
                <w:kern w:val="0"/>
                <w:sz w:val="24"/>
                <w:szCs w:val="24"/>
                <w:lang w:val="en-US"/>
              </w:rPr>
            </w:pPr>
            <w:r w:rsidRPr="00F667E1">
              <w:rPr>
                <w:rFonts w:ascii="Consolas" w:hAnsi="Consolas" w:cs="Times New Roman"/>
                <w:noProof w:val="0"/>
                <w:color w:val="000000"/>
                <w:kern w:val="0"/>
                <w:sz w:val="24"/>
                <w:szCs w:val="24"/>
                <w:lang w:val="en-US"/>
              </w:rPr>
              <w:t xml:space="preserve">    </w:t>
            </w:r>
          </w:p>
          <w:p w14:paraId="33830A6A" w14:textId="77777777" w:rsidR="00F667E1" w:rsidRPr="00F667E1" w:rsidRDefault="00F667E1" w:rsidP="00F667E1">
            <w:pPr>
              <w:autoSpaceDE w:val="0"/>
              <w:autoSpaceDN w:val="0"/>
              <w:adjustRightInd w:val="0"/>
              <w:spacing w:line="276" w:lineRule="auto"/>
              <w:rPr>
                <w:rFonts w:ascii="Consolas" w:hAnsi="Consolas" w:cs="Times New Roman"/>
                <w:noProof w:val="0"/>
                <w:color w:val="000000"/>
                <w:kern w:val="0"/>
                <w:sz w:val="24"/>
                <w:szCs w:val="24"/>
                <w:lang w:val="en-US"/>
              </w:rPr>
            </w:pPr>
            <w:r w:rsidRPr="00F667E1">
              <w:rPr>
                <w:rFonts w:ascii="Consolas" w:hAnsi="Consolas" w:cs="Times New Roman"/>
                <w:noProof w:val="0"/>
                <w:color w:val="000000"/>
                <w:kern w:val="0"/>
                <w:sz w:val="24"/>
                <w:szCs w:val="24"/>
                <w:lang w:val="en-US"/>
              </w:rPr>
              <w:t xml:space="preserve">    </w:t>
            </w:r>
            <w:r w:rsidRPr="00F667E1">
              <w:rPr>
                <w:rFonts w:ascii="Consolas" w:hAnsi="Consolas" w:cs="Times New Roman"/>
                <w:noProof w:val="0"/>
                <w:color w:val="008000"/>
                <w:kern w:val="0"/>
                <w:sz w:val="24"/>
                <w:szCs w:val="24"/>
                <w:lang w:val="en-US"/>
              </w:rPr>
              <w:t xml:space="preserve">-- </w:t>
            </w:r>
            <w:proofErr w:type="spellStart"/>
            <w:r w:rsidRPr="00F667E1">
              <w:rPr>
                <w:rFonts w:ascii="Consolas" w:hAnsi="Consolas" w:cs="Times New Roman"/>
                <w:noProof w:val="0"/>
                <w:color w:val="008000"/>
                <w:kern w:val="0"/>
                <w:sz w:val="24"/>
                <w:szCs w:val="24"/>
                <w:lang w:val="en-US"/>
              </w:rPr>
              <w:t>Gán</w:t>
            </w:r>
            <w:proofErr w:type="spellEnd"/>
            <w:r w:rsidRPr="00F667E1">
              <w:rPr>
                <w:rFonts w:ascii="Consolas" w:hAnsi="Consolas" w:cs="Times New Roman"/>
                <w:noProof w:val="0"/>
                <w:color w:val="008000"/>
                <w:kern w:val="0"/>
                <w:sz w:val="24"/>
                <w:szCs w:val="24"/>
                <w:lang w:val="en-US"/>
              </w:rPr>
              <w:t xml:space="preserve"> ID </w:t>
            </w:r>
            <w:proofErr w:type="spellStart"/>
            <w:r w:rsidRPr="00F667E1">
              <w:rPr>
                <w:rFonts w:ascii="Consolas" w:hAnsi="Consolas" w:cs="Times New Roman"/>
                <w:noProof w:val="0"/>
                <w:color w:val="008000"/>
                <w:kern w:val="0"/>
                <w:sz w:val="24"/>
                <w:szCs w:val="24"/>
                <w:lang w:val="en-US"/>
              </w:rPr>
              <w:t>mới</w:t>
            </w:r>
            <w:proofErr w:type="spellEnd"/>
            <w:r w:rsidRPr="00F667E1">
              <w:rPr>
                <w:rFonts w:ascii="Consolas" w:hAnsi="Consolas" w:cs="Times New Roman"/>
                <w:noProof w:val="0"/>
                <w:color w:val="008000"/>
                <w:kern w:val="0"/>
                <w:sz w:val="24"/>
                <w:szCs w:val="24"/>
                <w:lang w:val="en-US"/>
              </w:rPr>
              <w:t xml:space="preserve"> </w:t>
            </w:r>
            <w:proofErr w:type="spellStart"/>
            <w:r w:rsidRPr="00F667E1">
              <w:rPr>
                <w:rFonts w:ascii="Consolas" w:hAnsi="Consolas" w:cs="Times New Roman"/>
                <w:noProof w:val="0"/>
                <w:color w:val="008000"/>
                <w:kern w:val="0"/>
                <w:sz w:val="24"/>
                <w:szCs w:val="24"/>
                <w:lang w:val="en-US"/>
              </w:rPr>
              <w:t>cho</w:t>
            </w:r>
            <w:proofErr w:type="spellEnd"/>
            <w:r w:rsidRPr="00F667E1">
              <w:rPr>
                <w:rFonts w:ascii="Consolas" w:hAnsi="Consolas" w:cs="Times New Roman"/>
                <w:noProof w:val="0"/>
                <w:color w:val="008000"/>
                <w:kern w:val="0"/>
                <w:sz w:val="24"/>
                <w:szCs w:val="24"/>
                <w:lang w:val="en-US"/>
              </w:rPr>
              <w:t xml:space="preserve"> </w:t>
            </w:r>
            <w:proofErr w:type="spellStart"/>
            <w:r w:rsidRPr="00F667E1">
              <w:rPr>
                <w:rFonts w:ascii="Consolas" w:hAnsi="Consolas" w:cs="Times New Roman"/>
                <w:noProof w:val="0"/>
                <w:color w:val="008000"/>
                <w:kern w:val="0"/>
                <w:sz w:val="24"/>
                <w:szCs w:val="24"/>
                <w:lang w:val="en-US"/>
              </w:rPr>
              <w:t>bản</w:t>
            </w:r>
            <w:proofErr w:type="spellEnd"/>
            <w:r w:rsidRPr="00F667E1">
              <w:rPr>
                <w:rFonts w:ascii="Consolas" w:hAnsi="Consolas" w:cs="Times New Roman"/>
                <w:noProof w:val="0"/>
                <w:color w:val="008000"/>
                <w:kern w:val="0"/>
                <w:sz w:val="24"/>
                <w:szCs w:val="24"/>
                <w:lang w:val="en-US"/>
              </w:rPr>
              <w:t xml:space="preserve"> </w:t>
            </w:r>
            <w:proofErr w:type="spellStart"/>
            <w:r w:rsidRPr="00F667E1">
              <w:rPr>
                <w:rFonts w:ascii="Consolas" w:hAnsi="Consolas" w:cs="Times New Roman"/>
                <w:noProof w:val="0"/>
                <w:color w:val="008000"/>
                <w:kern w:val="0"/>
                <w:sz w:val="24"/>
                <w:szCs w:val="24"/>
                <w:lang w:val="en-US"/>
              </w:rPr>
              <w:t>ghi</w:t>
            </w:r>
            <w:proofErr w:type="spellEnd"/>
            <w:r w:rsidRPr="00F667E1">
              <w:rPr>
                <w:rFonts w:ascii="Consolas" w:hAnsi="Consolas" w:cs="Times New Roman"/>
                <w:noProof w:val="0"/>
                <w:color w:val="008000"/>
                <w:kern w:val="0"/>
                <w:sz w:val="24"/>
                <w:szCs w:val="24"/>
                <w:lang w:val="en-US"/>
              </w:rPr>
              <w:t xml:space="preserve"> </w:t>
            </w:r>
            <w:proofErr w:type="spellStart"/>
            <w:r w:rsidRPr="00F667E1">
              <w:rPr>
                <w:rFonts w:ascii="Consolas" w:hAnsi="Consolas" w:cs="Times New Roman"/>
                <w:noProof w:val="0"/>
                <w:color w:val="008000"/>
                <w:kern w:val="0"/>
                <w:sz w:val="24"/>
                <w:szCs w:val="24"/>
                <w:lang w:val="en-US"/>
              </w:rPr>
              <w:t>sẽ</w:t>
            </w:r>
            <w:proofErr w:type="spellEnd"/>
            <w:r w:rsidRPr="00F667E1">
              <w:rPr>
                <w:rFonts w:ascii="Consolas" w:hAnsi="Consolas" w:cs="Times New Roman"/>
                <w:noProof w:val="0"/>
                <w:color w:val="008000"/>
                <w:kern w:val="0"/>
                <w:sz w:val="24"/>
                <w:szCs w:val="24"/>
                <w:lang w:val="en-US"/>
              </w:rPr>
              <w:t xml:space="preserve"> </w:t>
            </w:r>
            <w:proofErr w:type="spellStart"/>
            <w:r w:rsidRPr="00F667E1">
              <w:rPr>
                <w:rFonts w:ascii="Consolas" w:hAnsi="Consolas" w:cs="Times New Roman"/>
                <w:noProof w:val="0"/>
                <w:color w:val="008000"/>
                <w:kern w:val="0"/>
                <w:sz w:val="24"/>
                <w:szCs w:val="24"/>
                <w:lang w:val="en-US"/>
              </w:rPr>
              <w:t>được</w:t>
            </w:r>
            <w:proofErr w:type="spellEnd"/>
            <w:r w:rsidRPr="00F667E1">
              <w:rPr>
                <w:rFonts w:ascii="Consolas" w:hAnsi="Consolas" w:cs="Times New Roman"/>
                <w:noProof w:val="0"/>
                <w:color w:val="008000"/>
                <w:kern w:val="0"/>
                <w:sz w:val="24"/>
                <w:szCs w:val="24"/>
                <w:lang w:val="en-US"/>
              </w:rPr>
              <w:t xml:space="preserve"> </w:t>
            </w:r>
            <w:proofErr w:type="spellStart"/>
            <w:r w:rsidRPr="00F667E1">
              <w:rPr>
                <w:rFonts w:ascii="Consolas" w:hAnsi="Consolas" w:cs="Times New Roman"/>
                <w:noProof w:val="0"/>
                <w:color w:val="008000"/>
                <w:kern w:val="0"/>
                <w:sz w:val="24"/>
                <w:szCs w:val="24"/>
                <w:lang w:val="en-US"/>
              </w:rPr>
              <w:t>chèn</w:t>
            </w:r>
            <w:proofErr w:type="spellEnd"/>
            <w:r w:rsidRPr="00F667E1">
              <w:rPr>
                <w:rFonts w:ascii="Consolas" w:hAnsi="Consolas" w:cs="Times New Roman"/>
                <w:noProof w:val="0"/>
                <w:color w:val="008000"/>
                <w:kern w:val="0"/>
                <w:sz w:val="24"/>
                <w:szCs w:val="24"/>
                <w:lang w:val="en-US"/>
              </w:rPr>
              <w:t xml:space="preserve"> </w:t>
            </w:r>
            <w:proofErr w:type="spellStart"/>
            <w:r w:rsidRPr="00F667E1">
              <w:rPr>
                <w:rFonts w:ascii="Consolas" w:hAnsi="Consolas" w:cs="Times New Roman"/>
                <w:noProof w:val="0"/>
                <w:color w:val="008000"/>
                <w:kern w:val="0"/>
                <w:sz w:val="24"/>
                <w:szCs w:val="24"/>
                <w:lang w:val="en-US"/>
              </w:rPr>
              <w:t>vào</w:t>
            </w:r>
            <w:proofErr w:type="spellEnd"/>
          </w:p>
          <w:p w14:paraId="45334326" w14:textId="77777777" w:rsidR="00F667E1" w:rsidRPr="00F667E1" w:rsidRDefault="00F667E1" w:rsidP="00F667E1">
            <w:pPr>
              <w:autoSpaceDE w:val="0"/>
              <w:autoSpaceDN w:val="0"/>
              <w:adjustRightInd w:val="0"/>
              <w:spacing w:line="276" w:lineRule="auto"/>
              <w:rPr>
                <w:rFonts w:ascii="Consolas" w:hAnsi="Consolas" w:cs="Times New Roman"/>
                <w:noProof w:val="0"/>
                <w:color w:val="000000"/>
                <w:kern w:val="0"/>
                <w:sz w:val="24"/>
                <w:szCs w:val="24"/>
                <w:lang w:val="en-US"/>
              </w:rPr>
            </w:pPr>
            <w:r w:rsidRPr="00F667E1">
              <w:rPr>
                <w:rFonts w:ascii="Consolas" w:hAnsi="Consolas" w:cs="Times New Roman"/>
                <w:noProof w:val="0"/>
                <w:color w:val="000000"/>
                <w:kern w:val="0"/>
                <w:sz w:val="24"/>
                <w:szCs w:val="24"/>
                <w:lang w:val="en-US"/>
              </w:rPr>
              <w:t xml:space="preserve">    </w:t>
            </w:r>
            <w:r w:rsidRPr="00F667E1">
              <w:rPr>
                <w:rFonts w:ascii="Consolas" w:hAnsi="Consolas" w:cs="Times New Roman"/>
                <w:noProof w:val="0"/>
                <w:color w:val="FF00FF"/>
                <w:kern w:val="0"/>
                <w:sz w:val="24"/>
                <w:szCs w:val="24"/>
                <w:lang w:val="en-US"/>
              </w:rPr>
              <w:t>UPDATE</w:t>
            </w:r>
            <w:r w:rsidRPr="00F667E1">
              <w:rPr>
                <w:rFonts w:ascii="Consolas" w:hAnsi="Consolas" w:cs="Times New Roman"/>
                <w:noProof w:val="0"/>
                <w:color w:val="000000"/>
                <w:kern w:val="0"/>
                <w:sz w:val="24"/>
                <w:szCs w:val="24"/>
                <w:lang w:val="en-US"/>
              </w:rPr>
              <w:t xml:space="preserve"> </w:t>
            </w:r>
            <w:proofErr w:type="spellStart"/>
            <w:r w:rsidRPr="00F667E1">
              <w:rPr>
                <w:rFonts w:ascii="Consolas" w:hAnsi="Consolas" w:cs="Times New Roman"/>
                <w:noProof w:val="0"/>
                <w:color w:val="000000"/>
                <w:kern w:val="0"/>
                <w:sz w:val="24"/>
                <w:szCs w:val="24"/>
                <w:lang w:val="en-US"/>
              </w:rPr>
              <w:t>ReceiptNote</w:t>
            </w:r>
            <w:proofErr w:type="spellEnd"/>
            <w:r w:rsidRPr="00F667E1">
              <w:rPr>
                <w:rFonts w:ascii="Consolas" w:hAnsi="Consolas" w:cs="Times New Roman"/>
                <w:noProof w:val="0"/>
                <w:color w:val="000000"/>
                <w:kern w:val="0"/>
                <w:sz w:val="24"/>
                <w:szCs w:val="24"/>
                <w:lang w:val="en-US"/>
              </w:rPr>
              <w:t xml:space="preserve"> </w:t>
            </w:r>
            <w:r w:rsidRPr="00F667E1">
              <w:rPr>
                <w:rFonts w:ascii="Consolas" w:hAnsi="Consolas" w:cs="Times New Roman"/>
                <w:noProof w:val="0"/>
                <w:color w:val="0000FF"/>
                <w:kern w:val="0"/>
                <w:sz w:val="24"/>
                <w:szCs w:val="24"/>
                <w:lang w:val="en-US"/>
              </w:rPr>
              <w:t>SET</w:t>
            </w:r>
            <w:r w:rsidRPr="00F667E1">
              <w:rPr>
                <w:rFonts w:ascii="Consolas" w:hAnsi="Consolas" w:cs="Times New Roman"/>
                <w:noProof w:val="0"/>
                <w:color w:val="000000"/>
                <w:kern w:val="0"/>
                <w:sz w:val="24"/>
                <w:szCs w:val="24"/>
                <w:lang w:val="en-US"/>
              </w:rPr>
              <w:t xml:space="preserve"> ID </w:t>
            </w:r>
            <w:r w:rsidRPr="00F667E1">
              <w:rPr>
                <w:rFonts w:ascii="Consolas" w:hAnsi="Consolas" w:cs="Times New Roman"/>
                <w:noProof w:val="0"/>
                <w:color w:val="808080"/>
                <w:kern w:val="0"/>
                <w:sz w:val="24"/>
                <w:szCs w:val="24"/>
                <w:lang w:val="en-US"/>
              </w:rPr>
              <w:t>=</w:t>
            </w:r>
            <w:r w:rsidRPr="00F667E1">
              <w:rPr>
                <w:rFonts w:ascii="Consolas" w:hAnsi="Consolas" w:cs="Times New Roman"/>
                <w:noProof w:val="0"/>
                <w:color w:val="000000"/>
                <w:kern w:val="0"/>
                <w:sz w:val="24"/>
                <w:szCs w:val="24"/>
                <w:lang w:val="en-US"/>
              </w:rPr>
              <w:t xml:space="preserve"> @new_id </w:t>
            </w:r>
            <w:r w:rsidRPr="00F667E1">
              <w:rPr>
                <w:rFonts w:ascii="Consolas" w:hAnsi="Consolas" w:cs="Times New Roman"/>
                <w:noProof w:val="0"/>
                <w:color w:val="0000FF"/>
                <w:kern w:val="0"/>
                <w:sz w:val="24"/>
                <w:szCs w:val="24"/>
                <w:lang w:val="en-US"/>
              </w:rPr>
              <w:t>WHERE</w:t>
            </w:r>
            <w:r w:rsidRPr="00F667E1">
              <w:rPr>
                <w:rFonts w:ascii="Consolas" w:hAnsi="Consolas" w:cs="Times New Roman"/>
                <w:noProof w:val="0"/>
                <w:color w:val="000000"/>
                <w:kern w:val="0"/>
                <w:sz w:val="24"/>
                <w:szCs w:val="24"/>
                <w:lang w:val="en-US"/>
              </w:rPr>
              <w:t xml:space="preserve"> ID </w:t>
            </w:r>
            <w:r w:rsidRPr="00F667E1">
              <w:rPr>
                <w:rFonts w:ascii="Consolas" w:hAnsi="Consolas" w:cs="Times New Roman"/>
                <w:noProof w:val="0"/>
                <w:color w:val="808080"/>
                <w:kern w:val="0"/>
                <w:sz w:val="24"/>
                <w:szCs w:val="24"/>
                <w:lang w:val="en-US"/>
              </w:rPr>
              <w:t>=</w:t>
            </w:r>
            <w:r w:rsidRPr="00F667E1">
              <w:rPr>
                <w:rFonts w:ascii="Consolas" w:hAnsi="Consolas" w:cs="Times New Roman"/>
                <w:noProof w:val="0"/>
                <w:color w:val="000000"/>
                <w:kern w:val="0"/>
                <w:sz w:val="24"/>
                <w:szCs w:val="24"/>
                <w:lang w:val="en-US"/>
              </w:rPr>
              <w:t xml:space="preserve"> </w:t>
            </w:r>
            <w:r w:rsidRPr="00F667E1">
              <w:rPr>
                <w:rFonts w:ascii="Consolas" w:hAnsi="Consolas" w:cs="Times New Roman"/>
                <w:noProof w:val="0"/>
                <w:color w:val="FF0000"/>
                <w:kern w:val="0"/>
                <w:sz w:val="24"/>
                <w:szCs w:val="24"/>
                <w:lang w:val="en-US"/>
              </w:rPr>
              <w:t>'</w:t>
            </w:r>
            <w:proofErr w:type="gramStart"/>
            <w:r w:rsidRPr="00F667E1">
              <w:rPr>
                <w:rFonts w:ascii="Consolas" w:hAnsi="Consolas" w:cs="Times New Roman"/>
                <w:noProof w:val="0"/>
                <w:color w:val="FF0000"/>
                <w:kern w:val="0"/>
                <w:sz w:val="24"/>
                <w:szCs w:val="24"/>
                <w:lang w:val="en-US"/>
              </w:rPr>
              <w:t>'</w:t>
            </w:r>
            <w:r w:rsidRPr="00F667E1">
              <w:rPr>
                <w:rFonts w:ascii="Consolas" w:hAnsi="Consolas" w:cs="Times New Roman"/>
                <w:noProof w:val="0"/>
                <w:color w:val="808080"/>
                <w:kern w:val="0"/>
                <w:sz w:val="24"/>
                <w:szCs w:val="24"/>
                <w:lang w:val="en-US"/>
              </w:rPr>
              <w:t>;</w:t>
            </w:r>
            <w:proofErr w:type="gramEnd"/>
          </w:p>
          <w:p w14:paraId="5AA3DCF3" w14:textId="77777777" w:rsidR="00F667E1" w:rsidRPr="00F667E1" w:rsidRDefault="00F667E1" w:rsidP="00F667E1">
            <w:pPr>
              <w:autoSpaceDE w:val="0"/>
              <w:autoSpaceDN w:val="0"/>
              <w:adjustRightInd w:val="0"/>
              <w:spacing w:line="276" w:lineRule="auto"/>
              <w:rPr>
                <w:rFonts w:ascii="Consolas" w:hAnsi="Consolas" w:cs="Times New Roman"/>
                <w:noProof w:val="0"/>
                <w:color w:val="000000"/>
                <w:kern w:val="0"/>
                <w:sz w:val="24"/>
                <w:szCs w:val="24"/>
                <w:lang w:val="en-US"/>
              </w:rPr>
            </w:pPr>
            <w:proofErr w:type="gramStart"/>
            <w:r w:rsidRPr="00F667E1">
              <w:rPr>
                <w:rFonts w:ascii="Consolas" w:hAnsi="Consolas" w:cs="Times New Roman"/>
                <w:noProof w:val="0"/>
                <w:color w:val="0000FF"/>
                <w:kern w:val="0"/>
                <w:sz w:val="24"/>
                <w:szCs w:val="24"/>
                <w:lang w:val="en-US"/>
              </w:rPr>
              <w:t>END</w:t>
            </w:r>
            <w:r w:rsidRPr="00F667E1">
              <w:rPr>
                <w:rFonts w:ascii="Consolas" w:hAnsi="Consolas" w:cs="Times New Roman"/>
                <w:noProof w:val="0"/>
                <w:color w:val="808080"/>
                <w:kern w:val="0"/>
                <w:sz w:val="24"/>
                <w:szCs w:val="24"/>
                <w:lang w:val="en-US"/>
              </w:rPr>
              <w:t>;</w:t>
            </w:r>
            <w:proofErr w:type="gramEnd"/>
          </w:p>
          <w:p w14:paraId="2E07640F" w14:textId="5B602F71" w:rsidR="00F667E1" w:rsidRDefault="00F667E1" w:rsidP="00F667E1">
            <w:pPr>
              <w:spacing w:line="276" w:lineRule="auto"/>
              <w:rPr>
                <w:rFonts w:ascii="Times New Roman" w:hAnsi="Times New Roman" w:cs="Times New Roman"/>
                <w:b/>
                <w:bCs/>
                <w:sz w:val="28"/>
                <w:szCs w:val="28"/>
                <w:lang w:val="en-US"/>
              </w:rPr>
            </w:pPr>
            <w:r w:rsidRPr="00F667E1">
              <w:rPr>
                <w:rFonts w:ascii="Consolas" w:hAnsi="Consolas" w:cs="Times New Roman"/>
                <w:noProof w:val="0"/>
                <w:color w:val="0000FF"/>
                <w:kern w:val="0"/>
                <w:sz w:val="24"/>
                <w:szCs w:val="24"/>
                <w:lang w:val="en-US"/>
              </w:rPr>
              <w:t>GO</w:t>
            </w:r>
          </w:p>
        </w:tc>
      </w:tr>
    </w:tbl>
    <w:p w14:paraId="0429206A" w14:textId="77777777" w:rsidR="007875F7" w:rsidRPr="007875F7" w:rsidRDefault="007875F7" w:rsidP="007875F7">
      <w:pPr>
        <w:spacing w:after="0"/>
        <w:ind w:left="720"/>
        <w:rPr>
          <w:rFonts w:ascii="Times New Roman" w:hAnsi="Times New Roman" w:cs="Times New Roman"/>
          <w:b/>
          <w:bCs/>
          <w:sz w:val="28"/>
          <w:szCs w:val="28"/>
          <w:lang w:val="en-US"/>
        </w:rPr>
      </w:pPr>
    </w:p>
    <w:p w14:paraId="32666FAF" w14:textId="2B764737" w:rsidR="007875F7" w:rsidRDefault="007875F7" w:rsidP="007875F7">
      <w:pPr>
        <w:pStyle w:val="ListParagraph"/>
        <w:numPr>
          <w:ilvl w:val="0"/>
          <w:numId w:val="28"/>
        </w:numPr>
        <w:spacing w:after="0"/>
        <w:rPr>
          <w:rFonts w:ascii="Times New Roman" w:hAnsi="Times New Roman" w:cs="Times New Roman"/>
          <w:b/>
          <w:bCs/>
          <w:sz w:val="28"/>
          <w:szCs w:val="28"/>
          <w:lang w:val="en-US"/>
        </w:rPr>
      </w:pPr>
      <w:r w:rsidRPr="007875F7">
        <w:rPr>
          <w:rFonts w:ascii="Times New Roman" w:hAnsi="Times New Roman" w:cs="Times New Roman"/>
          <w:b/>
          <w:bCs/>
          <w:sz w:val="28"/>
          <w:szCs w:val="28"/>
          <w:lang w:val="en-US"/>
        </w:rPr>
        <w:t>Procedure Sửa Đơn nhập hàng</w:t>
      </w:r>
    </w:p>
    <w:tbl>
      <w:tblPr>
        <w:tblStyle w:val="TableGrid"/>
        <w:tblW w:w="0" w:type="auto"/>
        <w:tblInd w:w="720" w:type="dxa"/>
        <w:tblLook w:val="04A0" w:firstRow="1" w:lastRow="0" w:firstColumn="1" w:lastColumn="0" w:noHBand="0" w:noVBand="1"/>
      </w:tblPr>
      <w:tblGrid>
        <w:gridCol w:w="8296"/>
      </w:tblGrid>
      <w:tr w:rsidR="00F843F7" w14:paraId="679C4DFD" w14:textId="77777777" w:rsidTr="00344D2F">
        <w:tc>
          <w:tcPr>
            <w:tcW w:w="8296" w:type="dxa"/>
          </w:tcPr>
          <w:p w14:paraId="3C978EA6" w14:textId="77777777" w:rsidR="00F843F7" w:rsidRPr="00F843F7" w:rsidRDefault="00F843F7" w:rsidP="00F843F7">
            <w:pPr>
              <w:autoSpaceDE w:val="0"/>
              <w:autoSpaceDN w:val="0"/>
              <w:adjustRightInd w:val="0"/>
              <w:spacing w:line="276" w:lineRule="auto"/>
              <w:rPr>
                <w:rFonts w:ascii="Consolas" w:hAnsi="Consolas" w:cs="Times New Roman"/>
                <w:noProof w:val="0"/>
                <w:color w:val="000000"/>
                <w:kern w:val="0"/>
                <w:sz w:val="24"/>
                <w:szCs w:val="24"/>
                <w:lang w:val="en-US"/>
              </w:rPr>
            </w:pPr>
            <w:r w:rsidRPr="00F843F7">
              <w:rPr>
                <w:rFonts w:ascii="Consolas" w:hAnsi="Consolas" w:cs="Times New Roman"/>
                <w:noProof w:val="0"/>
                <w:color w:val="0000FF"/>
                <w:kern w:val="0"/>
                <w:sz w:val="24"/>
                <w:szCs w:val="24"/>
                <w:lang w:val="en-US"/>
              </w:rPr>
              <w:t>CREATE</w:t>
            </w:r>
            <w:r w:rsidRPr="00F843F7">
              <w:rPr>
                <w:rFonts w:ascii="Consolas" w:hAnsi="Consolas" w:cs="Times New Roman"/>
                <w:noProof w:val="0"/>
                <w:color w:val="000000"/>
                <w:kern w:val="0"/>
                <w:sz w:val="24"/>
                <w:szCs w:val="24"/>
                <w:lang w:val="en-US"/>
              </w:rPr>
              <w:t xml:space="preserve"> </w:t>
            </w:r>
            <w:r w:rsidRPr="00F843F7">
              <w:rPr>
                <w:rFonts w:ascii="Consolas" w:hAnsi="Consolas" w:cs="Times New Roman"/>
                <w:noProof w:val="0"/>
                <w:color w:val="0000FF"/>
                <w:kern w:val="0"/>
                <w:sz w:val="24"/>
                <w:szCs w:val="24"/>
                <w:lang w:val="en-US"/>
              </w:rPr>
              <w:t>PROC</w:t>
            </w:r>
            <w:r w:rsidRPr="00F843F7">
              <w:rPr>
                <w:rFonts w:ascii="Consolas" w:hAnsi="Consolas" w:cs="Times New Roman"/>
                <w:noProof w:val="0"/>
                <w:color w:val="000000"/>
                <w:kern w:val="0"/>
                <w:sz w:val="24"/>
                <w:szCs w:val="24"/>
                <w:lang w:val="en-US"/>
              </w:rPr>
              <w:t xml:space="preserve"> </w:t>
            </w:r>
            <w:proofErr w:type="spellStart"/>
            <w:proofErr w:type="gramStart"/>
            <w:r w:rsidRPr="00F843F7">
              <w:rPr>
                <w:rFonts w:ascii="Consolas" w:hAnsi="Consolas" w:cs="Times New Roman"/>
                <w:noProof w:val="0"/>
                <w:color w:val="000000"/>
                <w:kern w:val="0"/>
                <w:sz w:val="24"/>
                <w:szCs w:val="24"/>
                <w:lang w:val="en-US"/>
              </w:rPr>
              <w:t>updateNewReceiptNote</w:t>
            </w:r>
            <w:proofErr w:type="spellEnd"/>
            <w:proofErr w:type="gramEnd"/>
          </w:p>
          <w:p w14:paraId="1D483B2B" w14:textId="77777777" w:rsidR="00F843F7" w:rsidRPr="00F843F7" w:rsidRDefault="00F843F7" w:rsidP="00F843F7">
            <w:pPr>
              <w:autoSpaceDE w:val="0"/>
              <w:autoSpaceDN w:val="0"/>
              <w:adjustRightInd w:val="0"/>
              <w:spacing w:line="276" w:lineRule="auto"/>
              <w:rPr>
                <w:rFonts w:ascii="Consolas" w:hAnsi="Consolas" w:cs="Times New Roman"/>
                <w:noProof w:val="0"/>
                <w:color w:val="000000"/>
                <w:kern w:val="0"/>
                <w:sz w:val="24"/>
                <w:szCs w:val="24"/>
                <w:lang w:val="en-US"/>
              </w:rPr>
            </w:pPr>
            <w:r w:rsidRPr="00F843F7">
              <w:rPr>
                <w:rFonts w:ascii="Consolas" w:hAnsi="Consolas" w:cs="Times New Roman"/>
                <w:noProof w:val="0"/>
                <w:color w:val="000000"/>
                <w:kern w:val="0"/>
                <w:sz w:val="24"/>
                <w:szCs w:val="24"/>
                <w:lang w:val="en-US"/>
              </w:rPr>
              <w:tab/>
              <w:t xml:space="preserve">@id </w:t>
            </w:r>
            <w:proofErr w:type="gramStart"/>
            <w:r w:rsidRPr="00F843F7">
              <w:rPr>
                <w:rFonts w:ascii="Consolas" w:hAnsi="Consolas" w:cs="Times New Roman"/>
                <w:noProof w:val="0"/>
                <w:color w:val="0000FF"/>
                <w:kern w:val="0"/>
                <w:sz w:val="24"/>
                <w:szCs w:val="24"/>
                <w:lang w:val="en-US"/>
              </w:rPr>
              <w:t>VARCHAR</w:t>
            </w:r>
            <w:r w:rsidRPr="00F843F7">
              <w:rPr>
                <w:rFonts w:ascii="Consolas" w:hAnsi="Consolas" w:cs="Times New Roman"/>
                <w:noProof w:val="0"/>
                <w:color w:val="808080"/>
                <w:kern w:val="0"/>
                <w:sz w:val="24"/>
                <w:szCs w:val="24"/>
                <w:lang w:val="en-US"/>
              </w:rPr>
              <w:t>(</w:t>
            </w:r>
            <w:proofErr w:type="gramEnd"/>
            <w:r w:rsidRPr="00F843F7">
              <w:rPr>
                <w:rFonts w:ascii="Consolas" w:hAnsi="Consolas" w:cs="Times New Roman"/>
                <w:noProof w:val="0"/>
                <w:color w:val="000000"/>
                <w:kern w:val="0"/>
                <w:sz w:val="24"/>
                <w:szCs w:val="24"/>
                <w:lang w:val="en-US"/>
              </w:rPr>
              <w:t>7</w:t>
            </w:r>
            <w:r w:rsidRPr="00F843F7">
              <w:rPr>
                <w:rFonts w:ascii="Consolas" w:hAnsi="Consolas" w:cs="Times New Roman"/>
                <w:noProof w:val="0"/>
                <w:color w:val="808080"/>
                <w:kern w:val="0"/>
                <w:sz w:val="24"/>
                <w:szCs w:val="24"/>
                <w:lang w:val="en-US"/>
              </w:rPr>
              <w:t>),</w:t>
            </w:r>
          </w:p>
          <w:p w14:paraId="77129152" w14:textId="77777777" w:rsidR="00F843F7" w:rsidRPr="00F843F7" w:rsidRDefault="00F843F7" w:rsidP="00F843F7">
            <w:pPr>
              <w:autoSpaceDE w:val="0"/>
              <w:autoSpaceDN w:val="0"/>
              <w:adjustRightInd w:val="0"/>
              <w:spacing w:line="276" w:lineRule="auto"/>
              <w:rPr>
                <w:rFonts w:ascii="Consolas" w:hAnsi="Consolas" w:cs="Times New Roman"/>
                <w:noProof w:val="0"/>
                <w:color w:val="000000"/>
                <w:kern w:val="0"/>
                <w:sz w:val="24"/>
                <w:szCs w:val="24"/>
                <w:lang w:val="en-US"/>
              </w:rPr>
            </w:pPr>
            <w:r w:rsidRPr="00F843F7">
              <w:rPr>
                <w:rFonts w:ascii="Consolas" w:hAnsi="Consolas" w:cs="Times New Roman"/>
                <w:noProof w:val="0"/>
                <w:color w:val="000000"/>
                <w:kern w:val="0"/>
                <w:sz w:val="24"/>
                <w:szCs w:val="24"/>
                <w:lang w:val="en-US"/>
              </w:rPr>
              <w:tab/>
              <w:t xml:space="preserve">@date </w:t>
            </w:r>
            <w:r w:rsidRPr="00F843F7">
              <w:rPr>
                <w:rFonts w:ascii="Consolas" w:hAnsi="Consolas" w:cs="Times New Roman"/>
                <w:noProof w:val="0"/>
                <w:color w:val="0000FF"/>
                <w:kern w:val="0"/>
                <w:sz w:val="24"/>
                <w:szCs w:val="24"/>
                <w:lang w:val="en-US"/>
              </w:rPr>
              <w:t>DATE</w:t>
            </w:r>
            <w:r w:rsidRPr="00F843F7">
              <w:rPr>
                <w:rFonts w:ascii="Consolas" w:hAnsi="Consolas" w:cs="Times New Roman"/>
                <w:noProof w:val="0"/>
                <w:color w:val="808080"/>
                <w:kern w:val="0"/>
                <w:sz w:val="24"/>
                <w:szCs w:val="24"/>
                <w:lang w:val="en-US"/>
              </w:rPr>
              <w:t>,</w:t>
            </w:r>
          </w:p>
          <w:p w14:paraId="1E5DF98B" w14:textId="77777777" w:rsidR="00F843F7" w:rsidRPr="00F843F7" w:rsidRDefault="00F843F7" w:rsidP="00F843F7">
            <w:pPr>
              <w:autoSpaceDE w:val="0"/>
              <w:autoSpaceDN w:val="0"/>
              <w:adjustRightInd w:val="0"/>
              <w:spacing w:line="276" w:lineRule="auto"/>
              <w:rPr>
                <w:rFonts w:ascii="Consolas" w:hAnsi="Consolas" w:cs="Times New Roman"/>
                <w:noProof w:val="0"/>
                <w:color w:val="000000"/>
                <w:kern w:val="0"/>
                <w:sz w:val="24"/>
                <w:szCs w:val="24"/>
                <w:lang w:val="en-US"/>
              </w:rPr>
            </w:pPr>
            <w:r w:rsidRPr="00F843F7">
              <w:rPr>
                <w:rFonts w:ascii="Consolas" w:hAnsi="Consolas" w:cs="Times New Roman"/>
                <w:noProof w:val="0"/>
                <w:color w:val="000000"/>
                <w:kern w:val="0"/>
                <w:sz w:val="24"/>
                <w:szCs w:val="24"/>
                <w:lang w:val="en-US"/>
              </w:rPr>
              <w:tab/>
              <w:t xml:space="preserve">@empName </w:t>
            </w:r>
            <w:r w:rsidRPr="00F843F7">
              <w:rPr>
                <w:rFonts w:ascii="Consolas" w:hAnsi="Consolas" w:cs="Times New Roman"/>
                <w:noProof w:val="0"/>
                <w:color w:val="0000FF"/>
                <w:kern w:val="0"/>
                <w:sz w:val="24"/>
                <w:szCs w:val="24"/>
                <w:lang w:val="en-US"/>
              </w:rPr>
              <w:t>NVARCHAR</w:t>
            </w:r>
            <w:r w:rsidRPr="00F843F7">
              <w:rPr>
                <w:rFonts w:ascii="Consolas" w:hAnsi="Consolas" w:cs="Times New Roman"/>
                <w:noProof w:val="0"/>
                <w:color w:val="808080"/>
                <w:kern w:val="0"/>
                <w:sz w:val="24"/>
                <w:szCs w:val="24"/>
                <w:lang w:val="en-US"/>
              </w:rPr>
              <w:t>(</w:t>
            </w:r>
            <w:r w:rsidRPr="00F843F7">
              <w:rPr>
                <w:rFonts w:ascii="Consolas" w:hAnsi="Consolas" w:cs="Times New Roman"/>
                <w:noProof w:val="0"/>
                <w:color w:val="FF00FF"/>
                <w:kern w:val="0"/>
                <w:sz w:val="24"/>
                <w:szCs w:val="24"/>
                <w:lang w:val="en-US"/>
              </w:rPr>
              <w:t>MAX</w:t>
            </w:r>
            <w:r w:rsidRPr="00F843F7">
              <w:rPr>
                <w:rFonts w:ascii="Consolas" w:hAnsi="Consolas" w:cs="Times New Roman"/>
                <w:noProof w:val="0"/>
                <w:color w:val="808080"/>
                <w:kern w:val="0"/>
                <w:sz w:val="24"/>
                <w:szCs w:val="24"/>
                <w:lang w:val="en-US"/>
              </w:rPr>
              <w:t>),</w:t>
            </w:r>
          </w:p>
          <w:p w14:paraId="163AFBA0" w14:textId="77777777" w:rsidR="00F843F7" w:rsidRPr="00F843F7" w:rsidRDefault="00F843F7" w:rsidP="00F843F7">
            <w:pPr>
              <w:autoSpaceDE w:val="0"/>
              <w:autoSpaceDN w:val="0"/>
              <w:adjustRightInd w:val="0"/>
              <w:spacing w:line="276" w:lineRule="auto"/>
              <w:rPr>
                <w:rFonts w:ascii="Consolas" w:hAnsi="Consolas" w:cs="Times New Roman"/>
                <w:noProof w:val="0"/>
                <w:color w:val="000000"/>
                <w:kern w:val="0"/>
                <w:sz w:val="24"/>
                <w:szCs w:val="24"/>
                <w:lang w:val="en-US"/>
              </w:rPr>
            </w:pPr>
            <w:r w:rsidRPr="00F843F7">
              <w:rPr>
                <w:rFonts w:ascii="Consolas" w:hAnsi="Consolas" w:cs="Times New Roman"/>
                <w:noProof w:val="0"/>
                <w:color w:val="000000"/>
                <w:kern w:val="0"/>
                <w:sz w:val="24"/>
                <w:szCs w:val="24"/>
                <w:lang w:val="en-US"/>
              </w:rPr>
              <w:tab/>
              <w:t xml:space="preserve">@supName </w:t>
            </w:r>
            <w:r w:rsidRPr="00F843F7">
              <w:rPr>
                <w:rFonts w:ascii="Consolas" w:hAnsi="Consolas" w:cs="Times New Roman"/>
                <w:noProof w:val="0"/>
                <w:color w:val="0000FF"/>
                <w:kern w:val="0"/>
                <w:sz w:val="24"/>
                <w:szCs w:val="24"/>
                <w:lang w:val="en-US"/>
              </w:rPr>
              <w:t>NVARCHAR</w:t>
            </w:r>
            <w:r w:rsidRPr="00F843F7">
              <w:rPr>
                <w:rFonts w:ascii="Consolas" w:hAnsi="Consolas" w:cs="Times New Roman"/>
                <w:noProof w:val="0"/>
                <w:color w:val="808080"/>
                <w:kern w:val="0"/>
                <w:sz w:val="24"/>
                <w:szCs w:val="24"/>
                <w:lang w:val="en-US"/>
              </w:rPr>
              <w:t>(</w:t>
            </w:r>
            <w:r w:rsidRPr="00F843F7">
              <w:rPr>
                <w:rFonts w:ascii="Consolas" w:hAnsi="Consolas" w:cs="Times New Roman"/>
                <w:noProof w:val="0"/>
                <w:color w:val="FF00FF"/>
                <w:kern w:val="0"/>
                <w:sz w:val="24"/>
                <w:szCs w:val="24"/>
                <w:lang w:val="en-US"/>
              </w:rPr>
              <w:t>MAX</w:t>
            </w:r>
            <w:r w:rsidRPr="00F843F7">
              <w:rPr>
                <w:rFonts w:ascii="Consolas" w:hAnsi="Consolas" w:cs="Times New Roman"/>
                <w:noProof w:val="0"/>
                <w:color w:val="808080"/>
                <w:kern w:val="0"/>
                <w:sz w:val="24"/>
                <w:szCs w:val="24"/>
                <w:lang w:val="en-US"/>
              </w:rPr>
              <w:t>)</w:t>
            </w:r>
          </w:p>
          <w:p w14:paraId="6FD3F074" w14:textId="77777777" w:rsidR="00F843F7" w:rsidRPr="00F843F7" w:rsidRDefault="00F843F7" w:rsidP="00F843F7">
            <w:pPr>
              <w:autoSpaceDE w:val="0"/>
              <w:autoSpaceDN w:val="0"/>
              <w:adjustRightInd w:val="0"/>
              <w:spacing w:line="276" w:lineRule="auto"/>
              <w:rPr>
                <w:rFonts w:ascii="Consolas" w:hAnsi="Consolas" w:cs="Times New Roman"/>
                <w:noProof w:val="0"/>
                <w:color w:val="000000"/>
                <w:kern w:val="0"/>
                <w:sz w:val="24"/>
                <w:szCs w:val="24"/>
                <w:lang w:val="en-US"/>
              </w:rPr>
            </w:pPr>
            <w:r w:rsidRPr="00F843F7">
              <w:rPr>
                <w:rFonts w:ascii="Consolas" w:hAnsi="Consolas" w:cs="Times New Roman"/>
                <w:noProof w:val="0"/>
                <w:color w:val="0000FF"/>
                <w:kern w:val="0"/>
                <w:sz w:val="24"/>
                <w:szCs w:val="24"/>
                <w:lang w:val="en-US"/>
              </w:rPr>
              <w:t>AS</w:t>
            </w:r>
          </w:p>
          <w:p w14:paraId="30BC8F59" w14:textId="77777777" w:rsidR="00F843F7" w:rsidRPr="00F843F7" w:rsidRDefault="00F843F7" w:rsidP="00F843F7">
            <w:pPr>
              <w:autoSpaceDE w:val="0"/>
              <w:autoSpaceDN w:val="0"/>
              <w:adjustRightInd w:val="0"/>
              <w:spacing w:line="276" w:lineRule="auto"/>
              <w:rPr>
                <w:rFonts w:ascii="Consolas" w:hAnsi="Consolas" w:cs="Times New Roman"/>
                <w:noProof w:val="0"/>
                <w:color w:val="000000"/>
                <w:kern w:val="0"/>
                <w:sz w:val="24"/>
                <w:szCs w:val="24"/>
                <w:lang w:val="en-US"/>
              </w:rPr>
            </w:pPr>
            <w:r w:rsidRPr="00F843F7">
              <w:rPr>
                <w:rFonts w:ascii="Consolas" w:hAnsi="Consolas" w:cs="Times New Roman"/>
                <w:noProof w:val="0"/>
                <w:color w:val="0000FF"/>
                <w:kern w:val="0"/>
                <w:sz w:val="24"/>
                <w:szCs w:val="24"/>
                <w:lang w:val="en-US"/>
              </w:rPr>
              <w:t>BEGIN</w:t>
            </w:r>
          </w:p>
          <w:p w14:paraId="4CD410E3" w14:textId="77777777" w:rsidR="00F843F7" w:rsidRPr="00F843F7" w:rsidRDefault="00F843F7" w:rsidP="00F843F7">
            <w:pPr>
              <w:autoSpaceDE w:val="0"/>
              <w:autoSpaceDN w:val="0"/>
              <w:adjustRightInd w:val="0"/>
              <w:spacing w:line="276" w:lineRule="auto"/>
              <w:rPr>
                <w:rFonts w:ascii="Consolas" w:hAnsi="Consolas" w:cs="Times New Roman"/>
                <w:noProof w:val="0"/>
                <w:color w:val="000000"/>
                <w:kern w:val="0"/>
                <w:sz w:val="24"/>
                <w:szCs w:val="24"/>
                <w:lang w:val="en-US"/>
              </w:rPr>
            </w:pPr>
            <w:r w:rsidRPr="00F843F7">
              <w:rPr>
                <w:rFonts w:ascii="Consolas" w:hAnsi="Consolas" w:cs="Times New Roman"/>
                <w:noProof w:val="0"/>
                <w:color w:val="000000"/>
                <w:kern w:val="0"/>
                <w:sz w:val="24"/>
                <w:szCs w:val="24"/>
                <w:lang w:val="en-US"/>
              </w:rPr>
              <w:tab/>
            </w:r>
            <w:r w:rsidRPr="00F843F7">
              <w:rPr>
                <w:rFonts w:ascii="Consolas" w:hAnsi="Consolas" w:cs="Times New Roman"/>
                <w:noProof w:val="0"/>
                <w:color w:val="0000FF"/>
                <w:kern w:val="0"/>
                <w:sz w:val="24"/>
                <w:szCs w:val="24"/>
                <w:lang w:val="en-US"/>
              </w:rPr>
              <w:t xml:space="preserve">IF </w:t>
            </w:r>
            <w:r w:rsidRPr="00F843F7">
              <w:rPr>
                <w:rFonts w:ascii="Consolas" w:hAnsi="Consolas" w:cs="Times New Roman"/>
                <w:noProof w:val="0"/>
                <w:color w:val="808080"/>
                <w:kern w:val="0"/>
                <w:sz w:val="24"/>
                <w:szCs w:val="24"/>
                <w:lang w:val="en-US"/>
              </w:rPr>
              <w:t>(</w:t>
            </w:r>
            <w:r w:rsidRPr="00F843F7">
              <w:rPr>
                <w:rFonts w:ascii="Consolas" w:hAnsi="Consolas" w:cs="Times New Roman"/>
                <w:noProof w:val="0"/>
                <w:color w:val="000000"/>
                <w:kern w:val="0"/>
                <w:sz w:val="24"/>
                <w:szCs w:val="24"/>
                <w:lang w:val="en-US"/>
              </w:rPr>
              <w:t xml:space="preserve">@date </w:t>
            </w:r>
            <w:r w:rsidRPr="00F843F7">
              <w:rPr>
                <w:rFonts w:ascii="Consolas" w:hAnsi="Consolas" w:cs="Times New Roman"/>
                <w:noProof w:val="0"/>
                <w:color w:val="808080"/>
                <w:kern w:val="0"/>
                <w:sz w:val="24"/>
                <w:szCs w:val="24"/>
                <w:lang w:val="en-US"/>
              </w:rPr>
              <w:t>&gt;</w:t>
            </w:r>
            <w:r w:rsidRPr="00F843F7">
              <w:rPr>
                <w:rFonts w:ascii="Consolas" w:hAnsi="Consolas" w:cs="Times New Roman"/>
                <w:noProof w:val="0"/>
                <w:color w:val="000000"/>
                <w:kern w:val="0"/>
                <w:sz w:val="24"/>
                <w:szCs w:val="24"/>
                <w:lang w:val="en-US"/>
              </w:rPr>
              <w:t xml:space="preserve"> </w:t>
            </w:r>
            <w:proofErr w:type="gramStart"/>
            <w:r w:rsidRPr="00F843F7">
              <w:rPr>
                <w:rFonts w:ascii="Consolas" w:hAnsi="Consolas" w:cs="Times New Roman"/>
                <w:noProof w:val="0"/>
                <w:color w:val="FF00FF"/>
                <w:kern w:val="0"/>
                <w:sz w:val="24"/>
                <w:szCs w:val="24"/>
                <w:lang w:val="en-US"/>
              </w:rPr>
              <w:t>GETDATE</w:t>
            </w:r>
            <w:r w:rsidRPr="00F843F7">
              <w:rPr>
                <w:rFonts w:ascii="Consolas" w:hAnsi="Consolas" w:cs="Times New Roman"/>
                <w:noProof w:val="0"/>
                <w:color w:val="808080"/>
                <w:kern w:val="0"/>
                <w:sz w:val="24"/>
                <w:szCs w:val="24"/>
                <w:lang w:val="en-US"/>
              </w:rPr>
              <w:t>(</w:t>
            </w:r>
            <w:proofErr w:type="gramEnd"/>
            <w:r w:rsidRPr="00F843F7">
              <w:rPr>
                <w:rFonts w:ascii="Consolas" w:hAnsi="Consolas" w:cs="Times New Roman"/>
                <w:noProof w:val="0"/>
                <w:color w:val="808080"/>
                <w:kern w:val="0"/>
                <w:sz w:val="24"/>
                <w:szCs w:val="24"/>
                <w:lang w:val="en-US"/>
              </w:rPr>
              <w:t>))</w:t>
            </w:r>
          </w:p>
          <w:p w14:paraId="7E98C035" w14:textId="77777777" w:rsidR="00F843F7" w:rsidRPr="00F843F7" w:rsidRDefault="00F843F7" w:rsidP="00F843F7">
            <w:pPr>
              <w:autoSpaceDE w:val="0"/>
              <w:autoSpaceDN w:val="0"/>
              <w:adjustRightInd w:val="0"/>
              <w:spacing w:line="276" w:lineRule="auto"/>
              <w:rPr>
                <w:rFonts w:ascii="Consolas" w:hAnsi="Consolas" w:cs="Times New Roman"/>
                <w:noProof w:val="0"/>
                <w:color w:val="000000"/>
                <w:kern w:val="0"/>
                <w:sz w:val="24"/>
                <w:szCs w:val="24"/>
                <w:lang w:val="en-US"/>
              </w:rPr>
            </w:pPr>
            <w:r w:rsidRPr="00F843F7">
              <w:rPr>
                <w:rFonts w:ascii="Consolas" w:hAnsi="Consolas" w:cs="Times New Roman"/>
                <w:noProof w:val="0"/>
                <w:color w:val="000000"/>
                <w:kern w:val="0"/>
                <w:sz w:val="24"/>
                <w:szCs w:val="24"/>
                <w:lang w:val="en-US"/>
              </w:rPr>
              <w:tab/>
            </w:r>
            <w:r w:rsidRPr="00F843F7">
              <w:rPr>
                <w:rFonts w:ascii="Consolas" w:hAnsi="Consolas" w:cs="Times New Roman"/>
                <w:noProof w:val="0"/>
                <w:color w:val="000000"/>
                <w:kern w:val="0"/>
                <w:sz w:val="24"/>
                <w:szCs w:val="24"/>
                <w:lang w:val="en-US"/>
              </w:rPr>
              <w:tab/>
            </w:r>
            <w:r w:rsidRPr="00F843F7">
              <w:rPr>
                <w:rFonts w:ascii="Consolas" w:hAnsi="Consolas" w:cs="Times New Roman"/>
                <w:noProof w:val="0"/>
                <w:color w:val="0000FF"/>
                <w:kern w:val="0"/>
                <w:sz w:val="24"/>
                <w:szCs w:val="24"/>
                <w:lang w:val="en-US"/>
              </w:rPr>
              <w:t>THROW</w:t>
            </w:r>
            <w:r w:rsidRPr="00F843F7">
              <w:rPr>
                <w:rFonts w:ascii="Consolas" w:hAnsi="Consolas" w:cs="Times New Roman"/>
                <w:noProof w:val="0"/>
                <w:color w:val="000000"/>
                <w:kern w:val="0"/>
                <w:sz w:val="24"/>
                <w:szCs w:val="24"/>
                <w:lang w:val="en-US"/>
              </w:rPr>
              <w:t xml:space="preserve"> 50000</w:t>
            </w:r>
            <w:r w:rsidRPr="00F843F7">
              <w:rPr>
                <w:rFonts w:ascii="Consolas" w:hAnsi="Consolas" w:cs="Times New Roman"/>
                <w:noProof w:val="0"/>
                <w:color w:val="808080"/>
                <w:kern w:val="0"/>
                <w:sz w:val="24"/>
                <w:szCs w:val="24"/>
                <w:lang w:val="en-US"/>
              </w:rPr>
              <w:t>,</w:t>
            </w:r>
            <w:r w:rsidRPr="00F843F7">
              <w:rPr>
                <w:rFonts w:ascii="Consolas" w:hAnsi="Consolas" w:cs="Times New Roman"/>
                <w:noProof w:val="0"/>
                <w:color w:val="000000"/>
                <w:kern w:val="0"/>
                <w:sz w:val="24"/>
                <w:szCs w:val="24"/>
                <w:lang w:val="en-US"/>
              </w:rPr>
              <w:t xml:space="preserve"> </w:t>
            </w:r>
            <w:proofErr w:type="spellStart"/>
            <w:r w:rsidRPr="00F843F7">
              <w:rPr>
                <w:rFonts w:ascii="Consolas" w:hAnsi="Consolas" w:cs="Times New Roman"/>
                <w:noProof w:val="0"/>
                <w:color w:val="FF0000"/>
                <w:kern w:val="0"/>
                <w:sz w:val="24"/>
                <w:szCs w:val="24"/>
                <w:lang w:val="en-US"/>
              </w:rPr>
              <w:t>N'Vui</w:t>
            </w:r>
            <w:proofErr w:type="spellEnd"/>
            <w:r w:rsidRPr="00F843F7">
              <w:rPr>
                <w:rFonts w:ascii="Consolas" w:hAnsi="Consolas" w:cs="Times New Roman"/>
                <w:noProof w:val="0"/>
                <w:color w:val="FF0000"/>
                <w:kern w:val="0"/>
                <w:sz w:val="24"/>
                <w:szCs w:val="24"/>
                <w:lang w:val="en-US"/>
              </w:rPr>
              <w:t xml:space="preserve"> </w:t>
            </w:r>
            <w:proofErr w:type="spellStart"/>
            <w:r w:rsidRPr="00F843F7">
              <w:rPr>
                <w:rFonts w:ascii="Consolas" w:hAnsi="Consolas" w:cs="Times New Roman"/>
                <w:noProof w:val="0"/>
                <w:color w:val="FF0000"/>
                <w:kern w:val="0"/>
                <w:sz w:val="24"/>
                <w:szCs w:val="24"/>
                <w:lang w:val="en-US"/>
              </w:rPr>
              <w:t>lòng</w:t>
            </w:r>
            <w:proofErr w:type="spellEnd"/>
            <w:r w:rsidRPr="00F843F7">
              <w:rPr>
                <w:rFonts w:ascii="Consolas" w:hAnsi="Consolas" w:cs="Times New Roman"/>
                <w:noProof w:val="0"/>
                <w:color w:val="FF0000"/>
                <w:kern w:val="0"/>
                <w:sz w:val="24"/>
                <w:szCs w:val="24"/>
                <w:lang w:val="en-US"/>
              </w:rPr>
              <w:t xml:space="preserve"> </w:t>
            </w:r>
            <w:proofErr w:type="spellStart"/>
            <w:r w:rsidRPr="00F843F7">
              <w:rPr>
                <w:rFonts w:ascii="Consolas" w:hAnsi="Consolas" w:cs="Times New Roman"/>
                <w:noProof w:val="0"/>
                <w:color w:val="FF0000"/>
                <w:kern w:val="0"/>
                <w:sz w:val="24"/>
                <w:szCs w:val="24"/>
                <w:lang w:val="en-US"/>
              </w:rPr>
              <w:t>không</w:t>
            </w:r>
            <w:proofErr w:type="spellEnd"/>
            <w:r w:rsidRPr="00F843F7">
              <w:rPr>
                <w:rFonts w:ascii="Consolas" w:hAnsi="Consolas" w:cs="Times New Roman"/>
                <w:noProof w:val="0"/>
                <w:color w:val="FF0000"/>
                <w:kern w:val="0"/>
                <w:sz w:val="24"/>
                <w:szCs w:val="24"/>
                <w:lang w:val="en-US"/>
              </w:rPr>
              <w:t xml:space="preserve"> </w:t>
            </w:r>
            <w:proofErr w:type="spellStart"/>
            <w:r w:rsidRPr="00F843F7">
              <w:rPr>
                <w:rFonts w:ascii="Consolas" w:hAnsi="Consolas" w:cs="Times New Roman"/>
                <w:noProof w:val="0"/>
                <w:color w:val="FF0000"/>
                <w:kern w:val="0"/>
                <w:sz w:val="24"/>
                <w:szCs w:val="24"/>
                <w:lang w:val="en-US"/>
              </w:rPr>
              <w:t>nhập</w:t>
            </w:r>
            <w:proofErr w:type="spellEnd"/>
            <w:r w:rsidRPr="00F843F7">
              <w:rPr>
                <w:rFonts w:ascii="Consolas" w:hAnsi="Consolas" w:cs="Times New Roman"/>
                <w:noProof w:val="0"/>
                <w:color w:val="FF0000"/>
                <w:kern w:val="0"/>
                <w:sz w:val="24"/>
                <w:szCs w:val="24"/>
                <w:lang w:val="en-US"/>
              </w:rPr>
              <w:t xml:space="preserve"> </w:t>
            </w:r>
            <w:proofErr w:type="spellStart"/>
            <w:r w:rsidRPr="00F843F7">
              <w:rPr>
                <w:rFonts w:ascii="Consolas" w:hAnsi="Consolas" w:cs="Times New Roman"/>
                <w:noProof w:val="0"/>
                <w:color w:val="FF0000"/>
                <w:kern w:val="0"/>
                <w:sz w:val="24"/>
                <w:szCs w:val="24"/>
                <w:lang w:val="en-US"/>
              </w:rPr>
              <w:t>ngày</w:t>
            </w:r>
            <w:proofErr w:type="spellEnd"/>
            <w:r w:rsidRPr="00F843F7">
              <w:rPr>
                <w:rFonts w:ascii="Consolas" w:hAnsi="Consolas" w:cs="Times New Roman"/>
                <w:noProof w:val="0"/>
                <w:color w:val="FF0000"/>
                <w:kern w:val="0"/>
                <w:sz w:val="24"/>
                <w:szCs w:val="24"/>
                <w:lang w:val="en-US"/>
              </w:rPr>
              <w:t xml:space="preserve"> </w:t>
            </w:r>
            <w:proofErr w:type="spellStart"/>
            <w:r w:rsidRPr="00F843F7">
              <w:rPr>
                <w:rFonts w:ascii="Consolas" w:hAnsi="Consolas" w:cs="Times New Roman"/>
                <w:noProof w:val="0"/>
                <w:color w:val="FF0000"/>
                <w:kern w:val="0"/>
                <w:sz w:val="24"/>
                <w:szCs w:val="24"/>
                <w:lang w:val="en-US"/>
              </w:rPr>
              <w:t>trong</w:t>
            </w:r>
            <w:proofErr w:type="spellEnd"/>
            <w:r w:rsidRPr="00F843F7">
              <w:rPr>
                <w:rFonts w:ascii="Consolas" w:hAnsi="Consolas" w:cs="Times New Roman"/>
                <w:noProof w:val="0"/>
                <w:color w:val="FF0000"/>
                <w:kern w:val="0"/>
                <w:sz w:val="24"/>
                <w:szCs w:val="24"/>
                <w:lang w:val="en-US"/>
              </w:rPr>
              <w:t xml:space="preserve"> </w:t>
            </w:r>
            <w:proofErr w:type="spellStart"/>
            <w:r w:rsidRPr="00F843F7">
              <w:rPr>
                <w:rFonts w:ascii="Consolas" w:hAnsi="Consolas" w:cs="Times New Roman"/>
                <w:noProof w:val="0"/>
                <w:color w:val="FF0000"/>
                <w:kern w:val="0"/>
                <w:sz w:val="24"/>
                <w:szCs w:val="24"/>
                <w:lang w:val="en-US"/>
              </w:rPr>
              <w:t>tương</w:t>
            </w:r>
            <w:proofErr w:type="spellEnd"/>
            <w:r w:rsidRPr="00F843F7">
              <w:rPr>
                <w:rFonts w:ascii="Consolas" w:hAnsi="Consolas" w:cs="Times New Roman"/>
                <w:noProof w:val="0"/>
                <w:color w:val="FF0000"/>
                <w:kern w:val="0"/>
                <w:sz w:val="24"/>
                <w:szCs w:val="24"/>
                <w:lang w:val="en-US"/>
              </w:rPr>
              <w:t xml:space="preserve"> </w:t>
            </w:r>
            <w:proofErr w:type="spellStart"/>
            <w:r w:rsidRPr="00F843F7">
              <w:rPr>
                <w:rFonts w:ascii="Consolas" w:hAnsi="Consolas" w:cs="Times New Roman"/>
                <w:noProof w:val="0"/>
                <w:color w:val="FF0000"/>
                <w:kern w:val="0"/>
                <w:sz w:val="24"/>
                <w:szCs w:val="24"/>
                <w:lang w:val="en-US"/>
              </w:rPr>
              <w:t>lai</w:t>
            </w:r>
            <w:proofErr w:type="spellEnd"/>
            <w:r w:rsidRPr="00F843F7">
              <w:rPr>
                <w:rFonts w:ascii="Consolas" w:hAnsi="Consolas" w:cs="Times New Roman"/>
                <w:noProof w:val="0"/>
                <w:color w:val="FF0000"/>
                <w:kern w:val="0"/>
                <w:sz w:val="24"/>
                <w:szCs w:val="24"/>
                <w:lang w:val="en-US"/>
              </w:rPr>
              <w:t>.'</w:t>
            </w:r>
            <w:r w:rsidRPr="00F843F7">
              <w:rPr>
                <w:rFonts w:ascii="Consolas" w:hAnsi="Consolas" w:cs="Times New Roman"/>
                <w:noProof w:val="0"/>
                <w:color w:val="808080"/>
                <w:kern w:val="0"/>
                <w:sz w:val="24"/>
                <w:szCs w:val="24"/>
                <w:lang w:val="en-US"/>
              </w:rPr>
              <w:t>,</w:t>
            </w:r>
            <w:r w:rsidRPr="00F843F7">
              <w:rPr>
                <w:rFonts w:ascii="Consolas" w:hAnsi="Consolas" w:cs="Times New Roman"/>
                <w:noProof w:val="0"/>
                <w:color w:val="000000"/>
                <w:kern w:val="0"/>
                <w:sz w:val="24"/>
                <w:szCs w:val="24"/>
                <w:lang w:val="en-US"/>
              </w:rPr>
              <w:t xml:space="preserve"> </w:t>
            </w:r>
            <w:proofErr w:type="gramStart"/>
            <w:r w:rsidRPr="00F843F7">
              <w:rPr>
                <w:rFonts w:ascii="Consolas" w:hAnsi="Consolas" w:cs="Times New Roman"/>
                <w:noProof w:val="0"/>
                <w:color w:val="000000"/>
                <w:kern w:val="0"/>
                <w:sz w:val="24"/>
                <w:szCs w:val="24"/>
                <w:lang w:val="en-US"/>
              </w:rPr>
              <w:t>255</w:t>
            </w:r>
            <w:proofErr w:type="gramEnd"/>
          </w:p>
          <w:p w14:paraId="4512B919" w14:textId="77777777" w:rsidR="00F843F7" w:rsidRPr="00F843F7" w:rsidRDefault="00F843F7" w:rsidP="00F843F7">
            <w:pPr>
              <w:autoSpaceDE w:val="0"/>
              <w:autoSpaceDN w:val="0"/>
              <w:adjustRightInd w:val="0"/>
              <w:spacing w:line="276" w:lineRule="auto"/>
              <w:rPr>
                <w:rFonts w:ascii="Consolas" w:hAnsi="Consolas" w:cs="Times New Roman"/>
                <w:noProof w:val="0"/>
                <w:color w:val="000000"/>
                <w:kern w:val="0"/>
                <w:sz w:val="24"/>
                <w:szCs w:val="24"/>
                <w:lang w:val="en-US"/>
              </w:rPr>
            </w:pPr>
          </w:p>
          <w:p w14:paraId="7A53DA0E" w14:textId="77777777" w:rsidR="00F843F7" w:rsidRPr="00F843F7" w:rsidRDefault="00F843F7" w:rsidP="00F843F7">
            <w:pPr>
              <w:autoSpaceDE w:val="0"/>
              <w:autoSpaceDN w:val="0"/>
              <w:adjustRightInd w:val="0"/>
              <w:spacing w:line="276" w:lineRule="auto"/>
              <w:rPr>
                <w:rFonts w:ascii="Consolas" w:hAnsi="Consolas" w:cs="Times New Roman"/>
                <w:noProof w:val="0"/>
                <w:color w:val="000000"/>
                <w:kern w:val="0"/>
                <w:sz w:val="24"/>
                <w:szCs w:val="24"/>
                <w:lang w:val="en-US"/>
              </w:rPr>
            </w:pPr>
            <w:r w:rsidRPr="00F843F7">
              <w:rPr>
                <w:rFonts w:ascii="Consolas" w:hAnsi="Consolas" w:cs="Times New Roman"/>
                <w:noProof w:val="0"/>
                <w:color w:val="000000"/>
                <w:kern w:val="0"/>
                <w:sz w:val="24"/>
                <w:szCs w:val="24"/>
                <w:lang w:val="en-US"/>
              </w:rPr>
              <w:tab/>
            </w:r>
            <w:r w:rsidRPr="00F843F7">
              <w:rPr>
                <w:rFonts w:ascii="Consolas" w:hAnsi="Consolas" w:cs="Times New Roman"/>
                <w:noProof w:val="0"/>
                <w:color w:val="0000FF"/>
                <w:kern w:val="0"/>
                <w:sz w:val="24"/>
                <w:szCs w:val="24"/>
                <w:lang w:val="en-US"/>
              </w:rPr>
              <w:t>DECLARE</w:t>
            </w:r>
            <w:r w:rsidRPr="00F843F7">
              <w:rPr>
                <w:rFonts w:ascii="Consolas" w:hAnsi="Consolas" w:cs="Times New Roman"/>
                <w:noProof w:val="0"/>
                <w:color w:val="000000"/>
                <w:kern w:val="0"/>
                <w:sz w:val="24"/>
                <w:szCs w:val="24"/>
                <w:lang w:val="en-US"/>
              </w:rPr>
              <w:t xml:space="preserve"> @supID </w:t>
            </w:r>
            <w:proofErr w:type="gramStart"/>
            <w:r w:rsidRPr="00F843F7">
              <w:rPr>
                <w:rFonts w:ascii="Consolas" w:hAnsi="Consolas" w:cs="Times New Roman"/>
                <w:noProof w:val="0"/>
                <w:color w:val="0000FF"/>
                <w:kern w:val="0"/>
                <w:sz w:val="24"/>
                <w:szCs w:val="24"/>
                <w:lang w:val="en-US"/>
              </w:rPr>
              <w:t>VARCHAR</w:t>
            </w:r>
            <w:r w:rsidRPr="00F843F7">
              <w:rPr>
                <w:rFonts w:ascii="Consolas" w:hAnsi="Consolas" w:cs="Times New Roman"/>
                <w:noProof w:val="0"/>
                <w:color w:val="808080"/>
                <w:kern w:val="0"/>
                <w:sz w:val="24"/>
                <w:szCs w:val="24"/>
                <w:lang w:val="en-US"/>
              </w:rPr>
              <w:t>(</w:t>
            </w:r>
            <w:proofErr w:type="gramEnd"/>
            <w:r w:rsidRPr="00F843F7">
              <w:rPr>
                <w:rFonts w:ascii="Consolas" w:hAnsi="Consolas" w:cs="Times New Roman"/>
                <w:noProof w:val="0"/>
                <w:color w:val="000000"/>
                <w:kern w:val="0"/>
                <w:sz w:val="24"/>
                <w:szCs w:val="24"/>
                <w:lang w:val="en-US"/>
              </w:rPr>
              <w:t>4</w:t>
            </w:r>
            <w:r w:rsidRPr="00F843F7">
              <w:rPr>
                <w:rFonts w:ascii="Consolas" w:hAnsi="Consolas" w:cs="Times New Roman"/>
                <w:noProof w:val="0"/>
                <w:color w:val="808080"/>
                <w:kern w:val="0"/>
                <w:sz w:val="24"/>
                <w:szCs w:val="24"/>
                <w:lang w:val="en-US"/>
              </w:rPr>
              <w:t>),</w:t>
            </w:r>
            <w:r w:rsidRPr="00F843F7">
              <w:rPr>
                <w:rFonts w:ascii="Consolas" w:hAnsi="Consolas" w:cs="Times New Roman"/>
                <w:noProof w:val="0"/>
                <w:color w:val="000000"/>
                <w:kern w:val="0"/>
                <w:sz w:val="24"/>
                <w:szCs w:val="24"/>
                <w:lang w:val="en-US"/>
              </w:rPr>
              <w:t xml:space="preserve"> @empID </w:t>
            </w:r>
            <w:r w:rsidRPr="00F843F7">
              <w:rPr>
                <w:rFonts w:ascii="Consolas" w:hAnsi="Consolas" w:cs="Times New Roman"/>
                <w:noProof w:val="0"/>
                <w:color w:val="0000FF"/>
                <w:kern w:val="0"/>
                <w:sz w:val="24"/>
                <w:szCs w:val="24"/>
                <w:lang w:val="en-US"/>
              </w:rPr>
              <w:t>VARCHAR</w:t>
            </w:r>
            <w:r w:rsidRPr="00F843F7">
              <w:rPr>
                <w:rFonts w:ascii="Consolas" w:hAnsi="Consolas" w:cs="Times New Roman"/>
                <w:noProof w:val="0"/>
                <w:color w:val="808080"/>
                <w:kern w:val="0"/>
                <w:sz w:val="24"/>
                <w:szCs w:val="24"/>
                <w:lang w:val="en-US"/>
              </w:rPr>
              <w:t>(</w:t>
            </w:r>
            <w:r w:rsidRPr="00F843F7">
              <w:rPr>
                <w:rFonts w:ascii="Consolas" w:hAnsi="Consolas" w:cs="Times New Roman"/>
                <w:noProof w:val="0"/>
                <w:color w:val="000000"/>
                <w:kern w:val="0"/>
                <w:sz w:val="24"/>
                <w:szCs w:val="24"/>
                <w:lang w:val="en-US"/>
              </w:rPr>
              <w:t>4</w:t>
            </w:r>
            <w:r w:rsidRPr="00F843F7">
              <w:rPr>
                <w:rFonts w:ascii="Consolas" w:hAnsi="Consolas" w:cs="Times New Roman"/>
                <w:noProof w:val="0"/>
                <w:color w:val="808080"/>
                <w:kern w:val="0"/>
                <w:sz w:val="24"/>
                <w:szCs w:val="24"/>
                <w:lang w:val="en-US"/>
              </w:rPr>
              <w:t>);</w:t>
            </w:r>
          </w:p>
          <w:p w14:paraId="7DE15374" w14:textId="77777777" w:rsidR="00F843F7" w:rsidRPr="00F843F7" w:rsidRDefault="00F843F7" w:rsidP="00F843F7">
            <w:pPr>
              <w:autoSpaceDE w:val="0"/>
              <w:autoSpaceDN w:val="0"/>
              <w:adjustRightInd w:val="0"/>
              <w:spacing w:line="276" w:lineRule="auto"/>
              <w:rPr>
                <w:rFonts w:ascii="Consolas" w:hAnsi="Consolas" w:cs="Times New Roman"/>
                <w:noProof w:val="0"/>
                <w:color w:val="000000"/>
                <w:kern w:val="0"/>
                <w:sz w:val="24"/>
                <w:szCs w:val="24"/>
                <w:lang w:val="en-US"/>
              </w:rPr>
            </w:pPr>
            <w:r w:rsidRPr="00F843F7">
              <w:rPr>
                <w:rFonts w:ascii="Consolas" w:hAnsi="Consolas" w:cs="Times New Roman"/>
                <w:noProof w:val="0"/>
                <w:color w:val="000000"/>
                <w:kern w:val="0"/>
                <w:sz w:val="24"/>
                <w:szCs w:val="24"/>
                <w:lang w:val="en-US"/>
              </w:rPr>
              <w:tab/>
            </w:r>
            <w:r w:rsidRPr="00F843F7">
              <w:rPr>
                <w:rFonts w:ascii="Consolas" w:hAnsi="Consolas" w:cs="Times New Roman"/>
                <w:noProof w:val="0"/>
                <w:color w:val="0000FF"/>
                <w:kern w:val="0"/>
                <w:sz w:val="24"/>
                <w:szCs w:val="24"/>
                <w:lang w:val="en-US"/>
              </w:rPr>
              <w:t>SELECT</w:t>
            </w:r>
            <w:r w:rsidRPr="00F843F7">
              <w:rPr>
                <w:rFonts w:ascii="Consolas" w:hAnsi="Consolas" w:cs="Times New Roman"/>
                <w:noProof w:val="0"/>
                <w:color w:val="000000"/>
                <w:kern w:val="0"/>
                <w:sz w:val="24"/>
                <w:szCs w:val="24"/>
                <w:lang w:val="en-US"/>
              </w:rPr>
              <w:t xml:space="preserve"> @supID </w:t>
            </w:r>
            <w:r w:rsidRPr="00F843F7">
              <w:rPr>
                <w:rFonts w:ascii="Consolas" w:hAnsi="Consolas" w:cs="Times New Roman"/>
                <w:noProof w:val="0"/>
                <w:color w:val="808080"/>
                <w:kern w:val="0"/>
                <w:sz w:val="24"/>
                <w:szCs w:val="24"/>
                <w:lang w:val="en-US"/>
              </w:rPr>
              <w:t>=</w:t>
            </w:r>
            <w:r w:rsidRPr="00F843F7">
              <w:rPr>
                <w:rFonts w:ascii="Consolas" w:hAnsi="Consolas" w:cs="Times New Roman"/>
                <w:noProof w:val="0"/>
                <w:color w:val="000000"/>
                <w:kern w:val="0"/>
                <w:sz w:val="24"/>
                <w:szCs w:val="24"/>
                <w:lang w:val="en-US"/>
              </w:rPr>
              <w:t xml:space="preserve"> ID </w:t>
            </w:r>
            <w:r w:rsidRPr="00F843F7">
              <w:rPr>
                <w:rFonts w:ascii="Consolas" w:hAnsi="Consolas" w:cs="Times New Roman"/>
                <w:noProof w:val="0"/>
                <w:color w:val="0000FF"/>
                <w:kern w:val="0"/>
                <w:sz w:val="24"/>
                <w:szCs w:val="24"/>
                <w:lang w:val="en-US"/>
              </w:rPr>
              <w:t>FROM</w:t>
            </w:r>
            <w:r w:rsidRPr="00F843F7">
              <w:rPr>
                <w:rFonts w:ascii="Consolas" w:hAnsi="Consolas" w:cs="Times New Roman"/>
                <w:noProof w:val="0"/>
                <w:color w:val="000000"/>
                <w:kern w:val="0"/>
                <w:sz w:val="24"/>
                <w:szCs w:val="24"/>
                <w:lang w:val="en-US"/>
              </w:rPr>
              <w:t xml:space="preserve"> Supplier </w:t>
            </w:r>
            <w:r w:rsidRPr="00F843F7">
              <w:rPr>
                <w:rFonts w:ascii="Consolas" w:hAnsi="Consolas" w:cs="Times New Roman"/>
                <w:noProof w:val="0"/>
                <w:color w:val="0000FF"/>
                <w:kern w:val="0"/>
                <w:sz w:val="24"/>
                <w:szCs w:val="24"/>
                <w:lang w:val="en-US"/>
              </w:rPr>
              <w:t>WHERE</w:t>
            </w:r>
            <w:r w:rsidRPr="00F843F7">
              <w:rPr>
                <w:rFonts w:ascii="Consolas" w:hAnsi="Consolas" w:cs="Times New Roman"/>
                <w:noProof w:val="0"/>
                <w:color w:val="000000"/>
                <w:kern w:val="0"/>
                <w:sz w:val="24"/>
                <w:szCs w:val="24"/>
                <w:lang w:val="en-US"/>
              </w:rPr>
              <w:t xml:space="preserve"> </w:t>
            </w:r>
            <w:r w:rsidRPr="00F843F7">
              <w:rPr>
                <w:rFonts w:ascii="Consolas" w:hAnsi="Consolas" w:cs="Times New Roman"/>
                <w:noProof w:val="0"/>
                <w:color w:val="0000FF"/>
                <w:kern w:val="0"/>
                <w:sz w:val="24"/>
                <w:szCs w:val="24"/>
                <w:lang w:val="en-US"/>
              </w:rPr>
              <w:t>name</w:t>
            </w:r>
            <w:r w:rsidRPr="00F843F7">
              <w:rPr>
                <w:rFonts w:ascii="Consolas" w:hAnsi="Consolas" w:cs="Times New Roman"/>
                <w:noProof w:val="0"/>
                <w:color w:val="000000"/>
                <w:kern w:val="0"/>
                <w:sz w:val="24"/>
                <w:szCs w:val="24"/>
                <w:lang w:val="en-US"/>
              </w:rPr>
              <w:t xml:space="preserve"> </w:t>
            </w:r>
            <w:r w:rsidRPr="00F843F7">
              <w:rPr>
                <w:rFonts w:ascii="Consolas" w:hAnsi="Consolas" w:cs="Times New Roman"/>
                <w:noProof w:val="0"/>
                <w:color w:val="808080"/>
                <w:kern w:val="0"/>
                <w:sz w:val="24"/>
                <w:szCs w:val="24"/>
                <w:lang w:val="en-US"/>
              </w:rPr>
              <w:t>=</w:t>
            </w:r>
            <w:r w:rsidRPr="00F843F7">
              <w:rPr>
                <w:rFonts w:ascii="Consolas" w:hAnsi="Consolas" w:cs="Times New Roman"/>
                <w:noProof w:val="0"/>
                <w:color w:val="000000"/>
                <w:kern w:val="0"/>
                <w:sz w:val="24"/>
                <w:szCs w:val="24"/>
                <w:lang w:val="en-US"/>
              </w:rPr>
              <w:t xml:space="preserve"> @</w:t>
            </w:r>
            <w:proofErr w:type="gramStart"/>
            <w:r w:rsidRPr="00F843F7">
              <w:rPr>
                <w:rFonts w:ascii="Consolas" w:hAnsi="Consolas" w:cs="Times New Roman"/>
                <w:noProof w:val="0"/>
                <w:color w:val="000000"/>
                <w:kern w:val="0"/>
                <w:sz w:val="24"/>
                <w:szCs w:val="24"/>
                <w:lang w:val="en-US"/>
              </w:rPr>
              <w:t>supName</w:t>
            </w:r>
            <w:r w:rsidRPr="00F843F7">
              <w:rPr>
                <w:rFonts w:ascii="Consolas" w:hAnsi="Consolas" w:cs="Times New Roman"/>
                <w:noProof w:val="0"/>
                <w:color w:val="808080"/>
                <w:kern w:val="0"/>
                <w:sz w:val="24"/>
                <w:szCs w:val="24"/>
                <w:lang w:val="en-US"/>
              </w:rPr>
              <w:t>;</w:t>
            </w:r>
            <w:proofErr w:type="gramEnd"/>
          </w:p>
          <w:p w14:paraId="484B7975" w14:textId="77777777" w:rsidR="00F843F7" w:rsidRPr="00F843F7" w:rsidRDefault="00F843F7" w:rsidP="00F843F7">
            <w:pPr>
              <w:autoSpaceDE w:val="0"/>
              <w:autoSpaceDN w:val="0"/>
              <w:adjustRightInd w:val="0"/>
              <w:spacing w:line="276" w:lineRule="auto"/>
              <w:rPr>
                <w:rFonts w:ascii="Consolas" w:hAnsi="Consolas" w:cs="Times New Roman"/>
                <w:noProof w:val="0"/>
                <w:color w:val="000000"/>
                <w:kern w:val="0"/>
                <w:sz w:val="24"/>
                <w:szCs w:val="24"/>
                <w:lang w:val="en-US"/>
              </w:rPr>
            </w:pPr>
            <w:r w:rsidRPr="00F843F7">
              <w:rPr>
                <w:rFonts w:ascii="Consolas" w:hAnsi="Consolas" w:cs="Times New Roman"/>
                <w:noProof w:val="0"/>
                <w:color w:val="000000"/>
                <w:kern w:val="0"/>
                <w:sz w:val="24"/>
                <w:szCs w:val="24"/>
                <w:lang w:val="en-US"/>
              </w:rPr>
              <w:tab/>
            </w:r>
            <w:r w:rsidRPr="00F843F7">
              <w:rPr>
                <w:rFonts w:ascii="Consolas" w:hAnsi="Consolas" w:cs="Times New Roman"/>
                <w:noProof w:val="0"/>
                <w:color w:val="0000FF"/>
                <w:kern w:val="0"/>
                <w:sz w:val="24"/>
                <w:szCs w:val="24"/>
                <w:lang w:val="en-US"/>
              </w:rPr>
              <w:t>SELECT</w:t>
            </w:r>
            <w:r w:rsidRPr="00F843F7">
              <w:rPr>
                <w:rFonts w:ascii="Consolas" w:hAnsi="Consolas" w:cs="Times New Roman"/>
                <w:noProof w:val="0"/>
                <w:color w:val="000000"/>
                <w:kern w:val="0"/>
                <w:sz w:val="24"/>
                <w:szCs w:val="24"/>
                <w:lang w:val="en-US"/>
              </w:rPr>
              <w:t xml:space="preserve"> @empID </w:t>
            </w:r>
            <w:r w:rsidRPr="00F843F7">
              <w:rPr>
                <w:rFonts w:ascii="Consolas" w:hAnsi="Consolas" w:cs="Times New Roman"/>
                <w:noProof w:val="0"/>
                <w:color w:val="808080"/>
                <w:kern w:val="0"/>
                <w:sz w:val="24"/>
                <w:szCs w:val="24"/>
                <w:lang w:val="en-US"/>
              </w:rPr>
              <w:t>=</w:t>
            </w:r>
            <w:r w:rsidRPr="00F843F7">
              <w:rPr>
                <w:rFonts w:ascii="Consolas" w:hAnsi="Consolas" w:cs="Times New Roman"/>
                <w:noProof w:val="0"/>
                <w:color w:val="000000"/>
                <w:kern w:val="0"/>
                <w:sz w:val="24"/>
                <w:szCs w:val="24"/>
                <w:lang w:val="en-US"/>
              </w:rPr>
              <w:t xml:space="preserve"> ID </w:t>
            </w:r>
            <w:r w:rsidRPr="00F843F7">
              <w:rPr>
                <w:rFonts w:ascii="Consolas" w:hAnsi="Consolas" w:cs="Times New Roman"/>
                <w:noProof w:val="0"/>
                <w:color w:val="0000FF"/>
                <w:kern w:val="0"/>
                <w:sz w:val="24"/>
                <w:szCs w:val="24"/>
                <w:lang w:val="en-US"/>
              </w:rPr>
              <w:t>FROM</w:t>
            </w:r>
            <w:r w:rsidRPr="00F843F7">
              <w:rPr>
                <w:rFonts w:ascii="Consolas" w:hAnsi="Consolas" w:cs="Times New Roman"/>
                <w:noProof w:val="0"/>
                <w:color w:val="000000"/>
                <w:kern w:val="0"/>
                <w:sz w:val="24"/>
                <w:szCs w:val="24"/>
                <w:lang w:val="en-US"/>
              </w:rPr>
              <w:t xml:space="preserve"> Employee </w:t>
            </w:r>
            <w:r w:rsidRPr="00F843F7">
              <w:rPr>
                <w:rFonts w:ascii="Consolas" w:hAnsi="Consolas" w:cs="Times New Roman"/>
                <w:noProof w:val="0"/>
                <w:color w:val="0000FF"/>
                <w:kern w:val="0"/>
                <w:sz w:val="24"/>
                <w:szCs w:val="24"/>
                <w:lang w:val="en-US"/>
              </w:rPr>
              <w:t>WHERE</w:t>
            </w:r>
            <w:r w:rsidRPr="00F843F7">
              <w:rPr>
                <w:rFonts w:ascii="Consolas" w:hAnsi="Consolas" w:cs="Times New Roman"/>
                <w:noProof w:val="0"/>
                <w:color w:val="000000"/>
                <w:kern w:val="0"/>
                <w:sz w:val="24"/>
                <w:szCs w:val="24"/>
                <w:lang w:val="en-US"/>
              </w:rPr>
              <w:t xml:space="preserve"> </w:t>
            </w:r>
            <w:r w:rsidRPr="00F843F7">
              <w:rPr>
                <w:rFonts w:ascii="Consolas" w:hAnsi="Consolas" w:cs="Times New Roman"/>
                <w:noProof w:val="0"/>
                <w:color w:val="0000FF"/>
                <w:kern w:val="0"/>
                <w:sz w:val="24"/>
                <w:szCs w:val="24"/>
                <w:lang w:val="en-US"/>
              </w:rPr>
              <w:t>name</w:t>
            </w:r>
            <w:r w:rsidRPr="00F843F7">
              <w:rPr>
                <w:rFonts w:ascii="Consolas" w:hAnsi="Consolas" w:cs="Times New Roman"/>
                <w:noProof w:val="0"/>
                <w:color w:val="000000"/>
                <w:kern w:val="0"/>
                <w:sz w:val="24"/>
                <w:szCs w:val="24"/>
                <w:lang w:val="en-US"/>
              </w:rPr>
              <w:t xml:space="preserve"> </w:t>
            </w:r>
            <w:r w:rsidRPr="00F843F7">
              <w:rPr>
                <w:rFonts w:ascii="Consolas" w:hAnsi="Consolas" w:cs="Times New Roman"/>
                <w:noProof w:val="0"/>
                <w:color w:val="808080"/>
                <w:kern w:val="0"/>
                <w:sz w:val="24"/>
                <w:szCs w:val="24"/>
                <w:lang w:val="en-US"/>
              </w:rPr>
              <w:t>=</w:t>
            </w:r>
            <w:r w:rsidRPr="00F843F7">
              <w:rPr>
                <w:rFonts w:ascii="Consolas" w:hAnsi="Consolas" w:cs="Times New Roman"/>
                <w:noProof w:val="0"/>
                <w:color w:val="000000"/>
                <w:kern w:val="0"/>
                <w:sz w:val="24"/>
                <w:szCs w:val="24"/>
                <w:lang w:val="en-US"/>
              </w:rPr>
              <w:t xml:space="preserve"> @</w:t>
            </w:r>
            <w:proofErr w:type="gramStart"/>
            <w:r w:rsidRPr="00F843F7">
              <w:rPr>
                <w:rFonts w:ascii="Consolas" w:hAnsi="Consolas" w:cs="Times New Roman"/>
                <w:noProof w:val="0"/>
                <w:color w:val="000000"/>
                <w:kern w:val="0"/>
                <w:sz w:val="24"/>
                <w:szCs w:val="24"/>
                <w:lang w:val="en-US"/>
              </w:rPr>
              <w:t>empName</w:t>
            </w:r>
            <w:r w:rsidRPr="00F843F7">
              <w:rPr>
                <w:rFonts w:ascii="Consolas" w:hAnsi="Consolas" w:cs="Times New Roman"/>
                <w:noProof w:val="0"/>
                <w:color w:val="808080"/>
                <w:kern w:val="0"/>
                <w:sz w:val="24"/>
                <w:szCs w:val="24"/>
                <w:lang w:val="en-US"/>
              </w:rPr>
              <w:t>;</w:t>
            </w:r>
            <w:proofErr w:type="gramEnd"/>
          </w:p>
          <w:p w14:paraId="127F6223" w14:textId="77777777" w:rsidR="00F843F7" w:rsidRPr="00F843F7" w:rsidRDefault="00F843F7" w:rsidP="00F843F7">
            <w:pPr>
              <w:autoSpaceDE w:val="0"/>
              <w:autoSpaceDN w:val="0"/>
              <w:adjustRightInd w:val="0"/>
              <w:spacing w:line="276" w:lineRule="auto"/>
              <w:rPr>
                <w:rFonts w:ascii="Consolas" w:hAnsi="Consolas" w:cs="Times New Roman"/>
                <w:noProof w:val="0"/>
                <w:color w:val="000000"/>
                <w:kern w:val="0"/>
                <w:sz w:val="24"/>
                <w:szCs w:val="24"/>
                <w:lang w:val="en-US"/>
              </w:rPr>
            </w:pPr>
            <w:r w:rsidRPr="00F843F7">
              <w:rPr>
                <w:rFonts w:ascii="Consolas" w:hAnsi="Consolas" w:cs="Times New Roman"/>
                <w:noProof w:val="0"/>
                <w:color w:val="000000"/>
                <w:kern w:val="0"/>
                <w:sz w:val="24"/>
                <w:szCs w:val="24"/>
                <w:lang w:val="en-US"/>
              </w:rPr>
              <w:tab/>
            </w:r>
            <w:r w:rsidRPr="00F843F7">
              <w:rPr>
                <w:rFonts w:ascii="Consolas" w:hAnsi="Consolas" w:cs="Times New Roman"/>
                <w:noProof w:val="0"/>
                <w:color w:val="FF00FF"/>
                <w:kern w:val="0"/>
                <w:sz w:val="24"/>
                <w:szCs w:val="24"/>
                <w:lang w:val="en-US"/>
              </w:rPr>
              <w:t>UPDATE</w:t>
            </w:r>
            <w:r w:rsidRPr="00F843F7">
              <w:rPr>
                <w:rFonts w:ascii="Consolas" w:hAnsi="Consolas" w:cs="Times New Roman"/>
                <w:noProof w:val="0"/>
                <w:color w:val="000000"/>
                <w:kern w:val="0"/>
                <w:sz w:val="24"/>
                <w:szCs w:val="24"/>
                <w:lang w:val="en-US"/>
              </w:rPr>
              <w:t xml:space="preserve"> </w:t>
            </w:r>
            <w:proofErr w:type="spellStart"/>
            <w:r w:rsidRPr="00F843F7">
              <w:rPr>
                <w:rFonts w:ascii="Consolas" w:hAnsi="Consolas" w:cs="Times New Roman"/>
                <w:noProof w:val="0"/>
                <w:color w:val="000000"/>
                <w:kern w:val="0"/>
                <w:sz w:val="24"/>
                <w:szCs w:val="24"/>
                <w:lang w:val="en-US"/>
              </w:rPr>
              <w:t>ReceiptNote</w:t>
            </w:r>
            <w:proofErr w:type="spellEnd"/>
            <w:r w:rsidRPr="00F843F7">
              <w:rPr>
                <w:rFonts w:ascii="Consolas" w:hAnsi="Consolas" w:cs="Times New Roman"/>
                <w:noProof w:val="0"/>
                <w:color w:val="000000"/>
                <w:kern w:val="0"/>
                <w:sz w:val="24"/>
                <w:szCs w:val="24"/>
                <w:lang w:val="en-US"/>
              </w:rPr>
              <w:t xml:space="preserve"> </w:t>
            </w:r>
          </w:p>
          <w:p w14:paraId="3BE48A05" w14:textId="77777777" w:rsidR="00F843F7" w:rsidRPr="00F843F7" w:rsidRDefault="00F843F7" w:rsidP="00F843F7">
            <w:pPr>
              <w:autoSpaceDE w:val="0"/>
              <w:autoSpaceDN w:val="0"/>
              <w:adjustRightInd w:val="0"/>
              <w:spacing w:line="276" w:lineRule="auto"/>
              <w:rPr>
                <w:rFonts w:ascii="Consolas" w:hAnsi="Consolas" w:cs="Times New Roman"/>
                <w:noProof w:val="0"/>
                <w:color w:val="000000"/>
                <w:kern w:val="0"/>
                <w:sz w:val="24"/>
                <w:szCs w:val="24"/>
                <w:lang w:val="en-US"/>
              </w:rPr>
            </w:pPr>
            <w:r w:rsidRPr="00F843F7">
              <w:rPr>
                <w:rFonts w:ascii="Consolas" w:hAnsi="Consolas" w:cs="Times New Roman"/>
                <w:noProof w:val="0"/>
                <w:color w:val="000000"/>
                <w:kern w:val="0"/>
                <w:sz w:val="24"/>
                <w:szCs w:val="24"/>
                <w:lang w:val="en-US"/>
              </w:rPr>
              <w:tab/>
            </w:r>
            <w:r w:rsidRPr="00F843F7">
              <w:rPr>
                <w:rFonts w:ascii="Consolas" w:hAnsi="Consolas" w:cs="Times New Roman"/>
                <w:noProof w:val="0"/>
                <w:color w:val="0000FF"/>
                <w:kern w:val="0"/>
                <w:sz w:val="24"/>
                <w:szCs w:val="24"/>
                <w:lang w:val="en-US"/>
              </w:rPr>
              <w:t>SET</w:t>
            </w:r>
            <w:r w:rsidRPr="00F843F7">
              <w:rPr>
                <w:rFonts w:ascii="Consolas" w:hAnsi="Consolas" w:cs="Times New Roman"/>
                <w:noProof w:val="0"/>
                <w:color w:val="000000"/>
                <w:kern w:val="0"/>
                <w:sz w:val="24"/>
                <w:szCs w:val="24"/>
                <w:lang w:val="en-US"/>
              </w:rPr>
              <w:t xml:space="preserve"> </w:t>
            </w:r>
            <w:r w:rsidRPr="00F843F7">
              <w:rPr>
                <w:rFonts w:ascii="Consolas" w:hAnsi="Consolas" w:cs="Times New Roman"/>
                <w:noProof w:val="0"/>
                <w:color w:val="0000FF"/>
                <w:kern w:val="0"/>
                <w:sz w:val="24"/>
                <w:szCs w:val="24"/>
                <w:lang w:val="en-US"/>
              </w:rPr>
              <w:t>date</w:t>
            </w:r>
            <w:r w:rsidRPr="00F843F7">
              <w:rPr>
                <w:rFonts w:ascii="Consolas" w:hAnsi="Consolas" w:cs="Times New Roman"/>
                <w:noProof w:val="0"/>
                <w:color w:val="000000"/>
                <w:kern w:val="0"/>
                <w:sz w:val="24"/>
                <w:szCs w:val="24"/>
                <w:lang w:val="en-US"/>
              </w:rPr>
              <w:t xml:space="preserve"> </w:t>
            </w:r>
            <w:r w:rsidRPr="00F843F7">
              <w:rPr>
                <w:rFonts w:ascii="Consolas" w:hAnsi="Consolas" w:cs="Times New Roman"/>
                <w:noProof w:val="0"/>
                <w:color w:val="808080"/>
                <w:kern w:val="0"/>
                <w:sz w:val="24"/>
                <w:szCs w:val="24"/>
                <w:lang w:val="en-US"/>
              </w:rPr>
              <w:t>=</w:t>
            </w:r>
            <w:r w:rsidRPr="00F843F7">
              <w:rPr>
                <w:rFonts w:ascii="Consolas" w:hAnsi="Consolas" w:cs="Times New Roman"/>
                <w:noProof w:val="0"/>
                <w:color w:val="000000"/>
                <w:kern w:val="0"/>
                <w:sz w:val="24"/>
                <w:szCs w:val="24"/>
                <w:lang w:val="en-US"/>
              </w:rPr>
              <w:t xml:space="preserve"> @date</w:t>
            </w:r>
            <w:r w:rsidRPr="00F843F7">
              <w:rPr>
                <w:rFonts w:ascii="Consolas" w:hAnsi="Consolas" w:cs="Times New Roman"/>
                <w:noProof w:val="0"/>
                <w:color w:val="808080"/>
                <w:kern w:val="0"/>
                <w:sz w:val="24"/>
                <w:szCs w:val="24"/>
                <w:lang w:val="en-US"/>
              </w:rPr>
              <w:t>,</w:t>
            </w:r>
            <w:r w:rsidRPr="00F843F7">
              <w:rPr>
                <w:rFonts w:ascii="Consolas" w:hAnsi="Consolas" w:cs="Times New Roman"/>
                <w:noProof w:val="0"/>
                <w:color w:val="000000"/>
                <w:kern w:val="0"/>
                <w:sz w:val="24"/>
                <w:szCs w:val="24"/>
                <w:lang w:val="en-US"/>
              </w:rPr>
              <w:t xml:space="preserve"> </w:t>
            </w:r>
            <w:proofErr w:type="spellStart"/>
            <w:r w:rsidRPr="00F843F7">
              <w:rPr>
                <w:rFonts w:ascii="Consolas" w:hAnsi="Consolas" w:cs="Times New Roman"/>
                <w:noProof w:val="0"/>
                <w:color w:val="000000"/>
                <w:kern w:val="0"/>
                <w:sz w:val="24"/>
                <w:szCs w:val="24"/>
                <w:lang w:val="en-US"/>
              </w:rPr>
              <w:t>supplierID</w:t>
            </w:r>
            <w:proofErr w:type="spellEnd"/>
            <w:r w:rsidRPr="00F843F7">
              <w:rPr>
                <w:rFonts w:ascii="Consolas" w:hAnsi="Consolas" w:cs="Times New Roman"/>
                <w:noProof w:val="0"/>
                <w:color w:val="000000"/>
                <w:kern w:val="0"/>
                <w:sz w:val="24"/>
                <w:szCs w:val="24"/>
                <w:lang w:val="en-US"/>
              </w:rPr>
              <w:t xml:space="preserve"> </w:t>
            </w:r>
            <w:r w:rsidRPr="00F843F7">
              <w:rPr>
                <w:rFonts w:ascii="Consolas" w:hAnsi="Consolas" w:cs="Times New Roman"/>
                <w:noProof w:val="0"/>
                <w:color w:val="808080"/>
                <w:kern w:val="0"/>
                <w:sz w:val="24"/>
                <w:szCs w:val="24"/>
                <w:lang w:val="en-US"/>
              </w:rPr>
              <w:t>=</w:t>
            </w:r>
            <w:r w:rsidRPr="00F843F7">
              <w:rPr>
                <w:rFonts w:ascii="Consolas" w:hAnsi="Consolas" w:cs="Times New Roman"/>
                <w:noProof w:val="0"/>
                <w:color w:val="000000"/>
                <w:kern w:val="0"/>
                <w:sz w:val="24"/>
                <w:szCs w:val="24"/>
                <w:lang w:val="en-US"/>
              </w:rPr>
              <w:t xml:space="preserve"> @supID</w:t>
            </w:r>
            <w:r w:rsidRPr="00F843F7">
              <w:rPr>
                <w:rFonts w:ascii="Consolas" w:hAnsi="Consolas" w:cs="Times New Roman"/>
                <w:noProof w:val="0"/>
                <w:color w:val="808080"/>
                <w:kern w:val="0"/>
                <w:sz w:val="24"/>
                <w:szCs w:val="24"/>
                <w:lang w:val="en-US"/>
              </w:rPr>
              <w:t>,</w:t>
            </w:r>
            <w:r w:rsidRPr="00F843F7">
              <w:rPr>
                <w:rFonts w:ascii="Consolas" w:hAnsi="Consolas" w:cs="Times New Roman"/>
                <w:noProof w:val="0"/>
                <w:color w:val="000000"/>
                <w:kern w:val="0"/>
                <w:sz w:val="24"/>
                <w:szCs w:val="24"/>
                <w:lang w:val="en-US"/>
              </w:rPr>
              <w:t xml:space="preserve"> </w:t>
            </w:r>
            <w:proofErr w:type="spellStart"/>
            <w:r w:rsidRPr="00F843F7">
              <w:rPr>
                <w:rFonts w:ascii="Consolas" w:hAnsi="Consolas" w:cs="Times New Roman"/>
                <w:noProof w:val="0"/>
                <w:color w:val="000000"/>
                <w:kern w:val="0"/>
                <w:sz w:val="24"/>
                <w:szCs w:val="24"/>
                <w:lang w:val="en-US"/>
              </w:rPr>
              <w:t>empID</w:t>
            </w:r>
            <w:proofErr w:type="spellEnd"/>
            <w:r w:rsidRPr="00F843F7">
              <w:rPr>
                <w:rFonts w:ascii="Consolas" w:hAnsi="Consolas" w:cs="Times New Roman"/>
                <w:noProof w:val="0"/>
                <w:color w:val="000000"/>
                <w:kern w:val="0"/>
                <w:sz w:val="24"/>
                <w:szCs w:val="24"/>
                <w:lang w:val="en-US"/>
              </w:rPr>
              <w:t xml:space="preserve"> </w:t>
            </w:r>
            <w:r w:rsidRPr="00F843F7">
              <w:rPr>
                <w:rFonts w:ascii="Consolas" w:hAnsi="Consolas" w:cs="Times New Roman"/>
                <w:noProof w:val="0"/>
                <w:color w:val="808080"/>
                <w:kern w:val="0"/>
                <w:sz w:val="24"/>
                <w:szCs w:val="24"/>
                <w:lang w:val="en-US"/>
              </w:rPr>
              <w:t>=</w:t>
            </w:r>
            <w:r w:rsidRPr="00F843F7">
              <w:rPr>
                <w:rFonts w:ascii="Consolas" w:hAnsi="Consolas" w:cs="Times New Roman"/>
                <w:noProof w:val="0"/>
                <w:color w:val="000000"/>
                <w:kern w:val="0"/>
                <w:sz w:val="24"/>
                <w:szCs w:val="24"/>
                <w:lang w:val="en-US"/>
              </w:rPr>
              <w:t xml:space="preserve"> @empID</w:t>
            </w:r>
          </w:p>
          <w:p w14:paraId="498FA939" w14:textId="77777777" w:rsidR="00F843F7" w:rsidRPr="00F843F7" w:rsidRDefault="00F843F7" w:rsidP="00F843F7">
            <w:pPr>
              <w:autoSpaceDE w:val="0"/>
              <w:autoSpaceDN w:val="0"/>
              <w:adjustRightInd w:val="0"/>
              <w:spacing w:line="276" w:lineRule="auto"/>
              <w:rPr>
                <w:rFonts w:ascii="Consolas" w:hAnsi="Consolas" w:cs="Times New Roman"/>
                <w:noProof w:val="0"/>
                <w:color w:val="000000"/>
                <w:kern w:val="0"/>
                <w:sz w:val="24"/>
                <w:szCs w:val="24"/>
                <w:lang w:val="en-US"/>
              </w:rPr>
            </w:pPr>
            <w:r w:rsidRPr="00F843F7">
              <w:rPr>
                <w:rFonts w:ascii="Consolas" w:hAnsi="Consolas" w:cs="Times New Roman"/>
                <w:noProof w:val="0"/>
                <w:color w:val="000000"/>
                <w:kern w:val="0"/>
                <w:sz w:val="24"/>
                <w:szCs w:val="24"/>
                <w:lang w:val="en-US"/>
              </w:rPr>
              <w:tab/>
            </w:r>
            <w:r w:rsidRPr="00F843F7">
              <w:rPr>
                <w:rFonts w:ascii="Consolas" w:hAnsi="Consolas" w:cs="Times New Roman"/>
                <w:noProof w:val="0"/>
                <w:color w:val="0000FF"/>
                <w:kern w:val="0"/>
                <w:sz w:val="24"/>
                <w:szCs w:val="24"/>
                <w:lang w:val="en-US"/>
              </w:rPr>
              <w:t>WHERE</w:t>
            </w:r>
            <w:r w:rsidRPr="00F843F7">
              <w:rPr>
                <w:rFonts w:ascii="Consolas" w:hAnsi="Consolas" w:cs="Times New Roman"/>
                <w:noProof w:val="0"/>
                <w:color w:val="000000"/>
                <w:kern w:val="0"/>
                <w:sz w:val="24"/>
                <w:szCs w:val="24"/>
                <w:lang w:val="en-US"/>
              </w:rPr>
              <w:t xml:space="preserve"> ID </w:t>
            </w:r>
            <w:r w:rsidRPr="00F843F7">
              <w:rPr>
                <w:rFonts w:ascii="Consolas" w:hAnsi="Consolas" w:cs="Times New Roman"/>
                <w:noProof w:val="0"/>
                <w:color w:val="808080"/>
                <w:kern w:val="0"/>
                <w:sz w:val="24"/>
                <w:szCs w:val="24"/>
                <w:lang w:val="en-US"/>
              </w:rPr>
              <w:t>=</w:t>
            </w:r>
            <w:r w:rsidRPr="00F843F7">
              <w:rPr>
                <w:rFonts w:ascii="Consolas" w:hAnsi="Consolas" w:cs="Times New Roman"/>
                <w:noProof w:val="0"/>
                <w:color w:val="000000"/>
                <w:kern w:val="0"/>
                <w:sz w:val="24"/>
                <w:szCs w:val="24"/>
                <w:lang w:val="en-US"/>
              </w:rPr>
              <w:t xml:space="preserve"> @</w:t>
            </w:r>
            <w:proofErr w:type="gramStart"/>
            <w:r w:rsidRPr="00F843F7">
              <w:rPr>
                <w:rFonts w:ascii="Consolas" w:hAnsi="Consolas" w:cs="Times New Roman"/>
                <w:noProof w:val="0"/>
                <w:color w:val="000000"/>
                <w:kern w:val="0"/>
                <w:sz w:val="24"/>
                <w:szCs w:val="24"/>
                <w:lang w:val="en-US"/>
              </w:rPr>
              <w:t>id</w:t>
            </w:r>
            <w:r w:rsidRPr="00F843F7">
              <w:rPr>
                <w:rFonts w:ascii="Consolas" w:hAnsi="Consolas" w:cs="Times New Roman"/>
                <w:noProof w:val="0"/>
                <w:color w:val="808080"/>
                <w:kern w:val="0"/>
                <w:sz w:val="24"/>
                <w:szCs w:val="24"/>
                <w:lang w:val="en-US"/>
              </w:rPr>
              <w:t>;</w:t>
            </w:r>
            <w:proofErr w:type="gramEnd"/>
          </w:p>
          <w:p w14:paraId="275BCD85" w14:textId="77777777" w:rsidR="00F843F7" w:rsidRPr="00F843F7" w:rsidRDefault="00F843F7" w:rsidP="00F843F7">
            <w:pPr>
              <w:autoSpaceDE w:val="0"/>
              <w:autoSpaceDN w:val="0"/>
              <w:adjustRightInd w:val="0"/>
              <w:spacing w:line="276" w:lineRule="auto"/>
              <w:rPr>
                <w:rFonts w:ascii="Consolas" w:hAnsi="Consolas" w:cs="Times New Roman"/>
                <w:noProof w:val="0"/>
                <w:color w:val="000000"/>
                <w:kern w:val="0"/>
                <w:sz w:val="24"/>
                <w:szCs w:val="24"/>
                <w:lang w:val="en-US"/>
              </w:rPr>
            </w:pPr>
            <w:proofErr w:type="gramStart"/>
            <w:r w:rsidRPr="00F843F7">
              <w:rPr>
                <w:rFonts w:ascii="Consolas" w:hAnsi="Consolas" w:cs="Times New Roman"/>
                <w:noProof w:val="0"/>
                <w:color w:val="0000FF"/>
                <w:kern w:val="0"/>
                <w:sz w:val="24"/>
                <w:szCs w:val="24"/>
                <w:lang w:val="en-US"/>
              </w:rPr>
              <w:t>END</w:t>
            </w:r>
            <w:r w:rsidRPr="00F843F7">
              <w:rPr>
                <w:rFonts w:ascii="Consolas" w:hAnsi="Consolas" w:cs="Times New Roman"/>
                <w:noProof w:val="0"/>
                <w:color w:val="808080"/>
                <w:kern w:val="0"/>
                <w:sz w:val="24"/>
                <w:szCs w:val="24"/>
                <w:lang w:val="en-US"/>
              </w:rPr>
              <w:t>;</w:t>
            </w:r>
            <w:proofErr w:type="gramEnd"/>
          </w:p>
          <w:p w14:paraId="4C8A1033" w14:textId="07E82AAE" w:rsidR="00F843F7" w:rsidRPr="00F843F7" w:rsidRDefault="00F843F7" w:rsidP="00F843F7">
            <w:pPr>
              <w:spacing w:line="276" w:lineRule="auto"/>
              <w:rPr>
                <w:rFonts w:ascii="Times New Roman" w:hAnsi="Times New Roman" w:cs="Times New Roman"/>
                <w:b/>
                <w:bCs/>
                <w:sz w:val="28"/>
                <w:szCs w:val="28"/>
                <w:lang w:val="en-US"/>
              </w:rPr>
            </w:pPr>
            <w:r w:rsidRPr="00F843F7">
              <w:rPr>
                <w:rFonts w:ascii="Consolas" w:hAnsi="Consolas" w:cs="Times New Roman"/>
                <w:noProof w:val="0"/>
                <w:color w:val="0000FF"/>
                <w:kern w:val="0"/>
                <w:sz w:val="24"/>
                <w:szCs w:val="24"/>
                <w:lang w:val="en-US"/>
              </w:rPr>
              <w:t>GO</w:t>
            </w:r>
          </w:p>
        </w:tc>
      </w:tr>
    </w:tbl>
    <w:p w14:paraId="00783CF5" w14:textId="77777777" w:rsidR="00344D2F" w:rsidRPr="00F575FA" w:rsidRDefault="00344D2F" w:rsidP="00344D2F">
      <w:pPr>
        <w:spacing w:after="0"/>
        <w:ind w:firstLine="720"/>
        <w:rPr>
          <w:rFonts w:ascii="Times New Roman" w:hAnsi="Times New Roman" w:cs="Times New Roman"/>
          <w:i/>
          <w:iCs/>
          <w:noProof w:val="0"/>
          <w:color w:val="000000"/>
          <w:kern w:val="0"/>
          <w:sz w:val="24"/>
          <w:szCs w:val="24"/>
          <w:lang w:val="en-US"/>
        </w:rPr>
      </w:pPr>
      <w:r w:rsidRPr="00F575FA">
        <w:rPr>
          <w:rFonts w:ascii="Times New Roman" w:hAnsi="Times New Roman" w:cs="Times New Roman"/>
          <w:i/>
          <w:iCs/>
          <w:sz w:val="24"/>
          <w:szCs w:val="24"/>
          <w:lang w:val="en-US"/>
        </w:rPr>
        <w:t>C# code:</w:t>
      </w:r>
    </w:p>
    <w:tbl>
      <w:tblPr>
        <w:tblStyle w:val="TableGrid"/>
        <w:tblW w:w="0" w:type="auto"/>
        <w:tblInd w:w="720" w:type="dxa"/>
        <w:tblLook w:val="04A0" w:firstRow="1" w:lastRow="0" w:firstColumn="1" w:lastColumn="0" w:noHBand="0" w:noVBand="1"/>
      </w:tblPr>
      <w:tblGrid>
        <w:gridCol w:w="8296"/>
      </w:tblGrid>
      <w:tr w:rsidR="00CA5F20" w14:paraId="676CF201" w14:textId="77777777" w:rsidTr="00CA5F20">
        <w:tc>
          <w:tcPr>
            <w:tcW w:w="9016" w:type="dxa"/>
          </w:tcPr>
          <w:p w14:paraId="7D28D86E" w14:textId="77777777" w:rsidR="009E6A34" w:rsidRPr="009E6A34" w:rsidRDefault="009E6A34" w:rsidP="009E6A34">
            <w:pPr>
              <w:spacing w:line="276" w:lineRule="auto"/>
              <w:rPr>
                <w:rFonts w:ascii="Cascadia Mono" w:hAnsi="Cascadia Mono" w:cs="Times New Roman"/>
                <w:noProof w:val="0"/>
                <w:color w:val="000000"/>
                <w:kern w:val="0"/>
                <w:sz w:val="24"/>
                <w:szCs w:val="24"/>
                <w:lang w:val="en-US"/>
              </w:rPr>
            </w:pPr>
            <w:r w:rsidRPr="009E6A34">
              <w:rPr>
                <w:rFonts w:ascii="Cascadia Mono" w:hAnsi="Cascadia Mono" w:cs="Times New Roman"/>
                <w:noProof w:val="0"/>
                <w:color w:val="000000"/>
                <w:kern w:val="0"/>
                <w:sz w:val="24"/>
                <w:szCs w:val="24"/>
                <w:lang w:val="en-US"/>
              </w:rPr>
              <w:t>try</w:t>
            </w:r>
          </w:p>
          <w:p w14:paraId="2303DE36" w14:textId="77777777" w:rsidR="009E6A34" w:rsidRPr="009E6A34" w:rsidRDefault="009E6A34" w:rsidP="009E6A34">
            <w:pPr>
              <w:spacing w:line="276" w:lineRule="auto"/>
              <w:rPr>
                <w:rFonts w:ascii="Cascadia Mono" w:hAnsi="Cascadia Mono" w:cs="Times New Roman"/>
                <w:noProof w:val="0"/>
                <w:color w:val="000000"/>
                <w:kern w:val="0"/>
                <w:sz w:val="24"/>
                <w:szCs w:val="24"/>
                <w:lang w:val="en-US"/>
              </w:rPr>
            </w:pPr>
            <w:r w:rsidRPr="009E6A34">
              <w:rPr>
                <w:rFonts w:ascii="Cascadia Mono" w:hAnsi="Cascadia Mono" w:cs="Times New Roman"/>
                <w:noProof w:val="0"/>
                <w:color w:val="000000"/>
                <w:kern w:val="0"/>
                <w:sz w:val="24"/>
                <w:szCs w:val="24"/>
                <w:lang w:val="en-US"/>
              </w:rPr>
              <w:t>{</w:t>
            </w:r>
          </w:p>
          <w:p w14:paraId="667086F8" w14:textId="77777777" w:rsidR="009E6A34" w:rsidRPr="009E6A34" w:rsidRDefault="009E6A34" w:rsidP="009E6A34">
            <w:pPr>
              <w:spacing w:line="276" w:lineRule="auto"/>
              <w:rPr>
                <w:rFonts w:ascii="Cascadia Mono" w:hAnsi="Cascadia Mono" w:cs="Times New Roman"/>
                <w:noProof w:val="0"/>
                <w:color w:val="000000"/>
                <w:kern w:val="0"/>
                <w:sz w:val="24"/>
                <w:szCs w:val="24"/>
                <w:lang w:val="en-US"/>
              </w:rPr>
            </w:pPr>
            <w:r w:rsidRPr="009E6A34">
              <w:rPr>
                <w:rFonts w:ascii="Cascadia Mono" w:hAnsi="Cascadia Mono" w:cs="Times New Roman"/>
                <w:noProof w:val="0"/>
                <w:color w:val="000000"/>
                <w:kern w:val="0"/>
                <w:sz w:val="24"/>
                <w:szCs w:val="24"/>
                <w:lang w:val="en-US"/>
              </w:rPr>
              <w:t xml:space="preserve">    if (</w:t>
            </w:r>
            <w:proofErr w:type="spellStart"/>
            <w:r w:rsidRPr="009E6A34">
              <w:rPr>
                <w:rFonts w:ascii="Cascadia Mono" w:hAnsi="Cascadia Mono" w:cs="Times New Roman"/>
                <w:noProof w:val="0"/>
                <w:color w:val="000000"/>
                <w:kern w:val="0"/>
                <w:sz w:val="24"/>
                <w:szCs w:val="24"/>
                <w:lang w:val="en-US"/>
              </w:rPr>
              <w:t>tbxID.Text</w:t>
            </w:r>
            <w:proofErr w:type="spellEnd"/>
            <w:r w:rsidRPr="009E6A34">
              <w:rPr>
                <w:rFonts w:ascii="Cascadia Mono" w:hAnsi="Cascadia Mono" w:cs="Times New Roman"/>
                <w:noProof w:val="0"/>
                <w:color w:val="000000"/>
                <w:kern w:val="0"/>
                <w:sz w:val="24"/>
                <w:szCs w:val="24"/>
                <w:lang w:val="en-US"/>
              </w:rPr>
              <w:t xml:space="preserve"> == "")</w:t>
            </w:r>
          </w:p>
          <w:p w14:paraId="05F6D1A2" w14:textId="77777777" w:rsidR="009E6A34" w:rsidRPr="009E6A34" w:rsidRDefault="009E6A34" w:rsidP="009E6A34">
            <w:pPr>
              <w:spacing w:line="276" w:lineRule="auto"/>
              <w:rPr>
                <w:rFonts w:ascii="Cascadia Mono" w:hAnsi="Cascadia Mono" w:cs="Times New Roman"/>
                <w:noProof w:val="0"/>
                <w:color w:val="000000"/>
                <w:kern w:val="0"/>
                <w:sz w:val="24"/>
                <w:szCs w:val="24"/>
                <w:lang w:val="en-US"/>
              </w:rPr>
            </w:pPr>
            <w:r w:rsidRPr="009E6A34">
              <w:rPr>
                <w:rFonts w:ascii="Cascadia Mono" w:hAnsi="Cascadia Mono" w:cs="Times New Roman"/>
                <w:noProof w:val="0"/>
                <w:color w:val="000000"/>
                <w:kern w:val="0"/>
                <w:sz w:val="24"/>
                <w:szCs w:val="24"/>
                <w:lang w:val="en-US"/>
              </w:rPr>
              <w:t xml:space="preserve">    {</w:t>
            </w:r>
          </w:p>
          <w:p w14:paraId="68D4D8CA" w14:textId="77777777" w:rsidR="009E6A34" w:rsidRPr="009E6A34" w:rsidRDefault="009E6A34" w:rsidP="009E6A34">
            <w:pPr>
              <w:spacing w:line="276" w:lineRule="auto"/>
              <w:rPr>
                <w:rFonts w:ascii="Cascadia Mono" w:hAnsi="Cascadia Mono" w:cs="Times New Roman"/>
                <w:noProof w:val="0"/>
                <w:color w:val="000000"/>
                <w:kern w:val="0"/>
                <w:sz w:val="24"/>
                <w:szCs w:val="24"/>
                <w:lang w:val="en-US"/>
              </w:rPr>
            </w:pPr>
            <w:r w:rsidRPr="009E6A34">
              <w:rPr>
                <w:rFonts w:ascii="Cascadia Mono" w:hAnsi="Cascadia Mono" w:cs="Times New Roman"/>
                <w:noProof w:val="0"/>
                <w:color w:val="000000"/>
                <w:kern w:val="0"/>
                <w:sz w:val="24"/>
                <w:szCs w:val="24"/>
                <w:lang w:val="en-US"/>
              </w:rPr>
              <w:t xml:space="preserve">        </w:t>
            </w:r>
            <w:proofErr w:type="spellStart"/>
            <w:r w:rsidRPr="009E6A34">
              <w:rPr>
                <w:rFonts w:ascii="Cascadia Mono" w:hAnsi="Cascadia Mono" w:cs="Times New Roman"/>
                <w:noProof w:val="0"/>
                <w:color w:val="000000"/>
                <w:kern w:val="0"/>
                <w:sz w:val="24"/>
                <w:szCs w:val="24"/>
                <w:lang w:val="en-US"/>
              </w:rPr>
              <w:t>MessageBox.Show</w:t>
            </w:r>
            <w:proofErr w:type="spellEnd"/>
            <w:r w:rsidRPr="009E6A34">
              <w:rPr>
                <w:rFonts w:ascii="Cascadia Mono" w:hAnsi="Cascadia Mono" w:cs="Times New Roman"/>
                <w:noProof w:val="0"/>
                <w:color w:val="000000"/>
                <w:kern w:val="0"/>
                <w:sz w:val="24"/>
                <w:szCs w:val="24"/>
                <w:lang w:val="en-US"/>
              </w:rPr>
              <w:t>("</w:t>
            </w:r>
            <w:proofErr w:type="spellStart"/>
            <w:r w:rsidRPr="009E6A34">
              <w:rPr>
                <w:rFonts w:ascii="Cascadia Mono" w:hAnsi="Cascadia Mono" w:cs="Times New Roman"/>
                <w:noProof w:val="0"/>
                <w:color w:val="000000"/>
                <w:kern w:val="0"/>
                <w:sz w:val="24"/>
                <w:szCs w:val="24"/>
                <w:lang w:val="en-US"/>
              </w:rPr>
              <w:t>Vui</w:t>
            </w:r>
            <w:proofErr w:type="spellEnd"/>
            <w:r w:rsidRPr="009E6A34">
              <w:rPr>
                <w:rFonts w:ascii="Cascadia Mono" w:hAnsi="Cascadia Mono" w:cs="Times New Roman"/>
                <w:noProof w:val="0"/>
                <w:color w:val="000000"/>
                <w:kern w:val="0"/>
                <w:sz w:val="24"/>
                <w:szCs w:val="24"/>
                <w:lang w:val="en-US"/>
              </w:rPr>
              <w:t xml:space="preserve"> </w:t>
            </w:r>
            <w:proofErr w:type="spellStart"/>
            <w:r w:rsidRPr="009E6A34">
              <w:rPr>
                <w:rFonts w:ascii="Cascadia Mono" w:hAnsi="Cascadia Mono" w:cs="Times New Roman"/>
                <w:noProof w:val="0"/>
                <w:color w:val="000000"/>
                <w:kern w:val="0"/>
                <w:sz w:val="24"/>
                <w:szCs w:val="24"/>
                <w:lang w:val="en-US"/>
              </w:rPr>
              <w:t>lòng</w:t>
            </w:r>
            <w:proofErr w:type="spellEnd"/>
            <w:r w:rsidRPr="009E6A34">
              <w:rPr>
                <w:rFonts w:ascii="Cascadia Mono" w:hAnsi="Cascadia Mono" w:cs="Times New Roman"/>
                <w:noProof w:val="0"/>
                <w:color w:val="000000"/>
                <w:kern w:val="0"/>
                <w:sz w:val="24"/>
                <w:szCs w:val="24"/>
                <w:lang w:val="en-US"/>
              </w:rPr>
              <w:t xml:space="preserve"> </w:t>
            </w:r>
            <w:proofErr w:type="spellStart"/>
            <w:r w:rsidRPr="009E6A34">
              <w:rPr>
                <w:rFonts w:ascii="Cascadia Mono" w:hAnsi="Cascadia Mono" w:cs="Times New Roman"/>
                <w:noProof w:val="0"/>
                <w:color w:val="000000"/>
                <w:kern w:val="0"/>
                <w:sz w:val="24"/>
                <w:szCs w:val="24"/>
                <w:lang w:val="en-US"/>
              </w:rPr>
              <w:t>chọn</w:t>
            </w:r>
            <w:proofErr w:type="spellEnd"/>
            <w:r w:rsidRPr="009E6A34">
              <w:rPr>
                <w:rFonts w:ascii="Cascadia Mono" w:hAnsi="Cascadia Mono" w:cs="Times New Roman"/>
                <w:noProof w:val="0"/>
                <w:color w:val="000000"/>
                <w:kern w:val="0"/>
                <w:sz w:val="24"/>
                <w:szCs w:val="24"/>
                <w:lang w:val="en-US"/>
              </w:rPr>
              <w:t xml:space="preserve"> </w:t>
            </w:r>
            <w:proofErr w:type="spellStart"/>
            <w:r w:rsidRPr="009E6A34">
              <w:rPr>
                <w:rFonts w:ascii="Cascadia Mono" w:hAnsi="Cascadia Mono" w:cs="Times New Roman"/>
                <w:noProof w:val="0"/>
                <w:color w:val="000000"/>
                <w:kern w:val="0"/>
                <w:sz w:val="24"/>
                <w:szCs w:val="24"/>
                <w:lang w:val="en-US"/>
              </w:rPr>
              <w:t>đơn</w:t>
            </w:r>
            <w:proofErr w:type="spellEnd"/>
            <w:r w:rsidRPr="009E6A34">
              <w:rPr>
                <w:rFonts w:ascii="Cascadia Mono" w:hAnsi="Cascadia Mono" w:cs="Times New Roman"/>
                <w:noProof w:val="0"/>
                <w:color w:val="000000"/>
                <w:kern w:val="0"/>
                <w:sz w:val="24"/>
                <w:szCs w:val="24"/>
                <w:lang w:val="en-US"/>
              </w:rPr>
              <w:t xml:space="preserve"> </w:t>
            </w:r>
            <w:proofErr w:type="spellStart"/>
            <w:r w:rsidRPr="009E6A34">
              <w:rPr>
                <w:rFonts w:ascii="Cascadia Mono" w:hAnsi="Cascadia Mono" w:cs="Times New Roman"/>
                <w:noProof w:val="0"/>
                <w:color w:val="000000"/>
                <w:kern w:val="0"/>
                <w:sz w:val="24"/>
                <w:szCs w:val="24"/>
                <w:lang w:val="en-US"/>
              </w:rPr>
              <w:t>nhập</w:t>
            </w:r>
            <w:proofErr w:type="spellEnd"/>
            <w:r w:rsidRPr="009E6A34">
              <w:rPr>
                <w:rFonts w:ascii="Cascadia Mono" w:hAnsi="Cascadia Mono" w:cs="Times New Roman"/>
                <w:noProof w:val="0"/>
                <w:color w:val="000000"/>
                <w:kern w:val="0"/>
                <w:sz w:val="24"/>
                <w:szCs w:val="24"/>
                <w:lang w:val="en-US"/>
              </w:rPr>
              <w:t xml:space="preserve"> </w:t>
            </w:r>
            <w:proofErr w:type="spellStart"/>
            <w:r w:rsidRPr="009E6A34">
              <w:rPr>
                <w:rFonts w:ascii="Cascadia Mono" w:hAnsi="Cascadia Mono" w:cs="Times New Roman"/>
                <w:noProof w:val="0"/>
                <w:color w:val="000000"/>
                <w:kern w:val="0"/>
                <w:sz w:val="24"/>
                <w:szCs w:val="24"/>
                <w:lang w:val="en-US"/>
              </w:rPr>
              <w:t>hàng</w:t>
            </w:r>
            <w:proofErr w:type="spellEnd"/>
            <w:r w:rsidRPr="009E6A34">
              <w:rPr>
                <w:rFonts w:ascii="Cascadia Mono" w:hAnsi="Cascadia Mono" w:cs="Times New Roman"/>
                <w:noProof w:val="0"/>
                <w:color w:val="000000"/>
                <w:kern w:val="0"/>
                <w:sz w:val="24"/>
                <w:szCs w:val="24"/>
                <w:lang w:val="en-US"/>
              </w:rPr>
              <w:t xml:space="preserve"> </w:t>
            </w:r>
            <w:proofErr w:type="spellStart"/>
            <w:r w:rsidRPr="009E6A34">
              <w:rPr>
                <w:rFonts w:ascii="Cascadia Mono" w:hAnsi="Cascadia Mono" w:cs="Times New Roman"/>
                <w:noProof w:val="0"/>
                <w:color w:val="000000"/>
                <w:kern w:val="0"/>
                <w:sz w:val="24"/>
                <w:szCs w:val="24"/>
                <w:lang w:val="en-US"/>
              </w:rPr>
              <w:t>cần</w:t>
            </w:r>
            <w:proofErr w:type="spellEnd"/>
            <w:r w:rsidRPr="009E6A34">
              <w:rPr>
                <w:rFonts w:ascii="Cascadia Mono" w:hAnsi="Cascadia Mono" w:cs="Times New Roman"/>
                <w:noProof w:val="0"/>
                <w:color w:val="000000"/>
                <w:kern w:val="0"/>
                <w:sz w:val="24"/>
                <w:szCs w:val="24"/>
                <w:lang w:val="en-US"/>
              </w:rPr>
              <w:t xml:space="preserve"> </w:t>
            </w:r>
            <w:proofErr w:type="spellStart"/>
            <w:r w:rsidRPr="009E6A34">
              <w:rPr>
                <w:rFonts w:ascii="Cascadia Mono" w:hAnsi="Cascadia Mono" w:cs="Times New Roman"/>
                <w:noProof w:val="0"/>
                <w:color w:val="000000"/>
                <w:kern w:val="0"/>
                <w:sz w:val="24"/>
                <w:szCs w:val="24"/>
                <w:lang w:val="en-US"/>
              </w:rPr>
              <w:t>sửa</w:t>
            </w:r>
            <w:proofErr w:type="spellEnd"/>
            <w:r w:rsidRPr="009E6A34">
              <w:rPr>
                <w:rFonts w:ascii="Cascadia Mono" w:hAnsi="Cascadia Mono" w:cs="Times New Roman"/>
                <w:noProof w:val="0"/>
                <w:color w:val="000000"/>
                <w:kern w:val="0"/>
                <w:sz w:val="24"/>
                <w:szCs w:val="24"/>
                <w:lang w:val="en-US"/>
              </w:rPr>
              <w:t xml:space="preserve"> </w:t>
            </w:r>
            <w:proofErr w:type="spellStart"/>
            <w:r w:rsidRPr="009E6A34">
              <w:rPr>
                <w:rFonts w:ascii="Cascadia Mono" w:hAnsi="Cascadia Mono" w:cs="Times New Roman"/>
                <w:noProof w:val="0"/>
                <w:color w:val="000000"/>
                <w:kern w:val="0"/>
                <w:sz w:val="24"/>
                <w:szCs w:val="24"/>
                <w:lang w:val="en-US"/>
              </w:rPr>
              <w:t>trong</w:t>
            </w:r>
            <w:proofErr w:type="spellEnd"/>
            <w:r w:rsidRPr="009E6A34">
              <w:rPr>
                <w:rFonts w:ascii="Cascadia Mono" w:hAnsi="Cascadia Mono" w:cs="Times New Roman"/>
                <w:noProof w:val="0"/>
                <w:color w:val="000000"/>
                <w:kern w:val="0"/>
                <w:sz w:val="24"/>
                <w:szCs w:val="24"/>
                <w:lang w:val="en-US"/>
              </w:rPr>
              <w:t xml:space="preserve"> </w:t>
            </w:r>
            <w:proofErr w:type="spellStart"/>
            <w:r w:rsidRPr="009E6A34">
              <w:rPr>
                <w:rFonts w:ascii="Cascadia Mono" w:hAnsi="Cascadia Mono" w:cs="Times New Roman"/>
                <w:noProof w:val="0"/>
                <w:color w:val="000000"/>
                <w:kern w:val="0"/>
                <w:sz w:val="24"/>
                <w:szCs w:val="24"/>
                <w:lang w:val="en-US"/>
              </w:rPr>
              <w:t>bảng</w:t>
            </w:r>
            <w:proofErr w:type="spellEnd"/>
            <w:r w:rsidRPr="009E6A34">
              <w:rPr>
                <w:rFonts w:ascii="Cascadia Mono" w:hAnsi="Cascadia Mono" w:cs="Times New Roman"/>
                <w:noProof w:val="0"/>
                <w:color w:val="000000"/>
                <w:kern w:val="0"/>
                <w:sz w:val="24"/>
                <w:szCs w:val="24"/>
                <w:lang w:val="en-US"/>
              </w:rPr>
              <w:t xml:space="preserve"> </w:t>
            </w:r>
            <w:proofErr w:type="spellStart"/>
            <w:r w:rsidRPr="009E6A34">
              <w:rPr>
                <w:rFonts w:ascii="Cascadia Mono" w:hAnsi="Cascadia Mono" w:cs="Times New Roman"/>
                <w:noProof w:val="0"/>
                <w:color w:val="000000"/>
                <w:kern w:val="0"/>
                <w:sz w:val="24"/>
                <w:szCs w:val="24"/>
                <w:lang w:val="en-US"/>
              </w:rPr>
              <w:t>dữ</w:t>
            </w:r>
            <w:proofErr w:type="spellEnd"/>
            <w:r w:rsidRPr="009E6A34">
              <w:rPr>
                <w:rFonts w:ascii="Cascadia Mono" w:hAnsi="Cascadia Mono" w:cs="Times New Roman"/>
                <w:noProof w:val="0"/>
                <w:color w:val="000000"/>
                <w:kern w:val="0"/>
                <w:sz w:val="24"/>
                <w:szCs w:val="24"/>
                <w:lang w:val="en-US"/>
              </w:rPr>
              <w:t xml:space="preserve"> </w:t>
            </w:r>
            <w:proofErr w:type="spellStart"/>
            <w:r w:rsidRPr="009E6A34">
              <w:rPr>
                <w:rFonts w:ascii="Cascadia Mono" w:hAnsi="Cascadia Mono" w:cs="Times New Roman"/>
                <w:noProof w:val="0"/>
                <w:color w:val="000000"/>
                <w:kern w:val="0"/>
                <w:sz w:val="24"/>
                <w:szCs w:val="24"/>
                <w:lang w:val="en-US"/>
              </w:rPr>
              <w:t>liệu</w:t>
            </w:r>
            <w:proofErr w:type="spellEnd"/>
            <w:r w:rsidRPr="009E6A34">
              <w:rPr>
                <w:rFonts w:ascii="Cascadia Mono" w:hAnsi="Cascadia Mono" w:cs="Times New Roman"/>
                <w:noProof w:val="0"/>
                <w:color w:val="000000"/>
                <w:kern w:val="0"/>
                <w:sz w:val="24"/>
                <w:szCs w:val="24"/>
                <w:lang w:val="en-US"/>
              </w:rPr>
              <w:t>!"</w:t>
            </w:r>
            <w:proofErr w:type="gramStart"/>
            <w:r w:rsidRPr="009E6A34">
              <w:rPr>
                <w:rFonts w:ascii="Cascadia Mono" w:hAnsi="Cascadia Mono" w:cs="Times New Roman"/>
                <w:noProof w:val="0"/>
                <w:color w:val="000000"/>
                <w:kern w:val="0"/>
                <w:sz w:val="24"/>
                <w:szCs w:val="24"/>
                <w:lang w:val="en-US"/>
              </w:rPr>
              <w:t>);</w:t>
            </w:r>
            <w:proofErr w:type="gramEnd"/>
          </w:p>
          <w:p w14:paraId="488DAC47" w14:textId="77777777" w:rsidR="009E6A34" w:rsidRPr="009E6A34" w:rsidRDefault="009E6A34" w:rsidP="009E6A34">
            <w:pPr>
              <w:spacing w:line="276" w:lineRule="auto"/>
              <w:rPr>
                <w:rFonts w:ascii="Cascadia Mono" w:hAnsi="Cascadia Mono" w:cs="Times New Roman"/>
                <w:noProof w:val="0"/>
                <w:color w:val="000000"/>
                <w:kern w:val="0"/>
                <w:sz w:val="24"/>
                <w:szCs w:val="24"/>
                <w:lang w:val="en-US"/>
              </w:rPr>
            </w:pPr>
            <w:r w:rsidRPr="009E6A34">
              <w:rPr>
                <w:rFonts w:ascii="Cascadia Mono" w:hAnsi="Cascadia Mono" w:cs="Times New Roman"/>
                <w:noProof w:val="0"/>
                <w:color w:val="000000"/>
                <w:kern w:val="0"/>
                <w:sz w:val="24"/>
                <w:szCs w:val="24"/>
                <w:lang w:val="en-US"/>
              </w:rPr>
              <w:t xml:space="preserve">    }</w:t>
            </w:r>
          </w:p>
          <w:p w14:paraId="7E16F309" w14:textId="77777777" w:rsidR="009E6A34" w:rsidRPr="009E6A34" w:rsidRDefault="009E6A34" w:rsidP="009E6A34">
            <w:pPr>
              <w:spacing w:line="276" w:lineRule="auto"/>
              <w:rPr>
                <w:rFonts w:ascii="Cascadia Mono" w:hAnsi="Cascadia Mono" w:cs="Times New Roman"/>
                <w:noProof w:val="0"/>
                <w:color w:val="000000"/>
                <w:kern w:val="0"/>
                <w:sz w:val="24"/>
                <w:szCs w:val="24"/>
                <w:lang w:val="en-US"/>
              </w:rPr>
            </w:pPr>
          </w:p>
          <w:p w14:paraId="517698E7" w14:textId="77777777" w:rsidR="009E6A34" w:rsidRPr="009E6A34" w:rsidRDefault="009E6A34" w:rsidP="009E6A34">
            <w:pPr>
              <w:spacing w:line="276" w:lineRule="auto"/>
              <w:rPr>
                <w:rFonts w:ascii="Cascadia Mono" w:hAnsi="Cascadia Mono" w:cs="Times New Roman"/>
                <w:noProof w:val="0"/>
                <w:color w:val="000000"/>
                <w:kern w:val="0"/>
                <w:sz w:val="24"/>
                <w:szCs w:val="24"/>
                <w:lang w:val="en-US"/>
              </w:rPr>
            </w:pPr>
            <w:r w:rsidRPr="009E6A34">
              <w:rPr>
                <w:rFonts w:ascii="Cascadia Mono" w:hAnsi="Cascadia Mono" w:cs="Times New Roman"/>
                <w:noProof w:val="0"/>
                <w:color w:val="000000"/>
                <w:kern w:val="0"/>
                <w:sz w:val="24"/>
                <w:szCs w:val="24"/>
                <w:lang w:val="en-US"/>
              </w:rPr>
              <w:t xml:space="preserve">    else</w:t>
            </w:r>
          </w:p>
          <w:p w14:paraId="4DD4C0D7" w14:textId="77777777" w:rsidR="009E6A34" w:rsidRPr="009E6A34" w:rsidRDefault="009E6A34" w:rsidP="009E6A34">
            <w:pPr>
              <w:spacing w:line="276" w:lineRule="auto"/>
              <w:rPr>
                <w:rFonts w:ascii="Cascadia Mono" w:hAnsi="Cascadia Mono" w:cs="Times New Roman"/>
                <w:noProof w:val="0"/>
                <w:color w:val="000000"/>
                <w:kern w:val="0"/>
                <w:sz w:val="24"/>
                <w:szCs w:val="24"/>
                <w:lang w:val="en-US"/>
              </w:rPr>
            </w:pPr>
            <w:r w:rsidRPr="009E6A34">
              <w:rPr>
                <w:rFonts w:ascii="Cascadia Mono" w:hAnsi="Cascadia Mono" w:cs="Times New Roman"/>
                <w:noProof w:val="0"/>
                <w:color w:val="000000"/>
                <w:kern w:val="0"/>
                <w:sz w:val="24"/>
                <w:szCs w:val="24"/>
                <w:lang w:val="en-US"/>
              </w:rPr>
              <w:t xml:space="preserve">    {</w:t>
            </w:r>
          </w:p>
          <w:p w14:paraId="75F6D9A9" w14:textId="77777777" w:rsidR="009E6A34" w:rsidRPr="009E6A34" w:rsidRDefault="009E6A34" w:rsidP="009E6A34">
            <w:pPr>
              <w:spacing w:line="276" w:lineRule="auto"/>
              <w:rPr>
                <w:rFonts w:ascii="Cascadia Mono" w:hAnsi="Cascadia Mono" w:cs="Times New Roman"/>
                <w:noProof w:val="0"/>
                <w:color w:val="000000"/>
                <w:kern w:val="0"/>
                <w:sz w:val="24"/>
                <w:szCs w:val="24"/>
                <w:lang w:val="en-US"/>
              </w:rPr>
            </w:pPr>
            <w:r w:rsidRPr="009E6A34">
              <w:rPr>
                <w:rFonts w:ascii="Cascadia Mono" w:hAnsi="Cascadia Mono" w:cs="Times New Roman"/>
                <w:noProof w:val="0"/>
                <w:color w:val="000000"/>
                <w:kern w:val="0"/>
                <w:sz w:val="24"/>
                <w:szCs w:val="24"/>
                <w:lang w:val="en-US"/>
              </w:rPr>
              <w:t xml:space="preserve">        string id = </w:t>
            </w:r>
            <w:proofErr w:type="spellStart"/>
            <w:r w:rsidRPr="009E6A34">
              <w:rPr>
                <w:rFonts w:ascii="Cascadia Mono" w:hAnsi="Cascadia Mono" w:cs="Times New Roman"/>
                <w:noProof w:val="0"/>
                <w:color w:val="000000"/>
                <w:kern w:val="0"/>
                <w:sz w:val="24"/>
                <w:szCs w:val="24"/>
                <w:lang w:val="en-US"/>
              </w:rPr>
              <w:t>tbxID.</w:t>
            </w:r>
            <w:proofErr w:type="gramStart"/>
            <w:r w:rsidRPr="009E6A34">
              <w:rPr>
                <w:rFonts w:ascii="Cascadia Mono" w:hAnsi="Cascadia Mono" w:cs="Times New Roman"/>
                <w:noProof w:val="0"/>
                <w:color w:val="000000"/>
                <w:kern w:val="0"/>
                <w:sz w:val="24"/>
                <w:szCs w:val="24"/>
                <w:lang w:val="en-US"/>
              </w:rPr>
              <w:t>Text</w:t>
            </w:r>
            <w:proofErr w:type="spellEnd"/>
            <w:r w:rsidRPr="009E6A34">
              <w:rPr>
                <w:rFonts w:ascii="Cascadia Mono" w:hAnsi="Cascadia Mono" w:cs="Times New Roman"/>
                <w:noProof w:val="0"/>
                <w:color w:val="000000"/>
                <w:kern w:val="0"/>
                <w:sz w:val="24"/>
                <w:szCs w:val="24"/>
                <w:lang w:val="en-US"/>
              </w:rPr>
              <w:t>;</w:t>
            </w:r>
            <w:proofErr w:type="gramEnd"/>
          </w:p>
          <w:p w14:paraId="1A091545" w14:textId="77777777" w:rsidR="009E6A34" w:rsidRPr="009E6A34" w:rsidRDefault="009E6A34" w:rsidP="009E6A34">
            <w:pPr>
              <w:spacing w:line="276" w:lineRule="auto"/>
              <w:rPr>
                <w:rFonts w:ascii="Cascadia Mono" w:hAnsi="Cascadia Mono" w:cs="Times New Roman"/>
                <w:noProof w:val="0"/>
                <w:color w:val="000000"/>
                <w:kern w:val="0"/>
                <w:sz w:val="24"/>
                <w:szCs w:val="24"/>
                <w:lang w:val="en-US"/>
              </w:rPr>
            </w:pPr>
            <w:r w:rsidRPr="009E6A34">
              <w:rPr>
                <w:rFonts w:ascii="Cascadia Mono" w:hAnsi="Cascadia Mono" w:cs="Times New Roman"/>
                <w:noProof w:val="0"/>
                <w:color w:val="000000"/>
                <w:kern w:val="0"/>
                <w:sz w:val="24"/>
                <w:szCs w:val="24"/>
                <w:lang w:val="en-US"/>
              </w:rPr>
              <w:t xml:space="preserve">        </w:t>
            </w:r>
            <w:proofErr w:type="spellStart"/>
            <w:r w:rsidRPr="009E6A34">
              <w:rPr>
                <w:rFonts w:ascii="Cascadia Mono" w:hAnsi="Cascadia Mono" w:cs="Times New Roman"/>
                <w:noProof w:val="0"/>
                <w:color w:val="000000"/>
                <w:kern w:val="0"/>
                <w:sz w:val="24"/>
                <w:szCs w:val="24"/>
                <w:lang w:val="en-US"/>
              </w:rPr>
              <w:t>DateTime</w:t>
            </w:r>
            <w:proofErr w:type="spellEnd"/>
            <w:r w:rsidRPr="009E6A34">
              <w:rPr>
                <w:rFonts w:ascii="Cascadia Mono" w:hAnsi="Cascadia Mono" w:cs="Times New Roman"/>
                <w:noProof w:val="0"/>
                <w:color w:val="000000"/>
                <w:kern w:val="0"/>
                <w:sz w:val="24"/>
                <w:szCs w:val="24"/>
                <w:lang w:val="en-US"/>
              </w:rPr>
              <w:t xml:space="preserve"> date = </w:t>
            </w:r>
            <w:proofErr w:type="spellStart"/>
            <w:r w:rsidRPr="009E6A34">
              <w:rPr>
                <w:rFonts w:ascii="Cascadia Mono" w:hAnsi="Cascadia Mono" w:cs="Times New Roman"/>
                <w:noProof w:val="0"/>
                <w:color w:val="000000"/>
                <w:kern w:val="0"/>
                <w:sz w:val="24"/>
                <w:szCs w:val="24"/>
                <w:lang w:val="en-US"/>
              </w:rPr>
              <w:t>dtpDate.</w:t>
            </w:r>
            <w:proofErr w:type="gramStart"/>
            <w:r w:rsidRPr="009E6A34">
              <w:rPr>
                <w:rFonts w:ascii="Cascadia Mono" w:hAnsi="Cascadia Mono" w:cs="Times New Roman"/>
                <w:noProof w:val="0"/>
                <w:color w:val="000000"/>
                <w:kern w:val="0"/>
                <w:sz w:val="24"/>
                <w:szCs w:val="24"/>
                <w:lang w:val="en-US"/>
              </w:rPr>
              <w:t>Value</w:t>
            </w:r>
            <w:proofErr w:type="spellEnd"/>
            <w:r w:rsidRPr="009E6A34">
              <w:rPr>
                <w:rFonts w:ascii="Cascadia Mono" w:hAnsi="Cascadia Mono" w:cs="Times New Roman"/>
                <w:noProof w:val="0"/>
                <w:color w:val="000000"/>
                <w:kern w:val="0"/>
                <w:sz w:val="24"/>
                <w:szCs w:val="24"/>
                <w:lang w:val="en-US"/>
              </w:rPr>
              <w:t>;</w:t>
            </w:r>
            <w:proofErr w:type="gramEnd"/>
          </w:p>
          <w:p w14:paraId="6981A8B1" w14:textId="77777777" w:rsidR="009E6A34" w:rsidRPr="009E6A34" w:rsidRDefault="009E6A34" w:rsidP="009E6A34">
            <w:pPr>
              <w:spacing w:line="276" w:lineRule="auto"/>
              <w:rPr>
                <w:rFonts w:ascii="Cascadia Mono" w:hAnsi="Cascadia Mono" w:cs="Times New Roman"/>
                <w:noProof w:val="0"/>
                <w:color w:val="000000"/>
                <w:kern w:val="0"/>
                <w:sz w:val="24"/>
                <w:szCs w:val="24"/>
                <w:lang w:val="en-US"/>
              </w:rPr>
            </w:pPr>
            <w:r w:rsidRPr="009E6A34">
              <w:rPr>
                <w:rFonts w:ascii="Cascadia Mono" w:hAnsi="Cascadia Mono" w:cs="Times New Roman"/>
                <w:noProof w:val="0"/>
                <w:color w:val="000000"/>
                <w:kern w:val="0"/>
                <w:sz w:val="24"/>
                <w:szCs w:val="24"/>
                <w:lang w:val="en-US"/>
              </w:rPr>
              <w:lastRenderedPageBreak/>
              <w:t xml:space="preserve">        string </w:t>
            </w:r>
            <w:proofErr w:type="spellStart"/>
            <w:r w:rsidRPr="009E6A34">
              <w:rPr>
                <w:rFonts w:ascii="Cascadia Mono" w:hAnsi="Cascadia Mono" w:cs="Times New Roman"/>
                <w:noProof w:val="0"/>
                <w:color w:val="000000"/>
                <w:kern w:val="0"/>
                <w:sz w:val="24"/>
                <w:szCs w:val="24"/>
                <w:lang w:val="en-US"/>
              </w:rPr>
              <w:t>supName</w:t>
            </w:r>
            <w:proofErr w:type="spellEnd"/>
            <w:r w:rsidRPr="009E6A34">
              <w:rPr>
                <w:rFonts w:ascii="Cascadia Mono" w:hAnsi="Cascadia Mono" w:cs="Times New Roman"/>
                <w:noProof w:val="0"/>
                <w:color w:val="000000"/>
                <w:kern w:val="0"/>
                <w:sz w:val="24"/>
                <w:szCs w:val="24"/>
                <w:lang w:val="en-US"/>
              </w:rPr>
              <w:t xml:space="preserve"> = </w:t>
            </w:r>
            <w:proofErr w:type="spellStart"/>
            <w:r w:rsidRPr="009E6A34">
              <w:rPr>
                <w:rFonts w:ascii="Cascadia Mono" w:hAnsi="Cascadia Mono" w:cs="Times New Roman"/>
                <w:noProof w:val="0"/>
                <w:color w:val="000000"/>
                <w:kern w:val="0"/>
                <w:sz w:val="24"/>
                <w:szCs w:val="24"/>
                <w:lang w:val="en-US"/>
              </w:rPr>
              <w:t>cbxSupplier.</w:t>
            </w:r>
            <w:proofErr w:type="gramStart"/>
            <w:r w:rsidRPr="009E6A34">
              <w:rPr>
                <w:rFonts w:ascii="Cascadia Mono" w:hAnsi="Cascadia Mono" w:cs="Times New Roman"/>
                <w:noProof w:val="0"/>
                <w:color w:val="000000"/>
                <w:kern w:val="0"/>
                <w:sz w:val="24"/>
                <w:szCs w:val="24"/>
                <w:lang w:val="en-US"/>
              </w:rPr>
              <w:t>Text</w:t>
            </w:r>
            <w:proofErr w:type="spellEnd"/>
            <w:r w:rsidRPr="009E6A34">
              <w:rPr>
                <w:rFonts w:ascii="Cascadia Mono" w:hAnsi="Cascadia Mono" w:cs="Times New Roman"/>
                <w:noProof w:val="0"/>
                <w:color w:val="000000"/>
                <w:kern w:val="0"/>
                <w:sz w:val="24"/>
                <w:szCs w:val="24"/>
                <w:lang w:val="en-US"/>
              </w:rPr>
              <w:t>;</w:t>
            </w:r>
            <w:proofErr w:type="gramEnd"/>
          </w:p>
          <w:p w14:paraId="2E318A15" w14:textId="77777777" w:rsidR="009E6A34" w:rsidRPr="009E6A34" w:rsidRDefault="009E6A34" w:rsidP="009E6A34">
            <w:pPr>
              <w:spacing w:line="276" w:lineRule="auto"/>
              <w:rPr>
                <w:rFonts w:ascii="Cascadia Mono" w:hAnsi="Cascadia Mono" w:cs="Times New Roman"/>
                <w:noProof w:val="0"/>
                <w:color w:val="000000"/>
                <w:kern w:val="0"/>
                <w:sz w:val="24"/>
                <w:szCs w:val="24"/>
                <w:lang w:val="en-US"/>
              </w:rPr>
            </w:pPr>
            <w:r w:rsidRPr="009E6A34">
              <w:rPr>
                <w:rFonts w:ascii="Cascadia Mono" w:hAnsi="Cascadia Mono" w:cs="Times New Roman"/>
                <w:noProof w:val="0"/>
                <w:color w:val="000000"/>
                <w:kern w:val="0"/>
                <w:sz w:val="24"/>
                <w:szCs w:val="24"/>
                <w:lang w:val="en-US"/>
              </w:rPr>
              <w:t xml:space="preserve">        string </w:t>
            </w:r>
            <w:proofErr w:type="spellStart"/>
            <w:r w:rsidRPr="009E6A34">
              <w:rPr>
                <w:rFonts w:ascii="Cascadia Mono" w:hAnsi="Cascadia Mono" w:cs="Times New Roman"/>
                <w:noProof w:val="0"/>
                <w:color w:val="000000"/>
                <w:kern w:val="0"/>
                <w:sz w:val="24"/>
                <w:szCs w:val="24"/>
                <w:lang w:val="en-US"/>
              </w:rPr>
              <w:t>empName</w:t>
            </w:r>
            <w:proofErr w:type="spellEnd"/>
            <w:r w:rsidRPr="009E6A34">
              <w:rPr>
                <w:rFonts w:ascii="Cascadia Mono" w:hAnsi="Cascadia Mono" w:cs="Times New Roman"/>
                <w:noProof w:val="0"/>
                <w:color w:val="000000"/>
                <w:kern w:val="0"/>
                <w:sz w:val="24"/>
                <w:szCs w:val="24"/>
                <w:lang w:val="en-US"/>
              </w:rPr>
              <w:t xml:space="preserve"> = </w:t>
            </w:r>
            <w:proofErr w:type="spellStart"/>
            <w:r w:rsidRPr="009E6A34">
              <w:rPr>
                <w:rFonts w:ascii="Cascadia Mono" w:hAnsi="Cascadia Mono" w:cs="Times New Roman"/>
                <w:noProof w:val="0"/>
                <w:color w:val="000000"/>
                <w:kern w:val="0"/>
                <w:sz w:val="24"/>
                <w:szCs w:val="24"/>
                <w:lang w:val="en-US"/>
              </w:rPr>
              <w:t>cbxEmployee.</w:t>
            </w:r>
            <w:proofErr w:type="gramStart"/>
            <w:r w:rsidRPr="009E6A34">
              <w:rPr>
                <w:rFonts w:ascii="Cascadia Mono" w:hAnsi="Cascadia Mono" w:cs="Times New Roman"/>
                <w:noProof w:val="0"/>
                <w:color w:val="000000"/>
                <w:kern w:val="0"/>
                <w:sz w:val="24"/>
                <w:szCs w:val="24"/>
                <w:lang w:val="en-US"/>
              </w:rPr>
              <w:t>Text</w:t>
            </w:r>
            <w:proofErr w:type="spellEnd"/>
            <w:r w:rsidRPr="009E6A34">
              <w:rPr>
                <w:rFonts w:ascii="Cascadia Mono" w:hAnsi="Cascadia Mono" w:cs="Times New Roman"/>
                <w:noProof w:val="0"/>
                <w:color w:val="000000"/>
                <w:kern w:val="0"/>
                <w:sz w:val="24"/>
                <w:szCs w:val="24"/>
                <w:lang w:val="en-US"/>
              </w:rPr>
              <w:t>;</w:t>
            </w:r>
            <w:proofErr w:type="gramEnd"/>
          </w:p>
          <w:p w14:paraId="3D8B242A" w14:textId="77777777" w:rsidR="009E6A34" w:rsidRPr="009E6A34" w:rsidRDefault="009E6A34" w:rsidP="009E6A34">
            <w:pPr>
              <w:spacing w:line="276" w:lineRule="auto"/>
              <w:rPr>
                <w:rFonts w:ascii="Cascadia Mono" w:hAnsi="Cascadia Mono" w:cs="Times New Roman"/>
                <w:noProof w:val="0"/>
                <w:color w:val="000000"/>
                <w:kern w:val="0"/>
                <w:sz w:val="24"/>
                <w:szCs w:val="24"/>
                <w:lang w:val="en-US"/>
              </w:rPr>
            </w:pPr>
          </w:p>
          <w:p w14:paraId="1DF7459D" w14:textId="77777777" w:rsidR="009E6A34" w:rsidRPr="009E6A34" w:rsidRDefault="009E6A34" w:rsidP="009E6A34">
            <w:pPr>
              <w:spacing w:line="276" w:lineRule="auto"/>
              <w:rPr>
                <w:rFonts w:ascii="Cascadia Mono" w:hAnsi="Cascadia Mono" w:cs="Times New Roman"/>
                <w:noProof w:val="0"/>
                <w:color w:val="000000"/>
                <w:kern w:val="0"/>
                <w:sz w:val="24"/>
                <w:szCs w:val="24"/>
                <w:lang w:val="en-US"/>
              </w:rPr>
            </w:pPr>
            <w:r w:rsidRPr="009E6A34">
              <w:rPr>
                <w:rFonts w:ascii="Cascadia Mono" w:hAnsi="Cascadia Mono" w:cs="Times New Roman"/>
                <w:noProof w:val="0"/>
                <w:color w:val="000000"/>
                <w:kern w:val="0"/>
                <w:sz w:val="24"/>
                <w:szCs w:val="24"/>
                <w:lang w:val="en-US"/>
              </w:rPr>
              <w:t xml:space="preserve">        </w:t>
            </w:r>
            <w:proofErr w:type="spellStart"/>
            <w:proofErr w:type="gramStart"/>
            <w:r w:rsidRPr="009E6A34">
              <w:rPr>
                <w:rFonts w:ascii="Cascadia Mono" w:hAnsi="Cascadia Mono" w:cs="Times New Roman"/>
                <w:noProof w:val="0"/>
                <w:color w:val="000000"/>
                <w:kern w:val="0"/>
                <w:sz w:val="24"/>
                <w:szCs w:val="24"/>
                <w:lang w:val="en-US"/>
              </w:rPr>
              <w:t>DataProvider.Instance.ExecuteNonQuery</w:t>
            </w:r>
            <w:proofErr w:type="spellEnd"/>
            <w:proofErr w:type="gramEnd"/>
            <w:r w:rsidRPr="009E6A34">
              <w:rPr>
                <w:rFonts w:ascii="Cascadia Mono" w:hAnsi="Cascadia Mono" w:cs="Times New Roman"/>
                <w:noProof w:val="0"/>
                <w:color w:val="000000"/>
                <w:kern w:val="0"/>
                <w:sz w:val="24"/>
                <w:szCs w:val="24"/>
                <w:lang w:val="en-US"/>
              </w:rPr>
              <w:t xml:space="preserve">("EXEC </w:t>
            </w:r>
            <w:proofErr w:type="spellStart"/>
            <w:r w:rsidRPr="009E6A34">
              <w:rPr>
                <w:rFonts w:ascii="Cascadia Mono" w:hAnsi="Cascadia Mono" w:cs="Times New Roman"/>
                <w:noProof w:val="0"/>
                <w:color w:val="000000"/>
                <w:kern w:val="0"/>
                <w:sz w:val="24"/>
                <w:szCs w:val="24"/>
                <w:lang w:val="en-US"/>
              </w:rPr>
              <w:t>updateNewReceiptNote</w:t>
            </w:r>
            <w:proofErr w:type="spellEnd"/>
            <w:r w:rsidRPr="009E6A34">
              <w:rPr>
                <w:rFonts w:ascii="Cascadia Mono" w:hAnsi="Cascadia Mono" w:cs="Times New Roman"/>
                <w:noProof w:val="0"/>
                <w:color w:val="000000"/>
                <w:kern w:val="0"/>
                <w:sz w:val="24"/>
                <w:szCs w:val="24"/>
                <w:lang w:val="en-US"/>
              </w:rPr>
              <w:t xml:space="preserve"> @id , @date , @empName , @supName",</w:t>
            </w:r>
          </w:p>
          <w:p w14:paraId="32365028" w14:textId="77777777" w:rsidR="009E6A34" w:rsidRPr="009E6A34" w:rsidRDefault="009E6A34" w:rsidP="009E6A34">
            <w:pPr>
              <w:spacing w:line="276" w:lineRule="auto"/>
              <w:rPr>
                <w:rFonts w:ascii="Cascadia Mono" w:hAnsi="Cascadia Mono" w:cs="Times New Roman"/>
                <w:noProof w:val="0"/>
                <w:color w:val="000000"/>
                <w:kern w:val="0"/>
                <w:sz w:val="24"/>
                <w:szCs w:val="24"/>
                <w:lang w:val="en-US"/>
              </w:rPr>
            </w:pPr>
            <w:r w:rsidRPr="009E6A34">
              <w:rPr>
                <w:rFonts w:ascii="Cascadia Mono" w:hAnsi="Cascadia Mono" w:cs="Times New Roman"/>
                <w:noProof w:val="0"/>
                <w:color w:val="000000"/>
                <w:kern w:val="0"/>
                <w:sz w:val="24"/>
                <w:szCs w:val="24"/>
                <w:lang w:val="en-US"/>
              </w:rPr>
              <w:t xml:space="preserve">            new </w:t>
            </w:r>
            <w:proofErr w:type="gramStart"/>
            <w:r w:rsidRPr="009E6A34">
              <w:rPr>
                <w:rFonts w:ascii="Cascadia Mono" w:hAnsi="Cascadia Mono" w:cs="Times New Roman"/>
                <w:noProof w:val="0"/>
                <w:color w:val="000000"/>
                <w:kern w:val="0"/>
                <w:sz w:val="24"/>
                <w:szCs w:val="24"/>
                <w:lang w:val="en-US"/>
              </w:rPr>
              <w:t>object[</w:t>
            </w:r>
            <w:proofErr w:type="gramEnd"/>
            <w:r w:rsidRPr="009E6A34">
              <w:rPr>
                <w:rFonts w:ascii="Cascadia Mono" w:hAnsi="Cascadia Mono" w:cs="Times New Roman"/>
                <w:noProof w:val="0"/>
                <w:color w:val="000000"/>
                <w:kern w:val="0"/>
                <w:sz w:val="24"/>
                <w:szCs w:val="24"/>
                <w:lang w:val="en-US"/>
              </w:rPr>
              <w:t xml:space="preserve">] { id, date, </w:t>
            </w:r>
            <w:proofErr w:type="spellStart"/>
            <w:r w:rsidRPr="009E6A34">
              <w:rPr>
                <w:rFonts w:ascii="Cascadia Mono" w:hAnsi="Cascadia Mono" w:cs="Times New Roman"/>
                <w:noProof w:val="0"/>
                <w:color w:val="000000"/>
                <w:kern w:val="0"/>
                <w:sz w:val="24"/>
                <w:szCs w:val="24"/>
                <w:lang w:val="en-US"/>
              </w:rPr>
              <w:t>empName</w:t>
            </w:r>
            <w:proofErr w:type="spellEnd"/>
            <w:r w:rsidRPr="009E6A34">
              <w:rPr>
                <w:rFonts w:ascii="Cascadia Mono" w:hAnsi="Cascadia Mono" w:cs="Times New Roman"/>
                <w:noProof w:val="0"/>
                <w:color w:val="000000"/>
                <w:kern w:val="0"/>
                <w:sz w:val="24"/>
                <w:szCs w:val="24"/>
                <w:lang w:val="en-US"/>
              </w:rPr>
              <w:t xml:space="preserve">, </w:t>
            </w:r>
            <w:proofErr w:type="spellStart"/>
            <w:r w:rsidRPr="009E6A34">
              <w:rPr>
                <w:rFonts w:ascii="Cascadia Mono" w:hAnsi="Cascadia Mono" w:cs="Times New Roman"/>
                <w:noProof w:val="0"/>
                <w:color w:val="000000"/>
                <w:kern w:val="0"/>
                <w:sz w:val="24"/>
                <w:szCs w:val="24"/>
                <w:lang w:val="en-US"/>
              </w:rPr>
              <w:t>supName</w:t>
            </w:r>
            <w:proofErr w:type="spellEnd"/>
            <w:r w:rsidRPr="009E6A34">
              <w:rPr>
                <w:rFonts w:ascii="Cascadia Mono" w:hAnsi="Cascadia Mono" w:cs="Times New Roman"/>
                <w:noProof w:val="0"/>
                <w:color w:val="000000"/>
                <w:kern w:val="0"/>
                <w:sz w:val="24"/>
                <w:szCs w:val="24"/>
                <w:lang w:val="en-US"/>
              </w:rPr>
              <w:t xml:space="preserve"> });</w:t>
            </w:r>
          </w:p>
          <w:p w14:paraId="68ADEA3E" w14:textId="77777777" w:rsidR="009E6A34" w:rsidRPr="009E6A34" w:rsidRDefault="009E6A34" w:rsidP="009E6A34">
            <w:pPr>
              <w:spacing w:line="276" w:lineRule="auto"/>
              <w:rPr>
                <w:rFonts w:ascii="Cascadia Mono" w:hAnsi="Cascadia Mono" w:cs="Times New Roman"/>
                <w:noProof w:val="0"/>
                <w:color w:val="000000"/>
                <w:kern w:val="0"/>
                <w:sz w:val="24"/>
                <w:szCs w:val="24"/>
                <w:lang w:val="en-US"/>
              </w:rPr>
            </w:pPr>
          </w:p>
          <w:p w14:paraId="730032F3" w14:textId="77777777" w:rsidR="009E6A34" w:rsidRPr="009E6A34" w:rsidRDefault="009E6A34" w:rsidP="009E6A34">
            <w:pPr>
              <w:spacing w:line="276" w:lineRule="auto"/>
              <w:rPr>
                <w:rFonts w:ascii="Cascadia Mono" w:hAnsi="Cascadia Mono" w:cs="Times New Roman"/>
                <w:noProof w:val="0"/>
                <w:color w:val="000000"/>
                <w:kern w:val="0"/>
                <w:sz w:val="24"/>
                <w:szCs w:val="24"/>
                <w:lang w:val="en-US"/>
              </w:rPr>
            </w:pPr>
            <w:r w:rsidRPr="009E6A34">
              <w:rPr>
                <w:rFonts w:ascii="Cascadia Mono" w:hAnsi="Cascadia Mono" w:cs="Times New Roman"/>
                <w:noProof w:val="0"/>
                <w:color w:val="000000"/>
                <w:kern w:val="0"/>
                <w:sz w:val="24"/>
                <w:szCs w:val="24"/>
                <w:lang w:val="en-US"/>
              </w:rPr>
              <w:t xml:space="preserve">        </w:t>
            </w:r>
            <w:proofErr w:type="spellStart"/>
            <w:r w:rsidRPr="009E6A34">
              <w:rPr>
                <w:rFonts w:ascii="Cascadia Mono" w:hAnsi="Cascadia Mono" w:cs="Times New Roman"/>
                <w:noProof w:val="0"/>
                <w:color w:val="000000"/>
                <w:kern w:val="0"/>
                <w:sz w:val="24"/>
                <w:szCs w:val="24"/>
                <w:lang w:val="en-US"/>
              </w:rPr>
              <w:t>MessageBox.Show</w:t>
            </w:r>
            <w:proofErr w:type="spellEnd"/>
            <w:r w:rsidRPr="009E6A34">
              <w:rPr>
                <w:rFonts w:ascii="Cascadia Mono" w:hAnsi="Cascadia Mono" w:cs="Times New Roman"/>
                <w:noProof w:val="0"/>
                <w:color w:val="000000"/>
                <w:kern w:val="0"/>
                <w:sz w:val="24"/>
                <w:szCs w:val="24"/>
                <w:lang w:val="en-US"/>
              </w:rPr>
              <w:t>("</w:t>
            </w:r>
            <w:proofErr w:type="spellStart"/>
            <w:r w:rsidRPr="009E6A34">
              <w:rPr>
                <w:rFonts w:ascii="Cascadia Mono" w:hAnsi="Cascadia Mono" w:cs="Times New Roman"/>
                <w:noProof w:val="0"/>
                <w:color w:val="000000"/>
                <w:kern w:val="0"/>
                <w:sz w:val="24"/>
                <w:szCs w:val="24"/>
                <w:lang w:val="en-US"/>
              </w:rPr>
              <w:t>Đã</w:t>
            </w:r>
            <w:proofErr w:type="spellEnd"/>
            <w:r w:rsidRPr="009E6A34">
              <w:rPr>
                <w:rFonts w:ascii="Cascadia Mono" w:hAnsi="Cascadia Mono" w:cs="Times New Roman"/>
                <w:noProof w:val="0"/>
                <w:color w:val="000000"/>
                <w:kern w:val="0"/>
                <w:sz w:val="24"/>
                <w:szCs w:val="24"/>
                <w:lang w:val="en-US"/>
              </w:rPr>
              <w:t xml:space="preserve"> </w:t>
            </w:r>
            <w:proofErr w:type="spellStart"/>
            <w:r w:rsidRPr="009E6A34">
              <w:rPr>
                <w:rFonts w:ascii="Cascadia Mono" w:hAnsi="Cascadia Mono" w:cs="Times New Roman"/>
                <w:noProof w:val="0"/>
                <w:color w:val="000000"/>
                <w:kern w:val="0"/>
                <w:sz w:val="24"/>
                <w:szCs w:val="24"/>
                <w:lang w:val="en-US"/>
              </w:rPr>
              <w:t>sửa</w:t>
            </w:r>
            <w:proofErr w:type="spellEnd"/>
            <w:r w:rsidRPr="009E6A34">
              <w:rPr>
                <w:rFonts w:ascii="Cascadia Mono" w:hAnsi="Cascadia Mono" w:cs="Times New Roman"/>
                <w:noProof w:val="0"/>
                <w:color w:val="000000"/>
                <w:kern w:val="0"/>
                <w:sz w:val="24"/>
                <w:szCs w:val="24"/>
                <w:lang w:val="en-US"/>
              </w:rPr>
              <w:t xml:space="preserve"> </w:t>
            </w:r>
            <w:proofErr w:type="spellStart"/>
            <w:r w:rsidRPr="009E6A34">
              <w:rPr>
                <w:rFonts w:ascii="Cascadia Mono" w:hAnsi="Cascadia Mono" w:cs="Times New Roman"/>
                <w:noProof w:val="0"/>
                <w:color w:val="000000"/>
                <w:kern w:val="0"/>
                <w:sz w:val="24"/>
                <w:szCs w:val="24"/>
                <w:lang w:val="en-US"/>
              </w:rPr>
              <w:t>đơn</w:t>
            </w:r>
            <w:proofErr w:type="spellEnd"/>
            <w:r w:rsidRPr="009E6A34">
              <w:rPr>
                <w:rFonts w:ascii="Cascadia Mono" w:hAnsi="Cascadia Mono" w:cs="Times New Roman"/>
                <w:noProof w:val="0"/>
                <w:color w:val="000000"/>
                <w:kern w:val="0"/>
                <w:sz w:val="24"/>
                <w:szCs w:val="24"/>
                <w:lang w:val="en-US"/>
              </w:rPr>
              <w:t xml:space="preserve"> </w:t>
            </w:r>
            <w:proofErr w:type="spellStart"/>
            <w:r w:rsidRPr="009E6A34">
              <w:rPr>
                <w:rFonts w:ascii="Cascadia Mono" w:hAnsi="Cascadia Mono" w:cs="Times New Roman"/>
                <w:noProof w:val="0"/>
                <w:color w:val="000000"/>
                <w:kern w:val="0"/>
                <w:sz w:val="24"/>
                <w:szCs w:val="24"/>
                <w:lang w:val="en-US"/>
              </w:rPr>
              <w:t>nhập</w:t>
            </w:r>
            <w:proofErr w:type="spellEnd"/>
            <w:r w:rsidRPr="009E6A34">
              <w:rPr>
                <w:rFonts w:ascii="Cascadia Mono" w:hAnsi="Cascadia Mono" w:cs="Times New Roman"/>
                <w:noProof w:val="0"/>
                <w:color w:val="000000"/>
                <w:kern w:val="0"/>
                <w:sz w:val="24"/>
                <w:szCs w:val="24"/>
                <w:lang w:val="en-US"/>
              </w:rPr>
              <w:t xml:space="preserve"> </w:t>
            </w:r>
            <w:proofErr w:type="spellStart"/>
            <w:r w:rsidRPr="009E6A34">
              <w:rPr>
                <w:rFonts w:ascii="Cascadia Mono" w:hAnsi="Cascadia Mono" w:cs="Times New Roman"/>
                <w:noProof w:val="0"/>
                <w:color w:val="000000"/>
                <w:kern w:val="0"/>
                <w:sz w:val="24"/>
                <w:szCs w:val="24"/>
                <w:lang w:val="en-US"/>
              </w:rPr>
              <w:t>hàng</w:t>
            </w:r>
            <w:proofErr w:type="spellEnd"/>
            <w:r w:rsidRPr="009E6A34">
              <w:rPr>
                <w:rFonts w:ascii="Cascadia Mono" w:hAnsi="Cascadia Mono" w:cs="Times New Roman"/>
                <w:noProof w:val="0"/>
                <w:color w:val="000000"/>
                <w:kern w:val="0"/>
                <w:sz w:val="24"/>
                <w:szCs w:val="24"/>
                <w:lang w:val="en-US"/>
              </w:rPr>
              <w:t xml:space="preserve"> </w:t>
            </w:r>
            <w:proofErr w:type="spellStart"/>
            <w:r w:rsidRPr="009E6A34">
              <w:rPr>
                <w:rFonts w:ascii="Cascadia Mono" w:hAnsi="Cascadia Mono" w:cs="Times New Roman"/>
                <w:noProof w:val="0"/>
                <w:color w:val="000000"/>
                <w:kern w:val="0"/>
                <w:sz w:val="24"/>
                <w:szCs w:val="24"/>
                <w:lang w:val="en-US"/>
              </w:rPr>
              <w:t>thành</w:t>
            </w:r>
            <w:proofErr w:type="spellEnd"/>
            <w:r w:rsidRPr="009E6A34">
              <w:rPr>
                <w:rFonts w:ascii="Cascadia Mono" w:hAnsi="Cascadia Mono" w:cs="Times New Roman"/>
                <w:noProof w:val="0"/>
                <w:color w:val="000000"/>
                <w:kern w:val="0"/>
                <w:sz w:val="24"/>
                <w:szCs w:val="24"/>
                <w:lang w:val="en-US"/>
              </w:rPr>
              <w:t xml:space="preserve"> </w:t>
            </w:r>
            <w:proofErr w:type="spellStart"/>
            <w:r w:rsidRPr="009E6A34">
              <w:rPr>
                <w:rFonts w:ascii="Cascadia Mono" w:hAnsi="Cascadia Mono" w:cs="Times New Roman"/>
                <w:noProof w:val="0"/>
                <w:color w:val="000000"/>
                <w:kern w:val="0"/>
                <w:sz w:val="24"/>
                <w:szCs w:val="24"/>
                <w:lang w:val="en-US"/>
              </w:rPr>
              <w:t>công</w:t>
            </w:r>
            <w:proofErr w:type="spellEnd"/>
            <w:r w:rsidRPr="009E6A34">
              <w:rPr>
                <w:rFonts w:ascii="Cascadia Mono" w:hAnsi="Cascadia Mono" w:cs="Times New Roman"/>
                <w:noProof w:val="0"/>
                <w:color w:val="000000"/>
                <w:kern w:val="0"/>
                <w:sz w:val="24"/>
                <w:szCs w:val="24"/>
                <w:lang w:val="en-US"/>
              </w:rPr>
              <w:t>."</w:t>
            </w:r>
            <w:proofErr w:type="gramStart"/>
            <w:r w:rsidRPr="009E6A34">
              <w:rPr>
                <w:rFonts w:ascii="Cascadia Mono" w:hAnsi="Cascadia Mono" w:cs="Times New Roman"/>
                <w:noProof w:val="0"/>
                <w:color w:val="000000"/>
                <w:kern w:val="0"/>
                <w:sz w:val="24"/>
                <w:szCs w:val="24"/>
                <w:lang w:val="en-US"/>
              </w:rPr>
              <w:t>);</w:t>
            </w:r>
            <w:proofErr w:type="gramEnd"/>
          </w:p>
          <w:p w14:paraId="69AF79BA" w14:textId="77777777" w:rsidR="009E6A34" w:rsidRPr="009E6A34" w:rsidRDefault="009E6A34" w:rsidP="009E6A34">
            <w:pPr>
              <w:spacing w:line="276" w:lineRule="auto"/>
              <w:rPr>
                <w:rFonts w:ascii="Cascadia Mono" w:hAnsi="Cascadia Mono" w:cs="Times New Roman"/>
                <w:noProof w:val="0"/>
                <w:color w:val="000000"/>
                <w:kern w:val="0"/>
                <w:sz w:val="24"/>
                <w:szCs w:val="24"/>
                <w:lang w:val="en-US"/>
              </w:rPr>
            </w:pPr>
            <w:r w:rsidRPr="009E6A34">
              <w:rPr>
                <w:rFonts w:ascii="Cascadia Mono" w:hAnsi="Cascadia Mono" w:cs="Times New Roman"/>
                <w:noProof w:val="0"/>
                <w:color w:val="000000"/>
                <w:kern w:val="0"/>
                <w:sz w:val="24"/>
                <w:szCs w:val="24"/>
                <w:lang w:val="en-US"/>
              </w:rPr>
              <w:t xml:space="preserve">        </w:t>
            </w:r>
            <w:proofErr w:type="spellStart"/>
            <w:proofErr w:type="gramStart"/>
            <w:r w:rsidRPr="009E6A34">
              <w:rPr>
                <w:rFonts w:ascii="Cascadia Mono" w:hAnsi="Cascadia Mono" w:cs="Times New Roman"/>
                <w:noProof w:val="0"/>
                <w:color w:val="000000"/>
                <w:kern w:val="0"/>
                <w:sz w:val="24"/>
                <w:szCs w:val="24"/>
                <w:lang w:val="en-US"/>
              </w:rPr>
              <w:t>initComponent</w:t>
            </w:r>
            <w:proofErr w:type="spellEnd"/>
            <w:r w:rsidRPr="009E6A34">
              <w:rPr>
                <w:rFonts w:ascii="Cascadia Mono" w:hAnsi="Cascadia Mono" w:cs="Times New Roman"/>
                <w:noProof w:val="0"/>
                <w:color w:val="000000"/>
                <w:kern w:val="0"/>
                <w:sz w:val="24"/>
                <w:szCs w:val="24"/>
                <w:lang w:val="en-US"/>
              </w:rPr>
              <w:t>(</w:t>
            </w:r>
            <w:proofErr w:type="gramEnd"/>
            <w:r w:rsidRPr="009E6A34">
              <w:rPr>
                <w:rFonts w:ascii="Cascadia Mono" w:hAnsi="Cascadia Mono" w:cs="Times New Roman"/>
                <w:noProof w:val="0"/>
                <w:color w:val="000000"/>
                <w:kern w:val="0"/>
                <w:sz w:val="24"/>
                <w:szCs w:val="24"/>
                <w:lang w:val="en-US"/>
              </w:rPr>
              <w:t>);</w:t>
            </w:r>
          </w:p>
          <w:p w14:paraId="0BDDD2AE" w14:textId="77777777" w:rsidR="009E6A34" w:rsidRPr="009E6A34" w:rsidRDefault="009E6A34" w:rsidP="009E6A34">
            <w:pPr>
              <w:spacing w:line="276" w:lineRule="auto"/>
              <w:rPr>
                <w:rFonts w:ascii="Cascadia Mono" w:hAnsi="Cascadia Mono" w:cs="Times New Roman"/>
                <w:noProof w:val="0"/>
                <w:color w:val="000000"/>
                <w:kern w:val="0"/>
                <w:sz w:val="24"/>
                <w:szCs w:val="24"/>
                <w:lang w:val="en-US"/>
              </w:rPr>
            </w:pPr>
            <w:r w:rsidRPr="009E6A34">
              <w:rPr>
                <w:rFonts w:ascii="Cascadia Mono" w:hAnsi="Cascadia Mono" w:cs="Times New Roman"/>
                <w:noProof w:val="0"/>
                <w:color w:val="000000"/>
                <w:kern w:val="0"/>
                <w:sz w:val="24"/>
                <w:szCs w:val="24"/>
                <w:lang w:val="en-US"/>
              </w:rPr>
              <w:t xml:space="preserve">        </w:t>
            </w:r>
            <w:proofErr w:type="spellStart"/>
            <w:proofErr w:type="gramStart"/>
            <w:r w:rsidRPr="009E6A34">
              <w:rPr>
                <w:rFonts w:ascii="Cascadia Mono" w:hAnsi="Cascadia Mono" w:cs="Times New Roman"/>
                <w:noProof w:val="0"/>
                <w:color w:val="000000"/>
                <w:kern w:val="0"/>
                <w:sz w:val="24"/>
                <w:szCs w:val="24"/>
                <w:lang w:val="en-US"/>
              </w:rPr>
              <w:t>loadData</w:t>
            </w:r>
            <w:proofErr w:type="spellEnd"/>
            <w:r w:rsidRPr="009E6A34">
              <w:rPr>
                <w:rFonts w:ascii="Cascadia Mono" w:hAnsi="Cascadia Mono" w:cs="Times New Roman"/>
                <w:noProof w:val="0"/>
                <w:color w:val="000000"/>
                <w:kern w:val="0"/>
                <w:sz w:val="24"/>
                <w:szCs w:val="24"/>
                <w:lang w:val="en-US"/>
              </w:rPr>
              <w:t>(</w:t>
            </w:r>
            <w:proofErr w:type="gramEnd"/>
            <w:r w:rsidRPr="009E6A34">
              <w:rPr>
                <w:rFonts w:ascii="Cascadia Mono" w:hAnsi="Cascadia Mono" w:cs="Times New Roman"/>
                <w:noProof w:val="0"/>
                <w:color w:val="000000"/>
                <w:kern w:val="0"/>
                <w:sz w:val="24"/>
                <w:szCs w:val="24"/>
                <w:lang w:val="en-US"/>
              </w:rPr>
              <w:t>);</w:t>
            </w:r>
          </w:p>
          <w:p w14:paraId="57E80539" w14:textId="77777777" w:rsidR="009E6A34" w:rsidRPr="009E6A34" w:rsidRDefault="009E6A34" w:rsidP="009E6A34">
            <w:pPr>
              <w:spacing w:line="276" w:lineRule="auto"/>
              <w:rPr>
                <w:rFonts w:ascii="Cascadia Mono" w:hAnsi="Cascadia Mono" w:cs="Times New Roman"/>
                <w:noProof w:val="0"/>
                <w:color w:val="000000"/>
                <w:kern w:val="0"/>
                <w:sz w:val="24"/>
                <w:szCs w:val="24"/>
                <w:lang w:val="en-US"/>
              </w:rPr>
            </w:pPr>
            <w:r w:rsidRPr="009E6A34">
              <w:rPr>
                <w:rFonts w:ascii="Cascadia Mono" w:hAnsi="Cascadia Mono" w:cs="Times New Roman"/>
                <w:noProof w:val="0"/>
                <w:color w:val="000000"/>
                <w:kern w:val="0"/>
                <w:sz w:val="24"/>
                <w:szCs w:val="24"/>
                <w:lang w:val="en-US"/>
              </w:rPr>
              <w:t xml:space="preserve">    }</w:t>
            </w:r>
          </w:p>
          <w:p w14:paraId="7B1D3565" w14:textId="77777777" w:rsidR="009E6A34" w:rsidRPr="009E6A34" w:rsidRDefault="009E6A34" w:rsidP="009E6A34">
            <w:pPr>
              <w:spacing w:line="276" w:lineRule="auto"/>
              <w:rPr>
                <w:rFonts w:ascii="Cascadia Mono" w:hAnsi="Cascadia Mono" w:cs="Times New Roman"/>
                <w:noProof w:val="0"/>
                <w:color w:val="000000"/>
                <w:kern w:val="0"/>
                <w:sz w:val="24"/>
                <w:szCs w:val="24"/>
                <w:lang w:val="en-US"/>
              </w:rPr>
            </w:pPr>
            <w:r w:rsidRPr="009E6A34">
              <w:rPr>
                <w:rFonts w:ascii="Cascadia Mono" w:hAnsi="Cascadia Mono" w:cs="Times New Roman"/>
                <w:noProof w:val="0"/>
                <w:color w:val="000000"/>
                <w:kern w:val="0"/>
                <w:sz w:val="24"/>
                <w:szCs w:val="24"/>
                <w:lang w:val="en-US"/>
              </w:rPr>
              <w:t>}</w:t>
            </w:r>
          </w:p>
          <w:p w14:paraId="2A964DCB" w14:textId="77777777" w:rsidR="009E6A34" w:rsidRPr="009E6A34" w:rsidRDefault="009E6A34" w:rsidP="009E6A34">
            <w:pPr>
              <w:spacing w:line="276" w:lineRule="auto"/>
              <w:rPr>
                <w:rFonts w:ascii="Cascadia Mono" w:hAnsi="Cascadia Mono" w:cs="Times New Roman"/>
                <w:noProof w:val="0"/>
                <w:color w:val="000000"/>
                <w:kern w:val="0"/>
                <w:sz w:val="24"/>
                <w:szCs w:val="24"/>
                <w:lang w:val="en-US"/>
              </w:rPr>
            </w:pPr>
            <w:r w:rsidRPr="009E6A34">
              <w:rPr>
                <w:rFonts w:ascii="Cascadia Mono" w:hAnsi="Cascadia Mono" w:cs="Times New Roman"/>
                <w:noProof w:val="0"/>
                <w:color w:val="000000"/>
                <w:kern w:val="0"/>
                <w:sz w:val="24"/>
                <w:szCs w:val="24"/>
                <w:lang w:val="en-US"/>
              </w:rPr>
              <w:t>catch (</w:t>
            </w:r>
            <w:proofErr w:type="spellStart"/>
            <w:r w:rsidRPr="009E6A34">
              <w:rPr>
                <w:rFonts w:ascii="Cascadia Mono" w:hAnsi="Cascadia Mono" w:cs="Times New Roman"/>
                <w:noProof w:val="0"/>
                <w:color w:val="000000"/>
                <w:kern w:val="0"/>
                <w:sz w:val="24"/>
                <w:szCs w:val="24"/>
                <w:lang w:val="en-US"/>
              </w:rPr>
              <w:t>SqlException</w:t>
            </w:r>
            <w:proofErr w:type="spellEnd"/>
            <w:r w:rsidRPr="009E6A34">
              <w:rPr>
                <w:rFonts w:ascii="Cascadia Mono" w:hAnsi="Cascadia Mono" w:cs="Times New Roman"/>
                <w:noProof w:val="0"/>
                <w:color w:val="000000"/>
                <w:kern w:val="0"/>
                <w:sz w:val="24"/>
                <w:szCs w:val="24"/>
                <w:lang w:val="en-US"/>
              </w:rPr>
              <w:t xml:space="preserve"> </w:t>
            </w:r>
            <w:proofErr w:type="spellStart"/>
            <w:r w:rsidRPr="009E6A34">
              <w:rPr>
                <w:rFonts w:ascii="Cascadia Mono" w:hAnsi="Cascadia Mono" w:cs="Times New Roman"/>
                <w:noProof w:val="0"/>
                <w:color w:val="000000"/>
                <w:kern w:val="0"/>
                <w:sz w:val="24"/>
                <w:szCs w:val="24"/>
                <w:lang w:val="en-US"/>
              </w:rPr>
              <w:t>sqlException</w:t>
            </w:r>
            <w:proofErr w:type="spellEnd"/>
            <w:r w:rsidRPr="009E6A34">
              <w:rPr>
                <w:rFonts w:ascii="Cascadia Mono" w:hAnsi="Cascadia Mono" w:cs="Times New Roman"/>
                <w:noProof w:val="0"/>
                <w:color w:val="000000"/>
                <w:kern w:val="0"/>
                <w:sz w:val="24"/>
                <w:szCs w:val="24"/>
                <w:lang w:val="en-US"/>
              </w:rPr>
              <w:t>)</w:t>
            </w:r>
          </w:p>
          <w:p w14:paraId="63332003" w14:textId="77777777" w:rsidR="009E6A34" w:rsidRPr="009E6A34" w:rsidRDefault="009E6A34" w:rsidP="009E6A34">
            <w:pPr>
              <w:spacing w:line="276" w:lineRule="auto"/>
              <w:rPr>
                <w:rFonts w:ascii="Cascadia Mono" w:hAnsi="Cascadia Mono" w:cs="Times New Roman"/>
                <w:noProof w:val="0"/>
                <w:color w:val="000000"/>
                <w:kern w:val="0"/>
                <w:sz w:val="24"/>
                <w:szCs w:val="24"/>
                <w:lang w:val="en-US"/>
              </w:rPr>
            </w:pPr>
            <w:r w:rsidRPr="009E6A34">
              <w:rPr>
                <w:rFonts w:ascii="Cascadia Mono" w:hAnsi="Cascadia Mono" w:cs="Times New Roman"/>
                <w:noProof w:val="0"/>
                <w:color w:val="000000"/>
                <w:kern w:val="0"/>
                <w:sz w:val="24"/>
                <w:szCs w:val="24"/>
                <w:lang w:val="en-US"/>
              </w:rPr>
              <w:t>{</w:t>
            </w:r>
          </w:p>
          <w:p w14:paraId="3B6006EE" w14:textId="77777777" w:rsidR="009E6A34" w:rsidRPr="009E6A34" w:rsidRDefault="009E6A34" w:rsidP="009E6A34">
            <w:pPr>
              <w:spacing w:line="276" w:lineRule="auto"/>
              <w:rPr>
                <w:rFonts w:ascii="Cascadia Mono" w:hAnsi="Cascadia Mono" w:cs="Times New Roman"/>
                <w:noProof w:val="0"/>
                <w:color w:val="000000"/>
                <w:kern w:val="0"/>
                <w:sz w:val="24"/>
                <w:szCs w:val="24"/>
                <w:lang w:val="en-US"/>
              </w:rPr>
            </w:pPr>
            <w:r w:rsidRPr="009E6A34">
              <w:rPr>
                <w:rFonts w:ascii="Cascadia Mono" w:hAnsi="Cascadia Mono" w:cs="Times New Roman"/>
                <w:noProof w:val="0"/>
                <w:color w:val="000000"/>
                <w:kern w:val="0"/>
                <w:sz w:val="24"/>
                <w:szCs w:val="24"/>
                <w:lang w:val="en-US"/>
              </w:rPr>
              <w:t xml:space="preserve">    </w:t>
            </w:r>
            <w:proofErr w:type="spellStart"/>
            <w:r w:rsidRPr="009E6A34">
              <w:rPr>
                <w:rFonts w:ascii="Cascadia Mono" w:hAnsi="Cascadia Mono" w:cs="Times New Roman"/>
                <w:noProof w:val="0"/>
                <w:color w:val="000000"/>
                <w:kern w:val="0"/>
                <w:sz w:val="24"/>
                <w:szCs w:val="24"/>
                <w:lang w:val="en-US"/>
              </w:rPr>
              <w:t>MessageBox.Show</w:t>
            </w:r>
            <w:proofErr w:type="spellEnd"/>
            <w:r w:rsidRPr="009E6A34">
              <w:rPr>
                <w:rFonts w:ascii="Cascadia Mono" w:hAnsi="Cascadia Mono" w:cs="Times New Roman"/>
                <w:noProof w:val="0"/>
                <w:color w:val="000000"/>
                <w:kern w:val="0"/>
                <w:sz w:val="24"/>
                <w:szCs w:val="24"/>
                <w:lang w:val="en-US"/>
              </w:rPr>
              <w:t>(</w:t>
            </w:r>
            <w:proofErr w:type="spellStart"/>
            <w:r w:rsidRPr="009E6A34">
              <w:rPr>
                <w:rFonts w:ascii="Cascadia Mono" w:hAnsi="Cascadia Mono" w:cs="Times New Roman"/>
                <w:noProof w:val="0"/>
                <w:color w:val="000000"/>
                <w:kern w:val="0"/>
                <w:sz w:val="24"/>
                <w:szCs w:val="24"/>
                <w:lang w:val="en-US"/>
              </w:rPr>
              <w:t>sqlException.Message</w:t>
            </w:r>
            <w:proofErr w:type="spellEnd"/>
            <w:r w:rsidRPr="009E6A34">
              <w:rPr>
                <w:rFonts w:ascii="Cascadia Mono" w:hAnsi="Cascadia Mono" w:cs="Times New Roman"/>
                <w:noProof w:val="0"/>
                <w:color w:val="000000"/>
                <w:kern w:val="0"/>
                <w:sz w:val="24"/>
                <w:szCs w:val="24"/>
                <w:lang w:val="en-US"/>
              </w:rPr>
              <w:t xml:space="preserve">, "Báo </w:t>
            </w:r>
            <w:proofErr w:type="spellStart"/>
            <w:r w:rsidRPr="009E6A34">
              <w:rPr>
                <w:rFonts w:ascii="Cascadia Mono" w:hAnsi="Cascadia Mono" w:cs="Times New Roman"/>
                <w:noProof w:val="0"/>
                <w:color w:val="000000"/>
                <w:kern w:val="0"/>
                <w:sz w:val="24"/>
                <w:szCs w:val="24"/>
                <w:lang w:val="en-US"/>
              </w:rPr>
              <w:t>lỗi</w:t>
            </w:r>
            <w:proofErr w:type="spellEnd"/>
            <w:r w:rsidRPr="009E6A34">
              <w:rPr>
                <w:rFonts w:ascii="Cascadia Mono" w:hAnsi="Cascadia Mono" w:cs="Times New Roman"/>
                <w:noProof w:val="0"/>
                <w:color w:val="000000"/>
                <w:kern w:val="0"/>
                <w:sz w:val="24"/>
                <w:szCs w:val="24"/>
                <w:lang w:val="en-US"/>
              </w:rPr>
              <w:t>!"</w:t>
            </w:r>
            <w:proofErr w:type="gramStart"/>
            <w:r w:rsidRPr="009E6A34">
              <w:rPr>
                <w:rFonts w:ascii="Cascadia Mono" w:hAnsi="Cascadia Mono" w:cs="Times New Roman"/>
                <w:noProof w:val="0"/>
                <w:color w:val="000000"/>
                <w:kern w:val="0"/>
                <w:sz w:val="24"/>
                <w:szCs w:val="24"/>
                <w:lang w:val="en-US"/>
              </w:rPr>
              <w:t>);</w:t>
            </w:r>
            <w:proofErr w:type="gramEnd"/>
          </w:p>
          <w:p w14:paraId="31DC31BD" w14:textId="6DF6AB41" w:rsidR="00CA5F20" w:rsidRPr="00CA5F20" w:rsidRDefault="009E6A34" w:rsidP="009E6A34">
            <w:pPr>
              <w:spacing w:line="276" w:lineRule="auto"/>
              <w:rPr>
                <w:rFonts w:ascii="Cascadia Mono" w:hAnsi="Cascadia Mono" w:cs="Times New Roman"/>
                <w:noProof w:val="0"/>
                <w:color w:val="000000"/>
                <w:kern w:val="0"/>
                <w:sz w:val="24"/>
                <w:szCs w:val="24"/>
                <w:lang w:val="en-US"/>
              </w:rPr>
            </w:pPr>
            <w:r w:rsidRPr="009E6A34">
              <w:rPr>
                <w:rFonts w:ascii="Cascadia Mono" w:hAnsi="Cascadia Mono" w:cs="Times New Roman"/>
                <w:noProof w:val="0"/>
                <w:color w:val="000000"/>
                <w:kern w:val="0"/>
                <w:sz w:val="24"/>
                <w:szCs w:val="24"/>
                <w:lang w:val="en-US"/>
              </w:rPr>
              <w:t>}</w:t>
            </w:r>
          </w:p>
        </w:tc>
      </w:tr>
    </w:tbl>
    <w:p w14:paraId="7B49A955" w14:textId="77777777" w:rsidR="007875F7" w:rsidRPr="007875F7" w:rsidRDefault="007875F7" w:rsidP="007875F7">
      <w:pPr>
        <w:spacing w:after="0"/>
        <w:ind w:left="720"/>
        <w:rPr>
          <w:rFonts w:ascii="Times New Roman" w:hAnsi="Times New Roman" w:cs="Times New Roman"/>
          <w:b/>
          <w:bCs/>
          <w:sz w:val="28"/>
          <w:szCs w:val="28"/>
          <w:lang w:val="en-US"/>
        </w:rPr>
      </w:pPr>
    </w:p>
    <w:p w14:paraId="5332DBB9" w14:textId="77777777" w:rsidR="007875F7" w:rsidRDefault="007875F7" w:rsidP="007875F7">
      <w:pPr>
        <w:pStyle w:val="ListParagraph"/>
        <w:numPr>
          <w:ilvl w:val="0"/>
          <w:numId w:val="28"/>
        </w:numPr>
        <w:spacing w:after="0"/>
        <w:rPr>
          <w:rFonts w:ascii="Times New Roman" w:hAnsi="Times New Roman" w:cs="Times New Roman"/>
          <w:b/>
          <w:bCs/>
          <w:sz w:val="28"/>
          <w:szCs w:val="28"/>
          <w:lang w:val="en-US"/>
        </w:rPr>
      </w:pPr>
      <w:r w:rsidRPr="007875F7">
        <w:rPr>
          <w:rFonts w:ascii="Times New Roman" w:hAnsi="Times New Roman" w:cs="Times New Roman"/>
          <w:b/>
          <w:bCs/>
          <w:sz w:val="28"/>
          <w:szCs w:val="28"/>
          <w:lang w:val="en-US"/>
        </w:rPr>
        <w:t>Procedure Xóa Đơn nhập hàng</w:t>
      </w:r>
    </w:p>
    <w:tbl>
      <w:tblPr>
        <w:tblStyle w:val="TableGrid"/>
        <w:tblW w:w="0" w:type="auto"/>
        <w:tblInd w:w="720" w:type="dxa"/>
        <w:tblLook w:val="04A0" w:firstRow="1" w:lastRow="0" w:firstColumn="1" w:lastColumn="0" w:noHBand="0" w:noVBand="1"/>
      </w:tblPr>
      <w:tblGrid>
        <w:gridCol w:w="8296"/>
      </w:tblGrid>
      <w:tr w:rsidR="00D55F64" w14:paraId="02D6286F" w14:textId="77777777" w:rsidTr="0053730A">
        <w:tc>
          <w:tcPr>
            <w:tcW w:w="8296" w:type="dxa"/>
          </w:tcPr>
          <w:p w14:paraId="544E62CE" w14:textId="77777777" w:rsidR="00D55F64" w:rsidRPr="00D55F64" w:rsidRDefault="00D55F64" w:rsidP="00D55F64">
            <w:pPr>
              <w:autoSpaceDE w:val="0"/>
              <w:autoSpaceDN w:val="0"/>
              <w:adjustRightInd w:val="0"/>
              <w:spacing w:line="276" w:lineRule="auto"/>
              <w:rPr>
                <w:rFonts w:ascii="Consolas" w:hAnsi="Consolas" w:cs="Times New Roman"/>
                <w:noProof w:val="0"/>
                <w:color w:val="000000"/>
                <w:kern w:val="0"/>
                <w:sz w:val="24"/>
                <w:szCs w:val="24"/>
                <w:lang w:val="en-US"/>
              </w:rPr>
            </w:pPr>
            <w:r w:rsidRPr="00D55F64">
              <w:rPr>
                <w:rFonts w:ascii="Consolas" w:hAnsi="Consolas" w:cs="Times New Roman"/>
                <w:noProof w:val="0"/>
                <w:color w:val="0000FF"/>
                <w:kern w:val="0"/>
                <w:sz w:val="24"/>
                <w:szCs w:val="24"/>
                <w:lang w:val="en-US"/>
              </w:rPr>
              <w:t>CREATE</w:t>
            </w:r>
            <w:r w:rsidRPr="00D55F64">
              <w:rPr>
                <w:rFonts w:ascii="Consolas" w:hAnsi="Consolas" w:cs="Times New Roman"/>
                <w:noProof w:val="0"/>
                <w:color w:val="000000"/>
                <w:kern w:val="0"/>
                <w:sz w:val="24"/>
                <w:szCs w:val="24"/>
                <w:lang w:val="en-US"/>
              </w:rPr>
              <w:t xml:space="preserve"> </w:t>
            </w:r>
            <w:r w:rsidRPr="00D55F64">
              <w:rPr>
                <w:rFonts w:ascii="Consolas" w:hAnsi="Consolas" w:cs="Times New Roman"/>
                <w:noProof w:val="0"/>
                <w:color w:val="0000FF"/>
                <w:kern w:val="0"/>
                <w:sz w:val="24"/>
                <w:szCs w:val="24"/>
                <w:lang w:val="en-US"/>
              </w:rPr>
              <w:t>PROC</w:t>
            </w:r>
            <w:r w:rsidRPr="00D55F64">
              <w:rPr>
                <w:rFonts w:ascii="Consolas" w:hAnsi="Consolas" w:cs="Times New Roman"/>
                <w:noProof w:val="0"/>
                <w:color w:val="000000"/>
                <w:kern w:val="0"/>
                <w:sz w:val="24"/>
                <w:szCs w:val="24"/>
                <w:lang w:val="en-US"/>
              </w:rPr>
              <w:t xml:space="preserve"> </w:t>
            </w:r>
            <w:proofErr w:type="spellStart"/>
            <w:proofErr w:type="gramStart"/>
            <w:r w:rsidRPr="00D55F64">
              <w:rPr>
                <w:rFonts w:ascii="Consolas" w:hAnsi="Consolas" w:cs="Times New Roman"/>
                <w:noProof w:val="0"/>
                <w:color w:val="000000"/>
                <w:kern w:val="0"/>
                <w:sz w:val="24"/>
                <w:szCs w:val="24"/>
                <w:lang w:val="en-US"/>
              </w:rPr>
              <w:t>deleteReceiptNote</w:t>
            </w:r>
            <w:proofErr w:type="spellEnd"/>
            <w:proofErr w:type="gramEnd"/>
          </w:p>
          <w:p w14:paraId="5E316E2C" w14:textId="77777777" w:rsidR="00D55F64" w:rsidRPr="00D55F64" w:rsidRDefault="00D55F64" w:rsidP="00D55F64">
            <w:pPr>
              <w:autoSpaceDE w:val="0"/>
              <w:autoSpaceDN w:val="0"/>
              <w:adjustRightInd w:val="0"/>
              <w:spacing w:line="276" w:lineRule="auto"/>
              <w:rPr>
                <w:rFonts w:ascii="Consolas" w:hAnsi="Consolas" w:cs="Times New Roman"/>
                <w:noProof w:val="0"/>
                <w:color w:val="000000"/>
                <w:kern w:val="0"/>
                <w:sz w:val="24"/>
                <w:szCs w:val="24"/>
                <w:lang w:val="en-US"/>
              </w:rPr>
            </w:pPr>
            <w:r w:rsidRPr="00D55F64">
              <w:rPr>
                <w:rFonts w:ascii="Consolas" w:hAnsi="Consolas" w:cs="Times New Roman"/>
                <w:noProof w:val="0"/>
                <w:color w:val="000000"/>
                <w:kern w:val="0"/>
                <w:sz w:val="24"/>
                <w:szCs w:val="24"/>
                <w:lang w:val="en-US"/>
              </w:rPr>
              <w:tab/>
              <w:t xml:space="preserve">@id </w:t>
            </w:r>
            <w:proofErr w:type="gramStart"/>
            <w:r w:rsidRPr="00D55F64">
              <w:rPr>
                <w:rFonts w:ascii="Consolas" w:hAnsi="Consolas" w:cs="Times New Roman"/>
                <w:noProof w:val="0"/>
                <w:color w:val="0000FF"/>
                <w:kern w:val="0"/>
                <w:sz w:val="24"/>
                <w:szCs w:val="24"/>
                <w:lang w:val="en-US"/>
              </w:rPr>
              <w:t>VARCHAR</w:t>
            </w:r>
            <w:r w:rsidRPr="00D55F64">
              <w:rPr>
                <w:rFonts w:ascii="Consolas" w:hAnsi="Consolas" w:cs="Times New Roman"/>
                <w:noProof w:val="0"/>
                <w:color w:val="808080"/>
                <w:kern w:val="0"/>
                <w:sz w:val="24"/>
                <w:szCs w:val="24"/>
                <w:lang w:val="en-US"/>
              </w:rPr>
              <w:t>(</w:t>
            </w:r>
            <w:proofErr w:type="gramEnd"/>
            <w:r w:rsidRPr="00D55F64">
              <w:rPr>
                <w:rFonts w:ascii="Consolas" w:hAnsi="Consolas" w:cs="Times New Roman"/>
                <w:noProof w:val="0"/>
                <w:color w:val="000000"/>
                <w:kern w:val="0"/>
                <w:sz w:val="24"/>
                <w:szCs w:val="24"/>
                <w:lang w:val="en-US"/>
              </w:rPr>
              <w:t>7</w:t>
            </w:r>
            <w:r w:rsidRPr="00D55F64">
              <w:rPr>
                <w:rFonts w:ascii="Consolas" w:hAnsi="Consolas" w:cs="Times New Roman"/>
                <w:noProof w:val="0"/>
                <w:color w:val="808080"/>
                <w:kern w:val="0"/>
                <w:sz w:val="24"/>
                <w:szCs w:val="24"/>
                <w:lang w:val="en-US"/>
              </w:rPr>
              <w:t>)</w:t>
            </w:r>
          </w:p>
          <w:p w14:paraId="295C790F" w14:textId="77777777" w:rsidR="00D55F64" w:rsidRPr="00D55F64" w:rsidRDefault="00D55F64" w:rsidP="00D55F64">
            <w:pPr>
              <w:autoSpaceDE w:val="0"/>
              <w:autoSpaceDN w:val="0"/>
              <w:adjustRightInd w:val="0"/>
              <w:spacing w:line="276" w:lineRule="auto"/>
              <w:rPr>
                <w:rFonts w:ascii="Consolas" w:hAnsi="Consolas" w:cs="Times New Roman"/>
                <w:noProof w:val="0"/>
                <w:color w:val="000000"/>
                <w:kern w:val="0"/>
                <w:sz w:val="24"/>
                <w:szCs w:val="24"/>
                <w:lang w:val="en-US"/>
              </w:rPr>
            </w:pPr>
            <w:r w:rsidRPr="00D55F64">
              <w:rPr>
                <w:rFonts w:ascii="Consolas" w:hAnsi="Consolas" w:cs="Times New Roman"/>
                <w:noProof w:val="0"/>
                <w:color w:val="0000FF"/>
                <w:kern w:val="0"/>
                <w:sz w:val="24"/>
                <w:szCs w:val="24"/>
                <w:lang w:val="en-US"/>
              </w:rPr>
              <w:t>AS</w:t>
            </w:r>
          </w:p>
          <w:p w14:paraId="5B9CFD94" w14:textId="77777777" w:rsidR="00D55F64" w:rsidRPr="00D55F64" w:rsidRDefault="00D55F64" w:rsidP="00D55F64">
            <w:pPr>
              <w:autoSpaceDE w:val="0"/>
              <w:autoSpaceDN w:val="0"/>
              <w:adjustRightInd w:val="0"/>
              <w:spacing w:line="276" w:lineRule="auto"/>
              <w:rPr>
                <w:rFonts w:ascii="Consolas" w:hAnsi="Consolas" w:cs="Times New Roman"/>
                <w:noProof w:val="0"/>
                <w:color w:val="000000"/>
                <w:kern w:val="0"/>
                <w:sz w:val="24"/>
                <w:szCs w:val="24"/>
                <w:lang w:val="en-US"/>
              </w:rPr>
            </w:pPr>
            <w:r w:rsidRPr="00D55F64">
              <w:rPr>
                <w:rFonts w:ascii="Consolas" w:hAnsi="Consolas" w:cs="Times New Roman"/>
                <w:noProof w:val="0"/>
                <w:color w:val="0000FF"/>
                <w:kern w:val="0"/>
                <w:sz w:val="24"/>
                <w:szCs w:val="24"/>
                <w:lang w:val="en-US"/>
              </w:rPr>
              <w:t>BEGIN</w:t>
            </w:r>
          </w:p>
          <w:p w14:paraId="30B8FB65" w14:textId="77777777" w:rsidR="00D55F64" w:rsidRPr="00D55F64" w:rsidRDefault="00D55F64" w:rsidP="00D55F64">
            <w:pPr>
              <w:autoSpaceDE w:val="0"/>
              <w:autoSpaceDN w:val="0"/>
              <w:adjustRightInd w:val="0"/>
              <w:spacing w:line="276" w:lineRule="auto"/>
              <w:rPr>
                <w:rFonts w:ascii="Consolas" w:hAnsi="Consolas" w:cs="Times New Roman"/>
                <w:noProof w:val="0"/>
                <w:color w:val="000000"/>
                <w:kern w:val="0"/>
                <w:sz w:val="24"/>
                <w:szCs w:val="24"/>
                <w:lang w:val="en-US"/>
              </w:rPr>
            </w:pPr>
            <w:r w:rsidRPr="00D55F64">
              <w:rPr>
                <w:rFonts w:ascii="Consolas" w:hAnsi="Consolas" w:cs="Times New Roman"/>
                <w:noProof w:val="0"/>
                <w:color w:val="000000"/>
                <w:kern w:val="0"/>
                <w:sz w:val="24"/>
                <w:szCs w:val="24"/>
                <w:lang w:val="en-US"/>
              </w:rPr>
              <w:tab/>
            </w:r>
            <w:r w:rsidRPr="00D55F64">
              <w:rPr>
                <w:rFonts w:ascii="Consolas" w:hAnsi="Consolas" w:cs="Times New Roman"/>
                <w:noProof w:val="0"/>
                <w:color w:val="0000FF"/>
                <w:kern w:val="0"/>
                <w:sz w:val="24"/>
                <w:szCs w:val="24"/>
                <w:lang w:val="en-US"/>
              </w:rPr>
              <w:t xml:space="preserve">IF </w:t>
            </w:r>
            <w:r w:rsidRPr="00D55F64">
              <w:rPr>
                <w:rFonts w:ascii="Consolas" w:hAnsi="Consolas" w:cs="Times New Roman"/>
                <w:noProof w:val="0"/>
                <w:color w:val="808080"/>
                <w:kern w:val="0"/>
                <w:sz w:val="24"/>
                <w:szCs w:val="24"/>
                <w:lang w:val="en-US"/>
              </w:rPr>
              <w:t>(</w:t>
            </w:r>
            <w:r w:rsidRPr="00D55F64">
              <w:rPr>
                <w:rFonts w:ascii="Consolas" w:hAnsi="Consolas" w:cs="Times New Roman"/>
                <w:noProof w:val="0"/>
                <w:color w:val="000000"/>
                <w:kern w:val="0"/>
                <w:sz w:val="24"/>
                <w:szCs w:val="24"/>
                <w:lang w:val="en-US"/>
              </w:rPr>
              <w:t xml:space="preserve">@id </w:t>
            </w:r>
            <w:r w:rsidRPr="00D55F64">
              <w:rPr>
                <w:rFonts w:ascii="Consolas" w:hAnsi="Consolas" w:cs="Times New Roman"/>
                <w:noProof w:val="0"/>
                <w:color w:val="808080"/>
                <w:kern w:val="0"/>
                <w:sz w:val="24"/>
                <w:szCs w:val="24"/>
                <w:lang w:val="en-US"/>
              </w:rPr>
              <w:t>=</w:t>
            </w:r>
            <w:r w:rsidRPr="00D55F64">
              <w:rPr>
                <w:rFonts w:ascii="Consolas" w:hAnsi="Consolas" w:cs="Times New Roman"/>
                <w:noProof w:val="0"/>
                <w:color w:val="000000"/>
                <w:kern w:val="0"/>
                <w:sz w:val="24"/>
                <w:szCs w:val="24"/>
                <w:lang w:val="en-US"/>
              </w:rPr>
              <w:t xml:space="preserve"> </w:t>
            </w:r>
            <w:r w:rsidRPr="00D55F64">
              <w:rPr>
                <w:rFonts w:ascii="Consolas" w:hAnsi="Consolas" w:cs="Times New Roman"/>
                <w:noProof w:val="0"/>
                <w:color w:val="FF0000"/>
                <w:kern w:val="0"/>
                <w:sz w:val="24"/>
                <w:szCs w:val="24"/>
                <w:lang w:val="en-US"/>
              </w:rPr>
              <w:t>''</w:t>
            </w:r>
            <w:r w:rsidRPr="00D55F64">
              <w:rPr>
                <w:rFonts w:ascii="Consolas" w:hAnsi="Consolas" w:cs="Times New Roman"/>
                <w:noProof w:val="0"/>
                <w:color w:val="808080"/>
                <w:kern w:val="0"/>
                <w:sz w:val="24"/>
                <w:szCs w:val="24"/>
                <w:lang w:val="en-US"/>
              </w:rPr>
              <w:t>)</w:t>
            </w:r>
          </w:p>
          <w:p w14:paraId="4391295C" w14:textId="77777777" w:rsidR="00D55F64" w:rsidRPr="00D55F64" w:rsidRDefault="00D55F64" w:rsidP="00D55F64">
            <w:pPr>
              <w:autoSpaceDE w:val="0"/>
              <w:autoSpaceDN w:val="0"/>
              <w:adjustRightInd w:val="0"/>
              <w:spacing w:line="276" w:lineRule="auto"/>
              <w:rPr>
                <w:rFonts w:ascii="Consolas" w:hAnsi="Consolas" w:cs="Times New Roman"/>
                <w:noProof w:val="0"/>
                <w:color w:val="000000"/>
                <w:kern w:val="0"/>
                <w:sz w:val="24"/>
                <w:szCs w:val="24"/>
                <w:lang w:val="en-US"/>
              </w:rPr>
            </w:pPr>
            <w:r w:rsidRPr="00D55F64">
              <w:rPr>
                <w:rFonts w:ascii="Consolas" w:hAnsi="Consolas" w:cs="Times New Roman"/>
                <w:noProof w:val="0"/>
                <w:color w:val="000000"/>
                <w:kern w:val="0"/>
                <w:sz w:val="24"/>
                <w:szCs w:val="24"/>
                <w:lang w:val="en-US"/>
              </w:rPr>
              <w:tab/>
            </w:r>
            <w:r w:rsidRPr="00D55F64">
              <w:rPr>
                <w:rFonts w:ascii="Consolas" w:hAnsi="Consolas" w:cs="Times New Roman"/>
                <w:noProof w:val="0"/>
                <w:color w:val="000000"/>
                <w:kern w:val="0"/>
                <w:sz w:val="24"/>
                <w:szCs w:val="24"/>
                <w:lang w:val="en-US"/>
              </w:rPr>
              <w:tab/>
            </w:r>
            <w:r w:rsidRPr="00D55F64">
              <w:rPr>
                <w:rFonts w:ascii="Consolas" w:hAnsi="Consolas" w:cs="Times New Roman"/>
                <w:noProof w:val="0"/>
                <w:color w:val="0000FF"/>
                <w:kern w:val="0"/>
                <w:sz w:val="24"/>
                <w:szCs w:val="24"/>
                <w:lang w:val="en-US"/>
              </w:rPr>
              <w:t>THROW</w:t>
            </w:r>
            <w:r w:rsidRPr="00D55F64">
              <w:rPr>
                <w:rFonts w:ascii="Consolas" w:hAnsi="Consolas" w:cs="Times New Roman"/>
                <w:noProof w:val="0"/>
                <w:color w:val="000000"/>
                <w:kern w:val="0"/>
                <w:sz w:val="24"/>
                <w:szCs w:val="24"/>
                <w:lang w:val="en-US"/>
              </w:rPr>
              <w:t xml:space="preserve"> 50000</w:t>
            </w:r>
            <w:r w:rsidRPr="00D55F64">
              <w:rPr>
                <w:rFonts w:ascii="Consolas" w:hAnsi="Consolas" w:cs="Times New Roman"/>
                <w:noProof w:val="0"/>
                <w:color w:val="808080"/>
                <w:kern w:val="0"/>
                <w:sz w:val="24"/>
                <w:szCs w:val="24"/>
                <w:lang w:val="en-US"/>
              </w:rPr>
              <w:t>,</w:t>
            </w:r>
            <w:r w:rsidRPr="00D55F64">
              <w:rPr>
                <w:rFonts w:ascii="Consolas" w:hAnsi="Consolas" w:cs="Times New Roman"/>
                <w:noProof w:val="0"/>
                <w:color w:val="000000"/>
                <w:kern w:val="0"/>
                <w:sz w:val="24"/>
                <w:szCs w:val="24"/>
                <w:lang w:val="en-US"/>
              </w:rPr>
              <w:t xml:space="preserve"> </w:t>
            </w:r>
            <w:proofErr w:type="spellStart"/>
            <w:r w:rsidRPr="00D55F64">
              <w:rPr>
                <w:rFonts w:ascii="Consolas" w:hAnsi="Consolas" w:cs="Times New Roman"/>
                <w:noProof w:val="0"/>
                <w:color w:val="FF0000"/>
                <w:kern w:val="0"/>
                <w:sz w:val="24"/>
                <w:szCs w:val="24"/>
                <w:lang w:val="en-US"/>
              </w:rPr>
              <w:t>N'Vui</w:t>
            </w:r>
            <w:proofErr w:type="spellEnd"/>
            <w:r w:rsidRPr="00D55F64">
              <w:rPr>
                <w:rFonts w:ascii="Consolas" w:hAnsi="Consolas" w:cs="Times New Roman"/>
                <w:noProof w:val="0"/>
                <w:color w:val="FF0000"/>
                <w:kern w:val="0"/>
                <w:sz w:val="24"/>
                <w:szCs w:val="24"/>
                <w:lang w:val="en-US"/>
              </w:rPr>
              <w:t xml:space="preserve"> </w:t>
            </w:r>
            <w:proofErr w:type="spellStart"/>
            <w:r w:rsidRPr="00D55F64">
              <w:rPr>
                <w:rFonts w:ascii="Consolas" w:hAnsi="Consolas" w:cs="Times New Roman"/>
                <w:noProof w:val="0"/>
                <w:color w:val="FF0000"/>
                <w:kern w:val="0"/>
                <w:sz w:val="24"/>
                <w:szCs w:val="24"/>
                <w:lang w:val="en-US"/>
              </w:rPr>
              <w:t>lòng</w:t>
            </w:r>
            <w:proofErr w:type="spellEnd"/>
            <w:r w:rsidRPr="00D55F64">
              <w:rPr>
                <w:rFonts w:ascii="Consolas" w:hAnsi="Consolas" w:cs="Times New Roman"/>
                <w:noProof w:val="0"/>
                <w:color w:val="FF0000"/>
                <w:kern w:val="0"/>
                <w:sz w:val="24"/>
                <w:szCs w:val="24"/>
                <w:lang w:val="en-US"/>
              </w:rPr>
              <w:t xml:space="preserve"> </w:t>
            </w:r>
            <w:proofErr w:type="spellStart"/>
            <w:r w:rsidRPr="00D55F64">
              <w:rPr>
                <w:rFonts w:ascii="Consolas" w:hAnsi="Consolas" w:cs="Times New Roman"/>
                <w:noProof w:val="0"/>
                <w:color w:val="FF0000"/>
                <w:kern w:val="0"/>
                <w:sz w:val="24"/>
                <w:szCs w:val="24"/>
                <w:lang w:val="en-US"/>
              </w:rPr>
              <w:t>chọn</w:t>
            </w:r>
            <w:proofErr w:type="spellEnd"/>
            <w:r w:rsidRPr="00D55F64">
              <w:rPr>
                <w:rFonts w:ascii="Consolas" w:hAnsi="Consolas" w:cs="Times New Roman"/>
                <w:noProof w:val="0"/>
                <w:color w:val="FF0000"/>
                <w:kern w:val="0"/>
                <w:sz w:val="24"/>
                <w:szCs w:val="24"/>
                <w:lang w:val="en-US"/>
              </w:rPr>
              <w:t xml:space="preserve"> </w:t>
            </w:r>
            <w:proofErr w:type="spellStart"/>
            <w:r w:rsidRPr="00D55F64">
              <w:rPr>
                <w:rFonts w:ascii="Consolas" w:hAnsi="Consolas" w:cs="Times New Roman"/>
                <w:noProof w:val="0"/>
                <w:color w:val="FF0000"/>
                <w:kern w:val="0"/>
                <w:sz w:val="24"/>
                <w:szCs w:val="24"/>
                <w:lang w:val="en-US"/>
              </w:rPr>
              <w:t>đơn</w:t>
            </w:r>
            <w:proofErr w:type="spellEnd"/>
            <w:r w:rsidRPr="00D55F64">
              <w:rPr>
                <w:rFonts w:ascii="Consolas" w:hAnsi="Consolas" w:cs="Times New Roman"/>
                <w:noProof w:val="0"/>
                <w:color w:val="FF0000"/>
                <w:kern w:val="0"/>
                <w:sz w:val="24"/>
                <w:szCs w:val="24"/>
                <w:lang w:val="en-US"/>
              </w:rPr>
              <w:t xml:space="preserve"> </w:t>
            </w:r>
            <w:proofErr w:type="spellStart"/>
            <w:r w:rsidRPr="00D55F64">
              <w:rPr>
                <w:rFonts w:ascii="Consolas" w:hAnsi="Consolas" w:cs="Times New Roman"/>
                <w:noProof w:val="0"/>
                <w:color w:val="FF0000"/>
                <w:kern w:val="0"/>
                <w:sz w:val="24"/>
                <w:szCs w:val="24"/>
                <w:lang w:val="en-US"/>
              </w:rPr>
              <w:t>nhập</w:t>
            </w:r>
            <w:proofErr w:type="spellEnd"/>
            <w:r w:rsidRPr="00D55F64">
              <w:rPr>
                <w:rFonts w:ascii="Consolas" w:hAnsi="Consolas" w:cs="Times New Roman"/>
                <w:noProof w:val="0"/>
                <w:color w:val="FF0000"/>
                <w:kern w:val="0"/>
                <w:sz w:val="24"/>
                <w:szCs w:val="24"/>
                <w:lang w:val="en-US"/>
              </w:rPr>
              <w:t xml:space="preserve"> </w:t>
            </w:r>
            <w:proofErr w:type="spellStart"/>
            <w:r w:rsidRPr="00D55F64">
              <w:rPr>
                <w:rFonts w:ascii="Consolas" w:hAnsi="Consolas" w:cs="Times New Roman"/>
                <w:noProof w:val="0"/>
                <w:color w:val="FF0000"/>
                <w:kern w:val="0"/>
                <w:sz w:val="24"/>
                <w:szCs w:val="24"/>
                <w:lang w:val="en-US"/>
              </w:rPr>
              <w:t>hàng</w:t>
            </w:r>
            <w:proofErr w:type="spellEnd"/>
            <w:r w:rsidRPr="00D55F64">
              <w:rPr>
                <w:rFonts w:ascii="Consolas" w:hAnsi="Consolas" w:cs="Times New Roman"/>
                <w:noProof w:val="0"/>
                <w:color w:val="FF0000"/>
                <w:kern w:val="0"/>
                <w:sz w:val="24"/>
                <w:szCs w:val="24"/>
                <w:lang w:val="en-US"/>
              </w:rPr>
              <w:t xml:space="preserve"> </w:t>
            </w:r>
            <w:proofErr w:type="spellStart"/>
            <w:r w:rsidRPr="00D55F64">
              <w:rPr>
                <w:rFonts w:ascii="Consolas" w:hAnsi="Consolas" w:cs="Times New Roman"/>
                <w:noProof w:val="0"/>
                <w:color w:val="FF0000"/>
                <w:kern w:val="0"/>
                <w:sz w:val="24"/>
                <w:szCs w:val="24"/>
                <w:lang w:val="en-US"/>
              </w:rPr>
              <w:t>cần</w:t>
            </w:r>
            <w:proofErr w:type="spellEnd"/>
            <w:r w:rsidRPr="00D55F64">
              <w:rPr>
                <w:rFonts w:ascii="Consolas" w:hAnsi="Consolas" w:cs="Times New Roman"/>
                <w:noProof w:val="0"/>
                <w:color w:val="FF0000"/>
                <w:kern w:val="0"/>
                <w:sz w:val="24"/>
                <w:szCs w:val="24"/>
                <w:lang w:val="en-US"/>
              </w:rPr>
              <w:t xml:space="preserve"> </w:t>
            </w:r>
            <w:proofErr w:type="spellStart"/>
            <w:r w:rsidRPr="00D55F64">
              <w:rPr>
                <w:rFonts w:ascii="Consolas" w:hAnsi="Consolas" w:cs="Times New Roman"/>
                <w:noProof w:val="0"/>
                <w:color w:val="FF0000"/>
                <w:kern w:val="0"/>
                <w:sz w:val="24"/>
                <w:szCs w:val="24"/>
                <w:lang w:val="en-US"/>
              </w:rPr>
              <w:t>xóa</w:t>
            </w:r>
            <w:proofErr w:type="spellEnd"/>
            <w:r w:rsidRPr="00D55F64">
              <w:rPr>
                <w:rFonts w:ascii="Consolas" w:hAnsi="Consolas" w:cs="Times New Roman"/>
                <w:noProof w:val="0"/>
                <w:color w:val="FF0000"/>
                <w:kern w:val="0"/>
                <w:sz w:val="24"/>
                <w:szCs w:val="24"/>
                <w:lang w:val="en-US"/>
              </w:rPr>
              <w:t xml:space="preserve"> </w:t>
            </w:r>
            <w:proofErr w:type="spellStart"/>
            <w:r w:rsidRPr="00D55F64">
              <w:rPr>
                <w:rFonts w:ascii="Consolas" w:hAnsi="Consolas" w:cs="Times New Roman"/>
                <w:noProof w:val="0"/>
                <w:color w:val="FF0000"/>
                <w:kern w:val="0"/>
                <w:sz w:val="24"/>
                <w:szCs w:val="24"/>
                <w:lang w:val="en-US"/>
              </w:rPr>
              <w:t>trong</w:t>
            </w:r>
            <w:proofErr w:type="spellEnd"/>
            <w:r w:rsidRPr="00D55F64">
              <w:rPr>
                <w:rFonts w:ascii="Consolas" w:hAnsi="Consolas" w:cs="Times New Roman"/>
                <w:noProof w:val="0"/>
                <w:color w:val="FF0000"/>
                <w:kern w:val="0"/>
                <w:sz w:val="24"/>
                <w:szCs w:val="24"/>
                <w:lang w:val="en-US"/>
              </w:rPr>
              <w:t xml:space="preserve"> </w:t>
            </w:r>
            <w:proofErr w:type="spellStart"/>
            <w:r w:rsidRPr="00D55F64">
              <w:rPr>
                <w:rFonts w:ascii="Consolas" w:hAnsi="Consolas" w:cs="Times New Roman"/>
                <w:noProof w:val="0"/>
                <w:color w:val="FF0000"/>
                <w:kern w:val="0"/>
                <w:sz w:val="24"/>
                <w:szCs w:val="24"/>
                <w:lang w:val="en-US"/>
              </w:rPr>
              <w:t>bảng</w:t>
            </w:r>
            <w:proofErr w:type="spellEnd"/>
            <w:r w:rsidRPr="00D55F64">
              <w:rPr>
                <w:rFonts w:ascii="Consolas" w:hAnsi="Consolas" w:cs="Times New Roman"/>
                <w:noProof w:val="0"/>
                <w:color w:val="FF0000"/>
                <w:kern w:val="0"/>
                <w:sz w:val="24"/>
                <w:szCs w:val="24"/>
                <w:lang w:val="en-US"/>
              </w:rPr>
              <w:t xml:space="preserve"> </w:t>
            </w:r>
            <w:proofErr w:type="spellStart"/>
            <w:r w:rsidRPr="00D55F64">
              <w:rPr>
                <w:rFonts w:ascii="Consolas" w:hAnsi="Consolas" w:cs="Times New Roman"/>
                <w:noProof w:val="0"/>
                <w:color w:val="FF0000"/>
                <w:kern w:val="0"/>
                <w:sz w:val="24"/>
                <w:szCs w:val="24"/>
                <w:lang w:val="en-US"/>
              </w:rPr>
              <w:t>dữ</w:t>
            </w:r>
            <w:proofErr w:type="spellEnd"/>
            <w:r w:rsidRPr="00D55F64">
              <w:rPr>
                <w:rFonts w:ascii="Consolas" w:hAnsi="Consolas" w:cs="Times New Roman"/>
                <w:noProof w:val="0"/>
                <w:color w:val="FF0000"/>
                <w:kern w:val="0"/>
                <w:sz w:val="24"/>
                <w:szCs w:val="24"/>
                <w:lang w:val="en-US"/>
              </w:rPr>
              <w:t xml:space="preserve"> </w:t>
            </w:r>
            <w:proofErr w:type="spellStart"/>
            <w:r w:rsidRPr="00D55F64">
              <w:rPr>
                <w:rFonts w:ascii="Consolas" w:hAnsi="Consolas" w:cs="Times New Roman"/>
                <w:noProof w:val="0"/>
                <w:color w:val="FF0000"/>
                <w:kern w:val="0"/>
                <w:sz w:val="24"/>
                <w:szCs w:val="24"/>
                <w:lang w:val="en-US"/>
              </w:rPr>
              <w:t>liệu</w:t>
            </w:r>
            <w:proofErr w:type="spellEnd"/>
            <w:r w:rsidRPr="00D55F64">
              <w:rPr>
                <w:rFonts w:ascii="Consolas" w:hAnsi="Consolas" w:cs="Times New Roman"/>
                <w:noProof w:val="0"/>
                <w:color w:val="FF0000"/>
                <w:kern w:val="0"/>
                <w:sz w:val="24"/>
                <w:szCs w:val="24"/>
                <w:lang w:val="en-US"/>
              </w:rPr>
              <w:t>.'</w:t>
            </w:r>
            <w:r w:rsidRPr="00D55F64">
              <w:rPr>
                <w:rFonts w:ascii="Consolas" w:hAnsi="Consolas" w:cs="Times New Roman"/>
                <w:noProof w:val="0"/>
                <w:color w:val="808080"/>
                <w:kern w:val="0"/>
                <w:sz w:val="24"/>
                <w:szCs w:val="24"/>
                <w:lang w:val="en-US"/>
              </w:rPr>
              <w:t>,</w:t>
            </w:r>
            <w:r w:rsidRPr="00D55F64">
              <w:rPr>
                <w:rFonts w:ascii="Consolas" w:hAnsi="Consolas" w:cs="Times New Roman"/>
                <w:noProof w:val="0"/>
                <w:color w:val="000000"/>
                <w:kern w:val="0"/>
                <w:sz w:val="24"/>
                <w:szCs w:val="24"/>
                <w:lang w:val="en-US"/>
              </w:rPr>
              <w:t xml:space="preserve"> </w:t>
            </w:r>
            <w:proofErr w:type="gramStart"/>
            <w:r w:rsidRPr="00D55F64">
              <w:rPr>
                <w:rFonts w:ascii="Consolas" w:hAnsi="Consolas" w:cs="Times New Roman"/>
                <w:noProof w:val="0"/>
                <w:color w:val="000000"/>
                <w:kern w:val="0"/>
                <w:sz w:val="24"/>
                <w:szCs w:val="24"/>
                <w:lang w:val="en-US"/>
              </w:rPr>
              <w:t>255</w:t>
            </w:r>
            <w:proofErr w:type="gramEnd"/>
          </w:p>
          <w:p w14:paraId="32EC75D4" w14:textId="77777777" w:rsidR="00D55F64" w:rsidRPr="00D55F64" w:rsidRDefault="00D55F64" w:rsidP="00D55F64">
            <w:pPr>
              <w:autoSpaceDE w:val="0"/>
              <w:autoSpaceDN w:val="0"/>
              <w:adjustRightInd w:val="0"/>
              <w:spacing w:line="276" w:lineRule="auto"/>
              <w:rPr>
                <w:rFonts w:ascii="Consolas" w:hAnsi="Consolas" w:cs="Times New Roman"/>
                <w:noProof w:val="0"/>
                <w:color w:val="000000"/>
                <w:kern w:val="0"/>
                <w:sz w:val="24"/>
                <w:szCs w:val="24"/>
                <w:lang w:val="en-US"/>
              </w:rPr>
            </w:pPr>
            <w:r w:rsidRPr="00D55F64">
              <w:rPr>
                <w:rFonts w:ascii="Consolas" w:hAnsi="Consolas" w:cs="Times New Roman"/>
                <w:noProof w:val="0"/>
                <w:color w:val="000000"/>
                <w:kern w:val="0"/>
                <w:sz w:val="24"/>
                <w:szCs w:val="24"/>
                <w:lang w:val="en-US"/>
              </w:rPr>
              <w:tab/>
            </w:r>
            <w:r w:rsidRPr="00D55F64">
              <w:rPr>
                <w:rFonts w:ascii="Consolas" w:hAnsi="Consolas" w:cs="Times New Roman"/>
                <w:noProof w:val="0"/>
                <w:color w:val="0000FF"/>
                <w:kern w:val="0"/>
                <w:sz w:val="24"/>
                <w:szCs w:val="24"/>
                <w:lang w:val="en-US"/>
              </w:rPr>
              <w:t>DELETE</w:t>
            </w:r>
            <w:r w:rsidRPr="00D55F64">
              <w:rPr>
                <w:rFonts w:ascii="Consolas" w:hAnsi="Consolas" w:cs="Times New Roman"/>
                <w:noProof w:val="0"/>
                <w:color w:val="000000"/>
                <w:kern w:val="0"/>
                <w:sz w:val="24"/>
                <w:szCs w:val="24"/>
                <w:lang w:val="en-US"/>
              </w:rPr>
              <w:t xml:space="preserve"> </w:t>
            </w:r>
            <w:proofErr w:type="spellStart"/>
            <w:r w:rsidRPr="00D55F64">
              <w:rPr>
                <w:rFonts w:ascii="Consolas" w:hAnsi="Consolas" w:cs="Times New Roman"/>
                <w:noProof w:val="0"/>
                <w:color w:val="000000"/>
                <w:kern w:val="0"/>
                <w:sz w:val="24"/>
                <w:szCs w:val="24"/>
                <w:lang w:val="en-US"/>
              </w:rPr>
              <w:t>ReceiptNote</w:t>
            </w:r>
            <w:proofErr w:type="spellEnd"/>
            <w:r w:rsidRPr="00D55F64">
              <w:rPr>
                <w:rFonts w:ascii="Consolas" w:hAnsi="Consolas" w:cs="Times New Roman"/>
                <w:noProof w:val="0"/>
                <w:color w:val="000000"/>
                <w:kern w:val="0"/>
                <w:sz w:val="24"/>
                <w:szCs w:val="24"/>
                <w:lang w:val="en-US"/>
              </w:rPr>
              <w:t xml:space="preserve"> </w:t>
            </w:r>
            <w:r w:rsidRPr="00D55F64">
              <w:rPr>
                <w:rFonts w:ascii="Consolas" w:hAnsi="Consolas" w:cs="Times New Roman"/>
                <w:noProof w:val="0"/>
                <w:color w:val="0000FF"/>
                <w:kern w:val="0"/>
                <w:sz w:val="24"/>
                <w:szCs w:val="24"/>
                <w:lang w:val="en-US"/>
              </w:rPr>
              <w:t>WHERE</w:t>
            </w:r>
            <w:r w:rsidRPr="00D55F64">
              <w:rPr>
                <w:rFonts w:ascii="Consolas" w:hAnsi="Consolas" w:cs="Times New Roman"/>
                <w:noProof w:val="0"/>
                <w:color w:val="000000"/>
                <w:kern w:val="0"/>
                <w:sz w:val="24"/>
                <w:szCs w:val="24"/>
                <w:lang w:val="en-US"/>
              </w:rPr>
              <w:t xml:space="preserve"> ID </w:t>
            </w:r>
            <w:r w:rsidRPr="00D55F64">
              <w:rPr>
                <w:rFonts w:ascii="Consolas" w:hAnsi="Consolas" w:cs="Times New Roman"/>
                <w:noProof w:val="0"/>
                <w:color w:val="808080"/>
                <w:kern w:val="0"/>
                <w:sz w:val="24"/>
                <w:szCs w:val="24"/>
                <w:lang w:val="en-US"/>
              </w:rPr>
              <w:t>=</w:t>
            </w:r>
            <w:r w:rsidRPr="00D55F64">
              <w:rPr>
                <w:rFonts w:ascii="Consolas" w:hAnsi="Consolas" w:cs="Times New Roman"/>
                <w:noProof w:val="0"/>
                <w:color w:val="000000"/>
                <w:kern w:val="0"/>
                <w:sz w:val="24"/>
                <w:szCs w:val="24"/>
                <w:lang w:val="en-US"/>
              </w:rPr>
              <w:t xml:space="preserve"> @</w:t>
            </w:r>
            <w:proofErr w:type="gramStart"/>
            <w:r w:rsidRPr="00D55F64">
              <w:rPr>
                <w:rFonts w:ascii="Consolas" w:hAnsi="Consolas" w:cs="Times New Roman"/>
                <w:noProof w:val="0"/>
                <w:color w:val="000000"/>
                <w:kern w:val="0"/>
                <w:sz w:val="24"/>
                <w:szCs w:val="24"/>
                <w:lang w:val="en-US"/>
              </w:rPr>
              <w:t>id</w:t>
            </w:r>
            <w:r w:rsidRPr="00D55F64">
              <w:rPr>
                <w:rFonts w:ascii="Consolas" w:hAnsi="Consolas" w:cs="Times New Roman"/>
                <w:noProof w:val="0"/>
                <w:color w:val="808080"/>
                <w:kern w:val="0"/>
                <w:sz w:val="24"/>
                <w:szCs w:val="24"/>
                <w:lang w:val="en-US"/>
              </w:rPr>
              <w:t>;</w:t>
            </w:r>
            <w:proofErr w:type="gramEnd"/>
          </w:p>
          <w:p w14:paraId="02514524" w14:textId="347123D4" w:rsidR="00D55F64" w:rsidRPr="00D55F64" w:rsidRDefault="00D55F64" w:rsidP="00D55F64">
            <w:pPr>
              <w:spacing w:line="276" w:lineRule="auto"/>
              <w:rPr>
                <w:rFonts w:ascii="Times New Roman" w:hAnsi="Times New Roman" w:cs="Times New Roman"/>
                <w:b/>
                <w:bCs/>
                <w:sz w:val="28"/>
                <w:szCs w:val="28"/>
                <w:lang w:val="en-US"/>
              </w:rPr>
            </w:pPr>
            <w:r w:rsidRPr="00D55F64">
              <w:rPr>
                <w:rFonts w:ascii="Consolas" w:hAnsi="Consolas" w:cs="Times New Roman"/>
                <w:noProof w:val="0"/>
                <w:color w:val="0000FF"/>
                <w:kern w:val="0"/>
                <w:sz w:val="24"/>
                <w:szCs w:val="24"/>
                <w:lang w:val="en-US"/>
              </w:rPr>
              <w:t>END</w:t>
            </w:r>
            <w:r w:rsidRPr="00D55F64">
              <w:rPr>
                <w:rFonts w:ascii="Consolas" w:hAnsi="Consolas" w:cs="Times New Roman"/>
                <w:noProof w:val="0"/>
                <w:color w:val="808080"/>
                <w:kern w:val="0"/>
                <w:sz w:val="24"/>
                <w:szCs w:val="24"/>
                <w:lang w:val="en-US"/>
              </w:rPr>
              <w:t>;</w:t>
            </w:r>
          </w:p>
        </w:tc>
      </w:tr>
    </w:tbl>
    <w:p w14:paraId="62811487" w14:textId="77777777" w:rsidR="0053730A" w:rsidRPr="00F575FA" w:rsidRDefault="0053730A" w:rsidP="0053730A">
      <w:pPr>
        <w:spacing w:after="0"/>
        <w:ind w:firstLine="720"/>
        <w:rPr>
          <w:rFonts w:ascii="Times New Roman" w:hAnsi="Times New Roman" w:cs="Times New Roman"/>
          <w:i/>
          <w:iCs/>
          <w:noProof w:val="0"/>
          <w:color w:val="000000"/>
          <w:kern w:val="0"/>
          <w:sz w:val="24"/>
          <w:szCs w:val="24"/>
          <w:lang w:val="en-US"/>
        </w:rPr>
      </w:pPr>
      <w:r w:rsidRPr="00F575FA">
        <w:rPr>
          <w:rFonts w:ascii="Times New Roman" w:hAnsi="Times New Roman" w:cs="Times New Roman"/>
          <w:i/>
          <w:iCs/>
          <w:sz w:val="24"/>
          <w:szCs w:val="24"/>
          <w:lang w:val="en-US"/>
        </w:rPr>
        <w:t>C# code:</w:t>
      </w:r>
    </w:p>
    <w:tbl>
      <w:tblPr>
        <w:tblStyle w:val="TableGrid"/>
        <w:tblW w:w="0" w:type="auto"/>
        <w:tblInd w:w="720" w:type="dxa"/>
        <w:tblLook w:val="04A0" w:firstRow="1" w:lastRow="0" w:firstColumn="1" w:lastColumn="0" w:noHBand="0" w:noVBand="1"/>
      </w:tblPr>
      <w:tblGrid>
        <w:gridCol w:w="8296"/>
      </w:tblGrid>
      <w:tr w:rsidR="00CA5F20" w14:paraId="5FD9FF63" w14:textId="77777777" w:rsidTr="00CA5F20">
        <w:tc>
          <w:tcPr>
            <w:tcW w:w="9016" w:type="dxa"/>
          </w:tcPr>
          <w:p w14:paraId="42115925" w14:textId="77777777" w:rsidR="009E6A34" w:rsidRPr="009E6A34" w:rsidRDefault="009E6A34" w:rsidP="009E6A34">
            <w:pPr>
              <w:spacing w:line="276" w:lineRule="auto"/>
              <w:rPr>
                <w:rFonts w:ascii="Cascadia Mono" w:hAnsi="Cascadia Mono" w:cs="Times New Roman"/>
                <w:noProof w:val="0"/>
                <w:color w:val="000000"/>
                <w:kern w:val="0"/>
                <w:sz w:val="24"/>
                <w:szCs w:val="24"/>
                <w:lang w:val="en-US"/>
              </w:rPr>
            </w:pPr>
            <w:r w:rsidRPr="009E6A34">
              <w:rPr>
                <w:rFonts w:ascii="Cascadia Mono" w:hAnsi="Cascadia Mono" w:cs="Times New Roman"/>
                <w:noProof w:val="0"/>
                <w:color w:val="000000"/>
                <w:kern w:val="0"/>
                <w:sz w:val="24"/>
                <w:szCs w:val="24"/>
                <w:lang w:val="en-US"/>
              </w:rPr>
              <w:t>try</w:t>
            </w:r>
          </w:p>
          <w:p w14:paraId="2E95C9DE" w14:textId="77777777" w:rsidR="009E6A34" w:rsidRPr="009E6A34" w:rsidRDefault="009E6A34" w:rsidP="009E6A34">
            <w:pPr>
              <w:spacing w:line="276" w:lineRule="auto"/>
              <w:rPr>
                <w:rFonts w:ascii="Cascadia Mono" w:hAnsi="Cascadia Mono" w:cs="Times New Roman"/>
                <w:noProof w:val="0"/>
                <w:color w:val="000000"/>
                <w:kern w:val="0"/>
                <w:sz w:val="24"/>
                <w:szCs w:val="24"/>
                <w:lang w:val="en-US"/>
              </w:rPr>
            </w:pPr>
            <w:r w:rsidRPr="009E6A34">
              <w:rPr>
                <w:rFonts w:ascii="Cascadia Mono" w:hAnsi="Cascadia Mono" w:cs="Times New Roman"/>
                <w:noProof w:val="0"/>
                <w:color w:val="000000"/>
                <w:kern w:val="0"/>
                <w:sz w:val="24"/>
                <w:szCs w:val="24"/>
                <w:lang w:val="en-US"/>
              </w:rPr>
              <w:t>{</w:t>
            </w:r>
          </w:p>
          <w:p w14:paraId="436E12EE" w14:textId="77777777" w:rsidR="009E6A34" w:rsidRPr="009E6A34" w:rsidRDefault="009E6A34" w:rsidP="009E6A34">
            <w:pPr>
              <w:spacing w:line="276" w:lineRule="auto"/>
              <w:rPr>
                <w:rFonts w:ascii="Cascadia Mono" w:hAnsi="Cascadia Mono" w:cs="Times New Roman"/>
                <w:noProof w:val="0"/>
                <w:color w:val="000000"/>
                <w:kern w:val="0"/>
                <w:sz w:val="24"/>
                <w:szCs w:val="24"/>
                <w:lang w:val="en-US"/>
              </w:rPr>
            </w:pPr>
            <w:r w:rsidRPr="009E6A34">
              <w:rPr>
                <w:rFonts w:ascii="Cascadia Mono" w:hAnsi="Cascadia Mono" w:cs="Times New Roman"/>
                <w:noProof w:val="0"/>
                <w:color w:val="000000"/>
                <w:kern w:val="0"/>
                <w:sz w:val="24"/>
                <w:szCs w:val="24"/>
                <w:lang w:val="en-US"/>
              </w:rPr>
              <w:t xml:space="preserve">    string id = </w:t>
            </w:r>
            <w:proofErr w:type="spellStart"/>
            <w:r w:rsidRPr="009E6A34">
              <w:rPr>
                <w:rFonts w:ascii="Cascadia Mono" w:hAnsi="Cascadia Mono" w:cs="Times New Roman"/>
                <w:noProof w:val="0"/>
                <w:color w:val="000000"/>
                <w:kern w:val="0"/>
                <w:sz w:val="24"/>
                <w:szCs w:val="24"/>
                <w:lang w:val="en-US"/>
              </w:rPr>
              <w:t>tbxID.</w:t>
            </w:r>
            <w:proofErr w:type="gramStart"/>
            <w:r w:rsidRPr="009E6A34">
              <w:rPr>
                <w:rFonts w:ascii="Cascadia Mono" w:hAnsi="Cascadia Mono" w:cs="Times New Roman"/>
                <w:noProof w:val="0"/>
                <w:color w:val="000000"/>
                <w:kern w:val="0"/>
                <w:sz w:val="24"/>
                <w:szCs w:val="24"/>
                <w:lang w:val="en-US"/>
              </w:rPr>
              <w:t>Text</w:t>
            </w:r>
            <w:proofErr w:type="spellEnd"/>
            <w:r w:rsidRPr="009E6A34">
              <w:rPr>
                <w:rFonts w:ascii="Cascadia Mono" w:hAnsi="Cascadia Mono" w:cs="Times New Roman"/>
                <w:noProof w:val="0"/>
                <w:color w:val="000000"/>
                <w:kern w:val="0"/>
                <w:sz w:val="24"/>
                <w:szCs w:val="24"/>
                <w:lang w:val="en-US"/>
              </w:rPr>
              <w:t>;</w:t>
            </w:r>
            <w:proofErr w:type="gramEnd"/>
          </w:p>
          <w:p w14:paraId="70D900A9" w14:textId="77777777" w:rsidR="009E6A34" w:rsidRPr="009E6A34" w:rsidRDefault="009E6A34" w:rsidP="009E6A34">
            <w:pPr>
              <w:spacing w:line="276" w:lineRule="auto"/>
              <w:rPr>
                <w:rFonts w:ascii="Cascadia Mono" w:hAnsi="Cascadia Mono" w:cs="Times New Roman"/>
                <w:noProof w:val="0"/>
                <w:color w:val="000000"/>
                <w:kern w:val="0"/>
                <w:sz w:val="24"/>
                <w:szCs w:val="24"/>
                <w:lang w:val="en-US"/>
              </w:rPr>
            </w:pPr>
          </w:p>
          <w:p w14:paraId="4FFB492E" w14:textId="77777777" w:rsidR="009E6A34" w:rsidRPr="009E6A34" w:rsidRDefault="009E6A34" w:rsidP="009E6A34">
            <w:pPr>
              <w:spacing w:line="276" w:lineRule="auto"/>
              <w:rPr>
                <w:rFonts w:ascii="Cascadia Mono" w:hAnsi="Cascadia Mono" w:cs="Times New Roman"/>
                <w:noProof w:val="0"/>
                <w:color w:val="000000"/>
                <w:kern w:val="0"/>
                <w:sz w:val="24"/>
                <w:szCs w:val="24"/>
                <w:lang w:val="en-US"/>
              </w:rPr>
            </w:pPr>
            <w:r w:rsidRPr="009E6A34">
              <w:rPr>
                <w:rFonts w:ascii="Cascadia Mono" w:hAnsi="Cascadia Mono" w:cs="Times New Roman"/>
                <w:noProof w:val="0"/>
                <w:color w:val="000000"/>
                <w:kern w:val="0"/>
                <w:sz w:val="24"/>
                <w:szCs w:val="24"/>
                <w:lang w:val="en-US"/>
              </w:rPr>
              <w:t xml:space="preserve">    </w:t>
            </w:r>
            <w:proofErr w:type="spellStart"/>
            <w:proofErr w:type="gramStart"/>
            <w:r w:rsidRPr="009E6A34">
              <w:rPr>
                <w:rFonts w:ascii="Cascadia Mono" w:hAnsi="Cascadia Mono" w:cs="Times New Roman"/>
                <w:noProof w:val="0"/>
                <w:color w:val="000000"/>
                <w:kern w:val="0"/>
                <w:sz w:val="24"/>
                <w:szCs w:val="24"/>
                <w:lang w:val="en-US"/>
              </w:rPr>
              <w:t>DataProvider.Instance.ExecuteNonQuery</w:t>
            </w:r>
            <w:proofErr w:type="spellEnd"/>
            <w:proofErr w:type="gramEnd"/>
            <w:r w:rsidRPr="009E6A34">
              <w:rPr>
                <w:rFonts w:ascii="Cascadia Mono" w:hAnsi="Cascadia Mono" w:cs="Times New Roman"/>
                <w:noProof w:val="0"/>
                <w:color w:val="000000"/>
                <w:kern w:val="0"/>
                <w:sz w:val="24"/>
                <w:szCs w:val="24"/>
                <w:lang w:val="en-US"/>
              </w:rPr>
              <w:t xml:space="preserve">("EXEC </w:t>
            </w:r>
            <w:proofErr w:type="spellStart"/>
            <w:r w:rsidRPr="009E6A34">
              <w:rPr>
                <w:rFonts w:ascii="Cascadia Mono" w:hAnsi="Cascadia Mono" w:cs="Times New Roman"/>
                <w:noProof w:val="0"/>
                <w:color w:val="000000"/>
                <w:kern w:val="0"/>
                <w:sz w:val="24"/>
                <w:szCs w:val="24"/>
                <w:lang w:val="en-US"/>
              </w:rPr>
              <w:t>deleteReceiptNote</w:t>
            </w:r>
            <w:proofErr w:type="spellEnd"/>
            <w:r w:rsidRPr="009E6A34">
              <w:rPr>
                <w:rFonts w:ascii="Cascadia Mono" w:hAnsi="Cascadia Mono" w:cs="Times New Roman"/>
                <w:noProof w:val="0"/>
                <w:color w:val="000000"/>
                <w:kern w:val="0"/>
                <w:sz w:val="24"/>
                <w:szCs w:val="24"/>
                <w:lang w:val="en-US"/>
              </w:rPr>
              <w:t xml:space="preserve"> @id",</w:t>
            </w:r>
          </w:p>
          <w:p w14:paraId="7633583A" w14:textId="77777777" w:rsidR="009E6A34" w:rsidRPr="009E6A34" w:rsidRDefault="009E6A34" w:rsidP="009E6A34">
            <w:pPr>
              <w:spacing w:line="276" w:lineRule="auto"/>
              <w:rPr>
                <w:rFonts w:ascii="Cascadia Mono" w:hAnsi="Cascadia Mono" w:cs="Times New Roman"/>
                <w:noProof w:val="0"/>
                <w:color w:val="000000"/>
                <w:kern w:val="0"/>
                <w:sz w:val="24"/>
                <w:szCs w:val="24"/>
                <w:lang w:val="en-US"/>
              </w:rPr>
            </w:pPr>
            <w:r w:rsidRPr="009E6A34">
              <w:rPr>
                <w:rFonts w:ascii="Cascadia Mono" w:hAnsi="Cascadia Mono" w:cs="Times New Roman"/>
                <w:noProof w:val="0"/>
                <w:color w:val="000000"/>
                <w:kern w:val="0"/>
                <w:sz w:val="24"/>
                <w:szCs w:val="24"/>
                <w:lang w:val="en-US"/>
              </w:rPr>
              <w:t xml:space="preserve">        new </w:t>
            </w:r>
            <w:proofErr w:type="gramStart"/>
            <w:r w:rsidRPr="009E6A34">
              <w:rPr>
                <w:rFonts w:ascii="Cascadia Mono" w:hAnsi="Cascadia Mono" w:cs="Times New Roman"/>
                <w:noProof w:val="0"/>
                <w:color w:val="000000"/>
                <w:kern w:val="0"/>
                <w:sz w:val="24"/>
                <w:szCs w:val="24"/>
                <w:lang w:val="en-US"/>
              </w:rPr>
              <w:t>object[</w:t>
            </w:r>
            <w:proofErr w:type="gramEnd"/>
            <w:r w:rsidRPr="009E6A34">
              <w:rPr>
                <w:rFonts w:ascii="Cascadia Mono" w:hAnsi="Cascadia Mono" w:cs="Times New Roman"/>
                <w:noProof w:val="0"/>
                <w:color w:val="000000"/>
                <w:kern w:val="0"/>
                <w:sz w:val="24"/>
                <w:szCs w:val="24"/>
                <w:lang w:val="en-US"/>
              </w:rPr>
              <w:t>] { id });</w:t>
            </w:r>
          </w:p>
          <w:p w14:paraId="2ACCA634" w14:textId="77777777" w:rsidR="009E6A34" w:rsidRPr="009E6A34" w:rsidRDefault="009E6A34" w:rsidP="009E6A34">
            <w:pPr>
              <w:spacing w:line="276" w:lineRule="auto"/>
              <w:rPr>
                <w:rFonts w:ascii="Cascadia Mono" w:hAnsi="Cascadia Mono" w:cs="Times New Roman"/>
                <w:noProof w:val="0"/>
                <w:color w:val="000000"/>
                <w:kern w:val="0"/>
                <w:sz w:val="24"/>
                <w:szCs w:val="24"/>
                <w:lang w:val="en-US"/>
              </w:rPr>
            </w:pPr>
          </w:p>
          <w:p w14:paraId="0810D98F" w14:textId="77777777" w:rsidR="009E6A34" w:rsidRPr="009E6A34" w:rsidRDefault="009E6A34" w:rsidP="009E6A34">
            <w:pPr>
              <w:spacing w:line="276" w:lineRule="auto"/>
              <w:rPr>
                <w:rFonts w:ascii="Cascadia Mono" w:hAnsi="Cascadia Mono" w:cs="Times New Roman"/>
                <w:noProof w:val="0"/>
                <w:color w:val="000000"/>
                <w:kern w:val="0"/>
                <w:sz w:val="24"/>
                <w:szCs w:val="24"/>
                <w:lang w:val="en-US"/>
              </w:rPr>
            </w:pPr>
            <w:r w:rsidRPr="009E6A34">
              <w:rPr>
                <w:rFonts w:ascii="Cascadia Mono" w:hAnsi="Cascadia Mono" w:cs="Times New Roman"/>
                <w:noProof w:val="0"/>
                <w:color w:val="000000"/>
                <w:kern w:val="0"/>
                <w:sz w:val="24"/>
                <w:szCs w:val="24"/>
                <w:lang w:val="en-US"/>
              </w:rPr>
              <w:t xml:space="preserve">    </w:t>
            </w:r>
            <w:proofErr w:type="spellStart"/>
            <w:r w:rsidRPr="009E6A34">
              <w:rPr>
                <w:rFonts w:ascii="Cascadia Mono" w:hAnsi="Cascadia Mono" w:cs="Times New Roman"/>
                <w:noProof w:val="0"/>
                <w:color w:val="000000"/>
                <w:kern w:val="0"/>
                <w:sz w:val="24"/>
                <w:szCs w:val="24"/>
                <w:lang w:val="en-US"/>
              </w:rPr>
              <w:t>MessageBox.Show</w:t>
            </w:r>
            <w:proofErr w:type="spellEnd"/>
            <w:r w:rsidRPr="009E6A34">
              <w:rPr>
                <w:rFonts w:ascii="Cascadia Mono" w:hAnsi="Cascadia Mono" w:cs="Times New Roman"/>
                <w:noProof w:val="0"/>
                <w:color w:val="000000"/>
                <w:kern w:val="0"/>
                <w:sz w:val="24"/>
                <w:szCs w:val="24"/>
                <w:lang w:val="en-US"/>
              </w:rPr>
              <w:t>("</w:t>
            </w:r>
            <w:proofErr w:type="spellStart"/>
            <w:r w:rsidRPr="009E6A34">
              <w:rPr>
                <w:rFonts w:ascii="Cascadia Mono" w:hAnsi="Cascadia Mono" w:cs="Times New Roman"/>
                <w:noProof w:val="0"/>
                <w:color w:val="000000"/>
                <w:kern w:val="0"/>
                <w:sz w:val="24"/>
                <w:szCs w:val="24"/>
                <w:lang w:val="en-US"/>
              </w:rPr>
              <w:t>Đã</w:t>
            </w:r>
            <w:proofErr w:type="spellEnd"/>
            <w:r w:rsidRPr="009E6A34">
              <w:rPr>
                <w:rFonts w:ascii="Cascadia Mono" w:hAnsi="Cascadia Mono" w:cs="Times New Roman"/>
                <w:noProof w:val="0"/>
                <w:color w:val="000000"/>
                <w:kern w:val="0"/>
                <w:sz w:val="24"/>
                <w:szCs w:val="24"/>
                <w:lang w:val="en-US"/>
              </w:rPr>
              <w:t xml:space="preserve"> </w:t>
            </w:r>
            <w:proofErr w:type="spellStart"/>
            <w:r w:rsidRPr="009E6A34">
              <w:rPr>
                <w:rFonts w:ascii="Cascadia Mono" w:hAnsi="Cascadia Mono" w:cs="Times New Roman"/>
                <w:noProof w:val="0"/>
                <w:color w:val="000000"/>
                <w:kern w:val="0"/>
                <w:sz w:val="24"/>
                <w:szCs w:val="24"/>
                <w:lang w:val="en-US"/>
              </w:rPr>
              <w:t>xóa</w:t>
            </w:r>
            <w:proofErr w:type="spellEnd"/>
            <w:r w:rsidRPr="009E6A34">
              <w:rPr>
                <w:rFonts w:ascii="Cascadia Mono" w:hAnsi="Cascadia Mono" w:cs="Times New Roman"/>
                <w:noProof w:val="0"/>
                <w:color w:val="000000"/>
                <w:kern w:val="0"/>
                <w:sz w:val="24"/>
                <w:szCs w:val="24"/>
                <w:lang w:val="en-US"/>
              </w:rPr>
              <w:t xml:space="preserve"> </w:t>
            </w:r>
            <w:proofErr w:type="spellStart"/>
            <w:r w:rsidRPr="009E6A34">
              <w:rPr>
                <w:rFonts w:ascii="Cascadia Mono" w:hAnsi="Cascadia Mono" w:cs="Times New Roman"/>
                <w:noProof w:val="0"/>
                <w:color w:val="000000"/>
                <w:kern w:val="0"/>
                <w:sz w:val="24"/>
                <w:szCs w:val="24"/>
                <w:lang w:val="en-US"/>
              </w:rPr>
              <w:t>đơn</w:t>
            </w:r>
            <w:proofErr w:type="spellEnd"/>
            <w:r w:rsidRPr="009E6A34">
              <w:rPr>
                <w:rFonts w:ascii="Cascadia Mono" w:hAnsi="Cascadia Mono" w:cs="Times New Roman"/>
                <w:noProof w:val="0"/>
                <w:color w:val="000000"/>
                <w:kern w:val="0"/>
                <w:sz w:val="24"/>
                <w:szCs w:val="24"/>
                <w:lang w:val="en-US"/>
              </w:rPr>
              <w:t xml:space="preserve"> </w:t>
            </w:r>
            <w:proofErr w:type="spellStart"/>
            <w:r w:rsidRPr="009E6A34">
              <w:rPr>
                <w:rFonts w:ascii="Cascadia Mono" w:hAnsi="Cascadia Mono" w:cs="Times New Roman"/>
                <w:noProof w:val="0"/>
                <w:color w:val="000000"/>
                <w:kern w:val="0"/>
                <w:sz w:val="24"/>
                <w:szCs w:val="24"/>
                <w:lang w:val="en-US"/>
              </w:rPr>
              <w:t>nhập</w:t>
            </w:r>
            <w:proofErr w:type="spellEnd"/>
            <w:r w:rsidRPr="009E6A34">
              <w:rPr>
                <w:rFonts w:ascii="Cascadia Mono" w:hAnsi="Cascadia Mono" w:cs="Times New Roman"/>
                <w:noProof w:val="0"/>
                <w:color w:val="000000"/>
                <w:kern w:val="0"/>
                <w:sz w:val="24"/>
                <w:szCs w:val="24"/>
                <w:lang w:val="en-US"/>
              </w:rPr>
              <w:t xml:space="preserve"> </w:t>
            </w:r>
            <w:proofErr w:type="spellStart"/>
            <w:r w:rsidRPr="009E6A34">
              <w:rPr>
                <w:rFonts w:ascii="Cascadia Mono" w:hAnsi="Cascadia Mono" w:cs="Times New Roman"/>
                <w:noProof w:val="0"/>
                <w:color w:val="000000"/>
                <w:kern w:val="0"/>
                <w:sz w:val="24"/>
                <w:szCs w:val="24"/>
                <w:lang w:val="en-US"/>
              </w:rPr>
              <w:t>hàng</w:t>
            </w:r>
            <w:proofErr w:type="spellEnd"/>
            <w:r w:rsidRPr="009E6A34">
              <w:rPr>
                <w:rFonts w:ascii="Cascadia Mono" w:hAnsi="Cascadia Mono" w:cs="Times New Roman"/>
                <w:noProof w:val="0"/>
                <w:color w:val="000000"/>
                <w:kern w:val="0"/>
                <w:sz w:val="24"/>
                <w:szCs w:val="24"/>
                <w:lang w:val="en-US"/>
              </w:rPr>
              <w:t xml:space="preserve"> </w:t>
            </w:r>
            <w:proofErr w:type="spellStart"/>
            <w:r w:rsidRPr="009E6A34">
              <w:rPr>
                <w:rFonts w:ascii="Cascadia Mono" w:hAnsi="Cascadia Mono" w:cs="Times New Roman"/>
                <w:noProof w:val="0"/>
                <w:color w:val="000000"/>
                <w:kern w:val="0"/>
                <w:sz w:val="24"/>
                <w:szCs w:val="24"/>
                <w:lang w:val="en-US"/>
              </w:rPr>
              <w:t>thành</w:t>
            </w:r>
            <w:proofErr w:type="spellEnd"/>
            <w:r w:rsidRPr="009E6A34">
              <w:rPr>
                <w:rFonts w:ascii="Cascadia Mono" w:hAnsi="Cascadia Mono" w:cs="Times New Roman"/>
                <w:noProof w:val="0"/>
                <w:color w:val="000000"/>
                <w:kern w:val="0"/>
                <w:sz w:val="24"/>
                <w:szCs w:val="24"/>
                <w:lang w:val="en-US"/>
              </w:rPr>
              <w:t xml:space="preserve"> </w:t>
            </w:r>
            <w:proofErr w:type="spellStart"/>
            <w:r w:rsidRPr="009E6A34">
              <w:rPr>
                <w:rFonts w:ascii="Cascadia Mono" w:hAnsi="Cascadia Mono" w:cs="Times New Roman"/>
                <w:noProof w:val="0"/>
                <w:color w:val="000000"/>
                <w:kern w:val="0"/>
                <w:sz w:val="24"/>
                <w:szCs w:val="24"/>
                <w:lang w:val="en-US"/>
              </w:rPr>
              <w:t>công</w:t>
            </w:r>
            <w:proofErr w:type="spellEnd"/>
            <w:r w:rsidRPr="009E6A34">
              <w:rPr>
                <w:rFonts w:ascii="Cascadia Mono" w:hAnsi="Cascadia Mono" w:cs="Times New Roman"/>
                <w:noProof w:val="0"/>
                <w:color w:val="000000"/>
                <w:kern w:val="0"/>
                <w:sz w:val="24"/>
                <w:szCs w:val="24"/>
                <w:lang w:val="en-US"/>
              </w:rPr>
              <w:t>."</w:t>
            </w:r>
            <w:proofErr w:type="gramStart"/>
            <w:r w:rsidRPr="009E6A34">
              <w:rPr>
                <w:rFonts w:ascii="Cascadia Mono" w:hAnsi="Cascadia Mono" w:cs="Times New Roman"/>
                <w:noProof w:val="0"/>
                <w:color w:val="000000"/>
                <w:kern w:val="0"/>
                <w:sz w:val="24"/>
                <w:szCs w:val="24"/>
                <w:lang w:val="en-US"/>
              </w:rPr>
              <w:t>);</w:t>
            </w:r>
            <w:proofErr w:type="gramEnd"/>
          </w:p>
          <w:p w14:paraId="0976ED10" w14:textId="77777777" w:rsidR="009E6A34" w:rsidRPr="009E6A34" w:rsidRDefault="009E6A34" w:rsidP="009E6A34">
            <w:pPr>
              <w:spacing w:line="276" w:lineRule="auto"/>
              <w:rPr>
                <w:rFonts w:ascii="Cascadia Mono" w:hAnsi="Cascadia Mono" w:cs="Times New Roman"/>
                <w:noProof w:val="0"/>
                <w:color w:val="000000"/>
                <w:kern w:val="0"/>
                <w:sz w:val="24"/>
                <w:szCs w:val="24"/>
                <w:lang w:val="en-US"/>
              </w:rPr>
            </w:pPr>
            <w:r w:rsidRPr="009E6A34">
              <w:rPr>
                <w:rFonts w:ascii="Cascadia Mono" w:hAnsi="Cascadia Mono" w:cs="Times New Roman"/>
                <w:noProof w:val="0"/>
                <w:color w:val="000000"/>
                <w:kern w:val="0"/>
                <w:sz w:val="24"/>
                <w:szCs w:val="24"/>
                <w:lang w:val="en-US"/>
              </w:rPr>
              <w:t xml:space="preserve">    </w:t>
            </w:r>
            <w:proofErr w:type="spellStart"/>
            <w:proofErr w:type="gramStart"/>
            <w:r w:rsidRPr="009E6A34">
              <w:rPr>
                <w:rFonts w:ascii="Cascadia Mono" w:hAnsi="Cascadia Mono" w:cs="Times New Roman"/>
                <w:noProof w:val="0"/>
                <w:color w:val="000000"/>
                <w:kern w:val="0"/>
                <w:sz w:val="24"/>
                <w:szCs w:val="24"/>
                <w:lang w:val="en-US"/>
              </w:rPr>
              <w:t>initComponent</w:t>
            </w:r>
            <w:proofErr w:type="spellEnd"/>
            <w:r w:rsidRPr="009E6A34">
              <w:rPr>
                <w:rFonts w:ascii="Cascadia Mono" w:hAnsi="Cascadia Mono" w:cs="Times New Roman"/>
                <w:noProof w:val="0"/>
                <w:color w:val="000000"/>
                <w:kern w:val="0"/>
                <w:sz w:val="24"/>
                <w:szCs w:val="24"/>
                <w:lang w:val="en-US"/>
              </w:rPr>
              <w:t>(</w:t>
            </w:r>
            <w:proofErr w:type="gramEnd"/>
            <w:r w:rsidRPr="009E6A34">
              <w:rPr>
                <w:rFonts w:ascii="Cascadia Mono" w:hAnsi="Cascadia Mono" w:cs="Times New Roman"/>
                <w:noProof w:val="0"/>
                <w:color w:val="000000"/>
                <w:kern w:val="0"/>
                <w:sz w:val="24"/>
                <w:szCs w:val="24"/>
                <w:lang w:val="en-US"/>
              </w:rPr>
              <w:t>);</w:t>
            </w:r>
          </w:p>
          <w:p w14:paraId="32713570" w14:textId="77777777" w:rsidR="009E6A34" w:rsidRPr="009E6A34" w:rsidRDefault="009E6A34" w:rsidP="009E6A34">
            <w:pPr>
              <w:spacing w:line="276" w:lineRule="auto"/>
              <w:rPr>
                <w:rFonts w:ascii="Cascadia Mono" w:hAnsi="Cascadia Mono" w:cs="Times New Roman"/>
                <w:noProof w:val="0"/>
                <w:color w:val="000000"/>
                <w:kern w:val="0"/>
                <w:sz w:val="24"/>
                <w:szCs w:val="24"/>
                <w:lang w:val="en-US"/>
              </w:rPr>
            </w:pPr>
            <w:r w:rsidRPr="009E6A34">
              <w:rPr>
                <w:rFonts w:ascii="Cascadia Mono" w:hAnsi="Cascadia Mono" w:cs="Times New Roman"/>
                <w:noProof w:val="0"/>
                <w:color w:val="000000"/>
                <w:kern w:val="0"/>
                <w:sz w:val="24"/>
                <w:szCs w:val="24"/>
                <w:lang w:val="en-US"/>
              </w:rPr>
              <w:t xml:space="preserve">    </w:t>
            </w:r>
            <w:proofErr w:type="spellStart"/>
            <w:proofErr w:type="gramStart"/>
            <w:r w:rsidRPr="009E6A34">
              <w:rPr>
                <w:rFonts w:ascii="Cascadia Mono" w:hAnsi="Cascadia Mono" w:cs="Times New Roman"/>
                <w:noProof w:val="0"/>
                <w:color w:val="000000"/>
                <w:kern w:val="0"/>
                <w:sz w:val="24"/>
                <w:szCs w:val="24"/>
                <w:lang w:val="en-US"/>
              </w:rPr>
              <w:t>loadData</w:t>
            </w:r>
            <w:proofErr w:type="spellEnd"/>
            <w:r w:rsidRPr="009E6A34">
              <w:rPr>
                <w:rFonts w:ascii="Cascadia Mono" w:hAnsi="Cascadia Mono" w:cs="Times New Roman"/>
                <w:noProof w:val="0"/>
                <w:color w:val="000000"/>
                <w:kern w:val="0"/>
                <w:sz w:val="24"/>
                <w:szCs w:val="24"/>
                <w:lang w:val="en-US"/>
              </w:rPr>
              <w:t>(</w:t>
            </w:r>
            <w:proofErr w:type="gramEnd"/>
            <w:r w:rsidRPr="009E6A34">
              <w:rPr>
                <w:rFonts w:ascii="Cascadia Mono" w:hAnsi="Cascadia Mono" w:cs="Times New Roman"/>
                <w:noProof w:val="0"/>
                <w:color w:val="000000"/>
                <w:kern w:val="0"/>
                <w:sz w:val="24"/>
                <w:szCs w:val="24"/>
                <w:lang w:val="en-US"/>
              </w:rPr>
              <w:t>);</w:t>
            </w:r>
          </w:p>
          <w:p w14:paraId="3C1BCD20" w14:textId="77777777" w:rsidR="009E6A34" w:rsidRPr="009E6A34" w:rsidRDefault="009E6A34" w:rsidP="009E6A34">
            <w:pPr>
              <w:spacing w:line="276" w:lineRule="auto"/>
              <w:rPr>
                <w:rFonts w:ascii="Cascadia Mono" w:hAnsi="Cascadia Mono" w:cs="Times New Roman"/>
                <w:noProof w:val="0"/>
                <w:color w:val="000000"/>
                <w:kern w:val="0"/>
                <w:sz w:val="24"/>
                <w:szCs w:val="24"/>
                <w:lang w:val="en-US"/>
              </w:rPr>
            </w:pPr>
            <w:r w:rsidRPr="009E6A34">
              <w:rPr>
                <w:rFonts w:ascii="Cascadia Mono" w:hAnsi="Cascadia Mono" w:cs="Times New Roman"/>
                <w:noProof w:val="0"/>
                <w:color w:val="000000"/>
                <w:kern w:val="0"/>
                <w:sz w:val="24"/>
                <w:szCs w:val="24"/>
                <w:lang w:val="en-US"/>
              </w:rPr>
              <w:t>}</w:t>
            </w:r>
          </w:p>
          <w:p w14:paraId="11990A63" w14:textId="77777777" w:rsidR="009E6A34" w:rsidRPr="009E6A34" w:rsidRDefault="009E6A34" w:rsidP="009E6A34">
            <w:pPr>
              <w:spacing w:line="276" w:lineRule="auto"/>
              <w:rPr>
                <w:rFonts w:ascii="Cascadia Mono" w:hAnsi="Cascadia Mono" w:cs="Times New Roman"/>
                <w:noProof w:val="0"/>
                <w:color w:val="000000"/>
                <w:kern w:val="0"/>
                <w:sz w:val="24"/>
                <w:szCs w:val="24"/>
                <w:lang w:val="en-US"/>
              </w:rPr>
            </w:pPr>
            <w:r w:rsidRPr="009E6A34">
              <w:rPr>
                <w:rFonts w:ascii="Cascadia Mono" w:hAnsi="Cascadia Mono" w:cs="Times New Roman"/>
                <w:noProof w:val="0"/>
                <w:color w:val="000000"/>
                <w:kern w:val="0"/>
                <w:sz w:val="24"/>
                <w:szCs w:val="24"/>
                <w:lang w:val="en-US"/>
              </w:rPr>
              <w:t>catch (</w:t>
            </w:r>
            <w:proofErr w:type="spellStart"/>
            <w:r w:rsidRPr="009E6A34">
              <w:rPr>
                <w:rFonts w:ascii="Cascadia Mono" w:hAnsi="Cascadia Mono" w:cs="Times New Roman"/>
                <w:noProof w:val="0"/>
                <w:color w:val="000000"/>
                <w:kern w:val="0"/>
                <w:sz w:val="24"/>
                <w:szCs w:val="24"/>
                <w:lang w:val="en-US"/>
              </w:rPr>
              <w:t>SqlException</w:t>
            </w:r>
            <w:proofErr w:type="spellEnd"/>
            <w:r w:rsidRPr="009E6A34">
              <w:rPr>
                <w:rFonts w:ascii="Cascadia Mono" w:hAnsi="Cascadia Mono" w:cs="Times New Roman"/>
                <w:noProof w:val="0"/>
                <w:color w:val="000000"/>
                <w:kern w:val="0"/>
                <w:sz w:val="24"/>
                <w:szCs w:val="24"/>
                <w:lang w:val="en-US"/>
              </w:rPr>
              <w:t xml:space="preserve"> </w:t>
            </w:r>
            <w:proofErr w:type="spellStart"/>
            <w:r w:rsidRPr="009E6A34">
              <w:rPr>
                <w:rFonts w:ascii="Cascadia Mono" w:hAnsi="Cascadia Mono" w:cs="Times New Roman"/>
                <w:noProof w:val="0"/>
                <w:color w:val="000000"/>
                <w:kern w:val="0"/>
                <w:sz w:val="24"/>
                <w:szCs w:val="24"/>
                <w:lang w:val="en-US"/>
              </w:rPr>
              <w:t>sqlException</w:t>
            </w:r>
            <w:proofErr w:type="spellEnd"/>
            <w:r w:rsidRPr="009E6A34">
              <w:rPr>
                <w:rFonts w:ascii="Cascadia Mono" w:hAnsi="Cascadia Mono" w:cs="Times New Roman"/>
                <w:noProof w:val="0"/>
                <w:color w:val="000000"/>
                <w:kern w:val="0"/>
                <w:sz w:val="24"/>
                <w:szCs w:val="24"/>
                <w:lang w:val="en-US"/>
              </w:rPr>
              <w:t>)</w:t>
            </w:r>
          </w:p>
          <w:p w14:paraId="37302F90" w14:textId="77777777" w:rsidR="009E6A34" w:rsidRPr="009E6A34" w:rsidRDefault="009E6A34" w:rsidP="009E6A34">
            <w:pPr>
              <w:spacing w:line="276" w:lineRule="auto"/>
              <w:rPr>
                <w:rFonts w:ascii="Cascadia Mono" w:hAnsi="Cascadia Mono" w:cs="Times New Roman"/>
                <w:noProof w:val="0"/>
                <w:color w:val="000000"/>
                <w:kern w:val="0"/>
                <w:sz w:val="24"/>
                <w:szCs w:val="24"/>
                <w:lang w:val="en-US"/>
              </w:rPr>
            </w:pPr>
            <w:r w:rsidRPr="009E6A34">
              <w:rPr>
                <w:rFonts w:ascii="Cascadia Mono" w:hAnsi="Cascadia Mono" w:cs="Times New Roman"/>
                <w:noProof w:val="0"/>
                <w:color w:val="000000"/>
                <w:kern w:val="0"/>
                <w:sz w:val="24"/>
                <w:szCs w:val="24"/>
                <w:lang w:val="en-US"/>
              </w:rPr>
              <w:t>{</w:t>
            </w:r>
          </w:p>
          <w:p w14:paraId="4E9D789C" w14:textId="77777777" w:rsidR="009E6A34" w:rsidRPr="009E6A34" w:rsidRDefault="009E6A34" w:rsidP="009E6A34">
            <w:pPr>
              <w:spacing w:line="276" w:lineRule="auto"/>
              <w:rPr>
                <w:rFonts w:ascii="Cascadia Mono" w:hAnsi="Cascadia Mono" w:cs="Times New Roman"/>
                <w:noProof w:val="0"/>
                <w:color w:val="000000"/>
                <w:kern w:val="0"/>
                <w:sz w:val="24"/>
                <w:szCs w:val="24"/>
                <w:lang w:val="en-US"/>
              </w:rPr>
            </w:pPr>
            <w:r w:rsidRPr="009E6A34">
              <w:rPr>
                <w:rFonts w:ascii="Cascadia Mono" w:hAnsi="Cascadia Mono" w:cs="Times New Roman"/>
                <w:noProof w:val="0"/>
                <w:color w:val="000000"/>
                <w:kern w:val="0"/>
                <w:sz w:val="24"/>
                <w:szCs w:val="24"/>
                <w:lang w:val="en-US"/>
              </w:rPr>
              <w:lastRenderedPageBreak/>
              <w:t xml:space="preserve">    </w:t>
            </w:r>
            <w:proofErr w:type="spellStart"/>
            <w:r w:rsidRPr="009E6A34">
              <w:rPr>
                <w:rFonts w:ascii="Cascadia Mono" w:hAnsi="Cascadia Mono" w:cs="Times New Roman"/>
                <w:noProof w:val="0"/>
                <w:color w:val="000000"/>
                <w:kern w:val="0"/>
                <w:sz w:val="24"/>
                <w:szCs w:val="24"/>
                <w:lang w:val="en-US"/>
              </w:rPr>
              <w:t>MessageBox.Show</w:t>
            </w:r>
            <w:proofErr w:type="spellEnd"/>
            <w:r w:rsidRPr="009E6A34">
              <w:rPr>
                <w:rFonts w:ascii="Cascadia Mono" w:hAnsi="Cascadia Mono" w:cs="Times New Roman"/>
                <w:noProof w:val="0"/>
                <w:color w:val="000000"/>
                <w:kern w:val="0"/>
                <w:sz w:val="24"/>
                <w:szCs w:val="24"/>
                <w:lang w:val="en-US"/>
              </w:rPr>
              <w:t>(</w:t>
            </w:r>
            <w:proofErr w:type="spellStart"/>
            <w:r w:rsidRPr="009E6A34">
              <w:rPr>
                <w:rFonts w:ascii="Cascadia Mono" w:hAnsi="Cascadia Mono" w:cs="Times New Roman"/>
                <w:noProof w:val="0"/>
                <w:color w:val="000000"/>
                <w:kern w:val="0"/>
                <w:sz w:val="24"/>
                <w:szCs w:val="24"/>
                <w:lang w:val="en-US"/>
              </w:rPr>
              <w:t>sqlException.Message</w:t>
            </w:r>
            <w:proofErr w:type="spellEnd"/>
            <w:r w:rsidRPr="009E6A34">
              <w:rPr>
                <w:rFonts w:ascii="Cascadia Mono" w:hAnsi="Cascadia Mono" w:cs="Times New Roman"/>
                <w:noProof w:val="0"/>
                <w:color w:val="000000"/>
                <w:kern w:val="0"/>
                <w:sz w:val="24"/>
                <w:szCs w:val="24"/>
                <w:lang w:val="en-US"/>
              </w:rPr>
              <w:t xml:space="preserve">, "Báo </w:t>
            </w:r>
            <w:proofErr w:type="spellStart"/>
            <w:r w:rsidRPr="009E6A34">
              <w:rPr>
                <w:rFonts w:ascii="Cascadia Mono" w:hAnsi="Cascadia Mono" w:cs="Times New Roman"/>
                <w:noProof w:val="0"/>
                <w:color w:val="000000"/>
                <w:kern w:val="0"/>
                <w:sz w:val="24"/>
                <w:szCs w:val="24"/>
                <w:lang w:val="en-US"/>
              </w:rPr>
              <w:t>lỗi</w:t>
            </w:r>
            <w:proofErr w:type="spellEnd"/>
            <w:r w:rsidRPr="009E6A34">
              <w:rPr>
                <w:rFonts w:ascii="Cascadia Mono" w:hAnsi="Cascadia Mono" w:cs="Times New Roman"/>
                <w:noProof w:val="0"/>
                <w:color w:val="000000"/>
                <w:kern w:val="0"/>
                <w:sz w:val="24"/>
                <w:szCs w:val="24"/>
                <w:lang w:val="en-US"/>
              </w:rPr>
              <w:t>!"</w:t>
            </w:r>
            <w:proofErr w:type="gramStart"/>
            <w:r w:rsidRPr="009E6A34">
              <w:rPr>
                <w:rFonts w:ascii="Cascadia Mono" w:hAnsi="Cascadia Mono" w:cs="Times New Roman"/>
                <w:noProof w:val="0"/>
                <w:color w:val="000000"/>
                <w:kern w:val="0"/>
                <w:sz w:val="24"/>
                <w:szCs w:val="24"/>
                <w:lang w:val="en-US"/>
              </w:rPr>
              <w:t>);</w:t>
            </w:r>
            <w:proofErr w:type="gramEnd"/>
          </w:p>
          <w:p w14:paraId="7BAABB22" w14:textId="0A28D596" w:rsidR="00CA5F20" w:rsidRPr="00CA5F20" w:rsidRDefault="009E6A34" w:rsidP="009E6A34">
            <w:pPr>
              <w:spacing w:line="276" w:lineRule="auto"/>
              <w:rPr>
                <w:rFonts w:ascii="Cascadia Mono" w:hAnsi="Cascadia Mono" w:cs="Times New Roman"/>
                <w:noProof w:val="0"/>
                <w:color w:val="000000"/>
                <w:kern w:val="0"/>
                <w:sz w:val="24"/>
                <w:szCs w:val="24"/>
                <w:lang w:val="en-US"/>
              </w:rPr>
            </w:pPr>
            <w:r w:rsidRPr="009E6A34">
              <w:rPr>
                <w:rFonts w:ascii="Cascadia Mono" w:hAnsi="Cascadia Mono" w:cs="Times New Roman"/>
                <w:noProof w:val="0"/>
                <w:color w:val="000000"/>
                <w:kern w:val="0"/>
                <w:sz w:val="24"/>
                <w:szCs w:val="24"/>
                <w:lang w:val="en-US"/>
              </w:rPr>
              <w:t>}</w:t>
            </w:r>
          </w:p>
        </w:tc>
      </w:tr>
    </w:tbl>
    <w:p w14:paraId="14AF3556" w14:textId="77777777" w:rsidR="003C1406" w:rsidRDefault="003C1406" w:rsidP="003C1406">
      <w:pPr>
        <w:pStyle w:val="ListParagraph"/>
        <w:spacing w:after="0" w:line="360" w:lineRule="auto"/>
        <w:rPr>
          <w:rFonts w:ascii="Times New Roman" w:hAnsi="Times New Roman" w:cs="Times New Roman"/>
          <w:b/>
          <w:bCs/>
          <w:sz w:val="28"/>
          <w:szCs w:val="28"/>
          <w:lang w:val="en-US"/>
        </w:rPr>
      </w:pPr>
    </w:p>
    <w:p w14:paraId="0089F5E7" w14:textId="65BCBD18" w:rsidR="003C1406" w:rsidRDefault="003C1406" w:rsidP="003C1406">
      <w:pPr>
        <w:pStyle w:val="ListParagraph"/>
        <w:spacing w:after="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Trigger xóa hết Chi tiết đơn nhập hàng khi Xóa Đơn nhập hàng</w:t>
      </w:r>
    </w:p>
    <w:tbl>
      <w:tblPr>
        <w:tblStyle w:val="TableGrid"/>
        <w:tblW w:w="0" w:type="auto"/>
        <w:tblInd w:w="720" w:type="dxa"/>
        <w:tblLook w:val="04A0" w:firstRow="1" w:lastRow="0" w:firstColumn="1" w:lastColumn="0" w:noHBand="0" w:noVBand="1"/>
      </w:tblPr>
      <w:tblGrid>
        <w:gridCol w:w="8296"/>
      </w:tblGrid>
      <w:tr w:rsidR="003C1406" w14:paraId="14B92612" w14:textId="77777777" w:rsidTr="003C1406">
        <w:tc>
          <w:tcPr>
            <w:tcW w:w="9016" w:type="dxa"/>
          </w:tcPr>
          <w:p w14:paraId="23FA4859" w14:textId="77777777" w:rsidR="003C1406" w:rsidRPr="003C1406" w:rsidRDefault="003C1406" w:rsidP="003C1406">
            <w:pPr>
              <w:autoSpaceDE w:val="0"/>
              <w:autoSpaceDN w:val="0"/>
              <w:adjustRightInd w:val="0"/>
              <w:spacing w:line="276" w:lineRule="auto"/>
              <w:rPr>
                <w:rFonts w:ascii="Consolas" w:hAnsi="Consolas" w:cs="Times New Roman"/>
                <w:noProof w:val="0"/>
                <w:color w:val="000000"/>
                <w:kern w:val="0"/>
                <w:sz w:val="24"/>
                <w:szCs w:val="24"/>
                <w:lang w:val="en-US"/>
              </w:rPr>
            </w:pPr>
            <w:r w:rsidRPr="003C1406">
              <w:rPr>
                <w:rFonts w:ascii="Consolas" w:hAnsi="Consolas" w:cs="Times New Roman"/>
                <w:noProof w:val="0"/>
                <w:color w:val="0000FF"/>
                <w:kern w:val="0"/>
                <w:sz w:val="24"/>
                <w:szCs w:val="24"/>
                <w:lang w:val="en-US"/>
              </w:rPr>
              <w:t>CREATE</w:t>
            </w:r>
            <w:r w:rsidRPr="003C1406">
              <w:rPr>
                <w:rFonts w:ascii="Consolas" w:hAnsi="Consolas" w:cs="Times New Roman"/>
                <w:noProof w:val="0"/>
                <w:color w:val="000000"/>
                <w:kern w:val="0"/>
                <w:sz w:val="24"/>
                <w:szCs w:val="24"/>
                <w:lang w:val="en-US"/>
              </w:rPr>
              <w:t xml:space="preserve"> </w:t>
            </w:r>
            <w:r w:rsidRPr="003C1406">
              <w:rPr>
                <w:rFonts w:ascii="Consolas" w:hAnsi="Consolas" w:cs="Times New Roman"/>
                <w:noProof w:val="0"/>
                <w:color w:val="0000FF"/>
                <w:kern w:val="0"/>
                <w:sz w:val="24"/>
                <w:szCs w:val="24"/>
                <w:lang w:val="en-US"/>
              </w:rPr>
              <w:t>TRIGGER</w:t>
            </w:r>
            <w:r w:rsidRPr="003C1406">
              <w:rPr>
                <w:rFonts w:ascii="Consolas" w:hAnsi="Consolas" w:cs="Times New Roman"/>
                <w:noProof w:val="0"/>
                <w:color w:val="000000"/>
                <w:kern w:val="0"/>
                <w:sz w:val="24"/>
                <w:szCs w:val="24"/>
                <w:lang w:val="en-US"/>
              </w:rPr>
              <w:t xml:space="preserve"> </w:t>
            </w:r>
            <w:proofErr w:type="spellStart"/>
            <w:proofErr w:type="gramStart"/>
            <w:r w:rsidRPr="003C1406">
              <w:rPr>
                <w:rFonts w:ascii="Consolas" w:hAnsi="Consolas" w:cs="Times New Roman"/>
                <w:noProof w:val="0"/>
                <w:color w:val="000000"/>
                <w:kern w:val="0"/>
                <w:sz w:val="24"/>
                <w:szCs w:val="24"/>
                <w:lang w:val="en-US"/>
              </w:rPr>
              <w:t>deleteReceiptNoteDetailTrigger</w:t>
            </w:r>
            <w:proofErr w:type="spellEnd"/>
            <w:proofErr w:type="gramEnd"/>
          </w:p>
          <w:p w14:paraId="53B64E0E" w14:textId="77777777" w:rsidR="003C1406" w:rsidRPr="003C1406" w:rsidRDefault="003C1406" w:rsidP="003C1406">
            <w:pPr>
              <w:autoSpaceDE w:val="0"/>
              <w:autoSpaceDN w:val="0"/>
              <w:adjustRightInd w:val="0"/>
              <w:spacing w:line="276" w:lineRule="auto"/>
              <w:rPr>
                <w:rFonts w:ascii="Consolas" w:hAnsi="Consolas" w:cs="Times New Roman"/>
                <w:noProof w:val="0"/>
                <w:color w:val="000000"/>
                <w:kern w:val="0"/>
                <w:sz w:val="24"/>
                <w:szCs w:val="24"/>
                <w:lang w:val="en-US"/>
              </w:rPr>
            </w:pPr>
            <w:r w:rsidRPr="003C1406">
              <w:rPr>
                <w:rFonts w:ascii="Consolas" w:hAnsi="Consolas" w:cs="Times New Roman"/>
                <w:noProof w:val="0"/>
                <w:color w:val="0000FF"/>
                <w:kern w:val="0"/>
                <w:sz w:val="24"/>
                <w:szCs w:val="24"/>
                <w:lang w:val="en-US"/>
              </w:rPr>
              <w:t>ON</w:t>
            </w:r>
            <w:r w:rsidRPr="003C1406">
              <w:rPr>
                <w:rFonts w:ascii="Consolas" w:hAnsi="Consolas" w:cs="Times New Roman"/>
                <w:noProof w:val="0"/>
                <w:color w:val="000000"/>
                <w:kern w:val="0"/>
                <w:sz w:val="24"/>
                <w:szCs w:val="24"/>
                <w:lang w:val="en-US"/>
              </w:rPr>
              <w:t xml:space="preserve"> </w:t>
            </w:r>
            <w:proofErr w:type="spellStart"/>
            <w:r w:rsidRPr="003C1406">
              <w:rPr>
                <w:rFonts w:ascii="Consolas" w:hAnsi="Consolas" w:cs="Times New Roman"/>
                <w:noProof w:val="0"/>
                <w:color w:val="000000"/>
                <w:kern w:val="0"/>
                <w:sz w:val="24"/>
                <w:szCs w:val="24"/>
                <w:lang w:val="en-US"/>
              </w:rPr>
              <w:t>ReceiptNote</w:t>
            </w:r>
            <w:proofErr w:type="spellEnd"/>
          </w:p>
          <w:p w14:paraId="13DD531E" w14:textId="77777777" w:rsidR="003C1406" w:rsidRPr="003C1406" w:rsidRDefault="003C1406" w:rsidP="003C1406">
            <w:pPr>
              <w:autoSpaceDE w:val="0"/>
              <w:autoSpaceDN w:val="0"/>
              <w:adjustRightInd w:val="0"/>
              <w:spacing w:line="276" w:lineRule="auto"/>
              <w:rPr>
                <w:rFonts w:ascii="Consolas" w:hAnsi="Consolas" w:cs="Times New Roman"/>
                <w:noProof w:val="0"/>
                <w:color w:val="000000"/>
                <w:kern w:val="0"/>
                <w:sz w:val="24"/>
                <w:szCs w:val="24"/>
                <w:lang w:val="en-US"/>
              </w:rPr>
            </w:pPr>
            <w:r w:rsidRPr="003C1406">
              <w:rPr>
                <w:rFonts w:ascii="Consolas" w:hAnsi="Consolas" w:cs="Times New Roman"/>
                <w:noProof w:val="0"/>
                <w:color w:val="0000FF"/>
                <w:kern w:val="0"/>
                <w:sz w:val="24"/>
                <w:szCs w:val="24"/>
                <w:lang w:val="en-US"/>
              </w:rPr>
              <w:t>INSTEAD</w:t>
            </w:r>
            <w:r w:rsidRPr="003C1406">
              <w:rPr>
                <w:rFonts w:ascii="Consolas" w:hAnsi="Consolas" w:cs="Times New Roman"/>
                <w:noProof w:val="0"/>
                <w:color w:val="000000"/>
                <w:kern w:val="0"/>
                <w:sz w:val="24"/>
                <w:szCs w:val="24"/>
                <w:lang w:val="en-US"/>
              </w:rPr>
              <w:t xml:space="preserve"> </w:t>
            </w:r>
            <w:r w:rsidRPr="003C1406">
              <w:rPr>
                <w:rFonts w:ascii="Consolas" w:hAnsi="Consolas" w:cs="Times New Roman"/>
                <w:noProof w:val="0"/>
                <w:color w:val="0000FF"/>
                <w:kern w:val="0"/>
                <w:sz w:val="24"/>
                <w:szCs w:val="24"/>
                <w:lang w:val="en-US"/>
              </w:rPr>
              <w:t>OF</w:t>
            </w:r>
            <w:r w:rsidRPr="003C1406">
              <w:rPr>
                <w:rFonts w:ascii="Consolas" w:hAnsi="Consolas" w:cs="Times New Roman"/>
                <w:noProof w:val="0"/>
                <w:color w:val="000000"/>
                <w:kern w:val="0"/>
                <w:sz w:val="24"/>
                <w:szCs w:val="24"/>
                <w:lang w:val="en-US"/>
              </w:rPr>
              <w:t xml:space="preserve"> </w:t>
            </w:r>
            <w:r w:rsidRPr="003C1406">
              <w:rPr>
                <w:rFonts w:ascii="Consolas" w:hAnsi="Consolas" w:cs="Times New Roman"/>
                <w:noProof w:val="0"/>
                <w:color w:val="0000FF"/>
                <w:kern w:val="0"/>
                <w:sz w:val="24"/>
                <w:szCs w:val="24"/>
                <w:lang w:val="en-US"/>
              </w:rPr>
              <w:t>DELETE</w:t>
            </w:r>
          </w:p>
          <w:p w14:paraId="2CCA6C2F" w14:textId="77777777" w:rsidR="003C1406" w:rsidRPr="003C1406" w:rsidRDefault="003C1406" w:rsidP="003C1406">
            <w:pPr>
              <w:autoSpaceDE w:val="0"/>
              <w:autoSpaceDN w:val="0"/>
              <w:adjustRightInd w:val="0"/>
              <w:spacing w:line="276" w:lineRule="auto"/>
              <w:rPr>
                <w:rFonts w:ascii="Consolas" w:hAnsi="Consolas" w:cs="Times New Roman"/>
                <w:noProof w:val="0"/>
                <w:color w:val="000000"/>
                <w:kern w:val="0"/>
                <w:sz w:val="24"/>
                <w:szCs w:val="24"/>
                <w:lang w:val="en-US"/>
              </w:rPr>
            </w:pPr>
            <w:r w:rsidRPr="003C1406">
              <w:rPr>
                <w:rFonts w:ascii="Consolas" w:hAnsi="Consolas" w:cs="Times New Roman"/>
                <w:noProof w:val="0"/>
                <w:color w:val="0000FF"/>
                <w:kern w:val="0"/>
                <w:sz w:val="24"/>
                <w:szCs w:val="24"/>
                <w:lang w:val="en-US"/>
              </w:rPr>
              <w:t>AS</w:t>
            </w:r>
          </w:p>
          <w:p w14:paraId="6CA50915" w14:textId="77777777" w:rsidR="003C1406" w:rsidRPr="003C1406" w:rsidRDefault="003C1406" w:rsidP="003C1406">
            <w:pPr>
              <w:autoSpaceDE w:val="0"/>
              <w:autoSpaceDN w:val="0"/>
              <w:adjustRightInd w:val="0"/>
              <w:spacing w:line="276" w:lineRule="auto"/>
              <w:rPr>
                <w:rFonts w:ascii="Consolas" w:hAnsi="Consolas" w:cs="Times New Roman"/>
                <w:noProof w:val="0"/>
                <w:color w:val="000000"/>
                <w:kern w:val="0"/>
                <w:sz w:val="24"/>
                <w:szCs w:val="24"/>
                <w:lang w:val="en-US"/>
              </w:rPr>
            </w:pPr>
            <w:r w:rsidRPr="003C1406">
              <w:rPr>
                <w:rFonts w:ascii="Consolas" w:hAnsi="Consolas" w:cs="Times New Roman"/>
                <w:noProof w:val="0"/>
                <w:color w:val="0000FF"/>
                <w:kern w:val="0"/>
                <w:sz w:val="24"/>
                <w:szCs w:val="24"/>
                <w:lang w:val="en-US"/>
              </w:rPr>
              <w:t>BEGIN</w:t>
            </w:r>
          </w:p>
          <w:p w14:paraId="125A6BCF" w14:textId="77777777" w:rsidR="003C1406" w:rsidRPr="003C1406" w:rsidRDefault="003C1406" w:rsidP="003C1406">
            <w:pPr>
              <w:autoSpaceDE w:val="0"/>
              <w:autoSpaceDN w:val="0"/>
              <w:adjustRightInd w:val="0"/>
              <w:spacing w:line="276" w:lineRule="auto"/>
              <w:rPr>
                <w:rFonts w:ascii="Consolas" w:hAnsi="Consolas" w:cs="Times New Roman"/>
                <w:noProof w:val="0"/>
                <w:color w:val="000000"/>
                <w:kern w:val="0"/>
                <w:sz w:val="24"/>
                <w:szCs w:val="24"/>
                <w:lang w:val="en-US"/>
              </w:rPr>
            </w:pPr>
            <w:r w:rsidRPr="003C1406">
              <w:rPr>
                <w:rFonts w:ascii="Consolas" w:hAnsi="Consolas" w:cs="Times New Roman"/>
                <w:noProof w:val="0"/>
                <w:color w:val="000000"/>
                <w:kern w:val="0"/>
                <w:sz w:val="24"/>
                <w:szCs w:val="24"/>
                <w:lang w:val="en-US"/>
              </w:rPr>
              <w:t xml:space="preserve">    </w:t>
            </w:r>
            <w:r w:rsidRPr="003C1406">
              <w:rPr>
                <w:rFonts w:ascii="Consolas" w:hAnsi="Consolas" w:cs="Times New Roman"/>
                <w:noProof w:val="0"/>
                <w:color w:val="0000FF"/>
                <w:kern w:val="0"/>
                <w:sz w:val="24"/>
                <w:szCs w:val="24"/>
                <w:lang w:val="en-US"/>
              </w:rPr>
              <w:t>SET</w:t>
            </w:r>
            <w:r w:rsidRPr="003C1406">
              <w:rPr>
                <w:rFonts w:ascii="Consolas" w:hAnsi="Consolas" w:cs="Times New Roman"/>
                <w:noProof w:val="0"/>
                <w:color w:val="000000"/>
                <w:kern w:val="0"/>
                <w:sz w:val="24"/>
                <w:szCs w:val="24"/>
                <w:lang w:val="en-US"/>
              </w:rPr>
              <w:t xml:space="preserve"> </w:t>
            </w:r>
            <w:r w:rsidRPr="003C1406">
              <w:rPr>
                <w:rFonts w:ascii="Consolas" w:hAnsi="Consolas" w:cs="Times New Roman"/>
                <w:noProof w:val="0"/>
                <w:color w:val="0000FF"/>
                <w:kern w:val="0"/>
                <w:sz w:val="24"/>
                <w:szCs w:val="24"/>
                <w:lang w:val="en-US"/>
              </w:rPr>
              <w:t>NOCOUNT</w:t>
            </w:r>
            <w:r w:rsidRPr="003C1406">
              <w:rPr>
                <w:rFonts w:ascii="Consolas" w:hAnsi="Consolas" w:cs="Times New Roman"/>
                <w:noProof w:val="0"/>
                <w:color w:val="000000"/>
                <w:kern w:val="0"/>
                <w:sz w:val="24"/>
                <w:szCs w:val="24"/>
                <w:lang w:val="en-US"/>
              </w:rPr>
              <w:t xml:space="preserve"> </w:t>
            </w:r>
            <w:proofErr w:type="gramStart"/>
            <w:r w:rsidRPr="003C1406">
              <w:rPr>
                <w:rFonts w:ascii="Consolas" w:hAnsi="Consolas" w:cs="Times New Roman"/>
                <w:noProof w:val="0"/>
                <w:color w:val="0000FF"/>
                <w:kern w:val="0"/>
                <w:sz w:val="24"/>
                <w:szCs w:val="24"/>
                <w:lang w:val="en-US"/>
              </w:rPr>
              <w:t>ON</w:t>
            </w:r>
            <w:r w:rsidRPr="003C1406">
              <w:rPr>
                <w:rFonts w:ascii="Consolas" w:hAnsi="Consolas" w:cs="Times New Roman"/>
                <w:noProof w:val="0"/>
                <w:color w:val="808080"/>
                <w:kern w:val="0"/>
                <w:sz w:val="24"/>
                <w:szCs w:val="24"/>
                <w:lang w:val="en-US"/>
              </w:rPr>
              <w:t>;</w:t>
            </w:r>
            <w:proofErr w:type="gramEnd"/>
          </w:p>
          <w:p w14:paraId="31E69D5F" w14:textId="77777777" w:rsidR="003C1406" w:rsidRPr="003C1406" w:rsidRDefault="003C1406" w:rsidP="003C1406">
            <w:pPr>
              <w:autoSpaceDE w:val="0"/>
              <w:autoSpaceDN w:val="0"/>
              <w:adjustRightInd w:val="0"/>
              <w:spacing w:line="276" w:lineRule="auto"/>
              <w:rPr>
                <w:rFonts w:ascii="Consolas" w:hAnsi="Consolas" w:cs="Times New Roman"/>
                <w:noProof w:val="0"/>
                <w:color w:val="000000"/>
                <w:kern w:val="0"/>
                <w:sz w:val="24"/>
                <w:szCs w:val="24"/>
                <w:lang w:val="en-US"/>
              </w:rPr>
            </w:pPr>
          </w:p>
          <w:p w14:paraId="77300FB0" w14:textId="77777777" w:rsidR="003C1406" w:rsidRPr="003C1406" w:rsidRDefault="003C1406" w:rsidP="003C1406">
            <w:pPr>
              <w:autoSpaceDE w:val="0"/>
              <w:autoSpaceDN w:val="0"/>
              <w:adjustRightInd w:val="0"/>
              <w:spacing w:line="276" w:lineRule="auto"/>
              <w:rPr>
                <w:rFonts w:ascii="Consolas" w:hAnsi="Consolas" w:cs="Times New Roman"/>
                <w:noProof w:val="0"/>
                <w:color w:val="000000"/>
                <w:kern w:val="0"/>
                <w:sz w:val="24"/>
                <w:szCs w:val="24"/>
                <w:lang w:val="en-US"/>
              </w:rPr>
            </w:pPr>
            <w:r w:rsidRPr="003C1406">
              <w:rPr>
                <w:rFonts w:ascii="Consolas" w:hAnsi="Consolas" w:cs="Times New Roman"/>
                <w:noProof w:val="0"/>
                <w:color w:val="000000"/>
                <w:kern w:val="0"/>
                <w:sz w:val="24"/>
                <w:szCs w:val="24"/>
                <w:lang w:val="en-US"/>
              </w:rPr>
              <w:t xml:space="preserve">    </w:t>
            </w:r>
            <w:r w:rsidRPr="003C1406">
              <w:rPr>
                <w:rFonts w:ascii="Consolas" w:hAnsi="Consolas" w:cs="Times New Roman"/>
                <w:noProof w:val="0"/>
                <w:color w:val="0000FF"/>
                <w:kern w:val="0"/>
                <w:sz w:val="24"/>
                <w:szCs w:val="24"/>
                <w:lang w:val="en-US"/>
              </w:rPr>
              <w:t>DELETE</w:t>
            </w:r>
            <w:r w:rsidRPr="003C1406">
              <w:rPr>
                <w:rFonts w:ascii="Consolas" w:hAnsi="Consolas" w:cs="Times New Roman"/>
                <w:noProof w:val="0"/>
                <w:color w:val="000000"/>
                <w:kern w:val="0"/>
                <w:sz w:val="24"/>
                <w:szCs w:val="24"/>
                <w:lang w:val="en-US"/>
              </w:rPr>
              <w:t xml:space="preserve"> </w:t>
            </w:r>
            <w:r w:rsidRPr="003C1406">
              <w:rPr>
                <w:rFonts w:ascii="Consolas" w:hAnsi="Consolas" w:cs="Times New Roman"/>
                <w:noProof w:val="0"/>
                <w:color w:val="0000FF"/>
                <w:kern w:val="0"/>
                <w:sz w:val="24"/>
                <w:szCs w:val="24"/>
                <w:lang w:val="en-US"/>
              </w:rPr>
              <w:t>FROM</w:t>
            </w:r>
            <w:r w:rsidRPr="003C1406">
              <w:rPr>
                <w:rFonts w:ascii="Consolas" w:hAnsi="Consolas" w:cs="Times New Roman"/>
                <w:noProof w:val="0"/>
                <w:color w:val="000000"/>
                <w:kern w:val="0"/>
                <w:sz w:val="24"/>
                <w:szCs w:val="24"/>
                <w:lang w:val="en-US"/>
              </w:rPr>
              <w:t xml:space="preserve"> </w:t>
            </w:r>
            <w:proofErr w:type="spellStart"/>
            <w:r w:rsidRPr="003C1406">
              <w:rPr>
                <w:rFonts w:ascii="Consolas" w:hAnsi="Consolas" w:cs="Times New Roman"/>
                <w:noProof w:val="0"/>
                <w:color w:val="000000"/>
                <w:kern w:val="0"/>
                <w:sz w:val="24"/>
                <w:szCs w:val="24"/>
                <w:lang w:val="en-US"/>
              </w:rPr>
              <w:t>ReceiptNoteDetail</w:t>
            </w:r>
            <w:proofErr w:type="spellEnd"/>
          </w:p>
          <w:p w14:paraId="09D6CC66" w14:textId="77777777" w:rsidR="003C1406" w:rsidRPr="003C1406" w:rsidRDefault="003C1406" w:rsidP="003C1406">
            <w:pPr>
              <w:autoSpaceDE w:val="0"/>
              <w:autoSpaceDN w:val="0"/>
              <w:adjustRightInd w:val="0"/>
              <w:spacing w:line="276" w:lineRule="auto"/>
              <w:rPr>
                <w:rFonts w:ascii="Consolas" w:hAnsi="Consolas" w:cs="Times New Roman"/>
                <w:noProof w:val="0"/>
                <w:color w:val="000000"/>
                <w:kern w:val="0"/>
                <w:sz w:val="24"/>
                <w:szCs w:val="24"/>
                <w:lang w:val="en-US"/>
              </w:rPr>
            </w:pPr>
            <w:r w:rsidRPr="003C1406">
              <w:rPr>
                <w:rFonts w:ascii="Consolas" w:hAnsi="Consolas" w:cs="Times New Roman"/>
                <w:noProof w:val="0"/>
                <w:color w:val="000000"/>
                <w:kern w:val="0"/>
                <w:sz w:val="24"/>
                <w:szCs w:val="24"/>
                <w:lang w:val="en-US"/>
              </w:rPr>
              <w:t xml:space="preserve">    </w:t>
            </w:r>
            <w:r w:rsidRPr="003C1406">
              <w:rPr>
                <w:rFonts w:ascii="Consolas" w:hAnsi="Consolas" w:cs="Times New Roman"/>
                <w:noProof w:val="0"/>
                <w:color w:val="0000FF"/>
                <w:kern w:val="0"/>
                <w:sz w:val="24"/>
                <w:szCs w:val="24"/>
                <w:lang w:val="en-US"/>
              </w:rPr>
              <w:t>WHERE</w:t>
            </w:r>
            <w:r w:rsidRPr="003C1406">
              <w:rPr>
                <w:rFonts w:ascii="Consolas" w:hAnsi="Consolas" w:cs="Times New Roman"/>
                <w:noProof w:val="0"/>
                <w:color w:val="000000"/>
                <w:kern w:val="0"/>
                <w:sz w:val="24"/>
                <w:szCs w:val="24"/>
                <w:lang w:val="en-US"/>
              </w:rPr>
              <w:t xml:space="preserve"> </w:t>
            </w:r>
            <w:proofErr w:type="spellStart"/>
            <w:r w:rsidRPr="003C1406">
              <w:rPr>
                <w:rFonts w:ascii="Consolas" w:hAnsi="Consolas" w:cs="Times New Roman"/>
                <w:noProof w:val="0"/>
                <w:color w:val="000000"/>
                <w:kern w:val="0"/>
                <w:sz w:val="24"/>
                <w:szCs w:val="24"/>
                <w:lang w:val="en-US"/>
              </w:rPr>
              <w:t>rNoteID</w:t>
            </w:r>
            <w:proofErr w:type="spellEnd"/>
            <w:r w:rsidRPr="003C1406">
              <w:rPr>
                <w:rFonts w:ascii="Consolas" w:hAnsi="Consolas" w:cs="Times New Roman"/>
                <w:noProof w:val="0"/>
                <w:color w:val="000000"/>
                <w:kern w:val="0"/>
                <w:sz w:val="24"/>
                <w:szCs w:val="24"/>
                <w:lang w:val="en-US"/>
              </w:rPr>
              <w:t xml:space="preserve"> </w:t>
            </w:r>
            <w:r w:rsidRPr="003C1406">
              <w:rPr>
                <w:rFonts w:ascii="Consolas" w:hAnsi="Consolas" w:cs="Times New Roman"/>
                <w:noProof w:val="0"/>
                <w:color w:val="808080"/>
                <w:kern w:val="0"/>
                <w:sz w:val="24"/>
                <w:szCs w:val="24"/>
                <w:lang w:val="en-US"/>
              </w:rPr>
              <w:t>IN</w:t>
            </w:r>
            <w:r w:rsidRPr="003C1406">
              <w:rPr>
                <w:rFonts w:ascii="Consolas" w:hAnsi="Consolas" w:cs="Times New Roman"/>
                <w:noProof w:val="0"/>
                <w:color w:val="0000FF"/>
                <w:kern w:val="0"/>
                <w:sz w:val="24"/>
                <w:szCs w:val="24"/>
                <w:lang w:val="en-US"/>
              </w:rPr>
              <w:t xml:space="preserve"> </w:t>
            </w:r>
            <w:r w:rsidRPr="003C1406">
              <w:rPr>
                <w:rFonts w:ascii="Consolas" w:hAnsi="Consolas" w:cs="Times New Roman"/>
                <w:noProof w:val="0"/>
                <w:color w:val="808080"/>
                <w:kern w:val="0"/>
                <w:sz w:val="24"/>
                <w:szCs w:val="24"/>
                <w:lang w:val="en-US"/>
              </w:rPr>
              <w:t>(</w:t>
            </w:r>
            <w:r w:rsidRPr="003C1406">
              <w:rPr>
                <w:rFonts w:ascii="Consolas" w:hAnsi="Consolas" w:cs="Times New Roman"/>
                <w:noProof w:val="0"/>
                <w:color w:val="0000FF"/>
                <w:kern w:val="0"/>
                <w:sz w:val="24"/>
                <w:szCs w:val="24"/>
                <w:lang w:val="en-US"/>
              </w:rPr>
              <w:t>SELECT</w:t>
            </w:r>
            <w:r w:rsidRPr="003C1406">
              <w:rPr>
                <w:rFonts w:ascii="Consolas" w:hAnsi="Consolas" w:cs="Times New Roman"/>
                <w:noProof w:val="0"/>
                <w:color w:val="000000"/>
                <w:kern w:val="0"/>
                <w:sz w:val="24"/>
                <w:szCs w:val="24"/>
                <w:lang w:val="en-US"/>
              </w:rPr>
              <w:t xml:space="preserve"> deleted</w:t>
            </w:r>
            <w:r w:rsidRPr="003C1406">
              <w:rPr>
                <w:rFonts w:ascii="Consolas" w:hAnsi="Consolas" w:cs="Times New Roman"/>
                <w:noProof w:val="0"/>
                <w:color w:val="808080"/>
                <w:kern w:val="0"/>
                <w:sz w:val="24"/>
                <w:szCs w:val="24"/>
                <w:lang w:val="en-US"/>
              </w:rPr>
              <w:t>.</w:t>
            </w:r>
            <w:r w:rsidRPr="003C1406">
              <w:rPr>
                <w:rFonts w:ascii="Consolas" w:hAnsi="Consolas" w:cs="Times New Roman"/>
                <w:noProof w:val="0"/>
                <w:color w:val="000000"/>
                <w:kern w:val="0"/>
                <w:sz w:val="24"/>
                <w:szCs w:val="24"/>
                <w:lang w:val="en-US"/>
              </w:rPr>
              <w:t xml:space="preserve">ID </w:t>
            </w:r>
            <w:r w:rsidRPr="003C1406">
              <w:rPr>
                <w:rFonts w:ascii="Consolas" w:hAnsi="Consolas" w:cs="Times New Roman"/>
                <w:noProof w:val="0"/>
                <w:color w:val="0000FF"/>
                <w:kern w:val="0"/>
                <w:sz w:val="24"/>
                <w:szCs w:val="24"/>
                <w:lang w:val="en-US"/>
              </w:rPr>
              <w:t>FROM</w:t>
            </w:r>
            <w:r w:rsidRPr="003C1406">
              <w:rPr>
                <w:rFonts w:ascii="Consolas" w:hAnsi="Consolas" w:cs="Times New Roman"/>
                <w:noProof w:val="0"/>
                <w:color w:val="000000"/>
                <w:kern w:val="0"/>
                <w:sz w:val="24"/>
                <w:szCs w:val="24"/>
                <w:lang w:val="en-US"/>
              </w:rPr>
              <w:t xml:space="preserve"> deleted</w:t>
            </w:r>
            <w:proofErr w:type="gramStart"/>
            <w:r w:rsidRPr="003C1406">
              <w:rPr>
                <w:rFonts w:ascii="Consolas" w:hAnsi="Consolas" w:cs="Times New Roman"/>
                <w:noProof w:val="0"/>
                <w:color w:val="808080"/>
                <w:kern w:val="0"/>
                <w:sz w:val="24"/>
                <w:szCs w:val="24"/>
                <w:lang w:val="en-US"/>
              </w:rPr>
              <w:t>);</w:t>
            </w:r>
            <w:proofErr w:type="gramEnd"/>
          </w:p>
          <w:p w14:paraId="106C2978" w14:textId="77777777" w:rsidR="003C1406" w:rsidRPr="003C1406" w:rsidRDefault="003C1406" w:rsidP="003C1406">
            <w:pPr>
              <w:autoSpaceDE w:val="0"/>
              <w:autoSpaceDN w:val="0"/>
              <w:adjustRightInd w:val="0"/>
              <w:spacing w:line="276" w:lineRule="auto"/>
              <w:rPr>
                <w:rFonts w:ascii="Consolas" w:hAnsi="Consolas" w:cs="Times New Roman"/>
                <w:noProof w:val="0"/>
                <w:color w:val="000000"/>
                <w:kern w:val="0"/>
                <w:sz w:val="24"/>
                <w:szCs w:val="24"/>
                <w:lang w:val="en-US"/>
              </w:rPr>
            </w:pPr>
          </w:p>
          <w:p w14:paraId="207F8DDA" w14:textId="007A5562" w:rsidR="003C1406" w:rsidRPr="003C1406" w:rsidRDefault="003C1406" w:rsidP="003C1406">
            <w:pPr>
              <w:autoSpaceDE w:val="0"/>
              <w:autoSpaceDN w:val="0"/>
              <w:adjustRightInd w:val="0"/>
              <w:spacing w:line="276" w:lineRule="auto"/>
              <w:rPr>
                <w:rFonts w:ascii="Consolas" w:hAnsi="Consolas" w:cs="Times New Roman"/>
                <w:noProof w:val="0"/>
                <w:color w:val="000000"/>
                <w:kern w:val="0"/>
                <w:sz w:val="24"/>
                <w:szCs w:val="24"/>
                <w:lang w:val="en-US"/>
              </w:rPr>
            </w:pPr>
            <w:r>
              <w:rPr>
                <w:rFonts w:ascii="Consolas" w:hAnsi="Consolas" w:cs="Times New Roman"/>
                <w:noProof w:val="0"/>
                <w:color w:val="0000FF"/>
                <w:kern w:val="0"/>
                <w:sz w:val="24"/>
                <w:szCs w:val="24"/>
                <w:lang w:val="en-US"/>
              </w:rPr>
              <w:t xml:space="preserve">    </w:t>
            </w:r>
            <w:r w:rsidRPr="003C1406">
              <w:rPr>
                <w:rFonts w:ascii="Consolas" w:hAnsi="Consolas" w:cs="Times New Roman"/>
                <w:noProof w:val="0"/>
                <w:color w:val="0000FF"/>
                <w:kern w:val="0"/>
                <w:sz w:val="24"/>
                <w:szCs w:val="24"/>
                <w:lang w:val="en-US"/>
              </w:rPr>
              <w:t>DELETE</w:t>
            </w:r>
            <w:r w:rsidRPr="003C1406">
              <w:rPr>
                <w:rFonts w:ascii="Consolas" w:hAnsi="Consolas" w:cs="Times New Roman"/>
                <w:noProof w:val="0"/>
                <w:color w:val="000000"/>
                <w:kern w:val="0"/>
                <w:sz w:val="24"/>
                <w:szCs w:val="24"/>
                <w:lang w:val="en-US"/>
              </w:rPr>
              <w:t xml:space="preserve"> </w:t>
            </w:r>
            <w:r w:rsidRPr="003C1406">
              <w:rPr>
                <w:rFonts w:ascii="Consolas" w:hAnsi="Consolas" w:cs="Times New Roman"/>
                <w:noProof w:val="0"/>
                <w:color w:val="0000FF"/>
                <w:kern w:val="0"/>
                <w:sz w:val="24"/>
                <w:szCs w:val="24"/>
                <w:lang w:val="en-US"/>
              </w:rPr>
              <w:t>FROM</w:t>
            </w:r>
            <w:r w:rsidRPr="003C1406">
              <w:rPr>
                <w:rFonts w:ascii="Consolas" w:hAnsi="Consolas" w:cs="Times New Roman"/>
                <w:noProof w:val="0"/>
                <w:color w:val="000000"/>
                <w:kern w:val="0"/>
                <w:sz w:val="24"/>
                <w:szCs w:val="24"/>
                <w:lang w:val="en-US"/>
              </w:rPr>
              <w:t xml:space="preserve"> </w:t>
            </w:r>
            <w:proofErr w:type="spellStart"/>
            <w:r w:rsidRPr="003C1406">
              <w:rPr>
                <w:rFonts w:ascii="Consolas" w:hAnsi="Consolas" w:cs="Times New Roman"/>
                <w:noProof w:val="0"/>
                <w:color w:val="000000"/>
                <w:kern w:val="0"/>
                <w:sz w:val="24"/>
                <w:szCs w:val="24"/>
                <w:lang w:val="en-US"/>
              </w:rPr>
              <w:t>ReceiptNote</w:t>
            </w:r>
            <w:proofErr w:type="spellEnd"/>
          </w:p>
          <w:p w14:paraId="5871B2F2" w14:textId="77777777" w:rsidR="003C1406" w:rsidRPr="003C1406" w:rsidRDefault="003C1406" w:rsidP="003C1406">
            <w:pPr>
              <w:autoSpaceDE w:val="0"/>
              <w:autoSpaceDN w:val="0"/>
              <w:adjustRightInd w:val="0"/>
              <w:spacing w:line="276" w:lineRule="auto"/>
              <w:rPr>
                <w:rFonts w:ascii="Consolas" w:hAnsi="Consolas" w:cs="Times New Roman"/>
                <w:noProof w:val="0"/>
                <w:color w:val="000000"/>
                <w:kern w:val="0"/>
                <w:sz w:val="24"/>
                <w:szCs w:val="24"/>
                <w:lang w:val="en-US"/>
              </w:rPr>
            </w:pPr>
            <w:r w:rsidRPr="003C1406">
              <w:rPr>
                <w:rFonts w:ascii="Consolas" w:hAnsi="Consolas" w:cs="Times New Roman"/>
                <w:noProof w:val="0"/>
                <w:color w:val="000000"/>
                <w:kern w:val="0"/>
                <w:sz w:val="24"/>
                <w:szCs w:val="24"/>
                <w:lang w:val="en-US"/>
              </w:rPr>
              <w:t xml:space="preserve">    </w:t>
            </w:r>
            <w:r w:rsidRPr="003C1406">
              <w:rPr>
                <w:rFonts w:ascii="Consolas" w:hAnsi="Consolas" w:cs="Times New Roman"/>
                <w:noProof w:val="0"/>
                <w:color w:val="0000FF"/>
                <w:kern w:val="0"/>
                <w:sz w:val="24"/>
                <w:szCs w:val="24"/>
                <w:lang w:val="en-US"/>
              </w:rPr>
              <w:t>WHERE</w:t>
            </w:r>
            <w:r w:rsidRPr="003C1406">
              <w:rPr>
                <w:rFonts w:ascii="Consolas" w:hAnsi="Consolas" w:cs="Times New Roman"/>
                <w:noProof w:val="0"/>
                <w:color w:val="000000"/>
                <w:kern w:val="0"/>
                <w:sz w:val="24"/>
                <w:szCs w:val="24"/>
                <w:lang w:val="en-US"/>
              </w:rPr>
              <w:t xml:space="preserve"> ID </w:t>
            </w:r>
            <w:r w:rsidRPr="003C1406">
              <w:rPr>
                <w:rFonts w:ascii="Consolas" w:hAnsi="Consolas" w:cs="Times New Roman"/>
                <w:noProof w:val="0"/>
                <w:color w:val="808080"/>
                <w:kern w:val="0"/>
                <w:sz w:val="24"/>
                <w:szCs w:val="24"/>
                <w:lang w:val="en-US"/>
              </w:rPr>
              <w:t>IN</w:t>
            </w:r>
            <w:r w:rsidRPr="003C1406">
              <w:rPr>
                <w:rFonts w:ascii="Consolas" w:hAnsi="Consolas" w:cs="Times New Roman"/>
                <w:noProof w:val="0"/>
                <w:color w:val="0000FF"/>
                <w:kern w:val="0"/>
                <w:sz w:val="24"/>
                <w:szCs w:val="24"/>
                <w:lang w:val="en-US"/>
              </w:rPr>
              <w:t xml:space="preserve"> </w:t>
            </w:r>
            <w:r w:rsidRPr="003C1406">
              <w:rPr>
                <w:rFonts w:ascii="Consolas" w:hAnsi="Consolas" w:cs="Times New Roman"/>
                <w:noProof w:val="0"/>
                <w:color w:val="808080"/>
                <w:kern w:val="0"/>
                <w:sz w:val="24"/>
                <w:szCs w:val="24"/>
                <w:lang w:val="en-US"/>
              </w:rPr>
              <w:t>(</w:t>
            </w:r>
            <w:r w:rsidRPr="003C1406">
              <w:rPr>
                <w:rFonts w:ascii="Consolas" w:hAnsi="Consolas" w:cs="Times New Roman"/>
                <w:noProof w:val="0"/>
                <w:color w:val="0000FF"/>
                <w:kern w:val="0"/>
                <w:sz w:val="24"/>
                <w:szCs w:val="24"/>
                <w:lang w:val="en-US"/>
              </w:rPr>
              <w:t>SELECT</w:t>
            </w:r>
            <w:r w:rsidRPr="003C1406">
              <w:rPr>
                <w:rFonts w:ascii="Consolas" w:hAnsi="Consolas" w:cs="Times New Roman"/>
                <w:noProof w:val="0"/>
                <w:color w:val="000000"/>
                <w:kern w:val="0"/>
                <w:sz w:val="24"/>
                <w:szCs w:val="24"/>
                <w:lang w:val="en-US"/>
              </w:rPr>
              <w:t xml:space="preserve"> ID </w:t>
            </w:r>
            <w:r w:rsidRPr="003C1406">
              <w:rPr>
                <w:rFonts w:ascii="Consolas" w:hAnsi="Consolas" w:cs="Times New Roman"/>
                <w:noProof w:val="0"/>
                <w:color w:val="0000FF"/>
                <w:kern w:val="0"/>
                <w:sz w:val="24"/>
                <w:szCs w:val="24"/>
                <w:lang w:val="en-US"/>
              </w:rPr>
              <w:t>FROM</w:t>
            </w:r>
            <w:r w:rsidRPr="003C1406">
              <w:rPr>
                <w:rFonts w:ascii="Consolas" w:hAnsi="Consolas" w:cs="Times New Roman"/>
                <w:noProof w:val="0"/>
                <w:color w:val="000000"/>
                <w:kern w:val="0"/>
                <w:sz w:val="24"/>
                <w:szCs w:val="24"/>
                <w:lang w:val="en-US"/>
              </w:rPr>
              <w:t xml:space="preserve"> deleted</w:t>
            </w:r>
            <w:proofErr w:type="gramStart"/>
            <w:r w:rsidRPr="003C1406">
              <w:rPr>
                <w:rFonts w:ascii="Consolas" w:hAnsi="Consolas" w:cs="Times New Roman"/>
                <w:noProof w:val="0"/>
                <w:color w:val="808080"/>
                <w:kern w:val="0"/>
                <w:sz w:val="24"/>
                <w:szCs w:val="24"/>
                <w:lang w:val="en-US"/>
              </w:rPr>
              <w:t>);</w:t>
            </w:r>
            <w:proofErr w:type="gramEnd"/>
          </w:p>
          <w:p w14:paraId="1CEAC416" w14:textId="77777777" w:rsidR="003C1406" w:rsidRPr="003C1406" w:rsidRDefault="003C1406" w:rsidP="003C1406">
            <w:pPr>
              <w:autoSpaceDE w:val="0"/>
              <w:autoSpaceDN w:val="0"/>
              <w:adjustRightInd w:val="0"/>
              <w:spacing w:line="276" w:lineRule="auto"/>
              <w:rPr>
                <w:rFonts w:ascii="Consolas" w:hAnsi="Consolas" w:cs="Times New Roman"/>
                <w:noProof w:val="0"/>
                <w:color w:val="000000"/>
                <w:kern w:val="0"/>
                <w:sz w:val="24"/>
                <w:szCs w:val="24"/>
                <w:lang w:val="en-US"/>
              </w:rPr>
            </w:pPr>
            <w:proofErr w:type="gramStart"/>
            <w:r w:rsidRPr="003C1406">
              <w:rPr>
                <w:rFonts w:ascii="Consolas" w:hAnsi="Consolas" w:cs="Times New Roman"/>
                <w:noProof w:val="0"/>
                <w:color w:val="0000FF"/>
                <w:kern w:val="0"/>
                <w:sz w:val="24"/>
                <w:szCs w:val="24"/>
                <w:lang w:val="en-US"/>
              </w:rPr>
              <w:t>END</w:t>
            </w:r>
            <w:r w:rsidRPr="003C1406">
              <w:rPr>
                <w:rFonts w:ascii="Consolas" w:hAnsi="Consolas" w:cs="Times New Roman"/>
                <w:noProof w:val="0"/>
                <w:color w:val="808080"/>
                <w:kern w:val="0"/>
                <w:sz w:val="24"/>
                <w:szCs w:val="24"/>
                <w:lang w:val="en-US"/>
              </w:rPr>
              <w:t>;</w:t>
            </w:r>
            <w:proofErr w:type="gramEnd"/>
          </w:p>
          <w:p w14:paraId="4E1EF566" w14:textId="75712F1F" w:rsidR="003C1406" w:rsidRDefault="003C1406" w:rsidP="003C1406">
            <w:pPr>
              <w:spacing w:line="276" w:lineRule="auto"/>
              <w:rPr>
                <w:rFonts w:ascii="Times New Roman" w:hAnsi="Times New Roman" w:cs="Times New Roman"/>
                <w:i/>
                <w:iCs/>
                <w:noProof w:val="0"/>
                <w:color w:val="000000"/>
                <w:kern w:val="0"/>
                <w:sz w:val="24"/>
                <w:szCs w:val="24"/>
                <w:lang w:val="en-US"/>
              </w:rPr>
            </w:pPr>
            <w:r w:rsidRPr="003C1406">
              <w:rPr>
                <w:rFonts w:ascii="Consolas" w:hAnsi="Consolas" w:cs="Times New Roman"/>
                <w:noProof w:val="0"/>
                <w:color w:val="0000FF"/>
                <w:kern w:val="0"/>
                <w:sz w:val="24"/>
                <w:szCs w:val="24"/>
                <w:lang w:val="en-US"/>
              </w:rPr>
              <w:t>GO</w:t>
            </w:r>
          </w:p>
        </w:tc>
      </w:tr>
    </w:tbl>
    <w:p w14:paraId="2225012A" w14:textId="77777777" w:rsidR="0053730A" w:rsidRDefault="0053730A" w:rsidP="0053730A">
      <w:pPr>
        <w:spacing w:after="0" w:line="360" w:lineRule="auto"/>
        <w:ind w:left="720"/>
        <w:rPr>
          <w:rFonts w:ascii="Times New Roman" w:hAnsi="Times New Roman" w:cs="Times New Roman"/>
          <w:i/>
          <w:iCs/>
          <w:noProof w:val="0"/>
          <w:color w:val="000000"/>
          <w:kern w:val="0"/>
          <w:sz w:val="24"/>
          <w:szCs w:val="24"/>
          <w:lang w:val="en-US"/>
        </w:rPr>
      </w:pPr>
    </w:p>
    <w:p w14:paraId="63F90D8A" w14:textId="77777777" w:rsidR="003C1406" w:rsidRPr="0053730A" w:rsidRDefault="003C1406" w:rsidP="0053730A">
      <w:pPr>
        <w:spacing w:after="0" w:line="360" w:lineRule="auto"/>
        <w:ind w:left="720"/>
        <w:rPr>
          <w:rFonts w:ascii="Times New Roman" w:hAnsi="Times New Roman" w:cs="Times New Roman"/>
          <w:i/>
          <w:iCs/>
          <w:noProof w:val="0"/>
          <w:color w:val="000000"/>
          <w:kern w:val="0"/>
          <w:sz w:val="24"/>
          <w:szCs w:val="24"/>
          <w:lang w:val="en-US"/>
        </w:rPr>
      </w:pPr>
    </w:p>
    <w:p w14:paraId="3754A0F0" w14:textId="6D8269FE" w:rsidR="007875F7" w:rsidRDefault="007875F7" w:rsidP="007875F7">
      <w:pPr>
        <w:pStyle w:val="ListParagraph"/>
        <w:numPr>
          <w:ilvl w:val="0"/>
          <w:numId w:val="28"/>
        </w:numPr>
        <w:spacing w:after="0"/>
        <w:rPr>
          <w:rFonts w:ascii="Times New Roman" w:hAnsi="Times New Roman" w:cs="Times New Roman"/>
          <w:b/>
          <w:bCs/>
          <w:sz w:val="28"/>
          <w:szCs w:val="28"/>
          <w:lang w:val="en-US"/>
        </w:rPr>
      </w:pPr>
      <w:r w:rsidRPr="007875F7">
        <w:rPr>
          <w:rFonts w:ascii="Times New Roman" w:hAnsi="Times New Roman" w:cs="Times New Roman"/>
          <w:b/>
          <w:bCs/>
          <w:sz w:val="28"/>
          <w:szCs w:val="28"/>
          <w:lang w:val="en-US"/>
        </w:rPr>
        <w:t>Procedure Thêm Chi tiết đơn nhập hàng</w:t>
      </w:r>
    </w:p>
    <w:tbl>
      <w:tblPr>
        <w:tblStyle w:val="TableGrid"/>
        <w:tblW w:w="0" w:type="auto"/>
        <w:tblInd w:w="720" w:type="dxa"/>
        <w:tblLook w:val="04A0" w:firstRow="1" w:lastRow="0" w:firstColumn="1" w:lastColumn="0" w:noHBand="0" w:noVBand="1"/>
      </w:tblPr>
      <w:tblGrid>
        <w:gridCol w:w="8296"/>
      </w:tblGrid>
      <w:tr w:rsidR="0053730A" w14:paraId="619D11F2" w14:textId="77777777" w:rsidTr="0053730A">
        <w:tc>
          <w:tcPr>
            <w:tcW w:w="8296" w:type="dxa"/>
          </w:tcPr>
          <w:p w14:paraId="4E5020AC" w14:textId="77777777" w:rsidR="0053730A" w:rsidRPr="0053730A" w:rsidRDefault="0053730A" w:rsidP="0053730A">
            <w:pPr>
              <w:autoSpaceDE w:val="0"/>
              <w:autoSpaceDN w:val="0"/>
              <w:adjustRightInd w:val="0"/>
              <w:spacing w:line="276" w:lineRule="auto"/>
              <w:rPr>
                <w:rFonts w:ascii="Consolas" w:hAnsi="Consolas" w:cs="Times New Roman"/>
                <w:noProof w:val="0"/>
                <w:color w:val="000000"/>
                <w:kern w:val="0"/>
                <w:sz w:val="24"/>
                <w:szCs w:val="24"/>
                <w:lang w:val="en-US"/>
              </w:rPr>
            </w:pPr>
            <w:r w:rsidRPr="0053730A">
              <w:rPr>
                <w:rFonts w:ascii="Consolas" w:hAnsi="Consolas" w:cs="Times New Roman"/>
                <w:noProof w:val="0"/>
                <w:color w:val="0000FF"/>
                <w:kern w:val="0"/>
                <w:sz w:val="24"/>
                <w:szCs w:val="24"/>
                <w:lang w:val="en-US"/>
              </w:rPr>
              <w:t>CREATE</w:t>
            </w:r>
            <w:r w:rsidRPr="0053730A">
              <w:rPr>
                <w:rFonts w:ascii="Consolas" w:hAnsi="Consolas" w:cs="Times New Roman"/>
                <w:noProof w:val="0"/>
                <w:color w:val="000000"/>
                <w:kern w:val="0"/>
                <w:sz w:val="24"/>
                <w:szCs w:val="24"/>
                <w:lang w:val="en-US"/>
              </w:rPr>
              <w:t xml:space="preserve"> </w:t>
            </w:r>
            <w:r w:rsidRPr="0053730A">
              <w:rPr>
                <w:rFonts w:ascii="Consolas" w:hAnsi="Consolas" w:cs="Times New Roman"/>
                <w:noProof w:val="0"/>
                <w:color w:val="0000FF"/>
                <w:kern w:val="0"/>
                <w:sz w:val="24"/>
                <w:szCs w:val="24"/>
                <w:lang w:val="en-US"/>
              </w:rPr>
              <w:t>PROC</w:t>
            </w:r>
            <w:r w:rsidRPr="0053730A">
              <w:rPr>
                <w:rFonts w:ascii="Consolas" w:hAnsi="Consolas" w:cs="Times New Roman"/>
                <w:noProof w:val="0"/>
                <w:color w:val="000000"/>
                <w:kern w:val="0"/>
                <w:sz w:val="24"/>
                <w:szCs w:val="24"/>
                <w:lang w:val="en-US"/>
              </w:rPr>
              <w:t xml:space="preserve"> </w:t>
            </w:r>
            <w:proofErr w:type="spellStart"/>
            <w:proofErr w:type="gramStart"/>
            <w:r w:rsidRPr="0053730A">
              <w:rPr>
                <w:rFonts w:ascii="Consolas" w:hAnsi="Consolas" w:cs="Times New Roman"/>
                <w:noProof w:val="0"/>
                <w:color w:val="000000"/>
                <w:kern w:val="0"/>
                <w:sz w:val="24"/>
                <w:szCs w:val="24"/>
                <w:lang w:val="en-US"/>
              </w:rPr>
              <w:t>addReceiptNoteDetail</w:t>
            </w:r>
            <w:proofErr w:type="spellEnd"/>
            <w:proofErr w:type="gramEnd"/>
          </w:p>
          <w:p w14:paraId="73024FAE" w14:textId="77777777" w:rsidR="0053730A" w:rsidRPr="0053730A" w:rsidRDefault="0053730A" w:rsidP="0053730A">
            <w:pPr>
              <w:autoSpaceDE w:val="0"/>
              <w:autoSpaceDN w:val="0"/>
              <w:adjustRightInd w:val="0"/>
              <w:spacing w:line="276" w:lineRule="auto"/>
              <w:rPr>
                <w:rFonts w:ascii="Consolas" w:hAnsi="Consolas" w:cs="Times New Roman"/>
                <w:noProof w:val="0"/>
                <w:color w:val="000000"/>
                <w:kern w:val="0"/>
                <w:sz w:val="24"/>
                <w:szCs w:val="24"/>
                <w:lang w:val="en-US"/>
              </w:rPr>
            </w:pPr>
            <w:r w:rsidRPr="0053730A">
              <w:rPr>
                <w:rFonts w:ascii="Consolas" w:hAnsi="Consolas" w:cs="Times New Roman"/>
                <w:noProof w:val="0"/>
                <w:color w:val="000000"/>
                <w:kern w:val="0"/>
                <w:sz w:val="24"/>
                <w:szCs w:val="24"/>
                <w:lang w:val="en-US"/>
              </w:rPr>
              <w:tab/>
              <w:t xml:space="preserve">@rNoteID </w:t>
            </w:r>
            <w:proofErr w:type="gramStart"/>
            <w:r w:rsidRPr="0053730A">
              <w:rPr>
                <w:rFonts w:ascii="Consolas" w:hAnsi="Consolas" w:cs="Times New Roman"/>
                <w:noProof w:val="0"/>
                <w:color w:val="0000FF"/>
                <w:kern w:val="0"/>
                <w:sz w:val="24"/>
                <w:szCs w:val="24"/>
                <w:lang w:val="en-US"/>
              </w:rPr>
              <w:t>VARCHAR</w:t>
            </w:r>
            <w:r w:rsidRPr="0053730A">
              <w:rPr>
                <w:rFonts w:ascii="Consolas" w:hAnsi="Consolas" w:cs="Times New Roman"/>
                <w:noProof w:val="0"/>
                <w:color w:val="808080"/>
                <w:kern w:val="0"/>
                <w:sz w:val="24"/>
                <w:szCs w:val="24"/>
                <w:lang w:val="en-US"/>
              </w:rPr>
              <w:t>(</w:t>
            </w:r>
            <w:proofErr w:type="gramEnd"/>
            <w:r w:rsidRPr="0053730A">
              <w:rPr>
                <w:rFonts w:ascii="Consolas" w:hAnsi="Consolas" w:cs="Times New Roman"/>
                <w:noProof w:val="0"/>
                <w:color w:val="000000"/>
                <w:kern w:val="0"/>
                <w:sz w:val="24"/>
                <w:szCs w:val="24"/>
                <w:lang w:val="en-US"/>
              </w:rPr>
              <w:t>7</w:t>
            </w:r>
            <w:r w:rsidRPr="0053730A">
              <w:rPr>
                <w:rFonts w:ascii="Consolas" w:hAnsi="Consolas" w:cs="Times New Roman"/>
                <w:noProof w:val="0"/>
                <w:color w:val="808080"/>
                <w:kern w:val="0"/>
                <w:sz w:val="24"/>
                <w:szCs w:val="24"/>
                <w:lang w:val="en-US"/>
              </w:rPr>
              <w:t>),</w:t>
            </w:r>
          </w:p>
          <w:p w14:paraId="3AB7C750" w14:textId="77777777" w:rsidR="0053730A" w:rsidRPr="0053730A" w:rsidRDefault="0053730A" w:rsidP="0053730A">
            <w:pPr>
              <w:autoSpaceDE w:val="0"/>
              <w:autoSpaceDN w:val="0"/>
              <w:adjustRightInd w:val="0"/>
              <w:spacing w:line="276" w:lineRule="auto"/>
              <w:rPr>
                <w:rFonts w:ascii="Consolas" w:hAnsi="Consolas" w:cs="Times New Roman"/>
                <w:noProof w:val="0"/>
                <w:color w:val="000000"/>
                <w:kern w:val="0"/>
                <w:sz w:val="24"/>
                <w:szCs w:val="24"/>
                <w:lang w:val="en-US"/>
              </w:rPr>
            </w:pPr>
            <w:r w:rsidRPr="0053730A">
              <w:rPr>
                <w:rFonts w:ascii="Consolas" w:hAnsi="Consolas" w:cs="Times New Roman"/>
                <w:noProof w:val="0"/>
                <w:color w:val="000000"/>
                <w:kern w:val="0"/>
                <w:sz w:val="24"/>
                <w:szCs w:val="24"/>
                <w:lang w:val="en-US"/>
              </w:rPr>
              <w:tab/>
              <w:t xml:space="preserve">@materialID </w:t>
            </w:r>
            <w:proofErr w:type="gramStart"/>
            <w:r w:rsidRPr="0053730A">
              <w:rPr>
                <w:rFonts w:ascii="Consolas" w:hAnsi="Consolas" w:cs="Times New Roman"/>
                <w:noProof w:val="0"/>
                <w:color w:val="0000FF"/>
                <w:kern w:val="0"/>
                <w:sz w:val="24"/>
                <w:szCs w:val="24"/>
                <w:lang w:val="en-US"/>
              </w:rPr>
              <w:t>VARCHAR</w:t>
            </w:r>
            <w:r w:rsidRPr="0053730A">
              <w:rPr>
                <w:rFonts w:ascii="Consolas" w:hAnsi="Consolas" w:cs="Times New Roman"/>
                <w:noProof w:val="0"/>
                <w:color w:val="808080"/>
                <w:kern w:val="0"/>
                <w:sz w:val="24"/>
                <w:szCs w:val="24"/>
                <w:lang w:val="en-US"/>
              </w:rPr>
              <w:t>(</w:t>
            </w:r>
            <w:proofErr w:type="gramEnd"/>
            <w:r w:rsidRPr="0053730A">
              <w:rPr>
                <w:rFonts w:ascii="Consolas" w:hAnsi="Consolas" w:cs="Times New Roman"/>
                <w:noProof w:val="0"/>
                <w:color w:val="000000"/>
                <w:kern w:val="0"/>
                <w:sz w:val="24"/>
                <w:szCs w:val="24"/>
                <w:lang w:val="en-US"/>
              </w:rPr>
              <w:t>3</w:t>
            </w:r>
            <w:r w:rsidRPr="0053730A">
              <w:rPr>
                <w:rFonts w:ascii="Consolas" w:hAnsi="Consolas" w:cs="Times New Roman"/>
                <w:noProof w:val="0"/>
                <w:color w:val="808080"/>
                <w:kern w:val="0"/>
                <w:sz w:val="24"/>
                <w:szCs w:val="24"/>
                <w:lang w:val="en-US"/>
              </w:rPr>
              <w:t>),</w:t>
            </w:r>
          </w:p>
          <w:p w14:paraId="376620B4" w14:textId="77777777" w:rsidR="0053730A" w:rsidRPr="0053730A" w:rsidRDefault="0053730A" w:rsidP="0053730A">
            <w:pPr>
              <w:autoSpaceDE w:val="0"/>
              <w:autoSpaceDN w:val="0"/>
              <w:adjustRightInd w:val="0"/>
              <w:spacing w:line="276" w:lineRule="auto"/>
              <w:rPr>
                <w:rFonts w:ascii="Consolas" w:hAnsi="Consolas" w:cs="Times New Roman"/>
                <w:noProof w:val="0"/>
                <w:color w:val="000000"/>
                <w:kern w:val="0"/>
                <w:sz w:val="24"/>
                <w:szCs w:val="24"/>
                <w:lang w:val="en-US"/>
              </w:rPr>
            </w:pPr>
            <w:r w:rsidRPr="0053730A">
              <w:rPr>
                <w:rFonts w:ascii="Consolas" w:hAnsi="Consolas" w:cs="Times New Roman"/>
                <w:noProof w:val="0"/>
                <w:color w:val="000000"/>
                <w:kern w:val="0"/>
                <w:sz w:val="24"/>
                <w:szCs w:val="24"/>
                <w:lang w:val="en-US"/>
              </w:rPr>
              <w:tab/>
              <w:t xml:space="preserve">@quantity </w:t>
            </w:r>
            <w:r w:rsidRPr="0053730A">
              <w:rPr>
                <w:rFonts w:ascii="Consolas" w:hAnsi="Consolas" w:cs="Times New Roman"/>
                <w:noProof w:val="0"/>
                <w:color w:val="0000FF"/>
                <w:kern w:val="0"/>
                <w:sz w:val="24"/>
                <w:szCs w:val="24"/>
                <w:lang w:val="en-US"/>
              </w:rPr>
              <w:t>INT</w:t>
            </w:r>
            <w:r w:rsidRPr="0053730A">
              <w:rPr>
                <w:rFonts w:ascii="Consolas" w:hAnsi="Consolas" w:cs="Times New Roman"/>
                <w:noProof w:val="0"/>
                <w:color w:val="808080"/>
                <w:kern w:val="0"/>
                <w:sz w:val="24"/>
                <w:szCs w:val="24"/>
                <w:lang w:val="en-US"/>
              </w:rPr>
              <w:t>,</w:t>
            </w:r>
          </w:p>
          <w:p w14:paraId="64016EA8" w14:textId="77777777" w:rsidR="0053730A" w:rsidRPr="0053730A" w:rsidRDefault="0053730A" w:rsidP="0053730A">
            <w:pPr>
              <w:autoSpaceDE w:val="0"/>
              <w:autoSpaceDN w:val="0"/>
              <w:adjustRightInd w:val="0"/>
              <w:spacing w:line="276" w:lineRule="auto"/>
              <w:rPr>
                <w:rFonts w:ascii="Consolas" w:hAnsi="Consolas" w:cs="Times New Roman"/>
                <w:noProof w:val="0"/>
                <w:color w:val="000000"/>
                <w:kern w:val="0"/>
                <w:sz w:val="24"/>
                <w:szCs w:val="24"/>
                <w:lang w:val="en-US"/>
              </w:rPr>
            </w:pPr>
            <w:r w:rsidRPr="0053730A">
              <w:rPr>
                <w:rFonts w:ascii="Consolas" w:hAnsi="Consolas" w:cs="Times New Roman"/>
                <w:noProof w:val="0"/>
                <w:color w:val="000000"/>
                <w:kern w:val="0"/>
                <w:sz w:val="24"/>
                <w:szCs w:val="24"/>
                <w:lang w:val="en-US"/>
              </w:rPr>
              <w:tab/>
              <w:t xml:space="preserve">@unitPrice </w:t>
            </w:r>
            <w:proofErr w:type="gramStart"/>
            <w:r w:rsidRPr="0053730A">
              <w:rPr>
                <w:rFonts w:ascii="Consolas" w:hAnsi="Consolas" w:cs="Times New Roman"/>
                <w:noProof w:val="0"/>
                <w:color w:val="0000FF"/>
                <w:kern w:val="0"/>
                <w:sz w:val="24"/>
                <w:szCs w:val="24"/>
                <w:lang w:val="en-US"/>
              </w:rPr>
              <w:t>DECIMAL</w:t>
            </w:r>
            <w:r w:rsidRPr="0053730A">
              <w:rPr>
                <w:rFonts w:ascii="Consolas" w:hAnsi="Consolas" w:cs="Times New Roman"/>
                <w:noProof w:val="0"/>
                <w:color w:val="808080"/>
                <w:kern w:val="0"/>
                <w:sz w:val="24"/>
                <w:szCs w:val="24"/>
                <w:lang w:val="en-US"/>
              </w:rPr>
              <w:t>(</w:t>
            </w:r>
            <w:proofErr w:type="gramEnd"/>
            <w:r w:rsidRPr="0053730A">
              <w:rPr>
                <w:rFonts w:ascii="Consolas" w:hAnsi="Consolas" w:cs="Times New Roman"/>
                <w:noProof w:val="0"/>
                <w:color w:val="000000"/>
                <w:kern w:val="0"/>
                <w:sz w:val="24"/>
                <w:szCs w:val="24"/>
                <w:lang w:val="en-US"/>
              </w:rPr>
              <w:t>10</w:t>
            </w:r>
            <w:r w:rsidRPr="0053730A">
              <w:rPr>
                <w:rFonts w:ascii="Consolas" w:hAnsi="Consolas" w:cs="Times New Roman"/>
                <w:noProof w:val="0"/>
                <w:color w:val="808080"/>
                <w:kern w:val="0"/>
                <w:sz w:val="24"/>
                <w:szCs w:val="24"/>
                <w:lang w:val="en-US"/>
              </w:rPr>
              <w:t>,</w:t>
            </w:r>
            <w:r w:rsidRPr="0053730A">
              <w:rPr>
                <w:rFonts w:ascii="Consolas" w:hAnsi="Consolas" w:cs="Times New Roman"/>
                <w:noProof w:val="0"/>
                <w:color w:val="000000"/>
                <w:kern w:val="0"/>
                <w:sz w:val="24"/>
                <w:szCs w:val="24"/>
                <w:lang w:val="en-US"/>
              </w:rPr>
              <w:t>2</w:t>
            </w:r>
            <w:r w:rsidRPr="0053730A">
              <w:rPr>
                <w:rFonts w:ascii="Consolas" w:hAnsi="Consolas" w:cs="Times New Roman"/>
                <w:noProof w:val="0"/>
                <w:color w:val="808080"/>
                <w:kern w:val="0"/>
                <w:sz w:val="24"/>
                <w:szCs w:val="24"/>
                <w:lang w:val="en-US"/>
              </w:rPr>
              <w:t>)</w:t>
            </w:r>
          </w:p>
          <w:p w14:paraId="25FF17FF" w14:textId="77777777" w:rsidR="0053730A" w:rsidRPr="0053730A" w:rsidRDefault="0053730A" w:rsidP="0053730A">
            <w:pPr>
              <w:autoSpaceDE w:val="0"/>
              <w:autoSpaceDN w:val="0"/>
              <w:adjustRightInd w:val="0"/>
              <w:spacing w:line="276" w:lineRule="auto"/>
              <w:rPr>
                <w:rFonts w:ascii="Consolas" w:hAnsi="Consolas" w:cs="Times New Roman"/>
                <w:noProof w:val="0"/>
                <w:color w:val="000000"/>
                <w:kern w:val="0"/>
                <w:sz w:val="24"/>
                <w:szCs w:val="24"/>
                <w:lang w:val="en-US"/>
              </w:rPr>
            </w:pPr>
            <w:r w:rsidRPr="0053730A">
              <w:rPr>
                <w:rFonts w:ascii="Consolas" w:hAnsi="Consolas" w:cs="Times New Roman"/>
                <w:noProof w:val="0"/>
                <w:color w:val="0000FF"/>
                <w:kern w:val="0"/>
                <w:sz w:val="24"/>
                <w:szCs w:val="24"/>
                <w:lang w:val="en-US"/>
              </w:rPr>
              <w:t>AS</w:t>
            </w:r>
          </w:p>
          <w:p w14:paraId="464859DE" w14:textId="77777777" w:rsidR="0053730A" w:rsidRPr="0053730A" w:rsidRDefault="0053730A" w:rsidP="0053730A">
            <w:pPr>
              <w:autoSpaceDE w:val="0"/>
              <w:autoSpaceDN w:val="0"/>
              <w:adjustRightInd w:val="0"/>
              <w:spacing w:line="276" w:lineRule="auto"/>
              <w:rPr>
                <w:rFonts w:ascii="Consolas" w:hAnsi="Consolas" w:cs="Times New Roman"/>
                <w:noProof w:val="0"/>
                <w:color w:val="000000"/>
                <w:kern w:val="0"/>
                <w:sz w:val="24"/>
                <w:szCs w:val="24"/>
                <w:lang w:val="en-US"/>
              </w:rPr>
            </w:pPr>
            <w:r w:rsidRPr="0053730A">
              <w:rPr>
                <w:rFonts w:ascii="Consolas" w:hAnsi="Consolas" w:cs="Times New Roman"/>
                <w:noProof w:val="0"/>
                <w:color w:val="0000FF"/>
                <w:kern w:val="0"/>
                <w:sz w:val="24"/>
                <w:szCs w:val="24"/>
                <w:lang w:val="en-US"/>
              </w:rPr>
              <w:t>BEGIN</w:t>
            </w:r>
          </w:p>
          <w:p w14:paraId="60AC7762" w14:textId="77777777" w:rsidR="0053730A" w:rsidRPr="0053730A" w:rsidRDefault="0053730A" w:rsidP="0053730A">
            <w:pPr>
              <w:autoSpaceDE w:val="0"/>
              <w:autoSpaceDN w:val="0"/>
              <w:adjustRightInd w:val="0"/>
              <w:spacing w:line="276" w:lineRule="auto"/>
              <w:rPr>
                <w:rFonts w:ascii="Consolas" w:hAnsi="Consolas" w:cs="Times New Roman"/>
                <w:noProof w:val="0"/>
                <w:color w:val="000000"/>
                <w:kern w:val="0"/>
                <w:sz w:val="24"/>
                <w:szCs w:val="24"/>
                <w:lang w:val="en-US"/>
              </w:rPr>
            </w:pPr>
            <w:r w:rsidRPr="0053730A">
              <w:rPr>
                <w:rFonts w:ascii="Consolas" w:hAnsi="Consolas" w:cs="Times New Roman"/>
                <w:noProof w:val="0"/>
                <w:color w:val="000000"/>
                <w:kern w:val="0"/>
                <w:sz w:val="24"/>
                <w:szCs w:val="24"/>
                <w:lang w:val="en-US"/>
              </w:rPr>
              <w:tab/>
            </w:r>
            <w:r w:rsidRPr="0053730A">
              <w:rPr>
                <w:rFonts w:ascii="Consolas" w:hAnsi="Consolas" w:cs="Times New Roman"/>
                <w:noProof w:val="0"/>
                <w:color w:val="0000FF"/>
                <w:kern w:val="0"/>
                <w:sz w:val="24"/>
                <w:szCs w:val="24"/>
                <w:lang w:val="en-US"/>
              </w:rPr>
              <w:t>IF</w:t>
            </w:r>
            <w:r w:rsidRPr="0053730A">
              <w:rPr>
                <w:rFonts w:ascii="Consolas" w:hAnsi="Consolas" w:cs="Times New Roman"/>
                <w:noProof w:val="0"/>
                <w:color w:val="000000"/>
                <w:kern w:val="0"/>
                <w:sz w:val="24"/>
                <w:szCs w:val="24"/>
                <w:lang w:val="en-US"/>
              </w:rPr>
              <w:t xml:space="preserve"> @materialID </w:t>
            </w:r>
            <w:r w:rsidRPr="0053730A">
              <w:rPr>
                <w:rFonts w:ascii="Consolas" w:hAnsi="Consolas" w:cs="Times New Roman"/>
                <w:noProof w:val="0"/>
                <w:color w:val="808080"/>
                <w:kern w:val="0"/>
                <w:sz w:val="24"/>
                <w:szCs w:val="24"/>
                <w:lang w:val="en-US"/>
              </w:rPr>
              <w:t>IS</w:t>
            </w:r>
            <w:r w:rsidRPr="0053730A">
              <w:rPr>
                <w:rFonts w:ascii="Consolas" w:hAnsi="Consolas" w:cs="Times New Roman"/>
                <w:noProof w:val="0"/>
                <w:color w:val="000000"/>
                <w:kern w:val="0"/>
                <w:sz w:val="24"/>
                <w:szCs w:val="24"/>
                <w:lang w:val="en-US"/>
              </w:rPr>
              <w:t xml:space="preserve"> </w:t>
            </w:r>
            <w:r w:rsidRPr="0053730A">
              <w:rPr>
                <w:rFonts w:ascii="Consolas" w:hAnsi="Consolas" w:cs="Times New Roman"/>
                <w:noProof w:val="0"/>
                <w:color w:val="808080"/>
                <w:kern w:val="0"/>
                <w:sz w:val="24"/>
                <w:szCs w:val="24"/>
                <w:lang w:val="en-US"/>
              </w:rPr>
              <w:t>NULL</w:t>
            </w:r>
          </w:p>
          <w:p w14:paraId="536CCD5B" w14:textId="77777777" w:rsidR="0053730A" w:rsidRPr="0053730A" w:rsidRDefault="0053730A" w:rsidP="0053730A">
            <w:pPr>
              <w:autoSpaceDE w:val="0"/>
              <w:autoSpaceDN w:val="0"/>
              <w:adjustRightInd w:val="0"/>
              <w:spacing w:line="276" w:lineRule="auto"/>
              <w:rPr>
                <w:rFonts w:ascii="Consolas" w:hAnsi="Consolas" w:cs="Times New Roman"/>
                <w:noProof w:val="0"/>
                <w:color w:val="000000"/>
                <w:kern w:val="0"/>
                <w:sz w:val="24"/>
                <w:szCs w:val="24"/>
                <w:lang w:val="en-US"/>
              </w:rPr>
            </w:pPr>
            <w:r w:rsidRPr="0053730A">
              <w:rPr>
                <w:rFonts w:ascii="Consolas" w:hAnsi="Consolas" w:cs="Times New Roman"/>
                <w:noProof w:val="0"/>
                <w:color w:val="000000"/>
                <w:kern w:val="0"/>
                <w:sz w:val="24"/>
                <w:szCs w:val="24"/>
                <w:lang w:val="en-US"/>
              </w:rPr>
              <w:tab/>
            </w:r>
            <w:r w:rsidRPr="0053730A">
              <w:rPr>
                <w:rFonts w:ascii="Consolas" w:hAnsi="Consolas" w:cs="Times New Roman"/>
                <w:noProof w:val="0"/>
                <w:color w:val="000000"/>
                <w:kern w:val="0"/>
                <w:sz w:val="24"/>
                <w:szCs w:val="24"/>
                <w:lang w:val="en-US"/>
              </w:rPr>
              <w:tab/>
            </w:r>
            <w:r w:rsidRPr="0053730A">
              <w:rPr>
                <w:rFonts w:ascii="Consolas" w:hAnsi="Consolas" w:cs="Times New Roman"/>
                <w:noProof w:val="0"/>
                <w:color w:val="0000FF"/>
                <w:kern w:val="0"/>
                <w:sz w:val="24"/>
                <w:szCs w:val="24"/>
                <w:lang w:val="en-US"/>
              </w:rPr>
              <w:t>THROW</w:t>
            </w:r>
            <w:r w:rsidRPr="0053730A">
              <w:rPr>
                <w:rFonts w:ascii="Consolas" w:hAnsi="Consolas" w:cs="Times New Roman"/>
                <w:noProof w:val="0"/>
                <w:color w:val="000000"/>
                <w:kern w:val="0"/>
                <w:sz w:val="24"/>
                <w:szCs w:val="24"/>
                <w:lang w:val="en-US"/>
              </w:rPr>
              <w:t xml:space="preserve"> 50000</w:t>
            </w:r>
            <w:r w:rsidRPr="0053730A">
              <w:rPr>
                <w:rFonts w:ascii="Consolas" w:hAnsi="Consolas" w:cs="Times New Roman"/>
                <w:noProof w:val="0"/>
                <w:color w:val="808080"/>
                <w:kern w:val="0"/>
                <w:sz w:val="24"/>
                <w:szCs w:val="24"/>
                <w:lang w:val="en-US"/>
              </w:rPr>
              <w:t>,</w:t>
            </w:r>
            <w:r w:rsidRPr="0053730A">
              <w:rPr>
                <w:rFonts w:ascii="Consolas" w:hAnsi="Consolas" w:cs="Times New Roman"/>
                <w:noProof w:val="0"/>
                <w:color w:val="000000"/>
                <w:kern w:val="0"/>
                <w:sz w:val="24"/>
                <w:szCs w:val="24"/>
                <w:lang w:val="en-US"/>
              </w:rPr>
              <w:t xml:space="preserve"> </w:t>
            </w:r>
            <w:proofErr w:type="spellStart"/>
            <w:r w:rsidRPr="0053730A">
              <w:rPr>
                <w:rFonts w:ascii="Consolas" w:hAnsi="Consolas" w:cs="Times New Roman"/>
                <w:noProof w:val="0"/>
                <w:color w:val="FF0000"/>
                <w:kern w:val="0"/>
                <w:sz w:val="24"/>
                <w:szCs w:val="24"/>
                <w:lang w:val="en-US"/>
              </w:rPr>
              <w:t>N'Vui</w:t>
            </w:r>
            <w:proofErr w:type="spellEnd"/>
            <w:r w:rsidRPr="0053730A">
              <w:rPr>
                <w:rFonts w:ascii="Consolas" w:hAnsi="Consolas" w:cs="Times New Roman"/>
                <w:noProof w:val="0"/>
                <w:color w:val="FF0000"/>
                <w:kern w:val="0"/>
                <w:sz w:val="24"/>
                <w:szCs w:val="24"/>
                <w:lang w:val="en-US"/>
              </w:rPr>
              <w:t xml:space="preserve"> </w:t>
            </w:r>
            <w:proofErr w:type="spellStart"/>
            <w:r w:rsidRPr="0053730A">
              <w:rPr>
                <w:rFonts w:ascii="Consolas" w:hAnsi="Consolas" w:cs="Times New Roman"/>
                <w:noProof w:val="0"/>
                <w:color w:val="FF0000"/>
                <w:kern w:val="0"/>
                <w:sz w:val="24"/>
                <w:szCs w:val="24"/>
                <w:lang w:val="en-US"/>
              </w:rPr>
              <w:t>lòng</w:t>
            </w:r>
            <w:proofErr w:type="spellEnd"/>
            <w:r w:rsidRPr="0053730A">
              <w:rPr>
                <w:rFonts w:ascii="Consolas" w:hAnsi="Consolas" w:cs="Times New Roman"/>
                <w:noProof w:val="0"/>
                <w:color w:val="FF0000"/>
                <w:kern w:val="0"/>
                <w:sz w:val="24"/>
                <w:szCs w:val="24"/>
                <w:lang w:val="en-US"/>
              </w:rPr>
              <w:t xml:space="preserve"> </w:t>
            </w:r>
            <w:proofErr w:type="spellStart"/>
            <w:r w:rsidRPr="0053730A">
              <w:rPr>
                <w:rFonts w:ascii="Consolas" w:hAnsi="Consolas" w:cs="Times New Roman"/>
                <w:noProof w:val="0"/>
                <w:color w:val="FF0000"/>
                <w:kern w:val="0"/>
                <w:sz w:val="24"/>
                <w:szCs w:val="24"/>
                <w:lang w:val="en-US"/>
              </w:rPr>
              <w:t>chọn</w:t>
            </w:r>
            <w:proofErr w:type="spellEnd"/>
            <w:r w:rsidRPr="0053730A">
              <w:rPr>
                <w:rFonts w:ascii="Consolas" w:hAnsi="Consolas" w:cs="Times New Roman"/>
                <w:noProof w:val="0"/>
                <w:color w:val="FF0000"/>
                <w:kern w:val="0"/>
                <w:sz w:val="24"/>
                <w:szCs w:val="24"/>
                <w:lang w:val="en-US"/>
              </w:rPr>
              <w:t xml:space="preserve"> </w:t>
            </w:r>
            <w:proofErr w:type="spellStart"/>
            <w:r w:rsidRPr="0053730A">
              <w:rPr>
                <w:rFonts w:ascii="Consolas" w:hAnsi="Consolas" w:cs="Times New Roman"/>
                <w:noProof w:val="0"/>
                <w:color w:val="FF0000"/>
                <w:kern w:val="0"/>
                <w:sz w:val="24"/>
                <w:szCs w:val="24"/>
                <w:lang w:val="en-US"/>
              </w:rPr>
              <w:t>nguyên</w:t>
            </w:r>
            <w:proofErr w:type="spellEnd"/>
            <w:r w:rsidRPr="0053730A">
              <w:rPr>
                <w:rFonts w:ascii="Consolas" w:hAnsi="Consolas" w:cs="Times New Roman"/>
                <w:noProof w:val="0"/>
                <w:color w:val="FF0000"/>
                <w:kern w:val="0"/>
                <w:sz w:val="24"/>
                <w:szCs w:val="24"/>
                <w:lang w:val="en-US"/>
              </w:rPr>
              <w:t xml:space="preserve"> </w:t>
            </w:r>
            <w:proofErr w:type="spellStart"/>
            <w:r w:rsidRPr="0053730A">
              <w:rPr>
                <w:rFonts w:ascii="Consolas" w:hAnsi="Consolas" w:cs="Times New Roman"/>
                <w:noProof w:val="0"/>
                <w:color w:val="FF0000"/>
                <w:kern w:val="0"/>
                <w:sz w:val="24"/>
                <w:szCs w:val="24"/>
                <w:lang w:val="en-US"/>
              </w:rPr>
              <w:t>liệu</w:t>
            </w:r>
            <w:proofErr w:type="spellEnd"/>
            <w:r w:rsidRPr="0053730A">
              <w:rPr>
                <w:rFonts w:ascii="Consolas" w:hAnsi="Consolas" w:cs="Times New Roman"/>
                <w:noProof w:val="0"/>
                <w:color w:val="FF0000"/>
                <w:kern w:val="0"/>
                <w:sz w:val="24"/>
                <w:szCs w:val="24"/>
                <w:lang w:val="en-US"/>
              </w:rPr>
              <w:t xml:space="preserve"> </w:t>
            </w:r>
            <w:proofErr w:type="spellStart"/>
            <w:r w:rsidRPr="0053730A">
              <w:rPr>
                <w:rFonts w:ascii="Consolas" w:hAnsi="Consolas" w:cs="Times New Roman"/>
                <w:noProof w:val="0"/>
                <w:color w:val="FF0000"/>
                <w:kern w:val="0"/>
                <w:sz w:val="24"/>
                <w:szCs w:val="24"/>
                <w:lang w:val="en-US"/>
              </w:rPr>
              <w:t>cần</w:t>
            </w:r>
            <w:proofErr w:type="spellEnd"/>
            <w:r w:rsidRPr="0053730A">
              <w:rPr>
                <w:rFonts w:ascii="Consolas" w:hAnsi="Consolas" w:cs="Times New Roman"/>
                <w:noProof w:val="0"/>
                <w:color w:val="FF0000"/>
                <w:kern w:val="0"/>
                <w:sz w:val="24"/>
                <w:szCs w:val="24"/>
                <w:lang w:val="en-US"/>
              </w:rPr>
              <w:t xml:space="preserve"> </w:t>
            </w:r>
            <w:proofErr w:type="spellStart"/>
            <w:r w:rsidRPr="0053730A">
              <w:rPr>
                <w:rFonts w:ascii="Consolas" w:hAnsi="Consolas" w:cs="Times New Roman"/>
                <w:noProof w:val="0"/>
                <w:color w:val="FF0000"/>
                <w:kern w:val="0"/>
                <w:sz w:val="24"/>
                <w:szCs w:val="24"/>
                <w:lang w:val="en-US"/>
              </w:rPr>
              <w:t>nhập</w:t>
            </w:r>
            <w:proofErr w:type="spellEnd"/>
            <w:r w:rsidRPr="0053730A">
              <w:rPr>
                <w:rFonts w:ascii="Consolas" w:hAnsi="Consolas" w:cs="Times New Roman"/>
                <w:noProof w:val="0"/>
                <w:color w:val="FF0000"/>
                <w:kern w:val="0"/>
                <w:sz w:val="24"/>
                <w:szCs w:val="24"/>
                <w:lang w:val="en-US"/>
              </w:rPr>
              <w:t>.'</w:t>
            </w:r>
            <w:r w:rsidRPr="0053730A">
              <w:rPr>
                <w:rFonts w:ascii="Consolas" w:hAnsi="Consolas" w:cs="Times New Roman"/>
                <w:noProof w:val="0"/>
                <w:color w:val="808080"/>
                <w:kern w:val="0"/>
                <w:sz w:val="24"/>
                <w:szCs w:val="24"/>
                <w:lang w:val="en-US"/>
              </w:rPr>
              <w:t>,</w:t>
            </w:r>
            <w:r w:rsidRPr="0053730A">
              <w:rPr>
                <w:rFonts w:ascii="Consolas" w:hAnsi="Consolas" w:cs="Times New Roman"/>
                <w:noProof w:val="0"/>
                <w:color w:val="000000"/>
                <w:kern w:val="0"/>
                <w:sz w:val="24"/>
                <w:szCs w:val="24"/>
                <w:lang w:val="en-US"/>
              </w:rPr>
              <w:t xml:space="preserve"> </w:t>
            </w:r>
            <w:proofErr w:type="gramStart"/>
            <w:r w:rsidRPr="0053730A">
              <w:rPr>
                <w:rFonts w:ascii="Consolas" w:hAnsi="Consolas" w:cs="Times New Roman"/>
                <w:noProof w:val="0"/>
                <w:color w:val="000000"/>
                <w:kern w:val="0"/>
                <w:sz w:val="24"/>
                <w:szCs w:val="24"/>
                <w:lang w:val="en-US"/>
              </w:rPr>
              <w:t>255</w:t>
            </w:r>
            <w:proofErr w:type="gramEnd"/>
          </w:p>
          <w:p w14:paraId="100F0556" w14:textId="77777777" w:rsidR="0053730A" w:rsidRPr="0053730A" w:rsidRDefault="0053730A" w:rsidP="0053730A">
            <w:pPr>
              <w:autoSpaceDE w:val="0"/>
              <w:autoSpaceDN w:val="0"/>
              <w:adjustRightInd w:val="0"/>
              <w:spacing w:line="276" w:lineRule="auto"/>
              <w:rPr>
                <w:rFonts w:ascii="Consolas" w:hAnsi="Consolas" w:cs="Times New Roman"/>
                <w:noProof w:val="0"/>
                <w:color w:val="000000"/>
                <w:kern w:val="0"/>
                <w:sz w:val="24"/>
                <w:szCs w:val="24"/>
                <w:lang w:val="en-US"/>
              </w:rPr>
            </w:pPr>
            <w:r w:rsidRPr="0053730A">
              <w:rPr>
                <w:rFonts w:ascii="Consolas" w:hAnsi="Consolas" w:cs="Times New Roman"/>
                <w:noProof w:val="0"/>
                <w:color w:val="000000"/>
                <w:kern w:val="0"/>
                <w:sz w:val="24"/>
                <w:szCs w:val="24"/>
                <w:lang w:val="en-US"/>
              </w:rPr>
              <w:tab/>
            </w:r>
            <w:r w:rsidRPr="0053730A">
              <w:rPr>
                <w:rFonts w:ascii="Consolas" w:hAnsi="Consolas" w:cs="Times New Roman"/>
                <w:noProof w:val="0"/>
                <w:color w:val="0000FF"/>
                <w:kern w:val="0"/>
                <w:sz w:val="24"/>
                <w:szCs w:val="24"/>
                <w:lang w:val="en-US"/>
              </w:rPr>
              <w:t>ELSE</w:t>
            </w:r>
            <w:r w:rsidRPr="0053730A">
              <w:rPr>
                <w:rFonts w:ascii="Consolas" w:hAnsi="Consolas" w:cs="Times New Roman"/>
                <w:noProof w:val="0"/>
                <w:color w:val="000000"/>
                <w:kern w:val="0"/>
                <w:sz w:val="24"/>
                <w:szCs w:val="24"/>
                <w:lang w:val="en-US"/>
              </w:rPr>
              <w:t xml:space="preserve"> </w:t>
            </w:r>
            <w:r w:rsidRPr="0053730A">
              <w:rPr>
                <w:rFonts w:ascii="Consolas" w:hAnsi="Consolas" w:cs="Times New Roman"/>
                <w:noProof w:val="0"/>
                <w:color w:val="0000FF"/>
                <w:kern w:val="0"/>
                <w:sz w:val="24"/>
                <w:szCs w:val="24"/>
                <w:lang w:val="en-US"/>
              </w:rPr>
              <w:t xml:space="preserve">IF </w:t>
            </w:r>
            <w:r w:rsidRPr="0053730A">
              <w:rPr>
                <w:rFonts w:ascii="Consolas" w:hAnsi="Consolas" w:cs="Times New Roman"/>
                <w:noProof w:val="0"/>
                <w:color w:val="808080"/>
                <w:kern w:val="0"/>
                <w:sz w:val="24"/>
                <w:szCs w:val="24"/>
                <w:lang w:val="en-US"/>
              </w:rPr>
              <w:t>(</w:t>
            </w:r>
            <w:r w:rsidRPr="0053730A">
              <w:rPr>
                <w:rFonts w:ascii="Consolas" w:hAnsi="Consolas" w:cs="Times New Roman"/>
                <w:noProof w:val="0"/>
                <w:color w:val="000000"/>
                <w:kern w:val="0"/>
                <w:sz w:val="24"/>
                <w:szCs w:val="24"/>
                <w:lang w:val="en-US"/>
              </w:rPr>
              <w:t xml:space="preserve">@quantity </w:t>
            </w:r>
            <w:r w:rsidRPr="0053730A">
              <w:rPr>
                <w:rFonts w:ascii="Consolas" w:hAnsi="Consolas" w:cs="Times New Roman"/>
                <w:noProof w:val="0"/>
                <w:color w:val="808080"/>
                <w:kern w:val="0"/>
                <w:sz w:val="24"/>
                <w:szCs w:val="24"/>
                <w:lang w:val="en-US"/>
              </w:rPr>
              <w:t>&lt;=</w:t>
            </w:r>
            <w:r w:rsidRPr="0053730A">
              <w:rPr>
                <w:rFonts w:ascii="Consolas" w:hAnsi="Consolas" w:cs="Times New Roman"/>
                <w:noProof w:val="0"/>
                <w:color w:val="000000"/>
                <w:kern w:val="0"/>
                <w:sz w:val="24"/>
                <w:szCs w:val="24"/>
                <w:lang w:val="en-US"/>
              </w:rPr>
              <w:t xml:space="preserve"> </w:t>
            </w:r>
            <w:proofErr w:type="gramStart"/>
            <w:r w:rsidRPr="0053730A">
              <w:rPr>
                <w:rFonts w:ascii="Consolas" w:hAnsi="Consolas" w:cs="Times New Roman"/>
                <w:noProof w:val="0"/>
                <w:color w:val="000000"/>
                <w:kern w:val="0"/>
                <w:sz w:val="24"/>
                <w:szCs w:val="24"/>
                <w:lang w:val="en-US"/>
              </w:rPr>
              <w:t xml:space="preserve">0 </w:t>
            </w:r>
            <w:r w:rsidRPr="0053730A">
              <w:rPr>
                <w:rFonts w:ascii="Consolas" w:hAnsi="Consolas" w:cs="Times New Roman"/>
                <w:noProof w:val="0"/>
                <w:color w:val="808080"/>
                <w:kern w:val="0"/>
                <w:sz w:val="24"/>
                <w:szCs w:val="24"/>
                <w:lang w:val="en-US"/>
              </w:rPr>
              <w:t>)</w:t>
            </w:r>
            <w:proofErr w:type="gramEnd"/>
          </w:p>
          <w:p w14:paraId="2B4C6F96" w14:textId="77777777" w:rsidR="0053730A" w:rsidRPr="0053730A" w:rsidRDefault="0053730A" w:rsidP="0053730A">
            <w:pPr>
              <w:autoSpaceDE w:val="0"/>
              <w:autoSpaceDN w:val="0"/>
              <w:adjustRightInd w:val="0"/>
              <w:spacing w:line="276" w:lineRule="auto"/>
              <w:rPr>
                <w:rFonts w:ascii="Consolas" w:hAnsi="Consolas" w:cs="Times New Roman"/>
                <w:noProof w:val="0"/>
                <w:color w:val="000000"/>
                <w:kern w:val="0"/>
                <w:sz w:val="24"/>
                <w:szCs w:val="24"/>
                <w:lang w:val="en-US"/>
              </w:rPr>
            </w:pPr>
            <w:r w:rsidRPr="0053730A">
              <w:rPr>
                <w:rFonts w:ascii="Consolas" w:hAnsi="Consolas" w:cs="Times New Roman"/>
                <w:noProof w:val="0"/>
                <w:color w:val="000000"/>
                <w:kern w:val="0"/>
                <w:sz w:val="24"/>
                <w:szCs w:val="24"/>
                <w:lang w:val="en-US"/>
              </w:rPr>
              <w:tab/>
            </w:r>
            <w:r w:rsidRPr="0053730A">
              <w:rPr>
                <w:rFonts w:ascii="Consolas" w:hAnsi="Consolas" w:cs="Times New Roman"/>
                <w:noProof w:val="0"/>
                <w:color w:val="000000"/>
                <w:kern w:val="0"/>
                <w:sz w:val="24"/>
                <w:szCs w:val="24"/>
                <w:lang w:val="en-US"/>
              </w:rPr>
              <w:tab/>
            </w:r>
            <w:r w:rsidRPr="0053730A">
              <w:rPr>
                <w:rFonts w:ascii="Consolas" w:hAnsi="Consolas" w:cs="Times New Roman"/>
                <w:noProof w:val="0"/>
                <w:color w:val="0000FF"/>
                <w:kern w:val="0"/>
                <w:sz w:val="24"/>
                <w:szCs w:val="24"/>
                <w:lang w:val="en-US"/>
              </w:rPr>
              <w:t>THROW</w:t>
            </w:r>
            <w:r w:rsidRPr="0053730A">
              <w:rPr>
                <w:rFonts w:ascii="Consolas" w:hAnsi="Consolas" w:cs="Times New Roman"/>
                <w:noProof w:val="0"/>
                <w:color w:val="000000"/>
                <w:kern w:val="0"/>
                <w:sz w:val="24"/>
                <w:szCs w:val="24"/>
                <w:lang w:val="en-US"/>
              </w:rPr>
              <w:t xml:space="preserve"> 50000</w:t>
            </w:r>
            <w:r w:rsidRPr="0053730A">
              <w:rPr>
                <w:rFonts w:ascii="Consolas" w:hAnsi="Consolas" w:cs="Times New Roman"/>
                <w:noProof w:val="0"/>
                <w:color w:val="808080"/>
                <w:kern w:val="0"/>
                <w:sz w:val="24"/>
                <w:szCs w:val="24"/>
                <w:lang w:val="en-US"/>
              </w:rPr>
              <w:t>,</w:t>
            </w:r>
            <w:r w:rsidRPr="0053730A">
              <w:rPr>
                <w:rFonts w:ascii="Consolas" w:hAnsi="Consolas" w:cs="Times New Roman"/>
                <w:noProof w:val="0"/>
                <w:color w:val="000000"/>
                <w:kern w:val="0"/>
                <w:sz w:val="24"/>
                <w:szCs w:val="24"/>
                <w:lang w:val="en-US"/>
              </w:rPr>
              <w:t xml:space="preserve"> </w:t>
            </w:r>
            <w:proofErr w:type="spellStart"/>
            <w:r w:rsidRPr="0053730A">
              <w:rPr>
                <w:rFonts w:ascii="Consolas" w:hAnsi="Consolas" w:cs="Times New Roman"/>
                <w:noProof w:val="0"/>
                <w:color w:val="FF0000"/>
                <w:kern w:val="0"/>
                <w:sz w:val="24"/>
                <w:szCs w:val="24"/>
                <w:lang w:val="en-US"/>
              </w:rPr>
              <w:t>N'Vui</w:t>
            </w:r>
            <w:proofErr w:type="spellEnd"/>
            <w:r w:rsidRPr="0053730A">
              <w:rPr>
                <w:rFonts w:ascii="Consolas" w:hAnsi="Consolas" w:cs="Times New Roman"/>
                <w:noProof w:val="0"/>
                <w:color w:val="FF0000"/>
                <w:kern w:val="0"/>
                <w:sz w:val="24"/>
                <w:szCs w:val="24"/>
                <w:lang w:val="en-US"/>
              </w:rPr>
              <w:t xml:space="preserve"> </w:t>
            </w:r>
            <w:proofErr w:type="spellStart"/>
            <w:r w:rsidRPr="0053730A">
              <w:rPr>
                <w:rFonts w:ascii="Consolas" w:hAnsi="Consolas" w:cs="Times New Roman"/>
                <w:noProof w:val="0"/>
                <w:color w:val="FF0000"/>
                <w:kern w:val="0"/>
                <w:sz w:val="24"/>
                <w:szCs w:val="24"/>
                <w:lang w:val="en-US"/>
              </w:rPr>
              <w:t>lòng</w:t>
            </w:r>
            <w:proofErr w:type="spellEnd"/>
            <w:r w:rsidRPr="0053730A">
              <w:rPr>
                <w:rFonts w:ascii="Consolas" w:hAnsi="Consolas" w:cs="Times New Roman"/>
                <w:noProof w:val="0"/>
                <w:color w:val="FF0000"/>
                <w:kern w:val="0"/>
                <w:sz w:val="24"/>
                <w:szCs w:val="24"/>
                <w:lang w:val="en-US"/>
              </w:rPr>
              <w:t xml:space="preserve"> </w:t>
            </w:r>
            <w:proofErr w:type="spellStart"/>
            <w:r w:rsidRPr="0053730A">
              <w:rPr>
                <w:rFonts w:ascii="Consolas" w:hAnsi="Consolas" w:cs="Times New Roman"/>
                <w:noProof w:val="0"/>
                <w:color w:val="FF0000"/>
                <w:kern w:val="0"/>
                <w:sz w:val="24"/>
                <w:szCs w:val="24"/>
                <w:lang w:val="en-US"/>
              </w:rPr>
              <w:t>nhập</w:t>
            </w:r>
            <w:proofErr w:type="spellEnd"/>
            <w:r w:rsidRPr="0053730A">
              <w:rPr>
                <w:rFonts w:ascii="Consolas" w:hAnsi="Consolas" w:cs="Times New Roman"/>
                <w:noProof w:val="0"/>
                <w:color w:val="FF0000"/>
                <w:kern w:val="0"/>
                <w:sz w:val="24"/>
                <w:szCs w:val="24"/>
                <w:lang w:val="en-US"/>
              </w:rPr>
              <w:t xml:space="preserve"> </w:t>
            </w:r>
            <w:proofErr w:type="spellStart"/>
            <w:r w:rsidRPr="0053730A">
              <w:rPr>
                <w:rFonts w:ascii="Consolas" w:hAnsi="Consolas" w:cs="Times New Roman"/>
                <w:noProof w:val="0"/>
                <w:color w:val="FF0000"/>
                <w:kern w:val="0"/>
                <w:sz w:val="24"/>
                <w:szCs w:val="24"/>
                <w:lang w:val="en-US"/>
              </w:rPr>
              <w:t>số</w:t>
            </w:r>
            <w:proofErr w:type="spellEnd"/>
            <w:r w:rsidRPr="0053730A">
              <w:rPr>
                <w:rFonts w:ascii="Consolas" w:hAnsi="Consolas" w:cs="Times New Roman"/>
                <w:noProof w:val="0"/>
                <w:color w:val="FF0000"/>
                <w:kern w:val="0"/>
                <w:sz w:val="24"/>
                <w:szCs w:val="24"/>
                <w:lang w:val="en-US"/>
              </w:rPr>
              <w:t xml:space="preserve"> </w:t>
            </w:r>
            <w:proofErr w:type="spellStart"/>
            <w:r w:rsidRPr="0053730A">
              <w:rPr>
                <w:rFonts w:ascii="Consolas" w:hAnsi="Consolas" w:cs="Times New Roman"/>
                <w:noProof w:val="0"/>
                <w:color w:val="FF0000"/>
                <w:kern w:val="0"/>
                <w:sz w:val="24"/>
                <w:szCs w:val="24"/>
                <w:lang w:val="en-US"/>
              </w:rPr>
              <w:t>lượng</w:t>
            </w:r>
            <w:proofErr w:type="spellEnd"/>
            <w:r w:rsidRPr="0053730A">
              <w:rPr>
                <w:rFonts w:ascii="Consolas" w:hAnsi="Consolas" w:cs="Times New Roman"/>
                <w:noProof w:val="0"/>
                <w:color w:val="FF0000"/>
                <w:kern w:val="0"/>
                <w:sz w:val="24"/>
                <w:szCs w:val="24"/>
                <w:lang w:val="en-US"/>
              </w:rPr>
              <w:t xml:space="preserve"> </w:t>
            </w:r>
            <w:proofErr w:type="spellStart"/>
            <w:r w:rsidRPr="0053730A">
              <w:rPr>
                <w:rFonts w:ascii="Consolas" w:hAnsi="Consolas" w:cs="Times New Roman"/>
                <w:noProof w:val="0"/>
                <w:color w:val="FF0000"/>
                <w:kern w:val="0"/>
                <w:sz w:val="24"/>
                <w:szCs w:val="24"/>
                <w:lang w:val="en-US"/>
              </w:rPr>
              <w:t>lớn</w:t>
            </w:r>
            <w:proofErr w:type="spellEnd"/>
            <w:r w:rsidRPr="0053730A">
              <w:rPr>
                <w:rFonts w:ascii="Consolas" w:hAnsi="Consolas" w:cs="Times New Roman"/>
                <w:noProof w:val="0"/>
                <w:color w:val="FF0000"/>
                <w:kern w:val="0"/>
                <w:sz w:val="24"/>
                <w:szCs w:val="24"/>
                <w:lang w:val="en-US"/>
              </w:rPr>
              <w:t xml:space="preserve"> </w:t>
            </w:r>
            <w:proofErr w:type="spellStart"/>
            <w:r w:rsidRPr="0053730A">
              <w:rPr>
                <w:rFonts w:ascii="Consolas" w:hAnsi="Consolas" w:cs="Times New Roman"/>
                <w:noProof w:val="0"/>
                <w:color w:val="FF0000"/>
                <w:kern w:val="0"/>
                <w:sz w:val="24"/>
                <w:szCs w:val="24"/>
                <w:lang w:val="en-US"/>
              </w:rPr>
              <w:t>hơn</w:t>
            </w:r>
            <w:proofErr w:type="spellEnd"/>
            <w:r w:rsidRPr="0053730A">
              <w:rPr>
                <w:rFonts w:ascii="Consolas" w:hAnsi="Consolas" w:cs="Times New Roman"/>
                <w:noProof w:val="0"/>
                <w:color w:val="FF0000"/>
                <w:kern w:val="0"/>
                <w:sz w:val="24"/>
                <w:szCs w:val="24"/>
                <w:lang w:val="en-US"/>
              </w:rPr>
              <w:t xml:space="preserve"> 0.'</w:t>
            </w:r>
            <w:r w:rsidRPr="0053730A">
              <w:rPr>
                <w:rFonts w:ascii="Consolas" w:hAnsi="Consolas" w:cs="Times New Roman"/>
                <w:noProof w:val="0"/>
                <w:color w:val="808080"/>
                <w:kern w:val="0"/>
                <w:sz w:val="24"/>
                <w:szCs w:val="24"/>
                <w:lang w:val="en-US"/>
              </w:rPr>
              <w:t>,</w:t>
            </w:r>
            <w:r w:rsidRPr="0053730A">
              <w:rPr>
                <w:rFonts w:ascii="Consolas" w:hAnsi="Consolas" w:cs="Times New Roman"/>
                <w:noProof w:val="0"/>
                <w:color w:val="000000"/>
                <w:kern w:val="0"/>
                <w:sz w:val="24"/>
                <w:szCs w:val="24"/>
                <w:lang w:val="en-US"/>
              </w:rPr>
              <w:t xml:space="preserve"> </w:t>
            </w:r>
            <w:proofErr w:type="gramStart"/>
            <w:r w:rsidRPr="0053730A">
              <w:rPr>
                <w:rFonts w:ascii="Consolas" w:hAnsi="Consolas" w:cs="Times New Roman"/>
                <w:noProof w:val="0"/>
                <w:color w:val="000000"/>
                <w:kern w:val="0"/>
                <w:sz w:val="24"/>
                <w:szCs w:val="24"/>
                <w:lang w:val="en-US"/>
              </w:rPr>
              <w:t>255</w:t>
            </w:r>
            <w:proofErr w:type="gramEnd"/>
          </w:p>
          <w:p w14:paraId="2E61A1F0" w14:textId="77777777" w:rsidR="0053730A" w:rsidRPr="0053730A" w:rsidRDefault="0053730A" w:rsidP="0053730A">
            <w:pPr>
              <w:autoSpaceDE w:val="0"/>
              <w:autoSpaceDN w:val="0"/>
              <w:adjustRightInd w:val="0"/>
              <w:spacing w:line="276" w:lineRule="auto"/>
              <w:rPr>
                <w:rFonts w:ascii="Consolas" w:hAnsi="Consolas" w:cs="Times New Roman"/>
                <w:noProof w:val="0"/>
                <w:color w:val="000000"/>
                <w:kern w:val="0"/>
                <w:sz w:val="24"/>
                <w:szCs w:val="24"/>
                <w:lang w:val="en-US"/>
              </w:rPr>
            </w:pPr>
            <w:r w:rsidRPr="0053730A">
              <w:rPr>
                <w:rFonts w:ascii="Consolas" w:hAnsi="Consolas" w:cs="Times New Roman"/>
                <w:noProof w:val="0"/>
                <w:color w:val="000000"/>
                <w:kern w:val="0"/>
                <w:sz w:val="24"/>
                <w:szCs w:val="24"/>
                <w:lang w:val="en-US"/>
              </w:rPr>
              <w:tab/>
            </w:r>
            <w:r w:rsidRPr="0053730A">
              <w:rPr>
                <w:rFonts w:ascii="Consolas" w:hAnsi="Consolas" w:cs="Times New Roman"/>
                <w:noProof w:val="0"/>
                <w:color w:val="0000FF"/>
                <w:kern w:val="0"/>
                <w:sz w:val="24"/>
                <w:szCs w:val="24"/>
                <w:lang w:val="en-US"/>
              </w:rPr>
              <w:t>ELSE</w:t>
            </w:r>
            <w:r w:rsidRPr="0053730A">
              <w:rPr>
                <w:rFonts w:ascii="Consolas" w:hAnsi="Consolas" w:cs="Times New Roman"/>
                <w:noProof w:val="0"/>
                <w:color w:val="000000"/>
                <w:kern w:val="0"/>
                <w:sz w:val="24"/>
                <w:szCs w:val="24"/>
                <w:lang w:val="en-US"/>
              </w:rPr>
              <w:t xml:space="preserve"> </w:t>
            </w:r>
            <w:r w:rsidRPr="0053730A">
              <w:rPr>
                <w:rFonts w:ascii="Consolas" w:hAnsi="Consolas" w:cs="Times New Roman"/>
                <w:noProof w:val="0"/>
                <w:color w:val="0000FF"/>
                <w:kern w:val="0"/>
                <w:sz w:val="24"/>
                <w:szCs w:val="24"/>
                <w:lang w:val="en-US"/>
              </w:rPr>
              <w:t xml:space="preserve">IF </w:t>
            </w:r>
            <w:r w:rsidRPr="0053730A">
              <w:rPr>
                <w:rFonts w:ascii="Consolas" w:hAnsi="Consolas" w:cs="Times New Roman"/>
                <w:noProof w:val="0"/>
                <w:color w:val="808080"/>
                <w:kern w:val="0"/>
                <w:sz w:val="24"/>
                <w:szCs w:val="24"/>
                <w:lang w:val="en-US"/>
              </w:rPr>
              <w:t>(</w:t>
            </w:r>
            <w:r w:rsidRPr="0053730A">
              <w:rPr>
                <w:rFonts w:ascii="Consolas" w:hAnsi="Consolas" w:cs="Times New Roman"/>
                <w:noProof w:val="0"/>
                <w:color w:val="000000"/>
                <w:kern w:val="0"/>
                <w:sz w:val="24"/>
                <w:szCs w:val="24"/>
                <w:lang w:val="en-US"/>
              </w:rPr>
              <w:t xml:space="preserve">@unitPrice </w:t>
            </w:r>
            <w:r w:rsidRPr="0053730A">
              <w:rPr>
                <w:rFonts w:ascii="Consolas" w:hAnsi="Consolas" w:cs="Times New Roman"/>
                <w:noProof w:val="0"/>
                <w:color w:val="808080"/>
                <w:kern w:val="0"/>
                <w:sz w:val="24"/>
                <w:szCs w:val="24"/>
                <w:lang w:val="en-US"/>
              </w:rPr>
              <w:t>&lt;=</w:t>
            </w:r>
            <w:r w:rsidRPr="0053730A">
              <w:rPr>
                <w:rFonts w:ascii="Consolas" w:hAnsi="Consolas" w:cs="Times New Roman"/>
                <w:noProof w:val="0"/>
                <w:color w:val="000000"/>
                <w:kern w:val="0"/>
                <w:sz w:val="24"/>
                <w:szCs w:val="24"/>
                <w:lang w:val="en-US"/>
              </w:rPr>
              <w:t xml:space="preserve"> 0</w:t>
            </w:r>
            <w:r w:rsidRPr="0053730A">
              <w:rPr>
                <w:rFonts w:ascii="Consolas" w:hAnsi="Consolas" w:cs="Times New Roman"/>
                <w:noProof w:val="0"/>
                <w:color w:val="808080"/>
                <w:kern w:val="0"/>
                <w:sz w:val="24"/>
                <w:szCs w:val="24"/>
                <w:lang w:val="en-US"/>
              </w:rPr>
              <w:t>)</w:t>
            </w:r>
          </w:p>
          <w:p w14:paraId="728E42DC" w14:textId="77777777" w:rsidR="0053730A" w:rsidRPr="0053730A" w:rsidRDefault="0053730A" w:rsidP="0053730A">
            <w:pPr>
              <w:autoSpaceDE w:val="0"/>
              <w:autoSpaceDN w:val="0"/>
              <w:adjustRightInd w:val="0"/>
              <w:spacing w:line="276" w:lineRule="auto"/>
              <w:rPr>
                <w:rFonts w:ascii="Consolas" w:hAnsi="Consolas" w:cs="Times New Roman"/>
                <w:noProof w:val="0"/>
                <w:color w:val="000000"/>
                <w:kern w:val="0"/>
                <w:sz w:val="24"/>
                <w:szCs w:val="24"/>
                <w:lang w:val="en-US"/>
              </w:rPr>
            </w:pPr>
            <w:r w:rsidRPr="0053730A">
              <w:rPr>
                <w:rFonts w:ascii="Consolas" w:hAnsi="Consolas" w:cs="Times New Roman"/>
                <w:noProof w:val="0"/>
                <w:color w:val="000000"/>
                <w:kern w:val="0"/>
                <w:sz w:val="24"/>
                <w:szCs w:val="24"/>
                <w:lang w:val="en-US"/>
              </w:rPr>
              <w:tab/>
            </w:r>
            <w:r w:rsidRPr="0053730A">
              <w:rPr>
                <w:rFonts w:ascii="Consolas" w:hAnsi="Consolas" w:cs="Times New Roman"/>
                <w:noProof w:val="0"/>
                <w:color w:val="000000"/>
                <w:kern w:val="0"/>
                <w:sz w:val="24"/>
                <w:szCs w:val="24"/>
                <w:lang w:val="en-US"/>
              </w:rPr>
              <w:tab/>
            </w:r>
            <w:r w:rsidRPr="0053730A">
              <w:rPr>
                <w:rFonts w:ascii="Consolas" w:hAnsi="Consolas" w:cs="Times New Roman"/>
                <w:noProof w:val="0"/>
                <w:color w:val="0000FF"/>
                <w:kern w:val="0"/>
                <w:sz w:val="24"/>
                <w:szCs w:val="24"/>
                <w:lang w:val="en-US"/>
              </w:rPr>
              <w:t>THROW</w:t>
            </w:r>
            <w:r w:rsidRPr="0053730A">
              <w:rPr>
                <w:rFonts w:ascii="Consolas" w:hAnsi="Consolas" w:cs="Times New Roman"/>
                <w:noProof w:val="0"/>
                <w:color w:val="000000"/>
                <w:kern w:val="0"/>
                <w:sz w:val="24"/>
                <w:szCs w:val="24"/>
                <w:lang w:val="en-US"/>
              </w:rPr>
              <w:t xml:space="preserve"> 50000</w:t>
            </w:r>
            <w:r w:rsidRPr="0053730A">
              <w:rPr>
                <w:rFonts w:ascii="Consolas" w:hAnsi="Consolas" w:cs="Times New Roman"/>
                <w:noProof w:val="0"/>
                <w:color w:val="808080"/>
                <w:kern w:val="0"/>
                <w:sz w:val="24"/>
                <w:szCs w:val="24"/>
                <w:lang w:val="en-US"/>
              </w:rPr>
              <w:t>,</w:t>
            </w:r>
            <w:r w:rsidRPr="0053730A">
              <w:rPr>
                <w:rFonts w:ascii="Consolas" w:hAnsi="Consolas" w:cs="Times New Roman"/>
                <w:noProof w:val="0"/>
                <w:color w:val="000000"/>
                <w:kern w:val="0"/>
                <w:sz w:val="24"/>
                <w:szCs w:val="24"/>
                <w:lang w:val="en-US"/>
              </w:rPr>
              <w:t xml:space="preserve"> </w:t>
            </w:r>
            <w:proofErr w:type="spellStart"/>
            <w:r w:rsidRPr="0053730A">
              <w:rPr>
                <w:rFonts w:ascii="Consolas" w:hAnsi="Consolas" w:cs="Times New Roman"/>
                <w:noProof w:val="0"/>
                <w:color w:val="FF0000"/>
                <w:kern w:val="0"/>
                <w:sz w:val="24"/>
                <w:szCs w:val="24"/>
                <w:lang w:val="en-US"/>
              </w:rPr>
              <w:t>N'Vui</w:t>
            </w:r>
            <w:proofErr w:type="spellEnd"/>
            <w:r w:rsidRPr="0053730A">
              <w:rPr>
                <w:rFonts w:ascii="Consolas" w:hAnsi="Consolas" w:cs="Times New Roman"/>
                <w:noProof w:val="0"/>
                <w:color w:val="FF0000"/>
                <w:kern w:val="0"/>
                <w:sz w:val="24"/>
                <w:szCs w:val="24"/>
                <w:lang w:val="en-US"/>
              </w:rPr>
              <w:t xml:space="preserve"> </w:t>
            </w:r>
            <w:proofErr w:type="spellStart"/>
            <w:r w:rsidRPr="0053730A">
              <w:rPr>
                <w:rFonts w:ascii="Consolas" w:hAnsi="Consolas" w:cs="Times New Roman"/>
                <w:noProof w:val="0"/>
                <w:color w:val="FF0000"/>
                <w:kern w:val="0"/>
                <w:sz w:val="24"/>
                <w:szCs w:val="24"/>
                <w:lang w:val="en-US"/>
              </w:rPr>
              <w:t>lòng</w:t>
            </w:r>
            <w:proofErr w:type="spellEnd"/>
            <w:r w:rsidRPr="0053730A">
              <w:rPr>
                <w:rFonts w:ascii="Consolas" w:hAnsi="Consolas" w:cs="Times New Roman"/>
                <w:noProof w:val="0"/>
                <w:color w:val="FF0000"/>
                <w:kern w:val="0"/>
                <w:sz w:val="24"/>
                <w:szCs w:val="24"/>
                <w:lang w:val="en-US"/>
              </w:rPr>
              <w:t xml:space="preserve"> </w:t>
            </w:r>
            <w:proofErr w:type="spellStart"/>
            <w:r w:rsidRPr="0053730A">
              <w:rPr>
                <w:rFonts w:ascii="Consolas" w:hAnsi="Consolas" w:cs="Times New Roman"/>
                <w:noProof w:val="0"/>
                <w:color w:val="FF0000"/>
                <w:kern w:val="0"/>
                <w:sz w:val="24"/>
                <w:szCs w:val="24"/>
                <w:lang w:val="en-US"/>
              </w:rPr>
              <w:t>nhập</w:t>
            </w:r>
            <w:proofErr w:type="spellEnd"/>
            <w:r w:rsidRPr="0053730A">
              <w:rPr>
                <w:rFonts w:ascii="Consolas" w:hAnsi="Consolas" w:cs="Times New Roman"/>
                <w:noProof w:val="0"/>
                <w:color w:val="FF0000"/>
                <w:kern w:val="0"/>
                <w:sz w:val="24"/>
                <w:szCs w:val="24"/>
                <w:lang w:val="en-US"/>
              </w:rPr>
              <w:t xml:space="preserve"> </w:t>
            </w:r>
            <w:proofErr w:type="spellStart"/>
            <w:r w:rsidRPr="0053730A">
              <w:rPr>
                <w:rFonts w:ascii="Consolas" w:hAnsi="Consolas" w:cs="Times New Roman"/>
                <w:noProof w:val="0"/>
                <w:color w:val="FF0000"/>
                <w:kern w:val="0"/>
                <w:sz w:val="24"/>
                <w:szCs w:val="24"/>
                <w:lang w:val="en-US"/>
              </w:rPr>
              <w:t>đơn</w:t>
            </w:r>
            <w:proofErr w:type="spellEnd"/>
            <w:r w:rsidRPr="0053730A">
              <w:rPr>
                <w:rFonts w:ascii="Consolas" w:hAnsi="Consolas" w:cs="Times New Roman"/>
                <w:noProof w:val="0"/>
                <w:color w:val="FF0000"/>
                <w:kern w:val="0"/>
                <w:sz w:val="24"/>
                <w:szCs w:val="24"/>
                <w:lang w:val="en-US"/>
              </w:rPr>
              <w:t xml:space="preserve"> </w:t>
            </w:r>
            <w:proofErr w:type="spellStart"/>
            <w:r w:rsidRPr="0053730A">
              <w:rPr>
                <w:rFonts w:ascii="Consolas" w:hAnsi="Consolas" w:cs="Times New Roman"/>
                <w:noProof w:val="0"/>
                <w:color w:val="FF0000"/>
                <w:kern w:val="0"/>
                <w:sz w:val="24"/>
                <w:szCs w:val="24"/>
                <w:lang w:val="en-US"/>
              </w:rPr>
              <w:t>giá</w:t>
            </w:r>
            <w:proofErr w:type="spellEnd"/>
            <w:r w:rsidRPr="0053730A">
              <w:rPr>
                <w:rFonts w:ascii="Consolas" w:hAnsi="Consolas" w:cs="Times New Roman"/>
                <w:noProof w:val="0"/>
                <w:color w:val="FF0000"/>
                <w:kern w:val="0"/>
                <w:sz w:val="24"/>
                <w:szCs w:val="24"/>
                <w:lang w:val="en-US"/>
              </w:rPr>
              <w:t xml:space="preserve"> </w:t>
            </w:r>
            <w:proofErr w:type="spellStart"/>
            <w:r w:rsidRPr="0053730A">
              <w:rPr>
                <w:rFonts w:ascii="Consolas" w:hAnsi="Consolas" w:cs="Times New Roman"/>
                <w:noProof w:val="0"/>
                <w:color w:val="FF0000"/>
                <w:kern w:val="0"/>
                <w:sz w:val="24"/>
                <w:szCs w:val="24"/>
                <w:lang w:val="en-US"/>
              </w:rPr>
              <w:t>lớn</w:t>
            </w:r>
            <w:proofErr w:type="spellEnd"/>
            <w:r w:rsidRPr="0053730A">
              <w:rPr>
                <w:rFonts w:ascii="Consolas" w:hAnsi="Consolas" w:cs="Times New Roman"/>
                <w:noProof w:val="0"/>
                <w:color w:val="FF0000"/>
                <w:kern w:val="0"/>
                <w:sz w:val="24"/>
                <w:szCs w:val="24"/>
                <w:lang w:val="en-US"/>
              </w:rPr>
              <w:t xml:space="preserve"> </w:t>
            </w:r>
            <w:proofErr w:type="spellStart"/>
            <w:r w:rsidRPr="0053730A">
              <w:rPr>
                <w:rFonts w:ascii="Consolas" w:hAnsi="Consolas" w:cs="Times New Roman"/>
                <w:noProof w:val="0"/>
                <w:color w:val="FF0000"/>
                <w:kern w:val="0"/>
                <w:sz w:val="24"/>
                <w:szCs w:val="24"/>
                <w:lang w:val="en-US"/>
              </w:rPr>
              <w:t>hơn</w:t>
            </w:r>
            <w:proofErr w:type="spellEnd"/>
            <w:r w:rsidRPr="0053730A">
              <w:rPr>
                <w:rFonts w:ascii="Consolas" w:hAnsi="Consolas" w:cs="Times New Roman"/>
                <w:noProof w:val="0"/>
                <w:color w:val="FF0000"/>
                <w:kern w:val="0"/>
                <w:sz w:val="24"/>
                <w:szCs w:val="24"/>
                <w:lang w:val="en-US"/>
              </w:rPr>
              <w:t xml:space="preserve"> 0.'</w:t>
            </w:r>
            <w:r w:rsidRPr="0053730A">
              <w:rPr>
                <w:rFonts w:ascii="Consolas" w:hAnsi="Consolas" w:cs="Times New Roman"/>
                <w:noProof w:val="0"/>
                <w:color w:val="808080"/>
                <w:kern w:val="0"/>
                <w:sz w:val="24"/>
                <w:szCs w:val="24"/>
                <w:lang w:val="en-US"/>
              </w:rPr>
              <w:t>,</w:t>
            </w:r>
            <w:r w:rsidRPr="0053730A">
              <w:rPr>
                <w:rFonts w:ascii="Consolas" w:hAnsi="Consolas" w:cs="Times New Roman"/>
                <w:noProof w:val="0"/>
                <w:color w:val="000000"/>
                <w:kern w:val="0"/>
                <w:sz w:val="24"/>
                <w:szCs w:val="24"/>
                <w:lang w:val="en-US"/>
              </w:rPr>
              <w:t xml:space="preserve"> </w:t>
            </w:r>
            <w:proofErr w:type="gramStart"/>
            <w:r w:rsidRPr="0053730A">
              <w:rPr>
                <w:rFonts w:ascii="Consolas" w:hAnsi="Consolas" w:cs="Times New Roman"/>
                <w:noProof w:val="0"/>
                <w:color w:val="000000"/>
                <w:kern w:val="0"/>
                <w:sz w:val="24"/>
                <w:szCs w:val="24"/>
                <w:lang w:val="en-US"/>
              </w:rPr>
              <w:t>255</w:t>
            </w:r>
            <w:proofErr w:type="gramEnd"/>
          </w:p>
          <w:p w14:paraId="56A7E77C" w14:textId="77777777" w:rsidR="0053730A" w:rsidRPr="0053730A" w:rsidRDefault="0053730A" w:rsidP="0053730A">
            <w:pPr>
              <w:autoSpaceDE w:val="0"/>
              <w:autoSpaceDN w:val="0"/>
              <w:adjustRightInd w:val="0"/>
              <w:spacing w:line="276" w:lineRule="auto"/>
              <w:rPr>
                <w:rFonts w:ascii="Consolas" w:hAnsi="Consolas" w:cs="Times New Roman"/>
                <w:noProof w:val="0"/>
                <w:color w:val="000000"/>
                <w:kern w:val="0"/>
                <w:sz w:val="24"/>
                <w:szCs w:val="24"/>
                <w:lang w:val="en-US"/>
              </w:rPr>
            </w:pPr>
            <w:r w:rsidRPr="0053730A">
              <w:rPr>
                <w:rFonts w:ascii="Consolas" w:hAnsi="Consolas" w:cs="Times New Roman"/>
                <w:noProof w:val="0"/>
                <w:color w:val="000000"/>
                <w:kern w:val="0"/>
                <w:sz w:val="24"/>
                <w:szCs w:val="24"/>
                <w:lang w:val="en-US"/>
              </w:rPr>
              <w:tab/>
            </w:r>
            <w:r w:rsidRPr="0053730A">
              <w:rPr>
                <w:rFonts w:ascii="Consolas" w:hAnsi="Consolas" w:cs="Times New Roman"/>
                <w:noProof w:val="0"/>
                <w:color w:val="0000FF"/>
                <w:kern w:val="0"/>
                <w:sz w:val="24"/>
                <w:szCs w:val="24"/>
                <w:lang w:val="en-US"/>
              </w:rPr>
              <w:t>ELSE</w:t>
            </w:r>
            <w:r w:rsidRPr="0053730A">
              <w:rPr>
                <w:rFonts w:ascii="Consolas" w:hAnsi="Consolas" w:cs="Times New Roman"/>
                <w:noProof w:val="0"/>
                <w:color w:val="000000"/>
                <w:kern w:val="0"/>
                <w:sz w:val="24"/>
                <w:szCs w:val="24"/>
                <w:lang w:val="en-US"/>
              </w:rPr>
              <w:t xml:space="preserve"> </w:t>
            </w:r>
            <w:r w:rsidRPr="0053730A">
              <w:rPr>
                <w:rFonts w:ascii="Consolas" w:hAnsi="Consolas" w:cs="Times New Roman"/>
                <w:noProof w:val="0"/>
                <w:color w:val="0000FF"/>
                <w:kern w:val="0"/>
                <w:sz w:val="24"/>
                <w:szCs w:val="24"/>
                <w:lang w:val="en-US"/>
              </w:rPr>
              <w:t xml:space="preserve">IF </w:t>
            </w:r>
            <w:r w:rsidRPr="0053730A">
              <w:rPr>
                <w:rFonts w:ascii="Consolas" w:hAnsi="Consolas" w:cs="Times New Roman"/>
                <w:noProof w:val="0"/>
                <w:color w:val="808080"/>
                <w:kern w:val="0"/>
                <w:sz w:val="24"/>
                <w:szCs w:val="24"/>
                <w:lang w:val="en-US"/>
              </w:rPr>
              <w:t>(</w:t>
            </w:r>
            <w:r w:rsidRPr="0053730A">
              <w:rPr>
                <w:rFonts w:ascii="Consolas" w:hAnsi="Consolas" w:cs="Times New Roman"/>
                <w:noProof w:val="0"/>
                <w:color w:val="0000FF"/>
                <w:kern w:val="0"/>
                <w:sz w:val="24"/>
                <w:szCs w:val="24"/>
                <w:lang w:val="en-US"/>
              </w:rPr>
              <w:t>SELECT</w:t>
            </w:r>
            <w:r w:rsidRPr="0053730A">
              <w:rPr>
                <w:rFonts w:ascii="Consolas" w:hAnsi="Consolas" w:cs="Times New Roman"/>
                <w:noProof w:val="0"/>
                <w:color w:val="000000"/>
                <w:kern w:val="0"/>
                <w:sz w:val="24"/>
                <w:szCs w:val="24"/>
                <w:lang w:val="en-US"/>
              </w:rPr>
              <w:t xml:space="preserve"> </w:t>
            </w:r>
            <w:proofErr w:type="gramStart"/>
            <w:r w:rsidRPr="0053730A">
              <w:rPr>
                <w:rFonts w:ascii="Consolas" w:hAnsi="Consolas" w:cs="Times New Roman"/>
                <w:noProof w:val="0"/>
                <w:color w:val="FF00FF"/>
                <w:kern w:val="0"/>
                <w:sz w:val="24"/>
                <w:szCs w:val="24"/>
                <w:lang w:val="en-US"/>
              </w:rPr>
              <w:t>COUNT</w:t>
            </w:r>
            <w:r w:rsidRPr="0053730A">
              <w:rPr>
                <w:rFonts w:ascii="Consolas" w:hAnsi="Consolas" w:cs="Times New Roman"/>
                <w:noProof w:val="0"/>
                <w:color w:val="808080"/>
                <w:kern w:val="0"/>
                <w:sz w:val="24"/>
                <w:szCs w:val="24"/>
                <w:lang w:val="en-US"/>
              </w:rPr>
              <w:t>(</w:t>
            </w:r>
            <w:proofErr w:type="gramEnd"/>
            <w:r w:rsidRPr="0053730A">
              <w:rPr>
                <w:rFonts w:ascii="Consolas" w:hAnsi="Consolas" w:cs="Times New Roman"/>
                <w:noProof w:val="0"/>
                <w:color w:val="808080"/>
                <w:kern w:val="0"/>
                <w:sz w:val="24"/>
                <w:szCs w:val="24"/>
                <w:lang w:val="en-US"/>
              </w:rPr>
              <w:t>*)</w:t>
            </w:r>
            <w:r w:rsidRPr="0053730A">
              <w:rPr>
                <w:rFonts w:ascii="Consolas" w:hAnsi="Consolas" w:cs="Times New Roman"/>
                <w:noProof w:val="0"/>
                <w:color w:val="000000"/>
                <w:kern w:val="0"/>
                <w:sz w:val="24"/>
                <w:szCs w:val="24"/>
                <w:lang w:val="en-US"/>
              </w:rPr>
              <w:t xml:space="preserve"> </w:t>
            </w:r>
            <w:r w:rsidRPr="0053730A">
              <w:rPr>
                <w:rFonts w:ascii="Consolas" w:hAnsi="Consolas" w:cs="Times New Roman"/>
                <w:noProof w:val="0"/>
                <w:color w:val="0000FF"/>
                <w:kern w:val="0"/>
                <w:sz w:val="24"/>
                <w:szCs w:val="24"/>
                <w:lang w:val="en-US"/>
              </w:rPr>
              <w:t>FROM</w:t>
            </w:r>
            <w:r w:rsidRPr="0053730A">
              <w:rPr>
                <w:rFonts w:ascii="Consolas" w:hAnsi="Consolas" w:cs="Times New Roman"/>
                <w:noProof w:val="0"/>
                <w:color w:val="000000"/>
                <w:kern w:val="0"/>
                <w:sz w:val="24"/>
                <w:szCs w:val="24"/>
                <w:lang w:val="en-US"/>
              </w:rPr>
              <w:t xml:space="preserve"> </w:t>
            </w:r>
            <w:proofErr w:type="spellStart"/>
            <w:r w:rsidRPr="0053730A">
              <w:rPr>
                <w:rFonts w:ascii="Consolas" w:hAnsi="Consolas" w:cs="Times New Roman"/>
                <w:noProof w:val="0"/>
                <w:color w:val="000000"/>
                <w:kern w:val="0"/>
                <w:sz w:val="24"/>
                <w:szCs w:val="24"/>
                <w:lang w:val="en-US"/>
              </w:rPr>
              <w:t>ReceiptNoteDetail</w:t>
            </w:r>
            <w:proofErr w:type="spellEnd"/>
            <w:r w:rsidRPr="0053730A">
              <w:rPr>
                <w:rFonts w:ascii="Consolas" w:hAnsi="Consolas" w:cs="Times New Roman"/>
                <w:noProof w:val="0"/>
                <w:color w:val="000000"/>
                <w:kern w:val="0"/>
                <w:sz w:val="24"/>
                <w:szCs w:val="24"/>
                <w:lang w:val="en-US"/>
              </w:rPr>
              <w:t xml:space="preserve"> </w:t>
            </w:r>
            <w:r w:rsidRPr="0053730A">
              <w:rPr>
                <w:rFonts w:ascii="Consolas" w:hAnsi="Consolas" w:cs="Times New Roman"/>
                <w:noProof w:val="0"/>
                <w:color w:val="0000FF"/>
                <w:kern w:val="0"/>
                <w:sz w:val="24"/>
                <w:szCs w:val="24"/>
                <w:lang w:val="en-US"/>
              </w:rPr>
              <w:t>WHERE</w:t>
            </w:r>
            <w:r w:rsidRPr="0053730A">
              <w:rPr>
                <w:rFonts w:ascii="Consolas" w:hAnsi="Consolas" w:cs="Times New Roman"/>
                <w:noProof w:val="0"/>
                <w:color w:val="000000"/>
                <w:kern w:val="0"/>
                <w:sz w:val="24"/>
                <w:szCs w:val="24"/>
                <w:lang w:val="en-US"/>
              </w:rPr>
              <w:t xml:space="preserve"> </w:t>
            </w:r>
            <w:proofErr w:type="spellStart"/>
            <w:r w:rsidRPr="0053730A">
              <w:rPr>
                <w:rFonts w:ascii="Consolas" w:hAnsi="Consolas" w:cs="Times New Roman"/>
                <w:noProof w:val="0"/>
                <w:color w:val="000000"/>
                <w:kern w:val="0"/>
                <w:sz w:val="24"/>
                <w:szCs w:val="24"/>
                <w:lang w:val="en-US"/>
              </w:rPr>
              <w:t>rNoteID</w:t>
            </w:r>
            <w:proofErr w:type="spellEnd"/>
            <w:r w:rsidRPr="0053730A">
              <w:rPr>
                <w:rFonts w:ascii="Consolas" w:hAnsi="Consolas" w:cs="Times New Roman"/>
                <w:noProof w:val="0"/>
                <w:color w:val="000000"/>
                <w:kern w:val="0"/>
                <w:sz w:val="24"/>
                <w:szCs w:val="24"/>
                <w:lang w:val="en-US"/>
              </w:rPr>
              <w:t xml:space="preserve"> </w:t>
            </w:r>
            <w:r w:rsidRPr="0053730A">
              <w:rPr>
                <w:rFonts w:ascii="Consolas" w:hAnsi="Consolas" w:cs="Times New Roman"/>
                <w:noProof w:val="0"/>
                <w:color w:val="808080"/>
                <w:kern w:val="0"/>
                <w:sz w:val="24"/>
                <w:szCs w:val="24"/>
                <w:lang w:val="en-US"/>
              </w:rPr>
              <w:t>=</w:t>
            </w:r>
            <w:r w:rsidRPr="0053730A">
              <w:rPr>
                <w:rFonts w:ascii="Consolas" w:hAnsi="Consolas" w:cs="Times New Roman"/>
                <w:noProof w:val="0"/>
                <w:color w:val="000000"/>
                <w:kern w:val="0"/>
                <w:sz w:val="24"/>
                <w:szCs w:val="24"/>
                <w:lang w:val="en-US"/>
              </w:rPr>
              <w:t xml:space="preserve"> @rNoteID </w:t>
            </w:r>
            <w:r w:rsidRPr="0053730A">
              <w:rPr>
                <w:rFonts w:ascii="Consolas" w:hAnsi="Consolas" w:cs="Times New Roman"/>
                <w:noProof w:val="0"/>
                <w:color w:val="808080"/>
                <w:kern w:val="0"/>
                <w:sz w:val="24"/>
                <w:szCs w:val="24"/>
                <w:lang w:val="en-US"/>
              </w:rPr>
              <w:t>AND</w:t>
            </w:r>
            <w:r w:rsidRPr="0053730A">
              <w:rPr>
                <w:rFonts w:ascii="Consolas" w:hAnsi="Consolas" w:cs="Times New Roman"/>
                <w:noProof w:val="0"/>
                <w:color w:val="000000"/>
                <w:kern w:val="0"/>
                <w:sz w:val="24"/>
                <w:szCs w:val="24"/>
                <w:lang w:val="en-US"/>
              </w:rPr>
              <w:t xml:space="preserve"> </w:t>
            </w:r>
            <w:proofErr w:type="spellStart"/>
            <w:r w:rsidRPr="0053730A">
              <w:rPr>
                <w:rFonts w:ascii="Consolas" w:hAnsi="Consolas" w:cs="Times New Roman"/>
                <w:noProof w:val="0"/>
                <w:color w:val="000000"/>
                <w:kern w:val="0"/>
                <w:sz w:val="24"/>
                <w:szCs w:val="24"/>
                <w:lang w:val="en-US"/>
              </w:rPr>
              <w:t>materialID</w:t>
            </w:r>
            <w:proofErr w:type="spellEnd"/>
            <w:r w:rsidRPr="0053730A">
              <w:rPr>
                <w:rFonts w:ascii="Consolas" w:hAnsi="Consolas" w:cs="Times New Roman"/>
                <w:noProof w:val="0"/>
                <w:color w:val="000000"/>
                <w:kern w:val="0"/>
                <w:sz w:val="24"/>
                <w:szCs w:val="24"/>
                <w:lang w:val="en-US"/>
              </w:rPr>
              <w:t xml:space="preserve"> </w:t>
            </w:r>
            <w:r w:rsidRPr="0053730A">
              <w:rPr>
                <w:rFonts w:ascii="Consolas" w:hAnsi="Consolas" w:cs="Times New Roman"/>
                <w:noProof w:val="0"/>
                <w:color w:val="808080"/>
                <w:kern w:val="0"/>
                <w:sz w:val="24"/>
                <w:szCs w:val="24"/>
                <w:lang w:val="en-US"/>
              </w:rPr>
              <w:t>=</w:t>
            </w:r>
            <w:r w:rsidRPr="0053730A">
              <w:rPr>
                <w:rFonts w:ascii="Consolas" w:hAnsi="Consolas" w:cs="Times New Roman"/>
                <w:noProof w:val="0"/>
                <w:color w:val="000000"/>
                <w:kern w:val="0"/>
                <w:sz w:val="24"/>
                <w:szCs w:val="24"/>
                <w:lang w:val="en-US"/>
              </w:rPr>
              <w:t xml:space="preserve"> @materialID</w:t>
            </w:r>
            <w:r w:rsidRPr="0053730A">
              <w:rPr>
                <w:rFonts w:ascii="Consolas" w:hAnsi="Consolas" w:cs="Times New Roman"/>
                <w:noProof w:val="0"/>
                <w:color w:val="808080"/>
                <w:kern w:val="0"/>
                <w:sz w:val="24"/>
                <w:szCs w:val="24"/>
                <w:lang w:val="en-US"/>
              </w:rPr>
              <w:t>)</w:t>
            </w:r>
            <w:r w:rsidRPr="0053730A">
              <w:rPr>
                <w:rFonts w:ascii="Consolas" w:hAnsi="Consolas" w:cs="Times New Roman"/>
                <w:noProof w:val="0"/>
                <w:color w:val="000000"/>
                <w:kern w:val="0"/>
                <w:sz w:val="24"/>
                <w:szCs w:val="24"/>
                <w:lang w:val="en-US"/>
              </w:rPr>
              <w:t xml:space="preserve"> </w:t>
            </w:r>
            <w:r w:rsidRPr="0053730A">
              <w:rPr>
                <w:rFonts w:ascii="Consolas" w:hAnsi="Consolas" w:cs="Times New Roman"/>
                <w:noProof w:val="0"/>
                <w:color w:val="808080"/>
                <w:kern w:val="0"/>
                <w:sz w:val="24"/>
                <w:szCs w:val="24"/>
                <w:lang w:val="en-US"/>
              </w:rPr>
              <w:t>&gt;</w:t>
            </w:r>
            <w:r w:rsidRPr="0053730A">
              <w:rPr>
                <w:rFonts w:ascii="Consolas" w:hAnsi="Consolas" w:cs="Times New Roman"/>
                <w:noProof w:val="0"/>
                <w:color w:val="000000"/>
                <w:kern w:val="0"/>
                <w:sz w:val="24"/>
                <w:szCs w:val="24"/>
                <w:lang w:val="en-US"/>
              </w:rPr>
              <w:t xml:space="preserve"> 0</w:t>
            </w:r>
          </w:p>
          <w:p w14:paraId="026859BD" w14:textId="77777777" w:rsidR="0053730A" w:rsidRPr="0053730A" w:rsidRDefault="0053730A" w:rsidP="0053730A">
            <w:pPr>
              <w:autoSpaceDE w:val="0"/>
              <w:autoSpaceDN w:val="0"/>
              <w:adjustRightInd w:val="0"/>
              <w:spacing w:line="276" w:lineRule="auto"/>
              <w:rPr>
                <w:rFonts w:ascii="Consolas" w:hAnsi="Consolas" w:cs="Times New Roman"/>
                <w:noProof w:val="0"/>
                <w:color w:val="000000"/>
                <w:kern w:val="0"/>
                <w:sz w:val="24"/>
                <w:szCs w:val="24"/>
                <w:lang w:val="en-US"/>
              </w:rPr>
            </w:pPr>
            <w:r w:rsidRPr="0053730A">
              <w:rPr>
                <w:rFonts w:ascii="Consolas" w:hAnsi="Consolas" w:cs="Times New Roman"/>
                <w:noProof w:val="0"/>
                <w:color w:val="000000"/>
                <w:kern w:val="0"/>
                <w:sz w:val="24"/>
                <w:szCs w:val="24"/>
                <w:lang w:val="en-US"/>
              </w:rPr>
              <w:tab/>
            </w:r>
            <w:r w:rsidRPr="0053730A">
              <w:rPr>
                <w:rFonts w:ascii="Consolas" w:hAnsi="Consolas" w:cs="Times New Roman"/>
                <w:noProof w:val="0"/>
                <w:color w:val="000000"/>
                <w:kern w:val="0"/>
                <w:sz w:val="24"/>
                <w:szCs w:val="24"/>
                <w:lang w:val="en-US"/>
              </w:rPr>
              <w:tab/>
            </w:r>
            <w:r w:rsidRPr="0053730A">
              <w:rPr>
                <w:rFonts w:ascii="Consolas" w:hAnsi="Consolas" w:cs="Times New Roman"/>
                <w:noProof w:val="0"/>
                <w:color w:val="0000FF"/>
                <w:kern w:val="0"/>
                <w:sz w:val="24"/>
                <w:szCs w:val="24"/>
                <w:lang w:val="en-US"/>
              </w:rPr>
              <w:t>THROW</w:t>
            </w:r>
            <w:r w:rsidRPr="0053730A">
              <w:rPr>
                <w:rFonts w:ascii="Consolas" w:hAnsi="Consolas" w:cs="Times New Roman"/>
                <w:noProof w:val="0"/>
                <w:color w:val="000000"/>
                <w:kern w:val="0"/>
                <w:sz w:val="24"/>
                <w:szCs w:val="24"/>
                <w:lang w:val="en-US"/>
              </w:rPr>
              <w:t xml:space="preserve"> 50000</w:t>
            </w:r>
            <w:r w:rsidRPr="0053730A">
              <w:rPr>
                <w:rFonts w:ascii="Consolas" w:hAnsi="Consolas" w:cs="Times New Roman"/>
                <w:noProof w:val="0"/>
                <w:color w:val="808080"/>
                <w:kern w:val="0"/>
                <w:sz w:val="24"/>
                <w:szCs w:val="24"/>
                <w:lang w:val="en-US"/>
              </w:rPr>
              <w:t>,</w:t>
            </w:r>
            <w:r w:rsidRPr="0053730A">
              <w:rPr>
                <w:rFonts w:ascii="Consolas" w:hAnsi="Consolas" w:cs="Times New Roman"/>
                <w:noProof w:val="0"/>
                <w:color w:val="000000"/>
                <w:kern w:val="0"/>
                <w:sz w:val="24"/>
                <w:szCs w:val="24"/>
                <w:lang w:val="en-US"/>
              </w:rPr>
              <w:t xml:space="preserve"> </w:t>
            </w:r>
            <w:proofErr w:type="spellStart"/>
            <w:r w:rsidRPr="0053730A">
              <w:rPr>
                <w:rFonts w:ascii="Consolas" w:hAnsi="Consolas" w:cs="Times New Roman"/>
                <w:noProof w:val="0"/>
                <w:color w:val="FF0000"/>
                <w:kern w:val="0"/>
                <w:sz w:val="24"/>
                <w:szCs w:val="24"/>
                <w:lang w:val="en-US"/>
              </w:rPr>
              <w:t>N'Nguyên</w:t>
            </w:r>
            <w:proofErr w:type="spellEnd"/>
            <w:r w:rsidRPr="0053730A">
              <w:rPr>
                <w:rFonts w:ascii="Consolas" w:hAnsi="Consolas" w:cs="Times New Roman"/>
                <w:noProof w:val="0"/>
                <w:color w:val="FF0000"/>
                <w:kern w:val="0"/>
                <w:sz w:val="24"/>
                <w:szCs w:val="24"/>
                <w:lang w:val="en-US"/>
              </w:rPr>
              <w:t xml:space="preserve"> </w:t>
            </w:r>
            <w:proofErr w:type="spellStart"/>
            <w:r w:rsidRPr="0053730A">
              <w:rPr>
                <w:rFonts w:ascii="Consolas" w:hAnsi="Consolas" w:cs="Times New Roman"/>
                <w:noProof w:val="0"/>
                <w:color w:val="FF0000"/>
                <w:kern w:val="0"/>
                <w:sz w:val="24"/>
                <w:szCs w:val="24"/>
                <w:lang w:val="en-US"/>
              </w:rPr>
              <w:t>liệu</w:t>
            </w:r>
            <w:proofErr w:type="spellEnd"/>
            <w:r w:rsidRPr="0053730A">
              <w:rPr>
                <w:rFonts w:ascii="Consolas" w:hAnsi="Consolas" w:cs="Times New Roman"/>
                <w:noProof w:val="0"/>
                <w:color w:val="FF0000"/>
                <w:kern w:val="0"/>
                <w:sz w:val="24"/>
                <w:szCs w:val="24"/>
                <w:lang w:val="en-US"/>
              </w:rPr>
              <w:t xml:space="preserve"> </w:t>
            </w:r>
            <w:proofErr w:type="spellStart"/>
            <w:r w:rsidRPr="0053730A">
              <w:rPr>
                <w:rFonts w:ascii="Consolas" w:hAnsi="Consolas" w:cs="Times New Roman"/>
                <w:noProof w:val="0"/>
                <w:color w:val="FF0000"/>
                <w:kern w:val="0"/>
                <w:sz w:val="24"/>
                <w:szCs w:val="24"/>
                <w:lang w:val="en-US"/>
              </w:rPr>
              <w:t>được</w:t>
            </w:r>
            <w:proofErr w:type="spellEnd"/>
            <w:r w:rsidRPr="0053730A">
              <w:rPr>
                <w:rFonts w:ascii="Consolas" w:hAnsi="Consolas" w:cs="Times New Roman"/>
                <w:noProof w:val="0"/>
                <w:color w:val="FF0000"/>
                <w:kern w:val="0"/>
                <w:sz w:val="24"/>
                <w:szCs w:val="24"/>
                <w:lang w:val="en-US"/>
              </w:rPr>
              <w:t xml:space="preserve"> </w:t>
            </w:r>
            <w:proofErr w:type="spellStart"/>
            <w:r w:rsidRPr="0053730A">
              <w:rPr>
                <w:rFonts w:ascii="Consolas" w:hAnsi="Consolas" w:cs="Times New Roman"/>
                <w:noProof w:val="0"/>
                <w:color w:val="FF0000"/>
                <w:kern w:val="0"/>
                <w:sz w:val="24"/>
                <w:szCs w:val="24"/>
                <w:lang w:val="en-US"/>
              </w:rPr>
              <w:t>thêm</w:t>
            </w:r>
            <w:proofErr w:type="spellEnd"/>
            <w:r w:rsidRPr="0053730A">
              <w:rPr>
                <w:rFonts w:ascii="Consolas" w:hAnsi="Consolas" w:cs="Times New Roman"/>
                <w:noProof w:val="0"/>
                <w:color w:val="FF0000"/>
                <w:kern w:val="0"/>
                <w:sz w:val="24"/>
                <w:szCs w:val="24"/>
                <w:lang w:val="en-US"/>
              </w:rPr>
              <w:t xml:space="preserve"> </w:t>
            </w:r>
            <w:proofErr w:type="spellStart"/>
            <w:r w:rsidRPr="0053730A">
              <w:rPr>
                <w:rFonts w:ascii="Consolas" w:hAnsi="Consolas" w:cs="Times New Roman"/>
                <w:noProof w:val="0"/>
                <w:color w:val="FF0000"/>
                <w:kern w:val="0"/>
                <w:sz w:val="24"/>
                <w:szCs w:val="24"/>
                <w:lang w:val="en-US"/>
              </w:rPr>
              <w:t>đã</w:t>
            </w:r>
            <w:proofErr w:type="spellEnd"/>
            <w:r w:rsidRPr="0053730A">
              <w:rPr>
                <w:rFonts w:ascii="Consolas" w:hAnsi="Consolas" w:cs="Times New Roman"/>
                <w:noProof w:val="0"/>
                <w:color w:val="FF0000"/>
                <w:kern w:val="0"/>
                <w:sz w:val="24"/>
                <w:szCs w:val="24"/>
                <w:lang w:val="en-US"/>
              </w:rPr>
              <w:t xml:space="preserve"> </w:t>
            </w:r>
            <w:proofErr w:type="spellStart"/>
            <w:r w:rsidRPr="0053730A">
              <w:rPr>
                <w:rFonts w:ascii="Consolas" w:hAnsi="Consolas" w:cs="Times New Roman"/>
                <w:noProof w:val="0"/>
                <w:color w:val="FF0000"/>
                <w:kern w:val="0"/>
                <w:sz w:val="24"/>
                <w:szCs w:val="24"/>
                <w:lang w:val="en-US"/>
              </w:rPr>
              <w:t>có</w:t>
            </w:r>
            <w:proofErr w:type="spellEnd"/>
            <w:r w:rsidRPr="0053730A">
              <w:rPr>
                <w:rFonts w:ascii="Consolas" w:hAnsi="Consolas" w:cs="Times New Roman"/>
                <w:noProof w:val="0"/>
                <w:color w:val="FF0000"/>
                <w:kern w:val="0"/>
                <w:sz w:val="24"/>
                <w:szCs w:val="24"/>
                <w:lang w:val="en-US"/>
              </w:rPr>
              <w:t xml:space="preserve"> </w:t>
            </w:r>
            <w:proofErr w:type="spellStart"/>
            <w:r w:rsidRPr="0053730A">
              <w:rPr>
                <w:rFonts w:ascii="Consolas" w:hAnsi="Consolas" w:cs="Times New Roman"/>
                <w:noProof w:val="0"/>
                <w:color w:val="FF0000"/>
                <w:kern w:val="0"/>
                <w:sz w:val="24"/>
                <w:szCs w:val="24"/>
                <w:lang w:val="en-US"/>
              </w:rPr>
              <w:t>trong</w:t>
            </w:r>
            <w:proofErr w:type="spellEnd"/>
            <w:r w:rsidRPr="0053730A">
              <w:rPr>
                <w:rFonts w:ascii="Consolas" w:hAnsi="Consolas" w:cs="Times New Roman"/>
                <w:noProof w:val="0"/>
                <w:color w:val="FF0000"/>
                <w:kern w:val="0"/>
                <w:sz w:val="24"/>
                <w:szCs w:val="24"/>
                <w:lang w:val="en-US"/>
              </w:rPr>
              <w:t xml:space="preserve"> </w:t>
            </w:r>
            <w:proofErr w:type="spellStart"/>
            <w:r w:rsidRPr="0053730A">
              <w:rPr>
                <w:rFonts w:ascii="Consolas" w:hAnsi="Consolas" w:cs="Times New Roman"/>
                <w:noProof w:val="0"/>
                <w:color w:val="FF0000"/>
                <w:kern w:val="0"/>
                <w:sz w:val="24"/>
                <w:szCs w:val="24"/>
                <w:lang w:val="en-US"/>
              </w:rPr>
              <w:t>phiếu</w:t>
            </w:r>
            <w:proofErr w:type="spellEnd"/>
            <w:r w:rsidRPr="0053730A">
              <w:rPr>
                <w:rFonts w:ascii="Consolas" w:hAnsi="Consolas" w:cs="Times New Roman"/>
                <w:noProof w:val="0"/>
                <w:color w:val="FF0000"/>
                <w:kern w:val="0"/>
                <w:sz w:val="24"/>
                <w:szCs w:val="24"/>
                <w:lang w:val="en-US"/>
              </w:rPr>
              <w:t xml:space="preserve"> </w:t>
            </w:r>
            <w:proofErr w:type="spellStart"/>
            <w:r w:rsidRPr="0053730A">
              <w:rPr>
                <w:rFonts w:ascii="Consolas" w:hAnsi="Consolas" w:cs="Times New Roman"/>
                <w:noProof w:val="0"/>
                <w:color w:val="FF0000"/>
                <w:kern w:val="0"/>
                <w:sz w:val="24"/>
                <w:szCs w:val="24"/>
                <w:lang w:val="en-US"/>
              </w:rPr>
              <w:t>nhập</w:t>
            </w:r>
            <w:proofErr w:type="spellEnd"/>
            <w:r w:rsidRPr="0053730A">
              <w:rPr>
                <w:rFonts w:ascii="Consolas" w:hAnsi="Consolas" w:cs="Times New Roman"/>
                <w:noProof w:val="0"/>
                <w:color w:val="FF0000"/>
                <w:kern w:val="0"/>
                <w:sz w:val="24"/>
                <w:szCs w:val="24"/>
                <w:lang w:val="en-US"/>
              </w:rPr>
              <w:t xml:space="preserve">. </w:t>
            </w:r>
            <w:proofErr w:type="spellStart"/>
            <w:r w:rsidRPr="0053730A">
              <w:rPr>
                <w:rFonts w:ascii="Consolas" w:hAnsi="Consolas" w:cs="Times New Roman"/>
                <w:noProof w:val="0"/>
                <w:color w:val="FF0000"/>
                <w:kern w:val="0"/>
                <w:sz w:val="24"/>
                <w:szCs w:val="24"/>
                <w:lang w:val="en-US"/>
              </w:rPr>
              <w:t>Nếu</w:t>
            </w:r>
            <w:proofErr w:type="spellEnd"/>
            <w:r w:rsidRPr="0053730A">
              <w:rPr>
                <w:rFonts w:ascii="Consolas" w:hAnsi="Consolas" w:cs="Times New Roman"/>
                <w:noProof w:val="0"/>
                <w:color w:val="FF0000"/>
                <w:kern w:val="0"/>
                <w:sz w:val="24"/>
                <w:szCs w:val="24"/>
                <w:lang w:val="en-US"/>
              </w:rPr>
              <w:t xml:space="preserve"> </w:t>
            </w:r>
            <w:proofErr w:type="spellStart"/>
            <w:r w:rsidRPr="0053730A">
              <w:rPr>
                <w:rFonts w:ascii="Consolas" w:hAnsi="Consolas" w:cs="Times New Roman"/>
                <w:noProof w:val="0"/>
                <w:color w:val="FF0000"/>
                <w:kern w:val="0"/>
                <w:sz w:val="24"/>
                <w:szCs w:val="24"/>
                <w:lang w:val="en-US"/>
              </w:rPr>
              <w:t>có</w:t>
            </w:r>
            <w:proofErr w:type="spellEnd"/>
            <w:r w:rsidRPr="0053730A">
              <w:rPr>
                <w:rFonts w:ascii="Consolas" w:hAnsi="Consolas" w:cs="Times New Roman"/>
                <w:noProof w:val="0"/>
                <w:color w:val="FF0000"/>
                <w:kern w:val="0"/>
                <w:sz w:val="24"/>
                <w:szCs w:val="24"/>
                <w:lang w:val="en-US"/>
              </w:rPr>
              <w:t xml:space="preserve"> </w:t>
            </w:r>
            <w:proofErr w:type="spellStart"/>
            <w:r w:rsidRPr="0053730A">
              <w:rPr>
                <w:rFonts w:ascii="Consolas" w:hAnsi="Consolas" w:cs="Times New Roman"/>
                <w:noProof w:val="0"/>
                <w:color w:val="FF0000"/>
                <w:kern w:val="0"/>
                <w:sz w:val="24"/>
                <w:szCs w:val="24"/>
                <w:lang w:val="en-US"/>
              </w:rPr>
              <w:t>sự</w:t>
            </w:r>
            <w:proofErr w:type="spellEnd"/>
            <w:r w:rsidRPr="0053730A">
              <w:rPr>
                <w:rFonts w:ascii="Consolas" w:hAnsi="Consolas" w:cs="Times New Roman"/>
                <w:noProof w:val="0"/>
                <w:color w:val="FF0000"/>
                <w:kern w:val="0"/>
                <w:sz w:val="24"/>
                <w:szCs w:val="24"/>
                <w:lang w:val="en-US"/>
              </w:rPr>
              <w:t xml:space="preserve"> </w:t>
            </w:r>
            <w:proofErr w:type="spellStart"/>
            <w:r w:rsidRPr="0053730A">
              <w:rPr>
                <w:rFonts w:ascii="Consolas" w:hAnsi="Consolas" w:cs="Times New Roman"/>
                <w:noProof w:val="0"/>
                <w:color w:val="FF0000"/>
                <w:kern w:val="0"/>
                <w:sz w:val="24"/>
                <w:szCs w:val="24"/>
                <w:lang w:val="en-US"/>
              </w:rPr>
              <w:t>thay</w:t>
            </w:r>
            <w:proofErr w:type="spellEnd"/>
            <w:r w:rsidRPr="0053730A">
              <w:rPr>
                <w:rFonts w:ascii="Consolas" w:hAnsi="Consolas" w:cs="Times New Roman"/>
                <w:noProof w:val="0"/>
                <w:color w:val="FF0000"/>
                <w:kern w:val="0"/>
                <w:sz w:val="24"/>
                <w:szCs w:val="24"/>
                <w:lang w:val="en-US"/>
              </w:rPr>
              <w:t xml:space="preserve"> </w:t>
            </w:r>
            <w:proofErr w:type="spellStart"/>
            <w:r w:rsidRPr="0053730A">
              <w:rPr>
                <w:rFonts w:ascii="Consolas" w:hAnsi="Consolas" w:cs="Times New Roman"/>
                <w:noProof w:val="0"/>
                <w:color w:val="FF0000"/>
                <w:kern w:val="0"/>
                <w:sz w:val="24"/>
                <w:szCs w:val="24"/>
                <w:lang w:val="en-US"/>
              </w:rPr>
              <w:t>đổi</w:t>
            </w:r>
            <w:proofErr w:type="spellEnd"/>
            <w:r w:rsidRPr="0053730A">
              <w:rPr>
                <w:rFonts w:ascii="Consolas" w:hAnsi="Consolas" w:cs="Times New Roman"/>
                <w:noProof w:val="0"/>
                <w:color w:val="FF0000"/>
                <w:kern w:val="0"/>
                <w:sz w:val="24"/>
                <w:szCs w:val="24"/>
                <w:lang w:val="en-US"/>
              </w:rPr>
              <w:t xml:space="preserve">, </w:t>
            </w:r>
            <w:proofErr w:type="spellStart"/>
            <w:r w:rsidRPr="0053730A">
              <w:rPr>
                <w:rFonts w:ascii="Consolas" w:hAnsi="Consolas" w:cs="Times New Roman"/>
                <w:noProof w:val="0"/>
                <w:color w:val="FF0000"/>
                <w:kern w:val="0"/>
                <w:sz w:val="24"/>
                <w:szCs w:val="24"/>
                <w:lang w:val="en-US"/>
              </w:rPr>
              <w:t>vui</w:t>
            </w:r>
            <w:proofErr w:type="spellEnd"/>
            <w:r w:rsidRPr="0053730A">
              <w:rPr>
                <w:rFonts w:ascii="Consolas" w:hAnsi="Consolas" w:cs="Times New Roman"/>
                <w:noProof w:val="0"/>
                <w:color w:val="FF0000"/>
                <w:kern w:val="0"/>
                <w:sz w:val="24"/>
                <w:szCs w:val="24"/>
                <w:lang w:val="en-US"/>
              </w:rPr>
              <w:t xml:space="preserve"> </w:t>
            </w:r>
            <w:proofErr w:type="spellStart"/>
            <w:r w:rsidRPr="0053730A">
              <w:rPr>
                <w:rFonts w:ascii="Consolas" w:hAnsi="Consolas" w:cs="Times New Roman"/>
                <w:noProof w:val="0"/>
                <w:color w:val="FF0000"/>
                <w:kern w:val="0"/>
                <w:sz w:val="24"/>
                <w:szCs w:val="24"/>
                <w:lang w:val="en-US"/>
              </w:rPr>
              <w:t>lòng</w:t>
            </w:r>
            <w:proofErr w:type="spellEnd"/>
            <w:r w:rsidRPr="0053730A">
              <w:rPr>
                <w:rFonts w:ascii="Consolas" w:hAnsi="Consolas" w:cs="Times New Roman"/>
                <w:noProof w:val="0"/>
                <w:color w:val="FF0000"/>
                <w:kern w:val="0"/>
                <w:sz w:val="24"/>
                <w:szCs w:val="24"/>
                <w:lang w:val="en-US"/>
              </w:rPr>
              <w:t xml:space="preserve"> </w:t>
            </w:r>
            <w:proofErr w:type="spellStart"/>
            <w:r w:rsidRPr="0053730A">
              <w:rPr>
                <w:rFonts w:ascii="Consolas" w:hAnsi="Consolas" w:cs="Times New Roman"/>
                <w:noProof w:val="0"/>
                <w:color w:val="FF0000"/>
                <w:kern w:val="0"/>
                <w:sz w:val="24"/>
                <w:szCs w:val="24"/>
                <w:lang w:val="en-US"/>
              </w:rPr>
              <w:t>chọn</w:t>
            </w:r>
            <w:proofErr w:type="spellEnd"/>
            <w:r w:rsidRPr="0053730A">
              <w:rPr>
                <w:rFonts w:ascii="Consolas" w:hAnsi="Consolas" w:cs="Times New Roman"/>
                <w:noProof w:val="0"/>
                <w:color w:val="FF0000"/>
                <w:kern w:val="0"/>
                <w:sz w:val="24"/>
                <w:szCs w:val="24"/>
                <w:lang w:val="en-US"/>
              </w:rPr>
              <w:t xml:space="preserve"> SỬA!'</w:t>
            </w:r>
            <w:r w:rsidRPr="0053730A">
              <w:rPr>
                <w:rFonts w:ascii="Consolas" w:hAnsi="Consolas" w:cs="Times New Roman"/>
                <w:noProof w:val="0"/>
                <w:color w:val="808080"/>
                <w:kern w:val="0"/>
                <w:sz w:val="24"/>
                <w:szCs w:val="24"/>
                <w:lang w:val="en-US"/>
              </w:rPr>
              <w:t>,</w:t>
            </w:r>
            <w:r w:rsidRPr="0053730A">
              <w:rPr>
                <w:rFonts w:ascii="Consolas" w:hAnsi="Consolas" w:cs="Times New Roman"/>
                <w:noProof w:val="0"/>
                <w:color w:val="000000"/>
                <w:kern w:val="0"/>
                <w:sz w:val="24"/>
                <w:szCs w:val="24"/>
                <w:lang w:val="en-US"/>
              </w:rPr>
              <w:t xml:space="preserve"> 255</w:t>
            </w:r>
          </w:p>
          <w:p w14:paraId="78476B64" w14:textId="77777777" w:rsidR="0053730A" w:rsidRPr="0053730A" w:rsidRDefault="0053730A" w:rsidP="0053730A">
            <w:pPr>
              <w:autoSpaceDE w:val="0"/>
              <w:autoSpaceDN w:val="0"/>
              <w:adjustRightInd w:val="0"/>
              <w:spacing w:line="276" w:lineRule="auto"/>
              <w:rPr>
                <w:rFonts w:ascii="Consolas" w:hAnsi="Consolas" w:cs="Times New Roman"/>
                <w:noProof w:val="0"/>
                <w:color w:val="000000"/>
                <w:kern w:val="0"/>
                <w:sz w:val="24"/>
                <w:szCs w:val="24"/>
                <w:lang w:val="en-US"/>
              </w:rPr>
            </w:pPr>
            <w:r w:rsidRPr="0053730A">
              <w:rPr>
                <w:rFonts w:ascii="Consolas" w:hAnsi="Consolas" w:cs="Times New Roman"/>
                <w:noProof w:val="0"/>
                <w:color w:val="000000"/>
                <w:kern w:val="0"/>
                <w:sz w:val="24"/>
                <w:szCs w:val="24"/>
                <w:lang w:val="en-US"/>
              </w:rPr>
              <w:lastRenderedPageBreak/>
              <w:tab/>
            </w:r>
            <w:r w:rsidRPr="0053730A">
              <w:rPr>
                <w:rFonts w:ascii="Consolas" w:hAnsi="Consolas" w:cs="Times New Roman"/>
                <w:noProof w:val="0"/>
                <w:color w:val="0000FF"/>
                <w:kern w:val="0"/>
                <w:sz w:val="24"/>
                <w:szCs w:val="24"/>
                <w:lang w:val="en-US"/>
              </w:rPr>
              <w:t>INSERT</w:t>
            </w:r>
            <w:r w:rsidRPr="0053730A">
              <w:rPr>
                <w:rFonts w:ascii="Consolas" w:hAnsi="Consolas" w:cs="Times New Roman"/>
                <w:noProof w:val="0"/>
                <w:color w:val="000000"/>
                <w:kern w:val="0"/>
                <w:sz w:val="24"/>
                <w:szCs w:val="24"/>
                <w:lang w:val="en-US"/>
              </w:rPr>
              <w:t xml:space="preserve"> </w:t>
            </w:r>
            <w:r w:rsidRPr="0053730A">
              <w:rPr>
                <w:rFonts w:ascii="Consolas" w:hAnsi="Consolas" w:cs="Times New Roman"/>
                <w:noProof w:val="0"/>
                <w:color w:val="0000FF"/>
                <w:kern w:val="0"/>
                <w:sz w:val="24"/>
                <w:szCs w:val="24"/>
                <w:lang w:val="en-US"/>
              </w:rPr>
              <w:t>INTO</w:t>
            </w:r>
            <w:r w:rsidRPr="0053730A">
              <w:rPr>
                <w:rFonts w:ascii="Consolas" w:hAnsi="Consolas" w:cs="Times New Roman"/>
                <w:noProof w:val="0"/>
                <w:color w:val="000000"/>
                <w:kern w:val="0"/>
                <w:sz w:val="24"/>
                <w:szCs w:val="24"/>
                <w:lang w:val="en-US"/>
              </w:rPr>
              <w:t xml:space="preserve"> </w:t>
            </w:r>
            <w:proofErr w:type="spellStart"/>
            <w:r w:rsidRPr="0053730A">
              <w:rPr>
                <w:rFonts w:ascii="Consolas" w:hAnsi="Consolas" w:cs="Times New Roman"/>
                <w:noProof w:val="0"/>
                <w:color w:val="000000"/>
                <w:kern w:val="0"/>
                <w:sz w:val="24"/>
                <w:szCs w:val="24"/>
                <w:lang w:val="en-US"/>
              </w:rPr>
              <w:t>ReceiptNoteDetail</w:t>
            </w:r>
            <w:proofErr w:type="spellEnd"/>
            <w:r w:rsidRPr="0053730A">
              <w:rPr>
                <w:rFonts w:ascii="Consolas" w:hAnsi="Consolas" w:cs="Times New Roman"/>
                <w:noProof w:val="0"/>
                <w:color w:val="000000"/>
                <w:kern w:val="0"/>
                <w:sz w:val="24"/>
                <w:szCs w:val="24"/>
                <w:lang w:val="en-US"/>
              </w:rPr>
              <w:t xml:space="preserve"> </w:t>
            </w:r>
            <w:r w:rsidRPr="0053730A">
              <w:rPr>
                <w:rFonts w:ascii="Consolas" w:hAnsi="Consolas" w:cs="Times New Roman"/>
                <w:noProof w:val="0"/>
                <w:color w:val="0000FF"/>
                <w:kern w:val="0"/>
                <w:sz w:val="24"/>
                <w:szCs w:val="24"/>
                <w:lang w:val="en-US"/>
              </w:rPr>
              <w:t xml:space="preserve">VALUES </w:t>
            </w:r>
            <w:r w:rsidRPr="0053730A">
              <w:rPr>
                <w:rFonts w:ascii="Consolas" w:hAnsi="Consolas" w:cs="Times New Roman"/>
                <w:noProof w:val="0"/>
                <w:color w:val="808080"/>
                <w:kern w:val="0"/>
                <w:sz w:val="24"/>
                <w:szCs w:val="24"/>
                <w:lang w:val="en-US"/>
              </w:rPr>
              <w:t>(</w:t>
            </w:r>
            <w:r w:rsidRPr="0053730A">
              <w:rPr>
                <w:rFonts w:ascii="Consolas" w:hAnsi="Consolas" w:cs="Times New Roman"/>
                <w:noProof w:val="0"/>
                <w:color w:val="000000"/>
                <w:kern w:val="0"/>
                <w:sz w:val="24"/>
                <w:szCs w:val="24"/>
                <w:lang w:val="en-US"/>
              </w:rPr>
              <w:t>@rNoteID</w:t>
            </w:r>
            <w:r w:rsidRPr="0053730A">
              <w:rPr>
                <w:rFonts w:ascii="Consolas" w:hAnsi="Consolas" w:cs="Times New Roman"/>
                <w:noProof w:val="0"/>
                <w:color w:val="808080"/>
                <w:kern w:val="0"/>
                <w:sz w:val="24"/>
                <w:szCs w:val="24"/>
                <w:lang w:val="en-US"/>
              </w:rPr>
              <w:t>,</w:t>
            </w:r>
            <w:r w:rsidRPr="0053730A">
              <w:rPr>
                <w:rFonts w:ascii="Consolas" w:hAnsi="Consolas" w:cs="Times New Roman"/>
                <w:noProof w:val="0"/>
                <w:color w:val="000000"/>
                <w:kern w:val="0"/>
                <w:sz w:val="24"/>
                <w:szCs w:val="24"/>
                <w:lang w:val="en-US"/>
              </w:rPr>
              <w:t xml:space="preserve"> @materialID</w:t>
            </w:r>
            <w:r w:rsidRPr="0053730A">
              <w:rPr>
                <w:rFonts w:ascii="Consolas" w:hAnsi="Consolas" w:cs="Times New Roman"/>
                <w:noProof w:val="0"/>
                <w:color w:val="808080"/>
                <w:kern w:val="0"/>
                <w:sz w:val="24"/>
                <w:szCs w:val="24"/>
                <w:lang w:val="en-US"/>
              </w:rPr>
              <w:t>,</w:t>
            </w:r>
            <w:r w:rsidRPr="0053730A">
              <w:rPr>
                <w:rFonts w:ascii="Consolas" w:hAnsi="Consolas" w:cs="Times New Roman"/>
                <w:noProof w:val="0"/>
                <w:color w:val="000000"/>
                <w:kern w:val="0"/>
                <w:sz w:val="24"/>
                <w:szCs w:val="24"/>
                <w:lang w:val="en-US"/>
              </w:rPr>
              <w:t xml:space="preserve"> @quantity</w:t>
            </w:r>
            <w:r w:rsidRPr="0053730A">
              <w:rPr>
                <w:rFonts w:ascii="Consolas" w:hAnsi="Consolas" w:cs="Times New Roman"/>
                <w:noProof w:val="0"/>
                <w:color w:val="808080"/>
                <w:kern w:val="0"/>
                <w:sz w:val="24"/>
                <w:szCs w:val="24"/>
                <w:lang w:val="en-US"/>
              </w:rPr>
              <w:t>,</w:t>
            </w:r>
            <w:r w:rsidRPr="0053730A">
              <w:rPr>
                <w:rFonts w:ascii="Consolas" w:hAnsi="Consolas" w:cs="Times New Roman"/>
                <w:noProof w:val="0"/>
                <w:color w:val="000000"/>
                <w:kern w:val="0"/>
                <w:sz w:val="24"/>
                <w:szCs w:val="24"/>
                <w:lang w:val="en-US"/>
              </w:rPr>
              <w:t xml:space="preserve"> @unitPrice</w:t>
            </w:r>
            <w:proofErr w:type="gramStart"/>
            <w:r w:rsidRPr="0053730A">
              <w:rPr>
                <w:rFonts w:ascii="Consolas" w:hAnsi="Consolas" w:cs="Times New Roman"/>
                <w:noProof w:val="0"/>
                <w:color w:val="808080"/>
                <w:kern w:val="0"/>
                <w:sz w:val="24"/>
                <w:szCs w:val="24"/>
                <w:lang w:val="en-US"/>
              </w:rPr>
              <w:t>);</w:t>
            </w:r>
            <w:proofErr w:type="gramEnd"/>
          </w:p>
          <w:p w14:paraId="66EFE353" w14:textId="77777777" w:rsidR="0053730A" w:rsidRPr="0053730A" w:rsidRDefault="0053730A" w:rsidP="0053730A">
            <w:pPr>
              <w:autoSpaceDE w:val="0"/>
              <w:autoSpaceDN w:val="0"/>
              <w:adjustRightInd w:val="0"/>
              <w:spacing w:line="276" w:lineRule="auto"/>
              <w:rPr>
                <w:rFonts w:ascii="Consolas" w:hAnsi="Consolas" w:cs="Times New Roman"/>
                <w:noProof w:val="0"/>
                <w:color w:val="000000"/>
                <w:kern w:val="0"/>
                <w:sz w:val="24"/>
                <w:szCs w:val="24"/>
                <w:lang w:val="en-US"/>
              </w:rPr>
            </w:pPr>
            <w:proofErr w:type="gramStart"/>
            <w:r w:rsidRPr="0053730A">
              <w:rPr>
                <w:rFonts w:ascii="Consolas" w:hAnsi="Consolas" w:cs="Times New Roman"/>
                <w:noProof w:val="0"/>
                <w:color w:val="0000FF"/>
                <w:kern w:val="0"/>
                <w:sz w:val="24"/>
                <w:szCs w:val="24"/>
                <w:lang w:val="en-US"/>
              </w:rPr>
              <w:t>END</w:t>
            </w:r>
            <w:r w:rsidRPr="0053730A">
              <w:rPr>
                <w:rFonts w:ascii="Consolas" w:hAnsi="Consolas" w:cs="Times New Roman"/>
                <w:noProof w:val="0"/>
                <w:color w:val="808080"/>
                <w:kern w:val="0"/>
                <w:sz w:val="24"/>
                <w:szCs w:val="24"/>
                <w:lang w:val="en-US"/>
              </w:rPr>
              <w:t>;</w:t>
            </w:r>
            <w:proofErr w:type="gramEnd"/>
          </w:p>
          <w:p w14:paraId="41DD4B43" w14:textId="1BF0CBA2" w:rsidR="0053730A" w:rsidRPr="0053730A" w:rsidRDefault="0053730A" w:rsidP="0053730A">
            <w:pPr>
              <w:spacing w:line="276" w:lineRule="auto"/>
              <w:rPr>
                <w:rFonts w:ascii="Times New Roman" w:hAnsi="Times New Roman" w:cs="Times New Roman"/>
                <w:b/>
                <w:bCs/>
                <w:sz w:val="28"/>
                <w:szCs w:val="28"/>
                <w:lang w:val="en-US"/>
              </w:rPr>
            </w:pPr>
            <w:r w:rsidRPr="0053730A">
              <w:rPr>
                <w:rFonts w:ascii="Consolas" w:hAnsi="Consolas" w:cs="Times New Roman"/>
                <w:noProof w:val="0"/>
                <w:color w:val="0000FF"/>
                <w:kern w:val="0"/>
                <w:sz w:val="24"/>
                <w:szCs w:val="24"/>
                <w:lang w:val="en-US"/>
              </w:rPr>
              <w:t>GO</w:t>
            </w:r>
          </w:p>
        </w:tc>
      </w:tr>
    </w:tbl>
    <w:p w14:paraId="02AE1F01" w14:textId="77777777" w:rsidR="0053730A" w:rsidRPr="00F575FA" w:rsidRDefault="0053730A" w:rsidP="0053730A">
      <w:pPr>
        <w:spacing w:after="0"/>
        <w:ind w:firstLine="720"/>
        <w:rPr>
          <w:rFonts w:ascii="Times New Roman" w:hAnsi="Times New Roman" w:cs="Times New Roman"/>
          <w:i/>
          <w:iCs/>
          <w:noProof w:val="0"/>
          <w:color w:val="000000"/>
          <w:kern w:val="0"/>
          <w:sz w:val="24"/>
          <w:szCs w:val="24"/>
          <w:lang w:val="en-US"/>
        </w:rPr>
      </w:pPr>
      <w:r w:rsidRPr="00F575FA">
        <w:rPr>
          <w:rFonts w:ascii="Times New Roman" w:hAnsi="Times New Roman" w:cs="Times New Roman"/>
          <w:i/>
          <w:iCs/>
          <w:sz w:val="24"/>
          <w:szCs w:val="24"/>
          <w:lang w:val="en-US"/>
        </w:rPr>
        <w:lastRenderedPageBreak/>
        <w:t>C# code:</w:t>
      </w:r>
    </w:p>
    <w:tbl>
      <w:tblPr>
        <w:tblStyle w:val="TableGrid"/>
        <w:tblW w:w="0" w:type="auto"/>
        <w:tblInd w:w="720" w:type="dxa"/>
        <w:tblLook w:val="04A0" w:firstRow="1" w:lastRow="0" w:firstColumn="1" w:lastColumn="0" w:noHBand="0" w:noVBand="1"/>
      </w:tblPr>
      <w:tblGrid>
        <w:gridCol w:w="8296"/>
      </w:tblGrid>
      <w:tr w:rsidR="00CA5F20" w14:paraId="416BB18F" w14:textId="77777777" w:rsidTr="00CA5F20">
        <w:tc>
          <w:tcPr>
            <w:tcW w:w="9016" w:type="dxa"/>
          </w:tcPr>
          <w:p w14:paraId="7DB1B42E" w14:textId="77777777" w:rsidR="008F1511" w:rsidRPr="008F1511" w:rsidRDefault="008F1511" w:rsidP="008F1511">
            <w:pPr>
              <w:autoSpaceDE w:val="0"/>
              <w:autoSpaceDN w:val="0"/>
              <w:adjustRightInd w:val="0"/>
              <w:spacing w:line="276" w:lineRule="auto"/>
              <w:rPr>
                <w:rFonts w:ascii="Cascadia Mono" w:hAnsi="Cascadia Mono" w:cs="Times New Roman"/>
                <w:noProof w:val="0"/>
                <w:color w:val="000000"/>
                <w:kern w:val="0"/>
                <w:sz w:val="24"/>
                <w:szCs w:val="24"/>
                <w:lang w:val="en-US"/>
              </w:rPr>
            </w:pPr>
            <w:r w:rsidRPr="008F1511">
              <w:rPr>
                <w:rFonts w:ascii="Cascadia Mono" w:hAnsi="Cascadia Mono" w:cs="Times New Roman"/>
                <w:noProof w:val="0"/>
                <w:color w:val="000000"/>
                <w:kern w:val="0"/>
                <w:sz w:val="24"/>
                <w:szCs w:val="24"/>
                <w:lang w:val="en-US"/>
              </w:rPr>
              <w:t>if (</w:t>
            </w:r>
            <w:proofErr w:type="spellStart"/>
            <w:r w:rsidRPr="008F1511">
              <w:rPr>
                <w:rFonts w:ascii="Cascadia Mono" w:hAnsi="Cascadia Mono" w:cs="Times New Roman"/>
                <w:noProof w:val="0"/>
                <w:color w:val="000000"/>
                <w:kern w:val="0"/>
                <w:sz w:val="24"/>
                <w:szCs w:val="24"/>
                <w:lang w:val="en-US"/>
              </w:rPr>
              <w:t>cbxMaterial.Text</w:t>
            </w:r>
            <w:proofErr w:type="spellEnd"/>
            <w:r w:rsidRPr="008F1511">
              <w:rPr>
                <w:rFonts w:ascii="Cascadia Mono" w:hAnsi="Cascadia Mono" w:cs="Times New Roman"/>
                <w:noProof w:val="0"/>
                <w:color w:val="000000"/>
                <w:kern w:val="0"/>
                <w:sz w:val="24"/>
                <w:szCs w:val="24"/>
                <w:lang w:val="en-US"/>
              </w:rPr>
              <w:t xml:space="preserve"> == "")</w:t>
            </w:r>
          </w:p>
          <w:p w14:paraId="255A3270" w14:textId="77777777" w:rsidR="008F1511" w:rsidRPr="008F1511" w:rsidRDefault="008F1511" w:rsidP="008F1511">
            <w:pPr>
              <w:autoSpaceDE w:val="0"/>
              <w:autoSpaceDN w:val="0"/>
              <w:adjustRightInd w:val="0"/>
              <w:spacing w:line="276" w:lineRule="auto"/>
              <w:rPr>
                <w:rFonts w:ascii="Cascadia Mono" w:hAnsi="Cascadia Mono" w:cs="Times New Roman"/>
                <w:noProof w:val="0"/>
                <w:color w:val="000000"/>
                <w:kern w:val="0"/>
                <w:sz w:val="24"/>
                <w:szCs w:val="24"/>
                <w:lang w:val="en-US"/>
              </w:rPr>
            </w:pPr>
            <w:r w:rsidRPr="008F1511">
              <w:rPr>
                <w:rFonts w:ascii="Cascadia Mono" w:hAnsi="Cascadia Mono" w:cs="Times New Roman"/>
                <w:noProof w:val="0"/>
                <w:color w:val="000000"/>
                <w:kern w:val="0"/>
                <w:sz w:val="24"/>
                <w:szCs w:val="24"/>
                <w:lang w:val="en-US"/>
              </w:rPr>
              <w:t xml:space="preserve">    </w:t>
            </w:r>
            <w:proofErr w:type="spellStart"/>
            <w:r w:rsidRPr="008F1511">
              <w:rPr>
                <w:rFonts w:ascii="Cascadia Mono" w:hAnsi="Cascadia Mono" w:cs="Times New Roman"/>
                <w:noProof w:val="0"/>
                <w:color w:val="000000"/>
                <w:kern w:val="0"/>
                <w:sz w:val="24"/>
                <w:szCs w:val="24"/>
                <w:lang w:val="en-US"/>
              </w:rPr>
              <w:t>MessageBox.Show</w:t>
            </w:r>
            <w:proofErr w:type="spellEnd"/>
            <w:r w:rsidRPr="008F1511">
              <w:rPr>
                <w:rFonts w:ascii="Cascadia Mono" w:hAnsi="Cascadia Mono" w:cs="Times New Roman"/>
                <w:noProof w:val="0"/>
                <w:color w:val="000000"/>
                <w:kern w:val="0"/>
                <w:sz w:val="24"/>
                <w:szCs w:val="24"/>
                <w:lang w:val="en-US"/>
              </w:rPr>
              <w:t>("</w:t>
            </w:r>
            <w:proofErr w:type="spellStart"/>
            <w:r w:rsidRPr="008F1511">
              <w:rPr>
                <w:rFonts w:ascii="Cascadia Mono" w:hAnsi="Cascadia Mono" w:cs="Times New Roman"/>
                <w:noProof w:val="0"/>
                <w:color w:val="000000"/>
                <w:kern w:val="0"/>
                <w:sz w:val="24"/>
                <w:szCs w:val="24"/>
                <w:lang w:val="en-US"/>
              </w:rPr>
              <w:t>Vui</w:t>
            </w:r>
            <w:proofErr w:type="spellEnd"/>
            <w:r w:rsidRPr="008F1511">
              <w:rPr>
                <w:rFonts w:ascii="Cascadia Mono" w:hAnsi="Cascadia Mono" w:cs="Times New Roman"/>
                <w:noProof w:val="0"/>
                <w:color w:val="000000"/>
                <w:kern w:val="0"/>
                <w:sz w:val="24"/>
                <w:szCs w:val="24"/>
                <w:lang w:val="en-US"/>
              </w:rPr>
              <w:t xml:space="preserve"> </w:t>
            </w:r>
            <w:proofErr w:type="spellStart"/>
            <w:r w:rsidRPr="008F1511">
              <w:rPr>
                <w:rFonts w:ascii="Cascadia Mono" w:hAnsi="Cascadia Mono" w:cs="Times New Roman"/>
                <w:noProof w:val="0"/>
                <w:color w:val="000000"/>
                <w:kern w:val="0"/>
                <w:sz w:val="24"/>
                <w:szCs w:val="24"/>
                <w:lang w:val="en-US"/>
              </w:rPr>
              <w:t>lòng</w:t>
            </w:r>
            <w:proofErr w:type="spellEnd"/>
            <w:r w:rsidRPr="008F1511">
              <w:rPr>
                <w:rFonts w:ascii="Cascadia Mono" w:hAnsi="Cascadia Mono" w:cs="Times New Roman"/>
                <w:noProof w:val="0"/>
                <w:color w:val="000000"/>
                <w:kern w:val="0"/>
                <w:sz w:val="24"/>
                <w:szCs w:val="24"/>
                <w:lang w:val="en-US"/>
              </w:rPr>
              <w:t xml:space="preserve"> </w:t>
            </w:r>
            <w:proofErr w:type="spellStart"/>
            <w:r w:rsidRPr="008F1511">
              <w:rPr>
                <w:rFonts w:ascii="Cascadia Mono" w:hAnsi="Cascadia Mono" w:cs="Times New Roman"/>
                <w:noProof w:val="0"/>
                <w:color w:val="000000"/>
                <w:kern w:val="0"/>
                <w:sz w:val="24"/>
                <w:szCs w:val="24"/>
                <w:lang w:val="en-US"/>
              </w:rPr>
              <w:t>chọn</w:t>
            </w:r>
            <w:proofErr w:type="spellEnd"/>
            <w:r w:rsidRPr="008F1511">
              <w:rPr>
                <w:rFonts w:ascii="Cascadia Mono" w:hAnsi="Cascadia Mono" w:cs="Times New Roman"/>
                <w:noProof w:val="0"/>
                <w:color w:val="000000"/>
                <w:kern w:val="0"/>
                <w:sz w:val="24"/>
                <w:szCs w:val="24"/>
                <w:lang w:val="en-US"/>
              </w:rPr>
              <w:t xml:space="preserve"> </w:t>
            </w:r>
            <w:proofErr w:type="spellStart"/>
            <w:r w:rsidRPr="008F1511">
              <w:rPr>
                <w:rFonts w:ascii="Cascadia Mono" w:hAnsi="Cascadia Mono" w:cs="Times New Roman"/>
                <w:noProof w:val="0"/>
                <w:color w:val="000000"/>
                <w:kern w:val="0"/>
                <w:sz w:val="24"/>
                <w:szCs w:val="24"/>
                <w:lang w:val="en-US"/>
              </w:rPr>
              <w:t>nguyên</w:t>
            </w:r>
            <w:proofErr w:type="spellEnd"/>
            <w:r w:rsidRPr="008F1511">
              <w:rPr>
                <w:rFonts w:ascii="Cascadia Mono" w:hAnsi="Cascadia Mono" w:cs="Times New Roman"/>
                <w:noProof w:val="0"/>
                <w:color w:val="000000"/>
                <w:kern w:val="0"/>
                <w:sz w:val="24"/>
                <w:szCs w:val="24"/>
                <w:lang w:val="en-US"/>
              </w:rPr>
              <w:t xml:space="preserve"> </w:t>
            </w:r>
            <w:proofErr w:type="spellStart"/>
            <w:r w:rsidRPr="008F1511">
              <w:rPr>
                <w:rFonts w:ascii="Cascadia Mono" w:hAnsi="Cascadia Mono" w:cs="Times New Roman"/>
                <w:noProof w:val="0"/>
                <w:color w:val="000000"/>
                <w:kern w:val="0"/>
                <w:sz w:val="24"/>
                <w:szCs w:val="24"/>
                <w:lang w:val="en-US"/>
              </w:rPr>
              <w:t>liệu</w:t>
            </w:r>
            <w:proofErr w:type="spellEnd"/>
            <w:r w:rsidRPr="008F1511">
              <w:rPr>
                <w:rFonts w:ascii="Cascadia Mono" w:hAnsi="Cascadia Mono" w:cs="Times New Roman"/>
                <w:noProof w:val="0"/>
                <w:color w:val="000000"/>
                <w:kern w:val="0"/>
                <w:sz w:val="24"/>
                <w:szCs w:val="24"/>
                <w:lang w:val="en-US"/>
              </w:rPr>
              <w:t xml:space="preserve"> </w:t>
            </w:r>
            <w:proofErr w:type="spellStart"/>
            <w:r w:rsidRPr="008F1511">
              <w:rPr>
                <w:rFonts w:ascii="Cascadia Mono" w:hAnsi="Cascadia Mono" w:cs="Times New Roman"/>
                <w:noProof w:val="0"/>
                <w:color w:val="000000"/>
                <w:kern w:val="0"/>
                <w:sz w:val="24"/>
                <w:szCs w:val="24"/>
                <w:lang w:val="en-US"/>
              </w:rPr>
              <w:t>cần</w:t>
            </w:r>
            <w:proofErr w:type="spellEnd"/>
            <w:r w:rsidRPr="008F1511">
              <w:rPr>
                <w:rFonts w:ascii="Cascadia Mono" w:hAnsi="Cascadia Mono" w:cs="Times New Roman"/>
                <w:noProof w:val="0"/>
                <w:color w:val="000000"/>
                <w:kern w:val="0"/>
                <w:sz w:val="24"/>
                <w:szCs w:val="24"/>
                <w:lang w:val="en-US"/>
              </w:rPr>
              <w:t xml:space="preserve"> </w:t>
            </w:r>
            <w:proofErr w:type="spellStart"/>
            <w:r w:rsidRPr="008F1511">
              <w:rPr>
                <w:rFonts w:ascii="Cascadia Mono" w:hAnsi="Cascadia Mono" w:cs="Times New Roman"/>
                <w:noProof w:val="0"/>
                <w:color w:val="000000"/>
                <w:kern w:val="0"/>
                <w:sz w:val="24"/>
                <w:szCs w:val="24"/>
                <w:lang w:val="en-US"/>
              </w:rPr>
              <w:t>nhập</w:t>
            </w:r>
            <w:proofErr w:type="spellEnd"/>
            <w:r w:rsidRPr="008F1511">
              <w:rPr>
                <w:rFonts w:ascii="Cascadia Mono" w:hAnsi="Cascadia Mono" w:cs="Times New Roman"/>
                <w:noProof w:val="0"/>
                <w:color w:val="000000"/>
                <w:kern w:val="0"/>
                <w:sz w:val="24"/>
                <w:szCs w:val="24"/>
                <w:lang w:val="en-US"/>
              </w:rPr>
              <w:t>!"</w:t>
            </w:r>
            <w:proofErr w:type="gramStart"/>
            <w:r w:rsidRPr="008F1511">
              <w:rPr>
                <w:rFonts w:ascii="Cascadia Mono" w:hAnsi="Cascadia Mono" w:cs="Times New Roman"/>
                <w:noProof w:val="0"/>
                <w:color w:val="000000"/>
                <w:kern w:val="0"/>
                <w:sz w:val="24"/>
                <w:szCs w:val="24"/>
                <w:lang w:val="en-US"/>
              </w:rPr>
              <w:t>);</w:t>
            </w:r>
            <w:proofErr w:type="gramEnd"/>
          </w:p>
          <w:p w14:paraId="104DB18E" w14:textId="77777777" w:rsidR="008F1511" w:rsidRPr="008F1511" w:rsidRDefault="008F1511" w:rsidP="008F1511">
            <w:pPr>
              <w:autoSpaceDE w:val="0"/>
              <w:autoSpaceDN w:val="0"/>
              <w:adjustRightInd w:val="0"/>
              <w:spacing w:line="276" w:lineRule="auto"/>
              <w:rPr>
                <w:rFonts w:ascii="Cascadia Mono" w:hAnsi="Cascadia Mono" w:cs="Times New Roman"/>
                <w:noProof w:val="0"/>
                <w:color w:val="000000"/>
                <w:kern w:val="0"/>
                <w:sz w:val="24"/>
                <w:szCs w:val="24"/>
                <w:lang w:val="en-US"/>
              </w:rPr>
            </w:pPr>
            <w:r w:rsidRPr="008F1511">
              <w:rPr>
                <w:rFonts w:ascii="Cascadia Mono" w:hAnsi="Cascadia Mono" w:cs="Times New Roman"/>
                <w:noProof w:val="0"/>
                <w:color w:val="000000"/>
                <w:kern w:val="0"/>
                <w:sz w:val="24"/>
                <w:szCs w:val="24"/>
                <w:lang w:val="en-US"/>
              </w:rPr>
              <w:t xml:space="preserve">else if </w:t>
            </w:r>
            <w:proofErr w:type="gramStart"/>
            <w:r w:rsidRPr="008F1511">
              <w:rPr>
                <w:rFonts w:ascii="Cascadia Mono" w:hAnsi="Cascadia Mono" w:cs="Times New Roman"/>
                <w:noProof w:val="0"/>
                <w:color w:val="000000"/>
                <w:kern w:val="0"/>
                <w:sz w:val="24"/>
                <w:szCs w:val="24"/>
                <w:lang w:val="en-US"/>
              </w:rPr>
              <w:t>(!</w:t>
            </w:r>
            <w:proofErr w:type="spellStart"/>
            <w:r w:rsidRPr="008F1511">
              <w:rPr>
                <w:rFonts w:ascii="Cascadia Mono" w:hAnsi="Cascadia Mono" w:cs="Times New Roman"/>
                <w:noProof w:val="0"/>
                <w:color w:val="000000"/>
                <w:kern w:val="0"/>
                <w:sz w:val="24"/>
                <w:szCs w:val="24"/>
                <w:lang w:val="en-US"/>
              </w:rPr>
              <w:t>int</w:t>
            </w:r>
            <w:proofErr w:type="gramEnd"/>
            <w:r w:rsidRPr="008F1511">
              <w:rPr>
                <w:rFonts w:ascii="Cascadia Mono" w:hAnsi="Cascadia Mono" w:cs="Times New Roman"/>
                <w:noProof w:val="0"/>
                <w:color w:val="000000"/>
                <w:kern w:val="0"/>
                <w:sz w:val="24"/>
                <w:szCs w:val="24"/>
                <w:lang w:val="en-US"/>
              </w:rPr>
              <w:t>.TryParse</w:t>
            </w:r>
            <w:proofErr w:type="spellEnd"/>
            <w:r w:rsidRPr="008F1511">
              <w:rPr>
                <w:rFonts w:ascii="Cascadia Mono" w:hAnsi="Cascadia Mono" w:cs="Times New Roman"/>
                <w:noProof w:val="0"/>
                <w:color w:val="000000"/>
                <w:kern w:val="0"/>
                <w:sz w:val="24"/>
                <w:szCs w:val="24"/>
                <w:lang w:val="en-US"/>
              </w:rPr>
              <w:t>(</w:t>
            </w:r>
            <w:proofErr w:type="spellStart"/>
            <w:r w:rsidRPr="008F1511">
              <w:rPr>
                <w:rFonts w:ascii="Cascadia Mono" w:hAnsi="Cascadia Mono" w:cs="Times New Roman"/>
                <w:noProof w:val="0"/>
                <w:color w:val="000000"/>
                <w:kern w:val="0"/>
                <w:sz w:val="24"/>
                <w:szCs w:val="24"/>
                <w:lang w:val="en-US"/>
              </w:rPr>
              <w:t>tbxQuantity.Text</w:t>
            </w:r>
            <w:proofErr w:type="spellEnd"/>
            <w:r w:rsidRPr="008F1511">
              <w:rPr>
                <w:rFonts w:ascii="Cascadia Mono" w:hAnsi="Cascadia Mono" w:cs="Times New Roman"/>
                <w:noProof w:val="0"/>
                <w:color w:val="000000"/>
                <w:kern w:val="0"/>
                <w:sz w:val="24"/>
                <w:szCs w:val="24"/>
                <w:lang w:val="en-US"/>
              </w:rPr>
              <w:t>, out int result1))</w:t>
            </w:r>
          </w:p>
          <w:p w14:paraId="0FA15747" w14:textId="77777777" w:rsidR="008F1511" w:rsidRPr="008F1511" w:rsidRDefault="008F1511" w:rsidP="008F1511">
            <w:pPr>
              <w:autoSpaceDE w:val="0"/>
              <w:autoSpaceDN w:val="0"/>
              <w:adjustRightInd w:val="0"/>
              <w:spacing w:line="276" w:lineRule="auto"/>
              <w:rPr>
                <w:rFonts w:ascii="Cascadia Mono" w:hAnsi="Cascadia Mono" w:cs="Times New Roman"/>
                <w:noProof w:val="0"/>
                <w:color w:val="000000"/>
                <w:kern w:val="0"/>
                <w:sz w:val="24"/>
                <w:szCs w:val="24"/>
                <w:lang w:val="en-US"/>
              </w:rPr>
            </w:pPr>
            <w:r w:rsidRPr="008F1511">
              <w:rPr>
                <w:rFonts w:ascii="Cascadia Mono" w:hAnsi="Cascadia Mono" w:cs="Times New Roman"/>
                <w:noProof w:val="0"/>
                <w:color w:val="000000"/>
                <w:kern w:val="0"/>
                <w:sz w:val="24"/>
                <w:szCs w:val="24"/>
                <w:lang w:val="en-US"/>
              </w:rPr>
              <w:t xml:space="preserve">    </w:t>
            </w:r>
            <w:proofErr w:type="spellStart"/>
            <w:r w:rsidRPr="008F1511">
              <w:rPr>
                <w:rFonts w:ascii="Cascadia Mono" w:hAnsi="Cascadia Mono" w:cs="Times New Roman"/>
                <w:noProof w:val="0"/>
                <w:color w:val="000000"/>
                <w:kern w:val="0"/>
                <w:sz w:val="24"/>
                <w:szCs w:val="24"/>
                <w:lang w:val="en-US"/>
              </w:rPr>
              <w:t>MessageBox.Show</w:t>
            </w:r>
            <w:proofErr w:type="spellEnd"/>
            <w:r w:rsidRPr="008F1511">
              <w:rPr>
                <w:rFonts w:ascii="Cascadia Mono" w:hAnsi="Cascadia Mono" w:cs="Times New Roman"/>
                <w:noProof w:val="0"/>
                <w:color w:val="000000"/>
                <w:kern w:val="0"/>
                <w:sz w:val="24"/>
                <w:szCs w:val="24"/>
                <w:lang w:val="en-US"/>
              </w:rPr>
              <w:t>("</w:t>
            </w:r>
            <w:proofErr w:type="spellStart"/>
            <w:r w:rsidRPr="008F1511">
              <w:rPr>
                <w:rFonts w:ascii="Cascadia Mono" w:hAnsi="Cascadia Mono" w:cs="Times New Roman"/>
                <w:noProof w:val="0"/>
                <w:color w:val="000000"/>
                <w:kern w:val="0"/>
                <w:sz w:val="24"/>
                <w:szCs w:val="24"/>
                <w:lang w:val="en-US"/>
              </w:rPr>
              <w:t>Vui</w:t>
            </w:r>
            <w:proofErr w:type="spellEnd"/>
            <w:r w:rsidRPr="008F1511">
              <w:rPr>
                <w:rFonts w:ascii="Cascadia Mono" w:hAnsi="Cascadia Mono" w:cs="Times New Roman"/>
                <w:noProof w:val="0"/>
                <w:color w:val="000000"/>
                <w:kern w:val="0"/>
                <w:sz w:val="24"/>
                <w:szCs w:val="24"/>
                <w:lang w:val="en-US"/>
              </w:rPr>
              <w:t xml:space="preserve"> </w:t>
            </w:r>
            <w:proofErr w:type="spellStart"/>
            <w:r w:rsidRPr="008F1511">
              <w:rPr>
                <w:rFonts w:ascii="Cascadia Mono" w:hAnsi="Cascadia Mono" w:cs="Times New Roman"/>
                <w:noProof w:val="0"/>
                <w:color w:val="000000"/>
                <w:kern w:val="0"/>
                <w:sz w:val="24"/>
                <w:szCs w:val="24"/>
                <w:lang w:val="en-US"/>
              </w:rPr>
              <w:t>lòng</w:t>
            </w:r>
            <w:proofErr w:type="spellEnd"/>
            <w:r w:rsidRPr="008F1511">
              <w:rPr>
                <w:rFonts w:ascii="Cascadia Mono" w:hAnsi="Cascadia Mono" w:cs="Times New Roman"/>
                <w:noProof w:val="0"/>
                <w:color w:val="000000"/>
                <w:kern w:val="0"/>
                <w:sz w:val="24"/>
                <w:szCs w:val="24"/>
                <w:lang w:val="en-US"/>
              </w:rPr>
              <w:t xml:space="preserve"> </w:t>
            </w:r>
            <w:proofErr w:type="spellStart"/>
            <w:r w:rsidRPr="008F1511">
              <w:rPr>
                <w:rFonts w:ascii="Cascadia Mono" w:hAnsi="Cascadia Mono" w:cs="Times New Roman"/>
                <w:noProof w:val="0"/>
                <w:color w:val="000000"/>
                <w:kern w:val="0"/>
                <w:sz w:val="24"/>
                <w:szCs w:val="24"/>
                <w:lang w:val="en-US"/>
              </w:rPr>
              <w:t>nhập</w:t>
            </w:r>
            <w:proofErr w:type="spellEnd"/>
            <w:r w:rsidRPr="008F1511">
              <w:rPr>
                <w:rFonts w:ascii="Cascadia Mono" w:hAnsi="Cascadia Mono" w:cs="Times New Roman"/>
                <w:noProof w:val="0"/>
                <w:color w:val="000000"/>
                <w:kern w:val="0"/>
                <w:sz w:val="24"/>
                <w:szCs w:val="24"/>
                <w:lang w:val="en-US"/>
              </w:rPr>
              <w:t xml:space="preserve"> </w:t>
            </w:r>
            <w:proofErr w:type="spellStart"/>
            <w:r w:rsidRPr="008F1511">
              <w:rPr>
                <w:rFonts w:ascii="Cascadia Mono" w:hAnsi="Cascadia Mono" w:cs="Times New Roman"/>
                <w:noProof w:val="0"/>
                <w:color w:val="000000"/>
                <w:kern w:val="0"/>
                <w:sz w:val="24"/>
                <w:szCs w:val="24"/>
                <w:lang w:val="en-US"/>
              </w:rPr>
              <w:t>số</w:t>
            </w:r>
            <w:proofErr w:type="spellEnd"/>
            <w:r w:rsidRPr="008F1511">
              <w:rPr>
                <w:rFonts w:ascii="Cascadia Mono" w:hAnsi="Cascadia Mono" w:cs="Times New Roman"/>
                <w:noProof w:val="0"/>
                <w:color w:val="000000"/>
                <w:kern w:val="0"/>
                <w:sz w:val="24"/>
                <w:szCs w:val="24"/>
                <w:lang w:val="en-US"/>
              </w:rPr>
              <w:t xml:space="preserve"> </w:t>
            </w:r>
            <w:proofErr w:type="spellStart"/>
            <w:r w:rsidRPr="008F1511">
              <w:rPr>
                <w:rFonts w:ascii="Cascadia Mono" w:hAnsi="Cascadia Mono" w:cs="Times New Roman"/>
                <w:noProof w:val="0"/>
                <w:color w:val="000000"/>
                <w:kern w:val="0"/>
                <w:sz w:val="24"/>
                <w:szCs w:val="24"/>
                <w:lang w:val="en-US"/>
              </w:rPr>
              <w:t>lượng</w:t>
            </w:r>
            <w:proofErr w:type="spellEnd"/>
            <w:r w:rsidRPr="008F1511">
              <w:rPr>
                <w:rFonts w:ascii="Cascadia Mono" w:hAnsi="Cascadia Mono" w:cs="Times New Roman"/>
                <w:noProof w:val="0"/>
                <w:color w:val="000000"/>
                <w:kern w:val="0"/>
                <w:sz w:val="24"/>
                <w:szCs w:val="24"/>
                <w:lang w:val="en-US"/>
              </w:rPr>
              <w:t xml:space="preserve"> </w:t>
            </w:r>
            <w:proofErr w:type="spellStart"/>
            <w:r w:rsidRPr="008F1511">
              <w:rPr>
                <w:rFonts w:ascii="Cascadia Mono" w:hAnsi="Cascadia Mono" w:cs="Times New Roman"/>
                <w:noProof w:val="0"/>
                <w:color w:val="000000"/>
                <w:kern w:val="0"/>
                <w:sz w:val="24"/>
                <w:szCs w:val="24"/>
                <w:lang w:val="en-US"/>
              </w:rPr>
              <w:t>là</w:t>
            </w:r>
            <w:proofErr w:type="spellEnd"/>
            <w:r w:rsidRPr="008F1511">
              <w:rPr>
                <w:rFonts w:ascii="Cascadia Mono" w:hAnsi="Cascadia Mono" w:cs="Times New Roman"/>
                <w:noProof w:val="0"/>
                <w:color w:val="000000"/>
                <w:kern w:val="0"/>
                <w:sz w:val="24"/>
                <w:szCs w:val="24"/>
                <w:lang w:val="en-US"/>
              </w:rPr>
              <w:t xml:space="preserve"> </w:t>
            </w:r>
            <w:proofErr w:type="spellStart"/>
            <w:r w:rsidRPr="008F1511">
              <w:rPr>
                <w:rFonts w:ascii="Cascadia Mono" w:hAnsi="Cascadia Mono" w:cs="Times New Roman"/>
                <w:noProof w:val="0"/>
                <w:color w:val="000000"/>
                <w:kern w:val="0"/>
                <w:sz w:val="24"/>
                <w:szCs w:val="24"/>
                <w:lang w:val="en-US"/>
              </w:rPr>
              <w:t>một</w:t>
            </w:r>
            <w:proofErr w:type="spellEnd"/>
            <w:r w:rsidRPr="008F1511">
              <w:rPr>
                <w:rFonts w:ascii="Cascadia Mono" w:hAnsi="Cascadia Mono" w:cs="Times New Roman"/>
                <w:noProof w:val="0"/>
                <w:color w:val="000000"/>
                <w:kern w:val="0"/>
                <w:sz w:val="24"/>
                <w:szCs w:val="24"/>
                <w:lang w:val="en-US"/>
              </w:rPr>
              <w:t xml:space="preserve"> </w:t>
            </w:r>
            <w:proofErr w:type="spellStart"/>
            <w:r w:rsidRPr="008F1511">
              <w:rPr>
                <w:rFonts w:ascii="Cascadia Mono" w:hAnsi="Cascadia Mono" w:cs="Times New Roman"/>
                <w:noProof w:val="0"/>
                <w:color w:val="000000"/>
                <w:kern w:val="0"/>
                <w:sz w:val="24"/>
                <w:szCs w:val="24"/>
                <w:lang w:val="en-US"/>
              </w:rPr>
              <w:t>số</w:t>
            </w:r>
            <w:proofErr w:type="spellEnd"/>
            <w:r w:rsidRPr="008F1511">
              <w:rPr>
                <w:rFonts w:ascii="Cascadia Mono" w:hAnsi="Cascadia Mono" w:cs="Times New Roman"/>
                <w:noProof w:val="0"/>
                <w:color w:val="000000"/>
                <w:kern w:val="0"/>
                <w:sz w:val="24"/>
                <w:szCs w:val="24"/>
                <w:lang w:val="en-US"/>
              </w:rPr>
              <w:t xml:space="preserve"> </w:t>
            </w:r>
            <w:proofErr w:type="spellStart"/>
            <w:r w:rsidRPr="008F1511">
              <w:rPr>
                <w:rFonts w:ascii="Cascadia Mono" w:hAnsi="Cascadia Mono" w:cs="Times New Roman"/>
                <w:noProof w:val="0"/>
                <w:color w:val="000000"/>
                <w:kern w:val="0"/>
                <w:sz w:val="24"/>
                <w:szCs w:val="24"/>
                <w:lang w:val="en-US"/>
              </w:rPr>
              <w:t>nguyên</w:t>
            </w:r>
            <w:proofErr w:type="spellEnd"/>
            <w:r w:rsidRPr="008F1511">
              <w:rPr>
                <w:rFonts w:ascii="Cascadia Mono" w:hAnsi="Cascadia Mono" w:cs="Times New Roman"/>
                <w:noProof w:val="0"/>
                <w:color w:val="000000"/>
                <w:kern w:val="0"/>
                <w:sz w:val="24"/>
                <w:szCs w:val="24"/>
                <w:lang w:val="en-US"/>
              </w:rPr>
              <w:t xml:space="preserve"> </w:t>
            </w:r>
            <w:proofErr w:type="spellStart"/>
            <w:r w:rsidRPr="008F1511">
              <w:rPr>
                <w:rFonts w:ascii="Cascadia Mono" w:hAnsi="Cascadia Mono" w:cs="Times New Roman"/>
                <w:noProof w:val="0"/>
                <w:color w:val="000000"/>
                <w:kern w:val="0"/>
                <w:sz w:val="24"/>
                <w:szCs w:val="24"/>
                <w:lang w:val="en-US"/>
              </w:rPr>
              <w:t>hợp</w:t>
            </w:r>
            <w:proofErr w:type="spellEnd"/>
            <w:r w:rsidRPr="008F1511">
              <w:rPr>
                <w:rFonts w:ascii="Cascadia Mono" w:hAnsi="Cascadia Mono" w:cs="Times New Roman"/>
                <w:noProof w:val="0"/>
                <w:color w:val="000000"/>
                <w:kern w:val="0"/>
                <w:sz w:val="24"/>
                <w:szCs w:val="24"/>
                <w:lang w:val="en-US"/>
              </w:rPr>
              <w:t xml:space="preserve"> </w:t>
            </w:r>
            <w:proofErr w:type="spellStart"/>
            <w:r w:rsidRPr="008F1511">
              <w:rPr>
                <w:rFonts w:ascii="Cascadia Mono" w:hAnsi="Cascadia Mono" w:cs="Times New Roman"/>
                <w:noProof w:val="0"/>
                <w:color w:val="000000"/>
                <w:kern w:val="0"/>
                <w:sz w:val="24"/>
                <w:szCs w:val="24"/>
                <w:lang w:val="en-US"/>
              </w:rPr>
              <w:t>lệ</w:t>
            </w:r>
            <w:proofErr w:type="spellEnd"/>
            <w:r w:rsidRPr="008F1511">
              <w:rPr>
                <w:rFonts w:ascii="Cascadia Mono" w:hAnsi="Cascadia Mono" w:cs="Times New Roman"/>
                <w:noProof w:val="0"/>
                <w:color w:val="000000"/>
                <w:kern w:val="0"/>
                <w:sz w:val="24"/>
                <w:szCs w:val="24"/>
                <w:lang w:val="en-US"/>
              </w:rPr>
              <w:t>!"</w:t>
            </w:r>
            <w:proofErr w:type="gramStart"/>
            <w:r w:rsidRPr="008F1511">
              <w:rPr>
                <w:rFonts w:ascii="Cascadia Mono" w:hAnsi="Cascadia Mono" w:cs="Times New Roman"/>
                <w:noProof w:val="0"/>
                <w:color w:val="000000"/>
                <w:kern w:val="0"/>
                <w:sz w:val="24"/>
                <w:szCs w:val="24"/>
                <w:lang w:val="en-US"/>
              </w:rPr>
              <w:t>);</w:t>
            </w:r>
            <w:proofErr w:type="gramEnd"/>
          </w:p>
          <w:p w14:paraId="3B9DE53B" w14:textId="77777777" w:rsidR="008F1511" w:rsidRPr="008F1511" w:rsidRDefault="008F1511" w:rsidP="008F1511">
            <w:pPr>
              <w:autoSpaceDE w:val="0"/>
              <w:autoSpaceDN w:val="0"/>
              <w:adjustRightInd w:val="0"/>
              <w:spacing w:line="276" w:lineRule="auto"/>
              <w:rPr>
                <w:rFonts w:ascii="Cascadia Mono" w:hAnsi="Cascadia Mono" w:cs="Times New Roman"/>
                <w:noProof w:val="0"/>
                <w:color w:val="000000"/>
                <w:kern w:val="0"/>
                <w:sz w:val="24"/>
                <w:szCs w:val="24"/>
                <w:lang w:val="en-US"/>
              </w:rPr>
            </w:pPr>
            <w:r w:rsidRPr="008F1511">
              <w:rPr>
                <w:rFonts w:ascii="Cascadia Mono" w:hAnsi="Cascadia Mono" w:cs="Times New Roman"/>
                <w:noProof w:val="0"/>
                <w:color w:val="000000"/>
                <w:kern w:val="0"/>
                <w:sz w:val="24"/>
                <w:szCs w:val="24"/>
                <w:lang w:val="en-US"/>
              </w:rPr>
              <w:t xml:space="preserve">else if </w:t>
            </w:r>
            <w:proofErr w:type="gramStart"/>
            <w:r w:rsidRPr="008F1511">
              <w:rPr>
                <w:rFonts w:ascii="Cascadia Mono" w:hAnsi="Cascadia Mono" w:cs="Times New Roman"/>
                <w:noProof w:val="0"/>
                <w:color w:val="000000"/>
                <w:kern w:val="0"/>
                <w:sz w:val="24"/>
                <w:szCs w:val="24"/>
                <w:lang w:val="en-US"/>
              </w:rPr>
              <w:t>(!</w:t>
            </w:r>
            <w:proofErr w:type="spellStart"/>
            <w:r w:rsidRPr="008F1511">
              <w:rPr>
                <w:rFonts w:ascii="Cascadia Mono" w:hAnsi="Cascadia Mono" w:cs="Times New Roman"/>
                <w:noProof w:val="0"/>
                <w:color w:val="000000"/>
                <w:kern w:val="0"/>
                <w:sz w:val="24"/>
                <w:szCs w:val="24"/>
                <w:lang w:val="en-US"/>
              </w:rPr>
              <w:t>double</w:t>
            </w:r>
            <w:proofErr w:type="gramEnd"/>
            <w:r w:rsidRPr="008F1511">
              <w:rPr>
                <w:rFonts w:ascii="Cascadia Mono" w:hAnsi="Cascadia Mono" w:cs="Times New Roman"/>
                <w:noProof w:val="0"/>
                <w:color w:val="000000"/>
                <w:kern w:val="0"/>
                <w:sz w:val="24"/>
                <w:szCs w:val="24"/>
                <w:lang w:val="en-US"/>
              </w:rPr>
              <w:t>.TryParse</w:t>
            </w:r>
            <w:proofErr w:type="spellEnd"/>
            <w:r w:rsidRPr="008F1511">
              <w:rPr>
                <w:rFonts w:ascii="Cascadia Mono" w:hAnsi="Cascadia Mono" w:cs="Times New Roman"/>
                <w:noProof w:val="0"/>
                <w:color w:val="000000"/>
                <w:kern w:val="0"/>
                <w:sz w:val="24"/>
                <w:szCs w:val="24"/>
                <w:lang w:val="en-US"/>
              </w:rPr>
              <w:t>(</w:t>
            </w:r>
            <w:proofErr w:type="spellStart"/>
            <w:r w:rsidRPr="008F1511">
              <w:rPr>
                <w:rFonts w:ascii="Cascadia Mono" w:hAnsi="Cascadia Mono" w:cs="Times New Roman"/>
                <w:noProof w:val="0"/>
                <w:color w:val="000000"/>
                <w:kern w:val="0"/>
                <w:sz w:val="24"/>
                <w:szCs w:val="24"/>
                <w:lang w:val="en-US"/>
              </w:rPr>
              <w:t>tbxUnitPrice.Text</w:t>
            </w:r>
            <w:proofErr w:type="spellEnd"/>
            <w:r w:rsidRPr="008F1511">
              <w:rPr>
                <w:rFonts w:ascii="Cascadia Mono" w:hAnsi="Cascadia Mono" w:cs="Times New Roman"/>
                <w:noProof w:val="0"/>
                <w:color w:val="000000"/>
                <w:kern w:val="0"/>
                <w:sz w:val="24"/>
                <w:szCs w:val="24"/>
                <w:lang w:val="en-US"/>
              </w:rPr>
              <w:t>, out double result2))</w:t>
            </w:r>
          </w:p>
          <w:p w14:paraId="336FE93E" w14:textId="77777777" w:rsidR="008F1511" w:rsidRPr="008F1511" w:rsidRDefault="008F1511" w:rsidP="008F1511">
            <w:pPr>
              <w:autoSpaceDE w:val="0"/>
              <w:autoSpaceDN w:val="0"/>
              <w:adjustRightInd w:val="0"/>
              <w:spacing w:line="276" w:lineRule="auto"/>
              <w:rPr>
                <w:rFonts w:ascii="Cascadia Mono" w:hAnsi="Cascadia Mono" w:cs="Times New Roman"/>
                <w:noProof w:val="0"/>
                <w:color w:val="000000"/>
                <w:kern w:val="0"/>
                <w:sz w:val="24"/>
                <w:szCs w:val="24"/>
                <w:lang w:val="en-US"/>
              </w:rPr>
            </w:pPr>
            <w:r w:rsidRPr="008F1511">
              <w:rPr>
                <w:rFonts w:ascii="Cascadia Mono" w:hAnsi="Cascadia Mono" w:cs="Times New Roman"/>
                <w:noProof w:val="0"/>
                <w:color w:val="000000"/>
                <w:kern w:val="0"/>
                <w:sz w:val="24"/>
                <w:szCs w:val="24"/>
                <w:lang w:val="en-US"/>
              </w:rPr>
              <w:t xml:space="preserve">    </w:t>
            </w:r>
            <w:proofErr w:type="spellStart"/>
            <w:r w:rsidRPr="008F1511">
              <w:rPr>
                <w:rFonts w:ascii="Cascadia Mono" w:hAnsi="Cascadia Mono" w:cs="Times New Roman"/>
                <w:noProof w:val="0"/>
                <w:color w:val="000000"/>
                <w:kern w:val="0"/>
                <w:sz w:val="24"/>
                <w:szCs w:val="24"/>
                <w:lang w:val="en-US"/>
              </w:rPr>
              <w:t>MessageBox.Show</w:t>
            </w:r>
            <w:proofErr w:type="spellEnd"/>
            <w:r w:rsidRPr="008F1511">
              <w:rPr>
                <w:rFonts w:ascii="Cascadia Mono" w:hAnsi="Cascadia Mono" w:cs="Times New Roman"/>
                <w:noProof w:val="0"/>
                <w:color w:val="000000"/>
                <w:kern w:val="0"/>
                <w:sz w:val="24"/>
                <w:szCs w:val="24"/>
                <w:lang w:val="en-US"/>
              </w:rPr>
              <w:t>("</w:t>
            </w:r>
            <w:proofErr w:type="spellStart"/>
            <w:r w:rsidRPr="008F1511">
              <w:rPr>
                <w:rFonts w:ascii="Cascadia Mono" w:hAnsi="Cascadia Mono" w:cs="Times New Roman"/>
                <w:noProof w:val="0"/>
                <w:color w:val="000000"/>
                <w:kern w:val="0"/>
                <w:sz w:val="24"/>
                <w:szCs w:val="24"/>
                <w:lang w:val="en-US"/>
              </w:rPr>
              <w:t>Vui</w:t>
            </w:r>
            <w:proofErr w:type="spellEnd"/>
            <w:r w:rsidRPr="008F1511">
              <w:rPr>
                <w:rFonts w:ascii="Cascadia Mono" w:hAnsi="Cascadia Mono" w:cs="Times New Roman"/>
                <w:noProof w:val="0"/>
                <w:color w:val="000000"/>
                <w:kern w:val="0"/>
                <w:sz w:val="24"/>
                <w:szCs w:val="24"/>
                <w:lang w:val="en-US"/>
              </w:rPr>
              <w:t xml:space="preserve"> </w:t>
            </w:r>
            <w:proofErr w:type="spellStart"/>
            <w:r w:rsidRPr="008F1511">
              <w:rPr>
                <w:rFonts w:ascii="Cascadia Mono" w:hAnsi="Cascadia Mono" w:cs="Times New Roman"/>
                <w:noProof w:val="0"/>
                <w:color w:val="000000"/>
                <w:kern w:val="0"/>
                <w:sz w:val="24"/>
                <w:szCs w:val="24"/>
                <w:lang w:val="en-US"/>
              </w:rPr>
              <w:t>lòng</w:t>
            </w:r>
            <w:proofErr w:type="spellEnd"/>
            <w:r w:rsidRPr="008F1511">
              <w:rPr>
                <w:rFonts w:ascii="Cascadia Mono" w:hAnsi="Cascadia Mono" w:cs="Times New Roman"/>
                <w:noProof w:val="0"/>
                <w:color w:val="000000"/>
                <w:kern w:val="0"/>
                <w:sz w:val="24"/>
                <w:szCs w:val="24"/>
                <w:lang w:val="en-US"/>
              </w:rPr>
              <w:t xml:space="preserve"> </w:t>
            </w:r>
            <w:proofErr w:type="spellStart"/>
            <w:r w:rsidRPr="008F1511">
              <w:rPr>
                <w:rFonts w:ascii="Cascadia Mono" w:hAnsi="Cascadia Mono" w:cs="Times New Roman"/>
                <w:noProof w:val="0"/>
                <w:color w:val="000000"/>
                <w:kern w:val="0"/>
                <w:sz w:val="24"/>
                <w:szCs w:val="24"/>
                <w:lang w:val="en-US"/>
              </w:rPr>
              <w:t>nhập</w:t>
            </w:r>
            <w:proofErr w:type="spellEnd"/>
            <w:r w:rsidRPr="008F1511">
              <w:rPr>
                <w:rFonts w:ascii="Cascadia Mono" w:hAnsi="Cascadia Mono" w:cs="Times New Roman"/>
                <w:noProof w:val="0"/>
                <w:color w:val="000000"/>
                <w:kern w:val="0"/>
                <w:sz w:val="24"/>
                <w:szCs w:val="24"/>
                <w:lang w:val="en-US"/>
              </w:rPr>
              <w:t xml:space="preserve"> </w:t>
            </w:r>
            <w:proofErr w:type="spellStart"/>
            <w:r w:rsidRPr="008F1511">
              <w:rPr>
                <w:rFonts w:ascii="Cascadia Mono" w:hAnsi="Cascadia Mono" w:cs="Times New Roman"/>
                <w:noProof w:val="0"/>
                <w:color w:val="000000"/>
                <w:kern w:val="0"/>
                <w:sz w:val="24"/>
                <w:szCs w:val="24"/>
                <w:lang w:val="en-US"/>
              </w:rPr>
              <w:t>đơn</w:t>
            </w:r>
            <w:proofErr w:type="spellEnd"/>
            <w:r w:rsidRPr="008F1511">
              <w:rPr>
                <w:rFonts w:ascii="Cascadia Mono" w:hAnsi="Cascadia Mono" w:cs="Times New Roman"/>
                <w:noProof w:val="0"/>
                <w:color w:val="000000"/>
                <w:kern w:val="0"/>
                <w:sz w:val="24"/>
                <w:szCs w:val="24"/>
                <w:lang w:val="en-US"/>
              </w:rPr>
              <w:t xml:space="preserve"> </w:t>
            </w:r>
            <w:proofErr w:type="spellStart"/>
            <w:r w:rsidRPr="008F1511">
              <w:rPr>
                <w:rFonts w:ascii="Cascadia Mono" w:hAnsi="Cascadia Mono" w:cs="Times New Roman"/>
                <w:noProof w:val="0"/>
                <w:color w:val="000000"/>
                <w:kern w:val="0"/>
                <w:sz w:val="24"/>
                <w:szCs w:val="24"/>
                <w:lang w:val="en-US"/>
              </w:rPr>
              <w:t>giá</w:t>
            </w:r>
            <w:proofErr w:type="spellEnd"/>
            <w:r w:rsidRPr="008F1511">
              <w:rPr>
                <w:rFonts w:ascii="Cascadia Mono" w:hAnsi="Cascadia Mono" w:cs="Times New Roman"/>
                <w:noProof w:val="0"/>
                <w:color w:val="000000"/>
                <w:kern w:val="0"/>
                <w:sz w:val="24"/>
                <w:szCs w:val="24"/>
                <w:lang w:val="en-US"/>
              </w:rPr>
              <w:t xml:space="preserve"> </w:t>
            </w:r>
            <w:proofErr w:type="spellStart"/>
            <w:r w:rsidRPr="008F1511">
              <w:rPr>
                <w:rFonts w:ascii="Cascadia Mono" w:hAnsi="Cascadia Mono" w:cs="Times New Roman"/>
                <w:noProof w:val="0"/>
                <w:color w:val="000000"/>
                <w:kern w:val="0"/>
                <w:sz w:val="24"/>
                <w:szCs w:val="24"/>
                <w:lang w:val="en-US"/>
              </w:rPr>
              <w:t>là</w:t>
            </w:r>
            <w:proofErr w:type="spellEnd"/>
            <w:r w:rsidRPr="008F1511">
              <w:rPr>
                <w:rFonts w:ascii="Cascadia Mono" w:hAnsi="Cascadia Mono" w:cs="Times New Roman"/>
                <w:noProof w:val="0"/>
                <w:color w:val="000000"/>
                <w:kern w:val="0"/>
                <w:sz w:val="24"/>
                <w:szCs w:val="24"/>
                <w:lang w:val="en-US"/>
              </w:rPr>
              <w:t xml:space="preserve"> </w:t>
            </w:r>
            <w:proofErr w:type="spellStart"/>
            <w:r w:rsidRPr="008F1511">
              <w:rPr>
                <w:rFonts w:ascii="Cascadia Mono" w:hAnsi="Cascadia Mono" w:cs="Times New Roman"/>
                <w:noProof w:val="0"/>
                <w:color w:val="000000"/>
                <w:kern w:val="0"/>
                <w:sz w:val="24"/>
                <w:szCs w:val="24"/>
                <w:lang w:val="en-US"/>
              </w:rPr>
              <w:t>một</w:t>
            </w:r>
            <w:proofErr w:type="spellEnd"/>
            <w:r w:rsidRPr="008F1511">
              <w:rPr>
                <w:rFonts w:ascii="Cascadia Mono" w:hAnsi="Cascadia Mono" w:cs="Times New Roman"/>
                <w:noProof w:val="0"/>
                <w:color w:val="000000"/>
                <w:kern w:val="0"/>
                <w:sz w:val="24"/>
                <w:szCs w:val="24"/>
                <w:lang w:val="en-US"/>
              </w:rPr>
              <w:t xml:space="preserve"> </w:t>
            </w:r>
            <w:proofErr w:type="spellStart"/>
            <w:r w:rsidRPr="008F1511">
              <w:rPr>
                <w:rFonts w:ascii="Cascadia Mono" w:hAnsi="Cascadia Mono" w:cs="Times New Roman"/>
                <w:noProof w:val="0"/>
                <w:color w:val="000000"/>
                <w:kern w:val="0"/>
                <w:sz w:val="24"/>
                <w:szCs w:val="24"/>
                <w:lang w:val="en-US"/>
              </w:rPr>
              <w:t>số</w:t>
            </w:r>
            <w:proofErr w:type="spellEnd"/>
            <w:r w:rsidRPr="008F1511">
              <w:rPr>
                <w:rFonts w:ascii="Cascadia Mono" w:hAnsi="Cascadia Mono" w:cs="Times New Roman"/>
                <w:noProof w:val="0"/>
                <w:color w:val="000000"/>
                <w:kern w:val="0"/>
                <w:sz w:val="24"/>
                <w:szCs w:val="24"/>
                <w:lang w:val="en-US"/>
              </w:rPr>
              <w:t xml:space="preserve"> </w:t>
            </w:r>
            <w:proofErr w:type="spellStart"/>
            <w:r w:rsidRPr="008F1511">
              <w:rPr>
                <w:rFonts w:ascii="Cascadia Mono" w:hAnsi="Cascadia Mono" w:cs="Times New Roman"/>
                <w:noProof w:val="0"/>
                <w:color w:val="000000"/>
                <w:kern w:val="0"/>
                <w:sz w:val="24"/>
                <w:szCs w:val="24"/>
                <w:lang w:val="en-US"/>
              </w:rPr>
              <w:t>hợp</w:t>
            </w:r>
            <w:proofErr w:type="spellEnd"/>
            <w:r w:rsidRPr="008F1511">
              <w:rPr>
                <w:rFonts w:ascii="Cascadia Mono" w:hAnsi="Cascadia Mono" w:cs="Times New Roman"/>
                <w:noProof w:val="0"/>
                <w:color w:val="000000"/>
                <w:kern w:val="0"/>
                <w:sz w:val="24"/>
                <w:szCs w:val="24"/>
                <w:lang w:val="en-US"/>
              </w:rPr>
              <w:t xml:space="preserve"> </w:t>
            </w:r>
            <w:proofErr w:type="spellStart"/>
            <w:r w:rsidRPr="008F1511">
              <w:rPr>
                <w:rFonts w:ascii="Cascadia Mono" w:hAnsi="Cascadia Mono" w:cs="Times New Roman"/>
                <w:noProof w:val="0"/>
                <w:color w:val="000000"/>
                <w:kern w:val="0"/>
                <w:sz w:val="24"/>
                <w:szCs w:val="24"/>
                <w:lang w:val="en-US"/>
              </w:rPr>
              <w:t>lệ</w:t>
            </w:r>
            <w:proofErr w:type="spellEnd"/>
            <w:r w:rsidRPr="008F1511">
              <w:rPr>
                <w:rFonts w:ascii="Cascadia Mono" w:hAnsi="Cascadia Mono" w:cs="Times New Roman"/>
                <w:noProof w:val="0"/>
                <w:color w:val="000000"/>
                <w:kern w:val="0"/>
                <w:sz w:val="24"/>
                <w:szCs w:val="24"/>
                <w:lang w:val="en-US"/>
              </w:rPr>
              <w:t>!"</w:t>
            </w:r>
            <w:proofErr w:type="gramStart"/>
            <w:r w:rsidRPr="008F1511">
              <w:rPr>
                <w:rFonts w:ascii="Cascadia Mono" w:hAnsi="Cascadia Mono" w:cs="Times New Roman"/>
                <w:noProof w:val="0"/>
                <w:color w:val="000000"/>
                <w:kern w:val="0"/>
                <w:sz w:val="24"/>
                <w:szCs w:val="24"/>
                <w:lang w:val="en-US"/>
              </w:rPr>
              <w:t>);</w:t>
            </w:r>
            <w:proofErr w:type="gramEnd"/>
          </w:p>
          <w:p w14:paraId="6753BD12" w14:textId="77777777" w:rsidR="008F1511" w:rsidRPr="008F1511" w:rsidRDefault="008F1511" w:rsidP="008F1511">
            <w:pPr>
              <w:autoSpaceDE w:val="0"/>
              <w:autoSpaceDN w:val="0"/>
              <w:adjustRightInd w:val="0"/>
              <w:spacing w:line="276" w:lineRule="auto"/>
              <w:rPr>
                <w:rFonts w:ascii="Cascadia Mono" w:hAnsi="Cascadia Mono" w:cs="Times New Roman"/>
                <w:noProof w:val="0"/>
                <w:color w:val="000000"/>
                <w:kern w:val="0"/>
                <w:sz w:val="24"/>
                <w:szCs w:val="24"/>
                <w:lang w:val="en-US"/>
              </w:rPr>
            </w:pPr>
          </w:p>
          <w:p w14:paraId="12895BAB" w14:textId="77777777" w:rsidR="008F1511" w:rsidRPr="008F1511" w:rsidRDefault="008F1511" w:rsidP="008F1511">
            <w:pPr>
              <w:autoSpaceDE w:val="0"/>
              <w:autoSpaceDN w:val="0"/>
              <w:adjustRightInd w:val="0"/>
              <w:spacing w:line="276" w:lineRule="auto"/>
              <w:rPr>
                <w:rFonts w:ascii="Cascadia Mono" w:hAnsi="Cascadia Mono" w:cs="Times New Roman"/>
                <w:noProof w:val="0"/>
                <w:color w:val="000000"/>
                <w:kern w:val="0"/>
                <w:sz w:val="24"/>
                <w:szCs w:val="24"/>
                <w:lang w:val="en-US"/>
              </w:rPr>
            </w:pPr>
            <w:r w:rsidRPr="008F1511">
              <w:rPr>
                <w:rFonts w:ascii="Cascadia Mono" w:hAnsi="Cascadia Mono" w:cs="Times New Roman"/>
                <w:noProof w:val="0"/>
                <w:color w:val="000000"/>
                <w:kern w:val="0"/>
                <w:sz w:val="24"/>
                <w:szCs w:val="24"/>
                <w:lang w:val="en-US"/>
              </w:rPr>
              <w:t>else</w:t>
            </w:r>
          </w:p>
          <w:p w14:paraId="3A8E79D3" w14:textId="77777777" w:rsidR="008F1511" w:rsidRPr="008F1511" w:rsidRDefault="008F1511" w:rsidP="008F1511">
            <w:pPr>
              <w:autoSpaceDE w:val="0"/>
              <w:autoSpaceDN w:val="0"/>
              <w:adjustRightInd w:val="0"/>
              <w:spacing w:line="276" w:lineRule="auto"/>
              <w:rPr>
                <w:rFonts w:ascii="Cascadia Mono" w:hAnsi="Cascadia Mono" w:cs="Times New Roman"/>
                <w:noProof w:val="0"/>
                <w:color w:val="000000"/>
                <w:kern w:val="0"/>
                <w:sz w:val="24"/>
                <w:szCs w:val="24"/>
                <w:lang w:val="en-US"/>
              </w:rPr>
            </w:pPr>
            <w:r w:rsidRPr="008F1511">
              <w:rPr>
                <w:rFonts w:ascii="Cascadia Mono" w:hAnsi="Cascadia Mono" w:cs="Times New Roman"/>
                <w:noProof w:val="0"/>
                <w:color w:val="000000"/>
                <w:kern w:val="0"/>
                <w:sz w:val="24"/>
                <w:szCs w:val="24"/>
                <w:lang w:val="en-US"/>
              </w:rPr>
              <w:t>{</w:t>
            </w:r>
          </w:p>
          <w:p w14:paraId="06E4712B" w14:textId="77777777" w:rsidR="008F1511" w:rsidRPr="008F1511" w:rsidRDefault="008F1511" w:rsidP="008F1511">
            <w:pPr>
              <w:autoSpaceDE w:val="0"/>
              <w:autoSpaceDN w:val="0"/>
              <w:adjustRightInd w:val="0"/>
              <w:spacing w:line="276" w:lineRule="auto"/>
              <w:rPr>
                <w:rFonts w:ascii="Cascadia Mono" w:hAnsi="Cascadia Mono" w:cs="Times New Roman"/>
                <w:noProof w:val="0"/>
                <w:color w:val="000000"/>
                <w:kern w:val="0"/>
                <w:sz w:val="24"/>
                <w:szCs w:val="24"/>
                <w:lang w:val="en-US"/>
              </w:rPr>
            </w:pPr>
            <w:r w:rsidRPr="008F1511">
              <w:rPr>
                <w:rFonts w:ascii="Cascadia Mono" w:hAnsi="Cascadia Mono" w:cs="Times New Roman"/>
                <w:noProof w:val="0"/>
                <w:color w:val="000000"/>
                <w:kern w:val="0"/>
                <w:sz w:val="24"/>
                <w:szCs w:val="24"/>
                <w:lang w:val="en-US"/>
              </w:rPr>
              <w:t xml:space="preserve">    try</w:t>
            </w:r>
          </w:p>
          <w:p w14:paraId="04D6261D" w14:textId="77777777" w:rsidR="008F1511" w:rsidRPr="008F1511" w:rsidRDefault="008F1511" w:rsidP="008F1511">
            <w:pPr>
              <w:autoSpaceDE w:val="0"/>
              <w:autoSpaceDN w:val="0"/>
              <w:adjustRightInd w:val="0"/>
              <w:spacing w:line="276" w:lineRule="auto"/>
              <w:rPr>
                <w:rFonts w:ascii="Cascadia Mono" w:hAnsi="Cascadia Mono" w:cs="Times New Roman"/>
                <w:noProof w:val="0"/>
                <w:color w:val="000000"/>
                <w:kern w:val="0"/>
                <w:sz w:val="24"/>
                <w:szCs w:val="24"/>
                <w:lang w:val="en-US"/>
              </w:rPr>
            </w:pPr>
            <w:r w:rsidRPr="008F1511">
              <w:rPr>
                <w:rFonts w:ascii="Cascadia Mono" w:hAnsi="Cascadia Mono" w:cs="Times New Roman"/>
                <w:noProof w:val="0"/>
                <w:color w:val="000000"/>
                <w:kern w:val="0"/>
                <w:sz w:val="24"/>
                <w:szCs w:val="24"/>
                <w:lang w:val="en-US"/>
              </w:rPr>
              <w:t xml:space="preserve">    {</w:t>
            </w:r>
          </w:p>
          <w:p w14:paraId="2680CF73" w14:textId="77777777" w:rsidR="008F1511" w:rsidRPr="008F1511" w:rsidRDefault="008F1511" w:rsidP="008F1511">
            <w:pPr>
              <w:autoSpaceDE w:val="0"/>
              <w:autoSpaceDN w:val="0"/>
              <w:adjustRightInd w:val="0"/>
              <w:spacing w:line="276" w:lineRule="auto"/>
              <w:rPr>
                <w:rFonts w:ascii="Cascadia Mono" w:hAnsi="Cascadia Mono" w:cs="Times New Roman"/>
                <w:noProof w:val="0"/>
                <w:color w:val="000000"/>
                <w:kern w:val="0"/>
                <w:sz w:val="24"/>
                <w:szCs w:val="24"/>
                <w:lang w:val="en-US"/>
              </w:rPr>
            </w:pPr>
            <w:r w:rsidRPr="008F1511">
              <w:rPr>
                <w:rFonts w:ascii="Cascadia Mono" w:hAnsi="Cascadia Mono" w:cs="Times New Roman"/>
                <w:noProof w:val="0"/>
                <w:color w:val="000000"/>
                <w:kern w:val="0"/>
                <w:sz w:val="24"/>
                <w:szCs w:val="24"/>
                <w:lang w:val="en-US"/>
              </w:rPr>
              <w:t xml:space="preserve">        string </w:t>
            </w:r>
            <w:proofErr w:type="spellStart"/>
            <w:r w:rsidRPr="008F1511">
              <w:rPr>
                <w:rFonts w:ascii="Cascadia Mono" w:hAnsi="Cascadia Mono" w:cs="Times New Roman"/>
                <w:noProof w:val="0"/>
                <w:color w:val="000000"/>
                <w:kern w:val="0"/>
                <w:sz w:val="24"/>
                <w:szCs w:val="24"/>
                <w:lang w:val="en-US"/>
              </w:rPr>
              <w:t>rnID</w:t>
            </w:r>
            <w:proofErr w:type="spellEnd"/>
            <w:r w:rsidRPr="008F1511">
              <w:rPr>
                <w:rFonts w:ascii="Cascadia Mono" w:hAnsi="Cascadia Mono" w:cs="Times New Roman"/>
                <w:noProof w:val="0"/>
                <w:color w:val="000000"/>
                <w:kern w:val="0"/>
                <w:sz w:val="24"/>
                <w:szCs w:val="24"/>
                <w:lang w:val="en-US"/>
              </w:rPr>
              <w:t xml:space="preserve"> = </w:t>
            </w:r>
            <w:proofErr w:type="spellStart"/>
            <w:r w:rsidRPr="008F1511">
              <w:rPr>
                <w:rFonts w:ascii="Cascadia Mono" w:hAnsi="Cascadia Mono" w:cs="Times New Roman"/>
                <w:noProof w:val="0"/>
                <w:color w:val="000000"/>
                <w:kern w:val="0"/>
                <w:sz w:val="24"/>
                <w:szCs w:val="24"/>
                <w:lang w:val="en-US"/>
              </w:rPr>
              <w:t>dgvRN.Rows</w:t>
            </w:r>
            <w:proofErr w:type="spellEnd"/>
            <w:r w:rsidRPr="008F1511">
              <w:rPr>
                <w:rFonts w:ascii="Cascadia Mono" w:hAnsi="Cascadia Mono" w:cs="Times New Roman"/>
                <w:noProof w:val="0"/>
                <w:color w:val="000000"/>
                <w:kern w:val="0"/>
                <w:sz w:val="24"/>
                <w:szCs w:val="24"/>
                <w:lang w:val="en-US"/>
              </w:rPr>
              <w:t>[</w:t>
            </w:r>
            <w:proofErr w:type="spellStart"/>
            <w:r w:rsidRPr="008F1511">
              <w:rPr>
                <w:rFonts w:ascii="Cascadia Mono" w:hAnsi="Cascadia Mono" w:cs="Times New Roman"/>
                <w:noProof w:val="0"/>
                <w:color w:val="000000"/>
                <w:kern w:val="0"/>
                <w:sz w:val="24"/>
                <w:szCs w:val="24"/>
                <w:lang w:val="en-US"/>
              </w:rPr>
              <w:t>dgvRN.SelectedCells</w:t>
            </w:r>
            <w:proofErr w:type="spellEnd"/>
            <w:r w:rsidRPr="008F1511">
              <w:rPr>
                <w:rFonts w:ascii="Cascadia Mono" w:hAnsi="Cascadia Mono" w:cs="Times New Roman"/>
                <w:noProof w:val="0"/>
                <w:color w:val="000000"/>
                <w:kern w:val="0"/>
                <w:sz w:val="24"/>
                <w:szCs w:val="24"/>
                <w:lang w:val="en-US"/>
              </w:rPr>
              <w:t>[0</w:t>
            </w:r>
            <w:proofErr w:type="gramStart"/>
            <w:r w:rsidRPr="008F1511">
              <w:rPr>
                <w:rFonts w:ascii="Cascadia Mono" w:hAnsi="Cascadia Mono" w:cs="Times New Roman"/>
                <w:noProof w:val="0"/>
                <w:color w:val="000000"/>
                <w:kern w:val="0"/>
                <w:sz w:val="24"/>
                <w:szCs w:val="24"/>
                <w:lang w:val="en-US"/>
              </w:rPr>
              <w:t>].</w:t>
            </w:r>
            <w:proofErr w:type="spellStart"/>
            <w:r w:rsidRPr="008F1511">
              <w:rPr>
                <w:rFonts w:ascii="Cascadia Mono" w:hAnsi="Cascadia Mono" w:cs="Times New Roman"/>
                <w:noProof w:val="0"/>
                <w:color w:val="000000"/>
                <w:kern w:val="0"/>
                <w:sz w:val="24"/>
                <w:szCs w:val="24"/>
                <w:lang w:val="en-US"/>
              </w:rPr>
              <w:t>RowIndex</w:t>
            </w:r>
            <w:proofErr w:type="spellEnd"/>
            <w:proofErr w:type="gramEnd"/>
            <w:r w:rsidRPr="008F1511">
              <w:rPr>
                <w:rFonts w:ascii="Cascadia Mono" w:hAnsi="Cascadia Mono" w:cs="Times New Roman"/>
                <w:noProof w:val="0"/>
                <w:color w:val="000000"/>
                <w:kern w:val="0"/>
                <w:sz w:val="24"/>
                <w:szCs w:val="24"/>
                <w:lang w:val="en-US"/>
              </w:rPr>
              <w:t>].Cells[0].Value</w:t>
            </w:r>
          </w:p>
          <w:p w14:paraId="36A328FF" w14:textId="77777777" w:rsidR="008F1511" w:rsidRPr="008F1511" w:rsidRDefault="008F1511" w:rsidP="008F1511">
            <w:pPr>
              <w:autoSpaceDE w:val="0"/>
              <w:autoSpaceDN w:val="0"/>
              <w:adjustRightInd w:val="0"/>
              <w:spacing w:line="276" w:lineRule="auto"/>
              <w:rPr>
                <w:rFonts w:ascii="Cascadia Mono" w:hAnsi="Cascadia Mono" w:cs="Times New Roman"/>
                <w:noProof w:val="0"/>
                <w:color w:val="000000"/>
                <w:kern w:val="0"/>
                <w:sz w:val="24"/>
                <w:szCs w:val="24"/>
                <w:lang w:val="en-US"/>
              </w:rPr>
            </w:pPr>
            <w:r w:rsidRPr="008F1511">
              <w:rPr>
                <w:rFonts w:ascii="Cascadia Mono" w:hAnsi="Cascadia Mono" w:cs="Times New Roman"/>
                <w:noProof w:val="0"/>
                <w:color w:val="000000"/>
                <w:kern w:val="0"/>
                <w:sz w:val="24"/>
                <w:szCs w:val="24"/>
                <w:lang w:val="en-US"/>
              </w:rPr>
              <w:t xml:space="preserve">            </w:t>
            </w:r>
            <w:proofErr w:type="gramStart"/>
            <w:r w:rsidRPr="008F1511">
              <w:rPr>
                <w:rFonts w:ascii="Cascadia Mono" w:hAnsi="Cascadia Mono" w:cs="Times New Roman"/>
                <w:noProof w:val="0"/>
                <w:color w:val="000000"/>
                <w:kern w:val="0"/>
                <w:sz w:val="24"/>
                <w:szCs w:val="24"/>
                <w:lang w:val="en-US"/>
              </w:rPr>
              <w:t>.</w:t>
            </w:r>
            <w:proofErr w:type="spellStart"/>
            <w:r w:rsidRPr="008F1511">
              <w:rPr>
                <w:rFonts w:ascii="Cascadia Mono" w:hAnsi="Cascadia Mono" w:cs="Times New Roman"/>
                <w:noProof w:val="0"/>
                <w:color w:val="000000"/>
                <w:kern w:val="0"/>
                <w:sz w:val="24"/>
                <w:szCs w:val="24"/>
                <w:lang w:val="en-US"/>
              </w:rPr>
              <w:t>ToString</w:t>
            </w:r>
            <w:proofErr w:type="spellEnd"/>
            <w:proofErr w:type="gramEnd"/>
            <w:r w:rsidRPr="008F1511">
              <w:rPr>
                <w:rFonts w:ascii="Cascadia Mono" w:hAnsi="Cascadia Mono" w:cs="Times New Roman"/>
                <w:noProof w:val="0"/>
                <w:color w:val="000000"/>
                <w:kern w:val="0"/>
                <w:sz w:val="24"/>
                <w:szCs w:val="24"/>
                <w:lang w:val="en-US"/>
              </w:rPr>
              <w:t>(); //</w:t>
            </w:r>
            <w:proofErr w:type="spellStart"/>
            <w:r w:rsidRPr="008F1511">
              <w:rPr>
                <w:rFonts w:ascii="Cascadia Mono" w:hAnsi="Cascadia Mono" w:cs="Times New Roman"/>
                <w:noProof w:val="0"/>
                <w:color w:val="000000"/>
                <w:kern w:val="0"/>
                <w:sz w:val="24"/>
                <w:szCs w:val="24"/>
                <w:lang w:val="en-US"/>
              </w:rPr>
              <w:t>Lấy</w:t>
            </w:r>
            <w:proofErr w:type="spellEnd"/>
            <w:r w:rsidRPr="008F1511">
              <w:rPr>
                <w:rFonts w:ascii="Cascadia Mono" w:hAnsi="Cascadia Mono" w:cs="Times New Roman"/>
                <w:noProof w:val="0"/>
                <w:color w:val="000000"/>
                <w:kern w:val="0"/>
                <w:sz w:val="24"/>
                <w:szCs w:val="24"/>
                <w:lang w:val="en-US"/>
              </w:rPr>
              <w:t xml:space="preserve"> ID </w:t>
            </w:r>
            <w:proofErr w:type="spellStart"/>
            <w:r w:rsidRPr="008F1511">
              <w:rPr>
                <w:rFonts w:ascii="Cascadia Mono" w:hAnsi="Cascadia Mono" w:cs="Times New Roman"/>
                <w:noProof w:val="0"/>
                <w:color w:val="000000"/>
                <w:kern w:val="0"/>
                <w:sz w:val="24"/>
                <w:szCs w:val="24"/>
                <w:lang w:val="en-US"/>
              </w:rPr>
              <w:t>trong</w:t>
            </w:r>
            <w:proofErr w:type="spellEnd"/>
            <w:r w:rsidRPr="008F1511">
              <w:rPr>
                <w:rFonts w:ascii="Cascadia Mono" w:hAnsi="Cascadia Mono" w:cs="Times New Roman"/>
                <w:noProof w:val="0"/>
                <w:color w:val="000000"/>
                <w:kern w:val="0"/>
                <w:sz w:val="24"/>
                <w:szCs w:val="24"/>
                <w:lang w:val="en-US"/>
              </w:rPr>
              <w:t xml:space="preserve"> </w:t>
            </w:r>
            <w:proofErr w:type="spellStart"/>
            <w:r w:rsidRPr="008F1511">
              <w:rPr>
                <w:rFonts w:ascii="Cascadia Mono" w:hAnsi="Cascadia Mono" w:cs="Times New Roman"/>
                <w:noProof w:val="0"/>
                <w:color w:val="000000"/>
                <w:kern w:val="0"/>
                <w:sz w:val="24"/>
                <w:szCs w:val="24"/>
                <w:lang w:val="en-US"/>
              </w:rPr>
              <w:t>dgvRN</w:t>
            </w:r>
            <w:proofErr w:type="spellEnd"/>
          </w:p>
          <w:p w14:paraId="2C689DA6" w14:textId="77777777" w:rsidR="008F1511" w:rsidRPr="008F1511" w:rsidRDefault="008F1511" w:rsidP="008F1511">
            <w:pPr>
              <w:autoSpaceDE w:val="0"/>
              <w:autoSpaceDN w:val="0"/>
              <w:adjustRightInd w:val="0"/>
              <w:spacing w:line="276" w:lineRule="auto"/>
              <w:rPr>
                <w:rFonts w:ascii="Cascadia Mono" w:hAnsi="Cascadia Mono" w:cs="Times New Roman"/>
                <w:noProof w:val="0"/>
                <w:color w:val="000000"/>
                <w:kern w:val="0"/>
                <w:sz w:val="24"/>
                <w:szCs w:val="24"/>
                <w:lang w:val="en-US"/>
              </w:rPr>
            </w:pPr>
          </w:p>
          <w:p w14:paraId="4474A912" w14:textId="77777777" w:rsidR="008F1511" w:rsidRPr="008F1511" w:rsidRDefault="008F1511" w:rsidP="008F1511">
            <w:pPr>
              <w:autoSpaceDE w:val="0"/>
              <w:autoSpaceDN w:val="0"/>
              <w:adjustRightInd w:val="0"/>
              <w:spacing w:line="276" w:lineRule="auto"/>
              <w:rPr>
                <w:rFonts w:ascii="Cascadia Mono" w:hAnsi="Cascadia Mono" w:cs="Times New Roman"/>
                <w:noProof w:val="0"/>
                <w:color w:val="000000"/>
                <w:kern w:val="0"/>
                <w:sz w:val="24"/>
                <w:szCs w:val="24"/>
                <w:lang w:val="en-US"/>
              </w:rPr>
            </w:pPr>
            <w:r w:rsidRPr="008F1511">
              <w:rPr>
                <w:rFonts w:ascii="Cascadia Mono" w:hAnsi="Cascadia Mono" w:cs="Times New Roman"/>
                <w:noProof w:val="0"/>
                <w:color w:val="000000"/>
                <w:kern w:val="0"/>
                <w:sz w:val="24"/>
                <w:szCs w:val="24"/>
                <w:lang w:val="en-US"/>
              </w:rPr>
              <w:t xml:space="preserve">        string </w:t>
            </w:r>
            <w:proofErr w:type="spellStart"/>
            <w:r w:rsidRPr="008F1511">
              <w:rPr>
                <w:rFonts w:ascii="Cascadia Mono" w:hAnsi="Cascadia Mono" w:cs="Times New Roman"/>
                <w:noProof w:val="0"/>
                <w:color w:val="000000"/>
                <w:kern w:val="0"/>
                <w:sz w:val="24"/>
                <w:szCs w:val="24"/>
                <w:lang w:val="en-US"/>
              </w:rPr>
              <w:t>mID</w:t>
            </w:r>
            <w:proofErr w:type="spellEnd"/>
            <w:r w:rsidRPr="008F1511">
              <w:rPr>
                <w:rFonts w:ascii="Cascadia Mono" w:hAnsi="Cascadia Mono" w:cs="Times New Roman"/>
                <w:noProof w:val="0"/>
                <w:color w:val="000000"/>
                <w:kern w:val="0"/>
                <w:sz w:val="24"/>
                <w:szCs w:val="24"/>
                <w:lang w:val="en-US"/>
              </w:rPr>
              <w:t xml:space="preserve"> =</w:t>
            </w:r>
          </w:p>
          <w:p w14:paraId="4A86E11E" w14:textId="77777777" w:rsidR="008F1511" w:rsidRPr="008F1511" w:rsidRDefault="008F1511" w:rsidP="008F1511">
            <w:pPr>
              <w:autoSpaceDE w:val="0"/>
              <w:autoSpaceDN w:val="0"/>
              <w:adjustRightInd w:val="0"/>
              <w:spacing w:line="276" w:lineRule="auto"/>
              <w:rPr>
                <w:rFonts w:ascii="Cascadia Mono" w:hAnsi="Cascadia Mono" w:cs="Times New Roman"/>
                <w:noProof w:val="0"/>
                <w:color w:val="000000"/>
                <w:kern w:val="0"/>
                <w:sz w:val="24"/>
                <w:szCs w:val="24"/>
                <w:lang w:val="en-US"/>
              </w:rPr>
            </w:pPr>
            <w:r w:rsidRPr="008F1511">
              <w:rPr>
                <w:rFonts w:ascii="Cascadia Mono" w:hAnsi="Cascadia Mono" w:cs="Times New Roman"/>
                <w:noProof w:val="0"/>
                <w:color w:val="000000"/>
                <w:kern w:val="0"/>
                <w:sz w:val="24"/>
                <w:szCs w:val="24"/>
                <w:lang w:val="en-US"/>
              </w:rPr>
              <w:t xml:space="preserve">            (string)</w:t>
            </w:r>
            <w:proofErr w:type="spellStart"/>
            <w:proofErr w:type="gramStart"/>
            <w:r w:rsidRPr="008F1511">
              <w:rPr>
                <w:rFonts w:ascii="Cascadia Mono" w:hAnsi="Cascadia Mono" w:cs="Times New Roman"/>
                <w:noProof w:val="0"/>
                <w:color w:val="000000"/>
                <w:kern w:val="0"/>
                <w:sz w:val="24"/>
                <w:szCs w:val="24"/>
                <w:lang w:val="en-US"/>
              </w:rPr>
              <w:t>DataProvider.Instance.ExecuteQuery</w:t>
            </w:r>
            <w:proofErr w:type="spellEnd"/>
            <w:proofErr w:type="gramEnd"/>
            <w:r w:rsidRPr="008F1511">
              <w:rPr>
                <w:rFonts w:ascii="Cascadia Mono" w:hAnsi="Cascadia Mono" w:cs="Times New Roman"/>
                <w:noProof w:val="0"/>
                <w:color w:val="000000"/>
                <w:kern w:val="0"/>
                <w:sz w:val="24"/>
                <w:szCs w:val="24"/>
                <w:lang w:val="en-US"/>
              </w:rPr>
              <w:t>(</w:t>
            </w:r>
          </w:p>
          <w:p w14:paraId="337723FA" w14:textId="77777777" w:rsidR="008F1511" w:rsidRPr="008F1511" w:rsidRDefault="008F1511" w:rsidP="008F1511">
            <w:pPr>
              <w:autoSpaceDE w:val="0"/>
              <w:autoSpaceDN w:val="0"/>
              <w:adjustRightInd w:val="0"/>
              <w:spacing w:line="276" w:lineRule="auto"/>
              <w:rPr>
                <w:rFonts w:ascii="Cascadia Mono" w:hAnsi="Cascadia Mono" w:cs="Times New Roman"/>
                <w:noProof w:val="0"/>
                <w:color w:val="000000"/>
                <w:kern w:val="0"/>
                <w:sz w:val="24"/>
                <w:szCs w:val="24"/>
                <w:lang w:val="en-US"/>
              </w:rPr>
            </w:pPr>
            <w:r w:rsidRPr="008F1511">
              <w:rPr>
                <w:rFonts w:ascii="Cascadia Mono" w:hAnsi="Cascadia Mono" w:cs="Times New Roman"/>
                <w:noProof w:val="0"/>
                <w:color w:val="000000"/>
                <w:kern w:val="0"/>
                <w:sz w:val="24"/>
                <w:szCs w:val="24"/>
                <w:lang w:val="en-US"/>
              </w:rPr>
              <w:t xml:space="preserve">                "SELECT ID FROM Material WHERE name = '" + </w:t>
            </w:r>
            <w:proofErr w:type="spellStart"/>
            <w:r w:rsidRPr="008F1511">
              <w:rPr>
                <w:rFonts w:ascii="Cascadia Mono" w:hAnsi="Cascadia Mono" w:cs="Times New Roman"/>
                <w:noProof w:val="0"/>
                <w:color w:val="000000"/>
                <w:kern w:val="0"/>
                <w:sz w:val="24"/>
                <w:szCs w:val="24"/>
                <w:lang w:val="en-US"/>
              </w:rPr>
              <w:t>cbxMaterial.Text</w:t>
            </w:r>
            <w:proofErr w:type="spellEnd"/>
            <w:r w:rsidRPr="008F1511">
              <w:rPr>
                <w:rFonts w:ascii="Cascadia Mono" w:hAnsi="Cascadia Mono" w:cs="Times New Roman"/>
                <w:noProof w:val="0"/>
                <w:color w:val="000000"/>
                <w:kern w:val="0"/>
                <w:sz w:val="24"/>
                <w:szCs w:val="24"/>
                <w:lang w:val="en-US"/>
              </w:rPr>
              <w:t xml:space="preserve"> + "'"</w:t>
            </w:r>
            <w:proofErr w:type="gramStart"/>
            <w:r w:rsidRPr="008F1511">
              <w:rPr>
                <w:rFonts w:ascii="Cascadia Mono" w:hAnsi="Cascadia Mono" w:cs="Times New Roman"/>
                <w:noProof w:val="0"/>
                <w:color w:val="000000"/>
                <w:kern w:val="0"/>
                <w:sz w:val="24"/>
                <w:szCs w:val="24"/>
                <w:lang w:val="en-US"/>
              </w:rPr>
              <w:t>).Rows</w:t>
            </w:r>
            <w:proofErr w:type="gramEnd"/>
            <w:r w:rsidRPr="008F1511">
              <w:rPr>
                <w:rFonts w:ascii="Cascadia Mono" w:hAnsi="Cascadia Mono" w:cs="Times New Roman"/>
                <w:noProof w:val="0"/>
                <w:color w:val="000000"/>
                <w:kern w:val="0"/>
                <w:sz w:val="24"/>
                <w:szCs w:val="24"/>
                <w:lang w:val="en-US"/>
              </w:rPr>
              <w:t>[0]["ID"];</w:t>
            </w:r>
          </w:p>
          <w:p w14:paraId="7CABECC2" w14:textId="77777777" w:rsidR="008F1511" w:rsidRPr="008F1511" w:rsidRDefault="008F1511" w:rsidP="008F1511">
            <w:pPr>
              <w:autoSpaceDE w:val="0"/>
              <w:autoSpaceDN w:val="0"/>
              <w:adjustRightInd w:val="0"/>
              <w:spacing w:line="276" w:lineRule="auto"/>
              <w:rPr>
                <w:rFonts w:ascii="Cascadia Mono" w:hAnsi="Cascadia Mono" w:cs="Times New Roman"/>
                <w:noProof w:val="0"/>
                <w:color w:val="000000"/>
                <w:kern w:val="0"/>
                <w:sz w:val="24"/>
                <w:szCs w:val="24"/>
                <w:lang w:val="en-US"/>
              </w:rPr>
            </w:pPr>
            <w:r w:rsidRPr="008F1511">
              <w:rPr>
                <w:rFonts w:ascii="Cascadia Mono" w:hAnsi="Cascadia Mono" w:cs="Times New Roman"/>
                <w:noProof w:val="0"/>
                <w:color w:val="000000"/>
                <w:kern w:val="0"/>
                <w:sz w:val="24"/>
                <w:szCs w:val="24"/>
                <w:lang w:val="en-US"/>
              </w:rPr>
              <w:t xml:space="preserve">        decimal quantity = </w:t>
            </w:r>
            <w:proofErr w:type="spellStart"/>
            <w:proofErr w:type="gramStart"/>
            <w:r w:rsidRPr="008F1511">
              <w:rPr>
                <w:rFonts w:ascii="Cascadia Mono" w:hAnsi="Cascadia Mono" w:cs="Times New Roman"/>
                <w:noProof w:val="0"/>
                <w:color w:val="000000"/>
                <w:kern w:val="0"/>
                <w:sz w:val="24"/>
                <w:szCs w:val="24"/>
                <w:lang w:val="en-US"/>
              </w:rPr>
              <w:t>decimal.Parse</w:t>
            </w:r>
            <w:proofErr w:type="spellEnd"/>
            <w:proofErr w:type="gramEnd"/>
            <w:r w:rsidRPr="008F1511">
              <w:rPr>
                <w:rFonts w:ascii="Cascadia Mono" w:hAnsi="Cascadia Mono" w:cs="Times New Roman"/>
                <w:noProof w:val="0"/>
                <w:color w:val="000000"/>
                <w:kern w:val="0"/>
                <w:sz w:val="24"/>
                <w:szCs w:val="24"/>
                <w:lang w:val="en-US"/>
              </w:rPr>
              <w:t>(</w:t>
            </w:r>
            <w:proofErr w:type="spellStart"/>
            <w:r w:rsidRPr="008F1511">
              <w:rPr>
                <w:rFonts w:ascii="Cascadia Mono" w:hAnsi="Cascadia Mono" w:cs="Times New Roman"/>
                <w:noProof w:val="0"/>
                <w:color w:val="000000"/>
                <w:kern w:val="0"/>
                <w:sz w:val="24"/>
                <w:szCs w:val="24"/>
                <w:lang w:val="en-US"/>
              </w:rPr>
              <w:t>tbxQuantity.Text</w:t>
            </w:r>
            <w:proofErr w:type="spellEnd"/>
            <w:r w:rsidRPr="008F1511">
              <w:rPr>
                <w:rFonts w:ascii="Cascadia Mono" w:hAnsi="Cascadia Mono" w:cs="Times New Roman"/>
                <w:noProof w:val="0"/>
                <w:color w:val="000000"/>
                <w:kern w:val="0"/>
                <w:sz w:val="24"/>
                <w:szCs w:val="24"/>
                <w:lang w:val="en-US"/>
              </w:rPr>
              <w:t>);</w:t>
            </w:r>
          </w:p>
          <w:p w14:paraId="6AA6BE7E" w14:textId="77777777" w:rsidR="008F1511" w:rsidRPr="008F1511" w:rsidRDefault="008F1511" w:rsidP="008F1511">
            <w:pPr>
              <w:autoSpaceDE w:val="0"/>
              <w:autoSpaceDN w:val="0"/>
              <w:adjustRightInd w:val="0"/>
              <w:spacing w:line="276" w:lineRule="auto"/>
              <w:rPr>
                <w:rFonts w:ascii="Cascadia Mono" w:hAnsi="Cascadia Mono" w:cs="Times New Roman"/>
                <w:noProof w:val="0"/>
                <w:color w:val="000000"/>
                <w:kern w:val="0"/>
                <w:sz w:val="24"/>
                <w:szCs w:val="24"/>
                <w:lang w:val="en-US"/>
              </w:rPr>
            </w:pPr>
            <w:r w:rsidRPr="008F1511">
              <w:rPr>
                <w:rFonts w:ascii="Cascadia Mono" w:hAnsi="Cascadia Mono" w:cs="Times New Roman"/>
                <w:noProof w:val="0"/>
                <w:color w:val="000000"/>
                <w:kern w:val="0"/>
                <w:sz w:val="24"/>
                <w:szCs w:val="24"/>
                <w:lang w:val="en-US"/>
              </w:rPr>
              <w:t xml:space="preserve">        decimal </w:t>
            </w:r>
            <w:proofErr w:type="spellStart"/>
            <w:r w:rsidRPr="008F1511">
              <w:rPr>
                <w:rFonts w:ascii="Cascadia Mono" w:hAnsi="Cascadia Mono" w:cs="Times New Roman"/>
                <w:noProof w:val="0"/>
                <w:color w:val="000000"/>
                <w:kern w:val="0"/>
                <w:sz w:val="24"/>
                <w:szCs w:val="24"/>
                <w:lang w:val="en-US"/>
              </w:rPr>
              <w:t>unitPrice</w:t>
            </w:r>
            <w:proofErr w:type="spellEnd"/>
            <w:r w:rsidRPr="008F1511">
              <w:rPr>
                <w:rFonts w:ascii="Cascadia Mono" w:hAnsi="Cascadia Mono" w:cs="Times New Roman"/>
                <w:noProof w:val="0"/>
                <w:color w:val="000000"/>
                <w:kern w:val="0"/>
                <w:sz w:val="24"/>
                <w:szCs w:val="24"/>
                <w:lang w:val="en-US"/>
              </w:rPr>
              <w:t xml:space="preserve"> = </w:t>
            </w:r>
            <w:proofErr w:type="spellStart"/>
            <w:proofErr w:type="gramStart"/>
            <w:r w:rsidRPr="008F1511">
              <w:rPr>
                <w:rFonts w:ascii="Cascadia Mono" w:hAnsi="Cascadia Mono" w:cs="Times New Roman"/>
                <w:noProof w:val="0"/>
                <w:color w:val="000000"/>
                <w:kern w:val="0"/>
                <w:sz w:val="24"/>
                <w:szCs w:val="24"/>
                <w:lang w:val="en-US"/>
              </w:rPr>
              <w:t>decimal.Parse</w:t>
            </w:r>
            <w:proofErr w:type="spellEnd"/>
            <w:proofErr w:type="gramEnd"/>
            <w:r w:rsidRPr="008F1511">
              <w:rPr>
                <w:rFonts w:ascii="Cascadia Mono" w:hAnsi="Cascadia Mono" w:cs="Times New Roman"/>
                <w:noProof w:val="0"/>
                <w:color w:val="000000"/>
                <w:kern w:val="0"/>
                <w:sz w:val="24"/>
                <w:szCs w:val="24"/>
                <w:lang w:val="en-US"/>
              </w:rPr>
              <w:t>(</w:t>
            </w:r>
            <w:proofErr w:type="spellStart"/>
            <w:r w:rsidRPr="008F1511">
              <w:rPr>
                <w:rFonts w:ascii="Cascadia Mono" w:hAnsi="Cascadia Mono" w:cs="Times New Roman"/>
                <w:noProof w:val="0"/>
                <w:color w:val="000000"/>
                <w:kern w:val="0"/>
                <w:sz w:val="24"/>
                <w:szCs w:val="24"/>
                <w:lang w:val="en-US"/>
              </w:rPr>
              <w:t>tbxUnitPrice.Text</w:t>
            </w:r>
            <w:proofErr w:type="spellEnd"/>
            <w:r w:rsidRPr="008F1511">
              <w:rPr>
                <w:rFonts w:ascii="Cascadia Mono" w:hAnsi="Cascadia Mono" w:cs="Times New Roman"/>
                <w:noProof w:val="0"/>
                <w:color w:val="000000"/>
                <w:kern w:val="0"/>
                <w:sz w:val="24"/>
                <w:szCs w:val="24"/>
                <w:lang w:val="en-US"/>
              </w:rPr>
              <w:t>);</w:t>
            </w:r>
          </w:p>
          <w:p w14:paraId="19E6D6E5" w14:textId="77777777" w:rsidR="008F1511" w:rsidRPr="008F1511" w:rsidRDefault="008F1511" w:rsidP="008F1511">
            <w:pPr>
              <w:autoSpaceDE w:val="0"/>
              <w:autoSpaceDN w:val="0"/>
              <w:adjustRightInd w:val="0"/>
              <w:spacing w:line="276" w:lineRule="auto"/>
              <w:rPr>
                <w:rFonts w:ascii="Cascadia Mono" w:hAnsi="Cascadia Mono" w:cs="Times New Roman"/>
                <w:noProof w:val="0"/>
                <w:color w:val="000000"/>
                <w:kern w:val="0"/>
                <w:sz w:val="24"/>
                <w:szCs w:val="24"/>
                <w:lang w:val="en-US"/>
              </w:rPr>
            </w:pPr>
          </w:p>
          <w:p w14:paraId="47CED0FA" w14:textId="77777777" w:rsidR="008F1511" w:rsidRPr="008F1511" w:rsidRDefault="008F1511" w:rsidP="008F1511">
            <w:pPr>
              <w:autoSpaceDE w:val="0"/>
              <w:autoSpaceDN w:val="0"/>
              <w:adjustRightInd w:val="0"/>
              <w:spacing w:line="276" w:lineRule="auto"/>
              <w:rPr>
                <w:rFonts w:ascii="Cascadia Mono" w:hAnsi="Cascadia Mono" w:cs="Times New Roman"/>
                <w:noProof w:val="0"/>
                <w:color w:val="000000"/>
                <w:kern w:val="0"/>
                <w:sz w:val="24"/>
                <w:szCs w:val="24"/>
                <w:lang w:val="en-US"/>
              </w:rPr>
            </w:pPr>
            <w:r w:rsidRPr="008F1511">
              <w:rPr>
                <w:rFonts w:ascii="Cascadia Mono" w:hAnsi="Cascadia Mono" w:cs="Times New Roman"/>
                <w:noProof w:val="0"/>
                <w:color w:val="000000"/>
                <w:kern w:val="0"/>
                <w:sz w:val="24"/>
                <w:szCs w:val="24"/>
                <w:lang w:val="en-US"/>
              </w:rPr>
              <w:t xml:space="preserve">        </w:t>
            </w:r>
            <w:proofErr w:type="spellStart"/>
            <w:proofErr w:type="gramStart"/>
            <w:r w:rsidRPr="008F1511">
              <w:rPr>
                <w:rFonts w:ascii="Cascadia Mono" w:hAnsi="Cascadia Mono" w:cs="Times New Roman"/>
                <w:noProof w:val="0"/>
                <w:color w:val="000000"/>
                <w:kern w:val="0"/>
                <w:sz w:val="24"/>
                <w:szCs w:val="24"/>
                <w:lang w:val="en-US"/>
              </w:rPr>
              <w:t>DataProvider.Instance.ExecuteNonQuery</w:t>
            </w:r>
            <w:proofErr w:type="spellEnd"/>
            <w:proofErr w:type="gramEnd"/>
            <w:r w:rsidRPr="008F1511">
              <w:rPr>
                <w:rFonts w:ascii="Cascadia Mono" w:hAnsi="Cascadia Mono" w:cs="Times New Roman"/>
                <w:noProof w:val="0"/>
                <w:color w:val="000000"/>
                <w:kern w:val="0"/>
                <w:sz w:val="24"/>
                <w:szCs w:val="24"/>
                <w:lang w:val="en-US"/>
              </w:rPr>
              <w:t>(</w:t>
            </w:r>
          </w:p>
          <w:p w14:paraId="6433F317" w14:textId="77777777" w:rsidR="008F1511" w:rsidRPr="008F1511" w:rsidRDefault="008F1511" w:rsidP="008F1511">
            <w:pPr>
              <w:autoSpaceDE w:val="0"/>
              <w:autoSpaceDN w:val="0"/>
              <w:adjustRightInd w:val="0"/>
              <w:spacing w:line="276" w:lineRule="auto"/>
              <w:rPr>
                <w:rFonts w:ascii="Cascadia Mono" w:hAnsi="Cascadia Mono" w:cs="Times New Roman"/>
                <w:noProof w:val="0"/>
                <w:color w:val="000000"/>
                <w:kern w:val="0"/>
                <w:sz w:val="24"/>
                <w:szCs w:val="24"/>
                <w:lang w:val="en-US"/>
              </w:rPr>
            </w:pPr>
            <w:r w:rsidRPr="008F1511">
              <w:rPr>
                <w:rFonts w:ascii="Cascadia Mono" w:hAnsi="Cascadia Mono" w:cs="Times New Roman"/>
                <w:noProof w:val="0"/>
                <w:color w:val="000000"/>
                <w:kern w:val="0"/>
                <w:sz w:val="24"/>
                <w:szCs w:val="24"/>
                <w:lang w:val="en-US"/>
              </w:rPr>
              <w:t xml:space="preserve">            "EXEC </w:t>
            </w:r>
            <w:proofErr w:type="spellStart"/>
            <w:r w:rsidRPr="008F1511">
              <w:rPr>
                <w:rFonts w:ascii="Cascadia Mono" w:hAnsi="Cascadia Mono" w:cs="Times New Roman"/>
                <w:noProof w:val="0"/>
                <w:color w:val="000000"/>
                <w:kern w:val="0"/>
                <w:sz w:val="24"/>
                <w:szCs w:val="24"/>
                <w:lang w:val="en-US"/>
              </w:rPr>
              <w:t>addReceiptNoteDetail</w:t>
            </w:r>
            <w:proofErr w:type="spellEnd"/>
            <w:r w:rsidRPr="008F1511">
              <w:rPr>
                <w:rFonts w:ascii="Cascadia Mono" w:hAnsi="Cascadia Mono" w:cs="Times New Roman"/>
                <w:noProof w:val="0"/>
                <w:color w:val="000000"/>
                <w:kern w:val="0"/>
                <w:sz w:val="24"/>
                <w:szCs w:val="24"/>
                <w:lang w:val="en-US"/>
              </w:rPr>
              <w:t xml:space="preserve"> @</w:t>
            </w:r>
            <w:proofErr w:type="gramStart"/>
            <w:r w:rsidRPr="008F1511">
              <w:rPr>
                <w:rFonts w:ascii="Cascadia Mono" w:hAnsi="Cascadia Mono" w:cs="Times New Roman"/>
                <w:noProof w:val="0"/>
                <w:color w:val="000000"/>
                <w:kern w:val="0"/>
                <w:sz w:val="24"/>
                <w:szCs w:val="24"/>
                <w:lang w:val="en-US"/>
              </w:rPr>
              <w:t>rnNoteID ,</w:t>
            </w:r>
            <w:proofErr w:type="gramEnd"/>
            <w:r w:rsidRPr="008F1511">
              <w:rPr>
                <w:rFonts w:ascii="Cascadia Mono" w:hAnsi="Cascadia Mono" w:cs="Times New Roman"/>
                <w:noProof w:val="0"/>
                <w:color w:val="000000"/>
                <w:kern w:val="0"/>
                <w:sz w:val="24"/>
                <w:szCs w:val="24"/>
                <w:lang w:val="en-US"/>
              </w:rPr>
              <w:t xml:space="preserve"> @materialID , @quantity , @unitPrice",</w:t>
            </w:r>
          </w:p>
          <w:p w14:paraId="3801A541" w14:textId="77777777" w:rsidR="008F1511" w:rsidRPr="008F1511" w:rsidRDefault="008F1511" w:rsidP="008F1511">
            <w:pPr>
              <w:autoSpaceDE w:val="0"/>
              <w:autoSpaceDN w:val="0"/>
              <w:adjustRightInd w:val="0"/>
              <w:spacing w:line="276" w:lineRule="auto"/>
              <w:rPr>
                <w:rFonts w:ascii="Cascadia Mono" w:hAnsi="Cascadia Mono" w:cs="Times New Roman"/>
                <w:noProof w:val="0"/>
                <w:color w:val="000000"/>
                <w:kern w:val="0"/>
                <w:sz w:val="24"/>
                <w:szCs w:val="24"/>
                <w:lang w:val="en-US"/>
              </w:rPr>
            </w:pPr>
            <w:r w:rsidRPr="008F1511">
              <w:rPr>
                <w:rFonts w:ascii="Cascadia Mono" w:hAnsi="Cascadia Mono" w:cs="Times New Roman"/>
                <w:noProof w:val="0"/>
                <w:color w:val="000000"/>
                <w:kern w:val="0"/>
                <w:sz w:val="24"/>
                <w:szCs w:val="24"/>
                <w:lang w:val="en-US"/>
              </w:rPr>
              <w:t xml:space="preserve">            new </w:t>
            </w:r>
            <w:proofErr w:type="gramStart"/>
            <w:r w:rsidRPr="008F1511">
              <w:rPr>
                <w:rFonts w:ascii="Cascadia Mono" w:hAnsi="Cascadia Mono" w:cs="Times New Roman"/>
                <w:noProof w:val="0"/>
                <w:color w:val="000000"/>
                <w:kern w:val="0"/>
                <w:sz w:val="24"/>
                <w:szCs w:val="24"/>
                <w:lang w:val="en-US"/>
              </w:rPr>
              <w:t>object[</w:t>
            </w:r>
            <w:proofErr w:type="gramEnd"/>
            <w:r w:rsidRPr="008F1511">
              <w:rPr>
                <w:rFonts w:ascii="Cascadia Mono" w:hAnsi="Cascadia Mono" w:cs="Times New Roman"/>
                <w:noProof w:val="0"/>
                <w:color w:val="000000"/>
                <w:kern w:val="0"/>
                <w:sz w:val="24"/>
                <w:szCs w:val="24"/>
                <w:lang w:val="en-US"/>
              </w:rPr>
              <w:t xml:space="preserve">] { </w:t>
            </w:r>
            <w:proofErr w:type="spellStart"/>
            <w:r w:rsidRPr="008F1511">
              <w:rPr>
                <w:rFonts w:ascii="Cascadia Mono" w:hAnsi="Cascadia Mono" w:cs="Times New Roman"/>
                <w:noProof w:val="0"/>
                <w:color w:val="000000"/>
                <w:kern w:val="0"/>
                <w:sz w:val="24"/>
                <w:szCs w:val="24"/>
                <w:lang w:val="en-US"/>
              </w:rPr>
              <w:t>rnID</w:t>
            </w:r>
            <w:proofErr w:type="spellEnd"/>
            <w:r w:rsidRPr="008F1511">
              <w:rPr>
                <w:rFonts w:ascii="Cascadia Mono" w:hAnsi="Cascadia Mono" w:cs="Times New Roman"/>
                <w:noProof w:val="0"/>
                <w:color w:val="000000"/>
                <w:kern w:val="0"/>
                <w:sz w:val="24"/>
                <w:szCs w:val="24"/>
                <w:lang w:val="en-US"/>
              </w:rPr>
              <w:t xml:space="preserve">, </w:t>
            </w:r>
            <w:proofErr w:type="spellStart"/>
            <w:r w:rsidRPr="008F1511">
              <w:rPr>
                <w:rFonts w:ascii="Cascadia Mono" w:hAnsi="Cascadia Mono" w:cs="Times New Roman"/>
                <w:noProof w:val="0"/>
                <w:color w:val="000000"/>
                <w:kern w:val="0"/>
                <w:sz w:val="24"/>
                <w:szCs w:val="24"/>
                <w:lang w:val="en-US"/>
              </w:rPr>
              <w:t>mID</w:t>
            </w:r>
            <w:proofErr w:type="spellEnd"/>
            <w:r w:rsidRPr="008F1511">
              <w:rPr>
                <w:rFonts w:ascii="Cascadia Mono" w:hAnsi="Cascadia Mono" w:cs="Times New Roman"/>
                <w:noProof w:val="0"/>
                <w:color w:val="000000"/>
                <w:kern w:val="0"/>
                <w:sz w:val="24"/>
                <w:szCs w:val="24"/>
                <w:lang w:val="en-US"/>
              </w:rPr>
              <w:t xml:space="preserve">, quantity, </w:t>
            </w:r>
            <w:proofErr w:type="spellStart"/>
            <w:r w:rsidRPr="008F1511">
              <w:rPr>
                <w:rFonts w:ascii="Cascadia Mono" w:hAnsi="Cascadia Mono" w:cs="Times New Roman"/>
                <w:noProof w:val="0"/>
                <w:color w:val="000000"/>
                <w:kern w:val="0"/>
                <w:sz w:val="24"/>
                <w:szCs w:val="24"/>
                <w:lang w:val="en-US"/>
              </w:rPr>
              <w:t>unitPrice</w:t>
            </w:r>
            <w:proofErr w:type="spellEnd"/>
            <w:r w:rsidRPr="008F1511">
              <w:rPr>
                <w:rFonts w:ascii="Cascadia Mono" w:hAnsi="Cascadia Mono" w:cs="Times New Roman"/>
                <w:noProof w:val="0"/>
                <w:color w:val="000000"/>
                <w:kern w:val="0"/>
                <w:sz w:val="24"/>
                <w:szCs w:val="24"/>
                <w:lang w:val="en-US"/>
              </w:rPr>
              <w:t xml:space="preserve"> });</w:t>
            </w:r>
          </w:p>
          <w:p w14:paraId="322D77AB" w14:textId="77777777" w:rsidR="008F1511" w:rsidRPr="008F1511" w:rsidRDefault="008F1511" w:rsidP="008F1511">
            <w:pPr>
              <w:autoSpaceDE w:val="0"/>
              <w:autoSpaceDN w:val="0"/>
              <w:adjustRightInd w:val="0"/>
              <w:spacing w:line="276" w:lineRule="auto"/>
              <w:rPr>
                <w:rFonts w:ascii="Cascadia Mono" w:hAnsi="Cascadia Mono" w:cs="Times New Roman"/>
                <w:noProof w:val="0"/>
                <w:color w:val="000000"/>
                <w:kern w:val="0"/>
                <w:sz w:val="24"/>
                <w:szCs w:val="24"/>
                <w:lang w:val="en-US"/>
              </w:rPr>
            </w:pPr>
          </w:p>
          <w:p w14:paraId="1554B8C9" w14:textId="77777777" w:rsidR="008F1511" w:rsidRPr="008F1511" w:rsidRDefault="008F1511" w:rsidP="008F1511">
            <w:pPr>
              <w:autoSpaceDE w:val="0"/>
              <w:autoSpaceDN w:val="0"/>
              <w:adjustRightInd w:val="0"/>
              <w:spacing w:line="276" w:lineRule="auto"/>
              <w:rPr>
                <w:rFonts w:ascii="Cascadia Mono" w:hAnsi="Cascadia Mono" w:cs="Times New Roman"/>
                <w:noProof w:val="0"/>
                <w:color w:val="000000"/>
                <w:kern w:val="0"/>
                <w:sz w:val="24"/>
                <w:szCs w:val="24"/>
                <w:lang w:val="en-US"/>
              </w:rPr>
            </w:pPr>
            <w:r w:rsidRPr="008F1511">
              <w:rPr>
                <w:rFonts w:ascii="Cascadia Mono" w:hAnsi="Cascadia Mono" w:cs="Times New Roman"/>
                <w:noProof w:val="0"/>
                <w:color w:val="000000"/>
                <w:kern w:val="0"/>
                <w:sz w:val="24"/>
                <w:szCs w:val="24"/>
                <w:lang w:val="en-US"/>
              </w:rPr>
              <w:t xml:space="preserve">        </w:t>
            </w:r>
            <w:proofErr w:type="spellStart"/>
            <w:r w:rsidRPr="008F1511">
              <w:rPr>
                <w:rFonts w:ascii="Cascadia Mono" w:hAnsi="Cascadia Mono" w:cs="Times New Roman"/>
                <w:noProof w:val="0"/>
                <w:color w:val="000000"/>
                <w:kern w:val="0"/>
                <w:sz w:val="24"/>
                <w:szCs w:val="24"/>
                <w:lang w:val="en-US"/>
              </w:rPr>
              <w:t>MessageBox.Show</w:t>
            </w:r>
            <w:proofErr w:type="spellEnd"/>
            <w:r w:rsidRPr="008F1511">
              <w:rPr>
                <w:rFonts w:ascii="Cascadia Mono" w:hAnsi="Cascadia Mono" w:cs="Times New Roman"/>
                <w:noProof w:val="0"/>
                <w:color w:val="000000"/>
                <w:kern w:val="0"/>
                <w:sz w:val="24"/>
                <w:szCs w:val="24"/>
                <w:lang w:val="en-US"/>
              </w:rPr>
              <w:t>("</w:t>
            </w:r>
            <w:proofErr w:type="spellStart"/>
            <w:r w:rsidRPr="008F1511">
              <w:rPr>
                <w:rFonts w:ascii="Cascadia Mono" w:hAnsi="Cascadia Mono" w:cs="Times New Roman"/>
                <w:noProof w:val="0"/>
                <w:color w:val="000000"/>
                <w:kern w:val="0"/>
                <w:sz w:val="24"/>
                <w:szCs w:val="24"/>
                <w:lang w:val="en-US"/>
              </w:rPr>
              <w:t>Đã</w:t>
            </w:r>
            <w:proofErr w:type="spellEnd"/>
            <w:r w:rsidRPr="008F1511">
              <w:rPr>
                <w:rFonts w:ascii="Cascadia Mono" w:hAnsi="Cascadia Mono" w:cs="Times New Roman"/>
                <w:noProof w:val="0"/>
                <w:color w:val="000000"/>
                <w:kern w:val="0"/>
                <w:sz w:val="24"/>
                <w:szCs w:val="24"/>
                <w:lang w:val="en-US"/>
              </w:rPr>
              <w:t xml:space="preserve"> </w:t>
            </w:r>
            <w:proofErr w:type="spellStart"/>
            <w:r w:rsidRPr="008F1511">
              <w:rPr>
                <w:rFonts w:ascii="Cascadia Mono" w:hAnsi="Cascadia Mono" w:cs="Times New Roman"/>
                <w:noProof w:val="0"/>
                <w:color w:val="000000"/>
                <w:kern w:val="0"/>
                <w:sz w:val="24"/>
                <w:szCs w:val="24"/>
                <w:lang w:val="en-US"/>
              </w:rPr>
              <w:t>thêm</w:t>
            </w:r>
            <w:proofErr w:type="spellEnd"/>
            <w:r w:rsidRPr="008F1511">
              <w:rPr>
                <w:rFonts w:ascii="Cascadia Mono" w:hAnsi="Cascadia Mono" w:cs="Times New Roman"/>
                <w:noProof w:val="0"/>
                <w:color w:val="000000"/>
                <w:kern w:val="0"/>
                <w:sz w:val="24"/>
                <w:szCs w:val="24"/>
                <w:lang w:val="en-US"/>
              </w:rPr>
              <w:t xml:space="preserve"> chi </w:t>
            </w:r>
            <w:proofErr w:type="spellStart"/>
            <w:r w:rsidRPr="008F1511">
              <w:rPr>
                <w:rFonts w:ascii="Cascadia Mono" w:hAnsi="Cascadia Mono" w:cs="Times New Roman"/>
                <w:noProof w:val="0"/>
                <w:color w:val="000000"/>
                <w:kern w:val="0"/>
                <w:sz w:val="24"/>
                <w:szCs w:val="24"/>
                <w:lang w:val="en-US"/>
              </w:rPr>
              <w:t>tiết</w:t>
            </w:r>
            <w:proofErr w:type="spellEnd"/>
            <w:r w:rsidRPr="008F1511">
              <w:rPr>
                <w:rFonts w:ascii="Cascadia Mono" w:hAnsi="Cascadia Mono" w:cs="Times New Roman"/>
                <w:noProof w:val="0"/>
                <w:color w:val="000000"/>
                <w:kern w:val="0"/>
                <w:sz w:val="24"/>
                <w:szCs w:val="24"/>
                <w:lang w:val="en-US"/>
              </w:rPr>
              <w:t xml:space="preserve"> </w:t>
            </w:r>
            <w:proofErr w:type="spellStart"/>
            <w:r w:rsidRPr="008F1511">
              <w:rPr>
                <w:rFonts w:ascii="Cascadia Mono" w:hAnsi="Cascadia Mono" w:cs="Times New Roman"/>
                <w:noProof w:val="0"/>
                <w:color w:val="000000"/>
                <w:kern w:val="0"/>
                <w:sz w:val="24"/>
                <w:szCs w:val="24"/>
                <w:lang w:val="en-US"/>
              </w:rPr>
              <w:t>đơn</w:t>
            </w:r>
            <w:proofErr w:type="spellEnd"/>
            <w:r w:rsidRPr="008F1511">
              <w:rPr>
                <w:rFonts w:ascii="Cascadia Mono" w:hAnsi="Cascadia Mono" w:cs="Times New Roman"/>
                <w:noProof w:val="0"/>
                <w:color w:val="000000"/>
                <w:kern w:val="0"/>
                <w:sz w:val="24"/>
                <w:szCs w:val="24"/>
                <w:lang w:val="en-US"/>
              </w:rPr>
              <w:t xml:space="preserve"> </w:t>
            </w:r>
            <w:proofErr w:type="spellStart"/>
            <w:r w:rsidRPr="008F1511">
              <w:rPr>
                <w:rFonts w:ascii="Cascadia Mono" w:hAnsi="Cascadia Mono" w:cs="Times New Roman"/>
                <w:noProof w:val="0"/>
                <w:color w:val="000000"/>
                <w:kern w:val="0"/>
                <w:sz w:val="24"/>
                <w:szCs w:val="24"/>
                <w:lang w:val="en-US"/>
              </w:rPr>
              <w:t>nhập</w:t>
            </w:r>
            <w:proofErr w:type="spellEnd"/>
            <w:r w:rsidRPr="008F1511">
              <w:rPr>
                <w:rFonts w:ascii="Cascadia Mono" w:hAnsi="Cascadia Mono" w:cs="Times New Roman"/>
                <w:noProof w:val="0"/>
                <w:color w:val="000000"/>
                <w:kern w:val="0"/>
                <w:sz w:val="24"/>
                <w:szCs w:val="24"/>
                <w:lang w:val="en-US"/>
              </w:rPr>
              <w:t xml:space="preserve"> </w:t>
            </w:r>
            <w:proofErr w:type="spellStart"/>
            <w:r w:rsidRPr="008F1511">
              <w:rPr>
                <w:rFonts w:ascii="Cascadia Mono" w:hAnsi="Cascadia Mono" w:cs="Times New Roman"/>
                <w:noProof w:val="0"/>
                <w:color w:val="000000"/>
                <w:kern w:val="0"/>
                <w:sz w:val="24"/>
                <w:szCs w:val="24"/>
                <w:lang w:val="en-US"/>
              </w:rPr>
              <w:t>hàng</w:t>
            </w:r>
            <w:proofErr w:type="spellEnd"/>
            <w:r w:rsidRPr="008F1511">
              <w:rPr>
                <w:rFonts w:ascii="Cascadia Mono" w:hAnsi="Cascadia Mono" w:cs="Times New Roman"/>
                <w:noProof w:val="0"/>
                <w:color w:val="000000"/>
                <w:kern w:val="0"/>
                <w:sz w:val="24"/>
                <w:szCs w:val="24"/>
                <w:lang w:val="en-US"/>
              </w:rPr>
              <w:t xml:space="preserve"> </w:t>
            </w:r>
            <w:proofErr w:type="spellStart"/>
            <w:r w:rsidRPr="008F1511">
              <w:rPr>
                <w:rFonts w:ascii="Cascadia Mono" w:hAnsi="Cascadia Mono" w:cs="Times New Roman"/>
                <w:noProof w:val="0"/>
                <w:color w:val="000000"/>
                <w:kern w:val="0"/>
                <w:sz w:val="24"/>
                <w:szCs w:val="24"/>
                <w:lang w:val="en-US"/>
              </w:rPr>
              <w:t>mới</w:t>
            </w:r>
            <w:proofErr w:type="spellEnd"/>
            <w:r w:rsidRPr="008F1511">
              <w:rPr>
                <w:rFonts w:ascii="Cascadia Mono" w:hAnsi="Cascadia Mono" w:cs="Times New Roman"/>
                <w:noProof w:val="0"/>
                <w:color w:val="000000"/>
                <w:kern w:val="0"/>
                <w:sz w:val="24"/>
                <w:szCs w:val="24"/>
                <w:lang w:val="en-US"/>
              </w:rPr>
              <w:t xml:space="preserve"> </w:t>
            </w:r>
            <w:proofErr w:type="spellStart"/>
            <w:r w:rsidRPr="008F1511">
              <w:rPr>
                <w:rFonts w:ascii="Cascadia Mono" w:hAnsi="Cascadia Mono" w:cs="Times New Roman"/>
                <w:noProof w:val="0"/>
                <w:color w:val="000000"/>
                <w:kern w:val="0"/>
                <w:sz w:val="24"/>
                <w:szCs w:val="24"/>
                <w:lang w:val="en-US"/>
              </w:rPr>
              <w:t>thành</w:t>
            </w:r>
            <w:proofErr w:type="spellEnd"/>
            <w:r w:rsidRPr="008F1511">
              <w:rPr>
                <w:rFonts w:ascii="Cascadia Mono" w:hAnsi="Cascadia Mono" w:cs="Times New Roman"/>
                <w:noProof w:val="0"/>
                <w:color w:val="000000"/>
                <w:kern w:val="0"/>
                <w:sz w:val="24"/>
                <w:szCs w:val="24"/>
                <w:lang w:val="en-US"/>
              </w:rPr>
              <w:t xml:space="preserve"> </w:t>
            </w:r>
            <w:proofErr w:type="spellStart"/>
            <w:r w:rsidRPr="008F1511">
              <w:rPr>
                <w:rFonts w:ascii="Cascadia Mono" w:hAnsi="Cascadia Mono" w:cs="Times New Roman"/>
                <w:noProof w:val="0"/>
                <w:color w:val="000000"/>
                <w:kern w:val="0"/>
                <w:sz w:val="24"/>
                <w:szCs w:val="24"/>
                <w:lang w:val="en-US"/>
              </w:rPr>
              <w:t>công</w:t>
            </w:r>
            <w:proofErr w:type="spellEnd"/>
            <w:r w:rsidRPr="008F1511">
              <w:rPr>
                <w:rFonts w:ascii="Cascadia Mono" w:hAnsi="Cascadia Mono" w:cs="Times New Roman"/>
                <w:noProof w:val="0"/>
                <w:color w:val="000000"/>
                <w:kern w:val="0"/>
                <w:sz w:val="24"/>
                <w:szCs w:val="24"/>
                <w:lang w:val="en-US"/>
              </w:rPr>
              <w:t>."</w:t>
            </w:r>
            <w:proofErr w:type="gramStart"/>
            <w:r w:rsidRPr="008F1511">
              <w:rPr>
                <w:rFonts w:ascii="Cascadia Mono" w:hAnsi="Cascadia Mono" w:cs="Times New Roman"/>
                <w:noProof w:val="0"/>
                <w:color w:val="000000"/>
                <w:kern w:val="0"/>
                <w:sz w:val="24"/>
                <w:szCs w:val="24"/>
                <w:lang w:val="en-US"/>
              </w:rPr>
              <w:t>);</w:t>
            </w:r>
            <w:proofErr w:type="gramEnd"/>
          </w:p>
          <w:p w14:paraId="6E41AC71" w14:textId="77777777" w:rsidR="008F1511" w:rsidRPr="008F1511" w:rsidRDefault="008F1511" w:rsidP="008F1511">
            <w:pPr>
              <w:autoSpaceDE w:val="0"/>
              <w:autoSpaceDN w:val="0"/>
              <w:adjustRightInd w:val="0"/>
              <w:spacing w:line="276" w:lineRule="auto"/>
              <w:rPr>
                <w:rFonts w:ascii="Cascadia Mono" w:hAnsi="Cascadia Mono" w:cs="Times New Roman"/>
                <w:noProof w:val="0"/>
                <w:color w:val="000000"/>
                <w:kern w:val="0"/>
                <w:sz w:val="24"/>
                <w:szCs w:val="24"/>
                <w:lang w:val="en-US"/>
              </w:rPr>
            </w:pPr>
          </w:p>
          <w:p w14:paraId="68815872" w14:textId="77777777" w:rsidR="008F1511" w:rsidRPr="008F1511" w:rsidRDefault="008F1511" w:rsidP="008F1511">
            <w:pPr>
              <w:autoSpaceDE w:val="0"/>
              <w:autoSpaceDN w:val="0"/>
              <w:adjustRightInd w:val="0"/>
              <w:spacing w:line="276" w:lineRule="auto"/>
              <w:rPr>
                <w:rFonts w:ascii="Cascadia Mono" w:hAnsi="Cascadia Mono" w:cs="Times New Roman"/>
                <w:noProof w:val="0"/>
                <w:color w:val="000000"/>
                <w:kern w:val="0"/>
                <w:sz w:val="24"/>
                <w:szCs w:val="24"/>
                <w:lang w:val="en-US"/>
              </w:rPr>
            </w:pPr>
            <w:r w:rsidRPr="008F1511">
              <w:rPr>
                <w:rFonts w:ascii="Cascadia Mono" w:hAnsi="Cascadia Mono" w:cs="Times New Roman"/>
                <w:noProof w:val="0"/>
                <w:color w:val="000000"/>
                <w:kern w:val="0"/>
                <w:sz w:val="24"/>
                <w:szCs w:val="24"/>
                <w:lang w:val="en-US"/>
              </w:rPr>
              <w:t xml:space="preserve">        </w:t>
            </w:r>
            <w:proofErr w:type="spellStart"/>
            <w:r w:rsidRPr="008F1511">
              <w:rPr>
                <w:rFonts w:ascii="Cascadia Mono" w:hAnsi="Cascadia Mono" w:cs="Times New Roman"/>
                <w:noProof w:val="0"/>
                <w:color w:val="000000"/>
                <w:kern w:val="0"/>
                <w:sz w:val="24"/>
                <w:szCs w:val="24"/>
                <w:lang w:val="en-US"/>
              </w:rPr>
              <w:t>dataRNDetail</w:t>
            </w:r>
            <w:proofErr w:type="spellEnd"/>
            <w:r w:rsidRPr="008F1511">
              <w:rPr>
                <w:rFonts w:ascii="Cascadia Mono" w:hAnsi="Cascadia Mono" w:cs="Times New Roman"/>
                <w:noProof w:val="0"/>
                <w:color w:val="000000"/>
                <w:kern w:val="0"/>
                <w:sz w:val="24"/>
                <w:szCs w:val="24"/>
                <w:lang w:val="en-US"/>
              </w:rPr>
              <w:t xml:space="preserve"> =</w:t>
            </w:r>
          </w:p>
          <w:p w14:paraId="452AEEBF" w14:textId="77777777" w:rsidR="008F1511" w:rsidRPr="008F1511" w:rsidRDefault="008F1511" w:rsidP="008F1511">
            <w:pPr>
              <w:autoSpaceDE w:val="0"/>
              <w:autoSpaceDN w:val="0"/>
              <w:adjustRightInd w:val="0"/>
              <w:spacing w:line="276" w:lineRule="auto"/>
              <w:rPr>
                <w:rFonts w:ascii="Cascadia Mono" w:hAnsi="Cascadia Mono" w:cs="Times New Roman"/>
                <w:noProof w:val="0"/>
                <w:color w:val="000000"/>
                <w:kern w:val="0"/>
                <w:sz w:val="24"/>
                <w:szCs w:val="24"/>
                <w:lang w:val="en-US"/>
              </w:rPr>
            </w:pPr>
            <w:r w:rsidRPr="008F1511">
              <w:rPr>
                <w:rFonts w:ascii="Cascadia Mono" w:hAnsi="Cascadia Mono" w:cs="Times New Roman"/>
                <w:noProof w:val="0"/>
                <w:color w:val="000000"/>
                <w:kern w:val="0"/>
                <w:sz w:val="24"/>
                <w:szCs w:val="24"/>
                <w:lang w:val="en-US"/>
              </w:rPr>
              <w:t xml:space="preserve">            </w:t>
            </w:r>
            <w:proofErr w:type="spellStart"/>
            <w:proofErr w:type="gramStart"/>
            <w:r w:rsidRPr="008F1511">
              <w:rPr>
                <w:rFonts w:ascii="Cascadia Mono" w:hAnsi="Cascadia Mono" w:cs="Times New Roman"/>
                <w:noProof w:val="0"/>
                <w:color w:val="000000"/>
                <w:kern w:val="0"/>
                <w:sz w:val="24"/>
                <w:szCs w:val="24"/>
                <w:lang w:val="en-US"/>
              </w:rPr>
              <w:t>DataProvider.Instance.ExecuteQuery</w:t>
            </w:r>
            <w:proofErr w:type="spellEnd"/>
            <w:proofErr w:type="gramEnd"/>
            <w:r w:rsidRPr="008F1511">
              <w:rPr>
                <w:rFonts w:ascii="Cascadia Mono" w:hAnsi="Cascadia Mono" w:cs="Times New Roman"/>
                <w:noProof w:val="0"/>
                <w:color w:val="000000"/>
                <w:kern w:val="0"/>
                <w:sz w:val="24"/>
                <w:szCs w:val="24"/>
                <w:lang w:val="en-US"/>
              </w:rPr>
              <w:t xml:space="preserve">("SELECT * from </w:t>
            </w:r>
            <w:proofErr w:type="spellStart"/>
            <w:r w:rsidRPr="008F1511">
              <w:rPr>
                <w:rFonts w:ascii="Cascadia Mono" w:hAnsi="Cascadia Mono" w:cs="Times New Roman"/>
                <w:noProof w:val="0"/>
                <w:color w:val="000000"/>
                <w:kern w:val="0"/>
                <w:sz w:val="24"/>
                <w:szCs w:val="24"/>
                <w:lang w:val="en-US"/>
              </w:rPr>
              <w:t>dbo.seeReceiptNoteDetail</w:t>
            </w:r>
            <w:proofErr w:type="spellEnd"/>
            <w:r w:rsidRPr="008F1511">
              <w:rPr>
                <w:rFonts w:ascii="Cascadia Mono" w:hAnsi="Cascadia Mono" w:cs="Times New Roman"/>
                <w:noProof w:val="0"/>
                <w:color w:val="000000"/>
                <w:kern w:val="0"/>
                <w:sz w:val="24"/>
                <w:szCs w:val="24"/>
                <w:lang w:val="en-US"/>
              </w:rPr>
              <w:t>( @id )",</w:t>
            </w:r>
          </w:p>
          <w:p w14:paraId="1B15ED5B" w14:textId="77777777" w:rsidR="008F1511" w:rsidRPr="008F1511" w:rsidRDefault="008F1511" w:rsidP="008F1511">
            <w:pPr>
              <w:autoSpaceDE w:val="0"/>
              <w:autoSpaceDN w:val="0"/>
              <w:adjustRightInd w:val="0"/>
              <w:spacing w:line="276" w:lineRule="auto"/>
              <w:rPr>
                <w:rFonts w:ascii="Cascadia Mono" w:hAnsi="Cascadia Mono" w:cs="Times New Roman"/>
                <w:noProof w:val="0"/>
                <w:color w:val="000000"/>
                <w:kern w:val="0"/>
                <w:sz w:val="24"/>
                <w:szCs w:val="24"/>
                <w:lang w:val="en-US"/>
              </w:rPr>
            </w:pPr>
            <w:r w:rsidRPr="008F1511">
              <w:rPr>
                <w:rFonts w:ascii="Cascadia Mono" w:hAnsi="Cascadia Mono" w:cs="Times New Roman"/>
                <w:noProof w:val="0"/>
                <w:color w:val="000000"/>
                <w:kern w:val="0"/>
                <w:sz w:val="24"/>
                <w:szCs w:val="24"/>
                <w:lang w:val="en-US"/>
              </w:rPr>
              <w:t xml:space="preserve">                new </w:t>
            </w:r>
            <w:proofErr w:type="gramStart"/>
            <w:r w:rsidRPr="008F1511">
              <w:rPr>
                <w:rFonts w:ascii="Cascadia Mono" w:hAnsi="Cascadia Mono" w:cs="Times New Roman"/>
                <w:noProof w:val="0"/>
                <w:color w:val="000000"/>
                <w:kern w:val="0"/>
                <w:sz w:val="24"/>
                <w:szCs w:val="24"/>
                <w:lang w:val="en-US"/>
              </w:rPr>
              <w:t>object[</w:t>
            </w:r>
            <w:proofErr w:type="gramEnd"/>
            <w:r w:rsidRPr="008F1511">
              <w:rPr>
                <w:rFonts w:ascii="Cascadia Mono" w:hAnsi="Cascadia Mono" w:cs="Times New Roman"/>
                <w:noProof w:val="0"/>
                <w:color w:val="000000"/>
                <w:kern w:val="0"/>
                <w:sz w:val="24"/>
                <w:szCs w:val="24"/>
                <w:lang w:val="en-US"/>
              </w:rPr>
              <w:t xml:space="preserve">] { </w:t>
            </w:r>
            <w:proofErr w:type="spellStart"/>
            <w:r w:rsidRPr="008F1511">
              <w:rPr>
                <w:rFonts w:ascii="Cascadia Mono" w:hAnsi="Cascadia Mono" w:cs="Times New Roman"/>
                <w:noProof w:val="0"/>
                <w:color w:val="000000"/>
                <w:kern w:val="0"/>
                <w:sz w:val="24"/>
                <w:szCs w:val="24"/>
                <w:lang w:val="en-US"/>
              </w:rPr>
              <w:t>rnID</w:t>
            </w:r>
            <w:proofErr w:type="spellEnd"/>
            <w:r w:rsidRPr="008F1511">
              <w:rPr>
                <w:rFonts w:ascii="Cascadia Mono" w:hAnsi="Cascadia Mono" w:cs="Times New Roman"/>
                <w:noProof w:val="0"/>
                <w:color w:val="000000"/>
                <w:kern w:val="0"/>
                <w:sz w:val="24"/>
                <w:szCs w:val="24"/>
                <w:lang w:val="en-US"/>
              </w:rPr>
              <w:t xml:space="preserve"> });</w:t>
            </w:r>
          </w:p>
          <w:p w14:paraId="333F78FA" w14:textId="77777777" w:rsidR="008F1511" w:rsidRPr="008F1511" w:rsidRDefault="008F1511" w:rsidP="008F1511">
            <w:pPr>
              <w:autoSpaceDE w:val="0"/>
              <w:autoSpaceDN w:val="0"/>
              <w:adjustRightInd w:val="0"/>
              <w:spacing w:line="276" w:lineRule="auto"/>
              <w:rPr>
                <w:rFonts w:ascii="Cascadia Mono" w:hAnsi="Cascadia Mono" w:cs="Times New Roman"/>
                <w:noProof w:val="0"/>
                <w:color w:val="000000"/>
                <w:kern w:val="0"/>
                <w:sz w:val="24"/>
                <w:szCs w:val="24"/>
                <w:lang w:val="en-US"/>
              </w:rPr>
            </w:pPr>
            <w:r w:rsidRPr="008F1511">
              <w:rPr>
                <w:rFonts w:ascii="Cascadia Mono" w:hAnsi="Cascadia Mono" w:cs="Times New Roman"/>
                <w:noProof w:val="0"/>
                <w:color w:val="000000"/>
                <w:kern w:val="0"/>
                <w:sz w:val="24"/>
                <w:szCs w:val="24"/>
                <w:lang w:val="en-US"/>
              </w:rPr>
              <w:t xml:space="preserve">        </w:t>
            </w:r>
            <w:proofErr w:type="spellStart"/>
            <w:proofErr w:type="gramStart"/>
            <w:r w:rsidRPr="008F1511">
              <w:rPr>
                <w:rFonts w:ascii="Cascadia Mono" w:hAnsi="Cascadia Mono" w:cs="Times New Roman"/>
                <w:noProof w:val="0"/>
                <w:color w:val="000000"/>
                <w:kern w:val="0"/>
                <w:sz w:val="24"/>
                <w:szCs w:val="24"/>
                <w:lang w:val="en-US"/>
              </w:rPr>
              <w:t>loadDataRNDetail</w:t>
            </w:r>
            <w:proofErr w:type="spellEnd"/>
            <w:r w:rsidRPr="008F1511">
              <w:rPr>
                <w:rFonts w:ascii="Cascadia Mono" w:hAnsi="Cascadia Mono" w:cs="Times New Roman"/>
                <w:noProof w:val="0"/>
                <w:color w:val="000000"/>
                <w:kern w:val="0"/>
                <w:sz w:val="24"/>
                <w:szCs w:val="24"/>
                <w:lang w:val="en-US"/>
              </w:rPr>
              <w:t>(</w:t>
            </w:r>
            <w:proofErr w:type="gramEnd"/>
            <w:r w:rsidRPr="008F1511">
              <w:rPr>
                <w:rFonts w:ascii="Cascadia Mono" w:hAnsi="Cascadia Mono" w:cs="Times New Roman"/>
                <w:noProof w:val="0"/>
                <w:color w:val="000000"/>
                <w:kern w:val="0"/>
                <w:sz w:val="24"/>
                <w:szCs w:val="24"/>
                <w:lang w:val="en-US"/>
              </w:rPr>
              <w:t>);</w:t>
            </w:r>
          </w:p>
          <w:p w14:paraId="2510DC26" w14:textId="77777777" w:rsidR="008F1511" w:rsidRPr="008F1511" w:rsidRDefault="008F1511" w:rsidP="008F1511">
            <w:pPr>
              <w:autoSpaceDE w:val="0"/>
              <w:autoSpaceDN w:val="0"/>
              <w:adjustRightInd w:val="0"/>
              <w:spacing w:line="276" w:lineRule="auto"/>
              <w:rPr>
                <w:rFonts w:ascii="Cascadia Mono" w:hAnsi="Cascadia Mono" w:cs="Times New Roman"/>
                <w:noProof w:val="0"/>
                <w:color w:val="000000"/>
                <w:kern w:val="0"/>
                <w:sz w:val="24"/>
                <w:szCs w:val="24"/>
                <w:lang w:val="en-US"/>
              </w:rPr>
            </w:pPr>
          </w:p>
          <w:p w14:paraId="12DA62AB" w14:textId="77777777" w:rsidR="008F1511" w:rsidRPr="008F1511" w:rsidRDefault="008F1511" w:rsidP="008F1511">
            <w:pPr>
              <w:autoSpaceDE w:val="0"/>
              <w:autoSpaceDN w:val="0"/>
              <w:adjustRightInd w:val="0"/>
              <w:spacing w:line="276" w:lineRule="auto"/>
              <w:rPr>
                <w:rFonts w:ascii="Cascadia Mono" w:hAnsi="Cascadia Mono" w:cs="Times New Roman"/>
                <w:noProof w:val="0"/>
                <w:color w:val="000000"/>
                <w:kern w:val="0"/>
                <w:sz w:val="24"/>
                <w:szCs w:val="24"/>
                <w:lang w:val="en-US"/>
              </w:rPr>
            </w:pPr>
            <w:r w:rsidRPr="008F1511">
              <w:rPr>
                <w:rFonts w:ascii="Cascadia Mono" w:hAnsi="Cascadia Mono" w:cs="Times New Roman"/>
                <w:noProof w:val="0"/>
                <w:color w:val="000000"/>
                <w:kern w:val="0"/>
                <w:sz w:val="24"/>
                <w:szCs w:val="24"/>
                <w:lang w:val="en-US"/>
              </w:rPr>
              <w:t xml:space="preserve">        decimal price =</w:t>
            </w:r>
          </w:p>
          <w:p w14:paraId="5F07EAD3" w14:textId="77777777" w:rsidR="008F1511" w:rsidRPr="008F1511" w:rsidRDefault="008F1511" w:rsidP="008F1511">
            <w:pPr>
              <w:autoSpaceDE w:val="0"/>
              <w:autoSpaceDN w:val="0"/>
              <w:adjustRightInd w:val="0"/>
              <w:spacing w:line="276" w:lineRule="auto"/>
              <w:rPr>
                <w:rFonts w:ascii="Cascadia Mono" w:hAnsi="Cascadia Mono" w:cs="Times New Roman"/>
                <w:noProof w:val="0"/>
                <w:color w:val="000000"/>
                <w:kern w:val="0"/>
                <w:sz w:val="24"/>
                <w:szCs w:val="24"/>
                <w:lang w:val="en-US"/>
              </w:rPr>
            </w:pPr>
            <w:r w:rsidRPr="008F1511">
              <w:rPr>
                <w:rFonts w:ascii="Cascadia Mono" w:hAnsi="Cascadia Mono" w:cs="Times New Roman"/>
                <w:noProof w:val="0"/>
                <w:color w:val="000000"/>
                <w:kern w:val="0"/>
                <w:sz w:val="24"/>
                <w:szCs w:val="24"/>
                <w:lang w:val="en-US"/>
              </w:rPr>
              <w:t xml:space="preserve">            (decimal)</w:t>
            </w:r>
            <w:proofErr w:type="spellStart"/>
            <w:proofErr w:type="gramStart"/>
            <w:r w:rsidRPr="008F1511">
              <w:rPr>
                <w:rFonts w:ascii="Cascadia Mono" w:hAnsi="Cascadia Mono" w:cs="Times New Roman"/>
                <w:noProof w:val="0"/>
                <w:color w:val="000000"/>
                <w:kern w:val="0"/>
                <w:sz w:val="24"/>
                <w:szCs w:val="24"/>
                <w:lang w:val="en-US"/>
              </w:rPr>
              <w:t>DataProvider.Instance.ExecuteScalar</w:t>
            </w:r>
            <w:proofErr w:type="spellEnd"/>
            <w:proofErr w:type="gramEnd"/>
            <w:r w:rsidRPr="008F1511">
              <w:rPr>
                <w:rFonts w:ascii="Cascadia Mono" w:hAnsi="Cascadia Mono" w:cs="Times New Roman"/>
                <w:noProof w:val="0"/>
                <w:color w:val="000000"/>
                <w:kern w:val="0"/>
                <w:sz w:val="24"/>
                <w:szCs w:val="24"/>
                <w:lang w:val="en-US"/>
              </w:rPr>
              <w:t xml:space="preserve">("SELECT </w:t>
            </w:r>
            <w:proofErr w:type="spellStart"/>
            <w:r w:rsidRPr="008F1511">
              <w:rPr>
                <w:rFonts w:ascii="Cascadia Mono" w:hAnsi="Cascadia Mono" w:cs="Times New Roman"/>
                <w:noProof w:val="0"/>
                <w:color w:val="000000"/>
                <w:kern w:val="0"/>
                <w:sz w:val="24"/>
                <w:szCs w:val="24"/>
                <w:lang w:val="en-US"/>
              </w:rPr>
              <w:t>dbo.calReceiptNotePrice</w:t>
            </w:r>
            <w:proofErr w:type="spellEnd"/>
            <w:r w:rsidRPr="008F1511">
              <w:rPr>
                <w:rFonts w:ascii="Cascadia Mono" w:hAnsi="Cascadia Mono" w:cs="Times New Roman"/>
                <w:noProof w:val="0"/>
                <w:color w:val="000000"/>
                <w:kern w:val="0"/>
                <w:sz w:val="24"/>
                <w:szCs w:val="24"/>
                <w:lang w:val="en-US"/>
              </w:rPr>
              <w:t>( @id )",</w:t>
            </w:r>
          </w:p>
          <w:p w14:paraId="4DC87D0A" w14:textId="77777777" w:rsidR="008F1511" w:rsidRPr="008F1511" w:rsidRDefault="008F1511" w:rsidP="008F1511">
            <w:pPr>
              <w:autoSpaceDE w:val="0"/>
              <w:autoSpaceDN w:val="0"/>
              <w:adjustRightInd w:val="0"/>
              <w:spacing w:line="276" w:lineRule="auto"/>
              <w:rPr>
                <w:rFonts w:ascii="Cascadia Mono" w:hAnsi="Cascadia Mono" w:cs="Times New Roman"/>
                <w:noProof w:val="0"/>
                <w:color w:val="000000"/>
                <w:kern w:val="0"/>
                <w:sz w:val="24"/>
                <w:szCs w:val="24"/>
                <w:lang w:val="en-US"/>
              </w:rPr>
            </w:pPr>
            <w:r w:rsidRPr="008F1511">
              <w:rPr>
                <w:rFonts w:ascii="Cascadia Mono" w:hAnsi="Cascadia Mono" w:cs="Times New Roman"/>
                <w:noProof w:val="0"/>
                <w:color w:val="000000"/>
                <w:kern w:val="0"/>
                <w:sz w:val="24"/>
                <w:szCs w:val="24"/>
                <w:lang w:val="en-US"/>
              </w:rPr>
              <w:t xml:space="preserve">                new </w:t>
            </w:r>
            <w:proofErr w:type="gramStart"/>
            <w:r w:rsidRPr="008F1511">
              <w:rPr>
                <w:rFonts w:ascii="Cascadia Mono" w:hAnsi="Cascadia Mono" w:cs="Times New Roman"/>
                <w:noProof w:val="0"/>
                <w:color w:val="000000"/>
                <w:kern w:val="0"/>
                <w:sz w:val="24"/>
                <w:szCs w:val="24"/>
                <w:lang w:val="en-US"/>
              </w:rPr>
              <w:t>object[</w:t>
            </w:r>
            <w:proofErr w:type="gramEnd"/>
            <w:r w:rsidRPr="008F1511">
              <w:rPr>
                <w:rFonts w:ascii="Cascadia Mono" w:hAnsi="Cascadia Mono" w:cs="Times New Roman"/>
                <w:noProof w:val="0"/>
                <w:color w:val="000000"/>
                <w:kern w:val="0"/>
                <w:sz w:val="24"/>
                <w:szCs w:val="24"/>
                <w:lang w:val="en-US"/>
              </w:rPr>
              <w:t xml:space="preserve">] { </w:t>
            </w:r>
            <w:proofErr w:type="spellStart"/>
            <w:r w:rsidRPr="008F1511">
              <w:rPr>
                <w:rFonts w:ascii="Cascadia Mono" w:hAnsi="Cascadia Mono" w:cs="Times New Roman"/>
                <w:noProof w:val="0"/>
                <w:color w:val="000000"/>
                <w:kern w:val="0"/>
                <w:sz w:val="24"/>
                <w:szCs w:val="24"/>
                <w:lang w:val="en-US"/>
              </w:rPr>
              <w:t>rnID</w:t>
            </w:r>
            <w:proofErr w:type="spellEnd"/>
            <w:r w:rsidRPr="008F1511">
              <w:rPr>
                <w:rFonts w:ascii="Cascadia Mono" w:hAnsi="Cascadia Mono" w:cs="Times New Roman"/>
                <w:noProof w:val="0"/>
                <w:color w:val="000000"/>
                <w:kern w:val="0"/>
                <w:sz w:val="24"/>
                <w:szCs w:val="24"/>
                <w:lang w:val="en-US"/>
              </w:rPr>
              <w:t xml:space="preserve"> });</w:t>
            </w:r>
          </w:p>
          <w:p w14:paraId="1F71C10D" w14:textId="77777777" w:rsidR="008F1511" w:rsidRPr="008F1511" w:rsidRDefault="008F1511" w:rsidP="008F1511">
            <w:pPr>
              <w:autoSpaceDE w:val="0"/>
              <w:autoSpaceDN w:val="0"/>
              <w:adjustRightInd w:val="0"/>
              <w:spacing w:line="276" w:lineRule="auto"/>
              <w:rPr>
                <w:rFonts w:ascii="Cascadia Mono" w:hAnsi="Cascadia Mono" w:cs="Times New Roman"/>
                <w:noProof w:val="0"/>
                <w:color w:val="000000"/>
                <w:kern w:val="0"/>
                <w:sz w:val="24"/>
                <w:szCs w:val="24"/>
                <w:lang w:val="en-US"/>
              </w:rPr>
            </w:pPr>
            <w:r w:rsidRPr="008F1511">
              <w:rPr>
                <w:rFonts w:ascii="Cascadia Mono" w:hAnsi="Cascadia Mono" w:cs="Times New Roman"/>
                <w:noProof w:val="0"/>
                <w:color w:val="000000"/>
                <w:kern w:val="0"/>
                <w:sz w:val="24"/>
                <w:szCs w:val="24"/>
                <w:lang w:val="en-US"/>
              </w:rPr>
              <w:t xml:space="preserve">        </w:t>
            </w:r>
            <w:proofErr w:type="spellStart"/>
            <w:r w:rsidRPr="008F1511">
              <w:rPr>
                <w:rFonts w:ascii="Cascadia Mono" w:hAnsi="Cascadia Mono" w:cs="Times New Roman"/>
                <w:noProof w:val="0"/>
                <w:color w:val="000000"/>
                <w:kern w:val="0"/>
                <w:sz w:val="24"/>
                <w:szCs w:val="24"/>
                <w:lang w:val="en-US"/>
              </w:rPr>
              <w:t>lblPrice.Text</w:t>
            </w:r>
            <w:proofErr w:type="spellEnd"/>
            <w:r w:rsidRPr="008F1511">
              <w:rPr>
                <w:rFonts w:ascii="Cascadia Mono" w:hAnsi="Cascadia Mono" w:cs="Times New Roman"/>
                <w:noProof w:val="0"/>
                <w:color w:val="000000"/>
                <w:kern w:val="0"/>
                <w:sz w:val="24"/>
                <w:szCs w:val="24"/>
                <w:lang w:val="en-US"/>
              </w:rPr>
              <w:t xml:space="preserve"> = </w:t>
            </w:r>
            <w:proofErr w:type="spellStart"/>
            <w:proofErr w:type="gramStart"/>
            <w:r w:rsidRPr="008F1511">
              <w:rPr>
                <w:rFonts w:ascii="Cascadia Mono" w:hAnsi="Cascadia Mono" w:cs="Times New Roman"/>
                <w:noProof w:val="0"/>
                <w:color w:val="000000"/>
                <w:kern w:val="0"/>
                <w:sz w:val="24"/>
                <w:szCs w:val="24"/>
                <w:lang w:val="en-US"/>
              </w:rPr>
              <w:t>price.ToString</w:t>
            </w:r>
            <w:proofErr w:type="spellEnd"/>
            <w:proofErr w:type="gramEnd"/>
            <w:r w:rsidRPr="008F1511">
              <w:rPr>
                <w:rFonts w:ascii="Cascadia Mono" w:hAnsi="Cascadia Mono" w:cs="Times New Roman"/>
                <w:noProof w:val="0"/>
                <w:color w:val="000000"/>
                <w:kern w:val="0"/>
                <w:sz w:val="24"/>
                <w:szCs w:val="24"/>
                <w:lang w:val="en-US"/>
              </w:rPr>
              <w:t>() + " VND";</w:t>
            </w:r>
          </w:p>
          <w:p w14:paraId="6A07D015" w14:textId="77777777" w:rsidR="008F1511" w:rsidRPr="008F1511" w:rsidRDefault="008F1511" w:rsidP="008F1511">
            <w:pPr>
              <w:autoSpaceDE w:val="0"/>
              <w:autoSpaceDN w:val="0"/>
              <w:adjustRightInd w:val="0"/>
              <w:spacing w:line="276" w:lineRule="auto"/>
              <w:rPr>
                <w:rFonts w:ascii="Cascadia Mono" w:hAnsi="Cascadia Mono" w:cs="Times New Roman"/>
                <w:noProof w:val="0"/>
                <w:color w:val="000000"/>
                <w:kern w:val="0"/>
                <w:sz w:val="24"/>
                <w:szCs w:val="24"/>
                <w:lang w:val="en-US"/>
              </w:rPr>
            </w:pPr>
            <w:r w:rsidRPr="008F1511">
              <w:rPr>
                <w:rFonts w:ascii="Cascadia Mono" w:hAnsi="Cascadia Mono" w:cs="Times New Roman"/>
                <w:noProof w:val="0"/>
                <w:color w:val="000000"/>
                <w:kern w:val="0"/>
                <w:sz w:val="24"/>
                <w:szCs w:val="24"/>
                <w:lang w:val="en-US"/>
              </w:rPr>
              <w:t xml:space="preserve">    }</w:t>
            </w:r>
          </w:p>
          <w:p w14:paraId="48C6B6F4" w14:textId="77777777" w:rsidR="008F1511" w:rsidRPr="008F1511" w:rsidRDefault="008F1511" w:rsidP="008F1511">
            <w:pPr>
              <w:autoSpaceDE w:val="0"/>
              <w:autoSpaceDN w:val="0"/>
              <w:adjustRightInd w:val="0"/>
              <w:spacing w:line="276" w:lineRule="auto"/>
              <w:rPr>
                <w:rFonts w:ascii="Cascadia Mono" w:hAnsi="Cascadia Mono" w:cs="Times New Roman"/>
                <w:noProof w:val="0"/>
                <w:color w:val="000000"/>
                <w:kern w:val="0"/>
                <w:sz w:val="24"/>
                <w:szCs w:val="24"/>
                <w:lang w:val="en-US"/>
              </w:rPr>
            </w:pPr>
            <w:r w:rsidRPr="008F1511">
              <w:rPr>
                <w:rFonts w:ascii="Cascadia Mono" w:hAnsi="Cascadia Mono" w:cs="Times New Roman"/>
                <w:noProof w:val="0"/>
                <w:color w:val="000000"/>
                <w:kern w:val="0"/>
                <w:sz w:val="24"/>
                <w:szCs w:val="24"/>
                <w:lang w:val="en-US"/>
              </w:rPr>
              <w:t xml:space="preserve">    catch (</w:t>
            </w:r>
            <w:proofErr w:type="spellStart"/>
            <w:r w:rsidRPr="008F1511">
              <w:rPr>
                <w:rFonts w:ascii="Cascadia Mono" w:hAnsi="Cascadia Mono" w:cs="Times New Roman"/>
                <w:noProof w:val="0"/>
                <w:color w:val="000000"/>
                <w:kern w:val="0"/>
                <w:sz w:val="24"/>
                <w:szCs w:val="24"/>
                <w:lang w:val="en-US"/>
              </w:rPr>
              <w:t>SqlException</w:t>
            </w:r>
            <w:proofErr w:type="spellEnd"/>
            <w:r w:rsidRPr="008F1511">
              <w:rPr>
                <w:rFonts w:ascii="Cascadia Mono" w:hAnsi="Cascadia Mono" w:cs="Times New Roman"/>
                <w:noProof w:val="0"/>
                <w:color w:val="000000"/>
                <w:kern w:val="0"/>
                <w:sz w:val="24"/>
                <w:szCs w:val="24"/>
                <w:lang w:val="en-US"/>
              </w:rPr>
              <w:t xml:space="preserve"> </w:t>
            </w:r>
            <w:proofErr w:type="spellStart"/>
            <w:r w:rsidRPr="008F1511">
              <w:rPr>
                <w:rFonts w:ascii="Cascadia Mono" w:hAnsi="Cascadia Mono" w:cs="Times New Roman"/>
                <w:noProof w:val="0"/>
                <w:color w:val="000000"/>
                <w:kern w:val="0"/>
                <w:sz w:val="24"/>
                <w:szCs w:val="24"/>
                <w:lang w:val="en-US"/>
              </w:rPr>
              <w:t>sqlException</w:t>
            </w:r>
            <w:proofErr w:type="spellEnd"/>
            <w:r w:rsidRPr="008F1511">
              <w:rPr>
                <w:rFonts w:ascii="Cascadia Mono" w:hAnsi="Cascadia Mono" w:cs="Times New Roman"/>
                <w:noProof w:val="0"/>
                <w:color w:val="000000"/>
                <w:kern w:val="0"/>
                <w:sz w:val="24"/>
                <w:szCs w:val="24"/>
                <w:lang w:val="en-US"/>
              </w:rPr>
              <w:t>)</w:t>
            </w:r>
          </w:p>
          <w:p w14:paraId="0A659C1D" w14:textId="77777777" w:rsidR="008F1511" w:rsidRPr="008F1511" w:rsidRDefault="008F1511" w:rsidP="008F1511">
            <w:pPr>
              <w:autoSpaceDE w:val="0"/>
              <w:autoSpaceDN w:val="0"/>
              <w:adjustRightInd w:val="0"/>
              <w:spacing w:line="276" w:lineRule="auto"/>
              <w:rPr>
                <w:rFonts w:ascii="Cascadia Mono" w:hAnsi="Cascadia Mono" w:cs="Times New Roman"/>
                <w:noProof w:val="0"/>
                <w:color w:val="000000"/>
                <w:kern w:val="0"/>
                <w:sz w:val="24"/>
                <w:szCs w:val="24"/>
                <w:lang w:val="en-US"/>
              </w:rPr>
            </w:pPr>
            <w:r w:rsidRPr="008F1511">
              <w:rPr>
                <w:rFonts w:ascii="Cascadia Mono" w:hAnsi="Cascadia Mono" w:cs="Times New Roman"/>
                <w:noProof w:val="0"/>
                <w:color w:val="000000"/>
                <w:kern w:val="0"/>
                <w:sz w:val="24"/>
                <w:szCs w:val="24"/>
                <w:lang w:val="en-US"/>
              </w:rPr>
              <w:t xml:space="preserve">    {</w:t>
            </w:r>
          </w:p>
          <w:p w14:paraId="7722C678" w14:textId="77777777" w:rsidR="008F1511" w:rsidRPr="008F1511" w:rsidRDefault="008F1511" w:rsidP="008F1511">
            <w:pPr>
              <w:autoSpaceDE w:val="0"/>
              <w:autoSpaceDN w:val="0"/>
              <w:adjustRightInd w:val="0"/>
              <w:spacing w:line="276" w:lineRule="auto"/>
              <w:rPr>
                <w:rFonts w:ascii="Cascadia Mono" w:hAnsi="Cascadia Mono" w:cs="Times New Roman"/>
                <w:noProof w:val="0"/>
                <w:color w:val="000000"/>
                <w:kern w:val="0"/>
                <w:sz w:val="24"/>
                <w:szCs w:val="24"/>
                <w:lang w:val="en-US"/>
              </w:rPr>
            </w:pPr>
            <w:r w:rsidRPr="008F1511">
              <w:rPr>
                <w:rFonts w:ascii="Cascadia Mono" w:hAnsi="Cascadia Mono" w:cs="Times New Roman"/>
                <w:noProof w:val="0"/>
                <w:color w:val="000000"/>
                <w:kern w:val="0"/>
                <w:sz w:val="24"/>
                <w:szCs w:val="24"/>
                <w:lang w:val="en-US"/>
              </w:rPr>
              <w:t xml:space="preserve">        </w:t>
            </w:r>
            <w:proofErr w:type="spellStart"/>
            <w:r w:rsidRPr="008F1511">
              <w:rPr>
                <w:rFonts w:ascii="Cascadia Mono" w:hAnsi="Cascadia Mono" w:cs="Times New Roman"/>
                <w:noProof w:val="0"/>
                <w:color w:val="000000"/>
                <w:kern w:val="0"/>
                <w:sz w:val="24"/>
                <w:szCs w:val="24"/>
                <w:lang w:val="en-US"/>
              </w:rPr>
              <w:t>MessageBox.Show</w:t>
            </w:r>
            <w:proofErr w:type="spellEnd"/>
            <w:r w:rsidRPr="008F1511">
              <w:rPr>
                <w:rFonts w:ascii="Cascadia Mono" w:hAnsi="Cascadia Mono" w:cs="Times New Roman"/>
                <w:noProof w:val="0"/>
                <w:color w:val="000000"/>
                <w:kern w:val="0"/>
                <w:sz w:val="24"/>
                <w:szCs w:val="24"/>
                <w:lang w:val="en-US"/>
              </w:rPr>
              <w:t>(</w:t>
            </w:r>
            <w:proofErr w:type="spellStart"/>
            <w:r w:rsidRPr="008F1511">
              <w:rPr>
                <w:rFonts w:ascii="Cascadia Mono" w:hAnsi="Cascadia Mono" w:cs="Times New Roman"/>
                <w:noProof w:val="0"/>
                <w:color w:val="000000"/>
                <w:kern w:val="0"/>
                <w:sz w:val="24"/>
                <w:szCs w:val="24"/>
                <w:lang w:val="en-US"/>
              </w:rPr>
              <w:t>sqlException.Message</w:t>
            </w:r>
            <w:proofErr w:type="spellEnd"/>
            <w:r w:rsidRPr="008F1511">
              <w:rPr>
                <w:rFonts w:ascii="Cascadia Mono" w:hAnsi="Cascadia Mono" w:cs="Times New Roman"/>
                <w:noProof w:val="0"/>
                <w:color w:val="000000"/>
                <w:kern w:val="0"/>
                <w:sz w:val="24"/>
                <w:szCs w:val="24"/>
                <w:lang w:val="en-US"/>
              </w:rPr>
              <w:t xml:space="preserve">, "Báo </w:t>
            </w:r>
            <w:proofErr w:type="spellStart"/>
            <w:r w:rsidRPr="008F1511">
              <w:rPr>
                <w:rFonts w:ascii="Cascadia Mono" w:hAnsi="Cascadia Mono" w:cs="Times New Roman"/>
                <w:noProof w:val="0"/>
                <w:color w:val="000000"/>
                <w:kern w:val="0"/>
                <w:sz w:val="24"/>
                <w:szCs w:val="24"/>
                <w:lang w:val="en-US"/>
              </w:rPr>
              <w:t>lỗi</w:t>
            </w:r>
            <w:proofErr w:type="spellEnd"/>
            <w:r w:rsidRPr="008F1511">
              <w:rPr>
                <w:rFonts w:ascii="Cascadia Mono" w:hAnsi="Cascadia Mono" w:cs="Times New Roman"/>
                <w:noProof w:val="0"/>
                <w:color w:val="000000"/>
                <w:kern w:val="0"/>
                <w:sz w:val="24"/>
                <w:szCs w:val="24"/>
                <w:lang w:val="en-US"/>
              </w:rPr>
              <w:t>!"</w:t>
            </w:r>
            <w:proofErr w:type="gramStart"/>
            <w:r w:rsidRPr="008F1511">
              <w:rPr>
                <w:rFonts w:ascii="Cascadia Mono" w:hAnsi="Cascadia Mono" w:cs="Times New Roman"/>
                <w:noProof w:val="0"/>
                <w:color w:val="000000"/>
                <w:kern w:val="0"/>
                <w:sz w:val="24"/>
                <w:szCs w:val="24"/>
                <w:lang w:val="en-US"/>
              </w:rPr>
              <w:t>);</w:t>
            </w:r>
            <w:proofErr w:type="gramEnd"/>
          </w:p>
          <w:p w14:paraId="0C24E3CE" w14:textId="77777777" w:rsidR="008F1511" w:rsidRPr="008F1511" w:rsidRDefault="008F1511" w:rsidP="008F1511">
            <w:pPr>
              <w:autoSpaceDE w:val="0"/>
              <w:autoSpaceDN w:val="0"/>
              <w:adjustRightInd w:val="0"/>
              <w:spacing w:line="276" w:lineRule="auto"/>
              <w:rPr>
                <w:rFonts w:ascii="Cascadia Mono" w:hAnsi="Cascadia Mono" w:cs="Times New Roman"/>
                <w:noProof w:val="0"/>
                <w:color w:val="000000"/>
                <w:kern w:val="0"/>
                <w:sz w:val="24"/>
                <w:szCs w:val="24"/>
                <w:lang w:val="en-US"/>
              </w:rPr>
            </w:pPr>
            <w:r w:rsidRPr="008F1511">
              <w:rPr>
                <w:rFonts w:ascii="Cascadia Mono" w:hAnsi="Cascadia Mono" w:cs="Times New Roman"/>
                <w:noProof w:val="0"/>
                <w:color w:val="000000"/>
                <w:kern w:val="0"/>
                <w:sz w:val="24"/>
                <w:szCs w:val="24"/>
                <w:lang w:val="en-US"/>
              </w:rPr>
              <w:t xml:space="preserve">    }</w:t>
            </w:r>
          </w:p>
          <w:p w14:paraId="5F685AAE" w14:textId="7E441333" w:rsidR="00CA5F20" w:rsidRPr="00CA5F20" w:rsidRDefault="008F1511" w:rsidP="008F1511">
            <w:pPr>
              <w:autoSpaceDE w:val="0"/>
              <w:autoSpaceDN w:val="0"/>
              <w:adjustRightInd w:val="0"/>
              <w:spacing w:line="276" w:lineRule="auto"/>
              <w:rPr>
                <w:rFonts w:ascii="Cascadia Mono" w:hAnsi="Cascadia Mono" w:cs="Times New Roman"/>
                <w:noProof w:val="0"/>
                <w:color w:val="000000"/>
                <w:kern w:val="0"/>
                <w:sz w:val="24"/>
                <w:szCs w:val="24"/>
                <w:lang w:val="en-US"/>
              </w:rPr>
            </w:pPr>
            <w:r w:rsidRPr="008F1511">
              <w:rPr>
                <w:rFonts w:ascii="Cascadia Mono" w:hAnsi="Cascadia Mono" w:cs="Times New Roman"/>
                <w:noProof w:val="0"/>
                <w:color w:val="000000"/>
                <w:kern w:val="0"/>
                <w:sz w:val="24"/>
                <w:szCs w:val="24"/>
                <w:lang w:val="en-US"/>
              </w:rPr>
              <w:t>}</w:t>
            </w:r>
          </w:p>
        </w:tc>
      </w:tr>
    </w:tbl>
    <w:p w14:paraId="29BEE909" w14:textId="77777777" w:rsidR="007875F7" w:rsidRPr="007875F7" w:rsidRDefault="007875F7" w:rsidP="007875F7">
      <w:pPr>
        <w:spacing w:after="0"/>
        <w:ind w:left="720"/>
        <w:rPr>
          <w:rFonts w:ascii="Times New Roman" w:hAnsi="Times New Roman" w:cs="Times New Roman"/>
          <w:b/>
          <w:bCs/>
          <w:sz w:val="28"/>
          <w:szCs w:val="28"/>
          <w:lang w:val="en-US"/>
        </w:rPr>
      </w:pPr>
    </w:p>
    <w:p w14:paraId="434AF9DE" w14:textId="77777777" w:rsidR="007875F7" w:rsidRDefault="007875F7" w:rsidP="007875F7">
      <w:pPr>
        <w:pStyle w:val="ListParagraph"/>
        <w:numPr>
          <w:ilvl w:val="0"/>
          <w:numId w:val="28"/>
        </w:numPr>
        <w:spacing w:after="0"/>
        <w:rPr>
          <w:rFonts w:ascii="Times New Roman" w:hAnsi="Times New Roman" w:cs="Times New Roman"/>
          <w:b/>
          <w:bCs/>
          <w:sz w:val="28"/>
          <w:szCs w:val="28"/>
          <w:lang w:val="en-US"/>
        </w:rPr>
      </w:pPr>
      <w:r w:rsidRPr="007875F7">
        <w:rPr>
          <w:rFonts w:ascii="Times New Roman" w:hAnsi="Times New Roman" w:cs="Times New Roman"/>
          <w:b/>
          <w:bCs/>
          <w:sz w:val="28"/>
          <w:szCs w:val="28"/>
          <w:lang w:val="en-US"/>
        </w:rPr>
        <w:t>Procedure Sửa Chi tiết đơn nhập hàng</w:t>
      </w:r>
    </w:p>
    <w:tbl>
      <w:tblPr>
        <w:tblStyle w:val="TableGrid"/>
        <w:tblW w:w="0" w:type="auto"/>
        <w:tblInd w:w="720" w:type="dxa"/>
        <w:tblLook w:val="04A0" w:firstRow="1" w:lastRow="0" w:firstColumn="1" w:lastColumn="0" w:noHBand="0" w:noVBand="1"/>
      </w:tblPr>
      <w:tblGrid>
        <w:gridCol w:w="8296"/>
      </w:tblGrid>
      <w:tr w:rsidR="000B58E5" w14:paraId="37967D54" w14:textId="77777777" w:rsidTr="000B58E5">
        <w:tc>
          <w:tcPr>
            <w:tcW w:w="8296" w:type="dxa"/>
          </w:tcPr>
          <w:p w14:paraId="2E90103C" w14:textId="77777777" w:rsidR="000B58E5" w:rsidRPr="000B58E5" w:rsidRDefault="000B58E5" w:rsidP="000B58E5">
            <w:pPr>
              <w:autoSpaceDE w:val="0"/>
              <w:autoSpaceDN w:val="0"/>
              <w:adjustRightInd w:val="0"/>
              <w:spacing w:line="276" w:lineRule="auto"/>
              <w:rPr>
                <w:rFonts w:ascii="Consolas" w:hAnsi="Consolas" w:cs="Times New Roman"/>
                <w:noProof w:val="0"/>
                <w:color w:val="000000"/>
                <w:kern w:val="0"/>
                <w:sz w:val="24"/>
                <w:szCs w:val="24"/>
                <w:lang w:val="en-US"/>
              </w:rPr>
            </w:pPr>
            <w:r w:rsidRPr="000B58E5">
              <w:rPr>
                <w:rFonts w:ascii="Consolas" w:hAnsi="Consolas" w:cs="Times New Roman"/>
                <w:noProof w:val="0"/>
                <w:color w:val="0000FF"/>
                <w:kern w:val="0"/>
                <w:sz w:val="24"/>
                <w:szCs w:val="24"/>
                <w:lang w:val="en-US"/>
              </w:rPr>
              <w:t>CREATE</w:t>
            </w:r>
            <w:r w:rsidRPr="000B58E5">
              <w:rPr>
                <w:rFonts w:ascii="Consolas" w:hAnsi="Consolas" w:cs="Times New Roman"/>
                <w:noProof w:val="0"/>
                <w:color w:val="000000"/>
                <w:kern w:val="0"/>
                <w:sz w:val="24"/>
                <w:szCs w:val="24"/>
                <w:lang w:val="en-US"/>
              </w:rPr>
              <w:t xml:space="preserve"> </w:t>
            </w:r>
            <w:r w:rsidRPr="000B58E5">
              <w:rPr>
                <w:rFonts w:ascii="Consolas" w:hAnsi="Consolas" w:cs="Times New Roman"/>
                <w:noProof w:val="0"/>
                <w:color w:val="0000FF"/>
                <w:kern w:val="0"/>
                <w:sz w:val="24"/>
                <w:szCs w:val="24"/>
                <w:lang w:val="en-US"/>
              </w:rPr>
              <w:t>PROC</w:t>
            </w:r>
            <w:r w:rsidRPr="000B58E5">
              <w:rPr>
                <w:rFonts w:ascii="Consolas" w:hAnsi="Consolas" w:cs="Times New Roman"/>
                <w:noProof w:val="0"/>
                <w:color w:val="000000"/>
                <w:kern w:val="0"/>
                <w:sz w:val="24"/>
                <w:szCs w:val="24"/>
                <w:lang w:val="en-US"/>
              </w:rPr>
              <w:t xml:space="preserve"> </w:t>
            </w:r>
            <w:proofErr w:type="spellStart"/>
            <w:proofErr w:type="gramStart"/>
            <w:r w:rsidRPr="000B58E5">
              <w:rPr>
                <w:rFonts w:ascii="Consolas" w:hAnsi="Consolas" w:cs="Times New Roman"/>
                <w:noProof w:val="0"/>
                <w:color w:val="000000"/>
                <w:kern w:val="0"/>
                <w:sz w:val="24"/>
                <w:szCs w:val="24"/>
                <w:lang w:val="en-US"/>
              </w:rPr>
              <w:t>updateReceiptNoteDetail</w:t>
            </w:r>
            <w:proofErr w:type="spellEnd"/>
            <w:proofErr w:type="gramEnd"/>
          </w:p>
          <w:p w14:paraId="67CB8F0F" w14:textId="77777777" w:rsidR="000B58E5" w:rsidRPr="000B58E5" w:rsidRDefault="000B58E5" w:rsidP="000B58E5">
            <w:pPr>
              <w:autoSpaceDE w:val="0"/>
              <w:autoSpaceDN w:val="0"/>
              <w:adjustRightInd w:val="0"/>
              <w:spacing w:line="276" w:lineRule="auto"/>
              <w:rPr>
                <w:rFonts w:ascii="Consolas" w:hAnsi="Consolas" w:cs="Times New Roman"/>
                <w:noProof w:val="0"/>
                <w:color w:val="000000"/>
                <w:kern w:val="0"/>
                <w:sz w:val="24"/>
                <w:szCs w:val="24"/>
                <w:lang w:val="en-US"/>
              </w:rPr>
            </w:pPr>
            <w:r w:rsidRPr="000B58E5">
              <w:rPr>
                <w:rFonts w:ascii="Consolas" w:hAnsi="Consolas" w:cs="Times New Roman"/>
                <w:noProof w:val="0"/>
                <w:color w:val="000000"/>
                <w:kern w:val="0"/>
                <w:sz w:val="24"/>
                <w:szCs w:val="24"/>
                <w:lang w:val="en-US"/>
              </w:rPr>
              <w:tab/>
              <w:t xml:space="preserve">@rNoteID </w:t>
            </w:r>
            <w:proofErr w:type="gramStart"/>
            <w:r w:rsidRPr="000B58E5">
              <w:rPr>
                <w:rFonts w:ascii="Consolas" w:hAnsi="Consolas" w:cs="Times New Roman"/>
                <w:noProof w:val="0"/>
                <w:color w:val="0000FF"/>
                <w:kern w:val="0"/>
                <w:sz w:val="24"/>
                <w:szCs w:val="24"/>
                <w:lang w:val="en-US"/>
              </w:rPr>
              <w:t>VARCHAR</w:t>
            </w:r>
            <w:r w:rsidRPr="000B58E5">
              <w:rPr>
                <w:rFonts w:ascii="Consolas" w:hAnsi="Consolas" w:cs="Times New Roman"/>
                <w:noProof w:val="0"/>
                <w:color w:val="808080"/>
                <w:kern w:val="0"/>
                <w:sz w:val="24"/>
                <w:szCs w:val="24"/>
                <w:lang w:val="en-US"/>
              </w:rPr>
              <w:t>(</w:t>
            </w:r>
            <w:proofErr w:type="gramEnd"/>
            <w:r w:rsidRPr="000B58E5">
              <w:rPr>
                <w:rFonts w:ascii="Consolas" w:hAnsi="Consolas" w:cs="Times New Roman"/>
                <w:noProof w:val="0"/>
                <w:color w:val="000000"/>
                <w:kern w:val="0"/>
                <w:sz w:val="24"/>
                <w:szCs w:val="24"/>
                <w:lang w:val="en-US"/>
              </w:rPr>
              <w:t>7</w:t>
            </w:r>
            <w:r w:rsidRPr="000B58E5">
              <w:rPr>
                <w:rFonts w:ascii="Consolas" w:hAnsi="Consolas" w:cs="Times New Roman"/>
                <w:noProof w:val="0"/>
                <w:color w:val="808080"/>
                <w:kern w:val="0"/>
                <w:sz w:val="24"/>
                <w:szCs w:val="24"/>
                <w:lang w:val="en-US"/>
              </w:rPr>
              <w:t>),</w:t>
            </w:r>
          </w:p>
          <w:p w14:paraId="073C144F" w14:textId="77777777" w:rsidR="000B58E5" w:rsidRPr="000B58E5" w:rsidRDefault="000B58E5" w:rsidP="000B58E5">
            <w:pPr>
              <w:autoSpaceDE w:val="0"/>
              <w:autoSpaceDN w:val="0"/>
              <w:adjustRightInd w:val="0"/>
              <w:spacing w:line="276" w:lineRule="auto"/>
              <w:rPr>
                <w:rFonts w:ascii="Consolas" w:hAnsi="Consolas" w:cs="Times New Roman"/>
                <w:noProof w:val="0"/>
                <w:color w:val="000000"/>
                <w:kern w:val="0"/>
                <w:sz w:val="24"/>
                <w:szCs w:val="24"/>
                <w:lang w:val="en-US"/>
              </w:rPr>
            </w:pPr>
            <w:r w:rsidRPr="000B58E5">
              <w:rPr>
                <w:rFonts w:ascii="Consolas" w:hAnsi="Consolas" w:cs="Times New Roman"/>
                <w:noProof w:val="0"/>
                <w:color w:val="000000"/>
                <w:kern w:val="0"/>
                <w:sz w:val="24"/>
                <w:szCs w:val="24"/>
                <w:lang w:val="en-US"/>
              </w:rPr>
              <w:tab/>
              <w:t xml:space="preserve">@materialID </w:t>
            </w:r>
            <w:proofErr w:type="gramStart"/>
            <w:r w:rsidRPr="000B58E5">
              <w:rPr>
                <w:rFonts w:ascii="Consolas" w:hAnsi="Consolas" w:cs="Times New Roman"/>
                <w:noProof w:val="0"/>
                <w:color w:val="0000FF"/>
                <w:kern w:val="0"/>
                <w:sz w:val="24"/>
                <w:szCs w:val="24"/>
                <w:lang w:val="en-US"/>
              </w:rPr>
              <w:t>VARCHAR</w:t>
            </w:r>
            <w:r w:rsidRPr="000B58E5">
              <w:rPr>
                <w:rFonts w:ascii="Consolas" w:hAnsi="Consolas" w:cs="Times New Roman"/>
                <w:noProof w:val="0"/>
                <w:color w:val="808080"/>
                <w:kern w:val="0"/>
                <w:sz w:val="24"/>
                <w:szCs w:val="24"/>
                <w:lang w:val="en-US"/>
              </w:rPr>
              <w:t>(</w:t>
            </w:r>
            <w:proofErr w:type="gramEnd"/>
            <w:r w:rsidRPr="000B58E5">
              <w:rPr>
                <w:rFonts w:ascii="Consolas" w:hAnsi="Consolas" w:cs="Times New Roman"/>
                <w:noProof w:val="0"/>
                <w:color w:val="000000"/>
                <w:kern w:val="0"/>
                <w:sz w:val="24"/>
                <w:szCs w:val="24"/>
                <w:lang w:val="en-US"/>
              </w:rPr>
              <w:t>3</w:t>
            </w:r>
            <w:r w:rsidRPr="000B58E5">
              <w:rPr>
                <w:rFonts w:ascii="Consolas" w:hAnsi="Consolas" w:cs="Times New Roman"/>
                <w:noProof w:val="0"/>
                <w:color w:val="808080"/>
                <w:kern w:val="0"/>
                <w:sz w:val="24"/>
                <w:szCs w:val="24"/>
                <w:lang w:val="en-US"/>
              </w:rPr>
              <w:t>),</w:t>
            </w:r>
          </w:p>
          <w:p w14:paraId="26E3D6B8" w14:textId="77777777" w:rsidR="000B58E5" w:rsidRPr="000B58E5" w:rsidRDefault="000B58E5" w:rsidP="000B58E5">
            <w:pPr>
              <w:autoSpaceDE w:val="0"/>
              <w:autoSpaceDN w:val="0"/>
              <w:adjustRightInd w:val="0"/>
              <w:spacing w:line="276" w:lineRule="auto"/>
              <w:rPr>
                <w:rFonts w:ascii="Consolas" w:hAnsi="Consolas" w:cs="Times New Roman"/>
                <w:noProof w:val="0"/>
                <w:color w:val="000000"/>
                <w:kern w:val="0"/>
                <w:sz w:val="24"/>
                <w:szCs w:val="24"/>
                <w:lang w:val="en-US"/>
              </w:rPr>
            </w:pPr>
            <w:r w:rsidRPr="000B58E5">
              <w:rPr>
                <w:rFonts w:ascii="Consolas" w:hAnsi="Consolas" w:cs="Times New Roman"/>
                <w:noProof w:val="0"/>
                <w:color w:val="000000"/>
                <w:kern w:val="0"/>
                <w:sz w:val="24"/>
                <w:szCs w:val="24"/>
                <w:lang w:val="en-US"/>
              </w:rPr>
              <w:tab/>
              <w:t xml:space="preserve">@quantity </w:t>
            </w:r>
            <w:r w:rsidRPr="000B58E5">
              <w:rPr>
                <w:rFonts w:ascii="Consolas" w:hAnsi="Consolas" w:cs="Times New Roman"/>
                <w:noProof w:val="0"/>
                <w:color w:val="0000FF"/>
                <w:kern w:val="0"/>
                <w:sz w:val="24"/>
                <w:szCs w:val="24"/>
                <w:lang w:val="en-US"/>
              </w:rPr>
              <w:t>INT</w:t>
            </w:r>
            <w:r w:rsidRPr="000B58E5">
              <w:rPr>
                <w:rFonts w:ascii="Consolas" w:hAnsi="Consolas" w:cs="Times New Roman"/>
                <w:noProof w:val="0"/>
                <w:color w:val="808080"/>
                <w:kern w:val="0"/>
                <w:sz w:val="24"/>
                <w:szCs w:val="24"/>
                <w:lang w:val="en-US"/>
              </w:rPr>
              <w:t>,</w:t>
            </w:r>
          </w:p>
          <w:p w14:paraId="0DB11748" w14:textId="77777777" w:rsidR="000B58E5" w:rsidRPr="000B58E5" w:rsidRDefault="000B58E5" w:rsidP="000B58E5">
            <w:pPr>
              <w:autoSpaceDE w:val="0"/>
              <w:autoSpaceDN w:val="0"/>
              <w:adjustRightInd w:val="0"/>
              <w:spacing w:line="276" w:lineRule="auto"/>
              <w:rPr>
                <w:rFonts w:ascii="Consolas" w:hAnsi="Consolas" w:cs="Times New Roman"/>
                <w:noProof w:val="0"/>
                <w:color w:val="000000"/>
                <w:kern w:val="0"/>
                <w:sz w:val="24"/>
                <w:szCs w:val="24"/>
                <w:lang w:val="en-US"/>
              </w:rPr>
            </w:pPr>
            <w:r w:rsidRPr="000B58E5">
              <w:rPr>
                <w:rFonts w:ascii="Consolas" w:hAnsi="Consolas" w:cs="Times New Roman"/>
                <w:noProof w:val="0"/>
                <w:color w:val="000000"/>
                <w:kern w:val="0"/>
                <w:sz w:val="24"/>
                <w:szCs w:val="24"/>
                <w:lang w:val="en-US"/>
              </w:rPr>
              <w:tab/>
              <w:t xml:space="preserve">@unitPrice </w:t>
            </w:r>
            <w:proofErr w:type="gramStart"/>
            <w:r w:rsidRPr="000B58E5">
              <w:rPr>
                <w:rFonts w:ascii="Consolas" w:hAnsi="Consolas" w:cs="Times New Roman"/>
                <w:noProof w:val="0"/>
                <w:color w:val="0000FF"/>
                <w:kern w:val="0"/>
                <w:sz w:val="24"/>
                <w:szCs w:val="24"/>
                <w:lang w:val="en-US"/>
              </w:rPr>
              <w:t>DECIMAL</w:t>
            </w:r>
            <w:r w:rsidRPr="000B58E5">
              <w:rPr>
                <w:rFonts w:ascii="Consolas" w:hAnsi="Consolas" w:cs="Times New Roman"/>
                <w:noProof w:val="0"/>
                <w:color w:val="808080"/>
                <w:kern w:val="0"/>
                <w:sz w:val="24"/>
                <w:szCs w:val="24"/>
                <w:lang w:val="en-US"/>
              </w:rPr>
              <w:t>(</w:t>
            </w:r>
            <w:proofErr w:type="gramEnd"/>
            <w:r w:rsidRPr="000B58E5">
              <w:rPr>
                <w:rFonts w:ascii="Consolas" w:hAnsi="Consolas" w:cs="Times New Roman"/>
                <w:noProof w:val="0"/>
                <w:color w:val="000000"/>
                <w:kern w:val="0"/>
                <w:sz w:val="24"/>
                <w:szCs w:val="24"/>
                <w:lang w:val="en-US"/>
              </w:rPr>
              <w:t>10</w:t>
            </w:r>
            <w:r w:rsidRPr="000B58E5">
              <w:rPr>
                <w:rFonts w:ascii="Consolas" w:hAnsi="Consolas" w:cs="Times New Roman"/>
                <w:noProof w:val="0"/>
                <w:color w:val="808080"/>
                <w:kern w:val="0"/>
                <w:sz w:val="24"/>
                <w:szCs w:val="24"/>
                <w:lang w:val="en-US"/>
              </w:rPr>
              <w:t>,</w:t>
            </w:r>
            <w:r w:rsidRPr="000B58E5">
              <w:rPr>
                <w:rFonts w:ascii="Consolas" w:hAnsi="Consolas" w:cs="Times New Roman"/>
                <w:noProof w:val="0"/>
                <w:color w:val="000000"/>
                <w:kern w:val="0"/>
                <w:sz w:val="24"/>
                <w:szCs w:val="24"/>
                <w:lang w:val="en-US"/>
              </w:rPr>
              <w:t>2</w:t>
            </w:r>
            <w:r w:rsidRPr="000B58E5">
              <w:rPr>
                <w:rFonts w:ascii="Consolas" w:hAnsi="Consolas" w:cs="Times New Roman"/>
                <w:noProof w:val="0"/>
                <w:color w:val="808080"/>
                <w:kern w:val="0"/>
                <w:sz w:val="24"/>
                <w:szCs w:val="24"/>
                <w:lang w:val="en-US"/>
              </w:rPr>
              <w:t>)</w:t>
            </w:r>
          </w:p>
          <w:p w14:paraId="5DD6CEBD" w14:textId="77777777" w:rsidR="000B58E5" w:rsidRPr="000B58E5" w:rsidRDefault="000B58E5" w:rsidP="000B58E5">
            <w:pPr>
              <w:autoSpaceDE w:val="0"/>
              <w:autoSpaceDN w:val="0"/>
              <w:adjustRightInd w:val="0"/>
              <w:spacing w:line="276" w:lineRule="auto"/>
              <w:rPr>
                <w:rFonts w:ascii="Consolas" w:hAnsi="Consolas" w:cs="Times New Roman"/>
                <w:noProof w:val="0"/>
                <w:color w:val="000000"/>
                <w:kern w:val="0"/>
                <w:sz w:val="24"/>
                <w:szCs w:val="24"/>
                <w:lang w:val="en-US"/>
              </w:rPr>
            </w:pPr>
            <w:r w:rsidRPr="000B58E5">
              <w:rPr>
                <w:rFonts w:ascii="Consolas" w:hAnsi="Consolas" w:cs="Times New Roman"/>
                <w:noProof w:val="0"/>
                <w:color w:val="0000FF"/>
                <w:kern w:val="0"/>
                <w:sz w:val="24"/>
                <w:szCs w:val="24"/>
                <w:lang w:val="en-US"/>
              </w:rPr>
              <w:t>AS</w:t>
            </w:r>
          </w:p>
          <w:p w14:paraId="14C62199" w14:textId="77777777" w:rsidR="000B58E5" w:rsidRPr="000B58E5" w:rsidRDefault="000B58E5" w:rsidP="000B58E5">
            <w:pPr>
              <w:autoSpaceDE w:val="0"/>
              <w:autoSpaceDN w:val="0"/>
              <w:adjustRightInd w:val="0"/>
              <w:spacing w:line="276" w:lineRule="auto"/>
              <w:rPr>
                <w:rFonts w:ascii="Consolas" w:hAnsi="Consolas" w:cs="Times New Roman"/>
                <w:noProof w:val="0"/>
                <w:color w:val="000000"/>
                <w:kern w:val="0"/>
                <w:sz w:val="24"/>
                <w:szCs w:val="24"/>
                <w:lang w:val="en-US"/>
              </w:rPr>
            </w:pPr>
            <w:r w:rsidRPr="000B58E5">
              <w:rPr>
                <w:rFonts w:ascii="Consolas" w:hAnsi="Consolas" w:cs="Times New Roman"/>
                <w:noProof w:val="0"/>
                <w:color w:val="0000FF"/>
                <w:kern w:val="0"/>
                <w:sz w:val="24"/>
                <w:szCs w:val="24"/>
                <w:lang w:val="en-US"/>
              </w:rPr>
              <w:t>BEGIN</w:t>
            </w:r>
          </w:p>
          <w:p w14:paraId="1003A481" w14:textId="77777777" w:rsidR="000B58E5" w:rsidRPr="000B58E5" w:rsidRDefault="000B58E5" w:rsidP="000B58E5">
            <w:pPr>
              <w:autoSpaceDE w:val="0"/>
              <w:autoSpaceDN w:val="0"/>
              <w:adjustRightInd w:val="0"/>
              <w:spacing w:line="276" w:lineRule="auto"/>
              <w:rPr>
                <w:rFonts w:ascii="Consolas" w:hAnsi="Consolas" w:cs="Times New Roman"/>
                <w:noProof w:val="0"/>
                <w:color w:val="000000"/>
                <w:kern w:val="0"/>
                <w:sz w:val="24"/>
                <w:szCs w:val="24"/>
                <w:lang w:val="en-US"/>
              </w:rPr>
            </w:pPr>
            <w:r w:rsidRPr="000B58E5">
              <w:rPr>
                <w:rFonts w:ascii="Consolas" w:hAnsi="Consolas" w:cs="Times New Roman"/>
                <w:noProof w:val="0"/>
                <w:color w:val="000000"/>
                <w:kern w:val="0"/>
                <w:sz w:val="24"/>
                <w:szCs w:val="24"/>
                <w:lang w:val="en-US"/>
              </w:rPr>
              <w:tab/>
            </w:r>
            <w:r w:rsidRPr="000B58E5">
              <w:rPr>
                <w:rFonts w:ascii="Consolas" w:hAnsi="Consolas" w:cs="Times New Roman"/>
                <w:noProof w:val="0"/>
                <w:color w:val="0000FF"/>
                <w:kern w:val="0"/>
                <w:sz w:val="24"/>
                <w:szCs w:val="24"/>
                <w:lang w:val="en-US"/>
              </w:rPr>
              <w:t>IF</w:t>
            </w:r>
            <w:r w:rsidRPr="000B58E5">
              <w:rPr>
                <w:rFonts w:ascii="Consolas" w:hAnsi="Consolas" w:cs="Times New Roman"/>
                <w:noProof w:val="0"/>
                <w:color w:val="000000"/>
                <w:kern w:val="0"/>
                <w:sz w:val="24"/>
                <w:szCs w:val="24"/>
                <w:lang w:val="en-US"/>
              </w:rPr>
              <w:t xml:space="preserve"> @materialID </w:t>
            </w:r>
            <w:r w:rsidRPr="000B58E5">
              <w:rPr>
                <w:rFonts w:ascii="Consolas" w:hAnsi="Consolas" w:cs="Times New Roman"/>
                <w:noProof w:val="0"/>
                <w:color w:val="808080"/>
                <w:kern w:val="0"/>
                <w:sz w:val="24"/>
                <w:szCs w:val="24"/>
                <w:lang w:val="en-US"/>
              </w:rPr>
              <w:t>IS</w:t>
            </w:r>
            <w:r w:rsidRPr="000B58E5">
              <w:rPr>
                <w:rFonts w:ascii="Consolas" w:hAnsi="Consolas" w:cs="Times New Roman"/>
                <w:noProof w:val="0"/>
                <w:color w:val="000000"/>
                <w:kern w:val="0"/>
                <w:sz w:val="24"/>
                <w:szCs w:val="24"/>
                <w:lang w:val="en-US"/>
              </w:rPr>
              <w:t xml:space="preserve"> </w:t>
            </w:r>
            <w:r w:rsidRPr="000B58E5">
              <w:rPr>
                <w:rFonts w:ascii="Consolas" w:hAnsi="Consolas" w:cs="Times New Roman"/>
                <w:noProof w:val="0"/>
                <w:color w:val="808080"/>
                <w:kern w:val="0"/>
                <w:sz w:val="24"/>
                <w:szCs w:val="24"/>
                <w:lang w:val="en-US"/>
              </w:rPr>
              <w:t>NULL</w:t>
            </w:r>
          </w:p>
          <w:p w14:paraId="76CAABFF" w14:textId="77777777" w:rsidR="000B58E5" w:rsidRPr="000B58E5" w:rsidRDefault="000B58E5" w:rsidP="000B58E5">
            <w:pPr>
              <w:autoSpaceDE w:val="0"/>
              <w:autoSpaceDN w:val="0"/>
              <w:adjustRightInd w:val="0"/>
              <w:spacing w:line="276" w:lineRule="auto"/>
              <w:rPr>
                <w:rFonts w:ascii="Consolas" w:hAnsi="Consolas" w:cs="Times New Roman"/>
                <w:noProof w:val="0"/>
                <w:color w:val="000000"/>
                <w:kern w:val="0"/>
                <w:sz w:val="24"/>
                <w:szCs w:val="24"/>
                <w:lang w:val="en-US"/>
              </w:rPr>
            </w:pPr>
            <w:r w:rsidRPr="000B58E5">
              <w:rPr>
                <w:rFonts w:ascii="Consolas" w:hAnsi="Consolas" w:cs="Times New Roman"/>
                <w:noProof w:val="0"/>
                <w:color w:val="000000"/>
                <w:kern w:val="0"/>
                <w:sz w:val="24"/>
                <w:szCs w:val="24"/>
                <w:lang w:val="en-US"/>
              </w:rPr>
              <w:tab/>
            </w:r>
            <w:r w:rsidRPr="000B58E5">
              <w:rPr>
                <w:rFonts w:ascii="Consolas" w:hAnsi="Consolas" w:cs="Times New Roman"/>
                <w:noProof w:val="0"/>
                <w:color w:val="000000"/>
                <w:kern w:val="0"/>
                <w:sz w:val="24"/>
                <w:szCs w:val="24"/>
                <w:lang w:val="en-US"/>
              </w:rPr>
              <w:tab/>
            </w:r>
            <w:r w:rsidRPr="000B58E5">
              <w:rPr>
                <w:rFonts w:ascii="Consolas" w:hAnsi="Consolas" w:cs="Times New Roman"/>
                <w:noProof w:val="0"/>
                <w:color w:val="0000FF"/>
                <w:kern w:val="0"/>
                <w:sz w:val="24"/>
                <w:szCs w:val="24"/>
                <w:lang w:val="en-US"/>
              </w:rPr>
              <w:t>THROW</w:t>
            </w:r>
            <w:r w:rsidRPr="000B58E5">
              <w:rPr>
                <w:rFonts w:ascii="Consolas" w:hAnsi="Consolas" w:cs="Times New Roman"/>
                <w:noProof w:val="0"/>
                <w:color w:val="000000"/>
                <w:kern w:val="0"/>
                <w:sz w:val="24"/>
                <w:szCs w:val="24"/>
                <w:lang w:val="en-US"/>
              </w:rPr>
              <w:t xml:space="preserve"> 50000</w:t>
            </w:r>
            <w:r w:rsidRPr="000B58E5">
              <w:rPr>
                <w:rFonts w:ascii="Consolas" w:hAnsi="Consolas" w:cs="Times New Roman"/>
                <w:noProof w:val="0"/>
                <w:color w:val="808080"/>
                <w:kern w:val="0"/>
                <w:sz w:val="24"/>
                <w:szCs w:val="24"/>
                <w:lang w:val="en-US"/>
              </w:rPr>
              <w:t>,</w:t>
            </w:r>
            <w:r w:rsidRPr="000B58E5">
              <w:rPr>
                <w:rFonts w:ascii="Consolas" w:hAnsi="Consolas" w:cs="Times New Roman"/>
                <w:noProof w:val="0"/>
                <w:color w:val="000000"/>
                <w:kern w:val="0"/>
                <w:sz w:val="24"/>
                <w:szCs w:val="24"/>
                <w:lang w:val="en-US"/>
              </w:rPr>
              <w:t xml:space="preserve"> </w:t>
            </w:r>
            <w:proofErr w:type="spellStart"/>
            <w:r w:rsidRPr="000B58E5">
              <w:rPr>
                <w:rFonts w:ascii="Consolas" w:hAnsi="Consolas" w:cs="Times New Roman"/>
                <w:noProof w:val="0"/>
                <w:color w:val="FF0000"/>
                <w:kern w:val="0"/>
                <w:sz w:val="24"/>
                <w:szCs w:val="24"/>
                <w:lang w:val="en-US"/>
              </w:rPr>
              <w:t>N'Vui</w:t>
            </w:r>
            <w:proofErr w:type="spellEnd"/>
            <w:r w:rsidRPr="000B58E5">
              <w:rPr>
                <w:rFonts w:ascii="Consolas" w:hAnsi="Consolas" w:cs="Times New Roman"/>
                <w:noProof w:val="0"/>
                <w:color w:val="FF0000"/>
                <w:kern w:val="0"/>
                <w:sz w:val="24"/>
                <w:szCs w:val="24"/>
                <w:lang w:val="en-US"/>
              </w:rPr>
              <w:t xml:space="preserve"> </w:t>
            </w:r>
            <w:proofErr w:type="spellStart"/>
            <w:r w:rsidRPr="000B58E5">
              <w:rPr>
                <w:rFonts w:ascii="Consolas" w:hAnsi="Consolas" w:cs="Times New Roman"/>
                <w:noProof w:val="0"/>
                <w:color w:val="FF0000"/>
                <w:kern w:val="0"/>
                <w:sz w:val="24"/>
                <w:szCs w:val="24"/>
                <w:lang w:val="en-US"/>
              </w:rPr>
              <w:t>lòng</w:t>
            </w:r>
            <w:proofErr w:type="spellEnd"/>
            <w:r w:rsidRPr="000B58E5">
              <w:rPr>
                <w:rFonts w:ascii="Consolas" w:hAnsi="Consolas" w:cs="Times New Roman"/>
                <w:noProof w:val="0"/>
                <w:color w:val="FF0000"/>
                <w:kern w:val="0"/>
                <w:sz w:val="24"/>
                <w:szCs w:val="24"/>
                <w:lang w:val="en-US"/>
              </w:rPr>
              <w:t xml:space="preserve"> </w:t>
            </w:r>
            <w:proofErr w:type="spellStart"/>
            <w:r w:rsidRPr="000B58E5">
              <w:rPr>
                <w:rFonts w:ascii="Consolas" w:hAnsi="Consolas" w:cs="Times New Roman"/>
                <w:noProof w:val="0"/>
                <w:color w:val="FF0000"/>
                <w:kern w:val="0"/>
                <w:sz w:val="24"/>
                <w:szCs w:val="24"/>
                <w:lang w:val="en-US"/>
              </w:rPr>
              <w:t>chọn</w:t>
            </w:r>
            <w:proofErr w:type="spellEnd"/>
            <w:r w:rsidRPr="000B58E5">
              <w:rPr>
                <w:rFonts w:ascii="Consolas" w:hAnsi="Consolas" w:cs="Times New Roman"/>
                <w:noProof w:val="0"/>
                <w:color w:val="FF0000"/>
                <w:kern w:val="0"/>
                <w:sz w:val="24"/>
                <w:szCs w:val="24"/>
                <w:lang w:val="en-US"/>
              </w:rPr>
              <w:t xml:space="preserve"> </w:t>
            </w:r>
            <w:proofErr w:type="spellStart"/>
            <w:r w:rsidRPr="000B58E5">
              <w:rPr>
                <w:rFonts w:ascii="Consolas" w:hAnsi="Consolas" w:cs="Times New Roman"/>
                <w:noProof w:val="0"/>
                <w:color w:val="FF0000"/>
                <w:kern w:val="0"/>
                <w:sz w:val="24"/>
                <w:szCs w:val="24"/>
                <w:lang w:val="en-US"/>
              </w:rPr>
              <w:t>thông</w:t>
            </w:r>
            <w:proofErr w:type="spellEnd"/>
            <w:r w:rsidRPr="000B58E5">
              <w:rPr>
                <w:rFonts w:ascii="Consolas" w:hAnsi="Consolas" w:cs="Times New Roman"/>
                <w:noProof w:val="0"/>
                <w:color w:val="FF0000"/>
                <w:kern w:val="0"/>
                <w:sz w:val="24"/>
                <w:szCs w:val="24"/>
                <w:lang w:val="en-US"/>
              </w:rPr>
              <w:t xml:space="preserve"> tin chi </w:t>
            </w:r>
            <w:proofErr w:type="spellStart"/>
            <w:r w:rsidRPr="000B58E5">
              <w:rPr>
                <w:rFonts w:ascii="Consolas" w:hAnsi="Consolas" w:cs="Times New Roman"/>
                <w:noProof w:val="0"/>
                <w:color w:val="FF0000"/>
                <w:kern w:val="0"/>
                <w:sz w:val="24"/>
                <w:szCs w:val="24"/>
                <w:lang w:val="en-US"/>
              </w:rPr>
              <w:t>tiết</w:t>
            </w:r>
            <w:proofErr w:type="spellEnd"/>
            <w:r w:rsidRPr="000B58E5">
              <w:rPr>
                <w:rFonts w:ascii="Consolas" w:hAnsi="Consolas" w:cs="Times New Roman"/>
                <w:noProof w:val="0"/>
                <w:color w:val="FF0000"/>
                <w:kern w:val="0"/>
                <w:sz w:val="24"/>
                <w:szCs w:val="24"/>
                <w:lang w:val="en-US"/>
              </w:rPr>
              <w:t xml:space="preserve"> </w:t>
            </w:r>
            <w:proofErr w:type="spellStart"/>
            <w:r w:rsidRPr="000B58E5">
              <w:rPr>
                <w:rFonts w:ascii="Consolas" w:hAnsi="Consolas" w:cs="Times New Roman"/>
                <w:noProof w:val="0"/>
                <w:color w:val="FF0000"/>
                <w:kern w:val="0"/>
                <w:sz w:val="24"/>
                <w:szCs w:val="24"/>
                <w:lang w:val="en-US"/>
              </w:rPr>
              <w:t>cần</w:t>
            </w:r>
            <w:proofErr w:type="spellEnd"/>
            <w:r w:rsidRPr="000B58E5">
              <w:rPr>
                <w:rFonts w:ascii="Consolas" w:hAnsi="Consolas" w:cs="Times New Roman"/>
                <w:noProof w:val="0"/>
                <w:color w:val="FF0000"/>
                <w:kern w:val="0"/>
                <w:sz w:val="24"/>
                <w:szCs w:val="24"/>
                <w:lang w:val="en-US"/>
              </w:rPr>
              <w:t xml:space="preserve"> </w:t>
            </w:r>
            <w:proofErr w:type="spellStart"/>
            <w:r w:rsidRPr="000B58E5">
              <w:rPr>
                <w:rFonts w:ascii="Consolas" w:hAnsi="Consolas" w:cs="Times New Roman"/>
                <w:noProof w:val="0"/>
                <w:color w:val="FF0000"/>
                <w:kern w:val="0"/>
                <w:sz w:val="24"/>
                <w:szCs w:val="24"/>
                <w:lang w:val="en-US"/>
              </w:rPr>
              <w:t>sửa</w:t>
            </w:r>
            <w:proofErr w:type="spellEnd"/>
            <w:r w:rsidRPr="000B58E5">
              <w:rPr>
                <w:rFonts w:ascii="Consolas" w:hAnsi="Consolas" w:cs="Times New Roman"/>
                <w:noProof w:val="0"/>
                <w:color w:val="FF0000"/>
                <w:kern w:val="0"/>
                <w:sz w:val="24"/>
                <w:szCs w:val="24"/>
                <w:lang w:val="en-US"/>
              </w:rPr>
              <w:t>.'</w:t>
            </w:r>
            <w:r w:rsidRPr="000B58E5">
              <w:rPr>
                <w:rFonts w:ascii="Consolas" w:hAnsi="Consolas" w:cs="Times New Roman"/>
                <w:noProof w:val="0"/>
                <w:color w:val="808080"/>
                <w:kern w:val="0"/>
                <w:sz w:val="24"/>
                <w:szCs w:val="24"/>
                <w:lang w:val="en-US"/>
              </w:rPr>
              <w:t>,</w:t>
            </w:r>
            <w:r w:rsidRPr="000B58E5">
              <w:rPr>
                <w:rFonts w:ascii="Consolas" w:hAnsi="Consolas" w:cs="Times New Roman"/>
                <w:noProof w:val="0"/>
                <w:color w:val="000000"/>
                <w:kern w:val="0"/>
                <w:sz w:val="24"/>
                <w:szCs w:val="24"/>
                <w:lang w:val="en-US"/>
              </w:rPr>
              <w:t xml:space="preserve"> </w:t>
            </w:r>
            <w:proofErr w:type="gramStart"/>
            <w:r w:rsidRPr="000B58E5">
              <w:rPr>
                <w:rFonts w:ascii="Consolas" w:hAnsi="Consolas" w:cs="Times New Roman"/>
                <w:noProof w:val="0"/>
                <w:color w:val="000000"/>
                <w:kern w:val="0"/>
                <w:sz w:val="24"/>
                <w:szCs w:val="24"/>
                <w:lang w:val="en-US"/>
              </w:rPr>
              <w:t>255</w:t>
            </w:r>
            <w:proofErr w:type="gramEnd"/>
          </w:p>
          <w:p w14:paraId="58354C3F" w14:textId="77777777" w:rsidR="000B58E5" w:rsidRPr="000B58E5" w:rsidRDefault="000B58E5" w:rsidP="000B58E5">
            <w:pPr>
              <w:autoSpaceDE w:val="0"/>
              <w:autoSpaceDN w:val="0"/>
              <w:adjustRightInd w:val="0"/>
              <w:spacing w:line="276" w:lineRule="auto"/>
              <w:rPr>
                <w:rFonts w:ascii="Consolas" w:hAnsi="Consolas" w:cs="Times New Roman"/>
                <w:noProof w:val="0"/>
                <w:color w:val="000000"/>
                <w:kern w:val="0"/>
                <w:sz w:val="24"/>
                <w:szCs w:val="24"/>
                <w:lang w:val="en-US"/>
              </w:rPr>
            </w:pPr>
            <w:r w:rsidRPr="000B58E5">
              <w:rPr>
                <w:rFonts w:ascii="Consolas" w:hAnsi="Consolas" w:cs="Times New Roman"/>
                <w:noProof w:val="0"/>
                <w:color w:val="000000"/>
                <w:kern w:val="0"/>
                <w:sz w:val="24"/>
                <w:szCs w:val="24"/>
                <w:lang w:val="en-US"/>
              </w:rPr>
              <w:tab/>
            </w:r>
            <w:r w:rsidRPr="000B58E5">
              <w:rPr>
                <w:rFonts w:ascii="Consolas" w:hAnsi="Consolas" w:cs="Times New Roman"/>
                <w:noProof w:val="0"/>
                <w:color w:val="0000FF"/>
                <w:kern w:val="0"/>
                <w:sz w:val="24"/>
                <w:szCs w:val="24"/>
                <w:lang w:val="en-US"/>
              </w:rPr>
              <w:t>ELSE</w:t>
            </w:r>
            <w:r w:rsidRPr="000B58E5">
              <w:rPr>
                <w:rFonts w:ascii="Consolas" w:hAnsi="Consolas" w:cs="Times New Roman"/>
                <w:noProof w:val="0"/>
                <w:color w:val="000000"/>
                <w:kern w:val="0"/>
                <w:sz w:val="24"/>
                <w:szCs w:val="24"/>
                <w:lang w:val="en-US"/>
              </w:rPr>
              <w:t xml:space="preserve"> </w:t>
            </w:r>
            <w:r w:rsidRPr="000B58E5">
              <w:rPr>
                <w:rFonts w:ascii="Consolas" w:hAnsi="Consolas" w:cs="Times New Roman"/>
                <w:noProof w:val="0"/>
                <w:color w:val="0000FF"/>
                <w:kern w:val="0"/>
                <w:sz w:val="24"/>
                <w:szCs w:val="24"/>
                <w:lang w:val="en-US"/>
              </w:rPr>
              <w:t xml:space="preserve">IF </w:t>
            </w:r>
            <w:r w:rsidRPr="000B58E5">
              <w:rPr>
                <w:rFonts w:ascii="Consolas" w:hAnsi="Consolas" w:cs="Times New Roman"/>
                <w:noProof w:val="0"/>
                <w:color w:val="808080"/>
                <w:kern w:val="0"/>
                <w:sz w:val="24"/>
                <w:szCs w:val="24"/>
                <w:lang w:val="en-US"/>
              </w:rPr>
              <w:t>(</w:t>
            </w:r>
            <w:r w:rsidRPr="000B58E5">
              <w:rPr>
                <w:rFonts w:ascii="Consolas" w:hAnsi="Consolas" w:cs="Times New Roman"/>
                <w:noProof w:val="0"/>
                <w:color w:val="000000"/>
                <w:kern w:val="0"/>
                <w:sz w:val="24"/>
                <w:szCs w:val="24"/>
                <w:lang w:val="en-US"/>
              </w:rPr>
              <w:t xml:space="preserve">@quantity </w:t>
            </w:r>
            <w:r w:rsidRPr="000B58E5">
              <w:rPr>
                <w:rFonts w:ascii="Consolas" w:hAnsi="Consolas" w:cs="Times New Roman"/>
                <w:noProof w:val="0"/>
                <w:color w:val="808080"/>
                <w:kern w:val="0"/>
                <w:sz w:val="24"/>
                <w:szCs w:val="24"/>
                <w:lang w:val="en-US"/>
              </w:rPr>
              <w:t>&lt;=</w:t>
            </w:r>
            <w:r w:rsidRPr="000B58E5">
              <w:rPr>
                <w:rFonts w:ascii="Consolas" w:hAnsi="Consolas" w:cs="Times New Roman"/>
                <w:noProof w:val="0"/>
                <w:color w:val="000000"/>
                <w:kern w:val="0"/>
                <w:sz w:val="24"/>
                <w:szCs w:val="24"/>
                <w:lang w:val="en-US"/>
              </w:rPr>
              <w:t xml:space="preserve"> </w:t>
            </w:r>
            <w:proofErr w:type="gramStart"/>
            <w:r w:rsidRPr="000B58E5">
              <w:rPr>
                <w:rFonts w:ascii="Consolas" w:hAnsi="Consolas" w:cs="Times New Roman"/>
                <w:noProof w:val="0"/>
                <w:color w:val="000000"/>
                <w:kern w:val="0"/>
                <w:sz w:val="24"/>
                <w:szCs w:val="24"/>
                <w:lang w:val="en-US"/>
              </w:rPr>
              <w:t xml:space="preserve">0 </w:t>
            </w:r>
            <w:r w:rsidRPr="000B58E5">
              <w:rPr>
                <w:rFonts w:ascii="Consolas" w:hAnsi="Consolas" w:cs="Times New Roman"/>
                <w:noProof w:val="0"/>
                <w:color w:val="808080"/>
                <w:kern w:val="0"/>
                <w:sz w:val="24"/>
                <w:szCs w:val="24"/>
                <w:lang w:val="en-US"/>
              </w:rPr>
              <w:t>)</w:t>
            </w:r>
            <w:proofErr w:type="gramEnd"/>
          </w:p>
          <w:p w14:paraId="0FBAFB69" w14:textId="77777777" w:rsidR="000B58E5" w:rsidRPr="000B58E5" w:rsidRDefault="000B58E5" w:rsidP="000B58E5">
            <w:pPr>
              <w:autoSpaceDE w:val="0"/>
              <w:autoSpaceDN w:val="0"/>
              <w:adjustRightInd w:val="0"/>
              <w:spacing w:line="276" w:lineRule="auto"/>
              <w:rPr>
                <w:rFonts w:ascii="Consolas" w:hAnsi="Consolas" w:cs="Times New Roman"/>
                <w:noProof w:val="0"/>
                <w:color w:val="000000"/>
                <w:kern w:val="0"/>
                <w:sz w:val="24"/>
                <w:szCs w:val="24"/>
                <w:lang w:val="en-US"/>
              </w:rPr>
            </w:pPr>
            <w:r w:rsidRPr="000B58E5">
              <w:rPr>
                <w:rFonts w:ascii="Consolas" w:hAnsi="Consolas" w:cs="Times New Roman"/>
                <w:noProof w:val="0"/>
                <w:color w:val="000000"/>
                <w:kern w:val="0"/>
                <w:sz w:val="24"/>
                <w:szCs w:val="24"/>
                <w:lang w:val="en-US"/>
              </w:rPr>
              <w:tab/>
            </w:r>
            <w:r w:rsidRPr="000B58E5">
              <w:rPr>
                <w:rFonts w:ascii="Consolas" w:hAnsi="Consolas" w:cs="Times New Roman"/>
                <w:noProof w:val="0"/>
                <w:color w:val="000000"/>
                <w:kern w:val="0"/>
                <w:sz w:val="24"/>
                <w:szCs w:val="24"/>
                <w:lang w:val="en-US"/>
              </w:rPr>
              <w:tab/>
            </w:r>
            <w:r w:rsidRPr="000B58E5">
              <w:rPr>
                <w:rFonts w:ascii="Consolas" w:hAnsi="Consolas" w:cs="Times New Roman"/>
                <w:noProof w:val="0"/>
                <w:color w:val="0000FF"/>
                <w:kern w:val="0"/>
                <w:sz w:val="24"/>
                <w:szCs w:val="24"/>
                <w:lang w:val="en-US"/>
              </w:rPr>
              <w:t>THROW</w:t>
            </w:r>
            <w:r w:rsidRPr="000B58E5">
              <w:rPr>
                <w:rFonts w:ascii="Consolas" w:hAnsi="Consolas" w:cs="Times New Roman"/>
                <w:noProof w:val="0"/>
                <w:color w:val="000000"/>
                <w:kern w:val="0"/>
                <w:sz w:val="24"/>
                <w:szCs w:val="24"/>
                <w:lang w:val="en-US"/>
              </w:rPr>
              <w:t xml:space="preserve"> 50000</w:t>
            </w:r>
            <w:r w:rsidRPr="000B58E5">
              <w:rPr>
                <w:rFonts w:ascii="Consolas" w:hAnsi="Consolas" w:cs="Times New Roman"/>
                <w:noProof w:val="0"/>
                <w:color w:val="808080"/>
                <w:kern w:val="0"/>
                <w:sz w:val="24"/>
                <w:szCs w:val="24"/>
                <w:lang w:val="en-US"/>
              </w:rPr>
              <w:t>,</w:t>
            </w:r>
            <w:r w:rsidRPr="000B58E5">
              <w:rPr>
                <w:rFonts w:ascii="Consolas" w:hAnsi="Consolas" w:cs="Times New Roman"/>
                <w:noProof w:val="0"/>
                <w:color w:val="000000"/>
                <w:kern w:val="0"/>
                <w:sz w:val="24"/>
                <w:szCs w:val="24"/>
                <w:lang w:val="en-US"/>
              </w:rPr>
              <w:t xml:space="preserve"> </w:t>
            </w:r>
            <w:proofErr w:type="spellStart"/>
            <w:r w:rsidRPr="000B58E5">
              <w:rPr>
                <w:rFonts w:ascii="Consolas" w:hAnsi="Consolas" w:cs="Times New Roman"/>
                <w:noProof w:val="0"/>
                <w:color w:val="FF0000"/>
                <w:kern w:val="0"/>
                <w:sz w:val="24"/>
                <w:szCs w:val="24"/>
                <w:lang w:val="en-US"/>
              </w:rPr>
              <w:t>N'Vui</w:t>
            </w:r>
            <w:proofErr w:type="spellEnd"/>
            <w:r w:rsidRPr="000B58E5">
              <w:rPr>
                <w:rFonts w:ascii="Consolas" w:hAnsi="Consolas" w:cs="Times New Roman"/>
                <w:noProof w:val="0"/>
                <w:color w:val="FF0000"/>
                <w:kern w:val="0"/>
                <w:sz w:val="24"/>
                <w:szCs w:val="24"/>
                <w:lang w:val="en-US"/>
              </w:rPr>
              <w:t xml:space="preserve"> </w:t>
            </w:r>
            <w:proofErr w:type="spellStart"/>
            <w:r w:rsidRPr="000B58E5">
              <w:rPr>
                <w:rFonts w:ascii="Consolas" w:hAnsi="Consolas" w:cs="Times New Roman"/>
                <w:noProof w:val="0"/>
                <w:color w:val="FF0000"/>
                <w:kern w:val="0"/>
                <w:sz w:val="24"/>
                <w:szCs w:val="24"/>
                <w:lang w:val="en-US"/>
              </w:rPr>
              <w:t>lòng</w:t>
            </w:r>
            <w:proofErr w:type="spellEnd"/>
            <w:r w:rsidRPr="000B58E5">
              <w:rPr>
                <w:rFonts w:ascii="Consolas" w:hAnsi="Consolas" w:cs="Times New Roman"/>
                <w:noProof w:val="0"/>
                <w:color w:val="FF0000"/>
                <w:kern w:val="0"/>
                <w:sz w:val="24"/>
                <w:szCs w:val="24"/>
                <w:lang w:val="en-US"/>
              </w:rPr>
              <w:t xml:space="preserve"> </w:t>
            </w:r>
            <w:proofErr w:type="spellStart"/>
            <w:r w:rsidRPr="000B58E5">
              <w:rPr>
                <w:rFonts w:ascii="Consolas" w:hAnsi="Consolas" w:cs="Times New Roman"/>
                <w:noProof w:val="0"/>
                <w:color w:val="FF0000"/>
                <w:kern w:val="0"/>
                <w:sz w:val="24"/>
                <w:szCs w:val="24"/>
                <w:lang w:val="en-US"/>
              </w:rPr>
              <w:t>nhập</w:t>
            </w:r>
            <w:proofErr w:type="spellEnd"/>
            <w:r w:rsidRPr="000B58E5">
              <w:rPr>
                <w:rFonts w:ascii="Consolas" w:hAnsi="Consolas" w:cs="Times New Roman"/>
                <w:noProof w:val="0"/>
                <w:color w:val="FF0000"/>
                <w:kern w:val="0"/>
                <w:sz w:val="24"/>
                <w:szCs w:val="24"/>
                <w:lang w:val="en-US"/>
              </w:rPr>
              <w:t xml:space="preserve"> </w:t>
            </w:r>
            <w:proofErr w:type="spellStart"/>
            <w:r w:rsidRPr="000B58E5">
              <w:rPr>
                <w:rFonts w:ascii="Consolas" w:hAnsi="Consolas" w:cs="Times New Roman"/>
                <w:noProof w:val="0"/>
                <w:color w:val="FF0000"/>
                <w:kern w:val="0"/>
                <w:sz w:val="24"/>
                <w:szCs w:val="24"/>
                <w:lang w:val="en-US"/>
              </w:rPr>
              <w:t>số</w:t>
            </w:r>
            <w:proofErr w:type="spellEnd"/>
            <w:r w:rsidRPr="000B58E5">
              <w:rPr>
                <w:rFonts w:ascii="Consolas" w:hAnsi="Consolas" w:cs="Times New Roman"/>
                <w:noProof w:val="0"/>
                <w:color w:val="FF0000"/>
                <w:kern w:val="0"/>
                <w:sz w:val="24"/>
                <w:szCs w:val="24"/>
                <w:lang w:val="en-US"/>
              </w:rPr>
              <w:t xml:space="preserve"> </w:t>
            </w:r>
            <w:proofErr w:type="spellStart"/>
            <w:r w:rsidRPr="000B58E5">
              <w:rPr>
                <w:rFonts w:ascii="Consolas" w:hAnsi="Consolas" w:cs="Times New Roman"/>
                <w:noProof w:val="0"/>
                <w:color w:val="FF0000"/>
                <w:kern w:val="0"/>
                <w:sz w:val="24"/>
                <w:szCs w:val="24"/>
                <w:lang w:val="en-US"/>
              </w:rPr>
              <w:t>lượng</w:t>
            </w:r>
            <w:proofErr w:type="spellEnd"/>
            <w:r w:rsidRPr="000B58E5">
              <w:rPr>
                <w:rFonts w:ascii="Consolas" w:hAnsi="Consolas" w:cs="Times New Roman"/>
                <w:noProof w:val="0"/>
                <w:color w:val="FF0000"/>
                <w:kern w:val="0"/>
                <w:sz w:val="24"/>
                <w:szCs w:val="24"/>
                <w:lang w:val="en-US"/>
              </w:rPr>
              <w:t xml:space="preserve"> </w:t>
            </w:r>
            <w:proofErr w:type="spellStart"/>
            <w:r w:rsidRPr="000B58E5">
              <w:rPr>
                <w:rFonts w:ascii="Consolas" w:hAnsi="Consolas" w:cs="Times New Roman"/>
                <w:noProof w:val="0"/>
                <w:color w:val="FF0000"/>
                <w:kern w:val="0"/>
                <w:sz w:val="24"/>
                <w:szCs w:val="24"/>
                <w:lang w:val="en-US"/>
              </w:rPr>
              <w:t>lớn</w:t>
            </w:r>
            <w:proofErr w:type="spellEnd"/>
            <w:r w:rsidRPr="000B58E5">
              <w:rPr>
                <w:rFonts w:ascii="Consolas" w:hAnsi="Consolas" w:cs="Times New Roman"/>
                <w:noProof w:val="0"/>
                <w:color w:val="FF0000"/>
                <w:kern w:val="0"/>
                <w:sz w:val="24"/>
                <w:szCs w:val="24"/>
                <w:lang w:val="en-US"/>
              </w:rPr>
              <w:t xml:space="preserve"> </w:t>
            </w:r>
            <w:proofErr w:type="spellStart"/>
            <w:r w:rsidRPr="000B58E5">
              <w:rPr>
                <w:rFonts w:ascii="Consolas" w:hAnsi="Consolas" w:cs="Times New Roman"/>
                <w:noProof w:val="0"/>
                <w:color w:val="FF0000"/>
                <w:kern w:val="0"/>
                <w:sz w:val="24"/>
                <w:szCs w:val="24"/>
                <w:lang w:val="en-US"/>
              </w:rPr>
              <w:t>hơn</w:t>
            </w:r>
            <w:proofErr w:type="spellEnd"/>
            <w:r w:rsidRPr="000B58E5">
              <w:rPr>
                <w:rFonts w:ascii="Consolas" w:hAnsi="Consolas" w:cs="Times New Roman"/>
                <w:noProof w:val="0"/>
                <w:color w:val="FF0000"/>
                <w:kern w:val="0"/>
                <w:sz w:val="24"/>
                <w:szCs w:val="24"/>
                <w:lang w:val="en-US"/>
              </w:rPr>
              <w:t xml:space="preserve"> 0.'</w:t>
            </w:r>
            <w:r w:rsidRPr="000B58E5">
              <w:rPr>
                <w:rFonts w:ascii="Consolas" w:hAnsi="Consolas" w:cs="Times New Roman"/>
                <w:noProof w:val="0"/>
                <w:color w:val="808080"/>
                <w:kern w:val="0"/>
                <w:sz w:val="24"/>
                <w:szCs w:val="24"/>
                <w:lang w:val="en-US"/>
              </w:rPr>
              <w:t>,</w:t>
            </w:r>
            <w:r w:rsidRPr="000B58E5">
              <w:rPr>
                <w:rFonts w:ascii="Consolas" w:hAnsi="Consolas" w:cs="Times New Roman"/>
                <w:noProof w:val="0"/>
                <w:color w:val="000000"/>
                <w:kern w:val="0"/>
                <w:sz w:val="24"/>
                <w:szCs w:val="24"/>
                <w:lang w:val="en-US"/>
              </w:rPr>
              <w:t xml:space="preserve"> </w:t>
            </w:r>
            <w:proofErr w:type="gramStart"/>
            <w:r w:rsidRPr="000B58E5">
              <w:rPr>
                <w:rFonts w:ascii="Consolas" w:hAnsi="Consolas" w:cs="Times New Roman"/>
                <w:noProof w:val="0"/>
                <w:color w:val="000000"/>
                <w:kern w:val="0"/>
                <w:sz w:val="24"/>
                <w:szCs w:val="24"/>
                <w:lang w:val="en-US"/>
              </w:rPr>
              <w:t>255</w:t>
            </w:r>
            <w:proofErr w:type="gramEnd"/>
          </w:p>
          <w:p w14:paraId="134B9B8D" w14:textId="77777777" w:rsidR="000B58E5" w:rsidRPr="000B58E5" w:rsidRDefault="000B58E5" w:rsidP="000B58E5">
            <w:pPr>
              <w:autoSpaceDE w:val="0"/>
              <w:autoSpaceDN w:val="0"/>
              <w:adjustRightInd w:val="0"/>
              <w:spacing w:line="276" w:lineRule="auto"/>
              <w:rPr>
                <w:rFonts w:ascii="Consolas" w:hAnsi="Consolas" w:cs="Times New Roman"/>
                <w:noProof w:val="0"/>
                <w:color w:val="000000"/>
                <w:kern w:val="0"/>
                <w:sz w:val="24"/>
                <w:szCs w:val="24"/>
                <w:lang w:val="en-US"/>
              </w:rPr>
            </w:pPr>
            <w:r w:rsidRPr="000B58E5">
              <w:rPr>
                <w:rFonts w:ascii="Consolas" w:hAnsi="Consolas" w:cs="Times New Roman"/>
                <w:noProof w:val="0"/>
                <w:color w:val="000000"/>
                <w:kern w:val="0"/>
                <w:sz w:val="24"/>
                <w:szCs w:val="24"/>
                <w:lang w:val="en-US"/>
              </w:rPr>
              <w:tab/>
            </w:r>
            <w:r w:rsidRPr="000B58E5">
              <w:rPr>
                <w:rFonts w:ascii="Consolas" w:hAnsi="Consolas" w:cs="Times New Roman"/>
                <w:noProof w:val="0"/>
                <w:color w:val="0000FF"/>
                <w:kern w:val="0"/>
                <w:sz w:val="24"/>
                <w:szCs w:val="24"/>
                <w:lang w:val="en-US"/>
              </w:rPr>
              <w:t>ELSE</w:t>
            </w:r>
            <w:r w:rsidRPr="000B58E5">
              <w:rPr>
                <w:rFonts w:ascii="Consolas" w:hAnsi="Consolas" w:cs="Times New Roman"/>
                <w:noProof w:val="0"/>
                <w:color w:val="000000"/>
                <w:kern w:val="0"/>
                <w:sz w:val="24"/>
                <w:szCs w:val="24"/>
                <w:lang w:val="en-US"/>
              </w:rPr>
              <w:t xml:space="preserve"> </w:t>
            </w:r>
            <w:r w:rsidRPr="000B58E5">
              <w:rPr>
                <w:rFonts w:ascii="Consolas" w:hAnsi="Consolas" w:cs="Times New Roman"/>
                <w:noProof w:val="0"/>
                <w:color w:val="0000FF"/>
                <w:kern w:val="0"/>
                <w:sz w:val="24"/>
                <w:szCs w:val="24"/>
                <w:lang w:val="en-US"/>
              </w:rPr>
              <w:t xml:space="preserve">IF </w:t>
            </w:r>
            <w:r w:rsidRPr="000B58E5">
              <w:rPr>
                <w:rFonts w:ascii="Consolas" w:hAnsi="Consolas" w:cs="Times New Roman"/>
                <w:noProof w:val="0"/>
                <w:color w:val="808080"/>
                <w:kern w:val="0"/>
                <w:sz w:val="24"/>
                <w:szCs w:val="24"/>
                <w:lang w:val="en-US"/>
              </w:rPr>
              <w:t>(</w:t>
            </w:r>
            <w:r w:rsidRPr="000B58E5">
              <w:rPr>
                <w:rFonts w:ascii="Consolas" w:hAnsi="Consolas" w:cs="Times New Roman"/>
                <w:noProof w:val="0"/>
                <w:color w:val="000000"/>
                <w:kern w:val="0"/>
                <w:sz w:val="24"/>
                <w:szCs w:val="24"/>
                <w:lang w:val="en-US"/>
              </w:rPr>
              <w:t xml:space="preserve">@unitPrice </w:t>
            </w:r>
            <w:r w:rsidRPr="000B58E5">
              <w:rPr>
                <w:rFonts w:ascii="Consolas" w:hAnsi="Consolas" w:cs="Times New Roman"/>
                <w:noProof w:val="0"/>
                <w:color w:val="808080"/>
                <w:kern w:val="0"/>
                <w:sz w:val="24"/>
                <w:szCs w:val="24"/>
                <w:lang w:val="en-US"/>
              </w:rPr>
              <w:t>&lt;=</w:t>
            </w:r>
            <w:r w:rsidRPr="000B58E5">
              <w:rPr>
                <w:rFonts w:ascii="Consolas" w:hAnsi="Consolas" w:cs="Times New Roman"/>
                <w:noProof w:val="0"/>
                <w:color w:val="000000"/>
                <w:kern w:val="0"/>
                <w:sz w:val="24"/>
                <w:szCs w:val="24"/>
                <w:lang w:val="en-US"/>
              </w:rPr>
              <w:t xml:space="preserve"> 0</w:t>
            </w:r>
            <w:r w:rsidRPr="000B58E5">
              <w:rPr>
                <w:rFonts w:ascii="Consolas" w:hAnsi="Consolas" w:cs="Times New Roman"/>
                <w:noProof w:val="0"/>
                <w:color w:val="808080"/>
                <w:kern w:val="0"/>
                <w:sz w:val="24"/>
                <w:szCs w:val="24"/>
                <w:lang w:val="en-US"/>
              </w:rPr>
              <w:t>)</w:t>
            </w:r>
          </w:p>
          <w:p w14:paraId="569B30BC" w14:textId="77777777" w:rsidR="000B58E5" w:rsidRPr="000B58E5" w:rsidRDefault="000B58E5" w:rsidP="000B58E5">
            <w:pPr>
              <w:autoSpaceDE w:val="0"/>
              <w:autoSpaceDN w:val="0"/>
              <w:adjustRightInd w:val="0"/>
              <w:spacing w:line="276" w:lineRule="auto"/>
              <w:rPr>
                <w:rFonts w:ascii="Consolas" w:hAnsi="Consolas" w:cs="Times New Roman"/>
                <w:noProof w:val="0"/>
                <w:color w:val="000000"/>
                <w:kern w:val="0"/>
                <w:sz w:val="24"/>
                <w:szCs w:val="24"/>
                <w:lang w:val="en-US"/>
              </w:rPr>
            </w:pPr>
            <w:r w:rsidRPr="000B58E5">
              <w:rPr>
                <w:rFonts w:ascii="Consolas" w:hAnsi="Consolas" w:cs="Times New Roman"/>
                <w:noProof w:val="0"/>
                <w:color w:val="000000"/>
                <w:kern w:val="0"/>
                <w:sz w:val="24"/>
                <w:szCs w:val="24"/>
                <w:lang w:val="en-US"/>
              </w:rPr>
              <w:tab/>
            </w:r>
            <w:r w:rsidRPr="000B58E5">
              <w:rPr>
                <w:rFonts w:ascii="Consolas" w:hAnsi="Consolas" w:cs="Times New Roman"/>
                <w:noProof w:val="0"/>
                <w:color w:val="000000"/>
                <w:kern w:val="0"/>
                <w:sz w:val="24"/>
                <w:szCs w:val="24"/>
                <w:lang w:val="en-US"/>
              </w:rPr>
              <w:tab/>
            </w:r>
            <w:r w:rsidRPr="000B58E5">
              <w:rPr>
                <w:rFonts w:ascii="Consolas" w:hAnsi="Consolas" w:cs="Times New Roman"/>
                <w:noProof w:val="0"/>
                <w:color w:val="0000FF"/>
                <w:kern w:val="0"/>
                <w:sz w:val="24"/>
                <w:szCs w:val="24"/>
                <w:lang w:val="en-US"/>
              </w:rPr>
              <w:t>THROW</w:t>
            </w:r>
            <w:r w:rsidRPr="000B58E5">
              <w:rPr>
                <w:rFonts w:ascii="Consolas" w:hAnsi="Consolas" w:cs="Times New Roman"/>
                <w:noProof w:val="0"/>
                <w:color w:val="000000"/>
                <w:kern w:val="0"/>
                <w:sz w:val="24"/>
                <w:szCs w:val="24"/>
                <w:lang w:val="en-US"/>
              </w:rPr>
              <w:t xml:space="preserve"> 50000</w:t>
            </w:r>
            <w:r w:rsidRPr="000B58E5">
              <w:rPr>
                <w:rFonts w:ascii="Consolas" w:hAnsi="Consolas" w:cs="Times New Roman"/>
                <w:noProof w:val="0"/>
                <w:color w:val="808080"/>
                <w:kern w:val="0"/>
                <w:sz w:val="24"/>
                <w:szCs w:val="24"/>
                <w:lang w:val="en-US"/>
              </w:rPr>
              <w:t>,</w:t>
            </w:r>
            <w:r w:rsidRPr="000B58E5">
              <w:rPr>
                <w:rFonts w:ascii="Consolas" w:hAnsi="Consolas" w:cs="Times New Roman"/>
                <w:noProof w:val="0"/>
                <w:color w:val="000000"/>
                <w:kern w:val="0"/>
                <w:sz w:val="24"/>
                <w:szCs w:val="24"/>
                <w:lang w:val="en-US"/>
              </w:rPr>
              <w:t xml:space="preserve"> </w:t>
            </w:r>
            <w:proofErr w:type="spellStart"/>
            <w:r w:rsidRPr="000B58E5">
              <w:rPr>
                <w:rFonts w:ascii="Consolas" w:hAnsi="Consolas" w:cs="Times New Roman"/>
                <w:noProof w:val="0"/>
                <w:color w:val="FF0000"/>
                <w:kern w:val="0"/>
                <w:sz w:val="24"/>
                <w:szCs w:val="24"/>
                <w:lang w:val="en-US"/>
              </w:rPr>
              <w:t>N'Vui</w:t>
            </w:r>
            <w:proofErr w:type="spellEnd"/>
            <w:r w:rsidRPr="000B58E5">
              <w:rPr>
                <w:rFonts w:ascii="Consolas" w:hAnsi="Consolas" w:cs="Times New Roman"/>
                <w:noProof w:val="0"/>
                <w:color w:val="FF0000"/>
                <w:kern w:val="0"/>
                <w:sz w:val="24"/>
                <w:szCs w:val="24"/>
                <w:lang w:val="en-US"/>
              </w:rPr>
              <w:t xml:space="preserve"> </w:t>
            </w:r>
            <w:proofErr w:type="spellStart"/>
            <w:r w:rsidRPr="000B58E5">
              <w:rPr>
                <w:rFonts w:ascii="Consolas" w:hAnsi="Consolas" w:cs="Times New Roman"/>
                <w:noProof w:val="0"/>
                <w:color w:val="FF0000"/>
                <w:kern w:val="0"/>
                <w:sz w:val="24"/>
                <w:szCs w:val="24"/>
                <w:lang w:val="en-US"/>
              </w:rPr>
              <w:t>lòng</w:t>
            </w:r>
            <w:proofErr w:type="spellEnd"/>
            <w:r w:rsidRPr="000B58E5">
              <w:rPr>
                <w:rFonts w:ascii="Consolas" w:hAnsi="Consolas" w:cs="Times New Roman"/>
                <w:noProof w:val="0"/>
                <w:color w:val="FF0000"/>
                <w:kern w:val="0"/>
                <w:sz w:val="24"/>
                <w:szCs w:val="24"/>
                <w:lang w:val="en-US"/>
              </w:rPr>
              <w:t xml:space="preserve"> </w:t>
            </w:r>
            <w:proofErr w:type="spellStart"/>
            <w:r w:rsidRPr="000B58E5">
              <w:rPr>
                <w:rFonts w:ascii="Consolas" w:hAnsi="Consolas" w:cs="Times New Roman"/>
                <w:noProof w:val="0"/>
                <w:color w:val="FF0000"/>
                <w:kern w:val="0"/>
                <w:sz w:val="24"/>
                <w:szCs w:val="24"/>
                <w:lang w:val="en-US"/>
              </w:rPr>
              <w:t>nhập</w:t>
            </w:r>
            <w:proofErr w:type="spellEnd"/>
            <w:r w:rsidRPr="000B58E5">
              <w:rPr>
                <w:rFonts w:ascii="Consolas" w:hAnsi="Consolas" w:cs="Times New Roman"/>
                <w:noProof w:val="0"/>
                <w:color w:val="FF0000"/>
                <w:kern w:val="0"/>
                <w:sz w:val="24"/>
                <w:szCs w:val="24"/>
                <w:lang w:val="en-US"/>
              </w:rPr>
              <w:t xml:space="preserve"> </w:t>
            </w:r>
            <w:proofErr w:type="spellStart"/>
            <w:r w:rsidRPr="000B58E5">
              <w:rPr>
                <w:rFonts w:ascii="Consolas" w:hAnsi="Consolas" w:cs="Times New Roman"/>
                <w:noProof w:val="0"/>
                <w:color w:val="FF0000"/>
                <w:kern w:val="0"/>
                <w:sz w:val="24"/>
                <w:szCs w:val="24"/>
                <w:lang w:val="en-US"/>
              </w:rPr>
              <w:t>đơn</w:t>
            </w:r>
            <w:proofErr w:type="spellEnd"/>
            <w:r w:rsidRPr="000B58E5">
              <w:rPr>
                <w:rFonts w:ascii="Consolas" w:hAnsi="Consolas" w:cs="Times New Roman"/>
                <w:noProof w:val="0"/>
                <w:color w:val="FF0000"/>
                <w:kern w:val="0"/>
                <w:sz w:val="24"/>
                <w:szCs w:val="24"/>
                <w:lang w:val="en-US"/>
              </w:rPr>
              <w:t xml:space="preserve"> </w:t>
            </w:r>
            <w:proofErr w:type="spellStart"/>
            <w:r w:rsidRPr="000B58E5">
              <w:rPr>
                <w:rFonts w:ascii="Consolas" w:hAnsi="Consolas" w:cs="Times New Roman"/>
                <w:noProof w:val="0"/>
                <w:color w:val="FF0000"/>
                <w:kern w:val="0"/>
                <w:sz w:val="24"/>
                <w:szCs w:val="24"/>
                <w:lang w:val="en-US"/>
              </w:rPr>
              <w:t>giá</w:t>
            </w:r>
            <w:proofErr w:type="spellEnd"/>
            <w:r w:rsidRPr="000B58E5">
              <w:rPr>
                <w:rFonts w:ascii="Consolas" w:hAnsi="Consolas" w:cs="Times New Roman"/>
                <w:noProof w:val="0"/>
                <w:color w:val="FF0000"/>
                <w:kern w:val="0"/>
                <w:sz w:val="24"/>
                <w:szCs w:val="24"/>
                <w:lang w:val="en-US"/>
              </w:rPr>
              <w:t xml:space="preserve"> </w:t>
            </w:r>
            <w:proofErr w:type="spellStart"/>
            <w:r w:rsidRPr="000B58E5">
              <w:rPr>
                <w:rFonts w:ascii="Consolas" w:hAnsi="Consolas" w:cs="Times New Roman"/>
                <w:noProof w:val="0"/>
                <w:color w:val="FF0000"/>
                <w:kern w:val="0"/>
                <w:sz w:val="24"/>
                <w:szCs w:val="24"/>
                <w:lang w:val="en-US"/>
              </w:rPr>
              <w:t>lớn</w:t>
            </w:r>
            <w:proofErr w:type="spellEnd"/>
            <w:r w:rsidRPr="000B58E5">
              <w:rPr>
                <w:rFonts w:ascii="Consolas" w:hAnsi="Consolas" w:cs="Times New Roman"/>
                <w:noProof w:val="0"/>
                <w:color w:val="FF0000"/>
                <w:kern w:val="0"/>
                <w:sz w:val="24"/>
                <w:szCs w:val="24"/>
                <w:lang w:val="en-US"/>
              </w:rPr>
              <w:t xml:space="preserve"> </w:t>
            </w:r>
            <w:proofErr w:type="spellStart"/>
            <w:r w:rsidRPr="000B58E5">
              <w:rPr>
                <w:rFonts w:ascii="Consolas" w:hAnsi="Consolas" w:cs="Times New Roman"/>
                <w:noProof w:val="0"/>
                <w:color w:val="FF0000"/>
                <w:kern w:val="0"/>
                <w:sz w:val="24"/>
                <w:szCs w:val="24"/>
                <w:lang w:val="en-US"/>
              </w:rPr>
              <w:t>hơn</w:t>
            </w:r>
            <w:proofErr w:type="spellEnd"/>
            <w:r w:rsidRPr="000B58E5">
              <w:rPr>
                <w:rFonts w:ascii="Consolas" w:hAnsi="Consolas" w:cs="Times New Roman"/>
                <w:noProof w:val="0"/>
                <w:color w:val="FF0000"/>
                <w:kern w:val="0"/>
                <w:sz w:val="24"/>
                <w:szCs w:val="24"/>
                <w:lang w:val="en-US"/>
              </w:rPr>
              <w:t xml:space="preserve"> 0.'</w:t>
            </w:r>
            <w:r w:rsidRPr="000B58E5">
              <w:rPr>
                <w:rFonts w:ascii="Consolas" w:hAnsi="Consolas" w:cs="Times New Roman"/>
                <w:noProof w:val="0"/>
                <w:color w:val="808080"/>
                <w:kern w:val="0"/>
                <w:sz w:val="24"/>
                <w:szCs w:val="24"/>
                <w:lang w:val="en-US"/>
              </w:rPr>
              <w:t>,</w:t>
            </w:r>
            <w:r w:rsidRPr="000B58E5">
              <w:rPr>
                <w:rFonts w:ascii="Consolas" w:hAnsi="Consolas" w:cs="Times New Roman"/>
                <w:noProof w:val="0"/>
                <w:color w:val="000000"/>
                <w:kern w:val="0"/>
                <w:sz w:val="24"/>
                <w:szCs w:val="24"/>
                <w:lang w:val="en-US"/>
              </w:rPr>
              <w:t xml:space="preserve"> </w:t>
            </w:r>
            <w:proofErr w:type="gramStart"/>
            <w:r w:rsidRPr="000B58E5">
              <w:rPr>
                <w:rFonts w:ascii="Consolas" w:hAnsi="Consolas" w:cs="Times New Roman"/>
                <w:noProof w:val="0"/>
                <w:color w:val="000000"/>
                <w:kern w:val="0"/>
                <w:sz w:val="24"/>
                <w:szCs w:val="24"/>
                <w:lang w:val="en-US"/>
              </w:rPr>
              <w:t>255</w:t>
            </w:r>
            <w:proofErr w:type="gramEnd"/>
          </w:p>
          <w:p w14:paraId="1AA98533" w14:textId="77777777" w:rsidR="000B58E5" w:rsidRPr="000B58E5" w:rsidRDefault="000B58E5" w:rsidP="000B58E5">
            <w:pPr>
              <w:autoSpaceDE w:val="0"/>
              <w:autoSpaceDN w:val="0"/>
              <w:adjustRightInd w:val="0"/>
              <w:spacing w:line="276" w:lineRule="auto"/>
              <w:rPr>
                <w:rFonts w:ascii="Consolas" w:hAnsi="Consolas" w:cs="Times New Roman"/>
                <w:noProof w:val="0"/>
                <w:color w:val="000000"/>
                <w:kern w:val="0"/>
                <w:sz w:val="24"/>
                <w:szCs w:val="24"/>
                <w:lang w:val="en-US"/>
              </w:rPr>
            </w:pPr>
          </w:p>
          <w:p w14:paraId="7467B464" w14:textId="77777777" w:rsidR="000B58E5" w:rsidRPr="000B58E5" w:rsidRDefault="000B58E5" w:rsidP="000B58E5">
            <w:pPr>
              <w:autoSpaceDE w:val="0"/>
              <w:autoSpaceDN w:val="0"/>
              <w:adjustRightInd w:val="0"/>
              <w:spacing w:line="276" w:lineRule="auto"/>
              <w:rPr>
                <w:rFonts w:ascii="Consolas" w:hAnsi="Consolas" w:cs="Times New Roman"/>
                <w:noProof w:val="0"/>
                <w:color w:val="000000"/>
                <w:kern w:val="0"/>
                <w:sz w:val="24"/>
                <w:szCs w:val="24"/>
                <w:lang w:val="en-US"/>
              </w:rPr>
            </w:pPr>
            <w:r w:rsidRPr="000B58E5">
              <w:rPr>
                <w:rFonts w:ascii="Consolas" w:hAnsi="Consolas" w:cs="Times New Roman"/>
                <w:noProof w:val="0"/>
                <w:color w:val="000000"/>
                <w:kern w:val="0"/>
                <w:sz w:val="24"/>
                <w:szCs w:val="24"/>
                <w:lang w:val="en-US"/>
              </w:rPr>
              <w:tab/>
            </w:r>
            <w:r w:rsidRPr="000B58E5">
              <w:rPr>
                <w:rFonts w:ascii="Consolas" w:hAnsi="Consolas" w:cs="Times New Roman"/>
                <w:noProof w:val="0"/>
                <w:color w:val="FF00FF"/>
                <w:kern w:val="0"/>
                <w:sz w:val="24"/>
                <w:szCs w:val="24"/>
                <w:lang w:val="en-US"/>
              </w:rPr>
              <w:t>UPDATE</w:t>
            </w:r>
            <w:r w:rsidRPr="000B58E5">
              <w:rPr>
                <w:rFonts w:ascii="Consolas" w:hAnsi="Consolas" w:cs="Times New Roman"/>
                <w:noProof w:val="0"/>
                <w:color w:val="000000"/>
                <w:kern w:val="0"/>
                <w:sz w:val="24"/>
                <w:szCs w:val="24"/>
                <w:lang w:val="en-US"/>
              </w:rPr>
              <w:t xml:space="preserve"> </w:t>
            </w:r>
            <w:proofErr w:type="spellStart"/>
            <w:r w:rsidRPr="000B58E5">
              <w:rPr>
                <w:rFonts w:ascii="Consolas" w:hAnsi="Consolas" w:cs="Times New Roman"/>
                <w:noProof w:val="0"/>
                <w:color w:val="000000"/>
                <w:kern w:val="0"/>
                <w:sz w:val="24"/>
                <w:szCs w:val="24"/>
                <w:lang w:val="en-US"/>
              </w:rPr>
              <w:t>ReceiptNoteDetail</w:t>
            </w:r>
            <w:proofErr w:type="spellEnd"/>
            <w:r w:rsidRPr="000B58E5">
              <w:rPr>
                <w:rFonts w:ascii="Consolas" w:hAnsi="Consolas" w:cs="Times New Roman"/>
                <w:noProof w:val="0"/>
                <w:color w:val="000000"/>
                <w:kern w:val="0"/>
                <w:sz w:val="24"/>
                <w:szCs w:val="24"/>
                <w:lang w:val="en-US"/>
              </w:rPr>
              <w:t xml:space="preserve"> </w:t>
            </w:r>
          </w:p>
          <w:p w14:paraId="49804961" w14:textId="77777777" w:rsidR="000B58E5" w:rsidRPr="000B58E5" w:rsidRDefault="000B58E5" w:rsidP="000B58E5">
            <w:pPr>
              <w:autoSpaceDE w:val="0"/>
              <w:autoSpaceDN w:val="0"/>
              <w:adjustRightInd w:val="0"/>
              <w:spacing w:line="276" w:lineRule="auto"/>
              <w:rPr>
                <w:rFonts w:ascii="Consolas" w:hAnsi="Consolas" w:cs="Times New Roman"/>
                <w:noProof w:val="0"/>
                <w:color w:val="000000"/>
                <w:kern w:val="0"/>
                <w:sz w:val="24"/>
                <w:szCs w:val="24"/>
                <w:lang w:val="en-US"/>
              </w:rPr>
            </w:pPr>
            <w:r w:rsidRPr="000B58E5">
              <w:rPr>
                <w:rFonts w:ascii="Consolas" w:hAnsi="Consolas" w:cs="Times New Roman"/>
                <w:noProof w:val="0"/>
                <w:color w:val="000000"/>
                <w:kern w:val="0"/>
                <w:sz w:val="24"/>
                <w:szCs w:val="24"/>
                <w:lang w:val="en-US"/>
              </w:rPr>
              <w:tab/>
            </w:r>
            <w:r w:rsidRPr="000B58E5">
              <w:rPr>
                <w:rFonts w:ascii="Consolas" w:hAnsi="Consolas" w:cs="Times New Roman"/>
                <w:noProof w:val="0"/>
                <w:color w:val="0000FF"/>
                <w:kern w:val="0"/>
                <w:sz w:val="24"/>
                <w:szCs w:val="24"/>
                <w:lang w:val="en-US"/>
              </w:rPr>
              <w:t>SET</w:t>
            </w:r>
            <w:r w:rsidRPr="000B58E5">
              <w:rPr>
                <w:rFonts w:ascii="Consolas" w:hAnsi="Consolas" w:cs="Times New Roman"/>
                <w:noProof w:val="0"/>
                <w:color w:val="000000"/>
                <w:kern w:val="0"/>
                <w:sz w:val="24"/>
                <w:szCs w:val="24"/>
                <w:lang w:val="en-US"/>
              </w:rPr>
              <w:t xml:space="preserve"> quantity </w:t>
            </w:r>
            <w:r w:rsidRPr="000B58E5">
              <w:rPr>
                <w:rFonts w:ascii="Consolas" w:hAnsi="Consolas" w:cs="Times New Roman"/>
                <w:noProof w:val="0"/>
                <w:color w:val="808080"/>
                <w:kern w:val="0"/>
                <w:sz w:val="24"/>
                <w:szCs w:val="24"/>
                <w:lang w:val="en-US"/>
              </w:rPr>
              <w:t>=</w:t>
            </w:r>
            <w:r w:rsidRPr="000B58E5">
              <w:rPr>
                <w:rFonts w:ascii="Consolas" w:hAnsi="Consolas" w:cs="Times New Roman"/>
                <w:noProof w:val="0"/>
                <w:color w:val="000000"/>
                <w:kern w:val="0"/>
                <w:sz w:val="24"/>
                <w:szCs w:val="24"/>
                <w:lang w:val="en-US"/>
              </w:rPr>
              <w:t xml:space="preserve"> @quantity</w:t>
            </w:r>
            <w:r w:rsidRPr="000B58E5">
              <w:rPr>
                <w:rFonts w:ascii="Consolas" w:hAnsi="Consolas" w:cs="Times New Roman"/>
                <w:noProof w:val="0"/>
                <w:color w:val="808080"/>
                <w:kern w:val="0"/>
                <w:sz w:val="24"/>
                <w:szCs w:val="24"/>
                <w:lang w:val="en-US"/>
              </w:rPr>
              <w:t>,</w:t>
            </w:r>
            <w:r w:rsidRPr="000B58E5">
              <w:rPr>
                <w:rFonts w:ascii="Consolas" w:hAnsi="Consolas" w:cs="Times New Roman"/>
                <w:noProof w:val="0"/>
                <w:color w:val="000000"/>
                <w:kern w:val="0"/>
                <w:sz w:val="24"/>
                <w:szCs w:val="24"/>
                <w:lang w:val="en-US"/>
              </w:rPr>
              <w:t xml:space="preserve"> </w:t>
            </w:r>
            <w:proofErr w:type="spellStart"/>
            <w:r w:rsidRPr="000B58E5">
              <w:rPr>
                <w:rFonts w:ascii="Consolas" w:hAnsi="Consolas" w:cs="Times New Roman"/>
                <w:noProof w:val="0"/>
                <w:color w:val="000000"/>
                <w:kern w:val="0"/>
                <w:sz w:val="24"/>
                <w:szCs w:val="24"/>
                <w:lang w:val="en-US"/>
              </w:rPr>
              <w:t>unitPrice</w:t>
            </w:r>
            <w:proofErr w:type="spellEnd"/>
            <w:r w:rsidRPr="000B58E5">
              <w:rPr>
                <w:rFonts w:ascii="Consolas" w:hAnsi="Consolas" w:cs="Times New Roman"/>
                <w:noProof w:val="0"/>
                <w:color w:val="000000"/>
                <w:kern w:val="0"/>
                <w:sz w:val="24"/>
                <w:szCs w:val="24"/>
                <w:lang w:val="en-US"/>
              </w:rPr>
              <w:t xml:space="preserve"> </w:t>
            </w:r>
            <w:r w:rsidRPr="000B58E5">
              <w:rPr>
                <w:rFonts w:ascii="Consolas" w:hAnsi="Consolas" w:cs="Times New Roman"/>
                <w:noProof w:val="0"/>
                <w:color w:val="808080"/>
                <w:kern w:val="0"/>
                <w:sz w:val="24"/>
                <w:szCs w:val="24"/>
                <w:lang w:val="en-US"/>
              </w:rPr>
              <w:t>=</w:t>
            </w:r>
            <w:r w:rsidRPr="000B58E5">
              <w:rPr>
                <w:rFonts w:ascii="Consolas" w:hAnsi="Consolas" w:cs="Times New Roman"/>
                <w:noProof w:val="0"/>
                <w:color w:val="000000"/>
                <w:kern w:val="0"/>
                <w:sz w:val="24"/>
                <w:szCs w:val="24"/>
                <w:lang w:val="en-US"/>
              </w:rPr>
              <w:t xml:space="preserve"> @unitPrice</w:t>
            </w:r>
          </w:p>
          <w:p w14:paraId="598BDB30" w14:textId="77777777" w:rsidR="000B58E5" w:rsidRPr="000B58E5" w:rsidRDefault="000B58E5" w:rsidP="000B58E5">
            <w:pPr>
              <w:autoSpaceDE w:val="0"/>
              <w:autoSpaceDN w:val="0"/>
              <w:adjustRightInd w:val="0"/>
              <w:spacing w:line="276" w:lineRule="auto"/>
              <w:rPr>
                <w:rFonts w:ascii="Consolas" w:hAnsi="Consolas" w:cs="Times New Roman"/>
                <w:noProof w:val="0"/>
                <w:color w:val="000000"/>
                <w:kern w:val="0"/>
                <w:sz w:val="24"/>
                <w:szCs w:val="24"/>
                <w:lang w:val="en-US"/>
              </w:rPr>
            </w:pPr>
            <w:r w:rsidRPr="000B58E5">
              <w:rPr>
                <w:rFonts w:ascii="Consolas" w:hAnsi="Consolas" w:cs="Times New Roman"/>
                <w:noProof w:val="0"/>
                <w:color w:val="000000"/>
                <w:kern w:val="0"/>
                <w:sz w:val="24"/>
                <w:szCs w:val="24"/>
                <w:lang w:val="en-US"/>
              </w:rPr>
              <w:tab/>
            </w:r>
            <w:r w:rsidRPr="000B58E5">
              <w:rPr>
                <w:rFonts w:ascii="Consolas" w:hAnsi="Consolas" w:cs="Times New Roman"/>
                <w:noProof w:val="0"/>
                <w:color w:val="0000FF"/>
                <w:kern w:val="0"/>
                <w:sz w:val="24"/>
                <w:szCs w:val="24"/>
                <w:lang w:val="en-US"/>
              </w:rPr>
              <w:t>WHERE</w:t>
            </w:r>
            <w:r w:rsidRPr="000B58E5">
              <w:rPr>
                <w:rFonts w:ascii="Consolas" w:hAnsi="Consolas" w:cs="Times New Roman"/>
                <w:noProof w:val="0"/>
                <w:color w:val="000000"/>
                <w:kern w:val="0"/>
                <w:sz w:val="24"/>
                <w:szCs w:val="24"/>
                <w:lang w:val="en-US"/>
              </w:rPr>
              <w:t xml:space="preserve"> </w:t>
            </w:r>
            <w:proofErr w:type="spellStart"/>
            <w:r w:rsidRPr="000B58E5">
              <w:rPr>
                <w:rFonts w:ascii="Consolas" w:hAnsi="Consolas" w:cs="Times New Roman"/>
                <w:noProof w:val="0"/>
                <w:color w:val="000000"/>
                <w:kern w:val="0"/>
                <w:sz w:val="24"/>
                <w:szCs w:val="24"/>
                <w:lang w:val="en-US"/>
              </w:rPr>
              <w:t>rNoteID</w:t>
            </w:r>
            <w:proofErr w:type="spellEnd"/>
            <w:r w:rsidRPr="000B58E5">
              <w:rPr>
                <w:rFonts w:ascii="Consolas" w:hAnsi="Consolas" w:cs="Times New Roman"/>
                <w:noProof w:val="0"/>
                <w:color w:val="000000"/>
                <w:kern w:val="0"/>
                <w:sz w:val="24"/>
                <w:szCs w:val="24"/>
                <w:lang w:val="en-US"/>
              </w:rPr>
              <w:t xml:space="preserve"> </w:t>
            </w:r>
            <w:r w:rsidRPr="000B58E5">
              <w:rPr>
                <w:rFonts w:ascii="Consolas" w:hAnsi="Consolas" w:cs="Times New Roman"/>
                <w:noProof w:val="0"/>
                <w:color w:val="808080"/>
                <w:kern w:val="0"/>
                <w:sz w:val="24"/>
                <w:szCs w:val="24"/>
                <w:lang w:val="en-US"/>
              </w:rPr>
              <w:t>=</w:t>
            </w:r>
            <w:r w:rsidRPr="000B58E5">
              <w:rPr>
                <w:rFonts w:ascii="Consolas" w:hAnsi="Consolas" w:cs="Times New Roman"/>
                <w:noProof w:val="0"/>
                <w:color w:val="000000"/>
                <w:kern w:val="0"/>
                <w:sz w:val="24"/>
                <w:szCs w:val="24"/>
                <w:lang w:val="en-US"/>
              </w:rPr>
              <w:t xml:space="preserve"> @rNoteID </w:t>
            </w:r>
            <w:r w:rsidRPr="000B58E5">
              <w:rPr>
                <w:rFonts w:ascii="Consolas" w:hAnsi="Consolas" w:cs="Times New Roman"/>
                <w:noProof w:val="0"/>
                <w:color w:val="808080"/>
                <w:kern w:val="0"/>
                <w:sz w:val="24"/>
                <w:szCs w:val="24"/>
                <w:lang w:val="en-US"/>
              </w:rPr>
              <w:t>AND</w:t>
            </w:r>
            <w:r w:rsidRPr="000B58E5">
              <w:rPr>
                <w:rFonts w:ascii="Consolas" w:hAnsi="Consolas" w:cs="Times New Roman"/>
                <w:noProof w:val="0"/>
                <w:color w:val="000000"/>
                <w:kern w:val="0"/>
                <w:sz w:val="24"/>
                <w:szCs w:val="24"/>
                <w:lang w:val="en-US"/>
              </w:rPr>
              <w:t xml:space="preserve"> </w:t>
            </w:r>
            <w:proofErr w:type="spellStart"/>
            <w:r w:rsidRPr="000B58E5">
              <w:rPr>
                <w:rFonts w:ascii="Consolas" w:hAnsi="Consolas" w:cs="Times New Roman"/>
                <w:noProof w:val="0"/>
                <w:color w:val="000000"/>
                <w:kern w:val="0"/>
                <w:sz w:val="24"/>
                <w:szCs w:val="24"/>
                <w:lang w:val="en-US"/>
              </w:rPr>
              <w:t>materialID</w:t>
            </w:r>
            <w:proofErr w:type="spellEnd"/>
            <w:r w:rsidRPr="000B58E5">
              <w:rPr>
                <w:rFonts w:ascii="Consolas" w:hAnsi="Consolas" w:cs="Times New Roman"/>
                <w:noProof w:val="0"/>
                <w:color w:val="000000"/>
                <w:kern w:val="0"/>
                <w:sz w:val="24"/>
                <w:szCs w:val="24"/>
                <w:lang w:val="en-US"/>
              </w:rPr>
              <w:t xml:space="preserve"> </w:t>
            </w:r>
            <w:r w:rsidRPr="000B58E5">
              <w:rPr>
                <w:rFonts w:ascii="Consolas" w:hAnsi="Consolas" w:cs="Times New Roman"/>
                <w:noProof w:val="0"/>
                <w:color w:val="808080"/>
                <w:kern w:val="0"/>
                <w:sz w:val="24"/>
                <w:szCs w:val="24"/>
                <w:lang w:val="en-US"/>
              </w:rPr>
              <w:t>=</w:t>
            </w:r>
            <w:r w:rsidRPr="000B58E5">
              <w:rPr>
                <w:rFonts w:ascii="Consolas" w:hAnsi="Consolas" w:cs="Times New Roman"/>
                <w:noProof w:val="0"/>
                <w:color w:val="000000"/>
                <w:kern w:val="0"/>
                <w:sz w:val="24"/>
                <w:szCs w:val="24"/>
                <w:lang w:val="en-US"/>
              </w:rPr>
              <w:t xml:space="preserve"> @</w:t>
            </w:r>
            <w:proofErr w:type="gramStart"/>
            <w:r w:rsidRPr="000B58E5">
              <w:rPr>
                <w:rFonts w:ascii="Consolas" w:hAnsi="Consolas" w:cs="Times New Roman"/>
                <w:noProof w:val="0"/>
                <w:color w:val="000000"/>
                <w:kern w:val="0"/>
                <w:sz w:val="24"/>
                <w:szCs w:val="24"/>
                <w:lang w:val="en-US"/>
              </w:rPr>
              <w:t>materialID</w:t>
            </w:r>
            <w:r w:rsidRPr="000B58E5">
              <w:rPr>
                <w:rFonts w:ascii="Consolas" w:hAnsi="Consolas" w:cs="Times New Roman"/>
                <w:noProof w:val="0"/>
                <w:color w:val="808080"/>
                <w:kern w:val="0"/>
                <w:sz w:val="24"/>
                <w:szCs w:val="24"/>
                <w:lang w:val="en-US"/>
              </w:rPr>
              <w:t>;</w:t>
            </w:r>
            <w:proofErr w:type="gramEnd"/>
          </w:p>
          <w:p w14:paraId="6564AF2E" w14:textId="77777777" w:rsidR="000B58E5" w:rsidRPr="000B58E5" w:rsidRDefault="000B58E5" w:rsidP="000B58E5">
            <w:pPr>
              <w:autoSpaceDE w:val="0"/>
              <w:autoSpaceDN w:val="0"/>
              <w:adjustRightInd w:val="0"/>
              <w:spacing w:line="276" w:lineRule="auto"/>
              <w:rPr>
                <w:rFonts w:ascii="Consolas" w:hAnsi="Consolas" w:cs="Times New Roman"/>
                <w:noProof w:val="0"/>
                <w:color w:val="000000"/>
                <w:kern w:val="0"/>
                <w:sz w:val="24"/>
                <w:szCs w:val="24"/>
                <w:lang w:val="en-US"/>
              </w:rPr>
            </w:pPr>
            <w:proofErr w:type="gramStart"/>
            <w:r w:rsidRPr="000B58E5">
              <w:rPr>
                <w:rFonts w:ascii="Consolas" w:hAnsi="Consolas" w:cs="Times New Roman"/>
                <w:noProof w:val="0"/>
                <w:color w:val="0000FF"/>
                <w:kern w:val="0"/>
                <w:sz w:val="24"/>
                <w:szCs w:val="24"/>
                <w:lang w:val="en-US"/>
              </w:rPr>
              <w:t>END</w:t>
            </w:r>
            <w:r w:rsidRPr="000B58E5">
              <w:rPr>
                <w:rFonts w:ascii="Consolas" w:hAnsi="Consolas" w:cs="Times New Roman"/>
                <w:noProof w:val="0"/>
                <w:color w:val="808080"/>
                <w:kern w:val="0"/>
                <w:sz w:val="24"/>
                <w:szCs w:val="24"/>
                <w:lang w:val="en-US"/>
              </w:rPr>
              <w:t>;</w:t>
            </w:r>
            <w:proofErr w:type="gramEnd"/>
          </w:p>
          <w:p w14:paraId="3A891279" w14:textId="62A16362" w:rsidR="000B58E5" w:rsidRPr="000B58E5" w:rsidRDefault="000B58E5" w:rsidP="000B58E5">
            <w:pPr>
              <w:spacing w:line="276" w:lineRule="auto"/>
              <w:rPr>
                <w:rFonts w:ascii="Times New Roman" w:hAnsi="Times New Roman" w:cs="Times New Roman"/>
                <w:b/>
                <w:bCs/>
                <w:sz w:val="28"/>
                <w:szCs w:val="28"/>
                <w:lang w:val="en-US"/>
              </w:rPr>
            </w:pPr>
            <w:r w:rsidRPr="000B58E5">
              <w:rPr>
                <w:rFonts w:ascii="Consolas" w:hAnsi="Consolas" w:cs="Times New Roman"/>
                <w:noProof w:val="0"/>
                <w:color w:val="0000FF"/>
                <w:kern w:val="0"/>
                <w:sz w:val="24"/>
                <w:szCs w:val="24"/>
                <w:lang w:val="en-US"/>
              </w:rPr>
              <w:lastRenderedPageBreak/>
              <w:t>GO</w:t>
            </w:r>
          </w:p>
        </w:tc>
      </w:tr>
    </w:tbl>
    <w:p w14:paraId="1CF9F1D2" w14:textId="77777777" w:rsidR="000B58E5" w:rsidRPr="00F575FA" w:rsidRDefault="000B58E5" w:rsidP="000B58E5">
      <w:pPr>
        <w:spacing w:after="0"/>
        <w:ind w:firstLine="720"/>
        <w:rPr>
          <w:rFonts w:ascii="Times New Roman" w:hAnsi="Times New Roman" w:cs="Times New Roman"/>
          <w:i/>
          <w:iCs/>
          <w:noProof w:val="0"/>
          <w:color w:val="000000"/>
          <w:kern w:val="0"/>
          <w:sz w:val="24"/>
          <w:szCs w:val="24"/>
          <w:lang w:val="en-US"/>
        </w:rPr>
      </w:pPr>
      <w:r w:rsidRPr="00F575FA">
        <w:rPr>
          <w:rFonts w:ascii="Times New Roman" w:hAnsi="Times New Roman" w:cs="Times New Roman"/>
          <w:i/>
          <w:iCs/>
          <w:sz w:val="24"/>
          <w:szCs w:val="24"/>
          <w:lang w:val="en-US"/>
        </w:rPr>
        <w:lastRenderedPageBreak/>
        <w:t>C# code:</w:t>
      </w:r>
    </w:p>
    <w:tbl>
      <w:tblPr>
        <w:tblStyle w:val="TableGrid"/>
        <w:tblW w:w="0" w:type="auto"/>
        <w:tblInd w:w="720" w:type="dxa"/>
        <w:tblLook w:val="04A0" w:firstRow="1" w:lastRow="0" w:firstColumn="1" w:lastColumn="0" w:noHBand="0" w:noVBand="1"/>
      </w:tblPr>
      <w:tblGrid>
        <w:gridCol w:w="8296"/>
      </w:tblGrid>
      <w:tr w:rsidR="00CA5F20" w14:paraId="44B03B2B" w14:textId="77777777" w:rsidTr="00CA5F20">
        <w:tc>
          <w:tcPr>
            <w:tcW w:w="9016" w:type="dxa"/>
          </w:tcPr>
          <w:p w14:paraId="3684B8BE" w14:textId="77777777" w:rsidR="008F1511" w:rsidRPr="008F1511" w:rsidRDefault="008F1511" w:rsidP="008F1511">
            <w:pPr>
              <w:spacing w:line="276" w:lineRule="auto"/>
              <w:rPr>
                <w:rFonts w:ascii="Cascadia Mono" w:hAnsi="Cascadia Mono" w:cs="Times New Roman"/>
                <w:noProof w:val="0"/>
                <w:color w:val="000000"/>
                <w:kern w:val="0"/>
                <w:sz w:val="24"/>
                <w:szCs w:val="24"/>
                <w:lang w:val="en-US"/>
              </w:rPr>
            </w:pPr>
            <w:r w:rsidRPr="008F1511">
              <w:rPr>
                <w:rFonts w:ascii="Cascadia Mono" w:hAnsi="Cascadia Mono" w:cs="Times New Roman"/>
                <w:noProof w:val="0"/>
                <w:color w:val="000000"/>
                <w:kern w:val="0"/>
                <w:sz w:val="24"/>
                <w:szCs w:val="24"/>
                <w:lang w:val="en-US"/>
              </w:rPr>
              <w:t>if (</w:t>
            </w:r>
            <w:proofErr w:type="spellStart"/>
            <w:r w:rsidRPr="008F1511">
              <w:rPr>
                <w:rFonts w:ascii="Cascadia Mono" w:hAnsi="Cascadia Mono" w:cs="Times New Roman"/>
                <w:noProof w:val="0"/>
                <w:color w:val="000000"/>
                <w:kern w:val="0"/>
                <w:sz w:val="24"/>
                <w:szCs w:val="24"/>
                <w:lang w:val="en-US"/>
              </w:rPr>
              <w:t>cbxMaterial.Text</w:t>
            </w:r>
            <w:proofErr w:type="spellEnd"/>
            <w:r w:rsidRPr="008F1511">
              <w:rPr>
                <w:rFonts w:ascii="Cascadia Mono" w:hAnsi="Cascadia Mono" w:cs="Times New Roman"/>
                <w:noProof w:val="0"/>
                <w:color w:val="000000"/>
                <w:kern w:val="0"/>
                <w:sz w:val="24"/>
                <w:szCs w:val="24"/>
                <w:lang w:val="en-US"/>
              </w:rPr>
              <w:t xml:space="preserve"> == "")</w:t>
            </w:r>
          </w:p>
          <w:p w14:paraId="1CB01C2E" w14:textId="77777777" w:rsidR="008F1511" w:rsidRPr="008F1511" w:rsidRDefault="008F1511" w:rsidP="008F1511">
            <w:pPr>
              <w:spacing w:line="276" w:lineRule="auto"/>
              <w:rPr>
                <w:rFonts w:ascii="Cascadia Mono" w:hAnsi="Cascadia Mono" w:cs="Times New Roman"/>
                <w:noProof w:val="0"/>
                <w:color w:val="000000"/>
                <w:kern w:val="0"/>
                <w:sz w:val="24"/>
                <w:szCs w:val="24"/>
                <w:lang w:val="en-US"/>
              </w:rPr>
            </w:pPr>
            <w:r w:rsidRPr="008F1511">
              <w:rPr>
                <w:rFonts w:ascii="Cascadia Mono" w:hAnsi="Cascadia Mono" w:cs="Times New Roman"/>
                <w:noProof w:val="0"/>
                <w:color w:val="000000"/>
                <w:kern w:val="0"/>
                <w:sz w:val="24"/>
                <w:szCs w:val="24"/>
                <w:lang w:val="en-US"/>
              </w:rPr>
              <w:t>{</w:t>
            </w:r>
          </w:p>
          <w:p w14:paraId="2B35CB4E" w14:textId="77777777" w:rsidR="008F1511" w:rsidRPr="008F1511" w:rsidRDefault="008F1511" w:rsidP="008F1511">
            <w:pPr>
              <w:spacing w:line="276" w:lineRule="auto"/>
              <w:rPr>
                <w:rFonts w:ascii="Cascadia Mono" w:hAnsi="Cascadia Mono" w:cs="Times New Roman"/>
                <w:noProof w:val="0"/>
                <w:color w:val="000000"/>
                <w:kern w:val="0"/>
                <w:sz w:val="24"/>
                <w:szCs w:val="24"/>
                <w:lang w:val="en-US"/>
              </w:rPr>
            </w:pPr>
            <w:r w:rsidRPr="008F1511">
              <w:rPr>
                <w:rFonts w:ascii="Cascadia Mono" w:hAnsi="Cascadia Mono" w:cs="Times New Roman"/>
                <w:noProof w:val="0"/>
                <w:color w:val="000000"/>
                <w:kern w:val="0"/>
                <w:sz w:val="24"/>
                <w:szCs w:val="24"/>
                <w:lang w:val="en-US"/>
              </w:rPr>
              <w:t xml:space="preserve">    </w:t>
            </w:r>
            <w:proofErr w:type="spellStart"/>
            <w:r w:rsidRPr="008F1511">
              <w:rPr>
                <w:rFonts w:ascii="Cascadia Mono" w:hAnsi="Cascadia Mono" w:cs="Times New Roman"/>
                <w:noProof w:val="0"/>
                <w:color w:val="000000"/>
                <w:kern w:val="0"/>
                <w:sz w:val="24"/>
                <w:szCs w:val="24"/>
                <w:lang w:val="en-US"/>
              </w:rPr>
              <w:t>MessageBox.Show</w:t>
            </w:r>
            <w:proofErr w:type="spellEnd"/>
            <w:r w:rsidRPr="008F1511">
              <w:rPr>
                <w:rFonts w:ascii="Cascadia Mono" w:hAnsi="Cascadia Mono" w:cs="Times New Roman"/>
                <w:noProof w:val="0"/>
                <w:color w:val="000000"/>
                <w:kern w:val="0"/>
                <w:sz w:val="24"/>
                <w:szCs w:val="24"/>
                <w:lang w:val="en-US"/>
              </w:rPr>
              <w:t>("</w:t>
            </w:r>
            <w:proofErr w:type="spellStart"/>
            <w:r w:rsidRPr="008F1511">
              <w:rPr>
                <w:rFonts w:ascii="Cascadia Mono" w:hAnsi="Cascadia Mono" w:cs="Times New Roman"/>
                <w:noProof w:val="0"/>
                <w:color w:val="000000"/>
                <w:kern w:val="0"/>
                <w:sz w:val="24"/>
                <w:szCs w:val="24"/>
                <w:lang w:val="en-US"/>
              </w:rPr>
              <w:t>Vui</w:t>
            </w:r>
            <w:proofErr w:type="spellEnd"/>
            <w:r w:rsidRPr="008F1511">
              <w:rPr>
                <w:rFonts w:ascii="Cascadia Mono" w:hAnsi="Cascadia Mono" w:cs="Times New Roman"/>
                <w:noProof w:val="0"/>
                <w:color w:val="000000"/>
                <w:kern w:val="0"/>
                <w:sz w:val="24"/>
                <w:szCs w:val="24"/>
                <w:lang w:val="en-US"/>
              </w:rPr>
              <w:t xml:space="preserve"> </w:t>
            </w:r>
            <w:proofErr w:type="spellStart"/>
            <w:r w:rsidRPr="008F1511">
              <w:rPr>
                <w:rFonts w:ascii="Cascadia Mono" w:hAnsi="Cascadia Mono" w:cs="Times New Roman"/>
                <w:noProof w:val="0"/>
                <w:color w:val="000000"/>
                <w:kern w:val="0"/>
                <w:sz w:val="24"/>
                <w:szCs w:val="24"/>
                <w:lang w:val="en-US"/>
              </w:rPr>
              <w:t>lòng</w:t>
            </w:r>
            <w:proofErr w:type="spellEnd"/>
            <w:r w:rsidRPr="008F1511">
              <w:rPr>
                <w:rFonts w:ascii="Cascadia Mono" w:hAnsi="Cascadia Mono" w:cs="Times New Roman"/>
                <w:noProof w:val="0"/>
                <w:color w:val="000000"/>
                <w:kern w:val="0"/>
                <w:sz w:val="24"/>
                <w:szCs w:val="24"/>
                <w:lang w:val="en-US"/>
              </w:rPr>
              <w:t xml:space="preserve"> </w:t>
            </w:r>
            <w:proofErr w:type="spellStart"/>
            <w:r w:rsidRPr="008F1511">
              <w:rPr>
                <w:rFonts w:ascii="Cascadia Mono" w:hAnsi="Cascadia Mono" w:cs="Times New Roman"/>
                <w:noProof w:val="0"/>
                <w:color w:val="000000"/>
                <w:kern w:val="0"/>
                <w:sz w:val="24"/>
                <w:szCs w:val="24"/>
                <w:lang w:val="en-US"/>
              </w:rPr>
              <w:t>chọn</w:t>
            </w:r>
            <w:proofErr w:type="spellEnd"/>
            <w:r w:rsidRPr="008F1511">
              <w:rPr>
                <w:rFonts w:ascii="Cascadia Mono" w:hAnsi="Cascadia Mono" w:cs="Times New Roman"/>
                <w:noProof w:val="0"/>
                <w:color w:val="000000"/>
                <w:kern w:val="0"/>
                <w:sz w:val="24"/>
                <w:szCs w:val="24"/>
                <w:lang w:val="en-US"/>
              </w:rPr>
              <w:t xml:space="preserve"> </w:t>
            </w:r>
            <w:proofErr w:type="spellStart"/>
            <w:r w:rsidRPr="008F1511">
              <w:rPr>
                <w:rFonts w:ascii="Cascadia Mono" w:hAnsi="Cascadia Mono" w:cs="Times New Roman"/>
                <w:noProof w:val="0"/>
                <w:color w:val="000000"/>
                <w:kern w:val="0"/>
                <w:sz w:val="24"/>
                <w:szCs w:val="24"/>
                <w:lang w:val="en-US"/>
              </w:rPr>
              <w:t>thông</w:t>
            </w:r>
            <w:proofErr w:type="spellEnd"/>
            <w:r w:rsidRPr="008F1511">
              <w:rPr>
                <w:rFonts w:ascii="Cascadia Mono" w:hAnsi="Cascadia Mono" w:cs="Times New Roman"/>
                <w:noProof w:val="0"/>
                <w:color w:val="000000"/>
                <w:kern w:val="0"/>
                <w:sz w:val="24"/>
                <w:szCs w:val="24"/>
                <w:lang w:val="en-US"/>
              </w:rPr>
              <w:t xml:space="preserve"> tin chi </w:t>
            </w:r>
            <w:proofErr w:type="spellStart"/>
            <w:r w:rsidRPr="008F1511">
              <w:rPr>
                <w:rFonts w:ascii="Cascadia Mono" w:hAnsi="Cascadia Mono" w:cs="Times New Roman"/>
                <w:noProof w:val="0"/>
                <w:color w:val="000000"/>
                <w:kern w:val="0"/>
                <w:sz w:val="24"/>
                <w:szCs w:val="24"/>
                <w:lang w:val="en-US"/>
              </w:rPr>
              <w:t>tiết</w:t>
            </w:r>
            <w:proofErr w:type="spellEnd"/>
            <w:r w:rsidRPr="008F1511">
              <w:rPr>
                <w:rFonts w:ascii="Cascadia Mono" w:hAnsi="Cascadia Mono" w:cs="Times New Roman"/>
                <w:noProof w:val="0"/>
                <w:color w:val="000000"/>
                <w:kern w:val="0"/>
                <w:sz w:val="24"/>
                <w:szCs w:val="24"/>
                <w:lang w:val="en-US"/>
              </w:rPr>
              <w:t xml:space="preserve"> </w:t>
            </w:r>
            <w:proofErr w:type="spellStart"/>
            <w:r w:rsidRPr="008F1511">
              <w:rPr>
                <w:rFonts w:ascii="Cascadia Mono" w:hAnsi="Cascadia Mono" w:cs="Times New Roman"/>
                <w:noProof w:val="0"/>
                <w:color w:val="000000"/>
                <w:kern w:val="0"/>
                <w:sz w:val="24"/>
                <w:szCs w:val="24"/>
                <w:lang w:val="en-US"/>
              </w:rPr>
              <w:t>đơn</w:t>
            </w:r>
            <w:proofErr w:type="spellEnd"/>
            <w:r w:rsidRPr="008F1511">
              <w:rPr>
                <w:rFonts w:ascii="Cascadia Mono" w:hAnsi="Cascadia Mono" w:cs="Times New Roman"/>
                <w:noProof w:val="0"/>
                <w:color w:val="000000"/>
                <w:kern w:val="0"/>
                <w:sz w:val="24"/>
                <w:szCs w:val="24"/>
                <w:lang w:val="en-US"/>
              </w:rPr>
              <w:t xml:space="preserve"> </w:t>
            </w:r>
            <w:proofErr w:type="spellStart"/>
            <w:r w:rsidRPr="008F1511">
              <w:rPr>
                <w:rFonts w:ascii="Cascadia Mono" w:hAnsi="Cascadia Mono" w:cs="Times New Roman"/>
                <w:noProof w:val="0"/>
                <w:color w:val="000000"/>
                <w:kern w:val="0"/>
                <w:sz w:val="24"/>
                <w:szCs w:val="24"/>
                <w:lang w:val="en-US"/>
              </w:rPr>
              <w:t>nhập</w:t>
            </w:r>
            <w:proofErr w:type="spellEnd"/>
            <w:r w:rsidRPr="008F1511">
              <w:rPr>
                <w:rFonts w:ascii="Cascadia Mono" w:hAnsi="Cascadia Mono" w:cs="Times New Roman"/>
                <w:noProof w:val="0"/>
                <w:color w:val="000000"/>
                <w:kern w:val="0"/>
                <w:sz w:val="24"/>
                <w:szCs w:val="24"/>
                <w:lang w:val="en-US"/>
              </w:rPr>
              <w:t xml:space="preserve"> </w:t>
            </w:r>
            <w:proofErr w:type="spellStart"/>
            <w:r w:rsidRPr="008F1511">
              <w:rPr>
                <w:rFonts w:ascii="Cascadia Mono" w:hAnsi="Cascadia Mono" w:cs="Times New Roman"/>
                <w:noProof w:val="0"/>
                <w:color w:val="000000"/>
                <w:kern w:val="0"/>
                <w:sz w:val="24"/>
                <w:szCs w:val="24"/>
                <w:lang w:val="en-US"/>
              </w:rPr>
              <w:t>hàng</w:t>
            </w:r>
            <w:proofErr w:type="spellEnd"/>
            <w:r w:rsidRPr="008F1511">
              <w:rPr>
                <w:rFonts w:ascii="Cascadia Mono" w:hAnsi="Cascadia Mono" w:cs="Times New Roman"/>
                <w:noProof w:val="0"/>
                <w:color w:val="000000"/>
                <w:kern w:val="0"/>
                <w:sz w:val="24"/>
                <w:szCs w:val="24"/>
                <w:lang w:val="en-US"/>
              </w:rPr>
              <w:t xml:space="preserve"> </w:t>
            </w:r>
            <w:proofErr w:type="spellStart"/>
            <w:r w:rsidRPr="008F1511">
              <w:rPr>
                <w:rFonts w:ascii="Cascadia Mono" w:hAnsi="Cascadia Mono" w:cs="Times New Roman"/>
                <w:noProof w:val="0"/>
                <w:color w:val="000000"/>
                <w:kern w:val="0"/>
                <w:sz w:val="24"/>
                <w:szCs w:val="24"/>
                <w:lang w:val="en-US"/>
              </w:rPr>
              <w:t>cần</w:t>
            </w:r>
            <w:proofErr w:type="spellEnd"/>
            <w:r w:rsidRPr="008F1511">
              <w:rPr>
                <w:rFonts w:ascii="Cascadia Mono" w:hAnsi="Cascadia Mono" w:cs="Times New Roman"/>
                <w:noProof w:val="0"/>
                <w:color w:val="000000"/>
                <w:kern w:val="0"/>
                <w:sz w:val="24"/>
                <w:szCs w:val="24"/>
                <w:lang w:val="en-US"/>
              </w:rPr>
              <w:t xml:space="preserve"> </w:t>
            </w:r>
            <w:proofErr w:type="spellStart"/>
            <w:r w:rsidRPr="008F1511">
              <w:rPr>
                <w:rFonts w:ascii="Cascadia Mono" w:hAnsi="Cascadia Mono" w:cs="Times New Roman"/>
                <w:noProof w:val="0"/>
                <w:color w:val="000000"/>
                <w:kern w:val="0"/>
                <w:sz w:val="24"/>
                <w:szCs w:val="24"/>
                <w:lang w:val="en-US"/>
              </w:rPr>
              <w:t>sửa</w:t>
            </w:r>
            <w:proofErr w:type="spellEnd"/>
            <w:r w:rsidRPr="008F1511">
              <w:rPr>
                <w:rFonts w:ascii="Cascadia Mono" w:hAnsi="Cascadia Mono" w:cs="Times New Roman"/>
                <w:noProof w:val="0"/>
                <w:color w:val="000000"/>
                <w:kern w:val="0"/>
                <w:sz w:val="24"/>
                <w:szCs w:val="24"/>
                <w:lang w:val="en-US"/>
              </w:rPr>
              <w:t>!"</w:t>
            </w:r>
            <w:proofErr w:type="gramStart"/>
            <w:r w:rsidRPr="008F1511">
              <w:rPr>
                <w:rFonts w:ascii="Cascadia Mono" w:hAnsi="Cascadia Mono" w:cs="Times New Roman"/>
                <w:noProof w:val="0"/>
                <w:color w:val="000000"/>
                <w:kern w:val="0"/>
                <w:sz w:val="24"/>
                <w:szCs w:val="24"/>
                <w:lang w:val="en-US"/>
              </w:rPr>
              <w:t>);</w:t>
            </w:r>
            <w:proofErr w:type="gramEnd"/>
          </w:p>
          <w:p w14:paraId="49C54AD3" w14:textId="77777777" w:rsidR="008F1511" w:rsidRPr="008F1511" w:rsidRDefault="008F1511" w:rsidP="008F1511">
            <w:pPr>
              <w:spacing w:line="276" w:lineRule="auto"/>
              <w:rPr>
                <w:rFonts w:ascii="Cascadia Mono" w:hAnsi="Cascadia Mono" w:cs="Times New Roman"/>
                <w:noProof w:val="0"/>
                <w:color w:val="000000"/>
                <w:kern w:val="0"/>
                <w:sz w:val="24"/>
                <w:szCs w:val="24"/>
                <w:lang w:val="en-US"/>
              </w:rPr>
            </w:pPr>
            <w:r w:rsidRPr="008F1511">
              <w:rPr>
                <w:rFonts w:ascii="Cascadia Mono" w:hAnsi="Cascadia Mono" w:cs="Times New Roman"/>
                <w:noProof w:val="0"/>
                <w:color w:val="000000"/>
                <w:kern w:val="0"/>
                <w:sz w:val="24"/>
                <w:szCs w:val="24"/>
                <w:lang w:val="en-US"/>
              </w:rPr>
              <w:t>}</w:t>
            </w:r>
          </w:p>
          <w:p w14:paraId="30D4522D" w14:textId="77777777" w:rsidR="008F1511" w:rsidRPr="008F1511" w:rsidRDefault="008F1511" w:rsidP="008F1511">
            <w:pPr>
              <w:spacing w:line="276" w:lineRule="auto"/>
              <w:rPr>
                <w:rFonts w:ascii="Cascadia Mono" w:hAnsi="Cascadia Mono" w:cs="Times New Roman"/>
                <w:noProof w:val="0"/>
                <w:color w:val="000000"/>
                <w:kern w:val="0"/>
                <w:sz w:val="24"/>
                <w:szCs w:val="24"/>
                <w:lang w:val="en-US"/>
              </w:rPr>
            </w:pPr>
            <w:r w:rsidRPr="008F1511">
              <w:rPr>
                <w:rFonts w:ascii="Cascadia Mono" w:hAnsi="Cascadia Mono" w:cs="Times New Roman"/>
                <w:noProof w:val="0"/>
                <w:color w:val="000000"/>
                <w:kern w:val="0"/>
                <w:sz w:val="24"/>
                <w:szCs w:val="24"/>
                <w:lang w:val="en-US"/>
              </w:rPr>
              <w:t xml:space="preserve">else if </w:t>
            </w:r>
            <w:proofErr w:type="gramStart"/>
            <w:r w:rsidRPr="008F1511">
              <w:rPr>
                <w:rFonts w:ascii="Cascadia Mono" w:hAnsi="Cascadia Mono" w:cs="Times New Roman"/>
                <w:noProof w:val="0"/>
                <w:color w:val="000000"/>
                <w:kern w:val="0"/>
                <w:sz w:val="24"/>
                <w:szCs w:val="24"/>
                <w:lang w:val="en-US"/>
              </w:rPr>
              <w:t>(!</w:t>
            </w:r>
            <w:proofErr w:type="spellStart"/>
            <w:r w:rsidRPr="008F1511">
              <w:rPr>
                <w:rFonts w:ascii="Cascadia Mono" w:hAnsi="Cascadia Mono" w:cs="Times New Roman"/>
                <w:noProof w:val="0"/>
                <w:color w:val="000000"/>
                <w:kern w:val="0"/>
                <w:sz w:val="24"/>
                <w:szCs w:val="24"/>
                <w:lang w:val="en-US"/>
              </w:rPr>
              <w:t>int</w:t>
            </w:r>
            <w:proofErr w:type="gramEnd"/>
            <w:r w:rsidRPr="008F1511">
              <w:rPr>
                <w:rFonts w:ascii="Cascadia Mono" w:hAnsi="Cascadia Mono" w:cs="Times New Roman"/>
                <w:noProof w:val="0"/>
                <w:color w:val="000000"/>
                <w:kern w:val="0"/>
                <w:sz w:val="24"/>
                <w:szCs w:val="24"/>
                <w:lang w:val="en-US"/>
              </w:rPr>
              <w:t>.TryParse</w:t>
            </w:r>
            <w:proofErr w:type="spellEnd"/>
            <w:r w:rsidRPr="008F1511">
              <w:rPr>
                <w:rFonts w:ascii="Cascadia Mono" w:hAnsi="Cascadia Mono" w:cs="Times New Roman"/>
                <w:noProof w:val="0"/>
                <w:color w:val="000000"/>
                <w:kern w:val="0"/>
                <w:sz w:val="24"/>
                <w:szCs w:val="24"/>
                <w:lang w:val="en-US"/>
              </w:rPr>
              <w:t>(</w:t>
            </w:r>
            <w:proofErr w:type="spellStart"/>
            <w:r w:rsidRPr="008F1511">
              <w:rPr>
                <w:rFonts w:ascii="Cascadia Mono" w:hAnsi="Cascadia Mono" w:cs="Times New Roman"/>
                <w:noProof w:val="0"/>
                <w:color w:val="000000"/>
                <w:kern w:val="0"/>
                <w:sz w:val="24"/>
                <w:szCs w:val="24"/>
                <w:lang w:val="en-US"/>
              </w:rPr>
              <w:t>tbxQuantity.Text</w:t>
            </w:r>
            <w:proofErr w:type="spellEnd"/>
            <w:r w:rsidRPr="008F1511">
              <w:rPr>
                <w:rFonts w:ascii="Cascadia Mono" w:hAnsi="Cascadia Mono" w:cs="Times New Roman"/>
                <w:noProof w:val="0"/>
                <w:color w:val="000000"/>
                <w:kern w:val="0"/>
                <w:sz w:val="24"/>
                <w:szCs w:val="24"/>
                <w:lang w:val="en-US"/>
              </w:rPr>
              <w:t>, out int result1))</w:t>
            </w:r>
          </w:p>
          <w:p w14:paraId="5C6153CD" w14:textId="77777777" w:rsidR="008F1511" w:rsidRPr="008F1511" w:rsidRDefault="008F1511" w:rsidP="008F1511">
            <w:pPr>
              <w:spacing w:line="276" w:lineRule="auto"/>
              <w:rPr>
                <w:rFonts w:ascii="Cascadia Mono" w:hAnsi="Cascadia Mono" w:cs="Times New Roman"/>
                <w:noProof w:val="0"/>
                <w:color w:val="000000"/>
                <w:kern w:val="0"/>
                <w:sz w:val="24"/>
                <w:szCs w:val="24"/>
                <w:lang w:val="en-US"/>
              </w:rPr>
            </w:pPr>
            <w:r w:rsidRPr="008F1511">
              <w:rPr>
                <w:rFonts w:ascii="Cascadia Mono" w:hAnsi="Cascadia Mono" w:cs="Times New Roman"/>
                <w:noProof w:val="0"/>
                <w:color w:val="000000"/>
                <w:kern w:val="0"/>
                <w:sz w:val="24"/>
                <w:szCs w:val="24"/>
                <w:lang w:val="en-US"/>
              </w:rPr>
              <w:t xml:space="preserve">    </w:t>
            </w:r>
            <w:proofErr w:type="spellStart"/>
            <w:r w:rsidRPr="008F1511">
              <w:rPr>
                <w:rFonts w:ascii="Cascadia Mono" w:hAnsi="Cascadia Mono" w:cs="Times New Roman"/>
                <w:noProof w:val="0"/>
                <w:color w:val="000000"/>
                <w:kern w:val="0"/>
                <w:sz w:val="24"/>
                <w:szCs w:val="24"/>
                <w:lang w:val="en-US"/>
              </w:rPr>
              <w:t>MessageBox.Show</w:t>
            </w:r>
            <w:proofErr w:type="spellEnd"/>
            <w:r w:rsidRPr="008F1511">
              <w:rPr>
                <w:rFonts w:ascii="Cascadia Mono" w:hAnsi="Cascadia Mono" w:cs="Times New Roman"/>
                <w:noProof w:val="0"/>
                <w:color w:val="000000"/>
                <w:kern w:val="0"/>
                <w:sz w:val="24"/>
                <w:szCs w:val="24"/>
                <w:lang w:val="en-US"/>
              </w:rPr>
              <w:t>("</w:t>
            </w:r>
            <w:proofErr w:type="spellStart"/>
            <w:r w:rsidRPr="008F1511">
              <w:rPr>
                <w:rFonts w:ascii="Cascadia Mono" w:hAnsi="Cascadia Mono" w:cs="Times New Roman"/>
                <w:noProof w:val="0"/>
                <w:color w:val="000000"/>
                <w:kern w:val="0"/>
                <w:sz w:val="24"/>
                <w:szCs w:val="24"/>
                <w:lang w:val="en-US"/>
              </w:rPr>
              <w:t>Vui</w:t>
            </w:r>
            <w:proofErr w:type="spellEnd"/>
            <w:r w:rsidRPr="008F1511">
              <w:rPr>
                <w:rFonts w:ascii="Cascadia Mono" w:hAnsi="Cascadia Mono" w:cs="Times New Roman"/>
                <w:noProof w:val="0"/>
                <w:color w:val="000000"/>
                <w:kern w:val="0"/>
                <w:sz w:val="24"/>
                <w:szCs w:val="24"/>
                <w:lang w:val="en-US"/>
              </w:rPr>
              <w:t xml:space="preserve"> </w:t>
            </w:r>
            <w:proofErr w:type="spellStart"/>
            <w:r w:rsidRPr="008F1511">
              <w:rPr>
                <w:rFonts w:ascii="Cascadia Mono" w:hAnsi="Cascadia Mono" w:cs="Times New Roman"/>
                <w:noProof w:val="0"/>
                <w:color w:val="000000"/>
                <w:kern w:val="0"/>
                <w:sz w:val="24"/>
                <w:szCs w:val="24"/>
                <w:lang w:val="en-US"/>
              </w:rPr>
              <w:t>lòng</w:t>
            </w:r>
            <w:proofErr w:type="spellEnd"/>
            <w:r w:rsidRPr="008F1511">
              <w:rPr>
                <w:rFonts w:ascii="Cascadia Mono" w:hAnsi="Cascadia Mono" w:cs="Times New Roman"/>
                <w:noProof w:val="0"/>
                <w:color w:val="000000"/>
                <w:kern w:val="0"/>
                <w:sz w:val="24"/>
                <w:szCs w:val="24"/>
                <w:lang w:val="en-US"/>
              </w:rPr>
              <w:t xml:space="preserve"> </w:t>
            </w:r>
            <w:proofErr w:type="spellStart"/>
            <w:r w:rsidRPr="008F1511">
              <w:rPr>
                <w:rFonts w:ascii="Cascadia Mono" w:hAnsi="Cascadia Mono" w:cs="Times New Roman"/>
                <w:noProof w:val="0"/>
                <w:color w:val="000000"/>
                <w:kern w:val="0"/>
                <w:sz w:val="24"/>
                <w:szCs w:val="24"/>
                <w:lang w:val="en-US"/>
              </w:rPr>
              <w:t>nhập</w:t>
            </w:r>
            <w:proofErr w:type="spellEnd"/>
            <w:r w:rsidRPr="008F1511">
              <w:rPr>
                <w:rFonts w:ascii="Cascadia Mono" w:hAnsi="Cascadia Mono" w:cs="Times New Roman"/>
                <w:noProof w:val="0"/>
                <w:color w:val="000000"/>
                <w:kern w:val="0"/>
                <w:sz w:val="24"/>
                <w:szCs w:val="24"/>
                <w:lang w:val="en-US"/>
              </w:rPr>
              <w:t xml:space="preserve"> </w:t>
            </w:r>
            <w:proofErr w:type="spellStart"/>
            <w:r w:rsidRPr="008F1511">
              <w:rPr>
                <w:rFonts w:ascii="Cascadia Mono" w:hAnsi="Cascadia Mono" w:cs="Times New Roman"/>
                <w:noProof w:val="0"/>
                <w:color w:val="000000"/>
                <w:kern w:val="0"/>
                <w:sz w:val="24"/>
                <w:szCs w:val="24"/>
                <w:lang w:val="en-US"/>
              </w:rPr>
              <w:t>số</w:t>
            </w:r>
            <w:proofErr w:type="spellEnd"/>
            <w:r w:rsidRPr="008F1511">
              <w:rPr>
                <w:rFonts w:ascii="Cascadia Mono" w:hAnsi="Cascadia Mono" w:cs="Times New Roman"/>
                <w:noProof w:val="0"/>
                <w:color w:val="000000"/>
                <w:kern w:val="0"/>
                <w:sz w:val="24"/>
                <w:szCs w:val="24"/>
                <w:lang w:val="en-US"/>
              </w:rPr>
              <w:t xml:space="preserve"> </w:t>
            </w:r>
            <w:proofErr w:type="spellStart"/>
            <w:r w:rsidRPr="008F1511">
              <w:rPr>
                <w:rFonts w:ascii="Cascadia Mono" w:hAnsi="Cascadia Mono" w:cs="Times New Roman"/>
                <w:noProof w:val="0"/>
                <w:color w:val="000000"/>
                <w:kern w:val="0"/>
                <w:sz w:val="24"/>
                <w:szCs w:val="24"/>
                <w:lang w:val="en-US"/>
              </w:rPr>
              <w:t>lượng</w:t>
            </w:r>
            <w:proofErr w:type="spellEnd"/>
            <w:r w:rsidRPr="008F1511">
              <w:rPr>
                <w:rFonts w:ascii="Cascadia Mono" w:hAnsi="Cascadia Mono" w:cs="Times New Roman"/>
                <w:noProof w:val="0"/>
                <w:color w:val="000000"/>
                <w:kern w:val="0"/>
                <w:sz w:val="24"/>
                <w:szCs w:val="24"/>
                <w:lang w:val="en-US"/>
              </w:rPr>
              <w:t xml:space="preserve"> </w:t>
            </w:r>
            <w:proofErr w:type="spellStart"/>
            <w:r w:rsidRPr="008F1511">
              <w:rPr>
                <w:rFonts w:ascii="Cascadia Mono" w:hAnsi="Cascadia Mono" w:cs="Times New Roman"/>
                <w:noProof w:val="0"/>
                <w:color w:val="000000"/>
                <w:kern w:val="0"/>
                <w:sz w:val="24"/>
                <w:szCs w:val="24"/>
                <w:lang w:val="en-US"/>
              </w:rPr>
              <w:t>lớn</w:t>
            </w:r>
            <w:proofErr w:type="spellEnd"/>
            <w:r w:rsidRPr="008F1511">
              <w:rPr>
                <w:rFonts w:ascii="Cascadia Mono" w:hAnsi="Cascadia Mono" w:cs="Times New Roman"/>
                <w:noProof w:val="0"/>
                <w:color w:val="000000"/>
                <w:kern w:val="0"/>
                <w:sz w:val="24"/>
                <w:szCs w:val="24"/>
                <w:lang w:val="en-US"/>
              </w:rPr>
              <w:t xml:space="preserve"> </w:t>
            </w:r>
            <w:proofErr w:type="spellStart"/>
            <w:r w:rsidRPr="008F1511">
              <w:rPr>
                <w:rFonts w:ascii="Cascadia Mono" w:hAnsi="Cascadia Mono" w:cs="Times New Roman"/>
                <w:noProof w:val="0"/>
                <w:color w:val="000000"/>
                <w:kern w:val="0"/>
                <w:sz w:val="24"/>
                <w:szCs w:val="24"/>
                <w:lang w:val="en-US"/>
              </w:rPr>
              <w:t>hơn</w:t>
            </w:r>
            <w:proofErr w:type="spellEnd"/>
            <w:r w:rsidRPr="008F1511">
              <w:rPr>
                <w:rFonts w:ascii="Cascadia Mono" w:hAnsi="Cascadia Mono" w:cs="Times New Roman"/>
                <w:noProof w:val="0"/>
                <w:color w:val="000000"/>
                <w:kern w:val="0"/>
                <w:sz w:val="24"/>
                <w:szCs w:val="24"/>
                <w:lang w:val="en-US"/>
              </w:rPr>
              <w:t xml:space="preserve"> 0!"</w:t>
            </w:r>
            <w:proofErr w:type="gramStart"/>
            <w:r w:rsidRPr="008F1511">
              <w:rPr>
                <w:rFonts w:ascii="Cascadia Mono" w:hAnsi="Cascadia Mono" w:cs="Times New Roman"/>
                <w:noProof w:val="0"/>
                <w:color w:val="000000"/>
                <w:kern w:val="0"/>
                <w:sz w:val="24"/>
                <w:szCs w:val="24"/>
                <w:lang w:val="en-US"/>
              </w:rPr>
              <w:t>);</w:t>
            </w:r>
            <w:proofErr w:type="gramEnd"/>
          </w:p>
          <w:p w14:paraId="1CD8B5F1" w14:textId="77777777" w:rsidR="008F1511" w:rsidRPr="008F1511" w:rsidRDefault="008F1511" w:rsidP="008F1511">
            <w:pPr>
              <w:spacing w:line="276" w:lineRule="auto"/>
              <w:rPr>
                <w:rFonts w:ascii="Cascadia Mono" w:hAnsi="Cascadia Mono" w:cs="Times New Roman"/>
                <w:noProof w:val="0"/>
                <w:color w:val="000000"/>
                <w:kern w:val="0"/>
                <w:sz w:val="24"/>
                <w:szCs w:val="24"/>
                <w:lang w:val="en-US"/>
              </w:rPr>
            </w:pPr>
            <w:r w:rsidRPr="008F1511">
              <w:rPr>
                <w:rFonts w:ascii="Cascadia Mono" w:hAnsi="Cascadia Mono" w:cs="Times New Roman"/>
                <w:noProof w:val="0"/>
                <w:color w:val="000000"/>
                <w:kern w:val="0"/>
                <w:sz w:val="24"/>
                <w:szCs w:val="24"/>
                <w:lang w:val="en-US"/>
              </w:rPr>
              <w:t xml:space="preserve">else if </w:t>
            </w:r>
            <w:proofErr w:type="gramStart"/>
            <w:r w:rsidRPr="008F1511">
              <w:rPr>
                <w:rFonts w:ascii="Cascadia Mono" w:hAnsi="Cascadia Mono" w:cs="Times New Roman"/>
                <w:noProof w:val="0"/>
                <w:color w:val="000000"/>
                <w:kern w:val="0"/>
                <w:sz w:val="24"/>
                <w:szCs w:val="24"/>
                <w:lang w:val="en-US"/>
              </w:rPr>
              <w:t>(!</w:t>
            </w:r>
            <w:proofErr w:type="spellStart"/>
            <w:r w:rsidRPr="008F1511">
              <w:rPr>
                <w:rFonts w:ascii="Cascadia Mono" w:hAnsi="Cascadia Mono" w:cs="Times New Roman"/>
                <w:noProof w:val="0"/>
                <w:color w:val="000000"/>
                <w:kern w:val="0"/>
                <w:sz w:val="24"/>
                <w:szCs w:val="24"/>
                <w:lang w:val="en-US"/>
              </w:rPr>
              <w:t>double</w:t>
            </w:r>
            <w:proofErr w:type="gramEnd"/>
            <w:r w:rsidRPr="008F1511">
              <w:rPr>
                <w:rFonts w:ascii="Cascadia Mono" w:hAnsi="Cascadia Mono" w:cs="Times New Roman"/>
                <w:noProof w:val="0"/>
                <w:color w:val="000000"/>
                <w:kern w:val="0"/>
                <w:sz w:val="24"/>
                <w:szCs w:val="24"/>
                <w:lang w:val="en-US"/>
              </w:rPr>
              <w:t>.TryParse</w:t>
            </w:r>
            <w:proofErr w:type="spellEnd"/>
            <w:r w:rsidRPr="008F1511">
              <w:rPr>
                <w:rFonts w:ascii="Cascadia Mono" w:hAnsi="Cascadia Mono" w:cs="Times New Roman"/>
                <w:noProof w:val="0"/>
                <w:color w:val="000000"/>
                <w:kern w:val="0"/>
                <w:sz w:val="24"/>
                <w:szCs w:val="24"/>
                <w:lang w:val="en-US"/>
              </w:rPr>
              <w:t>(</w:t>
            </w:r>
            <w:proofErr w:type="spellStart"/>
            <w:r w:rsidRPr="008F1511">
              <w:rPr>
                <w:rFonts w:ascii="Cascadia Mono" w:hAnsi="Cascadia Mono" w:cs="Times New Roman"/>
                <w:noProof w:val="0"/>
                <w:color w:val="000000"/>
                <w:kern w:val="0"/>
                <w:sz w:val="24"/>
                <w:szCs w:val="24"/>
                <w:lang w:val="en-US"/>
              </w:rPr>
              <w:t>tbxUnitPrice.Text</w:t>
            </w:r>
            <w:proofErr w:type="spellEnd"/>
            <w:r w:rsidRPr="008F1511">
              <w:rPr>
                <w:rFonts w:ascii="Cascadia Mono" w:hAnsi="Cascadia Mono" w:cs="Times New Roman"/>
                <w:noProof w:val="0"/>
                <w:color w:val="000000"/>
                <w:kern w:val="0"/>
                <w:sz w:val="24"/>
                <w:szCs w:val="24"/>
                <w:lang w:val="en-US"/>
              </w:rPr>
              <w:t>, out double result2))</w:t>
            </w:r>
          </w:p>
          <w:p w14:paraId="40C8A98E" w14:textId="77777777" w:rsidR="008F1511" w:rsidRPr="008F1511" w:rsidRDefault="008F1511" w:rsidP="008F1511">
            <w:pPr>
              <w:spacing w:line="276" w:lineRule="auto"/>
              <w:rPr>
                <w:rFonts w:ascii="Cascadia Mono" w:hAnsi="Cascadia Mono" w:cs="Times New Roman"/>
                <w:noProof w:val="0"/>
                <w:color w:val="000000"/>
                <w:kern w:val="0"/>
                <w:sz w:val="24"/>
                <w:szCs w:val="24"/>
                <w:lang w:val="en-US"/>
              </w:rPr>
            </w:pPr>
            <w:r w:rsidRPr="008F1511">
              <w:rPr>
                <w:rFonts w:ascii="Cascadia Mono" w:hAnsi="Cascadia Mono" w:cs="Times New Roman"/>
                <w:noProof w:val="0"/>
                <w:color w:val="000000"/>
                <w:kern w:val="0"/>
                <w:sz w:val="24"/>
                <w:szCs w:val="24"/>
                <w:lang w:val="en-US"/>
              </w:rPr>
              <w:t xml:space="preserve">    </w:t>
            </w:r>
            <w:proofErr w:type="spellStart"/>
            <w:r w:rsidRPr="008F1511">
              <w:rPr>
                <w:rFonts w:ascii="Cascadia Mono" w:hAnsi="Cascadia Mono" w:cs="Times New Roman"/>
                <w:noProof w:val="0"/>
                <w:color w:val="000000"/>
                <w:kern w:val="0"/>
                <w:sz w:val="24"/>
                <w:szCs w:val="24"/>
                <w:lang w:val="en-US"/>
              </w:rPr>
              <w:t>MessageBox.Show</w:t>
            </w:r>
            <w:proofErr w:type="spellEnd"/>
            <w:r w:rsidRPr="008F1511">
              <w:rPr>
                <w:rFonts w:ascii="Cascadia Mono" w:hAnsi="Cascadia Mono" w:cs="Times New Roman"/>
                <w:noProof w:val="0"/>
                <w:color w:val="000000"/>
                <w:kern w:val="0"/>
                <w:sz w:val="24"/>
                <w:szCs w:val="24"/>
                <w:lang w:val="en-US"/>
              </w:rPr>
              <w:t>("</w:t>
            </w:r>
            <w:proofErr w:type="spellStart"/>
            <w:r w:rsidRPr="008F1511">
              <w:rPr>
                <w:rFonts w:ascii="Cascadia Mono" w:hAnsi="Cascadia Mono" w:cs="Times New Roman"/>
                <w:noProof w:val="0"/>
                <w:color w:val="000000"/>
                <w:kern w:val="0"/>
                <w:sz w:val="24"/>
                <w:szCs w:val="24"/>
                <w:lang w:val="en-US"/>
              </w:rPr>
              <w:t>Vui</w:t>
            </w:r>
            <w:proofErr w:type="spellEnd"/>
            <w:r w:rsidRPr="008F1511">
              <w:rPr>
                <w:rFonts w:ascii="Cascadia Mono" w:hAnsi="Cascadia Mono" w:cs="Times New Roman"/>
                <w:noProof w:val="0"/>
                <w:color w:val="000000"/>
                <w:kern w:val="0"/>
                <w:sz w:val="24"/>
                <w:szCs w:val="24"/>
                <w:lang w:val="en-US"/>
              </w:rPr>
              <w:t xml:space="preserve"> </w:t>
            </w:r>
            <w:proofErr w:type="spellStart"/>
            <w:r w:rsidRPr="008F1511">
              <w:rPr>
                <w:rFonts w:ascii="Cascadia Mono" w:hAnsi="Cascadia Mono" w:cs="Times New Roman"/>
                <w:noProof w:val="0"/>
                <w:color w:val="000000"/>
                <w:kern w:val="0"/>
                <w:sz w:val="24"/>
                <w:szCs w:val="24"/>
                <w:lang w:val="en-US"/>
              </w:rPr>
              <w:t>lòng</w:t>
            </w:r>
            <w:proofErr w:type="spellEnd"/>
            <w:r w:rsidRPr="008F1511">
              <w:rPr>
                <w:rFonts w:ascii="Cascadia Mono" w:hAnsi="Cascadia Mono" w:cs="Times New Roman"/>
                <w:noProof w:val="0"/>
                <w:color w:val="000000"/>
                <w:kern w:val="0"/>
                <w:sz w:val="24"/>
                <w:szCs w:val="24"/>
                <w:lang w:val="en-US"/>
              </w:rPr>
              <w:t xml:space="preserve"> </w:t>
            </w:r>
            <w:proofErr w:type="spellStart"/>
            <w:r w:rsidRPr="008F1511">
              <w:rPr>
                <w:rFonts w:ascii="Cascadia Mono" w:hAnsi="Cascadia Mono" w:cs="Times New Roman"/>
                <w:noProof w:val="0"/>
                <w:color w:val="000000"/>
                <w:kern w:val="0"/>
                <w:sz w:val="24"/>
                <w:szCs w:val="24"/>
                <w:lang w:val="en-US"/>
              </w:rPr>
              <w:t>nhập</w:t>
            </w:r>
            <w:proofErr w:type="spellEnd"/>
            <w:r w:rsidRPr="008F1511">
              <w:rPr>
                <w:rFonts w:ascii="Cascadia Mono" w:hAnsi="Cascadia Mono" w:cs="Times New Roman"/>
                <w:noProof w:val="0"/>
                <w:color w:val="000000"/>
                <w:kern w:val="0"/>
                <w:sz w:val="24"/>
                <w:szCs w:val="24"/>
                <w:lang w:val="en-US"/>
              </w:rPr>
              <w:t xml:space="preserve"> </w:t>
            </w:r>
            <w:proofErr w:type="spellStart"/>
            <w:r w:rsidRPr="008F1511">
              <w:rPr>
                <w:rFonts w:ascii="Cascadia Mono" w:hAnsi="Cascadia Mono" w:cs="Times New Roman"/>
                <w:noProof w:val="0"/>
                <w:color w:val="000000"/>
                <w:kern w:val="0"/>
                <w:sz w:val="24"/>
                <w:szCs w:val="24"/>
                <w:lang w:val="en-US"/>
              </w:rPr>
              <w:t>đơn</w:t>
            </w:r>
            <w:proofErr w:type="spellEnd"/>
            <w:r w:rsidRPr="008F1511">
              <w:rPr>
                <w:rFonts w:ascii="Cascadia Mono" w:hAnsi="Cascadia Mono" w:cs="Times New Roman"/>
                <w:noProof w:val="0"/>
                <w:color w:val="000000"/>
                <w:kern w:val="0"/>
                <w:sz w:val="24"/>
                <w:szCs w:val="24"/>
                <w:lang w:val="en-US"/>
              </w:rPr>
              <w:t xml:space="preserve"> </w:t>
            </w:r>
            <w:proofErr w:type="spellStart"/>
            <w:r w:rsidRPr="008F1511">
              <w:rPr>
                <w:rFonts w:ascii="Cascadia Mono" w:hAnsi="Cascadia Mono" w:cs="Times New Roman"/>
                <w:noProof w:val="0"/>
                <w:color w:val="000000"/>
                <w:kern w:val="0"/>
                <w:sz w:val="24"/>
                <w:szCs w:val="24"/>
                <w:lang w:val="en-US"/>
              </w:rPr>
              <w:t>giá</w:t>
            </w:r>
            <w:proofErr w:type="spellEnd"/>
            <w:r w:rsidRPr="008F1511">
              <w:rPr>
                <w:rFonts w:ascii="Cascadia Mono" w:hAnsi="Cascadia Mono" w:cs="Times New Roman"/>
                <w:noProof w:val="0"/>
                <w:color w:val="000000"/>
                <w:kern w:val="0"/>
                <w:sz w:val="24"/>
                <w:szCs w:val="24"/>
                <w:lang w:val="en-US"/>
              </w:rPr>
              <w:t xml:space="preserve"> </w:t>
            </w:r>
            <w:proofErr w:type="spellStart"/>
            <w:r w:rsidRPr="008F1511">
              <w:rPr>
                <w:rFonts w:ascii="Cascadia Mono" w:hAnsi="Cascadia Mono" w:cs="Times New Roman"/>
                <w:noProof w:val="0"/>
                <w:color w:val="000000"/>
                <w:kern w:val="0"/>
                <w:sz w:val="24"/>
                <w:szCs w:val="24"/>
                <w:lang w:val="en-US"/>
              </w:rPr>
              <w:t>lớn</w:t>
            </w:r>
            <w:proofErr w:type="spellEnd"/>
            <w:r w:rsidRPr="008F1511">
              <w:rPr>
                <w:rFonts w:ascii="Cascadia Mono" w:hAnsi="Cascadia Mono" w:cs="Times New Roman"/>
                <w:noProof w:val="0"/>
                <w:color w:val="000000"/>
                <w:kern w:val="0"/>
                <w:sz w:val="24"/>
                <w:szCs w:val="24"/>
                <w:lang w:val="en-US"/>
              </w:rPr>
              <w:t xml:space="preserve"> </w:t>
            </w:r>
            <w:proofErr w:type="spellStart"/>
            <w:r w:rsidRPr="008F1511">
              <w:rPr>
                <w:rFonts w:ascii="Cascadia Mono" w:hAnsi="Cascadia Mono" w:cs="Times New Roman"/>
                <w:noProof w:val="0"/>
                <w:color w:val="000000"/>
                <w:kern w:val="0"/>
                <w:sz w:val="24"/>
                <w:szCs w:val="24"/>
                <w:lang w:val="en-US"/>
              </w:rPr>
              <w:t>hơn</w:t>
            </w:r>
            <w:proofErr w:type="spellEnd"/>
            <w:r w:rsidRPr="008F1511">
              <w:rPr>
                <w:rFonts w:ascii="Cascadia Mono" w:hAnsi="Cascadia Mono" w:cs="Times New Roman"/>
                <w:noProof w:val="0"/>
                <w:color w:val="000000"/>
                <w:kern w:val="0"/>
                <w:sz w:val="24"/>
                <w:szCs w:val="24"/>
                <w:lang w:val="en-US"/>
              </w:rPr>
              <w:t xml:space="preserve"> 0!"</w:t>
            </w:r>
            <w:proofErr w:type="gramStart"/>
            <w:r w:rsidRPr="008F1511">
              <w:rPr>
                <w:rFonts w:ascii="Cascadia Mono" w:hAnsi="Cascadia Mono" w:cs="Times New Roman"/>
                <w:noProof w:val="0"/>
                <w:color w:val="000000"/>
                <w:kern w:val="0"/>
                <w:sz w:val="24"/>
                <w:szCs w:val="24"/>
                <w:lang w:val="en-US"/>
              </w:rPr>
              <w:t>);</w:t>
            </w:r>
            <w:proofErr w:type="gramEnd"/>
          </w:p>
          <w:p w14:paraId="6D1D7F9B" w14:textId="77777777" w:rsidR="008F1511" w:rsidRPr="008F1511" w:rsidRDefault="008F1511" w:rsidP="008F1511">
            <w:pPr>
              <w:spacing w:line="276" w:lineRule="auto"/>
              <w:rPr>
                <w:rFonts w:ascii="Cascadia Mono" w:hAnsi="Cascadia Mono" w:cs="Times New Roman"/>
                <w:noProof w:val="0"/>
                <w:color w:val="000000"/>
                <w:kern w:val="0"/>
                <w:sz w:val="24"/>
                <w:szCs w:val="24"/>
                <w:lang w:val="en-US"/>
              </w:rPr>
            </w:pPr>
          </w:p>
          <w:p w14:paraId="1FB5410A" w14:textId="77777777" w:rsidR="008F1511" w:rsidRPr="008F1511" w:rsidRDefault="008F1511" w:rsidP="008F1511">
            <w:pPr>
              <w:spacing w:line="276" w:lineRule="auto"/>
              <w:rPr>
                <w:rFonts w:ascii="Cascadia Mono" w:hAnsi="Cascadia Mono" w:cs="Times New Roman"/>
                <w:noProof w:val="0"/>
                <w:color w:val="000000"/>
                <w:kern w:val="0"/>
                <w:sz w:val="24"/>
                <w:szCs w:val="24"/>
                <w:lang w:val="en-US"/>
              </w:rPr>
            </w:pPr>
            <w:r w:rsidRPr="008F1511">
              <w:rPr>
                <w:rFonts w:ascii="Cascadia Mono" w:hAnsi="Cascadia Mono" w:cs="Times New Roman"/>
                <w:noProof w:val="0"/>
                <w:color w:val="000000"/>
                <w:kern w:val="0"/>
                <w:sz w:val="24"/>
                <w:szCs w:val="24"/>
                <w:lang w:val="en-US"/>
              </w:rPr>
              <w:t>else</w:t>
            </w:r>
          </w:p>
          <w:p w14:paraId="078CED7C" w14:textId="77777777" w:rsidR="008F1511" w:rsidRPr="008F1511" w:rsidRDefault="008F1511" w:rsidP="008F1511">
            <w:pPr>
              <w:spacing w:line="276" w:lineRule="auto"/>
              <w:rPr>
                <w:rFonts w:ascii="Cascadia Mono" w:hAnsi="Cascadia Mono" w:cs="Times New Roman"/>
                <w:noProof w:val="0"/>
                <w:color w:val="000000"/>
                <w:kern w:val="0"/>
                <w:sz w:val="24"/>
                <w:szCs w:val="24"/>
                <w:lang w:val="en-US"/>
              </w:rPr>
            </w:pPr>
            <w:r w:rsidRPr="008F1511">
              <w:rPr>
                <w:rFonts w:ascii="Cascadia Mono" w:hAnsi="Cascadia Mono" w:cs="Times New Roman"/>
                <w:noProof w:val="0"/>
                <w:color w:val="000000"/>
                <w:kern w:val="0"/>
                <w:sz w:val="24"/>
                <w:szCs w:val="24"/>
                <w:lang w:val="en-US"/>
              </w:rPr>
              <w:t>{</w:t>
            </w:r>
          </w:p>
          <w:p w14:paraId="447F6126" w14:textId="77777777" w:rsidR="008F1511" w:rsidRPr="008F1511" w:rsidRDefault="008F1511" w:rsidP="008F1511">
            <w:pPr>
              <w:spacing w:line="276" w:lineRule="auto"/>
              <w:rPr>
                <w:rFonts w:ascii="Cascadia Mono" w:hAnsi="Cascadia Mono" w:cs="Times New Roman"/>
                <w:noProof w:val="0"/>
                <w:color w:val="000000"/>
                <w:kern w:val="0"/>
                <w:sz w:val="24"/>
                <w:szCs w:val="24"/>
                <w:lang w:val="en-US"/>
              </w:rPr>
            </w:pPr>
            <w:r w:rsidRPr="008F1511">
              <w:rPr>
                <w:rFonts w:ascii="Cascadia Mono" w:hAnsi="Cascadia Mono" w:cs="Times New Roman"/>
                <w:noProof w:val="0"/>
                <w:color w:val="000000"/>
                <w:kern w:val="0"/>
                <w:sz w:val="24"/>
                <w:szCs w:val="24"/>
                <w:lang w:val="en-US"/>
              </w:rPr>
              <w:t xml:space="preserve">    try</w:t>
            </w:r>
          </w:p>
          <w:p w14:paraId="65BEC3FF" w14:textId="77777777" w:rsidR="008F1511" w:rsidRPr="008F1511" w:rsidRDefault="008F1511" w:rsidP="008F1511">
            <w:pPr>
              <w:spacing w:line="276" w:lineRule="auto"/>
              <w:rPr>
                <w:rFonts w:ascii="Cascadia Mono" w:hAnsi="Cascadia Mono" w:cs="Times New Roman"/>
                <w:noProof w:val="0"/>
                <w:color w:val="000000"/>
                <w:kern w:val="0"/>
                <w:sz w:val="24"/>
                <w:szCs w:val="24"/>
                <w:lang w:val="en-US"/>
              </w:rPr>
            </w:pPr>
            <w:r w:rsidRPr="008F1511">
              <w:rPr>
                <w:rFonts w:ascii="Cascadia Mono" w:hAnsi="Cascadia Mono" w:cs="Times New Roman"/>
                <w:noProof w:val="0"/>
                <w:color w:val="000000"/>
                <w:kern w:val="0"/>
                <w:sz w:val="24"/>
                <w:szCs w:val="24"/>
                <w:lang w:val="en-US"/>
              </w:rPr>
              <w:t xml:space="preserve">    {</w:t>
            </w:r>
          </w:p>
          <w:p w14:paraId="6271FBA1" w14:textId="77777777" w:rsidR="008F1511" w:rsidRPr="008F1511" w:rsidRDefault="008F1511" w:rsidP="008F1511">
            <w:pPr>
              <w:spacing w:line="276" w:lineRule="auto"/>
              <w:rPr>
                <w:rFonts w:ascii="Cascadia Mono" w:hAnsi="Cascadia Mono" w:cs="Times New Roman"/>
                <w:noProof w:val="0"/>
                <w:color w:val="000000"/>
                <w:kern w:val="0"/>
                <w:sz w:val="24"/>
                <w:szCs w:val="24"/>
                <w:lang w:val="en-US"/>
              </w:rPr>
            </w:pPr>
            <w:r w:rsidRPr="008F1511">
              <w:rPr>
                <w:rFonts w:ascii="Cascadia Mono" w:hAnsi="Cascadia Mono" w:cs="Times New Roman"/>
                <w:noProof w:val="0"/>
                <w:color w:val="000000"/>
                <w:kern w:val="0"/>
                <w:sz w:val="24"/>
                <w:szCs w:val="24"/>
                <w:lang w:val="en-US"/>
              </w:rPr>
              <w:t xml:space="preserve">        string </w:t>
            </w:r>
            <w:proofErr w:type="spellStart"/>
            <w:r w:rsidRPr="008F1511">
              <w:rPr>
                <w:rFonts w:ascii="Cascadia Mono" w:hAnsi="Cascadia Mono" w:cs="Times New Roman"/>
                <w:noProof w:val="0"/>
                <w:color w:val="000000"/>
                <w:kern w:val="0"/>
                <w:sz w:val="24"/>
                <w:szCs w:val="24"/>
                <w:lang w:val="en-US"/>
              </w:rPr>
              <w:t>rnID</w:t>
            </w:r>
            <w:proofErr w:type="spellEnd"/>
            <w:r w:rsidRPr="008F1511">
              <w:rPr>
                <w:rFonts w:ascii="Cascadia Mono" w:hAnsi="Cascadia Mono" w:cs="Times New Roman"/>
                <w:noProof w:val="0"/>
                <w:color w:val="000000"/>
                <w:kern w:val="0"/>
                <w:sz w:val="24"/>
                <w:szCs w:val="24"/>
                <w:lang w:val="en-US"/>
              </w:rPr>
              <w:t xml:space="preserve"> = </w:t>
            </w:r>
            <w:proofErr w:type="spellStart"/>
            <w:r w:rsidRPr="008F1511">
              <w:rPr>
                <w:rFonts w:ascii="Cascadia Mono" w:hAnsi="Cascadia Mono" w:cs="Times New Roman"/>
                <w:noProof w:val="0"/>
                <w:color w:val="000000"/>
                <w:kern w:val="0"/>
                <w:sz w:val="24"/>
                <w:szCs w:val="24"/>
                <w:lang w:val="en-US"/>
              </w:rPr>
              <w:t>dgvRN.Rows</w:t>
            </w:r>
            <w:proofErr w:type="spellEnd"/>
            <w:r w:rsidRPr="008F1511">
              <w:rPr>
                <w:rFonts w:ascii="Cascadia Mono" w:hAnsi="Cascadia Mono" w:cs="Times New Roman"/>
                <w:noProof w:val="0"/>
                <w:color w:val="000000"/>
                <w:kern w:val="0"/>
                <w:sz w:val="24"/>
                <w:szCs w:val="24"/>
                <w:lang w:val="en-US"/>
              </w:rPr>
              <w:t>[</w:t>
            </w:r>
            <w:proofErr w:type="spellStart"/>
            <w:r w:rsidRPr="008F1511">
              <w:rPr>
                <w:rFonts w:ascii="Cascadia Mono" w:hAnsi="Cascadia Mono" w:cs="Times New Roman"/>
                <w:noProof w:val="0"/>
                <w:color w:val="000000"/>
                <w:kern w:val="0"/>
                <w:sz w:val="24"/>
                <w:szCs w:val="24"/>
                <w:lang w:val="en-US"/>
              </w:rPr>
              <w:t>dgvRN.SelectedCells</w:t>
            </w:r>
            <w:proofErr w:type="spellEnd"/>
            <w:r w:rsidRPr="008F1511">
              <w:rPr>
                <w:rFonts w:ascii="Cascadia Mono" w:hAnsi="Cascadia Mono" w:cs="Times New Roman"/>
                <w:noProof w:val="0"/>
                <w:color w:val="000000"/>
                <w:kern w:val="0"/>
                <w:sz w:val="24"/>
                <w:szCs w:val="24"/>
                <w:lang w:val="en-US"/>
              </w:rPr>
              <w:t>[0</w:t>
            </w:r>
            <w:proofErr w:type="gramStart"/>
            <w:r w:rsidRPr="008F1511">
              <w:rPr>
                <w:rFonts w:ascii="Cascadia Mono" w:hAnsi="Cascadia Mono" w:cs="Times New Roman"/>
                <w:noProof w:val="0"/>
                <w:color w:val="000000"/>
                <w:kern w:val="0"/>
                <w:sz w:val="24"/>
                <w:szCs w:val="24"/>
                <w:lang w:val="en-US"/>
              </w:rPr>
              <w:t>].</w:t>
            </w:r>
            <w:proofErr w:type="spellStart"/>
            <w:r w:rsidRPr="008F1511">
              <w:rPr>
                <w:rFonts w:ascii="Cascadia Mono" w:hAnsi="Cascadia Mono" w:cs="Times New Roman"/>
                <w:noProof w:val="0"/>
                <w:color w:val="000000"/>
                <w:kern w:val="0"/>
                <w:sz w:val="24"/>
                <w:szCs w:val="24"/>
                <w:lang w:val="en-US"/>
              </w:rPr>
              <w:t>RowIndex</w:t>
            </w:r>
            <w:proofErr w:type="spellEnd"/>
            <w:proofErr w:type="gramEnd"/>
            <w:r w:rsidRPr="008F1511">
              <w:rPr>
                <w:rFonts w:ascii="Cascadia Mono" w:hAnsi="Cascadia Mono" w:cs="Times New Roman"/>
                <w:noProof w:val="0"/>
                <w:color w:val="000000"/>
                <w:kern w:val="0"/>
                <w:sz w:val="24"/>
                <w:szCs w:val="24"/>
                <w:lang w:val="en-US"/>
              </w:rPr>
              <w:t>].Cells[0].Value</w:t>
            </w:r>
          </w:p>
          <w:p w14:paraId="49CF4234" w14:textId="77777777" w:rsidR="008F1511" w:rsidRPr="008F1511" w:rsidRDefault="008F1511" w:rsidP="008F1511">
            <w:pPr>
              <w:spacing w:line="276" w:lineRule="auto"/>
              <w:rPr>
                <w:rFonts w:ascii="Cascadia Mono" w:hAnsi="Cascadia Mono" w:cs="Times New Roman"/>
                <w:noProof w:val="0"/>
                <w:color w:val="000000"/>
                <w:kern w:val="0"/>
                <w:sz w:val="24"/>
                <w:szCs w:val="24"/>
                <w:lang w:val="en-US"/>
              </w:rPr>
            </w:pPr>
            <w:r w:rsidRPr="008F1511">
              <w:rPr>
                <w:rFonts w:ascii="Cascadia Mono" w:hAnsi="Cascadia Mono" w:cs="Times New Roman"/>
                <w:noProof w:val="0"/>
                <w:color w:val="000000"/>
                <w:kern w:val="0"/>
                <w:sz w:val="24"/>
                <w:szCs w:val="24"/>
                <w:lang w:val="en-US"/>
              </w:rPr>
              <w:t xml:space="preserve">            </w:t>
            </w:r>
            <w:proofErr w:type="gramStart"/>
            <w:r w:rsidRPr="008F1511">
              <w:rPr>
                <w:rFonts w:ascii="Cascadia Mono" w:hAnsi="Cascadia Mono" w:cs="Times New Roman"/>
                <w:noProof w:val="0"/>
                <w:color w:val="000000"/>
                <w:kern w:val="0"/>
                <w:sz w:val="24"/>
                <w:szCs w:val="24"/>
                <w:lang w:val="en-US"/>
              </w:rPr>
              <w:t>.</w:t>
            </w:r>
            <w:proofErr w:type="spellStart"/>
            <w:r w:rsidRPr="008F1511">
              <w:rPr>
                <w:rFonts w:ascii="Cascadia Mono" w:hAnsi="Cascadia Mono" w:cs="Times New Roman"/>
                <w:noProof w:val="0"/>
                <w:color w:val="000000"/>
                <w:kern w:val="0"/>
                <w:sz w:val="24"/>
                <w:szCs w:val="24"/>
                <w:lang w:val="en-US"/>
              </w:rPr>
              <w:t>ToString</w:t>
            </w:r>
            <w:proofErr w:type="spellEnd"/>
            <w:proofErr w:type="gramEnd"/>
            <w:r w:rsidRPr="008F1511">
              <w:rPr>
                <w:rFonts w:ascii="Cascadia Mono" w:hAnsi="Cascadia Mono" w:cs="Times New Roman"/>
                <w:noProof w:val="0"/>
                <w:color w:val="000000"/>
                <w:kern w:val="0"/>
                <w:sz w:val="24"/>
                <w:szCs w:val="24"/>
                <w:lang w:val="en-US"/>
              </w:rPr>
              <w:t>(); //</w:t>
            </w:r>
            <w:proofErr w:type="spellStart"/>
            <w:r w:rsidRPr="008F1511">
              <w:rPr>
                <w:rFonts w:ascii="Cascadia Mono" w:hAnsi="Cascadia Mono" w:cs="Times New Roman"/>
                <w:noProof w:val="0"/>
                <w:color w:val="000000"/>
                <w:kern w:val="0"/>
                <w:sz w:val="24"/>
                <w:szCs w:val="24"/>
                <w:lang w:val="en-US"/>
              </w:rPr>
              <w:t>Lấy</w:t>
            </w:r>
            <w:proofErr w:type="spellEnd"/>
            <w:r w:rsidRPr="008F1511">
              <w:rPr>
                <w:rFonts w:ascii="Cascadia Mono" w:hAnsi="Cascadia Mono" w:cs="Times New Roman"/>
                <w:noProof w:val="0"/>
                <w:color w:val="000000"/>
                <w:kern w:val="0"/>
                <w:sz w:val="24"/>
                <w:szCs w:val="24"/>
                <w:lang w:val="en-US"/>
              </w:rPr>
              <w:t xml:space="preserve"> ID </w:t>
            </w:r>
            <w:proofErr w:type="spellStart"/>
            <w:r w:rsidRPr="008F1511">
              <w:rPr>
                <w:rFonts w:ascii="Cascadia Mono" w:hAnsi="Cascadia Mono" w:cs="Times New Roman"/>
                <w:noProof w:val="0"/>
                <w:color w:val="000000"/>
                <w:kern w:val="0"/>
                <w:sz w:val="24"/>
                <w:szCs w:val="24"/>
                <w:lang w:val="en-US"/>
              </w:rPr>
              <w:t>trong</w:t>
            </w:r>
            <w:proofErr w:type="spellEnd"/>
            <w:r w:rsidRPr="008F1511">
              <w:rPr>
                <w:rFonts w:ascii="Cascadia Mono" w:hAnsi="Cascadia Mono" w:cs="Times New Roman"/>
                <w:noProof w:val="0"/>
                <w:color w:val="000000"/>
                <w:kern w:val="0"/>
                <w:sz w:val="24"/>
                <w:szCs w:val="24"/>
                <w:lang w:val="en-US"/>
              </w:rPr>
              <w:t xml:space="preserve"> </w:t>
            </w:r>
            <w:proofErr w:type="spellStart"/>
            <w:r w:rsidRPr="008F1511">
              <w:rPr>
                <w:rFonts w:ascii="Cascadia Mono" w:hAnsi="Cascadia Mono" w:cs="Times New Roman"/>
                <w:noProof w:val="0"/>
                <w:color w:val="000000"/>
                <w:kern w:val="0"/>
                <w:sz w:val="24"/>
                <w:szCs w:val="24"/>
                <w:lang w:val="en-US"/>
              </w:rPr>
              <w:t>dgvRN</w:t>
            </w:r>
            <w:proofErr w:type="spellEnd"/>
          </w:p>
          <w:p w14:paraId="2F2BA241" w14:textId="77777777" w:rsidR="008F1511" w:rsidRPr="008F1511" w:rsidRDefault="008F1511" w:rsidP="008F1511">
            <w:pPr>
              <w:spacing w:line="276" w:lineRule="auto"/>
              <w:rPr>
                <w:rFonts w:ascii="Cascadia Mono" w:hAnsi="Cascadia Mono" w:cs="Times New Roman"/>
                <w:noProof w:val="0"/>
                <w:color w:val="000000"/>
                <w:kern w:val="0"/>
                <w:sz w:val="24"/>
                <w:szCs w:val="24"/>
                <w:lang w:val="en-US"/>
              </w:rPr>
            </w:pPr>
          </w:p>
          <w:p w14:paraId="37FC5787" w14:textId="77777777" w:rsidR="008F1511" w:rsidRPr="008F1511" w:rsidRDefault="008F1511" w:rsidP="008F1511">
            <w:pPr>
              <w:spacing w:line="276" w:lineRule="auto"/>
              <w:rPr>
                <w:rFonts w:ascii="Cascadia Mono" w:hAnsi="Cascadia Mono" w:cs="Times New Roman"/>
                <w:noProof w:val="0"/>
                <w:color w:val="000000"/>
                <w:kern w:val="0"/>
                <w:sz w:val="24"/>
                <w:szCs w:val="24"/>
                <w:lang w:val="en-US"/>
              </w:rPr>
            </w:pPr>
            <w:r w:rsidRPr="008F1511">
              <w:rPr>
                <w:rFonts w:ascii="Cascadia Mono" w:hAnsi="Cascadia Mono" w:cs="Times New Roman"/>
                <w:noProof w:val="0"/>
                <w:color w:val="000000"/>
                <w:kern w:val="0"/>
                <w:sz w:val="24"/>
                <w:szCs w:val="24"/>
                <w:lang w:val="en-US"/>
              </w:rPr>
              <w:t xml:space="preserve">        string </w:t>
            </w:r>
            <w:proofErr w:type="spellStart"/>
            <w:r w:rsidRPr="008F1511">
              <w:rPr>
                <w:rFonts w:ascii="Cascadia Mono" w:hAnsi="Cascadia Mono" w:cs="Times New Roman"/>
                <w:noProof w:val="0"/>
                <w:color w:val="000000"/>
                <w:kern w:val="0"/>
                <w:sz w:val="24"/>
                <w:szCs w:val="24"/>
                <w:lang w:val="en-US"/>
              </w:rPr>
              <w:t>mID</w:t>
            </w:r>
            <w:proofErr w:type="spellEnd"/>
            <w:r w:rsidRPr="008F1511">
              <w:rPr>
                <w:rFonts w:ascii="Cascadia Mono" w:hAnsi="Cascadia Mono" w:cs="Times New Roman"/>
                <w:noProof w:val="0"/>
                <w:color w:val="000000"/>
                <w:kern w:val="0"/>
                <w:sz w:val="24"/>
                <w:szCs w:val="24"/>
                <w:lang w:val="en-US"/>
              </w:rPr>
              <w:t xml:space="preserve"> =</w:t>
            </w:r>
          </w:p>
          <w:p w14:paraId="66B6AD8F" w14:textId="77777777" w:rsidR="008F1511" w:rsidRPr="008F1511" w:rsidRDefault="008F1511" w:rsidP="008F1511">
            <w:pPr>
              <w:spacing w:line="276" w:lineRule="auto"/>
              <w:rPr>
                <w:rFonts w:ascii="Cascadia Mono" w:hAnsi="Cascadia Mono" w:cs="Times New Roman"/>
                <w:noProof w:val="0"/>
                <w:color w:val="000000"/>
                <w:kern w:val="0"/>
                <w:sz w:val="24"/>
                <w:szCs w:val="24"/>
                <w:lang w:val="en-US"/>
              </w:rPr>
            </w:pPr>
            <w:r w:rsidRPr="008F1511">
              <w:rPr>
                <w:rFonts w:ascii="Cascadia Mono" w:hAnsi="Cascadia Mono" w:cs="Times New Roman"/>
                <w:noProof w:val="0"/>
                <w:color w:val="000000"/>
                <w:kern w:val="0"/>
                <w:sz w:val="24"/>
                <w:szCs w:val="24"/>
                <w:lang w:val="en-US"/>
              </w:rPr>
              <w:t xml:space="preserve">            (string)</w:t>
            </w:r>
            <w:proofErr w:type="spellStart"/>
            <w:proofErr w:type="gramStart"/>
            <w:r w:rsidRPr="008F1511">
              <w:rPr>
                <w:rFonts w:ascii="Cascadia Mono" w:hAnsi="Cascadia Mono" w:cs="Times New Roman"/>
                <w:noProof w:val="0"/>
                <w:color w:val="000000"/>
                <w:kern w:val="0"/>
                <w:sz w:val="24"/>
                <w:szCs w:val="24"/>
                <w:lang w:val="en-US"/>
              </w:rPr>
              <w:t>DataProvider.Instance.ExecuteQuery</w:t>
            </w:r>
            <w:proofErr w:type="spellEnd"/>
            <w:proofErr w:type="gramEnd"/>
            <w:r w:rsidRPr="008F1511">
              <w:rPr>
                <w:rFonts w:ascii="Cascadia Mono" w:hAnsi="Cascadia Mono" w:cs="Times New Roman"/>
                <w:noProof w:val="0"/>
                <w:color w:val="000000"/>
                <w:kern w:val="0"/>
                <w:sz w:val="24"/>
                <w:szCs w:val="24"/>
                <w:lang w:val="en-US"/>
              </w:rPr>
              <w:t>(</w:t>
            </w:r>
          </w:p>
          <w:p w14:paraId="092D26C9" w14:textId="77777777" w:rsidR="008F1511" w:rsidRPr="008F1511" w:rsidRDefault="008F1511" w:rsidP="008F1511">
            <w:pPr>
              <w:spacing w:line="276" w:lineRule="auto"/>
              <w:rPr>
                <w:rFonts w:ascii="Cascadia Mono" w:hAnsi="Cascadia Mono" w:cs="Times New Roman"/>
                <w:noProof w:val="0"/>
                <w:color w:val="000000"/>
                <w:kern w:val="0"/>
                <w:sz w:val="24"/>
                <w:szCs w:val="24"/>
                <w:lang w:val="en-US"/>
              </w:rPr>
            </w:pPr>
            <w:r w:rsidRPr="008F1511">
              <w:rPr>
                <w:rFonts w:ascii="Cascadia Mono" w:hAnsi="Cascadia Mono" w:cs="Times New Roman"/>
                <w:noProof w:val="0"/>
                <w:color w:val="000000"/>
                <w:kern w:val="0"/>
                <w:sz w:val="24"/>
                <w:szCs w:val="24"/>
                <w:lang w:val="en-US"/>
              </w:rPr>
              <w:t xml:space="preserve">                "SELECT ID FROM Material WHERE name = '" + </w:t>
            </w:r>
            <w:proofErr w:type="spellStart"/>
            <w:r w:rsidRPr="008F1511">
              <w:rPr>
                <w:rFonts w:ascii="Cascadia Mono" w:hAnsi="Cascadia Mono" w:cs="Times New Roman"/>
                <w:noProof w:val="0"/>
                <w:color w:val="000000"/>
                <w:kern w:val="0"/>
                <w:sz w:val="24"/>
                <w:szCs w:val="24"/>
                <w:lang w:val="en-US"/>
              </w:rPr>
              <w:t>cbxMaterial.Text</w:t>
            </w:r>
            <w:proofErr w:type="spellEnd"/>
            <w:r w:rsidRPr="008F1511">
              <w:rPr>
                <w:rFonts w:ascii="Cascadia Mono" w:hAnsi="Cascadia Mono" w:cs="Times New Roman"/>
                <w:noProof w:val="0"/>
                <w:color w:val="000000"/>
                <w:kern w:val="0"/>
                <w:sz w:val="24"/>
                <w:szCs w:val="24"/>
                <w:lang w:val="en-US"/>
              </w:rPr>
              <w:t xml:space="preserve"> + "'"</w:t>
            </w:r>
            <w:proofErr w:type="gramStart"/>
            <w:r w:rsidRPr="008F1511">
              <w:rPr>
                <w:rFonts w:ascii="Cascadia Mono" w:hAnsi="Cascadia Mono" w:cs="Times New Roman"/>
                <w:noProof w:val="0"/>
                <w:color w:val="000000"/>
                <w:kern w:val="0"/>
                <w:sz w:val="24"/>
                <w:szCs w:val="24"/>
                <w:lang w:val="en-US"/>
              </w:rPr>
              <w:t>).Rows</w:t>
            </w:r>
            <w:proofErr w:type="gramEnd"/>
            <w:r w:rsidRPr="008F1511">
              <w:rPr>
                <w:rFonts w:ascii="Cascadia Mono" w:hAnsi="Cascadia Mono" w:cs="Times New Roman"/>
                <w:noProof w:val="0"/>
                <w:color w:val="000000"/>
                <w:kern w:val="0"/>
                <w:sz w:val="24"/>
                <w:szCs w:val="24"/>
                <w:lang w:val="en-US"/>
              </w:rPr>
              <w:t>[0]["ID"];</w:t>
            </w:r>
          </w:p>
          <w:p w14:paraId="2435ACB6" w14:textId="77777777" w:rsidR="008F1511" w:rsidRPr="008F1511" w:rsidRDefault="008F1511" w:rsidP="008F1511">
            <w:pPr>
              <w:spacing w:line="276" w:lineRule="auto"/>
              <w:rPr>
                <w:rFonts w:ascii="Cascadia Mono" w:hAnsi="Cascadia Mono" w:cs="Times New Roman"/>
                <w:noProof w:val="0"/>
                <w:color w:val="000000"/>
                <w:kern w:val="0"/>
                <w:sz w:val="24"/>
                <w:szCs w:val="24"/>
                <w:lang w:val="en-US"/>
              </w:rPr>
            </w:pPr>
            <w:r w:rsidRPr="008F1511">
              <w:rPr>
                <w:rFonts w:ascii="Cascadia Mono" w:hAnsi="Cascadia Mono" w:cs="Times New Roman"/>
                <w:noProof w:val="0"/>
                <w:color w:val="000000"/>
                <w:kern w:val="0"/>
                <w:sz w:val="24"/>
                <w:szCs w:val="24"/>
                <w:lang w:val="en-US"/>
              </w:rPr>
              <w:t xml:space="preserve">        decimal quantity = </w:t>
            </w:r>
            <w:proofErr w:type="spellStart"/>
            <w:proofErr w:type="gramStart"/>
            <w:r w:rsidRPr="008F1511">
              <w:rPr>
                <w:rFonts w:ascii="Cascadia Mono" w:hAnsi="Cascadia Mono" w:cs="Times New Roman"/>
                <w:noProof w:val="0"/>
                <w:color w:val="000000"/>
                <w:kern w:val="0"/>
                <w:sz w:val="24"/>
                <w:szCs w:val="24"/>
                <w:lang w:val="en-US"/>
              </w:rPr>
              <w:t>decimal.Parse</w:t>
            </w:r>
            <w:proofErr w:type="spellEnd"/>
            <w:proofErr w:type="gramEnd"/>
            <w:r w:rsidRPr="008F1511">
              <w:rPr>
                <w:rFonts w:ascii="Cascadia Mono" w:hAnsi="Cascadia Mono" w:cs="Times New Roman"/>
                <w:noProof w:val="0"/>
                <w:color w:val="000000"/>
                <w:kern w:val="0"/>
                <w:sz w:val="24"/>
                <w:szCs w:val="24"/>
                <w:lang w:val="en-US"/>
              </w:rPr>
              <w:t>(</w:t>
            </w:r>
            <w:proofErr w:type="spellStart"/>
            <w:r w:rsidRPr="008F1511">
              <w:rPr>
                <w:rFonts w:ascii="Cascadia Mono" w:hAnsi="Cascadia Mono" w:cs="Times New Roman"/>
                <w:noProof w:val="0"/>
                <w:color w:val="000000"/>
                <w:kern w:val="0"/>
                <w:sz w:val="24"/>
                <w:szCs w:val="24"/>
                <w:lang w:val="en-US"/>
              </w:rPr>
              <w:t>tbxQuantity.Text</w:t>
            </w:r>
            <w:proofErr w:type="spellEnd"/>
            <w:r w:rsidRPr="008F1511">
              <w:rPr>
                <w:rFonts w:ascii="Cascadia Mono" w:hAnsi="Cascadia Mono" w:cs="Times New Roman"/>
                <w:noProof w:val="0"/>
                <w:color w:val="000000"/>
                <w:kern w:val="0"/>
                <w:sz w:val="24"/>
                <w:szCs w:val="24"/>
                <w:lang w:val="en-US"/>
              </w:rPr>
              <w:t>);</w:t>
            </w:r>
          </w:p>
          <w:p w14:paraId="3A2F84BB" w14:textId="77777777" w:rsidR="008F1511" w:rsidRPr="008F1511" w:rsidRDefault="008F1511" w:rsidP="008F1511">
            <w:pPr>
              <w:spacing w:line="276" w:lineRule="auto"/>
              <w:rPr>
                <w:rFonts w:ascii="Cascadia Mono" w:hAnsi="Cascadia Mono" w:cs="Times New Roman"/>
                <w:noProof w:val="0"/>
                <w:color w:val="000000"/>
                <w:kern w:val="0"/>
                <w:sz w:val="24"/>
                <w:szCs w:val="24"/>
                <w:lang w:val="en-US"/>
              </w:rPr>
            </w:pPr>
            <w:r w:rsidRPr="008F1511">
              <w:rPr>
                <w:rFonts w:ascii="Cascadia Mono" w:hAnsi="Cascadia Mono" w:cs="Times New Roman"/>
                <w:noProof w:val="0"/>
                <w:color w:val="000000"/>
                <w:kern w:val="0"/>
                <w:sz w:val="24"/>
                <w:szCs w:val="24"/>
                <w:lang w:val="en-US"/>
              </w:rPr>
              <w:t xml:space="preserve">        decimal </w:t>
            </w:r>
            <w:proofErr w:type="spellStart"/>
            <w:r w:rsidRPr="008F1511">
              <w:rPr>
                <w:rFonts w:ascii="Cascadia Mono" w:hAnsi="Cascadia Mono" w:cs="Times New Roman"/>
                <w:noProof w:val="0"/>
                <w:color w:val="000000"/>
                <w:kern w:val="0"/>
                <w:sz w:val="24"/>
                <w:szCs w:val="24"/>
                <w:lang w:val="en-US"/>
              </w:rPr>
              <w:t>unitPrice</w:t>
            </w:r>
            <w:proofErr w:type="spellEnd"/>
            <w:r w:rsidRPr="008F1511">
              <w:rPr>
                <w:rFonts w:ascii="Cascadia Mono" w:hAnsi="Cascadia Mono" w:cs="Times New Roman"/>
                <w:noProof w:val="0"/>
                <w:color w:val="000000"/>
                <w:kern w:val="0"/>
                <w:sz w:val="24"/>
                <w:szCs w:val="24"/>
                <w:lang w:val="en-US"/>
              </w:rPr>
              <w:t xml:space="preserve"> = </w:t>
            </w:r>
            <w:proofErr w:type="spellStart"/>
            <w:proofErr w:type="gramStart"/>
            <w:r w:rsidRPr="008F1511">
              <w:rPr>
                <w:rFonts w:ascii="Cascadia Mono" w:hAnsi="Cascadia Mono" w:cs="Times New Roman"/>
                <w:noProof w:val="0"/>
                <w:color w:val="000000"/>
                <w:kern w:val="0"/>
                <w:sz w:val="24"/>
                <w:szCs w:val="24"/>
                <w:lang w:val="en-US"/>
              </w:rPr>
              <w:t>decimal.Parse</w:t>
            </w:r>
            <w:proofErr w:type="spellEnd"/>
            <w:proofErr w:type="gramEnd"/>
            <w:r w:rsidRPr="008F1511">
              <w:rPr>
                <w:rFonts w:ascii="Cascadia Mono" w:hAnsi="Cascadia Mono" w:cs="Times New Roman"/>
                <w:noProof w:val="0"/>
                <w:color w:val="000000"/>
                <w:kern w:val="0"/>
                <w:sz w:val="24"/>
                <w:szCs w:val="24"/>
                <w:lang w:val="en-US"/>
              </w:rPr>
              <w:t>(</w:t>
            </w:r>
            <w:proofErr w:type="spellStart"/>
            <w:r w:rsidRPr="008F1511">
              <w:rPr>
                <w:rFonts w:ascii="Cascadia Mono" w:hAnsi="Cascadia Mono" w:cs="Times New Roman"/>
                <w:noProof w:val="0"/>
                <w:color w:val="000000"/>
                <w:kern w:val="0"/>
                <w:sz w:val="24"/>
                <w:szCs w:val="24"/>
                <w:lang w:val="en-US"/>
              </w:rPr>
              <w:t>tbxUnitPrice.Text</w:t>
            </w:r>
            <w:proofErr w:type="spellEnd"/>
            <w:r w:rsidRPr="008F1511">
              <w:rPr>
                <w:rFonts w:ascii="Cascadia Mono" w:hAnsi="Cascadia Mono" w:cs="Times New Roman"/>
                <w:noProof w:val="0"/>
                <w:color w:val="000000"/>
                <w:kern w:val="0"/>
                <w:sz w:val="24"/>
                <w:szCs w:val="24"/>
                <w:lang w:val="en-US"/>
              </w:rPr>
              <w:t>);</w:t>
            </w:r>
          </w:p>
          <w:p w14:paraId="4C03BFC4" w14:textId="77777777" w:rsidR="008F1511" w:rsidRPr="008F1511" w:rsidRDefault="008F1511" w:rsidP="008F1511">
            <w:pPr>
              <w:spacing w:line="276" w:lineRule="auto"/>
              <w:rPr>
                <w:rFonts w:ascii="Cascadia Mono" w:hAnsi="Cascadia Mono" w:cs="Times New Roman"/>
                <w:noProof w:val="0"/>
                <w:color w:val="000000"/>
                <w:kern w:val="0"/>
                <w:sz w:val="24"/>
                <w:szCs w:val="24"/>
                <w:lang w:val="en-US"/>
              </w:rPr>
            </w:pPr>
          </w:p>
          <w:p w14:paraId="46E0A722" w14:textId="77777777" w:rsidR="008F1511" w:rsidRPr="008F1511" w:rsidRDefault="008F1511" w:rsidP="008F1511">
            <w:pPr>
              <w:spacing w:line="276" w:lineRule="auto"/>
              <w:rPr>
                <w:rFonts w:ascii="Cascadia Mono" w:hAnsi="Cascadia Mono" w:cs="Times New Roman"/>
                <w:noProof w:val="0"/>
                <w:color w:val="000000"/>
                <w:kern w:val="0"/>
                <w:sz w:val="24"/>
                <w:szCs w:val="24"/>
                <w:lang w:val="en-US"/>
              </w:rPr>
            </w:pPr>
            <w:r w:rsidRPr="008F1511">
              <w:rPr>
                <w:rFonts w:ascii="Cascadia Mono" w:hAnsi="Cascadia Mono" w:cs="Times New Roman"/>
                <w:noProof w:val="0"/>
                <w:color w:val="000000"/>
                <w:kern w:val="0"/>
                <w:sz w:val="24"/>
                <w:szCs w:val="24"/>
                <w:lang w:val="en-US"/>
              </w:rPr>
              <w:t xml:space="preserve">        </w:t>
            </w:r>
            <w:proofErr w:type="spellStart"/>
            <w:proofErr w:type="gramStart"/>
            <w:r w:rsidRPr="008F1511">
              <w:rPr>
                <w:rFonts w:ascii="Cascadia Mono" w:hAnsi="Cascadia Mono" w:cs="Times New Roman"/>
                <w:noProof w:val="0"/>
                <w:color w:val="000000"/>
                <w:kern w:val="0"/>
                <w:sz w:val="24"/>
                <w:szCs w:val="24"/>
                <w:lang w:val="en-US"/>
              </w:rPr>
              <w:t>DataProvider.Instance.ExecuteNonQuery</w:t>
            </w:r>
            <w:proofErr w:type="spellEnd"/>
            <w:proofErr w:type="gramEnd"/>
            <w:r w:rsidRPr="008F1511">
              <w:rPr>
                <w:rFonts w:ascii="Cascadia Mono" w:hAnsi="Cascadia Mono" w:cs="Times New Roman"/>
                <w:noProof w:val="0"/>
                <w:color w:val="000000"/>
                <w:kern w:val="0"/>
                <w:sz w:val="24"/>
                <w:szCs w:val="24"/>
                <w:lang w:val="en-US"/>
              </w:rPr>
              <w:t>(</w:t>
            </w:r>
          </w:p>
          <w:p w14:paraId="33789087" w14:textId="77777777" w:rsidR="008F1511" w:rsidRPr="008F1511" w:rsidRDefault="008F1511" w:rsidP="008F1511">
            <w:pPr>
              <w:spacing w:line="276" w:lineRule="auto"/>
              <w:rPr>
                <w:rFonts w:ascii="Cascadia Mono" w:hAnsi="Cascadia Mono" w:cs="Times New Roman"/>
                <w:noProof w:val="0"/>
                <w:color w:val="000000"/>
                <w:kern w:val="0"/>
                <w:sz w:val="24"/>
                <w:szCs w:val="24"/>
                <w:lang w:val="en-US"/>
              </w:rPr>
            </w:pPr>
            <w:r w:rsidRPr="008F1511">
              <w:rPr>
                <w:rFonts w:ascii="Cascadia Mono" w:hAnsi="Cascadia Mono" w:cs="Times New Roman"/>
                <w:noProof w:val="0"/>
                <w:color w:val="000000"/>
                <w:kern w:val="0"/>
                <w:sz w:val="24"/>
                <w:szCs w:val="24"/>
                <w:lang w:val="en-US"/>
              </w:rPr>
              <w:t xml:space="preserve">            "EXEC </w:t>
            </w:r>
            <w:proofErr w:type="spellStart"/>
            <w:r w:rsidRPr="008F1511">
              <w:rPr>
                <w:rFonts w:ascii="Cascadia Mono" w:hAnsi="Cascadia Mono" w:cs="Times New Roman"/>
                <w:noProof w:val="0"/>
                <w:color w:val="000000"/>
                <w:kern w:val="0"/>
                <w:sz w:val="24"/>
                <w:szCs w:val="24"/>
                <w:lang w:val="en-US"/>
              </w:rPr>
              <w:t>updateReceiptNoteDetail</w:t>
            </w:r>
            <w:proofErr w:type="spellEnd"/>
            <w:r w:rsidRPr="008F1511">
              <w:rPr>
                <w:rFonts w:ascii="Cascadia Mono" w:hAnsi="Cascadia Mono" w:cs="Times New Roman"/>
                <w:noProof w:val="0"/>
                <w:color w:val="000000"/>
                <w:kern w:val="0"/>
                <w:sz w:val="24"/>
                <w:szCs w:val="24"/>
                <w:lang w:val="en-US"/>
              </w:rPr>
              <w:t xml:space="preserve"> @</w:t>
            </w:r>
            <w:proofErr w:type="gramStart"/>
            <w:r w:rsidRPr="008F1511">
              <w:rPr>
                <w:rFonts w:ascii="Cascadia Mono" w:hAnsi="Cascadia Mono" w:cs="Times New Roman"/>
                <w:noProof w:val="0"/>
                <w:color w:val="000000"/>
                <w:kern w:val="0"/>
                <w:sz w:val="24"/>
                <w:szCs w:val="24"/>
                <w:lang w:val="en-US"/>
              </w:rPr>
              <w:t>rnNoteID ,</w:t>
            </w:r>
            <w:proofErr w:type="gramEnd"/>
            <w:r w:rsidRPr="008F1511">
              <w:rPr>
                <w:rFonts w:ascii="Cascadia Mono" w:hAnsi="Cascadia Mono" w:cs="Times New Roman"/>
                <w:noProof w:val="0"/>
                <w:color w:val="000000"/>
                <w:kern w:val="0"/>
                <w:sz w:val="24"/>
                <w:szCs w:val="24"/>
                <w:lang w:val="en-US"/>
              </w:rPr>
              <w:t xml:space="preserve"> @materialID , @quantity , @unitPrice",</w:t>
            </w:r>
          </w:p>
          <w:p w14:paraId="334D6854" w14:textId="77777777" w:rsidR="008F1511" w:rsidRPr="008F1511" w:rsidRDefault="008F1511" w:rsidP="008F1511">
            <w:pPr>
              <w:spacing w:line="276" w:lineRule="auto"/>
              <w:rPr>
                <w:rFonts w:ascii="Cascadia Mono" w:hAnsi="Cascadia Mono" w:cs="Times New Roman"/>
                <w:noProof w:val="0"/>
                <w:color w:val="000000"/>
                <w:kern w:val="0"/>
                <w:sz w:val="24"/>
                <w:szCs w:val="24"/>
                <w:lang w:val="en-US"/>
              </w:rPr>
            </w:pPr>
            <w:r w:rsidRPr="008F1511">
              <w:rPr>
                <w:rFonts w:ascii="Cascadia Mono" w:hAnsi="Cascadia Mono" w:cs="Times New Roman"/>
                <w:noProof w:val="0"/>
                <w:color w:val="000000"/>
                <w:kern w:val="0"/>
                <w:sz w:val="24"/>
                <w:szCs w:val="24"/>
                <w:lang w:val="en-US"/>
              </w:rPr>
              <w:t xml:space="preserve">            new </w:t>
            </w:r>
            <w:proofErr w:type="gramStart"/>
            <w:r w:rsidRPr="008F1511">
              <w:rPr>
                <w:rFonts w:ascii="Cascadia Mono" w:hAnsi="Cascadia Mono" w:cs="Times New Roman"/>
                <w:noProof w:val="0"/>
                <w:color w:val="000000"/>
                <w:kern w:val="0"/>
                <w:sz w:val="24"/>
                <w:szCs w:val="24"/>
                <w:lang w:val="en-US"/>
              </w:rPr>
              <w:t>object[</w:t>
            </w:r>
            <w:proofErr w:type="gramEnd"/>
            <w:r w:rsidRPr="008F1511">
              <w:rPr>
                <w:rFonts w:ascii="Cascadia Mono" w:hAnsi="Cascadia Mono" w:cs="Times New Roman"/>
                <w:noProof w:val="0"/>
                <w:color w:val="000000"/>
                <w:kern w:val="0"/>
                <w:sz w:val="24"/>
                <w:szCs w:val="24"/>
                <w:lang w:val="en-US"/>
              </w:rPr>
              <w:t xml:space="preserve">] { </w:t>
            </w:r>
            <w:proofErr w:type="spellStart"/>
            <w:r w:rsidRPr="008F1511">
              <w:rPr>
                <w:rFonts w:ascii="Cascadia Mono" w:hAnsi="Cascadia Mono" w:cs="Times New Roman"/>
                <w:noProof w:val="0"/>
                <w:color w:val="000000"/>
                <w:kern w:val="0"/>
                <w:sz w:val="24"/>
                <w:szCs w:val="24"/>
                <w:lang w:val="en-US"/>
              </w:rPr>
              <w:t>rnID</w:t>
            </w:r>
            <w:proofErr w:type="spellEnd"/>
            <w:r w:rsidRPr="008F1511">
              <w:rPr>
                <w:rFonts w:ascii="Cascadia Mono" w:hAnsi="Cascadia Mono" w:cs="Times New Roman"/>
                <w:noProof w:val="0"/>
                <w:color w:val="000000"/>
                <w:kern w:val="0"/>
                <w:sz w:val="24"/>
                <w:szCs w:val="24"/>
                <w:lang w:val="en-US"/>
              </w:rPr>
              <w:t xml:space="preserve">, </w:t>
            </w:r>
            <w:proofErr w:type="spellStart"/>
            <w:r w:rsidRPr="008F1511">
              <w:rPr>
                <w:rFonts w:ascii="Cascadia Mono" w:hAnsi="Cascadia Mono" w:cs="Times New Roman"/>
                <w:noProof w:val="0"/>
                <w:color w:val="000000"/>
                <w:kern w:val="0"/>
                <w:sz w:val="24"/>
                <w:szCs w:val="24"/>
                <w:lang w:val="en-US"/>
              </w:rPr>
              <w:t>mID</w:t>
            </w:r>
            <w:proofErr w:type="spellEnd"/>
            <w:r w:rsidRPr="008F1511">
              <w:rPr>
                <w:rFonts w:ascii="Cascadia Mono" w:hAnsi="Cascadia Mono" w:cs="Times New Roman"/>
                <w:noProof w:val="0"/>
                <w:color w:val="000000"/>
                <w:kern w:val="0"/>
                <w:sz w:val="24"/>
                <w:szCs w:val="24"/>
                <w:lang w:val="en-US"/>
              </w:rPr>
              <w:t xml:space="preserve">, quantity, </w:t>
            </w:r>
            <w:proofErr w:type="spellStart"/>
            <w:r w:rsidRPr="008F1511">
              <w:rPr>
                <w:rFonts w:ascii="Cascadia Mono" w:hAnsi="Cascadia Mono" w:cs="Times New Roman"/>
                <w:noProof w:val="0"/>
                <w:color w:val="000000"/>
                <w:kern w:val="0"/>
                <w:sz w:val="24"/>
                <w:szCs w:val="24"/>
                <w:lang w:val="en-US"/>
              </w:rPr>
              <w:t>unitPrice</w:t>
            </w:r>
            <w:proofErr w:type="spellEnd"/>
            <w:r w:rsidRPr="008F1511">
              <w:rPr>
                <w:rFonts w:ascii="Cascadia Mono" w:hAnsi="Cascadia Mono" w:cs="Times New Roman"/>
                <w:noProof w:val="0"/>
                <w:color w:val="000000"/>
                <w:kern w:val="0"/>
                <w:sz w:val="24"/>
                <w:szCs w:val="24"/>
                <w:lang w:val="en-US"/>
              </w:rPr>
              <w:t xml:space="preserve"> });</w:t>
            </w:r>
          </w:p>
          <w:p w14:paraId="3BA83DD3" w14:textId="77777777" w:rsidR="008F1511" w:rsidRPr="008F1511" w:rsidRDefault="008F1511" w:rsidP="008F1511">
            <w:pPr>
              <w:spacing w:line="276" w:lineRule="auto"/>
              <w:rPr>
                <w:rFonts w:ascii="Cascadia Mono" w:hAnsi="Cascadia Mono" w:cs="Times New Roman"/>
                <w:noProof w:val="0"/>
                <w:color w:val="000000"/>
                <w:kern w:val="0"/>
                <w:sz w:val="24"/>
                <w:szCs w:val="24"/>
                <w:lang w:val="en-US"/>
              </w:rPr>
            </w:pPr>
          </w:p>
          <w:p w14:paraId="4058A34A" w14:textId="77777777" w:rsidR="008F1511" w:rsidRPr="008F1511" w:rsidRDefault="008F1511" w:rsidP="008F1511">
            <w:pPr>
              <w:spacing w:line="276" w:lineRule="auto"/>
              <w:rPr>
                <w:rFonts w:ascii="Cascadia Mono" w:hAnsi="Cascadia Mono" w:cs="Times New Roman"/>
                <w:noProof w:val="0"/>
                <w:color w:val="000000"/>
                <w:kern w:val="0"/>
                <w:sz w:val="24"/>
                <w:szCs w:val="24"/>
                <w:lang w:val="en-US"/>
              </w:rPr>
            </w:pPr>
            <w:r w:rsidRPr="008F1511">
              <w:rPr>
                <w:rFonts w:ascii="Cascadia Mono" w:hAnsi="Cascadia Mono" w:cs="Times New Roman"/>
                <w:noProof w:val="0"/>
                <w:color w:val="000000"/>
                <w:kern w:val="0"/>
                <w:sz w:val="24"/>
                <w:szCs w:val="24"/>
                <w:lang w:val="en-US"/>
              </w:rPr>
              <w:t xml:space="preserve">        </w:t>
            </w:r>
            <w:proofErr w:type="spellStart"/>
            <w:r w:rsidRPr="008F1511">
              <w:rPr>
                <w:rFonts w:ascii="Cascadia Mono" w:hAnsi="Cascadia Mono" w:cs="Times New Roman"/>
                <w:noProof w:val="0"/>
                <w:color w:val="000000"/>
                <w:kern w:val="0"/>
                <w:sz w:val="24"/>
                <w:szCs w:val="24"/>
                <w:lang w:val="en-US"/>
              </w:rPr>
              <w:t>MessageBox.Show</w:t>
            </w:r>
            <w:proofErr w:type="spellEnd"/>
            <w:r w:rsidRPr="008F1511">
              <w:rPr>
                <w:rFonts w:ascii="Cascadia Mono" w:hAnsi="Cascadia Mono" w:cs="Times New Roman"/>
                <w:noProof w:val="0"/>
                <w:color w:val="000000"/>
                <w:kern w:val="0"/>
                <w:sz w:val="24"/>
                <w:szCs w:val="24"/>
                <w:lang w:val="en-US"/>
              </w:rPr>
              <w:t>("</w:t>
            </w:r>
            <w:proofErr w:type="spellStart"/>
            <w:r w:rsidRPr="008F1511">
              <w:rPr>
                <w:rFonts w:ascii="Cascadia Mono" w:hAnsi="Cascadia Mono" w:cs="Times New Roman"/>
                <w:noProof w:val="0"/>
                <w:color w:val="000000"/>
                <w:kern w:val="0"/>
                <w:sz w:val="24"/>
                <w:szCs w:val="24"/>
                <w:lang w:val="en-US"/>
              </w:rPr>
              <w:t>Đã</w:t>
            </w:r>
            <w:proofErr w:type="spellEnd"/>
            <w:r w:rsidRPr="008F1511">
              <w:rPr>
                <w:rFonts w:ascii="Cascadia Mono" w:hAnsi="Cascadia Mono" w:cs="Times New Roman"/>
                <w:noProof w:val="0"/>
                <w:color w:val="000000"/>
                <w:kern w:val="0"/>
                <w:sz w:val="24"/>
                <w:szCs w:val="24"/>
                <w:lang w:val="en-US"/>
              </w:rPr>
              <w:t xml:space="preserve"> </w:t>
            </w:r>
            <w:proofErr w:type="spellStart"/>
            <w:r w:rsidRPr="008F1511">
              <w:rPr>
                <w:rFonts w:ascii="Cascadia Mono" w:hAnsi="Cascadia Mono" w:cs="Times New Roman"/>
                <w:noProof w:val="0"/>
                <w:color w:val="000000"/>
                <w:kern w:val="0"/>
                <w:sz w:val="24"/>
                <w:szCs w:val="24"/>
                <w:lang w:val="en-US"/>
              </w:rPr>
              <w:t>sửa</w:t>
            </w:r>
            <w:proofErr w:type="spellEnd"/>
            <w:r w:rsidRPr="008F1511">
              <w:rPr>
                <w:rFonts w:ascii="Cascadia Mono" w:hAnsi="Cascadia Mono" w:cs="Times New Roman"/>
                <w:noProof w:val="0"/>
                <w:color w:val="000000"/>
                <w:kern w:val="0"/>
                <w:sz w:val="24"/>
                <w:szCs w:val="24"/>
                <w:lang w:val="en-US"/>
              </w:rPr>
              <w:t xml:space="preserve"> chi </w:t>
            </w:r>
            <w:proofErr w:type="spellStart"/>
            <w:r w:rsidRPr="008F1511">
              <w:rPr>
                <w:rFonts w:ascii="Cascadia Mono" w:hAnsi="Cascadia Mono" w:cs="Times New Roman"/>
                <w:noProof w:val="0"/>
                <w:color w:val="000000"/>
                <w:kern w:val="0"/>
                <w:sz w:val="24"/>
                <w:szCs w:val="24"/>
                <w:lang w:val="en-US"/>
              </w:rPr>
              <w:t>tiết</w:t>
            </w:r>
            <w:proofErr w:type="spellEnd"/>
            <w:r w:rsidRPr="008F1511">
              <w:rPr>
                <w:rFonts w:ascii="Cascadia Mono" w:hAnsi="Cascadia Mono" w:cs="Times New Roman"/>
                <w:noProof w:val="0"/>
                <w:color w:val="000000"/>
                <w:kern w:val="0"/>
                <w:sz w:val="24"/>
                <w:szCs w:val="24"/>
                <w:lang w:val="en-US"/>
              </w:rPr>
              <w:t xml:space="preserve"> </w:t>
            </w:r>
            <w:proofErr w:type="spellStart"/>
            <w:r w:rsidRPr="008F1511">
              <w:rPr>
                <w:rFonts w:ascii="Cascadia Mono" w:hAnsi="Cascadia Mono" w:cs="Times New Roman"/>
                <w:noProof w:val="0"/>
                <w:color w:val="000000"/>
                <w:kern w:val="0"/>
                <w:sz w:val="24"/>
                <w:szCs w:val="24"/>
                <w:lang w:val="en-US"/>
              </w:rPr>
              <w:t>đơn</w:t>
            </w:r>
            <w:proofErr w:type="spellEnd"/>
            <w:r w:rsidRPr="008F1511">
              <w:rPr>
                <w:rFonts w:ascii="Cascadia Mono" w:hAnsi="Cascadia Mono" w:cs="Times New Roman"/>
                <w:noProof w:val="0"/>
                <w:color w:val="000000"/>
                <w:kern w:val="0"/>
                <w:sz w:val="24"/>
                <w:szCs w:val="24"/>
                <w:lang w:val="en-US"/>
              </w:rPr>
              <w:t xml:space="preserve"> </w:t>
            </w:r>
            <w:proofErr w:type="spellStart"/>
            <w:r w:rsidRPr="008F1511">
              <w:rPr>
                <w:rFonts w:ascii="Cascadia Mono" w:hAnsi="Cascadia Mono" w:cs="Times New Roman"/>
                <w:noProof w:val="0"/>
                <w:color w:val="000000"/>
                <w:kern w:val="0"/>
                <w:sz w:val="24"/>
                <w:szCs w:val="24"/>
                <w:lang w:val="en-US"/>
              </w:rPr>
              <w:t>nhập</w:t>
            </w:r>
            <w:proofErr w:type="spellEnd"/>
            <w:r w:rsidRPr="008F1511">
              <w:rPr>
                <w:rFonts w:ascii="Cascadia Mono" w:hAnsi="Cascadia Mono" w:cs="Times New Roman"/>
                <w:noProof w:val="0"/>
                <w:color w:val="000000"/>
                <w:kern w:val="0"/>
                <w:sz w:val="24"/>
                <w:szCs w:val="24"/>
                <w:lang w:val="en-US"/>
              </w:rPr>
              <w:t xml:space="preserve"> </w:t>
            </w:r>
            <w:proofErr w:type="spellStart"/>
            <w:r w:rsidRPr="008F1511">
              <w:rPr>
                <w:rFonts w:ascii="Cascadia Mono" w:hAnsi="Cascadia Mono" w:cs="Times New Roman"/>
                <w:noProof w:val="0"/>
                <w:color w:val="000000"/>
                <w:kern w:val="0"/>
                <w:sz w:val="24"/>
                <w:szCs w:val="24"/>
                <w:lang w:val="en-US"/>
              </w:rPr>
              <w:t>hàng</w:t>
            </w:r>
            <w:proofErr w:type="spellEnd"/>
            <w:r w:rsidRPr="008F1511">
              <w:rPr>
                <w:rFonts w:ascii="Cascadia Mono" w:hAnsi="Cascadia Mono" w:cs="Times New Roman"/>
                <w:noProof w:val="0"/>
                <w:color w:val="000000"/>
                <w:kern w:val="0"/>
                <w:sz w:val="24"/>
                <w:szCs w:val="24"/>
                <w:lang w:val="en-US"/>
              </w:rPr>
              <w:t xml:space="preserve"> </w:t>
            </w:r>
            <w:proofErr w:type="spellStart"/>
            <w:r w:rsidRPr="008F1511">
              <w:rPr>
                <w:rFonts w:ascii="Cascadia Mono" w:hAnsi="Cascadia Mono" w:cs="Times New Roman"/>
                <w:noProof w:val="0"/>
                <w:color w:val="000000"/>
                <w:kern w:val="0"/>
                <w:sz w:val="24"/>
                <w:szCs w:val="24"/>
                <w:lang w:val="en-US"/>
              </w:rPr>
              <w:t>thành</w:t>
            </w:r>
            <w:proofErr w:type="spellEnd"/>
            <w:r w:rsidRPr="008F1511">
              <w:rPr>
                <w:rFonts w:ascii="Cascadia Mono" w:hAnsi="Cascadia Mono" w:cs="Times New Roman"/>
                <w:noProof w:val="0"/>
                <w:color w:val="000000"/>
                <w:kern w:val="0"/>
                <w:sz w:val="24"/>
                <w:szCs w:val="24"/>
                <w:lang w:val="en-US"/>
              </w:rPr>
              <w:t xml:space="preserve"> </w:t>
            </w:r>
            <w:proofErr w:type="spellStart"/>
            <w:r w:rsidRPr="008F1511">
              <w:rPr>
                <w:rFonts w:ascii="Cascadia Mono" w:hAnsi="Cascadia Mono" w:cs="Times New Roman"/>
                <w:noProof w:val="0"/>
                <w:color w:val="000000"/>
                <w:kern w:val="0"/>
                <w:sz w:val="24"/>
                <w:szCs w:val="24"/>
                <w:lang w:val="en-US"/>
              </w:rPr>
              <w:t>công</w:t>
            </w:r>
            <w:proofErr w:type="spellEnd"/>
            <w:r w:rsidRPr="008F1511">
              <w:rPr>
                <w:rFonts w:ascii="Cascadia Mono" w:hAnsi="Cascadia Mono" w:cs="Times New Roman"/>
                <w:noProof w:val="0"/>
                <w:color w:val="000000"/>
                <w:kern w:val="0"/>
                <w:sz w:val="24"/>
                <w:szCs w:val="24"/>
                <w:lang w:val="en-US"/>
              </w:rPr>
              <w:t>."</w:t>
            </w:r>
            <w:proofErr w:type="gramStart"/>
            <w:r w:rsidRPr="008F1511">
              <w:rPr>
                <w:rFonts w:ascii="Cascadia Mono" w:hAnsi="Cascadia Mono" w:cs="Times New Roman"/>
                <w:noProof w:val="0"/>
                <w:color w:val="000000"/>
                <w:kern w:val="0"/>
                <w:sz w:val="24"/>
                <w:szCs w:val="24"/>
                <w:lang w:val="en-US"/>
              </w:rPr>
              <w:t>);</w:t>
            </w:r>
            <w:proofErr w:type="gramEnd"/>
          </w:p>
          <w:p w14:paraId="237D2D58" w14:textId="77777777" w:rsidR="008F1511" w:rsidRPr="008F1511" w:rsidRDefault="008F1511" w:rsidP="008F1511">
            <w:pPr>
              <w:spacing w:line="276" w:lineRule="auto"/>
              <w:rPr>
                <w:rFonts w:ascii="Cascadia Mono" w:hAnsi="Cascadia Mono" w:cs="Times New Roman"/>
                <w:noProof w:val="0"/>
                <w:color w:val="000000"/>
                <w:kern w:val="0"/>
                <w:sz w:val="24"/>
                <w:szCs w:val="24"/>
                <w:lang w:val="en-US"/>
              </w:rPr>
            </w:pPr>
          </w:p>
          <w:p w14:paraId="14414C2F" w14:textId="77777777" w:rsidR="008F1511" w:rsidRPr="008F1511" w:rsidRDefault="008F1511" w:rsidP="008F1511">
            <w:pPr>
              <w:spacing w:line="276" w:lineRule="auto"/>
              <w:rPr>
                <w:rFonts w:ascii="Cascadia Mono" w:hAnsi="Cascadia Mono" w:cs="Times New Roman"/>
                <w:noProof w:val="0"/>
                <w:color w:val="000000"/>
                <w:kern w:val="0"/>
                <w:sz w:val="24"/>
                <w:szCs w:val="24"/>
                <w:lang w:val="en-US"/>
              </w:rPr>
            </w:pPr>
            <w:r w:rsidRPr="008F1511">
              <w:rPr>
                <w:rFonts w:ascii="Cascadia Mono" w:hAnsi="Cascadia Mono" w:cs="Times New Roman"/>
                <w:noProof w:val="0"/>
                <w:color w:val="000000"/>
                <w:kern w:val="0"/>
                <w:sz w:val="24"/>
                <w:szCs w:val="24"/>
                <w:lang w:val="en-US"/>
              </w:rPr>
              <w:t xml:space="preserve">        </w:t>
            </w:r>
            <w:proofErr w:type="spellStart"/>
            <w:r w:rsidRPr="008F1511">
              <w:rPr>
                <w:rFonts w:ascii="Cascadia Mono" w:hAnsi="Cascadia Mono" w:cs="Times New Roman"/>
                <w:noProof w:val="0"/>
                <w:color w:val="000000"/>
                <w:kern w:val="0"/>
                <w:sz w:val="24"/>
                <w:szCs w:val="24"/>
                <w:lang w:val="en-US"/>
              </w:rPr>
              <w:t>dataRNDetail</w:t>
            </w:r>
            <w:proofErr w:type="spellEnd"/>
            <w:r w:rsidRPr="008F1511">
              <w:rPr>
                <w:rFonts w:ascii="Cascadia Mono" w:hAnsi="Cascadia Mono" w:cs="Times New Roman"/>
                <w:noProof w:val="0"/>
                <w:color w:val="000000"/>
                <w:kern w:val="0"/>
                <w:sz w:val="24"/>
                <w:szCs w:val="24"/>
                <w:lang w:val="en-US"/>
              </w:rPr>
              <w:t xml:space="preserve"> =</w:t>
            </w:r>
          </w:p>
          <w:p w14:paraId="281457EE" w14:textId="77777777" w:rsidR="008F1511" w:rsidRPr="008F1511" w:rsidRDefault="008F1511" w:rsidP="008F1511">
            <w:pPr>
              <w:spacing w:line="276" w:lineRule="auto"/>
              <w:rPr>
                <w:rFonts w:ascii="Cascadia Mono" w:hAnsi="Cascadia Mono" w:cs="Times New Roman"/>
                <w:noProof w:val="0"/>
                <w:color w:val="000000"/>
                <w:kern w:val="0"/>
                <w:sz w:val="24"/>
                <w:szCs w:val="24"/>
                <w:lang w:val="en-US"/>
              </w:rPr>
            </w:pPr>
            <w:r w:rsidRPr="008F1511">
              <w:rPr>
                <w:rFonts w:ascii="Cascadia Mono" w:hAnsi="Cascadia Mono" w:cs="Times New Roman"/>
                <w:noProof w:val="0"/>
                <w:color w:val="000000"/>
                <w:kern w:val="0"/>
                <w:sz w:val="24"/>
                <w:szCs w:val="24"/>
                <w:lang w:val="en-US"/>
              </w:rPr>
              <w:lastRenderedPageBreak/>
              <w:t xml:space="preserve">            </w:t>
            </w:r>
            <w:proofErr w:type="spellStart"/>
            <w:proofErr w:type="gramStart"/>
            <w:r w:rsidRPr="008F1511">
              <w:rPr>
                <w:rFonts w:ascii="Cascadia Mono" w:hAnsi="Cascadia Mono" w:cs="Times New Roman"/>
                <w:noProof w:val="0"/>
                <w:color w:val="000000"/>
                <w:kern w:val="0"/>
                <w:sz w:val="24"/>
                <w:szCs w:val="24"/>
                <w:lang w:val="en-US"/>
              </w:rPr>
              <w:t>DataProvider.Instance.ExecuteQuery</w:t>
            </w:r>
            <w:proofErr w:type="spellEnd"/>
            <w:proofErr w:type="gramEnd"/>
            <w:r w:rsidRPr="008F1511">
              <w:rPr>
                <w:rFonts w:ascii="Cascadia Mono" w:hAnsi="Cascadia Mono" w:cs="Times New Roman"/>
                <w:noProof w:val="0"/>
                <w:color w:val="000000"/>
                <w:kern w:val="0"/>
                <w:sz w:val="24"/>
                <w:szCs w:val="24"/>
                <w:lang w:val="en-US"/>
              </w:rPr>
              <w:t xml:space="preserve">("SELECT * from </w:t>
            </w:r>
            <w:proofErr w:type="spellStart"/>
            <w:r w:rsidRPr="008F1511">
              <w:rPr>
                <w:rFonts w:ascii="Cascadia Mono" w:hAnsi="Cascadia Mono" w:cs="Times New Roman"/>
                <w:noProof w:val="0"/>
                <w:color w:val="000000"/>
                <w:kern w:val="0"/>
                <w:sz w:val="24"/>
                <w:szCs w:val="24"/>
                <w:lang w:val="en-US"/>
              </w:rPr>
              <w:t>dbo.seeReceiptNoteDetail</w:t>
            </w:r>
            <w:proofErr w:type="spellEnd"/>
            <w:r w:rsidRPr="008F1511">
              <w:rPr>
                <w:rFonts w:ascii="Cascadia Mono" w:hAnsi="Cascadia Mono" w:cs="Times New Roman"/>
                <w:noProof w:val="0"/>
                <w:color w:val="000000"/>
                <w:kern w:val="0"/>
                <w:sz w:val="24"/>
                <w:szCs w:val="24"/>
                <w:lang w:val="en-US"/>
              </w:rPr>
              <w:t>( @id )",</w:t>
            </w:r>
          </w:p>
          <w:p w14:paraId="2F7E096C" w14:textId="77777777" w:rsidR="008F1511" w:rsidRPr="008F1511" w:rsidRDefault="008F1511" w:rsidP="008F1511">
            <w:pPr>
              <w:spacing w:line="276" w:lineRule="auto"/>
              <w:rPr>
                <w:rFonts w:ascii="Cascadia Mono" w:hAnsi="Cascadia Mono" w:cs="Times New Roman"/>
                <w:noProof w:val="0"/>
                <w:color w:val="000000"/>
                <w:kern w:val="0"/>
                <w:sz w:val="24"/>
                <w:szCs w:val="24"/>
                <w:lang w:val="en-US"/>
              </w:rPr>
            </w:pPr>
            <w:r w:rsidRPr="008F1511">
              <w:rPr>
                <w:rFonts w:ascii="Cascadia Mono" w:hAnsi="Cascadia Mono" w:cs="Times New Roman"/>
                <w:noProof w:val="0"/>
                <w:color w:val="000000"/>
                <w:kern w:val="0"/>
                <w:sz w:val="24"/>
                <w:szCs w:val="24"/>
                <w:lang w:val="en-US"/>
              </w:rPr>
              <w:t xml:space="preserve">                new </w:t>
            </w:r>
            <w:proofErr w:type="gramStart"/>
            <w:r w:rsidRPr="008F1511">
              <w:rPr>
                <w:rFonts w:ascii="Cascadia Mono" w:hAnsi="Cascadia Mono" w:cs="Times New Roman"/>
                <w:noProof w:val="0"/>
                <w:color w:val="000000"/>
                <w:kern w:val="0"/>
                <w:sz w:val="24"/>
                <w:szCs w:val="24"/>
                <w:lang w:val="en-US"/>
              </w:rPr>
              <w:t>object[</w:t>
            </w:r>
            <w:proofErr w:type="gramEnd"/>
            <w:r w:rsidRPr="008F1511">
              <w:rPr>
                <w:rFonts w:ascii="Cascadia Mono" w:hAnsi="Cascadia Mono" w:cs="Times New Roman"/>
                <w:noProof w:val="0"/>
                <w:color w:val="000000"/>
                <w:kern w:val="0"/>
                <w:sz w:val="24"/>
                <w:szCs w:val="24"/>
                <w:lang w:val="en-US"/>
              </w:rPr>
              <w:t xml:space="preserve">] { </w:t>
            </w:r>
            <w:proofErr w:type="spellStart"/>
            <w:r w:rsidRPr="008F1511">
              <w:rPr>
                <w:rFonts w:ascii="Cascadia Mono" w:hAnsi="Cascadia Mono" w:cs="Times New Roman"/>
                <w:noProof w:val="0"/>
                <w:color w:val="000000"/>
                <w:kern w:val="0"/>
                <w:sz w:val="24"/>
                <w:szCs w:val="24"/>
                <w:lang w:val="en-US"/>
              </w:rPr>
              <w:t>rnID</w:t>
            </w:r>
            <w:proofErr w:type="spellEnd"/>
            <w:r w:rsidRPr="008F1511">
              <w:rPr>
                <w:rFonts w:ascii="Cascadia Mono" w:hAnsi="Cascadia Mono" w:cs="Times New Roman"/>
                <w:noProof w:val="0"/>
                <w:color w:val="000000"/>
                <w:kern w:val="0"/>
                <w:sz w:val="24"/>
                <w:szCs w:val="24"/>
                <w:lang w:val="en-US"/>
              </w:rPr>
              <w:t xml:space="preserve"> });</w:t>
            </w:r>
          </w:p>
          <w:p w14:paraId="113C4469" w14:textId="77777777" w:rsidR="008F1511" w:rsidRPr="008F1511" w:rsidRDefault="008F1511" w:rsidP="008F1511">
            <w:pPr>
              <w:spacing w:line="276" w:lineRule="auto"/>
              <w:rPr>
                <w:rFonts w:ascii="Cascadia Mono" w:hAnsi="Cascadia Mono" w:cs="Times New Roman"/>
                <w:noProof w:val="0"/>
                <w:color w:val="000000"/>
                <w:kern w:val="0"/>
                <w:sz w:val="24"/>
                <w:szCs w:val="24"/>
                <w:lang w:val="en-US"/>
              </w:rPr>
            </w:pPr>
            <w:r w:rsidRPr="008F1511">
              <w:rPr>
                <w:rFonts w:ascii="Cascadia Mono" w:hAnsi="Cascadia Mono" w:cs="Times New Roman"/>
                <w:noProof w:val="0"/>
                <w:color w:val="000000"/>
                <w:kern w:val="0"/>
                <w:sz w:val="24"/>
                <w:szCs w:val="24"/>
                <w:lang w:val="en-US"/>
              </w:rPr>
              <w:t xml:space="preserve">        </w:t>
            </w:r>
            <w:proofErr w:type="spellStart"/>
            <w:proofErr w:type="gramStart"/>
            <w:r w:rsidRPr="008F1511">
              <w:rPr>
                <w:rFonts w:ascii="Cascadia Mono" w:hAnsi="Cascadia Mono" w:cs="Times New Roman"/>
                <w:noProof w:val="0"/>
                <w:color w:val="000000"/>
                <w:kern w:val="0"/>
                <w:sz w:val="24"/>
                <w:szCs w:val="24"/>
                <w:lang w:val="en-US"/>
              </w:rPr>
              <w:t>loadDataRNDetail</w:t>
            </w:r>
            <w:proofErr w:type="spellEnd"/>
            <w:r w:rsidRPr="008F1511">
              <w:rPr>
                <w:rFonts w:ascii="Cascadia Mono" w:hAnsi="Cascadia Mono" w:cs="Times New Roman"/>
                <w:noProof w:val="0"/>
                <w:color w:val="000000"/>
                <w:kern w:val="0"/>
                <w:sz w:val="24"/>
                <w:szCs w:val="24"/>
                <w:lang w:val="en-US"/>
              </w:rPr>
              <w:t>(</w:t>
            </w:r>
            <w:proofErr w:type="gramEnd"/>
            <w:r w:rsidRPr="008F1511">
              <w:rPr>
                <w:rFonts w:ascii="Cascadia Mono" w:hAnsi="Cascadia Mono" w:cs="Times New Roman"/>
                <w:noProof w:val="0"/>
                <w:color w:val="000000"/>
                <w:kern w:val="0"/>
                <w:sz w:val="24"/>
                <w:szCs w:val="24"/>
                <w:lang w:val="en-US"/>
              </w:rPr>
              <w:t>);</w:t>
            </w:r>
          </w:p>
          <w:p w14:paraId="50193142" w14:textId="77777777" w:rsidR="008F1511" w:rsidRPr="008F1511" w:rsidRDefault="008F1511" w:rsidP="008F1511">
            <w:pPr>
              <w:spacing w:line="276" w:lineRule="auto"/>
              <w:rPr>
                <w:rFonts w:ascii="Cascadia Mono" w:hAnsi="Cascadia Mono" w:cs="Times New Roman"/>
                <w:noProof w:val="0"/>
                <w:color w:val="000000"/>
                <w:kern w:val="0"/>
                <w:sz w:val="24"/>
                <w:szCs w:val="24"/>
                <w:lang w:val="en-US"/>
              </w:rPr>
            </w:pPr>
          </w:p>
          <w:p w14:paraId="718384E5" w14:textId="77777777" w:rsidR="008F1511" w:rsidRPr="008F1511" w:rsidRDefault="008F1511" w:rsidP="008F1511">
            <w:pPr>
              <w:spacing w:line="276" w:lineRule="auto"/>
              <w:rPr>
                <w:rFonts w:ascii="Cascadia Mono" w:hAnsi="Cascadia Mono" w:cs="Times New Roman"/>
                <w:noProof w:val="0"/>
                <w:color w:val="000000"/>
                <w:kern w:val="0"/>
                <w:sz w:val="24"/>
                <w:szCs w:val="24"/>
                <w:lang w:val="en-US"/>
              </w:rPr>
            </w:pPr>
            <w:r w:rsidRPr="008F1511">
              <w:rPr>
                <w:rFonts w:ascii="Cascadia Mono" w:hAnsi="Cascadia Mono" w:cs="Times New Roman"/>
                <w:noProof w:val="0"/>
                <w:color w:val="000000"/>
                <w:kern w:val="0"/>
                <w:sz w:val="24"/>
                <w:szCs w:val="24"/>
                <w:lang w:val="en-US"/>
              </w:rPr>
              <w:t xml:space="preserve">        decimal price =</w:t>
            </w:r>
          </w:p>
          <w:p w14:paraId="5D8E2FD0" w14:textId="77777777" w:rsidR="008F1511" w:rsidRPr="008F1511" w:rsidRDefault="008F1511" w:rsidP="008F1511">
            <w:pPr>
              <w:spacing w:line="276" w:lineRule="auto"/>
              <w:rPr>
                <w:rFonts w:ascii="Cascadia Mono" w:hAnsi="Cascadia Mono" w:cs="Times New Roman"/>
                <w:noProof w:val="0"/>
                <w:color w:val="000000"/>
                <w:kern w:val="0"/>
                <w:sz w:val="24"/>
                <w:szCs w:val="24"/>
                <w:lang w:val="en-US"/>
              </w:rPr>
            </w:pPr>
            <w:r w:rsidRPr="008F1511">
              <w:rPr>
                <w:rFonts w:ascii="Cascadia Mono" w:hAnsi="Cascadia Mono" w:cs="Times New Roman"/>
                <w:noProof w:val="0"/>
                <w:color w:val="000000"/>
                <w:kern w:val="0"/>
                <w:sz w:val="24"/>
                <w:szCs w:val="24"/>
                <w:lang w:val="en-US"/>
              </w:rPr>
              <w:t xml:space="preserve">            (decimal)</w:t>
            </w:r>
            <w:proofErr w:type="spellStart"/>
            <w:proofErr w:type="gramStart"/>
            <w:r w:rsidRPr="008F1511">
              <w:rPr>
                <w:rFonts w:ascii="Cascadia Mono" w:hAnsi="Cascadia Mono" w:cs="Times New Roman"/>
                <w:noProof w:val="0"/>
                <w:color w:val="000000"/>
                <w:kern w:val="0"/>
                <w:sz w:val="24"/>
                <w:szCs w:val="24"/>
                <w:lang w:val="en-US"/>
              </w:rPr>
              <w:t>DataProvider.Instance.ExecuteScalar</w:t>
            </w:r>
            <w:proofErr w:type="spellEnd"/>
            <w:proofErr w:type="gramEnd"/>
            <w:r w:rsidRPr="008F1511">
              <w:rPr>
                <w:rFonts w:ascii="Cascadia Mono" w:hAnsi="Cascadia Mono" w:cs="Times New Roman"/>
                <w:noProof w:val="0"/>
                <w:color w:val="000000"/>
                <w:kern w:val="0"/>
                <w:sz w:val="24"/>
                <w:szCs w:val="24"/>
                <w:lang w:val="en-US"/>
              </w:rPr>
              <w:t xml:space="preserve">("SELECT </w:t>
            </w:r>
            <w:proofErr w:type="spellStart"/>
            <w:r w:rsidRPr="008F1511">
              <w:rPr>
                <w:rFonts w:ascii="Cascadia Mono" w:hAnsi="Cascadia Mono" w:cs="Times New Roman"/>
                <w:noProof w:val="0"/>
                <w:color w:val="000000"/>
                <w:kern w:val="0"/>
                <w:sz w:val="24"/>
                <w:szCs w:val="24"/>
                <w:lang w:val="en-US"/>
              </w:rPr>
              <w:t>dbo.calReceiptNotePrice</w:t>
            </w:r>
            <w:proofErr w:type="spellEnd"/>
            <w:r w:rsidRPr="008F1511">
              <w:rPr>
                <w:rFonts w:ascii="Cascadia Mono" w:hAnsi="Cascadia Mono" w:cs="Times New Roman"/>
                <w:noProof w:val="0"/>
                <w:color w:val="000000"/>
                <w:kern w:val="0"/>
                <w:sz w:val="24"/>
                <w:szCs w:val="24"/>
                <w:lang w:val="en-US"/>
              </w:rPr>
              <w:t>( @id )",</w:t>
            </w:r>
          </w:p>
          <w:p w14:paraId="32CD2AAF" w14:textId="77777777" w:rsidR="008F1511" w:rsidRPr="008F1511" w:rsidRDefault="008F1511" w:rsidP="008F1511">
            <w:pPr>
              <w:spacing w:line="276" w:lineRule="auto"/>
              <w:rPr>
                <w:rFonts w:ascii="Cascadia Mono" w:hAnsi="Cascadia Mono" w:cs="Times New Roman"/>
                <w:noProof w:val="0"/>
                <w:color w:val="000000"/>
                <w:kern w:val="0"/>
                <w:sz w:val="24"/>
                <w:szCs w:val="24"/>
                <w:lang w:val="en-US"/>
              </w:rPr>
            </w:pPr>
            <w:r w:rsidRPr="008F1511">
              <w:rPr>
                <w:rFonts w:ascii="Cascadia Mono" w:hAnsi="Cascadia Mono" w:cs="Times New Roman"/>
                <w:noProof w:val="0"/>
                <w:color w:val="000000"/>
                <w:kern w:val="0"/>
                <w:sz w:val="24"/>
                <w:szCs w:val="24"/>
                <w:lang w:val="en-US"/>
              </w:rPr>
              <w:t xml:space="preserve">                new </w:t>
            </w:r>
            <w:proofErr w:type="gramStart"/>
            <w:r w:rsidRPr="008F1511">
              <w:rPr>
                <w:rFonts w:ascii="Cascadia Mono" w:hAnsi="Cascadia Mono" w:cs="Times New Roman"/>
                <w:noProof w:val="0"/>
                <w:color w:val="000000"/>
                <w:kern w:val="0"/>
                <w:sz w:val="24"/>
                <w:szCs w:val="24"/>
                <w:lang w:val="en-US"/>
              </w:rPr>
              <w:t>object[</w:t>
            </w:r>
            <w:proofErr w:type="gramEnd"/>
            <w:r w:rsidRPr="008F1511">
              <w:rPr>
                <w:rFonts w:ascii="Cascadia Mono" w:hAnsi="Cascadia Mono" w:cs="Times New Roman"/>
                <w:noProof w:val="0"/>
                <w:color w:val="000000"/>
                <w:kern w:val="0"/>
                <w:sz w:val="24"/>
                <w:szCs w:val="24"/>
                <w:lang w:val="en-US"/>
              </w:rPr>
              <w:t xml:space="preserve">] { </w:t>
            </w:r>
            <w:proofErr w:type="spellStart"/>
            <w:r w:rsidRPr="008F1511">
              <w:rPr>
                <w:rFonts w:ascii="Cascadia Mono" w:hAnsi="Cascadia Mono" w:cs="Times New Roman"/>
                <w:noProof w:val="0"/>
                <w:color w:val="000000"/>
                <w:kern w:val="0"/>
                <w:sz w:val="24"/>
                <w:szCs w:val="24"/>
                <w:lang w:val="en-US"/>
              </w:rPr>
              <w:t>rnID</w:t>
            </w:r>
            <w:proofErr w:type="spellEnd"/>
            <w:r w:rsidRPr="008F1511">
              <w:rPr>
                <w:rFonts w:ascii="Cascadia Mono" w:hAnsi="Cascadia Mono" w:cs="Times New Roman"/>
                <w:noProof w:val="0"/>
                <w:color w:val="000000"/>
                <w:kern w:val="0"/>
                <w:sz w:val="24"/>
                <w:szCs w:val="24"/>
                <w:lang w:val="en-US"/>
              </w:rPr>
              <w:t xml:space="preserve"> });</w:t>
            </w:r>
          </w:p>
          <w:p w14:paraId="03EB598A" w14:textId="77777777" w:rsidR="008F1511" w:rsidRPr="008F1511" w:rsidRDefault="008F1511" w:rsidP="008F1511">
            <w:pPr>
              <w:spacing w:line="276" w:lineRule="auto"/>
              <w:rPr>
                <w:rFonts w:ascii="Cascadia Mono" w:hAnsi="Cascadia Mono" w:cs="Times New Roman"/>
                <w:noProof w:val="0"/>
                <w:color w:val="000000"/>
                <w:kern w:val="0"/>
                <w:sz w:val="24"/>
                <w:szCs w:val="24"/>
                <w:lang w:val="en-US"/>
              </w:rPr>
            </w:pPr>
            <w:r w:rsidRPr="008F1511">
              <w:rPr>
                <w:rFonts w:ascii="Cascadia Mono" w:hAnsi="Cascadia Mono" w:cs="Times New Roman"/>
                <w:noProof w:val="0"/>
                <w:color w:val="000000"/>
                <w:kern w:val="0"/>
                <w:sz w:val="24"/>
                <w:szCs w:val="24"/>
                <w:lang w:val="en-US"/>
              </w:rPr>
              <w:t xml:space="preserve">        </w:t>
            </w:r>
            <w:proofErr w:type="spellStart"/>
            <w:r w:rsidRPr="008F1511">
              <w:rPr>
                <w:rFonts w:ascii="Cascadia Mono" w:hAnsi="Cascadia Mono" w:cs="Times New Roman"/>
                <w:noProof w:val="0"/>
                <w:color w:val="000000"/>
                <w:kern w:val="0"/>
                <w:sz w:val="24"/>
                <w:szCs w:val="24"/>
                <w:lang w:val="en-US"/>
              </w:rPr>
              <w:t>lblPrice.Text</w:t>
            </w:r>
            <w:proofErr w:type="spellEnd"/>
            <w:r w:rsidRPr="008F1511">
              <w:rPr>
                <w:rFonts w:ascii="Cascadia Mono" w:hAnsi="Cascadia Mono" w:cs="Times New Roman"/>
                <w:noProof w:val="0"/>
                <w:color w:val="000000"/>
                <w:kern w:val="0"/>
                <w:sz w:val="24"/>
                <w:szCs w:val="24"/>
                <w:lang w:val="en-US"/>
              </w:rPr>
              <w:t xml:space="preserve"> = </w:t>
            </w:r>
            <w:proofErr w:type="spellStart"/>
            <w:proofErr w:type="gramStart"/>
            <w:r w:rsidRPr="008F1511">
              <w:rPr>
                <w:rFonts w:ascii="Cascadia Mono" w:hAnsi="Cascadia Mono" w:cs="Times New Roman"/>
                <w:noProof w:val="0"/>
                <w:color w:val="000000"/>
                <w:kern w:val="0"/>
                <w:sz w:val="24"/>
                <w:szCs w:val="24"/>
                <w:lang w:val="en-US"/>
              </w:rPr>
              <w:t>price.ToString</w:t>
            </w:r>
            <w:proofErr w:type="spellEnd"/>
            <w:proofErr w:type="gramEnd"/>
            <w:r w:rsidRPr="008F1511">
              <w:rPr>
                <w:rFonts w:ascii="Cascadia Mono" w:hAnsi="Cascadia Mono" w:cs="Times New Roman"/>
                <w:noProof w:val="0"/>
                <w:color w:val="000000"/>
                <w:kern w:val="0"/>
                <w:sz w:val="24"/>
                <w:szCs w:val="24"/>
                <w:lang w:val="en-US"/>
              </w:rPr>
              <w:t>() + " VND";</w:t>
            </w:r>
          </w:p>
          <w:p w14:paraId="76D6AE10" w14:textId="77777777" w:rsidR="008F1511" w:rsidRPr="008F1511" w:rsidRDefault="008F1511" w:rsidP="008F1511">
            <w:pPr>
              <w:spacing w:line="276" w:lineRule="auto"/>
              <w:rPr>
                <w:rFonts w:ascii="Cascadia Mono" w:hAnsi="Cascadia Mono" w:cs="Times New Roman"/>
                <w:noProof w:val="0"/>
                <w:color w:val="000000"/>
                <w:kern w:val="0"/>
                <w:sz w:val="24"/>
                <w:szCs w:val="24"/>
                <w:lang w:val="en-US"/>
              </w:rPr>
            </w:pPr>
            <w:r w:rsidRPr="008F1511">
              <w:rPr>
                <w:rFonts w:ascii="Cascadia Mono" w:hAnsi="Cascadia Mono" w:cs="Times New Roman"/>
                <w:noProof w:val="0"/>
                <w:color w:val="000000"/>
                <w:kern w:val="0"/>
                <w:sz w:val="24"/>
                <w:szCs w:val="24"/>
                <w:lang w:val="en-US"/>
              </w:rPr>
              <w:t xml:space="preserve">    }</w:t>
            </w:r>
          </w:p>
          <w:p w14:paraId="24E09F17" w14:textId="77777777" w:rsidR="008F1511" w:rsidRPr="008F1511" w:rsidRDefault="008F1511" w:rsidP="008F1511">
            <w:pPr>
              <w:spacing w:line="276" w:lineRule="auto"/>
              <w:rPr>
                <w:rFonts w:ascii="Cascadia Mono" w:hAnsi="Cascadia Mono" w:cs="Times New Roman"/>
                <w:noProof w:val="0"/>
                <w:color w:val="000000"/>
                <w:kern w:val="0"/>
                <w:sz w:val="24"/>
                <w:szCs w:val="24"/>
                <w:lang w:val="en-US"/>
              </w:rPr>
            </w:pPr>
            <w:r w:rsidRPr="008F1511">
              <w:rPr>
                <w:rFonts w:ascii="Cascadia Mono" w:hAnsi="Cascadia Mono" w:cs="Times New Roman"/>
                <w:noProof w:val="0"/>
                <w:color w:val="000000"/>
                <w:kern w:val="0"/>
                <w:sz w:val="24"/>
                <w:szCs w:val="24"/>
                <w:lang w:val="en-US"/>
              </w:rPr>
              <w:t xml:space="preserve">    catch (</w:t>
            </w:r>
            <w:proofErr w:type="spellStart"/>
            <w:r w:rsidRPr="008F1511">
              <w:rPr>
                <w:rFonts w:ascii="Cascadia Mono" w:hAnsi="Cascadia Mono" w:cs="Times New Roman"/>
                <w:noProof w:val="0"/>
                <w:color w:val="000000"/>
                <w:kern w:val="0"/>
                <w:sz w:val="24"/>
                <w:szCs w:val="24"/>
                <w:lang w:val="en-US"/>
              </w:rPr>
              <w:t>SqlException</w:t>
            </w:r>
            <w:proofErr w:type="spellEnd"/>
            <w:r w:rsidRPr="008F1511">
              <w:rPr>
                <w:rFonts w:ascii="Cascadia Mono" w:hAnsi="Cascadia Mono" w:cs="Times New Roman"/>
                <w:noProof w:val="0"/>
                <w:color w:val="000000"/>
                <w:kern w:val="0"/>
                <w:sz w:val="24"/>
                <w:szCs w:val="24"/>
                <w:lang w:val="en-US"/>
              </w:rPr>
              <w:t xml:space="preserve"> </w:t>
            </w:r>
            <w:proofErr w:type="spellStart"/>
            <w:r w:rsidRPr="008F1511">
              <w:rPr>
                <w:rFonts w:ascii="Cascadia Mono" w:hAnsi="Cascadia Mono" w:cs="Times New Roman"/>
                <w:noProof w:val="0"/>
                <w:color w:val="000000"/>
                <w:kern w:val="0"/>
                <w:sz w:val="24"/>
                <w:szCs w:val="24"/>
                <w:lang w:val="en-US"/>
              </w:rPr>
              <w:t>sqlException</w:t>
            </w:r>
            <w:proofErr w:type="spellEnd"/>
            <w:r w:rsidRPr="008F1511">
              <w:rPr>
                <w:rFonts w:ascii="Cascadia Mono" w:hAnsi="Cascadia Mono" w:cs="Times New Roman"/>
                <w:noProof w:val="0"/>
                <w:color w:val="000000"/>
                <w:kern w:val="0"/>
                <w:sz w:val="24"/>
                <w:szCs w:val="24"/>
                <w:lang w:val="en-US"/>
              </w:rPr>
              <w:t>)</w:t>
            </w:r>
          </w:p>
          <w:p w14:paraId="5843F1D2" w14:textId="77777777" w:rsidR="008F1511" w:rsidRPr="008F1511" w:rsidRDefault="008F1511" w:rsidP="008F1511">
            <w:pPr>
              <w:spacing w:line="276" w:lineRule="auto"/>
              <w:rPr>
                <w:rFonts w:ascii="Cascadia Mono" w:hAnsi="Cascadia Mono" w:cs="Times New Roman"/>
                <w:noProof w:val="0"/>
                <w:color w:val="000000"/>
                <w:kern w:val="0"/>
                <w:sz w:val="24"/>
                <w:szCs w:val="24"/>
                <w:lang w:val="en-US"/>
              </w:rPr>
            </w:pPr>
            <w:r w:rsidRPr="008F1511">
              <w:rPr>
                <w:rFonts w:ascii="Cascadia Mono" w:hAnsi="Cascadia Mono" w:cs="Times New Roman"/>
                <w:noProof w:val="0"/>
                <w:color w:val="000000"/>
                <w:kern w:val="0"/>
                <w:sz w:val="24"/>
                <w:szCs w:val="24"/>
                <w:lang w:val="en-US"/>
              </w:rPr>
              <w:t xml:space="preserve">    {</w:t>
            </w:r>
          </w:p>
          <w:p w14:paraId="41A0F588" w14:textId="77777777" w:rsidR="008F1511" w:rsidRPr="008F1511" w:rsidRDefault="008F1511" w:rsidP="008F1511">
            <w:pPr>
              <w:spacing w:line="276" w:lineRule="auto"/>
              <w:rPr>
                <w:rFonts w:ascii="Cascadia Mono" w:hAnsi="Cascadia Mono" w:cs="Times New Roman"/>
                <w:noProof w:val="0"/>
                <w:color w:val="000000"/>
                <w:kern w:val="0"/>
                <w:sz w:val="24"/>
                <w:szCs w:val="24"/>
                <w:lang w:val="en-US"/>
              </w:rPr>
            </w:pPr>
            <w:r w:rsidRPr="008F1511">
              <w:rPr>
                <w:rFonts w:ascii="Cascadia Mono" w:hAnsi="Cascadia Mono" w:cs="Times New Roman"/>
                <w:noProof w:val="0"/>
                <w:color w:val="000000"/>
                <w:kern w:val="0"/>
                <w:sz w:val="24"/>
                <w:szCs w:val="24"/>
                <w:lang w:val="en-US"/>
              </w:rPr>
              <w:t xml:space="preserve">        </w:t>
            </w:r>
            <w:proofErr w:type="spellStart"/>
            <w:r w:rsidRPr="008F1511">
              <w:rPr>
                <w:rFonts w:ascii="Cascadia Mono" w:hAnsi="Cascadia Mono" w:cs="Times New Roman"/>
                <w:noProof w:val="0"/>
                <w:color w:val="000000"/>
                <w:kern w:val="0"/>
                <w:sz w:val="24"/>
                <w:szCs w:val="24"/>
                <w:lang w:val="en-US"/>
              </w:rPr>
              <w:t>MessageBox.Show</w:t>
            </w:r>
            <w:proofErr w:type="spellEnd"/>
            <w:r w:rsidRPr="008F1511">
              <w:rPr>
                <w:rFonts w:ascii="Cascadia Mono" w:hAnsi="Cascadia Mono" w:cs="Times New Roman"/>
                <w:noProof w:val="0"/>
                <w:color w:val="000000"/>
                <w:kern w:val="0"/>
                <w:sz w:val="24"/>
                <w:szCs w:val="24"/>
                <w:lang w:val="en-US"/>
              </w:rPr>
              <w:t>(</w:t>
            </w:r>
            <w:proofErr w:type="spellStart"/>
            <w:r w:rsidRPr="008F1511">
              <w:rPr>
                <w:rFonts w:ascii="Cascadia Mono" w:hAnsi="Cascadia Mono" w:cs="Times New Roman"/>
                <w:noProof w:val="0"/>
                <w:color w:val="000000"/>
                <w:kern w:val="0"/>
                <w:sz w:val="24"/>
                <w:szCs w:val="24"/>
                <w:lang w:val="en-US"/>
              </w:rPr>
              <w:t>sqlException.Message</w:t>
            </w:r>
            <w:proofErr w:type="spellEnd"/>
            <w:r w:rsidRPr="008F1511">
              <w:rPr>
                <w:rFonts w:ascii="Cascadia Mono" w:hAnsi="Cascadia Mono" w:cs="Times New Roman"/>
                <w:noProof w:val="0"/>
                <w:color w:val="000000"/>
                <w:kern w:val="0"/>
                <w:sz w:val="24"/>
                <w:szCs w:val="24"/>
                <w:lang w:val="en-US"/>
              </w:rPr>
              <w:t xml:space="preserve">, "Báo </w:t>
            </w:r>
            <w:proofErr w:type="spellStart"/>
            <w:r w:rsidRPr="008F1511">
              <w:rPr>
                <w:rFonts w:ascii="Cascadia Mono" w:hAnsi="Cascadia Mono" w:cs="Times New Roman"/>
                <w:noProof w:val="0"/>
                <w:color w:val="000000"/>
                <w:kern w:val="0"/>
                <w:sz w:val="24"/>
                <w:szCs w:val="24"/>
                <w:lang w:val="en-US"/>
              </w:rPr>
              <w:t>lỗi</w:t>
            </w:r>
            <w:proofErr w:type="spellEnd"/>
            <w:r w:rsidRPr="008F1511">
              <w:rPr>
                <w:rFonts w:ascii="Cascadia Mono" w:hAnsi="Cascadia Mono" w:cs="Times New Roman"/>
                <w:noProof w:val="0"/>
                <w:color w:val="000000"/>
                <w:kern w:val="0"/>
                <w:sz w:val="24"/>
                <w:szCs w:val="24"/>
                <w:lang w:val="en-US"/>
              </w:rPr>
              <w:t>!"</w:t>
            </w:r>
            <w:proofErr w:type="gramStart"/>
            <w:r w:rsidRPr="008F1511">
              <w:rPr>
                <w:rFonts w:ascii="Cascadia Mono" w:hAnsi="Cascadia Mono" w:cs="Times New Roman"/>
                <w:noProof w:val="0"/>
                <w:color w:val="000000"/>
                <w:kern w:val="0"/>
                <w:sz w:val="24"/>
                <w:szCs w:val="24"/>
                <w:lang w:val="en-US"/>
              </w:rPr>
              <w:t>);</w:t>
            </w:r>
            <w:proofErr w:type="gramEnd"/>
          </w:p>
          <w:p w14:paraId="56F83FFE" w14:textId="77777777" w:rsidR="008F1511" w:rsidRPr="008F1511" w:rsidRDefault="008F1511" w:rsidP="008F1511">
            <w:pPr>
              <w:spacing w:line="276" w:lineRule="auto"/>
              <w:rPr>
                <w:rFonts w:ascii="Cascadia Mono" w:hAnsi="Cascadia Mono" w:cs="Times New Roman"/>
                <w:noProof w:val="0"/>
                <w:color w:val="000000"/>
                <w:kern w:val="0"/>
                <w:sz w:val="24"/>
                <w:szCs w:val="24"/>
                <w:lang w:val="en-US"/>
              </w:rPr>
            </w:pPr>
            <w:r w:rsidRPr="008F1511">
              <w:rPr>
                <w:rFonts w:ascii="Cascadia Mono" w:hAnsi="Cascadia Mono" w:cs="Times New Roman"/>
                <w:noProof w:val="0"/>
                <w:color w:val="000000"/>
                <w:kern w:val="0"/>
                <w:sz w:val="24"/>
                <w:szCs w:val="24"/>
                <w:lang w:val="en-US"/>
              </w:rPr>
              <w:t xml:space="preserve">    }</w:t>
            </w:r>
          </w:p>
          <w:p w14:paraId="00E74E37" w14:textId="0CBBC819" w:rsidR="00CA5F20" w:rsidRPr="00CA5F20" w:rsidRDefault="008F1511" w:rsidP="008F1511">
            <w:pPr>
              <w:spacing w:line="276" w:lineRule="auto"/>
              <w:rPr>
                <w:rFonts w:ascii="Cascadia Mono" w:hAnsi="Cascadia Mono" w:cs="Times New Roman"/>
                <w:noProof w:val="0"/>
                <w:color w:val="000000"/>
                <w:kern w:val="0"/>
                <w:sz w:val="24"/>
                <w:szCs w:val="24"/>
                <w:lang w:val="en-US"/>
              </w:rPr>
            </w:pPr>
            <w:r w:rsidRPr="008F1511">
              <w:rPr>
                <w:rFonts w:ascii="Cascadia Mono" w:hAnsi="Cascadia Mono" w:cs="Times New Roman"/>
                <w:noProof w:val="0"/>
                <w:color w:val="000000"/>
                <w:kern w:val="0"/>
                <w:sz w:val="24"/>
                <w:szCs w:val="24"/>
                <w:lang w:val="en-US"/>
              </w:rPr>
              <w:t>}</w:t>
            </w:r>
          </w:p>
        </w:tc>
      </w:tr>
    </w:tbl>
    <w:p w14:paraId="026E3F2E" w14:textId="77777777" w:rsidR="007875F7" w:rsidRPr="007875F7" w:rsidRDefault="007875F7" w:rsidP="007875F7">
      <w:pPr>
        <w:spacing w:after="0"/>
        <w:ind w:left="720"/>
        <w:rPr>
          <w:rFonts w:ascii="Times New Roman" w:hAnsi="Times New Roman" w:cs="Times New Roman"/>
          <w:b/>
          <w:bCs/>
          <w:sz w:val="28"/>
          <w:szCs w:val="28"/>
          <w:lang w:val="en-US"/>
        </w:rPr>
      </w:pPr>
    </w:p>
    <w:p w14:paraId="7478278B" w14:textId="532D0076" w:rsidR="00424564" w:rsidRDefault="007875F7" w:rsidP="007875F7">
      <w:pPr>
        <w:pStyle w:val="ListParagraph"/>
        <w:numPr>
          <w:ilvl w:val="0"/>
          <w:numId w:val="28"/>
        </w:numPr>
        <w:spacing w:after="0"/>
        <w:rPr>
          <w:rFonts w:ascii="Times New Roman" w:hAnsi="Times New Roman" w:cs="Times New Roman"/>
          <w:b/>
          <w:bCs/>
          <w:sz w:val="28"/>
          <w:szCs w:val="28"/>
          <w:lang w:val="en-US"/>
        </w:rPr>
      </w:pPr>
      <w:r w:rsidRPr="007875F7">
        <w:rPr>
          <w:rFonts w:ascii="Times New Roman" w:hAnsi="Times New Roman" w:cs="Times New Roman"/>
          <w:b/>
          <w:bCs/>
          <w:sz w:val="28"/>
          <w:szCs w:val="28"/>
          <w:lang w:val="en-US"/>
        </w:rPr>
        <w:t>Procedure Xóa Chi tiết đơn nhập hàng</w:t>
      </w:r>
    </w:p>
    <w:tbl>
      <w:tblPr>
        <w:tblStyle w:val="TableGrid"/>
        <w:tblW w:w="0" w:type="auto"/>
        <w:tblInd w:w="720" w:type="dxa"/>
        <w:tblLook w:val="04A0" w:firstRow="1" w:lastRow="0" w:firstColumn="1" w:lastColumn="0" w:noHBand="0" w:noVBand="1"/>
      </w:tblPr>
      <w:tblGrid>
        <w:gridCol w:w="8296"/>
      </w:tblGrid>
      <w:tr w:rsidR="000B58E5" w14:paraId="24A57B2F" w14:textId="77777777" w:rsidTr="00862F48">
        <w:tc>
          <w:tcPr>
            <w:tcW w:w="8296" w:type="dxa"/>
          </w:tcPr>
          <w:p w14:paraId="0D152FDF" w14:textId="77777777" w:rsidR="00862F48" w:rsidRPr="00862F48" w:rsidRDefault="00862F48" w:rsidP="00862F48">
            <w:pPr>
              <w:autoSpaceDE w:val="0"/>
              <w:autoSpaceDN w:val="0"/>
              <w:adjustRightInd w:val="0"/>
              <w:spacing w:line="276" w:lineRule="auto"/>
              <w:rPr>
                <w:rFonts w:ascii="Consolas" w:hAnsi="Consolas" w:cs="Times New Roman"/>
                <w:noProof w:val="0"/>
                <w:color w:val="000000"/>
                <w:kern w:val="0"/>
                <w:sz w:val="24"/>
                <w:szCs w:val="24"/>
                <w:lang w:val="en-US"/>
              </w:rPr>
            </w:pPr>
            <w:r w:rsidRPr="00862F48">
              <w:rPr>
                <w:rFonts w:ascii="Consolas" w:hAnsi="Consolas" w:cs="Times New Roman"/>
                <w:noProof w:val="0"/>
                <w:color w:val="0000FF"/>
                <w:kern w:val="0"/>
                <w:sz w:val="24"/>
                <w:szCs w:val="24"/>
                <w:lang w:val="en-US"/>
              </w:rPr>
              <w:t>CREATE</w:t>
            </w:r>
            <w:r w:rsidRPr="00862F48">
              <w:rPr>
                <w:rFonts w:ascii="Consolas" w:hAnsi="Consolas" w:cs="Times New Roman"/>
                <w:noProof w:val="0"/>
                <w:color w:val="000000"/>
                <w:kern w:val="0"/>
                <w:sz w:val="24"/>
                <w:szCs w:val="24"/>
                <w:lang w:val="en-US"/>
              </w:rPr>
              <w:t xml:space="preserve"> </w:t>
            </w:r>
            <w:r w:rsidRPr="00862F48">
              <w:rPr>
                <w:rFonts w:ascii="Consolas" w:hAnsi="Consolas" w:cs="Times New Roman"/>
                <w:noProof w:val="0"/>
                <w:color w:val="0000FF"/>
                <w:kern w:val="0"/>
                <w:sz w:val="24"/>
                <w:szCs w:val="24"/>
                <w:lang w:val="en-US"/>
              </w:rPr>
              <w:t>PROC</w:t>
            </w:r>
            <w:r w:rsidRPr="00862F48">
              <w:rPr>
                <w:rFonts w:ascii="Consolas" w:hAnsi="Consolas" w:cs="Times New Roman"/>
                <w:noProof w:val="0"/>
                <w:color w:val="000000"/>
                <w:kern w:val="0"/>
                <w:sz w:val="24"/>
                <w:szCs w:val="24"/>
                <w:lang w:val="en-US"/>
              </w:rPr>
              <w:t xml:space="preserve"> </w:t>
            </w:r>
            <w:proofErr w:type="spellStart"/>
            <w:proofErr w:type="gramStart"/>
            <w:r w:rsidRPr="00862F48">
              <w:rPr>
                <w:rFonts w:ascii="Consolas" w:hAnsi="Consolas" w:cs="Times New Roman"/>
                <w:noProof w:val="0"/>
                <w:color w:val="000000"/>
                <w:kern w:val="0"/>
                <w:sz w:val="24"/>
                <w:szCs w:val="24"/>
                <w:lang w:val="en-US"/>
              </w:rPr>
              <w:t>deleteReceiptNoteDetail</w:t>
            </w:r>
            <w:proofErr w:type="spellEnd"/>
            <w:proofErr w:type="gramEnd"/>
          </w:p>
          <w:p w14:paraId="00DA2341" w14:textId="77777777" w:rsidR="00862F48" w:rsidRPr="00862F48" w:rsidRDefault="00862F48" w:rsidP="00862F48">
            <w:pPr>
              <w:autoSpaceDE w:val="0"/>
              <w:autoSpaceDN w:val="0"/>
              <w:adjustRightInd w:val="0"/>
              <w:spacing w:line="276" w:lineRule="auto"/>
              <w:rPr>
                <w:rFonts w:ascii="Consolas" w:hAnsi="Consolas" w:cs="Times New Roman"/>
                <w:noProof w:val="0"/>
                <w:color w:val="000000"/>
                <w:kern w:val="0"/>
                <w:sz w:val="24"/>
                <w:szCs w:val="24"/>
                <w:lang w:val="en-US"/>
              </w:rPr>
            </w:pPr>
            <w:r w:rsidRPr="00862F48">
              <w:rPr>
                <w:rFonts w:ascii="Consolas" w:hAnsi="Consolas" w:cs="Times New Roman"/>
                <w:noProof w:val="0"/>
                <w:color w:val="000000"/>
                <w:kern w:val="0"/>
                <w:sz w:val="24"/>
                <w:szCs w:val="24"/>
                <w:lang w:val="en-US"/>
              </w:rPr>
              <w:tab/>
              <w:t xml:space="preserve">@rNoteID </w:t>
            </w:r>
            <w:proofErr w:type="gramStart"/>
            <w:r w:rsidRPr="00862F48">
              <w:rPr>
                <w:rFonts w:ascii="Consolas" w:hAnsi="Consolas" w:cs="Times New Roman"/>
                <w:noProof w:val="0"/>
                <w:color w:val="0000FF"/>
                <w:kern w:val="0"/>
                <w:sz w:val="24"/>
                <w:szCs w:val="24"/>
                <w:lang w:val="en-US"/>
              </w:rPr>
              <w:t>VARCHAR</w:t>
            </w:r>
            <w:r w:rsidRPr="00862F48">
              <w:rPr>
                <w:rFonts w:ascii="Consolas" w:hAnsi="Consolas" w:cs="Times New Roman"/>
                <w:noProof w:val="0"/>
                <w:color w:val="808080"/>
                <w:kern w:val="0"/>
                <w:sz w:val="24"/>
                <w:szCs w:val="24"/>
                <w:lang w:val="en-US"/>
              </w:rPr>
              <w:t>(</w:t>
            </w:r>
            <w:proofErr w:type="gramEnd"/>
            <w:r w:rsidRPr="00862F48">
              <w:rPr>
                <w:rFonts w:ascii="Consolas" w:hAnsi="Consolas" w:cs="Times New Roman"/>
                <w:noProof w:val="0"/>
                <w:color w:val="000000"/>
                <w:kern w:val="0"/>
                <w:sz w:val="24"/>
                <w:szCs w:val="24"/>
                <w:lang w:val="en-US"/>
              </w:rPr>
              <w:t>7</w:t>
            </w:r>
            <w:r w:rsidRPr="00862F48">
              <w:rPr>
                <w:rFonts w:ascii="Consolas" w:hAnsi="Consolas" w:cs="Times New Roman"/>
                <w:noProof w:val="0"/>
                <w:color w:val="808080"/>
                <w:kern w:val="0"/>
                <w:sz w:val="24"/>
                <w:szCs w:val="24"/>
                <w:lang w:val="en-US"/>
              </w:rPr>
              <w:t>),</w:t>
            </w:r>
          </w:p>
          <w:p w14:paraId="4B8732A7" w14:textId="77777777" w:rsidR="00862F48" w:rsidRPr="00862F48" w:rsidRDefault="00862F48" w:rsidP="00862F48">
            <w:pPr>
              <w:autoSpaceDE w:val="0"/>
              <w:autoSpaceDN w:val="0"/>
              <w:adjustRightInd w:val="0"/>
              <w:spacing w:line="276" w:lineRule="auto"/>
              <w:rPr>
                <w:rFonts w:ascii="Consolas" w:hAnsi="Consolas" w:cs="Times New Roman"/>
                <w:noProof w:val="0"/>
                <w:color w:val="000000"/>
                <w:kern w:val="0"/>
                <w:sz w:val="24"/>
                <w:szCs w:val="24"/>
                <w:lang w:val="en-US"/>
              </w:rPr>
            </w:pPr>
            <w:r w:rsidRPr="00862F48">
              <w:rPr>
                <w:rFonts w:ascii="Consolas" w:hAnsi="Consolas" w:cs="Times New Roman"/>
                <w:noProof w:val="0"/>
                <w:color w:val="000000"/>
                <w:kern w:val="0"/>
                <w:sz w:val="24"/>
                <w:szCs w:val="24"/>
                <w:lang w:val="en-US"/>
              </w:rPr>
              <w:tab/>
              <w:t xml:space="preserve">@materialID </w:t>
            </w:r>
            <w:proofErr w:type="gramStart"/>
            <w:r w:rsidRPr="00862F48">
              <w:rPr>
                <w:rFonts w:ascii="Consolas" w:hAnsi="Consolas" w:cs="Times New Roman"/>
                <w:noProof w:val="0"/>
                <w:color w:val="0000FF"/>
                <w:kern w:val="0"/>
                <w:sz w:val="24"/>
                <w:szCs w:val="24"/>
                <w:lang w:val="en-US"/>
              </w:rPr>
              <w:t>VARCHAR</w:t>
            </w:r>
            <w:r w:rsidRPr="00862F48">
              <w:rPr>
                <w:rFonts w:ascii="Consolas" w:hAnsi="Consolas" w:cs="Times New Roman"/>
                <w:noProof w:val="0"/>
                <w:color w:val="808080"/>
                <w:kern w:val="0"/>
                <w:sz w:val="24"/>
                <w:szCs w:val="24"/>
                <w:lang w:val="en-US"/>
              </w:rPr>
              <w:t>(</w:t>
            </w:r>
            <w:proofErr w:type="gramEnd"/>
            <w:r w:rsidRPr="00862F48">
              <w:rPr>
                <w:rFonts w:ascii="Consolas" w:hAnsi="Consolas" w:cs="Times New Roman"/>
                <w:noProof w:val="0"/>
                <w:color w:val="000000"/>
                <w:kern w:val="0"/>
                <w:sz w:val="24"/>
                <w:szCs w:val="24"/>
                <w:lang w:val="en-US"/>
              </w:rPr>
              <w:t>3</w:t>
            </w:r>
            <w:r w:rsidRPr="00862F48">
              <w:rPr>
                <w:rFonts w:ascii="Consolas" w:hAnsi="Consolas" w:cs="Times New Roman"/>
                <w:noProof w:val="0"/>
                <w:color w:val="808080"/>
                <w:kern w:val="0"/>
                <w:sz w:val="24"/>
                <w:szCs w:val="24"/>
                <w:lang w:val="en-US"/>
              </w:rPr>
              <w:t>)</w:t>
            </w:r>
          </w:p>
          <w:p w14:paraId="1CAF19CC" w14:textId="77777777" w:rsidR="00862F48" w:rsidRPr="00862F48" w:rsidRDefault="00862F48" w:rsidP="00862F48">
            <w:pPr>
              <w:autoSpaceDE w:val="0"/>
              <w:autoSpaceDN w:val="0"/>
              <w:adjustRightInd w:val="0"/>
              <w:spacing w:line="276" w:lineRule="auto"/>
              <w:rPr>
                <w:rFonts w:ascii="Consolas" w:hAnsi="Consolas" w:cs="Times New Roman"/>
                <w:noProof w:val="0"/>
                <w:color w:val="000000"/>
                <w:kern w:val="0"/>
                <w:sz w:val="24"/>
                <w:szCs w:val="24"/>
                <w:lang w:val="en-US"/>
              </w:rPr>
            </w:pPr>
            <w:r w:rsidRPr="00862F48">
              <w:rPr>
                <w:rFonts w:ascii="Consolas" w:hAnsi="Consolas" w:cs="Times New Roman"/>
                <w:noProof w:val="0"/>
                <w:color w:val="0000FF"/>
                <w:kern w:val="0"/>
                <w:sz w:val="24"/>
                <w:szCs w:val="24"/>
                <w:lang w:val="en-US"/>
              </w:rPr>
              <w:t>AS</w:t>
            </w:r>
          </w:p>
          <w:p w14:paraId="047D5FFC" w14:textId="77777777" w:rsidR="00862F48" w:rsidRPr="00862F48" w:rsidRDefault="00862F48" w:rsidP="00862F48">
            <w:pPr>
              <w:autoSpaceDE w:val="0"/>
              <w:autoSpaceDN w:val="0"/>
              <w:adjustRightInd w:val="0"/>
              <w:spacing w:line="276" w:lineRule="auto"/>
              <w:rPr>
                <w:rFonts w:ascii="Consolas" w:hAnsi="Consolas" w:cs="Times New Roman"/>
                <w:noProof w:val="0"/>
                <w:color w:val="000000"/>
                <w:kern w:val="0"/>
                <w:sz w:val="24"/>
                <w:szCs w:val="24"/>
                <w:lang w:val="en-US"/>
              </w:rPr>
            </w:pPr>
            <w:r w:rsidRPr="00862F48">
              <w:rPr>
                <w:rFonts w:ascii="Consolas" w:hAnsi="Consolas" w:cs="Times New Roman"/>
                <w:noProof w:val="0"/>
                <w:color w:val="0000FF"/>
                <w:kern w:val="0"/>
                <w:sz w:val="24"/>
                <w:szCs w:val="24"/>
                <w:lang w:val="en-US"/>
              </w:rPr>
              <w:t>BEGIN</w:t>
            </w:r>
          </w:p>
          <w:p w14:paraId="58D7F4DA" w14:textId="77777777" w:rsidR="00862F48" w:rsidRPr="00862F48" w:rsidRDefault="00862F48" w:rsidP="00862F48">
            <w:pPr>
              <w:autoSpaceDE w:val="0"/>
              <w:autoSpaceDN w:val="0"/>
              <w:adjustRightInd w:val="0"/>
              <w:spacing w:line="276" w:lineRule="auto"/>
              <w:rPr>
                <w:rFonts w:ascii="Consolas" w:hAnsi="Consolas" w:cs="Times New Roman"/>
                <w:noProof w:val="0"/>
                <w:color w:val="000000"/>
                <w:kern w:val="0"/>
                <w:sz w:val="24"/>
                <w:szCs w:val="24"/>
                <w:lang w:val="en-US"/>
              </w:rPr>
            </w:pPr>
            <w:r w:rsidRPr="00862F48">
              <w:rPr>
                <w:rFonts w:ascii="Consolas" w:hAnsi="Consolas" w:cs="Times New Roman"/>
                <w:noProof w:val="0"/>
                <w:color w:val="000000"/>
                <w:kern w:val="0"/>
                <w:sz w:val="24"/>
                <w:szCs w:val="24"/>
                <w:lang w:val="en-US"/>
              </w:rPr>
              <w:tab/>
            </w:r>
            <w:r w:rsidRPr="00862F48">
              <w:rPr>
                <w:rFonts w:ascii="Consolas" w:hAnsi="Consolas" w:cs="Times New Roman"/>
                <w:noProof w:val="0"/>
                <w:color w:val="0000FF"/>
                <w:kern w:val="0"/>
                <w:sz w:val="24"/>
                <w:szCs w:val="24"/>
                <w:lang w:val="en-US"/>
              </w:rPr>
              <w:t>IF</w:t>
            </w:r>
            <w:r w:rsidRPr="00862F48">
              <w:rPr>
                <w:rFonts w:ascii="Consolas" w:hAnsi="Consolas" w:cs="Times New Roman"/>
                <w:noProof w:val="0"/>
                <w:color w:val="000000"/>
                <w:kern w:val="0"/>
                <w:sz w:val="24"/>
                <w:szCs w:val="24"/>
                <w:lang w:val="en-US"/>
              </w:rPr>
              <w:t xml:space="preserve"> @materialID </w:t>
            </w:r>
            <w:r w:rsidRPr="00862F48">
              <w:rPr>
                <w:rFonts w:ascii="Consolas" w:hAnsi="Consolas" w:cs="Times New Roman"/>
                <w:noProof w:val="0"/>
                <w:color w:val="808080"/>
                <w:kern w:val="0"/>
                <w:sz w:val="24"/>
                <w:szCs w:val="24"/>
                <w:lang w:val="en-US"/>
              </w:rPr>
              <w:t>IS</w:t>
            </w:r>
            <w:r w:rsidRPr="00862F48">
              <w:rPr>
                <w:rFonts w:ascii="Consolas" w:hAnsi="Consolas" w:cs="Times New Roman"/>
                <w:noProof w:val="0"/>
                <w:color w:val="000000"/>
                <w:kern w:val="0"/>
                <w:sz w:val="24"/>
                <w:szCs w:val="24"/>
                <w:lang w:val="en-US"/>
              </w:rPr>
              <w:t xml:space="preserve"> </w:t>
            </w:r>
            <w:r w:rsidRPr="00862F48">
              <w:rPr>
                <w:rFonts w:ascii="Consolas" w:hAnsi="Consolas" w:cs="Times New Roman"/>
                <w:noProof w:val="0"/>
                <w:color w:val="808080"/>
                <w:kern w:val="0"/>
                <w:sz w:val="24"/>
                <w:szCs w:val="24"/>
                <w:lang w:val="en-US"/>
              </w:rPr>
              <w:t>NULL</w:t>
            </w:r>
          </w:p>
          <w:p w14:paraId="6FD932C6" w14:textId="77777777" w:rsidR="00862F48" w:rsidRPr="00862F48" w:rsidRDefault="00862F48" w:rsidP="00862F48">
            <w:pPr>
              <w:autoSpaceDE w:val="0"/>
              <w:autoSpaceDN w:val="0"/>
              <w:adjustRightInd w:val="0"/>
              <w:spacing w:line="276" w:lineRule="auto"/>
              <w:rPr>
                <w:rFonts w:ascii="Consolas" w:hAnsi="Consolas" w:cs="Times New Roman"/>
                <w:noProof w:val="0"/>
                <w:color w:val="000000"/>
                <w:kern w:val="0"/>
                <w:sz w:val="24"/>
                <w:szCs w:val="24"/>
                <w:lang w:val="en-US"/>
              </w:rPr>
            </w:pPr>
            <w:r w:rsidRPr="00862F48">
              <w:rPr>
                <w:rFonts w:ascii="Consolas" w:hAnsi="Consolas" w:cs="Times New Roman"/>
                <w:noProof w:val="0"/>
                <w:color w:val="000000"/>
                <w:kern w:val="0"/>
                <w:sz w:val="24"/>
                <w:szCs w:val="24"/>
                <w:lang w:val="en-US"/>
              </w:rPr>
              <w:tab/>
            </w:r>
            <w:r w:rsidRPr="00862F48">
              <w:rPr>
                <w:rFonts w:ascii="Consolas" w:hAnsi="Consolas" w:cs="Times New Roman"/>
                <w:noProof w:val="0"/>
                <w:color w:val="000000"/>
                <w:kern w:val="0"/>
                <w:sz w:val="24"/>
                <w:szCs w:val="24"/>
                <w:lang w:val="en-US"/>
              </w:rPr>
              <w:tab/>
            </w:r>
            <w:r w:rsidRPr="00862F48">
              <w:rPr>
                <w:rFonts w:ascii="Consolas" w:hAnsi="Consolas" w:cs="Times New Roman"/>
                <w:noProof w:val="0"/>
                <w:color w:val="0000FF"/>
                <w:kern w:val="0"/>
                <w:sz w:val="24"/>
                <w:szCs w:val="24"/>
                <w:lang w:val="en-US"/>
              </w:rPr>
              <w:t>THROW</w:t>
            </w:r>
            <w:r w:rsidRPr="00862F48">
              <w:rPr>
                <w:rFonts w:ascii="Consolas" w:hAnsi="Consolas" w:cs="Times New Roman"/>
                <w:noProof w:val="0"/>
                <w:color w:val="000000"/>
                <w:kern w:val="0"/>
                <w:sz w:val="24"/>
                <w:szCs w:val="24"/>
                <w:lang w:val="en-US"/>
              </w:rPr>
              <w:t xml:space="preserve"> 50000</w:t>
            </w:r>
            <w:r w:rsidRPr="00862F48">
              <w:rPr>
                <w:rFonts w:ascii="Consolas" w:hAnsi="Consolas" w:cs="Times New Roman"/>
                <w:noProof w:val="0"/>
                <w:color w:val="808080"/>
                <w:kern w:val="0"/>
                <w:sz w:val="24"/>
                <w:szCs w:val="24"/>
                <w:lang w:val="en-US"/>
              </w:rPr>
              <w:t>,</w:t>
            </w:r>
            <w:r w:rsidRPr="00862F48">
              <w:rPr>
                <w:rFonts w:ascii="Consolas" w:hAnsi="Consolas" w:cs="Times New Roman"/>
                <w:noProof w:val="0"/>
                <w:color w:val="000000"/>
                <w:kern w:val="0"/>
                <w:sz w:val="24"/>
                <w:szCs w:val="24"/>
                <w:lang w:val="en-US"/>
              </w:rPr>
              <w:t xml:space="preserve"> </w:t>
            </w:r>
            <w:proofErr w:type="spellStart"/>
            <w:r w:rsidRPr="00862F48">
              <w:rPr>
                <w:rFonts w:ascii="Consolas" w:hAnsi="Consolas" w:cs="Times New Roman"/>
                <w:noProof w:val="0"/>
                <w:color w:val="FF0000"/>
                <w:kern w:val="0"/>
                <w:sz w:val="24"/>
                <w:szCs w:val="24"/>
                <w:lang w:val="en-US"/>
              </w:rPr>
              <w:t>N'Vui</w:t>
            </w:r>
            <w:proofErr w:type="spellEnd"/>
            <w:r w:rsidRPr="00862F48">
              <w:rPr>
                <w:rFonts w:ascii="Consolas" w:hAnsi="Consolas" w:cs="Times New Roman"/>
                <w:noProof w:val="0"/>
                <w:color w:val="FF0000"/>
                <w:kern w:val="0"/>
                <w:sz w:val="24"/>
                <w:szCs w:val="24"/>
                <w:lang w:val="en-US"/>
              </w:rPr>
              <w:t xml:space="preserve"> </w:t>
            </w:r>
            <w:proofErr w:type="spellStart"/>
            <w:r w:rsidRPr="00862F48">
              <w:rPr>
                <w:rFonts w:ascii="Consolas" w:hAnsi="Consolas" w:cs="Times New Roman"/>
                <w:noProof w:val="0"/>
                <w:color w:val="FF0000"/>
                <w:kern w:val="0"/>
                <w:sz w:val="24"/>
                <w:szCs w:val="24"/>
                <w:lang w:val="en-US"/>
              </w:rPr>
              <w:t>lòng</w:t>
            </w:r>
            <w:proofErr w:type="spellEnd"/>
            <w:r w:rsidRPr="00862F48">
              <w:rPr>
                <w:rFonts w:ascii="Consolas" w:hAnsi="Consolas" w:cs="Times New Roman"/>
                <w:noProof w:val="0"/>
                <w:color w:val="FF0000"/>
                <w:kern w:val="0"/>
                <w:sz w:val="24"/>
                <w:szCs w:val="24"/>
                <w:lang w:val="en-US"/>
              </w:rPr>
              <w:t xml:space="preserve"> </w:t>
            </w:r>
            <w:proofErr w:type="spellStart"/>
            <w:r w:rsidRPr="00862F48">
              <w:rPr>
                <w:rFonts w:ascii="Consolas" w:hAnsi="Consolas" w:cs="Times New Roman"/>
                <w:noProof w:val="0"/>
                <w:color w:val="FF0000"/>
                <w:kern w:val="0"/>
                <w:sz w:val="24"/>
                <w:szCs w:val="24"/>
                <w:lang w:val="en-US"/>
              </w:rPr>
              <w:t>chọn</w:t>
            </w:r>
            <w:proofErr w:type="spellEnd"/>
            <w:r w:rsidRPr="00862F48">
              <w:rPr>
                <w:rFonts w:ascii="Consolas" w:hAnsi="Consolas" w:cs="Times New Roman"/>
                <w:noProof w:val="0"/>
                <w:color w:val="FF0000"/>
                <w:kern w:val="0"/>
                <w:sz w:val="24"/>
                <w:szCs w:val="24"/>
                <w:lang w:val="en-US"/>
              </w:rPr>
              <w:t xml:space="preserve"> </w:t>
            </w:r>
            <w:proofErr w:type="spellStart"/>
            <w:r w:rsidRPr="00862F48">
              <w:rPr>
                <w:rFonts w:ascii="Consolas" w:hAnsi="Consolas" w:cs="Times New Roman"/>
                <w:noProof w:val="0"/>
                <w:color w:val="FF0000"/>
                <w:kern w:val="0"/>
                <w:sz w:val="24"/>
                <w:szCs w:val="24"/>
                <w:lang w:val="en-US"/>
              </w:rPr>
              <w:t>thông</w:t>
            </w:r>
            <w:proofErr w:type="spellEnd"/>
            <w:r w:rsidRPr="00862F48">
              <w:rPr>
                <w:rFonts w:ascii="Consolas" w:hAnsi="Consolas" w:cs="Times New Roman"/>
                <w:noProof w:val="0"/>
                <w:color w:val="FF0000"/>
                <w:kern w:val="0"/>
                <w:sz w:val="24"/>
                <w:szCs w:val="24"/>
                <w:lang w:val="en-US"/>
              </w:rPr>
              <w:t xml:space="preserve"> tin chi </w:t>
            </w:r>
            <w:proofErr w:type="spellStart"/>
            <w:r w:rsidRPr="00862F48">
              <w:rPr>
                <w:rFonts w:ascii="Consolas" w:hAnsi="Consolas" w:cs="Times New Roman"/>
                <w:noProof w:val="0"/>
                <w:color w:val="FF0000"/>
                <w:kern w:val="0"/>
                <w:sz w:val="24"/>
                <w:szCs w:val="24"/>
                <w:lang w:val="en-US"/>
              </w:rPr>
              <w:t>tiết</w:t>
            </w:r>
            <w:proofErr w:type="spellEnd"/>
            <w:r w:rsidRPr="00862F48">
              <w:rPr>
                <w:rFonts w:ascii="Consolas" w:hAnsi="Consolas" w:cs="Times New Roman"/>
                <w:noProof w:val="0"/>
                <w:color w:val="FF0000"/>
                <w:kern w:val="0"/>
                <w:sz w:val="24"/>
                <w:szCs w:val="24"/>
                <w:lang w:val="en-US"/>
              </w:rPr>
              <w:t xml:space="preserve"> </w:t>
            </w:r>
            <w:proofErr w:type="spellStart"/>
            <w:r w:rsidRPr="00862F48">
              <w:rPr>
                <w:rFonts w:ascii="Consolas" w:hAnsi="Consolas" w:cs="Times New Roman"/>
                <w:noProof w:val="0"/>
                <w:color w:val="FF0000"/>
                <w:kern w:val="0"/>
                <w:sz w:val="24"/>
                <w:szCs w:val="24"/>
                <w:lang w:val="en-US"/>
              </w:rPr>
              <w:t>cần</w:t>
            </w:r>
            <w:proofErr w:type="spellEnd"/>
            <w:r w:rsidRPr="00862F48">
              <w:rPr>
                <w:rFonts w:ascii="Consolas" w:hAnsi="Consolas" w:cs="Times New Roman"/>
                <w:noProof w:val="0"/>
                <w:color w:val="FF0000"/>
                <w:kern w:val="0"/>
                <w:sz w:val="24"/>
                <w:szCs w:val="24"/>
                <w:lang w:val="en-US"/>
              </w:rPr>
              <w:t xml:space="preserve"> </w:t>
            </w:r>
            <w:proofErr w:type="spellStart"/>
            <w:r w:rsidRPr="00862F48">
              <w:rPr>
                <w:rFonts w:ascii="Consolas" w:hAnsi="Consolas" w:cs="Times New Roman"/>
                <w:noProof w:val="0"/>
                <w:color w:val="FF0000"/>
                <w:kern w:val="0"/>
                <w:sz w:val="24"/>
                <w:szCs w:val="24"/>
                <w:lang w:val="en-US"/>
              </w:rPr>
              <w:t>xóa</w:t>
            </w:r>
            <w:proofErr w:type="spellEnd"/>
            <w:r w:rsidRPr="00862F48">
              <w:rPr>
                <w:rFonts w:ascii="Consolas" w:hAnsi="Consolas" w:cs="Times New Roman"/>
                <w:noProof w:val="0"/>
                <w:color w:val="FF0000"/>
                <w:kern w:val="0"/>
                <w:sz w:val="24"/>
                <w:szCs w:val="24"/>
                <w:lang w:val="en-US"/>
              </w:rPr>
              <w:t>.'</w:t>
            </w:r>
            <w:r w:rsidRPr="00862F48">
              <w:rPr>
                <w:rFonts w:ascii="Consolas" w:hAnsi="Consolas" w:cs="Times New Roman"/>
                <w:noProof w:val="0"/>
                <w:color w:val="808080"/>
                <w:kern w:val="0"/>
                <w:sz w:val="24"/>
                <w:szCs w:val="24"/>
                <w:lang w:val="en-US"/>
              </w:rPr>
              <w:t>,</w:t>
            </w:r>
            <w:r w:rsidRPr="00862F48">
              <w:rPr>
                <w:rFonts w:ascii="Consolas" w:hAnsi="Consolas" w:cs="Times New Roman"/>
                <w:noProof w:val="0"/>
                <w:color w:val="000000"/>
                <w:kern w:val="0"/>
                <w:sz w:val="24"/>
                <w:szCs w:val="24"/>
                <w:lang w:val="en-US"/>
              </w:rPr>
              <w:t xml:space="preserve"> </w:t>
            </w:r>
            <w:proofErr w:type="gramStart"/>
            <w:r w:rsidRPr="00862F48">
              <w:rPr>
                <w:rFonts w:ascii="Consolas" w:hAnsi="Consolas" w:cs="Times New Roman"/>
                <w:noProof w:val="0"/>
                <w:color w:val="000000"/>
                <w:kern w:val="0"/>
                <w:sz w:val="24"/>
                <w:szCs w:val="24"/>
                <w:lang w:val="en-US"/>
              </w:rPr>
              <w:t>255</w:t>
            </w:r>
            <w:proofErr w:type="gramEnd"/>
          </w:p>
          <w:p w14:paraId="7A7DBF20" w14:textId="77777777" w:rsidR="00862F48" w:rsidRPr="00862F48" w:rsidRDefault="00862F48" w:rsidP="00862F48">
            <w:pPr>
              <w:autoSpaceDE w:val="0"/>
              <w:autoSpaceDN w:val="0"/>
              <w:adjustRightInd w:val="0"/>
              <w:spacing w:line="276" w:lineRule="auto"/>
              <w:rPr>
                <w:rFonts w:ascii="Consolas" w:hAnsi="Consolas" w:cs="Times New Roman"/>
                <w:noProof w:val="0"/>
                <w:color w:val="000000"/>
                <w:kern w:val="0"/>
                <w:sz w:val="24"/>
                <w:szCs w:val="24"/>
                <w:lang w:val="en-US"/>
              </w:rPr>
            </w:pPr>
          </w:p>
          <w:p w14:paraId="451A2FBA" w14:textId="77777777" w:rsidR="00862F48" w:rsidRPr="00862F48" w:rsidRDefault="00862F48" w:rsidP="00862F48">
            <w:pPr>
              <w:autoSpaceDE w:val="0"/>
              <w:autoSpaceDN w:val="0"/>
              <w:adjustRightInd w:val="0"/>
              <w:spacing w:line="276" w:lineRule="auto"/>
              <w:rPr>
                <w:rFonts w:ascii="Consolas" w:hAnsi="Consolas" w:cs="Times New Roman"/>
                <w:noProof w:val="0"/>
                <w:color w:val="000000"/>
                <w:kern w:val="0"/>
                <w:sz w:val="24"/>
                <w:szCs w:val="24"/>
                <w:lang w:val="en-US"/>
              </w:rPr>
            </w:pPr>
            <w:r w:rsidRPr="00862F48">
              <w:rPr>
                <w:rFonts w:ascii="Consolas" w:hAnsi="Consolas" w:cs="Times New Roman"/>
                <w:noProof w:val="0"/>
                <w:color w:val="000000"/>
                <w:kern w:val="0"/>
                <w:sz w:val="24"/>
                <w:szCs w:val="24"/>
                <w:lang w:val="en-US"/>
              </w:rPr>
              <w:tab/>
            </w:r>
            <w:r w:rsidRPr="00862F48">
              <w:rPr>
                <w:rFonts w:ascii="Consolas" w:hAnsi="Consolas" w:cs="Times New Roman"/>
                <w:noProof w:val="0"/>
                <w:color w:val="0000FF"/>
                <w:kern w:val="0"/>
                <w:sz w:val="24"/>
                <w:szCs w:val="24"/>
                <w:lang w:val="en-US"/>
              </w:rPr>
              <w:t>DELETE</w:t>
            </w:r>
            <w:r w:rsidRPr="00862F48">
              <w:rPr>
                <w:rFonts w:ascii="Consolas" w:hAnsi="Consolas" w:cs="Times New Roman"/>
                <w:noProof w:val="0"/>
                <w:color w:val="000000"/>
                <w:kern w:val="0"/>
                <w:sz w:val="24"/>
                <w:szCs w:val="24"/>
                <w:lang w:val="en-US"/>
              </w:rPr>
              <w:t xml:space="preserve"> </w:t>
            </w:r>
            <w:proofErr w:type="spellStart"/>
            <w:r w:rsidRPr="00862F48">
              <w:rPr>
                <w:rFonts w:ascii="Consolas" w:hAnsi="Consolas" w:cs="Times New Roman"/>
                <w:noProof w:val="0"/>
                <w:color w:val="000000"/>
                <w:kern w:val="0"/>
                <w:sz w:val="24"/>
                <w:szCs w:val="24"/>
                <w:lang w:val="en-US"/>
              </w:rPr>
              <w:t>ReceiptNoteDetail</w:t>
            </w:r>
            <w:proofErr w:type="spellEnd"/>
            <w:r w:rsidRPr="00862F48">
              <w:rPr>
                <w:rFonts w:ascii="Consolas" w:hAnsi="Consolas" w:cs="Times New Roman"/>
                <w:noProof w:val="0"/>
                <w:color w:val="000000"/>
                <w:kern w:val="0"/>
                <w:sz w:val="24"/>
                <w:szCs w:val="24"/>
                <w:lang w:val="en-US"/>
              </w:rPr>
              <w:t xml:space="preserve"> </w:t>
            </w:r>
            <w:r w:rsidRPr="00862F48">
              <w:rPr>
                <w:rFonts w:ascii="Consolas" w:hAnsi="Consolas" w:cs="Times New Roman"/>
                <w:noProof w:val="0"/>
                <w:color w:val="0000FF"/>
                <w:kern w:val="0"/>
                <w:sz w:val="24"/>
                <w:szCs w:val="24"/>
                <w:lang w:val="en-US"/>
              </w:rPr>
              <w:t>WHERE</w:t>
            </w:r>
            <w:r w:rsidRPr="00862F48">
              <w:rPr>
                <w:rFonts w:ascii="Consolas" w:hAnsi="Consolas" w:cs="Times New Roman"/>
                <w:noProof w:val="0"/>
                <w:color w:val="000000"/>
                <w:kern w:val="0"/>
                <w:sz w:val="24"/>
                <w:szCs w:val="24"/>
                <w:lang w:val="en-US"/>
              </w:rPr>
              <w:t xml:space="preserve"> </w:t>
            </w:r>
            <w:proofErr w:type="spellStart"/>
            <w:r w:rsidRPr="00862F48">
              <w:rPr>
                <w:rFonts w:ascii="Consolas" w:hAnsi="Consolas" w:cs="Times New Roman"/>
                <w:noProof w:val="0"/>
                <w:color w:val="000000"/>
                <w:kern w:val="0"/>
                <w:sz w:val="24"/>
                <w:szCs w:val="24"/>
                <w:lang w:val="en-US"/>
              </w:rPr>
              <w:t>rNoteID</w:t>
            </w:r>
            <w:proofErr w:type="spellEnd"/>
            <w:r w:rsidRPr="00862F48">
              <w:rPr>
                <w:rFonts w:ascii="Consolas" w:hAnsi="Consolas" w:cs="Times New Roman"/>
                <w:noProof w:val="0"/>
                <w:color w:val="000000"/>
                <w:kern w:val="0"/>
                <w:sz w:val="24"/>
                <w:szCs w:val="24"/>
                <w:lang w:val="en-US"/>
              </w:rPr>
              <w:t xml:space="preserve"> </w:t>
            </w:r>
            <w:r w:rsidRPr="00862F48">
              <w:rPr>
                <w:rFonts w:ascii="Consolas" w:hAnsi="Consolas" w:cs="Times New Roman"/>
                <w:noProof w:val="0"/>
                <w:color w:val="808080"/>
                <w:kern w:val="0"/>
                <w:sz w:val="24"/>
                <w:szCs w:val="24"/>
                <w:lang w:val="en-US"/>
              </w:rPr>
              <w:t>=</w:t>
            </w:r>
            <w:r w:rsidRPr="00862F48">
              <w:rPr>
                <w:rFonts w:ascii="Consolas" w:hAnsi="Consolas" w:cs="Times New Roman"/>
                <w:noProof w:val="0"/>
                <w:color w:val="000000"/>
                <w:kern w:val="0"/>
                <w:sz w:val="24"/>
                <w:szCs w:val="24"/>
                <w:lang w:val="en-US"/>
              </w:rPr>
              <w:t xml:space="preserve"> @rNoteID </w:t>
            </w:r>
            <w:r w:rsidRPr="00862F48">
              <w:rPr>
                <w:rFonts w:ascii="Consolas" w:hAnsi="Consolas" w:cs="Times New Roman"/>
                <w:noProof w:val="0"/>
                <w:color w:val="808080"/>
                <w:kern w:val="0"/>
                <w:sz w:val="24"/>
                <w:szCs w:val="24"/>
                <w:lang w:val="en-US"/>
              </w:rPr>
              <w:t>AND</w:t>
            </w:r>
            <w:r w:rsidRPr="00862F48">
              <w:rPr>
                <w:rFonts w:ascii="Consolas" w:hAnsi="Consolas" w:cs="Times New Roman"/>
                <w:noProof w:val="0"/>
                <w:color w:val="000000"/>
                <w:kern w:val="0"/>
                <w:sz w:val="24"/>
                <w:szCs w:val="24"/>
                <w:lang w:val="en-US"/>
              </w:rPr>
              <w:t xml:space="preserve"> </w:t>
            </w:r>
            <w:proofErr w:type="spellStart"/>
            <w:r w:rsidRPr="00862F48">
              <w:rPr>
                <w:rFonts w:ascii="Consolas" w:hAnsi="Consolas" w:cs="Times New Roman"/>
                <w:noProof w:val="0"/>
                <w:color w:val="000000"/>
                <w:kern w:val="0"/>
                <w:sz w:val="24"/>
                <w:szCs w:val="24"/>
                <w:lang w:val="en-US"/>
              </w:rPr>
              <w:t>materialID</w:t>
            </w:r>
            <w:proofErr w:type="spellEnd"/>
            <w:r w:rsidRPr="00862F48">
              <w:rPr>
                <w:rFonts w:ascii="Consolas" w:hAnsi="Consolas" w:cs="Times New Roman"/>
                <w:noProof w:val="0"/>
                <w:color w:val="000000"/>
                <w:kern w:val="0"/>
                <w:sz w:val="24"/>
                <w:szCs w:val="24"/>
                <w:lang w:val="en-US"/>
              </w:rPr>
              <w:t xml:space="preserve"> </w:t>
            </w:r>
            <w:r w:rsidRPr="00862F48">
              <w:rPr>
                <w:rFonts w:ascii="Consolas" w:hAnsi="Consolas" w:cs="Times New Roman"/>
                <w:noProof w:val="0"/>
                <w:color w:val="808080"/>
                <w:kern w:val="0"/>
                <w:sz w:val="24"/>
                <w:szCs w:val="24"/>
                <w:lang w:val="en-US"/>
              </w:rPr>
              <w:t>=</w:t>
            </w:r>
            <w:r w:rsidRPr="00862F48">
              <w:rPr>
                <w:rFonts w:ascii="Consolas" w:hAnsi="Consolas" w:cs="Times New Roman"/>
                <w:noProof w:val="0"/>
                <w:color w:val="000000"/>
                <w:kern w:val="0"/>
                <w:sz w:val="24"/>
                <w:szCs w:val="24"/>
                <w:lang w:val="en-US"/>
              </w:rPr>
              <w:t xml:space="preserve"> @</w:t>
            </w:r>
            <w:proofErr w:type="gramStart"/>
            <w:r w:rsidRPr="00862F48">
              <w:rPr>
                <w:rFonts w:ascii="Consolas" w:hAnsi="Consolas" w:cs="Times New Roman"/>
                <w:noProof w:val="0"/>
                <w:color w:val="000000"/>
                <w:kern w:val="0"/>
                <w:sz w:val="24"/>
                <w:szCs w:val="24"/>
                <w:lang w:val="en-US"/>
              </w:rPr>
              <w:t>materialID</w:t>
            </w:r>
            <w:r w:rsidRPr="00862F48">
              <w:rPr>
                <w:rFonts w:ascii="Consolas" w:hAnsi="Consolas" w:cs="Times New Roman"/>
                <w:noProof w:val="0"/>
                <w:color w:val="808080"/>
                <w:kern w:val="0"/>
                <w:sz w:val="24"/>
                <w:szCs w:val="24"/>
                <w:lang w:val="en-US"/>
              </w:rPr>
              <w:t>;</w:t>
            </w:r>
            <w:proofErr w:type="gramEnd"/>
          </w:p>
          <w:p w14:paraId="18A5CB37" w14:textId="77777777" w:rsidR="00862F48" w:rsidRPr="00862F48" w:rsidRDefault="00862F48" w:rsidP="00862F48">
            <w:pPr>
              <w:autoSpaceDE w:val="0"/>
              <w:autoSpaceDN w:val="0"/>
              <w:adjustRightInd w:val="0"/>
              <w:spacing w:line="276" w:lineRule="auto"/>
              <w:rPr>
                <w:rFonts w:ascii="Consolas" w:hAnsi="Consolas" w:cs="Times New Roman"/>
                <w:noProof w:val="0"/>
                <w:color w:val="000000"/>
                <w:kern w:val="0"/>
                <w:sz w:val="24"/>
                <w:szCs w:val="24"/>
                <w:lang w:val="en-US"/>
              </w:rPr>
            </w:pPr>
            <w:proofErr w:type="gramStart"/>
            <w:r w:rsidRPr="00862F48">
              <w:rPr>
                <w:rFonts w:ascii="Consolas" w:hAnsi="Consolas" w:cs="Times New Roman"/>
                <w:noProof w:val="0"/>
                <w:color w:val="0000FF"/>
                <w:kern w:val="0"/>
                <w:sz w:val="24"/>
                <w:szCs w:val="24"/>
                <w:lang w:val="en-US"/>
              </w:rPr>
              <w:t>END</w:t>
            </w:r>
            <w:r w:rsidRPr="00862F48">
              <w:rPr>
                <w:rFonts w:ascii="Consolas" w:hAnsi="Consolas" w:cs="Times New Roman"/>
                <w:noProof w:val="0"/>
                <w:color w:val="808080"/>
                <w:kern w:val="0"/>
                <w:sz w:val="24"/>
                <w:szCs w:val="24"/>
                <w:lang w:val="en-US"/>
              </w:rPr>
              <w:t>;</w:t>
            </w:r>
            <w:proofErr w:type="gramEnd"/>
          </w:p>
          <w:p w14:paraId="2F63D9C1" w14:textId="2B71ABE3" w:rsidR="000B58E5" w:rsidRPr="00862F48" w:rsidRDefault="00862F48" w:rsidP="00862F48">
            <w:pPr>
              <w:spacing w:line="276" w:lineRule="auto"/>
              <w:rPr>
                <w:rFonts w:ascii="Times New Roman" w:hAnsi="Times New Roman" w:cs="Times New Roman"/>
                <w:b/>
                <w:bCs/>
                <w:sz w:val="28"/>
                <w:szCs w:val="28"/>
                <w:lang w:val="en-US"/>
              </w:rPr>
            </w:pPr>
            <w:r w:rsidRPr="00862F48">
              <w:rPr>
                <w:rFonts w:ascii="Consolas" w:hAnsi="Consolas" w:cs="Times New Roman"/>
                <w:noProof w:val="0"/>
                <w:color w:val="0000FF"/>
                <w:kern w:val="0"/>
                <w:sz w:val="24"/>
                <w:szCs w:val="24"/>
                <w:lang w:val="en-US"/>
              </w:rPr>
              <w:t>GO</w:t>
            </w:r>
          </w:p>
        </w:tc>
      </w:tr>
    </w:tbl>
    <w:p w14:paraId="4C32F64E" w14:textId="0D5770F6" w:rsidR="00CA5F20" w:rsidRPr="00CA5F20" w:rsidRDefault="00862F48" w:rsidP="00CA5F20">
      <w:pPr>
        <w:spacing w:after="0"/>
        <w:ind w:firstLine="720"/>
        <w:rPr>
          <w:rFonts w:ascii="Times New Roman" w:hAnsi="Times New Roman" w:cs="Times New Roman"/>
          <w:i/>
          <w:iCs/>
          <w:noProof w:val="0"/>
          <w:color w:val="000000"/>
          <w:kern w:val="0"/>
          <w:sz w:val="24"/>
          <w:szCs w:val="24"/>
          <w:lang w:val="en-US"/>
        </w:rPr>
      </w:pPr>
      <w:r w:rsidRPr="00F575FA">
        <w:rPr>
          <w:rFonts w:ascii="Times New Roman" w:hAnsi="Times New Roman" w:cs="Times New Roman"/>
          <w:i/>
          <w:iCs/>
          <w:sz w:val="24"/>
          <w:szCs w:val="24"/>
          <w:lang w:val="en-US"/>
        </w:rPr>
        <w:t>C# code:</w:t>
      </w:r>
    </w:p>
    <w:tbl>
      <w:tblPr>
        <w:tblStyle w:val="TableGrid"/>
        <w:tblW w:w="0" w:type="auto"/>
        <w:tblInd w:w="715" w:type="dxa"/>
        <w:tblLook w:val="04A0" w:firstRow="1" w:lastRow="0" w:firstColumn="1" w:lastColumn="0" w:noHBand="0" w:noVBand="1"/>
      </w:tblPr>
      <w:tblGrid>
        <w:gridCol w:w="8301"/>
      </w:tblGrid>
      <w:tr w:rsidR="00CA5F20" w14:paraId="7C622867" w14:textId="77777777" w:rsidTr="00CA5F20">
        <w:tc>
          <w:tcPr>
            <w:tcW w:w="8301" w:type="dxa"/>
          </w:tcPr>
          <w:p w14:paraId="7564906A" w14:textId="77777777" w:rsidR="008F1511" w:rsidRPr="008F1511" w:rsidRDefault="008F1511" w:rsidP="008F1511">
            <w:pPr>
              <w:spacing w:line="276" w:lineRule="auto"/>
              <w:rPr>
                <w:rFonts w:ascii="Cascadia Mono" w:hAnsi="Cascadia Mono" w:cs="Times New Roman"/>
                <w:noProof w:val="0"/>
                <w:color w:val="000000"/>
                <w:kern w:val="0"/>
                <w:sz w:val="24"/>
                <w:szCs w:val="24"/>
                <w:lang w:val="en-US"/>
              </w:rPr>
            </w:pPr>
            <w:r w:rsidRPr="008F1511">
              <w:rPr>
                <w:rFonts w:ascii="Cascadia Mono" w:hAnsi="Cascadia Mono" w:cs="Times New Roman"/>
                <w:noProof w:val="0"/>
                <w:color w:val="000000"/>
                <w:kern w:val="0"/>
                <w:sz w:val="24"/>
                <w:szCs w:val="24"/>
                <w:lang w:val="en-US"/>
              </w:rPr>
              <w:t>if (</w:t>
            </w:r>
            <w:proofErr w:type="spellStart"/>
            <w:r w:rsidRPr="008F1511">
              <w:rPr>
                <w:rFonts w:ascii="Cascadia Mono" w:hAnsi="Cascadia Mono" w:cs="Times New Roman"/>
                <w:noProof w:val="0"/>
                <w:color w:val="000000"/>
                <w:kern w:val="0"/>
                <w:sz w:val="24"/>
                <w:szCs w:val="24"/>
                <w:lang w:val="en-US"/>
              </w:rPr>
              <w:t>cbxMaterial.Text</w:t>
            </w:r>
            <w:proofErr w:type="spellEnd"/>
            <w:r w:rsidRPr="008F1511">
              <w:rPr>
                <w:rFonts w:ascii="Cascadia Mono" w:hAnsi="Cascadia Mono" w:cs="Times New Roman"/>
                <w:noProof w:val="0"/>
                <w:color w:val="000000"/>
                <w:kern w:val="0"/>
                <w:sz w:val="24"/>
                <w:szCs w:val="24"/>
                <w:lang w:val="en-US"/>
              </w:rPr>
              <w:t xml:space="preserve"> == "")</w:t>
            </w:r>
          </w:p>
          <w:p w14:paraId="2E053988" w14:textId="77777777" w:rsidR="008F1511" w:rsidRPr="008F1511" w:rsidRDefault="008F1511" w:rsidP="008F1511">
            <w:pPr>
              <w:spacing w:line="276" w:lineRule="auto"/>
              <w:rPr>
                <w:rFonts w:ascii="Cascadia Mono" w:hAnsi="Cascadia Mono" w:cs="Times New Roman"/>
                <w:noProof w:val="0"/>
                <w:color w:val="000000"/>
                <w:kern w:val="0"/>
                <w:sz w:val="24"/>
                <w:szCs w:val="24"/>
                <w:lang w:val="en-US"/>
              </w:rPr>
            </w:pPr>
            <w:r w:rsidRPr="008F1511">
              <w:rPr>
                <w:rFonts w:ascii="Cascadia Mono" w:hAnsi="Cascadia Mono" w:cs="Times New Roman"/>
                <w:noProof w:val="0"/>
                <w:color w:val="000000"/>
                <w:kern w:val="0"/>
                <w:sz w:val="24"/>
                <w:szCs w:val="24"/>
                <w:lang w:val="en-US"/>
              </w:rPr>
              <w:t>{</w:t>
            </w:r>
          </w:p>
          <w:p w14:paraId="197CD62C" w14:textId="77777777" w:rsidR="008F1511" w:rsidRPr="008F1511" w:rsidRDefault="008F1511" w:rsidP="008F1511">
            <w:pPr>
              <w:spacing w:line="276" w:lineRule="auto"/>
              <w:rPr>
                <w:rFonts w:ascii="Cascadia Mono" w:hAnsi="Cascadia Mono" w:cs="Times New Roman"/>
                <w:noProof w:val="0"/>
                <w:color w:val="000000"/>
                <w:kern w:val="0"/>
                <w:sz w:val="24"/>
                <w:szCs w:val="24"/>
                <w:lang w:val="en-US"/>
              </w:rPr>
            </w:pPr>
            <w:r w:rsidRPr="008F1511">
              <w:rPr>
                <w:rFonts w:ascii="Cascadia Mono" w:hAnsi="Cascadia Mono" w:cs="Times New Roman"/>
                <w:noProof w:val="0"/>
                <w:color w:val="000000"/>
                <w:kern w:val="0"/>
                <w:sz w:val="24"/>
                <w:szCs w:val="24"/>
                <w:lang w:val="en-US"/>
              </w:rPr>
              <w:t xml:space="preserve">    </w:t>
            </w:r>
            <w:proofErr w:type="spellStart"/>
            <w:r w:rsidRPr="008F1511">
              <w:rPr>
                <w:rFonts w:ascii="Cascadia Mono" w:hAnsi="Cascadia Mono" w:cs="Times New Roman"/>
                <w:noProof w:val="0"/>
                <w:color w:val="000000"/>
                <w:kern w:val="0"/>
                <w:sz w:val="24"/>
                <w:szCs w:val="24"/>
                <w:lang w:val="en-US"/>
              </w:rPr>
              <w:t>MessageBox.Show</w:t>
            </w:r>
            <w:proofErr w:type="spellEnd"/>
            <w:r w:rsidRPr="008F1511">
              <w:rPr>
                <w:rFonts w:ascii="Cascadia Mono" w:hAnsi="Cascadia Mono" w:cs="Times New Roman"/>
                <w:noProof w:val="0"/>
                <w:color w:val="000000"/>
                <w:kern w:val="0"/>
                <w:sz w:val="24"/>
                <w:szCs w:val="24"/>
                <w:lang w:val="en-US"/>
              </w:rPr>
              <w:t>("</w:t>
            </w:r>
            <w:proofErr w:type="spellStart"/>
            <w:r w:rsidRPr="008F1511">
              <w:rPr>
                <w:rFonts w:ascii="Cascadia Mono" w:hAnsi="Cascadia Mono" w:cs="Times New Roman"/>
                <w:noProof w:val="0"/>
                <w:color w:val="000000"/>
                <w:kern w:val="0"/>
                <w:sz w:val="24"/>
                <w:szCs w:val="24"/>
                <w:lang w:val="en-US"/>
              </w:rPr>
              <w:t>Vui</w:t>
            </w:r>
            <w:proofErr w:type="spellEnd"/>
            <w:r w:rsidRPr="008F1511">
              <w:rPr>
                <w:rFonts w:ascii="Cascadia Mono" w:hAnsi="Cascadia Mono" w:cs="Times New Roman"/>
                <w:noProof w:val="0"/>
                <w:color w:val="000000"/>
                <w:kern w:val="0"/>
                <w:sz w:val="24"/>
                <w:szCs w:val="24"/>
                <w:lang w:val="en-US"/>
              </w:rPr>
              <w:t xml:space="preserve"> </w:t>
            </w:r>
            <w:proofErr w:type="spellStart"/>
            <w:r w:rsidRPr="008F1511">
              <w:rPr>
                <w:rFonts w:ascii="Cascadia Mono" w:hAnsi="Cascadia Mono" w:cs="Times New Roman"/>
                <w:noProof w:val="0"/>
                <w:color w:val="000000"/>
                <w:kern w:val="0"/>
                <w:sz w:val="24"/>
                <w:szCs w:val="24"/>
                <w:lang w:val="en-US"/>
              </w:rPr>
              <w:t>lòng</w:t>
            </w:r>
            <w:proofErr w:type="spellEnd"/>
            <w:r w:rsidRPr="008F1511">
              <w:rPr>
                <w:rFonts w:ascii="Cascadia Mono" w:hAnsi="Cascadia Mono" w:cs="Times New Roman"/>
                <w:noProof w:val="0"/>
                <w:color w:val="000000"/>
                <w:kern w:val="0"/>
                <w:sz w:val="24"/>
                <w:szCs w:val="24"/>
                <w:lang w:val="en-US"/>
              </w:rPr>
              <w:t xml:space="preserve"> </w:t>
            </w:r>
            <w:proofErr w:type="spellStart"/>
            <w:r w:rsidRPr="008F1511">
              <w:rPr>
                <w:rFonts w:ascii="Cascadia Mono" w:hAnsi="Cascadia Mono" w:cs="Times New Roman"/>
                <w:noProof w:val="0"/>
                <w:color w:val="000000"/>
                <w:kern w:val="0"/>
                <w:sz w:val="24"/>
                <w:szCs w:val="24"/>
                <w:lang w:val="en-US"/>
              </w:rPr>
              <w:t>chọn</w:t>
            </w:r>
            <w:proofErr w:type="spellEnd"/>
            <w:r w:rsidRPr="008F1511">
              <w:rPr>
                <w:rFonts w:ascii="Cascadia Mono" w:hAnsi="Cascadia Mono" w:cs="Times New Roman"/>
                <w:noProof w:val="0"/>
                <w:color w:val="000000"/>
                <w:kern w:val="0"/>
                <w:sz w:val="24"/>
                <w:szCs w:val="24"/>
                <w:lang w:val="en-US"/>
              </w:rPr>
              <w:t xml:space="preserve"> </w:t>
            </w:r>
            <w:proofErr w:type="spellStart"/>
            <w:r w:rsidRPr="008F1511">
              <w:rPr>
                <w:rFonts w:ascii="Cascadia Mono" w:hAnsi="Cascadia Mono" w:cs="Times New Roman"/>
                <w:noProof w:val="0"/>
                <w:color w:val="000000"/>
                <w:kern w:val="0"/>
                <w:sz w:val="24"/>
                <w:szCs w:val="24"/>
                <w:lang w:val="en-US"/>
              </w:rPr>
              <w:t>thông</w:t>
            </w:r>
            <w:proofErr w:type="spellEnd"/>
            <w:r w:rsidRPr="008F1511">
              <w:rPr>
                <w:rFonts w:ascii="Cascadia Mono" w:hAnsi="Cascadia Mono" w:cs="Times New Roman"/>
                <w:noProof w:val="0"/>
                <w:color w:val="000000"/>
                <w:kern w:val="0"/>
                <w:sz w:val="24"/>
                <w:szCs w:val="24"/>
                <w:lang w:val="en-US"/>
              </w:rPr>
              <w:t xml:space="preserve"> tin chi </w:t>
            </w:r>
            <w:proofErr w:type="spellStart"/>
            <w:r w:rsidRPr="008F1511">
              <w:rPr>
                <w:rFonts w:ascii="Cascadia Mono" w:hAnsi="Cascadia Mono" w:cs="Times New Roman"/>
                <w:noProof w:val="0"/>
                <w:color w:val="000000"/>
                <w:kern w:val="0"/>
                <w:sz w:val="24"/>
                <w:szCs w:val="24"/>
                <w:lang w:val="en-US"/>
              </w:rPr>
              <w:t>tiết</w:t>
            </w:r>
            <w:proofErr w:type="spellEnd"/>
            <w:r w:rsidRPr="008F1511">
              <w:rPr>
                <w:rFonts w:ascii="Cascadia Mono" w:hAnsi="Cascadia Mono" w:cs="Times New Roman"/>
                <w:noProof w:val="0"/>
                <w:color w:val="000000"/>
                <w:kern w:val="0"/>
                <w:sz w:val="24"/>
                <w:szCs w:val="24"/>
                <w:lang w:val="en-US"/>
              </w:rPr>
              <w:t xml:space="preserve"> </w:t>
            </w:r>
            <w:proofErr w:type="spellStart"/>
            <w:r w:rsidRPr="008F1511">
              <w:rPr>
                <w:rFonts w:ascii="Cascadia Mono" w:hAnsi="Cascadia Mono" w:cs="Times New Roman"/>
                <w:noProof w:val="0"/>
                <w:color w:val="000000"/>
                <w:kern w:val="0"/>
                <w:sz w:val="24"/>
                <w:szCs w:val="24"/>
                <w:lang w:val="en-US"/>
              </w:rPr>
              <w:t>đơn</w:t>
            </w:r>
            <w:proofErr w:type="spellEnd"/>
            <w:r w:rsidRPr="008F1511">
              <w:rPr>
                <w:rFonts w:ascii="Cascadia Mono" w:hAnsi="Cascadia Mono" w:cs="Times New Roman"/>
                <w:noProof w:val="0"/>
                <w:color w:val="000000"/>
                <w:kern w:val="0"/>
                <w:sz w:val="24"/>
                <w:szCs w:val="24"/>
                <w:lang w:val="en-US"/>
              </w:rPr>
              <w:t xml:space="preserve"> </w:t>
            </w:r>
            <w:proofErr w:type="spellStart"/>
            <w:r w:rsidRPr="008F1511">
              <w:rPr>
                <w:rFonts w:ascii="Cascadia Mono" w:hAnsi="Cascadia Mono" w:cs="Times New Roman"/>
                <w:noProof w:val="0"/>
                <w:color w:val="000000"/>
                <w:kern w:val="0"/>
                <w:sz w:val="24"/>
                <w:szCs w:val="24"/>
                <w:lang w:val="en-US"/>
              </w:rPr>
              <w:t>nhập</w:t>
            </w:r>
            <w:proofErr w:type="spellEnd"/>
            <w:r w:rsidRPr="008F1511">
              <w:rPr>
                <w:rFonts w:ascii="Cascadia Mono" w:hAnsi="Cascadia Mono" w:cs="Times New Roman"/>
                <w:noProof w:val="0"/>
                <w:color w:val="000000"/>
                <w:kern w:val="0"/>
                <w:sz w:val="24"/>
                <w:szCs w:val="24"/>
                <w:lang w:val="en-US"/>
              </w:rPr>
              <w:t xml:space="preserve"> </w:t>
            </w:r>
            <w:proofErr w:type="spellStart"/>
            <w:r w:rsidRPr="008F1511">
              <w:rPr>
                <w:rFonts w:ascii="Cascadia Mono" w:hAnsi="Cascadia Mono" w:cs="Times New Roman"/>
                <w:noProof w:val="0"/>
                <w:color w:val="000000"/>
                <w:kern w:val="0"/>
                <w:sz w:val="24"/>
                <w:szCs w:val="24"/>
                <w:lang w:val="en-US"/>
              </w:rPr>
              <w:t>hàng</w:t>
            </w:r>
            <w:proofErr w:type="spellEnd"/>
            <w:r w:rsidRPr="008F1511">
              <w:rPr>
                <w:rFonts w:ascii="Cascadia Mono" w:hAnsi="Cascadia Mono" w:cs="Times New Roman"/>
                <w:noProof w:val="0"/>
                <w:color w:val="000000"/>
                <w:kern w:val="0"/>
                <w:sz w:val="24"/>
                <w:szCs w:val="24"/>
                <w:lang w:val="en-US"/>
              </w:rPr>
              <w:t xml:space="preserve"> </w:t>
            </w:r>
            <w:proofErr w:type="spellStart"/>
            <w:r w:rsidRPr="008F1511">
              <w:rPr>
                <w:rFonts w:ascii="Cascadia Mono" w:hAnsi="Cascadia Mono" w:cs="Times New Roman"/>
                <w:noProof w:val="0"/>
                <w:color w:val="000000"/>
                <w:kern w:val="0"/>
                <w:sz w:val="24"/>
                <w:szCs w:val="24"/>
                <w:lang w:val="en-US"/>
              </w:rPr>
              <w:t>cần</w:t>
            </w:r>
            <w:proofErr w:type="spellEnd"/>
            <w:r w:rsidRPr="008F1511">
              <w:rPr>
                <w:rFonts w:ascii="Cascadia Mono" w:hAnsi="Cascadia Mono" w:cs="Times New Roman"/>
                <w:noProof w:val="0"/>
                <w:color w:val="000000"/>
                <w:kern w:val="0"/>
                <w:sz w:val="24"/>
                <w:szCs w:val="24"/>
                <w:lang w:val="en-US"/>
              </w:rPr>
              <w:t xml:space="preserve"> </w:t>
            </w:r>
            <w:proofErr w:type="spellStart"/>
            <w:r w:rsidRPr="008F1511">
              <w:rPr>
                <w:rFonts w:ascii="Cascadia Mono" w:hAnsi="Cascadia Mono" w:cs="Times New Roman"/>
                <w:noProof w:val="0"/>
                <w:color w:val="000000"/>
                <w:kern w:val="0"/>
                <w:sz w:val="24"/>
                <w:szCs w:val="24"/>
                <w:lang w:val="en-US"/>
              </w:rPr>
              <w:t>xóa</w:t>
            </w:r>
            <w:proofErr w:type="spellEnd"/>
            <w:r w:rsidRPr="008F1511">
              <w:rPr>
                <w:rFonts w:ascii="Cascadia Mono" w:hAnsi="Cascadia Mono" w:cs="Times New Roman"/>
                <w:noProof w:val="0"/>
                <w:color w:val="000000"/>
                <w:kern w:val="0"/>
                <w:sz w:val="24"/>
                <w:szCs w:val="24"/>
                <w:lang w:val="en-US"/>
              </w:rPr>
              <w:t>!"</w:t>
            </w:r>
            <w:proofErr w:type="gramStart"/>
            <w:r w:rsidRPr="008F1511">
              <w:rPr>
                <w:rFonts w:ascii="Cascadia Mono" w:hAnsi="Cascadia Mono" w:cs="Times New Roman"/>
                <w:noProof w:val="0"/>
                <w:color w:val="000000"/>
                <w:kern w:val="0"/>
                <w:sz w:val="24"/>
                <w:szCs w:val="24"/>
                <w:lang w:val="en-US"/>
              </w:rPr>
              <w:t>);</w:t>
            </w:r>
            <w:proofErr w:type="gramEnd"/>
          </w:p>
          <w:p w14:paraId="65311F90" w14:textId="77777777" w:rsidR="008F1511" w:rsidRPr="008F1511" w:rsidRDefault="008F1511" w:rsidP="008F1511">
            <w:pPr>
              <w:spacing w:line="276" w:lineRule="auto"/>
              <w:rPr>
                <w:rFonts w:ascii="Cascadia Mono" w:hAnsi="Cascadia Mono" w:cs="Times New Roman"/>
                <w:noProof w:val="0"/>
                <w:color w:val="000000"/>
                <w:kern w:val="0"/>
                <w:sz w:val="24"/>
                <w:szCs w:val="24"/>
                <w:lang w:val="en-US"/>
              </w:rPr>
            </w:pPr>
            <w:r w:rsidRPr="008F1511">
              <w:rPr>
                <w:rFonts w:ascii="Cascadia Mono" w:hAnsi="Cascadia Mono" w:cs="Times New Roman"/>
                <w:noProof w:val="0"/>
                <w:color w:val="000000"/>
                <w:kern w:val="0"/>
                <w:sz w:val="24"/>
                <w:szCs w:val="24"/>
                <w:lang w:val="en-US"/>
              </w:rPr>
              <w:t>}</w:t>
            </w:r>
          </w:p>
          <w:p w14:paraId="2894BF64" w14:textId="77777777" w:rsidR="008F1511" w:rsidRPr="008F1511" w:rsidRDefault="008F1511" w:rsidP="008F1511">
            <w:pPr>
              <w:spacing w:line="276" w:lineRule="auto"/>
              <w:rPr>
                <w:rFonts w:ascii="Cascadia Mono" w:hAnsi="Cascadia Mono" w:cs="Times New Roman"/>
                <w:noProof w:val="0"/>
                <w:color w:val="000000"/>
                <w:kern w:val="0"/>
                <w:sz w:val="24"/>
                <w:szCs w:val="24"/>
                <w:lang w:val="en-US"/>
              </w:rPr>
            </w:pPr>
          </w:p>
          <w:p w14:paraId="6D7F1E44" w14:textId="77777777" w:rsidR="008F1511" w:rsidRPr="008F1511" w:rsidRDefault="008F1511" w:rsidP="008F1511">
            <w:pPr>
              <w:spacing w:line="276" w:lineRule="auto"/>
              <w:rPr>
                <w:rFonts w:ascii="Cascadia Mono" w:hAnsi="Cascadia Mono" w:cs="Times New Roman"/>
                <w:noProof w:val="0"/>
                <w:color w:val="000000"/>
                <w:kern w:val="0"/>
                <w:sz w:val="24"/>
                <w:szCs w:val="24"/>
                <w:lang w:val="en-US"/>
              </w:rPr>
            </w:pPr>
            <w:r w:rsidRPr="008F1511">
              <w:rPr>
                <w:rFonts w:ascii="Cascadia Mono" w:hAnsi="Cascadia Mono" w:cs="Times New Roman"/>
                <w:noProof w:val="0"/>
                <w:color w:val="000000"/>
                <w:kern w:val="0"/>
                <w:sz w:val="24"/>
                <w:szCs w:val="24"/>
                <w:lang w:val="en-US"/>
              </w:rPr>
              <w:t>else</w:t>
            </w:r>
          </w:p>
          <w:p w14:paraId="40B906B9" w14:textId="77777777" w:rsidR="008F1511" w:rsidRPr="008F1511" w:rsidRDefault="008F1511" w:rsidP="008F1511">
            <w:pPr>
              <w:spacing w:line="276" w:lineRule="auto"/>
              <w:rPr>
                <w:rFonts w:ascii="Cascadia Mono" w:hAnsi="Cascadia Mono" w:cs="Times New Roman"/>
                <w:noProof w:val="0"/>
                <w:color w:val="000000"/>
                <w:kern w:val="0"/>
                <w:sz w:val="24"/>
                <w:szCs w:val="24"/>
                <w:lang w:val="en-US"/>
              </w:rPr>
            </w:pPr>
            <w:r w:rsidRPr="008F1511">
              <w:rPr>
                <w:rFonts w:ascii="Cascadia Mono" w:hAnsi="Cascadia Mono" w:cs="Times New Roman"/>
                <w:noProof w:val="0"/>
                <w:color w:val="000000"/>
                <w:kern w:val="0"/>
                <w:sz w:val="24"/>
                <w:szCs w:val="24"/>
                <w:lang w:val="en-US"/>
              </w:rPr>
              <w:t>{</w:t>
            </w:r>
          </w:p>
          <w:p w14:paraId="1543AFF7" w14:textId="77777777" w:rsidR="008F1511" w:rsidRPr="008F1511" w:rsidRDefault="008F1511" w:rsidP="008F1511">
            <w:pPr>
              <w:spacing w:line="276" w:lineRule="auto"/>
              <w:rPr>
                <w:rFonts w:ascii="Cascadia Mono" w:hAnsi="Cascadia Mono" w:cs="Times New Roman"/>
                <w:noProof w:val="0"/>
                <w:color w:val="000000"/>
                <w:kern w:val="0"/>
                <w:sz w:val="24"/>
                <w:szCs w:val="24"/>
                <w:lang w:val="en-US"/>
              </w:rPr>
            </w:pPr>
            <w:r w:rsidRPr="008F1511">
              <w:rPr>
                <w:rFonts w:ascii="Cascadia Mono" w:hAnsi="Cascadia Mono" w:cs="Times New Roman"/>
                <w:noProof w:val="0"/>
                <w:color w:val="000000"/>
                <w:kern w:val="0"/>
                <w:sz w:val="24"/>
                <w:szCs w:val="24"/>
                <w:lang w:val="en-US"/>
              </w:rPr>
              <w:t xml:space="preserve">    try</w:t>
            </w:r>
          </w:p>
          <w:p w14:paraId="60C25884" w14:textId="77777777" w:rsidR="008F1511" w:rsidRPr="008F1511" w:rsidRDefault="008F1511" w:rsidP="008F1511">
            <w:pPr>
              <w:spacing w:line="276" w:lineRule="auto"/>
              <w:rPr>
                <w:rFonts w:ascii="Cascadia Mono" w:hAnsi="Cascadia Mono" w:cs="Times New Roman"/>
                <w:noProof w:val="0"/>
                <w:color w:val="000000"/>
                <w:kern w:val="0"/>
                <w:sz w:val="24"/>
                <w:szCs w:val="24"/>
                <w:lang w:val="en-US"/>
              </w:rPr>
            </w:pPr>
            <w:r w:rsidRPr="008F1511">
              <w:rPr>
                <w:rFonts w:ascii="Cascadia Mono" w:hAnsi="Cascadia Mono" w:cs="Times New Roman"/>
                <w:noProof w:val="0"/>
                <w:color w:val="000000"/>
                <w:kern w:val="0"/>
                <w:sz w:val="24"/>
                <w:szCs w:val="24"/>
                <w:lang w:val="en-US"/>
              </w:rPr>
              <w:lastRenderedPageBreak/>
              <w:t xml:space="preserve">    {</w:t>
            </w:r>
          </w:p>
          <w:p w14:paraId="1ACAAC3A" w14:textId="77777777" w:rsidR="008F1511" w:rsidRPr="008F1511" w:rsidRDefault="008F1511" w:rsidP="008F1511">
            <w:pPr>
              <w:spacing w:line="276" w:lineRule="auto"/>
              <w:rPr>
                <w:rFonts w:ascii="Cascadia Mono" w:hAnsi="Cascadia Mono" w:cs="Times New Roman"/>
                <w:noProof w:val="0"/>
                <w:color w:val="000000"/>
                <w:kern w:val="0"/>
                <w:sz w:val="24"/>
                <w:szCs w:val="24"/>
                <w:lang w:val="en-US"/>
              </w:rPr>
            </w:pPr>
            <w:r w:rsidRPr="008F1511">
              <w:rPr>
                <w:rFonts w:ascii="Cascadia Mono" w:hAnsi="Cascadia Mono" w:cs="Times New Roman"/>
                <w:noProof w:val="0"/>
                <w:color w:val="000000"/>
                <w:kern w:val="0"/>
                <w:sz w:val="24"/>
                <w:szCs w:val="24"/>
                <w:lang w:val="en-US"/>
              </w:rPr>
              <w:t xml:space="preserve">        string </w:t>
            </w:r>
            <w:proofErr w:type="spellStart"/>
            <w:r w:rsidRPr="008F1511">
              <w:rPr>
                <w:rFonts w:ascii="Cascadia Mono" w:hAnsi="Cascadia Mono" w:cs="Times New Roman"/>
                <w:noProof w:val="0"/>
                <w:color w:val="000000"/>
                <w:kern w:val="0"/>
                <w:sz w:val="24"/>
                <w:szCs w:val="24"/>
                <w:lang w:val="en-US"/>
              </w:rPr>
              <w:t>rnID</w:t>
            </w:r>
            <w:proofErr w:type="spellEnd"/>
            <w:r w:rsidRPr="008F1511">
              <w:rPr>
                <w:rFonts w:ascii="Cascadia Mono" w:hAnsi="Cascadia Mono" w:cs="Times New Roman"/>
                <w:noProof w:val="0"/>
                <w:color w:val="000000"/>
                <w:kern w:val="0"/>
                <w:sz w:val="24"/>
                <w:szCs w:val="24"/>
                <w:lang w:val="en-US"/>
              </w:rPr>
              <w:t xml:space="preserve"> = </w:t>
            </w:r>
            <w:proofErr w:type="spellStart"/>
            <w:r w:rsidRPr="008F1511">
              <w:rPr>
                <w:rFonts w:ascii="Cascadia Mono" w:hAnsi="Cascadia Mono" w:cs="Times New Roman"/>
                <w:noProof w:val="0"/>
                <w:color w:val="000000"/>
                <w:kern w:val="0"/>
                <w:sz w:val="24"/>
                <w:szCs w:val="24"/>
                <w:lang w:val="en-US"/>
              </w:rPr>
              <w:t>dgvRN.Rows</w:t>
            </w:r>
            <w:proofErr w:type="spellEnd"/>
            <w:r w:rsidRPr="008F1511">
              <w:rPr>
                <w:rFonts w:ascii="Cascadia Mono" w:hAnsi="Cascadia Mono" w:cs="Times New Roman"/>
                <w:noProof w:val="0"/>
                <w:color w:val="000000"/>
                <w:kern w:val="0"/>
                <w:sz w:val="24"/>
                <w:szCs w:val="24"/>
                <w:lang w:val="en-US"/>
              </w:rPr>
              <w:t>[</w:t>
            </w:r>
            <w:proofErr w:type="spellStart"/>
            <w:r w:rsidRPr="008F1511">
              <w:rPr>
                <w:rFonts w:ascii="Cascadia Mono" w:hAnsi="Cascadia Mono" w:cs="Times New Roman"/>
                <w:noProof w:val="0"/>
                <w:color w:val="000000"/>
                <w:kern w:val="0"/>
                <w:sz w:val="24"/>
                <w:szCs w:val="24"/>
                <w:lang w:val="en-US"/>
              </w:rPr>
              <w:t>dgvRN.SelectedCells</w:t>
            </w:r>
            <w:proofErr w:type="spellEnd"/>
            <w:r w:rsidRPr="008F1511">
              <w:rPr>
                <w:rFonts w:ascii="Cascadia Mono" w:hAnsi="Cascadia Mono" w:cs="Times New Roman"/>
                <w:noProof w:val="0"/>
                <w:color w:val="000000"/>
                <w:kern w:val="0"/>
                <w:sz w:val="24"/>
                <w:szCs w:val="24"/>
                <w:lang w:val="en-US"/>
              </w:rPr>
              <w:t>[0</w:t>
            </w:r>
            <w:proofErr w:type="gramStart"/>
            <w:r w:rsidRPr="008F1511">
              <w:rPr>
                <w:rFonts w:ascii="Cascadia Mono" w:hAnsi="Cascadia Mono" w:cs="Times New Roman"/>
                <w:noProof w:val="0"/>
                <w:color w:val="000000"/>
                <w:kern w:val="0"/>
                <w:sz w:val="24"/>
                <w:szCs w:val="24"/>
                <w:lang w:val="en-US"/>
              </w:rPr>
              <w:t>].</w:t>
            </w:r>
            <w:proofErr w:type="spellStart"/>
            <w:r w:rsidRPr="008F1511">
              <w:rPr>
                <w:rFonts w:ascii="Cascadia Mono" w:hAnsi="Cascadia Mono" w:cs="Times New Roman"/>
                <w:noProof w:val="0"/>
                <w:color w:val="000000"/>
                <w:kern w:val="0"/>
                <w:sz w:val="24"/>
                <w:szCs w:val="24"/>
                <w:lang w:val="en-US"/>
              </w:rPr>
              <w:t>RowIndex</w:t>
            </w:r>
            <w:proofErr w:type="spellEnd"/>
            <w:proofErr w:type="gramEnd"/>
            <w:r w:rsidRPr="008F1511">
              <w:rPr>
                <w:rFonts w:ascii="Cascadia Mono" w:hAnsi="Cascadia Mono" w:cs="Times New Roman"/>
                <w:noProof w:val="0"/>
                <w:color w:val="000000"/>
                <w:kern w:val="0"/>
                <w:sz w:val="24"/>
                <w:szCs w:val="24"/>
                <w:lang w:val="en-US"/>
              </w:rPr>
              <w:t>].Cells[0].Value</w:t>
            </w:r>
          </w:p>
          <w:p w14:paraId="6C3DF29A" w14:textId="77777777" w:rsidR="008F1511" w:rsidRPr="008F1511" w:rsidRDefault="008F1511" w:rsidP="008F1511">
            <w:pPr>
              <w:spacing w:line="276" w:lineRule="auto"/>
              <w:rPr>
                <w:rFonts w:ascii="Cascadia Mono" w:hAnsi="Cascadia Mono" w:cs="Times New Roman"/>
                <w:noProof w:val="0"/>
                <w:color w:val="000000"/>
                <w:kern w:val="0"/>
                <w:sz w:val="24"/>
                <w:szCs w:val="24"/>
                <w:lang w:val="en-US"/>
              </w:rPr>
            </w:pPr>
            <w:r w:rsidRPr="008F1511">
              <w:rPr>
                <w:rFonts w:ascii="Cascadia Mono" w:hAnsi="Cascadia Mono" w:cs="Times New Roman"/>
                <w:noProof w:val="0"/>
                <w:color w:val="000000"/>
                <w:kern w:val="0"/>
                <w:sz w:val="24"/>
                <w:szCs w:val="24"/>
                <w:lang w:val="en-US"/>
              </w:rPr>
              <w:t xml:space="preserve">            </w:t>
            </w:r>
            <w:proofErr w:type="gramStart"/>
            <w:r w:rsidRPr="008F1511">
              <w:rPr>
                <w:rFonts w:ascii="Cascadia Mono" w:hAnsi="Cascadia Mono" w:cs="Times New Roman"/>
                <w:noProof w:val="0"/>
                <w:color w:val="000000"/>
                <w:kern w:val="0"/>
                <w:sz w:val="24"/>
                <w:szCs w:val="24"/>
                <w:lang w:val="en-US"/>
              </w:rPr>
              <w:t>.</w:t>
            </w:r>
            <w:proofErr w:type="spellStart"/>
            <w:r w:rsidRPr="008F1511">
              <w:rPr>
                <w:rFonts w:ascii="Cascadia Mono" w:hAnsi="Cascadia Mono" w:cs="Times New Roman"/>
                <w:noProof w:val="0"/>
                <w:color w:val="000000"/>
                <w:kern w:val="0"/>
                <w:sz w:val="24"/>
                <w:szCs w:val="24"/>
                <w:lang w:val="en-US"/>
              </w:rPr>
              <w:t>ToString</w:t>
            </w:r>
            <w:proofErr w:type="spellEnd"/>
            <w:proofErr w:type="gramEnd"/>
            <w:r w:rsidRPr="008F1511">
              <w:rPr>
                <w:rFonts w:ascii="Cascadia Mono" w:hAnsi="Cascadia Mono" w:cs="Times New Roman"/>
                <w:noProof w:val="0"/>
                <w:color w:val="000000"/>
                <w:kern w:val="0"/>
                <w:sz w:val="24"/>
                <w:szCs w:val="24"/>
                <w:lang w:val="en-US"/>
              </w:rPr>
              <w:t>(); //</w:t>
            </w:r>
            <w:proofErr w:type="spellStart"/>
            <w:r w:rsidRPr="008F1511">
              <w:rPr>
                <w:rFonts w:ascii="Cascadia Mono" w:hAnsi="Cascadia Mono" w:cs="Times New Roman"/>
                <w:noProof w:val="0"/>
                <w:color w:val="000000"/>
                <w:kern w:val="0"/>
                <w:sz w:val="24"/>
                <w:szCs w:val="24"/>
                <w:lang w:val="en-US"/>
              </w:rPr>
              <w:t>Lấy</w:t>
            </w:r>
            <w:proofErr w:type="spellEnd"/>
            <w:r w:rsidRPr="008F1511">
              <w:rPr>
                <w:rFonts w:ascii="Cascadia Mono" w:hAnsi="Cascadia Mono" w:cs="Times New Roman"/>
                <w:noProof w:val="0"/>
                <w:color w:val="000000"/>
                <w:kern w:val="0"/>
                <w:sz w:val="24"/>
                <w:szCs w:val="24"/>
                <w:lang w:val="en-US"/>
              </w:rPr>
              <w:t xml:space="preserve"> ID </w:t>
            </w:r>
            <w:proofErr w:type="spellStart"/>
            <w:r w:rsidRPr="008F1511">
              <w:rPr>
                <w:rFonts w:ascii="Cascadia Mono" w:hAnsi="Cascadia Mono" w:cs="Times New Roman"/>
                <w:noProof w:val="0"/>
                <w:color w:val="000000"/>
                <w:kern w:val="0"/>
                <w:sz w:val="24"/>
                <w:szCs w:val="24"/>
                <w:lang w:val="en-US"/>
              </w:rPr>
              <w:t>trong</w:t>
            </w:r>
            <w:proofErr w:type="spellEnd"/>
            <w:r w:rsidRPr="008F1511">
              <w:rPr>
                <w:rFonts w:ascii="Cascadia Mono" w:hAnsi="Cascadia Mono" w:cs="Times New Roman"/>
                <w:noProof w:val="0"/>
                <w:color w:val="000000"/>
                <w:kern w:val="0"/>
                <w:sz w:val="24"/>
                <w:szCs w:val="24"/>
                <w:lang w:val="en-US"/>
              </w:rPr>
              <w:t xml:space="preserve"> </w:t>
            </w:r>
            <w:proofErr w:type="spellStart"/>
            <w:r w:rsidRPr="008F1511">
              <w:rPr>
                <w:rFonts w:ascii="Cascadia Mono" w:hAnsi="Cascadia Mono" w:cs="Times New Roman"/>
                <w:noProof w:val="0"/>
                <w:color w:val="000000"/>
                <w:kern w:val="0"/>
                <w:sz w:val="24"/>
                <w:szCs w:val="24"/>
                <w:lang w:val="en-US"/>
              </w:rPr>
              <w:t>dgvRN</w:t>
            </w:r>
            <w:proofErr w:type="spellEnd"/>
          </w:p>
          <w:p w14:paraId="1F90ED5E" w14:textId="77777777" w:rsidR="008F1511" w:rsidRPr="008F1511" w:rsidRDefault="008F1511" w:rsidP="008F1511">
            <w:pPr>
              <w:spacing w:line="276" w:lineRule="auto"/>
              <w:rPr>
                <w:rFonts w:ascii="Cascadia Mono" w:hAnsi="Cascadia Mono" w:cs="Times New Roman"/>
                <w:noProof w:val="0"/>
                <w:color w:val="000000"/>
                <w:kern w:val="0"/>
                <w:sz w:val="24"/>
                <w:szCs w:val="24"/>
                <w:lang w:val="en-US"/>
              </w:rPr>
            </w:pPr>
          </w:p>
          <w:p w14:paraId="15EEE686" w14:textId="77777777" w:rsidR="008F1511" w:rsidRPr="008F1511" w:rsidRDefault="008F1511" w:rsidP="008F1511">
            <w:pPr>
              <w:spacing w:line="276" w:lineRule="auto"/>
              <w:rPr>
                <w:rFonts w:ascii="Cascadia Mono" w:hAnsi="Cascadia Mono" w:cs="Times New Roman"/>
                <w:noProof w:val="0"/>
                <w:color w:val="000000"/>
                <w:kern w:val="0"/>
                <w:sz w:val="24"/>
                <w:szCs w:val="24"/>
                <w:lang w:val="en-US"/>
              </w:rPr>
            </w:pPr>
            <w:r w:rsidRPr="008F1511">
              <w:rPr>
                <w:rFonts w:ascii="Cascadia Mono" w:hAnsi="Cascadia Mono" w:cs="Times New Roman"/>
                <w:noProof w:val="0"/>
                <w:color w:val="000000"/>
                <w:kern w:val="0"/>
                <w:sz w:val="24"/>
                <w:szCs w:val="24"/>
                <w:lang w:val="en-US"/>
              </w:rPr>
              <w:t xml:space="preserve">        string </w:t>
            </w:r>
            <w:proofErr w:type="spellStart"/>
            <w:r w:rsidRPr="008F1511">
              <w:rPr>
                <w:rFonts w:ascii="Cascadia Mono" w:hAnsi="Cascadia Mono" w:cs="Times New Roman"/>
                <w:noProof w:val="0"/>
                <w:color w:val="000000"/>
                <w:kern w:val="0"/>
                <w:sz w:val="24"/>
                <w:szCs w:val="24"/>
                <w:lang w:val="en-US"/>
              </w:rPr>
              <w:t>mID</w:t>
            </w:r>
            <w:proofErr w:type="spellEnd"/>
            <w:r w:rsidRPr="008F1511">
              <w:rPr>
                <w:rFonts w:ascii="Cascadia Mono" w:hAnsi="Cascadia Mono" w:cs="Times New Roman"/>
                <w:noProof w:val="0"/>
                <w:color w:val="000000"/>
                <w:kern w:val="0"/>
                <w:sz w:val="24"/>
                <w:szCs w:val="24"/>
                <w:lang w:val="en-US"/>
              </w:rPr>
              <w:t xml:space="preserve"> =</w:t>
            </w:r>
          </w:p>
          <w:p w14:paraId="090E5F13" w14:textId="77777777" w:rsidR="008F1511" w:rsidRPr="008F1511" w:rsidRDefault="008F1511" w:rsidP="008F1511">
            <w:pPr>
              <w:spacing w:line="276" w:lineRule="auto"/>
              <w:rPr>
                <w:rFonts w:ascii="Cascadia Mono" w:hAnsi="Cascadia Mono" w:cs="Times New Roman"/>
                <w:noProof w:val="0"/>
                <w:color w:val="000000"/>
                <w:kern w:val="0"/>
                <w:sz w:val="24"/>
                <w:szCs w:val="24"/>
                <w:lang w:val="en-US"/>
              </w:rPr>
            </w:pPr>
            <w:r w:rsidRPr="008F1511">
              <w:rPr>
                <w:rFonts w:ascii="Cascadia Mono" w:hAnsi="Cascadia Mono" w:cs="Times New Roman"/>
                <w:noProof w:val="0"/>
                <w:color w:val="000000"/>
                <w:kern w:val="0"/>
                <w:sz w:val="24"/>
                <w:szCs w:val="24"/>
                <w:lang w:val="en-US"/>
              </w:rPr>
              <w:t xml:space="preserve">            (string)</w:t>
            </w:r>
            <w:proofErr w:type="spellStart"/>
            <w:proofErr w:type="gramStart"/>
            <w:r w:rsidRPr="008F1511">
              <w:rPr>
                <w:rFonts w:ascii="Cascadia Mono" w:hAnsi="Cascadia Mono" w:cs="Times New Roman"/>
                <w:noProof w:val="0"/>
                <w:color w:val="000000"/>
                <w:kern w:val="0"/>
                <w:sz w:val="24"/>
                <w:szCs w:val="24"/>
                <w:lang w:val="en-US"/>
              </w:rPr>
              <w:t>DataProvider.Instance.ExecuteQuery</w:t>
            </w:r>
            <w:proofErr w:type="spellEnd"/>
            <w:proofErr w:type="gramEnd"/>
            <w:r w:rsidRPr="008F1511">
              <w:rPr>
                <w:rFonts w:ascii="Cascadia Mono" w:hAnsi="Cascadia Mono" w:cs="Times New Roman"/>
                <w:noProof w:val="0"/>
                <w:color w:val="000000"/>
                <w:kern w:val="0"/>
                <w:sz w:val="24"/>
                <w:szCs w:val="24"/>
                <w:lang w:val="en-US"/>
              </w:rPr>
              <w:t>(</w:t>
            </w:r>
          </w:p>
          <w:p w14:paraId="07621ED1" w14:textId="77777777" w:rsidR="008F1511" w:rsidRPr="008F1511" w:rsidRDefault="008F1511" w:rsidP="008F1511">
            <w:pPr>
              <w:spacing w:line="276" w:lineRule="auto"/>
              <w:rPr>
                <w:rFonts w:ascii="Cascadia Mono" w:hAnsi="Cascadia Mono" w:cs="Times New Roman"/>
                <w:noProof w:val="0"/>
                <w:color w:val="000000"/>
                <w:kern w:val="0"/>
                <w:sz w:val="24"/>
                <w:szCs w:val="24"/>
                <w:lang w:val="en-US"/>
              </w:rPr>
            </w:pPr>
            <w:r w:rsidRPr="008F1511">
              <w:rPr>
                <w:rFonts w:ascii="Cascadia Mono" w:hAnsi="Cascadia Mono" w:cs="Times New Roman"/>
                <w:noProof w:val="0"/>
                <w:color w:val="000000"/>
                <w:kern w:val="0"/>
                <w:sz w:val="24"/>
                <w:szCs w:val="24"/>
                <w:lang w:val="en-US"/>
              </w:rPr>
              <w:t xml:space="preserve">                "SELECT ID FROM Material WHERE name = '" + </w:t>
            </w:r>
            <w:proofErr w:type="spellStart"/>
            <w:r w:rsidRPr="008F1511">
              <w:rPr>
                <w:rFonts w:ascii="Cascadia Mono" w:hAnsi="Cascadia Mono" w:cs="Times New Roman"/>
                <w:noProof w:val="0"/>
                <w:color w:val="000000"/>
                <w:kern w:val="0"/>
                <w:sz w:val="24"/>
                <w:szCs w:val="24"/>
                <w:lang w:val="en-US"/>
              </w:rPr>
              <w:t>cbxMaterial.Text</w:t>
            </w:r>
            <w:proofErr w:type="spellEnd"/>
            <w:r w:rsidRPr="008F1511">
              <w:rPr>
                <w:rFonts w:ascii="Cascadia Mono" w:hAnsi="Cascadia Mono" w:cs="Times New Roman"/>
                <w:noProof w:val="0"/>
                <w:color w:val="000000"/>
                <w:kern w:val="0"/>
                <w:sz w:val="24"/>
                <w:szCs w:val="24"/>
                <w:lang w:val="en-US"/>
              </w:rPr>
              <w:t xml:space="preserve"> + "'"</w:t>
            </w:r>
            <w:proofErr w:type="gramStart"/>
            <w:r w:rsidRPr="008F1511">
              <w:rPr>
                <w:rFonts w:ascii="Cascadia Mono" w:hAnsi="Cascadia Mono" w:cs="Times New Roman"/>
                <w:noProof w:val="0"/>
                <w:color w:val="000000"/>
                <w:kern w:val="0"/>
                <w:sz w:val="24"/>
                <w:szCs w:val="24"/>
                <w:lang w:val="en-US"/>
              </w:rPr>
              <w:t>).Rows</w:t>
            </w:r>
            <w:proofErr w:type="gramEnd"/>
            <w:r w:rsidRPr="008F1511">
              <w:rPr>
                <w:rFonts w:ascii="Cascadia Mono" w:hAnsi="Cascadia Mono" w:cs="Times New Roman"/>
                <w:noProof w:val="0"/>
                <w:color w:val="000000"/>
                <w:kern w:val="0"/>
                <w:sz w:val="24"/>
                <w:szCs w:val="24"/>
                <w:lang w:val="en-US"/>
              </w:rPr>
              <w:t>[0]["ID"];</w:t>
            </w:r>
          </w:p>
          <w:p w14:paraId="5A44F345" w14:textId="77777777" w:rsidR="008F1511" w:rsidRPr="008F1511" w:rsidRDefault="008F1511" w:rsidP="008F1511">
            <w:pPr>
              <w:spacing w:line="276" w:lineRule="auto"/>
              <w:rPr>
                <w:rFonts w:ascii="Cascadia Mono" w:hAnsi="Cascadia Mono" w:cs="Times New Roman"/>
                <w:noProof w:val="0"/>
                <w:color w:val="000000"/>
                <w:kern w:val="0"/>
                <w:sz w:val="24"/>
                <w:szCs w:val="24"/>
                <w:lang w:val="en-US"/>
              </w:rPr>
            </w:pPr>
          </w:p>
          <w:p w14:paraId="22357283" w14:textId="77777777" w:rsidR="008F1511" w:rsidRPr="008F1511" w:rsidRDefault="008F1511" w:rsidP="008F1511">
            <w:pPr>
              <w:spacing w:line="276" w:lineRule="auto"/>
              <w:rPr>
                <w:rFonts w:ascii="Cascadia Mono" w:hAnsi="Cascadia Mono" w:cs="Times New Roman"/>
                <w:noProof w:val="0"/>
                <w:color w:val="000000"/>
                <w:kern w:val="0"/>
                <w:sz w:val="24"/>
                <w:szCs w:val="24"/>
                <w:lang w:val="en-US"/>
              </w:rPr>
            </w:pPr>
          </w:p>
          <w:p w14:paraId="7776DA43" w14:textId="77777777" w:rsidR="008F1511" w:rsidRPr="008F1511" w:rsidRDefault="008F1511" w:rsidP="008F1511">
            <w:pPr>
              <w:spacing w:line="276" w:lineRule="auto"/>
              <w:rPr>
                <w:rFonts w:ascii="Cascadia Mono" w:hAnsi="Cascadia Mono" w:cs="Times New Roman"/>
                <w:noProof w:val="0"/>
                <w:color w:val="000000"/>
                <w:kern w:val="0"/>
                <w:sz w:val="24"/>
                <w:szCs w:val="24"/>
                <w:lang w:val="en-US"/>
              </w:rPr>
            </w:pPr>
            <w:r w:rsidRPr="008F1511">
              <w:rPr>
                <w:rFonts w:ascii="Cascadia Mono" w:hAnsi="Cascadia Mono" w:cs="Times New Roman"/>
                <w:noProof w:val="0"/>
                <w:color w:val="000000"/>
                <w:kern w:val="0"/>
                <w:sz w:val="24"/>
                <w:szCs w:val="24"/>
                <w:lang w:val="en-US"/>
              </w:rPr>
              <w:t xml:space="preserve">        </w:t>
            </w:r>
            <w:proofErr w:type="spellStart"/>
            <w:proofErr w:type="gramStart"/>
            <w:r w:rsidRPr="008F1511">
              <w:rPr>
                <w:rFonts w:ascii="Cascadia Mono" w:hAnsi="Cascadia Mono" w:cs="Times New Roman"/>
                <w:noProof w:val="0"/>
                <w:color w:val="000000"/>
                <w:kern w:val="0"/>
                <w:sz w:val="24"/>
                <w:szCs w:val="24"/>
                <w:lang w:val="en-US"/>
              </w:rPr>
              <w:t>DataProvider.Instance.ExecuteNonQuery</w:t>
            </w:r>
            <w:proofErr w:type="spellEnd"/>
            <w:proofErr w:type="gramEnd"/>
            <w:r w:rsidRPr="008F1511">
              <w:rPr>
                <w:rFonts w:ascii="Cascadia Mono" w:hAnsi="Cascadia Mono" w:cs="Times New Roman"/>
                <w:noProof w:val="0"/>
                <w:color w:val="000000"/>
                <w:kern w:val="0"/>
                <w:sz w:val="24"/>
                <w:szCs w:val="24"/>
                <w:lang w:val="en-US"/>
              </w:rPr>
              <w:t xml:space="preserve">("EXEC </w:t>
            </w:r>
            <w:proofErr w:type="spellStart"/>
            <w:r w:rsidRPr="008F1511">
              <w:rPr>
                <w:rFonts w:ascii="Cascadia Mono" w:hAnsi="Cascadia Mono" w:cs="Times New Roman"/>
                <w:noProof w:val="0"/>
                <w:color w:val="000000"/>
                <w:kern w:val="0"/>
                <w:sz w:val="24"/>
                <w:szCs w:val="24"/>
                <w:lang w:val="en-US"/>
              </w:rPr>
              <w:t>deleteReceiptNoteDetail</w:t>
            </w:r>
            <w:proofErr w:type="spellEnd"/>
            <w:r w:rsidRPr="008F1511">
              <w:rPr>
                <w:rFonts w:ascii="Cascadia Mono" w:hAnsi="Cascadia Mono" w:cs="Times New Roman"/>
                <w:noProof w:val="0"/>
                <w:color w:val="000000"/>
                <w:kern w:val="0"/>
                <w:sz w:val="24"/>
                <w:szCs w:val="24"/>
                <w:lang w:val="en-US"/>
              </w:rPr>
              <w:t xml:space="preserve"> @rnNoteID , @materialID",</w:t>
            </w:r>
          </w:p>
          <w:p w14:paraId="25A031E7" w14:textId="77777777" w:rsidR="008F1511" w:rsidRPr="008F1511" w:rsidRDefault="008F1511" w:rsidP="008F1511">
            <w:pPr>
              <w:spacing w:line="276" w:lineRule="auto"/>
              <w:rPr>
                <w:rFonts w:ascii="Cascadia Mono" w:hAnsi="Cascadia Mono" w:cs="Times New Roman"/>
                <w:noProof w:val="0"/>
                <w:color w:val="000000"/>
                <w:kern w:val="0"/>
                <w:sz w:val="24"/>
                <w:szCs w:val="24"/>
                <w:lang w:val="en-US"/>
              </w:rPr>
            </w:pPr>
            <w:r w:rsidRPr="008F1511">
              <w:rPr>
                <w:rFonts w:ascii="Cascadia Mono" w:hAnsi="Cascadia Mono" w:cs="Times New Roman"/>
                <w:noProof w:val="0"/>
                <w:color w:val="000000"/>
                <w:kern w:val="0"/>
                <w:sz w:val="24"/>
                <w:szCs w:val="24"/>
                <w:lang w:val="en-US"/>
              </w:rPr>
              <w:t xml:space="preserve">            new </w:t>
            </w:r>
            <w:proofErr w:type="gramStart"/>
            <w:r w:rsidRPr="008F1511">
              <w:rPr>
                <w:rFonts w:ascii="Cascadia Mono" w:hAnsi="Cascadia Mono" w:cs="Times New Roman"/>
                <w:noProof w:val="0"/>
                <w:color w:val="000000"/>
                <w:kern w:val="0"/>
                <w:sz w:val="24"/>
                <w:szCs w:val="24"/>
                <w:lang w:val="en-US"/>
              </w:rPr>
              <w:t>object[</w:t>
            </w:r>
            <w:proofErr w:type="gramEnd"/>
            <w:r w:rsidRPr="008F1511">
              <w:rPr>
                <w:rFonts w:ascii="Cascadia Mono" w:hAnsi="Cascadia Mono" w:cs="Times New Roman"/>
                <w:noProof w:val="0"/>
                <w:color w:val="000000"/>
                <w:kern w:val="0"/>
                <w:sz w:val="24"/>
                <w:szCs w:val="24"/>
                <w:lang w:val="en-US"/>
              </w:rPr>
              <w:t xml:space="preserve">] { </w:t>
            </w:r>
            <w:proofErr w:type="spellStart"/>
            <w:r w:rsidRPr="008F1511">
              <w:rPr>
                <w:rFonts w:ascii="Cascadia Mono" w:hAnsi="Cascadia Mono" w:cs="Times New Roman"/>
                <w:noProof w:val="0"/>
                <w:color w:val="000000"/>
                <w:kern w:val="0"/>
                <w:sz w:val="24"/>
                <w:szCs w:val="24"/>
                <w:lang w:val="en-US"/>
              </w:rPr>
              <w:t>rnID</w:t>
            </w:r>
            <w:proofErr w:type="spellEnd"/>
            <w:r w:rsidRPr="008F1511">
              <w:rPr>
                <w:rFonts w:ascii="Cascadia Mono" w:hAnsi="Cascadia Mono" w:cs="Times New Roman"/>
                <w:noProof w:val="0"/>
                <w:color w:val="000000"/>
                <w:kern w:val="0"/>
                <w:sz w:val="24"/>
                <w:szCs w:val="24"/>
                <w:lang w:val="en-US"/>
              </w:rPr>
              <w:t xml:space="preserve">, </w:t>
            </w:r>
            <w:proofErr w:type="spellStart"/>
            <w:r w:rsidRPr="008F1511">
              <w:rPr>
                <w:rFonts w:ascii="Cascadia Mono" w:hAnsi="Cascadia Mono" w:cs="Times New Roman"/>
                <w:noProof w:val="0"/>
                <w:color w:val="000000"/>
                <w:kern w:val="0"/>
                <w:sz w:val="24"/>
                <w:szCs w:val="24"/>
                <w:lang w:val="en-US"/>
              </w:rPr>
              <w:t>mID</w:t>
            </w:r>
            <w:proofErr w:type="spellEnd"/>
            <w:r w:rsidRPr="008F1511">
              <w:rPr>
                <w:rFonts w:ascii="Cascadia Mono" w:hAnsi="Cascadia Mono" w:cs="Times New Roman"/>
                <w:noProof w:val="0"/>
                <w:color w:val="000000"/>
                <w:kern w:val="0"/>
                <w:sz w:val="24"/>
                <w:szCs w:val="24"/>
                <w:lang w:val="en-US"/>
              </w:rPr>
              <w:t xml:space="preserve"> });</w:t>
            </w:r>
          </w:p>
          <w:p w14:paraId="0DA7449C" w14:textId="77777777" w:rsidR="008F1511" w:rsidRPr="008F1511" w:rsidRDefault="008F1511" w:rsidP="008F1511">
            <w:pPr>
              <w:spacing w:line="276" w:lineRule="auto"/>
              <w:rPr>
                <w:rFonts w:ascii="Cascadia Mono" w:hAnsi="Cascadia Mono" w:cs="Times New Roman"/>
                <w:noProof w:val="0"/>
                <w:color w:val="000000"/>
                <w:kern w:val="0"/>
                <w:sz w:val="24"/>
                <w:szCs w:val="24"/>
                <w:lang w:val="en-US"/>
              </w:rPr>
            </w:pPr>
          </w:p>
          <w:p w14:paraId="64FFD868" w14:textId="77777777" w:rsidR="008F1511" w:rsidRPr="008F1511" w:rsidRDefault="008F1511" w:rsidP="008F1511">
            <w:pPr>
              <w:spacing w:line="276" w:lineRule="auto"/>
              <w:rPr>
                <w:rFonts w:ascii="Cascadia Mono" w:hAnsi="Cascadia Mono" w:cs="Times New Roman"/>
                <w:noProof w:val="0"/>
                <w:color w:val="000000"/>
                <w:kern w:val="0"/>
                <w:sz w:val="24"/>
                <w:szCs w:val="24"/>
                <w:lang w:val="en-US"/>
              </w:rPr>
            </w:pPr>
            <w:r w:rsidRPr="008F1511">
              <w:rPr>
                <w:rFonts w:ascii="Cascadia Mono" w:hAnsi="Cascadia Mono" w:cs="Times New Roman"/>
                <w:noProof w:val="0"/>
                <w:color w:val="000000"/>
                <w:kern w:val="0"/>
                <w:sz w:val="24"/>
                <w:szCs w:val="24"/>
                <w:lang w:val="en-US"/>
              </w:rPr>
              <w:t xml:space="preserve">        </w:t>
            </w:r>
            <w:proofErr w:type="spellStart"/>
            <w:r w:rsidRPr="008F1511">
              <w:rPr>
                <w:rFonts w:ascii="Cascadia Mono" w:hAnsi="Cascadia Mono" w:cs="Times New Roman"/>
                <w:noProof w:val="0"/>
                <w:color w:val="000000"/>
                <w:kern w:val="0"/>
                <w:sz w:val="24"/>
                <w:szCs w:val="24"/>
                <w:lang w:val="en-US"/>
              </w:rPr>
              <w:t>MessageBox.Show</w:t>
            </w:r>
            <w:proofErr w:type="spellEnd"/>
            <w:r w:rsidRPr="008F1511">
              <w:rPr>
                <w:rFonts w:ascii="Cascadia Mono" w:hAnsi="Cascadia Mono" w:cs="Times New Roman"/>
                <w:noProof w:val="0"/>
                <w:color w:val="000000"/>
                <w:kern w:val="0"/>
                <w:sz w:val="24"/>
                <w:szCs w:val="24"/>
                <w:lang w:val="en-US"/>
              </w:rPr>
              <w:t>("</w:t>
            </w:r>
            <w:proofErr w:type="spellStart"/>
            <w:r w:rsidRPr="008F1511">
              <w:rPr>
                <w:rFonts w:ascii="Cascadia Mono" w:hAnsi="Cascadia Mono" w:cs="Times New Roman"/>
                <w:noProof w:val="0"/>
                <w:color w:val="000000"/>
                <w:kern w:val="0"/>
                <w:sz w:val="24"/>
                <w:szCs w:val="24"/>
                <w:lang w:val="en-US"/>
              </w:rPr>
              <w:t>Đã</w:t>
            </w:r>
            <w:proofErr w:type="spellEnd"/>
            <w:r w:rsidRPr="008F1511">
              <w:rPr>
                <w:rFonts w:ascii="Cascadia Mono" w:hAnsi="Cascadia Mono" w:cs="Times New Roman"/>
                <w:noProof w:val="0"/>
                <w:color w:val="000000"/>
                <w:kern w:val="0"/>
                <w:sz w:val="24"/>
                <w:szCs w:val="24"/>
                <w:lang w:val="en-US"/>
              </w:rPr>
              <w:t xml:space="preserve"> </w:t>
            </w:r>
            <w:proofErr w:type="spellStart"/>
            <w:r w:rsidRPr="008F1511">
              <w:rPr>
                <w:rFonts w:ascii="Cascadia Mono" w:hAnsi="Cascadia Mono" w:cs="Times New Roman"/>
                <w:noProof w:val="0"/>
                <w:color w:val="000000"/>
                <w:kern w:val="0"/>
                <w:sz w:val="24"/>
                <w:szCs w:val="24"/>
                <w:lang w:val="en-US"/>
              </w:rPr>
              <w:t>xóa</w:t>
            </w:r>
            <w:proofErr w:type="spellEnd"/>
            <w:r w:rsidRPr="008F1511">
              <w:rPr>
                <w:rFonts w:ascii="Cascadia Mono" w:hAnsi="Cascadia Mono" w:cs="Times New Roman"/>
                <w:noProof w:val="0"/>
                <w:color w:val="000000"/>
                <w:kern w:val="0"/>
                <w:sz w:val="24"/>
                <w:szCs w:val="24"/>
                <w:lang w:val="en-US"/>
              </w:rPr>
              <w:t xml:space="preserve"> chi </w:t>
            </w:r>
            <w:proofErr w:type="spellStart"/>
            <w:r w:rsidRPr="008F1511">
              <w:rPr>
                <w:rFonts w:ascii="Cascadia Mono" w:hAnsi="Cascadia Mono" w:cs="Times New Roman"/>
                <w:noProof w:val="0"/>
                <w:color w:val="000000"/>
                <w:kern w:val="0"/>
                <w:sz w:val="24"/>
                <w:szCs w:val="24"/>
                <w:lang w:val="en-US"/>
              </w:rPr>
              <w:t>tiết</w:t>
            </w:r>
            <w:proofErr w:type="spellEnd"/>
            <w:r w:rsidRPr="008F1511">
              <w:rPr>
                <w:rFonts w:ascii="Cascadia Mono" w:hAnsi="Cascadia Mono" w:cs="Times New Roman"/>
                <w:noProof w:val="0"/>
                <w:color w:val="000000"/>
                <w:kern w:val="0"/>
                <w:sz w:val="24"/>
                <w:szCs w:val="24"/>
                <w:lang w:val="en-US"/>
              </w:rPr>
              <w:t xml:space="preserve"> </w:t>
            </w:r>
            <w:proofErr w:type="spellStart"/>
            <w:r w:rsidRPr="008F1511">
              <w:rPr>
                <w:rFonts w:ascii="Cascadia Mono" w:hAnsi="Cascadia Mono" w:cs="Times New Roman"/>
                <w:noProof w:val="0"/>
                <w:color w:val="000000"/>
                <w:kern w:val="0"/>
                <w:sz w:val="24"/>
                <w:szCs w:val="24"/>
                <w:lang w:val="en-US"/>
              </w:rPr>
              <w:t>đơn</w:t>
            </w:r>
            <w:proofErr w:type="spellEnd"/>
            <w:r w:rsidRPr="008F1511">
              <w:rPr>
                <w:rFonts w:ascii="Cascadia Mono" w:hAnsi="Cascadia Mono" w:cs="Times New Roman"/>
                <w:noProof w:val="0"/>
                <w:color w:val="000000"/>
                <w:kern w:val="0"/>
                <w:sz w:val="24"/>
                <w:szCs w:val="24"/>
                <w:lang w:val="en-US"/>
              </w:rPr>
              <w:t xml:space="preserve"> </w:t>
            </w:r>
            <w:proofErr w:type="spellStart"/>
            <w:r w:rsidRPr="008F1511">
              <w:rPr>
                <w:rFonts w:ascii="Cascadia Mono" w:hAnsi="Cascadia Mono" w:cs="Times New Roman"/>
                <w:noProof w:val="0"/>
                <w:color w:val="000000"/>
                <w:kern w:val="0"/>
                <w:sz w:val="24"/>
                <w:szCs w:val="24"/>
                <w:lang w:val="en-US"/>
              </w:rPr>
              <w:t>nhập</w:t>
            </w:r>
            <w:proofErr w:type="spellEnd"/>
            <w:r w:rsidRPr="008F1511">
              <w:rPr>
                <w:rFonts w:ascii="Cascadia Mono" w:hAnsi="Cascadia Mono" w:cs="Times New Roman"/>
                <w:noProof w:val="0"/>
                <w:color w:val="000000"/>
                <w:kern w:val="0"/>
                <w:sz w:val="24"/>
                <w:szCs w:val="24"/>
                <w:lang w:val="en-US"/>
              </w:rPr>
              <w:t xml:space="preserve"> </w:t>
            </w:r>
            <w:proofErr w:type="spellStart"/>
            <w:r w:rsidRPr="008F1511">
              <w:rPr>
                <w:rFonts w:ascii="Cascadia Mono" w:hAnsi="Cascadia Mono" w:cs="Times New Roman"/>
                <w:noProof w:val="0"/>
                <w:color w:val="000000"/>
                <w:kern w:val="0"/>
                <w:sz w:val="24"/>
                <w:szCs w:val="24"/>
                <w:lang w:val="en-US"/>
              </w:rPr>
              <w:t>hàng</w:t>
            </w:r>
            <w:proofErr w:type="spellEnd"/>
            <w:r w:rsidRPr="008F1511">
              <w:rPr>
                <w:rFonts w:ascii="Cascadia Mono" w:hAnsi="Cascadia Mono" w:cs="Times New Roman"/>
                <w:noProof w:val="0"/>
                <w:color w:val="000000"/>
                <w:kern w:val="0"/>
                <w:sz w:val="24"/>
                <w:szCs w:val="24"/>
                <w:lang w:val="en-US"/>
              </w:rPr>
              <w:t xml:space="preserve"> </w:t>
            </w:r>
            <w:proofErr w:type="spellStart"/>
            <w:r w:rsidRPr="008F1511">
              <w:rPr>
                <w:rFonts w:ascii="Cascadia Mono" w:hAnsi="Cascadia Mono" w:cs="Times New Roman"/>
                <w:noProof w:val="0"/>
                <w:color w:val="000000"/>
                <w:kern w:val="0"/>
                <w:sz w:val="24"/>
                <w:szCs w:val="24"/>
                <w:lang w:val="en-US"/>
              </w:rPr>
              <w:t>thành</w:t>
            </w:r>
            <w:proofErr w:type="spellEnd"/>
            <w:r w:rsidRPr="008F1511">
              <w:rPr>
                <w:rFonts w:ascii="Cascadia Mono" w:hAnsi="Cascadia Mono" w:cs="Times New Roman"/>
                <w:noProof w:val="0"/>
                <w:color w:val="000000"/>
                <w:kern w:val="0"/>
                <w:sz w:val="24"/>
                <w:szCs w:val="24"/>
                <w:lang w:val="en-US"/>
              </w:rPr>
              <w:t xml:space="preserve"> </w:t>
            </w:r>
            <w:proofErr w:type="spellStart"/>
            <w:r w:rsidRPr="008F1511">
              <w:rPr>
                <w:rFonts w:ascii="Cascadia Mono" w:hAnsi="Cascadia Mono" w:cs="Times New Roman"/>
                <w:noProof w:val="0"/>
                <w:color w:val="000000"/>
                <w:kern w:val="0"/>
                <w:sz w:val="24"/>
                <w:szCs w:val="24"/>
                <w:lang w:val="en-US"/>
              </w:rPr>
              <w:t>công</w:t>
            </w:r>
            <w:proofErr w:type="spellEnd"/>
            <w:r w:rsidRPr="008F1511">
              <w:rPr>
                <w:rFonts w:ascii="Cascadia Mono" w:hAnsi="Cascadia Mono" w:cs="Times New Roman"/>
                <w:noProof w:val="0"/>
                <w:color w:val="000000"/>
                <w:kern w:val="0"/>
                <w:sz w:val="24"/>
                <w:szCs w:val="24"/>
                <w:lang w:val="en-US"/>
              </w:rPr>
              <w:t>."</w:t>
            </w:r>
            <w:proofErr w:type="gramStart"/>
            <w:r w:rsidRPr="008F1511">
              <w:rPr>
                <w:rFonts w:ascii="Cascadia Mono" w:hAnsi="Cascadia Mono" w:cs="Times New Roman"/>
                <w:noProof w:val="0"/>
                <w:color w:val="000000"/>
                <w:kern w:val="0"/>
                <w:sz w:val="24"/>
                <w:szCs w:val="24"/>
                <w:lang w:val="en-US"/>
              </w:rPr>
              <w:t>);</w:t>
            </w:r>
            <w:proofErr w:type="gramEnd"/>
          </w:p>
          <w:p w14:paraId="461DEF6A" w14:textId="77777777" w:rsidR="008F1511" w:rsidRPr="008F1511" w:rsidRDefault="008F1511" w:rsidP="008F1511">
            <w:pPr>
              <w:spacing w:line="276" w:lineRule="auto"/>
              <w:rPr>
                <w:rFonts w:ascii="Cascadia Mono" w:hAnsi="Cascadia Mono" w:cs="Times New Roman"/>
                <w:noProof w:val="0"/>
                <w:color w:val="000000"/>
                <w:kern w:val="0"/>
                <w:sz w:val="24"/>
                <w:szCs w:val="24"/>
                <w:lang w:val="en-US"/>
              </w:rPr>
            </w:pPr>
          </w:p>
          <w:p w14:paraId="057682FD" w14:textId="77777777" w:rsidR="008F1511" w:rsidRPr="008F1511" w:rsidRDefault="008F1511" w:rsidP="008F1511">
            <w:pPr>
              <w:spacing w:line="276" w:lineRule="auto"/>
              <w:rPr>
                <w:rFonts w:ascii="Cascadia Mono" w:hAnsi="Cascadia Mono" w:cs="Times New Roman"/>
                <w:noProof w:val="0"/>
                <w:color w:val="000000"/>
                <w:kern w:val="0"/>
                <w:sz w:val="24"/>
                <w:szCs w:val="24"/>
                <w:lang w:val="en-US"/>
              </w:rPr>
            </w:pPr>
            <w:r w:rsidRPr="008F1511">
              <w:rPr>
                <w:rFonts w:ascii="Cascadia Mono" w:hAnsi="Cascadia Mono" w:cs="Times New Roman"/>
                <w:noProof w:val="0"/>
                <w:color w:val="000000"/>
                <w:kern w:val="0"/>
                <w:sz w:val="24"/>
                <w:szCs w:val="24"/>
                <w:lang w:val="en-US"/>
              </w:rPr>
              <w:t xml:space="preserve">        </w:t>
            </w:r>
            <w:proofErr w:type="spellStart"/>
            <w:r w:rsidRPr="008F1511">
              <w:rPr>
                <w:rFonts w:ascii="Cascadia Mono" w:hAnsi="Cascadia Mono" w:cs="Times New Roman"/>
                <w:noProof w:val="0"/>
                <w:color w:val="000000"/>
                <w:kern w:val="0"/>
                <w:sz w:val="24"/>
                <w:szCs w:val="24"/>
                <w:lang w:val="en-US"/>
              </w:rPr>
              <w:t>dataRNDetail</w:t>
            </w:r>
            <w:proofErr w:type="spellEnd"/>
            <w:r w:rsidRPr="008F1511">
              <w:rPr>
                <w:rFonts w:ascii="Cascadia Mono" w:hAnsi="Cascadia Mono" w:cs="Times New Roman"/>
                <w:noProof w:val="0"/>
                <w:color w:val="000000"/>
                <w:kern w:val="0"/>
                <w:sz w:val="24"/>
                <w:szCs w:val="24"/>
                <w:lang w:val="en-US"/>
              </w:rPr>
              <w:t xml:space="preserve"> =</w:t>
            </w:r>
          </w:p>
          <w:p w14:paraId="2E8BD058" w14:textId="77777777" w:rsidR="008F1511" w:rsidRPr="008F1511" w:rsidRDefault="008F1511" w:rsidP="008F1511">
            <w:pPr>
              <w:spacing w:line="276" w:lineRule="auto"/>
              <w:rPr>
                <w:rFonts w:ascii="Cascadia Mono" w:hAnsi="Cascadia Mono" w:cs="Times New Roman"/>
                <w:noProof w:val="0"/>
                <w:color w:val="000000"/>
                <w:kern w:val="0"/>
                <w:sz w:val="24"/>
                <w:szCs w:val="24"/>
                <w:lang w:val="en-US"/>
              </w:rPr>
            </w:pPr>
            <w:r w:rsidRPr="008F1511">
              <w:rPr>
                <w:rFonts w:ascii="Cascadia Mono" w:hAnsi="Cascadia Mono" w:cs="Times New Roman"/>
                <w:noProof w:val="0"/>
                <w:color w:val="000000"/>
                <w:kern w:val="0"/>
                <w:sz w:val="24"/>
                <w:szCs w:val="24"/>
                <w:lang w:val="en-US"/>
              </w:rPr>
              <w:t xml:space="preserve">            </w:t>
            </w:r>
            <w:proofErr w:type="spellStart"/>
            <w:proofErr w:type="gramStart"/>
            <w:r w:rsidRPr="008F1511">
              <w:rPr>
                <w:rFonts w:ascii="Cascadia Mono" w:hAnsi="Cascadia Mono" w:cs="Times New Roman"/>
                <w:noProof w:val="0"/>
                <w:color w:val="000000"/>
                <w:kern w:val="0"/>
                <w:sz w:val="24"/>
                <w:szCs w:val="24"/>
                <w:lang w:val="en-US"/>
              </w:rPr>
              <w:t>DataProvider.Instance.ExecuteQuery</w:t>
            </w:r>
            <w:proofErr w:type="spellEnd"/>
            <w:proofErr w:type="gramEnd"/>
            <w:r w:rsidRPr="008F1511">
              <w:rPr>
                <w:rFonts w:ascii="Cascadia Mono" w:hAnsi="Cascadia Mono" w:cs="Times New Roman"/>
                <w:noProof w:val="0"/>
                <w:color w:val="000000"/>
                <w:kern w:val="0"/>
                <w:sz w:val="24"/>
                <w:szCs w:val="24"/>
                <w:lang w:val="en-US"/>
              </w:rPr>
              <w:t xml:space="preserve">("SELECT * from </w:t>
            </w:r>
            <w:proofErr w:type="spellStart"/>
            <w:r w:rsidRPr="008F1511">
              <w:rPr>
                <w:rFonts w:ascii="Cascadia Mono" w:hAnsi="Cascadia Mono" w:cs="Times New Roman"/>
                <w:noProof w:val="0"/>
                <w:color w:val="000000"/>
                <w:kern w:val="0"/>
                <w:sz w:val="24"/>
                <w:szCs w:val="24"/>
                <w:lang w:val="en-US"/>
              </w:rPr>
              <w:t>dbo.seeReceiptNoteDetail</w:t>
            </w:r>
            <w:proofErr w:type="spellEnd"/>
            <w:r w:rsidRPr="008F1511">
              <w:rPr>
                <w:rFonts w:ascii="Cascadia Mono" w:hAnsi="Cascadia Mono" w:cs="Times New Roman"/>
                <w:noProof w:val="0"/>
                <w:color w:val="000000"/>
                <w:kern w:val="0"/>
                <w:sz w:val="24"/>
                <w:szCs w:val="24"/>
                <w:lang w:val="en-US"/>
              </w:rPr>
              <w:t>( @id )",</w:t>
            </w:r>
          </w:p>
          <w:p w14:paraId="44C48ECB" w14:textId="77777777" w:rsidR="008F1511" w:rsidRPr="008F1511" w:rsidRDefault="008F1511" w:rsidP="008F1511">
            <w:pPr>
              <w:spacing w:line="276" w:lineRule="auto"/>
              <w:rPr>
                <w:rFonts w:ascii="Cascadia Mono" w:hAnsi="Cascadia Mono" w:cs="Times New Roman"/>
                <w:noProof w:val="0"/>
                <w:color w:val="000000"/>
                <w:kern w:val="0"/>
                <w:sz w:val="24"/>
                <w:szCs w:val="24"/>
                <w:lang w:val="en-US"/>
              </w:rPr>
            </w:pPr>
            <w:r w:rsidRPr="008F1511">
              <w:rPr>
                <w:rFonts w:ascii="Cascadia Mono" w:hAnsi="Cascadia Mono" w:cs="Times New Roman"/>
                <w:noProof w:val="0"/>
                <w:color w:val="000000"/>
                <w:kern w:val="0"/>
                <w:sz w:val="24"/>
                <w:szCs w:val="24"/>
                <w:lang w:val="en-US"/>
              </w:rPr>
              <w:t xml:space="preserve">                new </w:t>
            </w:r>
            <w:proofErr w:type="gramStart"/>
            <w:r w:rsidRPr="008F1511">
              <w:rPr>
                <w:rFonts w:ascii="Cascadia Mono" w:hAnsi="Cascadia Mono" w:cs="Times New Roman"/>
                <w:noProof w:val="0"/>
                <w:color w:val="000000"/>
                <w:kern w:val="0"/>
                <w:sz w:val="24"/>
                <w:szCs w:val="24"/>
                <w:lang w:val="en-US"/>
              </w:rPr>
              <w:t>object[</w:t>
            </w:r>
            <w:proofErr w:type="gramEnd"/>
            <w:r w:rsidRPr="008F1511">
              <w:rPr>
                <w:rFonts w:ascii="Cascadia Mono" w:hAnsi="Cascadia Mono" w:cs="Times New Roman"/>
                <w:noProof w:val="0"/>
                <w:color w:val="000000"/>
                <w:kern w:val="0"/>
                <w:sz w:val="24"/>
                <w:szCs w:val="24"/>
                <w:lang w:val="en-US"/>
              </w:rPr>
              <w:t xml:space="preserve">] { </w:t>
            </w:r>
            <w:proofErr w:type="spellStart"/>
            <w:r w:rsidRPr="008F1511">
              <w:rPr>
                <w:rFonts w:ascii="Cascadia Mono" w:hAnsi="Cascadia Mono" w:cs="Times New Roman"/>
                <w:noProof w:val="0"/>
                <w:color w:val="000000"/>
                <w:kern w:val="0"/>
                <w:sz w:val="24"/>
                <w:szCs w:val="24"/>
                <w:lang w:val="en-US"/>
              </w:rPr>
              <w:t>rnID</w:t>
            </w:r>
            <w:proofErr w:type="spellEnd"/>
            <w:r w:rsidRPr="008F1511">
              <w:rPr>
                <w:rFonts w:ascii="Cascadia Mono" w:hAnsi="Cascadia Mono" w:cs="Times New Roman"/>
                <w:noProof w:val="0"/>
                <w:color w:val="000000"/>
                <w:kern w:val="0"/>
                <w:sz w:val="24"/>
                <w:szCs w:val="24"/>
                <w:lang w:val="en-US"/>
              </w:rPr>
              <w:t xml:space="preserve"> });</w:t>
            </w:r>
          </w:p>
          <w:p w14:paraId="43A6DEE2" w14:textId="77777777" w:rsidR="008F1511" w:rsidRPr="008F1511" w:rsidRDefault="008F1511" w:rsidP="008F1511">
            <w:pPr>
              <w:spacing w:line="276" w:lineRule="auto"/>
              <w:rPr>
                <w:rFonts w:ascii="Cascadia Mono" w:hAnsi="Cascadia Mono" w:cs="Times New Roman"/>
                <w:noProof w:val="0"/>
                <w:color w:val="000000"/>
                <w:kern w:val="0"/>
                <w:sz w:val="24"/>
                <w:szCs w:val="24"/>
                <w:lang w:val="en-US"/>
              </w:rPr>
            </w:pPr>
            <w:r w:rsidRPr="008F1511">
              <w:rPr>
                <w:rFonts w:ascii="Cascadia Mono" w:hAnsi="Cascadia Mono" w:cs="Times New Roman"/>
                <w:noProof w:val="0"/>
                <w:color w:val="000000"/>
                <w:kern w:val="0"/>
                <w:sz w:val="24"/>
                <w:szCs w:val="24"/>
                <w:lang w:val="en-US"/>
              </w:rPr>
              <w:t xml:space="preserve">        </w:t>
            </w:r>
            <w:proofErr w:type="spellStart"/>
            <w:proofErr w:type="gramStart"/>
            <w:r w:rsidRPr="008F1511">
              <w:rPr>
                <w:rFonts w:ascii="Cascadia Mono" w:hAnsi="Cascadia Mono" w:cs="Times New Roman"/>
                <w:noProof w:val="0"/>
                <w:color w:val="000000"/>
                <w:kern w:val="0"/>
                <w:sz w:val="24"/>
                <w:szCs w:val="24"/>
                <w:lang w:val="en-US"/>
              </w:rPr>
              <w:t>loadDataRNDetail</w:t>
            </w:r>
            <w:proofErr w:type="spellEnd"/>
            <w:r w:rsidRPr="008F1511">
              <w:rPr>
                <w:rFonts w:ascii="Cascadia Mono" w:hAnsi="Cascadia Mono" w:cs="Times New Roman"/>
                <w:noProof w:val="0"/>
                <w:color w:val="000000"/>
                <w:kern w:val="0"/>
                <w:sz w:val="24"/>
                <w:szCs w:val="24"/>
                <w:lang w:val="en-US"/>
              </w:rPr>
              <w:t>(</w:t>
            </w:r>
            <w:proofErr w:type="gramEnd"/>
            <w:r w:rsidRPr="008F1511">
              <w:rPr>
                <w:rFonts w:ascii="Cascadia Mono" w:hAnsi="Cascadia Mono" w:cs="Times New Roman"/>
                <w:noProof w:val="0"/>
                <w:color w:val="000000"/>
                <w:kern w:val="0"/>
                <w:sz w:val="24"/>
                <w:szCs w:val="24"/>
                <w:lang w:val="en-US"/>
              </w:rPr>
              <w:t>);</w:t>
            </w:r>
          </w:p>
          <w:p w14:paraId="73C15579" w14:textId="77777777" w:rsidR="008F1511" w:rsidRPr="008F1511" w:rsidRDefault="008F1511" w:rsidP="008F1511">
            <w:pPr>
              <w:spacing w:line="276" w:lineRule="auto"/>
              <w:rPr>
                <w:rFonts w:ascii="Cascadia Mono" w:hAnsi="Cascadia Mono" w:cs="Times New Roman"/>
                <w:noProof w:val="0"/>
                <w:color w:val="000000"/>
                <w:kern w:val="0"/>
                <w:sz w:val="24"/>
                <w:szCs w:val="24"/>
                <w:lang w:val="en-US"/>
              </w:rPr>
            </w:pPr>
          </w:p>
          <w:p w14:paraId="5AF8E6D6" w14:textId="77777777" w:rsidR="008F1511" w:rsidRPr="008F1511" w:rsidRDefault="008F1511" w:rsidP="008F1511">
            <w:pPr>
              <w:spacing w:line="276" w:lineRule="auto"/>
              <w:rPr>
                <w:rFonts w:ascii="Cascadia Mono" w:hAnsi="Cascadia Mono" w:cs="Times New Roman"/>
                <w:noProof w:val="0"/>
                <w:color w:val="000000"/>
                <w:kern w:val="0"/>
                <w:sz w:val="24"/>
                <w:szCs w:val="24"/>
                <w:lang w:val="en-US"/>
              </w:rPr>
            </w:pPr>
            <w:r w:rsidRPr="008F1511">
              <w:rPr>
                <w:rFonts w:ascii="Cascadia Mono" w:hAnsi="Cascadia Mono" w:cs="Times New Roman"/>
                <w:noProof w:val="0"/>
                <w:color w:val="000000"/>
                <w:kern w:val="0"/>
                <w:sz w:val="24"/>
                <w:szCs w:val="24"/>
                <w:lang w:val="en-US"/>
              </w:rPr>
              <w:t xml:space="preserve">        decimal price =</w:t>
            </w:r>
          </w:p>
          <w:p w14:paraId="19BC7E87" w14:textId="77777777" w:rsidR="008F1511" w:rsidRPr="008F1511" w:rsidRDefault="008F1511" w:rsidP="008F1511">
            <w:pPr>
              <w:spacing w:line="276" w:lineRule="auto"/>
              <w:rPr>
                <w:rFonts w:ascii="Cascadia Mono" w:hAnsi="Cascadia Mono" w:cs="Times New Roman"/>
                <w:noProof w:val="0"/>
                <w:color w:val="000000"/>
                <w:kern w:val="0"/>
                <w:sz w:val="24"/>
                <w:szCs w:val="24"/>
                <w:lang w:val="en-US"/>
              </w:rPr>
            </w:pPr>
            <w:r w:rsidRPr="008F1511">
              <w:rPr>
                <w:rFonts w:ascii="Cascadia Mono" w:hAnsi="Cascadia Mono" w:cs="Times New Roman"/>
                <w:noProof w:val="0"/>
                <w:color w:val="000000"/>
                <w:kern w:val="0"/>
                <w:sz w:val="24"/>
                <w:szCs w:val="24"/>
                <w:lang w:val="en-US"/>
              </w:rPr>
              <w:t xml:space="preserve">            (decimal)</w:t>
            </w:r>
            <w:proofErr w:type="spellStart"/>
            <w:proofErr w:type="gramStart"/>
            <w:r w:rsidRPr="008F1511">
              <w:rPr>
                <w:rFonts w:ascii="Cascadia Mono" w:hAnsi="Cascadia Mono" w:cs="Times New Roman"/>
                <w:noProof w:val="0"/>
                <w:color w:val="000000"/>
                <w:kern w:val="0"/>
                <w:sz w:val="24"/>
                <w:szCs w:val="24"/>
                <w:lang w:val="en-US"/>
              </w:rPr>
              <w:t>DataProvider.Instance.ExecuteScalar</w:t>
            </w:r>
            <w:proofErr w:type="spellEnd"/>
            <w:proofErr w:type="gramEnd"/>
            <w:r w:rsidRPr="008F1511">
              <w:rPr>
                <w:rFonts w:ascii="Cascadia Mono" w:hAnsi="Cascadia Mono" w:cs="Times New Roman"/>
                <w:noProof w:val="0"/>
                <w:color w:val="000000"/>
                <w:kern w:val="0"/>
                <w:sz w:val="24"/>
                <w:szCs w:val="24"/>
                <w:lang w:val="en-US"/>
              </w:rPr>
              <w:t xml:space="preserve">("SELECT </w:t>
            </w:r>
            <w:proofErr w:type="spellStart"/>
            <w:r w:rsidRPr="008F1511">
              <w:rPr>
                <w:rFonts w:ascii="Cascadia Mono" w:hAnsi="Cascadia Mono" w:cs="Times New Roman"/>
                <w:noProof w:val="0"/>
                <w:color w:val="000000"/>
                <w:kern w:val="0"/>
                <w:sz w:val="24"/>
                <w:szCs w:val="24"/>
                <w:lang w:val="en-US"/>
              </w:rPr>
              <w:t>dbo.calReceiptNotePrice</w:t>
            </w:r>
            <w:proofErr w:type="spellEnd"/>
            <w:r w:rsidRPr="008F1511">
              <w:rPr>
                <w:rFonts w:ascii="Cascadia Mono" w:hAnsi="Cascadia Mono" w:cs="Times New Roman"/>
                <w:noProof w:val="0"/>
                <w:color w:val="000000"/>
                <w:kern w:val="0"/>
                <w:sz w:val="24"/>
                <w:szCs w:val="24"/>
                <w:lang w:val="en-US"/>
              </w:rPr>
              <w:t>( @id )",</w:t>
            </w:r>
          </w:p>
          <w:p w14:paraId="6F4ED243" w14:textId="77777777" w:rsidR="008F1511" w:rsidRPr="008F1511" w:rsidRDefault="008F1511" w:rsidP="008F1511">
            <w:pPr>
              <w:spacing w:line="276" w:lineRule="auto"/>
              <w:rPr>
                <w:rFonts w:ascii="Cascadia Mono" w:hAnsi="Cascadia Mono" w:cs="Times New Roman"/>
                <w:noProof w:val="0"/>
                <w:color w:val="000000"/>
                <w:kern w:val="0"/>
                <w:sz w:val="24"/>
                <w:szCs w:val="24"/>
                <w:lang w:val="en-US"/>
              </w:rPr>
            </w:pPr>
            <w:r w:rsidRPr="008F1511">
              <w:rPr>
                <w:rFonts w:ascii="Cascadia Mono" w:hAnsi="Cascadia Mono" w:cs="Times New Roman"/>
                <w:noProof w:val="0"/>
                <w:color w:val="000000"/>
                <w:kern w:val="0"/>
                <w:sz w:val="24"/>
                <w:szCs w:val="24"/>
                <w:lang w:val="en-US"/>
              </w:rPr>
              <w:t xml:space="preserve">                new </w:t>
            </w:r>
            <w:proofErr w:type="gramStart"/>
            <w:r w:rsidRPr="008F1511">
              <w:rPr>
                <w:rFonts w:ascii="Cascadia Mono" w:hAnsi="Cascadia Mono" w:cs="Times New Roman"/>
                <w:noProof w:val="0"/>
                <w:color w:val="000000"/>
                <w:kern w:val="0"/>
                <w:sz w:val="24"/>
                <w:szCs w:val="24"/>
                <w:lang w:val="en-US"/>
              </w:rPr>
              <w:t>object[</w:t>
            </w:r>
            <w:proofErr w:type="gramEnd"/>
            <w:r w:rsidRPr="008F1511">
              <w:rPr>
                <w:rFonts w:ascii="Cascadia Mono" w:hAnsi="Cascadia Mono" w:cs="Times New Roman"/>
                <w:noProof w:val="0"/>
                <w:color w:val="000000"/>
                <w:kern w:val="0"/>
                <w:sz w:val="24"/>
                <w:szCs w:val="24"/>
                <w:lang w:val="en-US"/>
              </w:rPr>
              <w:t xml:space="preserve">] { </w:t>
            </w:r>
            <w:proofErr w:type="spellStart"/>
            <w:r w:rsidRPr="008F1511">
              <w:rPr>
                <w:rFonts w:ascii="Cascadia Mono" w:hAnsi="Cascadia Mono" w:cs="Times New Roman"/>
                <w:noProof w:val="0"/>
                <w:color w:val="000000"/>
                <w:kern w:val="0"/>
                <w:sz w:val="24"/>
                <w:szCs w:val="24"/>
                <w:lang w:val="en-US"/>
              </w:rPr>
              <w:t>rnID</w:t>
            </w:r>
            <w:proofErr w:type="spellEnd"/>
            <w:r w:rsidRPr="008F1511">
              <w:rPr>
                <w:rFonts w:ascii="Cascadia Mono" w:hAnsi="Cascadia Mono" w:cs="Times New Roman"/>
                <w:noProof w:val="0"/>
                <w:color w:val="000000"/>
                <w:kern w:val="0"/>
                <w:sz w:val="24"/>
                <w:szCs w:val="24"/>
                <w:lang w:val="en-US"/>
              </w:rPr>
              <w:t xml:space="preserve"> });</w:t>
            </w:r>
          </w:p>
          <w:p w14:paraId="3DE550A5" w14:textId="77777777" w:rsidR="008F1511" w:rsidRPr="008F1511" w:rsidRDefault="008F1511" w:rsidP="008F1511">
            <w:pPr>
              <w:spacing w:line="276" w:lineRule="auto"/>
              <w:rPr>
                <w:rFonts w:ascii="Cascadia Mono" w:hAnsi="Cascadia Mono" w:cs="Times New Roman"/>
                <w:noProof w:val="0"/>
                <w:color w:val="000000"/>
                <w:kern w:val="0"/>
                <w:sz w:val="24"/>
                <w:szCs w:val="24"/>
                <w:lang w:val="en-US"/>
              </w:rPr>
            </w:pPr>
            <w:r w:rsidRPr="008F1511">
              <w:rPr>
                <w:rFonts w:ascii="Cascadia Mono" w:hAnsi="Cascadia Mono" w:cs="Times New Roman"/>
                <w:noProof w:val="0"/>
                <w:color w:val="000000"/>
                <w:kern w:val="0"/>
                <w:sz w:val="24"/>
                <w:szCs w:val="24"/>
                <w:lang w:val="en-US"/>
              </w:rPr>
              <w:t xml:space="preserve">        </w:t>
            </w:r>
            <w:proofErr w:type="spellStart"/>
            <w:r w:rsidRPr="008F1511">
              <w:rPr>
                <w:rFonts w:ascii="Cascadia Mono" w:hAnsi="Cascadia Mono" w:cs="Times New Roman"/>
                <w:noProof w:val="0"/>
                <w:color w:val="000000"/>
                <w:kern w:val="0"/>
                <w:sz w:val="24"/>
                <w:szCs w:val="24"/>
                <w:lang w:val="en-US"/>
              </w:rPr>
              <w:t>lblPrice.Text</w:t>
            </w:r>
            <w:proofErr w:type="spellEnd"/>
            <w:r w:rsidRPr="008F1511">
              <w:rPr>
                <w:rFonts w:ascii="Cascadia Mono" w:hAnsi="Cascadia Mono" w:cs="Times New Roman"/>
                <w:noProof w:val="0"/>
                <w:color w:val="000000"/>
                <w:kern w:val="0"/>
                <w:sz w:val="24"/>
                <w:szCs w:val="24"/>
                <w:lang w:val="en-US"/>
              </w:rPr>
              <w:t xml:space="preserve"> = </w:t>
            </w:r>
            <w:proofErr w:type="spellStart"/>
            <w:proofErr w:type="gramStart"/>
            <w:r w:rsidRPr="008F1511">
              <w:rPr>
                <w:rFonts w:ascii="Cascadia Mono" w:hAnsi="Cascadia Mono" w:cs="Times New Roman"/>
                <w:noProof w:val="0"/>
                <w:color w:val="000000"/>
                <w:kern w:val="0"/>
                <w:sz w:val="24"/>
                <w:szCs w:val="24"/>
                <w:lang w:val="en-US"/>
              </w:rPr>
              <w:t>price.ToString</w:t>
            </w:r>
            <w:proofErr w:type="spellEnd"/>
            <w:proofErr w:type="gramEnd"/>
            <w:r w:rsidRPr="008F1511">
              <w:rPr>
                <w:rFonts w:ascii="Cascadia Mono" w:hAnsi="Cascadia Mono" w:cs="Times New Roman"/>
                <w:noProof w:val="0"/>
                <w:color w:val="000000"/>
                <w:kern w:val="0"/>
                <w:sz w:val="24"/>
                <w:szCs w:val="24"/>
                <w:lang w:val="en-US"/>
              </w:rPr>
              <w:t>() + " VND";</w:t>
            </w:r>
          </w:p>
          <w:p w14:paraId="2153B0F8" w14:textId="77777777" w:rsidR="008F1511" w:rsidRPr="008F1511" w:rsidRDefault="008F1511" w:rsidP="008F1511">
            <w:pPr>
              <w:spacing w:line="276" w:lineRule="auto"/>
              <w:rPr>
                <w:rFonts w:ascii="Cascadia Mono" w:hAnsi="Cascadia Mono" w:cs="Times New Roman"/>
                <w:noProof w:val="0"/>
                <w:color w:val="000000"/>
                <w:kern w:val="0"/>
                <w:sz w:val="24"/>
                <w:szCs w:val="24"/>
                <w:lang w:val="en-US"/>
              </w:rPr>
            </w:pPr>
            <w:r w:rsidRPr="008F1511">
              <w:rPr>
                <w:rFonts w:ascii="Cascadia Mono" w:hAnsi="Cascadia Mono" w:cs="Times New Roman"/>
                <w:noProof w:val="0"/>
                <w:color w:val="000000"/>
                <w:kern w:val="0"/>
                <w:sz w:val="24"/>
                <w:szCs w:val="24"/>
                <w:lang w:val="en-US"/>
              </w:rPr>
              <w:t xml:space="preserve">    }</w:t>
            </w:r>
          </w:p>
          <w:p w14:paraId="22B8EA92" w14:textId="77777777" w:rsidR="008F1511" w:rsidRPr="008F1511" w:rsidRDefault="008F1511" w:rsidP="008F1511">
            <w:pPr>
              <w:spacing w:line="276" w:lineRule="auto"/>
              <w:rPr>
                <w:rFonts w:ascii="Cascadia Mono" w:hAnsi="Cascadia Mono" w:cs="Times New Roman"/>
                <w:noProof w:val="0"/>
                <w:color w:val="000000"/>
                <w:kern w:val="0"/>
                <w:sz w:val="24"/>
                <w:szCs w:val="24"/>
                <w:lang w:val="en-US"/>
              </w:rPr>
            </w:pPr>
            <w:r w:rsidRPr="008F1511">
              <w:rPr>
                <w:rFonts w:ascii="Cascadia Mono" w:hAnsi="Cascadia Mono" w:cs="Times New Roman"/>
                <w:noProof w:val="0"/>
                <w:color w:val="000000"/>
                <w:kern w:val="0"/>
                <w:sz w:val="24"/>
                <w:szCs w:val="24"/>
                <w:lang w:val="en-US"/>
              </w:rPr>
              <w:t xml:space="preserve">    catch (</w:t>
            </w:r>
            <w:proofErr w:type="spellStart"/>
            <w:r w:rsidRPr="008F1511">
              <w:rPr>
                <w:rFonts w:ascii="Cascadia Mono" w:hAnsi="Cascadia Mono" w:cs="Times New Roman"/>
                <w:noProof w:val="0"/>
                <w:color w:val="000000"/>
                <w:kern w:val="0"/>
                <w:sz w:val="24"/>
                <w:szCs w:val="24"/>
                <w:lang w:val="en-US"/>
              </w:rPr>
              <w:t>SqlException</w:t>
            </w:r>
            <w:proofErr w:type="spellEnd"/>
            <w:r w:rsidRPr="008F1511">
              <w:rPr>
                <w:rFonts w:ascii="Cascadia Mono" w:hAnsi="Cascadia Mono" w:cs="Times New Roman"/>
                <w:noProof w:val="0"/>
                <w:color w:val="000000"/>
                <w:kern w:val="0"/>
                <w:sz w:val="24"/>
                <w:szCs w:val="24"/>
                <w:lang w:val="en-US"/>
              </w:rPr>
              <w:t xml:space="preserve"> </w:t>
            </w:r>
            <w:proofErr w:type="spellStart"/>
            <w:r w:rsidRPr="008F1511">
              <w:rPr>
                <w:rFonts w:ascii="Cascadia Mono" w:hAnsi="Cascadia Mono" w:cs="Times New Roman"/>
                <w:noProof w:val="0"/>
                <w:color w:val="000000"/>
                <w:kern w:val="0"/>
                <w:sz w:val="24"/>
                <w:szCs w:val="24"/>
                <w:lang w:val="en-US"/>
              </w:rPr>
              <w:t>sqlException</w:t>
            </w:r>
            <w:proofErr w:type="spellEnd"/>
            <w:r w:rsidRPr="008F1511">
              <w:rPr>
                <w:rFonts w:ascii="Cascadia Mono" w:hAnsi="Cascadia Mono" w:cs="Times New Roman"/>
                <w:noProof w:val="0"/>
                <w:color w:val="000000"/>
                <w:kern w:val="0"/>
                <w:sz w:val="24"/>
                <w:szCs w:val="24"/>
                <w:lang w:val="en-US"/>
              </w:rPr>
              <w:t>)</w:t>
            </w:r>
          </w:p>
          <w:p w14:paraId="2B0B99AA" w14:textId="77777777" w:rsidR="008F1511" w:rsidRPr="008F1511" w:rsidRDefault="008F1511" w:rsidP="008F1511">
            <w:pPr>
              <w:spacing w:line="276" w:lineRule="auto"/>
              <w:rPr>
                <w:rFonts w:ascii="Cascadia Mono" w:hAnsi="Cascadia Mono" w:cs="Times New Roman"/>
                <w:noProof w:val="0"/>
                <w:color w:val="000000"/>
                <w:kern w:val="0"/>
                <w:sz w:val="24"/>
                <w:szCs w:val="24"/>
                <w:lang w:val="en-US"/>
              </w:rPr>
            </w:pPr>
            <w:r w:rsidRPr="008F1511">
              <w:rPr>
                <w:rFonts w:ascii="Cascadia Mono" w:hAnsi="Cascadia Mono" w:cs="Times New Roman"/>
                <w:noProof w:val="0"/>
                <w:color w:val="000000"/>
                <w:kern w:val="0"/>
                <w:sz w:val="24"/>
                <w:szCs w:val="24"/>
                <w:lang w:val="en-US"/>
              </w:rPr>
              <w:t xml:space="preserve">    {</w:t>
            </w:r>
          </w:p>
          <w:p w14:paraId="7712D231" w14:textId="77777777" w:rsidR="008F1511" w:rsidRPr="008F1511" w:rsidRDefault="008F1511" w:rsidP="008F1511">
            <w:pPr>
              <w:spacing w:line="276" w:lineRule="auto"/>
              <w:rPr>
                <w:rFonts w:ascii="Cascadia Mono" w:hAnsi="Cascadia Mono" w:cs="Times New Roman"/>
                <w:noProof w:val="0"/>
                <w:color w:val="000000"/>
                <w:kern w:val="0"/>
                <w:sz w:val="24"/>
                <w:szCs w:val="24"/>
                <w:lang w:val="en-US"/>
              </w:rPr>
            </w:pPr>
            <w:r w:rsidRPr="008F1511">
              <w:rPr>
                <w:rFonts w:ascii="Cascadia Mono" w:hAnsi="Cascadia Mono" w:cs="Times New Roman"/>
                <w:noProof w:val="0"/>
                <w:color w:val="000000"/>
                <w:kern w:val="0"/>
                <w:sz w:val="24"/>
                <w:szCs w:val="24"/>
                <w:lang w:val="en-US"/>
              </w:rPr>
              <w:t xml:space="preserve">        </w:t>
            </w:r>
            <w:proofErr w:type="spellStart"/>
            <w:r w:rsidRPr="008F1511">
              <w:rPr>
                <w:rFonts w:ascii="Cascadia Mono" w:hAnsi="Cascadia Mono" w:cs="Times New Roman"/>
                <w:noProof w:val="0"/>
                <w:color w:val="000000"/>
                <w:kern w:val="0"/>
                <w:sz w:val="24"/>
                <w:szCs w:val="24"/>
                <w:lang w:val="en-US"/>
              </w:rPr>
              <w:t>MessageBox.Show</w:t>
            </w:r>
            <w:proofErr w:type="spellEnd"/>
            <w:r w:rsidRPr="008F1511">
              <w:rPr>
                <w:rFonts w:ascii="Cascadia Mono" w:hAnsi="Cascadia Mono" w:cs="Times New Roman"/>
                <w:noProof w:val="0"/>
                <w:color w:val="000000"/>
                <w:kern w:val="0"/>
                <w:sz w:val="24"/>
                <w:szCs w:val="24"/>
                <w:lang w:val="en-US"/>
              </w:rPr>
              <w:t>(</w:t>
            </w:r>
            <w:proofErr w:type="spellStart"/>
            <w:r w:rsidRPr="008F1511">
              <w:rPr>
                <w:rFonts w:ascii="Cascadia Mono" w:hAnsi="Cascadia Mono" w:cs="Times New Roman"/>
                <w:noProof w:val="0"/>
                <w:color w:val="000000"/>
                <w:kern w:val="0"/>
                <w:sz w:val="24"/>
                <w:szCs w:val="24"/>
                <w:lang w:val="en-US"/>
              </w:rPr>
              <w:t>sqlException.Message</w:t>
            </w:r>
            <w:proofErr w:type="spellEnd"/>
            <w:r w:rsidRPr="008F1511">
              <w:rPr>
                <w:rFonts w:ascii="Cascadia Mono" w:hAnsi="Cascadia Mono" w:cs="Times New Roman"/>
                <w:noProof w:val="0"/>
                <w:color w:val="000000"/>
                <w:kern w:val="0"/>
                <w:sz w:val="24"/>
                <w:szCs w:val="24"/>
                <w:lang w:val="en-US"/>
              </w:rPr>
              <w:t xml:space="preserve">, "Báo </w:t>
            </w:r>
            <w:proofErr w:type="spellStart"/>
            <w:r w:rsidRPr="008F1511">
              <w:rPr>
                <w:rFonts w:ascii="Cascadia Mono" w:hAnsi="Cascadia Mono" w:cs="Times New Roman"/>
                <w:noProof w:val="0"/>
                <w:color w:val="000000"/>
                <w:kern w:val="0"/>
                <w:sz w:val="24"/>
                <w:szCs w:val="24"/>
                <w:lang w:val="en-US"/>
              </w:rPr>
              <w:t>lỗi</w:t>
            </w:r>
            <w:proofErr w:type="spellEnd"/>
            <w:r w:rsidRPr="008F1511">
              <w:rPr>
                <w:rFonts w:ascii="Cascadia Mono" w:hAnsi="Cascadia Mono" w:cs="Times New Roman"/>
                <w:noProof w:val="0"/>
                <w:color w:val="000000"/>
                <w:kern w:val="0"/>
                <w:sz w:val="24"/>
                <w:szCs w:val="24"/>
                <w:lang w:val="en-US"/>
              </w:rPr>
              <w:t>!"</w:t>
            </w:r>
            <w:proofErr w:type="gramStart"/>
            <w:r w:rsidRPr="008F1511">
              <w:rPr>
                <w:rFonts w:ascii="Cascadia Mono" w:hAnsi="Cascadia Mono" w:cs="Times New Roman"/>
                <w:noProof w:val="0"/>
                <w:color w:val="000000"/>
                <w:kern w:val="0"/>
                <w:sz w:val="24"/>
                <w:szCs w:val="24"/>
                <w:lang w:val="en-US"/>
              </w:rPr>
              <w:t>);</w:t>
            </w:r>
            <w:proofErr w:type="gramEnd"/>
          </w:p>
          <w:p w14:paraId="28168DED" w14:textId="77777777" w:rsidR="008F1511" w:rsidRPr="008F1511" w:rsidRDefault="008F1511" w:rsidP="008F1511">
            <w:pPr>
              <w:spacing w:line="276" w:lineRule="auto"/>
              <w:rPr>
                <w:rFonts w:ascii="Cascadia Mono" w:hAnsi="Cascadia Mono" w:cs="Times New Roman"/>
                <w:noProof w:val="0"/>
                <w:color w:val="000000"/>
                <w:kern w:val="0"/>
                <w:sz w:val="24"/>
                <w:szCs w:val="24"/>
                <w:lang w:val="en-US"/>
              </w:rPr>
            </w:pPr>
            <w:r w:rsidRPr="008F1511">
              <w:rPr>
                <w:rFonts w:ascii="Cascadia Mono" w:hAnsi="Cascadia Mono" w:cs="Times New Roman"/>
                <w:noProof w:val="0"/>
                <w:color w:val="000000"/>
                <w:kern w:val="0"/>
                <w:sz w:val="24"/>
                <w:szCs w:val="24"/>
                <w:lang w:val="en-US"/>
              </w:rPr>
              <w:t xml:space="preserve">    }</w:t>
            </w:r>
          </w:p>
          <w:p w14:paraId="18793139" w14:textId="044F74C6" w:rsidR="00CA5F20" w:rsidRPr="00CA5F20" w:rsidRDefault="008F1511" w:rsidP="008F1511">
            <w:pPr>
              <w:spacing w:line="276" w:lineRule="auto"/>
              <w:rPr>
                <w:rFonts w:ascii="Cascadia Mono" w:hAnsi="Cascadia Mono" w:cs="Times New Roman"/>
                <w:b/>
                <w:bCs/>
                <w:sz w:val="28"/>
                <w:szCs w:val="28"/>
                <w:lang w:val="en-US"/>
              </w:rPr>
            </w:pPr>
            <w:r w:rsidRPr="008F1511">
              <w:rPr>
                <w:rFonts w:ascii="Cascadia Mono" w:hAnsi="Cascadia Mono" w:cs="Times New Roman"/>
                <w:noProof w:val="0"/>
                <w:color w:val="000000"/>
                <w:kern w:val="0"/>
                <w:sz w:val="24"/>
                <w:szCs w:val="24"/>
                <w:lang w:val="en-US"/>
              </w:rPr>
              <w:t>}</w:t>
            </w:r>
          </w:p>
        </w:tc>
      </w:tr>
    </w:tbl>
    <w:p w14:paraId="57D023CF" w14:textId="715104D3" w:rsidR="007875F7" w:rsidRDefault="007875F7" w:rsidP="007875F7">
      <w:pPr>
        <w:rPr>
          <w:rFonts w:ascii="Times New Roman" w:hAnsi="Times New Roman" w:cs="Times New Roman"/>
          <w:b/>
          <w:bCs/>
          <w:sz w:val="28"/>
          <w:szCs w:val="28"/>
          <w:lang w:val="en-US"/>
        </w:rPr>
      </w:pPr>
    </w:p>
    <w:p w14:paraId="054B849E" w14:textId="3E655BE3" w:rsidR="008D3A0D" w:rsidRDefault="008D3A0D" w:rsidP="008D3A0D">
      <w:pPr>
        <w:pStyle w:val="ListParagraph"/>
        <w:spacing w:after="0" w:line="360" w:lineRule="auto"/>
        <w:rPr>
          <w:rFonts w:ascii="Times New Roman" w:hAnsi="Times New Roman" w:cs="Times New Roman"/>
          <w:b/>
          <w:bCs/>
          <w:sz w:val="28"/>
          <w:szCs w:val="28"/>
          <w:lang w:val="en-US"/>
        </w:rPr>
      </w:pPr>
      <w:r w:rsidRPr="002C1241">
        <w:rPr>
          <w:rFonts w:ascii="Times New Roman" w:hAnsi="Times New Roman" w:cs="Times New Roman"/>
          <w:b/>
          <w:bCs/>
          <w:sz w:val="28"/>
          <w:szCs w:val="28"/>
          <w:lang w:val="en-US"/>
        </w:rPr>
        <w:t>TRIGGER sau khi thêm, sửa, xóa Chi tiết đơn nhập hàng thì cập nhật lại giá trị cho đơn</w:t>
      </w:r>
    </w:p>
    <w:tbl>
      <w:tblPr>
        <w:tblStyle w:val="TableGrid"/>
        <w:tblW w:w="0" w:type="auto"/>
        <w:tblInd w:w="715" w:type="dxa"/>
        <w:tblLook w:val="04A0" w:firstRow="1" w:lastRow="0" w:firstColumn="1" w:lastColumn="0" w:noHBand="0" w:noVBand="1"/>
      </w:tblPr>
      <w:tblGrid>
        <w:gridCol w:w="8301"/>
      </w:tblGrid>
      <w:tr w:rsidR="008D3A0D" w14:paraId="190CE923" w14:textId="77777777" w:rsidTr="008D3A0D">
        <w:tc>
          <w:tcPr>
            <w:tcW w:w="8301" w:type="dxa"/>
          </w:tcPr>
          <w:p w14:paraId="65397F71" w14:textId="77777777" w:rsidR="008D3A0D" w:rsidRPr="008D3A0D" w:rsidRDefault="008D3A0D" w:rsidP="008D3A0D">
            <w:pPr>
              <w:autoSpaceDE w:val="0"/>
              <w:autoSpaceDN w:val="0"/>
              <w:adjustRightInd w:val="0"/>
              <w:spacing w:line="276" w:lineRule="auto"/>
              <w:rPr>
                <w:rFonts w:ascii="Consolas" w:hAnsi="Consolas" w:cs="Times New Roman"/>
                <w:noProof w:val="0"/>
                <w:color w:val="000000"/>
                <w:kern w:val="0"/>
                <w:sz w:val="24"/>
                <w:szCs w:val="24"/>
                <w:lang w:val="en-US"/>
              </w:rPr>
            </w:pPr>
            <w:r w:rsidRPr="008D3A0D">
              <w:rPr>
                <w:rFonts w:ascii="Consolas" w:hAnsi="Consolas" w:cs="Times New Roman"/>
                <w:noProof w:val="0"/>
                <w:color w:val="0000FF"/>
                <w:kern w:val="0"/>
                <w:sz w:val="24"/>
                <w:szCs w:val="24"/>
                <w:lang w:val="en-US"/>
              </w:rPr>
              <w:t>CREATE</w:t>
            </w:r>
            <w:r w:rsidRPr="008D3A0D">
              <w:rPr>
                <w:rFonts w:ascii="Consolas" w:hAnsi="Consolas" w:cs="Times New Roman"/>
                <w:noProof w:val="0"/>
                <w:color w:val="000000"/>
                <w:kern w:val="0"/>
                <w:sz w:val="24"/>
                <w:szCs w:val="24"/>
                <w:lang w:val="en-US"/>
              </w:rPr>
              <w:t xml:space="preserve"> </w:t>
            </w:r>
            <w:r w:rsidRPr="008D3A0D">
              <w:rPr>
                <w:rFonts w:ascii="Consolas" w:hAnsi="Consolas" w:cs="Times New Roman"/>
                <w:noProof w:val="0"/>
                <w:color w:val="0000FF"/>
                <w:kern w:val="0"/>
                <w:sz w:val="24"/>
                <w:szCs w:val="24"/>
                <w:lang w:val="en-US"/>
              </w:rPr>
              <w:t>TRIGGER</w:t>
            </w:r>
            <w:r w:rsidRPr="008D3A0D">
              <w:rPr>
                <w:rFonts w:ascii="Consolas" w:hAnsi="Consolas" w:cs="Times New Roman"/>
                <w:noProof w:val="0"/>
                <w:color w:val="000000"/>
                <w:kern w:val="0"/>
                <w:sz w:val="24"/>
                <w:szCs w:val="24"/>
                <w:lang w:val="en-US"/>
              </w:rPr>
              <w:t xml:space="preserve"> </w:t>
            </w:r>
            <w:proofErr w:type="spellStart"/>
            <w:proofErr w:type="gramStart"/>
            <w:r w:rsidRPr="008D3A0D">
              <w:rPr>
                <w:rFonts w:ascii="Consolas" w:hAnsi="Consolas" w:cs="Times New Roman"/>
                <w:noProof w:val="0"/>
                <w:color w:val="000000"/>
                <w:kern w:val="0"/>
                <w:sz w:val="24"/>
                <w:szCs w:val="24"/>
                <w:lang w:val="en-US"/>
              </w:rPr>
              <w:t>updateRNPriceTrigger</w:t>
            </w:r>
            <w:proofErr w:type="spellEnd"/>
            <w:proofErr w:type="gramEnd"/>
          </w:p>
          <w:p w14:paraId="69DB0A4F" w14:textId="77777777" w:rsidR="008D3A0D" w:rsidRPr="008D3A0D" w:rsidRDefault="008D3A0D" w:rsidP="008D3A0D">
            <w:pPr>
              <w:autoSpaceDE w:val="0"/>
              <w:autoSpaceDN w:val="0"/>
              <w:adjustRightInd w:val="0"/>
              <w:spacing w:line="276" w:lineRule="auto"/>
              <w:rPr>
                <w:rFonts w:ascii="Consolas" w:hAnsi="Consolas" w:cs="Times New Roman"/>
                <w:noProof w:val="0"/>
                <w:color w:val="000000"/>
                <w:kern w:val="0"/>
                <w:sz w:val="24"/>
                <w:szCs w:val="24"/>
                <w:lang w:val="en-US"/>
              </w:rPr>
            </w:pPr>
            <w:r w:rsidRPr="008D3A0D">
              <w:rPr>
                <w:rFonts w:ascii="Consolas" w:hAnsi="Consolas" w:cs="Times New Roman"/>
                <w:noProof w:val="0"/>
                <w:color w:val="0000FF"/>
                <w:kern w:val="0"/>
                <w:sz w:val="24"/>
                <w:szCs w:val="24"/>
                <w:lang w:val="en-US"/>
              </w:rPr>
              <w:lastRenderedPageBreak/>
              <w:t>ON</w:t>
            </w:r>
            <w:r w:rsidRPr="008D3A0D">
              <w:rPr>
                <w:rFonts w:ascii="Consolas" w:hAnsi="Consolas" w:cs="Times New Roman"/>
                <w:noProof w:val="0"/>
                <w:color w:val="000000"/>
                <w:kern w:val="0"/>
                <w:sz w:val="24"/>
                <w:szCs w:val="24"/>
                <w:lang w:val="en-US"/>
              </w:rPr>
              <w:t xml:space="preserve"> </w:t>
            </w:r>
            <w:proofErr w:type="spellStart"/>
            <w:r w:rsidRPr="008D3A0D">
              <w:rPr>
                <w:rFonts w:ascii="Consolas" w:hAnsi="Consolas" w:cs="Times New Roman"/>
                <w:noProof w:val="0"/>
                <w:color w:val="000000"/>
                <w:kern w:val="0"/>
                <w:sz w:val="24"/>
                <w:szCs w:val="24"/>
                <w:lang w:val="en-US"/>
              </w:rPr>
              <w:t>ReceiptNoteDetail</w:t>
            </w:r>
            <w:proofErr w:type="spellEnd"/>
          </w:p>
          <w:p w14:paraId="132766FF" w14:textId="77777777" w:rsidR="008D3A0D" w:rsidRPr="008D3A0D" w:rsidRDefault="008D3A0D" w:rsidP="008D3A0D">
            <w:pPr>
              <w:autoSpaceDE w:val="0"/>
              <w:autoSpaceDN w:val="0"/>
              <w:adjustRightInd w:val="0"/>
              <w:spacing w:line="276" w:lineRule="auto"/>
              <w:rPr>
                <w:rFonts w:ascii="Consolas" w:hAnsi="Consolas" w:cs="Times New Roman"/>
                <w:noProof w:val="0"/>
                <w:color w:val="000000"/>
                <w:kern w:val="0"/>
                <w:sz w:val="24"/>
                <w:szCs w:val="24"/>
                <w:lang w:val="en-US"/>
              </w:rPr>
            </w:pPr>
            <w:r w:rsidRPr="008D3A0D">
              <w:rPr>
                <w:rFonts w:ascii="Consolas" w:hAnsi="Consolas" w:cs="Times New Roman"/>
                <w:noProof w:val="0"/>
                <w:color w:val="0000FF"/>
                <w:kern w:val="0"/>
                <w:sz w:val="24"/>
                <w:szCs w:val="24"/>
                <w:lang w:val="en-US"/>
              </w:rPr>
              <w:t>AFTER</w:t>
            </w:r>
            <w:r w:rsidRPr="008D3A0D">
              <w:rPr>
                <w:rFonts w:ascii="Consolas" w:hAnsi="Consolas" w:cs="Times New Roman"/>
                <w:noProof w:val="0"/>
                <w:color w:val="000000"/>
                <w:kern w:val="0"/>
                <w:sz w:val="24"/>
                <w:szCs w:val="24"/>
                <w:lang w:val="en-US"/>
              </w:rPr>
              <w:t xml:space="preserve"> </w:t>
            </w:r>
            <w:r w:rsidRPr="008D3A0D">
              <w:rPr>
                <w:rFonts w:ascii="Consolas" w:hAnsi="Consolas" w:cs="Times New Roman"/>
                <w:noProof w:val="0"/>
                <w:color w:val="0000FF"/>
                <w:kern w:val="0"/>
                <w:sz w:val="24"/>
                <w:szCs w:val="24"/>
                <w:lang w:val="en-US"/>
              </w:rPr>
              <w:t>INSERT</w:t>
            </w:r>
            <w:r w:rsidRPr="008D3A0D">
              <w:rPr>
                <w:rFonts w:ascii="Consolas" w:hAnsi="Consolas" w:cs="Times New Roman"/>
                <w:noProof w:val="0"/>
                <w:color w:val="808080"/>
                <w:kern w:val="0"/>
                <w:sz w:val="24"/>
                <w:szCs w:val="24"/>
                <w:lang w:val="en-US"/>
              </w:rPr>
              <w:t>,</w:t>
            </w:r>
            <w:r w:rsidRPr="008D3A0D">
              <w:rPr>
                <w:rFonts w:ascii="Consolas" w:hAnsi="Consolas" w:cs="Times New Roman"/>
                <w:noProof w:val="0"/>
                <w:color w:val="000000"/>
                <w:kern w:val="0"/>
                <w:sz w:val="24"/>
                <w:szCs w:val="24"/>
                <w:lang w:val="en-US"/>
              </w:rPr>
              <w:t xml:space="preserve"> </w:t>
            </w:r>
            <w:r w:rsidRPr="008D3A0D">
              <w:rPr>
                <w:rFonts w:ascii="Consolas" w:hAnsi="Consolas" w:cs="Times New Roman"/>
                <w:noProof w:val="0"/>
                <w:color w:val="FF00FF"/>
                <w:kern w:val="0"/>
                <w:sz w:val="24"/>
                <w:szCs w:val="24"/>
                <w:lang w:val="en-US"/>
              </w:rPr>
              <w:t>UPDATE</w:t>
            </w:r>
            <w:r w:rsidRPr="008D3A0D">
              <w:rPr>
                <w:rFonts w:ascii="Consolas" w:hAnsi="Consolas" w:cs="Times New Roman"/>
                <w:noProof w:val="0"/>
                <w:color w:val="808080"/>
                <w:kern w:val="0"/>
                <w:sz w:val="24"/>
                <w:szCs w:val="24"/>
                <w:lang w:val="en-US"/>
              </w:rPr>
              <w:t>,</w:t>
            </w:r>
            <w:r w:rsidRPr="008D3A0D">
              <w:rPr>
                <w:rFonts w:ascii="Consolas" w:hAnsi="Consolas" w:cs="Times New Roman"/>
                <w:noProof w:val="0"/>
                <w:color w:val="000000"/>
                <w:kern w:val="0"/>
                <w:sz w:val="24"/>
                <w:szCs w:val="24"/>
                <w:lang w:val="en-US"/>
              </w:rPr>
              <w:t xml:space="preserve"> </w:t>
            </w:r>
            <w:r w:rsidRPr="008D3A0D">
              <w:rPr>
                <w:rFonts w:ascii="Consolas" w:hAnsi="Consolas" w:cs="Times New Roman"/>
                <w:noProof w:val="0"/>
                <w:color w:val="0000FF"/>
                <w:kern w:val="0"/>
                <w:sz w:val="24"/>
                <w:szCs w:val="24"/>
                <w:lang w:val="en-US"/>
              </w:rPr>
              <w:t>DELETE</w:t>
            </w:r>
          </w:p>
          <w:p w14:paraId="69A7067F" w14:textId="77777777" w:rsidR="008D3A0D" w:rsidRPr="008D3A0D" w:rsidRDefault="008D3A0D" w:rsidP="008D3A0D">
            <w:pPr>
              <w:autoSpaceDE w:val="0"/>
              <w:autoSpaceDN w:val="0"/>
              <w:adjustRightInd w:val="0"/>
              <w:spacing w:line="276" w:lineRule="auto"/>
              <w:rPr>
                <w:rFonts w:ascii="Consolas" w:hAnsi="Consolas" w:cs="Times New Roman"/>
                <w:noProof w:val="0"/>
                <w:color w:val="000000"/>
                <w:kern w:val="0"/>
                <w:sz w:val="24"/>
                <w:szCs w:val="24"/>
                <w:lang w:val="en-US"/>
              </w:rPr>
            </w:pPr>
            <w:r w:rsidRPr="008D3A0D">
              <w:rPr>
                <w:rFonts w:ascii="Consolas" w:hAnsi="Consolas" w:cs="Times New Roman"/>
                <w:noProof w:val="0"/>
                <w:color w:val="0000FF"/>
                <w:kern w:val="0"/>
                <w:sz w:val="24"/>
                <w:szCs w:val="24"/>
                <w:lang w:val="en-US"/>
              </w:rPr>
              <w:t>AS</w:t>
            </w:r>
          </w:p>
          <w:p w14:paraId="47B12960" w14:textId="77777777" w:rsidR="008D3A0D" w:rsidRPr="008D3A0D" w:rsidRDefault="008D3A0D" w:rsidP="008D3A0D">
            <w:pPr>
              <w:autoSpaceDE w:val="0"/>
              <w:autoSpaceDN w:val="0"/>
              <w:adjustRightInd w:val="0"/>
              <w:spacing w:line="276" w:lineRule="auto"/>
              <w:rPr>
                <w:rFonts w:ascii="Consolas" w:hAnsi="Consolas" w:cs="Times New Roman"/>
                <w:noProof w:val="0"/>
                <w:color w:val="000000"/>
                <w:kern w:val="0"/>
                <w:sz w:val="24"/>
                <w:szCs w:val="24"/>
                <w:lang w:val="en-US"/>
              </w:rPr>
            </w:pPr>
            <w:r w:rsidRPr="008D3A0D">
              <w:rPr>
                <w:rFonts w:ascii="Consolas" w:hAnsi="Consolas" w:cs="Times New Roman"/>
                <w:noProof w:val="0"/>
                <w:color w:val="0000FF"/>
                <w:kern w:val="0"/>
                <w:sz w:val="24"/>
                <w:szCs w:val="24"/>
                <w:lang w:val="en-US"/>
              </w:rPr>
              <w:t>BEGIN</w:t>
            </w:r>
          </w:p>
          <w:p w14:paraId="728D2FA6" w14:textId="6385578E" w:rsidR="008D3A0D" w:rsidRPr="008D3A0D" w:rsidRDefault="008D3A0D" w:rsidP="008D3A0D">
            <w:pPr>
              <w:autoSpaceDE w:val="0"/>
              <w:autoSpaceDN w:val="0"/>
              <w:adjustRightInd w:val="0"/>
              <w:spacing w:line="276" w:lineRule="auto"/>
              <w:rPr>
                <w:rFonts w:ascii="Consolas" w:hAnsi="Consolas" w:cs="Times New Roman"/>
                <w:noProof w:val="0"/>
                <w:color w:val="000000"/>
                <w:kern w:val="0"/>
                <w:sz w:val="24"/>
                <w:szCs w:val="24"/>
                <w:lang w:val="en-US"/>
              </w:rPr>
            </w:pPr>
            <w:r>
              <w:rPr>
                <w:rFonts w:ascii="Consolas" w:hAnsi="Consolas" w:cs="Times New Roman"/>
                <w:noProof w:val="0"/>
                <w:color w:val="0000FF"/>
                <w:kern w:val="0"/>
                <w:sz w:val="24"/>
                <w:szCs w:val="24"/>
                <w:lang w:val="en-US"/>
              </w:rPr>
              <w:t xml:space="preserve">    </w:t>
            </w:r>
            <w:r w:rsidRPr="008D3A0D">
              <w:rPr>
                <w:rFonts w:ascii="Consolas" w:hAnsi="Consolas" w:cs="Times New Roman"/>
                <w:noProof w:val="0"/>
                <w:color w:val="0000FF"/>
                <w:kern w:val="0"/>
                <w:sz w:val="24"/>
                <w:szCs w:val="24"/>
                <w:lang w:val="en-US"/>
              </w:rPr>
              <w:t>DECLARE</w:t>
            </w:r>
            <w:r w:rsidRPr="008D3A0D">
              <w:rPr>
                <w:rFonts w:ascii="Consolas" w:hAnsi="Consolas" w:cs="Times New Roman"/>
                <w:noProof w:val="0"/>
                <w:color w:val="000000"/>
                <w:kern w:val="0"/>
                <w:sz w:val="24"/>
                <w:szCs w:val="24"/>
                <w:lang w:val="en-US"/>
              </w:rPr>
              <w:t xml:space="preserve"> @rnID </w:t>
            </w:r>
            <w:proofErr w:type="gramStart"/>
            <w:r w:rsidRPr="008D3A0D">
              <w:rPr>
                <w:rFonts w:ascii="Consolas" w:hAnsi="Consolas" w:cs="Times New Roman"/>
                <w:noProof w:val="0"/>
                <w:color w:val="0000FF"/>
                <w:kern w:val="0"/>
                <w:sz w:val="24"/>
                <w:szCs w:val="24"/>
                <w:lang w:val="en-US"/>
              </w:rPr>
              <w:t>VARCHAR</w:t>
            </w:r>
            <w:r w:rsidRPr="008D3A0D">
              <w:rPr>
                <w:rFonts w:ascii="Consolas" w:hAnsi="Consolas" w:cs="Times New Roman"/>
                <w:noProof w:val="0"/>
                <w:color w:val="808080"/>
                <w:kern w:val="0"/>
                <w:sz w:val="24"/>
                <w:szCs w:val="24"/>
                <w:lang w:val="en-US"/>
              </w:rPr>
              <w:t>(</w:t>
            </w:r>
            <w:proofErr w:type="gramEnd"/>
            <w:r w:rsidRPr="008D3A0D">
              <w:rPr>
                <w:rFonts w:ascii="Consolas" w:hAnsi="Consolas" w:cs="Times New Roman"/>
                <w:noProof w:val="0"/>
                <w:color w:val="000000"/>
                <w:kern w:val="0"/>
                <w:sz w:val="24"/>
                <w:szCs w:val="24"/>
                <w:lang w:val="en-US"/>
              </w:rPr>
              <w:t>7</w:t>
            </w:r>
            <w:r w:rsidRPr="008D3A0D">
              <w:rPr>
                <w:rFonts w:ascii="Consolas" w:hAnsi="Consolas" w:cs="Times New Roman"/>
                <w:noProof w:val="0"/>
                <w:color w:val="808080"/>
                <w:kern w:val="0"/>
                <w:sz w:val="24"/>
                <w:szCs w:val="24"/>
                <w:lang w:val="en-US"/>
              </w:rPr>
              <w:t>)</w:t>
            </w:r>
          </w:p>
          <w:p w14:paraId="2D69E319" w14:textId="5B7B1F89" w:rsidR="008D3A0D" w:rsidRPr="008D3A0D" w:rsidRDefault="008D3A0D" w:rsidP="008D3A0D">
            <w:pPr>
              <w:autoSpaceDE w:val="0"/>
              <w:autoSpaceDN w:val="0"/>
              <w:adjustRightInd w:val="0"/>
              <w:spacing w:line="276" w:lineRule="auto"/>
              <w:rPr>
                <w:rFonts w:ascii="Consolas" w:hAnsi="Consolas" w:cs="Times New Roman"/>
                <w:noProof w:val="0"/>
                <w:color w:val="000000"/>
                <w:kern w:val="0"/>
                <w:sz w:val="24"/>
                <w:szCs w:val="24"/>
                <w:lang w:val="en-US"/>
              </w:rPr>
            </w:pPr>
            <w:r>
              <w:rPr>
                <w:rFonts w:ascii="Consolas" w:hAnsi="Consolas" w:cs="Times New Roman"/>
                <w:noProof w:val="0"/>
                <w:color w:val="0000FF"/>
                <w:kern w:val="0"/>
                <w:sz w:val="24"/>
                <w:szCs w:val="24"/>
                <w:lang w:val="en-US"/>
              </w:rPr>
              <w:t xml:space="preserve">    </w:t>
            </w:r>
            <w:r w:rsidRPr="008D3A0D">
              <w:rPr>
                <w:rFonts w:ascii="Consolas" w:hAnsi="Consolas" w:cs="Times New Roman"/>
                <w:noProof w:val="0"/>
                <w:color w:val="0000FF"/>
                <w:kern w:val="0"/>
                <w:sz w:val="24"/>
                <w:szCs w:val="24"/>
                <w:lang w:val="en-US"/>
              </w:rPr>
              <w:t>IF</w:t>
            </w:r>
            <w:r w:rsidRPr="008D3A0D">
              <w:rPr>
                <w:rFonts w:ascii="Consolas" w:hAnsi="Consolas" w:cs="Times New Roman"/>
                <w:noProof w:val="0"/>
                <w:color w:val="000000"/>
                <w:kern w:val="0"/>
                <w:sz w:val="24"/>
                <w:szCs w:val="24"/>
                <w:lang w:val="en-US"/>
              </w:rPr>
              <w:t xml:space="preserve"> </w:t>
            </w:r>
            <w:r w:rsidRPr="008D3A0D">
              <w:rPr>
                <w:rFonts w:ascii="Consolas" w:hAnsi="Consolas" w:cs="Times New Roman"/>
                <w:noProof w:val="0"/>
                <w:color w:val="808080"/>
                <w:kern w:val="0"/>
                <w:sz w:val="24"/>
                <w:szCs w:val="24"/>
                <w:lang w:val="en-US"/>
              </w:rPr>
              <w:t>EXISTS</w:t>
            </w:r>
            <w:r w:rsidRPr="008D3A0D">
              <w:rPr>
                <w:rFonts w:ascii="Consolas" w:hAnsi="Consolas" w:cs="Times New Roman"/>
                <w:noProof w:val="0"/>
                <w:color w:val="0000FF"/>
                <w:kern w:val="0"/>
                <w:sz w:val="24"/>
                <w:szCs w:val="24"/>
                <w:lang w:val="en-US"/>
              </w:rPr>
              <w:t xml:space="preserve"> </w:t>
            </w:r>
            <w:r w:rsidRPr="008D3A0D">
              <w:rPr>
                <w:rFonts w:ascii="Consolas" w:hAnsi="Consolas" w:cs="Times New Roman"/>
                <w:noProof w:val="0"/>
                <w:color w:val="808080"/>
                <w:kern w:val="0"/>
                <w:sz w:val="24"/>
                <w:szCs w:val="24"/>
                <w:lang w:val="en-US"/>
              </w:rPr>
              <w:t>(</w:t>
            </w:r>
            <w:r w:rsidRPr="008D3A0D">
              <w:rPr>
                <w:rFonts w:ascii="Consolas" w:hAnsi="Consolas" w:cs="Times New Roman"/>
                <w:noProof w:val="0"/>
                <w:color w:val="0000FF"/>
                <w:kern w:val="0"/>
                <w:sz w:val="24"/>
                <w:szCs w:val="24"/>
                <w:lang w:val="en-US"/>
              </w:rPr>
              <w:t>SELECT</w:t>
            </w:r>
            <w:r w:rsidRPr="008D3A0D">
              <w:rPr>
                <w:rFonts w:ascii="Consolas" w:hAnsi="Consolas" w:cs="Times New Roman"/>
                <w:noProof w:val="0"/>
                <w:color w:val="000000"/>
                <w:kern w:val="0"/>
                <w:sz w:val="24"/>
                <w:szCs w:val="24"/>
                <w:lang w:val="en-US"/>
              </w:rPr>
              <w:t xml:space="preserve"> </w:t>
            </w:r>
            <w:r w:rsidRPr="008D3A0D">
              <w:rPr>
                <w:rFonts w:ascii="Consolas" w:hAnsi="Consolas" w:cs="Times New Roman"/>
                <w:noProof w:val="0"/>
                <w:color w:val="808080"/>
                <w:kern w:val="0"/>
                <w:sz w:val="24"/>
                <w:szCs w:val="24"/>
                <w:lang w:val="en-US"/>
              </w:rPr>
              <w:t>*</w:t>
            </w:r>
            <w:r w:rsidRPr="008D3A0D">
              <w:rPr>
                <w:rFonts w:ascii="Consolas" w:hAnsi="Consolas" w:cs="Times New Roman"/>
                <w:noProof w:val="0"/>
                <w:color w:val="000000"/>
                <w:kern w:val="0"/>
                <w:sz w:val="24"/>
                <w:szCs w:val="24"/>
                <w:lang w:val="en-US"/>
              </w:rPr>
              <w:t xml:space="preserve"> </w:t>
            </w:r>
            <w:r w:rsidRPr="008D3A0D">
              <w:rPr>
                <w:rFonts w:ascii="Consolas" w:hAnsi="Consolas" w:cs="Times New Roman"/>
                <w:noProof w:val="0"/>
                <w:color w:val="0000FF"/>
                <w:kern w:val="0"/>
                <w:sz w:val="24"/>
                <w:szCs w:val="24"/>
                <w:lang w:val="en-US"/>
              </w:rPr>
              <w:t>FROM</w:t>
            </w:r>
            <w:r w:rsidRPr="008D3A0D">
              <w:rPr>
                <w:rFonts w:ascii="Consolas" w:hAnsi="Consolas" w:cs="Times New Roman"/>
                <w:noProof w:val="0"/>
                <w:color w:val="000000"/>
                <w:kern w:val="0"/>
                <w:sz w:val="24"/>
                <w:szCs w:val="24"/>
                <w:lang w:val="en-US"/>
              </w:rPr>
              <w:t xml:space="preserve"> inserted</w:t>
            </w:r>
            <w:r w:rsidRPr="008D3A0D">
              <w:rPr>
                <w:rFonts w:ascii="Consolas" w:hAnsi="Consolas" w:cs="Times New Roman"/>
                <w:noProof w:val="0"/>
                <w:color w:val="808080"/>
                <w:kern w:val="0"/>
                <w:sz w:val="24"/>
                <w:szCs w:val="24"/>
                <w:lang w:val="en-US"/>
              </w:rPr>
              <w:t>)</w:t>
            </w:r>
          </w:p>
          <w:p w14:paraId="523A1038" w14:textId="77777777" w:rsidR="008D3A0D" w:rsidRPr="008D3A0D" w:rsidRDefault="008D3A0D" w:rsidP="008D3A0D">
            <w:pPr>
              <w:autoSpaceDE w:val="0"/>
              <w:autoSpaceDN w:val="0"/>
              <w:adjustRightInd w:val="0"/>
              <w:spacing w:line="276" w:lineRule="auto"/>
              <w:rPr>
                <w:rFonts w:ascii="Consolas" w:hAnsi="Consolas" w:cs="Times New Roman"/>
                <w:noProof w:val="0"/>
                <w:color w:val="000000"/>
                <w:kern w:val="0"/>
                <w:sz w:val="24"/>
                <w:szCs w:val="24"/>
                <w:lang w:val="en-US"/>
              </w:rPr>
            </w:pPr>
            <w:r w:rsidRPr="008D3A0D">
              <w:rPr>
                <w:rFonts w:ascii="Consolas" w:hAnsi="Consolas" w:cs="Times New Roman"/>
                <w:noProof w:val="0"/>
                <w:color w:val="000000"/>
                <w:kern w:val="0"/>
                <w:sz w:val="24"/>
                <w:szCs w:val="24"/>
                <w:lang w:val="en-US"/>
              </w:rPr>
              <w:t xml:space="preserve">    </w:t>
            </w:r>
            <w:r w:rsidRPr="008D3A0D">
              <w:rPr>
                <w:rFonts w:ascii="Consolas" w:hAnsi="Consolas" w:cs="Times New Roman"/>
                <w:noProof w:val="0"/>
                <w:color w:val="0000FF"/>
                <w:kern w:val="0"/>
                <w:sz w:val="24"/>
                <w:szCs w:val="24"/>
                <w:lang w:val="en-US"/>
              </w:rPr>
              <w:t>BEGIN</w:t>
            </w:r>
          </w:p>
          <w:p w14:paraId="188D21E4" w14:textId="16AB6B8C" w:rsidR="008D3A0D" w:rsidRPr="008D3A0D" w:rsidRDefault="008D3A0D" w:rsidP="008D3A0D">
            <w:pPr>
              <w:autoSpaceDE w:val="0"/>
              <w:autoSpaceDN w:val="0"/>
              <w:adjustRightInd w:val="0"/>
              <w:spacing w:line="276" w:lineRule="auto"/>
              <w:ind w:left="360"/>
              <w:rPr>
                <w:rFonts w:ascii="Consolas" w:hAnsi="Consolas" w:cs="Times New Roman"/>
                <w:noProof w:val="0"/>
                <w:color w:val="000000"/>
                <w:kern w:val="0"/>
                <w:sz w:val="24"/>
                <w:szCs w:val="24"/>
                <w:lang w:val="en-US"/>
              </w:rPr>
            </w:pPr>
            <w:r w:rsidRPr="008D3A0D">
              <w:rPr>
                <w:rFonts w:ascii="Consolas" w:hAnsi="Consolas" w:cs="Times New Roman"/>
                <w:noProof w:val="0"/>
                <w:color w:val="000000"/>
                <w:kern w:val="0"/>
                <w:sz w:val="24"/>
                <w:szCs w:val="24"/>
                <w:lang w:val="en-US"/>
              </w:rPr>
              <w:t xml:space="preserve">   </w:t>
            </w:r>
            <w:r>
              <w:rPr>
                <w:rFonts w:ascii="Consolas" w:hAnsi="Consolas" w:cs="Times New Roman"/>
                <w:noProof w:val="0"/>
                <w:color w:val="000000"/>
                <w:kern w:val="0"/>
                <w:sz w:val="24"/>
                <w:szCs w:val="24"/>
                <w:lang w:val="en-US"/>
              </w:rPr>
              <w:t xml:space="preserve">  </w:t>
            </w:r>
            <w:r w:rsidRPr="008D3A0D">
              <w:rPr>
                <w:rFonts w:ascii="Consolas" w:hAnsi="Consolas" w:cs="Times New Roman"/>
                <w:noProof w:val="0"/>
                <w:color w:val="0000FF"/>
                <w:kern w:val="0"/>
                <w:sz w:val="24"/>
                <w:szCs w:val="24"/>
                <w:lang w:val="en-US"/>
              </w:rPr>
              <w:t>SELECT</w:t>
            </w:r>
            <w:r w:rsidRPr="008D3A0D">
              <w:rPr>
                <w:rFonts w:ascii="Consolas" w:hAnsi="Consolas" w:cs="Times New Roman"/>
                <w:noProof w:val="0"/>
                <w:color w:val="000000"/>
                <w:kern w:val="0"/>
                <w:sz w:val="24"/>
                <w:szCs w:val="24"/>
                <w:lang w:val="en-US"/>
              </w:rPr>
              <w:t xml:space="preserve"> @rnID </w:t>
            </w:r>
            <w:r w:rsidRPr="008D3A0D">
              <w:rPr>
                <w:rFonts w:ascii="Consolas" w:hAnsi="Consolas" w:cs="Times New Roman"/>
                <w:noProof w:val="0"/>
                <w:color w:val="808080"/>
                <w:kern w:val="0"/>
                <w:sz w:val="24"/>
                <w:szCs w:val="24"/>
                <w:lang w:val="en-US"/>
              </w:rPr>
              <w:t>=</w:t>
            </w:r>
            <w:r w:rsidRPr="008D3A0D">
              <w:rPr>
                <w:rFonts w:ascii="Consolas" w:hAnsi="Consolas" w:cs="Times New Roman"/>
                <w:noProof w:val="0"/>
                <w:color w:val="000000"/>
                <w:kern w:val="0"/>
                <w:sz w:val="24"/>
                <w:szCs w:val="24"/>
                <w:lang w:val="en-US"/>
              </w:rPr>
              <w:t xml:space="preserve"> </w:t>
            </w:r>
            <w:proofErr w:type="spellStart"/>
            <w:r w:rsidRPr="008D3A0D">
              <w:rPr>
                <w:rFonts w:ascii="Consolas" w:hAnsi="Consolas" w:cs="Times New Roman"/>
                <w:noProof w:val="0"/>
                <w:color w:val="000000"/>
                <w:kern w:val="0"/>
                <w:sz w:val="24"/>
                <w:szCs w:val="24"/>
                <w:lang w:val="en-US"/>
              </w:rPr>
              <w:t>rNoteID</w:t>
            </w:r>
            <w:proofErr w:type="spellEnd"/>
            <w:r w:rsidRPr="008D3A0D">
              <w:rPr>
                <w:rFonts w:ascii="Consolas" w:hAnsi="Consolas" w:cs="Times New Roman"/>
                <w:noProof w:val="0"/>
                <w:color w:val="000000"/>
                <w:kern w:val="0"/>
                <w:sz w:val="24"/>
                <w:szCs w:val="24"/>
                <w:lang w:val="en-US"/>
              </w:rPr>
              <w:t xml:space="preserve"> </w:t>
            </w:r>
            <w:r w:rsidRPr="008D3A0D">
              <w:rPr>
                <w:rFonts w:ascii="Consolas" w:hAnsi="Consolas" w:cs="Times New Roman"/>
                <w:noProof w:val="0"/>
                <w:color w:val="0000FF"/>
                <w:kern w:val="0"/>
                <w:sz w:val="24"/>
                <w:szCs w:val="24"/>
                <w:lang w:val="en-US"/>
              </w:rPr>
              <w:t>FROM</w:t>
            </w:r>
            <w:r w:rsidRPr="008D3A0D">
              <w:rPr>
                <w:rFonts w:ascii="Consolas" w:hAnsi="Consolas" w:cs="Times New Roman"/>
                <w:noProof w:val="0"/>
                <w:color w:val="000000"/>
                <w:kern w:val="0"/>
                <w:sz w:val="24"/>
                <w:szCs w:val="24"/>
                <w:lang w:val="en-US"/>
              </w:rPr>
              <w:t xml:space="preserve"> </w:t>
            </w:r>
            <w:proofErr w:type="gramStart"/>
            <w:r w:rsidRPr="008D3A0D">
              <w:rPr>
                <w:rFonts w:ascii="Consolas" w:hAnsi="Consolas" w:cs="Times New Roman"/>
                <w:noProof w:val="0"/>
                <w:color w:val="000000"/>
                <w:kern w:val="0"/>
                <w:sz w:val="24"/>
                <w:szCs w:val="24"/>
                <w:lang w:val="en-US"/>
              </w:rPr>
              <w:t>inserted</w:t>
            </w:r>
            <w:r w:rsidRPr="008D3A0D">
              <w:rPr>
                <w:rFonts w:ascii="Consolas" w:hAnsi="Consolas" w:cs="Times New Roman"/>
                <w:noProof w:val="0"/>
                <w:color w:val="808080"/>
                <w:kern w:val="0"/>
                <w:sz w:val="24"/>
                <w:szCs w:val="24"/>
                <w:lang w:val="en-US"/>
              </w:rPr>
              <w:t>;</w:t>
            </w:r>
            <w:proofErr w:type="gramEnd"/>
          </w:p>
          <w:p w14:paraId="7959F0BB" w14:textId="1A8C77C9" w:rsidR="008D3A0D" w:rsidRPr="008D3A0D" w:rsidRDefault="008D3A0D" w:rsidP="008D3A0D">
            <w:pPr>
              <w:autoSpaceDE w:val="0"/>
              <w:autoSpaceDN w:val="0"/>
              <w:adjustRightInd w:val="0"/>
              <w:spacing w:line="276" w:lineRule="auto"/>
              <w:ind w:left="360"/>
              <w:rPr>
                <w:rFonts w:ascii="Consolas" w:hAnsi="Consolas" w:cs="Times New Roman"/>
                <w:noProof w:val="0"/>
                <w:color w:val="000000"/>
                <w:kern w:val="0"/>
                <w:sz w:val="24"/>
                <w:szCs w:val="24"/>
                <w:lang w:val="en-US"/>
              </w:rPr>
            </w:pPr>
            <w:r w:rsidRPr="008D3A0D">
              <w:rPr>
                <w:rFonts w:ascii="Consolas" w:hAnsi="Consolas" w:cs="Times New Roman"/>
                <w:noProof w:val="0"/>
                <w:color w:val="000000"/>
                <w:kern w:val="0"/>
                <w:sz w:val="24"/>
                <w:szCs w:val="24"/>
                <w:lang w:val="en-US"/>
              </w:rPr>
              <w:t xml:space="preserve"> </w:t>
            </w:r>
            <w:r w:rsidRPr="008D3A0D">
              <w:rPr>
                <w:rFonts w:ascii="Consolas" w:hAnsi="Consolas" w:cs="Times New Roman"/>
                <w:noProof w:val="0"/>
                <w:color w:val="0000FF"/>
                <w:kern w:val="0"/>
                <w:sz w:val="24"/>
                <w:szCs w:val="24"/>
                <w:lang w:val="en-US"/>
              </w:rPr>
              <w:t>END</w:t>
            </w:r>
          </w:p>
          <w:p w14:paraId="0A752C06" w14:textId="17EAA62F" w:rsidR="008D3A0D" w:rsidRPr="008D3A0D" w:rsidRDefault="008D3A0D" w:rsidP="008D3A0D">
            <w:pPr>
              <w:autoSpaceDE w:val="0"/>
              <w:autoSpaceDN w:val="0"/>
              <w:adjustRightInd w:val="0"/>
              <w:spacing w:line="276" w:lineRule="auto"/>
              <w:ind w:left="360"/>
              <w:rPr>
                <w:rFonts w:ascii="Consolas" w:hAnsi="Consolas" w:cs="Times New Roman"/>
                <w:noProof w:val="0"/>
                <w:color w:val="000000"/>
                <w:kern w:val="0"/>
                <w:sz w:val="24"/>
                <w:szCs w:val="24"/>
                <w:lang w:val="en-US"/>
              </w:rPr>
            </w:pPr>
            <w:r w:rsidRPr="008D3A0D">
              <w:rPr>
                <w:rFonts w:ascii="Consolas" w:hAnsi="Consolas" w:cs="Times New Roman"/>
                <w:noProof w:val="0"/>
                <w:color w:val="000000"/>
                <w:kern w:val="0"/>
                <w:sz w:val="24"/>
                <w:szCs w:val="24"/>
                <w:lang w:val="en-US"/>
              </w:rPr>
              <w:t xml:space="preserve"> </w:t>
            </w:r>
            <w:r w:rsidRPr="008D3A0D">
              <w:rPr>
                <w:rFonts w:ascii="Consolas" w:hAnsi="Consolas" w:cs="Times New Roman"/>
                <w:noProof w:val="0"/>
                <w:color w:val="0000FF"/>
                <w:kern w:val="0"/>
                <w:sz w:val="24"/>
                <w:szCs w:val="24"/>
                <w:lang w:val="en-US"/>
              </w:rPr>
              <w:t>ELSE</w:t>
            </w:r>
          </w:p>
          <w:p w14:paraId="4C269FD8" w14:textId="0054BF6E" w:rsidR="008D3A0D" w:rsidRPr="008D3A0D" w:rsidRDefault="008D3A0D" w:rsidP="008D3A0D">
            <w:pPr>
              <w:autoSpaceDE w:val="0"/>
              <w:autoSpaceDN w:val="0"/>
              <w:adjustRightInd w:val="0"/>
              <w:spacing w:line="276" w:lineRule="auto"/>
              <w:ind w:left="360"/>
              <w:rPr>
                <w:rFonts w:ascii="Consolas" w:hAnsi="Consolas" w:cs="Times New Roman"/>
                <w:noProof w:val="0"/>
                <w:color w:val="000000"/>
                <w:kern w:val="0"/>
                <w:sz w:val="24"/>
                <w:szCs w:val="24"/>
                <w:lang w:val="en-US"/>
              </w:rPr>
            </w:pPr>
            <w:r w:rsidRPr="008D3A0D">
              <w:rPr>
                <w:rFonts w:ascii="Consolas" w:hAnsi="Consolas" w:cs="Times New Roman"/>
                <w:noProof w:val="0"/>
                <w:color w:val="000000"/>
                <w:kern w:val="0"/>
                <w:sz w:val="24"/>
                <w:szCs w:val="24"/>
                <w:lang w:val="en-US"/>
              </w:rPr>
              <w:t xml:space="preserve"> </w:t>
            </w:r>
            <w:r w:rsidRPr="008D3A0D">
              <w:rPr>
                <w:rFonts w:ascii="Consolas" w:hAnsi="Consolas" w:cs="Times New Roman"/>
                <w:noProof w:val="0"/>
                <w:color w:val="0000FF"/>
                <w:kern w:val="0"/>
                <w:sz w:val="24"/>
                <w:szCs w:val="24"/>
                <w:lang w:val="en-US"/>
              </w:rPr>
              <w:t>BEGIN</w:t>
            </w:r>
          </w:p>
          <w:p w14:paraId="00CF0E1E" w14:textId="6421ED34" w:rsidR="008D3A0D" w:rsidRPr="008D3A0D" w:rsidRDefault="008D3A0D" w:rsidP="008D3A0D">
            <w:pPr>
              <w:autoSpaceDE w:val="0"/>
              <w:autoSpaceDN w:val="0"/>
              <w:adjustRightInd w:val="0"/>
              <w:spacing w:line="276" w:lineRule="auto"/>
              <w:ind w:left="360"/>
              <w:rPr>
                <w:rFonts w:ascii="Consolas" w:hAnsi="Consolas" w:cs="Times New Roman"/>
                <w:noProof w:val="0"/>
                <w:color w:val="000000"/>
                <w:kern w:val="0"/>
                <w:sz w:val="24"/>
                <w:szCs w:val="24"/>
                <w:lang w:val="en-US"/>
              </w:rPr>
            </w:pPr>
            <w:r w:rsidRPr="008D3A0D">
              <w:rPr>
                <w:rFonts w:ascii="Consolas" w:hAnsi="Consolas" w:cs="Times New Roman"/>
                <w:noProof w:val="0"/>
                <w:color w:val="000000"/>
                <w:kern w:val="0"/>
                <w:sz w:val="24"/>
                <w:szCs w:val="24"/>
                <w:lang w:val="en-US"/>
              </w:rPr>
              <w:t xml:space="preserve">    </w:t>
            </w:r>
            <w:r>
              <w:rPr>
                <w:rFonts w:ascii="Consolas" w:hAnsi="Consolas" w:cs="Times New Roman"/>
                <w:noProof w:val="0"/>
                <w:color w:val="000000"/>
                <w:kern w:val="0"/>
                <w:sz w:val="24"/>
                <w:szCs w:val="24"/>
                <w:lang w:val="en-US"/>
              </w:rPr>
              <w:t xml:space="preserve"> </w:t>
            </w:r>
            <w:r w:rsidRPr="008D3A0D">
              <w:rPr>
                <w:rFonts w:ascii="Consolas" w:hAnsi="Consolas" w:cs="Times New Roman"/>
                <w:noProof w:val="0"/>
                <w:color w:val="0000FF"/>
                <w:kern w:val="0"/>
                <w:sz w:val="24"/>
                <w:szCs w:val="24"/>
                <w:lang w:val="en-US"/>
              </w:rPr>
              <w:t>SELECT</w:t>
            </w:r>
            <w:r w:rsidRPr="008D3A0D">
              <w:rPr>
                <w:rFonts w:ascii="Consolas" w:hAnsi="Consolas" w:cs="Times New Roman"/>
                <w:noProof w:val="0"/>
                <w:color w:val="000000"/>
                <w:kern w:val="0"/>
                <w:sz w:val="24"/>
                <w:szCs w:val="24"/>
                <w:lang w:val="en-US"/>
              </w:rPr>
              <w:t xml:space="preserve"> @rnID </w:t>
            </w:r>
            <w:r w:rsidRPr="008D3A0D">
              <w:rPr>
                <w:rFonts w:ascii="Consolas" w:hAnsi="Consolas" w:cs="Times New Roman"/>
                <w:noProof w:val="0"/>
                <w:color w:val="808080"/>
                <w:kern w:val="0"/>
                <w:sz w:val="24"/>
                <w:szCs w:val="24"/>
                <w:lang w:val="en-US"/>
              </w:rPr>
              <w:t>=</w:t>
            </w:r>
            <w:r w:rsidRPr="008D3A0D">
              <w:rPr>
                <w:rFonts w:ascii="Consolas" w:hAnsi="Consolas" w:cs="Times New Roman"/>
                <w:noProof w:val="0"/>
                <w:color w:val="000000"/>
                <w:kern w:val="0"/>
                <w:sz w:val="24"/>
                <w:szCs w:val="24"/>
                <w:lang w:val="en-US"/>
              </w:rPr>
              <w:t xml:space="preserve"> </w:t>
            </w:r>
            <w:proofErr w:type="spellStart"/>
            <w:r w:rsidRPr="008D3A0D">
              <w:rPr>
                <w:rFonts w:ascii="Consolas" w:hAnsi="Consolas" w:cs="Times New Roman"/>
                <w:noProof w:val="0"/>
                <w:color w:val="000000"/>
                <w:kern w:val="0"/>
                <w:sz w:val="24"/>
                <w:szCs w:val="24"/>
                <w:lang w:val="en-US"/>
              </w:rPr>
              <w:t>rNoteID</w:t>
            </w:r>
            <w:proofErr w:type="spellEnd"/>
            <w:r w:rsidRPr="008D3A0D">
              <w:rPr>
                <w:rFonts w:ascii="Consolas" w:hAnsi="Consolas" w:cs="Times New Roman"/>
                <w:noProof w:val="0"/>
                <w:color w:val="000000"/>
                <w:kern w:val="0"/>
                <w:sz w:val="24"/>
                <w:szCs w:val="24"/>
                <w:lang w:val="en-US"/>
              </w:rPr>
              <w:t xml:space="preserve"> </w:t>
            </w:r>
            <w:r w:rsidRPr="008D3A0D">
              <w:rPr>
                <w:rFonts w:ascii="Consolas" w:hAnsi="Consolas" w:cs="Times New Roman"/>
                <w:noProof w:val="0"/>
                <w:color w:val="0000FF"/>
                <w:kern w:val="0"/>
                <w:sz w:val="24"/>
                <w:szCs w:val="24"/>
                <w:lang w:val="en-US"/>
              </w:rPr>
              <w:t>FROM</w:t>
            </w:r>
            <w:r w:rsidRPr="008D3A0D">
              <w:rPr>
                <w:rFonts w:ascii="Consolas" w:hAnsi="Consolas" w:cs="Times New Roman"/>
                <w:noProof w:val="0"/>
                <w:color w:val="000000"/>
                <w:kern w:val="0"/>
                <w:sz w:val="24"/>
                <w:szCs w:val="24"/>
                <w:lang w:val="en-US"/>
              </w:rPr>
              <w:t xml:space="preserve"> </w:t>
            </w:r>
            <w:proofErr w:type="gramStart"/>
            <w:r w:rsidRPr="008D3A0D">
              <w:rPr>
                <w:rFonts w:ascii="Consolas" w:hAnsi="Consolas" w:cs="Times New Roman"/>
                <w:noProof w:val="0"/>
                <w:color w:val="000000"/>
                <w:kern w:val="0"/>
                <w:sz w:val="24"/>
                <w:szCs w:val="24"/>
                <w:lang w:val="en-US"/>
              </w:rPr>
              <w:t>deleted</w:t>
            </w:r>
            <w:r w:rsidRPr="008D3A0D">
              <w:rPr>
                <w:rFonts w:ascii="Consolas" w:hAnsi="Consolas" w:cs="Times New Roman"/>
                <w:noProof w:val="0"/>
                <w:color w:val="808080"/>
                <w:kern w:val="0"/>
                <w:sz w:val="24"/>
                <w:szCs w:val="24"/>
                <w:lang w:val="en-US"/>
              </w:rPr>
              <w:t>;</w:t>
            </w:r>
            <w:proofErr w:type="gramEnd"/>
          </w:p>
          <w:p w14:paraId="225D56EA" w14:textId="3CEB77A7" w:rsidR="008D3A0D" w:rsidRPr="008D3A0D" w:rsidRDefault="008D3A0D" w:rsidP="008D3A0D">
            <w:pPr>
              <w:autoSpaceDE w:val="0"/>
              <w:autoSpaceDN w:val="0"/>
              <w:adjustRightInd w:val="0"/>
              <w:spacing w:line="276" w:lineRule="auto"/>
              <w:ind w:left="360"/>
              <w:rPr>
                <w:rFonts w:ascii="Consolas" w:hAnsi="Consolas" w:cs="Times New Roman"/>
                <w:noProof w:val="0"/>
                <w:color w:val="000000"/>
                <w:kern w:val="0"/>
                <w:sz w:val="24"/>
                <w:szCs w:val="24"/>
                <w:lang w:val="en-US"/>
              </w:rPr>
            </w:pPr>
            <w:r w:rsidRPr="008D3A0D">
              <w:rPr>
                <w:rFonts w:ascii="Consolas" w:hAnsi="Consolas" w:cs="Times New Roman"/>
                <w:noProof w:val="0"/>
                <w:color w:val="000000"/>
                <w:kern w:val="0"/>
                <w:sz w:val="24"/>
                <w:szCs w:val="24"/>
                <w:lang w:val="en-US"/>
              </w:rPr>
              <w:t xml:space="preserve"> </w:t>
            </w:r>
            <w:proofErr w:type="gramStart"/>
            <w:r w:rsidRPr="008D3A0D">
              <w:rPr>
                <w:rFonts w:ascii="Consolas" w:hAnsi="Consolas" w:cs="Times New Roman"/>
                <w:noProof w:val="0"/>
                <w:color w:val="0000FF"/>
                <w:kern w:val="0"/>
                <w:sz w:val="24"/>
                <w:szCs w:val="24"/>
                <w:lang w:val="en-US"/>
              </w:rPr>
              <w:t>END</w:t>
            </w:r>
            <w:r w:rsidRPr="008D3A0D">
              <w:rPr>
                <w:rFonts w:ascii="Consolas" w:hAnsi="Consolas" w:cs="Times New Roman"/>
                <w:noProof w:val="0"/>
                <w:color w:val="808080"/>
                <w:kern w:val="0"/>
                <w:sz w:val="24"/>
                <w:szCs w:val="24"/>
                <w:lang w:val="en-US"/>
              </w:rPr>
              <w:t>;</w:t>
            </w:r>
            <w:proofErr w:type="gramEnd"/>
          </w:p>
          <w:p w14:paraId="71DC0375" w14:textId="77777777" w:rsidR="008D3A0D" w:rsidRPr="008D3A0D" w:rsidRDefault="008D3A0D" w:rsidP="008D3A0D">
            <w:pPr>
              <w:autoSpaceDE w:val="0"/>
              <w:autoSpaceDN w:val="0"/>
              <w:adjustRightInd w:val="0"/>
              <w:spacing w:line="276" w:lineRule="auto"/>
              <w:ind w:left="360"/>
              <w:rPr>
                <w:rFonts w:ascii="Consolas" w:hAnsi="Consolas" w:cs="Times New Roman"/>
                <w:noProof w:val="0"/>
                <w:color w:val="000000"/>
                <w:kern w:val="0"/>
                <w:sz w:val="24"/>
                <w:szCs w:val="24"/>
                <w:lang w:val="en-US"/>
              </w:rPr>
            </w:pPr>
          </w:p>
          <w:p w14:paraId="207D8A8B" w14:textId="18A81C76" w:rsidR="008D3A0D" w:rsidRPr="008D3A0D" w:rsidRDefault="008D3A0D" w:rsidP="008D3A0D">
            <w:pPr>
              <w:autoSpaceDE w:val="0"/>
              <w:autoSpaceDN w:val="0"/>
              <w:adjustRightInd w:val="0"/>
              <w:spacing w:line="276" w:lineRule="auto"/>
              <w:ind w:left="360"/>
              <w:rPr>
                <w:rFonts w:ascii="Consolas" w:hAnsi="Consolas" w:cs="Times New Roman"/>
                <w:noProof w:val="0"/>
                <w:color w:val="000000"/>
                <w:kern w:val="0"/>
                <w:sz w:val="24"/>
                <w:szCs w:val="24"/>
                <w:lang w:val="en-US"/>
              </w:rPr>
            </w:pPr>
            <w:r>
              <w:rPr>
                <w:rFonts w:ascii="Consolas" w:hAnsi="Consolas" w:cs="Times New Roman"/>
                <w:noProof w:val="0"/>
                <w:color w:val="FF00FF"/>
                <w:kern w:val="0"/>
                <w:sz w:val="24"/>
                <w:szCs w:val="24"/>
                <w:lang w:val="en-US"/>
              </w:rPr>
              <w:t xml:space="preserve"> </w:t>
            </w:r>
            <w:r w:rsidRPr="008D3A0D">
              <w:rPr>
                <w:rFonts w:ascii="Consolas" w:hAnsi="Consolas" w:cs="Times New Roman"/>
                <w:noProof w:val="0"/>
                <w:color w:val="FF00FF"/>
                <w:kern w:val="0"/>
                <w:sz w:val="24"/>
                <w:szCs w:val="24"/>
                <w:lang w:val="en-US"/>
              </w:rPr>
              <w:t>UPDATE</w:t>
            </w:r>
            <w:r w:rsidRPr="008D3A0D">
              <w:rPr>
                <w:rFonts w:ascii="Consolas" w:hAnsi="Consolas" w:cs="Times New Roman"/>
                <w:noProof w:val="0"/>
                <w:color w:val="000000"/>
                <w:kern w:val="0"/>
                <w:sz w:val="24"/>
                <w:szCs w:val="24"/>
                <w:lang w:val="en-US"/>
              </w:rPr>
              <w:t xml:space="preserve"> </w:t>
            </w:r>
            <w:proofErr w:type="spellStart"/>
            <w:r w:rsidRPr="008D3A0D">
              <w:rPr>
                <w:rFonts w:ascii="Consolas" w:hAnsi="Consolas" w:cs="Times New Roman"/>
                <w:noProof w:val="0"/>
                <w:color w:val="000000"/>
                <w:kern w:val="0"/>
                <w:sz w:val="24"/>
                <w:szCs w:val="24"/>
                <w:lang w:val="en-US"/>
              </w:rPr>
              <w:t>ReceiptNote</w:t>
            </w:r>
            <w:proofErr w:type="spellEnd"/>
            <w:r w:rsidRPr="008D3A0D">
              <w:rPr>
                <w:rFonts w:ascii="Consolas" w:hAnsi="Consolas" w:cs="Times New Roman"/>
                <w:noProof w:val="0"/>
                <w:color w:val="000000"/>
                <w:kern w:val="0"/>
                <w:sz w:val="24"/>
                <w:szCs w:val="24"/>
                <w:lang w:val="en-US"/>
              </w:rPr>
              <w:t xml:space="preserve"> </w:t>
            </w:r>
          </w:p>
          <w:p w14:paraId="0B38A914" w14:textId="56E7C83C" w:rsidR="008D3A0D" w:rsidRPr="008D3A0D" w:rsidRDefault="008D3A0D" w:rsidP="008D3A0D">
            <w:pPr>
              <w:autoSpaceDE w:val="0"/>
              <w:autoSpaceDN w:val="0"/>
              <w:adjustRightInd w:val="0"/>
              <w:spacing w:line="276" w:lineRule="auto"/>
              <w:ind w:left="360"/>
              <w:rPr>
                <w:rFonts w:ascii="Consolas" w:hAnsi="Consolas" w:cs="Times New Roman"/>
                <w:noProof w:val="0"/>
                <w:color w:val="000000"/>
                <w:kern w:val="0"/>
                <w:sz w:val="24"/>
                <w:szCs w:val="24"/>
                <w:lang w:val="en-US"/>
              </w:rPr>
            </w:pPr>
            <w:r w:rsidRPr="008D3A0D">
              <w:rPr>
                <w:rFonts w:ascii="Consolas" w:hAnsi="Consolas" w:cs="Times New Roman"/>
                <w:noProof w:val="0"/>
                <w:color w:val="000000"/>
                <w:kern w:val="0"/>
                <w:sz w:val="24"/>
                <w:szCs w:val="24"/>
                <w:lang w:val="en-US"/>
              </w:rPr>
              <w:t xml:space="preserve">  </w:t>
            </w:r>
            <w:r>
              <w:rPr>
                <w:rFonts w:ascii="Consolas" w:hAnsi="Consolas" w:cs="Times New Roman"/>
                <w:noProof w:val="0"/>
                <w:color w:val="000000"/>
                <w:kern w:val="0"/>
                <w:sz w:val="24"/>
                <w:szCs w:val="24"/>
                <w:lang w:val="en-US"/>
              </w:rPr>
              <w:t xml:space="preserve">  </w:t>
            </w:r>
            <w:r w:rsidRPr="008D3A0D">
              <w:rPr>
                <w:rFonts w:ascii="Consolas" w:hAnsi="Consolas" w:cs="Times New Roman"/>
                <w:noProof w:val="0"/>
                <w:color w:val="0000FF"/>
                <w:kern w:val="0"/>
                <w:sz w:val="24"/>
                <w:szCs w:val="24"/>
                <w:lang w:val="en-US"/>
              </w:rPr>
              <w:t>SET</w:t>
            </w:r>
            <w:r w:rsidRPr="008D3A0D">
              <w:rPr>
                <w:rFonts w:ascii="Consolas" w:hAnsi="Consolas" w:cs="Times New Roman"/>
                <w:noProof w:val="0"/>
                <w:color w:val="000000"/>
                <w:kern w:val="0"/>
                <w:sz w:val="24"/>
                <w:szCs w:val="24"/>
                <w:lang w:val="en-US"/>
              </w:rPr>
              <w:t xml:space="preserve"> price </w:t>
            </w:r>
            <w:r w:rsidRPr="008D3A0D">
              <w:rPr>
                <w:rFonts w:ascii="Consolas" w:hAnsi="Consolas" w:cs="Times New Roman"/>
                <w:noProof w:val="0"/>
                <w:color w:val="808080"/>
                <w:kern w:val="0"/>
                <w:sz w:val="24"/>
                <w:szCs w:val="24"/>
                <w:lang w:val="en-US"/>
              </w:rPr>
              <w:t>=</w:t>
            </w:r>
            <w:r w:rsidRPr="008D3A0D">
              <w:rPr>
                <w:rFonts w:ascii="Consolas" w:hAnsi="Consolas" w:cs="Times New Roman"/>
                <w:noProof w:val="0"/>
                <w:color w:val="0000FF"/>
                <w:kern w:val="0"/>
                <w:sz w:val="24"/>
                <w:szCs w:val="24"/>
                <w:lang w:val="en-US"/>
              </w:rPr>
              <w:t xml:space="preserve"> </w:t>
            </w:r>
            <w:r w:rsidRPr="008D3A0D">
              <w:rPr>
                <w:rFonts w:ascii="Consolas" w:hAnsi="Consolas" w:cs="Times New Roman"/>
                <w:noProof w:val="0"/>
                <w:color w:val="808080"/>
                <w:kern w:val="0"/>
                <w:sz w:val="24"/>
                <w:szCs w:val="24"/>
                <w:lang w:val="en-US"/>
              </w:rPr>
              <w:t>(</w:t>
            </w:r>
            <w:r w:rsidRPr="008D3A0D">
              <w:rPr>
                <w:rFonts w:ascii="Consolas" w:hAnsi="Consolas" w:cs="Times New Roman"/>
                <w:noProof w:val="0"/>
                <w:color w:val="0000FF"/>
                <w:kern w:val="0"/>
                <w:sz w:val="24"/>
                <w:szCs w:val="24"/>
                <w:lang w:val="en-US"/>
              </w:rPr>
              <w:t>SELECT</w:t>
            </w:r>
            <w:r w:rsidRPr="008D3A0D">
              <w:rPr>
                <w:rFonts w:ascii="Consolas" w:hAnsi="Consolas" w:cs="Times New Roman"/>
                <w:noProof w:val="0"/>
                <w:color w:val="000000"/>
                <w:kern w:val="0"/>
                <w:sz w:val="24"/>
                <w:szCs w:val="24"/>
                <w:lang w:val="en-US"/>
              </w:rPr>
              <w:t xml:space="preserve"> </w:t>
            </w:r>
            <w:proofErr w:type="gramStart"/>
            <w:r w:rsidRPr="008D3A0D">
              <w:rPr>
                <w:rFonts w:ascii="Consolas" w:hAnsi="Consolas" w:cs="Times New Roman"/>
                <w:noProof w:val="0"/>
                <w:color w:val="FF00FF"/>
                <w:kern w:val="0"/>
                <w:sz w:val="24"/>
                <w:szCs w:val="24"/>
                <w:lang w:val="en-US"/>
              </w:rPr>
              <w:t>SUM</w:t>
            </w:r>
            <w:r w:rsidRPr="008D3A0D">
              <w:rPr>
                <w:rFonts w:ascii="Consolas" w:hAnsi="Consolas" w:cs="Times New Roman"/>
                <w:noProof w:val="0"/>
                <w:color w:val="808080"/>
                <w:kern w:val="0"/>
                <w:sz w:val="24"/>
                <w:szCs w:val="24"/>
                <w:lang w:val="en-US"/>
              </w:rPr>
              <w:t>(</w:t>
            </w:r>
            <w:proofErr w:type="spellStart"/>
            <w:proofErr w:type="gramEnd"/>
            <w:r w:rsidRPr="008D3A0D">
              <w:rPr>
                <w:rFonts w:ascii="Consolas" w:hAnsi="Consolas" w:cs="Times New Roman"/>
                <w:noProof w:val="0"/>
                <w:color w:val="000000"/>
                <w:kern w:val="0"/>
                <w:sz w:val="24"/>
                <w:szCs w:val="24"/>
                <w:lang w:val="en-US"/>
              </w:rPr>
              <w:t>unitPrice</w:t>
            </w:r>
            <w:proofErr w:type="spellEnd"/>
            <w:r w:rsidRPr="008D3A0D">
              <w:rPr>
                <w:rFonts w:ascii="Consolas" w:hAnsi="Consolas" w:cs="Times New Roman"/>
                <w:noProof w:val="0"/>
                <w:color w:val="000000"/>
                <w:kern w:val="0"/>
                <w:sz w:val="24"/>
                <w:szCs w:val="24"/>
                <w:lang w:val="en-US"/>
              </w:rPr>
              <w:t xml:space="preserve"> </w:t>
            </w:r>
            <w:r w:rsidRPr="008D3A0D">
              <w:rPr>
                <w:rFonts w:ascii="Consolas" w:hAnsi="Consolas" w:cs="Times New Roman"/>
                <w:noProof w:val="0"/>
                <w:color w:val="808080"/>
                <w:kern w:val="0"/>
                <w:sz w:val="24"/>
                <w:szCs w:val="24"/>
                <w:lang w:val="en-US"/>
              </w:rPr>
              <w:t>*</w:t>
            </w:r>
            <w:r w:rsidRPr="008D3A0D">
              <w:rPr>
                <w:rFonts w:ascii="Consolas" w:hAnsi="Consolas" w:cs="Times New Roman"/>
                <w:noProof w:val="0"/>
                <w:color w:val="000000"/>
                <w:kern w:val="0"/>
                <w:sz w:val="24"/>
                <w:szCs w:val="24"/>
                <w:lang w:val="en-US"/>
              </w:rPr>
              <w:t xml:space="preserve"> quantity</w:t>
            </w:r>
            <w:r w:rsidRPr="008D3A0D">
              <w:rPr>
                <w:rFonts w:ascii="Consolas" w:hAnsi="Consolas" w:cs="Times New Roman"/>
                <w:noProof w:val="0"/>
                <w:color w:val="808080"/>
                <w:kern w:val="0"/>
                <w:sz w:val="24"/>
                <w:szCs w:val="24"/>
                <w:lang w:val="en-US"/>
              </w:rPr>
              <w:t>)</w:t>
            </w:r>
            <w:r w:rsidRPr="008D3A0D">
              <w:rPr>
                <w:rFonts w:ascii="Consolas" w:hAnsi="Consolas" w:cs="Times New Roman"/>
                <w:noProof w:val="0"/>
                <w:color w:val="000000"/>
                <w:kern w:val="0"/>
                <w:sz w:val="24"/>
                <w:szCs w:val="24"/>
                <w:lang w:val="en-US"/>
              </w:rPr>
              <w:t xml:space="preserve"> </w:t>
            </w:r>
            <w:r w:rsidRPr="008D3A0D">
              <w:rPr>
                <w:rFonts w:ascii="Consolas" w:hAnsi="Consolas" w:cs="Times New Roman"/>
                <w:noProof w:val="0"/>
                <w:color w:val="0000FF"/>
                <w:kern w:val="0"/>
                <w:sz w:val="24"/>
                <w:szCs w:val="24"/>
                <w:lang w:val="en-US"/>
              </w:rPr>
              <w:t>FROM</w:t>
            </w:r>
            <w:r>
              <w:rPr>
                <w:rFonts w:ascii="Consolas" w:hAnsi="Consolas" w:cs="Times New Roman"/>
                <w:noProof w:val="0"/>
                <w:color w:val="0000FF"/>
                <w:kern w:val="0"/>
                <w:sz w:val="24"/>
                <w:szCs w:val="24"/>
                <w:lang w:val="en-US"/>
              </w:rPr>
              <w:t xml:space="preserve"> </w:t>
            </w:r>
            <w:proofErr w:type="spellStart"/>
            <w:r w:rsidRPr="008D3A0D">
              <w:rPr>
                <w:rFonts w:ascii="Consolas" w:hAnsi="Consolas" w:cs="Times New Roman"/>
                <w:noProof w:val="0"/>
                <w:color w:val="000000"/>
                <w:kern w:val="0"/>
                <w:sz w:val="24"/>
                <w:szCs w:val="24"/>
                <w:lang w:val="en-US"/>
              </w:rPr>
              <w:t>ReceiptNoteDetail</w:t>
            </w:r>
            <w:proofErr w:type="spellEnd"/>
            <w:r w:rsidRPr="008D3A0D">
              <w:rPr>
                <w:rFonts w:ascii="Consolas" w:hAnsi="Consolas" w:cs="Times New Roman"/>
                <w:noProof w:val="0"/>
                <w:color w:val="000000"/>
                <w:kern w:val="0"/>
                <w:sz w:val="24"/>
                <w:szCs w:val="24"/>
                <w:lang w:val="en-US"/>
              </w:rPr>
              <w:t xml:space="preserve"> </w:t>
            </w:r>
            <w:r w:rsidRPr="008D3A0D">
              <w:rPr>
                <w:rFonts w:ascii="Consolas" w:hAnsi="Consolas" w:cs="Times New Roman"/>
                <w:noProof w:val="0"/>
                <w:color w:val="0000FF"/>
                <w:kern w:val="0"/>
                <w:sz w:val="24"/>
                <w:szCs w:val="24"/>
                <w:lang w:val="en-US"/>
              </w:rPr>
              <w:t>WHERE</w:t>
            </w:r>
            <w:r w:rsidRPr="008D3A0D">
              <w:rPr>
                <w:rFonts w:ascii="Consolas" w:hAnsi="Consolas" w:cs="Times New Roman"/>
                <w:noProof w:val="0"/>
                <w:color w:val="000000"/>
                <w:kern w:val="0"/>
                <w:sz w:val="24"/>
                <w:szCs w:val="24"/>
                <w:lang w:val="en-US"/>
              </w:rPr>
              <w:t xml:space="preserve"> </w:t>
            </w:r>
            <w:proofErr w:type="spellStart"/>
            <w:r w:rsidRPr="008D3A0D">
              <w:rPr>
                <w:rFonts w:ascii="Consolas" w:hAnsi="Consolas" w:cs="Times New Roman"/>
                <w:noProof w:val="0"/>
                <w:color w:val="000000"/>
                <w:kern w:val="0"/>
                <w:sz w:val="24"/>
                <w:szCs w:val="24"/>
                <w:lang w:val="en-US"/>
              </w:rPr>
              <w:t>rNoteID</w:t>
            </w:r>
            <w:proofErr w:type="spellEnd"/>
            <w:r w:rsidRPr="008D3A0D">
              <w:rPr>
                <w:rFonts w:ascii="Consolas" w:hAnsi="Consolas" w:cs="Times New Roman"/>
                <w:noProof w:val="0"/>
                <w:color w:val="000000"/>
                <w:kern w:val="0"/>
                <w:sz w:val="24"/>
                <w:szCs w:val="24"/>
                <w:lang w:val="en-US"/>
              </w:rPr>
              <w:t xml:space="preserve"> </w:t>
            </w:r>
            <w:r w:rsidRPr="008D3A0D">
              <w:rPr>
                <w:rFonts w:ascii="Consolas" w:hAnsi="Consolas" w:cs="Times New Roman"/>
                <w:noProof w:val="0"/>
                <w:color w:val="808080"/>
                <w:kern w:val="0"/>
                <w:sz w:val="24"/>
                <w:szCs w:val="24"/>
                <w:lang w:val="en-US"/>
              </w:rPr>
              <w:t>=</w:t>
            </w:r>
            <w:r w:rsidRPr="008D3A0D">
              <w:rPr>
                <w:rFonts w:ascii="Consolas" w:hAnsi="Consolas" w:cs="Times New Roman"/>
                <w:noProof w:val="0"/>
                <w:color w:val="000000"/>
                <w:kern w:val="0"/>
                <w:sz w:val="24"/>
                <w:szCs w:val="24"/>
                <w:lang w:val="en-US"/>
              </w:rPr>
              <w:t xml:space="preserve"> @rnID</w:t>
            </w:r>
            <w:r w:rsidRPr="008D3A0D">
              <w:rPr>
                <w:rFonts w:ascii="Consolas" w:hAnsi="Consolas" w:cs="Times New Roman"/>
                <w:noProof w:val="0"/>
                <w:color w:val="808080"/>
                <w:kern w:val="0"/>
                <w:sz w:val="24"/>
                <w:szCs w:val="24"/>
                <w:lang w:val="en-US"/>
              </w:rPr>
              <w:t>)</w:t>
            </w:r>
          </w:p>
          <w:p w14:paraId="17BB08AF" w14:textId="77777777" w:rsidR="008D3A0D" w:rsidRPr="008D3A0D" w:rsidRDefault="008D3A0D" w:rsidP="008D3A0D">
            <w:pPr>
              <w:autoSpaceDE w:val="0"/>
              <w:autoSpaceDN w:val="0"/>
              <w:adjustRightInd w:val="0"/>
              <w:spacing w:line="276" w:lineRule="auto"/>
              <w:ind w:left="360"/>
              <w:rPr>
                <w:rFonts w:ascii="Consolas" w:hAnsi="Consolas" w:cs="Times New Roman"/>
                <w:noProof w:val="0"/>
                <w:color w:val="000000"/>
                <w:kern w:val="0"/>
                <w:sz w:val="24"/>
                <w:szCs w:val="24"/>
                <w:lang w:val="en-US"/>
              </w:rPr>
            </w:pPr>
            <w:r w:rsidRPr="008D3A0D">
              <w:rPr>
                <w:rFonts w:ascii="Consolas" w:hAnsi="Consolas" w:cs="Times New Roman"/>
                <w:noProof w:val="0"/>
                <w:color w:val="000000"/>
                <w:kern w:val="0"/>
                <w:sz w:val="24"/>
                <w:szCs w:val="24"/>
                <w:lang w:val="en-US"/>
              </w:rPr>
              <w:t xml:space="preserve">    </w:t>
            </w:r>
            <w:r w:rsidRPr="008D3A0D">
              <w:rPr>
                <w:rFonts w:ascii="Consolas" w:hAnsi="Consolas" w:cs="Times New Roman"/>
                <w:noProof w:val="0"/>
                <w:color w:val="0000FF"/>
                <w:kern w:val="0"/>
                <w:sz w:val="24"/>
                <w:szCs w:val="24"/>
                <w:lang w:val="en-US"/>
              </w:rPr>
              <w:t>WHERE</w:t>
            </w:r>
            <w:r w:rsidRPr="008D3A0D">
              <w:rPr>
                <w:rFonts w:ascii="Consolas" w:hAnsi="Consolas" w:cs="Times New Roman"/>
                <w:noProof w:val="0"/>
                <w:color w:val="000000"/>
                <w:kern w:val="0"/>
                <w:sz w:val="24"/>
                <w:szCs w:val="24"/>
                <w:lang w:val="en-US"/>
              </w:rPr>
              <w:t xml:space="preserve"> ID </w:t>
            </w:r>
            <w:r w:rsidRPr="008D3A0D">
              <w:rPr>
                <w:rFonts w:ascii="Consolas" w:hAnsi="Consolas" w:cs="Times New Roman"/>
                <w:noProof w:val="0"/>
                <w:color w:val="808080"/>
                <w:kern w:val="0"/>
                <w:sz w:val="24"/>
                <w:szCs w:val="24"/>
                <w:lang w:val="en-US"/>
              </w:rPr>
              <w:t>=</w:t>
            </w:r>
            <w:r w:rsidRPr="008D3A0D">
              <w:rPr>
                <w:rFonts w:ascii="Consolas" w:hAnsi="Consolas" w:cs="Times New Roman"/>
                <w:noProof w:val="0"/>
                <w:color w:val="000000"/>
                <w:kern w:val="0"/>
                <w:sz w:val="24"/>
                <w:szCs w:val="24"/>
                <w:lang w:val="en-US"/>
              </w:rPr>
              <w:t xml:space="preserve"> @</w:t>
            </w:r>
            <w:proofErr w:type="gramStart"/>
            <w:r w:rsidRPr="008D3A0D">
              <w:rPr>
                <w:rFonts w:ascii="Consolas" w:hAnsi="Consolas" w:cs="Times New Roman"/>
                <w:noProof w:val="0"/>
                <w:color w:val="000000"/>
                <w:kern w:val="0"/>
                <w:sz w:val="24"/>
                <w:szCs w:val="24"/>
                <w:lang w:val="en-US"/>
              </w:rPr>
              <w:t>rnID</w:t>
            </w:r>
            <w:r w:rsidRPr="008D3A0D">
              <w:rPr>
                <w:rFonts w:ascii="Consolas" w:hAnsi="Consolas" w:cs="Times New Roman"/>
                <w:noProof w:val="0"/>
                <w:color w:val="808080"/>
                <w:kern w:val="0"/>
                <w:sz w:val="24"/>
                <w:szCs w:val="24"/>
                <w:lang w:val="en-US"/>
              </w:rPr>
              <w:t>;</w:t>
            </w:r>
            <w:proofErr w:type="gramEnd"/>
          </w:p>
          <w:p w14:paraId="7D48DFB0" w14:textId="77777777" w:rsidR="008D3A0D" w:rsidRPr="008D3A0D" w:rsidRDefault="008D3A0D" w:rsidP="008D3A0D">
            <w:pPr>
              <w:autoSpaceDE w:val="0"/>
              <w:autoSpaceDN w:val="0"/>
              <w:adjustRightInd w:val="0"/>
              <w:spacing w:line="276" w:lineRule="auto"/>
              <w:rPr>
                <w:rFonts w:ascii="Consolas" w:hAnsi="Consolas" w:cs="Times New Roman"/>
                <w:noProof w:val="0"/>
                <w:color w:val="000000"/>
                <w:kern w:val="0"/>
                <w:sz w:val="24"/>
                <w:szCs w:val="24"/>
                <w:lang w:val="en-US"/>
              </w:rPr>
            </w:pPr>
            <w:proofErr w:type="gramStart"/>
            <w:r w:rsidRPr="008D3A0D">
              <w:rPr>
                <w:rFonts w:ascii="Consolas" w:hAnsi="Consolas" w:cs="Times New Roman"/>
                <w:noProof w:val="0"/>
                <w:color w:val="0000FF"/>
                <w:kern w:val="0"/>
                <w:sz w:val="24"/>
                <w:szCs w:val="24"/>
                <w:lang w:val="en-US"/>
              </w:rPr>
              <w:t>END</w:t>
            </w:r>
            <w:r w:rsidRPr="008D3A0D">
              <w:rPr>
                <w:rFonts w:ascii="Consolas" w:hAnsi="Consolas" w:cs="Times New Roman"/>
                <w:noProof w:val="0"/>
                <w:color w:val="808080"/>
                <w:kern w:val="0"/>
                <w:sz w:val="24"/>
                <w:szCs w:val="24"/>
                <w:lang w:val="en-US"/>
              </w:rPr>
              <w:t>;</w:t>
            </w:r>
            <w:proofErr w:type="gramEnd"/>
          </w:p>
          <w:p w14:paraId="44D0CB1D" w14:textId="6FBA5307" w:rsidR="008D3A0D" w:rsidRDefault="008D3A0D" w:rsidP="008D3A0D">
            <w:pPr>
              <w:spacing w:line="276" w:lineRule="auto"/>
              <w:rPr>
                <w:rFonts w:ascii="Times New Roman" w:hAnsi="Times New Roman" w:cs="Times New Roman"/>
                <w:b/>
                <w:bCs/>
                <w:sz w:val="28"/>
                <w:szCs w:val="28"/>
                <w:lang w:val="en-US"/>
              </w:rPr>
            </w:pPr>
            <w:r w:rsidRPr="008D3A0D">
              <w:rPr>
                <w:rFonts w:ascii="Consolas" w:hAnsi="Consolas" w:cs="Times New Roman"/>
                <w:noProof w:val="0"/>
                <w:color w:val="0000FF"/>
                <w:kern w:val="0"/>
                <w:sz w:val="24"/>
                <w:szCs w:val="24"/>
                <w:lang w:val="en-US"/>
              </w:rPr>
              <w:t>GO</w:t>
            </w:r>
          </w:p>
        </w:tc>
      </w:tr>
    </w:tbl>
    <w:p w14:paraId="5287BC0A" w14:textId="77777777" w:rsidR="006F02D4" w:rsidRPr="007875F7" w:rsidRDefault="006F02D4" w:rsidP="007875F7">
      <w:pPr>
        <w:rPr>
          <w:rFonts w:ascii="Times New Roman" w:hAnsi="Times New Roman" w:cs="Times New Roman"/>
          <w:b/>
          <w:bCs/>
          <w:sz w:val="28"/>
          <w:szCs w:val="28"/>
          <w:lang w:val="en-US"/>
        </w:rPr>
      </w:pPr>
    </w:p>
    <w:p w14:paraId="057B7C71" w14:textId="623A3018" w:rsidR="0042448F" w:rsidRDefault="0042448F" w:rsidP="00EC619D">
      <w:pPr>
        <w:pStyle w:val="ListParagraph"/>
        <w:numPr>
          <w:ilvl w:val="2"/>
          <w:numId w:val="7"/>
        </w:numPr>
        <w:spacing w:after="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Function</w:t>
      </w:r>
    </w:p>
    <w:p w14:paraId="1C146ABD" w14:textId="017B9AF7" w:rsidR="00B31C3C" w:rsidRDefault="00B31C3C" w:rsidP="00B31C3C">
      <w:pPr>
        <w:pStyle w:val="ListParagraph"/>
        <w:numPr>
          <w:ilvl w:val="0"/>
          <w:numId w:val="30"/>
        </w:numPr>
        <w:rPr>
          <w:rFonts w:ascii="Times New Roman" w:hAnsi="Times New Roman" w:cs="Times New Roman"/>
          <w:b/>
          <w:bCs/>
          <w:sz w:val="28"/>
          <w:szCs w:val="28"/>
          <w:lang w:val="en-US"/>
        </w:rPr>
      </w:pPr>
      <w:r>
        <w:rPr>
          <w:rFonts w:ascii="Times New Roman" w:hAnsi="Times New Roman" w:cs="Times New Roman"/>
          <w:b/>
          <w:bCs/>
          <w:sz w:val="28"/>
          <w:szCs w:val="28"/>
          <w:lang w:val="en-US"/>
        </w:rPr>
        <w:t>F</w:t>
      </w:r>
      <w:r w:rsidRPr="00B31C3C">
        <w:rPr>
          <w:rFonts w:ascii="Times New Roman" w:hAnsi="Times New Roman" w:cs="Times New Roman"/>
          <w:b/>
          <w:bCs/>
          <w:sz w:val="28"/>
          <w:szCs w:val="28"/>
          <w:lang w:val="en-US"/>
        </w:rPr>
        <w:t xml:space="preserve">unction lọc </w:t>
      </w:r>
      <w:r w:rsidR="00A860D4">
        <w:rPr>
          <w:rFonts w:ascii="Times New Roman" w:hAnsi="Times New Roman" w:cs="Times New Roman"/>
          <w:b/>
          <w:bCs/>
          <w:sz w:val="28"/>
          <w:szCs w:val="28"/>
          <w:lang w:val="en-US"/>
        </w:rPr>
        <w:t>ReceiptNote</w:t>
      </w:r>
      <w:r w:rsidRPr="00B31C3C">
        <w:rPr>
          <w:rFonts w:ascii="Times New Roman" w:hAnsi="Times New Roman" w:cs="Times New Roman"/>
          <w:b/>
          <w:bCs/>
          <w:sz w:val="28"/>
          <w:szCs w:val="28"/>
          <w:lang w:val="en-US"/>
        </w:rPr>
        <w:t>View theo ID</w:t>
      </w:r>
    </w:p>
    <w:tbl>
      <w:tblPr>
        <w:tblStyle w:val="TableGrid"/>
        <w:tblW w:w="0" w:type="auto"/>
        <w:tblInd w:w="720" w:type="dxa"/>
        <w:tblLook w:val="04A0" w:firstRow="1" w:lastRow="0" w:firstColumn="1" w:lastColumn="0" w:noHBand="0" w:noVBand="1"/>
      </w:tblPr>
      <w:tblGrid>
        <w:gridCol w:w="8296"/>
      </w:tblGrid>
      <w:tr w:rsidR="00B31C3C" w14:paraId="4FD6218C" w14:textId="77777777" w:rsidTr="005B48B3">
        <w:tc>
          <w:tcPr>
            <w:tcW w:w="8296" w:type="dxa"/>
          </w:tcPr>
          <w:p w14:paraId="13AD8958" w14:textId="77777777" w:rsidR="005B48B3" w:rsidRPr="005B48B3" w:rsidRDefault="005B48B3" w:rsidP="005B48B3">
            <w:pPr>
              <w:autoSpaceDE w:val="0"/>
              <w:autoSpaceDN w:val="0"/>
              <w:adjustRightInd w:val="0"/>
              <w:spacing w:line="276" w:lineRule="auto"/>
              <w:rPr>
                <w:rFonts w:ascii="Consolas" w:hAnsi="Consolas" w:cs="Times New Roman"/>
                <w:noProof w:val="0"/>
                <w:color w:val="000000"/>
                <w:kern w:val="0"/>
                <w:sz w:val="24"/>
                <w:szCs w:val="24"/>
                <w:lang w:val="en-US"/>
              </w:rPr>
            </w:pPr>
            <w:r w:rsidRPr="005B48B3">
              <w:rPr>
                <w:rFonts w:ascii="Consolas" w:hAnsi="Consolas" w:cs="Times New Roman"/>
                <w:noProof w:val="0"/>
                <w:color w:val="0000FF"/>
                <w:kern w:val="0"/>
                <w:sz w:val="24"/>
                <w:szCs w:val="24"/>
                <w:lang w:val="en-US"/>
              </w:rPr>
              <w:t>CREATE</w:t>
            </w:r>
            <w:r w:rsidRPr="005B48B3">
              <w:rPr>
                <w:rFonts w:ascii="Consolas" w:hAnsi="Consolas" w:cs="Times New Roman"/>
                <w:noProof w:val="0"/>
                <w:color w:val="000000"/>
                <w:kern w:val="0"/>
                <w:sz w:val="24"/>
                <w:szCs w:val="24"/>
                <w:lang w:val="en-US"/>
              </w:rPr>
              <w:t xml:space="preserve"> </w:t>
            </w:r>
            <w:r w:rsidRPr="005B48B3">
              <w:rPr>
                <w:rFonts w:ascii="Consolas" w:hAnsi="Consolas" w:cs="Times New Roman"/>
                <w:noProof w:val="0"/>
                <w:color w:val="0000FF"/>
                <w:kern w:val="0"/>
                <w:sz w:val="24"/>
                <w:szCs w:val="24"/>
                <w:lang w:val="en-US"/>
              </w:rPr>
              <w:t>FUNCTION</w:t>
            </w:r>
            <w:r w:rsidRPr="005B48B3">
              <w:rPr>
                <w:rFonts w:ascii="Consolas" w:hAnsi="Consolas" w:cs="Times New Roman"/>
                <w:noProof w:val="0"/>
                <w:color w:val="000000"/>
                <w:kern w:val="0"/>
                <w:sz w:val="24"/>
                <w:szCs w:val="24"/>
                <w:lang w:val="en-US"/>
              </w:rPr>
              <w:t xml:space="preserve"> </w:t>
            </w:r>
            <w:proofErr w:type="spellStart"/>
            <w:proofErr w:type="gramStart"/>
            <w:r w:rsidRPr="005B48B3">
              <w:rPr>
                <w:rFonts w:ascii="Consolas" w:hAnsi="Consolas" w:cs="Times New Roman"/>
                <w:noProof w:val="0"/>
                <w:color w:val="000000"/>
                <w:kern w:val="0"/>
                <w:sz w:val="24"/>
                <w:szCs w:val="24"/>
                <w:lang w:val="en-US"/>
              </w:rPr>
              <w:t>filterReceiptNoteViewByID</w:t>
            </w:r>
            <w:proofErr w:type="spellEnd"/>
            <w:proofErr w:type="gramEnd"/>
          </w:p>
          <w:p w14:paraId="037ABFC0" w14:textId="77777777" w:rsidR="005B48B3" w:rsidRPr="005B48B3" w:rsidRDefault="005B48B3" w:rsidP="005B48B3">
            <w:pPr>
              <w:autoSpaceDE w:val="0"/>
              <w:autoSpaceDN w:val="0"/>
              <w:adjustRightInd w:val="0"/>
              <w:spacing w:line="276" w:lineRule="auto"/>
              <w:rPr>
                <w:rFonts w:ascii="Consolas" w:hAnsi="Consolas" w:cs="Times New Roman"/>
                <w:noProof w:val="0"/>
                <w:color w:val="000000"/>
                <w:kern w:val="0"/>
                <w:sz w:val="24"/>
                <w:szCs w:val="24"/>
                <w:lang w:val="en-US"/>
              </w:rPr>
            </w:pPr>
            <w:r w:rsidRPr="005B48B3">
              <w:rPr>
                <w:rFonts w:ascii="Consolas" w:hAnsi="Consolas" w:cs="Times New Roman"/>
                <w:noProof w:val="0"/>
                <w:color w:val="808080"/>
                <w:kern w:val="0"/>
                <w:sz w:val="24"/>
                <w:szCs w:val="24"/>
                <w:lang w:val="en-US"/>
              </w:rPr>
              <w:t>(</w:t>
            </w:r>
          </w:p>
          <w:p w14:paraId="171AE6DE" w14:textId="77777777" w:rsidR="005B48B3" w:rsidRPr="005B48B3" w:rsidRDefault="005B48B3" w:rsidP="005B48B3">
            <w:pPr>
              <w:autoSpaceDE w:val="0"/>
              <w:autoSpaceDN w:val="0"/>
              <w:adjustRightInd w:val="0"/>
              <w:spacing w:line="276" w:lineRule="auto"/>
              <w:rPr>
                <w:rFonts w:ascii="Consolas" w:hAnsi="Consolas" w:cs="Times New Roman"/>
                <w:noProof w:val="0"/>
                <w:color w:val="000000"/>
                <w:kern w:val="0"/>
                <w:sz w:val="24"/>
                <w:szCs w:val="24"/>
                <w:lang w:val="en-US"/>
              </w:rPr>
            </w:pPr>
            <w:r w:rsidRPr="005B48B3">
              <w:rPr>
                <w:rFonts w:ascii="Consolas" w:hAnsi="Consolas" w:cs="Times New Roman"/>
                <w:noProof w:val="0"/>
                <w:color w:val="000000"/>
                <w:kern w:val="0"/>
                <w:sz w:val="24"/>
                <w:szCs w:val="24"/>
                <w:lang w:val="en-US"/>
              </w:rPr>
              <w:tab/>
              <w:t xml:space="preserve">@id </w:t>
            </w:r>
            <w:proofErr w:type="gramStart"/>
            <w:r w:rsidRPr="005B48B3">
              <w:rPr>
                <w:rFonts w:ascii="Consolas" w:hAnsi="Consolas" w:cs="Times New Roman"/>
                <w:noProof w:val="0"/>
                <w:color w:val="0000FF"/>
                <w:kern w:val="0"/>
                <w:sz w:val="24"/>
                <w:szCs w:val="24"/>
                <w:lang w:val="en-US"/>
              </w:rPr>
              <w:t>VARCHAR</w:t>
            </w:r>
            <w:r w:rsidRPr="005B48B3">
              <w:rPr>
                <w:rFonts w:ascii="Consolas" w:hAnsi="Consolas" w:cs="Times New Roman"/>
                <w:noProof w:val="0"/>
                <w:color w:val="808080"/>
                <w:kern w:val="0"/>
                <w:sz w:val="24"/>
                <w:szCs w:val="24"/>
                <w:lang w:val="en-US"/>
              </w:rPr>
              <w:t>(</w:t>
            </w:r>
            <w:proofErr w:type="gramEnd"/>
            <w:r w:rsidRPr="005B48B3">
              <w:rPr>
                <w:rFonts w:ascii="Consolas" w:hAnsi="Consolas" w:cs="Times New Roman"/>
                <w:noProof w:val="0"/>
                <w:color w:val="000000"/>
                <w:kern w:val="0"/>
                <w:sz w:val="24"/>
                <w:szCs w:val="24"/>
                <w:lang w:val="en-US"/>
              </w:rPr>
              <w:t>7</w:t>
            </w:r>
            <w:r w:rsidRPr="005B48B3">
              <w:rPr>
                <w:rFonts w:ascii="Consolas" w:hAnsi="Consolas" w:cs="Times New Roman"/>
                <w:noProof w:val="0"/>
                <w:color w:val="808080"/>
                <w:kern w:val="0"/>
                <w:sz w:val="24"/>
                <w:szCs w:val="24"/>
                <w:lang w:val="en-US"/>
              </w:rPr>
              <w:t>)</w:t>
            </w:r>
          </w:p>
          <w:p w14:paraId="7E179C60" w14:textId="77777777" w:rsidR="005B48B3" w:rsidRPr="005B48B3" w:rsidRDefault="005B48B3" w:rsidP="005B48B3">
            <w:pPr>
              <w:autoSpaceDE w:val="0"/>
              <w:autoSpaceDN w:val="0"/>
              <w:adjustRightInd w:val="0"/>
              <w:spacing w:line="276" w:lineRule="auto"/>
              <w:rPr>
                <w:rFonts w:ascii="Consolas" w:hAnsi="Consolas" w:cs="Times New Roman"/>
                <w:noProof w:val="0"/>
                <w:color w:val="000000"/>
                <w:kern w:val="0"/>
                <w:sz w:val="24"/>
                <w:szCs w:val="24"/>
                <w:lang w:val="en-US"/>
              </w:rPr>
            </w:pPr>
            <w:r w:rsidRPr="005B48B3">
              <w:rPr>
                <w:rFonts w:ascii="Consolas" w:hAnsi="Consolas" w:cs="Times New Roman"/>
                <w:noProof w:val="0"/>
                <w:color w:val="808080"/>
                <w:kern w:val="0"/>
                <w:sz w:val="24"/>
                <w:szCs w:val="24"/>
                <w:lang w:val="en-US"/>
              </w:rPr>
              <w:t>)</w:t>
            </w:r>
          </w:p>
          <w:p w14:paraId="6AD704E3" w14:textId="77777777" w:rsidR="005B48B3" w:rsidRPr="005B48B3" w:rsidRDefault="005B48B3" w:rsidP="005B48B3">
            <w:pPr>
              <w:autoSpaceDE w:val="0"/>
              <w:autoSpaceDN w:val="0"/>
              <w:adjustRightInd w:val="0"/>
              <w:spacing w:line="276" w:lineRule="auto"/>
              <w:rPr>
                <w:rFonts w:ascii="Consolas" w:hAnsi="Consolas" w:cs="Times New Roman"/>
                <w:noProof w:val="0"/>
                <w:color w:val="000000"/>
                <w:kern w:val="0"/>
                <w:sz w:val="24"/>
                <w:szCs w:val="24"/>
                <w:lang w:val="en-US"/>
              </w:rPr>
            </w:pPr>
            <w:r w:rsidRPr="005B48B3">
              <w:rPr>
                <w:rFonts w:ascii="Consolas" w:hAnsi="Consolas" w:cs="Times New Roman"/>
                <w:noProof w:val="0"/>
                <w:color w:val="0000FF"/>
                <w:kern w:val="0"/>
                <w:sz w:val="24"/>
                <w:szCs w:val="24"/>
                <w:lang w:val="en-US"/>
              </w:rPr>
              <w:t>RETURNS</w:t>
            </w:r>
            <w:r w:rsidRPr="005B48B3">
              <w:rPr>
                <w:rFonts w:ascii="Consolas" w:hAnsi="Consolas" w:cs="Times New Roman"/>
                <w:noProof w:val="0"/>
                <w:color w:val="000000"/>
                <w:kern w:val="0"/>
                <w:sz w:val="24"/>
                <w:szCs w:val="24"/>
                <w:lang w:val="en-US"/>
              </w:rPr>
              <w:t xml:space="preserve"> </w:t>
            </w:r>
            <w:r w:rsidRPr="005B48B3">
              <w:rPr>
                <w:rFonts w:ascii="Consolas" w:hAnsi="Consolas" w:cs="Times New Roman"/>
                <w:noProof w:val="0"/>
                <w:color w:val="0000FF"/>
                <w:kern w:val="0"/>
                <w:sz w:val="24"/>
                <w:szCs w:val="24"/>
                <w:lang w:val="en-US"/>
              </w:rPr>
              <w:t>TABLE</w:t>
            </w:r>
          </w:p>
          <w:p w14:paraId="55E3559A" w14:textId="77777777" w:rsidR="005B48B3" w:rsidRPr="005B48B3" w:rsidRDefault="005B48B3" w:rsidP="005B48B3">
            <w:pPr>
              <w:autoSpaceDE w:val="0"/>
              <w:autoSpaceDN w:val="0"/>
              <w:adjustRightInd w:val="0"/>
              <w:spacing w:line="276" w:lineRule="auto"/>
              <w:rPr>
                <w:rFonts w:ascii="Consolas" w:hAnsi="Consolas" w:cs="Times New Roman"/>
                <w:noProof w:val="0"/>
                <w:color w:val="000000"/>
                <w:kern w:val="0"/>
                <w:sz w:val="24"/>
                <w:szCs w:val="24"/>
                <w:lang w:val="en-US"/>
              </w:rPr>
            </w:pPr>
            <w:r w:rsidRPr="005B48B3">
              <w:rPr>
                <w:rFonts w:ascii="Consolas" w:hAnsi="Consolas" w:cs="Times New Roman"/>
                <w:noProof w:val="0"/>
                <w:color w:val="0000FF"/>
                <w:kern w:val="0"/>
                <w:sz w:val="24"/>
                <w:szCs w:val="24"/>
                <w:lang w:val="en-US"/>
              </w:rPr>
              <w:t>AS</w:t>
            </w:r>
          </w:p>
          <w:p w14:paraId="0D57C665" w14:textId="77777777" w:rsidR="005B48B3" w:rsidRPr="005B48B3" w:rsidRDefault="005B48B3" w:rsidP="005B48B3">
            <w:pPr>
              <w:autoSpaceDE w:val="0"/>
              <w:autoSpaceDN w:val="0"/>
              <w:adjustRightInd w:val="0"/>
              <w:spacing w:line="276" w:lineRule="auto"/>
              <w:rPr>
                <w:rFonts w:ascii="Consolas" w:hAnsi="Consolas" w:cs="Times New Roman"/>
                <w:noProof w:val="0"/>
                <w:color w:val="000000"/>
                <w:kern w:val="0"/>
                <w:sz w:val="24"/>
                <w:szCs w:val="24"/>
                <w:lang w:val="en-US"/>
              </w:rPr>
            </w:pPr>
            <w:r w:rsidRPr="005B48B3">
              <w:rPr>
                <w:rFonts w:ascii="Consolas" w:hAnsi="Consolas" w:cs="Times New Roman"/>
                <w:noProof w:val="0"/>
                <w:color w:val="0000FF"/>
                <w:kern w:val="0"/>
                <w:sz w:val="24"/>
                <w:szCs w:val="24"/>
                <w:lang w:val="en-US"/>
              </w:rPr>
              <w:t>RETURN</w:t>
            </w:r>
          </w:p>
          <w:p w14:paraId="7B62D52C" w14:textId="77777777" w:rsidR="005B48B3" w:rsidRPr="005B48B3" w:rsidRDefault="005B48B3" w:rsidP="005B48B3">
            <w:pPr>
              <w:autoSpaceDE w:val="0"/>
              <w:autoSpaceDN w:val="0"/>
              <w:adjustRightInd w:val="0"/>
              <w:spacing w:line="276" w:lineRule="auto"/>
              <w:rPr>
                <w:rFonts w:ascii="Consolas" w:hAnsi="Consolas" w:cs="Times New Roman"/>
                <w:noProof w:val="0"/>
                <w:color w:val="000000"/>
                <w:kern w:val="0"/>
                <w:sz w:val="24"/>
                <w:szCs w:val="24"/>
                <w:lang w:val="en-US"/>
              </w:rPr>
            </w:pPr>
            <w:r w:rsidRPr="005B48B3">
              <w:rPr>
                <w:rFonts w:ascii="Consolas" w:hAnsi="Consolas" w:cs="Times New Roman"/>
                <w:noProof w:val="0"/>
                <w:color w:val="000000"/>
                <w:kern w:val="0"/>
                <w:sz w:val="24"/>
                <w:szCs w:val="24"/>
                <w:lang w:val="en-US"/>
              </w:rPr>
              <w:tab/>
            </w:r>
            <w:r w:rsidRPr="005B48B3">
              <w:rPr>
                <w:rFonts w:ascii="Consolas" w:hAnsi="Consolas" w:cs="Times New Roman"/>
                <w:noProof w:val="0"/>
                <w:color w:val="0000FF"/>
                <w:kern w:val="0"/>
                <w:sz w:val="24"/>
                <w:szCs w:val="24"/>
                <w:lang w:val="en-US"/>
              </w:rPr>
              <w:t>SELECT</w:t>
            </w:r>
            <w:r w:rsidRPr="005B48B3">
              <w:rPr>
                <w:rFonts w:ascii="Consolas" w:hAnsi="Consolas" w:cs="Times New Roman"/>
                <w:noProof w:val="0"/>
                <w:color w:val="000000"/>
                <w:kern w:val="0"/>
                <w:sz w:val="24"/>
                <w:szCs w:val="24"/>
                <w:lang w:val="en-US"/>
              </w:rPr>
              <w:t xml:space="preserve"> </w:t>
            </w:r>
            <w:r w:rsidRPr="005B48B3">
              <w:rPr>
                <w:rFonts w:ascii="Consolas" w:hAnsi="Consolas" w:cs="Times New Roman"/>
                <w:noProof w:val="0"/>
                <w:color w:val="808080"/>
                <w:kern w:val="0"/>
                <w:sz w:val="24"/>
                <w:szCs w:val="24"/>
                <w:lang w:val="en-US"/>
              </w:rPr>
              <w:t>*</w:t>
            </w:r>
            <w:r w:rsidRPr="005B48B3">
              <w:rPr>
                <w:rFonts w:ascii="Consolas" w:hAnsi="Consolas" w:cs="Times New Roman"/>
                <w:noProof w:val="0"/>
                <w:color w:val="000000"/>
                <w:kern w:val="0"/>
                <w:sz w:val="24"/>
                <w:szCs w:val="24"/>
                <w:lang w:val="en-US"/>
              </w:rPr>
              <w:t xml:space="preserve"> </w:t>
            </w:r>
            <w:r w:rsidRPr="005B48B3">
              <w:rPr>
                <w:rFonts w:ascii="Consolas" w:hAnsi="Consolas" w:cs="Times New Roman"/>
                <w:noProof w:val="0"/>
                <w:color w:val="0000FF"/>
                <w:kern w:val="0"/>
                <w:sz w:val="24"/>
                <w:szCs w:val="24"/>
                <w:lang w:val="en-US"/>
              </w:rPr>
              <w:t>FROM</w:t>
            </w:r>
            <w:r w:rsidRPr="005B48B3">
              <w:rPr>
                <w:rFonts w:ascii="Consolas" w:hAnsi="Consolas" w:cs="Times New Roman"/>
                <w:noProof w:val="0"/>
                <w:color w:val="000000"/>
                <w:kern w:val="0"/>
                <w:sz w:val="24"/>
                <w:szCs w:val="24"/>
                <w:lang w:val="en-US"/>
              </w:rPr>
              <w:t xml:space="preserve"> </w:t>
            </w:r>
            <w:proofErr w:type="spellStart"/>
            <w:r w:rsidRPr="005B48B3">
              <w:rPr>
                <w:rFonts w:ascii="Consolas" w:hAnsi="Consolas" w:cs="Times New Roman"/>
                <w:noProof w:val="0"/>
                <w:color w:val="000000"/>
                <w:kern w:val="0"/>
                <w:sz w:val="24"/>
                <w:szCs w:val="24"/>
                <w:lang w:val="en-US"/>
              </w:rPr>
              <w:t>ReceiptNoteView</w:t>
            </w:r>
            <w:proofErr w:type="spellEnd"/>
            <w:r w:rsidRPr="005B48B3">
              <w:rPr>
                <w:rFonts w:ascii="Consolas" w:hAnsi="Consolas" w:cs="Times New Roman"/>
                <w:noProof w:val="0"/>
                <w:color w:val="000000"/>
                <w:kern w:val="0"/>
                <w:sz w:val="24"/>
                <w:szCs w:val="24"/>
                <w:lang w:val="en-US"/>
              </w:rPr>
              <w:t xml:space="preserve"> </w:t>
            </w:r>
            <w:r w:rsidRPr="005B48B3">
              <w:rPr>
                <w:rFonts w:ascii="Consolas" w:hAnsi="Consolas" w:cs="Times New Roman"/>
                <w:noProof w:val="0"/>
                <w:color w:val="0000FF"/>
                <w:kern w:val="0"/>
                <w:sz w:val="24"/>
                <w:szCs w:val="24"/>
                <w:lang w:val="en-US"/>
              </w:rPr>
              <w:t>WHERE</w:t>
            </w:r>
            <w:r w:rsidRPr="005B48B3">
              <w:rPr>
                <w:rFonts w:ascii="Consolas" w:hAnsi="Consolas" w:cs="Times New Roman"/>
                <w:noProof w:val="0"/>
                <w:color w:val="000000"/>
                <w:kern w:val="0"/>
                <w:sz w:val="24"/>
                <w:szCs w:val="24"/>
                <w:lang w:val="en-US"/>
              </w:rPr>
              <w:t xml:space="preserve"> ID </w:t>
            </w:r>
            <w:r w:rsidRPr="005B48B3">
              <w:rPr>
                <w:rFonts w:ascii="Consolas" w:hAnsi="Consolas" w:cs="Times New Roman"/>
                <w:noProof w:val="0"/>
                <w:color w:val="808080"/>
                <w:kern w:val="0"/>
                <w:sz w:val="24"/>
                <w:szCs w:val="24"/>
                <w:lang w:val="en-US"/>
              </w:rPr>
              <w:t>=</w:t>
            </w:r>
            <w:r w:rsidRPr="005B48B3">
              <w:rPr>
                <w:rFonts w:ascii="Consolas" w:hAnsi="Consolas" w:cs="Times New Roman"/>
                <w:noProof w:val="0"/>
                <w:color w:val="000000"/>
                <w:kern w:val="0"/>
                <w:sz w:val="24"/>
                <w:szCs w:val="24"/>
                <w:lang w:val="en-US"/>
              </w:rPr>
              <w:t xml:space="preserve"> @</w:t>
            </w:r>
            <w:proofErr w:type="gramStart"/>
            <w:r w:rsidRPr="005B48B3">
              <w:rPr>
                <w:rFonts w:ascii="Consolas" w:hAnsi="Consolas" w:cs="Times New Roman"/>
                <w:noProof w:val="0"/>
                <w:color w:val="000000"/>
                <w:kern w:val="0"/>
                <w:sz w:val="24"/>
                <w:szCs w:val="24"/>
                <w:lang w:val="en-US"/>
              </w:rPr>
              <w:t>id</w:t>
            </w:r>
            <w:r w:rsidRPr="005B48B3">
              <w:rPr>
                <w:rFonts w:ascii="Consolas" w:hAnsi="Consolas" w:cs="Times New Roman"/>
                <w:noProof w:val="0"/>
                <w:color w:val="808080"/>
                <w:kern w:val="0"/>
                <w:sz w:val="24"/>
                <w:szCs w:val="24"/>
                <w:lang w:val="en-US"/>
              </w:rPr>
              <w:t>;</w:t>
            </w:r>
            <w:proofErr w:type="gramEnd"/>
          </w:p>
          <w:p w14:paraId="333693F0" w14:textId="1998F9F0" w:rsidR="00B31C3C" w:rsidRPr="005B48B3" w:rsidRDefault="005B48B3" w:rsidP="005B48B3">
            <w:pPr>
              <w:spacing w:line="276" w:lineRule="auto"/>
              <w:rPr>
                <w:rFonts w:ascii="Times New Roman" w:hAnsi="Times New Roman" w:cs="Times New Roman"/>
                <w:b/>
                <w:bCs/>
                <w:sz w:val="28"/>
                <w:szCs w:val="28"/>
                <w:lang w:val="en-US"/>
              </w:rPr>
            </w:pPr>
            <w:r w:rsidRPr="005B48B3">
              <w:rPr>
                <w:rFonts w:ascii="Consolas" w:hAnsi="Consolas" w:cs="Times New Roman"/>
                <w:noProof w:val="0"/>
                <w:color w:val="0000FF"/>
                <w:kern w:val="0"/>
                <w:sz w:val="24"/>
                <w:szCs w:val="24"/>
                <w:lang w:val="en-US"/>
              </w:rPr>
              <w:t>GO</w:t>
            </w:r>
          </w:p>
        </w:tc>
      </w:tr>
    </w:tbl>
    <w:p w14:paraId="2CC2D2CE" w14:textId="5835E7D7" w:rsidR="00DE4013" w:rsidRPr="00DE4013" w:rsidRDefault="005B48B3" w:rsidP="00DE4013">
      <w:pPr>
        <w:spacing w:after="0"/>
        <w:ind w:firstLine="720"/>
        <w:rPr>
          <w:rFonts w:ascii="Times New Roman" w:hAnsi="Times New Roman" w:cs="Times New Roman"/>
          <w:i/>
          <w:iCs/>
          <w:sz w:val="24"/>
          <w:szCs w:val="24"/>
          <w:lang w:val="en-US"/>
        </w:rPr>
      </w:pPr>
      <w:r w:rsidRPr="00235D4A">
        <w:rPr>
          <w:rFonts w:ascii="Times New Roman" w:hAnsi="Times New Roman" w:cs="Times New Roman"/>
          <w:i/>
          <w:iCs/>
          <w:sz w:val="24"/>
          <w:szCs w:val="24"/>
          <w:lang w:val="en-US"/>
        </w:rPr>
        <w:t>C# code:</w:t>
      </w:r>
    </w:p>
    <w:tbl>
      <w:tblPr>
        <w:tblStyle w:val="TableGrid"/>
        <w:tblW w:w="0" w:type="auto"/>
        <w:tblInd w:w="715" w:type="dxa"/>
        <w:tblLook w:val="04A0" w:firstRow="1" w:lastRow="0" w:firstColumn="1" w:lastColumn="0" w:noHBand="0" w:noVBand="1"/>
      </w:tblPr>
      <w:tblGrid>
        <w:gridCol w:w="8301"/>
      </w:tblGrid>
      <w:tr w:rsidR="00DE4013" w:rsidRPr="00DE4013" w14:paraId="1DE518D5" w14:textId="77777777" w:rsidTr="00DE4013">
        <w:tc>
          <w:tcPr>
            <w:tcW w:w="8301" w:type="dxa"/>
          </w:tcPr>
          <w:p w14:paraId="1A829043" w14:textId="270C0710" w:rsidR="00DE4013" w:rsidRPr="00DE4013" w:rsidRDefault="00DE4013" w:rsidP="00DE4013">
            <w:pPr>
              <w:spacing w:line="276" w:lineRule="auto"/>
              <w:rPr>
                <w:rFonts w:ascii="Cascadia Mono" w:hAnsi="Cascadia Mono" w:cs="Times New Roman"/>
                <w:noProof w:val="0"/>
                <w:color w:val="000000"/>
                <w:kern w:val="0"/>
                <w:sz w:val="24"/>
                <w:szCs w:val="24"/>
                <w:lang w:val="en-US"/>
              </w:rPr>
            </w:pPr>
            <w:r w:rsidRPr="00DE4013">
              <w:rPr>
                <w:rFonts w:ascii="Cascadia Mono" w:hAnsi="Cascadia Mono" w:cs="Times New Roman"/>
                <w:sz w:val="24"/>
                <w:szCs w:val="24"/>
                <w:lang w:val="en-US"/>
              </w:rPr>
              <w:t xml:space="preserve">DataTable </w:t>
            </w:r>
            <w:r w:rsidRPr="00DE4013">
              <w:rPr>
                <w:rFonts w:ascii="Cascadia Mono" w:hAnsi="Cascadia Mono" w:cs="Times New Roman"/>
                <w:noProof w:val="0"/>
                <w:color w:val="000000"/>
                <w:kern w:val="0"/>
                <w:sz w:val="24"/>
                <w:szCs w:val="24"/>
                <w:lang w:val="en-US"/>
              </w:rPr>
              <w:t xml:space="preserve">data = </w:t>
            </w:r>
            <w:proofErr w:type="spellStart"/>
            <w:proofErr w:type="gramStart"/>
            <w:r w:rsidRPr="00DE4013">
              <w:rPr>
                <w:rFonts w:ascii="Cascadia Mono" w:hAnsi="Cascadia Mono" w:cs="Times New Roman"/>
                <w:noProof w:val="0"/>
                <w:color w:val="000000"/>
                <w:kern w:val="0"/>
                <w:sz w:val="24"/>
                <w:szCs w:val="24"/>
                <w:lang w:val="en-US"/>
              </w:rPr>
              <w:t>DataProvider.Instance.ExecuteQuery</w:t>
            </w:r>
            <w:proofErr w:type="spellEnd"/>
            <w:proofErr w:type="gramEnd"/>
            <w:r w:rsidRPr="00DE4013">
              <w:rPr>
                <w:rFonts w:ascii="Cascadia Mono" w:hAnsi="Cascadia Mono" w:cs="Times New Roman"/>
                <w:noProof w:val="0"/>
                <w:color w:val="000000"/>
                <w:kern w:val="0"/>
                <w:sz w:val="24"/>
                <w:szCs w:val="24"/>
                <w:lang w:val="en-US"/>
              </w:rPr>
              <w:t xml:space="preserve">("SELECT * FROM </w:t>
            </w:r>
            <w:proofErr w:type="spellStart"/>
            <w:r w:rsidRPr="00DE4013">
              <w:rPr>
                <w:rFonts w:ascii="Cascadia Mono" w:hAnsi="Cascadia Mono" w:cs="Times New Roman"/>
                <w:noProof w:val="0"/>
                <w:color w:val="000000"/>
                <w:kern w:val="0"/>
                <w:sz w:val="24"/>
                <w:szCs w:val="24"/>
                <w:lang w:val="en-US"/>
              </w:rPr>
              <w:t>dbo.filterReceiptNoteViewByID</w:t>
            </w:r>
            <w:proofErr w:type="spellEnd"/>
            <w:r w:rsidRPr="00DE4013">
              <w:rPr>
                <w:rFonts w:ascii="Cascadia Mono" w:hAnsi="Cascadia Mono" w:cs="Times New Roman"/>
                <w:noProof w:val="0"/>
                <w:color w:val="000000"/>
                <w:kern w:val="0"/>
                <w:sz w:val="24"/>
                <w:szCs w:val="24"/>
                <w:lang w:val="en-US"/>
              </w:rPr>
              <w:t>( @id )", new object[] { id });</w:t>
            </w:r>
          </w:p>
        </w:tc>
      </w:tr>
    </w:tbl>
    <w:p w14:paraId="55BB01C3" w14:textId="366A72CC" w:rsidR="00B31C3C" w:rsidRPr="00B31C3C" w:rsidRDefault="00B31C3C" w:rsidP="00B31C3C">
      <w:pPr>
        <w:rPr>
          <w:rFonts w:ascii="Times New Roman" w:hAnsi="Times New Roman" w:cs="Times New Roman"/>
          <w:b/>
          <w:bCs/>
          <w:sz w:val="28"/>
          <w:szCs w:val="28"/>
          <w:lang w:val="en-US"/>
        </w:rPr>
      </w:pPr>
    </w:p>
    <w:p w14:paraId="66391FF3" w14:textId="506B712A" w:rsidR="00B31C3C" w:rsidRDefault="00B31C3C" w:rsidP="00B31C3C">
      <w:pPr>
        <w:pStyle w:val="ListParagraph"/>
        <w:numPr>
          <w:ilvl w:val="0"/>
          <w:numId w:val="30"/>
        </w:numPr>
        <w:rPr>
          <w:rFonts w:ascii="Times New Roman" w:hAnsi="Times New Roman" w:cs="Times New Roman"/>
          <w:b/>
          <w:bCs/>
          <w:sz w:val="28"/>
          <w:szCs w:val="28"/>
          <w:lang w:val="en-US"/>
        </w:rPr>
      </w:pPr>
      <w:r w:rsidRPr="00B31C3C">
        <w:rPr>
          <w:rFonts w:ascii="Times New Roman" w:hAnsi="Times New Roman" w:cs="Times New Roman"/>
          <w:b/>
          <w:bCs/>
          <w:sz w:val="28"/>
          <w:szCs w:val="28"/>
          <w:lang w:val="en-US"/>
        </w:rPr>
        <w:t xml:space="preserve">Function lọc </w:t>
      </w:r>
      <w:r w:rsidR="00A860D4">
        <w:rPr>
          <w:rFonts w:ascii="Times New Roman" w:hAnsi="Times New Roman" w:cs="Times New Roman"/>
          <w:b/>
          <w:bCs/>
          <w:sz w:val="28"/>
          <w:szCs w:val="28"/>
          <w:lang w:val="en-US"/>
        </w:rPr>
        <w:t>ReceiptNote</w:t>
      </w:r>
      <w:r w:rsidRPr="00B31C3C">
        <w:rPr>
          <w:rFonts w:ascii="Times New Roman" w:hAnsi="Times New Roman" w:cs="Times New Roman"/>
          <w:b/>
          <w:bCs/>
          <w:sz w:val="28"/>
          <w:szCs w:val="28"/>
          <w:lang w:val="en-US"/>
        </w:rPr>
        <w:t>View theo nhà cung cấp</w:t>
      </w:r>
    </w:p>
    <w:tbl>
      <w:tblPr>
        <w:tblStyle w:val="TableGrid"/>
        <w:tblW w:w="0" w:type="auto"/>
        <w:tblInd w:w="720" w:type="dxa"/>
        <w:tblLook w:val="04A0" w:firstRow="1" w:lastRow="0" w:firstColumn="1" w:lastColumn="0" w:noHBand="0" w:noVBand="1"/>
      </w:tblPr>
      <w:tblGrid>
        <w:gridCol w:w="8296"/>
      </w:tblGrid>
      <w:tr w:rsidR="001C2311" w14:paraId="0813C21E" w14:textId="77777777" w:rsidTr="00231724">
        <w:tc>
          <w:tcPr>
            <w:tcW w:w="8296" w:type="dxa"/>
          </w:tcPr>
          <w:p w14:paraId="2AC64CAD" w14:textId="77777777" w:rsidR="00231724" w:rsidRPr="00231724" w:rsidRDefault="00231724" w:rsidP="00231724">
            <w:pPr>
              <w:autoSpaceDE w:val="0"/>
              <w:autoSpaceDN w:val="0"/>
              <w:adjustRightInd w:val="0"/>
              <w:spacing w:line="276" w:lineRule="auto"/>
              <w:rPr>
                <w:rFonts w:ascii="Consolas" w:hAnsi="Consolas" w:cs="Times New Roman"/>
                <w:noProof w:val="0"/>
                <w:color w:val="000000"/>
                <w:kern w:val="0"/>
                <w:sz w:val="24"/>
                <w:szCs w:val="24"/>
                <w:lang w:val="en-US"/>
              </w:rPr>
            </w:pPr>
            <w:r w:rsidRPr="00231724">
              <w:rPr>
                <w:rFonts w:ascii="Consolas" w:hAnsi="Consolas" w:cs="Times New Roman"/>
                <w:noProof w:val="0"/>
                <w:color w:val="0000FF"/>
                <w:kern w:val="0"/>
                <w:sz w:val="24"/>
                <w:szCs w:val="24"/>
                <w:lang w:val="en-US"/>
              </w:rPr>
              <w:t>CREATE</w:t>
            </w:r>
            <w:r w:rsidRPr="00231724">
              <w:rPr>
                <w:rFonts w:ascii="Consolas" w:hAnsi="Consolas" w:cs="Times New Roman"/>
                <w:noProof w:val="0"/>
                <w:color w:val="000000"/>
                <w:kern w:val="0"/>
                <w:sz w:val="24"/>
                <w:szCs w:val="24"/>
                <w:lang w:val="en-US"/>
              </w:rPr>
              <w:t xml:space="preserve"> </w:t>
            </w:r>
            <w:r w:rsidRPr="00231724">
              <w:rPr>
                <w:rFonts w:ascii="Consolas" w:hAnsi="Consolas" w:cs="Times New Roman"/>
                <w:noProof w:val="0"/>
                <w:color w:val="0000FF"/>
                <w:kern w:val="0"/>
                <w:sz w:val="24"/>
                <w:szCs w:val="24"/>
                <w:lang w:val="en-US"/>
              </w:rPr>
              <w:t>FUNCTION</w:t>
            </w:r>
            <w:r w:rsidRPr="00231724">
              <w:rPr>
                <w:rFonts w:ascii="Consolas" w:hAnsi="Consolas" w:cs="Times New Roman"/>
                <w:noProof w:val="0"/>
                <w:color w:val="000000"/>
                <w:kern w:val="0"/>
                <w:sz w:val="24"/>
                <w:szCs w:val="24"/>
                <w:lang w:val="en-US"/>
              </w:rPr>
              <w:t xml:space="preserve"> </w:t>
            </w:r>
            <w:proofErr w:type="spellStart"/>
            <w:proofErr w:type="gramStart"/>
            <w:r w:rsidRPr="00231724">
              <w:rPr>
                <w:rFonts w:ascii="Consolas" w:hAnsi="Consolas" w:cs="Times New Roman"/>
                <w:noProof w:val="0"/>
                <w:color w:val="000000"/>
                <w:kern w:val="0"/>
                <w:sz w:val="24"/>
                <w:szCs w:val="24"/>
                <w:lang w:val="en-US"/>
              </w:rPr>
              <w:t>filterReceiptNoteViewBySupplier</w:t>
            </w:r>
            <w:proofErr w:type="spellEnd"/>
            <w:proofErr w:type="gramEnd"/>
          </w:p>
          <w:p w14:paraId="14785FEB" w14:textId="77777777" w:rsidR="00231724" w:rsidRPr="00231724" w:rsidRDefault="00231724" w:rsidP="00231724">
            <w:pPr>
              <w:autoSpaceDE w:val="0"/>
              <w:autoSpaceDN w:val="0"/>
              <w:adjustRightInd w:val="0"/>
              <w:spacing w:line="276" w:lineRule="auto"/>
              <w:rPr>
                <w:rFonts w:ascii="Consolas" w:hAnsi="Consolas" w:cs="Times New Roman"/>
                <w:noProof w:val="0"/>
                <w:color w:val="000000"/>
                <w:kern w:val="0"/>
                <w:sz w:val="24"/>
                <w:szCs w:val="24"/>
                <w:lang w:val="en-US"/>
              </w:rPr>
            </w:pPr>
            <w:r w:rsidRPr="00231724">
              <w:rPr>
                <w:rFonts w:ascii="Consolas" w:hAnsi="Consolas" w:cs="Times New Roman"/>
                <w:noProof w:val="0"/>
                <w:color w:val="808080"/>
                <w:kern w:val="0"/>
                <w:sz w:val="24"/>
                <w:szCs w:val="24"/>
                <w:lang w:val="en-US"/>
              </w:rPr>
              <w:lastRenderedPageBreak/>
              <w:t>(</w:t>
            </w:r>
          </w:p>
          <w:p w14:paraId="69047064" w14:textId="77777777" w:rsidR="00231724" w:rsidRPr="00231724" w:rsidRDefault="00231724" w:rsidP="00231724">
            <w:pPr>
              <w:autoSpaceDE w:val="0"/>
              <w:autoSpaceDN w:val="0"/>
              <w:adjustRightInd w:val="0"/>
              <w:spacing w:line="276" w:lineRule="auto"/>
              <w:rPr>
                <w:rFonts w:ascii="Consolas" w:hAnsi="Consolas" w:cs="Times New Roman"/>
                <w:noProof w:val="0"/>
                <w:color w:val="000000"/>
                <w:kern w:val="0"/>
                <w:sz w:val="24"/>
                <w:szCs w:val="24"/>
                <w:lang w:val="en-US"/>
              </w:rPr>
            </w:pPr>
            <w:r w:rsidRPr="00231724">
              <w:rPr>
                <w:rFonts w:ascii="Consolas" w:hAnsi="Consolas" w:cs="Times New Roman"/>
                <w:noProof w:val="0"/>
                <w:color w:val="000000"/>
                <w:kern w:val="0"/>
                <w:sz w:val="24"/>
                <w:szCs w:val="24"/>
                <w:lang w:val="en-US"/>
              </w:rPr>
              <w:tab/>
              <w:t xml:space="preserve">@supName </w:t>
            </w:r>
            <w:r w:rsidRPr="00231724">
              <w:rPr>
                <w:rFonts w:ascii="Consolas" w:hAnsi="Consolas" w:cs="Times New Roman"/>
                <w:noProof w:val="0"/>
                <w:color w:val="0000FF"/>
                <w:kern w:val="0"/>
                <w:sz w:val="24"/>
                <w:szCs w:val="24"/>
                <w:lang w:val="en-US"/>
              </w:rPr>
              <w:t>NVARCHAR</w:t>
            </w:r>
            <w:r w:rsidRPr="00231724">
              <w:rPr>
                <w:rFonts w:ascii="Consolas" w:hAnsi="Consolas" w:cs="Times New Roman"/>
                <w:noProof w:val="0"/>
                <w:color w:val="808080"/>
                <w:kern w:val="0"/>
                <w:sz w:val="24"/>
                <w:szCs w:val="24"/>
                <w:lang w:val="en-US"/>
              </w:rPr>
              <w:t>(</w:t>
            </w:r>
            <w:r w:rsidRPr="00231724">
              <w:rPr>
                <w:rFonts w:ascii="Consolas" w:hAnsi="Consolas" w:cs="Times New Roman"/>
                <w:noProof w:val="0"/>
                <w:color w:val="FF00FF"/>
                <w:kern w:val="0"/>
                <w:sz w:val="24"/>
                <w:szCs w:val="24"/>
                <w:lang w:val="en-US"/>
              </w:rPr>
              <w:t>MAX</w:t>
            </w:r>
            <w:r w:rsidRPr="00231724">
              <w:rPr>
                <w:rFonts w:ascii="Consolas" w:hAnsi="Consolas" w:cs="Times New Roman"/>
                <w:noProof w:val="0"/>
                <w:color w:val="808080"/>
                <w:kern w:val="0"/>
                <w:sz w:val="24"/>
                <w:szCs w:val="24"/>
                <w:lang w:val="en-US"/>
              </w:rPr>
              <w:t>)</w:t>
            </w:r>
          </w:p>
          <w:p w14:paraId="6A58AB1B" w14:textId="77777777" w:rsidR="00231724" w:rsidRPr="00231724" w:rsidRDefault="00231724" w:rsidP="00231724">
            <w:pPr>
              <w:autoSpaceDE w:val="0"/>
              <w:autoSpaceDN w:val="0"/>
              <w:adjustRightInd w:val="0"/>
              <w:spacing w:line="276" w:lineRule="auto"/>
              <w:rPr>
                <w:rFonts w:ascii="Consolas" w:hAnsi="Consolas" w:cs="Times New Roman"/>
                <w:noProof w:val="0"/>
                <w:color w:val="000000"/>
                <w:kern w:val="0"/>
                <w:sz w:val="24"/>
                <w:szCs w:val="24"/>
                <w:lang w:val="en-US"/>
              </w:rPr>
            </w:pPr>
            <w:r w:rsidRPr="00231724">
              <w:rPr>
                <w:rFonts w:ascii="Consolas" w:hAnsi="Consolas" w:cs="Times New Roman"/>
                <w:noProof w:val="0"/>
                <w:color w:val="808080"/>
                <w:kern w:val="0"/>
                <w:sz w:val="24"/>
                <w:szCs w:val="24"/>
                <w:lang w:val="en-US"/>
              </w:rPr>
              <w:t>)</w:t>
            </w:r>
          </w:p>
          <w:p w14:paraId="66A91189" w14:textId="77777777" w:rsidR="00231724" w:rsidRPr="00231724" w:rsidRDefault="00231724" w:rsidP="00231724">
            <w:pPr>
              <w:autoSpaceDE w:val="0"/>
              <w:autoSpaceDN w:val="0"/>
              <w:adjustRightInd w:val="0"/>
              <w:spacing w:line="276" w:lineRule="auto"/>
              <w:rPr>
                <w:rFonts w:ascii="Consolas" w:hAnsi="Consolas" w:cs="Times New Roman"/>
                <w:noProof w:val="0"/>
                <w:color w:val="000000"/>
                <w:kern w:val="0"/>
                <w:sz w:val="24"/>
                <w:szCs w:val="24"/>
                <w:lang w:val="en-US"/>
              </w:rPr>
            </w:pPr>
            <w:r w:rsidRPr="00231724">
              <w:rPr>
                <w:rFonts w:ascii="Consolas" w:hAnsi="Consolas" w:cs="Times New Roman"/>
                <w:noProof w:val="0"/>
                <w:color w:val="0000FF"/>
                <w:kern w:val="0"/>
                <w:sz w:val="24"/>
                <w:szCs w:val="24"/>
                <w:lang w:val="en-US"/>
              </w:rPr>
              <w:t>RETURNS</w:t>
            </w:r>
            <w:r w:rsidRPr="00231724">
              <w:rPr>
                <w:rFonts w:ascii="Consolas" w:hAnsi="Consolas" w:cs="Times New Roman"/>
                <w:noProof w:val="0"/>
                <w:color w:val="000000"/>
                <w:kern w:val="0"/>
                <w:sz w:val="24"/>
                <w:szCs w:val="24"/>
                <w:lang w:val="en-US"/>
              </w:rPr>
              <w:t xml:space="preserve"> </w:t>
            </w:r>
            <w:r w:rsidRPr="00231724">
              <w:rPr>
                <w:rFonts w:ascii="Consolas" w:hAnsi="Consolas" w:cs="Times New Roman"/>
                <w:noProof w:val="0"/>
                <w:color w:val="0000FF"/>
                <w:kern w:val="0"/>
                <w:sz w:val="24"/>
                <w:szCs w:val="24"/>
                <w:lang w:val="en-US"/>
              </w:rPr>
              <w:t>TABLE</w:t>
            </w:r>
          </w:p>
          <w:p w14:paraId="7F128FBB" w14:textId="77777777" w:rsidR="00231724" w:rsidRPr="00231724" w:rsidRDefault="00231724" w:rsidP="00231724">
            <w:pPr>
              <w:autoSpaceDE w:val="0"/>
              <w:autoSpaceDN w:val="0"/>
              <w:adjustRightInd w:val="0"/>
              <w:spacing w:line="276" w:lineRule="auto"/>
              <w:rPr>
                <w:rFonts w:ascii="Consolas" w:hAnsi="Consolas" w:cs="Times New Roman"/>
                <w:noProof w:val="0"/>
                <w:color w:val="000000"/>
                <w:kern w:val="0"/>
                <w:sz w:val="24"/>
                <w:szCs w:val="24"/>
                <w:lang w:val="en-US"/>
              </w:rPr>
            </w:pPr>
            <w:r w:rsidRPr="00231724">
              <w:rPr>
                <w:rFonts w:ascii="Consolas" w:hAnsi="Consolas" w:cs="Times New Roman"/>
                <w:noProof w:val="0"/>
                <w:color w:val="0000FF"/>
                <w:kern w:val="0"/>
                <w:sz w:val="24"/>
                <w:szCs w:val="24"/>
                <w:lang w:val="en-US"/>
              </w:rPr>
              <w:t>AS</w:t>
            </w:r>
          </w:p>
          <w:p w14:paraId="0620E668" w14:textId="77777777" w:rsidR="00231724" w:rsidRPr="00231724" w:rsidRDefault="00231724" w:rsidP="00231724">
            <w:pPr>
              <w:autoSpaceDE w:val="0"/>
              <w:autoSpaceDN w:val="0"/>
              <w:adjustRightInd w:val="0"/>
              <w:spacing w:line="276" w:lineRule="auto"/>
              <w:rPr>
                <w:rFonts w:ascii="Consolas" w:hAnsi="Consolas" w:cs="Times New Roman"/>
                <w:noProof w:val="0"/>
                <w:color w:val="000000"/>
                <w:kern w:val="0"/>
                <w:sz w:val="24"/>
                <w:szCs w:val="24"/>
                <w:lang w:val="en-US"/>
              </w:rPr>
            </w:pPr>
            <w:r w:rsidRPr="00231724">
              <w:rPr>
                <w:rFonts w:ascii="Consolas" w:hAnsi="Consolas" w:cs="Times New Roman"/>
                <w:noProof w:val="0"/>
                <w:color w:val="0000FF"/>
                <w:kern w:val="0"/>
                <w:sz w:val="24"/>
                <w:szCs w:val="24"/>
                <w:lang w:val="en-US"/>
              </w:rPr>
              <w:t>RETURN</w:t>
            </w:r>
          </w:p>
          <w:p w14:paraId="3733E5CB" w14:textId="77777777" w:rsidR="00231724" w:rsidRPr="00231724" w:rsidRDefault="00231724" w:rsidP="00231724">
            <w:pPr>
              <w:autoSpaceDE w:val="0"/>
              <w:autoSpaceDN w:val="0"/>
              <w:adjustRightInd w:val="0"/>
              <w:spacing w:line="276" w:lineRule="auto"/>
              <w:rPr>
                <w:rFonts w:ascii="Consolas" w:hAnsi="Consolas" w:cs="Times New Roman"/>
                <w:noProof w:val="0"/>
                <w:color w:val="000000"/>
                <w:kern w:val="0"/>
                <w:sz w:val="24"/>
                <w:szCs w:val="24"/>
                <w:lang w:val="en-US"/>
              </w:rPr>
            </w:pPr>
            <w:r w:rsidRPr="00231724">
              <w:rPr>
                <w:rFonts w:ascii="Consolas" w:hAnsi="Consolas" w:cs="Times New Roman"/>
                <w:noProof w:val="0"/>
                <w:color w:val="000000"/>
                <w:kern w:val="0"/>
                <w:sz w:val="24"/>
                <w:szCs w:val="24"/>
                <w:lang w:val="en-US"/>
              </w:rPr>
              <w:tab/>
            </w:r>
            <w:r w:rsidRPr="00231724">
              <w:rPr>
                <w:rFonts w:ascii="Consolas" w:hAnsi="Consolas" w:cs="Times New Roman"/>
                <w:noProof w:val="0"/>
                <w:color w:val="0000FF"/>
                <w:kern w:val="0"/>
                <w:sz w:val="24"/>
                <w:szCs w:val="24"/>
                <w:lang w:val="en-US"/>
              </w:rPr>
              <w:t>SELECT</w:t>
            </w:r>
            <w:r w:rsidRPr="00231724">
              <w:rPr>
                <w:rFonts w:ascii="Consolas" w:hAnsi="Consolas" w:cs="Times New Roman"/>
                <w:noProof w:val="0"/>
                <w:color w:val="000000"/>
                <w:kern w:val="0"/>
                <w:sz w:val="24"/>
                <w:szCs w:val="24"/>
                <w:lang w:val="en-US"/>
              </w:rPr>
              <w:t xml:space="preserve"> </w:t>
            </w:r>
            <w:r w:rsidRPr="00231724">
              <w:rPr>
                <w:rFonts w:ascii="Consolas" w:hAnsi="Consolas" w:cs="Times New Roman"/>
                <w:noProof w:val="0"/>
                <w:color w:val="808080"/>
                <w:kern w:val="0"/>
                <w:sz w:val="24"/>
                <w:szCs w:val="24"/>
                <w:lang w:val="en-US"/>
              </w:rPr>
              <w:t>*</w:t>
            </w:r>
            <w:r w:rsidRPr="00231724">
              <w:rPr>
                <w:rFonts w:ascii="Consolas" w:hAnsi="Consolas" w:cs="Times New Roman"/>
                <w:noProof w:val="0"/>
                <w:color w:val="000000"/>
                <w:kern w:val="0"/>
                <w:sz w:val="24"/>
                <w:szCs w:val="24"/>
                <w:lang w:val="en-US"/>
              </w:rPr>
              <w:t xml:space="preserve"> </w:t>
            </w:r>
            <w:r w:rsidRPr="00231724">
              <w:rPr>
                <w:rFonts w:ascii="Consolas" w:hAnsi="Consolas" w:cs="Times New Roman"/>
                <w:noProof w:val="0"/>
                <w:color w:val="0000FF"/>
                <w:kern w:val="0"/>
                <w:sz w:val="24"/>
                <w:szCs w:val="24"/>
                <w:lang w:val="en-US"/>
              </w:rPr>
              <w:t>FROM</w:t>
            </w:r>
            <w:r w:rsidRPr="00231724">
              <w:rPr>
                <w:rFonts w:ascii="Consolas" w:hAnsi="Consolas" w:cs="Times New Roman"/>
                <w:noProof w:val="0"/>
                <w:color w:val="000000"/>
                <w:kern w:val="0"/>
                <w:sz w:val="24"/>
                <w:szCs w:val="24"/>
                <w:lang w:val="en-US"/>
              </w:rPr>
              <w:t xml:space="preserve"> </w:t>
            </w:r>
            <w:proofErr w:type="spellStart"/>
            <w:r w:rsidRPr="00231724">
              <w:rPr>
                <w:rFonts w:ascii="Consolas" w:hAnsi="Consolas" w:cs="Times New Roman"/>
                <w:noProof w:val="0"/>
                <w:color w:val="000000"/>
                <w:kern w:val="0"/>
                <w:sz w:val="24"/>
                <w:szCs w:val="24"/>
                <w:lang w:val="en-US"/>
              </w:rPr>
              <w:t>ReceiptNoteView</w:t>
            </w:r>
            <w:proofErr w:type="spellEnd"/>
            <w:r w:rsidRPr="00231724">
              <w:rPr>
                <w:rFonts w:ascii="Consolas" w:hAnsi="Consolas" w:cs="Times New Roman"/>
                <w:noProof w:val="0"/>
                <w:color w:val="000000"/>
                <w:kern w:val="0"/>
                <w:sz w:val="24"/>
                <w:szCs w:val="24"/>
                <w:lang w:val="en-US"/>
              </w:rPr>
              <w:t xml:space="preserve"> </w:t>
            </w:r>
            <w:r w:rsidRPr="00231724">
              <w:rPr>
                <w:rFonts w:ascii="Consolas" w:hAnsi="Consolas" w:cs="Times New Roman"/>
                <w:noProof w:val="0"/>
                <w:color w:val="0000FF"/>
                <w:kern w:val="0"/>
                <w:sz w:val="24"/>
                <w:szCs w:val="24"/>
                <w:lang w:val="en-US"/>
              </w:rPr>
              <w:t>WHERE</w:t>
            </w:r>
            <w:r w:rsidRPr="00231724">
              <w:rPr>
                <w:rFonts w:ascii="Consolas" w:hAnsi="Consolas" w:cs="Times New Roman"/>
                <w:noProof w:val="0"/>
                <w:color w:val="000000"/>
                <w:kern w:val="0"/>
                <w:sz w:val="24"/>
                <w:szCs w:val="24"/>
                <w:lang w:val="en-US"/>
              </w:rPr>
              <w:t xml:space="preserve"> [Supplier Name] </w:t>
            </w:r>
            <w:r w:rsidRPr="00231724">
              <w:rPr>
                <w:rFonts w:ascii="Consolas" w:hAnsi="Consolas" w:cs="Times New Roman"/>
                <w:noProof w:val="0"/>
                <w:color w:val="808080"/>
                <w:kern w:val="0"/>
                <w:sz w:val="24"/>
                <w:szCs w:val="24"/>
                <w:lang w:val="en-US"/>
              </w:rPr>
              <w:t>=</w:t>
            </w:r>
            <w:r w:rsidRPr="00231724">
              <w:rPr>
                <w:rFonts w:ascii="Consolas" w:hAnsi="Consolas" w:cs="Times New Roman"/>
                <w:noProof w:val="0"/>
                <w:color w:val="000000"/>
                <w:kern w:val="0"/>
                <w:sz w:val="24"/>
                <w:szCs w:val="24"/>
                <w:lang w:val="en-US"/>
              </w:rPr>
              <w:t xml:space="preserve"> @</w:t>
            </w:r>
            <w:proofErr w:type="gramStart"/>
            <w:r w:rsidRPr="00231724">
              <w:rPr>
                <w:rFonts w:ascii="Consolas" w:hAnsi="Consolas" w:cs="Times New Roman"/>
                <w:noProof w:val="0"/>
                <w:color w:val="000000"/>
                <w:kern w:val="0"/>
                <w:sz w:val="24"/>
                <w:szCs w:val="24"/>
                <w:lang w:val="en-US"/>
              </w:rPr>
              <w:t>supName</w:t>
            </w:r>
            <w:r w:rsidRPr="00231724">
              <w:rPr>
                <w:rFonts w:ascii="Consolas" w:hAnsi="Consolas" w:cs="Times New Roman"/>
                <w:noProof w:val="0"/>
                <w:color w:val="808080"/>
                <w:kern w:val="0"/>
                <w:sz w:val="24"/>
                <w:szCs w:val="24"/>
                <w:lang w:val="en-US"/>
              </w:rPr>
              <w:t>;</w:t>
            </w:r>
            <w:proofErr w:type="gramEnd"/>
          </w:p>
          <w:p w14:paraId="5561129C" w14:textId="5D03778F" w:rsidR="001C2311" w:rsidRPr="00231724" w:rsidRDefault="00231724" w:rsidP="00231724">
            <w:pPr>
              <w:spacing w:line="276" w:lineRule="auto"/>
              <w:rPr>
                <w:rFonts w:ascii="Times New Roman" w:hAnsi="Times New Roman" w:cs="Times New Roman"/>
                <w:b/>
                <w:bCs/>
                <w:sz w:val="28"/>
                <w:szCs w:val="28"/>
                <w:lang w:val="en-US"/>
              </w:rPr>
            </w:pPr>
            <w:r w:rsidRPr="00231724">
              <w:rPr>
                <w:rFonts w:ascii="Consolas" w:hAnsi="Consolas" w:cs="Times New Roman"/>
                <w:noProof w:val="0"/>
                <w:color w:val="0000FF"/>
                <w:kern w:val="0"/>
                <w:sz w:val="24"/>
                <w:szCs w:val="24"/>
                <w:lang w:val="en-US"/>
              </w:rPr>
              <w:t>GO</w:t>
            </w:r>
          </w:p>
        </w:tc>
      </w:tr>
    </w:tbl>
    <w:p w14:paraId="597C0466" w14:textId="77777777" w:rsidR="00231724" w:rsidRPr="00235D4A" w:rsidRDefault="00231724" w:rsidP="00231724">
      <w:pPr>
        <w:spacing w:after="0"/>
        <w:ind w:firstLine="720"/>
        <w:rPr>
          <w:rFonts w:ascii="Times New Roman" w:hAnsi="Times New Roman" w:cs="Times New Roman"/>
          <w:i/>
          <w:iCs/>
          <w:sz w:val="24"/>
          <w:szCs w:val="24"/>
          <w:lang w:val="en-US"/>
        </w:rPr>
      </w:pPr>
      <w:r w:rsidRPr="00235D4A">
        <w:rPr>
          <w:rFonts w:ascii="Times New Roman" w:hAnsi="Times New Roman" w:cs="Times New Roman"/>
          <w:i/>
          <w:iCs/>
          <w:sz w:val="24"/>
          <w:szCs w:val="24"/>
          <w:lang w:val="en-US"/>
        </w:rPr>
        <w:lastRenderedPageBreak/>
        <w:t>C# code:</w:t>
      </w:r>
    </w:p>
    <w:tbl>
      <w:tblPr>
        <w:tblStyle w:val="TableGrid"/>
        <w:tblW w:w="0" w:type="auto"/>
        <w:tblInd w:w="720" w:type="dxa"/>
        <w:tblLook w:val="04A0" w:firstRow="1" w:lastRow="0" w:firstColumn="1" w:lastColumn="0" w:noHBand="0" w:noVBand="1"/>
      </w:tblPr>
      <w:tblGrid>
        <w:gridCol w:w="8296"/>
      </w:tblGrid>
      <w:tr w:rsidR="00803995" w14:paraId="10EF7FAA" w14:textId="77777777" w:rsidTr="00803995">
        <w:tc>
          <w:tcPr>
            <w:tcW w:w="9016" w:type="dxa"/>
          </w:tcPr>
          <w:p w14:paraId="4058277B" w14:textId="3C1EA2AE" w:rsidR="00803995" w:rsidRPr="00803995" w:rsidRDefault="00803995" w:rsidP="00803995">
            <w:pPr>
              <w:spacing w:line="276" w:lineRule="auto"/>
              <w:rPr>
                <w:rFonts w:ascii="Cascadia Mono" w:hAnsi="Cascadia Mono" w:cs="Times New Roman"/>
                <w:noProof w:val="0"/>
                <w:color w:val="000000"/>
                <w:kern w:val="0"/>
                <w:sz w:val="24"/>
                <w:szCs w:val="24"/>
                <w:lang w:val="en-US"/>
              </w:rPr>
            </w:pPr>
            <w:r w:rsidRPr="00803995">
              <w:rPr>
                <w:rFonts w:ascii="Cascadia Mono" w:hAnsi="Cascadia Mono" w:cs="Times New Roman"/>
                <w:sz w:val="24"/>
                <w:szCs w:val="24"/>
                <w:lang w:val="en-US"/>
              </w:rPr>
              <w:t xml:space="preserve">DataTable </w:t>
            </w:r>
            <w:r w:rsidRPr="00803995">
              <w:rPr>
                <w:rFonts w:ascii="Cascadia Mono" w:hAnsi="Cascadia Mono" w:cs="Times New Roman"/>
                <w:noProof w:val="0"/>
                <w:color w:val="000000"/>
                <w:kern w:val="0"/>
                <w:sz w:val="24"/>
                <w:szCs w:val="24"/>
                <w:lang w:val="en-US"/>
              </w:rPr>
              <w:t xml:space="preserve">data = </w:t>
            </w:r>
            <w:proofErr w:type="spellStart"/>
            <w:proofErr w:type="gramStart"/>
            <w:r w:rsidRPr="00803995">
              <w:rPr>
                <w:rFonts w:ascii="Cascadia Mono" w:hAnsi="Cascadia Mono" w:cs="Times New Roman"/>
                <w:noProof w:val="0"/>
                <w:color w:val="000000"/>
                <w:kern w:val="0"/>
                <w:sz w:val="24"/>
                <w:szCs w:val="24"/>
                <w:lang w:val="en-US"/>
              </w:rPr>
              <w:t>DataProvider.Instance.ExecuteQuery</w:t>
            </w:r>
            <w:proofErr w:type="spellEnd"/>
            <w:proofErr w:type="gramEnd"/>
            <w:r w:rsidRPr="00803995">
              <w:rPr>
                <w:rFonts w:ascii="Cascadia Mono" w:hAnsi="Cascadia Mono" w:cs="Times New Roman"/>
                <w:noProof w:val="0"/>
                <w:color w:val="000000"/>
                <w:kern w:val="0"/>
                <w:sz w:val="24"/>
                <w:szCs w:val="24"/>
                <w:lang w:val="en-US"/>
              </w:rPr>
              <w:t xml:space="preserve">("SELECT * FROM </w:t>
            </w:r>
            <w:proofErr w:type="spellStart"/>
            <w:r w:rsidRPr="00803995">
              <w:rPr>
                <w:rFonts w:ascii="Cascadia Mono" w:hAnsi="Cascadia Mono" w:cs="Times New Roman"/>
                <w:noProof w:val="0"/>
                <w:color w:val="000000"/>
                <w:kern w:val="0"/>
                <w:sz w:val="24"/>
                <w:szCs w:val="24"/>
                <w:lang w:val="en-US"/>
              </w:rPr>
              <w:t>dbo.filterReceiptNoteViewBySupplier</w:t>
            </w:r>
            <w:proofErr w:type="spellEnd"/>
            <w:r w:rsidRPr="00803995">
              <w:rPr>
                <w:rFonts w:ascii="Cascadia Mono" w:hAnsi="Cascadia Mono" w:cs="Times New Roman"/>
                <w:noProof w:val="0"/>
                <w:color w:val="000000"/>
                <w:kern w:val="0"/>
                <w:sz w:val="24"/>
                <w:szCs w:val="24"/>
                <w:lang w:val="en-US"/>
              </w:rPr>
              <w:t xml:space="preserve">( @supName )", new object[] { </w:t>
            </w:r>
            <w:proofErr w:type="spellStart"/>
            <w:r w:rsidRPr="00803995">
              <w:rPr>
                <w:rFonts w:ascii="Cascadia Mono" w:hAnsi="Cascadia Mono" w:cs="Times New Roman"/>
                <w:noProof w:val="0"/>
                <w:color w:val="000000"/>
                <w:kern w:val="0"/>
                <w:sz w:val="24"/>
                <w:szCs w:val="24"/>
                <w:lang w:val="en-US"/>
              </w:rPr>
              <w:t>supName</w:t>
            </w:r>
            <w:proofErr w:type="spellEnd"/>
            <w:r w:rsidRPr="00803995">
              <w:rPr>
                <w:rFonts w:ascii="Cascadia Mono" w:hAnsi="Cascadia Mono" w:cs="Times New Roman"/>
                <w:noProof w:val="0"/>
                <w:color w:val="000000"/>
                <w:kern w:val="0"/>
                <w:sz w:val="24"/>
                <w:szCs w:val="24"/>
                <w:lang w:val="en-US"/>
              </w:rPr>
              <w:t xml:space="preserve"> });</w:t>
            </w:r>
          </w:p>
        </w:tc>
      </w:tr>
    </w:tbl>
    <w:p w14:paraId="00382486" w14:textId="77777777" w:rsidR="001C2311" w:rsidRPr="001C2311" w:rsidRDefault="001C2311" w:rsidP="001C2311">
      <w:pPr>
        <w:ind w:left="720"/>
        <w:rPr>
          <w:rFonts w:ascii="Times New Roman" w:hAnsi="Times New Roman" w:cs="Times New Roman"/>
          <w:b/>
          <w:bCs/>
          <w:sz w:val="28"/>
          <w:szCs w:val="28"/>
          <w:lang w:val="en-US"/>
        </w:rPr>
      </w:pPr>
    </w:p>
    <w:p w14:paraId="4BE0BE4E" w14:textId="32771CFD" w:rsidR="00B31C3C" w:rsidRDefault="00B31C3C" w:rsidP="00B31C3C">
      <w:pPr>
        <w:pStyle w:val="ListParagraph"/>
        <w:numPr>
          <w:ilvl w:val="0"/>
          <w:numId w:val="30"/>
        </w:numPr>
        <w:rPr>
          <w:rFonts w:ascii="Times New Roman" w:hAnsi="Times New Roman" w:cs="Times New Roman"/>
          <w:b/>
          <w:bCs/>
          <w:sz w:val="28"/>
          <w:szCs w:val="28"/>
          <w:lang w:val="en-US"/>
        </w:rPr>
      </w:pPr>
      <w:r w:rsidRPr="00B31C3C">
        <w:rPr>
          <w:rFonts w:ascii="Times New Roman" w:hAnsi="Times New Roman" w:cs="Times New Roman"/>
          <w:b/>
          <w:bCs/>
          <w:sz w:val="28"/>
          <w:szCs w:val="28"/>
          <w:lang w:val="en-US"/>
        </w:rPr>
        <w:t xml:space="preserve">Function lọc </w:t>
      </w:r>
      <w:r w:rsidR="00A860D4">
        <w:rPr>
          <w:rFonts w:ascii="Times New Roman" w:hAnsi="Times New Roman" w:cs="Times New Roman"/>
          <w:b/>
          <w:bCs/>
          <w:sz w:val="28"/>
          <w:szCs w:val="28"/>
          <w:lang w:val="en-US"/>
        </w:rPr>
        <w:t>ReceiptNote</w:t>
      </w:r>
      <w:r w:rsidRPr="00B31C3C">
        <w:rPr>
          <w:rFonts w:ascii="Times New Roman" w:hAnsi="Times New Roman" w:cs="Times New Roman"/>
          <w:b/>
          <w:bCs/>
          <w:sz w:val="28"/>
          <w:szCs w:val="28"/>
          <w:lang w:val="en-US"/>
        </w:rPr>
        <w:t>View theo Nhân viên</w:t>
      </w:r>
    </w:p>
    <w:tbl>
      <w:tblPr>
        <w:tblStyle w:val="TableGrid"/>
        <w:tblW w:w="0" w:type="auto"/>
        <w:tblInd w:w="720" w:type="dxa"/>
        <w:tblLook w:val="04A0" w:firstRow="1" w:lastRow="0" w:firstColumn="1" w:lastColumn="0" w:noHBand="0" w:noVBand="1"/>
      </w:tblPr>
      <w:tblGrid>
        <w:gridCol w:w="8296"/>
      </w:tblGrid>
      <w:tr w:rsidR="001C2311" w14:paraId="3B762D29" w14:textId="77777777" w:rsidTr="00231724">
        <w:tc>
          <w:tcPr>
            <w:tcW w:w="8296" w:type="dxa"/>
          </w:tcPr>
          <w:p w14:paraId="70879042" w14:textId="77777777" w:rsidR="00231724" w:rsidRPr="00231724" w:rsidRDefault="00231724" w:rsidP="00231724">
            <w:pPr>
              <w:autoSpaceDE w:val="0"/>
              <w:autoSpaceDN w:val="0"/>
              <w:adjustRightInd w:val="0"/>
              <w:spacing w:line="276" w:lineRule="auto"/>
              <w:rPr>
                <w:rFonts w:ascii="Consolas" w:hAnsi="Consolas" w:cs="Times New Roman"/>
                <w:noProof w:val="0"/>
                <w:color w:val="000000"/>
                <w:kern w:val="0"/>
                <w:sz w:val="24"/>
                <w:szCs w:val="24"/>
                <w:lang w:val="en-US"/>
              </w:rPr>
            </w:pPr>
            <w:r w:rsidRPr="00231724">
              <w:rPr>
                <w:rFonts w:ascii="Consolas" w:hAnsi="Consolas" w:cs="Times New Roman"/>
                <w:noProof w:val="0"/>
                <w:color w:val="0000FF"/>
                <w:kern w:val="0"/>
                <w:sz w:val="24"/>
                <w:szCs w:val="24"/>
                <w:lang w:val="en-US"/>
              </w:rPr>
              <w:t>CREATE</w:t>
            </w:r>
            <w:r w:rsidRPr="00231724">
              <w:rPr>
                <w:rFonts w:ascii="Consolas" w:hAnsi="Consolas" w:cs="Times New Roman"/>
                <w:noProof w:val="0"/>
                <w:color w:val="000000"/>
                <w:kern w:val="0"/>
                <w:sz w:val="24"/>
                <w:szCs w:val="24"/>
                <w:lang w:val="en-US"/>
              </w:rPr>
              <w:t xml:space="preserve"> </w:t>
            </w:r>
            <w:r w:rsidRPr="00231724">
              <w:rPr>
                <w:rFonts w:ascii="Consolas" w:hAnsi="Consolas" w:cs="Times New Roman"/>
                <w:noProof w:val="0"/>
                <w:color w:val="0000FF"/>
                <w:kern w:val="0"/>
                <w:sz w:val="24"/>
                <w:szCs w:val="24"/>
                <w:lang w:val="en-US"/>
              </w:rPr>
              <w:t>FUNCTION</w:t>
            </w:r>
            <w:r w:rsidRPr="00231724">
              <w:rPr>
                <w:rFonts w:ascii="Consolas" w:hAnsi="Consolas" w:cs="Times New Roman"/>
                <w:noProof w:val="0"/>
                <w:color w:val="000000"/>
                <w:kern w:val="0"/>
                <w:sz w:val="24"/>
                <w:szCs w:val="24"/>
                <w:lang w:val="en-US"/>
              </w:rPr>
              <w:t xml:space="preserve"> </w:t>
            </w:r>
            <w:proofErr w:type="spellStart"/>
            <w:proofErr w:type="gramStart"/>
            <w:r w:rsidRPr="00231724">
              <w:rPr>
                <w:rFonts w:ascii="Consolas" w:hAnsi="Consolas" w:cs="Times New Roman"/>
                <w:noProof w:val="0"/>
                <w:color w:val="000000"/>
                <w:kern w:val="0"/>
                <w:sz w:val="24"/>
                <w:szCs w:val="24"/>
                <w:lang w:val="en-US"/>
              </w:rPr>
              <w:t>filterReceiptNoteViewByEmployee</w:t>
            </w:r>
            <w:proofErr w:type="spellEnd"/>
            <w:proofErr w:type="gramEnd"/>
          </w:p>
          <w:p w14:paraId="1BB629FE" w14:textId="77777777" w:rsidR="00231724" w:rsidRPr="00231724" w:rsidRDefault="00231724" w:rsidP="00231724">
            <w:pPr>
              <w:autoSpaceDE w:val="0"/>
              <w:autoSpaceDN w:val="0"/>
              <w:adjustRightInd w:val="0"/>
              <w:spacing w:line="276" w:lineRule="auto"/>
              <w:rPr>
                <w:rFonts w:ascii="Consolas" w:hAnsi="Consolas" w:cs="Times New Roman"/>
                <w:noProof w:val="0"/>
                <w:color w:val="000000"/>
                <w:kern w:val="0"/>
                <w:sz w:val="24"/>
                <w:szCs w:val="24"/>
                <w:lang w:val="en-US"/>
              </w:rPr>
            </w:pPr>
            <w:r w:rsidRPr="00231724">
              <w:rPr>
                <w:rFonts w:ascii="Consolas" w:hAnsi="Consolas" w:cs="Times New Roman"/>
                <w:noProof w:val="0"/>
                <w:color w:val="808080"/>
                <w:kern w:val="0"/>
                <w:sz w:val="24"/>
                <w:szCs w:val="24"/>
                <w:lang w:val="en-US"/>
              </w:rPr>
              <w:t>(</w:t>
            </w:r>
          </w:p>
          <w:p w14:paraId="3675AC0C" w14:textId="77777777" w:rsidR="00231724" w:rsidRPr="00231724" w:rsidRDefault="00231724" w:rsidP="00231724">
            <w:pPr>
              <w:autoSpaceDE w:val="0"/>
              <w:autoSpaceDN w:val="0"/>
              <w:adjustRightInd w:val="0"/>
              <w:spacing w:line="276" w:lineRule="auto"/>
              <w:rPr>
                <w:rFonts w:ascii="Consolas" w:hAnsi="Consolas" w:cs="Times New Roman"/>
                <w:noProof w:val="0"/>
                <w:color w:val="000000"/>
                <w:kern w:val="0"/>
                <w:sz w:val="24"/>
                <w:szCs w:val="24"/>
                <w:lang w:val="en-US"/>
              </w:rPr>
            </w:pPr>
            <w:r w:rsidRPr="00231724">
              <w:rPr>
                <w:rFonts w:ascii="Consolas" w:hAnsi="Consolas" w:cs="Times New Roman"/>
                <w:noProof w:val="0"/>
                <w:color w:val="000000"/>
                <w:kern w:val="0"/>
                <w:sz w:val="24"/>
                <w:szCs w:val="24"/>
                <w:lang w:val="en-US"/>
              </w:rPr>
              <w:tab/>
              <w:t xml:space="preserve">@empName </w:t>
            </w:r>
            <w:r w:rsidRPr="00231724">
              <w:rPr>
                <w:rFonts w:ascii="Consolas" w:hAnsi="Consolas" w:cs="Times New Roman"/>
                <w:noProof w:val="0"/>
                <w:color w:val="0000FF"/>
                <w:kern w:val="0"/>
                <w:sz w:val="24"/>
                <w:szCs w:val="24"/>
                <w:lang w:val="en-US"/>
              </w:rPr>
              <w:t>NVARCHAR</w:t>
            </w:r>
            <w:r w:rsidRPr="00231724">
              <w:rPr>
                <w:rFonts w:ascii="Consolas" w:hAnsi="Consolas" w:cs="Times New Roman"/>
                <w:noProof w:val="0"/>
                <w:color w:val="808080"/>
                <w:kern w:val="0"/>
                <w:sz w:val="24"/>
                <w:szCs w:val="24"/>
                <w:lang w:val="en-US"/>
              </w:rPr>
              <w:t>(</w:t>
            </w:r>
            <w:r w:rsidRPr="00231724">
              <w:rPr>
                <w:rFonts w:ascii="Consolas" w:hAnsi="Consolas" w:cs="Times New Roman"/>
                <w:noProof w:val="0"/>
                <w:color w:val="FF00FF"/>
                <w:kern w:val="0"/>
                <w:sz w:val="24"/>
                <w:szCs w:val="24"/>
                <w:lang w:val="en-US"/>
              </w:rPr>
              <w:t>MAX</w:t>
            </w:r>
            <w:r w:rsidRPr="00231724">
              <w:rPr>
                <w:rFonts w:ascii="Consolas" w:hAnsi="Consolas" w:cs="Times New Roman"/>
                <w:noProof w:val="0"/>
                <w:color w:val="808080"/>
                <w:kern w:val="0"/>
                <w:sz w:val="24"/>
                <w:szCs w:val="24"/>
                <w:lang w:val="en-US"/>
              </w:rPr>
              <w:t>)</w:t>
            </w:r>
          </w:p>
          <w:p w14:paraId="5B5619BB" w14:textId="77777777" w:rsidR="00231724" w:rsidRPr="00231724" w:rsidRDefault="00231724" w:rsidP="00231724">
            <w:pPr>
              <w:autoSpaceDE w:val="0"/>
              <w:autoSpaceDN w:val="0"/>
              <w:adjustRightInd w:val="0"/>
              <w:spacing w:line="276" w:lineRule="auto"/>
              <w:rPr>
                <w:rFonts w:ascii="Consolas" w:hAnsi="Consolas" w:cs="Times New Roman"/>
                <w:noProof w:val="0"/>
                <w:color w:val="000000"/>
                <w:kern w:val="0"/>
                <w:sz w:val="24"/>
                <w:szCs w:val="24"/>
                <w:lang w:val="en-US"/>
              </w:rPr>
            </w:pPr>
            <w:r w:rsidRPr="00231724">
              <w:rPr>
                <w:rFonts w:ascii="Consolas" w:hAnsi="Consolas" w:cs="Times New Roman"/>
                <w:noProof w:val="0"/>
                <w:color w:val="808080"/>
                <w:kern w:val="0"/>
                <w:sz w:val="24"/>
                <w:szCs w:val="24"/>
                <w:lang w:val="en-US"/>
              </w:rPr>
              <w:t>)</w:t>
            </w:r>
          </w:p>
          <w:p w14:paraId="1125FED1" w14:textId="77777777" w:rsidR="00231724" w:rsidRPr="00231724" w:rsidRDefault="00231724" w:rsidP="00231724">
            <w:pPr>
              <w:autoSpaceDE w:val="0"/>
              <w:autoSpaceDN w:val="0"/>
              <w:adjustRightInd w:val="0"/>
              <w:spacing w:line="276" w:lineRule="auto"/>
              <w:rPr>
                <w:rFonts w:ascii="Consolas" w:hAnsi="Consolas" w:cs="Times New Roman"/>
                <w:noProof w:val="0"/>
                <w:color w:val="000000"/>
                <w:kern w:val="0"/>
                <w:sz w:val="24"/>
                <w:szCs w:val="24"/>
                <w:lang w:val="en-US"/>
              </w:rPr>
            </w:pPr>
            <w:r w:rsidRPr="00231724">
              <w:rPr>
                <w:rFonts w:ascii="Consolas" w:hAnsi="Consolas" w:cs="Times New Roman"/>
                <w:noProof w:val="0"/>
                <w:color w:val="0000FF"/>
                <w:kern w:val="0"/>
                <w:sz w:val="24"/>
                <w:szCs w:val="24"/>
                <w:lang w:val="en-US"/>
              </w:rPr>
              <w:t>RETURNS</w:t>
            </w:r>
            <w:r w:rsidRPr="00231724">
              <w:rPr>
                <w:rFonts w:ascii="Consolas" w:hAnsi="Consolas" w:cs="Times New Roman"/>
                <w:noProof w:val="0"/>
                <w:color w:val="000000"/>
                <w:kern w:val="0"/>
                <w:sz w:val="24"/>
                <w:szCs w:val="24"/>
                <w:lang w:val="en-US"/>
              </w:rPr>
              <w:t xml:space="preserve"> </w:t>
            </w:r>
            <w:r w:rsidRPr="00231724">
              <w:rPr>
                <w:rFonts w:ascii="Consolas" w:hAnsi="Consolas" w:cs="Times New Roman"/>
                <w:noProof w:val="0"/>
                <w:color w:val="0000FF"/>
                <w:kern w:val="0"/>
                <w:sz w:val="24"/>
                <w:szCs w:val="24"/>
                <w:lang w:val="en-US"/>
              </w:rPr>
              <w:t>TABLE</w:t>
            </w:r>
          </w:p>
          <w:p w14:paraId="79AD5045" w14:textId="77777777" w:rsidR="00231724" w:rsidRPr="00231724" w:rsidRDefault="00231724" w:rsidP="00231724">
            <w:pPr>
              <w:autoSpaceDE w:val="0"/>
              <w:autoSpaceDN w:val="0"/>
              <w:adjustRightInd w:val="0"/>
              <w:spacing w:line="276" w:lineRule="auto"/>
              <w:rPr>
                <w:rFonts w:ascii="Consolas" w:hAnsi="Consolas" w:cs="Times New Roman"/>
                <w:noProof w:val="0"/>
                <w:color w:val="000000"/>
                <w:kern w:val="0"/>
                <w:sz w:val="24"/>
                <w:szCs w:val="24"/>
                <w:lang w:val="en-US"/>
              </w:rPr>
            </w:pPr>
            <w:r w:rsidRPr="00231724">
              <w:rPr>
                <w:rFonts w:ascii="Consolas" w:hAnsi="Consolas" w:cs="Times New Roman"/>
                <w:noProof w:val="0"/>
                <w:color w:val="0000FF"/>
                <w:kern w:val="0"/>
                <w:sz w:val="24"/>
                <w:szCs w:val="24"/>
                <w:lang w:val="en-US"/>
              </w:rPr>
              <w:t>AS</w:t>
            </w:r>
          </w:p>
          <w:p w14:paraId="08ED57B0" w14:textId="77777777" w:rsidR="00231724" w:rsidRPr="00231724" w:rsidRDefault="00231724" w:rsidP="00231724">
            <w:pPr>
              <w:autoSpaceDE w:val="0"/>
              <w:autoSpaceDN w:val="0"/>
              <w:adjustRightInd w:val="0"/>
              <w:spacing w:line="276" w:lineRule="auto"/>
              <w:rPr>
                <w:rFonts w:ascii="Consolas" w:hAnsi="Consolas" w:cs="Times New Roman"/>
                <w:noProof w:val="0"/>
                <w:color w:val="000000"/>
                <w:kern w:val="0"/>
                <w:sz w:val="24"/>
                <w:szCs w:val="24"/>
                <w:lang w:val="en-US"/>
              </w:rPr>
            </w:pPr>
            <w:r w:rsidRPr="00231724">
              <w:rPr>
                <w:rFonts w:ascii="Consolas" w:hAnsi="Consolas" w:cs="Times New Roman"/>
                <w:noProof w:val="0"/>
                <w:color w:val="0000FF"/>
                <w:kern w:val="0"/>
                <w:sz w:val="24"/>
                <w:szCs w:val="24"/>
                <w:lang w:val="en-US"/>
              </w:rPr>
              <w:t>RETURN</w:t>
            </w:r>
          </w:p>
          <w:p w14:paraId="1449AEB7" w14:textId="3C1EE5E2" w:rsidR="00231724" w:rsidRPr="00231724" w:rsidRDefault="00231724" w:rsidP="00231724">
            <w:pPr>
              <w:autoSpaceDE w:val="0"/>
              <w:autoSpaceDN w:val="0"/>
              <w:adjustRightInd w:val="0"/>
              <w:spacing w:line="276" w:lineRule="auto"/>
              <w:rPr>
                <w:rFonts w:ascii="Consolas" w:hAnsi="Consolas" w:cs="Times New Roman"/>
                <w:noProof w:val="0"/>
                <w:color w:val="000000"/>
                <w:kern w:val="0"/>
                <w:sz w:val="24"/>
                <w:szCs w:val="24"/>
                <w:lang w:val="en-US"/>
              </w:rPr>
            </w:pPr>
            <w:r w:rsidRPr="00231724">
              <w:rPr>
                <w:rFonts w:ascii="Consolas" w:hAnsi="Consolas" w:cs="Times New Roman"/>
                <w:noProof w:val="0"/>
                <w:color w:val="000000"/>
                <w:kern w:val="0"/>
                <w:sz w:val="24"/>
                <w:szCs w:val="24"/>
                <w:lang w:val="en-US"/>
              </w:rPr>
              <w:tab/>
            </w:r>
            <w:r w:rsidRPr="00231724">
              <w:rPr>
                <w:rFonts w:ascii="Consolas" w:hAnsi="Consolas" w:cs="Times New Roman"/>
                <w:noProof w:val="0"/>
                <w:color w:val="0000FF"/>
                <w:kern w:val="0"/>
                <w:sz w:val="24"/>
                <w:szCs w:val="24"/>
                <w:lang w:val="en-US"/>
              </w:rPr>
              <w:t>SELECT</w:t>
            </w:r>
            <w:r w:rsidRPr="00231724">
              <w:rPr>
                <w:rFonts w:ascii="Consolas" w:hAnsi="Consolas" w:cs="Times New Roman"/>
                <w:noProof w:val="0"/>
                <w:color w:val="000000"/>
                <w:kern w:val="0"/>
                <w:sz w:val="24"/>
                <w:szCs w:val="24"/>
                <w:lang w:val="en-US"/>
              </w:rPr>
              <w:t xml:space="preserve"> </w:t>
            </w:r>
            <w:r w:rsidRPr="00231724">
              <w:rPr>
                <w:rFonts w:ascii="Consolas" w:hAnsi="Consolas" w:cs="Times New Roman"/>
                <w:noProof w:val="0"/>
                <w:color w:val="808080"/>
                <w:kern w:val="0"/>
                <w:sz w:val="24"/>
                <w:szCs w:val="24"/>
                <w:lang w:val="en-US"/>
              </w:rPr>
              <w:t>*</w:t>
            </w:r>
            <w:r w:rsidRPr="00231724">
              <w:rPr>
                <w:rFonts w:ascii="Consolas" w:hAnsi="Consolas" w:cs="Times New Roman"/>
                <w:noProof w:val="0"/>
                <w:color w:val="000000"/>
                <w:kern w:val="0"/>
                <w:sz w:val="24"/>
                <w:szCs w:val="24"/>
                <w:lang w:val="en-US"/>
              </w:rPr>
              <w:t xml:space="preserve"> </w:t>
            </w:r>
            <w:r w:rsidRPr="00231724">
              <w:rPr>
                <w:rFonts w:ascii="Consolas" w:hAnsi="Consolas" w:cs="Times New Roman"/>
                <w:noProof w:val="0"/>
                <w:color w:val="0000FF"/>
                <w:kern w:val="0"/>
                <w:sz w:val="24"/>
                <w:szCs w:val="24"/>
                <w:lang w:val="en-US"/>
              </w:rPr>
              <w:t>FROM</w:t>
            </w:r>
            <w:r w:rsidRPr="00231724">
              <w:rPr>
                <w:rFonts w:ascii="Consolas" w:hAnsi="Consolas" w:cs="Times New Roman"/>
                <w:noProof w:val="0"/>
                <w:color w:val="000000"/>
                <w:kern w:val="0"/>
                <w:sz w:val="24"/>
                <w:szCs w:val="24"/>
                <w:lang w:val="en-US"/>
              </w:rPr>
              <w:t xml:space="preserve"> </w:t>
            </w:r>
            <w:proofErr w:type="spellStart"/>
            <w:r w:rsidRPr="00231724">
              <w:rPr>
                <w:rFonts w:ascii="Consolas" w:hAnsi="Consolas" w:cs="Times New Roman"/>
                <w:noProof w:val="0"/>
                <w:color w:val="000000"/>
                <w:kern w:val="0"/>
                <w:sz w:val="24"/>
                <w:szCs w:val="24"/>
                <w:lang w:val="en-US"/>
              </w:rPr>
              <w:t>ReceiptNoteView</w:t>
            </w:r>
            <w:proofErr w:type="spellEnd"/>
            <w:r w:rsidRPr="00231724">
              <w:rPr>
                <w:rFonts w:ascii="Consolas" w:hAnsi="Consolas" w:cs="Times New Roman"/>
                <w:noProof w:val="0"/>
                <w:color w:val="000000"/>
                <w:kern w:val="0"/>
                <w:sz w:val="24"/>
                <w:szCs w:val="24"/>
                <w:lang w:val="en-US"/>
              </w:rPr>
              <w:t xml:space="preserve"> </w:t>
            </w:r>
            <w:r w:rsidRPr="00231724">
              <w:rPr>
                <w:rFonts w:ascii="Consolas" w:hAnsi="Consolas" w:cs="Times New Roman"/>
                <w:noProof w:val="0"/>
                <w:color w:val="0000FF"/>
                <w:kern w:val="0"/>
                <w:sz w:val="24"/>
                <w:szCs w:val="24"/>
                <w:lang w:val="en-US"/>
              </w:rPr>
              <w:t>WHERE</w:t>
            </w:r>
            <w:r w:rsidRPr="00231724">
              <w:rPr>
                <w:rFonts w:ascii="Consolas" w:hAnsi="Consolas" w:cs="Times New Roman"/>
                <w:noProof w:val="0"/>
                <w:color w:val="000000"/>
                <w:kern w:val="0"/>
                <w:sz w:val="24"/>
                <w:szCs w:val="24"/>
                <w:lang w:val="en-US"/>
              </w:rPr>
              <w:t xml:space="preserve"> [Employee Name] </w:t>
            </w:r>
            <w:r w:rsidRPr="00231724">
              <w:rPr>
                <w:rFonts w:ascii="Consolas" w:hAnsi="Consolas" w:cs="Times New Roman"/>
                <w:noProof w:val="0"/>
                <w:color w:val="808080"/>
                <w:kern w:val="0"/>
                <w:sz w:val="24"/>
                <w:szCs w:val="24"/>
                <w:lang w:val="en-US"/>
              </w:rPr>
              <w:t>=</w:t>
            </w:r>
            <w:r>
              <w:rPr>
                <w:rFonts w:ascii="Consolas" w:hAnsi="Consolas" w:cs="Times New Roman"/>
                <w:noProof w:val="0"/>
                <w:color w:val="808080"/>
                <w:kern w:val="0"/>
                <w:sz w:val="24"/>
                <w:szCs w:val="24"/>
                <w:lang w:val="en-US"/>
              </w:rPr>
              <w:t xml:space="preserve"> </w:t>
            </w:r>
            <w:r w:rsidRPr="00231724">
              <w:rPr>
                <w:rFonts w:ascii="Consolas" w:hAnsi="Consolas" w:cs="Times New Roman"/>
                <w:noProof w:val="0"/>
                <w:color w:val="000000"/>
                <w:kern w:val="0"/>
                <w:sz w:val="24"/>
                <w:szCs w:val="24"/>
                <w:lang w:val="en-US"/>
              </w:rPr>
              <w:t>@</w:t>
            </w:r>
            <w:proofErr w:type="gramStart"/>
            <w:r w:rsidRPr="00231724">
              <w:rPr>
                <w:rFonts w:ascii="Consolas" w:hAnsi="Consolas" w:cs="Times New Roman"/>
                <w:noProof w:val="0"/>
                <w:color w:val="000000"/>
                <w:kern w:val="0"/>
                <w:sz w:val="24"/>
                <w:szCs w:val="24"/>
                <w:lang w:val="en-US"/>
              </w:rPr>
              <w:t>empName</w:t>
            </w:r>
            <w:r w:rsidRPr="00231724">
              <w:rPr>
                <w:rFonts w:ascii="Consolas" w:hAnsi="Consolas" w:cs="Times New Roman"/>
                <w:noProof w:val="0"/>
                <w:color w:val="808080"/>
                <w:kern w:val="0"/>
                <w:sz w:val="24"/>
                <w:szCs w:val="24"/>
                <w:lang w:val="en-US"/>
              </w:rPr>
              <w:t>;</w:t>
            </w:r>
            <w:proofErr w:type="gramEnd"/>
          </w:p>
          <w:p w14:paraId="7EFFEEB9" w14:textId="69C069A9" w:rsidR="001C2311" w:rsidRPr="00231724" w:rsidRDefault="00231724" w:rsidP="00231724">
            <w:pPr>
              <w:spacing w:line="276" w:lineRule="auto"/>
              <w:rPr>
                <w:rFonts w:ascii="Times New Roman" w:hAnsi="Times New Roman" w:cs="Times New Roman"/>
                <w:b/>
                <w:bCs/>
                <w:sz w:val="28"/>
                <w:szCs w:val="28"/>
                <w:lang w:val="en-US"/>
              </w:rPr>
            </w:pPr>
            <w:r w:rsidRPr="00231724">
              <w:rPr>
                <w:rFonts w:ascii="Consolas" w:hAnsi="Consolas" w:cs="Times New Roman"/>
                <w:noProof w:val="0"/>
                <w:color w:val="0000FF"/>
                <w:kern w:val="0"/>
                <w:sz w:val="24"/>
                <w:szCs w:val="24"/>
                <w:lang w:val="en-US"/>
              </w:rPr>
              <w:t>GO</w:t>
            </w:r>
          </w:p>
        </w:tc>
      </w:tr>
    </w:tbl>
    <w:p w14:paraId="5D2FB0A3" w14:textId="77777777" w:rsidR="00231724" w:rsidRPr="00235D4A" w:rsidRDefault="00231724" w:rsidP="00231724">
      <w:pPr>
        <w:spacing w:after="0"/>
        <w:ind w:firstLine="720"/>
        <w:rPr>
          <w:rFonts w:ascii="Times New Roman" w:hAnsi="Times New Roman" w:cs="Times New Roman"/>
          <w:i/>
          <w:iCs/>
          <w:sz w:val="24"/>
          <w:szCs w:val="24"/>
          <w:lang w:val="en-US"/>
        </w:rPr>
      </w:pPr>
      <w:r w:rsidRPr="00235D4A">
        <w:rPr>
          <w:rFonts w:ascii="Times New Roman" w:hAnsi="Times New Roman" w:cs="Times New Roman"/>
          <w:i/>
          <w:iCs/>
          <w:sz w:val="24"/>
          <w:szCs w:val="24"/>
          <w:lang w:val="en-US"/>
        </w:rPr>
        <w:t>C# code:</w:t>
      </w:r>
    </w:p>
    <w:tbl>
      <w:tblPr>
        <w:tblStyle w:val="TableGrid"/>
        <w:tblW w:w="0" w:type="auto"/>
        <w:tblInd w:w="720" w:type="dxa"/>
        <w:tblLook w:val="04A0" w:firstRow="1" w:lastRow="0" w:firstColumn="1" w:lastColumn="0" w:noHBand="0" w:noVBand="1"/>
      </w:tblPr>
      <w:tblGrid>
        <w:gridCol w:w="8296"/>
      </w:tblGrid>
      <w:tr w:rsidR="00803995" w14:paraId="0C462F93" w14:textId="77777777" w:rsidTr="00803995">
        <w:tc>
          <w:tcPr>
            <w:tcW w:w="9016" w:type="dxa"/>
          </w:tcPr>
          <w:p w14:paraId="3BD59872" w14:textId="3CBFF7E8" w:rsidR="00803995" w:rsidRPr="00803995" w:rsidRDefault="00803995" w:rsidP="00803995">
            <w:pPr>
              <w:spacing w:line="276" w:lineRule="auto"/>
              <w:rPr>
                <w:rFonts w:ascii="Cascadia Mono" w:hAnsi="Cascadia Mono" w:cs="Times New Roman"/>
                <w:sz w:val="24"/>
                <w:szCs w:val="24"/>
                <w:lang w:val="en-US"/>
              </w:rPr>
            </w:pPr>
            <w:r w:rsidRPr="00803995">
              <w:rPr>
                <w:rFonts w:ascii="Cascadia Mono" w:hAnsi="Cascadia Mono" w:cs="Times New Roman"/>
                <w:sz w:val="24"/>
                <w:szCs w:val="24"/>
                <w:lang w:val="en-US"/>
              </w:rPr>
              <w:t xml:space="preserve">DataTable </w:t>
            </w:r>
            <w:r w:rsidRPr="00803995">
              <w:rPr>
                <w:rFonts w:ascii="Cascadia Mono" w:hAnsi="Cascadia Mono" w:cs="Times New Roman"/>
                <w:noProof w:val="0"/>
                <w:color w:val="000000"/>
                <w:kern w:val="0"/>
                <w:sz w:val="24"/>
                <w:szCs w:val="24"/>
                <w:lang w:val="en-US"/>
              </w:rPr>
              <w:t xml:space="preserve">data = </w:t>
            </w:r>
            <w:proofErr w:type="spellStart"/>
            <w:proofErr w:type="gramStart"/>
            <w:r w:rsidRPr="00803995">
              <w:rPr>
                <w:rFonts w:ascii="Cascadia Mono" w:hAnsi="Cascadia Mono" w:cs="Times New Roman"/>
                <w:noProof w:val="0"/>
                <w:color w:val="000000"/>
                <w:kern w:val="0"/>
                <w:sz w:val="24"/>
                <w:szCs w:val="24"/>
                <w:lang w:val="en-US"/>
              </w:rPr>
              <w:t>DataProvider.Instance.ExecuteQuery</w:t>
            </w:r>
            <w:proofErr w:type="spellEnd"/>
            <w:proofErr w:type="gramEnd"/>
            <w:r w:rsidRPr="00803995">
              <w:rPr>
                <w:rFonts w:ascii="Cascadia Mono" w:hAnsi="Cascadia Mono" w:cs="Times New Roman"/>
                <w:noProof w:val="0"/>
                <w:color w:val="000000"/>
                <w:kern w:val="0"/>
                <w:sz w:val="24"/>
                <w:szCs w:val="24"/>
                <w:lang w:val="en-US"/>
              </w:rPr>
              <w:t xml:space="preserve">("SELECT * FROM </w:t>
            </w:r>
            <w:proofErr w:type="spellStart"/>
            <w:r w:rsidRPr="00803995">
              <w:rPr>
                <w:rFonts w:ascii="Cascadia Mono" w:hAnsi="Cascadia Mono" w:cs="Times New Roman"/>
                <w:noProof w:val="0"/>
                <w:color w:val="000000"/>
                <w:kern w:val="0"/>
                <w:sz w:val="24"/>
                <w:szCs w:val="24"/>
                <w:lang w:val="en-US"/>
              </w:rPr>
              <w:t>dbo.filterReceiptNoteViewByEmployee</w:t>
            </w:r>
            <w:proofErr w:type="spellEnd"/>
            <w:r w:rsidRPr="00803995">
              <w:rPr>
                <w:rFonts w:ascii="Cascadia Mono" w:hAnsi="Cascadia Mono" w:cs="Times New Roman"/>
                <w:noProof w:val="0"/>
                <w:color w:val="000000"/>
                <w:kern w:val="0"/>
                <w:sz w:val="24"/>
                <w:szCs w:val="24"/>
                <w:lang w:val="en-US"/>
              </w:rPr>
              <w:t xml:space="preserve">( @empName )", new object[] { </w:t>
            </w:r>
            <w:proofErr w:type="spellStart"/>
            <w:r w:rsidRPr="00803995">
              <w:rPr>
                <w:rFonts w:ascii="Cascadia Mono" w:hAnsi="Cascadia Mono" w:cs="Times New Roman"/>
                <w:noProof w:val="0"/>
                <w:color w:val="000000"/>
                <w:kern w:val="0"/>
                <w:sz w:val="24"/>
                <w:szCs w:val="24"/>
                <w:lang w:val="en-US"/>
              </w:rPr>
              <w:t>empName</w:t>
            </w:r>
            <w:proofErr w:type="spellEnd"/>
            <w:r w:rsidRPr="00803995">
              <w:rPr>
                <w:rFonts w:ascii="Cascadia Mono" w:hAnsi="Cascadia Mono" w:cs="Times New Roman"/>
                <w:noProof w:val="0"/>
                <w:color w:val="000000"/>
                <w:kern w:val="0"/>
                <w:sz w:val="24"/>
                <w:szCs w:val="24"/>
                <w:lang w:val="en-US"/>
              </w:rPr>
              <w:t xml:space="preserve"> });</w:t>
            </w:r>
          </w:p>
        </w:tc>
      </w:tr>
    </w:tbl>
    <w:p w14:paraId="4F191090" w14:textId="77777777" w:rsidR="001C2311" w:rsidRPr="001C2311" w:rsidRDefault="001C2311" w:rsidP="001C2311">
      <w:pPr>
        <w:ind w:left="720"/>
        <w:rPr>
          <w:rFonts w:ascii="Times New Roman" w:hAnsi="Times New Roman" w:cs="Times New Roman"/>
          <w:b/>
          <w:bCs/>
          <w:sz w:val="28"/>
          <w:szCs w:val="28"/>
          <w:lang w:val="en-US"/>
        </w:rPr>
      </w:pPr>
    </w:p>
    <w:p w14:paraId="3633BB29" w14:textId="5D9662B9" w:rsidR="00B31C3C" w:rsidRDefault="00B31C3C" w:rsidP="00B31C3C">
      <w:pPr>
        <w:pStyle w:val="ListParagraph"/>
        <w:numPr>
          <w:ilvl w:val="0"/>
          <w:numId w:val="30"/>
        </w:numPr>
        <w:rPr>
          <w:rFonts w:ascii="Times New Roman" w:hAnsi="Times New Roman" w:cs="Times New Roman"/>
          <w:b/>
          <w:bCs/>
          <w:sz w:val="28"/>
          <w:szCs w:val="28"/>
          <w:lang w:val="en-US"/>
        </w:rPr>
      </w:pPr>
      <w:r w:rsidRPr="00B31C3C">
        <w:rPr>
          <w:rFonts w:ascii="Times New Roman" w:hAnsi="Times New Roman" w:cs="Times New Roman"/>
          <w:b/>
          <w:bCs/>
          <w:sz w:val="28"/>
          <w:szCs w:val="28"/>
          <w:lang w:val="en-US"/>
        </w:rPr>
        <w:t xml:space="preserve">Function lọc </w:t>
      </w:r>
      <w:r w:rsidR="00A860D4">
        <w:rPr>
          <w:rFonts w:ascii="Times New Roman" w:hAnsi="Times New Roman" w:cs="Times New Roman"/>
          <w:b/>
          <w:bCs/>
          <w:sz w:val="28"/>
          <w:szCs w:val="28"/>
          <w:lang w:val="en-US"/>
        </w:rPr>
        <w:t>ReceiptNote</w:t>
      </w:r>
      <w:r w:rsidRPr="00B31C3C">
        <w:rPr>
          <w:rFonts w:ascii="Times New Roman" w:hAnsi="Times New Roman" w:cs="Times New Roman"/>
          <w:b/>
          <w:bCs/>
          <w:sz w:val="28"/>
          <w:szCs w:val="28"/>
          <w:lang w:val="en-US"/>
        </w:rPr>
        <w:t>View theo Ngày nhập</w:t>
      </w:r>
    </w:p>
    <w:tbl>
      <w:tblPr>
        <w:tblStyle w:val="TableGrid"/>
        <w:tblW w:w="0" w:type="auto"/>
        <w:tblInd w:w="720" w:type="dxa"/>
        <w:tblLook w:val="04A0" w:firstRow="1" w:lastRow="0" w:firstColumn="1" w:lastColumn="0" w:noHBand="0" w:noVBand="1"/>
      </w:tblPr>
      <w:tblGrid>
        <w:gridCol w:w="8296"/>
      </w:tblGrid>
      <w:tr w:rsidR="001C2311" w14:paraId="4957D8BE" w14:textId="77777777" w:rsidTr="00231724">
        <w:tc>
          <w:tcPr>
            <w:tcW w:w="8296" w:type="dxa"/>
          </w:tcPr>
          <w:p w14:paraId="5002E167" w14:textId="77777777" w:rsidR="00231724" w:rsidRPr="00231724" w:rsidRDefault="00231724" w:rsidP="00231724">
            <w:pPr>
              <w:autoSpaceDE w:val="0"/>
              <w:autoSpaceDN w:val="0"/>
              <w:adjustRightInd w:val="0"/>
              <w:spacing w:line="276" w:lineRule="auto"/>
              <w:rPr>
                <w:rFonts w:ascii="Consolas" w:hAnsi="Consolas" w:cs="Times New Roman"/>
                <w:noProof w:val="0"/>
                <w:color w:val="000000"/>
                <w:kern w:val="0"/>
                <w:sz w:val="24"/>
                <w:szCs w:val="24"/>
                <w:lang w:val="en-US"/>
              </w:rPr>
            </w:pPr>
            <w:r w:rsidRPr="00231724">
              <w:rPr>
                <w:rFonts w:ascii="Consolas" w:hAnsi="Consolas" w:cs="Times New Roman"/>
                <w:noProof w:val="0"/>
                <w:color w:val="0000FF"/>
                <w:kern w:val="0"/>
                <w:sz w:val="24"/>
                <w:szCs w:val="24"/>
                <w:lang w:val="en-US"/>
              </w:rPr>
              <w:t>CREATE</w:t>
            </w:r>
            <w:r w:rsidRPr="00231724">
              <w:rPr>
                <w:rFonts w:ascii="Consolas" w:hAnsi="Consolas" w:cs="Times New Roman"/>
                <w:noProof w:val="0"/>
                <w:color w:val="000000"/>
                <w:kern w:val="0"/>
                <w:sz w:val="24"/>
                <w:szCs w:val="24"/>
                <w:lang w:val="en-US"/>
              </w:rPr>
              <w:t xml:space="preserve"> </w:t>
            </w:r>
            <w:r w:rsidRPr="00231724">
              <w:rPr>
                <w:rFonts w:ascii="Consolas" w:hAnsi="Consolas" w:cs="Times New Roman"/>
                <w:noProof w:val="0"/>
                <w:color w:val="0000FF"/>
                <w:kern w:val="0"/>
                <w:sz w:val="24"/>
                <w:szCs w:val="24"/>
                <w:lang w:val="en-US"/>
              </w:rPr>
              <w:t>FUNCTION</w:t>
            </w:r>
            <w:r w:rsidRPr="00231724">
              <w:rPr>
                <w:rFonts w:ascii="Consolas" w:hAnsi="Consolas" w:cs="Times New Roman"/>
                <w:noProof w:val="0"/>
                <w:color w:val="000000"/>
                <w:kern w:val="0"/>
                <w:sz w:val="24"/>
                <w:szCs w:val="24"/>
                <w:lang w:val="en-US"/>
              </w:rPr>
              <w:t xml:space="preserve"> </w:t>
            </w:r>
            <w:proofErr w:type="spellStart"/>
            <w:proofErr w:type="gramStart"/>
            <w:r w:rsidRPr="00231724">
              <w:rPr>
                <w:rFonts w:ascii="Consolas" w:hAnsi="Consolas" w:cs="Times New Roman"/>
                <w:noProof w:val="0"/>
                <w:color w:val="000000"/>
                <w:kern w:val="0"/>
                <w:sz w:val="24"/>
                <w:szCs w:val="24"/>
                <w:lang w:val="en-US"/>
              </w:rPr>
              <w:t>filterReceiptNoteViewByDate</w:t>
            </w:r>
            <w:proofErr w:type="spellEnd"/>
            <w:proofErr w:type="gramEnd"/>
          </w:p>
          <w:p w14:paraId="198E1791" w14:textId="77777777" w:rsidR="00231724" w:rsidRPr="00231724" w:rsidRDefault="00231724" w:rsidP="00231724">
            <w:pPr>
              <w:autoSpaceDE w:val="0"/>
              <w:autoSpaceDN w:val="0"/>
              <w:adjustRightInd w:val="0"/>
              <w:spacing w:line="276" w:lineRule="auto"/>
              <w:rPr>
                <w:rFonts w:ascii="Consolas" w:hAnsi="Consolas" w:cs="Times New Roman"/>
                <w:noProof w:val="0"/>
                <w:color w:val="000000"/>
                <w:kern w:val="0"/>
                <w:sz w:val="24"/>
                <w:szCs w:val="24"/>
                <w:lang w:val="en-US"/>
              </w:rPr>
            </w:pPr>
            <w:r w:rsidRPr="00231724">
              <w:rPr>
                <w:rFonts w:ascii="Consolas" w:hAnsi="Consolas" w:cs="Times New Roman"/>
                <w:noProof w:val="0"/>
                <w:color w:val="808080"/>
                <w:kern w:val="0"/>
                <w:sz w:val="24"/>
                <w:szCs w:val="24"/>
                <w:lang w:val="en-US"/>
              </w:rPr>
              <w:t>(</w:t>
            </w:r>
          </w:p>
          <w:p w14:paraId="7B2AE5C5" w14:textId="77777777" w:rsidR="00231724" w:rsidRPr="00231724" w:rsidRDefault="00231724" w:rsidP="00231724">
            <w:pPr>
              <w:autoSpaceDE w:val="0"/>
              <w:autoSpaceDN w:val="0"/>
              <w:adjustRightInd w:val="0"/>
              <w:spacing w:line="276" w:lineRule="auto"/>
              <w:rPr>
                <w:rFonts w:ascii="Consolas" w:hAnsi="Consolas" w:cs="Times New Roman"/>
                <w:noProof w:val="0"/>
                <w:color w:val="000000"/>
                <w:kern w:val="0"/>
                <w:sz w:val="24"/>
                <w:szCs w:val="24"/>
                <w:lang w:val="en-US"/>
              </w:rPr>
            </w:pPr>
            <w:r w:rsidRPr="00231724">
              <w:rPr>
                <w:rFonts w:ascii="Consolas" w:hAnsi="Consolas" w:cs="Times New Roman"/>
                <w:noProof w:val="0"/>
                <w:color w:val="000000"/>
                <w:kern w:val="0"/>
                <w:sz w:val="24"/>
                <w:szCs w:val="24"/>
                <w:lang w:val="en-US"/>
              </w:rPr>
              <w:tab/>
              <w:t xml:space="preserve">@date </w:t>
            </w:r>
            <w:r w:rsidRPr="00231724">
              <w:rPr>
                <w:rFonts w:ascii="Consolas" w:hAnsi="Consolas" w:cs="Times New Roman"/>
                <w:noProof w:val="0"/>
                <w:color w:val="0000FF"/>
                <w:kern w:val="0"/>
                <w:sz w:val="24"/>
                <w:szCs w:val="24"/>
                <w:lang w:val="en-US"/>
              </w:rPr>
              <w:t>DATE</w:t>
            </w:r>
          </w:p>
          <w:p w14:paraId="37BDBD70" w14:textId="77777777" w:rsidR="00231724" w:rsidRPr="00231724" w:rsidRDefault="00231724" w:rsidP="00231724">
            <w:pPr>
              <w:autoSpaceDE w:val="0"/>
              <w:autoSpaceDN w:val="0"/>
              <w:adjustRightInd w:val="0"/>
              <w:spacing w:line="276" w:lineRule="auto"/>
              <w:rPr>
                <w:rFonts w:ascii="Consolas" w:hAnsi="Consolas" w:cs="Times New Roman"/>
                <w:noProof w:val="0"/>
                <w:color w:val="000000"/>
                <w:kern w:val="0"/>
                <w:sz w:val="24"/>
                <w:szCs w:val="24"/>
                <w:lang w:val="en-US"/>
              </w:rPr>
            </w:pPr>
            <w:r w:rsidRPr="00231724">
              <w:rPr>
                <w:rFonts w:ascii="Consolas" w:hAnsi="Consolas" w:cs="Times New Roman"/>
                <w:noProof w:val="0"/>
                <w:color w:val="808080"/>
                <w:kern w:val="0"/>
                <w:sz w:val="24"/>
                <w:szCs w:val="24"/>
                <w:lang w:val="en-US"/>
              </w:rPr>
              <w:t>)</w:t>
            </w:r>
          </w:p>
          <w:p w14:paraId="051949BB" w14:textId="77777777" w:rsidR="00231724" w:rsidRPr="00231724" w:rsidRDefault="00231724" w:rsidP="00231724">
            <w:pPr>
              <w:autoSpaceDE w:val="0"/>
              <w:autoSpaceDN w:val="0"/>
              <w:adjustRightInd w:val="0"/>
              <w:spacing w:line="276" w:lineRule="auto"/>
              <w:rPr>
                <w:rFonts w:ascii="Consolas" w:hAnsi="Consolas" w:cs="Times New Roman"/>
                <w:noProof w:val="0"/>
                <w:color w:val="000000"/>
                <w:kern w:val="0"/>
                <w:sz w:val="24"/>
                <w:szCs w:val="24"/>
                <w:lang w:val="en-US"/>
              </w:rPr>
            </w:pPr>
            <w:r w:rsidRPr="00231724">
              <w:rPr>
                <w:rFonts w:ascii="Consolas" w:hAnsi="Consolas" w:cs="Times New Roman"/>
                <w:noProof w:val="0"/>
                <w:color w:val="0000FF"/>
                <w:kern w:val="0"/>
                <w:sz w:val="24"/>
                <w:szCs w:val="24"/>
                <w:lang w:val="en-US"/>
              </w:rPr>
              <w:t>RETURNS</w:t>
            </w:r>
            <w:r w:rsidRPr="00231724">
              <w:rPr>
                <w:rFonts w:ascii="Consolas" w:hAnsi="Consolas" w:cs="Times New Roman"/>
                <w:noProof w:val="0"/>
                <w:color w:val="000000"/>
                <w:kern w:val="0"/>
                <w:sz w:val="24"/>
                <w:szCs w:val="24"/>
                <w:lang w:val="en-US"/>
              </w:rPr>
              <w:t xml:space="preserve"> </w:t>
            </w:r>
            <w:r w:rsidRPr="00231724">
              <w:rPr>
                <w:rFonts w:ascii="Consolas" w:hAnsi="Consolas" w:cs="Times New Roman"/>
                <w:noProof w:val="0"/>
                <w:color w:val="0000FF"/>
                <w:kern w:val="0"/>
                <w:sz w:val="24"/>
                <w:szCs w:val="24"/>
                <w:lang w:val="en-US"/>
              </w:rPr>
              <w:t>TABLE</w:t>
            </w:r>
          </w:p>
          <w:p w14:paraId="362E4ED2" w14:textId="77777777" w:rsidR="00231724" w:rsidRPr="00231724" w:rsidRDefault="00231724" w:rsidP="00231724">
            <w:pPr>
              <w:autoSpaceDE w:val="0"/>
              <w:autoSpaceDN w:val="0"/>
              <w:adjustRightInd w:val="0"/>
              <w:spacing w:line="276" w:lineRule="auto"/>
              <w:rPr>
                <w:rFonts w:ascii="Consolas" w:hAnsi="Consolas" w:cs="Times New Roman"/>
                <w:noProof w:val="0"/>
                <w:color w:val="000000"/>
                <w:kern w:val="0"/>
                <w:sz w:val="24"/>
                <w:szCs w:val="24"/>
                <w:lang w:val="en-US"/>
              </w:rPr>
            </w:pPr>
            <w:r w:rsidRPr="00231724">
              <w:rPr>
                <w:rFonts w:ascii="Consolas" w:hAnsi="Consolas" w:cs="Times New Roman"/>
                <w:noProof w:val="0"/>
                <w:color w:val="0000FF"/>
                <w:kern w:val="0"/>
                <w:sz w:val="24"/>
                <w:szCs w:val="24"/>
                <w:lang w:val="en-US"/>
              </w:rPr>
              <w:t>AS</w:t>
            </w:r>
          </w:p>
          <w:p w14:paraId="2992977F" w14:textId="77777777" w:rsidR="00231724" w:rsidRPr="00231724" w:rsidRDefault="00231724" w:rsidP="00231724">
            <w:pPr>
              <w:autoSpaceDE w:val="0"/>
              <w:autoSpaceDN w:val="0"/>
              <w:adjustRightInd w:val="0"/>
              <w:spacing w:line="276" w:lineRule="auto"/>
              <w:rPr>
                <w:rFonts w:ascii="Consolas" w:hAnsi="Consolas" w:cs="Times New Roman"/>
                <w:noProof w:val="0"/>
                <w:color w:val="000000"/>
                <w:kern w:val="0"/>
                <w:sz w:val="24"/>
                <w:szCs w:val="24"/>
                <w:lang w:val="en-US"/>
              </w:rPr>
            </w:pPr>
            <w:r w:rsidRPr="00231724">
              <w:rPr>
                <w:rFonts w:ascii="Consolas" w:hAnsi="Consolas" w:cs="Times New Roman"/>
                <w:noProof w:val="0"/>
                <w:color w:val="0000FF"/>
                <w:kern w:val="0"/>
                <w:sz w:val="24"/>
                <w:szCs w:val="24"/>
                <w:lang w:val="en-US"/>
              </w:rPr>
              <w:t>RETURN</w:t>
            </w:r>
          </w:p>
          <w:p w14:paraId="77CAA85E" w14:textId="77777777" w:rsidR="00231724" w:rsidRPr="00231724" w:rsidRDefault="00231724" w:rsidP="00231724">
            <w:pPr>
              <w:autoSpaceDE w:val="0"/>
              <w:autoSpaceDN w:val="0"/>
              <w:adjustRightInd w:val="0"/>
              <w:spacing w:line="276" w:lineRule="auto"/>
              <w:rPr>
                <w:rFonts w:ascii="Consolas" w:hAnsi="Consolas" w:cs="Times New Roman"/>
                <w:noProof w:val="0"/>
                <w:color w:val="000000"/>
                <w:kern w:val="0"/>
                <w:sz w:val="24"/>
                <w:szCs w:val="24"/>
                <w:lang w:val="en-US"/>
              </w:rPr>
            </w:pPr>
            <w:r w:rsidRPr="00231724">
              <w:rPr>
                <w:rFonts w:ascii="Consolas" w:hAnsi="Consolas" w:cs="Times New Roman"/>
                <w:noProof w:val="0"/>
                <w:color w:val="000000"/>
                <w:kern w:val="0"/>
                <w:sz w:val="24"/>
                <w:szCs w:val="24"/>
                <w:lang w:val="en-US"/>
              </w:rPr>
              <w:tab/>
            </w:r>
            <w:r w:rsidRPr="00231724">
              <w:rPr>
                <w:rFonts w:ascii="Consolas" w:hAnsi="Consolas" w:cs="Times New Roman"/>
                <w:noProof w:val="0"/>
                <w:color w:val="0000FF"/>
                <w:kern w:val="0"/>
                <w:sz w:val="24"/>
                <w:szCs w:val="24"/>
                <w:lang w:val="en-US"/>
              </w:rPr>
              <w:t>SELECT</w:t>
            </w:r>
            <w:r w:rsidRPr="00231724">
              <w:rPr>
                <w:rFonts w:ascii="Consolas" w:hAnsi="Consolas" w:cs="Times New Roman"/>
                <w:noProof w:val="0"/>
                <w:color w:val="000000"/>
                <w:kern w:val="0"/>
                <w:sz w:val="24"/>
                <w:szCs w:val="24"/>
                <w:lang w:val="en-US"/>
              </w:rPr>
              <w:t xml:space="preserve"> </w:t>
            </w:r>
            <w:r w:rsidRPr="00231724">
              <w:rPr>
                <w:rFonts w:ascii="Consolas" w:hAnsi="Consolas" w:cs="Times New Roman"/>
                <w:noProof w:val="0"/>
                <w:color w:val="808080"/>
                <w:kern w:val="0"/>
                <w:sz w:val="24"/>
                <w:szCs w:val="24"/>
                <w:lang w:val="en-US"/>
              </w:rPr>
              <w:t>*</w:t>
            </w:r>
            <w:r w:rsidRPr="00231724">
              <w:rPr>
                <w:rFonts w:ascii="Consolas" w:hAnsi="Consolas" w:cs="Times New Roman"/>
                <w:noProof w:val="0"/>
                <w:color w:val="000000"/>
                <w:kern w:val="0"/>
                <w:sz w:val="24"/>
                <w:szCs w:val="24"/>
                <w:lang w:val="en-US"/>
              </w:rPr>
              <w:t xml:space="preserve"> </w:t>
            </w:r>
            <w:r w:rsidRPr="00231724">
              <w:rPr>
                <w:rFonts w:ascii="Consolas" w:hAnsi="Consolas" w:cs="Times New Roman"/>
                <w:noProof w:val="0"/>
                <w:color w:val="0000FF"/>
                <w:kern w:val="0"/>
                <w:sz w:val="24"/>
                <w:szCs w:val="24"/>
                <w:lang w:val="en-US"/>
              </w:rPr>
              <w:t>FROM</w:t>
            </w:r>
            <w:r w:rsidRPr="00231724">
              <w:rPr>
                <w:rFonts w:ascii="Consolas" w:hAnsi="Consolas" w:cs="Times New Roman"/>
                <w:noProof w:val="0"/>
                <w:color w:val="000000"/>
                <w:kern w:val="0"/>
                <w:sz w:val="24"/>
                <w:szCs w:val="24"/>
                <w:lang w:val="en-US"/>
              </w:rPr>
              <w:t xml:space="preserve"> </w:t>
            </w:r>
            <w:proofErr w:type="spellStart"/>
            <w:r w:rsidRPr="00231724">
              <w:rPr>
                <w:rFonts w:ascii="Consolas" w:hAnsi="Consolas" w:cs="Times New Roman"/>
                <w:noProof w:val="0"/>
                <w:color w:val="000000"/>
                <w:kern w:val="0"/>
                <w:sz w:val="24"/>
                <w:szCs w:val="24"/>
                <w:lang w:val="en-US"/>
              </w:rPr>
              <w:t>ReceiptNoteView</w:t>
            </w:r>
            <w:proofErr w:type="spellEnd"/>
            <w:r w:rsidRPr="00231724">
              <w:rPr>
                <w:rFonts w:ascii="Consolas" w:hAnsi="Consolas" w:cs="Times New Roman"/>
                <w:noProof w:val="0"/>
                <w:color w:val="000000"/>
                <w:kern w:val="0"/>
                <w:sz w:val="24"/>
                <w:szCs w:val="24"/>
                <w:lang w:val="en-US"/>
              </w:rPr>
              <w:t xml:space="preserve"> </w:t>
            </w:r>
            <w:r w:rsidRPr="00231724">
              <w:rPr>
                <w:rFonts w:ascii="Consolas" w:hAnsi="Consolas" w:cs="Times New Roman"/>
                <w:noProof w:val="0"/>
                <w:color w:val="0000FF"/>
                <w:kern w:val="0"/>
                <w:sz w:val="24"/>
                <w:szCs w:val="24"/>
                <w:lang w:val="en-US"/>
              </w:rPr>
              <w:t>WHERE</w:t>
            </w:r>
            <w:r w:rsidRPr="00231724">
              <w:rPr>
                <w:rFonts w:ascii="Consolas" w:hAnsi="Consolas" w:cs="Times New Roman"/>
                <w:noProof w:val="0"/>
                <w:color w:val="000000"/>
                <w:kern w:val="0"/>
                <w:sz w:val="24"/>
                <w:szCs w:val="24"/>
                <w:lang w:val="en-US"/>
              </w:rPr>
              <w:t xml:space="preserve"> </w:t>
            </w:r>
            <w:r w:rsidRPr="00231724">
              <w:rPr>
                <w:rFonts w:ascii="Consolas" w:hAnsi="Consolas" w:cs="Times New Roman"/>
                <w:noProof w:val="0"/>
                <w:color w:val="0000FF"/>
                <w:kern w:val="0"/>
                <w:sz w:val="24"/>
                <w:szCs w:val="24"/>
                <w:lang w:val="en-US"/>
              </w:rPr>
              <w:t>date</w:t>
            </w:r>
            <w:r w:rsidRPr="00231724">
              <w:rPr>
                <w:rFonts w:ascii="Consolas" w:hAnsi="Consolas" w:cs="Times New Roman"/>
                <w:noProof w:val="0"/>
                <w:color w:val="000000"/>
                <w:kern w:val="0"/>
                <w:sz w:val="24"/>
                <w:szCs w:val="24"/>
                <w:lang w:val="en-US"/>
              </w:rPr>
              <w:t xml:space="preserve"> </w:t>
            </w:r>
            <w:r w:rsidRPr="00231724">
              <w:rPr>
                <w:rFonts w:ascii="Consolas" w:hAnsi="Consolas" w:cs="Times New Roman"/>
                <w:noProof w:val="0"/>
                <w:color w:val="808080"/>
                <w:kern w:val="0"/>
                <w:sz w:val="24"/>
                <w:szCs w:val="24"/>
                <w:lang w:val="en-US"/>
              </w:rPr>
              <w:t>=</w:t>
            </w:r>
            <w:r w:rsidRPr="00231724">
              <w:rPr>
                <w:rFonts w:ascii="Consolas" w:hAnsi="Consolas" w:cs="Times New Roman"/>
                <w:noProof w:val="0"/>
                <w:color w:val="000000"/>
                <w:kern w:val="0"/>
                <w:sz w:val="24"/>
                <w:szCs w:val="24"/>
                <w:lang w:val="en-US"/>
              </w:rPr>
              <w:t xml:space="preserve"> @</w:t>
            </w:r>
            <w:proofErr w:type="gramStart"/>
            <w:r w:rsidRPr="00231724">
              <w:rPr>
                <w:rFonts w:ascii="Consolas" w:hAnsi="Consolas" w:cs="Times New Roman"/>
                <w:noProof w:val="0"/>
                <w:color w:val="000000"/>
                <w:kern w:val="0"/>
                <w:sz w:val="24"/>
                <w:szCs w:val="24"/>
                <w:lang w:val="en-US"/>
              </w:rPr>
              <w:t>date</w:t>
            </w:r>
            <w:r w:rsidRPr="00231724">
              <w:rPr>
                <w:rFonts w:ascii="Consolas" w:hAnsi="Consolas" w:cs="Times New Roman"/>
                <w:noProof w:val="0"/>
                <w:color w:val="808080"/>
                <w:kern w:val="0"/>
                <w:sz w:val="24"/>
                <w:szCs w:val="24"/>
                <w:lang w:val="en-US"/>
              </w:rPr>
              <w:t>;</w:t>
            </w:r>
            <w:proofErr w:type="gramEnd"/>
          </w:p>
          <w:p w14:paraId="6044C574" w14:textId="34AA180F" w:rsidR="001C2311" w:rsidRPr="00231724" w:rsidRDefault="00231724" w:rsidP="00231724">
            <w:pPr>
              <w:spacing w:line="276" w:lineRule="auto"/>
              <w:rPr>
                <w:rFonts w:ascii="Times New Roman" w:hAnsi="Times New Roman" w:cs="Times New Roman"/>
                <w:b/>
                <w:bCs/>
                <w:sz w:val="28"/>
                <w:szCs w:val="28"/>
                <w:lang w:val="en-US"/>
              </w:rPr>
            </w:pPr>
            <w:r w:rsidRPr="00231724">
              <w:rPr>
                <w:rFonts w:ascii="Consolas" w:hAnsi="Consolas" w:cs="Times New Roman"/>
                <w:noProof w:val="0"/>
                <w:color w:val="0000FF"/>
                <w:kern w:val="0"/>
                <w:sz w:val="24"/>
                <w:szCs w:val="24"/>
                <w:lang w:val="en-US"/>
              </w:rPr>
              <w:lastRenderedPageBreak/>
              <w:t>GO</w:t>
            </w:r>
          </w:p>
        </w:tc>
      </w:tr>
    </w:tbl>
    <w:p w14:paraId="5C9D172F" w14:textId="77777777" w:rsidR="00231724" w:rsidRPr="00F575FA" w:rsidRDefault="00231724" w:rsidP="00231724">
      <w:pPr>
        <w:spacing w:after="0"/>
        <w:ind w:firstLine="720"/>
        <w:rPr>
          <w:rFonts w:ascii="Times New Roman" w:hAnsi="Times New Roman" w:cs="Times New Roman"/>
          <w:i/>
          <w:iCs/>
          <w:sz w:val="24"/>
          <w:szCs w:val="24"/>
          <w:lang w:val="en-US"/>
        </w:rPr>
      </w:pPr>
      <w:r w:rsidRPr="00F575FA">
        <w:rPr>
          <w:rFonts w:ascii="Times New Roman" w:hAnsi="Times New Roman" w:cs="Times New Roman"/>
          <w:i/>
          <w:iCs/>
          <w:sz w:val="24"/>
          <w:szCs w:val="24"/>
          <w:lang w:val="en-US"/>
        </w:rPr>
        <w:lastRenderedPageBreak/>
        <w:t>C# code:</w:t>
      </w:r>
    </w:p>
    <w:tbl>
      <w:tblPr>
        <w:tblStyle w:val="TableGrid"/>
        <w:tblW w:w="0" w:type="auto"/>
        <w:tblInd w:w="720" w:type="dxa"/>
        <w:tblLook w:val="04A0" w:firstRow="1" w:lastRow="0" w:firstColumn="1" w:lastColumn="0" w:noHBand="0" w:noVBand="1"/>
      </w:tblPr>
      <w:tblGrid>
        <w:gridCol w:w="8296"/>
      </w:tblGrid>
      <w:tr w:rsidR="00803995" w14:paraId="21F437DA" w14:textId="77777777" w:rsidTr="00803995">
        <w:tc>
          <w:tcPr>
            <w:tcW w:w="9016" w:type="dxa"/>
          </w:tcPr>
          <w:p w14:paraId="6FE03DB3" w14:textId="77777777" w:rsidR="00803995" w:rsidRPr="00803995" w:rsidRDefault="00803995" w:rsidP="00803995">
            <w:pPr>
              <w:autoSpaceDE w:val="0"/>
              <w:autoSpaceDN w:val="0"/>
              <w:adjustRightInd w:val="0"/>
              <w:spacing w:line="276" w:lineRule="auto"/>
              <w:rPr>
                <w:rFonts w:ascii="Cascadia Mono" w:hAnsi="Cascadia Mono" w:cs="Times New Roman"/>
                <w:noProof w:val="0"/>
                <w:color w:val="000000"/>
                <w:kern w:val="0"/>
                <w:sz w:val="24"/>
                <w:szCs w:val="24"/>
                <w:lang w:val="en-US"/>
              </w:rPr>
            </w:pPr>
            <w:proofErr w:type="spellStart"/>
            <w:r w:rsidRPr="00803995">
              <w:rPr>
                <w:rFonts w:ascii="Cascadia Mono" w:hAnsi="Cascadia Mono" w:cs="Times New Roman"/>
                <w:noProof w:val="0"/>
                <w:color w:val="000000"/>
                <w:kern w:val="0"/>
                <w:sz w:val="24"/>
                <w:szCs w:val="24"/>
                <w:lang w:val="en-US"/>
              </w:rPr>
              <w:t>DateTime</w:t>
            </w:r>
            <w:proofErr w:type="spellEnd"/>
            <w:r w:rsidRPr="00803995">
              <w:rPr>
                <w:rFonts w:ascii="Cascadia Mono" w:hAnsi="Cascadia Mono" w:cs="Times New Roman"/>
                <w:noProof w:val="0"/>
                <w:color w:val="000000"/>
                <w:kern w:val="0"/>
                <w:sz w:val="24"/>
                <w:szCs w:val="24"/>
                <w:lang w:val="en-US"/>
              </w:rPr>
              <w:t xml:space="preserve"> date = </w:t>
            </w:r>
            <w:proofErr w:type="spellStart"/>
            <w:r w:rsidRPr="00803995">
              <w:rPr>
                <w:rFonts w:ascii="Cascadia Mono" w:hAnsi="Cascadia Mono" w:cs="Times New Roman"/>
                <w:noProof w:val="0"/>
                <w:color w:val="000000"/>
                <w:kern w:val="0"/>
                <w:sz w:val="24"/>
                <w:szCs w:val="24"/>
                <w:lang w:val="en-US"/>
              </w:rPr>
              <w:t>dtpSearch.</w:t>
            </w:r>
            <w:proofErr w:type="gramStart"/>
            <w:r w:rsidRPr="00803995">
              <w:rPr>
                <w:rFonts w:ascii="Cascadia Mono" w:hAnsi="Cascadia Mono" w:cs="Times New Roman"/>
                <w:noProof w:val="0"/>
                <w:color w:val="000000"/>
                <w:kern w:val="0"/>
                <w:sz w:val="24"/>
                <w:szCs w:val="24"/>
                <w:lang w:val="en-US"/>
              </w:rPr>
              <w:t>Value</w:t>
            </w:r>
            <w:proofErr w:type="spellEnd"/>
            <w:r w:rsidRPr="00803995">
              <w:rPr>
                <w:rFonts w:ascii="Cascadia Mono" w:hAnsi="Cascadia Mono" w:cs="Times New Roman"/>
                <w:noProof w:val="0"/>
                <w:color w:val="000000"/>
                <w:kern w:val="0"/>
                <w:sz w:val="24"/>
                <w:szCs w:val="24"/>
                <w:lang w:val="en-US"/>
              </w:rPr>
              <w:t>;</w:t>
            </w:r>
            <w:proofErr w:type="gramEnd"/>
          </w:p>
          <w:p w14:paraId="79E6AFD3" w14:textId="338AFF14" w:rsidR="00803995" w:rsidRPr="00803995" w:rsidRDefault="00803995" w:rsidP="00803995">
            <w:pPr>
              <w:spacing w:line="276" w:lineRule="auto"/>
              <w:rPr>
                <w:rFonts w:ascii="Times New Roman" w:hAnsi="Times New Roman" w:cs="Times New Roman"/>
                <w:i/>
                <w:iCs/>
                <w:sz w:val="24"/>
                <w:szCs w:val="24"/>
                <w:lang w:val="en-US"/>
              </w:rPr>
            </w:pPr>
            <w:proofErr w:type="spellStart"/>
            <w:r w:rsidRPr="00803995">
              <w:rPr>
                <w:rFonts w:ascii="Cascadia Mono" w:hAnsi="Cascadia Mono" w:cs="Times New Roman"/>
                <w:noProof w:val="0"/>
                <w:color w:val="000000"/>
                <w:kern w:val="0"/>
                <w:sz w:val="24"/>
                <w:szCs w:val="24"/>
                <w:lang w:val="en-US"/>
              </w:rPr>
              <w:t>DataTable</w:t>
            </w:r>
            <w:proofErr w:type="spellEnd"/>
            <w:r w:rsidRPr="00803995">
              <w:rPr>
                <w:rFonts w:ascii="Cascadia Mono" w:hAnsi="Cascadia Mono" w:cs="Times New Roman"/>
                <w:noProof w:val="0"/>
                <w:color w:val="000000"/>
                <w:kern w:val="0"/>
                <w:sz w:val="24"/>
                <w:szCs w:val="24"/>
                <w:lang w:val="en-US"/>
              </w:rPr>
              <w:t xml:space="preserve"> data = </w:t>
            </w:r>
            <w:proofErr w:type="spellStart"/>
            <w:proofErr w:type="gramStart"/>
            <w:r w:rsidRPr="00803995">
              <w:rPr>
                <w:rFonts w:ascii="Cascadia Mono" w:hAnsi="Cascadia Mono" w:cs="Times New Roman"/>
                <w:noProof w:val="0"/>
                <w:color w:val="000000"/>
                <w:kern w:val="0"/>
                <w:sz w:val="24"/>
                <w:szCs w:val="24"/>
                <w:lang w:val="en-US"/>
              </w:rPr>
              <w:t>DataProvider.Instance.ExecuteQuery</w:t>
            </w:r>
            <w:proofErr w:type="spellEnd"/>
            <w:proofErr w:type="gramEnd"/>
            <w:r w:rsidRPr="00803995">
              <w:rPr>
                <w:rFonts w:ascii="Cascadia Mono" w:hAnsi="Cascadia Mono" w:cs="Times New Roman"/>
                <w:noProof w:val="0"/>
                <w:color w:val="000000"/>
                <w:kern w:val="0"/>
                <w:sz w:val="24"/>
                <w:szCs w:val="24"/>
                <w:lang w:val="en-US"/>
              </w:rPr>
              <w:t xml:space="preserve">("SELECT * FROM </w:t>
            </w:r>
            <w:proofErr w:type="spellStart"/>
            <w:r w:rsidRPr="00803995">
              <w:rPr>
                <w:rFonts w:ascii="Cascadia Mono" w:hAnsi="Cascadia Mono" w:cs="Times New Roman"/>
                <w:noProof w:val="0"/>
                <w:color w:val="000000"/>
                <w:kern w:val="0"/>
                <w:sz w:val="24"/>
                <w:szCs w:val="24"/>
                <w:lang w:val="en-US"/>
              </w:rPr>
              <w:t>dbo.filterReceiptNoteViewByDate</w:t>
            </w:r>
            <w:proofErr w:type="spellEnd"/>
            <w:r w:rsidRPr="00803995">
              <w:rPr>
                <w:rFonts w:ascii="Cascadia Mono" w:hAnsi="Cascadia Mono" w:cs="Times New Roman"/>
                <w:noProof w:val="0"/>
                <w:color w:val="000000"/>
                <w:kern w:val="0"/>
                <w:sz w:val="24"/>
                <w:szCs w:val="24"/>
                <w:lang w:val="en-US"/>
              </w:rPr>
              <w:t>( @date )", new object[] { date });</w:t>
            </w:r>
          </w:p>
        </w:tc>
      </w:tr>
    </w:tbl>
    <w:p w14:paraId="43B8B83C" w14:textId="77777777" w:rsidR="001C2311" w:rsidRPr="001C2311" w:rsidRDefault="001C2311" w:rsidP="001C2311">
      <w:pPr>
        <w:ind w:left="720"/>
        <w:rPr>
          <w:rFonts w:ascii="Times New Roman" w:hAnsi="Times New Roman" w:cs="Times New Roman"/>
          <w:b/>
          <w:bCs/>
          <w:sz w:val="28"/>
          <w:szCs w:val="28"/>
          <w:lang w:val="en-US"/>
        </w:rPr>
      </w:pPr>
    </w:p>
    <w:p w14:paraId="3E0ABEEC" w14:textId="0DCE58D9" w:rsidR="00B31C3C" w:rsidRDefault="00B31C3C" w:rsidP="00B31C3C">
      <w:pPr>
        <w:pStyle w:val="ListParagraph"/>
        <w:numPr>
          <w:ilvl w:val="0"/>
          <w:numId w:val="30"/>
        </w:numPr>
        <w:rPr>
          <w:rFonts w:ascii="Times New Roman" w:hAnsi="Times New Roman" w:cs="Times New Roman"/>
          <w:b/>
          <w:bCs/>
          <w:sz w:val="28"/>
          <w:szCs w:val="28"/>
          <w:lang w:val="en-US"/>
        </w:rPr>
      </w:pPr>
      <w:r w:rsidRPr="00B31C3C">
        <w:rPr>
          <w:rFonts w:ascii="Times New Roman" w:hAnsi="Times New Roman" w:cs="Times New Roman"/>
          <w:b/>
          <w:bCs/>
          <w:sz w:val="28"/>
          <w:szCs w:val="28"/>
          <w:lang w:val="en-US"/>
        </w:rPr>
        <w:t xml:space="preserve">Function lọc </w:t>
      </w:r>
      <w:r w:rsidR="00A860D4">
        <w:rPr>
          <w:rFonts w:ascii="Times New Roman" w:hAnsi="Times New Roman" w:cs="Times New Roman"/>
          <w:b/>
          <w:bCs/>
          <w:sz w:val="28"/>
          <w:szCs w:val="28"/>
          <w:lang w:val="en-US"/>
        </w:rPr>
        <w:t>ReceiptNoteList</w:t>
      </w:r>
      <w:r w:rsidRPr="00B31C3C">
        <w:rPr>
          <w:rFonts w:ascii="Times New Roman" w:hAnsi="Times New Roman" w:cs="Times New Roman"/>
          <w:b/>
          <w:bCs/>
          <w:sz w:val="28"/>
          <w:szCs w:val="28"/>
          <w:lang w:val="en-US"/>
        </w:rPr>
        <w:t>View theo ID</w:t>
      </w:r>
    </w:p>
    <w:tbl>
      <w:tblPr>
        <w:tblStyle w:val="TableGrid"/>
        <w:tblW w:w="0" w:type="auto"/>
        <w:tblInd w:w="720" w:type="dxa"/>
        <w:tblLook w:val="04A0" w:firstRow="1" w:lastRow="0" w:firstColumn="1" w:lastColumn="0" w:noHBand="0" w:noVBand="1"/>
      </w:tblPr>
      <w:tblGrid>
        <w:gridCol w:w="8296"/>
      </w:tblGrid>
      <w:tr w:rsidR="001C2311" w14:paraId="685DABAC" w14:textId="77777777" w:rsidTr="00231724">
        <w:tc>
          <w:tcPr>
            <w:tcW w:w="8296" w:type="dxa"/>
          </w:tcPr>
          <w:p w14:paraId="5789FFED" w14:textId="77777777" w:rsidR="00231724" w:rsidRPr="00231724" w:rsidRDefault="00231724" w:rsidP="00231724">
            <w:pPr>
              <w:autoSpaceDE w:val="0"/>
              <w:autoSpaceDN w:val="0"/>
              <w:adjustRightInd w:val="0"/>
              <w:spacing w:line="276" w:lineRule="auto"/>
              <w:rPr>
                <w:rFonts w:ascii="Consolas" w:hAnsi="Consolas" w:cs="Times New Roman"/>
                <w:noProof w:val="0"/>
                <w:color w:val="000000"/>
                <w:kern w:val="0"/>
                <w:sz w:val="24"/>
                <w:szCs w:val="24"/>
                <w:lang w:val="en-US"/>
              </w:rPr>
            </w:pPr>
            <w:r w:rsidRPr="00231724">
              <w:rPr>
                <w:rFonts w:ascii="Consolas" w:hAnsi="Consolas" w:cs="Times New Roman"/>
                <w:noProof w:val="0"/>
                <w:color w:val="0000FF"/>
                <w:kern w:val="0"/>
                <w:sz w:val="24"/>
                <w:szCs w:val="24"/>
                <w:lang w:val="en-US"/>
              </w:rPr>
              <w:t>CREATE</w:t>
            </w:r>
            <w:r w:rsidRPr="00231724">
              <w:rPr>
                <w:rFonts w:ascii="Consolas" w:hAnsi="Consolas" w:cs="Times New Roman"/>
                <w:noProof w:val="0"/>
                <w:color w:val="000000"/>
                <w:kern w:val="0"/>
                <w:sz w:val="24"/>
                <w:szCs w:val="24"/>
                <w:lang w:val="en-US"/>
              </w:rPr>
              <w:t xml:space="preserve"> </w:t>
            </w:r>
            <w:r w:rsidRPr="00231724">
              <w:rPr>
                <w:rFonts w:ascii="Consolas" w:hAnsi="Consolas" w:cs="Times New Roman"/>
                <w:noProof w:val="0"/>
                <w:color w:val="0000FF"/>
                <w:kern w:val="0"/>
                <w:sz w:val="24"/>
                <w:szCs w:val="24"/>
                <w:lang w:val="en-US"/>
              </w:rPr>
              <w:t>FUNCTION</w:t>
            </w:r>
            <w:r w:rsidRPr="00231724">
              <w:rPr>
                <w:rFonts w:ascii="Consolas" w:hAnsi="Consolas" w:cs="Times New Roman"/>
                <w:noProof w:val="0"/>
                <w:color w:val="000000"/>
                <w:kern w:val="0"/>
                <w:sz w:val="24"/>
                <w:szCs w:val="24"/>
                <w:lang w:val="en-US"/>
              </w:rPr>
              <w:t xml:space="preserve"> </w:t>
            </w:r>
            <w:proofErr w:type="spellStart"/>
            <w:proofErr w:type="gramStart"/>
            <w:r w:rsidRPr="00231724">
              <w:rPr>
                <w:rFonts w:ascii="Consolas" w:hAnsi="Consolas" w:cs="Times New Roman"/>
                <w:noProof w:val="0"/>
                <w:color w:val="000000"/>
                <w:kern w:val="0"/>
                <w:sz w:val="24"/>
                <w:szCs w:val="24"/>
                <w:lang w:val="en-US"/>
              </w:rPr>
              <w:t>filterReceiptNoteListViewByID</w:t>
            </w:r>
            <w:proofErr w:type="spellEnd"/>
            <w:proofErr w:type="gramEnd"/>
          </w:p>
          <w:p w14:paraId="642C068E" w14:textId="77777777" w:rsidR="00231724" w:rsidRPr="00231724" w:rsidRDefault="00231724" w:rsidP="00231724">
            <w:pPr>
              <w:autoSpaceDE w:val="0"/>
              <w:autoSpaceDN w:val="0"/>
              <w:adjustRightInd w:val="0"/>
              <w:spacing w:line="276" w:lineRule="auto"/>
              <w:rPr>
                <w:rFonts w:ascii="Consolas" w:hAnsi="Consolas" w:cs="Times New Roman"/>
                <w:noProof w:val="0"/>
                <w:color w:val="000000"/>
                <w:kern w:val="0"/>
                <w:sz w:val="24"/>
                <w:szCs w:val="24"/>
                <w:lang w:val="en-US"/>
              </w:rPr>
            </w:pPr>
            <w:r w:rsidRPr="00231724">
              <w:rPr>
                <w:rFonts w:ascii="Consolas" w:hAnsi="Consolas" w:cs="Times New Roman"/>
                <w:noProof w:val="0"/>
                <w:color w:val="808080"/>
                <w:kern w:val="0"/>
                <w:sz w:val="24"/>
                <w:szCs w:val="24"/>
                <w:lang w:val="en-US"/>
              </w:rPr>
              <w:t>(</w:t>
            </w:r>
          </w:p>
          <w:p w14:paraId="08045F2A" w14:textId="77777777" w:rsidR="00231724" w:rsidRPr="00231724" w:rsidRDefault="00231724" w:rsidP="00231724">
            <w:pPr>
              <w:autoSpaceDE w:val="0"/>
              <w:autoSpaceDN w:val="0"/>
              <w:adjustRightInd w:val="0"/>
              <w:spacing w:line="276" w:lineRule="auto"/>
              <w:rPr>
                <w:rFonts w:ascii="Consolas" w:hAnsi="Consolas" w:cs="Times New Roman"/>
                <w:noProof w:val="0"/>
                <w:color w:val="000000"/>
                <w:kern w:val="0"/>
                <w:sz w:val="24"/>
                <w:szCs w:val="24"/>
                <w:lang w:val="en-US"/>
              </w:rPr>
            </w:pPr>
            <w:r w:rsidRPr="00231724">
              <w:rPr>
                <w:rFonts w:ascii="Consolas" w:hAnsi="Consolas" w:cs="Times New Roman"/>
                <w:noProof w:val="0"/>
                <w:color w:val="000000"/>
                <w:kern w:val="0"/>
                <w:sz w:val="24"/>
                <w:szCs w:val="24"/>
                <w:lang w:val="en-US"/>
              </w:rPr>
              <w:tab/>
              <w:t xml:space="preserve">@id </w:t>
            </w:r>
            <w:proofErr w:type="gramStart"/>
            <w:r w:rsidRPr="00231724">
              <w:rPr>
                <w:rFonts w:ascii="Consolas" w:hAnsi="Consolas" w:cs="Times New Roman"/>
                <w:noProof w:val="0"/>
                <w:color w:val="0000FF"/>
                <w:kern w:val="0"/>
                <w:sz w:val="24"/>
                <w:szCs w:val="24"/>
                <w:lang w:val="en-US"/>
              </w:rPr>
              <w:t>VARCHAR</w:t>
            </w:r>
            <w:r w:rsidRPr="00231724">
              <w:rPr>
                <w:rFonts w:ascii="Consolas" w:hAnsi="Consolas" w:cs="Times New Roman"/>
                <w:noProof w:val="0"/>
                <w:color w:val="808080"/>
                <w:kern w:val="0"/>
                <w:sz w:val="24"/>
                <w:szCs w:val="24"/>
                <w:lang w:val="en-US"/>
              </w:rPr>
              <w:t>(</w:t>
            </w:r>
            <w:proofErr w:type="gramEnd"/>
            <w:r w:rsidRPr="00231724">
              <w:rPr>
                <w:rFonts w:ascii="Consolas" w:hAnsi="Consolas" w:cs="Times New Roman"/>
                <w:noProof w:val="0"/>
                <w:color w:val="000000"/>
                <w:kern w:val="0"/>
                <w:sz w:val="24"/>
                <w:szCs w:val="24"/>
                <w:lang w:val="en-US"/>
              </w:rPr>
              <w:t>7</w:t>
            </w:r>
            <w:r w:rsidRPr="00231724">
              <w:rPr>
                <w:rFonts w:ascii="Consolas" w:hAnsi="Consolas" w:cs="Times New Roman"/>
                <w:noProof w:val="0"/>
                <w:color w:val="808080"/>
                <w:kern w:val="0"/>
                <w:sz w:val="24"/>
                <w:szCs w:val="24"/>
                <w:lang w:val="en-US"/>
              </w:rPr>
              <w:t>)</w:t>
            </w:r>
          </w:p>
          <w:p w14:paraId="2AC37F1D" w14:textId="77777777" w:rsidR="00231724" w:rsidRPr="00231724" w:rsidRDefault="00231724" w:rsidP="00231724">
            <w:pPr>
              <w:autoSpaceDE w:val="0"/>
              <w:autoSpaceDN w:val="0"/>
              <w:adjustRightInd w:val="0"/>
              <w:spacing w:line="276" w:lineRule="auto"/>
              <w:rPr>
                <w:rFonts w:ascii="Consolas" w:hAnsi="Consolas" w:cs="Times New Roman"/>
                <w:noProof w:val="0"/>
                <w:color w:val="000000"/>
                <w:kern w:val="0"/>
                <w:sz w:val="24"/>
                <w:szCs w:val="24"/>
                <w:lang w:val="en-US"/>
              </w:rPr>
            </w:pPr>
            <w:r w:rsidRPr="00231724">
              <w:rPr>
                <w:rFonts w:ascii="Consolas" w:hAnsi="Consolas" w:cs="Times New Roman"/>
                <w:noProof w:val="0"/>
                <w:color w:val="808080"/>
                <w:kern w:val="0"/>
                <w:sz w:val="24"/>
                <w:szCs w:val="24"/>
                <w:lang w:val="en-US"/>
              </w:rPr>
              <w:t>)</w:t>
            </w:r>
          </w:p>
          <w:p w14:paraId="28F03F7F" w14:textId="77777777" w:rsidR="00231724" w:rsidRPr="00231724" w:rsidRDefault="00231724" w:rsidP="00231724">
            <w:pPr>
              <w:autoSpaceDE w:val="0"/>
              <w:autoSpaceDN w:val="0"/>
              <w:adjustRightInd w:val="0"/>
              <w:spacing w:line="276" w:lineRule="auto"/>
              <w:rPr>
                <w:rFonts w:ascii="Consolas" w:hAnsi="Consolas" w:cs="Times New Roman"/>
                <w:noProof w:val="0"/>
                <w:color w:val="000000"/>
                <w:kern w:val="0"/>
                <w:sz w:val="24"/>
                <w:szCs w:val="24"/>
                <w:lang w:val="en-US"/>
              </w:rPr>
            </w:pPr>
            <w:r w:rsidRPr="00231724">
              <w:rPr>
                <w:rFonts w:ascii="Consolas" w:hAnsi="Consolas" w:cs="Times New Roman"/>
                <w:noProof w:val="0"/>
                <w:color w:val="0000FF"/>
                <w:kern w:val="0"/>
                <w:sz w:val="24"/>
                <w:szCs w:val="24"/>
                <w:lang w:val="en-US"/>
              </w:rPr>
              <w:t>RETURNS</w:t>
            </w:r>
            <w:r w:rsidRPr="00231724">
              <w:rPr>
                <w:rFonts w:ascii="Consolas" w:hAnsi="Consolas" w:cs="Times New Roman"/>
                <w:noProof w:val="0"/>
                <w:color w:val="000000"/>
                <w:kern w:val="0"/>
                <w:sz w:val="24"/>
                <w:szCs w:val="24"/>
                <w:lang w:val="en-US"/>
              </w:rPr>
              <w:t xml:space="preserve"> </w:t>
            </w:r>
            <w:r w:rsidRPr="00231724">
              <w:rPr>
                <w:rFonts w:ascii="Consolas" w:hAnsi="Consolas" w:cs="Times New Roman"/>
                <w:noProof w:val="0"/>
                <w:color w:val="0000FF"/>
                <w:kern w:val="0"/>
                <w:sz w:val="24"/>
                <w:szCs w:val="24"/>
                <w:lang w:val="en-US"/>
              </w:rPr>
              <w:t>TABLE</w:t>
            </w:r>
          </w:p>
          <w:p w14:paraId="23C0BB50" w14:textId="77777777" w:rsidR="00231724" w:rsidRPr="00231724" w:rsidRDefault="00231724" w:rsidP="00231724">
            <w:pPr>
              <w:autoSpaceDE w:val="0"/>
              <w:autoSpaceDN w:val="0"/>
              <w:adjustRightInd w:val="0"/>
              <w:spacing w:line="276" w:lineRule="auto"/>
              <w:rPr>
                <w:rFonts w:ascii="Consolas" w:hAnsi="Consolas" w:cs="Times New Roman"/>
                <w:noProof w:val="0"/>
                <w:color w:val="000000"/>
                <w:kern w:val="0"/>
                <w:sz w:val="24"/>
                <w:szCs w:val="24"/>
                <w:lang w:val="en-US"/>
              </w:rPr>
            </w:pPr>
            <w:r w:rsidRPr="00231724">
              <w:rPr>
                <w:rFonts w:ascii="Consolas" w:hAnsi="Consolas" w:cs="Times New Roman"/>
                <w:noProof w:val="0"/>
                <w:color w:val="0000FF"/>
                <w:kern w:val="0"/>
                <w:sz w:val="24"/>
                <w:szCs w:val="24"/>
                <w:lang w:val="en-US"/>
              </w:rPr>
              <w:t>AS</w:t>
            </w:r>
          </w:p>
          <w:p w14:paraId="33DEAD2D" w14:textId="77777777" w:rsidR="00231724" w:rsidRPr="00231724" w:rsidRDefault="00231724" w:rsidP="00231724">
            <w:pPr>
              <w:autoSpaceDE w:val="0"/>
              <w:autoSpaceDN w:val="0"/>
              <w:adjustRightInd w:val="0"/>
              <w:spacing w:line="276" w:lineRule="auto"/>
              <w:rPr>
                <w:rFonts w:ascii="Consolas" w:hAnsi="Consolas" w:cs="Times New Roman"/>
                <w:noProof w:val="0"/>
                <w:color w:val="000000"/>
                <w:kern w:val="0"/>
                <w:sz w:val="24"/>
                <w:szCs w:val="24"/>
                <w:lang w:val="en-US"/>
              </w:rPr>
            </w:pPr>
            <w:r w:rsidRPr="00231724">
              <w:rPr>
                <w:rFonts w:ascii="Consolas" w:hAnsi="Consolas" w:cs="Times New Roman"/>
                <w:noProof w:val="0"/>
                <w:color w:val="0000FF"/>
                <w:kern w:val="0"/>
                <w:sz w:val="24"/>
                <w:szCs w:val="24"/>
                <w:lang w:val="en-US"/>
              </w:rPr>
              <w:t>RETURN</w:t>
            </w:r>
          </w:p>
          <w:p w14:paraId="00A66B46" w14:textId="77777777" w:rsidR="00231724" w:rsidRPr="00231724" w:rsidRDefault="00231724" w:rsidP="00231724">
            <w:pPr>
              <w:autoSpaceDE w:val="0"/>
              <w:autoSpaceDN w:val="0"/>
              <w:adjustRightInd w:val="0"/>
              <w:spacing w:line="276" w:lineRule="auto"/>
              <w:rPr>
                <w:rFonts w:ascii="Consolas" w:hAnsi="Consolas" w:cs="Times New Roman"/>
                <w:noProof w:val="0"/>
                <w:color w:val="000000"/>
                <w:kern w:val="0"/>
                <w:sz w:val="24"/>
                <w:szCs w:val="24"/>
                <w:lang w:val="en-US"/>
              </w:rPr>
            </w:pPr>
            <w:r w:rsidRPr="00231724">
              <w:rPr>
                <w:rFonts w:ascii="Consolas" w:hAnsi="Consolas" w:cs="Times New Roman"/>
                <w:noProof w:val="0"/>
                <w:color w:val="000000"/>
                <w:kern w:val="0"/>
                <w:sz w:val="24"/>
                <w:szCs w:val="24"/>
                <w:lang w:val="en-US"/>
              </w:rPr>
              <w:tab/>
            </w:r>
            <w:r w:rsidRPr="00231724">
              <w:rPr>
                <w:rFonts w:ascii="Consolas" w:hAnsi="Consolas" w:cs="Times New Roman"/>
                <w:noProof w:val="0"/>
                <w:color w:val="0000FF"/>
                <w:kern w:val="0"/>
                <w:sz w:val="24"/>
                <w:szCs w:val="24"/>
                <w:lang w:val="en-US"/>
              </w:rPr>
              <w:t>SELECT</w:t>
            </w:r>
            <w:r w:rsidRPr="00231724">
              <w:rPr>
                <w:rFonts w:ascii="Consolas" w:hAnsi="Consolas" w:cs="Times New Roman"/>
                <w:noProof w:val="0"/>
                <w:color w:val="000000"/>
                <w:kern w:val="0"/>
                <w:sz w:val="24"/>
                <w:szCs w:val="24"/>
                <w:lang w:val="en-US"/>
              </w:rPr>
              <w:t xml:space="preserve"> </w:t>
            </w:r>
            <w:r w:rsidRPr="00231724">
              <w:rPr>
                <w:rFonts w:ascii="Consolas" w:hAnsi="Consolas" w:cs="Times New Roman"/>
                <w:noProof w:val="0"/>
                <w:color w:val="808080"/>
                <w:kern w:val="0"/>
                <w:sz w:val="24"/>
                <w:szCs w:val="24"/>
                <w:lang w:val="en-US"/>
              </w:rPr>
              <w:t>*</w:t>
            </w:r>
            <w:r w:rsidRPr="00231724">
              <w:rPr>
                <w:rFonts w:ascii="Consolas" w:hAnsi="Consolas" w:cs="Times New Roman"/>
                <w:noProof w:val="0"/>
                <w:color w:val="000000"/>
                <w:kern w:val="0"/>
                <w:sz w:val="24"/>
                <w:szCs w:val="24"/>
                <w:lang w:val="en-US"/>
              </w:rPr>
              <w:t xml:space="preserve"> </w:t>
            </w:r>
            <w:r w:rsidRPr="00231724">
              <w:rPr>
                <w:rFonts w:ascii="Consolas" w:hAnsi="Consolas" w:cs="Times New Roman"/>
                <w:noProof w:val="0"/>
                <w:color w:val="0000FF"/>
                <w:kern w:val="0"/>
                <w:sz w:val="24"/>
                <w:szCs w:val="24"/>
                <w:lang w:val="en-US"/>
              </w:rPr>
              <w:t>FROM</w:t>
            </w:r>
            <w:r w:rsidRPr="00231724">
              <w:rPr>
                <w:rFonts w:ascii="Consolas" w:hAnsi="Consolas" w:cs="Times New Roman"/>
                <w:noProof w:val="0"/>
                <w:color w:val="000000"/>
                <w:kern w:val="0"/>
                <w:sz w:val="24"/>
                <w:szCs w:val="24"/>
                <w:lang w:val="en-US"/>
              </w:rPr>
              <w:t xml:space="preserve"> </w:t>
            </w:r>
            <w:proofErr w:type="spellStart"/>
            <w:r w:rsidRPr="00231724">
              <w:rPr>
                <w:rFonts w:ascii="Consolas" w:hAnsi="Consolas" w:cs="Times New Roman"/>
                <w:noProof w:val="0"/>
                <w:color w:val="000000"/>
                <w:kern w:val="0"/>
                <w:sz w:val="24"/>
                <w:szCs w:val="24"/>
                <w:lang w:val="en-US"/>
              </w:rPr>
              <w:t>ReceiptNoteListView</w:t>
            </w:r>
            <w:proofErr w:type="spellEnd"/>
            <w:r w:rsidRPr="00231724">
              <w:rPr>
                <w:rFonts w:ascii="Consolas" w:hAnsi="Consolas" w:cs="Times New Roman"/>
                <w:noProof w:val="0"/>
                <w:color w:val="000000"/>
                <w:kern w:val="0"/>
                <w:sz w:val="24"/>
                <w:szCs w:val="24"/>
                <w:lang w:val="en-US"/>
              </w:rPr>
              <w:t xml:space="preserve"> </w:t>
            </w:r>
            <w:r w:rsidRPr="00231724">
              <w:rPr>
                <w:rFonts w:ascii="Consolas" w:hAnsi="Consolas" w:cs="Times New Roman"/>
                <w:noProof w:val="0"/>
                <w:color w:val="0000FF"/>
                <w:kern w:val="0"/>
                <w:sz w:val="24"/>
                <w:szCs w:val="24"/>
                <w:lang w:val="en-US"/>
              </w:rPr>
              <w:t>WHERE</w:t>
            </w:r>
            <w:r w:rsidRPr="00231724">
              <w:rPr>
                <w:rFonts w:ascii="Consolas" w:hAnsi="Consolas" w:cs="Times New Roman"/>
                <w:noProof w:val="0"/>
                <w:color w:val="000000"/>
                <w:kern w:val="0"/>
                <w:sz w:val="24"/>
                <w:szCs w:val="24"/>
                <w:lang w:val="en-US"/>
              </w:rPr>
              <w:t xml:space="preserve"> ID </w:t>
            </w:r>
            <w:r w:rsidRPr="00231724">
              <w:rPr>
                <w:rFonts w:ascii="Consolas" w:hAnsi="Consolas" w:cs="Times New Roman"/>
                <w:noProof w:val="0"/>
                <w:color w:val="808080"/>
                <w:kern w:val="0"/>
                <w:sz w:val="24"/>
                <w:szCs w:val="24"/>
                <w:lang w:val="en-US"/>
              </w:rPr>
              <w:t>=</w:t>
            </w:r>
            <w:r w:rsidRPr="00231724">
              <w:rPr>
                <w:rFonts w:ascii="Consolas" w:hAnsi="Consolas" w:cs="Times New Roman"/>
                <w:noProof w:val="0"/>
                <w:color w:val="000000"/>
                <w:kern w:val="0"/>
                <w:sz w:val="24"/>
                <w:szCs w:val="24"/>
                <w:lang w:val="en-US"/>
              </w:rPr>
              <w:t xml:space="preserve"> @</w:t>
            </w:r>
            <w:proofErr w:type="gramStart"/>
            <w:r w:rsidRPr="00231724">
              <w:rPr>
                <w:rFonts w:ascii="Consolas" w:hAnsi="Consolas" w:cs="Times New Roman"/>
                <w:noProof w:val="0"/>
                <w:color w:val="000000"/>
                <w:kern w:val="0"/>
                <w:sz w:val="24"/>
                <w:szCs w:val="24"/>
                <w:lang w:val="en-US"/>
              </w:rPr>
              <w:t>id</w:t>
            </w:r>
            <w:r w:rsidRPr="00231724">
              <w:rPr>
                <w:rFonts w:ascii="Consolas" w:hAnsi="Consolas" w:cs="Times New Roman"/>
                <w:noProof w:val="0"/>
                <w:color w:val="808080"/>
                <w:kern w:val="0"/>
                <w:sz w:val="24"/>
                <w:szCs w:val="24"/>
                <w:lang w:val="en-US"/>
              </w:rPr>
              <w:t>;</w:t>
            </w:r>
            <w:proofErr w:type="gramEnd"/>
          </w:p>
          <w:p w14:paraId="380D114E" w14:textId="0B6DFA54" w:rsidR="001C2311" w:rsidRPr="00231724" w:rsidRDefault="00231724" w:rsidP="00231724">
            <w:pPr>
              <w:spacing w:line="276" w:lineRule="auto"/>
              <w:rPr>
                <w:rFonts w:ascii="Times New Roman" w:hAnsi="Times New Roman" w:cs="Times New Roman"/>
                <w:b/>
                <w:bCs/>
                <w:sz w:val="28"/>
                <w:szCs w:val="28"/>
                <w:lang w:val="en-US"/>
              </w:rPr>
            </w:pPr>
            <w:r w:rsidRPr="00231724">
              <w:rPr>
                <w:rFonts w:ascii="Consolas" w:hAnsi="Consolas" w:cs="Times New Roman"/>
                <w:noProof w:val="0"/>
                <w:color w:val="0000FF"/>
                <w:kern w:val="0"/>
                <w:sz w:val="24"/>
                <w:szCs w:val="24"/>
                <w:lang w:val="en-US"/>
              </w:rPr>
              <w:t>GO</w:t>
            </w:r>
          </w:p>
        </w:tc>
      </w:tr>
    </w:tbl>
    <w:p w14:paraId="58AF8684" w14:textId="77777777" w:rsidR="00231724" w:rsidRPr="00F575FA" w:rsidRDefault="00231724" w:rsidP="00231724">
      <w:pPr>
        <w:spacing w:after="0"/>
        <w:ind w:firstLine="720"/>
        <w:rPr>
          <w:rFonts w:ascii="Times New Roman" w:hAnsi="Times New Roman" w:cs="Times New Roman"/>
          <w:i/>
          <w:iCs/>
          <w:noProof w:val="0"/>
          <w:color w:val="000000"/>
          <w:kern w:val="0"/>
          <w:sz w:val="24"/>
          <w:szCs w:val="24"/>
          <w:lang w:val="en-US"/>
        </w:rPr>
      </w:pPr>
      <w:r w:rsidRPr="00F575FA">
        <w:rPr>
          <w:rFonts w:ascii="Times New Roman" w:hAnsi="Times New Roman" w:cs="Times New Roman"/>
          <w:i/>
          <w:iCs/>
          <w:sz w:val="24"/>
          <w:szCs w:val="24"/>
          <w:lang w:val="en-US"/>
        </w:rPr>
        <w:t>C# code:</w:t>
      </w:r>
    </w:p>
    <w:tbl>
      <w:tblPr>
        <w:tblStyle w:val="TableGrid"/>
        <w:tblW w:w="0" w:type="auto"/>
        <w:tblInd w:w="720" w:type="dxa"/>
        <w:tblLook w:val="04A0" w:firstRow="1" w:lastRow="0" w:firstColumn="1" w:lastColumn="0" w:noHBand="0" w:noVBand="1"/>
      </w:tblPr>
      <w:tblGrid>
        <w:gridCol w:w="8296"/>
      </w:tblGrid>
      <w:tr w:rsidR="00803995" w14:paraId="3BE016D0" w14:textId="77777777" w:rsidTr="00803995">
        <w:tc>
          <w:tcPr>
            <w:tcW w:w="9016" w:type="dxa"/>
          </w:tcPr>
          <w:p w14:paraId="0266C6AA" w14:textId="47EC7114" w:rsidR="00803995" w:rsidRPr="00803995" w:rsidRDefault="00803995" w:rsidP="00803995">
            <w:pPr>
              <w:spacing w:line="276" w:lineRule="auto"/>
              <w:rPr>
                <w:rFonts w:ascii="Cascadia Mono" w:hAnsi="Cascadia Mono" w:cs="Times New Roman"/>
                <w:sz w:val="24"/>
                <w:szCs w:val="24"/>
                <w:lang w:val="en-US"/>
              </w:rPr>
            </w:pPr>
            <w:proofErr w:type="spellStart"/>
            <w:r w:rsidRPr="00803995">
              <w:rPr>
                <w:rFonts w:ascii="Cascadia Mono" w:hAnsi="Cascadia Mono" w:cs="Times New Roman"/>
                <w:noProof w:val="0"/>
                <w:color w:val="000000"/>
                <w:kern w:val="0"/>
                <w:sz w:val="24"/>
                <w:szCs w:val="24"/>
                <w:lang w:val="en-US"/>
              </w:rPr>
              <w:t>DataTable</w:t>
            </w:r>
            <w:proofErr w:type="spellEnd"/>
            <w:r w:rsidRPr="00803995">
              <w:rPr>
                <w:rFonts w:ascii="Cascadia Mono" w:hAnsi="Cascadia Mono" w:cs="Times New Roman"/>
                <w:noProof w:val="0"/>
                <w:color w:val="000000"/>
                <w:kern w:val="0"/>
                <w:sz w:val="24"/>
                <w:szCs w:val="24"/>
                <w:lang w:val="en-US"/>
              </w:rPr>
              <w:t xml:space="preserve"> </w:t>
            </w:r>
            <w:proofErr w:type="spellStart"/>
            <w:r w:rsidRPr="00803995">
              <w:rPr>
                <w:rFonts w:ascii="Cascadia Mono" w:hAnsi="Cascadia Mono" w:cs="Times New Roman"/>
                <w:noProof w:val="0"/>
                <w:color w:val="000000"/>
                <w:kern w:val="0"/>
                <w:sz w:val="24"/>
                <w:szCs w:val="24"/>
                <w:lang w:val="en-US"/>
              </w:rPr>
              <w:t>dataRN</w:t>
            </w:r>
            <w:proofErr w:type="spellEnd"/>
            <w:r w:rsidRPr="00803995">
              <w:rPr>
                <w:rFonts w:ascii="Cascadia Mono" w:hAnsi="Cascadia Mono" w:cs="Times New Roman"/>
                <w:noProof w:val="0"/>
                <w:color w:val="000000"/>
                <w:kern w:val="0"/>
                <w:sz w:val="24"/>
                <w:szCs w:val="24"/>
                <w:lang w:val="en-US"/>
              </w:rPr>
              <w:t xml:space="preserve"> = </w:t>
            </w:r>
            <w:proofErr w:type="spellStart"/>
            <w:proofErr w:type="gramStart"/>
            <w:r w:rsidRPr="00803995">
              <w:rPr>
                <w:rFonts w:ascii="Cascadia Mono" w:hAnsi="Cascadia Mono" w:cs="Times New Roman"/>
                <w:noProof w:val="0"/>
                <w:color w:val="000000"/>
                <w:kern w:val="0"/>
                <w:sz w:val="24"/>
                <w:szCs w:val="24"/>
                <w:lang w:val="en-US"/>
              </w:rPr>
              <w:t>DataProvider.Instance.ExecuteQuery</w:t>
            </w:r>
            <w:proofErr w:type="spellEnd"/>
            <w:proofErr w:type="gramEnd"/>
            <w:r w:rsidRPr="00803995">
              <w:rPr>
                <w:rFonts w:ascii="Cascadia Mono" w:hAnsi="Cascadia Mono" w:cs="Times New Roman"/>
                <w:noProof w:val="0"/>
                <w:color w:val="000000"/>
                <w:kern w:val="0"/>
                <w:sz w:val="24"/>
                <w:szCs w:val="24"/>
                <w:lang w:val="en-US"/>
              </w:rPr>
              <w:t xml:space="preserve">("SELECT * FROM </w:t>
            </w:r>
            <w:proofErr w:type="spellStart"/>
            <w:r w:rsidRPr="00803995">
              <w:rPr>
                <w:rFonts w:ascii="Cascadia Mono" w:hAnsi="Cascadia Mono" w:cs="Times New Roman"/>
                <w:noProof w:val="0"/>
                <w:color w:val="000000"/>
                <w:kern w:val="0"/>
                <w:sz w:val="24"/>
                <w:szCs w:val="24"/>
                <w:lang w:val="en-US"/>
              </w:rPr>
              <w:t>dbo.filterReceiptNoteListViewByID</w:t>
            </w:r>
            <w:proofErr w:type="spellEnd"/>
            <w:r w:rsidRPr="00803995">
              <w:rPr>
                <w:rFonts w:ascii="Cascadia Mono" w:hAnsi="Cascadia Mono" w:cs="Times New Roman"/>
                <w:noProof w:val="0"/>
                <w:color w:val="000000"/>
                <w:kern w:val="0"/>
                <w:sz w:val="24"/>
                <w:szCs w:val="24"/>
                <w:lang w:val="en-US"/>
              </w:rPr>
              <w:t>( @id )", new object[] { id });</w:t>
            </w:r>
          </w:p>
        </w:tc>
      </w:tr>
    </w:tbl>
    <w:p w14:paraId="153C8B3B" w14:textId="77777777" w:rsidR="001C2311" w:rsidRPr="001C2311" w:rsidRDefault="001C2311" w:rsidP="001C2311">
      <w:pPr>
        <w:ind w:left="720"/>
        <w:rPr>
          <w:rFonts w:ascii="Times New Roman" w:hAnsi="Times New Roman" w:cs="Times New Roman"/>
          <w:b/>
          <w:bCs/>
          <w:sz w:val="28"/>
          <w:szCs w:val="28"/>
          <w:lang w:val="en-US"/>
        </w:rPr>
      </w:pPr>
    </w:p>
    <w:p w14:paraId="777E5EA2" w14:textId="398BA2E8" w:rsidR="00B31C3C" w:rsidRDefault="00B31C3C" w:rsidP="00B31C3C">
      <w:pPr>
        <w:pStyle w:val="ListParagraph"/>
        <w:numPr>
          <w:ilvl w:val="0"/>
          <w:numId w:val="30"/>
        </w:numPr>
        <w:rPr>
          <w:rFonts w:ascii="Times New Roman" w:hAnsi="Times New Roman" w:cs="Times New Roman"/>
          <w:b/>
          <w:bCs/>
          <w:sz w:val="28"/>
          <w:szCs w:val="28"/>
          <w:lang w:val="en-US"/>
        </w:rPr>
      </w:pPr>
      <w:r w:rsidRPr="00B31C3C">
        <w:rPr>
          <w:rFonts w:ascii="Times New Roman" w:hAnsi="Times New Roman" w:cs="Times New Roman"/>
          <w:b/>
          <w:bCs/>
          <w:sz w:val="28"/>
          <w:szCs w:val="28"/>
          <w:lang w:val="en-US"/>
        </w:rPr>
        <w:t xml:space="preserve">Function lọc </w:t>
      </w:r>
      <w:r w:rsidR="00A860D4">
        <w:rPr>
          <w:rFonts w:ascii="Times New Roman" w:hAnsi="Times New Roman" w:cs="Times New Roman"/>
          <w:b/>
          <w:bCs/>
          <w:sz w:val="28"/>
          <w:szCs w:val="28"/>
          <w:lang w:val="en-US"/>
        </w:rPr>
        <w:t>ReceiptNoteList</w:t>
      </w:r>
      <w:r w:rsidR="00A860D4" w:rsidRPr="00B31C3C">
        <w:rPr>
          <w:rFonts w:ascii="Times New Roman" w:hAnsi="Times New Roman" w:cs="Times New Roman"/>
          <w:b/>
          <w:bCs/>
          <w:sz w:val="28"/>
          <w:szCs w:val="28"/>
          <w:lang w:val="en-US"/>
        </w:rPr>
        <w:t>V</w:t>
      </w:r>
      <w:r w:rsidR="001104B4">
        <w:rPr>
          <w:rFonts w:ascii="Times New Roman" w:hAnsi="Times New Roman" w:cs="Times New Roman"/>
          <w:b/>
          <w:bCs/>
          <w:sz w:val="28"/>
          <w:szCs w:val="28"/>
          <w:lang w:val="en-US"/>
        </w:rPr>
        <w:t>iew theo Nhà cung cấp</w:t>
      </w:r>
    </w:p>
    <w:tbl>
      <w:tblPr>
        <w:tblStyle w:val="TableGrid"/>
        <w:tblW w:w="0" w:type="auto"/>
        <w:tblInd w:w="720" w:type="dxa"/>
        <w:tblLook w:val="04A0" w:firstRow="1" w:lastRow="0" w:firstColumn="1" w:lastColumn="0" w:noHBand="0" w:noVBand="1"/>
      </w:tblPr>
      <w:tblGrid>
        <w:gridCol w:w="8296"/>
      </w:tblGrid>
      <w:tr w:rsidR="001104B4" w14:paraId="7B49A744" w14:textId="77777777" w:rsidTr="001104B4">
        <w:tc>
          <w:tcPr>
            <w:tcW w:w="8296" w:type="dxa"/>
          </w:tcPr>
          <w:p w14:paraId="3CFCD664" w14:textId="77777777" w:rsidR="001104B4" w:rsidRPr="001104B4" w:rsidRDefault="001104B4" w:rsidP="001104B4">
            <w:pPr>
              <w:autoSpaceDE w:val="0"/>
              <w:autoSpaceDN w:val="0"/>
              <w:adjustRightInd w:val="0"/>
              <w:spacing w:line="276" w:lineRule="auto"/>
              <w:rPr>
                <w:rFonts w:ascii="Consolas" w:hAnsi="Consolas" w:cs="Times New Roman"/>
                <w:noProof w:val="0"/>
                <w:color w:val="000000"/>
                <w:kern w:val="0"/>
                <w:sz w:val="24"/>
                <w:szCs w:val="24"/>
                <w:lang w:val="en-US"/>
              </w:rPr>
            </w:pPr>
            <w:r w:rsidRPr="001104B4">
              <w:rPr>
                <w:rFonts w:ascii="Consolas" w:hAnsi="Consolas" w:cs="Times New Roman"/>
                <w:noProof w:val="0"/>
                <w:color w:val="0000FF"/>
                <w:kern w:val="0"/>
                <w:sz w:val="24"/>
                <w:szCs w:val="24"/>
                <w:lang w:val="en-US"/>
              </w:rPr>
              <w:t>CREATE</w:t>
            </w:r>
            <w:r w:rsidRPr="001104B4">
              <w:rPr>
                <w:rFonts w:ascii="Consolas" w:hAnsi="Consolas" w:cs="Times New Roman"/>
                <w:noProof w:val="0"/>
                <w:color w:val="000000"/>
                <w:kern w:val="0"/>
                <w:sz w:val="24"/>
                <w:szCs w:val="24"/>
                <w:lang w:val="en-US"/>
              </w:rPr>
              <w:t xml:space="preserve"> </w:t>
            </w:r>
            <w:r w:rsidRPr="001104B4">
              <w:rPr>
                <w:rFonts w:ascii="Consolas" w:hAnsi="Consolas" w:cs="Times New Roman"/>
                <w:noProof w:val="0"/>
                <w:color w:val="0000FF"/>
                <w:kern w:val="0"/>
                <w:sz w:val="24"/>
                <w:szCs w:val="24"/>
                <w:lang w:val="en-US"/>
              </w:rPr>
              <w:t>FUNCTION</w:t>
            </w:r>
            <w:r w:rsidRPr="001104B4">
              <w:rPr>
                <w:rFonts w:ascii="Consolas" w:hAnsi="Consolas" w:cs="Times New Roman"/>
                <w:noProof w:val="0"/>
                <w:color w:val="000000"/>
                <w:kern w:val="0"/>
                <w:sz w:val="24"/>
                <w:szCs w:val="24"/>
                <w:lang w:val="en-US"/>
              </w:rPr>
              <w:t xml:space="preserve"> </w:t>
            </w:r>
            <w:proofErr w:type="spellStart"/>
            <w:proofErr w:type="gramStart"/>
            <w:r w:rsidRPr="001104B4">
              <w:rPr>
                <w:rFonts w:ascii="Consolas" w:hAnsi="Consolas" w:cs="Times New Roman"/>
                <w:noProof w:val="0"/>
                <w:color w:val="000000"/>
                <w:kern w:val="0"/>
                <w:sz w:val="24"/>
                <w:szCs w:val="24"/>
                <w:lang w:val="en-US"/>
              </w:rPr>
              <w:t>filterReceiptNoteListViewBySupplier</w:t>
            </w:r>
            <w:proofErr w:type="spellEnd"/>
            <w:proofErr w:type="gramEnd"/>
          </w:p>
          <w:p w14:paraId="4AB9A04E" w14:textId="77777777" w:rsidR="001104B4" w:rsidRPr="001104B4" w:rsidRDefault="001104B4" w:rsidP="001104B4">
            <w:pPr>
              <w:autoSpaceDE w:val="0"/>
              <w:autoSpaceDN w:val="0"/>
              <w:adjustRightInd w:val="0"/>
              <w:spacing w:line="276" w:lineRule="auto"/>
              <w:rPr>
                <w:rFonts w:ascii="Consolas" w:hAnsi="Consolas" w:cs="Times New Roman"/>
                <w:noProof w:val="0"/>
                <w:color w:val="000000"/>
                <w:kern w:val="0"/>
                <w:sz w:val="24"/>
                <w:szCs w:val="24"/>
                <w:lang w:val="en-US"/>
              </w:rPr>
            </w:pPr>
            <w:r w:rsidRPr="001104B4">
              <w:rPr>
                <w:rFonts w:ascii="Consolas" w:hAnsi="Consolas" w:cs="Times New Roman"/>
                <w:noProof w:val="0"/>
                <w:color w:val="808080"/>
                <w:kern w:val="0"/>
                <w:sz w:val="24"/>
                <w:szCs w:val="24"/>
                <w:lang w:val="en-US"/>
              </w:rPr>
              <w:t>(</w:t>
            </w:r>
          </w:p>
          <w:p w14:paraId="4E47B257" w14:textId="77777777" w:rsidR="001104B4" w:rsidRPr="001104B4" w:rsidRDefault="001104B4" w:rsidP="001104B4">
            <w:pPr>
              <w:autoSpaceDE w:val="0"/>
              <w:autoSpaceDN w:val="0"/>
              <w:adjustRightInd w:val="0"/>
              <w:spacing w:line="276" w:lineRule="auto"/>
              <w:rPr>
                <w:rFonts w:ascii="Consolas" w:hAnsi="Consolas" w:cs="Times New Roman"/>
                <w:noProof w:val="0"/>
                <w:color w:val="000000"/>
                <w:kern w:val="0"/>
                <w:sz w:val="24"/>
                <w:szCs w:val="24"/>
                <w:lang w:val="en-US"/>
              </w:rPr>
            </w:pPr>
            <w:r w:rsidRPr="001104B4">
              <w:rPr>
                <w:rFonts w:ascii="Consolas" w:hAnsi="Consolas" w:cs="Times New Roman"/>
                <w:noProof w:val="0"/>
                <w:color w:val="000000"/>
                <w:kern w:val="0"/>
                <w:sz w:val="24"/>
                <w:szCs w:val="24"/>
                <w:lang w:val="en-US"/>
              </w:rPr>
              <w:tab/>
              <w:t xml:space="preserve">@supName </w:t>
            </w:r>
            <w:r w:rsidRPr="001104B4">
              <w:rPr>
                <w:rFonts w:ascii="Consolas" w:hAnsi="Consolas" w:cs="Times New Roman"/>
                <w:noProof w:val="0"/>
                <w:color w:val="0000FF"/>
                <w:kern w:val="0"/>
                <w:sz w:val="24"/>
                <w:szCs w:val="24"/>
                <w:lang w:val="en-US"/>
              </w:rPr>
              <w:t>VARCHAR</w:t>
            </w:r>
            <w:r w:rsidRPr="001104B4">
              <w:rPr>
                <w:rFonts w:ascii="Consolas" w:hAnsi="Consolas" w:cs="Times New Roman"/>
                <w:noProof w:val="0"/>
                <w:color w:val="808080"/>
                <w:kern w:val="0"/>
                <w:sz w:val="24"/>
                <w:szCs w:val="24"/>
                <w:lang w:val="en-US"/>
              </w:rPr>
              <w:t>(</w:t>
            </w:r>
            <w:r w:rsidRPr="001104B4">
              <w:rPr>
                <w:rFonts w:ascii="Consolas" w:hAnsi="Consolas" w:cs="Times New Roman"/>
                <w:noProof w:val="0"/>
                <w:color w:val="FF00FF"/>
                <w:kern w:val="0"/>
                <w:sz w:val="24"/>
                <w:szCs w:val="24"/>
                <w:lang w:val="en-US"/>
              </w:rPr>
              <w:t>MAX</w:t>
            </w:r>
            <w:r w:rsidRPr="001104B4">
              <w:rPr>
                <w:rFonts w:ascii="Consolas" w:hAnsi="Consolas" w:cs="Times New Roman"/>
                <w:noProof w:val="0"/>
                <w:color w:val="808080"/>
                <w:kern w:val="0"/>
                <w:sz w:val="24"/>
                <w:szCs w:val="24"/>
                <w:lang w:val="en-US"/>
              </w:rPr>
              <w:t>)</w:t>
            </w:r>
          </w:p>
          <w:p w14:paraId="2F91A3ED" w14:textId="77777777" w:rsidR="001104B4" w:rsidRPr="001104B4" w:rsidRDefault="001104B4" w:rsidP="001104B4">
            <w:pPr>
              <w:autoSpaceDE w:val="0"/>
              <w:autoSpaceDN w:val="0"/>
              <w:adjustRightInd w:val="0"/>
              <w:spacing w:line="276" w:lineRule="auto"/>
              <w:rPr>
                <w:rFonts w:ascii="Consolas" w:hAnsi="Consolas" w:cs="Times New Roman"/>
                <w:noProof w:val="0"/>
                <w:color w:val="000000"/>
                <w:kern w:val="0"/>
                <w:sz w:val="24"/>
                <w:szCs w:val="24"/>
                <w:lang w:val="en-US"/>
              </w:rPr>
            </w:pPr>
            <w:r w:rsidRPr="001104B4">
              <w:rPr>
                <w:rFonts w:ascii="Consolas" w:hAnsi="Consolas" w:cs="Times New Roman"/>
                <w:noProof w:val="0"/>
                <w:color w:val="808080"/>
                <w:kern w:val="0"/>
                <w:sz w:val="24"/>
                <w:szCs w:val="24"/>
                <w:lang w:val="en-US"/>
              </w:rPr>
              <w:t>)</w:t>
            </w:r>
          </w:p>
          <w:p w14:paraId="014A794B" w14:textId="77777777" w:rsidR="001104B4" w:rsidRPr="001104B4" w:rsidRDefault="001104B4" w:rsidP="001104B4">
            <w:pPr>
              <w:autoSpaceDE w:val="0"/>
              <w:autoSpaceDN w:val="0"/>
              <w:adjustRightInd w:val="0"/>
              <w:spacing w:line="276" w:lineRule="auto"/>
              <w:rPr>
                <w:rFonts w:ascii="Consolas" w:hAnsi="Consolas" w:cs="Times New Roman"/>
                <w:noProof w:val="0"/>
                <w:color w:val="000000"/>
                <w:kern w:val="0"/>
                <w:sz w:val="24"/>
                <w:szCs w:val="24"/>
                <w:lang w:val="en-US"/>
              </w:rPr>
            </w:pPr>
            <w:r w:rsidRPr="001104B4">
              <w:rPr>
                <w:rFonts w:ascii="Consolas" w:hAnsi="Consolas" w:cs="Times New Roman"/>
                <w:noProof w:val="0"/>
                <w:color w:val="0000FF"/>
                <w:kern w:val="0"/>
                <w:sz w:val="24"/>
                <w:szCs w:val="24"/>
                <w:lang w:val="en-US"/>
              </w:rPr>
              <w:t>RETURNS</w:t>
            </w:r>
            <w:r w:rsidRPr="001104B4">
              <w:rPr>
                <w:rFonts w:ascii="Consolas" w:hAnsi="Consolas" w:cs="Times New Roman"/>
                <w:noProof w:val="0"/>
                <w:color w:val="000000"/>
                <w:kern w:val="0"/>
                <w:sz w:val="24"/>
                <w:szCs w:val="24"/>
                <w:lang w:val="en-US"/>
              </w:rPr>
              <w:t xml:space="preserve"> </w:t>
            </w:r>
            <w:r w:rsidRPr="001104B4">
              <w:rPr>
                <w:rFonts w:ascii="Consolas" w:hAnsi="Consolas" w:cs="Times New Roman"/>
                <w:noProof w:val="0"/>
                <w:color w:val="0000FF"/>
                <w:kern w:val="0"/>
                <w:sz w:val="24"/>
                <w:szCs w:val="24"/>
                <w:lang w:val="en-US"/>
              </w:rPr>
              <w:t>TABLE</w:t>
            </w:r>
          </w:p>
          <w:p w14:paraId="211BDC95" w14:textId="77777777" w:rsidR="001104B4" w:rsidRPr="001104B4" w:rsidRDefault="001104B4" w:rsidP="001104B4">
            <w:pPr>
              <w:autoSpaceDE w:val="0"/>
              <w:autoSpaceDN w:val="0"/>
              <w:adjustRightInd w:val="0"/>
              <w:spacing w:line="276" w:lineRule="auto"/>
              <w:rPr>
                <w:rFonts w:ascii="Consolas" w:hAnsi="Consolas" w:cs="Times New Roman"/>
                <w:noProof w:val="0"/>
                <w:color w:val="000000"/>
                <w:kern w:val="0"/>
                <w:sz w:val="24"/>
                <w:szCs w:val="24"/>
                <w:lang w:val="en-US"/>
              </w:rPr>
            </w:pPr>
            <w:r w:rsidRPr="001104B4">
              <w:rPr>
                <w:rFonts w:ascii="Consolas" w:hAnsi="Consolas" w:cs="Times New Roman"/>
                <w:noProof w:val="0"/>
                <w:color w:val="0000FF"/>
                <w:kern w:val="0"/>
                <w:sz w:val="24"/>
                <w:szCs w:val="24"/>
                <w:lang w:val="en-US"/>
              </w:rPr>
              <w:t>AS</w:t>
            </w:r>
          </w:p>
          <w:p w14:paraId="44EA0BA8" w14:textId="77777777" w:rsidR="001104B4" w:rsidRPr="001104B4" w:rsidRDefault="001104B4" w:rsidP="001104B4">
            <w:pPr>
              <w:autoSpaceDE w:val="0"/>
              <w:autoSpaceDN w:val="0"/>
              <w:adjustRightInd w:val="0"/>
              <w:spacing w:line="276" w:lineRule="auto"/>
              <w:rPr>
                <w:rFonts w:ascii="Consolas" w:hAnsi="Consolas" w:cs="Times New Roman"/>
                <w:noProof w:val="0"/>
                <w:color w:val="000000"/>
                <w:kern w:val="0"/>
                <w:sz w:val="24"/>
                <w:szCs w:val="24"/>
                <w:lang w:val="en-US"/>
              </w:rPr>
            </w:pPr>
            <w:r w:rsidRPr="001104B4">
              <w:rPr>
                <w:rFonts w:ascii="Consolas" w:hAnsi="Consolas" w:cs="Times New Roman"/>
                <w:noProof w:val="0"/>
                <w:color w:val="0000FF"/>
                <w:kern w:val="0"/>
                <w:sz w:val="24"/>
                <w:szCs w:val="24"/>
                <w:lang w:val="en-US"/>
              </w:rPr>
              <w:t>RETURN</w:t>
            </w:r>
          </w:p>
          <w:p w14:paraId="61CE14F7" w14:textId="77777777" w:rsidR="001104B4" w:rsidRPr="001104B4" w:rsidRDefault="001104B4" w:rsidP="001104B4">
            <w:pPr>
              <w:autoSpaceDE w:val="0"/>
              <w:autoSpaceDN w:val="0"/>
              <w:adjustRightInd w:val="0"/>
              <w:spacing w:line="276" w:lineRule="auto"/>
              <w:rPr>
                <w:rFonts w:ascii="Consolas" w:hAnsi="Consolas" w:cs="Times New Roman"/>
                <w:noProof w:val="0"/>
                <w:color w:val="000000"/>
                <w:kern w:val="0"/>
                <w:sz w:val="24"/>
                <w:szCs w:val="24"/>
                <w:lang w:val="en-US"/>
              </w:rPr>
            </w:pPr>
            <w:r w:rsidRPr="001104B4">
              <w:rPr>
                <w:rFonts w:ascii="Consolas" w:hAnsi="Consolas" w:cs="Times New Roman"/>
                <w:noProof w:val="0"/>
                <w:color w:val="000000"/>
                <w:kern w:val="0"/>
                <w:sz w:val="24"/>
                <w:szCs w:val="24"/>
                <w:lang w:val="en-US"/>
              </w:rPr>
              <w:tab/>
            </w:r>
            <w:r w:rsidRPr="001104B4">
              <w:rPr>
                <w:rFonts w:ascii="Consolas" w:hAnsi="Consolas" w:cs="Times New Roman"/>
                <w:noProof w:val="0"/>
                <w:color w:val="0000FF"/>
                <w:kern w:val="0"/>
                <w:sz w:val="24"/>
                <w:szCs w:val="24"/>
                <w:lang w:val="en-US"/>
              </w:rPr>
              <w:t>SELECT</w:t>
            </w:r>
            <w:r w:rsidRPr="001104B4">
              <w:rPr>
                <w:rFonts w:ascii="Consolas" w:hAnsi="Consolas" w:cs="Times New Roman"/>
                <w:noProof w:val="0"/>
                <w:color w:val="000000"/>
                <w:kern w:val="0"/>
                <w:sz w:val="24"/>
                <w:szCs w:val="24"/>
                <w:lang w:val="en-US"/>
              </w:rPr>
              <w:t xml:space="preserve"> </w:t>
            </w:r>
            <w:r w:rsidRPr="001104B4">
              <w:rPr>
                <w:rFonts w:ascii="Consolas" w:hAnsi="Consolas" w:cs="Times New Roman"/>
                <w:noProof w:val="0"/>
                <w:color w:val="808080"/>
                <w:kern w:val="0"/>
                <w:sz w:val="24"/>
                <w:szCs w:val="24"/>
                <w:lang w:val="en-US"/>
              </w:rPr>
              <w:t>*</w:t>
            </w:r>
            <w:r w:rsidRPr="001104B4">
              <w:rPr>
                <w:rFonts w:ascii="Consolas" w:hAnsi="Consolas" w:cs="Times New Roman"/>
                <w:noProof w:val="0"/>
                <w:color w:val="000000"/>
                <w:kern w:val="0"/>
                <w:sz w:val="24"/>
                <w:szCs w:val="24"/>
                <w:lang w:val="en-US"/>
              </w:rPr>
              <w:t xml:space="preserve"> </w:t>
            </w:r>
            <w:r w:rsidRPr="001104B4">
              <w:rPr>
                <w:rFonts w:ascii="Consolas" w:hAnsi="Consolas" w:cs="Times New Roman"/>
                <w:noProof w:val="0"/>
                <w:color w:val="0000FF"/>
                <w:kern w:val="0"/>
                <w:sz w:val="24"/>
                <w:szCs w:val="24"/>
                <w:lang w:val="en-US"/>
              </w:rPr>
              <w:t>FROM</w:t>
            </w:r>
            <w:r w:rsidRPr="001104B4">
              <w:rPr>
                <w:rFonts w:ascii="Consolas" w:hAnsi="Consolas" w:cs="Times New Roman"/>
                <w:noProof w:val="0"/>
                <w:color w:val="000000"/>
                <w:kern w:val="0"/>
                <w:sz w:val="24"/>
                <w:szCs w:val="24"/>
                <w:lang w:val="en-US"/>
              </w:rPr>
              <w:t xml:space="preserve"> </w:t>
            </w:r>
            <w:proofErr w:type="spellStart"/>
            <w:r w:rsidRPr="001104B4">
              <w:rPr>
                <w:rFonts w:ascii="Consolas" w:hAnsi="Consolas" w:cs="Times New Roman"/>
                <w:noProof w:val="0"/>
                <w:color w:val="000000"/>
                <w:kern w:val="0"/>
                <w:sz w:val="24"/>
                <w:szCs w:val="24"/>
                <w:lang w:val="en-US"/>
              </w:rPr>
              <w:t>ReceiptNoteListView</w:t>
            </w:r>
            <w:proofErr w:type="spellEnd"/>
            <w:r w:rsidRPr="001104B4">
              <w:rPr>
                <w:rFonts w:ascii="Consolas" w:hAnsi="Consolas" w:cs="Times New Roman"/>
                <w:noProof w:val="0"/>
                <w:color w:val="000000"/>
                <w:kern w:val="0"/>
                <w:sz w:val="24"/>
                <w:szCs w:val="24"/>
                <w:lang w:val="en-US"/>
              </w:rPr>
              <w:t xml:space="preserve"> </w:t>
            </w:r>
            <w:r w:rsidRPr="001104B4">
              <w:rPr>
                <w:rFonts w:ascii="Consolas" w:hAnsi="Consolas" w:cs="Times New Roman"/>
                <w:noProof w:val="0"/>
                <w:color w:val="0000FF"/>
                <w:kern w:val="0"/>
                <w:sz w:val="24"/>
                <w:szCs w:val="24"/>
                <w:lang w:val="en-US"/>
              </w:rPr>
              <w:t>WHERE</w:t>
            </w:r>
            <w:r w:rsidRPr="001104B4">
              <w:rPr>
                <w:rFonts w:ascii="Consolas" w:hAnsi="Consolas" w:cs="Times New Roman"/>
                <w:noProof w:val="0"/>
                <w:color w:val="000000"/>
                <w:kern w:val="0"/>
                <w:sz w:val="24"/>
                <w:szCs w:val="24"/>
                <w:lang w:val="en-US"/>
              </w:rPr>
              <w:t xml:space="preserve"> [Supplier Name] </w:t>
            </w:r>
            <w:r w:rsidRPr="001104B4">
              <w:rPr>
                <w:rFonts w:ascii="Consolas" w:hAnsi="Consolas" w:cs="Times New Roman"/>
                <w:noProof w:val="0"/>
                <w:color w:val="808080"/>
                <w:kern w:val="0"/>
                <w:sz w:val="24"/>
                <w:szCs w:val="24"/>
                <w:lang w:val="en-US"/>
              </w:rPr>
              <w:t>=</w:t>
            </w:r>
            <w:r w:rsidRPr="001104B4">
              <w:rPr>
                <w:rFonts w:ascii="Consolas" w:hAnsi="Consolas" w:cs="Times New Roman"/>
                <w:noProof w:val="0"/>
                <w:color w:val="000000"/>
                <w:kern w:val="0"/>
                <w:sz w:val="24"/>
                <w:szCs w:val="24"/>
                <w:lang w:val="en-US"/>
              </w:rPr>
              <w:t xml:space="preserve"> @</w:t>
            </w:r>
            <w:proofErr w:type="gramStart"/>
            <w:r w:rsidRPr="001104B4">
              <w:rPr>
                <w:rFonts w:ascii="Consolas" w:hAnsi="Consolas" w:cs="Times New Roman"/>
                <w:noProof w:val="0"/>
                <w:color w:val="000000"/>
                <w:kern w:val="0"/>
                <w:sz w:val="24"/>
                <w:szCs w:val="24"/>
                <w:lang w:val="en-US"/>
              </w:rPr>
              <w:t>supName</w:t>
            </w:r>
            <w:r w:rsidRPr="001104B4">
              <w:rPr>
                <w:rFonts w:ascii="Consolas" w:hAnsi="Consolas" w:cs="Times New Roman"/>
                <w:noProof w:val="0"/>
                <w:color w:val="808080"/>
                <w:kern w:val="0"/>
                <w:sz w:val="24"/>
                <w:szCs w:val="24"/>
                <w:lang w:val="en-US"/>
              </w:rPr>
              <w:t>;</w:t>
            </w:r>
            <w:proofErr w:type="gramEnd"/>
          </w:p>
          <w:p w14:paraId="27FBA084" w14:textId="3A0743AA" w:rsidR="001104B4" w:rsidRPr="001104B4" w:rsidRDefault="001104B4" w:rsidP="001104B4">
            <w:pPr>
              <w:spacing w:line="276" w:lineRule="auto"/>
              <w:rPr>
                <w:rFonts w:ascii="Times New Roman" w:hAnsi="Times New Roman" w:cs="Times New Roman"/>
                <w:b/>
                <w:bCs/>
                <w:sz w:val="28"/>
                <w:szCs w:val="28"/>
                <w:lang w:val="en-US"/>
              </w:rPr>
            </w:pPr>
            <w:r w:rsidRPr="001104B4">
              <w:rPr>
                <w:rFonts w:ascii="Consolas" w:hAnsi="Consolas" w:cs="Times New Roman"/>
                <w:noProof w:val="0"/>
                <w:color w:val="0000FF"/>
                <w:kern w:val="0"/>
                <w:sz w:val="24"/>
                <w:szCs w:val="24"/>
                <w:lang w:val="en-US"/>
              </w:rPr>
              <w:t>GO</w:t>
            </w:r>
          </w:p>
        </w:tc>
      </w:tr>
    </w:tbl>
    <w:p w14:paraId="7122A2EA" w14:textId="77777777" w:rsidR="00803995" w:rsidRDefault="00803995" w:rsidP="00803995">
      <w:pPr>
        <w:spacing w:after="0"/>
        <w:ind w:firstLine="720"/>
        <w:rPr>
          <w:rFonts w:ascii="Times New Roman" w:hAnsi="Times New Roman" w:cs="Times New Roman"/>
          <w:i/>
          <w:iCs/>
          <w:sz w:val="24"/>
          <w:szCs w:val="24"/>
          <w:lang w:val="en-US"/>
        </w:rPr>
      </w:pPr>
    </w:p>
    <w:p w14:paraId="311C42C7" w14:textId="5B2D3A4E" w:rsidR="001104B4" w:rsidRDefault="001104B4" w:rsidP="00803995">
      <w:pPr>
        <w:spacing w:after="0"/>
        <w:ind w:firstLine="720"/>
        <w:rPr>
          <w:rFonts w:ascii="Times New Roman" w:hAnsi="Times New Roman" w:cs="Times New Roman"/>
          <w:i/>
          <w:iCs/>
          <w:sz w:val="24"/>
          <w:szCs w:val="24"/>
          <w:lang w:val="en-US"/>
        </w:rPr>
      </w:pPr>
      <w:r w:rsidRPr="00F575FA">
        <w:rPr>
          <w:rFonts w:ascii="Times New Roman" w:hAnsi="Times New Roman" w:cs="Times New Roman"/>
          <w:i/>
          <w:iCs/>
          <w:sz w:val="24"/>
          <w:szCs w:val="24"/>
          <w:lang w:val="en-US"/>
        </w:rPr>
        <w:t>C# code:</w:t>
      </w:r>
    </w:p>
    <w:tbl>
      <w:tblPr>
        <w:tblStyle w:val="TableGrid"/>
        <w:tblW w:w="0" w:type="auto"/>
        <w:tblInd w:w="715" w:type="dxa"/>
        <w:tblLook w:val="04A0" w:firstRow="1" w:lastRow="0" w:firstColumn="1" w:lastColumn="0" w:noHBand="0" w:noVBand="1"/>
      </w:tblPr>
      <w:tblGrid>
        <w:gridCol w:w="8301"/>
      </w:tblGrid>
      <w:tr w:rsidR="00803995" w14:paraId="422AE020" w14:textId="77777777" w:rsidTr="00803995">
        <w:tc>
          <w:tcPr>
            <w:tcW w:w="8301" w:type="dxa"/>
          </w:tcPr>
          <w:p w14:paraId="45B815D8" w14:textId="2E47D67B" w:rsidR="00803995" w:rsidRPr="00803995" w:rsidRDefault="00803995" w:rsidP="00803995">
            <w:pPr>
              <w:spacing w:line="276" w:lineRule="auto"/>
              <w:rPr>
                <w:rFonts w:ascii="Cascadia Mono" w:hAnsi="Cascadia Mono" w:cs="Times New Roman"/>
                <w:sz w:val="24"/>
                <w:szCs w:val="24"/>
                <w:lang w:val="en-US"/>
              </w:rPr>
            </w:pPr>
            <w:proofErr w:type="spellStart"/>
            <w:r w:rsidRPr="00803995">
              <w:rPr>
                <w:rFonts w:ascii="Cascadia Mono" w:hAnsi="Cascadia Mono" w:cs="Times New Roman"/>
                <w:noProof w:val="0"/>
                <w:color w:val="000000"/>
                <w:kern w:val="0"/>
                <w:sz w:val="24"/>
                <w:szCs w:val="24"/>
                <w:lang w:val="en-US"/>
              </w:rPr>
              <w:t>DataTable</w:t>
            </w:r>
            <w:proofErr w:type="spellEnd"/>
            <w:r w:rsidRPr="00803995">
              <w:rPr>
                <w:rFonts w:ascii="Cascadia Mono" w:hAnsi="Cascadia Mono" w:cs="Times New Roman"/>
                <w:noProof w:val="0"/>
                <w:color w:val="000000"/>
                <w:kern w:val="0"/>
                <w:sz w:val="24"/>
                <w:szCs w:val="24"/>
                <w:lang w:val="en-US"/>
              </w:rPr>
              <w:t xml:space="preserve"> </w:t>
            </w:r>
            <w:proofErr w:type="spellStart"/>
            <w:r w:rsidRPr="00803995">
              <w:rPr>
                <w:rFonts w:ascii="Cascadia Mono" w:hAnsi="Cascadia Mono" w:cs="Times New Roman"/>
                <w:noProof w:val="0"/>
                <w:color w:val="000000"/>
                <w:kern w:val="0"/>
                <w:sz w:val="24"/>
                <w:szCs w:val="24"/>
                <w:lang w:val="en-US"/>
              </w:rPr>
              <w:t>dataRN</w:t>
            </w:r>
            <w:proofErr w:type="spellEnd"/>
            <w:r w:rsidRPr="00803995">
              <w:rPr>
                <w:rFonts w:ascii="Cascadia Mono" w:hAnsi="Cascadia Mono" w:cs="Times New Roman"/>
                <w:noProof w:val="0"/>
                <w:color w:val="000000"/>
                <w:kern w:val="0"/>
                <w:sz w:val="24"/>
                <w:szCs w:val="24"/>
                <w:lang w:val="en-US"/>
              </w:rPr>
              <w:t xml:space="preserve"> =</w:t>
            </w:r>
            <w:r w:rsidR="001716AA">
              <w:rPr>
                <w:rFonts w:ascii="Cascadia Mono" w:hAnsi="Cascadia Mono" w:cs="Times New Roman"/>
                <w:noProof w:val="0"/>
                <w:color w:val="000000"/>
                <w:kern w:val="0"/>
                <w:sz w:val="24"/>
                <w:szCs w:val="24"/>
                <w:lang w:val="en-US"/>
              </w:rPr>
              <w:t xml:space="preserve"> </w:t>
            </w:r>
            <w:proofErr w:type="spellStart"/>
            <w:proofErr w:type="gramStart"/>
            <w:r w:rsidRPr="00803995">
              <w:rPr>
                <w:rFonts w:ascii="Cascadia Mono" w:hAnsi="Cascadia Mono" w:cs="Times New Roman"/>
                <w:noProof w:val="0"/>
                <w:color w:val="000000"/>
                <w:kern w:val="0"/>
                <w:sz w:val="24"/>
                <w:szCs w:val="24"/>
                <w:lang w:val="en-US"/>
              </w:rPr>
              <w:t>DataProvider.Instance.ExecuteQuery</w:t>
            </w:r>
            <w:proofErr w:type="spellEnd"/>
            <w:proofErr w:type="gramEnd"/>
            <w:r w:rsidRPr="00803995">
              <w:rPr>
                <w:rFonts w:ascii="Cascadia Mono" w:hAnsi="Cascadia Mono" w:cs="Times New Roman"/>
                <w:noProof w:val="0"/>
                <w:color w:val="000000"/>
                <w:kern w:val="0"/>
                <w:sz w:val="24"/>
                <w:szCs w:val="24"/>
                <w:lang w:val="en-US"/>
              </w:rPr>
              <w:t xml:space="preserve">("SELECT * FROM </w:t>
            </w:r>
            <w:proofErr w:type="spellStart"/>
            <w:r w:rsidRPr="00803995">
              <w:rPr>
                <w:rFonts w:ascii="Cascadia Mono" w:hAnsi="Cascadia Mono" w:cs="Times New Roman"/>
                <w:noProof w:val="0"/>
                <w:color w:val="000000"/>
                <w:kern w:val="0"/>
                <w:sz w:val="24"/>
                <w:szCs w:val="24"/>
                <w:lang w:val="en-US"/>
              </w:rPr>
              <w:t>dbo.filterReceiptNoteListViewByDate</w:t>
            </w:r>
            <w:proofErr w:type="spellEnd"/>
            <w:r w:rsidRPr="00803995">
              <w:rPr>
                <w:rFonts w:ascii="Cascadia Mono" w:hAnsi="Cascadia Mono" w:cs="Times New Roman"/>
                <w:noProof w:val="0"/>
                <w:color w:val="000000"/>
                <w:kern w:val="0"/>
                <w:sz w:val="24"/>
                <w:szCs w:val="24"/>
                <w:lang w:val="en-US"/>
              </w:rPr>
              <w:t xml:space="preserve">( @supName )", new object[] { </w:t>
            </w:r>
            <w:proofErr w:type="spellStart"/>
            <w:r w:rsidRPr="00803995">
              <w:rPr>
                <w:rFonts w:ascii="Cascadia Mono" w:hAnsi="Cascadia Mono" w:cs="Times New Roman"/>
                <w:noProof w:val="0"/>
                <w:color w:val="000000"/>
                <w:kern w:val="0"/>
                <w:sz w:val="24"/>
                <w:szCs w:val="24"/>
                <w:lang w:val="en-US"/>
              </w:rPr>
              <w:t>supName</w:t>
            </w:r>
            <w:proofErr w:type="spellEnd"/>
            <w:r w:rsidRPr="00803995">
              <w:rPr>
                <w:rFonts w:ascii="Cascadia Mono" w:hAnsi="Cascadia Mono" w:cs="Times New Roman"/>
                <w:noProof w:val="0"/>
                <w:color w:val="000000"/>
                <w:kern w:val="0"/>
                <w:sz w:val="24"/>
                <w:szCs w:val="24"/>
                <w:lang w:val="en-US"/>
              </w:rPr>
              <w:t xml:space="preserve"> });</w:t>
            </w:r>
          </w:p>
        </w:tc>
      </w:tr>
    </w:tbl>
    <w:p w14:paraId="01F8C836" w14:textId="77777777" w:rsidR="00803995" w:rsidRPr="00803995" w:rsidRDefault="00803995" w:rsidP="00803995">
      <w:pPr>
        <w:spacing w:after="0"/>
        <w:ind w:firstLine="720"/>
        <w:rPr>
          <w:rFonts w:ascii="Times New Roman" w:hAnsi="Times New Roman" w:cs="Times New Roman"/>
          <w:i/>
          <w:iCs/>
          <w:noProof w:val="0"/>
          <w:color w:val="000000"/>
          <w:kern w:val="0"/>
          <w:sz w:val="24"/>
          <w:szCs w:val="24"/>
          <w:lang w:val="en-US"/>
        </w:rPr>
      </w:pPr>
    </w:p>
    <w:p w14:paraId="1F959E21" w14:textId="1500FE08" w:rsidR="001104B4" w:rsidRDefault="001104B4" w:rsidP="00B31C3C">
      <w:pPr>
        <w:pStyle w:val="ListParagraph"/>
        <w:numPr>
          <w:ilvl w:val="0"/>
          <w:numId w:val="30"/>
        </w:numPr>
        <w:rPr>
          <w:rFonts w:ascii="Times New Roman" w:hAnsi="Times New Roman" w:cs="Times New Roman"/>
          <w:b/>
          <w:bCs/>
          <w:sz w:val="28"/>
          <w:szCs w:val="28"/>
          <w:lang w:val="en-US"/>
        </w:rPr>
      </w:pPr>
      <w:r w:rsidRPr="00B31C3C">
        <w:rPr>
          <w:rFonts w:ascii="Times New Roman" w:hAnsi="Times New Roman" w:cs="Times New Roman"/>
          <w:b/>
          <w:bCs/>
          <w:sz w:val="28"/>
          <w:szCs w:val="28"/>
          <w:lang w:val="en-US"/>
        </w:rPr>
        <w:t xml:space="preserve">Function lọc </w:t>
      </w:r>
      <w:r>
        <w:rPr>
          <w:rFonts w:ascii="Times New Roman" w:hAnsi="Times New Roman" w:cs="Times New Roman"/>
          <w:b/>
          <w:bCs/>
          <w:sz w:val="28"/>
          <w:szCs w:val="28"/>
          <w:lang w:val="en-US"/>
        </w:rPr>
        <w:t>ReceiptNoteList</w:t>
      </w:r>
      <w:r w:rsidRPr="00B31C3C">
        <w:rPr>
          <w:rFonts w:ascii="Times New Roman" w:hAnsi="Times New Roman" w:cs="Times New Roman"/>
          <w:b/>
          <w:bCs/>
          <w:sz w:val="28"/>
          <w:szCs w:val="28"/>
          <w:lang w:val="en-US"/>
        </w:rPr>
        <w:t>View theo Nhân viê</w:t>
      </w:r>
      <w:r>
        <w:rPr>
          <w:rFonts w:ascii="Times New Roman" w:hAnsi="Times New Roman" w:cs="Times New Roman"/>
          <w:b/>
          <w:bCs/>
          <w:sz w:val="28"/>
          <w:szCs w:val="28"/>
          <w:lang w:val="en-US"/>
        </w:rPr>
        <w:t>n</w:t>
      </w:r>
    </w:p>
    <w:tbl>
      <w:tblPr>
        <w:tblStyle w:val="TableGrid"/>
        <w:tblW w:w="0" w:type="auto"/>
        <w:tblInd w:w="720" w:type="dxa"/>
        <w:tblLook w:val="04A0" w:firstRow="1" w:lastRow="0" w:firstColumn="1" w:lastColumn="0" w:noHBand="0" w:noVBand="1"/>
      </w:tblPr>
      <w:tblGrid>
        <w:gridCol w:w="8296"/>
      </w:tblGrid>
      <w:tr w:rsidR="001C2311" w14:paraId="66BF10FD" w14:textId="77777777" w:rsidTr="00231724">
        <w:tc>
          <w:tcPr>
            <w:tcW w:w="8296" w:type="dxa"/>
          </w:tcPr>
          <w:p w14:paraId="705111A0" w14:textId="77777777" w:rsidR="00231724" w:rsidRPr="00231724" w:rsidRDefault="00231724" w:rsidP="00231724">
            <w:pPr>
              <w:autoSpaceDE w:val="0"/>
              <w:autoSpaceDN w:val="0"/>
              <w:adjustRightInd w:val="0"/>
              <w:spacing w:line="276" w:lineRule="auto"/>
              <w:rPr>
                <w:rFonts w:ascii="Consolas" w:hAnsi="Consolas" w:cs="Times New Roman"/>
                <w:noProof w:val="0"/>
                <w:color w:val="000000"/>
                <w:kern w:val="0"/>
                <w:sz w:val="24"/>
                <w:szCs w:val="24"/>
                <w:lang w:val="en-US"/>
              </w:rPr>
            </w:pPr>
            <w:r w:rsidRPr="00231724">
              <w:rPr>
                <w:rFonts w:ascii="Consolas" w:hAnsi="Consolas" w:cs="Times New Roman"/>
                <w:noProof w:val="0"/>
                <w:color w:val="0000FF"/>
                <w:kern w:val="0"/>
                <w:sz w:val="24"/>
                <w:szCs w:val="24"/>
                <w:lang w:val="en-US"/>
              </w:rPr>
              <w:t>CREATE</w:t>
            </w:r>
            <w:r w:rsidRPr="00231724">
              <w:rPr>
                <w:rFonts w:ascii="Consolas" w:hAnsi="Consolas" w:cs="Times New Roman"/>
                <w:noProof w:val="0"/>
                <w:color w:val="000000"/>
                <w:kern w:val="0"/>
                <w:sz w:val="24"/>
                <w:szCs w:val="24"/>
                <w:lang w:val="en-US"/>
              </w:rPr>
              <w:t xml:space="preserve"> </w:t>
            </w:r>
            <w:r w:rsidRPr="00231724">
              <w:rPr>
                <w:rFonts w:ascii="Consolas" w:hAnsi="Consolas" w:cs="Times New Roman"/>
                <w:noProof w:val="0"/>
                <w:color w:val="0000FF"/>
                <w:kern w:val="0"/>
                <w:sz w:val="24"/>
                <w:szCs w:val="24"/>
                <w:lang w:val="en-US"/>
              </w:rPr>
              <w:t>FUNCTION</w:t>
            </w:r>
            <w:r w:rsidRPr="00231724">
              <w:rPr>
                <w:rFonts w:ascii="Consolas" w:hAnsi="Consolas" w:cs="Times New Roman"/>
                <w:noProof w:val="0"/>
                <w:color w:val="000000"/>
                <w:kern w:val="0"/>
                <w:sz w:val="24"/>
                <w:szCs w:val="24"/>
                <w:lang w:val="en-US"/>
              </w:rPr>
              <w:t xml:space="preserve"> </w:t>
            </w:r>
            <w:proofErr w:type="spellStart"/>
            <w:proofErr w:type="gramStart"/>
            <w:r w:rsidRPr="00231724">
              <w:rPr>
                <w:rFonts w:ascii="Consolas" w:hAnsi="Consolas" w:cs="Times New Roman"/>
                <w:noProof w:val="0"/>
                <w:color w:val="000000"/>
                <w:kern w:val="0"/>
                <w:sz w:val="24"/>
                <w:szCs w:val="24"/>
                <w:lang w:val="en-US"/>
              </w:rPr>
              <w:t>filterReceiptNoteListViewByEmployee</w:t>
            </w:r>
            <w:proofErr w:type="spellEnd"/>
            <w:proofErr w:type="gramEnd"/>
          </w:p>
          <w:p w14:paraId="711E0EF9" w14:textId="77777777" w:rsidR="00231724" w:rsidRPr="00231724" w:rsidRDefault="00231724" w:rsidP="00231724">
            <w:pPr>
              <w:autoSpaceDE w:val="0"/>
              <w:autoSpaceDN w:val="0"/>
              <w:adjustRightInd w:val="0"/>
              <w:spacing w:line="276" w:lineRule="auto"/>
              <w:rPr>
                <w:rFonts w:ascii="Consolas" w:hAnsi="Consolas" w:cs="Times New Roman"/>
                <w:noProof w:val="0"/>
                <w:color w:val="000000"/>
                <w:kern w:val="0"/>
                <w:sz w:val="24"/>
                <w:szCs w:val="24"/>
                <w:lang w:val="en-US"/>
              </w:rPr>
            </w:pPr>
            <w:r w:rsidRPr="00231724">
              <w:rPr>
                <w:rFonts w:ascii="Consolas" w:hAnsi="Consolas" w:cs="Times New Roman"/>
                <w:noProof w:val="0"/>
                <w:color w:val="808080"/>
                <w:kern w:val="0"/>
                <w:sz w:val="24"/>
                <w:szCs w:val="24"/>
                <w:lang w:val="en-US"/>
              </w:rPr>
              <w:t>(</w:t>
            </w:r>
          </w:p>
          <w:p w14:paraId="29315D5F" w14:textId="77777777" w:rsidR="00231724" w:rsidRPr="00231724" w:rsidRDefault="00231724" w:rsidP="00231724">
            <w:pPr>
              <w:autoSpaceDE w:val="0"/>
              <w:autoSpaceDN w:val="0"/>
              <w:adjustRightInd w:val="0"/>
              <w:spacing w:line="276" w:lineRule="auto"/>
              <w:rPr>
                <w:rFonts w:ascii="Consolas" w:hAnsi="Consolas" w:cs="Times New Roman"/>
                <w:noProof w:val="0"/>
                <w:color w:val="000000"/>
                <w:kern w:val="0"/>
                <w:sz w:val="24"/>
                <w:szCs w:val="24"/>
                <w:lang w:val="en-US"/>
              </w:rPr>
            </w:pPr>
            <w:r w:rsidRPr="00231724">
              <w:rPr>
                <w:rFonts w:ascii="Consolas" w:hAnsi="Consolas" w:cs="Times New Roman"/>
                <w:noProof w:val="0"/>
                <w:color w:val="000000"/>
                <w:kern w:val="0"/>
                <w:sz w:val="24"/>
                <w:szCs w:val="24"/>
                <w:lang w:val="en-US"/>
              </w:rPr>
              <w:tab/>
              <w:t xml:space="preserve">@empName </w:t>
            </w:r>
            <w:r w:rsidRPr="00231724">
              <w:rPr>
                <w:rFonts w:ascii="Consolas" w:hAnsi="Consolas" w:cs="Times New Roman"/>
                <w:noProof w:val="0"/>
                <w:color w:val="0000FF"/>
                <w:kern w:val="0"/>
                <w:sz w:val="24"/>
                <w:szCs w:val="24"/>
                <w:lang w:val="en-US"/>
              </w:rPr>
              <w:t>VARCHAR</w:t>
            </w:r>
            <w:r w:rsidRPr="00231724">
              <w:rPr>
                <w:rFonts w:ascii="Consolas" w:hAnsi="Consolas" w:cs="Times New Roman"/>
                <w:noProof w:val="0"/>
                <w:color w:val="808080"/>
                <w:kern w:val="0"/>
                <w:sz w:val="24"/>
                <w:szCs w:val="24"/>
                <w:lang w:val="en-US"/>
              </w:rPr>
              <w:t>(</w:t>
            </w:r>
            <w:r w:rsidRPr="00231724">
              <w:rPr>
                <w:rFonts w:ascii="Consolas" w:hAnsi="Consolas" w:cs="Times New Roman"/>
                <w:noProof w:val="0"/>
                <w:color w:val="FF00FF"/>
                <w:kern w:val="0"/>
                <w:sz w:val="24"/>
                <w:szCs w:val="24"/>
                <w:lang w:val="en-US"/>
              </w:rPr>
              <w:t>MAX</w:t>
            </w:r>
            <w:r w:rsidRPr="00231724">
              <w:rPr>
                <w:rFonts w:ascii="Consolas" w:hAnsi="Consolas" w:cs="Times New Roman"/>
                <w:noProof w:val="0"/>
                <w:color w:val="808080"/>
                <w:kern w:val="0"/>
                <w:sz w:val="24"/>
                <w:szCs w:val="24"/>
                <w:lang w:val="en-US"/>
              </w:rPr>
              <w:t>)</w:t>
            </w:r>
          </w:p>
          <w:p w14:paraId="65D7C32D" w14:textId="77777777" w:rsidR="00231724" w:rsidRPr="00231724" w:rsidRDefault="00231724" w:rsidP="00231724">
            <w:pPr>
              <w:autoSpaceDE w:val="0"/>
              <w:autoSpaceDN w:val="0"/>
              <w:adjustRightInd w:val="0"/>
              <w:spacing w:line="276" w:lineRule="auto"/>
              <w:rPr>
                <w:rFonts w:ascii="Consolas" w:hAnsi="Consolas" w:cs="Times New Roman"/>
                <w:noProof w:val="0"/>
                <w:color w:val="000000"/>
                <w:kern w:val="0"/>
                <w:sz w:val="24"/>
                <w:szCs w:val="24"/>
                <w:lang w:val="en-US"/>
              </w:rPr>
            </w:pPr>
            <w:r w:rsidRPr="00231724">
              <w:rPr>
                <w:rFonts w:ascii="Consolas" w:hAnsi="Consolas" w:cs="Times New Roman"/>
                <w:noProof w:val="0"/>
                <w:color w:val="808080"/>
                <w:kern w:val="0"/>
                <w:sz w:val="24"/>
                <w:szCs w:val="24"/>
                <w:lang w:val="en-US"/>
              </w:rPr>
              <w:t>)</w:t>
            </w:r>
          </w:p>
          <w:p w14:paraId="216781FF" w14:textId="77777777" w:rsidR="00231724" w:rsidRPr="00231724" w:rsidRDefault="00231724" w:rsidP="00231724">
            <w:pPr>
              <w:autoSpaceDE w:val="0"/>
              <w:autoSpaceDN w:val="0"/>
              <w:adjustRightInd w:val="0"/>
              <w:spacing w:line="276" w:lineRule="auto"/>
              <w:rPr>
                <w:rFonts w:ascii="Consolas" w:hAnsi="Consolas" w:cs="Times New Roman"/>
                <w:noProof w:val="0"/>
                <w:color w:val="000000"/>
                <w:kern w:val="0"/>
                <w:sz w:val="24"/>
                <w:szCs w:val="24"/>
                <w:lang w:val="en-US"/>
              </w:rPr>
            </w:pPr>
            <w:r w:rsidRPr="00231724">
              <w:rPr>
                <w:rFonts w:ascii="Consolas" w:hAnsi="Consolas" w:cs="Times New Roman"/>
                <w:noProof w:val="0"/>
                <w:color w:val="0000FF"/>
                <w:kern w:val="0"/>
                <w:sz w:val="24"/>
                <w:szCs w:val="24"/>
                <w:lang w:val="en-US"/>
              </w:rPr>
              <w:t>RETURNS</w:t>
            </w:r>
            <w:r w:rsidRPr="00231724">
              <w:rPr>
                <w:rFonts w:ascii="Consolas" w:hAnsi="Consolas" w:cs="Times New Roman"/>
                <w:noProof w:val="0"/>
                <w:color w:val="000000"/>
                <w:kern w:val="0"/>
                <w:sz w:val="24"/>
                <w:szCs w:val="24"/>
                <w:lang w:val="en-US"/>
              </w:rPr>
              <w:t xml:space="preserve"> </w:t>
            </w:r>
            <w:r w:rsidRPr="00231724">
              <w:rPr>
                <w:rFonts w:ascii="Consolas" w:hAnsi="Consolas" w:cs="Times New Roman"/>
                <w:noProof w:val="0"/>
                <w:color w:val="0000FF"/>
                <w:kern w:val="0"/>
                <w:sz w:val="24"/>
                <w:szCs w:val="24"/>
                <w:lang w:val="en-US"/>
              </w:rPr>
              <w:t>TABLE</w:t>
            </w:r>
          </w:p>
          <w:p w14:paraId="1AF2D5A7" w14:textId="77777777" w:rsidR="00231724" w:rsidRPr="00231724" w:rsidRDefault="00231724" w:rsidP="00231724">
            <w:pPr>
              <w:autoSpaceDE w:val="0"/>
              <w:autoSpaceDN w:val="0"/>
              <w:adjustRightInd w:val="0"/>
              <w:spacing w:line="276" w:lineRule="auto"/>
              <w:rPr>
                <w:rFonts w:ascii="Consolas" w:hAnsi="Consolas" w:cs="Times New Roman"/>
                <w:noProof w:val="0"/>
                <w:color w:val="000000"/>
                <w:kern w:val="0"/>
                <w:sz w:val="24"/>
                <w:szCs w:val="24"/>
                <w:lang w:val="en-US"/>
              </w:rPr>
            </w:pPr>
            <w:r w:rsidRPr="00231724">
              <w:rPr>
                <w:rFonts w:ascii="Consolas" w:hAnsi="Consolas" w:cs="Times New Roman"/>
                <w:noProof w:val="0"/>
                <w:color w:val="0000FF"/>
                <w:kern w:val="0"/>
                <w:sz w:val="24"/>
                <w:szCs w:val="24"/>
                <w:lang w:val="en-US"/>
              </w:rPr>
              <w:t>AS</w:t>
            </w:r>
          </w:p>
          <w:p w14:paraId="70FB1C1D" w14:textId="77777777" w:rsidR="00231724" w:rsidRPr="00231724" w:rsidRDefault="00231724" w:rsidP="00231724">
            <w:pPr>
              <w:autoSpaceDE w:val="0"/>
              <w:autoSpaceDN w:val="0"/>
              <w:adjustRightInd w:val="0"/>
              <w:spacing w:line="276" w:lineRule="auto"/>
              <w:rPr>
                <w:rFonts w:ascii="Consolas" w:hAnsi="Consolas" w:cs="Times New Roman"/>
                <w:noProof w:val="0"/>
                <w:color w:val="000000"/>
                <w:kern w:val="0"/>
                <w:sz w:val="24"/>
                <w:szCs w:val="24"/>
                <w:lang w:val="en-US"/>
              </w:rPr>
            </w:pPr>
            <w:r w:rsidRPr="00231724">
              <w:rPr>
                <w:rFonts w:ascii="Consolas" w:hAnsi="Consolas" w:cs="Times New Roman"/>
                <w:noProof w:val="0"/>
                <w:color w:val="0000FF"/>
                <w:kern w:val="0"/>
                <w:sz w:val="24"/>
                <w:szCs w:val="24"/>
                <w:lang w:val="en-US"/>
              </w:rPr>
              <w:t>RETURN</w:t>
            </w:r>
          </w:p>
          <w:p w14:paraId="6C728A6E" w14:textId="77777777" w:rsidR="00231724" w:rsidRPr="00231724" w:rsidRDefault="00231724" w:rsidP="00231724">
            <w:pPr>
              <w:autoSpaceDE w:val="0"/>
              <w:autoSpaceDN w:val="0"/>
              <w:adjustRightInd w:val="0"/>
              <w:spacing w:line="276" w:lineRule="auto"/>
              <w:rPr>
                <w:rFonts w:ascii="Consolas" w:hAnsi="Consolas" w:cs="Times New Roman"/>
                <w:noProof w:val="0"/>
                <w:color w:val="000000"/>
                <w:kern w:val="0"/>
                <w:sz w:val="24"/>
                <w:szCs w:val="24"/>
                <w:lang w:val="en-US"/>
              </w:rPr>
            </w:pPr>
            <w:r w:rsidRPr="00231724">
              <w:rPr>
                <w:rFonts w:ascii="Consolas" w:hAnsi="Consolas" w:cs="Times New Roman"/>
                <w:noProof w:val="0"/>
                <w:color w:val="000000"/>
                <w:kern w:val="0"/>
                <w:sz w:val="24"/>
                <w:szCs w:val="24"/>
                <w:lang w:val="en-US"/>
              </w:rPr>
              <w:tab/>
            </w:r>
            <w:r w:rsidRPr="00231724">
              <w:rPr>
                <w:rFonts w:ascii="Consolas" w:hAnsi="Consolas" w:cs="Times New Roman"/>
                <w:noProof w:val="0"/>
                <w:color w:val="0000FF"/>
                <w:kern w:val="0"/>
                <w:sz w:val="24"/>
                <w:szCs w:val="24"/>
                <w:lang w:val="en-US"/>
              </w:rPr>
              <w:t>SELECT</w:t>
            </w:r>
            <w:r w:rsidRPr="00231724">
              <w:rPr>
                <w:rFonts w:ascii="Consolas" w:hAnsi="Consolas" w:cs="Times New Roman"/>
                <w:noProof w:val="0"/>
                <w:color w:val="000000"/>
                <w:kern w:val="0"/>
                <w:sz w:val="24"/>
                <w:szCs w:val="24"/>
                <w:lang w:val="en-US"/>
              </w:rPr>
              <w:t xml:space="preserve"> </w:t>
            </w:r>
            <w:r w:rsidRPr="00231724">
              <w:rPr>
                <w:rFonts w:ascii="Consolas" w:hAnsi="Consolas" w:cs="Times New Roman"/>
                <w:noProof w:val="0"/>
                <w:color w:val="808080"/>
                <w:kern w:val="0"/>
                <w:sz w:val="24"/>
                <w:szCs w:val="24"/>
                <w:lang w:val="en-US"/>
              </w:rPr>
              <w:t>*</w:t>
            </w:r>
            <w:r w:rsidRPr="00231724">
              <w:rPr>
                <w:rFonts w:ascii="Consolas" w:hAnsi="Consolas" w:cs="Times New Roman"/>
                <w:noProof w:val="0"/>
                <w:color w:val="000000"/>
                <w:kern w:val="0"/>
                <w:sz w:val="24"/>
                <w:szCs w:val="24"/>
                <w:lang w:val="en-US"/>
              </w:rPr>
              <w:t xml:space="preserve"> </w:t>
            </w:r>
            <w:r w:rsidRPr="00231724">
              <w:rPr>
                <w:rFonts w:ascii="Consolas" w:hAnsi="Consolas" w:cs="Times New Roman"/>
                <w:noProof w:val="0"/>
                <w:color w:val="0000FF"/>
                <w:kern w:val="0"/>
                <w:sz w:val="24"/>
                <w:szCs w:val="24"/>
                <w:lang w:val="en-US"/>
              </w:rPr>
              <w:t>FROM</w:t>
            </w:r>
            <w:r w:rsidRPr="00231724">
              <w:rPr>
                <w:rFonts w:ascii="Consolas" w:hAnsi="Consolas" w:cs="Times New Roman"/>
                <w:noProof w:val="0"/>
                <w:color w:val="000000"/>
                <w:kern w:val="0"/>
                <w:sz w:val="24"/>
                <w:szCs w:val="24"/>
                <w:lang w:val="en-US"/>
              </w:rPr>
              <w:t xml:space="preserve"> </w:t>
            </w:r>
            <w:proofErr w:type="spellStart"/>
            <w:r w:rsidRPr="00231724">
              <w:rPr>
                <w:rFonts w:ascii="Consolas" w:hAnsi="Consolas" w:cs="Times New Roman"/>
                <w:noProof w:val="0"/>
                <w:color w:val="000000"/>
                <w:kern w:val="0"/>
                <w:sz w:val="24"/>
                <w:szCs w:val="24"/>
                <w:lang w:val="en-US"/>
              </w:rPr>
              <w:t>ReceiptNoteListView</w:t>
            </w:r>
            <w:proofErr w:type="spellEnd"/>
            <w:r w:rsidRPr="00231724">
              <w:rPr>
                <w:rFonts w:ascii="Consolas" w:hAnsi="Consolas" w:cs="Times New Roman"/>
                <w:noProof w:val="0"/>
                <w:color w:val="000000"/>
                <w:kern w:val="0"/>
                <w:sz w:val="24"/>
                <w:szCs w:val="24"/>
                <w:lang w:val="en-US"/>
              </w:rPr>
              <w:t xml:space="preserve"> </w:t>
            </w:r>
            <w:r w:rsidRPr="00231724">
              <w:rPr>
                <w:rFonts w:ascii="Consolas" w:hAnsi="Consolas" w:cs="Times New Roman"/>
                <w:noProof w:val="0"/>
                <w:color w:val="0000FF"/>
                <w:kern w:val="0"/>
                <w:sz w:val="24"/>
                <w:szCs w:val="24"/>
                <w:lang w:val="en-US"/>
              </w:rPr>
              <w:t>WHERE</w:t>
            </w:r>
            <w:r w:rsidRPr="00231724">
              <w:rPr>
                <w:rFonts w:ascii="Consolas" w:hAnsi="Consolas" w:cs="Times New Roman"/>
                <w:noProof w:val="0"/>
                <w:color w:val="000000"/>
                <w:kern w:val="0"/>
                <w:sz w:val="24"/>
                <w:szCs w:val="24"/>
                <w:lang w:val="en-US"/>
              </w:rPr>
              <w:t xml:space="preserve"> [Employee Name] </w:t>
            </w:r>
            <w:r w:rsidRPr="00231724">
              <w:rPr>
                <w:rFonts w:ascii="Consolas" w:hAnsi="Consolas" w:cs="Times New Roman"/>
                <w:noProof w:val="0"/>
                <w:color w:val="808080"/>
                <w:kern w:val="0"/>
                <w:sz w:val="24"/>
                <w:szCs w:val="24"/>
                <w:lang w:val="en-US"/>
              </w:rPr>
              <w:t>=</w:t>
            </w:r>
            <w:r w:rsidRPr="00231724">
              <w:rPr>
                <w:rFonts w:ascii="Consolas" w:hAnsi="Consolas" w:cs="Times New Roman"/>
                <w:noProof w:val="0"/>
                <w:color w:val="000000"/>
                <w:kern w:val="0"/>
                <w:sz w:val="24"/>
                <w:szCs w:val="24"/>
                <w:lang w:val="en-US"/>
              </w:rPr>
              <w:t xml:space="preserve"> @</w:t>
            </w:r>
            <w:proofErr w:type="gramStart"/>
            <w:r w:rsidRPr="00231724">
              <w:rPr>
                <w:rFonts w:ascii="Consolas" w:hAnsi="Consolas" w:cs="Times New Roman"/>
                <w:noProof w:val="0"/>
                <w:color w:val="000000"/>
                <w:kern w:val="0"/>
                <w:sz w:val="24"/>
                <w:szCs w:val="24"/>
                <w:lang w:val="en-US"/>
              </w:rPr>
              <w:t>empName</w:t>
            </w:r>
            <w:r w:rsidRPr="00231724">
              <w:rPr>
                <w:rFonts w:ascii="Consolas" w:hAnsi="Consolas" w:cs="Times New Roman"/>
                <w:noProof w:val="0"/>
                <w:color w:val="808080"/>
                <w:kern w:val="0"/>
                <w:sz w:val="24"/>
                <w:szCs w:val="24"/>
                <w:lang w:val="en-US"/>
              </w:rPr>
              <w:t>;</w:t>
            </w:r>
            <w:proofErr w:type="gramEnd"/>
          </w:p>
          <w:p w14:paraId="69B88479" w14:textId="01358E95" w:rsidR="001C2311" w:rsidRPr="00231724" w:rsidRDefault="00231724" w:rsidP="00231724">
            <w:pPr>
              <w:spacing w:line="276" w:lineRule="auto"/>
              <w:rPr>
                <w:rFonts w:ascii="Times New Roman" w:hAnsi="Times New Roman" w:cs="Times New Roman"/>
                <w:b/>
                <w:bCs/>
                <w:sz w:val="28"/>
                <w:szCs w:val="28"/>
                <w:lang w:val="en-US"/>
              </w:rPr>
            </w:pPr>
            <w:r w:rsidRPr="00231724">
              <w:rPr>
                <w:rFonts w:ascii="Consolas" w:hAnsi="Consolas" w:cs="Times New Roman"/>
                <w:noProof w:val="0"/>
                <w:color w:val="0000FF"/>
                <w:kern w:val="0"/>
                <w:sz w:val="24"/>
                <w:szCs w:val="24"/>
                <w:lang w:val="en-US"/>
              </w:rPr>
              <w:t>GO</w:t>
            </w:r>
          </w:p>
        </w:tc>
      </w:tr>
    </w:tbl>
    <w:p w14:paraId="26DC6B30" w14:textId="77777777" w:rsidR="00231724" w:rsidRPr="00F575FA" w:rsidRDefault="00231724" w:rsidP="00231724">
      <w:pPr>
        <w:spacing w:after="0"/>
        <w:ind w:firstLine="720"/>
        <w:rPr>
          <w:rFonts w:ascii="Times New Roman" w:hAnsi="Times New Roman" w:cs="Times New Roman"/>
          <w:i/>
          <w:iCs/>
          <w:noProof w:val="0"/>
          <w:color w:val="000000"/>
          <w:kern w:val="0"/>
          <w:sz w:val="24"/>
          <w:szCs w:val="24"/>
          <w:lang w:val="en-US"/>
        </w:rPr>
      </w:pPr>
      <w:r w:rsidRPr="00F575FA">
        <w:rPr>
          <w:rFonts w:ascii="Times New Roman" w:hAnsi="Times New Roman" w:cs="Times New Roman"/>
          <w:i/>
          <w:iCs/>
          <w:sz w:val="24"/>
          <w:szCs w:val="24"/>
          <w:lang w:val="en-US"/>
        </w:rPr>
        <w:t>C# code:</w:t>
      </w:r>
    </w:p>
    <w:tbl>
      <w:tblPr>
        <w:tblStyle w:val="TableGrid"/>
        <w:tblW w:w="0" w:type="auto"/>
        <w:tblInd w:w="720" w:type="dxa"/>
        <w:tblLook w:val="04A0" w:firstRow="1" w:lastRow="0" w:firstColumn="1" w:lastColumn="0" w:noHBand="0" w:noVBand="1"/>
      </w:tblPr>
      <w:tblGrid>
        <w:gridCol w:w="8296"/>
      </w:tblGrid>
      <w:tr w:rsidR="00803995" w14:paraId="6DCA89ED" w14:textId="77777777" w:rsidTr="00803995">
        <w:tc>
          <w:tcPr>
            <w:tcW w:w="9016" w:type="dxa"/>
          </w:tcPr>
          <w:p w14:paraId="7FBC16FB" w14:textId="5132BA26" w:rsidR="00803995" w:rsidRPr="00803995" w:rsidRDefault="00803995" w:rsidP="00803995">
            <w:pPr>
              <w:spacing w:line="276" w:lineRule="auto"/>
              <w:rPr>
                <w:rFonts w:ascii="Cascadia Mono" w:hAnsi="Cascadia Mono" w:cs="Times New Roman"/>
                <w:noProof w:val="0"/>
                <w:color w:val="000000"/>
                <w:kern w:val="0"/>
                <w:sz w:val="24"/>
                <w:szCs w:val="24"/>
                <w:lang w:val="en-US"/>
              </w:rPr>
            </w:pPr>
            <w:proofErr w:type="spellStart"/>
            <w:r w:rsidRPr="00803995">
              <w:rPr>
                <w:rFonts w:ascii="Cascadia Mono" w:hAnsi="Cascadia Mono" w:cs="Times New Roman"/>
                <w:noProof w:val="0"/>
                <w:color w:val="000000"/>
                <w:kern w:val="0"/>
                <w:sz w:val="24"/>
                <w:szCs w:val="24"/>
                <w:lang w:val="en-US"/>
              </w:rPr>
              <w:t>DataTable</w:t>
            </w:r>
            <w:proofErr w:type="spellEnd"/>
            <w:r w:rsidRPr="00803995">
              <w:rPr>
                <w:rFonts w:ascii="Cascadia Mono" w:hAnsi="Cascadia Mono" w:cs="Times New Roman"/>
                <w:noProof w:val="0"/>
                <w:color w:val="000000"/>
                <w:kern w:val="0"/>
                <w:sz w:val="24"/>
                <w:szCs w:val="24"/>
                <w:lang w:val="en-US"/>
              </w:rPr>
              <w:t xml:space="preserve"> </w:t>
            </w:r>
            <w:proofErr w:type="spellStart"/>
            <w:r w:rsidRPr="00803995">
              <w:rPr>
                <w:rFonts w:ascii="Cascadia Mono" w:hAnsi="Cascadia Mono" w:cs="Times New Roman"/>
                <w:noProof w:val="0"/>
                <w:color w:val="000000"/>
                <w:kern w:val="0"/>
                <w:sz w:val="24"/>
                <w:szCs w:val="24"/>
                <w:lang w:val="en-US"/>
              </w:rPr>
              <w:t>dataRN</w:t>
            </w:r>
            <w:proofErr w:type="spellEnd"/>
            <w:r w:rsidRPr="00803995">
              <w:rPr>
                <w:rFonts w:ascii="Cascadia Mono" w:hAnsi="Cascadia Mono" w:cs="Times New Roman"/>
                <w:noProof w:val="0"/>
                <w:color w:val="000000"/>
                <w:kern w:val="0"/>
                <w:sz w:val="24"/>
                <w:szCs w:val="24"/>
                <w:lang w:val="en-US"/>
              </w:rPr>
              <w:t xml:space="preserve"> =</w:t>
            </w:r>
            <w:r w:rsidR="001716AA">
              <w:rPr>
                <w:rFonts w:ascii="Cascadia Mono" w:hAnsi="Cascadia Mono" w:cs="Times New Roman"/>
                <w:noProof w:val="0"/>
                <w:color w:val="000000"/>
                <w:kern w:val="0"/>
                <w:sz w:val="24"/>
                <w:szCs w:val="24"/>
                <w:lang w:val="en-US"/>
              </w:rPr>
              <w:t xml:space="preserve"> </w:t>
            </w:r>
            <w:proofErr w:type="spellStart"/>
            <w:proofErr w:type="gramStart"/>
            <w:r w:rsidRPr="00803995">
              <w:rPr>
                <w:rFonts w:ascii="Cascadia Mono" w:hAnsi="Cascadia Mono" w:cs="Times New Roman"/>
                <w:noProof w:val="0"/>
                <w:color w:val="000000"/>
                <w:kern w:val="0"/>
                <w:sz w:val="24"/>
                <w:szCs w:val="24"/>
                <w:lang w:val="en-US"/>
              </w:rPr>
              <w:t>DataProvider.Instance.ExecuteQuery</w:t>
            </w:r>
            <w:proofErr w:type="spellEnd"/>
            <w:proofErr w:type="gramEnd"/>
            <w:r w:rsidRPr="00803995">
              <w:rPr>
                <w:rFonts w:ascii="Cascadia Mono" w:hAnsi="Cascadia Mono" w:cs="Times New Roman"/>
                <w:noProof w:val="0"/>
                <w:color w:val="000000"/>
                <w:kern w:val="0"/>
                <w:sz w:val="24"/>
                <w:szCs w:val="24"/>
                <w:lang w:val="en-US"/>
              </w:rPr>
              <w:t xml:space="preserve">("SELECT * FROM </w:t>
            </w:r>
            <w:proofErr w:type="spellStart"/>
            <w:r w:rsidRPr="00803995">
              <w:rPr>
                <w:rFonts w:ascii="Cascadia Mono" w:hAnsi="Cascadia Mono" w:cs="Times New Roman"/>
                <w:noProof w:val="0"/>
                <w:color w:val="000000"/>
                <w:kern w:val="0"/>
                <w:sz w:val="24"/>
                <w:szCs w:val="24"/>
                <w:lang w:val="en-US"/>
              </w:rPr>
              <w:t>dbo.filterReceiptNoteListViewByDate</w:t>
            </w:r>
            <w:proofErr w:type="spellEnd"/>
            <w:r w:rsidRPr="00803995">
              <w:rPr>
                <w:rFonts w:ascii="Cascadia Mono" w:hAnsi="Cascadia Mono" w:cs="Times New Roman"/>
                <w:noProof w:val="0"/>
                <w:color w:val="000000"/>
                <w:kern w:val="0"/>
                <w:sz w:val="24"/>
                <w:szCs w:val="24"/>
                <w:lang w:val="en-US"/>
              </w:rPr>
              <w:t xml:space="preserve">( @empName )", new object[] { </w:t>
            </w:r>
            <w:proofErr w:type="spellStart"/>
            <w:r w:rsidRPr="00803995">
              <w:rPr>
                <w:rFonts w:ascii="Cascadia Mono" w:hAnsi="Cascadia Mono" w:cs="Times New Roman"/>
                <w:noProof w:val="0"/>
                <w:color w:val="000000"/>
                <w:kern w:val="0"/>
                <w:sz w:val="24"/>
                <w:szCs w:val="24"/>
                <w:lang w:val="en-US"/>
              </w:rPr>
              <w:t>empName</w:t>
            </w:r>
            <w:proofErr w:type="spellEnd"/>
            <w:r w:rsidRPr="00803995">
              <w:rPr>
                <w:rFonts w:ascii="Cascadia Mono" w:hAnsi="Cascadia Mono" w:cs="Times New Roman"/>
                <w:noProof w:val="0"/>
                <w:color w:val="000000"/>
                <w:kern w:val="0"/>
                <w:sz w:val="24"/>
                <w:szCs w:val="24"/>
                <w:lang w:val="en-US"/>
              </w:rPr>
              <w:t xml:space="preserve"> });</w:t>
            </w:r>
          </w:p>
        </w:tc>
      </w:tr>
    </w:tbl>
    <w:p w14:paraId="6FA52C24" w14:textId="77777777" w:rsidR="001C2311" w:rsidRPr="001C2311" w:rsidRDefault="001C2311" w:rsidP="001C2311">
      <w:pPr>
        <w:ind w:left="720"/>
        <w:rPr>
          <w:rFonts w:ascii="Times New Roman" w:hAnsi="Times New Roman" w:cs="Times New Roman"/>
          <w:b/>
          <w:bCs/>
          <w:sz w:val="28"/>
          <w:szCs w:val="28"/>
          <w:lang w:val="en-US"/>
        </w:rPr>
      </w:pPr>
    </w:p>
    <w:p w14:paraId="02C59060" w14:textId="18FB8CE7" w:rsidR="00B31C3C" w:rsidRDefault="00B31C3C" w:rsidP="00B31C3C">
      <w:pPr>
        <w:pStyle w:val="ListParagraph"/>
        <w:numPr>
          <w:ilvl w:val="0"/>
          <w:numId w:val="30"/>
        </w:numPr>
        <w:rPr>
          <w:rFonts w:ascii="Times New Roman" w:hAnsi="Times New Roman" w:cs="Times New Roman"/>
          <w:b/>
          <w:bCs/>
          <w:sz w:val="28"/>
          <w:szCs w:val="28"/>
          <w:lang w:val="en-US"/>
        </w:rPr>
      </w:pPr>
      <w:r w:rsidRPr="00B31C3C">
        <w:rPr>
          <w:rFonts w:ascii="Times New Roman" w:hAnsi="Times New Roman" w:cs="Times New Roman"/>
          <w:b/>
          <w:bCs/>
          <w:sz w:val="28"/>
          <w:szCs w:val="28"/>
          <w:lang w:val="en-US"/>
        </w:rPr>
        <w:t xml:space="preserve">Function lọc </w:t>
      </w:r>
      <w:r w:rsidR="00A860D4">
        <w:rPr>
          <w:rFonts w:ascii="Times New Roman" w:hAnsi="Times New Roman" w:cs="Times New Roman"/>
          <w:b/>
          <w:bCs/>
          <w:sz w:val="28"/>
          <w:szCs w:val="28"/>
          <w:lang w:val="en-US"/>
        </w:rPr>
        <w:t>ReceiptNoteList</w:t>
      </w:r>
      <w:r w:rsidR="00A860D4" w:rsidRPr="00B31C3C">
        <w:rPr>
          <w:rFonts w:ascii="Times New Roman" w:hAnsi="Times New Roman" w:cs="Times New Roman"/>
          <w:b/>
          <w:bCs/>
          <w:sz w:val="28"/>
          <w:szCs w:val="28"/>
          <w:lang w:val="en-US"/>
        </w:rPr>
        <w:t xml:space="preserve">View </w:t>
      </w:r>
      <w:r w:rsidRPr="00B31C3C">
        <w:rPr>
          <w:rFonts w:ascii="Times New Roman" w:hAnsi="Times New Roman" w:cs="Times New Roman"/>
          <w:b/>
          <w:bCs/>
          <w:sz w:val="28"/>
          <w:szCs w:val="28"/>
          <w:lang w:val="en-US"/>
        </w:rPr>
        <w:t>theo Ngày nhập</w:t>
      </w:r>
    </w:p>
    <w:tbl>
      <w:tblPr>
        <w:tblStyle w:val="TableGrid"/>
        <w:tblW w:w="0" w:type="auto"/>
        <w:tblInd w:w="720" w:type="dxa"/>
        <w:tblLook w:val="04A0" w:firstRow="1" w:lastRow="0" w:firstColumn="1" w:lastColumn="0" w:noHBand="0" w:noVBand="1"/>
      </w:tblPr>
      <w:tblGrid>
        <w:gridCol w:w="8296"/>
      </w:tblGrid>
      <w:tr w:rsidR="001C2311" w14:paraId="015F3D05" w14:textId="77777777" w:rsidTr="001C2311">
        <w:tc>
          <w:tcPr>
            <w:tcW w:w="9016" w:type="dxa"/>
          </w:tcPr>
          <w:p w14:paraId="2E8557A4" w14:textId="77777777" w:rsidR="00231724" w:rsidRPr="00231724" w:rsidRDefault="00231724" w:rsidP="00231724">
            <w:pPr>
              <w:autoSpaceDE w:val="0"/>
              <w:autoSpaceDN w:val="0"/>
              <w:adjustRightInd w:val="0"/>
              <w:spacing w:line="276" w:lineRule="auto"/>
              <w:rPr>
                <w:rFonts w:ascii="Consolas" w:hAnsi="Consolas" w:cs="Times New Roman"/>
                <w:noProof w:val="0"/>
                <w:color w:val="000000"/>
                <w:kern w:val="0"/>
                <w:sz w:val="24"/>
                <w:szCs w:val="24"/>
                <w:lang w:val="en-US"/>
              </w:rPr>
            </w:pPr>
            <w:r w:rsidRPr="00231724">
              <w:rPr>
                <w:rFonts w:ascii="Consolas" w:hAnsi="Consolas" w:cs="Times New Roman"/>
                <w:noProof w:val="0"/>
                <w:color w:val="0000FF"/>
                <w:kern w:val="0"/>
                <w:sz w:val="24"/>
                <w:szCs w:val="24"/>
                <w:lang w:val="en-US"/>
              </w:rPr>
              <w:t>CREATE</w:t>
            </w:r>
            <w:r w:rsidRPr="00231724">
              <w:rPr>
                <w:rFonts w:ascii="Consolas" w:hAnsi="Consolas" w:cs="Times New Roman"/>
                <w:noProof w:val="0"/>
                <w:color w:val="000000"/>
                <w:kern w:val="0"/>
                <w:sz w:val="24"/>
                <w:szCs w:val="24"/>
                <w:lang w:val="en-US"/>
              </w:rPr>
              <w:t xml:space="preserve"> </w:t>
            </w:r>
            <w:r w:rsidRPr="00231724">
              <w:rPr>
                <w:rFonts w:ascii="Consolas" w:hAnsi="Consolas" w:cs="Times New Roman"/>
                <w:noProof w:val="0"/>
                <w:color w:val="0000FF"/>
                <w:kern w:val="0"/>
                <w:sz w:val="24"/>
                <w:szCs w:val="24"/>
                <w:lang w:val="en-US"/>
              </w:rPr>
              <w:t>FUNCTION</w:t>
            </w:r>
            <w:r w:rsidRPr="00231724">
              <w:rPr>
                <w:rFonts w:ascii="Consolas" w:hAnsi="Consolas" w:cs="Times New Roman"/>
                <w:noProof w:val="0"/>
                <w:color w:val="000000"/>
                <w:kern w:val="0"/>
                <w:sz w:val="24"/>
                <w:szCs w:val="24"/>
                <w:lang w:val="en-US"/>
              </w:rPr>
              <w:t xml:space="preserve"> </w:t>
            </w:r>
            <w:proofErr w:type="spellStart"/>
            <w:proofErr w:type="gramStart"/>
            <w:r w:rsidRPr="00231724">
              <w:rPr>
                <w:rFonts w:ascii="Consolas" w:hAnsi="Consolas" w:cs="Times New Roman"/>
                <w:noProof w:val="0"/>
                <w:color w:val="000000"/>
                <w:kern w:val="0"/>
                <w:sz w:val="24"/>
                <w:szCs w:val="24"/>
                <w:lang w:val="en-US"/>
              </w:rPr>
              <w:t>filterReceiptNoteListViewByDate</w:t>
            </w:r>
            <w:proofErr w:type="spellEnd"/>
            <w:proofErr w:type="gramEnd"/>
          </w:p>
          <w:p w14:paraId="4C800618" w14:textId="77777777" w:rsidR="00231724" w:rsidRPr="00231724" w:rsidRDefault="00231724" w:rsidP="00231724">
            <w:pPr>
              <w:autoSpaceDE w:val="0"/>
              <w:autoSpaceDN w:val="0"/>
              <w:adjustRightInd w:val="0"/>
              <w:spacing w:line="276" w:lineRule="auto"/>
              <w:rPr>
                <w:rFonts w:ascii="Consolas" w:hAnsi="Consolas" w:cs="Times New Roman"/>
                <w:noProof w:val="0"/>
                <w:color w:val="000000"/>
                <w:kern w:val="0"/>
                <w:sz w:val="24"/>
                <w:szCs w:val="24"/>
                <w:lang w:val="en-US"/>
              </w:rPr>
            </w:pPr>
            <w:r w:rsidRPr="00231724">
              <w:rPr>
                <w:rFonts w:ascii="Consolas" w:hAnsi="Consolas" w:cs="Times New Roman"/>
                <w:noProof w:val="0"/>
                <w:color w:val="808080"/>
                <w:kern w:val="0"/>
                <w:sz w:val="24"/>
                <w:szCs w:val="24"/>
                <w:lang w:val="en-US"/>
              </w:rPr>
              <w:t>(</w:t>
            </w:r>
          </w:p>
          <w:p w14:paraId="6676A68D" w14:textId="77777777" w:rsidR="00231724" w:rsidRPr="00231724" w:rsidRDefault="00231724" w:rsidP="00231724">
            <w:pPr>
              <w:autoSpaceDE w:val="0"/>
              <w:autoSpaceDN w:val="0"/>
              <w:adjustRightInd w:val="0"/>
              <w:spacing w:line="276" w:lineRule="auto"/>
              <w:rPr>
                <w:rFonts w:ascii="Consolas" w:hAnsi="Consolas" w:cs="Times New Roman"/>
                <w:noProof w:val="0"/>
                <w:color w:val="000000"/>
                <w:kern w:val="0"/>
                <w:sz w:val="24"/>
                <w:szCs w:val="24"/>
                <w:lang w:val="en-US"/>
              </w:rPr>
            </w:pPr>
            <w:r w:rsidRPr="00231724">
              <w:rPr>
                <w:rFonts w:ascii="Consolas" w:hAnsi="Consolas" w:cs="Times New Roman"/>
                <w:noProof w:val="0"/>
                <w:color w:val="000000"/>
                <w:kern w:val="0"/>
                <w:sz w:val="24"/>
                <w:szCs w:val="24"/>
                <w:lang w:val="en-US"/>
              </w:rPr>
              <w:tab/>
              <w:t xml:space="preserve">@date </w:t>
            </w:r>
            <w:r w:rsidRPr="00231724">
              <w:rPr>
                <w:rFonts w:ascii="Consolas" w:hAnsi="Consolas" w:cs="Times New Roman"/>
                <w:noProof w:val="0"/>
                <w:color w:val="0000FF"/>
                <w:kern w:val="0"/>
                <w:sz w:val="24"/>
                <w:szCs w:val="24"/>
                <w:lang w:val="en-US"/>
              </w:rPr>
              <w:t>DATE</w:t>
            </w:r>
          </w:p>
          <w:p w14:paraId="70E05546" w14:textId="77777777" w:rsidR="00231724" w:rsidRPr="00231724" w:rsidRDefault="00231724" w:rsidP="00231724">
            <w:pPr>
              <w:autoSpaceDE w:val="0"/>
              <w:autoSpaceDN w:val="0"/>
              <w:adjustRightInd w:val="0"/>
              <w:spacing w:line="276" w:lineRule="auto"/>
              <w:rPr>
                <w:rFonts w:ascii="Consolas" w:hAnsi="Consolas" w:cs="Times New Roman"/>
                <w:noProof w:val="0"/>
                <w:color w:val="000000"/>
                <w:kern w:val="0"/>
                <w:sz w:val="24"/>
                <w:szCs w:val="24"/>
                <w:lang w:val="en-US"/>
              </w:rPr>
            </w:pPr>
            <w:r w:rsidRPr="00231724">
              <w:rPr>
                <w:rFonts w:ascii="Consolas" w:hAnsi="Consolas" w:cs="Times New Roman"/>
                <w:noProof w:val="0"/>
                <w:color w:val="808080"/>
                <w:kern w:val="0"/>
                <w:sz w:val="24"/>
                <w:szCs w:val="24"/>
                <w:lang w:val="en-US"/>
              </w:rPr>
              <w:t>)</w:t>
            </w:r>
          </w:p>
          <w:p w14:paraId="69344767" w14:textId="77777777" w:rsidR="00231724" w:rsidRPr="00231724" w:rsidRDefault="00231724" w:rsidP="00231724">
            <w:pPr>
              <w:autoSpaceDE w:val="0"/>
              <w:autoSpaceDN w:val="0"/>
              <w:adjustRightInd w:val="0"/>
              <w:spacing w:line="276" w:lineRule="auto"/>
              <w:rPr>
                <w:rFonts w:ascii="Consolas" w:hAnsi="Consolas" w:cs="Times New Roman"/>
                <w:noProof w:val="0"/>
                <w:color w:val="000000"/>
                <w:kern w:val="0"/>
                <w:sz w:val="24"/>
                <w:szCs w:val="24"/>
                <w:lang w:val="en-US"/>
              </w:rPr>
            </w:pPr>
            <w:r w:rsidRPr="00231724">
              <w:rPr>
                <w:rFonts w:ascii="Consolas" w:hAnsi="Consolas" w:cs="Times New Roman"/>
                <w:noProof w:val="0"/>
                <w:color w:val="0000FF"/>
                <w:kern w:val="0"/>
                <w:sz w:val="24"/>
                <w:szCs w:val="24"/>
                <w:lang w:val="en-US"/>
              </w:rPr>
              <w:t>RETURNS</w:t>
            </w:r>
            <w:r w:rsidRPr="00231724">
              <w:rPr>
                <w:rFonts w:ascii="Consolas" w:hAnsi="Consolas" w:cs="Times New Roman"/>
                <w:noProof w:val="0"/>
                <w:color w:val="000000"/>
                <w:kern w:val="0"/>
                <w:sz w:val="24"/>
                <w:szCs w:val="24"/>
                <w:lang w:val="en-US"/>
              </w:rPr>
              <w:t xml:space="preserve"> </w:t>
            </w:r>
            <w:r w:rsidRPr="00231724">
              <w:rPr>
                <w:rFonts w:ascii="Consolas" w:hAnsi="Consolas" w:cs="Times New Roman"/>
                <w:noProof w:val="0"/>
                <w:color w:val="0000FF"/>
                <w:kern w:val="0"/>
                <w:sz w:val="24"/>
                <w:szCs w:val="24"/>
                <w:lang w:val="en-US"/>
              </w:rPr>
              <w:t>TABLE</w:t>
            </w:r>
          </w:p>
          <w:p w14:paraId="15A426B1" w14:textId="77777777" w:rsidR="00231724" w:rsidRPr="00231724" w:rsidRDefault="00231724" w:rsidP="00231724">
            <w:pPr>
              <w:autoSpaceDE w:val="0"/>
              <w:autoSpaceDN w:val="0"/>
              <w:adjustRightInd w:val="0"/>
              <w:spacing w:line="276" w:lineRule="auto"/>
              <w:rPr>
                <w:rFonts w:ascii="Consolas" w:hAnsi="Consolas" w:cs="Times New Roman"/>
                <w:noProof w:val="0"/>
                <w:color w:val="000000"/>
                <w:kern w:val="0"/>
                <w:sz w:val="24"/>
                <w:szCs w:val="24"/>
                <w:lang w:val="en-US"/>
              </w:rPr>
            </w:pPr>
            <w:r w:rsidRPr="00231724">
              <w:rPr>
                <w:rFonts w:ascii="Consolas" w:hAnsi="Consolas" w:cs="Times New Roman"/>
                <w:noProof w:val="0"/>
                <w:color w:val="0000FF"/>
                <w:kern w:val="0"/>
                <w:sz w:val="24"/>
                <w:szCs w:val="24"/>
                <w:lang w:val="en-US"/>
              </w:rPr>
              <w:t>AS</w:t>
            </w:r>
          </w:p>
          <w:p w14:paraId="556D19D5" w14:textId="77777777" w:rsidR="00231724" w:rsidRPr="00231724" w:rsidRDefault="00231724" w:rsidP="00231724">
            <w:pPr>
              <w:autoSpaceDE w:val="0"/>
              <w:autoSpaceDN w:val="0"/>
              <w:adjustRightInd w:val="0"/>
              <w:spacing w:line="276" w:lineRule="auto"/>
              <w:rPr>
                <w:rFonts w:ascii="Consolas" w:hAnsi="Consolas" w:cs="Times New Roman"/>
                <w:noProof w:val="0"/>
                <w:color w:val="000000"/>
                <w:kern w:val="0"/>
                <w:sz w:val="24"/>
                <w:szCs w:val="24"/>
                <w:lang w:val="en-US"/>
              </w:rPr>
            </w:pPr>
            <w:r w:rsidRPr="00231724">
              <w:rPr>
                <w:rFonts w:ascii="Consolas" w:hAnsi="Consolas" w:cs="Times New Roman"/>
                <w:noProof w:val="0"/>
                <w:color w:val="0000FF"/>
                <w:kern w:val="0"/>
                <w:sz w:val="24"/>
                <w:szCs w:val="24"/>
                <w:lang w:val="en-US"/>
              </w:rPr>
              <w:t>RETURN</w:t>
            </w:r>
          </w:p>
          <w:p w14:paraId="5584EFCC" w14:textId="77777777" w:rsidR="00231724" w:rsidRPr="00231724" w:rsidRDefault="00231724" w:rsidP="00231724">
            <w:pPr>
              <w:autoSpaceDE w:val="0"/>
              <w:autoSpaceDN w:val="0"/>
              <w:adjustRightInd w:val="0"/>
              <w:spacing w:line="276" w:lineRule="auto"/>
              <w:rPr>
                <w:rFonts w:ascii="Consolas" w:hAnsi="Consolas" w:cs="Times New Roman"/>
                <w:noProof w:val="0"/>
                <w:color w:val="000000"/>
                <w:kern w:val="0"/>
                <w:sz w:val="24"/>
                <w:szCs w:val="24"/>
                <w:lang w:val="en-US"/>
              </w:rPr>
            </w:pPr>
            <w:r w:rsidRPr="00231724">
              <w:rPr>
                <w:rFonts w:ascii="Consolas" w:hAnsi="Consolas" w:cs="Times New Roman"/>
                <w:noProof w:val="0"/>
                <w:color w:val="000000"/>
                <w:kern w:val="0"/>
                <w:sz w:val="24"/>
                <w:szCs w:val="24"/>
                <w:lang w:val="en-US"/>
              </w:rPr>
              <w:tab/>
            </w:r>
            <w:r w:rsidRPr="00231724">
              <w:rPr>
                <w:rFonts w:ascii="Consolas" w:hAnsi="Consolas" w:cs="Times New Roman"/>
                <w:noProof w:val="0"/>
                <w:color w:val="0000FF"/>
                <w:kern w:val="0"/>
                <w:sz w:val="24"/>
                <w:szCs w:val="24"/>
                <w:lang w:val="en-US"/>
              </w:rPr>
              <w:t>SELECT</w:t>
            </w:r>
            <w:r w:rsidRPr="00231724">
              <w:rPr>
                <w:rFonts w:ascii="Consolas" w:hAnsi="Consolas" w:cs="Times New Roman"/>
                <w:noProof w:val="0"/>
                <w:color w:val="000000"/>
                <w:kern w:val="0"/>
                <w:sz w:val="24"/>
                <w:szCs w:val="24"/>
                <w:lang w:val="en-US"/>
              </w:rPr>
              <w:t xml:space="preserve"> </w:t>
            </w:r>
            <w:r w:rsidRPr="00231724">
              <w:rPr>
                <w:rFonts w:ascii="Consolas" w:hAnsi="Consolas" w:cs="Times New Roman"/>
                <w:noProof w:val="0"/>
                <w:color w:val="808080"/>
                <w:kern w:val="0"/>
                <w:sz w:val="24"/>
                <w:szCs w:val="24"/>
                <w:lang w:val="en-US"/>
              </w:rPr>
              <w:t>*</w:t>
            </w:r>
            <w:r w:rsidRPr="00231724">
              <w:rPr>
                <w:rFonts w:ascii="Consolas" w:hAnsi="Consolas" w:cs="Times New Roman"/>
                <w:noProof w:val="0"/>
                <w:color w:val="000000"/>
                <w:kern w:val="0"/>
                <w:sz w:val="24"/>
                <w:szCs w:val="24"/>
                <w:lang w:val="en-US"/>
              </w:rPr>
              <w:t xml:space="preserve"> </w:t>
            </w:r>
            <w:r w:rsidRPr="00231724">
              <w:rPr>
                <w:rFonts w:ascii="Consolas" w:hAnsi="Consolas" w:cs="Times New Roman"/>
                <w:noProof w:val="0"/>
                <w:color w:val="0000FF"/>
                <w:kern w:val="0"/>
                <w:sz w:val="24"/>
                <w:szCs w:val="24"/>
                <w:lang w:val="en-US"/>
              </w:rPr>
              <w:t>FROM</w:t>
            </w:r>
            <w:r w:rsidRPr="00231724">
              <w:rPr>
                <w:rFonts w:ascii="Consolas" w:hAnsi="Consolas" w:cs="Times New Roman"/>
                <w:noProof w:val="0"/>
                <w:color w:val="000000"/>
                <w:kern w:val="0"/>
                <w:sz w:val="24"/>
                <w:szCs w:val="24"/>
                <w:lang w:val="en-US"/>
              </w:rPr>
              <w:t xml:space="preserve"> </w:t>
            </w:r>
            <w:proofErr w:type="spellStart"/>
            <w:r w:rsidRPr="00231724">
              <w:rPr>
                <w:rFonts w:ascii="Consolas" w:hAnsi="Consolas" w:cs="Times New Roman"/>
                <w:noProof w:val="0"/>
                <w:color w:val="000000"/>
                <w:kern w:val="0"/>
                <w:sz w:val="24"/>
                <w:szCs w:val="24"/>
                <w:lang w:val="en-US"/>
              </w:rPr>
              <w:t>ReceiptNoteListView</w:t>
            </w:r>
            <w:proofErr w:type="spellEnd"/>
            <w:r w:rsidRPr="00231724">
              <w:rPr>
                <w:rFonts w:ascii="Consolas" w:hAnsi="Consolas" w:cs="Times New Roman"/>
                <w:noProof w:val="0"/>
                <w:color w:val="000000"/>
                <w:kern w:val="0"/>
                <w:sz w:val="24"/>
                <w:szCs w:val="24"/>
                <w:lang w:val="en-US"/>
              </w:rPr>
              <w:t xml:space="preserve"> </w:t>
            </w:r>
            <w:r w:rsidRPr="00231724">
              <w:rPr>
                <w:rFonts w:ascii="Consolas" w:hAnsi="Consolas" w:cs="Times New Roman"/>
                <w:noProof w:val="0"/>
                <w:color w:val="0000FF"/>
                <w:kern w:val="0"/>
                <w:sz w:val="24"/>
                <w:szCs w:val="24"/>
                <w:lang w:val="en-US"/>
              </w:rPr>
              <w:t>WHERE</w:t>
            </w:r>
            <w:r w:rsidRPr="00231724">
              <w:rPr>
                <w:rFonts w:ascii="Consolas" w:hAnsi="Consolas" w:cs="Times New Roman"/>
                <w:noProof w:val="0"/>
                <w:color w:val="000000"/>
                <w:kern w:val="0"/>
                <w:sz w:val="24"/>
                <w:szCs w:val="24"/>
                <w:lang w:val="en-US"/>
              </w:rPr>
              <w:t xml:space="preserve"> </w:t>
            </w:r>
            <w:r w:rsidRPr="00231724">
              <w:rPr>
                <w:rFonts w:ascii="Consolas" w:hAnsi="Consolas" w:cs="Times New Roman"/>
                <w:noProof w:val="0"/>
                <w:color w:val="0000FF"/>
                <w:kern w:val="0"/>
                <w:sz w:val="24"/>
                <w:szCs w:val="24"/>
                <w:lang w:val="en-US"/>
              </w:rPr>
              <w:t>date</w:t>
            </w:r>
            <w:r w:rsidRPr="00231724">
              <w:rPr>
                <w:rFonts w:ascii="Consolas" w:hAnsi="Consolas" w:cs="Times New Roman"/>
                <w:noProof w:val="0"/>
                <w:color w:val="000000"/>
                <w:kern w:val="0"/>
                <w:sz w:val="24"/>
                <w:szCs w:val="24"/>
                <w:lang w:val="en-US"/>
              </w:rPr>
              <w:t xml:space="preserve"> </w:t>
            </w:r>
            <w:r w:rsidRPr="00231724">
              <w:rPr>
                <w:rFonts w:ascii="Consolas" w:hAnsi="Consolas" w:cs="Times New Roman"/>
                <w:noProof w:val="0"/>
                <w:color w:val="808080"/>
                <w:kern w:val="0"/>
                <w:sz w:val="24"/>
                <w:szCs w:val="24"/>
                <w:lang w:val="en-US"/>
              </w:rPr>
              <w:t>=</w:t>
            </w:r>
            <w:r w:rsidRPr="00231724">
              <w:rPr>
                <w:rFonts w:ascii="Consolas" w:hAnsi="Consolas" w:cs="Times New Roman"/>
                <w:noProof w:val="0"/>
                <w:color w:val="000000"/>
                <w:kern w:val="0"/>
                <w:sz w:val="24"/>
                <w:szCs w:val="24"/>
                <w:lang w:val="en-US"/>
              </w:rPr>
              <w:t xml:space="preserve"> @</w:t>
            </w:r>
            <w:proofErr w:type="gramStart"/>
            <w:r w:rsidRPr="00231724">
              <w:rPr>
                <w:rFonts w:ascii="Consolas" w:hAnsi="Consolas" w:cs="Times New Roman"/>
                <w:noProof w:val="0"/>
                <w:color w:val="000000"/>
                <w:kern w:val="0"/>
                <w:sz w:val="24"/>
                <w:szCs w:val="24"/>
                <w:lang w:val="en-US"/>
              </w:rPr>
              <w:t>date</w:t>
            </w:r>
            <w:r w:rsidRPr="00231724">
              <w:rPr>
                <w:rFonts w:ascii="Consolas" w:hAnsi="Consolas" w:cs="Times New Roman"/>
                <w:noProof w:val="0"/>
                <w:color w:val="808080"/>
                <w:kern w:val="0"/>
                <w:sz w:val="24"/>
                <w:szCs w:val="24"/>
                <w:lang w:val="en-US"/>
              </w:rPr>
              <w:t>;</w:t>
            </w:r>
            <w:proofErr w:type="gramEnd"/>
          </w:p>
          <w:p w14:paraId="1E03584D" w14:textId="67F042C5" w:rsidR="001C2311" w:rsidRPr="00231724" w:rsidRDefault="00231724" w:rsidP="00231724">
            <w:pPr>
              <w:spacing w:line="276" w:lineRule="auto"/>
              <w:rPr>
                <w:rFonts w:ascii="Times New Roman" w:hAnsi="Times New Roman" w:cs="Times New Roman"/>
                <w:b/>
                <w:bCs/>
                <w:sz w:val="28"/>
                <w:szCs w:val="28"/>
                <w:lang w:val="en-US"/>
              </w:rPr>
            </w:pPr>
            <w:r w:rsidRPr="00231724">
              <w:rPr>
                <w:rFonts w:ascii="Consolas" w:hAnsi="Consolas" w:cs="Times New Roman"/>
                <w:noProof w:val="0"/>
                <w:color w:val="0000FF"/>
                <w:kern w:val="0"/>
                <w:sz w:val="24"/>
                <w:szCs w:val="24"/>
                <w:lang w:val="en-US"/>
              </w:rPr>
              <w:t>GO</w:t>
            </w:r>
          </w:p>
        </w:tc>
      </w:tr>
    </w:tbl>
    <w:p w14:paraId="3609CFB6" w14:textId="77777777" w:rsidR="001C2311" w:rsidRPr="001C2311" w:rsidRDefault="001C2311" w:rsidP="001C2311">
      <w:pPr>
        <w:ind w:left="720"/>
        <w:rPr>
          <w:rFonts w:ascii="Times New Roman" w:hAnsi="Times New Roman" w:cs="Times New Roman"/>
          <w:b/>
          <w:bCs/>
          <w:sz w:val="28"/>
          <w:szCs w:val="28"/>
          <w:lang w:val="en-US"/>
        </w:rPr>
      </w:pPr>
    </w:p>
    <w:p w14:paraId="2517A96A" w14:textId="77777777" w:rsidR="00B31C3C" w:rsidRDefault="00B31C3C" w:rsidP="00B31C3C">
      <w:pPr>
        <w:pStyle w:val="ListParagraph"/>
        <w:numPr>
          <w:ilvl w:val="0"/>
          <w:numId w:val="30"/>
        </w:numPr>
        <w:rPr>
          <w:rFonts w:ascii="Times New Roman" w:hAnsi="Times New Roman" w:cs="Times New Roman"/>
          <w:b/>
          <w:bCs/>
          <w:sz w:val="28"/>
          <w:szCs w:val="28"/>
          <w:lang w:val="en-US"/>
        </w:rPr>
      </w:pPr>
      <w:r w:rsidRPr="00B31C3C">
        <w:rPr>
          <w:rFonts w:ascii="Times New Roman" w:hAnsi="Times New Roman" w:cs="Times New Roman"/>
          <w:b/>
          <w:bCs/>
          <w:sz w:val="28"/>
          <w:szCs w:val="28"/>
          <w:lang w:val="en-US"/>
        </w:rPr>
        <w:t>Function trả về bảng Chi tiết đơn nhập hàng khi click vào Đơn nhập hàng</w:t>
      </w:r>
    </w:p>
    <w:tbl>
      <w:tblPr>
        <w:tblStyle w:val="TableGrid"/>
        <w:tblW w:w="0" w:type="auto"/>
        <w:tblInd w:w="720" w:type="dxa"/>
        <w:tblLook w:val="04A0" w:firstRow="1" w:lastRow="0" w:firstColumn="1" w:lastColumn="0" w:noHBand="0" w:noVBand="1"/>
      </w:tblPr>
      <w:tblGrid>
        <w:gridCol w:w="8296"/>
      </w:tblGrid>
      <w:tr w:rsidR="001C2311" w14:paraId="3BBEAD7B" w14:textId="77777777" w:rsidTr="00853F97">
        <w:tc>
          <w:tcPr>
            <w:tcW w:w="8296" w:type="dxa"/>
          </w:tcPr>
          <w:p w14:paraId="00F5DE2A" w14:textId="77777777" w:rsidR="004A5DA6" w:rsidRPr="004A5DA6" w:rsidRDefault="004A5DA6" w:rsidP="004A5DA6">
            <w:pPr>
              <w:autoSpaceDE w:val="0"/>
              <w:autoSpaceDN w:val="0"/>
              <w:adjustRightInd w:val="0"/>
              <w:spacing w:line="276" w:lineRule="auto"/>
              <w:rPr>
                <w:rFonts w:ascii="Consolas" w:hAnsi="Consolas" w:cs="Consolas"/>
                <w:noProof w:val="0"/>
                <w:color w:val="000000"/>
                <w:kern w:val="0"/>
                <w:sz w:val="24"/>
                <w:szCs w:val="24"/>
                <w:lang w:val="en-US"/>
              </w:rPr>
            </w:pPr>
            <w:r w:rsidRPr="004A5DA6">
              <w:rPr>
                <w:rFonts w:ascii="Consolas" w:hAnsi="Consolas" w:cs="Consolas"/>
                <w:noProof w:val="0"/>
                <w:color w:val="0000FF"/>
                <w:kern w:val="0"/>
                <w:sz w:val="24"/>
                <w:szCs w:val="24"/>
                <w:lang w:val="en-US"/>
              </w:rPr>
              <w:t>CREATE</w:t>
            </w:r>
            <w:r w:rsidRPr="004A5DA6">
              <w:rPr>
                <w:rFonts w:ascii="Consolas" w:hAnsi="Consolas" w:cs="Consolas"/>
                <w:noProof w:val="0"/>
                <w:color w:val="000000"/>
                <w:kern w:val="0"/>
                <w:sz w:val="24"/>
                <w:szCs w:val="24"/>
                <w:lang w:val="en-US"/>
              </w:rPr>
              <w:t xml:space="preserve"> </w:t>
            </w:r>
            <w:r w:rsidRPr="004A5DA6">
              <w:rPr>
                <w:rFonts w:ascii="Consolas" w:hAnsi="Consolas" w:cs="Consolas"/>
                <w:noProof w:val="0"/>
                <w:color w:val="0000FF"/>
                <w:kern w:val="0"/>
                <w:sz w:val="24"/>
                <w:szCs w:val="24"/>
                <w:lang w:val="en-US"/>
              </w:rPr>
              <w:t>FUNCTION</w:t>
            </w:r>
            <w:r w:rsidRPr="004A5DA6">
              <w:rPr>
                <w:rFonts w:ascii="Consolas" w:hAnsi="Consolas" w:cs="Consolas"/>
                <w:noProof w:val="0"/>
                <w:color w:val="000000"/>
                <w:kern w:val="0"/>
                <w:sz w:val="24"/>
                <w:szCs w:val="24"/>
                <w:lang w:val="en-US"/>
              </w:rPr>
              <w:t xml:space="preserve"> </w:t>
            </w:r>
            <w:proofErr w:type="spellStart"/>
            <w:proofErr w:type="gramStart"/>
            <w:r w:rsidRPr="004A5DA6">
              <w:rPr>
                <w:rFonts w:ascii="Consolas" w:hAnsi="Consolas" w:cs="Consolas"/>
                <w:noProof w:val="0"/>
                <w:color w:val="000000"/>
                <w:kern w:val="0"/>
                <w:sz w:val="24"/>
                <w:szCs w:val="24"/>
                <w:lang w:val="en-US"/>
              </w:rPr>
              <w:t>seeReceiptNoteDetail</w:t>
            </w:r>
            <w:proofErr w:type="spellEnd"/>
            <w:proofErr w:type="gramEnd"/>
          </w:p>
          <w:p w14:paraId="7358AFAC" w14:textId="77777777" w:rsidR="004A5DA6" w:rsidRPr="004A5DA6" w:rsidRDefault="004A5DA6" w:rsidP="004A5DA6">
            <w:pPr>
              <w:autoSpaceDE w:val="0"/>
              <w:autoSpaceDN w:val="0"/>
              <w:adjustRightInd w:val="0"/>
              <w:spacing w:line="276" w:lineRule="auto"/>
              <w:rPr>
                <w:rFonts w:ascii="Consolas" w:hAnsi="Consolas" w:cs="Consolas"/>
                <w:noProof w:val="0"/>
                <w:color w:val="000000"/>
                <w:kern w:val="0"/>
                <w:sz w:val="24"/>
                <w:szCs w:val="24"/>
                <w:lang w:val="en-US"/>
              </w:rPr>
            </w:pPr>
            <w:r w:rsidRPr="004A5DA6">
              <w:rPr>
                <w:rFonts w:ascii="Consolas" w:hAnsi="Consolas" w:cs="Consolas"/>
                <w:noProof w:val="0"/>
                <w:color w:val="808080"/>
                <w:kern w:val="0"/>
                <w:sz w:val="24"/>
                <w:szCs w:val="24"/>
                <w:lang w:val="en-US"/>
              </w:rPr>
              <w:t>(</w:t>
            </w:r>
          </w:p>
          <w:p w14:paraId="2C583F17" w14:textId="77777777" w:rsidR="004A5DA6" w:rsidRPr="004A5DA6" w:rsidRDefault="004A5DA6" w:rsidP="004A5DA6">
            <w:pPr>
              <w:autoSpaceDE w:val="0"/>
              <w:autoSpaceDN w:val="0"/>
              <w:adjustRightInd w:val="0"/>
              <w:spacing w:line="276" w:lineRule="auto"/>
              <w:rPr>
                <w:rFonts w:ascii="Consolas" w:hAnsi="Consolas" w:cs="Consolas"/>
                <w:noProof w:val="0"/>
                <w:color w:val="000000"/>
                <w:kern w:val="0"/>
                <w:sz w:val="24"/>
                <w:szCs w:val="24"/>
                <w:lang w:val="en-US"/>
              </w:rPr>
            </w:pPr>
            <w:r w:rsidRPr="004A5DA6">
              <w:rPr>
                <w:rFonts w:ascii="Consolas" w:hAnsi="Consolas" w:cs="Consolas"/>
                <w:noProof w:val="0"/>
                <w:color w:val="000000"/>
                <w:kern w:val="0"/>
                <w:sz w:val="24"/>
                <w:szCs w:val="24"/>
                <w:lang w:val="en-US"/>
              </w:rPr>
              <w:tab/>
              <w:t xml:space="preserve">@id </w:t>
            </w:r>
            <w:proofErr w:type="gramStart"/>
            <w:r w:rsidRPr="004A5DA6">
              <w:rPr>
                <w:rFonts w:ascii="Consolas" w:hAnsi="Consolas" w:cs="Consolas"/>
                <w:noProof w:val="0"/>
                <w:color w:val="0000FF"/>
                <w:kern w:val="0"/>
                <w:sz w:val="24"/>
                <w:szCs w:val="24"/>
                <w:lang w:val="en-US"/>
              </w:rPr>
              <w:t>VARCHAR</w:t>
            </w:r>
            <w:r w:rsidRPr="004A5DA6">
              <w:rPr>
                <w:rFonts w:ascii="Consolas" w:hAnsi="Consolas" w:cs="Consolas"/>
                <w:noProof w:val="0"/>
                <w:color w:val="808080"/>
                <w:kern w:val="0"/>
                <w:sz w:val="24"/>
                <w:szCs w:val="24"/>
                <w:lang w:val="en-US"/>
              </w:rPr>
              <w:t>(</w:t>
            </w:r>
            <w:proofErr w:type="gramEnd"/>
            <w:r w:rsidRPr="004A5DA6">
              <w:rPr>
                <w:rFonts w:ascii="Consolas" w:hAnsi="Consolas" w:cs="Consolas"/>
                <w:noProof w:val="0"/>
                <w:color w:val="000000"/>
                <w:kern w:val="0"/>
                <w:sz w:val="24"/>
                <w:szCs w:val="24"/>
                <w:lang w:val="en-US"/>
              </w:rPr>
              <w:t>7</w:t>
            </w:r>
            <w:r w:rsidRPr="004A5DA6">
              <w:rPr>
                <w:rFonts w:ascii="Consolas" w:hAnsi="Consolas" w:cs="Consolas"/>
                <w:noProof w:val="0"/>
                <w:color w:val="808080"/>
                <w:kern w:val="0"/>
                <w:sz w:val="24"/>
                <w:szCs w:val="24"/>
                <w:lang w:val="en-US"/>
              </w:rPr>
              <w:t>)</w:t>
            </w:r>
          </w:p>
          <w:p w14:paraId="5079200F" w14:textId="77777777" w:rsidR="004A5DA6" w:rsidRPr="004A5DA6" w:rsidRDefault="004A5DA6" w:rsidP="004A5DA6">
            <w:pPr>
              <w:autoSpaceDE w:val="0"/>
              <w:autoSpaceDN w:val="0"/>
              <w:adjustRightInd w:val="0"/>
              <w:spacing w:line="276" w:lineRule="auto"/>
              <w:rPr>
                <w:rFonts w:ascii="Consolas" w:hAnsi="Consolas" w:cs="Consolas"/>
                <w:noProof w:val="0"/>
                <w:color w:val="000000"/>
                <w:kern w:val="0"/>
                <w:sz w:val="24"/>
                <w:szCs w:val="24"/>
                <w:lang w:val="en-US"/>
              </w:rPr>
            </w:pPr>
            <w:r w:rsidRPr="004A5DA6">
              <w:rPr>
                <w:rFonts w:ascii="Consolas" w:hAnsi="Consolas" w:cs="Consolas"/>
                <w:noProof w:val="0"/>
                <w:color w:val="808080"/>
                <w:kern w:val="0"/>
                <w:sz w:val="24"/>
                <w:szCs w:val="24"/>
                <w:lang w:val="en-US"/>
              </w:rPr>
              <w:t>)</w:t>
            </w:r>
          </w:p>
          <w:p w14:paraId="51CFBCF5" w14:textId="77777777" w:rsidR="004A5DA6" w:rsidRPr="004A5DA6" w:rsidRDefault="004A5DA6" w:rsidP="004A5DA6">
            <w:pPr>
              <w:autoSpaceDE w:val="0"/>
              <w:autoSpaceDN w:val="0"/>
              <w:adjustRightInd w:val="0"/>
              <w:spacing w:line="276" w:lineRule="auto"/>
              <w:rPr>
                <w:rFonts w:ascii="Consolas" w:hAnsi="Consolas" w:cs="Consolas"/>
                <w:noProof w:val="0"/>
                <w:color w:val="000000"/>
                <w:kern w:val="0"/>
                <w:sz w:val="24"/>
                <w:szCs w:val="24"/>
                <w:lang w:val="en-US"/>
              </w:rPr>
            </w:pPr>
            <w:r w:rsidRPr="004A5DA6">
              <w:rPr>
                <w:rFonts w:ascii="Consolas" w:hAnsi="Consolas" w:cs="Consolas"/>
                <w:noProof w:val="0"/>
                <w:color w:val="0000FF"/>
                <w:kern w:val="0"/>
                <w:sz w:val="24"/>
                <w:szCs w:val="24"/>
                <w:lang w:val="en-US"/>
              </w:rPr>
              <w:t>RETURNS</w:t>
            </w:r>
            <w:r w:rsidRPr="004A5DA6">
              <w:rPr>
                <w:rFonts w:ascii="Consolas" w:hAnsi="Consolas" w:cs="Consolas"/>
                <w:noProof w:val="0"/>
                <w:color w:val="000000"/>
                <w:kern w:val="0"/>
                <w:sz w:val="24"/>
                <w:szCs w:val="24"/>
                <w:lang w:val="en-US"/>
              </w:rPr>
              <w:t xml:space="preserve"> </w:t>
            </w:r>
            <w:r w:rsidRPr="004A5DA6">
              <w:rPr>
                <w:rFonts w:ascii="Consolas" w:hAnsi="Consolas" w:cs="Consolas"/>
                <w:noProof w:val="0"/>
                <w:color w:val="0000FF"/>
                <w:kern w:val="0"/>
                <w:sz w:val="24"/>
                <w:szCs w:val="24"/>
                <w:lang w:val="en-US"/>
              </w:rPr>
              <w:t>TABLE</w:t>
            </w:r>
          </w:p>
          <w:p w14:paraId="2990F738" w14:textId="77777777" w:rsidR="004A5DA6" w:rsidRPr="004A5DA6" w:rsidRDefault="004A5DA6" w:rsidP="004A5DA6">
            <w:pPr>
              <w:autoSpaceDE w:val="0"/>
              <w:autoSpaceDN w:val="0"/>
              <w:adjustRightInd w:val="0"/>
              <w:spacing w:line="276" w:lineRule="auto"/>
              <w:rPr>
                <w:rFonts w:ascii="Consolas" w:hAnsi="Consolas" w:cs="Consolas"/>
                <w:noProof w:val="0"/>
                <w:color w:val="000000"/>
                <w:kern w:val="0"/>
                <w:sz w:val="24"/>
                <w:szCs w:val="24"/>
                <w:lang w:val="en-US"/>
              </w:rPr>
            </w:pPr>
            <w:r w:rsidRPr="004A5DA6">
              <w:rPr>
                <w:rFonts w:ascii="Consolas" w:hAnsi="Consolas" w:cs="Consolas"/>
                <w:noProof w:val="0"/>
                <w:color w:val="0000FF"/>
                <w:kern w:val="0"/>
                <w:sz w:val="24"/>
                <w:szCs w:val="24"/>
                <w:lang w:val="en-US"/>
              </w:rPr>
              <w:t>AS</w:t>
            </w:r>
          </w:p>
          <w:p w14:paraId="3968EE9E" w14:textId="77777777" w:rsidR="004A5DA6" w:rsidRPr="004A5DA6" w:rsidRDefault="004A5DA6" w:rsidP="004A5DA6">
            <w:pPr>
              <w:autoSpaceDE w:val="0"/>
              <w:autoSpaceDN w:val="0"/>
              <w:adjustRightInd w:val="0"/>
              <w:spacing w:line="276" w:lineRule="auto"/>
              <w:rPr>
                <w:rFonts w:ascii="Consolas" w:hAnsi="Consolas" w:cs="Consolas"/>
                <w:noProof w:val="0"/>
                <w:color w:val="000000"/>
                <w:kern w:val="0"/>
                <w:sz w:val="24"/>
                <w:szCs w:val="24"/>
                <w:lang w:val="en-US"/>
              </w:rPr>
            </w:pPr>
            <w:r w:rsidRPr="004A5DA6">
              <w:rPr>
                <w:rFonts w:ascii="Consolas" w:hAnsi="Consolas" w:cs="Consolas"/>
                <w:noProof w:val="0"/>
                <w:color w:val="0000FF"/>
                <w:kern w:val="0"/>
                <w:sz w:val="24"/>
                <w:szCs w:val="24"/>
                <w:lang w:val="en-US"/>
              </w:rPr>
              <w:t>RETURN</w:t>
            </w:r>
          </w:p>
          <w:p w14:paraId="099703FC" w14:textId="77777777" w:rsidR="004A5DA6" w:rsidRPr="004A5DA6" w:rsidRDefault="004A5DA6" w:rsidP="004A5DA6">
            <w:pPr>
              <w:autoSpaceDE w:val="0"/>
              <w:autoSpaceDN w:val="0"/>
              <w:adjustRightInd w:val="0"/>
              <w:spacing w:line="276" w:lineRule="auto"/>
              <w:rPr>
                <w:rFonts w:ascii="Consolas" w:hAnsi="Consolas" w:cs="Consolas"/>
                <w:noProof w:val="0"/>
                <w:color w:val="000000"/>
                <w:kern w:val="0"/>
                <w:sz w:val="24"/>
                <w:szCs w:val="24"/>
                <w:lang w:val="en-US"/>
              </w:rPr>
            </w:pPr>
            <w:r w:rsidRPr="004A5DA6">
              <w:rPr>
                <w:rFonts w:ascii="Consolas" w:hAnsi="Consolas" w:cs="Consolas"/>
                <w:noProof w:val="0"/>
                <w:color w:val="808080"/>
                <w:kern w:val="0"/>
                <w:sz w:val="24"/>
                <w:szCs w:val="24"/>
                <w:lang w:val="en-US"/>
              </w:rPr>
              <w:t>(</w:t>
            </w:r>
          </w:p>
          <w:p w14:paraId="01809332" w14:textId="47CCA3CC" w:rsidR="004A5DA6" w:rsidRPr="004A5DA6" w:rsidRDefault="004A5DA6" w:rsidP="004A5DA6">
            <w:pPr>
              <w:autoSpaceDE w:val="0"/>
              <w:autoSpaceDN w:val="0"/>
              <w:adjustRightInd w:val="0"/>
              <w:spacing w:line="276" w:lineRule="auto"/>
              <w:rPr>
                <w:rFonts w:ascii="Consolas" w:hAnsi="Consolas" w:cs="Consolas"/>
                <w:noProof w:val="0"/>
                <w:color w:val="000000"/>
                <w:kern w:val="0"/>
                <w:sz w:val="24"/>
                <w:szCs w:val="24"/>
                <w:lang w:val="en-US"/>
              </w:rPr>
            </w:pPr>
            <w:r w:rsidRPr="004A5DA6">
              <w:rPr>
                <w:rFonts w:ascii="Consolas" w:hAnsi="Consolas" w:cs="Consolas"/>
                <w:noProof w:val="0"/>
                <w:color w:val="000000"/>
                <w:kern w:val="0"/>
                <w:sz w:val="24"/>
                <w:szCs w:val="24"/>
                <w:lang w:val="en-US"/>
              </w:rPr>
              <w:lastRenderedPageBreak/>
              <w:tab/>
            </w:r>
            <w:r w:rsidRPr="004A5DA6">
              <w:rPr>
                <w:rFonts w:ascii="Consolas" w:hAnsi="Consolas" w:cs="Consolas"/>
                <w:noProof w:val="0"/>
                <w:color w:val="0000FF"/>
                <w:kern w:val="0"/>
                <w:sz w:val="24"/>
                <w:szCs w:val="24"/>
                <w:lang w:val="en-US"/>
              </w:rPr>
              <w:t>SELECT</w:t>
            </w:r>
            <w:r w:rsidRPr="004A5DA6">
              <w:rPr>
                <w:rFonts w:ascii="Consolas" w:hAnsi="Consolas" w:cs="Consolas"/>
                <w:noProof w:val="0"/>
                <w:color w:val="000000"/>
                <w:kern w:val="0"/>
                <w:sz w:val="24"/>
                <w:szCs w:val="24"/>
                <w:lang w:val="en-US"/>
              </w:rPr>
              <w:t xml:space="preserve"> m</w:t>
            </w:r>
            <w:r w:rsidRPr="004A5DA6">
              <w:rPr>
                <w:rFonts w:ascii="Consolas" w:hAnsi="Consolas" w:cs="Consolas"/>
                <w:noProof w:val="0"/>
                <w:color w:val="808080"/>
                <w:kern w:val="0"/>
                <w:sz w:val="24"/>
                <w:szCs w:val="24"/>
                <w:lang w:val="en-US"/>
              </w:rPr>
              <w:t>.</w:t>
            </w:r>
            <w:r w:rsidRPr="004A5DA6">
              <w:rPr>
                <w:rFonts w:ascii="Consolas" w:hAnsi="Consolas" w:cs="Consolas"/>
                <w:noProof w:val="0"/>
                <w:color w:val="0000FF"/>
                <w:kern w:val="0"/>
                <w:sz w:val="24"/>
                <w:szCs w:val="24"/>
                <w:lang w:val="en-US"/>
              </w:rPr>
              <w:t>name</w:t>
            </w:r>
            <w:r w:rsidRPr="004A5DA6">
              <w:rPr>
                <w:rFonts w:ascii="Consolas" w:hAnsi="Consolas" w:cs="Consolas"/>
                <w:noProof w:val="0"/>
                <w:color w:val="808080"/>
                <w:kern w:val="0"/>
                <w:sz w:val="24"/>
                <w:szCs w:val="24"/>
                <w:lang w:val="en-US"/>
              </w:rPr>
              <w:t>,</w:t>
            </w:r>
            <w:r w:rsidRPr="004A5DA6">
              <w:rPr>
                <w:rFonts w:ascii="Consolas" w:hAnsi="Consolas" w:cs="Consolas"/>
                <w:noProof w:val="0"/>
                <w:color w:val="000000"/>
                <w:kern w:val="0"/>
                <w:sz w:val="24"/>
                <w:szCs w:val="24"/>
                <w:lang w:val="en-US"/>
              </w:rPr>
              <w:t xml:space="preserve"> </w:t>
            </w:r>
            <w:proofErr w:type="spellStart"/>
            <w:proofErr w:type="gramStart"/>
            <w:r w:rsidRPr="004A5DA6">
              <w:rPr>
                <w:rFonts w:ascii="Consolas" w:hAnsi="Consolas" w:cs="Consolas"/>
                <w:noProof w:val="0"/>
                <w:color w:val="000000"/>
                <w:kern w:val="0"/>
                <w:sz w:val="24"/>
                <w:szCs w:val="24"/>
                <w:lang w:val="en-US"/>
              </w:rPr>
              <w:t>rnd</w:t>
            </w:r>
            <w:r w:rsidRPr="004A5DA6">
              <w:rPr>
                <w:rFonts w:ascii="Consolas" w:hAnsi="Consolas" w:cs="Consolas"/>
                <w:noProof w:val="0"/>
                <w:color w:val="808080"/>
                <w:kern w:val="0"/>
                <w:sz w:val="24"/>
                <w:szCs w:val="24"/>
                <w:lang w:val="en-US"/>
              </w:rPr>
              <w:t>.</w:t>
            </w:r>
            <w:r w:rsidRPr="004A5DA6">
              <w:rPr>
                <w:rFonts w:ascii="Consolas" w:hAnsi="Consolas" w:cs="Consolas"/>
                <w:noProof w:val="0"/>
                <w:color w:val="000000"/>
                <w:kern w:val="0"/>
                <w:sz w:val="24"/>
                <w:szCs w:val="24"/>
                <w:lang w:val="en-US"/>
              </w:rPr>
              <w:t>quantity</w:t>
            </w:r>
            <w:proofErr w:type="spellEnd"/>
            <w:proofErr w:type="gramEnd"/>
            <w:r w:rsidRPr="004A5DA6">
              <w:rPr>
                <w:rFonts w:ascii="Consolas" w:hAnsi="Consolas" w:cs="Consolas"/>
                <w:noProof w:val="0"/>
                <w:color w:val="808080"/>
                <w:kern w:val="0"/>
                <w:sz w:val="24"/>
                <w:szCs w:val="24"/>
                <w:lang w:val="en-US"/>
              </w:rPr>
              <w:t>,</w:t>
            </w:r>
            <w:r w:rsidRPr="004A5DA6">
              <w:rPr>
                <w:rFonts w:ascii="Consolas" w:hAnsi="Consolas" w:cs="Consolas"/>
                <w:noProof w:val="0"/>
                <w:color w:val="000000"/>
                <w:kern w:val="0"/>
                <w:sz w:val="24"/>
                <w:szCs w:val="24"/>
                <w:lang w:val="en-US"/>
              </w:rPr>
              <w:t xml:space="preserve"> </w:t>
            </w:r>
            <w:proofErr w:type="spellStart"/>
            <w:r w:rsidRPr="004A5DA6">
              <w:rPr>
                <w:rFonts w:ascii="Consolas" w:hAnsi="Consolas" w:cs="Consolas"/>
                <w:noProof w:val="0"/>
                <w:color w:val="000000"/>
                <w:kern w:val="0"/>
                <w:sz w:val="24"/>
                <w:szCs w:val="24"/>
                <w:lang w:val="en-US"/>
              </w:rPr>
              <w:t>rnd</w:t>
            </w:r>
            <w:r w:rsidRPr="004A5DA6">
              <w:rPr>
                <w:rFonts w:ascii="Consolas" w:hAnsi="Consolas" w:cs="Consolas"/>
                <w:noProof w:val="0"/>
                <w:color w:val="808080"/>
                <w:kern w:val="0"/>
                <w:sz w:val="24"/>
                <w:szCs w:val="24"/>
                <w:lang w:val="en-US"/>
              </w:rPr>
              <w:t>.</w:t>
            </w:r>
            <w:r w:rsidRPr="004A5DA6">
              <w:rPr>
                <w:rFonts w:ascii="Consolas" w:hAnsi="Consolas" w:cs="Consolas"/>
                <w:noProof w:val="0"/>
                <w:color w:val="000000"/>
                <w:kern w:val="0"/>
                <w:sz w:val="24"/>
                <w:szCs w:val="24"/>
                <w:lang w:val="en-US"/>
              </w:rPr>
              <w:t>unitPrice</w:t>
            </w:r>
            <w:proofErr w:type="spellEnd"/>
            <w:r w:rsidRPr="004A5DA6">
              <w:rPr>
                <w:rFonts w:ascii="Consolas" w:hAnsi="Consolas" w:cs="Consolas"/>
                <w:noProof w:val="0"/>
                <w:color w:val="808080"/>
                <w:kern w:val="0"/>
                <w:sz w:val="24"/>
                <w:szCs w:val="24"/>
                <w:lang w:val="en-US"/>
              </w:rPr>
              <w:t>,</w:t>
            </w:r>
            <w:r>
              <w:rPr>
                <w:rFonts w:ascii="Consolas" w:hAnsi="Consolas" w:cs="Consolas"/>
                <w:noProof w:val="0"/>
                <w:color w:val="808080"/>
                <w:kern w:val="0"/>
                <w:sz w:val="24"/>
                <w:szCs w:val="24"/>
                <w:lang w:val="en-US"/>
              </w:rPr>
              <w:t xml:space="preserve"> </w:t>
            </w:r>
            <w:proofErr w:type="spellStart"/>
            <w:r w:rsidRPr="004A5DA6">
              <w:rPr>
                <w:rFonts w:ascii="Consolas" w:hAnsi="Consolas" w:cs="Consolas"/>
                <w:noProof w:val="0"/>
                <w:color w:val="000000"/>
                <w:kern w:val="0"/>
                <w:sz w:val="24"/>
                <w:szCs w:val="24"/>
                <w:lang w:val="en-US"/>
              </w:rPr>
              <w:t>rnd</w:t>
            </w:r>
            <w:r w:rsidRPr="004A5DA6">
              <w:rPr>
                <w:rFonts w:ascii="Consolas" w:hAnsi="Consolas" w:cs="Consolas"/>
                <w:noProof w:val="0"/>
                <w:color w:val="808080"/>
                <w:kern w:val="0"/>
                <w:sz w:val="24"/>
                <w:szCs w:val="24"/>
                <w:lang w:val="en-US"/>
              </w:rPr>
              <w:t>.</w:t>
            </w:r>
            <w:r w:rsidRPr="004A5DA6">
              <w:rPr>
                <w:rFonts w:ascii="Consolas" w:hAnsi="Consolas" w:cs="Consolas"/>
                <w:noProof w:val="0"/>
                <w:color w:val="000000"/>
                <w:kern w:val="0"/>
                <w:sz w:val="24"/>
                <w:szCs w:val="24"/>
                <w:lang w:val="en-US"/>
              </w:rPr>
              <w:t>quantity</w:t>
            </w:r>
            <w:proofErr w:type="spellEnd"/>
            <w:r w:rsidRPr="004A5DA6">
              <w:rPr>
                <w:rFonts w:ascii="Consolas" w:hAnsi="Consolas" w:cs="Consolas"/>
                <w:noProof w:val="0"/>
                <w:color w:val="808080"/>
                <w:kern w:val="0"/>
                <w:sz w:val="24"/>
                <w:szCs w:val="24"/>
                <w:lang w:val="en-US"/>
              </w:rPr>
              <w:t>*</w:t>
            </w:r>
            <w:proofErr w:type="spellStart"/>
            <w:r w:rsidRPr="004A5DA6">
              <w:rPr>
                <w:rFonts w:ascii="Consolas" w:hAnsi="Consolas" w:cs="Consolas"/>
                <w:noProof w:val="0"/>
                <w:color w:val="000000"/>
                <w:kern w:val="0"/>
                <w:sz w:val="24"/>
                <w:szCs w:val="24"/>
                <w:lang w:val="en-US"/>
              </w:rPr>
              <w:t>rnd</w:t>
            </w:r>
            <w:r w:rsidRPr="004A5DA6">
              <w:rPr>
                <w:rFonts w:ascii="Consolas" w:hAnsi="Consolas" w:cs="Consolas"/>
                <w:noProof w:val="0"/>
                <w:color w:val="808080"/>
                <w:kern w:val="0"/>
                <w:sz w:val="24"/>
                <w:szCs w:val="24"/>
                <w:lang w:val="en-US"/>
              </w:rPr>
              <w:t>.</w:t>
            </w:r>
            <w:r w:rsidRPr="004A5DA6">
              <w:rPr>
                <w:rFonts w:ascii="Consolas" w:hAnsi="Consolas" w:cs="Consolas"/>
                <w:noProof w:val="0"/>
                <w:color w:val="000000"/>
                <w:kern w:val="0"/>
                <w:sz w:val="24"/>
                <w:szCs w:val="24"/>
                <w:lang w:val="en-US"/>
              </w:rPr>
              <w:t>unitPrice</w:t>
            </w:r>
            <w:proofErr w:type="spellEnd"/>
            <w:r w:rsidRPr="004A5DA6">
              <w:rPr>
                <w:rFonts w:ascii="Consolas" w:hAnsi="Consolas" w:cs="Consolas"/>
                <w:noProof w:val="0"/>
                <w:color w:val="000000"/>
                <w:kern w:val="0"/>
                <w:sz w:val="24"/>
                <w:szCs w:val="24"/>
                <w:lang w:val="en-US"/>
              </w:rPr>
              <w:t xml:space="preserve"> </w:t>
            </w:r>
            <w:r w:rsidRPr="004A5DA6">
              <w:rPr>
                <w:rFonts w:ascii="Consolas" w:hAnsi="Consolas" w:cs="Consolas"/>
                <w:noProof w:val="0"/>
                <w:color w:val="0000FF"/>
                <w:kern w:val="0"/>
                <w:sz w:val="24"/>
                <w:szCs w:val="24"/>
                <w:lang w:val="en-US"/>
              </w:rPr>
              <w:t>as</w:t>
            </w:r>
            <w:r w:rsidRPr="004A5DA6">
              <w:rPr>
                <w:rFonts w:ascii="Consolas" w:hAnsi="Consolas" w:cs="Consolas"/>
                <w:noProof w:val="0"/>
                <w:color w:val="000000"/>
                <w:kern w:val="0"/>
                <w:sz w:val="24"/>
                <w:szCs w:val="24"/>
                <w:lang w:val="en-US"/>
              </w:rPr>
              <w:t xml:space="preserve"> price </w:t>
            </w:r>
            <w:r w:rsidRPr="004A5DA6">
              <w:rPr>
                <w:rFonts w:ascii="Consolas" w:hAnsi="Consolas" w:cs="Consolas"/>
                <w:noProof w:val="0"/>
                <w:color w:val="0000FF"/>
                <w:kern w:val="0"/>
                <w:sz w:val="24"/>
                <w:szCs w:val="24"/>
                <w:lang w:val="en-US"/>
              </w:rPr>
              <w:t>FROM</w:t>
            </w:r>
            <w:r w:rsidRPr="004A5DA6">
              <w:rPr>
                <w:rFonts w:ascii="Consolas" w:hAnsi="Consolas" w:cs="Consolas"/>
                <w:noProof w:val="0"/>
                <w:color w:val="000000"/>
                <w:kern w:val="0"/>
                <w:sz w:val="24"/>
                <w:szCs w:val="24"/>
                <w:lang w:val="en-US"/>
              </w:rPr>
              <w:t xml:space="preserve"> </w:t>
            </w:r>
            <w:proofErr w:type="spellStart"/>
            <w:r w:rsidRPr="004A5DA6">
              <w:rPr>
                <w:rFonts w:ascii="Consolas" w:hAnsi="Consolas" w:cs="Consolas"/>
                <w:noProof w:val="0"/>
                <w:color w:val="000000"/>
                <w:kern w:val="0"/>
                <w:sz w:val="24"/>
                <w:szCs w:val="24"/>
                <w:lang w:val="en-US"/>
              </w:rPr>
              <w:t>ReceiptNote</w:t>
            </w:r>
            <w:proofErr w:type="spellEnd"/>
            <w:r w:rsidRPr="004A5DA6">
              <w:rPr>
                <w:rFonts w:ascii="Consolas" w:hAnsi="Consolas" w:cs="Consolas"/>
                <w:noProof w:val="0"/>
                <w:color w:val="000000"/>
                <w:kern w:val="0"/>
                <w:sz w:val="24"/>
                <w:szCs w:val="24"/>
                <w:lang w:val="en-US"/>
              </w:rPr>
              <w:t xml:space="preserve"> </w:t>
            </w:r>
            <w:proofErr w:type="spellStart"/>
            <w:r w:rsidRPr="004A5DA6">
              <w:rPr>
                <w:rFonts w:ascii="Consolas" w:hAnsi="Consolas" w:cs="Consolas"/>
                <w:noProof w:val="0"/>
                <w:color w:val="000000"/>
                <w:kern w:val="0"/>
                <w:sz w:val="24"/>
                <w:szCs w:val="24"/>
                <w:lang w:val="en-US"/>
              </w:rPr>
              <w:t>rn</w:t>
            </w:r>
            <w:proofErr w:type="spellEnd"/>
            <w:r w:rsidRPr="004A5DA6">
              <w:rPr>
                <w:rFonts w:ascii="Consolas" w:hAnsi="Consolas" w:cs="Consolas"/>
                <w:noProof w:val="0"/>
                <w:color w:val="808080"/>
                <w:kern w:val="0"/>
                <w:sz w:val="24"/>
                <w:szCs w:val="24"/>
                <w:lang w:val="en-US"/>
              </w:rPr>
              <w:t>,</w:t>
            </w:r>
            <w:r w:rsidRPr="004A5DA6">
              <w:rPr>
                <w:rFonts w:ascii="Consolas" w:hAnsi="Consolas" w:cs="Consolas"/>
                <w:noProof w:val="0"/>
                <w:color w:val="000000"/>
                <w:kern w:val="0"/>
                <w:sz w:val="24"/>
                <w:szCs w:val="24"/>
                <w:lang w:val="en-US"/>
              </w:rPr>
              <w:t xml:space="preserve"> </w:t>
            </w:r>
            <w:proofErr w:type="spellStart"/>
            <w:r w:rsidRPr="004A5DA6">
              <w:rPr>
                <w:rFonts w:ascii="Consolas" w:hAnsi="Consolas" w:cs="Consolas"/>
                <w:noProof w:val="0"/>
                <w:color w:val="000000"/>
                <w:kern w:val="0"/>
                <w:sz w:val="24"/>
                <w:szCs w:val="24"/>
                <w:lang w:val="en-US"/>
              </w:rPr>
              <w:t>ReceiptNoteDetail</w:t>
            </w:r>
            <w:proofErr w:type="spellEnd"/>
            <w:r w:rsidRPr="004A5DA6">
              <w:rPr>
                <w:rFonts w:ascii="Consolas" w:hAnsi="Consolas" w:cs="Consolas"/>
                <w:noProof w:val="0"/>
                <w:color w:val="000000"/>
                <w:kern w:val="0"/>
                <w:sz w:val="24"/>
                <w:szCs w:val="24"/>
                <w:lang w:val="en-US"/>
              </w:rPr>
              <w:t xml:space="preserve"> </w:t>
            </w:r>
            <w:proofErr w:type="spellStart"/>
            <w:r w:rsidRPr="004A5DA6">
              <w:rPr>
                <w:rFonts w:ascii="Consolas" w:hAnsi="Consolas" w:cs="Consolas"/>
                <w:noProof w:val="0"/>
                <w:color w:val="000000"/>
                <w:kern w:val="0"/>
                <w:sz w:val="24"/>
                <w:szCs w:val="24"/>
                <w:lang w:val="en-US"/>
              </w:rPr>
              <w:t>rnd</w:t>
            </w:r>
            <w:proofErr w:type="spellEnd"/>
            <w:r w:rsidRPr="004A5DA6">
              <w:rPr>
                <w:rFonts w:ascii="Consolas" w:hAnsi="Consolas" w:cs="Consolas"/>
                <w:noProof w:val="0"/>
                <w:color w:val="808080"/>
                <w:kern w:val="0"/>
                <w:sz w:val="24"/>
                <w:szCs w:val="24"/>
                <w:lang w:val="en-US"/>
              </w:rPr>
              <w:t>,</w:t>
            </w:r>
            <w:r w:rsidRPr="004A5DA6">
              <w:rPr>
                <w:rFonts w:ascii="Consolas" w:hAnsi="Consolas" w:cs="Consolas"/>
                <w:noProof w:val="0"/>
                <w:color w:val="000000"/>
                <w:kern w:val="0"/>
                <w:sz w:val="24"/>
                <w:szCs w:val="24"/>
                <w:lang w:val="en-US"/>
              </w:rPr>
              <w:t xml:space="preserve"> Material m</w:t>
            </w:r>
          </w:p>
          <w:p w14:paraId="3C9BA4EE" w14:textId="77777777" w:rsidR="004A5DA6" w:rsidRPr="004A5DA6" w:rsidRDefault="004A5DA6" w:rsidP="004A5DA6">
            <w:pPr>
              <w:autoSpaceDE w:val="0"/>
              <w:autoSpaceDN w:val="0"/>
              <w:adjustRightInd w:val="0"/>
              <w:spacing w:line="276" w:lineRule="auto"/>
              <w:rPr>
                <w:rFonts w:ascii="Consolas" w:hAnsi="Consolas" w:cs="Consolas"/>
                <w:noProof w:val="0"/>
                <w:color w:val="000000"/>
                <w:kern w:val="0"/>
                <w:sz w:val="24"/>
                <w:szCs w:val="24"/>
                <w:lang w:val="en-US"/>
              </w:rPr>
            </w:pPr>
            <w:r w:rsidRPr="004A5DA6">
              <w:rPr>
                <w:rFonts w:ascii="Consolas" w:hAnsi="Consolas" w:cs="Consolas"/>
                <w:noProof w:val="0"/>
                <w:color w:val="000000"/>
                <w:kern w:val="0"/>
                <w:sz w:val="24"/>
                <w:szCs w:val="24"/>
                <w:lang w:val="en-US"/>
              </w:rPr>
              <w:tab/>
            </w:r>
            <w:r w:rsidRPr="004A5DA6">
              <w:rPr>
                <w:rFonts w:ascii="Consolas" w:hAnsi="Consolas" w:cs="Consolas"/>
                <w:noProof w:val="0"/>
                <w:color w:val="0000FF"/>
                <w:kern w:val="0"/>
                <w:sz w:val="24"/>
                <w:szCs w:val="24"/>
                <w:lang w:val="en-US"/>
              </w:rPr>
              <w:t>WHERE</w:t>
            </w:r>
            <w:r w:rsidRPr="004A5DA6">
              <w:rPr>
                <w:rFonts w:ascii="Consolas" w:hAnsi="Consolas" w:cs="Consolas"/>
                <w:noProof w:val="0"/>
                <w:color w:val="000000"/>
                <w:kern w:val="0"/>
                <w:sz w:val="24"/>
                <w:szCs w:val="24"/>
                <w:lang w:val="en-US"/>
              </w:rPr>
              <w:t xml:space="preserve"> rn</w:t>
            </w:r>
            <w:r w:rsidRPr="004A5DA6">
              <w:rPr>
                <w:rFonts w:ascii="Consolas" w:hAnsi="Consolas" w:cs="Consolas"/>
                <w:noProof w:val="0"/>
                <w:color w:val="808080"/>
                <w:kern w:val="0"/>
                <w:sz w:val="24"/>
                <w:szCs w:val="24"/>
                <w:lang w:val="en-US"/>
              </w:rPr>
              <w:t>.</w:t>
            </w:r>
            <w:r w:rsidRPr="004A5DA6">
              <w:rPr>
                <w:rFonts w:ascii="Consolas" w:hAnsi="Consolas" w:cs="Consolas"/>
                <w:noProof w:val="0"/>
                <w:color w:val="000000"/>
                <w:kern w:val="0"/>
                <w:sz w:val="24"/>
                <w:szCs w:val="24"/>
                <w:lang w:val="en-US"/>
              </w:rPr>
              <w:t xml:space="preserve">ID </w:t>
            </w:r>
            <w:r w:rsidRPr="004A5DA6">
              <w:rPr>
                <w:rFonts w:ascii="Consolas" w:hAnsi="Consolas" w:cs="Consolas"/>
                <w:noProof w:val="0"/>
                <w:color w:val="808080"/>
                <w:kern w:val="0"/>
                <w:sz w:val="24"/>
                <w:szCs w:val="24"/>
                <w:lang w:val="en-US"/>
              </w:rPr>
              <w:t>=</w:t>
            </w:r>
            <w:r w:rsidRPr="004A5DA6">
              <w:rPr>
                <w:rFonts w:ascii="Consolas" w:hAnsi="Consolas" w:cs="Consolas"/>
                <w:noProof w:val="0"/>
                <w:color w:val="000000"/>
                <w:kern w:val="0"/>
                <w:sz w:val="24"/>
                <w:szCs w:val="24"/>
                <w:lang w:val="en-US"/>
              </w:rPr>
              <w:t xml:space="preserve"> </w:t>
            </w:r>
            <w:proofErr w:type="spellStart"/>
            <w:proofErr w:type="gramStart"/>
            <w:r w:rsidRPr="004A5DA6">
              <w:rPr>
                <w:rFonts w:ascii="Consolas" w:hAnsi="Consolas" w:cs="Consolas"/>
                <w:noProof w:val="0"/>
                <w:color w:val="000000"/>
                <w:kern w:val="0"/>
                <w:sz w:val="24"/>
                <w:szCs w:val="24"/>
                <w:lang w:val="en-US"/>
              </w:rPr>
              <w:t>rnd</w:t>
            </w:r>
            <w:r w:rsidRPr="004A5DA6">
              <w:rPr>
                <w:rFonts w:ascii="Consolas" w:hAnsi="Consolas" w:cs="Consolas"/>
                <w:noProof w:val="0"/>
                <w:color w:val="808080"/>
                <w:kern w:val="0"/>
                <w:sz w:val="24"/>
                <w:szCs w:val="24"/>
                <w:lang w:val="en-US"/>
              </w:rPr>
              <w:t>.</w:t>
            </w:r>
            <w:r w:rsidRPr="004A5DA6">
              <w:rPr>
                <w:rFonts w:ascii="Consolas" w:hAnsi="Consolas" w:cs="Consolas"/>
                <w:noProof w:val="0"/>
                <w:color w:val="000000"/>
                <w:kern w:val="0"/>
                <w:sz w:val="24"/>
                <w:szCs w:val="24"/>
                <w:lang w:val="en-US"/>
              </w:rPr>
              <w:t>rNoteID</w:t>
            </w:r>
            <w:proofErr w:type="spellEnd"/>
            <w:proofErr w:type="gramEnd"/>
            <w:r w:rsidRPr="004A5DA6">
              <w:rPr>
                <w:rFonts w:ascii="Consolas" w:hAnsi="Consolas" w:cs="Consolas"/>
                <w:noProof w:val="0"/>
                <w:color w:val="000000"/>
                <w:kern w:val="0"/>
                <w:sz w:val="24"/>
                <w:szCs w:val="24"/>
                <w:lang w:val="en-US"/>
              </w:rPr>
              <w:t xml:space="preserve"> </w:t>
            </w:r>
            <w:r w:rsidRPr="004A5DA6">
              <w:rPr>
                <w:rFonts w:ascii="Consolas" w:hAnsi="Consolas" w:cs="Consolas"/>
                <w:noProof w:val="0"/>
                <w:color w:val="808080"/>
                <w:kern w:val="0"/>
                <w:sz w:val="24"/>
                <w:szCs w:val="24"/>
                <w:lang w:val="en-US"/>
              </w:rPr>
              <w:t>AND</w:t>
            </w:r>
            <w:r w:rsidRPr="004A5DA6">
              <w:rPr>
                <w:rFonts w:ascii="Consolas" w:hAnsi="Consolas" w:cs="Consolas"/>
                <w:noProof w:val="0"/>
                <w:color w:val="000000"/>
                <w:kern w:val="0"/>
                <w:sz w:val="24"/>
                <w:szCs w:val="24"/>
                <w:lang w:val="en-US"/>
              </w:rPr>
              <w:t xml:space="preserve"> </w:t>
            </w:r>
            <w:proofErr w:type="spellStart"/>
            <w:r w:rsidRPr="004A5DA6">
              <w:rPr>
                <w:rFonts w:ascii="Consolas" w:hAnsi="Consolas" w:cs="Consolas"/>
                <w:noProof w:val="0"/>
                <w:color w:val="000000"/>
                <w:kern w:val="0"/>
                <w:sz w:val="24"/>
                <w:szCs w:val="24"/>
                <w:lang w:val="en-US"/>
              </w:rPr>
              <w:t>rnd</w:t>
            </w:r>
            <w:r w:rsidRPr="004A5DA6">
              <w:rPr>
                <w:rFonts w:ascii="Consolas" w:hAnsi="Consolas" w:cs="Consolas"/>
                <w:noProof w:val="0"/>
                <w:color w:val="808080"/>
                <w:kern w:val="0"/>
                <w:sz w:val="24"/>
                <w:szCs w:val="24"/>
                <w:lang w:val="en-US"/>
              </w:rPr>
              <w:t>.</w:t>
            </w:r>
            <w:r w:rsidRPr="004A5DA6">
              <w:rPr>
                <w:rFonts w:ascii="Consolas" w:hAnsi="Consolas" w:cs="Consolas"/>
                <w:noProof w:val="0"/>
                <w:color w:val="000000"/>
                <w:kern w:val="0"/>
                <w:sz w:val="24"/>
                <w:szCs w:val="24"/>
                <w:lang w:val="en-US"/>
              </w:rPr>
              <w:t>materialID</w:t>
            </w:r>
            <w:proofErr w:type="spellEnd"/>
            <w:r w:rsidRPr="004A5DA6">
              <w:rPr>
                <w:rFonts w:ascii="Consolas" w:hAnsi="Consolas" w:cs="Consolas"/>
                <w:noProof w:val="0"/>
                <w:color w:val="000000"/>
                <w:kern w:val="0"/>
                <w:sz w:val="24"/>
                <w:szCs w:val="24"/>
                <w:lang w:val="en-US"/>
              </w:rPr>
              <w:t xml:space="preserve"> </w:t>
            </w:r>
            <w:r w:rsidRPr="004A5DA6">
              <w:rPr>
                <w:rFonts w:ascii="Consolas" w:hAnsi="Consolas" w:cs="Consolas"/>
                <w:noProof w:val="0"/>
                <w:color w:val="808080"/>
                <w:kern w:val="0"/>
                <w:sz w:val="24"/>
                <w:szCs w:val="24"/>
                <w:lang w:val="en-US"/>
              </w:rPr>
              <w:t>=</w:t>
            </w:r>
            <w:r w:rsidRPr="004A5DA6">
              <w:rPr>
                <w:rFonts w:ascii="Consolas" w:hAnsi="Consolas" w:cs="Consolas"/>
                <w:noProof w:val="0"/>
                <w:color w:val="000000"/>
                <w:kern w:val="0"/>
                <w:sz w:val="24"/>
                <w:szCs w:val="24"/>
                <w:lang w:val="en-US"/>
              </w:rPr>
              <w:t xml:space="preserve"> m</w:t>
            </w:r>
            <w:r w:rsidRPr="004A5DA6">
              <w:rPr>
                <w:rFonts w:ascii="Consolas" w:hAnsi="Consolas" w:cs="Consolas"/>
                <w:noProof w:val="0"/>
                <w:color w:val="808080"/>
                <w:kern w:val="0"/>
                <w:sz w:val="24"/>
                <w:szCs w:val="24"/>
                <w:lang w:val="en-US"/>
              </w:rPr>
              <w:t>.</w:t>
            </w:r>
            <w:r w:rsidRPr="004A5DA6">
              <w:rPr>
                <w:rFonts w:ascii="Consolas" w:hAnsi="Consolas" w:cs="Consolas"/>
                <w:noProof w:val="0"/>
                <w:color w:val="000000"/>
                <w:kern w:val="0"/>
                <w:sz w:val="24"/>
                <w:szCs w:val="24"/>
                <w:lang w:val="en-US"/>
              </w:rPr>
              <w:t xml:space="preserve">ID </w:t>
            </w:r>
            <w:r w:rsidRPr="004A5DA6">
              <w:rPr>
                <w:rFonts w:ascii="Consolas" w:hAnsi="Consolas" w:cs="Consolas"/>
                <w:noProof w:val="0"/>
                <w:color w:val="808080"/>
                <w:kern w:val="0"/>
                <w:sz w:val="24"/>
                <w:szCs w:val="24"/>
                <w:lang w:val="en-US"/>
              </w:rPr>
              <w:t>AND</w:t>
            </w:r>
            <w:r w:rsidRPr="004A5DA6">
              <w:rPr>
                <w:rFonts w:ascii="Consolas" w:hAnsi="Consolas" w:cs="Consolas"/>
                <w:noProof w:val="0"/>
                <w:color w:val="000000"/>
                <w:kern w:val="0"/>
                <w:sz w:val="24"/>
                <w:szCs w:val="24"/>
                <w:lang w:val="en-US"/>
              </w:rPr>
              <w:t xml:space="preserve"> rn</w:t>
            </w:r>
            <w:r w:rsidRPr="004A5DA6">
              <w:rPr>
                <w:rFonts w:ascii="Consolas" w:hAnsi="Consolas" w:cs="Consolas"/>
                <w:noProof w:val="0"/>
                <w:color w:val="808080"/>
                <w:kern w:val="0"/>
                <w:sz w:val="24"/>
                <w:szCs w:val="24"/>
                <w:lang w:val="en-US"/>
              </w:rPr>
              <w:t>.</w:t>
            </w:r>
            <w:r w:rsidRPr="004A5DA6">
              <w:rPr>
                <w:rFonts w:ascii="Consolas" w:hAnsi="Consolas" w:cs="Consolas"/>
                <w:noProof w:val="0"/>
                <w:color w:val="000000"/>
                <w:kern w:val="0"/>
                <w:sz w:val="24"/>
                <w:szCs w:val="24"/>
                <w:lang w:val="en-US"/>
              </w:rPr>
              <w:t xml:space="preserve">ID </w:t>
            </w:r>
            <w:r w:rsidRPr="004A5DA6">
              <w:rPr>
                <w:rFonts w:ascii="Consolas" w:hAnsi="Consolas" w:cs="Consolas"/>
                <w:noProof w:val="0"/>
                <w:color w:val="808080"/>
                <w:kern w:val="0"/>
                <w:sz w:val="24"/>
                <w:szCs w:val="24"/>
                <w:lang w:val="en-US"/>
              </w:rPr>
              <w:t>=</w:t>
            </w:r>
            <w:r w:rsidRPr="004A5DA6">
              <w:rPr>
                <w:rFonts w:ascii="Consolas" w:hAnsi="Consolas" w:cs="Consolas"/>
                <w:noProof w:val="0"/>
                <w:color w:val="000000"/>
                <w:kern w:val="0"/>
                <w:sz w:val="24"/>
                <w:szCs w:val="24"/>
                <w:lang w:val="en-US"/>
              </w:rPr>
              <w:t xml:space="preserve"> @id</w:t>
            </w:r>
          </w:p>
          <w:p w14:paraId="3A13080B" w14:textId="77777777" w:rsidR="004A5DA6" w:rsidRPr="004A5DA6" w:rsidRDefault="004A5DA6" w:rsidP="004A5DA6">
            <w:pPr>
              <w:autoSpaceDE w:val="0"/>
              <w:autoSpaceDN w:val="0"/>
              <w:adjustRightInd w:val="0"/>
              <w:spacing w:line="276" w:lineRule="auto"/>
              <w:rPr>
                <w:rFonts w:ascii="Consolas" w:hAnsi="Consolas" w:cs="Consolas"/>
                <w:noProof w:val="0"/>
                <w:color w:val="000000"/>
                <w:kern w:val="0"/>
                <w:sz w:val="24"/>
                <w:szCs w:val="24"/>
                <w:lang w:val="en-US"/>
              </w:rPr>
            </w:pPr>
            <w:r w:rsidRPr="004A5DA6">
              <w:rPr>
                <w:rFonts w:ascii="Consolas" w:hAnsi="Consolas" w:cs="Consolas"/>
                <w:noProof w:val="0"/>
                <w:color w:val="808080"/>
                <w:kern w:val="0"/>
                <w:sz w:val="24"/>
                <w:szCs w:val="24"/>
                <w:lang w:val="en-US"/>
              </w:rPr>
              <w:t>);</w:t>
            </w:r>
          </w:p>
          <w:p w14:paraId="5FA799A8" w14:textId="07285B2D" w:rsidR="001C2311" w:rsidRPr="004A5DA6" w:rsidRDefault="004A5DA6" w:rsidP="004A5DA6">
            <w:pPr>
              <w:spacing w:line="276" w:lineRule="auto"/>
              <w:rPr>
                <w:rFonts w:ascii="Times New Roman" w:hAnsi="Times New Roman" w:cs="Times New Roman"/>
                <w:b/>
                <w:bCs/>
                <w:sz w:val="28"/>
                <w:szCs w:val="28"/>
                <w:lang w:val="en-US"/>
              </w:rPr>
            </w:pPr>
            <w:r w:rsidRPr="004A5DA6">
              <w:rPr>
                <w:rFonts w:ascii="Consolas" w:hAnsi="Consolas" w:cs="Consolas"/>
                <w:noProof w:val="0"/>
                <w:color w:val="0000FF"/>
                <w:kern w:val="0"/>
                <w:sz w:val="24"/>
                <w:szCs w:val="24"/>
                <w:lang w:val="en-US"/>
              </w:rPr>
              <w:t>GO</w:t>
            </w:r>
          </w:p>
        </w:tc>
      </w:tr>
    </w:tbl>
    <w:p w14:paraId="273321DA" w14:textId="77777777" w:rsidR="00853F97" w:rsidRPr="00F575FA" w:rsidRDefault="00853F97" w:rsidP="00853F97">
      <w:pPr>
        <w:spacing w:after="0"/>
        <w:ind w:firstLine="720"/>
        <w:rPr>
          <w:rFonts w:ascii="Times New Roman" w:hAnsi="Times New Roman" w:cs="Times New Roman"/>
          <w:i/>
          <w:iCs/>
          <w:noProof w:val="0"/>
          <w:color w:val="000000"/>
          <w:kern w:val="0"/>
          <w:sz w:val="24"/>
          <w:szCs w:val="24"/>
          <w:lang w:val="en-US"/>
        </w:rPr>
      </w:pPr>
      <w:r w:rsidRPr="00F575FA">
        <w:rPr>
          <w:rFonts w:ascii="Times New Roman" w:hAnsi="Times New Roman" w:cs="Times New Roman"/>
          <w:i/>
          <w:iCs/>
          <w:sz w:val="24"/>
          <w:szCs w:val="24"/>
          <w:lang w:val="en-US"/>
        </w:rPr>
        <w:lastRenderedPageBreak/>
        <w:t>C# code:</w:t>
      </w:r>
    </w:p>
    <w:tbl>
      <w:tblPr>
        <w:tblStyle w:val="TableGrid"/>
        <w:tblW w:w="0" w:type="auto"/>
        <w:tblInd w:w="720" w:type="dxa"/>
        <w:tblLook w:val="04A0" w:firstRow="1" w:lastRow="0" w:firstColumn="1" w:lastColumn="0" w:noHBand="0" w:noVBand="1"/>
      </w:tblPr>
      <w:tblGrid>
        <w:gridCol w:w="8296"/>
      </w:tblGrid>
      <w:tr w:rsidR="00803995" w14:paraId="39018E51" w14:textId="77777777" w:rsidTr="00803995">
        <w:tc>
          <w:tcPr>
            <w:tcW w:w="9016" w:type="dxa"/>
          </w:tcPr>
          <w:p w14:paraId="384E9046" w14:textId="1B3E554A" w:rsidR="00803995" w:rsidRPr="001716AA" w:rsidRDefault="00803995" w:rsidP="00803995">
            <w:pPr>
              <w:autoSpaceDE w:val="0"/>
              <w:autoSpaceDN w:val="0"/>
              <w:adjustRightInd w:val="0"/>
              <w:spacing w:line="276" w:lineRule="auto"/>
              <w:rPr>
                <w:rFonts w:ascii="Cascadia Mono" w:hAnsi="Cascadia Mono" w:cs="Times New Roman"/>
                <w:noProof w:val="0"/>
                <w:color w:val="000000"/>
                <w:kern w:val="0"/>
                <w:sz w:val="24"/>
                <w:szCs w:val="24"/>
                <w:lang w:val="en-US"/>
              </w:rPr>
            </w:pPr>
            <w:proofErr w:type="spellStart"/>
            <w:r w:rsidRPr="00803995">
              <w:rPr>
                <w:rFonts w:ascii="Cascadia Mono" w:hAnsi="Cascadia Mono" w:cs="Times New Roman"/>
                <w:noProof w:val="0"/>
                <w:color w:val="000000"/>
                <w:kern w:val="0"/>
                <w:sz w:val="24"/>
                <w:szCs w:val="24"/>
                <w:lang w:val="en-US"/>
              </w:rPr>
              <w:t>DataTable</w:t>
            </w:r>
            <w:proofErr w:type="spellEnd"/>
            <w:r w:rsidRPr="00803995">
              <w:rPr>
                <w:rFonts w:ascii="Cascadia Mono" w:hAnsi="Cascadia Mono" w:cs="Times New Roman"/>
                <w:noProof w:val="0"/>
                <w:color w:val="000000"/>
                <w:kern w:val="0"/>
                <w:sz w:val="24"/>
                <w:szCs w:val="24"/>
                <w:lang w:val="en-US"/>
              </w:rPr>
              <w:t xml:space="preserve"> </w:t>
            </w:r>
            <w:proofErr w:type="spellStart"/>
            <w:r w:rsidRPr="00803995">
              <w:rPr>
                <w:rFonts w:ascii="Cascadia Mono" w:hAnsi="Cascadia Mono" w:cs="Times New Roman"/>
                <w:noProof w:val="0"/>
                <w:color w:val="000000"/>
                <w:kern w:val="0"/>
                <w:sz w:val="24"/>
                <w:szCs w:val="24"/>
                <w:lang w:val="en-US"/>
              </w:rPr>
              <w:t>dataRNDetail</w:t>
            </w:r>
            <w:proofErr w:type="spellEnd"/>
            <w:r w:rsidRPr="00803995">
              <w:rPr>
                <w:rFonts w:ascii="Cascadia Mono" w:hAnsi="Cascadia Mono" w:cs="Times New Roman"/>
                <w:noProof w:val="0"/>
                <w:color w:val="000000"/>
                <w:kern w:val="0"/>
                <w:sz w:val="24"/>
                <w:szCs w:val="24"/>
                <w:lang w:val="en-US"/>
              </w:rPr>
              <w:t xml:space="preserve"> =</w:t>
            </w:r>
            <w:r w:rsidR="001716AA">
              <w:rPr>
                <w:rFonts w:ascii="Cascadia Mono" w:hAnsi="Cascadia Mono" w:cs="Times New Roman"/>
                <w:noProof w:val="0"/>
                <w:color w:val="000000"/>
                <w:kern w:val="0"/>
                <w:sz w:val="24"/>
                <w:szCs w:val="24"/>
                <w:lang w:val="en-US"/>
              </w:rPr>
              <w:t xml:space="preserve"> </w:t>
            </w:r>
            <w:proofErr w:type="spellStart"/>
            <w:proofErr w:type="gramStart"/>
            <w:r w:rsidRPr="00803995">
              <w:rPr>
                <w:rFonts w:ascii="Cascadia Mono" w:hAnsi="Cascadia Mono" w:cs="Times New Roman"/>
                <w:noProof w:val="0"/>
                <w:color w:val="000000"/>
                <w:kern w:val="0"/>
                <w:sz w:val="24"/>
                <w:szCs w:val="24"/>
                <w:lang w:val="en-US"/>
              </w:rPr>
              <w:t>DataProvider.Instance.ExecuteQuery</w:t>
            </w:r>
            <w:proofErr w:type="spellEnd"/>
            <w:proofErr w:type="gramEnd"/>
            <w:r w:rsidRPr="00803995">
              <w:rPr>
                <w:rFonts w:ascii="Cascadia Mono" w:hAnsi="Cascadia Mono" w:cs="Times New Roman"/>
                <w:noProof w:val="0"/>
                <w:color w:val="000000"/>
                <w:kern w:val="0"/>
                <w:sz w:val="24"/>
                <w:szCs w:val="24"/>
                <w:lang w:val="en-US"/>
              </w:rPr>
              <w:t xml:space="preserve">("SELECT * from </w:t>
            </w:r>
            <w:proofErr w:type="spellStart"/>
            <w:r w:rsidRPr="00803995">
              <w:rPr>
                <w:rFonts w:ascii="Cascadia Mono" w:hAnsi="Cascadia Mono" w:cs="Times New Roman"/>
                <w:noProof w:val="0"/>
                <w:color w:val="000000"/>
                <w:kern w:val="0"/>
                <w:sz w:val="24"/>
                <w:szCs w:val="24"/>
                <w:lang w:val="en-US"/>
              </w:rPr>
              <w:t>dbo.seeReceiptNoteDetail</w:t>
            </w:r>
            <w:proofErr w:type="spellEnd"/>
            <w:r w:rsidRPr="00803995">
              <w:rPr>
                <w:rFonts w:ascii="Cascadia Mono" w:hAnsi="Cascadia Mono" w:cs="Times New Roman"/>
                <w:noProof w:val="0"/>
                <w:color w:val="000000"/>
                <w:kern w:val="0"/>
                <w:sz w:val="24"/>
                <w:szCs w:val="24"/>
                <w:lang w:val="en-US"/>
              </w:rPr>
              <w:t>( @id )", new object[] { id });</w:t>
            </w:r>
          </w:p>
        </w:tc>
      </w:tr>
    </w:tbl>
    <w:p w14:paraId="4CA4EDD4" w14:textId="77777777" w:rsidR="001C2311" w:rsidRPr="001C2311" w:rsidRDefault="001C2311" w:rsidP="001C2311">
      <w:pPr>
        <w:ind w:left="720"/>
        <w:rPr>
          <w:rFonts w:ascii="Times New Roman" w:hAnsi="Times New Roman" w:cs="Times New Roman"/>
          <w:b/>
          <w:bCs/>
          <w:sz w:val="28"/>
          <w:szCs w:val="28"/>
          <w:lang w:val="en-US"/>
        </w:rPr>
      </w:pPr>
    </w:p>
    <w:p w14:paraId="6FFB55E9" w14:textId="722EAA9E" w:rsidR="00B31C3C" w:rsidRDefault="00B31C3C" w:rsidP="00B31C3C">
      <w:pPr>
        <w:pStyle w:val="ListParagraph"/>
        <w:numPr>
          <w:ilvl w:val="0"/>
          <w:numId w:val="30"/>
        </w:numPr>
        <w:rPr>
          <w:rFonts w:ascii="Times New Roman" w:hAnsi="Times New Roman" w:cs="Times New Roman"/>
          <w:b/>
          <w:bCs/>
          <w:sz w:val="28"/>
          <w:szCs w:val="28"/>
          <w:lang w:val="en-US"/>
        </w:rPr>
      </w:pPr>
      <w:r w:rsidRPr="00B31C3C">
        <w:rPr>
          <w:rFonts w:ascii="Times New Roman" w:hAnsi="Times New Roman" w:cs="Times New Roman"/>
          <w:b/>
          <w:bCs/>
          <w:sz w:val="28"/>
          <w:szCs w:val="28"/>
          <w:lang w:val="en-US"/>
        </w:rPr>
        <w:t>Function trả về tổng giá trị Đơn nhập hàng dựa trên Chi tiết đơn</w:t>
      </w:r>
    </w:p>
    <w:tbl>
      <w:tblPr>
        <w:tblStyle w:val="TableGrid"/>
        <w:tblW w:w="0" w:type="auto"/>
        <w:tblInd w:w="720" w:type="dxa"/>
        <w:tblLook w:val="04A0" w:firstRow="1" w:lastRow="0" w:firstColumn="1" w:lastColumn="0" w:noHBand="0" w:noVBand="1"/>
      </w:tblPr>
      <w:tblGrid>
        <w:gridCol w:w="8296"/>
      </w:tblGrid>
      <w:tr w:rsidR="001C2311" w14:paraId="5F2140B6" w14:textId="77777777" w:rsidTr="00E9421E">
        <w:tc>
          <w:tcPr>
            <w:tcW w:w="8296" w:type="dxa"/>
          </w:tcPr>
          <w:p w14:paraId="4CA14293" w14:textId="77777777" w:rsidR="00853F97" w:rsidRPr="00853F97" w:rsidRDefault="00853F97" w:rsidP="00853F97">
            <w:pPr>
              <w:autoSpaceDE w:val="0"/>
              <w:autoSpaceDN w:val="0"/>
              <w:adjustRightInd w:val="0"/>
              <w:spacing w:line="276" w:lineRule="auto"/>
              <w:rPr>
                <w:rFonts w:ascii="Consolas" w:hAnsi="Consolas" w:cs="Times New Roman"/>
                <w:noProof w:val="0"/>
                <w:color w:val="000000"/>
                <w:kern w:val="0"/>
                <w:sz w:val="24"/>
                <w:szCs w:val="24"/>
                <w:lang w:val="en-US"/>
              </w:rPr>
            </w:pPr>
            <w:r w:rsidRPr="00853F97">
              <w:rPr>
                <w:rFonts w:ascii="Consolas" w:hAnsi="Consolas" w:cs="Times New Roman"/>
                <w:noProof w:val="0"/>
                <w:color w:val="0000FF"/>
                <w:kern w:val="0"/>
                <w:sz w:val="24"/>
                <w:szCs w:val="24"/>
                <w:lang w:val="en-US"/>
              </w:rPr>
              <w:t>CREATE</w:t>
            </w:r>
            <w:r w:rsidRPr="00853F97">
              <w:rPr>
                <w:rFonts w:ascii="Consolas" w:hAnsi="Consolas" w:cs="Times New Roman"/>
                <w:noProof w:val="0"/>
                <w:color w:val="000000"/>
                <w:kern w:val="0"/>
                <w:sz w:val="24"/>
                <w:szCs w:val="24"/>
                <w:lang w:val="en-US"/>
              </w:rPr>
              <w:t xml:space="preserve"> </w:t>
            </w:r>
            <w:r w:rsidRPr="00853F97">
              <w:rPr>
                <w:rFonts w:ascii="Consolas" w:hAnsi="Consolas" w:cs="Times New Roman"/>
                <w:noProof w:val="0"/>
                <w:color w:val="0000FF"/>
                <w:kern w:val="0"/>
                <w:sz w:val="24"/>
                <w:szCs w:val="24"/>
                <w:lang w:val="en-US"/>
              </w:rPr>
              <w:t>FUNCTION</w:t>
            </w:r>
            <w:r w:rsidRPr="00853F97">
              <w:rPr>
                <w:rFonts w:ascii="Consolas" w:hAnsi="Consolas" w:cs="Times New Roman"/>
                <w:noProof w:val="0"/>
                <w:color w:val="000000"/>
                <w:kern w:val="0"/>
                <w:sz w:val="24"/>
                <w:szCs w:val="24"/>
                <w:lang w:val="en-US"/>
              </w:rPr>
              <w:t xml:space="preserve"> </w:t>
            </w:r>
            <w:proofErr w:type="spellStart"/>
            <w:proofErr w:type="gramStart"/>
            <w:r w:rsidRPr="00853F97">
              <w:rPr>
                <w:rFonts w:ascii="Consolas" w:hAnsi="Consolas" w:cs="Times New Roman"/>
                <w:noProof w:val="0"/>
                <w:color w:val="000000"/>
                <w:kern w:val="0"/>
                <w:sz w:val="24"/>
                <w:szCs w:val="24"/>
                <w:lang w:val="en-US"/>
              </w:rPr>
              <w:t>calReceiptNotePrice</w:t>
            </w:r>
            <w:proofErr w:type="spellEnd"/>
            <w:proofErr w:type="gramEnd"/>
          </w:p>
          <w:p w14:paraId="6183DA0A" w14:textId="77777777" w:rsidR="00853F97" w:rsidRPr="00853F97" w:rsidRDefault="00853F97" w:rsidP="00853F97">
            <w:pPr>
              <w:autoSpaceDE w:val="0"/>
              <w:autoSpaceDN w:val="0"/>
              <w:adjustRightInd w:val="0"/>
              <w:spacing w:line="276" w:lineRule="auto"/>
              <w:rPr>
                <w:rFonts w:ascii="Consolas" w:hAnsi="Consolas" w:cs="Times New Roman"/>
                <w:noProof w:val="0"/>
                <w:color w:val="000000"/>
                <w:kern w:val="0"/>
                <w:sz w:val="24"/>
                <w:szCs w:val="24"/>
                <w:lang w:val="en-US"/>
              </w:rPr>
            </w:pPr>
            <w:r w:rsidRPr="00853F97">
              <w:rPr>
                <w:rFonts w:ascii="Consolas" w:hAnsi="Consolas" w:cs="Times New Roman"/>
                <w:noProof w:val="0"/>
                <w:color w:val="808080"/>
                <w:kern w:val="0"/>
                <w:sz w:val="24"/>
                <w:szCs w:val="24"/>
                <w:lang w:val="en-US"/>
              </w:rPr>
              <w:t>(</w:t>
            </w:r>
          </w:p>
          <w:p w14:paraId="1A50AD44" w14:textId="77777777" w:rsidR="00853F97" w:rsidRPr="00853F97" w:rsidRDefault="00853F97" w:rsidP="00853F97">
            <w:pPr>
              <w:autoSpaceDE w:val="0"/>
              <w:autoSpaceDN w:val="0"/>
              <w:adjustRightInd w:val="0"/>
              <w:spacing w:line="276" w:lineRule="auto"/>
              <w:rPr>
                <w:rFonts w:ascii="Consolas" w:hAnsi="Consolas" w:cs="Times New Roman"/>
                <w:noProof w:val="0"/>
                <w:color w:val="000000"/>
                <w:kern w:val="0"/>
                <w:sz w:val="24"/>
                <w:szCs w:val="24"/>
                <w:lang w:val="en-US"/>
              </w:rPr>
            </w:pPr>
            <w:r w:rsidRPr="00853F97">
              <w:rPr>
                <w:rFonts w:ascii="Consolas" w:hAnsi="Consolas" w:cs="Times New Roman"/>
                <w:noProof w:val="0"/>
                <w:color w:val="000000"/>
                <w:kern w:val="0"/>
                <w:sz w:val="24"/>
                <w:szCs w:val="24"/>
                <w:lang w:val="en-US"/>
              </w:rPr>
              <w:t xml:space="preserve">    @id </w:t>
            </w:r>
            <w:proofErr w:type="gramStart"/>
            <w:r w:rsidRPr="00853F97">
              <w:rPr>
                <w:rFonts w:ascii="Consolas" w:hAnsi="Consolas" w:cs="Times New Roman"/>
                <w:noProof w:val="0"/>
                <w:color w:val="0000FF"/>
                <w:kern w:val="0"/>
                <w:sz w:val="24"/>
                <w:szCs w:val="24"/>
                <w:lang w:val="en-US"/>
              </w:rPr>
              <w:t>VARCHAR</w:t>
            </w:r>
            <w:r w:rsidRPr="00853F97">
              <w:rPr>
                <w:rFonts w:ascii="Consolas" w:hAnsi="Consolas" w:cs="Times New Roman"/>
                <w:noProof w:val="0"/>
                <w:color w:val="808080"/>
                <w:kern w:val="0"/>
                <w:sz w:val="24"/>
                <w:szCs w:val="24"/>
                <w:lang w:val="en-US"/>
              </w:rPr>
              <w:t>(</w:t>
            </w:r>
            <w:proofErr w:type="gramEnd"/>
            <w:r w:rsidRPr="00853F97">
              <w:rPr>
                <w:rFonts w:ascii="Consolas" w:hAnsi="Consolas" w:cs="Times New Roman"/>
                <w:noProof w:val="0"/>
                <w:color w:val="000000"/>
                <w:kern w:val="0"/>
                <w:sz w:val="24"/>
                <w:szCs w:val="24"/>
                <w:lang w:val="en-US"/>
              </w:rPr>
              <w:t>7</w:t>
            </w:r>
            <w:r w:rsidRPr="00853F97">
              <w:rPr>
                <w:rFonts w:ascii="Consolas" w:hAnsi="Consolas" w:cs="Times New Roman"/>
                <w:noProof w:val="0"/>
                <w:color w:val="808080"/>
                <w:kern w:val="0"/>
                <w:sz w:val="24"/>
                <w:szCs w:val="24"/>
                <w:lang w:val="en-US"/>
              </w:rPr>
              <w:t>)</w:t>
            </w:r>
          </w:p>
          <w:p w14:paraId="2413D84E" w14:textId="77777777" w:rsidR="00853F97" w:rsidRPr="00853F97" w:rsidRDefault="00853F97" w:rsidP="00853F97">
            <w:pPr>
              <w:autoSpaceDE w:val="0"/>
              <w:autoSpaceDN w:val="0"/>
              <w:adjustRightInd w:val="0"/>
              <w:spacing w:line="276" w:lineRule="auto"/>
              <w:rPr>
                <w:rFonts w:ascii="Consolas" w:hAnsi="Consolas" w:cs="Times New Roman"/>
                <w:noProof w:val="0"/>
                <w:color w:val="000000"/>
                <w:kern w:val="0"/>
                <w:sz w:val="24"/>
                <w:szCs w:val="24"/>
                <w:lang w:val="en-US"/>
              </w:rPr>
            </w:pPr>
            <w:r w:rsidRPr="00853F97">
              <w:rPr>
                <w:rFonts w:ascii="Consolas" w:hAnsi="Consolas" w:cs="Times New Roman"/>
                <w:noProof w:val="0"/>
                <w:color w:val="808080"/>
                <w:kern w:val="0"/>
                <w:sz w:val="24"/>
                <w:szCs w:val="24"/>
                <w:lang w:val="en-US"/>
              </w:rPr>
              <w:t>)</w:t>
            </w:r>
          </w:p>
          <w:p w14:paraId="285DF092" w14:textId="77777777" w:rsidR="00853F97" w:rsidRPr="00853F97" w:rsidRDefault="00853F97" w:rsidP="00853F97">
            <w:pPr>
              <w:autoSpaceDE w:val="0"/>
              <w:autoSpaceDN w:val="0"/>
              <w:adjustRightInd w:val="0"/>
              <w:spacing w:line="276" w:lineRule="auto"/>
              <w:rPr>
                <w:rFonts w:ascii="Consolas" w:hAnsi="Consolas" w:cs="Times New Roman"/>
                <w:noProof w:val="0"/>
                <w:color w:val="000000"/>
                <w:kern w:val="0"/>
                <w:sz w:val="24"/>
                <w:szCs w:val="24"/>
                <w:lang w:val="en-US"/>
              </w:rPr>
            </w:pPr>
            <w:r w:rsidRPr="00853F97">
              <w:rPr>
                <w:rFonts w:ascii="Consolas" w:hAnsi="Consolas" w:cs="Times New Roman"/>
                <w:noProof w:val="0"/>
                <w:color w:val="0000FF"/>
                <w:kern w:val="0"/>
                <w:sz w:val="24"/>
                <w:szCs w:val="24"/>
                <w:lang w:val="en-US"/>
              </w:rPr>
              <w:t>RETURNS</w:t>
            </w:r>
            <w:r w:rsidRPr="00853F97">
              <w:rPr>
                <w:rFonts w:ascii="Consolas" w:hAnsi="Consolas" w:cs="Times New Roman"/>
                <w:noProof w:val="0"/>
                <w:color w:val="000000"/>
                <w:kern w:val="0"/>
                <w:sz w:val="24"/>
                <w:szCs w:val="24"/>
                <w:lang w:val="en-US"/>
              </w:rPr>
              <w:t xml:space="preserve"> </w:t>
            </w:r>
            <w:proofErr w:type="gramStart"/>
            <w:r w:rsidRPr="00853F97">
              <w:rPr>
                <w:rFonts w:ascii="Consolas" w:hAnsi="Consolas" w:cs="Times New Roman"/>
                <w:noProof w:val="0"/>
                <w:color w:val="0000FF"/>
                <w:kern w:val="0"/>
                <w:sz w:val="24"/>
                <w:szCs w:val="24"/>
                <w:lang w:val="en-US"/>
              </w:rPr>
              <w:t>DECIMAL</w:t>
            </w:r>
            <w:r w:rsidRPr="00853F97">
              <w:rPr>
                <w:rFonts w:ascii="Consolas" w:hAnsi="Consolas" w:cs="Times New Roman"/>
                <w:noProof w:val="0"/>
                <w:color w:val="808080"/>
                <w:kern w:val="0"/>
                <w:sz w:val="24"/>
                <w:szCs w:val="24"/>
                <w:lang w:val="en-US"/>
              </w:rPr>
              <w:t>(</w:t>
            </w:r>
            <w:proofErr w:type="gramEnd"/>
            <w:r w:rsidRPr="00853F97">
              <w:rPr>
                <w:rFonts w:ascii="Consolas" w:hAnsi="Consolas" w:cs="Times New Roman"/>
                <w:noProof w:val="0"/>
                <w:color w:val="000000"/>
                <w:kern w:val="0"/>
                <w:sz w:val="24"/>
                <w:szCs w:val="24"/>
                <w:lang w:val="en-US"/>
              </w:rPr>
              <w:t>18</w:t>
            </w:r>
            <w:r w:rsidRPr="00853F97">
              <w:rPr>
                <w:rFonts w:ascii="Consolas" w:hAnsi="Consolas" w:cs="Times New Roman"/>
                <w:noProof w:val="0"/>
                <w:color w:val="808080"/>
                <w:kern w:val="0"/>
                <w:sz w:val="24"/>
                <w:szCs w:val="24"/>
                <w:lang w:val="en-US"/>
              </w:rPr>
              <w:t>,</w:t>
            </w:r>
            <w:r w:rsidRPr="00853F97">
              <w:rPr>
                <w:rFonts w:ascii="Consolas" w:hAnsi="Consolas" w:cs="Times New Roman"/>
                <w:noProof w:val="0"/>
                <w:color w:val="000000"/>
                <w:kern w:val="0"/>
                <w:sz w:val="24"/>
                <w:szCs w:val="24"/>
                <w:lang w:val="en-US"/>
              </w:rPr>
              <w:t>2</w:t>
            </w:r>
            <w:r w:rsidRPr="00853F97">
              <w:rPr>
                <w:rFonts w:ascii="Consolas" w:hAnsi="Consolas" w:cs="Times New Roman"/>
                <w:noProof w:val="0"/>
                <w:color w:val="808080"/>
                <w:kern w:val="0"/>
                <w:sz w:val="24"/>
                <w:szCs w:val="24"/>
                <w:lang w:val="en-US"/>
              </w:rPr>
              <w:t>)</w:t>
            </w:r>
          </w:p>
          <w:p w14:paraId="36E2C869" w14:textId="77777777" w:rsidR="00853F97" w:rsidRPr="00853F97" w:rsidRDefault="00853F97" w:rsidP="00853F97">
            <w:pPr>
              <w:autoSpaceDE w:val="0"/>
              <w:autoSpaceDN w:val="0"/>
              <w:adjustRightInd w:val="0"/>
              <w:spacing w:line="276" w:lineRule="auto"/>
              <w:rPr>
                <w:rFonts w:ascii="Consolas" w:hAnsi="Consolas" w:cs="Times New Roman"/>
                <w:noProof w:val="0"/>
                <w:color w:val="000000"/>
                <w:kern w:val="0"/>
                <w:sz w:val="24"/>
                <w:szCs w:val="24"/>
                <w:lang w:val="en-US"/>
              </w:rPr>
            </w:pPr>
            <w:r w:rsidRPr="00853F97">
              <w:rPr>
                <w:rFonts w:ascii="Consolas" w:hAnsi="Consolas" w:cs="Times New Roman"/>
                <w:noProof w:val="0"/>
                <w:color w:val="0000FF"/>
                <w:kern w:val="0"/>
                <w:sz w:val="24"/>
                <w:szCs w:val="24"/>
                <w:lang w:val="en-US"/>
              </w:rPr>
              <w:t>AS</w:t>
            </w:r>
          </w:p>
          <w:p w14:paraId="352F46E7" w14:textId="77777777" w:rsidR="00853F97" w:rsidRPr="00853F97" w:rsidRDefault="00853F97" w:rsidP="00853F97">
            <w:pPr>
              <w:autoSpaceDE w:val="0"/>
              <w:autoSpaceDN w:val="0"/>
              <w:adjustRightInd w:val="0"/>
              <w:spacing w:line="276" w:lineRule="auto"/>
              <w:rPr>
                <w:rFonts w:ascii="Consolas" w:hAnsi="Consolas" w:cs="Times New Roman"/>
                <w:noProof w:val="0"/>
                <w:color w:val="000000"/>
                <w:kern w:val="0"/>
                <w:sz w:val="24"/>
                <w:szCs w:val="24"/>
                <w:lang w:val="en-US"/>
              </w:rPr>
            </w:pPr>
            <w:r w:rsidRPr="00853F97">
              <w:rPr>
                <w:rFonts w:ascii="Consolas" w:hAnsi="Consolas" w:cs="Times New Roman"/>
                <w:noProof w:val="0"/>
                <w:color w:val="0000FF"/>
                <w:kern w:val="0"/>
                <w:sz w:val="24"/>
                <w:szCs w:val="24"/>
                <w:lang w:val="en-US"/>
              </w:rPr>
              <w:t>BEGIN</w:t>
            </w:r>
          </w:p>
          <w:p w14:paraId="71BFCED4" w14:textId="77777777" w:rsidR="00853F97" w:rsidRPr="00853F97" w:rsidRDefault="00853F97" w:rsidP="00853F97">
            <w:pPr>
              <w:autoSpaceDE w:val="0"/>
              <w:autoSpaceDN w:val="0"/>
              <w:adjustRightInd w:val="0"/>
              <w:spacing w:line="276" w:lineRule="auto"/>
              <w:rPr>
                <w:rFonts w:ascii="Consolas" w:hAnsi="Consolas" w:cs="Times New Roman"/>
                <w:noProof w:val="0"/>
                <w:color w:val="000000"/>
                <w:kern w:val="0"/>
                <w:sz w:val="24"/>
                <w:szCs w:val="24"/>
                <w:lang w:val="en-US"/>
              </w:rPr>
            </w:pPr>
            <w:r w:rsidRPr="00853F97">
              <w:rPr>
                <w:rFonts w:ascii="Consolas" w:hAnsi="Consolas" w:cs="Times New Roman"/>
                <w:noProof w:val="0"/>
                <w:color w:val="000000"/>
                <w:kern w:val="0"/>
                <w:sz w:val="24"/>
                <w:szCs w:val="24"/>
                <w:lang w:val="en-US"/>
              </w:rPr>
              <w:tab/>
            </w:r>
            <w:r w:rsidRPr="00853F97">
              <w:rPr>
                <w:rFonts w:ascii="Consolas" w:hAnsi="Consolas" w:cs="Times New Roman"/>
                <w:noProof w:val="0"/>
                <w:color w:val="0000FF"/>
                <w:kern w:val="0"/>
                <w:sz w:val="24"/>
                <w:szCs w:val="24"/>
                <w:lang w:val="en-US"/>
              </w:rPr>
              <w:t xml:space="preserve">IF </w:t>
            </w:r>
            <w:r w:rsidRPr="00853F97">
              <w:rPr>
                <w:rFonts w:ascii="Consolas" w:hAnsi="Consolas" w:cs="Times New Roman"/>
                <w:noProof w:val="0"/>
                <w:color w:val="808080"/>
                <w:kern w:val="0"/>
                <w:sz w:val="24"/>
                <w:szCs w:val="24"/>
                <w:lang w:val="en-US"/>
              </w:rPr>
              <w:t>((</w:t>
            </w:r>
            <w:r w:rsidRPr="00853F97">
              <w:rPr>
                <w:rFonts w:ascii="Consolas" w:hAnsi="Consolas" w:cs="Times New Roman"/>
                <w:noProof w:val="0"/>
                <w:color w:val="0000FF"/>
                <w:kern w:val="0"/>
                <w:sz w:val="24"/>
                <w:szCs w:val="24"/>
                <w:lang w:val="en-US"/>
              </w:rPr>
              <w:t>SELECT</w:t>
            </w:r>
            <w:r w:rsidRPr="00853F97">
              <w:rPr>
                <w:rFonts w:ascii="Consolas" w:hAnsi="Consolas" w:cs="Times New Roman"/>
                <w:noProof w:val="0"/>
                <w:color w:val="000000"/>
                <w:kern w:val="0"/>
                <w:sz w:val="24"/>
                <w:szCs w:val="24"/>
                <w:lang w:val="en-US"/>
              </w:rPr>
              <w:t xml:space="preserve"> </w:t>
            </w:r>
            <w:proofErr w:type="gramStart"/>
            <w:r w:rsidRPr="00853F97">
              <w:rPr>
                <w:rFonts w:ascii="Consolas" w:hAnsi="Consolas" w:cs="Times New Roman"/>
                <w:noProof w:val="0"/>
                <w:color w:val="FF00FF"/>
                <w:kern w:val="0"/>
                <w:sz w:val="24"/>
                <w:szCs w:val="24"/>
                <w:lang w:val="en-US"/>
              </w:rPr>
              <w:t>COUNT</w:t>
            </w:r>
            <w:r w:rsidRPr="00853F97">
              <w:rPr>
                <w:rFonts w:ascii="Consolas" w:hAnsi="Consolas" w:cs="Times New Roman"/>
                <w:noProof w:val="0"/>
                <w:color w:val="808080"/>
                <w:kern w:val="0"/>
                <w:sz w:val="24"/>
                <w:szCs w:val="24"/>
                <w:lang w:val="en-US"/>
              </w:rPr>
              <w:t>(</w:t>
            </w:r>
            <w:proofErr w:type="spellStart"/>
            <w:proofErr w:type="gramEnd"/>
            <w:r w:rsidRPr="00853F97">
              <w:rPr>
                <w:rFonts w:ascii="Consolas" w:hAnsi="Consolas" w:cs="Times New Roman"/>
                <w:noProof w:val="0"/>
                <w:color w:val="000000"/>
                <w:kern w:val="0"/>
                <w:sz w:val="24"/>
                <w:szCs w:val="24"/>
                <w:lang w:val="en-US"/>
              </w:rPr>
              <w:t>materialID</w:t>
            </w:r>
            <w:proofErr w:type="spellEnd"/>
            <w:r w:rsidRPr="00853F97">
              <w:rPr>
                <w:rFonts w:ascii="Consolas" w:hAnsi="Consolas" w:cs="Times New Roman"/>
                <w:noProof w:val="0"/>
                <w:color w:val="808080"/>
                <w:kern w:val="0"/>
                <w:sz w:val="24"/>
                <w:szCs w:val="24"/>
                <w:lang w:val="en-US"/>
              </w:rPr>
              <w:t>)</w:t>
            </w:r>
            <w:r w:rsidRPr="00853F97">
              <w:rPr>
                <w:rFonts w:ascii="Consolas" w:hAnsi="Consolas" w:cs="Times New Roman"/>
                <w:noProof w:val="0"/>
                <w:color w:val="000000"/>
                <w:kern w:val="0"/>
                <w:sz w:val="24"/>
                <w:szCs w:val="24"/>
                <w:lang w:val="en-US"/>
              </w:rPr>
              <w:t xml:space="preserve"> </w:t>
            </w:r>
            <w:r w:rsidRPr="00853F97">
              <w:rPr>
                <w:rFonts w:ascii="Consolas" w:hAnsi="Consolas" w:cs="Times New Roman"/>
                <w:noProof w:val="0"/>
                <w:color w:val="0000FF"/>
                <w:kern w:val="0"/>
                <w:sz w:val="24"/>
                <w:szCs w:val="24"/>
                <w:lang w:val="en-US"/>
              </w:rPr>
              <w:t>FROM</w:t>
            </w:r>
            <w:r w:rsidRPr="00853F97">
              <w:rPr>
                <w:rFonts w:ascii="Consolas" w:hAnsi="Consolas" w:cs="Times New Roman"/>
                <w:noProof w:val="0"/>
                <w:color w:val="000000"/>
                <w:kern w:val="0"/>
                <w:sz w:val="24"/>
                <w:szCs w:val="24"/>
                <w:lang w:val="en-US"/>
              </w:rPr>
              <w:t xml:space="preserve"> </w:t>
            </w:r>
            <w:proofErr w:type="spellStart"/>
            <w:r w:rsidRPr="00853F97">
              <w:rPr>
                <w:rFonts w:ascii="Consolas" w:hAnsi="Consolas" w:cs="Times New Roman"/>
                <w:noProof w:val="0"/>
                <w:color w:val="000000"/>
                <w:kern w:val="0"/>
                <w:sz w:val="24"/>
                <w:szCs w:val="24"/>
                <w:lang w:val="en-US"/>
              </w:rPr>
              <w:t>ReceiptNoteDetail</w:t>
            </w:r>
            <w:proofErr w:type="spellEnd"/>
            <w:r w:rsidRPr="00853F97">
              <w:rPr>
                <w:rFonts w:ascii="Consolas" w:hAnsi="Consolas" w:cs="Times New Roman"/>
                <w:noProof w:val="0"/>
                <w:color w:val="000000"/>
                <w:kern w:val="0"/>
                <w:sz w:val="24"/>
                <w:szCs w:val="24"/>
                <w:lang w:val="en-US"/>
              </w:rPr>
              <w:t xml:space="preserve"> </w:t>
            </w:r>
            <w:r w:rsidRPr="00853F97">
              <w:rPr>
                <w:rFonts w:ascii="Consolas" w:hAnsi="Consolas" w:cs="Times New Roman"/>
                <w:noProof w:val="0"/>
                <w:color w:val="0000FF"/>
                <w:kern w:val="0"/>
                <w:sz w:val="24"/>
                <w:szCs w:val="24"/>
                <w:lang w:val="en-US"/>
              </w:rPr>
              <w:t>WHERE</w:t>
            </w:r>
            <w:r w:rsidRPr="00853F97">
              <w:rPr>
                <w:rFonts w:ascii="Consolas" w:hAnsi="Consolas" w:cs="Times New Roman"/>
                <w:noProof w:val="0"/>
                <w:color w:val="000000"/>
                <w:kern w:val="0"/>
                <w:sz w:val="24"/>
                <w:szCs w:val="24"/>
                <w:lang w:val="en-US"/>
              </w:rPr>
              <w:t xml:space="preserve"> </w:t>
            </w:r>
            <w:proofErr w:type="spellStart"/>
            <w:r w:rsidRPr="00853F97">
              <w:rPr>
                <w:rFonts w:ascii="Consolas" w:hAnsi="Consolas" w:cs="Times New Roman"/>
                <w:noProof w:val="0"/>
                <w:color w:val="000000"/>
                <w:kern w:val="0"/>
                <w:sz w:val="24"/>
                <w:szCs w:val="24"/>
                <w:lang w:val="en-US"/>
              </w:rPr>
              <w:t>rNoteID</w:t>
            </w:r>
            <w:proofErr w:type="spellEnd"/>
            <w:r w:rsidRPr="00853F97">
              <w:rPr>
                <w:rFonts w:ascii="Consolas" w:hAnsi="Consolas" w:cs="Times New Roman"/>
                <w:noProof w:val="0"/>
                <w:color w:val="000000"/>
                <w:kern w:val="0"/>
                <w:sz w:val="24"/>
                <w:szCs w:val="24"/>
                <w:lang w:val="en-US"/>
              </w:rPr>
              <w:t xml:space="preserve"> </w:t>
            </w:r>
            <w:r w:rsidRPr="00853F97">
              <w:rPr>
                <w:rFonts w:ascii="Consolas" w:hAnsi="Consolas" w:cs="Times New Roman"/>
                <w:noProof w:val="0"/>
                <w:color w:val="808080"/>
                <w:kern w:val="0"/>
                <w:sz w:val="24"/>
                <w:szCs w:val="24"/>
                <w:lang w:val="en-US"/>
              </w:rPr>
              <w:t>=</w:t>
            </w:r>
            <w:r w:rsidRPr="00853F97">
              <w:rPr>
                <w:rFonts w:ascii="Consolas" w:hAnsi="Consolas" w:cs="Times New Roman"/>
                <w:noProof w:val="0"/>
                <w:color w:val="000000"/>
                <w:kern w:val="0"/>
                <w:sz w:val="24"/>
                <w:szCs w:val="24"/>
                <w:lang w:val="en-US"/>
              </w:rPr>
              <w:t xml:space="preserve"> @id</w:t>
            </w:r>
            <w:r w:rsidRPr="00853F97">
              <w:rPr>
                <w:rFonts w:ascii="Consolas" w:hAnsi="Consolas" w:cs="Times New Roman"/>
                <w:noProof w:val="0"/>
                <w:color w:val="808080"/>
                <w:kern w:val="0"/>
                <w:sz w:val="24"/>
                <w:szCs w:val="24"/>
                <w:lang w:val="en-US"/>
              </w:rPr>
              <w:t>)</w:t>
            </w:r>
            <w:r w:rsidRPr="00853F97">
              <w:rPr>
                <w:rFonts w:ascii="Consolas" w:hAnsi="Consolas" w:cs="Times New Roman"/>
                <w:noProof w:val="0"/>
                <w:color w:val="000000"/>
                <w:kern w:val="0"/>
                <w:sz w:val="24"/>
                <w:szCs w:val="24"/>
                <w:lang w:val="en-US"/>
              </w:rPr>
              <w:t xml:space="preserve"> </w:t>
            </w:r>
            <w:r w:rsidRPr="00853F97">
              <w:rPr>
                <w:rFonts w:ascii="Consolas" w:hAnsi="Consolas" w:cs="Times New Roman"/>
                <w:noProof w:val="0"/>
                <w:color w:val="808080"/>
                <w:kern w:val="0"/>
                <w:sz w:val="24"/>
                <w:szCs w:val="24"/>
                <w:lang w:val="en-US"/>
              </w:rPr>
              <w:t>=</w:t>
            </w:r>
            <w:r w:rsidRPr="00853F97">
              <w:rPr>
                <w:rFonts w:ascii="Consolas" w:hAnsi="Consolas" w:cs="Times New Roman"/>
                <w:noProof w:val="0"/>
                <w:color w:val="000000"/>
                <w:kern w:val="0"/>
                <w:sz w:val="24"/>
                <w:szCs w:val="24"/>
                <w:lang w:val="en-US"/>
              </w:rPr>
              <w:t xml:space="preserve"> 0</w:t>
            </w:r>
            <w:r w:rsidRPr="00853F97">
              <w:rPr>
                <w:rFonts w:ascii="Consolas" w:hAnsi="Consolas" w:cs="Times New Roman"/>
                <w:noProof w:val="0"/>
                <w:color w:val="808080"/>
                <w:kern w:val="0"/>
                <w:sz w:val="24"/>
                <w:szCs w:val="24"/>
                <w:lang w:val="en-US"/>
              </w:rPr>
              <w:t>)</w:t>
            </w:r>
          </w:p>
          <w:p w14:paraId="666E7CB8" w14:textId="77777777" w:rsidR="00853F97" w:rsidRPr="00853F97" w:rsidRDefault="00853F97" w:rsidP="00853F97">
            <w:pPr>
              <w:autoSpaceDE w:val="0"/>
              <w:autoSpaceDN w:val="0"/>
              <w:adjustRightInd w:val="0"/>
              <w:spacing w:line="276" w:lineRule="auto"/>
              <w:rPr>
                <w:rFonts w:ascii="Consolas" w:hAnsi="Consolas" w:cs="Times New Roman"/>
                <w:noProof w:val="0"/>
                <w:color w:val="000000"/>
                <w:kern w:val="0"/>
                <w:sz w:val="24"/>
                <w:szCs w:val="24"/>
                <w:lang w:val="en-US"/>
              </w:rPr>
            </w:pPr>
            <w:r w:rsidRPr="00853F97">
              <w:rPr>
                <w:rFonts w:ascii="Consolas" w:hAnsi="Consolas" w:cs="Times New Roman"/>
                <w:noProof w:val="0"/>
                <w:color w:val="000000"/>
                <w:kern w:val="0"/>
                <w:sz w:val="24"/>
                <w:szCs w:val="24"/>
                <w:lang w:val="en-US"/>
              </w:rPr>
              <w:tab/>
            </w:r>
            <w:r w:rsidRPr="00853F97">
              <w:rPr>
                <w:rFonts w:ascii="Consolas" w:hAnsi="Consolas" w:cs="Times New Roman"/>
                <w:noProof w:val="0"/>
                <w:color w:val="000000"/>
                <w:kern w:val="0"/>
                <w:sz w:val="24"/>
                <w:szCs w:val="24"/>
                <w:lang w:val="en-US"/>
              </w:rPr>
              <w:tab/>
            </w:r>
            <w:r w:rsidRPr="00853F97">
              <w:rPr>
                <w:rFonts w:ascii="Consolas" w:hAnsi="Consolas" w:cs="Times New Roman"/>
                <w:noProof w:val="0"/>
                <w:color w:val="0000FF"/>
                <w:kern w:val="0"/>
                <w:sz w:val="24"/>
                <w:szCs w:val="24"/>
                <w:lang w:val="en-US"/>
              </w:rPr>
              <w:t>RETURN</w:t>
            </w:r>
            <w:r w:rsidRPr="00853F97">
              <w:rPr>
                <w:rFonts w:ascii="Consolas" w:hAnsi="Consolas" w:cs="Times New Roman"/>
                <w:noProof w:val="0"/>
                <w:color w:val="000000"/>
                <w:kern w:val="0"/>
                <w:sz w:val="24"/>
                <w:szCs w:val="24"/>
                <w:lang w:val="en-US"/>
              </w:rPr>
              <w:t xml:space="preserve"> </w:t>
            </w:r>
            <w:proofErr w:type="gramStart"/>
            <w:r w:rsidRPr="00853F97">
              <w:rPr>
                <w:rFonts w:ascii="Consolas" w:hAnsi="Consolas" w:cs="Times New Roman"/>
                <w:noProof w:val="0"/>
                <w:color w:val="000000"/>
                <w:kern w:val="0"/>
                <w:sz w:val="24"/>
                <w:szCs w:val="24"/>
                <w:lang w:val="en-US"/>
              </w:rPr>
              <w:t>0</w:t>
            </w:r>
            <w:r w:rsidRPr="00853F97">
              <w:rPr>
                <w:rFonts w:ascii="Consolas" w:hAnsi="Consolas" w:cs="Times New Roman"/>
                <w:noProof w:val="0"/>
                <w:color w:val="808080"/>
                <w:kern w:val="0"/>
                <w:sz w:val="24"/>
                <w:szCs w:val="24"/>
                <w:lang w:val="en-US"/>
              </w:rPr>
              <w:t>;</w:t>
            </w:r>
            <w:proofErr w:type="gramEnd"/>
          </w:p>
          <w:p w14:paraId="37B399A7" w14:textId="77777777" w:rsidR="00853F97" w:rsidRPr="00853F97" w:rsidRDefault="00853F97" w:rsidP="00853F97">
            <w:pPr>
              <w:autoSpaceDE w:val="0"/>
              <w:autoSpaceDN w:val="0"/>
              <w:adjustRightInd w:val="0"/>
              <w:spacing w:line="276" w:lineRule="auto"/>
              <w:rPr>
                <w:rFonts w:ascii="Consolas" w:hAnsi="Consolas" w:cs="Times New Roman"/>
                <w:noProof w:val="0"/>
                <w:color w:val="000000"/>
                <w:kern w:val="0"/>
                <w:sz w:val="24"/>
                <w:szCs w:val="24"/>
                <w:lang w:val="en-US"/>
              </w:rPr>
            </w:pPr>
          </w:p>
          <w:p w14:paraId="001A6A59" w14:textId="77777777" w:rsidR="00853F97" w:rsidRPr="00853F97" w:rsidRDefault="00853F97" w:rsidP="00853F97">
            <w:pPr>
              <w:autoSpaceDE w:val="0"/>
              <w:autoSpaceDN w:val="0"/>
              <w:adjustRightInd w:val="0"/>
              <w:spacing w:line="276" w:lineRule="auto"/>
              <w:rPr>
                <w:rFonts w:ascii="Consolas" w:hAnsi="Consolas" w:cs="Times New Roman"/>
                <w:noProof w:val="0"/>
                <w:color w:val="000000"/>
                <w:kern w:val="0"/>
                <w:sz w:val="24"/>
                <w:szCs w:val="24"/>
                <w:lang w:val="en-US"/>
              </w:rPr>
            </w:pPr>
            <w:r w:rsidRPr="00853F97">
              <w:rPr>
                <w:rFonts w:ascii="Consolas" w:hAnsi="Consolas" w:cs="Times New Roman"/>
                <w:noProof w:val="0"/>
                <w:color w:val="000000"/>
                <w:kern w:val="0"/>
                <w:sz w:val="24"/>
                <w:szCs w:val="24"/>
                <w:lang w:val="en-US"/>
              </w:rPr>
              <w:t xml:space="preserve">    </w:t>
            </w:r>
            <w:r w:rsidRPr="00853F97">
              <w:rPr>
                <w:rFonts w:ascii="Consolas" w:hAnsi="Consolas" w:cs="Times New Roman"/>
                <w:noProof w:val="0"/>
                <w:color w:val="0000FF"/>
                <w:kern w:val="0"/>
                <w:sz w:val="24"/>
                <w:szCs w:val="24"/>
                <w:lang w:val="en-US"/>
              </w:rPr>
              <w:t>DECLARE</w:t>
            </w:r>
            <w:r w:rsidRPr="00853F97">
              <w:rPr>
                <w:rFonts w:ascii="Consolas" w:hAnsi="Consolas" w:cs="Times New Roman"/>
                <w:noProof w:val="0"/>
                <w:color w:val="000000"/>
                <w:kern w:val="0"/>
                <w:sz w:val="24"/>
                <w:szCs w:val="24"/>
                <w:lang w:val="en-US"/>
              </w:rPr>
              <w:t xml:space="preserve"> @result </w:t>
            </w:r>
            <w:proofErr w:type="gramStart"/>
            <w:r w:rsidRPr="00853F97">
              <w:rPr>
                <w:rFonts w:ascii="Consolas" w:hAnsi="Consolas" w:cs="Times New Roman"/>
                <w:noProof w:val="0"/>
                <w:color w:val="0000FF"/>
                <w:kern w:val="0"/>
                <w:sz w:val="24"/>
                <w:szCs w:val="24"/>
                <w:lang w:val="en-US"/>
              </w:rPr>
              <w:t>DECIMAL</w:t>
            </w:r>
            <w:r w:rsidRPr="00853F97">
              <w:rPr>
                <w:rFonts w:ascii="Consolas" w:hAnsi="Consolas" w:cs="Times New Roman"/>
                <w:noProof w:val="0"/>
                <w:color w:val="808080"/>
                <w:kern w:val="0"/>
                <w:sz w:val="24"/>
                <w:szCs w:val="24"/>
                <w:lang w:val="en-US"/>
              </w:rPr>
              <w:t>(</w:t>
            </w:r>
            <w:proofErr w:type="gramEnd"/>
            <w:r w:rsidRPr="00853F97">
              <w:rPr>
                <w:rFonts w:ascii="Consolas" w:hAnsi="Consolas" w:cs="Times New Roman"/>
                <w:noProof w:val="0"/>
                <w:color w:val="000000"/>
                <w:kern w:val="0"/>
                <w:sz w:val="24"/>
                <w:szCs w:val="24"/>
                <w:lang w:val="en-US"/>
              </w:rPr>
              <w:t>18</w:t>
            </w:r>
            <w:r w:rsidRPr="00853F97">
              <w:rPr>
                <w:rFonts w:ascii="Consolas" w:hAnsi="Consolas" w:cs="Times New Roman"/>
                <w:noProof w:val="0"/>
                <w:color w:val="808080"/>
                <w:kern w:val="0"/>
                <w:sz w:val="24"/>
                <w:szCs w:val="24"/>
                <w:lang w:val="en-US"/>
              </w:rPr>
              <w:t>,</w:t>
            </w:r>
            <w:r w:rsidRPr="00853F97">
              <w:rPr>
                <w:rFonts w:ascii="Consolas" w:hAnsi="Consolas" w:cs="Times New Roman"/>
                <w:noProof w:val="0"/>
                <w:color w:val="000000"/>
                <w:kern w:val="0"/>
                <w:sz w:val="24"/>
                <w:szCs w:val="24"/>
                <w:lang w:val="en-US"/>
              </w:rPr>
              <w:t>2</w:t>
            </w:r>
            <w:r w:rsidRPr="00853F97">
              <w:rPr>
                <w:rFonts w:ascii="Consolas" w:hAnsi="Consolas" w:cs="Times New Roman"/>
                <w:noProof w:val="0"/>
                <w:color w:val="808080"/>
                <w:kern w:val="0"/>
                <w:sz w:val="24"/>
                <w:szCs w:val="24"/>
                <w:lang w:val="en-US"/>
              </w:rPr>
              <w:t>);</w:t>
            </w:r>
          </w:p>
          <w:p w14:paraId="106E812C" w14:textId="77777777" w:rsidR="00853F97" w:rsidRPr="00853F97" w:rsidRDefault="00853F97" w:rsidP="00853F97">
            <w:pPr>
              <w:autoSpaceDE w:val="0"/>
              <w:autoSpaceDN w:val="0"/>
              <w:adjustRightInd w:val="0"/>
              <w:spacing w:line="276" w:lineRule="auto"/>
              <w:rPr>
                <w:rFonts w:ascii="Consolas" w:hAnsi="Consolas" w:cs="Times New Roman"/>
                <w:noProof w:val="0"/>
                <w:color w:val="000000"/>
                <w:kern w:val="0"/>
                <w:sz w:val="24"/>
                <w:szCs w:val="24"/>
                <w:lang w:val="en-US"/>
              </w:rPr>
            </w:pPr>
            <w:r w:rsidRPr="00853F97">
              <w:rPr>
                <w:rFonts w:ascii="Consolas" w:hAnsi="Consolas" w:cs="Times New Roman"/>
                <w:noProof w:val="0"/>
                <w:color w:val="000000"/>
                <w:kern w:val="0"/>
                <w:sz w:val="24"/>
                <w:szCs w:val="24"/>
                <w:lang w:val="en-US"/>
              </w:rPr>
              <w:t xml:space="preserve">    </w:t>
            </w:r>
            <w:r w:rsidRPr="00853F97">
              <w:rPr>
                <w:rFonts w:ascii="Consolas" w:hAnsi="Consolas" w:cs="Times New Roman"/>
                <w:noProof w:val="0"/>
                <w:color w:val="0000FF"/>
                <w:kern w:val="0"/>
                <w:sz w:val="24"/>
                <w:szCs w:val="24"/>
                <w:lang w:val="en-US"/>
              </w:rPr>
              <w:t>SELECT</w:t>
            </w:r>
            <w:r w:rsidRPr="00853F97">
              <w:rPr>
                <w:rFonts w:ascii="Consolas" w:hAnsi="Consolas" w:cs="Times New Roman"/>
                <w:noProof w:val="0"/>
                <w:color w:val="000000"/>
                <w:kern w:val="0"/>
                <w:sz w:val="24"/>
                <w:szCs w:val="24"/>
                <w:lang w:val="en-US"/>
              </w:rPr>
              <w:t xml:space="preserve"> @result </w:t>
            </w:r>
            <w:r w:rsidRPr="00853F97">
              <w:rPr>
                <w:rFonts w:ascii="Consolas" w:hAnsi="Consolas" w:cs="Times New Roman"/>
                <w:noProof w:val="0"/>
                <w:color w:val="808080"/>
                <w:kern w:val="0"/>
                <w:sz w:val="24"/>
                <w:szCs w:val="24"/>
                <w:lang w:val="en-US"/>
              </w:rPr>
              <w:t>=</w:t>
            </w:r>
            <w:r w:rsidRPr="00853F97">
              <w:rPr>
                <w:rFonts w:ascii="Consolas" w:hAnsi="Consolas" w:cs="Times New Roman"/>
                <w:noProof w:val="0"/>
                <w:color w:val="000000"/>
                <w:kern w:val="0"/>
                <w:sz w:val="24"/>
                <w:szCs w:val="24"/>
                <w:lang w:val="en-US"/>
              </w:rPr>
              <w:t xml:space="preserve"> </w:t>
            </w:r>
            <w:proofErr w:type="gramStart"/>
            <w:r w:rsidRPr="00853F97">
              <w:rPr>
                <w:rFonts w:ascii="Consolas" w:hAnsi="Consolas" w:cs="Times New Roman"/>
                <w:noProof w:val="0"/>
                <w:color w:val="FF00FF"/>
                <w:kern w:val="0"/>
                <w:sz w:val="24"/>
                <w:szCs w:val="24"/>
                <w:lang w:val="en-US"/>
              </w:rPr>
              <w:t>SUM</w:t>
            </w:r>
            <w:r w:rsidRPr="00853F97">
              <w:rPr>
                <w:rFonts w:ascii="Consolas" w:hAnsi="Consolas" w:cs="Times New Roman"/>
                <w:noProof w:val="0"/>
                <w:color w:val="808080"/>
                <w:kern w:val="0"/>
                <w:sz w:val="24"/>
                <w:szCs w:val="24"/>
                <w:lang w:val="en-US"/>
              </w:rPr>
              <w:t>(</w:t>
            </w:r>
            <w:proofErr w:type="gramEnd"/>
            <w:r w:rsidRPr="00853F97">
              <w:rPr>
                <w:rFonts w:ascii="Consolas" w:hAnsi="Consolas" w:cs="Times New Roman"/>
                <w:noProof w:val="0"/>
                <w:color w:val="000000"/>
                <w:kern w:val="0"/>
                <w:sz w:val="24"/>
                <w:szCs w:val="24"/>
                <w:lang w:val="en-US"/>
              </w:rPr>
              <w:t xml:space="preserve">quantity </w:t>
            </w:r>
            <w:r w:rsidRPr="00853F97">
              <w:rPr>
                <w:rFonts w:ascii="Consolas" w:hAnsi="Consolas" w:cs="Times New Roman"/>
                <w:noProof w:val="0"/>
                <w:color w:val="808080"/>
                <w:kern w:val="0"/>
                <w:sz w:val="24"/>
                <w:szCs w:val="24"/>
                <w:lang w:val="en-US"/>
              </w:rPr>
              <w:t>*</w:t>
            </w:r>
            <w:r w:rsidRPr="00853F97">
              <w:rPr>
                <w:rFonts w:ascii="Consolas" w:hAnsi="Consolas" w:cs="Times New Roman"/>
                <w:noProof w:val="0"/>
                <w:color w:val="000000"/>
                <w:kern w:val="0"/>
                <w:sz w:val="24"/>
                <w:szCs w:val="24"/>
                <w:lang w:val="en-US"/>
              </w:rPr>
              <w:t xml:space="preserve"> </w:t>
            </w:r>
            <w:proofErr w:type="spellStart"/>
            <w:r w:rsidRPr="00853F97">
              <w:rPr>
                <w:rFonts w:ascii="Consolas" w:hAnsi="Consolas" w:cs="Times New Roman"/>
                <w:noProof w:val="0"/>
                <w:color w:val="000000"/>
                <w:kern w:val="0"/>
                <w:sz w:val="24"/>
                <w:szCs w:val="24"/>
                <w:lang w:val="en-US"/>
              </w:rPr>
              <w:t>unitPrice</w:t>
            </w:r>
            <w:proofErr w:type="spellEnd"/>
            <w:r w:rsidRPr="00853F97">
              <w:rPr>
                <w:rFonts w:ascii="Consolas" w:hAnsi="Consolas" w:cs="Times New Roman"/>
                <w:noProof w:val="0"/>
                <w:color w:val="808080"/>
                <w:kern w:val="0"/>
                <w:sz w:val="24"/>
                <w:szCs w:val="24"/>
                <w:lang w:val="en-US"/>
              </w:rPr>
              <w:t>)</w:t>
            </w:r>
          </w:p>
          <w:p w14:paraId="7A5E283C" w14:textId="77777777" w:rsidR="00853F97" w:rsidRPr="00853F97" w:rsidRDefault="00853F97" w:rsidP="00853F97">
            <w:pPr>
              <w:autoSpaceDE w:val="0"/>
              <w:autoSpaceDN w:val="0"/>
              <w:adjustRightInd w:val="0"/>
              <w:spacing w:line="276" w:lineRule="auto"/>
              <w:rPr>
                <w:rFonts w:ascii="Consolas" w:hAnsi="Consolas" w:cs="Times New Roman"/>
                <w:noProof w:val="0"/>
                <w:color w:val="000000"/>
                <w:kern w:val="0"/>
                <w:sz w:val="24"/>
                <w:szCs w:val="24"/>
                <w:lang w:val="en-US"/>
              </w:rPr>
            </w:pPr>
            <w:r w:rsidRPr="00853F97">
              <w:rPr>
                <w:rFonts w:ascii="Consolas" w:hAnsi="Consolas" w:cs="Times New Roman"/>
                <w:noProof w:val="0"/>
                <w:color w:val="000000"/>
                <w:kern w:val="0"/>
                <w:sz w:val="24"/>
                <w:szCs w:val="24"/>
                <w:lang w:val="en-US"/>
              </w:rPr>
              <w:t xml:space="preserve">    </w:t>
            </w:r>
            <w:r w:rsidRPr="00853F97">
              <w:rPr>
                <w:rFonts w:ascii="Consolas" w:hAnsi="Consolas" w:cs="Times New Roman"/>
                <w:noProof w:val="0"/>
                <w:color w:val="0000FF"/>
                <w:kern w:val="0"/>
                <w:sz w:val="24"/>
                <w:szCs w:val="24"/>
                <w:lang w:val="en-US"/>
              </w:rPr>
              <w:t>FROM</w:t>
            </w:r>
            <w:r w:rsidRPr="00853F97">
              <w:rPr>
                <w:rFonts w:ascii="Consolas" w:hAnsi="Consolas" w:cs="Times New Roman"/>
                <w:noProof w:val="0"/>
                <w:color w:val="000000"/>
                <w:kern w:val="0"/>
                <w:sz w:val="24"/>
                <w:szCs w:val="24"/>
                <w:lang w:val="en-US"/>
              </w:rPr>
              <w:t xml:space="preserve"> </w:t>
            </w:r>
            <w:proofErr w:type="spellStart"/>
            <w:proofErr w:type="gramStart"/>
            <w:r w:rsidRPr="00853F97">
              <w:rPr>
                <w:rFonts w:ascii="Consolas" w:hAnsi="Consolas" w:cs="Times New Roman"/>
                <w:noProof w:val="0"/>
                <w:color w:val="000000"/>
                <w:kern w:val="0"/>
                <w:sz w:val="24"/>
                <w:szCs w:val="24"/>
                <w:lang w:val="en-US"/>
              </w:rPr>
              <w:t>dbo</w:t>
            </w:r>
            <w:r w:rsidRPr="00853F97">
              <w:rPr>
                <w:rFonts w:ascii="Consolas" w:hAnsi="Consolas" w:cs="Times New Roman"/>
                <w:noProof w:val="0"/>
                <w:color w:val="808080"/>
                <w:kern w:val="0"/>
                <w:sz w:val="24"/>
                <w:szCs w:val="24"/>
                <w:lang w:val="en-US"/>
              </w:rPr>
              <w:t>.</w:t>
            </w:r>
            <w:r w:rsidRPr="00853F97">
              <w:rPr>
                <w:rFonts w:ascii="Consolas" w:hAnsi="Consolas" w:cs="Times New Roman"/>
                <w:noProof w:val="0"/>
                <w:color w:val="000000"/>
                <w:kern w:val="0"/>
                <w:sz w:val="24"/>
                <w:szCs w:val="24"/>
                <w:lang w:val="en-US"/>
              </w:rPr>
              <w:t>seeReceiptNoteDetail</w:t>
            </w:r>
            <w:proofErr w:type="spellEnd"/>
            <w:proofErr w:type="gramEnd"/>
            <w:r w:rsidRPr="00853F97">
              <w:rPr>
                <w:rFonts w:ascii="Consolas" w:hAnsi="Consolas" w:cs="Times New Roman"/>
                <w:noProof w:val="0"/>
                <w:color w:val="808080"/>
                <w:kern w:val="0"/>
                <w:sz w:val="24"/>
                <w:szCs w:val="24"/>
                <w:lang w:val="en-US"/>
              </w:rPr>
              <w:t>(</w:t>
            </w:r>
            <w:r w:rsidRPr="00853F97">
              <w:rPr>
                <w:rFonts w:ascii="Consolas" w:hAnsi="Consolas" w:cs="Times New Roman"/>
                <w:noProof w:val="0"/>
                <w:color w:val="000000"/>
                <w:kern w:val="0"/>
                <w:sz w:val="24"/>
                <w:szCs w:val="24"/>
                <w:lang w:val="en-US"/>
              </w:rPr>
              <w:t>@id</w:t>
            </w:r>
            <w:r w:rsidRPr="00853F97">
              <w:rPr>
                <w:rFonts w:ascii="Consolas" w:hAnsi="Consolas" w:cs="Times New Roman"/>
                <w:noProof w:val="0"/>
                <w:color w:val="808080"/>
                <w:kern w:val="0"/>
                <w:sz w:val="24"/>
                <w:szCs w:val="24"/>
                <w:lang w:val="en-US"/>
              </w:rPr>
              <w:t>);</w:t>
            </w:r>
          </w:p>
          <w:p w14:paraId="093A774C" w14:textId="77777777" w:rsidR="00853F97" w:rsidRPr="00853F97" w:rsidRDefault="00853F97" w:rsidP="00853F97">
            <w:pPr>
              <w:autoSpaceDE w:val="0"/>
              <w:autoSpaceDN w:val="0"/>
              <w:adjustRightInd w:val="0"/>
              <w:spacing w:line="276" w:lineRule="auto"/>
              <w:rPr>
                <w:rFonts w:ascii="Consolas" w:hAnsi="Consolas" w:cs="Times New Roman"/>
                <w:noProof w:val="0"/>
                <w:color w:val="000000"/>
                <w:kern w:val="0"/>
                <w:sz w:val="24"/>
                <w:szCs w:val="24"/>
                <w:lang w:val="en-US"/>
              </w:rPr>
            </w:pPr>
            <w:r w:rsidRPr="00853F97">
              <w:rPr>
                <w:rFonts w:ascii="Consolas" w:hAnsi="Consolas" w:cs="Times New Roman"/>
                <w:noProof w:val="0"/>
                <w:color w:val="000000"/>
                <w:kern w:val="0"/>
                <w:sz w:val="24"/>
                <w:szCs w:val="24"/>
                <w:lang w:val="en-US"/>
              </w:rPr>
              <w:t xml:space="preserve">    </w:t>
            </w:r>
            <w:r w:rsidRPr="00853F97">
              <w:rPr>
                <w:rFonts w:ascii="Consolas" w:hAnsi="Consolas" w:cs="Times New Roman"/>
                <w:noProof w:val="0"/>
                <w:color w:val="0000FF"/>
                <w:kern w:val="0"/>
                <w:sz w:val="24"/>
                <w:szCs w:val="24"/>
                <w:lang w:val="en-US"/>
              </w:rPr>
              <w:t>RETURN</w:t>
            </w:r>
            <w:r w:rsidRPr="00853F97">
              <w:rPr>
                <w:rFonts w:ascii="Consolas" w:hAnsi="Consolas" w:cs="Times New Roman"/>
                <w:noProof w:val="0"/>
                <w:color w:val="000000"/>
                <w:kern w:val="0"/>
                <w:sz w:val="24"/>
                <w:szCs w:val="24"/>
                <w:lang w:val="en-US"/>
              </w:rPr>
              <w:t xml:space="preserve"> @</w:t>
            </w:r>
            <w:proofErr w:type="gramStart"/>
            <w:r w:rsidRPr="00853F97">
              <w:rPr>
                <w:rFonts w:ascii="Consolas" w:hAnsi="Consolas" w:cs="Times New Roman"/>
                <w:noProof w:val="0"/>
                <w:color w:val="000000"/>
                <w:kern w:val="0"/>
                <w:sz w:val="24"/>
                <w:szCs w:val="24"/>
                <w:lang w:val="en-US"/>
              </w:rPr>
              <w:t>result</w:t>
            </w:r>
            <w:r w:rsidRPr="00853F97">
              <w:rPr>
                <w:rFonts w:ascii="Consolas" w:hAnsi="Consolas" w:cs="Times New Roman"/>
                <w:noProof w:val="0"/>
                <w:color w:val="808080"/>
                <w:kern w:val="0"/>
                <w:sz w:val="24"/>
                <w:szCs w:val="24"/>
                <w:lang w:val="en-US"/>
              </w:rPr>
              <w:t>;</w:t>
            </w:r>
            <w:proofErr w:type="gramEnd"/>
          </w:p>
          <w:p w14:paraId="22FF6113" w14:textId="77777777" w:rsidR="00853F97" w:rsidRPr="00853F97" w:rsidRDefault="00853F97" w:rsidP="00853F97">
            <w:pPr>
              <w:autoSpaceDE w:val="0"/>
              <w:autoSpaceDN w:val="0"/>
              <w:adjustRightInd w:val="0"/>
              <w:spacing w:line="276" w:lineRule="auto"/>
              <w:rPr>
                <w:rFonts w:ascii="Consolas" w:hAnsi="Consolas" w:cs="Times New Roman"/>
                <w:noProof w:val="0"/>
                <w:color w:val="000000"/>
                <w:kern w:val="0"/>
                <w:sz w:val="24"/>
                <w:szCs w:val="24"/>
                <w:lang w:val="en-US"/>
              </w:rPr>
            </w:pPr>
            <w:proofErr w:type="gramStart"/>
            <w:r w:rsidRPr="00853F97">
              <w:rPr>
                <w:rFonts w:ascii="Consolas" w:hAnsi="Consolas" w:cs="Times New Roman"/>
                <w:noProof w:val="0"/>
                <w:color w:val="0000FF"/>
                <w:kern w:val="0"/>
                <w:sz w:val="24"/>
                <w:szCs w:val="24"/>
                <w:lang w:val="en-US"/>
              </w:rPr>
              <w:t>END</w:t>
            </w:r>
            <w:r w:rsidRPr="00853F97">
              <w:rPr>
                <w:rFonts w:ascii="Consolas" w:hAnsi="Consolas" w:cs="Times New Roman"/>
                <w:noProof w:val="0"/>
                <w:color w:val="808080"/>
                <w:kern w:val="0"/>
                <w:sz w:val="24"/>
                <w:szCs w:val="24"/>
                <w:lang w:val="en-US"/>
              </w:rPr>
              <w:t>;</w:t>
            </w:r>
            <w:proofErr w:type="gramEnd"/>
          </w:p>
          <w:p w14:paraId="78408AFF" w14:textId="3A3BCDCD" w:rsidR="001C2311" w:rsidRPr="00853F97" w:rsidRDefault="00853F97" w:rsidP="00853F97">
            <w:pPr>
              <w:spacing w:line="276" w:lineRule="auto"/>
              <w:rPr>
                <w:rFonts w:ascii="Times New Roman" w:hAnsi="Times New Roman" w:cs="Times New Roman"/>
                <w:b/>
                <w:bCs/>
                <w:sz w:val="28"/>
                <w:szCs w:val="28"/>
                <w:lang w:val="en-US"/>
              </w:rPr>
            </w:pPr>
            <w:r w:rsidRPr="00853F97">
              <w:rPr>
                <w:rFonts w:ascii="Consolas" w:hAnsi="Consolas" w:cs="Times New Roman"/>
                <w:noProof w:val="0"/>
                <w:color w:val="0000FF"/>
                <w:kern w:val="0"/>
                <w:sz w:val="24"/>
                <w:szCs w:val="24"/>
                <w:lang w:val="en-US"/>
              </w:rPr>
              <w:t>GO</w:t>
            </w:r>
          </w:p>
        </w:tc>
      </w:tr>
    </w:tbl>
    <w:p w14:paraId="59D12ECD" w14:textId="77777777" w:rsidR="001716AA" w:rsidRPr="00F575FA" w:rsidRDefault="00E9421E" w:rsidP="00E9421E">
      <w:pPr>
        <w:spacing w:after="0"/>
        <w:ind w:firstLine="720"/>
        <w:rPr>
          <w:rFonts w:ascii="Times New Roman" w:hAnsi="Times New Roman" w:cs="Times New Roman"/>
          <w:i/>
          <w:iCs/>
          <w:noProof w:val="0"/>
          <w:color w:val="000000"/>
          <w:kern w:val="0"/>
          <w:sz w:val="24"/>
          <w:szCs w:val="24"/>
          <w:lang w:val="en-US"/>
        </w:rPr>
      </w:pPr>
      <w:r w:rsidRPr="00F575FA">
        <w:rPr>
          <w:rFonts w:ascii="Times New Roman" w:hAnsi="Times New Roman" w:cs="Times New Roman"/>
          <w:i/>
          <w:iCs/>
          <w:sz w:val="24"/>
          <w:szCs w:val="24"/>
          <w:lang w:val="en-US"/>
        </w:rPr>
        <w:t>C# code:</w:t>
      </w:r>
    </w:p>
    <w:tbl>
      <w:tblPr>
        <w:tblStyle w:val="TableGrid"/>
        <w:tblW w:w="0" w:type="auto"/>
        <w:tblInd w:w="715" w:type="dxa"/>
        <w:tblLook w:val="04A0" w:firstRow="1" w:lastRow="0" w:firstColumn="1" w:lastColumn="0" w:noHBand="0" w:noVBand="1"/>
      </w:tblPr>
      <w:tblGrid>
        <w:gridCol w:w="8301"/>
      </w:tblGrid>
      <w:tr w:rsidR="001716AA" w14:paraId="5F6296D2" w14:textId="77777777" w:rsidTr="001716AA">
        <w:tc>
          <w:tcPr>
            <w:tcW w:w="8301" w:type="dxa"/>
          </w:tcPr>
          <w:p w14:paraId="3AC2D498" w14:textId="5D9F9C86" w:rsidR="001716AA" w:rsidRPr="001716AA" w:rsidRDefault="001716AA" w:rsidP="001716AA">
            <w:pPr>
              <w:autoSpaceDE w:val="0"/>
              <w:autoSpaceDN w:val="0"/>
              <w:adjustRightInd w:val="0"/>
              <w:spacing w:line="276" w:lineRule="auto"/>
              <w:rPr>
                <w:rFonts w:ascii="Cascadia Mono" w:hAnsi="Cascadia Mono" w:cs="Times New Roman"/>
                <w:noProof w:val="0"/>
                <w:color w:val="000000"/>
                <w:kern w:val="0"/>
                <w:sz w:val="24"/>
                <w:szCs w:val="24"/>
                <w:lang w:val="en-US"/>
              </w:rPr>
            </w:pPr>
            <w:r w:rsidRPr="001716AA">
              <w:rPr>
                <w:rFonts w:ascii="Cascadia Mono" w:hAnsi="Cascadia Mono" w:cs="Times New Roman"/>
                <w:noProof w:val="0"/>
                <w:color w:val="000000"/>
                <w:kern w:val="0"/>
                <w:sz w:val="24"/>
                <w:szCs w:val="24"/>
                <w:lang w:val="en-US"/>
              </w:rPr>
              <w:t>decimal price = (decimal)</w:t>
            </w:r>
            <w:proofErr w:type="spellStart"/>
            <w:proofErr w:type="gramStart"/>
            <w:r w:rsidRPr="001716AA">
              <w:rPr>
                <w:rFonts w:ascii="Cascadia Mono" w:hAnsi="Cascadia Mono" w:cs="Times New Roman"/>
                <w:noProof w:val="0"/>
                <w:color w:val="000000"/>
                <w:kern w:val="0"/>
                <w:sz w:val="24"/>
                <w:szCs w:val="24"/>
                <w:lang w:val="en-US"/>
              </w:rPr>
              <w:t>DataProvider.Instance.ExecuteScalar</w:t>
            </w:r>
            <w:proofErr w:type="spellEnd"/>
            <w:proofErr w:type="gramEnd"/>
            <w:r w:rsidRPr="001716AA">
              <w:rPr>
                <w:rFonts w:ascii="Cascadia Mono" w:hAnsi="Cascadia Mono" w:cs="Times New Roman"/>
                <w:noProof w:val="0"/>
                <w:color w:val="000000"/>
                <w:kern w:val="0"/>
                <w:sz w:val="24"/>
                <w:szCs w:val="24"/>
                <w:lang w:val="en-US"/>
              </w:rPr>
              <w:t xml:space="preserve">("SELECT </w:t>
            </w:r>
            <w:proofErr w:type="spellStart"/>
            <w:r w:rsidRPr="001716AA">
              <w:rPr>
                <w:rFonts w:ascii="Cascadia Mono" w:hAnsi="Cascadia Mono" w:cs="Times New Roman"/>
                <w:noProof w:val="0"/>
                <w:color w:val="000000"/>
                <w:kern w:val="0"/>
                <w:sz w:val="24"/>
                <w:szCs w:val="24"/>
                <w:lang w:val="en-US"/>
              </w:rPr>
              <w:t>dbo.calReceiptNotePrice</w:t>
            </w:r>
            <w:proofErr w:type="spellEnd"/>
            <w:r w:rsidRPr="001716AA">
              <w:rPr>
                <w:rFonts w:ascii="Cascadia Mono" w:hAnsi="Cascadia Mono" w:cs="Times New Roman"/>
                <w:noProof w:val="0"/>
                <w:color w:val="000000"/>
                <w:kern w:val="0"/>
                <w:sz w:val="24"/>
                <w:szCs w:val="24"/>
                <w:lang w:val="en-US"/>
              </w:rPr>
              <w:t xml:space="preserve">( @id )", new object[] { </w:t>
            </w:r>
            <w:proofErr w:type="spellStart"/>
            <w:r w:rsidRPr="001716AA">
              <w:rPr>
                <w:rFonts w:ascii="Cascadia Mono" w:hAnsi="Cascadia Mono" w:cs="Times New Roman"/>
                <w:noProof w:val="0"/>
                <w:color w:val="000000"/>
                <w:kern w:val="0"/>
                <w:sz w:val="24"/>
                <w:szCs w:val="24"/>
                <w:lang w:val="en-US"/>
              </w:rPr>
              <w:t>rnID</w:t>
            </w:r>
            <w:proofErr w:type="spellEnd"/>
            <w:r w:rsidRPr="001716AA">
              <w:rPr>
                <w:rFonts w:ascii="Cascadia Mono" w:hAnsi="Cascadia Mono" w:cs="Times New Roman"/>
                <w:noProof w:val="0"/>
                <w:color w:val="000000"/>
                <w:kern w:val="0"/>
                <w:sz w:val="24"/>
                <w:szCs w:val="24"/>
                <w:lang w:val="en-US"/>
              </w:rPr>
              <w:t xml:space="preserve"> });</w:t>
            </w:r>
          </w:p>
        </w:tc>
      </w:tr>
    </w:tbl>
    <w:p w14:paraId="07E9F9D0" w14:textId="398FB9A1" w:rsidR="00D0075A" w:rsidRDefault="00D0075A" w:rsidP="00E9421E">
      <w:pPr>
        <w:spacing w:after="0"/>
        <w:ind w:firstLine="720"/>
        <w:rPr>
          <w:rFonts w:ascii="Times New Roman" w:hAnsi="Times New Roman" w:cs="Times New Roman"/>
          <w:i/>
          <w:iCs/>
          <w:noProof w:val="0"/>
          <w:color w:val="000000"/>
          <w:kern w:val="0"/>
          <w:sz w:val="24"/>
          <w:szCs w:val="24"/>
          <w:lang w:val="en-US"/>
        </w:rPr>
      </w:pPr>
    </w:p>
    <w:p w14:paraId="4928FA6E" w14:textId="77777777" w:rsidR="00D0075A" w:rsidRDefault="00D0075A">
      <w:pPr>
        <w:rPr>
          <w:rFonts w:ascii="Times New Roman" w:hAnsi="Times New Roman" w:cs="Times New Roman"/>
          <w:i/>
          <w:iCs/>
          <w:noProof w:val="0"/>
          <w:color w:val="000000"/>
          <w:kern w:val="0"/>
          <w:sz w:val="24"/>
          <w:szCs w:val="24"/>
          <w:lang w:val="en-US"/>
        </w:rPr>
      </w:pPr>
      <w:r>
        <w:rPr>
          <w:rFonts w:ascii="Times New Roman" w:hAnsi="Times New Roman" w:cs="Times New Roman"/>
          <w:i/>
          <w:iCs/>
          <w:noProof w:val="0"/>
          <w:color w:val="000000"/>
          <w:kern w:val="0"/>
          <w:sz w:val="24"/>
          <w:szCs w:val="24"/>
          <w:lang w:val="en-US"/>
        </w:rPr>
        <w:br w:type="page"/>
      </w:r>
    </w:p>
    <w:p w14:paraId="6B933F9A" w14:textId="11FF2EA3" w:rsidR="00823BF2" w:rsidRPr="003102FA" w:rsidRDefault="00BC2692" w:rsidP="002D5E33">
      <w:pPr>
        <w:pStyle w:val="ListParagraph"/>
        <w:numPr>
          <w:ilvl w:val="0"/>
          <w:numId w:val="43"/>
        </w:numPr>
        <w:spacing w:after="0" w:line="360" w:lineRule="auto"/>
        <w:outlineLvl w:val="1"/>
        <w:rPr>
          <w:rFonts w:ascii="Times New Roman" w:hAnsi="Times New Roman" w:cs="Times New Roman"/>
          <w:b/>
          <w:bCs/>
          <w:sz w:val="28"/>
          <w:szCs w:val="28"/>
          <w:lang w:val="en-US"/>
        </w:rPr>
      </w:pPr>
      <w:bookmarkStart w:id="34" w:name="_Toc165362091"/>
      <w:r>
        <w:rPr>
          <w:rFonts w:ascii="Times New Roman" w:hAnsi="Times New Roman" w:cs="Times New Roman"/>
          <w:b/>
          <w:bCs/>
          <w:sz w:val="28"/>
          <w:szCs w:val="28"/>
          <w:lang w:val="en-US"/>
        </w:rPr>
        <w:lastRenderedPageBreak/>
        <w:t>Tạo user và phân</w:t>
      </w:r>
      <w:r w:rsidR="00823BF2">
        <w:rPr>
          <w:rFonts w:ascii="Times New Roman" w:hAnsi="Times New Roman" w:cs="Times New Roman"/>
          <w:b/>
          <w:bCs/>
          <w:sz w:val="28"/>
          <w:szCs w:val="28"/>
          <w:lang w:val="en-US"/>
        </w:rPr>
        <w:t xml:space="preserve"> quyền</w:t>
      </w:r>
      <w:r w:rsidR="00DE2DFE">
        <w:rPr>
          <w:rFonts w:ascii="Times New Roman" w:hAnsi="Times New Roman" w:cs="Times New Roman"/>
          <w:b/>
          <w:bCs/>
          <w:sz w:val="28"/>
          <w:szCs w:val="28"/>
          <w:lang w:val="en-US"/>
        </w:rPr>
        <w:t xml:space="preserve"> truy cập</w:t>
      </w:r>
      <w:bookmarkEnd w:id="34"/>
    </w:p>
    <w:p w14:paraId="5CCED6FA" w14:textId="77777777" w:rsidR="00FF6D19" w:rsidRDefault="00FF6D19" w:rsidP="00FF6D19">
      <w:pPr>
        <w:pStyle w:val="ListParagraph"/>
        <w:spacing w:after="0" w:line="360" w:lineRule="auto"/>
        <w:rPr>
          <w:rFonts w:ascii="Times New Roman" w:hAnsi="Times New Roman" w:cs="Times New Roman"/>
          <w:sz w:val="28"/>
          <w:szCs w:val="28"/>
          <w:u w:val="single"/>
          <w:lang w:val="en-US"/>
        </w:rPr>
      </w:pPr>
      <w:r>
        <w:rPr>
          <w:rFonts w:ascii="Times New Roman" w:hAnsi="Times New Roman" w:cs="Times New Roman"/>
          <w:sz w:val="28"/>
          <w:szCs w:val="28"/>
          <w:u w:val="single"/>
          <w:lang w:val="en-US"/>
        </w:rPr>
        <w:t>SQL:</w:t>
      </w:r>
    </w:p>
    <w:p w14:paraId="7C454E75" w14:textId="77777777" w:rsidR="008210A5" w:rsidRDefault="008210A5" w:rsidP="008210A5">
      <w:pPr>
        <w:autoSpaceDE w:val="0"/>
        <w:autoSpaceDN w:val="0"/>
        <w:adjustRightInd w:val="0"/>
        <w:spacing w:after="0" w:line="240" w:lineRule="auto"/>
        <w:rPr>
          <w:rFonts w:ascii="Consolas" w:hAnsi="Consolas" w:cs="Consolas"/>
          <w:noProof w:val="0"/>
          <w:color w:val="008000"/>
          <w:kern w:val="0"/>
          <w:sz w:val="19"/>
          <w:szCs w:val="19"/>
          <w:lang w:val="en-US"/>
        </w:rPr>
      </w:pPr>
    </w:p>
    <w:p w14:paraId="16AD2265" w14:textId="2ACCB35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8000"/>
          <w:kern w:val="0"/>
          <w:sz w:val="24"/>
          <w:szCs w:val="24"/>
          <w:lang w:val="en-US"/>
        </w:rPr>
        <w:t>-------</w:t>
      </w:r>
      <w:r w:rsidR="00731DC4">
        <w:rPr>
          <w:rFonts w:ascii="Consolas" w:hAnsi="Consolas" w:cs="Consolas"/>
          <w:noProof w:val="0"/>
          <w:color w:val="008000"/>
          <w:kern w:val="0"/>
          <w:sz w:val="24"/>
          <w:szCs w:val="24"/>
          <w:lang w:val="en-US"/>
        </w:rPr>
        <w:t>---</w:t>
      </w:r>
      <w:r w:rsidRPr="004900F0">
        <w:rPr>
          <w:rFonts w:ascii="Consolas" w:hAnsi="Consolas" w:cs="Consolas"/>
          <w:noProof w:val="0"/>
          <w:color w:val="008000"/>
          <w:kern w:val="0"/>
          <w:sz w:val="24"/>
          <w:szCs w:val="24"/>
          <w:lang w:val="en-US"/>
        </w:rPr>
        <w:t>--- CREATE USER ADMIN WITH ROLE DB_OWNER ----------------</w:t>
      </w:r>
    </w:p>
    <w:p w14:paraId="0B0D41C7"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USE</w:t>
      </w:r>
      <w:r w:rsidRPr="004900F0">
        <w:rPr>
          <w:rFonts w:ascii="Consolas" w:hAnsi="Consolas" w:cs="Consolas"/>
          <w:noProof w:val="0"/>
          <w:color w:val="000000"/>
          <w:kern w:val="0"/>
          <w:sz w:val="24"/>
          <w:szCs w:val="24"/>
          <w:lang w:val="en-US"/>
        </w:rPr>
        <w:t xml:space="preserve"> </w:t>
      </w:r>
      <w:proofErr w:type="gramStart"/>
      <w:r w:rsidRPr="004900F0">
        <w:rPr>
          <w:rFonts w:ascii="Consolas" w:hAnsi="Consolas" w:cs="Consolas"/>
          <w:noProof w:val="0"/>
          <w:color w:val="0000FF"/>
          <w:kern w:val="0"/>
          <w:sz w:val="24"/>
          <w:szCs w:val="24"/>
          <w:lang w:val="en-US"/>
        </w:rPr>
        <w:t>master</w:t>
      </w:r>
      <w:proofErr w:type="gramEnd"/>
    </w:p>
    <w:p w14:paraId="16A134E7"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GO</w:t>
      </w:r>
    </w:p>
    <w:p w14:paraId="417751F1"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p>
    <w:p w14:paraId="198F6418"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CREATE</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LOGIN</w:t>
      </w:r>
      <w:r w:rsidRPr="004900F0">
        <w:rPr>
          <w:rFonts w:ascii="Consolas" w:hAnsi="Consolas" w:cs="Consolas"/>
          <w:noProof w:val="0"/>
          <w:color w:val="000000"/>
          <w:kern w:val="0"/>
          <w:sz w:val="24"/>
          <w:szCs w:val="24"/>
          <w:lang w:val="en-US"/>
        </w:rPr>
        <w:t xml:space="preserve"> </w:t>
      </w:r>
      <w:proofErr w:type="gramStart"/>
      <w:r w:rsidRPr="004900F0">
        <w:rPr>
          <w:rFonts w:ascii="Consolas" w:hAnsi="Consolas" w:cs="Consolas"/>
          <w:noProof w:val="0"/>
          <w:color w:val="0000FF"/>
          <w:kern w:val="0"/>
          <w:sz w:val="24"/>
          <w:szCs w:val="24"/>
          <w:lang w:val="en-US"/>
        </w:rPr>
        <w:t>admin</w:t>
      </w:r>
      <w:proofErr w:type="gramEnd"/>
    </w:p>
    <w:p w14:paraId="2CFFA285"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00"/>
          <w:kern w:val="0"/>
          <w:sz w:val="24"/>
          <w:szCs w:val="24"/>
          <w:lang w:val="en-US"/>
        </w:rPr>
        <w:tab/>
      </w:r>
      <w:r w:rsidRPr="004900F0">
        <w:rPr>
          <w:rFonts w:ascii="Consolas" w:hAnsi="Consolas" w:cs="Consolas"/>
          <w:noProof w:val="0"/>
          <w:color w:val="0000FF"/>
          <w:kern w:val="0"/>
          <w:sz w:val="24"/>
          <w:szCs w:val="24"/>
          <w:lang w:val="en-US"/>
        </w:rPr>
        <w:t>WITH</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PASSWORD</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FF0000"/>
          <w:kern w:val="0"/>
          <w:sz w:val="24"/>
          <w:szCs w:val="24"/>
          <w:lang w:val="en-US"/>
        </w:rPr>
        <w:t>'admin'</w:t>
      </w:r>
      <w:r w:rsidRPr="004900F0">
        <w:rPr>
          <w:rFonts w:ascii="Consolas" w:hAnsi="Consolas" w:cs="Consolas"/>
          <w:noProof w:val="0"/>
          <w:color w:val="808080"/>
          <w:kern w:val="0"/>
          <w:sz w:val="24"/>
          <w:szCs w:val="24"/>
          <w:lang w:val="en-US"/>
        </w:rPr>
        <w:t>,</w:t>
      </w:r>
    </w:p>
    <w:p w14:paraId="660A8BD3"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00"/>
          <w:kern w:val="0"/>
          <w:sz w:val="24"/>
          <w:szCs w:val="24"/>
          <w:lang w:val="en-US"/>
        </w:rPr>
        <w:tab/>
      </w:r>
      <w:r w:rsidRPr="004900F0">
        <w:rPr>
          <w:rFonts w:ascii="Consolas" w:hAnsi="Consolas" w:cs="Consolas"/>
          <w:noProof w:val="0"/>
          <w:color w:val="0000FF"/>
          <w:kern w:val="0"/>
          <w:sz w:val="24"/>
          <w:szCs w:val="24"/>
          <w:lang w:val="en-US"/>
        </w:rPr>
        <w:t>CHECK_POLICY</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OFF</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CHECK_EXPIRATION</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OFF</w:t>
      </w:r>
      <w:r w:rsidRPr="004900F0">
        <w:rPr>
          <w:rFonts w:ascii="Consolas" w:hAnsi="Consolas" w:cs="Consolas"/>
          <w:noProof w:val="0"/>
          <w:color w:val="808080"/>
          <w:kern w:val="0"/>
          <w:sz w:val="24"/>
          <w:szCs w:val="24"/>
          <w:lang w:val="en-US"/>
        </w:rPr>
        <w:t>,</w:t>
      </w:r>
    </w:p>
    <w:p w14:paraId="3DA310BE"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00"/>
          <w:kern w:val="0"/>
          <w:sz w:val="24"/>
          <w:szCs w:val="24"/>
          <w:lang w:val="en-US"/>
        </w:rPr>
        <w:tab/>
      </w:r>
      <w:r w:rsidRPr="004900F0">
        <w:rPr>
          <w:rFonts w:ascii="Consolas" w:hAnsi="Consolas" w:cs="Consolas"/>
          <w:noProof w:val="0"/>
          <w:color w:val="0000FF"/>
          <w:kern w:val="0"/>
          <w:sz w:val="24"/>
          <w:szCs w:val="24"/>
          <w:lang w:val="en-US"/>
        </w:rPr>
        <w:t>DEFAULT_DATABASE</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 xml:space="preserve"> </w:t>
      </w:r>
      <w:proofErr w:type="spellStart"/>
      <w:proofErr w:type="gramStart"/>
      <w:r w:rsidRPr="004900F0">
        <w:rPr>
          <w:rFonts w:ascii="Consolas" w:hAnsi="Consolas" w:cs="Consolas"/>
          <w:noProof w:val="0"/>
          <w:color w:val="000000"/>
          <w:kern w:val="0"/>
          <w:sz w:val="24"/>
          <w:szCs w:val="24"/>
          <w:lang w:val="en-US"/>
        </w:rPr>
        <w:t>WibuCoffee</w:t>
      </w:r>
      <w:proofErr w:type="spellEnd"/>
      <w:r w:rsidRPr="004900F0">
        <w:rPr>
          <w:rFonts w:ascii="Consolas" w:hAnsi="Consolas" w:cs="Consolas"/>
          <w:noProof w:val="0"/>
          <w:color w:val="808080"/>
          <w:kern w:val="0"/>
          <w:sz w:val="24"/>
          <w:szCs w:val="24"/>
          <w:lang w:val="en-US"/>
        </w:rPr>
        <w:t>;</w:t>
      </w:r>
      <w:proofErr w:type="gramEnd"/>
    </w:p>
    <w:p w14:paraId="33C622DD"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p>
    <w:p w14:paraId="533449F5"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8000"/>
          <w:kern w:val="0"/>
          <w:sz w:val="24"/>
          <w:szCs w:val="24"/>
          <w:lang w:val="en-US"/>
        </w:rPr>
        <w:t>-- Create login for the user</w:t>
      </w:r>
    </w:p>
    <w:p w14:paraId="18061565"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CREATE</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LOGIN</w:t>
      </w:r>
      <w:r w:rsidRPr="004900F0">
        <w:rPr>
          <w:rFonts w:ascii="Consolas" w:hAnsi="Consolas" w:cs="Consolas"/>
          <w:noProof w:val="0"/>
          <w:color w:val="000000"/>
          <w:kern w:val="0"/>
          <w:sz w:val="24"/>
          <w:szCs w:val="24"/>
          <w:lang w:val="en-US"/>
        </w:rPr>
        <w:t xml:space="preserve"> </w:t>
      </w:r>
      <w:proofErr w:type="gramStart"/>
      <w:r w:rsidRPr="004900F0">
        <w:rPr>
          <w:rFonts w:ascii="Consolas" w:hAnsi="Consolas" w:cs="Consolas"/>
          <w:noProof w:val="0"/>
          <w:color w:val="000000"/>
          <w:kern w:val="0"/>
          <w:sz w:val="24"/>
          <w:szCs w:val="24"/>
          <w:lang w:val="en-US"/>
        </w:rPr>
        <w:t>emp</w:t>
      </w:r>
      <w:proofErr w:type="gramEnd"/>
      <w:r w:rsidRPr="004900F0">
        <w:rPr>
          <w:rFonts w:ascii="Consolas" w:hAnsi="Consolas" w:cs="Consolas"/>
          <w:noProof w:val="0"/>
          <w:color w:val="000000"/>
          <w:kern w:val="0"/>
          <w:sz w:val="24"/>
          <w:szCs w:val="24"/>
          <w:lang w:val="en-US"/>
        </w:rPr>
        <w:t xml:space="preserve"> </w:t>
      </w:r>
    </w:p>
    <w:p w14:paraId="3C6F91EB"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00"/>
          <w:kern w:val="0"/>
          <w:sz w:val="24"/>
          <w:szCs w:val="24"/>
          <w:lang w:val="en-US"/>
        </w:rPr>
        <w:tab/>
      </w:r>
      <w:r w:rsidRPr="004900F0">
        <w:rPr>
          <w:rFonts w:ascii="Consolas" w:hAnsi="Consolas" w:cs="Consolas"/>
          <w:noProof w:val="0"/>
          <w:color w:val="0000FF"/>
          <w:kern w:val="0"/>
          <w:sz w:val="24"/>
          <w:szCs w:val="24"/>
          <w:lang w:val="en-US"/>
        </w:rPr>
        <w:t>WITH</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PASSWORD</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FF0000"/>
          <w:kern w:val="0"/>
          <w:sz w:val="24"/>
          <w:szCs w:val="24"/>
          <w:lang w:val="en-US"/>
        </w:rPr>
        <w:t>'emp'</w:t>
      </w:r>
      <w:r w:rsidRPr="004900F0">
        <w:rPr>
          <w:rFonts w:ascii="Consolas" w:hAnsi="Consolas" w:cs="Consolas"/>
          <w:noProof w:val="0"/>
          <w:color w:val="808080"/>
          <w:kern w:val="0"/>
          <w:sz w:val="24"/>
          <w:szCs w:val="24"/>
          <w:lang w:val="en-US"/>
        </w:rPr>
        <w:t>,</w:t>
      </w:r>
    </w:p>
    <w:p w14:paraId="1F3DB020"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00"/>
          <w:kern w:val="0"/>
          <w:sz w:val="24"/>
          <w:szCs w:val="24"/>
          <w:lang w:val="en-US"/>
        </w:rPr>
        <w:tab/>
      </w:r>
      <w:r w:rsidRPr="004900F0">
        <w:rPr>
          <w:rFonts w:ascii="Consolas" w:hAnsi="Consolas" w:cs="Consolas"/>
          <w:noProof w:val="0"/>
          <w:color w:val="0000FF"/>
          <w:kern w:val="0"/>
          <w:sz w:val="24"/>
          <w:szCs w:val="24"/>
          <w:lang w:val="en-US"/>
        </w:rPr>
        <w:t>CHECK_POLICY</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OFF</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CHECK_EXPIRATION</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OFF</w:t>
      </w:r>
      <w:r w:rsidRPr="004900F0">
        <w:rPr>
          <w:rFonts w:ascii="Consolas" w:hAnsi="Consolas" w:cs="Consolas"/>
          <w:noProof w:val="0"/>
          <w:color w:val="808080"/>
          <w:kern w:val="0"/>
          <w:sz w:val="24"/>
          <w:szCs w:val="24"/>
          <w:lang w:val="en-US"/>
        </w:rPr>
        <w:t>,</w:t>
      </w:r>
    </w:p>
    <w:p w14:paraId="1C9A879B"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00"/>
          <w:kern w:val="0"/>
          <w:sz w:val="24"/>
          <w:szCs w:val="24"/>
          <w:lang w:val="en-US"/>
        </w:rPr>
        <w:tab/>
      </w:r>
      <w:r w:rsidRPr="004900F0">
        <w:rPr>
          <w:rFonts w:ascii="Consolas" w:hAnsi="Consolas" w:cs="Consolas"/>
          <w:noProof w:val="0"/>
          <w:color w:val="0000FF"/>
          <w:kern w:val="0"/>
          <w:sz w:val="24"/>
          <w:szCs w:val="24"/>
          <w:lang w:val="en-US"/>
        </w:rPr>
        <w:t>DEFAULT_DATABASE</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 xml:space="preserve"> </w:t>
      </w:r>
      <w:proofErr w:type="spellStart"/>
      <w:proofErr w:type="gramStart"/>
      <w:r w:rsidRPr="004900F0">
        <w:rPr>
          <w:rFonts w:ascii="Consolas" w:hAnsi="Consolas" w:cs="Consolas"/>
          <w:noProof w:val="0"/>
          <w:color w:val="000000"/>
          <w:kern w:val="0"/>
          <w:sz w:val="24"/>
          <w:szCs w:val="24"/>
          <w:lang w:val="en-US"/>
        </w:rPr>
        <w:t>WibuCoffee</w:t>
      </w:r>
      <w:proofErr w:type="spellEnd"/>
      <w:r w:rsidRPr="004900F0">
        <w:rPr>
          <w:rFonts w:ascii="Consolas" w:hAnsi="Consolas" w:cs="Consolas"/>
          <w:noProof w:val="0"/>
          <w:color w:val="808080"/>
          <w:kern w:val="0"/>
          <w:sz w:val="24"/>
          <w:szCs w:val="24"/>
          <w:lang w:val="en-US"/>
        </w:rPr>
        <w:t>;</w:t>
      </w:r>
      <w:proofErr w:type="gramEnd"/>
    </w:p>
    <w:p w14:paraId="6F50FFD3"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GO</w:t>
      </w:r>
    </w:p>
    <w:p w14:paraId="11733C8A"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p>
    <w:p w14:paraId="0CE6296A"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USE</w:t>
      </w:r>
      <w:r w:rsidRPr="004900F0">
        <w:rPr>
          <w:rFonts w:ascii="Consolas" w:hAnsi="Consolas" w:cs="Consolas"/>
          <w:noProof w:val="0"/>
          <w:color w:val="000000"/>
          <w:kern w:val="0"/>
          <w:sz w:val="24"/>
          <w:szCs w:val="24"/>
          <w:lang w:val="en-US"/>
        </w:rPr>
        <w:t xml:space="preserve"> </w:t>
      </w:r>
      <w:proofErr w:type="spellStart"/>
      <w:r w:rsidRPr="004900F0">
        <w:rPr>
          <w:rFonts w:ascii="Consolas" w:hAnsi="Consolas" w:cs="Consolas"/>
          <w:noProof w:val="0"/>
          <w:color w:val="000000"/>
          <w:kern w:val="0"/>
          <w:sz w:val="24"/>
          <w:szCs w:val="24"/>
          <w:lang w:val="en-US"/>
        </w:rPr>
        <w:t>WibuCoffee</w:t>
      </w:r>
      <w:proofErr w:type="spellEnd"/>
    </w:p>
    <w:p w14:paraId="74CF9295"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GO</w:t>
      </w:r>
    </w:p>
    <w:p w14:paraId="5A375E7B"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p>
    <w:p w14:paraId="1930745F"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CREATE</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USER</w:t>
      </w:r>
      <w:r w:rsidRPr="004900F0">
        <w:rPr>
          <w:rFonts w:ascii="Consolas" w:hAnsi="Consolas" w:cs="Consolas"/>
          <w:noProof w:val="0"/>
          <w:color w:val="000000"/>
          <w:kern w:val="0"/>
          <w:sz w:val="24"/>
          <w:szCs w:val="24"/>
          <w:lang w:val="en-US"/>
        </w:rPr>
        <w:t xml:space="preserve"> </w:t>
      </w:r>
      <w:proofErr w:type="gramStart"/>
      <w:r w:rsidRPr="004900F0">
        <w:rPr>
          <w:rFonts w:ascii="Consolas" w:hAnsi="Consolas" w:cs="Consolas"/>
          <w:noProof w:val="0"/>
          <w:color w:val="0000FF"/>
          <w:kern w:val="0"/>
          <w:sz w:val="24"/>
          <w:szCs w:val="24"/>
          <w:lang w:val="en-US"/>
        </w:rPr>
        <w:t>admin</w:t>
      </w:r>
      <w:proofErr w:type="gramEnd"/>
    </w:p>
    <w:p w14:paraId="72ED1243"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00"/>
          <w:kern w:val="0"/>
          <w:sz w:val="24"/>
          <w:szCs w:val="24"/>
          <w:lang w:val="en-US"/>
        </w:rPr>
        <w:tab/>
      </w:r>
      <w:r w:rsidRPr="004900F0">
        <w:rPr>
          <w:rFonts w:ascii="Consolas" w:hAnsi="Consolas" w:cs="Consolas"/>
          <w:noProof w:val="0"/>
          <w:color w:val="0000FF"/>
          <w:kern w:val="0"/>
          <w:sz w:val="24"/>
          <w:szCs w:val="24"/>
          <w:lang w:val="en-US"/>
        </w:rPr>
        <w:t>FOR</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LOGIN</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admin</w:t>
      </w:r>
    </w:p>
    <w:p w14:paraId="0BE2858F"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GO</w:t>
      </w:r>
    </w:p>
    <w:p w14:paraId="0C2A841D"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p>
    <w:p w14:paraId="561AF2BF"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8000"/>
          <w:kern w:val="0"/>
          <w:sz w:val="24"/>
          <w:szCs w:val="24"/>
          <w:lang w:val="en-US"/>
        </w:rPr>
        <w:t xml:space="preserve">-- Granting </w:t>
      </w:r>
      <w:proofErr w:type="spellStart"/>
      <w:r w:rsidRPr="004900F0">
        <w:rPr>
          <w:rFonts w:ascii="Consolas" w:hAnsi="Consolas" w:cs="Consolas"/>
          <w:noProof w:val="0"/>
          <w:color w:val="008000"/>
          <w:kern w:val="0"/>
          <w:sz w:val="24"/>
          <w:szCs w:val="24"/>
          <w:lang w:val="en-US"/>
        </w:rPr>
        <w:t>db_owner</w:t>
      </w:r>
      <w:proofErr w:type="spellEnd"/>
      <w:r w:rsidRPr="004900F0">
        <w:rPr>
          <w:rFonts w:ascii="Consolas" w:hAnsi="Consolas" w:cs="Consolas"/>
          <w:noProof w:val="0"/>
          <w:color w:val="008000"/>
          <w:kern w:val="0"/>
          <w:sz w:val="24"/>
          <w:szCs w:val="24"/>
          <w:lang w:val="en-US"/>
        </w:rPr>
        <w:t xml:space="preserve"> role to admin within </w:t>
      </w:r>
      <w:proofErr w:type="spellStart"/>
      <w:r w:rsidRPr="004900F0">
        <w:rPr>
          <w:rFonts w:ascii="Consolas" w:hAnsi="Consolas" w:cs="Consolas"/>
          <w:noProof w:val="0"/>
          <w:color w:val="008000"/>
          <w:kern w:val="0"/>
          <w:sz w:val="24"/>
          <w:szCs w:val="24"/>
          <w:lang w:val="en-US"/>
        </w:rPr>
        <w:t>WibuCoffee</w:t>
      </w:r>
      <w:proofErr w:type="spellEnd"/>
      <w:r w:rsidRPr="004900F0">
        <w:rPr>
          <w:rFonts w:ascii="Consolas" w:hAnsi="Consolas" w:cs="Consolas"/>
          <w:noProof w:val="0"/>
          <w:color w:val="008000"/>
          <w:kern w:val="0"/>
          <w:sz w:val="24"/>
          <w:szCs w:val="24"/>
          <w:lang w:val="en-US"/>
        </w:rPr>
        <w:t xml:space="preserve"> database</w:t>
      </w:r>
    </w:p>
    <w:p w14:paraId="62DF7BA7"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ALTER</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ROLE</w:t>
      </w:r>
      <w:r w:rsidRPr="004900F0">
        <w:rPr>
          <w:rFonts w:ascii="Consolas" w:hAnsi="Consolas" w:cs="Consolas"/>
          <w:noProof w:val="0"/>
          <w:color w:val="000000"/>
          <w:kern w:val="0"/>
          <w:sz w:val="24"/>
          <w:szCs w:val="24"/>
          <w:lang w:val="en-US"/>
        </w:rPr>
        <w:t xml:space="preserve"> </w:t>
      </w:r>
      <w:proofErr w:type="spellStart"/>
      <w:r w:rsidRPr="004900F0">
        <w:rPr>
          <w:rFonts w:ascii="Consolas" w:hAnsi="Consolas" w:cs="Consolas"/>
          <w:noProof w:val="0"/>
          <w:color w:val="000000"/>
          <w:kern w:val="0"/>
          <w:sz w:val="24"/>
          <w:szCs w:val="24"/>
          <w:lang w:val="en-US"/>
        </w:rPr>
        <w:t>db_owner</w:t>
      </w:r>
      <w:proofErr w:type="spellEnd"/>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ADD</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MEMBER</w:t>
      </w:r>
      <w:r w:rsidRPr="004900F0">
        <w:rPr>
          <w:rFonts w:ascii="Consolas" w:hAnsi="Consolas" w:cs="Consolas"/>
          <w:noProof w:val="0"/>
          <w:color w:val="000000"/>
          <w:kern w:val="0"/>
          <w:sz w:val="24"/>
          <w:szCs w:val="24"/>
          <w:lang w:val="en-US"/>
        </w:rPr>
        <w:t xml:space="preserve"> </w:t>
      </w:r>
      <w:proofErr w:type="gramStart"/>
      <w:r w:rsidRPr="004900F0">
        <w:rPr>
          <w:rFonts w:ascii="Consolas" w:hAnsi="Consolas" w:cs="Consolas"/>
          <w:noProof w:val="0"/>
          <w:color w:val="0000FF"/>
          <w:kern w:val="0"/>
          <w:sz w:val="24"/>
          <w:szCs w:val="24"/>
          <w:lang w:val="en-US"/>
        </w:rPr>
        <w:t>admin</w:t>
      </w:r>
      <w:r w:rsidRPr="004900F0">
        <w:rPr>
          <w:rFonts w:ascii="Consolas" w:hAnsi="Consolas" w:cs="Consolas"/>
          <w:noProof w:val="0"/>
          <w:color w:val="808080"/>
          <w:kern w:val="0"/>
          <w:sz w:val="24"/>
          <w:szCs w:val="24"/>
          <w:lang w:val="en-US"/>
        </w:rPr>
        <w:t>;</w:t>
      </w:r>
      <w:proofErr w:type="gramEnd"/>
    </w:p>
    <w:p w14:paraId="32978F95"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GO</w:t>
      </w:r>
    </w:p>
    <w:p w14:paraId="7B6C1FC4"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p>
    <w:p w14:paraId="7E0B9DD5" w14:textId="13420726"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8000"/>
          <w:kern w:val="0"/>
          <w:sz w:val="24"/>
          <w:szCs w:val="24"/>
          <w:lang w:val="en-US"/>
        </w:rPr>
        <w:t>---------- CREATE USER EMP WITH LIMITED ROLE ---------------</w:t>
      </w:r>
    </w:p>
    <w:p w14:paraId="1EB2E97F"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p>
    <w:p w14:paraId="50B45D04"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USE</w:t>
      </w:r>
      <w:r w:rsidRPr="004900F0">
        <w:rPr>
          <w:rFonts w:ascii="Consolas" w:hAnsi="Consolas" w:cs="Consolas"/>
          <w:noProof w:val="0"/>
          <w:color w:val="000000"/>
          <w:kern w:val="0"/>
          <w:sz w:val="24"/>
          <w:szCs w:val="24"/>
          <w:lang w:val="en-US"/>
        </w:rPr>
        <w:t xml:space="preserve"> </w:t>
      </w:r>
      <w:proofErr w:type="spellStart"/>
      <w:r w:rsidRPr="004900F0">
        <w:rPr>
          <w:rFonts w:ascii="Consolas" w:hAnsi="Consolas" w:cs="Consolas"/>
          <w:noProof w:val="0"/>
          <w:color w:val="000000"/>
          <w:kern w:val="0"/>
          <w:sz w:val="24"/>
          <w:szCs w:val="24"/>
          <w:lang w:val="en-US"/>
        </w:rPr>
        <w:t>WibuCoffee</w:t>
      </w:r>
      <w:proofErr w:type="spellEnd"/>
    </w:p>
    <w:p w14:paraId="32613EEA"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GO</w:t>
      </w:r>
    </w:p>
    <w:p w14:paraId="57B77664"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p>
    <w:p w14:paraId="3445BCEF"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8000"/>
          <w:kern w:val="0"/>
          <w:sz w:val="24"/>
          <w:szCs w:val="24"/>
          <w:lang w:val="en-US"/>
        </w:rPr>
        <w:t>-- Create user from the login</w:t>
      </w:r>
    </w:p>
    <w:p w14:paraId="726DF829"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CREATE</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USER</w:t>
      </w:r>
      <w:r w:rsidRPr="004900F0">
        <w:rPr>
          <w:rFonts w:ascii="Consolas" w:hAnsi="Consolas" w:cs="Consolas"/>
          <w:noProof w:val="0"/>
          <w:color w:val="000000"/>
          <w:kern w:val="0"/>
          <w:sz w:val="24"/>
          <w:szCs w:val="24"/>
          <w:lang w:val="en-US"/>
        </w:rPr>
        <w:t xml:space="preserve"> </w:t>
      </w:r>
      <w:proofErr w:type="gramStart"/>
      <w:r w:rsidRPr="004900F0">
        <w:rPr>
          <w:rFonts w:ascii="Consolas" w:hAnsi="Consolas" w:cs="Consolas"/>
          <w:noProof w:val="0"/>
          <w:color w:val="000000"/>
          <w:kern w:val="0"/>
          <w:sz w:val="24"/>
          <w:szCs w:val="24"/>
          <w:lang w:val="en-US"/>
        </w:rPr>
        <w:t>emp</w:t>
      </w:r>
      <w:proofErr w:type="gramEnd"/>
      <w:r w:rsidRPr="004900F0">
        <w:rPr>
          <w:rFonts w:ascii="Consolas" w:hAnsi="Consolas" w:cs="Consolas"/>
          <w:noProof w:val="0"/>
          <w:color w:val="000000"/>
          <w:kern w:val="0"/>
          <w:sz w:val="24"/>
          <w:szCs w:val="24"/>
          <w:lang w:val="en-US"/>
        </w:rPr>
        <w:t xml:space="preserve"> </w:t>
      </w:r>
    </w:p>
    <w:p w14:paraId="7FD626D7"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00"/>
          <w:kern w:val="0"/>
          <w:sz w:val="24"/>
          <w:szCs w:val="24"/>
          <w:lang w:val="en-US"/>
        </w:rPr>
        <w:tab/>
      </w:r>
      <w:r w:rsidRPr="004900F0">
        <w:rPr>
          <w:rFonts w:ascii="Consolas" w:hAnsi="Consolas" w:cs="Consolas"/>
          <w:noProof w:val="0"/>
          <w:color w:val="0000FF"/>
          <w:kern w:val="0"/>
          <w:sz w:val="24"/>
          <w:szCs w:val="24"/>
          <w:lang w:val="en-US"/>
        </w:rPr>
        <w:t>FOR</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LOGIN</w:t>
      </w:r>
      <w:r w:rsidRPr="004900F0">
        <w:rPr>
          <w:rFonts w:ascii="Consolas" w:hAnsi="Consolas" w:cs="Consolas"/>
          <w:noProof w:val="0"/>
          <w:color w:val="000000"/>
          <w:kern w:val="0"/>
          <w:sz w:val="24"/>
          <w:szCs w:val="24"/>
          <w:lang w:val="en-US"/>
        </w:rPr>
        <w:t xml:space="preserve"> </w:t>
      </w:r>
      <w:proofErr w:type="gramStart"/>
      <w:r w:rsidRPr="004900F0">
        <w:rPr>
          <w:rFonts w:ascii="Consolas" w:hAnsi="Consolas" w:cs="Consolas"/>
          <w:noProof w:val="0"/>
          <w:color w:val="000000"/>
          <w:kern w:val="0"/>
          <w:sz w:val="24"/>
          <w:szCs w:val="24"/>
          <w:lang w:val="en-US"/>
        </w:rPr>
        <w:t>emp</w:t>
      </w:r>
      <w:r w:rsidRPr="004900F0">
        <w:rPr>
          <w:rFonts w:ascii="Consolas" w:hAnsi="Consolas" w:cs="Consolas"/>
          <w:noProof w:val="0"/>
          <w:color w:val="808080"/>
          <w:kern w:val="0"/>
          <w:sz w:val="24"/>
          <w:szCs w:val="24"/>
          <w:lang w:val="en-US"/>
        </w:rPr>
        <w:t>;</w:t>
      </w:r>
      <w:proofErr w:type="gramEnd"/>
    </w:p>
    <w:p w14:paraId="559D0050"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GO</w:t>
      </w:r>
    </w:p>
    <w:p w14:paraId="0321E0CC"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p>
    <w:p w14:paraId="45B99C85"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CREATE</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ROLE</w:t>
      </w:r>
      <w:r w:rsidRPr="004900F0">
        <w:rPr>
          <w:rFonts w:ascii="Consolas" w:hAnsi="Consolas" w:cs="Consolas"/>
          <w:noProof w:val="0"/>
          <w:color w:val="000000"/>
          <w:kern w:val="0"/>
          <w:sz w:val="24"/>
          <w:szCs w:val="24"/>
          <w:lang w:val="en-US"/>
        </w:rPr>
        <w:t xml:space="preserve"> </w:t>
      </w:r>
      <w:proofErr w:type="spellStart"/>
      <w:r w:rsidRPr="004900F0">
        <w:rPr>
          <w:rFonts w:ascii="Consolas" w:hAnsi="Consolas" w:cs="Consolas"/>
          <w:noProof w:val="0"/>
          <w:color w:val="000000"/>
          <w:kern w:val="0"/>
          <w:sz w:val="24"/>
          <w:szCs w:val="24"/>
          <w:lang w:val="en-US"/>
        </w:rPr>
        <w:t>role_</w:t>
      </w:r>
      <w:proofErr w:type="gramStart"/>
      <w:r w:rsidRPr="004900F0">
        <w:rPr>
          <w:rFonts w:ascii="Consolas" w:hAnsi="Consolas" w:cs="Consolas"/>
          <w:noProof w:val="0"/>
          <w:color w:val="000000"/>
          <w:kern w:val="0"/>
          <w:sz w:val="24"/>
          <w:szCs w:val="24"/>
          <w:lang w:val="en-US"/>
        </w:rPr>
        <w:t>emp</w:t>
      </w:r>
      <w:proofErr w:type="spellEnd"/>
      <w:proofErr w:type="gramEnd"/>
    </w:p>
    <w:p w14:paraId="7CB66CD0"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GO</w:t>
      </w:r>
    </w:p>
    <w:p w14:paraId="7D7957E0"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p>
    <w:p w14:paraId="332D375E"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ALTER</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ROLE</w:t>
      </w:r>
      <w:r w:rsidRPr="004900F0">
        <w:rPr>
          <w:rFonts w:ascii="Consolas" w:hAnsi="Consolas" w:cs="Consolas"/>
          <w:noProof w:val="0"/>
          <w:color w:val="000000"/>
          <w:kern w:val="0"/>
          <w:sz w:val="24"/>
          <w:szCs w:val="24"/>
          <w:lang w:val="en-US"/>
        </w:rPr>
        <w:t xml:space="preserve"> </w:t>
      </w:r>
      <w:proofErr w:type="spellStart"/>
      <w:r w:rsidRPr="004900F0">
        <w:rPr>
          <w:rFonts w:ascii="Consolas" w:hAnsi="Consolas" w:cs="Consolas"/>
          <w:noProof w:val="0"/>
          <w:color w:val="000000"/>
          <w:kern w:val="0"/>
          <w:sz w:val="24"/>
          <w:szCs w:val="24"/>
          <w:lang w:val="en-US"/>
        </w:rPr>
        <w:t>role_emp</w:t>
      </w:r>
      <w:proofErr w:type="spellEnd"/>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ADD</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MEMBER</w:t>
      </w:r>
      <w:r w:rsidRPr="004900F0">
        <w:rPr>
          <w:rFonts w:ascii="Consolas" w:hAnsi="Consolas" w:cs="Consolas"/>
          <w:noProof w:val="0"/>
          <w:color w:val="000000"/>
          <w:kern w:val="0"/>
          <w:sz w:val="24"/>
          <w:szCs w:val="24"/>
          <w:lang w:val="en-US"/>
        </w:rPr>
        <w:t xml:space="preserve"> </w:t>
      </w:r>
      <w:proofErr w:type="gramStart"/>
      <w:r w:rsidRPr="004900F0">
        <w:rPr>
          <w:rFonts w:ascii="Consolas" w:hAnsi="Consolas" w:cs="Consolas"/>
          <w:noProof w:val="0"/>
          <w:color w:val="000000"/>
          <w:kern w:val="0"/>
          <w:sz w:val="24"/>
          <w:szCs w:val="24"/>
          <w:lang w:val="en-US"/>
        </w:rPr>
        <w:t>emp</w:t>
      </w:r>
      <w:proofErr w:type="gramEnd"/>
    </w:p>
    <w:p w14:paraId="68B1E8E3"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GO</w:t>
      </w:r>
    </w:p>
    <w:p w14:paraId="0C404135"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p>
    <w:p w14:paraId="18124195"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GRANT</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EXECUTE</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TO</w:t>
      </w:r>
      <w:r w:rsidRPr="004900F0">
        <w:rPr>
          <w:rFonts w:ascii="Consolas" w:hAnsi="Consolas" w:cs="Consolas"/>
          <w:noProof w:val="0"/>
          <w:color w:val="000000"/>
          <w:kern w:val="0"/>
          <w:sz w:val="24"/>
          <w:szCs w:val="24"/>
          <w:lang w:val="en-US"/>
        </w:rPr>
        <w:t xml:space="preserve"> </w:t>
      </w:r>
      <w:proofErr w:type="spellStart"/>
      <w:r w:rsidRPr="004900F0">
        <w:rPr>
          <w:rFonts w:ascii="Consolas" w:hAnsi="Consolas" w:cs="Consolas"/>
          <w:noProof w:val="0"/>
          <w:color w:val="000000"/>
          <w:kern w:val="0"/>
          <w:sz w:val="24"/>
          <w:szCs w:val="24"/>
          <w:lang w:val="en-US"/>
        </w:rPr>
        <w:t>role_</w:t>
      </w:r>
      <w:proofErr w:type="gramStart"/>
      <w:r w:rsidRPr="004900F0">
        <w:rPr>
          <w:rFonts w:ascii="Consolas" w:hAnsi="Consolas" w:cs="Consolas"/>
          <w:noProof w:val="0"/>
          <w:color w:val="000000"/>
          <w:kern w:val="0"/>
          <w:sz w:val="24"/>
          <w:szCs w:val="24"/>
          <w:lang w:val="en-US"/>
        </w:rPr>
        <w:t>emp</w:t>
      </w:r>
      <w:proofErr w:type="spellEnd"/>
      <w:r w:rsidRPr="004900F0">
        <w:rPr>
          <w:rFonts w:ascii="Consolas" w:hAnsi="Consolas" w:cs="Consolas"/>
          <w:noProof w:val="0"/>
          <w:color w:val="808080"/>
          <w:kern w:val="0"/>
          <w:sz w:val="24"/>
          <w:szCs w:val="24"/>
          <w:lang w:val="en-US"/>
        </w:rPr>
        <w:t>;</w:t>
      </w:r>
      <w:proofErr w:type="gramEnd"/>
    </w:p>
    <w:p w14:paraId="0F6AB4DE"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GO</w:t>
      </w:r>
    </w:p>
    <w:p w14:paraId="0BA963EC"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p>
    <w:p w14:paraId="7C6AFBD8"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GRANT</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SELECT</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TO</w:t>
      </w:r>
      <w:r w:rsidRPr="004900F0">
        <w:rPr>
          <w:rFonts w:ascii="Consolas" w:hAnsi="Consolas" w:cs="Consolas"/>
          <w:noProof w:val="0"/>
          <w:color w:val="000000"/>
          <w:kern w:val="0"/>
          <w:sz w:val="24"/>
          <w:szCs w:val="24"/>
          <w:lang w:val="en-US"/>
        </w:rPr>
        <w:t xml:space="preserve"> </w:t>
      </w:r>
      <w:proofErr w:type="spellStart"/>
      <w:r w:rsidRPr="004900F0">
        <w:rPr>
          <w:rFonts w:ascii="Consolas" w:hAnsi="Consolas" w:cs="Consolas"/>
          <w:noProof w:val="0"/>
          <w:color w:val="000000"/>
          <w:kern w:val="0"/>
          <w:sz w:val="24"/>
          <w:szCs w:val="24"/>
          <w:lang w:val="en-US"/>
        </w:rPr>
        <w:t>role_</w:t>
      </w:r>
      <w:proofErr w:type="gramStart"/>
      <w:r w:rsidRPr="004900F0">
        <w:rPr>
          <w:rFonts w:ascii="Consolas" w:hAnsi="Consolas" w:cs="Consolas"/>
          <w:noProof w:val="0"/>
          <w:color w:val="000000"/>
          <w:kern w:val="0"/>
          <w:sz w:val="24"/>
          <w:szCs w:val="24"/>
          <w:lang w:val="en-US"/>
        </w:rPr>
        <w:t>emp</w:t>
      </w:r>
      <w:proofErr w:type="spellEnd"/>
      <w:r w:rsidRPr="004900F0">
        <w:rPr>
          <w:rFonts w:ascii="Consolas" w:hAnsi="Consolas" w:cs="Consolas"/>
          <w:noProof w:val="0"/>
          <w:color w:val="808080"/>
          <w:kern w:val="0"/>
          <w:sz w:val="24"/>
          <w:szCs w:val="24"/>
          <w:lang w:val="en-US"/>
        </w:rPr>
        <w:t>;</w:t>
      </w:r>
      <w:proofErr w:type="gramEnd"/>
    </w:p>
    <w:p w14:paraId="2F4C86A1"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GO</w:t>
      </w:r>
    </w:p>
    <w:p w14:paraId="25D59D64"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p>
    <w:p w14:paraId="0F03C313"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8000"/>
          <w:kern w:val="0"/>
          <w:sz w:val="24"/>
          <w:szCs w:val="24"/>
          <w:lang w:val="en-US"/>
        </w:rPr>
        <w:t xml:space="preserve">-- Granting SELECT, INSERT, UPDATE on </w:t>
      </w:r>
      <w:proofErr w:type="spellStart"/>
      <w:r w:rsidRPr="004900F0">
        <w:rPr>
          <w:rFonts w:ascii="Consolas" w:hAnsi="Consolas" w:cs="Consolas"/>
          <w:noProof w:val="0"/>
          <w:color w:val="008000"/>
          <w:kern w:val="0"/>
          <w:sz w:val="24"/>
          <w:szCs w:val="24"/>
          <w:lang w:val="en-US"/>
        </w:rPr>
        <w:t>Product_Material</w:t>
      </w:r>
      <w:proofErr w:type="spellEnd"/>
    </w:p>
    <w:p w14:paraId="1E5F56CB"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GRANT</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SELECT</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INSERT</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FF00FF"/>
          <w:kern w:val="0"/>
          <w:sz w:val="24"/>
          <w:szCs w:val="24"/>
          <w:lang w:val="en-US"/>
        </w:rPr>
        <w:t>UPDATE</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ON</w:t>
      </w:r>
      <w:r w:rsidRPr="004900F0">
        <w:rPr>
          <w:rFonts w:ascii="Consolas" w:hAnsi="Consolas" w:cs="Consolas"/>
          <w:noProof w:val="0"/>
          <w:color w:val="000000"/>
          <w:kern w:val="0"/>
          <w:sz w:val="24"/>
          <w:szCs w:val="24"/>
          <w:lang w:val="en-US"/>
        </w:rPr>
        <w:t xml:space="preserve"> </w:t>
      </w:r>
      <w:proofErr w:type="spellStart"/>
      <w:r w:rsidRPr="004900F0">
        <w:rPr>
          <w:rFonts w:ascii="Consolas" w:hAnsi="Consolas" w:cs="Consolas"/>
          <w:noProof w:val="0"/>
          <w:color w:val="000000"/>
          <w:kern w:val="0"/>
          <w:sz w:val="24"/>
          <w:szCs w:val="24"/>
          <w:lang w:val="en-US"/>
        </w:rPr>
        <w:t>Product_Material</w:t>
      </w:r>
      <w:proofErr w:type="spellEnd"/>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TO</w:t>
      </w:r>
      <w:r w:rsidRPr="004900F0">
        <w:rPr>
          <w:rFonts w:ascii="Consolas" w:hAnsi="Consolas" w:cs="Consolas"/>
          <w:noProof w:val="0"/>
          <w:color w:val="000000"/>
          <w:kern w:val="0"/>
          <w:sz w:val="24"/>
          <w:szCs w:val="24"/>
          <w:lang w:val="en-US"/>
        </w:rPr>
        <w:t xml:space="preserve"> </w:t>
      </w:r>
      <w:proofErr w:type="spellStart"/>
      <w:r w:rsidRPr="004900F0">
        <w:rPr>
          <w:rFonts w:ascii="Consolas" w:hAnsi="Consolas" w:cs="Consolas"/>
          <w:noProof w:val="0"/>
          <w:color w:val="000000"/>
          <w:kern w:val="0"/>
          <w:sz w:val="24"/>
          <w:szCs w:val="24"/>
          <w:lang w:val="en-US"/>
        </w:rPr>
        <w:t>role_</w:t>
      </w:r>
      <w:proofErr w:type="gramStart"/>
      <w:r w:rsidRPr="004900F0">
        <w:rPr>
          <w:rFonts w:ascii="Consolas" w:hAnsi="Consolas" w:cs="Consolas"/>
          <w:noProof w:val="0"/>
          <w:color w:val="000000"/>
          <w:kern w:val="0"/>
          <w:sz w:val="24"/>
          <w:szCs w:val="24"/>
          <w:lang w:val="en-US"/>
        </w:rPr>
        <w:t>emp</w:t>
      </w:r>
      <w:proofErr w:type="spellEnd"/>
      <w:r w:rsidRPr="004900F0">
        <w:rPr>
          <w:rFonts w:ascii="Consolas" w:hAnsi="Consolas" w:cs="Consolas"/>
          <w:noProof w:val="0"/>
          <w:color w:val="808080"/>
          <w:kern w:val="0"/>
          <w:sz w:val="24"/>
          <w:szCs w:val="24"/>
          <w:lang w:val="en-US"/>
        </w:rPr>
        <w:t>;</w:t>
      </w:r>
      <w:proofErr w:type="gramEnd"/>
    </w:p>
    <w:p w14:paraId="4A9167A3"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GO</w:t>
      </w:r>
    </w:p>
    <w:p w14:paraId="4741B367"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p>
    <w:p w14:paraId="3E8C526E"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GRANT</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SELECT</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INSERT</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FF00FF"/>
          <w:kern w:val="0"/>
          <w:sz w:val="24"/>
          <w:szCs w:val="24"/>
          <w:lang w:val="en-US"/>
        </w:rPr>
        <w:t>UPDATE</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ON</w:t>
      </w:r>
      <w:r w:rsidRPr="004900F0">
        <w:rPr>
          <w:rFonts w:ascii="Consolas" w:hAnsi="Consolas" w:cs="Consolas"/>
          <w:noProof w:val="0"/>
          <w:color w:val="000000"/>
          <w:kern w:val="0"/>
          <w:sz w:val="24"/>
          <w:szCs w:val="24"/>
          <w:lang w:val="en-US"/>
        </w:rPr>
        <w:t xml:space="preserve"> Bill </w:t>
      </w:r>
      <w:r w:rsidRPr="004900F0">
        <w:rPr>
          <w:rFonts w:ascii="Consolas" w:hAnsi="Consolas" w:cs="Consolas"/>
          <w:noProof w:val="0"/>
          <w:color w:val="0000FF"/>
          <w:kern w:val="0"/>
          <w:sz w:val="24"/>
          <w:szCs w:val="24"/>
          <w:lang w:val="en-US"/>
        </w:rPr>
        <w:t>TO</w:t>
      </w:r>
      <w:r w:rsidRPr="004900F0">
        <w:rPr>
          <w:rFonts w:ascii="Consolas" w:hAnsi="Consolas" w:cs="Consolas"/>
          <w:noProof w:val="0"/>
          <w:color w:val="000000"/>
          <w:kern w:val="0"/>
          <w:sz w:val="24"/>
          <w:szCs w:val="24"/>
          <w:lang w:val="en-US"/>
        </w:rPr>
        <w:t xml:space="preserve"> </w:t>
      </w:r>
      <w:proofErr w:type="spellStart"/>
      <w:r w:rsidRPr="004900F0">
        <w:rPr>
          <w:rFonts w:ascii="Consolas" w:hAnsi="Consolas" w:cs="Consolas"/>
          <w:noProof w:val="0"/>
          <w:color w:val="000000"/>
          <w:kern w:val="0"/>
          <w:sz w:val="24"/>
          <w:szCs w:val="24"/>
          <w:lang w:val="en-US"/>
        </w:rPr>
        <w:t>role_</w:t>
      </w:r>
      <w:proofErr w:type="gramStart"/>
      <w:r w:rsidRPr="004900F0">
        <w:rPr>
          <w:rFonts w:ascii="Consolas" w:hAnsi="Consolas" w:cs="Consolas"/>
          <w:noProof w:val="0"/>
          <w:color w:val="000000"/>
          <w:kern w:val="0"/>
          <w:sz w:val="24"/>
          <w:szCs w:val="24"/>
          <w:lang w:val="en-US"/>
        </w:rPr>
        <w:t>emp</w:t>
      </w:r>
      <w:proofErr w:type="spellEnd"/>
      <w:r w:rsidRPr="004900F0">
        <w:rPr>
          <w:rFonts w:ascii="Consolas" w:hAnsi="Consolas" w:cs="Consolas"/>
          <w:noProof w:val="0"/>
          <w:color w:val="808080"/>
          <w:kern w:val="0"/>
          <w:sz w:val="24"/>
          <w:szCs w:val="24"/>
          <w:lang w:val="en-US"/>
        </w:rPr>
        <w:t>;</w:t>
      </w:r>
      <w:proofErr w:type="gramEnd"/>
    </w:p>
    <w:p w14:paraId="284321E6"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GO</w:t>
      </w:r>
    </w:p>
    <w:p w14:paraId="32784986"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p>
    <w:p w14:paraId="4BA972C5"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8000"/>
          <w:kern w:val="0"/>
          <w:sz w:val="24"/>
          <w:szCs w:val="24"/>
          <w:lang w:val="en-US"/>
        </w:rPr>
        <w:t xml:space="preserve">-- Granting SELECT, INSERT, UPDATE, DELETE on </w:t>
      </w:r>
      <w:proofErr w:type="spellStart"/>
      <w:r w:rsidRPr="004900F0">
        <w:rPr>
          <w:rFonts w:ascii="Consolas" w:hAnsi="Consolas" w:cs="Consolas"/>
          <w:noProof w:val="0"/>
          <w:color w:val="008000"/>
          <w:kern w:val="0"/>
          <w:sz w:val="24"/>
          <w:szCs w:val="24"/>
          <w:lang w:val="en-US"/>
        </w:rPr>
        <w:t>BillInfo</w:t>
      </w:r>
      <w:proofErr w:type="spellEnd"/>
    </w:p>
    <w:p w14:paraId="3EA4C848"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GRANT</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SELECT</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INSERT</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FF00FF"/>
          <w:kern w:val="0"/>
          <w:sz w:val="24"/>
          <w:szCs w:val="24"/>
          <w:lang w:val="en-US"/>
        </w:rPr>
        <w:t>UPDATE</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DELETE</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ON</w:t>
      </w:r>
      <w:r w:rsidRPr="004900F0">
        <w:rPr>
          <w:rFonts w:ascii="Consolas" w:hAnsi="Consolas" w:cs="Consolas"/>
          <w:noProof w:val="0"/>
          <w:color w:val="000000"/>
          <w:kern w:val="0"/>
          <w:sz w:val="24"/>
          <w:szCs w:val="24"/>
          <w:lang w:val="en-US"/>
        </w:rPr>
        <w:t xml:space="preserve"> </w:t>
      </w:r>
      <w:proofErr w:type="spellStart"/>
      <w:r w:rsidRPr="004900F0">
        <w:rPr>
          <w:rFonts w:ascii="Consolas" w:hAnsi="Consolas" w:cs="Consolas"/>
          <w:noProof w:val="0"/>
          <w:color w:val="000000"/>
          <w:kern w:val="0"/>
          <w:sz w:val="24"/>
          <w:szCs w:val="24"/>
          <w:lang w:val="en-US"/>
        </w:rPr>
        <w:t>BillInfo</w:t>
      </w:r>
      <w:proofErr w:type="spellEnd"/>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TO</w:t>
      </w:r>
      <w:r w:rsidRPr="004900F0">
        <w:rPr>
          <w:rFonts w:ascii="Consolas" w:hAnsi="Consolas" w:cs="Consolas"/>
          <w:noProof w:val="0"/>
          <w:color w:val="000000"/>
          <w:kern w:val="0"/>
          <w:sz w:val="24"/>
          <w:szCs w:val="24"/>
          <w:lang w:val="en-US"/>
        </w:rPr>
        <w:t xml:space="preserve"> </w:t>
      </w:r>
      <w:proofErr w:type="spellStart"/>
      <w:r w:rsidRPr="004900F0">
        <w:rPr>
          <w:rFonts w:ascii="Consolas" w:hAnsi="Consolas" w:cs="Consolas"/>
          <w:noProof w:val="0"/>
          <w:color w:val="000000"/>
          <w:kern w:val="0"/>
          <w:sz w:val="24"/>
          <w:szCs w:val="24"/>
          <w:lang w:val="en-US"/>
        </w:rPr>
        <w:t>role_</w:t>
      </w:r>
      <w:proofErr w:type="gramStart"/>
      <w:r w:rsidRPr="004900F0">
        <w:rPr>
          <w:rFonts w:ascii="Consolas" w:hAnsi="Consolas" w:cs="Consolas"/>
          <w:noProof w:val="0"/>
          <w:color w:val="000000"/>
          <w:kern w:val="0"/>
          <w:sz w:val="24"/>
          <w:szCs w:val="24"/>
          <w:lang w:val="en-US"/>
        </w:rPr>
        <w:t>emp</w:t>
      </w:r>
      <w:proofErr w:type="spellEnd"/>
      <w:r w:rsidRPr="004900F0">
        <w:rPr>
          <w:rFonts w:ascii="Consolas" w:hAnsi="Consolas" w:cs="Consolas"/>
          <w:noProof w:val="0"/>
          <w:color w:val="808080"/>
          <w:kern w:val="0"/>
          <w:sz w:val="24"/>
          <w:szCs w:val="24"/>
          <w:lang w:val="en-US"/>
        </w:rPr>
        <w:t>;</w:t>
      </w:r>
      <w:proofErr w:type="gramEnd"/>
    </w:p>
    <w:p w14:paraId="52A44E64"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GO</w:t>
      </w:r>
    </w:p>
    <w:p w14:paraId="0460432D"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p>
    <w:p w14:paraId="7BFDB796"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GRANT</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EXECUTE</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ON</w:t>
      </w:r>
      <w:r w:rsidRPr="004900F0">
        <w:rPr>
          <w:rFonts w:ascii="Consolas" w:hAnsi="Consolas" w:cs="Consolas"/>
          <w:noProof w:val="0"/>
          <w:color w:val="000000"/>
          <w:kern w:val="0"/>
          <w:sz w:val="24"/>
          <w:szCs w:val="24"/>
          <w:lang w:val="en-US"/>
        </w:rPr>
        <w:t xml:space="preserve"> </w:t>
      </w:r>
      <w:proofErr w:type="spellStart"/>
      <w:proofErr w:type="gramStart"/>
      <w:r w:rsidRPr="004900F0">
        <w:rPr>
          <w:rFonts w:ascii="Consolas" w:hAnsi="Consolas" w:cs="Consolas"/>
          <w:noProof w:val="0"/>
          <w:color w:val="000000"/>
          <w:kern w:val="0"/>
          <w:sz w:val="24"/>
          <w:szCs w:val="24"/>
          <w:lang w:val="en-US"/>
        </w:rPr>
        <w:t>dbo</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checkLogin</w:t>
      </w:r>
      <w:proofErr w:type="spellEnd"/>
      <w:proofErr w:type="gramEnd"/>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TO</w:t>
      </w:r>
      <w:r w:rsidRPr="004900F0">
        <w:rPr>
          <w:rFonts w:ascii="Consolas" w:hAnsi="Consolas" w:cs="Consolas"/>
          <w:noProof w:val="0"/>
          <w:color w:val="000000"/>
          <w:kern w:val="0"/>
          <w:sz w:val="24"/>
          <w:szCs w:val="24"/>
          <w:lang w:val="en-US"/>
        </w:rPr>
        <w:t xml:space="preserve"> </w:t>
      </w:r>
      <w:proofErr w:type="spellStart"/>
      <w:r w:rsidRPr="004900F0">
        <w:rPr>
          <w:rFonts w:ascii="Consolas" w:hAnsi="Consolas" w:cs="Consolas"/>
          <w:noProof w:val="0"/>
          <w:color w:val="000000"/>
          <w:kern w:val="0"/>
          <w:sz w:val="24"/>
          <w:szCs w:val="24"/>
          <w:lang w:val="en-US"/>
        </w:rPr>
        <w:t>role_emp</w:t>
      </w:r>
      <w:proofErr w:type="spellEnd"/>
      <w:r w:rsidRPr="004900F0">
        <w:rPr>
          <w:rFonts w:ascii="Consolas" w:hAnsi="Consolas" w:cs="Consolas"/>
          <w:noProof w:val="0"/>
          <w:color w:val="808080"/>
          <w:kern w:val="0"/>
          <w:sz w:val="24"/>
          <w:szCs w:val="24"/>
          <w:lang w:val="en-US"/>
        </w:rPr>
        <w:t>;</w:t>
      </w:r>
    </w:p>
    <w:p w14:paraId="4F78F612"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GO</w:t>
      </w:r>
    </w:p>
    <w:p w14:paraId="6E84DEB0"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p>
    <w:p w14:paraId="7A5FF115"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8000"/>
          <w:kern w:val="0"/>
          <w:sz w:val="24"/>
          <w:szCs w:val="24"/>
          <w:lang w:val="en-US"/>
        </w:rPr>
        <w:t>-- Explicitly deny DELETE on all other tables</w:t>
      </w:r>
    </w:p>
    <w:p w14:paraId="4DB0A93D"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DENY</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DELETE</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ON</w:t>
      </w:r>
      <w:r w:rsidRPr="004900F0">
        <w:rPr>
          <w:rFonts w:ascii="Consolas" w:hAnsi="Consolas" w:cs="Consolas"/>
          <w:noProof w:val="0"/>
          <w:color w:val="000000"/>
          <w:kern w:val="0"/>
          <w:sz w:val="24"/>
          <w:szCs w:val="24"/>
          <w:lang w:val="en-US"/>
        </w:rPr>
        <w:t xml:space="preserve"> </w:t>
      </w:r>
      <w:proofErr w:type="gramStart"/>
      <w:r w:rsidRPr="004900F0">
        <w:rPr>
          <w:rFonts w:ascii="Consolas" w:hAnsi="Consolas" w:cs="Consolas"/>
          <w:noProof w:val="0"/>
          <w:color w:val="0000FF"/>
          <w:kern w:val="0"/>
          <w:sz w:val="24"/>
          <w:szCs w:val="24"/>
          <w:lang w:val="en-US"/>
        </w:rPr>
        <w:t>DATABASE</w:t>
      </w:r>
      <w:r w:rsidRPr="004900F0">
        <w:rPr>
          <w:rFonts w:ascii="Consolas" w:hAnsi="Consolas" w:cs="Consolas"/>
          <w:noProof w:val="0"/>
          <w:color w:val="808080"/>
          <w:kern w:val="0"/>
          <w:sz w:val="24"/>
          <w:szCs w:val="24"/>
          <w:lang w:val="en-US"/>
        </w:rPr>
        <w:t>::</w:t>
      </w:r>
      <w:proofErr w:type="spellStart"/>
      <w:proofErr w:type="gramEnd"/>
      <w:r w:rsidRPr="004900F0">
        <w:rPr>
          <w:rFonts w:ascii="Consolas" w:hAnsi="Consolas" w:cs="Consolas"/>
          <w:noProof w:val="0"/>
          <w:color w:val="000000"/>
          <w:kern w:val="0"/>
          <w:sz w:val="24"/>
          <w:szCs w:val="24"/>
          <w:lang w:val="en-US"/>
        </w:rPr>
        <w:t>WibuCoffee</w:t>
      </w:r>
      <w:proofErr w:type="spellEnd"/>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TO</w:t>
      </w:r>
      <w:r w:rsidRPr="004900F0">
        <w:rPr>
          <w:rFonts w:ascii="Consolas" w:hAnsi="Consolas" w:cs="Consolas"/>
          <w:noProof w:val="0"/>
          <w:color w:val="000000"/>
          <w:kern w:val="0"/>
          <w:sz w:val="24"/>
          <w:szCs w:val="24"/>
          <w:lang w:val="en-US"/>
        </w:rPr>
        <w:t xml:space="preserve"> </w:t>
      </w:r>
      <w:proofErr w:type="spellStart"/>
      <w:r w:rsidRPr="004900F0">
        <w:rPr>
          <w:rFonts w:ascii="Consolas" w:hAnsi="Consolas" w:cs="Consolas"/>
          <w:noProof w:val="0"/>
          <w:color w:val="000000"/>
          <w:kern w:val="0"/>
          <w:sz w:val="24"/>
          <w:szCs w:val="24"/>
          <w:lang w:val="en-US"/>
        </w:rPr>
        <w:t>role_emp</w:t>
      </w:r>
      <w:proofErr w:type="spellEnd"/>
      <w:r w:rsidRPr="004900F0">
        <w:rPr>
          <w:rFonts w:ascii="Consolas" w:hAnsi="Consolas" w:cs="Consolas"/>
          <w:noProof w:val="0"/>
          <w:color w:val="808080"/>
          <w:kern w:val="0"/>
          <w:sz w:val="24"/>
          <w:szCs w:val="24"/>
          <w:lang w:val="en-US"/>
        </w:rPr>
        <w:t>;</w:t>
      </w:r>
    </w:p>
    <w:p w14:paraId="0D5977AF"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GO</w:t>
      </w:r>
    </w:p>
    <w:p w14:paraId="3C5124FA"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p>
    <w:p w14:paraId="100471B3"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8000"/>
          <w:kern w:val="0"/>
          <w:sz w:val="24"/>
          <w:szCs w:val="24"/>
          <w:lang w:val="en-US"/>
        </w:rPr>
        <w:t>-- Explicitly deny any access to specific tables</w:t>
      </w:r>
    </w:p>
    <w:p w14:paraId="158AA291"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DENY</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SELECT</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INSERT</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FF00FF"/>
          <w:kern w:val="0"/>
          <w:sz w:val="24"/>
          <w:szCs w:val="24"/>
          <w:lang w:val="en-US"/>
        </w:rPr>
        <w:t>UPDATE</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DELETE</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ON</w:t>
      </w:r>
      <w:r w:rsidRPr="004900F0">
        <w:rPr>
          <w:rFonts w:ascii="Consolas" w:hAnsi="Consolas" w:cs="Consolas"/>
          <w:noProof w:val="0"/>
          <w:color w:val="000000"/>
          <w:kern w:val="0"/>
          <w:sz w:val="24"/>
          <w:szCs w:val="24"/>
          <w:lang w:val="en-US"/>
        </w:rPr>
        <w:t xml:space="preserve"> Account </w:t>
      </w:r>
      <w:r w:rsidRPr="004900F0">
        <w:rPr>
          <w:rFonts w:ascii="Consolas" w:hAnsi="Consolas" w:cs="Consolas"/>
          <w:noProof w:val="0"/>
          <w:color w:val="0000FF"/>
          <w:kern w:val="0"/>
          <w:sz w:val="24"/>
          <w:szCs w:val="24"/>
          <w:lang w:val="en-US"/>
        </w:rPr>
        <w:t>TO</w:t>
      </w:r>
      <w:r w:rsidRPr="004900F0">
        <w:rPr>
          <w:rFonts w:ascii="Consolas" w:hAnsi="Consolas" w:cs="Consolas"/>
          <w:noProof w:val="0"/>
          <w:color w:val="000000"/>
          <w:kern w:val="0"/>
          <w:sz w:val="24"/>
          <w:szCs w:val="24"/>
          <w:lang w:val="en-US"/>
        </w:rPr>
        <w:t xml:space="preserve"> </w:t>
      </w:r>
      <w:proofErr w:type="spellStart"/>
      <w:r w:rsidRPr="004900F0">
        <w:rPr>
          <w:rFonts w:ascii="Consolas" w:hAnsi="Consolas" w:cs="Consolas"/>
          <w:noProof w:val="0"/>
          <w:color w:val="000000"/>
          <w:kern w:val="0"/>
          <w:sz w:val="24"/>
          <w:szCs w:val="24"/>
          <w:lang w:val="en-US"/>
        </w:rPr>
        <w:t>role_</w:t>
      </w:r>
      <w:proofErr w:type="gramStart"/>
      <w:r w:rsidRPr="004900F0">
        <w:rPr>
          <w:rFonts w:ascii="Consolas" w:hAnsi="Consolas" w:cs="Consolas"/>
          <w:noProof w:val="0"/>
          <w:color w:val="000000"/>
          <w:kern w:val="0"/>
          <w:sz w:val="24"/>
          <w:szCs w:val="24"/>
          <w:lang w:val="en-US"/>
        </w:rPr>
        <w:t>emp</w:t>
      </w:r>
      <w:proofErr w:type="spellEnd"/>
      <w:r w:rsidRPr="004900F0">
        <w:rPr>
          <w:rFonts w:ascii="Consolas" w:hAnsi="Consolas" w:cs="Consolas"/>
          <w:noProof w:val="0"/>
          <w:color w:val="808080"/>
          <w:kern w:val="0"/>
          <w:sz w:val="24"/>
          <w:szCs w:val="24"/>
          <w:lang w:val="en-US"/>
        </w:rPr>
        <w:t>;</w:t>
      </w:r>
      <w:proofErr w:type="gramEnd"/>
    </w:p>
    <w:p w14:paraId="028B538B"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DENY</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SELECT</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INSERT</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FF00FF"/>
          <w:kern w:val="0"/>
          <w:sz w:val="24"/>
          <w:szCs w:val="24"/>
          <w:lang w:val="en-US"/>
        </w:rPr>
        <w:t>UPDATE</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DELETE</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ON</w:t>
      </w:r>
      <w:r w:rsidRPr="004900F0">
        <w:rPr>
          <w:rFonts w:ascii="Consolas" w:hAnsi="Consolas" w:cs="Consolas"/>
          <w:noProof w:val="0"/>
          <w:color w:val="000000"/>
          <w:kern w:val="0"/>
          <w:sz w:val="24"/>
          <w:szCs w:val="24"/>
          <w:lang w:val="en-US"/>
        </w:rPr>
        <w:t xml:space="preserve"> Employee </w:t>
      </w:r>
      <w:r w:rsidRPr="004900F0">
        <w:rPr>
          <w:rFonts w:ascii="Consolas" w:hAnsi="Consolas" w:cs="Consolas"/>
          <w:noProof w:val="0"/>
          <w:color w:val="0000FF"/>
          <w:kern w:val="0"/>
          <w:sz w:val="24"/>
          <w:szCs w:val="24"/>
          <w:lang w:val="en-US"/>
        </w:rPr>
        <w:t>TO</w:t>
      </w:r>
      <w:r w:rsidRPr="004900F0">
        <w:rPr>
          <w:rFonts w:ascii="Consolas" w:hAnsi="Consolas" w:cs="Consolas"/>
          <w:noProof w:val="0"/>
          <w:color w:val="000000"/>
          <w:kern w:val="0"/>
          <w:sz w:val="24"/>
          <w:szCs w:val="24"/>
          <w:lang w:val="en-US"/>
        </w:rPr>
        <w:t xml:space="preserve"> </w:t>
      </w:r>
      <w:proofErr w:type="spellStart"/>
      <w:r w:rsidRPr="004900F0">
        <w:rPr>
          <w:rFonts w:ascii="Consolas" w:hAnsi="Consolas" w:cs="Consolas"/>
          <w:noProof w:val="0"/>
          <w:color w:val="000000"/>
          <w:kern w:val="0"/>
          <w:sz w:val="24"/>
          <w:szCs w:val="24"/>
          <w:lang w:val="en-US"/>
        </w:rPr>
        <w:t>role_</w:t>
      </w:r>
      <w:proofErr w:type="gramStart"/>
      <w:r w:rsidRPr="004900F0">
        <w:rPr>
          <w:rFonts w:ascii="Consolas" w:hAnsi="Consolas" w:cs="Consolas"/>
          <w:noProof w:val="0"/>
          <w:color w:val="000000"/>
          <w:kern w:val="0"/>
          <w:sz w:val="24"/>
          <w:szCs w:val="24"/>
          <w:lang w:val="en-US"/>
        </w:rPr>
        <w:t>emp</w:t>
      </w:r>
      <w:proofErr w:type="spellEnd"/>
      <w:r w:rsidRPr="004900F0">
        <w:rPr>
          <w:rFonts w:ascii="Consolas" w:hAnsi="Consolas" w:cs="Consolas"/>
          <w:noProof w:val="0"/>
          <w:color w:val="808080"/>
          <w:kern w:val="0"/>
          <w:sz w:val="24"/>
          <w:szCs w:val="24"/>
          <w:lang w:val="en-US"/>
        </w:rPr>
        <w:t>;</w:t>
      </w:r>
      <w:proofErr w:type="gramEnd"/>
    </w:p>
    <w:p w14:paraId="3610BE2F"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DENY</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SELECT</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INSERT</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FF00FF"/>
          <w:kern w:val="0"/>
          <w:sz w:val="24"/>
          <w:szCs w:val="24"/>
          <w:lang w:val="en-US"/>
        </w:rPr>
        <w:t>UPDATE</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DELETE</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ON</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FF00FF"/>
          <w:kern w:val="0"/>
          <w:sz w:val="24"/>
          <w:szCs w:val="24"/>
          <w:lang w:val="en-US"/>
        </w:rPr>
        <w:t>Shift</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TO</w:t>
      </w:r>
      <w:r w:rsidRPr="004900F0">
        <w:rPr>
          <w:rFonts w:ascii="Consolas" w:hAnsi="Consolas" w:cs="Consolas"/>
          <w:noProof w:val="0"/>
          <w:color w:val="000000"/>
          <w:kern w:val="0"/>
          <w:sz w:val="24"/>
          <w:szCs w:val="24"/>
          <w:lang w:val="en-US"/>
        </w:rPr>
        <w:t xml:space="preserve"> </w:t>
      </w:r>
      <w:proofErr w:type="spellStart"/>
      <w:r w:rsidRPr="004900F0">
        <w:rPr>
          <w:rFonts w:ascii="Consolas" w:hAnsi="Consolas" w:cs="Consolas"/>
          <w:noProof w:val="0"/>
          <w:color w:val="000000"/>
          <w:kern w:val="0"/>
          <w:sz w:val="24"/>
          <w:szCs w:val="24"/>
          <w:lang w:val="en-US"/>
        </w:rPr>
        <w:t>role_</w:t>
      </w:r>
      <w:proofErr w:type="gramStart"/>
      <w:r w:rsidRPr="004900F0">
        <w:rPr>
          <w:rFonts w:ascii="Consolas" w:hAnsi="Consolas" w:cs="Consolas"/>
          <w:noProof w:val="0"/>
          <w:color w:val="000000"/>
          <w:kern w:val="0"/>
          <w:sz w:val="24"/>
          <w:szCs w:val="24"/>
          <w:lang w:val="en-US"/>
        </w:rPr>
        <w:t>emp</w:t>
      </w:r>
      <w:proofErr w:type="spellEnd"/>
      <w:r w:rsidRPr="004900F0">
        <w:rPr>
          <w:rFonts w:ascii="Consolas" w:hAnsi="Consolas" w:cs="Consolas"/>
          <w:noProof w:val="0"/>
          <w:color w:val="808080"/>
          <w:kern w:val="0"/>
          <w:sz w:val="24"/>
          <w:szCs w:val="24"/>
          <w:lang w:val="en-US"/>
        </w:rPr>
        <w:t>;</w:t>
      </w:r>
      <w:proofErr w:type="gramEnd"/>
    </w:p>
    <w:p w14:paraId="3B5CDDE1"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DENY</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SELECT</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INSERT</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FF00FF"/>
          <w:kern w:val="0"/>
          <w:sz w:val="24"/>
          <w:szCs w:val="24"/>
          <w:lang w:val="en-US"/>
        </w:rPr>
        <w:t>UPDATE</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DELETE</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ON</w:t>
      </w:r>
      <w:r w:rsidRPr="004900F0">
        <w:rPr>
          <w:rFonts w:ascii="Consolas" w:hAnsi="Consolas" w:cs="Consolas"/>
          <w:noProof w:val="0"/>
          <w:color w:val="000000"/>
          <w:kern w:val="0"/>
          <w:sz w:val="24"/>
          <w:szCs w:val="24"/>
          <w:lang w:val="en-US"/>
        </w:rPr>
        <w:t xml:space="preserve"> </w:t>
      </w:r>
      <w:proofErr w:type="spellStart"/>
      <w:r w:rsidRPr="004900F0">
        <w:rPr>
          <w:rFonts w:ascii="Consolas" w:hAnsi="Consolas" w:cs="Consolas"/>
          <w:noProof w:val="0"/>
          <w:color w:val="000000"/>
          <w:kern w:val="0"/>
          <w:sz w:val="24"/>
          <w:szCs w:val="24"/>
          <w:lang w:val="en-US"/>
        </w:rPr>
        <w:t>On_Duty</w:t>
      </w:r>
      <w:proofErr w:type="spellEnd"/>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TO</w:t>
      </w:r>
      <w:r w:rsidRPr="004900F0">
        <w:rPr>
          <w:rFonts w:ascii="Consolas" w:hAnsi="Consolas" w:cs="Consolas"/>
          <w:noProof w:val="0"/>
          <w:color w:val="000000"/>
          <w:kern w:val="0"/>
          <w:sz w:val="24"/>
          <w:szCs w:val="24"/>
          <w:lang w:val="en-US"/>
        </w:rPr>
        <w:t xml:space="preserve"> </w:t>
      </w:r>
      <w:proofErr w:type="spellStart"/>
      <w:r w:rsidRPr="004900F0">
        <w:rPr>
          <w:rFonts w:ascii="Consolas" w:hAnsi="Consolas" w:cs="Consolas"/>
          <w:noProof w:val="0"/>
          <w:color w:val="000000"/>
          <w:kern w:val="0"/>
          <w:sz w:val="24"/>
          <w:szCs w:val="24"/>
          <w:lang w:val="en-US"/>
        </w:rPr>
        <w:t>role_</w:t>
      </w:r>
      <w:proofErr w:type="gramStart"/>
      <w:r w:rsidRPr="004900F0">
        <w:rPr>
          <w:rFonts w:ascii="Consolas" w:hAnsi="Consolas" w:cs="Consolas"/>
          <w:noProof w:val="0"/>
          <w:color w:val="000000"/>
          <w:kern w:val="0"/>
          <w:sz w:val="24"/>
          <w:szCs w:val="24"/>
          <w:lang w:val="en-US"/>
        </w:rPr>
        <w:t>emp</w:t>
      </w:r>
      <w:proofErr w:type="spellEnd"/>
      <w:r w:rsidRPr="004900F0">
        <w:rPr>
          <w:rFonts w:ascii="Consolas" w:hAnsi="Consolas" w:cs="Consolas"/>
          <w:noProof w:val="0"/>
          <w:color w:val="808080"/>
          <w:kern w:val="0"/>
          <w:sz w:val="24"/>
          <w:szCs w:val="24"/>
          <w:lang w:val="en-US"/>
        </w:rPr>
        <w:t>;</w:t>
      </w:r>
      <w:proofErr w:type="gramEnd"/>
    </w:p>
    <w:p w14:paraId="74B8D22F"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DENY</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SELECT</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INSERT</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FF00FF"/>
          <w:kern w:val="0"/>
          <w:sz w:val="24"/>
          <w:szCs w:val="24"/>
          <w:lang w:val="en-US"/>
        </w:rPr>
        <w:t>UPDATE</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DELETE</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ON</w:t>
      </w:r>
      <w:r w:rsidRPr="004900F0">
        <w:rPr>
          <w:rFonts w:ascii="Consolas" w:hAnsi="Consolas" w:cs="Consolas"/>
          <w:noProof w:val="0"/>
          <w:color w:val="000000"/>
          <w:kern w:val="0"/>
          <w:sz w:val="24"/>
          <w:szCs w:val="24"/>
          <w:lang w:val="en-US"/>
        </w:rPr>
        <w:t xml:space="preserve"> Product </w:t>
      </w:r>
      <w:r w:rsidRPr="004900F0">
        <w:rPr>
          <w:rFonts w:ascii="Consolas" w:hAnsi="Consolas" w:cs="Consolas"/>
          <w:noProof w:val="0"/>
          <w:color w:val="0000FF"/>
          <w:kern w:val="0"/>
          <w:sz w:val="24"/>
          <w:szCs w:val="24"/>
          <w:lang w:val="en-US"/>
        </w:rPr>
        <w:t>TO</w:t>
      </w:r>
      <w:r w:rsidRPr="004900F0">
        <w:rPr>
          <w:rFonts w:ascii="Consolas" w:hAnsi="Consolas" w:cs="Consolas"/>
          <w:noProof w:val="0"/>
          <w:color w:val="000000"/>
          <w:kern w:val="0"/>
          <w:sz w:val="24"/>
          <w:szCs w:val="24"/>
          <w:lang w:val="en-US"/>
        </w:rPr>
        <w:t xml:space="preserve"> </w:t>
      </w:r>
      <w:proofErr w:type="spellStart"/>
      <w:r w:rsidRPr="004900F0">
        <w:rPr>
          <w:rFonts w:ascii="Consolas" w:hAnsi="Consolas" w:cs="Consolas"/>
          <w:noProof w:val="0"/>
          <w:color w:val="000000"/>
          <w:kern w:val="0"/>
          <w:sz w:val="24"/>
          <w:szCs w:val="24"/>
          <w:lang w:val="en-US"/>
        </w:rPr>
        <w:t>role_</w:t>
      </w:r>
      <w:proofErr w:type="gramStart"/>
      <w:r w:rsidRPr="004900F0">
        <w:rPr>
          <w:rFonts w:ascii="Consolas" w:hAnsi="Consolas" w:cs="Consolas"/>
          <w:noProof w:val="0"/>
          <w:color w:val="000000"/>
          <w:kern w:val="0"/>
          <w:sz w:val="24"/>
          <w:szCs w:val="24"/>
          <w:lang w:val="en-US"/>
        </w:rPr>
        <w:t>emp</w:t>
      </w:r>
      <w:proofErr w:type="spellEnd"/>
      <w:r w:rsidRPr="004900F0">
        <w:rPr>
          <w:rFonts w:ascii="Consolas" w:hAnsi="Consolas" w:cs="Consolas"/>
          <w:noProof w:val="0"/>
          <w:color w:val="808080"/>
          <w:kern w:val="0"/>
          <w:sz w:val="24"/>
          <w:szCs w:val="24"/>
          <w:lang w:val="en-US"/>
        </w:rPr>
        <w:t>;</w:t>
      </w:r>
      <w:proofErr w:type="gramEnd"/>
    </w:p>
    <w:p w14:paraId="71643FEB"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DENY</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SELECT</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INSERT</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FF00FF"/>
          <w:kern w:val="0"/>
          <w:sz w:val="24"/>
          <w:szCs w:val="24"/>
          <w:lang w:val="en-US"/>
        </w:rPr>
        <w:t>UPDATE</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DELETE</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ON</w:t>
      </w:r>
      <w:r w:rsidRPr="004900F0">
        <w:rPr>
          <w:rFonts w:ascii="Consolas" w:hAnsi="Consolas" w:cs="Consolas"/>
          <w:noProof w:val="0"/>
          <w:color w:val="000000"/>
          <w:kern w:val="0"/>
          <w:sz w:val="24"/>
          <w:szCs w:val="24"/>
          <w:lang w:val="en-US"/>
        </w:rPr>
        <w:t xml:space="preserve"> Supplier </w:t>
      </w:r>
      <w:r w:rsidRPr="004900F0">
        <w:rPr>
          <w:rFonts w:ascii="Consolas" w:hAnsi="Consolas" w:cs="Consolas"/>
          <w:noProof w:val="0"/>
          <w:color w:val="0000FF"/>
          <w:kern w:val="0"/>
          <w:sz w:val="24"/>
          <w:szCs w:val="24"/>
          <w:lang w:val="en-US"/>
        </w:rPr>
        <w:t>TO</w:t>
      </w:r>
      <w:r w:rsidRPr="004900F0">
        <w:rPr>
          <w:rFonts w:ascii="Consolas" w:hAnsi="Consolas" w:cs="Consolas"/>
          <w:noProof w:val="0"/>
          <w:color w:val="000000"/>
          <w:kern w:val="0"/>
          <w:sz w:val="24"/>
          <w:szCs w:val="24"/>
          <w:lang w:val="en-US"/>
        </w:rPr>
        <w:t xml:space="preserve"> </w:t>
      </w:r>
      <w:proofErr w:type="spellStart"/>
      <w:r w:rsidRPr="004900F0">
        <w:rPr>
          <w:rFonts w:ascii="Consolas" w:hAnsi="Consolas" w:cs="Consolas"/>
          <w:noProof w:val="0"/>
          <w:color w:val="000000"/>
          <w:kern w:val="0"/>
          <w:sz w:val="24"/>
          <w:szCs w:val="24"/>
          <w:lang w:val="en-US"/>
        </w:rPr>
        <w:t>role_</w:t>
      </w:r>
      <w:proofErr w:type="gramStart"/>
      <w:r w:rsidRPr="004900F0">
        <w:rPr>
          <w:rFonts w:ascii="Consolas" w:hAnsi="Consolas" w:cs="Consolas"/>
          <w:noProof w:val="0"/>
          <w:color w:val="000000"/>
          <w:kern w:val="0"/>
          <w:sz w:val="24"/>
          <w:szCs w:val="24"/>
          <w:lang w:val="en-US"/>
        </w:rPr>
        <w:t>emp</w:t>
      </w:r>
      <w:proofErr w:type="spellEnd"/>
      <w:r w:rsidRPr="004900F0">
        <w:rPr>
          <w:rFonts w:ascii="Consolas" w:hAnsi="Consolas" w:cs="Consolas"/>
          <w:noProof w:val="0"/>
          <w:color w:val="808080"/>
          <w:kern w:val="0"/>
          <w:sz w:val="24"/>
          <w:szCs w:val="24"/>
          <w:lang w:val="en-US"/>
        </w:rPr>
        <w:t>;</w:t>
      </w:r>
      <w:proofErr w:type="gramEnd"/>
    </w:p>
    <w:p w14:paraId="2DF51B79"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DENY</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SELECT</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INSERT</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FF00FF"/>
          <w:kern w:val="0"/>
          <w:sz w:val="24"/>
          <w:szCs w:val="24"/>
          <w:lang w:val="en-US"/>
        </w:rPr>
        <w:t>UPDATE</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DELETE</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ON</w:t>
      </w:r>
      <w:r w:rsidRPr="004900F0">
        <w:rPr>
          <w:rFonts w:ascii="Consolas" w:hAnsi="Consolas" w:cs="Consolas"/>
          <w:noProof w:val="0"/>
          <w:color w:val="000000"/>
          <w:kern w:val="0"/>
          <w:sz w:val="24"/>
          <w:szCs w:val="24"/>
          <w:lang w:val="en-US"/>
        </w:rPr>
        <w:t xml:space="preserve"> </w:t>
      </w:r>
      <w:proofErr w:type="spellStart"/>
      <w:r w:rsidRPr="004900F0">
        <w:rPr>
          <w:rFonts w:ascii="Consolas" w:hAnsi="Consolas" w:cs="Consolas"/>
          <w:noProof w:val="0"/>
          <w:color w:val="000000"/>
          <w:kern w:val="0"/>
          <w:sz w:val="24"/>
          <w:szCs w:val="24"/>
          <w:lang w:val="en-US"/>
        </w:rPr>
        <w:t>ReceiptNote</w:t>
      </w:r>
      <w:proofErr w:type="spellEnd"/>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TO</w:t>
      </w:r>
      <w:r w:rsidRPr="004900F0">
        <w:rPr>
          <w:rFonts w:ascii="Consolas" w:hAnsi="Consolas" w:cs="Consolas"/>
          <w:noProof w:val="0"/>
          <w:color w:val="000000"/>
          <w:kern w:val="0"/>
          <w:sz w:val="24"/>
          <w:szCs w:val="24"/>
          <w:lang w:val="en-US"/>
        </w:rPr>
        <w:t xml:space="preserve"> </w:t>
      </w:r>
      <w:proofErr w:type="spellStart"/>
      <w:r w:rsidRPr="004900F0">
        <w:rPr>
          <w:rFonts w:ascii="Consolas" w:hAnsi="Consolas" w:cs="Consolas"/>
          <w:noProof w:val="0"/>
          <w:color w:val="000000"/>
          <w:kern w:val="0"/>
          <w:sz w:val="24"/>
          <w:szCs w:val="24"/>
          <w:lang w:val="en-US"/>
        </w:rPr>
        <w:t>role_</w:t>
      </w:r>
      <w:proofErr w:type="gramStart"/>
      <w:r w:rsidRPr="004900F0">
        <w:rPr>
          <w:rFonts w:ascii="Consolas" w:hAnsi="Consolas" w:cs="Consolas"/>
          <w:noProof w:val="0"/>
          <w:color w:val="000000"/>
          <w:kern w:val="0"/>
          <w:sz w:val="24"/>
          <w:szCs w:val="24"/>
          <w:lang w:val="en-US"/>
        </w:rPr>
        <w:t>emp</w:t>
      </w:r>
      <w:proofErr w:type="spellEnd"/>
      <w:r w:rsidRPr="004900F0">
        <w:rPr>
          <w:rFonts w:ascii="Consolas" w:hAnsi="Consolas" w:cs="Consolas"/>
          <w:noProof w:val="0"/>
          <w:color w:val="808080"/>
          <w:kern w:val="0"/>
          <w:sz w:val="24"/>
          <w:szCs w:val="24"/>
          <w:lang w:val="en-US"/>
        </w:rPr>
        <w:t>;</w:t>
      </w:r>
      <w:proofErr w:type="gramEnd"/>
    </w:p>
    <w:p w14:paraId="2F2BC999"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DENY</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SELECT</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INSERT</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FF00FF"/>
          <w:kern w:val="0"/>
          <w:sz w:val="24"/>
          <w:szCs w:val="24"/>
          <w:lang w:val="en-US"/>
        </w:rPr>
        <w:t>UPDATE</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DELETE</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ON</w:t>
      </w:r>
      <w:r w:rsidRPr="004900F0">
        <w:rPr>
          <w:rFonts w:ascii="Consolas" w:hAnsi="Consolas" w:cs="Consolas"/>
          <w:noProof w:val="0"/>
          <w:color w:val="000000"/>
          <w:kern w:val="0"/>
          <w:sz w:val="24"/>
          <w:szCs w:val="24"/>
          <w:lang w:val="en-US"/>
        </w:rPr>
        <w:t xml:space="preserve"> </w:t>
      </w:r>
      <w:proofErr w:type="spellStart"/>
      <w:r w:rsidRPr="004900F0">
        <w:rPr>
          <w:rFonts w:ascii="Consolas" w:hAnsi="Consolas" w:cs="Consolas"/>
          <w:noProof w:val="0"/>
          <w:color w:val="000000"/>
          <w:kern w:val="0"/>
          <w:sz w:val="24"/>
          <w:szCs w:val="24"/>
          <w:lang w:val="en-US"/>
        </w:rPr>
        <w:t>ReceiptNoteDetail</w:t>
      </w:r>
      <w:proofErr w:type="spellEnd"/>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TO</w:t>
      </w:r>
      <w:r w:rsidRPr="004900F0">
        <w:rPr>
          <w:rFonts w:ascii="Consolas" w:hAnsi="Consolas" w:cs="Consolas"/>
          <w:noProof w:val="0"/>
          <w:color w:val="000000"/>
          <w:kern w:val="0"/>
          <w:sz w:val="24"/>
          <w:szCs w:val="24"/>
          <w:lang w:val="en-US"/>
        </w:rPr>
        <w:t xml:space="preserve"> </w:t>
      </w:r>
      <w:proofErr w:type="spellStart"/>
      <w:r w:rsidRPr="004900F0">
        <w:rPr>
          <w:rFonts w:ascii="Consolas" w:hAnsi="Consolas" w:cs="Consolas"/>
          <w:noProof w:val="0"/>
          <w:color w:val="000000"/>
          <w:kern w:val="0"/>
          <w:sz w:val="24"/>
          <w:szCs w:val="24"/>
          <w:lang w:val="en-US"/>
        </w:rPr>
        <w:t>role_</w:t>
      </w:r>
      <w:proofErr w:type="gramStart"/>
      <w:r w:rsidRPr="004900F0">
        <w:rPr>
          <w:rFonts w:ascii="Consolas" w:hAnsi="Consolas" w:cs="Consolas"/>
          <w:noProof w:val="0"/>
          <w:color w:val="000000"/>
          <w:kern w:val="0"/>
          <w:sz w:val="24"/>
          <w:szCs w:val="24"/>
          <w:lang w:val="en-US"/>
        </w:rPr>
        <w:t>emp</w:t>
      </w:r>
      <w:proofErr w:type="spellEnd"/>
      <w:r w:rsidRPr="004900F0">
        <w:rPr>
          <w:rFonts w:ascii="Consolas" w:hAnsi="Consolas" w:cs="Consolas"/>
          <w:noProof w:val="0"/>
          <w:color w:val="808080"/>
          <w:kern w:val="0"/>
          <w:sz w:val="24"/>
          <w:szCs w:val="24"/>
          <w:lang w:val="en-US"/>
        </w:rPr>
        <w:t>;</w:t>
      </w:r>
      <w:proofErr w:type="gramEnd"/>
    </w:p>
    <w:p w14:paraId="3DE1C7DA"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GO</w:t>
      </w:r>
    </w:p>
    <w:p w14:paraId="19BCC4CC"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p>
    <w:p w14:paraId="79D68E56"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8000"/>
          <w:kern w:val="0"/>
          <w:sz w:val="24"/>
          <w:szCs w:val="24"/>
          <w:lang w:val="en-US"/>
        </w:rPr>
        <w:t>--------- FOR ORDER --------------</w:t>
      </w:r>
    </w:p>
    <w:p w14:paraId="371F7D57"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REVOKE</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CONTROL</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ON</w:t>
      </w:r>
      <w:r w:rsidRPr="004900F0">
        <w:rPr>
          <w:rFonts w:ascii="Consolas" w:hAnsi="Consolas" w:cs="Consolas"/>
          <w:noProof w:val="0"/>
          <w:color w:val="000000"/>
          <w:kern w:val="0"/>
          <w:sz w:val="24"/>
          <w:szCs w:val="24"/>
          <w:lang w:val="en-US"/>
        </w:rPr>
        <w:t xml:space="preserve"> </w:t>
      </w:r>
      <w:proofErr w:type="spellStart"/>
      <w:proofErr w:type="gramStart"/>
      <w:r w:rsidRPr="004900F0">
        <w:rPr>
          <w:rFonts w:ascii="Consolas" w:hAnsi="Consolas" w:cs="Consolas"/>
          <w:noProof w:val="0"/>
          <w:color w:val="000000"/>
          <w:kern w:val="0"/>
          <w:sz w:val="24"/>
          <w:szCs w:val="24"/>
          <w:lang w:val="en-US"/>
        </w:rPr>
        <w:t>dbo</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BillCategory</w:t>
      </w:r>
      <w:proofErr w:type="spellEnd"/>
      <w:proofErr w:type="gramEnd"/>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FROM</w:t>
      </w:r>
      <w:r w:rsidRPr="004900F0">
        <w:rPr>
          <w:rFonts w:ascii="Consolas" w:hAnsi="Consolas" w:cs="Consolas"/>
          <w:noProof w:val="0"/>
          <w:color w:val="000000"/>
          <w:kern w:val="0"/>
          <w:sz w:val="24"/>
          <w:szCs w:val="24"/>
          <w:lang w:val="en-US"/>
        </w:rPr>
        <w:t xml:space="preserve"> </w:t>
      </w:r>
      <w:proofErr w:type="spellStart"/>
      <w:r w:rsidRPr="004900F0">
        <w:rPr>
          <w:rFonts w:ascii="Consolas" w:hAnsi="Consolas" w:cs="Consolas"/>
          <w:noProof w:val="0"/>
          <w:color w:val="000000"/>
          <w:kern w:val="0"/>
          <w:sz w:val="24"/>
          <w:szCs w:val="24"/>
          <w:lang w:val="en-US"/>
        </w:rPr>
        <w:t>role_emp</w:t>
      </w:r>
      <w:proofErr w:type="spellEnd"/>
      <w:r w:rsidRPr="004900F0">
        <w:rPr>
          <w:rFonts w:ascii="Consolas" w:hAnsi="Consolas" w:cs="Consolas"/>
          <w:noProof w:val="0"/>
          <w:color w:val="808080"/>
          <w:kern w:val="0"/>
          <w:sz w:val="24"/>
          <w:szCs w:val="24"/>
          <w:lang w:val="en-US"/>
        </w:rPr>
        <w:t>;</w:t>
      </w:r>
    </w:p>
    <w:p w14:paraId="4E18556F"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GO</w:t>
      </w:r>
    </w:p>
    <w:p w14:paraId="16927392"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p>
    <w:p w14:paraId="0B685F44"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GRANT</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SELECT</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ON</w:t>
      </w:r>
      <w:r w:rsidRPr="004900F0">
        <w:rPr>
          <w:rFonts w:ascii="Consolas" w:hAnsi="Consolas" w:cs="Consolas"/>
          <w:noProof w:val="0"/>
          <w:color w:val="000000"/>
          <w:kern w:val="0"/>
          <w:sz w:val="24"/>
          <w:szCs w:val="24"/>
          <w:lang w:val="en-US"/>
        </w:rPr>
        <w:t xml:space="preserve"> </w:t>
      </w:r>
      <w:proofErr w:type="spellStart"/>
      <w:proofErr w:type="gramStart"/>
      <w:r w:rsidRPr="004900F0">
        <w:rPr>
          <w:rFonts w:ascii="Consolas" w:hAnsi="Consolas" w:cs="Consolas"/>
          <w:noProof w:val="0"/>
          <w:color w:val="000000"/>
          <w:kern w:val="0"/>
          <w:sz w:val="24"/>
          <w:szCs w:val="24"/>
          <w:lang w:val="en-US"/>
        </w:rPr>
        <w:t>dbo</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BillCategory</w:t>
      </w:r>
      <w:proofErr w:type="spellEnd"/>
      <w:proofErr w:type="gramEnd"/>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TO</w:t>
      </w:r>
      <w:r w:rsidRPr="004900F0">
        <w:rPr>
          <w:rFonts w:ascii="Consolas" w:hAnsi="Consolas" w:cs="Consolas"/>
          <w:noProof w:val="0"/>
          <w:color w:val="000000"/>
          <w:kern w:val="0"/>
          <w:sz w:val="24"/>
          <w:szCs w:val="24"/>
          <w:lang w:val="en-US"/>
        </w:rPr>
        <w:t xml:space="preserve"> </w:t>
      </w:r>
      <w:proofErr w:type="spellStart"/>
      <w:r w:rsidRPr="004900F0">
        <w:rPr>
          <w:rFonts w:ascii="Consolas" w:hAnsi="Consolas" w:cs="Consolas"/>
          <w:noProof w:val="0"/>
          <w:color w:val="000000"/>
          <w:kern w:val="0"/>
          <w:sz w:val="24"/>
          <w:szCs w:val="24"/>
          <w:lang w:val="en-US"/>
        </w:rPr>
        <w:t>role_emp</w:t>
      </w:r>
      <w:proofErr w:type="spellEnd"/>
      <w:r w:rsidRPr="004900F0">
        <w:rPr>
          <w:rFonts w:ascii="Consolas" w:hAnsi="Consolas" w:cs="Consolas"/>
          <w:noProof w:val="0"/>
          <w:color w:val="808080"/>
          <w:kern w:val="0"/>
          <w:sz w:val="24"/>
          <w:szCs w:val="24"/>
          <w:lang w:val="en-US"/>
        </w:rPr>
        <w:t>;</w:t>
      </w:r>
    </w:p>
    <w:p w14:paraId="3E1B6229"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GO</w:t>
      </w:r>
    </w:p>
    <w:p w14:paraId="3B918A0C"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p>
    <w:p w14:paraId="5969CF51"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REVOKE</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CONTROL</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ON</w:t>
      </w:r>
      <w:r w:rsidRPr="004900F0">
        <w:rPr>
          <w:rFonts w:ascii="Consolas" w:hAnsi="Consolas" w:cs="Consolas"/>
          <w:noProof w:val="0"/>
          <w:color w:val="000000"/>
          <w:kern w:val="0"/>
          <w:sz w:val="24"/>
          <w:szCs w:val="24"/>
          <w:lang w:val="en-US"/>
        </w:rPr>
        <w:t xml:space="preserve"> </w:t>
      </w:r>
      <w:proofErr w:type="spellStart"/>
      <w:proofErr w:type="gramStart"/>
      <w:r w:rsidRPr="004900F0">
        <w:rPr>
          <w:rFonts w:ascii="Consolas" w:hAnsi="Consolas" w:cs="Consolas"/>
          <w:noProof w:val="0"/>
          <w:color w:val="000000"/>
          <w:kern w:val="0"/>
          <w:sz w:val="24"/>
          <w:szCs w:val="24"/>
          <w:lang w:val="en-US"/>
        </w:rPr>
        <w:t>dbo</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insertBill</w:t>
      </w:r>
      <w:proofErr w:type="spellEnd"/>
      <w:proofErr w:type="gramEnd"/>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FROM</w:t>
      </w:r>
      <w:r w:rsidRPr="004900F0">
        <w:rPr>
          <w:rFonts w:ascii="Consolas" w:hAnsi="Consolas" w:cs="Consolas"/>
          <w:noProof w:val="0"/>
          <w:color w:val="000000"/>
          <w:kern w:val="0"/>
          <w:sz w:val="24"/>
          <w:szCs w:val="24"/>
          <w:lang w:val="en-US"/>
        </w:rPr>
        <w:t xml:space="preserve"> </w:t>
      </w:r>
      <w:proofErr w:type="spellStart"/>
      <w:r w:rsidRPr="004900F0">
        <w:rPr>
          <w:rFonts w:ascii="Consolas" w:hAnsi="Consolas" w:cs="Consolas"/>
          <w:noProof w:val="0"/>
          <w:color w:val="000000"/>
          <w:kern w:val="0"/>
          <w:sz w:val="24"/>
          <w:szCs w:val="24"/>
          <w:lang w:val="en-US"/>
        </w:rPr>
        <w:t>role_emp</w:t>
      </w:r>
      <w:proofErr w:type="spellEnd"/>
      <w:r w:rsidRPr="004900F0">
        <w:rPr>
          <w:rFonts w:ascii="Consolas" w:hAnsi="Consolas" w:cs="Consolas"/>
          <w:noProof w:val="0"/>
          <w:color w:val="808080"/>
          <w:kern w:val="0"/>
          <w:sz w:val="24"/>
          <w:szCs w:val="24"/>
          <w:lang w:val="en-US"/>
        </w:rPr>
        <w:t>;</w:t>
      </w:r>
    </w:p>
    <w:p w14:paraId="4B4331EA"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GO</w:t>
      </w:r>
    </w:p>
    <w:p w14:paraId="6BDEAF87"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p>
    <w:p w14:paraId="5900BFDC"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GRANT</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EXECUTE</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ON</w:t>
      </w:r>
      <w:r w:rsidRPr="004900F0">
        <w:rPr>
          <w:rFonts w:ascii="Consolas" w:hAnsi="Consolas" w:cs="Consolas"/>
          <w:noProof w:val="0"/>
          <w:color w:val="000000"/>
          <w:kern w:val="0"/>
          <w:sz w:val="24"/>
          <w:szCs w:val="24"/>
          <w:lang w:val="en-US"/>
        </w:rPr>
        <w:t xml:space="preserve"> </w:t>
      </w:r>
      <w:proofErr w:type="spellStart"/>
      <w:proofErr w:type="gramStart"/>
      <w:r w:rsidRPr="004900F0">
        <w:rPr>
          <w:rFonts w:ascii="Consolas" w:hAnsi="Consolas" w:cs="Consolas"/>
          <w:noProof w:val="0"/>
          <w:color w:val="000000"/>
          <w:kern w:val="0"/>
          <w:sz w:val="24"/>
          <w:szCs w:val="24"/>
          <w:lang w:val="en-US"/>
        </w:rPr>
        <w:t>dbo</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insertBill</w:t>
      </w:r>
      <w:proofErr w:type="spellEnd"/>
      <w:proofErr w:type="gramEnd"/>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TO</w:t>
      </w:r>
      <w:r w:rsidRPr="004900F0">
        <w:rPr>
          <w:rFonts w:ascii="Consolas" w:hAnsi="Consolas" w:cs="Consolas"/>
          <w:noProof w:val="0"/>
          <w:color w:val="000000"/>
          <w:kern w:val="0"/>
          <w:sz w:val="24"/>
          <w:szCs w:val="24"/>
          <w:lang w:val="en-US"/>
        </w:rPr>
        <w:t xml:space="preserve"> </w:t>
      </w:r>
      <w:proofErr w:type="spellStart"/>
      <w:r w:rsidRPr="004900F0">
        <w:rPr>
          <w:rFonts w:ascii="Consolas" w:hAnsi="Consolas" w:cs="Consolas"/>
          <w:noProof w:val="0"/>
          <w:color w:val="000000"/>
          <w:kern w:val="0"/>
          <w:sz w:val="24"/>
          <w:szCs w:val="24"/>
          <w:lang w:val="en-US"/>
        </w:rPr>
        <w:t>role_emp</w:t>
      </w:r>
      <w:proofErr w:type="spellEnd"/>
      <w:r w:rsidRPr="004900F0">
        <w:rPr>
          <w:rFonts w:ascii="Consolas" w:hAnsi="Consolas" w:cs="Consolas"/>
          <w:noProof w:val="0"/>
          <w:color w:val="808080"/>
          <w:kern w:val="0"/>
          <w:sz w:val="24"/>
          <w:szCs w:val="24"/>
          <w:lang w:val="en-US"/>
        </w:rPr>
        <w:t>;</w:t>
      </w:r>
    </w:p>
    <w:p w14:paraId="0CCD3178"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GO</w:t>
      </w:r>
    </w:p>
    <w:p w14:paraId="36EF7434"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p>
    <w:p w14:paraId="1B49BDCB"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GRANT</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SELECT</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ON</w:t>
      </w:r>
      <w:r w:rsidRPr="004900F0">
        <w:rPr>
          <w:rFonts w:ascii="Consolas" w:hAnsi="Consolas" w:cs="Consolas"/>
          <w:noProof w:val="0"/>
          <w:color w:val="000000"/>
          <w:kern w:val="0"/>
          <w:sz w:val="24"/>
          <w:szCs w:val="24"/>
          <w:lang w:val="en-US"/>
        </w:rPr>
        <w:t xml:space="preserve"> </w:t>
      </w:r>
      <w:proofErr w:type="spellStart"/>
      <w:proofErr w:type="gramStart"/>
      <w:r w:rsidRPr="004900F0">
        <w:rPr>
          <w:rFonts w:ascii="Consolas" w:hAnsi="Consolas" w:cs="Consolas"/>
          <w:noProof w:val="0"/>
          <w:color w:val="000000"/>
          <w:kern w:val="0"/>
          <w:sz w:val="24"/>
          <w:szCs w:val="24"/>
          <w:lang w:val="en-US"/>
        </w:rPr>
        <w:t>dbo</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TableStatusView</w:t>
      </w:r>
      <w:proofErr w:type="spellEnd"/>
      <w:proofErr w:type="gramEnd"/>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TO</w:t>
      </w:r>
      <w:r w:rsidRPr="004900F0">
        <w:rPr>
          <w:rFonts w:ascii="Consolas" w:hAnsi="Consolas" w:cs="Consolas"/>
          <w:noProof w:val="0"/>
          <w:color w:val="000000"/>
          <w:kern w:val="0"/>
          <w:sz w:val="24"/>
          <w:szCs w:val="24"/>
          <w:lang w:val="en-US"/>
        </w:rPr>
        <w:t xml:space="preserve"> </w:t>
      </w:r>
      <w:proofErr w:type="spellStart"/>
      <w:r w:rsidRPr="004900F0">
        <w:rPr>
          <w:rFonts w:ascii="Consolas" w:hAnsi="Consolas" w:cs="Consolas"/>
          <w:noProof w:val="0"/>
          <w:color w:val="000000"/>
          <w:kern w:val="0"/>
          <w:sz w:val="24"/>
          <w:szCs w:val="24"/>
          <w:lang w:val="en-US"/>
        </w:rPr>
        <w:t>role_emp</w:t>
      </w:r>
      <w:proofErr w:type="spellEnd"/>
      <w:r w:rsidRPr="004900F0">
        <w:rPr>
          <w:rFonts w:ascii="Consolas" w:hAnsi="Consolas" w:cs="Consolas"/>
          <w:noProof w:val="0"/>
          <w:color w:val="808080"/>
          <w:kern w:val="0"/>
          <w:sz w:val="24"/>
          <w:szCs w:val="24"/>
          <w:lang w:val="en-US"/>
        </w:rPr>
        <w:t>;</w:t>
      </w:r>
    </w:p>
    <w:p w14:paraId="7702D27C"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GO</w:t>
      </w:r>
    </w:p>
    <w:p w14:paraId="4251D2A9"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p>
    <w:p w14:paraId="580B81B9"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DENY</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EXECUTE</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ON</w:t>
      </w:r>
      <w:r w:rsidRPr="004900F0">
        <w:rPr>
          <w:rFonts w:ascii="Consolas" w:hAnsi="Consolas" w:cs="Consolas"/>
          <w:noProof w:val="0"/>
          <w:color w:val="000000"/>
          <w:kern w:val="0"/>
          <w:sz w:val="24"/>
          <w:szCs w:val="24"/>
          <w:lang w:val="en-US"/>
        </w:rPr>
        <w:t xml:space="preserve"> </w:t>
      </w:r>
      <w:proofErr w:type="spellStart"/>
      <w:proofErr w:type="gramStart"/>
      <w:r w:rsidRPr="004900F0">
        <w:rPr>
          <w:rFonts w:ascii="Consolas" w:hAnsi="Consolas" w:cs="Consolas"/>
          <w:noProof w:val="0"/>
          <w:color w:val="000000"/>
          <w:kern w:val="0"/>
          <w:sz w:val="24"/>
          <w:szCs w:val="24"/>
          <w:lang w:val="en-US"/>
        </w:rPr>
        <w:t>dbo</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insertTable</w:t>
      </w:r>
      <w:proofErr w:type="spellEnd"/>
      <w:proofErr w:type="gramEnd"/>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TO</w:t>
      </w:r>
      <w:r w:rsidRPr="004900F0">
        <w:rPr>
          <w:rFonts w:ascii="Consolas" w:hAnsi="Consolas" w:cs="Consolas"/>
          <w:noProof w:val="0"/>
          <w:color w:val="000000"/>
          <w:kern w:val="0"/>
          <w:sz w:val="24"/>
          <w:szCs w:val="24"/>
          <w:lang w:val="en-US"/>
        </w:rPr>
        <w:t xml:space="preserve"> </w:t>
      </w:r>
      <w:proofErr w:type="spellStart"/>
      <w:r w:rsidRPr="004900F0">
        <w:rPr>
          <w:rFonts w:ascii="Consolas" w:hAnsi="Consolas" w:cs="Consolas"/>
          <w:noProof w:val="0"/>
          <w:color w:val="000000"/>
          <w:kern w:val="0"/>
          <w:sz w:val="24"/>
          <w:szCs w:val="24"/>
          <w:lang w:val="en-US"/>
        </w:rPr>
        <w:t>role_emp</w:t>
      </w:r>
      <w:proofErr w:type="spellEnd"/>
      <w:r w:rsidRPr="004900F0">
        <w:rPr>
          <w:rFonts w:ascii="Consolas" w:hAnsi="Consolas" w:cs="Consolas"/>
          <w:noProof w:val="0"/>
          <w:color w:val="808080"/>
          <w:kern w:val="0"/>
          <w:sz w:val="24"/>
          <w:szCs w:val="24"/>
          <w:lang w:val="en-US"/>
        </w:rPr>
        <w:t>;</w:t>
      </w:r>
    </w:p>
    <w:p w14:paraId="4C7C785D"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DENY</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EXECUTE</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ON</w:t>
      </w:r>
      <w:r w:rsidRPr="004900F0">
        <w:rPr>
          <w:rFonts w:ascii="Consolas" w:hAnsi="Consolas" w:cs="Consolas"/>
          <w:noProof w:val="0"/>
          <w:color w:val="000000"/>
          <w:kern w:val="0"/>
          <w:sz w:val="24"/>
          <w:szCs w:val="24"/>
          <w:lang w:val="en-US"/>
        </w:rPr>
        <w:t xml:space="preserve"> </w:t>
      </w:r>
      <w:proofErr w:type="spellStart"/>
      <w:proofErr w:type="gramStart"/>
      <w:r w:rsidRPr="004900F0">
        <w:rPr>
          <w:rFonts w:ascii="Consolas" w:hAnsi="Consolas" w:cs="Consolas"/>
          <w:noProof w:val="0"/>
          <w:color w:val="000000"/>
          <w:kern w:val="0"/>
          <w:sz w:val="24"/>
          <w:szCs w:val="24"/>
          <w:lang w:val="en-US"/>
        </w:rPr>
        <w:t>dbo</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deleteTableByID</w:t>
      </w:r>
      <w:proofErr w:type="spellEnd"/>
      <w:proofErr w:type="gramEnd"/>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TO</w:t>
      </w:r>
      <w:r w:rsidRPr="004900F0">
        <w:rPr>
          <w:rFonts w:ascii="Consolas" w:hAnsi="Consolas" w:cs="Consolas"/>
          <w:noProof w:val="0"/>
          <w:color w:val="000000"/>
          <w:kern w:val="0"/>
          <w:sz w:val="24"/>
          <w:szCs w:val="24"/>
          <w:lang w:val="en-US"/>
        </w:rPr>
        <w:t xml:space="preserve"> </w:t>
      </w:r>
      <w:proofErr w:type="spellStart"/>
      <w:r w:rsidRPr="004900F0">
        <w:rPr>
          <w:rFonts w:ascii="Consolas" w:hAnsi="Consolas" w:cs="Consolas"/>
          <w:noProof w:val="0"/>
          <w:color w:val="000000"/>
          <w:kern w:val="0"/>
          <w:sz w:val="24"/>
          <w:szCs w:val="24"/>
          <w:lang w:val="en-US"/>
        </w:rPr>
        <w:t>role_emp</w:t>
      </w:r>
      <w:proofErr w:type="spellEnd"/>
      <w:r w:rsidRPr="004900F0">
        <w:rPr>
          <w:rFonts w:ascii="Consolas" w:hAnsi="Consolas" w:cs="Consolas"/>
          <w:noProof w:val="0"/>
          <w:color w:val="808080"/>
          <w:kern w:val="0"/>
          <w:sz w:val="24"/>
          <w:szCs w:val="24"/>
          <w:lang w:val="en-US"/>
        </w:rPr>
        <w:t>;</w:t>
      </w:r>
    </w:p>
    <w:p w14:paraId="5E225FAD"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DENY</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EXECUTE</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ON</w:t>
      </w:r>
      <w:r w:rsidRPr="004900F0">
        <w:rPr>
          <w:rFonts w:ascii="Consolas" w:hAnsi="Consolas" w:cs="Consolas"/>
          <w:noProof w:val="0"/>
          <w:color w:val="000000"/>
          <w:kern w:val="0"/>
          <w:sz w:val="24"/>
          <w:szCs w:val="24"/>
          <w:lang w:val="en-US"/>
        </w:rPr>
        <w:t xml:space="preserve"> </w:t>
      </w:r>
      <w:proofErr w:type="spellStart"/>
      <w:proofErr w:type="gramStart"/>
      <w:r w:rsidRPr="004900F0">
        <w:rPr>
          <w:rFonts w:ascii="Consolas" w:hAnsi="Consolas" w:cs="Consolas"/>
          <w:noProof w:val="0"/>
          <w:color w:val="000000"/>
          <w:kern w:val="0"/>
          <w:sz w:val="24"/>
          <w:szCs w:val="24"/>
          <w:lang w:val="en-US"/>
        </w:rPr>
        <w:t>dbo</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deleteBillByID</w:t>
      </w:r>
      <w:proofErr w:type="spellEnd"/>
      <w:proofErr w:type="gramEnd"/>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TO</w:t>
      </w:r>
      <w:r w:rsidRPr="004900F0">
        <w:rPr>
          <w:rFonts w:ascii="Consolas" w:hAnsi="Consolas" w:cs="Consolas"/>
          <w:noProof w:val="0"/>
          <w:color w:val="000000"/>
          <w:kern w:val="0"/>
          <w:sz w:val="24"/>
          <w:szCs w:val="24"/>
          <w:lang w:val="en-US"/>
        </w:rPr>
        <w:t xml:space="preserve"> </w:t>
      </w:r>
      <w:proofErr w:type="spellStart"/>
      <w:r w:rsidRPr="004900F0">
        <w:rPr>
          <w:rFonts w:ascii="Consolas" w:hAnsi="Consolas" w:cs="Consolas"/>
          <w:noProof w:val="0"/>
          <w:color w:val="000000"/>
          <w:kern w:val="0"/>
          <w:sz w:val="24"/>
          <w:szCs w:val="24"/>
          <w:lang w:val="en-US"/>
        </w:rPr>
        <w:t>role_emp</w:t>
      </w:r>
      <w:proofErr w:type="spellEnd"/>
      <w:r w:rsidRPr="004900F0">
        <w:rPr>
          <w:rFonts w:ascii="Consolas" w:hAnsi="Consolas" w:cs="Consolas"/>
          <w:noProof w:val="0"/>
          <w:color w:val="808080"/>
          <w:kern w:val="0"/>
          <w:sz w:val="24"/>
          <w:szCs w:val="24"/>
          <w:lang w:val="en-US"/>
        </w:rPr>
        <w:t>;</w:t>
      </w:r>
    </w:p>
    <w:p w14:paraId="67BD4C28"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GO</w:t>
      </w:r>
    </w:p>
    <w:p w14:paraId="641F9257"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p>
    <w:p w14:paraId="2A3DFE74"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8000"/>
          <w:kern w:val="0"/>
          <w:sz w:val="24"/>
          <w:szCs w:val="24"/>
          <w:lang w:val="en-US"/>
        </w:rPr>
        <w:t>------- FOR EMPLOYEE -----------</w:t>
      </w:r>
    </w:p>
    <w:p w14:paraId="275782BB"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DENY</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SELECT</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ON</w:t>
      </w:r>
      <w:r w:rsidRPr="004900F0">
        <w:rPr>
          <w:rFonts w:ascii="Consolas" w:hAnsi="Consolas" w:cs="Consolas"/>
          <w:noProof w:val="0"/>
          <w:color w:val="000000"/>
          <w:kern w:val="0"/>
          <w:sz w:val="24"/>
          <w:szCs w:val="24"/>
          <w:lang w:val="en-US"/>
        </w:rPr>
        <w:t xml:space="preserve"> </w:t>
      </w:r>
      <w:proofErr w:type="spellStart"/>
      <w:proofErr w:type="gramStart"/>
      <w:r w:rsidRPr="004900F0">
        <w:rPr>
          <w:rFonts w:ascii="Consolas" w:hAnsi="Consolas" w:cs="Consolas"/>
          <w:noProof w:val="0"/>
          <w:color w:val="000000"/>
          <w:kern w:val="0"/>
          <w:sz w:val="24"/>
          <w:szCs w:val="24"/>
          <w:lang w:val="en-US"/>
        </w:rPr>
        <w:t>dbo</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EmployeeDetailView</w:t>
      </w:r>
      <w:proofErr w:type="spellEnd"/>
      <w:proofErr w:type="gramEnd"/>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TO</w:t>
      </w:r>
      <w:r w:rsidRPr="004900F0">
        <w:rPr>
          <w:rFonts w:ascii="Consolas" w:hAnsi="Consolas" w:cs="Consolas"/>
          <w:noProof w:val="0"/>
          <w:color w:val="000000"/>
          <w:kern w:val="0"/>
          <w:sz w:val="24"/>
          <w:szCs w:val="24"/>
          <w:lang w:val="en-US"/>
        </w:rPr>
        <w:t xml:space="preserve"> </w:t>
      </w:r>
      <w:proofErr w:type="spellStart"/>
      <w:r w:rsidRPr="004900F0">
        <w:rPr>
          <w:rFonts w:ascii="Consolas" w:hAnsi="Consolas" w:cs="Consolas"/>
          <w:noProof w:val="0"/>
          <w:color w:val="000000"/>
          <w:kern w:val="0"/>
          <w:sz w:val="24"/>
          <w:szCs w:val="24"/>
          <w:lang w:val="en-US"/>
        </w:rPr>
        <w:t>role_emp</w:t>
      </w:r>
      <w:proofErr w:type="spellEnd"/>
      <w:r w:rsidRPr="004900F0">
        <w:rPr>
          <w:rFonts w:ascii="Consolas" w:hAnsi="Consolas" w:cs="Consolas"/>
          <w:noProof w:val="0"/>
          <w:color w:val="808080"/>
          <w:kern w:val="0"/>
          <w:sz w:val="24"/>
          <w:szCs w:val="24"/>
          <w:lang w:val="en-US"/>
        </w:rPr>
        <w:t>;</w:t>
      </w:r>
    </w:p>
    <w:p w14:paraId="633F0A8F"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DENY</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SELECT</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ON</w:t>
      </w:r>
      <w:r w:rsidRPr="004900F0">
        <w:rPr>
          <w:rFonts w:ascii="Consolas" w:hAnsi="Consolas" w:cs="Consolas"/>
          <w:noProof w:val="0"/>
          <w:color w:val="000000"/>
          <w:kern w:val="0"/>
          <w:sz w:val="24"/>
          <w:szCs w:val="24"/>
          <w:lang w:val="en-US"/>
        </w:rPr>
        <w:t xml:space="preserve"> </w:t>
      </w:r>
      <w:proofErr w:type="spellStart"/>
      <w:proofErr w:type="gramStart"/>
      <w:r w:rsidRPr="004900F0">
        <w:rPr>
          <w:rFonts w:ascii="Consolas" w:hAnsi="Consolas" w:cs="Consolas"/>
          <w:noProof w:val="0"/>
          <w:color w:val="000000"/>
          <w:kern w:val="0"/>
          <w:sz w:val="24"/>
          <w:szCs w:val="24"/>
          <w:lang w:val="en-US"/>
        </w:rPr>
        <w:t>dbo</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ShiftDetailView</w:t>
      </w:r>
      <w:proofErr w:type="spellEnd"/>
      <w:proofErr w:type="gramEnd"/>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to</w:t>
      </w:r>
      <w:r w:rsidRPr="004900F0">
        <w:rPr>
          <w:rFonts w:ascii="Consolas" w:hAnsi="Consolas" w:cs="Consolas"/>
          <w:noProof w:val="0"/>
          <w:color w:val="000000"/>
          <w:kern w:val="0"/>
          <w:sz w:val="24"/>
          <w:szCs w:val="24"/>
          <w:lang w:val="en-US"/>
        </w:rPr>
        <w:t xml:space="preserve"> </w:t>
      </w:r>
      <w:proofErr w:type="spellStart"/>
      <w:r w:rsidRPr="004900F0">
        <w:rPr>
          <w:rFonts w:ascii="Consolas" w:hAnsi="Consolas" w:cs="Consolas"/>
          <w:noProof w:val="0"/>
          <w:color w:val="000000"/>
          <w:kern w:val="0"/>
          <w:sz w:val="24"/>
          <w:szCs w:val="24"/>
          <w:lang w:val="en-US"/>
        </w:rPr>
        <w:t>role_emp</w:t>
      </w:r>
      <w:proofErr w:type="spellEnd"/>
      <w:r w:rsidRPr="004900F0">
        <w:rPr>
          <w:rFonts w:ascii="Consolas" w:hAnsi="Consolas" w:cs="Consolas"/>
          <w:noProof w:val="0"/>
          <w:color w:val="808080"/>
          <w:kern w:val="0"/>
          <w:sz w:val="24"/>
          <w:szCs w:val="24"/>
          <w:lang w:val="en-US"/>
        </w:rPr>
        <w:t>;</w:t>
      </w:r>
    </w:p>
    <w:p w14:paraId="04850CDC"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p>
    <w:p w14:paraId="7F4AFF87"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DENY</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EXECUTE</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ON</w:t>
      </w:r>
      <w:r w:rsidRPr="004900F0">
        <w:rPr>
          <w:rFonts w:ascii="Consolas" w:hAnsi="Consolas" w:cs="Consolas"/>
          <w:noProof w:val="0"/>
          <w:color w:val="000000"/>
          <w:kern w:val="0"/>
          <w:sz w:val="24"/>
          <w:szCs w:val="24"/>
          <w:lang w:val="en-US"/>
        </w:rPr>
        <w:t xml:space="preserve"> </w:t>
      </w:r>
      <w:proofErr w:type="spellStart"/>
      <w:proofErr w:type="gramStart"/>
      <w:r w:rsidRPr="004900F0">
        <w:rPr>
          <w:rFonts w:ascii="Consolas" w:hAnsi="Consolas" w:cs="Consolas"/>
          <w:noProof w:val="0"/>
          <w:color w:val="000000"/>
          <w:kern w:val="0"/>
          <w:sz w:val="24"/>
          <w:szCs w:val="24"/>
          <w:lang w:val="en-US"/>
        </w:rPr>
        <w:t>dbo</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getJobDetail</w:t>
      </w:r>
      <w:proofErr w:type="spellEnd"/>
      <w:proofErr w:type="gramEnd"/>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TO</w:t>
      </w:r>
      <w:r w:rsidRPr="004900F0">
        <w:rPr>
          <w:rFonts w:ascii="Consolas" w:hAnsi="Consolas" w:cs="Consolas"/>
          <w:noProof w:val="0"/>
          <w:color w:val="000000"/>
          <w:kern w:val="0"/>
          <w:sz w:val="24"/>
          <w:szCs w:val="24"/>
          <w:lang w:val="en-US"/>
        </w:rPr>
        <w:t xml:space="preserve"> </w:t>
      </w:r>
      <w:proofErr w:type="spellStart"/>
      <w:r w:rsidRPr="004900F0">
        <w:rPr>
          <w:rFonts w:ascii="Consolas" w:hAnsi="Consolas" w:cs="Consolas"/>
          <w:noProof w:val="0"/>
          <w:color w:val="000000"/>
          <w:kern w:val="0"/>
          <w:sz w:val="24"/>
          <w:szCs w:val="24"/>
          <w:lang w:val="en-US"/>
        </w:rPr>
        <w:t>role_emp</w:t>
      </w:r>
      <w:proofErr w:type="spellEnd"/>
      <w:r w:rsidRPr="004900F0">
        <w:rPr>
          <w:rFonts w:ascii="Consolas" w:hAnsi="Consolas" w:cs="Consolas"/>
          <w:noProof w:val="0"/>
          <w:color w:val="808080"/>
          <w:kern w:val="0"/>
          <w:sz w:val="24"/>
          <w:szCs w:val="24"/>
          <w:lang w:val="en-US"/>
        </w:rPr>
        <w:t>;</w:t>
      </w:r>
    </w:p>
    <w:p w14:paraId="7B39D34D"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DENY</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SELECT</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ON</w:t>
      </w:r>
      <w:r w:rsidRPr="004900F0">
        <w:rPr>
          <w:rFonts w:ascii="Consolas" w:hAnsi="Consolas" w:cs="Consolas"/>
          <w:noProof w:val="0"/>
          <w:color w:val="000000"/>
          <w:kern w:val="0"/>
          <w:sz w:val="24"/>
          <w:szCs w:val="24"/>
          <w:lang w:val="en-US"/>
        </w:rPr>
        <w:t xml:space="preserve"> </w:t>
      </w:r>
      <w:proofErr w:type="spellStart"/>
      <w:proofErr w:type="gramStart"/>
      <w:r w:rsidRPr="004900F0">
        <w:rPr>
          <w:rFonts w:ascii="Consolas" w:hAnsi="Consolas" w:cs="Consolas"/>
          <w:noProof w:val="0"/>
          <w:color w:val="000000"/>
          <w:kern w:val="0"/>
          <w:sz w:val="24"/>
          <w:szCs w:val="24"/>
          <w:lang w:val="en-US"/>
        </w:rPr>
        <w:t>dbo</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getEmployeeInfo</w:t>
      </w:r>
      <w:proofErr w:type="spellEnd"/>
      <w:proofErr w:type="gramEnd"/>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TO</w:t>
      </w:r>
      <w:r w:rsidRPr="004900F0">
        <w:rPr>
          <w:rFonts w:ascii="Consolas" w:hAnsi="Consolas" w:cs="Consolas"/>
          <w:noProof w:val="0"/>
          <w:color w:val="000000"/>
          <w:kern w:val="0"/>
          <w:sz w:val="24"/>
          <w:szCs w:val="24"/>
          <w:lang w:val="en-US"/>
        </w:rPr>
        <w:t xml:space="preserve"> </w:t>
      </w:r>
      <w:proofErr w:type="spellStart"/>
      <w:r w:rsidRPr="004900F0">
        <w:rPr>
          <w:rFonts w:ascii="Consolas" w:hAnsi="Consolas" w:cs="Consolas"/>
          <w:noProof w:val="0"/>
          <w:color w:val="000000"/>
          <w:kern w:val="0"/>
          <w:sz w:val="24"/>
          <w:szCs w:val="24"/>
          <w:lang w:val="en-US"/>
        </w:rPr>
        <w:t>role_emp</w:t>
      </w:r>
      <w:proofErr w:type="spellEnd"/>
      <w:r w:rsidRPr="004900F0">
        <w:rPr>
          <w:rFonts w:ascii="Consolas" w:hAnsi="Consolas" w:cs="Consolas"/>
          <w:noProof w:val="0"/>
          <w:color w:val="808080"/>
          <w:kern w:val="0"/>
          <w:sz w:val="24"/>
          <w:szCs w:val="24"/>
          <w:lang w:val="en-US"/>
        </w:rPr>
        <w:t>;</w:t>
      </w:r>
    </w:p>
    <w:p w14:paraId="746C3B83"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DENY</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SELECT</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ON</w:t>
      </w:r>
      <w:r w:rsidRPr="004900F0">
        <w:rPr>
          <w:rFonts w:ascii="Consolas" w:hAnsi="Consolas" w:cs="Consolas"/>
          <w:noProof w:val="0"/>
          <w:color w:val="000000"/>
          <w:kern w:val="0"/>
          <w:sz w:val="24"/>
          <w:szCs w:val="24"/>
          <w:lang w:val="en-US"/>
        </w:rPr>
        <w:t xml:space="preserve"> </w:t>
      </w:r>
      <w:proofErr w:type="spellStart"/>
      <w:proofErr w:type="gramStart"/>
      <w:r w:rsidRPr="004900F0">
        <w:rPr>
          <w:rFonts w:ascii="Consolas" w:hAnsi="Consolas" w:cs="Consolas"/>
          <w:noProof w:val="0"/>
          <w:color w:val="000000"/>
          <w:kern w:val="0"/>
          <w:sz w:val="24"/>
          <w:szCs w:val="24"/>
          <w:lang w:val="en-US"/>
        </w:rPr>
        <w:t>dbo</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filterEmployeeByName</w:t>
      </w:r>
      <w:proofErr w:type="spellEnd"/>
      <w:proofErr w:type="gramEnd"/>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TO</w:t>
      </w:r>
      <w:r w:rsidRPr="004900F0">
        <w:rPr>
          <w:rFonts w:ascii="Consolas" w:hAnsi="Consolas" w:cs="Consolas"/>
          <w:noProof w:val="0"/>
          <w:color w:val="000000"/>
          <w:kern w:val="0"/>
          <w:sz w:val="24"/>
          <w:szCs w:val="24"/>
          <w:lang w:val="en-US"/>
        </w:rPr>
        <w:t xml:space="preserve"> </w:t>
      </w:r>
      <w:proofErr w:type="spellStart"/>
      <w:r w:rsidRPr="004900F0">
        <w:rPr>
          <w:rFonts w:ascii="Consolas" w:hAnsi="Consolas" w:cs="Consolas"/>
          <w:noProof w:val="0"/>
          <w:color w:val="000000"/>
          <w:kern w:val="0"/>
          <w:sz w:val="24"/>
          <w:szCs w:val="24"/>
          <w:lang w:val="en-US"/>
        </w:rPr>
        <w:t>role_emp</w:t>
      </w:r>
      <w:proofErr w:type="spellEnd"/>
      <w:r w:rsidRPr="004900F0">
        <w:rPr>
          <w:rFonts w:ascii="Consolas" w:hAnsi="Consolas" w:cs="Consolas"/>
          <w:noProof w:val="0"/>
          <w:color w:val="808080"/>
          <w:kern w:val="0"/>
          <w:sz w:val="24"/>
          <w:szCs w:val="24"/>
          <w:lang w:val="en-US"/>
        </w:rPr>
        <w:t>;</w:t>
      </w:r>
    </w:p>
    <w:p w14:paraId="77340B3F"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DENY</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SELECT</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ON</w:t>
      </w:r>
      <w:r w:rsidRPr="004900F0">
        <w:rPr>
          <w:rFonts w:ascii="Consolas" w:hAnsi="Consolas" w:cs="Consolas"/>
          <w:noProof w:val="0"/>
          <w:color w:val="000000"/>
          <w:kern w:val="0"/>
          <w:sz w:val="24"/>
          <w:szCs w:val="24"/>
          <w:lang w:val="en-US"/>
        </w:rPr>
        <w:t xml:space="preserve"> </w:t>
      </w:r>
      <w:proofErr w:type="spellStart"/>
      <w:proofErr w:type="gramStart"/>
      <w:r w:rsidRPr="004900F0">
        <w:rPr>
          <w:rFonts w:ascii="Consolas" w:hAnsi="Consolas" w:cs="Consolas"/>
          <w:noProof w:val="0"/>
          <w:color w:val="000000"/>
          <w:kern w:val="0"/>
          <w:sz w:val="24"/>
          <w:szCs w:val="24"/>
          <w:lang w:val="en-US"/>
        </w:rPr>
        <w:t>dbo</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filterEmployeeByDate</w:t>
      </w:r>
      <w:proofErr w:type="spellEnd"/>
      <w:proofErr w:type="gramEnd"/>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TO</w:t>
      </w:r>
      <w:r w:rsidRPr="004900F0">
        <w:rPr>
          <w:rFonts w:ascii="Consolas" w:hAnsi="Consolas" w:cs="Consolas"/>
          <w:noProof w:val="0"/>
          <w:color w:val="000000"/>
          <w:kern w:val="0"/>
          <w:sz w:val="24"/>
          <w:szCs w:val="24"/>
          <w:lang w:val="en-US"/>
        </w:rPr>
        <w:t xml:space="preserve"> </w:t>
      </w:r>
      <w:proofErr w:type="spellStart"/>
      <w:r w:rsidRPr="004900F0">
        <w:rPr>
          <w:rFonts w:ascii="Consolas" w:hAnsi="Consolas" w:cs="Consolas"/>
          <w:noProof w:val="0"/>
          <w:color w:val="000000"/>
          <w:kern w:val="0"/>
          <w:sz w:val="24"/>
          <w:szCs w:val="24"/>
          <w:lang w:val="en-US"/>
        </w:rPr>
        <w:t>role_emp</w:t>
      </w:r>
      <w:proofErr w:type="spellEnd"/>
      <w:r w:rsidRPr="004900F0">
        <w:rPr>
          <w:rFonts w:ascii="Consolas" w:hAnsi="Consolas" w:cs="Consolas"/>
          <w:noProof w:val="0"/>
          <w:color w:val="808080"/>
          <w:kern w:val="0"/>
          <w:sz w:val="24"/>
          <w:szCs w:val="24"/>
          <w:lang w:val="en-US"/>
        </w:rPr>
        <w:t>;</w:t>
      </w:r>
    </w:p>
    <w:p w14:paraId="22A05711"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DENY</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EXECUTE</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ON</w:t>
      </w:r>
      <w:r w:rsidRPr="004900F0">
        <w:rPr>
          <w:rFonts w:ascii="Consolas" w:hAnsi="Consolas" w:cs="Consolas"/>
          <w:noProof w:val="0"/>
          <w:color w:val="000000"/>
          <w:kern w:val="0"/>
          <w:sz w:val="24"/>
          <w:szCs w:val="24"/>
          <w:lang w:val="en-US"/>
        </w:rPr>
        <w:t xml:space="preserve"> </w:t>
      </w:r>
      <w:proofErr w:type="spellStart"/>
      <w:proofErr w:type="gramStart"/>
      <w:r w:rsidRPr="004900F0">
        <w:rPr>
          <w:rFonts w:ascii="Consolas" w:hAnsi="Consolas" w:cs="Consolas"/>
          <w:noProof w:val="0"/>
          <w:color w:val="000000"/>
          <w:kern w:val="0"/>
          <w:sz w:val="24"/>
          <w:szCs w:val="24"/>
          <w:lang w:val="en-US"/>
        </w:rPr>
        <w:t>dbo</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getSalary</w:t>
      </w:r>
      <w:proofErr w:type="spellEnd"/>
      <w:proofErr w:type="gramEnd"/>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TO</w:t>
      </w:r>
      <w:r w:rsidRPr="004900F0">
        <w:rPr>
          <w:rFonts w:ascii="Consolas" w:hAnsi="Consolas" w:cs="Consolas"/>
          <w:noProof w:val="0"/>
          <w:color w:val="000000"/>
          <w:kern w:val="0"/>
          <w:sz w:val="24"/>
          <w:szCs w:val="24"/>
          <w:lang w:val="en-US"/>
        </w:rPr>
        <w:t xml:space="preserve"> </w:t>
      </w:r>
      <w:proofErr w:type="spellStart"/>
      <w:r w:rsidRPr="004900F0">
        <w:rPr>
          <w:rFonts w:ascii="Consolas" w:hAnsi="Consolas" w:cs="Consolas"/>
          <w:noProof w:val="0"/>
          <w:color w:val="000000"/>
          <w:kern w:val="0"/>
          <w:sz w:val="24"/>
          <w:szCs w:val="24"/>
          <w:lang w:val="en-US"/>
        </w:rPr>
        <w:t>role_emp</w:t>
      </w:r>
      <w:proofErr w:type="spellEnd"/>
      <w:r w:rsidRPr="004900F0">
        <w:rPr>
          <w:rFonts w:ascii="Consolas" w:hAnsi="Consolas" w:cs="Consolas"/>
          <w:noProof w:val="0"/>
          <w:color w:val="808080"/>
          <w:kern w:val="0"/>
          <w:sz w:val="24"/>
          <w:szCs w:val="24"/>
          <w:lang w:val="en-US"/>
        </w:rPr>
        <w:t>;</w:t>
      </w:r>
    </w:p>
    <w:p w14:paraId="7C38DF4B"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DENY</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SELECT</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ON</w:t>
      </w:r>
      <w:r w:rsidRPr="004900F0">
        <w:rPr>
          <w:rFonts w:ascii="Consolas" w:hAnsi="Consolas" w:cs="Consolas"/>
          <w:noProof w:val="0"/>
          <w:color w:val="000000"/>
          <w:kern w:val="0"/>
          <w:sz w:val="24"/>
          <w:szCs w:val="24"/>
          <w:lang w:val="en-US"/>
        </w:rPr>
        <w:t xml:space="preserve"> </w:t>
      </w:r>
      <w:proofErr w:type="spellStart"/>
      <w:proofErr w:type="gramStart"/>
      <w:r w:rsidRPr="004900F0">
        <w:rPr>
          <w:rFonts w:ascii="Consolas" w:hAnsi="Consolas" w:cs="Consolas"/>
          <w:noProof w:val="0"/>
          <w:color w:val="000000"/>
          <w:kern w:val="0"/>
          <w:sz w:val="24"/>
          <w:szCs w:val="24"/>
          <w:lang w:val="en-US"/>
        </w:rPr>
        <w:t>dbo</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getEmployeeID</w:t>
      </w:r>
      <w:proofErr w:type="spellEnd"/>
      <w:proofErr w:type="gramEnd"/>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TO</w:t>
      </w:r>
      <w:r w:rsidRPr="004900F0">
        <w:rPr>
          <w:rFonts w:ascii="Consolas" w:hAnsi="Consolas" w:cs="Consolas"/>
          <w:noProof w:val="0"/>
          <w:color w:val="000000"/>
          <w:kern w:val="0"/>
          <w:sz w:val="24"/>
          <w:szCs w:val="24"/>
          <w:lang w:val="en-US"/>
        </w:rPr>
        <w:t xml:space="preserve"> </w:t>
      </w:r>
      <w:proofErr w:type="spellStart"/>
      <w:r w:rsidRPr="004900F0">
        <w:rPr>
          <w:rFonts w:ascii="Consolas" w:hAnsi="Consolas" w:cs="Consolas"/>
          <w:noProof w:val="0"/>
          <w:color w:val="000000"/>
          <w:kern w:val="0"/>
          <w:sz w:val="24"/>
          <w:szCs w:val="24"/>
          <w:lang w:val="en-US"/>
        </w:rPr>
        <w:t>role_emp</w:t>
      </w:r>
      <w:proofErr w:type="spellEnd"/>
      <w:r w:rsidRPr="004900F0">
        <w:rPr>
          <w:rFonts w:ascii="Consolas" w:hAnsi="Consolas" w:cs="Consolas"/>
          <w:noProof w:val="0"/>
          <w:color w:val="808080"/>
          <w:kern w:val="0"/>
          <w:sz w:val="24"/>
          <w:szCs w:val="24"/>
          <w:lang w:val="en-US"/>
        </w:rPr>
        <w:t>;</w:t>
      </w:r>
    </w:p>
    <w:p w14:paraId="2CDB4253"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DENY</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SELECT</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ON</w:t>
      </w:r>
      <w:r w:rsidRPr="004900F0">
        <w:rPr>
          <w:rFonts w:ascii="Consolas" w:hAnsi="Consolas" w:cs="Consolas"/>
          <w:noProof w:val="0"/>
          <w:color w:val="000000"/>
          <w:kern w:val="0"/>
          <w:sz w:val="24"/>
          <w:szCs w:val="24"/>
          <w:lang w:val="en-US"/>
        </w:rPr>
        <w:t xml:space="preserve"> </w:t>
      </w:r>
      <w:proofErr w:type="spellStart"/>
      <w:proofErr w:type="gramStart"/>
      <w:r w:rsidRPr="004900F0">
        <w:rPr>
          <w:rFonts w:ascii="Consolas" w:hAnsi="Consolas" w:cs="Consolas"/>
          <w:noProof w:val="0"/>
          <w:color w:val="000000"/>
          <w:kern w:val="0"/>
          <w:sz w:val="24"/>
          <w:szCs w:val="24"/>
          <w:lang w:val="en-US"/>
        </w:rPr>
        <w:t>dbo</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getEmployeeInfoByName</w:t>
      </w:r>
      <w:proofErr w:type="spellEnd"/>
      <w:proofErr w:type="gramEnd"/>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TO</w:t>
      </w:r>
      <w:r w:rsidRPr="004900F0">
        <w:rPr>
          <w:rFonts w:ascii="Consolas" w:hAnsi="Consolas" w:cs="Consolas"/>
          <w:noProof w:val="0"/>
          <w:color w:val="000000"/>
          <w:kern w:val="0"/>
          <w:sz w:val="24"/>
          <w:szCs w:val="24"/>
          <w:lang w:val="en-US"/>
        </w:rPr>
        <w:t xml:space="preserve"> </w:t>
      </w:r>
      <w:proofErr w:type="spellStart"/>
      <w:r w:rsidRPr="004900F0">
        <w:rPr>
          <w:rFonts w:ascii="Consolas" w:hAnsi="Consolas" w:cs="Consolas"/>
          <w:noProof w:val="0"/>
          <w:color w:val="000000"/>
          <w:kern w:val="0"/>
          <w:sz w:val="24"/>
          <w:szCs w:val="24"/>
          <w:lang w:val="en-US"/>
        </w:rPr>
        <w:t>role_emp</w:t>
      </w:r>
      <w:proofErr w:type="spellEnd"/>
      <w:r w:rsidRPr="004900F0">
        <w:rPr>
          <w:rFonts w:ascii="Consolas" w:hAnsi="Consolas" w:cs="Consolas"/>
          <w:noProof w:val="0"/>
          <w:color w:val="808080"/>
          <w:kern w:val="0"/>
          <w:sz w:val="24"/>
          <w:szCs w:val="24"/>
          <w:lang w:val="en-US"/>
        </w:rPr>
        <w:t>;</w:t>
      </w:r>
    </w:p>
    <w:p w14:paraId="728C2A37"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DENY</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SELECT</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ON</w:t>
      </w:r>
      <w:r w:rsidRPr="004900F0">
        <w:rPr>
          <w:rFonts w:ascii="Consolas" w:hAnsi="Consolas" w:cs="Consolas"/>
          <w:noProof w:val="0"/>
          <w:color w:val="000000"/>
          <w:kern w:val="0"/>
          <w:sz w:val="24"/>
          <w:szCs w:val="24"/>
          <w:lang w:val="en-US"/>
        </w:rPr>
        <w:t xml:space="preserve"> </w:t>
      </w:r>
      <w:proofErr w:type="spellStart"/>
      <w:proofErr w:type="gramStart"/>
      <w:r w:rsidRPr="004900F0">
        <w:rPr>
          <w:rFonts w:ascii="Consolas" w:hAnsi="Consolas" w:cs="Consolas"/>
          <w:noProof w:val="0"/>
          <w:color w:val="000000"/>
          <w:kern w:val="0"/>
          <w:sz w:val="24"/>
          <w:szCs w:val="24"/>
          <w:lang w:val="en-US"/>
        </w:rPr>
        <w:t>dbo</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getEmployeeInfoByJob</w:t>
      </w:r>
      <w:proofErr w:type="spellEnd"/>
      <w:proofErr w:type="gramEnd"/>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TO</w:t>
      </w:r>
      <w:r w:rsidRPr="004900F0">
        <w:rPr>
          <w:rFonts w:ascii="Consolas" w:hAnsi="Consolas" w:cs="Consolas"/>
          <w:noProof w:val="0"/>
          <w:color w:val="000000"/>
          <w:kern w:val="0"/>
          <w:sz w:val="24"/>
          <w:szCs w:val="24"/>
          <w:lang w:val="en-US"/>
        </w:rPr>
        <w:t xml:space="preserve"> </w:t>
      </w:r>
      <w:proofErr w:type="spellStart"/>
      <w:r w:rsidRPr="004900F0">
        <w:rPr>
          <w:rFonts w:ascii="Consolas" w:hAnsi="Consolas" w:cs="Consolas"/>
          <w:noProof w:val="0"/>
          <w:color w:val="000000"/>
          <w:kern w:val="0"/>
          <w:sz w:val="24"/>
          <w:szCs w:val="24"/>
          <w:lang w:val="en-US"/>
        </w:rPr>
        <w:t>role_emp</w:t>
      </w:r>
      <w:proofErr w:type="spellEnd"/>
      <w:r w:rsidRPr="004900F0">
        <w:rPr>
          <w:rFonts w:ascii="Consolas" w:hAnsi="Consolas" w:cs="Consolas"/>
          <w:noProof w:val="0"/>
          <w:color w:val="808080"/>
          <w:kern w:val="0"/>
          <w:sz w:val="24"/>
          <w:szCs w:val="24"/>
          <w:lang w:val="en-US"/>
        </w:rPr>
        <w:t>;</w:t>
      </w:r>
    </w:p>
    <w:p w14:paraId="063C6570"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DENY</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SELECT</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ON</w:t>
      </w:r>
      <w:r w:rsidRPr="004900F0">
        <w:rPr>
          <w:rFonts w:ascii="Consolas" w:hAnsi="Consolas" w:cs="Consolas"/>
          <w:noProof w:val="0"/>
          <w:color w:val="000000"/>
          <w:kern w:val="0"/>
          <w:sz w:val="24"/>
          <w:szCs w:val="24"/>
          <w:lang w:val="en-US"/>
        </w:rPr>
        <w:t xml:space="preserve"> </w:t>
      </w:r>
      <w:proofErr w:type="spellStart"/>
      <w:proofErr w:type="gramStart"/>
      <w:r w:rsidRPr="004900F0">
        <w:rPr>
          <w:rFonts w:ascii="Consolas" w:hAnsi="Consolas" w:cs="Consolas"/>
          <w:noProof w:val="0"/>
          <w:color w:val="000000"/>
          <w:kern w:val="0"/>
          <w:sz w:val="24"/>
          <w:szCs w:val="24"/>
          <w:lang w:val="en-US"/>
        </w:rPr>
        <w:t>dbo</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getEmployeeNameByRecruitmentDate</w:t>
      </w:r>
      <w:proofErr w:type="spellEnd"/>
      <w:proofErr w:type="gramEnd"/>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TO</w:t>
      </w:r>
      <w:r w:rsidRPr="004900F0">
        <w:rPr>
          <w:rFonts w:ascii="Consolas" w:hAnsi="Consolas" w:cs="Consolas"/>
          <w:noProof w:val="0"/>
          <w:color w:val="000000"/>
          <w:kern w:val="0"/>
          <w:sz w:val="24"/>
          <w:szCs w:val="24"/>
          <w:lang w:val="en-US"/>
        </w:rPr>
        <w:t xml:space="preserve"> </w:t>
      </w:r>
      <w:proofErr w:type="spellStart"/>
      <w:r w:rsidRPr="004900F0">
        <w:rPr>
          <w:rFonts w:ascii="Consolas" w:hAnsi="Consolas" w:cs="Consolas"/>
          <w:noProof w:val="0"/>
          <w:color w:val="000000"/>
          <w:kern w:val="0"/>
          <w:sz w:val="24"/>
          <w:szCs w:val="24"/>
          <w:lang w:val="en-US"/>
        </w:rPr>
        <w:t>role_emp</w:t>
      </w:r>
      <w:proofErr w:type="spellEnd"/>
      <w:r w:rsidRPr="004900F0">
        <w:rPr>
          <w:rFonts w:ascii="Consolas" w:hAnsi="Consolas" w:cs="Consolas"/>
          <w:noProof w:val="0"/>
          <w:color w:val="808080"/>
          <w:kern w:val="0"/>
          <w:sz w:val="24"/>
          <w:szCs w:val="24"/>
          <w:lang w:val="en-US"/>
        </w:rPr>
        <w:t>;</w:t>
      </w:r>
    </w:p>
    <w:p w14:paraId="560C2B10"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DENY</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EXECUTE</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ON</w:t>
      </w:r>
      <w:r w:rsidRPr="004900F0">
        <w:rPr>
          <w:rFonts w:ascii="Consolas" w:hAnsi="Consolas" w:cs="Consolas"/>
          <w:noProof w:val="0"/>
          <w:color w:val="000000"/>
          <w:kern w:val="0"/>
          <w:sz w:val="24"/>
          <w:szCs w:val="24"/>
          <w:lang w:val="en-US"/>
        </w:rPr>
        <w:t xml:space="preserve"> </w:t>
      </w:r>
      <w:proofErr w:type="spellStart"/>
      <w:proofErr w:type="gramStart"/>
      <w:r w:rsidRPr="004900F0">
        <w:rPr>
          <w:rFonts w:ascii="Consolas" w:hAnsi="Consolas" w:cs="Consolas"/>
          <w:noProof w:val="0"/>
          <w:color w:val="000000"/>
          <w:kern w:val="0"/>
          <w:sz w:val="24"/>
          <w:szCs w:val="24"/>
          <w:lang w:val="en-US"/>
        </w:rPr>
        <w:t>dbo</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createID</w:t>
      </w:r>
      <w:proofErr w:type="spellEnd"/>
      <w:proofErr w:type="gramEnd"/>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TO</w:t>
      </w:r>
      <w:r w:rsidRPr="004900F0">
        <w:rPr>
          <w:rFonts w:ascii="Consolas" w:hAnsi="Consolas" w:cs="Consolas"/>
          <w:noProof w:val="0"/>
          <w:color w:val="000000"/>
          <w:kern w:val="0"/>
          <w:sz w:val="24"/>
          <w:szCs w:val="24"/>
          <w:lang w:val="en-US"/>
        </w:rPr>
        <w:t xml:space="preserve"> </w:t>
      </w:r>
      <w:proofErr w:type="spellStart"/>
      <w:r w:rsidRPr="004900F0">
        <w:rPr>
          <w:rFonts w:ascii="Consolas" w:hAnsi="Consolas" w:cs="Consolas"/>
          <w:noProof w:val="0"/>
          <w:color w:val="000000"/>
          <w:kern w:val="0"/>
          <w:sz w:val="24"/>
          <w:szCs w:val="24"/>
          <w:lang w:val="en-US"/>
        </w:rPr>
        <w:t>role_emp</w:t>
      </w:r>
      <w:proofErr w:type="spellEnd"/>
      <w:r w:rsidRPr="004900F0">
        <w:rPr>
          <w:rFonts w:ascii="Consolas" w:hAnsi="Consolas" w:cs="Consolas"/>
          <w:noProof w:val="0"/>
          <w:color w:val="808080"/>
          <w:kern w:val="0"/>
          <w:sz w:val="24"/>
          <w:szCs w:val="24"/>
          <w:lang w:val="en-US"/>
        </w:rPr>
        <w:t>;</w:t>
      </w:r>
    </w:p>
    <w:p w14:paraId="2BDCF98D"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GO</w:t>
      </w:r>
    </w:p>
    <w:p w14:paraId="575E6FE9"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p>
    <w:p w14:paraId="5CF827BE"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DENY</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EXECUTE</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ON</w:t>
      </w:r>
      <w:r w:rsidRPr="004900F0">
        <w:rPr>
          <w:rFonts w:ascii="Consolas" w:hAnsi="Consolas" w:cs="Consolas"/>
          <w:noProof w:val="0"/>
          <w:color w:val="000000"/>
          <w:kern w:val="0"/>
          <w:sz w:val="24"/>
          <w:szCs w:val="24"/>
          <w:lang w:val="en-US"/>
        </w:rPr>
        <w:t xml:space="preserve"> </w:t>
      </w:r>
      <w:proofErr w:type="spellStart"/>
      <w:proofErr w:type="gramStart"/>
      <w:r w:rsidRPr="004900F0">
        <w:rPr>
          <w:rFonts w:ascii="Consolas" w:hAnsi="Consolas" w:cs="Consolas"/>
          <w:noProof w:val="0"/>
          <w:color w:val="000000"/>
          <w:kern w:val="0"/>
          <w:sz w:val="24"/>
          <w:szCs w:val="24"/>
          <w:lang w:val="en-US"/>
        </w:rPr>
        <w:t>dbo</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getEmployee</w:t>
      </w:r>
      <w:proofErr w:type="spellEnd"/>
      <w:proofErr w:type="gramEnd"/>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TO</w:t>
      </w:r>
      <w:r w:rsidRPr="004900F0">
        <w:rPr>
          <w:rFonts w:ascii="Consolas" w:hAnsi="Consolas" w:cs="Consolas"/>
          <w:noProof w:val="0"/>
          <w:color w:val="000000"/>
          <w:kern w:val="0"/>
          <w:sz w:val="24"/>
          <w:szCs w:val="24"/>
          <w:lang w:val="en-US"/>
        </w:rPr>
        <w:t xml:space="preserve"> </w:t>
      </w:r>
      <w:proofErr w:type="spellStart"/>
      <w:r w:rsidRPr="004900F0">
        <w:rPr>
          <w:rFonts w:ascii="Consolas" w:hAnsi="Consolas" w:cs="Consolas"/>
          <w:noProof w:val="0"/>
          <w:color w:val="000000"/>
          <w:kern w:val="0"/>
          <w:sz w:val="24"/>
          <w:szCs w:val="24"/>
          <w:lang w:val="en-US"/>
        </w:rPr>
        <w:t>role_emp</w:t>
      </w:r>
      <w:proofErr w:type="spellEnd"/>
      <w:r w:rsidRPr="004900F0">
        <w:rPr>
          <w:rFonts w:ascii="Consolas" w:hAnsi="Consolas" w:cs="Consolas"/>
          <w:noProof w:val="0"/>
          <w:color w:val="808080"/>
          <w:kern w:val="0"/>
          <w:sz w:val="24"/>
          <w:szCs w:val="24"/>
          <w:lang w:val="en-US"/>
        </w:rPr>
        <w:t>;</w:t>
      </w:r>
    </w:p>
    <w:p w14:paraId="371985A8"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DENY</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EXECUTE</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ON</w:t>
      </w:r>
      <w:r w:rsidRPr="004900F0">
        <w:rPr>
          <w:rFonts w:ascii="Consolas" w:hAnsi="Consolas" w:cs="Consolas"/>
          <w:noProof w:val="0"/>
          <w:color w:val="000000"/>
          <w:kern w:val="0"/>
          <w:sz w:val="24"/>
          <w:szCs w:val="24"/>
          <w:lang w:val="en-US"/>
        </w:rPr>
        <w:t xml:space="preserve"> </w:t>
      </w:r>
      <w:proofErr w:type="spellStart"/>
      <w:proofErr w:type="gramStart"/>
      <w:r w:rsidRPr="004900F0">
        <w:rPr>
          <w:rFonts w:ascii="Consolas" w:hAnsi="Consolas" w:cs="Consolas"/>
          <w:noProof w:val="0"/>
          <w:color w:val="000000"/>
          <w:kern w:val="0"/>
          <w:sz w:val="24"/>
          <w:szCs w:val="24"/>
          <w:lang w:val="en-US"/>
        </w:rPr>
        <w:t>dbo</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getJob</w:t>
      </w:r>
      <w:proofErr w:type="spellEnd"/>
      <w:proofErr w:type="gramEnd"/>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TO</w:t>
      </w:r>
      <w:r w:rsidRPr="004900F0">
        <w:rPr>
          <w:rFonts w:ascii="Consolas" w:hAnsi="Consolas" w:cs="Consolas"/>
          <w:noProof w:val="0"/>
          <w:color w:val="000000"/>
          <w:kern w:val="0"/>
          <w:sz w:val="24"/>
          <w:szCs w:val="24"/>
          <w:lang w:val="en-US"/>
        </w:rPr>
        <w:t xml:space="preserve"> </w:t>
      </w:r>
      <w:proofErr w:type="spellStart"/>
      <w:r w:rsidRPr="004900F0">
        <w:rPr>
          <w:rFonts w:ascii="Consolas" w:hAnsi="Consolas" w:cs="Consolas"/>
          <w:noProof w:val="0"/>
          <w:color w:val="000000"/>
          <w:kern w:val="0"/>
          <w:sz w:val="24"/>
          <w:szCs w:val="24"/>
          <w:lang w:val="en-US"/>
        </w:rPr>
        <w:t>role_emp</w:t>
      </w:r>
      <w:proofErr w:type="spellEnd"/>
      <w:r w:rsidRPr="004900F0">
        <w:rPr>
          <w:rFonts w:ascii="Consolas" w:hAnsi="Consolas" w:cs="Consolas"/>
          <w:noProof w:val="0"/>
          <w:color w:val="808080"/>
          <w:kern w:val="0"/>
          <w:sz w:val="24"/>
          <w:szCs w:val="24"/>
          <w:lang w:val="en-US"/>
        </w:rPr>
        <w:t>;</w:t>
      </w:r>
    </w:p>
    <w:p w14:paraId="69294B81"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DENY</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EXECUTE</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ON</w:t>
      </w:r>
      <w:r w:rsidRPr="004900F0">
        <w:rPr>
          <w:rFonts w:ascii="Consolas" w:hAnsi="Consolas" w:cs="Consolas"/>
          <w:noProof w:val="0"/>
          <w:color w:val="000000"/>
          <w:kern w:val="0"/>
          <w:sz w:val="24"/>
          <w:szCs w:val="24"/>
          <w:lang w:val="en-US"/>
        </w:rPr>
        <w:t xml:space="preserve"> </w:t>
      </w:r>
      <w:proofErr w:type="spellStart"/>
      <w:proofErr w:type="gramStart"/>
      <w:r w:rsidRPr="004900F0">
        <w:rPr>
          <w:rFonts w:ascii="Consolas" w:hAnsi="Consolas" w:cs="Consolas"/>
          <w:noProof w:val="0"/>
          <w:color w:val="000000"/>
          <w:kern w:val="0"/>
          <w:sz w:val="24"/>
          <w:szCs w:val="24"/>
          <w:lang w:val="en-US"/>
        </w:rPr>
        <w:t>dbo</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getShift</w:t>
      </w:r>
      <w:proofErr w:type="spellEnd"/>
      <w:proofErr w:type="gramEnd"/>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TO</w:t>
      </w:r>
      <w:r w:rsidRPr="004900F0">
        <w:rPr>
          <w:rFonts w:ascii="Consolas" w:hAnsi="Consolas" w:cs="Consolas"/>
          <w:noProof w:val="0"/>
          <w:color w:val="000000"/>
          <w:kern w:val="0"/>
          <w:sz w:val="24"/>
          <w:szCs w:val="24"/>
          <w:lang w:val="en-US"/>
        </w:rPr>
        <w:t xml:space="preserve"> </w:t>
      </w:r>
      <w:proofErr w:type="spellStart"/>
      <w:r w:rsidRPr="004900F0">
        <w:rPr>
          <w:rFonts w:ascii="Consolas" w:hAnsi="Consolas" w:cs="Consolas"/>
          <w:noProof w:val="0"/>
          <w:color w:val="000000"/>
          <w:kern w:val="0"/>
          <w:sz w:val="24"/>
          <w:szCs w:val="24"/>
          <w:lang w:val="en-US"/>
        </w:rPr>
        <w:t>role_emp</w:t>
      </w:r>
      <w:proofErr w:type="spellEnd"/>
      <w:r w:rsidRPr="004900F0">
        <w:rPr>
          <w:rFonts w:ascii="Consolas" w:hAnsi="Consolas" w:cs="Consolas"/>
          <w:noProof w:val="0"/>
          <w:color w:val="808080"/>
          <w:kern w:val="0"/>
          <w:sz w:val="24"/>
          <w:szCs w:val="24"/>
          <w:lang w:val="en-US"/>
        </w:rPr>
        <w:t>;</w:t>
      </w:r>
    </w:p>
    <w:p w14:paraId="70428D05"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DENY</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EXECUTE</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ON</w:t>
      </w:r>
      <w:r w:rsidRPr="004900F0">
        <w:rPr>
          <w:rFonts w:ascii="Consolas" w:hAnsi="Consolas" w:cs="Consolas"/>
          <w:noProof w:val="0"/>
          <w:color w:val="000000"/>
          <w:kern w:val="0"/>
          <w:sz w:val="24"/>
          <w:szCs w:val="24"/>
          <w:lang w:val="en-US"/>
        </w:rPr>
        <w:t xml:space="preserve"> </w:t>
      </w:r>
      <w:proofErr w:type="spellStart"/>
      <w:proofErr w:type="gramStart"/>
      <w:r w:rsidRPr="004900F0">
        <w:rPr>
          <w:rFonts w:ascii="Consolas" w:hAnsi="Consolas" w:cs="Consolas"/>
          <w:noProof w:val="0"/>
          <w:color w:val="000000"/>
          <w:kern w:val="0"/>
          <w:sz w:val="24"/>
          <w:szCs w:val="24"/>
          <w:lang w:val="en-US"/>
        </w:rPr>
        <w:t>dbo</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getEmployeeList</w:t>
      </w:r>
      <w:proofErr w:type="spellEnd"/>
      <w:proofErr w:type="gramEnd"/>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TO</w:t>
      </w:r>
      <w:r w:rsidRPr="004900F0">
        <w:rPr>
          <w:rFonts w:ascii="Consolas" w:hAnsi="Consolas" w:cs="Consolas"/>
          <w:noProof w:val="0"/>
          <w:color w:val="000000"/>
          <w:kern w:val="0"/>
          <w:sz w:val="24"/>
          <w:szCs w:val="24"/>
          <w:lang w:val="en-US"/>
        </w:rPr>
        <w:t xml:space="preserve"> </w:t>
      </w:r>
      <w:proofErr w:type="spellStart"/>
      <w:r w:rsidRPr="004900F0">
        <w:rPr>
          <w:rFonts w:ascii="Consolas" w:hAnsi="Consolas" w:cs="Consolas"/>
          <w:noProof w:val="0"/>
          <w:color w:val="000000"/>
          <w:kern w:val="0"/>
          <w:sz w:val="24"/>
          <w:szCs w:val="24"/>
          <w:lang w:val="en-US"/>
        </w:rPr>
        <w:t>role_emp</w:t>
      </w:r>
      <w:proofErr w:type="spellEnd"/>
      <w:r w:rsidRPr="004900F0">
        <w:rPr>
          <w:rFonts w:ascii="Consolas" w:hAnsi="Consolas" w:cs="Consolas"/>
          <w:noProof w:val="0"/>
          <w:color w:val="808080"/>
          <w:kern w:val="0"/>
          <w:sz w:val="24"/>
          <w:szCs w:val="24"/>
          <w:lang w:val="en-US"/>
        </w:rPr>
        <w:t>;</w:t>
      </w:r>
    </w:p>
    <w:p w14:paraId="4428EE01"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DENY</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EXECUTE</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ON</w:t>
      </w:r>
      <w:r w:rsidRPr="004900F0">
        <w:rPr>
          <w:rFonts w:ascii="Consolas" w:hAnsi="Consolas" w:cs="Consolas"/>
          <w:noProof w:val="0"/>
          <w:color w:val="000000"/>
          <w:kern w:val="0"/>
          <w:sz w:val="24"/>
          <w:szCs w:val="24"/>
          <w:lang w:val="en-US"/>
        </w:rPr>
        <w:t xml:space="preserve"> </w:t>
      </w:r>
      <w:proofErr w:type="spellStart"/>
      <w:proofErr w:type="gramStart"/>
      <w:r w:rsidRPr="004900F0">
        <w:rPr>
          <w:rFonts w:ascii="Consolas" w:hAnsi="Consolas" w:cs="Consolas"/>
          <w:noProof w:val="0"/>
          <w:color w:val="000000"/>
          <w:kern w:val="0"/>
          <w:sz w:val="24"/>
          <w:szCs w:val="24"/>
          <w:lang w:val="en-US"/>
        </w:rPr>
        <w:t>dbo</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updateSalary</w:t>
      </w:r>
      <w:proofErr w:type="spellEnd"/>
      <w:proofErr w:type="gramEnd"/>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TO</w:t>
      </w:r>
      <w:r w:rsidRPr="004900F0">
        <w:rPr>
          <w:rFonts w:ascii="Consolas" w:hAnsi="Consolas" w:cs="Consolas"/>
          <w:noProof w:val="0"/>
          <w:color w:val="000000"/>
          <w:kern w:val="0"/>
          <w:sz w:val="24"/>
          <w:szCs w:val="24"/>
          <w:lang w:val="en-US"/>
        </w:rPr>
        <w:t xml:space="preserve"> </w:t>
      </w:r>
      <w:proofErr w:type="spellStart"/>
      <w:r w:rsidRPr="004900F0">
        <w:rPr>
          <w:rFonts w:ascii="Consolas" w:hAnsi="Consolas" w:cs="Consolas"/>
          <w:noProof w:val="0"/>
          <w:color w:val="000000"/>
          <w:kern w:val="0"/>
          <w:sz w:val="24"/>
          <w:szCs w:val="24"/>
          <w:lang w:val="en-US"/>
        </w:rPr>
        <w:t>role_emp</w:t>
      </w:r>
      <w:proofErr w:type="spellEnd"/>
      <w:r w:rsidRPr="004900F0">
        <w:rPr>
          <w:rFonts w:ascii="Consolas" w:hAnsi="Consolas" w:cs="Consolas"/>
          <w:noProof w:val="0"/>
          <w:color w:val="808080"/>
          <w:kern w:val="0"/>
          <w:sz w:val="24"/>
          <w:szCs w:val="24"/>
          <w:lang w:val="en-US"/>
        </w:rPr>
        <w:t>;</w:t>
      </w:r>
    </w:p>
    <w:p w14:paraId="713F797F"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DENY</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EXECUTE</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ON</w:t>
      </w:r>
      <w:r w:rsidRPr="004900F0">
        <w:rPr>
          <w:rFonts w:ascii="Consolas" w:hAnsi="Consolas" w:cs="Consolas"/>
          <w:noProof w:val="0"/>
          <w:color w:val="000000"/>
          <w:kern w:val="0"/>
          <w:sz w:val="24"/>
          <w:szCs w:val="24"/>
          <w:lang w:val="en-US"/>
        </w:rPr>
        <w:t xml:space="preserve"> </w:t>
      </w:r>
      <w:proofErr w:type="spellStart"/>
      <w:proofErr w:type="gramStart"/>
      <w:r w:rsidRPr="004900F0">
        <w:rPr>
          <w:rFonts w:ascii="Consolas" w:hAnsi="Consolas" w:cs="Consolas"/>
          <w:noProof w:val="0"/>
          <w:color w:val="000000"/>
          <w:kern w:val="0"/>
          <w:sz w:val="24"/>
          <w:szCs w:val="24"/>
          <w:lang w:val="en-US"/>
        </w:rPr>
        <w:t>dbo</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insertEmployee</w:t>
      </w:r>
      <w:proofErr w:type="spellEnd"/>
      <w:proofErr w:type="gramEnd"/>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TO</w:t>
      </w:r>
      <w:r w:rsidRPr="004900F0">
        <w:rPr>
          <w:rFonts w:ascii="Consolas" w:hAnsi="Consolas" w:cs="Consolas"/>
          <w:noProof w:val="0"/>
          <w:color w:val="000000"/>
          <w:kern w:val="0"/>
          <w:sz w:val="24"/>
          <w:szCs w:val="24"/>
          <w:lang w:val="en-US"/>
        </w:rPr>
        <w:t xml:space="preserve"> </w:t>
      </w:r>
      <w:proofErr w:type="spellStart"/>
      <w:r w:rsidRPr="004900F0">
        <w:rPr>
          <w:rFonts w:ascii="Consolas" w:hAnsi="Consolas" w:cs="Consolas"/>
          <w:noProof w:val="0"/>
          <w:color w:val="000000"/>
          <w:kern w:val="0"/>
          <w:sz w:val="24"/>
          <w:szCs w:val="24"/>
          <w:lang w:val="en-US"/>
        </w:rPr>
        <w:t>role_emp</w:t>
      </w:r>
      <w:proofErr w:type="spellEnd"/>
      <w:r w:rsidRPr="004900F0">
        <w:rPr>
          <w:rFonts w:ascii="Consolas" w:hAnsi="Consolas" w:cs="Consolas"/>
          <w:noProof w:val="0"/>
          <w:color w:val="808080"/>
          <w:kern w:val="0"/>
          <w:sz w:val="24"/>
          <w:szCs w:val="24"/>
          <w:lang w:val="en-US"/>
        </w:rPr>
        <w:t>;</w:t>
      </w:r>
    </w:p>
    <w:p w14:paraId="2B24F4E0"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DENY</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EXECUTE</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ON</w:t>
      </w:r>
      <w:r w:rsidRPr="004900F0">
        <w:rPr>
          <w:rFonts w:ascii="Consolas" w:hAnsi="Consolas" w:cs="Consolas"/>
          <w:noProof w:val="0"/>
          <w:color w:val="000000"/>
          <w:kern w:val="0"/>
          <w:sz w:val="24"/>
          <w:szCs w:val="24"/>
          <w:lang w:val="en-US"/>
        </w:rPr>
        <w:t xml:space="preserve"> </w:t>
      </w:r>
      <w:proofErr w:type="spellStart"/>
      <w:proofErr w:type="gramStart"/>
      <w:r w:rsidRPr="004900F0">
        <w:rPr>
          <w:rFonts w:ascii="Consolas" w:hAnsi="Consolas" w:cs="Consolas"/>
          <w:noProof w:val="0"/>
          <w:color w:val="000000"/>
          <w:kern w:val="0"/>
          <w:sz w:val="24"/>
          <w:szCs w:val="24"/>
          <w:lang w:val="en-US"/>
        </w:rPr>
        <w:t>dbo</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updateEmployee</w:t>
      </w:r>
      <w:proofErr w:type="spellEnd"/>
      <w:proofErr w:type="gramEnd"/>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TO</w:t>
      </w:r>
      <w:r w:rsidRPr="004900F0">
        <w:rPr>
          <w:rFonts w:ascii="Consolas" w:hAnsi="Consolas" w:cs="Consolas"/>
          <w:noProof w:val="0"/>
          <w:color w:val="000000"/>
          <w:kern w:val="0"/>
          <w:sz w:val="24"/>
          <w:szCs w:val="24"/>
          <w:lang w:val="en-US"/>
        </w:rPr>
        <w:t xml:space="preserve"> </w:t>
      </w:r>
      <w:proofErr w:type="spellStart"/>
      <w:r w:rsidRPr="004900F0">
        <w:rPr>
          <w:rFonts w:ascii="Consolas" w:hAnsi="Consolas" w:cs="Consolas"/>
          <w:noProof w:val="0"/>
          <w:color w:val="000000"/>
          <w:kern w:val="0"/>
          <w:sz w:val="24"/>
          <w:szCs w:val="24"/>
          <w:lang w:val="en-US"/>
        </w:rPr>
        <w:t>role_emp</w:t>
      </w:r>
      <w:proofErr w:type="spellEnd"/>
      <w:r w:rsidRPr="004900F0">
        <w:rPr>
          <w:rFonts w:ascii="Consolas" w:hAnsi="Consolas" w:cs="Consolas"/>
          <w:noProof w:val="0"/>
          <w:color w:val="808080"/>
          <w:kern w:val="0"/>
          <w:sz w:val="24"/>
          <w:szCs w:val="24"/>
          <w:lang w:val="en-US"/>
        </w:rPr>
        <w:t>;</w:t>
      </w:r>
    </w:p>
    <w:p w14:paraId="43D2F30B"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DENY</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EXECUTE</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ON</w:t>
      </w:r>
      <w:r w:rsidRPr="004900F0">
        <w:rPr>
          <w:rFonts w:ascii="Consolas" w:hAnsi="Consolas" w:cs="Consolas"/>
          <w:noProof w:val="0"/>
          <w:color w:val="000000"/>
          <w:kern w:val="0"/>
          <w:sz w:val="24"/>
          <w:szCs w:val="24"/>
          <w:lang w:val="en-US"/>
        </w:rPr>
        <w:t xml:space="preserve"> </w:t>
      </w:r>
      <w:proofErr w:type="spellStart"/>
      <w:proofErr w:type="gramStart"/>
      <w:r w:rsidRPr="004900F0">
        <w:rPr>
          <w:rFonts w:ascii="Consolas" w:hAnsi="Consolas" w:cs="Consolas"/>
          <w:noProof w:val="0"/>
          <w:color w:val="000000"/>
          <w:kern w:val="0"/>
          <w:sz w:val="24"/>
          <w:szCs w:val="24"/>
          <w:lang w:val="en-US"/>
        </w:rPr>
        <w:t>dbo</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deleteEmployeeByID</w:t>
      </w:r>
      <w:proofErr w:type="spellEnd"/>
      <w:proofErr w:type="gramEnd"/>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TO</w:t>
      </w:r>
      <w:r w:rsidRPr="004900F0">
        <w:rPr>
          <w:rFonts w:ascii="Consolas" w:hAnsi="Consolas" w:cs="Consolas"/>
          <w:noProof w:val="0"/>
          <w:color w:val="000000"/>
          <w:kern w:val="0"/>
          <w:sz w:val="24"/>
          <w:szCs w:val="24"/>
          <w:lang w:val="en-US"/>
        </w:rPr>
        <w:t xml:space="preserve"> </w:t>
      </w:r>
      <w:proofErr w:type="spellStart"/>
      <w:r w:rsidRPr="004900F0">
        <w:rPr>
          <w:rFonts w:ascii="Consolas" w:hAnsi="Consolas" w:cs="Consolas"/>
          <w:noProof w:val="0"/>
          <w:color w:val="000000"/>
          <w:kern w:val="0"/>
          <w:sz w:val="24"/>
          <w:szCs w:val="24"/>
          <w:lang w:val="en-US"/>
        </w:rPr>
        <w:t>role_emp</w:t>
      </w:r>
      <w:proofErr w:type="spellEnd"/>
      <w:r w:rsidRPr="004900F0">
        <w:rPr>
          <w:rFonts w:ascii="Consolas" w:hAnsi="Consolas" w:cs="Consolas"/>
          <w:noProof w:val="0"/>
          <w:color w:val="808080"/>
          <w:kern w:val="0"/>
          <w:sz w:val="24"/>
          <w:szCs w:val="24"/>
          <w:lang w:val="en-US"/>
        </w:rPr>
        <w:t>;</w:t>
      </w:r>
    </w:p>
    <w:p w14:paraId="0EC2B348"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DENY</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EXECUTE</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ON</w:t>
      </w:r>
      <w:r w:rsidRPr="004900F0">
        <w:rPr>
          <w:rFonts w:ascii="Consolas" w:hAnsi="Consolas" w:cs="Consolas"/>
          <w:noProof w:val="0"/>
          <w:color w:val="000000"/>
          <w:kern w:val="0"/>
          <w:sz w:val="24"/>
          <w:szCs w:val="24"/>
          <w:lang w:val="en-US"/>
        </w:rPr>
        <w:t xml:space="preserve"> </w:t>
      </w:r>
      <w:proofErr w:type="spellStart"/>
      <w:proofErr w:type="gramStart"/>
      <w:r w:rsidRPr="004900F0">
        <w:rPr>
          <w:rFonts w:ascii="Consolas" w:hAnsi="Consolas" w:cs="Consolas"/>
          <w:noProof w:val="0"/>
          <w:color w:val="000000"/>
          <w:kern w:val="0"/>
          <w:sz w:val="24"/>
          <w:szCs w:val="24"/>
          <w:lang w:val="en-US"/>
        </w:rPr>
        <w:t>dbo</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insertEmployeeToShift</w:t>
      </w:r>
      <w:proofErr w:type="spellEnd"/>
      <w:proofErr w:type="gramEnd"/>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TO</w:t>
      </w:r>
      <w:r w:rsidRPr="004900F0">
        <w:rPr>
          <w:rFonts w:ascii="Consolas" w:hAnsi="Consolas" w:cs="Consolas"/>
          <w:noProof w:val="0"/>
          <w:color w:val="000000"/>
          <w:kern w:val="0"/>
          <w:sz w:val="24"/>
          <w:szCs w:val="24"/>
          <w:lang w:val="en-US"/>
        </w:rPr>
        <w:t xml:space="preserve"> </w:t>
      </w:r>
      <w:proofErr w:type="spellStart"/>
      <w:r w:rsidRPr="004900F0">
        <w:rPr>
          <w:rFonts w:ascii="Consolas" w:hAnsi="Consolas" w:cs="Consolas"/>
          <w:noProof w:val="0"/>
          <w:color w:val="000000"/>
          <w:kern w:val="0"/>
          <w:sz w:val="24"/>
          <w:szCs w:val="24"/>
          <w:lang w:val="en-US"/>
        </w:rPr>
        <w:t>role_emp</w:t>
      </w:r>
      <w:proofErr w:type="spellEnd"/>
      <w:r w:rsidRPr="004900F0">
        <w:rPr>
          <w:rFonts w:ascii="Consolas" w:hAnsi="Consolas" w:cs="Consolas"/>
          <w:noProof w:val="0"/>
          <w:color w:val="808080"/>
          <w:kern w:val="0"/>
          <w:sz w:val="24"/>
          <w:szCs w:val="24"/>
          <w:lang w:val="en-US"/>
        </w:rPr>
        <w:t>;</w:t>
      </w:r>
    </w:p>
    <w:p w14:paraId="5E64932B"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DENY</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EXECUTE</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ON</w:t>
      </w:r>
      <w:r w:rsidRPr="004900F0">
        <w:rPr>
          <w:rFonts w:ascii="Consolas" w:hAnsi="Consolas" w:cs="Consolas"/>
          <w:noProof w:val="0"/>
          <w:color w:val="000000"/>
          <w:kern w:val="0"/>
          <w:sz w:val="24"/>
          <w:szCs w:val="24"/>
          <w:lang w:val="en-US"/>
        </w:rPr>
        <w:t xml:space="preserve"> </w:t>
      </w:r>
      <w:proofErr w:type="spellStart"/>
      <w:proofErr w:type="gramStart"/>
      <w:r w:rsidRPr="004900F0">
        <w:rPr>
          <w:rFonts w:ascii="Consolas" w:hAnsi="Consolas" w:cs="Consolas"/>
          <w:noProof w:val="0"/>
          <w:color w:val="000000"/>
          <w:kern w:val="0"/>
          <w:sz w:val="24"/>
          <w:szCs w:val="24"/>
          <w:lang w:val="en-US"/>
        </w:rPr>
        <w:t>dbo</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updateEmployeeInShift</w:t>
      </w:r>
      <w:proofErr w:type="spellEnd"/>
      <w:proofErr w:type="gramEnd"/>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TO</w:t>
      </w:r>
      <w:r w:rsidRPr="004900F0">
        <w:rPr>
          <w:rFonts w:ascii="Consolas" w:hAnsi="Consolas" w:cs="Consolas"/>
          <w:noProof w:val="0"/>
          <w:color w:val="000000"/>
          <w:kern w:val="0"/>
          <w:sz w:val="24"/>
          <w:szCs w:val="24"/>
          <w:lang w:val="en-US"/>
        </w:rPr>
        <w:t xml:space="preserve"> </w:t>
      </w:r>
      <w:proofErr w:type="spellStart"/>
      <w:r w:rsidRPr="004900F0">
        <w:rPr>
          <w:rFonts w:ascii="Consolas" w:hAnsi="Consolas" w:cs="Consolas"/>
          <w:noProof w:val="0"/>
          <w:color w:val="000000"/>
          <w:kern w:val="0"/>
          <w:sz w:val="24"/>
          <w:szCs w:val="24"/>
          <w:lang w:val="en-US"/>
        </w:rPr>
        <w:t>role_emp</w:t>
      </w:r>
      <w:proofErr w:type="spellEnd"/>
      <w:r w:rsidRPr="004900F0">
        <w:rPr>
          <w:rFonts w:ascii="Consolas" w:hAnsi="Consolas" w:cs="Consolas"/>
          <w:noProof w:val="0"/>
          <w:color w:val="808080"/>
          <w:kern w:val="0"/>
          <w:sz w:val="24"/>
          <w:szCs w:val="24"/>
          <w:lang w:val="en-US"/>
        </w:rPr>
        <w:t>;</w:t>
      </w:r>
    </w:p>
    <w:p w14:paraId="536EB36F"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DENY</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EXECUTE</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ON</w:t>
      </w:r>
      <w:r w:rsidRPr="004900F0">
        <w:rPr>
          <w:rFonts w:ascii="Consolas" w:hAnsi="Consolas" w:cs="Consolas"/>
          <w:noProof w:val="0"/>
          <w:color w:val="000000"/>
          <w:kern w:val="0"/>
          <w:sz w:val="24"/>
          <w:szCs w:val="24"/>
          <w:lang w:val="en-US"/>
        </w:rPr>
        <w:t xml:space="preserve"> </w:t>
      </w:r>
      <w:proofErr w:type="spellStart"/>
      <w:proofErr w:type="gramStart"/>
      <w:r w:rsidRPr="004900F0">
        <w:rPr>
          <w:rFonts w:ascii="Consolas" w:hAnsi="Consolas" w:cs="Consolas"/>
          <w:noProof w:val="0"/>
          <w:color w:val="000000"/>
          <w:kern w:val="0"/>
          <w:sz w:val="24"/>
          <w:szCs w:val="24"/>
          <w:lang w:val="en-US"/>
        </w:rPr>
        <w:t>dbo</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deleteEmployeeInShift</w:t>
      </w:r>
      <w:proofErr w:type="spellEnd"/>
      <w:proofErr w:type="gramEnd"/>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TO</w:t>
      </w:r>
      <w:r w:rsidRPr="004900F0">
        <w:rPr>
          <w:rFonts w:ascii="Consolas" w:hAnsi="Consolas" w:cs="Consolas"/>
          <w:noProof w:val="0"/>
          <w:color w:val="000000"/>
          <w:kern w:val="0"/>
          <w:sz w:val="24"/>
          <w:szCs w:val="24"/>
          <w:lang w:val="en-US"/>
        </w:rPr>
        <w:t xml:space="preserve"> </w:t>
      </w:r>
      <w:proofErr w:type="spellStart"/>
      <w:r w:rsidRPr="004900F0">
        <w:rPr>
          <w:rFonts w:ascii="Consolas" w:hAnsi="Consolas" w:cs="Consolas"/>
          <w:noProof w:val="0"/>
          <w:color w:val="000000"/>
          <w:kern w:val="0"/>
          <w:sz w:val="24"/>
          <w:szCs w:val="24"/>
          <w:lang w:val="en-US"/>
        </w:rPr>
        <w:t>role_emp</w:t>
      </w:r>
      <w:proofErr w:type="spellEnd"/>
      <w:r w:rsidRPr="004900F0">
        <w:rPr>
          <w:rFonts w:ascii="Consolas" w:hAnsi="Consolas" w:cs="Consolas"/>
          <w:noProof w:val="0"/>
          <w:color w:val="808080"/>
          <w:kern w:val="0"/>
          <w:sz w:val="24"/>
          <w:szCs w:val="24"/>
          <w:lang w:val="en-US"/>
        </w:rPr>
        <w:t>;</w:t>
      </w:r>
    </w:p>
    <w:p w14:paraId="58E688DB"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DENY</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EXECUTE</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ON</w:t>
      </w:r>
      <w:r w:rsidRPr="004900F0">
        <w:rPr>
          <w:rFonts w:ascii="Consolas" w:hAnsi="Consolas" w:cs="Consolas"/>
          <w:noProof w:val="0"/>
          <w:color w:val="000000"/>
          <w:kern w:val="0"/>
          <w:sz w:val="24"/>
          <w:szCs w:val="24"/>
          <w:lang w:val="en-US"/>
        </w:rPr>
        <w:t xml:space="preserve"> </w:t>
      </w:r>
      <w:proofErr w:type="spellStart"/>
      <w:proofErr w:type="gramStart"/>
      <w:r w:rsidRPr="004900F0">
        <w:rPr>
          <w:rFonts w:ascii="Consolas" w:hAnsi="Consolas" w:cs="Consolas"/>
          <w:noProof w:val="0"/>
          <w:color w:val="000000"/>
          <w:kern w:val="0"/>
          <w:sz w:val="24"/>
          <w:szCs w:val="24"/>
          <w:lang w:val="en-US"/>
        </w:rPr>
        <w:t>dbo</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getShiftDetail</w:t>
      </w:r>
      <w:proofErr w:type="spellEnd"/>
      <w:proofErr w:type="gramEnd"/>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TO</w:t>
      </w:r>
      <w:r w:rsidRPr="004900F0">
        <w:rPr>
          <w:rFonts w:ascii="Consolas" w:hAnsi="Consolas" w:cs="Consolas"/>
          <w:noProof w:val="0"/>
          <w:color w:val="000000"/>
          <w:kern w:val="0"/>
          <w:sz w:val="24"/>
          <w:szCs w:val="24"/>
          <w:lang w:val="en-US"/>
        </w:rPr>
        <w:t xml:space="preserve"> </w:t>
      </w:r>
      <w:proofErr w:type="spellStart"/>
      <w:r w:rsidRPr="004900F0">
        <w:rPr>
          <w:rFonts w:ascii="Consolas" w:hAnsi="Consolas" w:cs="Consolas"/>
          <w:noProof w:val="0"/>
          <w:color w:val="000000"/>
          <w:kern w:val="0"/>
          <w:sz w:val="24"/>
          <w:szCs w:val="24"/>
          <w:lang w:val="en-US"/>
        </w:rPr>
        <w:t>role_emp</w:t>
      </w:r>
      <w:proofErr w:type="spellEnd"/>
      <w:r w:rsidRPr="004900F0">
        <w:rPr>
          <w:rFonts w:ascii="Consolas" w:hAnsi="Consolas" w:cs="Consolas"/>
          <w:noProof w:val="0"/>
          <w:color w:val="808080"/>
          <w:kern w:val="0"/>
          <w:sz w:val="24"/>
          <w:szCs w:val="24"/>
          <w:lang w:val="en-US"/>
        </w:rPr>
        <w:t>;</w:t>
      </w:r>
    </w:p>
    <w:p w14:paraId="1F1D2A1A"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DENY</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EXECUTE</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ON</w:t>
      </w:r>
      <w:r w:rsidRPr="004900F0">
        <w:rPr>
          <w:rFonts w:ascii="Consolas" w:hAnsi="Consolas" w:cs="Consolas"/>
          <w:noProof w:val="0"/>
          <w:color w:val="000000"/>
          <w:kern w:val="0"/>
          <w:sz w:val="24"/>
          <w:szCs w:val="24"/>
          <w:lang w:val="en-US"/>
        </w:rPr>
        <w:t xml:space="preserve"> </w:t>
      </w:r>
      <w:proofErr w:type="spellStart"/>
      <w:proofErr w:type="gramStart"/>
      <w:r w:rsidRPr="004900F0">
        <w:rPr>
          <w:rFonts w:ascii="Consolas" w:hAnsi="Consolas" w:cs="Consolas"/>
          <w:noProof w:val="0"/>
          <w:color w:val="000000"/>
          <w:kern w:val="0"/>
          <w:sz w:val="24"/>
          <w:szCs w:val="24"/>
          <w:lang w:val="en-US"/>
        </w:rPr>
        <w:t>dbo</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getShiftDetailByWeek</w:t>
      </w:r>
      <w:proofErr w:type="spellEnd"/>
      <w:proofErr w:type="gramEnd"/>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TO</w:t>
      </w:r>
      <w:r w:rsidRPr="004900F0">
        <w:rPr>
          <w:rFonts w:ascii="Consolas" w:hAnsi="Consolas" w:cs="Consolas"/>
          <w:noProof w:val="0"/>
          <w:color w:val="000000"/>
          <w:kern w:val="0"/>
          <w:sz w:val="24"/>
          <w:szCs w:val="24"/>
          <w:lang w:val="en-US"/>
        </w:rPr>
        <w:t xml:space="preserve"> </w:t>
      </w:r>
      <w:proofErr w:type="spellStart"/>
      <w:r w:rsidRPr="004900F0">
        <w:rPr>
          <w:rFonts w:ascii="Consolas" w:hAnsi="Consolas" w:cs="Consolas"/>
          <w:noProof w:val="0"/>
          <w:color w:val="000000"/>
          <w:kern w:val="0"/>
          <w:sz w:val="24"/>
          <w:szCs w:val="24"/>
          <w:lang w:val="en-US"/>
        </w:rPr>
        <w:t>role_emp</w:t>
      </w:r>
      <w:proofErr w:type="spellEnd"/>
      <w:r w:rsidRPr="004900F0">
        <w:rPr>
          <w:rFonts w:ascii="Consolas" w:hAnsi="Consolas" w:cs="Consolas"/>
          <w:noProof w:val="0"/>
          <w:color w:val="808080"/>
          <w:kern w:val="0"/>
          <w:sz w:val="24"/>
          <w:szCs w:val="24"/>
          <w:lang w:val="en-US"/>
        </w:rPr>
        <w:t>;</w:t>
      </w:r>
    </w:p>
    <w:p w14:paraId="3CE4FA8B"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DENY</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EXECUTE</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ON</w:t>
      </w:r>
      <w:r w:rsidRPr="004900F0">
        <w:rPr>
          <w:rFonts w:ascii="Consolas" w:hAnsi="Consolas" w:cs="Consolas"/>
          <w:noProof w:val="0"/>
          <w:color w:val="000000"/>
          <w:kern w:val="0"/>
          <w:sz w:val="24"/>
          <w:szCs w:val="24"/>
          <w:lang w:val="en-US"/>
        </w:rPr>
        <w:t xml:space="preserve"> </w:t>
      </w:r>
      <w:proofErr w:type="spellStart"/>
      <w:proofErr w:type="gramStart"/>
      <w:r w:rsidRPr="004900F0">
        <w:rPr>
          <w:rFonts w:ascii="Consolas" w:hAnsi="Consolas" w:cs="Consolas"/>
          <w:noProof w:val="0"/>
          <w:color w:val="000000"/>
          <w:kern w:val="0"/>
          <w:sz w:val="24"/>
          <w:szCs w:val="24"/>
          <w:lang w:val="en-US"/>
        </w:rPr>
        <w:t>dbo</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getNextWeekShiftDetail</w:t>
      </w:r>
      <w:proofErr w:type="spellEnd"/>
      <w:proofErr w:type="gramEnd"/>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TO</w:t>
      </w:r>
      <w:r w:rsidRPr="004900F0">
        <w:rPr>
          <w:rFonts w:ascii="Consolas" w:hAnsi="Consolas" w:cs="Consolas"/>
          <w:noProof w:val="0"/>
          <w:color w:val="000000"/>
          <w:kern w:val="0"/>
          <w:sz w:val="24"/>
          <w:szCs w:val="24"/>
          <w:lang w:val="en-US"/>
        </w:rPr>
        <w:t xml:space="preserve"> </w:t>
      </w:r>
      <w:proofErr w:type="spellStart"/>
      <w:r w:rsidRPr="004900F0">
        <w:rPr>
          <w:rFonts w:ascii="Consolas" w:hAnsi="Consolas" w:cs="Consolas"/>
          <w:noProof w:val="0"/>
          <w:color w:val="000000"/>
          <w:kern w:val="0"/>
          <w:sz w:val="24"/>
          <w:szCs w:val="24"/>
          <w:lang w:val="en-US"/>
        </w:rPr>
        <w:t>role_emp</w:t>
      </w:r>
      <w:proofErr w:type="spellEnd"/>
      <w:r w:rsidRPr="004900F0">
        <w:rPr>
          <w:rFonts w:ascii="Consolas" w:hAnsi="Consolas" w:cs="Consolas"/>
          <w:noProof w:val="0"/>
          <w:color w:val="808080"/>
          <w:kern w:val="0"/>
          <w:sz w:val="24"/>
          <w:szCs w:val="24"/>
          <w:lang w:val="en-US"/>
        </w:rPr>
        <w:t>;</w:t>
      </w:r>
    </w:p>
    <w:p w14:paraId="376C6AD5"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GO</w:t>
      </w:r>
    </w:p>
    <w:p w14:paraId="554B3A08"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p>
    <w:p w14:paraId="41FE17C7"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8000"/>
          <w:kern w:val="0"/>
          <w:sz w:val="24"/>
          <w:szCs w:val="24"/>
          <w:lang w:val="en-US"/>
        </w:rPr>
        <w:t>------- FOR PRODUCT -----------</w:t>
      </w:r>
    </w:p>
    <w:p w14:paraId="4BE30316"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DENY</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SELECT</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ON</w:t>
      </w:r>
      <w:r w:rsidRPr="004900F0">
        <w:rPr>
          <w:rFonts w:ascii="Consolas" w:hAnsi="Consolas" w:cs="Consolas"/>
          <w:noProof w:val="0"/>
          <w:color w:val="000000"/>
          <w:kern w:val="0"/>
          <w:sz w:val="24"/>
          <w:szCs w:val="24"/>
          <w:lang w:val="en-US"/>
        </w:rPr>
        <w:t xml:space="preserve"> </w:t>
      </w:r>
      <w:proofErr w:type="spellStart"/>
      <w:proofErr w:type="gramStart"/>
      <w:r w:rsidRPr="004900F0">
        <w:rPr>
          <w:rFonts w:ascii="Consolas" w:hAnsi="Consolas" w:cs="Consolas"/>
          <w:noProof w:val="0"/>
          <w:color w:val="000000"/>
          <w:kern w:val="0"/>
          <w:sz w:val="24"/>
          <w:szCs w:val="24"/>
          <w:lang w:val="en-US"/>
        </w:rPr>
        <w:t>dbo</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ProductView</w:t>
      </w:r>
      <w:proofErr w:type="spellEnd"/>
      <w:proofErr w:type="gramEnd"/>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TO</w:t>
      </w:r>
      <w:r w:rsidRPr="004900F0">
        <w:rPr>
          <w:rFonts w:ascii="Consolas" w:hAnsi="Consolas" w:cs="Consolas"/>
          <w:noProof w:val="0"/>
          <w:color w:val="000000"/>
          <w:kern w:val="0"/>
          <w:sz w:val="24"/>
          <w:szCs w:val="24"/>
          <w:lang w:val="en-US"/>
        </w:rPr>
        <w:t xml:space="preserve"> </w:t>
      </w:r>
      <w:proofErr w:type="spellStart"/>
      <w:r w:rsidRPr="004900F0">
        <w:rPr>
          <w:rFonts w:ascii="Consolas" w:hAnsi="Consolas" w:cs="Consolas"/>
          <w:noProof w:val="0"/>
          <w:color w:val="000000"/>
          <w:kern w:val="0"/>
          <w:sz w:val="24"/>
          <w:szCs w:val="24"/>
          <w:lang w:val="en-US"/>
        </w:rPr>
        <w:t>role_emp</w:t>
      </w:r>
      <w:proofErr w:type="spellEnd"/>
      <w:r w:rsidRPr="004900F0">
        <w:rPr>
          <w:rFonts w:ascii="Consolas" w:hAnsi="Consolas" w:cs="Consolas"/>
          <w:noProof w:val="0"/>
          <w:color w:val="808080"/>
          <w:kern w:val="0"/>
          <w:sz w:val="24"/>
          <w:szCs w:val="24"/>
          <w:lang w:val="en-US"/>
        </w:rPr>
        <w:t>;</w:t>
      </w:r>
    </w:p>
    <w:p w14:paraId="5EFA3C01"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DENY</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SELECT</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ON</w:t>
      </w:r>
      <w:r w:rsidRPr="004900F0">
        <w:rPr>
          <w:rFonts w:ascii="Consolas" w:hAnsi="Consolas" w:cs="Consolas"/>
          <w:noProof w:val="0"/>
          <w:color w:val="000000"/>
          <w:kern w:val="0"/>
          <w:sz w:val="24"/>
          <w:szCs w:val="24"/>
          <w:lang w:val="en-US"/>
        </w:rPr>
        <w:t xml:space="preserve"> </w:t>
      </w:r>
      <w:proofErr w:type="spellStart"/>
      <w:proofErr w:type="gramStart"/>
      <w:r w:rsidRPr="004900F0">
        <w:rPr>
          <w:rFonts w:ascii="Consolas" w:hAnsi="Consolas" w:cs="Consolas"/>
          <w:noProof w:val="0"/>
          <w:color w:val="000000"/>
          <w:kern w:val="0"/>
          <w:sz w:val="24"/>
          <w:szCs w:val="24"/>
          <w:lang w:val="en-US"/>
        </w:rPr>
        <w:t>dbo</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ProductCategoryView</w:t>
      </w:r>
      <w:proofErr w:type="spellEnd"/>
      <w:proofErr w:type="gramEnd"/>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TO</w:t>
      </w:r>
      <w:r w:rsidRPr="004900F0">
        <w:rPr>
          <w:rFonts w:ascii="Consolas" w:hAnsi="Consolas" w:cs="Consolas"/>
          <w:noProof w:val="0"/>
          <w:color w:val="000000"/>
          <w:kern w:val="0"/>
          <w:sz w:val="24"/>
          <w:szCs w:val="24"/>
          <w:lang w:val="en-US"/>
        </w:rPr>
        <w:t xml:space="preserve"> </w:t>
      </w:r>
      <w:proofErr w:type="spellStart"/>
      <w:r w:rsidRPr="004900F0">
        <w:rPr>
          <w:rFonts w:ascii="Consolas" w:hAnsi="Consolas" w:cs="Consolas"/>
          <w:noProof w:val="0"/>
          <w:color w:val="000000"/>
          <w:kern w:val="0"/>
          <w:sz w:val="24"/>
          <w:szCs w:val="24"/>
          <w:lang w:val="en-US"/>
        </w:rPr>
        <w:t>role_emp</w:t>
      </w:r>
      <w:proofErr w:type="spellEnd"/>
      <w:r w:rsidRPr="004900F0">
        <w:rPr>
          <w:rFonts w:ascii="Consolas" w:hAnsi="Consolas" w:cs="Consolas"/>
          <w:noProof w:val="0"/>
          <w:color w:val="808080"/>
          <w:kern w:val="0"/>
          <w:sz w:val="24"/>
          <w:szCs w:val="24"/>
          <w:lang w:val="en-US"/>
        </w:rPr>
        <w:t>;</w:t>
      </w:r>
    </w:p>
    <w:p w14:paraId="40DCEA79"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GO</w:t>
      </w:r>
    </w:p>
    <w:p w14:paraId="761C0450"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p>
    <w:p w14:paraId="2BDE6188"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DENY</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SELECT</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ON</w:t>
      </w:r>
      <w:r w:rsidRPr="004900F0">
        <w:rPr>
          <w:rFonts w:ascii="Consolas" w:hAnsi="Consolas" w:cs="Consolas"/>
          <w:noProof w:val="0"/>
          <w:color w:val="000000"/>
          <w:kern w:val="0"/>
          <w:sz w:val="24"/>
          <w:szCs w:val="24"/>
          <w:lang w:val="en-US"/>
        </w:rPr>
        <w:t xml:space="preserve"> </w:t>
      </w:r>
      <w:proofErr w:type="spellStart"/>
      <w:proofErr w:type="gramStart"/>
      <w:r w:rsidRPr="004900F0">
        <w:rPr>
          <w:rFonts w:ascii="Consolas" w:hAnsi="Consolas" w:cs="Consolas"/>
          <w:noProof w:val="0"/>
          <w:color w:val="000000"/>
          <w:kern w:val="0"/>
          <w:sz w:val="24"/>
          <w:szCs w:val="24"/>
          <w:lang w:val="en-US"/>
        </w:rPr>
        <w:t>dbo</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GetMaterials</w:t>
      </w:r>
      <w:proofErr w:type="spellEnd"/>
      <w:proofErr w:type="gramEnd"/>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TO</w:t>
      </w:r>
      <w:r w:rsidRPr="004900F0">
        <w:rPr>
          <w:rFonts w:ascii="Consolas" w:hAnsi="Consolas" w:cs="Consolas"/>
          <w:noProof w:val="0"/>
          <w:color w:val="000000"/>
          <w:kern w:val="0"/>
          <w:sz w:val="24"/>
          <w:szCs w:val="24"/>
          <w:lang w:val="en-US"/>
        </w:rPr>
        <w:t xml:space="preserve"> </w:t>
      </w:r>
      <w:proofErr w:type="spellStart"/>
      <w:r w:rsidRPr="004900F0">
        <w:rPr>
          <w:rFonts w:ascii="Consolas" w:hAnsi="Consolas" w:cs="Consolas"/>
          <w:noProof w:val="0"/>
          <w:color w:val="000000"/>
          <w:kern w:val="0"/>
          <w:sz w:val="24"/>
          <w:szCs w:val="24"/>
          <w:lang w:val="en-US"/>
        </w:rPr>
        <w:t>role_emp</w:t>
      </w:r>
      <w:proofErr w:type="spellEnd"/>
      <w:r w:rsidRPr="004900F0">
        <w:rPr>
          <w:rFonts w:ascii="Consolas" w:hAnsi="Consolas" w:cs="Consolas"/>
          <w:noProof w:val="0"/>
          <w:color w:val="808080"/>
          <w:kern w:val="0"/>
          <w:sz w:val="24"/>
          <w:szCs w:val="24"/>
          <w:lang w:val="en-US"/>
        </w:rPr>
        <w:t>;</w:t>
      </w:r>
    </w:p>
    <w:p w14:paraId="0D506A9D"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GO</w:t>
      </w:r>
    </w:p>
    <w:p w14:paraId="6116B218"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p>
    <w:p w14:paraId="3EBB313D"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DENY</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EXECUTE</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ON</w:t>
      </w:r>
      <w:r w:rsidRPr="004900F0">
        <w:rPr>
          <w:rFonts w:ascii="Consolas" w:hAnsi="Consolas" w:cs="Consolas"/>
          <w:noProof w:val="0"/>
          <w:color w:val="000000"/>
          <w:kern w:val="0"/>
          <w:sz w:val="24"/>
          <w:szCs w:val="24"/>
          <w:lang w:val="en-US"/>
        </w:rPr>
        <w:t xml:space="preserve"> </w:t>
      </w:r>
      <w:proofErr w:type="spellStart"/>
      <w:proofErr w:type="gramStart"/>
      <w:r w:rsidRPr="004900F0">
        <w:rPr>
          <w:rFonts w:ascii="Consolas" w:hAnsi="Consolas" w:cs="Consolas"/>
          <w:noProof w:val="0"/>
          <w:color w:val="000000"/>
          <w:kern w:val="0"/>
          <w:sz w:val="24"/>
          <w:szCs w:val="24"/>
          <w:lang w:val="en-US"/>
        </w:rPr>
        <w:t>dbo</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AddProduct</w:t>
      </w:r>
      <w:proofErr w:type="spellEnd"/>
      <w:proofErr w:type="gramEnd"/>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TO</w:t>
      </w:r>
      <w:r w:rsidRPr="004900F0">
        <w:rPr>
          <w:rFonts w:ascii="Consolas" w:hAnsi="Consolas" w:cs="Consolas"/>
          <w:noProof w:val="0"/>
          <w:color w:val="000000"/>
          <w:kern w:val="0"/>
          <w:sz w:val="24"/>
          <w:szCs w:val="24"/>
          <w:lang w:val="en-US"/>
        </w:rPr>
        <w:t xml:space="preserve"> </w:t>
      </w:r>
      <w:proofErr w:type="spellStart"/>
      <w:r w:rsidRPr="004900F0">
        <w:rPr>
          <w:rFonts w:ascii="Consolas" w:hAnsi="Consolas" w:cs="Consolas"/>
          <w:noProof w:val="0"/>
          <w:color w:val="000000"/>
          <w:kern w:val="0"/>
          <w:sz w:val="24"/>
          <w:szCs w:val="24"/>
          <w:lang w:val="en-US"/>
        </w:rPr>
        <w:t>role_emp</w:t>
      </w:r>
      <w:proofErr w:type="spellEnd"/>
      <w:r w:rsidRPr="004900F0">
        <w:rPr>
          <w:rFonts w:ascii="Consolas" w:hAnsi="Consolas" w:cs="Consolas"/>
          <w:noProof w:val="0"/>
          <w:color w:val="808080"/>
          <w:kern w:val="0"/>
          <w:sz w:val="24"/>
          <w:szCs w:val="24"/>
          <w:lang w:val="en-US"/>
        </w:rPr>
        <w:t>;</w:t>
      </w:r>
    </w:p>
    <w:p w14:paraId="2E5CC7EE"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DENY</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EXECUTE</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ON</w:t>
      </w:r>
      <w:r w:rsidRPr="004900F0">
        <w:rPr>
          <w:rFonts w:ascii="Consolas" w:hAnsi="Consolas" w:cs="Consolas"/>
          <w:noProof w:val="0"/>
          <w:color w:val="000000"/>
          <w:kern w:val="0"/>
          <w:sz w:val="24"/>
          <w:szCs w:val="24"/>
          <w:lang w:val="en-US"/>
        </w:rPr>
        <w:t xml:space="preserve"> </w:t>
      </w:r>
      <w:proofErr w:type="spellStart"/>
      <w:proofErr w:type="gramStart"/>
      <w:r w:rsidRPr="004900F0">
        <w:rPr>
          <w:rFonts w:ascii="Consolas" w:hAnsi="Consolas" w:cs="Consolas"/>
          <w:noProof w:val="0"/>
          <w:color w:val="000000"/>
          <w:kern w:val="0"/>
          <w:sz w:val="24"/>
          <w:szCs w:val="24"/>
          <w:lang w:val="en-US"/>
        </w:rPr>
        <w:t>dbo</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UpdateProductByID</w:t>
      </w:r>
      <w:proofErr w:type="spellEnd"/>
      <w:proofErr w:type="gramEnd"/>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TO</w:t>
      </w:r>
      <w:r w:rsidRPr="004900F0">
        <w:rPr>
          <w:rFonts w:ascii="Consolas" w:hAnsi="Consolas" w:cs="Consolas"/>
          <w:noProof w:val="0"/>
          <w:color w:val="000000"/>
          <w:kern w:val="0"/>
          <w:sz w:val="24"/>
          <w:szCs w:val="24"/>
          <w:lang w:val="en-US"/>
        </w:rPr>
        <w:t xml:space="preserve"> </w:t>
      </w:r>
      <w:proofErr w:type="spellStart"/>
      <w:r w:rsidRPr="004900F0">
        <w:rPr>
          <w:rFonts w:ascii="Consolas" w:hAnsi="Consolas" w:cs="Consolas"/>
          <w:noProof w:val="0"/>
          <w:color w:val="000000"/>
          <w:kern w:val="0"/>
          <w:sz w:val="24"/>
          <w:szCs w:val="24"/>
          <w:lang w:val="en-US"/>
        </w:rPr>
        <w:t>role_emp</w:t>
      </w:r>
      <w:proofErr w:type="spellEnd"/>
      <w:r w:rsidRPr="004900F0">
        <w:rPr>
          <w:rFonts w:ascii="Consolas" w:hAnsi="Consolas" w:cs="Consolas"/>
          <w:noProof w:val="0"/>
          <w:color w:val="808080"/>
          <w:kern w:val="0"/>
          <w:sz w:val="24"/>
          <w:szCs w:val="24"/>
          <w:lang w:val="en-US"/>
        </w:rPr>
        <w:t>;</w:t>
      </w:r>
    </w:p>
    <w:p w14:paraId="386EB5FA"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DENY</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EXECUTE</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ON</w:t>
      </w:r>
      <w:r w:rsidRPr="004900F0">
        <w:rPr>
          <w:rFonts w:ascii="Consolas" w:hAnsi="Consolas" w:cs="Consolas"/>
          <w:noProof w:val="0"/>
          <w:color w:val="000000"/>
          <w:kern w:val="0"/>
          <w:sz w:val="24"/>
          <w:szCs w:val="24"/>
          <w:lang w:val="en-US"/>
        </w:rPr>
        <w:t xml:space="preserve"> </w:t>
      </w:r>
      <w:proofErr w:type="spellStart"/>
      <w:proofErr w:type="gramStart"/>
      <w:r w:rsidRPr="004900F0">
        <w:rPr>
          <w:rFonts w:ascii="Consolas" w:hAnsi="Consolas" w:cs="Consolas"/>
          <w:noProof w:val="0"/>
          <w:color w:val="000000"/>
          <w:kern w:val="0"/>
          <w:sz w:val="24"/>
          <w:szCs w:val="24"/>
          <w:lang w:val="en-US"/>
        </w:rPr>
        <w:t>dbo</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DeleteProductByID</w:t>
      </w:r>
      <w:proofErr w:type="spellEnd"/>
      <w:proofErr w:type="gramEnd"/>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TO</w:t>
      </w:r>
      <w:r w:rsidRPr="004900F0">
        <w:rPr>
          <w:rFonts w:ascii="Consolas" w:hAnsi="Consolas" w:cs="Consolas"/>
          <w:noProof w:val="0"/>
          <w:color w:val="000000"/>
          <w:kern w:val="0"/>
          <w:sz w:val="24"/>
          <w:szCs w:val="24"/>
          <w:lang w:val="en-US"/>
        </w:rPr>
        <w:t xml:space="preserve"> </w:t>
      </w:r>
      <w:proofErr w:type="spellStart"/>
      <w:r w:rsidRPr="004900F0">
        <w:rPr>
          <w:rFonts w:ascii="Consolas" w:hAnsi="Consolas" w:cs="Consolas"/>
          <w:noProof w:val="0"/>
          <w:color w:val="000000"/>
          <w:kern w:val="0"/>
          <w:sz w:val="24"/>
          <w:szCs w:val="24"/>
          <w:lang w:val="en-US"/>
        </w:rPr>
        <w:t>role_emp</w:t>
      </w:r>
      <w:proofErr w:type="spellEnd"/>
      <w:r w:rsidRPr="004900F0">
        <w:rPr>
          <w:rFonts w:ascii="Consolas" w:hAnsi="Consolas" w:cs="Consolas"/>
          <w:noProof w:val="0"/>
          <w:color w:val="808080"/>
          <w:kern w:val="0"/>
          <w:sz w:val="24"/>
          <w:szCs w:val="24"/>
          <w:lang w:val="en-US"/>
        </w:rPr>
        <w:t>;</w:t>
      </w:r>
    </w:p>
    <w:p w14:paraId="0A47FA5C"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lastRenderedPageBreak/>
        <w:t>DENY</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EXECUTE</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ON</w:t>
      </w:r>
      <w:r w:rsidRPr="004900F0">
        <w:rPr>
          <w:rFonts w:ascii="Consolas" w:hAnsi="Consolas" w:cs="Consolas"/>
          <w:noProof w:val="0"/>
          <w:color w:val="000000"/>
          <w:kern w:val="0"/>
          <w:sz w:val="24"/>
          <w:szCs w:val="24"/>
          <w:lang w:val="en-US"/>
        </w:rPr>
        <w:t xml:space="preserve"> </w:t>
      </w:r>
      <w:proofErr w:type="spellStart"/>
      <w:proofErr w:type="gramStart"/>
      <w:r w:rsidRPr="004900F0">
        <w:rPr>
          <w:rFonts w:ascii="Consolas" w:hAnsi="Consolas" w:cs="Consolas"/>
          <w:noProof w:val="0"/>
          <w:color w:val="000000"/>
          <w:kern w:val="0"/>
          <w:sz w:val="24"/>
          <w:szCs w:val="24"/>
          <w:lang w:val="en-US"/>
        </w:rPr>
        <w:t>dbo</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addProductCategory</w:t>
      </w:r>
      <w:proofErr w:type="spellEnd"/>
      <w:proofErr w:type="gramEnd"/>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TO</w:t>
      </w:r>
      <w:r w:rsidRPr="004900F0">
        <w:rPr>
          <w:rFonts w:ascii="Consolas" w:hAnsi="Consolas" w:cs="Consolas"/>
          <w:noProof w:val="0"/>
          <w:color w:val="000000"/>
          <w:kern w:val="0"/>
          <w:sz w:val="24"/>
          <w:szCs w:val="24"/>
          <w:lang w:val="en-US"/>
        </w:rPr>
        <w:t xml:space="preserve"> </w:t>
      </w:r>
      <w:proofErr w:type="spellStart"/>
      <w:r w:rsidRPr="004900F0">
        <w:rPr>
          <w:rFonts w:ascii="Consolas" w:hAnsi="Consolas" w:cs="Consolas"/>
          <w:noProof w:val="0"/>
          <w:color w:val="000000"/>
          <w:kern w:val="0"/>
          <w:sz w:val="24"/>
          <w:szCs w:val="24"/>
          <w:lang w:val="en-US"/>
        </w:rPr>
        <w:t>role_emp</w:t>
      </w:r>
      <w:proofErr w:type="spellEnd"/>
      <w:r w:rsidRPr="004900F0">
        <w:rPr>
          <w:rFonts w:ascii="Consolas" w:hAnsi="Consolas" w:cs="Consolas"/>
          <w:noProof w:val="0"/>
          <w:color w:val="808080"/>
          <w:kern w:val="0"/>
          <w:sz w:val="24"/>
          <w:szCs w:val="24"/>
          <w:lang w:val="en-US"/>
        </w:rPr>
        <w:t>;</w:t>
      </w:r>
    </w:p>
    <w:p w14:paraId="065C5A4A"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DENY</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EXECUTE</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ON</w:t>
      </w:r>
      <w:r w:rsidRPr="004900F0">
        <w:rPr>
          <w:rFonts w:ascii="Consolas" w:hAnsi="Consolas" w:cs="Consolas"/>
          <w:noProof w:val="0"/>
          <w:color w:val="000000"/>
          <w:kern w:val="0"/>
          <w:sz w:val="24"/>
          <w:szCs w:val="24"/>
          <w:lang w:val="en-US"/>
        </w:rPr>
        <w:t xml:space="preserve"> </w:t>
      </w:r>
      <w:proofErr w:type="spellStart"/>
      <w:proofErr w:type="gramStart"/>
      <w:r w:rsidRPr="004900F0">
        <w:rPr>
          <w:rFonts w:ascii="Consolas" w:hAnsi="Consolas" w:cs="Consolas"/>
          <w:noProof w:val="0"/>
          <w:color w:val="000000"/>
          <w:kern w:val="0"/>
          <w:sz w:val="24"/>
          <w:szCs w:val="24"/>
          <w:lang w:val="en-US"/>
        </w:rPr>
        <w:t>dbo</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updateProductCategoryByID</w:t>
      </w:r>
      <w:proofErr w:type="spellEnd"/>
      <w:proofErr w:type="gramEnd"/>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TO</w:t>
      </w:r>
      <w:r w:rsidRPr="004900F0">
        <w:rPr>
          <w:rFonts w:ascii="Consolas" w:hAnsi="Consolas" w:cs="Consolas"/>
          <w:noProof w:val="0"/>
          <w:color w:val="000000"/>
          <w:kern w:val="0"/>
          <w:sz w:val="24"/>
          <w:szCs w:val="24"/>
          <w:lang w:val="en-US"/>
        </w:rPr>
        <w:t xml:space="preserve"> </w:t>
      </w:r>
      <w:proofErr w:type="spellStart"/>
      <w:r w:rsidRPr="004900F0">
        <w:rPr>
          <w:rFonts w:ascii="Consolas" w:hAnsi="Consolas" w:cs="Consolas"/>
          <w:noProof w:val="0"/>
          <w:color w:val="000000"/>
          <w:kern w:val="0"/>
          <w:sz w:val="24"/>
          <w:szCs w:val="24"/>
          <w:lang w:val="en-US"/>
        </w:rPr>
        <w:t>role_emp</w:t>
      </w:r>
      <w:proofErr w:type="spellEnd"/>
      <w:r w:rsidRPr="004900F0">
        <w:rPr>
          <w:rFonts w:ascii="Consolas" w:hAnsi="Consolas" w:cs="Consolas"/>
          <w:noProof w:val="0"/>
          <w:color w:val="808080"/>
          <w:kern w:val="0"/>
          <w:sz w:val="24"/>
          <w:szCs w:val="24"/>
          <w:lang w:val="en-US"/>
        </w:rPr>
        <w:t>;</w:t>
      </w:r>
    </w:p>
    <w:p w14:paraId="20008B92"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DENY</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EXECUTE</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ON</w:t>
      </w:r>
      <w:r w:rsidRPr="004900F0">
        <w:rPr>
          <w:rFonts w:ascii="Consolas" w:hAnsi="Consolas" w:cs="Consolas"/>
          <w:noProof w:val="0"/>
          <w:color w:val="000000"/>
          <w:kern w:val="0"/>
          <w:sz w:val="24"/>
          <w:szCs w:val="24"/>
          <w:lang w:val="en-US"/>
        </w:rPr>
        <w:t xml:space="preserve"> </w:t>
      </w:r>
      <w:proofErr w:type="spellStart"/>
      <w:proofErr w:type="gramStart"/>
      <w:r w:rsidRPr="004900F0">
        <w:rPr>
          <w:rFonts w:ascii="Consolas" w:hAnsi="Consolas" w:cs="Consolas"/>
          <w:noProof w:val="0"/>
          <w:color w:val="000000"/>
          <w:kern w:val="0"/>
          <w:sz w:val="24"/>
          <w:szCs w:val="24"/>
          <w:lang w:val="en-US"/>
        </w:rPr>
        <w:t>dbo</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addProductMaterial</w:t>
      </w:r>
      <w:proofErr w:type="spellEnd"/>
      <w:proofErr w:type="gramEnd"/>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TO</w:t>
      </w:r>
      <w:r w:rsidRPr="004900F0">
        <w:rPr>
          <w:rFonts w:ascii="Consolas" w:hAnsi="Consolas" w:cs="Consolas"/>
          <w:noProof w:val="0"/>
          <w:color w:val="000000"/>
          <w:kern w:val="0"/>
          <w:sz w:val="24"/>
          <w:szCs w:val="24"/>
          <w:lang w:val="en-US"/>
        </w:rPr>
        <w:t xml:space="preserve"> </w:t>
      </w:r>
      <w:proofErr w:type="spellStart"/>
      <w:r w:rsidRPr="004900F0">
        <w:rPr>
          <w:rFonts w:ascii="Consolas" w:hAnsi="Consolas" w:cs="Consolas"/>
          <w:noProof w:val="0"/>
          <w:color w:val="000000"/>
          <w:kern w:val="0"/>
          <w:sz w:val="24"/>
          <w:szCs w:val="24"/>
          <w:lang w:val="en-US"/>
        </w:rPr>
        <w:t>role_emp</w:t>
      </w:r>
      <w:proofErr w:type="spellEnd"/>
      <w:r w:rsidRPr="004900F0">
        <w:rPr>
          <w:rFonts w:ascii="Consolas" w:hAnsi="Consolas" w:cs="Consolas"/>
          <w:noProof w:val="0"/>
          <w:color w:val="808080"/>
          <w:kern w:val="0"/>
          <w:sz w:val="24"/>
          <w:szCs w:val="24"/>
          <w:lang w:val="en-US"/>
        </w:rPr>
        <w:t>;</w:t>
      </w:r>
    </w:p>
    <w:p w14:paraId="4FF72CD7"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DENY</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EXECUTE</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ON</w:t>
      </w:r>
      <w:r w:rsidRPr="004900F0">
        <w:rPr>
          <w:rFonts w:ascii="Consolas" w:hAnsi="Consolas" w:cs="Consolas"/>
          <w:noProof w:val="0"/>
          <w:color w:val="000000"/>
          <w:kern w:val="0"/>
          <w:sz w:val="24"/>
          <w:szCs w:val="24"/>
          <w:lang w:val="en-US"/>
        </w:rPr>
        <w:t xml:space="preserve"> </w:t>
      </w:r>
      <w:proofErr w:type="spellStart"/>
      <w:proofErr w:type="gramStart"/>
      <w:r w:rsidRPr="004900F0">
        <w:rPr>
          <w:rFonts w:ascii="Consolas" w:hAnsi="Consolas" w:cs="Consolas"/>
          <w:noProof w:val="0"/>
          <w:color w:val="000000"/>
          <w:kern w:val="0"/>
          <w:sz w:val="24"/>
          <w:szCs w:val="24"/>
          <w:lang w:val="en-US"/>
        </w:rPr>
        <w:t>dbo</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updateProductMaterialByID</w:t>
      </w:r>
      <w:proofErr w:type="spellEnd"/>
      <w:proofErr w:type="gramEnd"/>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TO</w:t>
      </w:r>
      <w:r w:rsidRPr="004900F0">
        <w:rPr>
          <w:rFonts w:ascii="Consolas" w:hAnsi="Consolas" w:cs="Consolas"/>
          <w:noProof w:val="0"/>
          <w:color w:val="000000"/>
          <w:kern w:val="0"/>
          <w:sz w:val="24"/>
          <w:szCs w:val="24"/>
          <w:lang w:val="en-US"/>
        </w:rPr>
        <w:t xml:space="preserve"> </w:t>
      </w:r>
      <w:proofErr w:type="spellStart"/>
      <w:r w:rsidRPr="004900F0">
        <w:rPr>
          <w:rFonts w:ascii="Consolas" w:hAnsi="Consolas" w:cs="Consolas"/>
          <w:noProof w:val="0"/>
          <w:color w:val="000000"/>
          <w:kern w:val="0"/>
          <w:sz w:val="24"/>
          <w:szCs w:val="24"/>
          <w:lang w:val="en-US"/>
        </w:rPr>
        <w:t>role_emp</w:t>
      </w:r>
      <w:proofErr w:type="spellEnd"/>
      <w:r w:rsidRPr="004900F0">
        <w:rPr>
          <w:rFonts w:ascii="Consolas" w:hAnsi="Consolas" w:cs="Consolas"/>
          <w:noProof w:val="0"/>
          <w:color w:val="808080"/>
          <w:kern w:val="0"/>
          <w:sz w:val="24"/>
          <w:szCs w:val="24"/>
          <w:lang w:val="en-US"/>
        </w:rPr>
        <w:t>;</w:t>
      </w:r>
    </w:p>
    <w:p w14:paraId="588014E9"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DENY</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EXECUTE</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ON</w:t>
      </w:r>
      <w:r w:rsidRPr="004900F0">
        <w:rPr>
          <w:rFonts w:ascii="Consolas" w:hAnsi="Consolas" w:cs="Consolas"/>
          <w:noProof w:val="0"/>
          <w:color w:val="000000"/>
          <w:kern w:val="0"/>
          <w:sz w:val="24"/>
          <w:szCs w:val="24"/>
          <w:lang w:val="en-US"/>
        </w:rPr>
        <w:t xml:space="preserve"> </w:t>
      </w:r>
      <w:proofErr w:type="spellStart"/>
      <w:proofErr w:type="gramStart"/>
      <w:r w:rsidRPr="004900F0">
        <w:rPr>
          <w:rFonts w:ascii="Consolas" w:hAnsi="Consolas" w:cs="Consolas"/>
          <w:noProof w:val="0"/>
          <w:color w:val="000000"/>
          <w:kern w:val="0"/>
          <w:sz w:val="24"/>
          <w:szCs w:val="24"/>
          <w:lang w:val="en-US"/>
        </w:rPr>
        <w:t>dbo</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deleteProductMaterialByID</w:t>
      </w:r>
      <w:proofErr w:type="spellEnd"/>
      <w:proofErr w:type="gramEnd"/>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TO</w:t>
      </w:r>
      <w:r w:rsidRPr="004900F0">
        <w:rPr>
          <w:rFonts w:ascii="Consolas" w:hAnsi="Consolas" w:cs="Consolas"/>
          <w:noProof w:val="0"/>
          <w:color w:val="000000"/>
          <w:kern w:val="0"/>
          <w:sz w:val="24"/>
          <w:szCs w:val="24"/>
          <w:lang w:val="en-US"/>
        </w:rPr>
        <w:t xml:space="preserve"> </w:t>
      </w:r>
      <w:proofErr w:type="spellStart"/>
      <w:r w:rsidRPr="004900F0">
        <w:rPr>
          <w:rFonts w:ascii="Consolas" w:hAnsi="Consolas" w:cs="Consolas"/>
          <w:noProof w:val="0"/>
          <w:color w:val="000000"/>
          <w:kern w:val="0"/>
          <w:sz w:val="24"/>
          <w:szCs w:val="24"/>
          <w:lang w:val="en-US"/>
        </w:rPr>
        <w:t>role_emp</w:t>
      </w:r>
      <w:proofErr w:type="spellEnd"/>
      <w:r w:rsidRPr="004900F0">
        <w:rPr>
          <w:rFonts w:ascii="Consolas" w:hAnsi="Consolas" w:cs="Consolas"/>
          <w:noProof w:val="0"/>
          <w:color w:val="808080"/>
          <w:kern w:val="0"/>
          <w:sz w:val="24"/>
          <w:szCs w:val="24"/>
          <w:lang w:val="en-US"/>
        </w:rPr>
        <w:t>;</w:t>
      </w:r>
    </w:p>
    <w:p w14:paraId="44AF228F"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GO</w:t>
      </w:r>
    </w:p>
    <w:p w14:paraId="0DCDA1B7"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p>
    <w:p w14:paraId="24C1B430"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8000"/>
          <w:kern w:val="0"/>
          <w:sz w:val="24"/>
          <w:szCs w:val="24"/>
          <w:lang w:val="en-US"/>
        </w:rPr>
        <w:t>------- FOR SUPPLIER -----------</w:t>
      </w:r>
    </w:p>
    <w:p w14:paraId="362A4C96"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DENY</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SELECT</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ON</w:t>
      </w:r>
      <w:r w:rsidRPr="004900F0">
        <w:rPr>
          <w:rFonts w:ascii="Consolas" w:hAnsi="Consolas" w:cs="Consolas"/>
          <w:noProof w:val="0"/>
          <w:color w:val="000000"/>
          <w:kern w:val="0"/>
          <w:sz w:val="24"/>
          <w:szCs w:val="24"/>
          <w:lang w:val="en-US"/>
        </w:rPr>
        <w:t xml:space="preserve"> </w:t>
      </w:r>
      <w:proofErr w:type="spellStart"/>
      <w:proofErr w:type="gramStart"/>
      <w:r w:rsidRPr="004900F0">
        <w:rPr>
          <w:rFonts w:ascii="Consolas" w:hAnsi="Consolas" w:cs="Consolas"/>
          <w:noProof w:val="0"/>
          <w:color w:val="000000"/>
          <w:kern w:val="0"/>
          <w:sz w:val="24"/>
          <w:szCs w:val="24"/>
          <w:lang w:val="en-US"/>
        </w:rPr>
        <w:t>dbo</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SupplierList</w:t>
      </w:r>
      <w:proofErr w:type="spellEnd"/>
      <w:proofErr w:type="gramEnd"/>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TO</w:t>
      </w:r>
      <w:r w:rsidRPr="004900F0">
        <w:rPr>
          <w:rFonts w:ascii="Consolas" w:hAnsi="Consolas" w:cs="Consolas"/>
          <w:noProof w:val="0"/>
          <w:color w:val="000000"/>
          <w:kern w:val="0"/>
          <w:sz w:val="24"/>
          <w:szCs w:val="24"/>
          <w:lang w:val="en-US"/>
        </w:rPr>
        <w:t xml:space="preserve"> </w:t>
      </w:r>
      <w:proofErr w:type="spellStart"/>
      <w:r w:rsidRPr="004900F0">
        <w:rPr>
          <w:rFonts w:ascii="Consolas" w:hAnsi="Consolas" w:cs="Consolas"/>
          <w:noProof w:val="0"/>
          <w:color w:val="000000"/>
          <w:kern w:val="0"/>
          <w:sz w:val="24"/>
          <w:szCs w:val="24"/>
          <w:lang w:val="en-US"/>
        </w:rPr>
        <w:t>role_emp</w:t>
      </w:r>
      <w:proofErr w:type="spellEnd"/>
    </w:p>
    <w:p w14:paraId="0FC8E459"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GO</w:t>
      </w:r>
    </w:p>
    <w:p w14:paraId="28ECD33F"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p>
    <w:p w14:paraId="2070D21C"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DENY</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EXECUTE</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ON</w:t>
      </w:r>
      <w:r w:rsidRPr="004900F0">
        <w:rPr>
          <w:rFonts w:ascii="Consolas" w:hAnsi="Consolas" w:cs="Consolas"/>
          <w:noProof w:val="0"/>
          <w:color w:val="000000"/>
          <w:kern w:val="0"/>
          <w:sz w:val="24"/>
          <w:szCs w:val="24"/>
          <w:lang w:val="en-US"/>
        </w:rPr>
        <w:t xml:space="preserve"> </w:t>
      </w:r>
      <w:proofErr w:type="spellStart"/>
      <w:proofErr w:type="gramStart"/>
      <w:r w:rsidRPr="004900F0">
        <w:rPr>
          <w:rFonts w:ascii="Consolas" w:hAnsi="Consolas" w:cs="Consolas"/>
          <w:noProof w:val="0"/>
          <w:color w:val="000000"/>
          <w:kern w:val="0"/>
          <w:sz w:val="24"/>
          <w:szCs w:val="24"/>
          <w:lang w:val="en-US"/>
        </w:rPr>
        <w:t>dbo</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AddSupplier</w:t>
      </w:r>
      <w:proofErr w:type="spellEnd"/>
      <w:proofErr w:type="gramEnd"/>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TO</w:t>
      </w:r>
      <w:r w:rsidRPr="004900F0">
        <w:rPr>
          <w:rFonts w:ascii="Consolas" w:hAnsi="Consolas" w:cs="Consolas"/>
          <w:noProof w:val="0"/>
          <w:color w:val="000000"/>
          <w:kern w:val="0"/>
          <w:sz w:val="24"/>
          <w:szCs w:val="24"/>
          <w:lang w:val="en-US"/>
        </w:rPr>
        <w:t xml:space="preserve"> </w:t>
      </w:r>
      <w:proofErr w:type="spellStart"/>
      <w:r w:rsidRPr="004900F0">
        <w:rPr>
          <w:rFonts w:ascii="Consolas" w:hAnsi="Consolas" w:cs="Consolas"/>
          <w:noProof w:val="0"/>
          <w:color w:val="000000"/>
          <w:kern w:val="0"/>
          <w:sz w:val="24"/>
          <w:szCs w:val="24"/>
          <w:lang w:val="en-US"/>
        </w:rPr>
        <w:t>role_emp</w:t>
      </w:r>
      <w:proofErr w:type="spellEnd"/>
      <w:r w:rsidRPr="004900F0">
        <w:rPr>
          <w:rFonts w:ascii="Consolas" w:hAnsi="Consolas" w:cs="Consolas"/>
          <w:noProof w:val="0"/>
          <w:color w:val="808080"/>
          <w:kern w:val="0"/>
          <w:sz w:val="24"/>
          <w:szCs w:val="24"/>
          <w:lang w:val="en-US"/>
        </w:rPr>
        <w:t>;</w:t>
      </w:r>
    </w:p>
    <w:p w14:paraId="233934D2"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DENY</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EXECUTE</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ON</w:t>
      </w:r>
      <w:r w:rsidRPr="004900F0">
        <w:rPr>
          <w:rFonts w:ascii="Consolas" w:hAnsi="Consolas" w:cs="Consolas"/>
          <w:noProof w:val="0"/>
          <w:color w:val="000000"/>
          <w:kern w:val="0"/>
          <w:sz w:val="24"/>
          <w:szCs w:val="24"/>
          <w:lang w:val="en-US"/>
        </w:rPr>
        <w:t xml:space="preserve"> </w:t>
      </w:r>
      <w:proofErr w:type="spellStart"/>
      <w:proofErr w:type="gramStart"/>
      <w:r w:rsidRPr="004900F0">
        <w:rPr>
          <w:rFonts w:ascii="Consolas" w:hAnsi="Consolas" w:cs="Consolas"/>
          <w:noProof w:val="0"/>
          <w:color w:val="000000"/>
          <w:kern w:val="0"/>
          <w:sz w:val="24"/>
          <w:szCs w:val="24"/>
          <w:lang w:val="en-US"/>
        </w:rPr>
        <w:t>dbo</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UpdateSupplier</w:t>
      </w:r>
      <w:proofErr w:type="spellEnd"/>
      <w:proofErr w:type="gramEnd"/>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TO</w:t>
      </w:r>
      <w:r w:rsidRPr="004900F0">
        <w:rPr>
          <w:rFonts w:ascii="Consolas" w:hAnsi="Consolas" w:cs="Consolas"/>
          <w:noProof w:val="0"/>
          <w:color w:val="000000"/>
          <w:kern w:val="0"/>
          <w:sz w:val="24"/>
          <w:szCs w:val="24"/>
          <w:lang w:val="en-US"/>
        </w:rPr>
        <w:t xml:space="preserve"> </w:t>
      </w:r>
      <w:proofErr w:type="spellStart"/>
      <w:r w:rsidRPr="004900F0">
        <w:rPr>
          <w:rFonts w:ascii="Consolas" w:hAnsi="Consolas" w:cs="Consolas"/>
          <w:noProof w:val="0"/>
          <w:color w:val="000000"/>
          <w:kern w:val="0"/>
          <w:sz w:val="24"/>
          <w:szCs w:val="24"/>
          <w:lang w:val="en-US"/>
        </w:rPr>
        <w:t>role_emp</w:t>
      </w:r>
      <w:proofErr w:type="spellEnd"/>
      <w:r w:rsidRPr="004900F0">
        <w:rPr>
          <w:rFonts w:ascii="Consolas" w:hAnsi="Consolas" w:cs="Consolas"/>
          <w:noProof w:val="0"/>
          <w:color w:val="808080"/>
          <w:kern w:val="0"/>
          <w:sz w:val="24"/>
          <w:szCs w:val="24"/>
          <w:lang w:val="en-US"/>
        </w:rPr>
        <w:t>;</w:t>
      </w:r>
    </w:p>
    <w:p w14:paraId="64AC1C0D"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DENY</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EXECUTE</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ON</w:t>
      </w:r>
      <w:r w:rsidRPr="004900F0">
        <w:rPr>
          <w:rFonts w:ascii="Consolas" w:hAnsi="Consolas" w:cs="Consolas"/>
          <w:noProof w:val="0"/>
          <w:color w:val="000000"/>
          <w:kern w:val="0"/>
          <w:sz w:val="24"/>
          <w:szCs w:val="24"/>
          <w:lang w:val="en-US"/>
        </w:rPr>
        <w:t xml:space="preserve"> </w:t>
      </w:r>
      <w:proofErr w:type="spellStart"/>
      <w:proofErr w:type="gramStart"/>
      <w:r w:rsidRPr="004900F0">
        <w:rPr>
          <w:rFonts w:ascii="Consolas" w:hAnsi="Consolas" w:cs="Consolas"/>
          <w:noProof w:val="0"/>
          <w:color w:val="000000"/>
          <w:kern w:val="0"/>
          <w:sz w:val="24"/>
          <w:szCs w:val="24"/>
          <w:lang w:val="en-US"/>
        </w:rPr>
        <w:t>dbo</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DeleteSupplier</w:t>
      </w:r>
      <w:proofErr w:type="spellEnd"/>
      <w:proofErr w:type="gramEnd"/>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TO</w:t>
      </w:r>
      <w:r w:rsidRPr="004900F0">
        <w:rPr>
          <w:rFonts w:ascii="Consolas" w:hAnsi="Consolas" w:cs="Consolas"/>
          <w:noProof w:val="0"/>
          <w:color w:val="000000"/>
          <w:kern w:val="0"/>
          <w:sz w:val="24"/>
          <w:szCs w:val="24"/>
          <w:lang w:val="en-US"/>
        </w:rPr>
        <w:t xml:space="preserve"> </w:t>
      </w:r>
      <w:proofErr w:type="spellStart"/>
      <w:r w:rsidRPr="004900F0">
        <w:rPr>
          <w:rFonts w:ascii="Consolas" w:hAnsi="Consolas" w:cs="Consolas"/>
          <w:noProof w:val="0"/>
          <w:color w:val="000000"/>
          <w:kern w:val="0"/>
          <w:sz w:val="24"/>
          <w:szCs w:val="24"/>
          <w:lang w:val="en-US"/>
        </w:rPr>
        <w:t>role_emp</w:t>
      </w:r>
      <w:proofErr w:type="spellEnd"/>
      <w:r w:rsidRPr="004900F0">
        <w:rPr>
          <w:rFonts w:ascii="Consolas" w:hAnsi="Consolas" w:cs="Consolas"/>
          <w:noProof w:val="0"/>
          <w:color w:val="808080"/>
          <w:kern w:val="0"/>
          <w:sz w:val="24"/>
          <w:szCs w:val="24"/>
          <w:lang w:val="en-US"/>
        </w:rPr>
        <w:t>;</w:t>
      </w:r>
    </w:p>
    <w:p w14:paraId="39BD0EAB"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GO</w:t>
      </w:r>
    </w:p>
    <w:p w14:paraId="24E877D6"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p>
    <w:p w14:paraId="054A0BB0"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8000"/>
          <w:kern w:val="0"/>
          <w:sz w:val="24"/>
          <w:szCs w:val="24"/>
          <w:lang w:val="en-US"/>
        </w:rPr>
        <w:t>------- FOR RECEIPT NOTE -----------</w:t>
      </w:r>
    </w:p>
    <w:p w14:paraId="04AF023C"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DENY</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SELECT</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ON</w:t>
      </w:r>
      <w:r w:rsidRPr="004900F0">
        <w:rPr>
          <w:rFonts w:ascii="Consolas" w:hAnsi="Consolas" w:cs="Consolas"/>
          <w:noProof w:val="0"/>
          <w:color w:val="000000"/>
          <w:kern w:val="0"/>
          <w:sz w:val="24"/>
          <w:szCs w:val="24"/>
          <w:lang w:val="en-US"/>
        </w:rPr>
        <w:t xml:space="preserve"> </w:t>
      </w:r>
      <w:proofErr w:type="spellStart"/>
      <w:proofErr w:type="gramStart"/>
      <w:r w:rsidRPr="004900F0">
        <w:rPr>
          <w:rFonts w:ascii="Consolas" w:hAnsi="Consolas" w:cs="Consolas"/>
          <w:noProof w:val="0"/>
          <w:color w:val="000000"/>
          <w:kern w:val="0"/>
          <w:sz w:val="24"/>
          <w:szCs w:val="24"/>
          <w:lang w:val="en-US"/>
        </w:rPr>
        <w:t>dbo</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ReceiptNoteView</w:t>
      </w:r>
      <w:proofErr w:type="spellEnd"/>
      <w:proofErr w:type="gramEnd"/>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TO</w:t>
      </w:r>
      <w:r w:rsidRPr="004900F0">
        <w:rPr>
          <w:rFonts w:ascii="Consolas" w:hAnsi="Consolas" w:cs="Consolas"/>
          <w:noProof w:val="0"/>
          <w:color w:val="000000"/>
          <w:kern w:val="0"/>
          <w:sz w:val="24"/>
          <w:szCs w:val="24"/>
          <w:lang w:val="en-US"/>
        </w:rPr>
        <w:t xml:space="preserve"> </w:t>
      </w:r>
      <w:proofErr w:type="spellStart"/>
      <w:r w:rsidRPr="004900F0">
        <w:rPr>
          <w:rFonts w:ascii="Consolas" w:hAnsi="Consolas" w:cs="Consolas"/>
          <w:noProof w:val="0"/>
          <w:color w:val="000000"/>
          <w:kern w:val="0"/>
          <w:sz w:val="24"/>
          <w:szCs w:val="24"/>
          <w:lang w:val="en-US"/>
        </w:rPr>
        <w:t>role_emp</w:t>
      </w:r>
      <w:proofErr w:type="spellEnd"/>
      <w:r w:rsidRPr="004900F0">
        <w:rPr>
          <w:rFonts w:ascii="Consolas" w:hAnsi="Consolas" w:cs="Consolas"/>
          <w:noProof w:val="0"/>
          <w:color w:val="808080"/>
          <w:kern w:val="0"/>
          <w:sz w:val="24"/>
          <w:szCs w:val="24"/>
          <w:lang w:val="en-US"/>
        </w:rPr>
        <w:t>;</w:t>
      </w:r>
    </w:p>
    <w:p w14:paraId="48F55A1D"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DENY</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SELECT</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ON</w:t>
      </w:r>
      <w:r w:rsidRPr="004900F0">
        <w:rPr>
          <w:rFonts w:ascii="Consolas" w:hAnsi="Consolas" w:cs="Consolas"/>
          <w:noProof w:val="0"/>
          <w:color w:val="000000"/>
          <w:kern w:val="0"/>
          <w:sz w:val="24"/>
          <w:szCs w:val="24"/>
          <w:lang w:val="en-US"/>
        </w:rPr>
        <w:t xml:space="preserve"> </w:t>
      </w:r>
      <w:proofErr w:type="spellStart"/>
      <w:proofErr w:type="gramStart"/>
      <w:r w:rsidRPr="004900F0">
        <w:rPr>
          <w:rFonts w:ascii="Consolas" w:hAnsi="Consolas" w:cs="Consolas"/>
          <w:noProof w:val="0"/>
          <w:color w:val="000000"/>
          <w:kern w:val="0"/>
          <w:sz w:val="24"/>
          <w:szCs w:val="24"/>
          <w:lang w:val="en-US"/>
        </w:rPr>
        <w:t>dbo</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ReceiptNoteListView</w:t>
      </w:r>
      <w:proofErr w:type="spellEnd"/>
      <w:proofErr w:type="gramEnd"/>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TO</w:t>
      </w:r>
      <w:r w:rsidRPr="004900F0">
        <w:rPr>
          <w:rFonts w:ascii="Consolas" w:hAnsi="Consolas" w:cs="Consolas"/>
          <w:noProof w:val="0"/>
          <w:color w:val="000000"/>
          <w:kern w:val="0"/>
          <w:sz w:val="24"/>
          <w:szCs w:val="24"/>
          <w:lang w:val="en-US"/>
        </w:rPr>
        <w:t xml:space="preserve"> </w:t>
      </w:r>
      <w:proofErr w:type="spellStart"/>
      <w:r w:rsidRPr="004900F0">
        <w:rPr>
          <w:rFonts w:ascii="Consolas" w:hAnsi="Consolas" w:cs="Consolas"/>
          <w:noProof w:val="0"/>
          <w:color w:val="000000"/>
          <w:kern w:val="0"/>
          <w:sz w:val="24"/>
          <w:szCs w:val="24"/>
          <w:lang w:val="en-US"/>
        </w:rPr>
        <w:t>role_emp</w:t>
      </w:r>
      <w:proofErr w:type="spellEnd"/>
      <w:r w:rsidRPr="004900F0">
        <w:rPr>
          <w:rFonts w:ascii="Consolas" w:hAnsi="Consolas" w:cs="Consolas"/>
          <w:noProof w:val="0"/>
          <w:color w:val="808080"/>
          <w:kern w:val="0"/>
          <w:sz w:val="24"/>
          <w:szCs w:val="24"/>
          <w:lang w:val="en-US"/>
        </w:rPr>
        <w:t>;</w:t>
      </w:r>
    </w:p>
    <w:p w14:paraId="078EEBB9"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GO</w:t>
      </w:r>
    </w:p>
    <w:p w14:paraId="10F5BBE0"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p>
    <w:p w14:paraId="3E354589"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DENY</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SELECT</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ON</w:t>
      </w:r>
      <w:r w:rsidRPr="004900F0">
        <w:rPr>
          <w:rFonts w:ascii="Consolas" w:hAnsi="Consolas" w:cs="Consolas"/>
          <w:noProof w:val="0"/>
          <w:color w:val="000000"/>
          <w:kern w:val="0"/>
          <w:sz w:val="24"/>
          <w:szCs w:val="24"/>
          <w:lang w:val="en-US"/>
        </w:rPr>
        <w:t xml:space="preserve"> </w:t>
      </w:r>
      <w:proofErr w:type="spellStart"/>
      <w:proofErr w:type="gramStart"/>
      <w:r w:rsidRPr="004900F0">
        <w:rPr>
          <w:rFonts w:ascii="Consolas" w:hAnsi="Consolas" w:cs="Consolas"/>
          <w:noProof w:val="0"/>
          <w:color w:val="000000"/>
          <w:kern w:val="0"/>
          <w:sz w:val="24"/>
          <w:szCs w:val="24"/>
          <w:lang w:val="en-US"/>
        </w:rPr>
        <w:t>dbo</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filterReceiptNoteViewByID</w:t>
      </w:r>
      <w:proofErr w:type="spellEnd"/>
      <w:proofErr w:type="gramEnd"/>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TO</w:t>
      </w:r>
      <w:r w:rsidRPr="004900F0">
        <w:rPr>
          <w:rFonts w:ascii="Consolas" w:hAnsi="Consolas" w:cs="Consolas"/>
          <w:noProof w:val="0"/>
          <w:color w:val="000000"/>
          <w:kern w:val="0"/>
          <w:sz w:val="24"/>
          <w:szCs w:val="24"/>
          <w:lang w:val="en-US"/>
        </w:rPr>
        <w:t xml:space="preserve"> </w:t>
      </w:r>
      <w:proofErr w:type="spellStart"/>
      <w:r w:rsidRPr="004900F0">
        <w:rPr>
          <w:rFonts w:ascii="Consolas" w:hAnsi="Consolas" w:cs="Consolas"/>
          <w:noProof w:val="0"/>
          <w:color w:val="000000"/>
          <w:kern w:val="0"/>
          <w:sz w:val="24"/>
          <w:szCs w:val="24"/>
          <w:lang w:val="en-US"/>
        </w:rPr>
        <w:t>role_emp</w:t>
      </w:r>
      <w:proofErr w:type="spellEnd"/>
      <w:r w:rsidRPr="004900F0">
        <w:rPr>
          <w:rFonts w:ascii="Consolas" w:hAnsi="Consolas" w:cs="Consolas"/>
          <w:noProof w:val="0"/>
          <w:color w:val="808080"/>
          <w:kern w:val="0"/>
          <w:sz w:val="24"/>
          <w:szCs w:val="24"/>
          <w:lang w:val="en-US"/>
        </w:rPr>
        <w:t>;</w:t>
      </w:r>
    </w:p>
    <w:p w14:paraId="1CB96559"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DENY</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SELECT</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ON</w:t>
      </w:r>
      <w:r w:rsidRPr="004900F0">
        <w:rPr>
          <w:rFonts w:ascii="Consolas" w:hAnsi="Consolas" w:cs="Consolas"/>
          <w:noProof w:val="0"/>
          <w:color w:val="000000"/>
          <w:kern w:val="0"/>
          <w:sz w:val="24"/>
          <w:szCs w:val="24"/>
          <w:lang w:val="en-US"/>
        </w:rPr>
        <w:t xml:space="preserve"> </w:t>
      </w:r>
      <w:proofErr w:type="spellStart"/>
      <w:proofErr w:type="gramStart"/>
      <w:r w:rsidRPr="004900F0">
        <w:rPr>
          <w:rFonts w:ascii="Consolas" w:hAnsi="Consolas" w:cs="Consolas"/>
          <w:noProof w:val="0"/>
          <w:color w:val="000000"/>
          <w:kern w:val="0"/>
          <w:sz w:val="24"/>
          <w:szCs w:val="24"/>
          <w:lang w:val="en-US"/>
        </w:rPr>
        <w:t>dbo</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filterReceiptNoteViewBySupplier</w:t>
      </w:r>
      <w:proofErr w:type="spellEnd"/>
      <w:proofErr w:type="gramEnd"/>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TO</w:t>
      </w:r>
      <w:r w:rsidRPr="004900F0">
        <w:rPr>
          <w:rFonts w:ascii="Consolas" w:hAnsi="Consolas" w:cs="Consolas"/>
          <w:noProof w:val="0"/>
          <w:color w:val="000000"/>
          <w:kern w:val="0"/>
          <w:sz w:val="24"/>
          <w:szCs w:val="24"/>
          <w:lang w:val="en-US"/>
        </w:rPr>
        <w:t xml:space="preserve"> </w:t>
      </w:r>
      <w:proofErr w:type="spellStart"/>
      <w:r w:rsidRPr="004900F0">
        <w:rPr>
          <w:rFonts w:ascii="Consolas" w:hAnsi="Consolas" w:cs="Consolas"/>
          <w:noProof w:val="0"/>
          <w:color w:val="000000"/>
          <w:kern w:val="0"/>
          <w:sz w:val="24"/>
          <w:szCs w:val="24"/>
          <w:lang w:val="en-US"/>
        </w:rPr>
        <w:t>role_emp</w:t>
      </w:r>
      <w:proofErr w:type="spellEnd"/>
      <w:r w:rsidRPr="004900F0">
        <w:rPr>
          <w:rFonts w:ascii="Consolas" w:hAnsi="Consolas" w:cs="Consolas"/>
          <w:noProof w:val="0"/>
          <w:color w:val="808080"/>
          <w:kern w:val="0"/>
          <w:sz w:val="24"/>
          <w:szCs w:val="24"/>
          <w:lang w:val="en-US"/>
        </w:rPr>
        <w:t>;</w:t>
      </w:r>
    </w:p>
    <w:p w14:paraId="0F71D33D"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DENY</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SELECT</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ON</w:t>
      </w:r>
      <w:r w:rsidRPr="004900F0">
        <w:rPr>
          <w:rFonts w:ascii="Consolas" w:hAnsi="Consolas" w:cs="Consolas"/>
          <w:noProof w:val="0"/>
          <w:color w:val="000000"/>
          <w:kern w:val="0"/>
          <w:sz w:val="24"/>
          <w:szCs w:val="24"/>
          <w:lang w:val="en-US"/>
        </w:rPr>
        <w:t xml:space="preserve"> </w:t>
      </w:r>
      <w:proofErr w:type="spellStart"/>
      <w:proofErr w:type="gramStart"/>
      <w:r w:rsidRPr="004900F0">
        <w:rPr>
          <w:rFonts w:ascii="Consolas" w:hAnsi="Consolas" w:cs="Consolas"/>
          <w:noProof w:val="0"/>
          <w:color w:val="000000"/>
          <w:kern w:val="0"/>
          <w:sz w:val="24"/>
          <w:szCs w:val="24"/>
          <w:lang w:val="en-US"/>
        </w:rPr>
        <w:t>dbo</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filterReceiptNoteViewByEmployee</w:t>
      </w:r>
      <w:proofErr w:type="spellEnd"/>
      <w:proofErr w:type="gramEnd"/>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TO</w:t>
      </w:r>
      <w:r w:rsidRPr="004900F0">
        <w:rPr>
          <w:rFonts w:ascii="Consolas" w:hAnsi="Consolas" w:cs="Consolas"/>
          <w:noProof w:val="0"/>
          <w:color w:val="000000"/>
          <w:kern w:val="0"/>
          <w:sz w:val="24"/>
          <w:szCs w:val="24"/>
          <w:lang w:val="en-US"/>
        </w:rPr>
        <w:t xml:space="preserve"> </w:t>
      </w:r>
      <w:proofErr w:type="spellStart"/>
      <w:r w:rsidRPr="004900F0">
        <w:rPr>
          <w:rFonts w:ascii="Consolas" w:hAnsi="Consolas" w:cs="Consolas"/>
          <w:noProof w:val="0"/>
          <w:color w:val="000000"/>
          <w:kern w:val="0"/>
          <w:sz w:val="24"/>
          <w:szCs w:val="24"/>
          <w:lang w:val="en-US"/>
        </w:rPr>
        <w:t>role_emp</w:t>
      </w:r>
      <w:proofErr w:type="spellEnd"/>
      <w:r w:rsidRPr="004900F0">
        <w:rPr>
          <w:rFonts w:ascii="Consolas" w:hAnsi="Consolas" w:cs="Consolas"/>
          <w:noProof w:val="0"/>
          <w:color w:val="808080"/>
          <w:kern w:val="0"/>
          <w:sz w:val="24"/>
          <w:szCs w:val="24"/>
          <w:lang w:val="en-US"/>
        </w:rPr>
        <w:t>;</w:t>
      </w:r>
    </w:p>
    <w:p w14:paraId="1CC17EB7"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DENY</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SELECT</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ON</w:t>
      </w:r>
      <w:r w:rsidRPr="004900F0">
        <w:rPr>
          <w:rFonts w:ascii="Consolas" w:hAnsi="Consolas" w:cs="Consolas"/>
          <w:noProof w:val="0"/>
          <w:color w:val="000000"/>
          <w:kern w:val="0"/>
          <w:sz w:val="24"/>
          <w:szCs w:val="24"/>
          <w:lang w:val="en-US"/>
        </w:rPr>
        <w:t xml:space="preserve"> </w:t>
      </w:r>
      <w:proofErr w:type="spellStart"/>
      <w:proofErr w:type="gramStart"/>
      <w:r w:rsidRPr="004900F0">
        <w:rPr>
          <w:rFonts w:ascii="Consolas" w:hAnsi="Consolas" w:cs="Consolas"/>
          <w:noProof w:val="0"/>
          <w:color w:val="000000"/>
          <w:kern w:val="0"/>
          <w:sz w:val="24"/>
          <w:szCs w:val="24"/>
          <w:lang w:val="en-US"/>
        </w:rPr>
        <w:t>dbo</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filterReceiptNoteViewByDate</w:t>
      </w:r>
      <w:proofErr w:type="spellEnd"/>
      <w:proofErr w:type="gramEnd"/>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TO</w:t>
      </w:r>
      <w:r w:rsidRPr="004900F0">
        <w:rPr>
          <w:rFonts w:ascii="Consolas" w:hAnsi="Consolas" w:cs="Consolas"/>
          <w:noProof w:val="0"/>
          <w:color w:val="000000"/>
          <w:kern w:val="0"/>
          <w:sz w:val="24"/>
          <w:szCs w:val="24"/>
          <w:lang w:val="en-US"/>
        </w:rPr>
        <w:t xml:space="preserve"> </w:t>
      </w:r>
      <w:proofErr w:type="spellStart"/>
      <w:r w:rsidRPr="004900F0">
        <w:rPr>
          <w:rFonts w:ascii="Consolas" w:hAnsi="Consolas" w:cs="Consolas"/>
          <w:noProof w:val="0"/>
          <w:color w:val="000000"/>
          <w:kern w:val="0"/>
          <w:sz w:val="24"/>
          <w:szCs w:val="24"/>
          <w:lang w:val="en-US"/>
        </w:rPr>
        <w:t>role_emp</w:t>
      </w:r>
      <w:proofErr w:type="spellEnd"/>
      <w:r w:rsidRPr="004900F0">
        <w:rPr>
          <w:rFonts w:ascii="Consolas" w:hAnsi="Consolas" w:cs="Consolas"/>
          <w:noProof w:val="0"/>
          <w:color w:val="808080"/>
          <w:kern w:val="0"/>
          <w:sz w:val="24"/>
          <w:szCs w:val="24"/>
          <w:lang w:val="en-US"/>
        </w:rPr>
        <w:t>;</w:t>
      </w:r>
    </w:p>
    <w:p w14:paraId="4626E4C2"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DENY</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SELECT</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ON</w:t>
      </w:r>
      <w:r w:rsidRPr="004900F0">
        <w:rPr>
          <w:rFonts w:ascii="Consolas" w:hAnsi="Consolas" w:cs="Consolas"/>
          <w:noProof w:val="0"/>
          <w:color w:val="000000"/>
          <w:kern w:val="0"/>
          <w:sz w:val="24"/>
          <w:szCs w:val="24"/>
          <w:lang w:val="en-US"/>
        </w:rPr>
        <w:t xml:space="preserve"> </w:t>
      </w:r>
      <w:proofErr w:type="spellStart"/>
      <w:proofErr w:type="gramStart"/>
      <w:r w:rsidRPr="004900F0">
        <w:rPr>
          <w:rFonts w:ascii="Consolas" w:hAnsi="Consolas" w:cs="Consolas"/>
          <w:noProof w:val="0"/>
          <w:color w:val="000000"/>
          <w:kern w:val="0"/>
          <w:sz w:val="24"/>
          <w:szCs w:val="24"/>
          <w:lang w:val="en-US"/>
        </w:rPr>
        <w:t>dbo</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filterReceiptNoteListViewByID</w:t>
      </w:r>
      <w:proofErr w:type="spellEnd"/>
      <w:proofErr w:type="gramEnd"/>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TO</w:t>
      </w:r>
      <w:r w:rsidRPr="004900F0">
        <w:rPr>
          <w:rFonts w:ascii="Consolas" w:hAnsi="Consolas" w:cs="Consolas"/>
          <w:noProof w:val="0"/>
          <w:color w:val="000000"/>
          <w:kern w:val="0"/>
          <w:sz w:val="24"/>
          <w:szCs w:val="24"/>
          <w:lang w:val="en-US"/>
        </w:rPr>
        <w:t xml:space="preserve"> </w:t>
      </w:r>
      <w:proofErr w:type="spellStart"/>
      <w:r w:rsidRPr="004900F0">
        <w:rPr>
          <w:rFonts w:ascii="Consolas" w:hAnsi="Consolas" w:cs="Consolas"/>
          <w:noProof w:val="0"/>
          <w:color w:val="000000"/>
          <w:kern w:val="0"/>
          <w:sz w:val="24"/>
          <w:szCs w:val="24"/>
          <w:lang w:val="en-US"/>
        </w:rPr>
        <w:t>role_emp</w:t>
      </w:r>
      <w:proofErr w:type="spellEnd"/>
      <w:r w:rsidRPr="004900F0">
        <w:rPr>
          <w:rFonts w:ascii="Consolas" w:hAnsi="Consolas" w:cs="Consolas"/>
          <w:noProof w:val="0"/>
          <w:color w:val="808080"/>
          <w:kern w:val="0"/>
          <w:sz w:val="24"/>
          <w:szCs w:val="24"/>
          <w:lang w:val="en-US"/>
        </w:rPr>
        <w:t>;</w:t>
      </w:r>
    </w:p>
    <w:p w14:paraId="5D22BBBE"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DENY</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SELECT</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ON</w:t>
      </w:r>
      <w:r w:rsidRPr="004900F0">
        <w:rPr>
          <w:rFonts w:ascii="Consolas" w:hAnsi="Consolas" w:cs="Consolas"/>
          <w:noProof w:val="0"/>
          <w:color w:val="000000"/>
          <w:kern w:val="0"/>
          <w:sz w:val="24"/>
          <w:szCs w:val="24"/>
          <w:lang w:val="en-US"/>
        </w:rPr>
        <w:t xml:space="preserve"> </w:t>
      </w:r>
      <w:proofErr w:type="spellStart"/>
      <w:proofErr w:type="gramStart"/>
      <w:r w:rsidRPr="004900F0">
        <w:rPr>
          <w:rFonts w:ascii="Consolas" w:hAnsi="Consolas" w:cs="Consolas"/>
          <w:noProof w:val="0"/>
          <w:color w:val="000000"/>
          <w:kern w:val="0"/>
          <w:sz w:val="24"/>
          <w:szCs w:val="24"/>
          <w:lang w:val="en-US"/>
        </w:rPr>
        <w:t>dbo</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filterReceiptNoteListViewBySupplier</w:t>
      </w:r>
      <w:proofErr w:type="spellEnd"/>
      <w:proofErr w:type="gramEnd"/>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TO</w:t>
      </w:r>
      <w:r w:rsidRPr="004900F0">
        <w:rPr>
          <w:rFonts w:ascii="Consolas" w:hAnsi="Consolas" w:cs="Consolas"/>
          <w:noProof w:val="0"/>
          <w:color w:val="000000"/>
          <w:kern w:val="0"/>
          <w:sz w:val="24"/>
          <w:szCs w:val="24"/>
          <w:lang w:val="en-US"/>
        </w:rPr>
        <w:t xml:space="preserve"> </w:t>
      </w:r>
      <w:proofErr w:type="spellStart"/>
      <w:r w:rsidRPr="004900F0">
        <w:rPr>
          <w:rFonts w:ascii="Consolas" w:hAnsi="Consolas" w:cs="Consolas"/>
          <w:noProof w:val="0"/>
          <w:color w:val="000000"/>
          <w:kern w:val="0"/>
          <w:sz w:val="24"/>
          <w:szCs w:val="24"/>
          <w:lang w:val="en-US"/>
        </w:rPr>
        <w:t>role_emp</w:t>
      </w:r>
      <w:proofErr w:type="spellEnd"/>
      <w:r w:rsidRPr="004900F0">
        <w:rPr>
          <w:rFonts w:ascii="Consolas" w:hAnsi="Consolas" w:cs="Consolas"/>
          <w:noProof w:val="0"/>
          <w:color w:val="808080"/>
          <w:kern w:val="0"/>
          <w:sz w:val="24"/>
          <w:szCs w:val="24"/>
          <w:lang w:val="en-US"/>
        </w:rPr>
        <w:t>;</w:t>
      </w:r>
    </w:p>
    <w:p w14:paraId="18895CFD"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DENY</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SELECT</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ON</w:t>
      </w:r>
      <w:r w:rsidRPr="004900F0">
        <w:rPr>
          <w:rFonts w:ascii="Consolas" w:hAnsi="Consolas" w:cs="Consolas"/>
          <w:noProof w:val="0"/>
          <w:color w:val="000000"/>
          <w:kern w:val="0"/>
          <w:sz w:val="24"/>
          <w:szCs w:val="24"/>
          <w:lang w:val="en-US"/>
        </w:rPr>
        <w:t xml:space="preserve"> </w:t>
      </w:r>
      <w:proofErr w:type="spellStart"/>
      <w:proofErr w:type="gramStart"/>
      <w:r w:rsidRPr="004900F0">
        <w:rPr>
          <w:rFonts w:ascii="Consolas" w:hAnsi="Consolas" w:cs="Consolas"/>
          <w:noProof w:val="0"/>
          <w:color w:val="000000"/>
          <w:kern w:val="0"/>
          <w:sz w:val="24"/>
          <w:szCs w:val="24"/>
          <w:lang w:val="en-US"/>
        </w:rPr>
        <w:t>dbo</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filterReceiptNoteListViewByEmployee</w:t>
      </w:r>
      <w:proofErr w:type="spellEnd"/>
      <w:proofErr w:type="gramEnd"/>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TO</w:t>
      </w:r>
      <w:r w:rsidRPr="004900F0">
        <w:rPr>
          <w:rFonts w:ascii="Consolas" w:hAnsi="Consolas" w:cs="Consolas"/>
          <w:noProof w:val="0"/>
          <w:color w:val="000000"/>
          <w:kern w:val="0"/>
          <w:sz w:val="24"/>
          <w:szCs w:val="24"/>
          <w:lang w:val="en-US"/>
        </w:rPr>
        <w:t xml:space="preserve"> </w:t>
      </w:r>
      <w:proofErr w:type="spellStart"/>
      <w:r w:rsidRPr="004900F0">
        <w:rPr>
          <w:rFonts w:ascii="Consolas" w:hAnsi="Consolas" w:cs="Consolas"/>
          <w:noProof w:val="0"/>
          <w:color w:val="000000"/>
          <w:kern w:val="0"/>
          <w:sz w:val="24"/>
          <w:szCs w:val="24"/>
          <w:lang w:val="en-US"/>
        </w:rPr>
        <w:t>role_emp</w:t>
      </w:r>
      <w:proofErr w:type="spellEnd"/>
      <w:r w:rsidRPr="004900F0">
        <w:rPr>
          <w:rFonts w:ascii="Consolas" w:hAnsi="Consolas" w:cs="Consolas"/>
          <w:noProof w:val="0"/>
          <w:color w:val="808080"/>
          <w:kern w:val="0"/>
          <w:sz w:val="24"/>
          <w:szCs w:val="24"/>
          <w:lang w:val="en-US"/>
        </w:rPr>
        <w:t>;</w:t>
      </w:r>
    </w:p>
    <w:p w14:paraId="68C11E24"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DENY</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SELECT</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ON</w:t>
      </w:r>
      <w:r w:rsidRPr="004900F0">
        <w:rPr>
          <w:rFonts w:ascii="Consolas" w:hAnsi="Consolas" w:cs="Consolas"/>
          <w:noProof w:val="0"/>
          <w:color w:val="000000"/>
          <w:kern w:val="0"/>
          <w:sz w:val="24"/>
          <w:szCs w:val="24"/>
          <w:lang w:val="en-US"/>
        </w:rPr>
        <w:t xml:space="preserve"> </w:t>
      </w:r>
      <w:proofErr w:type="spellStart"/>
      <w:proofErr w:type="gramStart"/>
      <w:r w:rsidRPr="004900F0">
        <w:rPr>
          <w:rFonts w:ascii="Consolas" w:hAnsi="Consolas" w:cs="Consolas"/>
          <w:noProof w:val="0"/>
          <w:color w:val="000000"/>
          <w:kern w:val="0"/>
          <w:sz w:val="24"/>
          <w:szCs w:val="24"/>
          <w:lang w:val="en-US"/>
        </w:rPr>
        <w:t>dbo</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filterReceiptNoteListViewByDate</w:t>
      </w:r>
      <w:proofErr w:type="spellEnd"/>
      <w:proofErr w:type="gramEnd"/>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TO</w:t>
      </w:r>
      <w:r w:rsidRPr="004900F0">
        <w:rPr>
          <w:rFonts w:ascii="Consolas" w:hAnsi="Consolas" w:cs="Consolas"/>
          <w:noProof w:val="0"/>
          <w:color w:val="000000"/>
          <w:kern w:val="0"/>
          <w:sz w:val="24"/>
          <w:szCs w:val="24"/>
          <w:lang w:val="en-US"/>
        </w:rPr>
        <w:t xml:space="preserve"> </w:t>
      </w:r>
      <w:proofErr w:type="spellStart"/>
      <w:r w:rsidRPr="004900F0">
        <w:rPr>
          <w:rFonts w:ascii="Consolas" w:hAnsi="Consolas" w:cs="Consolas"/>
          <w:noProof w:val="0"/>
          <w:color w:val="000000"/>
          <w:kern w:val="0"/>
          <w:sz w:val="24"/>
          <w:szCs w:val="24"/>
          <w:lang w:val="en-US"/>
        </w:rPr>
        <w:t>role_emp</w:t>
      </w:r>
      <w:proofErr w:type="spellEnd"/>
      <w:r w:rsidRPr="004900F0">
        <w:rPr>
          <w:rFonts w:ascii="Consolas" w:hAnsi="Consolas" w:cs="Consolas"/>
          <w:noProof w:val="0"/>
          <w:color w:val="808080"/>
          <w:kern w:val="0"/>
          <w:sz w:val="24"/>
          <w:szCs w:val="24"/>
          <w:lang w:val="en-US"/>
        </w:rPr>
        <w:t>;</w:t>
      </w:r>
    </w:p>
    <w:p w14:paraId="53AE28D0"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DENY</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SELECT</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ON</w:t>
      </w:r>
      <w:r w:rsidRPr="004900F0">
        <w:rPr>
          <w:rFonts w:ascii="Consolas" w:hAnsi="Consolas" w:cs="Consolas"/>
          <w:noProof w:val="0"/>
          <w:color w:val="000000"/>
          <w:kern w:val="0"/>
          <w:sz w:val="24"/>
          <w:szCs w:val="24"/>
          <w:lang w:val="en-US"/>
        </w:rPr>
        <w:t xml:space="preserve"> </w:t>
      </w:r>
      <w:proofErr w:type="spellStart"/>
      <w:proofErr w:type="gramStart"/>
      <w:r w:rsidRPr="004900F0">
        <w:rPr>
          <w:rFonts w:ascii="Consolas" w:hAnsi="Consolas" w:cs="Consolas"/>
          <w:noProof w:val="0"/>
          <w:color w:val="000000"/>
          <w:kern w:val="0"/>
          <w:sz w:val="24"/>
          <w:szCs w:val="24"/>
          <w:lang w:val="en-US"/>
        </w:rPr>
        <w:t>dbo</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seeReceiptNoteDetail</w:t>
      </w:r>
      <w:proofErr w:type="spellEnd"/>
      <w:proofErr w:type="gramEnd"/>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TO</w:t>
      </w:r>
      <w:r w:rsidRPr="004900F0">
        <w:rPr>
          <w:rFonts w:ascii="Consolas" w:hAnsi="Consolas" w:cs="Consolas"/>
          <w:noProof w:val="0"/>
          <w:color w:val="000000"/>
          <w:kern w:val="0"/>
          <w:sz w:val="24"/>
          <w:szCs w:val="24"/>
          <w:lang w:val="en-US"/>
        </w:rPr>
        <w:t xml:space="preserve"> </w:t>
      </w:r>
      <w:proofErr w:type="spellStart"/>
      <w:r w:rsidRPr="004900F0">
        <w:rPr>
          <w:rFonts w:ascii="Consolas" w:hAnsi="Consolas" w:cs="Consolas"/>
          <w:noProof w:val="0"/>
          <w:color w:val="000000"/>
          <w:kern w:val="0"/>
          <w:sz w:val="24"/>
          <w:szCs w:val="24"/>
          <w:lang w:val="en-US"/>
        </w:rPr>
        <w:t>role_emp</w:t>
      </w:r>
      <w:proofErr w:type="spellEnd"/>
      <w:r w:rsidRPr="004900F0">
        <w:rPr>
          <w:rFonts w:ascii="Consolas" w:hAnsi="Consolas" w:cs="Consolas"/>
          <w:noProof w:val="0"/>
          <w:color w:val="808080"/>
          <w:kern w:val="0"/>
          <w:sz w:val="24"/>
          <w:szCs w:val="24"/>
          <w:lang w:val="en-US"/>
        </w:rPr>
        <w:t>;</w:t>
      </w:r>
    </w:p>
    <w:p w14:paraId="5B609651"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DENY</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EXECUTE</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ON</w:t>
      </w:r>
      <w:r w:rsidRPr="004900F0">
        <w:rPr>
          <w:rFonts w:ascii="Consolas" w:hAnsi="Consolas" w:cs="Consolas"/>
          <w:noProof w:val="0"/>
          <w:color w:val="000000"/>
          <w:kern w:val="0"/>
          <w:sz w:val="24"/>
          <w:szCs w:val="24"/>
          <w:lang w:val="en-US"/>
        </w:rPr>
        <w:t xml:space="preserve"> </w:t>
      </w:r>
      <w:proofErr w:type="spellStart"/>
      <w:proofErr w:type="gramStart"/>
      <w:r w:rsidRPr="004900F0">
        <w:rPr>
          <w:rFonts w:ascii="Consolas" w:hAnsi="Consolas" w:cs="Consolas"/>
          <w:noProof w:val="0"/>
          <w:color w:val="000000"/>
          <w:kern w:val="0"/>
          <w:sz w:val="24"/>
          <w:szCs w:val="24"/>
          <w:lang w:val="en-US"/>
        </w:rPr>
        <w:t>dbo</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calReceiptNotePrice</w:t>
      </w:r>
      <w:proofErr w:type="spellEnd"/>
      <w:proofErr w:type="gramEnd"/>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TO</w:t>
      </w:r>
      <w:r w:rsidRPr="004900F0">
        <w:rPr>
          <w:rFonts w:ascii="Consolas" w:hAnsi="Consolas" w:cs="Consolas"/>
          <w:noProof w:val="0"/>
          <w:color w:val="000000"/>
          <w:kern w:val="0"/>
          <w:sz w:val="24"/>
          <w:szCs w:val="24"/>
          <w:lang w:val="en-US"/>
        </w:rPr>
        <w:t xml:space="preserve"> </w:t>
      </w:r>
      <w:proofErr w:type="spellStart"/>
      <w:r w:rsidRPr="004900F0">
        <w:rPr>
          <w:rFonts w:ascii="Consolas" w:hAnsi="Consolas" w:cs="Consolas"/>
          <w:noProof w:val="0"/>
          <w:color w:val="000000"/>
          <w:kern w:val="0"/>
          <w:sz w:val="24"/>
          <w:szCs w:val="24"/>
          <w:lang w:val="en-US"/>
        </w:rPr>
        <w:t>role_emp</w:t>
      </w:r>
      <w:proofErr w:type="spellEnd"/>
      <w:r w:rsidRPr="004900F0">
        <w:rPr>
          <w:rFonts w:ascii="Consolas" w:hAnsi="Consolas" w:cs="Consolas"/>
          <w:noProof w:val="0"/>
          <w:color w:val="808080"/>
          <w:kern w:val="0"/>
          <w:sz w:val="24"/>
          <w:szCs w:val="24"/>
          <w:lang w:val="en-US"/>
        </w:rPr>
        <w:t>;</w:t>
      </w:r>
    </w:p>
    <w:p w14:paraId="23738AB4"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GO</w:t>
      </w:r>
    </w:p>
    <w:p w14:paraId="229CD6BC"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p>
    <w:p w14:paraId="75E6BEBD"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DENY</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EXECUTE</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ON</w:t>
      </w:r>
      <w:r w:rsidRPr="004900F0">
        <w:rPr>
          <w:rFonts w:ascii="Consolas" w:hAnsi="Consolas" w:cs="Consolas"/>
          <w:noProof w:val="0"/>
          <w:color w:val="000000"/>
          <w:kern w:val="0"/>
          <w:sz w:val="24"/>
          <w:szCs w:val="24"/>
          <w:lang w:val="en-US"/>
        </w:rPr>
        <w:t xml:space="preserve"> </w:t>
      </w:r>
      <w:proofErr w:type="spellStart"/>
      <w:proofErr w:type="gramStart"/>
      <w:r w:rsidRPr="004900F0">
        <w:rPr>
          <w:rFonts w:ascii="Consolas" w:hAnsi="Consolas" w:cs="Consolas"/>
          <w:noProof w:val="0"/>
          <w:color w:val="000000"/>
          <w:kern w:val="0"/>
          <w:sz w:val="24"/>
          <w:szCs w:val="24"/>
          <w:lang w:val="en-US"/>
        </w:rPr>
        <w:t>dbo</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addNewReceiptNote</w:t>
      </w:r>
      <w:proofErr w:type="spellEnd"/>
      <w:proofErr w:type="gramEnd"/>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TO</w:t>
      </w:r>
      <w:r w:rsidRPr="004900F0">
        <w:rPr>
          <w:rFonts w:ascii="Consolas" w:hAnsi="Consolas" w:cs="Consolas"/>
          <w:noProof w:val="0"/>
          <w:color w:val="000000"/>
          <w:kern w:val="0"/>
          <w:sz w:val="24"/>
          <w:szCs w:val="24"/>
          <w:lang w:val="en-US"/>
        </w:rPr>
        <w:t xml:space="preserve"> </w:t>
      </w:r>
      <w:proofErr w:type="spellStart"/>
      <w:r w:rsidRPr="004900F0">
        <w:rPr>
          <w:rFonts w:ascii="Consolas" w:hAnsi="Consolas" w:cs="Consolas"/>
          <w:noProof w:val="0"/>
          <w:color w:val="000000"/>
          <w:kern w:val="0"/>
          <w:sz w:val="24"/>
          <w:szCs w:val="24"/>
          <w:lang w:val="en-US"/>
        </w:rPr>
        <w:t>role_emp</w:t>
      </w:r>
      <w:proofErr w:type="spellEnd"/>
      <w:r w:rsidRPr="004900F0">
        <w:rPr>
          <w:rFonts w:ascii="Consolas" w:hAnsi="Consolas" w:cs="Consolas"/>
          <w:noProof w:val="0"/>
          <w:color w:val="808080"/>
          <w:kern w:val="0"/>
          <w:sz w:val="24"/>
          <w:szCs w:val="24"/>
          <w:lang w:val="en-US"/>
        </w:rPr>
        <w:t>;</w:t>
      </w:r>
    </w:p>
    <w:p w14:paraId="30304DB3"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DENY</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EXECUTE</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ON</w:t>
      </w:r>
      <w:r w:rsidRPr="004900F0">
        <w:rPr>
          <w:rFonts w:ascii="Consolas" w:hAnsi="Consolas" w:cs="Consolas"/>
          <w:noProof w:val="0"/>
          <w:color w:val="000000"/>
          <w:kern w:val="0"/>
          <w:sz w:val="24"/>
          <w:szCs w:val="24"/>
          <w:lang w:val="en-US"/>
        </w:rPr>
        <w:t xml:space="preserve"> </w:t>
      </w:r>
      <w:proofErr w:type="spellStart"/>
      <w:proofErr w:type="gramStart"/>
      <w:r w:rsidRPr="004900F0">
        <w:rPr>
          <w:rFonts w:ascii="Consolas" w:hAnsi="Consolas" w:cs="Consolas"/>
          <w:noProof w:val="0"/>
          <w:color w:val="000000"/>
          <w:kern w:val="0"/>
          <w:sz w:val="24"/>
          <w:szCs w:val="24"/>
          <w:lang w:val="en-US"/>
        </w:rPr>
        <w:t>dbo</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updateNewReceiptNote</w:t>
      </w:r>
      <w:proofErr w:type="spellEnd"/>
      <w:proofErr w:type="gramEnd"/>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TO</w:t>
      </w:r>
      <w:r w:rsidRPr="004900F0">
        <w:rPr>
          <w:rFonts w:ascii="Consolas" w:hAnsi="Consolas" w:cs="Consolas"/>
          <w:noProof w:val="0"/>
          <w:color w:val="000000"/>
          <w:kern w:val="0"/>
          <w:sz w:val="24"/>
          <w:szCs w:val="24"/>
          <w:lang w:val="en-US"/>
        </w:rPr>
        <w:t xml:space="preserve"> </w:t>
      </w:r>
      <w:proofErr w:type="spellStart"/>
      <w:r w:rsidRPr="004900F0">
        <w:rPr>
          <w:rFonts w:ascii="Consolas" w:hAnsi="Consolas" w:cs="Consolas"/>
          <w:noProof w:val="0"/>
          <w:color w:val="000000"/>
          <w:kern w:val="0"/>
          <w:sz w:val="24"/>
          <w:szCs w:val="24"/>
          <w:lang w:val="en-US"/>
        </w:rPr>
        <w:t>role_emp</w:t>
      </w:r>
      <w:proofErr w:type="spellEnd"/>
      <w:r w:rsidRPr="004900F0">
        <w:rPr>
          <w:rFonts w:ascii="Consolas" w:hAnsi="Consolas" w:cs="Consolas"/>
          <w:noProof w:val="0"/>
          <w:color w:val="808080"/>
          <w:kern w:val="0"/>
          <w:sz w:val="24"/>
          <w:szCs w:val="24"/>
          <w:lang w:val="en-US"/>
        </w:rPr>
        <w:t>;</w:t>
      </w:r>
    </w:p>
    <w:p w14:paraId="48219B60"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DENY</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EXECUTE</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ON</w:t>
      </w:r>
      <w:r w:rsidRPr="004900F0">
        <w:rPr>
          <w:rFonts w:ascii="Consolas" w:hAnsi="Consolas" w:cs="Consolas"/>
          <w:noProof w:val="0"/>
          <w:color w:val="000000"/>
          <w:kern w:val="0"/>
          <w:sz w:val="24"/>
          <w:szCs w:val="24"/>
          <w:lang w:val="en-US"/>
        </w:rPr>
        <w:t xml:space="preserve"> </w:t>
      </w:r>
      <w:proofErr w:type="spellStart"/>
      <w:proofErr w:type="gramStart"/>
      <w:r w:rsidRPr="004900F0">
        <w:rPr>
          <w:rFonts w:ascii="Consolas" w:hAnsi="Consolas" w:cs="Consolas"/>
          <w:noProof w:val="0"/>
          <w:color w:val="000000"/>
          <w:kern w:val="0"/>
          <w:sz w:val="24"/>
          <w:szCs w:val="24"/>
          <w:lang w:val="en-US"/>
        </w:rPr>
        <w:t>dbo</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deleteReceiptNote</w:t>
      </w:r>
      <w:proofErr w:type="spellEnd"/>
      <w:proofErr w:type="gramEnd"/>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TO</w:t>
      </w:r>
      <w:r w:rsidRPr="004900F0">
        <w:rPr>
          <w:rFonts w:ascii="Consolas" w:hAnsi="Consolas" w:cs="Consolas"/>
          <w:noProof w:val="0"/>
          <w:color w:val="000000"/>
          <w:kern w:val="0"/>
          <w:sz w:val="24"/>
          <w:szCs w:val="24"/>
          <w:lang w:val="en-US"/>
        </w:rPr>
        <w:t xml:space="preserve"> </w:t>
      </w:r>
      <w:proofErr w:type="spellStart"/>
      <w:r w:rsidRPr="004900F0">
        <w:rPr>
          <w:rFonts w:ascii="Consolas" w:hAnsi="Consolas" w:cs="Consolas"/>
          <w:noProof w:val="0"/>
          <w:color w:val="000000"/>
          <w:kern w:val="0"/>
          <w:sz w:val="24"/>
          <w:szCs w:val="24"/>
          <w:lang w:val="en-US"/>
        </w:rPr>
        <w:t>role_emp</w:t>
      </w:r>
      <w:proofErr w:type="spellEnd"/>
      <w:r w:rsidRPr="004900F0">
        <w:rPr>
          <w:rFonts w:ascii="Consolas" w:hAnsi="Consolas" w:cs="Consolas"/>
          <w:noProof w:val="0"/>
          <w:color w:val="808080"/>
          <w:kern w:val="0"/>
          <w:sz w:val="24"/>
          <w:szCs w:val="24"/>
          <w:lang w:val="en-US"/>
        </w:rPr>
        <w:t>;</w:t>
      </w:r>
    </w:p>
    <w:p w14:paraId="4C52996D"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DENY</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EXECUTE</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ON</w:t>
      </w:r>
      <w:r w:rsidRPr="004900F0">
        <w:rPr>
          <w:rFonts w:ascii="Consolas" w:hAnsi="Consolas" w:cs="Consolas"/>
          <w:noProof w:val="0"/>
          <w:color w:val="000000"/>
          <w:kern w:val="0"/>
          <w:sz w:val="24"/>
          <w:szCs w:val="24"/>
          <w:lang w:val="en-US"/>
        </w:rPr>
        <w:t xml:space="preserve"> </w:t>
      </w:r>
      <w:proofErr w:type="spellStart"/>
      <w:proofErr w:type="gramStart"/>
      <w:r w:rsidRPr="004900F0">
        <w:rPr>
          <w:rFonts w:ascii="Consolas" w:hAnsi="Consolas" w:cs="Consolas"/>
          <w:noProof w:val="0"/>
          <w:color w:val="000000"/>
          <w:kern w:val="0"/>
          <w:sz w:val="24"/>
          <w:szCs w:val="24"/>
          <w:lang w:val="en-US"/>
        </w:rPr>
        <w:t>dbo</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deleteReceiptNoteDetail</w:t>
      </w:r>
      <w:proofErr w:type="spellEnd"/>
      <w:proofErr w:type="gramEnd"/>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TO</w:t>
      </w:r>
      <w:r w:rsidRPr="004900F0">
        <w:rPr>
          <w:rFonts w:ascii="Consolas" w:hAnsi="Consolas" w:cs="Consolas"/>
          <w:noProof w:val="0"/>
          <w:color w:val="000000"/>
          <w:kern w:val="0"/>
          <w:sz w:val="24"/>
          <w:szCs w:val="24"/>
          <w:lang w:val="en-US"/>
        </w:rPr>
        <w:t xml:space="preserve"> </w:t>
      </w:r>
      <w:proofErr w:type="spellStart"/>
      <w:r w:rsidRPr="004900F0">
        <w:rPr>
          <w:rFonts w:ascii="Consolas" w:hAnsi="Consolas" w:cs="Consolas"/>
          <w:noProof w:val="0"/>
          <w:color w:val="000000"/>
          <w:kern w:val="0"/>
          <w:sz w:val="24"/>
          <w:szCs w:val="24"/>
          <w:lang w:val="en-US"/>
        </w:rPr>
        <w:t>role_emp</w:t>
      </w:r>
      <w:proofErr w:type="spellEnd"/>
      <w:r w:rsidRPr="004900F0">
        <w:rPr>
          <w:rFonts w:ascii="Consolas" w:hAnsi="Consolas" w:cs="Consolas"/>
          <w:noProof w:val="0"/>
          <w:color w:val="808080"/>
          <w:kern w:val="0"/>
          <w:sz w:val="24"/>
          <w:szCs w:val="24"/>
          <w:lang w:val="en-US"/>
        </w:rPr>
        <w:t>;</w:t>
      </w:r>
    </w:p>
    <w:p w14:paraId="17D4C57D"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DENY</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EXECUTE</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ON</w:t>
      </w:r>
      <w:r w:rsidRPr="004900F0">
        <w:rPr>
          <w:rFonts w:ascii="Consolas" w:hAnsi="Consolas" w:cs="Consolas"/>
          <w:noProof w:val="0"/>
          <w:color w:val="000000"/>
          <w:kern w:val="0"/>
          <w:sz w:val="24"/>
          <w:szCs w:val="24"/>
          <w:lang w:val="en-US"/>
        </w:rPr>
        <w:t xml:space="preserve"> </w:t>
      </w:r>
      <w:proofErr w:type="spellStart"/>
      <w:proofErr w:type="gramStart"/>
      <w:r w:rsidRPr="004900F0">
        <w:rPr>
          <w:rFonts w:ascii="Consolas" w:hAnsi="Consolas" w:cs="Consolas"/>
          <w:noProof w:val="0"/>
          <w:color w:val="000000"/>
          <w:kern w:val="0"/>
          <w:sz w:val="24"/>
          <w:szCs w:val="24"/>
          <w:lang w:val="en-US"/>
        </w:rPr>
        <w:t>dbo</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addReceiptNoteDetail</w:t>
      </w:r>
      <w:proofErr w:type="spellEnd"/>
      <w:proofErr w:type="gramEnd"/>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TO</w:t>
      </w:r>
      <w:r w:rsidRPr="004900F0">
        <w:rPr>
          <w:rFonts w:ascii="Consolas" w:hAnsi="Consolas" w:cs="Consolas"/>
          <w:noProof w:val="0"/>
          <w:color w:val="000000"/>
          <w:kern w:val="0"/>
          <w:sz w:val="24"/>
          <w:szCs w:val="24"/>
          <w:lang w:val="en-US"/>
        </w:rPr>
        <w:t xml:space="preserve"> </w:t>
      </w:r>
      <w:proofErr w:type="spellStart"/>
      <w:r w:rsidRPr="004900F0">
        <w:rPr>
          <w:rFonts w:ascii="Consolas" w:hAnsi="Consolas" w:cs="Consolas"/>
          <w:noProof w:val="0"/>
          <w:color w:val="000000"/>
          <w:kern w:val="0"/>
          <w:sz w:val="24"/>
          <w:szCs w:val="24"/>
          <w:lang w:val="en-US"/>
        </w:rPr>
        <w:t>role_emp</w:t>
      </w:r>
      <w:proofErr w:type="spellEnd"/>
      <w:r w:rsidRPr="004900F0">
        <w:rPr>
          <w:rFonts w:ascii="Consolas" w:hAnsi="Consolas" w:cs="Consolas"/>
          <w:noProof w:val="0"/>
          <w:color w:val="808080"/>
          <w:kern w:val="0"/>
          <w:sz w:val="24"/>
          <w:szCs w:val="24"/>
          <w:lang w:val="en-US"/>
        </w:rPr>
        <w:t>;</w:t>
      </w:r>
    </w:p>
    <w:p w14:paraId="58A90C8C"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DENY</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EXECUTE</w:t>
      </w:r>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ON</w:t>
      </w:r>
      <w:r w:rsidRPr="004900F0">
        <w:rPr>
          <w:rFonts w:ascii="Consolas" w:hAnsi="Consolas" w:cs="Consolas"/>
          <w:noProof w:val="0"/>
          <w:color w:val="000000"/>
          <w:kern w:val="0"/>
          <w:sz w:val="24"/>
          <w:szCs w:val="24"/>
          <w:lang w:val="en-US"/>
        </w:rPr>
        <w:t xml:space="preserve"> </w:t>
      </w:r>
      <w:proofErr w:type="spellStart"/>
      <w:proofErr w:type="gramStart"/>
      <w:r w:rsidRPr="004900F0">
        <w:rPr>
          <w:rFonts w:ascii="Consolas" w:hAnsi="Consolas" w:cs="Consolas"/>
          <w:noProof w:val="0"/>
          <w:color w:val="000000"/>
          <w:kern w:val="0"/>
          <w:sz w:val="24"/>
          <w:szCs w:val="24"/>
          <w:lang w:val="en-US"/>
        </w:rPr>
        <w:t>dbo</w:t>
      </w:r>
      <w:r w:rsidRPr="004900F0">
        <w:rPr>
          <w:rFonts w:ascii="Consolas" w:hAnsi="Consolas" w:cs="Consolas"/>
          <w:noProof w:val="0"/>
          <w:color w:val="808080"/>
          <w:kern w:val="0"/>
          <w:sz w:val="24"/>
          <w:szCs w:val="24"/>
          <w:lang w:val="en-US"/>
        </w:rPr>
        <w:t>.</w:t>
      </w:r>
      <w:r w:rsidRPr="004900F0">
        <w:rPr>
          <w:rFonts w:ascii="Consolas" w:hAnsi="Consolas" w:cs="Consolas"/>
          <w:noProof w:val="0"/>
          <w:color w:val="000000"/>
          <w:kern w:val="0"/>
          <w:sz w:val="24"/>
          <w:szCs w:val="24"/>
          <w:lang w:val="en-US"/>
        </w:rPr>
        <w:t>updateReceiptNoteDetail</w:t>
      </w:r>
      <w:proofErr w:type="spellEnd"/>
      <w:proofErr w:type="gramEnd"/>
      <w:r w:rsidRPr="004900F0">
        <w:rPr>
          <w:rFonts w:ascii="Consolas" w:hAnsi="Consolas" w:cs="Consolas"/>
          <w:noProof w:val="0"/>
          <w:color w:val="000000"/>
          <w:kern w:val="0"/>
          <w:sz w:val="24"/>
          <w:szCs w:val="24"/>
          <w:lang w:val="en-US"/>
        </w:rPr>
        <w:t xml:space="preserve"> </w:t>
      </w:r>
      <w:r w:rsidRPr="004900F0">
        <w:rPr>
          <w:rFonts w:ascii="Consolas" w:hAnsi="Consolas" w:cs="Consolas"/>
          <w:noProof w:val="0"/>
          <w:color w:val="0000FF"/>
          <w:kern w:val="0"/>
          <w:sz w:val="24"/>
          <w:szCs w:val="24"/>
          <w:lang w:val="en-US"/>
        </w:rPr>
        <w:t>TO</w:t>
      </w:r>
      <w:r w:rsidRPr="004900F0">
        <w:rPr>
          <w:rFonts w:ascii="Consolas" w:hAnsi="Consolas" w:cs="Consolas"/>
          <w:noProof w:val="0"/>
          <w:color w:val="000000"/>
          <w:kern w:val="0"/>
          <w:sz w:val="24"/>
          <w:szCs w:val="24"/>
          <w:lang w:val="en-US"/>
        </w:rPr>
        <w:t xml:space="preserve"> </w:t>
      </w:r>
      <w:proofErr w:type="spellStart"/>
      <w:r w:rsidRPr="004900F0">
        <w:rPr>
          <w:rFonts w:ascii="Consolas" w:hAnsi="Consolas" w:cs="Consolas"/>
          <w:noProof w:val="0"/>
          <w:color w:val="000000"/>
          <w:kern w:val="0"/>
          <w:sz w:val="24"/>
          <w:szCs w:val="24"/>
          <w:lang w:val="en-US"/>
        </w:rPr>
        <w:t>role_emp</w:t>
      </w:r>
      <w:proofErr w:type="spellEnd"/>
      <w:r w:rsidRPr="004900F0">
        <w:rPr>
          <w:rFonts w:ascii="Consolas" w:hAnsi="Consolas" w:cs="Consolas"/>
          <w:noProof w:val="0"/>
          <w:color w:val="808080"/>
          <w:kern w:val="0"/>
          <w:sz w:val="24"/>
          <w:szCs w:val="24"/>
          <w:lang w:val="en-US"/>
        </w:rPr>
        <w:t>;</w:t>
      </w:r>
    </w:p>
    <w:p w14:paraId="68534347" w14:textId="77777777" w:rsidR="004900F0" w:rsidRPr="004900F0" w:rsidRDefault="004900F0" w:rsidP="004900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4900F0">
        <w:rPr>
          <w:rFonts w:ascii="Consolas" w:hAnsi="Consolas" w:cs="Consolas"/>
          <w:noProof w:val="0"/>
          <w:color w:val="0000FF"/>
          <w:kern w:val="0"/>
          <w:sz w:val="24"/>
          <w:szCs w:val="24"/>
          <w:lang w:val="en-US"/>
        </w:rPr>
        <w:t>GO</w:t>
      </w:r>
    </w:p>
    <w:p w14:paraId="5D48F4A0" w14:textId="77777777" w:rsidR="004900F0" w:rsidRDefault="004900F0" w:rsidP="004900F0">
      <w:pPr>
        <w:autoSpaceDE w:val="0"/>
        <w:autoSpaceDN w:val="0"/>
        <w:adjustRightInd w:val="0"/>
        <w:spacing w:after="0" w:line="240" w:lineRule="auto"/>
        <w:rPr>
          <w:rFonts w:ascii="Consolas" w:hAnsi="Consolas" w:cs="Consolas"/>
          <w:noProof w:val="0"/>
          <w:color w:val="000000"/>
          <w:kern w:val="0"/>
          <w:sz w:val="19"/>
          <w:szCs w:val="19"/>
          <w:lang w:val="en-US"/>
        </w:rPr>
      </w:pPr>
    </w:p>
    <w:p w14:paraId="4D206B40" w14:textId="77777777" w:rsidR="008210A5" w:rsidRDefault="008210A5" w:rsidP="008210A5">
      <w:pPr>
        <w:autoSpaceDE w:val="0"/>
        <w:autoSpaceDN w:val="0"/>
        <w:adjustRightInd w:val="0"/>
        <w:spacing w:after="0" w:line="240" w:lineRule="auto"/>
        <w:rPr>
          <w:rFonts w:ascii="Consolas" w:hAnsi="Consolas" w:cs="Consolas"/>
          <w:color w:val="000000"/>
          <w:kern w:val="0"/>
          <w:sz w:val="19"/>
          <w:szCs w:val="19"/>
          <w:lang w:val="en-US"/>
        </w:rPr>
      </w:pPr>
    </w:p>
    <w:p w14:paraId="01DFD83B" w14:textId="05F107A8" w:rsidR="009225F6" w:rsidRDefault="00405D19" w:rsidP="009225F6">
      <w:pPr>
        <w:pStyle w:val="ListParagraph"/>
        <w:autoSpaceDE w:val="0"/>
        <w:autoSpaceDN w:val="0"/>
        <w:adjustRightInd w:val="0"/>
        <w:spacing w:after="0" w:line="240" w:lineRule="auto"/>
        <w:rPr>
          <w:rFonts w:ascii="Times New Roman" w:hAnsi="Times New Roman" w:cs="Times New Roman"/>
          <w:b/>
          <w:bCs/>
          <w:color w:val="000000"/>
          <w:kern w:val="0"/>
          <w:sz w:val="32"/>
          <w:szCs w:val="32"/>
          <w:lang w:val="en-US"/>
        </w:rPr>
      </w:pPr>
      <w:r w:rsidRPr="00A83F67">
        <w:rPr>
          <w:rFonts w:ascii="Times New Roman" w:hAnsi="Times New Roman" w:cs="Times New Roman"/>
          <w:b/>
          <w:bCs/>
          <w:color w:val="000000"/>
          <w:kern w:val="0"/>
          <w:sz w:val="32"/>
          <w:szCs w:val="32"/>
          <w:lang w:val="en-US"/>
        </w:rPr>
        <w:t>Procedure tạo user:</w:t>
      </w:r>
    </w:p>
    <w:p w14:paraId="009D1330" w14:textId="77777777" w:rsidR="00D531ED" w:rsidRPr="00D531ED" w:rsidRDefault="00D531ED" w:rsidP="00D531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D531ED">
        <w:rPr>
          <w:rFonts w:ascii="Consolas" w:hAnsi="Consolas" w:cs="Consolas"/>
          <w:noProof w:val="0"/>
          <w:color w:val="0000FF"/>
          <w:kern w:val="0"/>
          <w:sz w:val="24"/>
          <w:szCs w:val="24"/>
          <w:lang w:val="en-US"/>
        </w:rPr>
        <w:t>CREATE</w:t>
      </w:r>
      <w:r w:rsidRPr="00D531ED">
        <w:rPr>
          <w:rFonts w:ascii="Consolas" w:hAnsi="Consolas" w:cs="Consolas"/>
          <w:noProof w:val="0"/>
          <w:color w:val="000000"/>
          <w:kern w:val="0"/>
          <w:sz w:val="24"/>
          <w:szCs w:val="24"/>
          <w:lang w:val="en-US"/>
        </w:rPr>
        <w:t xml:space="preserve"> </w:t>
      </w:r>
      <w:r w:rsidRPr="00D531ED">
        <w:rPr>
          <w:rFonts w:ascii="Consolas" w:hAnsi="Consolas" w:cs="Consolas"/>
          <w:noProof w:val="0"/>
          <w:color w:val="0000FF"/>
          <w:kern w:val="0"/>
          <w:sz w:val="24"/>
          <w:szCs w:val="24"/>
          <w:lang w:val="en-US"/>
        </w:rPr>
        <w:t>PROCEDURE</w:t>
      </w:r>
      <w:r w:rsidRPr="00D531ED">
        <w:rPr>
          <w:rFonts w:ascii="Consolas" w:hAnsi="Consolas" w:cs="Consolas"/>
          <w:noProof w:val="0"/>
          <w:color w:val="000000"/>
          <w:kern w:val="0"/>
          <w:sz w:val="24"/>
          <w:szCs w:val="24"/>
          <w:lang w:val="en-US"/>
        </w:rPr>
        <w:t xml:space="preserve"> </w:t>
      </w:r>
      <w:proofErr w:type="spellStart"/>
      <w:r w:rsidRPr="00D531ED">
        <w:rPr>
          <w:rFonts w:ascii="Consolas" w:hAnsi="Consolas" w:cs="Consolas"/>
          <w:noProof w:val="0"/>
          <w:color w:val="000000"/>
          <w:kern w:val="0"/>
          <w:sz w:val="24"/>
          <w:szCs w:val="24"/>
          <w:lang w:val="en-US"/>
        </w:rPr>
        <w:t>AddAccount</w:t>
      </w:r>
      <w:proofErr w:type="spellEnd"/>
    </w:p>
    <w:p w14:paraId="24F5D0EF" w14:textId="77777777" w:rsidR="00D531ED" w:rsidRPr="00D531ED" w:rsidRDefault="00D531ED" w:rsidP="00D531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D531ED">
        <w:rPr>
          <w:rFonts w:ascii="Consolas" w:hAnsi="Consolas" w:cs="Consolas"/>
          <w:noProof w:val="0"/>
          <w:color w:val="000000"/>
          <w:kern w:val="0"/>
          <w:sz w:val="24"/>
          <w:szCs w:val="24"/>
          <w:lang w:val="en-US"/>
        </w:rPr>
        <w:t xml:space="preserve">    @userName </w:t>
      </w:r>
      <w:proofErr w:type="gramStart"/>
      <w:r w:rsidRPr="00D531ED">
        <w:rPr>
          <w:rFonts w:ascii="Consolas" w:hAnsi="Consolas" w:cs="Consolas"/>
          <w:noProof w:val="0"/>
          <w:color w:val="0000FF"/>
          <w:kern w:val="0"/>
          <w:sz w:val="24"/>
          <w:szCs w:val="24"/>
          <w:lang w:val="en-US"/>
        </w:rPr>
        <w:t>VARCHAR</w:t>
      </w:r>
      <w:r w:rsidRPr="00D531ED">
        <w:rPr>
          <w:rFonts w:ascii="Consolas" w:hAnsi="Consolas" w:cs="Consolas"/>
          <w:noProof w:val="0"/>
          <w:color w:val="808080"/>
          <w:kern w:val="0"/>
          <w:sz w:val="24"/>
          <w:szCs w:val="24"/>
          <w:lang w:val="en-US"/>
        </w:rPr>
        <w:t>(</w:t>
      </w:r>
      <w:proofErr w:type="gramEnd"/>
      <w:r w:rsidRPr="00D531ED">
        <w:rPr>
          <w:rFonts w:ascii="Consolas" w:hAnsi="Consolas" w:cs="Consolas"/>
          <w:noProof w:val="0"/>
          <w:color w:val="000000"/>
          <w:kern w:val="0"/>
          <w:sz w:val="24"/>
          <w:szCs w:val="24"/>
          <w:lang w:val="en-US"/>
        </w:rPr>
        <w:t>10</w:t>
      </w:r>
      <w:r w:rsidRPr="00D531ED">
        <w:rPr>
          <w:rFonts w:ascii="Consolas" w:hAnsi="Consolas" w:cs="Consolas"/>
          <w:noProof w:val="0"/>
          <w:color w:val="808080"/>
          <w:kern w:val="0"/>
          <w:sz w:val="24"/>
          <w:szCs w:val="24"/>
          <w:lang w:val="en-US"/>
        </w:rPr>
        <w:t>),</w:t>
      </w:r>
    </w:p>
    <w:p w14:paraId="055D3905" w14:textId="77777777" w:rsidR="00D531ED" w:rsidRPr="00D531ED" w:rsidRDefault="00D531ED" w:rsidP="00D531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D531ED">
        <w:rPr>
          <w:rFonts w:ascii="Consolas" w:hAnsi="Consolas" w:cs="Consolas"/>
          <w:noProof w:val="0"/>
          <w:color w:val="000000"/>
          <w:kern w:val="0"/>
          <w:sz w:val="24"/>
          <w:szCs w:val="24"/>
          <w:lang w:val="en-US"/>
        </w:rPr>
        <w:t xml:space="preserve">    @pass </w:t>
      </w:r>
      <w:r w:rsidRPr="00D531ED">
        <w:rPr>
          <w:rFonts w:ascii="Consolas" w:hAnsi="Consolas" w:cs="Consolas"/>
          <w:noProof w:val="0"/>
          <w:color w:val="0000FF"/>
          <w:kern w:val="0"/>
          <w:sz w:val="24"/>
          <w:szCs w:val="24"/>
          <w:lang w:val="en-US"/>
        </w:rPr>
        <w:t>VARCHAR</w:t>
      </w:r>
      <w:r w:rsidRPr="00D531ED">
        <w:rPr>
          <w:rFonts w:ascii="Consolas" w:hAnsi="Consolas" w:cs="Consolas"/>
          <w:noProof w:val="0"/>
          <w:color w:val="808080"/>
          <w:kern w:val="0"/>
          <w:sz w:val="24"/>
          <w:szCs w:val="24"/>
          <w:lang w:val="en-US"/>
        </w:rPr>
        <w:t>(</w:t>
      </w:r>
      <w:r w:rsidRPr="00D531ED">
        <w:rPr>
          <w:rFonts w:ascii="Consolas" w:hAnsi="Consolas" w:cs="Consolas"/>
          <w:noProof w:val="0"/>
          <w:color w:val="FF00FF"/>
          <w:kern w:val="0"/>
          <w:sz w:val="24"/>
          <w:szCs w:val="24"/>
          <w:lang w:val="en-US"/>
        </w:rPr>
        <w:t>MAX</w:t>
      </w:r>
      <w:r w:rsidRPr="00D531ED">
        <w:rPr>
          <w:rFonts w:ascii="Consolas" w:hAnsi="Consolas" w:cs="Consolas"/>
          <w:noProof w:val="0"/>
          <w:color w:val="808080"/>
          <w:kern w:val="0"/>
          <w:sz w:val="24"/>
          <w:szCs w:val="24"/>
          <w:lang w:val="en-US"/>
        </w:rPr>
        <w:t>),</w:t>
      </w:r>
    </w:p>
    <w:p w14:paraId="64612BC6" w14:textId="77777777" w:rsidR="00D531ED" w:rsidRPr="00D531ED" w:rsidRDefault="00D531ED" w:rsidP="00D531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D531ED">
        <w:rPr>
          <w:rFonts w:ascii="Consolas" w:hAnsi="Consolas" w:cs="Consolas"/>
          <w:noProof w:val="0"/>
          <w:color w:val="000000"/>
          <w:kern w:val="0"/>
          <w:sz w:val="24"/>
          <w:szCs w:val="24"/>
          <w:lang w:val="en-US"/>
        </w:rPr>
        <w:t xml:space="preserve">    @userRole </w:t>
      </w:r>
      <w:r w:rsidRPr="00D531ED">
        <w:rPr>
          <w:rFonts w:ascii="Consolas" w:hAnsi="Consolas" w:cs="Consolas"/>
          <w:noProof w:val="0"/>
          <w:color w:val="0000FF"/>
          <w:kern w:val="0"/>
          <w:sz w:val="24"/>
          <w:szCs w:val="24"/>
          <w:lang w:val="en-US"/>
        </w:rPr>
        <w:t>INT</w:t>
      </w:r>
    </w:p>
    <w:p w14:paraId="7ED940E7" w14:textId="77777777" w:rsidR="00D531ED" w:rsidRPr="00D531ED" w:rsidRDefault="00D531ED" w:rsidP="00D531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D531ED">
        <w:rPr>
          <w:rFonts w:ascii="Consolas" w:hAnsi="Consolas" w:cs="Consolas"/>
          <w:noProof w:val="0"/>
          <w:color w:val="0000FF"/>
          <w:kern w:val="0"/>
          <w:sz w:val="24"/>
          <w:szCs w:val="24"/>
          <w:lang w:val="en-US"/>
        </w:rPr>
        <w:t>AS</w:t>
      </w:r>
    </w:p>
    <w:p w14:paraId="6F9BCAB6" w14:textId="77777777" w:rsidR="00D531ED" w:rsidRPr="00D531ED" w:rsidRDefault="00D531ED" w:rsidP="00D531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D531ED">
        <w:rPr>
          <w:rFonts w:ascii="Consolas" w:hAnsi="Consolas" w:cs="Consolas"/>
          <w:noProof w:val="0"/>
          <w:color w:val="0000FF"/>
          <w:kern w:val="0"/>
          <w:sz w:val="24"/>
          <w:szCs w:val="24"/>
          <w:lang w:val="en-US"/>
        </w:rPr>
        <w:t>BEGIN</w:t>
      </w:r>
    </w:p>
    <w:p w14:paraId="46BC9E6E" w14:textId="77777777" w:rsidR="00D531ED" w:rsidRPr="00D531ED" w:rsidRDefault="00D531ED" w:rsidP="00D531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D531ED">
        <w:rPr>
          <w:rFonts w:ascii="Consolas" w:hAnsi="Consolas" w:cs="Consolas"/>
          <w:noProof w:val="0"/>
          <w:color w:val="000000"/>
          <w:kern w:val="0"/>
          <w:sz w:val="24"/>
          <w:szCs w:val="24"/>
          <w:lang w:val="en-US"/>
        </w:rPr>
        <w:lastRenderedPageBreak/>
        <w:t xml:space="preserve">    </w:t>
      </w:r>
      <w:r w:rsidRPr="00D531ED">
        <w:rPr>
          <w:rFonts w:ascii="Consolas" w:hAnsi="Consolas" w:cs="Consolas"/>
          <w:noProof w:val="0"/>
          <w:color w:val="0000FF"/>
          <w:kern w:val="0"/>
          <w:sz w:val="24"/>
          <w:szCs w:val="24"/>
          <w:lang w:val="en-US"/>
        </w:rPr>
        <w:t>SET</w:t>
      </w:r>
      <w:r w:rsidRPr="00D531ED">
        <w:rPr>
          <w:rFonts w:ascii="Consolas" w:hAnsi="Consolas" w:cs="Consolas"/>
          <w:noProof w:val="0"/>
          <w:color w:val="000000"/>
          <w:kern w:val="0"/>
          <w:sz w:val="24"/>
          <w:szCs w:val="24"/>
          <w:lang w:val="en-US"/>
        </w:rPr>
        <w:t xml:space="preserve"> </w:t>
      </w:r>
      <w:r w:rsidRPr="00D531ED">
        <w:rPr>
          <w:rFonts w:ascii="Consolas" w:hAnsi="Consolas" w:cs="Consolas"/>
          <w:noProof w:val="0"/>
          <w:color w:val="0000FF"/>
          <w:kern w:val="0"/>
          <w:sz w:val="24"/>
          <w:szCs w:val="24"/>
          <w:lang w:val="en-US"/>
        </w:rPr>
        <w:t>NOCOUNT</w:t>
      </w:r>
      <w:r w:rsidRPr="00D531ED">
        <w:rPr>
          <w:rFonts w:ascii="Consolas" w:hAnsi="Consolas" w:cs="Consolas"/>
          <w:noProof w:val="0"/>
          <w:color w:val="000000"/>
          <w:kern w:val="0"/>
          <w:sz w:val="24"/>
          <w:szCs w:val="24"/>
          <w:lang w:val="en-US"/>
        </w:rPr>
        <w:t xml:space="preserve"> </w:t>
      </w:r>
      <w:proofErr w:type="gramStart"/>
      <w:r w:rsidRPr="00D531ED">
        <w:rPr>
          <w:rFonts w:ascii="Consolas" w:hAnsi="Consolas" w:cs="Consolas"/>
          <w:noProof w:val="0"/>
          <w:color w:val="0000FF"/>
          <w:kern w:val="0"/>
          <w:sz w:val="24"/>
          <w:szCs w:val="24"/>
          <w:lang w:val="en-US"/>
        </w:rPr>
        <w:t>ON</w:t>
      </w:r>
      <w:r w:rsidRPr="00D531ED">
        <w:rPr>
          <w:rFonts w:ascii="Consolas" w:hAnsi="Consolas" w:cs="Consolas"/>
          <w:noProof w:val="0"/>
          <w:color w:val="808080"/>
          <w:kern w:val="0"/>
          <w:sz w:val="24"/>
          <w:szCs w:val="24"/>
          <w:lang w:val="en-US"/>
        </w:rPr>
        <w:t>;</w:t>
      </w:r>
      <w:proofErr w:type="gramEnd"/>
    </w:p>
    <w:p w14:paraId="4D16B49B" w14:textId="77777777" w:rsidR="00D531ED" w:rsidRPr="00D531ED" w:rsidRDefault="00D531ED" w:rsidP="00D531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D531ED">
        <w:rPr>
          <w:rFonts w:ascii="Consolas" w:hAnsi="Consolas" w:cs="Consolas"/>
          <w:noProof w:val="0"/>
          <w:color w:val="000000"/>
          <w:kern w:val="0"/>
          <w:sz w:val="24"/>
          <w:szCs w:val="24"/>
          <w:lang w:val="en-US"/>
        </w:rPr>
        <w:t xml:space="preserve">    </w:t>
      </w:r>
      <w:r w:rsidRPr="00D531ED">
        <w:rPr>
          <w:rFonts w:ascii="Consolas" w:hAnsi="Consolas" w:cs="Consolas"/>
          <w:noProof w:val="0"/>
          <w:color w:val="0000FF"/>
          <w:kern w:val="0"/>
          <w:sz w:val="24"/>
          <w:szCs w:val="24"/>
          <w:lang w:val="en-US"/>
        </w:rPr>
        <w:t>BEGIN</w:t>
      </w:r>
      <w:r w:rsidRPr="00D531ED">
        <w:rPr>
          <w:rFonts w:ascii="Consolas" w:hAnsi="Consolas" w:cs="Consolas"/>
          <w:noProof w:val="0"/>
          <w:color w:val="000000"/>
          <w:kern w:val="0"/>
          <w:sz w:val="24"/>
          <w:szCs w:val="24"/>
          <w:lang w:val="en-US"/>
        </w:rPr>
        <w:t xml:space="preserve"> </w:t>
      </w:r>
      <w:r w:rsidRPr="00D531ED">
        <w:rPr>
          <w:rFonts w:ascii="Consolas" w:hAnsi="Consolas" w:cs="Consolas"/>
          <w:noProof w:val="0"/>
          <w:color w:val="0000FF"/>
          <w:kern w:val="0"/>
          <w:sz w:val="24"/>
          <w:szCs w:val="24"/>
          <w:lang w:val="en-US"/>
        </w:rPr>
        <w:t>TRY</w:t>
      </w:r>
    </w:p>
    <w:p w14:paraId="7B1B858E" w14:textId="77777777" w:rsidR="00D531ED" w:rsidRPr="00D531ED" w:rsidRDefault="00D531ED" w:rsidP="00D531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D531ED">
        <w:rPr>
          <w:rFonts w:ascii="Consolas" w:hAnsi="Consolas" w:cs="Consolas"/>
          <w:noProof w:val="0"/>
          <w:color w:val="000000"/>
          <w:kern w:val="0"/>
          <w:sz w:val="24"/>
          <w:szCs w:val="24"/>
          <w:lang w:val="en-US"/>
        </w:rPr>
        <w:t xml:space="preserve">        </w:t>
      </w:r>
      <w:r w:rsidRPr="00D531ED">
        <w:rPr>
          <w:rFonts w:ascii="Consolas" w:hAnsi="Consolas" w:cs="Consolas"/>
          <w:noProof w:val="0"/>
          <w:color w:val="008000"/>
          <w:kern w:val="0"/>
          <w:sz w:val="24"/>
          <w:szCs w:val="24"/>
          <w:lang w:val="en-US"/>
        </w:rPr>
        <w:t>-- Validate user role</w:t>
      </w:r>
    </w:p>
    <w:p w14:paraId="69DFA453" w14:textId="77777777" w:rsidR="00D531ED" w:rsidRPr="00D531ED" w:rsidRDefault="00D531ED" w:rsidP="00D531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D531ED">
        <w:rPr>
          <w:rFonts w:ascii="Consolas" w:hAnsi="Consolas" w:cs="Consolas"/>
          <w:noProof w:val="0"/>
          <w:color w:val="000000"/>
          <w:kern w:val="0"/>
          <w:sz w:val="24"/>
          <w:szCs w:val="24"/>
          <w:lang w:val="en-US"/>
        </w:rPr>
        <w:t xml:space="preserve">        </w:t>
      </w:r>
      <w:r w:rsidRPr="00D531ED">
        <w:rPr>
          <w:rFonts w:ascii="Consolas" w:hAnsi="Consolas" w:cs="Consolas"/>
          <w:noProof w:val="0"/>
          <w:color w:val="0000FF"/>
          <w:kern w:val="0"/>
          <w:sz w:val="24"/>
          <w:szCs w:val="24"/>
          <w:lang w:val="en-US"/>
        </w:rPr>
        <w:t>IF</w:t>
      </w:r>
      <w:r w:rsidRPr="00D531ED">
        <w:rPr>
          <w:rFonts w:ascii="Consolas" w:hAnsi="Consolas" w:cs="Consolas"/>
          <w:noProof w:val="0"/>
          <w:color w:val="000000"/>
          <w:kern w:val="0"/>
          <w:sz w:val="24"/>
          <w:szCs w:val="24"/>
          <w:lang w:val="en-US"/>
        </w:rPr>
        <w:t xml:space="preserve"> @userRole </w:t>
      </w:r>
      <w:r w:rsidRPr="00D531ED">
        <w:rPr>
          <w:rFonts w:ascii="Consolas" w:hAnsi="Consolas" w:cs="Consolas"/>
          <w:noProof w:val="0"/>
          <w:color w:val="808080"/>
          <w:kern w:val="0"/>
          <w:sz w:val="24"/>
          <w:szCs w:val="24"/>
          <w:lang w:val="en-US"/>
        </w:rPr>
        <w:t>&lt;</w:t>
      </w:r>
      <w:r w:rsidRPr="00D531ED">
        <w:rPr>
          <w:rFonts w:ascii="Consolas" w:hAnsi="Consolas" w:cs="Consolas"/>
          <w:noProof w:val="0"/>
          <w:color w:val="000000"/>
          <w:kern w:val="0"/>
          <w:sz w:val="24"/>
          <w:szCs w:val="24"/>
          <w:lang w:val="en-US"/>
        </w:rPr>
        <w:t xml:space="preserve"> 0 </w:t>
      </w:r>
      <w:r w:rsidRPr="00D531ED">
        <w:rPr>
          <w:rFonts w:ascii="Consolas" w:hAnsi="Consolas" w:cs="Consolas"/>
          <w:noProof w:val="0"/>
          <w:color w:val="808080"/>
          <w:kern w:val="0"/>
          <w:sz w:val="24"/>
          <w:szCs w:val="24"/>
          <w:lang w:val="en-US"/>
        </w:rPr>
        <w:t>OR</w:t>
      </w:r>
      <w:r w:rsidRPr="00D531ED">
        <w:rPr>
          <w:rFonts w:ascii="Consolas" w:hAnsi="Consolas" w:cs="Consolas"/>
          <w:noProof w:val="0"/>
          <w:color w:val="000000"/>
          <w:kern w:val="0"/>
          <w:sz w:val="24"/>
          <w:szCs w:val="24"/>
          <w:lang w:val="en-US"/>
        </w:rPr>
        <w:t xml:space="preserve"> @userRole </w:t>
      </w:r>
      <w:r w:rsidRPr="00D531ED">
        <w:rPr>
          <w:rFonts w:ascii="Consolas" w:hAnsi="Consolas" w:cs="Consolas"/>
          <w:noProof w:val="0"/>
          <w:color w:val="808080"/>
          <w:kern w:val="0"/>
          <w:sz w:val="24"/>
          <w:szCs w:val="24"/>
          <w:lang w:val="en-US"/>
        </w:rPr>
        <w:t>&gt;</w:t>
      </w:r>
      <w:r w:rsidRPr="00D531ED">
        <w:rPr>
          <w:rFonts w:ascii="Consolas" w:hAnsi="Consolas" w:cs="Consolas"/>
          <w:noProof w:val="0"/>
          <w:color w:val="000000"/>
          <w:kern w:val="0"/>
          <w:sz w:val="24"/>
          <w:szCs w:val="24"/>
          <w:lang w:val="en-US"/>
        </w:rPr>
        <w:t xml:space="preserve"> 1</w:t>
      </w:r>
    </w:p>
    <w:p w14:paraId="43AFFB37" w14:textId="77777777" w:rsidR="00D531ED" w:rsidRPr="00D531ED" w:rsidRDefault="00D531ED" w:rsidP="00D531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D531ED">
        <w:rPr>
          <w:rFonts w:ascii="Consolas" w:hAnsi="Consolas" w:cs="Consolas"/>
          <w:noProof w:val="0"/>
          <w:color w:val="000000"/>
          <w:kern w:val="0"/>
          <w:sz w:val="24"/>
          <w:szCs w:val="24"/>
          <w:lang w:val="en-US"/>
        </w:rPr>
        <w:t xml:space="preserve">            </w:t>
      </w:r>
      <w:proofErr w:type="gramStart"/>
      <w:r w:rsidRPr="00D531ED">
        <w:rPr>
          <w:rFonts w:ascii="Consolas" w:hAnsi="Consolas" w:cs="Consolas"/>
          <w:noProof w:val="0"/>
          <w:color w:val="0000FF"/>
          <w:kern w:val="0"/>
          <w:sz w:val="24"/>
          <w:szCs w:val="24"/>
          <w:lang w:val="en-US"/>
        </w:rPr>
        <w:t>RAISERROR</w:t>
      </w:r>
      <w:r w:rsidRPr="00D531ED">
        <w:rPr>
          <w:rFonts w:ascii="Consolas" w:hAnsi="Consolas" w:cs="Consolas"/>
          <w:noProof w:val="0"/>
          <w:color w:val="808080"/>
          <w:kern w:val="0"/>
          <w:sz w:val="24"/>
          <w:szCs w:val="24"/>
          <w:lang w:val="en-US"/>
        </w:rPr>
        <w:t>(</w:t>
      </w:r>
      <w:proofErr w:type="gramEnd"/>
      <w:r w:rsidRPr="00D531ED">
        <w:rPr>
          <w:rFonts w:ascii="Consolas" w:hAnsi="Consolas" w:cs="Consolas"/>
          <w:noProof w:val="0"/>
          <w:color w:val="FF0000"/>
          <w:kern w:val="0"/>
          <w:sz w:val="24"/>
          <w:szCs w:val="24"/>
          <w:lang w:val="en-US"/>
        </w:rPr>
        <w:t>'Invalid user role. Must be 0 or 1.'</w:t>
      </w:r>
      <w:r w:rsidRPr="00D531ED">
        <w:rPr>
          <w:rFonts w:ascii="Consolas" w:hAnsi="Consolas" w:cs="Consolas"/>
          <w:noProof w:val="0"/>
          <w:color w:val="808080"/>
          <w:kern w:val="0"/>
          <w:sz w:val="24"/>
          <w:szCs w:val="24"/>
          <w:lang w:val="en-US"/>
        </w:rPr>
        <w:t>,</w:t>
      </w:r>
      <w:r w:rsidRPr="00D531ED">
        <w:rPr>
          <w:rFonts w:ascii="Consolas" w:hAnsi="Consolas" w:cs="Consolas"/>
          <w:noProof w:val="0"/>
          <w:color w:val="000000"/>
          <w:kern w:val="0"/>
          <w:sz w:val="24"/>
          <w:szCs w:val="24"/>
          <w:lang w:val="en-US"/>
        </w:rPr>
        <w:t xml:space="preserve"> 16</w:t>
      </w:r>
      <w:r w:rsidRPr="00D531ED">
        <w:rPr>
          <w:rFonts w:ascii="Consolas" w:hAnsi="Consolas" w:cs="Consolas"/>
          <w:noProof w:val="0"/>
          <w:color w:val="808080"/>
          <w:kern w:val="0"/>
          <w:sz w:val="24"/>
          <w:szCs w:val="24"/>
          <w:lang w:val="en-US"/>
        </w:rPr>
        <w:t>,</w:t>
      </w:r>
      <w:r w:rsidRPr="00D531ED">
        <w:rPr>
          <w:rFonts w:ascii="Consolas" w:hAnsi="Consolas" w:cs="Consolas"/>
          <w:noProof w:val="0"/>
          <w:color w:val="000000"/>
          <w:kern w:val="0"/>
          <w:sz w:val="24"/>
          <w:szCs w:val="24"/>
          <w:lang w:val="en-US"/>
        </w:rPr>
        <w:t xml:space="preserve"> 1</w:t>
      </w:r>
      <w:proofErr w:type="gramStart"/>
      <w:r w:rsidRPr="00D531ED">
        <w:rPr>
          <w:rFonts w:ascii="Consolas" w:hAnsi="Consolas" w:cs="Consolas"/>
          <w:noProof w:val="0"/>
          <w:color w:val="808080"/>
          <w:kern w:val="0"/>
          <w:sz w:val="24"/>
          <w:szCs w:val="24"/>
          <w:lang w:val="en-US"/>
        </w:rPr>
        <w:t>);</w:t>
      </w:r>
      <w:proofErr w:type="gramEnd"/>
    </w:p>
    <w:p w14:paraId="51453882" w14:textId="77777777" w:rsidR="00D531ED" w:rsidRPr="00D531ED" w:rsidRDefault="00D531ED" w:rsidP="00D531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D531ED">
        <w:rPr>
          <w:rFonts w:ascii="Consolas" w:hAnsi="Consolas" w:cs="Consolas"/>
          <w:noProof w:val="0"/>
          <w:color w:val="000000"/>
          <w:kern w:val="0"/>
          <w:sz w:val="24"/>
          <w:szCs w:val="24"/>
          <w:lang w:val="en-US"/>
        </w:rPr>
        <w:t xml:space="preserve">        </w:t>
      </w:r>
    </w:p>
    <w:p w14:paraId="6795B0A9" w14:textId="77777777" w:rsidR="00D531ED" w:rsidRPr="00D531ED" w:rsidRDefault="00D531ED" w:rsidP="00D531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D531ED">
        <w:rPr>
          <w:rFonts w:ascii="Consolas" w:hAnsi="Consolas" w:cs="Consolas"/>
          <w:noProof w:val="0"/>
          <w:color w:val="000000"/>
          <w:kern w:val="0"/>
          <w:sz w:val="24"/>
          <w:szCs w:val="24"/>
          <w:lang w:val="en-US"/>
        </w:rPr>
        <w:t xml:space="preserve">        </w:t>
      </w:r>
      <w:r w:rsidRPr="00D531ED">
        <w:rPr>
          <w:rFonts w:ascii="Consolas" w:hAnsi="Consolas" w:cs="Consolas"/>
          <w:noProof w:val="0"/>
          <w:color w:val="008000"/>
          <w:kern w:val="0"/>
          <w:sz w:val="24"/>
          <w:szCs w:val="24"/>
          <w:lang w:val="en-US"/>
        </w:rPr>
        <w:t>-- Insert the new account</w:t>
      </w:r>
    </w:p>
    <w:p w14:paraId="74A730A3" w14:textId="77777777" w:rsidR="00D531ED" w:rsidRPr="00D531ED" w:rsidRDefault="00D531ED" w:rsidP="00D531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D531ED">
        <w:rPr>
          <w:rFonts w:ascii="Consolas" w:hAnsi="Consolas" w:cs="Consolas"/>
          <w:noProof w:val="0"/>
          <w:color w:val="000000"/>
          <w:kern w:val="0"/>
          <w:sz w:val="24"/>
          <w:szCs w:val="24"/>
          <w:lang w:val="en-US"/>
        </w:rPr>
        <w:t xml:space="preserve">        </w:t>
      </w:r>
      <w:r w:rsidRPr="00D531ED">
        <w:rPr>
          <w:rFonts w:ascii="Consolas" w:hAnsi="Consolas" w:cs="Consolas"/>
          <w:noProof w:val="0"/>
          <w:color w:val="0000FF"/>
          <w:kern w:val="0"/>
          <w:sz w:val="24"/>
          <w:szCs w:val="24"/>
          <w:lang w:val="en-US"/>
        </w:rPr>
        <w:t>INSERT</w:t>
      </w:r>
      <w:r w:rsidRPr="00D531ED">
        <w:rPr>
          <w:rFonts w:ascii="Consolas" w:hAnsi="Consolas" w:cs="Consolas"/>
          <w:noProof w:val="0"/>
          <w:color w:val="000000"/>
          <w:kern w:val="0"/>
          <w:sz w:val="24"/>
          <w:szCs w:val="24"/>
          <w:lang w:val="en-US"/>
        </w:rPr>
        <w:t xml:space="preserve"> </w:t>
      </w:r>
      <w:r w:rsidRPr="00D531ED">
        <w:rPr>
          <w:rFonts w:ascii="Consolas" w:hAnsi="Consolas" w:cs="Consolas"/>
          <w:noProof w:val="0"/>
          <w:color w:val="0000FF"/>
          <w:kern w:val="0"/>
          <w:sz w:val="24"/>
          <w:szCs w:val="24"/>
          <w:lang w:val="en-US"/>
        </w:rPr>
        <w:t>INTO</w:t>
      </w:r>
      <w:r w:rsidRPr="00D531ED">
        <w:rPr>
          <w:rFonts w:ascii="Consolas" w:hAnsi="Consolas" w:cs="Consolas"/>
          <w:noProof w:val="0"/>
          <w:color w:val="000000"/>
          <w:kern w:val="0"/>
          <w:sz w:val="24"/>
          <w:szCs w:val="24"/>
          <w:lang w:val="en-US"/>
        </w:rPr>
        <w:t xml:space="preserve"> Account</w:t>
      </w:r>
      <w:r w:rsidRPr="00D531ED">
        <w:rPr>
          <w:rFonts w:ascii="Consolas" w:hAnsi="Consolas" w:cs="Consolas"/>
          <w:noProof w:val="0"/>
          <w:color w:val="0000FF"/>
          <w:kern w:val="0"/>
          <w:sz w:val="24"/>
          <w:szCs w:val="24"/>
          <w:lang w:val="en-US"/>
        </w:rPr>
        <w:t xml:space="preserve"> </w:t>
      </w:r>
      <w:r w:rsidRPr="00D531ED">
        <w:rPr>
          <w:rFonts w:ascii="Consolas" w:hAnsi="Consolas" w:cs="Consolas"/>
          <w:noProof w:val="0"/>
          <w:color w:val="808080"/>
          <w:kern w:val="0"/>
          <w:sz w:val="24"/>
          <w:szCs w:val="24"/>
          <w:lang w:val="en-US"/>
        </w:rPr>
        <w:t>(</w:t>
      </w:r>
      <w:proofErr w:type="spellStart"/>
      <w:proofErr w:type="gramStart"/>
      <w:r w:rsidRPr="00D531ED">
        <w:rPr>
          <w:rFonts w:ascii="Consolas" w:hAnsi="Consolas" w:cs="Consolas"/>
          <w:noProof w:val="0"/>
          <w:color w:val="000000"/>
          <w:kern w:val="0"/>
          <w:sz w:val="24"/>
          <w:szCs w:val="24"/>
          <w:lang w:val="en-US"/>
        </w:rPr>
        <w:t>userName</w:t>
      </w:r>
      <w:proofErr w:type="spellEnd"/>
      <w:r w:rsidRPr="00D531ED">
        <w:rPr>
          <w:rFonts w:ascii="Consolas" w:hAnsi="Consolas" w:cs="Consolas"/>
          <w:noProof w:val="0"/>
          <w:color w:val="000000"/>
          <w:kern w:val="0"/>
          <w:sz w:val="24"/>
          <w:szCs w:val="24"/>
          <w:lang w:val="en-US"/>
        </w:rPr>
        <w:t xml:space="preserve"> </w:t>
      </w:r>
      <w:r w:rsidRPr="00D531ED">
        <w:rPr>
          <w:rFonts w:ascii="Consolas" w:hAnsi="Consolas" w:cs="Consolas"/>
          <w:noProof w:val="0"/>
          <w:color w:val="808080"/>
          <w:kern w:val="0"/>
          <w:sz w:val="24"/>
          <w:szCs w:val="24"/>
          <w:lang w:val="en-US"/>
        </w:rPr>
        <w:t>,</w:t>
      </w:r>
      <w:proofErr w:type="gramEnd"/>
      <w:r w:rsidRPr="00D531ED">
        <w:rPr>
          <w:rFonts w:ascii="Consolas" w:hAnsi="Consolas" w:cs="Consolas"/>
          <w:noProof w:val="0"/>
          <w:color w:val="000000"/>
          <w:kern w:val="0"/>
          <w:sz w:val="24"/>
          <w:szCs w:val="24"/>
          <w:lang w:val="en-US"/>
        </w:rPr>
        <w:t xml:space="preserve"> pass </w:t>
      </w:r>
      <w:r w:rsidRPr="00D531ED">
        <w:rPr>
          <w:rFonts w:ascii="Consolas" w:hAnsi="Consolas" w:cs="Consolas"/>
          <w:noProof w:val="0"/>
          <w:color w:val="808080"/>
          <w:kern w:val="0"/>
          <w:sz w:val="24"/>
          <w:szCs w:val="24"/>
          <w:lang w:val="en-US"/>
        </w:rPr>
        <w:t>,</w:t>
      </w:r>
      <w:r w:rsidRPr="00D531ED">
        <w:rPr>
          <w:rFonts w:ascii="Consolas" w:hAnsi="Consolas" w:cs="Consolas"/>
          <w:noProof w:val="0"/>
          <w:color w:val="000000"/>
          <w:kern w:val="0"/>
          <w:sz w:val="24"/>
          <w:szCs w:val="24"/>
          <w:lang w:val="en-US"/>
        </w:rPr>
        <w:t xml:space="preserve"> </w:t>
      </w:r>
      <w:proofErr w:type="spellStart"/>
      <w:r w:rsidRPr="00D531ED">
        <w:rPr>
          <w:rFonts w:ascii="Consolas" w:hAnsi="Consolas" w:cs="Consolas"/>
          <w:noProof w:val="0"/>
          <w:color w:val="000000"/>
          <w:kern w:val="0"/>
          <w:sz w:val="24"/>
          <w:szCs w:val="24"/>
          <w:lang w:val="en-US"/>
        </w:rPr>
        <w:t>userRole</w:t>
      </w:r>
      <w:proofErr w:type="spellEnd"/>
      <w:r w:rsidRPr="00D531ED">
        <w:rPr>
          <w:rFonts w:ascii="Consolas" w:hAnsi="Consolas" w:cs="Consolas"/>
          <w:noProof w:val="0"/>
          <w:color w:val="808080"/>
          <w:kern w:val="0"/>
          <w:sz w:val="24"/>
          <w:szCs w:val="24"/>
          <w:lang w:val="en-US"/>
        </w:rPr>
        <w:t>)</w:t>
      </w:r>
    </w:p>
    <w:p w14:paraId="4D01D6F9" w14:textId="77777777" w:rsidR="00D531ED" w:rsidRPr="00D531ED" w:rsidRDefault="00D531ED" w:rsidP="00D531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D531ED">
        <w:rPr>
          <w:rFonts w:ascii="Consolas" w:hAnsi="Consolas" w:cs="Consolas"/>
          <w:noProof w:val="0"/>
          <w:color w:val="000000"/>
          <w:kern w:val="0"/>
          <w:sz w:val="24"/>
          <w:szCs w:val="24"/>
          <w:lang w:val="en-US"/>
        </w:rPr>
        <w:t xml:space="preserve">        </w:t>
      </w:r>
      <w:r w:rsidRPr="00D531ED">
        <w:rPr>
          <w:rFonts w:ascii="Consolas" w:hAnsi="Consolas" w:cs="Consolas"/>
          <w:noProof w:val="0"/>
          <w:color w:val="0000FF"/>
          <w:kern w:val="0"/>
          <w:sz w:val="24"/>
          <w:szCs w:val="24"/>
          <w:lang w:val="en-US"/>
        </w:rPr>
        <w:t xml:space="preserve">VALUES </w:t>
      </w:r>
      <w:r w:rsidRPr="00D531ED">
        <w:rPr>
          <w:rFonts w:ascii="Consolas" w:hAnsi="Consolas" w:cs="Consolas"/>
          <w:noProof w:val="0"/>
          <w:color w:val="808080"/>
          <w:kern w:val="0"/>
          <w:sz w:val="24"/>
          <w:szCs w:val="24"/>
          <w:lang w:val="en-US"/>
        </w:rPr>
        <w:t>(</w:t>
      </w:r>
      <w:r w:rsidRPr="00D531ED">
        <w:rPr>
          <w:rFonts w:ascii="Consolas" w:hAnsi="Consolas" w:cs="Consolas"/>
          <w:noProof w:val="0"/>
          <w:color w:val="000000"/>
          <w:kern w:val="0"/>
          <w:sz w:val="24"/>
          <w:szCs w:val="24"/>
          <w:lang w:val="en-US"/>
        </w:rPr>
        <w:t>@</w:t>
      </w:r>
      <w:proofErr w:type="gramStart"/>
      <w:r w:rsidRPr="00D531ED">
        <w:rPr>
          <w:rFonts w:ascii="Consolas" w:hAnsi="Consolas" w:cs="Consolas"/>
          <w:noProof w:val="0"/>
          <w:color w:val="000000"/>
          <w:kern w:val="0"/>
          <w:sz w:val="24"/>
          <w:szCs w:val="24"/>
          <w:lang w:val="en-US"/>
        </w:rPr>
        <w:t xml:space="preserve">userName </w:t>
      </w:r>
      <w:r w:rsidRPr="00D531ED">
        <w:rPr>
          <w:rFonts w:ascii="Consolas" w:hAnsi="Consolas" w:cs="Consolas"/>
          <w:noProof w:val="0"/>
          <w:color w:val="808080"/>
          <w:kern w:val="0"/>
          <w:sz w:val="24"/>
          <w:szCs w:val="24"/>
          <w:lang w:val="en-US"/>
        </w:rPr>
        <w:t>,</w:t>
      </w:r>
      <w:proofErr w:type="gramEnd"/>
      <w:r w:rsidRPr="00D531ED">
        <w:rPr>
          <w:rFonts w:ascii="Consolas" w:hAnsi="Consolas" w:cs="Consolas"/>
          <w:noProof w:val="0"/>
          <w:color w:val="000000"/>
          <w:kern w:val="0"/>
          <w:sz w:val="24"/>
          <w:szCs w:val="24"/>
          <w:lang w:val="en-US"/>
        </w:rPr>
        <w:t xml:space="preserve"> @pass </w:t>
      </w:r>
      <w:r w:rsidRPr="00D531ED">
        <w:rPr>
          <w:rFonts w:ascii="Consolas" w:hAnsi="Consolas" w:cs="Consolas"/>
          <w:noProof w:val="0"/>
          <w:color w:val="808080"/>
          <w:kern w:val="0"/>
          <w:sz w:val="24"/>
          <w:szCs w:val="24"/>
          <w:lang w:val="en-US"/>
        </w:rPr>
        <w:t>,</w:t>
      </w:r>
      <w:r w:rsidRPr="00D531ED">
        <w:rPr>
          <w:rFonts w:ascii="Consolas" w:hAnsi="Consolas" w:cs="Consolas"/>
          <w:noProof w:val="0"/>
          <w:color w:val="000000"/>
          <w:kern w:val="0"/>
          <w:sz w:val="24"/>
          <w:szCs w:val="24"/>
          <w:lang w:val="en-US"/>
        </w:rPr>
        <w:t xml:space="preserve"> @userRole</w:t>
      </w:r>
      <w:r w:rsidRPr="00D531ED">
        <w:rPr>
          <w:rFonts w:ascii="Consolas" w:hAnsi="Consolas" w:cs="Consolas"/>
          <w:noProof w:val="0"/>
          <w:color w:val="808080"/>
          <w:kern w:val="0"/>
          <w:sz w:val="24"/>
          <w:szCs w:val="24"/>
          <w:lang w:val="en-US"/>
        </w:rPr>
        <w:t>);</w:t>
      </w:r>
    </w:p>
    <w:p w14:paraId="5AA0EEBD" w14:textId="77777777" w:rsidR="00D531ED" w:rsidRPr="00D531ED" w:rsidRDefault="00D531ED" w:rsidP="00D531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D531ED">
        <w:rPr>
          <w:rFonts w:ascii="Consolas" w:hAnsi="Consolas" w:cs="Consolas"/>
          <w:noProof w:val="0"/>
          <w:color w:val="000000"/>
          <w:kern w:val="0"/>
          <w:sz w:val="24"/>
          <w:szCs w:val="24"/>
          <w:lang w:val="en-US"/>
        </w:rPr>
        <w:t xml:space="preserve">    </w:t>
      </w:r>
      <w:r w:rsidRPr="00D531ED">
        <w:rPr>
          <w:rFonts w:ascii="Consolas" w:hAnsi="Consolas" w:cs="Consolas"/>
          <w:noProof w:val="0"/>
          <w:color w:val="0000FF"/>
          <w:kern w:val="0"/>
          <w:sz w:val="24"/>
          <w:szCs w:val="24"/>
          <w:lang w:val="en-US"/>
        </w:rPr>
        <w:t>END</w:t>
      </w:r>
      <w:r w:rsidRPr="00D531ED">
        <w:rPr>
          <w:rFonts w:ascii="Consolas" w:hAnsi="Consolas" w:cs="Consolas"/>
          <w:noProof w:val="0"/>
          <w:color w:val="000000"/>
          <w:kern w:val="0"/>
          <w:sz w:val="24"/>
          <w:szCs w:val="24"/>
          <w:lang w:val="en-US"/>
        </w:rPr>
        <w:t xml:space="preserve"> </w:t>
      </w:r>
      <w:r w:rsidRPr="00D531ED">
        <w:rPr>
          <w:rFonts w:ascii="Consolas" w:hAnsi="Consolas" w:cs="Consolas"/>
          <w:noProof w:val="0"/>
          <w:color w:val="0000FF"/>
          <w:kern w:val="0"/>
          <w:sz w:val="24"/>
          <w:szCs w:val="24"/>
          <w:lang w:val="en-US"/>
        </w:rPr>
        <w:t>TRY</w:t>
      </w:r>
    </w:p>
    <w:p w14:paraId="6AF3B228" w14:textId="77777777" w:rsidR="00D531ED" w:rsidRPr="00D531ED" w:rsidRDefault="00D531ED" w:rsidP="00D531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D531ED">
        <w:rPr>
          <w:rFonts w:ascii="Consolas" w:hAnsi="Consolas" w:cs="Consolas"/>
          <w:noProof w:val="0"/>
          <w:color w:val="000000"/>
          <w:kern w:val="0"/>
          <w:sz w:val="24"/>
          <w:szCs w:val="24"/>
          <w:lang w:val="en-US"/>
        </w:rPr>
        <w:t xml:space="preserve">    </w:t>
      </w:r>
      <w:r w:rsidRPr="00D531ED">
        <w:rPr>
          <w:rFonts w:ascii="Consolas" w:hAnsi="Consolas" w:cs="Consolas"/>
          <w:noProof w:val="0"/>
          <w:color w:val="0000FF"/>
          <w:kern w:val="0"/>
          <w:sz w:val="24"/>
          <w:szCs w:val="24"/>
          <w:lang w:val="en-US"/>
        </w:rPr>
        <w:t>BEGIN</w:t>
      </w:r>
      <w:r w:rsidRPr="00D531ED">
        <w:rPr>
          <w:rFonts w:ascii="Consolas" w:hAnsi="Consolas" w:cs="Consolas"/>
          <w:noProof w:val="0"/>
          <w:color w:val="000000"/>
          <w:kern w:val="0"/>
          <w:sz w:val="24"/>
          <w:szCs w:val="24"/>
          <w:lang w:val="en-US"/>
        </w:rPr>
        <w:t xml:space="preserve"> </w:t>
      </w:r>
      <w:r w:rsidRPr="00D531ED">
        <w:rPr>
          <w:rFonts w:ascii="Consolas" w:hAnsi="Consolas" w:cs="Consolas"/>
          <w:noProof w:val="0"/>
          <w:color w:val="0000FF"/>
          <w:kern w:val="0"/>
          <w:sz w:val="24"/>
          <w:szCs w:val="24"/>
          <w:lang w:val="en-US"/>
        </w:rPr>
        <w:t>CATCH</w:t>
      </w:r>
    </w:p>
    <w:p w14:paraId="22069F25" w14:textId="77777777" w:rsidR="00D531ED" w:rsidRPr="00D531ED" w:rsidRDefault="00D531ED" w:rsidP="00D531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D531ED">
        <w:rPr>
          <w:rFonts w:ascii="Consolas" w:hAnsi="Consolas" w:cs="Consolas"/>
          <w:noProof w:val="0"/>
          <w:color w:val="000000"/>
          <w:kern w:val="0"/>
          <w:sz w:val="24"/>
          <w:szCs w:val="24"/>
          <w:lang w:val="en-US"/>
        </w:rPr>
        <w:t xml:space="preserve">        </w:t>
      </w:r>
      <w:r w:rsidRPr="00D531ED">
        <w:rPr>
          <w:rFonts w:ascii="Consolas" w:hAnsi="Consolas" w:cs="Consolas"/>
          <w:noProof w:val="0"/>
          <w:color w:val="008000"/>
          <w:kern w:val="0"/>
          <w:sz w:val="24"/>
          <w:szCs w:val="24"/>
          <w:lang w:val="en-US"/>
        </w:rPr>
        <w:t>-- Error handling</w:t>
      </w:r>
    </w:p>
    <w:p w14:paraId="73141698" w14:textId="77777777" w:rsidR="00D531ED" w:rsidRPr="00D531ED" w:rsidRDefault="00D531ED" w:rsidP="00D531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D531ED">
        <w:rPr>
          <w:rFonts w:ascii="Consolas" w:hAnsi="Consolas" w:cs="Consolas"/>
          <w:noProof w:val="0"/>
          <w:color w:val="000000"/>
          <w:kern w:val="0"/>
          <w:sz w:val="24"/>
          <w:szCs w:val="24"/>
          <w:lang w:val="en-US"/>
        </w:rPr>
        <w:t xml:space="preserve">        </w:t>
      </w:r>
      <w:r w:rsidRPr="00D531ED">
        <w:rPr>
          <w:rFonts w:ascii="Consolas" w:hAnsi="Consolas" w:cs="Consolas"/>
          <w:noProof w:val="0"/>
          <w:color w:val="0000FF"/>
          <w:kern w:val="0"/>
          <w:sz w:val="24"/>
          <w:szCs w:val="24"/>
          <w:lang w:val="en-US"/>
        </w:rPr>
        <w:t>DECLARE</w:t>
      </w:r>
      <w:r w:rsidRPr="00D531ED">
        <w:rPr>
          <w:rFonts w:ascii="Consolas" w:hAnsi="Consolas" w:cs="Consolas"/>
          <w:noProof w:val="0"/>
          <w:color w:val="000000"/>
          <w:kern w:val="0"/>
          <w:sz w:val="24"/>
          <w:szCs w:val="24"/>
          <w:lang w:val="en-US"/>
        </w:rPr>
        <w:t xml:space="preserve"> @ErrorMessage </w:t>
      </w:r>
      <w:proofErr w:type="gramStart"/>
      <w:r w:rsidRPr="00D531ED">
        <w:rPr>
          <w:rFonts w:ascii="Consolas" w:hAnsi="Consolas" w:cs="Consolas"/>
          <w:noProof w:val="0"/>
          <w:color w:val="0000FF"/>
          <w:kern w:val="0"/>
          <w:sz w:val="24"/>
          <w:szCs w:val="24"/>
          <w:lang w:val="en-US"/>
        </w:rPr>
        <w:t>NVARCHAR</w:t>
      </w:r>
      <w:r w:rsidRPr="00D531ED">
        <w:rPr>
          <w:rFonts w:ascii="Consolas" w:hAnsi="Consolas" w:cs="Consolas"/>
          <w:noProof w:val="0"/>
          <w:color w:val="808080"/>
          <w:kern w:val="0"/>
          <w:sz w:val="24"/>
          <w:szCs w:val="24"/>
          <w:lang w:val="en-US"/>
        </w:rPr>
        <w:t>(</w:t>
      </w:r>
      <w:proofErr w:type="gramEnd"/>
      <w:r w:rsidRPr="00D531ED">
        <w:rPr>
          <w:rFonts w:ascii="Consolas" w:hAnsi="Consolas" w:cs="Consolas"/>
          <w:noProof w:val="0"/>
          <w:color w:val="000000"/>
          <w:kern w:val="0"/>
          <w:sz w:val="24"/>
          <w:szCs w:val="24"/>
          <w:lang w:val="en-US"/>
        </w:rPr>
        <w:t>4000</w:t>
      </w:r>
      <w:r w:rsidRPr="00D531ED">
        <w:rPr>
          <w:rFonts w:ascii="Consolas" w:hAnsi="Consolas" w:cs="Consolas"/>
          <w:noProof w:val="0"/>
          <w:color w:val="808080"/>
          <w:kern w:val="0"/>
          <w:sz w:val="24"/>
          <w:szCs w:val="24"/>
          <w:lang w:val="en-US"/>
        </w:rPr>
        <w:t>)</w:t>
      </w:r>
      <w:r w:rsidRPr="00D531ED">
        <w:rPr>
          <w:rFonts w:ascii="Consolas" w:hAnsi="Consolas" w:cs="Consolas"/>
          <w:noProof w:val="0"/>
          <w:color w:val="000000"/>
          <w:kern w:val="0"/>
          <w:sz w:val="24"/>
          <w:szCs w:val="24"/>
          <w:lang w:val="en-US"/>
        </w:rPr>
        <w:t xml:space="preserve"> </w:t>
      </w:r>
      <w:r w:rsidRPr="00D531ED">
        <w:rPr>
          <w:rFonts w:ascii="Consolas" w:hAnsi="Consolas" w:cs="Consolas"/>
          <w:noProof w:val="0"/>
          <w:color w:val="808080"/>
          <w:kern w:val="0"/>
          <w:sz w:val="24"/>
          <w:szCs w:val="24"/>
          <w:lang w:val="en-US"/>
        </w:rPr>
        <w:t>=</w:t>
      </w:r>
      <w:r w:rsidRPr="00D531ED">
        <w:rPr>
          <w:rFonts w:ascii="Consolas" w:hAnsi="Consolas" w:cs="Consolas"/>
          <w:noProof w:val="0"/>
          <w:color w:val="000000"/>
          <w:kern w:val="0"/>
          <w:sz w:val="24"/>
          <w:szCs w:val="24"/>
          <w:lang w:val="en-US"/>
        </w:rPr>
        <w:t xml:space="preserve"> </w:t>
      </w:r>
      <w:r w:rsidRPr="00D531ED">
        <w:rPr>
          <w:rFonts w:ascii="Consolas" w:hAnsi="Consolas" w:cs="Consolas"/>
          <w:noProof w:val="0"/>
          <w:color w:val="FF00FF"/>
          <w:kern w:val="0"/>
          <w:sz w:val="24"/>
          <w:szCs w:val="24"/>
          <w:lang w:val="en-US"/>
        </w:rPr>
        <w:t>ERROR_MESSAGE</w:t>
      </w:r>
      <w:r w:rsidRPr="00D531ED">
        <w:rPr>
          <w:rFonts w:ascii="Consolas" w:hAnsi="Consolas" w:cs="Consolas"/>
          <w:noProof w:val="0"/>
          <w:color w:val="808080"/>
          <w:kern w:val="0"/>
          <w:sz w:val="24"/>
          <w:szCs w:val="24"/>
          <w:lang w:val="en-US"/>
        </w:rPr>
        <w:t>();</w:t>
      </w:r>
    </w:p>
    <w:p w14:paraId="64B3C259" w14:textId="77777777" w:rsidR="00D531ED" w:rsidRPr="00D531ED" w:rsidRDefault="00D531ED" w:rsidP="00D531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D531ED">
        <w:rPr>
          <w:rFonts w:ascii="Consolas" w:hAnsi="Consolas" w:cs="Consolas"/>
          <w:noProof w:val="0"/>
          <w:color w:val="000000"/>
          <w:kern w:val="0"/>
          <w:sz w:val="24"/>
          <w:szCs w:val="24"/>
          <w:lang w:val="en-US"/>
        </w:rPr>
        <w:t xml:space="preserve">        </w:t>
      </w:r>
      <w:r w:rsidRPr="00D531ED">
        <w:rPr>
          <w:rFonts w:ascii="Consolas" w:hAnsi="Consolas" w:cs="Consolas"/>
          <w:noProof w:val="0"/>
          <w:color w:val="0000FF"/>
          <w:kern w:val="0"/>
          <w:sz w:val="24"/>
          <w:szCs w:val="24"/>
          <w:lang w:val="en-US"/>
        </w:rPr>
        <w:t>DECLARE</w:t>
      </w:r>
      <w:r w:rsidRPr="00D531ED">
        <w:rPr>
          <w:rFonts w:ascii="Consolas" w:hAnsi="Consolas" w:cs="Consolas"/>
          <w:noProof w:val="0"/>
          <w:color w:val="000000"/>
          <w:kern w:val="0"/>
          <w:sz w:val="24"/>
          <w:szCs w:val="24"/>
          <w:lang w:val="en-US"/>
        </w:rPr>
        <w:t xml:space="preserve"> @ErrorSeverity </w:t>
      </w:r>
      <w:r w:rsidRPr="00D531ED">
        <w:rPr>
          <w:rFonts w:ascii="Consolas" w:hAnsi="Consolas" w:cs="Consolas"/>
          <w:noProof w:val="0"/>
          <w:color w:val="0000FF"/>
          <w:kern w:val="0"/>
          <w:sz w:val="24"/>
          <w:szCs w:val="24"/>
          <w:lang w:val="en-US"/>
        </w:rPr>
        <w:t>INT</w:t>
      </w:r>
      <w:r w:rsidRPr="00D531ED">
        <w:rPr>
          <w:rFonts w:ascii="Consolas" w:hAnsi="Consolas" w:cs="Consolas"/>
          <w:noProof w:val="0"/>
          <w:color w:val="000000"/>
          <w:kern w:val="0"/>
          <w:sz w:val="24"/>
          <w:szCs w:val="24"/>
          <w:lang w:val="en-US"/>
        </w:rPr>
        <w:t xml:space="preserve"> </w:t>
      </w:r>
      <w:r w:rsidRPr="00D531ED">
        <w:rPr>
          <w:rFonts w:ascii="Consolas" w:hAnsi="Consolas" w:cs="Consolas"/>
          <w:noProof w:val="0"/>
          <w:color w:val="808080"/>
          <w:kern w:val="0"/>
          <w:sz w:val="24"/>
          <w:szCs w:val="24"/>
          <w:lang w:val="en-US"/>
        </w:rPr>
        <w:t>=</w:t>
      </w:r>
      <w:r w:rsidRPr="00D531ED">
        <w:rPr>
          <w:rFonts w:ascii="Consolas" w:hAnsi="Consolas" w:cs="Consolas"/>
          <w:noProof w:val="0"/>
          <w:color w:val="000000"/>
          <w:kern w:val="0"/>
          <w:sz w:val="24"/>
          <w:szCs w:val="24"/>
          <w:lang w:val="en-US"/>
        </w:rPr>
        <w:t xml:space="preserve"> </w:t>
      </w:r>
      <w:r w:rsidRPr="00D531ED">
        <w:rPr>
          <w:rFonts w:ascii="Consolas" w:hAnsi="Consolas" w:cs="Consolas"/>
          <w:noProof w:val="0"/>
          <w:color w:val="FF00FF"/>
          <w:kern w:val="0"/>
          <w:sz w:val="24"/>
          <w:szCs w:val="24"/>
          <w:lang w:val="en-US"/>
        </w:rPr>
        <w:t>ERROR_</w:t>
      </w:r>
      <w:proofErr w:type="gramStart"/>
      <w:r w:rsidRPr="00D531ED">
        <w:rPr>
          <w:rFonts w:ascii="Consolas" w:hAnsi="Consolas" w:cs="Consolas"/>
          <w:noProof w:val="0"/>
          <w:color w:val="FF00FF"/>
          <w:kern w:val="0"/>
          <w:sz w:val="24"/>
          <w:szCs w:val="24"/>
          <w:lang w:val="en-US"/>
        </w:rPr>
        <w:t>SEVERITY</w:t>
      </w:r>
      <w:r w:rsidRPr="00D531ED">
        <w:rPr>
          <w:rFonts w:ascii="Consolas" w:hAnsi="Consolas" w:cs="Consolas"/>
          <w:noProof w:val="0"/>
          <w:color w:val="808080"/>
          <w:kern w:val="0"/>
          <w:sz w:val="24"/>
          <w:szCs w:val="24"/>
          <w:lang w:val="en-US"/>
        </w:rPr>
        <w:t>(</w:t>
      </w:r>
      <w:proofErr w:type="gramEnd"/>
      <w:r w:rsidRPr="00D531ED">
        <w:rPr>
          <w:rFonts w:ascii="Consolas" w:hAnsi="Consolas" w:cs="Consolas"/>
          <w:noProof w:val="0"/>
          <w:color w:val="808080"/>
          <w:kern w:val="0"/>
          <w:sz w:val="24"/>
          <w:szCs w:val="24"/>
          <w:lang w:val="en-US"/>
        </w:rPr>
        <w:t>);</w:t>
      </w:r>
    </w:p>
    <w:p w14:paraId="5F33B75B" w14:textId="77777777" w:rsidR="00D531ED" w:rsidRPr="00D531ED" w:rsidRDefault="00D531ED" w:rsidP="00D531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D531ED">
        <w:rPr>
          <w:rFonts w:ascii="Consolas" w:hAnsi="Consolas" w:cs="Consolas"/>
          <w:noProof w:val="0"/>
          <w:color w:val="000000"/>
          <w:kern w:val="0"/>
          <w:sz w:val="24"/>
          <w:szCs w:val="24"/>
          <w:lang w:val="en-US"/>
        </w:rPr>
        <w:t xml:space="preserve">        </w:t>
      </w:r>
      <w:r w:rsidRPr="00D531ED">
        <w:rPr>
          <w:rFonts w:ascii="Consolas" w:hAnsi="Consolas" w:cs="Consolas"/>
          <w:noProof w:val="0"/>
          <w:color w:val="0000FF"/>
          <w:kern w:val="0"/>
          <w:sz w:val="24"/>
          <w:szCs w:val="24"/>
          <w:lang w:val="en-US"/>
        </w:rPr>
        <w:t>DECLARE</w:t>
      </w:r>
      <w:r w:rsidRPr="00D531ED">
        <w:rPr>
          <w:rFonts w:ascii="Consolas" w:hAnsi="Consolas" w:cs="Consolas"/>
          <w:noProof w:val="0"/>
          <w:color w:val="000000"/>
          <w:kern w:val="0"/>
          <w:sz w:val="24"/>
          <w:szCs w:val="24"/>
          <w:lang w:val="en-US"/>
        </w:rPr>
        <w:t xml:space="preserve"> @ErrorState </w:t>
      </w:r>
      <w:r w:rsidRPr="00D531ED">
        <w:rPr>
          <w:rFonts w:ascii="Consolas" w:hAnsi="Consolas" w:cs="Consolas"/>
          <w:noProof w:val="0"/>
          <w:color w:val="0000FF"/>
          <w:kern w:val="0"/>
          <w:sz w:val="24"/>
          <w:szCs w:val="24"/>
          <w:lang w:val="en-US"/>
        </w:rPr>
        <w:t>INT</w:t>
      </w:r>
      <w:r w:rsidRPr="00D531ED">
        <w:rPr>
          <w:rFonts w:ascii="Consolas" w:hAnsi="Consolas" w:cs="Consolas"/>
          <w:noProof w:val="0"/>
          <w:color w:val="000000"/>
          <w:kern w:val="0"/>
          <w:sz w:val="24"/>
          <w:szCs w:val="24"/>
          <w:lang w:val="en-US"/>
        </w:rPr>
        <w:t xml:space="preserve"> </w:t>
      </w:r>
      <w:r w:rsidRPr="00D531ED">
        <w:rPr>
          <w:rFonts w:ascii="Consolas" w:hAnsi="Consolas" w:cs="Consolas"/>
          <w:noProof w:val="0"/>
          <w:color w:val="808080"/>
          <w:kern w:val="0"/>
          <w:sz w:val="24"/>
          <w:szCs w:val="24"/>
          <w:lang w:val="en-US"/>
        </w:rPr>
        <w:t>=</w:t>
      </w:r>
      <w:r w:rsidRPr="00D531ED">
        <w:rPr>
          <w:rFonts w:ascii="Consolas" w:hAnsi="Consolas" w:cs="Consolas"/>
          <w:noProof w:val="0"/>
          <w:color w:val="000000"/>
          <w:kern w:val="0"/>
          <w:sz w:val="24"/>
          <w:szCs w:val="24"/>
          <w:lang w:val="en-US"/>
        </w:rPr>
        <w:t xml:space="preserve"> </w:t>
      </w:r>
      <w:r w:rsidRPr="00D531ED">
        <w:rPr>
          <w:rFonts w:ascii="Consolas" w:hAnsi="Consolas" w:cs="Consolas"/>
          <w:noProof w:val="0"/>
          <w:color w:val="FF00FF"/>
          <w:kern w:val="0"/>
          <w:sz w:val="24"/>
          <w:szCs w:val="24"/>
          <w:lang w:val="en-US"/>
        </w:rPr>
        <w:t>ERROR_</w:t>
      </w:r>
      <w:proofErr w:type="gramStart"/>
      <w:r w:rsidRPr="00D531ED">
        <w:rPr>
          <w:rFonts w:ascii="Consolas" w:hAnsi="Consolas" w:cs="Consolas"/>
          <w:noProof w:val="0"/>
          <w:color w:val="FF00FF"/>
          <w:kern w:val="0"/>
          <w:sz w:val="24"/>
          <w:szCs w:val="24"/>
          <w:lang w:val="en-US"/>
        </w:rPr>
        <w:t>STATE</w:t>
      </w:r>
      <w:r w:rsidRPr="00D531ED">
        <w:rPr>
          <w:rFonts w:ascii="Consolas" w:hAnsi="Consolas" w:cs="Consolas"/>
          <w:noProof w:val="0"/>
          <w:color w:val="808080"/>
          <w:kern w:val="0"/>
          <w:sz w:val="24"/>
          <w:szCs w:val="24"/>
          <w:lang w:val="en-US"/>
        </w:rPr>
        <w:t>(</w:t>
      </w:r>
      <w:proofErr w:type="gramEnd"/>
      <w:r w:rsidRPr="00D531ED">
        <w:rPr>
          <w:rFonts w:ascii="Consolas" w:hAnsi="Consolas" w:cs="Consolas"/>
          <w:noProof w:val="0"/>
          <w:color w:val="808080"/>
          <w:kern w:val="0"/>
          <w:sz w:val="24"/>
          <w:szCs w:val="24"/>
          <w:lang w:val="en-US"/>
        </w:rPr>
        <w:t>);</w:t>
      </w:r>
    </w:p>
    <w:p w14:paraId="5E0E14E5" w14:textId="77777777" w:rsidR="00D531ED" w:rsidRPr="00D531ED" w:rsidRDefault="00D531ED" w:rsidP="00D531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p>
    <w:p w14:paraId="5D44722D" w14:textId="77777777" w:rsidR="00D531ED" w:rsidRPr="00D531ED" w:rsidRDefault="00D531ED" w:rsidP="00D531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D531ED">
        <w:rPr>
          <w:rFonts w:ascii="Consolas" w:hAnsi="Consolas" w:cs="Consolas"/>
          <w:noProof w:val="0"/>
          <w:color w:val="000000"/>
          <w:kern w:val="0"/>
          <w:sz w:val="24"/>
          <w:szCs w:val="24"/>
          <w:lang w:val="en-US"/>
        </w:rPr>
        <w:t xml:space="preserve">        </w:t>
      </w:r>
      <w:r w:rsidRPr="00D531ED">
        <w:rPr>
          <w:rFonts w:ascii="Consolas" w:hAnsi="Consolas" w:cs="Consolas"/>
          <w:noProof w:val="0"/>
          <w:color w:val="0000FF"/>
          <w:kern w:val="0"/>
          <w:sz w:val="24"/>
          <w:szCs w:val="24"/>
          <w:lang w:val="en-US"/>
        </w:rPr>
        <w:t xml:space="preserve">RAISERROR </w:t>
      </w:r>
      <w:r w:rsidRPr="00D531ED">
        <w:rPr>
          <w:rFonts w:ascii="Consolas" w:hAnsi="Consolas" w:cs="Consolas"/>
          <w:noProof w:val="0"/>
          <w:color w:val="808080"/>
          <w:kern w:val="0"/>
          <w:sz w:val="24"/>
          <w:szCs w:val="24"/>
          <w:lang w:val="en-US"/>
        </w:rPr>
        <w:t>(</w:t>
      </w:r>
      <w:r w:rsidRPr="00D531ED">
        <w:rPr>
          <w:rFonts w:ascii="Consolas" w:hAnsi="Consolas" w:cs="Consolas"/>
          <w:noProof w:val="0"/>
          <w:color w:val="000000"/>
          <w:kern w:val="0"/>
          <w:sz w:val="24"/>
          <w:szCs w:val="24"/>
          <w:lang w:val="en-US"/>
        </w:rPr>
        <w:t>@ErrorMessage</w:t>
      </w:r>
      <w:r w:rsidRPr="00D531ED">
        <w:rPr>
          <w:rFonts w:ascii="Consolas" w:hAnsi="Consolas" w:cs="Consolas"/>
          <w:noProof w:val="0"/>
          <w:color w:val="808080"/>
          <w:kern w:val="0"/>
          <w:sz w:val="24"/>
          <w:szCs w:val="24"/>
          <w:lang w:val="en-US"/>
        </w:rPr>
        <w:t>,</w:t>
      </w:r>
      <w:r w:rsidRPr="00D531ED">
        <w:rPr>
          <w:rFonts w:ascii="Consolas" w:hAnsi="Consolas" w:cs="Consolas"/>
          <w:noProof w:val="0"/>
          <w:color w:val="000000"/>
          <w:kern w:val="0"/>
          <w:sz w:val="24"/>
          <w:szCs w:val="24"/>
          <w:lang w:val="en-US"/>
        </w:rPr>
        <w:t xml:space="preserve"> @ErrorSeverity</w:t>
      </w:r>
      <w:r w:rsidRPr="00D531ED">
        <w:rPr>
          <w:rFonts w:ascii="Consolas" w:hAnsi="Consolas" w:cs="Consolas"/>
          <w:noProof w:val="0"/>
          <w:color w:val="808080"/>
          <w:kern w:val="0"/>
          <w:sz w:val="24"/>
          <w:szCs w:val="24"/>
          <w:lang w:val="en-US"/>
        </w:rPr>
        <w:t>,</w:t>
      </w:r>
      <w:r w:rsidRPr="00D531ED">
        <w:rPr>
          <w:rFonts w:ascii="Consolas" w:hAnsi="Consolas" w:cs="Consolas"/>
          <w:noProof w:val="0"/>
          <w:color w:val="000000"/>
          <w:kern w:val="0"/>
          <w:sz w:val="24"/>
          <w:szCs w:val="24"/>
          <w:lang w:val="en-US"/>
        </w:rPr>
        <w:t xml:space="preserve"> @ErrorState</w:t>
      </w:r>
      <w:proofErr w:type="gramStart"/>
      <w:r w:rsidRPr="00D531ED">
        <w:rPr>
          <w:rFonts w:ascii="Consolas" w:hAnsi="Consolas" w:cs="Consolas"/>
          <w:noProof w:val="0"/>
          <w:color w:val="808080"/>
          <w:kern w:val="0"/>
          <w:sz w:val="24"/>
          <w:szCs w:val="24"/>
          <w:lang w:val="en-US"/>
        </w:rPr>
        <w:t>);</w:t>
      </w:r>
      <w:proofErr w:type="gramEnd"/>
    </w:p>
    <w:p w14:paraId="25DD1226" w14:textId="77777777" w:rsidR="00D531ED" w:rsidRPr="00D531ED" w:rsidRDefault="00D531ED" w:rsidP="00D531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D531ED">
        <w:rPr>
          <w:rFonts w:ascii="Consolas" w:hAnsi="Consolas" w:cs="Consolas"/>
          <w:noProof w:val="0"/>
          <w:color w:val="000000"/>
          <w:kern w:val="0"/>
          <w:sz w:val="24"/>
          <w:szCs w:val="24"/>
          <w:lang w:val="en-US"/>
        </w:rPr>
        <w:t xml:space="preserve">    </w:t>
      </w:r>
      <w:r w:rsidRPr="00D531ED">
        <w:rPr>
          <w:rFonts w:ascii="Consolas" w:hAnsi="Consolas" w:cs="Consolas"/>
          <w:noProof w:val="0"/>
          <w:color w:val="0000FF"/>
          <w:kern w:val="0"/>
          <w:sz w:val="24"/>
          <w:szCs w:val="24"/>
          <w:lang w:val="en-US"/>
        </w:rPr>
        <w:t>END</w:t>
      </w:r>
      <w:r w:rsidRPr="00D531ED">
        <w:rPr>
          <w:rFonts w:ascii="Consolas" w:hAnsi="Consolas" w:cs="Consolas"/>
          <w:noProof w:val="0"/>
          <w:color w:val="000000"/>
          <w:kern w:val="0"/>
          <w:sz w:val="24"/>
          <w:szCs w:val="24"/>
          <w:lang w:val="en-US"/>
        </w:rPr>
        <w:t xml:space="preserve"> </w:t>
      </w:r>
      <w:r w:rsidRPr="00D531ED">
        <w:rPr>
          <w:rFonts w:ascii="Consolas" w:hAnsi="Consolas" w:cs="Consolas"/>
          <w:noProof w:val="0"/>
          <w:color w:val="0000FF"/>
          <w:kern w:val="0"/>
          <w:sz w:val="24"/>
          <w:szCs w:val="24"/>
          <w:lang w:val="en-US"/>
        </w:rPr>
        <w:t>CATCH</w:t>
      </w:r>
    </w:p>
    <w:p w14:paraId="2D0E0190" w14:textId="77777777" w:rsidR="00D531ED" w:rsidRPr="00D531ED" w:rsidRDefault="00D531ED" w:rsidP="00D531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proofErr w:type="gramStart"/>
      <w:r w:rsidRPr="00D531ED">
        <w:rPr>
          <w:rFonts w:ascii="Consolas" w:hAnsi="Consolas" w:cs="Consolas"/>
          <w:noProof w:val="0"/>
          <w:color w:val="0000FF"/>
          <w:kern w:val="0"/>
          <w:sz w:val="24"/>
          <w:szCs w:val="24"/>
          <w:lang w:val="en-US"/>
        </w:rPr>
        <w:t>END</w:t>
      </w:r>
      <w:r w:rsidRPr="00D531ED">
        <w:rPr>
          <w:rFonts w:ascii="Consolas" w:hAnsi="Consolas" w:cs="Consolas"/>
          <w:noProof w:val="0"/>
          <w:color w:val="808080"/>
          <w:kern w:val="0"/>
          <w:sz w:val="24"/>
          <w:szCs w:val="24"/>
          <w:lang w:val="en-US"/>
        </w:rPr>
        <w:t>;</w:t>
      </w:r>
      <w:proofErr w:type="gramEnd"/>
    </w:p>
    <w:p w14:paraId="47169EC9" w14:textId="0D5ECF47" w:rsidR="00AC1EB8" w:rsidRPr="00D531ED" w:rsidRDefault="00D531ED" w:rsidP="00D531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b/>
          <w:bCs/>
          <w:color w:val="000000"/>
          <w:kern w:val="0"/>
          <w:sz w:val="44"/>
          <w:szCs w:val="44"/>
          <w:lang w:val="en-US"/>
        </w:rPr>
      </w:pPr>
      <w:r w:rsidRPr="00D531ED">
        <w:rPr>
          <w:rFonts w:ascii="Consolas" w:hAnsi="Consolas" w:cs="Consolas"/>
          <w:noProof w:val="0"/>
          <w:color w:val="0000FF"/>
          <w:kern w:val="0"/>
          <w:sz w:val="24"/>
          <w:szCs w:val="24"/>
          <w:lang w:val="en-US"/>
        </w:rPr>
        <w:t>GO</w:t>
      </w:r>
    </w:p>
    <w:p w14:paraId="685688B9" w14:textId="4E73AF3D" w:rsidR="00405D19" w:rsidRDefault="00405D19" w:rsidP="00A83F67">
      <w:pPr>
        <w:pStyle w:val="ListParagraph"/>
        <w:autoSpaceDE w:val="0"/>
        <w:autoSpaceDN w:val="0"/>
        <w:adjustRightInd w:val="0"/>
        <w:spacing w:after="0" w:line="240" w:lineRule="auto"/>
        <w:rPr>
          <w:rFonts w:ascii="Times New Roman" w:hAnsi="Times New Roman" w:cs="Times New Roman"/>
          <w:b/>
          <w:bCs/>
          <w:color w:val="000000"/>
          <w:kern w:val="0"/>
          <w:sz w:val="32"/>
          <w:szCs w:val="32"/>
          <w:lang w:val="en-US"/>
        </w:rPr>
      </w:pPr>
      <w:r w:rsidRPr="009225F6">
        <w:rPr>
          <w:rFonts w:ascii="Times New Roman" w:hAnsi="Times New Roman" w:cs="Times New Roman"/>
          <w:b/>
          <w:bCs/>
          <w:color w:val="000000"/>
          <w:kern w:val="0"/>
          <w:sz w:val="32"/>
          <w:szCs w:val="32"/>
          <w:lang w:val="en-US"/>
        </w:rPr>
        <w:t xml:space="preserve">Trigger </w:t>
      </w:r>
      <w:r w:rsidR="00105D6B" w:rsidRPr="009225F6">
        <w:rPr>
          <w:rFonts w:ascii="Times New Roman" w:hAnsi="Times New Roman" w:cs="Times New Roman"/>
          <w:b/>
          <w:bCs/>
          <w:color w:val="000000"/>
          <w:kern w:val="0"/>
          <w:sz w:val="32"/>
          <w:szCs w:val="32"/>
          <w:lang w:val="en-US"/>
        </w:rPr>
        <w:t xml:space="preserve">tạo </w:t>
      </w:r>
      <w:r w:rsidR="009225F6" w:rsidRPr="009225F6">
        <w:rPr>
          <w:rFonts w:ascii="Times New Roman" w:hAnsi="Times New Roman" w:cs="Times New Roman"/>
          <w:b/>
          <w:bCs/>
          <w:color w:val="000000"/>
          <w:kern w:val="0"/>
          <w:sz w:val="32"/>
          <w:szCs w:val="32"/>
          <w:lang w:val="en-US"/>
        </w:rPr>
        <w:t>tài khoản</w:t>
      </w:r>
      <w:r w:rsidR="009225F6">
        <w:rPr>
          <w:rFonts w:ascii="Times New Roman" w:hAnsi="Times New Roman" w:cs="Times New Roman"/>
          <w:b/>
          <w:bCs/>
          <w:color w:val="000000"/>
          <w:kern w:val="0"/>
          <w:sz w:val="32"/>
          <w:szCs w:val="32"/>
          <w:lang w:val="en-US"/>
        </w:rPr>
        <w:t>:</w:t>
      </w:r>
    </w:p>
    <w:p w14:paraId="07944D5A" w14:textId="77777777" w:rsidR="0016168D" w:rsidRPr="0016168D" w:rsidRDefault="0016168D" w:rsidP="001616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16168D">
        <w:rPr>
          <w:rFonts w:ascii="Consolas" w:hAnsi="Consolas" w:cs="Consolas"/>
          <w:noProof w:val="0"/>
          <w:color w:val="0000FF"/>
          <w:kern w:val="0"/>
          <w:sz w:val="24"/>
          <w:szCs w:val="24"/>
          <w:lang w:val="en-US"/>
        </w:rPr>
        <w:t>CREATE</w:t>
      </w:r>
      <w:r w:rsidRPr="0016168D">
        <w:rPr>
          <w:rFonts w:ascii="Consolas" w:hAnsi="Consolas" w:cs="Consolas"/>
          <w:noProof w:val="0"/>
          <w:color w:val="000000"/>
          <w:kern w:val="0"/>
          <w:sz w:val="24"/>
          <w:szCs w:val="24"/>
          <w:lang w:val="en-US"/>
        </w:rPr>
        <w:t xml:space="preserve"> </w:t>
      </w:r>
      <w:r w:rsidRPr="0016168D">
        <w:rPr>
          <w:rFonts w:ascii="Consolas" w:hAnsi="Consolas" w:cs="Consolas"/>
          <w:noProof w:val="0"/>
          <w:color w:val="0000FF"/>
          <w:kern w:val="0"/>
          <w:sz w:val="24"/>
          <w:szCs w:val="24"/>
          <w:lang w:val="en-US"/>
        </w:rPr>
        <w:t>TRIGGER</w:t>
      </w:r>
      <w:r w:rsidRPr="0016168D">
        <w:rPr>
          <w:rFonts w:ascii="Consolas" w:hAnsi="Consolas" w:cs="Consolas"/>
          <w:noProof w:val="0"/>
          <w:color w:val="000000"/>
          <w:kern w:val="0"/>
          <w:sz w:val="24"/>
          <w:szCs w:val="24"/>
          <w:lang w:val="en-US"/>
        </w:rPr>
        <w:t xml:space="preserve"> [</w:t>
      </w:r>
      <w:proofErr w:type="spellStart"/>
      <w:r w:rsidRPr="0016168D">
        <w:rPr>
          <w:rFonts w:ascii="Consolas" w:hAnsi="Consolas" w:cs="Consolas"/>
          <w:noProof w:val="0"/>
          <w:color w:val="000000"/>
          <w:kern w:val="0"/>
          <w:sz w:val="24"/>
          <w:szCs w:val="24"/>
          <w:lang w:val="en-US"/>
        </w:rPr>
        <w:t>dbo</w:t>
      </w:r>
      <w:proofErr w:type="spellEnd"/>
      <w:proofErr w:type="gramStart"/>
      <w:r w:rsidRPr="0016168D">
        <w:rPr>
          <w:rFonts w:ascii="Consolas" w:hAnsi="Consolas" w:cs="Consolas"/>
          <w:noProof w:val="0"/>
          <w:color w:val="000000"/>
          <w:kern w:val="0"/>
          <w:sz w:val="24"/>
          <w:szCs w:val="24"/>
          <w:lang w:val="en-US"/>
        </w:rPr>
        <w:t>]</w:t>
      </w:r>
      <w:r w:rsidRPr="0016168D">
        <w:rPr>
          <w:rFonts w:ascii="Consolas" w:hAnsi="Consolas" w:cs="Consolas"/>
          <w:noProof w:val="0"/>
          <w:color w:val="808080"/>
          <w:kern w:val="0"/>
          <w:sz w:val="24"/>
          <w:szCs w:val="24"/>
          <w:lang w:val="en-US"/>
        </w:rPr>
        <w:t>.</w:t>
      </w:r>
      <w:r w:rsidRPr="0016168D">
        <w:rPr>
          <w:rFonts w:ascii="Consolas" w:hAnsi="Consolas" w:cs="Consolas"/>
          <w:noProof w:val="0"/>
          <w:color w:val="000000"/>
          <w:kern w:val="0"/>
          <w:sz w:val="24"/>
          <w:szCs w:val="24"/>
          <w:lang w:val="en-US"/>
        </w:rPr>
        <w:t>[</w:t>
      </w:r>
      <w:proofErr w:type="spellStart"/>
      <w:proofErr w:type="gramEnd"/>
      <w:r w:rsidRPr="0016168D">
        <w:rPr>
          <w:rFonts w:ascii="Consolas" w:hAnsi="Consolas" w:cs="Consolas"/>
          <w:noProof w:val="0"/>
          <w:color w:val="000000"/>
          <w:kern w:val="0"/>
          <w:sz w:val="24"/>
          <w:szCs w:val="24"/>
          <w:lang w:val="en-US"/>
        </w:rPr>
        <w:t>Trigger_CreateSQLAccount</w:t>
      </w:r>
      <w:proofErr w:type="spellEnd"/>
      <w:r w:rsidRPr="0016168D">
        <w:rPr>
          <w:rFonts w:ascii="Consolas" w:hAnsi="Consolas" w:cs="Consolas"/>
          <w:noProof w:val="0"/>
          <w:color w:val="000000"/>
          <w:kern w:val="0"/>
          <w:sz w:val="24"/>
          <w:szCs w:val="24"/>
          <w:lang w:val="en-US"/>
        </w:rPr>
        <w:t>]</w:t>
      </w:r>
    </w:p>
    <w:p w14:paraId="5F682AD1" w14:textId="77777777" w:rsidR="0016168D" w:rsidRPr="0016168D" w:rsidRDefault="0016168D" w:rsidP="001616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16168D">
        <w:rPr>
          <w:rFonts w:ascii="Consolas" w:hAnsi="Consolas" w:cs="Consolas"/>
          <w:noProof w:val="0"/>
          <w:color w:val="0000FF"/>
          <w:kern w:val="0"/>
          <w:sz w:val="24"/>
          <w:szCs w:val="24"/>
          <w:lang w:val="en-US"/>
        </w:rPr>
        <w:t>ON</w:t>
      </w:r>
      <w:r w:rsidRPr="0016168D">
        <w:rPr>
          <w:rFonts w:ascii="Consolas" w:hAnsi="Consolas" w:cs="Consolas"/>
          <w:noProof w:val="0"/>
          <w:color w:val="000000"/>
          <w:kern w:val="0"/>
          <w:sz w:val="24"/>
          <w:szCs w:val="24"/>
          <w:lang w:val="en-US"/>
        </w:rPr>
        <w:t xml:space="preserve"> [</w:t>
      </w:r>
      <w:proofErr w:type="spellStart"/>
      <w:r w:rsidRPr="0016168D">
        <w:rPr>
          <w:rFonts w:ascii="Consolas" w:hAnsi="Consolas" w:cs="Consolas"/>
          <w:noProof w:val="0"/>
          <w:color w:val="000000"/>
          <w:kern w:val="0"/>
          <w:sz w:val="24"/>
          <w:szCs w:val="24"/>
          <w:lang w:val="en-US"/>
        </w:rPr>
        <w:t>dbo</w:t>
      </w:r>
      <w:proofErr w:type="spellEnd"/>
      <w:proofErr w:type="gramStart"/>
      <w:r w:rsidRPr="0016168D">
        <w:rPr>
          <w:rFonts w:ascii="Consolas" w:hAnsi="Consolas" w:cs="Consolas"/>
          <w:noProof w:val="0"/>
          <w:color w:val="000000"/>
          <w:kern w:val="0"/>
          <w:sz w:val="24"/>
          <w:szCs w:val="24"/>
          <w:lang w:val="en-US"/>
        </w:rPr>
        <w:t>]</w:t>
      </w:r>
      <w:r w:rsidRPr="0016168D">
        <w:rPr>
          <w:rFonts w:ascii="Consolas" w:hAnsi="Consolas" w:cs="Consolas"/>
          <w:noProof w:val="0"/>
          <w:color w:val="808080"/>
          <w:kern w:val="0"/>
          <w:sz w:val="24"/>
          <w:szCs w:val="24"/>
          <w:lang w:val="en-US"/>
        </w:rPr>
        <w:t>.</w:t>
      </w:r>
      <w:r w:rsidRPr="0016168D">
        <w:rPr>
          <w:rFonts w:ascii="Consolas" w:hAnsi="Consolas" w:cs="Consolas"/>
          <w:noProof w:val="0"/>
          <w:color w:val="000000"/>
          <w:kern w:val="0"/>
          <w:sz w:val="24"/>
          <w:szCs w:val="24"/>
          <w:lang w:val="en-US"/>
        </w:rPr>
        <w:t>[</w:t>
      </w:r>
      <w:proofErr w:type="gramEnd"/>
      <w:r w:rsidRPr="0016168D">
        <w:rPr>
          <w:rFonts w:ascii="Consolas" w:hAnsi="Consolas" w:cs="Consolas"/>
          <w:noProof w:val="0"/>
          <w:color w:val="000000"/>
          <w:kern w:val="0"/>
          <w:sz w:val="24"/>
          <w:szCs w:val="24"/>
          <w:lang w:val="en-US"/>
        </w:rPr>
        <w:t>Account]</w:t>
      </w:r>
    </w:p>
    <w:p w14:paraId="3A3F8BD0" w14:textId="77777777" w:rsidR="0016168D" w:rsidRPr="0016168D" w:rsidRDefault="0016168D" w:rsidP="001616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16168D">
        <w:rPr>
          <w:rFonts w:ascii="Consolas" w:hAnsi="Consolas" w:cs="Consolas"/>
          <w:noProof w:val="0"/>
          <w:color w:val="0000FF"/>
          <w:kern w:val="0"/>
          <w:sz w:val="24"/>
          <w:szCs w:val="24"/>
          <w:lang w:val="en-US"/>
        </w:rPr>
        <w:t>AFTER</w:t>
      </w:r>
      <w:r w:rsidRPr="0016168D">
        <w:rPr>
          <w:rFonts w:ascii="Consolas" w:hAnsi="Consolas" w:cs="Consolas"/>
          <w:noProof w:val="0"/>
          <w:color w:val="000000"/>
          <w:kern w:val="0"/>
          <w:sz w:val="24"/>
          <w:szCs w:val="24"/>
          <w:lang w:val="en-US"/>
        </w:rPr>
        <w:t xml:space="preserve"> </w:t>
      </w:r>
      <w:r w:rsidRPr="0016168D">
        <w:rPr>
          <w:rFonts w:ascii="Consolas" w:hAnsi="Consolas" w:cs="Consolas"/>
          <w:noProof w:val="0"/>
          <w:color w:val="0000FF"/>
          <w:kern w:val="0"/>
          <w:sz w:val="24"/>
          <w:szCs w:val="24"/>
          <w:lang w:val="en-US"/>
        </w:rPr>
        <w:t>INSERT</w:t>
      </w:r>
    </w:p>
    <w:p w14:paraId="32E37604" w14:textId="77777777" w:rsidR="0016168D" w:rsidRPr="0016168D" w:rsidRDefault="0016168D" w:rsidP="001616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16168D">
        <w:rPr>
          <w:rFonts w:ascii="Consolas" w:hAnsi="Consolas" w:cs="Consolas"/>
          <w:noProof w:val="0"/>
          <w:color w:val="0000FF"/>
          <w:kern w:val="0"/>
          <w:sz w:val="24"/>
          <w:szCs w:val="24"/>
          <w:lang w:val="en-US"/>
        </w:rPr>
        <w:t>AS</w:t>
      </w:r>
    </w:p>
    <w:p w14:paraId="5B334DEB" w14:textId="77777777" w:rsidR="0016168D" w:rsidRPr="0016168D" w:rsidRDefault="0016168D" w:rsidP="001616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16168D">
        <w:rPr>
          <w:rFonts w:ascii="Consolas" w:hAnsi="Consolas" w:cs="Consolas"/>
          <w:noProof w:val="0"/>
          <w:color w:val="0000FF"/>
          <w:kern w:val="0"/>
          <w:sz w:val="24"/>
          <w:szCs w:val="24"/>
          <w:lang w:val="en-US"/>
        </w:rPr>
        <w:t>BEGIN</w:t>
      </w:r>
    </w:p>
    <w:p w14:paraId="5A4121BC" w14:textId="77777777" w:rsidR="0016168D" w:rsidRPr="0016168D" w:rsidRDefault="0016168D" w:rsidP="001616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16168D">
        <w:rPr>
          <w:rFonts w:ascii="Consolas" w:hAnsi="Consolas" w:cs="Consolas"/>
          <w:noProof w:val="0"/>
          <w:color w:val="000000"/>
          <w:kern w:val="0"/>
          <w:sz w:val="24"/>
          <w:szCs w:val="24"/>
          <w:lang w:val="en-US"/>
        </w:rPr>
        <w:t xml:space="preserve">    </w:t>
      </w:r>
      <w:r w:rsidRPr="0016168D">
        <w:rPr>
          <w:rFonts w:ascii="Consolas" w:hAnsi="Consolas" w:cs="Consolas"/>
          <w:noProof w:val="0"/>
          <w:color w:val="0000FF"/>
          <w:kern w:val="0"/>
          <w:sz w:val="24"/>
          <w:szCs w:val="24"/>
          <w:lang w:val="en-US"/>
        </w:rPr>
        <w:t>SET</w:t>
      </w:r>
      <w:r w:rsidRPr="0016168D">
        <w:rPr>
          <w:rFonts w:ascii="Consolas" w:hAnsi="Consolas" w:cs="Consolas"/>
          <w:noProof w:val="0"/>
          <w:color w:val="000000"/>
          <w:kern w:val="0"/>
          <w:sz w:val="24"/>
          <w:szCs w:val="24"/>
          <w:lang w:val="en-US"/>
        </w:rPr>
        <w:t xml:space="preserve"> </w:t>
      </w:r>
      <w:r w:rsidRPr="0016168D">
        <w:rPr>
          <w:rFonts w:ascii="Consolas" w:hAnsi="Consolas" w:cs="Consolas"/>
          <w:noProof w:val="0"/>
          <w:color w:val="0000FF"/>
          <w:kern w:val="0"/>
          <w:sz w:val="24"/>
          <w:szCs w:val="24"/>
          <w:lang w:val="en-US"/>
        </w:rPr>
        <w:t>NOCOUNT</w:t>
      </w:r>
      <w:r w:rsidRPr="0016168D">
        <w:rPr>
          <w:rFonts w:ascii="Consolas" w:hAnsi="Consolas" w:cs="Consolas"/>
          <w:noProof w:val="0"/>
          <w:color w:val="000000"/>
          <w:kern w:val="0"/>
          <w:sz w:val="24"/>
          <w:szCs w:val="24"/>
          <w:lang w:val="en-US"/>
        </w:rPr>
        <w:t xml:space="preserve"> </w:t>
      </w:r>
      <w:proofErr w:type="gramStart"/>
      <w:r w:rsidRPr="0016168D">
        <w:rPr>
          <w:rFonts w:ascii="Consolas" w:hAnsi="Consolas" w:cs="Consolas"/>
          <w:noProof w:val="0"/>
          <w:color w:val="0000FF"/>
          <w:kern w:val="0"/>
          <w:sz w:val="24"/>
          <w:szCs w:val="24"/>
          <w:lang w:val="en-US"/>
        </w:rPr>
        <w:t>ON</w:t>
      </w:r>
      <w:r w:rsidRPr="0016168D">
        <w:rPr>
          <w:rFonts w:ascii="Consolas" w:hAnsi="Consolas" w:cs="Consolas"/>
          <w:noProof w:val="0"/>
          <w:color w:val="808080"/>
          <w:kern w:val="0"/>
          <w:sz w:val="24"/>
          <w:szCs w:val="24"/>
          <w:lang w:val="en-US"/>
        </w:rPr>
        <w:t>;</w:t>
      </w:r>
      <w:proofErr w:type="gramEnd"/>
    </w:p>
    <w:p w14:paraId="0FB822AF" w14:textId="77777777" w:rsidR="0016168D" w:rsidRPr="0016168D" w:rsidRDefault="0016168D" w:rsidP="001616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p>
    <w:p w14:paraId="261750F1" w14:textId="77777777" w:rsidR="0016168D" w:rsidRPr="0016168D" w:rsidRDefault="0016168D" w:rsidP="001616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16168D">
        <w:rPr>
          <w:rFonts w:ascii="Consolas" w:hAnsi="Consolas" w:cs="Consolas"/>
          <w:noProof w:val="0"/>
          <w:color w:val="000000"/>
          <w:kern w:val="0"/>
          <w:sz w:val="24"/>
          <w:szCs w:val="24"/>
          <w:lang w:val="en-US"/>
        </w:rPr>
        <w:t xml:space="preserve">    </w:t>
      </w:r>
      <w:r w:rsidRPr="0016168D">
        <w:rPr>
          <w:rFonts w:ascii="Consolas" w:hAnsi="Consolas" w:cs="Consolas"/>
          <w:noProof w:val="0"/>
          <w:color w:val="0000FF"/>
          <w:kern w:val="0"/>
          <w:sz w:val="24"/>
          <w:szCs w:val="24"/>
          <w:lang w:val="en-US"/>
        </w:rPr>
        <w:t>BEGIN</w:t>
      </w:r>
      <w:r w:rsidRPr="0016168D">
        <w:rPr>
          <w:rFonts w:ascii="Consolas" w:hAnsi="Consolas" w:cs="Consolas"/>
          <w:noProof w:val="0"/>
          <w:color w:val="000000"/>
          <w:kern w:val="0"/>
          <w:sz w:val="24"/>
          <w:szCs w:val="24"/>
          <w:lang w:val="en-US"/>
        </w:rPr>
        <w:t xml:space="preserve"> </w:t>
      </w:r>
      <w:r w:rsidRPr="0016168D">
        <w:rPr>
          <w:rFonts w:ascii="Consolas" w:hAnsi="Consolas" w:cs="Consolas"/>
          <w:noProof w:val="0"/>
          <w:color w:val="0000FF"/>
          <w:kern w:val="0"/>
          <w:sz w:val="24"/>
          <w:szCs w:val="24"/>
          <w:lang w:val="en-US"/>
        </w:rPr>
        <w:t>TRY</w:t>
      </w:r>
    </w:p>
    <w:p w14:paraId="6788FE52" w14:textId="77777777" w:rsidR="0016168D" w:rsidRPr="0016168D" w:rsidRDefault="0016168D" w:rsidP="001616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16168D">
        <w:rPr>
          <w:rFonts w:ascii="Consolas" w:hAnsi="Consolas" w:cs="Consolas"/>
          <w:noProof w:val="0"/>
          <w:color w:val="000000"/>
          <w:kern w:val="0"/>
          <w:sz w:val="24"/>
          <w:szCs w:val="24"/>
          <w:lang w:val="en-US"/>
        </w:rPr>
        <w:t xml:space="preserve">        </w:t>
      </w:r>
      <w:r w:rsidRPr="0016168D">
        <w:rPr>
          <w:rFonts w:ascii="Consolas" w:hAnsi="Consolas" w:cs="Consolas"/>
          <w:noProof w:val="0"/>
          <w:color w:val="0000FF"/>
          <w:kern w:val="0"/>
          <w:sz w:val="24"/>
          <w:szCs w:val="24"/>
          <w:lang w:val="en-US"/>
        </w:rPr>
        <w:t>BEGIN</w:t>
      </w:r>
      <w:r w:rsidRPr="0016168D">
        <w:rPr>
          <w:rFonts w:ascii="Consolas" w:hAnsi="Consolas" w:cs="Consolas"/>
          <w:noProof w:val="0"/>
          <w:color w:val="000000"/>
          <w:kern w:val="0"/>
          <w:sz w:val="24"/>
          <w:szCs w:val="24"/>
          <w:lang w:val="en-US"/>
        </w:rPr>
        <w:t xml:space="preserve"> </w:t>
      </w:r>
      <w:r w:rsidRPr="0016168D">
        <w:rPr>
          <w:rFonts w:ascii="Consolas" w:hAnsi="Consolas" w:cs="Consolas"/>
          <w:noProof w:val="0"/>
          <w:color w:val="0000FF"/>
          <w:kern w:val="0"/>
          <w:sz w:val="24"/>
          <w:szCs w:val="24"/>
          <w:lang w:val="en-US"/>
        </w:rPr>
        <w:t>TRANSACTION</w:t>
      </w:r>
      <w:r w:rsidRPr="0016168D">
        <w:rPr>
          <w:rFonts w:ascii="Consolas" w:hAnsi="Consolas" w:cs="Consolas"/>
          <w:noProof w:val="0"/>
          <w:color w:val="808080"/>
          <w:kern w:val="0"/>
          <w:sz w:val="24"/>
          <w:szCs w:val="24"/>
          <w:lang w:val="en-US"/>
        </w:rPr>
        <w:t>;</w:t>
      </w:r>
      <w:r w:rsidRPr="0016168D">
        <w:rPr>
          <w:rFonts w:ascii="Consolas" w:hAnsi="Consolas" w:cs="Consolas"/>
          <w:noProof w:val="0"/>
          <w:color w:val="000000"/>
          <w:kern w:val="0"/>
          <w:sz w:val="24"/>
          <w:szCs w:val="24"/>
          <w:lang w:val="en-US"/>
        </w:rPr>
        <w:t xml:space="preserve"> </w:t>
      </w:r>
      <w:r w:rsidRPr="0016168D">
        <w:rPr>
          <w:rFonts w:ascii="Consolas" w:hAnsi="Consolas" w:cs="Consolas"/>
          <w:noProof w:val="0"/>
          <w:color w:val="008000"/>
          <w:kern w:val="0"/>
          <w:sz w:val="24"/>
          <w:szCs w:val="24"/>
          <w:lang w:val="en-US"/>
        </w:rPr>
        <w:t xml:space="preserve">-- Start </w:t>
      </w:r>
      <w:proofErr w:type="gramStart"/>
      <w:r w:rsidRPr="0016168D">
        <w:rPr>
          <w:rFonts w:ascii="Consolas" w:hAnsi="Consolas" w:cs="Consolas"/>
          <w:noProof w:val="0"/>
          <w:color w:val="008000"/>
          <w:kern w:val="0"/>
          <w:sz w:val="24"/>
          <w:szCs w:val="24"/>
          <w:lang w:val="en-US"/>
        </w:rPr>
        <w:t>transaction</w:t>
      </w:r>
      <w:proofErr w:type="gramEnd"/>
    </w:p>
    <w:p w14:paraId="0D9188A7" w14:textId="77777777" w:rsidR="0016168D" w:rsidRPr="0016168D" w:rsidRDefault="0016168D" w:rsidP="001616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p>
    <w:p w14:paraId="2334219F" w14:textId="77777777" w:rsidR="0016168D" w:rsidRPr="0016168D" w:rsidRDefault="0016168D" w:rsidP="001616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16168D">
        <w:rPr>
          <w:rFonts w:ascii="Consolas" w:hAnsi="Consolas" w:cs="Consolas"/>
          <w:noProof w:val="0"/>
          <w:color w:val="000000"/>
          <w:kern w:val="0"/>
          <w:sz w:val="24"/>
          <w:szCs w:val="24"/>
          <w:lang w:val="en-US"/>
        </w:rPr>
        <w:t xml:space="preserve">        </w:t>
      </w:r>
      <w:r w:rsidRPr="0016168D">
        <w:rPr>
          <w:rFonts w:ascii="Consolas" w:hAnsi="Consolas" w:cs="Consolas"/>
          <w:noProof w:val="0"/>
          <w:color w:val="0000FF"/>
          <w:kern w:val="0"/>
          <w:sz w:val="24"/>
          <w:szCs w:val="24"/>
          <w:lang w:val="en-US"/>
        </w:rPr>
        <w:t>DECLARE</w:t>
      </w:r>
      <w:r w:rsidRPr="0016168D">
        <w:rPr>
          <w:rFonts w:ascii="Consolas" w:hAnsi="Consolas" w:cs="Consolas"/>
          <w:noProof w:val="0"/>
          <w:color w:val="000000"/>
          <w:kern w:val="0"/>
          <w:sz w:val="24"/>
          <w:szCs w:val="24"/>
          <w:lang w:val="en-US"/>
        </w:rPr>
        <w:t xml:space="preserve"> @userName </w:t>
      </w:r>
      <w:proofErr w:type="gramStart"/>
      <w:r w:rsidRPr="0016168D">
        <w:rPr>
          <w:rFonts w:ascii="Consolas" w:hAnsi="Consolas" w:cs="Consolas"/>
          <w:noProof w:val="0"/>
          <w:color w:val="0000FF"/>
          <w:kern w:val="0"/>
          <w:sz w:val="24"/>
          <w:szCs w:val="24"/>
          <w:lang w:val="en-US"/>
        </w:rPr>
        <w:t>NVARCHAR</w:t>
      </w:r>
      <w:r w:rsidRPr="0016168D">
        <w:rPr>
          <w:rFonts w:ascii="Consolas" w:hAnsi="Consolas" w:cs="Consolas"/>
          <w:noProof w:val="0"/>
          <w:color w:val="808080"/>
          <w:kern w:val="0"/>
          <w:sz w:val="24"/>
          <w:szCs w:val="24"/>
          <w:lang w:val="en-US"/>
        </w:rPr>
        <w:t>(</w:t>
      </w:r>
      <w:proofErr w:type="gramEnd"/>
      <w:r w:rsidRPr="0016168D">
        <w:rPr>
          <w:rFonts w:ascii="Consolas" w:hAnsi="Consolas" w:cs="Consolas"/>
          <w:noProof w:val="0"/>
          <w:color w:val="000000"/>
          <w:kern w:val="0"/>
          <w:sz w:val="24"/>
          <w:szCs w:val="24"/>
          <w:lang w:val="en-US"/>
        </w:rPr>
        <w:t>10</w:t>
      </w:r>
      <w:r w:rsidRPr="0016168D">
        <w:rPr>
          <w:rFonts w:ascii="Consolas" w:hAnsi="Consolas" w:cs="Consolas"/>
          <w:noProof w:val="0"/>
          <w:color w:val="808080"/>
          <w:kern w:val="0"/>
          <w:sz w:val="24"/>
          <w:szCs w:val="24"/>
          <w:lang w:val="en-US"/>
        </w:rPr>
        <w:t>),</w:t>
      </w:r>
      <w:r w:rsidRPr="0016168D">
        <w:rPr>
          <w:rFonts w:ascii="Consolas" w:hAnsi="Consolas" w:cs="Consolas"/>
          <w:noProof w:val="0"/>
          <w:color w:val="000000"/>
          <w:kern w:val="0"/>
          <w:sz w:val="24"/>
          <w:szCs w:val="24"/>
          <w:lang w:val="en-US"/>
        </w:rPr>
        <w:t xml:space="preserve"> @pass </w:t>
      </w:r>
      <w:r w:rsidRPr="0016168D">
        <w:rPr>
          <w:rFonts w:ascii="Consolas" w:hAnsi="Consolas" w:cs="Consolas"/>
          <w:noProof w:val="0"/>
          <w:color w:val="0000FF"/>
          <w:kern w:val="0"/>
          <w:sz w:val="24"/>
          <w:szCs w:val="24"/>
          <w:lang w:val="en-US"/>
        </w:rPr>
        <w:t>NVARCHAR</w:t>
      </w:r>
      <w:r w:rsidRPr="0016168D">
        <w:rPr>
          <w:rFonts w:ascii="Consolas" w:hAnsi="Consolas" w:cs="Consolas"/>
          <w:noProof w:val="0"/>
          <w:color w:val="808080"/>
          <w:kern w:val="0"/>
          <w:sz w:val="24"/>
          <w:szCs w:val="24"/>
          <w:lang w:val="en-US"/>
        </w:rPr>
        <w:t>(</w:t>
      </w:r>
      <w:r w:rsidRPr="0016168D">
        <w:rPr>
          <w:rFonts w:ascii="Consolas" w:hAnsi="Consolas" w:cs="Consolas"/>
          <w:noProof w:val="0"/>
          <w:color w:val="FF00FF"/>
          <w:kern w:val="0"/>
          <w:sz w:val="24"/>
          <w:szCs w:val="24"/>
          <w:lang w:val="en-US"/>
        </w:rPr>
        <w:t>MAX</w:t>
      </w:r>
      <w:r w:rsidRPr="0016168D">
        <w:rPr>
          <w:rFonts w:ascii="Consolas" w:hAnsi="Consolas" w:cs="Consolas"/>
          <w:noProof w:val="0"/>
          <w:color w:val="808080"/>
          <w:kern w:val="0"/>
          <w:sz w:val="24"/>
          <w:szCs w:val="24"/>
          <w:lang w:val="en-US"/>
        </w:rPr>
        <w:t>),</w:t>
      </w:r>
      <w:r w:rsidRPr="0016168D">
        <w:rPr>
          <w:rFonts w:ascii="Consolas" w:hAnsi="Consolas" w:cs="Consolas"/>
          <w:noProof w:val="0"/>
          <w:color w:val="000000"/>
          <w:kern w:val="0"/>
          <w:sz w:val="24"/>
          <w:szCs w:val="24"/>
          <w:lang w:val="en-US"/>
        </w:rPr>
        <w:t xml:space="preserve"> @userRole </w:t>
      </w:r>
      <w:r w:rsidRPr="0016168D">
        <w:rPr>
          <w:rFonts w:ascii="Consolas" w:hAnsi="Consolas" w:cs="Consolas"/>
          <w:noProof w:val="0"/>
          <w:color w:val="0000FF"/>
          <w:kern w:val="0"/>
          <w:sz w:val="24"/>
          <w:szCs w:val="24"/>
          <w:lang w:val="en-US"/>
        </w:rPr>
        <w:t>INT</w:t>
      </w:r>
      <w:r w:rsidRPr="0016168D">
        <w:rPr>
          <w:rFonts w:ascii="Consolas" w:hAnsi="Consolas" w:cs="Consolas"/>
          <w:noProof w:val="0"/>
          <w:color w:val="808080"/>
          <w:kern w:val="0"/>
          <w:sz w:val="24"/>
          <w:szCs w:val="24"/>
          <w:lang w:val="en-US"/>
        </w:rPr>
        <w:t>;</w:t>
      </w:r>
    </w:p>
    <w:p w14:paraId="21FA9805" w14:textId="77777777" w:rsidR="0016168D" w:rsidRPr="0016168D" w:rsidRDefault="0016168D" w:rsidP="001616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16168D">
        <w:rPr>
          <w:rFonts w:ascii="Consolas" w:hAnsi="Consolas" w:cs="Consolas"/>
          <w:noProof w:val="0"/>
          <w:color w:val="000000"/>
          <w:kern w:val="0"/>
          <w:sz w:val="24"/>
          <w:szCs w:val="24"/>
          <w:lang w:val="en-US"/>
        </w:rPr>
        <w:t xml:space="preserve">        </w:t>
      </w:r>
      <w:r w:rsidRPr="0016168D">
        <w:rPr>
          <w:rFonts w:ascii="Consolas" w:hAnsi="Consolas" w:cs="Consolas"/>
          <w:noProof w:val="0"/>
          <w:color w:val="0000FF"/>
          <w:kern w:val="0"/>
          <w:sz w:val="24"/>
          <w:szCs w:val="24"/>
          <w:lang w:val="en-US"/>
        </w:rPr>
        <w:t>SELECT</w:t>
      </w:r>
      <w:r w:rsidRPr="0016168D">
        <w:rPr>
          <w:rFonts w:ascii="Consolas" w:hAnsi="Consolas" w:cs="Consolas"/>
          <w:noProof w:val="0"/>
          <w:color w:val="000000"/>
          <w:kern w:val="0"/>
          <w:sz w:val="24"/>
          <w:szCs w:val="24"/>
          <w:lang w:val="en-US"/>
        </w:rPr>
        <w:t xml:space="preserve"> @userName </w:t>
      </w:r>
      <w:r w:rsidRPr="0016168D">
        <w:rPr>
          <w:rFonts w:ascii="Consolas" w:hAnsi="Consolas" w:cs="Consolas"/>
          <w:noProof w:val="0"/>
          <w:color w:val="808080"/>
          <w:kern w:val="0"/>
          <w:sz w:val="24"/>
          <w:szCs w:val="24"/>
          <w:lang w:val="en-US"/>
        </w:rPr>
        <w:t>=</w:t>
      </w:r>
      <w:r w:rsidRPr="0016168D">
        <w:rPr>
          <w:rFonts w:ascii="Consolas" w:hAnsi="Consolas" w:cs="Consolas"/>
          <w:noProof w:val="0"/>
          <w:color w:val="000000"/>
          <w:kern w:val="0"/>
          <w:sz w:val="24"/>
          <w:szCs w:val="24"/>
          <w:lang w:val="en-US"/>
        </w:rPr>
        <w:t xml:space="preserve"> </w:t>
      </w:r>
      <w:proofErr w:type="spellStart"/>
      <w:proofErr w:type="gramStart"/>
      <w:r w:rsidRPr="0016168D">
        <w:rPr>
          <w:rFonts w:ascii="Consolas" w:hAnsi="Consolas" w:cs="Consolas"/>
          <w:noProof w:val="0"/>
          <w:color w:val="000000"/>
          <w:kern w:val="0"/>
          <w:sz w:val="24"/>
          <w:szCs w:val="24"/>
          <w:lang w:val="en-US"/>
        </w:rPr>
        <w:t>i</w:t>
      </w:r>
      <w:r w:rsidRPr="0016168D">
        <w:rPr>
          <w:rFonts w:ascii="Consolas" w:hAnsi="Consolas" w:cs="Consolas"/>
          <w:noProof w:val="0"/>
          <w:color w:val="808080"/>
          <w:kern w:val="0"/>
          <w:sz w:val="24"/>
          <w:szCs w:val="24"/>
          <w:lang w:val="en-US"/>
        </w:rPr>
        <w:t>.</w:t>
      </w:r>
      <w:r w:rsidRPr="0016168D">
        <w:rPr>
          <w:rFonts w:ascii="Consolas" w:hAnsi="Consolas" w:cs="Consolas"/>
          <w:noProof w:val="0"/>
          <w:color w:val="000000"/>
          <w:kern w:val="0"/>
          <w:sz w:val="24"/>
          <w:szCs w:val="24"/>
          <w:lang w:val="en-US"/>
        </w:rPr>
        <w:t>userName</w:t>
      </w:r>
      <w:proofErr w:type="spellEnd"/>
      <w:proofErr w:type="gramEnd"/>
      <w:r w:rsidRPr="0016168D">
        <w:rPr>
          <w:rFonts w:ascii="Consolas" w:hAnsi="Consolas" w:cs="Consolas"/>
          <w:noProof w:val="0"/>
          <w:color w:val="808080"/>
          <w:kern w:val="0"/>
          <w:sz w:val="24"/>
          <w:szCs w:val="24"/>
          <w:lang w:val="en-US"/>
        </w:rPr>
        <w:t>,</w:t>
      </w:r>
      <w:r w:rsidRPr="0016168D">
        <w:rPr>
          <w:rFonts w:ascii="Consolas" w:hAnsi="Consolas" w:cs="Consolas"/>
          <w:noProof w:val="0"/>
          <w:color w:val="000000"/>
          <w:kern w:val="0"/>
          <w:sz w:val="24"/>
          <w:szCs w:val="24"/>
          <w:lang w:val="en-US"/>
        </w:rPr>
        <w:t xml:space="preserve"> @pass </w:t>
      </w:r>
      <w:r w:rsidRPr="0016168D">
        <w:rPr>
          <w:rFonts w:ascii="Consolas" w:hAnsi="Consolas" w:cs="Consolas"/>
          <w:noProof w:val="0"/>
          <w:color w:val="808080"/>
          <w:kern w:val="0"/>
          <w:sz w:val="24"/>
          <w:szCs w:val="24"/>
          <w:lang w:val="en-US"/>
        </w:rPr>
        <w:t>=</w:t>
      </w:r>
      <w:r w:rsidRPr="0016168D">
        <w:rPr>
          <w:rFonts w:ascii="Consolas" w:hAnsi="Consolas" w:cs="Consolas"/>
          <w:noProof w:val="0"/>
          <w:color w:val="000000"/>
          <w:kern w:val="0"/>
          <w:sz w:val="24"/>
          <w:szCs w:val="24"/>
          <w:lang w:val="en-US"/>
        </w:rPr>
        <w:t xml:space="preserve"> </w:t>
      </w:r>
      <w:r w:rsidRPr="0016168D">
        <w:rPr>
          <w:rFonts w:ascii="Consolas" w:hAnsi="Consolas" w:cs="Consolas"/>
          <w:noProof w:val="0"/>
          <w:color w:val="FF0000"/>
          <w:kern w:val="0"/>
          <w:sz w:val="24"/>
          <w:szCs w:val="24"/>
          <w:lang w:val="en-US"/>
        </w:rPr>
        <w:t>''</w:t>
      </w:r>
      <w:r w:rsidRPr="0016168D">
        <w:rPr>
          <w:rFonts w:ascii="Consolas" w:hAnsi="Consolas" w:cs="Consolas"/>
          <w:noProof w:val="0"/>
          <w:color w:val="000000"/>
          <w:kern w:val="0"/>
          <w:sz w:val="24"/>
          <w:szCs w:val="24"/>
          <w:lang w:val="en-US"/>
        </w:rPr>
        <w:t xml:space="preserve"> </w:t>
      </w:r>
      <w:r w:rsidRPr="0016168D">
        <w:rPr>
          <w:rFonts w:ascii="Consolas" w:hAnsi="Consolas" w:cs="Consolas"/>
          <w:noProof w:val="0"/>
          <w:color w:val="808080"/>
          <w:kern w:val="0"/>
          <w:sz w:val="24"/>
          <w:szCs w:val="24"/>
          <w:lang w:val="en-US"/>
        </w:rPr>
        <w:t>+</w:t>
      </w:r>
      <w:r w:rsidRPr="0016168D">
        <w:rPr>
          <w:rFonts w:ascii="Consolas" w:hAnsi="Consolas" w:cs="Consolas"/>
          <w:noProof w:val="0"/>
          <w:color w:val="000000"/>
          <w:kern w:val="0"/>
          <w:sz w:val="24"/>
          <w:szCs w:val="24"/>
          <w:lang w:val="en-US"/>
        </w:rPr>
        <w:t xml:space="preserve"> </w:t>
      </w:r>
      <w:proofErr w:type="spellStart"/>
      <w:r w:rsidRPr="0016168D">
        <w:rPr>
          <w:rFonts w:ascii="Consolas" w:hAnsi="Consolas" w:cs="Consolas"/>
          <w:noProof w:val="0"/>
          <w:color w:val="000000"/>
          <w:kern w:val="0"/>
          <w:sz w:val="24"/>
          <w:szCs w:val="24"/>
          <w:lang w:val="en-US"/>
        </w:rPr>
        <w:t>i</w:t>
      </w:r>
      <w:r w:rsidRPr="0016168D">
        <w:rPr>
          <w:rFonts w:ascii="Consolas" w:hAnsi="Consolas" w:cs="Consolas"/>
          <w:noProof w:val="0"/>
          <w:color w:val="808080"/>
          <w:kern w:val="0"/>
          <w:sz w:val="24"/>
          <w:szCs w:val="24"/>
          <w:lang w:val="en-US"/>
        </w:rPr>
        <w:t>.</w:t>
      </w:r>
      <w:r w:rsidRPr="0016168D">
        <w:rPr>
          <w:rFonts w:ascii="Consolas" w:hAnsi="Consolas" w:cs="Consolas"/>
          <w:noProof w:val="0"/>
          <w:color w:val="000000"/>
          <w:kern w:val="0"/>
          <w:sz w:val="24"/>
          <w:szCs w:val="24"/>
          <w:lang w:val="en-US"/>
        </w:rPr>
        <w:t>pass</w:t>
      </w:r>
      <w:proofErr w:type="spellEnd"/>
      <w:r w:rsidRPr="0016168D">
        <w:rPr>
          <w:rFonts w:ascii="Consolas" w:hAnsi="Consolas" w:cs="Consolas"/>
          <w:noProof w:val="0"/>
          <w:color w:val="808080"/>
          <w:kern w:val="0"/>
          <w:sz w:val="24"/>
          <w:szCs w:val="24"/>
          <w:lang w:val="en-US"/>
        </w:rPr>
        <w:t>,</w:t>
      </w:r>
      <w:r w:rsidRPr="0016168D">
        <w:rPr>
          <w:rFonts w:ascii="Consolas" w:hAnsi="Consolas" w:cs="Consolas"/>
          <w:noProof w:val="0"/>
          <w:color w:val="000000"/>
          <w:kern w:val="0"/>
          <w:sz w:val="24"/>
          <w:szCs w:val="24"/>
          <w:lang w:val="en-US"/>
        </w:rPr>
        <w:t xml:space="preserve"> @userRole </w:t>
      </w:r>
      <w:r w:rsidRPr="0016168D">
        <w:rPr>
          <w:rFonts w:ascii="Consolas" w:hAnsi="Consolas" w:cs="Consolas"/>
          <w:noProof w:val="0"/>
          <w:color w:val="808080"/>
          <w:kern w:val="0"/>
          <w:sz w:val="24"/>
          <w:szCs w:val="24"/>
          <w:lang w:val="en-US"/>
        </w:rPr>
        <w:t>=</w:t>
      </w:r>
      <w:r w:rsidRPr="0016168D">
        <w:rPr>
          <w:rFonts w:ascii="Consolas" w:hAnsi="Consolas" w:cs="Consolas"/>
          <w:noProof w:val="0"/>
          <w:color w:val="000000"/>
          <w:kern w:val="0"/>
          <w:sz w:val="24"/>
          <w:szCs w:val="24"/>
          <w:lang w:val="en-US"/>
        </w:rPr>
        <w:t xml:space="preserve"> </w:t>
      </w:r>
      <w:proofErr w:type="spellStart"/>
      <w:r w:rsidRPr="0016168D">
        <w:rPr>
          <w:rFonts w:ascii="Consolas" w:hAnsi="Consolas" w:cs="Consolas"/>
          <w:noProof w:val="0"/>
          <w:color w:val="000000"/>
          <w:kern w:val="0"/>
          <w:sz w:val="24"/>
          <w:szCs w:val="24"/>
          <w:lang w:val="en-US"/>
        </w:rPr>
        <w:t>i</w:t>
      </w:r>
      <w:r w:rsidRPr="0016168D">
        <w:rPr>
          <w:rFonts w:ascii="Consolas" w:hAnsi="Consolas" w:cs="Consolas"/>
          <w:noProof w:val="0"/>
          <w:color w:val="808080"/>
          <w:kern w:val="0"/>
          <w:sz w:val="24"/>
          <w:szCs w:val="24"/>
          <w:lang w:val="en-US"/>
        </w:rPr>
        <w:t>.</w:t>
      </w:r>
      <w:r w:rsidRPr="0016168D">
        <w:rPr>
          <w:rFonts w:ascii="Consolas" w:hAnsi="Consolas" w:cs="Consolas"/>
          <w:noProof w:val="0"/>
          <w:color w:val="000000"/>
          <w:kern w:val="0"/>
          <w:sz w:val="24"/>
          <w:szCs w:val="24"/>
          <w:lang w:val="en-US"/>
        </w:rPr>
        <w:t>userRole</w:t>
      </w:r>
      <w:proofErr w:type="spellEnd"/>
    </w:p>
    <w:p w14:paraId="25A6C7B1" w14:textId="77777777" w:rsidR="0016168D" w:rsidRPr="0016168D" w:rsidRDefault="0016168D" w:rsidP="001616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16168D">
        <w:rPr>
          <w:rFonts w:ascii="Consolas" w:hAnsi="Consolas" w:cs="Consolas"/>
          <w:noProof w:val="0"/>
          <w:color w:val="000000"/>
          <w:kern w:val="0"/>
          <w:sz w:val="24"/>
          <w:szCs w:val="24"/>
          <w:lang w:val="en-US"/>
        </w:rPr>
        <w:t xml:space="preserve">        </w:t>
      </w:r>
      <w:r w:rsidRPr="0016168D">
        <w:rPr>
          <w:rFonts w:ascii="Consolas" w:hAnsi="Consolas" w:cs="Consolas"/>
          <w:noProof w:val="0"/>
          <w:color w:val="0000FF"/>
          <w:kern w:val="0"/>
          <w:sz w:val="24"/>
          <w:szCs w:val="24"/>
          <w:lang w:val="en-US"/>
        </w:rPr>
        <w:t>FROM</w:t>
      </w:r>
      <w:r w:rsidRPr="0016168D">
        <w:rPr>
          <w:rFonts w:ascii="Consolas" w:hAnsi="Consolas" w:cs="Consolas"/>
          <w:noProof w:val="0"/>
          <w:color w:val="000000"/>
          <w:kern w:val="0"/>
          <w:sz w:val="24"/>
          <w:szCs w:val="24"/>
          <w:lang w:val="en-US"/>
        </w:rPr>
        <w:t xml:space="preserve"> inserted </w:t>
      </w:r>
      <w:proofErr w:type="spellStart"/>
      <w:proofErr w:type="gramStart"/>
      <w:r w:rsidRPr="0016168D">
        <w:rPr>
          <w:rFonts w:ascii="Consolas" w:hAnsi="Consolas" w:cs="Consolas"/>
          <w:noProof w:val="0"/>
          <w:color w:val="000000"/>
          <w:kern w:val="0"/>
          <w:sz w:val="24"/>
          <w:szCs w:val="24"/>
          <w:lang w:val="en-US"/>
        </w:rPr>
        <w:t>i</w:t>
      </w:r>
      <w:proofErr w:type="spellEnd"/>
      <w:r w:rsidRPr="0016168D">
        <w:rPr>
          <w:rFonts w:ascii="Consolas" w:hAnsi="Consolas" w:cs="Consolas"/>
          <w:noProof w:val="0"/>
          <w:color w:val="808080"/>
          <w:kern w:val="0"/>
          <w:sz w:val="24"/>
          <w:szCs w:val="24"/>
          <w:lang w:val="en-US"/>
        </w:rPr>
        <w:t>;</w:t>
      </w:r>
      <w:proofErr w:type="gramEnd"/>
    </w:p>
    <w:p w14:paraId="0A479CE8" w14:textId="77777777" w:rsidR="0016168D" w:rsidRPr="0016168D" w:rsidRDefault="0016168D" w:rsidP="001616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p>
    <w:p w14:paraId="785B2E52" w14:textId="77777777" w:rsidR="0016168D" w:rsidRPr="0016168D" w:rsidRDefault="0016168D" w:rsidP="001616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16168D">
        <w:rPr>
          <w:rFonts w:ascii="Consolas" w:hAnsi="Consolas" w:cs="Consolas"/>
          <w:noProof w:val="0"/>
          <w:color w:val="000000"/>
          <w:kern w:val="0"/>
          <w:sz w:val="24"/>
          <w:szCs w:val="24"/>
          <w:lang w:val="en-US"/>
        </w:rPr>
        <w:t xml:space="preserve">        </w:t>
      </w:r>
      <w:r w:rsidRPr="0016168D">
        <w:rPr>
          <w:rFonts w:ascii="Consolas" w:hAnsi="Consolas" w:cs="Consolas"/>
          <w:noProof w:val="0"/>
          <w:color w:val="0000FF"/>
          <w:kern w:val="0"/>
          <w:sz w:val="24"/>
          <w:szCs w:val="24"/>
          <w:lang w:val="en-US"/>
        </w:rPr>
        <w:t>DECLARE</w:t>
      </w:r>
      <w:r w:rsidRPr="0016168D">
        <w:rPr>
          <w:rFonts w:ascii="Consolas" w:hAnsi="Consolas" w:cs="Consolas"/>
          <w:noProof w:val="0"/>
          <w:color w:val="000000"/>
          <w:kern w:val="0"/>
          <w:sz w:val="24"/>
          <w:szCs w:val="24"/>
          <w:lang w:val="en-US"/>
        </w:rPr>
        <w:t xml:space="preserve"> @sqlString </w:t>
      </w:r>
      <w:proofErr w:type="gramStart"/>
      <w:r w:rsidRPr="0016168D">
        <w:rPr>
          <w:rFonts w:ascii="Consolas" w:hAnsi="Consolas" w:cs="Consolas"/>
          <w:noProof w:val="0"/>
          <w:color w:val="0000FF"/>
          <w:kern w:val="0"/>
          <w:sz w:val="24"/>
          <w:szCs w:val="24"/>
          <w:lang w:val="en-US"/>
        </w:rPr>
        <w:t>NVARCHAR</w:t>
      </w:r>
      <w:r w:rsidRPr="0016168D">
        <w:rPr>
          <w:rFonts w:ascii="Consolas" w:hAnsi="Consolas" w:cs="Consolas"/>
          <w:noProof w:val="0"/>
          <w:color w:val="808080"/>
          <w:kern w:val="0"/>
          <w:sz w:val="24"/>
          <w:szCs w:val="24"/>
          <w:lang w:val="en-US"/>
        </w:rPr>
        <w:t>(</w:t>
      </w:r>
      <w:proofErr w:type="gramEnd"/>
      <w:r w:rsidRPr="0016168D">
        <w:rPr>
          <w:rFonts w:ascii="Consolas" w:hAnsi="Consolas" w:cs="Consolas"/>
          <w:noProof w:val="0"/>
          <w:color w:val="000000"/>
          <w:kern w:val="0"/>
          <w:sz w:val="24"/>
          <w:szCs w:val="24"/>
          <w:lang w:val="en-US"/>
        </w:rPr>
        <w:t>2000</w:t>
      </w:r>
      <w:r w:rsidRPr="0016168D">
        <w:rPr>
          <w:rFonts w:ascii="Consolas" w:hAnsi="Consolas" w:cs="Consolas"/>
          <w:noProof w:val="0"/>
          <w:color w:val="808080"/>
          <w:kern w:val="0"/>
          <w:sz w:val="24"/>
          <w:szCs w:val="24"/>
          <w:lang w:val="en-US"/>
        </w:rPr>
        <w:t>);</w:t>
      </w:r>
    </w:p>
    <w:p w14:paraId="5D0CE8E9" w14:textId="77777777" w:rsidR="0016168D" w:rsidRPr="0016168D" w:rsidRDefault="0016168D" w:rsidP="001616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p>
    <w:p w14:paraId="53502CDA" w14:textId="77777777" w:rsidR="0016168D" w:rsidRPr="0016168D" w:rsidRDefault="0016168D" w:rsidP="001616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16168D">
        <w:rPr>
          <w:rFonts w:ascii="Consolas" w:hAnsi="Consolas" w:cs="Consolas"/>
          <w:noProof w:val="0"/>
          <w:color w:val="000000"/>
          <w:kern w:val="0"/>
          <w:sz w:val="24"/>
          <w:szCs w:val="24"/>
          <w:lang w:val="en-US"/>
        </w:rPr>
        <w:t xml:space="preserve">        </w:t>
      </w:r>
      <w:r w:rsidRPr="0016168D">
        <w:rPr>
          <w:rFonts w:ascii="Consolas" w:hAnsi="Consolas" w:cs="Consolas"/>
          <w:noProof w:val="0"/>
          <w:color w:val="008000"/>
          <w:kern w:val="0"/>
          <w:sz w:val="24"/>
          <w:szCs w:val="24"/>
          <w:lang w:val="en-US"/>
        </w:rPr>
        <w:t>-- Create SQL Server login for the new account</w:t>
      </w:r>
    </w:p>
    <w:p w14:paraId="45D58ADA" w14:textId="77777777" w:rsidR="0016168D" w:rsidRPr="0016168D" w:rsidRDefault="0016168D" w:rsidP="001616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16168D">
        <w:rPr>
          <w:rFonts w:ascii="Consolas" w:hAnsi="Consolas" w:cs="Consolas"/>
          <w:noProof w:val="0"/>
          <w:color w:val="000000"/>
          <w:kern w:val="0"/>
          <w:sz w:val="24"/>
          <w:szCs w:val="24"/>
          <w:lang w:val="en-US"/>
        </w:rPr>
        <w:t xml:space="preserve">        </w:t>
      </w:r>
      <w:r w:rsidRPr="0016168D">
        <w:rPr>
          <w:rFonts w:ascii="Consolas" w:hAnsi="Consolas" w:cs="Consolas"/>
          <w:noProof w:val="0"/>
          <w:color w:val="0000FF"/>
          <w:kern w:val="0"/>
          <w:sz w:val="24"/>
          <w:szCs w:val="24"/>
          <w:lang w:val="en-US"/>
        </w:rPr>
        <w:t>SET</w:t>
      </w:r>
      <w:r w:rsidRPr="0016168D">
        <w:rPr>
          <w:rFonts w:ascii="Consolas" w:hAnsi="Consolas" w:cs="Consolas"/>
          <w:noProof w:val="0"/>
          <w:color w:val="000000"/>
          <w:kern w:val="0"/>
          <w:sz w:val="24"/>
          <w:szCs w:val="24"/>
          <w:lang w:val="en-US"/>
        </w:rPr>
        <w:t xml:space="preserve"> @sqlString </w:t>
      </w:r>
      <w:r w:rsidRPr="0016168D">
        <w:rPr>
          <w:rFonts w:ascii="Consolas" w:hAnsi="Consolas" w:cs="Consolas"/>
          <w:noProof w:val="0"/>
          <w:color w:val="808080"/>
          <w:kern w:val="0"/>
          <w:sz w:val="24"/>
          <w:szCs w:val="24"/>
          <w:lang w:val="en-US"/>
        </w:rPr>
        <w:t>=</w:t>
      </w:r>
      <w:r w:rsidRPr="0016168D">
        <w:rPr>
          <w:rFonts w:ascii="Consolas" w:hAnsi="Consolas" w:cs="Consolas"/>
          <w:noProof w:val="0"/>
          <w:color w:val="000000"/>
          <w:kern w:val="0"/>
          <w:sz w:val="24"/>
          <w:szCs w:val="24"/>
          <w:lang w:val="en-US"/>
        </w:rPr>
        <w:t xml:space="preserve"> </w:t>
      </w:r>
      <w:r w:rsidRPr="0016168D">
        <w:rPr>
          <w:rFonts w:ascii="Consolas" w:hAnsi="Consolas" w:cs="Consolas"/>
          <w:noProof w:val="0"/>
          <w:color w:val="FF0000"/>
          <w:kern w:val="0"/>
          <w:sz w:val="24"/>
          <w:szCs w:val="24"/>
          <w:lang w:val="en-US"/>
        </w:rPr>
        <w:t>'CREATE LOGIN ['</w:t>
      </w:r>
      <w:r w:rsidRPr="0016168D">
        <w:rPr>
          <w:rFonts w:ascii="Consolas" w:hAnsi="Consolas" w:cs="Consolas"/>
          <w:noProof w:val="0"/>
          <w:color w:val="000000"/>
          <w:kern w:val="0"/>
          <w:sz w:val="24"/>
          <w:szCs w:val="24"/>
          <w:lang w:val="en-US"/>
        </w:rPr>
        <w:t xml:space="preserve"> </w:t>
      </w:r>
      <w:r w:rsidRPr="0016168D">
        <w:rPr>
          <w:rFonts w:ascii="Consolas" w:hAnsi="Consolas" w:cs="Consolas"/>
          <w:noProof w:val="0"/>
          <w:color w:val="808080"/>
          <w:kern w:val="0"/>
          <w:sz w:val="24"/>
          <w:szCs w:val="24"/>
          <w:lang w:val="en-US"/>
        </w:rPr>
        <w:t>+</w:t>
      </w:r>
      <w:r w:rsidRPr="0016168D">
        <w:rPr>
          <w:rFonts w:ascii="Consolas" w:hAnsi="Consolas" w:cs="Consolas"/>
          <w:noProof w:val="0"/>
          <w:color w:val="000000"/>
          <w:kern w:val="0"/>
          <w:sz w:val="24"/>
          <w:szCs w:val="24"/>
          <w:lang w:val="en-US"/>
        </w:rPr>
        <w:t xml:space="preserve"> @userName </w:t>
      </w:r>
      <w:r w:rsidRPr="0016168D">
        <w:rPr>
          <w:rFonts w:ascii="Consolas" w:hAnsi="Consolas" w:cs="Consolas"/>
          <w:noProof w:val="0"/>
          <w:color w:val="808080"/>
          <w:kern w:val="0"/>
          <w:sz w:val="24"/>
          <w:szCs w:val="24"/>
          <w:lang w:val="en-US"/>
        </w:rPr>
        <w:t>+</w:t>
      </w:r>
      <w:r w:rsidRPr="0016168D">
        <w:rPr>
          <w:rFonts w:ascii="Consolas" w:hAnsi="Consolas" w:cs="Consolas"/>
          <w:noProof w:val="0"/>
          <w:color w:val="000000"/>
          <w:kern w:val="0"/>
          <w:sz w:val="24"/>
          <w:szCs w:val="24"/>
          <w:lang w:val="en-US"/>
        </w:rPr>
        <w:t xml:space="preserve"> </w:t>
      </w:r>
      <w:r w:rsidRPr="0016168D">
        <w:rPr>
          <w:rFonts w:ascii="Consolas" w:hAnsi="Consolas" w:cs="Consolas"/>
          <w:noProof w:val="0"/>
          <w:color w:val="FF0000"/>
          <w:kern w:val="0"/>
          <w:sz w:val="24"/>
          <w:szCs w:val="24"/>
          <w:lang w:val="en-US"/>
        </w:rPr>
        <w:t>'] WITH PASSWORD = '''</w:t>
      </w:r>
      <w:r w:rsidRPr="0016168D">
        <w:rPr>
          <w:rFonts w:ascii="Consolas" w:hAnsi="Consolas" w:cs="Consolas"/>
          <w:noProof w:val="0"/>
          <w:color w:val="000000"/>
          <w:kern w:val="0"/>
          <w:sz w:val="24"/>
          <w:szCs w:val="24"/>
          <w:lang w:val="en-US"/>
        </w:rPr>
        <w:t xml:space="preserve"> </w:t>
      </w:r>
      <w:r w:rsidRPr="0016168D">
        <w:rPr>
          <w:rFonts w:ascii="Consolas" w:hAnsi="Consolas" w:cs="Consolas"/>
          <w:noProof w:val="0"/>
          <w:color w:val="808080"/>
          <w:kern w:val="0"/>
          <w:sz w:val="24"/>
          <w:szCs w:val="24"/>
          <w:lang w:val="en-US"/>
        </w:rPr>
        <w:t>+</w:t>
      </w:r>
      <w:r w:rsidRPr="0016168D">
        <w:rPr>
          <w:rFonts w:ascii="Consolas" w:hAnsi="Consolas" w:cs="Consolas"/>
          <w:noProof w:val="0"/>
          <w:color w:val="000000"/>
          <w:kern w:val="0"/>
          <w:sz w:val="24"/>
          <w:szCs w:val="24"/>
          <w:lang w:val="en-US"/>
        </w:rPr>
        <w:t xml:space="preserve"> @pass </w:t>
      </w:r>
      <w:r w:rsidRPr="0016168D">
        <w:rPr>
          <w:rFonts w:ascii="Consolas" w:hAnsi="Consolas" w:cs="Consolas"/>
          <w:noProof w:val="0"/>
          <w:color w:val="808080"/>
          <w:kern w:val="0"/>
          <w:sz w:val="24"/>
          <w:szCs w:val="24"/>
          <w:lang w:val="en-US"/>
        </w:rPr>
        <w:t>+</w:t>
      </w:r>
    </w:p>
    <w:p w14:paraId="2C3C9700" w14:textId="77777777" w:rsidR="0016168D" w:rsidRPr="0016168D" w:rsidRDefault="0016168D" w:rsidP="001616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16168D">
        <w:rPr>
          <w:rFonts w:ascii="Consolas" w:hAnsi="Consolas" w:cs="Consolas"/>
          <w:noProof w:val="0"/>
          <w:color w:val="000000"/>
          <w:kern w:val="0"/>
          <w:sz w:val="24"/>
          <w:szCs w:val="24"/>
          <w:lang w:val="en-US"/>
        </w:rPr>
        <w:t xml:space="preserve">                         </w:t>
      </w:r>
      <w:r w:rsidRPr="0016168D">
        <w:rPr>
          <w:rFonts w:ascii="Consolas" w:hAnsi="Consolas" w:cs="Consolas"/>
          <w:noProof w:val="0"/>
          <w:color w:val="FF0000"/>
          <w:kern w:val="0"/>
          <w:sz w:val="24"/>
          <w:szCs w:val="24"/>
          <w:lang w:val="en-US"/>
        </w:rPr>
        <w:t>''', DEFAULT_DATABASE=[</w:t>
      </w:r>
      <w:proofErr w:type="spellStart"/>
      <w:r w:rsidRPr="0016168D">
        <w:rPr>
          <w:rFonts w:ascii="Consolas" w:hAnsi="Consolas" w:cs="Consolas"/>
          <w:noProof w:val="0"/>
          <w:color w:val="FF0000"/>
          <w:kern w:val="0"/>
          <w:sz w:val="24"/>
          <w:szCs w:val="24"/>
          <w:lang w:val="en-US"/>
        </w:rPr>
        <w:t>WibuCoffee</w:t>
      </w:r>
      <w:proofErr w:type="spellEnd"/>
      <w:r w:rsidRPr="0016168D">
        <w:rPr>
          <w:rFonts w:ascii="Consolas" w:hAnsi="Consolas" w:cs="Consolas"/>
          <w:noProof w:val="0"/>
          <w:color w:val="FF0000"/>
          <w:kern w:val="0"/>
          <w:sz w:val="24"/>
          <w:szCs w:val="24"/>
          <w:lang w:val="en-US"/>
        </w:rPr>
        <w:t>], CHECK_EXPIRATION=OFF, CHECK_POLICY=OFF</w:t>
      </w:r>
      <w:proofErr w:type="gramStart"/>
      <w:r w:rsidRPr="0016168D">
        <w:rPr>
          <w:rFonts w:ascii="Consolas" w:hAnsi="Consolas" w:cs="Consolas"/>
          <w:noProof w:val="0"/>
          <w:color w:val="FF0000"/>
          <w:kern w:val="0"/>
          <w:sz w:val="24"/>
          <w:szCs w:val="24"/>
          <w:lang w:val="en-US"/>
        </w:rPr>
        <w:t>'</w:t>
      </w:r>
      <w:r w:rsidRPr="0016168D">
        <w:rPr>
          <w:rFonts w:ascii="Consolas" w:hAnsi="Consolas" w:cs="Consolas"/>
          <w:noProof w:val="0"/>
          <w:color w:val="808080"/>
          <w:kern w:val="0"/>
          <w:sz w:val="24"/>
          <w:szCs w:val="24"/>
          <w:lang w:val="en-US"/>
        </w:rPr>
        <w:t>;</w:t>
      </w:r>
      <w:proofErr w:type="gramEnd"/>
    </w:p>
    <w:p w14:paraId="2B79B19E" w14:textId="77777777" w:rsidR="0016168D" w:rsidRPr="0016168D" w:rsidRDefault="0016168D" w:rsidP="001616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16168D">
        <w:rPr>
          <w:rFonts w:ascii="Consolas" w:hAnsi="Consolas" w:cs="Consolas"/>
          <w:noProof w:val="0"/>
          <w:color w:val="000000"/>
          <w:kern w:val="0"/>
          <w:sz w:val="24"/>
          <w:szCs w:val="24"/>
          <w:lang w:val="en-US"/>
        </w:rPr>
        <w:t xml:space="preserve">        </w:t>
      </w:r>
      <w:r w:rsidRPr="0016168D">
        <w:rPr>
          <w:rFonts w:ascii="Consolas" w:hAnsi="Consolas" w:cs="Consolas"/>
          <w:noProof w:val="0"/>
          <w:color w:val="008000"/>
          <w:kern w:val="0"/>
          <w:sz w:val="24"/>
          <w:szCs w:val="24"/>
          <w:lang w:val="en-US"/>
        </w:rPr>
        <w:t>--print @sqlString</w:t>
      </w:r>
    </w:p>
    <w:p w14:paraId="769FD356" w14:textId="77777777" w:rsidR="0016168D" w:rsidRPr="0016168D" w:rsidRDefault="0016168D" w:rsidP="001616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16168D">
        <w:rPr>
          <w:rFonts w:ascii="Consolas" w:hAnsi="Consolas" w:cs="Consolas"/>
          <w:noProof w:val="0"/>
          <w:color w:val="000000"/>
          <w:kern w:val="0"/>
          <w:sz w:val="24"/>
          <w:szCs w:val="24"/>
          <w:lang w:val="en-US"/>
        </w:rPr>
        <w:tab/>
      </w:r>
      <w:r w:rsidRPr="0016168D">
        <w:rPr>
          <w:rFonts w:ascii="Consolas" w:hAnsi="Consolas" w:cs="Consolas"/>
          <w:noProof w:val="0"/>
          <w:color w:val="000000"/>
          <w:kern w:val="0"/>
          <w:sz w:val="24"/>
          <w:szCs w:val="24"/>
          <w:lang w:val="en-US"/>
        </w:rPr>
        <w:tab/>
      </w:r>
      <w:r w:rsidRPr="0016168D">
        <w:rPr>
          <w:rFonts w:ascii="Consolas" w:hAnsi="Consolas" w:cs="Consolas"/>
          <w:noProof w:val="0"/>
          <w:color w:val="0000FF"/>
          <w:kern w:val="0"/>
          <w:sz w:val="24"/>
          <w:szCs w:val="24"/>
          <w:lang w:val="en-US"/>
        </w:rPr>
        <w:t xml:space="preserve">EXEC </w:t>
      </w:r>
      <w:r w:rsidRPr="0016168D">
        <w:rPr>
          <w:rFonts w:ascii="Consolas" w:hAnsi="Consolas" w:cs="Consolas"/>
          <w:noProof w:val="0"/>
          <w:color w:val="808080"/>
          <w:kern w:val="0"/>
          <w:sz w:val="24"/>
          <w:szCs w:val="24"/>
          <w:lang w:val="en-US"/>
        </w:rPr>
        <w:t>(</w:t>
      </w:r>
      <w:r w:rsidRPr="0016168D">
        <w:rPr>
          <w:rFonts w:ascii="Consolas" w:hAnsi="Consolas" w:cs="Consolas"/>
          <w:noProof w:val="0"/>
          <w:color w:val="000000"/>
          <w:kern w:val="0"/>
          <w:sz w:val="24"/>
          <w:szCs w:val="24"/>
          <w:lang w:val="en-US"/>
        </w:rPr>
        <w:t>@sqlString</w:t>
      </w:r>
      <w:proofErr w:type="gramStart"/>
      <w:r w:rsidRPr="0016168D">
        <w:rPr>
          <w:rFonts w:ascii="Consolas" w:hAnsi="Consolas" w:cs="Consolas"/>
          <w:noProof w:val="0"/>
          <w:color w:val="808080"/>
          <w:kern w:val="0"/>
          <w:sz w:val="24"/>
          <w:szCs w:val="24"/>
          <w:lang w:val="en-US"/>
        </w:rPr>
        <w:t>);</w:t>
      </w:r>
      <w:proofErr w:type="gramEnd"/>
    </w:p>
    <w:p w14:paraId="6C7B7B62" w14:textId="77777777" w:rsidR="0016168D" w:rsidRPr="0016168D" w:rsidRDefault="0016168D" w:rsidP="001616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16168D">
        <w:rPr>
          <w:rFonts w:ascii="Consolas" w:hAnsi="Consolas" w:cs="Consolas"/>
          <w:noProof w:val="0"/>
          <w:color w:val="000000"/>
          <w:kern w:val="0"/>
          <w:sz w:val="24"/>
          <w:szCs w:val="24"/>
          <w:lang w:val="en-US"/>
        </w:rPr>
        <w:tab/>
      </w:r>
      <w:r w:rsidRPr="0016168D">
        <w:rPr>
          <w:rFonts w:ascii="Consolas" w:hAnsi="Consolas" w:cs="Consolas"/>
          <w:noProof w:val="0"/>
          <w:color w:val="000000"/>
          <w:kern w:val="0"/>
          <w:sz w:val="24"/>
          <w:szCs w:val="24"/>
          <w:lang w:val="en-US"/>
        </w:rPr>
        <w:tab/>
      </w:r>
    </w:p>
    <w:p w14:paraId="5839433B" w14:textId="77777777" w:rsidR="0016168D" w:rsidRPr="0016168D" w:rsidRDefault="0016168D" w:rsidP="001616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16168D">
        <w:rPr>
          <w:rFonts w:ascii="Consolas" w:hAnsi="Consolas" w:cs="Consolas"/>
          <w:noProof w:val="0"/>
          <w:color w:val="000000"/>
          <w:kern w:val="0"/>
          <w:sz w:val="24"/>
          <w:szCs w:val="24"/>
          <w:lang w:val="en-US"/>
        </w:rPr>
        <w:t xml:space="preserve">        </w:t>
      </w:r>
      <w:r w:rsidRPr="0016168D">
        <w:rPr>
          <w:rFonts w:ascii="Consolas" w:hAnsi="Consolas" w:cs="Consolas"/>
          <w:noProof w:val="0"/>
          <w:color w:val="008000"/>
          <w:kern w:val="0"/>
          <w:sz w:val="24"/>
          <w:szCs w:val="24"/>
          <w:lang w:val="en-US"/>
        </w:rPr>
        <w:t>-- Create user for the login</w:t>
      </w:r>
    </w:p>
    <w:p w14:paraId="27D5062D" w14:textId="77777777" w:rsidR="0016168D" w:rsidRPr="0016168D" w:rsidRDefault="0016168D" w:rsidP="001616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16168D">
        <w:rPr>
          <w:rFonts w:ascii="Consolas" w:hAnsi="Consolas" w:cs="Consolas"/>
          <w:noProof w:val="0"/>
          <w:color w:val="000000"/>
          <w:kern w:val="0"/>
          <w:sz w:val="24"/>
          <w:szCs w:val="24"/>
          <w:lang w:val="en-US"/>
        </w:rPr>
        <w:lastRenderedPageBreak/>
        <w:t xml:space="preserve">        </w:t>
      </w:r>
      <w:r w:rsidRPr="0016168D">
        <w:rPr>
          <w:rFonts w:ascii="Consolas" w:hAnsi="Consolas" w:cs="Consolas"/>
          <w:noProof w:val="0"/>
          <w:color w:val="0000FF"/>
          <w:kern w:val="0"/>
          <w:sz w:val="24"/>
          <w:szCs w:val="24"/>
          <w:lang w:val="en-US"/>
        </w:rPr>
        <w:t>SET</w:t>
      </w:r>
      <w:r w:rsidRPr="0016168D">
        <w:rPr>
          <w:rFonts w:ascii="Consolas" w:hAnsi="Consolas" w:cs="Consolas"/>
          <w:noProof w:val="0"/>
          <w:color w:val="000000"/>
          <w:kern w:val="0"/>
          <w:sz w:val="24"/>
          <w:szCs w:val="24"/>
          <w:lang w:val="en-US"/>
        </w:rPr>
        <w:t xml:space="preserve"> @sqlString </w:t>
      </w:r>
      <w:r w:rsidRPr="0016168D">
        <w:rPr>
          <w:rFonts w:ascii="Consolas" w:hAnsi="Consolas" w:cs="Consolas"/>
          <w:noProof w:val="0"/>
          <w:color w:val="808080"/>
          <w:kern w:val="0"/>
          <w:sz w:val="24"/>
          <w:szCs w:val="24"/>
          <w:lang w:val="en-US"/>
        </w:rPr>
        <w:t>=</w:t>
      </w:r>
      <w:r w:rsidRPr="0016168D">
        <w:rPr>
          <w:rFonts w:ascii="Consolas" w:hAnsi="Consolas" w:cs="Consolas"/>
          <w:noProof w:val="0"/>
          <w:color w:val="000000"/>
          <w:kern w:val="0"/>
          <w:sz w:val="24"/>
          <w:szCs w:val="24"/>
          <w:lang w:val="en-US"/>
        </w:rPr>
        <w:t xml:space="preserve"> </w:t>
      </w:r>
      <w:r w:rsidRPr="0016168D">
        <w:rPr>
          <w:rFonts w:ascii="Consolas" w:hAnsi="Consolas" w:cs="Consolas"/>
          <w:noProof w:val="0"/>
          <w:color w:val="FF0000"/>
          <w:kern w:val="0"/>
          <w:sz w:val="24"/>
          <w:szCs w:val="24"/>
          <w:lang w:val="en-US"/>
        </w:rPr>
        <w:t>'CREATE USER ['</w:t>
      </w:r>
      <w:r w:rsidRPr="0016168D">
        <w:rPr>
          <w:rFonts w:ascii="Consolas" w:hAnsi="Consolas" w:cs="Consolas"/>
          <w:noProof w:val="0"/>
          <w:color w:val="000000"/>
          <w:kern w:val="0"/>
          <w:sz w:val="24"/>
          <w:szCs w:val="24"/>
          <w:lang w:val="en-US"/>
        </w:rPr>
        <w:t xml:space="preserve"> </w:t>
      </w:r>
      <w:r w:rsidRPr="0016168D">
        <w:rPr>
          <w:rFonts w:ascii="Consolas" w:hAnsi="Consolas" w:cs="Consolas"/>
          <w:noProof w:val="0"/>
          <w:color w:val="808080"/>
          <w:kern w:val="0"/>
          <w:sz w:val="24"/>
          <w:szCs w:val="24"/>
          <w:lang w:val="en-US"/>
        </w:rPr>
        <w:t>+</w:t>
      </w:r>
      <w:r w:rsidRPr="0016168D">
        <w:rPr>
          <w:rFonts w:ascii="Consolas" w:hAnsi="Consolas" w:cs="Consolas"/>
          <w:noProof w:val="0"/>
          <w:color w:val="000000"/>
          <w:kern w:val="0"/>
          <w:sz w:val="24"/>
          <w:szCs w:val="24"/>
          <w:lang w:val="en-US"/>
        </w:rPr>
        <w:t xml:space="preserve"> @</w:t>
      </w:r>
      <w:proofErr w:type="gramStart"/>
      <w:r w:rsidRPr="0016168D">
        <w:rPr>
          <w:rFonts w:ascii="Consolas" w:hAnsi="Consolas" w:cs="Consolas"/>
          <w:noProof w:val="0"/>
          <w:color w:val="000000"/>
          <w:kern w:val="0"/>
          <w:sz w:val="24"/>
          <w:szCs w:val="24"/>
          <w:lang w:val="en-US"/>
        </w:rPr>
        <w:t xml:space="preserve">userName  </w:t>
      </w:r>
      <w:r w:rsidRPr="0016168D">
        <w:rPr>
          <w:rFonts w:ascii="Consolas" w:hAnsi="Consolas" w:cs="Consolas"/>
          <w:noProof w:val="0"/>
          <w:color w:val="808080"/>
          <w:kern w:val="0"/>
          <w:sz w:val="24"/>
          <w:szCs w:val="24"/>
          <w:lang w:val="en-US"/>
        </w:rPr>
        <w:t>+</w:t>
      </w:r>
      <w:proofErr w:type="gramEnd"/>
      <w:r w:rsidRPr="0016168D">
        <w:rPr>
          <w:rFonts w:ascii="Consolas" w:hAnsi="Consolas" w:cs="Consolas"/>
          <w:noProof w:val="0"/>
          <w:color w:val="000000"/>
          <w:kern w:val="0"/>
          <w:sz w:val="24"/>
          <w:szCs w:val="24"/>
          <w:lang w:val="en-US"/>
        </w:rPr>
        <w:t xml:space="preserve"> </w:t>
      </w:r>
      <w:r w:rsidRPr="0016168D">
        <w:rPr>
          <w:rFonts w:ascii="Consolas" w:hAnsi="Consolas" w:cs="Consolas"/>
          <w:noProof w:val="0"/>
          <w:color w:val="FF0000"/>
          <w:kern w:val="0"/>
          <w:sz w:val="24"/>
          <w:szCs w:val="24"/>
          <w:lang w:val="en-US"/>
        </w:rPr>
        <w:t>'] FOR LOGIN ['</w:t>
      </w:r>
      <w:r w:rsidRPr="0016168D">
        <w:rPr>
          <w:rFonts w:ascii="Consolas" w:hAnsi="Consolas" w:cs="Consolas"/>
          <w:noProof w:val="0"/>
          <w:color w:val="000000"/>
          <w:kern w:val="0"/>
          <w:sz w:val="24"/>
          <w:szCs w:val="24"/>
          <w:lang w:val="en-US"/>
        </w:rPr>
        <w:t xml:space="preserve"> </w:t>
      </w:r>
      <w:r w:rsidRPr="0016168D">
        <w:rPr>
          <w:rFonts w:ascii="Consolas" w:hAnsi="Consolas" w:cs="Consolas"/>
          <w:noProof w:val="0"/>
          <w:color w:val="808080"/>
          <w:kern w:val="0"/>
          <w:sz w:val="24"/>
          <w:szCs w:val="24"/>
          <w:lang w:val="en-US"/>
        </w:rPr>
        <w:t>+</w:t>
      </w:r>
      <w:r w:rsidRPr="0016168D">
        <w:rPr>
          <w:rFonts w:ascii="Consolas" w:hAnsi="Consolas" w:cs="Consolas"/>
          <w:noProof w:val="0"/>
          <w:color w:val="000000"/>
          <w:kern w:val="0"/>
          <w:sz w:val="24"/>
          <w:szCs w:val="24"/>
          <w:lang w:val="en-US"/>
        </w:rPr>
        <w:t xml:space="preserve"> @userName </w:t>
      </w:r>
      <w:r w:rsidRPr="0016168D">
        <w:rPr>
          <w:rFonts w:ascii="Consolas" w:hAnsi="Consolas" w:cs="Consolas"/>
          <w:noProof w:val="0"/>
          <w:color w:val="808080"/>
          <w:kern w:val="0"/>
          <w:sz w:val="24"/>
          <w:szCs w:val="24"/>
          <w:lang w:val="en-US"/>
        </w:rPr>
        <w:t>+</w:t>
      </w:r>
      <w:r w:rsidRPr="0016168D">
        <w:rPr>
          <w:rFonts w:ascii="Consolas" w:hAnsi="Consolas" w:cs="Consolas"/>
          <w:noProof w:val="0"/>
          <w:color w:val="000000"/>
          <w:kern w:val="0"/>
          <w:sz w:val="24"/>
          <w:szCs w:val="24"/>
          <w:lang w:val="en-US"/>
        </w:rPr>
        <w:t xml:space="preserve"> </w:t>
      </w:r>
      <w:r w:rsidRPr="0016168D">
        <w:rPr>
          <w:rFonts w:ascii="Consolas" w:hAnsi="Consolas" w:cs="Consolas"/>
          <w:noProof w:val="0"/>
          <w:color w:val="FF0000"/>
          <w:kern w:val="0"/>
          <w:sz w:val="24"/>
          <w:szCs w:val="24"/>
          <w:lang w:val="en-US"/>
        </w:rPr>
        <w:t>']'</w:t>
      </w:r>
      <w:r w:rsidRPr="0016168D">
        <w:rPr>
          <w:rFonts w:ascii="Consolas" w:hAnsi="Consolas" w:cs="Consolas"/>
          <w:noProof w:val="0"/>
          <w:color w:val="808080"/>
          <w:kern w:val="0"/>
          <w:sz w:val="24"/>
          <w:szCs w:val="24"/>
          <w:lang w:val="en-US"/>
        </w:rPr>
        <w:t>;</w:t>
      </w:r>
    </w:p>
    <w:p w14:paraId="325ABAB9" w14:textId="77777777" w:rsidR="0016168D" w:rsidRPr="0016168D" w:rsidRDefault="0016168D" w:rsidP="001616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16168D">
        <w:rPr>
          <w:rFonts w:ascii="Consolas" w:hAnsi="Consolas" w:cs="Consolas"/>
          <w:noProof w:val="0"/>
          <w:color w:val="000000"/>
          <w:kern w:val="0"/>
          <w:sz w:val="24"/>
          <w:szCs w:val="24"/>
          <w:lang w:val="en-US"/>
        </w:rPr>
        <w:t xml:space="preserve">        </w:t>
      </w:r>
      <w:r w:rsidRPr="0016168D">
        <w:rPr>
          <w:rFonts w:ascii="Consolas" w:hAnsi="Consolas" w:cs="Consolas"/>
          <w:noProof w:val="0"/>
          <w:color w:val="0000FF"/>
          <w:kern w:val="0"/>
          <w:sz w:val="24"/>
          <w:szCs w:val="24"/>
          <w:lang w:val="en-US"/>
        </w:rPr>
        <w:t xml:space="preserve">EXEC </w:t>
      </w:r>
      <w:r w:rsidRPr="0016168D">
        <w:rPr>
          <w:rFonts w:ascii="Consolas" w:hAnsi="Consolas" w:cs="Consolas"/>
          <w:noProof w:val="0"/>
          <w:color w:val="808080"/>
          <w:kern w:val="0"/>
          <w:sz w:val="24"/>
          <w:szCs w:val="24"/>
          <w:lang w:val="en-US"/>
        </w:rPr>
        <w:t>(</w:t>
      </w:r>
      <w:r w:rsidRPr="0016168D">
        <w:rPr>
          <w:rFonts w:ascii="Consolas" w:hAnsi="Consolas" w:cs="Consolas"/>
          <w:noProof w:val="0"/>
          <w:color w:val="000000"/>
          <w:kern w:val="0"/>
          <w:sz w:val="24"/>
          <w:szCs w:val="24"/>
          <w:lang w:val="en-US"/>
        </w:rPr>
        <w:t>@sqlString</w:t>
      </w:r>
      <w:proofErr w:type="gramStart"/>
      <w:r w:rsidRPr="0016168D">
        <w:rPr>
          <w:rFonts w:ascii="Consolas" w:hAnsi="Consolas" w:cs="Consolas"/>
          <w:noProof w:val="0"/>
          <w:color w:val="808080"/>
          <w:kern w:val="0"/>
          <w:sz w:val="24"/>
          <w:szCs w:val="24"/>
          <w:lang w:val="en-US"/>
        </w:rPr>
        <w:t>);</w:t>
      </w:r>
      <w:proofErr w:type="gramEnd"/>
    </w:p>
    <w:p w14:paraId="5DBA24E5" w14:textId="77777777" w:rsidR="0016168D" w:rsidRPr="0016168D" w:rsidRDefault="0016168D" w:rsidP="001616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p>
    <w:p w14:paraId="49264F4A" w14:textId="77777777" w:rsidR="0016168D" w:rsidRPr="0016168D" w:rsidRDefault="0016168D" w:rsidP="001616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16168D">
        <w:rPr>
          <w:rFonts w:ascii="Consolas" w:hAnsi="Consolas" w:cs="Consolas"/>
          <w:noProof w:val="0"/>
          <w:color w:val="000000"/>
          <w:kern w:val="0"/>
          <w:sz w:val="24"/>
          <w:szCs w:val="24"/>
          <w:lang w:val="en-US"/>
        </w:rPr>
        <w:t xml:space="preserve">        </w:t>
      </w:r>
      <w:r w:rsidRPr="0016168D">
        <w:rPr>
          <w:rFonts w:ascii="Consolas" w:hAnsi="Consolas" w:cs="Consolas"/>
          <w:noProof w:val="0"/>
          <w:color w:val="008000"/>
          <w:kern w:val="0"/>
          <w:sz w:val="24"/>
          <w:szCs w:val="24"/>
          <w:lang w:val="en-US"/>
        </w:rPr>
        <w:t xml:space="preserve">-- Assign role based on </w:t>
      </w:r>
      <w:proofErr w:type="spellStart"/>
      <w:r w:rsidRPr="0016168D">
        <w:rPr>
          <w:rFonts w:ascii="Consolas" w:hAnsi="Consolas" w:cs="Consolas"/>
          <w:noProof w:val="0"/>
          <w:color w:val="008000"/>
          <w:kern w:val="0"/>
          <w:sz w:val="24"/>
          <w:szCs w:val="24"/>
          <w:lang w:val="en-US"/>
        </w:rPr>
        <w:t>userRole</w:t>
      </w:r>
      <w:proofErr w:type="spellEnd"/>
    </w:p>
    <w:p w14:paraId="5DBCAB83" w14:textId="77777777" w:rsidR="0016168D" w:rsidRPr="0016168D" w:rsidRDefault="0016168D" w:rsidP="001616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16168D">
        <w:rPr>
          <w:rFonts w:ascii="Consolas" w:hAnsi="Consolas" w:cs="Consolas"/>
          <w:noProof w:val="0"/>
          <w:color w:val="000000"/>
          <w:kern w:val="0"/>
          <w:sz w:val="24"/>
          <w:szCs w:val="24"/>
          <w:lang w:val="en-US"/>
        </w:rPr>
        <w:t xml:space="preserve">        </w:t>
      </w:r>
      <w:r w:rsidRPr="0016168D">
        <w:rPr>
          <w:rFonts w:ascii="Consolas" w:hAnsi="Consolas" w:cs="Consolas"/>
          <w:noProof w:val="0"/>
          <w:color w:val="0000FF"/>
          <w:kern w:val="0"/>
          <w:sz w:val="24"/>
          <w:szCs w:val="24"/>
          <w:lang w:val="en-US"/>
        </w:rPr>
        <w:t>IF</w:t>
      </w:r>
      <w:r w:rsidRPr="0016168D">
        <w:rPr>
          <w:rFonts w:ascii="Consolas" w:hAnsi="Consolas" w:cs="Consolas"/>
          <w:noProof w:val="0"/>
          <w:color w:val="000000"/>
          <w:kern w:val="0"/>
          <w:sz w:val="24"/>
          <w:szCs w:val="24"/>
          <w:lang w:val="en-US"/>
        </w:rPr>
        <w:t xml:space="preserve"> @userRole </w:t>
      </w:r>
      <w:r w:rsidRPr="0016168D">
        <w:rPr>
          <w:rFonts w:ascii="Consolas" w:hAnsi="Consolas" w:cs="Consolas"/>
          <w:noProof w:val="0"/>
          <w:color w:val="808080"/>
          <w:kern w:val="0"/>
          <w:sz w:val="24"/>
          <w:szCs w:val="24"/>
          <w:lang w:val="en-US"/>
        </w:rPr>
        <w:t>=</w:t>
      </w:r>
      <w:r w:rsidRPr="0016168D">
        <w:rPr>
          <w:rFonts w:ascii="Consolas" w:hAnsi="Consolas" w:cs="Consolas"/>
          <w:noProof w:val="0"/>
          <w:color w:val="000000"/>
          <w:kern w:val="0"/>
          <w:sz w:val="24"/>
          <w:szCs w:val="24"/>
          <w:lang w:val="en-US"/>
        </w:rPr>
        <w:t xml:space="preserve"> 0</w:t>
      </w:r>
    </w:p>
    <w:p w14:paraId="2A0CB46E" w14:textId="77777777" w:rsidR="0016168D" w:rsidRPr="0016168D" w:rsidRDefault="0016168D" w:rsidP="001616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16168D">
        <w:rPr>
          <w:rFonts w:ascii="Consolas" w:hAnsi="Consolas" w:cs="Consolas"/>
          <w:noProof w:val="0"/>
          <w:color w:val="000000"/>
          <w:kern w:val="0"/>
          <w:sz w:val="24"/>
          <w:szCs w:val="24"/>
          <w:lang w:val="en-US"/>
        </w:rPr>
        <w:t xml:space="preserve">            </w:t>
      </w:r>
      <w:r w:rsidRPr="0016168D">
        <w:rPr>
          <w:rFonts w:ascii="Consolas" w:hAnsi="Consolas" w:cs="Consolas"/>
          <w:noProof w:val="0"/>
          <w:color w:val="0000FF"/>
          <w:kern w:val="0"/>
          <w:sz w:val="24"/>
          <w:szCs w:val="24"/>
          <w:lang w:val="en-US"/>
        </w:rPr>
        <w:t>SET</w:t>
      </w:r>
      <w:r w:rsidRPr="0016168D">
        <w:rPr>
          <w:rFonts w:ascii="Consolas" w:hAnsi="Consolas" w:cs="Consolas"/>
          <w:noProof w:val="0"/>
          <w:color w:val="000000"/>
          <w:kern w:val="0"/>
          <w:sz w:val="24"/>
          <w:szCs w:val="24"/>
          <w:lang w:val="en-US"/>
        </w:rPr>
        <w:t xml:space="preserve"> @sqlString </w:t>
      </w:r>
      <w:r w:rsidRPr="0016168D">
        <w:rPr>
          <w:rFonts w:ascii="Consolas" w:hAnsi="Consolas" w:cs="Consolas"/>
          <w:noProof w:val="0"/>
          <w:color w:val="808080"/>
          <w:kern w:val="0"/>
          <w:sz w:val="24"/>
          <w:szCs w:val="24"/>
          <w:lang w:val="en-US"/>
        </w:rPr>
        <w:t>=</w:t>
      </w:r>
      <w:r w:rsidRPr="0016168D">
        <w:rPr>
          <w:rFonts w:ascii="Consolas" w:hAnsi="Consolas" w:cs="Consolas"/>
          <w:noProof w:val="0"/>
          <w:color w:val="000000"/>
          <w:kern w:val="0"/>
          <w:sz w:val="24"/>
          <w:szCs w:val="24"/>
          <w:lang w:val="en-US"/>
        </w:rPr>
        <w:t xml:space="preserve"> </w:t>
      </w:r>
      <w:r w:rsidRPr="0016168D">
        <w:rPr>
          <w:rFonts w:ascii="Consolas" w:hAnsi="Consolas" w:cs="Consolas"/>
          <w:noProof w:val="0"/>
          <w:color w:val="FF0000"/>
          <w:kern w:val="0"/>
          <w:sz w:val="24"/>
          <w:szCs w:val="24"/>
          <w:lang w:val="en-US"/>
        </w:rPr>
        <w:t xml:space="preserve">'ALTER ROLE </w:t>
      </w:r>
      <w:proofErr w:type="spellStart"/>
      <w:r w:rsidRPr="0016168D">
        <w:rPr>
          <w:rFonts w:ascii="Consolas" w:hAnsi="Consolas" w:cs="Consolas"/>
          <w:noProof w:val="0"/>
          <w:color w:val="FF0000"/>
          <w:kern w:val="0"/>
          <w:sz w:val="24"/>
          <w:szCs w:val="24"/>
          <w:lang w:val="en-US"/>
        </w:rPr>
        <w:t>db_owner</w:t>
      </w:r>
      <w:proofErr w:type="spellEnd"/>
      <w:r w:rsidRPr="0016168D">
        <w:rPr>
          <w:rFonts w:ascii="Consolas" w:hAnsi="Consolas" w:cs="Consolas"/>
          <w:noProof w:val="0"/>
          <w:color w:val="FF0000"/>
          <w:kern w:val="0"/>
          <w:sz w:val="24"/>
          <w:szCs w:val="24"/>
          <w:lang w:val="en-US"/>
        </w:rPr>
        <w:t xml:space="preserve"> ADD MEMBER ['</w:t>
      </w:r>
      <w:r w:rsidRPr="0016168D">
        <w:rPr>
          <w:rFonts w:ascii="Consolas" w:hAnsi="Consolas" w:cs="Consolas"/>
          <w:noProof w:val="0"/>
          <w:color w:val="000000"/>
          <w:kern w:val="0"/>
          <w:sz w:val="24"/>
          <w:szCs w:val="24"/>
          <w:lang w:val="en-US"/>
        </w:rPr>
        <w:t xml:space="preserve"> </w:t>
      </w:r>
      <w:r w:rsidRPr="0016168D">
        <w:rPr>
          <w:rFonts w:ascii="Consolas" w:hAnsi="Consolas" w:cs="Consolas"/>
          <w:noProof w:val="0"/>
          <w:color w:val="808080"/>
          <w:kern w:val="0"/>
          <w:sz w:val="24"/>
          <w:szCs w:val="24"/>
          <w:lang w:val="en-US"/>
        </w:rPr>
        <w:t>+</w:t>
      </w:r>
      <w:r w:rsidRPr="0016168D">
        <w:rPr>
          <w:rFonts w:ascii="Consolas" w:hAnsi="Consolas" w:cs="Consolas"/>
          <w:noProof w:val="0"/>
          <w:color w:val="000000"/>
          <w:kern w:val="0"/>
          <w:sz w:val="24"/>
          <w:szCs w:val="24"/>
          <w:lang w:val="en-US"/>
        </w:rPr>
        <w:t xml:space="preserve"> @userName </w:t>
      </w:r>
      <w:r w:rsidRPr="0016168D">
        <w:rPr>
          <w:rFonts w:ascii="Consolas" w:hAnsi="Consolas" w:cs="Consolas"/>
          <w:noProof w:val="0"/>
          <w:color w:val="808080"/>
          <w:kern w:val="0"/>
          <w:sz w:val="24"/>
          <w:szCs w:val="24"/>
          <w:lang w:val="en-US"/>
        </w:rPr>
        <w:t>+</w:t>
      </w:r>
      <w:r w:rsidRPr="0016168D">
        <w:rPr>
          <w:rFonts w:ascii="Consolas" w:hAnsi="Consolas" w:cs="Consolas"/>
          <w:noProof w:val="0"/>
          <w:color w:val="000000"/>
          <w:kern w:val="0"/>
          <w:sz w:val="24"/>
          <w:szCs w:val="24"/>
          <w:lang w:val="en-US"/>
        </w:rPr>
        <w:t xml:space="preserve"> </w:t>
      </w:r>
      <w:r w:rsidRPr="0016168D">
        <w:rPr>
          <w:rFonts w:ascii="Consolas" w:hAnsi="Consolas" w:cs="Consolas"/>
          <w:noProof w:val="0"/>
          <w:color w:val="FF0000"/>
          <w:kern w:val="0"/>
          <w:sz w:val="24"/>
          <w:szCs w:val="24"/>
          <w:lang w:val="en-US"/>
        </w:rPr>
        <w:t>']</w:t>
      </w:r>
      <w:proofErr w:type="gramStart"/>
      <w:r w:rsidRPr="0016168D">
        <w:rPr>
          <w:rFonts w:ascii="Consolas" w:hAnsi="Consolas" w:cs="Consolas"/>
          <w:noProof w:val="0"/>
          <w:color w:val="FF0000"/>
          <w:kern w:val="0"/>
          <w:sz w:val="24"/>
          <w:szCs w:val="24"/>
          <w:lang w:val="en-US"/>
        </w:rPr>
        <w:t>'</w:t>
      </w:r>
      <w:r w:rsidRPr="0016168D">
        <w:rPr>
          <w:rFonts w:ascii="Consolas" w:hAnsi="Consolas" w:cs="Consolas"/>
          <w:noProof w:val="0"/>
          <w:color w:val="808080"/>
          <w:kern w:val="0"/>
          <w:sz w:val="24"/>
          <w:szCs w:val="24"/>
          <w:lang w:val="en-US"/>
        </w:rPr>
        <w:t>;</w:t>
      </w:r>
      <w:proofErr w:type="gramEnd"/>
    </w:p>
    <w:p w14:paraId="4472B2C2" w14:textId="77777777" w:rsidR="0016168D" w:rsidRPr="0016168D" w:rsidRDefault="0016168D" w:rsidP="001616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16168D">
        <w:rPr>
          <w:rFonts w:ascii="Consolas" w:hAnsi="Consolas" w:cs="Consolas"/>
          <w:noProof w:val="0"/>
          <w:color w:val="000000"/>
          <w:kern w:val="0"/>
          <w:sz w:val="24"/>
          <w:szCs w:val="24"/>
          <w:lang w:val="en-US"/>
        </w:rPr>
        <w:t xml:space="preserve">        </w:t>
      </w:r>
      <w:r w:rsidRPr="0016168D">
        <w:rPr>
          <w:rFonts w:ascii="Consolas" w:hAnsi="Consolas" w:cs="Consolas"/>
          <w:noProof w:val="0"/>
          <w:color w:val="0000FF"/>
          <w:kern w:val="0"/>
          <w:sz w:val="24"/>
          <w:szCs w:val="24"/>
          <w:lang w:val="en-US"/>
        </w:rPr>
        <w:t>ELSE</w:t>
      </w:r>
      <w:r w:rsidRPr="0016168D">
        <w:rPr>
          <w:rFonts w:ascii="Consolas" w:hAnsi="Consolas" w:cs="Consolas"/>
          <w:noProof w:val="0"/>
          <w:color w:val="000000"/>
          <w:kern w:val="0"/>
          <w:sz w:val="24"/>
          <w:szCs w:val="24"/>
          <w:lang w:val="en-US"/>
        </w:rPr>
        <w:t xml:space="preserve"> </w:t>
      </w:r>
      <w:r w:rsidRPr="0016168D">
        <w:rPr>
          <w:rFonts w:ascii="Consolas" w:hAnsi="Consolas" w:cs="Consolas"/>
          <w:noProof w:val="0"/>
          <w:color w:val="0000FF"/>
          <w:kern w:val="0"/>
          <w:sz w:val="24"/>
          <w:szCs w:val="24"/>
          <w:lang w:val="en-US"/>
        </w:rPr>
        <w:t>IF</w:t>
      </w:r>
      <w:r w:rsidRPr="0016168D">
        <w:rPr>
          <w:rFonts w:ascii="Consolas" w:hAnsi="Consolas" w:cs="Consolas"/>
          <w:noProof w:val="0"/>
          <w:color w:val="000000"/>
          <w:kern w:val="0"/>
          <w:sz w:val="24"/>
          <w:szCs w:val="24"/>
          <w:lang w:val="en-US"/>
        </w:rPr>
        <w:t xml:space="preserve"> @userRole </w:t>
      </w:r>
      <w:r w:rsidRPr="0016168D">
        <w:rPr>
          <w:rFonts w:ascii="Consolas" w:hAnsi="Consolas" w:cs="Consolas"/>
          <w:noProof w:val="0"/>
          <w:color w:val="808080"/>
          <w:kern w:val="0"/>
          <w:sz w:val="24"/>
          <w:szCs w:val="24"/>
          <w:lang w:val="en-US"/>
        </w:rPr>
        <w:t>=</w:t>
      </w:r>
      <w:r w:rsidRPr="0016168D">
        <w:rPr>
          <w:rFonts w:ascii="Consolas" w:hAnsi="Consolas" w:cs="Consolas"/>
          <w:noProof w:val="0"/>
          <w:color w:val="000000"/>
          <w:kern w:val="0"/>
          <w:sz w:val="24"/>
          <w:szCs w:val="24"/>
          <w:lang w:val="en-US"/>
        </w:rPr>
        <w:t xml:space="preserve"> 1</w:t>
      </w:r>
    </w:p>
    <w:p w14:paraId="7F408B4C" w14:textId="77777777" w:rsidR="0016168D" w:rsidRPr="0016168D" w:rsidRDefault="0016168D" w:rsidP="001616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16168D">
        <w:rPr>
          <w:rFonts w:ascii="Consolas" w:hAnsi="Consolas" w:cs="Consolas"/>
          <w:noProof w:val="0"/>
          <w:color w:val="000000"/>
          <w:kern w:val="0"/>
          <w:sz w:val="24"/>
          <w:szCs w:val="24"/>
          <w:lang w:val="en-US"/>
        </w:rPr>
        <w:t xml:space="preserve">            </w:t>
      </w:r>
      <w:r w:rsidRPr="0016168D">
        <w:rPr>
          <w:rFonts w:ascii="Consolas" w:hAnsi="Consolas" w:cs="Consolas"/>
          <w:noProof w:val="0"/>
          <w:color w:val="0000FF"/>
          <w:kern w:val="0"/>
          <w:sz w:val="24"/>
          <w:szCs w:val="24"/>
          <w:lang w:val="en-US"/>
        </w:rPr>
        <w:t>SET</w:t>
      </w:r>
      <w:r w:rsidRPr="0016168D">
        <w:rPr>
          <w:rFonts w:ascii="Consolas" w:hAnsi="Consolas" w:cs="Consolas"/>
          <w:noProof w:val="0"/>
          <w:color w:val="000000"/>
          <w:kern w:val="0"/>
          <w:sz w:val="24"/>
          <w:szCs w:val="24"/>
          <w:lang w:val="en-US"/>
        </w:rPr>
        <w:t xml:space="preserve"> @sqlString </w:t>
      </w:r>
      <w:r w:rsidRPr="0016168D">
        <w:rPr>
          <w:rFonts w:ascii="Consolas" w:hAnsi="Consolas" w:cs="Consolas"/>
          <w:noProof w:val="0"/>
          <w:color w:val="808080"/>
          <w:kern w:val="0"/>
          <w:sz w:val="24"/>
          <w:szCs w:val="24"/>
          <w:lang w:val="en-US"/>
        </w:rPr>
        <w:t>=</w:t>
      </w:r>
      <w:r w:rsidRPr="0016168D">
        <w:rPr>
          <w:rFonts w:ascii="Consolas" w:hAnsi="Consolas" w:cs="Consolas"/>
          <w:noProof w:val="0"/>
          <w:color w:val="000000"/>
          <w:kern w:val="0"/>
          <w:sz w:val="24"/>
          <w:szCs w:val="24"/>
          <w:lang w:val="en-US"/>
        </w:rPr>
        <w:t xml:space="preserve"> </w:t>
      </w:r>
      <w:r w:rsidRPr="0016168D">
        <w:rPr>
          <w:rFonts w:ascii="Consolas" w:hAnsi="Consolas" w:cs="Consolas"/>
          <w:noProof w:val="0"/>
          <w:color w:val="FF0000"/>
          <w:kern w:val="0"/>
          <w:sz w:val="24"/>
          <w:szCs w:val="24"/>
          <w:lang w:val="en-US"/>
        </w:rPr>
        <w:t xml:space="preserve">'ALTER ROLE </w:t>
      </w:r>
      <w:proofErr w:type="spellStart"/>
      <w:r w:rsidRPr="0016168D">
        <w:rPr>
          <w:rFonts w:ascii="Consolas" w:hAnsi="Consolas" w:cs="Consolas"/>
          <w:noProof w:val="0"/>
          <w:color w:val="FF0000"/>
          <w:kern w:val="0"/>
          <w:sz w:val="24"/>
          <w:szCs w:val="24"/>
          <w:lang w:val="en-US"/>
        </w:rPr>
        <w:t>role_emp</w:t>
      </w:r>
      <w:proofErr w:type="spellEnd"/>
      <w:r w:rsidRPr="0016168D">
        <w:rPr>
          <w:rFonts w:ascii="Consolas" w:hAnsi="Consolas" w:cs="Consolas"/>
          <w:noProof w:val="0"/>
          <w:color w:val="FF0000"/>
          <w:kern w:val="0"/>
          <w:sz w:val="24"/>
          <w:szCs w:val="24"/>
          <w:lang w:val="en-US"/>
        </w:rPr>
        <w:t xml:space="preserve"> ADD MEMBER ['</w:t>
      </w:r>
      <w:r w:rsidRPr="0016168D">
        <w:rPr>
          <w:rFonts w:ascii="Consolas" w:hAnsi="Consolas" w:cs="Consolas"/>
          <w:noProof w:val="0"/>
          <w:color w:val="000000"/>
          <w:kern w:val="0"/>
          <w:sz w:val="24"/>
          <w:szCs w:val="24"/>
          <w:lang w:val="en-US"/>
        </w:rPr>
        <w:t xml:space="preserve"> </w:t>
      </w:r>
      <w:r w:rsidRPr="0016168D">
        <w:rPr>
          <w:rFonts w:ascii="Consolas" w:hAnsi="Consolas" w:cs="Consolas"/>
          <w:noProof w:val="0"/>
          <w:color w:val="808080"/>
          <w:kern w:val="0"/>
          <w:sz w:val="24"/>
          <w:szCs w:val="24"/>
          <w:lang w:val="en-US"/>
        </w:rPr>
        <w:t>+</w:t>
      </w:r>
      <w:r w:rsidRPr="0016168D">
        <w:rPr>
          <w:rFonts w:ascii="Consolas" w:hAnsi="Consolas" w:cs="Consolas"/>
          <w:noProof w:val="0"/>
          <w:color w:val="000000"/>
          <w:kern w:val="0"/>
          <w:sz w:val="24"/>
          <w:szCs w:val="24"/>
          <w:lang w:val="en-US"/>
        </w:rPr>
        <w:t xml:space="preserve"> @userName </w:t>
      </w:r>
      <w:r w:rsidRPr="0016168D">
        <w:rPr>
          <w:rFonts w:ascii="Consolas" w:hAnsi="Consolas" w:cs="Consolas"/>
          <w:noProof w:val="0"/>
          <w:color w:val="808080"/>
          <w:kern w:val="0"/>
          <w:sz w:val="24"/>
          <w:szCs w:val="24"/>
          <w:lang w:val="en-US"/>
        </w:rPr>
        <w:t>+</w:t>
      </w:r>
      <w:r w:rsidRPr="0016168D">
        <w:rPr>
          <w:rFonts w:ascii="Consolas" w:hAnsi="Consolas" w:cs="Consolas"/>
          <w:noProof w:val="0"/>
          <w:color w:val="000000"/>
          <w:kern w:val="0"/>
          <w:sz w:val="24"/>
          <w:szCs w:val="24"/>
          <w:lang w:val="en-US"/>
        </w:rPr>
        <w:t xml:space="preserve"> </w:t>
      </w:r>
      <w:r w:rsidRPr="0016168D">
        <w:rPr>
          <w:rFonts w:ascii="Consolas" w:hAnsi="Consolas" w:cs="Consolas"/>
          <w:noProof w:val="0"/>
          <w:color w:val="FF0000"/>
          <w:kern w:val="0"/>
          <w:sz w:val="24"/>
          <w:szCs w:val="24"/>
          <w:lang w:val="en-US"/>
        </w:rPr>
        <w:t>']</w:t>
      </w:r>
      <w:proofErr w:type="gramStart"/>
      <w:r w:rsidRPr="0016168D">
        <w:rPr>
          <w:rFonts w:ascii="Consolas" w:hAnsi="Consolas" w:cs="Consolas"/>
          <w:noProof w:val="0"/>
          <w:color w:val="FF0000"/>
          <w:kern w:val="0"/>
          <w:sz w:val="24"/>
          <w:szCs w:val="24"/>
          <w:lang w:val="en-US"/>
        </w:rPr>
        <w:t>'</w:t>
      </w:r>
      <w:r w:rsidRPr="0016168D">
        <w:rPr>
          <w:rFonts w:ascii="Consolas" w:hAnsi="Consolas" w:cs="Consolas"/>
          <w:noProof w:val="0"/>
          <w:color w:val="808080"/>
          <w:kern w:val="0"/>
          <w:sz w:val="24"/>
          <w:szCs w:val="24"/>
          <w:lang w:val="en-US"/>
        </w:rPr>
        <w:t>;</w:t>
      </w:r>
      <w:proofErr w:type="gramEnd"/>
    </w:p>
    <w:p w14:paraId="6A2CE61B" w14:textId="77777777" w:rsidR="0016168D" w:rsidRPr="0016168D" w:rsidRDefault="0016168D" w:rsidP="001616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p>
    <w:p w14:paraId="5784919E" w14:textId="77777777" w:rsidR="0016168D" w:rsidRPr="0016168D" w:rsidRDefault="0016168D" w:rsidP="001616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16168D">
        <w:rPr>
          <w:rFonts w:ascii="Consolas" w:hAnsi="Consolas" w:cs="Consolas"/>
          <w:noProof w:val="0"/>
          <w:color w:val="000000"/>
          <w:kern w:val="0"/>
          <w:sz w:val="24"/>
          <w:szCs w:val="24"/>
          <w:lang w:val="en-US"/>
        </w:rPr>
        <w:t xml:space="preserve">        </w:t>
      </w:r>
      <w:r w:rsidRPr="0016168D">
        <w:rPr>
          <w:rFonts w:ascii="Consolas" w:hAnsi="Consolas" w:cs="Consolas"/>
          <w:noProof w:val="0"/>
          <w:color w:val="0000FF"/>
          <w:kern w:val="0"/>
          <w:sz w:val="24"/>
          <w:szCs w:val="24"/>
          <w:lang w:val="en-US"/>
        </w:rPr>
        <w:t xml:space="preserve">EXEC </w:t>
      </w:r>
      <w:r w:rsidRPr="0016168D">
        <w:rPr>
          <w:rFonts w:ascii="Consolas" w:hAnsi="Consolas" w:cs="Consolas"/>
          <w:noProof w:val="0"/>
          <w:color w:val="808080"/>
          <w:kern w:val="0"/>
          <w:sz w:val="24"/>
          <w:szCs w:val="24"/>
          <w:lang w:val="en-US"/>
        </w:rPr>
        <w:t>(</w:t>
      </w:r>
      <w:r w:rsidRPr="0016168D">
        <w:rPr>
          <w:rFonts w:ascii="Consolas" w:hAnsi="Consolas" w:cs="Consolas"/>
          <w:noProof w:val="0"/>
          <w:color w:val="000000"/>
          <w:kern w:val="0"/>
          <w:sz w:val="24"/>
          <w:szCs w:val="24"/>
          <w:lang w:val="en-US"/>
        </w:rPr>
        <w:t>@sqlString</w:t>
      </w:r>
      <w:proofErr w:type="gramStart"/>
      <w:r w:rsidRPr="0016168D">
        <w:rPr>
          <w:rFonts w:ascii="Consolas" w:hAnsi="Consolas" w:cs="Consolas"/>
          <w:noProof w:val="0"/>
          <w:color w:val="808080"/>
          <w:kern w:val="0"/>
          <w:sz w:val="24"/>
          <w:szCs w:val="24"/>
          <w:lang w:val="en-US"/>
        </w:rPr>
        <w:t>);</w:t>
      </w:r>
      <w:proofErr w:type="gramEnd"/>
      <w:r w:rsidRPr="0016168D">
        <w:rPr>
          <w:rFonts w:ascii="Consolas" w:hAnsi="Consolas" w:cs="Consolas"/>
          <w:noProof w:val="0"/>
          <w:color w:val="000000"/>
          <w:kern w:val="0"/>
          <w:sz w:val="24"/>
          <w:szCs w:val="24"/>
          <w:lang w:val="en-US"/>
        </w:rPr>
        <w:t xml:space="preserve"> </w:t>
      </w:r>
    </w:p>
    <w:p w14:paraId="13D34540" w14:textId="77777777" w:rsidR="0016168D" w:rsidRPr="0016168D" w:rsidRDefault="0016168D" w:rsidP="001616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p>
    <w:p w14:paraId="2B145C7A" w14:textId="77777777" w:rsidR="0016168D" w:rsidRPr="0016168D" w:rsidRDefault="0016168D" w:rsidP="001616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16168D">
        <w:rPr>
          <w:rFonts w:ascii="Consolas" w:hAnsi="Consolas" w:cs="Consolas"/>
          <w:noProof w:val="0"/>
          <w:color w:val="000000"/>
          <w:kern w:val="0"/>
          <w:sz w:val="24"/>
          <w:szCs w:val="24"/>
          <w:lang w:val="en-US"/>
        </w:rPr>
        <w:t xml:space="preserve">        </w:t>
      </w:r>
      <w:r w:rsidRPr="0016168D">
        <w:rPr>
          <w:rFonts w:ascii="Consolas" w:hAnsi="Consolas" w:cs="Consolas"/>
          <w:noProof w:val="0"/>
          <w:color w:val="0000FF"/>
          <w:kern w:val="0"/>
          <w:sz w:val="24"/>
          <w:szCs w:val="24"/>
          <w:lang w:val="en-US"/>
        </w:rPr>
        <w:t>COMMIT</w:t>
      </w:r>
      <w:r w:rsidRPr="0016168D">
        <w:rPr>
          <w:rFonts w:ascii="Consolas" w:hAnsi="Consolas" w:cs="Consolas"/>
          <w:noProof w:val="0"/>
          <w:color w:val="000000"/>
          <w:kern w:val="0"/>
          <w:sz w:val="24"/>
          <w:szCs w:val="24"/>
          <w:lang w:val="en-US"/>
        </w:rPr>
        <w:t xml:space="preserve"> </w:t>
      </w:r>
      <w:r w:rsidRPr="0016168D">
        <w:rPr>
          <w:rFonts w:ascii="Consolas" w:hAnsi="Consolas" w:cs="Consolas"/>
          <w:noProof w:val="0"/>
          <w:color w:val="0000FF"/>
          <w:kern w:val="0"/>
          <w:sz w:val="24"/>
          <w:szCs w:val="24"/>
          <w:lang w:val="en-US"/>
        </w:rPr>
        <w:t>TRANSACTION</w:t>
      </w:r>
      <w:r w:rsidRPr="0016168D">
        <w:rPr>
          <w:rFonts w:ascii="Consolas" w:hAnsi="Consolas" w:cs="Consolas"/>
          <w:noProof w:val="0"/>
          <w:color w:val="808080"/>
          <w:kern w:val="0"/>
          <w:sz w:val="24"/>
          <w:szCs w:val="24"/>
          <w:lang w:val="en-US"/>
        </w:rPr>
        <w:t>;</w:t>
      </w:r>
      <w:r w:rsidRPr="0016168D">
        <w:rPr>
          <w:rFonts w:ascii="Consolas" w:hAnsi="Consolas" w:cs="Consolas"/>
          <w:noProof w:val="0"/>
          <w:color w:val="000000"/>
          <w:kern w:val="0"/>
          <w:sz w:val="24"/>
          <w:szCs w:val="24"/>
          <w:lang w:val="en-US"/>
        </w:rPr>
        <w:t xml:space="preserve"> </w:t>
      </w:r>
      <w:r w:rsidRPr="0016168D">
        <w:rPr>
          <w:rFonts w:ascii="Consolas" w:hAnsi="Consolas" w:cs="Consolas"/>
          <w:noProof w:val="0"/>
          <w:color w:val="008000"/>
          <w:kern w:val="0"/>
          <w:sz w:val="24"/>
          <w:szCs w:val="24"/>
          <w:lang w:val="en-US"/>
        </w:rPr>
        <w:t xml:space="preserve">-- Commit the transaction if no </w:t>
      </w:r>
      <w:proofErr w:type="gramStart"/>
      <w:r w:rsidRPr="0016168D">
        <w:rPr>
          <w:rFonts w:ascii="Consolas" w:hAnsi="Consolas" w:cs="Consolas"/>
          <w:noProof w:val="0"/>
          <w:color w:val="008000"/>
          <w:kern w:val="0"/>
          <w:sz w:val="24"/>
          <w:szCs w:val="24"/>
          <w:lang w:val="en-US"/>
        </w:rPr>
        <w:t>errors</w:t>
      </w:r>
      <w:proofErr w:type="gramEnd"/>
    </w:p>
    <w:p w14:paraId="472C7EF3" w14:textId="77777777" w:rsidR="0016168D" w:rsidRPr="0016168D" w:rsidRDefault="0016168D" w:rsidP="001616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16168D">
        <w:rPr>
          <w:rFonts w:ascii="Consolas" w:hAnsi="Consolas" w:cs="Consolas"/>
          <w:noProof w:val="0"/>
          <w:color w:val="000000"/>
          <w:kern w:val="0"/>
          <w:sz w:val="24"/>
          <w:szCs w:val="24"/>
          <w:lang w:val="en-US"/>
        </w:rPr>
        <w:t xml:space="preserve">    </w:t>
      </w:r>
      <w:r w:rsidRPr="0016168D">
        <w:rPr>
          <w:rFonts w:ascii="Consolas" w:hAnsi="Consolas" w:cs="Consolas"/>
          <w:noProof w:val="0"/>
          <w:color w:val="0000FF"/>
          <w:kern w:val="0"/>
          <w:sz w:val="24"/>
          <w:szCs w:val="24"/>
          <w:lang w:val="en-US"/>
        </w:rPr>
        <w:t>END</w:t>
      </w:r>
      <w:r w:rsidRPr="0016168D">
        <w:rPr>
          <w:rFonts w:ascii="Consolas" w:hAnsi="Consolas" w:cs="Consolas"/>
          <w:noProof w:val="0"/>
          <w:color w:val="000000"/>
          <w:kern w:val="0"/>
          <w:sz w:val="24"/>
          <w:szCs w:val="24"/>
          <w:lang w:val="en-US"/>
        </w:rPr>
        <w:t xml:space="preserve"> </w:t>
      </w:r>
      <w:r w:rsidRPr="0016168D">
        <w:rPr>
          <w:rFonts w:ascii="Consolas" w:hAnsi="Consolas" w:cs="Consolas"/>
          <w:noProof w:val="0"/>
          <w:color w:val="0000FF"/>
          <w:kern w:val="0"/>
          <w:sz w:val="24"/>
          <w:szCs w:val="24"/>
          <w:lang w:val="en-US"/>
        </w:rPr>
        <w:t>TRY</w:t>
      </w:r>
    </w:p>
    <w:p w14:paraId="110F06D3" w14:textId="77777777" w:rsidR="0016168D" w:rsidRPr="0016168D" w:rsidRDefault="0016168D" w:rsidP="001616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16168D">
        <w:rPr>
          <w:rFonts w:ascii="Consolas" w:hAnsi="Consolas" w:cs="Consolas"/>
          <w:noProof w:val="0"/>
          <w:color w:val="000000"/>
          <w:kern w:val="0"/>
          <w:sz w:val="24"/>
          <w:szCs w:val="24"/>
          <w:lang w:val="en-US"/>
        </w:rPr>
        <w:t xml:space="preserve">    </w:t>
      </w:r>
      <w:r w:rsidRPr="0016168D">
        <w:rPr>
          <w:rFonts w:ascii="Consolas" w:hAnsi="Consolas" w:cs="Consolas"/>
          <w:noProof w:val="0"/>
          <w:color w:val="0000FF"/>
          <w:kern w:val="0"/>
          <w:sz w:val="24"/>
          <w:szCs w:val="24"/>
          <w:lang w:val="en-US"/>
        </w:rPr>
        <w:t>BEGIN</w:t>
      </w:r>
      <w:r w:rsidRPr="0016168D">
        <w:rPr>
          <w:rFonts w:ascii="Consolas" w:hAnsi="Consolas" w:cs="Consolas"/>
          <w:noProof w:val="0"/>
          <w:color w:val="000000"/>
          <w:kern w:val="0"/>
          <w:sz w:val="24"/>
          <w:szCs w:val="24"/>
          <w:lang w:val="en-US"/>
        </w:rPr>
        <w:t xml:space="preserve"> </w:t>
      </w:r>
      <w:r w:rsidRPr="0016168D">
        <w:rPr>
          <w:rFonts w:ascii="Consolas" w:hAnsi="Consolas" w:cs="Consolas"/>
          <w:noProof w:val="0"/>
          <w:color w:val="0000FF"/>
          <w:kern w:val="0"/>
          <w:sz w:val="24"/>
          <w:szCs w:val="24"/>
          <w:lang w:val="en-US"/>
        </w:rPr>
        <w:t>CATCH</w:t>
      </w:r>
    </w:p>
    <w:p w14:paraId="08857844" w14:textId="77777777" w:rsidR="0016168D" w:rsidRPr="0016168D" w:rsidRDefault="0016168D" w:rsidP="001616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16168D">
        <w:rPr>
          <w:rFonts w:ascii="Consolas" w:hAnsi="Consolas" w:cs="Consolas"/>
          <w:noProof w:val="0"/>
          <w:color w:val="000000"/>
          <w:kern w:val="0"/>
          <w:sz w:val="24"/>
          <w:szCs w:val="24"/>
          <w:lang w:val="en-US"/>
        </w:rPr>
        <w:t xml:space="preserve">        </w:t>
      </w:r>
      <w:r w:rsidRPr="0016168D">
        <w:rPr>
          <w:rFonts w:ascii="Consolas" w:hAnsi="Consolas" w:cs="Consolas"/>
          <w:noProof w:val="0"/>
          <w:color w:val="0000FF"/>
          <w:kern w:val="0"/>
          <w:sz w:val="24"/>
          <w:szCs w:val="24"/>
          <w:lang w:val="en-US"/>
        </w:rPr>
        <w:t>IF</w:t>
      </w:r>
      <w:r w:rsidRPr="0016168D">
        <w:rPr>
          <w:rFonts w:ascii="Consolas" w:hAnsi="Consolas" w:cs="Consolas"/>
          <w:noProof w:val="0"/>
          <w:color w:val="000000"/>
          <w:kern w:val="0"/>
          <w:sz w:val="24"/>
          <w:szCs w:val="24"/>
          <w:lang w:val="en-US"/>
        </w:rPr>
        <w:t xml:space="preserve"> </w:t>
      </w:r>
      <w:r w:rsidRPr="0016168D">
        <w:rPr>
          <w:rFonts w:ascii="Consolas" w:hAnsi="Consolas" w:cs="Consolas"/>
          <w:noProof w:val="0"/>
          <w:color w:val="FF00FF"/>
          <w:kern w:val="0"/>
          <w:sz w:val="24"/>
          <w:szCs w:val="24"/>
          <w:lang w:val="en-US"/>
        </w:rPr>
        <w:t>@@TRANCOUNT</w:t>
      </w:r>
      <w:r w:rsidRPr="0016168D">
        <w:rPr>
          <w:rFonts w:ascii="Consolas" w:hAnsi="Consolas" w:cs="Consolas"/>
          <w:noProof w:val="0"/>
          <w:color w:val="000000"/>
          <w:kern w:val="0"/>
          <w:sz w:val="24"/>
          <w:szCs w:val="24"/>
          <w:lang w:val="en-US"/>
        </w:rPr>
        <w:t xml:space="preserve"> </w:t>
      </w:r>
      <w:r w:rsidRPr="0016168D">
        <w:rPr>
          <w:rFonts w:ascii="Consolas" w:hAnsi="Consolas" w:cs="Consolas"/>
          <w:noProof w:val="0"/>
          <w:color w:val="808080"/>
          <w:kern w:val="0"/>
          <w:sz w:val="24"/>
          <w:szCs w:val="24"/>
          <w:lang w:val="en-US"/>
        </w:rPr>
        <w:t>&gt;</w:t>
      </w:r>
      <w:r w:rsidRPr="0016168D">
        <w:rPr>
          <w:rFonts w:ascii="Consolas" w:hAnsi="Consolas" w:cs="Consolas"/>
          <w:noProof w:val="0"/>
          <w:color w:val="000000"/>
          <w:kern w:val="0"/>
          <w:sz w:val="24"/>
          <w:szCs w:val="24"/>
          <w:lang w:val="en-US"/>
        </w:rPr>
        <w:t xml:space="preserve"> 0</w:t>
      </w:r>
    </w:p>
    <w:p w14:paraId="0363713E" w14:textId="77777777" w:rsidR="0016168D" w:rsidRPr="0016168D" w:rsidRDefault="0016168D" w:rsidP="001616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16168D">
        <w:rPr>
          <w:rFonts w:ascii="Consolas" w:hAnsi="Consolas" w:cs="Consolas"/>
          <w:noProof w:val="0"/>
          <w:color w:val="000000"/>
          <w:kern w:val="0"/>
          <w:sz w:val="24"/>
          <w:szCs w:val="24"/>
          <w:lang w:val="en-US"/>
        </w:rPr>
        <w:t xml:space="preserve">            </w:t>
      </w:r>
      <w:r w:rsidRPr="0016168D">
        <w:rPr>
          <w:rFonts w:ascii="Consolas" w:hAnsi="Consolas" w:cs="Consolas"/>
          <w:noProof w:val="0"/>
          <w:color w:val="0000FF"/>
          <w:kern w:val="0"/>
          <w:sz w:val="24"/>
          <w:szCs w:val="24"/>
          <w:lang w:val="en-US"/>
        </w:rPr>
        <w:t>ROLLBACK</w:t>
      </w:r>
      <w:r w:rsidRPr="0016168D">
        <w:rPr>
          <w:rFonts w:ascii="Consolas" w:hAnsi="Consolas" w:cs="Consolas"/>
          <w:noProof w:val="0"/>
          <w:color w:val="000000"/>
          <w:kern w:val="0"/>
          <w:sz w:val="24"/>
          <w:szCs w:val="24"/>
          <w:lang w:val="en-US"/>
        </w:rPr>
        <w:t xml:space="preserve"> </w:t>
      </w:r>
      <w:r w:rsidRPr="0016168D">
        <w:rPr>
          <w:rFonts w:ascii="Consolas" w:hAnsi="Consolas" w:cs="Consolas"/>
          <w:noProof w:val="0"/>
          <w:color w:val="0000FF"/>
          <w:kern w:val="0"/>
          <w:sz w:val="24"/>
          <w:szCs w:val="24"/>
          <w:lang w:val="en-US"/>
        </w:rPr>
        <w:t>TRANSACTION</w:t>
      </w:r>
      <w:r w:rsidRPr="0016168D">
        <w:rPr>
          <w:rFonts w:ascii="Consolas" w:hAnsi="Consolas" w:cs="Consolas"/>
          <w:noProof w:val="0"/>
          <w:color w:val="808080"/>
          <w:kern w:val="0"/>
          <w:sz w:val="24"/>
          <w:szCs w:val="24"/>
          <w:lang w:val="en-US"/>
        </w:rPr>
        <w:t>;</w:t>
      </w:r>
      <w:r w:rsidRPr="0016168D">
        <w:rPr>
          <w:rFonts w:ascii="Consolas" w:hAnsi="Consolas" w:cs="Consolas"/>
          <w:noProof w:val="0"/>
          <w:color w:val="000000"/>
          <w:kern w:val="0"/>
          <w:sz w:val="24"/>
          <w:szCs w:val="24"/>
          <w:lang w:val="en-US"/>
        </w:rPr>
        <w:t xml:space="preserve"> </w:t>
      </w:r>
      <w:r w:rsidRPr="0016168D">
        <w:rPr>
          <w:rFonts w:ascii="Consolas" w:hAnsi="Consolas" w:cs="Consolas"/>
          <w:noProof w:val="0"/>
          <w:color w:val="008000"/>
          <w:kern w:val="0"/>
          <w:sz w:val="24"/>
          <w:szCs w:val="24"/>
          <w:lang w:val="en-US"/>
        </w:rPr>
        <w:t xml:space="preserve">-- Roll back the transaction on </w:t>
      </w:r>
      <w:proofErr w:type="gramStart"/>
      <w:r w:rsidRPr="0016168D">
        <w:rPr>
          <w:rFonts w:ascii="Consolas" w:hAnsi="Consolas" w:cs="Consolas"/>
          <w:noProof w:val="0"/>
          <w:color w:val="008000"/>
          <w:kern w:val="0"/>
          <w:sz w:val="24"/>
          <w:szCs w:val="24"/>
          <w:lang w:val="en-US"/>
        </w:rPr>
        <w:t>error</w:t>
      </w:r>
      <w:proofErr w:type="gramEnd"/>
    </w:p>
    <w:p w14:paraId="18FC1544" w14:textId="77777777" w:rsidR="0016168D" w:rsidRPr="0016168D" w:rsidRDefault="0016168D" w:rsidP="001616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p>
    <w:p w14:paraId="19C89EF5" w14:textId="77777777" w:rsidR="0016168D" w:rsidRPr="0016168D" w:rsidRDefault="0016168D" w:rsidP="001616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16168D">
        <w:rPr>
          <w:rFonts w:ascii="Consolas" w:hAnsi="Consolas" w:cs="Consolas"/>
          <w:noProof w:val="0"/>
          <w:color w:val="000000"/>
          <w:kern w:val="0"/>
          <w:sz w:val="24"/>
          <w:szCs w:val="24"/>
          <w:lang w:val="en-US"/>
        </w:rPr>
        <w:t xml:space="preserve">        </w:t>
      </w:r>
      <w:r w:rsidRPr="0016168D">
        <w:rPr>
          <w:rFonts w:ascii="Consolas" w:hAnsi="Consolas" w:cs="Consolas"/>
          <w:noProof w:val="0"/>
          <w:color w:val="008000"/>
          <w:kern w:val="0"/>
          <w:sz w:val="24"/>
          <w:szCs w:val="24"/>
          <w:lang w:val="en-US"/>
        </w:rPr>
        <w:t>-- Capture and raise the error information</w:t>
      </w:r>
    </w:p>
    <w:p w14:paraId="4086DAE5" w14:textId="77777777" w:rsidR="0016168D" w:rsidRPr="0016168D" w:rsidRDefault="0016168D" w:rsidP="001616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16168D">
        <w:rPr>
          <w:rFonts w:ascii="Consolas" w:hAnsi="Consolas" w:cs="Consolas"/>
          <w:noProof w:val="0"/>
          <w:color w:val="000000"/>
          <w:kern w:val="0"/>
          <w:sz w:val="24"/>
          <w:szCs w:val="24"/>
          <w:lang w:val="en-US"/>
        </w:rPr>
        <w:t xml:space="preserve">        </w:t>
      </w:r>
      <w:r w:rsidRPr="0016168D">
        <w:rPr>
          <w:rFonts w:ascii="Consolas" w:hAnsi="Consolas" w:cs="Consolas"/>
          <w:noProof w:val="0"/>
          <w:color w:val="0000FF"/>
          <w:kern w:val="0"/>
          <w:sz w:val="24"/>
          <w:szCs w:val="24"/>
          <w:lang w:val="en-US"/>
        </w:rPr>
        <w:t>DECLARE</w:t>
      </w:r>
      <w:r w:rsidRPr="0016168D">
        <w:rPr>
          <w:rFonts w:ascii="Consolas" w:hAnsi="Consolas" w:cs="Consolas"/>
          <w:noProof w:val="0"/>
          <w:color w:val="000000"/>
          <w:kern w:val="0"/>
          <w:sz w:val="24"/>
          <w:szCs w:val="24"/>
          <w:lang w:val="en-US"/>
        </w:rPr>
        <w:t xml:space="preserve"> @ErrorMessage </w:t>
      </w:r>
      <w:proofErr w:type="gramStart"/>
      <w:r w:rsidRPr="0016168D">
        <w:rPr>
          <w:rFonts w:ascii="Consolas" w:hAnsi="Consolas" w:cs="Consolas"/>
          <w:noProof w:val="0"/>
          <w:color w:val="0000FF"/>
          <w:kern w:val="0"/>
          <w:sz w:val="24"/>
          <w:szCs w:val="24"/>
          <w:lang w:val="en-US"/>
        </w:rPr>
        <w:t>NVARCHAR</w:t>
      </w:r>
      <w:r w:rsidRPr="0016168D">
        <w:rPr>
          <w:rFonts w:ascii="Consolas" w:hAnsi="Consolas" w:cs="Consolas"/>
          <w:noProof w:val="0"/>
          <w:color w:val="808080"/>
          <w:kern w:val="0"/>
          <w:sz w:val="24"/>
          <w:szCs w:val="24"/>
          <w:lang w:val="en-US"/>
        </w:rPr>
        <w:t>(</w:t>
      </w:r>
      <w:proofErr w:type="gramEnd"/>
      <w:r w:rsidRPr="0016168D">
        <w:rPr>
          <w:rFonts w:ascii="Consolas" w:hAnsi="Consolas" w:cs="Consolas"/>
          <w:noProof w:val="0"/>
          <w:color w:val="000000"/>
          <w:kern w:val="0"/>
          <w:sz w:val="24"/>
          <w:szCs w:val="24"/>
          <w:lang w:val="en-US"/>
        </w:rPr>
        <w:t>4000</w:t>
      </w:r>
      <w:r w:rsidRPr="0016168D">
        <w:rPr>
          <w:rFonts w:ascii="Consolas" w:hAnsi="Consolas" w:cs="Consolas"/>
          <w:noProof w:val="0"/>
          <w:color w:val="808080"/>
          <w:kern w:val="0"/>
          <w:sz w:val="24"/>
          <w:szCs w:val="24"/>
          <w:lang w:val="en-US"/>
        </w:rPr>
        <w:t>)</w:t>
      </w:r>
      <w:r w:rsidRPr="0016168D">
        <w:rPr>
          <w:rFonts w:ascii="Consolas" w:hAnsi="Consolas" w:cs="Consolas"/>
          <w:noProof w:val="0"/>
          <w:color w:val="000000"/>
          <w:kern w:val="0"/>
          <w:sz w:val="24"/>
          <w:szCs w:val="24"/>
          <w:lang w:val="en-US"/>
        </w:rPr>
        <w:t xml:space="preserve"> </w:t>
      </w:r>
      <w:r w:rsidRPr="0016168D">
        <w:rPr>
          <w:rFonts w:ascii="Consolas" w:hAnsi="Consolas" w:cs="Consolas"/>
          <w:noProof w:val="0"/>
          <w:color w:val="808080"/>
          <w:kern w:val="0"/>
          <w:sz w:val="24"/>
          <w:szCs w:val="24"/>
          <w:lang w:val="en-US"/>
        </w:rPr>
        <w:t>=</w:t>
      </w:r>
      <w:r w:rsidRPr="0016168D">
        <w:rPr>
          <w:rFonts w:ascii="Consolas" w:hAnsi="Consolas" w:cs="Consolas"/>
          <w:noProof w:val="0"/>
          <w:color w:val="000000"/>
          <w:kern w:val="0"/>
          <w:sz w:val="24"/>
          <w:szCs w:val="24"/>
          <w:lang w:val="en-US"/>
        </w:rPr>
        <w:t xml:space="preserve"> </w:t>
      </w:r>
      <w:r w:rsidRPr="0016168D">
        <w:rPr>
          <w:rFonts w:ascii="Consolas" w:hAnsi="Consolas" w:cs="Consolas"/>
          <w:noProof w:val="0"/>
          <w:color w:val="FF00FF"/>
          <w:kern w:val="0"/>
          <w:sz w:val="24"/>
          <w:szCs w:val="24"/>
          <w:lang w:val="en-US"/>
        </w:rPr>
        <w:t>ERROR_MESSAGE</w:t>
      </w:r>
      <w:r w:rsidRPr="0016168D">
        <w:rPr>
          <w:rFonts w:ascii="Consolas" w:hAnsi="Consolas" w:cs="Consolas"/>
          <w:noProof w:val="0"/>
          <w:color w:val="808080"/>
          <w:kern w:val="0"/>
          <w:sz w:val="24"/>
          <w:szCs w:val="24"/>
          <w:lang w:val="en-US"/>
        </w:rPr>
        <w:t>();</w:t>
      </w:r>
    </w:p>
    <w:p w14:paraId="10885E62" w14:textId="77777777" w:rsidR="0016168D" w:rsidRPr="0016168D" w:rsidRDefault="0016168D" w:rsidP="001616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16168D">
        <w:rPr>
          <w:rFonts w:ascii="Consolas" w:hAnsi="Consolas" w:cs="Consolas"/>
          <w:noProof w:val="0"/>
          <w:color w:val="000000"/>
          <w:kern w:val="0"/>
          <w:sz w:val="24"/>
          <w:szCs w:val="24"/>
          <w:lang w:val="en-US"/>
        </w:rPr>
        <w:t xml:space="preserve">        </w:t>
      </w:r>
      <w:r w:rsidRPr="0016168D">
        <w:rPr>
          <w:rFonts w:ascii="Consolas" w:hAnsi="Consolas" w:cs="Consolas"/>
          <w:noProof w:val="0"/>
          <w:color w:val="0000FF"/>
          <w:kern w:val="0"/>
          <w:sz w:val="24"/>
          <w:szCs w:val="24"/>
          <w:lang w:val="en-US"/>
        </w:rPr>
        <w:t>DECLARE</w:t>
      </w:r>
      <w:r w:rsidRPr="0016168D">
        <w:rPr>
          <w:rFonts w:ascii="Consolas" w:hAnsi="Consolas" w:cs="Consolas"/>
          <w:noProof w:val="0"/>
          <w:color w:val="000000"/>
          <w:kern w:val="0"/>
          <w:sz w:val="24"/>
          <w:szCs w:val="24"/>
          <w:lang w:val="en-US"/>
        </w:rPr>
        <w:t xml:space="preserve"> @ErrorSeverity </w:t>
      </w:r>
      <w:r w:rsidRPr="0016168D">
        <w:rPr>
          <w:rFonts w:ascii="Consolas" w:hAnsi="Consolas" w:cs="Consolas"/>
          <w:noProof w:val="0"/>
          <w:color w:val="0000FF"/>
          <w:kern w:val="0"/>
          <w:sz w:val="24"/>
          <w:szCs w:val="24"/>
          <w:lang w:val="en-US"/>
        </w:rPr>
        <w:t>INT</w:t>
      </w:r>
      <w:r w:rsidRPr="0016168D">
        <w:rPr>
          <w:rFonts w:ascii="Consolas" w:hAnsi="Consolas" w:cs="Consolas"/>
          <w:noProof w:val="0"/>
          <w:color w:val="000000"/>
          <w:kern w:val="0"/>
          <w:sz w:val="24"/>
          <w:szCs w:val="24"/>
          <w:lang w:val="en-US"/>
        </w:rPr>
        <w:t xml:space="preserve"> </w:t>
      </w:r>
      <w:r w:rsidRPr="0016168D">
        <w:rPr>
          <w:rFonts w:ascii="Consolas" w:hAnsi="Consolas" w:cs="Consolas"/>
          <w:noProof w:val="0"/>
          <w:color w:val="808080"/>
          <w:kern w:val="0"/>
          <w:sz w:val="24"/>
          <w:szCs w:val="24"/>
          <w:lang w:val="en-US"/>
        </w:rPr>
        <w:t>=</w:t>
      </w:r>
      <w:r w:rsidRPr="0016168D">
        <w:rPr>
          <w:rFonts w:ascii="Consolas" w:hAnsi="Consolas" w:cs="Consolas"/>
          <w:noProof w:val="0"/>
          <w:color w:val="000000"/>
          <w:kern w:val="0"/>
          <w:sz w:val="24"/>
          <w:szCs w:val="24"/>
          <w:lang w:val="en-US"/>
        </w:rPr>
        <w:t xml:space="preserve"> </w:t>
      </w:r>
      <w:r w:rsidRPr="0016168D">
        <w:rPr>
          <w:rFonts w:ascii="Consolas" w:hAnsi="Consolas" w:cs="Consolas"/>
          <w:noProof w:val="0"/>
          <w:color w:val="FF00FF"/>
          <w:kern w:val="0"/>
          <w:sz w:val="24"/>
          <w:szCs w:val="24"/>
          <w:lang w:val="en-US"/>
        </w:rPr>
        <w:t>ERROR_</w:t>
      </w:r>
      <w:proofErr w:type="gramStart"/>
      <w:r w:rsidRPr="0016168D">
        <w:rPr>
          <w:rFonts w:ascii="Consolas" w:hAnsi="Consolas" w:cs="Consolas"/>
          <w:noProof w:val="0"/>
          <w:color w:val="FF00FF"/>
          <w:kern w:val="0"/>
          <w:sz w:val="24"/>
          <w:szCs w:val="24"/>
          <w:lang w:val="en-US"/>
        </w:rPr>
        <w:t>SEVERITY</w:t>
      </w:r>
      <w:r w:rsidRPr="0016168D">
        <w:rPr>
          <w:rFonts w:ascii="Consolas" w:hAnsi="Consolas" w:cs="Consolas"/>
          <w:noProof w:val="0"/>
          <w:color w:val="808080"/>
          <w:kern w:val="0"/>
          <w:sz w:val="24"/>
          <w:szCs w:val="24"/>
          <w:lang w:val="en-US"/>
        </w:rPr>
        <w:t>(</w:t>
      </w:r>
      <w:proofErr w:type="gramEnd"/>
      <w:r w:rsidRPr="0016168D">
        <w:rPr>
          <w:rFonts w:ascii="Consolas" w:hAnsi="Consolas" w:cs="Consolas"/>
          <w:noProof w:val="0"/>
          <w:color w:val="808080"/>
          <w:kern w:val="0"/>
          <w:sz w:val="24"/>
          <w:szCs w:val="24"/>
          <w:lang w:val="en-US"/>
        </w:rPr>
        <w:t>);</w:t>
      </w:r>
    </w:p>
    <w:p w14:paraId="5A998B40" w14:textId="77777777" w:rsidR="0016168D" w:rsidRPr="0016168D" w:rsidRDefault="0016168D" w:rsidP="001616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16168D">
        <w:rPr>
          <w:rFonts w:ascii="Consolas" w:hAnsi="Consolas" w:cs="Consolas"/>
          <w:noProof w:val="0"/>
          <w:color w:val="000000"/>
          <w:kern w:val="0"/>
          <w:sz w:val="24"/>
          <w:szCs w:val="24"/>
          <w:lang w:val="en-US"/>
        </w:rPr>
        <w:t xml:space="preserve">        </w:t>
      </w:r>
      <w:r w:rsidRPr="0016168D">
        <w:rPr>
          <w:rFonts w:ascii="Consolas" w:hAnsi="Consolas" w:cs="Consolas"/>
          <w:noProof w:val="0"/>
          <w:color w:val="0000FF"/>
          <w:kern w:val="0"/>
          <w:sz w:val="24"/>
          <w:szCs w:val="24"/>
          <w:lang w:val="en-US"/>
        </w:rPr>
        <w:t>DECLARE</w:t>
      </w:r>
      <w:r w:rsidRPr="0016168D">
        <w:rPr>
          <w:rFonts w:ascii="Consolas" w:hAnsi="Consolas" w:cs="Consolas"/>
          <w:noProof w:val="0"/>
          <w:color w:val="000000"/>
          <w:kern w:val="0"/>
          <w:sz w:val="24"/>
          <w:szCs w:val="24"/>
          <w:lang w:val="en-US"/>
        </w:rPr>
        <w:t xml:space="preserve"> @ErrorState </w:t>
      </w:r>
      <w:r w:rsidRPr="0016168D">
        <w:rPr>
          <w:rFonts w:ascii="Consolas" w:hAnsi="Consolas" w:cs="Consolas"/>
          <w:noProof w:val="0"/>
          <w:color w:val="0000FF"/>
          <w:kern w:val="0"/>
          <w:sz w:val="24"/>
          <w:szCs w:val="24"/>
          <w:lang w:val="en-US"/>
        </w:rPr>
        <w:t>INT</w:t>
      </w:r>
      <w:r w:rsidRPr="0016168D">
        <w:rPr>
          <w:rFonts w:ascii="Consolas" w:hAnsi="Consolas" w:cs="Consolas"/>
          <w:noProof w:val="0"/>
          <w:color w:val="000000"/>
          <w:kern w:val="0"/>
          <w:sz w:val="24"/>
          <w:szCs w:val="24"/>
          <w:lang w:val="en-US"/>
        </w:rPr>
        <w:t xml:space="preserve"> </w:t>
      </w:r>
      <w:r w:rsidRPr="0016168D">
        <w:rPr>
          <w:rFonts w:ascii="Consolas" w:hAnsi="Consolas" w:cs="Consolas"/>
          <w:noProof w:val="0"/>
          <w:color w:val="808080"/>
          <w:kern w:val="0"/>
          <w:sz w:val="24"/>
          <w:szCs w:val="24"/>
          <w:lang w:val="en-US"/>
        </w:rPr>
        <w:t>=</w:t>
      </w:r>
      <w:r w:rsidRPr="0016168D">
        <w:rPr>
          <w:rFonts w:ascii="Consolas" w:hAnsi="Consolas" w:cs="Consolas"/>
          <w:noProof w:val="0"/>
          <w:color w:val="000000"/>
          <w:kern w:val="0"/>
          <w:sz w:val="24"/>
          <w:szCs w:val="24"/>
          <w:lang w:val="en-US"/>
        </w:rPr>
        <w:t xml:space="preserve"> </w:t>
      </w:r>
      <w:r w:rsidRPr="0016168D">
        <w:rPr>
          <w:rFonts w:ascii="Consolas" w:hAnsi="Consolas" w:cs="Consolas"/>
          <w:noProof w:val="0"/>
          <w:color w:val="FF00FF"/>
          <w:kern w:val="0"/>
          <w:sz w:val="24"/>
          <w:szCs w:val="24"/>
          <w:lang w:val="en-US"/>
        </w:rPr>
        <w:t>ERROR_</w:t>
      </w:r>
      <w:proofErr w:type="gramStart"/>
      <w:r w:rsidRPr="0016168D">
        <w:rPr>
          <w:rFonts w:ascii="Consolas" w:hAnsi="Consolas" w:cs="Consolas"/>
          <w:noProof w:val="0"/>
          <w:color w:val="FF00FF"/>
          <w:kern w:val="0"/>
          <w:sz w:val="24"/>
          <w:szCs w:val="24"/>
          <w:lang w:val="en-US"/>
        </w:rPr>
        <w:t>STATE</w:t>
      </w:r>
      <w:r w:rsidRPr="0016168D">
        <w:rPr>
          <w:rFonts w:ascii="Consolas" w:hAnsi="Consolas" w:cs="Consolas"/>
          <w:noProof w:val="0"/>
          <w:color w:val="808080"/>
          <w:kern w:val="0"/>
          <w:sz w:val="24"/>
          <w:szCs w:val="24"/>
          <w:lang w:val="en-US"/>
        </w:rPr>
        <w:t>(</w:t>
      </w:r>
      <w:proofErr w:type="gramEnd"/>
      <w:r w:rsidRPr="0016168D">
        <w:rPr>
          <w:rFonts w:ascii="Consolas" w:hAnsi="Consolas" w:cs="Consolas"/>
          <w:noProof w:val="0"/>
          <w:color w:val="808080"/>
          <w:kern w:val="0"/>
          <w:sz w:val="24"/>
          <w:szCs w:val="24"/>
          <w:lang w:val="en-US"/>
        </w:rPr>
        <w:t>);</w:t>
      </w:r>
    </w:p>
    <w:p w14:paraId="4F7FF230" w14:textId="77777777" w:rsidR="0016168D" w:rsidRPr="0016168D" w:rsidRDefault="0016168D" w:rsidP="001616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p>
    <w:p w14:paraId="7A7AF067" w14:textId="77777777" w:rsidR="0016168D" w:rsidRPr="0016168D" w:rsidRDefault="0016168D" w:rsidP="001616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16168D">
        <w:rPr>
          <w:rFonts w:ascii="Consolas" w:hAnsi="Consolas" w:cs="Consolas"/>
          <w:noProof w:val="0"/>
          <w:color w:val="000000"/>
          <w:kern w:val="0"/>
          <w:sz w:val="24"/>
          <w:szCs w:val="24"/>
          <w:lang w:val="en-US"/>
        </w:rPr>
        <w:t xml:space="preserve">        </w:t>
      </w:r>
      <w:r w:rsidRPr="0016168D">
        <w:rPr>
          <w:rFonts w:ascii="Consolas" w:hAnsi="Consolas" w:cs="Consolas"/>
          <w:noProof w:val="0"/>
          <w:color w:val="0000FF"/>
          <w:kern w:val="0"/>
          <w:sz w:val="24"/>
          <w:szCs w:val="24"/>
          <w:lang w:val="en-US"/>
        </w:rPr>
        <w:t xml:space="preserve">RAISERROR </w:t>
      </w:r>
      <w:r w:rsidRPr="0016168D">
        <w:rPr>
          <w:rFonts w:ascii="Consolas" w:hAnsi="Consolas" w:cs="Consolas"/>
          <w:noProof w:val="0"/>
          <w:color w:val="808080"/>
          <w:kern w:val="0"/>
          <w:sz w:val="24"/>
          <w:szCs w:val="24"/>
          <w:lang w:val="en-US"/>
        </w:rPr>
        <w:t>(</w:t>
      </w:r>
      <w:r w:rsidRPr="0016168D">
        <w:rPr>
          <w:rFonts w:ascii="Consolas" w:hAnsi="Consolas" w:cs="Consolas"/>
          <w:noProof w:val="0"/>
          <w:color w:val="000000"/>
          <w:kern w:val="0"/>
          <w:sz w:val="24"/>
          <w:szCs w:val="24"/>
          <w:lang w:val="en-US"/>
        </w:rPr>
        <w:t>@ErrorMessage</w:t>
      </w:r>
      <w:r w:rsidRPr="0016168D">
        <w:rPr>
          <w:rFonts w:ascii="Consolas" w:hAnsi="Consolas" w:cs="Consolas"/>
          <w:noProof w:val="0"/>
          <w:color w:val="808080"/>
          <w:kern w:val="0"/>
          <w:sz w:val="24"/>
          <w:szCs w:val="24"/>
          <w:lang w:val="en-US"/>
        </w:rPr>
        <w:t>,</w:t>
      </w:r>
      <w:r w:rsidRPr="0016168D">
        <w:rPr>
          <w:rFonts w:ascii="Consolas" w:hAnsi="Consolas" w:cs="Consolas"/>
          <w:noProof w:val="0"/>
          <w:color w:val="000000"/>
          <w:kern w:val="0"/>
          <w:sz w:val="24"/>
          <w:szCs w:val="24"/>
          <w:lang w:val="en-US"/>
        </w:rPr>
        <w:t xml:space="preserve"> @ErrorSeverity</w:t>
      </w:r>
      <w:r w:rsidRPr="0016168D">
        <w:rPr>
          <w:rFonts w:ascii="Consolas" w:hAnsi="Consolas" w:cs="Consolas"/>
          <w:noProof w:val="0"/>
          <w:color w:val="808080"/>
          <w:kern w:val="0"/>
          <w:sz w:val="24"/>
          <w:szCs w:val="24"/>
          <w:lang w:val="en-US"/>
        </w:rPr>
        <w:t>,</w:t>
      </w:r>
      <w:r w:rsidRPr="0016168D">
        <w:rPr>
          <w:rFonts w:ascii="Consolas" w:hAnsi="Consolas" w:cs="Consolas"/>
          <w:noProof w:val="0"/>
          <w:color w:val="000000"/>
          <w:kern w:val="0"/>
          <w:sz w:val="24"/>
          <w:szCs w:val="24"/>
          <w:lang w:val="en-US"/>
        </w:rPr>
        <w:t xml:space="preserve"> @ErrorState</w:t>
      </w:r>
      <w:proofErr w:type="gramStart"/>
      <w:r w:rsidRPr="0016168D">
        <w:rPr>
          <w:rFonts w:ascii="Consolas" w:hAnsi="Consolas" w:cs="Consolas"/>
          <w:noProof w:val="0"/>
          <w:color w:val="808080"/>
          <w:kern w:val="0"/>
          <w:sz w:val="24"/>
          <w:szCs w:val="24"/>
          <w:lang w:val="en-US"/>
        </w:rPr>
        <w:t>);</w:t>
      </w:r>
      <w:proofErr w:type="gramEnd"/>
    </w:p>
    <w:p w14:paraId="59659EDF" w14:textId="77777777" w:rsidR="0016168D" w:rsidRPr="0016168D" w:rsidRDefault="0016168D" w:rsidP="001616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r w:rsidRPr="0016168D">
        <w:rPr>
          <w:rFonts w:ascii="Consolas" w:hAnsi="Consolas" w:cs="Consolas"/>
          <w:noProof w:val="0"/>
          <w:color w:val="000000"/>
          <w:kern w:val="0"/>
          <w:sz w:val="24"/>
          <w:szCs w:val="24"/>
          <w:lang w:val="en-US"/>
        </w:rPr>
        <w:t xml:space="preserve">    </w:t>
      </w:r>
      <w:r w:rsidRPr="0016168D">
        <w:rPr>
          <w:rFonts w:ascii="Consolas" w:hAnsi="Consolas" w:cs="Consolas"/>
          <w:noProof w:val="0"/>
          <w:color w:val="0000FF"/>
          <w:kern w:val="0"/>
          <w:sz w:val="24"/>
          <w:szCs w:val="24"/>
          <w:lang w:val="en-US"/>
        </w:rPr>
        <w:t>END</w:t>
      </w:r>
      <w:r w:rsidRPr="0016168D">
        <w:rPr>
          <w:rFonts w:ascii="Consolas" w:hAnsi="Consolas" w:cs="Consolas"/>
          <w:noProof w:val="0"/>
          <w:color w:val="000000"/>
          <w:kern w:val="0"/>
          <w:sz w:val="24"/>
          <w:szCs w:val="24"/>
          <w:lang w:val="en-US"/>
        </w:rPr>
        <w:t xml:space="preserve"> </w:t>
      </w:r>
      <w:r w:rsidRPr="0016168D">
        <w:rPr>
          <w:rFonts w:ascii="Consolas" w:hAnsi="Consolas" w:cs="Consolas"/>
          <w:noProof w:val="0"/>
          <w:color w:val="0000FF"/>
          <w:kern w:val="0"/>
          <w:sz w:val="24"/>
          <w:szCs w:val="24"/>
          <w:lang w:val="en-US"/>
        </w:rPr>
        <w:t>CATCH</w:t>
      </w:r>
    </w:p>
    <w:p w14:paraId="2A8CA9CE" w14:textId="77777777" w:rsidR="0016168D" w:rsidRPr="0016168D" w:rsidRDefault="0016168D" w:rsidP="0016168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24"/>
          <w:szCs w:val="24"/>
          <w:lang w:val="en-US"/>
        </w:rPr>
      </w:pPr>
      <w:proofErr w:type="gramStart"/>
      <w:r w:rsidRPr="0016168D">
        <w:rPr>
          <w:rFonts w:ascii="Consolas" w:hAnsi="Consolas" w:cs="Consolas"/>
          <w:noProof w:val="0"/>
          <w:color w:val="0000FF"/>
          <w:kern w:val="0"/>
          <w:sz w:val="24"/>
          <w:szCs w:val="24"/>
          <w:lang w:val="en-US"/>
        </w:rPr>
        <w:t>END</w:t>
      </w:r>
      <w:r w:rsidRPr="0016168D">
        <w:rPr>
          <w:rFonts w:ascii="Consolas" w:hAnsi="Consolas" w:cs="Consolas"/>
          <w:noProof w:val="0"/>
          <w:color w:val="808080"/>
          <w:kern w:val="0"/>
          <w:sz w:val="24"/>
          <w:szCs w:val="24"/>
          <w:lang w:val="en-US"/>
        </w:rPr>
        <w:t>;</w:t>
      </w:r>
      <w:proofErr w:type="gramEnd"/>
    </w:p>
    <w:p w14:paraId="6B1632DE" w14:textId="715B00AD" w:rsidR="00281A2D" w:rsidRPr="0016168D" w:rsidRDefault="0016168D" w:rsidP="0016168D">
      <w:pPr>
        <w:pBdr>
          <w:top w:val="single" w:sz="4" w:space="1" w:color="auto"/>
          <w:left w:val="single" w:sz="4" w:space="4" w:color="auto"/>
          <w:bottom w:val="single" w:sz="4" w:space="1" w:color="auto"/>
          <w:right w:val="single" w:sz="4" w:space="4" w:color="auto"/>
        </w:pBdr>
        <w:spacing w:after="0" w:line="360" w:lineRule="auto"/>
        <w:rPr>
          <w:rFonts w:ascii="Times New Roman" w:hAnsi="Times New Roman" w:cs="Times New Roman"/>
          <w:sz w:val="40"/>
          <w:szCs w:val="40"/>
          <w:u w:val="single"/>
          <w:lang w:val="en-US"/>
        </w:rPr>
      </w:pPr>
      <w:r w:rsidRPr="0016168D">
        <w:rPr>
          <w:rFonts w:ascii="Consolas" w:hAnsi="Consolas" w:cs="Consolas"/>
          <w:noProof w:val="0"/>
          <w:color w:val="0000FF"/>
          <w:kern w:val="0"/>
          <w:sz w:val="24"/>
          <w:szCs w:val="24"/>
          <w:lang w:val="en-US"/>
        </w:rPr>
        <w:t>GO</w:t>
      </w:r>
    </w:p>
    <w:p w14:paraId="4459B207" w14:textId="55D1C242" w:rsidR="001D7E89" w:rsidRDefault="001D7E89" w:rsidP="001D7E89">
      <w:pPr>
        <w:pStyle w:val="ListParagraph"/>
        <w:spacing w:after="0" w:line="360" w:lineRule="auto"/>
        <w:ind w:left="1152"/>
        <w:rPr>
          <w:rFonts w:ascii="Times New Roman" w:hAnsi="Times New Roman" w:cs="Times New Roman"/>
          <w:sz w:val="28"/>
          <w:szCs w:val="28"/>
          <w:u w:val="single"/>
          <w:lang w:val="en-US"/>
        </w:rPr>
      </w:pPr>
      <w:r>
        <w:rPr>
          <w:rFonts w:ascii="Times New Roman" w:hAnsi="Times New Roman" w:cs="Times New Roman"/>
          <w:sz w:val="28"/>
          <w:szCs w:val="28"/>
          <w:u w:val="single"/>
          <w:lang w:val="en-US"/>
        </w:rPr>
        <w:t>C# code:</w:t>
      </w:r>
    </w:p>
    <w:p w14:paraId="416D79B1" w14:textId="48245E1F" w:rsidR="001D7E89" w:rsidRPr="00FE2C4F" w:rsidRDefault="007E37C0" w:rsidP="00E40648">
      <w:pPr>
        <w:pStyle w:val="ListParagraph"/>
        <w:numPr>
          <w:ilvl w:val="0"/>
          <w:numId w:val="41"/>
        </w:numPr>
        <w:autoSpaceDE w:val="0"/>
        <w:autoSpaceDN w:val="0"/>
        <w:adjustRightInd w:val="0"/>
        <w:spacing w:after="0" w:line="240" w:lineRule="auto"/>
        <w:rPr>
          <w:rFonts w:ascii="Consolas" w:hAnsi="Consolas" w:cs="Consolas"/>
          <w:b/>
          <w:color w:val="000000"/>
          <w:kern w:val="0"/>
          <w:sz w:val="24"/>
          <w:szCs w:val="24"/>
          <w:lang w:val="en-US"/>
        </w:rPr>
      </w:pPr>
      <w:r w:rsidRPr="00FE2C4F">
        <w:rPr>
          <w:rFonts w:ascii="Consolas" w:hAnsi="Consolas" w:cs="Consolas"/>
          <w:b/>
          <w:bCs/>
          <w:noProof w:val="0"/>
          <w:color w:val="000000"/>
          <w:kern w:val="0"/>
          <w:sz w:val="24"/>
          <w:szCs w:val="24"/>
          <w:lang w:val="en-US"/>
        </w:rPr>
        <w:t>Try</w:t>
      </w:r>
      <w:r w:rsidR="004900F0">
        <w:rPr>
          <w:rFonts w:ascii="Consolas" w:hAnsi="Consolas" w:cs="Consolas"/>
          <w:b/>
          <w:bCs/>
          <w:noProof w:val="0"/>
          <w:color w:val="000000"/>
          <w:kern w:val="0"/>
          <w:sz w:val="24"/>
          <w:szCs w:val="24"/>
          <w:lang w:val="en-US"/>
        </w:rPr>
        <w:t>/</w:t>
      </w:r>
      <w:r w:rsidRPr="00FE2C4F">
        <w:rPr>
          <w:rFonts w:ascii="Consolas" w:hAnsi="Consolas" w:cs="Consolas"/>
          <w:b/>
          <w:bCs/>
          <w:noProof w:val="0"/>
          <w:color w:val="000000"/>
          <w:kern w:val="0"/>
          <w:sz w:val="24"/>
          <w:szCs w:val="24"/>
          <w:lang w:val="en-US"/>
        </w:rPr>
        <w:t xml:space="preserve"> catch 1 </w:t>
      </w:r>
      <w:proofErr w:type="spellStart"/>
      <w:r w:rsidRPr="00FE2C4F">
        <w:rPr>
          <w:rFonts w:ascii="Consolas" w:hAnsi="Consolas" w:cs="Consolas"/>
          <w:b/>
          <w:bCs/>
          <w:noProof w:val="0"/>
          <w:color w:val="000000"/>
          <w:kern w:val="0"/>
          <w:sz w:val="24"/>
          <w:szCs w:val="24"/>
          <w:lang w:val="en-US"/>
        </w:rPr>
        <w:t>lệnh</w:t>
      </w:r>
      <w:proofErr w:type="spellEnd"/>
      <w:r w:rsidRPr="00FE2C4F">
        <w:rPr>
          <w:rFonts w:ascii="Consolas" w:hAnsi="Consolas" w:cs="Consolas"/>
          <w:b/>
          <w:bCs/>
          <w:noProof w:val="0"/>
          <w:color w:val="000000"/>
          <w:kern w:val="0"/>
          <w:sz w:val="24"/>
          <w:szCs w:val="24"/>
          <w:lang w:val="en-US"/>
        </w:rPr>
        <w:t xml:space="preserve"> </w:t>
      </w:r>
      <w:r w:rsidR="00137E69" w:rsidRPr="00FE2C4F">
        <w:rPr>
          <w:rFonts w:ascii="Consolas" w:hAnsi="Consolas" w:cs="Consolas"/>
          <w:b/>
          <w:bCs/>
          <w:noProof w:val="0"/>
          <w:color w:val="000000"/>
          <w:kern w:val="0"/>
          <w:sz w:val="24"/>
          <w:szCs w:val="24"/>
          <w:lang w:val="en-US"/>
        </w:rPr>
        <w:t xml:space="preserve">Select </w:t>
      </w:r>
      <w:proofErr w:type="spellStart"/>
      <w:r w:rsidR="00137E69" w:rsidRPr="00FE2C4F">
        <w:rPr>
          <w:rFonts w:ascii="Consolas" w:hAnsi="Consolas" w:cs="Consolas"/>
          <w:b/>
          <w:bCs/>
          <w:noProof w:val="0"/>
          <w:color w:val="000000"/>
          <w:kern w:val="0"/>
          <w:sz w:val="24"/>
          <w:szCs w:val="24"/>
          <w:lang w:val="en-US"/>
        </w:rPr>
        <w:t>từ</w:t>
      </w:r>
      <w:proofErr w:type="spellEnd"/>
      <w:r w:rsidR="00137E69" w:rsidRPr="00FE2C4F">
        <w:rPr>
          <w:rFonts w:ascii="Consolas" w:hAnsi="Consolas" w:cs="Consolas"/>
          <w:b/>
          <w:bCs/>
          <w:noProof w:val="0"/>
          <w:color w:val="000000"/>
          <w:kern w:val="0"/>
          <w:sz w:val="24"/>
          <w:szCs w:val="24"/>
          <w:lang w:val="en-US"/>
        </w:rPr>
        <w:t xml:space="preserve"> </w:t>
      </w:r>
      <w:proofErr w:type="spellStart"/>
      <w:r w:rsidR="00545E99" w:rsidRPr="00FE2C4F">
        <w:rPr>
          <w:rFonts w:ascii="Consolas" w:hAnsi="Consolas" w:cs="Consolas"/>
          <w:b/>
          <w:bCs/>
          <w:noProof w:val="0"/>
          <w:color w:val="000000"/>
          <w:kern w:val="0"/>
          <w:sz w:val="24"/>
          <w:szCs w:val="24"/>
          <w:lang w:val="en-US"/>
        </w:rPr>
        <w:t>bảng</w:t>
      </w:r>
      <w:proofErr w:type="spellEnd"/>
      <w:r w:rsidR="00545E99" w:rsidRPr="00FE2C4F">
        <w:rPr>
          <w:rFonts w:ascii="Consolas" w:hAnsi="Consolas" w:cs="Consolas"/>
          <w:b/>
          <w:bCs/>
          <w:noProof w:val="0"/>
          <w:color w:val="000000"/>
          <w:kern w:val="0"/>
          <w:sz w:val="24"/>
          <w:szCs w:val="24"/>
          <w:lang w:val="en-US"/>
        </w:rPr>
        <w:t xml:space="preserve"> </w:t>
      </w:r>
      <w:proofErr w:type="spellStart"/>
      <w:r w:rsidR="00545E99" w:rsidRPr="00FE2C4F">
        <w:rPr>
          <w:rFonts w:ascii="Consolas" w:hAnsi="Consolas" w:cs="Consolas"/>
          <w:b/>
          <w:bCs/>
          <w:noProof w:val="0"/>
          <w:color w:val="000000"/>
          <w:kern w:val="0"/>
          <w:sz w:val="24"/>
          <w:szCs w:val="24"/>
          <w:lang w:val="en-US"/>
        </w:rPr>
        <w:t>cần</w:t>
      </w:r>
      <w:proofErr w:type="spellEnd"/>
      <w:r w:rsidR="00545E99" w:rsidRPr="00FE2C4F">
        <w:rPr>
          <w:rFonts w:ascii="Consolas" w:hAnsi="Consolas" w:cs="Consolas"/>
          <w:b/>
          <w:bCs/>
          <w:noProof w:val="0"/>
          <w:color w:val="000000"/>
          <w:kern w:val="0"/>
          <w:sz w:val="24"/>
          <w:szCs w:val="24"/>
          <w:lang w:val="en-US"/>
        </w:rPr>
        <w:t xml:space="preserve"> </w:t>
      </w:r>
      <w:proofErr w:type="spellStart"/>
      <w:r w:rsidR="00545E99" w:rsidRPr="00FE2C4F">
        <w:rPr>
          <w:rFonts w:ascii="Consolas" w:hAnsi="Consolas" w:cs="Consolas"/>
          <w:b/>
          <w:bCs/>
          <w:noProof w:val="0"/>
          <w:color w:val="000000"/>
          <w:kern w:val="0"/>
          <w:sz w:val="24"/>
          <w:szCs w:val="24"/>
          <w:lang w:val="en-US"/>
        </w:rPr>
        <w:t>truy</w:t>
      </w:r>
      <w:proofErr w:type="spellEnd"/>
      <w:r w:rsidR="00545E99" w:rsidRPr="00FE2C4F">
        <w:rPr>
          <w:rFonts w:ascii="Consolas" w:hAnsi="Consolas" w:cs="Consolas"/>
          <w:b/>
          <w:bCs/>
          <w:noProof w:val="0"/>
          <w:color w:val="000000"/>
          <w:kern w:val="0"/>
          <w:sz w:val="24"/>
          <w:szCs w:val="24"/>
          <w:lang w:val="en-US"/>
        </w:rPr>
        <w:t xml:space="preserve"> </w:t>
      </w:r>
      <w:proofErr w:type="spellStart"/>
      <w:r w:rsidR="00545E99" w:rsidRPr="00FE2C4F">
        <w:rPr>
          <w:rFonts w:ascii="Consolas" w:hAnsi="Consolas" w:cs="Consolas"/>
          <w:b/>
          <w:bCs/>
          <w:noProof w:val="0"/>
          <w:color w:val="000000"/>
          <w:kern w:val="0"/>
          <w:sz w:val="24"/>
          <w:szCs w:val="24"/>
          <w:lang w:val="en-US"/>
        </w:rPr>
        <w:t>cập</w:t>
      </w:r>
      <w:proofErr w:type="spellEnd"/>
      <w:r w:rsidR="00545E99" w:rsidRPr="00FE2C4F">
        <w:rPr>
          <w:rFonts w:ascii="Consolas" w:hAnsi="Consolas" w:cs="Consolas"/>
          <w:b/>
          <w:bCs/>
          <w:noProof w:val="0"/>
          <w:color w:val="000000"/>
          <w:kern w:val="0"/>
          <w:sz w:val="24"/>
          <w:szCs w:val="24"/>
          <w:lang w:val="en-US"/>
        </w:rPr>
        <w:t xml:space="preserve">, </w:t>
      </w:r>
      <w:proofErr w:type="spellStart"/>
      <w:r w:rsidR="009833B7" w:rsidRPr="00FE2C4F">
        <w:rPr>
          <w:rFonts w:ascii="Consolas" w:hAnsi="Consolas" w:cs="Consolas"/>
          <w:b/>
          <w:bCs/>
          <w:noProof w:val="0"/>
          <w:color w:val="000000"/>
          <w:kern w:val="0"/>
          <w:sz w:val="24"/>
          <w:szCs w:val="24"/>
          <w:lang w:val="en-US"/>
        </w:rPr>
        <w:t>nếu</w:t>
      </w:r>
      <w:proofErr w:type="spellEnd"/>
      <w:r w:rsidR="009833B7" w:rsidRPr="00FE2C4F">
        <w:rPr>
          <w:rFonts w:ascii="Consolas" w:hAnsi="Consolas" w:cs="Consolas"/>
          <w:b/>
          <w:bCs/>
          <w:noProof w:val="0"/>
          <w:color w:val="000000"/>
          <w:kern w:val="0"/>
          <w:sz w:val="24"/>
          <w:szCs w:val="24"/>
          <w:lang w:val="en-US"/>
        </w:rPr>
        <w:t xml:space="preserve"> SQL </w:t>
      </w:r>
      <w:proofErr w:type="spellStart"/>
      <w:r w:rsidR="009833B7" w:rsidRPr="00FE2C4F">
        <w:rPr>
          <w:rFonts w:ascii="Consolas" w:hAnsi="Consolas" w:cs="Consolas"/>
          <w:b/>
          <w:bCs/>
          <w:noProof w:val="0"/>
          <w:color w:val="000000"/>
          <w:kern w:val="0"/>
          <w:sz w:val="24"/>
          <w:szCs w:val="24"/>
          <w:lang w:val="en-US"/>
        </w:rPr>
        <w:t>trả</w:t>
      </w:r>
      <w:proofErr w:type="spellEnd"/>
      <w:r w:rsidR="009833B7" w:rsidRPr="00FE2C4F">
        <w:rPr>
          <w:rFonts w:ascii="Consolas" w:hAnsi="Consolas" w:cs="Consolas"/>
          <w:b/>
          <w:bCs/>
          <w:noProof w:val="0"/>
          <w:color w:val="000000"/>
          <w:kern w:val="0"/>
          <w:sz w:val="24"/>
          <w:szCs w:val="24"/>
          <w:lang w:val="en-US"/>
        </w:rPr>
        <w:t xml:space="preserve"> </w:t>
      </w:r>
      <w:proofErr w:type="spellStart"/>
      <w:r w:rsidR="009833B7" w:rsidRPr="00FE2C4F">
        <w:rPr>
          <w:rFonts w:ascii="Consolas" w:hAnsi="Consolas" w:cs="Consolas"/>
          <w:b/>
          <w:bCs/>
          <w:noProof w:val="0"/>
          <w:color w:val="000000"/>
          <w:kern w:val="0"/>
          <w:sz w:val="24"/>
          <w:szCs w:val="24"/>
          <w:lang w:val="en-US"/>
        </w:rPr>
        <w:t>về</w:t>
      </w:r>
      <w:proofErr w:type="spellEnd"/>
      <w:r w:rsidR="009833B7" w:rsidRPr="00FE2C4F">
        <w:rPr>
          <w:rFonts w:ascii="Consolas" w:hAnsi="Consolas" w:cs="Consolas"/>
          <w:b/>
          <w:bCs/>
          <w:noProof w:val="0"/>
          <w:color w:val="000000"/>
          <w:kern w:val="0"/>
          <w:sz w:val="24"/>
          <w:szCs w:val="24"/>
          <w:lang w:val="en-US"/>
        </w:rPr>
        <w:t xml:space="preserve"> </w:t>
      </w:r>
      <w:proofErr w:type="spellStart"/>
      <w:r w:rsidR="009833B7" w:rsidRPr="00FE2C4F">
        <w:rPr>
          <w:rFonts w:ascii="Consolas" w:hAnsi="Consolas" w:cs="Consolas"/>
          <w:b/>
          <w:bCs/>
          <w:noProof w:val="0"/>
          <w:color w:val="000000"/>
          <w:kern w:val="0"/>
          <w:sz w:val="24"/>
          <w:szCs w:val="24"/>
          <w:lang w:val="en-US"/>
        </w:rPr>
        <w:t>mã</w:t>
      </w:r>
      <w:proofErr w:type="spellEnd"/>
      <w:r w:rsidR="009833B7" w:rsidRPr="00FE2C4F">
        <w:rPr>
          <w:rFonts w:ascii="Consolas" w:hAnsi="Consolas" w:cs="Consolas"/>
          <w:b/>
          <w:bCs/>
          <w:noProof w:val="0"/>
          <w:color w:val="000000"/>
          <w:kern w:val="0"/>
          <w:sz w:val="24"/>
          <w:szCs w:val="24"/>
          <w:lang w:val="en-US"/>
        </w:rPr>
        <w:t xml:space="preserve"> </w:t>
      </w:r>
      <w:proofErr w:type="spellStart"/>
      <w:r w:rsidR="009833B7" w:rsidRPr="00FE2C4F">
        <w:rPr>
          <w:rFonts w:ascii="Consolas" w:hAnsi="Consolas" w:cs="Consolas"/>
          <w:b/>
          <w:bCs/>
          <w:noProof w:val="0"/>
          <w:color w:val="000000"/>
          <w:kern w:val="0"/>
          <w:sz w:val="24"/>
          <w:szCs w:val="24"/>
          <w:lang w:val="en-US"/>
        </w:rPr>
        <w:t>lỗi</w:t>
      </w:r>
      <w:proofErr w:type="spellEnd"/>
      <w:r w:rsidR="009833B7" w:rsidRPr="00FE2C4F">
        <w:rPr>
          <w:rFonts w:ascii="Consolas" w:hAnsi="Consolas" w:cs="Consolas"/>
          <w:b/>
          <w:bCs/>
          <w:noProof w:val="0"/>
          <w:color w:val="000000"/>
          <w:kern w:val="0"/>
          <w:sz w:val="24"/>
          <w:szCs w:val="24"/>
          <w:lang w:val="en-US"/>
        </w:rPr>
        <w:t xml:space="preserve"> 229, </w:t>
      </w:r>
      <w:proofErr w:type="spellStart"/>
      <w:r w:rsidR="009833B7" w:rsidRPr="00FE2C4F">
        <w:rPr>
          <w:rFonts w:ascii="Consolas" w:hAnsi="Consolas" w:cs="Consolas"/>
          <w:b/>
          <w:bCs/>
          <w:noProof w:val="0"/>
          <w:color w:val="000000"/>
          <w:kern w:val="0"/>
          <w:sz w:val="24"/>
          <w:szCs w:val="24"/>
          <w:lang w:val="en-US"/>
        </w:rPr>
        <w:t>có</w:t>
      </w:r>
      <w:proofErr w:type="spellEnd"/>
      <w:r w:rsidR="009833B7" w:rsidRPr="00FE2C4F">
        <w:rPr>
          <w:rFonts w:ascii="Consolas" w:hAnsi="Consolas" w:cs="Consolas"/>
          <w:b/>
          <w:bCs/>
          <w:noProof w:val="0"/>
          <w:color w:val="000000"/>
          <w:kern w:val="0"/>
          <w:sz w:val="24"/>
          <w:szCs w:val="24"/>
          <w:lang w:val="en-US"/>
        </w:rPr>
        <w:t xml:space="preserve"> </w:t>
      </w:r>
      <w:proofErr w:type="spellStart"/>
      <w:r w:rsidR="009833B7" w:rsidRPr="00FE2C4F">
        <w:rPr>
          <w:rFonts w:ascii="Consolas" w:hAnsi="Consolas" w:cs="Consolas"/>
          <w:b/>
          <w:bCs/>
          <w:noProof w:val="0"/>
          <w:color w:val="000000"/>
          <w:kern w:val="0"/>
          <w:sz w:val="24"/>
          <w:szCs w:val="24"/>
          <w:lang w:val="en-US"/>
        </w:rPr>
        <w:t>nghĩa</w:t>
      </w:r>
      <w:proofErr w:type="spellEnd"/>
      <w:r w:rsidR="009833B7" w:rsidRPr="00FE2C4F">
        <w:rPr>
          <w:rFonts w:ascii="Consolas" w:hAnsi="Consolas" w:cs="Consolas"/>
          <w:b/>
          <w:bCs/>
          <w:noProof w:val="0"/>
          <w:color w:val="000000"/>
          <w:kern w:val="0"/>
          <w:sz w:val="24"/>
          <w:szCs w:val="24"/>
          <w:lang w:val="en-US"/>
        </w:rPr>
        <w:t xml:space="preserve"> </w:t>
      </w:r>
      <w:proofErr w:type="spellStart"/>
      <w:r w:rsidR="009833B7" w:rsidRPr="00FE2C4F">
        <w:rPr>
          <w:rFonts w:ascii="Consolas" w:hAnsi="Consolas" w:cs="Consolas"/>
          <w:b/>
          <w:bCs/>
          <w:noProof w:val="0"/>
          <w:color w:val="000000"/>
          <w:kern w:val="0"/>
          <w:sz w:val="24"/>
          <w:szCs w:val="24"/>
          <w:lang w:val="en-US"/>
        </w:rPr>
        <w:t>là</w:t>
      </w:r>
      <w:proofErr w:type="spellEnd"/>
      <w:r w:rsidR="009833B7" w:rsidRPr="00FE2C4F">
        <w:rPr>
          <w:rFonts w:ascii="Consolas" w:hAnsi="Consolas" w:cs="Consolas"/>
          <w:b/>
          <w:bCs/>
          <w:noProof w:val="0"/>
          <w:color w:val="000000"/>
          <w:kern w:val="0"/>
          <w:sz w:val="24"/>
          <w:szCs w:val="24"/>
          <w:lang w:val="en-US"/>
        </w:rPr>
        <w:t xml:space="preserve"> </w:t>
      </w:r>
      <w:r w:rsidR="00FE2C4F" w:rsidRPr="00FE2C4F">
        <w:rPr>
          <w:rFonts w:ascii="Consolas" w:hAnsi="Consolas" w:cs="Consolas"/>
          <w:b/>
          <w:bCs/>
          <w:noProof w:val="0"/>
          <w:color w:val="000000"/>
          <w:kern w:val="0"/>
          <w:sz w:val="24"/>
          <w:szCs w:val="24"/>
          <w:lang w:val="en-US"/>
        </w:rPr>
        <w:t xml:space="preserve">user </w:t>
      </w:r>
      <w:proofErr w:type="spellStart"/>
      <w:r w:rsidR="00FE2C4F" w:rsidRPr="00FE2C4F">
        <w:rPr>
          <w:rFonts w:ascii="Consolas" w:hAnsi="Consolas" w:cs="Consolas"/>
          <w:b/>
          <w:bCs/>
          <w:noProof w:val="0"/>
          <w:color w:val="000000"/>
          <w:kern w:val="0"/>
          <w:sz w:val="24"/>
          <w:szCs w:val="24"/>
          <w:lang w:val="en-US"/>
        </w:rPr>
        <w:t>đã</w:t>
      </w:r>
      <w:proofErr w:type="spellEnd"/>
      <w:r w:rsidR="00FE2C4F" w:rsidRPr="00FE2C4F">
        <w:rPr>
          <w:rFonts w:ascii="Consolas" w:hAnsi="Consolas" w:cs="Consolas"/>
          <w:b/>
          <w:bCs/>
          <w:noProof w:val="0"/>
          <w:color w:val="000000"/>
          <w:kern w:val="0"/>
          <w:sz w:val="24"/>
          <w:szCs w:val="24"/>
          <w:lang w:val="en-US"/>
        </w:rPr>
        <w:t xml:space="preserve"> </w:t>
      </w:r>
      <w:proofErr w:type="spellStart"/>
      <w:r w:rsidR="00FE2C4F" w:rsidRPr="00FE2C4F">
        <w:rPr>
          <w:rFonts w:ascii="Consolas" w:hAnsi="Consolas" w:cs="Consolas"/>
          <w:b/>
          <w:bCs/>
          <w:noProof w:val="0"/>
          <w:color w:val="000000"/>
          <w:kern w:val="0"/>
          <w:sz w:val="24"/>
          <w:szCs w:val="24"/>
          <w:lang w:val="en-US"/>
        </w:rPr>
        <w:t>bị</w:t>
      </w:r>
      <w:proofErr w:type="spellEnd"/>
      <w:r w:rsidR="00FE2C4F" w:rsidRPr="00FE2C4F">
        <w:rPr>
          <w:rFonts w:ascii="Consolas" w:hAnsi="Consolas" w:cs="Consolas"/>
          <w:b/>
          <w:bCs/>
          <w:noProof w:val="0"/>
          <w:color w:val="000000"/>
          <w:kern w:val="0"/>
          <w:sz w:val="24"/>
          <w:szCs w:val="24"/>
          <w:lang w:val="en-US"/>
        </w:rPr>
        <w:t xml:space="preserve"> </w:t>
      </w:r>
      <w:proofErr w:type="spellStart"/>
      <w:r w:rsidR="00FE2C4F" w:rsidRPr="00FE2C4F">
        <w:rPr>
          <w:rFonts w:ascii="Consolas" w:hAnsi="Consolas" w:cs="Consolas"/>
          <w:b/>
          <w:bCs/>
          <w:noProof w:val="0"/>
          <w:color w:val="000000"/>
          <w:kern w:val="0"/>
          <w:sz w:val="24"/>
          <w:szCs w:val="24"/>
          <w:lang w:val="en-US"/>
        </w:rPr>
        <w:t>chặn</w:t>
      </w:r>
      <w:proofErr w:type="spellEnd"/>
      <w:r w:rsidR="00FE2C4F" w:rsidRPr="00FE2C4F">
        <w:rPr>
          <w:rFonts w:ascii="Consolas" w:hAnsi="Consolas" w:cs="Consolas"/>
          <w:b/>
          <w:bCs/>
          <w:noProof w:val="0"/>
          <w:color w:val="000000"/>
          <w:kern w:val="0"/>
          <w:sz w:val="24"/>
          <w:szCs w:val="24"/>
          <w:lang w:val="en-US"/>
        </w:rPr>
        <w:t xml:space="preserve"> (deny) </w:t>
      </w:r>
      <w:proofErr w:type="spellStart"/>
      <w:r w:rsidR="00FE2C4F" w:rsidRPr="00FE2C4F">
        <w:rPr>
          <w:rFonts w:ascii="Consolas" w:hAnsi="Consolas" w:cs="Consolas"/>
          <w:b/>
          <w:bCs/>
          <w:noProof w:val="0"/>
          <w:color w:val="000000"/>
          <w:kern w:val="0"/>
          <w:sz w:val="24"/>
          <w:szCs w:val="24"/>
          <w:lang w:val="en-US"/>
        </w:rPr>
        <w:t>khỏi</w:t>
      </w:r>
      <w:proofErr w:type="spellEnd"/>
      <w:r w:rsidR="00FE2C4F" w:rsidRPr="00FE2C4F">
        <w:rPr>
          <w:rFonts w:ascii="Consolas" w:hAnsi="Consolas" w:cs="Consolas"/>
          <w:b/>
          <w:bCs/>
          <w:noProof w:val="0"/>
          <w:color w:val="000000"/>
          <w:kern w:val="0"/>
          <w:sz w:val="24"/>
          <w:szCs w:val="24"/>
          <w:lang w:val="en-US"/>
        </w:rPr>
        <w:t xml:space="preserve"> </w:t>
      </w:r>
      <w:proofErr w:type="spellStart"/>
      <w:r w:rsidR="00FE2C4F" w:rsidRPr="00FE2C4F">
        <w:rPr>
          <w:rFonts w:ascii="Consolas" w:hAnsi="Consolas" w:cs="Consolas"/>
          <w:b/>
          <w:bCs/>
          <w:noProof w:val="0"/>
          <w:color w:val="000000"/>
          <w:kern w:val="0"/>
          <w:sz w:val="24"/>
          <w:szCs w:val="24"/>
          <w:lang w:val="en-US"/>
        </w:rPr>
        <w:t>bảng</w:t>
      </w:r>
      <w:proofErr w:type="spellEnd"/>
      <w:r w:rsidR="00FE2C4F" w:rsidRPr="00FE2C4F">
        <w:rPr>
          <w:rFonts w:ascii="Consolas" w:hAnsi="Consolas" w:cs="Consolas"/>
          <w:b/>
          <w:bCs/>
          <w:noProof w:val="0"/>
          <w:color w:val="000000"/>
          <w:kern w:val="0"/>
          <w:sz w:val="24"/>
          <w:szCs w:val="24"/>
          <w:lang w:val="en-US"/>
        </w:rPr>
        <w:t xml:space="preserve"> </w:t>
      </w:r>
      <w:proofErr w:type="spellStart"/>
      <w:proofErr w:type="gramStart"/>
      <w:r w:rsidR="00FE2C4F" w:rsidRPr="00FE2C4F">
        <w:rPr>
          <w:rFonts w:ascii="Consolas" w:hAnsi="Consolas" w:cs="Consolas"/>
          <w:b/>
          <w:bCs/>
          <w:noProof w:val="0"/>
          <w:color w:val="000000"/>
          <w:kern w:val="0"/>
          <w:sz w:val="24"/>
          <w:szCs w:val="24"/>
          <w:lang w:val="en-US"/>
        </w:rPr>
        <w:t>đó</w:t>
      </w:r>
      <w:proofErr w:type="spellEnd"/>
      <w:proofErr w:type="gramEnd"/>
    </w:p>
    <w:p w14:paraId="02045334" w14:textId="77777777" w:rsidR="00FE2C4F" w:rsidRPr="00E40648" w:rsidRDefault="00FE2C4F" w:rsidP="00FE2C4F">
      <w:pPr>
        <w:pStyle w:val="ListParagraph"/>
        <w:autoSpaceDE w:val="0"/>
        <w:autoSpaceDN w:val="0"/>
        <w:adjustRightInd w:val="0"/>
        <w:spacing w:after="0" w:line="240" w:lineRule="auto"/>
        <w:rPr>
          <w:rFonts w:ascii="Consolas" w:hAnsi="Consolas" w:cs="Consolas"/>
          <w:noProof w:val="0"/>
          <w:color w:val="000000"/>
          <w:kern w:val="0"/>
          <w:sz w:val="24"/>
          <w:szCs w:val="24"/>
          <w:lang w:val="en-US"/>
        </w:rPr>
      </w:pPr>
    </w:p>
    <w:p w14:paraId="7010F917" w14:textId="77777777" w:rsidR="00825F7A" w:rsidRPr="00B85276" w:rsidRDefault="00825F7A" w:rsidP="00825F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B85276">
        <w:rPr>
          <w:rFonts w:ascii="Cascadia Mono" w:hAnsi="Cascadia Mono" w:cs="Cascadia Mono"/>
          <w:noProof w:val="0"/>
          <w:color w:val="000000"/>
          <w:kern w:val="0"/>
          <w:sz w:val="24"/>
          <w:szCs w:val="24"/>
          <w:lang w:val="en-US"/>
        </w:rPr>
        <w:t>try</w:t>
      </w:r>
    </w:p>
    <w:p w14:paraId="5630DF3D" w14:textId="77777777" w:rsidR="00825F7A" w:rsidRPr="00B85276" w:rsidRDefault="00825F7A" w:rsidP="00825F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B85276">
        <w:rPr>
          <w:rFonts w:ascii="Cascadia Mono" w:hAnsi="Cascadia Mono" w:cs="Cascadia Mono"/>
          <w:noProof w:val="0"/>
          <w:color w:val="000000"/>
          <w:kern w:val="0"/>
          <w:sz w:val="24"/>
          <w:szCs w:val="24"/>
          <w:lang w:val="en-US"/>
        </w:rPr>
        <w:t>{</w:t>
      </w:r>
    </w:p>
    <w:p w14:paraId="2BF118FA" w14:textId="77777777" w:rsidR="00825F7A" w:rsidRPr="00B85276" w:rsidRDefault="00825F7A" w:rsidP="00825F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B85276">
        <w:rPr>
          <w:rFonts w:ascii="Cascadia Mono" w:hAnsi="Cascadia Mono" w:cs="Cascadia Mono"/>
          <w:noProof w:val="0"/>
          <w:color w:val="000000"/>
          <w:kern w:val="0"/>
          <w:sz w:val="24"/>
          <w:szCs w:val="24"/>
          <w:lang w:val="en-US"/>
        </w:rPr>
        <w:t xml:space="preserve">    </w:t>
      </w:r>
      <w:proofErr w:type="spellStart"/>
      <w:proofErr w:type="gramStart"/>
      <w:r w:rsidRPr="00B85276">
        <w:rPr>
          <w:rFonts w:ascii="Cascadia Mono" w:hAnsi="Cascadia Mono" w:cs="Cascadia Mono"/>
          <w:noProof w:val="0"/>
          <w:color w:val="000000"/>
          <w:kern w:val="0"/>
          <w:sz w:val="24"/>
          <w:szCs w:val="24"/>
          <w:lang w:val="en-US"/>
        </w:rPr>
        <w:t>DataProvider.Instance.ExecuteNonQuery</w:t>
      </w:r>
      <w:proofErr w:type="spellEnd"/>
      <w:proofErr w:type="gramEnd"/>
      <w:r w:rsidRPr="00B85276">
        <w:rPr>
          <w:rFonts w:ascii="Cascadia Mono" w:hAnsi="Cascadia Mono" w:cs="Cascadia Mono"/>
          <w:noProof w:val="0"/>
          <w:color w:val="000000"/>
          <w:kern w:val="0"/>
          <w:sz w:val="24"/>
          <w:szCs w:val="24"/>
          <w:lang w:val="en-US"/>
        </w:rPr>
        <w:t xml:space="preserve">("SELECT * FROM </w:t>
      </w:r>
      <w:proofErr w:type="spellStart"/>
      <w:r w:rsidRPr="00B85276">
        <w:rPr>
          <w:rFonts w:ascii="Cascadia Mono" w:hAnsi="Cascadia Mono" w:cs="Cascadia Mono"/>
          <w:noProof w:val="0"/>
          <w:color w:val="000000"/>
          <w:kern w:val="0"/>
          <w:sz w:val="24"/>
          <w:szCs w:val="24"/>
          <w:lang w:val="en-US"/>
        </w:rPr>
        <w:t>dbo.Account</w:t>
      </w:r>
      <w:proofErr w:type="spellEnd"/>
      <w:r w:rsidRPr="00B85276">
        <w:rPr>
          <w:rFonts w:ascii="Cascadia Mono" w:hAnsi="Cascadia Mono" w:cs="Cascadia Mono"/>
          <w:noProof w:val="0"/>
          <w:color w:val="000000"/>
          <w:kern w:val="0"/>
          <w:sz w:val="24"/>
          <w:szCs w:val="24"/>
          <w:lang w:val="en-US"/>
        </w:rPr>
        <w:t>");</w:t>
      </w:r>
    </w:p>
    <w:p w14:paraId="5B580549" w14:textId="77777777" w:rsidR="00825F7A" w:rsidRPr="00B85276" w:rsidRDefault="00825F7A" w:rsidP="00825F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B85276">
        <w:rPr>
          <w:rFonts w:ascii="Cascadia Mono" w:hAnsi="Cascadia Mono" w:cs="Cascadia Mono"/>
          <w:noProof w:val="0"/>
          <w:color w:val="000000"/>
          <w:kern w:val="0"/>
          <w:sz w:val="24"/>
          <w:szCs w:val="24"/>
          <w:lang w:val="en-US"/>
        </w:rPr>
        <w:t>}</w:t>
      </w:r>
    </w:p>
    <w:p w14:paraId="5ACFB2E2" w14:textId="77777777" w:rsidR="00825F7A" w:rsidRPr="00B85276" w:rsidRDefault="00825F7A" w:rsidP="00825F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B85276">
        <w:rPr>
          <w:rFonts w:ascii="Cascadia Mono" w:hAnsi="Cascadia Mono" w:cs="Cascadia Mono"/>
          <w:noProof w:val="0"/>
          <w:color w:val="000000"/>
          <w:kern w:val="0"/>
          <w:sz w:val="24"/>
          <w:szCs w:val="24"/>
          <w:lang w:val="en-US"/>
        </w:rPr>
        <w:t>catch (</w:t>
      </w:r>
      <w:proofErr w:type="spellStart"/>
      <w:r w:rsidRPr="00B85276">
        <w:rPr>
          <w:rFonts w:ascii="Cascadia Mono" w:hAnsi="Cascadia Mono" w:cs="Cascadia Mono"/>
          <w:noProof w:val="0"/>
          <w:color w:val="000000"/>
          <w:kern w:val="0"/>
          <w:sz w:val="24"/>
          <w:szCs w:val="24"/>
          <w:lang w:val="en-US"/>
        </w:rPr>
        <w:t>SqlException</w:t>
      </w:r>
      <w:proofErr w:type="spellEnd"/>
      <w:r w:rsidRPr="00B85276">
        <w:rPr>
          <w:rFonts w:ascii="Cascadia Mono" w:hAnsi="Cascadia Mono" w:cs="Cascadia Mono"/>
          <w:noProof w:val="0"/>
          <w:color w:val="000000"/>
          <w:kern w:val="0"/>
          <w:sz w:val="24"/>
          <w:szCs w:val="24"/>
          <w:lang w:val="en-US"/>
        </w:rPr>
        <w:t xml:space="preserve"> err)</w:t>
      </w:r>
    </w:p>
    <w:p w14:paraId="6D0E817C" w14:textId="77777777" w:rsidR="00825F7A" w:rsidRPr="00B85276" w:rsidRDefault="00825F7A" w:rsidP="00825F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B85276">
        <w:rPr>
          <w:rFonts w:ascii="Cascadia Mono" w:hAnsi="Cascadia Mono" w:cs="Cascadia Mono"/>
          <w:noProof w:val="0"/>
          <w:color w:val="000000"/>
          <w:kern w:val="0"/>
          <w:sz w:val="24"/>
          <w:szCs w:val="24"/>
          <w:lang w:val="en-US"/>
        </w:rPr>
        <w:t>{</w:t>
      </w:r>
    </w:p>
    <w:p w14:paraId="608A55C6" w14:textId="77777777" w:rsidR="00825F7A" w:rsidRPr="00B85276" w:rsidRDefault="00825F7A" w:rsidP="00825F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B85276">
        <w:rPr>
          <w:rFonts w:ascii="Cascadia Mono" w:hAnsi="Cascadia Mono" w:cs="Cascadia Mono"/>
          <w:noProof w:val="0"/>
          <w:color w:val="000000"/>
          <w:kern w:val="0"/>
          <w:sz w:val="24"/>
          <w:szCs w:val="24"/>
          <w:lang w:val="en-US"/>
        </w:rPr>
        <w:t xml:space="preserve">    if (</w:t>
      </w:r>
      <w:proofErr w:type="spellStart"/>
      <w:proofErr w:type="gramStart"/>
      <w:r w:rsidRPr="00B85276">
        <w:rPr>
          <w:rFonts w:ascii="Cascadia Mono" w:hAnsi="Cascadia Mono" w:cs="Cascadia Mono"/>
          <w:noProof w:val="0"/>
          <w:color w:val="000000"/>
          <w:kern w:val="0"/>
          <w:sz w:val="24"/>
          <w:szCs w:val="24"/>
          <w:lang w:val="en-US"/>
        </w:rPr>
        <w:t>err.Number</w:t>
      </w:r>
      <w:proofErr w:type="spellEnd"/>
      <w:proofErr w:type="gramEnd"/>
      <w:r w:rsidRPr="00B85276">
        <w:rPr>
          <w:rFonts w:ascii="Cascadia Mono" w:hAnsi="Cascadia Mono" w:cs="Cascadia Mono"/>
          <w:noProof w:val="0"/>
          <w:color w:val="000000"/>
          <w:kern w:val="0"/>
          <w:sz w:val="24"/>
          <w:szCs w:val="24"/>
          <w:lang w:val="en-US"/>
        </w:rPr>
        <w:t xml:space="preserve"> == 229)</w:t>
      </w:r>
    </w:p>
    <w:p w14:paraId="36098424" w14:textId="77777777" w:rsidR="00825F7A" w:rsidRPr="00B85276" w:rsidRDefault="00825F7A" w:rsidP="00825F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B85276">
        <w:rPr>
          <w:rFonts w:ascii="Cascadia Mono" w:hAnsi="Cascadia Mono" w:cs="Cascadia Mono"/>
          <w:noProof w:val="0"/>
          <w:color w:val="000000"/>
          <w:kern w:val="0"/>
          <w:sz w:val="24"/>
          <w:szCs w:val="24"/>
          <w:lang w:val="en-US"/>
        </w:rPr>
        <w:t xml:space="preserve">        </w:t>
      </w:r>
      <w:proofErr w:type="spellStart"/>
      <w:r w:rsidRPr="00B85276">
        <w:rPr>
          <w:rFonts w:ascii="Cascadia Mono" w:hAnsi="Cascadia Mono" w:cs="Cascadia Mono"/>
          <w:noProof w:val="0"/>
          <w:color w:val="000000"/>
          <w:kern w:val="0"/>
          <w:sz w:val="24"/>
          <w:szCs w:val="24"/>
          <w:lang w:val="en-US"/>
        </w:rPr>
        <w:t>MessageBox.Show</w:t>
      </w:r>
      <w:proofErr w:type="spellEnd"/>
      <w:r w:rsidRPr="00B85276">
        <w:rPr>
          <w:rFonts w:ascii="Cascadia Mono" w:hAnsi="Cascadia Mono" w:cs="Cascadia Mono"/>
          <w:noProof w:val="0"/>
          <w:color w:val="000000"/>
          <w:kern w:val="0"/>
          <w:sz w:val="24"/>
          <w:szCs w:val="24"/>
          <w:lang w:val="en-US"/>
        </w:rPr>
        <w:t>("</w:t>
      </w:r>
      <w:proofErr w:type="spellStart"/>
      <w:r w:rsidRPr="00B85276">
        <w:rPr>
          <w:rFonts w:ascii="Cascadia Mono" w:hAnsi="Cascadia Mono" w:cs="Cascadia Mono"/>
          <w:noProof w:val="0"/>
          <w:color w:val="000000"/>
          <w:kern w:val="0"/>
          <w:sz w:val="24"/>
          <w:szCs w:val="24"/>
          <w:lang w:val="en-US"/>
        </w:rPr>
        <w:t>Lỗi</w:t>
      </w:r>
      <w:proofErr w:type="spellEnd"/>
      <w:r w:rsidRPr="00B85276">
        <w:rPr>
          <w:rFonts w:ascii="Cascadia Mono" w:hAnsi="Cascadia Mono" w:cs="Cascadia Mono"/>
          <w:noProof w:val="0"/>
          <w:color w:val="000000"/>
          <w:kern w:val="0"/>
          <w:sz w:val="24"/>
          <w:szCs w:val="24"/>
          <w:lang w:val="en-US"/>
        </w:rPr>
        <w:t xml:space="preserve"> </w:t>
      </w:r>
      <w:proofErr w:type="spellStart"/>
      <w:r w:rsidRPr="00B85276">
        <w:rPr>
          <w:rFonts w:ascii="Cascadia Mono" w:hAnsi="Cascadia Mono" w:cs="Cascadia Mono"/>
          <w:noProof w:val="0"/>
          <w:color w:val="000000"/>
          <w:kern w:val="0"/>
          <w:sz w:val="24"/>
          <w:szCs w:val="24"/>
          <w:lang w:val="en-US"/>
        </w:rPr>
        <w:t>phân</w:t>
      </w:r>
      <w:proofErr w:type="spellEnd"/>
      <w:r w:rsidRPr="00B85276">
        <w:rPr>
          <w:rFonts w:ascii="Cascadia Mono" w:hAnsi="Cascadia Mono" w:cs="Cascadia Mono"/>
          <w:noProof w:val="0"/>
          <w:color w:val="000000"/>
          <w:kern w:val="0"/>
          <w:sz w:val="24"/>
          <w:szCs w:val="24"/>
          <w:lang w:val="en-US"/>
        </w:rPr>
        <w:t xml:space="preserve"> </w:t>
      </w:r>
      <w:proofErr w:type="spellStart"/>
      <w:proofErr w:type="gramStart"/>
      <w:r w:rsidRPr="00B85276">
        <w:rPr>
          <w:rFonts w:ascii="Cascadia Mono" w:hAnsi="Cascadia Mono" w:cs="Cascadia Mono"/>
          <w:noProof w:val="0"/>
          <w:color w:val="000000"/>
          <w:kern w:val="0"/>
          <w:sz w:val="24"/>
          <w:szCs w:val="24"/>
          <w:lang w:val="en-US"/>
        </w:rPr>
        <w:t>quyền</w:t>
      </w:r>
      <w:proofErr w:type="spellEnd"/>
      <w:r w:rsidRPr="00B85276">
        <w:rPr>
          <w:rFonts w:ascii="Cascadia Mono" w:hAnsi="Cascadia Mono" w:cs="Cascadia Mono"/>
          <w:noProof w:val="0"/>
          <w:color w:val="000000"/>
          <w:kern w:val="0"/>
          <w:sz w:val="24"/>
          <w:szCs w:val="24"/>
          <w:lang w:val="en-US"/>
        </w:rPr>
        <w:t>!\</w:t>
      </w:r>
      <w:proofErr w:type="gramEnd"/>
      <w:r w:rsidRPr="00B85276">
        <w:rPr>
          <w:rFonts w:ascii="Cascadia Mono" w:hAnsi="Cascadia Mono" w:cs="Cascadia Mono"/>
          <w:noProof w:val="0"/>
          <w:color w:val="000000"/>
          <w:kern w:val="0"/>
          <w:sz w:val="24"/>
          <w:szCs w:val="24"/>
          <w:lang w:val="en-US"/>
        </w:rPr>
        <w:t xml:space="preserve">n" + </w:t>
      </w:r>
      <w:proofErr w:type="spellStart"/>
      <w:r w:rsidRPr="00B85276">
        <w:rPr>
          <w:rFonts w:ascii="Cascadia Mono" w:hAnsi="Cascadia Mono" w:cs="Cascadia Mono"/>
          <w:noProof w:val="0"/>
          <w:color w:val="000000"/>
          <w:kern w:val="0"/>
          <w:sz w:val="24"/>
          <w:szCs w:val="24"/>
          <w:lang w:val="en-US"/>
        </w:rPr>
        <w:t>err.Message</w:t>
      </w:r>
      <w:proofErr w:type="spellEnd"/>
      <w:r w:rsidRPr="00B85276">
        <w:rPr>
          <w:rFonts w:ascii="Cascadia Mono" w:hAnsi="Cascadia Mono" w:cs="Cascadia Mono"/>
          <w:noProof w:val="0"/>
          <w:color w:val="000000"/>
          <w:kern w:val="0"/>
          <w:sz w:val="24"/>
          <w:szCs w:val="24"/>
          <w:lang w:val="en-US"/>
        </w:rPr>
        <w:t>);</w:t>
      </w:r>
    </w:p>
    <w:p w14:paraId="261F328B" w14:textId="77777777" w:rsidR="00825F7A" w:rsidRPr="00B85276" w:rsidRDefault="00825F7A" w:rsidP="00825F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noProof w:val="0"/>
          <w:color w:val="000000"/>
          <w:kern w:val="0"/>
          <w:sz w:val="24"/>
          <w:szCs w:val="24"/>
          <w:lang w:val="en-US"/>
        </w:rPr>
      </w:pPr>
      <w:r w:rsidRPr="00B85276">
        <w:rPr>
          <w:rFonts w:ascii="Cascadia Mono" w:hAnsi="Cascadia Mono" w:cs="Cascadia Mono"/>
          <w:noProof w:val="0"/>
          <w:color w:val="000000"/>
          <w:kern w:val="0"/>
          <w:sz w:val="24"/>
          <w:szCs w:val="24"/>
          <w:lang w:val="en-US"/>
        </w:rPr>
        <w:t xml:space="preserve">    </w:t>
      </w:r>
      <w:proofErr w:type="gramStart"/>
      <w:r w:rsidRPr="00B85276">
        <w:rPr>
          <w:rFonts w:ascii="Cascadia Mono" w:hAnsi="Cascadia Mono" w:cs="Cascadia Mono"/>
          <w:noProof w:val="0"/>
          <w:color w:val="000000"/>
          <w:kern w:val="0"/>
          <w:sz w:val="24"/>
          <w:szCs w:val="24"/>
          <w:lang w:val="en-US"/>
        </w:rPr>
        <w:t>return;</w:t>
      </w:r>
      <w:proofErr w:type="gramEnd"/>
    </w:p>
    <w:p w14:paraId="1D8E3F4D" w14:textId="15E2D3B1" w:rsidR="00825F7A" w:rsidRPr="00B85276" w:rsidRDefault="00825F7A" w:rsidP="00825F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noProof w:val="0"/>
          <w:color w:val="000000"/>
          <w:kern w:val="0"/>
          <w:sz w:val="36"/>
          <w:szCs w:val="36"/>
          <w:lang w:val="en-US"/>
        </w:rPr>
      </w:pPr>
      <w:r w:rsidRPr="00B85276">
        <w:rPr>
          <w:rFonts w:ascii="Cascadia Mono" w:hAnsi="Cascadia Mono" w:cs="Cascadia Mono"/>
          <w:noProof w:val="0"/>
          <w:color w:val="000000"/>
          <w:kern w:val="0"/>
          <w:sz w:val="24"/>
          <w:szCs w:val="24"/>
          <w:lang w:val="en-US"/>
        </w:rPr>
        <w:t>}</w:t>
      </w:r>
    </w:p>
    <w:p w14:paraId="29B62FE5" w14:textId="797AB7F6" w:rsidR="00E9421E" w:rsidRPr="00545FA9" w:rsidRDefault="00545FA9" w:rsidP="00545FA9">
      <w:pPr>
        <w:pStyle w:val="Heading1"/>
        <w:jc w:val="center"/>
        <w:rPr>
          <w:rFonts w:ascii="Times New Roman" w:hAnsi="Times New Roman" w:cs="Times New Roman"/>
          <w:b/>
          <w:bCs/>
          <w:color w:val="auto"/>
          <w:sz w:val="28"/>
          <w:szCs w:val="28"/>
        </w:rPr>
      </w:pPr>
      <w:bookmarkStart w:id="35" w:name="_Toc165362092"/>
      <w:r w:rsidRPr="00545FA9">
        <w:rPr>
          <w:rFonts w:ascii="Times New Roman" w:hAnsi="Times New Roman" w:cs="Times New Roman"/>
          <w:b/>
          <w:bCs/>
          <w:color w:val="auto"/>
          <w:sz w:val="28"/>
          <w:szCs w:val="28"/>
        </w:rPr>
        <w:lastRenderedPageBreak/>
        <w:t>CHƯƠNG 4: THIẾT KẾ GIAO DIỆN HỆ THỐNG</w:t>
      </w:r>
      <w:bookmarkEnd w:id="35"/>
    </w:p>
    <w:p w14:paraId="395F3899" w14:textId="77777777" w:rsidR="000D2F30" w:rsidRPr="000D2F30" w:rsidRDefault="000D2F30" w:rsidP="000D2F30">
      <w:pPr>
        <w:rPr>
          <w:rFonts w:ascii="Times New Roman" w:hAnsi="Times New Roman" w:cs="Times New Roman"/>
          <w:b/>
          <w:bCs/>
          <w:sz w:val="28"/>
          <w:szCs w:val="28"/>
          <w:lang w:val="en-US"/>
        </w:rPr>
      </w:pPr>
      <w:r w:rsidRPr="000D2F30">
        <w:rPr>
          <w:rFonts w:ascii="Times New Roman" w:hAnsi="Times New Roman" w:cs="Times New Roman"/>
          <w:b/>
          <w:bCs/>
          <w:sz w:val="28"/>
          <w:szCs w:val="28"/>
          <w:lang w:val="en-US"/>
        </w:rPr>
        <w:t>Môi trường cài đặt và công nghệ sử dụng</w:t>
      </w:r>
    </w:p>
    <w:p w14:paraId="150B178E" w14:textId="77777777" w:rsidR="000D2F30" w:rsidRPr="000D2F30" w:rsidRDefault="000D2F30" w:rsidP="000D2F30">
      <w:pPr>
        <w:rPr>
          <w:rFonts w:ascii="Times New Roman" w:hAnsi="Times New Roman" w:cs="Times New Roman"/>
          <w:sz w:val="28"/>
          <w:szCs w:val="28"/>
          <w:lang w:val="en-US"/>
        </w:rPr>
      </w:pPr>
      <w:r w:rsidRPr="000D2F30">
        <w:rPr>
          <w:rFonts w:ascii="Times New Roman" w:hAnsi="Times New Roman" w:cs="Times New Roman"/>
          <w:sz w:val="28"/>
          <w:szCs w:val="28"/>
          <w:lang w:val="en-US"/>
        </w:rPr>
        <w:t>- Hệ cơ sở dữ liệu Microsoft SQL Server Management Studio 19.</w:t>
      </w:r>
    </w:p>
    <w:p w14:paraId="64758626" w14:textId="162F8E03" w:rsidR="000D2F30" w:rsidRPr="000D2F30" w:rsidRDefault="000D2F30" w:rsidP="000D2F30">
      <w:pPr>
        <w:rPr>
          <w:rFonts w:ascii="Times New Roman" w:hAnsi="Times New Roman" w:cs="Times New Roman"/>
          <w:sz w:val="28"/>
          <w:szCs w:val="28"/>
          <w:lang w:val="en-US"/>
        </w:rPr>
      </w:pPr>
      <w:r w:rsidRPr="000D2F30">
        <w:rPr>
          <w:rFonts w:ascii="Times New Roman" w:hAnsi="Times New Roman" w:cs="Times New Roman"/>
          <w:sz w:val="28"/>
          <w:szCs w:val="28"/>
          <w:lang w:val="en-US"/>
        </w:rPr>
        <w:t>- Chương trình Winform được viết bằng Microsoft Visual Studio 2022</w:t>
      </w:r>
      <w:r w:rsidR="001F22FD">
        <w:rPr>
          <w:rFonts w:ascii="Times New Roman" w:hAnsi="Times New Roman" w:cs="Times New Roman"/>
          <w:sz w:val="28"/>
          <w:szCs w:val="28"/>
          <w:lang w:val="en-US"/>
        </w:rPr>
        <w:t>.</w:t>
      </w:r>
      <w:r w:rsidRPr="000D2F30">
        <w:rPr>
          <w:rFonts w:ascii="Times New Roman" w:hAnsi="Times New Roman" w:cs="Times New Roman"/>
          <w:sz w:val="28"/>
          <w:szCs w:val="28"/>
          <w:lang w:val="en-US"/>
        </w:rPr>
        <w:t xml:space="preserve"> </w:t>
      </w:r>
    </w:p>
    <w:p w14:paraId="2AAFA768" w14:textId="0BA8536C" w:rsidR="00BA4E3F" w:rsidRDefault="000D2F30" w:rsidP="000D2F30">
      <w:pPr>
        <w:rPr>
          <w:rFonts w:ascii="Times New Roman" w:hAnsi="Times New Roman" w:cs="Times New Roman"/>
          <w:b/>
          <w:bCs/>
          <w:sz w:val="28"/>
          <w:szCs w:val="28"/>
          <w:lang w:val="en-US"/>
        </w:rPr>
      </w:pPr>
      <w:r w:rsidRPr="000D2F30">
        <w:rPr>
          <w:rFonts w:ascii="Times New Roman" w:hAnsi="Times New Roman" w:cs="Times New Roman"/>
          <w:b/>
          <w:bCs/>
          <w:sz w:val="28"/>
          <w:szCs w:val="28"/>
          <w:lang w:val="en-US"/>
        </w:rPr>
        <w:t>Giao diện và chức năng của chương trình:</w:t>
      </w:r>
    </w:p>
    <w:p w14:paraId="20B2FE02" w14:textId="0506FE8D" w:rsidR="00145B08" w:rsidRPr="00145B08" w:rsidRDefault="00145B08" w:rsidP="00145B08">
      <w:pPr>
        <w:pStyle w:val="ListParagraph"/>
        <w:numPr>
          <w:ilvl w:val="0"/>
          <w:numId w:val="42"/>
        </w:numPr>
        <w:rPr>
          <w:rFonts w:ascii="Times New Roman" w:hAnsi="Times New Roman" w:cs="Times New Roman"/>
          <w:b/>
          <w:bCs/>
          <w:sz w:val="28"/>
          <w:szCs w:val="28"/>
          <w:lang w:val="en-US"/>
        </w:rPr>
      </w:pPr>
      <w:r>
        <w:rPr>
          <w:rFonts w:ascii="Times New Roman" w:hAnsi="Times New Roman" w:cs="Times New Roman"/>
          <w:b/>
          <w:bCs/>
          <w:sz w:val="28"/>
          <w:szCs w:val="28"/>
          <w:lang w:val="en-US"/>
        </w:rPr>
        <w:t>Form đăng nhập</w:t>
      </w:r>
    </w:p>
    <w:p w14:paraId="4E762862" w14:textId="0C777577" w:rsidR="00FF07BC" w:rsidRDefault="00145B08" w:rsidP="00FF07BC">
      <w:pPr>
        <w:rPr>
          <w:rFonts w:ascii="Times New Roman" w:hAnsi="Times New Roman" w:cs="Times New Roman"/>
          <w:b/>
          <w:bCs/>
          <w:sz w:val="28"/>
          <w:szCs w:val="28"/>
          <w:lang w:val="en-US"/>
        </w:rPr>
      </w:pPr>
      <w:r w:rsidRPr="00145B08">
        <w:rPr>
          <w:rFonts w:ascii="Times New Roman" w:hAnsi="Times New Roman" w:cs="Times New Roman"/>
          <w:b/>
          <w:bCs/>
          <w:sz w:val="28"/>
          <w:szCs w:val="28"/>
          <w:lang w:val="en-US"/>
        </w:rPr>
        <w:drawing>
          <wp:inline distT="0" distB="0" distL="0" distR="0" wp14:anchorId="0B75C77A" wp14:editId="44589468">
            <wp:extent cx="5731510" cy="2388235"/>
            <wp:effectExtent l="0" t="0" r="2540" b="0"/>
            <wp:docPr id="449191994"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91994" name="Picture 1" descr="A screenshot of a login screen&#10;&#10;Description automatically generated"/>
                    <pic:cNvPicPr/>
                  </pic:nvPicPr>
                  <pic:blipFill>
                    <a:blip r:embed="rId15"/>
                    <a:stretch>
                      <a:fillRect/>
                    </a:stretch>
                  </pic:blipFill>
                  <pic:spPr>
                    <a:xfrm>
                      <a:off x="0" y="0"/>
                      <a:ext cx="5731510" cy="2388235"/>
                    </a:xfrm>
                    <a:prstGeom prst="rect">
                      <a:avLst/>
                    </a:prstGeom>
                  </pic:spPr>
                </pic:pic>
              </a:graphicData>
            </a:graphic>
          </wp:inline>
        </w:drawing>
      </w:r>
    </w:p>
    <w:p w14:paraId="73E64952" w14:textId="6923A804" w:rsidR="00FF07BC" w:rsidRDefault="00FF07BC" w:rsidP="00FF07BC">
      <w:pPr>
        <w:rPr>
          <w:rFonts w:ascii="Times New Roman" w:hAnsi="Times New Roman" w:cs="Times New Roman"/>
          <w:sz w:val="28"/>
          <w:szCs w:val="28"/>
          <w:lang w:val="en-US"/>
        </w:rPr>
      </w:pPr>
      <w:r w:rsidRPr="00FF07BC">
        <w:rPr>
          <w:rFonts w:ascii="Times New Roman" w:hAnsi="Times New Roman" w:cs="Times New Roman"/>
          <w:b/>
          <w:bCs/>
          <w:sz w:val="28"/>
          <w:szCs w:val="28"/>
          <w:lang w:val="en-US"/>
        </w:rPr>
        <w:t>-</w:t>
      </w:r>
      <w:r>
        <w:rPr>
          <w:rFonts w:ascii="Times New Roman" w:hAnsi="Times New Roman" w:cs="Times New Roman"/>
          <w:b/>
          <w:bCs/>
          <w:sz w:val="28"/>
          <w:szCs w:val="28"/>
          <w:lang w:val="en-US"/>
        </w:rPr>
        <w:t xml:space="preserve">  </w:t>
      </w:r>
      <w:r>
        <w:rPr>
          <w:rFonts w:ascii="Times New Roman" w:hAnsi="Times New Roman" w:cs="Times New Roman"/>
          <w:sz w:val="28"/>
          <w:szCs w:val="28"/>
          <w:lang w:val="en-US"/>
        </w:rPr>
        <w:t>Đối với việc đăng nhập lần đầu, chương trình sẽ yêu cầu nhập tên server</w:t>
      </w:r>
      <w:r w:rsidR="00C33D39">
        <w:rPr>
          <w:rFonts w:ascii="Times New Roman" w:hAnsi="Times New Roman" w:cs="Times New Roman"/>
          <w:sz w:val="28"/>
          <w:szCs w:val="28"/>
          <w:lang w:val="en-US"/>
        </w:rPr>
        <w:t xml:space="preserve"> (nếu không nhớ rõ, vui lòng copy trực tiếp từ </w:t>
      </w:r>
      <w:r w:rsidR="002768CF">
        <w:rPr>
          <w:rFonts w:ascii="Times New Roman" w:hAnsi="Times New Roman" w:cs="Times New Roman"/>
          <w:sz w:val="28"/>
          <w:szCs w:val="28"/>
          <w:lang w:val="en-US"/>
        </w:rPr>
        <w:t>SSMS)</w:t>
      </w:r>
      <w:r>
        <w:rPr>
          <w:rFonts w:ascii="Times New Roman" w:hAnsi="Times New Roman" w:cs="Times New Roman"/>
          <w:sz w:val="28"/>
          <w:szCs w:val="28"/>
          <w:lang w:val="en-US"/>
        </w:rPr>
        <w:t xml:space="preserve"> cùng với user name và password</w:t>
      </w:r>
      <w:r w:rsidR="001F22FD">
        <w:rPr>
          <w:rFonts w:ascii="Times New Roman" w:hAnsi="Times New Roman" w:cs="Times New Roman"/>
          <w:sz w:val="28"/>
          <w:szCs w:val="28"/>
          <w:lang w:val="en-US"/>
        </w:rPr>
        <w:t>.</w:t>
      </w:r>
    </w:p>
    <w:p w14:paraId="00920389" w14:textId="7C103E36" w:rsidR="00FF07BC" w:rsidRPr="00FF07BC" w:rsidRDefault="00FF07BC" w:rsidP="00FF07BC">
      <w:pPr>
        <w:rPr>
          <w:rFonts w:ascii="Times New Roman" w:hAnsi="Times New Roman" w:cs="Times New Roman"/>
          <w:sz w:val="28"/>
          <w:szCs w:val="28"/>
          <w:lang w:val="en-US"/>
        </w:rPr>
      </w:pPr>
      <w:r>
        <w:rPr>
          <w:rFonts w:ascii="Times New Roman" w:hAnsi="Times New Roman" w:cs="Times New Roman"/>
          <w:sz w:val="28"/>
          <w:szCs w:val="28"/>
          <w:lang w:val="en-US"/>
        </w:rPr>
        <w:t>- Từ lần thứ 2 trở đi, chương trình tự lưu server name</w:t>
      </w:r>
      <w:r w:rsidR="00A927CE">
        <w:rPr>
          <w:rFonts w:ascii="Times New Roman" w:hAnsi="Times New Roman" w:cs="Times New Roman"/>
          <w:sz w:val="28"/>
          <w:szCs w:val="28"/>
          <w:lang w:val="en-US"/>
        </w:rPr>
        <w:t xml:space="preserve"> và người dùng chỉ cần nhập user name và password</w:t>
      </w:r>
      <w:r w:rsidR="001F22FD">
        <w:rPr>
          <w:rFonts w:ascii="Times New Roman" w:hAnsi="Times New Roman" w:cs="Times New Roman"/>
          <w:sz w:val="28"/>
          <w:szCs w:val="28"/>
          <w:lang w:val="en-US"/>
        </w:rPr>
        <w:t>.</w:t>
      </w:r>
    </w:p>
    <w:p w14:paraId="5B58E563" w14:textId="77777777" w:rsidR="00FF07BC" w:rsidRDefault="00FF07BC" w:rsidP="000D2F30">
      <w:pPr>
        <w:rPr>
          <w:rFonts w:ascii="Times New Roman" w:hAnsi="Times New Roman" w:cs="Times New Roman"/>
          <w:b/>
          <w:bCs/>
          <w:sz w:val="28"/>
          <w:szCs w:val="28"/>
          <w:lang w:val="en-US"/>
        </w:rPr>
      </w:pPr>
    </w:p>
    <w:p w14:paraId="196BBC86" w14:textId="1AEBC234" w:rsidR="00145B08" w:rsidRDefault="00145B08" w:rsidP="00145B08">
      <w:pPr>
        <w:pStyle w:val="ListParagraph"/>
        <w:numPr>
          <w:ilvl w:val="0"/>
          <w:numId w:val="42"/>
        </w:num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Form </w:t>
      </w:r>
      <w:r w:rsidR="004B4ABF">
        <w:rPr>
          <w:rFonts w:ascii="Times New Roman" w:hAnsi="Times New Roman" w:cs="Times New Roman"/>
          <w:b/>
          <w:bCs/>
          <w:sz w:val="28"/>
          <w:szCs w:val="28"/>
          <w:lang w:val="en-US"/>
        </w:rPr>
        <w:t>chính</w:t>
      </w:r>
    </w:p>
    <w:p w14:paraId="37433BE4" w14:textId="77777777" w:rsidR="0004517E" w:rsidRDefault="0004517E" w:rsidP="004B4ABF">
      <w:pPr>
        <w:rPr>
          <w:rFonts w:ascii="Times New Roman" w:hAnsi="Times New Roman" w:cs="Times New Roman"/>
          <w:b/>
          <w:bCs/>
          <w:sz w:val="28"/>
          <w:szCs w:val="28"/>
          <w:lang w:val="en-US"/>
        </w:rPr>
      </w:pPr>
    </w:p>
    <w:p w14:paraId="0F70AFF6" w14:textId="610FD3F5" w:rsidR="003B6462" w:rsidRDefault="0004517E" w:rsidP="004B4ABF">
      <w:pPr>
        <w:rPr>
          <w:rFonts w:ascii="Times New Roman" w:hAnsi="Times New Roman" w:cs="Times New Roman"/>
          <w:b/>
          <w:bCs/>
          <w:sz w:val="28"/>
          <w:szCs w:val="28"/>
          <w:lang w:val="en-US"/>
        </w:rPr>
      </w:pPr>
      <w:r w:rsidRPr="0004517E">
        <w:rPr>
          <w:rFonts w:ascii="Times New Roman" w:hAnsi="Times New Roman" w:cs="Times New Roman"/>
          <w:b/>
          <w:bCs/>
          <w:sz w:val="28"/>
          <w:szCs w:val="28"/>
          <w:lang w:val="en-US"/>
        </w:rPr>
        <w:lastRenderedPageBreak/>
        <w:drawing>
          <wp:inline distT="0" distB="0" distL="0" distR="0" wp14:anchorId="1365AB50" wp14:editId="04D7ACE1">
            <wp:extent cx="5731510" cy="3262630"/>
            <wp:effectExtent l="0" t="0" r="2540" b="0"/>
            <wp:docPr id="6976999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699952" name="Picture 1" descr="A screenshot of a computer&#10;&#10;Description automatically generated"/>
                    <pic:cNvPicPr/>
                  </pic:nvPicPr>
                  <pic:blipFill>
                    <a:blip r:embed="rId16"/>
                    <a:stretch>
                      <a:fillRect/>
                    </a:stretch>
                  </pic:blipFill>
                  <pic:spPr>
                    <a:xfrm>
                      <a:off x="0" y="0"/>
                      <a:ext cx="5731510" cy="3262630"/>
                    </a:xfrm>
                    <a:prstGeom prst="rect">
                      <a:avLst/>
                    </a:prstGeom>
                  </pic:spPr>
                </pic:pic>
              </a:graphicData>
            </a:graphic>
          </wp:inline>
        </w:drawing>
      </w:r>
    </w:p>
    <w:p w14:paraId="3486598E" w14:textId="67C21441" w:rsidR="00251614" w:rsidRDefault="00A927CE" w:rsidP="004B4ABF">
      <w:pPr>
        <w:rPr>
          <w:rFonts w:ascii="Times New Roman" w:hAnsi="Times New Roman" w:cs="Times New Roman"/>
          <w:sz w:val="28"/>
          <w:szCs w:val="28"/>
          <w:lang w:val="en-US"/>
        </w:rPr>
      </w:pPr>
      <w:r>
        <w:rPr>
          <w:rFonts w:ascii="Times New Roman" w:hAnsi="Times New Roman" w:cs="Times New Roman"/>
          <w:sz w:val="28"/>
          <w:szCs w:val="28"/>
          <w:lang w:val="en-US"/>
        </w:rPr>
        <w:t>- 4 ô ở trên cùng lần lượt thể hiện doanh thu hôm nay, chi tiêu hôm nay, lợi nhuận của tháng hiện tại cùng với số bàn còn trống</w:t>
      </w:r>
      <w:r w:rsidR="001F22FD">
        <w:rPr>
          <w:rFonts w:ascii="Times New Roman" w:hAnsi="Times New Roman" w:cs="Times New Roman"/>
          <w:sz w:val="28"/>
          <w:szCs w:val="28"/>
          <w:lang w:val="en-US"/>
        </w:rPr>
        <w:t>.</w:t>
      </w:r>
      <w:r>
        <w:rPr>
          <w:rFonts w:ascii="Times New Roman" w:hAnsi="Times New Roman" w:cs="Times New Roman"/>
          <w:sz w:val="28"/>
          <w:szCs w:val="28"/>
          <w:lang w:val="en-US"/>
        </w:rPr>
        <w:t xml:space="preserve"> </w:t>
      </w:r>
    </w:p>
    <w:p w14:paraId="79C8A6BA" w14:textId="6A415761" w:rsidR="00A927CE" w:rsidRDefault="00A927CE" w:rsidP="004B4ABF">
      <w:pPr>
        <w:rPr>
          <w:rFonts w:ascii="Times New Roman" w:hAnsi="Times New Roman" w:cs="Times New Roman"/>
          <w:sz w:val="28"/>
          <w:szCs w:val="28"/>
          <w:lang w:val="en-US"/>
        </w:rPr>
      </w:pPr>
      <w:r>
        <w:rPr>
          <w:rFonts w:ascii="Times New Roman" w:hAnsi="Times New Roman" w:cs="Times New Roman"/>
          <w:sz w:val="28"/>
          <w:szCs w:val="28"/>
          <w:lang w:val="en-US"/>
        </w:rPr>
        <w:t>- Ở dưới chia thành 2 bên, bên trái thể hiện 5 món bán được nhiều nhất tất cả hóa đơn từ trước đến nay, bên phải biểu đồ thống kê tỉ lệ thu – chi trong 7 ngày gần nhất</w:t>
      </w:r>
      <w:r w:rsidR="001F22FD">
        <w:rPr>
          <w:rFonts w:ascii="Times New Roman" w:hAnsi="Times New Roman" w:cs="Times New Roman"/>
          <w:sz w:val="28"/>
          <w:szCs w:val="28"/>
          <w:lang w:val="en-US"/>
        </w:rPr>
        <w:t>.</w:t>
      </w:r>
    </w:p>
    <w:p w14:paraId="3A34E88B" w14:textId="53407124" w:rsidR="00A927CE" w:rsidRPr="00A927CE" w:rsidRDefault="00A927CE" w:rsidP="004B4ABF">
      <w:pPr>
        <w:rPr>
          <w:rFonts w:ascii="Times New Roman" w:hAnsi="Times New Roman" w:cs="Times New Roman"/>
          <w:sz w:val="28"/>
          <w:szCs w:val="28"/>
          <w:lang w:val="en-US"/>
        </w:rPr>
      </w:pPr>
      <w:r>
        <w:rPr>
          <w:rFonts w:ascii="Times New Roman" w:hAnsi="Times New Roman" w:cs="Times New Roman"/>
          <w:sz w:val="28"/>
          <w:szCs w:val="28"/>
          <w:lang w:val="en-US"/>
        </w:rPr>
        <w:t>- Cuối cùng là biểu đồ thống kê thu nhập trong 12 tháng</w:t>
      </w:r>
      <w:r w:rsidR="001F22FD">
        <w:rPr>
          <w:rFonts w:ascii="Times New Roman" w:hAnsi="Times New Roman" w:cs="Times New Roman"/>
          <w:sz w:val="28"/>
          <w:szCs w:val="28"/>
          <w:lang w:val="en-US"/>
        </w:rPr>
        <w:t>.</w:t>
      </w:r>
      <w:r>
        <w:rPr>
          <w:rFonts w:ascii="Times New Roman" w:hAnsi="Times New Roman" w:cs="Times New Roman"/>
          <w:sz w:val="28"/>
          <w:szCs w:val="28"/>
          <w:lang w:val="en-US"/>
        </w:rPr>
        <w:t xml:space="preserve"> </w:t>
      </w:r>
    </w:p>
    <w:p w14:paraId="73B24825" w14:textId="65520C41" w:rsidR="00523D6B" w:rsidRPr="00D31507" w:rsidRDefault="00615530" w:rsidP="00D31507">
      <w:pPr>
        <w:pStyle w:val="ListParagraph"/>
        <w:numPr>
          <w:ilvl w:val="0"/>
          <w:numId w:val="42"/>
        </w:numPr>
        <w:rPr>
          <w:rFonts w:ascii="Times New Roman" w:hAnsi="Times New Roman" w:cs="Times New Roman"/>
          <w:sz w:val="28"/>
          <w:szCs w:val="28"/>
          <w:lang w:val="en-US"/>
        </w:rPr>
      </w:pPr>
      <w:r w:rsidRPr="00D31507">
        <w:rPr>
          <w:rFonts w:ascii="Times New Roman" w:hAnsi="Times New Roman" w:cs="Times New Roman"/>
          <w:b/>
          <w:bCs/>
          <w:sz w:val="28"/>
          <w:szCs w:val="28"/>
          <w:lang w:val="en-US"/>
        </w:rPr>
        <w:t>Giao diện order</w:t>
      </w:r>
      <w:r w:rsidR="00F34EB1" w:rsidRPr="00D31507">
        <w:rPr>
          <w:rFonts w:ascii="Times New Roman" w:hAnsi="Times New Roman" w:cs="Times New Roman"/>
          <w:b/>
          <w:bCs/>
          <w:sz w:val="28"/>
          <w:szCs w:val="28"/>
          <w:lang w:val="en-US"/>
        </w:rPr>
        <w:t xml:space="preserve"> </w:t>
      </w:r>
      <w:r w:rsidR="00F34EB1" w:rsidRPr="00D31507">
        <w:rPr>
          <w:rFonts w:ascii="Times New Roman" w:hAnsi="Times New Roman" w:cs="Times New Roman"/>
          <w:sz w:val="28"/>
          <w:szCs w:val="28"/>
          <w:lang w:val="en-US"/>
        </w:rPr>
        <w:t>(</w:t>
      </w:r>
      <w:r w:rsidR="002A5F41" w:rsidRPr="00D31507">
        <w:rPr>
          <w:rFonts w:ascii="Times New Roman" w:hAnsi="Times New Roman" w:cs="Times New Roman"/>
          <w:sz w:val="28"/>
          <w:szCs w:val="28"/>
          <w:lang w:val="en-US"/>
        </w:rPr>
        <w:t xml:space="preserve">cả quyền admin và nhân viên đều </w:t>
      </w:r>
      <w:r w:rsidR="003A037F" w:rsidRPr="00D31507">
        <w:rPr>
          <w:rFonts w:ascii="Times New Roman" w:hAnsi="Times New Roman" w:cs="Times New Roman"/>
          <w:sz w:val="28"/>
          <w:szCs w:val="28"/>
          <w:lang w:val="en-US"/>
        </w:rPr>
        <w:t>thao tác</w:t>
      </w:r>
      <w:r w:rsidR="002A5F41" w:rsidRPr="00D31507">
        <w:rPr>
          <w:rFonts w:ascii="Times New Roman" w:hAnsi="Times New Roman" w:cs="Times New Roman"/>
          <w:sz w:val="28"/>
          <w:szCs w:val="28"/>
          <w:lang w:val="en-US"/>
        </w:rPr>
        <w:t xml:space="preserve"> được,  riêng </w:t>
      </w:r>
      <w:r w:rsidR="00A12D76" w:rsidRPr="00D31507">
        <w:rPr>
          <w:rFonts w:ascii="Times New Roman" w:hAnsi="Times New Roman" w:cs="Times New Roman"/>
          <w:sz w:val="28"/>
          <w:szCs w:val="28"/>
          <w:lang w:val="en-US"/>
        </w:rPr>
        <w:t>nhân viên không thể xóa</w:t>
      </w:r>
      <w:r w:rsidR="003A037F" w:rsidRPr="00D31507">
        <w:rPr>
          <w:rFonts w:ascii="Times New Roman" w:hAnsi="Times New Roman" w:cs="Times New Roman"/>
          <w:sz w:val="28"/>
          <w:szCs w:val="28"/>
          <w:lang w:val="en-US"/>
        </w:rPr>
        <w:t xml:space="preserve"> hóa đơn, thêm/xóa bàn)</w:t>
      </w:r>
    </w:p>
    <w:p w14:paraId="6FEB8DE6" w14:textId="03306C2A" w:rsidR="004B4ABF" w:rsidRDefault="00862F03" w:rsidP="004B4ABF">
      <w:pPr>
        <w:rPr>
          <w:rFonts w:ascii="Times New Roman" w:hAnsi="Times New Roman" w:cs="Times New Roman"/>
          <w:b/>
          <w:bCs/>
          <w:sz w:val="28"/>
          <w:szCs w:val="28"/>
          <w:lang w:val="en-US"/>
        </w:rPr>
      </w:pPr>
      <w:r w:rsidRPr="00862F03">
        <w:rPr>
          <w:rFonts w:ascii="Times New Roman" w:hAnsi="Times New Roman" w:cs="Times New Roman"/>
          <w:b/>
          <w:bCs/>
          <w:sz w:val="28"/>
          <w:szCs w:val="28"/>
          <w:lang w:val="en-US"/>
        </w:rPr>
        <w:drawing>
          <wp:inline distT="0" distB="0" distL="0" distR="0" wp14:anchorId="5182D9C1" wp14:editId="36D34E2F">
            <wp:extent cx="5731510" cy="3262630"/>
            <wp:effectExtent l="0" t="0" r="2540" b="0"/>
            <wp:docPr id="16253746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74692" name="Picture 1" descr="A screenshot of a computer&#10;&#10;Description automatically generated"/>
                    <pic:cNvPicPr/>
                  </pic:nvPicPr>
                  <pic:blipFill>
                    <a:blip r:embed="rId17"/>
                    <a:stretch>
                      <a:fillRect/>
                    </a:stretch>
                  </pic:blipFill>
                  <pic:spPr>
                    <a:xfrm>
                      <a:off x="0" y="0"/>
                      <a:ext cx="5731510" cy="3262630"/>
                    </a:xfrm>
                    <a:prstGeom prst="rect">
                      <a:avLst/>
                    </a:prstGeom>
                  </pic:spPr>
                </pic:pic>
              </a:graphicData>
            </a:graphic>
          </wp:inline>
        </w:drawing>
      </w:r>
    </w:p>
    <w:p w14:paraId="24C08857" w14:textId="77777777" w:rsidR="00296CF3" w:rsidRDefault="00296CF3" w:rsidP="004B4ABF">
      <w:pPr>
        <w:rPr>
          <w:rFonts w:ascii="Times New Roman" w:hAnsi="Times New Roman" w:cs="Times New Roman"/>
          <w:b/>
          <w:bCs/>
          <w:sz w:val="28"/>
          <w:szCs w:val="28"/>
          <w:lang w:val="en-US"/>
        </w:rPr>
      </w:pPr>
    </w:p>
    <w:p w14:paraId="157E87DA" w14:textId="7DCB8311" w:rsidR="00296CF3" w:rsidRDefault="00180E19" w:rsidP="004B4ABF">
      <w:pPr>
        <w:rPr>
          <w:rFonts w:ascii="Times New Roman" w:hAnsi="Times New Roman" w:cs="Times New Roman"/>
          <w:b/>
          <w:bCs/>
          <w:sz w:val="28"/>
          <w:szCs w:val="28"/>
          <w:lang w:val="en-US"/>
        </w:rPr>
      </w:pPr>
      <w:r w:rsidRPr="00180E19">
        <w:rPr>
          <w:rFonts w:ascii="Times New Roman" w:hAnsi="Times New Roman" w:cs="Times New Roman"/>
          <w:b/>
          <w:bCs/>
          <w:sz w:val="28"/>
          <w:szCs w:val="28"/>
          <w:lang w:val="en-US"/>
        </w:rPr>
        <w:drawing>
          <wp:inline distT="0" distB="0" distL="0" distR="0" wp14:anchorId="03702C73" wp14:editId="63C30F00">
            <wp:extent cx="5731510" cy="3262630"/>
            <wp:effectExtent l="0" t="0" r="2540" b="0"/>
            <wp:docPr id="8406938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693804" name="Picture 1" descr="A screenshot of a computer&#10;&#10;Description automatically generated"/>
                    <pic:cNvPicPr/>
                  </pic:nvPicPr>
                  <pic:blipFill>
                    <a:blip r:embed="rId18"/>
                    <a:stretch>
                      <a:fillRect/>
                    </a:stretch>
                  </pic:blipFill>
                  <pic:spPr>
                    <a:xfrm>
                      <a:off x="0" y="0"/>
                      <a:ext cx="5731510" cy="3262630"/>
                    </a:xfrm>
                    <a:prstGeom prst="rect">
                      <a:avLst/>
                    </a:prstGeom>
                  </pic:spPr>
                </pic:pic>
              </a:graphicData>
            </a:graphic>
          </wp:inline>
        </w:drawing>
      </w:r>
    </w:p>
    <w:p w14:paraId="4C989220" w14:textId="11EB4693" w:rsidR="00B61D18" w:rsidRPr="00B61D18" w:rsidRDefault="00B61D18" w:rsidP="004B4ABF">
      <w:pPr>
        <w:rPr>
          <w:rFonts w:ascii="Times New Roman" w:hAnsi="Times New Roman" w:cs="Times New Roman"/>
          <w:sz w:val="28"/>
          <w:szCs w:val="28"/>
          <w:lang w:val="en-US"/>
        </w:rPr>
      </w:pPr>
      <w:r>
        <w:rPr>
          <w:rFonts w:ascii="Times New Roman" w:hAnsi="Times New Roman" w:cs="Times New Roman"/>
          <w:b/>
          <w:bCs/>
          <w:sz w:val="28"/>
          <w:szCs w:val="28"/>
          <w:lang w:val="en-US"/>
        </w:rPr>
        <w:t>*Lưu ý: Phải đảm bảo có nhân viên trực tại thời điểm đó</w:t>
      </w:r>
      <w:r w:rsidR="00800B45">
        <w:rPr>
          <w:rFonts w:ascii="Times New Roman" w:hAnsi="Times New Roman" w:cs="Times New Roman"/>
          <w:b/>
          <w:bCs/>
          <w:sz w:val="28"/>
          <w:szCs w:val="28"/>
          <w:lang w:val="en-US"/>
        </w:rPr>
        <w:t xml:space="preserve">, nếu không có vui lòng qua tab Employee để thêm ca trực cho nhân viên, chi tiết xem tại </w:t>
      </w:r>
      <w:r w:rsidR="00133EA1">
        <w:rPr>
          <w:rFonts w:ascii="Times New Roman" w:hAnsi="Times New Roman" w:cs="Times New Roman"/>
          <w:b/>
          <w:bCs/>
          <w:sz w:val="28"/>
          <w:szCs w:val="28"/>
          <w:lang w:val="en-US"/>
        </w:rPr>
        <w:t xml:space="preserve">mục d. </w:t>
      </w:r>
      <w:r w:rsidR="00DD0233">
        <w:rPr>
          <w:rFonts w:ascii="Times New Roman" w:hAnsi="Times New Roman" w:cs="Times New Roman"/>
          <w:b/>
          <w:bCs/>
          <w:sz w:val="28"/>
          <w:szCs w:val="28"/>
          <w:lang w:val="en-US"/>
        </w:rPr>
        <w:t xml:space="preserve">Ban đầu quán không bán 24/7, nhưng vì </w:t>
      </w:r>
      <w:r w:rsidR="00057BBE">
        <w:rPr>
          <w:rFonts w:ascii="Times New Roman" w:hAnsi="Times New Roman" w:cs="Times New Roman"/>
          <w:b/>
          <w:bCs/>
          <w:sz w:val="28"/>
          <w:szCs w:val="28"/>
          <w:lang w:val="en-US"/>
        </w:rPr>
        <w:t xml:space="preserve">lý do đang trong thời gian test, chúng em đã thêm 2 ca trực </w:t>
      </w:r>
      <w:r w:rsidR="00F94BEA" w:rsidRPr="00F94BEA">
        <w:rPr>
          <w:rFonts w:ascii="Times New Roman" w:hAnsi="Times New Roman" w:cs="Times New Roman"/>
          <w:b/>
          <w:bCs/>
          <w:sz w:val="28"/>
          <w:szCs w:val="28"/>
          <w:lang w:val="en-US"/>
        </w:rPr>
        <w:t xml:space="preserve">từ 22h tới 23h59 ngày </w:t>
      </w:r>
      <w:r w:rsidR="00F94BEA">
        <w:rPr>
          <w:rFonts w:ascii="Times New Roman" w:hAnsi="Times New Roman" w:cs="Times New Roman"/>
          <w:b/>
          <w:bCs/>
          <w:sz w:val="28"/>
          <w:szCs w:val="28"/>
          <w:lang w:val="en-US"/>
        </w:rPr>
        <w:t>hiện tại</w:t>
      </w:r>
      <w:r w:rsidR="00F94BEA" w:rsidRPr="00F94BEA">
        <w:rPr>
          <w:rFonts w:ascii="Times New Roman" w:hAnsi="Times New Roman" w:cs="Times New Roman"/>
          <w:b/>
          <w:bCs/>
          <w:sz w:val="28"/>
          <w:szCs w:val="28"/>
          <w:lang w:val="en-US"/>
        </w:rPr>
        <w:t xml:space="preserve"> và từ 0h tới 7h ngày hôm sa</w:t>
      </w:r>
      <w:r w:rsidR="00DF11AC">
        <w:rPr>
          <w:rFonts w:ascii="Times New Roman" w:hAnsi="Times New Roman" w:cs="Times New Roman"/>
          <w:b/>
          <w:bCs/>
          <w:sz w:val="28"/>
          <w:szCs w:val="28"/>
          <w:lang w:val="en-US"/>
        </w:rPr>
        <w:t>u.</w:t>
      </w:r>
    </w:p>
    <w:p w14:paraId="7D30572D" w14:textId="589E510F" w:rsidR="00615530" w:rsidRDefault="00615530" w:rsidP="004B4ABF">
      <w:pPr>
        <w:rPr>
          <w:rFonts w:ascii="Times New Roman" w:hAnsi="Times New Roman" w:cs="Times New Roman"/>
          <w:sz w:val="28"/>
          <w:szCs w:val="28"/>
          <w:lang w:val="en-US"/>
        </w:rPr>
      </w:pPr>
      <w:r>
        <w:rPr>
          <w:rFonts w:ascii="Times New Roman" w:hAnsi="Times New Roman" w:cs="Times New Roman"/>
          <w:b/>
          <w:bCs/>
          <w:sz w:val="28"/>
          <w:szCs w:val="28"/>
          <w:lang w:val="en-US"/>
        </w:rPr>
        <w:t xml:space="preserve">- </w:t>
      </w:r>
      <w:r>
        <w:rPr>
          <w:rFonts w:ascii="Times New Roman" w:hAnsi="Times New Roman" w:cs="Times New Roman"/>
          <w:sz w:val="28"/>
          <w:szCs w:val="28"/>
          <w:lang w:val="en-US"/>
        </w:rPr>
        <w:t>Muốn thêm hóa đơn, ta lần lượt thêm loại hóa đơn</w:t>
      </w:r>
      <w:r w:rsidR="003A037F">
        <w:rPr>
          <w:rFonts w:ascii="Times New Roman" w:hAnsi="Times New Roman" w:cs="Times New Roman"/>
          <w:sz w:val="28"/>
          <w:szCs w:val="28"/>
          <w:lang w:val="en-US"/>
        </w:rPr>
        <w:t xml:space="preserve"> </w:t>
      </w:r>
      <w:r>
        <w:rPr>
          <w:rFonts w:ascii="Times New Roman" w:hAnsi="Times New Roman" w:cs="Times New Roman"/>
          <w:sz w:val="28"/>
          <w:szCs w:val="28"/>
          <w:lang w:val="en-US"/>
        </w:rPr>
        <w:t>(nếu là tại chỗ</w:t>
      </w:r>
      <w:r w:rsidR="00F223A5">
        <w:rPr>
          <w:rFonts w:ascii="Times New Roman" w:hAnsi="Times New Roman" w:cs="Times New Roman"/>
          <w:sz w:val="28"/>
          <w:szCs w:val="28"/>
          <w:lang w:val="en-US"/>
        </w:rPr>
        <w:t xml:space="preserve"> “In place”</w:t>
      </w:r>
      <w:r>
        <w:rPr>
          <w:rFonts w:ascii="Times New Roman" w:hAnsi="Times New Roman" w:cs="Times New Roman"/>
          <w:sz w:val="28"/>
          <w:szCs w:val="28"/>
          <w:lang w:val="en-US"/>
        </w:rPr>
        <w:t xml:space="preserve"> thì phải chọn bàn ở bên phải giao diện, không thì không chọn bàn),</w:t>
      </w:r>
      <w:r w:rsidR="00F223A5">
        <w:rPr>
          <w:rFonts w:ascii="Times New Roman" w:hAnsi="Times New Roman" w:cs="Times New Roman"/>
          <w:sz w:val="28"/>
          <w:szCs w:val="28"/>
          <w:lang w:val="en-US"/>
        </w:rPr>
        <w:t xml:space="preserve"> </w:t>
      </w:r>
      <w:r>
        <w:rPr>
          <w:rFonts w:ascii="Times New Roman" w:hAnsi="Times New Roman" w:cs="Times New Roman"/>
          <w:sz w:val="28"/>
          <w:szCs w:val="28"/>
          <w:lang w:val="en-US"/>
        </w:rPr>
        <w:t>số điện thoại và bấm tìm để xác định tên khách hàng</w:t>
      </w:r>
      <w:r w:rsidR="00F223A5">
        <w:rPr>
          <w:rFonts w:ascii="Times New Roman" w:hAnsi="Times New Roman" w:cs="Times New Roman"/>
          <w:sz w:val="28"/>
          <w:szCs w:val="28"/>
          <w:lang w:val="en-US"/>
        </w:rPr>
        <w:t xml:space="preserve"> </w:t>
      </w:r>
      <w:r>
        <w:rPr>
          <w:rFonts w:ascii="Times New Roman" w:hAnsi="Times New Roman" w:cs="Times New Roman"/>
          <w:sz w:val="28"/>
          <w:szCs w:val="28"/>
          <w:lang w:val="en-US"/>
        </w:rPr>
        <w:t>(Nếu khách hàng mới mua lần đầu</w:t>
      </w:r>
      <w:r w:rsidR="00F223A5">
        <w:rPr>
          <w:rFonts w:ascii="Times New Roman" w:hAnsi="Times New Roman" w:cs="Times New Roman"/>
          <w:sz w:val="28"/>
          <w:szCs w:val="28"/>
          <w:lang w:val="en-US"/>
        </w:rPr>
        <w:t xml:space="preserve"> “CUSTOMER DOES NOT EXISTS”</w:t>
      </w:r>
      <w:r>
        <w:rPr>
          <w:rFonts w:ascii="Times New Roman" w:hAnsi="Times New Roman" w:cs="Times New Roman"/>
          <w:sz w:val="28"/>
          <w:szCs w:val="28"/>
          <w:lang w:val="en-US"/>
        </w:rPr>
        <w:t xml:space="preserve"> thì tạo khách hàng mới).</w:t>
      </w:r>
    </w:p>
    <w:p w14:paraId="1E9CDF54" w14:textId="4196DA45" w:rsidR="00523D6B" w:rsidRDefault="00615530" w:rsidP="004B4ABF">
      <w:pPr>
        <w:rPr>
          <w:rFonts w:ascii="Times New Roman" w:hAnsi="Times New Roman" w:cs="Times New Roman"/>
          <w:sz w:val="28"/>
          <w:szCs w:val="28"/>
          <w:lang w:val="en-US"/>
        </w:rPr>
      </w:pPr>
      <w:r>
        <w:rPr>
          <w:rFonts w:ascii="Times New Roman" w:hAnsi="Times New Roman" w:cs="Times New Roman"/>
          <w:sz w:val="28"/>
          <w:szCs w:val="28"/>
          <w:lang w:val="en-US"/>
        </w:rPr>
        <w:t>- Sau đó ta mới có thể thêm sản phẩm cũng như số lượng cho hóa đơn được</w:t>
      </w:r>
      <w:r w:rsidR="001F22FD">
        <w:rPr>
          <w:rFonts w:ascii="Times New Roman" w:hAnsi="Times New Roman" w:cs="Times New Roman"/>
          <w:sz w:val="28"/>
          <w:szCs w:val="28"/>
          <w:lang w:val="en-US"/>
        </w:rPr>
        <w:t>.</w:t>
      </w:r>
    </w:p>
    <w:p w14:paraId="212FA992" w14:textId="28DBC06B" w:rsidR="00FE07C3" w:rsidRDefault="00FE07C3" w:rsidP="004B4ABF">
      <w:pPr>
        <w:rPr>
          <w:rFonts w:ascii="Times New Roman" w:hAnsi="Times New Roman" w:cs="Times New Roman"/>
          <w:sz w:val="28"/>
          <w:szCs w:val="28"/>
          <w:lang w:val="en-US"/>
        </w:rPr>
      </w:pPr>
      <w:r>
        <w:rPr>
          <w:rFonts w:ascii="Times New Roman" w:hAnsi="Times New Roman" w:cs="Times New Roman"/>
          <w:sz w:val="28"/>
          <w:szCs w:val="28"/>
          <w:lang w:val="en-US"/>
        </w:rPr>
        <w:t>- Cuối cùng, để hoàn thành hóa đơn, ta thêm số tiền nhận từ khách vào ô “Tiền nhận” và bấm Cập nhật</w:t>
      </w:r>
      <w:r w:rsidR="008C7564">
        <w:rPr>
          <w:rFonts w:ascii="Times New Roman" w:hAnsi="Times New Roman" w:cs="Times New Roman"/>
          <w:sz w:val="28"/>
          <w:szCs w:val="28"/>
          <w:lang w:val="en-US"/>
        </w:rPr>
        <w:t>.</w:t>
      </w:r>
    </w:p>
    <w:p w14:paraId="4DF7E33F" w14:textId="5445A4AE" w:rsidR="008C7564" w:rsidRDefault="008C7564" w:rsidP="004B4ABF">
      <w:pPr>
        <w:rPr>
          <w:rFonts w:ascii="Times New Roman" w:hAnsi="Times New Roman" w:cs="Times New Roman"/>
          <w:sz w:val="28"/>
          <w:szCs w:val="28"/>
          <w:lang w:val="en-US"/>
        </w:rPr>
      </w:pPr>
      <w:r>
        <w:rPr>
          <w:rFonts w:ascii="Times New Roman" w:hAnsi="Times New Roman" w:cs="Times New Roman"/>
          <w:sz w:val="28"/>
          <w:szCs w:val="28"/>
          <w:lang w:val="en-US"/>
        </w:rPr>
        <w:t>- Để tạo hóa đơn mới, vui lòng bấm “Làm mới”</w:t>
      </w:r>
      <w:r w:rsidR="006A6D2A">
        <w:rPr>
          <w:rFonts w:ascii="Times New Roman" w:hAnsi="Times New Roman" w:cs="Times New Roman"/>
          <w:sz w:val="28"/>
          <w:szCs w:val="28"/>
          <w:lang w:val="en-US"/>
        </w:rPr>
        <w:t>.</w:t>
      </w:r>
    </w:p>
    <w:p w14:paraId="3008D990" w14:textId="77777777" w:rsidR="006A6D2A" w:rsidRDefault="006A6D2A">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0CD8D0AA" w14:textId="373E6AFA" w:rsidR="00615530" w:rsidRPr="00D31507" w:rsidRDefault="00615530" w:rsidP="00D31507">
      <w:pPr>
        <w:pStyle w:val="ListParagraph"/>
        <w:numPr>
          <w:ilvl w:val="0"/>
          <w:numId w:val="42"/>
        </w:numPr>
        <w:rPr>
          <w:rFonts w:ascii="Times New Roman" w:hAnsi="Times New Roman" w:cs="Times New Roman"/>
          <w:sz w:val="28"/>
          <w:szCs w:val="28"/>
          <w:lang w:val="en-US"/>
        </w:rPr>
      </w:pPr>
      <w:r w:rsidRPr="00D31507">
        <w:rPr>
          <w:rFonts w:ascii="Times New Roman" w:hAnsi="Times New Roman" w:cs="Times New Roman"/>
          <w:b/>
          <w:bCs/>
          <w:sz w:val="28"/>
          <w:szCs w:val="28"/>
          <w:lang w:val="en-US"/>
        </w:rPr>
        <w:lastRenderedPageBreak/>
        <w:t>Bảng Employee</w:t>
      </w:r>
      <w:r w:rsidR="006A6D2A" w:rsidRPr="00D31507">
        <w:rPr>
          <w:rFonts w:ascii="Times New Roman" w:hAnsi="Times New Roman" w:cs="Times New Roman"/>
          <w:b/>
          <w:bCs/>
          <w:sz w:val="28"/>
          <w:szCs w:val="28"/>
          <w:lang w:val="en-US"/>
        </w:rPr>
        <w:t xml:space="preserve"> </w:t>
      </w:r>
      <w:r w:rsidR="006141C8" w:rsidRPr="00D31507">
        <w:rPr>
          <w:rFonts w:ascii="Times New Roman" w:hAnsi="Times New Roman" w:cs="Times New Roman"/>
          <w:sz w:val="28"/>
          <w:szCs w:val="28"/>
          <w:lang w:val="en-US"/>
        </w:rPr>
        <w:t>( chỉ quyền admin mới có quyền truy cập và thao tác)</w:t>
      </w:r>
    </w:p>
    <w:p w14:paraId="5BA197EA" w14:textId="210F97DA" w:rsidR="00523D6B" w:rsidRDefault="004256B2" w:rsidP="004B4ABF">
      <w:pPr>
        <w:rPr>
          <w:rFonts w:ascii="Times New Roman" w:hAnsi="Times New Roman" w:cs="Times New Roman"/>
          <w:b/>
          <w:bCs/>
          <w:sz w:val="28"/>
          <w:szCs w:val="28"/>
          <w:lang w:val="en-US"/>
        </w:rPr>
      </w:pPr>
      <w:r w:rsidRPr="004256B2">
        <w:rPr>
          <w:rFonts w:ascii="Times New Roman" w:hAnsi="Times New Roman" w:cs="Times New Roman"/>
          <w:b/>
          <w:bCs/>
          <w:sz w:val="28"/>
          <w:szCs w:val="28"/>
          <w:lang w:val="en-US"/>
        </w:rPr>
        <w:drawing>
          <wp:inline distT="0" distB="0" distL="0" distR="0" wp14:anchorId="6E41419C" wp14:editId="4BE1C53C">
            <wp:extent cx="5731510" cy="3262630"/>
            <wp:effectExtent l="0" t="0" r="2540" b="0"/>
            <wp:docPr id="6888090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09099" name="Picture 1" descr="A screenshot of a computer&#10;&#10;Description automatically generated"/>
                    <pic:cNvPicPr/>
                  </pic:nvPicPr>
                  <pic:blipFill>
                    <a:blip r:embed="rId19"/>
                    <a:stretch>
                      <a:fillRect/>
                    </a:stretch>
                  </pic:blipFill>
                  <pic:spPr>
                    <a:xfrm>
                      <a:off x="0" y="0"/>
                      <a:ext cx="5731510" cy="3262630"/>
                    </a:xfrm>
                    <a:prstGeom prst="rect">
                      <a:avLst/>
                    </a:prstGeom>
                  </pic:spPr>
                </pic:pic>
              </a:graphicData>
            </a:graphic>
          </wp:inline>
        </w:drawing>
      </w:r>
    </w:p>
    <w:p w14:paraId="60CE68AD" w14:textId="77777777" w:rsidR="00180E19" w:rsidRDefault="00180E19" w:rsidP="004B4ABF">
      <w:pPr>
        <w:rPr>
          <w:rFonts w:ascii="Times New Roman" w:hAnsi="Times New Roman" w:cs="Times New Roman"/>
          <w:b/>
          <w:bCs/>
          <w:sz w:val="28"/>
          <w:szCs w:val="28"/>
          <w:lang w:val="en-US"/>
        </w:rPr>
      </w:pPr>
    </w:p>
    <w:p w14:paraId="3B2D316C" w14:textId="78BB8E98" w:rsidR="00180E19" w:rsidRDefault="00180E19" w:rsidP="004B4ABF">
      <w:pPr>
        <w:rPr>
          <w:rFonts w:ascii="Times New Roman" w:hAnsi="Times New Roman" w:cs="Times New Roman"/>
          <w:b/>
          <w:bCs/>
          <w:sz w:val="28"/>
          <w:szCs w:val="28"/>
          <w:lang w:val="en-US"/>
        </w:rPr>
      </w:pPr>
      <w:r w:rsidRPr="00180E19">
        <w:rPr>
          <w:rFonts w:ascii="Times New Roman" w:hAnsi="Times New Roman" w:cs="Times New Roman"/>
          <w:b/>
          <w:bCs/>
          <w:sz w:val="28"/>
          <w:szCs w:val="28"/>
          <w:lang w:val="en-US"/>
        </w:rPr>
        <w:drawing>
          <wp:inline distT="0" distB="0" distL="0" distR="0" wp14:anchorId="4E5A5AB9" wp14:editId="0BE4CE89">
            <wp:extent cx="5731510" cy="3262630"/>
            <wp:effectExtent l="0" t="0" r="2540" b="0"/>
            <wp:docPr id="3102319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31998" name="Picture 1" descr="A screenshot of a computer&#10;&#10;Description automatically generated"/>
                    <pic:cNvPicPr/>
                  </pic:nvPicPr>
                  <pic:blipFill>
                    <a:blip r:embed="rId20"/>
                    <a:stretch>
                      <a:fillRect/>
                    </a:stretch>
                  </pic:blipFill>
                  <pic:spPr>
                    <a:xfrm>
                      <a:off x="0" y="0"/>
                      <a:ext cx="5731510" cy="3262630"/>
                    </a:xfrm>
                    <a:prstGeom prst="rect">
                      <a:avLst/>
                    </a:prstGeom>
                  </pic:spPr>
                </pic:pic>
              </a:graphicData>
            </a:graphic>
          </wp:inline>
        </w:drawing>
      </w:r>
    </w:p>
    <w:p w14:paraId="6C00FA6A" w14:textId="4B9B5514" w:rsidR="004256B2" w:rsidRDefault="00615530" w:rsidP="004B4ABF">
      <w:pPr>
        <w:rPr>
          <w:rFonts w:ascii="Times New Roman" w:hAnsi="Times New Roman" w:cs="Times New Roman"/>
          <w:sz w:val="28"/>
          <w:szCs w:val="28"/>
          <w:lang w:val="en-US"/>
        </w:rPr>
      </w:pPr>
      <w:r>
        <w:rPr>
          <w:rFonts w:ascii="Times New Roman" w:hAnsi="Times New Roman" w:cs="Times New Roman"/>
          <w:sz w:val="28"/>
          <w:szCs w:val="28"/>
          <w:lang w:val="en-US"/>
        </w:rPr>
        <w:t>- Ở bảng Employee ta có thể xem tên nhân viên và kiểm soát các ca trực</w:t>
      </w:r>
      <w:r w:rsidR="001F22FD">
        <w:rPr>
          <w:rFonts w:ascii="Times New Roman" w:hAnsi="Times New Roman" w:cs="Times New Roman"/>
          <w:sz w:val="28"/>
          <w:szCs w:val="28"/>
          <w:lang w:val="en-US"/>
        </w:rPr>
        <w:t>.</w:t>
      </w:r>
    </w:p>
    <w:p w14:paraId="311B084B" w14:textId="6CEC984B" w:rsidR="00615530" w:rsidRDefault="00615530" w:rsidP="004B4ABF">
      <w:pPr>
        <w:rPr>
          <w:rFonts w:ascii="Times New Roman" w:hAnsi="Times New Roman" w:cs="Times New Roman"/>
          <w:sz w:val="28"/>
          <w:szCs w:val="28"/>
          <w:lang w:val="en-US"/>
        </w:rPr>
      </w:pPr>
      <w:r>
        <w:rPr>
          <w:rFonts w:ascii="Times New Roman" w:hAnsi="Times New Roman" w:cs="Times New Roman"/>
          <w:sz w:val="28"/>
          <w:szCs w:val="28"/>
          <w:lang w:val="en-US"/>
        </w:rPr>
        <w:t>- Ta thao tác việc thêm, sửa xóa ca trực ở bên trái và theo dõi kết quả ở bên phải</w:t>
      </w:r>
      <w:r w:rsidR="001F22FD">
        <w:rPr>
          <w:rFonts w:ascii="Times New Roman" w:hAnsi="Times New Roman" w:cs="Times New Roman"/>
          <w:sz w:val="28"/>
          <w:szCs w:val="28"/>
          <w:lang w:val="en-US"/>
        </w:rPr>
        <w:t>.</w:t>
      </w:r>
    </w:p>
    <w:p w14:paraId="3B6A741B" w14:textId="77777777" w:rsidR="00D31507" w:rsidRDefault="00D31507">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3818E82F" w14:textId="4A9B1B13" w:rsidR="00D31507" w:rsidRDefault="00615530" w:rsidP="00D31507">
      <w:pPr>
        <w:pStyle w:val="ListParagraph"/>
        <w:numPr>
          <w:ilvl w:val="0"/>
          <w:numId w:val="42"/>
        </w:numPr>
        <w:rPr>
          <w:rFonts w:ascii="Times New Roman" w:hAnsi="Times New Roman" w:cs="Times New Roman"/>
          <w:sz w:val="28"/>
          <w:szCs w:val="28"/>
          <w:lang w:val="en-US"/>
        </w:rPr>
      </w:pPr>
      <w:r w:rsidRPr="00D31507">
        <w:rPr>
          <w:rFonts w:ascii="Times New Roman" w:hAnsi="Times New Roman" w:cs="Times New Roman"/>
          <w:b/>
          <w:bCs/>
          <w:sz w:val="28"/>
          <w:szCs w:val="28"/>
          <w:lang w:val="en-US"/>
        </w:rPr>
        <w:lastRenderedPageBreak/>
        <w:t>Bảng Product</w:t>
      </w:r>
      <w:r w:rsidR="003B778A" w:rsidRPr="00D31507">
        <w:rPr>
          <w:rFonts w:ascii="Times New Roman" w:hAnsi="Times New Roman" w:cs="Times New Roman"/>
          <w:b/>
          <w:bCs/>
          <w:sz w:val="28"/>
          <w:szCs w:val="28"/>
          <w:lang w:val="en-US"/>
        </w:rPr>
        <w:t xml:space="preserve"> </w:t>
      </w:r>
      <w:r w:rsidR="003B778A" w:rsidRPr="00D31507">
        <w:rPr>
          <w:rFonts w:ascii="Times New Roman" w:hAnsi="Times New Roman" w:cs="Times New Roman"/>
          <w:sz w:val="28"/>
          <w:szCs w:val="28"/>
          <w:lang w:val="en-US"/>
        </w:rPr>
        <w:t>( chỉ quyền admin mới có quyền truy cập và thao tác)</w:t>
      </w:r>
    </w:p>
    <w:p w14:paraId="0B4C0E9C" w14:textId="0DB01B6D" w:rsidR="00615530" w:rsidRPr="00D31507" w:rsidRDefault="00615530" w:rsidP="00D31507">
      <w:pPr>
        <w:rPr>
          <w:rFonts w:ascii="Times New Roman" w:hAnsi="Times New Roman" w:cs="Times New Roman"/>
          <w:sz w:val="28"/>
          <w:szCs w:val="28"/>
          <w:lang w:val="en-US"/>
        </w:rPr>
      </w:pPr>
      <w:r w:rsidRPr="008E3635">
        <w:rPr>
          <w:lang w:val="en-US"/>
        </w:rPr>
        <w:drawing>
          <wp:inline distT="0" distB="0" distL="0" distR="0" wp14:anchorId="0B2F884B" wp14:editId="26353A68">
            <wp:extent cx="5731510" cy="3262630"/>
            <wp:effectExtent l="0" t="0" r="2540" b="0"/>
            <wp:docPr id="11223259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325926" name="Picture 1" descr="A screenshot of a computer&#10;&#10;Description automatically generated"/>
                    <pic:cNvPicPr/>
                  </pic:nvPicPr>
                  <pic:blipFill>
                    <a:blip r:embed="rId21"/>
                    <a:stretch>
                      <a:fillRect/>
                    </a:stretch>
                  </pic:blipFill>
                  <pic:spPr>
                    <a:xfrm>
                      <a:off x="0" y="0"/>
                      <a:ext cx="5731510" cy="3262630"/>
                    </a:xfrm>
                    <a:prstGeom prst="rect">
                      <a:avLst/>
                    </a:prstGeom>
                  </pic:spPr>
                </pic:pic>
              </a:graphicData>
            </a:graphic>
          </wp:inline>
        </w:drawing>
      </w:r>
    </w:p>
    <w:p w14:paraId="6EC3ADE2" w14:textId="0F9EC086" w:rsidR="00615530" w:rsidRDefault="00615530" w:rsidP="004B4ABF">
      <w:pPr>
        <w:rPr>
          <w:rFonts w:ascii="Times New Roman" w:hAnsi="Times New Roman" w:cs="Times New Roman"/>
          <w:sz w:val="28"/>
          <w:szCs w:val="28"/>
          <w:lang w:val="en-US"/>
        </w:rPr>
      </w:pPr>
      <w:r>
        <w:rPr>
          <w:rFonts w:ascii="Times New Roman" w:hAnsi="Times New Roman" w:cs="Times New Roman"/>
          <w:sz w:val="28"/>
          <w:szCs w:val="28"/>
          <w:lang w:val="en-US"/>
        </w:rPr>
        <w:t xml:space="preserve">- Tương tự, ở bảng </w:t>
      </w:r>
      <w:r w:rsidR="00D86FB7">
        <w:rPr>
          <w:rFonts w:ascii="Times New Roman" w:hAnsi="Times New Roman" w:cs="Times New Roman"/>
          <w:sz w:val="28"/>
          <w:szCs w:val="28"/>
          <w:lang w:val="en-US"/>
        </w:rPr>
        <w:t>P</w:t>
      </w:r>
      <w:r>
        <w:rPr>
          <w:rFonts w:ascii="Times New Roman" w:hAnsi="Times New Roman" w:cs="Times New Roman"/>
          <w:sz w:val="28"/>
          <w:szCs w:val="28"/>
          <w:lang w:val="en-US"/>
        </w:rPr>
        <w:t>roduct cho phép ta thêm, sửa, xóa, theo dõi các sản phẩm. Xác định loại sản phẩm cũng như nguyên liệu làm ra chúng.</w:t>
      </w:r>
    </w:p>
    <w:p w14:paraId="6DA648BD" w14:textId="77777777" w:rsidR="00615530" w:rsidRPr="00615530" w:rsidRDefault="00615530" w:rsidP="004B4ABF">
      <w:pPr>
        <w:rPr>
          <w:rFonts w:ascii="Times New Roman" w:hAnsi="Times New Roman" w:cs="Times New Roman"/>
          <w:sz w:val="28"/>
          <w:szCs w:val="28"/>
          <w:lang w:val="en-US"/>
        </w:rPr>
      </w:pPr>
    </w:p>
    <w:p w14:paraId="44FC5051" w14:textId="21B7F890" w:rsidR="004256B2" w:rsidRPr="00D31507" w:rsidRDefault="00615530" w:rsidP="00D31507">
      <w:pPr>
        <w:pStyle w:val="ListParagraph"/>
        <w:numPr>
          <w:ilvl w:val="0"/>
          <w:numId w:val="42"/>
        </w:numPr>
        <w:rPr>
          <w:rFonts w:ascii="Times New Roman" w:hAnsi="Times New Roman" w:cs="Times New Roman"/>
          <w:sz w:val="28"/>
          <w:szCs w:val="28"/>
          <w:lang w:val="en-US"/>
        </w:rPr>
      </w:pPr>
      <w:r w:rsidRPr="00D31507">
        <w:rPr>
          <w:rFonts w:ascii="Times New Roman" w:hAnsi="Times New Roman" w:cs="Times New Roman"/>
          <w:b/>
          <w:bCs/>
          <w:sz w:val="28"/>
          <w:szCs w:val="28"/>
          <w:lang w:val="en-US"/>
        </w:rPr>
        <w:t>Bảng Material</w:t>
      </w:r>
      <w:r w:rsidR="00D86FB7" w:rsidRPr="00D31507">
        <w:rPr>
          <w:rFonts w:ascii="Times New Roman" w:hAnsi="Times New Roman" w:cs="Times New Roman"/>
          <w:b/>
          <w:bCs/>
          <w:sz w:val="28"/>
          <w:szCs w:val="28"/>
          <w:lang w:val="en-US"/>
        </w:rPr>
        <w:t xml:space="preserve"> </w:t>
      </w:r>
      <w:r w:rsidR="00D86FB7" w:rsidRPr="00D31507">
        <w:rPr>
          <w:rFonts w:ascii="Times New Roman" w:hAnsi="Times New Roman" w:cs="Times New Roman"/>
          <w:sz w:val="28"/>
          <w:szCs w:val="28"/>
          <w:lang w:val="en-US"/>
        </w:rPr>
        <w:t>(cả quyền admin và nhân viên đều được thao tác)</w:t>
      </w:r>
    </w:p>
    <w:p w14:paraId="5F5DCD1A" w14:textId="6F3FA7B9" w:rsidR="00615530" w:rsidRDefault="00615530" w:rsidP="004B4ABF">
      <w:pPr>
        <w:rPr>
          <w:rFonts w:ascii="Times New Roman" w:hAnsi="Times New Roman" w:cs="Times New Roman"/>
          <w:b/>
          <w:bCs/>
          <w:sz w:val="28"/>
          <w:szCs w:val="28"/>
          <w:lang w:val="en-US"/>
        </w:rPr>
      </w:pPr>
      <w:r w:rsidRPr="008E3635">
        <w:rPr>
          <w:rFonts w:ascii="Times New Roman" w:hAnsi="Times New Roman" w:cs="Times New Roman"/>
          <w:b/>
          <w:bCs/>
          <w:sz w:val="28"/>
          <w:szCs w:val="28"/>
          <w:lang w:val="en-US"/>
        </w:rPr>
        <w:drawing>
          <wp:inline distT="0" distB="0" distL="0" distR="0" wp14:anchorId="78125040" wp14:editId="253E2354">
            <wp:extent cx="5731510" cy="3262630"/>
            <wp:effectExtent l="0" t="0" r="2540" b="0"/>
            <wp:docPr id="20190678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067896" name="Picture 1" descr="A screenshot of a computer&#10;&#10;Description automatically generated"/>
                    <pic:cNvPicPr/>
                  </pic:nvPicPr>
                  <pic:blipFill>
                    <a:blip r:embed="rId22"/>
                    <a:stretch>
                      <a:fillRect/>
                    </a:stretch>
                  </pic:blipFill>
                  <pic:spPr>
                    <a:xfrm>
                      <a:off x="0" y="0"/>
                      <a:ext cx="5731510" cy="3262630"/>
                    </a:xfrm>
                    <a:prstGeom prst="rect">
                      <a:avLst/>
                    </a:prstGeom>
                  </pic:spPr>
                </pic:pic>
              </a:graphicData>
            </a:graphic>
          </wp:inline>
        </w:drawing>
      </w:r>
    </w:p>
    <w:p w14:paraId="072747FF" w14:textId="1E3D659E" w:rsidR="00615530" w:rsidRDefault="00615530" w:rsidP="004B4ABF">
      <w:pPr>
        <w:rPr>
          <w:rFonts w:ascii="Times New Roman" w:hAnsi="Times New Roman" w:cs="Times New Roman"/>
          <w:sz w:val="28"/>
          <w:szCs w:val="28"/>
          <w:lang w:val="en-US"/>
        </w:rPr>
      </w:pPr>
      <w:r>
        <w:rPr>
          <w:rFonts w:ascii="Times New Roman" w:hAnsi="Times New Roman" w:cs="Times New Roman"/>
          <w:sz w:val="28"/>
          <w:szCs w:val="28"/>
          <w:lang w:val="en-US"/>
        </w:rPr>
        <w:t>- Ở bảng Material có 2 thao tác, thêm hoặc sửa nguyên liệu</w:t>
      </w:r>
      <w:r w:rsidR="001F22FD">
        <w:rPr>
          <w:rFonts w:ascii="Times New Roman" w:hAnsi="Times New Roman" w:cs="Times New Roman"/>
          <w:sz w:val="28"/>
          <w:szCs w:val="28"/>
          <w:lang w:val="en-US"/>
        </w:rPr>
        <w:t>.</w:t>
      </w:r>
    </w:p>
    <w:p w14:paraId="7FC04D55" w14:textId="77777777" w:rsidR="00D86FB7" w:rsidRDefault="00D86FB7">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0BA0AF22" w14:textId="7745EC19" w:rsidR="008E3635" w:rsidRPr="00D31507" w:rsidRDefault="00615530" w:rsidP="00D31507">
      <w:pPr>
        <w:pStyle w:val="ListParagraph"/>
        <w:numPr>
          <w:ilvl w:val="0"/>
          <w:numId w:val="42"/>
        </w:numPr>
        <w:rPr>
          <w:rFonts w:ascii="Times New Roman" w:hAnsi="Times New Roman" w:cs="Times New Roman"/>
          <w:b/>
          <w:bCs/>
          <w:sz w:val="28"/>
          <w:szCs w:val="28"/>
          <w:lang w:val="en-US"/>
        </w:rPr>
      </w:pPr>
      <w:r w:rsidRPr="00D31507">
        <w:rPr>
          <w:rFonts w:ascii="Times New Roman" w:hAnsi="Times New Roman" w:cs="Times New Roman"/>
          <w:b/>
          <w:bCs/>
          <w:sz w:val="28"/>
          <w:szCs w:val="28"/>
          <w:lang w:val="en-US"/>
        </w:rPr>
        <w:t>Bảng Receipt Note</w:t>
      </w:r>
      <w:r w:rsidR="00D86FB7" w:rsidRPr="00D31507">
        <w:rPr>
          <w:rFonts w:ascii="Times New Roman" w:hAnsi="Times New Roman" w:cs="Times New Roman"/>
          <w:b/>
          <w:bCs/>
          <w:sz w:val="28"/>
          <w:szCs w:val="28"/>
          <w:lang w:val="en-US"/>
        </w:rPr>
        <w:t xml:space="preserve"> </w:t>
      </w:r>
      <w:r w:rsidR="00D86FB7" w:rsidRPr="00D31507">
        <w:rPr>
          <w:rFonts w:ascii="Times New Roman" w:hAnsi="Times New Roman" w:cs="Times New Roman"/>
          <w:sz w:val="28"/>
          <w:szCs w:val="28"/>
          <w:lang w:val="en-US"/>
        </w:rPr>
        <w:t>( chỉ quyền admin mới có quyền truy cập và thao tác)</w:t>
      </w:r>
    </w:p>
    <w:p w14:paraId="629A47F6" w14:textId="695E8B1B" w:rsidR="00615530" w:rsidRPr="00615530" w:rsidRDefault="001F22FD" w:rsidP="004B4ABF">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615530">
        <w:rPr>
          <w:rFonts w:ascii="Times New Roman" w:hAnsi="Times New Roman" w:cs="Times New Roman"/>
          <w:sz w:val="28"/>
          <w:szCs w:val="28"/>
          <w:lang w:val="en-US"/>
        </w:rPr>
        <w:t xml:space="preserve">Bảng này cho biết danh sách các đơn nhập hàng, </w:t>
      </w:r>
      <w:r>
        <w:rPr>
          <w:rFonts w:ascii="Times New Roman" w:hAnsi="Times New Roman" w:cs="Times New Roman"/>
          <w:sz w:val="28"/>
          <w:szCs w:val="28"/>
          <w:lang w:val="en-US"/>
        </w:rPr>
        <w:t>theo dõi chi tiết đơn nhập hàng cũng như thêm sửa xóa chúng.</w:t>
      </w:r>
      <w:r w:rsidRPr="001F22FD">
        <w:rPr>
          <w:rFonts w:ascii="Times New Roman" w:hAnsi="Times New Roman" w:cs="Times New Roman"/>
          <w:b/>
          <w:bCs/>
          <w:sz w:val="28"/>
          <w:szCs w:val="28"/>
          <w:lang w:val="en-US"/>
        </w:rPr>
        <w:t xml:space="preserve"> </w:t>
      </w:r>
      <w:r w:rsidR="00D86FB7" w:rsidRPr="008E3635">
        <w:rPr>
          <w:rFonts w:ascii="Times New Roman" w:hAnsi="Times New Roman" w:cs="Times New Roman"/>
          <w:b/>
          <w:bCs/>
          <w:sz w:val="28"/>
          <w:szCs w:val="28"/>
          <w:lang w:val="en-US"/>
        </w:rPr>
        <w:drawing>
          <wp:inline distT="0" distB="0" distL="0" distR="0" wp14:anchorId="6B0B750E" wp14:editId="2BBEEBEC">
            <wp:extent cx="5731510" cy="3262630"/>
            <wp:effectExtent l="0" t="0" r="2540" b="0"/>
            <wp:docPr id="11515156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515612" name="Picture 1" descr="A screenshot of a computer&#10;&#10;Description automatically generated"/>
                    <pic:cNvPicPr/>
                  </pic:nvPicPr>
                  <pic:blipFill>
                    <a:blip r:embed="rId23"/>
                    <a:stretch>
                      <a:fillRect/>
                    </a:stretch>
                  </pic:blipFill>
                  <pic:spPr>
                    <a:xfrm>
                      <a:off x="0" y="0"/>
                      <a:ext cx="5731510" cy="3262630"/>
                    </a:xfrm>
                    <a:prstGeom prst="rect">
                      <a:avLst/>
                    </a:prstGeom>
                  </pic:spPr>
                </pic:pic>
              </a:graphicData>
            </a:graphic>
          </wp:inline>
        </w:drawing>
      </w:r>
      <w:r w:rsidRPr="00296CF3">
        <w:rPr>
          <w:rFonts w:ascii="Times New Roman" w:hAnsi="Times New Roman" w:cs="Times New Roman"/>
          <w:b/>
          <w:bCs/>
          <w:sz w:val="28"/>
          <w:szCs w:val="28"/>
          <w:lang w:val="en-US"/>
        </w:rPr>
        <w:drawing>
          <wp:inline distT="0" distB="0" distL="0" distR="0" wp14:anchorId="16FD450A" wp14:editId="5E364DB7">
            <wp:extent cx="5731510" cy="3262630"/>
            <wp:effectExtent l="0" t="0" r="2540" b="0"/>
            <wp:docPr id="11430558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055899" name="Picture 1" descr="A screenshot of a computer&#10;&#10;Description automatically generated"/>
                    <pic:cNvPicPr/>
                  </pic:nvPicPr>
                  <pic:blipFill>
                    <a:blip r:embed="rId24"/>
                    <a:stretch>
                      <a:fillRect/>
                    </a:stretch>
                  </pic:blipFill>
                  <pic:spPr>
                    <a:xfrm>
                      <a:off x="0" y="0"/>
                      <a:ext cx="5731510" cy="3262630"/>
                    </a:xfrm>
                    <a:prstGeom prst="rect">
                      <a:avLst/>
                    </a:prstGeom>
                  </pic:spPr>
                </pic:pic>
              </a:graphicData>
            </a:graphic>
          </wp:inline>
        </w:drawing>
      </w:r>
    </w:p>
    <w:p w14:paraId="312ED827" w14:textId="63C77853" w:rsidR="00296CF3" w:rsidRPr="00D31507" w:rsidRDefault="001F22FD" w:rsidP="00D31507">
      <w:pPr>
        <w:pStyle w:val="ListParagraph"/>
        <w:numPr>
          <w:ilvl w:val="0"/>
          <w:numId w:val="42"/>
        </w:numPr>
        <w:rPr>
          <w:rFonts w:ascii="Times New Roman" w:hAnsi="Times New Roman" w:cs="Times New Roman"/>
          <w:b/>
          <w:bCs/>
          <w:sz w:val="28"/>
          <w:szCs w:val="28"/>
          <w:lang w:val="en-US"/>
        </w:rPr>
      </w:pPr>
      <w:r w:rsidRPr="00D31507">
        <w:rPr>
          <w:rFonts w:ascii="Times New Roman" w:hAnsi="Times New Roman" w:cs="Times New Roman"/>
          <w:b/>
          <w:bCs/>
          <w:sz w:val="28"/>
          <w:szCs w:val="28"/>
          <w:lang w:val="en-US"/>
        </w:rPr>
        <w:t>Bảng Supplier</w:t>
      </w:r>
      <w:r w:rsidR="004C0C34" w:rsidRPr="00D31507">
        <w:rPr>
          <w:rFonts w:ascii="Times New Roman" w:hAnsi="Times New Roman" w:cs="Times New Roman"/>
          <w:b/>
          <w:bCs/>
          <w:sz w:val="28"/>
          <w:szCs w:val="28"/>
          <w:lang w:val="en-US"/>
        </w:rPr>
        <w:t xml:space="preserve"> </w:t>
      </w:r>
      <w:r w:rsidR="004C0C34" w:rsidRPr="00D31507">
        <w:rPr>
          <w:rFonts w:ascii="Times New Roman" w:hAnsi="Times New Roman" w:cs="Times New Roman"/>
          <w:sz w:val="28"/>
          <w:szCs w:val="28"/>
          <w:lang w:val="en-US"/>
        </w:rPr>
        <w:t>( chỉ quyền admin mới có quyền truy cập và thao tác)</w:t>
      </w:r>
    </w:p>
    <w:p w14:paraId="6C0EA99C" w14:textId="713BCD3C" w:rsidR="001F22FD" w:rsidRPr="001F22FD" w:rsidRDefault="001F22FD" w:rsidP="004B4ABF">
      <w:pPr>
        <w:rPr>
          <w:rFonts w:ascii="Times New Roman" w:hAnsi="Times New Roman" w:cs="Times New Roman"/>
          <w:sz w:val="28"/>
          <w:szCs w:val="28"/>
          <w:lang w:val="en-US"/>
        </w:rPr>
      </w:pPr>
      <w:r>
        <w:rPr>
          <w:rFonts w:ascii="Times New Roman" w:hAnsi="Times New Roman" w:cs="Times New Roman"/>
          <w:sz w:val="28"/>
          <w:szCs w:val="28"/>
          <w:lang w:val="en-US"/>
        </w:rPr>
        <w:t>- Bảng này giúp người dùng theo dõi các nhà cung cấp đồng thời thêm sửa xóa chúng.</w:t>
      </w:r>
    </w:p>
    <w:p w14:paraId="14DEA3DA" w14:textId="73AC594C" w:rsidR="00296CF3" w:rsidRDefault="001F22FD" w:rsidP="004B4ABF">
      <w:pPr>
        <w:rPr>
          <w:rFonts w:ascii="Times New Roman" w:hAnsi="Times New Roman" w:cs="Times New Roman"/>
          <w:b/>
          <w:bCs/>
          <w:sz w:val="28"/>
          <w:szCs w:val="28"/>
          <w:lang w:val="en-US"/>
        </w:rPr>
      </w:pPr>
      <w:r w:rsidRPr="00296CF3">
        <w:rPr>
          <w:rFonts w:ascii="Times New Roman" w:hAnsi="Times New Roman" w:cs="Times New Roman"/>
          <w:b/>
          <w:bCs/>
          <w:sz w:val="28"/>
          <w:szCs w:val="28"/>
          <w:lang w:val="en-US"/>
        </w:rPr>
        <w:lastRenderedPageBreak/>
        <w:drawing>
          <wp:inline distT="0" distB="0" distL="0" distR="0" wp14:anchorId="35EAB37F" wp14:editId="3885A3C4">
            <wp:extent cx="5731510" cy="3262630"/>
            <wp:effectExtent l="0" t="0" r="2540" b="0"/>
            <wp:docPr id="19785479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547994" name="Picture 1" descr="A screenshot of a computer&#10;&#10;Description automatically generated"/>
                    <pic:cNvPicPr/>
                  </pic:nvPicPr>
                  <pic:blipFill>
                    <a:blip r:embed="rId25"/>
                    <a:stretch>
                      <a:fillRect/>
                    </a:stretch>
                  </pic:blipFill>
                  <pic:spPr>
                    <a:xfrm>
                      <a:off x="0" y="0"/>
                      <a:ext cx="5731510" cy="3262630"/>
                    </a:xfrm>
                    <a:prstGeom prst="rect">
                      <a:avLst/>
                    </a:prstGeom>
                  </pic:spPr>
                </pic:pic>
              </a:graphicData>
            </a:graphic>
          </wp:inline>
        </w:drawing>
      </w:r>
    </w:p>
    <w:p w14:paraId="5E6039D3" w14:textId="77777777" w:rsidR="001F22FD" w:rsidRDefault="001F22FD" w:rsidP="004B4ABF">
      <w:pPr>
        <w:rPr>
          <w:rFonts w:ascii="Times New Roman" w:hAnsi="Times New Roman" w:cs="Times New Roman"/>
          <w:b/>
          <w:bCs/>
          <w:sz w:val="28"/>
          <w:szCs w:val="28"/>
          <w:lang w:val="en-US"/>
        </w:rPr>
      </w:pPr>
    </w:p>
    <w:p w14:paraId="13E602BB" w14:textId="24C40F14" w:rsidR="00296CF3" w:rsidRPr="00D31507" w:rsidRDefault="001F22FD" w:rsidP="00D31507">
      <w:pPr>
        <w:pStyle w:val="ListParagraph"/>
        <w:numPr>
          <w:ilvl w:val="0"/>
          <w:numId w:val="42"/>
        </w:numPr>
        <w:rPr>
          <w:rFonts w:ascii="Times New Roman" w:hAnsi="Times New Roman" w:cs="Times New Roman"/>
          <w:sz w:val="28"/>
          <w:szCs w:val="28"/>
          <w:lang w:val="en-US"/>
        </w:rPr>
      </w:pPr>
      <w:r w:rsidRPr="00D31507">
        <w:rPr>
          <w:rFonts w:ascii="Times New Roman" w:hAnsi="Times New Roman" w:cs="Times New Roman"/>
          <w:b/>
          <w:bCs/>
          <w:sz w:val="28"/>
          <w:szCs w:val="28"/>
          <w:lang w:val="en-US"/>
        </w:rPr>
        <w:t>Bảng expense Bill</w:t>
      </w:r>
      <w:r w:rsidR="004C0C34" w:rsidRPr="00D31507">
        <w:rPr>
          <w:rFonts w:ascii="Times New Roman" w:hAnsi="Times New Roman" w:cs="Times New Roman"/>
          <w:b/>
          <w:bCs/>
          <w:sz w:val="28"/>
          <w:szCs w:val="28"/>
          <w:lang w:val="en-US"/>
        </w:rPr>
        <w:t xml:space="preserve"> </w:t>
      </w:r>
      <w:r w:rsidR="004C0C34" w:rsidRPr="00D31507">
        <w:rPr>
          <w:rFonts w:ascii="Times New Roman" w:hAnsi="Times New Roman" w:cs="Times New Roman"/>
          <w:sz w:val="28"/>
          <w:szCs w:val="28"/>
          <w:lang w:val="en-US"/>
        </w:rPr>
        <w:t>(cả quyền quản lí và nhân viên đều được thao tác)</w:t>
      </w:r>
    </w:p>
    <w:p w14:paraId="2DEB7E07" w14:textId="45BE61E0" w:rsidR="00296CF3" w:rsidRDefault="001F22FD" w:rsidP="004B4ABF">
      <w:pPr>
        <w:rPr>
          <w:rFonts w:ascii="Times New Roman" w:hAnsi="Times New Roman" w:cs="Times New Roman"/>
          <w:b/>
          <w:bCs/>
          <w:sz w:val="28"/>
          <w:szCs w:val="28"/>
          <w:lang w:val="en-US"/>
        </w:rPr>
      </w:pPr>
      <w:r>
        <w:rPr>
          <w:rFonts w:ascii="Times New Roman" w:hAnsi="Times New Roman" w:cs="Times New Roman"/>
          <w:sz w:val="28"/>
          <w:szCs w:val="28"/>
          <w:lang w:val="en-US"/>
        </w:rPr>
        <w:t>- Bảng này cho biết danh sách các hoạt động như bảo dưỡng thiết bị, lau dọn,… theo dõi chi tiết đơn nhập hàng cũng như thêm sửa xóa chúng.</w:t>
      </w:r>
    </w:p>
    <w:p w14:paraId="68274094" w14:textId="6D393184" w:rsidR="00296CF3" w:rsidRDefault="00296CF3" w:rsidP="004B4ABF">
      <w:pPr>
        <w:rPr>
          <w:rFonts w:ascii="Times New Roman" w:hAnsi="Times New Roman" w:cs="Times New Roman"/>
          <w:b/>
          <w:bCs/>
          <w:sz w:val="28"/>
          <w:szCs w:val="28"/>
          <w:lang w:val="en-US"/>
        </w:rPr>
      </w:pPr>
      <w:r w:rsidRPr="00296CF3">
        <w:rPr>
          <w:rFonts w:ascii="Times New Roman" w:hAnsi="Times New Roman" w:cs="Times New Roman"/>
          <w:b/>
          <w:bCs/>
          <w:sz w:val="28"/>
          <w:szCs w:val="28"/>
          <w:lang w:val="en-US"/>
        </w:rPr>
        <w:drawing>
          <wp:inline distT="0" distB="0" distL="0" distR="0" wp14:anchorId="462D7EFA" wp14:editId="14E17756">
            <wp:extent cx="5731510" cy="3262630"/>
            <wp:effectExtent l="0" t="0" r="2540" b="0"/>
            <wp:docPr id="12025117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511782" name="Picture 1" descr="A screenshot of a computer&#10;&#10;Description automatically generated"/>
                    <pic:cNvPicPr/>
                  </pic:nvPicPr>
                  <pic:blipFill>
                    <a:blip r:embed="rId26"/>
                    <a:stretch>
                      <a:fillRect/>
                    </a:stretch>
                  </pic:blipFill>
                  <pic:spPr>
                    <a:xfrm>
                      <a:off x="0" y="0"/>
                      <a:ext cx="5731510" cy="3262630"/>
                    </a:xfrm>
                    <a:prstGeom prst="rect">
                      <a:avLst/>
                    </a:prstGeom>
                  </pic:spPr>
                </pic:pic>
              </a:graphicData>
            </a:graphic>
          </wp:inline>
        </w:drawing>
      </w:r>
    </w:p>
    <w:p w14:paraId="042567B5" w14:textId="77777777" w:rsidR="00F37749" w:rsidRDefault="00F37749" w:rsidP="00F37749">
      <w:pPr>
        <w:pStyle w:val="ListParagraph"/>
        <w:rPr>
          <w:rFonts w:ascii="Times New Roman" w:hAnsi="Times New Roman" w:cs="Times New Roman"/>
          <w:b/>
          <w:bCs/>
          <w:sz w:val="28"/>
          <w:szCs w:val="28"/>
          <w:lang w:val="en-US"/>
        </w:rPr>
      </w:pPr>
    </w:p>
    <w:p w14:paraId="1A50A336" w14:textId="77777777" w:rsidR="00F37749" w:rsidRDefault="00F37749" w:rsidP="00F37749">
      <w:pPr>
        <w:pStyle w:val="ListParagraph"/>
        <w:rPr>
          <w:rFonts w:ascii="Times New Roman" w:hAnsi="Times New Roman" w:cs="Times New Roman"/>
          <w:b/>
          <w:bCs/>
          <w:sz w:val="28"/>
          <w:szCs w:val="28"/>
          <w:lang w:val="en-US"/>
        </w:rPr>
      </w:pPr>
    </w:p>
    <w:p w14:paraId="57025D68" w14:textId="77777777" w:rsidR="00F37749" w:rsidRDefault="00F37749" w:rsidP="00F37749">
      <w:pPr>
        <w:pStyle w:val="ListParagraph"/>
        <w:rPr>
          <w:rFonts w:ascii="Times New Roman" w:hAnsi="Times New Roman" w:cs="Times New Roman"/>
          <w:b/>
          <w:bCs/>
          <w:sz w:val="28"/>
          <w:szCs w:val="28"/>
          <w:lang w:val="en-US"/>
        </w:rPr>
      </w:pPr>
    </w:p>
    <w:p w14:paraId="208AF105" w14:textId="77777777" w:rsidR="00F37749" w:rsidRDefault="00F37749" w:rsidP="00F37749">
      <w:pPr>
        <w:pStyle w:val="ListParagraph"/>
        <w:rPr>
          <w:rFonts w:ascii="Times New Roman" w:hAnsi="Times New Roman" w:cs="Times New Roman"/>
          <w:b/>
          <w:bCs/>
          <w:sz w:val="28"/>
          <w:szCs w:val="28"/>
          <w:lang w:val="en-US"/>
        </w:rPr>
      </w:pPr>
    </w:p>
    <w:p w14:paraId="52E260B5" w14:textId="10C63FD1" w:rsidR="004C0C34" w:rsidRPr="00D16345" w:rsidRDefault="00D16345" w:rsidP="00D31507">
      <w:pPr>
        <w:pStyle w:val="ListParagraph"/>
        <w:numPr>
          <w:ilvl w:val="0"/>
          <w:numId w:val="42"/>
        </w:num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Tạo user:</w:t>
      </w:r>
      <w:r>
        <w:rPr>
          <w:rFonts w:ascii="Times New Roman" w:hAnsi="Times New Roman" w:cs="Times New Roman"/>
          <w:sz w:val="28"/>
          <w:szCs w:val="28"/>
          <w:lang w:val="en-US"/>
        </w:rPr>
        <w:t xml:space="preserve"> (chỉ quyền admin mới có thể truy cập và thao tác)</w:t>
      </w:r>
    </w:p>
    <w:p w14:paraId="17A52C7D" w14:textId="466A245F" w:rsidR="00D16345" w:rsidRDefault="00F37749" w:rsidP="00D16345">
      <w:pPr>
        <w:ind w:left="360"/>
        <w:rPr>
          <w:rFonts w:ascii="Times New Roman" w:hAnsi="Times New Roman" w:cs="Times New Roman"/>
          <w:b/>
          <w:bCs/>
          <w:sz w:val="28"/>
          <w:szCs w:val="28"/>
          <w:lang w:val="en-US"/>
        </w:rPr>
      </w:pPr>
      <w:r w:rsidRPr="00F37749">
        <w:rPr>
          <w:rFonts w:ascii="Times New Roman" w:hAnsi="Times New Roman" w:cs="Times New Roman"/>
          <w:b/>
          <w:bCs/>
          <w:sz w:val="28"/>
          <w:szCs w:val="28"/>
          <w:lang w:val="en-US"/>
        </w:rPr>
        <w:drawing>
          <wp:inline distT="0" distB="0" distL="0" distR="0" wp14:anchorId="710228B3" wp14:editId="189375EE">
            <wp:extent cx="5731510" cy="2025650"/>
            <wp:effectExtent l="0" t="0" r="2540" b="0"/>
            <wp:docPr id="1375133995" name="Picture 1" descr="A screenshot of a computer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133995" name="Picture 1" descr="A screenshot of a computer login screen&#10;&#10;Description automatically generated"/>
                    <pic:cNvPicPr/>
                  </pic:nvPicPr>
                  <pic:blipFill>
                    <a:blip r:embed="rId27"/>
                    <a:stretch>
                      <a:fillRect/>
                    </a:stretch>
                  </pic:blipFill>
                  <pic:spPr>
                    <a:xfrm>
                      <a:off x="0" y="0"/>
                      <a:ext cx="5731510" cy="2025650"/>
                    </a:xfrm>
                    <a:prstGeom prst="rect">
                      <a:avLst/>
                    </a:prstGeom>
                  </pic:spPr>
                </pic:pic>
              </a:graphicData>
            </a:graphic>
          </wp:inline>
        </w:drawing>
      </w:r>
    </w:p>
    <w:p w14:paraId="61F3A22B" w14:textId="5F6E0E41" w:rsidR="00F37749" w:rsidRDefault="00F37749" w:rsidP="00F37749">
      <w:pPr>
        <w:pStyle w:val="ListParagraph"/>
        <w:numPr>
          <w:ilvl w:val="0"/>
          <w:numId w:val="41"/>
        </w:numPr>
        <w:rPr>
          <w:rFonts w:ascii="Times New Roman" w:hAnsi="Times New Roman" w:cs="Times New Roman"/>
          <w:sz w:val="28"/>
          <w:szCs w:val="28"/>
          <w:lang w:val="en-US"/>
        </w:rPr>
      </w:pPr>
      <w:r>
        <w:rPr>
          <w:rFonts w:ascii="Times New Roman" w:hAnsi="Times New Roman" w:cs="Times New Roman"/>
          <w:sz w:val="28"/>
          <w:szCs w:val="28"/>
          <w:lang w:val="en-US"/>
        </w:rPr>
        <w:t>Có 2 quyền :</w:t>
      </w:r>
    </w:p>
    <w:p w14:paraId="70A95CB3" w14:textId="22D5FC54" w:rsidR="00F37749" w:rsidRDefault="00F37749" w:rsidP="00F37749">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 xml:space="preserve">+ Số 0: admin , tức quyền quản lý, </w:t>
      </w:r>
      <w:r w:rsidR="00812D1C">
        <w:rPr>
          <w:rFonts w:ascii="Times New Roman" w:hAnsi="Times New Roman" w:cs="Times New Roman"/>
          <w:sz w:val="28"/>
          <w:szCs w:val="28"/>
          <w:lang w:val="en-US"/>
        </w:rPr>
        <w:t>chủ quán</w:t>
      </w:r>
    </w:p>
    <w:p w14:paraId="4A130A61" w14:textId="7CDE9DF1" w:rsidR="00812D1C" w:rsidRPr="00DC29C9" w:rsidRDefault="00812D1C" w:rsidP="00DC29C9">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 Số 1: emp, tức quyền nhân viên</w:t>
      </w:r>
    </w:p>
    <w:sectPr w:rsidR="00812D1C" w:rsidRPr="00DC29C9" w:rsidSect="00C8704E">
      <w:pgSz w:w="11906" w:h="16838" w:code="9"/>
      <w:pgMar w:top="1260" w:right="1440" w:bottom="153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000492" w14:textId="77777777" w:rsidR="00C8704E" w:rsidRDefault="00C8704E" w:rsidP="001369F1">
      <w:pPr>
        <w:spacing w:after="0" w:line="240" w:lineRule="auto"/>
      </w:pPr>
      <w:r>
        <w:separator/>
      </w:r>
    </w:p>
  </w:endnote>
  <w:endnote w:type="continuationSeparator" w:id="0">
    <w:p w14:paraId="7D7E5B87" w14:textId="77777777" w:rsidR="00C8704E" w:rsidRDefault="00C8704E" w:rsidP="001369F1">
      <w:pPr>
        <w:spacing w:after="0" w:line="240" w:lineRule="auto"/>
      </w:pPr>
      <w:r>
        <w:continuationSeparator/>
      </w:r>
    </w:p>
  </w:endnote>
  <w:endnote w:type="continuationNotice" w:id="1">
    <w:p w14:paraId="1D127042" w14:textId="77777777" w:rsidR="00C8704E" w:rsidRDefault="00C8704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ED4E71" w14:textId="7D6C4C5B" w:rsidR="009C7E7A" w:rsidRDefault="009C7E7A">
    <w:pPr>
      <w:pStyle w:val="Footer"/>
      <w:jc w:val="center"/>
    </w:pPr>
  </w:p>
  <w:p w14:paraId="59A11665" w14:textId="77777777" w:rsidR="009C7E7A" w:rsidRDefault="009C7E7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noProof w:val="0"/>
      </w:rPr>
      <w:id w:val="-1518535927"/>
      <w:docPartObj>
        <w:docPartGallery w:val="Page Numbers (Bottom of Page)"/>
        <w:docPartUnique/>
      </w:docPartObj>
    </w:sdtPr>
    <w:sdtEndPr>
      <w:rPr>
        <w:noProof/>
      </w:rPr>
    </w:sdtEndPr>
    <w:sdtContent>
      <w:p w14:paraId="7BFDBB0A" w14:textId="7D1CBE56" w:rsidR="009C7E7A" w:rsidRDefault="009C7E7A">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7EC4B075" w14:textId="77777777" w:rsidR="009C7E7A" w:rsidRDefault="009C7E7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noProof w:val="0"/>
      </w:rPr>
      <w:id w:val="1178001013"/>
      <w:docPartObj>
        <w:docPartGallery w:val="Page Numbers (Bottom of Page)"/>
        <w:docPartUnique/>
      </w:docPartObj>
    </w:sdtPr>
    <w:sdtEndPr>
      <w:rPr>
        <w:rFonts w:ascii="Times New Roman" w:hAnsi="Times New Roman" w:cs="Times New Roman"/>
        <w:noProof/>
        <w:sz w:val="28"/>
        <w:szCs w:val="28"/>
      </w:rPr>
    </w:sdtEndPr>
    <w:sdtContent>
      <w:p w14:paraId="45A3FACE" w14:textId="77777777" w:rsidR="009C7E7A" w:rsidRDefault="009C7E7A">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3ED99BC2" w14:textId="77777777" w:rsidR="009C7E7A" w:rsidRDefault="009C7E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63D6D5" w14:textId="77777777" w:rsidR="00C8704E" w:rsidRDefault="00C8704E" w:rsidP="001369F1">
      <w:pPr>
        <w:spacing w:after="0" w:line="240" w:lineRule="auto"/>
      </w:pPr>
      <w:r>
        <w:separator/>
      </w:r>
    </w:p>
  </w:footnote>
  <w:footnote w:type="continuationSeparator" w:id="0">
    <w:p w14:paraId="4670DE9B" w14:textId="77777777" w:rsidR="00C8704E" w:rsidRDefault="00C8704E" w:rsidP="001369F1">
      <w:pPr>
        <w:spacing w:after="0" w:line="240" w:lineRule="auto"/>
      </w:pPr>
      <w:r>
        <w:continuationSeparator/>
      </w:r>
    </w:p>
  </w:footnote>
  <w:footnote w:type="continuationNotice" w:id="1">
    <w:p w14:paraId="1459F01F" w14:textId="77777777" w:rsidR="00C8704E" w:rsidRDefault="00C8704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31A2A"/>
    <w:multiLevelType w:val="hybridMultilevel"/>
    <w:tmpl w:val="ECBC9CB6"/>
    <w:lvl w:ilvl="0" w:tplc="FFFFFFFF">
      <w:start w:val="1"/>
      <w:numFmt w:val="lowerLetter"/>
      <w:lvlText w:val="%1."/>
      <w:lvlJc w:val="left"/>
      <w:pPr>
        <w:ind w:left="1584" w:hanging="360"/>
      </w:pPr>
      <w:rPr>
        <w:rFonts w:hint="default"/>
      </w:rPr>
    </w:lvl>
    <w:lvl w:ilvl="1" w:tplc="FFFFFFFF" w:tentative="1">
      <w:start w:val="1"/>
      <w:numFmt w:val="lowerLetter"/>
      <w:lvlText w:val="%2."/>
      <w:lvlJc w:val="left"/>
      <w:pPr>
        <w:ind w:left="2304" w:hanging="360"/>
      </w:pPr>
    </w:lvl>
    <w:lvl w:ilvl="2" w:tplc="FFFFFFFF" w:tentative="1">
      <w:start w:val="1"/>
      <w:numFmt w:val="lowerRoman"/>
      <w:lvlText w:val="%3."/>
      <w:lvlJc w:val="right"/>
      <w:pPr>
        <w:ind w:left="3024" w:hanging="180"/>
      </w:pPr>
    </w:lvl>
    <w:lvl w:ilvl="3" w:tplc="FFFFFFFF" w:tentative="1">
      <w:start w:val="1"/>
      <w:numFmt w:val="decimal"/>
      <w:lvlText w:val="%4."/>
      <w:lvlJc w:val="left"/>
      <w:pPr>
        <w:ind w:left="3744" w:hanging="360"/>
      </w:pPr>
    </w:lvl>
    <w:lvl w:ilvl="4" w:tplc="FFFFFFFF" w:tentative="1">
      <w:start w:val="1"/>
      <w:numFmt w:val="lowerLetter"/>
      <w:lvlText w:val="%5."/>
      <w:lvlJc w:val="left"/>
      <w:pPr>
        <w:ind w:left="4464" w:hanging="360"/>
      </w:pPr>
    </w:lvl>
    <w:lvl w:ilvl="5" w:tplc="FFFFFFFF" w:tentative="1">
      <w:start w:val="1"/>
      <w:numFmt w:val="lowerRoman"/>
      <w:lvlText w:val="%6."/>
      <w:lvlJc w:val="right"/>
      <w:pPr>
        <w:ind w:left="5184" w:hanging="180"/>
      </w:pPr>
    </w:lvl>
    <w:lvl w:ilvl="6" w:tplc="FFFFFFFF" w:tentative="1">
      <w:start w:val="1"/>
      <w:numFmt w:val="decimal"/>
      <w:lvlText w:val="%7."/>
      <w:lvlJc w:val="left"/>
      <w:pPr>
        <w:ind w:left="5904" w:hanging="360"/>
      </w:pPr>
    </w:lvl>
    <w:lvl w:ilvl="7" w:tplc="FFFFFFFF" w:tentative="1">
      <w:start w:val="1"/>
      <w:numFmt w:val="lowerLetter"/>
      <w:lvlText w:val="%8."/>
      <w:lvlJc w:val="left"/>
      <w:pPr>
        <w:ind w:left="6624" w:hanging="360"/>
      </w:pPr>
    </w:lvl>
    <w:lvl w:ilvl="8" w:tplc="FFFFFFFF" w:tentative="1">
      <w:start w:val="1"/>
      <w:numFmt w:val="lowerRoman"/>
      <w:lvlText w:val="%9."/>
      <w:lvlJc w:val="right"/>
      <w:pPr>
        <w:ind w:left="7344" w:hanging="180"/>
      </w:pPr>
    </w:lvl>
  </w:abstractNum>
  <w:abstractNum w:abstractNumId="1" w15:restartNumberingAfterBreak="0">
    <w:nsid w:val="08DA3618"/>
    <w:multiLevelType w:val="hybridMultilevel"/>
    <w:tmpl w:val="6946313A"/>
    <w:lvl w:ilvl="0" w:tplc="024C5DBA">
      <w:start w:val="1"/>
      <w:numFmt w:val="low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3B3CAD"/>
    <w:multiLevelType w:val="hybridMultilevel"/>
    <w:tmpl w:val="57B8B3AA"/>
    <w:lvl w:ilvl="0" w:tplc="74BE34A8">
      <w:start w:val="1"/>
      <w:numFmt w:val="lowerLetter"/>
      <w:lvlText w:val="%1."/>
      <w:lvlJc w:val="left"/>
      <w:pPr>
        <w:ind w:left="1584" w:hanging="360"/>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3" w15:restartNumberingAfterBreak="0">
    <w:nsid w:val="0CDC1388"/>
    <w:multiLevelType w:val="hybridMultilevel"/>
    <w:tmpl w:val="368AD642"/>
    <w:lvl w:ilvl="0" w:tplc="20B423F8">
      <w:start w:val="1"/>
      <w:numFmt w:val="lowerLetter"/>
      <w:lvlText w:val="%1."/>
      <w:lvlJc w:val="left"/>
      <w:pPr>
        <w:ind w:left="1584" w:hanging="360"/>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4" w15:restartNumberingAfterBreak="0">
    <w:nsid w:val="0EBC0783"/>
    <w:multiLevelType w:val="hybridMultilevel"/>
    <w:tmpl w:val="FE661408"/>
    <w:lvl w:ilvl="0" w:tplc="DD660C88">
      <w:start w:val="1"/>
      <w:numFmt w:val="lowerLetter"/>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5" w15:restartNumberingAfterBreak="0">
    <w:nsid w:val="17CC2224"/>
    <w:multiLevelType w:val="hybridMultilevel"/>
    <w:tmpl w:val="44828DC4"/>
    <w:lvl w:ilvl="0" w:tplc="0EB231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8F767D6"/>
    <w:multiLevelType w:val="multilevel"/>
    <w:tmpl w:val="5286644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93B33F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CB27E55"/>
    <w:multiLevelType w:val="hybridMultilevel"/>
    <w:tmpl w:val="8B98CDE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0039F0"/>
    <w:multiLevelType w:val="hybridMultilevel"/>
    <w:tmpl w:val="D34C92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F9554A9"/>
    <w:multiLevelType w:val="multilevel"/>
    <w:tmpl w:val="5286644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0297EF8"/>
    <w:multiLevelType w:val="hybridMultilevel"/>
    <w:tmpl w:val="8A94DD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4501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1C77B4B"/>
    <w:multiLevelType w:val="multilevel"/>
    <w:tmpl w:val="3FA6529C"/>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2875BD6"/>
    <w:multiLevelType w:val="multilevel"/>
    <w:tmpl w:val="5286644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50142A1"/>
    <w:multiLevelType w:val="hybridMultilevel"/>
    <w:tmpl w:val="719ABF00"/>
    <w:lvl w:ilvl="0" w:tplc="4382311C">
      <w:start w:val="1"/>
      <w:numFmt w:val="lowerLetter"/>
      <w:lvlText w:val="%1."/>
      <w:lvlJc w:val="left"/>
      <w:pPr>
        <w:ind w:left="1584" w:hanging="360"/>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16" w15:restartNumberingAfterBreak="0">
    <w:nsid w:val="253B0914"/>
    <w:multiLevelType w:val="hybridMultilevel"/>
    <w:tmpl w:val="B900BE06"/>
    <w:lvl w:ilvl="0" w:tplc="BCCEB9C2">
      <w:start w:val="1"/>
      <w:numFmt w:val="lowerLetter"/>
      <w:lvlText w:val="%1."/>
      <w:lvlJc w:val="left"/>
      <w:pPr>
        <w:ind w:left="1584" w:hanging="360"/>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17" w15:restartNumberingAfterBreak="0">
    <w:nsid w:val="277C6941"/>
    <w:multiLevelType w:val="hybridMultilevel"/>
    <w:tmpl w:val="93162942"/>
    <w:lvl w:ilvl="0" w:tplc="DAC6878C">
      <w:start w:val="1"/>
      <w:numFmt w:val="lowerLetter"/>
      <w:lvlText w:val="%1)"/>
      <w:lvlJc w:val="left"/>
      <w:pPr>
        <w:ind w:left="1584" w:hanging="360"/>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18" w15:restartNumberingAfterBreak="0">
    <w:nsid w:val="2B6B5DE4"/>
    <w:multiLevelType w:val="hybridMultilevel"/>
    <w:tmpl w:val="CE18F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9F7C59"/>
    <w:multiLevelType w:val="hybridMultilevel"/>
    <w:tmpl w:val="21F642AA"/>
    <w:lvl w:ilvl="0" w:tplc="BCCEB9C2">
      <w:start w:val="1"/>
      <w:numFmt w:val="lowerLetter"/>
      <w:lvlText w:val="%1."/>
      <w:lvlJc w:val="left"/>
      <w:pPr>
        <w:ind w:left="1584" w:hanging="360"/>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20" w15:restartNumberingAfterBreak="0">
    <w:nsid w:val="308109F3"/>
    <w:multiLevelType w:val="hybridMultilevel"/>
    <w:tmpl w:val="11C29404"/>
    <w:lvl w:ilvl="0" w:tplc="1C3ECF80">
      <w:start w:val="1"/>
      <w:numFmt w:val="lowerLetter"/>
      <w:lvlText w:val="%1."/>
      <w:lvlJc w:val="left"/>
      <w:pPr>
        <w:ind w:left="1584" w:hanging="360"/>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21" w15:restartNumberingAfterBreak="0">
    <w:nsid w:val="37852E58"/>
    <w:multiLevelType w:val="hybridMultilevel"/>
    <w:tmpl w:val="4AF4EB9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9163151"/>
    <w:multiLevelType w:val="hybridMultilevel"/>
    <w:tmpl w:val="A468DDE0"/>
    <w:lvl w:ilvl="0" w:tplc="BCCEB9C2">
      <w:start w:val="1"/>
      <w:numFmt w:val="lowerLetter"/>
      <w:lvlText w:val="%1."/>
      <w:lvlJc w:val="left"/>
      <w:pPr>
        <w:ind w:left="1584" w:hanging="360"/>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23" w15:restartNumberingAfterBreak="0">
    <w:nsid w:val="397B705B"/>
    <w:multiLevelType w:val="hybridMultilevel"/>
    <w:tmpl w:val="665EAB78"/>
    <w:lvl w:ilvl="0" w:tplc="816EBB42">
      <w:numFmt w:val="bullet"/>
      <w:lvlText w:val="-"/>
      <w:lvlJc w:val="left"/>
      <w:pPr>
        <w:ind w:left="720" w:hanging="360"/>
      </w:pPr>
      <w:rPr>
        <w:rFonts w:ascii="Consolas" w:eastAsiaTheme="minorHAnsi" w:hAnsi="Consolas" w:cs="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C8E5757"/>
    <w:multiLevelType w:val="hybridMultilevel"/>
    <w:tmpl w:val="7A20B682"/>
    <w:lvl w:ilvl="0" w:tplc="4F54BBBA">
      <w:start w:val="1"/>
      <w:numFmt w:val="lowerLetter"/>
      <w:lvlText w:val="%1."/>
      <w:lvlJc w:val="left"/>
      <w:pPr>
        <w:ind w:left="1584" w:hanging="360"/>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25" w15:restartNumberingAfterBreak="0">
    <w:nsid w:val="3E6571FC"/>
    <w:multiLevelType w:val="hybridMultilevel"/>
    <w:tmpl w:val="060C7040"/>
    <w:lvl w:ilvl="0" w:tplc="778A62A0">
      <w:start w:val="1"/>
      <w:numFmt w:val="lowerLetter"/>
      <w:lvlText w:val="%1)"/>
      <w:lvlJc w:val="left"/>
      <w:pPr>
        <w:ind w:left="1584" w:hanging="360"/>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26" w15:restartNumberingAfterBreak="0">
    <w:nsid w:val="3F85112D"/>
    <w:multiLevelType w:val="hybridMultilevel"/>
    <w:tmpl w:val="E0CA20E8"/>
    <w:lvl w:ilvl="0" w:tplc="BCCEB9C2">
      <w:start w:val="1"/>
      <w:numFmt w:val="lowerLetter"/>
      <w:lvlText w:val="%1."/>
      <w:lvlJc w:val="left"/>
      <w:pPr>
        <w:ind w:left="1584" w:hanging="360"/>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27" w15:restartNumberingAfterBreak="0">
    <w:nsid w:val="42D651A9"/>
    <w:multiLevelType w:val="multilevel"/>
    <w:tmpl w:val="3AAC2E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480B1A1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924356C"/>
    <w:multiLevelType w:val="hybridMultilevel"/>
    <w:tmpl w:val="1B144394"/>
    <w:lvl w:ilvl="0" w:tplc="3D8696F8">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95B6C75"/>
    <w:multiLevelType w:val="hybridMultilevel"/>
    <w:tmpl w:val="3ACC0D9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4F9A195F"/>
    <w:multiLevelType w:val="hybridMultilevel"/>
    <w:tmpl w:val="E83C010C"/>
    <w:lvl w:ilvl="0" w:tplc="4D308312">
      <w:start w:val="1"/>
      <w:numFmt w:val="lowerLetter"/>
      <w:lvlText w:val="%1)"/>
      <w:lvlJc w:val="left"/>
      <w:pPr>
        <w:ind w:left="1584" w:hanging="360"/>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32" w15:restartNumberingAfterBreak="0">
    <w:nsid w:val="52B669D3"/>
    <w:multiLevelType w:val="hybridMultilevel"/>
    <w:tmpl w:val="61DCD48E"/>
    <w:lvl w:ilvl="0" w:tplc="2100536A">
      <w:start w:val="1"/>
      <w:numFmt w:val="lowerLetter"/>
      <w:lvlText w:val="%1."/>
      <w:lvlJc w:val="left"/>
      <w:pPr>
        <w:ind w:left="1584" w:hanging="360"/>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33" w15:restartNumberingAfterBreak="0">
    <w:nsid w:val="52C0468C"/>
    <w:multiLevelType w:val="hybridMultilevel"/>
    <w:tmpl w:val="ECBC9CB6"/>
    <w:lvl w:ilvl="0" w:tplc="BCCEB9C2">
      <w:start w:val="1"/>
      <w:numFmt w:val="lowerLetter"/>
      <w:lvlText w:val="%1."/>
      <w:lvlJc w:val="left"/>
      <w:pPr>
        <w:ind w:left="1584" w:hanging="360"/>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34" w15:restartNumberingAfterBreak="0">
    <w:nsid w:val="5676237A"/>
    <w:multiLevelType w:val="hybridMultilevel"/>
    <w:tmpl w:val="E37CB90C"/>
    <w:lvl w:ilvl="0" w:tplc="870E9EF0">
      <w:start w:val="1"/>
      <w:numFmt w:val="lowerLetter"/>
      <w:lvlText w:val="%1."/>
      <w:lvlJc w:val="left"/>
      <w:pPr>
        <w:ind w:left="1584" w:hanging="360"/>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35" w15:restartNumberingAfterBreak="0">
    <w:nsid w:val="5CB14E62"/>
    <w:multiLevelType w:val="hybridMultilevel"/>
    <w:tmpl w:val="BB38FA72"/>
    <w:lvl w:ilvl="0" w:tplc="FFFFFFFF">
      <w:start w:val="1"/>
      <w:numFmt w:val="lowerLetter"/>
      <w:lvlText w:val="%1."/>
      <w:lvlJc w:val="left"/>
      <w:pPr>
        <w:ind w:left="1584" w:hanging="360"/>
      </w:pPr>
      <w:rPr>
        <w:rFonts w:hint="default"/>
      </w:rPr>
    </w:lvl>
    <w:lvl w:ilvl="1" w:tplc="FFFFFFFF" w:tentative="1">
      <w:start w:val="1"/>
      <w:numFmt w:val="lowerLetter"/>
      <w:lvlText w:val="%2."/>
      <w:lvlJc w:val="left"/>
      <w:pPr>
        <w:ind w:left="2304" w:hanging="360"/>
      </w:pPr>
    </w:lvl>
    <w:lvl w:ilvl="2" w:tplc="FFFFFFFF" w:tentative="1">
      <w:start w:val="1"/>
      <w:numFmt w:val="lowerRoman"/>
      <w:lvlText w:val="%3."/>
      <w:lvlJc w:val="right"/>
      <w:pPr>
        <w:ind w:left="3024" w:hanging="180"/>
      </w:pPr>
    </w:lvl>
    <w:lvl w:ilvl="3" w:tplc="FFFFFFFF" w:tentative="1">
      <w:start w:val="1"/>
      <w:numFmt w:val="decimal"/>
      <w:lvlText w:val="%4."/>
      <w:lvlJc w:val="left"/>
      <w:pPr>
        <w:ind w:left="3744" w:hanging="360"/>
      </w:pPr>
    </w:lvl>
    <w:lvl w:ilvl="4" w:tplc="FFFFFFFF" w:tentative="1">
      <w:start w:val="1"/>
      <w:numFmt w:val="lowerLetter"/>
      <w:lvlText w:val="%5."/>
      <w:lvlJc w:val="left"/>
      <w:pPr>
        <w:ind w:left="4464" w:hanging="360"/>
      </w:pPr>
    </w:lvl>
    <w:lvl w:ilvl="5" w:tplc="FFFFFFFF" w:tentative="1">
      <w:start w:val="1"/>
      <w:numFmt w:val="lowerRoman"/>
      <w:lvlText w:val="%6."/>
      <w:lvlJc w:val="right"/>
      <w:pPr>
        <w:ind w:left="5184" w:hanging="180"/>
      </w:pPr>
    </w:lvl>
    <w:lvl w:ilvl="6" w:tplc="FFFFFFFF" w:tentative="1">
      <w:start w:val="1"/>
      <w:numFmt w:val="decimal"/>
      <w:lvlText w:val="%7."/>
      <w:lvlJc w:val="left"/>
      <w:pPr>
        <w:ind w:left="5904" w:hanging="360"/>
      </w:pPr>
    </w:lvl>
    <w:lvl w:ilvl="7" w:tplc="FFFFFFFF" w:tentative="1">
      <w:start w:val="1"/>
      <w:numFmt w:val="lowerLetter"/>
      <w:lvlText w:val="%8."/>
      <w:lvlJc w:val="left"/>
      <w:pPr>
        <w:ind w:left="6624" w:hanging="360"/>
      </w:pPr>
    </w:lvl>
    <w:lvl w:ilvl="8" w:tplc="FFFFFFFF" w:tentative="1">
      <w:start w:val="1"/>
      <w:numFmt w:val="lowerRoman"/>
      <w:lvlText w:val="%9."/>
      <w:lvlJc w:val="right"/>
      <w:pPr>
        <w:ind w:left="7344" w:hanging="180"/>
      </w:pPr>
    </w:lvl>
  </w:abstractNum>
  <w:abstractNum w:abstractNumId="36" w15:restartNumberingAfterBreak="0">
    <w:nsid w:val="5E9E22A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57A5138"/>
    <w:multiLevelType w:val="hybridMultilevel"/>
    <w:tmpl w:val="88B8A2FE"/>
    <w:lvl w:ilvl="0" w:tplc="EF646802">
      <w:start w:val="1"/>
      <w:numFmt w:val="lowerLetter"/>
      <w:lvlText w:val="%1."/>
      <w:lvlJc w:val="left"/>
      <w:pPr>
        <w:ind w:left="1584" w:hanging="360"/>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38" w15:restartNumberingAfterBreak="0">
    <w:nsid w:val="73664F9D"/>
    <w:multiLevelType w:val="hybridMultilevel"/>
    <w:tmpl w:val="9BBCE50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3F6698B"/>
    <w:multiLevelType w:val="hybridMultilevel"/>
    <w:tmpl w:val="EFB249AA"/>
    <w:lvl w:ilvl="0" w:tplc="192AA16A">
      <w:numFmt w:val="bullet"/>
      <w:lvlText w:val="-"/>
      <w:lvlJc w:val="left"/>
      <w:pPr>
        <w:ind w:left="720" w:hanging="360"/>
      </w:pPr>
      <w:rPr>
        <w:rFonts w:ascii="Consolas" w:eastAsiaTheme="minorHAnsi" w:hAnsi="Consolas" w:cs="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9AF7F3B"/>
    <w:multiLevelType w:val="hybridMultilevel"/>
    <w:tmpl w:val="DCC28462"/>
    <w:lvl w:ilvl="0" w:tplc="497C69CA">
      <w:start w:val="1"/>
      <w:numFmt w:val="lowerLetter"/>
      <w:lvlText w:val="%1."/>
      <w:lvlJc w:val="left"/>
      <w:pPr>
        <w:ind w:left="1584" w:hanging="360"/>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41" w15:restartNumberingAfterBreak="0">
    <w:nsid w:val="7A8B666C"/>
    <w:multiLevelType w:val="hybridMultilevel"/>
    <w:tmpl w:val="FA6EEF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ADE5B83"/>
    <w:multiLevelType w:val="hybridMultilevel"/>
    <w:tmpl w:val="BB38FA72"/>
    <w:lvl w:ilvl="0" w:tplc="BCCEB9C2">
      <w:start w:val="1"/>
      <w:numFmt w:val="lowerLetter"/>
      <w:lvlText w:val="%1."/>
      <w:lvlJc w:val="left"/>
      <w:pPr>
        <w:ind w:left="1584" w:hanging="360"/>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43" w15:restartNumberingAfterBreak="0">
    <w:nsid w:val="7C843562"/>
    <w:multiLevelType w:val="hybridMultilevel"/>
    <w:tmpl w:val="A9AEE9E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12440072">
    <w:abstractNumId w:val="27"/>
  </w:num>
  <w:num w:numId="2" w16cid:durableId="868876809">
    <w:abstractNumId w:val="18"/>
  </w:num>
  <w:num w:numId="3" w16cid:durableId="1185897928">
    <w:abstractNumId w:val="10"/>
  </w:num>
  <w:num w:numId="4" w16cid:durableId="581909855">
    <w:abstractNumId w:val="11"/>
  </w:num>
  <w:num w:numId="5" w16cid:durableId="543949292">
    <w:abstractNumId w:val="41"/>
  </w:num>
  <w:num w:numId="6" w16cid:durableId="1267276671">
    <w:abstractNumId w:val="7"/>
  </w:num>
  <w:num w:numId="7" w16cid:durableId="1891459275">
    <w:abstractNumId w:val="13"/>
  </w:num>
  <w:num w:numId="8" w16cid:durableId="2126802856">
    <w:abstractNumId w:val="30"/>
  </w:num>
  <w:num w:numId="9" w16cid:durableId="668481163">
    <w:abstractNumId w:val="12"/>
  </w:num>
  <w:num w:numId="10" w16cid:durableId="352221739">
    <w:abstractNumId w:val="9"/>
  </w:num>
  <w:num w:numId="11" w16cid:durableId="655647058">
    <w:abstractNumId w:val="28"/>
  </w:num>
  <w:num w:numId="12" w16cid:durableId="1895191916">
    <w:abstractNumId w:val="36"/>
  </w:num>
  <w:num w:numId="13" w16cid:durableId="885605118">
    <w:abstractNumId w:val="34"/>
  </w:num>
  <w:num w:numId="14" w16cid:durableId="1623150294">
    <w:abstractNumId w:val="40"/>
  </w:num>
  <w:num w:numId="15" w16cid:durableId="584732939">
    <w:abstractNumId w:val="38"/>
  </w:num>
  <w:num w:numId="16" w16cid:durableId="2022313011">
    <w:abstractNumId w:val="24"/>
  </w:num>
  <w:num w:numId="17" w16cid:durableId="169515588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092550822">
    <w:abstractNumId w:val="15"/>
  </w:num>
  <w:num w:numId="19" w16cid:durableId="1197160531">
    <w:abstractNumId w:val="3"/>
  </w:num>
  <w:num w:numId="20" w16cid:durableId="2112040992">
    <w:abstractNumId w:val="37"/>
  </w:num>
  <w:num w:numId="21" w16cid:durableId="1650329018">
    <w:abstractNumId w:val="17"/>
  </w:num>
  <w:num w:numId="22" w16cid:durableId="814223196">
    <w:abstractNumId w:val="33"/>
  </w:num>
  <w:num w:numId="23" w16cid:durableId="1621230421">
    <w:abstractNumId w:val="0"/>
  </w:num>
  <w:num w:numId="24" w16cid:durableId="326830039">
    <w:abstractNumId w:val="26"/>
  </w:num>
  <w:num w:numId="25" w16cid:durableId="1032730402">
    <w:abstractNumId w:val="16"/>
  </w:num>
  <w:num w:numId="26" w16cid:durableId="110129985">
    <w:abstractNumId w:val="42"/>
  </w:num>
  <w:num w:numId="27" w16cid:durableId="1170756258">
    <w:abstractNumId w:val="35"/>
  </w:num>
  <w:num w:numId="28" w16cid:durableId="320667802">
    <w:abstractNumId w:val="22"/>
  </w:num>
  <w:num w:numId="29" w16cid:durableId="976453398">
    <w:abstractNumId w:val="43"/>
  </w:num>
  <w:num w:numId="30" w16cid:durableId="647704496">
    <w:abstractNumId w:val="19"/>
  </w:num>
  <w:num w:numId="31" w16cid:durableId="112599282">
    <w:abstractNumId w:val="31"/>
  </w:num>
  <w:num w:numId="32" w16cid:durableId="1646003981">
    <w:abstractNumId w:val="25"/>
  </w:num>
  <w:num w:numId="33" w16cid:durableId="1551260348">
    <w:abstractNumId w:val="21"/>
  </w:num>
  <w:num w:numId="34" w16cid:durableId="1293249509">
    <w:abstractNumId w:val="5"/>
  </w:num>
  <w:num w:numId="35" w16cid:durableId="1180002753">
    <w:abstractNumId w:val="4"/>
  </w:num>
  <w:num w:numId="36" w16cid:durableId="898321719">
    <w:abstractNumId w:val="20"/>
  </w:num>
  <w:num w:numId="37" w16cid:durableId="368071839">
    <w:abstractNumId w:val="32"/>
  </w:num>
  <w:num w:numId="38" w16cid:durableId="1790314901">
    <w:abstractNumId w:val="2"/>
  </w:num>
  <w:num w:numId="39" w16cid:durableId="1100376243">
    <w:abstractNumId w:val="6"/>
  </w:num>
  <w:num w:numId="40" w16cid:durableId="1561207170">
    <w:abstractNumId w:val="23"/>
  </w:num>
  <w:num w:numId="41" w16cid:durableId="504781543">
    <w:abstractNumId w:val="39"/>
  </w:num>
  <w:num w:numId="42" w16cid:durableId="712967255">
    <w:abstractNumId w:val="29"/>
  </w:num>
  <w:num w:numId="43" w16cid:durableId="2050840696">
    <w:abstractNumId w:val="14"/>
  </w:num>
  <w:num w:numId="44" w16cid:durableId="1619750178">
    <w:abstractNumId w:val="1"/>
  </w:num>
  <w:num w:numId="45" w16cid:durableId="73971559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6D16"/>
    <w:rsid w:val="000035C9"/>
    <w:rsid w:val="0000383C"/>
    <w:rsid w:val="00006CB1"/>
    <w:rsid w:val="00011001"/>
    <w:rsid w:val="000178C7"/>
    <w:rsid w:val="00017B62"/>
    <w:rsid w:val="00020EA5"/>
    <w:rsid w:val="000218C9"/>
    <w:rsid w:val="0002331B"/>
    <w:rsid w:val="0002464D"/>
    <w:rsid w:val="00025E1C"/>
    <w:rsid w:val="0002624D"/>
    <w:rsid w:val="000265F0"/>
    <w:rsid w:val="000276DF"/>
    <w:rsid w:val="0003290F"/>
    <w:rsid w:val="000329C2"/>
    <w:rsid w:val="00033701"/>
    <w:rsid w:val="00033D0D"/>
    <w:rsid w:val="0004384B"/>
    <w:rsid w:val="0004517E"/>
    <w:rsid w:val="00053B3D"/>
    <w:rsid w:val="00055E12"/>
    <w:rsid w:val="00057BBE"/>
    <w:rsid w:val="0006027C"/>
    <w:rsid w:val="000606EE"/>
    <w:rsid w:val="00070587"/>
    <w:rsid w:val="0007443B"/>
    <w:rsid w:val="00081C6D"/>
    <w:rsid w:val="0008458F"/>
    <w:rsid w:val="00085B08"/>
    <w:rsid w:val="00086FB6"/>
    <w:rsid w:val="00091190"/>
    <w:rsid w:val="0009310E"/>
    <w:rsid w:val="000940E6"/>
    <w:rsid w:val="000A59ED"/>
    <w:rsid w:val="000A7CE7"/>
    <w:rsid w:val="000B28D7"/>
    <w:rsid w:val="000B3723"/>
    <w:rsid w:val="000B3870"/>
    <w:rsid w:val="000B58E5"/>
    <w:rsid w:val="000B6CB1"/>
    <w:rsid w:val="000B6E01"/>
    <w:rsid w:val="000B773E"/>
    <w:rsid w:val="000C1D76"/>
    <w:rsid w:val="000C257B"/>
    <w:rsid w:val="000C41DB"/>
    <w:rsid w:val="000C5B06"/>
    <w:rsid w:val="000D2F30"/>
    <w:rsid w:val="000D7CDE"/>
    <w:rsid w:val="000E0400"/>
    <w:rsid w:val="000E31F9"/>
    <w:rsid w:val="000E355B"/>
    <w:rsid w:val="000E4CD2"/>
    <w:rsid w:val="000E4FD1"/>
    <w:rsid w:val="000E6111"/>
    <w:rsid w:val="000E6522"/>
    <w:rsid w:val="000E7642"/>
    <w:rsid w:val="000F466E"/>
    <w:rsid w:val="000F4C22"/>
    <w:rsid w:val="000F655B"/>
    <w:rsid w:val="000F68A5"/>
    <w:rsid w:val="000F69F1"/>
    <w:rsid w:val="000F70F1"/>
    <w:rsid w:val="001001C0"/>
    <w:rsid w:val="001003AB"/>
    <w:rsid w:val="001031CB"/>
    <w:rsid w:val="0010508E"/>
    <w:rsid w:val="00105D6B"/>
    <w:rsid w:val="00107A1B"/>
    <w:rsid w:val="001104B4"/>
    <w:rsid w:val="001138DD"/>
    <w:rsid w:val="00114B08"/>
    <w:rsid w:val="0012371E"/>
    <w:rsid w:val="00125287"/>
    <w:rsid w:val="001318B1"/>
    <w:rsid w:val="00132622"/>
    <w:rsid w:val="00133EA1"/>
    <w:rsid w:val="001369F1"/>
    <w:rsid w:val="001375DD"/>
    <w:rsid w:val="00137E69"/>
    <w:rsid w:val="00142424"/>
    <w:rsid w:val="00145B08"/>
    <w:rsid w:val="00150A0C"/>
    <w:rsid w:val="001512EA"/>
    <w:rsid w:val="00154781"/>
    <w:rsid w:val="00156A3C"/>
    <w:rsid w:val="00156B3E"/>
    <w:rsid w:val="00160F4D"/>
    <w:rsid w:val="0016159D"/>
    <w:rsid w:val="0016168D"/>
    <w:rsid w:val="0016244A"/>
    <w:rsid w:val="00164C41"/>
    <w:rsid w:val="0016649E"/>
    <w:rsid w:val="00167EC9"/>
    <w:rsid w:val="00170A4E"/>
    <w:rsid w:val="001716AA"/>
    <w:rsid w:val="00173D25"/>
    <w:rsid w:val="00177B4C"/>
    <w:rsid w:val="00180CE2"/>
    <w:rsid w:val="00180E19"/>
    <w:rsid w:val="001823B0"/>
    <w:rsid w:val="0018371C"/>
    <w:rsid w:val="00184251"/>
    <w:rsid w:val="00190692"/>
    <w:rsid w:val="001930CD"/>
    <w:rsid w:val="001954D3"/>
    <w:rsid w:val="0019764D"/>
    <w:rsid w:val="001A03A5"/>
    <w:rsid w:val="001A2608"/>
    <w:rsid w:val="001B3000"/>
    <w:rsid w:val="001B3C07"/>
    <w:rsid w:val="001B66EA"/>
    <w:rsid w:val="001C0A33"/>
    <w:rsid w:val="001C0CF7"/>
    <w:rsid w:val="001C2311"/>
    <w:rsid w:val="001C339B"/>
    <w:rsid w:val="001C4098"/>
    <w:rsid w:val="001C4666"/>
    <w:rsid w:val="001C703E"/>
    <w:rsid w:val="001C71FA"/>
    <w:rsid w:val="001C77DF"/>
    <w:rsid w:val="001D270B"/>
    <w:rsid w:val="001D2E98"/>
    <w:rsid w:val="001D7361"/>
    <w:rsid w:val="001D7E89"/>
    <w:rsid w:val="001E06F8"/>
    <w:rsid w:val="001E4220"/>
    <w:rsid w:val="001E4852"/>
    <w:rsid w:val="001E5AC0"/>
    <w:rsid w:val="001E5DB7"/>
    <w:rsid w:val="001E7F51"/>
    <w:rsid w:val="001F22FD"/>
    <w:rsid w:val="001F261B"/>
    <w:rsid w:val="001F5002"/>
    <w:rsid w:val="001F5FF9"/>
    <w:rsid w:val="00202226"/>
    <w:rsid w:val="0020314C"/>
    <w:rsid w:val="00206EC2"/>
    <w:rsid w:val="00211B99"/>
    <w:rsid w:val="002121F7"/>
    <w:rsid w:val="00231146"/>
    <w:rsid w:val="00231724"/>
    <w:rsid w:val="002323D0"/>
    <w:rsid w:val="00232964"/>
    <w:rsid w:val="00236511"/>
    <w:rsid w:val="00237A95"/>
    <w:rsid w:val="00244D02"/>
    <w:rsid w:val="002506A3"/>
    <w:rsid w:val="00250824"/>
    <w:rsid w:val="002512AD"/>
    <w:rsid w:val="00251614"/>
    <w:rsid w:val="00257848"/>
    <w:rsid w:val="002666AE"/>
    <w:rsid w:val="00272DE0"/>
    <w:rsid w:val="00272F91"/>
    <w:rsid w:val="002768CF"/>
    <w:rsid w:val="00281A2D"/>
    <w:rsid w:val="00285149"/>
    <w:rsid w:val="00285CD7"/>
    <w:rsid w:val="00290E16"/>
    <w:rsid w:val="00293736"/>
    <w:rsid w:val="00293BCE"/>
    <w:rsid w:val="00296CF3"/>
    <w:rsid w:val="002A29CE"/>
    <w:rsid w:val="002A4F86"/>
    <w:rsid w:val="002A59D3"/>
    <w:rsid w:val="002A5F41"/>
    <w:rsid w:val="002A7FB6"/>
    <w:rsid w:val="002B662E"/>
    <w:rsid w:val="002B6717"/>
    <w:rsid w:val="002C2299"/>
    <w:rsid w:val="002C4A99"/>
    <w:rsid w:val="002D5E33"/>
    <w:rsid w:val="002E159A"/>
    <w:rsid w:val="002E54A6"/>
    <w:rsid w:val="002F1EC6"/>
    <w:rsid w:val="002F2973"/>
    <w:rsid w:val="002F2D5E"/>
    <w:rsid w:val="00302218"/>
    <w:rsid w:val="003042D0"/>
    <w:rsid w:val="00305DD6"/>
    <w:rsid w:val="00307839"/>
    <w:rsid w:val="003102FA"/>
    <w:rsid w:val="00314066"/>
    <w:rsid w:val="00314F9D"/>
    <w:rsid w:val="00315AC6"/>
    <w:rsid w:val="00322679"/>
    <w:rsid w:val="00324465"/>
    <w:rsid w:val="003300D2"/>
    <w:rsid w:val="00330546"/>
    <w:rsid w:val="00331522"/>
    <w:rsid w:val="00334346"/>
    <w:rsid w:val="003348C9"/>
    <w:rsid w:val="003359D5"/>
    <w:rsid w:val="00336234"/>
    <w:rsid w:val="00336DAA"/>
    <w:rsid w:val="003400D3"/>
    <w:rsid w:val="003412DF"/>
    <w:rsid w:val="003434E9"/>
    <w:rsid w:val="00344D2F"/>
    <w:rsid w:val="00344F08"/>
    <w:rsid w:val="003454C8"/>
    <w:rsid w:val="003456F9"/>
    <w:rsid w:val="00345FD5"/>
    <w:rsid w:val="00352D40"/>
    <w:rsid w:val="003535A3"/>
    <w:rsid w:val="00354A29"/>
    <w:rsid w:val="00364229"/>
    <w:rsid w:val="00365861"/>
    <w:rsid w:val="00366803"/>
    <w:rsid w:val="003753B0"/>
    <w:rsid w:val="0037606D"/>
    <w:rsid w:val="00380C46"/>
    <w:rsid w:val="003833E4"/>
    <w:rsid w:val="003845E6"/>
    <w:rsid w:val="00386EC0"/>
    <w:rsid w:val="003910B4"/>
    <w:rsid w:val="00395FA0"/>
    <w:rsid w:val="00396257"/>
    <w:rsid w:val="003A037F"/>
    <w:rsid w:val="003A10F0"/>
    <w:rsid w:val="003A3328"/>
    <w:rsid w:val="003A5596"/>
    <w:rsid w:val="003A5EBE"/>
    <w:rsid w:val="003B0F0D"/>
    <w:rsid w:val="003B1AE8"/>
    <w:rsid w:val="003B39C7"/>
    <w:rsid w:val="003B4AE4"/>
    <w:rsid w:val="003B6462"/>
    <w:rsid w:val="003B6D9F"/>
    <w:rsid w:val="003B778A"/>
    <w:rsid w:val="003C1406"/>
    <w:rsid w:val="003C4519"/>
    <w:rsid w:val="003D2D89"/>
    <w:rsid w:val="003D35AC"/>
    <w:rsid w:val="003D3968"/>
    <w:rsid w:val="003D4209"/>
    <w:rsid w:val="003D4818"/>
    <w:rsid w:val="003D7A79"/>
    <w:rsid w:val="003E0D2C"/>
    <w:rsid w:val="003E1914"/>
    <w:rsid w:val="003E2A34"/>
    <w:rsid w:val="003E745E"/>
    <w:rsid w:val="003E7572"/>
    <w:rsid w:val="003F11A8"/>
    <w:rsid w:val="003F598D"/>
    <w:rsid w:val="003F641D"/>
    <w:rsid w:val="003F7A4E"/>
    <w:rsid w:val="003F7BB8"/>
    <w:rsid w:val="0040396A"/>
    <w:rsid w:val="00405D19"/>
    <w:rsid w:val="00406AE7"/>
    <w:rsid w:val="00414AF7"/>
    <w:rsid w:val="00417668"/>
    <w:rsid w:val="00417995"/>
    <w:rsid w:val="004210E8"/>
    <w:rsid w:val="0042448F"/>
    <w:rsid w:val="00424564"/>
    <w:rsid w:val="004256B2"/>
    <w:rsid w:val="004316B1"/>
    <w:rsid w:val="00435C80"/>
    <w:rsid w:val="0043712E"/>
    <w:rsid w:val="00442F80"/>
    <w:rsid w:val="00450A0F"/>
    <w:rsid w:val="00453ED6"/>
    <w:rsid w:val="004545A4"/>
    <w:rsid w:val="00456D16"/>
    <w:rsid w:val="00457021"/>
    <w:rsid w:val="00461356"/>
    <w:rsid w:val="004632BA"/>
    <w:rsid w:val="004723DD"/>
    <w:rsid w:val="00472427"/>
    <w:rsid w:val="00472A77"/>
    <w:rsid w:val="00473B3A"/>
    <w:rsid w:val="004746F0"/>
    <w:rsid w:val="004872DB"/>
    <w:rsid w:val="00487E69"/>
    <w:rsid w:val="004900F0"/>
    <w:rsid w:val="00492659"/>
    <w:rsid w:val="004A0493"/>
    <w:rsid w:val="004A502C"/>
    <w:rsid w:val="004A53DE"/>
    <w:rsid w:val="004A5DA6"/>
    <w:rsid w:val="004A7E51"/>
    <w:rsid w:val="004B4ABF"/>
    <w:rsid w:val="004C08F6"/>
    <w:rsid w:val="004C0C34"/>
    <w:rsid w:val="004C2497"/>
    <w:rsid w:val="004C5744"/>
    <w:rsid w:val="004D0903"/>
    <w:rsid w:val="004D7000"/>
    <w:rsid w:val="004E21AE"/>
    <w:rsid w:val="004E4620"/>
    <w:rsid w:val="004E6312"/>
    <w:rsid w:val="004E687F"/>
    <w:rsid w:val="004E6C54"/>
    <w:rsid w:val="004F07DC"/>
    <w:rsid w:val="004F5AC5"/>
    <w:rsid w:val="004F7A72"/>
    <w:rsid w:val="00500B9C"/>
    <w:rsid w:val="00504945"/>
    <w:rsid w:val="00505715"/>
    <w:rsid w:val="00505892"/>
    <w:rsid w:val="00511D10"/>
    <w:rsid w:val="00514EF0"/>
    <w:rsid w:val="0052357D"/>
    <w:rsid w:val="00523A3C"/>
    <w:rsid w:val="00523D6B"/>
    <w:rsid w:val="00524F23"/>
    <w:rsid w:val="0052516C"/>
    <w:rsid w:val="005272B0"/>
    <w:rsid w:val="00530599"/>
    <w:rsid w:val="00532228"/>
    <w:rsid w:val="00533FEB"/>
    <w:rsid w:val="005370A9"/>
    <w:rsid w:val="0053730A"/>
    <w:rsid w:val="005401FE"/>
    <w:rsid w:val="00545E99"/>
    <w:rsid w:val="00545FA9"/>
    <w:rsid w:val="005554CD"/>
    <w:rsid w:val="00556DB7"/>
    <w:rsid w:val="005575A5"/>
    <w:rsid w:val="00562B43"/>
    <w:rsid w:val="00563BC7"/>
    <w:rsid w:val="00564EB8"/>
    <w:rsid w:val="00570111"/>
    <w:rsid w:val="005701F7"/>
    <w:rsid w:val="00571657"/>
    <w:rsid w:val="00572F6E"/>
    <w:rsid w:val="0057439E"/>
    <w:rsid w:val="0057504C"/>
    <w:rsid w:val="00580520"/>
    <w:rsid w:val="00580C25"/>
    <w:rsid w:val="0058124E"/>
    <w:rsid w:val="00582055"/>
    <w:rsid w:val="00591188"/>
    <w:rsid w:val="0059426A"/>
    <w:rsid w:val="00595F03"/>
    <w:rsid w:val="005A611A"/>
    <w:rsid w:val="005A63A4"/>
    <w:rsid w:val="005A6F39"/>
    <w:rsid w:val="005A7C9D"/>
    <w:rsid w:val="005B03C7"/>
    <w:rsid w:val="005B23B9"/>
    <w:rsid w:val="005B2472"/>
    <w:rsid w:val="005B48B3"/>
    <w:rsid w:val="005C227D"/>
    <w:rsid w:val="005C635A"/>
    <w:rsid w:val="005C660E"/>
    <w:rsid w:val="005D0A04"/>
    <w:rsid w:val="005D3FD2"/>
    <w:rsid w:val="005D4D1F"/>
    <w:rsid w:val="005E29B5"/>
    <w:rsid w:val="005F0237"/>
    <w:rsid w:val="005F493C"/>
    <w:rsid w:val="005F74DE"/>
    <w:rsid w:val="005F7BEF"/>
    <w:rsid w:val="006021C5"/>
    <w:rsid w:val="0060669A"/>
    <w:rsid w:val="006067AB"/>
    <w:rsid w:val="006141C8"/>
    <w:rsid w:val="00615530"/>
    <w:rsid w:val="006252A6"/>
    <w:rsid w:val="00626696"/>
    <w:rsid w:val="006308DF"/>
    <w:rsid w:val="006339B0"/>
    <w:rsid w:val="00634015"/>
    <w:rsid w:val="00651C59"/>
    <w:rsid w:val="00654EB5"/>
    <w:rsid w:val="0065658D"/>
    <w:rsid w:val="006678F3"/>
    <w:rsid w:val="006764EF"/>
    <w:rsid w:val="00682058"/>
    <w:rsid w:val="00683C6F"/>
    <w:rsid w:val="0068561D"/>
    <w:rsid w:val="00686A6E"/>
    <w:rsid w:val="006915AB"/>
    <w:rsid w:val="00693113"/>
    <w:rsid w:val="006933E9"/>
    <w:rsid w:val="00693F4D"/>
    <w:rsid w:val="00694F8E"/>
    <w:rsid w:val="00697771"/>
    <w:rsid w:val="006A0AE8"/>
    <w:rsid w:val="006A51E9"/>
    <w:rsid w:val="006A6D2A"/>
    <w:rsid w:val="006B0B0C"/>
    <w:rsid w:val="006B26A2"/>
    <w:rsid w:val="006D0089"/>
    <w:rsid w:val="006D3235"/>
    <w:rsid w:val="006D3B27"/>
    <w:rsid w:val="006D6F4C"/>
    <w:rsid w:val="006D7D3C"/>
    <w:rsid w:val="006E343C"/>
    <w:rsid w:val="006E4248"/>
    <w:rsid w:val="006E7F75"/>
    <w:rsid w:val="006F02D4"/>
    <w:rsid w:val="006F1DC0"/>
    <w:rsid w:val="006F3B1F"/>
    <w:rsid w:val="006F65B1"/>
    <w:rsid w:val="00703FF6"/>
    <w:rsid w:val="0070422B"/>
    <w:rsid w:val="007066E6"/>
    <w:rsid w:val="00711415"/>
    <w:rsid w:val="0071265B"/>
    <w:rsid w:val="00714975"/>
    <w:rsid w:val="00716946"/>
    <w:rsid w:val="00731DC4"/>
    <w:rsid w:val="00734A20"/>
    <w:rsid w:val="007372BD"/>
    <w:rsid w:val="007373F9"/>
    <w:rsid w:val="00742D21"/>
    <w:rsid w:val="007431D8"/>
    <w:rsid w:val="00743C2F"/>
    <w:rsid w:val="00744C8F"/>
    <w:rsid w:val="007477E8"/>
    <w:rsid w:val="0075489D"/>
    <w:rsid w:val="00754BAF"/>
    <w:rsid w:val="00754F9C"/>
    <w:rsid w:val="00757FA4"/>
    <w:rsid w:val="00760ACC"/>
    <w:rsid w:val="00761BF0"/>
    <w:rsid w:val="00762CC4"/>
    <w:rsid w:val="00763F2B"/>
    <w:rsid w:val="00780326"/>
    <w:rsid w:val="00780BA9"/>
    <w:rsid w:val="00781804"/>
    <w:rsid w:val="00781A0C"/>
    <w:rsid w:val="00782404"/>
    <w:rsid w:val="007875F7"/>
    <w:rsid w:val="00791982"/>
    <w:rsid w:val="00792AB6"/>
    <w:rsid w:val="0079645D"/>
    <w:rsid w:val="007A0338"/>
    <w:rsid w:val="007A0BCC"/>
    <w:rsid w:val="007B1F07"/>
    <w:rsid w:val="007B24D2"/>
    <w:rsid w:val="007B24E9"/>
    <w:rsid w:val="007B2771"/>
    <w:rsid w:val="007B3212"/>
    <w:rsid w:val="007B5FEC"/>
    <w:rsid w:val="007C2981"/>
    <w:rsid w:val="007C509C"/>
    <w:rsid w:val="007C5198"/>
    <w:rsid w:val="007C5F16"/>
    <w:rsid w:val="007C6E2D"/>
    <w:rsid w:val="007D21ED"/>
    <w:rsid w:val="007D4C5A"/>
    <w:rsid w:val="007E2E8C"/>
    <w:rsid w:val="007E37C0"/>
    <w:rsid w:val="007E4B1E"/>
    <w:rsid w:val="007E5994"/>
    <w:rsid w:val="007E64D2"/>
    <w:rsid w:val="007F0DEE"/>
    <w:rsid w:val="007F4115"/>
    <w:rsid w:val="007F5ADC"/>
    <w:rsid w:val="00800B45"/>
    <w:rsid w:val="00800DEB"/>
    <w:rsid w:val="008033FD"/>
    <w:rsid w:val="00803995"/>
    <w:rsid w:val="008074E9"/>
    <w:rsid w:val="008078F7"/>
    <w:rsid w:val="00812D1C"/>
    <w:rsid w:val="00817F17"/>
    <w:rsid w:val="008210A5"/>
    <w:rsid w:val="00823BF2"/>
    <w:rsid w:val="00825F7A"/>
    <w:rsid w:val="00826ED1"/>
    <w:rsid w:val="0083175B"/>
    <w:rsid w:val="00831AE6"/>
    <w:rsid w:val="00834A52"/>
    <w:rsid w:val="00837F88"/>
    <w:rsid w:val="00841AFE"/>
    <w:rsid w:val="008439CD"/>
    <w:rsid w:val="00853F97"/>
    <w:rsid w:val="0085642A"/>
    <w:rsid w:val="0086152D"/>
    <w:rsid w:val="00862F03"/>
    <w:rsid w:val="00862F48"/>
    <w:rsid w:val="00870C9F"/>
    <w:rsid w:val="008761DD"/>
    <w:rsid w:val="00876275"/>
    <w:rsid w:val="008814B3"/>
    <w:rsid w:val="00882B38"/>
    <w:rsid w:val="008861D2"/>
    <w:rsid w:val="008926B9"/>
    <w:rsid w:val="00892FA2"/>
    <w:rsid w:val="00896331"/>
    <w:rsid w:val="00896FB2"/>
    <w:rsid w:val="008976B3"/>
    <w:rsid w:val="008A02B1"/>
    <w:rsid w:val="008A1417"/>
    <w:rsid w:val="008A4646"/>
    <w:rsid w:val="008A5EE9"/>
    <w:rsid w:val="008B400D"/>
    <w:rsid w:val="008B517B"/>
    <w:rsid w:val="008C47D2"/>
    <w:rsid w:val="008C5B20"/>
    <w:rsid w:val="008C7564"/>
    <w:rsid w:val="008D3A0D"/>
    <w:rsid w:val="008D3F53"/>
    <w:rsid w:val="008E3635"/>
    <w:rsid w:val="008E6C1F"/>
    <w:rsid w:val="008E7955"/>
    <w:rsid w:val="008E7EB0"/>
    <w:rsid w:val="008E7F1B"/>
    <w:rsid w:val="008F1511"/>
    <w:rsid w:val="008F2E8B"/>
    <w:rsid w:val="008F3EA1"/>
    <w:rsid w:val="00907ACA"/>
    <w:rsid w:val="00910416"/>
    <w:rsid w:val="00912BF5"/>
    <w:rsid w:val="00920C4E"/>
    <w:rsid w:val="009225F6"/>
    <w:rsid w:val="00925D46"/>
    <w:rsid w:val="00930CAF"/>
    <w:rsid w:val="009315D7"/>
    <w:rsid w:val="00936A90"/>
    <w:rsid w:val="00936E37"/>
    <w:rsid w:val="0094423D"/>
    <w:rsid w:val="00944EEB"/>
    <w:rsid w:val="00944F6E"/>
    <w:rsid w:val="0094609C"/>
    <w:rsid w:val="00946B0B"/>
    <w:rsid w:val="009475B9"/>
    <w:rsid w:val="00954BC1"/>
    <w:rsid w:val="00955151"/>
    <w:rsid w:val="0095694D"/>
    <w:rsid w:val="009615BD"/>
    <w:rsid w:val="00965C0C"/>
    <w:rsid w:val="009673B0"/>
    <w:rsid w:val="0097064B"/>
    <w:rsid w:val="00970A6B"/>
    <w:rsid w:val="00971245"/>
    <w:rsid w:val="00982FE1"/>
    <w:rsid w:val="009833B7"/>
    <w:rsid w:val="009849F5"/>
    <w:rsid w:val="009863BD"/>
    <w:rsid w:val="00986764"/>
    <w:rsid w:val="00986F97"/>
    <w:rsid w:val="009930DC"/>
    <w:rsid w:val="00993B0A"/>
    <w:rsid w:val="009A178B"/>
    <w:rsid w:val="009A1D6B"/>
    <w:rsid w:val="009C1207"/>
    <w:rsid w:val="009C25AB"/>
    <w:rsid w:val="009C742C"/>
    <w:rsid w:val="009C7484"/>
    <w:rsid w:val="009C7E7A"/>
    <w:rsid w:val="009D43BD"/>
    <w:rsid w:val="009E2F51"/>
    <w:rsid w:val="009E6A34"/>
    <w:rsid w:val="009F2996"/>
    <w:rsid w:val="00A0113C"/>
    <w:rsid w:val="00A023C9"/>
    <w:rsid w:val="00A03020"/>
    <w:rsid w:val="00A0486C"/>
    <w:rsid w:val="00A06CF5"/>
    <w:rsid w:val="00A10751"/>
    <w:rsid w:val="00A114C8"/>
    <w:rsid w:val="00A128D8"/>
    <w:rsid w:val="00A12D76"/>
    <w:rsid w:val="00A1322C"/>
    <w:rsid w:val="00A15EEE"/>
    <w:rsid w:val="00A20319"/>
    <w:rsid w:val="00A2661E"/>
    <w:rsid w:val="00A30821"/>
    <w:rsid w:val="00A353C6"/>
    <w:rsid w:val="00A35B40"/>
    <w:rsid w:val="00A42346"/>
    <w:rsid w:val="00A4247E"/>
    <w:rsid w:val="00A439C5"/>
    <w:rsid w:val="00A479C9"/>
    <w:rsid w:val="00A60735"/>
    <w:rsid w:val="00A61F9B"/>
    <w:rsid w:val="00A67812"/>
    <w:rsid w:val="00A718D0"/>
    <w:rsid w:val="00A73936"/>
    <w:rsid w:val="00A73DC3"/>
    <w:rsid w:val="00A750D6"/>
    <w:rsid w:val="00A8262E"/>
    <w:rsid w:val="00A83F67"/>
    <w:rsid w:val="00A84DF7"/>
    <w:rsid w:val="00A860D4"/>
    <w:rsid w:val="00A879CF"/>
    <w:rsid w:val="00A90485"/>
    <w:rsid w:val="00A92466"/>
    <w:rsid w:val="00A927CE"/>
    <w:rsid w:val="00A92B1E"/>
    <w:rsid w:val="00AA1731"/>
    <w:rsid w:val="00AA6357"/>
    <w:rsid w:val="00AA6D16"/>
    <w:rsid w:val="00AB25A2"/>
    <w:rsid w:val="00AB2939"/>
    <w:rsid w:val="00AB5283"/>
    <w:rsid w:val="00AB719C"/>
    <w:rsid w:val="00AB7426"/>
    <w:rsid w:val="00AC1EB8"/>
    <w:rsid w:val="00AC49FA"/>
    <w:rsid w:val="00AD5473"/>
    <w:rsid w:val="00AE028A"/>
    <w:rsid w:val="00AE02F6"/>
    <w:rsid w:val="00AE2F2D"/>
    <w:rsid w:val="00AE3528"/>
    <w:rsid w:val="00AE786D"/>
    <w:rsid w:val="00AF0197"/>
    <w:rsid w:val="00AF24FB"/>
    <w:rsid w:val="00AF4118"/>
    <w:rsid w:val="00AF5F9A"/>
    <w:rsid w:val="00AF673F"/>
    <w:rsid w:val="00B022B5"/>
    <w:rsid w:val="00B1236C"/>
    <w:rsid w:val="00B12CA3"/>
    <w:rsid w:val="00B15E2D"/>
    <w:rsid w:val="00B22140"/>
    <w:rsid w:val="00B24269"/>
    <w:rsid w:val="00B265EC"/>
    <w:rsid w:val="00B27BD1"/>
    <w:rsid w:val="00B31C3C"/>
    <w:rsid w:val="00B33B9A"/>
    <w:rsid w:val="00B36C8B"/>
    <w:rsid w:val="00B408A3"/>
    <w:rsid w:val="00B428DA"/>
    <w:rsid w:val="00B501AA"/>
    <w:rsid w:val="00B51C2D"/>
    <w:rsid w:val="00B51DE4"/>
    <w:rsid w:val="00B53F23"/>
    <w:rsid w:val="00B54A2F"/>
    <w:rsid w:val="00B61D18"/>
    <w:rsid w:val="00B64104"/>
    <w:rsid w:val="00B664E6"/>
    <w:rsid w:val="00B733AD"/>
    <w:rsid w:val="00B73BB2"/>
    <w:rsid w:val="00B73F3E"/>
    <w:rsid w:val="00B760DD"/>
    <w:rsid w:val="00B76B0C"/>
    <w:rsid w:val="00B85276"/>
    <w:rsid w:val="00B8747F"/>
    <w:rsid w:val="00B926B5"/>
    <w:rsid w:val="00B93773"/>
    <w:rsid w:val="00B94ECA"/>
    <w:rsid w:val="00B97562"/>
    <w:rsid w:val="00BA454C"/>
    <w:rsid w:val="00BA4B52"/>
    <w:rsid w:val="00BA4E3F"/>
    <w:rsid w:val="00BA4E97"/>
    <w:rsid w:val="00BA6460"/>
    <w:rsid w:val="00BB03AF"/>
    <w:rsid w:val="00BB423B"/>
    <w:rsid w:val="00BB454A"/>
    <w:rsid w:val="00BC18BD"/>
    <w:rsid w:val="00BC2692"/>
    <w:rsid w:val="00BC56F6"/>
    <w:rsid w:val="00BC64EC"/>
    <w:rsid w:val="00BC7B58"/>
    <w:rsid w:val="00BD4EE4"/>
    <w:rsid w:val="00BD5EFB"/>
    <w:rsid w:val="00BE02A5"/>
    <w:rsid w:val="00BE098E"/>
    <w:rsid w:val="00BE5CAF"/>
    <w:rsid w:val="00BF2013"/>
    <w:rsid w:val="00BF4483"/>
    <w:rsid w:val="00C03CF8"/>
    <w:rsid w:val="00C07097"/>
    <w:rsid w:val="00C07422"/>
    <w:rsid w:val="00C1207D"/>
    <w:rsid w:val="00C25B8B"/>
    <w:rsid w:val="00C27FE9"/>
    <w:rsid w:val="00C31DD9"/>
    <w:rsid w:val="00C333CA"/>
    <w:rsid w:val="00C33D39"/>
    <w:rsid w:val="00C354D5"/>
    <w:rsid w:val="00C35B79"/>
    <w:rsid w:val="00C40858"/>
    <w:rsid w:val="00C4637B"/>
    <w:rsid w:val="00C471C4"/>
    <w:rsid w:val="00C47A20"/>
    <w:rsid w:val="00C55698"/>
    <w:rsid w:val="00C55DA7"/>
    <w:rsid w:val="00C6073D"/>
    <w:rsid w:val="00C62190"/>
    <w:rsid w:val="00C738DA"/>
    <w:rsid w:val="00C82DA5"/>
    <w:rsid w:val="00C83F1E"/>
    <w:rsid w:val="00C86520"/>
    <w:rsid w:val="00C8704E"/>
    <w:rsid w:val="00C9091A"/>
    <w:rsid w:val="00C9494D"/>
    <w:rsid w:val="00C97B46"/>
    <w:rsid w:val="00CA5E36"/>
    <w:rsid w:val="00CA5F20"/>
    <w:rsid w:val="00CA72D9"/>
    <w:rsid w:val="00CA7410"/>
    <w:rsid w:val="00CB43DD"/>
    <w:rsid w:val="00CB49C7"/>
    <w:rsid w:val="00CC054A"/>
    <w:rsid w:val="00CD0D73"/>
    <w:rsid w:val="00CE18CC"/>
    <w:rsid w:val="00CF53B3"/>
    <w:rsid w:val="00CF59AD"/>
    <w:rsid w:val="00D0075A"/>
    <w:rsid w:val="00D01EFB"/>
    <w:rsid w:val="00D02FA6"/>
    <w:rsid w:val="00D0310B"/>
    <w:rsid w:val="00D03978"/>
    <w:rsid w:val="00D04F94"/>
    <w:rsid w:val="00D1079E"/>
    <w:rsid w:val="00D10C3F"/>
    <w:rsid w:val="00D16345"/>
    <w:rsid w:val="00D17B4A"/>
    <w:rsid w:val="00D2047D"/>
    <w:rsid w:val="00D22857"/>
    <w:rsid w:val="00D26B1E"/>
    <w:rsid w:val="00D31507"/>
    <w:rsid w:val="00D368A8"/>
    <w:rsid w:val="00D43DD8"/>
    <w:rsid w:val="00D46231"/>
    <w:rsid w:val="00D527A2"/>
    <w:rsid w:val="00D531ED"/>
    <w:rsid w:val="00D53ABC"/>
    <w:rsid w:val="00D55F64"/>
    <w:rsid w:val="00D56969"/>
    <w:rsid w:val="00D626A3"/>
    <w:rsid w:val="00D628F0"/>
    <w:rsid w:val="00D62C6E"/>
    <w:rsid w:val="00D661D8"/>
    <w:rsid w:val="00D72466"/>
    <w:rsid w:val="00D752D9"/>
    <w:rsid w:val="00D753A1"/>
    <w:rsid w:val="00D8280C"/>
    <w:rsid w:val="00D84444"/>
    <w:rsid w:val="00D86FB7"/>
    <w:rsid w:val="00D90538"/>
    <w:rsid w:val="00D9658E"/>
    <w:rsid w:val="00DA080B"/>
    <w:rsid w:val="00DA29A8"/>
    <w:rsid w:val="00DA42A4"/>
    <w:rsid w:val="00DA5897"/>
    <w:rsid w:val="00DA5BDE"/>
    <w:rsid w:val="00DA6DE2"/>
    <w:rsid w:val="00DB206F"/>
    <w:rsid w:val="00DB66A8"/>
    <w:rsid w:val="00DB6E80"/>
    <w:rsid w:val="00DB7B37"/>
    <w:rsid w:val="00DC14BD"/>
    <w:rsid w:val="00DC29C9"/>
    <w:rsid w:val="00DD0233"/>
    <w:rsid w:val="00DD434A"/>
    <w:rsid w:val="00DD769A"/>
    <w:rsid w:val="00DE2DFE"/>
    <w:rsid w:val="00DE4013"/>
    <w:rsid w:val="00DE4018"/>
    <w:rsid w:val="00DE73FA"/>
    <w:rsid w:val="00DE7E43"/>
    <w:rsid w:val="00DF11AC"/>
    <w:rsid w:val="00DF1FA3"/>
    <w:rsid w:val="00DF2136"/>
    <w:rsid w:val="00DF2143"/>
    <w:rsid w:val="00DF2D7C"/>
    <w:rsid w:val="00DF4F43"/>
    <w:rsid w:val="00DF5D6C"/>
    <w:rsid w:val="00E02977"/>
    <w:rsid w:val="00E02BC0"/>
    <w:rsid w:val="00E23716"/>
    <w:rsid w:val="00E25F83"/>
    <w:rsid w:val="00E3014E"/>
    <w:rsid w:val="00E3292D"/>
    <w:rsid w:val="00E32E61"/>
    <w:rsid w:val="00E35FC1"/>
    <w:rsid w:val="00E40648"/>
    <w:rsid w:val="00E419E0"/>
    <w:rsid w:val="00E474BD"/>
    <w:rsid w:val="00E619B6"/>
    <w:rsid w:val="00E61F4B"/>
    <w:rsid w:val="00E6219E"/>
    <w:rsid w:val="00E64E80"/>
    <w:rsid w:val="00E65DE8"/>
    <w:rsid w:val="00E75301"/>
    <w:rsid w:val="00E81577"/>
    <w:rsid w:val="00E839F4"/>
    <w:rsid w:val="00E84049"/>
    <w:rsid w:val="00E911C6"/>
    <w:rsid w:val="00E93C03"/>
    <w:rsid w:val="00E9421E"/>
    <w:rsid w:val="00E96561"/>
    <w:rsid w:val="00E97E56"/>
    <w:rsid w:val="00EA0328"/>
    <w:rsid w:val="00EA17AA"/>
    <w:rsid w:val="00EA4D76"/>
    <w:rsid w:val="00EC21DD"/>
    <w:rsid w:val="00EC619D"/>
    <w:rsid w:val="00EC6F78"/>
    <w:rsid w:val="00ED58EE"/>
    <w:rsid w:val="00ED6060"/>
    <w:rsid w:val="00EE0B39"/>
    <w:rsid w:val="00EE1849"/>
    <w:rsid w:val="00EE6D5A"/>
    <w:rsid w:val="00EF14DF"/>
    <w:rsid w:val="00EF4316"/>
    <w:rsid w:val="00F132AD"/>
    <w:rsid w:val="00F14559"/>
    <w:rsid w:val="00F14DB4"/>
    <w:rsid w:val="00F15521"/>
    <w:rsid w:val="00F17F8C"/>
    <w:rsid w:val="00F20785"/>
    <w:rsid w:val="00F2096C"/>
    <w:rsid w:val="00F212AD"/>
    <w:rsid w:val="00F223A5"/>
    <w:rsid w:val="00F31692"/>
    <w:rsid w:val="00F34EB1"/>
    <w:rsid w:val="00F34EFD"/>
    <w:rsid w:val="00F35B36"/>
    <w:rsid w:val="00F36E40"/>
    <w:rsid w:val="00F37749"/>
    <w:rsid w:val="00F37A23"/>
    <w:rsid w:val="00F4065F"/>
    <w:rsid w:val="00F42086"/>
    <w:rsid w:val="00F47A48"/>
    <w:rsid w:val="00F51FAC"/>
    <w:rsid w:val="00F524A7"/>
    <w:rsid w:val="00F61838"/>
    <w:rsid w:val="00F6191D"/>
    <w:rsid w:val="00F63977"/>
    <w:rsid w:val="00F64300"/>
    <w:rsid w:val="00F667E1"/>
    <w:rsid w:val="00F66B90"/>
    <w:rsid w:val="00F715E3"/>
    <w:rsid w:val="00F742C6"/>
    <w:rsid w:val="00F82DD1"/>
    <w:rsid w:val="00F843F7"/>
    <w:rsid w:val="00F8517F"/>
    <w:rsid w:val="00F86200"/>
    <w:rsid w:val="00F94BEA"/>
    <w:rsid w:val="00F9693D"/>
    <w:rsid w:val="00F9726E"/>
    <w:rsid w:val="00FA0A00"/>
    <w:rsid w:val="00FA1B05"/>
    <w:rsid w:val="00FA3840"/>
    <w:rsid w:val="00FA560D"/>
    <w:rsid w:val="00FA6E71"/>
    <w:rsid w:val="00FA7580"/>
    <w:rsid w:val="00FA79EC"/>
    <w:rsid w:val="00FB1341"/>
    <w:rsid w:val="00FC03D9"/>
    <w:rsid w:val="00FD1DD6"/>
    <w:rsid w:val="00FD6C7C"/>
    <w:rsid w:val="00FE07C3"/>
    <w:rsid w:val="00FE14F5"/>
    <w:rsid w:val="00FE2C4F"/>
    <w:rsid w:val="00FF07BC"/>
    <w:rsid w:val="00FF1988"/>
    <w:rsid w:val="00FF519B"/>
    <w:rsid w:val="00FF6D19"/>
    <w:rsid w:val="00FF70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CB4D83"/>
  <w15:chartTrackingRefBased/>
  <w15:docId w15:val="{DCDEC5B9-DFED-4415-81CE-A5965F9B78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4F8E"/>
    <w:rPr>
      <w:noProof/>
      <w:lang w:val="vi-VN"/>
    </w:rPr>
  </w:style>
  <w:style w:type="paragraph" w:styleId="Heading1">
    <w:name w:val="heading 1"/>
    <w:basedOn w:val="Normal"/>
    <w:next w:val="Normal"/>
    <w:link w:val="Heading1Char"/>
    <w:uiPriority w:val="9"/>
    <w:qFormat/>
    <w:rsid w:val="00AA6D1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A6D1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A6D1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A6D1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A6D1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A6D1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A6D1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A6D1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A6D1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6D16"/>
    <w:rPr>
      <w:rFonts w:asciiTheme="majorHAnsi" w:eastAsiaTheme="majorEastAsia" w:hAnsiTheme="majorHAnsi" w:cstheme="majorBidi"/>
      <w:noProof/>
      <w:color w:val="0F4761" w:themeColor="accent1" w:themeShade="BF"/>
      <w:sz w:val="40"/>
      <w:szCs w:val="40"/>
      <w:lang w:val="vi-VN"/>
    </w:rPr>
  </w:style>
  <w:style w:type="character" w:customStyle="1" w:styleId="Heading2Char">
    <w:name w:val="Heading 2 Char"/>
    <w:basedOn w:val="DefaultParagraphFont"/>
    <w:link w:val="Heading2"/>
    <w:uiPriority w:val="9"/>
    <w:semiHidden/>
    <w:rsid w:val="00AA6D16"/>
    <w:rPr>
      <w:rFonts w:asciiTheme="majorHAnsi" w:eastAsiaTheme="majorEastAsia" w:hAnsiTheme="majorHAnsi" w:cstheme="majorBidi"/>
      <w:noProof/>
      <w:color w:val="0F4761" w:themeColor="accent1" w:themeShade="BF"/>
      <w:sz w:val="32"/>
      <w:szCs w:val="32"/>
      <w:lang w:val="vi-VN"/>
    </w:rPr>
  </w:style>
  <w:style w:type="character" w:customStyle="1" w:styleId="Heading3Char">
    <w:name w:val="Heading 3 Char"/>
    <w:basedOn w:val="DefaultParagraphFont"/>
    <w:link w:val="Heading3"/>
    <w:uiPriority w:val="9"/>
    <w:semiHidden/>
    <w:rsid w:val="00AA6D16"/>
    <w:rPr>
      <w:rFonts w:eastAsiaTheme="majorEastAsia" w:cstheme="majorBidi"/>
      <w:noProof/>
      <w:color w:val="0F4761" w:themeColor="accent1" w:themeShade="BF"/>
      <w:sz w:val="28"/>
      <w:szCs w:val="28"/>
      <w:lang w:val="vi-VN"/>
    </w:rPr>
  </w:style>
  <w:style w:type="character" w:customStyle="1" w:styleId="Heading4Char">
    <w:name w:val="Heading 4 Char"/>
    <w:basedOn w:val="DefaultParagraphFont"/>
    <w:link w:val="Heading4"/>
    <w:uiPriority w:val="9"/>
    <w:semiHidden/>
    <w:rsid w:val="00AA6D16"/>
    <w:rPr>
      <w:rFonts w:eastAsiaTheme="majorEastAsia" w:cstheme="majorBidi"/>
      <w:i/>
      <w:iCs/>
      <w:noProof/>
      <w:color w:val="0F4761" w:themeColor="accent1" w:themeShade="BF"/>
      <w:lang w:val="vi-VN"/>
    </w:rPr>
  </w:style>
  <w:style w:type="character" w:customStyle="1" w:styleId="Heading5Char">
    <w:name w:val="Heading 5 Char"/>
    <w:basedOn w:val="DefaultParagraphFont"/>
    <w:link w:val="Heading5"/>
    <w:uiPriority w:val="9"/>
    <w:semiHidden/>
    <w:rsid w:val="00AA6D16"/>
    <w:rPr>
      <w:rFonts w:eastAsiaTheme="majorEastAsia" w:cstheme="majorBidi"/>
      <w:noProof/>
      <w:color w:val="0F4761" w:themeColor="accent1" w:themeShade="BF"/>
      <w:lang w:val="vi-VN"/>
    </w:rPr>
  </w:style>
  <w:style w:type="character" w:customStyle="1" w:styleId="Heading6Char">
    <w:name w:val="Heading 6 Char"/>
    <w:basedOn w:val="DefaultParagraphFont"/>
    <w:link w:val="Heading6"/>
    <w:uiPriority w:val="9"/>
    <w:semiHidden/>
    <w:rsid w:val="00AA6D16"/>
    <w:rPr>
      <w:rFonts w:eastAsiaTheme="majorEastAsia" w:cstheme="majorBidi"/>
      <w:i/>
      <w:iCs/>
      <w:noProof/>
      <w:color w:val="595959" w:themeColor="text1" w:themeTint="A6"/>
      <w:lang w:val="vi-VN"/>
    </w:rPr>
  </w:style>
  <w:style w:type="character" w:customStyle="1" w:styleId="Heading7Char">
    <w:name w:val="Heading 7 Char"/>
    <w:basedOn w:val="DefaultParagraphFont"/>
    <w:link w:val="Heading7"/>
    <w:uiPriority w:val="9"/>
    <w:semiHidden/>
    <w:rsid w:val="00AA6D16"/>
    <w:rPr>
      <w:rFonts w:eastAsiaTheme="majorEastAsia" w:cstheme="majorBidi"/>
      <w:noProof/>
      <w:color w:val="595959" w:themeColor="text1" w:themeTint="A6"/>
      <w:lang w:val="vi-VN"/>
    </w:rPr>
  </w:style>
  <w:style w:type="character" w:customStyle="1" w:styleId="Heading8Char">
    <w:name w:val="Heading 8 Char"/>
    <w:basedOn w:val="DefaultParagraphFont"/>
    <w:link w:val="Heading8"/>
    <w:uiPriority w:val="9"/>
    <w:semiHidden/>
    <w:rsid w:val="00AA6D16"/>
    <w:rPr>
      <w:rFonts w:eastAsiaTheme="majorEastAsia" w:cstheme="majorBidi"/>
      <w:i/>
      <w:iCs/>
      <w:noProof/>
      <w:color w:val="272727" w:themeColor="text1" w:themeTint="D8"/>
      <w:lang w:val="vi-VN"/>
    </w:rPr>
  </w:style>
  <w:style w:type="character" w:customStyle="1" w:styleId="Heading9Char">
    <w:name w:val="Heading 9 Char"/>
    <w:basedOn w:val="DefaultParagraphFont"/>
    <w:link w:val="Heading9"/>
    <w:uiPriority w:val="9"/>
    <w:semiHidden/>
    <w:rsid w:val="00AA6D16"/>
    <w:rPr>
      <w:rFonts w:eastAsiaTheme="majorEastAsia" w:cstheme="majorBidi"/>
      <w:noProof/>
      <w:color w:val="272727" w:themeColor="text1" w:themeTint="D8"/>
      <w:lang w:val="vi-VN"/>
    </w:rPr>
  </w:style>
  <w:style w:type="paragraph" w:styleId="Title">
    <w:name w:val="Title"/>
    <w:basedOn w:val="Normal"/>
    <w:next w:val="Normal"/>
    <w:link w:val="TitleChar"/>
    <w:uiPriority w:val="10"/>
    <w:qFormat/>
    <w:rsid w:val="00AA6D1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6D16"/>
    <w:rPr>
      <w:rFonts w:asciiTheme="majorHAnsi" w:eastAsiaTheme="majorEastAsia" w:hAnsiTheme="majorHAnsi" w:cstheme="majorBidi"/>
      <w:noProof/>
      <w:spacing w:val="-10"/>
      <w:kern w:val="28"/>
      <w:sz w:val="56"/>
      <w:szCs w:val="56"/>
      <w:lang w:val="vi-VN"/>
    </w:rPr>
  </w:style>
  <w:style w:type="paragraph" w:styleId="Subtitle">
    <w:name w:val="Subtitle"/>
    <w:basedOn w:val="Normal"/>
    <w:next w:val="Normal"/>
    <w:link w:val="SubtitleChar"/>
    <w:uiPriority w:val="11"/>
    <w:qFormat/>
    <w:rsid w:val="00AA6D1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A6D16"/>
    <w:rPr>
      <w:rFonts w:eastAsiaTheme="majorEastAsia" w:cstheme="majorBidi"/>
      <w:noProof/>
      <w:color w:val="595959" w:themeColor="text1" w:themeTint="A6"/>
      <w:spacing w:val="15"/>
      <w:sz w:val="28"/>
      <w:szCs w:val="28"/>
      <w:lang w:val="vi-VN"/>
    </w:rPr>
  </w:style>
  <w:style w:type="paragraph" w:styleId="Quote">
    <w:name w:val="Quote"/>
    <w:basedOn w:val="Normal"/>
    <w:next w:val="Normal"/>
    <w:link w:val="QuoteChar"/>
    <w:uiPriority w:val="29"/>
    <w:qFormat/>
    <w:rsid w:val="00AA6D16"/>
    <w:pPr>
      <w:spacing w:before="160"/>
      <w:jc w:val="center"/>
    </w:pPr>
    <w:rPr>
      <w:i/>
      <w:iCs/>
      <w:color w:val="404040" w:themeColor="text1" w:themeTint="BF"/>
    </w:rPr>
  </w:style>
  <w:style w:type="character" w:customStyle="1" w:styleId="QuoteChar">
    <w:name w:val="Quote Char"/>
    <w:basedOn w:val="DefaultParagraphFont"/>
    <w:link w:val="Quote"/>
    <w:uiPriority w:val="29"/>
    <w:rsid w:val="00AA6D16"/>
    <w:rPr>
      <w:i/>
      <w:iCs/>
      <w:noProof/>
      <w:color w:val="404040" w:themeColor="text1" w:themeTint="BF"/>
      <w:lang w:val="vi-VN"/>
    </w:rPr>
  </w:style>
  <w:style w:type="paragraph" w:styleId="ListParagraph">
    <w:name w:val="List Paragraph"/>
    <w:basedOn w:val="Normal"/>
    <w:uiPriority w:val="34"/>
    <w:qFormat/>
    <w:rsid w:val="00AA6D16"/>
    <w:pPr>
      <w:ind w:left="720"/>
      <w:contextualSpacing/>
    </w:pPr>
  </w:style>
  <w:style w:type="character" w:styleId="IntenseEmphasis">
    <w:name w:val="Intense Emphasis"/>
    <w:basedOn w:val="DefaultParagraphFont"/>
    <w:uiPriority w:val="21"/>
    <w:qFormat/>
    <w:rsid w:val="00AA6D16"/>
    <w:rPr>
      <w:i/>
      <w:iCs/>
      <w:color w:val="0F4761" w:themeColor="accent1" w:themeShade="BF"/>
    </w:rPr>
  </w:style>
  <w:style w:type="paragraph" w:styleId="IntenseQuote">
    <w:name w:val="Intense Quote"/>
    <w:basedOn w:val="Normal"/>
    <w:next w:val="Normal"/>
    <w:link w:val="IntenseQuoteChar"/>
    <w:uiPriority w:val="30"/>
    <w:qFormat/>
    <w:rsid w:val="00AA6D1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A6D16"/>
    <w:rPr>
      <w:i/>
      <w:iCs/>
      <w:noProof/>
      <w:color w:val="0F4761" w:themeColor="accent1" w:themeShade="BF"/>
      <w:lang w:val="vi-VN"/>
    </w:rPr>
  </w:style>
  <w:style w:type="character" w:styleId="IntenseReference">
    <w:name w:val="Intense Reference"/>
    <w:basedOn w:val="DefaultParagraphFont"/>
    <w:uiPriority w:val="32"/>
    <w:qFormat/>
    <w:rsid w:val="00AA6D16"/>
    <w:rPr>
      <w:b/>
      <w:bCs/>
      <w:smallCaps/>
      <w:color w:val="0F4761" w:themeColor="accent1" w:themeShade="BF"/>
      <w:spacing w:val="5"/>
    </w:rPr>
  </w:style>
  <w:style w:type="table" w:styleId="TableGrid">
    <w:name w:val="Table Grid"/>
    <w:basedOn w:val="TableNormal"/>
    <w:uiPriority w:val="39"/>
    <w:rsid w:val="00AA6D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369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69F1"/>
    <w:rPr>
      <w:noProof/>
      <w:lang w:val="vi-VN"/>
    </w:rPr>
  </w:style>
  <w:style w:type="paragraph" w:styleId="Footer">
    <w:name w:val="footer"/>
    <w:basedOn w:val="Normal"/>
    <w:link w:val="FooterChar"/>
    <w:uiPriority w:val="99"/>
    <w:unhideWhenUsed/>
    <w:rsid w:val="001369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69F1"/>
    <w:rPr>
      <w:noProof/>
      <w:lang w:val="vi-VN"/>
    </w:rPr>
  </w:style>
  <w:style w:type="paragraph" w:styleId="NormalWeb">
    <w:name w:val="Normal (Web)"/>
    <w:basedOn w:val="Normal"/>
    <w:uiPriority w:val="99"/>
    <w:unhideWhenUsed/>
    <w:rsid w:val="003412DF"/>
    <w:pPr>
      <w:spacing w:before="100" w:beforeAutospacing="1" w:after="100" w:afterAutospacing="1" w:line="240" w:lineRule="auto"/>
    </w:pPr>
    <w:rPr>
      <w:rFonts w:ascii="Times New Roman" w:eastAsia="Times New Roman" w:hAnsi="Times New Roman" w:cs="Times New Roman"/>
      <w:noProof w:val="0"/>
      <w:kern w:val="0"/>
      <w:sz w:val="24"/>
      <w:szCs w:val="24"/>
      <w:lang w:val="en-US"/>
      <w14:ligatures w14:val="none"/>
    </w:rPr>
  </w:style>
  <w:style w:type="paragraph" w:styleId="TOCHeading">
    <w:name w:val="TOC Heading"/>
    <w:basedOn w:val="Heading1"/>
    <w:next w:val="Normal"/>
    <w:uiPriority w:val="39"/>
    <w:unhideWhenUsed/>
    <w:qFormat/>
    <w:rsid w:val="00A0113C"/>
    <w:pPr>
      <w:spacing w:before="240" w:after="0"/>
      <w:outlineLvl w:val="9"/>
    </w:pPr>
    <w:rPr>
      <w:noProof w:val="0"/>
      <w:kern w:val="0"/>
      <w:sz w:val="32"/>
      <w:szCs w:val="32"/>
      <w:lang w:val="en-US"/>
      <w14:ligatures w14:val="none"/>
    </w:rPr>
  </w:style>
  <w:style w:type="paragraph" w:styleId="TOC1">
    <w:name w:val="toc 1"/>
    <w:basedOn w:val="Normal"/>
    <w:next w:val="Normal"/>
    <w:autoRedefine/>
    <w:uiPriority w:val="39"/>
    <w:unhideWhenUsed/>
    <w:rsid w:val="00A0113C"/>
    <w:pPr>
      <w:spacing w:after="100"/>
    </w:pPr>
  </w:style>
  <w:style w:type="paragraph" w:styleId="TOC2">
    <w:name w:val="toc 2"/>
    <w:basedOn w:val="Normal"/>
    <w:next w:val="Normal"/>
    <w:autoRedefine/>
    <w:uiPriority w:val="39"/>
    <w:unhideWhenUsed/>
    <w:rsid w:val="00A0113C"/>
    <w:pPr>
      <w:spacing w:after="100"/>
      <w:ind w:left="220"/>
    </w:pPr>
  </w:style>
  <w:style w:type="paragraph" w:styleId="TOC3">
    <w:name w:val="toc 3"/>
    <w:basedOn w:val="Normal"/>
    <w:next w:val="Normal"/>
    <w:autoRedefine/>
    <w:uiPriority w:val="39"/>
    <w:unhideWhenUsed/>
    <w:rsid w:val="00A0113C"/>
    <w:pPr>
      <w:spacing w:after="100"/>
      <w:ind w:left="440"/>
    </w:pPr>
  </w:style>
  <w:style w:type="character" w:styleId="Hyperlink">
    <w:name w:val="Hyperlink"/>
    <w:basedOn w:val="DefaultParagraphFont"/>
    <w:uiPriority w:val="99"/>
    <w:unhideWhenUsed/>
    <w:rsid w:val="00A0113C"/>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6079223">
      <w:bodyDiv w:val="1"/>
      <w:marLeft w:val="0"/>
      <w:marRight w:val="0"/>
      <w:marTop w:val="0"/>
      <w:marBottom w:val="0"/>
      <w:divBdr>
        <w:top w:val="none" w:sz="0" w:space="0" w:color="auto"/>
        <w:left w:val="none" w:sz="0" w:space="0" w:color="auto"/>
        <w:bottom w:val="none" w:sz="0" w:space="0" w:color="auto"/>
        <w:right w:val="none" w:sz="0" w:space="0" w:color="auto"/>
      </w:divBdr>
    </w:div>
    <w:div w:id="376125902">
      <w:bodyDiv w:val="1"/>
      <w:marLeft w:val="0"/>
      <w:marRight w:val="0"/>
      <w:marTop w:val="0"/>
      <w:marBottom w:val="0"/>
      <w:divBdr>
        <w:top w:val="none" w:sz="0" w:space="0" w:color="auto"/>
        <w:left w:val="none" w:sz="0" w:space="0" w:color="auto"/>
        <w:bottom w:val="none" w:sz="0" w:space="0" w:color="auto"/>
        <w:right w:val="none" w:sz="0" w:space="0" w:color="auto"/>
      </w:divBdr>
    </w:div>
    <w:div w:id="463817922">
      <w:bodyDiv w:val="1"/>
      <w:marLeft w:val="0"/>
      <w:marRight w:val="0"/>
      <w:marTop w:val="0"/>
      <w:marBottom w:val="0"/>
      <w:divBdr>
        <w:top w:val="none" w:sz="0" w:space="0" w:color="auto"/>
        <w:left w:val="none" w:sz="0" w:space="0" w:color="auto"/>
        <w:bottom w:val="none" w:sz="0" w:space="0" w:color="auto"/>
        <w:right w:val="none" w:sz="0" w:space="0" w:color="auto"/>
      </w:divBdr>
    </w:div>
    <w:div w:id="464541240">
      <w:bodyDiv w:val="1"/>
      <w:marLeft w:val="0"/>
      <w:marRight w:val="0"/>
      <w:marTop w:val="0"/>
      <w:marBottom w:val="0"/>
      <w:divBdr>
        <w:top w:val="none" w:sz="0" w:space="0" w:color="auto"/>
        <w:left w:val="none" w:sz="0" w:space="0" w:color="auto"/>
        <w:bottom w:val="none" w:sz="0" w:space="0" w:color="auto"/>
        <w:right w:val="none" w:sz="0" w:space="0" w:color="auto"/>
      </w:divBdr>
    </w:div>
    <w:div w:id="490488954">
      <w:bodyDiv w:val="1"/>
      <w:marLeft w:val="0"/>
      <w:marRight w:val="0"/>
      <w:marTop w:val="0"/>
      <w:marBottom w:val="0"/>
      <w:divBdr>
        <w:top w:val="none" w:sz="0" w:space="0" w:color="auto"/>
        <w:left w:val="none" w:sz="0" w:space="0" w:color="auto"/>
        <w:bottom w:val="none" w:sz="0" w:space="0" w:color="auto"/>
        <w:right w:val="none" w:sz="0" w:space="0" w:color="auto"/>
      </w:divBdr>
    </w:div>
    <w:div w:id="509178528">
      <w:bodyDiv w:val="1"/>
      <w:marLeft w:val="0"/>
      <w:marRight w:val="0"/>
      <w:marTop w:val="0"/>
      <w:marBottom w:val="0"/>
      <w:divBdr>
        <w:top w:val="none" w:sz="0" w:space="0" w:color="auto"/>
        <w:left w:val="none" w:sz="0" w:space="0" w:color="auto"/>
        <w:bottom w:val="none" w:sz="0" w:space="0" w:color="auto"/>
        <w:right w:val="none" w:sz="0" w:space="0" w:color="auto"/>
      </w:divBdr>
    </w:div>
    <w:div w:id="517698145">
      <w:bodyDiv w:val="1"/>
      <w:marLeft w:val="0"/>
      <w:marRight w:val="0"/>
      <w:marTop w:val="0"/>
      <w:marBottom w:val="0"/>
      <w:divBdr>
        <w:top w:val="none" w:sz="0" w:space="0" w:color="auto"/>
        <w:left w:val="none" w:sz="0" w:space="0" w:color="auto"/>
        <w:bottom w:val="none" w:sz="0" w:space="0" w:color="auto"/>
        <w:right w:val="none" w:sz="0" w:space="0" w:color="auto"/>
      </w:divBdr>
    </w:div>
    <w:div w:id="524946013">
      <w:bodyDiv w:val="1"/>
      <w:marLeft w:val="0"/>
      <w:marRight w:val="0"/>
      <w:marTop w:val="0"/>
      <w:marBottom w:val="0"/>
      <w:divBdr>
        <w:top w:val="none" w:sz="0" w:space="0" w:color="auto"/>
        <w:left w:val="none" w:sz="0" w:space="0" w:color="auto"/>
        <w:bottom w:val="none" w:sz="0" w:space="0" w:color="auto"/>
        <w:right w:val="none" w:sz="0" w:space="0" w:color="auto"/>
      </w:divBdr>
    </w:div>
    <w:div w:id="541866026">
      <w:bodyDiv w:val="1"/>
      <w:marLeft w:val="0"/>
      <w:marRight w:val="0"/>
      <w:marTop w:val="0"/>
      <w:marBottom w:val="0"/>
      <w:divBdr>
        <w:top w:val="none" w:sz="0" w:space="0" w:color="auto"/>
        <w:left w:val="none" w:sz="0" w:space="0" w:color="auto"/>
        <w:bottom w:val="none" w:sz="0" w:space="0" w:color="auto"/>
        <w:right w:val="none" w:sz="0" w:space="0" w:color="auto"/>
      </w:divBdr>
    </w:div>
    <w:div w:id="616790916">
      <w:bodyDiv w:val="1"/>
      <w:marLeft w:val="0"/>
      <w:marRight w:val="0"/>
      <w:marTop w:val="0"/>
      <w:marBottom w:val="0"/>
      <w:divBdr>
        <w:top w:val="none" w:sz="0" w:space="0" w:color="auto"/>
        <w:left w:val="none" w:sz="0" w:space="0" w:color="auto"/>
        <w:bottom w:val="none" w:sz="0" w:space="0" w:color="auto"/>
        <w:right w:val="none" w:sz="0" w:space="0" w:color="auto"/>
      </w:divBdr>
    </w:div>
    <w:div w:id="694773239">
      <w:bodyDiv w:val="1"/>
      <w:marLeft w:val="0"/>
      <w:marRight w:val="0"/>
      <w:marTop w:val="0"/>
      <w:marBottom w:val="0"/>
      <w:divBdr>
        <w:top w:val="none" w:sz="0" w:space="0" w:color="auto"/>
        <w:left w:val="none" w:sz="0" w:space="0" w:color="auto"/>
        <w:bottom w:val="none" w:sz="0" w:space="0" w:color="auto"/>
        <w:right w:val="none" w:sz="0" w:space="0" w:color="auto"/>
      </w:divBdr>
    </w:div>
    <w:div w:id="771127244">
      <w:bodyDiv w:val="1"/>
      <w:marLeft w:val="0"/>
      <w:marRight w:val="0"/>
      <w:marTop w:val="0"/>
      <w:marBottom w:val="0"/>
      <w:divBdr>
        <w:top w:val="none" w:sz="0" w:space="0" w:color="auto"/>
        <w:left w:val="none" w:sz="0" w:space="0" w:color="auto"/>
        <w:bottom w:val="none" w:sz="0" w:space="0" w:color="auto"/>
        <w:right w:val="none" w:sz="0" w:space="0" w:color="auto"/>
      </w:divBdr>
    </w:div>
    <w:div w:id="925110440">
      <w:bodyDiv w:val="1"/>
      <w:marLeft w:val="0"/>
      <w:marRight w:val="0"/>
      <w:marTop w:val="0"/>
      <w:marBottom w:val="0"/>
      <w:divBdr>
        <w:top w:val="none" w:sz="0" w:space="0" w:color="auto"/>
        <w:left w:val="none" w:sz="0" w:space="0" w:color="auto"/>
        <w:bottom w:val="none" w:sz="0" w:space="0" w:color="auto"/>
        <w:right w:val="none" w:sz="0" w:space="0" w:color="auto"/>
      </w:divBdr>
    </w:div>
    <w:div w:id="1044332561">
      <w:bodyDiv w:val="1"/>
      <w:marLeft w:val="0"/>
      <w:marRight w:val="0"/>
      <w:marTop w:val="0"/>
      <w:marBottom w:val="0"/>
      <w:divBdr>
        <w:top w:val="none" w:sz="0" w:space="0" w:color="auto"/>
        <w:left w:val="none" w:sz="0" w:space="0" w:color="auto"/>
        <w:bottom w:val="none" w:sz="0" w:space="0" w:color="auto"/>
        <w:right w:val="none" w:sz="0" w:space="0" w:color="auto"/>
      </w:divBdr>
    </w:div>
    <w:div w:id="1098210766">
      <w:bodyDiv w:val="1"/>
      <w:marLeft w:val="0"/>
      <w:marRight w:val="0"/>
      <w:marTop w:val="0"/>
      <w:marBottom w:val="0"/>
      <w:divBdr>
        <w:top w:val="none" w:sz="0" w:space="0" w:color="auto"/>
        <w:left w:val="none" w:sz="0" w:space="0" w:color="auto"/>
        <w:bottom w:val="none" w:sz="0" w:space="0" w:color="auto"/>
        <w:right w:val="none" w:sz="0" w:space="0" w:color="auto"/>
      </w:divBdr>
    </w:div>
    <w:div w:id="1119955155">
      <w:bodyDiv w:val="1"/>
      <w:marLeft w:val="0"/>
      <w:marRight w:val="0"/>
      <w:marTop w:val="0"/>
      <w:marBottom w:val="0"/>
      <w:divBdr>
        <w:top w:val="none" w:sz="0" w:space="0" w:color="auto"/>
        <w:left w:val="none" w:sz="0" w:space="0" w:color="auto"/>
        <w:bottom w:val="none" w:sz="0" w:space="0" w:color="auto"/>
        <w:right w:val="none" w:sz="0" w:space="0" w:color="auto"/>
      </w:divBdr>
    </w:div>
    <w:div w:id="1126464206">
      <w:bodyDiv w:val="1"/>
      <w:marLeft w:val="0"/>
      <w:marRight w:val="0"/>
      <w:marTop w:val="0"/>
      <w:marBottom w:val="0"/>
      <w:divBdr>
        <w:top w:val="none" w:sz="0" w:space="0" w:color="auto"/>
        <w:left w:val="none" w:sz="0" w:space="0" w:color="auto"/>
        <w:bottom w:val="none" w:sz="0" w:space="0" w:color="auto"/>
        <w:right w:val="none" w:sz="0" w:space="0" w:color="auto"/>
      </w:divBdr>
    </w:div>
    <w:div w:id="1175606626">
      <w:bodyDiv w:val="1"/>
      <w:marLeft w:val="0"/>
      <w:marRight w:val="0"/>
      <w:marTop w:val="0"/>
      <w:marBottom w:val="0"/>
      <w:divBdr>
        <w:top w:val="none" w:sz="0" w:space="0" w:color="auto"/>
        <w:left w:val="none" w:sz="0" w:space="0" w:color="auto"/>
        <w:bottom w:val="none" w:sz="0" w:space="0" w:color="auto"/>
        <w:right w:val="none" w:sz="0" w:space="0" w:color="auto"/>
      </w:divBdr>
    </w:div>
    <w:div w:id="1246770105">
      <w:bodyDiv w:val="1"/>
      <w:marLeft w:val="0"/>
      <w:marRight w:val="0"/>
      <w:marTop w:val="0"/>
      <w:marBottom w:val="0"/>
      <w:divBdr>
        <w:top w:val="none" w:sz="0" w:space="0" w:color="auto"/>
        <w:left w:val="none" w:sz="0" w:space="0" w:color="auto"/>
        <w:bottom w:val="none" w:sz="0" w:space="0" w:color="auto"/>
        <w:right w:val="none" w:sz="0" w:space="0" w:color="auto"/>
      </w:divBdr>
    </w:div>
    <w:div w:id="1282305733">
      <w:bodyDiv w:val="1"/>
      <w:marLeft w:val="0"/>
      <w:marRight w:val="0"/>
      <w:marTop w:val="0"/>
      <w:marBottom w:val="0"/>
      <w:divBdr>
        <w:top w:val="none" w:sz="0" w:space="0" w:color="auto"/>
        <w:left w:val="none" w:sz="0" w:space="0" w:color="auto"/>
        <w:bottom w:val="none" w:sz="0" w:space="0" w:color="auto"/>
        <w:right w:val="none" w:sz="0" w:space="0" w:color="auto"/>
      </w:divBdr>
    </w:div>
    <w:div w:id="1325812988">
      <w:bodyDiv w:val="1"/>
      <w:marLeft w:val="0"/>
      <w:marRight w:val="0"/>
      <w:marTop w:val="0"/>
      <w:marBottom w:val="0"/>
      <w:divBdr>
        <w:top w:val="none" w:sz="0" w:space="0" w:color="auto"/>
        <w:left w:val="none" w:sz="0" w:space="0" w:color="auto"/>
        <w:bottom w:val="none" w:sz="0" w:space="0" w:color="auto"/>
        <w:right w:val="none" w:sz="0" w:space="0" w:color="auto"/>
      </w:divBdr>
    </w:div>
    <w:div w:id="1412117075">
      <w:bodyDiv w:val="1"/>
      <w:marLeft w:val="0"/>
      <w:marRight w:val="0"/>
      <w:marTop w:val="0"/>
      <w:marBottom w:val="0"/>
      <w:divBdr>
        <w:top w:val="none" w:sz="0" w:space="0" w:color="auto"/>
        <w:left w:val="none" w:sz="0" w:space="0" w:color="auto"/>
        <w:bottom w:val="none" w:sz="0" w:space="0" w:color="auto"/>
        <w:right w:val="none" w:sz="0" w:space="0" w:color="auto"/>
      </w:divBdr>
    </w:div>
    <w:div w:id="1481968545">
      <w:bodyDiv w:val="1"/>
      <w:marLeft w:val="0"/>
      <w:marRight w:val="0"/>
      <w:marTop w:val="0"/>
      <w:marBottom w:val="0"/>
      <w:divBdr>
        <w:top w:val="none" w:sz="0" w:space="0" w:color="auto"/>
        <w:left w:val="none" w:sz="0" w:space="0" w:color="auto"/>
        <w:bottom w:val="none" w:sz="0" w:space="0" w:color="auto"/>
        <w:right w:val="none" w:sz="0" w:space="0" w:color="auto"/>
      </w:divBdr>
    </w:div>
    <w:div w:id="1498300311">
      <w:bodyDiv w:val="1"/>
      <w:marLeft w:val="0"/>
      <w:marRight w:val="0"/>
      <w:marTop w:val="0"/>
      <w:marBottom w:val="0"/>
      <w:divBdr>
        <w:top w:val="none" w:sz="0" w:space="0" w:color="auto"/>
        <w:left w:val="none" w:sz="0" w:space="0" w:color="auto"/>
        <w:bottom w:val="none" w:sz="0" w:space="0" w:color="auto"/>
        <w:right w:val="none" w:sz="0" w:space="0" w:color="auto"/>
      </w:divBdr>
    </w:div>
    <w:div w:id="1583296661">
      <w:bodyDiv w:val="1"/>
      <w:marLeft w:val="0"/>
      <w:marRight w:val="0"/>
      <w:marTop w:val="0"/>
      <w:marBottom w:val="0"/>
      <w:divBdr>
        <w:top w:val="none" w:sz="0" w:space="0" w:color="auto"/>
        <w:left w:val="none" w:sz="0" w:space="0" w:color="auto"/>
        <w:bottom w:val="none" w:sz="0" w:space="0" w:color="auto"/>
        <w:right w:val="none" w:sz="0" w:space="0" w:color="auto"/>
      </w:divBdr>
    </w:div>
    <w:div w:id="1632906423">
      <w:bodyDiv w:val="1"/>
      <w:marLeft w:val="0"/>
      <w:marRight w:val="0"/>
      <w:marTop w:val="0"/>
      <w:marBottom w:val="0"/>
      <w:divBdr>
        <w:top w:val="none" w:sz="0" w:space="0" w:color="auto"/>
        <w:left w:val="none" w:sz="0" w:space="0" w:color="auto"/>
        <w:bottom w:val="none" w:sz="0" w:space="0" w:color="auto"/>
        <w:right w:val="none" w:sz="0" w:space="0" w:color="auto"/>
      </w:divBdr>
    </w:div>
    <w:div w:id="1884439968">
      <w:bodyDiv w:val="1"/>
      <w:marLeft w:val="0"/>
      <w:marRight w:val="0"/>
      <w:marTop w:val="0"/>
      <w:marBottom w:val="0"/>
      <w:divBdr>
        <w:top w:val="none" w:sz="0" w:space="0" w:color="auto"/>
        <w:left w:val="none" w:sz="0" w:space="0" w:color="auto"/>
        <w:bottom w:val="none" w:sz="0" w:space="0" w:color="auto"/>
        <w:right w:val="none" w:sz="0" w:space="0" w:color="auto"/>
      </w:divBdr>
    </w:div>
    <w:div w:id="1953659313">
      <w:bodyDiv w:val="1"/>
      <w:marLeft w:val="0"/>
      <w:marRight w:val="0"/>
      <w:marTop w:val="0"/>
      <w:marBottom w:val="0"/>
      <w:divBdr>
        <w:top w:val="none" w:sz="0" w:space="0" w:color="auto"/>
        <w:left w:val="none" w:sz="0" w:space="0" w:color="auto"/>
        <w:bottom w:val="none" w:sz="0" w:space="0" w:color="auto"/>
        <w:right w:val="none" w:sz="0" w:space="0" w:color="auto"/>
      </w:divBdr>
    </w:div>
    <w:div w:id="1960333073">
      <w:bodyDiv w:val="1"/>
      <w:marLeft w:val="0"/>
      <w:marRight w:val="0"/>
      <w:marTop w:val="0"/>
      <w:marBottom w:val="0"/>
      <w:divBdr>
        <w:top w:val="none" w:sz="0" w:space="0" w:color="auto"/>
        <w:left w:val="none" w:sz="0" w:space="0" w:color="auto"/>
        <w:bottom w:val="none" w:sz="0" w:space="0" w:color="auto"/>
        <w:right w:val="none" w:sz="0" w:space="0" w:color="auto"/>
      </w:divBdr>
    </w:div>
    <w:div w:id="1975285727">
      <w:bodyDiv w:val="1"/>
      <w:marLeft w:val="0"/>
      <w:marRight w:val="0"/>
      <w:marTop w:val="0"/>
      <w:marBottom w:val="0"/>
      <w:divBdr>
        <w:top w:val="none" w:sz="0" w:space="0" w:color="auto"/>
        <w:left w:val="none" w:sz="0" w:space="0" w:color="auto"/>
        <w:bottom w:val="none" w:sz="0" w:space="0" w:color="auto"/>
        <w:right w:val="none" w:sz="0" w:space="0" w:color="auto"/>
      </w:divBdr>
    </w:div>
    <w:div w:id="2105300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7BC410-8A84-4F53-B397-1D7752AD23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1506</TotalTime>
  <Pages>168</Pages>
  <Words>25598</Words>
  <Characters>145915</Characters>
  <Application>Microsoft Office Word</Application>
  <DocSecurity>0</DocSecurity>
  <Lines>1215</Lines>
  <Paragraphs>342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171171</CharactersWithSpaces>
  <SharedDoc>false</SharedDoc>
  <HLinks>
    <vt:vector size="66" baseType="variant">
      <vt:variant>
        <vt:i4>1835068</vt:i4>
      </vt:variant>
      <vt:variant>
        <vt:i4>62</vt:i4>
      </vt:variant>
      <vt:variant>
        <vt:i4>0</vt:i4>
      </vt:variant>
      <vt:variant>
        <vt:i4>5</vt:i4>
      </vt:variant>
      <vt:variant>
        <vt:lpwstr/>
      </vt:variant>
      <vt:variant>
        <vt:lpwstr>_Toc161387492</vt:lpwstr>
      </vt:variant>
      <vt:variant>
        <vt:i4>1835068</vt:i4>
      </vt:variant>
      <vt:variant>
        <vt:i4>56</vt:i4>
      </vt:variant>
      <vt:variant>
        <vt:i4>0</vt:i4>
      </vt:variant>
      <vt:variant>
        <vt:i4>5</vt:i4>
      </vt:variant>
      <vt:variant>
        <vt:lpwstr/>
      </vt:variant>
      <vt:variant>
        <vt:lpwstr>_Toc161387491</vt:lpwstr>
      </vt:variant>
      <vt:variant>
        <vt:i4>1835068</vt:i4>
      </vt:variant>
      <vt:variant>
        <vt:i4>50</vt:i4>
      </vt:variant>
      <vt:variant>
        <vt:i4>0</vt:i4>
      </vt:variant>
      <vt:variant>
        <vt:i4>5</vt:i4>
      </vt:variant>
      <vt:variant>
        <vt:lpwstr/>
      </vt:variant>
      <vt:variant>
        <vt:lpwstr>_Toc161387490</vt:lpwstr>
      </vt:variant>
      <vt:variant>
        <vt:i4>1900604</vt:i4>
      </vt:variant>
      <vt:variant>
        <vt:i4>44</vt:i4>
      </vt:variant>
      <vt:variant>
        <vt:i4>0</vt:i4>
      </vt:variant>
      <vt:variant>
        <vt:i4>5</vt:i4>
      </vt:variant>
      <vt:variant>
        <vt:lpwstr/>
      </vt:variant>
      <vt:variant>
        <vt:lpwstr>_Toc161387489</vt:lpwstr>
      </vt:variant>
      <vt:variant>
        <vt:i4>1900604</vt:i4>
      </vt:variant>
      <vt:variant>
        <vt:i4>38</vt:i4>
      </vt:variant>
      <vt:variant>
        <vt:i4>0</vt:i4>
      </vt:variant>
      <vt:variant>
        <vt:i4>5</vt:i4>
      </vt:variant>
      <vt:variant>
        <vt:lpwstr/>
      </vt:variant>
      <vt:variant>
        <vt:lpwstr>_Toc161387488</vt:lpwstr>
      </vt:variant>
      <vt:variant>
        <vt:i4>1900604</vt:i4>
      </vt:variant>
      <vt:variant>
        <vt:i4>32</vt:i4>
      </vt:variant>
      <vt:variant>
        <vt:i4>0</vt:i4>
      </vt:variant>
      <vt:variant>
        <vt:i4>5</vt:i4>
      </vt:variant>
      <vt:variant>
        <vt:lpwstr/>
      </vt:variant>
      <vt:variant>
        <vt:lpwstr>_Toc161387487</vt:lpwstr>
      </vt:variant>
      <vt:variant>
        <vt:i4>1900604</vt:i4>
      </vt:variant>
      <vt:variant>
        <vt:i4>26</vt:i4>
      </vt:variant>
      <vt:variant>
        <vt:i4>0</vt:i4>
      </vt:variant>
      <vt:variant>
        <vt:i4>5</vt:i4>
      </vt:variant>
      <vt:variant>
        <vt:lpwstr/>
      </vt:variant>
      <vt:variant>
        <vt:lpwstr>_Toc161387486</vt:lpwstr>
      </vt:variant>
      <vt:variant>
        <vt:i4>1900604</vt:i4>
      </vt:variant>
      <vt:variant>
        <vt:i4>20</vt:i4>
      </vt:variant>
      <vt:variant>
        <vt:i4>0</vt:i4>
      </vt:variant>
      <vt:variant>
        <vt:i4>5</vt:i4>
      </vt:variant>
      <vt:variant>
        <vt:lpwstr/>
      </vt:variant>
      <vt:variant>
        <vt:lpwstr>_Toc161387485</vt:lpwstr>
      </vt:variant>
      <vt:variant>
        <vt:i4>1900604</vt:i4>
      </vt:variant>
      <vt:variant>
        <vt:i4>14</vt:i4>
      </vt:variant>
      <vt:variant>
        <vt:i4>0</vt:i4>
      </vt:variant>
      <vt:variant>
        <vt:i4>5</vt:i4>
      </vt:variant>
      <vt:variant>
        <vt:lpwstr/>
      </vt:variant>
      <vt:variant>
        <vt:lpwstr>_Toc161387484</vt:lpwstr>
      </vt:variant>
      <vt:variant>
        <vt:i4>1900604</vt:i4>
      </vt:variant>
      <vt:variant>
        <vt:i4>8</vt:i4>
      </vt:variant>
      <vt:variant>
        <vt:i4>0</vt:i4>
      </vt:variant>
      <vt:variant>
        <vt:i4>5</vt:i4>
      </vt:variant>
      <vt:variant>
        <vt:lpwstr/>
      </vt:variant>
      <vt:variant>
        <vt:lpwstr>_Toc161387483</vt:lpwstr>
      </vt:variant>
      <vt:variant>
        <vt:i4>1900604</vt:i4>
      </vt:variant>
      <vt:variant>
        <vt:i4>2</vt:i4>
      </vt:variant>
      <vt:variant>
        <vt:i4>0</vt:i4>
      </vt:variant>
      <vt:variant>
        <vt:i4>5</vt:i4>
      </vt:variant>
      <vt:variant>
        <vt:lpwstr/>
      </vt:variant>
      <vt:variant>
        <vt:lpwstr>_Toc161387482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Phát Lê Văn</dc:creator>
  <cp:keywords/>
  <dc:description/>
  <cp:lastModifiedBy>Phát Lê Văn</cp:lastModifiedBy>
  <cp:revision>445</cp:revision>
  <cp:lastPrinted>2024-04-26T01:52:00Z</cp:lastPrinted>
  <dcterms:created xsi:type="dcterms:W3CDTF">2024-03-15T00:23:00Z</dcterms:created>
  <dcterms:modified xsi:type="dcterms:W3CDTF">2024-04-30T02:35:00Z</dcterms:modified>
</cp:coreProperties>
</file>